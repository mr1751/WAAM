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c="http://schemas.openxmlformats.org/drawingml/2006/chart" xmlns:pic="http://schemas.openxmlformats.org/drawingml/2006/picture" xmlns:a14="http://schemas.microsoft.com/office/drawing/2010/main" mc:Ignorable="w14 w15 w16se w16cid w16 w16cex wp14">
  <w:body>
    <w:p w:rsidR="00693845" w:rsidRDefault="00693845" w14:paraId="6847AC31" w14:textId="77777777"/>
    <w:p w:rsidR="00693845" w:rsidDel="00114EDD" w:rsidP="00551126" w:rsidRDefault="00693845" w14:paraId="1247B89F" w14:textId="079909D6">
      <w:pPr>
        <w:pStyle w:val="Title"/>
        <w:rPr>
          <w:del w:author="Brinkley, Frank" w:date="2021-03-10T11:49:00Z" w:id="0"/>
        </w:rPr>
      </w:pPr>
    </w:p>
    <w:p w:rsidR="00693845" w:rsidP="00114EDD" w:rsidRDefault="00693845" w14:paraId="76FCEACE" w14:textId="74DEA1D6">
      <w:pPr>
        <w:pStyle w:val="Title"/>
        <w:jc w:val="left"/>
        <w:pPrChange w:author="Brinkley, Frank" w:date="2021-03-10T11:49:00Z" w:id="1">
          <w:pPr>
            <w:pStyle w:val="Title"/>
          </w:pPr>
        </w:pPrChange>
      </w:pPr>
      <w:r>
        <w:t xml:space="preserve">WAAM-3D Thermal Monitoring System </w:t>
      </w:r>
      <w:r w:rsidR="00CD09F8">
        <w:t>Capabilities Request</w:t>
      </w:r>
    </w:p>
    <w:p w:rsidR="00CD09F8" w:rsidP="00551126" w:rsidRDefault="00CD09F8" w14:paraId="65CBD92E" w14:textId="77777777">
      <w:pPr>
        <w:pStyle w:val="Title"/>
      </w:pPr>
    </w:p>
    <w:p w:rsidRPr="001454D6" w:rsidR="00551126" w:rsidP="00551126" w:rsidRDefault="00551126" w14:paraId="34EE264F" w14:textId="4E75CFAF">
      <w:pPr>
        <w:pStyle w:val="Title"/>
        <w:rPr>
          <w:sz w:val="52"/>
          <w:szCs w:val="52"/>
          <w:rPrChange w:author="Brinkley, Frank" w:date="2021-03-10T11:49:00Z" w:id="2">
            <w:rPr/>
          </w:rPrChange>
        </w:rPr>
      </w:pPr>
      <w:r w:rsidRPr="001454D6">
        <w:rPr>
          <w:sz w:val="52"/>
          <w:szCs w:val="52"/>
          <w:rPrChange w:author="Brinkley, Frank" w:date="2021-03-10T11:49:00Z" w:id="3">
            <w:rPr/>
          </w:rPrChange>
        </w:rPr>
        <w:fldChar w:fldCharType="begin"/>
      </w:r>
      <w:r>
        <w:instrText xml:space="preserve"> DATE \@ "MMMM d, yyyy" </w:instrText>
      </w:r>
      <w:r w:rsidRPr="001454D6">
        <w:rPr>
          <w:sz w:val="52"/>
          <w:szCs w:val="52"/>
          <w:rPrChange w:author="Brinkley, Frank" w:date="2021-03-10T11:49:00Z" w:id="4">
            <w:rPr/>
          </w:rPrChange>
        </w:rPr>
        <w:fldChar w:fldCharType="separate"/>
      </w:r>
      <w:r w:rsidR="00396D48">
        <w:rPr>
          <w:noProof/>
        </w:rPr>
        <w:t>March 10, 2021</w:t>
      </w:r>
      <w:r w:rsidRPr="001454D6">
        <w:rPr>
          <w:sz w:val="48"/>
          <w:szCs w:val="48"/>
          <w:rPrChange w:author="Brinkley, Frank" w:date="2021-03-10T11:49:00Z" w:id="5">
            <w:rPr/>
          </w:rPrChange>
        </w:rPr>
        <w:fldChar w:fldCharType="end"/>
      </w:r>
    </w:p>
    <w:p w:rsidR="00E8497A" w:rsidRDefault="00E8497A" w14:paraId="0C70B93E" w14:textId="6F3416E8">
      <w:r w:rsidRPr="00693845">
        <w:br w:type="page"/>
      </w:r>
    </w:p>
    <w:p w:rsidR="00681E82" w:rsidP="00551126" w:rsidRDefault="00681E82" w14:paraId="227BA964" w14:textId="7887CA81">
      <w:pPr>
        <w:pStyle w:val="Heading1"/>
      </w:pPr>
      <w:r>
        <w:t>Introduction:</w:t>
      </w:r>
    </w:p>
    <w:p w:rsidR="009D4A79" w:rsidP="76C1ED4B" w:rsidRDefault="0588CA20" w14:paraId="688E7C63" w14:textId="440E25BD">
      <w:pPr>
        <w:rPr>
          <w:ins w:author="Stokes, Ryan" w:date="2021-03-10T17:51:00Z" w:id="6"/>
        </w:rPr>
      </w:pPr>
      <w:commentRangeStart w:id="7"/>
      <w:r>
        <w:t>Mississippi State University will be taking delivery of an ABB</w:t>
      </w:r>
      <w:r w:rsidR="138052E8">
        <w:t xml:space="preserve"> palletized weld cell in April. This cell contain</w:t>
      </w:r>
      <w:r w:rsidR="4F665D58">
        <w:t>s</w:t>
      </w:r>
      <w:r w:rsidR="138052E8">
        <w:t xml:space="preserve"> an IRB 2600 </w:t>
      </w:r>
      <w:r w:rsidR="0BDA50BB">
        <w:t>12 kg/1.85m Reach Robot</w:t>
      </w:r>
      <w:r w:rsidR="35E007BD">
        <w:t xml:space="preserve"> and IRC 5 controller variant</w:t>
      </w:r>
      <w:r w:rsidR="297BFD29">
        <w:t xml:space="preserve">. </w:t>
      </w:r>
      <w:r w:rsidR="59797198">
        <w:t xml:space="preserve">This WAAM device will utilize </w:t>
      </w:r>
      <w:r w:rsidR="0001230D">
        <w:t>a</w:t>
      </w:r>
      <w:r w:rsidR="59797198">
        <w:t xml:space="preserve"> Fronius TPSi 400 </w:t>
      </w:r>
      <w:r w:rsidR="00F82429">
        <w:t>power source with</w:t>
      </w:r>
      <w:r w:rsidR="0001230D">
        <w:t xml:space="preserve"> the </w:t>
      </w:r>
      <w:r w:rsidR="3C88BC3D">
        <w:t xml:space="preserve">Cold Metal Transfer (CMT) and a </w:t>
      </w:r>
      <w:r w:rsidR="00D644E6">
        <w:t xml:space="preserve">Plasma Arc Welding (PAW) </w:t>
      </w:r>
      <w:r w:rsidR="0001230D">
        <w:t>module</w:t>
      </w:r>
      <w:r w:rsidR="001A7702">
        <w:t>;</w:t>
      </w:r>
      <w:r w:rsidR="0001230D">
        <w:t xml:space="preserve"> </w:t>
      </w:r>
      <w:r w:rsidR="001A7702">
        <w:t xml:space="preserve">however, the </w:t>
      </w:r>
      <w:r w:rsidR="701C2D28">
        <w:t xml:space="preserve"> </w:t>
      </w:r>
      <w:r w:rsidR="001A7702">
        <w:t xml:space="preserve">power source may be subject to change. </w:t>
      </w:r>
      <w:r w:rsidR="158D1103">
        <w:t>Our group will initially focus on utilizing</w:t>
      </w:r>
      <w:r w:rsidRPr="00681E82" w:rsidR="002830F9">
        <w:t xml:space="preserve"> </w:t>
      </w:r>
      <w:r w:rsidRPr="00681E82" w:rsidR="00B44F21">
        <w:t xml:space="preserve">the </w:t>
      </w:r>
      <w:r w:rsidRPr="00681E82" w:rsidR="002830F9">
        <w:t>CMT</w:t>
      </w:r>
      <w:r w:rsidRPr="00681E82" w:rsidR="00B44F21">
        <w:t xml:space="preserve"> </w:t>
      </w:r>
      <w:r w:rsidR="001A7702">
        <w:t>configuration.</w:t>
      </w:r>
      <w:ins w:author="Stokes, Ryan" w:date="2021-03-10T17:23:00Z" w:id="8">
        <w:r w:rsidR="002830F9">
          <w:t xml:space="preserve"> </w:t>
        </w:r>
      </w:ins>
      <w:commentRangeEnd w:id="7"/>
    </w:p>
    <w:p w:rsidR="009D4A79" w:rsidP="76C1ED4B" w:rsidRDefault="009D4A79" w14:paraId="3D9C2D50" w14:textId="7ECB02FE">
      <w:pPr>
        <w:rPr>
          <w:ins w:author="Stokes, Ryan" w:date="2021-03-10T17:51:00Z" w:id="9"/>
        </w:rPr>
      </w:pPr>
    </w:p>
    <w:p w:rsidR="009D4A79" w:rsidP="76C1ED4B" w:rsidRDefault="0E0192C8" w14:paraId="12518CF4" w14:textId="5423BC23">
      <w:pPr>
        <w:rPr>
          <w:del w:author="Stokes, Ryan" w:date="2021-03-10T17:51:00Z" w:id="10"/>
        </w:rPr>
      </w:pPr>
      <w:ins w:author="Stokes, Ryan" w:date="2021-03-10T17:50:00Z" w:id="11">
        <w:r>
          <w:t xml:space="preserve">To </w:t>
        </w:r>
      </w:ins>
      <w:ins w:author="Stokes, Ryan" w:date="2021-03-10T17:51:00Z" w:id="12">
        <w:r w:rsidR="71B6DEC1">
          <w:t>advance initial</w:t>
        </w:r>
      </w:ins>
      <w:ins w:author="Stokes, Ryan" w:date="2021-03-10T17:50:00Z" w:id="13">
        <w:r>
          <w:t xml:space="preserve"> modeling efforts,</w:t>
        </w:r>
        <w:r w:rsidDel="002830F9" w:rsidR="0588CA20">
          <w:t xml:space="preserve"> </w:t>
        </w:r>
        <w:r>
          <w:t xml:space="preserve">test coupons have been produced </w:t>
        </w:r>
      </w:ins>
      <w:ins w:author="Stokes, Ryan" w:date="2021-03-10T17:51:00Z" w:id="14">
        <w:r>
          <w:t xml:space="preserve">by </w:t>
        </w:r>
      </w:ins>
      <w:ins w:author="Stokes, Ryan" w:date="2021-03-10T17:52:00Z" w:id="15">
        <w:r w:rsidR="570686AF">
          <w:t>Raytheon Technology Research Center</w:t>
        </w:r>
      </w:ins>
      <w:ins w:author="Stokes, Ryan" w:date="2021-03-10T17:51:00Z" w:id="16">
        <w:r>
          <w:t xml:space="preserve"> </w:t>
        </w:r>
      </w:ins>
      <w:ins w:author="Stokes, Ryan" w:date="2021-03-10T17:52:00Z" w:id="17">
        <w:r w:rsidR="1E7DE59A">
          <w:t xml:space="preserve"> </w:t>
        </w:r>
      </w:ins>
      <w:ins w:author="Stokes, Ryan" w:date="2021-03-10T17:53:00Z" w:id="18">
        <w:r w:rsidR="1E7DE59A">
          <w:t>(</w:t>
        </w:r>
      </w:ins>
      <w:ins w:author="Stokes, Ryan" w:date="2021-03-10T17:51:00Z" w:id="19">
        <w:r>
          <w:t>RTR</w:t>
        </w:r>
      </w:ins>
      <w:ins w:author="Stokes, Ryan" w:date="2021-03-10T17:54:00Z" w:id="20">
        <w:r w:rsidR="107A9C1C">
          <w:t>C).</w:t>
        </w:r>
      </w:ins>
      <w:del w:author="Stokes, Ryan" w:date="2021-03-10T17:51:00Z" w:id="21">
        <w:r w:rsidDel="002830F9" w:rsidR="0588CA20">
          <w:delText xml:space="preserve"> </w:delText>
        </w:r>
        <w:r w:rsidDel="0588CA20" w:rsidR="0588CA20">
          <w:delText xml:space="preserve"> </w:delText>
        </w:r>
      </w:del>
      <w:r w:rsidR="0588CA20">
        <w:rPr>
          <w:rStyle w:val="CommentReference"/>
        </w:rPr>
        <w:commentReference w:id="7"/>
      </w:r>
    </w:p>
    <w:p w:rsidR="009D4A79" w:rsidP="76C1ED4B" w:rsidRDefault="009D4A79" w14:paraId="7ED698DF" w14:textId="0738AAA0">
      <w:pPr>
        <w:rPr>
          <w:del w:author="Stokes, Ryan" w:date="2021-03-10T17:51:00Z" w:id="22"/>
        </w:rPr>
      </w:pPr>
    </w:p>
    <w:p w:rsidR="009D4A79" w:rsidP="00BC30E2" w:rsidRDefault="00C73D0B" w14:paraId="224B416B" w14:textId="5CC26ADE">
      <w:r w:rsidRPr="00681E82">
        <w:t xml:space="preserve">During these prints, </w:t>
      </w:r>
      <w:r w:rsidRPr="00681E82" w:rsidR="00DE01CA">
        <w:t xml:space="preserve">the shielding gas was </w:t>
      </w:r>
      <w:r w:rsidRPr="00681E82" w:rsidR="00593FB4">
        <w:t xml:space="preserve">changed as well as the print strategy in order to provide preliminary data for </w:t>
      </w:r>
      <w:r w:rsidRPr="00681E82" w:rsidR="000963C3">
        <w:t>F</w:t>
      </w:r>
      <w:r w:rsidRPr="00681E82" w:rsidR="00593FB4">
        <w:t xml:space="preserve">inite </w:t>
      </w:r>
      <w:r w:rsidRPr="00681E82" w:rsidR="000963C3">
        <w:t>E</w:t>
      </w:r>
      <w:r w:rsidRPr="00681E82" w:rsidR="00593FB4">
        <w:t>lement</w:t>
      </w:r>
      <w:r w:rsidRPr="00681E82" w:rsidR="000963C3">
        <w:t xml:space="preserve"> (FE)</w:t>
      </w:r>
      <w:r w:rsidRPr="00681E82" w:rsidR="00593FB4">
        <w:t xml:space="preserve"> </w:t>
      </w:r>
      <w:r w:rsidRPr="00681E82" w:rsidR="00C43890">
        <w:t>model calibration. Four thermocouples were placed on the substrate for each printed part and temperature was recorded throughout the pr</w:t>
      </w:r>
      <w:r w:rsidRPr="00681E82" w:rsidR="002C3F6A">
        <w:t xml:space="preserve">inting process. </w:t>
      </w:r>
      <w:r w:rsidRPr="00DA336C" w:rsidR="00150691">
        <w:t xml:space="preserve">With the use of the experimental thermocouple data, thermal calibration was successful in matching simulation data to experimental data; however, </w:t>
      </w:r>
      <w:r w:rsidRPr="00DA336C" w:rsidR="003A7CC9">
        <w:t xml:space="preserve">it is unsure how </w:t>
      </w:r>
      <w:r w:rsidRPr="00DA336C" w:rsidR="00B904DC">
        <w:t>well</w:t>
      </w:r>
      <w:r w:rsidRPr="00DA336C" w:rsidR="003A7CC9">
        <w:t xml:space="preserve"> temperature measurements at the substrate </w:t>
      </w:r>
      <w:r w:rsidRPr="00DA336C" w:rsidR="00B904DC">
        <w:t>can be used to provide confidence in melt pool temperatures.</w:t>
      </w:r>
      <w:r w:rsidRPr="00681E82" w:rsidR="00B904DC">
        <w:t xml:space="preserve"> </w:t>
      </w:r>
      <w:r w:rsidRPr="00681E82" w:rsidR="000963C3">
        <w:t xml:space="preserve">In order to better inform our FE thermal model, it is important </w:t>
      </w:r>
      <w:r w:rsidRPr="00681E82" w:rsidR="00FA6433">
        <w:t xml:space="preserve">we are able to capture temperature history near the melt pool. </w:t>
      </w:r>
      <w:r w:rsidRPr="00681E82" w:rsidR="00885C4F">
        <w:t xml:space="preserve">A pyrometer located </w:t>
      </w:r>
      <w:r w:rsidRPr="00681E82" w:rsidR="005971D8">
        <w:t>directly behind</w:t>
      </w:r>
      <w:r w:rsidRPr="00681E82" w:rsidR="009C1B4B">
        <w:t xml:space="preserve"> </w:t>
      </w:r>
      <w:r w:rsidRPr="00681E82" w:rsidR="005971D8">
        <w:t xml:space="preserve">the </w:t>
      </w:r>
      <w:r w:rsidRPr="00681E82" w:rsidR="009C1B4B">
        <w:t xml:space="preserve">heat source </w:t>
      </w:r>
      <w:r w:rsidRPr="00681E82" w:rsidR="005971D8">
        <w:t xml:space="preserve">which </w:t>
      </w:r>
      <w:r w:rsidRPr="00681E82" w:rsidR="009C1B4B">
        <w:t xml:space="preserve">can record cooling rates as well as inform temperature values near the melt pool </w:t>
      </w:r>
      <w:r w:rsidRPr="00681E82" w:rsidR="005971D8">
        <w:t xml:space="preserve">would be </w:t>
      </w:r>
      <w:r w:rsidRPr="00681E82" w:rsidR="003958F6">
        <w:t xml:space="preserve">extremely valuable for FE thermal calibration. </w:t>
      </w:r>
    </w:p>
    <w:p w:rsidR="00681E82" w:rsidP="00681E82" w:rsidRDefault="00681E82" w14:paraId="363BD2BA" w14:textId="30100AE7"/>
    <w:p w:rsidR="00681E82" w:rsidP="002503DF" w:rsidRDefault="00681E82" w14:paraId="727F17E2" w14:textId="4616CF45">
      <w:pPr>
        <w:pStyle w:val="Heading1"/>
      </w:pPr>
      <w:r>
        <w:t>Temperature Measurement Expectations:</w:t>
      </w:r>
    </w:p>
    <w:p w:rsidR="00BC0BF6" w:rsidP="00EF053B" w:rsidRDefault="009F506F" w14:paraId="64CF9753" w14:textId="446A1728">
      <w:r>
        <w:tab/>
      </w:r>
      <w:r w:rsidR="00BC248F">
        <w:t xml:space="preserve">There are two primary goals </w:t>
      </w:r>
      <w:r w:rsidR="00FF7F69">
        <w:t xml:space="preserve">for the </w:t>
      </w:r>
      <w:r w:rsidR="003C573C">
        <w:t xml:space="preserve">pyrometer implementation: </w:t>
      </w:r>
      <w:r w:rsidR="00513447">
        <w:t>capturing cooling rates</w:t>
      </w:r>
      <w:r w:rsidR="00125390">
        <w:t xml:space="preserve"> </w:t>
      </w:r>
      <w:r w:rsidR="00720186">
        <w:t>behind</w:t>
      </w:r>
      <w:r w:rsidR="00125390">
        <w:t xml:space="preserve"> the melt pool and </w:t>
      </w:r>
      <w:r w:rsidR="00B34908">
        <w:t>temperature distributions</w:t>
      </w:r>
      <w:r w:rsidR="000005B3">
        <w:t xml:space="preserve"> parallel and perpendicular to the build direction</w:t>
      </w:r>
      <w:r w:rsidR="00720186">
        <w:t xml:space="preserve">. </w:t>
      </w:r>
      <w:r w:rsidR="00343628">
        <w:t xml:space="preserve">For experimental </w:t>
      </w:r>
      <w:r w:rsidR="003F18ED">
        <w:t>testing,</w:t>
      </w:r>
      <w:r w:rsidR="00343628">
        <w:t xml:space="preserve"> the</w:t>
      </w:r>
      <w:r w:rsidR="0039472C">
        <w:t xml:space="preserve"> cooling rate data </w:t>
      </w:r>
      <w:r w:rsidR="00B26CDD">
        <w:t xml:space="preserve">following the melt pool </w:t>
      </w:r>
      <w:r w:rsidR="00343628">
        <w:t xml:space="preserve">will </w:t>
      </w:r>
      <w:r w:rsidR="0039472C">
        <w:t xml:space="preserve">be used to </w:t>
      </w:r>
      <w:r w:rsidR="006C604E">
        <w:t xml:space="preserve">predict </w:t>
      </w:r>
      <w:r w:rsidR="002C55A4">
        <w:t xml:space="preserve">layer dimensions </w:t>
      </w:r>
      <w:r w:rsidR="00CD1940">
        <w:t xml:space="preserve">and improve </w:t>
      </w:r>
      <w:r w:rsidR="00B26CDD">
        <w:t xml:space="preserve">overall </w:t>
      </w:r>
      <w:r w:rsidR="00CD1940">
        <w:t>build quality</w:t>
      </w:r>
      <w:r w:rsidR="00B26CDD">
        <w:t>.</w:t>
      </w:r>
      <w:r w:rsidR="00331BFD">
        <w:t xml:space="preserve"> The temperature distribution data will be used f</w:t>
      </w:r>
      <w:r w:rsidR="006A50A4">
        <w:t xml:space="preserve">or </w:t>
      </w:r>
      <w:r w:rsidR="00385580">
        <w:t>thermal calibration at the printed layer</w:t>
      </w:r>
      <w:ins w:author="Brinkley, Frank" w:date="2021-03-10T12:25:00Z" w:id="23">
        <w:r w:rsidR="002B560F">
          <w:t>.</w:t>
        </w:r>
      </w:ins>
      <w:r w:rsidR="00385580">
        <w:t xml:space="preserve"> </w:t>
      </w:r>
    </w:p>
    <w:p w:rsidR="00BC0BF6" w:rsidP="00EF053B" w:rsidRDefault="00BC0BF6" w14:paraId="5CD7EDD9" w14:textId="77777777"/>
    <w:p w:rsidR="00EF053B" w:rsidP="00EF053B" w:rsidRDefault="00EF053B" w14:paraId="1F7A78EF" w14:textId="5F6FF9DB">
      <w:pPr>
        <w:rPr>
          <w:ins w:author="Brinkley, Frank" w:date="2021-03-10T12:26:00Z" w:id="24"/>
        </w:rPr>
      </w:pPr>
      <w:r>
        <w:t xml:space="preserve">The cooling rates during a build are important in the WAAM process ultimately determining the layer width and height as well as affecting the mechanical properties such as hardness and internal stresses within the part. </w:t>
      </w:r>
      <w:r w:rsidRPr="001454D6">
        <w:t xml:space="preserve">In </w:t>
      </w:r>
      <w:r w:rsidRPr="00396D48" w:rsidR="00396D48">
        <w:fldChar w:fldCharType="begin"/>
      </w:r>
      <w:r w:rsidRPr="00396D48" w:rsidR="00396D48">
        <w:instrText xml:space="preserve"> REF _Ref66291887 \h </w:instrText>
      </w:r>
      <w:r w:rsidRPr="00396D48" w:rsidR="00396D48">
        <w:instrText xml:space="preserve"> \* MERGEFORMAT </w:instrText>
      </w:r>
      <w:r w:rsidRPr="00396D48" w:rsidR="00396D48">
        <w:fldChar w:fldCharType="separate"/>
      </w:r>
      <w:r w:rsidRPr="00396D48" w:rsidR="00396D48">
        <w:rPr>
          <w:color w:val="000000" w:themeColor="text1"/>
        </w:rPr>
        <w:t xml:space="preserve">Figure </w:t>
      </w:r>
      <w:r w:rsidRPr="00396D48" w:rsidR="00396D48">
        <w:rPr>
          <w:noProof/>
          <w:color w:val="000000" w:themeColor="text1"/>
        </w:rPr>
        <w:t>1</w:t>
      </w:r>
      <w:r w:rsidRPr="00396D48" w:rsidR="00396D48">
        <w:fldChar w:fldCharType="end"/>
      </w:r>
      <w:r w:rsidRPr="00BC0BF6">
        <w:fldChar w:fldCharType="begin"/>
      </w:r>
      <w:r w:rsidRPr="00BC0BF6">
        <w:rPr>
          <w:rPrChange w:author="Brinkley, Frank" w:date="2021-03-10T12:26:00Z" w:id="25">
            <w:rPr>
              <w:b/>
              <w:bCs/>
            </w:rPr>
          </w:rPrChange>
        </w:rPr>
        <w:instrText xml:space="preserve"> REF _Ref66098054 \h  \* MERGEFORMAT </w:instrText>
      </w:r>
      <w:r w:rsidRPr="00BC0BF6">
        <w:fldChar w:fldCharType="end"/>
      </w:r>
      <w:r w:rsidRPr="00BC0BF6">
        <w:t>,</w:t>
      </w:r>
      <w:r>
        <w:t xml:space="preserve"> the cooling rates are shown for the FE thermal simulation at a nodal point along the print path. </w:t>
      </w:r>
      <w:r w:rsidR="00232334">
        <w:t xml:space="preserve">Global IR data </w:t>
      </w:r>
      <w:r w:rsidR="006818F9">
        <w:t>is most likely the best method of acquiring this data</w:t>
      </w:r>
      <w:r w:rsidR="0061618B">
        <w:t xml:space="preserve">. </w:t>
      </w:r>
    </w:p>
    <w:p w:rsidRPr="00C666F2" w:rsidR="00EF053B" w:rsidP="00EF053B" w:rsidRDefault="00EF053B" w14:paraId="387E1A81" w14:textId="77777777"/>
    <w:p w:rsidR="00EF053B" w:rsidP="00396D48" w:rsidRDefault="0047501C" w14:paraId="58CB8ABF" w14:textId="54C33E09">
      <w:r>
        <w:rPr>
          <w:noProof/>
        </w:rPr>
        <w:drawing>
          <wp:inline distT="0" distB="0" distL="0" distR="0" wp14:anchorId="55D8A0B9" wp14:editId="63F55831">
            <wp:extent cx="5943600" cy="3427095"/>
            <wp:effectExtent l="0" t="0" r="0" b="1905"/>
            <wp:docPr id="60" name="Chart 60">
              <a:extLst xmlns:a="http://schemas.openxmlformats.org/drawingml/2006/main">
                <a:ext uri="{FF2B5EF4-FFF2-40B4-BE49-F238E27FC236}">
                  <a16:creationId xmlns:a16="http://schemas.microsoft.com/office/drawing/2014/main" id="{3FD16E88-3A44-4915-BA0B-12BEDF1068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Pr="00023BAD" w:rsidR="00EF053B" w:rsidP="00EF053B" w:rsidRDefault="00EF053B" w14:paraId="1396B0F5" w14:textId="662F6126">
      <w:pPr>
        <w:pStyle w:val="Caption"/>
        <w:jc w:val="center"/>
        <w:rPr>
          <w:i w:val="0"/>
          <w:iCs w:val="0"/>
          <w:color w:val="000000" w:themeColor="text1"/>
          <w:szCs w:val="24"/>
        </w:rPr>
      </w:pPr>
      <w:bookmarkStart w:name="_Ref66291887" w:id="26"/>
      <w:r w:rsidRPr="00023BAD">
        <w:rPr>
          <w:i w:val="0"/>
          <w:iCs w:val="0"/>
          <w:color w:val="000000" w:themeColor="text1"/>
          <w:szCs w:val="24"/>
        </w:rPr>
        <w:t>Figur</w:t>
      </w:r>
      <w:r w:rsidR="00396D48">
        <w:rPr>
          <w:i w:val="0"/>
          <w:iCs w:val="0"/>
          <w:color w:val="000000" w:themeColor="text1"/>
          <w:szCs w:val="24"/>
        </w:rPr>
        <w:t xml:space="preserve">e </w:t>
      </w:r>
      <w:r w:rsidRPr="00023BAD">
        <w:rPr>
          <w:i w:val="0"/>
          <w:iCs w:val="0"/>
          <w:color w:val="000000" w:themeColor="text1"/>
          <w:szCs w:val="24"/>
        </w:rPr>
        <w:fldChar w:fldCharType="begin"/>
      </w:r>
      <w:r w:rsidRPr="00023BAD">
        <w:rPr>
          <w:i w:val="0"/>
          <w:iCs w:val="0"/>
          <w:color w:val="000000" w:themeColor="text1"/>
          <w:szCs w:val="24"/>
        </w:rPr>
        <w:instrText xml:space="preserve"> SEQ Figure \* ARABIC </w:instrText>
      </w:r>
      <w:r w:rsidRPr="00023BAD">
        <w:rPr>
          <w:i w:val="0"/>
          <w:iCs w:val="0"/>
          <w:color w:val="000000" w:themeColor="text1"/>
          <w:szCs w:val="24"/>
        </w:rPr>
        <w:fldChar w:fldCharType="separate"/>
      </w:r>
      <w:r w:rsidR="00396D48">
        <w:rPr>
          <w:i w:val="0"/>
          <w:iCs w:val="0"/>
          <w:noProof/>
          <w:color w:val="000000" w:themeColor="text1"/>
          <w:szCs w:val="24"/>
        </w:rPr>
        <w:t>1</w:t>
      </w:r>
      <w:r w:rsidRPr="00023BAD">
        <w:rPr>
          <w:i w:val="0"/>
          <w:iCs w:val="0"/>
          <w:color w:val="000000" w:themeColor="text1"/>
          <w:szCs w:val="24"/>
        </w:rPr>
        <w:fldChar w:fldCharType="end"/>
      </w:r>
      <w:bookmarkEnd w:id="26"/>
      <w:r w:rsidRPr="00023BAD">
        <w:rPr>
          <w:i w:val="0"/>
          <w:iCs w:val="0"/>
          <w:color w:val="000000" w:themeColor="text1"/>
          <w:szCs w:val="24"/>
        </w:rPr>
        <w:t xml:space="preserve">. Heating and cooling rates during the FE thermal simulation at </w:t>
      </w:r>
      <w:r w:rsidR="00C34D6C">
        <w:rPr>
          <w:i w:val="0"/>
          <w:iCs w:val="0"/>
          <w:color w:val="000000" w:themeColor="text1"/>
          <w:szCs w:val="24"/>
        </w:rPr>
        <w:t xml:space="preserve">a fixed </w:t>
      </w:r>
      <w:r w:rsidR="007A418D">
        <w:rPr>
          <w:i w:val="0"/>
          <w:iCs w:val="0"/>
          <w:color w:val="000000" w:themeColor="text1"/>
          <w:szCs w:val="24"/>
        </w:rPr>
        <w:t>node</w:t>
      </w:r>
      <w:r w:rsidRPr="00023BAD">
        <w:rPr>
          <w:i w:val="0"/>
          <w:iCs w:val="0"/>
          <w:color w:val="000000" w:themeColor="text1"/>
          <w:szCs w:val="24"/>
        </w:rPr>
        <w:t xml:space="preserve"> </w:t>
      </w:r>
      <w:r>
        <w:rPr>
          <w:i w:val="0"/>
          <w:iCs w:val="0"/>
          <w:color w:val="000000" w:themeColor="text1"/>
          <w:szCs w:val="24"/>
        </w:rPr>
        <w:t>located along the top surface of the</w:t>
      </w:r>
      <w:r w:rsidRPr="00023BAD">
        <w:rPr>
          <w:i w:val="0"/>
          <w:iCs w:val="0"/>
          <w:color w:val="000000" w:themeColor="text1"/>
          <w:szCs w:val="24"/>
        </w:rPr>
        <w:t xml:space="preserve"> longitudinal cross-section </w:t>
      </w:r>
      <w:r>
        <w:rPr>
          <w:i w:val="0"/>
          <w:iCs w:val="0"/>
          <w:color w:val="000000" w:themeColor="text1"/>
          <w:szCs w:val="24"/>
        </w:rPr>
        <w:t>in the first layer.</w:t>
      </w:r>
    </w:p>
    <w:p w:rsidR="00991BDB" w:rsidP="00551126" w:rsidRDefault="001201A1" w14:paraId="11C1A2E7" w14:textId="176E2D93">
      <w:pPr>
        <w:rPr>
          <w:vertAlign w:val="superscript"/>
        </w:rPr>
      </w:pPr>
      <w:r>
        <w:t xml:space="preserve">The area needed for measurement will most likely vary depending on </w:t>
      </w:r>
      <w:r w:rsidR="00D62152">
        <w:t xml:space="preserve">the </w:t>
      </w:r>
      <w:r>
        <w:t xml:space="preserve">size of part being printed; however, </w:t>
      </w:r>
      <w:r w:rsidR="00D62152">
        <w:t xml:space="preserve">based on </w:t>
      </w:r>
      <w:r w:rsidR="00351738">
        <w:t xml:space="preserve">the current </w:t>
      </w:r>
      <w:r w:rsidR="00787EBC">
        <w:t xml:space="preserve">FE thermal </w:t>
      </w:r>
      <w:r w:rsidR="00351738">
        <w:t xml:space="preserve">simulation </w:t>
      </w:r>
      <w:r w:rsidR="00787EBC">
        <w:t xml:space="preserve">results, the measurement area needs to be approximately </w:t>
      </w:r>
      <w:r w:rsidR="00A17BBA">
        <w:t>165-170 mm</w:t>
      </w:r>
      <w:r w:rsidR="00A17BBA">
        <w:rPr>
          <w:vertAlign w:val="superscript"/>
        </w:rPr>
        <w:t>2</w:t>
      </w:r>
      <w:r w:rsidR="00A17BBA">
        <w:t xml:space="preserve">. This area was found by determining the length from the end of the melt pool to </w:t>
      </w:r>
      <w:r w:rsidR="00577181">
        <w:t xml:space="preserve">a point </w:t>
      </w:r>
      <w:r w:rsidR="007548A6">
        <w:t>near room temperature</w:t>
      </w:r>
      <w:r w:rsidR="00DB4A84">
        <w:t xml:space="preserve"> (~25.5 mm)</w:t>
      </w:r>
      <w:r w:rsidR="007548A6">
        <w:t xml:space="preserve"> and the width of the </w:t>
      </w:r>
      <w:r w:rsidR="00DB4A84">
        <w:t>part (~6.5 mm)</w:t>
      </w:r>
      <w:r w:rsidR="00173B28">
        <w:t xml:space="preserve"> as seen in </w:t>
      </w:r>
      <w:r w:rsidRPr="002B652B" w:rsidR="007D5B47">
        <w:fldChar w:fldCharType="begin"/>
      </w:r>
      <w:r w:rsidRPr="002B652B" w:rsidR="007D5B47">
        <w:instrText xml:space="preserve"> REF _Ref66097212 \h  \* MERGEFORMAT </w:instrText>
      </w:r>
      <w:r w:rsidRPr="002B652B" w:rsidR="007D5B47">
        <w:fldChar w:fldCharType="separate"/>
      </w:r>
      <w:r w:rsidRPr="002B652B" w:rsidR="00396D48">
        <w:rPr>
          <w:color w:val="000000" w:themeColor="text1"/>
        </w:rPr>
        <w:t>Figure 2</w:t>
      </w:r>
      <w:r w:rsidRPr="002B652B" w:rsidR="007D5B47">
        <w:fldChar w:fldCharType="end"/>
      </w:r>
      <w:r w:rsidRPr="002B652B" w:rsidR="00DB4A84">
        <w:t>.</w:t>
      </w:r>
      <w:r w:rsidRPr="007D5B47" w:rsidR="00DB4A84">
        <w:t xml:space="preserve"> </w:t>
      </w:r>
      <w:r w:rsidR="00A17BBA">
        <w:rPr>
          <w:vertAlign w:val="superscript"/>
        </w:rPr>
        <w:t xml:space="preserve"> </w:t>
      </w:r>
    </w:p>
    <w:p w:rsidRPr="002B652B" w:rsidR="002B652B" w:rsidP="00551126" w:rsidRDefault="002B652B" w14:paraId="4E214220" w14:textId="77777777"/>
    <w:p w:rsidR="00D52288" w:rsidP="00566A45" w:rsidRDefault="5AE396D0" w14:paraId="4EEEFE5D" w14:textId="036A69D1">
      <w:pPr>
        <w:jc w:val="center"/>
      </w:pPr>
      <w:r>
        <w:rPr>
          <w:noProof/>
        </w:rPr>
        <w:drawing>
          <wp:inline distT="0" distB="0" distL="0" distR="0" wp14:anchorId="450BD43F" wp14:editId="1F83BD60">
            <wp:extent cx="5192201" cy="2522251"/>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192201" cy="2522251"/>
                    </a:xfrm>
                    <a:prstGeom prst="rect">
                      <a:avLst/>
                    </a:prstGeom>
                  </pic:spPr>
                </pic:pic>
              </a:graphicData>
            </a:graphic>
          </wp:inline>
        </w:drawing>
      </w:r>
    </w:p>
    <w:p w:rsidR="00D52288" w:rsidP="00551126" w:rsidRDefault="00566A45" w14:paraId="5E119A11" w14:textId="640D7826">
      <w:pPr>
        <w:pStyle w:val="Caption"/>
        <w:jc w:val="center"/>
        <w:rPr>
          <w:i w:val="0"/>
          <w:color w:val="000000" w:themeColor="text1"/>
          <w:szCs w:val="24"/>
        </w:rPr>
      </w:pPr>
      <w:bookmarkStart w:name="_Ref66097212" w:id="27"/>
      <w:r w:rsidRPr="00A25115">
        <w:rPr>
          <w:i w:val="0"/>
          <w:iCs w:val="0"/>
          <w:color w:val="000000" w:themeColor="text1"/>
          <w:szCs w:val="24"/>
        </w:rPr>
        <w:t xml:space="preserve">Figure </w:t>
      </w:r>
      <w:r w:rsidRPr="00A25115">
        <w:rPr>
          <w:i w:val="0"/>
          <w:iCs w:val="0"/>
          <w:color w:val="000000" w:themeColor="text1"/>
          <w:szCs w:val="24"/>
        </w:rPr>
        <w:fldChar w:fldCharType="begin"/>
      </w:r>
      <w:r w:rsidRPr="00A25115">
        <w:rPr>
          <w:i w:val="0"/>
          <w:iCs w:val="0"/>
          <w:color w:val="000000" w:themeColor="text1"/>
          <w:szCs w:val="24"/>
        </w:rPr>
        <w:instrText xml:space="preserve"> SEQ Figure \* ARABIC </w:instrText>
      </w:r>
      <w:r w:rsidRPr="00A25115">
        <w:rPr>
          <w:i w:val="0"/>
          <w:iCs w:val="0"/>
          <w:color w:val="000000" w:themeColor="text1"/>
          <w:szCs w:val="24"/>
        </w:rPr>
        <w:fldChar w:fldCharType="separate"/>
      </w:r>
      <w:r w:rsidR="00396D48">
        <w:rPr>
          <w:i w:val="0"/>
          <w:iCs w:val="0"/>
          <w:noProof/>
          <w:color w:val="000000" w:themeColor="text1"/>
          <w:szCs w:val="24"/>
        </w:rPr>
        <w:t>2</w:t>
      </w:r>
      <w:r w:rsidRPr="00A25115">
        <w:rPr>
          <w:i w:val="0"/>
          <w:iCs w:val="0"/>
          <w:color w:val="000000" w:themeColor="text1"/>
          <w:szCs w:val="24"/>
        </w:rPr>
        <w:fldChar w:fldCharType="end"/>
      </w:r>
      <w:bookmarkEnd w:id="27"/>
      <w:r w:rsidRPr="00A25115">
        <w:rPr>
          <w:i w:val="0"/>
          <w:iCs w:val="0"/>
          <w:color w:val="000000" w:themeColor="text1"/>
          <w:szCs w:val="24"/>
        </w:rPr>
        <w:t>. Overall temperature distribution (above) and melt pool dimensions (below)</w:t>
      </w:r>
      <w:r w:rsidRPr="00A25115" w:rsidR="00A25115">
        <w:rPr>
          <w:i w:val="0"/>
          <w:iCs w:val="0"/>
          <w:color w:val="000000" w:themeColor="text1"/>
          <w:szCs w:val="24"/>
        </w:rPr>
        <w:t xml:space="preserve"> for</w:t>
      </w:r>
      <w:r w:rsidRPr="00A25115">
        <w:rPr>
          <w:i w:val="0"/>
          <w:iCs w:val="0"/>
          <w:color w:val="000000" w:themeColor="text1"/>
          <w:szCs w:val="24"/>
        </w:rPr>
        <w:t xml:space="preserve"> the first layer from the FE thermal simulation</w:t>
      </w:r>
      <w:r w:rsidRPr="00A25115" w:rsidR="00A25115">
        <w:rPr>
          <w:i w:val="0"/>
          <w:iCs w:val="0"/>
          <w:color w:val="000000" w:themeColor="text1"/>
          <w:szCs w:val="24"/>
        </w:rPr>
        <w:t>.</w:t>
      </w:r>
    </w:p>
    <w:p w:rsidR="009C5A2C" w:rsidP="009C5A2C" w:rsidRDefault="00BA0968" w14:paraId="5C6E6BFF" w14:textId="61A956DF">
      <w:pPr>
        <w:jc w:val="center"/>
      </w:pPr>
      <w:r>
        <w:rPr>
          <w:noProof/>
        </w:rPr>
        <mc:AlternateContent>
          <mc:Choice Requires="wps">
            <w:drawing>
              <wp:anchor distT="45720" distB="45720" distL="114300" distR="114300" simplePos="0" relativeHeight="251658242" behindDoc="0" locked="0" layoutInCell="1" allowOverlap="1" wp14:anchorId="384303C5" wp14:editId="2C2595FC">
                <wp:simplePos x="0" y="0"/>
                <wp:positionH relativeFrom="margin">
                  <wp:posOffset>2590800</wp:posOffset>
                </wp:positionH>
                <wp:positionV relativeFrom="paragraph">
                  <wp:posOffset>428625</wp:posOffset>
                </wp:positionV>
                <wp:extent cx="819150" cy="140462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1404620"/>
                        </a:xfrm>
                        <a:prstGeom prst="rect">
                          <a:avLst/>
                        </a:prstGeom>
                        <a:noFill/>
                        <a:ln w="9525">
                          <a:noFill/>
                          <a:miter lim="800000"/>
                          <a:headEnd/>
                          <a:tailEnd/>
                        </a:ln>
                      </wps:spPr>
                      <wps:txbx>
                        <w:txbxContent>
                          <w:p w:rsidRPr="00BA0968" w:rsidR="00BA0968" w:rsidP="00BA0968" w:rsidRDefault="00BA0968" w14:paraId="707DEA51" w14:textId="7C6CF083">
                            <w:pPr>
                              <w:rPr>
                                <w:rFonts w:cstheme="minorHAnsi"/>
                              </w:rPr>
                            </w:pPr>
                            <w:r w:rsidRPr="00BA0968">
                              <w:rPr>
                                <w:rFonts w:cstheme="minorHAnsi"/>
                              </w:rPr>
                              <w:t>Top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w14:anchorId="7A68B761">
              <v:shapetype id="_x0000_t202" coordsize="21600,21600" o:spt="202" path="m,l,21600r21600,l21600,xe" w14:anchorId="384303C5">
                <v:stroke joinstyle="miter"/>
                <v:path gradientshapeok="t" o:connecttype="rect"/>
              </v:shapetype>
              <v:shape id="Text Box 2" style="position:absolute;left:0;text-align:left;margin-left:204pt;margin-top:33.75pt;width:64.5pt;height:110.6pt;z-index:25165824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">
                <v:textbox style="mso-fit-shape-to-text:t">
                  <w:txbxContent>
                    <w:p w:rsidRPr="00BA0968" w:rsidR="00BA0968" w:rsidP="00BA0968" w:rsidRDefault="00BA0968" w14:paraId="651B797A" w14:textId="7C6CF083">
                      <w:pPr>
                        <w:rPr>
                          <w:rFonts w:cstheme="minorHAnsi"/>
                        </w:rPr>
                      </w:pPr>
                      <w:r w:rsidRPr="00BA0968">
                        <w:rPr>
                          <w:rFonts w:cstheme="minorHAnsi"/>
                        </w:rPr>
                        <w:t>Top View</w:t>
                      </w:r>
                    </w:p>
                  </w:txbxContent>
                </v:textbox>
                <w10:wrap anchorx="margin"/>
              </v:shape>
            </w:pict>
          </mc:Fallback>
        </mc:AlternateContent>
      </w:r>
      <w:r w:rsidRPr="00BB0E75">
        <w:rPr>
          <w:noProof/>
        </w:rPr>
        <mc:AlternateContent>
          <mc:Choice Requires="wps">
            <w:drawing>
              <wp:anchor distT="0" distB="0" distL="114300" distR="114300" simplePos="0" relativeHeight="251658241" behindDoc="0" locked="0" layoutInCell="1" allowOverlap="1" wp14:anchorId="6BA680F8" wp14:editId="4AA7938E">
                <wp:simplePos x="0" y="0"/>
                <wp:positionH relativeFrom="column">
                  <wp:posOffset>2619375</wp:posOffset>
                </wp:positionH>
                <wp:positionV relativeFrom="paragraph">
                  <wp:posOffset>971550</wp:posOffset>
                </wp:positionV>
                <wp:extent cx="2565400" cy="18415"/>
                <wp:effectExtent l="0" t="0" r="25400" b="19685"/>
                <wp:wrapNone/>
                <wp:docPr id="12"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65400" cy="18415"/>
                        </a:xfrm>
                        <a:prstGeom prst="line">
                          <a:avLst/>
                        </a:prstGeom>
                        <a:ln w="2540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w:pict w14:anchorId="3EDC1029">
              <v:line id="Straight Connector 7" style="position:absolute;z-index:2516613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red" strokeweight="2pt" from="206.25pt,76.5pt" to="408.25pt,77.95pt" w14:anchorId="112E93E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">
                <v:stroke joinstyle="miter" dashstyle="1 1"/>
                <o:lock v:ext="edit" shapetype="f"/>
              </v:line>
            </w:pict>
          </mc:Fallback>
        </mc:AlternateContent>
      </w:r>
      <w:r w:rsidRPr="00BB0E75">
        <w:rPr>
          <w:noProof/>
        </w:rPr>
        <w:drawing>
          <wp:anchor distT="0" distB="0" distL="114300" distR="114300" simplePos="0" relativeHeight="251658240" behindDoc="0" locked="0" layoutInCell="1" allowOverlap="1" wp14:anchorId="20C00A1C" wp14:editId="4BD94EA2">
            <wp:simplePos x="0" y="0"/>
            <wp:positionH relativeFrom="column">
              <wp:posOffset>2686050</wp:posOffset>
            </wp:positionH>
            <wp:positionV relativeFrom="paragraph">
              <wp:posOffset>662305</wp:posOffset>
            </wp:positionV>
            <wp:extent cx="2434590" cy="594995"/>
            <wp:effectExtent l="0" t="0" r="3810" b="0"/>
            <wp:wrapNone/>
            <wp:docPr id="7" name="Picture 6">
              <a:extLst xmlns:a="http://schemas.openxmlformats.org/drawingml/2006/main">
                <a:ext uri="{FF2B5EF4-FFF2-40B4-BE49-F238E27FC236}">
                  <a16:creationId xmlns:a16="http://schemas.microsoft.com/office/drawing/2014/main" id="{43F0F645-58C4-4DE0-BE73-01048FFEB3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3F0F645-58C4-4DE0-BE73-01048FFEB393}"/>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l="9453" t="38206" r="5332" b="21957"/>
                    <a:stretch/>
                  </pic:blipFill>
                  <pic:spPr>
                    <a:xfrm>
                      <a:off x="0" y="0"/>
                      <a:ext cx="2434590" cy="594995"/>
                    </a:xfrm>
                    <a:prstGeom prst="rect">
                      <a:avLst/>
                    </a:prstGeom>
                  </pic:spPr>
                </pic:pic>
              </a:graphicData>
            </a:graphic>
            <wp14:sizeRelH relativeFrom="margin">
              <wp14:pctWidth>0</wp14:pctWidth>
            </wp14:sizeRelH>
            <wp14:sizeRelV relativeFrom="margin">
              <wp14:pctHeight>0</wp14:pctHeight>
            </wp14:sizeRelV>
          </wp:anchor>
        </w:drawing>
      </w:r>
      <w:r w:rsidR="00B31262">
        <w:rPr>
          <w:noProof/>
        </w:rPr>
        <w:drawing>
          <wp:inline distT="0" distB="0" distL="0" distR="0" wp14:anchorId="22AF936A" wp14:editId="6AFF1D55">
            <wp:extent cx="4549239" cy="3299692"/>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74879" cy="3318289"/>
                    </a:xfrm>
                    <a:prstGeom prst="rect">
                      <a:avLst/>
                    </a:prstGeom>
                    <a:noFill/>
                  </pic:spPr>
                </pic:pic>
              </a:graphicData>
            </a:graphic>
          </wp:inline>
        </w:drawing>
      </w:r>
    </w:p>
    <w:p w:rsidRPr="007951B7" w:rsidR="00BB0E75" w:rsidP="00B31262" w:rsidRDefault="00BB0E75" w14:paraId="5418CDE5" w14:textId="6CFBCFAE">
      <w:pPr>
        <w:pStyle w:val="Caption"/>
        <w:jc w:val="center"/>
        <w:rPr>
          <w:i w:val="0"/>
          <w:iCs w:val="0"/>
          <w:color w:val="000000" w:themeColor="text1"/>
          <w:szCs w:val="24"/>
        </w:rPr>
      </w:pPr>
      <w:r w:rsidRPr="007951B7">
        <w:rPr>
          <w:i w:val="0"/>
          <w:iCs w:val="0"/>
          <w:color w:val="000000" w:themeColor="text1"/>
          <w:szCs w:val="24"/>
        </w:rPr>
        <w:t xml:space="preserve">Figure </w:t>
      </w:r>
      <w:r w:rsidRPr="007951B7">
        <w:rPr>
          <w:i w:val="0"/>
          <w:iCs w:val="0"/>
          <w:color w:val="000000" w:themeColor="text1"/>
          <w:szCs w:val="24"/>
        </w:rPr>
        <w:fldChar w:fldCharType="begin"/>
      </w:r>
      <w:r w:rsidRPr="007951B7">
        <w:rPr>
          <w:i w:val="0"/>
          <w:iCs w:val="0"/>
          <w:color w:val="000000" w:themeColor="text1"/>
          <w:szCs w:val="24"/>
        </w:rPr>
        <w:instrText xml:space="preserve"> SEQ Figure \* ARABIC </w:instrText>
      </w:r>
      <w:r w:rsidRPr="007951B7">
        <w:rPr>
          <w:i w:val="0"/>
          <w:iCs w:val="0"/>
          <w:color w:val="000000" w:themeColor="text1"/>
          <w:szCs w:val="24"/>
        </w:rPr>
        <w:fldChar w:fldCharType="separate"/>
      </w:r>
      <w:r w:rsidR="00396D48">
        <w:rPr>
          <w:i w:val="0"/>
          <w:iCs w:val="0"/>
          <w:noProof/>
          <w:color w:val="000000" w:themeColor="text1"/>
          <w:szCs w:val="24"/>
        </w:rPr>
        <w:t>3</w:t>
      </w:r>
      <w:r w:rsidRPr="007951B7">
        <w:rPr>
          <w:i w:val="0"/>
          <w:iCs w:val="0"/>
          <w:color w:val="000000" w:themeColor="text1"/>
          <w:szCs w:val="24"/>
        </w:rPr>
        <w:fldChar w:fldCharType="end"/>
      </w:r>
      <w:r w:rsidRPr="007951B7">
        <w:rPr>
          <w:i w:val="0"/>
          <w:iCs w:val="0"/>
          <w:color w:val="000000" w:themeColor="text1"/>
          <w:szCs w:val="24"/>
        </w:rPr>
        <w:t xml:space="preserve">. </w:t>
      </w:r>
      <w:r w:rsidRPr="007951B7" w:rsidR="00B23878">
        <w:rPr>
          <w:i w:val="0"/>
          <w:iCs w:val="0"/>
          <w:color w:val="000000" w:themeColor="text1"/>
          <w:szCs w:val="24"/>
        </w:rPr>
        <w:t xml:space="preserve">Temperature distribution </w:t>
      </w:r>
      <w:r w:rsidRPr="007951B7" w:rsidR="002B3D59">
        <w:rPr>
          <w:i w:val="0"/>
          <w:iCs w:val="0"/>
          <w:color w:val="000000" w:themeColor="text1"/>
          <w:szCs w:val="24"/>
        </w:rPr>
        <w:t>along</w:t>
      </w:r>
      <w:r w:rsidRPr="007951B7" w:rsidR="007951B7">
        <w:rPr>
          <w:i w:val="0"/>
          <w:iCs w:val="0"/>
          <w:color w:val="000000" w:themeColor="text1"/>
          <w:szCs w:val="24"/>
        </w:rPr>
        <w:t xml:space="preserve"> the length of the layer.</w:t>
      </w:r>
    </w:p>
    <w:p w:rsidR="008A173B" w:rsidP="00681E82" w:rsidRDefault="008A173B" w14:paraId="560DB503" w14:textId="7BD72F47"/>
    <w:p w:rsidRPr="00681E82" w:rsidR="008A173B" w:rsidP="00DB480A" w:rsidRDefault="008A173B" w14:paraId="24BC5D99" w14:textId="30D40F8B">
      <w:pPr>
        <w:jc w:val="center"/>
      </w:pPr>
      <w:commentRangeStart w:id="28"/>
      <w:r>
        <w:rPr>
          <w:noProof/>
        </w:rPr>
        <w:drawing>
          <wp:inline distT="0" distB="0" distL="0" distR="0" wp14:anchorId="167E66DE" wp14:editId="00721473">
            <wp:extent cx="5675324" cy="3952113"/>
            <wp:effectExtent l="0" t="0" r="1905" b="0"/>
            <wp:docPr id="1"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675324" cy="3952113"/>
                    </a:xfrm>
                    <a:prstGeom prst="rect">
                      <a:avLst/>
                    </a:prstGeom>
                  </pic:spPr>
                </pic:pic>
              </a:graphicData>
            </a:graphic>
          </wp:inline>
        </w:drawing>
      </w:r>
      <w:commentRangeEnd w:id="28"/>
      <w:r w:rsidR="00E3408D">
        <w:rPr>
          <w:rStyle w:val="CommentReference"/>
        </w:rPr>
        <w:commentReference w:id="28"/>
      </w:r>
    </w:p>
    <w:p w:rsidR="00681E82" w:rsidP="00551126" w:rsidRDefault="00FD5A6C" w14:paraId="741A6BC5" w14:textId="3B423F97">
      <w:pPr>
        <w:pStyle w:val="Caption"/>
        <w:jc w:val="center"/>
        <w:rPr>
          <w:i w:val="0"/>
          <w:iCs w:val="0"/>
          <w:color w:val="000000" w:themeColor="text1"/>
          <w:szCs w:val="24"/>
        </w:rPr>
      </w:pPr>
      <w:r w:rsidRPr="008161EC">
        <w:rPr>
          <w:i w:val="0"/>
          <w:iCs w:val="0"/>
          <w:color w:val="000000" w:themeColor="text1"/>
          <w:szCs w:val="24"/>
        </w:rPr>
        <w:t xml:space="preserve">Figure </w:t>
      </w:r>
      <w:r w:rsidRPr="008161EC">
        <w:rPr>
          <w:i w:val="0"/>
          <w:iCs w:val="0"/>
          <w:color w:val="000000" w:themeColor="text1"/>
          <w:szCs w:val="24"/>
        </w:rPr>
        <w:fldChar w:fldCharType="begin"/>
      </w:r>
      <w:r w:rsidRPr="008161EC">
        <w:rPr>
          <w:i w:val="0"/>
          <w:iCs w:val="0"/>
          <w:color w:val="000000" w:themeColor="text1"/>
          <w:szCs w:val="24"/>
        </w:rPr>
        <w:instrText xml:space="preserve"> SEQ Figure \* ARABIC </w:instrText>
      </w:r>
      <w:r w:rsidRPr="008161EC">
        <w:rPr>
          <w:i w:val="0"/>
          <w:iCs w:val="0"/>
          <w:color w:val="000000" w:themeColor="text1"/>
          <w:szCs w:val="24"/>
        </w:rPr>
        <w:fldChar w:fldCharType="separate"/>
      </w:r>
      <w:r w:rsidR="00396D48">
        <w:rPr>
          <w:i w:val="0"/>
          <w:iCs w:val="0"/>
          <w:noProof/>
          <w:color w:val="000000" w:themeColor="text1"/>
          <w:szCs w:val="24"/>
        </w:rPr>
        <w:t>4</w:t>
      </w:r>
      <w:r w:rsidRPr="008161EC">
        <w:rPr>
          <w:i w:val="0"/>
          <w:iCs w:val="0"/>
          <w:color w:val="000000" w:themeColor="text1"/>
          <w:szCs w:val="24"/>
        </w:rPr>
        <w:fldChar w:fldCharType="end"/>
      </w:r>
      <w:r w:rsidRPr="008161EC">
        <w:rPr>
          <w:i w:val="0"/>
          <w:iCs w:val="0"/>
          <w:color w:val="000000" w:themeColor="text1"/>
          <w:szCs w:val="24"/>
        </w:rPr>
        <w:t>. Thermocouple data</w:t>
      </w:r>
      <w:r w:rsidRPr="008161EC" w:rsidR="004201DD">
        <w:rPr>
          <w:i w:val="0"/>
          <w:iCs w:val="0"/>
          <w:color w:val="000000" w:themeColor="text1"/>
          <w:szCs w:val="24"/>
        </w:rPr>
        <w:t xml:space="preserve"> measured on the top and bottom of the substrate </w:t>
      </w:r>
      <w:r w:rsidRPr="008161EC" w:rsidR="004A0732">
        <w:rPr>
          <w:i w:val="0"/>
          <w:iCs w:val="0"/>
          <w:color w:val="000000" w:themeColor="text1"/>
          <w:szCs w:val="24"/>
        </w:rPr>
        <w:t xml:space="preserve">compared to </w:t>
      </w:r>
      <w:r w:rsidRPr="008161EC" w:rsidR="008161EC">
        <w:rPr>
          <w:i w:val="0"/>
          <w:iCs w:val="0"/>
          <w:color w:val="000000" w:themeColor="text1"/>
          <w:szCs w:val="24"/>
        </w:rPr>
        <w:t xml:space="preserve">our calibrated </w:t>
      </w:r>
      <w:r w:rsidRPr="008161EC" w:rsidR="004A0732">
        <w:rPr>
          <w:i w:val="0"/>
          <w:iCs w:val="0"/>
          <w:color w:val="000000" w:themeColor="text1"/>
          <w:szCs w:val="24"/>
        </w:rPr>
        <w:t>FE thermal simulation</w:t>
      </w:r>
      <w:r w:rsidRPr="008161EC" w:rsidR="008161EC">
        <w:rPr>
          <w:i w:val="0"/>
          <w:iCs w:val="0"/>
          <w:color w:val="000000" w:themeColor="text1"/>
          <w:szCs w:val="24"/>
        </w:rPr>
        <w:t xml:space="preserve"> results.</w:t>
      </w:r>
    </w:p>
    <w:p w:rsidR="002D6338" w:rsidP="00BC0579" w:rsidRDefault="0019308F" w14:paraId="269CAEF3" w14:textId="2A59FAAF">
      <w:pPr>
        <w:pStyle w:val="Heading1"/>
      </w:pPr>
      <w:r>
        <w:t xml:space="preserve">Pyrometer </w:t>
      </w:r>
      <w:r w:rsidR="00BC0579">
        <w:t>Resolution Requirements</w:t>
      </w:r>
    </w:p>
    <w:p w:rsidR="00BC0579" w:rsidP="00BC0579" w:rsidRDefault="00804709" w14:paraId="0F3A74C7" w14:textId="6BEEEF9D">
      <w:r>
        <w:t xml:space="preserve">The spatial resolution requirements we </w:t>
      </w:r>
      <w:ins w:author="Register, Matthew" w:date="2021-03-10T12:06:00Z" w:id="29">
        <w:r w:rsidR="00F041B5">
          <w:t xml:space="preserve">need will </w:t>
        </w:r>
      </w:ins>
      <w:r>
        <w:t xml:space="preserve">depend on the </w:t>
      </w:r>
      <w:r w:rsidR="006A7E9B">
        <w:t>weld width</w:t>
      </w:r>
      <w:r w:rsidR="002317B6">
        <w:t xml:space="preserve"> being investigated. Th</w:t>
      </w:r>
      <w:r w:rsidR="00B66819">
        <w:t xml:space="preserve">e current model has a </w:t>
      </w:r>
      <w:r w:rsidR="002317B6">
        <w:t>width</w:t>
      </w:r>
      <w:r w:rsidR="00B66819">
        <w:t xml:space="preserve"> of</w:t>
      </w:r>
      <w:r w:rsidR="002317B6">
        <w:t xml:space="preserve"> </w:t>
      </w:r>
      <w:r w:rsidR="00171675">
        <w:t xml:space="preserve">6.5mm. </w:t>
      </w:r>
      <w:r w:rsidRPr="000825F6" w:rsidR="000825F6">
        <w:t>Based on current simulation model dimensions</w:t>
      </w:r>
      <w:r w:rsidR="000825F6">
        <w:t xml:space="preserve">, approximately 2 </w:t>
      </w:r>
      <w:r w:rsidRPr="000825F6" w:rsidR="000825F6">
        <w:t>pixels</w:t>
      </w:r>
      <w:r w:rsidR="00813958">
        <w:t>/</w:t>
      </w:r>
      <w:r w:rsidRPr="000825F6" w:rsidR="000825F6">
        <w:t xml:space="preserve">mm is </w:t>
      </w:r>
      <w:r w:rsidR="00813958">
        <w:t xml:space="preserve">necessary to </w:t>
      </w:r>
      <w:r w:rsidR="00CB70A5">
        <w:t xml:space="preserve">prevent </w:t>
      </w:r>
      <w:r w:rsidR="00647905">
        <w:t>the need to interpolate temperature values between nodal points.</w:t>
      </w:r>
      <w:r w:rsidR="002D11DE">
        <w:t xml:space="preserve"> </w:t>
      </w:r>
      <w:r w:rsidR="009824B8">
        <w:t xml:space="preserve">Ideally, </w:t>
      </w:r>
      <w:r w:rsidR="00797994">
        <w:t xml:space="preserve">the pyrometer </w:t>
      </w:r>
      <w:r w:rsidR="00176E2F">
        <w:t>will be able to captur</w:t>
      </w:r>
      <w:r w:rsidR="003A1D5D">
        <w:t xml:space="preserve">e temperature values across the full </w:t>
      </w:r>
      <w:r w:rsidR="006E2436">
        <w:t>bead width</w:t>
      </w:r>
      <w:r w:rsidR="00713E13">
        <w:t xml:space="preserve"> in order to quantify the </w:t>
      </w:r>
      <w:r w:rsidR="003E34D0">
        <w:t xml:space="preserve">temperature distribution </w:t>
      </w:r>
      <w:r w:rsidR="005926C2">
        <w:t>in the transverse direction</w:t>
      </w:r>
      <w:r w:rsidR="00600729">
        <w:t xml:space="preserve">. </w:t>
      </w:r>
    </w:p>
    <w:p w:rsidR="0019308F" w:rsidP="00BC0579" w:rsidRDefault="0019308F" w14:paraId="75EB2C9F" w14:textId="77777777">
      <w:pPr>
        <w:rPr>
          <w:ins w:author="Brinkley, Frank" w:date="2021-03-10T11:46:00Z" w:id="30"/>
        </w:rPr>
      </w:pPr>
    </w:p>
    <w:p w:rsidR="006F1C50" w:rsidP="00BC0579" w:rsidRDefault="006F1C50" w14:paraId="6A91EC99" w14:textId="77777777"/>
    <w:p w:rsidR="0019308F" w:rsidP="00BC0579" w:rsidRDefault="005001DD" w14:paraId="7698F8D3" w14:textId="77E658A8">
      <w:ins w:author="Brinkley, Frank" w:date="2021-03-10T11:47:00Z" w:id="31">
        <w:r w:rsidRPr="00876D8A">
          <w:t>global IR would provide temperature values on the substrate while also giving insight into the boundary conditions at play during a print which may not be captured with thermocouples</w:t>
        </w:r>
        <w:commentRangeStart w:id="32"/>
        <w:commentRangeEnd w:id="32"/>
        <w:r w:rsidRPr="00876D8A">
          <w:rPr>
            <w:rStyle w:val="CommentReference"/>
          </w:rPr>
          <w:commentReference w:id="32"/>
        </w:r>
        <w:r w:rsidRPr="00876D8A">
          <w:t>.</w:t>
        </w:r>
      </w:ins>
    </w:p>
    <w:p w:rsidR="0019308F" w:rsidP="0019308F" w:rsidRDefault="0019308F" w14:paraId="2CEA79D3" w14:textId="35C5DB8A">
      <w:pPr>
        <w:pStyle w:val="Heading1"/>
      </w:pPr>
      <w:r>
        <w:t>Optical Camera Requirements</w:t>
      </w:r>
    </w:p>
    <w:p w:rsidRPr="0019308F" w:rsidR="0019308F" w:rsidP="0019308F" w:rsidRDefault="0019308F" w14:paraId="1D7E2225" w14:textId="77777777"/>
    <w:p w:rsidR="0019308F" w:rsidP="00BC0579" w:rsidRDefault="0019308F" w14:paraId="38888356" w14:textId="77777777"/>
    <w:p w:rsidR="0019308F" w:rsidP="00BC0579" w:rsidRDefault="00325280" w14:paraId="2E605B2C" w14:textId="5BAFB269">
      <w:pPr>
        <w:rPr>
          <w:ins w:author="Brinkley, Frank" w:date="2021-03-10T11:12:00Z" w:id="33"/>
        </w:rPr>
      </w:pPr>
      <w:ins w:author="Brinkley, Frank" w:date="2021-03-10T11:07:00Z" w:id="34">
        <w:r>
          <w:t>A</w:t>
        </w:r>
      </w:ins>
      <w:ins w:author="Brinkley, Frank" w:date="2021-03-10T11:08:00Z" w:id="35">
        <w:r w:rsidR="00F759EF">
          <w:t xml:space="preserve"> </w:t>
        </w:r>
      </w:ins>
      <w:ins w:author="Brinkley, Frank" w:date="2021-03-10T11:09:00Z" w:id="36">
        <w:r w:rsidR="00C301CB">
          <w:t>high-resolution</w:t>
        </w:r>
      </w:ins>
      <w:ins w:author="Brinkley, Frank" w:date="2021-03-10T11:08:00Z" w:id="37">
        <w:r w:rsidR="00F759EF">
          <w:t xml:space="preserve"> </w:t>
        </w:r>
        <w:r w:rsidR="006C05F1">
          <w:t xml:space="preserve">welding camera would be useful to measure the melt pool geometry. The geometry measurements can then be used to calibrate the </w:t>
        </w:r>
        <w:r w:rsidR="0058575E">
          <w:t>para</w:t>
        </w:r>
      </w:ins>
      <w:ins w:author="Brinkley, Frank" w:date="2021-03-10T11:09:00Z" w:id="38">
        <w:r w:rsidR="0058575E">
          <w:t xml:space="preserve">meters for the </w:t>
        </w:r>
        <w:r w:rsidR="00C301CB">
          <w:t>G</w:t>
        </w:r>
        <w:r w:rsidR="0058575E">
          <w:t xml:space="preserve">oldak </w:t>
        </w:r>
        <w:r w:rsidR="00C301CB">
          <w:t xml:space="preserve">heat source model. </w:t>
        </w:r>
      </w:ins>
      <w:ins w:author="Brinkley, Frank" w:date="2021-03-10T11:12:00Z" w:id="39">
        <w:r w:rsidR="00C46F01">
          <w:t xml:space="preserve">A setup similar to the one used by Halisch et. al. </w:t>
        </w:r>
        <w:r w:rsidR="0083185C">
          <w:t xml:space="preserve">may prove useful </w:t>
        </w:r>
        <w:r w:rsidR="0083185C">
          <w:fldChar w:fldCharType="begin" w:fldLock="1"/>
        </w:r>
      </w:ins>
      <w:r w:rsidR="00A96197">
        <w:instrText>ADDIN CSL_CITATION {"citationItems":[{"id":"ITEM-1","itemData":{"DOI":"10.1007/s40194-020-00892-5","ISBN":"4019402000","ISSN":"18786669","abstract":"Control of the melt pool size is necessary to achieve more homogenous material properties in wire arc additive manufacturing (WAAM). The melt pool size can be measured by camera imaging or temperature field measurement. The paper aims to investigate the feasibility of using a high dynamic range two-colored pyrometric camera (Pyrocam) for melt pool size measurement in a gas metal arc welding–based WAAM process. A set of band-pass filters is identified using spectroscopy analysis to reduce the optical arc emission while the melt pool remains visible. The fusion line is identified in temperature field images, the melt pool size is measured by an automated algorithm, and the results are compared with high-speed camera images. A possible correlation between melt pool size and the grain size is examined.","author":[{"dropping-particle":"","family":"Halisch","given":"C.","non-dropping-particle":"","parse-names":false,"suffix":""},{"dropping-particle":"","family":"Radel","given":"T.","non-dropping-particle":"","parse-names":false,"suffix":""},{"dropping-particle":"","family":"Tyralla","given":"D.","non-dropping-particle":"","parse-names":false,"suffix":""},{"dropping-particle":"","family":"Seefeld","given":"T.","non-dropping-particle":"","parse-names":false,"suffix":""}],"container-title":"Welding in the World","id":"ITEM-1","issue":"8","issued":{"date-parts":[["2020"]]},"page":"1349-1356","publisher":"Welding in the World","title":"Measuring the melt pool size in a wire arc additive manufacturing process using a high dynamic range two-colored pyrometric camera","type":"article-journal","volume":"64"},"uris":["http://www.mendeley.com/documents/?uuid=431d2c2a-3651-467b-af67-82ead749bcaa"]}],"mendeley":{"formattedCitation":"[1]","plainTextFormattedCitation":"[1]","previouslyFormattedCitation":"[1]"},"properties":{"noteIndex":0},"schema":"https://github.com/citation-style-language/schema/raw/master/csl-citation.json"}</w:instrText>
      </w:r>
      <w:r w:rsidR="0083185C">
        <w:fldChar w:fldCharType="separate"/>
      </w:r>
      <w:r w:rsidRPr="0083185C" w:rsidR="0083185C">
        <w:rPr>
          <w:noProof/>
        </w:rPr>
        <w:t>[1]</w:t>
      </w:r>
      <w:ins w:author="Brinkley, Frank" w:date="2021-03-10T11:12:00Z" w:id="40">
        <w:r w:rsidR="0083185C">
          <w:fldChar w:fldCharType="end"/>
        </w:r>
        <w:r w:rsidR="0083185C">
          <w:t xml:space="preserve">. </w:t>
        </w:r>
      </w:ins>
    </w:p>
    <w:p w:rsidR="0083185C" w:rsidP="00BC0579" w:rsidRDefault="0083185C" w14:paraId="6225D18F" w14:textId="77777777">
      <w:pPr>
        <w:rPr>
          <w:ins w:author="Brinkley, Frank" w:date="2021-03-10T11:12:00Z" w:id="41"/>
        </w:rPr>
      </w:pPr>
    </w:p>
    <w:p w:rsidR="0083185C" w:rsidP="00BC0579" w:rsidRDefault="0083185C" w14:paraId="7937E341" w14:textId="77777777">
      <w:pPr>
        <w:rPr>
          <w:ins w:author="Brinkley, Frank" w:date="2021-03-10T11:12:00Z" w:id="42"/>
        </w:rPr>
      </w:pPr>
    </w:p>
    <w:p w:rsidR="0083185C" w:rsidP="00BC0579" w:rsidRDefault="0083185C" w14:paraId="203CB8EF" w14:textId="77777777">
      <w:pPr>
        <w:rPr>
          <w:ins w:author="Brinkley, Frank" w:date="2021-03-10T11:12:00Z" w:id="43"/>
        </w:rPr>
      </w:pPr>
    </w:p>
    <w:p w:rsidR="00A96197" w:rsidP="00A96197" w:rsidRDefault="17323C39" w14:paraId="7D62BB92" w14:textId="3184AA24">
      <w:pPr>
        <w:keepNext/>
        <w:rPr>
          <w:ins w:author="Brinkley, Frank" w:date="2021-03-10T11:14:00Z" w:id="44"/>
        </w:rPr>
        <w:pPrChange w:author="Brinkley, Frank" w:date="2021-03-10T11:14:00Z" w:id="45">
          <w:pPr/>
        </w:pPrChange>
      </w:pPr>
      <w:ins w:author="Brinkley, Frank" w:date="2021-03-10T11:13:00Z" w:id="46">
        <w:r>
          <w:rPr>
            <w:noProof/>
          </w:rPr>
          <w:drawing>
            <wp:inline distT="0" distB="0" distL="0" distR="0" wp14:anchorId="10804541" wp14:editId="4BBCB0E6">
              <wp:extent cx="5943600" cy="14928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5943600" cy="1492885"/>
                      </a:xfrm>
                      <a:prstGeom prst="rect">
                        <a:avLst/>
                      </a:prstGeom>
                    </pic:spPr>
                  </pic:pic>
                </a:graphicData>
              </a:graphic>
            </wp:inline>
          </w:drawing>
        </w:r>
      </w:ins>
    </w:p>
    <w:p w:rsidRPr="00D22A26" w:rsidR="008A2065" w:rsidP="008A2065" w:rsidRDefault="00A96197" w14:paraId="1A678C90" w14:textId="16C40AF4">
      <w:pPr>
        <w:pStyle w:val="Caption"/>
        <w:jc w:val="center"/>
        <w:rPr>
          <w:ins w:author="Register, Matthew" w:date="2021-03-10T12:11:00Z" w:id="47"/>
          <w:i w:val="0"/>
        </w:rPr>
      </w:pPr>
      <w:ins w:author="Brinkley, Frank" w:date="2021-03-10T11:14:00Z" w:id="48">
        <w:r w:rsidRPr="00D22A26">
          <w:rPr>
            <w:i w:val="0"/>
          </w:rPr>
          <w:t xml:space="preserve">Figure </w:t>
        </w:r>
        <w:r w:rsidRPr="00D22A26">
          <w:rPr>
            <w:i w:val="0"/>
          </w:rPr>
          <w:fldChar w:fldCharType="begin"/>
        </w:r>
        <w:r w:rsidRPr="00D22A26">
          <w:rPr>
            <w:i w:val="0"/>
          </w:rPr>
          <w:instrText xml:space="preserve"> SEQ Figure \* ARABIC </w:instrText>
        </w:r>
      </w:ins>
      <w:r w:rsidRPr="00D22A26">
        <w:rPr>
          <w:i w:val="0"/>
        </w:rPr>
        <w:fldChar w:fldCharType="separate"/>
      </w:r>
      <w:r w:rsidR="00396D48">
        <w:rPr>
          <w:i w:val="0"/>
          <w:noProof/>
        </w:rPr>
        <w:t>5</w:t>
      </w:r>
      <w:ins w:author="Brinkley, Frank" w:date="2021-03-10T11:14:00Z" w:id="49">
        <w:r w:rsidRPr="00D22A26">
          <w:rPr>
            <w:i w:val="0"/>
          </w:rPr>
          <w:fldChar w:fldCharType="end"/>
        </w:r>
        <w:r w:rsidRPr="00D22A26">
          <w:rPr>
            <w:i w:val="0"/>
          </w:rPr>
          <w:t xml:space="preserve">: Measuring melt pool dimensions using high speed camera </w:t>
        </w:r>
        <w:r w:rsidRPr="00D22A26">
          <w:rPr>
            <w:i w:val="0"/>
          </w:rPr>
          <w:fldChar w:fldCharType="begin" w:fldLock="1"/>
        </w:r>
      </w:ins>
      <w:r w:rsidRPr="00D22A26" w:rsidR="009E2F20">
        <w:rPr>
          <w:i w:val="0"/>
        </w:rPr>
        <w:instrText>ADDIN CSL_CITATION {"citationItems":[{"id":"ITEM-1","itemData":{"DOI":"10.1007/s40194-020-00892-5","ISBN":"4019402000","ISSN":"18786669","abstract":"Control of the melt pool size is necessary to achieve more homogenous material properties in wire arc additive manufacturing (WAAM). The melt pool size can be measured by camera imaging or temperature field measurement. The paper aims to investigate the feasibility of using a high dynamic range two-colored pyrometric camera (Pyrocam) for melt pool size measurement in a gas metal arc welding–based WAAM process. A set of band-pass filters is identified using spectroscopy analysis to reduce the optical arc emission while the melt pool remains visible. The fusion line is identified in temperature field images, the melt pool size is measured by an automated algorithm, and the results are compared with high-speed camera images. A possible correlation between melt pool size and the grain size is examined.","author":[{"dropping-particle":"","family":"Halisch","given":"C.","non-dropping-particle":"","parse-names":false,"suffix":""},{"dropping-particle":"","family":"Radel","given":"T.","non-dropping-particle":"","parse-names":false,"suffix":""},{"dropping-particle":"","family":"Tyralla","given":"D.","non-dropping-particle":"","parse-names":false,"suffix":""},{"dropping-particle":"","family":"Seefeld","given":"T.","non-dropping-particle":"","parse-names":false,"suffix":""}],"container-title":"Welding in the World","id":"ITEM-1","issue":"8","issued":{"date-parts":[["2020"]]},"page":"1349-1356","publisher":"Welding in the World","title":"Measuring the melt pool size in a wire arc additive manufacturing process using a high dynamic range two-colored pyrometric camera","type":"article-journal","volume":"64"},"uris":["http://www.mendeley.com/documents/?uuid=431d2c2a-3651-467b-af67-82ead749bcaa"]}],"mendeley":{"formattedCitation":"[1]","plainTextFormattedCitation":"[1]","previouslyFormattedCitation":"[1]"},"properties":{"noteIndex":0},"schema":"https://github.com/citation-style-language/schema/raw/master/csl-citation.json"}</w:instrText>
      </w:r>
      <w:r w:rsidRPr="00D22A26">
        <w:rPr>
          <w:i w:val="0"/>
        </w:rPr>
        <w:fldChar w:fldCharType="separate"/>
      </w:r>
      <w:r w:rsidRPr="00A96197">
        <w:rPr>
          <w:i w:val="0"/>
          <w:noProof/>
        </w:rPr>
        <w:t>[1]</w:t>
      </w:r>
      <w:ins w:author="Brinkley, Frank" w:date="2021-03-10T11:14:00Z" w:id="50">
        <w:r w:rsidRPr="00D22A26">
          <w:rPr>
            <w:i w:val="0"/>
          </w:rPr>
          <w:fldChar w:fldCharType="end"/>
        </w:r>
      </w:ins>
    </w:p>
    <w:p w:rsidRPr="00EB73DA" w:rsidR="00EB73DA" w:rsidP="00EB73DA" w:rsidRDefault="63996D94" w14:paraId="6B61E79C" w14:textId="294C4D78">
      <w:pPr>
        <w:rPr>
          <w:ins w:author="Register, Matthew" w:date="2021-03-10T12:13:00Z" w:id="51"/>
        </w:rPr>
      </w:pPr>
      <w:ins w:author="Register, Matthew" w:date="2021-03-10T12:11:00Z" w:id="52">
        <w:r>
          <w:rPr>
            <w:noProof/>
          </w:rPr>
          <w:drawing>
            <wp:inline distT="0" distB="0" distL="0" distR="0" wp14:anchorId="62039694" wp14:editId="4C06BAFB">
              <wp:extent cx="2647950" cy="23633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2647950" cy="2363352"/>
                      </a:xfrm>
                      <a:prstGeom prst="rect">
                        <a:avLst/>
                      </a:prstGeom>
                    </pic:spPr>
                  </pic:pic>
                </a:graphicData>
              </a:graphic>
            </wp:inline>
          </w:drawing>
        </w:r>
      </w:ins>
      <w:ins w:author="Register, Matthew" w:date="2021-03-10T12:21:00Z" w:id="53">
        <w:r w:rsidR="769319E8">
          <w:t xml:space="preserve"> </w:t>
        </w:r>
      </w:ins>
      <w:ins w:author="Register, Matthew" w:date="2021-03-10T12:11:00Z" w:id="54">
        <w:r w:rsidR="23C9D44E">
          <w:rPr>
            <w:noProof/>
          </w:rPr>
          <w:drawing>
            <wp:inline distT="0" distB="0" distL="0" distR="0" wp14:anchorId="30415AF6" wp14:editId="57D5F298">
              <wp:extent cx="3255818" cy="17907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2">
                        <a:extLst>
                          <a:ext uri="{28A0092B-C50C-407E-A947-70E740481C1C}">
                            <a14:useLocalDpi xmlns:a14="http://schemas.microsoft.com/office/drawing/2010/main" val="0"/>
                          </a:ext>
                        </a:extLst>
                      </a:blip>
                      <a:srcRect l="19552" t="47998" r="19550" b="5343"/>
                      <a:stretch>
                        <a:fillRect/>
                      </a:stretch>
                    </pic:blipFill>
                    <pic:spPr>
                      <a:xfrm>
                        <a:off x="0" y="0"/>
                        <a:ext cx="3255818" cy="1790700"/>
                      </a:xfrm>
                      <a:prstGeom prst="rect">
                        <a:avLst/>
                      </a:prstGeom>
                    </pic:spPr>
                  </pic:pic>
                </a:graphicData>
              </a:graphic>
            </wp:inline>
          </w:drawing>
        </w:r>
      </w:ins>
    </w:p>
    <w:p w:rsidRPr="00D22A26" w:rsidR="001910A5" w:rsidP="001460D4" w:rsidRDefault="001910A5" w14:paraId="3DDFDF47" w14:textId="207CD128">
      <w:pPr>
        <w:pStyle w:val="Caption"/>
      </w:pPr>
      <w:r w:rsidRPr="00D22A26">
        <w:rPr>
          <w:i w:val="0"/>
        </w:rPr>
        <w:t xml:space="preserve">Figure </w:t>
      </w:r>
      <w:r w:rsidRPr="00D22A26">
        <w:rPr>
          <w:i w:val="0"/>
        </w:rPr>
        <w:fldChar w:fldCharType="begin"/>
      </w:r>
      <w:r w:rsidRPr="00D22A26">
        <w:rPr>
          <w:i w:val="0"/>
        </w:rPr>
        <w:instrText xml:space="preserve"> SEQ Figure \* ARABIC </w:instrText>
      </w:r>
      <w:r w:rsidRPr="00D22A26">
        <w:rPr>
          <w:i w:val="0"/>
        </w:rPr>
        <w:fldChar w:fldCharType="separate"/>
      </w:r>
      <w:r w:rsidR="00396D48">
        <w:rPr>
          <w:i w:val="0"/>
          <w:noProof/>
        </w:rPr>
        <w:t>6</w:t>
      </w:r>
      <w:r w:rsidRPr="00D22A26">
        <w:rPr>
          <w:i w:val="0"/>
        </w:rPr>
        <w:fldChar w:fldCharType="end"/>
      </w:r>
      <w:r w:rsidRPr="00D22A26">
        <w:rPr>
          <w:i w:val="0"/>
        </w:rPr>
        <w:t xml:space="preserve">: Melt pool images taken using the XIRIS welding camera </w:t>
      </w:r>
      <w:r w:rsidRPr="001460D4" w:rsidR="00716F80">
        <w:rPr>
          <w:i w:val="0"/>
        </w:rPr>
        <w:t>[2</w:t>
      </w:r>
      <w:r w:rsidRPr="001460D4" w:rsidR="00887539">
        <w:rPr>
          <w:i w:val="0"/>
        </w:rPr>
        <w:t>]</w:t>
      </w:r>
      <w:r w:rsidRPr="00D22A26">
        <w:rPr>
          <w:i w:val="0"/>
        </w:rPr>
        <w:t xml:space="preserve"> (left) and </w:t>
      </w:r>
      <w:r w:rsidRPr="00D22A26" w:rsidR="00DF7064">
        <w:rPr>
          <w:i w:val="0"/>
        </w:rPr>
        <w:t>unnamed welding camera (right)</w:t>
      </w:r>
      <w:r w:rsidRPr="00D22A26" w:rsidR="00887539">
        <w:rPr>
          <w:i w:val="0"/>
        </w:rPr>
        <w:t xml:space="preserve"> </w:t>
      </w:r>
      <w:r w:rsidRPr="001460D4" w:rsidR="00927F87">
        <w:rPr>
          <w:i w:val="0"/>
        </w:rPr>
        <w:t>[3</w:t>
      </w:r>
      <w:r w:rsidRPr="001460D4" w:rsidR="004D6886">
        <w:rPr>
          <w:i w:val="0"/>
        </w:rPr>
        <w:t>]</w:t>
      </w:r>
    </w:p>
    <w:p w:rsidRPr="00CE439F" w:rsidR="00CE439F" w:rsidP="00114EDD" w:rsidRDefault="00CE439F" w14:paraId="6FFB58FE" w14:textId="7ECE0E92">
      <w:pPr>
        <w:pStyle w:val="Heading1"/>
        <w:pPrChange w:author="Brinkley, Frank" w:date="2021-03-10T11:50:00Z" w:id="55">
          <w:pPr>
            <w:pStyle w:val="Heading2"/>
          </w:pPr>
        </w:pPrChange>
      </w:pPr>
      <w:r w:rsidRPr="00114EDD">
        <w:t>Questions</w:t>
      </w:r>
      <w:r w:rsidRPr="00CE439F">
        <w:t>:</w:t>
      </w:r>
    </w:p>
    <w:p w:rsidRPr="00876D8A" w:rsidR="0074466B" w:rsidP="00043A15" w:rsidRDefault="0074466B" w14:paraId="310F051A" w14:textId="571D03EF">
      <w:pPr>
        <w:pStyle w:val="ListParagraph"/>
        <w:numPr>
          <w:ilvl w:val="0"/>
          <w:numId w:val="2"/>
        </w:numPr>
        <w:pPrChange w:author="Brinkley, Frank" w:date="2021-03-10T11:45:00Z" w:id="56">
          <w:pPr/>
        </w:pPrChange>
      </w:pPr>
      <w:del w:author="Brinkley, Frank" w:date="2021-03-10T11:45:00Z" w:id="57">
        <w:r w:rsidRPr="00876D8A" w:rsidDel="00043A15">
          <w:delText xml:space="preserve">- </w:delText>
        </w:r>
      </w:del>
      <w:r w:rsidRPr="00876D8A" w:rsidR="00D41238">
        <w:t xml:space="preserve">what is the data output </w:t>
      </w:r>
      <w:r w:rsidRPr="00876D8A" w:rsidR="000170D6">
        <w:t xml:space="preserve">for the pyrometers? Will we be able to use </w:t>
      </w:r>
      <w:r w:rsidRPr="00876D8A" w:rsidR="000344F0">
        <w:t xml:space="preserve">pyrometers for closed loop control with our </w:t>
      </w:r>
      <w:r w:rsidRPr="00876D8A" w:rsidR="00975AA2">
        <w:t>setup?</w:t>
      </w:r>
    </w:p>
    <w:p w:rsidR="00681E82" w:rsidP="00043A15" w:rsidRDefault="00681E82" w14:paraId="6F025E2E" w14:textId="1EC1ECF9">
      <w:pPr>
        <w:pStyle w:val="ListParagraph"/>
        <w:numPr>
          <w:ilvl w:val="0"/>
          <w:numId w:val="2"/>
        </w:numPr>
        <w:rPr>
          <w:ins w:author="Brinkley, Frank" w:date="2021-03-10T11:45:00Z" w:id="58"/>
        </w:rPr>
      </w:pPr>
      <w:del w:author="Brinkley, Frank" w:date="2021-03-10T11:45:00Z" w:id="59">
        <w:r w:rsidRPr="00876D8A" w:rsidDel="00043A15">
          <w:delText>-</w:delText>
        </w:r>
      </w:del>
      <w:r w:rsidRPr="00876D8A">
        <w:t>Field of view</w:t>
      </w:r>
      <w:r w:rsidRPr="00876D8A" w:rsidR="0095645B">
        <w:t xml:space="preserve">: we are unsure as to the options available for the FOV. </w:t>
      </w:r>
      <w:r w:rsidRPr="00876D8A" w:rsidR="005909D4">
        <w:t xml:space="preserve">As a rule of thumb, </w:t>
      </w:r>
      <w:r w:rsidRPr="00876D8A" w:rsidR="00833CA7">
        <w:t xml:space="preserve">the </w:t>
      </w:r>
      <w:r w:rsidRPr="00876D8A" w:rsidR="00C107F8">
        <w:t>FOV will most likely need to</w:t>
      </w:r>
      <w:r w:rsidRPr="00876D8A" w:rsidR="00936793">
        <w:t xml:space="preserve"> capture the entire width of the layer with </w:t>
      </w:r>
      <w:r w:rsidRPr="00876D8A" w:rsidR="004370EE">
        <w:t xml:space="preserve">some slight </w:t>
      </w:r>
      <w:r w:rsidRPr="00876D8A" w:rsidR="00936793">
        <w:t xml:space="preserve">excess on either </w:t>
      </w:r>
      <w:r w:rsidRPr="00876D8A" w:rsidR="004370EE">
        <w:t>side.</w:t>
      </w:r>
      <w:r w:rsidRPr="00876D8A" w:rsidR="00C107F8">
        <w:t xml:space="preserve"> </w:t>
      </w:r>
      <w:r w:rsidRPr="00876D8A" w:rsidR="009963A1">
        <w:t xml:space="preserve"> </w:t>
      </w:r>
    </w:p>
    <w:p w:rsidR="00C82E83" w:rsidP="00043A15" w:rsidRDefault="00C82E83" w14:paraId="33A9F6F4" w14:textId="08700008">
      <w:pPr>
        <w:pStyle w:val="ListParagraph"/>
        <w:numPr>
          <w:ilvl w:val="0"/>
          <w:numId w:val="2"/>
        </w:numPr>
        <w:rPr>
          <w:ins w:author="Brinkley, Frank" w:date="2021-03-10T11:46:00Z" w:id="60"/>
        </w:rPr>
      </w:pPr>
      <w:ins w:author="Brinkley, Frank" w:date="2021-03-10T11:45:00Z" w:id="61">
        <w:r>
          <w:t>Shielding gas impacts on pyrome</w:t>
        </w:r>
      </w:ins>
      <w:ins w:author="Brinkley, Frank" w:date="2021-03-10T11:46:00Z" w:id="62">
        <w:r>
          <w:t>ter data</w:t>
        </w:r>
      </w:ins>
    </w:p>
    <w:p w:rsidR="00C82E83" w:rsidP="00C82E83" w:rsidRDefault="00444983" w14:paraId="3FA4B6F5" w14:textId="41B616A2">
      <w:pPr>
        <w:pStyle w:val="ListParagraph"/>
        <w:numPr>
          <w:ilvl w:val="1"/>
          <w:numId w:val="2"/>
        </w:numPr>
        <w:rPr>
          <w:ins w:author="Brinkley, Frank" w:date="2021-03-10T11:46:00Z" w:id="63"/>
        </w:rPr>
      </w:pPr>
      <w:ins w:author="Brinkley, Frank" w:date="2021-03-10T11:46:00Z" w:id="64">
        <w:r>
          <w:t>Calibration requirements</w:t>
        </w:r>
      </w:ins>
    </w:p>
    <w:p w:rsidR="00444983" w:rsidP="00C82E83" w:rsidRDefault="007F6294" w14:paraId="18F451EF" w14:textId="4DA6BF2B">
      <w:pPr>
        <w:pStyle w:val="ListParagraph"/>
        <w:numPr>
          <w:ilvl w:val="1"/>
          <w:numId w:val="2"/>
        </w:numPr>
        <w:rPr>
          <w:ins w:author="Brinkley, Frank" w:date="2021-03-10T11:47:00Z" w:id="65"/>
        </w:rPr>
      </w:pPr>
      <w:ins w:author="Brinkley, Frank" w:date="2021-03-10T11:46:00Z" w:id="66">
        <w:r>
          <w:t>Compatible shielding gas combinations</w:t>
        </w:r>
      </w:ins>
    </w:p>
    <w:p w:rsidRPr="00876D8A" w:rsidR="0065542C" w:rsidP="0065542C" w:rsidRDefault="0065542C" w14:paraId="61F3C4AC" w14:textId="6425D18B">
      <w:pPr>
        <w:pStyle w:val="ListParagraph"/>
        <w:numPr>
          <w:ilvl w:val="1"/>
          <w:numId w:val="2"/>
        </w:numPr>
        <w:rPr>
          <w:ins w:author="Brinkley, Frank" w:date="2021-03-10T11:47:00Z" w:id="67"/>
        </w:rPr>
        <w:pPrChange w:author="Brinkley, Frank" w:date="2021-03-10T11:47:00Z" w:id="68">
          <w:pPr>
            <w:pStyle w:val="ListParagraph"/>
            <w:numPr>
              <w:numId w:val="2"/>
            </w:numPr>
            <w:ind w:hanging="360"/>
          </w:pPr>
        </w:pPrChange>
      </w:pPr>
      <w:ins w:author="Brinkley, Frank" w:date="2021-03-10T11:47:00Z" w:id="69">
        <w:r w:rsidRPr="00876D8A">
          <w:t>Is there an effect on pyrometer data based on open atmosphere/localized shielding gas conditions</w:t>
        </w:r>
        <w:r w:rsidR="00EB5058">
          <w:t xml:space="preserve"> vs. global </w:t>
        </w:r>
        <w:r w:rsidR="007D140C">
          <w:t>shielding?</w:t>
        </w:r>
      </w:ins>
    </w:p>
    <w:p w:rsidR="00681E82" w:rsidP="00043A15" w:rsidRDefault="00043A15" w14:paraId="23BB953D" w14:textId="2E8C64A6">
      <w:pPr>
        <w:pStyle w:val="ListParagraph"/>
        <w:numPr>
          <w:ilvl w:val="0"/>
          <w:numId w:val="1"/>
        </w:numPr>
        <w:rPr>
          <w:ins w:author="Brinkley, Frank" w:date="2021-03-10T11:44:00Z" w:id="70"/>
        </w:rPr>
        <w:pPrChange w:author="Brinkley, Frank" w:date="2021-03-10T11:45:00Z" w:id="71">
          <w:pPr/>
        </w:pPrChange>
      </w:pPr>
      <w:ins w:author="Brinkley, Frank" w:date="2021-03-10T11:43:00Z" w:id="72">
        <w:r>
          <w:t>how does the end effector</w:t>
        </w:r>
      </w:ins>
      <w:ins w:author="Brinkley, Frank" w:date="2021-03-10T11:44:00Z" w:id="73">
        <w:r>
          <w:t xml:space="preserve">’s camera compare to something like this welding camera </w:t>
        </w:r>
        <w:r>
          <w:fldChar w:fldCharType="begin"/>
        </w:r>
        <w:r>
          <w:instrText xml:space="preserve"> HYPERLINK "https://www.xiris.com/xiris-xvc-1000e/" </w:instrText>
        </w:r>
        <w:r>
          <w:fldChar w:fldCharType="separate"/>
        </w:r>
        <w:r w:rsidRPr="00043A15">
          <w:rPr>
            <w:rStyle w:val="Hyperlink"/>
          </w:rPr>
          <w:t>https://www.xiris.com/xiris-xvc-1000e/</w:t>
        </w:r>
        <w:r>
          <w:fldChar w:fldCharType="end"/>
        </w:r>
      </w:ins>
    </w:p>
    <w:p w:rsidRPr="00681E82" w:rsidR="00043A15" w:rsidP="00043A15" w:rsidRDefault="00043A15" w14:paraId="4ED63950" w14:textId="374B7E3C">
      <w:pPr>
        <w:pStyle w:val="ListParagraph"/>
        <w:numPr>
          <w:ilvl w:val="0"/>
          <w:numId w:val="1"/>
        </w:numPr>
        <w:rPr>
          <w:ins w:author="Brinkley, Frank" w:date="2021-03-10T11:45:00Z" w:id="74"/>
        </w:rPr>
        <w:pPrChange w:author="Brinkley, Frank" w:date="2021-03-10T11:45:00Z" w:id="75">
          <w:pPr/>
        </w:pPrChange>
      </w:pPr>
      <w:ins w:author="Brinkley, Frank" w:date="2021-03-10T11:45:00Z" w:id="76">
        <w:r w:rsidRPr="00876D8A">
          <w:t>Will the pyrometer</w:t>
        </w:r>
      </w:ins>
      <w:r w:rsidR="00722B4C">
        <w:t>s</w:t>
      </w:r>
      <w:ins w:author="Brinkley, Frank" w:date="2021-03-10T11:45:00Z" w:id="77">
        <w:r w:rsidRPr="00876D8A">
          <w:t xml:space="preserve"> be trailing the melt pool regardless of print strategy or will the </w:t>
        </w:r>
      </w:ins>
      <w:r w:rsidR="00542D88">
        <w:t xml:space="preserve">welding head </w:t>
      </w:r>
      <w:r w:rsidR="00C50915">
        <w:t xml:space="preserve">be able to move in a way where the pyrometers are no longer following the </w:t>
      </w:r>
      <w:r w:rsidR="00897ED8">
        <w:t>head?</w:t>
      </w:r>
    </w:p>
    <w:p w:rsidR="00341F8E" w:rsidRDefault="00341F8E" w14:paraId="24FB670A" w14:textId="77777777">
      <w:pPr>
        <w:jc w:val="left"/>
        <w:rPr>
          <w:rFonts w:asciiTheme="majorHAnsi" w:hAnsiTheme="majorHAnsi" w:eastAsiaTheme="majorEastAsia" w:cstheme="majorBidi"/>
          <w:color w:val="2F5496" w:themeColor="accent1" w:themeShade="BF"/>
          <w:sz w:val="32"/>
          <w:szCs w:val="32"/>
        </w:rPr>
      </w:pPr>
      <w:r>
        <w:br w:type="page"/>
      </w:r>
    </w:p>
    <w:p w:rsidR="00EB73DA" w:rsidP="00EB73DA" w:rsidRDefault="00EB73DA" w14:paraId="5659AFBB" w14:textId="31F1D169">
      <w:pPr>
        <w:pStyle w:val="Heading1"/>
        <w:rPr>
          <w:ins w:author="Brinkley, Frank" w:date="2021-03-10T12:13:00Z" w:id="78"/>
        </w:rPr>
        <w:pPrChange w:author="Brinkley, Frank" w:date="2021-03-10T12:13:00Z" w:id="79">
          <w:pPr/>
        </w:pPrChange>
      </w:pPr>
      <w:ins w:author="Brinkley, Frank" w:date="2021-03-10T12:13:00Z" w:id="80">
        <w:r>
          <w:t>References</w:t>
        </w:r>
      </w:ins>
    </w:p>
    <w:p w:rsidR="009E2F20" w:rsidP="00681E82" w:rsidRDefault="009E2F20" w14:paraId="626B5CE3" w14:textId="77777777">
      <w:pPr>
        <w:rPr>
          <w:ins w:author="Brinkley, Frank" w:date="2021-03-10T12:13:00Z" w:id="81"/>
        </w:rPr>
      </w:pPr>
    </w:p>
    <w:p w:rsidRPr="009E2F20" w:rsidR="009E2F20" w:rsidP="009E2F20" w:rsidRDefault="009E2F20" w14:paraId="448EBB8C" w14:textId="468C5847">
      <w:pPr>
        <w:widowControl w:val="0"/>
        <w:autoSpaceDE w:val="0"/>
        <w:autoSpaceDN w:val="0"/>
        <w:adjustRightInd w:val="0"/>
        <w:ind w:left="640" w:hanging="640"/>
        <w:rPr>
          <w:noProof/>
        </w:rPr>
      </w:pPr>
      <w:ins w:author="Brinkley, Frank" w:date="2021-03-10T12:13:00Z" w:id="82">
        <w:r>
          <w:fldChar w:fldCharType="begin" w:fldLock="1"/>
        </w:r>
        <w:r>
          <w:instrText xml:space="preserve">ADDIN Mendeley Bibliography CSL_BIBLIOGRAPHY </w:instrText>
        </w:r>
      </w:ins>
      <w:r>
        <w:fldChar w:fldCharType="separate"/>
      </w:r>
      <w:r w:rsidRPr="009E2F20">
        <w:rPr>
          <w:rFonts w:cs="Times New Roman"/>
          <w:noProof/>
        </w:rPr>
        <w:t>[1]</w:t>
      </w:r>
      <w:r w:rsidRPr="009E2F20">
        <w:rPr>
          <w:rFonts w:cs="Times New Roman"/>
          <w:noProof/>
        </w:rPr>
        <w:tab/>
      </w:r>
      <w:r w:rsidRPr="009E2F20">
        <w:rPr>
          <w:rFonts w:cs="Times New Roman"/>
          <w:noProof/>
        </w:rPr>
        <w:t xml:space="preserve">C. Halisch, T. Radel, D. Tyralla, and T. Seefeld, “Measuring the melt pool size in a wire arc additive manufacturing process using a high dynamic range two-colored pyrometric camera,” </w:t>
      </w:r>
      <w:r w:rsidRPr="009E2F20">
        <w:rPr>
          <w:rFonts w:cs="Times New Roman"/>
          <w:i/>
          <w:iCs/>
          <w:noProof/>
        </w:rPr>
        <w:t>Weld. World</w:t>
      </w:r>
      <w:r w:rsidRPr="009E2F20">
        <w:rPr>
          <w:rFonts w:cs="Times New Roman"/>
          <w:noProof/>
        </w:rPr>
        <w:t>, vol. 64, no. 8, pp. 1349–1356, 2020, doi: 10.1007/s40194-020-00892-5.</w:t>
      </w:r>
    </w:p>
    <w:p w:rsidR="001910A5" w:rsidP="001910A5" w:rsidRDefault="009E2F20" w14:paraId="0036ACFE" w14:textId="73B70E8D">
      <w:pPr>
        <w:rPr>
          <w:ins w:author="Register, Matthew" w:date="2021-03-10T12:19:00Z" w:id="83"/>
          <w:rFonts w:cs="Arial"/>
          <w:shd w:val="clear" w:color="auto" w:fill="FFFFFF"/>
        </w:rPr>
      </w:pPr>
      <w:ins w:author="Brinkley, Frank" w:date="2021-03-10T12:13:00Z" w:id="84">
        <w:r>
          <w:fldChar w:fldCharType="end"/>
        </w:r>
      </w:ins>
      <w:ins w:author="Register, Matthew" w:date="2021-03-10T12:18:00Z" w:id="85">
        <w:r w:rsidRPr="00304B1A" w:rsidR="00DE1AD8">
          <w:t>[2]</w:t>
        </w:r>
      </w:ins>
      <w:ins w:author="Register, Matthew" w:date="2021-03-10T12:19:00Z" w:id="86">
        <w:r w:rsidRPr="00304B1A" w:rsidR="00304B1A">
          <w:rPr>
            <w:rFonts w:cs="Arial"/>
            <w:sz w:val="20"/>
            <w:szCs w:val="20"/>
            <w:shd w:val="clear" w:color="auto" w:fill="FFFFFF"/>
            <w:rPrChange w:author="Register, Matthew" w:date="2021-03-10T12:19:00Z" w:id="87">
              <w:rPr>
                <w:rFonts w:ascii="Arial" w:hAnsi="Arial" w:cs="Arial"/>
                <w:color w:val="222222"/>
                <w:sz w:val="20"/>
                <w:szCs w:val="20"/>
                <w:shd w:val="clear" w:color="auto" w:fill="FFFFFF"/>
              </w:rPr>
            </w:rPrChange>
          </w:rPr>
          <w:t xml:space="preserve"> </w:t>
        </w:r>
        <w:r w:rsidRPr="00304B1A" w:rsidR="00304B1A">
          <w:rPr>
            <w:rFonts w:cs="Arial"/>
            <w:sz w:val="20"/>
            <w:szCs w:val="20"/>
            <w:shd w:val="clear" w:color="auto" w:fill="FFFFFF"/>
            <w:rPrChange w:author="Register, Matthew" w:date="2021-03-10T12:19:00Z" w:id="88">
              <w:rPr>
                <w:rFonts w:ascii="Arial" w:hAnsi="Arial" w:cs="Arial"/>
                <w:color w:val="222222"/>
                <w:sz w:val="20"/>
                <w:szCs w:val="20"/>
                <w:shd w:val="clear" w:color="auto" w:fill="FFFFFF"/>
              </w:rPr>
            </w:rPrChange>
          </w:rPr>
          <w:tab/>
        </w:r>
        <w:r w:rsidRPr="00304B1A" w:rsidR="00304B1A">
          <w:rPr>
            <w:rFonts w:cs="Arial"/>
            <w:shd w:val="clear" w:color="auto" w:fill="FFFFFF"/>
            <w:rPrChange w:author="Register, Matthew" w:date="2021-03-10T12:19:00Z" w:id="89">
              <w:rPr>
                <w:rFonts w:ascii="Arial" w:hAnsi="Arial" w:cs="Arial"/>
                <w:color w:val="222222"/>
                <w:sz w:val="20"/>
                <w:szCs w:val="20"/>
                <w:shd w:val="clear" w:color="auto" w:fill="FFFFFF"/>
              </w:rPr>
            </w:rPrChange>
          </w:rPr>
          <w:t xml:space="preserve">Xia, C., Pan, Z., Polden, J., Li, H., Xu, Y., Chen, S., &amp; Zhang, Y. (2020). A review on wire arc </w:t>
        </w:r>
        <w:r w:rsidRPr="00304B1A" w:rsidR="00304B1A">
          <w:rPr>
            <w:rFonts w:cs="Arial"/>
            <w:shd w:val="clear" w:color="auto" w:fill="FFFFFF"/>
            <w:rPrChange w:author="Register, Matthew" w:date="2021-03-10T12:19:00Z" w:id="90">
              <w:rPr>
                <w:rFonts w:ascii="Arial" w:hAnsi="Arial" w:cs="Arial"/>
                <w:color w:val="222222"/>
                <w:sz w:val="20"/>
                <w:szCs w:val="20"/>
                <w:shd w:val="clear" w:color="auto" w:fill="FFFFFF"/>
              </w:rPr>
            </w:rPrChange>
          </w:rPr>
          <w:tab/>
        </w:r>
        <w:r w:rsidRPr="00304B1A" w:rsidR="00304B1A">
          <w:rPr>
            <w:rFonts w:cs="Arial"/>
            <w:shd w:val="clear" w:color="auto" w:fill="FFFFFF"/>
            <w:rPrChange w:author="Register, Matthew" w:date="2021-03-10T12:19:00Z" w:id="90">
              <w:rPr>
                <w:rFonts w:ascii="Arial" w:hAnsi="Arial" w:cs="Arial"/>
                <w:color w:val="222222"/>
                <w:sz w:val="20"/>
                <w:szCs w:val="20"/>
                <w:shd w:val="clear" w:color="auto" w:fill="FFFFFF"/>
              </w:rPr>
            </w:rPrChange>
          </w:rPr>
          <w:t>additive manufacturing: Monitoring, control and a framework of automated system. </w:t>
        </w:r>
        <w:r w:rsidRPr="00304B1A" w:rsidR="00304B1A">
          <w:rPr>
            <w:rFonts w:cs="Arial"/>
            <w:i/>
            <w:iCs/>
            <w:shd w:val="clear" w:color="auto" w:fill="FFFFFF"/>
            <w:rPrChange w:author="Register, Matthew" w:date="2021-03-10T12:19:00Z" w:id="91">
              <w:rPr>
                <w:rFonts w:ascii="Arial" w:hAnsi="Arial" w:cs="Arial"/>
                <w:i/>
                <w:iCs/>
                <w:color w:val="222222"/>
                <w:sz w:val="20"/>
                <w:szCs w:val="20"/>
                <w:shd w:val="clear" w:color="auto" w:fill="FFFFFF"/>
              </w:rPr>
            </w:rPrChange>
          </w:rPr>
          <w:t xml:space="preserve">Journal of </w:t>
        </w:r>
        <w:r w:rsidRPr="00304B1A" w:rsidR="00304B1A">
          <w:rPr>
            <w:rFonts w:cs="Arial"/>
            <w:i/>
            <w:iCs/>
            <w:shd w:val="clear" w:color="auto" w:fill="FFFFFF"/>
            <w:rPrChange w:author="Register, Matthew" w:date="2021-03-10T12:19:00Z" w:id="92">
              <w:rPr>
                <w:rFonts w:ascii="Arial" w:hAnsi="Arial" w:cs="Arial"/>
                <w:i/>
                <w:iCs/>
                <w:color w:val="222222"/>
                <w:sz w:val="20"/>
                <w:szCs w:val="20"/>
                <w:shd w:val="clear" w:color="auto" w:fill="FFFFFF"/>
              </w:rPr>
            </w:rPrChange>
          </w:rPr>
          <w:tab/>
        </w:r>
        <w:r w:rsidRPr="00304B1A" w:rsidR="00304B1A">
          <w:rPr>
            <w:rFonts w:cs="Arial"/>
            <w:i/>
            <w:iCs/>
            <w:shd w:val="clear" w:color="auto" w:fill="FFFFFF"/>
            <w:rPrChange w:author="Register, Matthew" w:date="2021-03-10T12:19:00Z" w:id="92">
              <w:rPr>
                <w:rFonts w:ascii="Arial" w:hAnsi="Arial" w:cs="Arial"/>
                <w:i/>
                <w:iCs/>
                <w:color w:val="222222"/>
                <w:sz w:val="20"/>
                <w:szCs w:val="20"/>
                <w:shd w:val="clear" w:color="auto" w:fill="FFFFFF"/>
              </w:rPr>
            </w:rPrChange>
          </w:rPr>
          <w:t>Manufacturing Systems</w:t>
        </w:r>
        <w:r w:rsidRPr="00304B1A" w:rsidR="00304B1A">
          <w:rPr>
            <w:rFonts w:cs="Arial"/>
            <w:shd w:val="clear" w:color="auto" w:fill="FFFFFF"/>
            <w:rPrChange w:author="Register, Matthew" w:date="2021-03-10T12:19:00Z" w:id="93">
              <w:rPr>
                <w:rFonts w:ascii="Arial" w:hAnsi="Arial" w:cs="Arial"/>
                <w:color w:val="222222"/>
                <w:sz w:val="20"/>
                <w:szCs w:val="20"/>
                <w:shd w:val="clear" w:color="auto" w:fill="FFFFFF"/>
              </w:rPr>
            </w:rPrChange>
          </w:rPr>
          <w:t>, </w:t>
        </w:r>
        <w:r w:rsidRPr="00304B1A" w:rsidR="00304B1A">
          <w:rPr>
            <w:rFonts w:cs="Arial"/>
            <w:i/>
            <w:iCs/>
            <w:shd w:val="clear" w:color="auto" w:fill="FFFFFF"/>
            <w:rPrChange w:author="Register, Matthew" w:date="2021-03-10T12:19:00Z" w:id="94">
              <w:rPr>
                <w:rFonts w:ascii="Arial" w:hAnsi="Arial" w:cs="Arial"/>
                <w:i/>
                <w:iCs/>
                <w:color w:val="222222"/>
                <w:sz w:val="20"/>
                <w:szCs w:val="20"/>
                <w:shd w:val="clear" w:color="auto" w:fill="FFFFFF"/>
              </w:rPr>
            </w:rPrChange>
          </w:rPr>
          <w:t>57</w:t>
        </w:r>
        <w:r w:rsidRPr="00304B1A" w:rsidR="00304B1A">
          <w:rPr>
            <w:rFonts w:cs="Arial"/>
            <w:shd w:val="clear" w:color="auto" w:fill="FFFFFF"/>
            <w:rPrChange w:author="Register, Matthew" w:date="2021-03-10T12:19:00Z" w:id="95">
              <w:rPr>
                <w:rFonts w:ascii="Arial" w:hAnsi="Arial" w:cs="Arial"/>
                <w:color w:val="222222"/>
                <w:sz w:val="20"/>
                <w:szCs w:val="20"/>
                <w:shd w:val="clear" w:color="auto" w:fill="FFFFFF"/>
              </w:rPr>
            </w:rPrChange>
          </w:rPr>
          <w:t>, 31-45.</w:t>
        </w:r>
      </w:ins>
    </w:p>
    <w:p w:rsidR="00304B1A" w:rsidP="001910A5" w:rsidRDefault="00304B1A" w14:paraId="445196FB" w14:textId="77777777">
      <w:pPr>
        <w:rPr>
          <w:ins w:author="Register, Matthew" w:date="2021-03-10T12:19:00Z" w:id="96"/>
          <w:rFonts w:cs="Arial"/>
          <w:shd w:val="clear" w:color="auto" w:fill="FFFFFF"/>
        </w:rPr>
      </w:pPr>
    </w:p>
    <w:p w:rsidRPr="00E7489F" w:rsidR="007039EF" w:rsidP="00E7489F" w:rsidRDefault="00304B1A" w14:paraId="0DBA6C5F" w14:textId="626AEC42">
      <w:pPr>
        <w:ind w:left="720" w:hanging="720"/>
        <w:rPr>
          <w:ins w:author="Unknown" w:id="97"/>
          <w:rFonts w:cs="Arial"/>
          <w:shd w:val="clear" w:color="auto" w:fill="FFFFFF"/>
        </w:rPr>
      </w:pPr>
      <w:ins w:author="Register, Matthew" w:date="2021-03-10T12:19:00Z" w:id="98">
        <w:r>
          <w:rPr>
            <w:rFonts w:cs="Arial"/>
            <w:shd w:val="clear" w:color="auto" w:fill="FFFFFF"/>
          </w:rPr>
          <w:t>[3]</w:t>
        </w:r>
        <w:r>
          <w:rPr>
            <w:rFonts w:cs="Arial"/>
            <w:shd w:val="clear" w:color="auto" w:fill="FFFFFF"/>
          </w:rPr>
          <w:tab/>
        </w:r>
      </w:ins>
      <w:ins w:author="Register, Matthew" w:date="2021-03-10T12:20:00Z" w:id="99">
        <w:r w:rsidRPr="00892F3D" w:rsidR="00892F3D">
          <w:rPr>
            <w:rFonts w:cs="Arial"/>
            <w:shd w:val="clear" w:color="auto" w:fill="FFFFFF"/>
          </w:rPr>
          <w:t>Jimenez, X., Dong, W., Paul, S., Klecka, M. A., &amp; To, A. C. (2020). Residual Stress Modeling with Phase Transformation for Wire Arc Additive Manufacturing of B91 Steel. </w:t>
        </w:r>
        <w:r w:rsidRPr="00892F3D" w:rsidR="00892F3D">
          <w:rPr>
            <w:rFonts w:cs="Arial"/>
            <w:i/>
            <w:iCs/>
            <w:shd w:val="clear" w:color="auto" w:fill="FFFFFF"/>
          </w:rPr>
          <w:t>JOM</w:t>
        </w:r>
        <w:r w:rsidRPr="00892F3D" w:rsidR="00892F3D">
          <w:rPr>
            <w:rFonts w:cs="Arial"/>
            <w:shd w:val="clear" w:color="auto" w:fill="FFFFFF"/>
          </w:rPr>
          <w:t>, </w:t>
        </w:r>
        <w:r w:rsidRPr="00892F3D" w:rsidR="00892F3D">
          <w:rPr>
            <w:rFonts w:cs="Arial"/>
            <w:i/>
            <w:iCs/>
            <w:shd w:val="clear" w:color="auto" w:fill="FFFFFF"/>
          </w:rPr>
          <w:t>72</w:t>
        </w:r>
        <w:r w:rsidRPr="00892F3D" w:rsidR="00892F3D">
          <w:rPr>
            <w:rFonts w:cs="Arial"/>
            <w:shd w:val="clear" w:color="auto" w:fill="FFFFFF"/>
          </w:rPr>
          <w:t>(12), 4178-4186.</w:t>
        </w:r>
      </w:ins>
    </w:p>
    <w:sectPr w:rsidRPr="00E7489F" w:rsidR="007039EF" w:rsidSect="00043019">
      <w:footerReference w:type="default" r:id="rId2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nitials="SR" w:author="Stokes, Ryan" w:date="2021-03-09T22:38:00Z" w:id="7">
    <w:p w:rsidR="4AEAE368" w:rsidRDefault="4AEAE368" w14:paraId="26C9BF41" w14:textId="4807E55A">
      <w:pPr>
        <w:pStyle w:val="CommentText"/>
      </w:pPr>
      <w:r>
        <w:t>I'm going to add more to this tomorrow afternoon. 1-2 more sentences about the experimental setup we intend to have.</w:t>
      </w:r>
      <w:r>
        <w:rPr>
          <w:rStyle w:val="CommentReference"/>
        </w:rPr>
        <w:annotationRef/>
      </w:r>
      <w:r>
        <w:rPr>
          <w:rStyle w:val="CommentReference"/>
        </w:rPr>
        <w:annotationRef/>
      </w:r>
    </w:p>
  </w:comment>
  <w:comment w:initials="RM" w:author="Register, Matthew" w:date="2021-03-08T16:37:00Z" w:id="28">
    <w:p w:rsidR="00E3408D" w:rsidRDefault="00E3408D" w14:paraId="39F4522B" w14:textId="7451D280">
      <w:pPr>
        <w:pStyle w:val="CommentText"/>
      </w:pPr>
      <w:r>
        <w:rPr>
          <w:rStyle w:val="CommentReference"/>
        </w:rPr>
        <w:annotationRef/>
      </w:r>
      <w:r w:rsidR="00FD5A6C">
        <w:t>I can import each graph separately if it would be cleaner/easier to read.</w:t>
      </w:r>
    </w:p>
  </w:comment>
  <w:comment w:initials="SR" w:author="Stokes, Ryan" w:date="2021-03-09T22:44:00Z" w:id="32">
    <w:p w:rsidR="005001DD" w:rsidP="005001DD" w:rsidRDefault="005001DD" w14:paraId="5AE42AA9" w14:textId="77777777">
      <w:pPr>
        <w:pStyle w:val="CommentText"/>
      </w:pPr>
      <w:r>
        <w:t>I think global IR will be useful. It could help us identify trends easier than say a thermocouple. Especially if IR can provide a wider FOV... It also seems like its best to plan for IR up front to aid in implementation where a thermocouple seems relatively easier.</w:t>
      </w:r>
      <w:r>
        <w:rPr>
          <w:rStyle w:val="CommentReference"/>
        </w:rPr>
        <w:annotationRef/>
      </w:r>
    </w:p>
    <w:p w:rsidR="005001DD" w:rsidP="005001DD" w:rsidRDefault="005001DD" w14:paraId="7E45791F" w14:textId="7777777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6C9BF41" w15:done="0"/>
  <w15:commentEx w15:paraId="39F4522B" w15:done="0"/>
  <w15:commentEx w15:paraId="7E457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4230E624" w16cex:dateUtc="2021-03-10T04:38:00Z"/>
  <w16cex:commentExtensible w16cex:durableId="23F0D13D" w16cex:dateUtc="2021-03-08T22:37:00Z"/>
  <w16cex:commentExtensible w16cex:durableId="23F33034" w16cex:dateUtc="2021-03-10T04: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6C9BF41" w16cid:durableId="4230E624"/>
  <w16cid:commentId w16cid:paraId="39F4522B" w16cid:durableId="23F0D13D"/>
  <w16cid:commentId w16cid:paraId="7E45791F" w16cid:durableId="23F3303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E6EE2" w:rsidP="008630B3" w:rsidRDefault="008E6EE2" w14:paraId="439625EC" w14:textId="77777777">
      <w:r>
        <w:separator/>
      </w:r>
    </w:p>
  </w:endnote>
  <w:endnote w:type="continuationSeparator" w:id="0">
    <w:p w:rsidR="008E6EE2" w:rsidP="008630B3" w:rsidRDefault="008E6EE2" w14:paraId="2A71F0A7" w14:textId="77777777">
      <w:r>
        <w:continuationSeparator/>
      </w:r>
    </w:p>
  </w:endnote>
  <w:endnote w:type="continuationNotice" w:id="1">
    <w:p w:rsidR="00646A2D" w:rsidRDefault="00646A2D" w14:paraId="15080819"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aramond">
    <w:altName w:val="Cambria"/>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01986" w:rsidP="00101986" w:rsidRDefault="00101986" w14:paraId="5C0B455F" w14:textId="77777777">
    <w:pPr>
      <w:pStyle w:val="Footer"/>
      <w:jc w:val="center"/>
    </w:pPr>
    <w:r>
      <w:t xml:space="preserve">Page </w:t>
    </w:r>
    <w:sdt>
      <w:sdtPr>
        <w:id w:val="-199587056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r>
          <w:rPr>
            <w:noProof/>
          </w:rPr>
          <w:t xml:space="preserve"> of </w:t>
        </w:r>
        <w:r>
          <w:rPr>
            <w:noProof/>
          </w:rPr>
          <w:fldChar w:fldCharType="begin"/>
        </w:r>
        <w:r>
          <w:rPr>
            <w:noProof/>
          </w:rPr>
          <w:instrText xml:space="preserve"> NUMPAGES   \* MERGEFORMAT </w:instrText>
        </w:r>
        <w:r>
          <w:rPr>
            <w:noProof/>
          </w:rPr>
          <w:fldChar w:fldCharType="separate"/>
        </w:r>
        <w:r>
          <w:rPr>
            <w:noProof/>
          </w:rPr>
          <w:t>2</w:t>
        </w:r>
        <w:r>
          <w:rPr>
            <w:noProof/>
          </w:rPr>
          <w:fldChar w:fldCharType="end"/>
        </w:r>
      </w:sdtContent>
    </w:sdt>
  </w:p>
  <w:p w:rsidR="008630B3" w:rsidRDefault="008630B3" w14:paraId="45027385"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E6EE2" w:rsidP="008630B3" w:rsidRDefault="008E6EE2" w14:paraId="13E81469" w14:textId="77777777">
      <w:r>
        <w:separator/>
      </w:r>
    </w:p>
  </w:footnote>
  <w:footnote w:type="continuationSeparator" w:id="0">
    <w:p w:rsidR="008E6EE2" w:rsidP="008630B3" w:rsidRDefault="008E6EE2" w14:paraId="120E1F81" w14:textId="77777777">
      <w:r>
        <w:continuationSeparator/>
      </w:r>
    </w:p>
  </w:footnote>
  <w:footnote w:type="continuationNotice" w:id="1">
    <w:p w:rsidR="00646A2D" w:rsidRDefault="00646A2D" w14:paraId="735049FB" w14:textId="777777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544F75"/>
    <w:multiLevelType w:val="hybridMultilevel"/>
    <w:tmpl w:val="F030E71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79FB6A1B"/>
    <w:multiLevelType w:val="hybridMultilevel"/>
    <w:tmpl w:val="EE90CD16"/>
    <w:lvl w:ilvl="0" w:tplc="04090001">
      <w:start w:val="1"/>
      <w:numFmt w:val="bullet"/>
      <w:lvlText w:val=""/>
      <w:lvlJc w:val="left"/>
      <w:pPr>
        <w:ind w:left="720" w:hanging="360"/>
      </w:pPr>
      <w:rPr>
        <w:rFonts w:hint="default" w:ascii="Symbol" w:hAnsi="Symbol"/>
      </w:rPr>
    </w:lvl>
    <w:lvl w:ilvl="1" w:tplc="14B4B4C0">
      <w:numFmt w:val="bullet"/>
      <w:lvlText w:val="-"/>
      <w:lvlJc w:val="left"/>
      <w:pPr>
        <w:ind w:left="1440" w:hanging="360"/>
      </w:pPr>
      <w:rPr>
        <w:rFonts w:hint="default" w:ascii="Garamond" w:hAnsi="Garamond" w:eastAsiaTheme="minorHAnsi" w:cstheme="minorBidi"/>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0"/>
  </w:num>
  <w:num w:numId="2">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2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3F3"/>
    <w:rsid w:val="000005B3"/>
    <w:rsid w:val="0000284B"/>
    <w:rsid w:val="00004AB3"/>
    <w:rsid w:val="0000582F"/>
    <w:rsid w:val="0000766C"/>
    <w:rsid w:val="0000CB7D"/>
    <w:rsid w:val="0001230D"/>
    <w:rsid w:val="000139BB"/>
    <w:rsid w:val="00013FD5"/>
    <w:rsid w:val="000152FA"/>
    <w:rsid w:val="000160F6"/>
    <w:rsid w:val="00016575"/>
    <w:rsid w:val="000170D6"/>
    <w:rsid w:val="00023BAD"/>
    <w:rsid w:val="000344F0"/>
    <w:rsid w:val="000369BE"/>
    <w:rsid w:val="00036E28"/>
    <w:rsid w:val="00037F27"/>
    <w:rsid w:val="00043019"/>
    <w:rsid w:val="00043415"/>
    <w:rsid w:val="00043A15"/>
    <w:rsid w:val="00043D5B"/>
    <w:rsid w:val="00044A79"/>
    <w:rsid w:val="000472AC"/>
    <w:rsid w:val="00050164"/>
    <w:rsid w:val="00050DC6"/>
    <w:rsid w:val="0005229E"/>
    <w:rsid w:val="00055058"/>
    <w:rsid w:val="0006570E"/>
    <w:rsid w:val="00065D77"/>
    <w:rsid w:val="000705B7"/>
    <w:rsid w:val="00074684"/>
    <w:rsid w:val="000825F6"/>
    <w:rsid w:val="0008299D"/>
    <w:rsid w:val="0008355F"/>
    <w:rsid w:val="000963C3"/>
    <w:rsid w:val="00096E39"/>
    <w:rsid w:val="000A282F"/>
    <w:rsid w:val="000A3316"/>
    <w:rsid w:val="000A41D7"/>
    <w:rsid w:val="000A7849"/>
    <w:rsid w:val="000B4D7E"/>
    <w:rsid w:val="000B54A6"/>
    <w:rsid w:val="000B6013"/>
    <w:rsid w:val="000C2BB5"/>
    <w:rsid w:val="000C6CD9"/>
    <w:rsid w:val="000E2D9B"/>
    <w:rsid w:val="000E334B"/>
    <w:rsid w:val="000E6F6E"/>
    <w:rsid w:val="000F2E4E"/>
    <w:rsid w:val="000F6FD8"/>
    <w:rsid w:val="00101986"/>
    <w:rsid w:val="00113986"/>
    <w:rsid w:val="00114EDD"/>
    <w:rsid w:val="00117326"/>
    <w:rsid w:val="001201A1"/>
    <w:rsid w:val="00125390"/>
    <w:rsid w:val="00125771"/>
    <w:rsid w:val="00125A18"/>
    <w:rsid w:val="001272CB"/>
    <w:rsid w:val="001353B9"/>
    <w:rsid w:val="00135537"/>
    <w:rsid w:val="00137846"/>
    <w:rsid w:val="00142D8D"/>
    <w:rsid w:val="001440AD"/>
    <w:rsid w:val="001454D6"/>
    <w:rsid w:val="001460D4"/>
    <w:rsid w:val="0014623D"/>
    <w:rsid w:val="00150691"/>
    <w:rsid w:val="001521E1"/>
    <w:rsid w:val="00153FD4"/>
    <w:rsid w:val="001605EF"/>
    <w:rsid w:val="00160A54"/>
    <w:rsid w:val="00162261"/>
    <w:rsid w:val="00162CA9"/>
    <w:rsid w:val="00165AEF"/>
    <w:rsid w:val="00166526"/>
    <w:rsid w:val="00166AB5"/>
    <w:rsid w:val="00171675"/>
    <w:rsid w:val="001729DB"/>
    <w:rsid w:val="00173B28"/>
    <w:rsid w:val="00176E2F"/>
    <w:rsid w:val="001910A5"/>
    <w:rsid w:val="0019308F"/>
    <w:rsid w:val="00194A14"/>
    <w:rsid w:val="00195A0C"/>
    <w:rsid w:val="0019779E"/>
    <w:rsid w:val="001A3850"/>
    <w:rsid w:val="001A4B7A"/>
    <w:rsid w:val="001A5170"/>
    <w:rsid w:val="001A7702"/>
    <w:rsid w:val="001B0EDA"/>
    <w:rsid w:val="001B45DE"/>
    <w:rsid w:val="001C68BD"/>
    <w:rsid w:val="001D2791"/>
    <w:rsid w:val="001D5266"/>
    <w:rsid w:val="001E253C"/>
    <w:rsid w:val="001E6ACD"/>
    <w:rsid w:val="001F0107"/>
    <w:rsid w:val="001F4167"/>
    <w:rsid w:val="00200DF2"/>
    <w:rsid w:val="002058C2"/>
    <w:rsid w:val="00210129"/>
    <w:rsid w:val="002169DB"/>
    <w:rsid w:val="00216EFF"/>
    <w:rsid w:val="00220990"/>
    <w:rsid w:val="00221F5E"/>
    <w:rsid w:val="00223309"/>
    <w:rsid w:val="0022790D"/>
    <w:rsid w:val="002317B6"/>
    <w:rsid w:val="00232334"/>
    <w:rsid w:val="002349FD"/>
    <w:rsid w:val="00241998"/>
    <w:rsid w:val="00246AF4"/>
    <w:rsid w:val="002503DF"/>
    <w:rsid w:val="00252F99"/>
    <w:rsid w:val="00256539"/>
    <w:rsid w:val="00256898"/>
    <w:rsid w:val="00256DC1"/>
    <w:rsid w:val="0025733D"/>
    <w:rsid w:val="00261D0C"/>
    <w:rsid w:val="00270D63"/>
    <w:rsid w:val="002738FB"/>
    <w:rsid w:val="00276B24"/>
    <w:rsid w:val="00282847"/>
    <w:rsid w:val="002830F9"/>
    <w:rsid w:val="002835FC"/>
    <w:rsid w:val="002929CB"/>
    <w:rsid w:val="002941AF"/>
    <w:rsid w:val="0029534C"/>
    <w:rsid w:val="00295E04"/>
    <w:rsid w:val="00297A33"/>
    <w:rsid w:val="002A0B9F"/>
    <w:rsid w:val="002A2961"/>
    <w:rsid w:val="002A483C"/>
    <w:rsid w:val="002A6A6C"/>
    <w:rsid w:val="002B09DE"/>
    <w:rsid w:val="002B3D59"/>
    <w:rsid w:val="002B560F"/>
    <w:rsid w:val="002B652B"/>
    <w:rsid w:val="002B6B4F"/>
    <w:rsid w:val="002BAFFE"/>
    <w:rsid w:val="002C3F6A"/>
    <w:rsid w:val="002C50A6"/>
    <w:rsid w:val="002C55A4"/>
    <w:rsid w:val="002C5712"/>
    <w:rsid w:val="002D11DE"/>
    <w:rsid w:val="002D31D1"/>
    <w:rsid w:val="002D3DD8"/>
    <w:rsid w:val="002D480D"/>
    <w:rsid w:val="002D542B"/>
    <w:rsid w:val="002D6338"/>
    <w:rsid w:val="002E5688"/>
    <w:rsid w:val="002F1F27"/>
    <w:rsid w:val="00301536"/>
    <w:rsid w:val="00304B1A"/>
    <w:rsid w:val="00304FB3"/>
    <w:rsid w:val="00315064"/>
    <w:rsid w:val="003244A7"/>
    <w:rsid w:val="00325280"/>
    <w:rsid w:val="00326DCC"/>
    <w:rsid w:val="003300DC"/>
    <w:rsid w:val="00331BFD"/>
    <w:rsid w:val="003345F7"/>
    <w:rsid w:val="00336011"/>
    <w:rsid w:val="00336C89"/>
    <w:rsid w:val="0034195E"/>
    <w:rsid w:val="00341E52"/>
    <w:rsid w:val="00341F8E"/>
    <w:rsid w:val="00343628"/>
    <w:rsid w:val="003463CF"/>
    <w:rsid w:val="00351738"/>
    <w:rsid w:val="00352D75"/>
    <w:rsid w:val="00356D87"/>
    <w:rsid w:val="00357075"/>
    <w:rsid w:val="00360D54"/>
    <w:rsid w:val="003621F2"/>
    <w:rsid w:val="00366140"/>
    <w:rsid w:val="003731F2"/>
    <w:rsid w:val="003745DC"/>
    <w:rsid w:val="00376324"/>
    <w:rsid w:val="0037743A"/>
    <w:rsid w:val="0038369D"/>
    <w:rsid w:val="00384087"/>
    <w:rsid w:val="00385580"/>
    <w:rsid w:val="003875A4"/>
    <w:rsid w:val="00390743"/>
    <w:rsid w:val="00390B75"/>
    <w:rsid w:val="0039472C"/>
    <w:rsid w:val="003958D0"/>
    <w:rsid w:val="003958F6"/>
    <w:rsid w:val="00396D48"/>
    <w:rsid w:val="00396ED6"/>
    <w:rsid w:val="003A1D5D"/>
    <w:rsid w:val="003A1F5F"/>
    <w:rsid w:val="003A7855"/>
    <w:rsid w:val="003A78D7"/>
    <w:rsid w:val="003A7CC9"/>
    <w:rsid w:val="003A9452"/>
    <w:rsid w:val="003B0016"/>
    <w:rsid w:val="003B05DE"/>
    <w:rsid w:val="003C13D3"/>
    <w:rsid w:val="003C3DFD"/>
    <w:rsid w:val="003C559B"/>
    <w:rsid w:val="003C573C"/>
    <w:rsid w:val="003C57FE"/>
    <w:rsid w:val="003D4EF5"/>
    <w:rsid w:val="003E1879"/>
    <w:rsid w:val="003E34D0"/>
    <w:rsid w:val="003E4E08"/>
    <w:rsid w:val="003F04EA"/>
    <w:rsid w:val="003F10E8"/>
    <w:rsid w:val="003F18ED"/>
    <w:rsid w:val="00402D63"/>
    <w:rsid w:val="004046BC"/>
    <w:rsid w:val="004054B8"/>
    <w:rsid w:val="00405E70"/>
    <w:rsid w:val="004110BC"/>
    <w:rsid w:val="00411A96"/>
    <w:rsid w:val="0041222E"/>
    <w:rsid w:val="00414A25"/>
    <w:rsid w:val="004201DD"/>
    <w:rsid w:val="00421624"/>
    <w:rsid w:val="004232C8"/>
    <w:rsid w:val="00425DB7"/>
    <w:rsid w:val="00426760"/>
    <w:rsid w:val="00435762"/>
    <w:rsid w:val="004370EE"/>
    <w:rsid w:val="00437D0A"/>
    <w:rsid w:val="004403A8"/>
    <w:rsid w:val="00444983"/>
    <w:rsid w:val="0044726F"/>
    <w:rsid w:val="004519CD"/>
    <w:rsid w:val="00461BF2"/>
    <w:rsid w:val="00462475"/>
    <w:rsid w:val="00472794"/>
    <w:rsid w:val="0047501C"/>
    <w:rsid w:val="0048006B"/>
    <w:rsid w:val="00482A74"/>
    <w:rsid w:val="00491F23"/>
    <w:rsid w:val="004930EB"/>
    <w:rsid w:val="004A0732"/>
    <w:rsid w:val="004B056B"/>
    <w:rsid w:val="004B5014"/>
    <w:rsid w:val="004C0E14"/>
    <w:rsid w:val="004C1955"/>
    <w:rsid w:val="004C3EF7"/>
    <w:rsid w:val="004D02D7"/>
    <w:rsid w:val="004D4238"/>
    <w:rsid w:val="004D626E"/>
    <w:rsid w:val="004D6886"/>
    <w:rsid w:val="004E29C1"/>
    <w:rsid w:val="004E56D6"/>
    <w:rsid w:val="004F00AA"/>
    <w:rsid w:val="004F0D48"/>
    <w:rsid w:val="004F4719"/>
    <w:rsid w:val="004F5524"/>
    <w:rsid w:val="005001DD"/>
    <w:rsid w:val="005046AD"/>
    <w:rsid w:val="00510837"/>
    <w:rsid w:val="005113E8"/>
    <w:rsid w:val="00512258"/>
    <w:rsid w:val="00513447"/>
    <w:rsid w:val="00515719"/>
    <w:rsid w:val="00517D02"/>
    <w:rsid w:val="00524914"/>
    <w:rsid w:val="005274D7"/>
    <w:rsid w:val="00531E9B"/>
    <w:rsid w:val="0053214D"/>
    <w:rsid w:val="0053492D"/>
    <w:rsid w:val="0054094D"/>
    <w:rsid w:val="005420DA"/>
    <w:rsid w:val="005427BC"/>
    <w:rsid w:val="00542D88"/>
    <w:rsid w:val="005471BF"/>
    <w:rsid w:val="00550BB9"/>
    <w:rsid w:val="00551126"/>
    <w:rsid w:val="0055437F"/>
    <w:rsid w:val="00554DD2"/>
    <w:rsid w:val="00555F07"/>
    <w:rsid w:val="0056419B"/>
    <w:rsid w:val="005660D4"/>
    <w:rsid w:val="00566A45"/>
    <w:rsid w:val="00577181"/>
    <w:rsid w:val="005840B4"/>
    <w:rsid w:val="00584557"/>
    <w:rsid w:val="0058575E"/>
    <w:rsid w:val="005909D4"/>
    <w:rsid w:val="005926C2"/>
    <w:rsid w:val="00593FB4"/>
    <w:rsid w:val="005943CA"/>
    <w:rsid w:val="005971D8"/>
    <w:rsid w:val="005A01DA"/>
    <w:rsid w:val="005A0CCA"/>
    <w:rsid w:val="005A0E3E"/>
    <w:rsid w:val="005A386E"/>
    <w:rsid w:val="005A3AE2"/>
    <w:rsid w:val="005B3E4B"/>
    <w:rsid w:val="005C17B7"/>
    <w:rsid w:val="005D5828"/>
    <w:rsid w:val="005D64AC"/>
    <w:rsid w:val="005E51B3"/>
    <w:rsid w:val="005E53A4"/>
    <w:rsid w:val="00600325"/>
    <w:rsid w:val="00600729"/>
    <w:rsid w:val="0060146F"/>
    <w:rsid w:val="00604F88"/>
    <w:rsid w:val="00611B5E"/>
    <w:rsid w:val="00612B17"/>
    <w:rsid w:val="0061308D"/>
    <w:rsid w:val="00615BB4"/>
    <w:rsid w:val="0061618B"/>
    <w:rsid w:val="00626254"/>
    <w:rsid w:val="0063510A"/>
    <w:rsid w:val="00635728"/>
    <w:rsid w:val="00641A28"/>
    <w:rsid w:val="00642402"/>
    <w:rsid w:val="006430C7"/>
    <w:rsid w:val="00646A2D"/>
    <w:rsid w:val="00646EA6"/>
    <w:rsid w:val="00647905"/>
    <w:rsid w:val="00650884"/>
    <w:rsid w:val="00651469"/>
    <w:rsid w:val="0065542C"/>
    <w:rsid w:val="006653DD"/>
    <w:rsid w:val="00666BF3"/>
    <w:rsid w:val="00670B57"/>
    <w:rsid w:val="0067123D"/>
    <w:rsid w:val="00672539"/>
    <w:rsid w:val="00675EFF"/>
    <w:rsid w:val="006761DB"/>
    <w:rsid w:val="006769BE"/>
    <w:rsid w:val="006818F9"/>
    <w:rsid w:val="00681E82"/>
    <w:rsid w:val="00684085"/>
    <w:rsid w:val="00685110"/>
    <w:rsid w:val="0068578E"/>
    <w:rsid w:val="00686443"/>
    <w:rsid w:val="006867A8"/>
    <w:rsid w:val="00693845"/>
    <w:rsid w:val="00697E55"/>
    <w:rsid w:val="006A212B"/>
    <w:rsid w:val="006A2638"/>
    <w:rsid w:val="006A267A"/>
    <w:rsid w:val="006A41E6"/>
    <w:rsid w:val="006A50A4"/>
    <w:rsid w:val="006A7E9B"/>
    <w:rsid w:val="006B43C4"/>
    <w:rsid w:val="006B44A0"/>
    <w:rsid w:val="006B6D23"/>
    <w:rsid w:val="006C05F1"/>
    <w:rsid w:val="006C2DDA"/>
    <w:rsid w:val="006C604E"/>
    <w:rsid w:val="006D05EB"/>
    <w:rsid w:val="006E2436"/>
    <w:rsid w:val="006E3BBB"/>
    <w:rsid w:val="006F017B"/>
    <w:rsid w:val="006F1C50"/>
    <w:rsid w:val="006F21A0"/>
    <w:rsid w:val="006F5ED4"/>
    <w:rsid w:val="006F6DF2"/>
    <w:rsid w:val="007039EF"/>
    <w:rsid w:val="00706D30"/>
    <w:rsid w:val="00712641"/>
    <w:rsid w:val="00713E13"/>
    <w:rsid w:val="0071620B"/>
    <w:rsid w:val="00716874"/>
    <w:rsid w:val="00716F80"/>
    <w:rsid w:val="00720186"/>
    <w:rsid w:val="00722B4C"/>
    <w:rsid w:val="00727E78"/>
    <w:rsid w:val="007373C7"/>
    <w:rsid w:val="0074466B"/>
    <w:rsid w:val="007469A6"/>
    <w:rsid w:val="007528D7"/>
    <w:rsid w:val="007548A6"/>
    <w:rsid w:val="0076120A"/>
    <w:rsid w:val="0076131B"/>
    <w:rsid w:val="00764912"/>
    <w:rsid w:val="0076561E"/>
    <w:rsid w:val="007665F9"/>
    <w:rsid w:val="0077240A"/>
    <w:rsid w:val="00772458"/>
    <w:rsid w:val="00782129"/>
    <w:rsid w:val="00782AD7"/>
    <w:rsid w:val="007840B3"/>
    <w:rsid w:val="00787B19"/>
    <w:rsid w:val="00787EBC"/>
    <w:rsid w:val="00790013"/>
    <w:rsid w:val="007951B7"/>
    <w:rsid w:val="00797994"/>
    <w:rsid w:val="007A418D"/>
    <w:rsid w:val="007A4737"/>
    <w:rsid w:val="007A66CE"/>
    <w:rsid w:val="007A700E"/>
    <w:rsid w:val="007B336F"/>
    <w:rsid w:val="007B7DF2"/>
    <w:rsid w:val="007C034B"/>
    <w:rsid w:val="007C1194"/>
    <w:rsid w:val="007C30E7"/>
    <w:rsid w:val="007C3BEC"/>
    <w:rsid w:val="007C47BD"/>
    <w:rsid w:val="007D140C"/>
    <w:rsid w:val="007D4B84"/>
    <w:rsid w:val="007D5B47"/>
    <w:rsid w:val="007D6813"/>
    <w:rsid w:val="007D6DF6"/>
    <w:rsid w:val="007E0A6E"/>
    <w:rsid w:val="007E0E7C"/>
    <w:rsid w:val="007F01E8"/>
    <w:rsid w:val="007F10A2"/>
    <w:rsid w:val="007F1BE4"/>
    <w:rsid w:val="007F6294"/>
    <w:rsid w:val="00800195"/>
    <w:rsid w:val="008024C3"/>
    <w:rsid w:val="00804709"/>
    <w:rsid w:val="00806B72"/>
    <w:rsid w:val="00813958"/>
    <w:rsid w:val="00814724"/>
    <w:rsid w:val="008161EC"/>
    <w:rsid w:val="0082456C"/>
    <w:rsid w:val="00830ACE"/>
    <w:rsid w:val="0083185C"/>
    <w:rsid w:val="00833CA7"/>
    <w:rsid w:val="0083463E"/>
    <w:rsid w:val="0083796B"/>
    <w:rsid w:val="008478E9"/>
    <w:rsid w:val="00851624"/>
    <w:rsid w:val="008543E2"/>
    <w:rsid w:val="00855A6A"/>
    <w:rsid w:val="00856350"/>
    <w:rsid w:val="008564BC"/>
    <w:rsid w:val="008630B3"/>
    <w:rsid w:val="008755D3"/>
    <w:rsid w:val="00875847"/>
    <w:rsid w:val="00876D8A"/>
    <w:rsid w:val="00880532"/>
    <w:rsid w:val="008807C9"/>
    <w:rsid w:val="008814D7"/>
    <w:rsid w:val="00883DAE"/>
    <w:rsid w:val="00885C4F"/>
    <w:rsid w:val="0088653A"/>
    <w:rsid w:val="00887539"/>
    <w:rsid w:val="0089024E"/>
    <w:rsid w:val="00892F3D"/>
    <w:rsid w:val="00895EE7"/>
    <w:rsid w:val="00897ED8"/>
    <w:rsid w:val="008A0452"/>
    <w:rsid w:val="008A173B"/>
    <w:rsid w:val="008A2065"/>
    <w:rsid w:val="008A355D"/>
    <w:rsid w:val="008A4CBE"/>
    <w:rsid w:val="008B6319"/>
    <w:rsid w:val="008C1ADB"/>
    <w:rsid w:val="008C20F0"/>
    <w:rsid w:val="008C227D"/>
    <w:rsid w:val="008C4223"/>
    <w:rsid w:val="008C5058"/>
    <w:rsid w:val="008C5161"/>
    <w:rsid w:val="008C62DB"/>
    <w:rsid w:val="008C74DD"/>
    <w:rsid w:val="008D0023"/>
    <w:rsid w:val="008D147F"/>
    <w:rsid w:val="008D5B13"/>
    <w:rsid w:val="008E2406"/>
    <w:rsid w:val="008E6EE2"/>
    <w:rsid w:val="008E7DC0"/>
    <w:rsid w:val="008F38EC"/>
    <w:rsid w:val="00921B78"/>
    <w:rsid w:val="00926A15"/>
    <w:rsid w:val="00927F87"/>
    <w:rsid w:val="00931E65"/>
    <w:rsid w:val="009361EA"/>
    <w:rsid w:val="00936594"/>
    <w:rsid w:val="00936793"/>
    <w:rsid w:val="00940473"/>
    <w:rsid w:val="00940A52"/>
    <w:rsid w:val="00941D65"/>
    <w:rsid w:val="00947D83"/>
    <w:rsid w:val="00950959"/>
    <w:rsid w:val="00952092"/>
    <w:rsid w:val="00954FB7"/>
    <w:rsid w:val="0095645B"/>
    <w:rsid w:val="00956D8F"/>
    <w:rsid w:val="00956EFD"/>
    <w:rsid w:val="00960438"/>
    <w:rsid w:val="009620AD"/>
    <w:rsid w:val="009626E9"/>
    <w:rsid w:val="00966ED6"/>
    <w:rsid w:val="009717B2"/>
    <w:rsid w:val="00973AF2"/>
    <w:rsid w:val="00973B20"/>
    <w:rsid w:val="00974D07"/>
    <w:rsid w:val="00975AA2"/>
    <w:rsid w:val="00981243"/>
    <w:rsid w:val="009824B8"/>
    <w:rsid w:val="00991BDB"/>
    <w:rsid w:val="00991CCE"/>
    <w:rsid w:val="00992331"/>
    <w:rsid w:val="009963A1"/>
    <w:rsid w:val="009A2305"/>
    <w:rsid w:val="009A23F4"/>
    <w:rsid w:val="009A50F7"/>
    <w:rsid w:val="009A5866"/>
    <w:rsid w:val="009B6ED0"/>
    <w:rsid w:val="009C1B4B"/>
    <w:rsid w:val="009C1D16"/>
    <w:rsid w:val="009C4925"/>
    <w:rsid w:val="009C5A2C"/>
    <w:rsid w:val="009D25BD"/>
    <w:rsid w:val="009D39D2"/>
    <w:rsid w:val="009D4A79"/>
    <w:rsid w:val="009E2F20"/>
    <w:rsid w:val="009E5D1B"/>
    <w:rsid w:val="009F40FE"/>
    <w:rsid w:val="009F506F"/>
    <w:rsid w:val="00A01598"/>
    <w:rsid w:val="00A073BB"/>
    <w:rsid w:val="00A12ED8"/>
    <w:rsid w:val="00A17BBA"/>
    <w:rsid w:val="00A211F9"/>
    <w:rsid w:val="00A25115"/>
    <w:rsid w:val="00A3042E"/>
    <w:rsid w:val="00A317F3"/>
    <w:rsid w:val="00A3475D"/>
    <w:rsid w:val="00A356DF"/>
    <w:rsid w:val="00A403B0"/>
    <w:rsid w:val="00A40A1F"/>
    <w:rsid w:val="00A43F5B"/>
    <w:rsid w:val="00A4472B"/>
    <w:rsid w:val="00A4534F"/>
    <w:rsid w:val="00A577EC"/>
    <w:rsid w:val="00A60784"/>
    <w:rsid w:val="00A61BA5"/>
    <w:rsid w:val="00A6346A"/>
    <w:rsid w:val="00A635F3"/>
    <w:rsid w:val="00A70E15"/>
    <w:rsid w:val="00A70E6A"/>
    <w:rsid w:val="00A70FA1"/>
    <w:rsid w:val="00A71F3A"/>
    <w:rsid w:val="00A83707"/>
    <w:rsid w:val="00A93035"/>
    <w:rsid w:val="00A96197"/>
    <w:rsid w:val="00A9795A"/>
    <w:rsid w:val="00A97BFB"/>
    <w:rsid w:val="00AB4FEE"/>
    <w:rsid w:val="00AB62AB"/>
    <w:rsid w:val="00AC0E4F"/>
    <w:rsid w:val="00AC1908"/>
    <w:rsid w:val="00AC6F8D"/>
    <w:rsid w:val="00AD0307"/>
    <w:rsid w:val="00AD28A4"/>
    <w:rsid w:val="00AD6B19"/>
    <w:rsid w:val="00AF1BC2"/>
    <w:rsid w:val="00AF33AD"/>
    <w:rsid w:val="00B1254E"/>
    <w:rsid w:val="00B16423"/>
    <w:rsid w:val="00B23878"/>
    <w:rsid w:val="00B2477C"/>
    <w:rsid w:val="00B26CDD"/>
    <w:rsid w:val="00B26E59"/>
    <w:rsid w:val="00B31262"/>
    <w:rsid w:val="00B34908"/>
    <w:rsid w:val="00B4277C"/>
    <w:rsid w:val="00B44F21"/>
    <w:rsid w:val="00B45F34"/>
    <w:rsid w:val="00B511C7"/>
    <w:rsid w:val="00B51B14"/>
    <w:rsid w:val="00B51C52"/>
    <w:rsid w:val="00B52179"/>
    <w:rsid w:val="00B52608"/>
    <w:rsid w:val="00B645ED"/>
    <w:rsid w:val="00B66819"/>
    <w:rsid w:val="00B7733D"/>
    <w:rsid w:val="00B904DC"/>
    <w:rsid w:val="00B909F8"/>
    <w:rsid w:val="00B910C8"/>
    <w:rsid w:val="00B932AB"/>
    <w:rsid w:val="00B9466A"/>
    <w:rsid w:val="00B94C3B"/>
    <w:rsid w:val="00B96B51"/>
    <w:rsid w:val="00B96ECF"/>
    <w:rsid w:val="00BA0968"/>
    <w:rsid w:val="00BB0E75"/>
    <w:rsid w:val="00BB2A86"/>
    <w:rsid w:val="00BB73F3"/>
    <w:rsid w:val="00BC0579"/>
    <w:rsid w:val="00BC0BF6"/>
    <w:rsid w:val="00BC1CB7"/>
    <w:rsid w:val="00BC226C"/>
    <w:rsid w:val="00BC248F"/>
    <w:rsid w:val="00BC30E2"/>
    <w:rsid w:val="00BC3B8C"/>
    <w:rsid w:val="00BD47CB"/>
    <w:rsid w:val="00BD6F0B"/>
    <w:rsid w:val="00BE15FF"/>
    <w:rsid w:val="00BE5F72"/>
    <w:rsid w:val="00BF0E2C"/>
    <w:rsid w:val="00BF2F1A"/>
    <w:rsid w:val="00BF538C"/>
    <w:rsid w:val="00C07349"/>
    <w:rsid w:val="00C107F8"/>
    <w:rsid w:val="00C1094E"/>
    <w:rsid w:val="00C15CF0"/>
    <w:rsid w:val="00C240C8"/>
    <w:rsid w:val="00C25B76"/>
    <w:rsid w:val="00C25CAA"/>
    <w:rsid w:val="00C301CB"/>
    <w:rsid w:val="00C32130"/>
    <w:rsid w:val="00C34D6C"/>
    <w:rsid w:val="00C377C6"/>
    <w:rsid w:val="00C40404"/>
    <w:rsid w:val="00C436BE"/>
    <w:rsid w:val="00C43890"/>
    <w:rsid w:val="00C46F01"/>
    <w:rsid w:val="00C475B5"/>
    <w:rsid w:val="00C4B328"/>
    <w:rsid w:val="00C50915"/>
    <w:rsid w:val="00C54C55"/>
    <w:rsid w:val="00C60666"/>
    <w:rsid w:val="00C62C2C"/>
    <w:rsid w:val="00C666F2"/>
    <w:rsid w:val="00C73D0B"/>
    <w:rsid w:val="00C75D43"/>
    <w:rsid w:val="00C82E83"/>
    <w:rsid w:val="00C8319A"/>
    <w:rsid w:val="00C90B7F"/>
    <w:rsid w:val="00C9469B"/>
    <w:rsid w:val="00C96354"/>
    <w:rsid w:val="00CA001B"/>
    <w:rsid w:val="00CA3041"/>
    <w:rsid w:val="00CA3228"/>
    <w:rsid w:val="00CB256F"/>
    <w:rsid w:val="00CB507D"/>
    <w:rsid w:val="00CB5F7B"/>
    <w:rsid w:val="00CB70A5"/>
    <w:rsid w:val="00CC0E0E"/>
    <w:rsid w:val="00CD0673"/>
    <w:rsid w:val="00CD09F8"/>
    <w:rsid w:val="00CD1940"/>
    <w:rsid w:val="00CD2268"/>
    <w:rsid w:val="00CD7922"/>
    <w:rsid w:val="00CE1A46"/>
    <w:rsid w:val="00CE27FE"/>
    <w:rsid w:val="00CE439F"/>
    <w:rsid w:val="00CF2008"/>
    <w:rsid w:val="00D044C2"/>
    <w:rsid w:val="00D14A47"/>
    <w:rsid w:val="00D22A26"/>
    <w:rsid w:val="00D26B6F"/>
    <w:rsid w:val="00D27F97"/>
    <w:rsid w:val="00D31827"/>
    <w:rsid w:val="00D33AA0"/>
    <w:rsid w:val="00D34EAE"/>
    <w:rsid w:val="00D4075E"/>
    <w:rsid w:val="00D41238"/>
    <w:rsid w:val="00D44400"/>
    <w:rsid w:val="00D4458E"/>
    <w:rsid w:val="00D44F26"/>
    <w:rsid w:val="00D453CB"/>
    <w:rsid w:val="00D47F9C"/>
    <w:rsid w:val="00D52288"/>
    <w:rsid w:val="00D52F13"/>
    <w:rsid w:val="00D54010"/>
    <w:rsid w:val="00D55A4F"/>
    <w:rsid w:val="00D5601E"/>
    <w:rsid w:val="00D62152"/>
    <w:rsid w:val="00D6286E"/>
    <w:rsid w:val="00D644E6"/>
    <w:rsid w:val="00D64E8B"/>
    <w:rsid w:val="00D65E7C"/>
    <w:rsid w:val="00D769F1"/>
    <w:rsid w:val="00D77FA5"/>
    <w:rsid w:val="00D9576F"/>
    <w:rsid w:val="00DA2C8B"/>
    <w:rsid w:val="00DA336C"/>
    <w:rsid w:val="00DA599E"/>
    <w:rsid w:val="00DB25BD"/>
    <w:rsid w:val="00DB2E57"/>
    <w:rsid w:val="00DB38CE"/>
    <w:rsid w:val="00DB480A"/>
    <w:rsid w:val="00DB4A84"/>
    <w:rsid w:val="00DC14A4"/>
    <w:rsid w:val="00DC32D2"/>
    <w:rsid w:val="00DC67F4"/>
    <w:rsid w:val="00DD09D4"/>
    <w:rsid w:val="00DD3B07"/>
    <w:rsid w:val="00DD3C2A"/>
    <w:rsid w:val="00DE01CA"/>
    <w:rsid w:val="00DE0981"/>
    <w:rsid w:val="00DE1AD8"/>
    <w:rsid w:val="00DE59BD"/>
    <w:rsid w:val="00DE7A2A"/>
    <w:rsid w:val="00DF0826"/>
    <w:rsid w:val="00DF3B1C"/>
    <w:rsid w:val="00DF7064"/>
    <w:rsid w:val="00E034A4"/>
    <w:rsid w:val="00E066F0"/>
    <w:rsid w:val="00E07AB2"/>
    <w:rsid w:val="00E142D2"/>
    <w:rsid w:val="00E22239"/>
    <w:rsid w:val="00E2252A"/>
    <w:rsid w:val="00E32E6A"/>
    <w:rsid w:val="00E3408D"/>
    <w:rsid w:val="00E35CCD"/>
    <w:rsid w:val="00E36201"/>
    <w:rsid w:val="00E37193"/>
    <w:rsid w:val="00E40928"/>
    <w:rsid w:val="00E41E8F"/>
    <w:rsid w:val="00E4745B"/>
    <w:rsid w:val="00E50402"/>
    <w:rsid w:val="00E5164C"/>
    <w:rsid w:val="00E55121"/>
    <w:rsid w:val="00E65648"/>
    <w:rsid w:val="00E7489F"/>
    <w:rsid w:val="00E80457"/>
    <w:rsid w:val="00E806CA"/>
    <w:rsid w:val="00E813E6"/>
    <w:rsid w:val="00E832F1"/>
    <w:rsid w:val="00E842A3"/>
    <w:rsid w:val="00E8497A"/>
    <w:rsid w:val="00E926C9"/>
    <w:rsid w:val="00E951E2"/>
    <w:rsid w:val="00E9719A"/>
    <w:rsid w:val="00EA1E77"/>
    <w:rsid w:val="00EA407E"/>
    <w:rsid w:val="00EA7FE7"/>
    <w:rsid w:val="00EB121C"/>
    <w:rsid w:val="00EB1448"/>
    <w:rsid w:val="00EB1F95"/>
    <w:rsid w:val="00EB5058"/>
    <w:rsid w:val="00EB73DA"/>
    <w:rsid w:val="00EC0FB3"/>
    <w:rsid w:val="00ED04C4"/>
    <w:rsid w:val="00ED119F"/>
    <w:rsid w:val="00ED7D03"/>
    <w:rsid w:val="00EE1C8A"/>
    <w:rsid w:val="00EE52D6"/>
    <w:rsid w:val="00EE6084"/>
    <w:rsid w:val="00EF053B"/>
    <w:rsid w:val="00EF200F"/>
    <w:rsid w:val="00EF396F"/>
    <w:rsid w:val="00EF6367"/>
    <w:rsid w:val="00EF64F1"/>
    <w:rsid w:val="00EF70DA"/>
    <w:rsid w:val="00EF70EB"/>
    <w:rsid w:val="00F01D39"/>
    <w:rsid w:val="00F040EB"/>
    <w:rsid w:val="00F041B5"/>
    <w:rsid w:val="00F05215"/>
    <w:rsid w:val="00F118B8"/>
    <w:rsid w:val="00F13975"/>
    <w:rsid w:val="00F16D3E"/>
    <w:rsid w:val="00F178AB"/>
    <w:rsid w:val="00F23DDC"/>
    <w:rsid w:val="00F25649"/>
    <w:rsid w:val="00F3338A"/>
    <w:rsid w:val="00F42D1F"/>
    <w:rsid w:val="00F517D7"/>
    <w:rsid w:val="00F5556F"/>
    <w:rsid w:val="00F55B55"/>
    <w:rsid w:val="00F57122"/>
    <w:rsid w:val="00F63AC8"/>
    <w:rsid w:val="00F759EF"/>
    <w:rsid w:val="00F7792D"/>
    <w:rsid w:val="00F82429"/>
    <w:rsid w:val="00F9106F"/>
    <w:rsid w:val="00F92128"/>
    <w:rsid w:val="00F95BF8"/>
    <w:rsid w:val="00FA6433"/>
    <w:rsid w:val="00FB04F0"/>
    <w:rsid w:val="00FB7279"/>
    <w:rsid w:val="00FD072A"/>
    <w:rsid w:val="00FD5A6C"/>
    <w:rsid w:val="00FE59F9"/>
    <w:rsid w:val="00FE6BC2"/>
    <w:rsid w:val="00FF3A58"/>
    <w:rsid w:val="00FF7F69"/>
    <w:rsid w:val="01B260EE"/>
    <w:rsid w:val="02305FB7"/>
    <w:rsid w:val="028B65A8"/>
    <w:rsid w:val="02FCC2A1"/>
    <w:rsid w:val="03737500"/>
    <w:rsid w:val="03A9C938"/>
    <w:rsid w:val="04C736F0"/>
    <w:rsid w:val="04FD2B81"/>
    <w:rsid w:val="0588CA20"/>
    <w:rsid w:val="06A3B9A4"/>
    <w:rsid w:val="075B3BBC"/>
    <w:rsid w:val="07D033C4"/>
    <w:rsid w:val="08F0368F"/>
    <w:rsid w:val="09C7F862"/>
    <w:rsid w:val="09EBA10E"/>
    <w:rsid w:val="0A3D3916"/>
    <w:rsid w:val="0A9FD071"/>
    <w:rsid w:val="0AC6983D"/>
    <w:rsid w:val="0ADA2155"/>
    <w:rsid w:val="0B0180D6"/>
    <w:rsid w:val="0BDA50BB"/>
    <w:rsid w:val="0C0BD16B"/>
    <w:rsid w:val="0CB61BC6"/>
    <w:rsid w:val="0CC65D79"/>
    <w:rsid w:val="0CF153BD"/>
    <w:rsid w:val="0DD605D5"/>
    <w:rsid w:val="0DFCE6D1"/>
    <w:rsid w:val="0E0192C8"/>
    <w:rsid w:val="0E044F37"/>
    <w:rsid w:val="0F3A808F"/>
    <w:rsid w:val="101380E6"/>
    <w:rsid w:val="1056090F"/>
    <w:rsid w:val="107A9C1C"/>
    <w:rsid w:val="10AE567C"/>
    <w:rsid w:val="11A5FDF7"/>
    <w:rsid w:val="121709A8"/>
    <w:rsid w:val="12446740"/>
    <w:rsid w:val="125D9088"/>
    <w:rsid w:val="12C6FA7E"/>
    <w:rsid w:val="132D4850"/>
    <w:rsid w:val="135718F8"/>
    <w:rsid w:val="138052E8"/>
    <w:rsid w:val="13BAC203"/>
    <w:rsid w:val="15335AD2"/>
    <w:rsid w:val="158D1103"/>
    <w:rsid w:val="15B4CDC4"/>
    <w:rsid w:val="16256C73"/>
    <w:rsid w:val="169E5C0E"/>
    <w:rsid w:val="16F6A7BF"/>
    <w:rsid w:val="170EBAD6"/>
    <w:rsid w:val="17323C39"/>
    <w:rsid w:val="174FC260"/>
    <w:rsid w:val="1774C8BF"/>
    <w:rsid w:val="17940DCB"/>
    <w:rsid w:val="185F3F38"/>
    <w:rsid w:val="189D43E8"/>
    <w:rsid w:val="196C72FE"/>
    <w:rsid w:val="1A4FA717"/>
    <w:rsid w:val="1B045D50"/>
    <w:rsid w:val="1B2065A4"/>
    <w:rsid w:val="1B8EE1D4"/>
    <w:rsid w:val="1C6A6B11"/>
    <w:rsid w:val="1C728D4D"/>
    <w:rsid w:val="1CA35508"/>
    <w:rsid w:val="1CBABE82"/>
    <w:rsid w:val="1E41048E"/>
    <w:rsid w:val="1E7DE59A"/>
    <w:rsid w:val="1F008D60"/>
    <w:rsid w:val="1F4FF22D"/>
    <w:rsid w:val="1FBAB8FE"/>
    <w:rsid w:val="2067BF95"/>
    <w:rsid w:val="206B72CF"/>
    <w:rsid w:val="20ABB0C0"/>
    <w:rsid w:val="218EE8E0"/>
    <w:rsid w:val="21D4A2CA"/>
    <w:rsid w:val="2277E14C"/>
    <w:rsid w:val="22B47C7F"/>
    <w:rsid w:val="22CDDD9E"/>
    <w:rsid w:val="22F89FC2"/>
    <w:rsid w:val="23C9D44E"/>
    <w:rsid w:val="242E245F"/>
    <w:rsid w:val="248A39A5"/>
    <w:rsid w:val="24951D1A"/>
    <w:rsid w:val="25367AA8"/>
    <w:rsid w:val="258D950A"/>
    <w:rsid w:val="26C19B4E"/>
    <w:rsid w:val="26D50FE5"/>
    <w:rsid w:val="27485E12"/>
    <w:rsid w:val="283727DC"/>
    <w:rsid w:val="2839113B"/>
    <w:rsid w:val="286AB21E"/>
    <w:rsid w:val="28885F46"/>
    <w:rsid w:val="293015CE"/>
    <w:rsid w:val="297BFD29"/>
    <w:rsid w:val="29C7DDDF"/>
    <w:rsid w:val="2A1C858F"/>
    <w:rsid w:val="2A462AC7"/>
    <w:rsid w:val="2A545D0E"/>
    <w:rsid w:val="2A7A9236"/>
    <w:rsid w:val="2AB971D0"/>
    <w:rsid w:val="2AD8CB46"/>
    <w:rsid w:val="2B06C489"/>
    <w:rsid w:val="2B36EC9C"/>
    <w:rsid w:val="2B617070"/>
    <w:rsid w:val="2BD4F3F8"/>
    <w:rsid w:val="2C208C28"/>
    <w:rsid w:val="2D3CB746"/>
    <w:rsid w:val="2E191940"/>
    <w:rsid w:val="2E6F78C6"/>
    <w:rsid w:val="2E70E7A7"/>
    <w:rsid w:val="2E729529"/>
    <w:rsid w:val="2F61682A"/>
    <w:rsid w:val="3059ED0C"/>
    <w:rsid w:val="3101CC5F"/>
    <w:rsid w:val="3154E4B5"/>
    <w:rsid w:val="31749AAF"/>
    <w:rsid w:val="3285E5BA"/>
    <w:rsid w:val="32BDCFB7"/>
    <w:rsid w:val="33389EFF"/>
    <w:rsid w:val="339730C5"/>
    <w:rsid w:val="34332E5B"/>
    <w:rsid w:val="3512AE34"/>
    <w:rsid w:val="351D986A"/>
    <w:rsid w:val="35D4B9F7"/>
    <w:rsid w:val="35E007BD"/>
    <w:rsid w:val="368E0DC1"/>
    <w:rsid w:val="36C6B22B"/>
    <w:rsid w:val="36CBFFA6"/>
    <w:rsid w:val="37A6D1CF"/>
    <w:rsid w:val="37B6B678"/>
    <w:rsid w:val="387E2180"/>
    <w:rsid w:val="38F136C2"/>
    <w:rsid w:val="392A354E"/>
    <w:rsid w:val="3947F037"/>
    <w:rsid w:val="39668437"/>
    <w:rsid w:val="39C46C7C"/>
    <w:rsid w:val="39FE52ED"/>
    <w:rsid w:val="3A5E31BC"/>
    <w:rsid w:val="3A626686"/>
    <w:rsid w:val="3A835AA1"/>
    <w:rsid w:val="3A9F93F2"/>
    <w:rsid w:val="3AC1B500"/>
    <w:rsid w:val="3B4E3BF3"/>
    <w:rsid w:val="3C4A1E42"/>
    <w:rsid w:val="3C88BC3D"/>
    <w:rsid w:val="3CAF9D39"/>
    <w:rsid w:val="3CDAE3EB"/>
    <w:rsid w:val="3CE04DD5"/>
    <w:rsid w:val="3DA63EFA"/>
    <w:rsid w:val="3F9DB854"/>
    <w:rsid w:val="3FB88967"/>
    <w:rsid w:val="3FF2B9E6"/>
    <w:rsid w:val="40D4F56F"/>
    <w:rsid w:val="4163F541"/>
    <w:rsid w:val="41B98CFB"/>
    <w:rsid w:val="4281DC0F"/>
    <w:rsid w:val="428FF9AC"/>
    <w:rsid w:val="42A68905"/>
    <w:rsid w:val="42BD7A91"/>
    <w:rsid w:val="42DF2102"/>
    <w:rsid w:val="42F149C3"/>
    <w:rsid w:val="42F3C53F"/>
    <w:rsid w:val="432D4C75"/>
    <w:rsid w:val="433B1E6E"/>
    <w:rsid w:val="43735DC8"/>
    <w:rsid w:val="44925330"/>
    <w:rsid w:val="44A237A4"/>
    <w:rsid w:val="45511276"/>
    <w:rsid w:val="45667B32"/>
    <w:rsid w:val="45789C17"/>
    <w:rsid w:val="459498D6"/>
    <w:rsid w:val="45C9020C"/>
    <w:rsid w:val="45CC3B19"/>
    <w:rsid w:val="45F10088"/>
    <w:rsid w:val="4664151B"/>
    <w:rsid w:val="46AE44DC"/>
    <w:rsid w:val="46F5CE1C"/>
    <w:rsid w:val="47E8C526"/>
    <w:rsid w:val="482CE2FE"/>
    <w:rsid w:val="489E1BF4"/>
    <w:rsid w:val="49FB72D2"/>
    <w:rsid w:val="4A9DBE4F"/>
    <w:rsid w:val="4AEAE368"/>
    <w:rsid w:val="4B3275A0"/>
    <w:rsid w:val="4BA2D7BA"/>
    <w:rsid w:val="4C47DAB7"/>
    <w:rsid w:val="4C530E68"/>
    <w:rsid w:val="4CA586ED"/>
    <w:rsid w:val="4CBC3649"/>
    <w:rsid w:val="4D081DA4"/>
    <w:rsid w:val="4D4B0C8C"/>
    <w:rsid w:val="4D68C775"/>
    <w:rsid w:val="4F23E645"/>
    <w:rsid w:val="4F665D58"/>
    <w:rsid w:val="5077A863"/>
    <w:rsid w:val="50999FAD"/>
    <w:rsid w:val="513D0C13"/>
    <w:rsid w:val="514E1514"/>
    <w:rsid w:val="5272C85A"/>
    <w:rsid w:val="52F94B16"/>
    <w:rsid w:val="53284CB2"/>
    <w:rsid w:val="5372D488"/>
    <w:rsid w:val="5373982F"/>
    <w:rsid w:val="53DCEC90"/>
    <w:rsid w:val="5442CE48"/>
    <w:rsid w:val="549A2273"/>
    <w:rsid w:val="555F5AA0"/>
    <w:rsid w:val="5646FBD5"/>
    <w:rsid w:val="56DF483B"/>
    <w:rsid w:val="570686AF"/>
    <w:rsid w:val="579EBFF2"/>
    <w:rsid w:val="589BD2DC"/>
    <w:rsid w:val="58BC2D44"/>
    <w:rsid w:val="59797198"/>
    <w:rsid w:val="59CA83F2"/>
    <w:rsid w:val="5A904248"/>
    <w:rsid w:val="5AE396D0"/>
    <w:rsid w:val="5BC89BB5"/>
    <w:rsid w:val="5C2640CD"/>
    <w:rsid w:val="5D38A598"/>
    <w:rsid w:val="5DFE0703"/>
    <w:rsid w:val="5E15B2DE"/>
    <w:rsid w:val="5EA0E972"/>
    <w:rsid w:val="5ECAB773"/>
    <w:rsid w:val="5ED44C87"/>
    <w:rsid w:val="5F72C0C4"/>
    <w:rsid w:val="5F99D764"/>
    <w:rsid w:val="5FECE1FC"/>
    <w:rsid w:val="605A1442"/>
    <w:rsid w:val="61491CED"/>
    <w:rsid w:val="619787E7"/>
    <w:rsid w:val="61AC5523"/>
    <w:rsid w:val="631C5CD9"/>
    <w:rsid w:val="632807B8"/>
    <w:rsid w:val="63583DDB"/>
    <w:rsid w:val="6385A6A7"/>
    <w:rsid w:val="6391B0D7"/>
    <w:rsid w:val="63996D94"/>
    <w:rsid w:val="641C362D"/>
    <w:rsid w:val="64681D88"/>
    <w:rsid w:val="65F49C82"/>
    <w:rsid w:val="662921E8"/>
    <w:rsid w:val="663DFB39"/>
    <w:rsid w:val="67013B96"/>
    <w:rsid w:val="68AD6936"/>
    <w:rsid w:val="69EB899F"/>
    <w:rsid w:val="6A0FF355"/>
    <w:rsid w:val="6AFB3B01"/>
    <w:rsid w:val="6BA6BCD9"/>
    <w:rsid w:val="6CAE2F0D"/>
    <w:rsid w:val="6D0EAD86"/>
    <w:rsid w:val="6D303222"/>
    <w:rsid w:val="6E0F8878"/>
    <w:rsid w:val="6E6C5F69"/>
    <w:rsid w:val="6FB796AB"/>
    <w:rsid w:val="701C2D28"/>
    <w:rsid w:val="7171791D"/>
    <w:rsid w:val="71B6DEC1"/>
    <w:rsid w:val="7253FB1F"/>
    <w:rsid w:val="72646C56"/>
    <w:rsid w:val="73301661"/>
    <w:rsid w:val="736CF647"/>
    <w:rsid w:val="744FB039"/>
    <w:rsid w:val="749A334D"/>
    <w:rsid w:val="74D82181"/>
    <w:rsid w:val="75DF3CE4"/>
    <w:rsid w:val="75EB809A"/>
    <w:rsid w:val="769319E8"/>
    <w:rsid w:val="76C1ED4B"/>
    <w:rsid w:val="76D0EE45"/>
    <w:rsid w:val="77011C53"/>
    <w:rsid w:val="77249055"/>
    <w:rsid w:val="78050A7B"/>
    <w:rsid w:val="78757BF5"/>
    <w:rsid w:val="78989C06"/>
    <w:rsid w:val="790897DC"/>
    <w:rsid w:val="795DED23"/>
    <w:rsid w:val="7A1F03AB"/>
    <w:rsid w:val="7A294DA7"/>
    <w:rsid w:val="7A6AEB06"/>
    <w:rsid w:val="7AF6DBBA"/>
    <w:rsid w:val="7B0B28C4"/>
    <w:rsid w:val="7B2699BF"/>
    <w:rsid w:val="7B4C1106"/>
    <w:rsid w:val="7C08705C"/>
    <w:rsid w:val="7C1C2423"/>
    <w:rsid w:val="7C4199C1"/>
    <w:rsid w:val="7DC96CC4"/>
    <w:rsid w:val="7F3E5C29"/>
    <w:rsid w:val="7F57BD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A70D9C"/>
  <w15:chartTrackingRefBased/>
  <w15:docId w15:val="{8027D3BC-DD88-46C0-9EEC-9C6D32A0F82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51126"/>
    <w:pPr>
      <w:jc w:val="both"/>
    </w:pPr>
    <w:rPr>
      <w:rFonts w:ascii="Garamond" w:hAnsi="Garamond"/>
    </w:rPr>
  </w:style>
  <w:style w:type="paragraph" w:styleId="Heading1">
    <w:name w:val="heading 1"/>
    <w:basedOn w:val="Normal"/>
    <w:next w:val="Normal"/>
    <w:link w:val="Heading1Char"/>
    <w:uiPriority w:val="9"/>
    <w:qFormat/>
    <w:rsid w:val="00551126"/>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308F"/>
    <w:pPr>
      <w:keepNext/>
      <w:keepLines/>
      <w:spacing w:before="4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unhideWhenUsed/>
    <w:rsid w:val="00BB73F3"/>
    <w:pPr>
      <w:spacing w:before="100" w:beforeAutospacing="1" w:after="100" w:afterAutospacing="1"/>
    </w:pPr>
    <w:rPr>
      <w:rFonts w:ascii="Times New Roman" w:hAnsi="Times New Roman" w:eastAsia="Times New Roman" w:cs="Times New Roman"/>
    </w:rPr>
  </w:style>
  <w:style w:type="paragraph" w:styleId="Caption">
    <w:name w:val="caption"/>
    <w:basedOn w:val="Normal"/>
    <w:next w:val="Normal"/>
    <w:uiPriority w:val="35"/>
    <w:unhideWhenUsed/>
    <w:qFormat/>
    <w:rsid w:val="00A96197"/>
    <w:pPr>
      <w:spacing w:after="200"/>
    </w:pPr>
    <w:rPr>
      <w:i/>
      <w:iCs/>
      <w:szCs w:val="18"/>
    </w:rPr>
  </w:style>
  <w:style w:type="character" w:styleId="CommentReference">
    <w:name w:val="annotation reference"/>
    <w:basedOn w:val="DefaultParagraphFont"/>
    <w:uiPriority w:val="99"/>
    <w:semiHidden/>
    <w:unhideWhenUsed/>
    <w:rsid w:val="0037743A"/>
    <w:rPr>
      <w:sz w:val="16"/>
      <w:szCs w:val="16"/>
    </w:rPr>
  </w:style>
  <w:style w:type="paragraph" w:styleId="CommentText">
    <w:name w:val="annotation text"/>
    <w:basedOn w:val="Normal"/>
    <w:link w:val="CommentTextChar"/>
    <w:uiPriority w:val="99"/>
    <w:semiHidden/>
    <w:unhideWhenUsed/>
    <w:rsid w:val="0037743A"/>
    <w:rPr>
      <w:sz w:val="20"/>
      <w:szCs w:val="20"/>
    </w:rPr>
  </w:style>
  <w:style w:type="character" w:styleId="CommentTextChar" w:customStyle="1">
    <w:name w:val="Comment Text Char"/>
    <w:basedOn w:val="DefaultParagraphFont"/>
    <w:link w:val="CommentText"/>
    <w:uiPriority w:val="99"/>
    <w:semiHidden/>
    <w:rsid w:val="0037743A"/>
    <w:rPr>
      <w:sz w:val="20"/>
      <w:szCs w:val="20"/>
    </w:rPr>
  </w:style>
  <w:style w:type="paragraph" w:styleId="CommentSubject">
    <w:name w:val="annotation subject"/>
    <w:basedOn w:val="CommentText"/>
    <w:next w:val="CommentText"/>
    <w:link w:val="CommentSubjectChar"/>
    <w:uiPriority w:val="99"/>
    <w:semiHidden/>
    <w:unhideWhenUsed/>
    <w:rsid w:val="0037743A"/>
    <w:rPr>
      <w:b/>
      <w:bCs/>
    </w:rPr>
  </w:style>
  <w:style w:type="character" w:styleId="CommentSubjectChar" w:customStyle="1">
    <w:name w:val="Comment Subject Char"/>
    <w:basedOn w:val="CommentTextChar"/>
    <w:link w:val="CommentSubject"/>
    <w:uiPriority w:val="99"/>
    <w:semiHidden/>
    <w:rsid w:val="0037743A"/>
    <w:rPr>
      <w:b/>
      <w:bCs/>
      <w:sz w:val="20"/>
      <w:szCs w:val="20"/>
    </w:rPr>
  </w:style>
  <w:style w:type="paragraph" w:styleId="BalloonText">
    <w:name w:val="Balloon Text"/>
    <w:basedOn w:val="Normal"/>
    <w:link w:val="BalloonTextChar"/>
    <w:uiPriority w:val="99"/>
    <w:semiHidden/>
    <w:unhideWhenUsed/>
    <w:rsid w:val="0037743A"/>
    <w:rPr>
      <w:rFonts w:ascii="Segoe UI" w:hAnsi="Segoe UI" w:cs="Segoe UI"/>
      <w:sz w:val="18"/>
      <w:szCs w:val="18"/>
    </w:rPr>
  </w:style>
  <w:style w:type="character" w:styleId="BalloonTextChar" w:customStyle="1">
    <w:name w:val="Balloon Text Char"/>
    <w:basedOn w:val="DefaultParagraphFont"/>
    <w:link w:val="BalloonText"/>
    <w:uiPriority w:val="99"/>
    <w:semiHidden/>
    <w:rsid w:val="0037743A"/>
    <w:rPr>
      <w:rFonts w:ascii="Segoe UI" w:hAnsi="Segoe UI" w:cs="Segoe UI"/>
      <w:sz w:val="18"/>
      <w:szCs w:val="18"/>
    </w:rPr>
  </w:style>
  <w:style w:type="paragraph" w:styleId="Header">
    <w:name w:val="header"/>
    <w:basedOn w:val="Normal"/>
    <w:link w:val="HeaderChar"/>
    <w:uiPriority w:val="99"/>
    <w:unhideWhenUsed/>
    <w:rsid w:val="008630B3"/>
    <w:pPr>
      <w:tabs>
        <w:tab w:val="center" w:pos="4680"/>
        <w:tab w:val="right" w:pos="9360"/>
      </w:tabs>
    </w:pPr>
  </w:style>
  <w:style w:type="character" w:styleId="HeaderChar" w:customStyle="1">
    <w:name w:val="Header Char"/>
    <w:basedOn w:val="DefaultParagraphFont"/>
    <w:link w:val="Header"/>
    <w:uiPriority w:val="99"/>
    <w:rsid w:val="008630B3"/>
  </w:style>
  <w:style w:type="paragraph" w:styleId="Footer">
    <w:name w:val="footer"/>
    <w:basedOn w:val="Normal"/>
    <w:link w:val="FooterChar"/>
    <w:uiPriority w:val="99"/>
    <w:unhideWhenUsed/>
    <w:rsid w:val="008630B3"/>
    <w:pPr>
      <w:tabs>
        <w:tab w:val="center" w:pos="4680"/>
        <w:tab w:val="right" w:pos="9360"/>
      </w:tabs>
    </w:pPr>
  </w:style>
  <w:style w:type="character" w:styleId="FooterChar" w:customStyle="1">
    <w:name w:val="Footer Char"/>
    <w:basedOn w:val="DefaultParagraphFont"/>
    <w:link w:val="Footer"/>
    <w:uiPriority w:val="99"/>
    <w:rsid w:val="008630B3"/>
  </w:style>
  <w:style w:type="paragraph" w:styleId="Title">
    <w:name w:val="Title"/>
    <w:basedOn w:val="Normal"/>
    <w:next w:val="Normal"/>
    <w:link w:val="TitleChar"/>
    <w:uiPriority w:val="10"/>
    <w:qFormat/>
    <w:rsid w:val="00551126"/>
    <w:pPr>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551126"/>
    <w:rPr>
      <w:rFonts w:asciiTheme="majorHAnsi" w:hAnsiTheme="majorHAnsi" w:eastAsiaTheme="majorEastAsia" w:cstheme="majorBidi"/>
      <w:spacing w:val="-10"/>
      <w:kern w:val="28"/>
      <w:sz w:val="56"/>
      <w:szCs w:val="56"/>
    </w:rPr>
  </w:style>
  <w:style w:type="character" w:styleId="Heading1Char" w:customStyle="1">
    <w:name w:val="Heading 1 Char"/>
    <w:basedOn w:val="DefaultParagraphFont"/>
    <w:link w:val="Heading1"/>
    <w:uiPriority w:val="9"/>
    <w:rsid w:val="00551126"/>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19308F"/>
    <w:rPr>
      <w:rFonts w:asciiTheme="majorHAnsi" w:hAnsiTheme="majorHAnsi" w:eastAsiaTheme="majorEastAsia" w:cstheme="majorBidi"/>
      <w:color w:val="2F5496" w:themeColor="accent1" w:themeShade="BF"/>
      <w:sz w:val="26"/>
      <w:szCs w:val="26"/>
    </w:rPr>
  </w:style>
  <w:style w:type="paragraph" w:styleId="Revision">
    <w:name w:val="Revision"/>
    <w:hidden/>
    <w:uiPriority w:val="99"/>
    <w:semiHidden/>
    <w:rsid w:val="008A4CBE"/>
    <w:rPr>
      <w:rFonts w:ascii="Garamond" w:hAnsi="Garamond"/>
    </w:rPr>
  </w:style>
  <w:style w:type="character" w:styleId="Hyperlink">
    <w:name w:val="Hyperlink"/>
    <w:basedOn w:val="DefaultParagraphFont"/>
    <w:uiPriority w:val="99"/>
    <w:unhideWhenUsed/>
    <w:rsid w:val="00043A15"/>
    <w:rPr>
      <w:color w:val="0563C1" w:themeColor="hyperlink"/>
      <w:u w:val="single"/>
    </w:rPr>
  </w:style>
  <w:style w:type="character" w:styleId="UnresolvedMention">
    <w:name w:val="Unresolved Mention"/>
    <w:basedOn w:val="DefaultParagraphFont"/>
    <w:uiPriority w:val="99"/>
    <w:semiHidden/>
    <w:unhideWhenUsed/>
    <w:rsid w:val="00043A15"/>
    <w:rPr>
      <w:color w:val="605E5C"/>
      <w:shd w:val="clear" w:color="auto" w:fill="E1DFDD"/>
    </w:rPr>
  </w:style>
  <w:style w:type="paragraph" w:styleId="ListParagraph">
    <w:name w:val="List Paragraph"/>
    <w:basedOn w:val="Normal"/>
    <w:uiPriority w:val="34"/>
    <w:qFormat/>
    <w:rsid w:val="00043A15"/>
    <w:pPr>
      <w:ind w:left="720"/>
      <w:contextualSpacing/>
    </w:pPr>
  </w:style>
  <w:style w:type="character" w:styleId="FollowedHyperlink">
    <w:name w:val="FollowedHyperlink"/>
    <w:basedOn w:val="DefaultParagraphFont"/>
    <w:uiPriority w:val="99"/>
    <w:semiHidden/>
    <w:unhideWhenUsed/>
    <w:rsid w:val="00CD79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9611117">
      <w:bodyDiv w:val="1"/>
      <w:marLeft w:val="0"/>
      <w:marRight w:val="0"/>
      <w:marTop w:val="0"/>
      <w:marBottom w:val="0"/>
      <w:divBdr>
        <w:top w:val="none" w:sz="0" w:space="0" w:color="auto"/>
        <w:left w:val="none" w:sz="0" w:space="0" w:color="auto"/>
        <w:bottom w:val="none" w:sz="0" w:space="0" w:color="auto"/>
        <w:right w:val="none" w:sz="0" w:space="0" w:color="auto"/>
      </w:divBdr>
      <w:divsChild>
        <w:div w:id="350452345">
          <w:marLeft w:val="0"/>
          <w:marRight w:val="0"/>
          <w:marTop w:val="0"/>
          <w:marBottom w:val="0"/>
          <w:divBdr>
            <w:top w:val="none" w:sz="0" w:space="0" w:color="auto"/>
            <w:left w:val="none" w:sz="0" w:space="0" w:color="auto"/>
            <w:bottom w:val="none" w:sz="0" w:space="0" w:color="auto"/>
            <w:right w:val="none" w:sz="0" w:space="0" w:color="auto"/>
          </w:divBdr>
        </w:div>
        <w:div w:id="485365222">
          <w:marLeft w:val="0"/>
          <w:marRight w:val="0"/>
          <w:marTop w:val="0"/>
          <w:marBottom w:val="0"/>
          <w:divBdr>
            <w:top w:val="none" w:sz="0" w:space="0" w:color="auto"/>
            <w:left w:val="none" w:sz="0" w:space="0" w:color="auto"/>
            <w:bottom w:val="none" w:sz="0" w:space="0" w:color="auto"/>
            <w:right w:val="none" w:sz="0" w:space="0" w:color="auto"/>
          </w:divBdr>
        </w:div>
        <w:div w:id="690763068">
          <w:marLeft w:val="0"/>
          <w:marRight w:val="0"/>
          <w:marTop w:val="0"/>
          <w:marBottom w:val="0"/>
          <w:divBdr>
            <w:top w:val="none" w:sz="0" w:space="0" w:color="auto"/>
            <w:left w:val="none" w:sz="0" w:space="0" w:color="auto"/>
            <w:bottom w:val="none" w:sz="0" w:space="0" w:color="auto"/>
            <w:right w:val="none" w:sz="0" w:space="0" w:color="auto"/>
          </w:divBdr>
        </w:div>
        <w:div w:id="16413002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image" Target="media/image6.jp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chart" Target="charts/chart1.xml"/><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4.tiff"/><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7.jpg"/></Relationships>
</file>

<file path=word/charts/_rels/chart1.xml.rels><?xml version="1.0" encoding="UTF-8" standalone="yes"?>
<Relationships xmlns="http://schemas.openxmlformats.org/package/2006/relationships"><Relationship Id="rId3" Type="http://schemas.openxmlformats.org/officeDocument/2006/relationships/oleObject" Target="file:///C:\Users\frank\OneDrive%20-%20Mississippi%20State%20University\Research\WAAM\Experimental\NT11_TemperatureHistory.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Node 8 (N: 98101)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7"/>
          <c:order val="7"/>
          <c:tx>
            <c:strRef>
              <c:f>'NT11 (2)'!$I$2</c:f>
              <c:strCache>
                <c:ptCount val="1"/>
                <c:pt idx="0">
                  <c:v>8</c:v>
                </c:pt>
              </c:strCache>
            </c:strRef>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f>'NT11 (2)'!$A$4:$A$8603</c:f>
              <c:numCache>
                <c:formatCode>0.00E+00</c:formatCode>
                <c:ptCount val="8600"/>
                <c:pt idx="0">
                  <c:v>0</c:v>
                </c:pt>
                <c:pt idx="1">
                  <c:v>0.01</c:v>
                </c:pt>
                <c:pt idx="2">
                  <c:v>0.02</c:v>
                </c:pt>
                <c:pt idx="3">
                  <c:v>0.03</c:v>
                </c:pt>
                <c:pt idx="4">
                  <c:v>0.04</c:v>
                </c:pt>
                <c:pt idx="5">
                  <c:v>0.05</c:v>
                </c:pt>
                <c:pt idx="6">
                  <c:v>0.06</c:v>
                </c:pt>
                <c:pt idx="7">
                  <c:v>7.0000000000000007E-2</c:v>
                </c:pt>
                <c:pt idx="8">
                  <c:v>0.08</c:v>
                </c:pt>
                <c:pt idx="9">
                  <c:v>0.09</c:v>
                </c:pt>
                <c:pt idx="10">
                  <c:v>0.1</c:v>
                </c:pt>
                <c:pt idx="11">
                  <c:v>0.11</c:v>
                </c:pt>
                <c:pt idx="12">
                  <c:v>0.12</c:v>
                </c:pt>
                <c:pt idx="13">
                  <c:v>0.13</c:v>
                </c:pt>
                <c:pt idx="14">
                  <c:v>0.14000000000000001</c:v>
                </c:pt>
                <c:pt idx="15">
                  <c:v>0.15</c:v>
                </c:pt>
                <c:pt idx="16">
                  <c:v>0.16</c:v>
                </c:pt>
                <c:pt idx="17">
                  <c:v>0.17</c:v>
                </c:pt>
                <c:pt idx="18">
                  <c:v>0.18</c:v>
                </c:pt>
                <c:pt idx="19">
                  <c:v>0.19</c:v>
                </c:pt>
                <c:pt idx="20">
                  <c:v>0.2</c:v>
                </c:pt>
                <c:pt idx="21">
                  <c:v>0.21</c:v>
                </c:pt>
                <c:pt idx="22">
                  <c:v>0.22</c:v>
                </c:pt>
                <c:pt idx="23">
                  <c:v>0.23</c:v>
                </c:pt>
                <c:pt idx="24">
                  <c:v>0.24</c:v>
                </c:pt>
                <c:pt idx="25">
                  <c:v>0.25</c:v>
                </c:pt>
                <c:pt idx="26">
                  <c:v>0.26</c:v>
                </c:pt>
                <c:pt idx="27">
                  <c:v>0.27</c:v>
                </c:pt>
                <c:pt idx="28">
                  <c:v>0.28000000000000003</c:v>
                </c:pt>
                <c:pt idx="29">
                  <c:v>0.28999999999999998</c:v>
                </c:pt>
                <c:pt idx="30">
                  <c:v>0.3</c:v>
                </c:pt>
                <c:pt idx="31">
                  <c:v>0.31</c:v>
                </c:pt>
                <c:pt idx="32">
                  <c:v>0.32</c:v>
                </c:pt>
                <c:pt idx="33">
                  <c:v>0.33</c:v>
                </c:pt>
                <c:pt idx="34">
                  <c:v>0.34</c:v>
                </c:pt>
                <c:pt idx="35">
                  <c:v>0.35</c:v>
                </c:pt>
                <c:pt idx="36">
                  <c:v>0.36</c:v>
                </c:pt>
                <c:pt idx="37">
                  <c:v>0.37</c:v>
                </c:pt>
                <c:pt idx="38">
                  <c:v>0.38</c:v>
                </c:pt>
                <c:pt idx="39">
                  <c:v>0.39</c:v>
                </c:pt>
                <c:pt idx="40">
                  <c:v>0.4</c:v>
                </c:pt>
                <c:pt idx="41">
                  <c:v>0.41</c:v>
                </c:pt>
                <c:pt idx="42">
                  <c:v>0.42</c:v>
                </c:pt>
                <c:pt idx="43">
                  <c:v>0.43</c:v>
                </c:pt>
                <c:pt idx="44">
                  <c:v>0.44</c:v>
                </c:pt>
                <c:pt idx="45">
                  <c:v>0.45</c:v>
                </c:pt>
                <c:pt idx="46">
                  <c:v>0.46</c:v>
                </c:pt>
                <c:pt idx="47">
                  <c:v>0.47</c:v>
                </c:pt>
                <c:pt idx="48">
                  <c:v>0.48</c:v>
                </c:pt>
                <c:pt idx="49">
                  <c:v>0.49</c:v>
                </c:pt>
                <c:pt idx="50">
                  <c:v>0.5</c:v>
                </c:pt>
                <c:pt idx="51">
                  <c:v>0.51</c:v>
                </c:pt>
                <c:pt idx="52">
                  <c:v>0.52</c:v>
                </c:pt>
                <c:pt idx="53">
                  <c:v>0.53</c:v>
                </c:pt>
                <c:pt idx="54">
                  <c:v>0.54</c:v>
                </c:pt>
                <c:pt idx="55">
                  <c:v>0.55000000000000004</c:v>
                </c:pt>
                <c:pt idx="56">
                  <c:v>0.56000000000000005</c:v>
                </c:pt>
                <c:pt idx="57">
                  <c:v>0.56999999999999995</c:v>
                </c:pt>
                <c:pt idx="58">
                  <c:v>0.57999999999999996</c:v>
                </c:pt>
                <c:pt idx="59">
                  <c:v>0.59</c:v>
                </c:pt>
                <c:pt idx="60">
                  <c:v>0.6</c:v>
                </c:pt>
                <c:pt idx="61">
                  <c:v>0.61</c:v>
                </c:pt>
                <c:pt idx="62">
                  <c:v>0.62</c:v>
                </c:pt>
                <c:pt idx="63">
                  <c:v>0.63</c:v>
                </c:pt>
                <c:pt idx="64">
                  <c:v>0.64</c:v>
                </c:pt>
                <c:pt idx="65">
                  <c:v>0.65</c:v>
                </c:pt>
                <c:pt idx="66">
                  <c:v>0.66</c:v>
                </c:pt>
                <c:pt idx="67">
                  <c:v>0.67</c:v>
                </c:pt>
                <c:pt idx="68">
                  <c:v>0.68</c:v>
                </c:pt>
                <c:pt idx="69">
                  <c:v>0.69</c:v>
                </c:pt>
                <c:pt idx="70">
                  <c:v>0.7</c:v>
                </c:pt>
                <c:pt idx="71">
                  <c:v>0.71</c:v>
                </c:pt>
                <c:pt idx="72">
                  <c:v>0.72</c:v>
                </c:pt>
                <c:pt idx="73">
                  <c:v>0.73</c:v>
                </c:pt>
                <c:pt idx="74">
                  <c:v>0.74</c:v>
                </c:pt>
                <c:pt idx="75">
                  <c:v>0.75</c:v>
                </c:pt>
                <c:pt idx="76">
                  <c:v>0.76</c:v>
                </c:pt>
                <c:pt idx="77">
                  <c:v>0.77</c:v>
                </c:pt>
                <c:pt idx="78">
                  <c:v>0.78</c:v>
                </c:pt>
                <c:pt idx="79">
                  <c:v>0.79</c:v>
                </c:pt>
                <c:pt idx="80">
                  <c:v>0.8</c:v>
                </c:pt>
                <c:pt idx="81">
                  <c:v>0.81</c:v>
                </c:pt>
                <c:pt idx="82">
                  <c:v>0.82</c:v>
                </c:pt>
                <c:pt idx="83">
                  <c:v>0.83</c:v>
                </c:pt>
                <c:pt idx="84">
                  <c:v>0.84</c:v>
                </c:pt>
                <c:pt idx="85">
                  <c:v>0.85</c:v>
                </c:pt>
                <c:pt idx="86">
                  <c:v>0.86</c:v>
                </c:pt>
                <c:pt idx="87">
                  <c:v>0.87</c:v>
                </c:pt>
                <c:pt idx="88">
                  <c:v>0.88</c:v>
                </c:pt>
                <c:pt idx="89">
                  <c:v>0.89</c:v>
                </c:pt>
                <c:pt idx="90">
                  <c:v>0.9</c:v>
                </c:pt>
                <c:pt idx="91">
                  <c:v>0.91</c:v>
                </c:pt>
                <c:pt idx="92">
                  <c:v>0.92</c:v>
                </c:pt>
                <c:pt idx="93">
                  <c:v>0.93</c:v>
                </c:pt>
                <c:pt idx="94">
                  <c:v>0.94</c:v>
                </c:pt>
                <c:pt idx="95">
                  <c:v>0.95</c:v>
                </c:pt>
                <c:pt idx="96">
                  <c:v>0.96</c:v>
                </c:pt>
                <c:pt idx="97">
                  <c:v>0.97</c:v>
                </c:pt>
                <c:pt idx="98">
                  <c:v>0.98</c:v>
                </c:pt>
                <c:pt idx="99">
                  <c:v>0.99</c:v>
                </c:pt>
                <c:pt idx="100" formatCode="General">
                  <c:v>1</c:v>
                </c:pt>
                <c:pt idx="101" formatCode="General">
                  <c:v>1.01</c:v>
                </c:pt>
                <c:pt idx="102" formatCode="General">
                  <c:v>1.02</c:v>
                </c:pt>
                <c:pt idx="103" formatCode="General">
                  <c:v>1.03</c:v>
                </c:pt>
                <c:pt idx="104" formatCode="General">
                  <c:v>1.04</c:v>
                </c:pt>
                <c:pt idx="105" formatCode="General">
                  <c:v>1.05</c:v>
                </c:pt>
                <c:pt idx="106" formatCode="General">
                  <c:v>1.06</c:v>
                </c:pt>
                <c:pt idx="107" formatCode="General">
                  <c:v>1.07</c:v>
                </c:pt>
                <c:pt idx="108" formatCode="General">
                  <c:v>1.08</c:v>
                </c:pt>
                <c:pt idx="109" formatCode="General">
                  <c:v>1.0900000000000001</c:v>
                </c:pt>
                <c:pt idx="110" formatCode="General">
                  <c:v>1.1000000000000001</c:v>
                </c:pt>
                <c:pt idx="111" formatCode="General">
                  <c:v>1.1100000000000001</c:v>
                </c:pt>
                <c:pt idx="112" formatCode="General">
                  <c:v>1.1200000000000001</c:v>
                </c:pt>
                <c:pt idx="113" formatCode="General">
                  <c:v>1.1299999999999999</c:v>
                </c:pt>
                <c:pt idx="114" formatCode="General">
                  <c:v>1.1399999999999999</c:v>
                </c:pt>
                <c:pt idx="115" formatCode="General">
                  <c:v>1.1499999999999999</c:v>
                </c:pt>
                <c:pt idx="116" formatCode="General">
                  <c:v>1.1599999999999999</c:v>
                </c:pt>
                <c:pt idx="117" formatCode="General">
                  <c:v>1.17</c:v>
                </c:pt>
                <c:pt idx="118" formatCode="General">
                  <c:v>1.18</c:v>
                </c:pt>
                <c:pt idx="119" formatCode="General">
                  <c:v>1.19</c:v>
                </c:pt>
                <c:pt idx="120" formatCode="General">
                  <c:v>1.2</c:v>
                </c:pt>
                <c:pt idx="121" formatCode="General">
                  <c:v>1.21</c:v>
                </c:pt>
                <c:pt idx="122" formatCode="General">
                  <c:v>1.22</c:v>
                </c:pt>
                <c:pt idx="123" formatCode="General">
                  <c:v>1.23</c:v>
                </c:pt>
                <c:pt idx="124" formatCode="General">
                  <c:v>1.24</c:v>
                </c:pt>
                <c:pt idx="125" formatCode="General">
                  <c:v>1.25</c:v>
                </c:pt>
                <c:pt idx="126" formatCode="General">
                  <c:v>1.26</c:v>
                </c:pt>
                <c:pt idx="127" formatCode="General">
                  <c:v>1.27</c:v>
                </c:pt>
                <c:pt idx="128" formatCode="General">
                  <c:v>1.28</c:v>
                </c:pt>
                <c:pt idx="129" formatCode="General">
                  <c:v>1.29</c:v>
                </c:pt>
                <c:pt idx="130" formatCode="General">
                  <c:v>1.3</c:v>
                </c:pt>
                <c:pt idx="131" formatCode="General">
                  <c:v>1.31</c:v>
                </c:pt>
                <c:pt idx="132" formatCode="General">
                  <c:v>1.32</c:v>
                </c:pt>
                <c:pt idx="133" formatCode="General">
                  <c:v>1.33</c:v>
                </c:pt>
                <c:pt idx="134" formatCode="General">
                  <c:v>1.34</c:v>
                </c:pt>
                <c:pt idx="135" formatCode="General">
                  <c:v>1.35</c:v>
                </c:pt>
                <c:pt idx="136" formatCode="General">
                  <c:v>1.36</c:v>
                </c:pt>
                <c:pt idx="137" formatCode="General">
                  <c:v>1.37</c:v>
                </c:pt>
                <c:pt idx="138" formatCode="General">
                  <c:v>1.38</c:v>
                </c:pt>
                <c:pt idx="139" formatCode="General">
                  <c:v>1.39</c:v>
                </c:pt>
                <c:pt idx="140" formatCode="General">
                  <c:v>1.4</c:v>
                </c:pt>
                <c:pt idx="141" formatCode="General">
                  <c:v>1.41</c:v>
                </c:pt>
                <c:pt idx="142" formatCode="General">
                  <c:v>1.42</c:v>
                </c:pt>
                <c:pt idx="143" formatCode="General">
                  <c:v>1.43</c:v>
                </c:pt>
                <c:pt idx="144" formatCode="General">
                  <c:v>1.44</c:v>
                </c:pt>
                <c:pt idx="145" formatCode="General">
                  <c:v>1.45</c:v>
                </c:pt>
                <c:pt idx="146" formatCode="General">
                  <c:v>1.46</c:v>
                </c:pt>
                <c:pt idx="147" formatCode="General">
                  <c:v>1.47</c:v>
                </c:pt>
                <c:pt idx="148" formatCode="General">
                  <c:v>1.48</c:v>
                </c:pt>
                <c:pt idx="149" formatCode="General">
                  <c:v>1.49</c:v>
                </c:pt>
                <c:pt idx="150" formatCode="General">
                  <c:v>1.5</c:v>
                </c:pt>
                <c:pt idx="151" formatCode="General">
                  <c:v>1.51</c:v>
                </c:pt>
                <c:pt idx="152" formatCode="General">
                  <c:v>1.52</c:v>
                </c:pt>
                <c:pt idx="153" formatCode="General">
                  <c:v>1.53</c:v>
                </c:pt>
                <c:pt idx="154" formatCode="General">
                  <c:v>1.54</c:v>
                </c:pt>
                <c:pt idx="155" formatCode="General">
                  <c:v>1.55</c:v>
                </c:pt>
                <c:pt idx="156" formatCode="General">
                  <c:v>1.56</c:v>
                </c:pt>
                <c:pt idx="157" formatCode="General">
                  <c:v>1.57</c:v>
                </c:pt>
                <c:pt idx="158" formatCode="General">
                  <c:v>1.58</c:v>
                </c:pt>
                <c:pt idx="159" formatCode="General">
                  <c:v>1.59</c:v>
                </c:pt>
                <c:pt idx="160" formatCode="General">
                  <c:v>1.6</c:v>
                </c:pt>
                <c:pt idx="161" formatCode="General">
                  <c:v>1.61</c:v>
                </c:pt>
                <c:pt idx="162" formatCode="General">
                  <c:v>1.62</c:v>
                </c:pt>
                <c:pt idx="163" formatCode="General">
                  <c:v>1.63</c:v>
                </c:pt>
                <c:pt idx="164" formatCode="General">
                  <c:v>1.64</c:v>
                </c:pt>
                <c:pt idx="165" formatCode="General">
                  <c:v>1.65</c:v>
                </c:pt>
                <c:pt idx="166" formatCode="General">
                  <c:v>1.66</c:v>
                </c:pt>
                <c:pt idx="167" formatCode="General">
                  <c:v>1.67</c:v>
                </c:pt>
                <c:pt idx="168" formatCode="General">
                  <c:v>1.68</c:v>
                </c:pt>
                <c:pt idx="169" formatCode="General">
                  <c:v>1.69</c:v>
                </c:pt>
                <c:pt idx="170" formatCode="General">
                  <c:v>1.7</c:v>
                </c:pt>
                <c:pt idx="171" formatCode="General">
                  <c:v>1.71</c:v>
                </c:pt>
                <c:pt idx="172" formatCode="General">
                  <c:v>1.72</c:v>
                </c:pt>
                <c:pt idx="173" formatCode="General">
                  <c:v>1.73</c:v>
                </c:pt>
                <c:pt idx="174" formatCode="General">
                  <c:v>1.74</c:v>
                </c:pt>
                <c:pt idx="175" formatCode="General">
                  <c:v>1.75</c:v>
                </c:pt>
                <c:pt idx="176" formatCode="General">
                  <c:v>1.76</c:v>
                </c:pt>
                <c:pt idx="177" formatCode="General">
                  <c:v>1.77</c:v>
                </c:pt>
                <c:pt idx="178" formatCode="General">
                  <c:v>1.78</c:v>
                </c:pt>
                <c:pt idx="179" formatCode="General">
                  <c:v>1.79</c:v>
                </c:pt>
                <c:pt idx="180" formatCode="General">
                  <c:v>1.8</c:v>
                </c:pt>
                <c:pt idx="181" formatCode="General">
                  <c:v>1.81</c:v>
                </c:pt>
                <c:pt idx="182" formatCode="General">
                  <c:v>1.82</c:v>
                </c:pt>
                <c:pt idx="183" formatCode="General">
                  <c:v>1.83</c:v>
                </c:pt>
                <c:pt idx="184" formatCode="General">
                  <c:v>1.84</c:v>
                </c:pt>
                <c:pt idx="185" formatCode="General">
                  <c:v>1.85</c:v>
                </c:pt>
                <c:pt idx="186" formatCode="General">
                  <c:v>1.86</c:v>
                </c:pt>
                <c:pt idx="187" formatCode="General">
                  <c:v>1.87</c:v>
                </c:pt>
                <c:pt idx="188" formatCode="General">
                  <c:v>1.88</c:v>
                </c:pt>
                <c:pt idx="189" formatCode="General">
                  <c:v>1.89</c:v>
                </c:pt>
                <c:pt idx="190" formatCode="General">
                  <c:v>1.9</c:v>
                </c:pt>
                <c:pt idx="191" formatCode="General">
                  <c:v>1.91</c:v>
                </c:pt>
                <c:pt idx="192" formatCode="General">
                  <c:v>1.92</c:v>
                </c:pt>
                <c:pt idx="193" formatCode="General">
                  <c:v>1.93</c:v>
                </c:pt>
                <c:pt idx="194" formatCode="General">
                  <c:v>1.94</c:v>
                </c:pt>
                <c:pt idx="195" formatCode="General">
                  <c:v>1.95</c:v>
                </c:pt>
                <c:pt idx="196" formatCode="General">
                  <c:v>1.96</c:v>
                </c:pt>
                <c:pt idx="197" formatCode="General">
                  <c:v>1.97</c:v>
                </c:pt>
                <c:pt idx="198" formatCode="General">
                  <c:v>1.98</c:v>
                </c:pt>
                <c:pt idx="199" formatCode="General">
                  <c:v>1.99</c:v>
                </c:pt>
                <c:pt idx="200" formatCode="General">
                  <c:v>2</c:v>
                </c:pt>
                <c:pt idx="201" formatCode="General">
                  <c:v>2.0099999999999998</c:v>
                </c:pt>
                <c:pt idx="202" formatCode="General">
                  <c:v>2.02</c:v>
                </c:pt>
                <c:pt idx="203" formatCode="General">
                  <c:v>2.0299999999999998</c:v>
                </c:pt>
                <c:pt idx="204" formatCode="General">
                  <c:v>2.04</c:v>
                </c:pt>
                <c:pt idx="205" formatCode="General">
                  <c:v>2.0499999999999998</c:v>
                </c:pt>
                <c:pt idx="206" formatCode="General">
                  <c:v>2.06</c:v>
                </c:pt>
                <c:pt idx="207" formatCode="General">
                  <c:v>2.0699999999999998</c:v>
                </c:pt>
                <c:pt idx="208" formatCode="General">
                  <c:v>2.08</c:v>
                </c:pt>
                <c:pt idx="209" formatCode="General">
                  <c:v>2.09</c:v>
                </c:pt>
                <c:pt idx="210" formatCode="General">
                  <c:v>2.1</c:v>
                </c:pt>
                <c:pt idx="211" formatCode="General">
                  <c:v>2.11</c:v>
                </c:pt>
                <c:pt idx="212" formatCode="General">
                  <c:v>2.12</c:v>
                </c:pt>
                <c:pt idx="213" formatCode="General">
                  <c:v>2.13</c:v>
                </c:pt>
                <c:pt idx="214" formatCode="General">
                  <c:v>2.14</c:v>
                </c:pt>
                <c:pt idx="215" formatCode="General">
                  <c:v>2.15</c:v>
                </c:pt>
                <c:pt idx="216" formatCode="General">
                  <c:v>2.16</c:v>
                </c:pt>
                <c:pt idx="217" formatCode="General">
                  <c:v>2.17</c:v>
                </c:pt>
                <c:pt idx="218" formatCode="General">
                  <c:v>2.1800000000000002</c:v>
                </c:pt>
                <c:pt idx="219" formatCode="General">
                  <c:v>2.19</c:v>
                </c:pt>
                <c:pt idx="220" formatCode="General">
                  <c:v>2.2000000000000002</c:v>
                </c:pt>
                <c:pt idx="221" formatCode="General">
                  <c:v>2.21</c:v>
                </c:pt>
                <c:pt idx="222" formatCode="General">
                  <c:v>2.2200000000000002</c:v>
                </c:pt>
                <c:pt idx="223" formatCode="General">
                  <c:v>2.23</c:v>
                </c:pt>
                <c:pt idx="224" formatCode="General">
                  <c:v>2.2400000000000002</c:v>
                </c:pt>
                <c:pt idx="225" formatCode="General">
                  <c:v>2.25</c:v>
                </c:pt>
                <c:pt idx="226" formatCode="General">
                  <c:v>2.2599999999999998</c:v>
                </c:pt>
                <c:pt idx="227" formatCode="General">
                  <c:v>2.27</c:v>
                </c:pt>
                <c:pt idx="228" formatCode="General">
                  <c:v>2.2799999999999998</c:v>
                </c:pt>
                <c:pt idx="229" formatCode="General">
                  <c:v>2.29</c:v>
                </c:pt>
                <c:pt idx="230" formatCode="General">
                  <c:v>2.2999999999999998</c:v>
                </c:pt>
                <c:pt idx="231" formatCode="General">
                  <c:v>2.31</c:v>
                </c:pt>
                <c:pt idx="232" formatCode="General">
                  <c:v>2.3199999999999998</c:v>
                </c:pt>
                <c:pt idx="233" formatCode="General">
                  <c:v>2.33</c:v>
                </c:pt>
                <c:pt idx="234" formatCode="General">
                  <c:v>2.34</c:v>
                </c:pt>
                <c:pt idx="235" formatCode="General">
                  <c:v>2.35</c:v>
                </c:pt>
                <c:pt idx="236" formatCode="General">
                  <c:v>2.36</c:v>
                </c:pt>
                <c:pt idx="237" formatCode="General">
                  <c:v>2.37</c:v>
                </c:pt>
                <c:pt idx="238" formatCode="General">
                  <c:v>2.38</c:v>
                </c:pt>
                <c:pt idx="239" formatCode="General">
                  <c:v>2.39</c:v>
                </c:pt>
                <c:pt idx="240" formatCode="General">
                  <c:v>2.4</c:v>
                </c:pt>
                <c:pt idx="241" formatCode="General">
                  <c:v>2.41</c:v>
                </c:pt>
                <c:pt idx="242" formatCode="General">
                  <c:v>2.42</c:v>
                </c:pt>
                <c:pt idx="243" formatCode="General">
                  <c:v>2.4300000000000002</c:v>
                </c:pt>
                <c:pt idx="244" formatCode="General">
                  <c:v>2.44</c:v>
                </c:pt>
                <c:pt idx="245" formatCode="General">
                  <c:v>2.4500000000000002</c:v>
                </c:pt>
                <c:pt idx="246" formatCode="General">
                  <c:v>2.46</c:v>
                </c:pt>
                <c:pt idx="247" formatCode="General">
                  <c:v>2.4700000000000002</c:v>
                </c:pt>
                <c:pt idx="248" formatCode="General">
                  <c:v>2.48</c:v>
                </c:pt>
                <c:pt idx="249" formatCode="General">
                  <c:v>2.4900000000000002</c:v>
                </c:pt>
                <c:pt idx="250" formatCode="General">
                  <c:v>2.5</c:v>
                </c:pt>
                <c:pt idx="251" formatCode="General">
                  <c:v>2.5099999999999998</c:v>
                </c:pt>
                <c:pt idx="252" formatCode="General">
                  <c:v>2.52</c:v>
                </c:pt>
                <c:pt idx="253" formatCode="General">
                  <c:v>2.5299999999999998</c:v>
                </c:pt>
                <c:pt idx="254" formatCode="General">
                  <c:v>2.54</c:v>
                </c:pt>
                <c:pt idx="255" formatCode="General">
                  <c:v>2.5499999999999998</c:v>
                </c:pt>
                <c:pt idx="256" formatCode="General">
                  <c:v>2.56</c:v>
                </c:pt>
                <c:pt idx="257" formatCode="General">
                  <c:v>2.57</c:v>
                </c:pt>
                <c:pt idx="258" formatCode="General">
                  <c:v>2.58</c:v>
                </c:pt>
                <c:pt idx="259" formatCode="General">
                  <c:v>2.59</c:v>
                </c:pt>
                <c:pt idx="260" formatCode="General">
                  <c:v>2.6</c:v>
                </c:pt>
                <c:pt idx="261" formatCode="General">
                  <c:v>2.61</c:v>
                </c:pt>
                <c:pt idx="262" formatCode="General">
                  <c:v>2.62</c:v>
                </c:pt>
                <c:pt idx="263" formatCode="General">
                  <c:v>2.63</c:v>
                </c:pt>
                <c:pt idx="264" formatCode="General">
                  <c:v>2.64</c:v>
                </c:pt>
                <c:pt idx="265" formatCode="General">
                  <c:v>2.65</c:v>
                </c:pt>
                <c:pt idx="266" formatCode="General">
                  <c:v>2.66</c:v>
                </c:pt>
                <c:pt idx="267" formatCode="General">
                  <c:v>2.67</c:v>
                </c:pt>
                <c:pt idx="268" formatCode="General">
                  <c:v>2.68</c:v>
                </c:pt>
                <c:pt idx="269" formatCode="General">
                  <c:v>2.69</c:v>
                </c:pt>
                <c:pt idx="270" formatCode="General">
                  <c:v>2.7</c:v>
                </c:pt>
                <c:pt idx="271" formatCode="General">
                  <c:v>2.71</c:v>
                </c:pt>
                <c:pt idx="272" formatCode="General">
                  <c:v>2.72</c:v>
                </c:pt>
                <c:pt idx="273" formatCode="General">
                  <c:v>2.73</c:v>
                </c:pt>
                <c:pt idx="274" formatCode="General">
                  <c:v>2.74</c:v>
                </c:pt>
                <c:pt idx="275" formatCode="General">
                  <c:v>2.75</c:v>
                </c:pt>
                <c:pt idx="276" formatCode="General">
                  <c:v>2.76</c:v>
                </c:pt>
                <c:pt idx="277" formatCode="General">
                  <c:v>2.77</c:v>
                </c:pt>
                <c:pt idx="278" formatCode="General">
                  <c:v>2.78</c:v>
                </c:pt>
                <c:pt idx="279" formatCode="General">
                  <c:v>2.79</c:v>
                </c:pt>
                <c:pt idx="280" formatCode="General">
                  <c:v>2.8</c:v>
                </c:pt>
                <c:pt idx="281" formatCode="General">
                  <c:v>2.81</c:v>
                </c:pt>
                <c:pt idx="282" formatCode="General">
                  <c:v>2.82</c:v>
                </c:pt>
                <c:pt idx="283" formatCode="General">
                  <c:v>2.83</c:v>
                </c:pt>
                <c:pt idx="284" formatCode="General">
                  <c:v>2.84</c:v>
                </c:pt>
                <c:pt idx="285" formatCode="General">
                  <c:v>2.85</c:v>
                </c:pt>
                <c:pt idx="286" formatCode="General">
                  <c:v>2.86</c:v>
                </c:pt>
                <c:pt idx="287" formatCode="General">
                  <c:v>2.87</c:v>
                </c:pt>
                <c:pt idx="288" formatCode="General">
                  <c:v>2.88</c:v>
                </c:pt>
                <c:pt idx="289" formatCode="General">
                  <c:v>2.89</c:v>
                </c:pt>
                <c:pt idx="290" formatCode="General">
                  <c:v>2.9</c:v>
                </c:pt>
                <c:pt idx="291" formatCode="General">
                  <c:v>2.91</c:v>
                </c:pt>
                <c:pt idx="292" formatCode="General">
                  <c:v>2.92</c:v>
                </c:pt>
                <c:pt idx="293" formatCode="General">
                  <c:v>2.93</c:v>
                </c:pt>
                <c:pt idx="294" formatCode="General">
                  <c:v>2.94</c:v>
                </c:pt>
                <c:pt idx="295" formatCode="General">
                  <c:v>2.95</c:v>
                </c:pt>
                <c:pt idx="296" formatCode="General">
                  <c:v>2.96</c:v>
                </c:pt>
                <c:pt idx="297" formatCode="General">
                  <c:v>2.97</c:v>
                </c:pt>
                <c:pt idx="298" formatCode="General">
                  <c:v>2.98</c:v>
                </c:pt>
                <c:pt idx="299" formatCode="General">
                  <c:v>2.99</c:v>
                </c:pt>
                <c:pt idx="300" formatCode="General">
                  <c:v>3</c:v>
                </c:pt>
                <c:pt idx="301" formatCode="General">
                  <c:v>3.01</c:v>
                </c:pt>
                <c:pt idx="302" formatCode="General">
                  <c:v>3.02</c:v>
                </c:pt>
                <c:pt idx="303" formatCode="General">
                  <c:v>3.03</c:v>
                </c:pt>
                <c:pt idx="304" formatCode="General">
                  <c:v>3.04</c:v>
                </c:pt>
                <c:pt idx="305" formatCode="General">
                  <c:v>3.05</c:v>
                </c:pt>
                <c:pt idx="306" formatCode="General">
                  <c:v>3.06</c:v>
                </c:pt>
                <c:pt idx="307" formatCode="General">
                  <c:v>3.07</c:v>
                </c:pt>
                <c:pt idx="308" formatCode="General">
                  <c:v>3.08</c:v>
                </c:pt>
                <c:pt idx="309" formatCode="General">
                  <c:v>3.09</c:v>
                </c:pt>
                <c:pt idx="310" formatCode="General">
                  <c:v>3.1</c:v>
                </c:pt>
                <c:pt idx="311" formatCode="General">
                  <c:v>3.11</c:v>
                </c:pt>
                <c:pt idx="312" formatCode="General">
                  <c:v>3.12</c:v>
                </c:pt>
                <c:pt idx="313" formatCode="General">
                  <c:v>3.13</c:v>
                </c:pt>
                <c:pt idx="314" formatCode="General">
                  <c:v>3.14</c:v>
                </c:pt>
                <c:pt idx="315" formatCode="General">
                  <c:v>3.15</c:v>
                </c:pt>
                <c:pt idx="316" formatCode="General">
                  <c:v>3.16</c:v>
                </c:pt>
                <c:pt idx="317" formatCode="General">
                  <c:v>3.17</c:v>
                </c:pt>
                <c:pt idx="318" formatCode="General">
                  <c:v>3.18</c:v>
                </c:pt>
                <c:pt idx="319" formatCode="General">
                  <c:v>3.19</c:v>
                </c:pt>
                <c:pt idx="320" formatCode="General">
                  <c:v>3.2</c:v>
                </c:pt>
                <c:pt idx="321" formatCode="General">
                  <c:v>3.21</c:v>
                </c:pt>
                <c:pt idx="322" formatCode="General">
                  <c:v>3.22</c:v>
                </c:pt>
                <c:pt idx="323" formatCode="General">
                  <c:v>3.23</c:v>
                </c:pt>
                <c:pt idx="324" formatCode="General">
                  <c:v>3.24</c:v>
                </c:pt>
                <c:pt idx="325" formatCode="General">
                  <c:v>3.25</c:v>
                </c:pt>
                <c:pt idx="326" formatCode="General">
                  <c:v>3.26</c:v>
                </c:pt>
                <c:pt idx="327" formatCode="General">
                  <c:v>3.27</c:v>
                </c:pt>
                <c:pt idx="328" formatCode="General">
                  <c:v>3.28</c:v>
                </c:pt>
                <c:pt idx="329" formatCode="General">
                  <c:v>3.29</c:v>
                </c:pt>
                <c:pt idx="330" formatCode="General">
                  <c:v>3.3</c:v>
                </c:pt>
                <c:pt idx="331" formatCode="General">
                  <c:v>3.31</c:v>
                </c:pt>
                <c:pt idx="332" formatCode="General">
                  <c:v>3.32</c:v>
                </c:pt>
                <c:pt idx="333" formatCode="General">
                  <c:v>3.33</c:v>
                </c:pt>
                <c:pt idx="334" formatCode="General">
                  <c:v>3.34</c:v>
                </c:pt>
                <c:pt idx="335" formatCode="General">
                  <c:v>3.35</c:v>
                </c:pt>
                <c:pt idx="336" formatCode="General">
                  <c:v>3.36</c:v>
                </c:pt>
                <c:pt idx="337" formatCode="General">
                  <c:v>3.37</c:v>
                </c:pt>
                <c:pt idx="338" formatCode="General">
                  <c:v>3.38</c:v>
                </c:pt>
                <c:pt idx="339" formatCode="General">
                  <c:v>3.39</c:v>
                </c:pt>
                <c:pt idx="340" formatCode="General">
                  <c:v>3.4</c:v>
                </c:pt>
                <c:pt idx="341" formatCode="General">
                  <c:v>3.41</c:v>
                </c:pt>
                <c:pt idx="342" formatCode="General">
                  <c:v>3.42</c:v>
                </c:pt>
                <c:pt idx="343" formatCode="General">
                  <c:v>3.43</c:v>
                </c:pt>
                <c:pt idx="344" formatCode="General">
                  <c:v>3.44</c:v>
                </c:pt>
                <c:pt idx="345" formatCode="General">
                  <c:v>3.45</c:v>
                </c:pt>
                <c:pt idx="346" formatCode="General">
                  <c:v>3.46</c:v>
                </c:pt>
                <c:pt idx="347" formatCode="General">
                  <c:v>3.47</c:v>
                </c:pt>
                <c:pt idx="348" formatCode="General">
                  <c:v>3.48</c:v>
                </c:pt>
                <c:pt idx="349" formatCode="General">
                  <c:v>3.49</c:v>
                </c:pt>
                <c:pt idx="350" formatCode="General">
                  <c:v>3.5</c:v>
                </c:pt>
                <c:pt idx="351" formatCode="General">
                  <c:v>3.51</c:v>
                </c:pt>
                <c:pt idx="352" formatCode="General">
                  <c:v>3.52</c:v>
                </c:pt>
                <c:pt idx="353" formatCode="General">
                  <c:v>3.53</c:v>
                </c:pt>
                <c:pt idx="354" formatCode="General">
                  <c:v>3.54</c:v>
                </c:pt>
                <c:pt idx="355" formatCode="General">
                  <c:v>3.55</c:v>
                </c:pt>
                <c:pt idx="356" formatCode="General">
                  <c:v>3.56</c:v>
                </c:pt>
                <c:pt idx="357" formatCode="General">
                  <c:v>3.57</c:v>
                </c:pt>
                <c:pt idx="358" formatCode="General">
                  <c:v>3.58</c:v>
                </c:pt>
                <c:pt idx="359" formatCode="General">
                  <c:v>3.59</c:v>
                </c:pt>
                <c:pt idx="360" formatCode="General">
                  <c:v>3.6</c:v>
                </c:pt>
                <c:pt idx="361" formatCode="General">
                  <c:v>3.61</c:v>
                </c:pt>
                <c:pt idx="362" formatCode="General">
                  <c:v>3.62</c:v>
                </c:pt>
                <c:pt idx="363" formatCode="General">
                  <c:v>3.63</c:v>
                </c:pt>
                <c:pt idx="364" formatCode="General">
                  <c:v>3.64</c:v>
                </c:pt>
                <c:pt idx="365" formatCode="General">
                  <c:v>3.65</c:v>
                </c:pt>
                <c:pt idx="366" formatCode="General">
                  <c:v>3.66</c:v>
                </c:pt>
                <c:pt idx="367" formatCode="General">
                  <c:v>3.67</c:v>
                </c:pt>
                <c:pt idx="368" formatCode="General">
                  <c:v>3.68</c:v>
                </c:pt>
                <c:pt idx="369" formatCode="General">
                  <c:v>3.69</c:v>
                </c:pt>
                <c:pt idx="370" formatCode="General">
                  <c:v>3.7</c:v>
                </c:pt>
                <c:pt idx="371" formatCode="General">
                  <c:v>3.71</c:v>
                </c:pt>
                <c:pt idx="372" formatCode="General">
                  <c:v>3.72</c:v>
                </c:pt>
                <c:pt idx="373" formatCode="General">
                  <c:v>3.73</c:v>
                </c:pt>
                <c:pt idx="374" formatCode="General">
                  <c:v>3.74</c:v>
                </c:pt>
                <c:pt idx="375" formatCode="General">
                  <c:v>3.75</c:v>
                </c:pt>
                <c:pt idx="376" formatCode="General">
                  <c:v>3.76</c:v>
                </c:pt>
                <c:pt idx="377" formatCode="General">
                  <c:v>3.77</c:v>
                </c:pt>
                <c:pt idx="378" formatCode="General">
                  <c:v>3.78</c:v>
                </c:pt>
                <c:pt idx="379" formatCode="General">
                  <c:v>3.79</c:v>
                </c:pt>
                <c:pt idx="380" formatCode="General">
                  <c:v>3.8</c:v>
                </c:pt>
                <c:pt idx="381" formatCode="General">
                  <c:v>3.81</c:v>
                </c:pt>
                <c:pt idx="382" formatCode="General">
                  <c:v>3.82</c:v>
                </c:pt>
                <c:pt idx="383" formatCode="General">
                  <c:v>3.83</c:v>
                </c:pt>
                <c:pt idx="384" formatCode="General">
                  <c:v>3.84</c:v>
                </c:pt>
                <c:pt idx="385" formatCode="General">
                  <c:v>3.85</c:v>
                </c:pt>
                <c:pt idx="386" formatCode="General">
                  <c:v>3.86</c:v>
                </c:pt>
                <c:pt idx="387" formatCode="General">
                  <c:v>3.87</c:v>
                </c:pt>
                <c:pt idx="388" formatCode="General">
                  <c:v>3.88</c:v>
                </c:pt>
                <c:pt idx="389" formatCode="General">
                  <c:v>3.89</c:v>
                </c:pt>
                <c:pt idx="390" formatCode="General">
                  <c:v>3.9</c:v>
                </c:pt>
                <c:pt idx="391" formatCode="General">
                  <c:v>3.91</c:v>
                </c:pt>
                <c:pt idx="392" formatCode="General">
                  <c:v>3.92</c:v>
                </c:pt>
                <c:pt idx="393" formatCode="General">
                  <c:v>3.93</c:v>
                </c:pt>
                <c:pt idx="394" formatCode="General">
                  <c:v>3.94</c:v>
                </c:pt>
                <c:pt idx="395" formatCode="General">
                  <c:v>3.95</c:v>
                </c:pt>
                <c:pt idx="396" formatCode="General">
                  <c:v>3.96</c:v>
                </c:pt>
                <c:pt idx="397" formatCode="General">
                  <c:v>3.97</c:v>
                </c:pt>
                <c:pt idx="398" formatCode="General">
                  <c:v>3.98</c:v>
                </c:pt>
                <c:pt idx="399" formatCode="General">
                  <c:v>3.99</c:v>
                </c:pt>
                <c:pt idx="400" formatCode="General">
                  <c:v>4</c:v>
                </c:pt>
                <c:pt idx="401" formatCode="General">
                  <c:v>4.01</c:v>
                </c:pt>
                <c:pt idx="402" formatCode="General">
                  <c:v>4.0199999999999996</c:v>
                </c:pt>
                <c:pt idx="403" formatCode="General">
                  <c:v>4.03</c:v>
                </c:pt>
                <c:pt idx="404" formatCode="General">
                  <c:v>4.04</c:v>
                </c:pt>
                <c:pt idx="405" formatCode="General">
                  <c:v>4.05</c:v>
                </c:pt>
                <c:pt idx="406" formatCode="General">
                  <c:v>4.0599999999999996</c:v>
                </c:pt>
                <c:pt idx="407" formatCode="General">
                  <c:v>4.07</c:v>
                </c:pt>
                <c:pt idx="408" formatCode="General">
                  <c:v>4.08</c:v>
                </c:pt>
                <c:pt idx="409" formatCode="General">
                  <c:v>4.09</c:v>
                </c:pt>
                <c:pt idx="410" formatCode="General">
                  <c:v>4.0999999999999996</c:v>
                </c:pt>
                <c:pt idx="411" formatCode="General">
                  <c:v>4.1100000000000003</c:v>
                </c:pt>
                <c:pt idx="412" formatCode="General">
                  <c:v>4.12</c:v>
                </c:pt>
                <c:pt idx="413" formatCode="General">
                  <c:v>4.13</c:v>
                </c:pt>
                <c:pt idx="414" formatCode="General">
                  <c:v>4.1399999999999997</c:v>
                </c:pt>
                <c:pt idx="415" formatCode="General">
                  <c:v>4.1500000000000004</c:v>
                </c:pt>
                <c:pt idx="416" formatCode="General">
                  <c:v>4.16</c:v>
                </c:pt>
                <c:pt idx="417" formatCode="General">
                  <c:v>4.17</c:v>
                </c:pt>
                <c:pt idx="418" formatCode="General">
                  <c:v>4.18</c:v>
                </c:pt>
                <c:pt idx="419" formatCode="General">
                  <c:v>4.1900000000000004</c:v>
                </c:pt>
                <c:pt idx="420" formatCode="General">
                  <c:v>4.2</c:v>
                </c:pt>
                <c:pt idx="421" formatCode="General">
                  <c:v>4.21</c:v>
                </c:pt>
                <c:pt idx="422" formatCode="General">
                  <c:v>4.22</c:v>
                </c:pt>
                <c:pt idx="423" formatCode="General">
                  <c:v>4.2300000000000004</c:v>
                </c:pt>
                <c:pt idx="424" formatCode="General">
                  <c:v>4.24</c:v>
                </c:pt>
                <c:pt idx="425" formatCode="General">
                  <c:v>4.25</c:v>
                </c:pt>
                <c:pt idx="426" formatCode="General">
                  <c:v>4.26</c:v>
                </c:pt>
                <c:pt idx="427" formatCode="General">
                  <c:v>4.2699999999999996</c:v>
                </c:pt>
                <c:pt idx="428" formatCode="General">
                  <c:v>4.28</c:v>
                </c:pt>
                <c:pt idx="429" formatCode="General">
                  <c:v>4.29</c:v>
                </c:pt>
                <c:pt idx="430" formatCode="General">
                  <c:v>4.3</c:v>
                </c:pt>
                <c:pt idx="431" formatCode="General">
                  <c:v>4.3099999999999996</c:v>
                </c:pt>
                <c:pt idx="432" formatCode="General">
                  <c:v>4.32</c:v>
                </c:pt>
                <c:pt idx="433" formatCode="General">
                  <c:v>4.33</c:v>
                </c:pt>
                <c:pt idx="434" formatCode="General">
                  <c:v>4.34</c:v>
                </c:pt>
                <c:pt idx="435" formatCode="General">
                  <c:v>4.3499999999999996</c:v>
                </c:pt>
                <c:pt idx="436" formatCode="General">
                  <c:v>4.3600000000000003</c:v>
                </c:pt>
                <c:pt idx="437" formatCode="General">
                  <c:v>4.37</c:v>
                </c:pt>
                <c:pt idx="438" formatCode="General">
                  <c:v>4.38</c:v>
                </c:pt>
                <c:pt idx="439" formatCode="General">
                  <c:v>4.3899999999999997</c:v>
                </c:pt>
                <c:pt idx="440" formatCode="General">
                  <c:v>4.4000000000000004</c:v>
                </c:pt>
                <c:pt idx="441" formatCode="General">
                  <c:v>4.41</c:v>
                </c:pt>
                <c:pt idx="442" formatCode="General">
                  <c:v>4.42</c:v>
                </c:pt>
                <c:pt idx="443" formatCode="General">
                  <c:v>4.43</c:v>
                </c:pt>
                <c:pt idx="444" formatCode="General">
                  <c:v>4.4400000000000004</c:v>
                </c:pt>
                <c:pt idx="445" formatCode="General">
                  <c:v>4.45</c:v>
                </c:pt>
                <c:pt idx="446" formatCode="General">
                  <c:v>4.46</c:v>
                </c:pt>
                <c:pt idx="447" formatCode="General">
                  <c:v>4.47</c:v>
                </c:pt>
                <c:pt idx="448" formatCode="General">
                  <c:v>4.4800000000000004</c:v>
                </c:pt>
                <c:pt idx="449" formatCode="General">
                  <c:v>4.49</c:v>
                </c:pt>
                <c:pt idx="450" formatCode="General">
                  <c:v>4.5</c:v>
                </c:pt>
                <c:pt idx="451" formatCode="General">
                  <c:v>4.51</c:v>
                </c:pt>
                <c:pt idx="452" formatCode="General">
                  <c:v>4.5199999999999996</c:v>
                </c:pt>
                <c:pt idx="453" formatCode="General">
                  <c:v>4.53</c:v>
                </c:pt>
                <c:pt idx="454" formatCode="General">
                  <c:v>4.54</c:v>
                </c:pt>
                <c:pt idx="455" formatCode="General">
                  <c:v>4.55</c:v>
                </c:pt>
                <c:pt idx="456" formatCode="General">
                  <c:v>4.5599999999999996</c:v>
                </c:pt>
                <c:pt idx="457" formatCode="General">
                  <c:v>4.57</c:v>
                </c:pt>
                <c:pt idx="458" formatCode="General">
                  <c:v>4.58</c:v>
                </c:pt>
                <c:pt idx="459" formatCode="General">
                  <c:v>4.59</c:v>
                </c:pt>
                <c:pt idx="460" formatCode="General">
                  <c:v>4.5999999999999996</c:v>
                </c:pt>
                <c:pt idx="461" formatCode="General">
                  <c:v>4.6100000000000003</c:v>
                </c:pt>
                <c:pt idx="462" formatCode="General">
                  <c:v>4.62</c:v>
                </c:pt>
                <c:pt idx="463" formatCode="General">
                  <c:v>4.63</c:v>
                </c:pt>
                <c:pt idx="464" formatCode="General">
                  <c:v>4.6399999999999997</c:v>
                </c:pt>
                <c:pt idx="465" formatCode="General">
                  <c:v>4.6500000000000004</c:v>
                </c:pt>
                <c:pt idx="466" formatCode="General">
                  <c:v>4.66</c:v>
                </c:pt>
                <c:pt idx="467" formatCode="General">
                  <c:v>4.67</c:v>
                </c:pt>
                <c:pt idx="468" formatCode="General">
                  <c:v>4.68</c:v>
                </c:pt>
                <c:pt idx="469" formatCode="General">
                  <c:v>4.6900000000000004</c:v>
                </c:pt>
                <c:pt idx="470" formatCode="General">
                  <c:v>4.7</c:v>
                </c:pt>
                <c:pt idx="471" formatCode="General">
                  <c:v>4.71</c:v>
                </c:pt>
                <c:pt idx="472" formatCode="General">
                  <c:v>4.72</c:v>
                </c:pt>
                <c:pt idx="473" formatCode="General">
                  <c:v>4.7300000000000004</c:v>
                </c:pt>
                <c:pt idx="474" formatCode="General">
                  <c:v>4.74</c:v>
                </c:pt>
                <c:pt idx="475" formatCode="General">
                  <c:v>4.75</c:v>
                </c:pt>
                <c:pt idx="476" formatCode="General">
                  <c:v>4.76</c:v>
                </c:pt>
                <c:pt idx="477" formatCode="General">
                  <c:v>4.7699999999999996</c:v>
                </c:pt>
                <c:pt idx="478" formatCode="General">
                  <c:v>4.78</c:v>
                </c:pt>
                <c:pt idx="479" formatCode="General">
                  <c:v>4.79</c:v>
                </c:pt>
                <c:pt idx="480" formatCode="General">
                  <c:v>4.8</c:v>
                </c:pt>
                <c:pt idx="481" formatCode="General">
                  <c:v>4.8099999999999996</c:v>
                </c:pt>
                <c:pt idx="482" formatCode="General">
                  <c:v>4.82</c:v>
                </c:pt>
                <c:pt idx="483" formatCode="General">
                  <c:v>4.83</c:v>
                </c:pt>
                <c:pt idx="484" formatCode="General">
                  <c:v>4.84</c:v>
                </c:pt>
                <c:pt idx="485" formatCode="General">
                  <c:v>4.8499999999999996</c:v>
                </c:pt>
                <c:pt idx="486" formatCode="General">
                  <c:v>4.8600000000000003</c:v>
                </c:pt>
                <c:pt idx="487" formatCode="General">
                  <c:v>4.87</c:v>
                </c:pt>
                <c:pt idx="488" formatCode="General">
                  <c:v>4.88</c:v>
                </c:pt>
                <c:pt idx="489" formatCode="General">
                  <c:v>4.8899999999999997</c:v>
                </c:pt>
                <c:pt idx="490" formatCode="General">
                  <c:v>4.9000000000000004</c:v>
                </c:pt>
                <c:pt idx="491" formatCode="General">
                  <c:v>4.91</c:v>
                </c:pt>
                <c:pt idx="492" formatCode="General">
                  <c:v>4.92</c:v>
                </c:pt>
                <c:pt idx="493" formatCode="General">
                  <c:v>4.93</c:v>
                </c:pt>
                <c:pt idx="494" formatCode="General">
                  <c:v>4.9400000000000004</c:v>
                </c:pt>
                <c:pt idx="495" formatCode="General">
                  <c:v>4.95</c:v>
                </c:pt>
                <c:pt idx="496" formatCode="General">
                  <c:v>4.96</c:v>
                </c:pt>
                <c:pt idx="497" formatCode="General">
                  <c:v>4.97</c:v>
                </c:pt>
                <c:pt idx="498" formatCode="General">
                  <c:v>4.9800000000000004</c:v>
                </c:pt>
                <c:pt idx="499" formatCode="General">
                  <c:v>4.99</c:v>
                </c:pt>
                <c:pt idx="500" formatCode="General">
                  <c:v>5</c:v>
                </c:pt>
                <c:pt idx="501" formatCode="General">
                  <c:v>5.01</c:v>
                </c:pt>
                <c:pt idx="502" formatCode="General">
                  <c:v>5.0199999999999996</c:v>
                </c:pt>
                <c:pt idx="503" formatCode="General">
                  <c:v>5.03</c:v>
                </c:pt>
                <c:pt idx="504" formatCode="General">
                  <c:v>5.04</c:v>
                </c:pt>
                <c:pt idx="505" formatCode="General">
                  <c:v>5.05</c:v>
                </c:pt>
                <c:pt idx="506" formatCode="General">
                  <c:v>5.0599999999999996</c:v>
                </c:pt>
                <c:pt idx="507" formatCode="General">
                  <c:v>5.07</c:v>
                </c:pt>
                <c:pt idx="508" formatCode="General">
                  <c:v>5.08</c:v>
                </c:pt>
                <c:pt idx="509" formatCode="General">
                  <c:v>5.09</c:v>
                </c:pt>
                <c:pt idx="510" formatCode="General">
                  <c:v>5.0999999999999996</c:v>
                </c:pt>
                <c:pt idx="511" formatCode="General">
                  <c:v>5.1100000000000003</c:v>
                </c:pt>
                <c:pt idx="512" formatCode="General">
                  <c:v>5.12</c:v>
                </c:pt>
                <c:pt idx="513" formatCode="General">
                  <c:v>5.13</c:v>
                </c:pt>
                <c:pt idx="514" formatCode="General">
                  <c:v>5.14</c:v>
                </c:pt>
                <c:pt idx="515" formatCode="General">
                  <c:v>5.15</c:v>
                </c:pt>
                <c:pt idx="516" formatCode="General">
                  <c:v>5.16</c:v>
                </c:pt>
                <c:pt idx="517" formatCode="General">
                  <c:v>5.17</c:v>
                </c:pt>
                <c:pt idx="518" formatCode="General">
                  <c:v>5.18</c:v>
                </c:pt>
                <c:pt idx="519" formatCode="General">
                  <c:v>5.19</c:v>
                </c:pt>
                <c:pt idx="520" formatCode="General">
                  <c:v>5.2</c:v>
                </c:pt>
                <c:pt idx="521" formatCode="General">
                  <c:v>5.21</c:v>
                </c:pt>
                <c:pt idx="522" formatCode="General">
                  <c:v>5.22</c:v>
                </c:pt>
                <c:pt idx="523" formatCode="General">
                  <c:v>5.23</c:v>
                </c:pt>
                <c:pt idx="524" formatCode="General">
                  <c:v>5.24</c:v>
                </c:pt>
                <c:pt idx="525" formatCode="General">
                  <c:v>5.25</c:v>
                </c:pt>
                <c:pt idx="526" formatCode="General">
                  <c:v>5.26</c:v>
                </c:pt>
                <c:pt idx="527" formatCode="General">
                  <c:v>5.27</c:v>
                </c:pt>
                <c:pt idx="528" formatCode="General">
                  <c:v>5.28</c:v>
                </c:pt>
                <c:pt idx="529" formatCode="General">
                  <c:v>5.29</c:v>
                </c:pt>
                <c:pt idx="530" formatCode="General">
                  <c:v>5.3</c:v>
                </c:pt>
                <c:pt idx="531" formatCode="General">
                  <c:v>5.31</c:v>
                </c:pt>
                <c:pt idx="532" formatCode="General">
                  <c:v>5.32</c:v>
                </c:pt>
                <c:pt idx="533" formatCode="General">
                  <c:v>5.33</c:v>
                </c:pt>
                <c:pt idx="534" formatCode="General">
                  <c:v>5.34</c:v>
                </c:pt>
                <c:pt idx="535" formatCode="General">
                  <c:v>5.35</c:v>
                </c:pt>
                <c:pt idx="536" formatCode="General">
                  <c:v>5.36</c:v>
                </c:pt>
                <c:pt idx="537" formatCode="General">
                  <c:v>5.37</c:v>
                </c:pt>
                <c:pt idx="538" formatCode="General">
                  <c:v>5.38</c:v>
                </c:pt>
                <c:pt idx="539" formatCode="General">
                  <c:v>5.39</c:v>
                </c:pt>
                <c:pt idx="540" formatCode="General">
                  <c:v>5.4</c:v>
                </c:pt>
                <c:pt idx="541" formatCode="General">
                  <c:v>5.41</c:v>
                </c:pt>
                <c:pt idx="542" formatCode="General">
                  <c:v>5.42</c:v>
                </c:pt>
                <c:pt idx="543" formatCode="General">
                  <c:v>5.43</c:v>
                </c:pt>
                <c:pt idx="544" formatCode="General">
                  <c:v>5.44</c:v>
                </c:pt>
                <c:pt idx="545" formatCode="General">
                  <c:v>5.45</c:v>
                </c:pt>
                <c:pt idx="546" formatCode="General">
                  <c:v>5.46</c:v>
                </c:pt>
                <c:pt idx="547" formatCode="General">
                  <c:v>5.47</c:v>
                </c:pt>
                <c:pt idx="548" formatCode="General">
                  <c:v>5.48</c:v>
                </c:pt>
                <c:pt idx="549" formatCode="General">
                  <c:v>5.49</c:v>
                </c:pt>
                <c:pt idx="550" formatCode="General">
                  <c:v>5.5</c:v>
                </c:pt>
                <c:pt idx="551" formatCode="General">
                  <c:v>5.51</c:v>
                </c:pt>
                <c:pt idx="552" formatCode="General">
                  <c:v>5.52</c:v>
                </c:pt>
                <c:pt idx="553" formatCode="General">
                  <c:v>5.53</c:v>
                </c:pt>
                <c:pt idx="554" formatCode="General">
                  <c:v>5.54</c:v>
                </c:pt>
                <c:pt idx="555" formatCode="General">
                  <c:v>5.55</c:v>
                </c:pt>
                <c:pt idx="556" formatCode="General">
                  <c:v>5.56</c:v>
                </c:pt>
                <c:pt idx="557" formatCode="General">
                  <c:v>5.57</c:v>
                </c:pt>
                <c:pt idx="558" formatCode="General">
                  <c:v>5.58</c:v>
                </c:pt>
                <c:pt idx="559" formatCode="General">
                  <c:v>5.59</c:v>
                </c:pt>
                <c:pt idx="560" formatCode="General">
                  <c:v>5.6</c:v>
                </c:pt>
                <c:pt idx="561" formatCode="General">
                  <c:v>5.61</c:v>
                </c:pt>
                <c:pt idx="562" formatCode="General">
                  <c:v>5.62</c:v>
                </c:pt>
                <c:pt idx="563" formatCode="General">
                  <c:v>5.63</c:v>
                </c:pt>
                <c:pt idx="564" formatCode="General">
                  <c:v>5.64</c:v>
                </c:pt>
                <c:pt idx="565" formatCode="General">
                  <c:v>5.65</c:v>
                </c:pt>
                <c:pt idx="566" formatCode="General">
                  <c:v>5.66</c:v>
                </c:pt>
                <c:pt idx="567" formatCode="General">
                  <c:v>5.67</c:v>
                </c:pt>
                <c:pt idx="568" formatCode="General">
                  <c:v>5.68</c:v>
                </c:pt>
                <c:pt idx="569" formatCode="General">
                  <c:v>5.69</c:v>
                </c:pt>
                <c:pt idx="570" formatCode="General">
                  <c:v>5.7</c:v>
                </c:pt>
                <c:pt idx="571" formatCode="General">
                  <c:v>5.71</c:v>
                </c:pt>
                <c:pt idx="572" formatCode="General">
                  <c:v>5.72</c:v>
                </c:pt>
                <c:pt idx="573" formatCode="General">
                  <c:v>5.73</c:v>
                </c:pt>
                <c:pt idx="574" formatCode="General">
                  <c:v>5.74</c:v>
                </c:pt>
                <c:pt idx="575" formatCode="General">
                  <c:v>5.75</c:v>
                </c:pt>
                <c:pt idx="576" formatCode="General">
                  <c:v>5.76</c:v>
                </c:pt>
                <c:pt idx="577" formatCode="General">
                  <c:v>5.77</c:v>
                </c:pt>
                <c:pt idx="578" formatCode="General">
                  <c:v>5.78</c:v>
                </c:pt>
                <c:pt idx="579" formatCode="General">
                  <c:v>5.79</c:v>
                </c:pt>
                <c:pt idx="580" formatCode="General">
                  <c:v>5.8</c:v>
                </c:pt>
                <c:pt idx="581" formatCode="General">
                  <c:v>5.81</c:v>
                </c:pt>
                <c:pt idx="582" formatCode="General">
                  <c:v>5.82</c:v>
                </c:pt>
                <c:pt idx="583" formatCode="General">
                  <c:v>5.83</c:v>
                </c:pt>
                <c:pt idx="584" formatCode="General">
                  <c:v>5.84</c:v>
                </c:pt>
                <c:pt idx="585" formatCode="General">
                  <c:v>5.85</c:v>
                </c:pt>
                <c:pt idx="586" formatCode="General">
                  <c:v>5.86</c:v>
                </c:pt>
                <c:pt idx="587" formatCode="General">
                  <c:v>5.87</c:v>
                </c:pt>
                <c:pt idx="588" formatCode="General">
                  <c:v>5.88</c:v>
                </c:pt>
                <c:pt idx="589" formatCode="General">
                  <c:v>5.89</c:v>
                </c:pt>
                <c:pt idx="590" formatCode="General">
                  <c:v>5.9</c:v>
                </c:pt>
                <c:pt idx="591" formatCode="General">
                  <c:v>5.91</c:v>
                </c:pt>
                <c:pt idx="592" formatCode="General">
                  <c:v>5.92</c:v>
                </c:pt>
                <c:pt idx="593" formatCode="General">
                  <c:v>5.93</c:v>
                </c:pt>
                <c:pt idx="594" formatCode="General">
                  <c:v>5.94</c:v>
                </c:pt>
                <c:pt idx="595" formatCode="General">
                  <c:v>5.95</c:v>
                </c:pt>
                <c:pt idx="596" formatCode="General">
                  <c:v>5.96</c:v>
                </c:pt>
                <c:pt idx="597" formatCode="General">
                  <c:v>5.97</c:v>
                </c:pt>
                <c:pt idx="598" formatCode="General">
                  <c:v>5.98</c:v>
                </c:pt>
                <c:pt idx="599" formatCode="General">
                  <c:v>5.99</c:v>
                </c:pt>
                <c:pt idx="600" formatCode="General">
                  <c:v>6</c:v>
                </c:pt>
                <c:pt idx="601" formatCode="General">
                  <c:v>6.01</c:v>
                </c:pt>
                <c:pt idx="602" formatCode="General">
                  <c:v>6.02</c:v>
                </c:pt>
                <c:pt idx="603" formatCode="General">
                  <c:v>6.03</c:v>
                </c:pt>
                <c:pt idx="604" formatCode="General">
                  <c:v>6.04</c:v>
                </c:pt>
                <c:pt idx="605" formatCode="General">
                  <c:v>6.05</c:v>
                </c:pt>
                <c:pt idx="606" formatCode="General">
                  <c:v>6.06</c:v>
                </c:pt>
                <c:pt idx="607" formatCode="General">
                  <c:v>6.07</c:v>
                </c:pt>
                <c:pt idx="608" formatCode="General">
                  <c:v>6.08</c:v>
                </c:pt>
                <c:pt idx="609" formatCode="General">
                  <c:v>6.09</c:v>
                </c:pt>
                <c:pt idx="610" formatCode="General">
                  <c:v>6.1</c:v>
                </c:pt>
                <c:pt idx="611" formatCode="General">
                  <c:v>6.11</c:v>
                </c:pt>
                <c:pt idx="612" formatCode="General">
                  <c:v>6.12</c:v>
                </c:pt>
                <c:pt idx="613" formatCode="General">
                  <c:v>6.13</c:v>
                </c:pt>
                <c:pt idx="614" formatCode="General">
                  <c:v>6.14</c:v>
                </c:pt>
                <c:pt idx="615" formatCode="General">
                  <c:v>6.15</c:v>
                </c:pt>
                <c:pt idx="616" formatCode="General">
                  <c:v>6.16</c:v>
                </c:pt>
                <c:pt idx="617" formatCode="General">
                  <c:v>6.17</c:v>
                </c:pt>
                <c:pt idx="618" formatCode="General">
                  <c:v>6.18</c:v>
                </c:pt>
                <c:pt idx="619" formatCode="General">
                  <c:v>6.19</c:v>
                </c:pt>
                <c:pt idx="620" formatCode="General">
                  <c:v>6.2</c:v>
                </c:pt>
                <c:pt idx="621" formatCode="General">
                  <c:v>6.21</c:v>
                </c:pt>
                <c:pt idx="622" formatCode="General">
                  <c:v>6.22</c:v>
                </c:pt>
                <c:pt idx="623" formatCode="General">
                  <c:v>6.23</c:v>
                </c:pt>
                <c:pt idx="624" formatCode="General">
                  <c:v>6.24</c:v>
                </c:pt>
                <c:pt idx="625" formatCode="General">
                  <c:v>6.25</c:v>
                </c:pt>
                <c:pt idx="626" formatCode="General">
                  <c:v>6.26</c:v>
                </c:pt>
                <c:pt idx="627" formatCode="General">
                  <c:v>6.27</c:v>
                </c:pt>
                <c:pt idx="628" formatCode="General">
                  <c:v>6.28</c:v>
                </c:pt>
                <c:pt idx="629" formatCode="General">
                  <c:v>6.29</c:v>
                </c:pt>
                <c:pt idx="630" formatCode="General">
                  <c:v>6.3</c:v>
                </c:pt>
                <c:pt idx="631" formatCode="General">
                  <c:v>6.31</c:v>
                </c:pt>
                <c:pt idx="632" formatCode="General">
                  <c:v>6.32</c:v>
                </c:pt>
                <c:pt idx="633" formatCode="General">
                  <c:v>6.33</c:v>
                </c:pt>
                <c:pt idx="634" formatCode="General">
                  <c:v>6.34</c:v>
                </c:pt>
                <c:pt idx="635" formatCode="General">
                  <c:v>6.35</c:v>
                </c:pt>
                <c:pt idx="636" formatCode="General">
                  <c:v>6.36</c:v>
                </c:pt>
                <c:pt idx="637" formatCode="General">
                  <c:v>6.37</c:v>
                </c:pt>
                <c:pt idx="638" formatCode="General">
                  <c:v>6.38</c:v>
                </c:pt>
                <c:pt idx="639" formatCode="General">
                  <c:v>6.39</c:v>
                </c:pt>
                <c:pt idx="640" formatCode="General">
                  <c:v>6.4</c:v>
                </c:pt>
                <c:pt idx="641" formatCode="General">
                  <c:v>6.41</c:v>
                </c:pt>
                <c:pt idx="642" formatCode="General">
                  <c:v>6.42</c:v>
                </c:pt>
                <c:pt idx="643" formatCode="General">
                  <c:v>6.43</c:v>
                </c:pt>
                <c:pt idx="644" formatCode="General">
                  <c:v>6.44</c:v>
                </c:pt>
                <c:pt idx="645" formatCode="General">
                  <c:v>6.45</c:v>
                </c:pt>
                <c:pt idx="646" formatCode="General">
                  <c:v>6.46</c:v>
                </c:pt>
                <c:pt idx="647" formatCode="General">
                  <c:v>6.47</c:v>
                </c:pt>
                <c:pt idx="648" formatCode="General">
                  <c:v>6.48</c:v>
                </c:pt>
                <c:pt idx="649" formatCode="General">
                  <c:v>6.49</c:v>
                </c:pt>
                <c:pt idx="650" formatCode="General">
                  <c:v>6.5</c:v>
                </c:pt>
                <c:pt idx="651" formatCode="General">
                  <c:v>6.51</c:v>
                </c:pt>
                <c:pt idx="652" formatCode="General">
                  <c:v>6.52</c:v>
                </c:pt>
                <c:pt idx="653" formatCode="General">
                  <c:v>6.53</c:v>
                </c:pt>
                <c:pt idx="654" formatCode="General">
                  <c:v>6.54</c:v>
                </c:pt>
                <c:pt idx="655" formatCode="General">
                  <c:v>6.55</c:v>
                </c:pt>
                <c:pt idx="656" formatCode="General">
                  <c:v>6.56</c:v>
                </c:pt>
                <c:pt idx="657" formatCode="General">
                  <c:v>6.57</c:v>
                </c:pt>
                <c:pt idx="658" formatCode="General">
                  <c:v>6.58</c:v>
                </c:pt>
                <c:pt idx="659" formatCode="General">
                  <c:v>6.59</c:v>
                </c:pt>
                <c:pt idx="660" formatCode="General">
                  <c:v>6.6</c:v>
                </c:pt>
                <c:pt idx="661" formatCode="General">
                  <c:v>6.61</c:v>
                </c:pt>
                <c:pt idx="662" formatCode="General">
                  <c:v>6.62</c:v>
                </c:pt>
                <c:pt idx="663" formatCode="General">
                  <c:v>6.63</c:v>
                </c:pt>
                <c:pt idx="664" formatCode="General">
                  <c:v>6.64</c:v>
                </c:pt>
                <c:pt idx="665" formatCode="General">
                  <c:v>6.65</c:v>
                </c:pt>
                <c:pt idx="666" formatCode="General">
                  <c:v>6.66</c:v>
                </c:pt>
                <c:pt idx="667" formatCode="General">
                  <c:v>6.67</c:v>
                </c:pt>
                <c:pt idx="668" formatCode="General">
                  <c:v>6.68</c:v>
                </c:pt>
                <c:pt idx="669" formatCode="General">
                  <c:v>6.69</c:v>
                </c:pt>
                <c:pt idx="670" formatCode="General">
                  <c:v>6.7</c:v>
                </c:pt>
                <c:pt idx="671" formatCode="General">
                  <c:v>6.71</c:v>
                </c:pt>
                <c:pt idx="672" formatCode="General">
                  <c:v>6.72</c:v>
                </c:pt>
                <c:pt idx="673" formatCode="General">
                  <c:v>6.73</c:v>
                </c:pt>
                <c:pt idx="674" formatCode="General">
                  <c:v>6.74</c:v>
                </c:pt>
                <c:pt idx="675" formatCode="General">
                  <c:v>6.75</c:v>
                </c:pt>
                <c:pt idx="676" formatCode="General">
                  <c:v>6.76</c:v>
                </c:pt>
                <c:pt idx="677" formatCode="General">
                  <c:v>6.77</c:v>
                </c:pt>
                <c:pt idx="678" formatCode="General">
                  <c:v>6.78</c:v>
                </c:pt>
                <c:pt idx="679" formatCode="General">
                  <c:v>6.79</c:v>
                </c:pt>
                <c:pt idx="680" formatCode="General">
                  <c:v>6.8</c:v>
                </c:pt>
                <c:pt idx="681" formatCode="General">
                  <c:v>6.81</c:v>
                </c:pt>
                <c:pt idx="682" formatCode="General">
                  <c:v>6.82</c:v>
                </c:pt>
                <c:pt idx="683" formatCode="General">
                  <c:v>6.83</c:v>
                </c:pt>
                <c:pt idx="684" formatCode="General">
                  <c:v>6.84</c:v>
                </c:pt>
                <c:pt idx="685" formatCode="General">
                  <c:v>6.85</c:v>
                </c:pt>
                <c:pt idx="686" formatCode="General">
                  <c:v>6.86</c:v>
                </c:pt>
                <c:pt idx="687" formatCode="General">
                  <c:v>6.87</c:v>
                </c:pt>
                <c:pt idx="688" formatCode="General">
                  <c:v>6.88</c:v>
                </c:pt>
                <c:pt idx="689" formatCode="General">
                  <c:v>6.89</c:v>
                </c:pt>
                <c:pt idx="690" formatCode="General">
                  <c:v>6.9</c:v>
                </c:pt>
                <c:pt idx="691" formatCode="General">
                  <c:v>6.91</c:v>
                </c:pt>
                <c:pt idx="692" formatCode="General">
                  <c:v>6.92</c:v>
                </c:pt>
                <c:pt idx="693" formatCode="General">
                  <c:v>6.93</c:v>
                </c:pt>
                <c:pt idx="694" formatCode="General">
                  <c:v>6.94</c:v>
                </c:pt>
                <c:pt idx="695" formatCode="General">
                  <c:v>6.95</c:v>
                </c:pt>
                <c:pt idx="696" formatCode="General">
                  <c:v>6.96</c:v>
                </c:pt>
                <c:pt idx="697" formatCode="General">
                  <c:v>6.97</c:v>
                </c:pt>
                <c:pt idx="698" formatCode="General">
                  <c:v>6.98</c:v>
                </c:pt>
                <c:pt idx="699" formatCode="General">
                  <c:v>6.99</c:v>
                </c:pt>
                <c:pt idx="700" formatCode="General">
                  <c:v>7</c:v>
                </c:pt>
                <c:pt idx="701" formatCode="General">
                  <c:v>7.01</c:v>
                </c:pt>
                <c:pt idx="702" formatCode="General">
                  <c:v>7.02</c:v>
                </c:pt>
                <c:pt idx="703" formatCode="General">
                  <c:v>7.03</c:v>
                </c:pt>
                <c:pt idx="704" formatCode="General">
                  <c:v>7.04</c:v>
                </c:pt>
                <c:pt idx="705" formatCode="General">
                  <c:v>7.05</c:v>
                </c:pt>
                <c:pt idx="706" formatCode="General">
                  <c:v>7.06</c:v>
                </c:pt>
                <c:pt idx="707" formatCode="General">
                  <c:v>7.07</c:v>
                </c:pt>
                <c:pt idx="708" formatCode="General">
                  <c:v>7.08</c:v>
                </c:pt>
                <c:pt idx="709" formatCode="General">
                  <c:v>7.09</c:v>
                </c:pt>
                <c:pt idx="710" formatCode="General">
                  <c:v>7.1</c:v>
                </c:pt>
                <c:pt idx="711" formatCode="General">
                  <c:v>7.11</c:v>
                </c:pt>
                <c:pt idx="712" formatCode="General">
                  <c:v>7.12</c:v>
                </c:pt>
                <c:pt idx="713" formatCode="General">
                  <c:v>7.13</c:v>
                </c:pt>
                <c:pt idx="714" formatCode="General">
                  <c:v>7.14</c:v>
                </c:pt>
                <c:pt idx="715" formatCode="General">
                  <c:v>7.15</c:v>
                </c:pt>
                <c:pt idx="716" formatCode="General">
                  <c:v>7.16</c:v>
                </c:pt>
                <c:pt idx="717" formatCode="General">
                  <c:v>7.17</c:v>
                </c:pt>
                <c:pt idx="718" formatCode="General">
                  <c:v>7.18</c:v>
                </c:pt>
                <c:pt idx="719" formatCode="General">
                  <c:v>7.19</c:v>
                </c:pt>
                <c:pt idx="720" formatCode="General">
                  <c:v>7.2</c:v>
                </c:pt>
                <c:pt idx="721" formatCode="General">
                  <c:v>7.21</c:v>
                </c:pt>
                <c:pt idx="722" formatCode="General">
                  <c:v>7.22</c:v>
                </c:pt>
                <c:pt idx="723" formatCode="General">
                  <c:v>7.23</c:v>
                </c:pt>
                <c:pt idx="724" formatCode="General">
                  <c:v>7.24</c:v>
                </c:pt>
                <c:pt idx="725" formatCode="General">
                  <c:v>7.25</c:v>
                </c:pt>
                <c:pt idx="726" formatCode="General">
                  <c:v>7.26</c:v>
                </c:pt>
                <c:pt idx="727" formatCode="General">
                  <c:v>7.27</c:v>
                </c:pt>
                <c:pt idx="728" formatCode="General">
                  <c:v>7.28</c:v>
                </c:pt>
                <c:pt idx="729" formatCode="General">
                  <c:v>7.29</c:v>
                </c:pt>
                <c:pt idx="730" formatCode="General">
                  <c:v>7.3</c:v>
                </c:pt>
                <c:pt idx="731" formatCode="General">
                  <c:v>7.31</c:v>
                </c:pt>
                <c:pt idx="732" formatCode="General">
                  <c:v>7.32</c:v>
                </c:pt>
                <c:pt idx="733" formatCode="General">
                  <c:v>7.33</c:v>
                </c:pt>
                <c:pt idx="734" formatCode="General">
                  <c:v>7.34</c:v>
                </c:pt>
                <c:pt idx="735" formatCode="General">
                  <c:v>7.35</c:v>
                </c:pt>
                <c:pt idx="736" formatCode="General">
                  <c:v>7.36</c:v>
                </c:pt>
                <c:pt idx="737" formatCode="General">
                  <c:v>7.37</c:v>
                </c:pt>
                <c:pt idx="738" formatCode="General">
                  <c:v>7.38</c:v>
                </c:pt>
                <c:pt idx="739" formatCode="General">
                  <c:v>7.39</c:v>
                </c:pt>
                <c:pt idx="740" formatCode="General">
                  <c:v>7.4</c:v>
                </c:pt>
                <c:pt idx="741" formatCode="General">
                  <c:v>7.41</c:v>
                </c:pt>
                <c:pt idx="742" formatCode="General">
                  <c:v>7.42</c:v>
                </c:pt>
                <c:pt idx="743" formatCode="General">
                  <c:v>7.43</c:v>
                </c:pt>
                <c:pt idx="744" formatCode="General">
                  <c:v>7.44</c:v>
                </c:pt>
                <c:pt idx="745" formatCode="General">
                  <c:v>7.45</c:v>
                </c:pt>
                <c:pt idx="746" formatCode="General">
                  <c:v>7.46</c:v>
                </c:pt>
                <c:pt idx="747" formatCode="General">
                  <c:v>7.47</c:v>
                </c:pt>
                <c:pt idx="748" formatCode="General">
                  <c:v>7.48</c:v>
                </c:pt>
                <c:pt idx="749" formatCode="General">
                  <c:v>7.49</c:v>
                </c:pt>
                <c:pt idx="750" formatCode="General">
                  <c:v>7.5</c:v>
                </c:pt>
                <c:pt idx="751" formatCode="General">
                  <c:v>7.51</c:v>
                </c:pt>
                <c:pt idx="752" formatCode="General">
                  <c:v>7.52</c:v>
                </c:pt>
                <c:pt idx="753" formatCode="General">
                  <c:v>7.53</c:v>
                </c:pt>
                <c:pt idx="754" formatCode="General">
                  <c:v>7.54</c:v>
                </c:pt>
                <c:pt idx="755" formatCode="General">
                  <c:v>7.55</c:v>
                </c:pt>
                <c:pt idx="756" formatCode="General">
                  <c:v>7.56</c:v>
                </c:pt>
                <c:pt idx="757" formatCode="General">
                  <c:v>7.57</c:v>
                </c:pt>
                <c:pt idx="758" formatCode="General">
                  <c:v>7.58</c:v>
                </c:pt>
                <c:pt idx="759" formatCode="General">
                  <c:v>7.59</c:v>
                </c:pt>
                <c:pt idx="760" formatCode="General">
                  <c:v>7.6</c:v>
                </c:pt>
                <c:pt idx="761" formatCode="General">
                  <c:v>7.61</c:v>
                </c:pt>
                <c:pt idx="762" formatCode="General">
                  <c:v>7.62</c:v>
                </c:pt>
                <c:pt idx="763" formatCode="General">
                  <c:v>7.63</c:v>
                </c:pt>
                <c:pt idx="764" formatCode="General">
                  <c:v>7.64</c:v>
                </c:pt>
                <c:pt idx="765" formatCode="General">
                  <c:v>7.65</c:v>
                </c:pt>
                <c:pt idx="766" formatCode="General">
                  <c:v>7.66</c:v>
                </c:pt>
                <c:pt idx="767" formatCode="General">
                  <c:v>7.6619999999999999</c:v>
                </c:pt>
                <c:pt idx="768" formatCode="General">
                  <c:v>7.6619999999999999</c:v>
                </c:pt>
                <c:pt idx="769" formatCode="General">
                  <c:v>8.6620000000000008</c:v>
                </c:pt>
                <c:pt idx="770" formatCode="General">
                  <c:v>9.6620000000000008</c:v>
                </c:pt>
                <c:pt idx="771" formatCode="General">
                  <c:v>10.662000000000001</c:v>
                </c:pt>
                <c:pt idx="772" formatCode="General">
                  <c:v>11.662000000000001</c:v>
                </c:pt>
                <c:pt idx="773" formatCode="General">
                  <c:v>12.662000000000001</c:v>
                </c:pt>
                <c:pt idx="774" formatCode="General">
                  <c:v>13.662000000000001</c:v>
                </c:pt>
                <c:pt idx="775" formatCode="General">
                  <c:v>14.662000000000001</c:v>
                </c:pt>
                <c:pt idx="776" formatCode="General">
                  <c:v>15.662000000000001</c:v>
                </c:pt>
                <c:pt idx="777" formatCode="General">
                  <c:v>16.661999999999999</c:v>
                </c:pt>
                <c:pt idx="778" formatCode="General">
                  <c:v>17.661999999999999</c:v>
                </c:pt>
                <c:pt idx="779" formatCode="General">
                  <c:v>18.661999999999999</c:v>
                </c:pt>
                <c:pt idx="780" formatCode="General">
                  <c:v>19.661999999999999</c:v>
                </c:pt>
                <c:pt idx="781" formatCode="General">
                  <c:v>20.661999999999999</c:v>
                </c:pt>
                <c:pt idx="782" formatCode="General">
                  <c:v>21.661999999999999</c:v>
                </c:pt>
                <c:pt idx="783" formatCode="General">
                  <c:v>22.661999999999999</c:v>
                </c:pt>
                <c:pt idx="784" formatCode="General">
                  <c:v>23.661999999999999</c:v>
                </c:pt>
                <c:pt idx="785" formatCode="General">
                  <c:v>24.661999999999999</c:v>
                </c:pt>
                <c:pt idx="786" formatCode="General">
                  <c:v>25.661999999999999</c:v>
                </c:pt>
                <c:pt idx="787" formatCode="General">
                  <c:v>26.661999999999999</c:v>
                </c:pt>
                <c:pt idx="788" formatCode="General">
                  <c:v>27.661999999999999</c:v>
                </c:pt>
                <c:pt idx="789" formatCode="General">
                  <c:v>28.661999999999999</c:v>
                </c:pt>
                <c:pt idx="790" formatCode="General">
                  <c:v>29.661999999999999</c:v>
                </c:pt>
                <c:pt idx="791" formatCode="General">
                  <c:v>30.661999999999999</c:v>
                </c:pt>
                <c:pt idx="792" formatCode="General">
                  <c:v>31.661999999999999</c:v>
                </c:pt>
                <c:pt idx="793" formatCode="General">
                  <c:v>32.661999999999999</c:v>
                </c:pt>
                <c:pt idx="794" formatCode="General">
                  <c:v>33.661999999999999</c:v>
                </c:pt>
                <c:pt idx="795" formatCode="General">
                  <c:v>34.661999999999999</c:v>
                </c:pt>
                <c:pt idx="796" formatCode="General">
                  <c:v>35.661999999999999</c:v>
                </c:pt>
                <c:pt idx="797" formatCode="General">
                  <c:v>36.661999999999999</c:v>
                </c:pt>
                <c:pt idx="798" formatCode="General">
                  <c:v>37.661999999999999</c:v>
                </c:pt>
                <c:pt idx="799" formatCode="General">
                  <c:v>38.661999999999999</c:v>
                </c:pt>
                <c:pt idx="800" formatCode="General">
                  <c:v>39.661999999999999</c:v>
                </c:pt>
                <c:pt idx="801" formatCode="General">
                  <c:v>40.661999999999999</c:v>
                </c:pt>
                <c:pt idx="802" formatCode="General">
                  <c:v>41.661999999999999</c:v>
                </c:pt>
                <c:pt idx="803" formatCode="General">
                  <c:v>42.661999999999999</c:v>
                </c:pt>
                <c:pt idx="804" formatCode="General">
                  <c:v>43.661999999999999</c:v>
                </c:pt>
                <c:pt idx="805" formatCode="General">
                  <c:v>44.661999999999999</c:v>
                </c:pt>
                <c:pt idx="806" formatCode="General">
                  <c:v>45.661999999999999</c:v>
                </c:pt>
                <c:pt idx="807" formatCode="General">
                  <c:v>46.661999999999999</c:v>
                </c:pt>
                <c:pt idx="808" formatCode="General">
                  <c:v>47.661999999999999</c:v>
                </c:pt>
                <c:pt idx="809" formatCode="General">
                  <c:v>48.661999999999999</c:v>
                </c:pt>
                <c:pt idx="810" formatCode="General">
                  <c:v>49.661999999999999</c:v>
                </c:pt>
                <c:pt idx="811" formatCode="General">
                  <c:v>50.661999999999999</c:v>
                </c:pt>
                <c:pt idx="812" formatCode="General">
                  <c:v>51.661999999999999</c:v>
                </c:pt>
                <c:pt idx="813" formatCode="General">
                  <c:v>52.661999999999999</c:v>
                </c:pt>
                <c:pt idx="814" formatCode="General">
                  <c:v>53.661999999999999</c:v>
                </c:pt>
                <c:pt idx="815" formatCode="General">
                  <c:v>54.661999999999999</c:v>
                </c:pt>
                <c:pt idx="816" formatCode="General">
                  <c:v>55.661999999999999</c:v>
                </c:pt>
                <c:pt idx="817" formatCode="General">
                  <c:v>56.661999999999999</c:v>
                </c:pt>
                <c:pt idx="818" formatCode="General">
                  <c:v>57.661999999999999</c:v>
                </c:pt>
                <c:pt idx="819" formatCode="General">
                  <c:v>58.661999999999999</c:v>
                </c:pt>
                <c:pt idx="820" formatCode="General">
                  <c:v>59.661999999999999</c:v>
                </c:pt>
                <c:pt idx="821" formatCode="General">
                  <c:v>60.661999999999999</c:v>
                </c:pt>
                <c:pt idx="822" formatCode="General">
                  <c:v>61.661999999999999</c:v>
                </c:pt>
                <c:pt idx="823" formatCode="General">
                  <c:v>62.661999999999999</c:v>
                </c:pt>
                <c:pt idx="824" formatCode="General">
                  <c:v>63.661999999999999</c:v>
                </c:pt>
                <c:pt idx="825" formatCode="General">
                  <c:v>64.662000000000006</c:v>
                </c:pt>
                <c:pt idx="826" formatCode="General">
                  <c:v>65.662000000000006</c:v>
                </c:pt>
                <c:pt idx="827" formatCode="General">
                  <c:v>66.662000000000006</c:v>
                </c:pt>
                <c:pt idx="828" formatCode="General">
                  <c:v>67.662000000000006</c:v>
                </c:pt>
                <c:pt idx="829" formatCode="General">
                  <c:v>68.662000000000006</c:v>
                </c:pt>
                <c:pt idx="830" formatCode="General">
                  <c:v>69.662000000000006</c:v>
                </c:pt>
                <c:pt idx="831" formatCode="General">
                  <c:v>70.662000000000006</c:v>
                </c:pt>
                <c:pt idx="832" formatCode="General">
                  <c:v>71.662000000000006</c:v>
                </c:pt>
                <c:pt idx="833" formatCode="General">
                  <c:v>72.662000000000006</c:v>
                </c:pt>
                <c:pt idx="834" formatCode="General">
                  <c:v>73.662000000000006</c:v>
                </c:pt>
                <c:pt idx="835" formatCode="General">
                  <c:v>74.662000000000006</c:v>
                </c:pt>
                <c:pt idx="836" formatCode="General">
                  <c:v>75.662000000000006</c:v>
                </c:pt>
                <c:pt idx="837" formatCode="General">
                  <c:v>76.662000000000006</c:v>
                </c:pt>
                <c:pt idx="838" formatCode="General">
                  <c:v>77.662000000000006</c:v>
                </c:pt>
                <c:pt idx="839" formatCode="General">
                  <c:v>77.942999999999998</c:v>
                </c:pt>
                <c:pt idx="840" formatCode="General">
                  <c:v>77.942999999999998</c:v>
                </c:pt>
                <c:pt idx="841" formatCode="General">
                  <c:v>77.953000000000003</c:v>
                </c:pt>
                <c:pt idx="842" formatCode="General">
                  <c:v>77.962999999999994</c:v>
                </c:pt>
                <c:pt idx="843" formatCode="General">
                  <c:v>77.972999999999999</c:v>
                </c:pt>
                <c:pt idx="844" formatCode="General">
                  <c:v>77.983000000000004</c:v>
                </c:pt>
                <c:pt idx="845" formatCode="General">
                  <c:v>77.992999999999995</c:v>
                </c:pt>
                <c:pt idx="846" formatCode="General">
                  <c:v>78.003</c:v>
                </c:pt>
                <c:pt idx="847" formatCode="General">
                  <c:v>78.013000000000005</c:v>
                </c:pt>
                <c:pt idx="848" formatCode="General">
                  <c:v>78.022999999999996</c:v>
                </c:pt>
                <c:pt idx="849" formatCode="General">
                  <c:v>78.033000000000001</c:v>
                </c:pt>
                <c:pt idx="850" formatCode="General">
                  <c:v>78.043000000000006</c:v>
                </c:pt>
                <c:pt idx="851" formatCode="General">
                  <c:v>78.052999999999997</c:v>
                </c:pt>
                <c:pt idx="852" formatCode="General">
                  <c:v>78.063000000000002</c:v>
                </c:pt>
                <c:pt idx="853" formatCode="General">
                  <c:v>78.072999999999993</c:v>
                </c:pt>
                <c:pt idx="854" formatCode="General">
                  <c:v>78.082999999999998</c:v>
                </c:pt>
                <c:pt idx="855" formatCode="General">
                  <c:v>78.093000000000004</c:v>
                </c:pt>
                <c:pt idx="856" formatCode="General">
                  <c:v>78.102999999999994</c:v>
                </c:pt>
                <c:pt idx="857" formatCode="General">
                  <c:v>78.113</c:v>
                </c:pt>
                <c:pt idx="858" formatCode="General">
                  <c:v>78.123000000000005</c:v>
                </c:pt>
                <c:pt idx="859" formatCode="General">
                  <c:v>78.132999999999996</c:v>
                </c:pt>
                <c:pt idx="860" formatCode="General">
                  <c:v>78.143000000000001</c:v>
                </c:pt>
                <c:pt idx="861" formatCode="General">
                  <c:v>78.153000000000006</c:v>
                </c:pt>
                <c:pt idx="862" formatCode="General">
                  <c:v>78.162999999999997</c:v>
                </c:pt>
                <c:pt idx="863" formatCode="General">
                  <c:v>78.173000000000002</c:v>
                </c:pt>
                <c:pt idx="864" formatCode="General">
                  <c:v>78.183000000000007</c:v>
                </c:pt>
                <c:pt idx="865" formatCode="General">
                  <c:v>78.192999999999998</c:v>
                </c:pt>
                <c:pt idx="866" formatCode="General">
                  <c:v>78.203000000000003</c:v>
                </c:pt>
                <c:pt idx="867" formatCode="General">
                  <c:v>78.212999999999994</c:v>
                </c:pt>
                <c:pt idx="868" formatCode="General">
                  <c:v>78.222999999999999</c:v>
                </c:pt>
                <c:pt idx="869" formatCode="General">
                  <c:v>78.233000000000004</c:v>
                </c:pt>
                <c:pt idx="870" formatCode="General">
                  <c:v>78.242999999999995</c:v>
                </c:pt>
                <c:pt idx="871" formatCode="General">
                  <c:v>78.253</c:v>
                </c:pt>
                <c:pt idx="872" formatCode="General">
                  <c:v>78.263000000000005</c:v>
                </c:pt>
                <c:pt idx="873" formatCode="General">
                  <c:v>78.272999999999996</c:v>
                </c:pt>
                <c:pt idx="874" formatCode="General">
                  <c:v>78.283000000000001</c:v>
                </c:pt>
                <c:pt idx="875" formatCode="General">
                  <c:v>78.293000000000006</c:v>
                </c:pt>
                <c:pt idx="876" formatCode="General">
                  <c:v>78.302999999999997</c:v>
                </c:pt>
                <c:pt idx="877" formatCode="General">
                  <c:v>78.313000000000002</c:v>
                </c:pt>
                <c:pt idx="878" formatCode="General">
                  <c:v>78.322999999999993</c:v>
                </c:pt>
                <c:pt idx="879" formatCode="General">
                  <c:v>78.332999999999998</c:v>
                </c:pt>
                <c:pt idx="880" formatCode="General">
                  <c:v>78.343000000000004</c:v>
                </c:pt>
                <c:pt idx="881" formatCode="General">
                  <c:v>78.352999999999994</c:v>
                </c:pt>
                <c:pt idx="882" formatCode="General">
                  <c:v>78.363</c:v>
                </c:pt>
                <c:pt idx="883" formatCode="General">
                  <c:v>78.373000000000005</c:v>
                </c:pt>
                <c:pt idx="884" formatCode="General">
                  <c:v>78.382999999999996</c:v>
                </c:pt>
                <c:pt idx="885" formatCode="General">
                  <c:v>78.393000000000001</c:v>
                </c:pt>
                <c:pt idx="886" formatCode="General">
                  <c:v>78.403000000000006</c:v>
                </c:pt>
                <c:pt idx="887" formatCode="General">
                  <c:v>78.412999999999997</c:v>
                </c:pt>
                <c:pt idx="888" formatCode="General">
                  <c:v>78.423000000000002</c:v>
                </c:pt>
                <c:pt idx="889" formatCode="General">
                  <c:v>78.433000000000007</c:v>
                </c:pt>
                <c:pt idx="890" formatCode="General">
                  <c:v>78.442999999999998</c:v>
                </c:pt>
                <c:pt idx="891" formatCode="General">
                  <c:v>78.453000000000003</c:v>
                </c:pt>
                <c:pt idx="892" formatCode="General">
                  <c:v>78.462999999999994</c:v>
                </c:pt>
                <c:pt idx="893" formatCode="General">
                  <c:v>78.472999999999999</c:v>
                </c:pt>
                <c:pt idx="894" formatCode="General">
                  <c:v>78.483000000000004</c:v>
                </c:pt>
                <c:pt idx="895" formatCode="General">
                  <c:v>78.492999999999995</c:v>
                </c:pt>
                <c:pt idx="896" formatCode="General">
                  <c:v>78.503</c:v>
                </c:pt>
                <c:pt idx="897" formatCode="General">
                  <c:v>78.513000000000005</c:v>
                </c:pt>
                <c:pt idx="898" formatCode="General">
                  <c:v>78.522999999999996</c:v>
                </c:pt>
                <c:pt idx="899" formatCode="General">
                  <c:v>78.533000000000001</c:v>
                </c:pt>
                <c:pt idx="900" formatCode="General">
                  <c:v>78.543000000000006</c:v>
                </c:pt>
                <c:pt idx="901" formatCode="General">
                  <c:v>78.552999999999997</c:v>
                </c:pt>
                <c:pt idx="902" formatCode="General">
                  <c:v>78.563000000000002</c:v>
                </c:pt>
                <c:pt idx="903" formatCode="General">
                  <c:v>78.572999999999993</c:v>
                </c:pt>
                <c:pt idx="904" formatCode="General">
                  <c:v>78.582999999999998</c:v>
                </c:pt>
                <c:pt idx="905" formatCode="General">
                  <c:v>78.593000000000004</c:v>
                </c:pt>
                <c:pt idx="906" formatCode="General">
                  <c:v>78.602999999999994</c:v>
                </c:pt>
                <c:pt idx="907" formatCode="General">
                  <c:v>78.613</c:v>
                </c:pt>
                <c:pt idx="908" formatCode="General">
                  <c:v>78.623000000000005</c:v>
                </c:pt>
                <c:pt idx="909" formatCode="General">
                  <c:v>78.632999999999996</c:v>
                </c:pt>
                <c:pt idx="910" formatCode="General">
                  <c:v>78.643000000000001</c:v>
                </c:pt>
                <c:pt idx="911" formatCode="General">
                  <c:v>78.653000000000006</c:v>
                </c:pt>
                <c:pt idx="912" formatCode="General">
                  <c:v>78.662999999999997</c:v>
                </c:pt>
                <c:pt idx="913" formatCode="General">
                  <c:v>78.673000000000002</c:v>
                </c:pt>
                <c:pt idx="914" formatCode="General">
                  <c:v>78.683000000000007</c:v>
                </c:pt>
                <c:pt idx="915" formatCode="General">
                  <c:v>78.692999999999998</c:v>
                </c:pt>
                <c:pt idx="916" formatCode="General">
                  <c:v>78.703000000000003</c:v>
                </c:pt>
                <c:pt idx="917" formatCode="General">
                  <c:v>78.712999999999994</c:v>
                </c:pt>
                <c:pt idx="918" formatCode="General">
                  <c:v>78.722999999999999</c:v>
                </c:pt>
                <c:pt idx="919" formatCode="General">
                  <c:v>78.733000000000004</c:v>
                </c:pt>
                <c:pt idx="920" formatCode="General">
                  <c:v>78.742999999999995</c:v>
                </c:pt>
                <c:pt idx="921" formatCode="General">
                  <c:v>78.753</c:v>
                </c:pt>
                <c:pt idx="922" formatCode="General">
                  <c:v>78.763000000000005</c:v>
                </c:pt>
                <c:pt idx="923" formatCode="General">
                  <c:v>78.772999999999996</c:v>
                </c:pt>
                <c:pt idx="924" formatCode="General">
                  <c:v>78.783000000000001</c:v>
                </c:pt>
                <c:pt idx="925" formatCode="General">
                  <c:v>78.793000000000006</c:v>
                </c:pt>
                <c:pt idx="926" formatCode="General">
                  <c:v>78.802999999999997</c:v>
                </c:pt>
                <c:pt idx="927" formatCode="General">
                  <c:v>78.813000000000002</c:v>
                </c:pt>
                <c:pt idx="928" formatCode="General">
                  <c:v>78.822999999999993</c:v>
                </c:pt>
                <c:pt idx="929" formatCode="General">
                  <c:v>78.832999999999998</c:v>
                </c:pt>
                <c:pt idx="930" formatCode="General">
                  <c:v>78.843000000000004</c:v>
                </c:pt>
                <c:pt idx="931" formatCode="General">
                  <c:v>78.852999999999994</c:v>
                </c:pt>
                <c:pt idx="932" formatCode="General">
                  <c:v>78.863</c:v>
                </c:pt>
                <c:pt idx="933" formatCode="General">
                  <c:v>78.873000000000005</c:v>
                </c:pt>
                <c:pt idx="934" formatCode="General">
                  <c:v>78.882999999999996</c:v>
                </c:pt>
                <c:pt idx="935" formatCode="General">
                  <c:v>78.893000000000001</c:v>
                </c:pt>
                <c:pt idx="936" formatCode="General">
                  <c:v>78.903000000000006</c:v>
                </c:pt>
                <c:pt idx="937" formatCode="General">
                  <c:v>78.912999999999997</c:v>
                </c:pt>
                <c:pt idx="938" formatCode="General">
                  <c:v>78.923000000000002</c:v>
                </c:pt>
                <c:pt idx="939" formatCode="General">
                  <c:v>78.933000000000007</c:v>
                </c:pt>
                <c:pt idx="940" formatCode="General">
                  <c:v>78.942999999999998</c:v>
                </c:pt>
                <c:pt idx="941" formatCode="General">
                  <c:v>78.953000000000003</c:v>
                </c:pt>
                <c:pt idx="942" formatCode="General">
                  <c:v>78.962999999999994</c:v>
                </c:pt>
                <c:pt idx="943" formatCode="General">
                  <c:v>78.972999999999999</c:v>
                </c:pt>
                <c:pt idx="944" formatCode="General">
                  <c:v>78.983000000000004</c:v>
                </c:pt>
                <c:pt idx="945" formatCode="General">
                  <c:v>78.992999999999995</c:v>
                </c:pt>
                <c:pt idx="946" formatCode="General">
                  <c:v>79.003</c:v>
                </c:pt>
                <c:pt idx="947" formatCode="General">
                  <c:v>79.013000000000005</c:v>
                </c:pt>
                <c:pt idx="948" formatCode="General">
                  <c:v>79.022999999999996</c:v>
                </c:pt>
                <c:pt idx="949" formatCode="General">
                  <c:v>79.033000000000001</c:v>
                </c:pt>
                <c:pt idx="950" formatCode="General">
                  <c:v>79.043000000000006</c:v>
                </c:pt>
                <c:pt idx="951" formatCode="General">
                  <c:v>79.052999999999997</c:v>
                </c:pt>
                <c:pt idx="952" formatCode="General">
                  <c:v>79.063000000000002</c:v>
                </c:pt>
                <c:pt idx="953" formatCode="General">
                  <c:v>79.072999999999993</c:v>
                </c:pt>
                <c:pt idx="954" formatCode="General">
                  <c:v>79.082999999999998</c:v>
                </c:pt>
                <c:pt idx="955" formatCode="General">
                  <c:v>79.093000000000004</c:v>
                </c:pt>
                <c:pt idx="956" formatCode="General">
                  <c:v>79.102999999999994</c:v>
                </c:pt>
                <c:pt idx="957" formatCode="General">
                  <c:v>79.113</c:v>
                </c:pt>
                <c:pt idx="958" formatCode="General">
                  <c:v>79.123000000000005</c:v>
                </c:pt>
                <c:pt idx="959" formatCode="General">
                  <c:v>79.132999999999996</c:v>
                </c:pt>
                <c:pt idx="960" formatCode="General">
                  <c:v>79.143000000000001</c:v>
                </c:pt>
                <c:pt idx="961" formatCode="General">
                  <c:v>79.153000000000006</c:v>
                </c:pt>
                <c:pt idx="962" formatCode="General">
                  <c:v>79.162999999999997</c:v>
                </c:pt>
                <c:pt idx="963" formatCode="General">
                  <c:v>79.173000000000002</c:v>
                </c:pt>
                <c:pt idx="964" formatCode="General">
                  <c:v>79.183000000000007</c:v>
                </c:pt>
                <c:pt idx="965" formatCode="General">
                  <c:v>79.192999999999998</c:v>
                </c:pt>
                <c:pt idx="966" formatCode="General">
                  <c:v>79.203000000000003</c:v>
                </c:pt>
                <c:pt idx="967" formatCode="General">
                  <c:v>79.212999999999994</c:v>
                </c:pt>
                <c:pt idx="968" formatCode="General">
                  <c:v>79.222999999999999</c:v>
                </c:pt>
                <c:pt idx="969" formatCode="General">
                  <c:v>79.233000000000004</c:v>
                </c:pt>
                <c:pt idx="970" formatCode="General">
                  <c:v>79.242999999999995</c:v>
                </c:pt>
                <c:pt idx="971" formatCode="General">
                  <c:v>79.253</c:v>
                </c:pt>
                <c:pt idx="972" formatCode="General">
                  <c:v>79.263000000000005</c:v>
                </c:pt>
                <c:pt idx="973" formatCode="General">
                  <c:v>79.272999999999996</c:v>
                </c:pt>
                <c:pt idx="974" formatCode="General">
                  <c:v>79.283000000000001</c:v>
                </c:pt>
                <c:pt idx="975" formatCode="General">
                  <c:v>79.293000000000006</c:v>
                </c:pt>
                <c:pt idx="976" formatCode="General">
                  <c:v>79.302999999999997</c:v>
                </c:pt>
                <c:pt idx="977" formatCode="General">
                  <c:v>79.313000000000002</c:v>
                </c:pt>
                <c:pt idx="978" formatCode="General">
                  <c:v>79.322999999999993</c:v>
                </c:pt>
                <c:pt idx="979" formatCode="General">
                  <c:v>79.332999999999998</c:v>
                </c:pt>
                <c:pt idx="980" formatCode="General">
                  <c:v>79.343000000000004</c:v>
                </c:pt>
                <c:pt idx="981" formatCode="General">
                  <c:v>79.352999999999994</c:v>
                </c:pt>
                <c:pt idx="982" formatCode="General">
                  <c:v>79.363</c:v>
                </c:pt>
                <c:pt idx="983" formatCode="General">
                  <c:v>79.373000000000005</c:v>
                </c:pt>
                <c:pt idx="984" formatCode="General">
                  <c:v>79.382999999999996</c:v>
                </c:pt>
                <c:pt idx="985" formatCode="General">
                  <c:v>79.393000000000001</c:v>
                </c:pt>
                <c:pt idx="986" formatCode="General">
                  <c:v>79.403000000000006</c:v>
                </c:pt>
                <c:pt idx="987" formatCode="General">
                  <c:v>79.412999999999997</c:v>
                </c:pt>
                <c:pt idx="988" formatCode="General">
                  <c:v>79.423000000000002</c:v>
                </c:pt>
                <c:pt idx="989" formatCode="General">
                  <c:v>79.433000000000007</c:v>
                </c:pt>
                <c:pt idx="990" formatCode="General">
                  <c:v>79.442999999999998</c:v>
                </c:pt>
                <c:pt idx="991" formatCode="General">
                  <c:v>79.453000000000003</c:v>
                </c:pt>
                <c:pt idx="992" formatCode="General">
                  <c:v>79.462999999999994</c:v>
                </c:pt>
                <c:pt idx="993" formatCode="General">
                  <c:v>79.472999999999999</c:v>
                </c:pt>
                <c:pt idx="994" formatCode="General">
                  <c:v>79.483000000000004</c:v>
                </c:pt>
                <c:pt idx="995" formatCode="General">
                  <c:v>79.492999999999995</c:v>
                </c:pt>
                <c:pt idx="996" formatCode="General">
                  <c:v>79.503</c:v>
                </c:pt>
                <c:pt idx="997" formatCode="General">
                  <c:v>79.513000000000005</c:v>
                </c:pt>
                <c:pt idx="998" formatCode="General">
                  <c:v>79.522999999999996</c:v>
                </c:pt>
                <c:pt idx="999" formatCode="General">
                  <c:v>79.533000000000001</c:v>
                </c:pt>
                <c:pt idx="1000" formatCode="General">
                  <c:v>79.543000000000006</c:v>
                </c:pt>
                <c:pt idx="1001" formatCode="General">
                  <c:v>79.552999999999997</c:v>
                </c:pt>
                <c:pt idx="1002" formatCode="General">
                  <c:v>79.563000000000002</c:v>
                </c:pt>
                <c:pt idx="1003" formatCode="General">
                  <c:v>79.572999999999993</c:v>
                </c:pt>
                <c:pt idx="1004" formatCode="General">
                  <c:v>79.582999999999998</c:v>
                </c:pt>
                <c:pt idx="1005" formatCode="General">
                  <c:v>79.593000000000004</c:v>
                </c:pt>
                <c:pt idx="1006" formatCode="General">
                  <c:v>79.602999999999994</c:v>
                </c:pt>
                <c:pt idx="1007" formatCode="General">
                  <c:v>79.613</c:v>
                </c:pt>
                <c:pt idx="1008" formatCode="General">
                  <c:v>79.623000000000005</c:v>
                </c:pt>
                <c:pt idx="1009" formatCode="General">
                  <c:v>79.632999999999996</c:v>
                </c:pt>
                <c:pt idx="1010" formatCode="General">
                  <c:v>79.643000000000001</c:v>
                </c:pt>
                <c:pt idx="1011" formatCode="General">
                  <c:v>79.653000000000006</c:v>
                </c:pt>
                <c:pt idx="1012" formatCode="General">
                  <c:v>79.662999999999997</c:v>
                </c:pt>
                <c:pt idx="1013" formatCode="General">
                  <c:v>79.673000000000002</c:v>
                </c:pt>
                <c:pt idx="1014" formatCode="General">
                  <c:v>79.683000000000007</c:v>
                </c:pt>
                <c:pt idx="1015" formatCode="General">
                  <c:v>79.692999999999998</c:v>
                </c:pt>
                <c:pt idx="1016" formatCode="General">
                  <c:v>79.703000000000003</c:v>
                </c:pt>
                <c:pt idx="1017" formatCode="General">
                  <c:v>79.712999999999994</c:v>
                </c:pt>
                <c:pt idx="1018" formatCode="General">
                  <c:v>79.722999999999999</c:v>
                </c:pt>
                <c:pt idx="1019" formatCode="General">
                  <c:v>79.733000000000004</c:v>
                </c:pt>
                <c:pt idx="1020" formatCode="General">
                  <c:v>79.742999999999995</c:v>
                </c:pt>
                <c:pt idx="1021" formatCode="General">
                  <c:v>79.753</c:v>
                </c:pt>
                <c:pt idx="1022" formatCode="General">
                  <c:v>79.763000000000005</c:v>
                </c:pt>
                <c:pt idx="1023" formatCode="General">
                  <c:v>79.772999999999996</c:v>
                </c:pt>
                <c:pt idx="1024" formatCode="General">
                  <c:v>79.783000000000001</c:v>
                </c:pt>
                <c:pt idx="1025" formatCode="General">
                  <c:v>79.793000000000006</c:v>
                </c:pt>
                <c:pt idx="1026" formatCode="General">
                  <c:v>79.802999999999997</c:v>
                </c:pt>
                <c:pt idx="1027" formatCode="General">
                  <c:v>79.813000000000002</c:v>
                </c:pt>
                <c:pt idx="1028" formatCode="General">
                  <c:v>79.822999999999993</c:v>
                </c:pt>
                <c:pt idx="1029" formatCode="General">
                  <c:v>79.832999999999998</c:v>
                </c:pt>
                <c:pt idx="1030" formatCode="General">
                  <c:v>79.843000000000004</c:v>
                </c:pt>
                <c:pt idx="1031" formatCode="General">
                  <c:v>79.852999999999994</c:v>
                </c:pt>
                <c:pt idx="1032" formatCode="General">
                  <c:v>79.863</c:v>
                </c:pt>
                <c:pt idx="1033" formatCode="General">
                  <c:v>79.873000000000005</c:v>
                </c:pt>
                <c:pt idx="1034" formatCode="General">
                  <c:v>79.882999999999996</c:v>
                </c:pt>
                <c:pt idx="1035" formatCode="General">
                  <c:v>79.893000000000001</c:v>
                </c:pt>
                <c:pt idx="1036" formatCode="General">
                  <c:v>79.903000000000006</c:v>
                </c:pt>
                <c:pt idx="1037" formatCode="General">
                  <c:v>79.912999999999997</c:v>
                </c:pt>
                <c:pt idx="1038" formatCode="General">
                  <c:v>79.923000000000002</c:v>
                </c:pt>
                <c:pt idx="1039" formatCode="General">
                  <c:v>79.933000000000007</c:v>
                </c:pt>
                <c:pt idx="1040" formatCode="General">
                  <c:v>79.942999999999998</c:v>
                </c:pt>
                <c:pt idx="1041" formatCode="General">
                  <c:v>79.953000000000003</c:v>
                </c:pt>
                <c:pt idx="1042" formatCode="General">
                  <c:v>79.962999999999994</c:v>
                </c:pt>
                <c:pt idx="1043" formatCode="General">
                  <c:v>79.972999999999999</c:v>
                </c:pt>
                <c:pt idx="1044" formatCode="General">
                  <c:v>79.983000000000004</c:v>
                </c:pt>
                <c:pt idx="1045" formatCode="General">
                  <c:v>79.992999999999995</c:v>
                </c:pt>
                <c:pt idx="1046" formatCode="General">
                  <c:v>80.003</c:v>
                </c:pt>
                <c:pt idx="1047" formatCode="General">
                  <c:v>80.013000000000005</c:v>
                </c:pt>
                <c:pt idx="1048" formatCode="General">
                  <c:v>80.022999999999996</c:v>
                </c:pt>
                <c:pt idx="1049" formatCode="General">
                  <c:v>80.033000000000001</c:v>
                </c:pt>
                <c:pt idx="1050" formatCode="General">
                  <c:v>80.043000000000006</c:v>
                </c:pt>
                <c:pt idx="1051" formatCode="General">
                  <c:v>80.052999999999997</c:v>
                </c:pt>
                <c:pt idx="1052" formatCode="General">
                  <c:v>80.063000000000002</c:v>
                </c:pt>
                <c:pt idx="1053" formatCode="General">
                  <c:v>80.072999999999993</c:v>
                </c:pt>
                <c:pt idx="1054" formatCode="General">
                  <c:v>80.082999999999998</c:v>
                </c:pt>
                <c:pt idx="1055" formatCode="General">
                  <c:v>80.093000000000004</c:v>
                </c:pt>
                <c:pt idx="1056" formatCode="General">
                  <c:v>80.102999999999994</c:v>
                </c:pt>
                <c:pt idx="1057" formatCode="General">
                  <c:v>80.113</c:v>
                </c:pt>
                <c:pt idx="1058" formatCode="General">
                  <c:v>80.123000000000005</c:v>
                </c:pt>
                <c:pt idx="1059" formatCode="General">
                  <c:v>80.132999999999996</c:v>
                </c:pt>
                <c:pt idx="1060" formatCode="General">
                  <c:v>80.143000000000001</c:v>
                </c:pt>
                <c:pt idx="1061" formatCode="General">
                  <c:v>80.153000000000006</c:v>
                </c:pt>
                <c:pt idx="1062" formatCode="General">
                  <c:v>80.162999999999997</c:v>
                </c:pt>
                <c:pt idx="1063" formatCode="General">
                  <c:v>80.173000000000002</c:v>
                </c:pt>
                <c:pt idx="1064" formatCode="General">
                  <c:v>80.183000000000007</c:v>
                </c:pt>
                <c:pt idx="1065" formatCode="General">
                  <c:v>80.192999999999998</c:v>
                </c:pt>
                <c:pt idx="1066" formatCode="General">
                  <c:v>80.203000000000003</c:v>
                </c:pt>
                <c:pt idx="1067" formatCode="General">
                  <c:v>80.212999999999994</c:v>
                </c:pt>
                <c:pt idx="1068" formatCode="General">
                  <c:v>80.222999999999999</c:v>
                </c:pt>
                <c:pt idx="1069" formatCode="General">
                  <c:v>80.233000000000004</c:v>
                </c:pt>
                <c:pt idx="1070" formatCode="General">
                  <c:v>80.242999999999995</c:v>
                </c:pt>
                <c:pt idx="1071" formatCode="General">
                  <c:v>80.253</c:v>
                </c:pt>
                <c:pt idx="1072" formatCode="General">
                  <c:v>80.263000000000005</c:v>
                </c:pt>
                <c:pt idx="1073" formatCode="General">
                  <c:v>80.272999999999996</c:v>
                </c:pt>
                <c:pt idx="1074" formatCode="General">
                  <c:v>80.283000000000001</c:v>
                </c:pt>
                <c:pt idx="1075" formatCode="General">
                  <c:v>80.293000000000006</c:v>
                </c:pt>
                <c:pt idx="1076" formatCode="General">
                  <c:v>80.302999999999997</c:v>
                </c:pt>
                <c:pt idx="1077" formatCode="General">
                  <c:v>80.313000000000002</c:v>
                </c:pt>
                <c:pt idx="1078" formatCode="General">
                  <c:v>80.322999999999993</c:v>
                </c:pt>
                <c:pt idx="1079" formatCode="General">
                  <c:v>80.332999999999998</c:v>
                </c:pt>
                <c:pt idx="1080" formatCode="General">
                  <c:v>80.343000000000004</c:v>
                </c:pt>
                <c:pt idx="1081" formatCode="General">
                  <c:v>80.352999999999994</c:v>
                </c:pt>
                <c:pt idx="1082" formatCode="General">
                  <c:v>80.363</c:v>
                </c:pt>
                <c:pt idx="1083" formatCode="General">
                  <c:v>80.373000000000005</c:v>
                </c:pt>
                <c:pt idx="1084" formatCode="General">
                  <c:v>80.382999999999996</c:v>
                </c:pt>
                <c:pt idx="1085" formatCode="General">
                  <c:v>80.393000000000001</c:v>
                </c:pt>
                <c:pt idx="1086" formatCode="General">
                  <c:v>80.403000000000006</c:v>
                </c:pt>
                <c:pt idx="1087" formatCode="General">
                  <c:v>80.412999999999997</c:v>
                </c:pt>
                <c:pt idx="1088" formatCode="General">
                  <c:v>80.423000000000002</c:v>
                </c:pt>
                <c:pt idx="1089" formatCode="General">
                  <c:v>80.433000000000007</c:v>
                </c:pt>
                <c:pt idx="1090" formatCode="General">
                  <c:v>80.442999999999998</c:v>
                </c:pt>
                <c:pt idx="1091" formatCode="General">
                  <c:v>80.453000000000003</c:v>
                </c:pt>
                <c:pt idx="1092" formatCode="General">
                  <c:v>80.462999999999994</c:v>
                </c:pt>
                <c:pt idx="1093" formatCode="General">
                  <c:v>80.472999999999999</c:v>
                </c:pt>
                <c:pt idx="1094" formatCode="General">
                  <c:v>80.483000000000004</c:v>
                </c:pt>
                <c:pt idx="1095" formatCode="General">
                  <c:v>80.492999999999995</c:v>
                </c:pt>
                <c:pt idx="1096" formatCode="General">
                  <c:v>80.503</c:v>
                </c:pt>
                <c:pt idx="1097" formatCode="General">
                  <c:v>80.513000000000005</c:v>
                </c:pt>
                <c:pt idx="1098" formatCode="General">
                  <c:v>80.522999999999996</c:v>
                </c:pt>
                <c:pt idx="1099" formatCode="General">
                  <c:v>80.533000000000001</c:v>
                </c:pt>
                <c:pt idx="1100" formatCode="General">
                  <c:v>80.543000000000006</c:v>
                </c:pt>
                <c:pt idx="1101" formatCode="General">
                  <c:v>80.552999999999997</c:v>
                </c:pt>
                <c:pt idx="1102" formatCode="General">
                  <c:v>80.563000000000002</c:v>
                </c:pt>
                <c:pt idx="1103" formatCode="General">
                  <c:v>80.572999999999993</c:v>
                </c:pt>
                <c:pt idx="1104" formatCode="General">
                  <c:v>80.582999999999998</c:v>
                </c:pt>
                <c:pt idx="1105" formatCode="General">
                  <c:v>80.593000000000004</c:v>
                </c:pt>
                <c:pt idx="1106" formatCode="General">
                  <c:v>80.602999999999994</c:v>
                </c:pt>
                <c:pt idx="1107" formatCode="General">
                  <c:v>80.613</c:v>
                </c:pt>
                <c:pt idx="1108" formatCode="General">
                  <c:v>80.623000000000005</c:v>
                </c:pt>
                <c:pt idx="1109" formatCode="General">
                  <c:v>80.632999999999996</c:v>
                </c:pt>
                <c:pt idx="1110" formatCode="General">
                  <c:v>80.643000000000001</c:v>
                </c:pt>
                <c:pt idx="1111" formatCode="General">
                  <c:v>80.653000000000006</c:v>
                </c:pt>
                <c:pt idx="1112" formatCode="General">
                  <c:v>80.662999999999997</c:v>
                </c:pt>
                <c:pt idx="1113" formatCode="General">
                  <c:v>80.673000000000002</c:v>
                </c:pt>
                <c:pt idx="1114" formatCode="General">
                  <c:v>80.683000000000007</c:v>
                </c:pt>
                <c:pt idx="1115" formatCode="General">
                  <c:v>80.692999999999998</c:v>
                </c:pt>
                <c:pt idx="1116" formatCode="General">
                  <c:v>80.703000000000003</c:v>
                </c:pt>
                <c:pt idx="1117" formatCode="General">
                  <c:v>80.712999999999994</c:v>
                </c:pt>
                <c:pt idx="1118" formatCode="General">
                  <c:v>80.722999999999999</c:v>
                </c:pt>
                <c:pt idx="1119" formatCode="General">
                  <c:v>80.733000000000004</c:v>
                </c:pt>
                <c:pt idx="1120" formatCode="General">
                  <c:v>80.742999999999995</c:v>
                </c:pt>
                <c:pt idx="1121" formatCode="General">
                  <c:v>80.753</c:v>
                </c:pt>
                <c:pt idx="1122" formatCode="General">
                  <c:v>80.763000000000005</c:v>
                </c:pt>
                <c:pt idx="1123" formatCode="General">
                  <c:v>80.772999999999996</c:v>
                </c:pt>
                <c:pt idx="1124" formatCode="General">
                  <c:v>80.783000000000001</c:v>
                </c:pt>
                <c:pt idx="1125" formatCode="General">
                  <c:v>80.793000000000006</c:v>
                </c:pt>
                <c:pt idx="1126" formatCode="General">
                  <c:v>80.802999999999997</c:v>
                </c:pt>
                <c:pt idx="1127" formatCode="General">
                  <c:v>80.813000000000002</c:v>
                </c:pt>
                <c:pt idx="1128" formatCode="General">
                  <c:v>80.822999999999993</c:v>
                </c:pt>
                <c:pt idx="1129" formatCode="General">
                  <c:v>80.832999999999998</c:v>
                </c:pt>
                <c:pt idx="1130" formatCode="General">
                  <c:v>80.843000000000004</c:v>
                </c:pt>
                <c:pt idx="1131" formatCode="General">
                  <c:v>80.852999999999994</c:v>
                </c:pt>
                <c:pt idx="1132" formatCode="General">
                  <c:v>80.863</c:v>
                </c:pt>
                <c:pt idx="1133" formatCode="General">
                  <c:v>80.873000000000005</c:v>
                </c:pt>
                <c:pt idx="1134" formatCode="General">
                  <c:v>80.882999999999996</c:v>
                </c:pt>
                <c:pt idx="1135" formatCode="General">
                  <c:v>80.893000000000001</c:v>
                </c:pt>
                <c:pt idx="1136" formatCode="General">
                  <c:v>80.903000000000006</c:v>
                </c:pt>
                <c:pt idx="1137" formatCode="General">
                  <c:v>80.912999999999997</c:v>
                </c:pt>
                <c:pt idx="1138" formatCode="General">
                  <c:v>80.923000000000002</c:v>
                </c:pt>
                <c:pt idx="1139" formatCode="General">
                  <c:v>80.933000000000007</c:v>
                </c:pt>
                <c:pt idx="1140" formatCode="General">
                  <c:v>80.942999999999998</c:v>
                </c:pt>
                <c:pt idx="1141" formatCode="General">
                  <c:v>80.953000000000003</c:v>
                </c:pt>
                <c:pt idx="1142" formatCode="General">
                  <c:v>80.962999999999994</c:v>
                </c:pt>
                <c:pt idx="1143" formatCode="General">
                  <c:v>80.972999999999999</c:v>
                </c:pt>
                <c:pt idx="1144" formatCode="General">
                  <c:v>80.983000000000004</c:v>
                </c:pt>
                <c:pt idx="1145" formatCode="General">
                  <c:v>80.992999999999995</c:v>
                </c:pt>
                <c:pt idx="1146" formatCode="General">
                  <c:v>81.003</c:v>
                </c:pt>
                <c:pt idx="1147" formatCode="General">
                  <c:v>81.013000000000005</c:v>
                </c:pt>
                <c:pt idx="1148" formatCode="General">
                  <c:v>81.022999999999996</c:v>
                </c:pt>
                <c:pt idx="1149" formatCode="General">
                  <c:v>81.033000000000001</c:v>
                </c:pt>
                <c:pt idx="1150" formatCode="General">
                  <c:v>81.043000000000006</c:v>
                </c:pt>
                <c:pt idx="1151" formatCode="General">
                  <c:v>81.052999999999997</c:v>
                </c:pt>
                <c:pt idx="1152" formatCode="General">
                  <c:v>81.063000000000002</c:v>
                </c:pt>
                <c:pt idx="1153" formatCode="General">
                  <c:v>81.072999999999993</c:v>
                </c:pt>
                <c:pt idx="1154" formatCode="General">
                  <c:v>81.082999999999998</c:v>
                </c:pt>
                <c:pt idx="1155" formatCode="General">
                  <c:v>81.093000000000004</c:v>
                </c:pt>
                <c:pt idx="1156" formatCode="General">
                  <c:v>81.102999999999994</c:v>
                </c:pt>
                <c:pt idx="1157" formatCode="General">
                  <c:v>81.113</c:v>
                </c:pt>
                <c:pt idx="1158" formatCode="General">
                  <c:v>81.123000000000005</c:v>
                </c:pt>
                <c:pt idx="1159" formatCode="General">
                  <c:v>81.132999999999996</c:v>
                </c:pt>
                <c:pt idx="1160" formatCode="General">
                  <c:v>81.143000000000001</c:v>
                </c:pt>
                <c:pt idx="1161" formatCode="General">
                  <c:v>81.153000000000006</c:v>
                </c:pt>
                <c:pt idx="1162" formatCode="General">
                  <c:v>81.162999999999997</c:v>
                </c:pt>
                <c:pt idx="1163" formatCode="General">
                  <c:v>81.173000000000002</c:v>
                </c:pt>
                <c:pt idx="1164" formatCode="General">
                  <c:v>81.183000000000007</c:v>
                </c:pt>
                <c:pt idx="1165" formatCode="General">
                  <c:v>81.192999999999998</c:v>
                </c:pt>
                <c:pt idx="1166" formatCode="General">
                  <c:v>81.203000000000003</c:v>
                </c:pt>
                <c:pt idx="1167" formatCode="General">
                  <c:v>81.212999999999994</c:v>
                </c:pt>
                <c:pt idx="1168" formatCode="General">
                  <c:v>81.222999999999999</c:v>
                </c:pt>
                <c:pt idx="1169" formatCode="General">
                  <c:v>81.233000000000004</c:v>
                </c:pt>
                <c:pt idx="1170" formatCode="General">
                  <c:v>81.242999999999995</c:v>
                </c:pt>
                <c:pt idx="1171" formatCode="General">
                  <c:v>81.253</c:v>
                </c:pt>
                <c:pt idx="1172" formatCode="General">
                  <c:v>81.263000000000005</c:v>
                </c:pt>
                <c:pt idx="1173" formatCode="General">
                  <c:v>81.272999999999996</c:v>
                </c:pt>
                <c:pt idx="1174" formatCode="General">
                  <c:v>81.283000000000001</c:v>
                </c:pt>
                <c:pt idx="1175" formatCode="General">
                  <c:v>81.293000000000006</c:v>
                </c:pt>
                <c:pt idx="1176" formatCode="General">
                  <c:v>81.302999999999997</c:v>
                </c:pt>
                <c:pt idx="1177" formatCode="General">
                  <c:v>81.313000000000002</c:v>
                </c:pt>
                <c:pt idx="1178" formatCode="General">
                  <c:v>81.322999999999993</c:v>
                </c:pt>
                <c:pt idx="1179" formatCode="General">
                  <c:v>81.332999999999998</c:v>
                </c:pt>
                <c:pt idx="1180" formatCode="General">
                  <c:v>81.343000000000004</c:v>
                </c:pt>
                <c:pt idx="1181" formatCode="General">
                  <c:v>81.352999999999994</c:v>
                </c:pt>
                <c:pt idx="1182" formatCode="General">
                  <c:v>81.363</c:v>
                </c:pt>
                <c:pt idx="1183" formatCode="General">
                  <c:v>81.373000000000005</c:v>
                </c:pt>
                <c:pt idx="1184" formatCode="General">
                  <c:v>81.382999999999996</c:v>
                </c:pt>
                <c:pt idx="1185" formatCode="General">
                  <c:v>81.393000000000001</c:v>
                </c:pt>
                <c:pt idx="1186" formatCode="General">
                  <c:v>81.403000000000006</c:v>
                </c:pt>
                <c:pt idx="1187" formatCode="General">
                  <c:v>81.412999999999997</c:v>
                </c:pt>
                <c:pt idx="1188" formatCode="General">
                  <c:v>81.423000000000002</c:v>
                </c:pt>
                <c:pt idx="1189" formatCode="General">
                  <c:v>81.433000000000007</c:v>
                </c:pt>
                <c:pt idx="1190" formatCode="General">
                  <c:v>81.442999999999998</c:v>
                </c:pt>
                <c:pt idx="1191" formatCode="General">
                  <c:v>81.453000000000003</c:v>
                </c:pt>
                <c:pt idx="1192" formatCode="General">
                  <c:v>81.462999999999994</c:v>
                </c:pt>
                <c:pt idx="1193" formatCode="General">
                  <c:v>81.472999999999999</c:v>
                </c:pt>
                <c:pt idx="1194" formatCode="General">
                  <c:v>81.483000000000004</c:v>
                </c:pt>
                <c:pt idx="1195" formatCode="General">
                  <c:v>81.492999999999995</c:v>
                </c:pt>
                <c:pt idx="1196" formatCode="General">
                  <c:v>81.503</c:v>
                </c:pt>
                <c:pt idx="1197" formatCode="General">
                  <c:v>81.513000000000005</c:v>
                </c:pt>
                <c:pt idx="1198" formatCode="General">
                  <c:v>81.522999999999996</c:v>
                </c:pt>
                <c:pt idx="1199" formatCode="General">
                  <c:v>81.533000000000001</c:v>
                </c:pt>
                <c:pt idx="1200" formatCode="General">
                  <c:v>81.543000000000006</c:v>
                </c:pt>
                <c:pt idx="1201" formatCode="General">
                  <c:v>81.552999999999997</c:v>
                </c:pt>
                <c:pt idx="1202" formatCode="General">
                  <c:v>81.563000000000002</c:v>
                </c:pt>
                <c:pt idx="1203" formatCode="General">
                  <c:v>81.572999999999993</c:v>
                </c:pt>
                <c:pt idx="1204" formatCode="General">
                  <c:v>81.582999999999998</c:v>
                </c:pt>
                <c:pt idx="1205" formatCode="General">
                  <c:v>81.593000000000004</c:v>
                </c:pt>
                <c:pt idx="1206" formatCode="General">
                  <c:v>81.602999999999994</c:v>
                </c:pt>
                <c:pt idx="1207" formatCode="General">
                  <c:v>81.613</c:v>
                </c:pt>
                <c:pt idx="1208" formatCode="General">
                  <c:v>81.623000000000005</c:v>
                </c:pt>
                <c:pt idx="1209" formatCode="General">
                  <c:v>81.632999999999996</c:v>
                </c:pt>
                <c:pt idx="1210" formatCode="General">
                  <c:v>81.643000000000001</c:v>
                </c:pt>
                <c:pt idx="1211" formatCode="General">
                  <c:v>81.653000000000006</c:v>
                </c:pt>
                <c:pt idx="1212" formatCode="General">
                  <c:v>81.662999999999997</c:v>
                </c:pt>
                <c:pt idx="1213" formatCode="General">
                  <c:v>81.673000000000002</c:v>
                </c:pt>
                <c:pt idx="1214" formatCode="General">
                  <c:v>81.683000000000007</c:v>
                </c:pt>
                <c:pt idx="1215" formatCode="General">
                  <c:v>81.692999999999998</c:v>
                </c:pt>
                <c:pt idx="1216" formatCode="General">
                  <c:v>81.703000000000003</c:v>
                </c:pt>
                <c:pt idx="1217" formatCode="General">
                  <c:v>81.712999999999994</c:v>
                </c:pt>
                <c:pt idx="1218" formatCode="General">
                  <c:v>81.722999999999999</c:v>
                </c:pt>
                <c:pt idx="1219" formatCode="General">
                  <c:v>81.733000000000004</c:v>
                </c:pt>
                <c:pt idx="1220" formatCode="General">
                  <c:v>81.742999999999995</c:v>
                </c:pt>
                <c:pt idx="1221" formatCode="General">
                  <c:v>81.753</c:v>
                </c:pt>
                <c:pt idx="1222" formatCode="General">
                  <c:v>81.763000000000005</c:v>
                </c:pt>
                <c:pt idx="1223" formatCode="General">
                  <c:v>81.772999999999996</c:v>
                </c:pt>
                <c:pt idx="1224" formatCode="General">
                  <c:v>81.783000000000001</c:v>
                </c:pt>
                <c:pt idx="1225" formatCode="General">
                  <c:v>81.793000000000006</c:v>
                </c:pt>
                <c:pt idx="1226" formatCode="General">
                  <c:v>81.802999999999997</c:v>
                </c:pt>
                <c:pt idx="1227" formatCode="General">
                  <c:v>81.813000000000002</c:v>
                </c:pt>
                <c:pt idx="1228" formatCode="General">
                  <c:v>81.822999999999993</c:v>
                </c:pt>
                <c:pt idx="1229" formatCode="General">
                  <c:v>81.832999999999998</c:v>
                </c:pt>
                <c:pt idx="1230" formatCode="General">
                  <c:v>81.843000000000004</c:v>
                </c:pt>
                <c:pt idx="1231" formatCode="General">
                  <c:v>81.852999999999994</c:v>
                </c:pt>
                <c:pt idx="1232" formatCode="General">
                  <c:v>81.863</c:v>
                </c:pt>
                <c:pt idx="1233" formatCode="General">
                  <c:v>81.873000000000005</c:v>
                </c:pt>
                <c:pt idx="1234" formatCode="General">
                  <c:v>81.882999999999996</c:v>
                </c:pt>
                <c:pt idx="1235" formatCode="General">
                  <c:v>81.893000000000001</c:v>
                </c:pt>
                <c:pt idx="1236" formatCode="General">
                  <c:v>81.903000000000006</c:v>
                </c:pt>
                <c:pt idx="1237" formatCode="General">
                  <c:v>81.912999999999997</c:v>
                </c:pt>
                <c:pt idx="1238" formatCode="General">
                  <c:v>81.923000000000002</c:v>
                </c:pt>
                <c:pt idx="1239" formatCode="General">
                  <c:v>81.933000000000007</c:v>
                </c:pt>
                <c:pt idx="1240" formatCode="General">
                  <c:v>81.942999999999998</c:v>
                </c:pt>
                <c:pt idx="1241" formatCode="General">
                  <c:v>81.953000000000003</c:v>
                </c:pt>
                <c:pt idx="1242" formatCode="General">
                  <c:v>81.962999999999994</c:v>
                </c:pt>
                <c:pt idx="1243" formatCode="General">
                  <c:v>81.972999999999999</c:v>
                </c:pt>
                <c:pt idx="1244" formatCode="General">
                  <c:v>81.983000000000004</c:v>
                </c:pt>
                <c:pt idx="1245" formatCode="General">
                  <c:v>81.992999999999995</c:v>
                </c:pt>
                <c:pt idx="1246" formatCode="General">
                  <c:v>82.003</c:v>
                </c:pt>
                <c:pt idx="1247" formatCode="General">
                  <c:v>82.013000000000005</c:v>
                </c:pt>
                <c:pt idx="1248" formatCode="General">
                  <c:v>82.022999999999996</c:v>
                </c:pt>
                <c:pt idx="1249" formatCode="General">
                  <c:v>82.033000000000001</c:v>
                </c:pt>
                <c:pt idx="1250" formatCode="General">
                  <c:v>82.043000000000006</c:v>
                </c:pt>
                <c:pt idx="1251" formatCode="General">
                  <c:v>82.052999999999997</c:v>
                </c:pt>
                <c:pt idx="1252" formatCode="General">
                  <c:v>82.063000000000002</c:v>
                </c:pt>
                <c:pt idx="1253" formatCode="General">
                  <c:v>82.072999999999993</c:v>
                </c:pt>
                <c:pt idx="1254" formatCode="General">
                  <c:v>82.082999999999998</c:v>
                </c:pt>
                <c:pt idx="1255" formatCode="General">
                  <c:v>82.093000000000004</c:v>
                </c:pt>
                <c:pt idx="1256" formatCode="General">
                  <c:v>82.102999999999994</c:v>
                </c:pt>
                <c:pt idx="1257" formatCode="General">
                  <c:v>82.113</c:v>
                </c:pt>
                <c:pt idx="1258" formatCode="General">
                  <c:v>82.123000000000005</c:v>
                </c:pt>
                <c:pt idx="1259" formatCode="General">
                  <c:v>82.132999999999996</c:v>
                </c:pt>
                <c:pt idx="1260" formatCode="General">
                  <c:v>82.143000000000001</c:v>
                </c:pt>
                <c:pt idx="1261" formatCode="General">
                  <c:v>82.153000000000006</c:v>
                </c:pt>
                <c:pt idx="1262" formatCode="General">
                  <c:v>82.162999999999997</c:v>
                </c:pt>
                <c:pt idx="1263" formatCode="General">
                  <c:v>82.173000000000002</c:v>
                </c:pt>
                <c:pt idx="1264" formatCode="General">
                  <c:v>82.183000000000007</c:v>
                </c:pt>
                <c:pt idx="1265" formatCode="General">
                  <c:v>82.192999999999998</c:v>
                </c:pt>
                <c:pt idx="1266" formatCode="General">
                  <c:v>82.203000000000003</c:v>
                </c:pt>
                <c:pt idx="1267" formatCode="General">
                  <c:v>82.212999999999994</c:v>
                </c:pt>
                <c:pt idx="1268" formatCode="General">
                  <c:v>82.222999999999999</c:v>
                </c:pt>
                <c:pt idx="1269" formatCode="General">
                  <c:v>82.233000000000004</c:v>
                </c:pt>
                <c:pt idx="1270" formatCode="General">
                  <c:v>82.242999999999995</c:v>
                </c:pt>
                <c:pt idx="1271" formatCode="General">
                  <c:v>82.253</c:v>
                </c:pt>
                <c:pt idx="1272" formatCode="General">
                  <c:v>82.263000000000005</c:v>
                </c:pt>
                <c:pt idx="1273" formatCode="General">
                  <c:v>82.272999999999996</c:v>
                </c:pt>
                <c:pt idx="1274" formatCode="General">
                  <c:v>82.283000000000001</c:v>
                </c:pt>
                <c:pt idx="1275" formatCode="General">
                  <c:v>82.293000000000006</c:v>
                </c:pt>
                <c:pt idx="1276" formatCode="General">
                  <c:v>82.302999999999997</c:v>
                </c:pt>
                <c:pt idx="1277" formatCode="General">
                  <c:v>82.313000000000002</c:v>
                </c:pt>
                <c:pt idx="1278" formatCode="General">
                  <c:v>82.322999999999993</c:v>
                </c:pt>
                <c:pt idx="1279" formatCode="General">
                  <c:v>82.332999999999998</c:v>
                </c:pt>
                <c:pt idx="1280" formatCode="General">
                  <c:v>82.343000000000004</c:v>
                </c:pt>
                <c:pt idx="1281" formatCode="General">
                  <c:v>82.352999999999994</c:v>
                </c:pt>
                <c:pt idx="1282" formatCode="General">
                  <c:v>82.363</c:v>
                </c:pt>
                <c:pt idx="1283" formatCode="General">
                  <c:v>82.373000000000005</c:v>
                </c:pt>
                <c:pt idx="1284" formatCode="General">
                  <c:v>82.382999999999996</c:v>
                </c:pt>
                <c:pt idx="1285" formatCode="General">
                  <c:v>82.393000000000001</c:v>
                </c:pt>
                <c:pt idx="1286" formatCode="General">
                  <c:v>82.403000000000006</c:v>
                </c:pt>
                <c:pt idx="1287" formatCode="General">
                  <c:v>82.412999999999997</c:v>
                </c:pt>
                <c:pt idx="1288" formatCode="General">
                  <c:v>82.423000000000002</c:v>
                </c:pt>
                <c:pt idx="1289" formatCode="General">
                  <c:v>82.433000000000007</c:v>
                </c:pt>
                <c:pt idx="1290" formatCode="General">
                  <c:v>82.442999999999998</c:v>
                </c:pt>
                <c:pt idx="1291" formatCode="General">
                  <c:v>82.453000000000003</c:v>
                </c:pt>
                <c:pt idx="1292" formatCode="General">
                  <c:v>82.462999999999994</c:v>
                </c:pt>
                <c:pt idx="1293" formatCode="General">
                  <c:v>82.472999999999999</c:v>
                </c:pt>
                <c:pt idx="1294" formatCode="General">
                  <c:v>82.483000000000004</c:v>
                </c:pt>
                <c:pt idx="1295" formatCode="General">
                  <c:v>82.492999999999995</c:v>
                </c:pt>
                <c:pt idx="1296" formatCode="General">
                  <c:v>82.503</c:v>
                </c:pt>
                <c:pt idx="1297" formatCode="General">
                  <c:v>82.513000000000005</c:v>
                </c:pt>
                <c:pt idx="1298" formatCode="General">
                  <c:v>82.522999999999996</c:v>
                </c:pt>
                <c:pt idx="1299" formatCode="General">
                  <c:v>82.533000000000001</c:v>
                </c:pt>
                <c:pt idx="1300" formatCode="General">
                  <c:v>82.543000000000006</c:v>
                </c:pt>
                <c:pt idx="1301" formatCode="General">
                  <c:v>82.552999999999997</c:v>
                </c:pt>
                <c:pt idx="1302" formatCode="General">
                  <c:v>82.563000000000002</c:v>
                </c:pt>
                <c:pt idx="1303" formatCode="General">
                  <c:v>82.572999999999993</c:v>
                </c:pt>
                <c:pt idx="1304" formatCode="General">
                  <c:v>82.582999999999998</c:v>
                </c:pt>
                <c:pt idx="1305" formatCode="General">
                  <c:v>82.593000000000004</c:v>
                </c:pt>
                <c:pt idx="1306" formatCode="General">
                  <c:v>82.602999999999994</c:v>
                </c:pt>
                <c:pt idx="1307" formatCode="General">
                  <c:v>82.613</c:v>
                </c:pt>
                <c:pt idx="1308" formatCode="General">
                  <c:v>82.623000000000005</c:v>
                </c:pt>
                <c:pt idx="1309" formatCode="General">
                  <c:v>82.632999999999996</c:v>
                </c:pt>
                <c:pt idx="1310" formatCode="General">
                  <c:v>82.643000000000001</c:v>
                </c:pt>
                <c:pt idx="1311" formatCode="General">
                  <c:v>82.653000000000006</c:v>
                </c:pt>
                <c:pt idx="1312" formatCode="General">
                  <c:v>82.662999999999997</c:v>
                </c:pt>
                <c:pt idx="1313" formatCode="General">
                  <c:v>82.673000000000002</c:v>
                </c:pt>
                <c:pt idx="1314" formatCode="General">
                  <c:v>82.683000000000007</c:v>
                </c:pt>
                <c:pt idx="1315" formatCode="General">
                  <c:v>82.692999999999998</c:v>
                </c:pt>
                <c:pt idx="1316" formatCode="General">
                  <c:v>82.703000000000003</c:v>
                </c:pt>
                <c:pt idx="1317" formatCode="General">
                  <c:v>82.712999999999994</c:v>
                </c:pt>
                <c:pt idx="1318" formatCode="General">
                  <c:v>82.722999999999999</c:v>
                </c:pt>
                <c:pt idx="1319" formatCode="General">
                  <c:v>82.733000000000004</c:v>
                </c:pt>
                <c:pt idx="1320" formatCode="General">
                  <c:v>82.742999999999995</c:v>
                </c:pt>
                <c:pt idx="1321" formatCode="General">
                  <c:v>82.753</c:v>
                </c:pt>
                <c:pt idx="1322" formatCode="General">
                  <c:v>82.763000000000005</c:v>
                </c:pt>
                <c:pt idx="1323" formatCode="General">
                  <c:v>82.772999999999996</c:v>
                </c:pt>
                <c:pt idx="1324" formatCode="General">
                  <c:v>82.783000000000001</c:v>
                </c:pt>
                <c:pt idx="1325" formatCode="General">
                  <c:v>82.793000000000006</c:v>
                </c:pt>
                <c:pt idx="1326" formatCode="General">
                  <c:v>82.802999999999997</c:v>
                </c:pt>
                <c:pt idx="1327" formatCode="General">
                  <c:v>82.813000000000002</c:v>
                </c:pt>
                <c:pt idx="1328" formatCode="General">
                  <c:v>82.822999999999993</c:v>
                </c:pt>
                <c:pt idx="1329" formatCode="General">
                  <c:v>82.832999999999998</c:v>
                </c:pt>
                <c:pt idx="1330" formatCode="General">
                  <c:v>82.843000000000004</c:v>
                </c:pt>
                <c:pt idx="1331" formatCode="General">
                  <c:v>82.852999999999994</c:v>
                </c:pt>
                <c:pt idx="1332" formatCode="General">
                  <c:v>82.863</c:v>
                </c:pt>
                <c:pt idx="1333" formatCode="General">
                  <c:v>82.873000000000005</c:v>
                </c:pt>
                <c:pt idx="1334" formatCode="General">
                  <c:v>82.882999999999996</c:v>
                </c:pt>
                <c:pt idx="1335" formatCode="General">
                  <c:v>82.893000000000001</c:v>
                </c:pt>
                <c:pt idx="1336" formatCode="General">
                  <c:v>82.903000000000006</c:v>
                </c:pt>
                <c:pt idx="1337" formatCode="General">
                  <c:v>82.912999999999997</c:v>
                </c:pt>
                <c:pt idx="1338" formatCode="General">
                  <c:v>82.923000000000002</c:v>
                </c:pt>
                <c:pt idx="1339" formatCode="General">
                  <c:v>82.933000000000007</c:v>
                </c:pt>
                <c:pt idx="1340" formatCode="General">
                  <c:v>82.942999999999998</c:v>
                </c:pt>
                <c:pt idx="1341" formatCode="General">
                  <c:v>82.953000000000003</c:v>
                </c:pt>
                <c:pt idx="1342" formatCode="General">
                  <c:v>82.962999999999994</c:v>
                </c:pt>
                <c:pt idx="1343" formatCode="General">
                  <c:v>82.972999999999999</c:v>
                </c:pt>
                <c:pt idx="1344" formatCode="General">
                  <c:v>82.983000000000004</c:v>
                </c:pt>
                <c:pt idx="1345" formatCode="General">
                  <c:v>82.992999999999995</c:v>
                </c:pt>
                <c:pt idx="1346" formatCode="General">
                  <c:v>83.003</c:v>
                </c:pt>
                <c:pt idx="1347" formatCode="General">
                  <c:v>83.013000000000005</c:v>
                </c:pt>
                <c:pt idx="1348" formatCode="General">
                  <c:v>83.022999999999996</c:v>
                </c:pt>
                <c:pt idx="1349" formatCode="General">
                  <c:v>83.033000000000001</c:v>
                </c:pt>
                <c:pt idx="1350" formatCode="General">
                  <c:v>83.043000000000006</c:v>
                </c:pt>
                <c:pt idx="1351" formatCode="General">
                  <c:v>83.052999999999997</c:v>
                </c:pt>
                <c:pt idx="1352" formatCode="General">
                  <c:v>83.063000000000002</c:v>
                </c:pt>
                <c:pt idx="1353" formatCode="General">
                  <c:v>83.072999999999993</c:v>
                </c:pt>
                <c:pt idx="1354" formatCode="General">
                  <c:v>83.082999999999998</c:v>
                </c:pt>
                <c:pt idx="1355" formatCode="General">
                  <c:v>83.093000000000004</c:v>
                </c:pt>
                <c:pt idx="1356" formatCode="General">
                  <c:v>83.102999999999994</c:v>
                </c:pt>
                <c:pt idx="1357" formatCode="General">
                  <c:v>83.113</c:v>
                </c:pt>
                <c:pt idx="1358" formatCode="General">
                  <c:v>83.123000000000005</c:v>
                </c:pt>
                <c:pt idx="1359" formatCode="General">
                  <c:v>83.132999999999996</c:v>
                </c:pt>
                <c:pt idx="1360" formatCode="General">
                  <c:v>83.143000000000001</c:v>
                </c:pt>
                <c:pt idx="1361" formatCode="General">
                  <c:v>83.153000000000006</c:v>
                </c:pt>
                <c:pt idx="1362" formatCode="General">
                  <c:v>83.162999999999997</c:v>
                </c:pt>
                <c:pt idx="1363" formatCode="General">
                  <c:v>83.173000000000002</c:v>
                </c:pt>
                <c:pt idx="1364" formatCode="General">
                  <c:v>83.183000000000007</c:v>
                </c:pt>
                <c:pt idx="1365" formatCode="General">
                  <c:v>83.192999999999998</c:v>
                </c:pt>
                <c:pt idx="1366" formatCode="General">
                  <c:v>83.203000000000003</c:v>
                </c:pt>
                <c:pt idx="1367" formatCode="General">
                  <c:v>83.212999999999994</c:v>
                </c:pt>
                <c:pt idx="1368" formatCode="General">
                  <c:v>83.222999999999999</c:v>
                </c:pt>
                <c:pt idx="1369" formatCode="General">
                  <c:v>83.233000000000004</c:v>
                </c:pt>
                <c:pt idx="1370" formatCode="General">
                  <c:v>83.242999999999995</c:v>
                </c:pt>
                <c:pt idx="1371" formatCode="General">
                  <c:v>83.253</c:v>
                </c:pt>
                <c:pt idx="1372" formatCode="General">
                  <c:v>83.263000000000005</c:v>
                </c:pt>
                <c:pt idx="1373" formatCode="General">
                  <c:v>83.272999999999996</c:v>
                </c:pt>
                <c:pt idx="1374" formatCode="General">
                  <c:v>83.283000000000001</c:v>
                </c:pt>
                <c:pt idx="1375" formatCode="General">
                  <c:v>83.293000000000006</c:v>
                </c:pt>
                <c:pt idx="1376" formatCode="General">
                  <c:v>83.302999999999997</c:v>
                </c:pt>
                <c:pt idx="1377" formatCode="General">
                  <c:v>83.313000000000002</c:v>
                </c:pt>
                <c:pt idx="1378" formatCode="General">
                  <c:v>83.322999999999993</c:v>
                </c:pt>
                <c:pt idx="1379" formatCode="General">
                  <c:v>83.332999999999998</c:v>
                </c:pt>
                <c:pt idx="1380" formatCode="General">
                  <c:v>83.343000000000004</c:v>
                </c:pt>
                <c:pt idx="1381" formatCode="General">
                  <c:v>83.352999999999994</c:v>
                </c:pt>
                <c:pt idx="1382" formatCode="General">
                  <c:v>83.363</c:v>
                </c:pt>
                <c:pt idx="1383" formatCode="General">
                  <c:v>83.373000000000005</c:v>
                </c:pt>
                <c:pt idx="1384" formatCode="General">
                  <c:v>83.382999999999996</c:v>
                </c:pt>
                <c:pt idx="1385" formatCode="General">
                  <c:v>83.393000000000001</c:v>
                </c:pt>
                <c:pt idx="1386" formatCode="General">
                  <c:v>83.403000000000006</c:v>
                </c:pt>
                <c:pt idx="1387" formatCode="General">
                  <c:v>83.412999999999997</c:v>
                </c:pt>
                <c:pt idx="1388" formatCode="General">
                  <c:v>83.423000000000002</c:v>
                </c:pt>
                <c:pt idx="1389" formatCode="General">
                  <c:v>83.433000000000007</c:v>
                </c:pt>
                <c:pt idx="1390" formatCode="General">
                  <c:v>83.442999999999998</c:v>
                </c:pt>
                <c:pt idx="1391" formatCode="General">
                  <c:v>83.453000000000003</c:v>
                </c:pt>
                <c:pt idx="1392" formatCode="General">
                  <c:v>83.462999999999994</c:v>
                </c:pt>
                <c:pt idx="1393" formatCode="General">
                  <c:v>83.472999999999999</c:v>
                </c:pt>
                <c:pt idx="1394" formatCode="General">
                  <c:v>83.483000000000004</c:v>
                </c:pt>
                <c:pt idx="1395" formatCode="General">
                  <c:v>83.492999999999995</c:v>
                </c:pt>
                <c:pt idx="1396" formatCode="General">
                  <c:v>83.503</c:v>
                </c:pt>
                <c:pt idx="1397" formatCode="General">
                  <c:v>83.513000000000005</c:v>
                </c:pt>
                <c:pt idx="1398" formatCode="General">
                  <c:v>83.522999999999996</c:v>
                </c:pt>
                <c:pt idx="1399" formatCode="General">
                  <c:v>83.533000000000001</c:v>
                </c:pt>
                <c:pt idx="1400" formatCode="General">
                  <c:v>83.543000000000006</c:v>
                </c:pt>
                <c:pt idx="1401" formatCode="General">
                  <c:v>83.552999999999997</c:v>
                </c:pt>
                <c:pt idx="1402" formatCode="General">
                  <c:v>83.563000000000002</c:v>
                </c:pt>
                <c:pt idx="1403" formatCode="General">
                  <c:v>83.572999999999993</c:v>
                </c:pt>
                <c:pt idx="1404" formatCode="General">
                  <c:v>83.582999999999998</c:v>
                </c:pt>
                <c:pt idx="1405" formatCode="General">
                  <c:v>83.593000000000004</c:v>
                </c:pt>
                <c:pt idx="1406" formatCode="General">
                  <c:v>83.602999999999994</c:v>
                </c:pt>
                <c:pt idx="1407" formatCode="General">
                  <c:v>83.613</c:v>
                </c:pt>
                <c:pt idx="1408" formatCode="General">
                  <c:v>83.623000000000005</c:v>
                </c:pt>
                <c:pt idx="1409" formatCode="General">
                  <c:v>83.632999999999996</c:v>
                </c:pt>
                <c:pt idx="1410" formatCode="General">
                  <c:v>83.643000000000001</c:v>
                </c:pt>
                <c:pt idx="1411" formatCode="General">
                  <c:v>83.653000000000006</c:v>
                </c:pt>
                <c:pt idx="1412" formatCode="General">
                  <c:v>83.662999999999997</c:v>
                </c:pt>
                <c:pt idx="1413" formatCode="General">
                  <c:v>83.673000000000002</c:v>
                </c:pt>
                <c:pt idx="1414" formatCode="General">
                  <c:v>83.683000000000007</c:v>
                </c:pt>
                <c:pt idx="1415" formatCode="General">
                  <c:v>83.692999999999998</c:v>
                </c:pt>
                <c:pt idx="1416" formatCode="General">
                  <c:v>83.703000000000003</c:v>
                </c:pt>
                <c:pt idx="1417" formatCode="General">
                  <c:v>83.712999999999994</c:v>
                </c:pt>
                <c:pt idx="1418" formatCode="General">
                  <c:v>83.722999999999999</c:v>
                </c:pt>
                <c:pt idx="1419" formatCode="General">
                  <c:v>83.733000000000004</c:v>
                </c:pt>
                <c:pt idx="1420" formatCode="General">
                  <c:v>83.742999999999995</c:v>
                </c:pt>
                <c:pt idx="1421" formatCode="General">
                  <c:v>83.753</c:v>
                </c:pt>
                <c:pt idx="1422" formatCode="General">
                  <c:v>83.763000000000005</c:v>
                </c:pt>
                <c:pt idx="1423" formatCode="General">
                  <c:v>83.772999999999996</c:v>
                </c:pt>
                <c:pt idx="1424" formatCode="General">
                  <c:v>83.783000000000001</c:v>
                </c:pt>
                <c:pt idx="1425" formatCode="General">
                  <c:v>83.793000000000006</c:v>
                </c:pt>
                <c:pt idx="1426" formatCode="General">
                  <c:v>83.802999999999997</c:v>
                </c:pt>
                <c:pt idx="1427" formatCode="General">
                  <c:v>83.813000000000002</c:v>
                </c:pt>
                <c:pt idx="1428" formatCode="General">
                  <c:v>83.822999999999993</c:v>
                </c:pt>
                <c:pt idx="1429" formatCode="General">
                  <c:v>83.832999999999998</c:v>
                </c:pt>
                <c:pt idx="1430" formatCode="General">
                  <c:v>83.843000000000004</c:v>
                </c:pt>
                <c:pt idx="1431" formatCode="General">
                  <c:v>83.852999999999994</c:v>
                </c:pt>
                <c:pt idx="1432" formatCode="General">
                  <c:v>83.863</c:v>
                </c:pt>
                <c:pt idx="1433" formatCode="General">
                  <c:v>83.873000000000005</c:v>
                </c:pt>
                <c:pt idx="1434" formatCode="General">
                  <c:v>83.882999999999996</c:v>
                </c:pt>
                <c:pt idx="1435" formatCode="General">
                  <c:v>83.893000000000001</c:v>
                </c:pt>
                <c:pt idx="1436" formatCode="General">
                  <c:v>83.903000000000006</c:v>
                </c:pt>
                <c:pt idx="1437" formatCode="General">
                  <c:v>83.912999999999997</c:v>
                </c:pt>
                <c:pt idx="1438" formatCode="General">
                  <c:v>83.923000000000002</c:v>
                </c:pt>
                <c:pt idx="1439" formatCode="General">
                  <c:v>83.933000000000007</c:v>
                </c:pt>
                <c:pt idx="1440" formatCode="General">
                  <c:v>83.942999999999998</c:v>
                </c:pt>
                <c:pt idx="1441" formatCode="General">
                  <c:v>83.953000000000003</c:v>
                </c:pt>
                <c:pt idx="1442" formatCode="General">
                  <c:v>83.962999999999994</c:v>
                </c:pt>
                <c:pt idx="1443" formatCode="General">
                  <c:v>83.972999999999999</c:v>
                </c:pt>
                <c:pt idx="1444" formatCode="General">
                  <c:v>83.983000000000004</c:v>
                </c:pt>
                <c:pt idx="1445" formatCode="General">
                  <c:v>83.992999999999995</c:v>
                </c:pt>
                <c:pt idx="1446" formatCode="General">
                  <c:v>84.003</c:v>
                </c:pt>
                <c:pt idx="1447" formatCode="General">
                  <c:v>84.013000000000005</c:v>
                </c:pt>
                <c:pt idx="1448" formatCode="General">
                  <c:v>84.022999999999996</c:v>
                </c:pt>
                <c:pt idx="1449" formatCode="General">
                  <c:v>84.033000000000001</c:v>
                </c:pt>
                <c:pt idx="1450" formatCode="General">
                  <c:v>84.043000000000006</c:v>
                </c:pt>
                <c:pt idx="1451" formatCode="General">
                  <c:v>84.052999999999997</c:v>
                </c:pt>
                <c:pt idx="1452" formatCode="General">
                  <c:v>84.063000000000002</c:v>
                </c:pt>
                <c:pt idx="1453" formatCode="General">
                  <c:v>84.072999999999993</c:v>
                </c:pt>
                <c:pt idx="1454" formatCode="General">
                  <c:v>84.082999999999998</c:v>
                </c:pt>
                <c:pt idx="1455" formatCode="General">
                  <c:v>84.093000000000004</c:v>
                </c:pt>
                <c:pt idx="1456" formatCode="General">
                  <c:v>84.102999999999994</c:v>
                </c:pt>
                <c:pt idx="1457" formatCode="General">
                  <c:v>84.113</c:v>
                </c:pt>
                <c:pt idx="1458" formatCode="General">
                  <c:v>84.123000000000005</c:v>
                </c:pt>
                <c:pt idx="1459" formatCode="General">
                  <c:v>84.132999999999996</c:v>
                </c:pt>
                <c:pt idx="1460" formatCode="General">
                  <c:v>84.143000000000001</c:v>
                </c:pt>
                <c:pt idx="1461" formatCode="General">
                  <c:v>84.153000000000006</c:v>
                </c:pt>
                <c:pt idx="1462" formatCode="General">
                  <c:v>84.162999999999997</c:v>
                </c:pt>
                <c:pt idx="1463" formatCode="General">
                  <c:v>84.173000000000002</c:v>
                </c:pt>
                <c:pt idx="1464" formatCode="General">
                  <c:v>84.183000000000007</c:v>
                </c:pt>
                <c:pt idx="1465" formatCode="General">
                  <c:v>84.192999999999998</c:v>
                </c:pt>
                <c:pt idx="1466" formatCode="General">
                  <c:v>84.203000000000003</c:v>
                </c:pt>
                <c:pt idx="1467" formatCode="General">
                  <c:v>84.212999999999994</c:v>
                </c:pt>
                <c:pt idx="1468" formatCode="General">
                  <c:v>84.222999999999999</c:v>
                </c:pt>
                <c:pt idx="1469" formatCode="General">
                  <c:v>84.233000000000004</c:v>
                </c:pt>
                <c:pt idx="1470" formatCode="General">
                  <c:v>84.242999999999995</c:v>
                </c:pt>
                <c:pt idx="1471" formatCode="General">
                  <c:v>84.253</c:v>
                </c:pt>
                <c:pt idx="1472" formatCode="General">
                  <c:v>84.263000000000005</c:v>
                </c:pt>
                <c:pt idx="1473" formatCode="General">
                  <c:v>84.272999999999996</c:v>
                </c:pt>
                <c:pt idx="1474" formatCode="General">
                  <c:v>84.283000000000001</c:v>
                </c:pt>
                <c:pt idx="1475" formatCode="General">
                  <c:v>84.293000000000006</c:v>
                </c:pt>
                <c:pt idx="1476" formatCode="General">
                  <c:v>84.302999999999997</c:v>
                </c:pt>
                <c:pt idx="1477" formatCode="General">
                  <c:v>84.313000000000002</c:v>
                </c:pt>
                <c:pt idx="1478" formatCode="General">
                  <c:v>84.322999999999993</c:v>
                </c:pt>
                <c:pt idx="1479" formatCode="General">
                  <c:v>84.332999999999998</c:v>
                </c:pt>
                <c:pt idx="1480" formatCode="General">
                  <c:v>84.343000000000004</c:v>
                </c:pt>
                <c:pt idx="1481" formatCode="General">
                  <c:v>84.352999999999994</c:v>
                </c:pt>
                <c:pt idx="1482" formatCode="General">
                  <c:v>84.363</c:v>
                </c:pt>
                <c:pt idx="1483" formatCode="General">
                  <c:v>84.373000000000005</c:v>
                </c:pt>
                <c:pt idx="1484" formatCode="General">
                  <c:v>84.382999999999996</c:v>
                </c:pt>
                <c:pt idx="1485" formatCode="General">
                  <c:v>84.393000000000001</c:v>
                </c:pt>
                <c:pt idx="1486" formatCode="General">
                  <c:v>84.403000000000006</c:v>
                </c:pt>
                <c:pt idx="1487" formatCode="General">
                  <c:v>84.412999999999997</c:v>
                </c:pt>
                <c:pt idx="1488" formatCode="General">
                  <c:v>84.423000000000002</c:v>
                </c:pt>
                <c:pt idx="1489" formatCode="General">
                  <c:v>84.433000000000007</c:v>
                </c:pt>
                <c:pt idx="1490" formatCode="General">
                  <c:v>84.442999999999998</c:v>
                </c:pt>
                <c:pt idx="1491" formatCode="General">
                  <c:v>84.453000000000003</c:v>
                </c:pt>
                <c:pt idx="1492" formatCode="General">
                  <c:v>84.462999999999994</c:v>
                </c:pt>
                <c:pt idx="1493" formatCode="General">
                  <c:v>84.472999999999999</c:v>
                </c:pt>
                <c:pt idx="1494" formatCode="General">
                  <c:v>84.483000000000004</c:v>
                </c:pt>
                <c:pt idx="1495" formatCode="General">
                  <c:v>84.492999999999995</c:v>
                </c:pt>
                <c:pt idx="1496" formatCode="General">
                  <c:v>84.503</c:v>
                </c:pt>
                <c:pt idx="1497" formatCode="General">
                  <c:v>84.513000000000005</c:v>
                </c:pt>
                <c:pt idx="1498" formatCode="General">
                  <c:v>84.522999999999996</c:v>
                </c:pt>
                <c:pt idx="1499" formatCode="General">
                  <c:v>84.533000000000001</c:v>
                </c:pt>
                <c:pt idx="1500" formatCode="General">
                  <c:v>84.543000000000006</c:v>
                </c:pt>
                <c:pt idx="1501" formatCode="General">
                  <c:v>84.552999999999997</c:v>
                </c:pt>
                <c:pt idx="1502" formatCode="General">
                  <c:v>84.563000000000002</c:v>
                </c:pt>
                <c:pt idx="1503" formatCode="General">
                  <c:v>84.572999999999993</c:v>
                </c:pt>
                <c:pt idx="1504" formatCode="General">
                  <c:v>84.582999999999998</c:v>
                </c:pt>
                <c:pt idx="1505" formatCode="General">
                  <c:v>84.593000000000004</c:v>
                </c:pt>
                <c:pt idx="1506" formatCode="General">
                  <c:v>84.602999999999994</c:v>
                </c:pt>
                <c:pt idx="1507" formatCode="General">
                  <c:v>84.613</c:v>
                </c:pt>
                <c:pt idx="1508" formatCode="General">
                  <c:v>84.623000000000005</c:v>
                </c:pt>
                <c:pt idx="1509" formatCode="General">
                  <c:v>84.632999999999996</c:v>
                </c:pt>
                <c:pt idx="1510" formatCode="General">
                  <c:v>84.643000000000001</c:v>
                </c:pt>
                <c:pt idx="1511" formatCode="General">
                  <c:v>84.653000000000006</c:v>
                </c:pt>
                <c:pt idx="1512" formatCode="General">
                  <c:v>84.662999999999997</c:v>
                </c:pt>
                <c:pt idx="1513" formatCode="General">
                  <c:v>84.673000000000002</c:v>
                </c:pt>
                <c:pt idx="1514" formatCode="General">
                  <c:v>84.683000000000007</c:v>
                </c:pt>
                <c:pt idx="1515" formatCode="General">
                  <c:v>84.692999999999998</c:v>
                </c:pt>
                <c:pt idx="1516" formatCode="General">
                  <c:v>84.703000000000003</c:v>
                </c:pt>
                <c:pt idx="1517" formatCode="General">
                  <c:v>84.712999999999994</c:v>
                </c:pt>
                <c:pt idx="1518" formatCode="General">
                  <c:v>84.722999999999999</c:v>
                </c:pt>
                <c:pt idx="1519" formatCode="General">
                  <c:v>84.733000000000004</c:v>
                </c:pt>
                <c:pt idx="1520" formatCode="General">
                  <c:v>84.742999999999995</c:v>
                </c:pt>
                <c:pt idx="1521" formatCode="General">
                  <c:v>84.753</c:v>
                </c:pt>
                <c:pt idx="1522" formatCode="General">
                  <c:v>84.763000000000005</c:v>
                </c:pt>
                <c:pt idx="1523" formatCode="General">
                  <c:v>84.772999999999996</c:v>
                </c:pt>
                <c:pt idx="1524" formatCode="General">
                  <c:v>84.783000000000001</c:v>
                </c:pt>
                <c:pt idx="1525" formatCode="General">
                  <c:v>84.793000000000006</c:v>
                </c:pt>
                <c:pt idx="1526" formatCode="General">
                  <c:v>84.802999999999997</c:v>
                </c:pt>
                <c:pt idx="1527" formatCode="General">
                  <c:v>84.813000000000002</c:v>
                </c:pt>
                <c:pt idx="1528" formatCode="General">
                  <c:v>84.822999999999993</c:v>
                </c:pt>
                <c:pt idx="1529" formatCode="General">
                  <c:v>84.832999999999998</c:v>
                </c:pt>
                <c:pt idx="1530" formatCode="General">
                  <c:v>84.843000000000004</c:v>
                </c:pt>
                <c:pt idx="1531" formatCode="General">
                  <c:v>84.852999999999994</c:v>
                </c:pt>
                <c:pt idx="1532" formatCode="General">
                  <c:v>84.863</c:v>
                </c:pt>
                <c:pt idx="1533" formatCode="General">
                  <c:v>84.873000000000005</c:v>
                </c:pt>
                <c:pt idx="1534" formatCode="General">
                  <c:v>84.882999999999996</c:v>
                </c:pt>
                <c:pt idx="1535" formatCode="General">
                  <c:v>84.893000000000001</c:v>
                </c:pt>
                <c:pt idx="1536" formatCode="General">
                  <c:v>84.903000000000006</c:v>
                </c:pt>
                <c:pt idx="1537" formatCode="General">
                  <c:v>84.912999999999997</c:v>
                </c:pt>
                <c:pt idx="1538" formatCode="General">
                  <c:v>84.923000000000002</c:v>
                </c:pt>
                <c:pt idx="1539" formatCode="General">
                  <c:v>84.933000000000007</c:v>
                </c:pt>
                <c:pt idx="1540" formatCode="General">
                  <c:v>84.942999999999998</c:v>
                </c:pt>
                <c:pt idx="1541" formatCode="General">
                  <c:v>84.953000000000003</c:v>
                </c:pt>
                <c:pt idx="1542" formatCode="General">
                  <c:v>84.962999999999994</c:v>
                </c:pt>
                <c:pt idx="1543" formatCode="General">
                  <c:v>84.972999999999999</c:v>
                </c:pt>
                <c:pt idx="1544" formatCode="General">
                  <c:v>84.983000000000004</c:v>
                </c:pt>
                <c:pt idx="1545" formatCode="General">
                  <c:v>84.992999999999995</c:v>
                </c:pt>
                <c:pt idx="1546" formatCode="General">
                  <c:v>85.003</c:v>
                </c:pt>
                <c:pt idx="1547" formatCode="General">
                  <c:v>85.013000000000005</c:v>
                </c:pt>
                <c:pt idx="1548" formatCode="General">
                  <c:v>85.022999999999996</c:v>
                </c:pt>
                <c:pt idx="1549" formatCode="General">
                  <c:v>85.033000000000001</c:v>
                </c:pt>
                <c:pt idx="1550" formatCode="General">
                  <c:v>85.043000000000006</c:v>
                </c:pt>
                <c:pt idx="1551" formatCode="General">
                  <c:v>85.052999999999997</c:v>
                </c:pt>
                <c:pt idx="1552" formatCode="General">
                  <c:v>85.063000000000002</c:v>
                </c:pt>
                <c:pt idx="1553" formatCode="General">
                  <c:v>85.072999999999993</c:v>
                </c:pt>
                <c:pt idx="1554" formatCode="General">
                  <c:v>85.082999999999998</c:v>
                </c:pt>
                <c:pt idx="1555" formatCode="General">
                  <c:v>85.093000000000004</c:v>
                </c:pt>
                <c:pt idx="1556" formatCode="General">
                  <c:v>85.102999999999994</c:v>
                </c:pt>
                <c:pt idx="1557" formatCode="General">
                  <c:v>85.113</c:v>
                </c:pt>
                <c:pt idx="1558" formatCode="General">
                  <c:v>85.123000000000005</c:v>
                </c:pt>
                <c:pt idx="1559" formatCode="General">
                  <c:v>85.132999999999996</c:v>
                </c:pt>
                <c:pt idx="1560" formatCode="General">
                  <c:v>85.143000000000001</c:v>
                </c:pt>
                <c:pt idx="1561" formatCode="General">
                  <c:v>85.153000000000006</c:v>
                </c:pt>
                <c:pt idx="1562" formatCode="General">
                  <c:v>85.162999999999997</c:v>
                </c:pt>
                <c:pt idx="1563" formatCode="General">
                  <c:v>85.173000000000002</c:v>
                </c:pt>
                <c:pt idx="1564" formatCode="General">
                  <c:v>85.183000000000007</c:v>
                </c:pt>
                <c:pt idx="1565" formatCode="General">
                  <c:v>85.192999999999998</c:v>
                </c:pt>
                <c:pt idx="1566" formatCode="General">
                  <c:v>85.203000000000003</c:v>
                </c:pt>
                <c:pt idx="1567" formatCode="General">
                  <c:v>85.212999999999994</c:v>
                </c:pt>
                <c:pt idx="1568" formatCode="General">
                  <c:v>85.222999999999999</c:v>
                </c:pt>
                <c:pt idx="1569" formatCode="General">
                  <c:v>85.233000000000004</c:v>
                </c:pt>
                <c:pt idx="1570" formatCode="General">
                  <c:v>85.242999999999995</c:v>
                </c:pt>
                <c:pt idx="1571" formatCode="General">
                  <c:v>85.253</c:v>
                </c:pt>
                <c:pt idx="1572" formatCode="General">
                  <c:v>85.263000000000005</c:v>
                </c:pt>
                <c:pt idx="1573" formatCode="General">
                  <c:v>85.272999999999996</c:v>
                </c:pt>
                <c:pt idx="1574" formatCode="General">
                  <c:v>85.283000000000001</c:v>
                </c:pt>
                <c:pt idx="1575" formatCode="General">
                  <c:v>85.293000000000006</c:v>
                </c:pt>
                <c:pt idx="1576" formatCode="General">
                  <c:v>85.302999999999997</c:v>
                </c:pt>
                <c:pt idx="1577" formatCode="General">
                  <c:v>85.313000000000002</c:v>
                </c:pt>
                <c:pt idx="1578" formatCode="General">
                  <c:v>85.322999999999993</c:v>
                </c:pt>
                <c:pt idx="1579" formatCode="General">
                  <c:v>85.332999999999998</c:v>
                </c:pt>
                <c:pt idx="1580" formatCode="General">
                  <c:v>85.343000000000004</c:v>
                </c:pt>
                <c:pt idx="1581" formatCode="General">
                  <c:v>85.352999999999994</c:v>
                </c:pt>
                <c:pt idx="1582" formatCode="General">
                  <c:v>85.363</c:v>
                </c:pt>
                <c:pt idx="1583" formatCode="General">
                  <c:v>85.373000000000005</c:v>
                </c:pt>
                <c:pt idx="1584" formatCode="General">
                  <c:v>85.382999999999996</c:v>
                </c:pt>
                <c:pt idx="1585" formatCode="General">
                  <c:v>85.393000000000001</c:v>
                </c:pt>
                <c:pt idx="1586" formatCode="General">
                  <c:v>85.403000000000006</c:v>
                </c:pt>
                <c:pt idx="1587" formatCode="General">
                  <c:v>85.412999999999997</c:v>
                </c:pt>
                <c:pt idx="1588" formatCode="General">
                  <c:v>85.423000000000002</c:v>
                </c:pt>
                <c:pt idx="1589" formatCode="General">
                  <c:v>85.433000000000007</c:v>
                </c:pt>
                <c:pt idx="1590" formatCode="General">
                  <c:v>85.442999999999998</c:v>
                </c:pt>
                <c:pt idx="1591" formatCode="General">
                  <c:v>85.453000000000003</c:v>
                </c:pt>
                <c:pt idx="1592" formatCode="General">
                  <c:v>85.462999999999994</c:v>
                </c:pt>
                <c:pt idx="1593" formatCode="General">
                  <c:v>85.472999999999999</c:v>
                </c:pt>
                <c:pt idx="1594" formatCode="General">
                  <c:v>85.483000000000004</c:v>
                </c:pt>
                <c:pt idx="1595" formatCode="General">
                  <c:v>85.492999999999995</c:v>
                </c:pt>
                <c:pt idx="1596" formatCode="General">
                  <c:v>85.503</c:v>
                </c:pt>
                <c:pt idx="1597" formatCode="General">
                  <c:v>85.513000000000005</c:v>
                </c:pt>
                <c:pt idx="1598" formatCode="General">
                  <c:v>85.522999999999996</c:v>
                </c:pt>
                <c:pt idx="1599" formatCode="General">
                  <c:v>85.533000000000001</c:v>
                </c:pt>
                <c:pt idx="1600" formatCode="General">
                  <c:v>85.543000000000006</c:v>
                </c:pt>
                <c:pt idx="1601" formatCode="General">
                  <c:v>85.552999999999997</c:v>
                </c:pt>
                <c:pt idx="1602" formatCode="General">
                  <c:v>85.563000000000002</c:v>
                </c:pt>
                <c:pt idx="1603" formatCode="General">
                  <c:v>85.572999999999993</c:v>
                </c:pt>
                <c:pt idx="1604" formatCode="General">
                  <c:v>85.582999999999998</c:v>
                </c:pt>
                <c:pt idx="1605" formatCode="General">
                  <c:v>85.593000000000004</c:v>
                </c:pt>
                <c:pt idx="1606" formatCode="General">
                  <c:v>85.602999999999994</c:v>
                </c:pt>
                <c:pt idx="1607" formatCode="General">
                  <c:v>85.61</c:v>
                </c:pt>
                <c:pt idx="1608" formatCode="General">
                  <c:v>85.61</c:v>
                </c:pt>
                <c:pt idx="1609" formatCode="General">
                  <c:v>86.61</c:v>
                </c:pt>
                <c:pt idx="1610" formatCode="General">
                  <c:v>87.61</c:v>
                </c:pt>
                <c:pt idx="1611" formatCode="General">
                  <c:v>88.61</c:v>
                </c:pt>
                <c:pt idx="1612" formatCode="General">
                  <c:v>89.61</c:v>
                </c:pt>
                <c:pt idx="1613" formatCode="General">
                  <c:v>90.61</c:v>
                </c:pt>
                <c:pt idx="1614" formatCode="General">
                  <c:v>91.61</c:v>
                </c:pt>
                <c:pt idx="1615" formatCode="General">
                  <c:v>92.61</c:v>
                </c:pt>
                <c:pt idx="1616" formatCode="General">
                  <c:v>93.61</c:v>
                </c:pt>
                <c:pt idx="1617" formatCode="General">
                  <c:v>94.61</c:v>
                </c:pt>
                <c:pt idx="1618" formatCode="General">
                  <c:v>95.61</c:v>
                </c:pt>
                <c:pt idx="1619" formatCode="General">
                  <c:v>96.61</c:v>
                </c:pt>
                <c:pt idx="1620" formatCode="General">
                  <c:v>97.61</c:v>
                </c:pt>
                <c:pt idx="1621" formatCode="General">
                  <c:v>98.61</c:v>
                </c:pt>
                <c:pt idx="1622" formatCode="General">
                  <c:v>99.61</c:v>
                </c:pt>
                <c:pt idx="1623" formatCode="General">
                  <c:v>100.61</c:v>
                </c:pt>
                <c:pt idx="1624" formatCode="General">
                  <c:v>101.61</c:v>
                </c:pt>
                <c:pt idx="1625" formatCode="General">
                  <c:v>102.61</c:v>
                </c:pt>
                <c:pt idx="1626" formatCode="General">
                  <c:v>103.61</c:v>
                </c:pt>
                <c:pt idx="1627" formatCode="General">
                  <c:v>104.61</c:v>
                </c:pt>
                <c:pt idx="1628" formatCode="General">
                  <c:v>105.61</c:v>
                </c:pt>
                <c:pt idx="1629" formatCode="General">
                  <c:v>106.61</c:v>
                </c:pt>
                <c:pt idx="1630" formatCode="General">
                  <c:v>107.61</c:v>
                </c:pt>
                <c:pt idx="1631" formatCode="General">
                  <c:v>108.61</c:v>
                </c:pt>
                <c:pt idx="1632" formatCode="General">
                  <c:v>109.61</c:v>
                </c:pt>
                <c:pt idx="1633" formatCode="General">
                  <c:v>110.61</c:v>
                </c:pt>
                <c:pt idx="1634" formatCode="General">
                  <c:v>111.61</c:v>
                </c:pt>
                <c:pt idx="1635" formatCode="General">
                  <c:v>112.61</c:v>
                </c:pt>
                <c:pt idx="1636" formatCode="General">
                  <c:v>113.61</c:v>
                </c:pt>
                <c:pt idx="1637" formatCode="General">
                  <c:v>114.61</c:v>
                </c:pt>
                <c:pt idx="1638" formatCode="General">
                  <c:v>115.61</c:v>
                </c:pt>
                <c:pt idx="1639" formatCode="General">
                  <c:v>116.61</c:v>
                </c:pt>
                <c:pt idx="1640" formatCode="General">
                  <c:v>117.61</c:v>
                </c:pt>
                <c:pt idx="1641" formatCode="General">
                  <c:v>118.61</c:v>
                </c:pt>
                <c:pt idx="1642" formatCode="General">
                  <c:v>119.61</c:v>
                </c:pt>
                <c:pt idx="1643" formatCode="General">
                  <c:v>120.61</c:v>
                </c:pt>
                <c:pt idx="1644" formatCode="General">
                  <c:v>121.61</c:v>
                </c:pt>
                <c:pt idx="1645" formatCode="General">
                  <c:v>122.61</c:v>
                </c:pt>
                <c:pt idx="1646" formatCode="General">
                  <c:v>123.61</c:v>
                </c:pt>
                <c:pt idx="1647" formatCode="General">
                  <c:v>124.61</c:v>
                </c:pt>
                <c:pt idx="1648" formatCode="General">
                  <c:v>125.61</c:v>
                </c:pt>
                <c:pt idx="1649" formatCode="General">
                  <c:v>126.61</c:v>
                </c:pt>
                <c:pt idx="1650" formatCode="General">
                  <c:v>127.61</c:v>
                </c:pt>
                <c:pt idx="1651" formatCode="General">
                  <c:v>128.61000000000001</c:v>
                </c:pt>
                <c:pt idx="1652" formatCode="General">
                  <c:v>129.61000000000001</c:v>
                </c:pt>
                <c:pt idx="1653" formatCode="General">
                  <c:v>130.61000000000001</c:v>
                </c:pt>
                <c:pt idx="1654" formatCode="General">
                  <c:v>131.61000000000001</c:v>
                </c:pt>
                <c:pt idx="1655" formatCode="General">
                  <c:v>132.61000000000001</c:v>
                </c:pt>
                <c:pt idx="1656" formatCode="General">
                  <c:v>133.61000000000001</c:v>
                </c:pt>
                <c:pt idx="1657" formatCode="General">
                  <c:v>134.61000000000001</c:v>
                </c:pt>
                <c:pt idx="1658" formatCode="General">
                  <c:v>135.61000000000001</c:v>
                </c:pt>
                <c:pt idx="1659" formatCode="General">
                  <c:v>136.61000000000001</c:v>
                </c:pt>
                <c:pt idx="1660" formatCode="General">
                  <c:v>137.61000000000001</c:v>
                </c:pt>
                <c:pt idx="1661" formatCode="General">
                  <c:v>138.61000000000001</c:v>
                </c:pt>
                <c:pt idx="1662" formatCode="General">
                  <c:v>139.61000000000001</c:v>
                </c:pt>
                <c:pt idx="1663" formatCode="General">
                  <c:v>140.61000000000001</c:v>
                </c:pt>
                <c:pt idx="1664" formatCode="General">
                  <c:v>141.61000000000001</c:v>
                </c:pt>
                <c:pt idx="1665" formatCode="General">
                  <c:v>142.61000000000001</c:v>
                </c:pt>
                <c:pt idx="1666" formatCode="General">
                  <c:v>143.61000000000001</c:v>
                </c:pt>
                <c:pt idx="1667" formatCode="General">
                  <c:v>144.61000000000001</c:v>
                </c:pt>
                <c:pt idx="1668" formatCode="General">
                  <c:v>145.61000000000001</c:v>
                </c:pt>
                <c:pt idx="1669" formatCode="General">
                  <c:v>146.61000000000001</c:v>
                </c:pt>
                <c:pt idx="1670" formatCode="General">
                  <c:v>147.61000000000001</c:v>
                </c:pt>
                <c:pt idx="1671" formatCode="General">
                  <c:v>148.61000000000001</c:v>
                </c:pt>
                <c:pt idx="1672" formatCode="General">
                  <c:v>149.61000000000001</c:v>
                </c:pt>
                <c:pt idx="1673" formatCode="General">
                  <c:v>150.61000000000001</c:v>
                </c:pt>
                <c:pt idx="1674" formatCode="General">
                  <c:v>151.61000000000001</c:v>
                </c:pt>
                <c:pt idx="1675" formatCode="General">
                  <c:v>152.61000000000001</c:v>
                </c:pt>
                <c:pt idx="1676" formatCode="General">
                  <c:v>153.61000000000001</c:v>
                </c:pt>
                <c:pt idx="1677" formatCode="General">
                  <c:v>154.61000000000001</c:v>
                </c:pt>
                <c:pt idx="1678" formatCode="General">
                  <c:v>155.61000000000001</c:v>
                </c:pt>
                <c:pt idx="1679" formatCode="General">
                  <c:v>155.93700000000001</c:v>
                </c:pt>
                <c:pt idx="1680" formatCode="General">
                  <c:v>155.93700000000001</c:v>
                </c:pt>
                <c:pt idx="1681" formatCode="General">
                  <c:v>155.947</c:v>
                </c:pt>
                <c:pt idx="1682" formatCode="General">
                  <c:v>155.95699999999999</c:v>
                </c:pt>
                <c:pt idx="1683" formatCode="General">
                  <c:v>155.96700000000001</c:v>
                </c:pt>
                <c:pt idx="1684" formatCode="General">
                  <c:v>155.977</c:v>
                </c:pt>
                <c:pt idx="1685" formatCode="General">
                  <c:v>155.98699999999999</c:v>
                </c:pt>
                <c:pt idx="1686" formatCode="General">
                  <c:v>155.99700000000001</c:v>
                </c:pt>
                <c:pt idx="1687" formatCode="General">
                  <c:v>156.00700000000001</c:v>
                </c:pt>
                <c:pt idx="1688" formatCode="General">
                  <c:v>156.017</c:v>
                </c:pt>
                <c:pt idx="1689" formatCode="General">
                  <c:v>156.02699999999999</c:v>
                </c:pt>
                <c:pt idx="1690" formatCode="General">
                  <c:v>156.03700000000001</c:v>
                </c:pt>
                <c:pt idx="1691" formatCode="General">
                  <c:v>156.047</c:v>
                </c:pt>
                <c:pt idx="1692" formatCode="General">
                  <c:v>156.05699999999999</c:v>
                </c:pt>
                <c:pt idx="1693" formatCode="General">
                  <c:v>156.06700000000001</c:v>
                </c:pt>
                <c:pt idx="1694" formatCode="General">
                  <c:v>156.077</c:v>
                </c:pt>
                <c:pt idx="1695" formatCode="General">
                  <c:v>156.08699999999999</c:v>
                </c:pt>
                <c:pt idx="1696" formatCode="General">
                  <c:v>156.09700000000001</c:v>
                </c:pt>
                <c:pt idx="1697" formatCode="General">
                  <c:v>156.107</c:v>
                </c:pt>
                <c:pt idx="1698" formatCode="General">
                  <c:v>156.11699999999999</c:v>
                </c:pt>
                <c:pt idx="1699" formatCode="General">
                  <c:v>156.12700000000001</c:v>
                </c:pt>
                <c:pt idx="1700" formatCode="General">
                  <c:v>156.137</c:v>
                </c:pt>
                <c:pt idx="1701" formatCode="General">
                  <c:v>156.14699999999999</c:v>
                </c:pt>
                <c:pt idx="1702" formatCode="General">
                  <c:v>156.15700000000001</c:v>
                </c:pt>
                <c:pt idx="1703" formatCode="General">
                  <c:v>156.167</c:v>
                </c:pt>
                <c:pt idx="1704" formatCode="General">
                  <c:v>156.17699999999999</c:v>
                </c:pt>
                <c:pt idx="1705" formatCode="General">
                  <c:v>156.18700000000001</c:v>
                </c:pt>
                <c:pt idx="1706" formatCode="General">
                  <c:v>156.197</c:v>
                </c:pt>
                <c:pt idx="1707" formatCode="General">
                  <c:v>156.20699999999999</c:v>
                </c:pt>
                <c:pt idx="1708" formatCode="General">
                  <c:v>156.21700000000001</c:v>
                </c:pt>
                <c:pt idx="1709" formatCode="General">
                  <c:v>156.227</c:v>
                </c:pt>
                <c:pt idx="1710" formatCode="General">
                  <c:v>156.23699999999999</c:v>
                </c:pt>
                <c:pt idx="1711" formatCode="General">
                  <c:v>156.24700000000001</c:v>
                </c:pt>
                <c:pt idx="1712" formatCode="General">
                  <c:v>156.25700000000001</c:v>
                </c:pt>
                <c:pt idx="1713" formatCode="General">
                  <c:v>156.267</c:v>
                </c:pt>
                <c:pt idx="1714" formatCode="General">
                  <c:v>156.27699999999999</c:v>
                </c:pt>
                <c:pt idx="1715" formatCode="General">
                  <c:v>156.28700000000001</c:v>
                </c:pt>
                <c:pt idx="1716" formatCode="General">
                  <c:v>156.297</c:v>
                </c:pt>
                <c:pt idx="1717" formatCode="General">
                  <c:v>156.30699999999999</c:v>
                </c:pt>
                <c:pt idx="1718" formatCode="General">
                  <c:v>156.31700000000001</c:v>
                </c:pt>
                <c:pt idx="1719" formatCode="General">
                  <c:v>156.327</c:v>
                </c:pt>
                <c:pt idx="1720" formatCode="General">
                  <c:v>156.33699999999999</c:v>
                </c:pt>
                <c:pt idx="1721" formatCode="General">
                  <c:v>156.34700000000001</c:v>
                </c:pt>
                <c:pt idx="1722" formatCode="General">
                  <c:v>156.357</c:v>
                </c:pt>
                <c:pt idx="1723" formatCode="General">
                  <c:v>156.36699999999999</c:v>
                </c:pt>
                <c:pt idx="1724" formatCode="General">
                  <c:v>156.37700000000001</c:v>
                </c:pt>
                <c:pt idx="1725" formatCode="General">
                  <c:v>156.387</c:v>
                </c:pt>
                <c:pt idx="1726" formatCode="General">
                  <c:v>156.39699999999999</c:v>
                </c:pt>
                <c:pt idx="1727" formatCode="General">
                  <c:v>156.40700000000001</c:v>
                </c:pt>
                <c:pt idx="1728" formatCode="General">
                  <c:v>156.417</c:v>
                </c:pt>
                <c:pt idx="1729" formatCode="General">
                  <c:v>156.42699999999999</c:v>
                </c:pt>
                <c:pt idx="1730" formatCode="General">
                  <c:v>156.43700000000001</c:v>
                </c:pt>
                <c:pt idx="1731" formatCode="General">
                  <c:v>156.447</c:v>
                </c:pt>
                <c:pt idx="1732" formatCode="General">
                  <c:v>156.45699999999999</c:v>
                </c:pt>
                <c:pt idx="1733" formatCode="General">
                  <c:v>156.46700000000001</c:v>
                </c:pt>
                <c:pt idx="1734" formatCode="General">
                  <c:v>156.477</c:v>
                </c:pt>
                <c:pt idx="1735" formatCode="General">
                  <c:v>156.48699999999999</c:v>
                </c:pt>
                <c:pt idx="1736" formatCode="General">
                  <c:v>156.49700000000001</c:v>
                </c:pt>
                <c:pt idx="1737" formatCode="General">
                  <c:v>156.50700000000001</c:v>
                </c:pt>
                <c:pt idx="1738" formatCode="General">
                  <c:v>156.517</c:v>
                </c:pt>
                <c:pt idx="1739" formatCode="General">
                  <c:v>156.52699999999999</c:v>
                </c:pt>
                <c:pt idx="1740" formatCode="General">
                  <c:v>156.53700000000001</c:v>
                </c:pt>
                <c:pt idx="1741" formatCode="General">
                  <c:v>156.547</c:v>
                </c:pt>
                <c:pt idx="1742" formatCode="General">
                  <c:v>156.55699999999999</c:v>
                </c:pt>
                <c:pt idx="1743" formatCode="General">
                  <c:v>156.56700000000001</c:v>
                </c:pt>
                <c:pt idx="1744" formatCode="General">
                  <c:v>156.577</c:v>
                </c:pt>
                <c:pt idx="1745" formatCode="General">
                  <c:v>156.58699999999999</c:v>
                </c:pt>
                <c:pt idx="1746" formatCode="General">
                  <c:v>156.59700000000001</c:v>
                </c:pt>
                <c:pt idx="1747" formatCode="General">
                  <c:v>156.607</c:v>
                </c:pt>
                <c:pt idx="1748" formatCode="General">
                  <c:v>156.61699999999999</c:v>
                </c:pt>
                <c:pt idx="1749" formatCode="General">
                  <c:v>156.62700000000001</c:v>
                </c:pt>
                <c:pt idx="1750" formatCode="General">
                  <c:v>156.637</c:v>
                </c:pt>
                <c:pt idx="1751" formatCode="General">
                  <c:v>156.64699999999999</c:v>
                </c:pt>
                <c:pt idx="1752" formatCode="General">
                  <c:v>156.65700000000001</c:v>
                </c:pt>
                <c:pt idx="1753" formatCode="General">
                  <c:v>156.667</c:v>
                </c:pt>
                <c:pt idx="1754" formatCode="General">
                  <c:v>156.67699999999999</c:v>
                </c:pt>
                <c:pt idx="1755" formatCode="General">
                  <c:v>156.68700000000001</c:v>
                </c:pt>
                <c:pt idx="1756" formatCode="General">
                  <c:v>156.697</c:v>
                </c:pt>
                <c:pt idx="1757" formatCode="General">
                  <c:v>156.70699999999999</c:v>
                </c:pt>
                <c:pt idx="1758" formatCode="General">
                  <c:v>156.71700000000001</c:v>
                </c:pt>
                <c:pt idx="1759" formatCode="General">
                  <c:v>156.727</c:v>
                </c:pt>
                <c:pt idx="1760" formatCode="General">
                  <c:v>156.73699999999999</c:v>
                </c:pt>
                <c:pt idx="1761" formatCode="General">
                  <c:v>156.74700000000001</c:v>
                </c:pt>
                <c:pt idx="1762" formatCode="General">
                  <c:v>156.75700000000001</c:v>
                </c:pt>
                <c:pt idx="1763" formatCode="General">
                  <c:v>156.767</c:v>
                </c:pt>
                <c:pt idx="1764" formatCode="General">
                  <c:v>156.77699999999999</c:v>
                </c:pt>
                <c:pt idx="1765" formatCode="General">
                  <c:v>156.78700000000001</c:v>
                </c:pt>
                <c:pt idx="1766" formatCode="General">
                  <c:v>156.797</c:v>
                </c:pt>
                <c:pt idx="1767" formatCode="General">
                  <c:v>156.80699999999999</c:v>
                </c:pt>
                <c:pt idx="1768" formatCode="General">
                  <c:v>156.81700000000001</c:v>
                </c:pt>
                <c:pt idx="1769" formatCode="General">
                  <c:v>156.827</c:v>
                </c:pt>
                <c:pt idx="1770" formatCode="General">
                  <c:v>156.83699999999999</c:v>
                </c:pt>
                <c:pt idx="1771" formatCode="General">
                  <c:v>156.84700000000001</c:v>
                </c:pt>
                <c:pt idx="1772" formatCode="General">
                  <c:v>156.857</c:v>
                </c:pt>
                <c:pt idx="1773" formatCode="General">
                  <c:v>156.86699999999999</c:v>
                </c:pt>
                <c:pt idx="1774" formatCode="General">
                  <c:v>156.87700000000001</c:v>
                </c:pt>
                <c:pt idx="1775" formatCode="General">
                  <c:v>156.887</c:v>
                </c:pt>
                <c:pt idx="1776" formatCode="General">
                  <c:v>156.89699999999999</c:v>
                </c:pt>
                <c:pt idx="1777" formatCode="General">
                  <c:v>156.90700000000001</c:v>
                </c:pt>
                <c:pt idx="1778" formatCode="General">
                  <c:v>156.917</c:v>
                </c:pt>
                <c:pt idx="1779" formatCode="General">
                  <c:v>156.92699999999999</c:v>
                </c:pt>
                <c:pt idx="1780" formatCode="General">
                  <c:v>156.93700000000001</c:v>
                </c:pt>
                <c:pt idx="1781" formatCode="General">
                  <c:v>156.947</c:v>
                </c:pt>
                <c:pt idx="1782" formatCode="General">
                  <c:v>156.95699999999999</c:v>
                </c:pt>
                <c:pt idx="1783" formatCode="General">
                  <c:v>156.96700000000001</c:v>
                </c:pt>
                <c:pt idx="1784" formatCode="General">
                  <c:v>156.977</c:v>
                </c:pt>
                <c:pt idx="1785" formatCode="General">
                  <c:v>156.98699999999999</c:v>
                </c:pt>
                <c:pt idx="1786" formatCode="General">
                  <c:v>156.99700000000001</c:v>
                </c:pt>
                <c:pt idx="1787" formatCode="General">
                  <c:v>157.00700000000001</c:v>
                </c:pt>
                <c:pt idx="1788" formatCode="General">
                  <c:v>157.017</c:v>
                </c:pt>
                <c:pt idx="1789" formatCode="General">
                  <c:v>157.02699999999999</c:v>
                </c:pt>
                <c:pt idx="1790" formatCode="General">
                  <c:v>157.03700000000001</c:v>
                </c:pt>
                <c:pt idx="1791" formatCode="General">
                  <c:v>157.047</c:v>
                </c:pt>
                <c:pt idx="1792" formatCode="General">
                  <c:v>157.05699999999999</c:v>
                </c:pt>
                <c:pt idx="1793" formatCode="General">
                  <c:v>157.06700000000001</c:v>
                </c:pt>
                <c:pt idx="1794" formatCode="General">
                  <c:v>157.077</c:v>
                </c:pt>
                <c:pt idx="1795" formatCode="General">
                  <c:v>157.08699999999999</c:v>
                </c:pt>
                <c:pt idx="1796" formatCode="General">
                  <c:v>157.09700000000001</c:v>
                </c:pt>
                <c:pt idx="1797" formatCode="General">
                  <c:v>157.107</c:v>
                </c:pt>
                <c:pt idx="1798" formatCode="General">
                  <c:v>157.11699999999999</c:v>
                </c:pt>
                <c:pt idx="1799" formatCode="General">
                  <c:v>157.12700000000001</c:v>
                </c:pt>
                <c:pt idx="1800" formatCode="General">
                  <c:v>157.137</c:v>
                </c:pt>
                <c:pt idx="1801" formatCode="General">
                  <c:v>157.14699999999999</c:v>
                </c:pt>
                <c:pt idx="1802" formatCode="General">
                  <c:v>157.15700000000001</c:v>
                </c:pt>
                <c:pt idx="1803" formatCode="General">
                  <c:v>157.167</c:v>
                </c:pt>
                <c:pt idx="1804" formatCode="General">
                  <c:v>157.17699999999999</c:v>
                </c:pt>
                <c:pt idx="1805" formatCode="General">
                  <c:v>157.18700000000001</c:v>
                </c:pt>
                <c:pt idx="1806" formatCode="General">
                  <c:v>157.197</c:v>
                </c:pt>
                <c:pt idx="1807" formatCode="General">
                  <c:v>157.20699999999999</c:v>
                </c:pt>
                <c:pt idx="1808" formatCode="General">
                  <c:v>157.21700000000001</c:v>
                </c:pt>
                <c:pt idx="1809" formatCode="General">
                  <c:v>157.227</c:v>
                </c:pt>
                <c:pt idx="1810" formatCode="General">
                  <c:v>157.23699999999999</c:v>
                </c:pt>
                <c:pt idx="1811" formatCode="General">
                  <c:v>157.24700000000001</c:v>
                </c:pt>
                <c:pt idx="1812" formatCode="General">
                  <c:v>157.25700000000001</c:v>
                </c:pt>
                <c:pt idx="1813" formatCode="General">
                  <c:v>157.267</c:v>
                </c:pt>
                <c:pt idx="1814" formatCode="General">
                  <c:v>157.27699999999999</c:v>
                </c:pt>
                <c:pt idx="1815" formatCode="General">
                  <c:v>157.28700000000001</c:v>
                </c:pt>
                <c:pt idx="1816" formatCode="General">
                  <c:v>157.297</c:v>
                </c:pt>
                <c:pt idx="1817" formatCode="General">
                  <c:v>157.30699999999999</c:v>
                </c:pt>
                <c:pt idx="1818" formatCode="General">
                  <c:v>157.31700000000001</c:v>
                </c:pt>
                <c:pt idx="1819" formatCode="General">
                  <c:v>157.327</c:v>
                </c:pt>
                <c:pt idx="1820" formatCode="General">
                  <c:v>157.33699999999999</c:v>
                </c:pt>
                <c:pt idx="1821" formatCode="General">
                  <c:v>157.34700000000001</c:v>
                </c:pt>
                <c:pt idx="1822" formatCode="General">
                  <c:v>157.357</c:v>
                </c:pt>
                <c:pt idx="1823" formatCode="General">
                  <c:v>157.36699999999999</c:v>
                </c:pt>
                <c:pt idx="1824" formatCode="General">
                  <c:v>157.37700000000001</c:v>
                </c:pt>
                <c:pt idx="1825" formatCode="General">
                  <c:v>157.387</c:v>
                </c:pt>
                <c:pt idx="1826" formatCode="General">
                  <c:v>157.39699999999999</c:v>
                </c:pt>
                <c:pt idx="1827" formatCode="General">
                  <c:v>157.40700000000001</c:v>
                </c:pt>
                <c:pt idx="1828" formatCode="General">
                  <c:v>157.417</c:v>
                </c:pt>
                <c:pt idx="1829" formatCode="General">
                  <c:v>157.42699999999999</c:v>
                </c:pt>
                <c:pt idx="1830" formatCode="General">
                  <c:v>157.43700000000001</c:v>
                </c:pt>
                <c:pt idx="1831" formatCode="General">
                  <c:v>157.447</c:v>
                </c:pt>
                <c:pt idx="1832" formatCode="General">
                  <c:v>157.45699999999999</c:v>
                </c:pt>
                <c:pt idx="1833" formatCode="General">
                  <c:v>157.46700000000001</c:v>
                </c:pt>
                <c:pt idx="1834" formatCode="General">
                  <c:v>157.477</c:v>
                </c:pt>
                <c:pt idx="1835" formatCode="General">
                  <c:v>157.48699999999999</c:v>
                </c:pt>
                <c:pt idx="1836" formatCode="General">
                  <c:v>157.49700000000001</c:v>
                </c:pt>
                <c:pt idx="1837" formatCode="General">
                  <c:v>157.50700000000001</c:v>
                </c:pt>
                <c:pt idx="1838" formatCode="General">
                  <c:v>157.517</c:v>
                </c:pt>
                <c:pt idx="1839" formatCode="General">
                  <c:v>157.52699999999999</c:v>
                </c:pt>
                <c:pt idx="1840" formatCode="General">
                  <c:v>157.53700000000001</c:v>
                </c:pt>
                <c:pt idx="1841" formatCode="General">
                  <c:v>157.547</c:v>
                </c:pt>
                <c:pt idx="1842" formatCode="General">
                  <c:v>157.55699999999999</c:v>
                </c:pt>
                <c:pt idx="1843" formatCode="General">
                  <c:v>157.56700000000001</c:v>
                </c:pt>
                <c:pt idx="1844" formatCode="General">
                  <c:v>157.577</c:v>
                </c:pt>
                <c:pt idx="1845" formatCode="General">
                  <c:v>157.58699999999999</c:v>
                </c:pt>
                <c:pt idx="1846" formatCode="General">
                  <c:v>157.59700000000001</c:v>
                </c:pt>
                <c:pt idx="1847" formatCode="General">
                  <c:v>157.607</c:v>
                </c:pt>
                <c:pt idx="1848" formatCode="General">
                  <c:v>157.61699999999999</c:v>
                </c:pt>
                <c:pt idx="1849" formatCode="General">
                  <c:v>157.62700000000001</c:v>
                </c:pt>
                <c:pt idx="1850" formatCode="General">
                  <c:v>157.637</c:v>
                </c:pt>
                <c:pt idx="1851" formatCode="General">
                  <c:v>157.64699999999999</c:v>
                </c:pt>
                <c:pt idx="1852" formatCode="General">
                  <c:v>157.65700000000001</c:v>
                </c:pt>
                <c:pt idx="1853" formatCode="General">
                  <c:v>157.667</c:v>
                </c:pt>
                <c:pt idx="1854" formatCode="General">
                  <c:v>157.67699999999999</c:v>
                </c:pt>
                <c:pt idx="1855" formatCode="General">
                  <c:v>157.68700000000001</c:v>
                </c:pt>
                <c:pt idx="1856" formatCode="General">
                  <c:v>157.697</c:v>
                </c:pt>
                <c:pt idx="1857" formatCode="General">
                  <c:v>157.70699999999999</c:v>
                </c:pt>
                <c:pt idx="1858" formatCode="General">
                  <c:v>157.71700000000001</c:v>
                </c:pt>
                <c:pt idx="1859" formatCode="General">
                  <c:v>157.727</c:v>
                </c:pt>
                <c:pt idx="1860" formatCode="General">
                  <c:v>157.73699999999999</c:v>
                </c:pt>
                <c:pt idx="1861" formatCode="General">
                  <c:v>157.74700000000001</c:v>
                </c:pt>
                <c:pt idx="1862" formatCode="General">
                  <c:v>157.75700000000001</c:v>
                </c:pt>
                <c:pt idx="1863" formatCode="General">
                  <c:v>157.767</c:v>
                </c:pt>
                <c:pt idx="1864" formatCode="General">
                  <c:v>157.77699999999999</c:v>
                </c:pt>
                <c:pt idx="1865" formatCode="General">
                  <c:v>157.78700000000001</c:v>
                </c:pt>
                <c:pt idx="1866" formatCode="General">
                  <c:v>157.797</c:v>
                </c:pt>
                <c:pt idx="1867" formatCode="General">
                  <c:v>157.80699999999999</c:v>
                </c:pt>
                <c:pt idx="1868" formatCode="General">
                  <c:v>157.81700000000001</c:v>
                </c:pt>
                <c:pt idx="1869" formatCode="General">
                  <c:v>157.827</c:v>
                </c:pt>
                <c:pt idx="1870" formatCode="General">
                  <c:v>157.83699999999999</c:v>
                </c:pt>
                <c:pt idx="1871" formatCode="General">
                  <c:v>157.84700000000001</c:v>
                </c:pt>
                <c:pt idx="1872" formatCode="General">
                  <c:v>157.857</c:v>
                </c:pt>
                <c:pt idx="1873" formatCode="General">
                  <c:v>157.86699999999999</c:v>
                </c:pt>
                <c:pt idx="1874" formatCode="General">
                  <c:v>157.87700000000001</c:v>
                </c:pt>
                <c:pt idx="1875" formatCode="General">
                  <c:v>157.887</c:v>
                </c:pt>
                <c:pt idx="1876" formatCode="General">
                  <c:v>157.89699999999999</c:v>
                </c:pt>
                <c:pt idx="1877" formatCode="General">
                  <c:v>157.90700000000001</c:v>
                </c:pt>
                <c:pt idx="1878" formatCode="General">
                  <c:v>157.917</c:v>
                </c:pt>
                <c:pt idx="1879" formatCode="General">
                  <c:v>157.92699999999999</c:v>
                </c:pt>
                <c:pt idx="1880" formatCode="General">
                  <c:v>157.93700000000001</c:v>
                </c:pt>
                <c:pt idx="1881" formatCode="General">
                  <c:v>157.947</c:v>
                </c:pt>
                <c:pt idx="1882" formatCode="General">
                  <c:v>157.95699999999999</c:v>
                </c:pt>
                <c:pt idx="1883" formatCode="General">
                  <c:v>157.96700000000001</c:v>
                </c:pt>
                <c:pt idx="1884" formatCode="General">
                  <c:v>157.977</c:v>
                </c:pt>
                <c:pt idx="1885" formatCode="General">
                  <c:v>157.98699999999999</c:v>
                </c:pt>
                <c:pt idx="1886" formatCode="General">
                  <c:v>157.99700000000001</c:v>
                </c:pt>
                <c:pt idx="1887" formatCode="General">
                  <c:v>158.00700000000001</c:v>
                </c:pt>
                <c:pt idx="1888" formatCode="General">
                  <c:v>158.017</c:v>
                </c:pt>
                <c:pt idx="1889" formatCode="General">
                  <c:v>158.02699999999999</c:v>
                </c:pt>
                <c:pt idx="1890" formatCode="General">
                  <c:v>158.03700000000001</c:v>
                </c:pt>
                <c:pt idx="1891" formatCode="General">
                  <c:v>158.047</c:v>
                </c:pt>
                <c:pt idx="1892" formatCode="General">
                  <c:v>158.05699999999999</c:v>
                </c:pt>
                <c:pt idx="1893" formatCode="General">
                  <c:v>158.06700000000001</c:v>
                </c:pt>
                <c:pt idx="1894" formatCode="General">
                  <c:v>158.077</c:v>
                </c:pt>
                <c:pt idx="1895" formatCode="General">
                  <c:v>158.08699999999999</c:v>
                </c:pt>
                <c:pt idx="1896" formatCode="General">
                  <c:v>158.09700000000001</c:v>
                </c:pt>
                <c:pt idx="1897" formatCode="General">
                  <c:v>158.107</c:v>
                </c:pt>
                <c:pt idx="1898" formatCode="General">
                  <c:v>158.11699999999999</c:v>
                </c:pt>
                <c:pt idx="1899" formatCode="General">
                  <c:v>158.12700000000001</c:v>
                </c:pt>
                <c:pt idx="1900" formatCode="General">
                  <c:v>158.137</c:v>
                </c:pt>
                <c:pt idx="1901" formatCode="General">
                  <c:v>158.14699999999999</c:v>
                </c:pt>
                <c:pt idx="1902" formatCode="General">
                  <c:v>158.15700000000001</c:v>
                </c:pt>
                <c:pt idx="1903" formatCode="General">
                  <c:v>158.167</c:v>
                </c:pt>
                <c:pt idx="1904" formatCode="General">
                  <c:v>158.17699999999999</c:v>
                </c:pt>
                <c:pt idx="1905" formatCode="General">
                  <c:v>158.18700000000001</c:v>
                </c:pt>
                <c:pt idx="1906" formatCode="General">
                  <c:v>158.197</c:v>
                </c:pt>
                <c:pt idx="1907" formatCode="General">
                  <c:v>158.20699999999999</c:v>
                </c:pt>
                <c:pt idx="1908" formatCode="General">
                  <c:v>158.21700000000001</c:v>
                </c:pt>
                <c:pt idx="1909" formatCode="General">
                  <c:v>158.227</c:v>
                </c:pt>
                <c:pt idx="1910" formatCode="General">
                  <c:v>158.23699999999999</c:v>
                </c:pt>
                <c:pt idx="1911" formatCode="General">
                  <c:v>158.24700000000001</c:v>
                </c:pt>
                <c:pt idx="1912" formatCode="General">
                  <c:v>158.25700000000001</c:v>
                </c:pt>
                <c:pt idx="1913" formatCode="General">
                  <c:v>158.267</c:v>
                </c:pt>
                <c:pt idx="1914" formatCode="General">
                  <c:v>158.27699999999999</c:v>
                </c:pt>
                <c:pt idx="1915" formatCode="General">
                  <c:v>158.28700000000001</c:v>
                </c:pt>
                <c:pt idx="1916" formatCode="General">
                  <c:v>158.297</c:v>
                </c:pt>
                <c:pt idx="1917" formatCode="General">
                  <c:v>158.30699999999999</c:v>
                </c:pt>
                <c:pt idx="1918" formatCode="General">
                  <c:v>158.31700000000001</c:v>
                </c:pt>
                <c:pt idx="1919" formatCode="General">
                  <c:v>158.327</c:v>
                </c:pt>
                <c:pt idx="1920" formatCode="General">
                  <c:v>158.33699999999999</c:v>
                </c:pt>
                <c:pt idx="1921" formatCode="General">
                  <c:v>158.34700000000001</c:v>
                </c:pt>
                <c:pt idx="1922" formatCode="General">
                  <c:v>158.357</c:v>
                </c:pt>
                <c:pt idx="1923" formatCode="General">
                  <c:v>158.36699999999999</c:v>
                </c:pt>
                <c:pt idx="1924" formatCode="General">
                  <c:v>158.37700000000001</c:v>
                </c:pt>
                <c:pt idx="1925" formatCode="General">
                  <c:v>158.387</c:v>
                </c:pt>
                <c:pt idx="1926" formatCode="General">
                  <c:v>158.39699999999999</c:v>
                </c:pt>
                <c:pt idx="1927" formatCode="General">
                  <c:v>158.40700000000001</c:v>
                </c:pt>
                <c:pt idx="1928" formatCode="General">
                  <c:v>158.417</c:v>
                </c:pt>
                <c:pt idx="1929" formatCode="General">
                  <c:v>158.42699999999999</c:v>
                </c:pt>
                <c:pt idx="1930" formatCode="General">
                  <c:v>158.43700000000001</c:v>
                </c:pt>
                <c:pt idx="1931" formatCode="General">
                  <c:v>158.447</c:v>
                </c:pt>
                <c:pt idx="1932" formatCode="General">
                  <c:v>158.45699999999999</c:v>
                </c:pt>
                <c:pt idx="1933" formatCode="General">
                  <c:v>158.46700000000001</c:v>
                </c:pt>
                <c:pt idx="1934" formatCode="General">
                  <c:v>158.477</c:v>
                </c:pt>
                <c:pt idx="1935" formatCode="General">
                  <c:v>158.48699999999999</c:v>
                </c:pt>
                <c:pt idx="1936" formatCode="General">
                  <c:v>158.49700000000001</c:v>
                </c:pt>
                <c:pt idx="1937" formatCode="General">
                  <c:v>158.50700000000001</c:v>
                </c:pt>
                <c:pt idx="1938" formatCode="General">
                  <c:v>158.517</c:v>
                </c:pt>
                <c:pt idx="1939" formatCode="General">
                  <c:v>158.52699999999999</c:v>
                </c:pt>
                <c:pt idx="1940" formatCode="General">
                  <c:v>158.53700000000001</c:v>
                </c:pt>
                <c:pt idx="1941" formatCode="General">
                  <c:v>158.547</c:v>
                </c:pt>
                <c:pt idx="1942" formatCode="General">
                  <c:v>158.55699999999999</c:v>
                </c:pt>
                <c:pt idx="1943" formatCode="General">
                  <c:v>158.56700000000001</c:v>
                </c:pt>
                <c:pt idx="1944" formatCode="General">
                  <c:v>158.577</c:v>
                </c:pt>
                <c:pt idx="1945" formatCode="General">
                  <c:v>158.58699999999999</c:v>
                </c:pt>
                <c:pt idx="1946" formatCode="General">
                  <c:v>158.59700000000001</c:v>
                </c:pt>
                <c:pt idx="1947" formatCode="General">
                  <c:v>158.607</c:v>
                </c:pt>
                <c:pt idx="1948" formatCode="General">
                  <c:v>158.61699999999999</c:v>
                </c:pt>
                <c:pt idx="1949" formatCode="General">
                  <c:v>158.62700000000001</c:v>
                </c:pt>
                <c:pt idx="1950" formatCode="General">
                  <c:v>158.637</c:v>
                </c:pt>
                <c:pt idx="1951" formatCode="General">
                  <c:v>158.64699999999999</c:v>
                </c:pt>
                <c:pt idx="1952" formatCode="General">
                  <c:v>158.65700000000001</c:v>
                </c:pt>
                <c:pt idx="1953" formatCode="General">
                  <c:v>158.667</c:v>
                </c:pt>
                <c:pt idx="1954" formatCode="General">
                  <c:v>158.67699999999999</c:v>
                </c:pt>
                <c:pt idx="1955" formatCode="General">
                  <c:v>158.68700000000001</c:v>
                </c:pt>
                <c:pt idx="1956" formatCode="General">
                  <c:v>158.697</c:v>
                </c:pt>
                <c:pt idx="1957" formatCode="General">
                  <c:v>158.70699999999999</c:v>
                </c:pt>
                <c:pt idx="1958" formatCode="General">
                  <c:v>158.71700000000001</c:v>
                </c:pt>
                <c:pt idx="1959" formatCode="General">
                  <c:v>158.727</c:v>
                </c:pt>
                <c:pt idx="1960" formatCode="General">
                  <c:v>158.73699999999999</c:v>
                </c:pt>
                <c:pt idx="1961" formatCode="General">
                  <c:v>158.74700000000001</c:v>
                </c:pt>
                <c:pt idx="1962" formatCode="General">
                  <c:v>158.75700000000001</c:v>
                </c:pt>
                <c:pt idx="1963" formatCode="General">
                  <c:v>158.767</c:v>
                </c:pt>
                <c:pt idx="1964" formatCode="General">
                  <c:v>158.77699999999999</c:v>
                </c:pt>
                <c:pt idx="1965" formatCode="General">
                  <c:v>158.78700000000001</c:v>
                </c:pt>
                <c:pt idx="1966" formatCode="General">
                  <c:v>158.797</c:v>
                </c:pt>
                <c:pt idx="1967" formatCode="General">
                  <c:v>158.80699999999999</c:v>
                </c:pt>
                <c:pt idx="1968" formatCode="General">
                  <c:v>158.81700000000001</c:v>
                </c:pt>
                <c:pt idx="1969" formatCode="General">
                  <c:v>158.827</c:v>
                </c:pt>
                <c:pt idx="1970" formatCode="General">
                  <c:v>158.83699999999999</c:v>
                </c:pt>
                <c:pt idx="1971" formatCode="General">
                  <c:v>158.84700000000001</c:v>
                </c:pt>
                <c:pt idx="1972" formatCode="General">
                  <c:v>158.857</c:v>
                </c:pt>
                <c:pt idx="1973" formatCode="General">
                  <c:v>158.86699999999999</c:v>
                </c:pt>
                <c:pt idx="1974" formatCode="General">
                  <c:v>158.87700000000001</c:v>
                </c:pt>
                <c:pt idx="1975" formatCode="General">
                  <c:v>158.887</c:v>
                </c:pt>
                <c:pt idx="1976" formatCode="General">
                  <c:v>158.89699999999999</c:v>
                </c:pt>
                <c:pt idx="1977" formatCode="General">
                  <c:v>158.90700000000001</c:v>
                </c:pt>
                <c:pt idx="1978" formatCode="General">
                  <c:v>158.917</c:v>
                </c:pt>
                <c:pt idx="1979" formatCode="General">
                  <c:v>158.92699999999999</c:v>
                </c:pt>
                <c:pt idx="1980" formatCode="General">
                  <c:v>158.93700000000001</c:v>
                </c:pt>
                <c:pt idx="1981" formatCode="General">
                  <c:v>158.947</c:v>
                </c:pt>
                <c:pt idx="1982" formatCode="General">
                  <c:v>158.95699999999999</c:v>
                </c:pt>
                <c:pt idx="1983" formatCode="General">
                  <c:v>158.96700000000001</c:v>
                </c:pt>
                <c:pt idx="1984" formatCode="General">
                  <c:v>158.977</c:v>
                </c:pt>
                <c:pt idx="1985" formatCode="General">
                  <c:v>158.98699999999999</c:v>
                </c:pt>
                <c:pt idx="1986" formatCode="General">
                  <c:v>158.99700000000001</c:v>
                </c:pt>
                <c:pt idx="1987" formatCode="General">
                  <c:v>159.00700000000001</c:v>
                </c:pt>
                <c:pt idx="1988" formatCode="General">
                  <c:v>159.017</c:v>
                </c:pt>
                <c:pt idx="1989" formatCode="General">
                  <c:v>159.02699999999999</c:v>
                </c:pt>
                <c:pt idx="1990" formatCode="General">
                  <c:v>159.03700000000001</c:v>
                </c:pt>
                <c:pt idx="1991" formatCode="General">
                  <c:v>159.047</c:v>
                </c:pt>
                <c:pt idx="1992" formatCode="General">
                  <c:v>159.05699999999999</c:v>
                </c:pt>
                <c:pt idx="1993" formatCode="General">
                  <c:v>159.06700000000001</c:v>
                </c:pt>
                <c:pt idx="1994" formatCode="General">
                  <c:v>159.077</c:v>
                </c:pt>
                <c:pt idx="1995" formatCode="General">
                  <c:v>159.08699999999999</c:v>
                </c:pt>
                <c:pt idx="1996" formatCode="General">
                  <c:v>159.09700000000001</c:v>
                </c:pt>
                <c:pt idx="1997" formatCode="General">
                  <c:v>159.107</c:v>
                </c:pt>
                <c:pt idx="1998" formatCode="General">
                  <c:v>159.11699999999999</c:v>
                </c:pt>
                <c:pt idx="1999" formatCode="General">
                  <c:v>159.12700000000001</c:v>
                </c:pt>
                <c:pt idx="2000" formatCode="General">
                  <c:v>159.137</c:v>
                </c:pt>
                <c:pt idx="2001" formatCode="General">
                  <c:v>159.14699999999999</c:v>
                </c:pt>
                <c:pt idx="2002" formatCode="General">
                  <c:v>159.15700000000001</c:v>
                </c:pt>
                <c:pt idx="2003" formatCode="General">
                  <c:v>159.167</c:v>
                </c:pt>
                <c:pt idx="2004" formatCode="General">
                  <c:v>159.17699999999999</c:v>
                </c:pt>
                <c:pt idx="2005" formatCode="General">
                  <c:v>159.18700000000001</c:v>
                </c:pt>
                <c:pt idx="2006" formatCode="General">
                  <c:v>159.197</c:v>
                </c:pt>
                <c:pt idx="2007" formatCode="General">
                  <c:v>159.20699999999999</c:v>
                </c:pt>
                <c:pt idx="2008" formatCode="General">
                  <c:v>159.21700000000001</c:v>
                </c:pt>
                <c:pt idx="2009" formatCode="General">
                  <c:v>159.227</c:v>
                </c:pt>
                <c:pt idx="2010" formatCode="General">
                  <c:v>159.23699999999999</c:v>
                </c:pt>
                <c:pt idx="2011" formatCode="General">
                  <c:v>159.24700000000001</c:v>
                </c:pt>
                <c:pt idx="2012" formatCode="General">
                  <c:v>159.25700000000001</c:v>
                </c:pt>
                <c:pt idx="2013" formatCode="General">
                  <c:v>159.267</c:v>
                </c:pt>
                <c:pt idx="2014" formatCode="General">
                  <c:v>159.27699999999999</c:v>
                </c:pt>
                <c:pt idx="2015" formatCode="General">
                  <c:v>159.28700000000001</c:v>
                </c:pt>
                <c:pt idx="2016" formatCode="General">
                  <c:v>159.297</c:v>
                </c:pt>
                <c:pt idx="2017" formatCode="General">
                  <c:v>159.30699999999999</c:v>
                </c:pt>
                <c:pt idx="2018" formatCode="General">
                  <c:v>159.31700000000001</c:v>
                </c:pt>
                <c:pt idx="2019" formatCode="General">
                  <c:v>159.327</c:v>
                </c:pt>
                <c:pt idx="2020" formatCode="General">
                  <c:v>159.33699999999999</c:v>
                </c:pt>
                <c:pt idx="2021" formatCode="General">
                  <c:v>159.34700000000001</c:v>
                </c:pt>
                <c:pt idx="2022" formatCode="General">
                  <c:v>159.357</c:v>
                </c:pt>
                <c:pt idx="2023" formatCode="General">
                  <c:v>159.36699999999999</c:v>
                </c:pt>
                <c:pt idx="2024" formatCode="General">
                  <c:v>159.37700000000001</c:v>
                </c:pt>
                <c:pt idx="2025" formatCode="General">
                  <c:v>159.387</c:v>
                </c:pt>
                <c:pt idx="2026" formatCode="General">
                  <c:v>159.39699999999999</c:v>
                </c:pt>
                <c:pt idx="2027" formatCode="General">
                  <c:v>159.40700000000001</c:v>
                </c:pt>
                <c:pt idx="2028" formatCode="General">
                  <c:v>159.417</c:v>
                </c:pt>
                <c:pt idx="2029" formatCode="General">
                  <c:v>159.42699999999999</c:v>
                </c:pt>
                <c:pt idx="2030" formatCode="General">
                  <c:v>159.43700000000001</c:v>
                </c:pt>
                <c:pt idx="2031" formatCode="General">
                  <c:v>159.447</c:v>
                </c:pt>
                <c:pt idx="2032" formatCode="General">
                  <c:v>159.45699999999999</c:v>
                </c:pt>
                <c:pt idx="2033" formatCode="General">
                  <c:v>159.46700000000001</c:v>
                </c:pt>
                <c:pt idx="2034" formatCode="General">
                  <c:v>159.477</c:v>
                </c:pt>
                <c:pt idx="2035" formatCode="General">
                  <c:v>159.48699999999999</c:v>
                </c:pt>
                <c:pt idx="2036" formatCode="General">
                  <c:v>159.49700000000001</c:v>
                </c:pt>
                <c:pt idx="2037" formatCode="General">
                  <c:v>159.50700000000001</c:v>
                </c:pt>
                <c:pt idx="2038" formatCode="General">
                  <c:v>159.517</c:v>
                </c:pt>
                <c:pt idx="2039" formatCode="General">
                  <c:v>159.52699999999999</c:v>
                </c:pt>
                <c:pt idx="2040" formatCode="General">
                  <c:v>159.53700000000001</c:v>
                </c:pt>
                <c:pt idx="2041" formatCode="General">
                  <c:v>159.547</c:v>
                </c:pt>
                <c:pt idx="2042" formatCode="General">
                  <c:v>159.55699999999999</c:v>
                </c:pt>
                <c:pt idx="2043" formatCode="General">
                  <c:v>159.56700000000001</c:v>
                </c:pt>
                <c:pt idx="2044" formatCode="General">
                  <c:v>159.577</c:v>
                </c:pt>
                <c:pt idx="2045" formatCode="General">
                  <c:v>159.58699999999999</c:v>
                </c:pt>
                <c:pt idx="2046" formatCode="General">
                  <c:v>159.59700000000001</c:v>
                </c:pt>
                <c:pt idx="2047" formatCode="General">
                  <c:v>159.607</c:v>
                </c:pt>
                <c:pt idx="2048" formatCode="General">
                  <c:v>159.61699999999999</c:v>
                </c:pt>
                <c:pt idx="2049" formatCode="General">
                  <c:v>159.62700000000001</c:v>
                </c:pt>
                <c:pt idx="2050" formatCode="General">
                  <c:v>159.637</c:v>
                </c:pt>
                <c:pt idx="2051" formatCode="General">
                  <c:v>159.64699999999999</c:v>
                </c:pt>
                <c:pt idx="2052" formatCode="General">
                  <c:v>159.65700000000001</c:v>
                </c:pt>
                <c:pt idx="2053" formatCode="General">
                  <c:v>159.667</c:v>
                </c:pt>
                <c:pt idx="2054" formatCode="General">
                  <c:v>159.67699999999999</c:v>
                </c:pt>
                <c:pt idx="2055" formatCode="General">
                  <c:v>159.68700000000001</c:v>
                </c:pt>
                <c:pt idx="2056" formatCode="General">
                  <c:v>159.697</c:v>
                </c:pt>
                <c:pt idx="2057" formatCode="General">
                  <c:v>159.70699999999999</c:v>
                </c:pt>
                <c:pt idx="2058" formatCode="General">
                  <c:v>159.71700000000001</c:v>
                </c:pt>
                <c:pt idx="2059" formatCode="General">
                  <c:v>159.727</c:v>
                </c:pt>
                <c:pt idx="2060" formatCode="General">
                  <c:v>159.73699999999999</c:v>
                </c:pt>
                <c:pt idx="2061" formatCode="General">
                  <c:v>159.74700000000001</c:v>
                </c:pt>
                <c:pt idx="2062" formatCode="General">
                  <c:v>159.75700000000001</c:v>
                </c:pt>
                <c:pt idx="2063" formatCode="General">
                  <c:v>159.767</c:v>
                </c:pt>
                <c:pt idx="2064" formatCode="General">
                  <c:v>159.77699999999999</c:v>
                </c:pt>
                <c:pt idx="2065" formatCode="General">
                  <c:v>159.78700000000001</c:v>
                </c:pt>
                <c:pt idx="2066" formatCode="General">
                  <c:v>159.797</c:v>
                </c:pt>
                <c:pt idx="2067" formatCode="General">
                  <c:v>159.80699999999999</c:v>
                </c:pt>
                <c:pt idx="2068" formatCode="General">
                  <c:v>159.81700000000001</c:v>
                </c:pt>
                <c:pt idx="2069" formatCode="General">
                  <c:v>159.827</c:v>
                </c:pt>
                <c:pt idx="2070" formatCode="General">
                  <c:v>159.83699999999999</c:v>
                </c:pt>
                <c:pt idx="2071" formatCode="General">
                  <c:v>159.84700000000001</c:v>
                </c:pt>
                <c:pt idx="2072" formatCode="General">
                  <c:v>159.857</c:v>
                </c:pt>
                <c:pt idx="2073" formatCode="General">
                  <c:v>159.86699999999999</c:v>
                </c:pt>
                <c:pt idx="2074" formatCode="General">
                  <c:v>159.87700000000001</c:v>
                </c:pt>
                <c:pt idx="2075" formatCode="General">
                  <c:v>159.887</c:v>
                </c:pt>
                <c:pt idx="2076" formatCode="General">
                  <c:v>159.89699999999999</c:v>
                </c:pt>
                <c:pt idx="2077" formatCode="General">
                  <c:v>159.90700000000001</c:v>
                </c:pt>
                <c:pt idx="2078" formatCode="General">
                  <c:v>159.917</c:v>
                </c:pt>
                <c:pt idx="2079" formatCode="General">
                  <c:v>159.92699999999999</c:v>
                </c:pt>
                <c:pt idx="2080" formatCode="General">
                  <c:v>159.93700000000001</c:v>
                </c:pt>
                <c:pt idx="2081" formatCode="General">
                  <c:v>159.947</c:v>
                </c:pt>
                <c:pt idx="2082" formatCode="General">
                  <c:v>159.95699999999999</c:v>
                </c:pt>
                <c:pt idx="2083" formatCode="General">
                  <c:v>159.96700000000001</c:v>
                </c:pt>
                <c:pt idx="2084" formatCode="General">
                  <c:v>159.977</c:v>
                </c:pt>
                <c:pt idx="2085" formatCode="General">
                  <c:v>159.98699999999999</c:v>
                </c:pt>
                <c:pt idx="2086" formatCode="General">
                  <c:v>159.99700000000001</c:v>
                </c:pt>
                <c:pt idx="2087" formatCode="General">
                  <c:v>160.00700000000001</c:v>
                </c:pt>
                <c:pt idx="2088" formatCode="General">
                  <c:v>160.017</c:v>
                </c:pt>
                <c:pt idx="2089" formatCode="General">
                  <c:v>160.02699999999999</c:v>
                </c:pt>
                <c:pt idx="2090" formatCode="General">
                  <c:v>160.03700000000001</c:v>
                </c:pt>
                <c:pt idx="2091" formatCode="General">
                  <c:v>160.047</c:v>
                </c:pt>
                <c:pt idx="2092" formatCode="General">
                  <c:v>160.05699999999999</c:v>
                </c:pt>
                <c:pt idx="2093" formatCode="General">
                  <c:v>160.06700000000001</c:v>
                </c:pt>
                <c:pt idx="2094" formatCode="General">
                  <c:v>160.077</c:v>
                </c:pt>
                <c:pt idx="2095" formatCode="General">
                  <c:v>160.08699999999999</c:v>
                </c:pt>
                <c:pt idx="2096" formatCode="General">
                  <c:v>160.09700000000001</c:v>
                </c:pt>
                <c:pt idx="2097" formatCode="General">
                  <c:v>160.107</c:v>
                </c:pt>
                <c:pt idx="2098" formatCode="General">
                  <c:v>160.11699999999999</c:v>
                </c:pt>
                <c:pt idx="2099" formatCode="General">
                  <c:v>160.12700000000001</c:v>
                </c:pt>
                <c:pt idx="2100" formatCode="General">
                  <c:v>160.137</c:v>
                </c:pt>
                <c:pt idx="2101" formatCode="General">
                  <c:v>160.14699999999999</c:v>
                </c:pt>
                <c:pt idx="2102" formatCode="General">
                  <c:v>160.15700000000001</c:v>
                </c:pt>
                <c:pt idx="2103" formatCode="General">
                  <c:v>160.167</c:v>
                </c:pt>
                <c:pt idx="2104" formatCode="General">
                  <c:v>160.17699999999999</c:v>
                </c:pt>
                <c:pt idx="2105" formatCode="General">
                  <c:v>160.18700000000001</c:v>
                </c:pt>
                <c:pt idx="2106" formatCode="General">
                  <c:v>160.197</c:v>
                </c:pt>
                <c:pt idx="2107" formatCode="General">
                  <c:v>160.20699999999999</c:v>
                </c:pt>
                <c:pt idx="2108" formatCode="General">
                  <c:v>160.21700000000001</c:v>
                </c:pt>
                <c:pt idx="2109" formatCode="General">
                  <c:v>160.227</c:v>
                </c:pt>
                <c:pt idx="2110" formatCode="General">
                  <c:v>160.23699999999999</c:v>
                </c:pt>
                <c:pt idx="2111" formatCode="General">
                  <c:v>160.24700000000001</c:v>
                </c:pt>
                <c:pt idx="2112" formatCode="General">
                  <c:v>160.25700000000001</c:v>
                </c:pt>
                <c:pt idx="2113" formatCode="General">
                  <c:v>160.267</c:v>
                </c:pt>
                <c:pt idx="2114" formatCode="General">
                  <c:v>160.27699999999999</c:v>
                </c:pt>
                <c:pt idx="2115" formatCode="General">
                  <c:v>160.28700000000001</c:v>
                </c:pt>
                <c:pt idx="2116" formatCode="General">
                  <c:v>160.297</c:v>
                </c:pt>
                <c:pt idx="2117" formatCode="General">
                  <c:v>160.30699999999999</c:v>
                </c:pt>
                <c:pt idx="2118" formatCode="General">
                  <c:v>160.31700000000001</c:v>
                </c:pt>
                <c:pt idx="2119" formatCode="General">
                  <c:v>160.327</c:v>
                </c:pt>
                <c:pt idx="2120" formatCode="General">
                  <c:v>160.33699999999999</c:v>
                </c:pt>
                <c:pt idx="2121" formatCode="General">
                  <c:v>160.34700000000001</c:v>
                </c:pt>
                <c:pt idx="2122" formatCode="General">
                  <c:v>160.357</c:v>
                </c:pt>
                <c:pt idx="2123" formatCode="General">
                  <c:v>160.36699999999999</c:v>
                </c:pt>
                <c:pt idx="2124" formatCode="General">
                  <c:v>160.37700000000001</c:v>
                </c:pt>
                <c:pt idx="2125" formatCode="General">
                  <c:v>160.387</c:v>
                </c:pt>
                <c:pt idx="2126" formatCode="General">
                  <c:v>160.39699999999999</c:v>
                </c:pt>
                <c:pt idx="2127" formatCode="General">
                  <c:v>160.40700000000001</c:v>
                </c:pt>
                <c:pt idx="2128" formatCode="General">
                  <c:v>160.417</c:v>
                </c:pt>
                <c:pt idx="2129" formatCode="General">
                  <c:v>160.42699999999999</c:v>
                </c:pt>
                <c:pt idx="2130" formatCode="General">
                  <c:v>160.43700000000001</c:v>
                </c:pt>
                <c:pt idx="2131" formatCode="General">
                  <c:v>160.447</c:v>
                </c:pt>
                <c:pt idx="2132" formatCode="General">
                  <c:v>160.45699999999999</c:v>
                </c:pt>
                <c:pt idx="2133" formatCode="General">
                  <c:v>160.46700000000001</c:v>
                </c:pt>
                <c:pt idx="2134" formatCode="General">
                  <c:v>160.477</c:v>
                </c:pt>
                <c:pt idx="2135" formatCode="General">
                  <c:v>160.48699999999999</c:v>
                </c:pt>
                <c:pt idx="2136" formatCode="General">
                  <c:v>160.49700000000001</c:v>
                </c:pt>
                <c:pt idx="2137" formatCode="General">
                  <c:v>160.50700000000001</c:v>
                </c:pt>
                <c:pt idx="2138" formatCode="General">
                  <c:v>160.517</c:v>
                </c:pt>
                <c:pt idx="2139" formatCode="General">
                  <c:v>160.52699999999999</c:v>
                </c:pt>
                <c:pt idx="2140" formatCode="General">
                  <c:v>160.53700000000001</c:v>
                </c:pt>
                <c:pt idx="2141" formatCode="General">
                  <c:v>160.547</c:v>
                </c:pt>
                <c:pt idx="2142" formatCode="General">
                  <c:v>160.55699999999999</c:v>
                </c:pt>
                <c:pt idx="2143" formatCode="General">
                  <c:v>160.56700000000001</c:v>
                </c:pt>
                <c:pt idx="2144" formatCode="General">
                  <c:v>160.577</c:v>
                </c:pt>
                <c:pt idx="2145" formatCode="General">
                  <c:v>160.58699999999999</c:v>
                </c:pt>
                <c:pt idx="2146" formatCode="General">
                  <c:v>160.59700000000001</c:v>
                </c:pt>
                <c:pt idx="2147" formatCode="General">
                  <c:v>160.607</c:v>
                </c:pt>
                <c:pt idx="2148" formatCode="General">
                  <c:v>160.61699999999999</c:v>
                </c:pt>
                <c:pt idx="2149" formatCode="General">
                  <c:v>160.62700000000001</c:v>
                </c:pt>
                <c:pt idx="2150" formatCode="General">
                  <c:v>160.637</c:v>
                </c:pt>
                <c:pt idx="2151" formatCode="General">
                  <c:v>160.64699999999999</c:v>
                </c:pt>
                <c:pt idx="2152" formatCode="General">
                  <c:v>160.65700000000001</c:v>
                </c:pt>
                <c:pt idx="2153" formatCode="General">
                  <c:v>160.667</c:v>
                </c:pt>
                <c:pt idx="2154" formatCode="General">
                  <c:v>160.67699999999999</c:v>
                </c:pt>
                <c:pt idx="2155" formatCode="General">
                  <c:v>160.68700000000001</c:v>
                </c:pt>
                <c:pt idx="2156" formatCode="General">
                  <c:v>160.697</c:v>
                </c:pt>
                <c:pt idx="2157" formatCode="General">
                  <c:v>160.70699999999999</c:v>
                </c:pt>
                <c:pt idx="2158" formatCode="General">
                  <c:v>160.71700000000001</c:v>
                </c:pt>
                <c:pt idx="2159" formatCode="General">
                  <c:v>160.727</c:v>
                </c:pt>
                <c:pt idx="2160" formatCode="General">
                  <c:v>160.73699999999999</c:v>
                </c:pt>
                <c:pt idx="2161" formatCode="General">
                  <c:v>160.74700000000001</c:v>
                </c:pt>
                <c:pt idx="2162" formatCode="General">
                  <c:v>160.75700000000001</c:v>
                </c:pt>
                <c:pt idx="2163" formatCode="General">
                  <c:v>160.767</c:v>
                </c:pt>
                <c:pt idx="2164" formatCode="General">
                  <c:v>160.77699999999999</c:v>
                </c:pt>
                <c:pt idx="2165" formatCode="General">
                  <c:v>160.78700000000001</c:v>
                </c:pt>
                <c:pt idx="2166" formatCode="General">
                  <c:v>160.797</c:v>
                </c:pt>
                <c:pt idx="2167" formatCode="General">
                  <c:v>160.80699999999999</c:v>
                </c:pt>
                <c:pt idx="2168" formatCode="General">
                  <c:v>160.81700000000001</c:v>
                </c:pt>
                <c:pt idx="2169" formatCode="General">
                  <c:v>160.827</c:v>
                </c:pt>
                <c:pt idx="2170" formatCode="General">
                  <c:v>160.83699999999999</c:v>
                </c:pt>
                <c:pt idx="2171" formatCode="General">
                  <c:v>160.84700000000001</c:v>
                </c:pt>
                <c:pt idx="2172" formatCode="General">
                  <c:v>160.857</c:v>
                </c:pt>
                <c:pt idx="2173" formatCode="General">
                  <c:v>160.86699999999999</c:v>
                </c:pt>
                <c:pt idx="2174" formatCode="General">
                  <c:v>160.87700000000001</c:v>
                </c:pt>
                <c:pt idx="2175" formatCode="General">
                  <c:v>160.887</c:v>
                </c:pt>
                <c:pt idx="2176" formatCode="General">
                  <c:v>160.89699999999999</c:v>
                </c:pt>
                <c:pt idx="2177" formatCode="General">
                  <c:v>160.90700000000001</c:v>
                </c:pt>
                <c:pt idx="2178" formatCode="General">
                  <c:v>160.917</c:v>
                </c:pt>
                <c:pt idx="2179" formatCode="General">
                  <c:v>160.92699999999999</c:v>
                </c:pt>
                <c:pt idx="2180" formatCode="General">
                  <c:v>160.93700000000001</c:v>
                </c:pt>
                <c:pt idx="2181" formatCode="General">
                  <c:v>160.947</c:v>
                </c:pt>
                <c:pt idx="2182" formatCode="General">
                  <c:v>160.95699999999999</c:v>
                </c:pt>
                <c:pt idx="2183" formatCode="General">
                  <c:v>160.96700000000001</c:v>
                </c:pt>
                <c:pt idx="2184" formatCode="General">
                  <c:v>160.977</c:v>
                </c:pt>
                <c:pt idx="2185" formatCode="General">
                  <c:v>160.98699999999999</c:v>
                </c:pt>
                <c:pt idx="2186" formatCode="General">
                  <c:v>160.99700000000001</c:v>
                </c:pt>
                <c:pt idx="2187" formatCode="General">
                  <c:v>161.00700000000001</c:v>
                </c:pt>
                <c:pt idx="2188" formatCode="General">
                  <c:v>161.017</c:v>
                </c:pt>
                <c:pt idx="2189" formatCode="General">
                  <c:v>161.02699999999999</c:v>
                </c:pt>
                <c:pt idx="2190" formatCode="General">
                  <c:v>161.03700000000001</c:v>
                </c:pt>
                <c:pt idx="2191" formatCode="General">
                  <c:v>161.047</c:v>
                </c:pt>
                <c:pt idx="2192" formatCode="General">
                  <c:v>161.05699999999999</c:v>
                </c:pt>
                <c:pt idx="2193" formatCode="General">
                  <c:v>161.06700000000001</c:v>
                </c:pt>
                <c:pt idx="2194" formatCode="General">
                  <c:v>161.077</c:v>
                </c:pt>
                <c:pt idx="2195" formatCode="General">
                  <c:v>161.08699999999999</c:v>
                </c:pt>
                <c:pt idx="2196" formatCode="General">
                  <c:v>161.09700000000001</c:v>
                </c:pt>
                <c:pt idx="2197" formatCode="General">
                  <c:v>161.107</c:v>
                </c:pt>
                <c:pt idx="2198" formatCode="General">
                  <c:v>161.11699999999999</c:v>
                </c:pt>
                <c:pt idx="2199" formatCode="General">
                  <c:v>161.12700000000001</c:v>
                </c:pt>
                <c:pt idx="2200" formatCode="General">
                  <c:v>161.137</c:v>
                </c:pt>
                <c:pt idx="2201" formatCode="General">
                  <c:v>161.14699999999999</c:v>
                </c:pt>
                <c:pt idx="2202" formatCode="General">
                  <c:v>161.15700000000001</c:v>
                </c:pt>
                <c:pt idx="2203" formatCode="General">
                  <c:v>161.167</c:v>
                </c:pt>
                <c:pt idx="2204" formatCode="General">
                  <c:v>161.17699999999999</c:v>
                </c:pt>
                <c:pt idx="2205" formatCode="General">
                  <c:v>161.18700000000001</c:v>
                </c:pt>
                <c:pt idx="2206" formatCode="General">
                  <c:v>161.197</c:v>
                </c:pt>
                <c:pt idx="2207" formatCode="General">
                  <c:v>161.20699999999999</c:v>
                </c:pt>
                <c:pt idx="2208" formatCode="General">
                  <c:v>161.21700000000001</c:v>
                </c:pt>
                <c:pt idx="2209" formatCode="General">
                  <c:v>161.227</c:v>
                </c:pt>
                <c:pt idx="2210" formatCode="General">
                  <c:v>161.23699999999999</c:v>
                </c:pt>
                <c:pt idx="2211" formatCode="General">
                  <c:v>161.24700000000001</c:v>
                </c:pt>
                <c:pt idx="2212" formatCode="General">
                  <c:v>161.25700000000001</c:v>
                </c:pt>
                <c:pt idx="2213" formatCode="General">
                  <c:v>161.267</c:v>
                </c:pt>
                <c:pt idx="2214" formatCode="General">
                  <c:v>161.27699999999999</c:v>
                </c:pt>
                <c:pt idx="2215" formatCode="General">
                  <c:v>161.28700000000001</c:v>
                </c:pt>
                <c:pt idx="2216" formatCode="General">
                  <c:v>161.297</c:v>
                </c:pt>
                <c:pt idx="2217" formatCode="General">
                  <c:v>161.30699999999999</c:v>
                </c:pt>
                <c:pt idx="2218" formatCode="General">
                  <c:v>161.31700000000001</c:v>
                </c:pt>
                <c:pt idx="2219" formatCode="General">
                  <c:v>161.327</c:v>
                </c:pt>
                <c:pt idx="2220" formatCode="General">
                  <c:v>161.33699999999999</c:v>
                </c:pt>
                <c:pt idx="2221" formatCode="General">
                  <c:v>161.34700000000001</c:v>
                </c:pt>
                <c:pt idx="2222" formatCode="General">
                  <c:v>161.357</c:v>
                </c:pt>
                <c:pt idx="2223" formatCode="General">
                  <c:v>161.36699999999999</c:v>
                </c:pt>
                <c:pt idx="2224" formatCode="General">
                  <c:v>161.37700000000001</c:v>
                </c:pt>
                <c:pt idx="2225" formatCode="General">
                  <c:v>161.387</c:v>
                </c:pt>
                <c:pt idx="2226" formatCode="General">
                  <c:v>161.39699999999999</c:v>
                </c:pt>
                <c:pt idx="2227" formatCode="General">
                  <c:v>161.40700000000001</c:v>
                </c:pt>
                <c:pt idx="2228" formatCode="General">
                  <c:v>161.417</c:v>
                </c:pt>
                <c:pt idx="2229" formatCode="General">
                  <c:v>161.42699999999999</c:v>
                </c:pt>
                <c:pt idx="2230" formatCode="General">
                  <c:v>161.43700000000001</c:v>
                </c:pt>
                <c:pt idx="2231" formatCode="General">
                  <c:v>161.447</c:v>
                </c:pt>
                <c:pt idx="2232" formatCode="General">
                  <c:v>161.45699999999999</c:v>
                </c:pt>
                <c:pt idx="2233" formatCode="General">
                  <c:v>161.46700000000001</c:v>
                </c:pt>
                <c:pt idx="2234" formatCode="General">
                  <c:v>161.477</c:v>
                </c:pt>
                <c:pt idx="2235" formatCode="General">
                  <c:v>161.48699999999999</c:v>
                </c:pt>
                <c:pt idx="2236" formatCode="General">
                  <c:v>161.49700000000001</c:v>
                </c:pt>
                <c:pt idx="2237" formatCode="General">
                  <c:v>161.50700000000001</c:v>
                </c:pt>
                <c:pt idx="2238" formatCode="General">
                  <c:v>161.517</c:v>
                </c:pt>
                <c:pt idx="2239" formatCode="General">
                  <c:v>161.52699999999999</c:v>
                </c:pt>
                <c:pt idx="2240" formatCode="General">
                  <c:v>161.53700000000001</c:v>
                </c:pt>
                <c:pt idx="2241" formatCode="General">
                  <c:v>161.547</c:v>
                </c:pt>
                <c:pt idx="2242" formatCode="General">
                  <c:v>161.55699999999999</c:v>
                </c:pt>
                <c:pt idx="2243" formatCode="General">
                  <c:v>161.56700000000001</c:v>
                </c:pt>
                <c:pt idx="2244" formatCode="General">
                  <c:v>161.577</c:v>
                </c:pt>
                <c:pt idx="2245" formatCode="General">
                  <c:v>161.58699999999999</c:v>
                </c:pt>
                <c:pt idx="2246" formatCode="General">
                  <c:v>161.59700000000001</c:v>
                </c:pt>
                <c:pt idx="2247" formatCode="General">
                  <c:v>161.607</c:v>
                </c:pt>
                <c:pt idx="2248" formatCode="General">
                  <c:v>161.61699999999999</c:v>
                </c:pt>
                <c:pt idx="2249" formatCode="General">
                  <c:v>161.62700000000001</c:v>
                </c:pt>
                <c:pt idx="2250" formatCode="General">
                  <c:v>161.637</c:v>
                </c:pt>
                <c:pt idx="2251" formatCode="General">
                  <c:v>161.64699999999999</c:v>
                </c:pt>
                <c:pt idx="2252" formatCode="General">
                  <c:v>161.65700000000001</c:v>
                </c:pt>
                <c:pt idx="2253" formatCode="General">
                  <c:v>161.667</c:v>
                </c:pt>
                <c:pt idx="2254" formatCode="General">
                  <c:v>161.67699999999999</c:v>
                </c:pt>
                <c:pt idx="2255" formatCode="General">
                  <c:v>161.68700000000001</c:v>
                </c:pt>
                <c:pt idx="2256" formatCode="General">
                  <c:v>161.697</c:v>
                </c:pt>
                <c:pt idx="2257" formatCode="General">
                  <c:v>161.70699999999999</c:v>
                </c:pt>
                <c:pt idx="2258" formatCode="General">
                  <c:v>161.71700000000001</c:v>
                </c:pt>
                <c:pt idx="2259" formatCode="General">
                  <c:v>161.727</c:v>
                </c:pt>
                <c:pt idx="2260" formatCode="General">
                  <c:v>161.73699999999999</c:v>
                </c:pt>
                <c:pt idx="2261" formatCode="General">
                  <c:v>161.74700000000001</c:v>
                </c:pt>
                <c:pt idx="2262" formatCode="General">
                  <c:v>161.75700000000001</c:v>
                </c:pt>
                <c:pt idx="2263" formatCode="General">
                  <c:v>161.767</c:v>
                </c:pt>
                <c:pt idx="2264" formatCode="General">
                  <c:v>161.77699999999999</c:v>
                </c:pt>
                <c:pt idx="2265" formatCode="General">
                  <c:v>161.78700000000001</c:v>
                </c:pt>
                <c:pt idx="2266" formatCode="General">
                  <c:v>161.797</c:v>
                </c:pt>
                <c:pt idx="2267" formatCode="General">
                  <c:v>161.80699999999999</c:v>
                </c:pt>
                <c:pt idx="2268" formatCode="General">
                  <c:v>161.81700000000001</c:v>
                </c:pt>
                <c:pt idx="2269" formatCode="General">
                  <c:v>161.827</c:v>
                </c:pt>
                <c:pt idx="2270" formatCode="General">
                  <c:v>161.83699999999999</c:v>
                </c:pt>
                <c:pt idx="2271" formatCode="General">
                  <c:v>161.84700000000001</c:v>
                </c:pt>
                <c:pt idx="2272" formatCode="General">
                  <c:v>161.857</c:v>
                </c:pt>
                <c:pt idx="2273" formatCode="General">
                  <c:v>161.86699999999999</c:v>
                </c:pt>
                <c:pt idx="2274" formatCode="General">
                  <c:v>161.87700000000001</c:v>
                </c:pt>
                <c:pt idx="2275" formatCode="General">
                  <c:v>161.887</c:v>
                </c:pt>
                <c:pt idx="2276" formatCode="General">
                  <c:v>161.89699999999999</c:v>
                </c:pt>
                <c:pt idx="2277" formatCode="General">
                  <c:v>161.90700000000001</c:v>
                </c:pt>
                <c:pt idx="2278" formatCode="General">
                  <c:v>161.917</c:v>
                </c:pt>
                <c:pt idx="2279" formatCode="General">
                  <c:v>161.92699999999999</c:v>
                </c:pt>
                <c:pt idx="2280" formatCode="General">
                  <c:v>161.93700000000001</c:v>
                </c:pt>
                <c:pt idx="2281" formatCode="General">
                  <c:v>161.947</c:v>
                </c:pt>
                <c:pt idx="2282" formatCode="General">
                  <c:v>161.95699999999999</c:v>
                </c:pt>
                <c:pt idx="2283" formatCode="General">
                  <c:v>161.96700000000001</c:v>
                </c:pt>
                <c:pt idx="2284" formatCode="General">
                  <c:v>161.977</c:v>
                </c:pt>
                <c:pt idx="2285" formatCode="General">
                  <c:v>161.98699999999999</c:v>
                </c:pt>
                <c:pt idx="2286" formatCode="General">
                  <c:v>161.99700000000001</c:v>
                </c:pt>
                <c:pt idx="2287" formatCode="General">
                  <c:v>162.00700000000001</c:v>
                </c:pt>
                <c:pt idx="2288" formatCode="General">
                  <c:v>162.017</c:v>
                </c:pt>
                <c:pt idx="2289" formatCode="General">
                  <c:v>162.02699999999999</c:v>
                </c:pt>
                <c:pt idx="2290" formatCode="General">
                  <c:v>162.03700000000001</c:v>
                </c:pt>
                <c:pt idx="2291" formatCode="General">
                  <c:v>162.047</c:v>
                </c:pt>
                <c:pt idx="2292" formatCode="General">
                  <c:v>162.05699999999999</c:v>
                </c:pt>
                <c:pt idx="2293" formatCode="General">
                  <c:v>162.06700000000001</c:v>
                </c:pt>
                <c:pt idx="2294" formatCode="General">
                  <c:v>162.077</c:v>
                </c:pt>
                <c:pt idx="2295" formatCode="General">
                  <c:v>162.08699999999999</c:v>
                </c:pt>
                <c:pt idx="2296" formatCode="General">
                  <c:v>162.09700000000001</c:v>
                </c:pt>
                <c:pt idx="2297" formatCode="General">
                  <c:v>162.107</c:v>
                </c:pt>
                <c:pt idx="2298" formatCode="General">
                  <c:v>162.11699999999999</c:v>
                </c:pt>
                <c:pt idx="2299" formatCode="General">
                  <c:v>162.12700000000001</c:v>
                </c:pt>
                <c:pt idx="2300" formatCode="General">
                  <c:v>162.137</c:v>
                </c:pt>
                <c:pt idx="2301" formatCode="General">
                  <c:v>162.14699999999999</c:v>
                </c:pt>
                <c:pt idx="2302" formatCode="General">
                  <c:v>162.15700000000001</c:v>
                </c:pt>
                <c:pt idx="2303" formatCode="General">
                  <c:v>162.167</c:v>
                </c:pt>
                <c:pt idx="2304" formatCode="General">
                  <c:v>162.17699999999999</c:v>
                </c:pt>
                <c:pt idx="2305" formatCode="General">
                  <c:v>162.18700000000001</c:v>
                </c:pt>
                <c:pt idx="2306" formatCode="General">
                  <c:v>162.197</c:v>
                </c:pt>
                <c:pt idx="2307" formatCode="General">
                  <c:v>162.20699999999999</c:v>
                </c:pt>
                <c:pt idx="2308" formatCode="General">
                  <c:v>162.21700000000001</c:v>
                </c:pt>
                <c:pt idx="2309" formatCode="General">
                  <c:v>162.227</c:v>
                </c:pt>
                <c:pt idx="2310" formatCode="General">
                  <c:v>162.23699999999999</c:v>
                </c:pt>
                <c:pt idx="2311" formatCode="General">
                  <c:v>162.24700000000001</c:v>
                </c:pt>
                <c:pt idx="2312" formatCode="General">
                  <c:v>162.25700000000001</c:v>
                </c:pt>
                <c:pt idx="2313" formatCode="General">
                  <c:v>162.267</c:v>
                </c:pt>
                <c:pt idx="2314" formatCode="General">
                  <c:v>162.27699999999999</c:v>
                </c:pt>
                <c:pt idx="2315" formatCode="General">
                  <c:v>162.28700000000001</c:v>
                </c:pt>
                <c:pt idx="2316" formatCode="General">
                  <c:v>162.297</c:v>
                </c:pt>
                <c:pt idx="2317" formatCode="General">
                  <c:v>162.30699999999999</c:v>
                </c:pt>
                <c:pt idx="2318" formatCode="General">
                  <c:v>162.31700000000001</c:v>
                </c:pt>
                <c:pt idx="2319" formatCode="General">
                  <c:v>162.327</c:v>
                </c:pt>
                <c:pt idx="2320" formatCode="General">
                  <c:v>162.33699999999999</c:v>
                </c:pt>
                <c:pt idx="2321" formatCode="General">
                  <c:v>162.34700000000001</c:v>
                </c:pt>
                <c:pt idx="2322" formatCode="General">
                  <c:v>162.357</c:v>
                </c:pt>
                <c:pt idx="2323" formatCode="General">
                  <c:v>162.36699999999999</c:v>
                </c:pt>
                <c:pt idx="2324" formatCode="General">
                  <c:v>162.37700000000001</c:v>
                </c:pt>
                <c:pt idx="2325" formatCode="General">
                  <c:v>162.387</c:v>
                </c:pt>
                <c:pt idx="2326" formatCode="General">
                  <c:v>162.39699999999999</c:v>
                </c:pt>
                <c:pt idx="2327" formatCode="General">
                  <c:v>162.40700000000001</c:v>
                </c:pt>
                <c:pt idx="2328" formatCode="General">
                  <c:v>162.417</c:v>
                </c:pt>
                <c:pt idx="2329" formatCode="General">
                  <c:v>162.42699999999999</c:v>
                </c:pt>
                <c:pt idx="2330" formatCode="General">
                  <c:v>162.43700000000001</c:v>
                </c:pt>
                <c:pt idx="2331" formatCode="General">
                  <c:v>162.447</c:v>
                </c:pt>
                <c:pt idx="2332" formatCode="General">
                  <c:v>162.45699999999999</c:v>
                </c:pt>
                <c:pt idx="2333" formatCode="General">
                  <c:v>162.46700000000001</c:v>
                </c:pt>
                <c:pt idx="2334" formatCode="General">
                  <c:v>162.477</c:v>
                </c:pt>
                <c:pt idx="2335" formatCode="General">
                  <c:v>162.48699999999999</c:v>
                </c:pt>
                <c:pt idx="2336" formatCode="General">
                  <c:v>162.49700000000001</c:v>
                </c:pt>
                <c:pt idx="2337" formatCode="General">
                  <c:v>162.50700000000001</c:v>
                </c:pt>
                <c:pt idx="2338" formatCode="General">
                  <c:v>162.517</c:v>
                </c:pt>
                <c:pt idx="2339" formatCode="General">
                  <c:v>162.52699999999999</c:v>
                </c:pt>
                <c:pt idx="2340" formatCode="General">
                  <c:v>162.53700000000001</c:v>
                </c:pt>
                <c:pt idx="2341" formatCode="General">
                  <c:v>162.547</c:v>
                </c:pt>
                <c:pt idx="2342" formatCode="General">
                  <c:v>162.55699999999999</c:v>
                </c:pt>
                <c:pt idx="2343" formatCode="General">
                  <c:v>162.56700000000001</c:v>
                </c:pt>
                <c:pt idx="2344" formatCode="General">
                  <c:v>162.577</c:v>
                </c:pt>
                <c:pt idx="2345" formatCode="General">
                  <c:v>162.58699999999999</c:v>
                </c:pt>
                <c:pt idx="2346" formatCode="General">
                  <c:v>162.59700000000001</c:v>
                </c:pt>
                <c:pt idx="2347" formatCode="General">
                  <c:v>162.607</c:v>
                </c:pt>
                <c:pt idx="2348" formatCode="General">
                  <c:v>162.61699999999999</c:v>
                </c:pt>
                <c:pt idx="2349" formatCode="General">
                  <c:v>162.62700000000001</c:v>
                </c:pt>
                <c:pt idx="2350" formatCode="General">
                  <c:v>162.637</c:v>
                </c:pt>
                <c:pt idx="2351" formatCode="General">
                  <c:v>162.64699999999999</c:v>
                </c:pt>
                <c:pt idx="2352" formatCode="General">
                  <c:v>162.65700000000001</c:v>
                </c:pt>
                <c:pt idx="2353" formatCode="General">
                  <c:v>162.667</c:v>
                </c:pt>
                <c:pt idx="2354" formatCode="General">
                  <c:v>162.67699999999999</c:v>
                </c:pt>
                <c:pt idx="2355" formatCode="General">
                  <c:v>162.68700000000001</c:v>
                </c:pt>
                <c:pt idx="2356" formatCode="General">
                  <c:v>162.697</c:v>
                </c:pt>
                <c:pt idx="2357" formatCode="General">
                  <c:v>162.70699999999999</c:v>
                </c:pt>
                <c:pt idx="2358" formatCode="General">
                  <c:v>162.71700000000001</c:v>
                </c:pt>
                <c:pt idx="2359" formatCode="General">
                  <c:v>162.727</c:v>
                </c:pt>
                <c:pt idx="2360" formatCode="General">
                  <c:v>162.73699999999999</c:v>
                </c:pt>
                <c:pt idx="2361" formatCode="General">
                  <c:v>162.74700000000001</c:v>
                </c:pt>
                <c:pt idx="2362" formatCode="General">
                  <c:v>162.75700000000001</c:v>
                </c:pt>
                <c:pt idx="2363" formatCode="General">
                  <c:v>162.767</c:v>
                </c:pt>
                <c:pt idx="2364" formatCode="General">
                  <c:v>162.77699999999999</c:v>
                </c:pt>
                <c:pt idx="2365" formatCode="General">
                  <c:v>162.78700000000001</c:v>
                </c:pt>
                <c:pt idx="2366" formatCode="General">
                  <c:v>162.797</c:v>
                </c:pt>
                <c:pt idx="2367" formatCode="General">
                  <c:v>162.80699999999999</c:v>
                </c:pt>
                <c:pt idx="2368" formatCode="General">
                  <c:v>162.81700000000001</c:v>
                </c:pt>
                <c:pt idx="2369" formatCode="General">
                  <c:v>162.827</c:v>
                </c:pt>
                <c:pt idx="2370" formatCode="General">
                  <c:v>162.83699999999999</c:v>
                </c:pt>
                <c:pt idx="2371" formatCode="General">
                  <c:v>162.84700000000001</c:v>
                </c:pt>
                <c:pt idx="2372" formatCode="General">
                  <c:v>162.857</c:v>
                </c:pt>
                <c:pt idx="2373" formatCode="General">
                  <c:v>162.86699999999999</c:v>
                </c:pt>
                <c:pt idx="2374" formatCode="General">
                  <c:v>162.87700000000001</c:v>
                </c:pt>
                <c:pt idx="2375" formatCode="General">
                  <c:v>162.887</c:v>
                </c:pt>
                <c:pt idx="2376" formatCode="General">
                  <c:v>162.89699999999999</c:v>
                </c:pt>
                <c:pt idx="2377" formatCode="General">
                  <c:v>162.90700000000001</c:v>
                </c:pt>
                <c:pt idx="2378" formatCode="General">
                  <c:v>162.917</c:v>
                </c:pt>
                <c:pt idx="2379" formatCode="General">
                  <c:v>162.92699999999999</c:v>
                </c:pt>
                <c:pt idx="2380" formatCode="General">
                  <c:v>162.93700000000001</c:v>
                </c:pt>
                <c:pt idx="2381" formatCode="General">
                  <c:v>162.947</c:v>
                </c:pt>
                <c:pt idx="2382" formatCode="General">
                  <c:v>162.95699999999999</c:v>
                </c:pt>
                <c:pt idx="2383" formatCode="General">
                  <c:v>162.96700000000001</c:v>
                </c:pt>
                <c:pt idx="2384" formatCode="General">
                  <c:v>162.977</c:v>
                </c:pt>
                <c:pt idx="2385" formatCode="General">
                  <c:v>162.98699999999999</c:v>
                </c:pt>
                <c:pt idx="2386" formatCode="General">
                  <c:v>162.99700000000001</c:v>
                </c:pt>
                <c:pt idx="2387" formatCode="General">
                  <c:v>163.00700000000001</c:v>
                </c:pt>
                <c:pt idx="2388" formatCode="General">
                  <c:v>163.017</c:v>
                </c:pt>
                <c:pt idx="2389" formatCode="General">
                  <c:v>163.02699999999999</c:v>
                </c:pt>
                <c:pt idx="2390" formatCode="General">
                  <c:v>163.03700000000001</c:v>
                </c:pt>
                <c:pt idx="2391" formatCode="General">
                  <c:v>163.047</c:v>
                </c:pt>
                <c:pt idx="2392" formatCode="General">
                  <c:v>163.05699999999999</c:v>
                </c:pt>
                <c:pt idx="2393" formatCode="General">
                  <c:v>163.06700000000001</c:v>
                </c:pt>
                <c:pt idx="2394" formatCode="General">
                  <c:v>163.077</c:v>
                </c:pt>
                <c:pt idx="2395" formatCode="General">
                  <c:v>163.08699999999999</c:v>
                </c:pt>
                <c:pt idx="2396" formatCode="General">
                  <c:v>163.09700000000001</c:v>
                </c:pt>
                <c:pt idx="2397" formatCode="General">
                  <c:v>163.107</c:v>
                </c:pt>
                <c:pt idx="2398" formatCode="General">
                  <c:v>163.11699999999999</c:v>
                </c:pt>
                <c:pt idx="2399" formatCode="General">
                  <c:v>163.12700000000001</c:v>
                </c:pt>
                <c:pt idx="2400" formatCode="General">
                  <c:v>163.137</c:v>
                </c:pt>
                <c:pt idx="2401" formatCode="General">
                  <c:v>163.14699999999999</c:v>
                </c:pt>
                <c:pt idx="2402" formatCode="General">
                  <c:v>163.15700000000001</c:v>
                </c:pt>
                <c:pt idx="2403" formatCode="General">
                  <c:v>163.167</c:v>
                </c:pt>
                <c:pt idx="2404" formatCode="General">
                  <c:v>163.17699999999999</c:v>
                </c:pt>
                <c:pt idx="2405" formatCode="General">
                  <c:v>163.18700000000001</c:v>
                </c:pt>
                <c:pt idx="2406" formatCode="General">
                  <c:v>163.197</c:v>
                </c:pt>
                <c:pt idx="2407" formatCode="General">
                  <c:v>163.20699999999999</c:v>
                </c:pt>
                <c:pt idx="2408" formatCode="General">
                  <c:v>163.21700000000001</c:v>
                </c:pt>
                <c:pt idx="2409" formatCode="General">
                  <c:v>163.227</c:v>
                </c:pt>
                <c:pt idx="2410" formatCode="General">
                  <c:v>163.23699999999999</c:v>
                </c:pt>
                <c:pt idx="2411" formatCode="General">
                  <c:v>163.24700000000001</c:v>
                </c:pt>
                <c:pt idx="2412" formatCode="General">
                  <c:v>163.25700000000001</c:v>
                </c:pt>
                <c:pt idx="2413" formatCode="General">
                  <c:v>163.267</c:v>
                </c:pt>
                <c:pt idx="2414" formatCode="General">
                  <c:v>163.27699999999999</c:v>
                </c:pt>
                <c:pt idx="2415" formatCode="General">
                  <c:v>163.28700000000001</c:v>
                </c:pt>
                <c:pt idx="2416" formatCode="General">
                  <c:v>163.297</c:v>
                </c:pt>
                <c:pt idx="2417" formatCode="General">
                  <c:v>163.30699999999999</c:v>
                </c:pt>
                <c:pt idx="2418" formatCode="General">
                  <c:v>163.31700000000001</c:v>
                </c:pt>
                <c:pt idx="2419" formatCode="General">
                  <c:v>163.327</c:v>
                </c:pt>
                <c:pt idx="2420" formatCode="General">
                  <c:v>163.33699999999999</c:v>
                </c:pt>
                <c:pt idx="2421" formatCode="General">
                  <c:v>163.34700000000001</c:v>
                </c:pt>
                <c:pt idx="2422" formatCode="General">
                  <c:v>163.357</c:v>
                </c:pt>
                <c:pt idx="2423" formatCode="General">
                  <c:v>163.36699999999999</c:v>
                </c:pt>
                <c:pt idx="2424" formatCode="General">
                  <c:v>163.37700000000001</c:v>
                </c:pt>
                <c:pt idx="2425" formatCode="General">
                  <c:v>163.387</c:v>
                </c:pt>
                <c:pt idx="2426" formatCode="General">
                  <c:v>163.39699999999999</c:v>
                </c:pt>
                <c:pt idx="2427" formatCode="General">
                  <c:v>163.40700000000001</c:v>
                </c:pt>
                <c:pt idx="2428" formatCode="General">
                  <c:v>163.417</c:v>
                </c:pt>
                <c:pt idx="2429" formatCode="General">
                  <c:v>163.42699999999999</c:v>
                </c:pt>
                <c:pt idx="2430" formatCode="General">
                  <c:v>163.43700000000001</c:v>
                </c:pt>
                <c:pt idx="2431" formatCode="General">
                  <c:v>163.447</c:v>
                </c:pt>
                <c:pt idx="2432" formatCode="General">
                  <c:v>163.45699999999999</c:v>
                </c:pt>
                <c:pt idx="2433" formatCode="General">
                  <c:v>163.46700000000001</c:v>
                </c:pt>
                <c:pt idx="2434" formatCode="General">
                  <c:v>163.477</c:v>
                </c:pt>
                <c:pt idx="2435" formatCode="General">
                  <c:v>163.48699999999999</c:v>
                </c:pt>
                <c:pt idx="2436" formatCode="General">
                  <c:v>163.49700000000001</c:v>
                </c:pt>
                <c:pt idx="2437" formatCode="General">
                  <c:v>163.50700000000001</c:v>
                </c:pt>
                <c:pt idx="2438" formatCode="General">
                  <c:v>163.517</c:v>
                </c:pt>
                <c:pt idx="2439" formatCode="General">
                  <c:v>163.52699999999999</c:v>
                </c:pt>
                <c:pt idx="2440" formatCode="General">
                  <c:v>163.53700000000001</c:v>
                </c:pt>
                <c:pt idx="2441" formatCode="General">
                  <c:v>163.547</c:v>
                </c:pt>
                <c:pt idx="2442" formatCode="General">
                  <c:v>163.55699999999999</c:v>
                </c:pt>
                <c:pt idx="2443" formatCode="General">
                  <c:v>163.55699999999999</c:v>
                </c:pt>
                <c:pt idx="2444" formatCode="General">
                  <c:v>164.55699999999999</c:v>
                </c:pt>
                <c:pt idx="2445" formatCode="General">
                  <c:v>165.55699999999999</c:v>
                </c:pt>
                <c:pt idx="2446" formatCode="General">
                  <c:v>166.55699999999999</c:v>
                </c:pt>
                <c:pt idx="2447" formatCode="General">
                  <c:v>167.55699999999999</c:v>
                </c:pt>
                <c:pt idx="2448" formatCode="General">
                  <c:v>168.55699999999999</c:v>
                </c:pt>
                <c:pt idx="2449" formatCode="General">
                  <c:v>169.55699999999999</c:v>
                </c:pt>
                <c:pt idx="2450" formatCode="General">
                  <c:v>170.55699999999999</c:v>
                </c:pt>
                <c:pt idx="2451" formatCode="General">
                  <c:v>171.55699999999999</c:v>
                </c:pt>
                <c:pt idx="2452" formatCode="General">
                  <c:v>172.55699999999999</c:v>
                </c:pt>
                <c:pt idx="2453" formatCode="General">
                  <c:v>173.55699999999999</c:v>
                </c:pt>
                <c:pt idx="2454" formatCode="General">
                  <c:v>174.55699999999999</c:v>
                </c:pt>
                <c:pt idx="2455" formatCode="General">
                  <c:v>175.55699999999999</c:v>
                </c:pt>
                <c:pt idx="2456" formatCode="General">
                  <c:v>176.55699999999999</c:v>
                </c:pt>
                <c:pt idx="2457" formatCode="General">
                  <c:v>177.55699999999999</c:v>
                </c:pt>
                <c:pt idx="2458" formatCode="General">
                  <c:v>178.55699999999999</c:v>
                </c:pt>
                <c:pt idx="2459" formatCode="General">
                  <c:v>179.55699999999999</c:v>
                </c:pt>
                <c:pt idx="2460" formatCode="General">
                  <c:v>180.55699999999999</c:v>
                </c:pt>
                <c:pt idx="2461" formatCode="General">
                  <c:v>181.55699999999999</c:v>
                </c:pt>
                <c:pt idx="2462" formatCode="General">
                  <c:v>182.55699999999999</c:v>
                </c:pt>
                <c:pt idx="2463" formatCode="General">
                  <c:v>183.55699999999999</c:v>
                </c:pt>
                <c:pt idx="2464" formatCode="General">
                  <c:v>184.55699999999999</c:v>
                </c:pt>
                <c:pt idx="2465" formatCode="General">
                  <c:v>185.55699999999999</c:v>
                </c:pt>
                <c:pt idx="2466" formatCode="General">
                  <c:v>186.55699999999999</c:v>
                </c:pt>
                <c:pt idx="2467" formatCode="General">
                  <c:v>187.55699999999999</c:v>
                </c:pt>
                <c:pt idx="2468" formatCode="General">
                  <c:v>188.55699999999999</c:v>
                </c:pt>
                <c:pt idx="2469" formatCode="General">
                  <c:v>189.55699999999999</c:v>
                </c:pt>
                <c:pt idx="2470" formatCode="General">
                  <c:v>190.55699999999999</c:v>
                </c:pt>
                <c:pt idx="2471" formatCode="General">
                  <c:v>191.55699999999999</c:v>
                </c:pt>
                <c:pt idx="2472" formatCode="General">
                  <c:v>192.55699999999999</c:v>
                </c:pt>
                <c:pt idx="2473" formatCode="General">
                  <c:v>193.55699999999999</c:v>
                </c:pt>
                <c:pt idx="2474" formatCode="General">
                  <c:v>194.55699999999999</c:v>
                </c:pt>
                <c:pt idx="2475" formatCode="General">
                  <c:v>195.55699999999999</c:v>
                </c:pt>
                <c:pt idx="2476" formatCode="General">
                  <c:v>196.55699999999999</c:v>
                </c:pt>
                <c:pt idx="2477" formatCode="General">
                  <c:v>197.55699999999999</c:v>
                </c:pt>
                <c:pt idx="2478" formatCode="General">
                  <c:v>198.55699999999999</c:v>
                </c:pt>
                <c:pt idx="2479" formatCode="General">
                  <c:v>199.55699999999999</c:v>
                </c:pt>
                <c:pt idx="2480" formatCode="General">
                  <c:v>200.55699999999999</c:v>
                </c:pt>
                <c:pt idx="2481" formatCode="General">
                  <c:v>201.55699999999999</c:v>
                </c:pt>
                <c:pt idx="2482" formatCode="General">
                  <c:v>202.55699999999999</c:v>
                </c:pt>
                <c:pt idx="2483" formatCode="General">
                  <c:v>203.55699999999999</c:v>
                </c:pt>
                <c:pt idx="2484" formatCode="General">
                  <c:v>204.55699999999999</c:v>
                </c:pt>
                <c:pt idx="2485" formatCode="General">
                  <c:v>205.55699999999999</c:v>
                </c:pt>
                <c:pt idx="2486" formatCode="General">
                  <c:v>206.55699999999999</c:v>
                </c:pt>
                <c:pt idx="2487" formatCode="General">
                  <c:v>207.55699999999999</c:v>
                </c:pt>
                <c:pt idx="2488" formatCode="General">
                  <c:v>208.55699999999999</c:v>
                </c:pt>
                <c:pt idx="2489" formatCode="General">
                  <c:v>209.55699999999999</c:v>
                </c:pt>
                <c:pt idx="2490" formatCode="General">
                  <c:v>210.55699999999999</c:v>
                </c:pt>
                <c:pt idx="2491" formatCode="General">
                  <c:v>211.55699999999999</c:v>
                </c:pt>
                <c:pt idx="2492" formatCode="General">
                  <c:v>212.55699999999999</c:v>
                </c:pt>
                <c:pt idx="2493" formatCode="General">
                  <c:v>213.55699999999999</c:v>
                </c:pt>
                <c:pt idx="2494" formatCode="General">
                  <c:v>214.55699999999999</c:v>
                </c:pt>
                <c:pt idx="2495" formatCode="General">
                  <c:v>215.55699999999999</c:v>
                </c:pt>
                <c:pt idx="2496" formatCode="General">
                  <c:v>216.55699999999999</c:v>
                </c:pt>
                <c:pt idx="2497" formatCode="General">
                  <c:v>217.55699999999999</c:v>
                </c:pt>
                <c:pt idx="2498" formatCode="General">
                  <c:v>218.55699999999999</c:v>
                </c:pt>
                <c:pt idx="2499" formatCode="General">
                  <c:v>219.55699999999999</c:v>
                </c:pt>
                <c:pt idx="2500" formatCode="General">
                  <c:v>220.55699999999999</c:v>
                </c:pt>
                <c:pt idx="2501" formatCode="General">
                  <c:v>221.55699999999999</c:v>
                </c:pt>
                <c:pt idx="2502" formatCode="General">
                  <c:v>222.55699999999999</c:v>
                </c:pt>
                <c:pt idx="2503" formatCode="General">
                  <c:v>223.55699999999999</c:v>
                </c:pt>
                <c:pt idx="2504" formatCode="General">
                  <c:v>224.55699999999999</c:v>
                </c:pt>
                <c:pt idx="2505" formatCode="General">
                  <c:v>225.55699999999999</c:v>
                </c:pt>
                <c:pt idx="2506" formatCode="General">
                  <c:v>226.55699999999999</c:v>
                </c:pt>
                <c:pt idx="2507" formatCode="General">
                  <c:v>227.55699999999999</c:v>
                </c:pt>
                <c:pt idx="2508" formatCode="General">
                  <c:v>228.55699999999999</c:v>
                </c:pt>
                <c:pt idx="2509" formatCode="General">
                  <c:v>229.55699999999999</c:v>
                </c:pt>
                <c:pt idx="2510" formatCode="General">
                  <c:v>230.55699999999999</c:v>
                </c:pt>
                <c:pt idx="2511" formatCode="General">
                  <c:v>231.55699999999999</c:v>
                </c:pt>
                <c:pt idx="2512" formatCode="General">
                  <c:v>232.55699999999999</c:v>
                </c:pt>
                <c:pt idx="2513" formatCode="General">
                  <c:v>233.55699999999999</c:v>
                </c:pt>
                <c:pt idx="2514" formatCode="General">
                  <c:v>233.821</c:v>
                </c:pt>
                <c:pt idx="2515" formatCode="General">
                  <c:v>233.821</c:v>
                </c:pt>
                <c:pt idx="2516" formatCode="General">
                  <c:v>233.83099999999999</c:v>
                </c:pt>
                <c:pt idx="2517" formatCode="General">
                  <c:v>233.84100000000001</c:v>
                </c:pt>
                <c:pt idx="2518" formatCode="General">
                  <c:v>233.851</c:v>
                </c:pt>
                <c:pt idx="2519" formatCode="General">
                  <c:v>233.86099999999999</c:v>
                </c:pt>
                <c:pt idx="2520" formatCode="General">
                  <c:v>233.87100000000001</c:v>
                </c:pt>
                <c:pt idx="2521" formatCode="General">
                  <c:v>233.881</c:v>
                </c:pt>
                <c:pt idx="2522" formatCode="General">
                  <c:v>233.89099999999999</c:v>
                </c:pt>
                <c:pt idx="2523" formatCode="General">
                  <c:v>233.90100000000001</c:v>
                </c:pt>
                <c:pt idx="2524" formatCode="General">
                  <c:v>233.911</c:v>
                </c:pt>
                <c:pt idx="2525" formatCode="General">
                  <c:v>233.92099999999999</c:v>
                </c:pt>
                <c:pt idx="2526" formatCode="General">
                  <c:v>233.93100000000001</c:v>
                </c:pt>
                <c:pt idx="2527" formatCode="General">
                  <c:v>233.941</c:v>
                </c:pt>
                <c:pt idx="2528" formatCode="General">
                  <c:v>233.95099999999999</c:v>
                </c:pt>
                <c:pt idx="2529" formatCode="General">
                  <c:v>233.96100000000001</c:v>
                </c:pt>
                <c:pt idx="2530" formatCode="General">
                  <c:v>233.971</c:v>
                </c:pt>
                <c:pt idx="2531" formatCode="General">
                  <c:v>233.98099999999999</c:v>
                </c:pt>
                <c:pt idx="2532" formatCode="General">
                  <c:v>233.99100000000001</c:v>
                </c:pt>
                <c:pt idx="2533" formatCode="General">
                  <c:v>234.001</c:v>
                </c:pt>
                <c:pt idx="2534" formatCode="General">
                  <c:v>234.011</c:v>
                </c:pt>
                <c:pt idx="2535" formatCode="General">
                  <c:v>234.02099999999999</c:v>
                </c:pt>
                <c:pt idx="2536" formatCode="General">
                  <c:v>234.03100000000001</c:v>
                </c:pt>
                <c:pt idx="2537" formatCode="General">
                  <c:v>234.041</c:v>
                </c:pt>
                <c:pt idx="2538" formatCode="General">
                  <c:v>234.05099999999999</c:v>
                </c:pt>
                <c:pt idx="2539" formatCode="General">
                  <c:v>234.06100000000001</c:v>
                </c:pt>
                <c:pt idx="2540" formatCode="General">
                  <c:v>234.071</c:v>
                </c:pt>
                <c:pt idx="2541" formatCode="General">
                  <c:v>234.08099999999999</c:v>
                </c:pt>
                <c:pt idx="2542" formatCode="General">
                  <c:v>234.09100000000001</c:v>
                </c:pt>
                <c:pt idx="2543" formatCode="General">
                  <c:v>234.101</c:v>
                </c:pt>
                <c:pt idx="2544" formatCode="General">
                  <c:v>234.11099999999999</c:v>
                </c:pt>
                <c:pt idx="2545" formatCode="General">
                  <c:v>234.12100000000001</c:v>
                </c:pt>
                <c:pt idx="2546" formatCode="General">
                  <c:v>234.131</c:v>
                </c:pt>
                <c:pt idx="2547" formatCode="General">
                  <c:v>234.14099999999999</c:v>
                </c:pt>
                <c:pt idx="2548" formatCode="General">
                  <c:v>234.15100000000001</c:v>
                </c:pt>
                <c:pt idx="2549" formatCode="General">
                  <c:v>234.161</c:v>
                </c:pt>
                <c:pt idx="2550" formatCode="General">
                  <c:v>234.17099999999999</c:v>
                </c:pt>
                <c:pt idx="2551" formatCode="General">
                  <c:v>234.18100000000001</c:v>
                </c:pt>
                <c:pt idx="2552" formatCode="General">
                  <c:v>234.191</c:v>
                </c:pt>
                <c:pt idx="2553" formatCode="General">
                  <c:v>234.20099999999999</c:v>
                </c:pt>
                <c:pt idx="2554" formatCode="General">
                  <c:v>234.21100000000001</c:v>
                </c:pt>
                <c:pt idx="2555" formatCode="General">
                  <c:v>234.221</c:v>
                </c:pt>
                <c:pt idx="2556" formatCode="General">
                  <c:v>234.23099999999999</c:v>
                </c:pt>
                <c:pt idx="2557" formatCode="General">
                  <c:v>234.24100000000001</c:v>
                </c:pt>
                <c:pt idx="2558" formatCode="General">
                  <c:v>234.251</c:v>
                </c:pt>
                <c:pt idx="2559" formatCode="General">
                  <c:v>234.261</c:v>
                </c:pt>
                <c:pt idx="2560" formatCode="General">
                  <c:v>234.27099999999999</c:v>
                </c:pt>
                <c:pt idx="2561" formatCode="General">
                  <c:v>234.28100000000001</c:v>
                </c:pt>
                <c:pt idx="2562" formatCode="General">
                  <c:v>234.291</c:v>
                </c:pt>
                <c:pt idx="2563" formatCode="General">
                  <c:v>234.30099999999999</c:v>
                </c:pt>
                <c:pt idx="2564" formatCode="General">
                  <c:v>234.31100000000001</c:v>
                </c:pt>
                <c:pt idx="2565" formatCode="General">
                  <c:v>234.321</c:v>
                </c:pt>
                <c:pt idx="2566" formatCode="General">
                  <c:v>234.33099999999999</c:v>
                </c:pt>
                <c:pt idx="2567" formatCode="General">
                  <c:v>234.34100000000001</c:v>
                </c:pt>
                <c:pt idx="2568" formatCode="General">
                  <c:v>234.351</c:v>
                </c:pt>
                <c:pt idx="2569" formatCode="General">
                  <c:v>234.36099999999999</c:v>
                </c:pt>
                <c:pt idx="2570" formatCode="General">
                  <c:v>234.37100000000001</c:v>
                </c:pt>
                <c:pt idx="2571" formatCode="General">
                  <c:v>234.381</c:v>
                </c:pt>
                <c:pt idx="2572" formatCode="General">
                  <c:v>234.39099999999999</c:v>
                </c:pt>
                <c:pt idx="2573" formatCode="General">
                  <c:v>234.40100000000001</c:v>
                </c:pt>
                <c:pt idx="2574" formatCode="General">
                  <c:v>234.411</c:v>
                </c:pt>
                <c:pt idx="2575" formatCode="General">
                  <c:v>234.42099999999999</c:v>
                </c:pt>
                <c:pt idx="2576" formatCode="General">
                  <c:v>234.43100000000001</c:v>
                </c:pt>
                <c:pt idx="2577" formatCode="General">
                  <c:v>234.441</c:v>
                </c:pt>
                <c:pt idx="2578" formatCode="General">
                  <c:v>234.45099999999999</c:v>
                </c:pt>
                <c:pt idx="2579" formatCode="General">
                  <c:v>234.46100000000001</c:v>
                </c:pt>
                <c:pt idx="2580" formatCode="General">
                  <c:v>234.471</c:v>
                </c:pt>
                <c:pt idx="2581" formatCode="General">
                  <c:v>234.48099999999999</c:v>
                </c:pt>
                <c:pt idx="2582" formatCode="General">
                  <c:v>234.49100000000001</c:v>
                </c:pt>
                <c:pt idx="2583" formatCode="General">
                  <c:v>234.501</c:v>
                </c:pt>
                <c:pt idx="2584" formatCode="General">
                  <c:v>234.511</c:v>
                </c:pt>
                <c:pt idx="2585" formatCode="General">
                  <c:v>234.52099999999999</c:v>
                </c:pt>
                <c:pt idx="2586" formatCode="General">
                  <c:v>234.53100000000001</c:v>
                </c:pt>
                <c:pt idx="2587" formatCode="General">
                  <c:v>234.541</c:v>
                </c:pt>
                <c:pt idx="2588" formatCode="General">
                  <c:v>234.55099999999999</c:v>
                </c:pt>
                <c:pt idx="2589" formatCode="General">
                  <c:v>234.56100000000001</c:v>
                </c:pt>
                <c:pt idx="2590" formatCode="General">
                  <c:v>234.571</c:v>
                </c:pt>
                <c:pt idx="2591" formatCode="General">
                  <c:v>234.58099999999999</c:v>
                </c:pt>
                <c:pt idx="2592" formatCode="General">
                  <c:v>234.59100000000001</c:v>
                </c:pt>
                <c:pt idx="2593" formatCode="General">
                  <c:v>234.601</c:v>
                </c:pt>
                <c:pt idx="2594" formatCode="General">
                  <c:v>234.61099999999999</c:v>
                </c:pt>
                <c:pt idx="2595" formatCode="General">
                  <c:v>234.62100000000001</c:v>
                </c:pt>
                <c:pt idx="2596" formatCode="General">
                  <c:v>234.631</c:v>
                </c:pt>
                <c:pt idx="2597" formatCode="General">
                  <c:v>234.64099999999999</c:v>
                </c:pt>
                <c:pt idx="2598" formatCode="General">
                  <c:v>234.65100000000001</c:v>
                </c:pt>
                <c:pt idx="2599" formatCode="General">
                  <c:v>234.661</c:v>
                </c:pt>
                <c:pt idx="2600" formatCode="General">
                  <c:v>234.67099999999999</c:v>
                </c:pt>
                <c:pt idx="2601" formatCode="General">
                  <c:v>234.68100000000001</c:v>
                </c:pt>
                <c:pt idx="2602" formatCode="General">
                  <c:v>234.691</c:v>
                </c:pt>
                <c:pt idx="2603" formatCode="General">
                  <c:v>234.70099999999999</c:v>
                </c:pt>
                <c:pt idx="2604" formatCode="General">
                  <c:v>234.71100000000001</c:v>
                </c:pt>
                <c:pt idx="2605" formatCode="General">
                  <c:v>234.721</c:v>
                </c:pt>
                <c:pt idx="2606" formatCode="General">
                  <c:v>234.73099999999999</c:v>
                </c:pt>
                <c:pt idx="2607" formatCode="General">
                  <c:v>234.74100000000001</c:v>
                </c:pt>
                <c:pt idx="2608" formatCode="General">
                  <c:v>234.751</c:v>
                </c:pt>
                <c:pt idx="2609" formatCode="General">
                  <c:v>234.761</c:v>
                </c:pt>
                <c:pt idx="2610" formatCode="General">
                  <c:v>234.77099999999999</c:v>
                </c:pt>
                <c:pt idx="2611" formatCode="General">
                  <c:v>234.78100000000001</c:v>
                </c:pt>
                <c:pt idx="2612" formatCode="General">
                  <c:v>234.791</c:v>
                </c:pt>
                <c:pt idx="2613" formatCode="General">
                  <c:v>234.80099999999999</c:v>
                </c:pt>
                <c:pt idx="2614" formatCode="General">
                  <c:v>234.81100000000001</c:v>
                </c:pt>
                <c:pt idx="2615" formatCode="General">
                  <c:v>234.821</c:v>
                </c:pt>
                <c:pt idx="2616" formatCode="General">
                  <c:v>234.83099999999999</c:v>
                </c:pt>
                <c:pt idx="2617" formatCode="General">
                  <c:v>234.84100000000001</c:v>
                </c:pt>
                <c:pt idx="2618" formatCode="General">
                  <c:v>234.851</c:v>
                </c:pt>
                <c:pt idx="2619" formatCode="General">
                  <c:v>234.86099999999999</c:v>
                </c:pt>
                <c:pt idx="2620" formatCode="General">
                  <c:v>234.87100000000001</c:v>
                </c:pt>
                <c:pt idx="2621" formatCode="General">
                  <c:v>234.881</c:v>
                </c:pt>
                <c:pt idx="2622" formatCode="General">
                  <c:v>234.89099999999999</c:v>
                </c:pt>
                <c:pt idx="2623" formatCode="General">
                  <c:v>234.90100000000001</c:v>
                </c:pt>
                <c:pt idx="2624" formatCode="General">
                  <c:v>234.911</c:v>
                </c:pt>
                <c:pt idx="2625" formatCode="General">
                  <c:v>234.92099999999999</c:v>
                </c:pt>
                <c:pt idx="2626" formatCode="General">
                  <c:v>234.93100000000001</c:v>
                </c:pt>
                <c:pt idx="2627" formatCode="General">
                  <c:v>234.941</c:v>
                </c:pt>
                <c:pt idx="2628" formatCode="General">
                  <c:v>234.95099999999999</c:v>
                </c:pt>
                <c:pt idx="2629" formatCode="General">
                  <c:v>234.96100000000001</c:v>
                </c:pt>
                <c:pt idx="2630" formatCode="General">
                  <c:v>234.971</c:v>
                </c:pt>
                <c:pt idx="2631" formatCode="General">
                  <c:v>234.98099999999999</c:v>
                </c:pt>
                <c:pt idx="2632" formatCode="General">
                  <c:v>234.99100000000001</c:v>
                </c:pt>
                <c:pt idx="2633" formatCode="General">
                  <c:v>235.001</c:v>
                </c:pt>
                <c:pt idx="2634" formatCode="General">
                  <c:v>235.011</c:v>
                </c:pt>
                <c:pt idx="2635" formatCode="General">
                  <c:v>235.02099999999999</c:v>
                </c:pt>
                <c:pt idx="2636" formatCode="General">
                  <c:v>235.03100000000001</c:v>
                </c:pt>
                <c:pt idx="2637" formatCode="General">
                  <c:v>235.041</c:v>
                </c:pt>
                <c:pt idx="2638" formatCode="General">
                  <c:v>235.05099999999999</c:v>
                </c:pt>
                <c:pt idx="2639" formatCode="General">
                  <c:v>235.06100000000001</c:v>
                </c:pt>
                <c:pt idx="2640" formatCode="General">
                  <c:v>235.071</c:v>
                </c:pt>
                <c:pt idx="2641" formatCode="General">
                  <c:v>235.08099999999999</c:v>
                </c:pt>
                <c:pt idx="2642" formatCode="General">
                  <c:v>235.09100000000001</c:v>
                </c:pt>
                <c:pt idx="2643" formatCode="General">
                  <c:v>235.101</c:v>
                </c:pt>
                <c:pt idx="2644" formatCode="General">
                  <c:v>235.11099999999999</c:v>
                </c:pt>
                <c:pt idx="2645" formatCode="General">
                  <c:v>235.12100000000001</c:v>
                </c:pt>
                <c:pt idx="2646" formatCode="General">
                  <c:v>235.131</c:v>
                </c:pt>
                <c:pt idx="2647" formatCode="General">
                  <c:v>235.14099999999999</c:v>
                </c:pt>
                <c:pt idx="2648" formatCode="General">
                  <c:v>235.15100000000001</c:v>
                </c:pt>
                <c:pt idx="2649" formatCode="General">
                  <c:v>235.161</c:v>
                </c:pt>
                <c:pt idx="2650" formatCode="General">
                  <c:v>235.17099999999999</c:v>
                </c:pt>
                <c:pt idx="2651" formatCode="General">
                  <c:v>235.18100000000001</c:v>
                </c:pt>
                <c:pt idx="2652" formatCode="General">
                  <c:v>235.191</c:v>
                </c:pt>
                <c:pt idx="2653" formatCode="General">
                  <c:v>235.20099999999999</c:v>
                </c:pt>
                <c:pt idx="2654" formatCode="General">
                  <c:v>235.21100000000001</c:v>
                </c:pt>
                <c:pt idx="2655" formatCode="General">
                  <c:v>235.221</c:v>
                </c:pt>
                <c:pt idx="2656" formatCode="General">
                  <c:v>235.23099999999999</c:v>
                </c:pt>
                <c:pt idx="2657" formatCode="General">
                  <c:v>235.24100000000001</c:v>
                </c:pt>
                <c:pt idx="2658" formatCode="General">
                  <c:v>235.251</c:v>
                </c:pt>
                <c:pt idx="2659" formatCode="General">
                  <c:v>235.261</c:v>
                </c:pt>
                <c:pt idx="2660" formatCode="General">
                  <c:v>235.27099999999999</c:v>
                </c:pt>
                <c:pt idx="2661" formatCode="General">
                  <c:v>235.28100000000001</c:v>
                </c:pt>
                <c:pt idx="2662" formatCode="General">
                  <c:v>235.291</c:v>
                </c:pt>
                <c:pt idx="2663" formatCode="General">
                  <c:v>235.30099999999999</c:v>
                </c:pt>
                <c:pt idx="2664" formatCode="General">
                  <c:v>235.31100000000001</c:v>
                </c:pt>
                <c:pt idx="2665" formatCode="General">
                  <c:v>235.321</c:v>
                </c:pt>
                <c:pt idx="2666" formatCode="General">
                  <c:v>235.33099999999999</c:v>
                </c:pt>
                <c:pt idx="2667" formatCode="General">
                  <c:v>235.34100000000001</c:v>
                </c:pt>
                <c:pt idx="2668" formatCode="General">
                  <c:v>235.351</c:v>
                </c:pt>
                <c:pt idx="2669" formatCode="General">
                  <c:v>235.36099999999999</c:v>
                </c:pt>
                <c:pt idx="2670" formatCode="General">
                  <c:v>235.37100000000001</c:v>
                </c:pt>
                <c:pt idx="2671" formatCode="General">
                  <c:v>235.381</c:v>
                </c:pt>
                <c:pt idx="2672" formatCode="General">
                  <c:v>235.39099999999999</c:v>
                </c:pt>
                <c:pt idx="2673" formatCode="General">
                  <c:v>235.40100000000001</c:v>
                </c:pt>
                <c:pt idx="2674" formatCode="General">
                  <c:v>235.411</c:v>
                </c:pt>
                <c:pt idx="2675" formatCode="General">
                  <c:v>235.42099999999999</c:v>
                </c:pt>
                <c:pt idx="2676" formatCode="General">
                  <c:v>235.43100000000001</c:v>
                </c:pt>
                <c:pt idx="2677" formatCode="General">
                  <c:v>235.441</c:v>
                </c:pt>
                <c:pt idx="2678" formatCode="General">
                  <c:v>235.45099999999999</c:v>
                </c:pt>
                <c:pt idx="2679" formatCode="General">
                  <c:v>235.46100000000001</c:v>
                </c:pt>
                <c:pt idx="2680" formatCode="General">
                  <c:v>235.471</c:v>
                </c:pt>
                <c:pt idx="2681" formatCode="General">
                  <c:v>235.48099999999999</c:v>
                </c:pt>
                <c:pt idx="2682" formatCode="General">
                  <c:v>235.49100000000001</c:v>
                </c:pt>
                <c:pt idx="2683" formatCode="General">
                  <c:v>235.501</c:v>
                </c:pt>
                <c:pt idx="2684" formatCode="General">
                  <c:v>235.511</c:v>
                </c:pt>
                <c:pt idx="2685" formatCode="General">
                  <c:v>235.52099999999999</c:v>
                </c:pt>
                <c:pt idx="2686" formatCode="General">
                  <c:v>235.53100000000001</c:v>
                </c:pt>
                <c:pt idx="2687" formatCode="General">
                  <c:v>235.541</c:v>
                </c:pt>
                <c:pt idx="2688" formatCode="General">
                  <c:v>235.55099999999999</c:v>
                </c:pt>
                <c:pt idx="2689" formatCode="General">
                  <c:v>235.56100000000001</c:v>
                </c:pt>
                <c:pt idx="2690" formatCode="General">
                  <c:v>235.571</c:v>
                </c:pt>
                <c:pt idx="2691" formatCode="General">
                  <c:v>235.58099999999999</c:v>
                </c:pt>
                <c:pt idx="2692" formatCode="General">
                  <c:v>235.59100000000001</c:v>
                </c:pt>
                <c:pt idx="2693" formatCode="General">
                  <c:v>235.601</c:v>
                </c:pt>
                <c:pt idx="2694" formatCode="General">
                  <c:v>235.61099999999999</c:v>
                </c:pt>
                <c:pt idx="2695" formatCode="General">
                  <c:v>235.62100000000001</c:v>
                </c:pt>
                <c:pt idx="2696" formatCode="General">
                  <c:v>235.631</c:v>
                </c:pt>
                <c:pt idx="2697" formatCode="General">
                  <c:v>235.64099999999999</c:v>
                </c:pt>
                <c:pt idx="2698" formatCode="General">
                  <c:v>235.65100000000001</c:v>
                </c:pt>
                <c:pt idx="2699" formatCode="General">
                  <c:v>235.661</c:v>
                </c:pt>
                <c:pt idx="2700" formatCode="General">
                  <c:v>235.67099999999999</c:v>
                </c:pt>
                <c:pt idx="2701" formatCode="General">
                  <c:v>235.68100000000001</c:v>
                </c:pt>
                <c:pt idx="2702" formatCode="General">
                  <c:v>235.691</c:v>
                </c:pt>
                <c:pt idx="2703" formatCode="General">
                  <c:v>235.70099999999999</c:v>
                </c:pt>
                <c:pt idx="2704" formatCode="General">
                  <c:v>235.71100000000001</c:v>
                </c:pt>
                <c:pt idx="2705" formatCode="General">
                  <c:v>235.721</c:v>
                </c:pt>
                <c:pt idx="2706" formatCode="General">
                  <c:v>235.73099999999999</c:v>
                </c:pt>
                <c:pt idx="2707" formatCode="General">
                  <c:v>235.74100000000001</c:v>
                </c:pt>
                <c:pt idx="2708" formatCode="General">
                  <c:v>235.751</c:v>
                </c:pt>
                <c:pt idx="2709" formatCode="General">
                  <c:v>235.761</c:v>
                </c:pt>
                <c:pt idx="2710" formatCode="General">
                  <c:v>235.77099999999999</c:v>
                </c:pt>
                <c:pt idx="2711" formatCode="General">
                  <c:v>235.78100000000001</c:v>
                </c:pt>
                <c:pt idx="2712" formatCode="General">
                  <c:v>235.791</c:v>
                </c:pt>
                <c:pt idx="2713" formatCode="General">
                  <c:v>235.80099999999999</c:v>
                </c:pt>
                <c:pt idx="2714" formatCode="General">
                  <c:v>235.81100000000001</c:v>
                </c:pt>
                <c:pt idx="2715" formatCode="General">
                  <c:v>235.821</c:v>
                </c:pt>
                <c:pt idx="2716" formatCode="General">
                  <c:v>235.83099999999999</c:v>
                </c:pt>
                <c:pt idx="2717" formatCode="General">
                  <c:v>235.84100000000001</c:v>
                </c:pt>
                <c:pt idx="2718" formatCode="General">
                  <c:v>235.851</c:v>
                </c:pt>
                <c:pt idx="2719" formatCode="General">
                  <c:v>235.86099999999999</c:v>
                </c:pt>
                <c:pt idx="2720" formatCode="General">
                  <c:v>235.87100000000001</c:v>
                </c:pt>
                <c:pt idx="2721" formatCode="General">
                  <c:v>235.881</c:v>
                </c:pt>
                <c:pt idx="2722" formatCode="General">
                  <c:v>235.89099999999999</c:v>
                </c:pt>
                <c:pt idx="2723" formatCode="General">
                  <c:v>235.90100000000001</c:v>
                </c:pt>
                <c:pt idx="2724" formatCode="General">
                  <c:v>235.911</c:v>
                </c:pt>
                <c:pt idx="2725" formatCode="General">
                  <c:v>235.92099999999999</c:v>
                </c:pt>
                <c:pt idx="2726" formatCode="General">
                  <c:v>235.93100000000001</c:v>
                </c:pt>
                <c:pt idx="2727" formatCode="General">
                  <c:v>235.941</c:v>
                </c:pt>
                <c:pt idx="2728" formatCode="General">
                  <c:v>235.95099999999999</c:v>
                </c:pt>
                <c:pt idx="2729" formatCode="General">
                  <c:v>235.96100000000001</c:v>
                </c:pt>
                <c:pt idx="2730" formatCode="General">
                  <c:v>235.971</c:v>
                </c:pt>
                <c:pt idx="2731" formatCode="General">
                  <c:v>235.98099999999999</c:v>
                </c:pt>
                <c:pt idx="2732" formatCode="General">
                  <c:v>235.99100000000001</c:v>
                </c:pt>
                <c:pt idx="2733" formatCode="General">
                  <c:v>236.001</c:v>
                </c:pt>
                <c:pt idx="2734" formatCode="General">
                  <c:v>236.011</c:v>
                </c:pt>
                <c:pt idx="2735" formatCode="General">
                  <c:v>236.02099999999999</c:v>
                </c:pt>
                <c:pt idx="2736" formatCode="General">
                  <c:v>236.03100000000001</c:v>
                </c:pt>
                <c:pt idx="2737" formatCode="General">
                  <c:v>236.041</c:v>
                </c:pt>
                <c:pt idx="2738" formatCode="General">
                  <c:v>236.05099999999999</c:v>
                </c:pt>
                <c:pt idx="2739" formatCode="General">
                  <c:v>236.06100000000001</c:v>
                </c:pt>
                <c:pt idx="2740" formatCode="General">
                  <c:v>236.071</c:v>
                </c:pt>
                <c:pt idx="2741" formatCode="General">
                  <c:v>236.08099999999999</c:v>
                </c:pt>
                <c:pt idx="2742" formatCode="General">
                  <c:v>236.09100000000001</c:v>
                </c:pt>
                <c:pt idx="2743" formatCode="General">
                  <c:v>236.101</c:v>
                </c:pt>
                <c:pt idx="2744" formatCode="General">
                  <c:v>236.11099999999999</c:v>
                </c:pt>
                <c:pt idx="2745" formatCode="General">
                  <c:v>236.12100000000001</c:v>
                </c:pt>
                <c:pt idx="2746" formatCode="General">
                  <c:v>236.131</c:v>
                </c:pt>
                <c:pt idx="2747" formatCode="General">
                  <c:v>236.14099999999999</c:v>
                </c:pt>
                <c:pt idx="2748" formatCode="General">
                  <c:v>236.15100000000001</c:v>
                </c:pt>
                <c:pt idx="2749" formatCode="General">
                  <c:v>236.161</c:v>
                </c:pt>
                <c:pt idx="2750" formatCode="General">
                  <c:v>236.17099999999999</c:v>
                </c:pt>
                <c:pt idx="2751" formatCode="General">
                  <c:v>236.18100000000001</c:v>
                </c:pt>
                <c:pt idx="2752" formatCode="General">
                  <c:v>236.191</c:v>
                </c:pt>
                <c:pt idx="2753" formatCode="General">
                  <c:v>236.20099999999999</c:v>
                </c:pt>
                <c:pt idx="2754" formatCode="General">
                  <c:v>236.21100000000001</c:v>
                </c:pt>
                <c:pt idx="2755" formatCode="General">
                  <c:v>236.221</c:v>
                </c:pt>
                <c:pt idx="2756" formatCode="General">
                  <c:v>236.23099999999999</c:v>
                </c:pt>
                <c:pt idx="2757" formatCode="General">
                  <c:v>236.24100000000001</c:v>
                </c:pt>
                <c:pt idx="2758" formatCode="General">
                  <c:v>236.251</c:v>
                </c:pt>
                <c:pt idx="2759" formatCode="General">
                  <c:v>236.261</c:v>
                </c:pt>
                <c:pt idx="2760" formatCode="General">
                  <c:v>236.27099999999999</c:v>
                </c:pt>
                <c:pt idx="2761" formatCode="General">
                  <c:v>236.28100000000001</c:v>
                </c:pt>
                <c:pt idx="2762" formatCode="General">
                  <c:v>236.291</c:v>
                </c:pt>
                <c:pt idx="2763" formatCode="General">
                  <c:v>236.30099999999999</c:v>
                </c:pt>
                <c:pt idx="2764" formatCode="General">
                  <c:v>236.31100000000001</c:v>
                </c:pt>
                <c:pt idx="2765" formatCode="General">
                  <c:v>236.321</c:v>
                </c:pt>
                <c:pt idx="2766" formatCode="General">
                  <c:v>236.33099999999999</c:v>
                </c:pt>
                <c:pt idx="2767" formatCode="General">
                  <c:v>236.34100000000001</c:v>
                </c:pt>
                <c:pt idx="2768" formatCode="General">
                  <c:v>236.351</c:v>
                </c:pt>
                <c:pt idx="2769" formatCode="General">
                  <c:v>236.36099999999999</c:v>
                </c:pt>
                <c:pt idx="2770" formatCode="General">
                  <c:v>236.37100000000001</c:v>
                </c:pt>
                <c:pt idx="2771" formatCode="General">
                  <c:v>236.381</c:v>
                </c:pt>
                <c:pt idx="2772" formatCode="General">
                  <c:v>236.39099999999999</c:v>
                </c:pt>
                <c:pt idx="2773" formatCode="General">
                  <c:v>236.40100000000001</c:v>
                </c:pt>
                <c:pt idx="2774" formatCode="General">
                  <c:v>236.411</c:v>
                </c:pt>
                <c:pt idx="2775" formatCode="General">
                  <c:v>236.42099999999999</c:v>
                </c:pt>
                <c:pt idx="2776" formatCode="General">
                  <c:v>236.43100000000001</c:v>
                </c:pt>
                <c:pt idx="2777" formatCode="General">
                  <c:v>236.441</c:v>
                </c:pt>
                <c:pt idx="2778" formatCode="General">
                  <c:v>236.45099999999999</c:v>
                </c:pt>
                <c:pt idx="2779" formatCode="General">
                  <c:v>236.46100000000001</c:v>
                </c:pt>
                <c:pt idx="2780" formatCode="General">
                  <c:v>236.471</c:v>
                </c:pt>
                <c:pt idx="2781" formatCode="General">
                  <c:v>236.48099999999999</c:v>
                </c:pt>
                <c:pt idx="2782" formatCode="General">
                  <c:v>236.49100000000001</c:v>
                </c:pt>
                <c:pt idx="2783" formatCode="General">
                  <c:v>236.501</c:v>
                </c:pt>
                <c:pt idx="2784" formatCode="General">
                  <c:v>236.511</c:v>
                </c:pt>
                <c:pt idx="2785" formatCode="General">
                  <c:v>236.52099999999999</c:v>
                </c:pt>
                <c:pt idx="2786" formatCode="General">
                  <c:v>236.53100000000001</c:v>
                </c:pt>
                <c:pt idx="2787" formatCode="General">
                  <c:v>236.541</c:v>
                </c:pt>
                <c:pt idx="2788" formatCode="General">
                  <c:v>236.55099999999999</c:v>
                </c:pt>
                <c:pt idx="2789" formatCode="General">
                  <c:v>236.56100000000001</c:v>
                </c:pt>
                <c:pt idx="2790" formatCode="General">
                  <c:v>236.571</c:v>
                </c:pt>
                <c:pt idx="2791" formatCode="General">
                  <c:v>236.58099999999999</c:v>
                </c:pt>
                <c:pt idx="2792" formatCode="General">
                  <c:v>236.59100000000001</c:v>
                </c:pt>
                <c:pt idx="2793" formatCode="General">
                  <c:v>236.601</c:v>
                </c:pt>
                <c:pt idx="2794" formatCode="General">
                  <c:v>236.61099999999999</c:v>
                </c:pt>
                <c:pt idx="2795" formatCode="General">
                  <c:v>236.62100000000001</c:v>
                </c:pt>
                <c:pt idx="2796" formatCode="General">
                  <c:v>236.631</c:v>
                </c:pt>
                <c:pt idx="2797" formatCode="General">
                  <c:v>236.64099999999999</c:v>
                </c:pt>
                <c:pt idx="2798" formatCode="General">
                  <c:v>236.65100000000001</c:v>
                </c:pt>
                <c:pt idx="2799" formatCode="General">
                  <c:v>236.661</c:v>
                </c:pt>
                <c:pt idx="2800" formatCode="General">
                  <c:v>236.67099999999999</c:v>
                </c:pt>
                <c:pt idx="2801" formatCode="General">
                  <c:v>236.68100000000001</c:v>
                </c:pt>
                <c:pt idx="2802" formatCode="General">
                  <c:v>236.691</c:v>
                </c:pt>
                <c:pt idx="2803" formatCode="General">
                  <c:v>236.70099999999999</c:v>
                </c:pt>
                <c:pt idx="2804" formatCode="General">
                  <c:v>236.71100000000001</c:v>
                </c:pt>
                <c:pt idx="2805" formatCode="General">
                  <c:v>236.721</c:v>
                </c:pt>
                <c:pt idx="2806" formatCode="General">
                  <c:v>236.73099999999999</c:v>
                </c:pt>
                <c:pt idx="2807" formatCode="General">
                  <c:v>236.74100000000001</c:v>
                </c:pt>
                <c:pt idx="2808" formatCode="General">
                  <c:v>236.751</c:v>
                </c:pt>
                <c:pt idx="2809" formatCode="General">
                  <c:v>236.761</c:v>
                </c:pt>
                <c:pt idx="2810" formatCode="General">
                  <c:v>236.77099999999999</c:v>
                </c:pt>
                <c:pt idx="2811" formatCode="General">
                  <c:v>236.78100000000001</c:v>
                </c:pt>
                <c:pt idx="2812" formatCode="General">
                  <c:v>236.791</c:v>
                </c:pt>
                <c:pt idx="2813" formatCode="General">
                  <c:v>236.80099999999999</c:v>
                </c:pt>
                <c:pt idx="2814" formatCode="General">
                  <c:v>236.81100000000001</c:v>
                </c:pt>
                <c:pt idx="2815" formatCode="General">
                  <c:v>236.821</c:v>
                </c:pt>
                <c:pt idx="2816" formatCode="General">
                  <c:v>236.83099999999999</c:v>
                </c:pt>
                <c:pt idx="2817" formatCode="General">
                  <c:v>236.84100000000001</c:v>
                </c:pt>
                <c:pt idx="2818" formatCode="General">
                  <c:v>236.851</c:v>
                </c:pt>
                <c:pt idx="2819" formatCode="General">
                  <c:v>236.86099999999999</c:v>
                </c:pt>
                <c:pt idx="2820" formatCode="General">
                  <c:v>236.87100000000001</c:v>
                </c:pt>
                <c:pt idx="2821" formatCode="General">
                  <c:v>236.881</c:v>
                </c:pt>
                <c:pt idx="2822" formatCode="General">
                  <c:v>236.89099999999999</c:v>
                </c:pt>
                <c:pt idx="2823" formatCode="General">
                  <c:v>236.90100000000001</c:v>
                </c:pt>
                <c:pt idx="2824" formatCode="General">
                  <c:v>236.911</c:v>
                </c:pt>
                <c:pt idx="2825" formatCode="General">
                  <c:v>236.92099999999999</c:v>
                </c:pt>
                <c:pt idx="2826" formatCode="General">
                  <c:v>236.93100000000001</c:v>
                </c:pt>
                <c:pt idx="2827" formatCode="General">
                  <c:v>236.941</c:v>
                </c:pt>
                <c:pt idx="2828" formatCode="General">
                  <c:v>236.95099999999999</c:v>
                </c:pt>
                <c:pt idx="2829" formatCode="General">
                  <c:v>236.96100000000001</c:v>
                </c:pt>
                <c:pt idx="2830" formatCode="General">
                  <c:v>236.971</c:v>
                </c:pt>
                <c:pt idx="2831" formatCode="General">
                  <c:v>236.98099999999999</c:v>
                </c:pt>
                <c:pt idx="2832" formatCode="General">
                  <c:v>236.99100000000001</c:v>
                </c:pt>
                <c:pt idx="2833" formatCode="General">
                  <c:v>237.001</c:v>
                </c:pt>
                <c:pt idx="2834" formatCode="General">
                  <c:v>237.011</c:v>
                </c:pt>
                <c:pt idx="2835" formatCode="General">
                  <c:v>237.02099999999999</c:v>
                </c:pt>
                <c:pt idx="2836" formatCode="General">
                  <c:v>237.03100000000001</c:v>
                </c:pt>
                <c:pt idx="2837" formatCode="General">
                  <c:v>237.041</c:v>
                </c:pt>
                <c:pt idx="2838" formatCode="General">
                  <c:v>237.05099999999999</c:v>
                </c:pt>
                <c:pt idx="2839" formatCode="General">
                  <c:v>237.06100000000001</c:v>
                </c:pt>
                <c:pt idx="2840" formatCode="General">
                  <c:v>237.071</c:v>
                </c:pt>
                <c:pt idx="2841" formatCode="General">
                  <c:v>237.08099999999999</c:v>
                </c:pt>
                <c:pt idx="2842" formatCode="General">
                  <c:v>237.09100000000001</c:v>
                </c:pt>
                <c:pt idx="2843" formatCode="General">
                  <c:v>237.101</c:v>
                </c:pt>
                <c:pt idx="2844" formatCode="General">
                  <c:v>237.11099999999999</c:v>
                </c:pt>
                <c:pt idx="2845" formatCode="General">
                  <c:v>237.12100000000001</c:v>
                </c:pt>
                <c:pt idx="2846" formatCode="General">
                  <c:v>237.131</c:v>
                </c:pt>
                <c:pt idx="2847" formatCode="General">
                  <c:v>237.14099999999999</c:v>
                </c:pt>
                <c:pt idx="2848" formatCode="General">
                  <c:v>237.15100000000001</c:v>
                </c:pt>
                <c:pt idx="2849" formatCode="General">
                  <c:v>237.161</c:v>
                </c:pt>
                <c:pt idx="2850" formatCode="General">
                  <c:v>237.17099999999999</c:v>
                </c:pt>
                <c:pt idx="2851" formatCode="General">
                  <c:v>237.18100000000001</c:v>
                </c:pt>
                <c:pt idx="2852" formatCode="General">
                  <c:v>237.191</c:v>
                </c:pt>
                <c:pt idx="2853" formatCode="General">
                  <c:v>237.20099999999999</c:v>
                </c:pt>
                <c:pt idx="2854" formatCode="General">
                  <c:v>237.21100000000001</c:v>
                </c:pt>
                <c:pt idx="2855" formatCode="General">
                  <c:v>237.221</c:v>
                </c:pt>
                <c:pt idx="2856" formatCode="General">
                  <c:v>237.23099999999999</c:v>
                </c:pt>
                <c:pt idx="2857" formatCode="General">
                  <c:v>237.24100000000001</c:v>
                </c:pt>
                <c:pt idx="2858" formatCode="General">
                  <c:v>237.251</c:v>
                </c:pt>
                <c:pt idx="2859" formatCode="General">
                  <c:v>237.261</c:v>
                </c:pt>
                <c:pt idx="2860" formatCode="General">
                  <c:v>237.27099999999999</c:v>
                </c:pt>
                <c:pt idx="2861" formatCode="General">
                  <c:v>237.28100000000001</c:v>
                </c:pt>
                <c:pt idx="2862" formatCode="General">
                  <c:v>237.291</c:v>
                </c:pt>
                <c:pt idx="2863" formatCode="General">
                  <c:v>237.30099999999999</c:v>
                </c:pt>
                <c:pt idx="2864" formatCode="General">
                  <c:v>237.31100000000001</c:v>
                </c:pt>
                <c:pt idx="2865" formatCode="General">
                  <c:v>237.321</c:v>
                </c:pt>
                <c:pt idx="2866" formatCode="General">
                  <c:v>237.33099999999999</c:v>
                </c:pt>
                <c:pt idx="2867" formatCode="General">
                  <c:v>237.34100000000001</c:v>
                </c:pt>
                <c:pt idx="2868" formatCode="General">
                  <c:v>237.351</c:v>
                </c:pt>
                <c:pt idx="2869" formatCode="General">
                  <c:v>237.36099999999999</c:v>
                </c:pt>
                <c:pt idx="2870" formatCode="General">
                  <c:v>237.37100000000001</c:v>
                </c:pt>
                <c:pt idx="2871" formatCode="General">
                  <c:v>237.381</c:v>
                </c:pt>
                <c:pt idx="2872" formatCode="General">
                  <c:v>237.39099999999999</c:v>
                </c:pt>
                <c:pt idx="2873" formatCode="General">
                  <c:v>237.40100000000001</c:v>
                </c:pt>
                <c:pt idx="2874" formatCode="General">
                  <c:v>237.411</c:v>
                </c:pt>
                <c:pt idx="2875" formatCode="General">
                  <c:v>237.42099999999999</c:v>
                </c:pt>
                <c:pt idx="2876" formatCode="General">
                  <c:v>237.43100000000001</c:v>
                </c:pt>
                <c:pt idx="2877" formatCode="General">
                  <c:v>237.441</c:v>
                </c:pt>
                <c:pt idx="2878" formatCode="General">
                  <c:v>237.45099999999999</c:v>
                </c:pt>
                <c:pt idx="2879" formatCode="General">
                  <c:v>237.46100000000001</c:v>
                </c:pt>
                <c:pt idx="2880" formatCode="General">
                  <c:v>237.471</c:v>
                </c:pt>
                <c:pt idx="2881" formatCode="General">
                  <c:v>237.48099999999999</c:v>
                </c:pt>
                <c:pt idx="2882" formatCode="General">
                  <c:v>237.49100000000001</c:v>
                </c:pt>
                <c:pt idx="2883" formatCode="General">
                  <c:v>237.501</c:v>
                </c:pt>
                <c:pt idx="2884" formatCode="General">
                  <c:v>237.511</c:v>
                </c:pt>
                <c:pt idx="2885" formatCode="General">
                  <c:v>237.52099999999999</c:v>
                </c:pt>
                <c:pt idx="2886" formatCode="General">
                  <c:v>237.53100000000001</c:v>
                </c:pt>
                <c:pt idx="2887" formatCode="General">
                  <c:v>237.541</c:v>
                </c:pt>
                <c:pt idx="2888" formatCode="General">
                  <c:v>237.55099999999999</c:v>
                </c:pt>
                <c:pt idx="2889" formatCode="General">
                  <c:v>237.56100000000001</c:v>
                </c:pt>
                <c:pt idx="2890" formatCode="General">
                  <c:v>237.571</c:v>
                </c:pt>
                <c:pt idx="2891" formatCode="General">
                  <c:v>237.58099999999999</c:v>
                </c:pt>
                <c:pt idx="2892" formatCode="General">
                  <c:v>237.59100000000001</c:v>
                </c:pt>
                <c:pt idx="2893" formatCode="General">
                  <c:v>237.601</c:v>
                </c:pt>
                <c:pt idx="2894" formatCode="General">
                  <c:v>237.61099999999999</c:v>
                </c:pt>
                <c:pt idx="2895" formatCode="General">
                  <c:v>237.62100000000001</c:v>
                </c:pt>
                <c:pt idx="2896" formatCode="General">
                  <c:v>237.631</c:v>
                </c:pt>
                <c:pt idx="2897" formatCode="General">
                  <c:v>237.64099999999999</c:v>
                </c:pt>
                <c:pt idx="2898" formatCode="General">
                  <c:v>237.65100000000001</c:v>
                </c:pt>
                <c:pt idx="2899" formatCode="General">
                  <c:v>237.661</c:v>
                </c:pt>
                <c:pt idx="2900" formatCode="General">
                  <c:v>237.67099999999999</c:v>
                </c:pt>
                <c:pt idx="2901" formatCode="General">
                  <c:v>237.68100000000001</c:v>
                </c:pt>
                <c:pt idx="2902" formatCode="General">
                  <c:v>237.691</c:v>
                </c:pt>
                <c:pt idx="2903" formatCode="General">
                  <c:v>237.70099999999999</c:v>
                </c:pt>
                <c:pt idx="2904" formatCode="General">
                  <c:v>237.71100000000001</c:v>
                </c:pt>
                <c:pt idx="2905" formatCode="General">
                  <c:v>237.721</c:v>
                </c:pt>
                <c:pt idx="2906" formatCode="General">
                  <c:v>237.73099999999999</c:v>
                </c:pt>
                <c:pt idx="2907" formatCode="General">
                  <c:v>237.74100000000001</c:v>
                </c:pt>
                <c:pt idx="2908" formatCode="General">
                  <c:v>237.751</c:v>
                </c:pt>
                <c:pt idx="2909" formatCode="General">
                  <c:v>237.761</c:v>
                </c:pt>
                <c:pt idx="2910" formatCode="General">
                  <c:v>237.77099999999999</c:v>
                </c:pt>
                <c:pt idx="2911" formatCode="General">
                  <c:v>237.78100000000001</c:v>
                </c:pt>
                <c:pt idx="2912" formatCode="General">
                  <c:v>237.791</c:v>
                </c:pt>
                <c:pt idx="2913" formatCode="General">
                  <c:v>237.80099999999999</c:v>
                </c:pt>
                <c:pt idx="2914" formatCode="General">
                  <c:v>237.81100000000001</c:v>
                </c:pt>
                <c:pt idx="2915" formatCode="General">
                  <c:v>237.821</c:v>
                </c:pt>
                <c:pt idx="2916" formatCode="General">
                  <c:v>237.83099999999999</c:v>
                </c:pt>
                <c:pt idx="2917" formatCode="General">
                  <c:v>237.84100000000001</c:v>
                </c:pt>
                <c:pt idx="2918" formatCode="General">
                  <c:v>237.851</c:v>
                </c:pt>
                <c:pt idx="2919" formatCode="General">
                  <c:v>237.86099999999999</c:v>
                </c:pt>
                <c:pt idx="2920" formatCode="General">
                  <c:v>237.87100000000001</c:v>
                </c:pt>
                <c:pt idx="2921" formatCode="General">
                  <c:v>237.881</c:v>
                </c:pt>
                <c:pt idx="2922" formatCode="General">
                  <c:v>237.89099999999999</c:v>
                </c:pt>
                <c:pt idx="2923" formatCode="General">
                  <c:v>237.90100000000001</c:v>
                </c:pt>
                <c:pt idx="2924" formatCode="General">
                  <c:v>237.911</c:v>
                </c:pt>
                <c:pt idx="2925" formatCode="General">
                  <c:v>237.92099999999999</c:v>
                </c:pt>
                <c:pt idx="2926" formatCode="General">
                  <c:v>237.93100000000001</c:v>
                </c:pt>
                <c:pt idx="2927" formatCode="General">
                  <c:v>237.941</c:v>
                </c:pt>
                <c:pt idx="2928" formatCode="General">
                  <c:v>237.95099999999999</c:v>
                </c:pt>
                <c:pt idx="2929" formatCode="General">
                  <c:v>237.96100000000001</c:v>
                </c:pt>
                <c:pt idx="2930" formatCode="General">
                  <c:v>237.971</c:v>
                </c:pt>
                <c:pt idx="2931" formatCode="General">
                  <c:v>237.98099999999999</c:v>
                </c:pt>
                <c:pt idx="2932" formatCode="General">
                  <c:v>237.99100000000001</c:v>
                </c:pt>
                <c:pt idx="2933" formatCode="General">
                  <c:v>238.001</c:v>
                </c:pt>
                <c:pt idx="2934" formatCode="General">
                  <c:v>238.011</c:v>
                </c:pt>
                <c:pt idx="2935" formatCode="General">
                  <c:v>238.02099999999999</c:v>
                </c:pt>
                <c:pt idx="2936" formatCode="General">
                  <c:v>238.03100000000001</c:v>
                </c:pt>
                <c:pt idx="2937" formatCode="General">
                  <c:v>238.041</c:v>
                </c:pt>
                <c:pt idx="2938" formatCode="General">
                  <c:v>238.05099999999999</c:v>
                </c:pt>
                <c:pt idx="2939" formatCode="General">
                  <c:v>238.06100000000001</c:v>
                </c:pt>
                <c:pt idx="2940" formatCode="General">
                  <c:v>238.071</c:v>
                </c:pt>
                <c:pt idx="2941" formatCode="General">
                  <c:v>238.08099999999999</c:v>
                </c:pt>
                <c:pt idx="2942" formatCode="General">
                  <c:v>238.09100000000001</c:v>
                </c:pt>
                <c:pt idx="2943" formatCode="General">
                  <c:v>238.101</c:v>
                </c:pt>
                <c:pt idx="2944" formatCode="General">
                  <c:v>238.11099999999999</c:v>
                </c:pt>
                <c:pt idx="2945" formatCode="General">
                  <c:v>238.12100000000001</c:v>
                </c:pt>
                <c:pt idx="2946" formatCode="General">
                  <c:v>238.131</c:v>
                </c:pt>
                <c:pt idx="2947" formatCode="General">
                  <c:v>238.14099999999999</c:v>
                </c:pt>
                <c:pt idx="2948" formatCode="General">
                  <c:v>238.15100000000001</c:v>
                </c:pt>
                <c:pt idx="2949" formatCode="General">
                  <c:v>238.161</c:v>
                </c:pt>
                <c:pt idx="2950" formatCode="General">
                  <c:v>238.17099999999999</c:v>
                </c:pt>
                <c:pt idx="2951" formatCode="General">
                  <c:v>238.18100000000001</c:v>
                </c:pt>
                <c:pt idx="2952" formatCode="General">
                  <c:v>238.191</c:v>
                </c:pt>
                <c:pt idx="2953" formatCode="General">
                  <c:v>238.20099999999999</c:v>
                </c:pt>
                <c:pt idx="2954" formatCode="General">
                  <c:v>238.21100000000001</c:v>
                </c:pt>
                <c:pt idx="2955" formatCode="General">
                  <c:v>238.221</c:v>
                </c:pt>
                <c:pt idx="2956" formatCode="General">
                  <c:v>238.23099999999999</c:v>
                </c:pt>
                <c:pt idx="2957" formatCode="General">
                  <c:v>238.24100000000001</c:v>
                </c:pt>
                <c:pt idx="2958" formatCode="General">
                  <c:v>238.251</c:v>
                </c:pt>
                <c:pt idx="2959" formatCode="General">
                  <c:v>238.261</c:v>
                </c:pt>
                <c:pt idx="2960" formatCode="General">
                  <c:v>238.27099999999999</c:v>
                </c:pt>
                <c:pt idx="2961" formatCode="General">
                  <c:v>238.28100000000001</c:v>
                </c:pt>
                <c:pt idx="2962" formatCode="General">
                  <c:v>238.291</c:v>
                </c:pt>
                <c:pt idx="2963" formatCode="General">
                  <c:v>238.30099999999999</c:v>
                </c:pt>
                <c:pt idx="2964" formatCode="General">
                  <c:v>238.31100000000001</c:v>
                </c:pt>
                <c:pt idx="2965" formatCode="General">
                  <c:v>238.321</c:v>
                </c:pt>
                <c:pt idx="2966" formatCode="General">
                  <c:v>238.33099999999999</c:v>
                </c:pt>
                <c:pt idx="2967" formatCode="General">
                  <c:v>238.34100000000001</c:v>
                </c:pt>
                <c:pt idx="2968" formatCode="General">
                  <c:v>238.351</c:v>
                </c:pt>
                <c:pt idx="2969" formatCode="General">
                  <c:v>238.36099999999999</c:v>
                </c:pt>
                <c:pt idx="2970" formatCode="General">
                  <c:v>238.37100000000001</c:v>
                </c:pt>
                <c:pt idx="2971" formatCode="General">
                  <c:v>238.381</c:v>
                </c:pt>
                <c:pt idx="2972" formatCode="General">
                  <c:v>238.39099999999999</c:v>
                </c:pt>
                <c:pt idx="2973" formatCode="General">
                  <c:v>238.40100000000001</c:v>
                </c:pt>
                <c:pt idx="2974" formatCode="General">
                  <c:v>238.411</c:v>
                </c:pt>
                <c:pt idx="2975" formatCode="General">
                  <c:v>238.42099999999999</c:v>
                </c:pt>
                <c:pt idx="2976" formatCode="General">
                  <c:v>238.43100000000001</c:v>
                </c:pt>
                <c:pt idx="2977" formatCode="General">
                  <c:v>238.441</c:v>
                </c:pt>
                <c:pt idx="2978" formatCode="General">
                  <c:v>238.45099999999999</c:v>
                </c:pt>
                <c:pt idx="2979" formatCode="General">
                  <c:v>238.46100000000001</c:v>
                </c:pt>
                <c:pt idx="2980" formatCode="General">
                  <c:v>238.471</c:v>
                </c:pt>
                <c:pt idx="2981" formatCode="General">
                  <c:v>238.48099999999999</c:v>
                </c:pt>
                <c:pt idx="2982" formatCode="General">
                  <c:v>238.49100000000001</c:v>
                </c:pt>
                <c:pt idx="2983" formatCode="General">
                  <c:v>238.501</c:v>
                </c:pt>
                <c:pt idx="2984" formatCode="General">
                  <c:v>238.511</c:v>
                </c:pt>
                <c:pt idx="2985" formatCode="General">
                  <c:v>238.52099999999999</c:v>
                </c:pt>
                <c:pt idx="2986" formatCode="General">
                  <c:v>238.53100000000001</c:v>
                </c:pt>
                <c:pt idx="2987" formatCode="General">
                  <c:v>238.541</c:v>
                </c:pt>
                <c:pt idx="2988" formatCode="General">
                  <c:v>238.55099999999999</c:v>
                </c:pt>
                <c:pt idx="2989" formatCode="General">
                  <c:v>238.56100000000001</c:v>
                </c:pt>
                <c:pt idx="2990" formatCode="General">
                  <c:v>238.571</c:v>
                </c:pt>
                <c:pt idx="2991" formatCode="General">
                  <c:v>238.58099999999999</c:v>
                </c:pt>
                <c:pt idx="2992" formatCode="General">
                  <c:v>238.59100000000001</c:v>
                </c:pt>
                <c:pt idx="2993" formatCode="General">
                  <c:v>238.601</c:v>
                </c:pt>
                <c:pt idx="2994" formatCode="General">
                  <c:v>238.61099999999999</c:v>
                </c:pt>
                <c:pt idx="2995" formatCode="General">
                  <c:v>238.62100000000001</c:v>
                </c:pt>
                <c:pt idx="2996" formatCode="General">
                  <c:v>238.631</c:v>
                </c:pt>
                <c:pt idx="2997" formatCode="General">
                  <c:v>238.64099999999999</c:v>
                </c:pt>
                <c:pt idx="2998" formatCode="General">
                  <c:v>238.65100000000001</c:v>
                </c:pt>
                <c:pt idx="2999" formatCode="General">
                  <c:v>238.661</c:v>
                </c:pt>
                <c:pt idx="3000" formatCode="General">
                  <c:v>238.67099999999999</c:v>
                </c:pt>
                <c:pt idx="3001" formatCode="General">
                  <c:v>238.68100000000001</c:v>
                </c:pt>
                <c:pt idx="3002" formatCode="General">
                  <c:v>238.691</c:v>
                </c:pt>
                <c:pt idx="3003" formatCode="General">
                  <c:v>238.70099999999999</c:v>
                </c:pt>
                <c:pt idx="3004" formatCode="General">
                  <c:v>238.71100000000001</c:v>
                </c:pt>
                <c:pt idx="3005" formatCode="General">
                  <c:v>238.721</c:v>
                </c:pt>
                <c:pt idx="3006" formatCode="General">
                  <c:v>238.73099999999999</c:v>
                </c:pt>
                <c:pt idx="3007" formatCode="General">
                  <c:v>238.74100000000001</c:v>
                </c:pt>
                <c:pt idx="3008" formatCode="General">
                  <c:v>238.751</c:v>
                </c:pt>
                <c:pt idx="3009" formatCode="General">
                  <c:v>238.761</c:v>
                </c:pt>
                <c:pt idx="3010" formatCode="General">
                  <c:v>238.77099999999999</c:v>
                </c:pt>
                <c:pt idx="3011" formatCode="General">
                  <c:v>238.78100000000001</c:v>
                </c:pt>
                <c:pt idx="3012" formatCode="General">
                  <c:v>238.791</c:v>
                </c:pt>
                <c:pt idx="3013" formatCode="General">
                  <c:v>238.80099999999999</c:v>
                </c:pt>
                <c:pt idx="3014" formatCode="General">
                  <c:v>238.81100000000001</c:v>
                </c:pt>
                <c:pt idx="3015" formatCode="General">
                  <c:v>238.821</c:v>
                </c:pt>
                <c:pt idx="3016" formatCode="General">
                  <c:v>238.83099999999999</c:v>
                </c:pt>
                <c:pt idx="3017" formatCode="General">
                  <c:v>238.84100000000001</c:v>
                </c:pt>
                <c:pt idx="3018" formatCode="General">
                  <c:v>238.851</c:v>
                </c:pt>
                <c:pt idx="3019" formatCode="General">
                  <c:v>238.86099999999999</c:v>
                </c:pt>
                <c:pt idx="3020" formatCode="General">
                  <c:v>238.87100000000001</c:v>
                </c:pt>
                <c:pt idx="3021" formatCode="General">
                  <c:v>238.881</c:v>
                </c:pt>
                <c:pt idx="3022" formatCode="General">
                  <c:v>238.89099999999999</c:v>
                </c:pt>
                <c:pt idx="3023" formatCode="General">
                  <c:v>238.90100000000001</c:v>
                </c:pt>
                <c:pt idx="3024" formatCode="General">
                  <c:v>238.911</c:v>
                </c:pt>
                <c:pt idx="3025" formatCode="General">
                  <c:v>238.92099999999999</c:v>
                </c:pt>
                <c:pt idx="3026" formatCode="General">
                  <c:v>238.93100000000001</c:v>
                </c:pt>
                <c:pt idx="3027" formatCode="General">
                  <c:v>238.941</c:v>
                </c:pt>
                <c:pt idx="3028" formatCode="General">
                  <c:v>238.95099999999999</c:v>
                </c:pt>
                <c:pt idx="3029" formatCode="General">
                  <c:v>238.96100000000001</c:v>
                </c:pt>
                <c:pt idx="3030" formatCode="General">
                  <c:v>238.971</c:v>
                </c:pt>
                <c:pt idx="3031" formatCode="General">
                  <c:v>238.98099999999999</c:v>
                </c:pt>
                <c:pt idx="3032" formatCode="General">
                  <c:v>238.99100000000001</c:v>
                </c:pt>
                <c:pt idx="3033" formatCode="General">
                  <c:v>239.001</c:v>
                </c:pt>
                <c:pt idx="3034" formatCode="General">
                  <c:v>239.011</c:v>
                </c:pt>
                <c:pt idx="3035" formatCode="General">
                  <c:v>239.02099999999999</c:v>
                </c:pt>
                <c:pt idx="3036" formatCode="General">
                  <c:v>239.03100000000001</c:v>
                </c:pt>
                <c:pt idx="3037" formatCode="General">
                  <c:v>239.041</c:v>
                </c:pt>
                <c:pt idx="3038" formatCode="General">
                  <c:v>239.05099999999999</c:v>
                </c:pt>
                <c:pt idx="3039" formatCode="General">
                  <c:v>239.06100000000001</c:v>
                </c:pt>
                <c:pt idx="3040" formatCode="General">
                  <c:v>239.071</c:v>
                </c:pt>
                <c:pt idx="3041" formatCode="General">
                  <c:v>239.08099999999999</c:v>
                </c:pt>
                <c:pt idx="3042" formatCode="General">
                  <c:v>239.09100000000001</c:v>
                </c:pt>
                <c:pt idx="3043" formatCode="General">
                  <c:v>239.101</c:v>
                </c:pt>
                <c:pt idx="3044" formatCode="General">
                  <c:v>239.11099999999999</c:v>
                </c:pt>
                <c:pt idx="3045" formatCode="General">
                  <c:v>239.12100000000001</c:v>
                </c:pt>
                <c:pt idx="3046" formatCode="General">
                  <c:v>239.131</c:v>
                </c:pt>
                <c:pt idx="3047" formatCode="General">
                  <c:v>239.14099999999999</c:v>
                </c:pt>
                <c:pt idx="3048" formatCode="General">
                  <c:v>239.15100000000001</c:v>
                </c:pt>
                <c:pt idx="3049" formatCode="General">
                  <c:v>239.161</c:v>
                </c:pt>
                <c:pt idx="3050" formatCode="General">
                  <c:v>239.17099999999999</c:v>
                </c:pt>
                <c:pt idx="3051" formatCode="General">
                  <c:v>239.18100000000001</c:v>
                </c:pt>
                <c:pt idx="3052" formatCode="General">
                  <c:v>239.191</c:v>
                </c:pt>
                <c:pt idx="3053" formatCode="General">
                  <c:v>239.20099999999999</c:v>
                </c:pt>
                <c:pt idx="3054" formatCode="General">
                  <c:v>239.21100000000001</c:v>
                </c:pt>
                <c:pt idx="3055" formatCode="General">
                  <c:v>239.221</c:v>
                </c:pt>
                <c:pt idx="3056" formatCode="General">
                  <c:v>239.23099999999999</c:v>
                </c:pt>
                <c:pt idx="3057" formatCode="General">
                  <c:v>239.24100000000001</c:v>
                </c:pt>
                <c:pt idx="3058" formatCode="General">
                  <c:v>239.251</c:v>
                </c:pt>
                <c:pt idx="3059" formatCode="General">
                  <c:v>239.261</c:v>
                </c:pt>
                <c:pt idx="3060" formatCode="General">
                  <c:v>239.27099999999999</c:v>
                </c:pt>
                <c:pt idx="3061" formatCode="General">
                  <c:v>239.28100000000001</c:v>
                </c:pt>
                <c:pt idx="3062" formatCode="General">
                  <c:v>239.291</c:v>
                </c:pt>
                <c:pt idx="3063" formatCode="General">
                  <c:v>239.30099999999999</c:v>
                </c:pt>
                <c:pt idx="3064" formatCode="General">
                  <c:v>239.31100000000001</c:v>
                </c:pt>
                <c:pt idx="3065" formatCode="General">
                  <c:v>239.321</c:v>
                </c:pt>
                <c:pt idx="3066" formatCode="General">
                  <c:v>239.33099999999999</c:v>
                </c:pt>
                <c:pt idx="3067" formatCode="General">
                  <c:v>239.34100000000001</c:v>
                </c:pt>
                <c:pt idx="3068" formatCode="General">
                  <c:v>239.351</c:v>
                </c:pt>
                <c:pt idx="3069" formatCode="General">
                  <c:v>239.36099999999999</c:v>
                </c:pt>
                <c:pt idx="3070" formatCode="General">
                  <c:v>239.37100000000001</c:v>
                </c:pt>
                <c:pt idx="3071" formatCode="General">
                  <c:v>239.381</c:v>
                </c:pt>
                <c:pt idx="3072" formatCode="General">
                  <c:v>239.39099999999999</c:v>
                </c:pt>
                <c:pt idx="3073" formatCode="General">
                  <c:v>239.40100000000001</c:v>
                </c:pt>
                <c:pt idx="3074" formatCode="General">
                  <c:v>239.411</c:v>
                </c:pt>
                <c:pt idx="3075" formatCode="General">
                  <c:v>239.42099999999999</c:v>
                </c:pt>
                <c:pt idx="3076" formatCode="General">
                  <c:v>239.43100000000001</c:v>
                </c:pt>
                <c:pt idx="3077" formatCode="General">
                  <c:v>239.441</c:v>
                </c:pt>
                <c:pt idx="3078" formatCode="General">
                  <c:v>239.45099999999999</c:v>
                </c:pt>
                <c:pt idx="3079" formatCode="General">
                  <c:v>239.46100000000001</c:v>
                </c:pt>
                <c:pt idx="3080" formatCode="General">
                  <c:v>239.471</c:v>
                </c:pt>
                <c:pt idx="3081" formatCode="General">
                  <c:v>239.48099999999999</c:v>
                </c:pt>
                <c:pt idx="3082" formatCode="General">
                  <c:v>239.49100000000001</c:v>
                </c:pt>
                <c:pt idx="3083" formatCode="General">
                  <c:v>239.501</c:v>
                </c:pt>
                <c:pt idx="3084" formatCode="General">
                  <c:v>239.511</c:v>
                </c:pt>
                <c:pt idx="3085" formatCode="General">
                  <c:v>239.52099999999999</c:v>
                </c:pt>
                <c:pt idx="3086" formatCode="General">
                  <c:v>239.53100000000001</c:v>
                </c:pt>
                <c:pt idx="3087" formatCode="General">
                  <c:v>239.541</c:v>
                </c:pt>
                <c:pt idx="3088" formatCode="General">
                  <c:v>239.55099999999999</c:v>
                </c:pt>
                <c:pt idx="3089" formatCode="General">
                  <c:v>239.56100000000001</c:v>
                </c:pt>
                <c:pt idx="3090" formatCode="General">
                  <c:v>239.571</c:v>
                </c:pt>
                <c:pt idx="3091" formatCode="General">
                  <c:v>239.58099999999999</c:v>
                </c:pt>
                <c:pt idx="3092" formatCode="General">
                  <c:v>239.59100000000001</c:v>
                </c:pt>
                <c:pt idx="3093" formatCode="General">
                  <c:v>239.601</c:v>
                </c:pt>
                <c:pt idx="3094" formatCode="General">
                  <c:v>239.61099999999999</c:v>
                </c:pt>
                <c:pt idx="3095" formatCode="General">
                  <c:v>239.62100000000001</c:v>
                </c:pt>
                <c:pt idx="3096" formatCode="General">
                  <c:v>239.631</c:v>
                </c:pt>
                <c:pt idx="3097" formatCode="General">
                  <c:v>239.64099999999999</c:v>
                </c:pt>
                <c:pt idx="3098" formatCode="General">
                  <c:v>239.65100000000001</c:v>
                </c:pt>
                <c:pt idx="3099" formatCode="General">
                  <c:v>239.661</c:v>
                </c:pt>
                <c:pt idx="3100" formatCode="General">
                  <c:v>239.67099999999999</c:v>
                </c:pt>
                <c:pt idx="3101" formatCode="General">
                  <c:v>239.68100000000001</c:v>
                </c:pt>
                <c:pt idx="3102" formatCode="General">
                  <c:v>239.691</c:v>
                </c:pt>
                <c:pt idx="3103" formatCode="General">
                  <c:v>239.70099999999999</c:v>
                </c:pt>
                <c:pt idx="3104" formatCode="General">
                  <c:v>239.71100000000001</c:v>
                </c:pt>
                <c:pt idx="3105" formatCode="General">
                  <c:v>239.721</c:v>
                </c:pt>
                <c:pt idx="3106" formatCode="General">
                  <c:v>239.73099999999999</c:v>
                </c:pt>
                <c:pt idx="3107" formatCode="General">
                  <c:v>239.74100000000001</c:v>
                </c:pt>
                <c:pt idx="3108" formatCode="General">
                  <c:v>239.751</c:v>
                </c:pt>
                <c:pt idx="3109" formatCode="General">
                  <c:v>239.761</c:v>
                </c:pt>
                <c:pt idx="3110" formatCode="General">
                  <c:v>239.77099999999999</c:v>
                </c:pt>
                <c:pt idx="3111" formatCode="General">
                  <c:v>239.78100000000001</c:v>
                </c:pt>
                <c:pt idx="3112" formatCode="General">
                  <c:v>239.791</c:v>
                </c:pt>
                <c:pt idx="3113" formatCode="General">
                  <c:v>239.80099999999999</c:v>
                </c:pt>
                <c:pt idx="3114" formatCode="General">
                  <c:v>239.81100000000001</c:v>
                </c:pt>
                <c:pt idx="3115" formatCode="General">
                  <c:v>239.821</c:v>
                </c:pt>
                <c:pt idx="3116" formatCode="General">
                  <c:v>239.83099999999999</c:v>
                </c:pt>
                <c:pt idx="3117" formatCode="General">
                  <c:v>239.84100000000001</c:v>
                </c:pt>
                <c:pt idx="3118" formatCode="General">
                  <c:v>239.851</c:v>
                </c:pt>
                <c:pt idx="3119" formatCode="General">
                  <c:v>239.86099999999999</c:v>
                </c:pt>
                <c:pt idx="3120" formatCode="General">
                  <c:v>239.87100000000001</c:v>
                </c:pt>
                <c:pt idx="3121" formatCode="General">
                  <c:v>239.881</c:v>
                </c:pt>
                <c:pt idx="3122" formatCode="General">
                  <c:v>239.89099999999999</c:v>
                </c:pt>
                <c:pt idx="3123" formatCode="General">
                  <c:v>239.90100000000001</c:v>
                </c:pt>
                <c:pt idx="3124" formatCode="General">
                  <c:v>239.911</c:v>
                </c:pt>
                <c:pt idx="3125" formatCode="General">
                  <c:v>239.92099999999999</c:v>
                </c:pt>
                <c:pt idx="3126" formatCode="General">
                  <c:v>239.93100000000001</c:v>
                </c:pt>
                <c:pt idx="3127" formatCode="General">
                  <c:v>239.941</c:v>
                </c:pt>
                <c:pt idx="3128" formatCode="General">
                  <c:v>239.95099999999999</c:v>
                </c:pt>
                <c:pt idx="3129" formatCode="General">
                  <c:v>239.96100000000001</c:v>
                </c:pt>
                <c:pt idx="3130" formatCode="General">
                  <c:v>239.971</c:v>
                </c:pt>
                <c:pt idx="3131" formatCode="General">
                  <c:v>239.98099999999999</c:v>
                </c:pt>
                <c:pt idx="3132" formatCode="General">
                  <c:v>239.99100000000001</c:v>
                </c:pt>
                <c:pt idx="3133" formatCode="General">
                  <c:v>240.001</c:v>
                </c:pt>
                <c:pt idx="3134" formatCode="General">
                  <c:v>240.011</c:v>
                </c:pt>
                <c:pt idx="3135" formatCode="General">
                  <c:v>240.02099999999999</c:v>
                </c:pt>
                <c:pt idx="3136" formatCode="General">
                  <c:v>240.03100000000001</c:v>
                </c:pt>
                <c:pt idx="3137" formatCode="General">
                  <c:v>240.041</c:v>
                </c:pt>
                <c:pt idx="3138" formatCode="General">
                  <c:v>240.05099999999999</c:v>
                </c:pt>
                <c:pt idx="3139" formatCode="General">
                  <c:v>240.06100000000001</c:v>
                </c:pt>
                <c:pt idx="3140" formatCode="General">
                  <c:v>240.071</c:v>
                </c:pt>
                <c:pt idx="3141" formatCode="General">
                  <c:v>240.08099999999999</c:v>
                </c:pt>
                <c:pt idx="3142" formatCode="General">
                  <c:v>240.09100000000001</c:v>
                </c:pt>
                <c:pt idx="3143" formatCode="General">
                  <c:v>240.101</c:v>
                </c:pt>
                <c:pt idx="3144" formatCode="General">
                  <c:v>240.11099999999999</c:v>
                </c:pt>
                <c:pt idx="3145" formatCode="General">
                  <c:v>240.12100000000001</c:v>
                </c:pt>
                <c:pt idx="3146" formatCode="General">
                  <c:v>240.131</c:v>
                </c:pt>
                <c:pt idx="3147" formatCode="General">
                  <c:v>240.14099999999999</c:v>
                </c:pt>
                <c:pt idx="3148" formatCode="General">
                  <c:v>240.15100000000001</c:v>
                </c:pt>
                <c:pt idx="3149" formatCode="General">
                  <c:v>240.161</c:v>
                </c:pt>
                <c:pt idx="3150" formatCode="General">
                  <c:v>240.17099999999999</c:v>
                </c:pt>
                <c:pt idx="3151" formatCode="General">
                  <c:v>240.18100000000001</c:v>
                </c:pt>
                <c:pt idx="3152" formatCode="General">
                  <c:v>240.191</c:v>
                </c:pt>
                <c:pt idx="3153" formatCode="General">
                  <c:v>240.20099999999999</c:v>
                </c:pt>
                <c:pt idx="3154" formatCode="General">
                  <c:v>240.21100000000001</c:v>
                </c:pt>
                <c:pt idx="3155" formatCode="General">
                  <c:v>240.221</c:v>
                </c:pt>
                <c:pt idx="3156" formatCode="General">
                  <c:v>240.23099999999999</c:v>
                </c:pt>
                <c:pt idx="3157" formatCode="General">
                  <c:v>240.24100000000001</c:v>
                </c:pt>
                <c:pt idx="3158" formatCode="General">
                  <c:v>240.251</c:v>
                </c:pt>
                <c:pt idx="3159" formatCode="General">
                  <c:v>240.261</c:v>
                </c:pt>
                <c:pt idx="3160" formatCode="General">
                  <c:v>240.27099999999999</c:v>
                </c:pt>
                <c:pt idx="3161" formatCode="General">
                  <c:v>240.28100000000001</c:v>
                </c:pt>
                <c:pt idx="3162" formatCode="General">
                  <c:v>240.291</c:v>
                </c:pt>
                <c:pt idx="3163" formatCode="General">
                  <c:v>240.30099999999999</c:v>
                </c:pt>
                <c:pt idx="3164" formatCode="General">
                  <c:v>240.31100000000001</c:v>
                </c:pt>
                <c:pt idx="3165" formatCode="General">
                  <c:v>240.321</c:v>
                </c:pt>
                <c:pt idx="3166" formatCode="General">
                  <c:v>240.33099999999999</c:v>
                </c:pt>
                <c:pt idx="3167" formatCode="General">
                  <c:v>240.34100000000001</c:v>
                </c:pt>
                <c:pt idx="3168" formatCode="General">
                  <c:v>240.351</c:v>
                </c:pt>
                <c:pt idx="3169" formatCode="General">
                  <c:v>240.36099999999999</c:v>
                </c:pt>
                <c:pt idx="3170" formatCode="General">
                  <c:v>240.37100000000001</c:v>
                </c:pt>
                <c:pt idx="3171" formatCode="General">
                  <c:v>240.381</c:v>
                </c:pt>
                <c:pt idx="3172" formatCode="General">
                  <c:v>240.39099999999999</c:v>
                </c:pt>
                <c:pt idx="3173" formatCode="General">
                  <c:v>240.40100000000001</c:v>
                </c:pt>
                <c:pt idx="3174" formatCode="General">
                  <c:v>240.411</c:v>
                </c:pt>
                <c:pt idx="3175" formatCode="General">
                  <c:v>240.42099999999999</c:v>
                </c:pt>
                <c:pt idx="3176" formatCode="General">
                  <c:v>240.43100000000001</c:v>
                </c:pt>
                <c:pt idx="3177" formatCode="General">
                  <c:v>240.441</c:v>
                </c:pt>
                <c:pt idx="3178" formatCode="General">
                  <c:v>240.45099999999999</c:v>
                </c:pt>
                <c:pt idx="3179" formatCode="General">
                  <c:v>240.46100000000001</c:v>
                </c:pt>
                <c:pt idx="3180" formatCode="General">
                  <c:v>240.471</c:v>
                </c:pt>
                <c:pt idx="3181" formatCode="General">
                  <c:v>240.48099999999999</c:v>
                </c:pt>
                <c:pt idx="3182" formatCode="General">
                  <c:v>240.49100000000001</c:v>
                </c:pt>
                <c:pt idx="3183" formatCode="General">
                  <c:v>240.501</c:v>
                </c:pt>
                <c:pt idx="3184" formatCode="General">
                  <c:v>240.511</c:v>
                </c:pt>
                <c:pt idx="3185" formatCode="General">
                  <c:v>240.52099999999999</c:v>
                </c:pt>
                <c:pt idx="3186" formatCode="General">
                  <c:v>240.53100000000001</c:v>
                </c:pt>
                <c:pt idx="3187" formatCode="General">
                  <c:v>240.541</c:v>
                </c:pt>
                <c:pt idx="3188" formatCode="General">
                  <c:v>240.55099999999999</c:v>
                </c:pt>
                <c:pt idx="3189" formatCode="General">
                  <c:v>240.56100000000001</c:v>
                </c:pt>
                <c:pt idx="3190" formatCode="General">
                  <c:v>240.571</c:v>
                </c:pt>
                <c:pt idx="3191" formatCode="General">
                  <c:v>240.58099999999999</c:v>
                </c:pt>
                <c:pt idx="3192" formatCode="General">
                  <c:v>240.59100000000001</c:v>
                </c:pt>
                <c:pt idx="3193" formatCode="General">
                  <c:v>240.601</c:v>
                </c:pt>
                <c:pt idx="3194" formatCode="General">
                  <c:v>240.61099999999999</c:v>
                </c:pt>
                <c:pt idx="3195" formatCode="General">
                  <c:v>240.62100000000001</c:v>
                </c:pt>
                <c:pt idx="3196" formatCode="General">
                  <c:v>240.631</c:v>
                </c:pt>
                <c:pt idx="3197" formatCode="General">
                  <c:v>240.64099999999999</c:v>
                </c:pt>
                <c:pt idx="3198" formatCode="General">
                  <c:v>240.65100000000001</c:v>
                </c:pt>
                <c:pt idx="3199" formatCode="General">
                  <c:v>240.661</c:v>
                </c:pt>
                <c:pt idx="3200" formatCode="General">
                  <c:v>240.67099999999999</c:v>
                </c:pt>
                <c:pt idx="3201" formatCode="General">
                  <c:v>240.68100000000001</c:v>
                </c:pt>
                <c:pt idx="3202" formatCode="General">
                  <c:v>240.691</c:v>
                </c:pt>
                <c:pt idx="3203" formatCode="General">
                  <c:v>240.70099999999999</c:v>
                </c:pt>
                <c:pt idx="3204" formatCode="General">
                  <c:v>240.71100000000001</c:v>
                </c:pt>
                <c:pt idx="3205" formatCode="General">
                  <c:v>240.721</c:v>
                </c:pt>
                <c:pt idx="3206" formatCode="General">
                  <c:v>240.73099999999999</c:v>
                </c:pt>
                <c:pt idx="3207" formatCode="General">
                  <c:v>240.74100000000001</c:v>
                </c:pt>
                <c:pt idx="3208" formatCode="General">
                  <c:v>240.751</c:v>
                </c:pt>
                <c:pt idx="3209" formatCode="General">
                  <c:v>240.761</c:v>
                </c:pt>
                <c:pt idx="3210" formatCode="General">
                  <c:v>240.77099999999999</c:v>
                </c:pt>
                <c:pt idx="3211" formatCode="General">
                  <c:v>240.78100000000001</c:v>
                </c:pt>
                <c:pt idx="3212" formatCode="General">
                  <c:v>240.791</c:v>
                </c:pt>
                <c:pt idx="3213" formatCode="General">
                  <c:v>240.80099999999999</c:v>
                </c:pt>
                <c:pt idx="3214" formatCode="General">
                  <c:v>240.81100000000001</c:v>
                </c:pt>
                <c:pt idx="3215" formatCode="General">
                  <c:v>240.821</c:v>
                </c:pt>
                <c:pt idx="3216" formatCode="General">
                  <c:v>240.83099999999999</c:v>
                </c:pt>
                <c:pt idx="3217" formatCode="General">
                  <c:v>240.84100000000001</c:v>
                </c:pt>
                <c:pt idx="3218" formatCode="General">
                  <c:v>240.851</c:v>
                </c:pt>
                <c:pt idx="3219" formatCode="General">
                  <c:v>240.86099999999999</c:v>
                </c:pt>
                <c:pt idx="3220" formatCode="General">
                  <c:v>240.87100000000001</c:v>
                </c:pt>
                <c:pt idx="3221" formatCode="General">
                  <c:v>240.881</c:v>
                </c:pt>
                <c:pt idx="3222" formatCode="General">
                  <c:v>240.89099999999999</c:v>
                </c:pt>
                <c:pt idx="3223" formatCode="General">
                  <c:v>240.90100000000001</c:v>
                </c:pt>
                <c:pt idx="3224" formatCode="General">
                  <c:v>240.911</c:v>
                </c:pt>
                <c:pt idx="3225" formatCode="General">
                  <c:v>240.92099999999999</c:v>
                </c:pt>
                <c:pt idx="3226" formatCode="General">
                  <c:v>240.93100000000001</c:v>
                </c:pt>
                <c:pt idx="3227" formatCode="General">
                  <c:v>240.941</c:v>
                </c:pt>
                <c:pt idx="3228" formatCode="General">
                  <c:v>240.95099999999999</c:v>
                </c:pt>
                <c:pt idx="3229" formatCode="General">
                  <c:v>240.96100000000001</c:v>
                </c:pt>
                <c:pt idx="3230" formatCode="General">
                  <c:v>240.971</c:v>
                </c:pt>
                <c:pt idx="3231" formatCode="General">
                  <c:v>240.98099999999999</c:v>
                </c:pt>
                <c:pt idx="3232" formatCode="General">
                  <c:v>240.99100000000001</c:v>
                </c:pt>
                <c:pt idx="3233" formatCode="General">
                  <c:v>241.001</c:v>
                </c:pt>
                <c:pt idx="3234" formatCode="General">
                  <c:v>241.011</c:v>
                </c:pt>
                <c:pt idx="3235" formatCode="General">
                  <c:v>241.02099999999999</c:v>
                </c:pt>
                <c:pt idx="3236" formatCode="General">
                  <c:v>241.03100000000001</c:v>
                </c:pt>
                <c:pt idx="3237" formatCode="General">
                  <c:v>241.041</c:v>
                </c:pt>
                <c:pt idx="3238" formatCode="General">
                  <c:v>241.05099999999999</c:v>
                </c:pt>
                <c:pt idx="3239" formatCode="General">
                  <c:v>241.06100000000001</c:v>
                </c:pt>
                <c:pt idx="3240" formatCode="General">
                  <c:v>241.071</c:v>
                </c:pt>
                <c:pt idx="3241" formatCode="General">
                  <c:v>241.08099999999999</c:v>
                </c:pt>
                <c:pt idx="3242" formatCode="General">
                  <c:v>241.09100000000001</c:v>
                </c:pt>
                <c:pt idx="3243" formatCode="General">
                  <c:v>241.101</c:v>
                </c:pt>
                <c:pt idx="3244" formatCode="General">
                  <c:v>241.11099999999999</c:v>
                </c:pt>
                <c:pt idx="3245" formatCode="General">
                  <c:v>241.12100000000001</c:v>
                </c:pt>
                <c:pt idx="3246" formatCode="General">
                  <c:v>241.131</c:v>
                </c:pt>
                <c:pt idx="3247" formatCode="General">
                  <c:v>241.14099999999999</c:v>
                </c:pt>
                <c:pt idx="3248" formatCode="General">
                  <c:v>241.15100000000001</c:v>
                </c:pt>
                <c:pt idx="3249" formatCode="General">
                  <c:v>241.161</c:v>
                </c:pt>
                <c:pt idx="3250" formatCode="General">
                  <c:v>241.17099999999999</c:v>
                </c:pt>
                <c:pt idx="3251" formatCode="General">
                  <c:v>241.18100000000001</c:v>
                </c:pt>
                <c:pt idx="3252" formatCode="General">
                  <c:v>241.191</c:v>
                </c:pt>
                <c:pt idx="3253" formatCode="General">
                  <c:v>241.20099999999999</c:v>
                </c:pt>
                <c:pt idx="3254" formatCode="General">
                  <c:v>241.21100000000001</c:v>
                </c:pt>
                <c:pt idx="3255" formatCode="General">
                  <c:v>241.221</c:v>
                </c:pt>
                <c:pt idx="3256" formatCode="General">
                  <c:v>241.23099999999999</c:v>
                </c:pt>
                <c:pt idx="3257" formatCode="General">
                  <c:v>241.24100000000001</c:v>
                </c:pt>
                <c:pt idx="3258" formatCode="General">
                  <c:v>241.251</c:v>
                </c:pt>
                <c:pt idx="3259" formatCode="General">
                  <c:v>241.261</c:v>
                </c:pt>
                <c:pt idx="3260" formatCode="General">
                  <c:v>241.27099999999999</c:v>
                </c:pt>
                <c:pt idx="3261" formatCode="General">
                  <c:v>241.28100000000001</c:v>
                </c:pt>
                <c:pt idx="3262" formatCode="General">
                  <c:v>241.291</c:v>
                </c:pt>
                <c:pt idx="3263" formatCode="General">
                  <c:v>241.30099999999999</c:v>
                </c:pt>
                <c:pt idx="3264" formatCode="General">
                  <c:v>241.31100000000001</c:v>
                </c:pt>
                <c:pt idx="3265" formatCode="General">
                  <c:v>241.321</c:v>
                </c:pt>
                <c:pt idx="3266" formatCode="General">
                  <c:v>241.33099999999999</c:v>
                </c:pt>
                <c:pt idx="3267" formatCode="General">
                  <c:v>241.34100000000001</c:v>
                </c:pt>
                <c:pt idx="3268" formatCode="General">
                  <c:v>241.351</c:v>
                </c:pt>
                <c:pt idx="3269" formatCode="General">
                  <c:v>241.36099999999999</c:v>
                </c:pt>
                <c:pt idx="3270" formatCode="General">
                  <c:v>241.37100000000001</c:v>
                </c:pt>
                <c:pt idx="3271" formatCode="General">
                  <c:v>241.381</c:v>
                </c:pt>
                <c:pt idx="3272" formatCode="General">
                  <c:v>241.39099999999999</c:v>
                </c:pt>
                <c:pt idx="3273" formatCode="General">
                  <c:v>241.40100000000001</c:v>
                </c:pt>
                <c:pt idx="3274" formatCode="General">
                  <c:v>241.411</c:v>
                </c:pt>
                <c:pt idx="3275" formatCode="General">
                  <c:v>241.42099999999999</c:v>
                </c:pt>
                <c:pt idx="3276" formatCode="General">
                  <c:v>241.43100000000001</c:v>
                </c:pt>
                <c:pt idx="3277" formatCode="General">
                  <c:v>241.441</c:v>
                </c:pt>
                <c:pt idx="3278" formatCode="General">
                  <c:v>241.45099999999999</c:v>
                </c:pt>
                <c:pt idx="3279" formatCode="General">
                  <c:v>241.45400000000001</c:v>
                </c:pt>
                <c:pt idx="3280" formatCode="General">
                  <c:v>241.45400000000001</c:v>
                </c:pt>
                <c:pt idx="3281" formatCode="General">
                  <c:v>242.45400000000001</c:v>
                </c:pt>
                <c:pt idx="3282" formatCode="General">
                  <c:v>243.45400000000001</c:v>
                </c:pt>
                <c:pt idx="3283" formatCode="General">
                  <c:v>244.45400000000001</c:v>
                </c:pt>
                <c:pt idx="3284" formatCode="General">
                  <c:v>245.45400000000001</c:v>
                </c:pt>
                <c:pt idx="3285" formatCode="General">
                  <c:v>246.45400000000001</c:v>
                </c:pt>
                <c:pt idx="3286" formatCode="General">
                  <c:v>247.45400000000001</c:v>
                </c:pt>
                <c:pt idx="3287" formatCode="General">
                  <c:v>248.45400000000001</c:v>
                </c:pt>
                <c:pt idx="3288" formatCode="General">
                  <c:v>249.45400000000001</c:v>
                </c:pt>
                <c:pt idx="3289" formatCode="General">
                  <c:v>250.45400000000001</c:v>
                </c:pt>
                <c:pt idx="3290" formatCode="General">
                  <c:v>251.45400000000001</c:v>
                </c:pt>
                <c:pt idx="3291" formatCode="General">
                  <c:v>252.45400000000001</c:v>
                </c:pt>
                <c:pt idx="3292" formatCode="General">
                  <c:v>253.45400000000001</c:v>
                </c:pt>
                <c:pt idx="3293" formatCode="General">
                  <c:v>254.45400000000001</c:v>
                </c:pt>
                <c:pt idx="3294" formatCode="General">
                  <c:v>255.45400000000001</c:v>
                </c:pt>
                <c:pt idx="3295" formatCode="General">
                  <c:v>256.45400000000001</c:v>
                </c:pt>
                <c:pt idx="3296" formatCode="General">
                  <c:v>257.45400000000001</c:v>
                </c:pt>
                <c:pt idx="3297" formatCode="General">
                  <c:v>258.45400000000001</c:v>
                </c:pt>
                <c:pt idx="3298" formatCode="General">
                  <c:v>259.45400000000001</c:v>
                </c:pt>
                <c:pt idx="3299" formatCode="General">
                  <c:v>260.45400000000001</c:v>
                </c:pt>
                <c:pt idx="3300" formatCode="General">
                  <c:v>261.45400000000001</c:v>
                </c:pt>
                <c:pt idx="3301" formatCode="General">
                  <c:v>262.45400000000001</c:v>
                </c:pt>
                <c:pt idx="3302" formatCode="General">
                  <c:v>263.45400000000001</c:v>
                </c:pt>
                <c:pt idx="3303" formatCode="General">
                  <c:v>264.45400000000001</c:v>
                </c:pt>
                <c:pt idx="3304" formatCode="General">
                  <c:v>265.45400000000001</c:v>
                </c:pt>
                <c:pt idx="3305" formatCode="General">
                  <c:v>266.45400000000001</c:v>
                </c:pt>
                <c:pt idx="3306" formatCode="General">
                  <c:v>267.45400000000001</c:v>
                </c:pt>
                <c:pt idx="3307" formatCode="General">
                  <c:v>268.45400000000001</c:v>
                </c:pt>
                <c:pt idx="3308" formatCode="General">
                  <c:v>269.45400000000001</c:v>
                </c:pt>
                <c:pt idx="3309" formatCode="General">
                  <c:v>270.45400000000001</c:v>
                </c:pt>
                <c:pt idx="3310" formatCode="General">
                  <c:v>271.45400000000001</c:v>
                </c:pt>
                <c:pt idx="3311" formatCode="General">
                  <c:v>272.45400000000001</c:v>
                </c:pt>
                <c:pt idx="3312" formatCode="General">
                  <c:v>273.45400000000001</c:v>
                </c:pt>
                <c:pt idx="3313" formatCode="General">
                  <c:v>274.45400000000001</c:v>
                </c:pt>
                <c:pt idx="3314" formatCode="General">
                  <c:v>275.45400000000001</c:v>
                </c:pt>
                <c:pt idx="3315" formatCode="General">
                  <c:v>276.45400000000001</c:v>
                </c:pt>
                <c:pt idx="3316" formatCode="General">
                  <c:v>277.45400000000001</c:v>
                </c:pt>
                <c:pt idx="3317" formatCode="General">
                  <c:v>278.45400000000001</c:v>
                </c:pt>
                <c:pt idx="3318" formatCode="General">
                  <c:v>279.45400000000001</c:v>
                </c:pt>
                <c:pt idx="3319" formatCode="General">
                  <c:v>280.45400000000001</c:v>
                </c:pt>
                <c:pt idx="3320" formatCode="General">
                  <c:v>281.45400000000001</c:v>
                </c:pt>
                <c:pt idx="3321" formatCode="General">
                  <c:v>282.45400000000001</c:v>
                </c:pt>
                <c:pt idx="3322" formatCode="General">
                  <c:v>283.45400000000001</c:v>
                </c:pt>
                <c:pt idx="3323" formatCode="General">
                  <c:v>284.45400000000001</c:v>
                </c:pt>
                <c:pt idx="3324" formatCode="General">
                  <c:v>285.45400000000001</c:v>
                </c:pt>
                <c:pt idx="3325" formatCode="General">
                  <c:v>286.45400000000001</c:v>
                </c:pt>
                <c:pt idx="3326" formatCode="General">
                  <c:v>287.45400000000001</c:v>
                </c:pt>
                <c:pt idx="3327" formatCode="General">
                  <c:v>288.45400000000001</c:v>
                </c:pt>
                <c:pt idx="3328" formatCode="General">
                  <c:v>289.45400000000001</c:v>
                </c:pt>
                <c:pt idx="3329" formatCode="General">
                  <c:v>290.45400000000001</c:v>
                </c:pt>
                <c:pt idx="3330" formatCode="General">
                  <c:v>291.45400000000001</c:v>
                </c:pt>
                <c:pt idx="3331" formatCode="General">
                  <c:v>292.45400000000001</c:v>
                </c:pt>
                <c:pt idx="3332" formatCode="General">
                  <c:v>293.45400000000001</c:v>
                </c:pt>
                <c:pt idx="3333" formatCode="General">
                  <c:v>294.45400000000001</c:v>
                </c:pt>
                <c:pt idx="3334" formatCode="General">
                  <c:v>295.45400000000001</c:v>
                </c:pt>
                <c:pt idx="3335" formatCode="General">
                  <c:v>296.45400000000001</c:v>
                </c:pt>
                <c:pt idx="3336" formatCode="General">
                  <c:v>297.45400000000001</c:v>
                </c:pt>
                <c:pt idx="3337" formatCode="General">
                  <c:v>298.45400000000001</c:v>
                </c:pt>
                <c:pt idx="3338" formatCode="General">
                  <c:v>299.45400000000001</c:v>
                </c:pt>
                <c:pt idx="3339" formatCode="General">
                  <c:v>300.45400000000001</c:v>
                </c:pt>
                <c:pt idx="3340" formatCode="General">
                  <c:v>301.45400000000001</c:v>
                </c:pt>
                <c:pt idx="3341" formatCode="General">
                  <c:v>302.45400000000001</c:v>
                </c:pt>
                <c:pt idx="3342" formatCode="General">
                  <c:v>303.45400000000001</c:v>
                </c:pt>
                <c:pt idx="3343" formatCode="General">
                  <c:v>304.45400000000001</c:v>
                </c:pt>
                <c:pt idx="3344" formatCode="General">
                  <c:v>305.45400000000001</c:v>
                </c:pt>
                <c:pt idx="3345" formatCode="General">
                  <c:v>306.45400000000001</c:v>
                </c:pt>
                <c:pt idx="3346" formatCode="General">
                  <c:v>307.45400000000001</c:v>
                </c:pt>
                <c:pt idx="3347" formatCode="General">
                  <c:v>308.45400000000001</c:v>
                </c:pt>
                <c:pt idx="3348" formatCode="General">
                  <c:v>309.45400000000001</c:v>
                </c:pt>
                <c:pt idx="3349" formatCode="General">
                  <c:v>310.45400000000001</c:v>
                </c:pt>
                <c:pt idx="3350" formatCode="General">
                  <c:v>311.45400000000001</c:v>
                </c:pt>
                <c:pt idx="3351" formatCode="General">
                  <c:v>311.75599999999997</c:v>
                </c:pt>
                <c:pt idx="3352" formatCode="General">
                  <c:v>311.75599999999997</c:v>
                </c:pt>
                <c:pt idx="3353" formatCode="General">
                  <c:v>311.76600000000002</c:v>
                </c:pt>
                <c:pt idx="3354" formatCode="General">
                  <c:v>311.77600000000001</c:v>
                </c:pt>
                <c:pt idx="3355" formatCode="General">
                  <c:v>311.786</c:v>
                </c:pt>
                <c:pt idx="3356" formatCode="General">
                  <c:v>311.79599999999999</c:v>
                </c:pt>
                <c:pt idx="3357" formatCode="General">
                  <c:v>311.80599999999998</c:v>
                </c:pt>
                <c:pt idx="3358" formatCode="General">
                  <c:v>311.81599999999997</c:v>
                </c:pt>
                <c:pt idx="3359" formatCode="General">
                  <c:v>311.82600000000002</c:v>
                </c:pt>
                <c:pt idx="3360" formatCode="General">
                  <c:v>311.83600000000001</c:v>
                </c:pt>
                <c:pt idx="3361" formatCode="General">
                  <c:v>311.846</c:v>
                </c:pt>
                <c:pt idx="3362" formatCode="General">
                  <c:v>311.85599999999999</c:v>
                </c:pt>
                <c:pt idx="3363" formatCode="General">
                  <c:v>311.86599999999999</c:v>
                </c:pt>
                <c:pt idx="3364" formatCode="General">
                  <c:v>311.87599999999998</c:v>
                </c:pt>
                <c:pt idx="3365" formatCode="General">
                  <c:v>311.88600000000002</c:v>
                </c:pt>
                <c:pt idx="3366" formatCode="General">
                  <c:v>311.89600000000002</c:v>
                </c:pt>
                <c:pt idx="3367" formatCode="General">
                  <c:v>311.90600000000001</c:v>
                </c:pt>
                <c:pt idx="3368" formatCode="General">
                  <c:v>311.916</c:v>
                </c:pt>
                <c:pt idx="3369" formatCode="General">
                  <c:v>311.92599999999999</c:v>
                </c:pt>
                <c:pt idx="3370" formatCode="General">
                  <c:v>311.93599999999998</c:v>
                </c:pt>
                <c:pt idx="3371" formatCode="General">
                  <c:v>311.94600000000003</c:v>
                </c:pt>
                <c:pt idx="3372" formatCode="General">
                  <c:v>311.95600000000002</c:v>
                </c:pt>
                <c:pt idx="3373" formatCode="General">
                  <c:v>311.96600000000001</c:v>
                </c:pt>
                <c:pt idx="3374" formatCode="General">
                  <c:v>311.976</c:v>
                </c:pt>
                <c:pt idx="3375" formatCode="General">
                  <c:v>311.98599999999999</c:v>
                </c:pt>
                <c:pt idx="3376" formatCode="General">
                  <c:v>311.99599999999998</c:v>
                </c:pt>
                <c:pt idx="3377" formatCode="General">
                  <c:v>312.00599999999997</c:v>
                </c:pt>
                <c:pt idx="3378" formatCode="General">
                  <c:v>312.01600000000002</c:v>
                </c:pt>
                <c:pt idx="3379" formatCode="General">
                  <c:v>312.02600000000001</c:v>
                </c:pt>
                <c:pt idx="3380" formatCode="General">
                  <c:v>312.036</c:v>
                </c:pt>
                <c:pt idx="3381" formatCode="General">
                  <c:v>312.04599999999999</c:v>
                </c:pt>
                <c:pt idx="3382" formatCode="General">
                  <c:v>312.05599999999998</c:v>
                </c:pt>
                <c:pt idx="3383" formatCode="General">
                  <c:v>312.06599999999997</c:v>
                </c:pt>
                <c:pt idx="3384" formatCode="General">
                  <c:v>312.07600000000002</c:v>
                </c:pt>
                <c:pt idx="3385" formatCode="General">
                  <c:v>312.08600000000001</c:v>
                </c:pt>
                <c:pt idx="3386" formatCode="General">
                  <c:v>312.096</c:v>
                </c:pt>
                <c:pt idx="3387" formatCode="General">
                  <c:v>312.10599999999999</c:v>
                </c:pt>
                <c:pt idx="3388" formatCode="General">
                  <c:v>312.11599999999999</c:v>
                </c:pt>
                <c:pt idx="3389" formatCode="General">
                  <c:v>312.12599999999998</c:v>
                </c:pt>
                <c:pt idx="3390" formatCode="General">
                  <c:v>312.13600000000002</c:v>
                </c:pt>
                <c:pt idx="3391" formatCode="General">
                  <c:v>312.14600000000002</c:v>
                </c:pt>
                <c:pt idx="3392" formatCode="General">
                  <c:v>312.15600000000001</c:v>
                </c:pt>
                <c:pt idx="3393" formatCode="General">
                  <c:v>312.166</c:v>
                </c:pt>
                <c:pt idx="3394" formatCode="General">
                  <c:v>312.17599999999999</c:v>
                </c:pt>
                <c:pt idx="3395" formatCode="General">
                  <c:v>312.18599999999998</c:v>
                </c:pt>
                <c:pt idx="3396" formatCode="General">
                  <c:v>312.19600000000003</c:v>
                </c:pt>
                <c:pt idx="3397" formatCode="General">
                  <c:v>312.20600000000002</c:v>
                </c:pt>
                <c:pt idx="3398" formatCode="General">
                  <c:v>312.21600000000001</c:v>
                </c:pt>
                <c:pt idx="3399" formatCode="General">
                  <c:v>312.226</c:v>
                </c:pt>
                <c:pt idx="3400" formatCode="General">
                  <c:v>312.23599999999999</c:v>
                </c:pt>
                <c:pt idx="3401" formatCode="General">
                  <c:v>312.24599999999998</c:v>
                </c:pt>
                <c:pt idx="3402" formatCode="General">
                  <c:v>312.25599999999997</c:v>
                </c:pt>
                <c:pt idx="3403" formatCode="General">
                  <c:v>312.26600000000002</c:v>
                </c:pt>
                <c:pt idx="3404" formatCode="General">
                  <c:v>312.27600000000001</c:v>
                </c:pt>
                <c:pt idx="3405" formatCode="General">
                  <c:v>312.286</c:v>
                </c:pt>
                <c:pt idx="3406" formatCode="General">
                  <c:v>312.29599999999999</c:v>
                </c:pt>
                <c:pt idx="3407" formatCode="General">
                  <c:v>312.30599999999998</c:v>
                </c:pt>
                <c:pt idx="3408" formatCode="General">
                  <c:v>312.31599999999997</c:v>
                </c:pt>
                <c:pt idx="3409" formatCode="General">
                  <c:v>312.32600000000002</c:v>
                </c:pt>
                <c:pt idx="3410" formatCode="General">
                  <c:v>312.33600000000001</c:v>
                </c:pt>
                <c:pt idx="3411" formatCode="General">
                  <c:v>312.346</c:v>
                </c:pt>
                <c:pt idx="3412" formatCode="General">
                  <c:v>312.35599999999999</c:v>
                </c:pt>
                <c:pt idx="3413" formatCode="General">
                  <c:v>312.36599999999999</c:v>
                </c:pt>
                <c:pt idx="3414" formatCode="General">
                  <c:v>312.37599999999998</c:v>
                </c:pt>
                <c:pt idx="3415" formatCode="General">
                  <c:v>312.38600000000002</c:v>
                </c:pt>
                <c:pt idx="3416" formatCode="General">
                  <c:v>312.39600000000002</c:v>
                </c:pt>
                <c:pt idx="3417" formatCode="General">
                  <c:v>312.40600000000001</c:v>
                </c:pt>
                <c:pt idx="3418" formatCode="General">
                  <c:v>312.416</c:v>
                </c:pt>
                <c:pt idx="3419" formatCode="General">
                  <c:v>312.42599999999999</c:v>
                </c:pt>
                <c:pt idx="3420" formatCode="General">
                  <c:v>312.43599999999998</c:v>
                </c:pt>
                <c:pt idx="3421" formatCode="General">
                  <c:v>312.44600000000003</c:v>
                </c:pt>
                <c:pt idx="3422" formatCode="General">
                  <c:v>312.45600000000002</c:v>
                </c:pt>
                <c:pt idx="3423" formatCode="General">
                  <c:v>312.46600000000001</c:v>
                </c:pt>
                <c:pt idx="3424" formatCode="General">
                  <c:v>312.476</c:v>
                </c:pt>
                <c:pt idx="3425" formatCode="General">
                  <c:v>312.48599999999999</c:v>
                </c:pt>
                <c:pt idx="3426" formatCode="General">
                  <c:v>312.49599999999998</c:v>
                </c:pt>
                <c:pt idx="3427" formatCode="General">
                  <c:v>312.50599999999997</c:v>
                </c:pt>
                <c:pt idx="3428" formatCode="General">
                  <c:v>312.51600000000002</c:v>
                </c:pt>
                <c:pt idx="3429" formatCode="General">
                  <c:v>312.52600000000001</c:v>
                </c:pt>
                <c:pt idx="3430" formatCode="General">
                  <c:v>312.536</c:v>
                </c:pt>
                <c:pt idx="3431" formatCode="General">
                  <c:v>312.54599999999999</c:v>
                </c:pt>
                <c:pt idx="3432" formatCode="General">
                  <c:v>312.55599999999998</c:v>
                </c:pt>
                <c:pt idx="3433" formatCode="General">
                  <c:v>312.56599999999997</c:v>
                </c:pt>
                <c:pt idx="3434" formatCode="General">
                  <c:v>312.57600000000002</c:v>
                </c:pt>
                <c:pt idx="3435" formatCode="General">
                  <c:v>312.58600000000001</c:v>
                </c:pt>
                <c:pt idx="3436" formatCode="General">
                  <c:v>312.596</c:v>
                </c:pt>
                <c:pt idx="3437" formatCode="General">
                  <c:v>312.60599999999999</c:v>
                </c:pt>
                <c:pt idx="3438" formatCode="General">
                  <c:v>312.61599999999999</c:v>
                </c:pt>
                <c:pt idx="3439" formatCode="General">
                  <c:v>312.62599999999998</c:v>
                </c:pt>
                <c:pt idx="3440" formatCode="General">
                  <c:v>312.63600000000002</c:v>
                </c:pt>
                <c:pt idx="3441" formatCode="General">
                  <c:v>312.64600000000002</c:v>
                </c:pt>
                <c:pt idx="3442" formatCode="General">
                  <c:v>312.65600000000001</c:v>
                </c:pt>
                <c:pt idx="3443" formatCode="General">
                  <c:v>312.666</c:v>
                </c:pt>
                <c:pt idx="3444" formatCode="General">
                  <c:v>312.67599999999999</c:v>
                </c:pt>
                <c:pt idx="3445" formatCode="General">
                  <c:v>312.68599999999998</c:v>
                </c:pt>
                <c:pt idx="3446" formatCode="General">
                  <c:v>312.69600000000003</c:v>
                </c:pt>
                <c:pt idx="3447" formatCode="General">
                  <c:v>312.70600000000002</c:v>
                </c:pt>
                <c:pt idx="3448" formatCode="General">
                  <c:v>312.71600000000001</c:v>
                </c:pt>
                <c:pt idx="3449" formatCode="General">
                  <c:v>312.726</c:v>
                </c:pt>
                <c:pt idx="3450" formatCode="General">
                  <c:v>312.73599999999999</c:v>
                </c:pt>
                <c:pt idx="3451" formatCode="General">
                  <c:v>312.74599999999998</c:v>
                </c:pt>
                <c:pt idx="3452" formatCode="General">
                  <c:v>312.75599999999997</c:v>
                </c:pt>
                <c:pt idx="3453" formatCode="General">
                  <c:v>312.76600000000002</c:v>
                </c:pt>
                <c:pt idx="3454" formatCode="General">
                  <c:v>312.77600000000001</c:v>
                </c:pt>
                <c:pt idx="3455" formatCode="General">
                  <c:v>312.786</c:v>
                </c:pt>
                <c:pt idx="3456" formatCode="General">
                  <c:v>312.79599999999999</c:v>
                </c:pt>
                <c:pt idx="3457" formatCode="General">
                  <c:v>312.80599999999998</c:v>
                </c:pt>
                <c:pt idx="3458" formatCode="General">
                  <c:v>312.81599999999997</c:v>
                </c:pt>
                <c:pt idx="3459" formatCode="General">
                  <c:v>312.82600000000002</c:v>
                </c:pt>
                <c:pt idx="3460" formatCode="General">
                  <c:v>312.83600000000001</c:v>
                </c:pt>
                <c:pt idx="3461" formatCode="General">
                  <c:v>312.846</c:v>
                </c:pt>
                <c:pt idx="3462" formatCode="General">
                  <c:v>312.85599999999999</c:v>
                </c:pt>
                <c:pt idx="3463" formatCode="General">
                  <c:v>312.86599999999999</c:v>
                </c:pt>
                <c:pt idx="3464" formatCode="General">
                  <c:v>312.87599999999998</c:v>
                </c:pt>
                <c:pt idx="3465" formatCode="General">
                  <c:v>312.88600000000002</c:v>
                </c:pt>
                <c:pt idx="3466" formatCode="General">
                  <c:v>312.89600000000002</c:v>
                </c:pt>
                <c:pt idx="3467" formatCode="General">
                  <c:v>312.90600000000001</c:v>
                </c:pt>
                <c:pt idx="3468" formatCode="General">
                  <c:v>312.916</c:v>
                </c:pt>
                <c:pt idx="3469" formatCode="General">
                  <c:v>312.92599999999999</c:v>
                </c:pt>
                <c:pt idx="3470" formatCode="General">
                  <c:v>312.93599999999998</c:v>
                </c:pt>
                <c:pt idx="3471" formatCode="General">
                  <c:v>312.94600000000003</c:v>
                </c:pt>
                <c:pt idx="3472" formatCode="General">
                  <c:v>312.95600000000002</c:v>
                </c:pt>
                <c:pt idx="3473" formatCode="General">
                  <c:v>312.96600000000001</c:v>
                </c:pt>
                <c:pt idx="3474" formatCode="General">
                  <c:v>312.976</c:v>
                </c:pt>
                <c:pt idx="3475" formatCode="General">
                  <c:v>312.98599999999999</c:v>
                </c:pt>
                <c:pt idx="3476" formatCode="General">
                  <c:v>312.99599999999998</c:v>
                </c:pt>
                <c:pt idx="3477" formatCode="General">
                  <c:v>313.00599999999997</c:v>
                </c:pt>
                <c:pt idx="3478" formatCode="General">
                  <c:v>313.01600000000002</c:v>
                </c:pt>
                <c:pt idx="3479" formatCode="General">
                  <c:v>313.02600000000001</c:v>
                </c:pt>
                <c:pt idx="3480" formatCode="General">
                  <c:v>313.036</c:v>
                </c:pt>
                <c:pt idx="3481" formatCode="General">
                  <c:v>313.04599999999999</c:v>
                </c:pt>
                <c:pt idx="3482" formatCode="General">
                  <c:v>313.05599999999998</c:v>
                </c:pt>
                <c:pt idx="3483" formatCode="General">
                  <c:v>313.06599999999997</c:v>
                </c:pt>
                <c:pt idx="3484" formatCode="General">
                  <c:v>313.07600000000002</c:v>
                </c:pt>
                <c:pt idx="3485" formatCode="General">
                  <c:v>313.08600000000001</c:v>
                </c:pt>
                <c:pt idx="3486" formatCode="General">
                  <c:v>313.096</c:v>
                </c:pt>
                <c:pt idx="3487" formatCode="General">
                  <c:v>313.10599999999999</c:v>
                </c:pt>
                <c:pt idx="3488" formatCode="General">
                  <c:v>313.11599999999999</c:v>
                </c:pt>
                <c:pt idx="3489" formatCode="General">
                  <c:v>313.12599999999998</c:v>
                </c:pt>
                <c:pt idx="3490" formatCode="General">
                  <c:v>313.13600000000002</c:v>
                </c:pt>
                <c:pt idx="3491" formatCode="General">
                  <c:v>313.14600000000002</c:v>
                </c:pt>
                <c:pt idx="3492" formatCode="General">
                  <c:v>313.15600000000001</c:v>
                </c:pt>
                <c:pt idx="3493" formatCode="General">
                  <c:v>313.166</c:v>
                </c:pt>
                <c:pt idx="3494" formatCode="General">
                  <c:v>313.17599999999999</c:v>
                </c:pt>
                <c:pt idx="3495" formatCode="General">
                  <c:v>313.18599999999998</c:v>
                </c:pt>
                <c:pt idx="3496" formatCode="General">
                  <c:v>313.19600000000003</c:v>
                </c:pt>
                <c:pt idx="3497" formatCode="General">
                  <c:v>313.20600000000002</c:v>
                </c:pt>
                <c:pt idx="3498" formatCode="General">
                  <c:v>313.21600000000001</c:v>
                </c:pt>
                <c:pt idx="3499" formatCode="General">
                  <c:v>313.226</c:v>
                </c:pt>
                <c:pt idx="3500" formatCode="General">
                  <c:v>313.23599999999999</c:v>
                </c:pt>
                <c:pt idx="3501" formatCode="General">
                  <c:v>313.24599999999998</c:v>
                </c:pt>
                <c:pt idx="3502" formatCode="General">
                  <c:v>313.25599999999997</c:v>
                </c:pt>
                <c:pt idx="3503" formatCode="General">
                  <c:v>313.26600000000002</c:v>
                </c:pt>
                <c:pt idx="3504" formatCode="General">
                  <c:v>313.27600000000001</c:v>
                </c:pt>
                <c:pt idx="3505" formatCode="General">
                  <c:v>313.286</c:v>
                </c:pt>
                <c:pt idx="3506" formatCode="General">
                  <c:v>313.29599999999999</c:v>
                </c:pt>
                <c:pt idx="3507" formatCode="General">
                  <c:v>313.30599999999998</c:v>
                </c:pt>
                <c:pt idx="3508" formatCode="General">
                  <c:v>313.31599999999997</c:v>
                </c:pt>
                <c:pt idx="3509" formatCode="General">
                  <c:v>313.32600000000002</c:v>
                </c:pt>
                <c:pt idx="3510" formatCode="General">
                  <c:v>313.33600000000001</c:v>
                </c:pt>
                <c:pt idx="3511" formatCode="General">
                  <c:v>313.346</c:v>
                </c:pt>
                <c:pt idx="3512" formatCode="General">
                  <c:v>313.35599999999999</c:v>
                </c:pt>
                <c:pt idx="3513" formatCode="General">
                  <c:v>313.36599999999999</c:v>
                </c:pt>
                <c:pt idx="3514" formatCode="General">
                  <c:v>313.37599999999998</c:v>
                </c:pt>
                <c:pt idx="3515" formatCode="General">
                  <c:v>313.38600000000002</c:v>
                </c:pt>
                <c:pt idx="3516" formatCode="General">
                  <c:v>313.39600000000002</c:v>
                </c:pt>
                <c:pt idx="3517" formatCode="General">
                  <c:v>313.40600000000001</c:v>
                </c:pt>
                <c:pt idx="3518" formatCode="General">
                  <c:v>313.416</c:v>
                </c:pt>
                <c:pt idx="3519" formatCode="General">
                  <c:v>313.42599999999999</c:v>
                </c:pt>
                <c:pt idx="3520" formatCode="General">
                  <c:v>313.43599999999998</c:v>
                </c:pt>
                <c:pt idx="3521" formatCode="General">
                  <c:v>313.44600000000003</c:v>
                </c:pt>
                <c:pt idx="3522" formatCode="General">
                  <c:v>313.45600000000002</c:v>
                </c:pt>
                <c:pt idx="3523" formatCode="General">
                  <c:v>313.46600000000001</c:v>
                </c:pt>
                <c:pt idx="3524" formatCode="General">
                  <c:v>313.476</c:v>
                </c:pt>
                <c:pt idx="3525" formatCode="General">
                  <c:v>313.48599999999999</c:v>
                </c:pt>
                <c:pt idx="3526" formatCode="General">
                  <c:v>313.49599999999998</c:v>
                </c:pt>
                <c:pt idx="3527" formatCode="General">
                  <c:v>313.50599999999997</c:v>
                </c:pt>
                <c:pt idx="3528" formatCode="General">
                  <c:v>313.51600000000002</c:v>
                </c:pt>
                <c:pt idx="3529" formatCode="General">
                  <c:v>313.52600000000001</c:v>
                </c:pt>
                <c:pt idx="3530" formatCode="General">
                  <c:v>313.536</c:v>
                </c:pt>
                <c:pt idx="3531" formatCode="General">
                  <c:v>313.54599999999999</c:v>
                </c:pt>
                <c:pt idx="3532" formatCode="General">
                  <c:v>313.55599999999998</c:v>
                </c:pt>
                <c:pt idx="3533" formatCode="General">
                  <c:v>313.56599999999997</c:v>
                </c:pt>
                <c:pt idx="3534" formatCode="General">
                  <c:v>313.57600000000002</c:v>
                </c:pt>
                <c:pt idx="3535" formatCode="General">
                  <c:v>313.58600000000001</c:v>
                </c:pt>
                <c:pt idx="3536" formatCode="General">
                  <c:v>313.596</c:v>
                </c:pt>
                <c:pt idx="3537" formatCode="General">
                  <c:v>313.60599999999999</c:v>
                </c:pt>
                <c:pt idx="3538" formatCode="General">
                  <c:v>313.61599999999999</c:v>
                </c:pt>
                <c:pt idx="3539" formatCode="General">
                  <c:v>313.62599999999998</c:v>
                </c:pt>
                <c:pt idx="3540" formatCode="General">
                  <c:v>313.63600000000002</c:v>
                </c:pt>
                <c:pt idx="3541" formatCode="General">
                  <c:v>313.64600000000002</c:v>
                </c:pt>
                <c:pt idx="3542" formatCode="General">
                  <c:v>313.65600000000001</c:v>
                </c:pt>
                <c:pt idx="3543" formatCode="General">
                  <c:v>313.666</c:v>
                </c:pt>
                <c:pt idx="3544" formatCode="General">
                  <c:v>313.67599999999999</c:v>
                </c:pt>
                <c:pt idx="3545" formatCode="General">
                  <c:v>313.68599999999998</c:v>
                </c:pt>
                <c:pt idx="3546" formatCode="General">
                  <c:v>313.69600000000003</c:v>
                </c:pt>
                <c:pt idx="3547" formatCode="General">
                  <c:v>313.70600000000002</c:v>
                </c:pt>
                <c:pt idx="3548" formatCode="General">
                  <c:v>313.71600000000001</c:v>
                </c:pt>
                <c:pt idx="3549" formatCode="General">
                  <c:v>313.726</c:v>
                </c:pt>
                <c:pt idx="3550" formatCode="General">
                  <c:v>313.73599999999999</c:v>
                </c:pt>
                <c:pt idx="3551" formatCode="General">
                  <c:v>313.74599999999998</c:v>
                </c:pt>
                <c:pt idx="3552" formatCode="General">
                  <c:v>313.75599999999997</c:v>
                </c:pt>
                <c:pt idx="3553" formatCode="General">
                  <c:v>313.76600000000002</c:v>
                </c:pt>
                <c:pt idx="3554" formatCode="General">
                  <c:v>313.77600000000001</c:v>
                </c:pt>
                <c:pt idx="3555" formatCode="General">
                  <c:v>313.786</c:v>
                </c:pt>
                <c:pt idx="3556" formatCode="General">
                  <c:v>313.79599999999999</c:v>
                </c:pt>
                <c:pt idx="3557" formatCode="General">
                  <c:v>313.80599999999998</c:v>
                </c:pt>
                <c:pt idx="3558" formatCode="General">
                  <c:v>313.81599999999997</c:v>
                </c:pt>
                <c:pt idx="3559" formatCode="General">
                  <c:v>313.82600000000002</c:v>
                </c:pt>
                <c:pt idx="3560" formatCode="General">
                  <c:v>313.83600000000001</c:v>
                </c:pt>
                <c:pt idx="3561" formatCode="General">
                  <c:v>313.846</c:v>
                </c:pt>
                <c:pt idx="3562" formatCode="General">
                  <c:v>313.85599999999999</c:v>
                </c:pt>
                <c:pt idx="3563" formatCode="General">
                  <c:v>313.86599999999999</c:v>
                </c:pt>
                <c:pt idx="3564" formatCode="General">
                  <c:v>313.87599999999998</c:v>
                </c:pt>
                <c:pt idx="3565" formatCode="General">
                  <c:v>313.88600000000002</c:v>
                </c:pt>
                <c:pt idx="3566" formatCode="General">
                  <c:v>313.89600000000002</c:v>
                </c:pt>
                <c:pt idx="3567" formatCode="General">
                  <c:v>313.90600000000001</c:v>
                </c:pt>
                <c:pt idx="3568" formatCode="General">
                  <c:v>313.916</c:v>
                </c:pt>
                <c:pt idx="3569" formatCode="General">
                  <c:v>313.92599999999999</c:v>
                </c:pt>
                <c:pt idx="3570" formatCode="General">
                  <c:v>313.93599999999998</c:v>
                </c:pt>
                <c:pt idx="3571" formatCode="General">
                  <c:v>313.94600000000003</c:v>
                </c:pt>
                <c:pt idx="3572" formatCode="General">
                  <c:v>313.95600000000002</c:v>
                </c:pt>
                <c:pt idx="3573" formatCode="General">
                  <c:v>313.96600000000001</c:v>
                </c:pt>
                <c:pt idx="3574" formatCode="General">
                  <c:v>313.976</c:v>
                </c:pt>
                <c:pt idx="3575" formatCode="General">
                  <c:v>313.98599999999999</c:v>
                </c:pt>
                <c:pt idx="3576" formatCode="General">
                  <c:v>313.99599999999998</c:v>
                </c:pt>
                <c:pt idx="3577" formatCode="General">
                  <c:v>314.00599999999997</c:v>
                </c:pt>
                <c:pt idx="3578" formatCode="General">
                  <c:v>314.01600000000002</c:v>
                </c:pt>
                <c:pt idx="3579" formatCode="General">
                  <c:v>314.02600000000001</c:v>
                </c:pt>
                <c:pt idx="3580" formatCode="General">
                  <c:v>314.036</c:v>
                </c:pt>
                <c:pt idx="3581" formatCode="General">
                  <c:v>314.04599999999999</c:v>
                </c:pt>
                <c:pt idx="3582" formatCode="General">
                  <c:v>314.05599999999998</c:v>
                </c:pt>
                <c:pt idx="3583" formatCode="General">
                  <c:v>314.06599999999997</c:v>
                </c:pt>
                <c:pt idx="3584" formatCode="General">
                  <c:v>314.07600000000002</c:v>
                </c:pt>
                <c:pt idx="3585" formatCode="General">
                  <c:v>314.08600000000001</c:v>
                </c:pt>
                <c:pt idx="3586" formatCode="General">
                  <c:v>314.096</c:v>
                </c:pt>
                <c:pt idx="3587" formatCode="General">
                  <c:v>314.10599999999999</c:v>
                </c:pt>
                <c:pt idx="3588" formatCode="General">
                  <c:v>314.11599999999999</c:v>
                </c:pt>
                <c:pt idx="3589" formatCode="General">
                  <c:v>314.12599999999998</c:v>
                </c:pt>
                <c:pt idx="3590" formatCode="General">
                  <c:v>314.13600000000002</c:v>
                </c:pt>
                <c:pt idx="3591" formatCode="General">
                  <c:v>314.14600000000002</c:v>
                </c:pt>
                <c:pt idx="3592" formatCode="General">
                  <c:v>314.15600000000001</c:v>
                </c:pt>
                <c:pt idx="3593" formatCode="General">
                  <c:v>314.166</c:v>
                </c:pt>
                <c:pt idx="3594" formatCode="General">
                  <c:v>314.17599999999999</c:v>
                </c:pt>
                <c:pt idx="3595" formatCode="General">
                  <c:v>314.18599999999998</c:v>
                </c:pt>
                <c:pt idx="3596" formatCode="General">
                  <c:v>314.19600000000003</c:v>
                </c:pt>
                <c:pt idx="3597" formatCode="General">
                  <c:v>314.20600000000002</c:v>
                </c:pt>
                <c:pt idx="3598" formatCode="General">
                  <c:v>314.21600000000001</c:v>
                </c:pt>
                <c:pt idx="3599" formatCode="General">
                  <c:v>314.226</c:v>
                </c:pt>
                <c:pt idx="3600" formatCode="General">
                  <c:v>314.23599999999999</c:v>
                </c:pt>
                <c:pt idx="3601" formatCode="General">
                  <c:v>314.24599999999998</c:v>
                </c:pt>
                <c:pt idx="3602" formatCode="General">
                  <c:v>314.25599999999997</c:v>
                </c:pt>
                <c:pt idx="3603" formatCode="General">
                  <c:v>314.26600000000002</c:v>
                </c:pt>
                <c:pt idx="3604" formatCode="General">
                  <c:v>314.27600000000001</c:v>
                </c:pt>
                <c:pt idx="3605" formatCode="General">
                  <c:v>314.286</c:v>
                </c:pt>
                <c:pt idx="3606" formatCode="General">
                  <c:v>314.29599999999999</c:v>
                </c:pt>
                <c:pt idx="3607" formatCode="General">
                  <c:v>314.30599999999998</c:v>
                </c:pt>
                <c:pt idx="3608" formatCode="General">
                  <c:v>314.31599999999997</c:v>
                </c:pt>
                <c:pt idx="3609" formatCode="General">
                  <c:v>314.32600000000002</c:v>
                </c:pt>
                <c:pt idx="3610" formatCode="General">
                  <c:v>314.33600000000001</c:v>
                </c:pt>
                <c:pt idx="3611" formatCode="General">
                  <c:v>314.346</c:v>
                </c:pt>
                <c:pt idx="3612" formatCode="General">
                  <c:v>314.35599999999999</c:v>
                </c:pt>
                <c:pt idx="3613" formatCode="General">
                  <c:v>314.36599999999999</c:v>
                </c:pt>
                <c:pt idx="3614" formatCode="General">
                  <c:v>314.37599999999998</c:v>
                </c:pt>
                <c:pt idx="3615" formatCode="General">
                  <c:v>314.38600000000002</c:v>
                </c:pt>
                <c:pt idx="3616" formatCode="General">
                  <c:v>314.39600000000002</c:v>
                </c:pt>
                <c:pt idx="3617" formatCode="General">
                  <c:v>314.40600000000001</c:v>
                </c:pt>
                <c:pt idx="3618" formatCode="General">
                  <c:v>314.416</c:v>
                </c:pt>
                <c:pt idx="3619" formatCode="General">
                  <c:v>314.42599999999999</c:v>
                </c:pt>
                <c:pt idx="3620" formatCode="General">
                  <c:v>314.43599999999998</c:v>
                </c:pt>
                <c:pt idx="3621" formatCode="General">
                  <c:v>314.44600000000003</c:v>
                </c:pt>
                <c:pt idx="3622" formatCode="General">
                  <c:v>314.45600000000002</c:v>
                </c:pt>
                <c:pt idx="3623" formatCode="General">
                  <c:v>314.46600000000001</c:v>
                </c:pt>
                <c:pt idx="3624" formatCode="General">
                  <c:v>314.476</c:v>
                </c:pt>
                <c:pt idx="3625" formatCode="General">
                  <c:v>314.48599999999999</c:v>
                </c:pt>
                <c:pt idx="3626" formatCode="General">
                  <c:v>314.49599999999998</c:v>
                </c:pt>
                <c:pt idx="3627" formatCode="General">
                  <c:v>314.50599999999997</c:v>
                </c:pt>
                <c:pt idx="3628" formatCode="General">
                  <c:v>314.51600000000002</c:v>
                </c:pt>
                <c:pt idx="3629" formatCode="General">
                  <c:v>314.52600000000001</c:v>
                </c:pt>
                <c:pt idx="3630" formatCode="General">
                  <c:v>314.536</c:v>
                </c:pt>
                <c:pt idx="3631" formatCode="General">
                  <c:v>314.54599999999999</c:v>
                </c:pt>
                <c:pt idx="3632" formatCode="General">
                  <c:v>314.55599999999998</c:v>
                </c:pt>
                <c:pt idx="3633" formatCode="General">
                  <c:v>314.56599999999997</c:v>
                </c:pt>
                <c:pt idx="3634" formatCode="General">
                  <c:v>314.57600000000002</c:v>
                </c:pt>
                <c:pt idx="3635" formatCode="General">
                  <c:v>314.58600000000001</c:v>
                </c:pt>
                <c:pt idx="3636" formatCode="General">
                  <c:v>314.596</c:v>
                </c:pt>
                <c:pt idx="3637" formatCode="General">
                  <c:v>314.60599999999999</c:v>
                </c:pt>
                <c:pt idx="3638" formatCode="General">
                  <c:v>314.61599999999999</c:v>
                </c:pt>
                <c:pt idx="3639" formatCode="General">
                  <c:v>314.62599999999998</c:v>
                </c:pt>
                <c:pt idx="3640" formatCode="General">
                  <c:v>314.63600000000002</c:v>
                </c:pt>
                <c:pt idx="3641" formatCode="General">
                  <c:v>314.64600000000002</c:v>
                </c:pt>
                <c:pt idx="3642" formatCode="General">
                  <c:v>314.65600000000001</c:v>
                </c:pt>
                <c:pt idx="3643" formatCode="General">
                  <c:v>314.666</c:v>
                </c:pt>
                <c:pt idx="3644" formatCode="General">
                  <c:v>314.67599999999999</c:v>
                </c:pt>
                <c:pt idx="3645" formatCode="General">
                  <c:v>314.68599999999998</c:v>
                </c:pt>
                <c:pt idx="3646" formatCode="General">
                  <c:v>314.69600000000003</c:v>
                </c:pt>
                <c:pt idx="3647" formatCode="General">
                  <c:v>314.70600000000002</c:v>
                </c:pt>
                <c:pt idx="3648" formatCode="General">
                  <c:v>314.71600000000001</c:v>
                </c:pt>
                <c:pt idx="3649" formatCode="General">
                  <c:v>314.726</c:v>
                </c:pt>
                <c:pt idx="3650" formatCode="General">
                  <c:v>314.73599999999999</c:v>
                </c:pt>
                <c:pt idx="3651" formatCode="General">
                  <c:v>314.74599999999998</c:v>
                </c:pt>
                <c:pt idx="3652" formatCode="General">
                  <c:v>314.75599999999997</c:v>
                </c:pt>
                <c:pt idx="3653" formatCode="General">
                  <c:v>314.76600000000002</c:v>
                </c:pt>
                <c:pt idx="3654" formatCode="General">
                  <c:v>314.77600000000001</c:v>
                </c:pt>
                <c:pt idx="3655" formatCode="General">
                  <c:v>314.786</c:v>
                </c:pt>
                <c:pt idx="3656" formatCode="General">
                  <c:v>314.79599999999999</c:v>
                </c:pt>
                <c:pt idx="3657" formatCode="General">
                  <c:v>314.80599999999998</c:v>
                </c:pt>
                <c:pt idx="3658" formatCode="General">
                  <c:v>314.81599999999997</c:v>
                </c:pt>
                <c:pt idx="3659" formatCode="General">
                  <c:v>314.82600000000002</c:v>
                </c:pt>
                <c:pt idx="3660" formatCode="General">
                  <c:v>314.83600000000001</c:v>
                </c:pt>
                <c:pt idx="3661" formatCode="General">
                  <c:v>314.846</c:v>
                </c:pt>
                <c:pt idx="3662" formatCode="General">
                  <c:v>314.85599999999999</c:v>
                </c:pt>
                <c:pt idx="3663" formatCode="General">
                  <c:v>314.86599999999999</c:v>
                </c:pt>
                <c:pt idx="3664" formatCode="General">
                  <c:v>314.87599999999998</c:v>
                </c:pt>
                <c:pt idx="3665" formatCode="General">
                  <c:v>314.88600000000002</c:v>
                </c:pt>
                <c:pt idx="3666" formatCode="General">
                  <c:v>314.89600000000002</c:v>
                </c:pt>
                <c:pt idx="3667" formatCode="General">
                  <c:v>314.90600000000001</c:v>
                </c:pt>
                <c:pt idx="3668" formatCode="General">
                  <c:v>314.916</c:v>
                </c:pt>
                <c:pt idx="3669" formatCode="General">
                  <c:v>314.92599999999999</c:v>
                </c:pt>
                <c:pt idx="3670" formatCode="General">
                  <c:v>314.93599999999998</c:v>
                </c:pt>
                <c:pt idx="3671" formatCode="General">
                  <c:v>314.94600000000003</c:v>
                </c:pt>
                <c:pt idx="3672" formatCode="General">
                  <c:v>314.95600000000002</c:v>
                </c:pt>
                <c:pt idx="3673" formatCode="General">
                  <c:v>314.96600000000001</c:v>
                </c:pt>
                <c:pt idx="3674" formatCode="General">
                  <c:v>314.976</c:v>
                </c:pt>
                <c:pt idx="3675" formatCode="General">
                  <c:v>314.98599999999999</c:v>
                </c:pt>
                <c:pt idx="3676" formatCode="General">
                  <c:v>314.99599999999998</c:v>
                </c:pt>
                <c:pt idx="3677" formatCode="General">
                  <c:v>315.00599999999997</c:v>
                </c:pt>
                <c:pt idx="3678" formatCode="General">
                  <c:v>315.01600000000002</c:v>
                </c:pt>
                <c:pt idx="3679" formatCode="General">
                  <c:v>315.02600000000001</c:v>
                </c:pt>
                <c:pt idx="3680" formatCode="General">
                  <c:v>315.036</c:v>
                </c:pt>
                <c:pt idx="3681" formatCode="General">
                  <c:v>315.04599999999999</c:v>
                </c:pt>
                <c:pt idx="3682" formatCode="General">
                  <c:v>315.05599999999998</c:v>
                </c:pt>
                <c:pt idx="3683" formatCode="General">
                  <c:v>315.06599999999997</c:v>
                </c:pt>
                <c:pt idx="3684" formatCode="General">
                  <c:v>315.07600000000002</c:v>
                </c:pt>
                <c:pt idx="3685" formatCode="General">
                  <c:v>315.08600000000001</c:v>
                </c:pt>
                <c:pt idx="3686" formatCode="General">
                  <c:v>315.096</c:v>
                </c:pt>
                <c:pt idx="3687" formatCode="General">
                  <c:v>315.10599999999999</c:v>
                </c:pt>
                <c:pt idx="3688" formatCode="General">
                  <c:v>315.11599999999999</c:v>
                </c:pt>
                <c:pt idx="3689" formatCode="General">
                  <c:v>315.12599999999998</c:v>
                </c:pt>
                <c:pt idx="3690" formatCode="General">
                  <c:v>315.13600000000002</c:v>
                </c:pt>
                <c:pt idx="3691" formatCode="General">
                  <c:v>315.14600000000002</c:v>
                </c:pt>
                <c:pt idx="3692" formatCode="General">
                  <c:v>315.15600000000001</c:v>
                </c:pt>
                <c:pt idx="3693" formatCode="General">
                  <c:v>315.166</c:v>
                </c:pt>
                <c:pt idx="3694" formatCode="General">
                  <c:v>315.17599999999999</c:v>
                </c:pt>
                <c:pt idx="3695" formatCode="General">
                  <c:v>315.18599999999998</c:v>
                </c:pt>
                <c:pt idx="3696" formatCode="General">
                  <c:v>315.19600000000003</c:v>
                </c:pt>
                <c:pt idx="3697" formatCode="General">
                  <c:v>315.20600000000002</c:v>
                </c:pt>
                <c:pt idx="3698" formatCode="General">
                  <c:v>315.21600000000001</c:v>
                </c:pt>
                <c:pt idx="3699" formatCode="General">
                  <c:v>315.226</c:v>
                </c:pt>
                <c:pt idx="3700" formatCode="General">
                  <c:v>315.23599999999999</c:v>
                </c:pt>
                <c:pt idx="3701" formatCode="General">
                  <c:v>315.24599999999998</c:v>
                </c:pt>
                <c:pt idx="3702" formatCode="General">
                  <c:v>315.25599999999997</c:v>
                </c:pt>
                <c:pt idx="3703" formatCode="General">
                  <c:v>315.26600000000002</c:v>
                </c:pt>
                <c:pt idx="3704" formatCode="General">
                  <c:v>315.27600000000001</c:v>
                </c:pt>
                <c:pt idx="3705" formatCode="General">
                  <c:v>315.286</c:v>
                </c:pt>
                <c:pt idx="3706" formatCode="General">
                  <c:v>315.29599999999999</c:v>
                </c:pt>
                <c:pt idx="3707" formatCode="General">
                  <c:v>315.30599999999998</c:v>
                </c:pt>
                <c:pt idx="3708" formatCode="General">
                  <c:v>315.31599999999997</c:v>
                </c:pt>
                <c:pt idx="3709" formatCode="General">
                  <c:v>315.32600000000002</c:v>
                </c:pt>
                <c:pt idx="3710" formatCode="General">
                  <c:v>315.33600000000001</c:v>
                </c:pt>
                <c:pt idx="3711" formatCode="General">
                  <c:v>315.346</c:v>
                </c:pt>
                <c:pt idx="3712" formatCode="General">
                  <c:v>315.35599999999999</c:v>
                </c:pt>
                <c:pt idx="3713" formatCode="General">
                  <c:v>315.36599999999999</c:v>
                </c:pt>
                <c:pt idx="3714" formatCode="General">
                  <c:v>315.37599999999998</c:v>
                </c:pt>
                <c:pt idx="3715" formatCode="General">
                  <c:v>315.38600000000002</c:v>
                </c:pt>
                <c:pt idx="3716" formatCode="General">
                  <c:v>315.39600000000002</c:v>
                </c:pt>
                <c:pt idx="3717" formatCode="General">
                  <c:v>315.40600000000001</c:v>
                </c:pt>
                <c:pt idx="3718" formatCode="General">
                  <c:v>315.416</c:v>
                </c:pt>
                <c:pt idx="3719" formatCode="General">
                  <c:v>315.42599999999999</c:v>
                </c:pt>
                <c:pt idx="3720" formatCode="General">
                  <c:v>315.43599999999998</c:v>
                </c:pt>
                <c:pt idx="3721" formatCode="General">
                  <c:v>315.44600000000003</c:v>
                </c:pt>
                <c:pt idx="3722" formatCode="General">
                  <c:v>315.45600000000002</c:v>
                </c:pt>
                <c:pt idx="3723" formatCode="General">
                  <c:v>315.46600000000001</c:v>
                </c:pt>
                <c:pt idx="3724" formatCode="General">
                  <c:v>315.476</c:v>
                </c:pt>
                <c:pt idx="3725" formatCode="General">
                  <c:v>315.48599999999999</c:v>
                </c:pt>
                <c:pt idx="3726" formatCode="General">
                  <c:v>315.49599999999998</c:v>
                </c:pt>
                <c:pt idx="3727" formatCode="General">
                  <c:v>315.50599999999997</c:v>
                </c:pt>
                <c:pt idx="3728" formatCode="General">
                  <c:v>315.51600000000002</c:v>
                </c:pt>
                <c:pt idx="3729" formatCode="General">
                  <c:v>315.52600000000001</c:v>
                </c:pt>
                <c:pt idx="3730" formatCode="General">
                  <c:v>315.536</c:v>
                </c:pt>
                <c:pt idx="3731" formatCode="General">
                  <c:v>315.54599999999999</c:v>
                </c:pt>
                <c:pt idx="3732" formatCode="General">
                  <c:v>315.55599999999998</c:v>
                </c:pt>
                <c:pt idx="3733" formatCode="General">
                  <c:v>315.56599999999997</c:v>
                </c:pt>
                <c:pt idx="3734" formatCode="General">
                  <c:v>315.57600000000002</c:v>
                </c:pt>
                <c:pt idx="3735" formatCode="General">
                  <c:v>315.58600000000001</c:v>
                </c:pt>
                <c:pt idx="3736" formatCode="General">
                  <c:v>315.596</c:v>
                </c:pt>
                <c:pt idx="3737" formatCode="General">
                  <c:v>315.60599999999999</c:v>
                </c:pt>
                <c:pt idx="3738" formatCode="General">
                  <c:v>315.61599999999999</c:v>
                </c:pt>
                <c:pt idx="3739" formatCode="General">
                  <c:v>315.62599999999998</c:v>
                </c:pt>
                <c:pt idx="3740" formatCode="General">
                  <c:v>315.63600000000002</c:v>
                </c:pt>
                <c:pt idx="3741" formatCode="General">
                  <c:v>315.64600000000002</c:v>
                </c:pt>
                <c:pt idx="3742" formatCode="General">
                  <c:v>315.65600000000001</c:v>
                </c:pt>
                <c:pt idx="3743" formatCode="General">
                  <c:v>315.666</c:v>
                </c:pt>
                <c:pt idx="3744" formatCode="General">
                  <c:v>315.67599999999999</c:v>
                </c:pt>
                <c:pt idx="3745" formatCode="General">
                  <c:v>315.68599999999998</c:v>
                </c:pt>
                <c:pt idx="3746" formatCode="General">
                  <c:v>315.69600000000003</c:v>
                </c:pt>
                <c:pt idx="3747" formatCode="General">
                  <c:v>315.70600000000002</c:v>
                </c:pt>
                <c:pt idx="3748" formatCode="General">
                  <c:v>315.71600000000001</c:v>
                </c:pt>
                <c:pt idx="3749" formatCode="General">
                  <c:v>315.726</c:v>
                </c:pt>
                <c:pt idx="3750" formatCode="General">
                  <c:v>315.73599999999999</c:v>
                </c:pt>
                <c:pt idx="3751" formatCode="General">
                  <c:v>315.74599999999998</c:v>
                </c:pt>
                <c:pt idx="3752" formatCode="General">
                  <c:v>315.75599999999997</c:v>
                </c:pt>
                <c:pt idx="3753" formatCode="General">
                  <c:v>315.76600000000002</c:v>
                </c:pt>
                <c:pt idx="3754" formatCode="General">
                  <c:v>315.77600000000001</c:v>
                </c:pt>
                <c:pt idx="3755" formatCode="General">
                  <c:v>315.786</c:v>
                </c:pt>
                <c:pt idx="3756" formatCode="General">
                  <c:v>315.79599999999999</c:v>
                </c:pt>
                <c:pt idx="3757" formatCode="General">
                  <c:v>315.80599999999998</c:v>
                </c:pt>
                <c:pt idx="3758" formatCode="General">
                  <c:v>315.81599999999997</c:v>
                </c:pt>
                <c:pt idx="3759" formatCode="General">
                  <c:v>315.82600000000002</c:v>
                </c:pt>
                <c:pt idx="3760" formatCode="General">
                  <c:v>315.83600000000001</c:v>
                </c:pt>
                <c:pt idx="3761" formatCode="General">
                  <c:v>315.846</c:v>
                </c:pt>
                <c:pt idx="3762" formatCode="General">
                  <c:v>315.85599999999999</c:v>
                </c:pt>
                <c:pt idx="3763" formatCode="General">
                  <c:v>315.86599999999999</c:v>
                </c:pt>
                <c:pt idx="3764" formatCode="General">
                  <c:v>315.87599999999998</c:v>
                </c:pt>
                <c:pt idx="3765" formatCode="General">
                  <c:v>315.88600000000002</c:v>
                </c:pt>
                <c:pt idx="3766" formatCode="General">
                  <c:v>315.89600000000002</c:v>
                </c:pt>
                <c:pt idx="3767" formatCode="General">
                  <c:v>315.90600000000001</c:v>
                </c:pt>
                <c:pt idx="3768" formatCode="General">
                  <c:v>315.916</c:v>
                </c:pt>
                <c:pt idx="3769" formatCode="General">
                  <c:v>315.92599999999999</c:v>
                </c:pt>
                <c:pt idx="3770" formatCode="General">
                  <c:v>315.93599999999998</c:v>
                </c:pt>
                <c:pt idx="3771" formatCode="General">
                  <c:v>315.94600000000003</c:v>
                </c:pt>
                <c:pt idx="3772" formatCode="General">
                  <c:v>315.95600000000002</c:v>
                </c:pt>
                <c:pt idx="3773" formatCode="General">
                  <c:v>315.96600000000001</c:v>
                </c:pt>
                <c:pt idx="3774" formatCode="General">
                  <c:v>315.976</c:v>
                </c:pt>
                <c:pt idx="3775" formatCode="General">
                  <c:v>315.98599999999999</c:v>
                </c:pt>
                <c:pt idx="3776" formatCode="General">
                  <c:v>315.99599999999998</c:v>
                </c:pt>
                <c:pt idx="3777" formatCode="General">
                  <c:v>316.00599999999997</c:v>
                </c:pt>
                <c:pt idx="3778" formatCode="General">
                  <c:v>316.01600000000002</c:v>
                </c:pt>
                <c:pt idx="3779" formatCode="General">
                  <c:v>316.02600000000001</c:v>
                </c:pt>
                <c:pt idx="3780" formatCode="General">
                  <c:v>316.036</c:v>
                </c:pt>
                <c:pt idx="3781" formatCode="General">
                  <c:v>316.04599999999999</c:v>
                </c:pt>
                <c:pt idx="3782" formatCode="General">
                  <c:v>316.05599999999998</c:v>
                </c:pt>
                <c:pt idx="3783" formatCode="General">
                  <c:v>316.06599999999997</c:v>
                </c:pt>
                <c:pt idx="3784" formatCode="General">
                  <c:v>316.07600000000002</c:v>
                </c:pt>
                <c:pt idx="3785" formatCode="General">
                  <c:v>316.08600000000001</c:v>
                </c:pt>
                <c:pt idx="3786" formatCode="General">
                  <c:v>316.096</c:v>
                </c:pt>
                <c:pt idx="3787" formatCode="General">
                  <c:v>316.10599999999999</c:v>
                </c:pt>
                <c:pt idx="3788" formatCode="General">
                  <c:v>316.11599999999999</c:v>
                </c:pt>
                <c:pt idx="3789" formatCode="General">
                  <c:v>316.12599999999998</c:v>
                </c:pt>
                <c:pt idx="3790" formatCode="General">
                  <c:v>316.13600000000002</c:v>
                </c:pt>
                <c:pt idx="3791" formatCode="General">
                  <c:v>316.14600000000002</c:v>
                </c:pt>
                <c:pt idx="3792" formatCode="General">
                  <c:v>316.15600000000001</c:v>
                </c:pt>
                <c:pt idx="3793" formatCode="General">
                  <c:v>316.166</c:v>
                </c:pt>
                <c:pt idx="3794" formatCode="General">
                  <c:v>316.17599999999999</c:v>
                </c:pt>
                <c:pt idx="3795" formatCode="General">
                  <c:v>316.18599999999998</c:v>
                </c:pt>
                <c:pt idx="3796" formatCode="General">
                  <c:v>316.19600000000003</c:v>
                </c:pt>
                <c:pt idx="3797" formatCode="General">
                  <c:v>316.20600000000002</c:v>
                </c:pt>
                <c:pt idx="3798" formatCode="General">
                  <c:v>316.21600000000001</c:v>
                </c:pt>
                <c:pt idx="3799" formatCode="General">
                  <c:v>316.226</c:v>
                </c:pt>
                <c:pt idx="3800" formatCode="General">
                  <c:v>316.23599999999999</c:v>
                </c:pt>
                <c:pt idx="3801" formatCode="General">
                  <c:v>316.24599999999998</c:v>
                </c:pt>
                <c:pt idx="3802" formatCode="General">
                  <c:v>316.25599999999997</c:v>
                </c:pt>
                <c:pt idx="3803" formatCode="General">
                  <c:v>316.26600000000002</c:v>
                </c:pt>
                <c:pt idx="3804" formatCode="General">
                  <c:v>316.27600000000001</c:v>
                </c:pt>
                <c:pt idx="3805" formatCode="General">
                  <c:v>316.286</c:v>
                </c:pt>
                <c:pt idx="3806" formatCode="General">
                  <c:v>316.29599999999999</c:v>
                </c:pt>
                <c:pt idx="3807" formatCode="General">
                  <c:v>316.30599999999998</c:v>
                </c:pt>
                <c:pt idx="3808" formatCode="General">
                  <c:v>316.31599999999997</c:v>
                </c:pt>
                <c:pt idx="3809" formatCode="General">
                  <c:v>316.32600000000002</c:v>
                </c:pt>
                <c:pt idx="3810" formatCode="General">
                  <c:v>316.33600000000001</c:v>
                </c:pt>
                <c:pt idx="3811" formatCode="General">
                  <c:v>316.346</c:v>
                </c:pt>
                <c:pt idx="3812" formatCode="General">
                  <c:v>316.35599999999999</c:v>
                </c:pt>
                <c:pt idx="3813" formatCode="General">
                  <c:v>316.36599999999999</c:v>
                </c:pt>
                <c:pt idx="3814" formatCode="General">
                  <c:v>316.37599999999998</c:v>
                </c:pt>
                <c:pt idx="3815" formatCode="General">
                  <c:v>316.38600000000002</c:v>
                </c:pt>
                <c:pt idx="3816" formatCode="General">
                  <c:v>316.39600000000002</c:v>
                </c:pt>
                <c:pt idx="3817" formatCode="General">
                  <c:v>316.40600000000001</c:v>
                </c:pt>
                <c:pt idx="3818" formatCode="General">
                  <c:v>316.416</c:v>
                </c:pt>
                <c:pt idx="3819" formatCode="General">
                  <c:v>316.42599999999999</c:v>
                </c:pt>
                <c:pt idx="3820" formatCode="General">
                  <c:v>316.43599999999998</c:v>
                </c:pt>
                <c:pt idx="3821" formatCode="General">
                  <c:v>316.44600000000003</c:v>
                </c:pt>
                <c:pt idx="3822" formatCode="General">
                  <c:v>316.45600000000002</c:v>
                </c:pt>
                <c:pt idx="3823" formatCode="General">
                  <c:v>316.46600000000001</c:v>
                </c:pt>
                <c:pt idx="3824" formatCode="General">
                  <c:v>316.476</c:v>
                </c:pt>
                <c:pt idx="3825" formatCode="General">
                  <c:v>316.48599999999999</c:v>
                </c:pt>
                <c:pt idx="3826" formatCode="General">
                  <c:v>316.49599999999998</c:v>
                </c:pt>
                <c:pt idx="3827" formatCode="General">
                  <c:v>316.50599999999997</c:v>
                </c:pt>
                <c:pt idx="3828" formatCode="General">
                  <c:v>316.51600000000002</c:v>
                </c:pt>
                <c:pt idx="3829" formatCode="General">
                  <c:v>316.52600000000001</c:v>
                </c:pt>
                <c:pt idx="3830" formatCode="General">
                  <c:v>316.536</c:v>
                </c:pt>
                <c:pt idx="3831" formatCode="General">
                  <c:v>316.54599999999999</c:v>
                </c:pt>
                <c:pt idx="3832" formatCode="General">
                  <c:v>316.55599999999998</c:v>
                </c:pt>
                <c:pt idx="3833" formatCode="General">
                  <c:v>316.56599999999997</c:v>
                </c:pt>
                <c:pt idx="3834" formatCode="General">
                  <c:v>316.57600000000002</c:v>
                </c:pt>
                <c:pt idx="3835" formatCode="General">
                  <c:v>316.58600000000001</c:v>
                </c:pt>
                <c:pt idx="3836" formatCode="General">
                  <c:v>316.596</c:v>
                </c:pt>
                <c:pt idx="3837" formatCode="General">
                  <c:v>316.60599999999999</c:v>
                </c:pt>
                <c:pt idx="3838" formatCode="General">
                  <c:v>316.61599999999999</c:v>
                </c:pt>
                <c:pt idx="3839" formatCode="General">
                  <c:v>316.62599999999998</c:v>
                </c:pt>
                <c:pt idx="3840" formatCode="General">
                  <c:v>316.63600000000002</c:v>
                </c:pt>
                <c:pt idx="3841" formatCode="General">
                  <c:v>316.64600000000002</c:v>
                </c:pt>
                <c:pt idx="3842" formatCode="General">
                  <c:v>316.65600000000001</c:v>
                </c:pt>
                <c:pt idx="3843" formatCode="General">
                  <c:v>316.666</c:v>
                </c:pt>
                <c:pt idx="3844" formatCode="General">
                  <c:v>316.67599999999999</c:v>
                </c:pt>
                <c:pt idx="3845" formatCode="General">
                  <c:v>316.68599999999998</c:v>
                </c:pt>
                <c:pt idx="3846" formatCode="General">
                  <c:v>316.69600000000003</c:v>
                </c:pt>
                <c:pt idx="3847" formatCode="General">
                  <c:v>316.70600000000002</c:v>
                </c:pt>
                <c:pt idx="3848" formatCode="General">
                  <c:v>316.71600000000001</c:v>
                </c:pt>
                <c:pt idx="3849" formatCode="General">
                  <c:v>316.726</c:v>
                </c:pt>
                <c:pt idx="3850" formatCode="General">
                  <c:v>316.73599999999999</c:v>
                </c:pt>
                <c:pt idx="3851" formatCode="General">
                  <c:v>316.74599999999998</c:v>
                </c:pt>
                <c:pt idx="3852" formatCode="General">
                  <c:v>316.75599999999997</c:v>
                </c:pt>
                <c:pt idx="3853" formatCode="General">
                  <c:v>316.76600000000002</c:v>
                </c:pt>
                <c:pt idx="3854" formatCode="General">
                  <c:v>316.77600000000001</c:v>
                </c:pt>
                <c:pt idx="3855" formatCode="General">
                  <c:v>316.786</c:v>
                </c:pt>
                <c:pt idx="3856" formatCode="General">
                  <c:v>316.79599999999999</c:v>
                </c:pt>
                <c:pt idx="3857" formatCode="General">
                  <c:v>316.80599999999998</c:v>
                </c:pt>
                <c:pt idx="3858" formatCode="General">
                  <c:v>316.81599999999997</c:v>
                </c:pt>
                <c:pt idx="3859" formatCode="General">
                  <c:v>316.82600000000002</c:v>
                </c:pt>
                <c:pt idx="3860" formatCode="General">
                  <c:v>316.83600000000001</c:v>
                </c:pt>
                <c:pt idx="3861" formatCode="General">
                  <c:v>316.846</c:v>
                </c:pt>
                <c:pt idx="3862" formatCode="General">
                  <c:v>316.85599999999999</c:v>
                </c:pt>
                <c:pt idx="3863" formatCode="General">
                  <c:v>316.86599999999999</c:v>
                </c:pt>
                <c:pt idx="3864" formatCode="General">
                  <c:v>316.87599999999998</c:v>
                </c:pt>
                <c:pt idx="3865" formatCode="General">
                  <c:v>316.88600000000002</c:v>
                </c:pt>
                <c:pt idx="3866" formatCode="General">
                  <c:v>316.89600000000002</c:v>
                </c:pt>
                <c:pt idx="3867" formatCode="General">
                  <c:v>316.90600000000001</c:v>
                </c:pt>
                <c:pt idx="3868" formatCode="General">
                  <c:v>316.916</c:v>
                </c:pt>
                <c:pt idx="3869" formatCode="General">
                  <c:v>316.92599999999999</c:v>
                </c:pt>
                <c:pt idx="3870" formatCode="General">
                  <c:v>316.93599999999998</c:v>
                </c:pt>
                <c:pt idx="3871" formatCode="General">
                  <c:v>316.94600000000003</c:v>
                </c:pt>
                <c:pt idx="3872" formatCode="General">
                  <c:v>316.95600000000002</c:v>
                </c:pt>
                <c:pt idx="3873" formatCode="General">
                  <c:v>316.96600000000001</c:v>
                </c:pt>
                <c:pt idx="3874" formatCode="General">
                  <c:v>316.976</c:v>
                </c:pt>
                <c:pt idx="3875" formatCode="General">
                  <c:v>316.98599999999999</c:v>
                </c:pt>
                <c:pt idx="3876" formatCode="General">
                  <c:v>316.99599999999998</c:v>
                </c:pt>
                <c:pt idx="3877" formatCode="General">
                  <c:v>317.00599999999997</c:v>
                </c:pt>
                <c:pt idx="3878" formatCode="General">
                  <c:v>317.01600000000002</c:v>
                </c:pt>
                <c:pt idx="3879" formatCode="General">
                  <c:v>317.02600000000001</c:v>
                </c:pt>
                <c:pt idx="3880" formatCode="General">
                  <c:v>317.036</c:v>
                </c:pt>
                <c:pt idx="3881" formatCode="General">
                  <c:v>317.04599999999999</c:v>
                </c:pt>
                <c:pt idx="3882" formatCode="General">
                  <c:v>317.05599999999998</c:v>
                </c:pt>
                <c:pt idx="3883" formatCode="General">
                  <c:v>317.06599999999997</c:v>
                </c:pt>
                <c:pt idx="3884" formatCode="General">
                  <c:v>317.07600000000002</c:v>
                </c:pt>
                <c:pt idx="3885" formatCode="General">
                  <c:v>317.08600000000001</c:v>
                </c:pt>
                <c:pt idx="3886" formatCode="General">
                  <c:v>317.096</c:v>
                </c:pt>
                <c:pt idx="3887" formatCode="General">
                  <c:v>317.10599999999999</c:v>
                </c:pt>
                <c:pt idx="3888" formatCode="General">
                  <c:v>317.11599999999999</c:v>
                </c:pt>
                <c:pt idx="3889" formatCode="General">
                  <c:v>317.12599999999998</c:v>
                </c:pt>
                <c:pt idx="3890" formatCode="General">
                  <c:v>317.13600000000002</c:v>
                </c:pt>
                <c:pt idx="3891" formatCode="General">
                  <c:v>317.14600000000002</c:v>
                </c:pt>
                <c:pt idx="3892" formatCode="General">
                  <c:v>317.15600000000001</c:v>
                </c:pt>
                <c:pt idx="3893" formatCode="General">
                  <c:v>317.166</c:v>
                </c:pt>
                <c:pt idx="3894" formatCode="General">
                  <c:v>317.17599999999999</c:v>
                </c:pt>
                <c:pt idx="3895" formatCode="General">
                  <c:v>317.18599999999998</c:v>
                </c:pt>
                <c:pt idx="3896" formatCode="General">
                  <c:v>317.19600000000003</c:v>
                </c:pt>
                <c:pt idx="3897" formatCode="General">
                  <c:v>317.20600000000002</c:v>
                </c:pt>
                <c:pt idx="3898" formatCode="General">
                  <c:v>317.21600000000001</c:v>
                </c:pt>
                <c:pt idx="3899" formatCode="General">
                  <c:v>317.226</c:v>
                </c:pt>
                <c:pt idx="3900" formatCode="General">
                  <c:v>317.23599999999999</c:v>
                </c:pt>
                <c:pt idx="3901" formatCode="General">
                  <c:v>317.24599999999998</c:v>
                </c:pt>
                <c:pt idx="3902" formatCode="General">
                  <c:v>317.25599999999997</c:v>
                </c:pt>
                <c:pt idx="3903" formatCode="General">
                  <c:v>317.26600000000002</c:v>
                </c:pt>
                <c:pt idx="3904" formatCode="General">
                  <c:v>317.27600000000001</c:v>
                </c:pt>
                <c:pt idx="3905" formatCode="General">
                  <c:v>317.286</c:v>
                </c:pt>
                <c:pt idx="3906" formatCode="General">
                  <c:v>317.29599999999999</c:v>
                </c:pt>
                <c:pt idx="3907" formatCode="General">
                  <c:v>317.30599999999998</c:v>
                </c:pt>
                <c:pt idx="3908" formatCode="General">
                  <c:v>317.31599999999997</c:v>
                </c:pt>
                <c:pt idx="3909" formatCode="General">
                  <c:v>317.32600000000002</c:v>
                </c:pt>
                <c:pt idx="3910" formatCode="General">
                  <c:v>317.33600000000001</c:v>
                </c:pt>
                <c:pt idx="3911" formatCode="General">
                  <c:v>317.346</c:v>
                </c:pt>
                <c:pt idx="3912" formatCode="General">
                  <c:v>317.35599999999999</c:v>
                </c:pt>
                <c:pt idx="3913" formatCode="General">
                  <c:v>317.36599999999999</c:v>
                </c:pt>
                <c:pt idx="3914" formatCode="General">
                  <c:v>317.37599999999998</c:v>
                </c:pt>
                <c:pt idx="3915" formatCode="General">
                  <c:v>317.38600000000002</c:v>
                </c:pt>
                <c:pt idx="3916" formatCode="General">
                  <c:v>317.39600000000002</c:v>
                </c:pt>
                <c:pt idx="3917" formatCode="General">
                  <c:v>317.40600000000001</c:v>
                </c:pt>
                <c:pt idx="3918" formatCode="General">
                  <c:v>317.416</c:v>
                </c:pt>
                <c:pt idx="3919" formatCode="General">
                  <c:v>317.42599999999999</c:v>
                </c:pt>
                <c:pt idx="3920" formatCode="General">
                  <c:v>317.43599999999998</c:v>
                </c:pt>
                <c:pt idx="3921" formatCode="General">
                  <c:v>317.44600000000003</c:v>
                </c:pt>
                <c:pt idx="3922" formatCode="General">
                  <c:v>317.45600000000002</c:v>
                </c:pt>
                <c:pt idx="3923" formatCode="General">
                  <c:v>317.46600000000001</c:v>
                </c:pt>
                <c:pt idx="3924" formatCode="General">
                  <c:v>317.476</c:v>
                </c:pt>
                <c:pt idx="3925" formatCode="General">
                  <c:v>317.48599999999999</c:v>
                </c:pt>
                <c:pt idx="3926" formatCode="General">
                  <c:v>317.49599999999998</c:v>
                </c:pt>
                <c:pt idx="3927" formatCode="General">
                  <c:v>317.50599999999997</c:v>
                </c:pt>
                <c:pt idx="3928" formatCode="General">
                  <c:v>317.51600000000002</c:v>
                </c:pt>
                <c:pt idx="3929" formatCode="General">
                  <c:v>317.52600000000001</c:v>
                </c:pt>
                <c:pt idx="3930" formatCode="General">
                  <c:v>317.536</c:v>
                </c:pt>
                <c:pt idx="3931" formatCode="General">
                  <c:v>317.54599999999999</c:v>
                </c:pt>
                <c:pt idx="3932" formatCode="General">
                  <c:v>317.55599999999998</c:v>
                </c:pt>
                <c:pt idx="3933" formatCode="General">
                  <c:v>317.56599999999997</c:v>
                </c:pt>
                <c:pt idx="3934" formatCode="General">
                  <c:v>317.57600000000002</c:v>
                </c:pt>
                <c:pt idx="3935" formatCode="General">
                  <c:v>317.58600000000001</c:v>
                </c:pt>
                <c:pt idx="3936" formatCode="General">
                  <c:v>317.596</c:v>
                </c:pt>
                <c:pt idx="3937" formatCode="General">
                  <c:v>317.60599999999999</c:v>
                </c:pt>
                <c:pt idx="3938" formatCode="General">
                  <c:v>317.61599999999999</c:v>
                </c:pt>
                <c:pt idx="3939" formatCode="General">
                  <c:v>317.62599999999998</c:v>
                </c:pt>
                <c:pt idx="3940" formatCode="General">
                  <c:v>317.63600000000002</c:v>
                </c:pt>
                <c:pt idx="3941" formatCode="General">
                  <c:v>317.64600000000002</c:v>
                </c:pt>
                <c:pt idx="3942" formatCode="General">
                  <c:v>317.65600000000001</c:v>
                </c:pt>
                <c:pt idx="3943" formatCode="General">
                  <c:v>317.666</c:v>
                </c:pt>
                <c:pt idx="3944" formatCode="General">
                  <c:v>317.67599999999999</c:v>
                </c:pt>
                <c:pt idx="3945" formatCode="General">
                  <c:v>317.68599999999998</c:v>
                </c:pt>
                <c:pt idx="3946" formatCode="General">
                  <c:v>317.69600000000003</c:v>
                </c:pt>
                <c:pt idx="3947" formatCode="General">
                  <c:v>317.70600000000002</c:v>
                </c:pt>
                <c:pt idx="3948" formatCode="General">
                  <c:v>317.71600000000001</c:v>
                </c:pt>
                <c:pt idx="3949" formatCode="General">
                  <c:v>317.726</c:v>
                </c:pt>
                <c:pt idx="3950" formatCode="General">
                  <c:v>317.73599999999999</c:v>
                </c:pt>
                <c:pt idx="3951" formatCode="General">
                  <c:v>317.74599999999998</c:v>
                </c:pt>
                <c:pt idx="3952" formatCode="General">
                  <c:v>317.75599999999997</c:v>
                </c:pt>
                <c:pt idx="3953" formatCode="General">
                  <c:v>317.76600000000002</c:v>
                </c:pt>
                <c:pt idx="3954" formatCode="General">
                  <c:v>317.77600000000001</c:v>
                </c:pt>
                <c:pt idx="3955" formatCode="General">
                  <c:v>317.786</c:v>
                </c:pt>
                <c:pt idx="3956" formatCode="General">
                  <c:v>317.79599999999999</c:v>
                </c:pt>
                <c:pt idx="3957" formatCode="General">
                  <c:v>317.80599999999998</c:v>
                </c:pt>
                <c:pt idx="3958" formatCode="General">
                  <c:v>317.81599999999997</c:v>
                </c:pt>
                <c:pt idx="3959" formatCode="General">
                  <c:v>317.82600000000002</c:v>
                </c:pt>
                <c:pt idx="3960" formatCode="General">
                  <c:v>317.83600000000001</c:v>
                </c:pt>
                <c:pt idx="3961" formatCode="General">
                  <c:v>317.846</c:v>
                </c:pt>
                <c:pt idx="3962" formatCode="General">
                  <c:v>317.85599999999999</c:v>
                </c:pt>
                <c:pt idx="3963" formatCode="General">
                  <c:v>317.86599999999999</c:v>
                </c:pt>
                <c:pt idx="3964" formatCode="General">
                  <c:v>317.87599999999998</c:v>
                </c:pt>
                <c:pt idx="3965" formatCode="General">
                  <c:v>317.88600000000002</c:v>
                </c:pt>
                <c:pt idx="3966" formatCode="General">
                  <c:v>317.89600000000002</c:v>
                </c:pt>
                <c:pt idx="3967" formatCode="General">
                  <c:v>317.90600000000001</c:v>
                </c:pt>
                <c:pt idx="3968" formatCode="General">
                  <c:v>317.916</c:v>
                </c:pt>
                <c:pt idx="3969" formatCode="General">
                  <c:v>317.92599999999999</c:v>
                </c:pt>
                <c:pt idx="3970" formatCode="General">
                  <c:v>317.93599999999998</c:v>
                </c:pt>
                <c:pt idx="3971" formatCode="General">
                  <c:v>317.94600000000003</c:v>
                </c:pt>
                <c:pt idx="3972" formatCode="General">
                  <c:v>317.95600000000002</c:v>
                </c:pt>
                <c:pt idx="3973" formatCode="General">
                  <c:v>317.96600000000001</c:v>
                </c:pt>
                <c:pt idx="3974" formatCode="General">
                  <c:v>317.976</c:v>
                </c:pt>
                <c:pt idx="3975" formatCode="General">
                  <c:v>317.98599999999999</c:v>
                </c:pt>
                <c:pt idx="3976" formatCode="General">
                  <c:v>317.99599999999998</c:v>
                </c:pt>
                <c:pt idx="3977" formatCode="General">
                  <c:v>318.00599999999997</c:v>
                </c:pt>
                <c:pt idx="3978" formatCode="General">
                  <c:v>318.01600000000002</c:v>
                </c:pt>
                <c:pt idx="3979" formatCode="General">
                  <c:v>318.02600000000001</c:v>
                </c:pt>
                <c:pt idx="3980" formatCode="General">
                  <c:v>318.036</c:v>
                </c:pt>
                <c:pt idx="3981" formatCode="General">
                  <c:v>318.04599999999999</c:v>
                </c:pt>
                <c:pt idx="3982" formatCode="General">
                  <c:v>318.05599999999998</c:v>
                </c:pt>
                <c:pt idx="3983" formatCode="General">
                  <c:v>318.06599999999997</c:v>
                </c:pt>
                <c:pt idx="3984" formatCode="General">
                  <c:v>318.07600000000002</c:v>
                </c:pt>
                <c:pt idx="3985" formatCode="General">
                  <c:v>318.08600000000001</c:v>
                </c:pt>
                <c:pt idx="3986" formatCode="General">
                  <c:v>318.096</c:v>
                </c:pt>
                <c:pt idx="3987" formatCode="General">
                  <c:v>318.10599999999999</c:v>
                </c:pt>
                <c:pt idx="3988" formatCode="General">
                  <c:v>318.11599999999999</c:v>
                </c:pt>
                <c:pt idx="3989" formatCode="General">
                  <c:v>318.12599999999998</c:v>
                </c:pt>
                <c:pt idx="3990" formatCode="General">
                  <c:v>318.13600000000002</c:v>
                </c:pt>
                <c:pt idx="3991" formatCode="General">
                  <c:v>318.14600000000002</c:v>
                </c:pt>
                <c:pt idx="3992" formatCode="General">
                  <c:v>318.15600000000001</c:v>
                </c:pt>
                <c:pt idx="3993" formatCode="General">
                  <c:v>318.166</c:v>
                </c:pt>
                <c:pt idx="3994" formatCode="General">
                  <c:v>318.17599999999999</c:v>
                </c:pt>
                <c:pt idx="3995" formatCode="General">
                  <c:v>318.18599999999998</c:v>
                </c:pt>
                <c:pt idx="3996" formatCode="General">
                  <c:v>318.19600000000003</c:v>
                </c:pt>
                <c:pt idx="3997" formatCode="General">
                  <c:v>318.20600000000002</c:v>
                </c:pt>
                <c:pt idx="3998" formatCode="General">
                  <c:v>318.21600000000001</c:v>
                </c:pt>
                <c:pt idx="3999" formatCode="General">
                  <c:v>318.226</c:v>
                </c:pt>
                <c:pt idx="4000" formatCode="General">
                  <c:v>318.23599999999999</c:v>
                </c:pt>
                <c:pt idx="4001" formatCode="General">
                  <c:v>318.24599999999998</c:v>
                </c:pt>
                <c:pt idx="4002" formatCode="General">
                  <c:v>318.25599999999997</c:v>
                </c:pt>
                <c:pt idx="4003" formatCode="General">
                  <c:v>318.26600000000002</c:v>
                </c:pt>
                <c:pt idx="4004" formatCode="General">
                  <c:v>318.27600000000001</c:v>
                </c:pt>
                <c:pt idx="4005" formatCode="General">
                  <c:v>318.286</c:v>
                </c:pt>
                <c:pt idx="4006" formatCode="General">
                  <c:v>318.29599999999999</c:v>
                </c:pt>
                <c:pt idx="4007" formatCode="General">
                  <c:v>318.30599999999998</c:v>
                </c:pt>
                <c:pt idx="4008" formatCode="General">
                  <c:v>318.31599999999997</c:v>
                </c:pt>
                <c:pt idx="4009" formatCode="General">
                  <c:v>318.32600000000002</c:v>
                </c:pt>
                <c:pt idx="4010" formatCode="General">
                  <c:v>318.33600000000001</c:v>
                </c:pt>
                <c:pt idx="4011" formatCode="General">
                  <c:v>318.346</c:v>
                </c:pt>
                <c:pt idx="4012" formatCode="General">
                  <c:v>318.35599999999999</c:v>
                </c:pt>
                <c:pt idx="4013" formatCode="General">
                  <c:v>318.36599999999999</c:v>
                </c:pt>
                <c:pt idx="4014" formatCode="General">
                  <c:v>318.37599999999998</c:v>
                </c:pt>
                <c:pt idx="4015" formatCode="General">
                  <c:v>318.38600000000002</c:v>
                </c:pt>
                <c:pt idx="4016" formatCode="General">
                  <c:v>318.39600000000002</c:v>
                </c:pt>
                <c:pt idx="4017" formatCode="General">
                  <c:v>318.40600000000001</c:v>
                </c:pt>
                <c:pt idx="4018" formatCode="General">
                  <c:v>318.416</c:v>
                </c:pt>
                <c:pt idx="4019" formatCode="General">
                  <c:v>318.42599999999999</c:v>
                </c:pt>
                <c:pt idx="4020" formatCode="General">
                  <c:v>318.43599999999998</c:v>
                </c:pt>
                <c:pt idx="4021" formatCode="General">
                  <c:v>318.44600000000003</c:v>
                </c:pt>
                <c:pt idx="4022" formatCode="General">
                  <c:v>318.45600000000002</c:v>
                </c:pt>
                <c:pt idx="4023" formatCode="General">
                  <c:v>318.46600000000001</c:v>
                </c:pt>
                <c:pt idx="4024" formatCode="General">
                  <c:v>318.476</c:v>
                </c:pt>
                <c:pt idx="4025" formatCode="General">
                  <c:v>318.48599999999999</c:v>
                </c:pt>
                <c:pt idx="4026" formatCode="General">
                  <c:v>318.49599999999998</c:v>
                </c:pt>
                <c:pt idx="4027" formatCode="General">
                  <c:v>318.50599999999997</c:v>
                </c:pt>
                <c:pt idx="4028" formatCode="General">
                  <c:v>318.51600000000002</c:v>
                </c:pt>
                <c:pt idx="4029" formatCode="General">
                  <c:v>318.52600000000001</c:v>
                </c:pt>
                <c:pt idx="4030" formatCode="General">
                  <c:v>318.536</c:v>
                </c:pt>
                <c:pt idx="4031" formatCode="General">
                  <c:v>318.54599999999999</c:v>
                </c:pt>
                <c:pt idx="4032" formatCode="General">
                  <c:v>318.55599999999998</c:v>
                </c:pt>
                <c:pt idx="4033" formatCode="General">
                  <c:v>318.56599999999997</c:v>
                </c:pt>
                <c:pt idx="4034" formatCode="General">
                  <c:v>318.57600000000002</c:v>
                </c:pt>
                <c:pt idx="4035" formatCode="General">
                  <c:v>318.58600000000001</c:v>
                </c:pt>
                <c:pt idx="4036" formatCode="General">
                  <c:v>318.596</c:v>
                </c:pt>
                <c:pt idx="4037" formatCode="General">
                  <c:v>318.60599999999999</c:v>
                </c:pt>
                <c:pt idx="4038" formatCode="General">
                  <c:v>318.61599999999999</c:v>
                </c:pt>
                <c:pt idx="4039" formatCode="General">
                  <c:v>318.62599999999998</c:v>
                </c:pt>
                <c:pt idx="4040" formatCode="General">
                  <c:v>318.63600000000002</c:v>
                </c:pt>
                <c:pt idx="4041" formatCode="General">
                  <c:v>318.64600000000002</c:v>
                </c:pt>
                <c:pt idx="4042" formatCode="General">
                  <c:v>318.65600000000001</c:v>
                </c:pt>
                <c:pt idx="4043" formatCode="General">
                  <c:v>318.666</c:v>
                </c:pt>
                <c:pt idx="4044" formatCode="General">
                  <c:v>318.67599999999999</c:v>
                </c:pt>
                <c:pt idx="4045" formatCode="General">
                  <c:v>318.68599999999998</c:v>
                </c:pt>
                <c:pt idx="4046" formatCode="General">
                  <c:v>318.69600000000003</c:v>
                </c:pt>
                <c:pt idx="4047" formatCode="General">
                  <c:v>318.70600000000002</c:v>
                </c:pt>
                <c:pt idx="4048" formatCode="General">
                  <c:v>318.71600000000001</c:v>
                </c:pt>
                <c:pt idx="4049" formatCode="General">
                  <c:v>318.726</c:v>
                </c:pt>
                <c:pt idx="4050" formatCode="General">
                  <c:v>318.73599999999999</c:v>
                </c:pt>
                <c:pt idx="4051" formatCode="General">
                  <c:v>318.74599999999998</c:v>
                </c:pt>
                <c:pt idx="4052" formatCode="General">
                  <c:v>318.75599999999997</c:v>
                </c:pt>
                <c:pt idx="4053" formatCode="General">
                  <c:v>318.76600000000002</c:v>
                </c:pt>
                <c:pt idx="4054" formatCode="General">
                  <c:v>318.77600000000001</c:v>
                </c:pt>
                <c:pt idx="4055" formatCode="General">
                  <c:v>318.786</c:v>
                </c:pt>
                <c:pt idx="4056" formatCode="General">
                  <c:v>318.79599999999999</c:v>
                </c:pt>
                <c:pt idx="4057" formatCode="General">
                  <c:v>318.80599999999998</c:v>
                </c:pt>
                <c:pt idx="4058" formatCode="General">
                  <c:v>318.81599999999997</c:v>
                </c:pt>
                <c:pt idx="4059" formatCode="General">
                  <c:v>318.82600000000002</c:v>
                </c:pt>
                <c:pt idx="4060" formatCode="General">
                  <c:v>318.83600000000001</c:v>
                </c:pt>
                <c:pt idx="4061" formatCode="General">
                  <c:v>318.846</c:v>
                </c:pt>
                <c:pt idx="4062" formatCode="General">
                  <c:v>318.85599999999999</c:v>
                </c:pt>
                <c:pt idx="4063" formatCode="General">
                  <c:v>318.86599999999999</c:v>
                </c:pt>
                <c:pt idx="4064" formatCode="General">
                  <c:v>318.87599999999998</c:v>
                </c:pt>
                <c:pt idx="4065" formatCode="General">
                  <c:v>318.88600000000002</c:v>
                </c:pt>
                <c:pt idx="4066" formatCode="General">
                  <c:v>318.89600000000002</c:v>
                </c:pt>
                <c:pt idx="4067" formatCode="General">
                  <c:v>318.90600000000001</c:v>
                </c:pt>
                <c:pt idx="4068" formatCode="General">
                  <c:v>318.916</c:v>
                </c:pt>
                <c:pt idx="4069" formatCode="General">
                  <c:v>318.92599999999999</c:v>
                </c:pt>
                <c:pt idx="4070" formatCode="General">
                  <c:v>318.93599999999998</c:v>
                </c:pt>
                <c:pt idx="4071" formatCode="General">
                  <c:v>318.94600000000003</c:v>
                </c:pt>
                <c:pt idx="4072" formatCode="General">
                  <c:v>318.95600000000002</c:v>
                </c:pt>
                <c:pt idx="4073" formatCode="General">
                  <c:v>318.96600000000001</c:v>
                </c:pt>
                <c:pt idx="4074" formatCode="General">
                  <c:v>318.976</c:v>
                </c:pt>
                <c:pt idx="4075" formatCode="General">
                  <c:v>318.98599999999999</c:v>
                </c:pt>
                <c:pt idx="4076" formatCode="General">
                  <c:v>318.99599999999998</c:v>
                </c:pt>
                <c:pt idx="4077" formatCode="General">
                  <c:v>319.00599999999997</c:v>
                </c:pt>
                <c:pt idx="4078" formatCode="General">
                  <c:v>319.01600000000002</c:v>
                </c:pt>
                <c:pt idx="4079" formatCode="General">
                  <c:v>319.02600000000001</c:v>
                </c:pt>
                <c:pt idx="4080" formatCode="General">
                  <c:v>319.036</c:v>
                </c:pt>
                <c:pt idx="4081" formatCode="General">
                  <c:v>319.04599999999999</c:v>
                </c:pt>
                <c:pt idx="4082" formatCode="General">
                  <c:v>319.05599999999998</c:v>
                </c:pt>
                <c:pt idx="4083" formatCode="General">
                  <c:v>319.06599999999997</c:v>
                </c:pt>
                <c:pt idx="4084" formatCode="General">
                  <c:v>319.07600000000002</c:v>
                </c:pt>
                <c:pt idx="4085" formatCode="General">
                  <c:v>319.08600000000001</c:v>
                </c:pt>
                <c:pt idx="4086" formatCode="General">
                  <c:v>319.096</c:v>
                </c:pt>
                <c:pt idx="4087" formatCode="General">
                  <c:v>319.10599999999999</c:v>
                </c:pt>
                <c:pt idx="4088" formatCode="General">
                  <c:v>319.11599999999999</c:v>
                </c:pt>
                <c:pt idx="4089" formatCode="General">
                  <c:v>319.12599999999998</c:v>
                </c:pt>
                <c:pt idx="4090" formatCode="General">
                  <c:v>319.13600000000002</c:v>
                </c:pt>
                <c:pt idx="4091" formatCode="General">
                  <c:v>319.14600000000002</c:v>
                </c:pt>
                <c:pt idx="4092" formatCode="General">
                  <c:v>319.15600000000001</c:v>
                </c:pt>
                <c:pt idx="4093" formatCode="General">
                  <c:v>319.166</c:v>
                </c:pt>
                <c:pt idx="4094" formatCode="General">
                  <c:v>319.17599999999999</c:v>
                </c:pt>
                <c:pt idx="4095" formatCode="General">
                  <c:v>319.18599999999998</c:v>
                </c:pt>
                <c:pt idx="4096" formatCode="General">
                  <c:v>319.19600000000003</c:v>
                </c:pt>
                <c:pt idx="4097" formatCode="General">
                  <c:v>319.20600000000002</c:v>
                </c:pt>
                <c:pt idx="4098" formatCode="General">
                  <c:v>319.21600000000001</c:v>
                </c:pt>
                <c:pt idx="4099" formatCode="General">
                  <c:v>319.226</c:v>
                </c:pt>
                <c:pt idx="4100" formatCode="General">
                  <c:v>319.23599999999999</c:v>
                </c:pt>
                <c:pt idx="4101" formatCode="General">
                  <c:v>319.24599999999998</c:v>
                </c:pt>
                <c:pt idx="4102" formatCode="General">
                  <c:v>319.25599999999997</c:v>
                </c:pt>
                <c:pt idx="4103" formatCode="General">
                  <c:v>319.26600000000002</c:v>
                </c:pt>
                <c:pt idx="4104" formatCode="General">
                  <c:v>319.27600000000001</c:v>
                </c:pt>
                <c:pt idx="4105" formatCode="General">
                  <c:v>319.286</c:v>
                </c:pt>
                <c:pt idx="4106" formatCode="General">
                  <c:v>319.29599999999999</c:v>
                </c:pt>
                <c:pt idx="4107" formatCode="General">
                  <c:v>319.30599999999998</c:v>
                </c:pt>
                <c:pt idx="4108" formatCode="General">
                  <c:v>319.31599999999997</c:v>
                </c:pt>
                <c:pt idx="4109" formatCode="General">
                  <c:v>319.32600000000002</c:v>
                </c:pt>
                <c:pt idx="4110" formatCode="General">
                  <c:v>319.33600000000001</c:v>
                </c:pt>
                <c:pt idx="4111" formatCode="General">
                  <c:v>319.346</c:v>
                </c:pt>
                <c:pt idx="4112" formatCode="General">
                  <c:v>319.35599999999999</c:v>
                </c:pt>
                <c:pt idx="4113" formatCode="General">
                  <c:v>319.36599999999999</c:v>
                </c:pt>
                <c:pt idx="4114" formatCode="General">
                  <c:v>319.37599999999998</c:v>
                </c:pt>
                <c:pt idx="4115" formatCode="General">
                  <c:v>319.38600000000002</c:v>
                </c:pt>
                <c:pt idx="4116" formatCode="General">
                  <c:v>319.39100000000002</c:v>
                </c:pt>
                <c:pt idx="4117" formatCode="General">
                  <c:v>319.39100000000002</c:v>
                </c:pt>
                <c:pt idx="4118" formatCode="General">
                  <c:v>320.39100000000002</c:v>
                </c:pt>
                <c:pt idx="4119" formatCode="General">
                  <c:v>321.39100000000002</c:v>
                </c:pt>
                <c:pt idx="4120" formatCode="General">
                  <c:v>322.39100000000002</c:v>
                </c:pt>
                <c:pt idx="4121" formatCode="General">
                  <c:v>323.39100000000002</c:v>
                </c:pt>
                <c:pt idx="4122" formatCode="General">
                  <c:v>324.39100000000002</c:v>
                </c:pt>
                <c:pt idx="4123" formatCode="General">
                  <c:v>325.39100000000002</c:v>
                </c:pt>
                <c:pt idx="4124" formatCode="General">
                  <c:v>326.39100000000002</c:v>
                </c:pt>
                <c:pt idx="4125" formatCode="General">
                  <c:v>327.39100000000002</c:v>
                </c:pt>
                <c:pt idx="4126" formatCode="General">
                  <c:v>328.39100000000002</c:v>
                </c:pt>
                <c:pt idx="4127" formatCode="General">
                  <c:v>329.39100000000002</c:v>
                </c:pt>
                <c:pt idx="4128" formatCode="General">
                  <c:v>330.39100000000002</c:v>
                </c:pt>
                <c:pt idx="4129" formatCode="General">
                  <c:v>331.39100000000002</c:v>
                </c:pt>
                <c:pt idx="4130" formatCode="General">
                  <c:v>332.39100000000002</c:v>
                </c:pt>
                <c:pt idx="4131" formatCode="General">
                  <c:v>333.39100000000002</c:v>
                </c:pt>
                <c:pt idx="4132" formatCode="General">
                  <c:v>334.39100000000002</c:v>
                </c:pt>
                <c:pt idx="4133" formatCode="General">
                  <c:v>335.39100000000002</c:v>
                </c:pt>
                <c:pt idx="4134" formatCode="General">
                  <c:v>336.39100000000002</c:v>
                </c:pt>
                <c:pt idx="4135" formatCode="General">
                  <c:v>337.39100000000002</c:v>
                </c:pt>
                <c:pt idx="4136" formatCode="General">
                  <c:v>338.39100000000002</c:v>
                </c:pt>
                <c:pt idx="4137" formatCode="General">
                  <c:v>339.39100000000002</c:v>
                </c:pt>
                <c:pt idx="4138" formatCode="General">
                  <c:v>340.39100000000002</c:v>
                </c:pt>
                <c:pt idx="4139" formatCode="General">
                  <c:v>341.39100000000002</c:v>
                </c:pt>
                <c:pt idx="4140" formatCode="General">
                  <c:v>342.39100000000002</c:v>
                </c:pt>
                <c:pt idx="4141" formatCode="General">
                  <c:v>343.39100000000002</c:v>
                </c:pt>
                <c:pt idx="4142" formatCode="General">
                  <c:v>344.39100000000002</c:v>
                </c:pt>
                <c:pt idx="4143" formatCode="General">
                  <c:v>345.39100000000002</c:v>
                </c:pt>
                <c:pt idx="4144" formatCode="General">
                  <c:v>346.39100000000002</c:v>
                </c:pt>
                <c:pt idx="4145" formatCode="General">
                  <c:v>347.39100000000002</c:v>
                </c:pt>
                <c:pt idx="4146" formatCode="General">
                  <c:v>348.39100000000002</c:v>
                </c:pt>
                <c:pt idx="4147" formatCode="General">
                  <c:v>349.39100000000002</c:v>
                </c:pt>
                <c:pt idx="4148" formatCode="General">
                  <c:v>350.39100000000002</c:v>
                </c:pt>
                <c:pt idx="4149" formatCode="General">
                  <c:v>351.39100000000002</c:v>
                </c:pt>
                <c:pt idx="4150" formatCode="General">
                  <c:v>352.39100000000002</c:v>
                </c:pt>
                <c:pt idx="4151" formatCode="General">
                  <c:v>353.39100000000002</c:v>
                </c:pt>
                <c:pt idx="4152" formatCode="General">
                  <c:v>354.39100000000002</c:v>
                </c:pt>
                <c:pt idx="4153" formatCode="General">
                  <c:v>355.39100000000002</c:v>
                </c:pt>
                <c:pt idx="4154" formatCode="General">
                  <c:v>356.39100000000002</c:v>
                </c:pt>
                <c:pt idx="4155" formatCode="General">
                  <c:v>357.39100000000002</c:v>
                </c:pt>
                <c:pt idx="4156" formatCode="General">
                  <c:v>358.39100000000002</c:v>
                </c:pt>
                <c:pt idx="4157" formatCode="General">
                  <c:v>359.39100000000002</c:v>
                </c:pt>
                <c:pt idx="4158" formatCode="General">
                  <c:v>360.39100000000002</c:v>
                </c:pt>
                <c:pt idx="4159" formatCode="General">
                  <c:v>361.39100000000002</c:v>
                </c:pt>
                <c:pt idx="4160" formatCode="General">
                  <c:v>362.39100000000002</c:v>
                </c:pt>
                <c:pt idx="4161" formatCode="General">
                  <c:v>363.39100000000002</c:v>
                </c:pt>
                <c:pt idx="4162" formatCode="General">
                  <c:v>364.39100000000002</c:v>
                </c:pt>
                <c:pt idx="4163" formatCode="General">
                  <c:v>365.39100000000002</c:v>
                </c:pt>
                <c:pt idx="4164" formatCode="General">
                  <c:v>366.39100000000002</c:v>
                </c:pt>
                <c:pt idx="4165" formatCode="General">
                  <c:v>367.39100000000002</c:v>
                </c:pt>
                <c:pt idx="4166" formatCode="General">
                  <c:v>368.39100000000002</c:v>
                </c:pt>
                <c:pt idx="4167" formatCode="General">
                  <c:v>369.39100000000002</c:v>
                </c:pt>
                <c:pt idx="4168" formatCode="General">
                  <c:v>370.39100000000002</c:v>
                </c:pt>
                <c:pt idx="4169" formatCode="General">
                  <c:v>371.39100000000002</c:v>
                </c:pt>
                <c:pt idx="4170" formatCode="General">
                  <c:v>372.39100000000002</c:v>
                </c:pt>
                <c:pt idx="4171" formatCode="General">
                  <c:v>373.39100000000002</c:v>
                </c:pt>
                <c:pt idx="4172" formatCode="General">
                  <c:v>374.39100000000002</c:v>
                </c:pt>
                <c:pt idx="4173" formatCode="General">
                  <c:v>375.39100000000002</c:v>
                </c:pt>
                <c:pt idx="4174" formatCode="General">
                  <c:v>376.39100000000002</c:v>
                </c:pt>
                <c:pt idx="4175" formatCode="General">
                  <c:v>377.39100000000002</c:v>
                </c:pt>
                <c:pt idx="4176" formatCode="General">
                  <c:v>378.39100000000002</c:v>
                </c:pt>
                <c:pt idx="4177" formatCode="General">
                  <c:v>379.39100000000002</c:v>
                </c:pt>
                <c:pt idx="4178" formatCode="General">
                  <c:v>380.39100000000002</c:v>
                </c:pt>
                <c:pt idx="4179" formatCode="General">
                  <c:v>381.39100000000002</c:v>
                </c:pt>
                <c:pt idx="4180" formatCode="General">
                  <c:v>382.39100000000002</c:v>
                </c:pt>
                <c:pt idx="4181" formatCode="General">
                  <c:v>383.39100000000002</c:v>
                </c:pt>
                <c:pt idx="4182" formatCode="General">
                  <c:v>384.39100000000002</c:v>
                </c:pt>
                <c:pt idx="4183" formatCode="General">
                  <c:v>385.39100000000002</c:v>
                </c:pt>
                <c:pt idx="4184" formatCode="General">
                  <c:v>386.39100000000002</c:v>
                </c:pt>
                <c:pt idx="4185" formatCode="General">
                  <c:v>387.39100000000002</c:v>
                </c:pt>
                <c:pt idx="4186" formatCode="General">
                  <c:v>388.39100000000002</c:v>
                </c:pt>
                <c:pt idx="4187" formatCode="General">
                  <c:v>389.39100000000002</c:v>
                </c:pt>
                <c:pt idx="4188" formatCode="General">
                  <c:v>389.62</c:v>
                </c:pt>
                <c:pt idx="4189" formatCode="General">
                  <c:v>389.62</c:v>
                </c:pt>
                <c:pt idx="4190" formatCode="General">
                  <c:v>389.63</c:v>
                </c:pt>
                <c:pt idx="4191" formatCode="General">
                  <c:v>389.64</c:v>
                </c:pt>
                <c:pt idx="4192" formatCode="General">
                  <c:v>389.65</c:v>
                </c:pt>
                <c:pt idx="4193" formatCode="General">
                  <c:v>389.66</c:v>
                </c:pt>
                <c:pt idx="4194" formatCode="General">
                  <c:v>389.67</c:v>
                </c:pt>
                <c:pt idx="4195" formatCode="General">
                  <c:v>389.68</c:v>
                </c:pt>
                <c:pt idx="4196" formatCode="General">
                  <c:v>389.69</c:v>
                </c:pt>
                <c:pt idx="4197" formatCode="General">
                  <c:v>389.7</c:v>
                </c:pt>
                <c:pt idx="4198" formatCode="General">
                  <c:v>389.71</c:v>
                </c:pt>
                <c:pt idx="4199" formatCode="General">
                  <c:v>389.72</c:v>
                </c:pt>
                <c:pt idx="4200" formatCode="General">
                  <c:v>389.73</c:v>
                </c:pt>
                <c:pt idx="4201" formatCode="General">
                  <c:v>389.74</c:v>
                </c:pt>
                <c:pt idx="4202" formatCode="General">
                  <c:v>389.75</c:v>
                </c:pt>
                <c:pt idx="4203" formatCode="General">
                  <c:v>389.76</c:v>
                </c:pt>
                <c:pt idx="4204" formatCode="General">
                  <c:v>389.77</c:v>
                </c:pt>
                <c:pt idx="4205" formatCode="General">
                  <c:v>389.78</c:v>
                </c:pt>
                <c:pt idx="4206" formatCode="General">
                  <c:v>389.79</c:v>
                </c:pt>
                <c:pt idx="4207" formatCode="General">
                  <c:v>389.8</c:v>
                </c:pt>
                <c:pt idx="4208" formatCode="General">
                  <c:v>389.81</c:v>
                </c:pt>
                <c:pt idx="4209" formatCode="General">
                  <c:v>389.82</c:v>
                </c:pt>
                <c:pt idx="4210" formatCode="General">
                  <c:v>389.83</c:v>
                </c:pt>
                <c:pt idx="4211" formatCode="General">
                  <c:v>389.84</c:v>
                </c:pt>
                <c:pt idx="4212" formatCode="General">
                  <c:v>389.85</c:v>
                </c:pt>
                <c:pt idx="4213" formatCode="General">
                  <c:v>389.86</c:v>
                </c:pt>
                <c:pt idx="4214" formatCode="General">
                  <c:v>389.87</c:v>
                </c:pt>
                <c:pt idx="4215" formatCode="General">
                  <c:v>389.88</c:v>
                </c:pt>
                <c:pt idx="4216" formatCode="General">
                  <c:v>389.89</c:v>
                </c:pt>
                <c:pt idx="4217" formatCode="General">
                  <c:v>389.9</c:v>
                </c:pt>
                <c:pt idx="4218" formatCode="General">
                  <c:v>389.91</c:v>
                </c:pt>
                <c:pt idx="4219" formatCode="General">
                  <c:v>389.92</c:v>
                </c:pt>
                <c:pt idx="4220" formatCode="General">
                  <c:v>389.93</c:v>
                </c:pt>
                <c:pt idx="4221" formatCode="General">
                  <c:v>389.94</c:v>
                </c:pt>
                <c:pt idx="4222" formatCode="General">
                  <c:v>389.95</c:v>
                </c:pt>
                <c:pt idx="4223" formatCode="General">
                  <c:v>389.96</c:v>
                </c:pt>
                <c:pt idx="4224" formatCode="General">
                  <c:v>389.97</c:v>
                </c:pt>
                <c:pt idx="4225" formatCode="General">
                  <c:v>389.98</c:v>
                </c:pt>
                <c:pt idx="4226" formatCode="General">
                  <c:v>389.99</c:v>
                </c:pt>
                <c:pt idx="4227" formatCode="General">
                  <c:v>390</c:v>
                </c:pt>
                <c:pt idx="4228" formatCode="General">
                  <c:v>390.01</c:v>
                </c:pt>
                <c:pt idx="4229" formatCode="General">
                  <c:v>390.02</c:v>
                </c:pt>
                <c:pt idx="4230" formatCode="General">
                  <c:v>390.03</c:v>
                </c:pt>
                <c:pt idx="4231" formatCode="General">
                  <c:v>390.04</c:v>
                </c:pt>
                <c:pt idx="4232" formatCode="General">
                  <c:v>390.05</c:v>
                </c:pt>
                <c:pt idx="4233" formatCode="General">
                  <c:v>390.06</c:v>
                </c:pt>
                <c:pt idx="4234" formatCode="General">
                  <c:v>390.07</c:v>
                </c:pt>
                <c:pt idx="4235" formatCode="General">
                  <c:v>390.08</c:v>
                </c:pt>
                <c:pt idx="4236" formatCode="General">
                  <c:v>390.09</c:v>
                </c:pt>
                <c:pt idx="4237" formatCode="General">
                  <c:v>390.1</c:v>
                </c:pt>
                <c:pt idx="4238" formatCode="General">
                  <c:v>390.11</c:v>
                </c:pt>
                <c:pt idx="4239" formatCode="General">
                  <c:v>390.12</c:v>
                </c:pt>
                <c:pt idx="4240" formatCode="General">
                  <c:v>390.13</c:v>
                </c:pt>
                <c:pt idx="4241" formatCode="General">
                  <c:v>390.14</c:v>
                </c:pt>
                <c:pt idx="4242" formatCode="General">
                  <c:v>390.15</c:v>
                </c:pt>
                <c:pt idx="4243" formatCode="General">
                  <c:v>390.16</c:v>
                </c:pt>
                <c:pt idx="4244" formatCode="General">
                  <c:v>390.17</c:v>
                </c:pt>
                <c:pt idx="4245" formatCode="General">
                  <c:v>390.18</c:v>
                </c:pt>
                <c:pt idx="4246" formatCode="General">
                  <c:v>390.19</c:v>
                </c:pt>
                <c:pt idx="4247" formatCode="General">
                  <c:v>390.2</c:v>
                </c:pt>
                <c:pt idx="4248" formatCode="General">
                  <c:v>390.21</c:v>
                </c:pt>
                <c:pt idx="4249" formatCode="General">
                  <c:v>390.22</c:v>
                </c:pt>
                <c:pt idx="4250" formatCode="General">
                  <c:v>390.23</c:v>
                </c:pt>
                <c:pt idx="4251" formatCode="General">
                  <c:v>390.24</c:v>
                </c:pt>
                <c:pt idx="4252" formatCode="General">
                  <c:v>390.25</c:v>
                </c:pt>
                <c:pt idx="4253" formatCode="General">
                  <c:v>390.26</c:v>
                </c:pt>
                <c:pt idx="4254" formatCode="General">
                  <c:v>390.27</c:v>
                </c:pt>
                <c:pt idx="4255" formatCode="General">
                  <c:v>390.28</c:v>
                </c:pt>
                <c:pt idx="4256" formatCode="General">
                  <c:v>390.29</c:v>
                </c:pt>
                <c:pt idx="4257" formatCode="General">
                  <c:v>390.3</c:v>
                </c:pt>
                <c:pt idx="4258" formatCode="General">
                  <c:v>390.31</c:v>
                </c:pt>
                <c:pt idx="4259" formatCode="General">
                  <c:v>390.32</c:v>
                </c:pt>
                <c:pt idx="4260" formatCode="General">
                  <c:v>390.33</c:v>
                </c:pt>
                <c:pt idx="4261" formatCode="General">
                  <c:v>390.34</c:v>
                </c:pt>
                <c:pt idx="4262" formatCode="General">
                  <c:v>390.35</c:v>
                </c:pt>
                <c:pt idx="4263" formatCode="General">
                  <c:v>390.36</c:v>
                </c:pt>
                <c:pt idx="4264" formatCode="General">
                  <c:v>390.37</c:v>
                </c:pt>
                <c:pt idx="4265" formatCode="General">
                  <c:v>390.38</c:v>
                </c:pt>
                <c:pt idx="4266" formatCode="General">
                  <c:v>390.39</c:v>
                </c:pt>
                <c:pt idx="4267" formatCode="General">
                  <c:v>390.4</c:v>
                </c:pt>
                <c:pt idx="4268" formatCode="General">
                  <c:v>390.41</c:v>
                </c:pt>
                <c:pt idx="4269" formatCode="General">
                  <c:v>390.42</c:v>
                </c:pt>
                <c:pt idx="4270" formatCode="General">
                  <c:v>390.43</c:v>
                </c:pt>
                <c:pt idx="4271" formatCode="General">
                  <c:v>390.44</c:v>
                </c:pt>
                <c:pt idx="4272" formatCode="General">
                  <c:v>390.45</c:v>
                </c:pt>
                <c:pt idx="4273" formatCode="General">
                  <c:v>390.46</c:v>
                </c:pt>
                <c:pt idx="4274" formatCode="General">
                  <c:v>390.47</c:v>
                </c:pt>
                <c:pt idx="4275" formatCode="General">
                  <c:v>390.48</c:v>
                </c:pt>
                <c:pt idx="4276" formatCode="General">
                  <c:v>390.49</c:v>
                </c:pt>
                <c:pt idx="4277" formatCode="General">
                  <c:v>390.5</c:v>
                </c:pt>
                <c:pt idx="4278" formatCode="General">
                  <c:v>390.51</c:v>
                </c:pt>
                <c:pt idx="4279" formatCode="General">
                  <c:v>390.52</c:v>
                </c:pt>
                <c:pt idx="4280" formatCode="General">
                  <c:v>390.53</c:v>
                </c:pt>
                <c:pt idx="4281" formatCode="General">
                  <c:v>390.54</c:v>
                </c:pt>
                <c:pt idx="4282" formatCode="General">
                  <c:v>390.55</c:v>
                </c:pt>
                <c:pt idx="4283" formatCode="General">
                  <c:v>390.56</c:v>
                </c:pt>
                <c:pt idx="4284" formatCode="General">
                  <c:v>390.57</c:v>
                </c:pt>
                <c:pt idx="4285" formatCode="General">
                  <c:v>390.58</c:v>
                </c:pt>
                <c:pt idx="4286" formatCode="General">
                  <c:v>390.59</c:v>
                </c:pt>
                <c:pt idx="4287" formatCode="General">
                  <c:v>390.6</c:v>
                </c:pt>
                <c:pt idx="4288" formatCode="General">
                  <c:v>390.61</c:v>
                </c:pt>
                <c:pt idx="4289" formatCode="General">
                  <c:v>390.62</c:v>
                </c:pt>
                <c:pt idx="4290" formatCode="General">
                  <c:v>390.63</c:v>
                </c:pt>
                <c:pt idx="4291" formatCode="General">
                  <c:v>390.64</c:v>
                </c:pt>
                <c:pt idx="4292" formatCode="General">
                  <c:v>390.65</c:v>
                </c:pt>
                <c:pt idx="4293" formatCode="General">
                  <c:v>390.66</c:v>
                </c:pt>
                <c:pt idx="4294" formatCode="General">
                  <c:v>390.67</c:v>
                </c:pt>
                <c:pt idx="4295" formatCode="General">
                  <c:v>390.68</c:v>
                </c:pt>
                <c:pt idx="4296" formatCode="General">
                  <c:v>390.69</c:v>
                </c:pt>
                <c:pt idx="4297" formatCode="General">
                  <c:v>390.7</c:v>
                </c:pt>
                <c:pt idx="4298" formatCode="General">
                  <c:v>390.71</c:v>
                </c:pt>
                <c:pt idx="4299" formatCode="General">
                  <c:v>390.72</c:v>
                </c:pt>
                <c:pt idx="4300" formatCode="General">
                  <c:v>390.73</c:v>
                </c:pt>
                <c:pt idx="4301" formatCode="General">
                  <c:v>390.74</c:v>
                </c:pt>
                <c:pt idx="4302" formatCode="General">
                  <c:v>390.75</c:v>
                </c:pt>
                <c:pt idx="4303" formatCode="General">
                  <c:v>390.76</c:v>
                </c:pt>
                <c:pt idx="4304" formatCode="General">
                  <c:v>390.77</c:v>
                </c:pt>
                <c:pt idx="4305" formatCode="General">
                  <c:v>390.78</c:v>
                </c:pt>
                <c:pt idx="4306" formatCode="General">
                  <c:v>390.79</c:v>
                </c:pt>
                <c:pt idx="4307" formatCode="General">
                  <c:v>390.8</c:v>
                </c:pt>
                <c:pt idx="4308" formatCode="General">
                  <c:v>390.81</c:v>
                </c:pt>
                <c:pt idx="4309" formatCode="General">
                  <c:v>390.82</c:v>
                </c:pt>
                <c:pt idx="4310" formatCode="General">
                  <c:v>390.83</c:v>
                </c:pt>
                <c:pt idx="4311" formatCode="General">
                  <c:v>390.84</c:v>
                </c:pt>
                <c:pt idx="4312" formatCode="General">
                  <c:v>390.85</c:v>
                </c:pt>
                <c:pt idx="4313" formatCode="General">
                  <c:v>390.86</c:v>
                </c:pt>
                <c:pt idx="4314" formatCode="General">
                  <c:v>390.87</c:v>
                </c:pt>
                <c:pt idx="4315" formatCode="General">
                  <c:v>390.88</c:v>
                </c:pt>
                <c:pt idx="4316" formatCode="General">
                  <c:v>390.89</c:v>
                </c:pt>
                <c:pt idx="4317" formatCode="General">
                  <c:v>390.9</c:v>
                </c:pt>
                <c:pt idx="4318" formatCode="General">
                  <c:v>390.91</c:v>
                </c:pt>
                <c:pt idx="4319" formatCode="General">
                  <c:v>390.92</c:v>
                </c:pt>
                <c:pt idx="4320" formatCode="General">
                  <c:v>390.93</c:v>
                </c:pt>
                <c:pt idx="4321" formatCode="General">
                  <c:v>390.94</c:v>
                </c:pt>
                <c:pt idx="4322" formatCode="General">
                  <c:v>390.95</c:v>
                </c:pt>
                <c:pt idx="4323" formatCode="General">
                  <c:v>390.96</c:v>
                </c:pt>
                <c:pt idx="4324" formatCode="General">
                  <c:v>390.97</c:v>
                </c:pt>
                <c:pt idx="4325" formatCode="General">
                  <c:v>390.98</c:v>
                </c:pt>
                <c:pt idx="4326" formatCode="General">
                  <c:v>390.99</c:v>
                </c:pt>
                <c:pt idx="4327" formatCode="General">
                  <c:v>391</c:v>
                </c:pt>
                <c:pt idx="4328" formatCode="General">
                  <c:v>391.01</c:v>
                </c:pt>
                <c:pt idx="4329" formatCode="General">
                  <c:v>391.02</c:v>
                </c:pt>
                <c:pt idx="4330" formatCode="General">
                  <c:v>391.03</c:v>
                </c:pt>
                <c:pt idx="4331" formatCode="General">
                  <c:v>391.04</c:v>
                </c:pt>
                <c:pt idx="4332" formatCode="General">
                  <c:v>391.05</c:v>
                </c:pt>
                <c:pt idx="4333" formatCode="General">
                  <c:v>391.06</c:v>
                </c:pt>
                <c:pt idx="4334" formatCode="General">
                  <c:v>391.07</c:v>
                </c:pt>
                <c:pt idx="4335" formatCode="General">
                  <c:v>391.08</c:v>
                </c:pt>
                <c:pt idx="4336" formatCode="General">
                  <c:v>391.09</c:v>
                </c:pt>
                <c:pt idx="4337" formatCode="General">
                  <c:v>391.1</c:v>
                </c:pt>
                <c:pt idx="4338" formatCode="General">
                  <c:v>391.11</c:v>
                </c:pt>
                <c:pt idx="4339" formatCode="General">
                  <c:v>391.12</c:v>
                </c:pt>
                <c:pt idx="4340" formatCode="General">
                  <c:v>391.13</c:v>
                </c:pt>
                <c:pt idx="4341" formatCode="General">
                  <c:v>391.14</c:v>
                </c:pt>
                <c:pt idx="4342" formatCode="General">
                  <c:v>391.15</c:v>
                </c:pt>
                <c:pt idx="4343" formatCode="General">
                  <c:v>391.16</c:v>
                </c:pt>
                <c:pt idx="4344" formatCode="General">
                  <c:v>391.17</c:v>
                </c:pt>
                <c:pt idx="4345" formatCode="General">
                  <c:v>391.18</c:v>
                </c:pt>
                <c:pt idx="4346" formatCode="General">
                  <c:v>391.19</c:v>
                </c:pt>
                <c:pt idx="4347" formatCode="General">
                  <c:v>391.2</c:v>
                </c:pt>
                <c:pt idx="4348" formatCode="General">
                  <c:v>391.21</c:v>
                </c:pt>
                <c:pt idx="4349" formatCode="General">
                  <c:v>391.22</c:v>
                </c:pt>
                <c:pt idx="4350" formatCode="General">
                  <c:v>391.23</c:v>
                </c:pt>
                <c:pt idx="4351" formatCode="General">
                  <c:v>391.24</c:v>
                </c:pt>
                <c:pt idx="4352" formatCode="General">
                  <c:v>391.25</c:v>
                </c:pt>
                <c:pt idx="4353" formatCode="General">
                  <c:v>391.26</c:v>
                </c:pt>
                <c:pt idx="4354" formatCode="General">
                  <c:v>391.27</c:v>
                </c:pt>
                <c:pt idx="4355" formatCode="General">
                  <c:v>391.28</c:v>
                </c:pt>
                <c:pt idx="4356" formatCode="General">
                  <c:v>391.29</c:v>
                </c:pt>
                <c:pt idx="4357" formatCode="General">
                  <c:v>391.3</c:v>
                </c:pt>
                <c:pt idx="4358" formatCode="General">
                  <c:v>391.31</c:v>
                </c:pt>
                <c:pt idx="4359" formatCode="General">
                  <c:v>391.32</c:v>
                </c:pt>
                <c:pt idx="4360" formatCode="General">
                  <c:v>391.33</c:v>
                </c:pt>
                <c:pt idx="4361" formatCode="General">
                  <c:v>391.34</c:v>
                </c:pt>
                <c:pt idx="4362" formatCode="General">
                  <c:v>391.35</c:v>
                </c:pt>
                <c:pt idx="4363" formatCode="General">
                  <c:v>391.36</c:v>
                </c:pt>
                <c:pt idx="4364" formatCode="General">
                  <c:v>391.37</c:v>
                </c:pt>
                <c:pt idx="4365" formatCode="General">
                  <c:v>391.38</c:v>
                </c:pt>
                <c:pt idx="4366" formatCode="General">
                  <c:v>391.39</c:v>
                </c:pt>
                <c:pt idx="4367" formatCode="General">
                  <c:v>391.4</c:v>
                </c:pt>
                <c:pt idx="4368" formatCode="General">
                  <c:v>391.41</c:v>
                </c:pt>
                <c:pt idx="4369" formatCode="General">
                  <c:v>391.42</c:v>
                </c:pt>
                <c:pt idx="4370" formatCode="General">
                  <c:v>391.43</c:v>
                </c:pt>
                <c:pt idx="4371" formatCode="General">
                  <c:v>391.44</c:v>
                </c:pt>
                <c:pt idx="4372" formatCode="General">
                  <c:v>391.45</c:v>
                </c:pt>
                <c:pt idx="4373" formatCode="General">
                  <c:v>391.46</c:v>
                </c:pt>
                <c:pt idx="4374" formatCode="General">
                  <c:v>391.47</c:v>
                </c:pt>
                <c:pt idx="4375" formatCode="General">
                  <c:v>391.48</c:v>
                </c:pt>
                <c:pt idx="4376" formatCode="General">
                  <c:v>391.49</c:v>
                </c:pt>
                <c:pt idx="4377" formatCode="General">
                  <c:v>391.5</c:v>
                </c:pt>
                <c:pt idx="4378" formatCode="General">
                  <c:v>391.51</c:v>
                </c:pt>
                <c:pt idx="4379" formatCode="General">
                  <c:v>391.52</c:v>
                </c:pt>
                <c:pt idx="4380" formatCode="General">
                  <c:v>391.53</c:v>
                </c:pt>
                <c:pt idx="4381" formatCode="General">
                  <c:v>391.54</c:v>
                </c:pt>
                <c:pt idx="4382" formatCode="General">
                  <c:v>391.55</c:v>
                </c:pt>
                <c:pt idx="4383" formatCode="General">
                  <c:v>391.56</c:v>
                </c:pt>
                <c:pt idx="4384" formatCode="General">
                  <c:v>391.57</c:v>
                </c:pt>
                <c:pt idx="4385" formatCode="General">
                  <c:v>391.58</c:v>
                </c:pt>
                <c:pt idx="4386" formatCode="General">
                  <c:v>391.59</c:v>
                </c:pt>
                <c:pt idx="4387" formatCode="General">
                  <c:v>391.6</c:v>
                </c:pt>
                <c:pt idx="4388" formatCode="General">
                  <c:v>391.61</c:v>
                </c:pt>
                <c:pt idx="4389" formatCode="General">
                  <c:v>391.62</c:v>
                </c:pt>
                <c:pt idx="4390" formatCode="General">
                  <c:v>391.63</c:v>
                </c:pt>
                <c:pt idx="4391" formatCode="General">
                  <c:v>391.64</c:v>
                </c:pt>
                <c:pt idx="4392" formatCode="General">
                  <c:v>391.65</c:v>
                </c:pt>
                <c:pt idx="4393" formatCode="General">
                  <c:v>391.66</c:v>
                </c:pt>
                <c:pt idx="4394" formatCode="General">
                  <c:v>391.67</c:v>
                </c:pt>
                <c:pt idx="4395" formatCode="General">
                  <c:v>391.68</c:v>
                </c:pt>
                <c:pt idx="4396" formatCode="General">
                  <c:v>391.69</c:v>
                </c:pt>
                <c:pt idx="4397" formatCode="General">
                  <c:v>391.7</c:v>
                </c:pt>
                <c:pt idx="4398" formatCode="General">
                  <c:v>391.71</c:v>
                </c:pt>
                <c:pt idx="4399" formatCode="General">
                  <c:v>391.72</c:v>
                </c:pt>
                <c:pt idx="4400" formatCode="General">
                  <c:v>391.73</c:v>
                </c:pt>
                <c:pt idx="4401" formatCode="General">
                  <c:v>391.74</c:v>
                </c:pt>
                <c:pt idx="4402" formatCode="General">
                  <c:v>391.75</c:v>
                </c:pt>
                <c:pt idx="4403" formatCode="General">
                  <c:v>391.76</c:v>
                </c:pt>
                <c:pt idx="4404" formatCode="General">
                  <c:v>391.77</c:v>
                </c:pt>
                <c:pt idx="4405" formatCode="General">
                  <c:v>391.78</c:v>
                </c:pt>
                <c:pt idx="4406" formatCode="General">
                  <c:v>391.79</c:v>
                </c:pt>
                <c:pt idx="4407" formatCode="General">
                  <c:v>391.8</c:v>
                </c:pt>
                <c:pt idx="4408" formatCode="General">
                  <c:v>391.81</c:v>
                </c:pt>
                <c:pt idx="4409" formatCode="General">
                  <c:v>391.82</c:v>
                </c:pt>
                <c:pt idx="4410" formatCode="General">
                  <c:v>391.83</c:v>
                </c:pt>
                <c:pt idx="4411" formatCode="General">
                  <c:v>391.84</c:v>
                </c:pt>
                <c:pt idx="4412" formatCode="General">
                  <c:v>391.85</c:v>
                </c:pt>
                <c:pt idx="4413" formatCode="General">
                  <c:v>391.86</c:v>
                </c:pt>
                <c:pt idx="4414" formatCode="General">
                  <c:v>391.87</c:v>
                </c:pt>
                <c:pt idx="4415" formatCode="General">
                  <c:v>391.88</c:v>
                </c:pt>
                <c:pt idx="4416" formatCode="General">
                  <c:v>391.89</c:v>
                </c:pt>
                <c:pt idx="4417" formatCode="General">
                  <c:v>391.9</c:v>
                </c:pt>
                <c:pt idx="4418" formatCode="General">
                  <c:v>391.91</c:v>
                </c:pt>
                <c:pt idx="4419" formatCode="General">
                  <c:v>391.92</c:v>
                </c:pt>
                <c:pt idx="4420" formatCode="General">
                  <c:v>391.93</c:v>
                </c:pt>
                <c:pt idx="4421" formatCode="General">
                  <c:v>391.94</c:v>
                </c:pt>
                <c:pt idx="4422" formatCode="General">
                  <c:v>391.95</c:v>
                </c:pt>
                <c:pt idx="4423" formatCode="General">
                  <c:v>391.96</c:v>
                </c:pt>
                <c:pt idx="4424" formatCode="General">
                  <c:v>391.97</c:v>
                </c:pt>
                <c:pt idx="4425" formatCode="General">
                  <c:v>391.98</c:v>
                </c:pt>
                <c:pt idx="4426" formatCode="General">
                  <c:v>391.99</c:v>
                </c:pt>
                <c:pt idx="4427" formatCode="General">
                  <c:v>392</c:v>
                </c:pt>
                <c:pt idx="4428" formatCode="General">
                  <c:v>392.01</c:v>
                </c:pt>
                <c:pt idx="4429" formatCode="General">
                  <c:v>392.02</c:v>
                </c:pt>
                <c:pt idx="4430" formatCode="General">
                  <c:v>392.03</c:v>
                </c:pt>
                <c:pt idx="4431" formatCode="General">
                  <c:v>392.04</c:v>
                </c:pt>
                <c:pt idx="4432" formatCode="General">
                  <c:v>392.05</c:v>
                </c:pt>
                <c:pt idx="4433" formatCode="General">
                  <c:v>392.06</c:v>
                </c:pt>
                <c:pt idx="4434" formatCode="General">
                  <c:v>392.07</c:v>
                </c:pt>
                <c:pt idx="4435" formatCode="General">
                  <c:v>392.08</c:v>
                </c:pt>
                <c:pt idx="4436" formatCode="General">
                  <c:v>392.09</c:v>
                </c:pt>
                <c:pt idx="4437" formatCode="General">
                  <c:v>392.1</c:v>
                </c:pt>
                <c:pt idx="4438" formatCode="General">
                  <c:v>392.11</c:v>
                </c:pt>
                <c:pt idx="4439" formatCode="General">
                  <c:v>392.12</c:v>
                </c:pt>
                <c:pt idx="4440" formatCode="General">
                  <c:v>392.13</c:v>
                </c:pt>
                <c:pt idx="4441" formatCode="General">
                  <c:v>392.14</c:v>
                </c:pt>
                <c:pt idx="4442" formatCode="General">
                  <c:v>392.15</c:v>
                </c:pt>
                <c:pt idx="4443" formatCode="General">
                  <c:v>392.16</c:v>
                </c:pt>
                <c:pt idx="4444" formatCode="General">
                  <c:v>392.17</c:v>
                </c:pt>
                <c:pt idx="4445" formatCode="General">
                  <c:v>392.18</c:v>
                </c:pt>
                <c:pt idx="4446" formatCode="General">
                  <c:v>392.19</c:v>
                </c:pt>
                <c:pt idx="4447" formatCode="General">
                  <c:v>392.2</c:v>
                </c:pt>
                <c:pt idx="4448" formatCode="General">
                  <c:v>392.21</c:v>
                </c:pt>
                <c:pt idx="4449" formatCode="General">
                  <c:v>392.22</c:v>
                </c:pt>
                <c:pt idx="4450" formatCode="General">
                  <c:v>392.23</c:v>
                </c:pt>
                <c:pt idx="4451" formatCode="General">
                  <c:v>392.24</c:v>
                </c:pt>
                <c:pt idx="4452" formatCode="General">
                  <c:v>392.25</c:v>
                </c:pt>
                <c:pt idx="4453" formatCode="General">
                  <c:v>392.26</c:v>
                </c:pt>
                <c:pt idx="4454" formatCode="General">
                  <c:v>392.27</c:v>
                </c:pt>
                <c:pt idx="4455" formatCode="General">
                  <c:v>392.28</c:v>
                </c:pt>
                <c:pt idx="4456" formatCode="General">
                  <c:v>392.29</c:v>
                </c:pt>
                <c:pt idx="4457" formatCode="General">
                  <c:v>392.3</c:v>
                </c:pt>
                <c:pt idx="4458" formatCode="General">
                  <c:v>392.31</c:v>
                </c:pt>
                <c:pt idx="4459" formatCode="General">
                  <c:v>392.32</c:v>
                </c:pt>
                <c:pt idx="4460" formatCode="General">
                  <c:v>392.33</c:v>
                </c:pt>
                <c:pt idx="4461" formatCode="General">
                  <c:v>392.34</c:v>
                </c:pt>
                <c:pt idx="4462" formatCode="General">
                  <c:v>392.35</c:v>
                </c:pt>
                <c:pt idx="4463" formatCode="General">
                  <c:v>392.36</c:v>
                </c:pt>
                <c:pt idx="4464" formatCode="General">
                  <c:v>392.37</c:v>
                </c:pt>
                <c:pt idx="4465" formatCode="General">
                  <c:v>392.38</c:v>
                </c:pt>
                <c:pt idx="4466" formatCode="General">
                  <c:v>392.39</c:v>
                </c:pt>
                <c:pt idx="4467" formatCode="General">
                  <c:v>392.4</c:v>
                </c:pt>
                <c:pt idx="4468" formatCode="General">
                  <c:v>392.41</c:v>
                </c:pt>
                <c:pt idx="4469" formatCode="General">
                  <c:v>392.42</c:v>
                </c:pt>
                <c:pt idx="4470" formatCode="General">
                  <c:v>392.43</c:v>
                </c:pt>
                <c:pt idx="4471" formatCode="General">
                  <c:v>392.44</c:v>
                </c:pt>
                <c:pt idx="4472" formatCode="General">
                  <c:v>392.45</c:v>
                </c:pt>
                <c:pt idx="4473" formatCode="General">
                  <c:v>392.46</c:v>
                </c:pt>
                <c:pt idx="4474" formatCode="General">
                  <c:v>392.47</c:v>
                </c:pt>
                <c:pt idx="4475" formatCode="General">
                  <c:v>392.48</c:v>
                </c:pt>
                <c:pt idx="4476" formatCode="General">
                  <c:v>392.49</c:v>
                </c:pt>
                <c:pt idx="4477" formatCode="General">
                  <c:v>392.5</c:v>
                </c:pt>
                <c:pt idx="4478" formatCode="General">
                  <c:v>392.51</c:v>
                </c:pt>
                <c:pt idx="4479" formatCode="General">
                  <c:v>392.52</c:v>
                </c:pt>
                <c:pt idx="4480" formatCode="General">
                  <c:v>392.53</c:v>
                </c:pt>
                <c:pt idx="4481" formatCode="General">
                  <c:v>392.54</c:v>
                </c:pt>
                <c:pt idx="4482" formatCode="General">
                  <c:v>392.55</c:v>
                </c:pt>
                <c:pt idx="4483" formatCode="General">
                  <c:v>392.56</c:v>
                </c:pt>
                <c:pt idx="4484" formatCode="General">
                  <c:v>392.57</c:v>
                </c:pt>
                <c:pt idx="4485" formatCode="General">
                  <c:v>392.58</c:v>
                </c:pt>
                <c:pt idx="4486" formatCode="General">
                  <c:v>392.59</c:v>
                </c:pt>
                <c:pt idx="4487" formatCode="General">
                  <c:v>392.6</c:v>
                </c:pt>
                <c:pt idx="4488" formatCode="General">
                  <c:v>392.61</c:v>
                </c:pt>
                <c:pt idx="4489" formatCode="General">
                  <c:v>392.62</c:v>
                </c:pt>
                <c:pt idx="4490" formatCode="General">
                  <c:v>392.63</c:v>
                </c:pt>
                <c:pt idx="4491" formatCode="General">
                  <c:v>392.64</c:v>
                </c:pt>
                <c:pt idx="4492" formatCode="General">
                  <c:v>392.65</c:v>
                </c:pt>
                <c:pt idx="4493" formatCode="General">
                  <c:v>392.66</c:v>
                </c:pt>
                <c:pt idx="4494" formatCode="General">
                  <c:v>392.67</c:v>
                </c:pt>
                <c:pt idx="4495" formatCode="General">
                  <c:v>392.68</c:v>
                </c:pt>
                <c:pt idx="4496" formatCode="General">
                  <c:v>392.69</c:v>
                </c:pt>
                <c:pt idx="4497" formatCode="General">
                  <c:v>392.7</c:v>
                </c:pt>
                <c:pt idx="4498" formatCode="General">
                  <c:v>392.71</c:v>
                </c:pt>
                <c:pt idx="4499" formatCode="General">
                  <c:v>392.72</c:v>
                </c:pt>
                <c:pt idx="4500" formatCode="General">
                  <c:v>392.73</c:v>
                </c:pt>
                <c:pt idx="4501" formatCode="General">
                  <c:v>392.74</c:v>
                </c:pt>
                <c:pt idx="4502" formatCode="General">
                  <c:v>392.75</c:v>
                </c:pt>
                <c:pt idx="4503" formatCode="General">
                  <c:v>392.76</c:v>
                </c:pt>
                <c:pt idx="4504" formatCode="General">
                  <c:v>392.77</c:v>
                </c:pt>
                <c:pt idx="4505" formatCode="General">
                  <c:v>392.78</c:v>
                </c:pt>
                <c:pt idx="4506" formatCode="General">
                  <c:v>392.79</c:v>
                </c:pt>
                <c:pt idx="4507" formatCode="General">
                  <c:v>392.8</c:v>
                </c:pt>
                <c:pt idx="4508" formatCode="General">
                  <c:v>392.81</c:v>
                </c:pt>
                <c:pt idx="4509" formatCode="General">
                  <c:v>392.82</c:v>
                </c:pt>
                <c:pt idx="4510" formatCode="General">
                  <c:v>392.83</c:v>
                </c:pt>
                <c:pt idx="4511" formatCode="General">
                  <c:v>392.84</c:v>
                </c:pt>
                <c:pt idx="4512" formatCode="General">
                  <c:v>392.85</c:v>
                </c:pt>
                <c:pt idx="4513" formatCode="General">
                  <c:v>392.86</c:v>
                </c:pt>
                <c:pt idx="4514" formatCode="General">
                  <c:v>392.87</c:v>
                </c:pt>
                <c:pt idx="4515" formatCode="General">
                  <c:v>392.88</c:v>
                </c:pt>
                <c:pt idx="4516" formatCode="General">
                  <c:v>392.89</c:v>
                </c:pt>
                <c:pt idx="4517" formatCode="General">
                  <c:v>392.9</c:v>
                </c:pt>
                <c:pt idx="4518" formatCode="General">
                  <c:v>392.91</c:v>
                </c:pt>
                <c:pt idx="4519" formatCode="General">
                  <c:v>392.92</c:v>
                </c:pt>
                <c:pt idx="4520" formatCode="General">
                  <c:v>392.93</c:v>
                </c:pt>
                <c:pt idx="4521" formatCode="General">
                  <c:v>392.94</c:v>
                </c:pt>
                <c:pt idx="4522" formatCode="General">
                  <c:v>392.95</c:v>
                </c:pt>
                <c:pt idx="4523" formatCode="General">
                  <c:v>392.96</c:v>
                </c:pt>
                <c:pt idx="4524" formatCode="General">
                  <c:v>392.97</c:v>
                </c:pt>
                <c:pt idx="4525" formatCode="General">
                  <c:v>392.98</c:v>
                </c:pt>
                <c:pt idx="4526" formatCode="General">
                  <c:v>392.99</c:v>
                </c:pt>
                <c:pt idx="4527" formatCode="General">
                  <c:v>393</c:v>
                </c:pt>
                <c:pt idx="4528" formatCode="General">
                  <c:v>393.01</c:v>
                </c:pt>
                <c:pt idx="4529" formatCode="General">
                  <c:v>393.02</c:v>
                </c:pt>
                <c:pt idx="4530" formatCode="General">
                  <c:v>393.03</c:v>
                </c:pt>
                <c:pt idx="4531" formatCode="General">
                  <c:v>393.04</c:v>
                </c:pt>
                <c:pt idx="4532" formatCode="General">
                  <c:v>393.05</c:v>
                </c:pt>
                <c:pt idx="4533" formatCode="General">
                  <c:v>393.06</c:v>
                </c:pt>
                <c:pt idx="4534" formatCode="General">
                  <c:v>393.07</c:v>
                </c:pt>
                <c:pt idx="4535" formatCode="General">
                  <c:v>393.08</c:v>
                </c:pt>
                <c:pt idx="4536" formatCode="General">
                  <c:v>393.09</c:v>
                </c:pt>
                <c:pt idx="4537" formatCode="General">
                  <c:v>393.1</c:v>
                </c:pt>
                <c:pt idx="4538" formatCode="General">
                  <c:v>393.11</c:v>
                </c:pt>
                <c:pt idx="4539" formatCode="General">
                  <c:v>393.12</c:v>
                </c:pt>
                <c:pt idx="4540" formatCode="General">
                  <c:v>393.13</c:v>
                </c:pt>
                <c:pt idx="4541" formatCode="General">
                  <c:v>393.14</c:v>
                </c:pt>
                <c:pt idx="4542" formatCode="General">
                  <c:v>393.15</c:v>
                </c:pt>
                <c:pt idx="4543" formatCode="General">
                  <c:v>393.16</c:v>
                </c:pt>
                <c:pt idx="4544" formatCode="General">
                  <c:v>393.17</c:v>
                </c:pt>
                <c:pt idx="4545" formatCode="General">
                  <c:v>393.18</c:v>
                </c:pt>
                <c:pt idx="4546" formatCode="General">
                  <c:v>393.19</c:v>
                </c:pt>
                <c:pt idx="4547" formatCode="General">
                  <c:v>393.2</c:v>
                </c:pt>
                <c:pt idx="4548" formatCode="General">
                  <c:v>393.21</c:v>
                </c:pt>
                <c:pt idx="4549" formatCode="General">
                  <c:v>393.22</c:v>
                </c:pt>
                <c:pt idx="4550" formatCode="General">
                  <c:v>393.23</c:v>
                </c:pt>
                <c:pt idx="4551" formatCode="General">
                  <c:v>393.24</c:v>
                </c:pt>
                <c:pt idx="4552" formatCode="General">
                  <c:v>393.25</c:v>
                </c:pt>
                <c:pt idx="4553" formatCode="General">
                  <c:v>393.26</c:v>
                </c:pt>
                <c:pt idx="4554" formatCode="General">
                  <c:v>393.27</c:v>
                </c:pt>
                <c:pt idx="4555" formatCode="General">
                  <c:v>393.28</c:v>
                </c:pt>
                <c:pt idx="4556" formatCode="General">
                  <c:v>393.29</c:v>
                </c:pt>
                <c:pt idx="4557" formatCode="General">
                  <c:v>393.3</c:v>
                </c:pt>
                <c:pt idx="4558" formatCode="General">
                  <c:v>393.31</c:v>
                </c:pt>
                <c:pt idx="4559" formatCode="General">
                  <c:v>393.32</c:v>
                </c:pt>
                <c:pt idx="4560" formatCode="General">
                  <c:v>393.33</c:v>
                </c:pt>
                <c:pt idx="4561" formatCode="General">
                  <c:v>393.34</c:v>
                </c:pt>
                <c:pt idx="4562" formatCode="General">
                  <c:v>393.35</c:v>
                </c:pt>
                <c:pt idx="4563" formatCode="General">
                  <c:v>393.36</c:v>
                </c:pt>
                <c:pt idx="4564" formatCode="General">
                  <c:v>393.37</c:v>
                </c:pt>
                <c:pt idx="4565" formatCode="General">
                  <c:v>393.38</c:v>
                </c:pt>
                <c:pt idx="4566" formatCode="General">
                  <c:v>393.39</c:v>
                </c:pt>
                <c:pt idx="4567" formatCode="General">
                  <c:v>393.4</c:v>
                </c:pt>
                <c:pt idx="4568" formatCode="General">
                  <c:v>393.41</c:v>
                </c:pt>
                <c:pt idx="4569" formatCode="General">
                  <c:v>393.42</c:v>
                </c:pt>
                <c:pt idx="4570" formatCode="General">
                  <c:v>393.43</c:v>
                </c:pt>
                <c:pt idx="4571" formatCode="General">
                  <c:v>393.44</c:v>
                </c:pt>
                <c:pt idx="4572" formatCode="General">
                  <c:v>393.45</c:v>
                </c:pt>
                <c:pt idx="4573" formatCode="General">
                  <c:v>393.46</c:v>
                </c:pt>
                <c:pt idx="4574" formatCode="General">
                  <c:v>393.47</c:v>
                </c:pt>
                <c:pt idx="4575" formatCode="General">
                  <c:v>393.48</c:v>
                </c:pt>
                <c:pt idx="4576" formatCode="General">
                  <c:v>393.49</c:v>
                </c:pt>
                <c:pt idx="4577" formatCode="General">
                  <c:v>393.5</c:v>
                </c:pt>
                <c:pt idx="4578" formatCode="General">
                  <c:v>393.51</c:v>
                </c:pt>
                <c:pt idx="4579" formatCode="General">
                  <c:v>393.52</c:v>
                </c:pt>
                <c:pt idx="4580" formatCode="General">
                  <c:v>393.53</c:v>
                </c:pt>
                <c:pt idx="4581" formatCode="General">
                  <c:v>393.54</c:v>
                </c:pt>
                <c:pt idx="4582" formatCode="General">
                  <c:v>393.55</c:v>
                </c:pt>
                <c:pt idx="4583" formatCode="General">
                  <c:v>393.56</c:v>
                </c:pt>
                <c:pt idx="4584" formatCode="General">
                  <c:v>393.57</c:v>
                </c:pt>
                <c:pt idx="4585" formatCode="General">
                  <c:v>393.58</c:v>
                </c:pt>
                <c:pt idx="4586" formatCode="General">
                  <c:v>393.59</c:v>
                </c:pt>
                <c:pt idx="4587" formatCode="General">
                  <c:v>393.6</c:v>
                </c:pt>
                <c:pt idx="4588" formatCode="General">
                  <c:v>393.61</c:v>
                </c:pt>
                <c:pt idx="4589" formatCode="General">
                  <c:v>393.62</c:v>
                </c:pt>
                <c:pt idx="4590" formatCode="General">
                  <c:v>393.63</c:v>
                </c:pt>
                <c:pt idx="4591" formatCode="General">
                  <c:v>393.64</c:v>
                </c:pt>
                <c:pt idx="4592" formatCode="General">
                  <c:v>393.65</c:v>
                </c:pt>
                <c:pt idx="4593" formatCode="General">
                  <c:v>393.66</c:v>
                </c:pt>
                <c:pt idx="4594" formatCode="General">
                  <c:v>393.67</c:v>
                </c:pt>
                <c:pt idx="4595" formatCode="General">
                  <c:v>393.68</c:v>
                </c:pt>
                <c:pt idx="4596" formatCode="General">
                  <c:v>393.69</c:v>
                </c:pt>
                <c:pt idx="4597" formatCode="General">
                  <c:v>393.7</c:v>
                </c:pt>
                <c:pt idx="4598" formatCode="General">
                  <c:v>393.71</c:v>
                </c:pt>
                <c:pt idx="4599" formatCode="General">
                  <c:v>393.72</c:v>
                </c:pt>
                <c:pt idx="4600" formatCode="General">
                  <c:v>393.73</c:v>
                </c:pt>
                <c:pt idx="4601" formatCode="General">
                  <c:v>393.74</c:v>
                </c:pt>
                <c:pt idx="4602" formatCode="General">
                  <c:v>393.75</c:v>
                </c:pt>
                <c:pt idx="4603" formatCode="General">
                  <c:v>393.76</c:v>
                </c:pt>
                <c:pt idx="4604" formatCode="General">
                  <c:v>393.77</c:v>
                </c:pt>
                <c:pt idx="4605" formatCode="General">
                  <c:v>393.78</c:v>
                </c:pt>
                <c:pt idx="4606" formatCode="General">
                  <c:v>393.79</c:v>
                </c:pt>
                <c:pt idx="4607" formatCode="General">
                  <c:v>393.8</c:v>
                </c:pt>
                <c:pt idx="4608" formatCode="General">
                  <c:v>393.81</c:v>
                </c:pt>
                <c:pt idx="4609" formatCode="General">
                  <c:v>393.82</c:v>
                </c:pt>
                <c:pt idx="4610" formatCode="General">
                  <c:v>393.83</c:v>
                </c:pt>
                <c:pt idx="4611" formatCode="General">
                  <c:v>393.84</c:v>
                </c:pt>
                <c:pt idx="4612" formatCode="General">
                  <c:v>393.85</c:v>
                </c:pt>
                <c:pt idx="4613" formatCode="General">
                  <c:v>393.86</c:v>
                </c:pt>
                <c:pt idx="4614" formatCode="General">
                  <c:v>393.87</c:v>
                </c:pt>
                <c:pt idx="4615" formatCode="General">
                  <c:v>393.88</c:v>
                </c:pt>
                <c:pt idx="4616" formatCode="General">
                  <c:v>393.89</c:v>
                </c:pt>
                <c:pt idx="4617" formatCode="General">
                  <c:v>393.9</c:v>
                </c:pt>
                <c:pt idx="4618" formatCode="General">
                  <c:v>393.91</c:v>
                </c:pt>
                <c:pt idx="4619" formatCode="General">
                  <c:v>393.92</c:v>
                </c:pt>
                <c:pt idx="4620" formatCode="General">
                  <c:v>393.93</c:v>
                </c:pt>
                <c:pt idx="4621" formatCode="General">
                  <c:v>393.94</c:v>
                </c:pt>
                <c:pt idx="4622" formatCode="General">
                  <c:v>393.95</c:v>
                </c:pt>
                <c:pt idx="4623" formatCode="General">
                  <c:v>393.96</c:v>
                </c:pt>
                <c:pt idx="4624" formatCode="General">
                  <c:v>393.97</c:v>
                </c:pt>
                <c:pt idx="4625" formatCode="General">
                  <c:v>393.98</c:v>
                </c:pt>
                <c:pt idx="4626" formatCode="General">
                  <c:v>393.99</c:v>
                </c:pt>
                <c:pt idx="4627" formatCode="General">
                  <c:v>394</c:v>
                </c:pt>
                <c:pt idx="4628" formatCode="General">
                  <c:v>394.01</c:v>
                </c:pt>
                <c:pt idx="4629" formatCode="General">
                  <c:v>394.02</c:v>
                </c:pt>
                <c:pt idx="4630" formatCode="General">
                  <c:v>394.03</c:v>
                </c:pt>
                <c:pt idx="4631" formatCode="General">
                  <c:v>394.04</c:v>
                </c:pt>
                <c:pt idx="4632" formatCode="General">
                  <c:v>394.05</c:v>
                </c:pt>
                <c:pt idx="4633" formatCode="General">
                  <c:v>394.06</c:v>
                </c:pt>
                <c:pt idx="4634" formatCode="General">
                  <c:v>394.07</c:v>
                </c:pt>
                <c:pt idx="4635" formatCode="General">
                  <c:v>394.08</c:v>
                </c:pt>
                <c:pt idx="4636" formatCode="General">
                  <c:v>394.09</c:v>
                </c:pt>
                <c:pt idx="4637" formatCode="General">
                  <c:v>394.1</c:v>
                </c:pt>
                <c:pt idx="4638" formatCode="General">
                  <c:v>394.11</c:v>
                </c:pt>
                <c:pt idx="4639" formatCode="General">
                  <c:v>394.12</c:v>
                </c:pt>
                <c:pt idx="4640" formatCode="General">
                  <c:v>394.13</c:v>
                </c:pt>
                <c:pt idx="4641" formatCode="General">
                  <c:v>394.14</c:v>
                </c:pt>
                <c:pt idx="4642" formatCode="General">
                  <c:v>394.15</c:v>
                </c:pt>
                <c:pt idx="4643" formatCode="General">
                  <c:v>394.16</c:v>
                </c:pt>
                <c:pt idx="4644" formatCode="General">
                  <c:v>394.17</c:v>
                </c:pt>
                <c:pt idx="4645" formatCode="General">
                  <c:v>394.18</c:v>
                </c:pt>
                <c:pt idx="4646" formatCode="General">
                  <c:v>394.19</c:v>
                </c:pt>
                <c:pt idx="4647" formatCode="General">
                  <c:v>394.2</c:v>
                </c:pt>
                <c:pt idx="4648" formatCode="General">
                  <c:v>394.21</c:v>
                </c:pt>
                <c:pt idx="4649" formatCode="General">
                  <c:v>394.22</c:v>
                </c:pt>
                <c:pt idx="4650" formatCode="General">
                  <c:v>394.23</c:v>
                </c:pt>
                <c:pt idx="4651" formatCode="General">
                  <c:v>394.24</c:v>
                </c:pt>
                <c:pt idx="4652" formatCode="General">
                  <c:v>394.25</c:v>
                </c:pt>
                <c:pt idx="4653" formatCode="General">
                  <c:v>394.26</c:v>
                </c:pt>
                <c:pt idx="4654" formatCode="General">
                  <c:v>394.27</c:v>
                </c:pt>
                <c:pt idx="4655" formatCode="General">
                  <c:v>394.28</c:v>
                </c:pt>
                <c:pt idx="4656" formatCode="General">
                  <c:v>394.29</c:v>
                </c:pt>
                <c:pt idx="4657" formatCode="General">
                  <c:v>394.3</c:v>
                </c:pt>
                <c:pt idx="4658" formatCode="General">
                  <c:v>394.31</c:v>
                </c:pt>
                <c:pt idx="4659" formatCode="General">
                  <c:v>394.32</c:v>
                </c:pt>
                <c:pt idx="4660" formatCode="General">
                  <c:v>394.33</c:v>
                </c:pt>
                <c:pt idx="4661" formatCode="General">
                  <c:v>394.34</c:v>
                </c:pt>
                <c:pt idx="4662" formatCode="General">
                  <c:v>394.35</c:v>
                </c:pt>
                <c:pt idx="4663" formatCode="General">
                  <c:v>394.36</c:v>
                </c:pt>
                <c:pt idx="4664" formatCode="General">
                  <c:v>394.37</c:v>
                </c:pt>
                <c:pt idx="4665" formatCode="General">
                  <c:v>394.38</c:v>
                </c:pt>
                <c:pt idx="4666" formatCode="General">
                  <c:v>394.39</c:v>
                </c:pt>
                <c:pt idx="4667" formatCode="General">
                  <c:v>394.4</c:v>
                </c:pt>
                <c:pt idx="4668" formatCode="General">
                  <c:v>394.41</c:v>
                </c:pt>
                <c:pt idx="4669" formatCode="General">
                  <c:v>394.42</c:v>
                </c:pt>
                <c:pt idx="4670" formatCode="General">
                  <c:v>394.43</c:v>
                </c:pt>
                <c:pt idx="4671" formatCode="General">
                  <c:v>394.44</c:v>
                </c:pt>
                <c:pt idx="4672" formatCode="General">
                  <c:v>394.45</c:v>
                </c:pt>
                <c:pt idx="4673" formatCode="General">
                  <c:v>394.46</c:v>
                </c:pt>
                <c:pt idx="4674" formatCode="General">
                  <c:v>394.47</c:v>
                </c:pt>
                <c:pt idx="4675" formatCode="General">
                  <c:v>394.48</c:v>
                </c:pt>
                <c:pt idx="4676" formatCode="General">
                  <c:v>394.49</c:v>
                </c:pt>
                <c:pt idx="4677" formatCode="General">
                  <c:v>394.5</c:v>
                </c:pt>
                <c:pt idx="4678" formatCode="General">
                  <c:v>394.51</c:v>
                </c:pt>
                <c:pt idx="4679" formatCode="General">
                  <c:v>394.52</c:v>
                </c:pt>
                <c:pt idx="4680" formatCode="General">
                  <c:v>394.53</c:v>
                </c:pt>
                <c:pt idx="4681" formatCode="General">
                  <c:v>394.54</c:v>
                </c:pt>
                <c:pt idx="4682" formatCode="General">
                  <c:v>394.55</c:v>
                </c:pt>
                <c:pt idx="4683" formatCode="General">
                  <c:v>394.56</c:v>
                </c:pt>
                <c:pt idx="4684" formatCode="General">
                  <c:v>394.57</c:v>
                </c:pt>
                <c:pt idx="4685" formatCode="General">
                  <c:v>394.58</c:v>
                </c:pt>
                <c:pt idx="4686" formatCode="General">
                  <c:v>394.59</c:v>
                </c:pt>
                <c:pt idx="4687" formatCode="General">
                  <c:v>394.6</c:v>
                </c:pt>
                <c:pt idx="4688" formatCode="General">
                  <c:v>394.61</c:v>
                </c:pt>
                <c:pt idx="4689" formatCode="General">
                  <c:v>394.62</c:v>
                </c:pt>
                <c:pt idx="4690" formatCode="General">
                  <c:v>394.63</c:v>
                </c:pt>
                <c:pt idx="4691" formatCode="General">
                  <c:v>394.64</c:v>
                </c:pt>
                <c:pt idx="4692" formatCode="General">
                  <c:v>394.65</c:v>
                </c:pt>
                <c:pt idx="4693" formatCode="General">
                  <c:v>394.66</c:v>
                </c:pt>
                <c:pt idx="4694" formatCode="General">
                  <c:v>394.67</c:v>
                </c:pt>
                <c:pt idx="4695" formatCode="General">
                  <c:v>394.68</c:v>
                </c:pt>
                <c:pt idx="4696" formatCode="General">
                  <c:v>394.69</c:v>
                </c:pt>
                <c:pt idx="4697" formatCode="General">
                  <c:v>394.7</c:v>
                </c:pt>
                <c:pt idx="4698" formatCode="General">
                  <c:v>394.71</c:v>
                </c:pt>
                <c:pt idx="4699" formatCode="General">
                  <c:v>394.72</c:v>
                </c:pt>
                <c:pt idx="4700" formatCode="General">
                  <c:v>394.73</c:v>
                </c:pt>
                <c:pt idx="4701" formatCode="General">
                  <c:v>394.74</c:v>
                </c:pt>
                <c:pt idx="4702" formatCode="General">
                  <c:v>394.75</c:v>
                </c:pt>
                <c:pt idx="4703" formatCode="General">
                  <c:v>394.76</c:v>
                </c:pt>
                <c:pt idx="4704" formatCode="General">
                  <c:v>394.77</c:v>
                </c:pt>
                <c:pt idx="4705" formatCode="General">
                  <c:v>394.78</c:v>
                </c:pt>
                <c:pt idx="4706" formatCode="General">
                  <c:v>394.79</c:v>
                </c:pt>
                <c:pt idx="4707" formatCode="General">
                  <c:v>394.8</c:v>
                </c:pt>
                <c:pt idx="4708" formatCode="General">
                  <c:v>394.81</c:v>
                </c:pt>
                <c:pt idx="4709" formatCode="General">
                  <c:v>394.82</c:v>
                </c:pt>
                <c:pt idx="4710" formatCode="General">
                  <c:v>394.83</c:v>
                </c:pt>
                <c:pt idx="4711" formatCode="General">
                  <c:v>394.84</c:v>
                </c:pt>
                <c:pt idx="4712" formatCode="General">
                  <c:v>394.85</c:v>
                </c:pt>
                <c:pt idx="4713" formatCode="General">
                  <c:v>394.86</c:v>
                </c:pt>
                <c:pt idx="4714" formatCode="General">
                  <c:v>394.87</c:v>
                </c:pt>
                <c:pt idx="4715" formatCode="General">
                  <c:v>394.88</c:v>
                </c:pt>
                <c:pt idx="4716" formatCode="General">
                  <c:v>394.89</c:v>
                </c:pt>
                <c:pt idx="4717" formatCode="General">
                  <c:v>394.9</c:v>
                </c:pt>
                <c:pt idx="4718" formatCode="General">
                  <c:v>394.91</c:v>
                </c:pt>
                <c:pt idx="4719" formatCode="General">
                  <c:v>394.92</c:v>
                </c:pt>
                <c:pt idx="4720" formatCode="General">
                  <c:v>394.93</c:v>
                </c:pt>
                <c:pt idx="4721" formatCode="General">
                  <c:v>394.94</c:v>
                </c:pt>
                <c:pt idx="4722" formatCode="General">
                  <c:v>394.95</c:v>
                </c:pt>
                <c:pt idx="4723" formatCode="General">
                  <c:v>394.96</c:v>
                </c:pt>
                <c:pt idx="4724" formatCode="General">
                  <c:v>394.97</c:v>
                </c:pt>
                <c:pt idx="4725" formatCode="General">
                  <c:v>394.98</c:v>
                </c:pt>
                <c:pt idx="4726" formatCode="General">
                  <c:v>394.99</c:v>
                </c:pt>
                <c:pt idx="4727" formatCode="General">
                  <c:v>395</c:v>
                </c:pt>
                <c:pt idx="4728" formatCode="General">
                  <c:v>395.01</c:v>
                </c:pt>
                <c:pt idx="4729" formatCode="General">
                  <c:v>395.02</c:v>
                </c:pt>
                <c:pt idx="4730" formatCode="General">
                  <c:v>395.03</c:v>
                </c:pt>
                <c:pt idx="4731" formatCode="General">
                  <c:v>395.04</c:v>
                </c:pt>
                <c:pt idx="4732" formatCode="General">
                  <c:v>395.05</c:v>
                </c:pt>
                <c:pt idx="4733" formatCode="General">
                  <c:v>395.06</c:v>
                </c:pt>
                <c:pt idx="4734" formatCode="General">
                  <c:v>395.07</c:v>
                </c:pt>
                <c:pt idx="4735" formatCode="General">
                  <c:v>395.08</c:v>
                </c:pt>
                <c:pt idx="4736" formatCode="General">
                  <c:v>395.09</c:v>
                </c:pt>
                <c:pt idx="4737" formatCode="General">
                  <c:v>395.1</c:v>
                </c:pt>
                <c:pt idx="4738" formatCode="General">
                  <c:v>395.11</c:v>
                </c:pt>
                <c:pt idx="4739" formatCode="General">
                  <c:v>395.12</c:v>
                </c:pt>
                <c:pt idx="4740" formatCode="General">
                  <c:v>395.13</c:v>
                </c:pt>
                <c:pt idx="4741" formatCode="General">
                  <c:v>395.14</c:v>
                </c:pt>
                <c:pt idx="4742" formatCode="General">
                  <c:v>395.15</c:v>
                </c:pt>
                <c:pt idx="4743" formatCode="General">
                  <c:v>395.16</c:v>
                </c:pt>
                <c:pt idx="4744" formatCode="General">
                  <c:v>395.17</c:v>
                </c:pt>
                <c:pt idx="4745" formatCode="General">
                  <c:v>395.18</c:v>
                </c:pt>
                <c:pt idx="4746" formatCode="General">
                  <c:v>395.19</c:v>
                </c:pt>
                <c:pt idx="4747" formatCode="General">
                  <c:v>395.2</c:v>
                </c:pt>
                <c:pt idx="4748" formatCode="General">
                  <c:v>395.21</c:v>
                </c:pt>
                <c:pt idx="4749" formatCode="General">
                  <c:v>395.22</c:v>
                </c:pt>
                <c:pt idx="4750" formatCode="General">
                  <c:v>395.23</c:v>
                </c:pt>
                <c:pt idx="4751" formatCode="General">
                  <c:v>395.24</c:v>
                </c:pt>
                <c:pt idx="4752" formatCode="General">
                  <c:v>395.25</c:v>
                </c:pt>
                <c:pt idx="4753" formatCode="General">
                  <c:v>395.26</c:v>
                </c:pt>
                <c:pt idx="4754" formatCode="General">
                  <c:v>395.27</c:v>
                </c:pt>
                <c:pt idx="4755" formatCode="General">
                  <c:v>395.28</c:v>
                </c:pt>
                <c:pt idx="4756" formatCode="General">
                  <c:v>395.29</c:v>
                </c:pt>
                <c:pt idx="4757" formatCode="General">
                  <c:v>395.3</c:v>
                </c:pt>
                <c:pt idx="4758" formatCode="General">
                  <c:v>395.31</c:v>
                </c:pt>
                <c:pt idx="4759" formatCode="General">
                  <c:v>395.32</c:v>
                </c:pt>
                <c:pt idx="4760" formatCode="General">
                  <c:v>395.33</c:v>
                </c:pt>
                <c:pt idx="4761" formatCode="General">
                  <c:v>395.34</c:v>
                </c:pt>
                <c:pt idx="4762" formatCode="General">
                  <c:v>395.35</c:v>
                </c:pt>
                <c:pt idx="4763" formatCode="General">
                  <c:v>395.36</c:v>
                </c:pt>
                <c:pt idx="4764" formatCode="General">
                  <c:v>395.37</c:v>
                </c:pt>
                <c:pt idx="4765" formatCode="General">
                  <c:v>395.38</c:v>
                </c:pt>
                <c:pt idx="4766" formatCode="General">
                  <c:v>395.39</c:v>
                </c:pt>
                <c:pt idx="4767" formatCode="General">
                  <c:v>395.4</c:v>
                </c:pt>
                <c:pt idx="4768" formatCode="General">
                  <c:v>395.41</c:v>
                </c:pt>
                <c:pt idx="4769" formatCode="General">
                  <c:v>395.42</c:v>
                </c:pt>
                <c:pt idx="4770" formatCode="General">
                  <c:v>395.43</c:v>
                </c:pt>
                <c:pt idx="4771" formatCode="General">
                  <c:v>395.44</c:v>
                </c:pt>
                <c:pt idx="4772" formatCode="General">
                  <c:v>395.45</c:v>
                </c:pt>
                <c:pt idx="4773" formatCode="General">
                  <c:v>395.46</c:v>
                </c:pt>
                <c:pt idx="4774" formatCode="General">
                  <c:v>395.47</c:v>
                </c:pt>
                <c:pt idx="4775" formatCode="General">
                  <c:v>395.48</c:v>
                </c:pt>
                <c:pt idx="4776" formatCode="General">
                  <c:v>395.49</c:v>
                </c:pt>
                <c:pt idx="4777" formatCode="General">
                  <c:v>395.5</c:v>
                </c:pt>
                <c:pt idx="4778" formatCode="General">
                  <c:v>395.51</c:v>
                </c:pt>
                <c:pt idx="4779" formatCode="General">
                  <c:v>395.52</c:v>
                </c:pt>
                <c:pt idx="4780" formatCode="General">
                  <c:v>395.53</c:v>
                </c:pt>
                <c:pt idx="4781" formatCode="General">
                  <c:v>395.54</c:v>
                </c:pt>
                <c:pt idx="4782" formatCode="General">
                  <c:v>395.55</c:v>
                </c:pt>
                <c:pt idx="4783" formatCode="General">
                  <c:v>395.56</c:v>
                </c:pt>
                <c:pt idx="4784" formatCode="General">
                  <c:v>395.57</c:v>
                </c:pt>
                <c:pt idx="4785" formatCode="General">
                  <c:v>395.58</c:v>
                </c:pt>
                <c:pt idx="4786" formatCode="General">
                  <c:v>395.59</c:v>
                </c:pt>
                <c:pt idx="4787" formatCode="General">
                  <c:v>395.6</c:v>
                </c:pt>
                <c:pt idx="4788" formatCode="General">
                  <c:v>395.61</c:v>
                </c:pt>
                <c:pt idx="4789" formatCode="General">
                  <c:v>395.62</c:v>
                </c:pt>
                <c:pt idx="4790" formatCode="General">
                  <c:v>395.63</c:v>
                </c:pt>
                <c:pt idx="4791" formatCode="General">
                  <c:v>395.64</c:v>
                </c:pt>
                <c:pt idx="4792" formatCode="General">
                  <c:v>395.65</c:v>
                </c:pt>
                <c:pt idx="4793" formatCode="General">
                  <c:v>395.66</c:v>
                </c:pt>
                <c:pt idx="4794" formatCode="General">
                  <c:v>395.67</c:v>
                </c:pt>
                <c:pt idx="4795" formatCode="General">
                  <c:v>395.68</c:v>
                </c:pt>
                <c:pt idx="4796" formatCode="General">
                  <c:v>395.69</c:v>
                </c:pt>
                <c:pt idx="4797" formatCode="General">
                  <c:v>395.7</c:v>
                </c:pt>
                <c:pt idx="4798" formatCode="General">
                  <c:v>395.71</c:v>
                </c:pt>
                <c:pt idx="4799" formatCode="General">
                  <c:v>395.72</c:v>
                </c:pt>
                <c:pt idx="4800" formatCode="General">
                  <c:v>395.73</c:v>
                </c:pt>
                <c:pt idx="4801" formatCode="General">
                  <c:v>395.74</c:v>
                </c:pt>
                <c:pt idx="4802" formatCode="General">
                  <c:v>395.75</c:v>
                </c:pt>
                <c:pt idx="4803" formatCode="General">
                  <c:v>395.76</c:v>
                </c:pt>
                <c:pt idx="4804" formatCode="General">
                  <c:v>395.77</c:v>
                </c:pt>
                <c:pt idx="4805" formatCode="General">
                  <c:v>395.78</c:v>
                </c:pt>
                <c:pt idx="4806" formatCode="General">
                  <c:v>395.79</c:v>
                </c:pt>
                <c:pt idx="4807" formatCode="General">
                  <c:v>395.8</c:v>
                </c:pt>
                <c:pt idx="4808" formatCode="General">
                  <c:v>395.81</c:v>
                </c:pt>
                <c:pt idx="4809" formatCode="General">
                  <c:v>395.82</c:v>
                </c:pt>
                <c:pt idx="4810" formatCode="General">
                  <c:v>395.83</c:v>
                </c:pt>
                <c:pt idx="4811" formatCode="General">
                  <c:v>395.84</c:v>
                </c:pt>
                <c:pt idx="4812" formatCode="General">
                  <c:v>395.85</c:v>
                </c:pt>
                <c:pt idx="4813" formatCode="General">
                  <c:v>395.86</c:v>
                </c:pt>
                <c:pt idx="4814" formatCode="General">
                  <c:v>395.87</c:v>
                </c:pt>
                <c:pt idx="4815" formatCode="General">
                  <c:v>395.88</c:v>
                </c:pt>
                <c:pt idx="4816" formatCode="General">
                  <c:v>395.89</c:v>
                </c:pt>
                <c:pt idx="4817" formatCode="General">
                  <c:v>395.9</c:v>
                </c:pt>
                <c:pt idx="4818" formatCode="General">
                  <c:v>395.91</c:v>
                </c:pt>
                <c:pt idx="4819" formatCode="General">
                  <c:v>395.92</c:v>
                </c:pt>
                <c:pt idx="4820" formatCode="General">
                  <c:v>395.93</c:v>
                </c:pt>
                <c:pt idx="4821" formatCode="General">
                  <c:v>395.94</c:v>
                </c:pt>
                <c:pt idx="4822" formatCode="General">
                  <c:v>395.95</c:v>
                </c:pt>
                <c:pt idx="4823" formatCode="General">
                  <c:v>395.96</c:v>
                </c:pt>
                <c:pt idx="4824" formatCode="General">
                  <c:v>395.97</c:v>
                </c:pt>
                <c:pt idx="4825" formatCode="General">
                  <c:v>395.98</c:v>
                </c:pt>
                <c:pt idx="4826" formatCode="General">
                  <c:v>395.99</c:v>
                </c:pt>
                <c:pt idx="4827" formatCode="General">
                  <c:v>396</c:v>
                </c:pt>
                <c:pt idx="4828" formatCode="General">
                  <c:v>396.01</c:v>
                </c:pt>
                <c:pt idx="4829" formatCode="General">
                  <c:v>396.02</c:v>
                </c:pt>
                <c:pt idx="4830" formatCode="General">
                  <c:v>396.03</c:v>
                </c:pt>
                <c:pt idx="4831" formatCode="General">
                  <c:v>396.04</c:v>
                </c:pt>
                <c:pt idx="4832" formatCode="General">
                  <c:v>396.05</c:v>
                </c:pt>
                <c:pt idx="4833" formatCode="General">
                  <c:v>396.06</c:v>
                </c:pt>
                <c:pt idx="4834" formatCode="General">
                  <c:v>396.07</c:v>
                </c:pt>
                <c:pt idx="4835" formatCode="General">
                  <c:v>396.08</c:v>
                </c:pt>
                <c:pt idx="4836" formatCode="General">
                  <c:v>396.09</c:v>
                </c:pt>
                <c:pt idx="4837" formatCode="General">
                  <c:v>396.1</c:v>
                </c:pt>
                <c:pt idx="4838" formatCode="General">
                  <c:v>396.11</c:v>
                </c:pt>
                <c:pt idx="4839" formatCode="General">
                  <c:v>396.12</c:v>
                </c:pt>
                <c:pt idx="4840" formatCode="General">
                  <c:v>396.13</c:v>
                </c:pt>
                <c:pt idx="4841" formatCode="General">
                  <c:v>396.14</c:v>
                </c:pt>
                <c:pt idx="4842" formatCode="General">
                  <c:v>396.15</c:v>
                </c:pt>
                <c:pt idx="4843" formatCode="General">
                  <c:v>396.16</c:v>
                </c:pt>
                <c:pt idx="4844" formatCode="General">
                  <c:v>396.17</c:v>
                </c:pt>
                <c:pt idx="4845" formatCode="General">
                  <c:v>396.18</c:v>
                </c:pt>
                <c:pt idx="4846" formatCode="General">
                  <c:v>396.19</c:v>
                </c:pt>
                <c:pt idx="4847" formatCode="General">
                  <c:v>396.2</c:v>
                </c:pt>
                <c:pt idx="4848" formatCode="General">
                  <c:v>396.21</c:v>
                </c:pt>
                <c:pt idx="4849" formatCode="General">
                  <c:v>396.22</c:v>
                </c:pt>
                <c:pt idx="4850" formatCode="General">
                  <c:v>396.23</c:v>
                </c:pt>
                <c:pt idx="4851" formatCode="General">
                  <c:v>396.24</c:v>
                </c:pt>
                <c:pt idx="4852" formatCode="General">
                  <c:v>396.25</c:v>
                </c:pt>
                <c:pt idx="4853" formatCode="General">
                  <c:v>396.26</c:v>
                </c:pt>
                <c:pt idx="4854" formatCode="General">
                  <c:v>396.27</c:v>
                </c:pt>
                <c:pt idx="4855" formatCode="General">
                  <c:v>396.28</c:v>
                </c:pt>
                <c:pt idx="4856" formatCode="General">
                  <c:v>396.29</c:v>
                </c:pt>
                <c:pt idx="4857" formatCode="General">
                  <c:v>396.3</c:v>
                </c:pt>
                <c:pt idx="4858" formatCode="General">
                  <c:v>396.31</c:v>
                </c:pt>
                <c:pt idx="4859" formatCode="General">
                  <c:v>396.32</c:v>
                </c:pt>
                <c:pt idx="4860" formatCode="General">
                  <c:v>396.33</c:v>
                </c:pt>
                <c:pt idx="4861" formatCode="General">
                  <c:v>396.34</c:v>
                </c:pt>
                <c:pt idx="4862" formatCode="General">
                  <c:v>396.35</c:v>
                </c:pt>
                <c:pt idx="4863" formatCode="General">
                  <c:v>396.36</c:v>
                </c:pt>
                <c:pt idx="4864" formatCode="General">
                  <c:v>396.37</c:v>
                </c:pt>
                <c:pt idx="4865" formatCode="General">
                  <c:v>396.38</c:v>
                </c:pt>
                <c:pt idx="4866" formatCode="General">
                  <c:v>396.39</c:v>
                </c:pt>
                <c:pt idx="4867" formatCode="General">
                  <c:v>396.4</c:v>
                </c:pt>
                <c:pt idx="4868" formatCode="General">
                  <c:v>396.41</c:v>
                </c:pt>
                <c:pt idx="4869" formatCode="General">
                  <c:v>396.42</c:v>
                </c:pt>
                <c:pt idx="4870" formatCode="General">
                  <c:v>396.43</c:v>
                </c:pt>
                <c:pt idx="4871" formatCode="General">
                  <c:v>396.44</c:v>
                </c:pt>
                <c:pt idx="4872" formatCode="General">
                  <c:v>396.45</c:v>
                </c:pt>
                <c:pt idx="4873" formatCode="General">
                  <c:v>396.46</c:v>
                </c:pt>
                <c:pt idx="4874" formatCode="General">
                  <c:v>396.47</c:v>
                </c:pt>
                <c:pt idx="4875" formatCode="General">
                  <c:v>396.48</c:v>
                </c:pt>
                <c:pt idx="4876" formatCode="General">
                  <c:v>396.49</c:v>
                </c:pt>
                <c:pt idx="4877" formatCode="General">
                  <c:v>396.5</c:v>
                </c:pt>
                <c:pt idx="4878" formatCode="General">
                  <c:v>396.51</c:v>
                </c:pt>
                <c:pt idx="4879" formatCode="General">
                  <c:v>396.52</c:v>
                </c:pt>
                <c:pt idx="4880" formatCode="General">
                  <c:v>396.53</c:v>
                </c:pt>
                <c:pt idx="4881" formatCode="General">
                  <c:v>396.54</c:v>
                </c:pt>
                <c:pt idx="4882" formatCode="General">
                  <c:v>396.55</c:v>
                </c:pt>
                <c:pt idx="4883" formatCode="General">
                  <c:v>396.56</c:v>
                </c:pt>
                <c:pt idx="4884" formatCode="General">
                  <c:v>396.57</c:v>
                </c:pt>
                <c:pt idx="4885" formatCode="General">
                  <c:v>396.58</c:v>
                </c:pt>
                <c:pt idx="4886" formatCode="General">
                  <c:v>396.59</c:v>
                </c:pt>
                <c:pt idx="4887" formatCode="General">
                  <c:v>396.6</c:v>
                </c:pt>
                <c:pt idx="4888" formatCode="General">
                  <c:v>396.61</c:v>
                </c:pt>
                <c:pt idx="4889" formatCode="General">
                  <c:v>396.62</c:v>
                </c:pt>
                <c:pt idx="4890" formatCode="General">
                  <c:v>396.63</c:v>
                </c:pt>
                <c:pt idx="4891" formatCode="General">
                  <c:v>396.64</c:v>
                </c:pt>
                <c:pt idx="4892" formatCode="General">
                  <c:v>396.65</c:v>
                </c:pt>
                <c:pt idx="4893" formatCode="General">
                  <c:v>396.66</c:v>
                </c:pt>
                <c:pt idx="4894" formatCode="General">
                  <c:v>396.67</c:v>
                </c:pt>
                <c:pt idx="4895" formatCode="General">
                  <c:v>396.68</c:v>
                </c:pt>
                <c:pt idx="4896" formatCode="General">
                  <c:v>396.69</c:v>
                </c:pt>
                <c:pt idx="4897" formatCode="General">
                  <c:v>396.7</c:v>
                </c:pt>
                <c:pt idx="4898" formatCode="General">
                  <c:v>396.71</c:v>
                </c:pt>
                <c:pt idx="4899" formatCode="General">
                  <c:v>396.72</c:v>
                </c:pt>
                <c:pt idx="4900" formatCode="General">
                  <c:v>396.73</c:v>
                </c:pt>
                <c:pt idx="4901" formatCode="General">
                  <c:v>396.74</c:v>
                </c:pt>
                <c:pt idx="4902" formatCode="General">
                  <c:v>396.75</c:v>
                </c:pt>
                <c:pt idx="4903" formatCode="General">
                  <c:v>396.76</c:v>
                </c:pt>
                <c:pt idx="4904" formatCode="General">
                  <c:v>396.77</c:v>
                </c:pt>
                <c:pt idx="4905" formatCode="General">
                  <c:v>396.78</c:v>
                </c:pt>
                <c:pt idx="4906" formatCode="General">
                  <c:v>396.79</c:v>
                </c:pt>
                <c:pt idx="4907" formatCode="General">
                  <c:v>396.8</c:v>
                </c:pt>
                <c:pt idx="4908" formatCode="General">
                  <c:v>396.81</c:v>
                </c:pt>
                <c:pt idx="4909" formatCode="General">
                  <c:v>396.82</c:v>
                </c:pt>
                <c:pt idx="4910" formatCode="General">
                  <c:v>396.83</c:v>
                </c:pt>
                <c:pt idx="4911" formatCode="General">
                  <c:v>396.84</c:v>
                </c:pt>
                <c:pt idx="4912" formatCode="General">
                  <c:v>396.85</c:v>
                </c:pt>
                <c:pt idx="4913" formatCode="General">
                  <c:v>396.86</c:v>
                </c:pt>
                <c:pt idx="4914" formatCode="General">
                  <c:v>396.87</c:v>
                </c:pt>
                <c:pt idx="4915" formatCode="General">
                  <c:v>396.88</c:v>
                </c:pt>
                <c:pt idx="4916" formatCode="General">
                  <c:v>396.89</c:v>
                </c:pt>
                <c:pt idx="4917" formatCode="General">
                  <c:v>396.9</c:v>
                </c:pt>
                <c:pt idx="4918" formatCode="General">
                  <c:v>396.91</c:v>
                </c:pt>
                <c:pt idx="4919" formatCode="General">
                  <c:v>396.92</c:v>
                </c:pt>
                <c:pt idx="4920" formatCode="General">
                  <c:v>396.93</c:v>
                </c:pt>
                <c:pt idx="4921" formatCode="General">
                  <c:v>396.94</c:v>
                </c:pt>
                <c:pt idx="4922" formatCode="General">
                  <c:v>396.95</c:v>
                </c:pt>
                <c:pt idx="4923" formatCode="General">
                  <c:v>396.96</c:v>
                </c:pt>
                <c:pt idx="4924" formatCode="General">
                  <c:v>396.97</c:v>
                </c:pt>
                <c:pt idx="4925" formatCode="General">
                  <c:v>396.98</c:v>
                </c:pt>
                <c:pt idx="4926" formatCode="General">
                  <c:v>396.99</c:v>
                </c:pt>
                <c:pt idx="4927" formatCode="General">
                  <c:v>397</c:v>
                </c:pt>
                <c:pt idx="4928" formatCode="General">
                  <c:v>397.01</c:v>
                </c:pt>
                <c:pt idx="4929" formatCode="General">
                  <c:v>397.02</c:v>
                </c:pt>
                <c:pt idx="4930" formatCode="General">
                  <c:v>397.03</c:v>
                </c:pt>
                <c:pt idx="4931" formatCode="General">
                  <c:v>397.04</c:v>
                </c:pt>
                <c:pt idx="4932" formatCode="General">
                  <c:v>397.05</c:v>
                </c:pt>
                <c:pt idx="4933" formatCode="General">
                  <c:v>397.06</c:v>
                </c:pt>
                <c:pt idx="4934" formatCode="General">
                  <c:v>397.07</c:v>
                </c:pt>
                <c:pt idx="4935" formatCode="General">
                  <c:v>397.08</c:v>
                </c:pt>
                <c:pt idx="4936" formatCode="General">
                  <c:v>397.09</c:v>
                </c:pt>
                <c:pt idx="4937" formatCode="General">
                  <c:v>397.1</c:v>
                </c:pt>
                <c:pt idx="4938" formatCode="General">
                  <c:v>397.11</c:v>
                </c:pt>
                <c:pt idx="4939" formatCode="General">
                  <c:v>397.12</c:v>
                </c:pt>
                <c:pt idx="4940" formatCode="General">
                  <c:v>397.13</c:v>
                </c:pt>
                <c:pt idx="4941" formatCode="General">
                  <c:v>397.14</c:v>
                </c:pt>
                <c:pt idx="4942" formatCode="General">
                  <c:v>397.15</c:v>
                </c:pt>
                <c:pt idx="4943" formatCode="General">
                  <c:v>397.16</c:v>
                </c:pt>
                <c:pt idx="4944" formatCode="General">
                  <c:v>397.17</c:v>
                </c:pt>
                <c:pt idx="4945" formatCode="General">
                  <c:v>397.18</c:v>
                </c:pt>
                <c:pt idx="4946" formatCode="General">
                  <c:v>397.19</c:v>
                </c:pt>
                <c:pt idx="4947" formatCode="General">
                  <c:v>397.2</c:v>
                </c:pt>
                <c:pt idx="4948" formatCode="General">
                  <c:v>397.21</c:v>
                </c:pt>
                <c:pt idx="4949" formatCode="General">
                  <c:v>397.22</c:v>
                </c:pt>
                <c:pt idx="4950" formatCode="General">
                  <c:v>397.23</c:v>
                </c:pt>
                <c:pt idx="4951" formatCode="General">
                  <c:v>397.24</c:v>
                </c:pt>
                <c:pt idx="4952" formatCode="General">
                  <c:v>397.24700000000001</c:v>
                </c:pt>
                <c:pt idx="4953" formatCode="General">
                  <c:v>397.24700000000001</c:v>
                </c:pt>
                <c:pt idx="4954" formatCode="General">
                  <c:v>398.24700000000001</c:v>
                </c:pt>
                <c:pt idx="4955" formatCode="General">
                  <c:v>399.24700000000001</c:v>
                </c:pt>
                <c:pt idx="4956" formatCode="General">
                  <c:v>400.24700000000001</c:v>
                </c:pt>
                <c:pt idx="4957" formatCode="General">
                  <c:v>401.24700000000001</c:v>
                </c:pt>
                <c:pt idx="4958" formatCode="General">
                  <c:v>402.24700000000001</c:v>
                </c:pt>
                <c:pt idx="4959" formatCode="General">
                  <c:v>403.24700000000001</c:v>
                </c:pt>
                <c:pt idx="4960" formatCode="General">
                  <c:v>404.24700000000001</c:v>
                </c:pt>
                <c:pt idx="4961" formatCode="General">
                  <c:v>405.24700000000001</c:v>
                </c:pt>
                <c:pt idx="4962" formatCode="General">
                  <c:v>406.24700000000001</c:v>
                </c:pt>
                <c:pt idx="4963" formatCode="General">
                  <c:v>407.24700000000001</c:v>
                </c:pt>
                <c:pt idx="4964" formatCode="General">
                  <c:v>408.24700000000001</c:v>
                </c:pt>
                <c:pt idx="4965" formatCode="General">
                  <c:v>409.24700000000001</c:v>
                </c:pt>
                <c:pt idx="4966" formatCode="General">
                  <c:v>410.24700000000001</c:v>
                </c:pt>
                <c:pt idx="4967" formatCode="General">
                  <c:v>411.24700000000001</c:v>
                </c:pt>
                <c:pt idx="4968" formatCode="General">
                  <c:v>412.24700000000001</c:v>
                </c:pt>
                <c:pt idx="4969" formatCode="General">
                  <c:v>413.24700000000001</c:v>
                </c:pt>
                <c:pt idx="4970" formatCode="General">
                  <c:v>414.24700000000001</c:v>
                </c:pt>
                <c:pt idx="4971" formatCode="General">
                  <c:v>415.24700000000001</c:v>
                </c:pt>
                <c:pt idx="4972" formatCode="General">
                  <c:v>416.24700000000001</c:v>
                </c:pt>
                <c:pt idx="4973" formatCode="General">
                  <c:v>417.24700000000001</c:v>
                </c:pt>
                <c:pt idx="4974" formatCode="General">
                  <c:v>418.24700000000001</c:v>
                </c:pt>
                <c:pt idx="4975" formatCode="General">
                  <c:v>419.24700000000001</c:v>
                </c:pt>
                <c:pt idx="4976" formatCode="General">
                  <c:v>420.24700000000001</c:v>
                </c:pt>
                <c:pt idx="4977" formatCode="General">
                  <c:v>421.24700000000001</c:v>
                </c:pt>
                <c:pt idx="4978" formatCode="General">
                  <c:v>422.24700000000001</c:v>
                </c:pt>
                <c:pt idx="4979" formatCode="General">
                  <c:v>423.24700000000001</c:v>
                </c:pt>
                <c:pt idx="4980" formatCode="General">
                  <c:v>424.24700000000001</c:v>
                </c:pt>
                <c:pt idx="4981" formatCode="General">
                  <c:v>425.24700000000001</c:v>
                </c:pt>
                <c:pt idx="4982" formatCode="General">
                  <c:v>426.24700000000001</c:v>
                </c:pt>
                <c:pt idx="4983" formatCode="General">
                  <c:v>427.24700000000001</c:v>
                </c:pt>
                <c:pt idx="4984" formatCode="General">
                  <c:v>428.24700000000001</c:v>
                </c:pt>
                <c:pt idx="4985" formatCode="General">
                  <c:v>429.24700000000001</c:v>
                </c:pt>
                <c:pt idx="4986" formatCode="General">
                  <c:v>430.24700000000001</c:v>
                </c:pt>
                <c:pt idx="4987" formatCode="General">
                  <c:v>431.24700000000001</c:v>
                </c:pt>
                <c:pt idx="4988" formatCode="General">
                  <c:v>432.24700000000001</c:v>
                </c:pt>
                <c:pt idx="4989" formatCode="General">
                  <c:v>433.24700000000001</c:v>
                </c:pt>
                <c:pt idx="4990" formatCode="General">
                  <c:v>434.24700000000001</c:v>
                </c:pt>
                <c:pt idx="4991" formatCode="General">
                  <c:v>435.24700000000001</c:v>
                </c:pt>
                <c:pt idx="4992" formatCode="General">
                  <c:v>436.24700000000001</c:v>
                </c:pt>
                <c:pt idx="4993" formatCode="General">
                  <c:v>437.24700000000001</c:v>
                </c:pt>
                <c:pt idx="4994" formatCode="General">
                  <c:v>438.24700000000001</c:v>
                </c:pt>
                <c:pt idx="4995" formatCode="General">
                  <c:v>439.24700000000001</c:v>
                </c:pt>
                <c:pt idx="4996" formatCode="General">
                  <c:v>440.24700000000001</c:v>
                </c:pt>
                <c:pt idx="4997" formatCode="General">
                  <c:v>441.24700000000001</c:v>
                </c:pt>
                <c:pt idx="4998" formatCode="General">
                  <c:v>442.24700000000001</c:v>
                </c:pt>
                <c:pt idx="4999" formatCode="General">
                  <c:v>443.24700000000001</c:v>
                </c:pt>
                <c:pt idx="5000" formatCode="General">
                  <c:v>444.24700000000001</c:v>
                </c:pt>
                <c:pt idx="5001" formatCode="General">
                  <c:v>445.24700000000001</c:v>
                </c:pt>
                <c:pt idx="5002" formatCode="General">
                  <c:v>446.24700000000001</c:v>
                </c:pt>
                <c:pt idx="5003" formatCode="General">
                  <c:v>447.24700000000001</c:v>
                </c:pt>
                <c:pt idx="5004" formatCode="General">
                  <c:v>448.24700000000001</c:v>
                </c:pt>
                <c:pt idx="5005" formatCode="General">
                  <c:v>449.24700000000001</c:v>
                </c:pt>
                <c:pt idx="5006" formatCode="General">
                  <c:v>450.24700000000001</c:v>
                </c:pt>
                <c:pt idx="5007" formatCode="General">
                  <c:v>451.24700000000001</c:v>
                </c:pt>
                <c:pt idx="5008" formatCode="General">
                  <c:v>452.24700000000001</c:v>
                </c:pt>
                <c:pt idx="5009" formatCode="General">
                  <c:v>453.24700000000001</c:v>
                </c:pt>
                <c:pt idx="5010" formatCode="General">
                  <c:v>454.24700000000001</c:v>
                </c:pt>
                <c:pt idx="5011" formatCode="General">
                  <c:v>455.24700000000001</c:v>
                </c:pt>
                <c:pt idx="5012" formatCode="General">
                  <c:v>456.24700000000001</c:v>
                </c:pt>
                <c:pt idx="5013" formatCode="General">
                  <c:v>457.24700000000001</c:v>
                </c:pt>
                <c:pt idx="5014" formatCode="General">
                  <c:v>458.24700000000001</c:v>
                </c:pt>
                <c:pt idx="5015" formatCode="General">
                  <c:v>459.24700000000001</c:v>
                </c:pt>
                <c:pt idx="5016" formatCode="General">
                  <c:v>460.24700000000001</c:v>
                </c:pt>
                <c:pt idx="5017" formatCode="General">
                  <c:v>461.24700000000001</c:v>
                </c:pt>
                <c:pt idx="5018" formatCode="General">
                  <c:v>462.24700000000001</c:v>
                </c:pt>
                <c:pt idx="5019" formatCode="General">
                  <c:v>463.24700000000001</c:v>
                </c:pt>
                <c:pt idx="5020" formatCode="General">
                  <c:v>464.24700000000001</c:v>
                </c:pt>
                <c:pt idx="5021" formatCode="General">
                  <c:v>465.24700000000001</c:v>
                </c:pt>
                <c:pt idx="5022" formatCode="General">
                  <c:v>466.24700000000001</c:v>
                </c:pt>
                <c:pt idx="5023" formatCode="General">
                  <c:v>467.24700000000001</c:v>
                </c:pt>
                <c:pt idx="5024" formatCode="General">
                  <c:v>467.45800000000003</c:v>
                </c:pt>
                <c:pt idx="5025" formatCode="General">
                  <c:v>467.45800000000003</c:v>
                </c:pt>
                <c:pt idx="5026" formatCode="General">
                  <c:v>467.46800000000002</c:v>
                </c:pt>
                <c:pt idx="5027" formatCode="General">
                  <c:v>467.47800000000001</c:v>
                </c:pt>
                <c:pt idx="5028" formatCode="General">
                  <c:v>467.488</c:v>
                </c:pt>
                <c:pt idx="5029" formatCode="General">
                  <c:v>467.49799999999999</c:v>
                </c:pt>
                <c:pt idx="5030" formatCode="General">
                  <c:v>467.50799999999998</c:v>
                </c:pt>
                <c:pt idx="5031" formatCode="General">
                  <c:v>467.51799999999997</c:v>
                </c:pt>
                <c:pt idx="5032" formatCode="General">
                  <c:v>467.52800000000002</c:v>
                </c:pt>
                <c:pt idx="5033" formatCode="General">
                  <c:v>467.53800000000001</c:v>
                </c:pt>
                <c:pt idx="5034" formatCode="General">
                  <c:v>467.548</c:v>
                </c:pt>
                <c:pt idx="5035" formatCode="General">
                  <c:v>467.55799999999999</c:v>
                </c:pt>
                <c:pt idx="5036" formatCode="General">
                  <c:v>467.56799999999998</c:v>
                </c:pt>
                <c:pt idx="5037" formatCode="General">
                  <c:v>467.57799999999997</c:v>
                </c:pt>
                <c:pt idx="5038" formatCode="General">
                  <c:v>467.58800000000002</c:v>
                </c:pt>
                <c:pt idx="5039" formatCode="General">
                  <c:v>467.59800000000001</c:v>
                </c:pt>
                <c:pt idx="5040" formatCode="General">
                  <c:v>467.608</c:v>
                </c:pt>
                <c:pt idx="5041" formatCode="General">
                  <c:v>467.61799999999999</c:v>
                </c:pt>
                <c:pt idx="5042" formatCode="General">
                  <c:v>467.62799999999999</c:v>
                </c:pt>
                <c:pt idx="5043" formatCode="General">
                  <c:v>467.63799999999998</c:v>
                </c:pt>
                <c:pt idx="5044" formatCode="General">
                  <c:v>467.64800000000002</c:v>
                </c:pt>
                <c:pt idx="5045" formatCode="General">
                  <c:v>467.65800000000002</c:v>
                </c:pt>
                <c:pt idx="5046" formatCode="General">
                  <c:v>467.66800000000001</c:v>
                </c:pt>
                <c:pt idx="5047" formatCode="General">
                  <c:v>467.678</c:v>
                </c:pt>
                <c:pt idx="5048" formatCode="General">
                  <c:v>467.68799999999999</c:v>
                </c:pt>
                <c:pt idx="5049" formatCode="General">
                  <c:v>467.69799999999998</c:v>
                </c:pt>
                <c:pt idx="5050" formatCode="General">
                  <c:v>467.70800000000003</c:v>
                </c:pt>
                <c:pt idx="5051" formatCode="General">
                  <c:v>467.71800000000002</c:v>
                </c:pt>
                <c:pt idx="5052" formatCode="General">
                  <c:v>467.72800000000001</c:v>
                </c:pt>
                <c:pt idx="5053" formatCode="General">
                  <c:v>467.738</c:v>
                </c:pt>
                <c:pt idx="5054" formatCode="General">
                  <c:v>467.74799999999999</c:v>
                </c:pt>
                <c:pt idx="5055" formatCode="General">
                  <c:v>467.75799999999998</c:v>
                </c:pt>
                <c:pt idx="5056" formatCode="General">
                  <c:v>467.76799999999997</c:v>
                </c:pt>
                <c:pt idx="5057" formatCode="General">
                  <c:v>467.77800000000002</c:v>
                </c:pt>
                <c:pt idx="5058" formatCode="General">
                  <c:v>467.78800000000001</c:v>
                </c:pt>
                <c:pt idx="5059" formatCode="General">
                  <c:v>467.798</c:v>
                </c:pt>
                <c:pt idx="5060" formatCode="General">
                  <c:v>467.80799999999999</c:v>
                </c:pt>
                <c:pt idx="5061" formatCode="General">
                  <c:v>467.81799999999998</c:v>
                </c:pt>
                <c:pt idx="5062" formatCode="General">
                  <c:v>467.82799999999997</c:v>
                </c:pt>
                <c:pt idx="5063" formatCode="General">
                  <c:v>467.83800000000002</c:v>
                </c:pt>
                <c:pt idx="5064" formatCode="General">
                  <c:v>467.84800000000001</c:v>
                </c:pt>
                <c:pt idx="5065" formatCode="General">
                  <c:v>467.858</c:v>
                </c:pt>
                <c:pt idx="5066" formatCode="General">
                  <c:v>467.86799999999999</c:v>
                </c:pt>
                <c:pt idx="5067" formatCode="General">
                  <c:v>467.87799999999999</c:v>
                </c:pt>
                <c:pt idx="5068" formatCode="General">
                  <c:v>467.88799999999998</c:v>
                </c:pt>
                <c:pt idx="5069" formatCode="General">
                  <c:v>467.89800000000002</c:v>
                </c:pt>
                <c:pt idx="5070" formatCode="General">
                  <c:v>467.90800000000002</c:v>
                </c:pt>
                <c:pt idx="5071" formatCode="General">
                  <c:v>467.91800000000001</c:v>
                </c:pt>
                <c:pt idx="5072" formatCode="General">
                  <c:v>467.928</c:v>
                </c:pt>
                <c:pt idx="5073" formatCode="General">
                  <c:v>467.93799999999999</c:v>
                </c:pt>
                <c:pt idx="5074" formatCode="General">
                  <c:v>467.94799999999998</c:v>
                </c:pt>
                <c:pt idx="5075" formatCode="General">
                  <c:v>467.95800000000003</c:v>
                </c:pt>
                <c:pt idx="5076" formatCode="General">
                  <c:v>467.96800000000002</c:v>
                </c:pt>
                <c:pt idx="5077" formatCode="General">
                  <c:v>467.97800000000001</c:v>
                </c:pt>
                <c:pt idx="5078" formatCode="General">
                  <c:v>467.988</c:v>
                </c:pt>
                <c:pt idx="5079" formatCode="General">
                  <c:v>467.99799999999999</c:v>
                </c:pt>
                <c:pt idx="5080" formatCode="General">
                  <c:v>468.00799999999998</c:v>
                </c:pt>
                <c:pt idx="5081" formatCode="General">
                  <c:v>468.01799999999997</c:v>
                </c:pt>
                <c:pt idx="5082" formatCode="General">
                  <c:v>468.02800000000002</c:v>
                </c:pt>
                <c:pt idx="5083" formatCode="General">
                  <c:v>468.03800000000001</c:v>
                </c:pt>
                <c:pt idx="5084" formatCode="General">
                  <c:v>468.048</c:v>
                </c:pt>
                <c:pt idx="5085" formatCode="General">
                  <c:v>468.05799999999999</c:v>
                </c:pt>
                <c:pt idx="5086" formatCode="General">
                  <c:v>468.06799999999998</c:v>
                </c:pt>
                <c:pt idx="5087" formatCode="General">
                  <c:v>468.07799999999997</c:v>
                </c:pt>
                <c:pt idx="5088" formatCode="General">
                  <c:v>468.08800000000002</c:v>
                </c:pt>
                <c:pt idx="5089" formatCode="General">
                  <c:v>468.09800000000001</c:v>
                </c:pt>
                <c:pt idx="5090" formatCode="General">
                  <c:v>468.108</c:v>
                </c:pt>
                <c:pt idx="5091" formatCode="General">
                  <c:v>468.11799999999999</c:v>
                </c:pt>
                <c:pt idx="5092" formatCode="General">
                  <c:v>468.12799999999999</c:v>
                </c:pt>
                <c:pt idx="5093" formatCode="General">
                  <c:v>468.13799999999998</c:v>
                </c:pt>
                <c:pt idx="5094" formatCode="General">
                  <c:v>468.14800000000002</c:v>
                </c:pt>
                <c:pt idx="5095" formatCode="General">
                  <c:v>468.15800000000002</c:v>
                </c:pt>
                <c:pt idx="5096" formatCode="General">
                  <c:v>468.16800000000001</c:v>
                </c:pt>
                <c:pt idx="5097" formatCode="General">
                  <c:v>468.178</c:v>
                </c:pt>
                <c:pt idx="5098" formatCode="General">
                  <c:v>468.18799999999999</c:v>
                </c:pt>
                <c:pt idx="5099" formatCode="General">
                  <c:v>468.19799999999998</c:v>
                </c:pt>
                <c:pt idx="5100" formatCode="General">
                  <c:v>468.20800000000003</c:v>
                </c:pt>
                <c:pt idx="5101" formatCode="General">
                  <c:v>468.21800000000002</c:v>
                </c:pt>
                <c:pt idx="5102" formatCode="General">
                  <c:v>468.22800000000001</c:v>
                </c:pt>
                <c:pt idx="5103" formatCode="General">
                  <c:v>468.238</c:v>
                </c:pt>
                <c:pt idx="5104" formatCode="General">
                  <c:v>468.24799999999999</c:v>
                </c:pt>
                <c:pt idx="5105" formatCode="General">
                  <c:v>468.25799999999998</c:v>
                </c:pt>
                <c:pt idx="5106" formatCode="General">
                  <c:v>468.26799999999997</c:v>
                </c:pt>
                <c:pt idx="5107" formatCode="General">
                  <c:v>468.27800000000002</c:v>
                </c:pt>
                <c:pt idx="5108" formatCode="General">
                  <c:v>468.28800000000001</c:v>
                </c:pt>
                <c:pt idx="5109" formatCode="General">
                  <c:v>468.298</c:v>
                </c:pt>
                <c:pt idx="5110" formatCode="General">
                  <c:v>468.30799999999999</c:v>
                </c:pt>
                <c:pt idx="5111" formatCode="General">
                  <c:v>468.31799999999998</c:v>
                </c:pt>
                <c:pt idx="5112" formatCode="General">
                  <c:v>468.32799999999997</c:v>
                </c:pt>
                <c:pt idx="5113" formatCode="General">
                  <c:v>468.33800000000002</c:v>
                </c:pt>
                <c:pt idx="5114" formatCode="General">
                  <c:v>468.34800000000001</c:v>
                </c:pt>
                <c:pt idx="5115" formatCode="General">
                  <c:v>468.358</c:v>
                </c:pt>
                <c:pt idx="5116" formatCode="General">
                  <c:v>468.36799999999999</c:v>
                </c:pt>
                <c:pt idx="5117" formatCode="General">
                  <c:v>468.37799999999999</c:v>
                </c:pt>
                <c:pt idx="5118" formatCode="General">
                  <c:v>468.38799999999998</c:v>
                </c:pt>
                <c:pt idx="5119" formatCode="General">
                  <c:v>468.39800000000002</c:v>
                </c:pt>
                <c:pt idx="5120" formatCode="General">
                  <c:v>468.40800000000002</c:v>
                </c:pt>
                <c:pt idx="5121" formatCode="General">
                  <c:v>468.41800000000001</c:v>
                </c:pt>
                <c:pt idx="5122" formatCode="General">
                  <c:v>468.428</c:v>
                </c:pt>
                <c:pt idx="5123" formatCode="General">
                  <c:v>468.43799999999999</c:v>
                </c:pt>
                <c:pt idx="5124" formatCode="General">
                  <c:v>468.44799999999998</c:v>
                </c:pt>
                <c:pt idx="5125" formatCode="General">
                  <c:v>468.45800000000003</c:v>
                </c:pt>
                <c:pt idx="5126" formatCode="General">
                  <c:v>468.46800000000002</c:v>
                </c:pt>
                <c:pt idx="5127" formatCode="General">
                  <c:v>468.47800000000001</c:v>
                </c:pt>
                <c:pt idx="5128" formatCode="General">
                  <c:v>468.488</c:v>
                </c:pt>
                <c:pt idx="5129" formatCode="General">
                  <c:v>468.49799999999999</c:v>
                </c:pt>
                <c:pt idx="5130" formatCode="General">
                  <c:v>468.50799999999998</c:v>
                </c:pt>
                <c:pt idx="5131" formatCode="General">
                  <c:v>468.51799999999997</c:v>
                </c:pt>
                <c:pt idx="5132" formatCode="General">
                  <c:v>468.52800000000002</c:v>
                </c:pt>
                <c:pt idx="5133" formatCode="General">
                  <c:v>468.53800000000001</c:v>
                </c:pt>
                <c:pt idx="5134" formatCode="General">
                  <c:v>468.548</c:v>
                </c:pt>
                <c:pt idx="5135" formatCode="General">
                  <c:v>468.55799999999999</c:v>
                </c:pt>
                <c:pt idx="5136" formatCode="General">
                  <c:v>468.56799999999998</c:v>
                </c:pt>
                <c:pt idx="5137" formatCode="General">
                  <c:v>468.57799999999997</c:v>
                </c:pt>
                <c:pt idx="5138" formatCode="General">
                  <c:v>468.58800000000002</c:v>
                </c:pt>
                <c:pt idx="5139" formatCode="General">
                  <c:v>468.59800000000001</c:v>
                </c:pt>
                <c:pt idx="5140" formatCode="General">
                  <c:v>468.608</c:v>
                </c:pt>
                <c:pt idx="5141" formatCode="General">
                  <c:v>468.61799999999999</c:v>
                </c:pt>
                <c:pt idx="5142" formatCode="General">
                  <c:v>468.62799999999999</c:v>
                </c:pt>
                <c:pt idx="5143" formatCode="General">
                  <c:v>468.63799999999998</c:v>
                </c:pt>
                <c:pt idx="5144" formatCode="General">
                  <c:v>468.64800000000002</c:v>
                </c:pt>
                <c:pt idx="5145" formatCode="General">
                  <c:v>468.65800000000002</c:v>
                </c:pt>
                <c:pt idx="5146" formatCode="General">
                  <c:v>468.66800000000001</c:v>
                </c:pt>
                <c:pt idx="5147" formatCode="General">
                  <c:v>468.678</c:v>
                </c:pt>
                <c:pt idx="5148" formatCode="General">
                  <c:v>468.68799999999999</c:v>
                </c:pt>
                <c:pt idx="5149" formatCode="General">
                  <c:v>468.69799999999998</c:v>
                </c:pt>
                <c:pt idx="5150" formatCode="General">
                  <c:v>468.70800000000003</c:v>
                </c:pt>
                <c:pt idx="5151" formatCode="General">
                  <c:v>468.71800000000002</c:v>
                </c:pt>
                <c:pt idx="5152" formatCode="General">
                  <c:v>468.72800000000001</c:v>
                </c:pt>
                <c:pt idx="5153" formatCode="General">
                  <c:v>468.738</c:v>
                </c:pt>
                <c:pt idx="5154" formatCode="General">
                  <c:v>468.74799999999999</c:v>
                </c:pt>
                <c:pt idx="5155" formatCode="General">
                  <c:v>468.75799999999998</c:v>
                </c:pt>
                <c:pt idx="5156" formatCode="General">
                  <c:v>468.76799999999997</c:v>
                </c:pt>
                <c:pt idx="5157" formatCode="General">
                  <c:v>468.77800000000002</c:v>
                </c:pt>
                <c:pt idx="5158" formatCode="General">
                  <c:v>468.78800000000001</c:v>
                </c:pt>
                <c:pt idx="5159" formatCode="General">
                  <c:v>468.798</c:v>
                </c:pt>
                <c:pt idx="5160" formatCode="General">
                  <c:v>468.80799999999999</c:v>
                </c:pt>
                <c:pt idx="5161" formatCode="General">
                  <c:v>468.81799999999998</c:v>
                </c:pt>
                <c:pt idx="5162" formatCode="General">
                  <c:v>468.82799999999997</c:v>
                </c:pt>
                <c:pt idx="5163" formatCode="General">
                  <c:v>468.83800000000002</c:v>
                </c:pt>
                <c:pt idx="5164" formatCode="General">
                  <c:v>468.84800000000001</c:v>
                </c:pt>
                <c:pt idx="5165" formatCode="General">
                  <c:v>468.858</c:v>
                </c:pt>
                <c:pt idx="5166" formatCode="General">
                  <c:v>468.86799999999999</c:v>
                </c:pt>
                <c:pt idx="5167" formatCode="General">
                  <c:v>468.87799999999999</c:v>
                </c:pt>
                <c:pt idx="5168" formatCode="General">
                  <c:v>468.88799999999998</c:v>
                </c:pt>
                <c:pt idx="5169" formatCode="General">
                  <c:v>468.89800000000002</c:v>
                </c:pt>
                <c:pt idx="5170" formatCode="General">
                  <c:v>468.90800000000002</c:v>
                </c:pt>
                <c:pt idx="5171" formatCode="General">
                  <c:v>468.91800000000001</c:v>
                </c:pt>
                <c:pt idx="5172" formatCode="General">
                  <c:v>468.928</c:v>
                </c:pt>
                <c:pt idx="5173" formatCode="General">
                  <c:v>468.93799999999999</c:v>
                </c:pt>
                <c:pt idx="5174" formatCode="General">
                  <c:v>468.94799999999998</c:v>
                </c:pt>
                <c:pt idx="5175" formatCode="General">
                  <c:v>468.95800000000003</c:v>
                </c:pt>
                <c:pt idx="5176" formatCode="General">
                  <c:v>468.96800000000002</c:v>
                </c:pt>
                <c:pt idx="5177" formatCode="General">
                  <c:v>468.97800000000001</c:v>
                </c:pt>
                <c:pt idx="5178" formatCode="General">
                  <c:v>468.988</c:v>
                </c:pt>
                <c:pt idx="5179" formatCode="General">
                  <c:v>468.99799999999999</c:v>
                </c:pt>
                <c:pt idx="5180" formatCode="General">
                  <c:v>469.00799999999998</c:v>
                </c:pt>
                <c:pt idx="5181" formatCode="General">
                  <c:v>469.01799999999997</c:v>
                </c:pt>
                <c:pt idx="5182" formatCode="General">
                  <c:v>469.02800000000002</c:v>
                </c:pt>
                <c:pt idx="5183" formatCode="General">
                  <c:v>469.03800000000001</c:v>
                </c:pt>
                <c:pt idx="5184" formatCode="General">
                  <c:v>469.048</c:v>
                </c:pt>
                <c:pt idx="5185" formatCode="General">
                  <c:v>469.05799999999999</c:v>
                </c:pt>
                <c:pt idx="5186" formatCode="General">
                  <c:v>469.06799999999998</c:v>
                </c:pt>
                <c:pt idx="5187" formatCode="General">
                  <c:v>469.07799999999997</c:v>
                </c:pt>
                <c:pt idx="5188" formatCode="General">
                  <c:v>469.08800000000002</c:v>
                </c:pt>
                <c:pt idx="5189" formatCode="General">
                  <c:v>469.09800000000001</c:v>
                </c:pt>
                <c:pt idx="5190" formatCode="General">
                  <c:v>469.108</c:v>
                </c:pt>
                <c:pt idx="5191" formatCode="General">
                  <c:v>469.11799999999999</c:v>
                </c:pt>
                <c:pt idx="5192" formatCode="General">
                  <c:v>469.12799999999999</c:v>
                </c:pt>
                <c:pt idx="5193" formatCode="General">
                  <c:v>469.13799999999998</c:v>
                </c:pt>
                <c:pt idx="5194" formatCode="General">
                  <c:v>469.14800000000002</c:v>
                </c:pt>
                <c:pt idx="5195" formatCode="General">
                  <c:v>469.15800000000002</c:v>
                </c:pt>
                <c:pt idx="5196" formatCode="General">
                  <c:v>469.16800000000001</c:v>
                </c:pt>
                <c:pt idx="5197" formatCode="General">
                  <c:v>469.178</c:v>
                </c:pt>
                <c:pt idx="5198" formatCode="General">
                  <c:v>469.18799999999999</c:v>
                </c:pt>
                <c:pt idx="5199" formatCode="General">
                  <c:v>469.19799999999998</c:v>
                </c:pt>
                <c:pt idx="5200" formatCode="General">
                  <c:v>469.20800000000003</c:v>
                </c:pt>
                <c:pt idx="5201" formatCode="General">
                  <c:v>469.21800000000002</c:v>
                </c:pt>
                <c:pt idx="5202" formatCode="General">
                  <c:v>469.22800000000001</c:v>
                </c:pt>
                <c:pt idx="5203" formatCode="General">
                  <c:v>469.238</c:v>
                </c:pt>
                <c:pt idx="5204" formatCode="General">
                  <c:v>469.24799999999999</c:v>
                </c:pt>
                <c:pt idx="5205" formatCode="General">
                  <c:v>469.25799999999998</c:v>
                </c:pt>
                <c:pt idx="5206" formatCode="General">
                  <c:v>469.26799999999997</c:v>
                </c:pt>
                <c:pt idx="5207" formatCode="General">
                  <c:v>469.27800000000002</c:v>
                </c:pt>
                <c:pt idx="5208" formatCode="General">
                  <c:v>469.28800000000001</c:v>
                </c:pt>
                <c:pt idx="5209" formatCode="General">
                  <c:v>469.298</c:v>
                </c:pt>
                <c:pt idx="5210" formatCode="General">
                  <c:v>469.30799999999999</c:v>
                </c:pt>
                <c:pt idx="5211" formatCode="General">
                  <c:v>469.31799999999998</c:v>
                </c:pt>
                <c:pt idx="5212" formatCode="General">
                  <c:v>469.32799999999997</c:v>
                </c:pt>
                <c:pt idx="5213" formatCode="General">
                  <c:v>469.33800000000002</c:v>
                </c:pt>
                <c:pt idx="5214" formatCode="General">
                  <c:v>469.34800000000001</c:v>
                </c:pt>
                <c:pt idx="5215" formatCode="General">
                  <c:v>469.358</c:v>
                </c:pt>
                <c:pt idx="5216" formatCode="General">
                  <c:v>469.36799999999999</c:v>
                </c:pt>
                <c:pt idx="5217" formatCode="General">
                  <c:v>469.37799999999999</c:v>
                </c:pt>
                <c:pt idx="5218" formatCode="General">
                  <c:v>469.38799999999998</c:v>
                </c:pt>
                <c:pt idx="5219" formatCode="General">
                  <c:v>469.39800000000002</c:v>
                </c:pt>
                <c:pt idx="5220" formatCode="General">
                  <c:v>469.40800000000002</c:v>
                </c:pt>
                <c:pt idx="5221" formatCode="General">
                  <c:v>469.41800000000001</c:v>
                </c:pt>
                <c:pt idx="5222" formatCode="General">
                  <c:v>469.428</c:v>
                </c:pt>
                <c:pt idx="5223" formatCode="General">
                  <c:v>469.43799999999999</c:v>
                </c:pt>
                <c:pt idx="5224" formatCode="General">
                  <c:v>469.44799999999998</c:v>
                </c:pt>
                <c:pt idx="5225" formatCode="General">
                  <c:v>469.45800000000003</c:v>
                </c:pt>
                <c:pt idx="5226" formatCode="General">
                  <c:v>469.46800000000002</c:v>
                </c:pt>
                <c:pt idx="5227" formatCode="General">
                  <c:v>469.47800000000001</c:v>
                </c:pt>
                <c:pt idx="5228" formatCode="General">
                  <c:v>469.488</c:v>
                </c:pt>
                <c:pt idx="5229" formatCode="General">
                  <c:v>469.49799999999999</c:v>
                </c:pt>
                <c:pt idx="5230" formatCode="General">
                  <c:v>469.50799999999998</c:v>
                </c:pt>
                <c:pt idx="5231" formatCode="General">
                  <c:v>469.51799999999997</c:v>
                </c:pt>
                <c:pt idx="5232" formatCode="General">
                  <c:v>469.52800000000002</c:v>
                </c:pt>
                <c:pt idx="5233" formatCode="General">
                  <c:v>469.53800000000001</c:v>
                </c:pt>
                <c:pt idx="5234" formatCode="General">
                  <c:v>469.548</c:v>
                </c:pt>
                <c:pt idx="5235" formatCode="General">
                  <c:v>469.55799999999999</c:v>
                </c:pt>
                <c:pt idx="5236" formatCode="General">
                  <c:v>469.56799999999998</c:v>
                </c:pt>
                <c:pt idx="5237" formatCode="General">
                  <c:v>469.57799999999997</c:v>
                </c:pt>
                <c:pt idx="5238" formatCode="General">
                  <c:v>469.58800000000002</c:v>
                </c:pt>
                <c:pt idx="5239" formatCode="General">
                  <c:v>469.59800000000001</c:v>
                </c:pt>
                <c:pt idx="5240" formatCode="General">
                  <c:v>469.608</c:v>
                </c:pt>
                <c:pt idx="5241" formatCode="General">
                  <c:v>469.61799999999999</c:v>
                </c:pt>
                <c:pt idx="5242" formatCode="General">
                  <c:v>469.62799999999999</c:v>
                </c:pt>
                <c:pt idx="5243" formatCode="General">
                  <c:v>469.63799999999998</c:v>
                </c:pt>
                <c:pt idx="5244" formatCode="General">
                  <c:v>469.64800000000002</c:v>
                </c:pt>
                <c:pt idx="5245" formatCode="General">
                  <c:v>469.65800000000002</c:v>
                </c:pt>
                <c:pt idx="5246" formatCode="General">
                  <c:v>469.66800000000001</c:v>
                </c:pt>
                <c:pt idx="5247" formatCode="General">
                  <c:v>469.678</c:v>
                </c:pt>
                <c:pt idx="5248" formatCode="General">
                  <c:v>469.68799999999999</c:v>
                </c:pt>
                <c:pt idx="5249" formatCode="General">
                  <c:v>469.69799999999998</c:v>
                </c:pt>
                <c:pt idx="5250" formatCode="General">
                  <c:v>469.70800000000003</c:v>
                </c:pt>
                <c:pt idx="5251" formatCode="General">
                  <c:v>469.71800000000002</c:v>
                </c:pt>
                <c:pt idx="5252" formatCode="General">
                  <c:v>469.72800000000001</c:v>
                </c:pt>
                <c:pt idx="5253" formatCode="General">
                  <c:v>469.738</c:v>
                </c:pt>
                <c:pt idx="5254" formatCode="General">
                  <c:v>469.74799999999999</c:v>
                </c:pt>
                <c:pt idx="5255" formatCode="General">
                  <c:v>469.75799999999998</c:v>
                </c:pt>
                <c:pt idx="5256" formatCode="General">
                  <c:v>469.76799999999997</c:v>
                </c:pt>
                <c:pt idx="5257" formatCode="General">
                  <c:v>469.77800000000002</c:v>
                </c:pt>
                <c:pt idx="5258" formatCode="General">
                  <c:v>469.78800000000001</c:v>
                </c:pt>
                <c:pt idx="5259" formatCode="General">
                  <c:v>469.798</c:v>
                </c:pt>
                <c:pt idx="5260" formatCode="General">
                  <c:v>469.80799999999999</c:v>
                </c:pt>
                <c:pt idx="5261" formatCode="General">
                  <c:v>469.81799999999998</c:v>
                </c:pt>
                <c:pt idx="5262" formatCode="General">
                  <c:v>469.82799999999997</c:v>
                </c:pt>
                <c:pt idx="5263" formatCode="General">
                  <c:v>469.83800000000002</c:v>
                </c:pt>
                <c:pt idx="5264" formatCode="General">
                  <c:v>469.84800000000001</c:v>
                </c:pt>
                <c:pt idx="5265" formatCode="General">
                  <c:v>469.858</c:v>
                </c:pt>
                <c:pt idx="5266" formatCode="General">
                  <c:v>469.86799999999999</c:v>
                </c:pt>
                <c:pt idx="5267" formatCode="General">
                  <c:v>469.87799999999999</c:v>
                </c:pt>
                <c:pt idx="5268" formatCode="General">
                  <c:v>469.88799999999998</c:v>
                </c:pt>
                <c:pt idx="5269" formatCode="General">
                  <c:v>469.89800000000002</c:v>
                </c:pt>
                <c:pt idx="5270" formatCode="General">
                  <c:v>469.90800000000002</c:v>
                </c:pt>
                <c:pt idx="5271" formatCode="General">
                  <c:v>469.91800000000001</c:v>
                </c:pt>
                <c:pt idx="5272" formatCode="General">
                  <c:v>469.928</c:v>
                </c:pt>
                <c:pt idx="5273" formatCode="General">
                  <c:v>469.93799999999999</c:v>
                </c:pt>
                <c:pt idx="5274" formatCode="General">
                  <c:v>469.94799999999998</c:v>
                </c:pt>
                <c:pt idx="5275" formatCode="General">
                  <c:v>469.95800000000003</c:v>
                </c:pt>
                <c:pt idx="5276" formatCode="General">
                  <c:v>469.96800000000002</c:v>
                </c:pt>
                <c:pt idx="5277" formatCode="General">
                  <c:v>469.97800000000001</c:v>
                </c:pt>
                <c:pt idx="5278" formatCode="General">
                  <c:v>469.988</c:v>
                </c:pt>
                <c:pt idx="5279" formatCode="General">
                  <c:v>469.99799999999999</c:v>
                </c:pt>
                <c:pt idx="5280" formatCode="General">
                  <c:v>470.00799999999998</c:v>
                </c:pt>
                <c:pt idx="5281" formatCode="General">
                  <c:v>470.01799999999997</c:v>
                </c:pt>
                <c:pt idx="5282" formatCode="General">
                  <c:v>470.02800000000002</c:v>
                </c:pt>
                <c:pt idx="5283" formatCode="General">
                  <c:v>470.03800000000001</c:v>
                </c:pt>
                <c:pt idx="5284" formatCode="General">
                  <c:v>470.048</c:v>
                </c:pt>
                <c:pt idx="5285" formatCode="General">
                  <c:v>470.05799999999999</c:v>
                </c:pt>
                <c:pt idx="5286" formatCode="General">
                  <c:v>470.06799999999998</c:v>
                </c:pt>
                <c:pt idx="5287" formatCode="General">
                  <c:v>470.07799999999997</c:v>
                </c:pt>
                <c:pt idx="5288" formatCode="General">
                  <c:v>470.08800000000002</c:v>
                </c:pt>
                <c:pt idx="5289" formatCode="General">
                  <c:v>470.09800000000001</c:v>
                </c:pt>
                <c:pt idx="5290" formatCode="General">
                  <c:v>470.108</c:v>
                </c:pt>
                <c:pt idx="5291" formatCode="General">
                  <c:v>470.11799999999999</c:v>
                </c:pt>
                <c:pt idx="5292" formatCode="General">
                  <c:v>470.12799999999999</c:v>
                </c:pt>
                <c:pt idx="5293" formatCode="General">
                  <c:v>470.13799999999998</c:v>
                </c:pt>
                <c:pt idx="5294" formatCode="General">
                  <c:v>470.14800000000002</c:v>
                </c:pt>
                <c:pt idx="5295" formatCode="General">
                  <c:v>470.15800000000002</c:v>
                </c:pt>
                <c:pt idx="5296" formatCode="General">
                  <c:v>470.16800000000001</c:v>
                </c:pt>
                <c:pt idx="5297" formatCode="General">
                  <c:v>470.178</c:v>
                </c:pt>
                <c:pt idx="5298" formatCode="General">
                  <c:v>470.18799999999999</c:v>
                </c:pt>
                <c:pt idx="5299" formatCode="General">
                  <c:v>470.19799999999998</c:v>
                </c:pt>
                <c:pt idx="5300" formatCode="General">
                  <c:v>470.20800000000003</c:v>
                </c:pt>
                <c:pt idx="5301" formatCode="General">
                  <c:v>470.21800000000002</c:v>
                </c:pt>
                <c:pt idx="5302" formatCode="General">
                  <c:v>470.22800000000001</c:v>
                </c:pt>
                <c:pt idx="5303" formatCode="General">
                  <c:v>470.238</c:v>
                </c:pt>
                <c:pt idx="5304" formatCode="General">
                  <c:v>470.24799999999999</c:v>
                </c:pt>
                <c:pt idx="5305" formatCode="General">
                  <c:v>470.25799999999998</c:v>
                </c:pt>
                <c:pt idx="5306" formatCode="General">
                  <c:v>470.26799999999997</c:v>
                </c:pt>
                <c:pt idx="5307" formatCode="General">
                  <c:v>470.27800000000002</c:v>
                </c:pt>
                <c:pt idx="5308" formatCode="General">
                  <c:v>470.28800000000001</c:v>
                </c:pt>
                <c:pt idx="5309" formatCode="General">
                  <c:v>470.298</c:v>
                </c:pt>
                <c:pt idx="5310" formatCode="General">
                  <c:v>470.30799999999999</c:v>
                </c:pt>
                <c:pt idx="5311" formatCode="General">
                  <c:v>470.31799999999998</c:v>
                </c:pt>
                <c:pt idx="5312" formatCode="General">
                  <c:v>470.32799999999997</c:v>
                </c:pt>
                <c:pt idx="5313" formatCode="General">
                  <c:v>470.33800000000002</c:v>
                </c:pt>
                <c:pt idx="5314" formatCode="General">
                  <c:v>470.34800000000001</c:v>
                </c:pt>
                <c:pt idx="5315" formatCode="General">
                  <c:v>470.358</c:v>
                </c:pt>
                <c:pt idx="5316" formatCode="General">
                  <c:v>470.36799999999999</c:v>
                </c:pt>
                <c:pt idx="5317" formatCode="General">
                  <c:v>470.37799999999999</c:v>
                </c:pt>
                <c:pt idx="5318" formatCode="General">
                  <c:v>470.38799999999998</c:v>
                </c:pt>
                <c:pt idx="5319" formatCode="General">
                  <c:v>470.39800000000002</c:v>
                </c:pt>
                <c:pt idx="5320" formatCode="General">
                  <c:v>470.40800000000002</c:v>
                </c:pt>
                <c:pt idx="5321" formatCode="General">
                  <c:v>470.41800000000001</c:v>
                </c:pt>
                <c:pt idx="5322" formatCode="General">
                  <c:v>470.428</c:v>
                </c:pt>
                <c:pt idx="5323" formatCode="General">
                  <c:v>470.43799999999999</c:v>
                </c:pt>
                <c:pt idx="5324" formatCode="General">
                  <c:v>470.44799999999998</c:v>
                </c:pt>
                <c:pt idx="5325" formatCode="General">
                  <c:v>470.45800000000003</c:v>
                </c:pt>
                <c:pt idx="5326" formatCode="General">
                  <c:v>470.46800000000002</c:v>
                </c:pt>
                <c:pt idx="5327" formatCode="General">
                  <c:v>470.47800000000001</c:v>
                </c:pt>
                <c:pt idx="5328" formatCode="General">
                  <c:v>470.488</c:v>
                </c:pt>
                <c:pt idx="5329" formatCode="General">
                  <c:v>470.49799999999999</c:v>
                </c:pt>
                <c:pt idx="5330" formatCode="General">
                  <c:v>470.50799999999998</c:v>
                </c:pt>
                <c:pt idx="5331" formatCode="General">
                  <c:v>470.51799999999997</c:v>
                </c:pt>
                <c:pt idx="5332" formatCode="General">
                  <c:v>470.52800000000002</c:v>
                </c:pt>
                <c:pt idx="5333" formatCode="General">
                  <c:v>470.53800000000001</c:v>
                </c:pt>
                <c:pt idx="5334" formatCode="General">
                  <c:v>470.548</c:v>
                </c:pt>
                <c:pt idx="5335" formatCode="General">
                  <c:v>470.55799999999999</c:v>
                </c:pt>
                <c:pt idx="5336" formatCode="General">
                  <c:v>470.56799999999998</c:v>
                </c:pt>
                <c:pt idx="5337" formatCode="General">
                  <c:v>470.57799999999997</c:v>
                </c:pt>
                <c:pt idx="5338" formatCode="General">
                  <c:v>470.58800000000002</c:v>
                </c:pt>
                <c:pt idx="5339" formatCode="General">
                  <c:v>470.59800000000001</c:v>
                </c:pt>
                <c:pt idx="5340" formatCode="General">
                  <c:v>470.608</c:v>
                </c:pt>
                <c:pt idx="5341" formatCode="General">
                  <c:v>470.61799999999999</c:v>
                </c:pt>
                <c:pt idx="5342" formatCode="General">
                  <c:v>470.62799999999999</c:v>
                </c:pt>
                <c:pt idx="5343" formatCode="General">
                  <c:v>470.63799999999998</c:v>
                </c:pt>
                <c:pt idx="5344" formatCode="General">
                  <c:v>470.64800000000002</c:v>
                </c:pt>
                <c:pt idx="5345" formatCode="General">
                  <c:v>470.65800000000002</c:v>
                </c:pt>
                <c:pt idx="5346" formatCode="General">
                  <c:v>470.66800000000001</c:v>
                </c:pt>
                <c:pt idx="5347" formatCode="General">
                  <c:v>470.678</c:v>
                </c:pt>
                <c:pt idx="5348" formatCode="General">
                  <c:v>470.68799999999999</c:v>
                </c:pt>
                <c:pt idx="5349" formatCode="General">
                  <c:v>470.69799999999998</c:v>
                </c:pt>
                <c:pt idx="5350" formatCode="General">
                  <c:v>470.70800000000003</c:v>
                </c:pt>
                <c:pt idx="5351" formatCode="General">
                  <c:v>470.71800000000002</c:v>
                </c:pt>
                <c:pt idx="5352" formatCode="General">
                  <c:v>470.72800000000001</c:v>
                </c:pt>
                <c:pt idx="5353" formatCode="General">
                  <c:v>470.738</c:v>
                </c:pt>
                <c:pt idx="5354" formatCode="General">
                  <c:v>470.74799999999999</c:v>
                </c:pt>
                <c:pt idx="5355" formatCode="General">
                  <c:v>470.75799999999998</c:v>
                </c:pt>
                <c:pt idx="5356" formatCode="General">
                  <c:v>470.76799999999997</c:v>
                </c:pt>
                <c:pt idx="5357" formatCode="General">
                  <c:v>470.77800000000002</c:v>
                </c:pt>
                <c:pt idx="5358" formatCode="General">
                  <c:v>470.78800000000001</c:v>
                </c:pt>
                <c:pt idx="5359" formatCode="General">
                  <c:v>470.798</c:v>
                </c:pt>
                <c:pt idx="5360" formatCode="General">
                  <c:v>470.80799999999999</c:v>
                </c:pt>
                <c:pt idx="5361" formatCode="General">
                  <c:v>470.81799999999998</c:v>
                </c:pt>
                <c:pt idx="5362" formatCode="General">
                  <c:v>470.82799999999997</c:v>
                </c:pt>
                <c:pt idx="5363" formatCode="General">
                  <c:v>470.83800000000002</c:v>
                </c:pt>
                <c:pt idx="5364" formatCode="General">
                  <c:v>470.84800000000001</c:v>
                </c:pt>
                <c:pt idx="5365" formatCode="General">
                  <c:v>470.858</c:v>
                </c:pt>
                <c:pt idx="5366" formatCode="General">
                  <c:v>470.86799999999999</c:v>
                </c:pt>
                <c:pt idx="5367" formatCode="General">
                  <c:v>470.87799999999999</c:v>
                </c:pt>
                <c:pt idx="5368" formatCode="General">
                  <c:v>470.88799999999998</c:v>
                </c:pt>
                <c:pt idx="5369" formatCode="General">
                  <c:v>470.89800000000002</c:v>
                </c:pt>
                <c:pt idx="5370" formatCode="General">
                  <c:v>470.90800000000002</c:v>
                </c:pt>
                <c:pt idx="5371" formatCode="General">
                  <c:v>470.91800000000001</c:v>
                </c:pt>
                <c:pt idx="5372" formatCode="General">
                  <c:v>470.928</c:v>
                </c:pt>
                <c:pt idx="5373" formatCode="General">
                  <c:v>470.93799999999999</c:v>
                </c:pt>
                <c:pt idx="5374" formatCode="General">
                  <c:v>470.94799999999998</c:v>
                </c:pt>
                <c:pt idx="5375" formatCode="General">
                  <c:v>470.95800000000003</c:v>
                </c:pt>
                <c:pt idx="5376" formatCode="General">
                  <c:v>470.96800000000002</c:v>
                </c:pt>
                <c:pt idx="5377" formatCode="General">
                  <c:v>470.97800000000001</c:v>
                </c:pt>
                <c:pt idx="5378" formatCode="General">
                  <c:v>470.988</c:v>
                </c:pt>
                <c:pt idx="5379" formatCode="General">
                  <c:v>470.99799999999999</c:v>
                </c:pt>
                <c:pt idx="5380" formatCode="General">
                  <c:v>471.00799999999998</c:v>
                </c:pt>
                <c:pt idx="5381" formatCode="General">
                  <c:v>471.01799999999997</c:v>
                </c:pt>
                <c:pt idx="5382" formatCode="General">
                  <c:v>471.02800000000002</c:v>
                </c:pt>
                <c:pt idx="5383" formatCode="General">
                  <c:v>471.03800000000001</c:v>
                </c:pt>
                <c:pt idx="5384" formatCode="General">
                  <c:v>471.048</c:v>
                </c:pt>
                <c:pt idx="5385" formatCode="General">
                  <c:v>471.05799999999999</c:v>
                </c:pt>
                <c:pt idx="5386" formatCode="General">
                  <c:v>471.06799999999998</c:v>
                </c:pt>
                <c:pt idx="5387" formatCode="General">
                  <c:v>471.07799999999997</c:v>
                </c:pt>
                <c:pt idx="5388" formatCode="General">
                  <c:v>471.08800000000002</c:v>
                </c:pt>
                <c:pt idx="5389" formatCode="General">
                  <c:v>471.09800000000001</c:v>
                </c:pt>
                <c:pt idx="5390" formatCode="General">
                  <c:v>471.108</c:v>
                </c:pt>
                <c:pt idx="5391" formatCode="General">
                  <c:v>471.11799999999999</c:v>
                </c:pt>
                <c:pt idx="5392" formatCode="General">
                  <c:v>471.12799999999999</c:v>
                </c:pt>
                <c:pt idx="5393" formatCode="General">
                  <c:v>471.13799999999998</c:v>
                </c:pt>
                <c:pt idx="5394" formatCode="General">
                  <c:v>471.14800000000002</c:v>
                </c:pt>
                <c:pt idx="5395" formatCode="General">
                  <c:v>471.15800000000002</c:v>
                </c:pt>
                <c:pt idx="5396" formatCode="General">
                  <c:v>471.16800000000001</c:v>
                </c:pt>
                <c:pt idx="5397" formatCode="General">
                  <c:v>471.178</c:v>
                </c:pt>
                <c:pt idx="5398" formatCode="General">
                  <c:v>471.18799999999999</c:v>
                </c:pt>
                <c:pt idx="5399" formatCode="General">
                  <c:v>471.19799999999998</c:v>
                </c:pt>
                <c:pt idx="5400" formatCode="General">
                  <c:v>471.20800000000003</c:v>
                </c:pt>
                <c:pt idx="5401" formatCode="General">
                  <c:v>471.21800000000002</c:v>
                </c:pt>
                <c:pt idx="5402" formatCode="General">
                  <c:v>471.22800000000001</c:v>
                </c:pt>
                <c:pt idx="5403" formatCode="General">
                  <c:v>471.238</c:v>
                </c:pt>
                <c:pt idx="5404" formatCode="General">
                  <c:v>471.24799999999999</c:v>
                </c:pt>
                <c:pt idx="5405" formatCode="General">
                  <c:v>471.25799999999998</c:v>
                </c:pt>
                <c:pt idx="5406" formatCode="General">
                  <c:v>471.26799999999997</c:v>
                </c:pt>
                <c:pt idx="5407" formatCode="General">
                  <c:v>471.27800000000002</c:v>
                </c:pt>
                <c:pt idx="5408" formatCode="General">
                  <c:v>471.28800000000001</c:v>
                </c:pt>
                <c:pt idx="5409" formatCode="General">
                  <c:v>471.298</c:v>
                </c:pt>
                <c:pt idx="5410" formatCode="General">
                  <c:v>471.30799999999999</c:v>
                </c:pt>
                <c:pt idx="5411" formatCode="General">
                  <c:v>471.31799999999998</c:v>
                </c:pt>
                <c:pt idx="5412" formatCode="General">
                  <c:v>471.32799999999997</c:v>
                </c:pt>
                <c:pt idx="5413" formatCode="General">
                  <c:v>471.33800000000002</c:v>
                </c:pt>
                <c:pt idx="5414" formatCode="General">
                  <c:v>471.34800000000001</c:v>
                </c:pt>
                <c:pt idx="5415" formatCode="General">
                  <c:v>471.358</c:v>
                </c:pt>
                <c:pt idx="5416" formatCode="General">
                  <c:v>471.36799999999999</c:v>
                </c:pt>
                <c:pt idx="5417" formatCode="General">
                  <c:v>471.37799999999999</c:v>
                </c:pt>
                <c:pt idx="5418" formatCode="General">
                  <c:v>471.38799999999998</c:v>
                </c:pt>
                <c:pt idx="5419" formatCode="General">
                  <c:v>471.39800000000002</c:v>
                </c:pt>
                <c:pt idx="5420" formatCode="General">
                  <c:v>471.40800000000002</c:v>
                </c:pt>
                <c:pt idx="5421" formatCode="General">
                  <c:v>471.41800000000001</c:v>
                </c:pt>
                <c:pt idx="5422" formatCode="General">
                  <c:v>471.428</c:v>
                </c:pt>
                <c:pt idx="5423" formatCode="General">
                  <c:v>471.43799999999999</c:v>
                </c:pt>
                <c:pt idx="5424" formatCode="General">
                  <c:v>471.44799999999998</c:v>
                </c:pt>
                <c:pt idx="5425" formatCode="General">
                  <c:v>471.45800000000003</c:v>
                </c:pt>
                <c:pt idx="5426" formatCode="General">
                  <c:v>471.46800000000002</c:v>
                </c:pt>
                <c:pt idx="5427" formatCode="General">
                  <c:v>471.47800000000001</c:v>
                </c:pt>
                <c:pt idx="5428" formatCode="General">
                  <c:v>471.488</c:v>
                </c:pt>
                <c:pt idx="5429" formatCode="General">
                  <c:v>471.49799999999999</c:v>
                </c:pt>
                <c:pt idx="5430" formatCode="General">
                  <c:v>471.50799999999998</c:v>
                </c:pt>
                <c:pt idx="5431" formatCode="General">
                  <c:v>471.51799999999997</c:v>
                </c:pt>
                <c:pt idx="5432" formatCode="General">
                  <c:v>471.52800000000002</c:v>
                </c:pt>
                <c:pt idx="5433" formatCode="General">
                  <c:v>471.53800000000001</c:v>
                </c:pt>
                <c:pt idx="5434" formatCode="General">
                  <c:v>471.548</c:v>
                </c:pt>
                <c:pt idx="5435" formatCode="General">
                  <c:v>471.55799999999999</c:v>
                </c:pt>
                <c:pt idx="5436" formatCode="General">
                  <c:v>471.56799999999998</c:v>
                </c:pt>
                <c:pt idx="5437" formatCode="General">
                  <c:v>471.57799999999997</c:v>
                </c:pt>
                <c:pt idx="5438" formatCode="General">
                  <c:v>471.58800000000002</c:v>
                </c:pt>
                <c:pt idx="5439" formatCode="General">
                  <c:v>471.59800000000001</c:v>
                </c:pt>
                <c:pt idx="5440" formatCode="General">
                  <c:v>471.608</c:v>
                </c:pt>
                <c:pt idx="5441" formatCode="General">
                  <c:v>471.61799999999999</c:v>
                </c:pt>
                <c:pt idx="5442" formatCode="General">
                  <c:v>471.62799999999999</c:v>
                </c:pt>
                <c:pt idx="5443" formatCode="General">
                  <c:v>471.63799999999998</c:v>
                </c:pt>
                <c:pt idx="5444" formatCode="General">
                  <c:v>471.64800000000002</c:v>
                </c:pt>
                <c:pt idx="5445" formatCode="General">
                  <c:v>471.65800000000002</c:v>
                </c:pt>
                <c:pt idx="5446" formatCode="General">
                  <c:v>471.66800000000001</c:v>
                </c:pt>
                <c:pt idx="5447" formatCode="General">
                  <c:v>471.678</c:v>
                </c:pt>
                <c:pt idx="5448" formatCode="General">
                  <c:v>471.68799999999999</c:v>
                </c:pt>
                <c:pt idx="5449" formatCode="General">
                  <c:v>471.69799999999998</c:v>
                </c:pt>
                <c:pt idx="5450" formatCode="General">
                  <c:v>471.70800000000003</c:v>
                </c:pt>
                <c:pt idx="5451" formatCode="General">
                  <c:v>471.71800000000002</c:v>
                </c:pt>
                <c:pt idx="5452" formatCode="General">
                  <c:v>471.72800000000001</c:v>
                </c:pt>
                <c:pt idx="5453" formatCode="General">
                  <c:v>471.738</c:v>
                </c:pt>
                <c:pt idx="5454" formatCode="General">
                  <c:v>471.74799999999999</c:v>
                </c:pt>
                <c:pt idx="5455" formatCode="General">
                  <c:v>471.75799999999998</c:v>
                </c:pt>
                <c:pt idx="5456" formatCode="General">
                  <c:v>471.76799999999997</c:v>
                </c:pt>
                <c:pt idx="5457" formatCode="General">
                  <c:v>471.77800000000002</c:v>
                </c:pt>
                <c:pt idx="5458" formatCode="General">
                  <c:v>471.78800000000001</c:v>
                </c:pt>
                <c:pt idx="5459" formatCode="General">
                  <c:v>471.798</c:v>
                </c:pt>
                <c:pt idx="5460" formatCode="General">
                  <c:v>471.80799999999999</c:v>
                </c:pt>
                <c:pt idx="5461" formatCode="General">
                  <c:v>471.81799999999998</c:v>
                </c:pt>
                <c:pt idx="5462" formatCode="General">
                  <c:v>471.82799999999997</c:v>
                </c:pt>
                <c:pt idx="5463" formatCode="General">
                  <c:v>471.83800000000002</c:v>
                </c:pt>
                <c:pt idx="5464" formatCode="General">
                  <c:v>471.84800000000001</c:v>
                </c:pt>
                <c:pt idx="5465" formatCode="General">
                  <c:v>471.858</c:v>
                </c:pt>
                <c:pt idx="5466" formatCode="General">
                  <c:v>471.86799999999999</c:v>
                </c:pt>
                <c:pt idx="5467" formatCode="General">
                  <c:v>471.87799999999999</c:v>
                </c:pt>
                <c:pt idx="5468" formatCode="General">
                  <c:v>471.88799999999998</c:v>
                </c:pt>
                <c:pt idx="5469" formatCode="General">
                  <c:v>471.89800000000002</c:v>
                </c:pt>
                <c:pt idx="5470" formatCode="General">
                  <c:v>471.90800000000002</c:v>
                </c:pt>
                <c:pt idx="5471" formatCode="General">
                  <c:v>471.91800000000001</c:v>
                </c:pt>
                <c:pt idx="5472" formatCode="General">
                  <c:v>471.928</c:v>
                </c:pt>
                <c:pt idx="5473" formatCode="General">
                  <c:v>471.93799999999999</c:v>
                </c:pt>
                <c:pt idx="5474" formatCode="General">
                  <c:v>471.94799999999998</c:v>
                </c:pt>
                <c:pt idx="5475" formatCode="General">
                  <c:v>471.95800000000003</c:v>
                </c:pt>
                <c:pt idx="5476" formatCode="General">
                  <c:v>471.96800000000002</c:v>
                </c:pt>
                <c:pt idx="5477" formatCode="General">
                  <c:v>471.97800000000001</c:v>
                </c:pt>
                <c:pt idx="5478" formatCode="General">
                  <c:v>471.988</c:v>
                </c:pt>
                <c:pt idx="5479" formatCode="General">
                  <c:v>471.99799999999999</c:v>
                </c:pt>
                <c:pt idx="5480" formatCode="General">
                  <c:v>472.00799999999998</c:v>
                </c:pt>
                <c:pt idx="5481" formatCode="General">
                  <c:v>472.01799999999997</c:v>
                </c:pt>
                <c:pt idx="5482" formatCode="General">
                  <c:v>472.02800000000002</c:v>
                </c:pt>
                <c:pt idx="5483" formatCode="General">
                  <c:v>472.03800000000001</c:v>
                </c:pt>
                <c:pt idx="5484" formatCode="General">
                  <c:v>472.048</c:v>
                </c:pt>
                <c:pt idx="5485" formatCode="General">
                  <c:v>472.05799999999999</c:v>
                </c:pt>
                <c:pt idx="5486" formatCode="General">
                  <c:v>472.06799999999998</c:v>
                </c:pt>
                <c:pt idx="5487" formatCode="General">
                  <c:v>472.07799999999997</c:v>
                </c:pt>
                <c:pt idx="5488" formatCode="General">
                  <c:v>472.08800000000002</c:v>
                </c:pt>
                <c:pt idx="5489" formatCode="General">
                  <c:v>472.09800000000001</c:v>
                </c:pt>
                <c:pt idx="5490" formatCode="General">
                  <c:v>472.108</c:v>
                </c:pt>
                <c:pt idx="5491" formatCode="General">
                  <c:v>472.11799999999999</c:v>
                </c:pt>
                <c:pt idx="5492" formatCode="General">
                  <c:v>472.12799999999999</c:v>
                </c:pt>
                <c:pt idx="5493" formatCode="General">
                  <c:v>472.13799999999998</c:v>
                </c:pt>
                <c:pt idx="5494" formatCode="General">
                  <c:v>472.14800000000002</c:v>
                </c:pt>
                <c:pt idx="5495" formatCode="General">
                  <c:v>472.15800000000002</c:v>
                </c:pt>
                <c:pt idx="5496" formatCode="General">
                  <c:v>472.16800000000001</c:v>
                </c:pt>
                <c:pt idx="5497" formatCode="General">
                  <c:v>472.178</c:v>
                </c:pt>
                <c:pt idx="5498" formatCode="General">
                  <c:v>472.18799999999999</c:v>
                </c:pt>
                <c:pt idx="5499" formatCode="General">
                  <c:v>472.19799999999998</c:v>
                </c:pt>
                <c:pt idx="5500" formatCode="General">
                  <c:v>472.20800000000003</c:v>
                </c:pt>
                <c:pt idx="5501" formatCode="General">
                  <c:v>472.21800000000002</c:v>
                </c:pt>
                <c:pt idx="5502" formatCode="General">
                  <c:v>472.22800000000001</c:v>
                </c:pt>
                <c:pt idx="5503" formatCode="General">
                  <c:v>472.238</c:v>
                </c:pt>
                <c:pt idx="5504" formatCode="General">
                  <c:v>472.24799999999999</c:v>
                </c:pt>
                <c:pt idx="5505" formatCode="General">
                  <c:v>472.25799999999998</c:v>
                </c:pt>
                <c:pt idx="5506" formatCode="General">
                  <c:v>472.26799999999997</c:v>
                </c:pt>
                <c:pt idx="5507" formatCode="General">
                  <c:v>472.27800000000002</c:v>
                </c:pt>
                <c:pt idx="5508" formatCode="General">
                  <c:v>472.28800000000001</c:v>
                </c:pt>
                <c:pt idx="5509" formatCode="General">
                  <c:v>472.298</c:v>
                </c:pt>
                <c:pt idx="5510" formatCode="General">
                  <c:v>472.30799999999999</c:v>
                </c:pt>
                <c:pt idx="5511" formatCode="General">
                  <c:v>472.31799999999998</c:v>
                </c:pt>
                <c:pt idx="5512" formatCode="General">
                  <c:v>472.32799999999997</c:v>
                </c:pt>
                <c:pt idx="5513" formatCode="General">
                  <c:v>472.33800000000002</c:v>
                </c:pt>
                <c:pt idx="5514" formatCode="General">
                  <c:v>472.34800000000001</c:v>
                </c:pt>
                <c:pt idx="5515" formatCode="General">
                  <c:v>472.358</c:v>
                </c:pt>
                <c:pt idx="5516" formatCode="General">
                  <c:v>472.36799999999999</c:v>
                </c:pt>
                <c:pt idx="5517" formatCode="General">
                  <c:v>472.37799999999999</c:v>
                </c:pt>
                <c:pt idx="5518" formatCode="General">
                  <c:v>472.38799999999998</c:v>
                </c:pt>
                <c:pt idx="5519" formatCode="General">
                  <c:v>472.39800000000002</c:v>
                </c:pt>
                <c:pt idx="5520" formatCode="General">
                  <c:v>472.40800000000002</c:v>
                </c:pt>
                <c:pt idx="5521" formatCode="General">
                  <c:v>472.41800000000001</c:v>
                </c:pt>
                <c:pt idx="5522" formatCode="General">
                  <c:v>472.428</c:v>
                </c:pt>
                <c:pt idx="5523" formatCode="General">
                  <c:v>472.43799999999999</c:v>
                </c:pt>
                <c:pt idx="5524" formatCode="General">
                  <c:v>472.44799999999998</c:v>
                </c:pt>
                <c:pt idx="5525" formatCode="General">
                  <c:v>472.45800000000003</c:v>
                </c:pt>
                <c:pt idx="5526" formatCode="General">
                  <c:v>472.46800000000002</c:v>
                </c:pt>
                <c:pt idx="5527" formatCode="General">
                  <c:v>472.47800000000001</c:v>
                </c:pt>
                <c:pt idx="5528" formatCode="General">
                  <c:v>472.488</c:v>
                </c:pt>
                <c:pt idx="5529" formatCode="General">
                  <c:v>472.49799999999999</c:v>
                </c:pt>
                <c:pt idx="5530" formatCode="General">
                  <c:v>472.50799999999998</c:v>
                </c:pt>
                <c:pt idx="5531" formatCode="General">
                  <c:v>472.51799999999997</c:v>
                </c:pt>
                <c:pt idx="5532" formatCode="General">
                  <c:v>472.52800000000002</c:v>
                </c:pt>
                <c:pt idx="5533" formatCode="General">
                  <c:v>472.53800000000001</c:v>
                </c:pt>
                <c:pt idx="5534" formatCode="General">
                  <c:v>472.548</c:v>
                </c:pt>
                <c:pt idx="5535" formatCode="General">
                  <c:v>472.55799999999999</c:v>
                </c:pt>
                <c:pt idx="5536" formatCode="General">
                  <c:v>472.56799999999998</c:v>
                </c:pt>
                <c:pt idx="5537" formatCode="General">
                  <c:v>472.57799999999997</c:v>
                </c:pt>
                <c:pt idx="5538" formatCode="General">
                  <c:v>472.58800000000002</c:v>
                </c:pt>
                <c:pt idx="5539" formatCode="General">
                  <c:v>472.59800000000001</c:v>
                </c:pt>
                <c:pt idx="5540" formatCode="General">
                  <c:v>472.608</c:v>
                </c:pt>
                <c:pt idx="5541" formatCode="General">
                  <c:v>472.61799999999999</c:v>
                </c:pt>
                <c:pt idx="5542" formatCode="General">
                  <c:v>472.62799999999999</c:v>
                </c:pt>
                <c:pt idx="5543" formatCode="General">
                  <c:v>472.63799999999998</c:v>
                </c:pt>
                <c:pt idx="5544" formatCode="General">
                  <c:v>472.64800000000002</c:v>
                </c:pt>
                <c:pt idx="5545" formatCode="General">
                  <c:v>472.65800000000002</c:v>
                </c:pt>
                <c:pt idx="5546" formatCode="General">
                  <c:v>472.66800000000001</c:v>
                </c:pt>
                <c:pt idx="5547" formatCode="General">
                  <c:v>472.678</c:v>
                </c:pt>
                <c:pt idx="5548" formatCode="General">
                  <c:v>472.68799999999999</c:v>
                </c:pt>
                <c:pt idx="5549" formatCode="General">
                  <c:v>472.69799999999998</c:v>
                </c:pt>
                <c:pt idx="5550" formatCode="General">
                  <c:v>472.70800000000003</c:v>
                </c:pt>
                <c:pt idx="5551" formatCode="General">
                  <c:v>472.71800000000002</c:v>
                </c:pt>
                <c:pt idx="5552" formatCode="General">
                  <c:v>472.72800000000001</c:v>
                </c:pt>
                <c:pt idx="5553" formatCode="General">
                  <c:v>472.738</c:v>
                </c:pt>
                <c:pt idx="5554" formatCode="General">
                  <c:v>472.74799999999999</c:v>
                </c:pt>
                <c:pt idx="5555" formatCode="General">
                  <c:v>472.75799999999998</c:v>
                </c:pt>
                <c:pt idx="5556" formatCode="General">
                  <c:v>472.76799999999997</c:v>
                </c:pt>
                <c:pt idx="5557" formatCode="General">
                  <c:v>472.77800000000002</c:v>
                </c:pt>
                <c:pt idx="5558" formatCode="General">
                  <c:v>472.78800000000001</c:v>
                </c:pt>
                <c:pt idx="5559" formatCode="General">
                  <c:v>472.798</c:v>
                </c:pt>
                <c:pt idx="5560" formatCode="General">
                  <c:v>472.80799999999999</c:v>
                </c:pt>
                <c:pt idx="5561" formatCode="General">
                  <c:v>472.81799999999998</c:v>
                </c:pt>
                <c:pt idx="5562" formatCode="General">
                  <c:v>472.82799999999997</c:v>
                </c:pt>
                <c:pt idx="5563" formatCode="General">
                  <c:v>472.83800000000002</c:v>
                </c:pt>
                <c:pt idx="5564" formatCode="General">
                  <c:v>472.84800000000001</c:v>
                </c:pt>
                <c:pt idx="5565" formatCode="General">
                  <c:v>472.858</c:v>
                </c:pt>
                <c:pt idx="5566" formatCode="General">
                  <c:v>472.86799999999999</c:v>
                </c:pt>
                <c:pt idx="5567" formatCode="General">
                  <c:v>472.87799999999999</c:v>
                </c:pt>
                <c:pt idx="5568" formatCode="General">
                  <c:v>472.88799999999998</c:v>
                </c:pt>
                <c:pt idx="5569" formatCode="General">
                  <c:v>472.89800000000002</c:v>
                </c:pt>
                <c:pt idx="5570" formatCode="General">
                  <c:v>472.90800000000002</c:v>
                </c:pt>
                <c:pt idx="5571" formatCode="General">
                  <c:v>472.91800000000001</c:v>
                </c:pt>
                <c:pt idx="5572" formatCode="General">
                  <c:v>472.928</c:v>
                </c:pt>
                <c:pt idx="5573" formatCode="General">
                  <c:v>472.93799999999999</c:v>
                </c:pt>
                <c:pt idx="5574" formatCode="General">
                  <c:v>472.94799999999998</c:v>
                </c:pt>
                <c:pt idx="5575" formatCode="General">
                  <c:v>472.95800000000003</c:v>
                </c:pt>
                <c:pt idx="5576" formatCode="General">
                  <c:v>472.96800000000002</c:v>
                </c:pt>
                <c:pt idx="5577" formatCode="General">
                  <c:v>472.97800000000001</c:v>
                </c:pt>
                <c:pt idx="5578" formatCode="General">
                  <c:v>472.988</c:v>
                </c:pt>
                <c:pt idx="5579" formatCode="General">
                  <c:v>472.99799999999999</c:v>
                </c:pt>
                <c:pt idx="5580" formatCode="General">
                  <c:v>473.00799999999998</c:v>
                </c:pt>
                <c:pt idx="5581" formatCode="General">
                  <c:v>473.01799999999997</c:v>
                </c:pt>
                <c:pt idx="5582" formatCode="General">
                  <c:v>473.02800000000002</c:v>
                </c:pt>
                <c:pt idx="5583" formatCode="General">
                  <c:v>473.03800000000001</c:v>
                </c:pt>
                <c:pt idx="5584" formatCode="General">
                  <c:v>473.048</c:v>
                </c:pt>
                <c:pt idx="5585" formatCode="General">
                  <c:v>473.05799999999999</c:v>
                </c:pt>
                <c:pt idx="5586" formatCode="General">
                  <c:v>473.06799999999998</c:v>
                </c:pt>
                <c:pt idx="5587" formatCode="General">
                  <c:v>473.07799999999997</c:v>
                </c:pt>
                <c:pt idx="5588" formatCode="General">
                  <c:v>473.08800000000002</c:v>
                </c:pt>
                <c:pt idx="5589" formatCode="General">
                  <c:v>473.09800000000001</c:v>
                </c:pt>
                <c:pt idx="5590" formatCode="General">
                  <c:v>473.108</c:v>
                </c:pt>
                <c:pt idx="5591" formatCode="General">
                  <c:v>473.11799999999999</c:v>
                </c:pt>
                <c:pt idx="5592" formatCode="General">
                  <c:v>473.12799999999999</c:v>
                </c:pt>
                <c:pt idx="5593" formatCode="General">
                  <c:v>473.13799999999998</c:v>
                </c:pt>
                <c:pt idx="5594" formatCode="General">
                  <c:v>473.14800000000002</c:v>
                </c:pt>
                <c:pt idx="5595" formatCode="General">
                  <c:v>473.15800000000002</c:v>
                </c:pt>
                <c:pt idx="5596" formatCode="General">
                  <c:v>473.16800000000001</c:v>
                </c:pt>
                <c:pt idx="5597" formatCode="General">
                  <c:v>473.178</c:v>
                </c:pt>
                <c:pt idx="5598" formatCode="General">
                  <c:v>473.18799999999999</c:v>
                </c:pt>
                <c:pt idx="5599" formatCode="General">
                  <c:v>473.19799999999998</c:v>
                </c:pt>
                <c:pt idx="5600" formatCode="General">
                  <c:v>473.20800000000003</c:v>
                </c:pt>
                <c:pt idx="5601" formatCode="General">
                  <c:v>473.21800000000002</c:v>
                </c:pt>
                <c:pt idx="5602" formatCode="General">
                  <c:v>473.22800000000001</c:v>
                </c:pt>
                <c:pt idx="5603" formatCode="General">
                  <c:v>473.238</c:v>
                </c:pt>
                <c:pt idx="5604" formatCode="General">
                  <c:v>473.24799999999999</c:v>
                </c:pt>
                <c:pt idx="5605" formatCode="General">
                  <c:v>473.25799999999998</c:v>
                </c:pt>
                <c:pt idx="5606" formatCode="General">
                  <c:v>473.26799999999997</c:v>
                </c:pt>
                <c:pt idx="5607" formatCode="General">
                  <c:v>473.27800000000002</c:v>
                </c:pt>
                <c:pt idx="5608" formatCode="General">
                  <c:v>473.28800000000001</c:v>
                </c:pt>
                <c:pt idx="5609" formatCode="General">
                  <c:v>473.298</c:v>
                </c:pt>
                <c:pt idx="5610" formatCode="General">
                  <c:v>473.30799999999999</c:v>
                </c:pt>
                <c:pt idx="5611" formatCode="General">
                  <c:v>473.31799999999998</c:v>
                </c:pt>
                <c:pt idx="5612" formatCode="General">
                  <c:v>473.32799999999997</c:v>
                </c:pt>
                <c:pt idx="5613" formatCode="General">
                  <c:v>473.33800000000002</c:v>
                </c:pt>
                <c:pt idx="5614" formatCode="General">
                  <c:v>473.34800000000001</c:v>
                </c:pt>
                <c:pt idx="5615" formatCode="General">
                  <c:v>473.358</c:v>
                </c:pt>
                <c:pt idx="5616" formatCode="General">
                  <c:v>473.36799999999999</c:v>
                </c:pt>
                <c:pt idx="5617" formatCode="General">
                  <c:v>473.37799999999999</c:v>
                </c:pt>
                <c:pt idx="5618" formatCode="General">
                  <c:v>473.38799999999998</c:v>
                </c:pt>
                <c:pt idx="5619" formatCode="General">
                  <c:v>473.39800000000002</c:v>
                </c:pt>
                <c:pt idx="5620" formatCode="General">
                  <c:v>473.40800000000002</c:v>
                </c:pt>
                <c:pt idx="5621" formatCode="General">
                  <c:v>473.41800000000001</c:v>
                </c:pt>
                <c:pt idx="5622" formatCode="General">
                  <c:v>473.428</c:v>
                </c:pt>
                <c:pt idx="5623" formatCode="General">
                  <c:v>473.43799999999999</c:v>
                </c:pt>
                <c:pt idx="5624" formatCode="General">
                  <c:v>473.44799999999998</c:v>
                </c:pt>
                <c:pt idx="5625" formatCode="General">
                  <c:v>473.45800000000003</c:v>
                </c:pt>
                <c:pt idx="5626" formatCode="General">
                  <c:v>473.46800000000002</c:v>
                </c:pt>
                <c:pt idx="5627" formatCode="General">
                  <c:v>473.47800000000001</c:v>
                </c:pt>
                <c:pt idx="5628" formatCode="General">
                  <c:v>473.488</c:v>
                </c:pt>
                <c:pt idx="5629" formatCode="General">
                  <c:v>473.49799999999999</c:v>
                </c:pt>
                <c:pt idx="5630" formatCode="General">
                  <c:v>473.50799999999998</c:v>
                </c:pt>
                <c:pt idx="5631" formatCode="General">
                  <c:v>473.51799999999997</c:v>
                </c:pt>
                <c:pt idx="5632" formatCode="General">
                  <c:v>473.52800000000002</c:v>
                </c:pt>
                <c:pt idx="5633" formatCode="General">
                  <c:v>473.53800000000001</c:v>
                </c:pt>
                <c:pt idx="5634" formatCode="General">
                  <c:v>473.548</c:v>
                </c:pt>
                <c:pt idx="5635" formatCode="General">
                  <c:v>473.55799999999999</c:v>
                </c:pt>
                <c:pt idx="5636" formatCode="General">
                  <c:v>473.56799999999998</c:v>
                </c:pt>
                <c:pt idx="5637" formatCode="General">
                  <c:v>473.57799999999997</c:v>
                </c:pt>
                <c:pt idx="5638" formatCode="General">
                  <c:v>473.58800000000002</c:v>
                </c:pt>
                <c:pt idx="5639" formatCode="General">
                  <c:v>473.59800000000001</c:v>
                </c:pt>
                <c:pt idx="5640" formatCode="General">
                  <c:v>473.608</c:v>
                </c:pt>
                <c:pt idx="5641" formatCode="General">
                  <c:v>473.61799999999999</c:v>
                </c:pt>
                <c:pt idx="5642" formatCode="General">
                  <c:v>473.62799999999999</c:v>
                </c:pt>
                <c:pt idx="5643" formatCode="General">
                  <c:v>473.63799999999998</c:v>
                </c:pt>
                <c:pt idx="5644" formatCode="General">
                  <c:v>473.64800000000002</c:v>
                </c:pt>
                <c:pt idx="5645" formatCode="General">
                  <c:v>473.65800000000002</c:v>
                </c:pt>
                <c:pt idx="5646" formatCode="General">
                  <c:v>473.66800000000001</c:v>
                </c:pt>
                <c:pt idx="5647" formatCode="General">
                  <c:v>473.678</c:v>
                </c:pt>
                <c:pt idx="5648" formatCode="General">
                  <c:v>473.68799999999999</c:v>
                </c:pt>
                <c:pt idx="5649" formatCode="General">
                  <c:v>473.69799999999998</c:v>
                </c:pt>
                <c:pt idx="5650" formatCode="General">
                  <c:v>473.70800000000003</c:v>
                </c:pt>
                <c:pt idx="5651" formatCode="General">
                  <c:v>473.71800000000002</c:v>
                </c:pt>
                <c:pt idx="5652" formatCode="General">
                  <c:v>473.72800000000001</c:v>
                </c:pt>
                <c:pt idx="5653" formatCode="General">
                  <c:v>473.738</c:v>
                </c:pt>
                <c:pt idx="5654" formatCode="General">
                  <c:v>473.74799999999999</c:v>
                </c:pt>
                <c:pt idx="5655" formatCode="General">
                  <c:v>473.75799999999998</c:v>
                </c:pt>
                <c:pt idx="5656" formatCode="General">
                  <c:v>473.76799999999997</c:v>
                </c:pt>
                <c:pt idx="5657" formatCode="General">
                  <c:v>473.77800000000002</c:v>
                </c:pt>
                <c:pt idx="5658" formatCode="General">
                  <c:v>473.78800000000001</c:v>
                </c:pt>
                <c:pt idx="5659" formatCode="General">
                  <c:v>473.798</c:v>
                </c:pt>
                <c:pt idx="5660" formatCode="General">
                  <c:v>473.80799999999999</c:v>
                </c:pt>
                <c:pt idx="5661" formatCode="General">
                  <c:v>473.81799999999998</c:v>
                </c:pt>
                <c:pt idx="5662" formatCode="General">
                  <c:v>473.82799999999997</c:v>
                </c:pt>
                <c:pt idx="5663" formatCode="General">
                  <c:v>473.83800000000002</c:v>
                </c:pt>
                <c:pt idx="5664" formatCode="General">
                  <c:v>473.84800000000001</c:v>
                </c:pt>
                <c:pt idx="5665" formatCode="General">
                  <c:v>473.858</c:v>
                </c:pt>
                <c:pt idx="5666" formatCode="General">
                  <c:v>473.86799999999999</c:v>
                </c:pt>
                <c:pt idx="5667" formatCode="General">
                  <c:v>473.87799999999999</c:v>
                </c:pt>
                <c:pt idx="5668" formatCode="General">
                  <c:v>473.88799999999998</c:v>
                </c:pt>
                <c:pt idx="5669" formatCode="General">
                  <c:v>473.89800000000002</c:v>
                </c:pt>
                <c:pt idx="5670" formatCode="General">
                  <c:v>473.90800000000002</c:v>
                </c:pt>
                <c:pt idx="5671" formatCode="General">
                  <c:v>473.91800000000001</c:v>
                </c:pt>
                <c:pt idx="5672" formatCode="General">
                  <c:v>473.928</c:v>
                </c:pt>
                <c:pt idx="5673" formatCode="General">
                  <c:v>473.93799999999999</c:v>
                </c:pt>
                <c:pt idx="5674" formatCode="General">
                  <c:v>473.94799999999998</c:v>
                </c:pt>
                <c:pt idx="5675" formatCode="General">
                  <c:v>473.95800000000003</c:v>
                </c:pt>
                <c:pt idx="5676" formatCode="General">
                  <c:v>473.96800000000002</c:v>
                </c:pt>
                <c:pt idx="5677" formatCode="General">
                  <c:v>473.97800000000001</c:v>
                </c:pt>
                <c:pt idx="5678" formatCode="General">
                  <c:v>473.988</c:v>
                </c:pt>
                <c:pt idx="5679" formatCode="General">
                  <c:v>473.99799999999999</c:v>
                </c:pt>
                <c:pt idx="5680" formatCode="General">
                  <c:v>474.00799999999998</c:v>
                </c:pt>
                <c:pt idx="5681" formatCode="General">
                  <c:v>474.01799999999997</c:v>
                </c:pt>
                <c:pt idx="5682" formatCode="General">
                  <c:v>474.02800000000002</c:v>
                </c:pt>
                <c:pt idx="5683" formatCode="General">
                  <c:v>474.03800000000001</c:v>
                </c:pt>
                <c:pt idx="5684" formatCode="General">
                  <c:v>474.048</c:v>
                </c:pt>
                <c:pt idx="5685" formatCode="General">
                  <c:v>474.05799999999999</c:v>
                </c:pt>
                <c:pt idx="5686" formatCode="General">
                  <c:v>474.06799999999998</c:v>
                </c:pt>
                <c:pt idx="5687" formatCode="General">
                  <c:v>474.07799999999997</c:v>
                </c:pt>
                <c:pt idx="5688" formatCode="General">
                  <c:v>474.08800000000002</c:v>
                </c:pt>
                <c:pt idx="5689" formatCode="General">
                  <c:v>474.09800000000001</c:v>
                </c:pt>
                <c:pt idx="5690" formatCode="General">
                  <c:v>474.108</c:v>
                </c:pt>
                <c:pt idx="5691" formatCode="General">
                  <c:v>474.11799999999999</c:v>
                </c:pt>
                <c:pt idx="5692" formatCode="General">
                  <c:v>474.12799999999999</c:v>
                </c:pt>
                <c:pt idx="5693" formatCode="General">
                  <c:v>474.13799999999998</c:v>
                </c:pt>
                <c:pt idx="5694" formatCode="General">
                  <c:v>474.14800000000002</c:v>
                </c:pt>
                <c:pt idx="5695" formatCode="General">
                  <c:v>474.15800000000002</c:v>
                </c:pt>
                <c:pt idx="5696" formatCode="General">
                  <c:v>474.16800000000001</c:v>
                </c:pt>
                <c:pt idx="5697" formatCode="General">
                  <c:v>474.178</c:v>
                </c:pt>
                <c:pt idx="5698" formatCode="General">
                  <c:v>474.18799999999999</c:v>
                </c:pt>
                <c:pt idx="5699" formatCode="General">
                  <c:v>474.19799999999998</c:v>
                </c:pt>
                <c:pt idx="5700" formatCode="General">
                  <c:v>474.20800000000003</c:v>
                </c:pt>
                <c:pt idx="5701" formatCode="General">
                  <c:v>474.21800000000002</c:v>
                </c:pt>
                <c:pt idx="5702" formatCode="General">
                  <c:v>474.22800000000001</c:v>
                </c:pt>
                <c:pt idx="5703" formatCode="General">
                  <c:v>474.238</c:v>
                </c:pt>
                <c:pt idx="5704" formatCode="General">
                  <c:v>474.24799999999999</c:v>
                </c:pt>
                <c:pt idx="5705" formatCode="General">
                  <c:v>474.25799999999998</c:v>
                </c:pt>
                <c:pt idx="5706" formatCode="General">
                  <c:v>474.26799999999997</c:v>
                </c:pt>
                <c:pt idx="5707" formatCode="General">
                  <c:v>474.27800000000002</c:v>
                </c:pt>
                <c:pt idx="5708" formatCode="General">
                  <c:v>474.28800000000001</c:v>
                </c:pt>
                <c:pt idx="5709" formatCode="General">
                  <c:v>474.298</c:v>
                </c:pt>
                <c:pt idx="5710" formatCode="General">
                  <c:v>474.30799999999999</c:v>
                </c:pt>
                <c:pt idx="5711" formatCode="General">
                  <c:v>474.31799999999998</c:v>
                </c:pt>
                <c:pt idx="5712" formatCode="General">
                  <c:v>474.32799999999997</c:v>
                </c:pt>
                <c:pt idx="5713" formatCode="General">
                  <c:v>474.33800000000002</c:v>
                </c:pt>
                <c:pt idx="5714" formatCode="General">
                  <c:v>474.34800000000001</c:v>
                </c:pt>
                <c:pt idx="5715" formatCode="General">
                  <c:v>474.358</c:v>
                </c:pt>
                <c:pt idx="5716" formatCode="General">
                  <c:v>474.36799999999999</c:v>
                </c:pt>
                <c:pt idx="5717" formatCode="General">
                  <c:v>474.37799999999999</c:v>
                </c:pt>
                <c:pt idx="5718" formatCode="General">
                  <c:v>474.38799999999998</c:v>
                </c:pt>
                <c:pt idx="5719" formatCode="General">
                  <c:v>474.39800000000002</c:v>
                </c:pt>
                <c:pt idx="5720" formatCode="General">
                  <c:v>474.40800000000002</c:v>
                </c:pt>
                <c:pt idx="5721" formatCode="General">
                  <c:v>474.41800000000001</c:v>
                </c:pt>
                <c:pt idx="5722" formatCode="General">
                  <c:v>474.428</c:v>
                </c:pt>
                <c:pt idx="5723" formatCode="General">
                  <c:v>474.43799999999999</c:v>
                </c:pt>
                <c:pt idx="5724" formatCode="General">
                  <c:v>474.44799999999998</c:v>
                </c:pt>
                <c:pt idx="5725" formatCode="General">
                  <c:v>474.45800000000003</c:v>
                </c:pt>
                <c:pt idx="5726" formatCode="General">
                  <c:v>474.46800000000002</c:v>
                </c:pt>
                <c:pt idx="5727" formatCode="General">
                  <c:v>474.47800000000001</c:v>
                </c:pt>
                <c:pt idx="5728" formatCode="General">
                  <c:v>474.488</c:v>
                </c:pt>
                <c:pt idx="5729" formatCode="General">
                  <c:v>474.49799999999999</c:v>
                </c:pt>
                <c:pt idx="5730" formatCode="General">
                  <c:v>474.50799999999998</c:v>
                </c:pt>
                <c:pt idx="5731" formatCode="General">
                  <c:v>474.51799999999997</c:v>
                </c:pt>
                <c:pt idx="5732" formatCode="General">
                  <c:v>474.52800000000002</c:v>
                </c:pt>
                <c:pt idx="5733" formatCode="General">
                  <c:v>474.53800000000001</c:v>
                </c:pt>
                <c:pt idx="5734" formatCode="General">
                  <c:v>474.548</c:v>
                </c:pt>
                <c:pt idx="5735" formatCode="General">
                  <c:v>474.55799999999999</c:v>
                </c:pt>
                <c:pt idx="5736" formatCode="General">
                  <c:v>474.56799999999998</c:v>
                </c:pt>
                <c:pt idx="5737" formatCode="General">
                  <c:v>474.57799999999997</c:v>
                </c:pt>
                <c:pt idx="5738" formatCode="General">
                  <c:v>474.58800000000002</c:v>
                </c:pt>
                <c:pt idx="5739" formatCode="General">
                  <c:v>474.59800000000001</c:v>
                </c:pt>
                <c:pt idx="5740" formatCode="General">
                  <c:v>474.608</c:v>
                </c:pt>
                <c:pt idx="5741" formatCode="General">
                  <c:v>474.61799999999999</c:v>
                </c:pt>
                <c:pt idx="5742" formatCode="General">
                  <c:v>474.62799999999999</c:v>
                </c:pt>
                <c:pt idx="5743" formatCode="General">
                  <c:v>474.63799999999998</c:v>
                </c:pt>
                <c:pt idx="5744" formatCode="General">
                  <c:v>474.64800000000002</c:v>
                </c:pt>
                <c:pt idx="5745" formatCode="General">
                  <c:v>474.65800000000002</c:v>
                </c:pt>
                <c:pt idx="5746" formatCode="General">
                  <c:v>474.66800000000001</c:v>
                </c:pt>
                <c:pt idx="5747" formatCode="General">
                  <c:v>474.678</c:v>
                </c:pt>
                <c:pt idx="5748" formatCode="General">
                  <c:v>474.68799999999999</c:v>
                </c:pt>
                <c:pt idx="5749" formatCode="General">
                  <c:v>474.69799999999998</c:v>
                </c:pt>
                <c:pt idx="5750" formatCode="General">
                  <c:v>474.70800000000003</c:v>
                </c:pt>
                <c:pt idx="5751" formatCode="General">
                  <c:v>474.71800000000002</c:v>
                </c:pt>
                <c:pt idx="5752" formatCode="General">
                  <c:v>474.72800000000001</c:v>
                </c:pt>
                <c:pt idx="5753" formatCode="General">
                  <c:v>474.738</c:v>
                </c:pt>
                <c:pt idx="5754" formatCode="General">
                  <c:v>474.74799999999999</c:v>
                </c:pt>
                <c:pt idx="5755" formatCode="General">
                  <c:v>474.75799999999998</c:v>
                </c:pt>
                <c:pt idx="5756" formatCode="General">
                  <c:v>474.76799999999997</c:v>
                </c:pt>
                <c:pt idx="5757" formatCode="General">
                  <c:v>474.77800000000002</c:v>
                </c:pt>
                <c:pt idx="5758" formatCode="General">
                  <c:v>474.78800000000001</c:v>
                </c:pt>
                <c:pt idx="5759" formatCode="General">
                  <c:v>474.798</c:v>
                </c:pt>
                <c:pt idx="5760" formatCode="General">
                  <c:v>474.80799999999999</c:v>
                </c:pt>
                <c:pt idx="5761" formatCode="General">
                  <c:v>474.81799999999998</c:v>
                </c:pt>
                <c:pt idx="5762" formatCode="General">
                  <c:v>474.82799999999997</c:v>
                </c:pt>
                <c:pt idx="5763" formatCode="General">
                  <c:v>474.83800000000002</c:v>
                </c:pt>
                <c:pt idx="5764" formatCode="General">
                  <c:v>474.84800000000001</c:v>
                </c:pt>
                <c:pt idx="5765" formatCode="General">
                  <c:v>474.858</c:v>
                </c:pt>
                <c:pt idx="5766" formatCode="General">
                  <c:v>474.86799999999999</c:v>
                </c:pt>
                <c:pt idx="5767" formatCode="General">
                  <c:v>474.87799999999999</c:v>
                </c:pt>
                <c:pt idx="5768" formatCode="General">
                  <c:v>474.88799999999998</c:v>
                </c:pt>
                <c:pt idx="5769" formatCode="General">
                  <c:v>474.89800000000002</c:v>
                </c:pt>
                <c:pt idx="5770" formatCode="General">
                  <c:v>474.90800000000002</c:v>
                </c:pt>
                <c:pt idx="5771" formatCode="General">
                  <c:v>474.91800000000001</c:v>
                </c:pt>
                <c:pt idx="5772" formatCode="General">
                  <c:v>474.928</c:v>
                </c:pt>
                <c:pt idx="5773" formatCode="General">
                  <c:v>474.93799999999999</c:v>
                </c:pt>
                <c:pt idx="5774" formatCode="General">
                  <c:v>474.94799999999998</c:v>
                </c:pt>
                <c:pt idx="5775" formatCode="General">
                  <c:v>474.95800000000003</c:v>
                </c:pt>
                <c:pt idx="5776" formatCode="General">
                  <c:v>474.96800000000002</c:v>
                </c:pt>
                <c:pt idx="5777" formatCode="General">
                  <c:v>474.97800000000001</c:v>
                </c:pt>
                <c:pt idx="5778" formatCode="General">
                  <c:v>474.988</c:v>
                </c:pt>
                <c:pt idx="5779" formatCode="General">
                  <c:v>474.99799999999999</c:v>
                </c:pt>
                <c:pt idx="5780" formatCode="General">
                  <c:v>475.00799999999998</c:v>
                </c:pt>
                <c:pt idx="5781" formatCode="General">
                  <c:v>475.01799999999997</c:v>
                </c:pt>
                <c:pt idx="5782" formatCode="General">
                  <c:v>475.02800000000002</c:v>
                </c:pt>
                <c:pt idx="5783" formatCode="General">
                  <c:v>475.03800000000001</c:v>
                </c:pt>
                <c:pt idx="5784" formatCode="General">
                  <c:v>475.048</c:v>
                </c:pt>
                <c:pt idx="5785" formatCode="General">
                  <c:v>475.05799999999999</c:v>
                </c:pt>
                <c:pt idx="5786" formatCode="General">
                  <c:v>475.06799999999998</c:v>
                </c:pt>
                <c:pt idx="5787" formatCode="General">
                  <c:v>475.07799999999997</c:v>
                </c:pt>
                <c:pt idx="5788" formatCode="General">
                  <c:v>475.08800000000002</c:v>
                </c:pt>
                <c:pt idx="5789" formatCode="General">
                  <c:v>475.09800000000001</c:v>
                </c:pt>
                <c:pt idx="5790" formatCode="General">
                  <c:v>475.108</c:v>
                </c:pt>
                <c:pt idx="5791" formatCode="General">
                  <c:v>475.11500000000001</c:v>
                </c:pt>
                <c:pt idx="5792" formatCode="General">
                  <c:v>475.11500000000001</c:v>
                </c:pt>
                <c:pt idx="5793" formatCode="General">
                  <c:v>476.11500000000001</c:v>
                </c:pt>
                <c:pt idx="5794" formatCode="General">
                  <c:v>477.11500000000001</c:v>
                </c:pt>
                <c:pt idx="5795" formatCode="General">
                  <c:v>478.11500000000001</c:v>
                </c:pt>
                <c:pt idx="5796" formatCode="General">
                  <c:v>479.11500000000001</c:v>
                </c:pt>
                <c:pt idx="5797" formatCode="General">
                  <c:v>480.11500000000001</c:v>
                </c:pt>
                <c:pt idx="5798" formatCode="General">
                  <c:v>481.11500000000001</c:v>
                </c:pt>
                <c:pt idx="5799" formatCode="General">
                  <c:v>482.11500000000001</c:v>
                </c:pt>
                <c:pt idx="5800" formatCode="General">
                  <c:v>483.11500000000001</c:v>
                </c:pt>
                <c:pt idx="5801" formatCode="General">
                  <c:v>484.11500000000001</c:v>
                </c:pt>
                <c:pt idx="5802" formatCode="General">
                  <c:v>485.11500000000001</c:v>
                </c:pt>
                <c:pt idx="5803" formatCode="General">
                  <c:v>486.11500000000001</c:v>
                </c:pt>
                <c:pt idx="5804" formatCode="General">
                  <c:v>487.11500000000001</c:v>
                </c:pt>
                <c:pt idx="5805" formatCode="General">
                  <c:v>488.11500000000001</c:v>
                </c:pt>
                <c:pt idx="5806" formatCode="General">
                  <c:v>489.11500000000001</c:v>
                </c:pt>
                <c:pt idx="5807" formatCode="General">
                  <c:v>490.11500000000001</c:v>
                </c:pt>
                <c:pt idx="5808" formatCode="General">
                  <c:v>491.11500000000001</c:v>
                </c:pt>
                <c:pt idx="5809" formatCode="General">
                  <c:v>492.11500000000001</c:v>
                </c:pt>
                <c:pt idx="5810" formatCode="General">
                  <c:v>493.11500000000001</c:v>
                </c:pt>
                <c:pt idx="5811" formatCode="General">
                  <c:v>494.11500000000001</c:v>
                </c:pt>
                <c:pt idx="5812" formatCode="General">
                  <c:v>495.11500000000001</c:v>
                </c:pt>
                <c:pt idx="5813" formatCode="General">
                  <c:v>496.11500000000001</c:v>
                </c:pt>
                <c:pt idx="5814" formatCode="General">
                  <c:v>497.11500000000001</c:v>
                </c:pt>
                <c:pt idx="5815" formatCode="General">
                  <c:v>498.11500000000001</c:v>
                </c:pt>
                <c:pt idx="5816" formatCode="General">
                  <c:v>499.11500000000001</c:v>
                </c:pt>
                <c:pt idx="5817" formatCode="General">
                  <c:v>500.11500000000001</c:v>
                </c:pt>
                <c:pt idx="5818" formatCode="General">
                  <c:v>501.11500000000001</c:v>
                </c:pt>
                <c:pt idx="5819" formatCode="General">
                  <c:v>502.11500000000001</c:v>
                </c:pt>
                <c:pt idx="5820" formatCode="General">
                  <c:v>503.11500000000001</c:v>
                </c:pt>
                <c:pt idx="5821" formatCode="General">
                  <c:v>504.11500000000001</c:v>
                </c:pt>
                <c:pt idx="5822" formatCode="General">
                  <c:v>505.11500000000001</c:v>
                </c:pt>
                <c:pt idx="5823" formatCode="General">
                  <c:v>506.11500000000001</c:v>
                </c:pt>
                <c:pt idx="5824" formatCode="General">
                  <c:v>507.11500000000001</c:v>
                </c:pt>
                <c:pt idx="5825" formatCode="General">
                  <c:v>508.11500000000001</c:v>
                </c:pt>
                <c:pt idx="5826" formatCode="General">
                  <c:v>509.11500000000001</c:v>
                </c:pt>
                <c:pt idx="5827" formatCode="General">
                  <c:v>510.11500000000001</c:v>
                </c:pt>
                <c:pt idx="5828" formatCode="General">
                  <c:v>511.11500000000001</c:v>
                </c:pt>
                <c:pt idx="5829" formatCode="General">
                  <c:v>512.11500000000001</c:v>
                </c:pt>
                <c:pt idx="5830" formatCode="General">
                  <c:v>513.11500000000001</c:v>
                </c:pt>
                <c:pt idx="5831" formatCode="General">
                  <c:v>514.11500000000001</c:v>
                </c:pt>
                <c:pt idx="5832" formatCode="General">
                  <c:v>515.11500000000001</c:v>
                </c:pt>
                <c:pt idx="5833" formatCode="General">
                  <c:v>516.11500000000001</c:v>
                </c:pt>
                <c:pt idx="5834" formatCode="General">
                  <c:v>517.11500000000001</c:v>
                </c:pt>
                <c:pt idx="5835" formatCode="General">
                  <c:v>518.11500000000001</c:v>
                </c:pt>
                <c:pt idx="5836" formatCode="General">
                  <c:v>519.11500000000001</c:v>
                </c:pt>
                <c:pt idx="5837" formatCode="General">
                  <c:v>520.11500000000001</c:v>
                </c:pt>
                <c:pt idx="5838" formatCode="General">
                  <c:v>521.11500000000001</c:v>
                </c:pt>
                <c:pt idx="5839" formatCode="General">
                  <c:v>522.11500000000001</c:v>
                </c:pt>
                <c:pt idx="5840" formatCode="General">
                  <c:v>523.11500000000001</c:v>
                </c:pt>
                <c:pt idx="5841" formatCode="General">
                  <c:v>524.11500000000001</c:v>
                </c:pt>
                <c:pt idx="5842" formatCode="General">
                  <c:v>525.11500000000001</c:v>
                </c:pt>
                <c:pt idx="5843" formatCode="General">
                  <c:v>526.11500000000001</c:v>
                </c:pt>
                <c:pt idx="5844" formatCode="General">
                  <c:v>527.11500000000001</c:v>
                </c:pt>
                <c:pt idx="5845" formatCode="General">
                  <c:v>528.11500000000001</c:v>
                </c:pt>
                <c:pt idx="5846" formatCode="General">
                  <c:v>529.11500000000001</c:v>
                </c:pt>
                <c:pt idx="5847" formatCode="General">
                  <c:v>530.11500000000001</c:v>
                </c:pt>
                <c:pt idx="5848" formatCode="General">
                  <c:v>531.11500000000001</c:v>
                </c:pt>
                <c:pt idx="5849" formatCode="General">
                  <c:v>532.11500000000001</c:v>
                </c:pt>
                <c:pt idx="5850" formatCode="General">
                  <c:v>533.11500000000001</c:v>
                </c:pt>
                <c:pt idx="5851" formatCode="General">
                  <c:v>534.11500000000001</c:v>
                </c:pt>
                <c:pt idx="5852" formatCode="General">
                  <c:v>535.11500000000001</c:v>
                </c:pt>
                <c:pt idx="5853" formatCode="General">
                  <c:v>536.11500000000001</c:v>
                </c:pt>
                <c:pt idx="5854" formatCode="General">
                  <c:v>537.11500000000001</c:v>
                </c:pt>
                <c:pt idx="5855" formatCode="General">
                  <c:v>538.11500000000001</c:v>
                </c:pt>
                <c:pt idx="5856" formatCode="General">
                  <c:v>539.11500000000001</c:v>
                </c:pt>
                <c:pt idx="5857" formatCode="General">
                  <c:v>540.11500000000001</c:v>
                </c:pt>
                <c:pt idx="5858" formatCode="General">
                  <c:v>541.11500000000001</c:v>
                </c:pt>
                <c:pt idx="5859" formatCode="General">
                  <c:v>542.11500000000001</c:v>
                </c:pt>
                <c:pt idx="5860" formatCode="General">
                  <c:v>543.11500000000001</c:v>
                </c:pt>
                <c:pt idx="5861" formatCode="General">
                  <c:v>544.11500000000001</c:v>
                </c:pt>
                <c:pt idx="5862" formatCode="General">
                  <c:v>545.11500000000001</c:v>
                </c:pt>
                <c:pt idx="5863" formatCode="General">
                  <c:v>545.30799999999999</c:v>
                </c:pt>
                <c:pt idx="5864" formatCode="General">
                  <c:v>545.30799999999999</c:v>
                </c:pt>
                <c:pt idx="5865" formatCode="General">
                  <c:v>545.31799999999998</c:v>
                </c:pt>
                <c:pt idx="5866" formatCode="General">
                  <c:v>545.32799999999997</c:v>
                </c:pt>
                <c:pt idx="5867" formatCode="General">
                  <c:v>545.33799999999997</c:v>
                </c:pt>
                <c:pt idx="5868" formatCode="General">
                  <c:v>545.34799999999996</c:v>
                </c:pt>
                <c:pt idx="5869" formatCode="General">
                  <c:v>545.35799999999995</c:v>
                </c:pt>
                <c:pt idx="5870" formatCode="General">
                  <c:v>545.36800000000005</c:v>
                </c:pt>
                <c:pt idx="5871" formatCode="General">
                  <c:v>545.37800000000004</c:v>
                </c:pt>
                <c:pt idx="5872" formatCode="General">
                  <c:v>545.38800000000003</c:v>
                </c:pt>
                <c:pt idx="5873" formatCode="General">
                  <c:v>545.39800000000002</c:v>
                </c:pt>
                <c:pt idx="5874" formatCode="General">
                  <c:v>545.40800000000002</c:v>
                </c:pt>
                <c:pt idx="5875" formatCode="General">
                  <c:v>545.41800000000001</c:v>
                </c:pt>
                <c:pt idx="5876" formatCode="General">
                  <c:v>545.428</c:v>
                </c:pt>
                <c:pt idx="5877" formatCode="General">
                  <c:v>545.43799999999999</c:v>
                </c:pt>
                <c:pt idx="5878" formatCode="General">
                  <c:v>545.44799999999998</c:v>
                </c:pt>
                <c:pt idx="5879" formatCode="General">
                  <c:v>545.45799999999997</c:v>
                </c:pt>
                <c:pt idx="5880" formatCode="General">
                  <c:v>545.46799999999996</c:v>
                </c:pt>
                <c:pt idx="5881" formatCode="General">
                  <c:v>545.47799999999995</c:v>
                </c:pt>
                <c:pt idx="5882" formatCode="General">
                  <c:v>545.48800000000006</c:v>
                </c:pt>
                <c:pt idx="5883" formatCode="General">
                  <c:v>545.49800000000005</c:v>
                </c:pt>
                <c:pt idx="5884" formatCode="General">
                  <c:v>545.50800000000004</c:v>
                </c:pt>
                <c:pt idx="5885" formatCode="General">
                  <c:v>545.51800000000003</c:v>
                </c:pt>
                <c:pt idx="5886" formatCode="General">
                  <c:v>545.52800000000002</c:v>
                </c:pt>
                <c:pt idx="5887" formatCode="General">
                  <c:v>545.53800000000001</c:v>
                </c:pt>
                <c:pt idx="5888" formatCode="General">
                  <c:v>545.548</c:v>
                </c:pt>
                <c:pt idx="5889" formatCode="General">
                  <c:v>545.55799999999999</c:v>
                </c:pt>
                <c:pt idx="5890" formatCode="General">
                  <c:v>545.56799999999998</c:v>
                </c:pt>
                <c:pt idx="5891" formatCode="General">
                  <c:v>545.57799999999997</c:v>
                </c:pt>
                <c:pt idx="5892" formatCode="General">
                  <c:v>545.58799999999997</c:v>
                </c:pt>
                <c:pt idx="5893" formatCode="General">
                  <c:v>545.59799999999996</c:v>
                </c:pt>
                <c:pt idx="5894" formatCode="General">
                  <c:v>545.60799999999995</c:v>
                </c:pt>
                <c:pt idx="5895" formatCode="General">
                  <c:v>545.61800000000005</c:v>
                </c:pt>
                <c:pt idx="5896" formatCode="General">
                  <c:v>545.62800000000004</c:v>
                </c:pt>
                <c:pt idx="5897" formatCode="General">
                  <c:v>545.63800000000003</c:v>
                </c:pt>
                <c:pt idx="5898" formatCode="General">
                  <c:v>545.64800000000002</c:v>
                </c:pt>
                <c:pt idx="5899" formatCode="General">
                  <c:v>545.65800000000002</c:v>
                </c:pt>
                <c:pt idx="5900" formatCode="General">
                  <c:v>545.66800000000001</c:v>
                </c:pt>
                <c:pt idx="5901" formatCode="General">
                  <c:v>545.678</c:v>
                </c:pt>
                <c:pt idx="5902" formatCode="General">
                  <c:v>545.68799999999999</c:v>
                </c:pt>
                <c:pt idx="5903" formatCode="General">
                  <c:v>545.69799999999998</c:v>
                </c:pt>
                <c:pt idx="5904" formatCode="General">
                  <c:v>545.70799999999997</c:v>
                </c:pt>
                <c:pt idx="5905" formatCode="General">
                  <c:v>545.71799999999996</c:v>
                </c:pt>
                <c:pt idx="5906" formatCode="General">
                  <c:v>545.72799999999995</c:v>
                </c:pt>
                <c:pt idx="5907" formatCode="General">
                  <c:v>545.73800000000006</c:v>
                </c:pt>
                <c:pt idx="5908" formatCode="General">
                  <c:v>545.74800000000005</c:v>
                </c:pt>
                <c:pt idx="5909" formatCode="General">
                  <c:v>545.75800000000004</c:v>
                </c:pt>
                <c:pt idx="5910" formatCode="General">
                  <c:v>545.76800000000003</c:v>
                </c:pt>
                <c:pt idx="5911" formatCode="General">
                  <c:v>545.77800000000002</c:v>
                </c:pt>
                <c:pt idx="5912" formatCode="General">
                  <c:v>545.78800000000001</c:v>
                </c:pt>
                <c:pt idx="5913" formatCode="General">
                  <c:v>545.798</c:v>
                </c:pt>
                <c:pt idx="5914" formatCode="General">
                  <c:v>545.80799999999999</c:v>
                </c:pt>
                <c:pt idx="5915" formatCode="General">
                  <c:v>545.81799999999998</c:v>
                </c:pt>
                <c:pt idx="5916" formatCode="General">
                  <c:v>545.82799999999997</c:v>
                </c:pt>
                <c:pt idx="5917" formatCode="General">
                  <c:v>545.83799999999997</c:v>
                </c:pt>
                <c:pt idx="5918" formatCode="General">
                  <c:v>545.84799999999996</c:v>
                </c:pt>
                <c:pt idx="5919" formatCode="General">
                  <c:v>545.85799999999995</c:v>
                </c:pt>
                <c:pt idx="5920" formatCode="General">
                  <c:v>545.86800000000005</c:v>
                </c:pt>
                <c:pt idx="5921" formatCode="General">
                  <c:v>545.87800000000004</c:v>
                </c:pt>
                <c:pt idx="5922" formatCode="General">
                  <c:v>545.88800000000003</c:v>
                </c:pt>
                <c:pt idx="5923" formatCode="General">
                  <c:v>545.89800000000002</c:v>
                </c:pt>
                <c:pt idx="5924" formatCode="General">
                  <c:v>545.90800000000002</c:v>
                </c:pt>
                <c:pt idx="5925" formatCode="General">
                  <c:v>545.91800000000001</c:v>
                </c:pt>
                <c:pt idx="5926" formatCode="General">
                  <c:v>545.928</c:v>
                </c:pt>
                <c:pt idx="5927" formatCode="General">
                  <c:v>545.93799999999999</c:v>
                </c:pt>
                <c:pt idx="5928" formatCode="General">
                  <c:v>545.94799999999998</c:v>
                </c:pt>
                <c:pt idx="5929" formatCode="General">
                  <c:v>545.95799999999997</c:v>
                </c:pt>
                <c:pt idx="5930" formatCode="General">
                  <c:v>545.96799999999996</c:v>
                </c:pt>
                <c:pt idx="5931" formatCode="General">
                  <c:v>545.97799999999995</c:v>
                </c:pt>
                <c:pt idx="5932" formatCode="General">
                  <c:v>545.98800000000006</c:v>
                </c:pt>
                <c:pt idx="5933" formatCode="General">
                  <c:v>545.99800000000005</c:v>
                </c:pt>
                <c:pt idx="5934" formatCode="General">
                  <c:v>546.00800000000004</c:v>
                </c:pt>
                <c:pt idx="5935" formatCode="General">
                  <c:v>546.01800000000003</c:v>
                </c:pt>
                <c:pt idx="5936" formatCode="General">
                  <c:v>546.02800000000002</c:v>
                </c:pt>
                <c:pt idx="5937" formatCode="General">
                  <c:v>546.03800000000001</c:v>
                </c:pt>
                <c:pt idx="5938" formatCode="General">
                  <c:v>546.048</c:v>
                </c:pt>
                <c:pt idx="5939" formatCode="General">
                  <c:v>546.05799999999999</c:v>
                </c:pt>
                <c:pt idx="5940" formatCode="General">
                  <c:v>546.06799999999998</c:v>
                </c:pt>
                <c:pt idx="5941" formatCode="General">
                  <c:v>546.07799999999997</c:v>
                </c:pt>
                <c:pt idx="5942" formatCode="General">
                  <c:v>546.08799999999997</c:v>
                </c:pt>
                <c:pt idx="5943" formatCode="General">
                  <c:v>546.09799999999996</c:v>
                </c:pt>
                <c:pt idx="5944" formatCode="General">
                  <c:v>546.10799999999995</c:v>
                </c:pt>
                <c:pt idx="5945" formatCode="General">
                  <c:v>546.11800000000005</c:v>
                </c:pt>
                <c:pt idx="5946" formatCode="General">
                  <c:v>546.12800000000004</c:v>
                </c:pt>
                <c:pt idx="5947" formatCode="General">
                  <c:v>546.13800000000003</c:v>
                </c:pt>
                <c:pt idx="5948" formatCode="General">
                  <c:v>546.14800000000002</c:v>
                </c:pt>
                <c:pt idx="5949" formatCode="General">
                  <c:v>546.15800000000002</c:v>
                </c:pt>
                <c:pt idx="5950" formatCode="General">
                  <c:v>546.16800000000001</c:v>
                </c:pt>
                <c:pt idx="5951" formatCode="General">
                  <c:v>546.178</c:v>
                </c:pt>
                <c:pt idx="5952" formatCode="General">
                  <c:v>546.18799999999999</c:v>
                </c:pt>
                <c:pt idx="5953" formatCode="General">
                  <c:v>546.19799999999998</c:v>
                </c:pt>
                <c:pt idx="5954" formatCode="General">
                  <c:v>546.20799999999997</c:v>
                </c:pt>
                <c:pt idx="5955" formatCode="General">
                  <c:v>546.21799999999996</c:v>
                </c:pt>
                <c:pt idx="5956" formatCode="General">
                  <c:v>546.22799999999995</c:v>
                </c:pt>
                <c:pt idx="5957" formatCode="General">
                  <c:v>546.23800000000006</c:v>
                </c:pt>
                <c:pt idx="5958" formatCode="General">
                  <c:v>546.24800000000005</c:v>
                </c:pt>
                <c:pt idx="5959" formatCode="General">
                  <c:v>546.25800000000004</c:v>
                </c:pt>
                <c:pt idx="5960" formatCode="General">
                  <c:v>546.26800000000003</c:v>
                </c:pt>
                <c:pt idx="5961" formatCode="General">
                  <c:v>546.27800000000002</c:v>
                </c:pt>
                <c:pt idx="5962" formatCode="General">
                  <c:v>546.28800000000001</c:v>
                </c:pt>
                <c:pt idx="5963" formatCode="General">
                  <c:v>546.298</c:v>
                </c:pt>
                <c:pt idx="5964" formatCode="General">
                  <c:v>546.30799999999999</c:v>
                </c:pt>
                <c:pt idx="5965" formatCode="General">
                  <c:v>546.31799999999998</c:v>
                </c:pt>
                <c:pt idx="5966" formatCode="General">
                  <c:v>546.32799999999997</c:v>
                </c:pt>
                <c:pt idx="5967" formatCode="General">
                  <c:v>546.33799999999997</c:v>
                </c:pt>
                <c:pt idx="5968" formatCode="General">
                  <c:v>546.34799999999996</c:v>
                </c:pt>
                <c:pt idx="5969" formatCode="General">
                  <c:v>546.35799999999995</c:v>
                </c:pt>
                <c:pt idx="5970" formatCode="General">
                  <c:v>546.36800000000005</c:v>
                </c:pt>
                <c:pt idx="5971" formatCode="General">
                  <c:v>546.37800000000004</c:v>
                </c:pt>
                <c:pt idx="5972" formatCode="General">
                  <c:v>546.38800000000003</c:v>
                </c:pt>
                <c:pt idx="5973" formatCode="General">
                  <c:v>546.39800000000002</c:v>
                </c:pt>
                <c:pt idx="5974" formatCode="General">
                  <c:v>546.40800000000002</c:v>
                </c:pt>
                <c:pt idx="5975" formatCode="General">
                  <c:v>546.41800000000001</c:v>
                </c:pt>
                <c:pt idx="5976" formatCode="General">
                  <c:v>546.428</c:v>
                </c:pt>
                <c:pt idx="5977" formatCode="General">
                  <c:v>546.43799999999999</c:v>
                </c:pt>
                <c:pt idx="5978" formatCode="General">
                  <c:v>546.44799999999998</c:v>
                </c:pt>
                <c:pt idx="5979" formatCode="General">
                  <c:v>546.45799999999997</c:v>
                </c:pt>
                <c:pt idx="5980" formatCode="General">
                  <c:v>546.46799999999996</c:v>
                </c:pt>
                <c:pt idx="5981" formatCode="General">
                  <c:v>546.47799999999995</c:v>
                </c:pt>
                <c:pt idx="5982" formatCode="General">
                  <c:v>546.48800000000006</c:v>
                </c:pt>
                <c:pt idx="5983" formatCode="General">
                  <c:v>546.49800000000005</c:v>
                </c:pt>
                <c:pt idx="5984" formatCode="General">
                  <c:v>546.50800000000004</c:v>
                </c:pt>
                <c:pt idx="5985" formatCode="General">
                  <c:v>546.51800000000003</c:v>
                </c:pt>
                <c:pt idx="5986" formatCode="General">
                  <c:v>546.52800000000002</c:v>
                </c:pt>
                <c:pt idx="5987" formatCode="General">
                  <c:v>546.53800000000001</c:v>
                </c:pt>
                <c:pt idx="5988" formatCode="General">
                  <c:v>546.548</c:v>
                </c:pt>
                <c:pt idx="5989" formatCode="General">
                  <c:v>546.55799999999999</c:v>
                </c:pt>
                <c:pt idx="5990" formatCode="General">
                  <c:v>546.56799999999998</c:v>
                </c:pt>
                <c:pt idx="5991" formatCode="General">
                  <c:v>546.57799999999997</c:v>
                </c:pt>
                <c:pt idx="5992" formatCode="General">
                  <c:v>546.58799999999997</c:v>
                </c:pt>
                <c:pt idx="5993" formatCode="General">
                  <c:v>546.59799999999996</c:v>
                </c:pt>
                <c:pt idx="5994" formatCode="General">
                  <c:v>546.60799999999995</c:v>
                </c:pt>
                <c:pt idx="5995" formatCode="General">
                  <c:v>546.61800000000005</c:v>
                </c:pt>
                <c:pt idx="5996" formatCode="General">
                  <c:v>546.62800000000004</c:v>
                </c:pt>
                <c:pt idx="5997" formatCode="General">
                  <c:v>546.63800000000003</c:v>
                </c:pt>
                <c:pt idx="5998" formatCode="General">
                  <c:v>546.64800000000002</c:v>
                </c:pt>
                <c:pt idx="5999" formatCode="General">
                  <c:v>546.65800000000002</c:v>
                </c:pt>
                <c:pt idx="6000" formatCode="General">
                  <c:v>546.66800000000001</c:v>
                </c:pt>
                <c:pt idx="6001" formatCode="General">
                  <c:v>546.678</c:v>
                </c:pt>
                <c:pt idx="6002" formatCode="General">
                  <c:v>546.68799999999999</c:v>
                </c:pt>
                <c:pt idx="6003" formatCode="General">
                  <c:v>546.69799999999998</c:v>
                </c:pt>
                <c:pt idx="6004" formatCode="General">
                  <c:v>546.70799999999997</c:v>
                </c:pt>
                <c:pt idx="6005" formatCode="General">
                  <c:v>546.71799999999996</c:v>
                </c:pt>
                <c:pt idx="6006" formatCode="General">
                  <c:v>546.72799999999995</c:v>
                </c:pt>
                <c:pt idx="6007" formatCode="General">
                  <c:v>546.73800000000006</c:v>
                </c:pt>
                <c:pt idx="6008" formatCode="General">
                  <c:v>546.74800000000005</c:v>
                </c:pt>
                <c:pt idx="6009" formatCode="General">
                  <c:v>546.75800000000004</c:v>
                </c:pt>
                <c:pt idx="6010" formatCode="General">
                  <c:v>546.76800000000003</c:v>
                </c:pt>
                <c:pt idx="6011" formatCode="General">
                  <c:v>546.77800000000002</c:v>
                </c:pt>
                <c:pt idx="6012" formatCode="General">
                  <c:v>546.78800000000001</c:v>
                </c:pt>
                <c:pt idx="6013" formatCode="General">
                  <c:v>546.798</c:v>
                </c:pt>
                <c:pt idx="6014" formatCode="General">
                  <c:v>546.80799999999999</c:v>
                </c:pt>
                <c:pt idx="6015" formatCode="General">
                  <c:v>546.81799999999998</c:v>
                </c:pt>
                <c:pt idx="6016" formatCode="General">
                  <c:v>546.82799999999997</c:v>
                </c:pt>
                <c:pt idx="6017" formatCode="General">
                  <c:v>546.83799999999997</c:v>
                </c:pt>
                <c:pt idx="6018" formatCode="General">
                  <c:v>546.84799999999996</c:v>
                </c:pt>
                <c:pt idx="6019" formatCode="General">
                  <c:v>546.85799999999995</c:v>
                </c:pt>
                <c:pt idx="6020" formatCode="General">
                  <c:v>546.86800000000005</c:v>
                </c:pt>
                <c:pt idx="6021" formatCode="General">
                  <c:v>546.87800000000004</c:v>
                </c:pt>
                <c:pt idx="6022" formatCode="General">
                  <c:v>546.88800000000003</c:v>
                </c:pt>
                <c:pt idx="6023" formatCode="General">
                  <c:v>546.89800000000002</c:v>
                </c:pt>
                <c:pt idx="6024" formatCode="General">
                  <c:v>546.90800000000002</c:v>
                </c:pt>
                <c:pt idx="6025" formatCode="General">
                  <c:v>546.91800000000001</c:v>
                </c:pt>
                <c:pt idx="6026" formatCode="General">
                  <c:v>546.928</c:v>
                </c:pt>
                <c:pt idx="6027" formatCode="General">
                  <c:v>546.93799999999999</c:v>
                </c:pt>
                <c:pt idx="6028" formatCode="General">
                  <c:v>546.94799999999998</c:v>
                </c:pt>
                <c:pt idx="6029" formatCode="General">
                  <c:v>546.95799999999997</c:v>
                </c:pt>
                <c:pt idx="6030" formatCode="General">
                  <c:v>546.96799999999996</c:v>
                </c:pt>
                <c:pt idx="6031" formatCode="General">
                  <c:v>546.97799999999995</c:v>
                </c:pt>
                <c:pt idx="6032" formatCode="General">
                  <c:v>546.98800000000006</c:v>
                </c:pt>
                <c:pt idx="6033" formatCode="General">
                  <c:v>546.99800000000005</c:v>
                </c:pt>
                <c:pt idx="6034" formatCode="General">
                  <c:v>547.00800000000004</c:v>
                </c:pt>
                <c:pt idx="6035" formatCode="General">
                  <c:v>547.01800000000003</c:v>
                </c:pt>
                <c:pt idx="6036" formatCode="General">
                  <c:v>547.02800000000002</c:v>
                </c:pt>
                <c:pt idx="6037" formatCode="General">
                  <c:v>547.03800000000001</c:v>
                </c:pt>
                <c:pt idx="6038" formatCode="General">
                  <c:v>547.048</c:v>
                </c:pt>
                <c:pt idx="6039" formatCode="General">
                  <c:v>547.05799999999999</c:v>
                </c:pt>
                <c:pt idx="6040" formatCode="General">
                  <c:v>547.06799999999998</c:v>
                </c:pt>
                <c:pt idx="6041" formatCode="General">
                  <c:v>547.07799999999997</c:v>
                </c:pt>
                <c:pt idx="6042" formatCode="General">
                  <c:v>547.08799999999997</c:v>
                </c:pt>
                <c:pt idx="6043" formatCode="General">
                  <c:v>547.09799999999996</c:v>
                </c:pt>
                <c:pt idx="6044" formatCode="General">
                  <c:v>547.10799999999995</c:v>
                </c:pt>
                <c:pt idx="6045" formatCode="General">
                  <c:v>547.11800000000005</c:v>
                </c:pt>
                <c:pt idx="6046" formatCode="General">
                  <c:v>547.12800000000004</c:v>
                </c:pt>
                <c:pt idx="6047" formatCode="General">
                  <c:v>547.13800000000003</c:v>
                </c:pt>
                <c:pt idx="6048" formatCode="General">
                  <c:v>547.14800000000002</c:v>
                </c:pt>
                <c:pt idx="6049" formatCode="General">
                  <c:v>547.15800000000002</c:v>
                </c:pt>
                <c:pt idx="6050" formatCode="General">
                  <c:v>547.16800000000001</c:v>
                </c:pt>
                <c:pt idx="6051" formatCode="General">
                  <c:v>547.178</c:v>
                </c:pt>
                <c:pt idx="6052" formatCode="General">
                  <c:v>547.18799999999999</c:v>
                </c:pt>
                <c:pt idx="6053" formatCode="General">
                  <c:v>547.19799999999998</c:v>
                </c:pt>
                <c:pt idx="6054" formatCode="General">
                  <c:v>547.20799999999997</c:v>
                </c:pt>
                <c:pt idx="6055" formatCode="General">
                  <c:v>547.21799999999996</c:v>
                </c:pt>
                <c:pt idx="6056" formatCode="General">
                  <c:v>547.22799999999995</c:v>
                </c:pt>
                <c:pt idx="6057" formatCode="General">
                  <c:v>547.23800000000006</c:v>
                </c:pt>
                <c:pt idx="6058" formatCode="General">
                  <c:v>547.24800000000005</c:v>
                </c:pt>
                <c:pt idx="6059" formatCode="General">
                  <c:v>547.25800000000004</c:v>
                </c:pt>
                <c:pt idx="6060" formatCode="General">
                  <c:v>547.26800000000003</c:v>
                </c:pt>
                <c:pt idx="6061" formatCode="General">
                  <c:v>547.27800000000002</c:v>
                </c:pt>
                <c:pt idx="6062" formatCode="General">
                  <c:v>547.28800000000001</c:v>
                </c:pt>
                <c:pt idx="6063" formatCode="General">
                  <c:v>547.298</c:v>
                </c:pt>
                <c:pt idx="6064" formatCode="General">
                  <c:v>547.30799999999999</c:v>
                </c:pt>
                <c:pt idx="6065" formatCode="General">
                  <c:v>547.31799999999998</c:v>
                </c:pt>
                <c:pt idx="6066" formatCode="General">
                  <c:v>547.32799999999997</c:v>
                </c:pt>
                <c:pt idx="6067" formatCode="General">
                  <c:v>547.33799999999997</c:v>
                </c:pt>
                <c:pt idx="6068" formatCode="General">
                  <c:v>547.34799999999996</c:v>
                </c:pt>
                <c:pt idx="6069" formatCode="General">
                  <c:v>547.35799999999995</c:v>
                </c:pt>
                <c:pt idx="6070" formatCode="General">
                  <c:v>547.36800000000005</c:v>
                </c:pt>
                <c:pt idx="6071" formatCode="General">
                  <c:v>547.37800000000004</c:v>
                </c:pt>
                <c:pt idx="6072" formatCode="General">
                  <c:v>547.38800000000003</c:v>
                </c:pt>
                <c:pt idx="6073" formatCode="General">
                  <c:v>547.39800000000002</c:v>
                </c:pt>
                <c:pt idx="6074" formatCode="General">
                  <c:v>547.40800000000002</c:v>
                </c:pt>
                <c:pt idx="6075" formatCode="General">
                  <c:v>547.41800000000001</c:v>
                </c:pt>
                <c:pt idx="6076" formatCode="General">
                  <c:v>547.428</c:v>
                </c:pt>
                <c:pt idx="6077" formatCode="General">
                  <c:v>547.43799999999999</c:v>
                </c:pt>
                <c:pt idx="6078" formatCode="General">
                  <c:v>547.44799999999998</c:v>
                </c:pt>
                <c:pt idx="6079" formatCode="General">
                  <c:v>547.45799999999997</c:v>
                </c:pt>
                <c:pt idx="6080" formatCode="General">
                  <c:v>547.46799999999996</c:v>
                </c:pt>
                <c:pt idx="6081" formatCode="General">
                  <c:v>547.47799999999995</c:v>
                </c:pt>
                <c:pt idx="6082" formatCode="General">
                  <c:v>547.48800000000006</c:v>
                </c:pt>
                <c:pt idx="6083" formatCode="General">
                  <c:v>547.49800000000005</c:v>
                </c:pt>
                <c:pt idx="6084" formatCode="General">
                  <c:v>547.50800000000004</c:v>
                </c:pt>
                <c:pt idx="6085" formatCode="General">
                  <c:v>547.51800000000003</c:v>
                </c:pt>
                <c:pt idx="6086" formatCode="General">
                  <c:v>547.52800000000002</c:v>
                </c:pt>
                <c:pt idx="6087" formatCode="General">
                  <c:v>547.53800000000001</c:v>
                </c:pt>
                <c:pt idx="6088" formatCode="General">
                  <c:v>547.548</c:v>
                </c:pt>
                <c:pt idx="6089" formatCode="General">
                  <c:v>547.55799999999999</c:v>
                </c:pt>
                <c:pt idx="6090" formatCode="General">
                  <c:v>547.56799999999998</c:v>
                </c:pt>
                <c:pt idx="6091" formatCode="General">
                  <c:v>547.57799999999997</c:v>
                </c:pt>
                <c:pt idx="6092" formatCode="General">
                  <c:v>547.58799999999997</c:v>
                </c:pt>
                <c:pt idx="6093" formatCode="General">
                  <c:v>547.59799999999996</c:v>
                </c:pt>
                <c:pt idx="6094" formatCode="General">
                  <c:v>547.60799999999995</c:v>
                </c:pt>
                <c:pt idx="6095" formatCode="General">
                  <c:v>547.61800000000005</c:v>
                </c:pt>
                <c:pt idx="6096" formatCode="General">
                  <c:v>547.62800000000004</c:v>
                </c:pt>
                <c:pt idx="6097" formatCode="General">
                  <c:v>547.63800000000003</c:v>
                </c:pt>
                <c:pt idx="6098" formatCode="General">
                  <c:v>547.64800000000002</c:v>
                </c:pt>
                <c:pt idx="6099" formatCode="General">
                  <c:v>547.65800000000002</c:v>
                </c:pt>
                <c:pt idx="6100" formatCode="General">
                  <c:v>547.66800000000001</c:v>
                </c:pt>
                <c:pt idx="6101" formatCode="General">
                  <c:v>547.678</c:v>
                </c:pt>
                <c:pt idx="6102" formatCode="General">
                  <c:v>547.68799999999999</c:v>
                </c:pt>
                <c:pt idx="6103" formatCode="General">
                  <c:v>547.69799999999998</c:v>
                </c:pt>
                <c:pt idx="6104" formatCode="General">
                  <c:v>547.70799999999997</c:v>
                </c:pt>
                <c:pt idx="6105" formatCode="General">
                  <c:v>547.71799999999996</c:v>
                </c:pt>
                <c:pt idx="6106" formatCode="General">
                  <c:v>547.72799999999995</c:v>
                </c:pt>
                <c:pt idx="6107" formatCode="General">
                  <c:v>547.73800000000006</c:v>
                </c:pt>
                <c:pt idx="6108" formatCode="General">
                  <c:v>547.74800000000005</c:v>
                </c:pt>
                <c:pt idx="6109" formatCode="General">
                  <c:v>547.75800000000004</c:v>
                </c:pt>
                <c:pt idx="6110" formatCode="General">
                  <c:v>547.76800000000003</c:v>
                </c:pt>
                <c:pt idx="6111" formatCode="General">
                  <c:v>547.77800000000002</c:v>
                </c:pt>
                <c:pt idx="6112" formatCode="General">
                  <c:v>547.78800000000001</c:v>
                </c:pt>
                <c:pt idx="6113" formatCode="General">
                  <c:v>547.798</c:v>
                </c:pt>
                <c:pt idx="6114" formatCode="General">
                  <c:v>547.80799999999999</c:v>
                </c:pt>
                <c:pt idx="6115" formatCode="General">
                  <c:v>547.81799999999998</c:v>
                </c:pt>
                <c:pt idx="6116" formatCode="General">
                  <c:v>547.82799999999997</c:v>
                </c:pt>
                <c:pt idx="6117" formatCode="General">
                  <c:v>547.83799999999997</c:v>
                </c:pt>
                <c:pt idx="6118" formatCode="General">
                  <c:v>547.84799999999996</c:v>
                </c:pt>
                <c:pt idx="6119" formatCode="General">
                  <c:v>547.85799999999995</c:v>
                </c:pt>
                <c:pt idx="6120" formatCode="General">
                  <c:v>547.86800000000005</c:v>
                </c:pt>
                <c:pt idx="6121" formatCode="General">
                  <c:v>547.87800000000004</c:v>
                </c:pt>
                <c:pt idx="6122" formatCode="General">
                  <c:v>547.88800000000003</c:v>
                </c:pt>
                <c:pt idx="6123" formatCode="General">
                  <c:v>547.89800000000002</c:v>
                </c:pt>
                <c:pt idx="6124" formatCode="General">
                  <c:v>547.90800000000002</c:v>
                </c:pt>
                <c:pt idx="6125" formatCode="General">
                  <c:v>547.91800000000001</c:v>
                </c:pt>
                <c:pt idx="6126" formatCode="General">
                  <c:v>547.928</c:v>
                </c:pt>
                <c:pt idx="6127" formatCode="General">
                  <c:v>547.93799999999999</c:v>
                </c:pt>
                <c:pt idx="6128" formatCode="General">
                  <c:v>547.94799999999998</c:v>
                </c:pt>
                <c:pt idx="6129" formatCode="General">
                  <c:v>547.95799999999997</c:v>
                </c:pt>
                <c:pt idx="6130" formatCode="General">
                  <c:v>547.96799999999996</c:v>
                </c:pt>
                <c:pt idx="6131" formatCode="General">
                  <c:v>547.97799999999995</c:v>
                </c:pt>
                <c:pt idx="6132" formatCode="General">
                  <c:v>547.98800000000006</c:v>
                </c:pt>
                <c:pt idx="6133" formatCode="General">
                  <c:v>547.99800000000005</c:v>
                </c:pt>
                <c:pt idx="6134" formatCode="General">
                  <c:v>548.00800000000004</c:v>
                </c:pt>
                <c:pt idx="6135" formatCode="General">
                  <c:v>548.01800000000003</c:v>
                </c:pt>
                <c:pt idx="6136" formatCode="General">
                  <c:v>548.02800000000002</c:v>
                </c:pt>
                <c:pt idx="6137" formatCode="General">
                  <c:v>548.03800000000001</c:v>
                </c:pt>
                <c:pt idx="6138" formatCode="General">
                  <c:v>548.048</c:v>
                </c:pt>
                <c:pt idx="6139" formatCode="General">
                  <c:v>548.05799999999999</c:v>
                </c:pt>
                <c:pt idx="6140" formatCode="General">
                  <c:v>548.06799999999998</c:v>
                </c:pt>
                <c:pt idx="6141" formatCode="General">
                  <c:v>548.07799999999997</c:v>
                </c:pt>
                <c:pt idx="6142" formatCode="General">
                  <c:v>548.08799999999997</c:v>
                </c:pt>
                <c:pt idx="6143" formatCode="General">
                  <c:v>548.09799999999996</c:v>
                </c:pt>
                <c:pt idx="6144" formatCode="General">
                  <c:v>548.10799999999995</c:v>
                </c:pt>
                <c:pt idx="6145" formatCode="General">
                  <c:v>548.11800000000005</c:v>
                </c:pt>
                <c:pt idx="6146" formatCode="General">
                  <c:v>548.12800000000004</c:v>
                </c:pt>
                <c:pt idx="6147" formatCode="General">
                  <c:v>548.13800000000003</c:v>
                </c:pt>
                <c:pt idx="6148" formatCode="General">
                  <c:v>548.14800000000002</c:v>
                </c:pt>
                <c:pt idx="6149" formatCode="General">
                  <c:v>548.15800000000002</c:v>
                </c:pt>
                <c:pt idx="6150" formatCode="General">
                  <c:v>548.16800000000001</c:v>
                </c:pt>
                <c:pt idx="6151" formatCode="General">
                  <c:v>548.178</c:v>
                </c:pt>
                <c:pt idx="6152" formatCode="General">
                  <c:v>548.18799999999999</c:v>
                </c:pt>
                <c:pt idx="6153" formatCode="General">
                  <c:v>548.19799999999998</c:v>
                </c:pt>
                <c:pt idx="6154" formatCode="General">
                  <c:v>548.20799999999997</c:v>
                </c:pt>
                <c:pt idx="6155" formatCode="General">
                  <c:v>548.21799999999996</c:v>
                </c:pt>
                <c:pt idx="6156" formatCode="General">
                  <c:v>548.22799999999995</c:v>
                </c:pt>
                <c:pt idx="6157" formatCode="General">
                  <c:v>548.23800000000006</c:v>
                </c:pt>
                <c:pt idx="6158" formatCode="General">
                  <c:v>548.24800000000005</c:v>
                </c:pt>
                <c:pt idx="6159" formatCode="General">
                  <c:v>548.25800000000004</c:v>
                </c:pt>
                <c:pt idx="6160" formatCode="General">
                  <c:v>548.26800000000003</c:v>
                </c:pt>
                <c:pt idx="6161" formatCode="General">
                  <c:v>548.27800000000002</c:v>
                </c:pt>
                <c:pt idx="6162" formatCode="General">
                  <c:v>548.28800000000001</c:v>
                </c:pt>
                <c:pt idx="6163" formatCode="General">
                  <c:v>548.298</c:v>
                </c:pt>
                <c:pt idx="6164" formatCode="General">
                  <c:v>548.30799999999999</c:v>
                </c:pt>
                <c:pt idx="6165" formatCode="General">
                  <c:v>548.31799999999998</c:v>
                </c:pt>
                <c:pt idx="6166" formatCode="General">
                  <c:v>548.32799999999997</c:v>
                </c:pt>
                <c:pt idx="6167" formatCode="General">
                  <c:v>548.33799999999997</c:v>
                </c:pt>
                <c:pt idx="6168" formatCode="General">
                  <c:v>548.34799999999996</c:v>
                </c:pt>
                <c:pt idx="6169" formatCode="General">
                  <c:v>548.35799999999995</c:v>
                </c:pt>
                <c:pt idx="6170" formatCode="General">
                  <c:v>548.36800000000005</c:v>
                </c:pt>
                <c:pt idx="6171" formatCode="General">
                  <c:v>548.37800000000004</c:v>
                </c:pt>
                <c:pt idx="6172" formatCode="General">
                  <c:v>548.38800000000003</c:v>
                </c:pt>
                <c:pt idx="6173" formatCode="General">
                  <c:v>548.39800000000002</c:v>
                </c:pt>
                <c:pt idx="6174" formatCode="General">
                  <c:v>548.40800000000002</c:v>
                </c:pt>
                <c:pt idx="6175" formatCode="General">
                  <c:v>548.41800000000001</c:v>
                </c:pt>
                <c:pt idx="6176" formatCode="General">
                  <c:v>548.428</c:v>
                </c:pt>
                <c:pt idx="6177" formatCode="General">
                  <c:v>548.43799999999999</c:v>
                </c:pt>
                <c:pt idx="6178" formatCode="General">
                  <c:v>548.44799999999998</c:v>
                </c:pt>
                <c:pt idx="6179" formatCode="General">
                  <c:v>548.45799999999997</c:v>
                </c:pt>
                <c:pt idx="6180" formatCode="General">
                  <c:v>548.46799999999996</c:v>
                </c:pt>
                <c:pt idx="6181" formatCode="General">
                  <c:v>548.47799999999995</c:v>
                </c:pt>
                <c:pt idx="6182" formatCode="General">
                  <c:v>548.48800000000006</c:v>
                </c:pt>
                <c:pt idx="6183" formatCode="General">
                  <c:v>548.49800000000005</c:v>
                </c:pt>
                <c:pt idx="6184" formatCode="General">
                  <c:v>548.50800000000004</c:v>
                </c:pt>
                <c:pt idx="6185" formatCode="General">
                  <c:v>548.51800000000003</c:v>
                </c:pt>
                <c:pt idx="6186" formatCode="General">
                  <c:v>548.52800000000002</c:v>
                </c:pt>
                <c:pt idx="6187" formatCode="General">
                  <c:v>548.53800000000001</c:v>
                </c:pt>
                <c:pt idx="6188" formatCode="General">
                  <c:v>548.548</c:v>
                </c:pt>
                <c:pt idx="6189" formatCode="General">
                  <c:v>548.55799999999999</c:v>
                </c:pt>
                <c:pt idx="6190" formatCode="General">
                  <c:v>548.56799999999998</c:v>
                </c:pt>
                <c:pt idx="6191" formatCode="General">
                  <c:v>548.57799999999997</c:v>
                </c:pt>
                <c:pt idx="6192" formatCode="General">
                  <c:v>548.58799999999997</c:v>
                </c:pt>
                <c:pt idx="6193" formatCode="General">
                  <c:v>548.59799999999996</c:v>
                </c:pt>
                <c:pt idx="6194" formatCode="General">
                  <c:v>548.60799999999995</c:v>
                </c:pt>
                <c:pt idx="6195" formatCode="General">
                  <c:v>548.61800000000005</c:v>
                </c:pt>
                <c:pt idx="6196" formatCode="General">
                  <c:v>548.62800000000004</c:v>
                </c:pt>
                <c:pt idx="6197" formatCode="General">
                  <c:v>548.63800000000003</c:v>
                </c:pt>
                <c:pt idx="6198" formatCode="General">
                  <c:v>548.64800000000002</c:v>
                </c:pt>
                <c:pt idx="6199" formatCode="General">
                  <c:v>548.65800000000002</c:v>
                </c:pt>
                <c:pt idx="6200" formatCode="General">
                  <c:v>548.66800000000001</c:v>
                </c:pt>
                <c:pt idx="6201" formatCode="General">
                  <c:v>548.678</c:v>
                </c:pt>
                <c:pt idx="6202" formatCode="General">
                  <c:v>548.68799999999999</c:v>
                </c:pt>
                <c:pt idx="6203" formatCode="General">
                  <c:v>548.69799999999998</c:v>
                </c:pt>
                <c:pt idx="6204" formatCode="General">
                  <c:v>548.70799999999997</c:v>
                </c:pt>
                <c:pt idx="6205" formatCode="General">
                  <c:v>548.71799999999996</c:v>
                </c:pt>
                <c:pt idx="6206" formatCode="General">
                  <c:v>548.72799999999995</c:v>
                </c:pt>
                <c:pt idx="6207" formatCode="General">
                  <c:v>548.73800000000006</c:v>
                </c:pt>
                <c:pt idx="6208" formatCode="General">
                  <c:v>548.74800000000005</c:v>
                </c:pt>
                <c:pt idx="6209" formatCode="General">
                  <c:v>548.75800000000004</c:v>
                </c:pt>
                <c:pt idx="6210" formatCode="General">
                  <c:v>548.76800000000003</c:v>
                </c:pt>
                <c:pt idx="6211" formatCode="General">
                  <c:v>548.77800000000002</c:v>
                </c:pt>
                <c:pt idx="6212" formatCode="General">
                  <c:v>548.78800000000001</c:v>
                </c:pt>
                <c:pt idx="6213" formatCode="General">
                  <c:v>548.798</c:v>
                </c:pt>
                <c:pt idx="6214" formatCode="General">
                  <c:v>548.80799999999999</c:v>
                </c:pt>
                <c:pt idx="6215" formatCode="General">
                  <c:v>548.81799999999998</c:v>
                </c:pt>
                <c:pt idx="6216" formatCode="General">
                  <c:v>548.82799999999997</c:v>
                </c:pt>
                <c:pt idx="6217" formatCode="General">
                  <c:v>548.83799999999997</c:v>
                </c:pt>
                <c:pt idx="6218" formatCode="General">
                  <c:v>548.84799999999996</c:v>
                </c:pt>
                <c:pt idx="6219" formatCode="General">
                  <c:v>548.85799999999995</c:v>
                </c:pt>
                <c:pt idx="6220" formatCode="General">
                  <c:v>548.86800000000005</c:v>
                </c:pt>
                <c:pt idx="6221" formatCode="General">
                  <c:v>548.87800000000004</c:v>
                </c:pt>
                <c:pt idx="6222" formatCode="General">
                  <c:v>548.88800000000003</c:v>
                </c:pt>
                <c:pt idx="6223" formatCode="General">
                  <c:v>548.89800000000002</c:v>
                </c:pt>
                <c:pt idx="6224" formatCode="General">
                  <c:v>548.90800000000002</c:v>
                </c:pt>
                <c:pt idx="6225" formatCode="General">
                  <c:v>548.91800000000001</c:v>
                </c:pt>
                <c:pt idx="6226" formatCode="General">
                  <c:v>548.928</c:v>
                </c:pt>
                <c:pt idx="6227" formatCode="General">
                  <c:v>548.93799999999999</c:v>
                </c:pt>
                <c:pt idx="6228" formatCode="General">
                  <c:v>548.94799999999998</c:v>
                </c:pt>
                <c:pt idx="6229" formatCode="General">
                  <c:v>548.95799999999997</c:v>
                </c:pt>
                <c:pt idx="6230" formatCode="General">
                  <c:v>548.96799999999996</c:v>
                </c:pt>
                <c:pt idx="6231" formatCode="General">
                  <c:v>548.97799999999995</c:v>
                </c:pt>
                <c:pt idx="6232" formatCode="General">
                  <c:v>548.98800000000006</c:v>
                </c:pt>
                <c:pt idx="6233" formatCode="General">
                  <c:v>548.99800000000005</c:v>
                </c:pt>
                <c:pt idx="6234" formatCode="General">
                  <c:v>549.00800000000004</c:v>
                </c:pt>
                <c:pt idx="6235" formatCode="General">
                  <c:v>549.01800000000003</c:v>
                </c:pt>
                <c:pt idx="6236" formatCode="General">
                  <c:v>549.02800000000002</c:v>
                </c:pt>
                <c:pt idx="6237" formatCode="General">
                  <c:v>549.03800000000001</c:v>
                </c:pt>
                <c:pt idx="6238" formatCode="General">
                  <c:v>549.048</c:v>
                </c:pt>
                <c:pt idx="6239" formatCode="General">
                  <c:v>549.05799999999999</c:v>
                </c:pt>
                <c:pt idx="6240" formatCode="General">
                  <c:v>549.06799999999998</c:v>
                </c:pt>
                <c:pt idx="6241" formatCode="General">
                  <c:v>549.07799999999997</c:v>
                </c:pt>
                <c:pt idx="6242" formatCode="General">
                  <c:v>549.08799999999997</c:v>
                </c:pt>
                <c:pt idx="6243" formatCode="General">
                  <c:v>549.09799999999996</c:v>
                </c:pt>
                <c:pt idx="6244" formatCode="General">
                  <c:v>549.10799999999995</c:v>
                </c:pt>
                <c:pt idx="6245" formatCode="General">
                  <c:v>549.11800000000005</c:v>
                </c:pt>
                <c:pt idx="6246" formatCode="General">
                  <c:v>549.12800000000004</c:v>
                </c:pt>
                <c:pt idx="6247" formatCode="General">
                  <c:v>549.13800000000003</c:v>
                </c:pt>
                <c:pt idx="6248" formatCode="General">
                  <c:v>549.14800000000002</c:v>
                </c:pt>
                <c:pt idx="6249" formatCode="General">
                  <c:v>549.15800000000002</c:v>
                </c:pt>
                <c:pt idx="6250" formatCode="General">
                  <c:v>549.16800000000001</c:v>
                </c:pt>
                <c:pt idx="6251" formatCode="General">
                  <c:v>549.178</c:v>
                </c:pt>
                <c:pt idx="6252" formatCode="General">
                  <c:v>549.18799999999999</c:v>
                </c:pt>
                <c:pt idx="6253" formatCode="General">
                  <c:v>549.19799999999998</c:v>
                </c:pt>
                <c:pt idx="6254" formatCode="General">
                  <c:v>549.20799999999997</c:v>
                </c:pt>
                <c:pt idx="6255" formatCode="General">
                  <c:v>549.21799999999996</c:v>
                </c:pt>
                <c:pt idx="6256" formatCode="General">
                  <c:v>549.22799999999995</c:v>
                </c:pt>
                <c:pt idx="6257" formatCode="General">
                  <c:v>549.23800000000006</c:v>
                </c:pt>
                <c:pt idx="6258" formatCode="General">
                  <c:v>549.24800000000005</c:v>
                </c:pt>
                <c:pt idx="6259" formatCode="General">
                  <c:v>549.25800000000004</c:v>
                </c:pt>
                <c:pt idx="6260" formatCode="General">
                  <c:v>549.26800000000003</c:v>
                </c:pt>
                <c:pt idx="6261" formatCode="General">
                  <c:v>549.27800000000002</c:v>
                </c:pt>
                <c:pt idx="6262" formatCode="General">
                  <c:v>549.28800000000001</c:v>
                </c:pt>
                <c:pt idx="6263" formatCode="General">
                  <c:v>549.298</c:v>
                </c:pt>
                <c:pt idx="6264" formatCode="General">
                  <c:v>549.30799999999999</c:v>
                </c:pt>
                <c:pt idx="6265" formatCode="General">
                  <c:v>549.31799999999998</c:v>
                </c:pt>
                <c:pt idx="6266" formatCode="General">
                  <c:v>549.32799999999997</c:v>
                </c:pt>
                <c:pt idx="6267" formatCode="General">
                  <c:v>549.33799999999997</c:v>
                </c:pt>
                <c:pt idx="6268" formatCode="General">
                  <c:v>549.34799999999996</c:v>
                </c:pt>
                <c:pt idx="6269" formatCode="General">
                  <c:v>549.35799999999995</c:v>
                </c:pt>
                <c:pt idx="6270" formatCode="General">
                  <c:v>549.36800000000005</c:v>
                </c:pt>
                <c:pt idx="6271" formatCode="General">
                  <c:v>549.37800000000004</c:v>
                </c:pt>
                <c:pt idx="6272" formatCode="General">
                  <c:v>549.38800000000003</c:v>
                </c:pt>
                <c:pt idx="6273" formatCode="General">
                  <c:v>549.39800000000002</c:v>
                </c:pt>
                <c:pt idx="6274" formatCode="General">
                  <c:v>549.40800000000002</c:v>
                </c:pt>
                <c:pt idx="6275" formatCode="General">
                  <c:v>549.41800000000001</c:v>
                </c:pt>
                <c:pt idx="6276" formatCode="General">
                  <c:v>549.428</c:v>
                </c:pt>
                <c:pt idx="6277" formatCode="General">
                  <c:v>549.43799999999999</c:v>
                </c:pt>
                <c:pt idx="6278" formatCode="General">
                  <c:v>549.44799999999998</c:v>
                </c:pt>
                <c:pt idx="6279" formatCode="General">
                  <c:v>549.45799999999997</c:v>
                </c:pt>
                <c:pt idx="6280" formatCode="General">
                  <c:v>549.46799999999996</c:v>
                </c:pt>
                <c:pt idx="6281" formatCode="General">
                  <c:v>549.47799999999995</c:v>
                </c:pt>
                <c:pt idx="6282" formatCode="General">
                  <c:v>549.48800000000006</c:v>
                </c:pt>
                <c:pt idx="6283" formatCode="General">
                  <c:v>549.49800000000005</c:v>
                </c:pt>
                <c:pt idx="6284" formatCode="General">
                  <c:v>549.50800000000004</c:v>
                </c:pt>
                <c:pt idx="6285" formatCode="General">
                  <c:v>549.51800000000003</c:v>
                </c:pt>
                <c:pt idx="6286" formatCode="General">
                  <c:v>549.52800000000002</c:v>
                </c:pt>
                <c:pt idx="6287" formatCode="General">
                  <c:v>549.53800000000001</c:v>
                </c:pt>
                <c:pt idx="6288" formatCode="General">
                  <c:v>549.548</c:v>
                </c:pt>
                <c:pt idx="6289" formatCode="General">
                  <c:v>549.55799999999999</c:v>
                </c:pt>
                <c:pt idx="6290" formatCode="General">
                  <c:v>549.56799999999998</c:v>
                </c:pt>
                <c:pt idx="6291" formatCode="General">
                  <c:v>549.57799999999997</c:v>
                </c:pt>
                <c:pt idx="6292" formatCode="General">
                  <c:v>549.58799999999997</c:v>
                </c:pt>
                <c:pt idx="6293" formatCode="General">
                  <c:v>549.59799999999996</c:v>
                </c:pt>
                <c:pt idx="6294" formatCode="General">
                  <c:v>549.60799999999995</c:v>
                </c:pt>
                <c:pt idx="6295" formatCode="General">
                  <c:v>549.61800000000005</c:v>
                </c:pt>
                <c:pt idx="6296" formatCode="General">
                  <c:v>549.62800000000004</c:v>
                </c:pt>
                <c:pt idx="6297" formatCode="General">
                  <c:v>549.63800000000003</c:v>
                </c:pt>
                <c:pt idx="6298" formatCode="General">
                  <c:v>549.64800000000002</c:v>
                </c:pt>
                <c:pt idx="6299" formatCode="General">
                  <c:v>549.65800000000002</c:v>
                </c:pt>
                <c:pt idx="6300" formatCode="General">
                  <c:v>549.66800000000001</c:v>
                </c:pt>
                <c:pt idx="6301" formatCode="General">
                  <c:v>549.678</c:v>
                </c:pt>
                <c:pt idx="6302" formatCode="General">
                  <c:v>549.68799999999999</c:v>
                </c:pt>
                <c:pt idx="6303" formatCode="General">
                  <c:v>549.69799999999998</c:v>
                </c:pt>
                <c:pt idx="6304" formatCode="General">
                  <c:v>549.70799999999997</c:v>
                </c:pt>
                <c:pt idx="6305" formatCode="General">
                  <c:v>549.71799999999996</c:v>
                </c:pt>
                <c:pt idx="6306" formatCode="General">
                  <c:v>549.72799999999995</c:v>
                </c:pt>
                <c:pt idx="6307" formatCode="General">
                  <c:v>549.73800000000006</c:v>
                </c:pt>
                <c:pt idx="6308" formatCode="General">
                  <c:v>549.74800000000005</c:v>
                </c:pt>
                <c:pt idx="6309" formatCode="General">
                  <c:v>549.75800000000004</c:v>
                </c:pt>
                <c:pt idx="6310" formatCode="General">
                  <c:v>549.76800000000003</c:v>
                </c:pt>
                <c:pt idx="6311" formatCode="General">
                  <c:v>549.77800000000002</c:v>
                </c:pt>
                <c:pt idx="6312" formatCode="General">
                  <c:v>549.78800000000001</c:v>
                </c:pt>
                <c:pt idx="6313" formatCode="General">
                  <c:v>549.798</c:v>
                </c:pt>
                <c:pt idx="6314" formatCode="General">
                  <c:v>549.80799999999999</c:v>
                </c:pt>
                <c:pt idx="6315" formatCode="General">
                  <c:v>549.81799999999998</c:v>
                </c:pt>
                <c:pt idx="6316" formatCode="General">
                  <c:v>549.82799999999997</c:v>
                </c:pt>
                <c:pt idx="6317" formatCode="General">
                  <c:v>549.83799999999997</c:v>
                </c:pt>
                <c:pt idx="6318" formatCode="General">
                  <c:v>549.84799999999996</c:v>
                </c:pt>
                <c:pt idx="6319" formatCode="General">
                  <c:v>549.85799999999995</c:v>
                </c:pt>
                <c:pt idx="6320" formatCode="General">
                  <c:v>549.86800000000005</c:v>
                </c:pt>
                <c:pt idx="6321" formatCode="General">
                  <c:v>549.87800000000004</c:v>
                </c:pt>
                <c:pt idx="6322" formatCode="General">
                  <c:v>549.88800000000003</c:v>
                </c:pt>
                <c:pt idx="6323" formatCode="General">
                  <c:v>549.89800000000002</c:v>
                </c:pt>
                <c:pt idx="6324" formatCode="General">
                  <c:v>549.90800000000002</c:v>
                </c:pt>
                <c:pt idx="6325" formatCode="General">
                  <c:v>549.91800000000001</c:v>
                </c:pt>
                <c:pt idx="6326" formatCode="General">
                  <c:v>549.928</c:v>
                </c:pt>
                <c:pt idx="6327" formatCode="General">
                  <c:v>549.93799999999999</c:v>
                </c:pt>
                <c:pt idx="6328" formatCode="General">
                  <c:v>549.94799999999998</c:v>
                </c:pt>
                <c:pt idx="6329" formatCode="General">
                  <c:v>549.95799999999997</c:v>
                </c:pt>
                <c:pt idx="6330" formatCode="General">
                  <c:v>549.96799999999996</c:v>
                </c:pt>
                <c:pt idx="6331" formatCode="General">
                  <c:v>549.97799999999995</c:v>
                </c:pt>
                <c:pt idx="6332" formatCode="General">
                  <c:v>549.98800000000006</c:v>
                </c:pt>
                <c:pt idx="6333" formatCode="General">
                  <c:v>549.99800000000005</c:v>
                </c:pt>
                <c:pt idx="6334" formatCode="General">
                  <c:v>550.00800000000004</c:v>
                </c:pt>
                <c:pt idx="6335" formatCode="General">
                  <c:v>550.01800000000003</c:v>
                </c:pt>
                <c:pt idx="6336" formatCode="General">
                  <c:v>550.02800000000002</c:v>
                </c:pt>
                <c:pt idx="6337" formatCode="General">
                  <c:v>550.03800000000001</c:v>
                </c:pt>
                <c:pt idx="6338" formatCode="General">
                  <c:v>550.048</c:v>
                </c:pt>
                <c:pt idx="6339" formatCode="General">
                  <c:v>550.05799999999999</c:v>
                </c:pt>
                <c:pt idx="6340" formatCode="General">
                  <c:v>550.06799999999998</c:v>
                </c:pt>
                <c:pt idx="6341" formatCode="General">
                  <c:v>550.07799999999997</c:v>
                </c:pt>
                <c:pt idx="6342" formatCode="General">
                  <c:v>550.08799999999997</c:v>
                </c:pt>
                <c:pt idx="6343" formatCode="General">
                  <c:v>550.09799999999996</c:v>
                </c:pt>
                <c:pt idx="6344" formatCode="General">
                  <c:v>550.10799999999995</c:v>
                </c:pt>
                <c:pt idx="6345" formatCode="General">
                  <c:v>550.11800000000005</c:v>
                </c:pt>
                <c:pt idx="6346" formatCode="General">
                  <c:v>550.12800000000004</c:v>
                </c:pt>
                <c:pt idx="6347" formatCode="General">
                  <c:v>550.13800000000003</c:v>
                </c:pt>
                <c:pt idx="6348" formatCode="General">
                  <c:v>550.14800000000002</c:v>
                </c:pt>
                <c:pt idx="6349" formatCode="General">
                  <c:v>550.15800000000002</c:v>
                </c:pt>
                <c:pt idx="6350" formatCode="General">
                  <c:v>550.16800000000001</c:v>
                </c:pt>
                <c:pt idx="6351" formatCode="General">
                  <c:v>550.178</c:v>
                </c:pt>
                <c:pt idx="6352" formatCode="General">
                  <c:v>550.18799999999999</c:v>
                </c:pt>
                <c:pt idx="6353" formatCode="General">
                  <c:v>550.19799999999998</c:v>
                </c:pt>
                <c:pt idx="6354" formatCode="General">
                  <c:v>550.20799999999997</c:v>
                </c:pt>
                <c:pt idx="6355" formatCode="General">
                  <c:v>550.21799999999996</c:v>
                </c:pt>
                <c:pt idx="6356" formatCode="General">
                  <c:v>550.22799999999995</c:v>
                </c:pt>
                <c:pt idx="6357" formatCode="General">
                  <c:v>550.23800000000006</c:v>
                </c:pt>
                <c:pt idx="6358" formatCode="General">
                  <c:v>550.24800000000005</c:v>
                </c:pt>
                <c:pt idx="6359" formatCode="General">
                  <c:v>550.25800000000004</c:v>
                </c:pt>
                <c:pt idx="6360" formatCode="General">
                  <c:v>550.26800000000003</c:v>
                </c:pt>
                <c:pt idx="6361" formatCode="General">
                  <c:v>550.27800000000002</c:v>
                </c:pt>
                <c:pt idx="6362" formatCode="General">
                  <c:v>550.28800000000001</c:v>
                </c:pt>
                <c:pt idx="6363" formatCode="General">
                  <c:v>550.298</c:v>
                </c:pt>
                <c:pt idx="6364" formatCode="General">
                  <c:v>550.30799999999999</c:v>
                </c:pt>
                <c:pt idx="6365" formatCode="General">
                  <c:v>550.31799999999998</c:v>
                </c:pt>
                <c:pt idx="6366" formatCode="General">
                  <c:v>550.32799999999997</c:v>
                </c:pt>
                <c:pt idx="6367" formatCode="General">
                  <c:v>550.33799999999997</c:v>
                </c:pt>
                <c:pt idx="6368" formatCode="General">
                  <c:v>550.34799999999996</c:v>
                </c:pt>
                <c:pt idx="6369" formatCode="General">
                  <c:v>550.35799999999995</c:v>
                </c:pt>
                <c:pt idx="6370" formatCode="General">
                  <c:v>550.36800000000005</c:v>
                </c:pt>
                <c:pt idx="6371" formatCode="General">
                  <c:v>550.37800000000004</c:v>
                </c:pt>
                <c:pt idx="6372" formatCode="General">
                  <c:v>550.38800000000003</c:v>
                </c:pt>
                <c:pt idx="6373" formatCode="General">
                  <c:v>550.39800000000002</c:v>
                </c:pt>
                <c:pt idx="6374" formatCode="General">
                  <c:v>550.40800000000002</c:v>
                </c:pt>
                <c:pt idx="6375" formatCode="General">
                  <c:v>550.41800000000001</c:v>
                </c:pt>
                <c:pt idx="6376" formatCode="General">
                  <c:v>550.428</c:v>
                </c:pt>
                <c:pt idx="6377" formatCode="General">
                  <c:v>550.43799999999999</c:v>
                </c:pt>
                <c:pt idx="6378" formatCode="General">
                  <c:v>550.44799999999998</c:v>
                </c:pt>
                <c:pt idx="6379" formatCode="General">
                  <c:v>550.45799999999997</c:v>
                </c:pt>
                <c:pt idx="6380" formatCode="General">
                  <c:v>550.46799999999996</c:v>
                </c:pt>
                <c:pt idx="6381" formatCode="General">
                  <c:v>550.47799999999995</c:v>
                </c:pt>
                <c:pt idx="6382" formatCode="General">
                  <c:v>550.48800000000006</c:v>
                </c:pt>
                <c:pt idx="6383" formatCode="General">
                  <c:v>550.49800000000005</c:v>
                </c:pt>
                <c:pt idx="6384" formatCode="General">
                  <c:v>550.50800000000004</c:v>
                </c:pt>
                <c:pt idx="6385" formatCode="General">
                  <c:v>550.51800000000003</c:v>
                </c:pt>
                <c:pt idx="6386" formatCode="General">
                  <c:v>550.52800000000002</c:v>
                </c:pt>
                <c:pt idx="6387" formatCode="General">
                  <c:v>550.53800000000001</c:v>
                </c:pt>
                <c:pt idx="6388" formatCode="General">
                  <c:v>550.548</c:v>
                </c:pt>
                <c:pt idx="6389" formatCode="General">
                  <c:v>550.55799999999999</c:v>
                </c:pt>
                <c:pt idx="6390" formatCode="General">
                  <c:v>550.56799999999998</c:v>
                </c:pt>
                <c:pt idx="6391" formatCode="General">
                  <c:v>550.57799999999997</c:v>
                </c:pt>
                <c:pt idx="6392" formatCode="General">
                  <c:v>550.58799999999997</c:v>
                </c:pt>
                <c:pt idx="6393" formatCode="General">
                  <c:v>550.59799999999996</c:v>
                </c:pt>
                <c:pt idx="6394" formatCode="General">
                  <c:v>550.60799999999995</c:v>
                </c:pt>
                <c:pt idx="6395" formatCode="General">
                  <c:v>550.61800000000005</c:v>
                </c:pt>
                <c:pt idx="6396" formatCode="General">
                  <c:v>550.62800000000004</c:v>
                </c:pt>
                <c:pt idx="6397" formatCode="General">
                  <c:v>550.63800000000003</c:v>
                </c:pt>
                <c:pt idx="6398" formatCode="General">
                  <c:v>550.64800000000002</c:v>
                </c:pt>
                <c:pt idx="6399" formatCode="General">
                  <c:v>550.65800000000002</c:v>
                </c:pt>
                <c:pt idx="6400" formatCode="General">
                  <c:v>550.66800000000001</c:v>
                </c:pt>
                <c:pt idx="6401" formatCode="General">
                  <c:v>550.678</c:v>
                </c:pt>
                <c:pt idx="6402" formatCode="General">
                  <c:v>550.68799999999999</c:v>
                </c:pt>
                <c:pt idx="6403" formatCode="General">
                  <c:v>550.69799999999998</c:v>
                </c:pt>
                <c:pt idx="6404" formatCode="General">
                  <c:v>550.70799999999997</c:v>
                </c:pt>
                <c:pt idx="6405" formatCode="General">
                  <c:v>550.71799999999996</c:v>
                </c:pt>
                <c:pt idx="6406" formatCode="General">
                  <c:v>550.72799999999995</c:v>
                </c:pt>
                <c:pt idx="6407" formatCode="General">
                  <c:v>550.73800000000006</c:v>
                </c:pt>
                <c:pt idx="6408" formatCode="General">
                  <c:v>550.74800000000005</c:v>
                </c:pt>
                <c:pt idx="6409" formatCode="General">
                  <c:v>550.75800000000004</c:v>
                </c:pt>
                <c:pt idx="6410" formatCode="General">
                  <c:v>550.76800000000003</c:v>
                </c:pt>
                <c:pt idx="6411" formatCode="General">
                  <c:v>550.77800000000002</c:v>
                </c:pt>
                <c:pt idx="6412" formatCode="General">
                  <c:v>550.78800000000001</c:v>
                </c:pt>
                <c:pt idx="6413" formatCode="General">
                  <c:v>550.798</c:v>
                </c:pt>
                <c:pt idx="6414" formatCode="General">
                  <c:v>550.80799999999999</c:v>
                </c:pt>
                <c:pt idx="6415" formatCode="General">
                  <c:v>550.81799999999998</c:v>
                </c:pt>
                <c:pt idx="6416" formatCode="General">
                  <c:v>550.82799999999997</c:v>
                </c:pt>
                <c:pt idx="6417" formatCode="General">
                  <c:v>550.83799999999997</c:v>
                </c:pt>
                <c:pt idx="6418" formatCode="General">
                  <c:v>550.84799999999996</c:v>
                </c:pt>
                <c:pt idx="6419" formatCode="General">
                  <c:v>550.85799999999995</c:v>
                </c:pt>
                <c:pt idx="6420" formatCode="General">
                  <c:v>550.86800000000005</c:v>
                </c:pt>
                <c:pt idx="6421" formatCode="General">
                  <c:v>550.87800000000004</c:v>
                </c:pt>
                <c:pt idx="6422" formatCode="General">
                  <c:v>550.88800000000003</c:v>
                </c:pt>
                <c:pt idx="6423" formatCode="General">
                  <c:v>550.89800000000002</c:v>
                </c:pt>
                <c:pt idx="6424" formatCode="General">
                  <c:v>550.90800000000002</c:v>
                </c:pt>
                <c:pt idx="6425" formatCode="General">
                  <c:v>550.91800000000001</c:v>
                </c:pt>
                <c:pt idx="6426" formatCode="General">
                  <c:v>550.928</c:v>
                </c:pt>
                <c:pt idx="6427" formatCode="General">
                  <c:v>550.93799999999999</c:v>
                </c:pt>
                <c:pt idx="6428" formatCode="General">
                  <c:v>550.94799999999998</c:v>
                </c:pt>
                <c:pt idx="6429" formatCode="General">
                  <c:v>550.95799999999997</c:v>
                </c:pt>
                <c:pt idx="6430" formatCode="General">
                  <c:v>550.96799999999996</c:v>
                </c:pt>
                <c:pt idx="6431" formatCode="General">
                  <c:v>550.97799999999995</c:v>
                </c:pt>
                <c:pt idx="6432" formatCode="General">
                  <c:v>550.98800000000006</c:v>
                </c:pt>
                <c:pt idx="6433" formatCode="General">
                  <c:v>550.99800000000005</c:v>
                </c:pt>
                <c:pt idx="6434" formatCode="General">
                  <c:v>551.00800000000004</c:v>
                </c:pt>
                <c:pt idx="6435" formatCode="General">
                  <c:v>551.01800000000003</c:v>
                </c:pt>
                <c:pt idx="6436" formatCode="General">
                  <c:v>551.02800000000002</c:v>
                </c:pt>
                <c:pt idx="6437" formatCode="General">
                  <c:v>551.03800000000001</c:v>
                </c:pt>
                <c:pt idx="6438" formatCode="General">
                  <c:v>551.048</c:v>
                </c:pt>
                <c:pt idx="6439" formatCode="General">
                  <c:v>551.05799999999999</c:v>
                </c:pt>
                <c:pt idx="6440" formatCode="General">
                  <c:v>551.06799999999998</c:v>
                </c:pt>
                <c:pt idx="6441" formatCode="General">
                  <c:v>551.07799999999997</c:v>
                </c:pt>
                <c:pt idx="6442" formatCode="General">
                  <c:v>551.08799999999997</c:v>
                </c:pt>
                <c:pt idx="6443" formatCode="General">
                  <c:v>551.09799999999996</c:v>
                </c:pt>
                <c:pt idx="6444" formatCode="General">
                  <c:v>551.10799999999995</c:v>
                </c:pt>
                <c:pt idx="6445" formatCode="General">
                  <c:v>551.11800000000005</c:v>
                </c:pt>
                <c:pt idx="6446" formatCode="General">
                  <c:v>551.12800000000004</c:v>
                </c:pt>
                <c:pt idx="6447" formatCode="General">
                  <c:v>551.13800000000003</c:v>
                </c:pt>
                <c:pt idx="6448" formatCode="General">
                  <c:v>551.14800000000002</c:v>
                </c:pt>
                <c:pt idx="6449" formatCode="General">
                  <c:v>551.15800000000002</c:v>
                </c:pt>
                <c:pt idx="6450" formatCode="General">
                  <c:v>551.16800000000001</c:v>
                </c:pt>
                <c:pt idx="6451" formatCode="General">
                  <c:v>551.178</c:v>
                </c:pt>
                <c:pt idx="6452" formatCode="General">
                  <c:v>551.18799999999999</c:v>
                </c:pt>
                <c:pt idx="6453" formatCode="General">
                  <c:v>551.19799999999998</c:v>
                </c:pt>
                <c:pt idx="6454" formatCode="General">
                  <c:v>551.20799999999997</c:v>
                </c:pt>
                <c:pt idx="6455" formatCode="General">
                  <c:v>551.21799999999996</c:v>
                </c:pt>
                <c:pt idx="6456" formatCode="General">
                  <c:v>551.22799999999995</c:v>
                </c:pt>
                <c:pt idx="6457" formatCode="General">
                  <c:v>551.23800000000006</c:v>
                </c:pt>
                <c:pt idx="6458" formatCode="General">
                  <c:v>551.24800000000005</c:v>
                </c:pt>
                <c:pt idx="6459" formatCode="General">
                  <c:v>551.25800000000004</c:v>
                </c:pt>
                <c:pt idx="6460" formatCode="General">
                  <c:v>551.26800000000003</c:v>
                </c:pt>
                <c:pt idx="6461" formatCode="General">
                  <c:v>551.27800000000002</c:v>
                </c:pt>
                <c:pt idx="6462" formatCode="General">
                  <c:v>551.28800000000001</c:v>
                </c:pt>
                <c:pt idx="6463" formatCode="General">
                  <c:v>551.298</c:v>
                </c:pt>
                <c:pt idx="6464" formatCode="General">
                  <c:v>551.30799999999999</c:v>
                </c:pt>
                <c:pt idx="6465" formatCode="General">
                  <c:v>551.31799999999998</c:v>
                </c:pt>
                <c:pt idx="6466" formatCode="General">
                  <c:v>551.32799999999997</c:v>
                </c:pt>
                <c:pt idx="6467" formatCode="General">
                  <c:v>551.33799999999997</c:v>
                </c:pt>
                <c:pt idx="6468" formatCode="General">
                  <c:v>551.34799999999996</c:v>
                </c:pt>
                <c:pt idx="6469" formatCode="General">
                  <c:v>551.35799999999995</c:v>
                </c:pt>
                <c:pt idx="6470" formatCode="General">
                  <c:v>551.36800000000005</c:v>
                </c:pt>
                <c:pt idx="6471" formatCode="General">
                  <c:v>551.37800000000004</c:v>
                </c:pt>
                <c:pt idx="6472" formatCode="General">
                  <c:v>551.38800000000003</c:v>
                </c:pt>
                <c:pt idx="6473" formatCode="General">
                  <c:v>551.39800000000002</c:v>
                </c:pt>
                <c:pt idx="6474" formatCode="General">
                  <c:v>551.40800000000002</c:v>
                </c:pt>
                <c:pt idx="6475" formatCode="General">
                  <c:v>551.41800000000001</c:v>
                </c:pt>
                <c:pt idx="6476" formatCode="General">
                  <c:v>551.428</c:v>
                </c:pt>
                <c:pt idx="6477" formatCode="General">
                  <c:v>551.43799999999999</c:v>
                </c:pt>
                <c:pt idx="6478" formatCode="General">
                  <c:v>551.44799999999998</c:v>
                </c:pt>
                <c:pt idx="6479" formatCode="General">
                  <c:v>551.45799999999997</c:v>
                </c:pt>
                <c:pt idx="6480" formatCode="General">
                  <c:v>551.46799999999996</c:v>
                </c:pt>
                <c:pt idx="6481" formatCode="General">
                  <c:v>551.47799999999995</c:v>
                </c:pt>
                <c:pt idx="6482" formatCode="General">
                  <c:v>551.48800000000006</c:v>
                </c:pt>
                <c:pt idx="6483" formatCode="General">
                  <c:v>551.49800000000005</c:v>
                </c:pt>
                <c:pt idx="6484" formatCode="General">
                  <c:v>551.50800000000004</c:v>
                </c:pt>
                <c:pt idx="6485" formatCode="General">
                  <c:v>551.51800000000003</c:v>
                </c:pt>
                <c:pt idx="6486" formatCode="General">
                  <c:v>551.52800000000002</c:v>
                </c:pt>
                <c:pt idx="6487" formatCode="General">
                  <c:v>551.53800000000001</c:v>
                </c:pt>
                <c:pt idx="6488" formatCode="General">
                  <c:v>551.548</c:v>
                </c:pt>
                <c:pt idx="6489" formatCode="General">
                  <c:v>551.55799999999999</c:v>
                </c:pt>
                <c:pt idx="6490" formatCode="General">
                  <c:v>551.56799999999998</c:v>
                </c:pt>
                <c:pt idx="6491" formatCode="General">
                  <c:v>551.57799999999997</c:v>
                </c:pt>
                <c:pt idx="6492" formatCode="General">
                  <c:v>551.58799999999997</c:v>
                </c:pt>
                <c:pt idx="6493" formatCode="General">
                  <c:v>551.59799999999996</c:v>
                </c:pt>
                <c:pt idx="6494" formatCode="General">
                  <c:v>551.60799999999995</c:v>
                </c:pt>
                <c:pt idx="6495" formatCode="General">
                  <c:v>551.61800000000005</c:v>
                </c:pt>
                <c:pt idx="6496" formatCode="General">
                  <c:v>551.62800000000004</c:v>
                </c:pt>
                <c:pt idx="6497" formatCode="General">
                  <c:v>551.63800000000003</c:v>
                </c:pt>
                <c:pt idx="6498" formatCode="General">
                  <c:v>551.64800000000002</c:v>
                </c:pt>
                <c:pt idx="6499" formatCode="General">
                  <c:v>551.65800000000002</c:v>
                </c:pt>
                <c:pt idx="6500" formatCode="General">
                  <c:v>551.66800000000001</c:v>
                </c:pt>
                <c:pt idx="6501" formatCode="General">
                  <c:v>551.678</c:v>
                </c:pt>
                <c:pt idx="6502" formatCode="General">
                  <c:v>551.68799999999999</c:v>
                </c:pt>
                <c:pt idx="6503" formatCode="General">
                  <c:v>551.69799999999998</c:v>
                </c:pt>
                <c:pt idx="6504" formatCode="General">
                  <c:v>551.70799999999997</c:v>
                </c:pt>
                <c:pt idx="6505" formatCode="General">
                  <c:v>551.71799999999996</c:v>
                </c:pt>
                <c:pt idx="6506" formatCode="General">
                  <c:v>551.72799999999995</c:v>
                </c:pt>
                <c:pt idx="6507" formatCode="General">
                  <c:v>551.73800000000006</c:v>
                </c:pt>
                <c:pt idx="6508" formatCode="General">
                  <c:v>551.74800000000005</c:v>
                </c:pt>
                <c:pt idx="6509" formatCode="General">
                  <c:v>551.75800000000004</c:v>
                </c:pt>
                <c:pt idx="6510" formatCode="General">
                  <c:v>551.76800000000003</c:v>
                </c:pt>
                <c:pt idx="6511" formatCode="General">
                  <c:v>551.77800000000002</c:v>
                </c:pt>
                <c:pt idx="6512" formatCode="General">
                  <c:v>551.78800000000001</c:v>
                </c:pt>
                <c:pt idx="6513" formatCode="General">
                  <c:v>551.798</c:v>
                </c:pt>
                <c:pt idx="6514" formatCode="General">
                  <c:v>551.80799999999999</c:v>
                </c:pt>
                <c:pt idx="6515" formatCode="General">
                  <c:v>551.81799999999998</c:v>
                </c:pt>
                <c:pt idx="6516" formatCode="General">
                  <c:v>551.82799999999997</c:v>
                </c:pt>
                <c:pt idx="6517" formatCode="General">
                  <c:v>551.83799999999997</c:v>
                </c:pt>
                <c:pt idx="6518" formatCode="General">
                  <c:v>551.84799999999996</c:v>
                </c:pt>
                <c:pt idx="6519" formatCode="General">
                  <c:v>551.85799999999995</c:v>
                </c:pt>
                <c:pt idx="6520" formatCode="General">
                  <c:v>551.86800000000005</c:v>
                </c:pt>
                <c:pt idx="6521" formatCode="General">
                  <c:v>551.87800000000004</c:v>
                </c:pt>
                <c:pt idx="6522" formatCode="General">
                  <c:v>551.88800000000003</c:v>
                </c:pt>
                <c:pt idx="6523" formatCode="General">
                  <c:v>551.89800000000002</c:v>
                </c:pt>
                <c:pt idx="6524" formatCode="General">
                  <c:v>551.90800000000002</c:v>
                </c:pt>
                <c:pt idx="6525" formatCode="General">
                  <c:v>551.91800000000001</c:v>
                </c:pt>
                <c:pt idx="6526" formatCode="General">
                  <c:v>551.928</c:v>
                </c:pt>
                <c:pt idx="6527" formatCode="General">
                  <c:v>551.93799999999999</c:v>
                </c:pt>
                <c:pt idx="6528" formatCode="General">
                  <c:v>551.94799999999998</c:v>
                </c:pt>
                <c:pt idx="6529" formatCode="General">
                  <c:v>551.95799999999997</c:v>
                </c:pt>
                <c:pt idx="6530" formatCode="General">
                  <c:v>551.96799999999996</c:v>
                </c:pt>
                <c:pt idx="6531" formatCode="General">
                  <c:v>551.97799999999995</c:v>
                </c:pt>
                <c:pt idx="6532" formatCode="General">
                  <c:v>551.98800000000006</c:v>
                </c:pt>
                <c:pt idx="6533" formatCode="General">
                  <c:v>551.99800000000005</c:v>
                </c:pt>
                <c:pt idx="6534" formatCode="General">
                  <c:v>552.00800000000004</c:v>
                </c:pt>
                <c:pt idx="6535" formatCode="General">
                  <c:v>552.01800000000003</c:v>
                </c:pt>
                <c:pt idx="6536" formatCode="General">
                  <c:v>552.02800000000002</c:v>
                </c:pt>
                <c:pt idx="6537" formatCode="General">
                  <c:v>552.03800000000001</c:v>
                </c:pt>
                <c:pt idx="6538" formatCode="General">
                  <c:v>552.048</c:v>
                </c:pt>
                <c:pt idx="6539" formatCode="General">
                  <c:v>552.05799999999999</c:v>
                </c:pt>
                <c:pt idx="6540" formatCode="General">
                  <c:v>552.06799999999998</c:v>
                </c:pt>
                <c:pt idx="6541" formatCode="General">
                  <c:v>552.07799999999997</c:v>
                </c:pt>
                <c:pt idx="6542" formatCode="General">
                  <c:v>552.08799999999997</c:v>
                </c:pt>
                <c:pt idx="6543" formatCode="General">
                  <c:v>552.09799999999996</c:v>
                </c:pt>
                <c:pt idx="6544" formatCode="General">
                  <c:v>552.10799999999995</c:v>
                </c:pt>
                <c:pt idx="6545" formatCode="General">
                  <c:v>552.11800000000005</c:v>
                </c:pt>
                <c:pt idx="6546" formatCode="General">
                  <c:v>552.12800000000004</c:v>
                </c:pt>
                <c:pt idx="6547" formatCode="General">
                  <c:v>552.13800000000003</c:v>
                </c:pt>
                <c:pt idx="6548" formatCode="General">
                  <c:v>552.14800000000002</c:v>
                </c:pt>
                <c:pt idx="6549" formatCode="General">
                  <c:v>552.15800000000002</c:v>
                </c:pt>
                <c:pt idx="6550" formatCode="General">
                  <c:v>552.16800000000001</c:v>
                </c:pt>
                <c:pt idx="6551" formatCode="General">
                  <c:v>552.178</c:v>
                </c:pt>
                <c:pt idx="6552" formatCode="General">
                  <c:v>552.18799999999999</c:v>
                </c:pt>
                <c:pt idx="6553" formatCode="General">
                  <c:v>552.19799999999998</c:v>
                </c:pt>
                <c:pt idx="6554" formatCode="General">
                  <c:v>552.20799999999997</c:v>
                </c:pt>
                <c:pt idx="6555" formatCode="General">
                  <c:v>552.21799999999996</c:v>
                </c:pt>
                <c:pt idx="6556" formatCode="General">
                  <c:v>552.22799999999995</c:v>
                </c:pt>
                <c:pt idx="6557" formatCode="General">
                  <c:v>552.23800000000006</c:v>
                </c:pt>
                <c:pt idx="6558" formatCode="General">
                  <c:v>552.24800000000005</c:v>
                </c:pt>
                <c:pt idx="6559" formatCode="General">
                  <c:v>552.25800000000004</c:v>
                </c:pt>
                <c:pt idx="6560" formatCode="General">
                  <c:v>552.26800000000003</c:v>
                </c:pt>
                <c:pt idx="6561" formatCode="General">
                  <c:v>552.27800000000002</c:v>
                </c:pt>
                <c:pt idx="6562" formatCode="General">
                  <c:v>552.28800000000001</c:v>
                </c:pt>
                <c:pt idx="6563" formatCode="General">
                  <c:v>552.298</c:v>
                </c:pt>
                <c:pt idx="6564" formatCode="General">
                  <c:v>552.30799999999999</c:v>
                </c:pt>
                <c:pt idx="6565" formatCode="General">
                  <c:v>552.31799999999998</c:v>
                </c:pt>
                <c:pt idx="6566" formatCode="General">
                  <c:v>552.32799999999997</c:v>
                </c:pt>
                <c:pt idx="6567" formatCode="General">
                  <c:v>552.33799999999997</c:v>
                </c:pt>
                <c:pt idx="6568" formatCode="General">
                  <c:v>552.34799999999996</c:v>
                </c:pt>
                <c:pt idx="6569" formatCode="General">
                  <c:v>552.35799999999995</c:v>
                </c:pt>
                <c:pt idx="6570" formatCode="General">
                  <c:v>552.36800000000005</c:v>
                </c:pt>
                <c:pt idx="6571" formatCode="General">
                  <c:v>552.37800000000004</c:v>
                </c:pt>
                <c:pt idx="6572" formatCode="General">
                  <c:v>552.38800000000003</c:v>
                </c:pt>
                <c:pt idx="6573" formatCode="General">
                  <c:v>552.39800000000002</c:v>
                </c:pt>
                <c:pt idx="6574" formatCode="General">
                  <c:v>552.40800000000002</c:v>
                </c:pt>
                <c:pt idx="6575" formatCode="General">
                  <c:v>552.41800000000001</c:v>
                </c:pt>
                <c:pt idx="6576" formatCode="General">
                  <c:v>552.428</c:v>
                </c:pt>
                <c:pt idx="6577" formatCode="General">
                  <c:v>552.43799999999999</c:v>
                </c:pt>
                <c:pt idx="6578" formatCode="General">
                  <c:v>552.44799999999998</c:v>
                </c:pt>
                <c:pt idx="6579" formatCode="General">
                  <c:v>552.45799999999997</c:v>
                </c:pt>
                <c:pt idx="6580" formatCode="General">
                  <c:v>552.46799999999996</c:v>
                </c:pt>
                <c:pt idx="6581" formatCode="General">
                  <c:v>552.47799999999995</c:v>
                </c:pt>
                <c:pt idx="6582" formatCode="General">
                  <c:v>552.48800000000006</c:v>
                </c:pt>
                <c:pt idx="6583" formatCode="General">
                  <c:v>552.49800000000005</c:v>
                </c:pt>
                <c:pt idx="6584" formatCode="General">
                  <c:v>552.50800000000004</c:v>
                </c:pt>
                <c:pt idx="6585" formatCode="General">
                  <c:v>552.51800000000003</c:v>
                </c:pt>
                <c:pt idx="6586" formatCode="General">
                  <c:v>552.52800000000002</c:v>
                </c:pt>
                <c:pt idx="6587" formatCode="General">
                  <c:v>552.53800000000001</c:v>
                </c:pt>
                <c:pt idx="6588" formatCode="General">
                  <c:v>552.548</c:v>
                </c:pt>
                <c:pt idx="6589" formatCode="General">
                  <c:v>552.55799999999999</c:v>
                </c:pt>
                <c:pt idx="6590" formatCode="General">
                  <c:v>552.56799999999998</c:v>
                </c:pt>
                <c:pt idx="6591" formatCode="General">
                  <c:v>552.57799999999997</c:v>
                </c:pt>
                <c:pt idx="6592" formatCode="General">
                  <c:v>552.58799999999997</c:v>
                </c:pt>
                <c:pt idx="6593" formatCode="General">
                  <c:v>552.59799999999996</c:v>
                </c:pt>
                <c:pt idx="6594" formatCode="General">
                  <c:v>552.60799999999995</c:v>
                </c:pt>
                <c:pt idx="6595" formatCode="General">
                  <c:v>552.61800000000005</c:v>
                </c:pt>
                <c:pt idx="6596" formatCode="General">
                  <c:v>552.62800000000004</c:v>
                </c:pt>
                <c:pt idx="6597" formatCode="General">
                  <c:v>552.63800000000003</c:v>
                </c:pt>
                <c:pt idx="6598" formatCode="General">
                  <c:v>552.64800000000002</c:v>
                </c:pt>
                <c:pt idx="6599" formatCode="General">
                  <c:v>552.65800000000002</c:v>
                </c:pt>
                <c:pt idx="6600" formatCode="General">
                  <c:v>552.66800000000001</c:v>
                </c:pt>
                <c:pt idx="6601" formatCode="General">
                  <c:v>552.678</c:v>
                </c:pt>
                <c:pt idx="6602" formatCode="General">
                  <c:v>552.68799999999999</c:v>
                </c:pt>
                <c:pt idx="6603" formatCode="General">
                  <c:v>552.69799999999998</c:v>
                </c:pt>
                <c:pt idx="6604" formatCode="General">
                  <c:v>552.70799999999997</c:v>
                </c:pt>
                <c:pt idx="6605" formatCode="General">
                  <c:v>552.71799999999996</c:v>
                </c:pt>
                <c:pt idx="6606" formatCode="General">
                  <c:v>552.72799999999995</c:v>
                </c:pt>
                <c:pt idx="6607" formatCode="General">
                  <c:v>552.73800000000006</c:v>
                </c:pt>
                <c:pt idx="6608" formatCode="General">
                  <c:v>552.74800000000005</c:v>
                </c:pt>
                <c:pt idx="6609" formatCode="General">
                  <c:v>552.75800000000004</c:v>
                </c:pt>
                <c:pt idx="6610" formatCode="General">
                  <c:v>552.76800000000003</c:v>
                </c:pt>
                <c:pt idx="6611" formatCode="General">
                  <c:v>552.77800000000002</c:v>
                </c:pt>
                <c:pt idx="6612" formatCode="General">
                  <c:v>552.78800000000001</c:v>
                </c:pt>
                <c:pt idx="6613" formatCode="General">
                  <c:v>552.798</c:v>
                </c:pt>
                <c:pt idx="6614" formatCode="General">
                  <c:v>552.80799999999999</c:v>
                </c:pt>
                <c:pt idx="6615" formatCode="General">
                  <c:v>552.81799999999998</c:v>
                </c:pt>
                <c:pt idx="6616" formatCode="General">
                  <c:v>552.82799999999997</c:v>
                </c:pt>
                <c:pt idx="6617" formatCode="General">
                  <c:v>552.83799999999997</c:v>
                </c:pt>
                <c:pt idx="6618" formatCode="General">
                  <c:v>552.84799999999996</c:v>
                </c:pt>
                <c:pt idx="6619" formatCode="General">
                  <c:v>552.85799999999995</c:v>
                </c:pt>
                <c:pt idx="6620" formatCode="General">
                  <c:v>552.86800000000005</c:v>
                </c:pt>
                <c:pt idx="6621" formatCode="General">
                  <c:v>552.87800000000004</c:v>
                </c:pt>
                <c:pt idx="6622" formatCode="General">
                  <c:v>552.88800000000003</c:v>
                </c:pt>
                <c:pt idx="6623" formatCode="General">
                  <c:v>552.89800000000002</c:v>
                </c:pt>
                <c:pt idx="6624" formatCode="General">
                  <c:v>552.90800000000002</c:v>
                </c:pt>
                <c:pt idx="6625" formatCode="General">
                  <c:v>552.91800000000001</c:v>
                </c:pt>
                <c:pt idx="6626" formatCode="General">
                  <c:v>552.928</c:v>
                </c:pt>
                <c:pt idx="6627" formatCode="General">
                  <c:v>552.93799999999999</c:v>
                </c:pt>
                <c:pt idx="6628" formatCode="General">
                  <c:v>552.94399999999996</c:v>
                </c:pt>
                <c:pt idx="6629" formatCode="General">
                  <c:v>552.94399999999996</c:v>
                </c:pt>
                <c:pt idx="6630" formatCode="General">
                  <c:v>553.94399999999996</c:v>
                </c:pt>
                <c:pt idx="6631" formatCode="General">
                  <c:v>554.94399999999996</c:v>
                </c:pt>
                <c:pt idx="6632" formatCode="General">
                  <c:v>555.94399999999996</c:v>
                </c:pt>
                <c:pt idx="6633" formatCode="General">
                  <c:v>556.94399999999996</c:v>
                </c:pt>
                <c:pt idx="6634" formatCode="General">
                  <c:v>557.94399999999996</c:v>
                </c:pt>
                <c:pt idx="6635" formatCode="General">
                  <c:v>558.94399999999996</c:v>
                </c:pt>
                <c:pt idx="6636" formatCode="General">
                  <c:v>559.94399999999996</c:v>
                </c:pt>
                <c:pt idx="6637" formatCode="General">
                  <c:v>560.94399999999996</c:v>
                </c:pt>
                <c:pt idx="6638" formatCode="General">
                  <c:v>561.94399999999996</c:v>
                </c:pt>
                <c:pt idx="6639" formatCode="General">
                  <c:v>562.94399999999996</c:v>
                </c:pt>
                <c:pt idx="6640" formatCode="General">
                  <c:v>563.94399999999996</c:v>
                </c:pt>
                <c:pt idx="6641" formatCode="General">
                  <c:v>564.94399999999996</c:v>
                </c:pt>
                <c:pt idx="6642" formatCode="General">
                  <c:v>565.94399999999996</c:v>
                </c:pt>
                <c:pt idx="6643" formatCode="General">
                  <c:v>566.94399999999996</c:v>
                </c:pt>
                <c:pt idx="6644" formatCode="General">
                  <c:v>567.94399999999996</c:v>
                </c:pt>
                <c:pt idx="6645" formatCode="General">
                  <c:v>568.94399999999996</c:v>
                </c:pt>
                <c:pt idx="6646" formatCode="General">
                  <c:v>569.94399999999996</c:v>
                </c:pt>
                <c:pt idx="6647" formatCode="General">
                  <c:v>570.94399999999996</c:v>
                </c:pt>
                <c:pt idx="6648" formatCode="General">
                  <c:v>571.94399999999996</c:v>
                </c:pt>
                <c:pt idx="6649" formatCode="General">
                  <c:v>572.94399999999996</c:v>
                </c:pt>
                <c:pt idx="6650" formatCode="General">
                  <c:v>573.94399999999996</c:v>
                </c:pt>
                <c:pt idx="6651" formatCode="General">
                  <c:v>574.94399999999996</c:v>
                </c:pt>
                <c:pt idx="6652" formatCode="General">
                  <c:v>575.94399999999996</c:v>
                </c:pt>
                <c:pt idx="6653" formatCode="General">
                  <c:v>576.94399999999996</c:v>
                </c:pt>
                <c:pt idx="6654" formatCode="General">
                  <c:v>577.94399999999996</c:v>
                </c:pt>
                <c:pt idx="6655" formatCode="General">
                  <c:v>578.94399999999996</c:v>
                </c:pt>
                <c:pt idx="6656" formatCode="General">
                  <c:v>579.94399999999996</c:v>
                </c:pt>
                <c:pt idx="6657" formatCode="General">
                  <c:v>580.94399999999996</c:v>
                </c:pt>
                <c:pt idx="6658" formatCode="General">
                  <c:v>581.94399999999996</c:v>
                </c:pt>
                <c:pt idx="6659" formatCode="General">
                  <c:v>582.94399999999996</c:v>
                </c:pt>
                <c:pt idx="6660" formatCode="General">
                  <c:v>583.94399999999996</c:v>
                </c:pt>
                <c:pt idx="6661" formatCode="General">
                  <c:v>584.94399999999996</c:v>
                </c:pt>
                <c:pt idx="6662" formatCode="General">
                  <c:v>585.94399999999996</c:v>
                </c:pt>
                <c:pt idx="6663" formatCode="General">
                  <c:v>586.94399999999996</c:v>
                </c:pt>
                <c:pt idx="6664" formatCode="General">
                  <c:v>587.94399999999996</c:v>
                </c:pt>
                <c:pt idx="6665" formatCode="General">
                  <c:v>588.94399999999996</c:v>
                </c:pt>
                <c:pt idx="6666" formatCode="General">
                  <c:v>589.94399999999996</c:v>
                </c:pt>
                <c:pt idx="6667" formatCode="General">
                  <c:v>590.94399999999996</c:v>
                </c:pt>
                <c:pt idx="6668" formatCode="General">
                  <c:v>591.94399999999996</c:v>
                </c:pt>
                <c:pt idx="6669" formatCode="General">
                  <c:v>592.94399999999996</c:v>
                </c:pt>
                <c:pt idx="6670" formatCode="General">
                  <c:v>593.94399999999996</c:v>
                </c:pt>
                <c:pt idx="6671" formatCode="General">
                  <c:v>594.94399999999996</c:v>
                </c:pt>
                <c:pt idx="6672" formatCode="General">
                  <c:v>595.94399999999996</c:v>
                </c:pt>
                <c:pt idx="6673" formatCode="General">
                  <c:v>596.94399999999996</c:v>
                </c:pt>
                <c:pt idx="6674" formatCode="General">
                  <c:v>597.94399999999996</c:v>
                </c:pt>
                <c:pt idx="6675" formatCode="General">
                  <c:v>598.94399999999996</c:v>
                </c:pt>
                <c:pt idx="6676" formatCode="General">
                  <c:v>599.94399999999996</c:v>
                </c:pt>
                <c:pt idx="6677" formatCode="General">
                  <c:v>600.94399999999996</c:v>
                </c:pt>
                <c:pt idx="6678" formatCode="General">
                  <c:v>601.94399999999996</c:v>
                </c:pt>
                <c:pt idx="6679" formatCode="General">
                  <c:v>602.94399999999996</c:v>
                </c:pt>
                <c:pt idx="6680" formatCode="General">
                  <c:v>603.94399999999996</c:v>
                </c:pt>
                <c:pt idx="6681" formatCode="General">
                  <c:v>604.94399999999996</c:v>
                </c:pt>
                <c:pt idx="6682" formatCode="General">
                  <c:v>605.94399999999996</c:v>
                </c:pt>
                <c:pt idx="6683" formatCode="General">
                  <c:v>606.94399999999996</c:v>
                </c:pt>
                <c:pt idx="6684" formatCode="General">
                  <c:v>607.94399999999996</c:v>
                </c:pt>
                <c:pt idx="6685" formatCode="General">
                  <c:v>608.94399999999996</c:v>
                </c:pt>
                <c:pt idx="6686" formatCode="General">
                  <c:v>609.94399999999996</c:v>
                </c:pt>
                <c:pt idx="6687" formatCode="General">
                  <c:v>610.94399999999996</c:v>
                </c:pt>
                <c:pt idx="6688" formatCode="General">
                  <c:v>611.94399999999996</c:v>
                </c:pt>
                <c:pt idx="6689" formatCode="General">
                  <c:v>612.94399999999996</c:v>
                </c:pt>
                <c:pt idx="6690" formatCode="General">
                  <c:v>613.94399999999996</c:v>
                </c:pt>
                <c:pt idx="6691" formatCode="General">
                  <c:v>614.94399999999996</c:v>
                </c:pt>
                <c:pt idx="6692" formatCode="General">
                  <c:v>615.94399999999996</c:v>
                </c:pt>
                <c:pt idx="6693" formatCode="General">
                  <c:v>616.94399999999996</c:v>
                </c:pt>
                <c:pt idx="6694" formatCode="General">
                  <c:v>617.94399999999996</c:v>
                </c:pt>
                <c:pt idx="6695" formatCode="General">
                  <c:v>618.94399999999996</c:v>
                </c:pt>
                <c:pt idx="6696" formatCode="General">
                  <c:v>619.94399999999996</c:v>
                </c:pt>
                <c:pt idx="6697" formatCode="General">
                  <c:v>620.94399999999996</c:v>
                </c:pt>
                <c:pt idx="6698" formatCode="General">
                  <c:v>621.94399999999996</c:v>
                </c:pt>
                <c:pt idx="6699" formatCode="General">
                  <c:v>622.94399999999996</c:v>
                </c:pt>
                <c:pt idx="6700" formatCode="General">
                  <c:v>623.15899999999999</c:v>
                </c:pt>
                <c:pt idx="6701" formatCode="General">
                  <c:v>623.15899999999999</c:v>
                </c:pt>
                <c:pt idx="6702" formatCode="General">
                  <c:v>623.16899999999998</c:v>
                </c:pt>
                <c:pt idx="6703" formatCode="General">
                  <c:v>623.17899999999997</c:v>
                </c:pt>
                <c:pt idx="6704" formatCode="General">
                  <c:v>623.18899999999996</c:v>
                </c:pt>
                <c:pt idx="6705" formatCode="General">
                  <c:v>623.19899999999996</c:v>
                </c:pt>
                <c:pt idx="6706" formatCode="General">
                  <c:v>623.20899999999995</c:v>
                </c:pt>
                <c:pt idx="6707" formatCode="General">
                  <c:v>623.21900000000005</c:v>
                </c:pt>
                <c:pt idx="6708" formatCode="General">
                  <c:v>623.22900000000004</c:v>
                </c:pt>
                <c:pt idx="6709" formatCode="General">
                  <c:v>623.23900000000003</c:v>
                </c:pt>
                <c:pt idx="6710" formatCode="General">
                  <c:v>623.24900000000002</c:v>
                </c:pt>
                <c:pt idx="6711" formatCode="General">
                  <c:v>623.25900000000001</c:v>
                </c:pt>
                <c:pt idx="6712" formatCode="General">
                  <c:v>623.26900000000001</c:v>
                </c:pt>
                <c:pt idx="6713" formatCode="General">
                  <c:v>623.279</c:v>
                </c:pt>
                <c:pt idx="6714" formatCode="General">
                  <c:v>623.28899999999999</c:v>
                </c:pt>
                <c:pt idx="6715" formatCode="General">
                  <c:v>623.29899999999998</c:v>
                </c:pt>
                <c:pt idx="6716" formatCode="General">
                  <c:v>623.30899999999997</c:v>
                </c:pt>
                <c:pt idx="6717" formatCode="General">
                  <c:v>623.31899999999996</c:v>
                </c:pt>
                <c:pt idx="6718" formatCode="General">
                  <c:v>623.32899999999995</c:v>
                </c:pt>
                <c:pt idx="6719" formatCode="General">
                  <c:v>623.33900000000006</c:v>
                </c:pt>
                <c:pt idx="6720" formatCode="General">
                  <c:v>623.34900000000005</c:v>
                </c:pt>
                <c:pt idx="6721" formatCode="General">
                  <c:v>623.35900000000004</c:v>
                </c:pt>
                <c:pt idx="6722" formatCode="General">
                  <c:v>623.36900000000003</c:v>
                </c:pt>
                <c:pt idx="6723" formatCode="General">
                  <c:v>623.37900000000002</c:v>
                </c:pt>
                <c:pt idx="6724" formatCode="General">
                  <c:v>623.38900000000001</c:v>
                </c:pt>
                <c:pt idx="6725" formatCode="General">
                  <c:v>623.399</c:v>
                </c:pt>
                <c:pt idx="6726" formatCode="General">
                  <c:v>623.40899999999999</c:v>
                </c:pt>
                <c:pt idx="6727" formatCode="General">
                  <c:v>623.41899999999998</c:v>
                </c:pt>
                <c:pt idx="6728" formatCode="General">
                  <c:v>623.42899999999997</c:v>
                </c:pt>
                <c:pt idx="6729" formatCode="General">
                  <c:v>623.43899999999996</c:v>
                </c:pt>
                <c:pt idx="6730" formatCode="General">
                  <c:v>623.44899999999996</c:v>
                </c:pt>
                <c:pt idx="6731" formatCode="General">
                  <c:v>623.45899999999995</c:v>
                </c:pt>
                <c:pt idx="6732" formatCode="General">
                  <c:v>623.46900000000005</c:v>
                </c:pt>
                <c:pt idx="6733" formatCode="General">
                  <c:v>623.47900000000004</c:v>
                </c:pt>
                <c:pt idx="6734" formatCode="General">
                  <c:v>623.48900000000003</c:v>
                </c:pt>
                <c:pt idx="6735" formatCode="General">
                  <c:v>623.49900000000002</c:v>
                </c:pt>
                <c:pt idx="6736" formatCode="General">
                  <c:v>623.50900000000001</c:v>
                </c:pt>
                <c:pt idx="6737" formatCode="General">
                  <c:v>623.51900000000001</c:v>
                </c:pt>
                <c:pt idx="6738" formatCode="General">
                  <c:v>623.529</c:v>
                </c:pt>
                <c:pt idx="6739" formatCode="General">
                  <c:v>623.53899999999999</c:v>
                </c:pt>
                <c:pt idx="6740" formatCode="General">
                  <c:v>623.54899999999998</c:v>
                </c:pt>
                <c:pt idx="6741" formatCode="General">
                  <c:v>623.55899999999997</c:v>
                </c:pt>
                <c:pt idx="6742" formatCode="General">
                  <c:v>623.56899999999996</c:v>
                </c:pt>
                <c:pt idx="6743" formatCode="General">
                  <c:v>623.57899999999995</c:v>
                </c:pt>
                <c:pt idx="6744" formatCode="General">
                  <c:v>623.58900000000006</c:v>
                </c:pt>
                <c:pt idx="6745" formatCode="General">
                  <c:v>623.59900000000005</c:v>
                </c:pt>
                <c:pt idx="6746" formatCode="General">
                  <c:v>623.60900000000004</c:v>
                </c:pt>
                <c:pt idx="6747" formatCode="General">
                  <c:v>623.61900000000003</c:v>
                </c:pt>
                <c:pt idx="6748" formatCode="General">
                  <c:v>623.62900000000002</c:v>
                </c:pt>
                <c:pt idx="6749" formatCode="General">
                  <c:v>623.63900000000001</c:v>
                </c:pt>
                <c:pt idx="6750" formatCode="General">
                  <c:v>623.649</c:v>
                </c:pt>
                <c:pt idx="6751" formatCode="General">
                  <c:v>623.65899999999999</c:v>
                </c:pt>
                <c:pt idx="6752" formatCode="General">
                  <c:v>623.66899999999998</c:v>
                </c:pt>
                <c:pt idx="6753" formatCode="General">
                  <c:v>623.67899999999997</c:v>
                </c:pt>
                <c:pt idx="6754" formatCode="General">
                  <c:v>623.68899999999996</c:v>
                </c:pt>
                <c:pt idx="6755" formatCode="General">
                  <c:v>623.69899999999996</c:v>
                </c:pt>
                <c:pt idx="6756" formatCode="General">
                  <c:v>623.70899999999995</c:v>
                </c:pt>
                <c:pt idx="6757" formatCode="General">
                  <c:v>623.71900000000005</c:v>
                </c:pt>
                <c:pt idx="6758" formatCode="General">
                  <c:v>623.72900000000004</c:v>
                </c:pt>
                <c:pt idx="6759" formatCode="General">
                  <c:v>623.73900000000003</c:v>
                </c:pt>
                <c:pt idx="6760" formatCode="General">
                  <c:v>623.74900000000002</c:v>
                </c:pt>
                <c:pt idx="6761" formatCode="General">
                  <c:v>623.75900000000001</c:v>
                </c:pt>
                <c:pt idx="6762" formatCode="General">
                  <c:v>623.76900000000001</c:v>
                </c:pt>
                <c:pt idx="6763" formatCode="General">
                  <c:v>623.779</c:v>
                </c:pt>
                <c:pt idx="6764" formatCode="General">
                  <c:v>623.78899999999999</c:v>
                </c:pt>
                <c:pt idx="6765" formatCode="General">
                  <c:v>623.79899999999998</c:v>
                </c:pt>
                <c:pt idx="6766" formatCode="General">
                  <c:v>623.80899999999997</c:v>
                </c:pt>
                <c:pt idx="6767" formatCode="General">
                  <c:v>623.81899999999996</c:v>
                </c:pt>
                <c:pt idx="6768" formatCode="General">
                  <c:v>623.82899999999995</c:v>
                </c:pt>
                <c:pt idx="6769" formatCode="General">
                  <c:v>623.83900000000006</c:v>
                </c:pt>
                <c:pt idx="6770" formatCode="General">
                  <c:v>623.84900000000005</c:v>
                </c:pt>
                <c:pt idx="6771" formatCode="General">
                  <c:v>623.85900000000004</c:v>
                </c:pt>
                <c:pt idx="6772" formatCode="General">
                  <c:v>623.86900000000003</c:v>
                </c:pt>
                <c:pt idx="6773" formatCode="General">
                  <c:v>623.87900000000002</c:v>
                </c:pt>
                <c:pt idx="6774" formatCode="General">
                  <c:v>623.88900000000001</c:v>
                </c:pt>
                <c:pt idx="6775" formatCode="General">
                  <c:v>623.899</c:v>
                </c:pt>
                <c:pt idx="6776" formatCode="General">
                  <c:v>623.90899999999999</c:v>
                </c:pt>
                <c:pt idx="6777" formatCode="General">
                  <c:v>623.91899999999998</c:v>
                </c:pt>
                <c:pt idx="6778" formatCode="General">
                  <c:v>623.92899999999997</c:v>
                </c:pt>
                <c:pt idx="6779" formatCode="General">
                  <c:v>623.93899999999996</c:v>
                </c:pt>
                <c:pt idx="6780" formatCode="General">
                  <c:v>623.94899999999996</c:v>
                </c:pt>
                <c:pt idx="6781" formatCode="General">
                  <c:v>623.95899999999995</c:v>
                </c:pt>
                <c:pt idx="6782" formatCode="General">
                  <c:v>623.96900000000005</c:v>
                </c:pt>
                <c:pt idx="6783" formatCode="General">
                  <c:v>623.97900000000004</c:v>
                </c:pt>
                <c:pt idx="6784" formatCode="General">
                  <c:v>623.98900000000003</c:v>
                </c:pt>
                <c:pt idx="6785" formatCode="General">
                  <c:v>623.99900000000002</c:v>
                </c:pt>
                <c:pt idx="6786" formatCode="General">
                  <c:v>624.00900000000001</c:v>
                </c:pt>
                <c:pt idx="6787" formatCode="General">
                  <c:v>624.01900000000001</c:v>
                </c:pt>
                <c:pt idx="6788" formatCode="General">
                  <c:v>624.029</c:v>
                </c:pt>
                <c:pt idx="6789" formatCode="General">
                  <c:v>624.03899999999999</c:v>
                </c:pt>
                <c:pt idx="6790" formatCode="General">
                  <c:v>624.04899999999998</c:v>
                </c:pt>
                <c:pt idx="6791" formatCode="General">
                  <c:v>624.05899999999997</c:v>
                </c:pt>
                <c:pt idx="6792" formatCode="General">
                  <c:v>624.06899999999996</c:v>
                </c:pt>
                <c:pt idx="6793" formatCode="General">
                  <c:v>624.07899999999995</c:v>
                </c:pt>
                <c:pt idx="6794" formatCode="General">
                  <c:v>624.08900000000006</c:v>
                </c:pt>
                <c:pt idx="6795" formatCode="General">
                  <c:v>624.09900000000005</c:v>
                </c:pt>
                <c:pt idx="6796" formatCode="General">
                  <c:v>624.10900000000004</c:v>
                </c:pt>
                <c:pt idx="6797" formatCode="General">
                  <c:v>624.11900000000003</c:v>
                </c:pt>
                <c:pt idx="6798" formatCode="General">
                  <c:v>624.12900000000002</c:v>
                </c:pt>
                <c:pt idx="6799" formatCode="General">
                  <c:v>624.13900000000001</c:v>
                </c:pt>
                <c:pt idx="6800" formatCode="General">
                  <c:v>624.149</c:v>
                </c:pt>
                <c:pt idx="6801" formatCode="General">
                  <c:v>624.15899999999999</c:v>
                </c:pt>
                <c:pt idx="6802" formatCode="General">
                  <c:v>624.16899999999998</c:v>
                </c:pt>
                <c:pt idx="6803" formatCode="General">
                  <c:v>624.17899999999997</c:v>
                </c:pt>
                <c:pt idx="6804" formatCode="General">
                  <c:v>624.18899999999996</c:v>
                </c:pt>
                <c:pt idx="6805" formatCode="General">
                  <c:v>624.19899999999996</c:v>
                </c:pt>
                <c:pt idx="6806" formatCode="General">
                  <c:v>624.20899999999995</c:v>
                </c:pt>
                <c:pt idx="6807" formatCode="General">
                  <c:v>624.21900000000005</c:v>
                </c:pt>
                <c:pt idx="6808" formatCode="General">
                  <c:v>624.22900000000004</c:v>
                </c:pt>
                <c:pt idx="6809" formatCode="General">
                  <c:v>624.23900000000003</c:v>
                </c:pt>
                <c:pt idx="6810" formatCode="General">
                  <c:v>624.24900000000002</c:v>
                </c:pt>
                <c:pt idx="6811" formatCode="General">
                  <c:v>624.25900000000001</c:v>
                </c:pt>
                <c:pt idx="6812" formatCode="General">
                  <c:v>624.26900000000001</c:v>
                </c:pt>
                <c:pt idx="6813" formatCode="General">
                  <c:v>624.279</c:v>
                </c:pt>
                <c:pt idx="6814" formatCode="General">
                  <c:v>624.28899999999999</c:v>
                </c:pt>
                <c:pt idx="6815" formatCode="General">
                  <c:v>624.29899999999998</c:v>
                </c:pt>
                <c:pt idx="6816" formatCode="General">
                  <c:v>624.30899999999997</c:v>
                </c:pt>
                <c:pt idx="6817" formatCode="General">
                  <c:v>624.31899999999996</c:v>
                </c:pt>
                <c:pt idx="6818" formatCode="General">
                  <c:v>624.32899999999995</c:v>
                </c:pt>
                <c:pt idx="6819" formatCode="General">
                  <c:v>624.33900000000006</c:v>
                </c:pt>
                <c:pt idx="6820" formatCode="General">
                  <c:v>624.34900000000005</c:v>
                </c:pt>
                <c:pt idx="6821" formatCode="General">
                  <c:v>624.35900000000004</c:v>
                </c:pt>
                <c:pt idx="6822" formatCode="General">
                  <c:v>624.36900000000003</c:v>
                </c:pt>
                <c:pt idx="6823" formatCode="General">
                  <c:v>624.37900000000002</c:v>
                </c:pt>
                <c:pt idx="6824" formatCode="General">
                  <c:v>624.38900000000001</c:v>
                </c:pt>
                <c:pt idx="6825" formatCode="General">
                  <c:v>624.399</c:v>
                </c:pt>
                <c:pt idx="6826" formatCode="General">
                  <c:v>624.40899999999999</c:v>
                </c:pt>
                <c:pt idx="6827" formatCode="General">
                  <c:v>624.41899999999998</c:v>
                </c:pt>
                <c:pt idx="6828" formatCode="General">
                  <c:v>624.42899999999997</c:v>
                </c:pt>
                <c:pt idx="6829" formatCode="General">
                  <c:v>624.43899999999996</c:v>
                </c:pt>
                <c:pt idx="6830" formatCode="General">
                  <c:v>624.44899999999996</c:v>
                </c:pt>
                <c:pt idx="6831" formatCode="General">
                  <c:v>624.45899999999995</c:v>
                </c:pt>
                <c:pt idx="6832" formatCode="General">
                  <c:v>624.46900000000005</c:v>
                </c:pt>
                <c:pt idx="6833" formatCode="General">
                  <c:v>624.47900000000004</c:v>
                </c:pt>
                <c:pt idx="6834" formatCode="General">
                  <c:v>624.48900000000003</c:v>
                </c:pt>
                <c:pt idx="6835" formatCode="General">
                  <c:v>624.49900000000002</c:v>
                </c:pt>
                <c:pt idx="6836" formatCode="General">
                  <c:v>624.50900000000001</c:v>
                </c:pt>
                <c:pt idx="6837" formatCode="General">
                  <c:v>624.51900000000001</c:v>
                </c:pt>
                <c:pt idx="6838" formatCode="General">
                  <c:v>624.529</c:v>
                </c:pt>
                <c:pt idx="6839" formatCode="General">
                  <c:v>624.53899999999999</c:v>
                </c:pt>
                <c:pt idx="6840" formatCode="General">
                  <c:v>624.54899999999998</c:v>
                </c:pt>
                <c:pt idx="6841" formatCode="General">
                  <c:v>624.55899999999997</c:v>
                </c:pt>
                <c:pt idx="6842" formatCode="General">
                  <c:v>624.56899999999996</c:v>
                </c:pt>
                <c:pt idx="6843" formatCode="General">
                  <c:v>624.57899999999995</c:v>
                </c:pt>
                <c:pt idx="6844" formatCode="General">
                  <c:v>624.58900000000006</c:v>
                </c:pt>
                <c:pt idx="6845" formatCode="General">
                  <c:v>624.59900000000005</c:v>
                </c:pt>
                <c:pt idx="6846" formatCode="General">
                  <c:v>624.60900000000004</c:v>
                </c:pt>
                <c:pt idx="6847" formatCode="General">
                  <c:v>624.61900000000003</c:v>
                </c:pt>
                <c:pt idx="6848" formatCode="General">
                  <c:v>624.62900000000002</c:v>
                </c:pt>
                <c:pt idx="6849" formatCode="General">
                  <c:v>624.63900000000001</c:v>
                </c:pt>
                <c:pt idx="6850" formatCode="General">
                  <c:v>624.649</c:v>
                </c:pt>
                <c:pt idx="6851" formatCode="General">
                  <c:v>624.65899999999999</c:v>
                </c:pt>
                <c:pt idx="6852" formatCode="General">
                  <c:v>624.66899999999998</c:v>
                </c:pt>
                <c:pt idx="6853" formatCode="General">
                  <c:v>624.67899999999997</c:v>
                </c:pt>
                <c:pt idx="6854" formatCode="General">
                  <c:v>624.68899999999996</c:v>
                </c:pt>
                <c:pt idx="6855" formatCode="General">
                  <c:v>624.69899999999996</c:v>
                </c:pt>
                <c:pt idx="6856" formatCode="General">
                  <c:v>624.70899999999995</c:v>
                </c:pt>
                <c:pt idx="6857" formatCode="General">
                  <c:v>624.71900000000005</c:v>
                </c:pt>
                <c:pt idx="6858" formatCode="General">
                  <c:v>624.72900000000004</c:v>
                </c:pt>
                <c:pt idx="6859" formatCode="General">
                  <c:v>624.73900000000003</c:v>
                </c:pt>
                <c:pt idx="6860" formatCode="General">
                  <c:v>624.74900000000002</c:v>
                </c:pt>
                <c:pt idx="6861" formatCode="General">
                  <c:v>624.75900000000001</c:v>
                </c:pt>
                <c:pt idx="6862" formatCode="General">
                  <c:v>624.76900000000001</c:v>
                </c:pt>
                <c:pt idx="6863" formatCode="General">
                  <c:v>624.779</c:v>
                </c:pt>
                <c:pt idx="6864" formatCode="General">
                  <c:v>624.78899999999999</c:v>
                </c:pt>
                <c:pt idx="6865" formatCode="General">
                  <c:v>624.79899999999998</c:v>
                </c:pt>
                <c:pt idx="6866" formatCode="General">
                  <c:v>624.80899999999997</c:v>
                </c:pt>
                <c:pt idx="6867" formatCode="General">
                  <c:v>624.81899999999996</c:v>
                </c:pt>
                <c:pt idx="6868" formatCode="General">
                  <c:v>624.82899999999995</c:v>
                </c:pt>
                <c:pt idx="6869" formatCode="General">
                  <c:v>624.83900000000006</c:v>
                </c:pt>
                <c:pt idx="6870" formatCode="General">
                  <c:v>624.84900000000005</c:v>
                </c:pt>
                <c:pt idx="6871" formatCode="General">
                  <c:v>624.85900000000004</c:v>
                </c:pt>
                <c:pt idx="6872" formatCode="General">
                  <c:v>624.86900000000003</c:v>
                </c:pt>
                <c:pt idx="6873" formatCode="General">
                  <c:v>624.87900000000002</c:v>
                </c:pt>
                <c:pt idx="6874" formatCode="General">
                  <c:v>624.88900000000001</c:v>
                </c:pt>
                <c:pt idx="6875" formatCode="General">
                  <c:v>624.899</c:v>
                </c:pt>
                <c:pt idx="6876" formatCode="General">
                  <c:v>624.90899999999999</c:v>
                </c:pt>
                <c:pt idx="6877" formatCode="General">
                  <c:v>624.91899999999998</c:v>
                </c:pt>
                <c:pt idx="6878" formatCode="General">
                  <c:v>624.92899999999997</c:v>
                </c:pt>
                <c:pt idx="6879" formatCode="General">
                  <c:v>624.93899999999996</c:v>
                </c:pt>
                <c:pt idx="6880" formatCode="General">
                  <c:v>624.94899999999996</c:v>
                </c:pt>
                <c:pt idx="6881" formatCode="General">
                  <c:v>624.95899999999995</c:v>
                </c:pt>
                <c:pt idx="6882" formatCode="General">
                  <c:v>624.96900000000005</c:v>
                </c:pt>
                <c:pt idx="6883" formatCode="General">
                  <c:v>624.97900000000004</c:v>
                </c:pt>
                <c:pt idx="6884" formatCode="General">
                  <c:v>624.98900000000003</c:v>
                </c:pt>
                <c:pt idx="6885" formatCode="General">
                  <c:v>624.99900000000002</c:v>
                </c:pt>
                <c:pt idx="6886" formatCode="General">
                  <c:v>625.00900000000001</c:v>
                </c:pt>
                <c:pt idx="6887" formatCode="General">
                  <c:v>625.01900000000001</c:v>
                </c:pt>
                <c:pt idx="6888" formatCode="General">
                  <c:v>625.029</c:v>
                </c:pt>
                <c:pt idx="6889" formatCode="General">
                  <c:v>625.03899999999999</c:v>
                </c:pt>
                <c:pt idx="6890" formatCode="General">
                  <c:v>625.04899999999998</c:v>
                </c:pt>
                <c:pt idx="6891" formatCode="General">
                  <c:v>625.05899999999997</c:v>
                </c:pt>
                <c:pt idx="6892" formatCode="General">
                  <c:v>625.06899999999996</c:v>
                </c:pt>
                <c:pt idx="6893" formatCode="General">
                  <c:v>625.07899999999995</c:v>
                </c:pt>
                <c:pt idx="6894" formatCode="General">
                  <c:v>625.08900000000006</c:v>
                </c:pt>
                <c:pt idx="6895" formatCode="General">
                  <c:v>625.09900000000005</c:v>
                </c:pt>
                <c:pt idx="6896" formatCode="General">
                  <c:v>625.10900000000004</c:v>
                </c:pt>
                <c:pt idx="6897" formatCode="General">
                  <c:v>625.11900000000003</c:v>
                </c:pt>
                <c:pt idx="6898" formatCode="General">
                  <c:v>625.12900000000002</c:v>
                </c:pt>
                <c:pt idx="6899" formatCode="General">
                  <c:v>625.13900000000001</c:v>
                </c:pt>
                <c:pt idx="6900" formatCode="General">
                  <c:v>625.149</c:v>
                </c:pt>
                <c:pt idx="6901" formatCode="General">
                  <c:v>625.15899999999999</c:v>
                </c:pt>
                <c:pt idx="6902" formatCode="General">
                  <c:v>625.16899999999998</c:v>
                </c:pt>
                <c:pt idx="6903" formatCode="General">
                  <c:v>625.17899999999997</c:v>
                </c:pt>
                <c:pt idx="6904" formatCode="General">
                  <c:v>625.18899999999996</c:v>
                </c:pt>
                <c:pt idx="6905" formatCode="General">
                  <c:v>625.19899999999996</c:v>
                </c:pt>
                <c:pt idx="6906" formatCode="General">
                  <c:v>625.20899999999995</c:v>
                </c:pt>
                <c:pt idx="6907" formatCode="General">
                  <c:v>625.21900000000005</c:v>
                </c:pt>
                <c:pt idx="6908" formatCode="General">
                  <c:v>625.22900000000004</c:v>
                </c:pt>
                <c:pt idx="6909" formatCode="General">
                  <c:v>625.23900000000003</c:v>
                </c:pt>
                <c:pt idx="6910" formatCode="General">
                  <c:v>625.24900000000002</c:v>
                </c:pt>
                <c:pt idx="6911" formatCode="General">
                  <c:v>625.25900000000001</c:v>
                </c:pt>
                <c:pt idx="6912" formatCode="General">
                  <c:v>625.26900000000001</c:v>
                </c:pt>
                <c:pt idx="6913" formatCode="General">
                  <c:v>625.279</c:v>
                </c:pt>
                <c:pt idx="6914" formatCode="General">
                  <c:v>625.28899999999999</c:v>
                </c:pt>
                <c:pt idx="6915" formatCode="General">
                  <c:v>625.29899999999998</c:v>
                </c:pt>
                <c:pt idx="6916" formatCode="General">
                  <c:v>625.30899999999997</c:v>
                </c:pt>
                <c:pt idx="6917" formatCode="General">
                  <c:v>625.31899999999996</c:v>
                </c:pt>
                <c:pt idx="6918" formatCode="General">
                  <c:v>625.32899999999995</c:v>
                </c:pt>
                <c:pt idx="6919" formatCode="General">
                  <c:v>625.33900000000006</c:v>
                </c:pt>
                <c:pt idx="6920" formatCode="General">
                  <c:v>625.34900000000005</c:v>
                </c:pt>
                <c:pt idx="6921" formatCode="General">
                  <c:v>625.35900000000004</c:v>
                </c:pt>
                <c:pt idx="6922" formatCode="General">
                  <c:v>625.36900000000003</c:v>
                </c:pt>
                <c:pt idx="6923" formatCode="General">
                  <c:v>625.37900000000002</c:v>
                </c:pt>
                <c:pt idx="6924" formatCode="General">
                  <c:v>625.38900000000001</c:v>
                </c:pt>
                <c:pt idx="6925" formatCode="General">
                  <c:v>625.399</c:v>
                </c:pt>
                <c:pt idx="6926" formatCode="General">
                  <c:v>625.40899999999999</c:v>
                </c:pt>
                <c:pt idx="6927" formatCode="General">
                  <c:v>625.41899999999998</c:v>
                </c:pt>
                <c:pt idx="6928" formatCode="General">
                  <c:v>625.42899999999997</c:v>
                </c:pt>
                <c:pt idx="6929" formatCode="General">
                  <c:v>625.43899999999996</c:v>
                </c:pt>
                <c:pt idx="6930" formatCode="General">
                  <c:v>625.44899999999996</c:v>
                </c:pt>
                <c:pt idx="6931" formatCode="General">
                  <c:v>625.45899999999995</c:v>
                </c:pt>
                <c:pt idx="6932" formatCode="General">
                  <c:v>625.46900000000005</c:v>
                </c:pt>
                <c:pt idx="6933" formatCode="General">
                  <c:v>625.47900000000004</c:v>
                </c:pt>
                <c:pt idx="6934" formatCode="General">
                  <c:v>625.48900000000003</c:v>
                </c:pt>
                <c:pt idx="6935" formatCode="General">
                  <c:v>625.49900000000002</c:v>
                </c:pt>
                <c:pt idx="6936" formatCode="General">
                  <c:v>625.50900000000001</c:v>
                </c:pt>
                <c:pt idx="6937" formatCode="General">
                  <c:v>625.51900000000001</c:v>
                </c:pt>
                <c:pt idx="6938" formatCode="General">
                  <c:v>625.529</c:v>
                </c:pt>
                <c:pt idx="6939" formatCode="General">
                  <c:v>625.53899999999999</c:v>
                </c:pt>
                <c:pt idx="6940" formatCode="General">
                  <c:v>625.54899999999998</c:v>
                </c:pt>
                <c:pt idx="6941" formatCode="General">
                  <c:v>625.55899999999997</c:v>
                </c:pt>
                <c:pt idx="6942" formatCode="General">
                  <c:v>625.56899999999996</c:v>
                </c:pt>
                <c:pt idx="6943" formatCode="General">
                  <c:v>625.57899999999995</c:v>
                </c:pt>
                <c:pt idx="6944" formatCode="General">
                  <c:v>625.58900000000006</c:v>
                </c:pt>
                <c:pt idx="6945" formatCode="General">
                  <c:v>625.59900000000005</c:v>
                </c:pt>
                <c:pt idx="6946" formatCode="General">
                  <c:v>625.60900000000004</c:v>
                </c:pt>
                <c:pt idx="6947" formatCode="General">
                  <c:v>625.61900000000003</c:v>
                </c:pt>
                <c:pt idx="6948" formatCode="General">
                  <c:v>625.62900000000002</c:v>
                </c:pt>
                <c:pt idx="6949" formatCode="General">
                  <c:v>625.63900000000001</c:v>
                </c:pt>
                <c:pt idx="6950" formatCode="General">
                  <c:v>625.649</c:v>
                </c:pt>
                <c:pt idx="6951" formatCode="General">
                  <c:v>625.65899999999999</c:v>
                </c:pt>
                <c:pt idx="6952" formatCode="General">
                  <c:v>625.66899999999998</c:v>
                </c:pt>
                <c:pt idx="6953" formatCode="General">
                  <c:v>625.67899999999997</c:v>
                </c:pt>
                <c:pt idx="6954" formatCode="General">
                  <c:v>625.68899999999996</c:v>
                </c:pt>
                <c:pt idx="6955" formatCode="General">
                  <c:v>625.69899999999996</c:v>
                </c:pt>
                <c:pt idx="6956" formatCode="General">
                  <c:v>625.70899999999995</c:v>
                </c:pt>
                <c:pt idx="6957" formatCode="General">
                  <c:v>625.71900000000005</c:v>
                </c:pt>
                <c:pt idx="6958" formatCode="General">
                  <c:v>625.72900000000004</c:v>
                </c:pt>
                <c:pt idx="6959" formatCode="General">
                  <c:v>625.73900000000003</c:v>
                </c:pt>
                <c:pt idx="6960" formatCode="General">
                  <c:v>625.74900000000002</c:v>
                </c:pt>
                <c:pt idx="6961" formatCode="General">
                  <c:v>625.75900000000001</c:v>
                </c:pt>
                <c:pt idx="6962" formatCode="General">
                  <c:v>625.76900000000001</c:v>
                </c:pt>
                <c:pt idx="6963" formatCode="General">
                  <c:v>625.779</c:v>
                </c:pt>
                <c:pt idx="6964" formatCode="General">
                  <c:v>625.78899999999999</c:v>
                </c:pt>
                <c:pt idx="6965" formatCode="General">
                  <c:v>625.79899999999998</c:v>
                </c:pt>
                <c:pt idx="6966" formatCode="General">
                  <c:v>625.80899999999997</c:v>
                </c:pt>
                <c:pt idx="6967" formatCode="General">
                  <c:v>625.81899999999996</c:v>
                </c:pt>
                <c:pt idx="6968" formatCode="General">
                  <c:v>625.82899999999995</c:v>
                </c:pt>
                <c:pt idx="6969" formatCode="General">
                  <c:v>625.83900000000006</c:v>
                </c:pt>
                <c:pt idx="6970" formatCode="General">
                  <c:v>625.84900000000005</c:v>
                </c:pt>
                <c:pt idx="6971" formatCode="General">
                  <c:v>625.85900000000004</c:v>
                </c:pt>
                <c:pt idx="6972" formatCode="General">
                  <c:v>625.86900000000003</c:v>
                </c:pt>
                <c:pt idx="6973" formatCode="General">
                  <c:v>625.87900000000002</c:v>
                </c:pt>
                <c:pt idx="6974" formatCode="General">
                  <c:v>625.88900000000001</c:v>
                </c:pt>
                <c:pt idx="6975" formatCode="General">
                  <c:v>625.899</c:v>
                </c:pt>
                <c:pt idx="6976" formatCode="General">
                  <c:v>625.90899999999999</c:v>
                </c:pt>
                <c:pt idx="6977" formatCode="General">
                  <c:v>625.91899999999998</c:v>
                </c:pt>
                <c:pt idx="6978" formatCode="General">
                  <c:v>625.92899999999997</c:v>
                </c:pt>
                <c:pt idx="6979" formatCode="General">
                  <c:v>625.93899999999996</c:v>
                </c:pt>
                <c:pt idx="6980" formatCode="General">
                  <c:v>625.94899999999996</c:v>
                </c:pt>
                <c:pt idx="6981" formatCode="General">
                  <c:v>625.95899999999995</c:v>
                </c:pt>
                <c:pt idx="6982" formatCode="General">
                  <c:v>625.96900000000005</c:v>
                </c:pt>
                <c:pt idx="6983" formatCode="General">
                  <c:v>625.97900000000004</c:v>
                </c:pt>
                <c:pt idx="6984" formatCode="General">
                  <c:v>625.98900000000003</c:v>
                </c:pt>
                <c:pt idx="6985" formatCode="General">
                  <c:v>625.99900000000002</c:v>
                </c:pt>
                <c:pt idx="6986" formatCode="General">
                  <c:v>626.00900000000001</c:v>
                </c:pt>
                <c:pt idx="6987" formatCode="General">
                  <c:v>626.01900000000001</c:v>
                </c:pt>
                <c:pt idx="6988" formatCode="General">
                  <c:v>626.029</c:v>
                </c:pt>
                <c:pt idx="6989" formatCode="General">
                  <c:v>626.03899999999999</c:v>
                </c:pt>
                <c:pt idx="6990" formatCode="General">
                  <c:v>626.04899999999998</c:v>
                </c:pt>
                <c:pt idx="6991" formatCode="General">
                  <c:v>626.05899999999997</c:v>
                </c:pt>
                <c:pt idx="6992" formatCode="General">
                  <c:v>626.06899999999996</c:v>
                </c:pt>
                <c:pt idx="6993" formatCode="General">
                  <c:v>626.07899999999995</c:v>
                </c:pt>
                <c:pt idx="6994" formatCode="General">
                  <c:v>626.08900000000006</c:v>
                </c:pt>
                <c:pt idx="6995" formatCode="General">
                  <c:v>626.09900000000005</c:v>
                </c:pt>
                <c:pt idx="6996" formatCode="General">
                  <c:v>626.10900000000004</c:v>
                </c:pt>
                <c:pt idx="6997" formatCode="General">
                  <c:v>626.11900000000003</c:v>
                </c:pt>
                <c:pt idx="6998" formatCode="General">
                  <c:v>626.12900000000002</c:v>
                </c:pt>
                <c:pt idx="6999" formatCode="General">
                  <c:v>626.13900000000001</c:v>
                </c:pt>
                <c:pt idx="7000" formatCode="General">
                  <c:v>626.149</c:v>
                </c:pt>
                <c:pt idx="7001" formatCode="General">
                  <c:v>626.15899999999999</c:v>
                </c:pt>
                <c:pt idx="7002" formatCode="General">
                  <c:v>626.16899999999998</c:v>
                </c:pt>
                <c:pt idx="7003" formatCode="General">
                  <c:v>626.17899999999997</c:v>
                </c:pt>
                <c:pt idx="7004" formatCode="General">
                  <c:v>626.18899999999996</c:v>
                </c:pt>
                <c:pt idx="7005" formatCode="General">
                  <c:v>626.19899999999996</c:v>
                </c:pt>
                <c:pt idx="7006" formatCode="General">
                  <c:v>626.20899999999995</c:v>
                </c:pt>
                <c:pt idx="7007" formatCode="General">
                  <c:v>626.21900000000005</c:v>
                </c:pt>
                <c:pt idx="7008" formatCode="General">
                  <c:v>626.22900000000004</c:v>
                </c:pt>
                <c:pt idx="7009" formatCode="General">
                  <c:v>626.23900000000003</c:v>
                </c:pt>
                <c:pt idx="7010" formatCode="General">
                  <c:v>626.24900000000002</c:v>
                </c:pt>
                <c:pt idx="7011" formatCode="General">
                  <c:v>626.25900000000001</c:v>
                </c:pt>
                <c:pt idx="7012" formatCode="General">
                  <c:v>626.26900000000001</c:v>
                </c:pt>
                <c:pt idx="7013" formatCode="General">
                  <c:v>626.279</c:v>
                </c:pt>
                <c:pt idx="7014" formatCode="General">
                  <c:v>626.28899999999999</c:v>
                </c:pt>
                <c:pt idx="7015" formatCode="General">
                  <c:v>626.29899999999998</c:v>
                </c:pt>
                <c:pt idx="7016" formatCode="General">
                  <c:v>626.30899999999997</c:v>
                </c:pt>
                <c:pt idx="7017" formatCode="General">
                  <c:v>626.31899999999996</c:v>
                </c:pt>
                <c:pt idx="7018" formatCode="General">
                  <c:v>626.32899999999995</c:v>
                </c:pt>
                <c:pt idx="7019" formatCode="General">
                  <c:v>626.33900000000006</c:v>
                </c:pt>
                <c:pt idx="7020" formatCode="General">
                  <c:v>626.34900000000005</c:v>
                </c:pt>
                <c:pt idx="7021" formatCode="General">
                  <c:v>626.35900000000004</c:v>
                </c:pt>
                <c:pt idx="7022" formatCode="General">
                  <c:v>626.36900000000003</c:v>
                </c:pt>
                <c:pt idx="7023" formatCode="General">
                  <c:v>626.37900000000002</c:v>
                </c:pt>
                <c:pt idx="7024" formatCode="General">
                  <c:v>626.38900000000001</c:v>
                </c:pt>
                <c:pt idx="7025" formatCode="General">
                  <c:v>626.399</c:v>
                </c:pt>
                <c:pt idx="7026" formatCode="General">
                  <c:v>626.40899999999999</c:v>
                </c:pt>
                <c:pt idx="7027" formatCode="General">
                  <c:v>626.41899999999998</c:v>
                </c:pt>
                <c:pt idx="7028" formatCode="General">
                  <c:v>626.42899999999997</c:v>
                </c:pt>
                <c:pt idx="7029" formatCode="General">
                  <c:v>626.43899999999996</c:v>
                </c:pt>
                <c:pt idx="7030" formatCode="General">
                  <c:v>626.44899999999996</c:v>
                </c:pt>
                <c:pt idx="7031" formatCode="General">
                  <c:v>626.45899999999995</c:v>
                </c:pt>
                <c:pt idx="7032" formatCode="General">
                  <c:v>626.46900000000005</c:v>
                </c:pt>
                <c:pt idx="7033" formatCode="General">
                  <c:v>626.47900000000004</c:v>
                </c:pt>
                <c:pt idx="7034" formatCode="General">
                  <c:v>626.48900000000003</c:v>
                </c:pt>
                <c:pt idx="7035" formatCode="General">
                  <c:v>626.49900000000002</c:v>
                </c:pt>
                <c:pt idx="7036" formatCode="General">
                  <c:v>626.50900000000001</c:v>
                </c:pt>
                <c:pt idx="7037" formatCode="General">
                  <c:v>626.51900000000001</c:v>
                </c:pt>
                <c:pt idx="7038" formatCode="General">
                  <c:v>626.529</c:v>
                </c:pt>
                <c:pt idx="7039" formatCode="General">
                  <c:v>626.53899999999999</c:v>
                </c:pt>
                <c:pt idx="7040" formatCode="General">
                  <c:v>626.54899999999998</c:v>
                </c:pt>
                <c:pt idx="7041" formatCode="General">
                  <c:v>626.55899999999997</c:v>
                </c:pt>
                <c:pt idx="7042" formatCode="General">
                  <c:v>626.56899999999996</c:v>
                </c:pt>
                <c:pt idx="7043" formatCode="General">
                  <c:v>626.57899999999995</c:v>
                </c:pt>
                <c:pt idx="7044" formatCode="General">
                  <c:v>626.58900000000006</c:v>
                </c:pt>
                <c:pt idx="7045" formatCode="General">
                  <c:v>626.59900000000005</c:v>
                </c:pt>
                <c:pt idx="7046" formatCode="General">
                  <c:v>626.60900000000004</c:v>
                </c:pt>
                <c:pt idx="7047" formatCode="General">
                  <c:v>626.61900000000003</c:v>
                </c:pt>
                <c:pt idx="7048" formatCode="General">
                  <c:v>626.62900000000002</c:v>
                </c:pt>
                <c:pt idx="7049" formatCode="General">
                  <c:v>626.63900000000001</c:v>
                </c:pt>
                <c:pt idx="7050" formatCode="General">
                  <c:v>626.649</c:v>
                </c:pt>
                <c:pt idx="7051" formatCode="General">
                  <c:v>626.65899999999999</c:v>
                </c:pt>
                <c:pt idx="7052" formatCode="General">
                  <c:v>626.66899999999998</c:v>
                </c:pt>
                <c:pt idx="7053" formatCode="General">
                  <c:v>626.67899999999997</c:v>
                </c:pt>
                <c:pt idx="7054" formatCode="General">
                  <c:v>626.68899999999996</c:v>
                </c:pt>
                <c:pt idx="7055" formatCode="General">
                  <c:v>626.69899999999996</c:v>
                </c:pt>
                <c:pt idx="7056" formatCode="General">
                  <c:v>626.70899999999995</c:v>
                </c:pt>
                <c:pt idx="7057" formatCode="General">
                  <c:v>626.71900000000005</c:v>
                </c:pt>
                <c:pt idx="7058" formatCode="General">
                  <c:v>626.72900000000004</c:v>
                </c:pt>
                <c:pt idx="7059" formatCode="General">
                  <c:v>626.73900000000003</c:v>
                </c:pt>
                <c:pt idx="7060" formatCode="General">
                  <c:v>626.74900000000002</c:v>
                </c:pt>
                <c:pt idx="7061" formatCode="General">
                  <c:v>626.75900000000001</c:v>
                </c:pt>
                <c:pt idx="7062" formatCode="General">
                  <c:v>626.76900000000001</c:v>
                </c:pt>
                <c:pt idx="7063" formatCode="General">
                  <c:v>626.779</c:v>
                </c:pt>
                <c:pt idx="7064" formatCode="General">
                  <c:v>626.78899999999999</c:v>
                </c:pt>
                <c:pt idx="7065" formatCode="General">
                  <c:v>626.79899999999998</c:v>
                </c:pt>
                <c:pt idx="7066" formatCode="General">
                  <c:v>626.80899999999997</c:v>
                </c:pt>
                <c:pt idx="7067" formatCode="General">
                  <c:v>626.81899999999996</c:v>
                </c:pt>
                <c:pt idx="7068" formatCode="General">
                  <c:v>626.82899999999995</c:v>
                </c:pt>
                <c:pt idx="7069" formatCode="General">
                  <c:v>626.83900000000006</c:v>
                </c:pt>
                <c:pt idx="7070" formatCode="General">
                  <c:v>626.84900000000005</c:v>
                </c:pt>
                <c:pt idx="7071" formatCode="General">
                  <c:v>626.85900000000004</c:v>
                </c:pt>
                <c:pt idx="7072" formatCode="General">
                  <c:v>626.86900000000003</c:v>
                </c:pt>
                <c:pt idx="7073" formatCode="General">
                  <c:v>626.87900000000002</c:v>
                </c:pt>
                <c:pt idx="7074" formatCode="General">
                  <c:v>626.88900000000001</c:v>
                </c:pt>
                <c:pt idx="7075" formatCode="General">
                  <c:v>626.899</c:v>
                </c:pt>
                <c:pt idx="7076" formatCode="General">
                  <c:v>626.90899999999999</c:v>
                </c:pt>
                <c:pt idx="7077" formatCode="General">
                  <c:v>626.91899999999998</c:v>
                </c:pt>
                <c:pt idx="7078" formatCode="General">
                  <c:v>626.92899999999997</c:v>
                </c:pt>
                <c:pt idx="7079" formatCode="General">
                  <c:v>626.93899999999996</c:v>
                </c:pt>
                <c:pt idx="7080" formatCode="General">
                  <c:v>626.94899999999996</c:v>
                </c:pt>
                <c:pt idx="7081" formatCode="General">
                  <c:v>626.95899999999995</c:v>
                </c:pt>
                <c:pt idx="7082" formatCode="General">
                  <c:v>626.96900000000005</c:v>
                </c:pt>
                <c:pt idx="7083" formatCode="General">
                  <c:v>626.97900000000004</c:v>
                </c:pt>
                <c:pt idx="7084" formatCode="General">
                  <c:v>626.98900000000003</c:v>
                </c:pt>
                <c:pt idx="7085" formatCode="General">
                  <c:v>626.99900000000002</c:v>
                </c:pt>
                <c:pt idx="7086" formatCode="General">
                  <c:v>627.00900000000001</c:v>
                </c:pt>
                <c:pt idx="7087" formatCode="General">
                  <c:v>627.01900000000001</c:v>
                </c:pt>
                <c:pt idx="7088" formatCode="General">
                  <c:v>627.029</c:v>
                </c:pt>
                <c:pt idx="7089" formatCode="General">
                  <c:v>627.03899999999999</c:v>
                </c:pt>
                <c:pt idx="7090" formatCode="General">
                  <c:v>627.04899999999998</c:v>
                </c:pt>
                <c:pt idx="7091" formatCode="General">
                  <c:v>627.05899999999997</c:v>
                </c:pt>
                <c:pt idx="7092" formatCode="General">
                  <c:v>627.06899999999996</c:v>
                </c:pt>
                <c:pt idx="7093" formatCode="General">
                  <c:v>627.07899999999995</c:v>
                </c:pt>
                <c:pt idx="7094" formatCode="General">
                  <c:v>627.08900000000006</c:v>
                </c:pt>
                <c:pt idx="7095" formatCode="General">
                  <c:v>627.09900000000005</c:v>
                </c:pt>
                <c:pt idx="7096" formatCode="General">
                  <c:v>627.10900000000004</c:v>
                </c:pt>
                <c:pt idx="7097" formatCode="General">
                  <c:v>627.11900000000003</c:v>
                </c:pt>
                <c:pt idx="7098" formatCode="General">
                  <c:v>627.12900000000002</c:v>
                </c:pt>
                <c:pt idx="7099" formatCode="General">
                  <c:v>627.13900000000001</c:v>
                </c:pt>
                <c:pt idx="7100" formatCode="General">
                  <c:v>627.149</c:v>
                </c:pt>
                <c:pt idx="7101" formatCode="General">
                  <c:v>627.15899999999999</c:v>
                </c:pt>
                <c:pt idx="7102" formatCode="General">
                  <c:v>627.16899999999998</c:v>
                </c:pt>
                <c:pt idx="7103" formatCode="General">
                  <c:v>627.17899999999997</c:v>
                </c:pt>
                <c:pt idx="7104" formatCode="General">
                  <c:v>627.18899999999996</c:v>
                </c:pt>
                <c:pt idx="7105" formatCode="General">
                  <c:v>627.19899999999996</c:v>
                </c:pt>
                <c:pt idx="7106" formatCode="General">
                  <c:v>627.20899999999995</c:v>
                </c:pt>
                <c:pt idx="7107" formatCode="General">
                  <c:v>627.21900000000005</c:v>
                </c:pt>
                <c:pt idx="7108" formatCode="General">
                  <c:v>627.22900000000004</c:v>
                </c:pt>
                <c:pt idx="7109" formatCode="General">
                  <c:v>627.23900000000003</c:v>
                </c:pt>
                <c:pt idx="7110" formatCode="General">
                  <c:v>627.24900000000002</c:v>
                </c:pt>
                <c:pt idx="7111" formatCode="General">
                  <c:v>627.25900000000001</c:v>
                </c:pt>
                <c:pt idx="7112" formatCode="General">
                  <c:v>627.26900000000001</c:v>
                </c:pt>
                <c:pt idx="7113" formatCode="General">
                  <c:v>627.279</c:v>
                </c:pt>
                <c:pt idx="7114" formatCode="General">
                  <c:v>627.28899999999999</c:v>
                </c:pt>
                <c:pt idx="7115" formatCode="General">
                  <c:v>627.29899999999998</c:v>
                </c:pt>
                <c:pt idx="7116" formatCode="General">
                  <c:v>627.30899999999997</c:v>
                </c:pt>
                <c:pt idx="7117" formatCode="General">
                  <c:v>627.31899999999996</c:v>
                </c:pt>
                <c:pt idx="7118" formatCode="General">
                  <c:v>627.32899999999995</c:v>
                </c:pt>
                <c:pt idx="7119" formatCode="General">
                  <c:v>627.33900000000006</c:v>
                </c:pt>
                <c:pt idx="7120" formatCode="General">
                  <c:v>627.34900000000005</c:v>
                </c:pt>
                <c:pt idx="7121" formatCode="General">
                  <c:v>627.35900000000004</c:v>
                </c:pt>
                <c:pt idx="7122" formatCode="General">
                  <c:v>627.36900000000003</c:v>
                </c:pt>
                <c:pt idx="7123" formatCode="General">
                  <c:v>627.37900000000002</c:v>
                </c:pt>
                <c:pt idx="7124" formatCode="General">
                  <c:v>627.38900000000001</c:v>
                </c:pt>
                <c:pt idx="7125" formatCode="General">
                  <c:v>627.399</c:v>
                </c:pt>
                <c:pt idx="7126" formatCode="General">
                  <c:v>627.40899999999999</c:v>
                </c:pt>
                <c:pt idx="7127" formatCode="General">
                  <c:v>627.41899999999998</c:v>
                </c:pt>
                <c:pt idx="7128" formatCode="General">
                  <c:v>627.42899999999997</c:v>
                </c:pt>
                <c:pt idx="7129" formatCode="General">
                  <c:v>627.43899999999996</c:v>
                </c:pt>
                <c:pt idx="7130" formatCode="General">
                  <c:v>627.44899999999996</c:v>
                </c:pt>
                <c:pt idx="7131" formatCode="General">
                  <c:v>627.45899999999995</c:v>
                </c:pt>
                <c:pt idx="7132" formatCode="General">
                  <c:v>627.46900000000005</c:v>
                </c:pt>
                <c:pt idx="7133" formatCode="General">
                  <c:v>627.47900000000004</c:v>
                </c:pt>
                <c:pt idx="7134" formatCode="General">
                  <c:v>627.48900000000003</c:v>
                </c:pt>
                <c:pt idx="7135" formatCode="General">
                  <c:v>627.49900000000002</c:v>
                </c:pt>
                <c:pt idx="7136" formatCode="General">
                  <c:v>627.50900000000001</c:v>
                </c:pt>
                <c:pt idx="7137" formatCode="General">
                  <c:v>627.51900000000001</c:v>
                </c:pt>
                <c:pt idx="7138" formatCode="General">
                  <c:v>627.529</c:v>
                </c:pt>
                <c:pt idx="7139" formatCode="General">
                  <c:v>627.53899999999999</c:v>
                </c:pt>
                <c:pt idx="7140" formatCode="General">
                  <c:v>627.54899999999998</c:v>
                </c:pt>
                <c:pt idx="7141" formatCode="General">
                  <c:v>627.55899999999997</c:v>
                </c:pt>
                <c:pt idx="7142" formatCode="General">
                  <c:v>627.56899999999996</c:v>
                </c:pt>
                <c:pt idx="7143" formatCode="General">
                  <c:v>627.57899999999995</c:v>
                </c:pt>
                <c:pt idx="7144" formatCode="General">
                  <c:v>627.58900000000006</c:v>
                </c:pt>
                <c:pt idx="7145" formatCode="General">
                  <c:v>627.59900000000005</c:v>
                </c:pt>
                <c:pt idx="7146" formatCode="General">
                  <c:v>627.60900000000004</c:v>
                </c:pt>
                <c:pt idx="7147" formatCode="General">
                  <c:v>627.61900000000003</c:v>
                </c:pt>
                <c:pt idx="7148" formatCode="General">
                  <c:v>627.62900000000002</c:v>
                </c:pt>
                <c:pt idx="7149" formatCode="General">
                  <c:v>627.63900000000001</c:v>
                </c:pt>
                <c:pt idx="7150" formatCode="General">
                  <c:v>627.649</c:v>
                </c:pt>
                <c:pt idx="7151" formatCode="General">
                  <c:v>627.65899999999999</c:v>
                </c:pt>
                <c:pt idx="7152" formatCode="General">
                  <c:v>627.66899999999998</c:v>
                </c:pt>
                <c:pt idx="7153" formatCode="General">
                  <c:v>627.67899999999997</c:v>
                </c:pt>
                <c:pt idx="7154" formatCode="General">
                  <c:v>627.68899999999996</c:v>
                </c:pt>
                <c:pt idx="7155" formatCode="General">
                  <c:v>627.69899999999996</c:v>
                </c:pt>
                <c:pt idx="7156" formatCode="General">
                  <c:v>627.70899999999995</c:v>
                </c:pt>
                <c:pt idx="7157" formatCode="General">
                  <c:v>627.71900000000005</c:v>
                </c:pt>
                <c:pt idx="7158" formatCode="General">
                  <c:v>627.72900000000004</c:v>
                </c:pt>
                <c:pt idx="7159" formatCode="General">
                  <c:v>627.73900000000003</c:v>
                </c:pt>
                <c:pt idx="7160" formatCode="General">
                  <c:v>627.74900000000002</c:v>
                </c:pt>
                <c:pt idx="7161" formatCode="General">
                  <c:v>627.75900000000001</c:v>
                </c:pt>
                <c:pt idx="7162" formatCode="General">
                  <c:v>627.76900000000001</c:v>
                </c:pt>
                <c:pt idx="7163" formatCode="General">
                  <c:v>627.779</c:v>
                </c:pt>
                <c:pt idx="7164" formatCode="General">
                  <c:v>627.78899999999999</c:v>
                </c:pt>
                <c:pt idx="7165" formatCode="General">
                  <c:v>627.79899999999998</c:v>
                </c:pt>
                <c:pt idx="7166" formatCode="General">
                  <c:v>627.80899999999997</c:v>
                </c:pt>
                <c:pt idx="7167" formatCode="General">
                  <c:v>627.81899999999996</c:v>
                </c:pt>
                <c:pt idx="7168" formatCode="General">
                  <c:v>627.82899999999995</c:v>
                </c:pt>
                <c:pt idx="7169" formatCode="General">
                  <c:v>627.83900000000006</c:v>
                </c:pt>
                <c:pt idx="7170" formatCode="General">
                  <c:v>627.84900000000005</c:v>
                </c:pt>
                <c:pt idx="7171" formatCode="General">
                  <c:v>627.85900000000004</c:v>
                </c:pt>
                <c:pt idx="7172" formatCode="General">
                  <c:v>627.86900000000003</c:v>
                </c:pt>
                <c:pt idx="7173" formatCode="General">
                  <c:v>627.87900000000002</c:v>
                </c:pt>
                <c:pt idx="7174" formatCode="General">
                  <c:v>627.88900000000001</c:v>
                </c:pt>
                <c:pt idx="7175" formatCode="General">
                  <c:v>627.899</c:v>
                </c:pt>
                <c:pt idx="7176" formatCode="General">
                  <c:v>627.90899999999999</c:v>
                </c:pt>
                <c:pt idx="7177" formatCode="General">
                  <c:v>627.91899999999998</c:v>
                </c:pt>
                <c:pt idx="7178" formatCode="General">
                  <c:v>627.92899999999997</c:v>
                </c:pt>
                <c:pt idx="7179" formatCode="General">
                  <c:v>627.93899999999996</c:v>
                </c:pt>
                <c:pt idx="7180" formatCode="General">
                  <c:v>627.94899999999996</c:v>
                </c:pt>
                <c:pt idx="7181" formatCode="General">
                  <c:v>627.95899999999995</c:v>
                </c:pt>
                <c:pt idx="7182" formatCode="General">
                  <c:v>627.96900000000005</c:v>
                </c:pt>
                <c:pt idx="7183" formatCode="General">
                  <c:v>627.97900000000004</c:v>
                </c:pt>
                <c:pt idx="7184" formatCode="General">
                  <c:v>627.98900000000003</c:v>
                </c:pt>
                <c:pt idx="7185" formatCode="General">
                  <c:v>627.99900000000002</c:v>
                </c:pt>
                <c:pt idx="7186" formatCode="General">
                  <c:v>628.00900000000001</c:v>
                </c:pt>
                <c:pt idx="7187" formatCode="General">
                  <c:v>628.01900000000001</c:v>
                </c:pt>
                <c:pt idx="7188" formatCode="General">
                  <c:v>628.029</c:v>
                </c:pt>
                <c:pt idx="7189" formatCode="General">
                  <c:v>628.03899999999999</c:v>
                </c:pt>
                <c:pt idx="7190" formatCode="General">
                  <c:v>628.04899999999998</c:v>
                </c:pt>
                <c:pt idx="7191" formatCode="General">
                  <c:v>628.05899999999997</c:v>
                </c:pt>
                <c:pt idx="7192" formatCode="General">
                  <c:v>628.06899999999996</c:v>
                </c:pt>
                <c:pt idx="7193" formatCode="General">
                  <c:v>628.07899999999995</c:v>
                </c:pt>
                <c:pt idx="7194" formatCode="General">
                  <c:v>628.08900000000006</c:v>
                </c:pt>
                <c:pt idx="7195" formatCode="General">
                  <c:v>628.09900000000005</c:v>
                </c:pt>
                <c:pt idx="7196" formatCode="General">
                  <c:v>628.10900000000004</c:v>
                </c:pt>
                <c:pt idx="7197" formatCode="General">
                  <c:v>628.11900000000003</c:v>
                </c:pt>
                <c:pt idx="7198" formatCode="General">
                  <c:v>628.12900000000002</c:v>
                </c:pt>
                <c:pt idx="7199" formatCode="General">
                  <c:v>628.13900000000001</c:v>
                </c:pt>
                <c:pt idx="7200" formatCode="General">
                  <c:v>628.149</c:v>
                </c:pt>
                <c:pt idx="7201" formatCode="General">
                  <c:v>628.15899999999999</c:v>
                </c:pt>
                <c:pt idx="7202" formatCode="General">
                  <c:v>628.16899999999998</c:v>
                </c:pt>
                <c:pt idx="7203" formatCode="General">
                  <c:v>628.17899999999997</c:v>
                </c:pt>
                <c:pt idx="7204" formatCode="General">
                  <c:v>628.18899999999996</c:v>
                </c:pt>
                <c:pt idx="7205" formatCode="General">
                  <c:v>628.19899999999996</c:v>
                </c:pt>
                <c:pt idx="7206" formatCode="General">
                  <c:v>628.20899999999995</c:v>
                </c:pt>
                <c:pt idx="7207" formatCode="General">
                  <c:v>628.21900000000005</c:v>
                </c:pt>
                <c:pt idx="7208" formatCode="General">
                  <c:v>628.22900000000004</c:v>
                </c:pt>
                <c:pt idx="7209" formatCode="General">
                  <c:v>628.23900000000003</c:v>
                </c:pt>
                <c:pt idx="7210" formatCode="General">
                  <c:v>628.24900000000002</c:v>
                </c:pt>
                <c:pt idx="7211" formatCode="General">
                  <c:v>628.25900000000001</c:v>
                </c:pt>
                <c:pt idx="7212" formatCode="General">
                  <c:v>628.26900000000001</c:v>
                </c:pt>
                <c:pt idx="7213" formatCode="General">
                  <c:v>628.279</c:v>
                </c:pt>
                <c:pt idx="7214" formatCode="General">
                  <c:v>628.28899999999999</c:v>
                </c:pt>
                <c:pt idx="7215" formatCode="General">
                  <c:v>628.29899999999998</c:v>
                </c:pt>
                <c:pt idx="7216" formatCode="General">
                  <c:v>628.30899999999997</c:v>
                </c:pt>
                <c:pt idx="7217" formatCode="General">
                  <c:v>628.31899999999996</c:v>
                </c:pt>
                <c:pt idx="7218" formatCode="General">
                  <c:v>628.32899999999995</c:v>
                </c:pt>
                <c:pt idx="7219" formatCode="General">
                  <c:v>628.33900000000006</c:v>
                </c:pt>
                <c:pt idx="7220" formatCode="General">
                  <c:v>628.34900000000005</c:v>
                </c:pt>
                <c:pt idx="7221" formatCode="General">
                  <c:v>628.35900000000004</c:v>
                </c:pt>
                <c:pt idx="7222" formatCode="General">
                  <c:v>628.36900000000003</c:v>
                </c:pt>
                <c:pt idx="7223" formatCode="General">
                  <c:v>628.37900000000002</c:v>
                </c:pt>
                <c:pt idx="7224" formatCode="General">
                  <c:v>628.38900000000001</c:v>
                </c:pt>
                <c:pt idx="7225" formatCode="General">
                  <c:v>628.399</c:v>
                </c:pt>
                <c:pt idx="7226" formatCode="General">
                  <c:v>628.40899999999999</c:v>
                </c:pt>
                <c:pt idx="7227" formatCode="General">
                  <c:v>628.41899999999998</c:v>
                </c:pt>
                <c:pt idx="7228" formatCode="General">
                  <c:v>628.42899999999997</c:v>
                </c:pt>
                <c:pt idx="7229" formatCode="General">
                  <c:v>628.43899999999996</c:v>
                </c:pt>
                <c:pt idx="7230" formatCode="General">
                  <c:v>628.44899999999996</c:v>
                </c:pt>
                <c:pt idx="7231" formatCode="General">
                  <c:v>628.45899999999995</c:v>
                </c:pt>
                <c:pt idx="7232" formatCode="General">
                  <c:v>628.46900000000005</c:v>
                </c:pt>
                <c:pt idx="7233" formatCode="General">
                  <c:v>628.47900000000004</c:v>
                </c:pt>
                <c:pt idx="7234" formatCode="General">
                  <c:v>628.48900000000003</c:v>
                </c:pt>
                <c:pt idx="7235" formatCode="General">
                  <c:v>628.49900000000002</c:v>
                </c:pt>
                <c:pt idx="7236" formatCode="General">
                  <c:v>628.50900000000001</c:v>
                </c:pt>
                <c:pt idx="7237" formatCode="General">
                  <c:v>628.51900000000001</c:v>
                </c:pt>
                <c:pt idx="7238" formatCode="General">
                  <c:v>628.529</c:v>
                </c:pt>
                <c:pt idx="7239" formatCode="General">
                  <c:v>628.53899999999999</c:v>
                </c:pt>
                <c:pt idx="7240" formatCode="General">
                  <c:v>628.54899999999998</c:v>
                </c:pt>
                <c:pt idx="7241" formatCode="General">
                  <c:v>628.55899999999997</c:v>
                </c:pt>
                <c:pt idx="7242" formatCode="General">
                  <c:v>628.56899999999996</c:v>
                </c:pt>
                <c:pt idx="7243" formatCode="General">
                  <c:v>628.57899999999995</c:v>
                </c:pt>
                <c:pt idx="7244" formatCode="General">
                  <c:v>628.58900000000006</c:v>
                </c:pt>
                <c:pt idx="7245" formatCode="General">
                  <c:v>628.59900000000005</c:v>
                </c:pt>
                <c:pt idx="7246" formatCode="General">
                  <c:v>628.60900000000004</c:v>
                </c:pt>
                <c:pt idx="7247" formatCode="General">
                  <c:v>628.61900000000003</c:v>
                </c:pt>
                <c:pt idx="7248" formatCode="General">
                  <c:v>628.62900000000002</c:v>
                </c:pt>
                <c:pt idx="7249" formatCode="General">
                  <c:v>628.63900000000001</c:v>
                </c:pt>
                <c:pt idx="7250" formatCode="General">
                  <c:v>628.649</c:v>
                </c:pt>
                <c:pt idx="7251" formatCode="General">
                  <c:v>628.65899999999999</c:v>
                </c:pt>
                <c:pt idx="7252" formatCode="General">
                  <c:v>628.66899999999998</c:v>
                </c:pt>
                <c:pt idx="7253" formatCode="General">
                  <c:v>628.67899999999997</c:v>
                </c:pt>
                <c:pt idx="7254" formatCode="General">
                  <c:v>628.68899999999996</c:v>
                </c:pt>
                <c:pt idx="7255" formatCode="General">
                  <c:v>628.69899999999996</c:v>
                </c:pt>
                <c:pt idx="7256" formatCode="General">
                  <c:v>628.70899999999995</c:v>
                </c:pt>
                <c:pt idx="7257" formatCode="General">
                  <c:v>628.71900000000005</c:v>
                </c:pt>
                <c:pt idx="7258" formatCode="General">
                  <c:v>628.72900000000004</c:v>
                </c:pt>
                <c:pt idx="7259" formatCode="General">
                  <c:v>628.73900000000003</c:v>
                </c:pt>
                <c:pt idx="7260" formatCode="General">
                  <c:v>628.74900000000002</c:v>
                </c:pt>
                <c:pt idx="7261" formatCode="General">
                  <c:v>628.75900000000001</c:v>
                </c:pt>
                <c:pt idx="7262" formatCode="General">
                  <c:v>628.76900000000001</c:v>
                </c:pt>
                <c:pt idx="7263" formatCode="General">
                  <c:v>628.779</c:v>
                </c:pt>
                <c:pt idx="7264" formatCode="General">
                  <c:v>628.78899999999999</c:v>
                </c:pt>
                <c:pt idx="7265" formatCode="General">
                  <c:v>628.79899999999998</c:v>
                </c:pt>
                <c:pt idx="7266" formatCode="General">
                  <c:v>628.80899999999997</c:v>
                </c:pt>
                <c:pt idx="7267" formatCode="General">
                  <c:v>628.81899999999996</c:v>
                </c:pt>
                <c:pt idx="7268" formatCode="General">
                  <c:v>628.82899999999995</c:v>
                </c:pt>
                <c:pt idx="7269" formatCode="General">
                  <c:v>628.83900000000006</c:v>
                </c:pt>
                <c:pt idx="7270" formatCode="General">
                  <c:v>628.84900000000005</c:v>
                </c:pt>
                <c:pt idx="7271" formatCode="General">
                  <c:v>628.85900000000004</c:v>
                </c:pt>
                <c:pt idx="7272" formatCode="General">
                  <c:v>628.86900000000003</c:v>
                </c:pt>
                <c:pt idx="7273" formatCode="General">
                  <c:v>628.87900000000002</c:v>
                </c:pt>
                <c:pt idx="7274" formatCode="General">
                  <c:v>628.88900000000001</c:v>
                </c:pt>
                <c:pt idx="7275" formatCode="General">
                  <c:v>628.899</c:v>
                </c:pt>
                <c:pt idx="7276" formatCode="General">
                  <c:v>628.90899999999999</c:v>
                </c:pt>
                <c:pt idx="7277" formatCode="General">
                  <c:v>628.91899999999998</c:v>
                </c:pt>
                <c:pt idx="7278" formatCode="General">
                  <c:v>628.92899999999997</c:v>
                </c:pt>
                <c:pt idx="7279" formatCode="General">
                  <c:v>628.93899999999996</c:v>
                </c:pt>
                <c:pt idx="7280" formatCode="General">
                  <c:v>628.94899999999996</c:v>
                </c:pt>
                <c:pt idx="7281" formatCode="General">
                  <c:v>628.95899999999995</c:v>
                </c:pt>
                <c:pt idx="7282" formatCode="General">
                  <c:v>628.96900000000005</c:v>
                </c:pt>
                <c:pt idx="7283" formatCode="General">
                  <c:v>628.97900000000004</c:v>
                </c:pt>
                <c:pt idx="7284" formatCode="General">
                  <c:v>628.98900000000003</c:v>
                </c:pt>
                <c:pt idx="7285" formatCode="General">
                  <c:v>628.99900000000002</c:v>
                </c:pt>
                <c:pt idx="7286" formatCode="General">
                  <c:v>629.00900000000001</c:v>
                </c:pt>
                <c:pt idx="7287" formatCode="General">
                  <c:v>629.01900000000001</c:v>
                </c:pt>
                <c:pt idx="7288" formatCode="General">
                  <c:v>629.029</c:v>
                </c:pt>
                <c:pt idx="7289" formatCode="General">
                  <c:v>629.03899999999999</c:v>
                </c:pt>
                <c:pt idx="7290" formatCode="General">
                  <c:v>629.04899999999998</c:v>
                </c:pt>
                <c:pt idx="7291" formatCode="General">
                  <c:v>629.05899999999997</c:v>
                </c:pt>
                <c:pt idx="7292" formatCode="General">
                  <c:v>629.06899999999996</c:v>
                </c:pt>
                <c:pt idx="7293" formatCode="General">
                  <c:v>629.07899999999995</c:v>
                </c:pt>
                <c:pt idx="7294" formatCode="General">
                  <c:v>629.08900000000006</c:v>
                </c:pt>
                <c:pt idx="7295" formatCode="General">
                  <c:v>629.09900000000005</c:v>
                </c:pt>
                <c:pt idx="7296" formatCode="General">
                  <c:v>629.10900000000004</c:v>
                </c:pt>
                <c:pt idx="7297" formatCode="General">
                  <c:v>629.11900000000003</c:v>
                </c:pt>
                <c:pt idx="7298" formatCode="General">
                  <c:v>629.12900000000002</c:v>
                </c:pt>
                <c:pt idx="7299" formatCode="General">
                  <c:v>629.13900000000001</c:v>
                </c:pt>
                <c:pt idx="7300" formatCode="General">
                  <c:v>629.149</c:v>
                </c:pt>
                <c:pt idx="7301" formatCode="General">
                  <c:v>629.15899999999999</c:v>
                </c:pt>
                <c:pt idx="7302" formatCode="General">
                  <c:v>629.16899999999998</c:v>
                </c:pt>
                <c:pt idx="7303" formatCode="General">
                  <c:v>629.17899999999997</c:v>
                </c:pt>
                <c:pt idx="7304" formatCode="General">
                  <c:v>629.18899999999996</c:v>
                </c:pt>
                <c:pt idx="7305" formatCode="General">
                  <c:v>629.19899999999996</c:v>
                </c:pt>
                <c:pt idx="7306" formatCode="General">
                  <c:v>629.20899999999995</c:v>
                </c:pt>
                <c:pt idx="7307" formatCode="General">
                  <c:v>629.21900000000005</c:v>
                </c:pt>
                <c:pt idx="7308" formatCode="General">
                  <c:v>629.22900000000004</c:v>
                </c:pt>
                <c:pt idx="7309" formatCode="General">
                  <c:v>629.23900000000003</c:v>
                </c:pt>
                <c:pt idx="7310" formatCode="General">
                  <c:v>629.24900000000002</c:v>
                </c:pt>
                <c:pt idx="7311" formatCode="General">
                  <c:v>629.25900000000001</c:v>
                </c:pt>
                <c:pt idx="7312" formatCode="General">
                  <c:v>629.26900000000001</c:v>
                </c:pt>
                <c:pt idx="7313" formatCode="General">
                  <c:v>629.279</c:v>
                </c:pt>
                <c:pt idx="7314" formatCode="General">
                  <c:v>629.28899999999999</c:v>
                </c:pt>
                <c:pt idx="7315" formatCode="General">
                  <c:v>629.29899999999998</c:v>
                </c:pt>
                <c:pt idx="7316" formatCode="General">
                  <c:v>629.30899999999997</c:v>
                </c:pt>
                <c:pt idx="7317" formatCode="General">
                  <c:v>629.31899999999996</c:v>
                </c:pt>
                <c:pt idx="7318" formatCode="General">
                  <c:v>629.32899999999995</c:v>
                </c:pt>
                <c:pt idx="7319" formatCode="General">
                  <c:v>629.33900000000006</c:v>
                </c:pt>
                <c:pt idx="7320" formatCode="General">
                  <c:v>629.34900000000005</c:v>
                </c:pt>
                <c:pt idx="7321" formatCode="General">
                  <c:v>629.35900000000004</c:v>
                </c:pt>
                <c:pt idx="7322" formatCode="General">
                  <c:v>629.36900000000003</c:v>
                </c:pt>
                <c:pt idx="7323" formatCode="General">
                  <c:v>629.37900000000002</c:v>
                </c:pt>
                <c:pt idx="7324" formatCode="General">
                  <c:v>629.38900000000001</c:v>
                </c:pt>
                <c:pt idx="7325" formatCode="General">
                  <c:v>629.399</c:v>
                </c:pt>
                <c:pt idx="7326" formatCode="General">
                  <c:v>629.40899999999999</c:v>
                </c:pt>
                <c:pt idx="7327" formatCode="General">
                  <c:v>629.41899999999998</c:v>
                </c:pt>
                <c:pt idx="7328" formatCode="General">
                  <c:v>629.42899999999997</c:v>
                </c:pt>
                <c:pt idx="7329" formatCode="General">
                  <c:v>629.43899999999996</c:v>
                </c:pt>
                <c:pt idx="7330" formatCode="General">
                  <c:v>629.44899999999996</c:v>
                </c:pt>
                <c:pt idx="7331" formatCode="General">
                  <c:v>629.45899999999995</c:v>
                </c:pt>
                <c:pt idx="7332" formatCode="General">
                  <c:v>629.46900000000005</c:v>
                </c:pt>
                <c:pt idx="7333" formatCode="General">
                  <c:v>629.47900000000004</c:v>
                </c:pt>
                <c:pt idx="7334" formatCode="General">
                  <c:v>629.48900000000003</c:v>
                </c:pt>
                <c:pt idx="7335" formatCode="General">
                  <c:v>629.49900000000002</c:v>
                </c:pt>
                <c:pt idx="7336" formatCode="General">
                  <c:v>629.50900000000001</c:v>
                </c:pt>
                <c:pt idx="7337" formatCode="General">
                  <c:v>629.51900000000001</c:v>
                </c:pt>
                <c:pt idx="7338" formatCode="General">
                  <c:v>629.529</c:v>
                </c:pt>
                <c:pt idx="7339" formatCode="General">
                  <c:v>629.53899999999999</c:v>
                </c:pt>
                <c:pt idx="7340" formatCode="General">
                  <c:v>629.54899999999998</c:v>
                </c:pt>
                <c:pt idx="7341" formatCode="General">
                  <c:v>629.55899999999997</c:v>
                </c:pt>
                <c:pt idx="7342" formatCode="General">
                  <c:v>629.56899999999996</c:v>
                </c:pt>
                <c:pt idx="7343" formatCode="General">
                  <c:v>629.57899999999995</c:v>
                </c:pt>
                <c:pt idx="7344" formatCode="General">
                  <c:v>629.58900000000006</c:v>
                </c:pt>
                <c:pt idx="7345" formatCode="General">
                  <c:v>629.59900000000005</c:v>
                </c:pt>
                <c:pt idx="7346" formatCode="General">
                  <c:v>629.60900000000004</c:v>
                </c:pt>
                <c:pt idx="7347" formatCode="General">
                  <c:v>629.61900000000003</c:v>
                </c:pt>
                <c:pt idx="7348" formatCode="General">
                  <c:v>629.62900000000002</c:v>
                </c:pt>
                <c:pt idx="7349" formatCode="General">
                  <c:v>629.63900000000001</c:v>
                </c:pt>
                <c:pt idx="7350" formatCode="General">
                  <c:v>629.649</c:v>
                </c:pt>
                <c:pt idx="7351" formatCode="General">
                  <c:v>629.65899999999999</c:v>
                </c:pt>
                <c:pt idx="7352" formatCode="General">
                  <c:v>629.66899999999998</c:v>
                </c:pt>
                <c:pt idx="7353" formatCode="General">
                  <c:v>629.67899999999997</c:v>
                </c:pt>
                <c:pt idx="7354" formatCode="General">
                  <c:v>629.68899999999996</c:v>
                </c:pt>
                <c:pt idx="7355" formatCode="General">
                  <c:v>629.69899999999996</c:v>
                </c:pt>
                <c:pt idx="7356" formatCode="General">
                  <c:v>629.70899999999995</c:v>
                </c:pt>
                <c:pt idx="7357" formatCode="General">
                  <c:v>629.71900000000005</c:v>
                </c:pt>
                <c:pt idx="7358" formatCode="General">
                  <c:v>629.72900000000004</c:v>
                </c:pt>
                <c:pt idx="7359" formatCode="General">
                  <c:v>629.73900000000003</c:v>
                </c:pt>
                <c:pt idx="7360" formatCode="General">
                  <c:v>629.74900000000002</c:v>
                </c:pt>
                <c:pt idx="7361" formatCode="General">
                  <c:v>629.75900000000001</c:v>
                </c:pt>
                <c:pt idx="7362" formatCode="General">
                  <c:v>629.76900000000001</c:v>
                </c:pt>
                <c:pt idx="7363" formatCode="General">
                  <c:v>629.779</c:v>
                </c:pt>
                <c:pt idx="7364" formatCode="General">
                  <c:v>629.78899999999999</c:v>
                </c:pt>
                <c:pt idx="7365" formatCode="General">
                  <c:v>629.79899999999998</c:v>
                </c:pt>
                <c:pt idx="7366" formatCode="General">
                  <c:v>629.80899999999997</c:v>
                </c:pt>
                <c:pt idx="7367" formatCode="General">
                  <c:v>629.81899999999996</c:v>
                </c:pt>
                <c:pt idx="7368" formatCode="General">
                  <c:v>629.82899999999995</c:v>
                </c:pt>
                <c:pt idx="7369" formatCode="General">
                  <c:v>629.83900000000006</c:v>
                </c:pt>
                <c:pt idx="7370" formatCode="General">
                  <c:v>629.84900000000005</c:v>
                </c:pt>
                <c:pt idx="7371" formatCode="General">
                  <c:v>629.85900000000004</c:v>
                </c:pt>
                <c:pt idx="7372" formatCode="General">
                  <c:v>629.86900000000003</c:v>
                </c:pt>
                <c:pt idx="7373" formatCode="General">
                  <c:v>629.87900000000002</c:v>
                </c:pt>
                <c:pt idx="7374" formatCode="General">
                  <c:v>629.88900000000001</c:v>
                </c:pt>
                <c:pt idx="7375" formatCode="General">
                  <c:v>629.899</c:v>
                </c:pt>
                <c:pt idx="7376" formatCode="General">
                  <c:v>629.90899999999999</c:v>
                </c:pt>
                <c:pt idx="7377" formatCode="General">
                  <c:v>629.91899999999998</c:v>
                </c:pt>
                <c:pt idx="7378" formatCode="General">
                  <c:v>629.92899999999997</c:v>
                </c:pt>
                <c:pt idx="7379" formatCode="General">
                  <c:v>629.93899999999996</c:v>
                </c:pt>
                <c:pt idx="7380" formatCode="General">
                  <c:v>629.94899999999996</c:v>
                </c:pt>
                <c:pt idx="7381" formatCode="General">
                  <c:v>629.95899999999995</c:v>
                </c:pt>
                <c:pt idx="7382" formatCode="General">
                  <c:v>629.96900000000005</c:v>
                </c:pt>
                <c:pt idx="7383" formatCode="General">
                  <c:v>629.97900000000004</c:v>
                </c:pt>
                <c:pt idx="7384" formatCode="General">
                  <c:v>629.98900000000003</c:v>
                </c:pt>
                <c:pt idx="7385" formatCode="General">
                  <c:v>629.99900000000002</c:v>
                </c:pt>
                <c:pt idx="7386" formatCode="General">
                  <c:v>630.00900000000001</c:v>
                </c:pt>
                <c:pt idx="7387" formatCode="General">
                  <c:v>630.01900000000001</c:v>
                </c:pt>
                <c:pt idx="7388" formatCode="General">
                  <c:v>630.029</c:v>
                </c:pt>
                <c:pt idx="7389" formatCode="General">
                  <c:v>630.03899999999999</c:v>
                </c:pt>
                <c:pt idx="7390" formatCode="General">
                  <c:v>630.04899999999998</c:v>
                </c:pt>
                <c:pt idx="7391" formatCode="General">
                  <c:v>630.05899999999997</c:v>
                </c:pt>
                <c:pt idx="7392" formatCode="General">
                  <c:v>630.06899999999996</c:v>
                </c:pt>
                <c:pt idx="7393" formatCode="General">
                  <c:v>630.07899999999995</c:v>
                </c:pt>
                <c:pt idx="7394" formatCode="General">
                  <c:v>630.08900000000006</c:v>
                </c:pt>
                <c:pt idx="7395" formatCode="General">
                  <c:v>630.09900000000005</c:v>
                </c:pt>
                <c:pt idx="7396" formatCode="General">
                  <c:v>630.10900000000004</c:v>
                </c:pt>
                <c:pt idx="7397" formatCode="General">
                  <c:v>630.11900000000003</c:v>
                </c:pt>
                <c:pt idx="7398" formatCode="General">
                  <c:v>630.12900000000002</c:v>
                </c:pt>
                <c:pt idx="7399" formatCode="General">
                  <c:v>630.13900000000001</c:v>
                </c:pt>
                <c:pt idx="7400" formatCode="General">
                  <c:v>630.149</c:v>
                </c:pt>
                <c:pt idx="7401" formatCode="General">
                  <c:v>630.15899999999999</c:v>
                </c:pt>
                <c:pt idx="7402" formatCode="General">
                  <c:v>630.16899999999998</c:v>
                </c:pt>
                <c:pt idx="7403" formatCode="General">
                  <c:v>630.17899999999997</c:v>
                </c:pt>
                <c:pt idx="7404" formatCode="General">
                  <c:v>630.18899999999996</c:v>
                </c:pt>
                <c:pt idx="7405" formatCode="General">
                  <c:v>630.19899999999996</c:v>
                </c:pt>
                <c:pt idx="7406" formatCode="General">
                  <c:v>630.20899999999995</c:v>
                </c:pt>
                <c:pt idx="7407" formatCode="General">
                  <c:v>630.21900000000005</c:v>
                </c:pt>
                <c:pt idx="7408" formatCode="General">
                  <c:v>630.22900000000004</c:v>
                </c:pt>
                <c:pt idx="7409" formatCode="General">
                  <c:v>630.23900000000003</c:v>
                </c:pt>
                <c:pt idx="7410" formatCode="General">
                  <c:v>630.24900000000002</c:v>
                </c:pt>
                <c:pt idx="7411" formatCode="General">
                  <c:v>630.25900000000001</c:v>
                </c:pt>
                <c:pt idx="7412" formatCode="General">
                  <c:v>630.26900000000001</c:v>
                </c:pt>
                <c:pt idx="7413" formatCode="General">
                  <c:v>630.279</c:v>
                </c:pt>
                <c:pt idx="7414" formatCode="General">
                  <c:v>630.28899999999999</c:v>
                </c:pt>
                <c:pt idx="7415" formatCode="General">
                  <c:v>630.29899999999998</c:v>
                </c:pt>
                <c:pt idx="7416" formatCode="General">
                  <c:v>630.30899999999997</c:v>
                </c:pt>
                <c:pt idx="7417" formatCode="General">
                  <c:v>630.31899999999996</c:v>
                </c:pt>
                <c:pt idx="7418" formatCode="General">
                  <c:v>630.32899999999995</c:v>
                </c:pt>
                <c:pt idx="7419" formatCode="General">
                  <c:v>630.33900000000006</c:v>
                </c:pt>
                <c:pt idx="7420" formatCode="General">
                  <c:v>630.34900000000005</c:v>
                </c:pt>
                <c:pt idx="7421" formatCode="General">
                  <c:v>630.35900000000004</c:v>
                </c:pt>
                <c:pt idx="7422" formatCode="General">
                  <c:v>630.36900000000003</c:v>
                </c:pt>
                <c:pt idx="7423" formatCode="General">
                  <c:v>630.37900000000002</c:v>
                </c:pt>
                <c:pt idx="7424" formatCode="General">
                  <c:v>630.38900000000001</c:v>
                </c:pt>
                <c:pt idx="7425" formatCode="General">
                  <c:v>630.399</c:v>
                </c:pt>
                <c:pt idx="7426" formatCode="General">
                  <c:v>630.40899999999999</c:v>
                </c:pt>
                <c:pt idx="7427" formatCode="General">
                  <c:v>630.41899999999998</c:v>
                </c:pt>
                <c:pt idx="7428" formatCode="General">
                  <c:v>630.42899999999997</c:v>
                </c:pt>
                <c:pt idx="7429" formatCode="General">
                  <c:v>630.43899999999996</c:v>
                </c:pt>
                <c:pt idx="7430" formatCode="General">
                  <c:v>630.44899999999996</c:v>
                </c:pt>
                <c:pt idx="7431" formatCode="General">
                  <c:v>630.45899999999995</c:v>
                </c:pt>
                <c:pt idx="7432" formatCode="General">
                  <c:v>630.46900000000005</c:v>
                </c:pt>
                <c:pt idx="7433" formatCode="General">
                  <c:v>630.47900000000004</c:v>
                </c:pt>
                <c:pt idx="7434" formatCode="General">
                  <c:v>630.48900000000003</c:v>
                </c:pt>
                <c:pt idx="7435" formatCode="General">
                  <c:v>630.49900000000002</c:v>
                </c:pt>
                <c:pt idx="7436" formatCode="General">
                  <c:v>630.50900000000001</c:v>
                </c:pt>
                <c:pt idx="7437" formatCode="General">
                  <c:v>630.51900000000001</c:v>
                </c:pt>
                <c:pt idx="7438" formatCode="General">
                  <c:v>630.529</c:v>
                </c:pt>
                <c:pt idx="7439" formatCode="General">
                  <c:v>630.53899999999999</c:v>
                </c:pt>
                <c:pt idx="7440" formatCode="General">
                  <c:v>630.54899999999998</c:v>
                </c:pt>
                <c:pt idx="7441" formatCode="General">
                  <c:v>630.55899999999997</c:v>
                </c:pt>
                <c:pt idx="7442" formatCode="General">
                  <c:v>630.56899999999996</c:v>
                </c:pt>
                <c:pt idx="7443" formatCode="General">
                  <c:v>630.57899999999995</c:v>
                </c:pt>
                <c:pt idx="7444" formatCode="General">
                  <c:v>630.58900000000006</c:v>
                </c:pt>
                <c:pt idx="7445" formatCode="General">
                  <c:v>630.59900000000005</c:v>
                </c:pt>
                <c:pt idx="7446" formatCode="General">
                  <c:v>630.60900000000004</c:v>
                </c:pt>
                <c:pt idx="7447" formatCode="General">
                  <c:v>630.61900000000003</c:v>
                </c:pt>
                <c:pt idx="7448" formatCode="General">
                  <c:v>630.62900000000002</c:v>
                </c:pt>
                <c:pt idx="7449" formatCode="General">
                  <c:v>630.63900000000001</c:v>
                </c:pt>
                <c:pt idx="7450" formatCode="General">
                  <c:v>630.649</c:v>
                </c:pt>
                <c:pt idx="7451" formatCode="General">
                  <c:v>630.65899999999999</c:v>
                </c:pt>
                <c:pt idx="7452" formatCode="General">
                  <c:v>630.66899999999998</c:v>
                </c:pt>
                <c:pt idx="7453" formatCode="General">
                  <c:v>630.67899999999997</c:v>
                </c:pt>
                <c:pt idx="7454" formatCode="General">
                  <c:v>630.68899999999996</c:v>
                </c:pt>
                <c:pt idx="7455" formatCode="General">
                  <c:v>630.69899999999996</c:v>
                </c:pt>
                <c:pt idx="7456" formatCode="General">
                  <c:v>630.70899999999995</c:v>
                </c:pt>
                <c:pt idx="7457" formatCode="General">
                  <c:v>630.71900000000005</c:v>
                </c:pt>
                <c:pt idx="7458" formatCode="General">
                  <c:v>630.72900000000004</c:v>
                </c:pt>
                <c:pt idx="7459" formatCode="General">
                  <c:v>630.73900000000003</c:v>
                </c:pt>
                <c:pt idx="7460" formatCode="General">
                  <c:v>630.74900000000002</c:v>
                </c:pt>
                <c:pt idx="7461" formatCode="General">
                  <c:v>630.75900000000001</c:v>
                </c:pt>
                <c:pt idx="7462" formatCode="General">
                  <c:v>630.76900000000001</c:v>
                </c:pt>
                <c:pt idx="7463" formatCode="General">
                  <c:v>630.779</c:v>
                </c:pt>
                <c:pt idx="7464" formatCode="General">
                  <c:v>630.78899999999999</c:v>
                </c:pt>
                <c:pt idx="7465" formatCode="General">
                  <c:v>630.79600000000005</c:v>
                </c:pt>
                <c:pt idx="7466" formatCode="General">
                  <c:v>630.79600000000005</c:v>
                </c:pt>
                <c:pt idx="7467" formatCode="General">
                  <c:v>631.79600000000005</c:v>
                </c:pt>
                <c:pt idx="7468" formatCode="General">
                  <c:v>632.79600000000005</c:v>
                </c:pt>
                <c:pt idx="7469" formatCode="General">
                  <c:v>633.79600000000005</c:v>
                </c:pt>
                <c:pt idx="7470" formatCode="General">
                  <c:v>634.79600000000005</c:v>
                </c:pt>
                <c:pt idx="7471" formatCode="General">
                  <c:v>635.79600000000005</c:v>
                </c:pt>
                <c:pt idx="7472" formatCode="General">
                  <c:v>636.79600000000005</c:v>
                </c:pt>
                <c:pt idx="7473" formatCode="General">
                  <c:v>637.79600000000005</c:v>
                </c:pt>
                <c:pt idx="7474" formatCode="General">
                  <c:v>638.79600000000005</c:v>
                </c:pt>
                <c:pt idx="7475" formatCode="General">
                  <c:v>639.79600000000005</c:v>
                </c:pt>
                <c:pt idx="7476" formatCode="General">
                  <c:v>640.79600000000005</c:v>
                </c:pt>
                <c:pt idx="7477" formatCode="General">
                  <c:v>641.79600000000005</c:v>
                </c:pt>
                <c:pt idx="7478" formatCode="General">
                  <c:v>642.79600000000005</c:v>
                </c:pt>
                <c:pt idx="7479" formatCode="General">
                  <c:v>643.79600000000005</c:v>
                </c:pt>
                <c:pt idx="7480" formatCode="General">
                  <c:v>644.79600000000005</c:v>
                </c:pt>
                <c:pt idx="7481" formatCode="General">
                  <c:v>645.79600000000005</c:v>
                </c:pt>
                <c:pt idx="7482" formatCode="General">
                  <c:v>646.79600000000005</c:v>
                </c:pt>
                <c:pt idx="7483" formatCode="General">
                  <c:v>647.79600000000005</c:v>
                </c:pt>
                <c:pt idx="7484" formatCode="General">
                  <c:v>648.79600000000005</c:v>
                </c:pt>
                <c:pt idx="7485" formatCode="General">
                  <c:v>649.79600000000005</c:v>
                </c:pt>
                <c:pt idx="7486" formatCode="General">
                  <c:v>650.79600000000005</c:v>
                </c:pt>
                <c:pt idx="7487" formatCode="General">
                  <c:v>651.79600000000005</c:v>
                </c:pt>
                <c:pt idx="7488" formatCode="General">
                  <c:v>652.79600000000005</c:v>
                </c:pt>
                <c:pt idx="7489" formatCode="General">
                  <c:v>653.79600000000005</c:v>
                </c:pt>
                <c:pt idx="7490" formatCode="General">
                  <c:v>654.79600000000005</c:v>
                </c:pt>
                <c:pt idx="7491" formatCode="General">
                  <c:v>655.79600000000005</c:v>
                </c:pt>
                <c:pt idx="7492" formatCode="General">
                  <c:v>656.79600000000005</c:v>
                </c:pt>
                <c:pt idx="7493" formatCode="General">
                  <c:v>657.79600000000005</c:v>
                </c:pt>
                <c:pt idx="7494" formatCode="General">
                  <c:v>658.79600000000005</c:v>
                </c:pt>
                <c:pt idx="7495" formatCode="General">
                  <c:v>659.79600000000005</c:v>
                </c:pt>
                <c:pt idx="7496" formatCode="General">
                  <c:v>660.79600000000005</c:v>
                </c:pt>
                <c:pt idx="7497" formatCode="General">
                  <c:v>661.79600000000005</c:v>
                </c:pt>
                <c:pt idx="7498" formatCode="General">
                  <c:v>662.79600000000005</c:v>
                </c:pt>
                <c:pt idx="7499" formatCode="General">
                  <c:v>663.79600000000005</c:v>
                </c:pt>
                <c:pt idx="7500" formatCode="General">
                  <c:v>664.79600000000005</c:v>
                </c:pt>
                <c:pt idx="7501" formatCode="General">
                  <c:v>665.79600000000005</c:v>
                </c:pt>
                <c:pt idx="7502" formatCode="General">
                  <c:v>666.79600000000005</c:v>
                </c:pt>
                <c:pt idx="7503" formatCode="General">
                  <c:v>667.79600000000005</c:v>
                </c:pt>
                <c:pt idx="7504" formatCode="General">
                  <c:v>668.79600000000005</c:v>
                </c:pt>
                <c:pt idx="7505" formatCode="General">
                  <c:v>669.79600000000005</c:v>
                </c:pt>
                <c:pt idx="7506" formatCode="General">
                  <c:v>670.79600000000005</c:v>
                </c:pt>
                <c:pt idx="7507" formatCode="General">
                  <c:v>671.79600000000005</c:v>
                </c:pt>
                <c:pt idx="7508" formatCode="General">
                  <c:v>672.79600000000005</c:v>
                </c:pt>
                <c:pt idx="7509" formatCode="General">
                  <c:v>673.79600000000005</c:v>
                </c:pt>
                <c:pt idx="7510" formatCode="General">
                  <c:v>674.79600000000005</c:v>
                </c:pt>
                <c:pt idx="7511" formatCode="General">
                  <c:v>675.79600000000005</c:v>
                </c:pt>
                <c:pt idx="7512" formatCode="General">
                  <c:v>676.79600000000005</c:v>
                </c:pt>
                <c:pt idx="7513" formatCode="General">
                  <c:v>677.79600000000005</c:v>
                </c:pt>
                <c:pt idx="7514" formatCode="General">
                  <c:v>678.79600000000005</c:v>
                </c:pt>
                <c:pt idx="7515" formatCode="General">
                  <c:v>679.79600000000005</c:v>
                </c:pt>
                <c:pt idx="7516" formatCode="General">
                  <c:v>680.79600000000005</c:v>
                </c:pt>
                <c:pt idx="7517" formatCode="General">
                  <c:v>681.79600000000005</c:v>
                </c:pt>
                <c:pt idx="7518" formatCode="General">
                  <c:v>682.79600000000005</c:v>
                </c:pt>
                <c:pt idx="7519" formatCode="General">
                  <c:v>683.79600000000005</c:v>
                </c:pt>
                <c:pt idx="7520" formatCode="General">
                  <c:v>684.79600000000005</c:v>
                </c:pt>
                <c:pt idx="7521" formatCode="General">
                  <c:v>685.79600000000005</c:v>
                </c:pt>
                <c:pt idx="7522" formatCode="General">
                  <c:v>686.79600000000005</c:v>
                </c:pt>
                <c:pt idx="7523" formatCode="General">
                  <c:v>687.79600000000005</c:v>
                </c:pt>
                <c:pt idx="7524" formatCode="General">
                  <c:v>688.79600000000005</c:v>
                </c:pt>
                <c:pt idx="7525" formatCode="General">
                  <c:v>689.79600000000005</c:v>
                </c:pt>
                <c:pt idx="7526" formatCode="General">
                  <c:v>690.79600000000005</c:v>
                </c:pt>
                <c:pt idx="7527" formatCode="General">
                  <c:v>691.79600000000005</c:v>
                </c:pt>
                <c:pt idx="7528" formatCode="General">
                  <c:v>692.79600000000005</c:v>
                </c:pt>
                <c:pt idx="7529" formatCode="General">
                  <c:v>693.79600000000005</c:v>
                </c:pt>
                <c:pt idx="7530" formatCode="General">
                  <c:v>694.79600000000005</c:v>
                </c:pt>
                <c:pt idx="7531" formatCode="General">
                  <c:v>695.79600000000005</c:v>
                </c:pt>
                <c:pt idx="7532" formatCode="General">
                  <c:v>696.79600000000005</c:v>
                </c:pt>
                <c:pt idx="7533" formatCode="General">
                  <c:v>697.79600000000005</c:v>
                </c:pt>
                <c:pt idx="7534" formatCode="General">
                  <c:v>698.79600000000005</c:v>
                </c:pt>
                <c:pt idx="7535" formatCode="General">
                  <c:v>699.79600000000005</c:v>
                </c:pt>
                <c:pt idx="7536" formatCode="General">
                  <c:v>700.79600000000005</c:v>
                </c:pt>
                <c:pt idx="7537" formatCode="General">
                  <c:v>701.00699999999995</c:v>
                </c:pt>
                <c:pt idx="7538" formatCode="General">
                  <c:v>701.00699999999995</c:v>
                </c:pt>
                <c:pt idx="7539" formatCode="General">
                  <c:v>701.01700000000005</c:v>
                </c:pt>
                <c:pt idx="7540" formatCode="General">
                  <c:v>701.02700000000004</c:v>
                </c:pt>
                <c:pt idx="7541" formatCode="General">
                  <c:v>701.03700000000003</c:v>
                </c:pt>
                <c:pt idx="7542" formatCode="General">
                  <c:v>701.04700000000003</c:v>
                </c:pt>
                <c:pt idx="7543" formatCode="General">
                  <c:v>701.05700000000002</c:v>
                </c:pt>
                <c:pt idx="7544" formatCode="General">
                  <c:v>701.06700000000001</c:v>
                </c:pt>
                <c:pt idx="7545" formatCode="General">
                  <c:v>701.077</c:v>
                </c:pt>
                <c:pt idx="7546" formatCode="General">
                  <c:v>701.08699999999999</c:v>
                </c:pt>
                <c:pt idx="7547" formatCode="General">
                  <c:v>701.09699999999998</c:v>
                </c:pt>
                <c:pt idx="7548" formatCode="General">
                  <c:v>701.10699999999997</c:v>
                </c:pt>
                <c:pt idx="7549" formatCode="General">
                  <c:v>701.11699999999996</c:v>
                </c:pt>
                <c:pt idx="7550" formatCode="General">
                  <c:v>701.12699999999995</c:v>
                </c:pt>
                <c:pt idx="7551" formatCode="General">
                  <c:v>701.13699999999994</c:v>
                </c:pt>
                <c:pt idx="7552" formatCode="General">
                  <c:v>701.14700000000005</c:v>
                </c:pt>
                <c:pt idx="7553" formatCode="General">
                  <c:v>701.15700000000004</c:v>
                </c:pt>
                <c:pt idx="7554" formatCode="General">
                  <c:v>701.16700000000003</c:v>
                </c:pt>
                <c:pt idx="7555" formatCode="General">
                  <c:v>701.17700000000002</c:v>
                </c:pt>
                <c:pt idx="7556" formatCode="General">
                  <c:v>701.18700000000001</c:v>
                </c:pt>
                <c:pt idx="7557" formatCode="General">
                  <c:v>701.197</c:v>
                </c:pt>
                <c:pt idx="7558" formatCode="General">
                  <c:v>701.20699999999999</c:v>
                </c:pt>
                <c:pt idx="7559" formatCode="General">
                  <c:v>701.21699999999998</c:v>
                </c:pt>
                <c:pt idx="7560" formatCode="General">
                  <c:v>701.22699999999998</c:v>
                </c:pt>
                <c:pt idx="7561" formatCode="General">
                  <c:v>701.23699999999997</c:v>
                </c:pt>
                <c:pt idx="7562" formatCode="General">
                  <c:v>701.24699999999996</c:v>
                </c:pt>
                <c:pt idx="7563" formatCode="General">
                  <c:v>701.25699999999995</c:v>
                </c:pt>
                <c:pt idx="7564" formatCode="General">
                  <c:v>701.26700000000005</c:v>
                </c:pt>
                <c:pt idx="7565" formatCode="General">
                  <c:v>701.27700000000004</c:v>
                </c:pt>
                <c:pt idx="7566" formatCode="General">
                  <c:v>701.28700000000003</c:v>
                </c:pt>
                <c:pt idx="7567" formatCode="General">
                  <c:v>701.29700000000003</c:v>
                </c:pt>
                <c:pt idx="7568" formatCode="General">
                  <c:v>701.30700000000002</c:v>
                </c:pt>
                <c:pt idx="7569" formatCode="General">
                  <c:v>701.31700000000001</c:v>
                </c:pt>
                <c:pt idx="7570" formatCode="General">
                  <c:v>701.327</c:v>
                </c:pt>
                <c:pt idx="7571" formatCode="General">
                  <c:v>701.33699999999999</c:v>
                </c:pt>
                <c:pt idx="7572" formatCode="General">
                  <c:v>701.34699999999998</c:v>
                </c:pt>
                <c:pt idx="7573" formatCode="General">
                  <c:v>701.35699999999997</c:v>
                </c:pt>
                <c:pt idx="7574" formatCode="General">
                  <c:v>701.36699999999996</c:v>
                </c:pt>
                <c:pt idx="7575" formatCode="General">
                  <c:v>701.37699999999995</c:v>
                </c:pt>
                <c:pt idx="7576" formatCode="General">
                  <c:v>701.38699999999994</c:v>
                </c:pt>
                <c:pt idx="7577" formatCode="General">
                  <c:v>701.39700000000005</c:v>
                </c:pt>
                <c:pt idx="7578" formatCode="General">
                  <c:v>701.40700000000004</c:v>
                </c:pt>
                <c:pt idx="7579" formatCode="General">
                  <c:v>701.41700000000003</c:v>
                </c:pt>
                <c:pt idx="7580" formatCode="General">
                  <c:v>701.42700000000002</c:v>
                </c:pt>
                <c:pt idx="7581" formatCode="General">
                  <c:v>701.43700000000001</c:v>
                </c:pt>
                <c:pt idx="7582" formatCode="General">
                  <c:v>701.447</c:v>
                </c:pt>
                <c:pt idx="7583" formatCode="General">
                  <c:v>701.45699999999999</c:v>
                </c:pt>
                <c:pt idx="7584" formatCode="General">
                  <c:v>701.46699999999998</c:v>
                </c:pt>
                <c:pt idx="7585" formatCode="General">
                  <c:v>701.47699999999998</c:v>
                </c:pt>
                <c:pt idx="7586" formatCode="General">
                  <c:v>701.48699999999997</c:v>
                </c:pt>
                <c:pt idx="7587" formatCode="General">
                  <c:v>701.49699999999996</c:v>
                </c:pt>
                <c:pt idx="7588" formatCode="General">
                  <c:v>701.50699999999995</c:v>
                </c:pt>
                <c:pt idx="7589" formatCode="General">
                  <c:v>701.51700000000005</c:v>
                </c:pt>
                <c:pt idx="7590" formatCode="General">
                  <c:v>701.52700000000004</c:v>
                </c:pt>
                <c:pt idx="7591" formatCode="General">
                  <c:v>701.53700000000003</c:v>
                </c:pt>
                <c:pt idx="7592" formatCode="General">
                  <c:v>701.54700000000003</c:v>
                </c:pt>
                <c:pt idx="7593" formatCode="General">
                  <c:v>701.55700000000002</c:v>
                </c:pt>
                <c:pt idx="7594" formatCode="General">
                  <c:v>701.56700000000001</c:v>
                </c:pt>
                <c:pt idx="7595" formatCode="General">
                  <c:v>701.577</c:v>
                </c:pt>
                <c:pt idx="7596" formatCode="General">
                  <c:v>701.58699999999999</c:v>
                </c:pt>
                <c:pt idx="7597" formatCode="General">
                  <c:v>701.59699999999998</c:v>
                </c:pt>
                <c:pt idx="7598" formatCode="General">
                  <c:v>701.60699999999997</c:v>
                </c:pt>
                <c:pt idx="7599" formatCode="General">
                  <c:v>701.61699999999996</c:v>
                </c:pt>
                <c:pt idx="7600" formatCode="General">
                  <c:v>701.62699999999995</c:v>
                </c:pt>
                <c:pt idx="7601" formatCode="General">
                  <c:v>701.63699999999994</c:v>
                </c:pt>
                <c:pt idx="7602" formatCode="General">
                  <c:v>701.64700000000005</c:v>
                </c:pt>
                <c:pt idx="7603" formatCode="General">
                  <c:v>701.65700000000004</c:v>
                </c:pt>
                <c:pt idx="7604" formatCode="General">
                  <c:v>701.66700000000003</c:v>
                </c:pt>
                <c:pt idx="7605" formatCode="General">
                  <c:v>701.67700000000002</c:v>
                </c:pt>
                <c:pt idx="7606" formatCode="General">
                  <c:v>701.68700000000001</c:v>
                </c:pt>
                <c:pt idx="7607" formatCode="General">
                  <c:v>701.697</c:v>
                </c:pt>
                <c:pt idx="7608" formatCode="General">
                  <c:v>701.70699999999999</c:v>
                </c:pt>
                <c:pt idx="7609" formatCode="General">
                  <c:v>701.71699999999998</c:v>
                </c:pt>
                <c:pt idx="7610" formatCode="General">
                  <c:v>701.72699999999998</c:v>
                </c:pt>
                <c:pt idx="7611" formatCode="General">
                  <c:v>701.73699999999997</c:v>
                </c:pt>
                <c:pt idx="7612" formatCode="General">
                  <c:v>701.74699999999996</c:v>
                </c:pt>
                <c:pt idx="7613" formatCode="General">
                  <c:v>701.75699999999995</c:v>
                </c:pt>
                <c:pt idx="7614" formatCode="General">
                  <c:v>701.76700000000005</c:v>
                </c:pt>
                <c:pt idx="7615" formatCode="General">
                  <c:v>701.77700000000004</c:v>
                </c:pt>
                <c:pt idx="7616" formatCode="General">
                  <c:v>701.78700000000003</c:v>
                </c:pt>
                <c:pt idx="7617" formatCode="General">
                  <c:v>701.79700000000003</c:v>
                </c:pt>
                <c:pt idx="7618" formatCode="General">
                  <c:v>701.80700000000002</c:v>
                </c:pt>
                <c:pt idx="7619" formatCode="General">
                  <c:v>701.81700000000001</c:v>
                </c:pt>
                <c:pt idx="7620" formatCode="General">
                  <c:v>701.827</c:v>
                </c:pt>
                <c:pt idx="7621" formatCode="General">
                  <c:v>701.83699999999999</c:v>
                </c:pt>
                <c:pt idx="7622" formatCode="General">
                  <c:v>701.84699999999998</c:v>
                </c:pt>
                <c:pt idx="7623" formatCode="General">
                  <c:v>701.85699999999997</c:v>
                </c:pt>
                <c:pt idx="7624" formatCode="General">
                  <c:v>701.86699999999996</c:v>
                </c:pt>
                <c:pt idx="7625" formatCode="General">
                  <c:v>701.87699999999995</c:v>
                </c:pt>
                <c:pt idx="7626" formatCode="General">
                  <c:v>701.88699999999994</c:v>
                </c:pt>
                <c:pt idx="7627" formatCode="General">
                  <c:v>701.89700000000005</c:v>
                </c:pt>
                <c:pt idx="7628" formatCode="General">
                  <c:v>701.90700000000004</c:v>
                </c:pt>
                <c:pt idx="7629" formatCode="General">
                  <c:v>701.91700000000003</c:v>
                </c:pt>
                <c:pt idx="7630" formatCode="General">
                  <c:v>701.92700000000002</c:v>
                </c:pt>
                <c:pt idx="7631" formatCode="General">
                  <c:v>701.93700000000001</c:v>
                </c:pt>
                <c:pt idx="7632" formatCode="General">
                  <c:v>701.947</c:v>
                </c:pt>
                <c:pt idx="7633" formatCode="General">
                  <c:v>701.95699999999999</c:v>
                </c:pt>
                <c:pt idx="7634" formatCode="General">
                  <c:v>701.96699999999998</c:v>
                </c:pt>
                <c:pt idx="7635" formatCode="General">
                  <c:v>701.97699999999998</c:v>
                </c:pt>
                <c:pt idx="7636" formatCode="General">
                  <c:v>701.98699999999997</c:v>
                </c:pt>
                <c:pt idx="7637" formatCode="General">
                  <c:v>701.99699999999996</c:v>
                </c:pt>
                <c:pt idx="7638" formatCode="General">
                  <c:v>702.00699999999995</c:v>
                </c:pt>
                <c:pt idx="7639" formatCode="General">
                  <c:v>702.01700000000005</c:v>
                </c:pt>
                <c:pt idx="7640" formatCode="General">
                  <c:v>702.02700000000004</c:v>
                </c:pt>
                <c:pt idx="7641" formatCode="General">
                  <c:v>702.03700000000003</c:v>
                </c:pt>
                <c:pt idx="7642" formatCode="General">
                  <c:v>702.04700000000003</c:v>
                </c:pt>
                <c:pt idx="7643" formatCode="General">
                  <c:v>702.05700000000002</c:v>
                </c:pt>
                <c:pt idx="7644" formatCode="General">
                  <c:v>702.06700000000001</c:v>
                </c:pt>
                <c:pt idx="7645" formatCode="General">
                  <c:v>702.077</c:v>
                </c:pt>
                <c:pt idx="7646" formatCode="General">
                  <c:v>702.08699999999999</c:v>
                </c:pt>
                <c:pt idx="7647" formatCode="General">
                  <c:v>702.09699999999998</c:v>
                </c:pt>
                <c:pt idx="7648" formatCode="General">
                  <c:v>702.10699999999997</c:v>
                </c:pt>
                <c:pt idx="7649" formatCode="General">
                  <c:v>702.11699999999996</c:v>
                </c:pt>
                <c:pt idx="7650" formatCode="General">
                  <c:v>702.12699999999995</c:v>
                </c:pt>
                <c:pt idx="7651" formatCode="General">
                  <c:v>702.13699999999994</c:v>
                </c:pt>
                <c:pt idx="7652" formatCode="General">
                  <c:v>702.14700000000005</c:v>
                </c:pt>
                <c:pt idx="7653" formatCode="General">
                  <c:v>702.15700000000004</c:v>
                </c:pt>
                <c:pt idx="7654" formatCode="General">
                  <c:v>702.16700000000003</c:v>
                </c:pt>
                <c:pt idx="7655" formatCode="General">
                  <c:v>702.17700000000002</c:v>
                </c:pt>
                <c:pt idx="7656" formatCode="General">
                  <c:v>702.18700000000001</c:v>
                </c:pt>
                <c:pt idx="7657" formatCode="General">
                  <c:v>702.197</c:v>
                </c:pt>
                <c:pt idx="7658" formatCode="General">
                  <c:v>702.20699999999999</c:v>
                </c:pt>
                <c:pt idx="7659" formatCode="General">
                  <c:v>702.21699999999998</c:v>
                </c:pt>
                <c:pt idx="7660" formatCode="General">
                  <c:v>702.22699999999998</c:v>
                </c:pt>
                <c:pt idx="7661" formatCode="General">
                  <c:v>702.23699999999997</c:v>
                </c:pt>
                <c:pt idx="7662" formatCode="General">
                  <c:v>702.24699999999996</c:v>
                </c:pt>
                <c:pt idx="7663" formatCode="General">
                  <c:v>702.25699999999995</c:v>
                </c:pt>
                <c:pt idx="7664" formatCode="General">
                  <c:v>702.26700000000005</c:v>
                </c:pt>
                <c:pt idx="7665" formatCode="General">
                  <c:v>702.27700000000004</c:v>
                </c:pt>
                <c:pt idx="7666" formatCode="General">
                  <c:v>702.28700000000003</c:v>
                </c:pt>
                <c:pt idx="7667" formatCode="General">
                  <c:v>702.29700000000003</c:v>
                </c:pt>
                <c:pt idx="7668" formatCode="General">
                  <c:v>702.30700000000002</c:v>
                </c:pt>
                <c:pt idx="7669" formatCode="General">
                  <c:v>702.31700000000001</c:v>
                </c:pt>
                <c:pt idx="7670" formatCode="General">
                  <c:v>702.327</c:v>
                </c:pt>
                <c:pt idx="7671" formatCode="General">
                  <c:v>702.33699999999999</c:v>
                </c:pt>
                <c:pt idx="7672" formatCode="General">
                  <c:v>702.34699999999998</c:v>
                </c:pt>
                <c:pt idx="7673" formatCode="General">
                  <c:v>702.35699999999997</c:v>
                </c:pt>
                <c:pt idx="7674" formatCode="General">
                  <c:v>702.36699999999996</c:v>
                </c:pt>
                <c:pt idx="7675" formatCode="General">
                  <c:v>702.37699999999995</c:v>
                </c:pt>
                <c:pt idx="7676" formatCode="General">
                  <c:v>702.38699999999994</c:v>
                </c:pt>
                <c:pt idx="7677" formatCode="General">
                  <c:v>702.39700000000005</c:v>
                </c:pt>
                <c:pt idx="7678" formatCode="General">
                  <c:v>702.40700000000004</c:v>
                </c:pt>
                <c:pt idx="7679" formatCode="General">
                  <c:v>702.41700000000003</c:v>
                </c:pt>
                <c:pt idx="7680" formatCode="General">
                  <c:v>702.42700000000002</c:v>
                </c:pt>
                <c:pt idx="7681" formatCode="General">
                  <c:v>702.43700000000001</c:v>
                </c:pt>
                <c:pt idx="7682" formatCode="General">
                  <c:v>702.447</c:v>
                </c:pt>
                <c:pt idx="7683" formatCode="General">
                  <c:v>702.45699999999999</c:v>
                </c:pt>
                <c:pt idx="7684" formatCode="General">
                  <c:v>702.46699999999998</c:v>
                </c:pt>
                <c:pt idx="7685" formatCode="General">
                  <c:v>702.47699999999998</c:v>
                </c:pt>
                <c:pt idx="7686" formatCode="General">
                  <c:v>702.48699999999997</c:v>
                </c:pt>
                <c:pt idx="7687" formatCode="General">
                  <c:v>702.49699999999996</c:v>
                </c:pt>
                <c:pt idx="7688" formatCode="General">
                  <c:v>702.50699999999995</c:v>
                </c:pt>
                <c:pt idx="7689" formatCode="General">
                  <c:v>702.51700000000005</c:v>
                </c:pt>
                <c:pt idx="7690" formatCode="General">
                  <c:v>702.52700000000004</c:v>
                </c:pt>
                <c:pt idx="7691" formatCode="General">
                  <c:v>702.53700000000003</c:v>
                </c:pt>
                <c:pt idx="7692" formatCode="General">
                  <c:v>702.54700000000003</c:v>
                </c:pt>
                <c:pt idx="7693" formatCode="General">
                  <c:v>702.55700000000002</c:v>
                </c:pt>
                <c:pt idx="7694" formatCode="General">
                  <c:v>702.56700000000001</c:v>
                </c:pt>
                <c:pt idx="7695" formatCode="General">
                  <c:v>702.577</c:v>
                </c:pt>
                <c:pt idx="7696" formatCode="General">
                  <c:v>702.58699999999999</c:v>
                </c:pt>
                <c:pt idx="7697" formatCode="General">
                  <c:v>702.59699999999998</c:v>
                </c:pt>
                <c:pt idx="7698" formatCode="General">
                  <c:v>702.60699999999997</c:v>
                </c:pt>
                <c:pt idx="7699" formatCode="General">
                  <c:v>702.61699999999996</c:v>
                </c:pt>
                <c:pt idx="7700" formatCode="General">
                  <c:v>702.62699999999995</c:v>
                </c:pt>
                <c:pt idx="7701" formatCode="General">
                  <c:v>702.63699999999994</c:v>
                </c:pt>
                <c:pt idx="7702" formatCode="General">
                  <c:v>702.64700000000005</c:v>
                </c:pt>
                <c:pt idx="7703" formatCode="General">
                  <c:v>702.65700000000004</c:v>
                </c:pt>
                <c:pt idx="7704" formatCode="General">
                  <c:v>702.66700000000003</c:v>
                </c:pt>
                <c:pt idx="7705" formatCode="General">
                  <c:v>702.67700000000002</c:v>
                </c:pt>
                <c:pt idx="7706" formatCode="General">
                  <c:v>702.68700000000001</c:v>
                </c:pt>
                <c:pt idx="7707" formatCode="General">
                  <c:v>702.697</c:v>
                </c:pt>
                <c:pt idx="7708" formatCode="General">
                  <c:v>702.70699999999999</c:v>
                </c:pt>
                <c:pt idx="7709" formatCode="General">
                  <c:v>702.71699999999998</c:v>
                </c:pt>
                <c:pt idx="7710" formatCode="General">
                  <c:v>702.72699999999998</c:v>
                </c:pt>
                <c:pt idx="7711" formatCode="General">
                  <c:v>702.73699999999997</c:v>
                </c:pt>
                <c:pt idx="7712" formatCode="General">
                  <c:v>702.74699999999996</c:v>
                </c:pt>
                <c:pt idx="7713" formatCode="General">
                  <c:v>702.75699999999995</c:v>
                </c:pt>
                <c:pt idx="7714" formatCode="General">
                  <c:v>702.76700000000005</c:v>
                </c:pt>
                <c:pt idx="7715" formatCode="General">
                  <c:v>702.77700000000004</c:v>
                </c:pt>
                <c:pt idx="7716" formatCode="General">
                  <c:v>702.78700000000003</c:v>
                </c:pt>
                <c:pt idx="7717" formatCode="General">
                  <c:v>702.79700000000003</c:v>
                </c:pt>
                <c:pt idx="7718" formatCode="General">
                  <c:v>702.80700000000002</c:v>
                </c:pt>
                <c:pt idx="7719" formatCode="General">
                  <c:v>702.81700000000001</c:v>
                </c:pt>
                <c:pt idx="7720" formatCode="General">
                  <c:v>702.827</c:v>
                </c:pt>
                <c:pt idx="7721" formatCode="General">
                  <c:v>702.83699999999999</c:v>
                </c:pt>
                <c:pt idx="7722" formatCode="General">
                  <c:v>702.84699999999998</c:v>
                </c:pt>
                <c:pt idx="7723" formatCode="General">
                  <c:v>702.85699999999997</c:v>
                </c:pt>
                <c:pt idx="7724" formatCode="General">
                  <c:v>702.86699999999996</c:v>
                </c:pt>
                <c:pt idx="7725" formatCode="General">
                  <c:v>702.87699999999995</c:v>
                </c:pt>
                <c:pt idx="7726" formatCode="General">
                  <c:v>702.88699999999994</c:v>
                </c:pt>
                <c:pt idx="7727" formatCode="General">
                  <c:v>702.89700000000005</c:v>
                </c:pt>
                <c:pt idx="7728" formatCode="General">
                  <c:v>702.90700000000004</c:v>
                </c:pt>
                <c:pt idx="7729" formatCode="General">
                  <c:v>702.91700000000003</c:v>
                </c:pt>
                <c:pt idx="7730" formatCode="General">
                  <c:v>702.92700000000002</c:v>
                </c:pt>
                <c:pt idx="7731" formatCode="General">
                  <c:v>702.93700000000001</c:v>
                </c:pt>
                <c:pt idx="7732" formatCode="General">
                  <c:v>702.947</c:v>
                </c:pt>
                <c:pt idx="7733" formatCode="General">
                  <c:v>702.95699999999999</c:v>
                </c:pt>
                <c:pt idx="7734" formatCode="General">
                  <c:v>702.96699999999998</c:v>
                </c:pt>
                <c:pt idx="7735" formatCode="General">
                  <c:v>702.97699999999998</c:v>
                </c:pt>
                <c:pt idx="7736" formatCode="General">
                  <c:v>702.98699999999997</c:v>
                </c:pt>
                <c:pt idx="7737" formatCode="General">
                  <c:v>702.99699999999996</c:v>
                </c:pt>
                <c:pt idx="7738" formatCode="General">
                  <c:v>703.00699999999995</c:v>
                </c:pt>
                <c:pt idx="7739" formatCode="General">
                  <c:v>703.01700000000005</c:v>
                </c:pt>
                <c:pt idx="7740" formatCode="General">
                  <c:v>703.02700000000004</c:v>
                </c:pt>
                <c:pt idx="7741" formatCode="General">
                  <c:v>703.03700000000003</c:v>
                </c:pt>
                <c:pt idx="7742" formatCode="General">
                  <c:v>703.04700000000003</c:v>
                </c:pt>
                <c:pt idx="7743" formatCode="General">
                  <c:v>703.05700000000002</c:v>
                </c:pt>
                <c:pt idx="7744" formatCode="General">
                  <c:v>703.06700000000001</c:v>
                </c:pt>
                <c:pt idx="7745" formatCode="General">
                  <c:v>703.077</c:v>
                </c:pt>
                <c:pt idx="7746" formatCode="General">
                  <c:v>703.08699999999999</c:v>
                </c:pt>
                <c:pt idx="7747" formatCode="General">
                  <c:v>703.09699999999998</c:v>
                </c:pt>
                <c:pt idx="7748" formatCode="General">
                  <c:v>703.10699999999997</c:v>
                </c:pt>
                <c:pt idx="7749" formatCode="General">
                  <c:v>703.11699999999996</c:v>
                </c:pt>
                <c:pt idx="7750" formatCode="General">
                  <c:v>703.12699999999995</c:v>
                </c:pt>
                <c:pt idx="7751" formatCode="General">
                  <c:v>703.13699999999994</c:v>
                </c:pt>
                <c:pt idx="7752" formatCode="General">
                  <c:v>703.14700000000005</c:v>
                </c:pt>
                <c:pt idx="7753" formatCode="General">
                  <c:v>703.15700000000004</c:v>
                </c:pt>
                <c:pt idx="7754" formatCode="General">
                  <c:v>703.16700000000003</c:v>
                </c:pt>
                <c:pt idx="7755" formatCode="General">
                  <c:v>703.17700000000002</c:v>
                </c:pt>
                <c:pt idx="7756" formatCode="General">
                  <c:v>703.18700000000001</c:v>
                </c:pt>
                <c:pt idx="7757" formatCode="General">
                  <c:v>703.197</c:v>
                </c:pt>
                <c:pt idx="7758" formatCode="General">
                  <c:v>703.20699999999999</c:v>
                </c:pt>
                <c:pt idx="7759" formatCode="General">
                  <c:v>703.21699999999998</c:v>
                </c:pt>
                <c:pt idx="7760" formatCode="General">
                  <c:v>703.22699999999998</c:v>
                </c:pt>
                <c:pt idx="7761" formatCode="General">
                  <c:v>703.23699999999997</c:v>
                </c:pt>
                <c:pt idx="7762" formatCode="General">
                  <c:v>703.24699999999996</c:v>
                </c:pt>
                <c:pt idx="7763" formatCode="General">
                  <c:v>703.25699999999995</c:v>
                </c:pt>
                <c:pt idx="7764" formatCode="General">
                  <c:v>703.26700000000005</c:v>
                </c:pt>
                <c:pt idx="7765" formatCode="General">
                  <c:v>703.27700000000004</c:v>
                </c:pt>
                <c:pt idx="7766" formatCode="General">
                  <c:v>703.28700000000003</c:v>
                </c:pt>
                <c:pt idx="7767" formatCode="General">
                  <c:v>703.29700000000003</c:v>
                </c:pt>
                <c:pt idx="7768" formatCode="General">
                  <c:v>703.30700000000002</c:v>
                </c:pt>
                <c:pt idx="7769" formatCode="General">
                  <c:v>703.31700000000001</c:v>
                </c:pt>
                <c:pt idx="7770" formatCode="General">
                  <c:v>703.327</c:v>
                </c:pt>
                <c:pt idx="7771" formatCode="General">
                  <c:v>703.33699999999999</c:v>
                </c:pt>
                <c:pt idx="7772" formatCode="General">
                  <c:v>703.34699999999998</c:v>
                </c:pt>
                <c:pt idx="7773" formatCode="General">
                  <c:v>703.35699999999997</c:v>
                </c:pt>
                <c:pt idx="7774" formatCode="General">
                  <c:v>703.36699999999996</c:v>
                </c:pt>
                <c:pt idx="7775" formatCode="General">
                  <c:v>703.37699999999995</c:v>
                </c:pt>
                <c:pt idx="7776" formatCode="General">
                  <c:v>703.38699999999994</c:v>
                </c:pt>
                <c:pt idx="7777" formatCode="General">
                  <c:v>703.39700000000005</c:v>
                </c:pt>
                <c:pt idx="7778" formatCode="General">
                  <c:v>703.40700000000004</c:v>
                </c:pt>
                <c:pt idx="7779" formatCode="General">
                  <c:v>703.41700000000003</c:v>
                </c:pt>
                <c:pt idx="7780" formatCode="General">
                  <c:v>703.42700000000002</c:v>
                </c:pt>
                <c:pt idx="7781" formatCode="General">
                  <c:v>703.43700000000001</c:v>
                </c:pt>
                <c:pt idx="7782" formatCode="General">
                  <c:v>703.447</c:v>
                </c:pt>
                <c:pt idx="7783" formatCode="General">
                  <c:v>703.45699999999999</c:v>
                </c:pt>
                <c:pt idx="7784" formatCode="General">
                  <c:v>703.46699999999998</c:v>
                </c:pt>
                <c:pt idx="7785" formatCode="General">
                  <c:v>703.47699999999998</c:v>
                </c:pt>
                <c:pt idx="7786" formatCode="General">
                  <c:v>703.48699999999997</c:v>
                </c:pt>
                <c:pt idx="7787" formatCode="General">
                  <c:v>703.49699999999996</c:v>
                </c:pt>
                <c:pt idx="7788" formatCode="General">
                  <c:v>703.50699999999995</c:v>
                </c:pt>
                <c:pt idx="7789" formatCode="General">
                  <c:v>703.51700000000005</c:v>
                </c:pt>
                <c:pt idx="7790" formatCode="General">
                  <c:v>703.52700000000004</c:v>
                </c:pt>
                <c:pt idx="7791" formatCode="General">
                  <c:v>703.53700000000003</c:v>
                </c:pt>
                <c:pt idx="7792" formatCode="General">
                  <c:v>703.54700000000003</c:v>
                </c:pt>
                <c:pt idx="7793" formatCode="General">
                  <c:v>703.55700000000002</c:v>
                </c:pt>
                <c:pt idx="7794" formatCode="General">
                  <c:v>703.56700000000001</c:v>
                </c:pt>
                <c:pt idx="7795" formatCode="General">
                  <c:v>703.577</c:v>
                </c:pt>
                <c:pt idx="7796" formatCode="General">
                  <c:v>703.58699999999999</c:v>
                </c:pt>
                <c:pt idx="7797" formatCode="General">
                  <c:v>703.59699999999998</c:v>
                </c:pt>
                <c:pt idx="7798" formatCode="General">
                  <c:v>703.60699999999997</c:v>
                </c:pt>
                <c:pt idx="7799" formatCode="General">
                  <c:v>703.61699999999996</c:v>
                </c:pt>
                <c:pt idx="7800" formatCode="General">
                  <c:v>703.62699999999995</c:v>
                </c:pt>
                <c:pt idx="7801" formatCode="General">
                  <c:v>703.63699999999994</c:v>
                </c:pt>
                <c:pt idx="7802" formatCode="General">
                  <c:v>703.64700000000005</c:v>
                </c:pt>
                <c:pt idx="7803" formatCode="General">
                  <c:v>703.65700000000004</c:v>
                </c:pt>
                <c:pt idx="7804" formatCode="General">
                  <c:v>703.66700000000003</c:v>
                </c:pt>
                <c:pt idx="7805" formatCode="General">
                  <c:v>703.67700000000002</c:v>
                </c:pt>
                <c:pt idx="7806" formatCode="General">
                  <c:v>703.68700000000001</c:v>
                </c:pt>
                <c:pt idx="7807" formatCode="General">
                  <c:v>703.697</c:v>
                </c:pt>
                <c:pt idx="7808" formatCode="General">
                  <c:v>703.70699999999999</c:v>
                </c:pt>
                <c:pt idx="7809" formatCode="General">
                  <c:v>703.71699999999998</c:v>
                </c:pt>
                <c:pt idx="7810" formatCode="General">
                  <c:v>703.72699999999998</c:v>
                </c:pt>
                <c:pt idx="7811" formatCode="General">
                  <c:v>703.73699999999997</c:v>
                </c:pt>
                <c:pt idx="7812" formatCode="General">
                  <c:v>703.74699999999996</c:v>
                </c:pt>
                <c:pt idx="7813" formatCode="General">
                  <c:v>703.75699999999995</c:v>
                </c:pt>
                <c:pt idx="7814" formatCode="General">
                  <c:v>703.76700000000005</c:v>
                </c:pt>
                <c:pt idx="7815" formatCode="General">
                  <c:v>703.77700000000004</c:v>
                </c:pt>
                <c:pt idx="7816" formatCode="General">
                  <c:v>703.78700000000003</c:v>
                </c:pt>
                <c:pt idx="7817" formatCode="General">
                  <c:v>703.79700000000003</c:v>
                </c:pt>
                <c:pt idx="7818" formatCode="General">
                  <c:v>703.80700000000002</c:v>
                </c:pt>
                <c:pt idx="7819" formatCode="General">
                  <c:v>703.81700000000001</c:v>
                </c:pt>
                <c:pt idx="7820" formatCode="General">
                  <c:v>703.827</c:v>
                </c:pt>
                <c:pt idx="7821" formatCode="General">
                  <c:v>703.83699999999999</c:v>
                </c:pt>
                <c:pt idx="7822" formatCode="General">
                  <c:v>703.84699999999998</c:v>
                </c:pt>
                <c:pt idx="7823" formatCode="General">
                  <c:v>703.85699999999997</c:v>
                </c:pt>
                <c:pt idx="7824" formatCode="General">
                  <c:v>703.86699999999996</c:v>
                </c:pt>
                <c:pt idx="7825" formatCode="General">
                  <c:v>703.87699999999995</c:v>
                </c:pt>
                <c:pt idx="7826" formatCode="General">
                  <c:v>703.88699999999994</c:v>
                </c:pt>
                <c:pt idx="7827" formatCode="General">
                  <c:v>703.89700000000005</c:v>
                </c:pt>
                <c:pt idx="7828" formatCode="General">
                  <c:v>703.90700000000004</c:v>
                </c:pt>
                <c:pt idx="7829" formatCode="General">
                  <c:v>703.91700000000003</c:v>
                </c:pt>
                <c:pt idx="7830" formatCode="General">
                  <c:v>703.92700000000002</c:v>
                </c:pt>
                <c:pt idx="7831" formatCode="General">
                  <c:v>703.93700000000001</c:v>
                </c:pt>
                <c:pt idx="7832" formatCode="General">
                  <c:v>703.947</c:v>
                </c:pt>
                <c:pt idx="7833" formatCode="General">
                  <c:v>703.95699999999999</c:v>
                </c:pt>
                <c:pt idx="7834" formatCode="General">
                  <c:v>703.96699999999998</c:v>
                </c:pt>
                <c:pt idx="7835" formatCode="General">
                  <c:v>703.97699999999998</c:v>
                </c:pt>
                <c:pt idx="7836" formatCode="General">
                  <c:v>703.98699999999997</c:v>
                </c:pt>
                <c:pt idx="7837" formatCode="General">
                  <c:v>703.99699999999996</c:v>
                </c:pt>
                <c:pt idx="7838" formatCode="General">
                  <c:v>704.00699999999995</c:v>
                </c:pt>
                <c:pt idx="7839" formatCode="General">
                  <c:v>704.01700000000005</c:v>
                </c:pt>
                <c:pt idx="7840" formatCode="General">
                  <c:v>704.02700000000004</c:v>
                </c:pt>
                <c:pt idx="7841" formatCode="General">
                  <c:v>704.03700000000003</c:v>
                </c:pt>
                <c:pt idx="7842" formatCode="General">
                  <c:v>704.04700000000003</c:v>
                </c:pt>
                <c:pt idx="7843" formatCode="General">
                  <c:v>704.05700000000002</c:v>
                </c:pt>
                <c:pt idx="7844" formatCode="General">
                  <c:v>704.06700000000001</c:v>
                </c:pt>
                <c:pt idx="7845" formatCode="General">
                  <c:v>704.077</c:v>
                </c:pt>
                <c:pt idx="7846" formatCode="General">
                  <c:v>704.08699999999999</c:v>
                </c:pt>
                <c:pt idx="7847" formatCode="General">
                  <c:v>704.09699999999998</c:v>
                </c:pt>
                <c:pt idx="7848" formatCode="General">
                  <c:v>704.10699999999997</c:v>
                </c:pt>
                <c:pt idx="7849" formatCode="General">
                  <c:v>704.11699999999996</c:v>
                </c:pt>
                <c:pt idx="7850" formatCode="General">
                  <c:v>704.12699999999995</c:v>
                </c:pt>
                <c:pt idx="7851" formatCode="General">
                  <c:v>704.13699999999994</c:v>
                </c:pt>
                <c:pt idx="7852" formatCode="General">
                  <c:v>704.14700000000005</c:v>
                </c:pt>
                <c:pt idx="7853" formatCode="General">
                  <c:v>704.15700000000004</c:v>
                </c:pt>
                <c:pt idx="7854" formatCode="General">
                  <c:v>704.16700000000003</c:v>
                </c:pt>
                <c:pt idx="7855" formatCode="General">
                  <c:v>704.17700000000002</c:v>
                </c:pt>
                <c:pt idx="7856" formatCode="General">
                  <c:v>704.18700000000001</c:v>
                </c:pt>
                <c:pt idx="7857" formatCode="General">
                  <c:v>704.197</c:v>
                </c:pt>
                <c:pt idx="7858" formatCode="General">
                  <c:v>704.20699999999999</c:v>
                </c:pt>
                <c:pt idx="7859" formatCode="General">
                  <c:v>704.21699999999998</c:v>
                </c:pt>
                <c:pt idx="7860" formatCode="General">
                  <c:v>704.22699999999998</c:v>
                </c:pt>
                <c:pt idx="7861" formatCode="General">
                  <c:v>704.23699999999997</c:v>
                </c:pt>
                <c:pt idx="7862" formatCode="General">
                  <c:v>704.24699999999996</c:v>
                </c:pt>
                <c:pt idx="7863" formatCode="General">
                  <c:v>704.25699999999995</c:v>
                </c:pt>
                <c:pt idx="7864" formatCode="General">
                  <c:v>704.26700000000005</c:v>
                </c:pt>
                <c:pt idx="7865" formatCode="General">
                  <c:v>704.27700000000004</c:v>
                </c:pt>
                <c:pt idx="7866" formatCode="General">
                  <c:v>704.28700000000003</c:v>
                </c:pt>
                <c:pt idx="7867" formatCode="General">
                  <c:v>704.29700000000003</c:v>
                </c:pt>
                <c:pt idx="7868" formatCode="General">
                  <c:v>704.30700000000002</c:v>
                </c:pt>
                <c:pt idx="7869" formatCode="General">
                  <c:v>704.31700000000001</c:v>
                </c:pt>
                <c:pt idx="7870" formatCode="General">
                  <c:v>704.327</c:v>
                </c:pt>
                <c:pt idx="7871" formatCode="General">
                  <c:v>704.33699999999999</c:v>
                </c:pt>
                <c:pt idx="7872" formatCode="General">
                  <c:v>704.34699999999998</c:v>
                </c:pt>
                <c:pt idx="7873" formatCode="General">
                  <c:v>704.35699999999997</c:v>
                </c:pt>
                <c:pt idx="7874" formatCode="General">
                  <c:v>704.36699999999996</c:v>
                </c:pt>
                <c:pt idx="7875" formatCode="General">
                  <c:v>704.37699999999995</c:v>
                </c:pt>
                <c:pt idx="7876" formatCode="General">
                  <c:v>704.38699999999994</c:v>
                </c:pt>
                <c:pt idx="7877" formatCode="General">
                  <c:v>704.39700000000005</c:v>
                </c:pt>
                <c:pt idx="7878" formatCode="General">
                  <c:v>704.40700000000004</c:v>
                </c:pt>
                <c:pt idx="7879" formatCode="General">
                  <c:v>704.41700000000003</c:v>
                </c:pt>
                <c:pt idx="7880" formatCode="General">
                  <c:v>704.42700000000002</c:v>
                </c:pt>
                <c:pt idx="7881" formatCode="General">
                  <c:v>704.43700000000001</c:v>
                </c:pt>
                <c:pt idx="7882" formatCode="General">
                  <c:v>704.447</c:v>
                </c:pt>
                <c:pt idx="7883" formatCode="General">
                  <c:v>704.45699999999999</c:v>
                </c:pt>
                <c:pt idx="7884" formatCode="General">
                  <c:v>704.46699999999998</c:v>
                </c:pt>
                <c:pt idx="7885" formatCode="General">
                  <c:v>704.47699999999998</c:v>
                </c:pt>
                <c:pt idx="7886" formatCode="General">
                  <c:v>704.48699999999997</c:v>
                </c:pt>
                <c:pt idx="7887" formatCode="General">
                  <c:v>704.49699999999996</c:v>
                </c:pt>
                <c:pt idx="7888" formatCode="General">
                  <c:v>704.50699999999995</c:v>
                </c:pt>
                <c:pt idx="7889" formatCode="General">
                  <c:v>704.51700000000005</c:v>
                </c:pt>
                <c:pt idx="7890" formatCode="General">
                  <c:v>704.52700000000004</c:v>
                </c:pt>
                <c:pt idx="7891" formatCode="General">
                  <c:v>704.53700000000003</c:v>
                </c:pt>
                <c:pt idx="7892" formatCode="General">
                  <c:v>704.54700000000003</c:v>
                </c:pt>
                <c:pt idx="7893" formatCode="General">
                  <c:v>704.55700000000002</c:v>
                </c:pt>
                <c:pt idx="7894" formatCode="General">
                  <c:v>704.56700000000001</c:v>
                </c:pt>
                <c:pt idx="7895" formatCode="General">
                  <c:v>704.577</c:v>
                </c:pt>
                <c:pt idx="7896" formatCode="General">
                  <c:v>704.58699999999999</c:v>
                </c:pt>
                <c:pt idx="7897" formatCode="General">
                  <c:v>704.59699999999998</c:v>
                </c:pt>
                <c:pt idx="7898" formatCode="General">
                  <c:v>704.60699999999997</c:v>
                </c:pt>
                <c:pt idx="7899" formatCode="General">
                  <c:v>704.61699999999996</c:v>
                </c:pt>
                <c:pt idx="7900" formatCode="General">
                  <c:v>704.62699999999995</c:v>
                </c:pt>
                <c:pt idx="7901" formatCode="General">
                  <c:v>704.63699999999994</c:v>
                </c:pt>
                <c:pt idx="7902" formatCode="General">
                  <c:v>704.64700000000005</c:v>
                </c:pt>
                <c:pt idx="7903" formatCode="General">
                  <c:v>704.65700000000004</c:v>
                </c:pt>
                <c:pt idx="7904" formatCode="General">
                  <c:v>704.66700000000003</c:v>
                </c:pt>
                <c:pt idx="7905" formatCode="General">
                  <c:v>704.67700000000002</c:v>
                </c:pt>
                <c:pt idx="7906" formatCode="General">
                  <c:v>704.68700000000001</c:v>
                </c:pt>
                <c:pt idx="7907" formatCode="General">
                  <c:v>704.697</c:v>
                </c:pt>
                <c:pt idx="7908" formatCode="General">
                  <c:v>704.70699999999999</c:v>
                </c:pt>
                <c:pt idx="7909" formatCode="General">
                  <c:v>704.71699999999998</c:v>
                </c:pt>
                <c:pt idx="7910" formatCode="General">
                  <c:v>704.72699999999998</c:v>
                </c:pt>
                <c:pt idx="7911" formatCode="General">
                  <c:v>704.73699999999997</c:v>
                </c:pt>
                <c:pt idx="7912" formatCode="General">
                  <c:v>704.74699999999996</c:v>
                </c:pt>
                <c:pt idx="7913" formatCode="General">
                  <c:v>704.75699999999995</c:v>
                </c:pt>
                <c:pt idx="7914" formatCode="General">
                  <c:v>704.76700000000005</c:v>
                </c:pt>
                <c:pt idx="7915" formatCode="General">
                  <c:v>704.77700000000004</c:v>
                </c:pt>
                <c:pt idx="7916" formatCode="General">
                  <c:v>704.78700000000003</c:v>
                </c:pt>
                <c:pt idx="7917" formatCode="General">
                  <c:v>704.79700000000003</c:v>
                </c:pt>
                <c:pt idx="7918" formatCode="General">
                  <c:v>704.80700000000002</c:v>
                </c:pt>
                <c:pt idx="7919" formatCode="General">
                  <c:v>704.81700000000001</c:v>
                </c:pt>
                <c:pt idx="7920" formatCode="General">
                  <c:v>704.827</c:v>
                </c:pt>
                <c:pt idx="7921" formatCode="General">
                  <c:v>704.83699999999999</c:v>
                </c:pt>
                <c:pt idx="7922" formatCode="General">
                  <c:v>704.84699999999998</c:v>
                </c:pt>
                <c:pt idx="7923" formatCode="General">
                  <c:v>704.85699999999997</c:v>
                </c:pt>
                <c:pt idx="7924" formatCode="General">
                  <c:v>704.86699999999996</c:v>
                </c:pt>
                <c:pt idx="7925" formatCode="General">
                  <c:v>704.87699999999995</c:v>
                </c:pt>
                <c:pt idx="7926" formatCode="General">
                  <c:v>704.88699999999994</c:v>
                </c:pt>
                <c:pt idx="7927" formatCode="General">
                  <c:v>704.89700000000005</c:v>
                </c:pt>
                <c:pt idx="7928" formatCode="General">
                  <c:v>704.90700000000004</c:v>
                </c:pt>
                <c:pt idx="7929" formatCode="General">
                  <c:v>704.91700000000003</c:v>
                </c:pt>
                <c:pt idx="7930" formatCode="General">
                  <c:v>704.92700000000002</c:v>
                </c:pt>
                <c:pt idx="7931" formatCode="General">
                  <c:v>704.93700000000001</c:v>
                </c:pt>
                <c:pt idx="7932" formatCode="General">
                  <c:v>704.947</c:v>
                </c:pt>
                <c:pt idx="7933" formatCode="General">
                  <c:v>704.95699999999999</c:v>
                </c:pt>
                <c:pt idx="7934" formatCode="General">
                  <c:v>704.96699999999998</c:v>
                </c:pt>
                <c:pt idx="7935" formatCode="General">
                  <c:v>704.97699999999998</c:v>
                </c:pt>
                <c:pt idx="7936" formatCode="General">
                  <c:v>704.98699999999997</c:v>
                </c:pt>
                <c:pt idx="7937" formatCode="General">
                  <c:v>704.99699999999996</c:v>
                </c:pt>
                <c:pt idx="7938" formatCode="General">
                  <c:v>705.00699999999995</c:v>
                </c:pt>
                <c:pt idx="7939" formatCode="General">
                  <c:v>705.01700000000005</c:v>
                </c:pt>
                <c:pt idx="7940" formatCode="General">
                  <c:v>705.02700000000004</c:v>
                </c:pt>
                <c:pt idx="7941" formatCode="General">
                  <c:v>705.03700000000003</c:v>
                </c:pt>
                <c:pt idx="7942" formatCode="General">
                  <c:v>705.04700000000003</c:v>
                </c:pt>
                <c:pt idx="7943" formatCode="General">
                  <c:v>705.05700000000002</c:v>
                </c:pt>
                <c:pt idx="7944" formatCode="General">
                  <c:v>705.06700000000001</c:v>
                </c:pt>
                <c:pt idx="7945" formatCode="General">
                  <c:v>705.077</c:v>
                </c:pt>
                <c:pt idx="7946" formatCode="General">
                  <c:v>705.08699999999999</c:v>
                </c:pt>
                <c:pt idx="7947" formatCode="General">
                  <c:v>705.09699999999998</c:v>
                </c:pt>
                <c:pt idx="7948" formatCode="General">
                  <c:v>705.10699999999997</c:v>
                </c:pt>
                <c:pt idx="7949" formatCode="General">
                  <c:v>705.11699999999996</c:v>
                </c:pt>
                <c:pt idx="7950" formatCode="General">
                  <c:v>705.12699999999995</c:v>
                </c:pt>
                <c:pt idx="7951" formatCode="General">
                  <c:v>705.13699999999994</c:v>
                </c:pt>
                <c:pt idx="7952" formatCode="General">
                  <c:v>705.14700000000005</c:v>
                </c:pt>
                <c:pt idx="7953" formatCode="General">
                  <c:v>705.15700000000004</c:v>
                </c:pt>
                <c:pt idx="7954" formatCode="General">
                  <c:v>705.16700000000003</c:v>
                </c:pt>
                <c:pt idx="7955" formatCode="General">
                  <c:v>705.17700000000002</c:v>
                </c:pt>
                <c:pt idx="7956" formatCode="General">
                  <c:v>705.18700000000001</c:v>
                </c:pt>
                <c:pt idx="7957" formatCode="General">
                  <c:v>705.197</c:v>
                </c:pt>
                <c:pt idx="7958" formatCode="General">
                  <c:v>705.20699999999999</c:v>
                </c:pt>
                <c:pt idx="7959" formatCode="General">
                  <c:v>705.21699999999998</c:v>
                </c:pt>
                <c:pt idx="7960" formatCode="General">
                  <c:v>705.22699999999998</c:v>
                </c:pt>
                <c:pt idx="7961" formatCode="General">
                  <c:v>705.23699999999997</c:v>
                </c:pt>
                <c:pt idx="7962" formatCode="General">
                  <c:v>705.24699999999996</c:v>
                </c:pt>
                <c:pt idx="7963" formatCode="General">
                  <c:v>705.25699999999995</c:v>
                </c:pt>
                <c:pt idx="7964" formatCode="General">
                  <c:v>705.26700000000005</c:v>
                </c:pt>
                <c:pt idx="7965" formatCode="General">
                  <c:v>705.27700000000004</c:v>
                </c:pt>
                <c:pt idx="7966" formatCode="General">
                  <c:v>705.28700000000003</c:v>
                </c:pt>
                <c:pt idx="7967" formatCode="General">
                  <c:v>705.29700000000003</c:v>
                </c:pt>
                <c:pt idx="7968" formatCode="General">
                  <c:v>705.30700000000002</c:v>
                </c:pt>
                <c:pt idx="7969" formatCode="General">
                  <c:v>705.31700000000001</c:v>
                </c:pt>
                <c:pt idx="7970" formatCode="General">
                  <c:v>705.327</c:v>
                </c:pt>
                <c:pt idx="7971" formatCode="General">
                  <c:v>705.33699999999999</c:v>
                </c:pt>
                <c:pt idx="7972" formatCode="General">
                  <c:v>705.34699999999998</c:v>
                </c:pt>
                <c:pt idx="7973" formatCode="General">
                  <c:v>705.35699999999997</c:v>
                </c:pt>
                <c:pt idx="7974" formatCode="General">
                  <c:v>705.36699999999996</c:v>
                </c:pt>
                <c:pt idx="7975" formatCode="General">
                  <c:v>705.37699999999995</c:v>
                </c:pt>
                <c:pt idx="7976" formatCode="General">
                  <c:v>705.38699999999994</c:v>
                </c:pt>
                <c:pt idx="7977" formatCode="General">
                  <c:v>705.39700000000005</c:v>
                </c:pt>
                <c:pt idx="7978" formatCode="General">
                  <c:v>705.40700000000004</c:v>
                </c:pt>
                <c:pt idx="7979" formatCode="General">
                  <c:v>705.41700000000003</c:v>
                </c:pt>
                <c:pt idx="7980" formatCode="General">
                  <c:v>705.42700000000002</c:v>
                </c:pt>
                <c:pt idx="7981" formatCode="General">
                  <c:v>705.43700000000001</c:v>
                </c:pt>
                <c:pt idx="7982" formatCode="General">
                  <c:v>705.447</c:v>
                </c:pt>
                <c:pt idx="7983" formatCode="General">
                  <c:v>705.45699999999999</c:v>
                </c:pt>
                <c:pt idx="7984" formatCode="General">
                  <c:v>705.46699999999998</c:v>
                </c:pt>
                <c:pt idx="7985" formatCode="General">
                  <c:v>705.47699999999998</c:v>
                </c:pt>
                <c:pt idx="7986" formatCode="General">
                  <c:v>705.48699999999997</c:v>
                </c:pt>
                <c:pt idx="7987" formatCode="General">
                  <c:v>705.49699999999996</c:v>
                </c:pt>
                <c:pt idx="7988" formatCode="General">
                  <c:v>705.50699999999995</c:v>
                </c:pt>
                <c:pt idx="7989" formatCode="General">
                  <c:v>705.51700000000005</c:v>
                </c:pt>
                <c:pt idx="7990" formatCode="General">
                  <c:v>705.52700000000004</c:v>
                </c:pt>
                <c:pt idx="7991" formatCode="General">
                  <c:v>705.53700000000003</c:v>
                </c:pt>
                <c:pt idx="7992" formatCode="General">
                  <c:v>705.54700000000003</c:v>
                </c:pt>
                <c:pt idx="7993" formatCode="General">
                  <c:v>705.55700000000002</c:v>
                </c:pt>
                <c:pt idx="7994" formatCode="General">
                  <c:v>705.56700000000001</c:v>
                </c:pt>
                <c:pt idx="7995" formatCode="General">
                  <c:v>705.577</c:v>
                </c:pt>
                <c:pt idx="7996" formatCode="General">
                  <c:v>705.58699999999999</c:v>
                </c:pt>
                <c:pt idx="7997" formatCode="General">
                  <c:v>705.59699999999998</c:v>
                </c:pt>
                <c:pt idx="7998" formatCode="General">
                  <c:v>705.60699999999997</c:v>
                </c:pt>
                <c:pt idx="7999" formatCode="General">
                  <c:v>705.61699999999996</c:v>
                </c:pt>
                <c:pt idx="8000" formatCode="General">
                  <c:v>705.62699999999995</c:v>
                </c:pt>
                <c:pt idx="8001" formatCode="General">
                  <c:v>705.63699999999994</c:v>
                </c:pt>
                <c:pt idx="8002" formatCode="General">
                  <c:v>705.64700000000005</c:v>
                </c:pt>
                <c:pt idx="8003" formatCode="General">
                  <c:v>705.65700000000004</c:v>
                </c:pt>
                <c:pt idx="8004" formatCode="General">
                  <c:v>705.66700000000003</c:v>
                </c:pt>
                <c:pt idx="8005" formatCode="General">
                  <c:v>705.67700000000002</c:v>
                </c:pt>
                <c:pt idx="8006" formatCode="General">
                  <c:v>705.68700000000001</c:v>
                </c:pt>
                <c:pt idx="8007" formatCode="General">
                  <c:v>705.697</c:v>
                </c:pt>
                <c:pt idx="8008" formatCode="General">
                  <c:v>705.70699999999999</c:v>
                </c:pt>
                <c:pt idx="8009" formatCode="General">
                  <c:v>705.71699999999998</c:v>
                </c:pt>
                <c:pt idx="8010" formatCode="General">
                  <c:v>705.72699999999998</c:v>
                </c:pt>
                <c:pt idx="8011" formatCode="General">
                  <c:v>705.73699999999997</c:v>
                </c:pt>
                <c:pt idx="8012" formatCode="General">
                  <c:v>705.74699999999996</c:v>
                </c:pt>
                <c:pt idx="8013" formatCode="General">
                  <c:v>705.75699999999995</c:v>
                </c:pt>
                <c:pt idx="8014" formatCode="General">
                  <c:v>705.76700000000005</c:v>
                </c:pt>
                <c:pt idx="8015" formatCode="General">
                  <c:v>705.77700000000004</c:v>
                </c:pt>
                <c:pt idx="8016" formatCode="General">
                  <c:v>705.78700000000003</c:v>
                </c:pt>
                <c:pt idx="8017" formatCode="General">
                  <c:v>705.79700000000003</c:v>
                </c:pt>
                <c:pt idx="8018" formatCode="General">
                  <c:v>705.80700000000002</c:v>
                </c:pt>
                <c:pt idx="8019" formatCode="General">
                  <c:v>705.81700000000001</c:v>
                </c:pt>
                <c:pt idx="8020" formatCode="General">
                  <c:v>705.827</c:v>
                </c:pt>
                <c:pt idx="8021" formatCode="General">
                  <c:v>705.83699999999999</c:v>
                </c:pt>
                <c:pt idx="8022" formatCode="General">
                  <c:v>705.84699999999998</c:v>
                </c:pt>
                <c:pt idx="8023" formatCode="General">
                  <c:v>705.85699999999997</c:v>
                </c:pt>
                <c:pt idx="8024" formatCode="General">
                  <c:v>705.86699999999996</c:v>
                </c:pt>
                <c:pt idx="8025" formatCode="General">
                  <c:v>705.87699999999995</c:v>
                </c:pt>
                <c:pt idx="8026" formatCode="General">
                  <c:v>705.88699999999994</c:v>
                </c:pt>
                <c:pt idx="8027" formatCode="General">
                  <c:v>705.89700000000005</c:v>
                </c:pt>
                <c:pt idx="8028" formatCode="General">
                  <c:v>705.90700000000004</c:v>
                </c:pt>
                <c:pt idx="8029" formatCode="General">
                  <c:v>705.91700000000003</c:v>
                </c:pt>
                <c:pt idx="8030" formatCode="General">
                  <c:v>705.92700000000002</c:v>
                </c:pt>
                <c:pt idx="8031" formatCode="General">
                  <c:v>705.93700000000001</c:v>
                </c:pt>
                <c:pt idx="8032" formatCode="General">
                  <c:v>705.947</c:v>
                </c:pt>
                <c:pt idx="8033" formatCode="General">
                  <c:v>705.95699999999999</c:v>
                </c:pt>
                <c:pt idx="8034" formatCode="General">
                  <c:v>705.96699999999998</c:v>
                </c:pt>
                <c:pt idx="8035" formatCode="General">
                  <c:v>705.97699999999998</c:v>
                </c:pt>
                <c:pt idx="8036" formatCode="General">
                  <c:v>705.98699999999997</c:v>
                </c:pt>
                <c:pt idx="8037" formatCode="General">
                  <c:v>705.99699999999996</c:v>
                </c:pt>
                <c:pt idx="8038" formatCode="General">
                  <c:v>706.00699999999995</c:v>
                </c:pt>
                <c:pt idx="8039" formatCode="General">
                  <c:v>706.01700000000005</c:v>
                </c:pt>
                <c:pt idx="8040" formatCode="General">
                  <c:v>706.02700000000004</c:v>
                </c:pt>
                <c:pt idx="8041" formatCode="General">
                  <c:v>706.03700000000003</c:v>
                </c:pt>
                <c:pt idx="8042" formatCode="General">
                  <c:v>706.04700000000003</c:v>
                </c:pt>
                <c:pt idx="8043" formatCode="General">
                  <c:v>706.05700000000002</c:v>
                </c:pt>
                <c:pt idx="8044" formatCode="General">
                  <c:v>706.06700000000001</c:v>
                </c:pt>
                <c:pt idx="8045" formatCode="General">
                  <c:v>706.077</c:v>
                </c:pt>
                <c:pt idx="8046" formatCode="General">
                  <c:v>706.08699999999999</c:v>
                </c:pt>
                <c:pt idx="8047" formatCode="General">
                  <c:v>706.09699999999998</c:v>
                </c:pt>
                <c:pt idx="8048" formatCode="General">
                  <c:v>706.10699999999997</c:v>
                </c:pt>
                <c:pt idx="8049" formatCode="General">
                  <c:v>706.11699999999996</c:v>
                </c:pt>
                <c:pt idx="8050" formatCode="General">
                  <c:v>706.12699999999995</c:v>
                </c:pt>
                <c:pt idx="8051" formatCode="General">
                  <c:v>706.13699999999994</c:v>
                </c:pt>
                <c:pt idx="8052" formatCode="General">
                  <c:v>706.14700000000005</c:v>
                </c:pt>
                <c:pt idx="8053" formatCode="General">
                  <c:v>706.15700000000004</c:v>
                </c:pt>
                <c:pt idx="8054" formatCode="General">
                  <c:v>706.16700000000003</c:v>
                </c:pt>
                <c:pt idx="8055" formatCode="General">
                  <c:v>706.17700000000002</c:v>
                </c:pt>
                <c:pt idx="8056" formatCode="General">
                  <c:v>706.18700000000001</c:v>
                </c:pt>
                <c:pt idx="8057" formatCode="General">
                  <c:v>706.197</c:v>
                </c:pt>
                <c:pt idx="8058" formatCode="General">
                  <c:v>706.20699999999999</c:v>
                </c:pt>
                <c:pt idx="8059" formatCode="General">
                  <c:v>706.21699999999998</c:v>
                </c:pt>
                <c:pt idx="8060" formatCode="General">
                  <c:v>706.22699999999998</c:v>
                </c:pt>
                <c:pt idx="8061" formatCode="General">
                  <c:v>706.23699999999997</c:v>
                </c:pt>
                <c:pt idx="8062" formatCode="General">
                  <c:v>706.24699999999996</c:v>
                </c:pt>
                <c:pt idx="8063" formatCode="General">
                  <c:v>706.25699999999995</c:v>
                </c:pt>
                <c:pt idx="8064" formatCode="General">
                  <c:v>706.26700000000005</c:v>
                </c:pt>
                <c:pt idx="8065" formatCode="General">
                  <c:v>706.27700000000004</c:v>
                </c:pt>
                <c:pt idx="8066" formatCode="General">
                  <c:v>706.28700000000003</c:v>
                </c:pt>
                <c:pt idx="8067" formatCode="General">
                  <c:v>706.29700000000003</c:v>
                </c:pt>
                <c:pt idx="8068" formatCode="General">
                  <c:v>706.30700000000002</c:v>
                </c:pt>
                <c:pt idx="8069" formatCode="General">
                  <c:v>706.31700000000001</c:v>
                </c:pt>
                <c:pt idx="8070" formatCode="General">
                  <c:v>706.327</c:v>
                </c:pt>
                <c:pt idx="8071" formatCode="General">
                  <c:v>706.33699999999999</c:v>
                </c:pt>
                <c:pt idx="8072" formatCode="General">
                  <c:v>706.34699999999998</c:v>
                </c:pt>
                <c:pt idx="8073" formatCode="General">
                  <c:v>706.35699999999997</c:v>
                </c:pt>
                <c:pt idx="8074" formatCode="General">
                  <c:v>706.36699999999996</c:v>
                </c:pt>
                <c:pt idx="8075" formatCode="General">
                  <c:v>706.37699999999995</c:v>
                </c:pt>
                <c:pt idx="8076" formatCode="General">
                  <c:v>706.38699999999994</c:v>
                </c:pt>
                <c:pt idx="8077" formatCode="General">
                  <c:v>706.39700000000005</c:v>
                </c:pt>
                <c:pt idx="8078" formatCode="General">
                  <c:v>706.40700000000004</c:v>
                </c:pt>
                <c:pt idx="8079" formatCode="General">
                  <c:v>706.41700000000003</c:v>
                </c:pt>
                <c:pt idx="8080" formatCode="General">
                  <c:v>706.42700000000002</c:v>
                </c:pt>
                <c:pt idx="8081" formatCode="General">
                  <c:v>706.43700000000001</c:v>
                </c:pt>
                <c:pt idx="8082" formatCode="General">
                  <c:v>706.447</c:v>
                </c:pt>
                <c:pt idx="8083" formatCode="General">
                  <c:v>706.45699999999999</c:v>
                </c:pt>
                <c:pt idx="8084" formatCode="General">
                  <c:v>706.46699999999998</c:v>
                </c:pt>
                <c:pt idx="8085" formatCode="General">
                  <c:v>706.47699999999998</c:v>
                </c:pt>
                <c:pt idx="8086" formatCode="General">
                  <c:v>706.48699999999997</c:v>
                </c:pt>
                <c:pt idx="8087" formatCode="General">
                  <c:v>706.49699999999996</c:v>
                </c:pt>
                <c:pt idx="8088" formatCode="General">
                  <c:v>706.50699999999995</c:v>
                </c:pt>
                <c:pt idx="8089" formatCode="General">
                  <c:v>706.51700000000005</c:v>
                </c:pt>
                <c:pt idx="8090" formatCode="General">
                  <c:v>706.52700000000004</c:v>
                </c:pt>
                <c:pt idx="8091" formatCode="General">
                  <c:v>706.53700000000003</c:v>
                </c:pt>
                <c:pt idx="8092" formatCode="General">
                  <c:v>706.54700000000003</c:v>
                </c:pt>
                <c:pt idx="8093" formatCode="General">
                  <c:v>706.55700000000002</c:v>
                </c:pt>
                <c:pt idx="8094" formatCode="General">
                  <c:v>706.56700000000001</c:v>
                </c:pt>
                <c:pt idx="8095" formatCode="General">
                  <c:v>706.577</c:v>
                </c:pt>
                <c:pt idx="8096" formatCode="General">
                  <c:v>706.58699999999999</c:v>
                </c:pt>
                <c:pt idx="8097" formatCode="General">
                  <c:v>706.59699999999998</c:v>
                </c:pt>
                <c:pt idx="8098" formatCode="General">
                  <c:v>706.60699999999997</c:v>
                </c:pt>
                <c:pt idx="8099" formatCode="General">
                  <c:v>706.61699999999996</c:v>
                </c:pt>
                <c:pt idx="8100" formatCode="General">
                  <c:v>706.62699999999995</c:v>
                </c:pt>
                <c:pt idx="8101" formatCode="General">
                  <c:v>706.63699999999994</c:v>
                </c:pt>
                <c:pt idx="8102" formatCode="General">
                  <c:v>706.64700000000005</c:v>
                </c:pt>
                <c:pt idx="8103" formatCode="General">
                  <c:v>706.65700000000004</c:v>
                </c:pt>
                <c:pt idx="8104" formatCode="General">
                  <c:v>706.66700000000003</c:v>
                </c:pt>
                <c:pt idx="8105" formatCode="General">
                  <c:v>706.67700000000002</c:v>
                </c:pt>
                <c:pt idx="8106" formatCode="General">
                  <c:v>706.68700000000001</c:v>
                </c:pt>
                <c:pt idx="8107" formatCode="General">
                  <c:v>706.697</c:v>
                </c:pt>
                <c:pt idx="8108" formatCode="General">
                  <c:v>706.70699999999999</c:v>
                </c:pt>
                <c:pt idx="8109" formatCode="General">
                  <c:v>706.71699999999998</c:v>
                </c:pt>
                <c:pt idx="8110" formatCode="General">
                  <c:v>706.72699999999998</c:v>
                </c:pt>
                <c:pt idx="8111" formatCode="General">
                  <c:v>706.73699999999997</c:v>
                </c:pt>
                <c:pt idx="8112" formatCode="General">
                  <c:v>706.74699999999996</c:v>
                </c:pt>
                <c:pt idx="8113" formatCode="General">
                  <c:v>706.75699999999995</c:v>
                </c:pt>
                <c:pt idx="8114" formatCode="General">
                  <c:v>706.76700000000005</c:v>
                </c:pt>
                <c:pt idx="8115" formatCode="General">
                  <c:v>706.77700000000004</c:v>
                </c:pt>
                <c:pt idx="8116" formatCode="General">
                  <c:v>706.78700000000003</c:v>
                </c:pt>
                <c:pt idx="8117" formatCode="General">
                  <c:v>706.79700000000003</c:v>
                </c:pt>
                <c:pt idx="8118" formatCode="General">
                  <c:v>706.80700000000002</c:v>
                </c:pt>
                <c:pt idx="8119" formatCode="General">
                  <c:v>706.81700000000001</c:v>
                </c:pt>
                <c:pt idx="8120" formatCode="General">
                  <c:v>706.827</c:v>
                </c:pt>
                <c:pt idx="8121" formatCode="General">
                  <c:v>706.83699999999999</c:v>
                </c:pt>
                <c:pt idx="8122" formatCode="General">
                  <c:v>706.84699999999998</c:v>
                </c:pt>
                <c:pt idx="8123" formatCode="General">
                  <c:v>706.85699999999997</c:v>
                </c:pt>
                <c:pt idx="8124" formatCode="General">
                  <c:v>706.86699999999996</c:v>
                </c:pt>
                <c:pt idx="8125" formatCode="General">
                  <c:v>706.87699999999995</c:v>
                </c:pt>
                <c:pt idx="8126" formatCode="General">
                  <c:v>706.88699999999994</c:v>
                </c:pt>
                <c:pt idx="8127" formatCode="General">
                  <c:v>706.89700000000005</c:v>
                </c:pt>
                <c:pt idx="8128" formatCode="General">
                  <c:v>706.90700000000004</c:v>
                </c:pt>
                <c:pt idx="8129" formatCode="General">
                  <c:v>706.91700000000003</c:v>
                </c:pt>
                <c:pt idx="8130" formatCode="General">
                  <c:v>706.92700000000002</c:v>
                </c:pt>
                <c:pt idx="8131" formatCode="General">
                  <c:v>706.93700000000001</c:v>
                </c:pt>
                <c:pt idx="8132" formatCode="General">
                  <c:v>706.947</c:v>
                </c:pt>
                <c:pt idx="8133" formatCode="General">
                  <c:v>706.95699999999999</c:v>
                </c:pt>
                <c:pt idx="8134" formatCode="General">
                  <c:v>706.96699999999998</c:v>
                </c:pt>
                <c:pt idx="8135" formatCode="General">
                  <c:v>706.97699999999998</c:v>
                </c:pt>
                <c:pt idx="8136" formatCode="General">
                  <c:v>706.98699999999997</c:v>
                </c:pt>
                <c:pt idx="8137" formatCode="General">
                  <c:v>706.99699999999996</c:v>
                </c:pt>
                <c:pt idx="8138" formatCode="General">
                  <c:v>707.00699999999995</c:v>
                </c:pt>
                <c:pt idx="8139" formatCode="General">
                  <c:v>707.01700000000005</c:v>
                </c:pt>
                <c:pt idx="8140" formatCode="General">
                  <c:v>707.02700000000004</c:v>
                </c:pt>
                <c:pt idx="8141" formatCode="General">
                  <c:v>707.03700000000003</c:v>
                </c:pt>
                <c:pt idx="8142" formatCode="General">
                  <c:v>707.04700000000003</c:v>
                </c:pt>
                <c:pt idx="8143" formatCode="General">
                  <c:v>707.05700000000002</c:v>
                </c:pt>
                <c:pt idx="8144" formatCode="General">
                  <c:v>707.06700000000001</c:v>
                </c:pt>
                <c:pt idx="8145" formatCode="General">
                  <c:v>707.077</c:v>
                </c:pt>
                <c:pt idx="8146" formatCode="General">
                  <c:v>707.08699999999999</c:v>
                </c:pt>
                <c:pt idx="8147" formatCode="General">
                  <c:v>707.09699999999998</c:v>
                </c:pt>
                <c:pt idx="8148" formatCode="General">
                  <c:v>707.10699999999997</c:v>
                </c:pt>
                <c:pt idx="8149" formatCode="General">
                  <c:v>707.11699999999996</c:v>
                </c:pt>
                <c:pt idx="8150" formatCode="General">
                  <c:v>707.12699999999995</c:v>
                </c:pt>
                <c:pt idx="8151" formatCode="General">
                  <c:v>707.13699999999994</c:v>
                </c:pt>
                <c:pt idx="8152" formatCode="General">
                  <c:v>707.14700000000005</c:v>
                </c:pt>
                <c:pt idx="8153" formatCode="General">
                  <c:v>707.15700000000004</c:v>
                </c:pt>
                <c:pt idx="8154" formatCode="General">
                  <c:v>707.16700000000003</c:v>
                </c:pt>
                <c:pt idx="8155" formatCode="General">
                  <c:v>707.17700000000002</c:v>
                </c:pt>
                <c:pt idx="8156" formatCode="General">
                  <c:v>707.18700000000001</c:v>
                </c:pt>
                <c:pt idx="8157" formatCode="General">
                  <c:v>707.197</c:v>
                </c:pt>
                <c:pt idx="8158" formatCode="General">
                  <c:v>707.20699999999999</c:v>
                </c:pt>
                <c:pt idx="8159" formatCode="General">
                  <c:v>707.21699999999998</c:v>
                </c:pt>
                <c:pt idx="8160" formatCode="General">
                  <c:v>707.22699999999998</c:v>
                </c:pt>
                <c:pt idx="8161" formatCode="General">
                  <c:v>707.23699999999997</c:v>
                </c:pt>
                <c:pt idx="8162" formatCode="General">
                  <c:v>707.24699999999996</c:v>
                </c:pt>
                <c:pt idx="8163" formatCode="General">
                  <c:v>707.25699999999995</c:v>
                </c:pt>
                <c:pt idx="8164" formatCode="General">
                  <c:v>707.26700000000005</c:v>
                </c:pt>
                <c:pt idx="8165" formatCode="General">
                  <c:v>707.27700000000004</c:v>
                </c:pt>
                <c:pt idx="8166" formatCode="General">
                  <c:v>707.28700000000003</c:v>
                </c:pt>
                <c:pt idx="8167" formatCode="General">
                  <c:v>707.29700000000003</c:v>
                </c:pt>
                <c:pt idx="8168" formatCode="General">
                  <c:v>707.30700000000002</c:v>
                </c:pt>
                <c:pt idx="8169" formatCode="General">
                  <c:v>707.31700000000001</c:v>
                </c:pt>
                <c:pt idx="8170" formatCode="General">
                  <c:v>707.327</c:v>
                </c:pt>
                <c:pt idx="8171" formatCode="General">
                  <c:v>707.33699999999999</c:v>
                </c:pt>
                <c:pt idx="8172" formatCode="General">
                  <c:v>707.34699999999998</c:v>
                </c:pt>
                <c:pt idx="8173" formatCode="General">
                  <c:v>707.35699999999997</c:v>
                </c:pt>
                <c:pt idx="8174" formatCode="General">
                  <c:v>707.36699999999996</c:v>
                </c:pt>
                <c:pt idx="8175" formatCode="General">
                  <c:v>707.37699999999995</c:v>
                </c:pt>
                <c:pt idx="8176" formatCode="General">
                  <c:v>707.38699999999994</c:v>
                </c:pt>
                <c:pt idx="8177" formatCode="General">
                  <c:v>707.39700000000005</c:v>
                </c:pt>
                <c:pt idx="8178" formatCode="General">
                  <c:v>707.40700000000004</c:v>
                </c:pt>
                <c:pt idx="8179" formatCode="General">
                  <c:v>707.41700000000003</c:v>
                </c:pt>
                <c:pt idx="8180" formatCode="General">
                  <c:v>707.42700000000002</c:v>
                </c:pt>
                <c:pt idx="8181" formatCode="General">
                  <c:v>707.43700000000001</c:v>
                </c:pt>
                <c:pt idx="8182" formatCode="General">
                  <c:v>707.447</c:v>
                </c:pt>
                <c:pt idx="8183" formatCode="General">
                  <c:v>707.45699999999999</c:v>
                </c:pt>
                <c:pt idx="8184" formatCode="General">
                  <c:v>707.46699999999998</c:v>
                </c:pt>
                <c:pt idx="8185" formatCode="General">
                  <c:v>707.47699999999998</c:v>
                </c:pt>
                <c:pt idx="8186" formatCode="General">
                  <c:v>707.48699999999997</c:v>
                </c:pt>
                <c:pt idx="8187" formatCode="General">
                  <c:v>707.49699999999996</c:v>
                </c:pt>
                <c:pt idx="8188" formatCode="General">
                  <c:v>707.50699999999995</c:v>
                </c:pt>
                <c:pt idx="8189" formatCode="General">
                  <c:v>707.51700000000005</c:v>
                </c:pt>
                <c:pt idx="8190" formatCode="General">
                  <c:v>707.52700000000004</c:v>
                </c:pt>
                <c:pt idx="8191" formatCode="General">
                  <c:v>707.53700000000003</c:v>
                </c:pt>
                <c:pt idx="8192" formatCode="General">
                  <c:v>707.54700000000003</c:v>
                </c:pt>
                <c:pt idx="8193" formatCode="General">
                  <c:v>707.55700000000002</c:v>
                </c:pt>
                <c:pt idx="8194" formatCode="General">
                  <c:v>707.56700000000001</c:v>
                </c:pt>
                <c:pt idx="8195" formatCode="General">
                  <c:v>707.577</c:v>
                </c:pt>
                <c:pt idx="8196" formatCode="General">
                  <c:v>707.58699999999999</c:v>
                </c:pt>
                <c:pt idx="8197" formatCode="General">
                  <c:v>707.59699999999998</c:v>
                </c:pt>
                <c:pt idx="8198" formatCode="General">
                  <c:v>707.60699999999997</c:v>
                </c:pt>
                <c:pt idx="8199" formatCode="General">
                  <c:v>707.61699999999996</c:v>
                </c:pt>
                <c:pt idx="8200" formatCode="General">
                  <c:v>707.62699999999995</c:v>
                </c:pt>
                <c:pt idx="8201" formatCode="General">
                  <c:v>707.63699999999994</c:v>
                </c:pt>
                <c:pt idx="8202" formatCode="General">
                  <c:v>707.64700000000005</c:v>
                </c:pt>
                <c:pt idx="8203" formatCode="General">
                  <c:v>707.65700000000004</c:v>
                </c:pt>
                <c:pt idx="8204" formatCode="General">
                  <c:v>707.66700000000003</c:v>
                </c:pt>
                <c:pt idx="8205" formatCode="General">
                  <c:v>707.67700000000002</c:v>
                </c:pt>
                <c:pt idx="8206" formatCode="General">
                  <c:v>707.68700000000001</c:v>
                </c:pt>
                <c:pt idx="8207" formatCode="General">
                  <c:v>707.697</c:v>
                </c:pt>
                <c:pt idx="8208" formatCode="General">
                  <c:v>707.70699999999999</c:v>
                </c:pt>
                <c:pt idx="8209" formatCode="General">
                  <c:v>707.71699999999998</c:v>
                </c:pt>
                <c:pt idx="8210" formatCode="General">
                  <c:v>707.72699999999998</c:v>
                </c:pt>
                <c:pt idx="8211" formatCode="General">
                  <c:v>707.73699999999997</c:v>
                </c:pt>
                <c:pt idx="8212" formatCode="General">
                  <c:v>707.74699999999996</c:v>
                </c:pt>
                <c:pt idx="8213" formatCode="General">
                  <c:v>707.75699999999995</c:v>
                </c:pt>
                <c:pt idx="8214" formatCode="General">
                  <c:v>707.76700000000005</c:v>
                </c:pt>
                <c:pt idx="8215" formatCode="General">
                  <c:v>707.77700000000004</c:v>
                </c:pt>
                <c:pt idx="8216" formatCode="General">
                  <c:v>707.78700000000003</c:v>
                </c:pt>
                <c:pt idx="8217" formatCode="General">
                  <c:v>707.79700000000003</c:v>
                </c:pt>
                <c:pt idx="8218" formatCode="General">
                  <c:v>707.80700000000002</c:v>
                </c:pt>
                <c:pt idx="8219" formatCode="General">
                  <c:v>707.81700000000001</c:v>
                </c:pt>
                <c:pt idx="8220" formatCode="General">
                  <c:v>707.827</c:v>
                </c:pt>
                <c:pt idx="8221" formatCode="General">
                  <c:v>707.83699999999999</c:v>
                </c:pt>
                <c:pt idx="8222" formatCode="General">
                  <c:v>707.84699999999998</c:v>
                </c:pt>
                <c:pt idx="8223" formatCode="General">
                  <c:v>707.85699999999997</c:v>
                </c:pt>
                <c:pt idx="8224" formatCode="General">
                  <c:v>707.86699999999996</c:v>
                </c:pt>
                <c:pt idx="8225" formatCode="General">
                  <c:v>707.87699999999995</c:v>
                </c:pt>
                <c:pt idx="8226" formatCode="General">
                  <c:v>707.88699999999994</c:v>
                </c:pt>
                <c:pt idx="8227" formatCode="General">
                  <c:v>707.89700000000005</c:v>
                </c:pt>
                <c:pt idx="8228" formatCode="General">
                  <c:v>707.90700000000004</c:v>
                </c:pt>
                <c:pt idx="8229" formatCode="General">
                  <c:v>707.91700000000003</c:v>
                </c:pt>
                <c:pt idx="8230" formatCode="General">
                  <c:v>707.92700000000002</c:v>
                </c:pt>
                <c:pt idx="8231" formatCode="General">
                  <c:v>707.93700000000001</c:v>
                </c:pt>
                <c:pt idx="8232" formatCode="General">
                  <c:v>707.947</c:v>
                </c:pt>
                <c:pt idx="8233" formatCode="General">
                  <c:v>707.95699999999999</c:v>
                </c:pt>
                <c:pt idx="8234" formatCode="General">
                  <c:v>707.96699999999998</c:v>
                </c:pt>
                <c:pt idx="8235" formatCode="General">
                  <c:v>707.97699999999998</c:v>
                </c:pt>
                <c:pt idx="8236" formatCode="General">
                  <c:v>707.98699999999997</c:v>
                </c:pt>
                <c:pt idx="8237" formatCode="General">
                  <c:v>707.99699999999996</c:v>
                </c:pt>
                <c:pt idx="8238" formatCode="General">
                  <c:v>708.00699999999995</c:v>
                </c:pt>
                <c:pt idx="8239" formatCode="General">
                  <c:v>708.01700000000005</c:v>
                </c:pt>
                <c:pt idx="8240" formatCode="General">
                  <c:v>708.02700000000004</c:v>
                </c:pt>
                <c:pt idx="8241" formatCode="General">
                  <c:v>708.03700000000003</c:v>
                </c:pt>
                <c:pt idx="8242" formatCode="General">
                  <c:v>708.04700000000003</c:v>
                </c:pt>
                <c:pt idx="8243" formatCode="General">
                  <c:v>708.05700000000002</c:v>
                </c:pt>
                <c:pt idx="8244" formatCode="General">
                  <c:v>708.06700000000001</c:v>
                </c:pt>
                <c:pt idx="8245" formatCode="General">
                  <c:v>708.077</c:v>
                </c:pt>
                <c:pt idx="8246" formatCode="General">
                  <c:v>708.08699999999999</c:v>
                </c:pt>
                <c:pt idx="8247" formatCode="General">
                  <c:v>708.09699999999998</c:v>
                </c:pt>
                <c:pt idx="8248" formatCode="General">
                  <c:v>708.10699999999997</c:v>
                </c:pt>
                <c:pt idx="8249" formatCode="General">
                  <c:v>708.11699999999996</c:v>
                </c:pt>
                <c:pt idx="8250" formatCode="General">
                  <c:v>708.12699999999995</c:v>
                </c:pt>
                <c:pt idx="8251" formatCode="General">
                  <c:v>708.13699999999994</c:v>
                </c:pt>
                <c:pt idx="8252" formatCode="General">
                  <c:v>708.14700000000005</c:v>
                </c:pt>
                <c:pt idx="8253" formatCode="General">
                  <c:v>708.15700000000004</c:v>
                </c:pt>
                <c:pt idx="8254" formatCode="General">
                  <c:v>708.16700000000003</c:v>
                </c:pt>
                <c:pt idx="8255" formatCode="General">
                  <c:v>708.17700000000002</c:v>
                </c:pt>
                <c:pt idx="8256" formatCode="General">
                  <c:v>708.18700000000001</c:v>
                </c:pt>
                <c:pt idx="8257" formatCode="General">
                  <c:v>708.197</c:v>
                </c:pt>
                <c:pt idx="8258" formatCode="General">
                  <c:v>708.20699999999999</c:v>
                </c:pt>
                <c:pt idx="8259" formatCode="General">
                  <c:v>708.21699999999998</c:v>
                </c:pt>
                <c:pt idx="8260" formatCode="General">
                  <c:v>708.22699999999998</c:v>
                </c:pt>
                <c:pt idx="8261" formatCode="General">
                  <c:v>708.23699999999997</c:v>
                </c:pt>
                <c:pt idx="8262" formatCode="General">
                  <c:v>708.24699999999996</c:v>
                </c:pt>
                <c:pt idx="8263" formatCode="General">
                  <c:v>708.25699999999995</c:v>
                </c:pt>
                <c:pt idx="8264" formatCode="General">
                  <c:v>708.26700000000005</c:v>
                </c:pt>
                <c:pt idx="8265" formatCode="General">
                  <c:v>708.27700000000004</c:v>
                </c:pt>
                <c:pt idx="8266" formatCode="General">
                  <c:v>708.28700000000003</c:v>
                </c:pt>
                <c:pt idx="8267" formatCode="General">
                  <c:v>708.29700000000003</c:v>
                </c:pt>
                <c:pt idx="8268" formatCode="General">
                  <c:v>708.30700000000002</c:v>
                </c:pt>
                <c:pt idx="8269" formatCode="General">
                  <c:v>708.31700000000001</c:v>
                </c:pt>
                <c:pt idx="8270" formatCode="General">
                  <c:v>708.327</c:v>
                </c:pt>
                <c:pt idx="8271" formatCode="General">
                  <c:v>708.33699999999999</c:v>
                </c:pt>
                <c:pt idx="8272" formatCode="General">
                  <c:v>708.34699999999998</c:v>
                </c:pt>
                <c:pt idx="8273" formatCode="General">
                  <c:v>708.35699999999997</c:v>
                </c:pt>
                <c:pt idx="8274" formatCode="General">
                  <c:v>708.36699999999996</c:v>
                </c:pt>
                <c:pt idx="8275" formatCode="General">
                  <c:v>708.37699999999995</c:v>
                </c:pt>
                <c:pt idx="8276" formatCode="General">
                  <c:v>708.38699999999994</c:v>
                </c:pt>
                <c:pt idx="8277" formatCode="General">
                  <c:v>708.39700000000005</c:v>
                </c:pt>
                <c:pt idx="8278" formatCode="General">
                  <c:v>708.40700000000004</c:v>
                </c:pt>
                <c:pt idx="8279" formatCode="General">
                  <c:v>708.41700000000003</c:v>
                </c:pt>
                <c:pt idx="8280" formatCode="General">
                  <c:v>708.42700000000002</c:v>
                </c:pt>
                <c:pt idx="8281" formatCode="General">
                  <c:v>708.43700000000001</c:v>
                </c:pt>
                <c:pt idx="8282" formatCode="General">
                  <c:v>708.447</c:v>
                </c:pt>
                <c:pt idx="8283" formatCode="General">
                  <c:v>708.45699999999999</c:v>
                </c:pt>
                <c:pt idx="8284" formatCode="General">
                  <c:v>708.46699999999998</c:v>
                </c:pt>
                <c:pt idx="8285" formatCode="General">
                  <c:v>708.47699999999998</c:v>
                </c:pt>
                <c:pt idx="8286" formatCode="General">
                  <c:v>708.48699999999997</c:v>
                </c:pt>
                <c:pt idx="8287" formatCode="General">
                  <c:v>708.49699999999996</c:v>
                </c:pt>
                <c:pt idx="8288" formatCode="General">
                  <c:v>708.50699999999995</c:v>
                </c:pt>
                <c:pt idx="8289" formatCode="General">
                  <c:v>708.51700000000005</c:v>
                </c:pt>
                <c:pt idx="8290" formatCode="General">
                  <c:v>708.52700000000004</c:v>
                </c:pt>
                <c:pt idx="8291" formatCode="General">
                  <c:v>708.53700000000003</c:v>
                </c:pt>
                <c:pt idx="8292" formatCode="General">
                  <c:v>708.54700000000003</c:v>
                </c:pt>
                <c:pt idx="8293" formatCode="General">
                  <c:v>708.55700000000002</c:v>
                </c:pt>
                <c:pt idx="8294" formatCode="General">
                  <c:v>708.56700000000001</c:v>
                </c:pt>
                <c:pt idx="8295" formatCode="General">
                  <c:v>708.577</c:v>
                </c:pt>
                <c:pt idx="8296" formatCode="General">
                  <c:v>708.58699999999999</c:v>
                </c:pt>
                <c:pt idx="8297" formatCode="General">
                  <c:v>708.59699999999998</c:v>
                </c:pt>
                <c:pt idx="8298" formatCode="General">
                  <c:v>708.60400000000004</c:v>
                </c:pt>
                <c:pt idx="8299" formatCode="General">
                  <c:v>708.60400000000004</c:v>
                </c:pt>
                <c:pt idx="8300" formatCode="General">
                  <c:v>709.60400000000004</c:v>
                </c:pt>
                <c:pt idx="8301" formatCode="General">
                  <c:v>710.60400000000004</c:v>
                </c:pt>
                <c:pt idx="8302" formatCode="General">
                  <c:v>711.60400000000004</c:v>
                </c:pt>
                <c:pt idx="8303" formatCode="General">
                  <c:v>712.60400000000004</c:v>
                </c:pt>
                <c:pt idx="8304" formatCode="General">
                  <c:v>713.60400000000004</c:v>
                </c:pt>
                <c:pt idx="8305" formatCode="General">
                  <c:v>714.60400000000004</c:v>
                </c:pt>
                <c:pt idx="8306" formatCode="General">
                  <c:v>715.60400000000004</c:v>
                </c:pt>
                <c:pt idx="8307" formatCode="General">
                  <c:v>716.60400000000004</c:v>
                </c:pt>
                <c:pt idx="8308" formatCode="General">
                  <c:v>717.60400000000004</c:v>
                </c:pt>
                <c:pt idx="8309" formatCode="General">
                  <c:v>718.60400000000004</c:v>
                </c:pt>
                <c:pt idx="8310" formatCode="General">
                  <c:v>719.60400000000004</c:v>
                </c:pt>
                <c:pt idx="8311" formatCode="General">
                  <c:v>720.60400000000004</c:v>
                </c:pt>
                <c:pt idx="8312" formatCode="General">
                  <c:v>721.60400000000004</c:v>
                </c:pt>
                <c:pt idx="8313" formatCode="General">
                  <c:v>722.60400000000004</c:v>
                </c:pt>
                <c:pt idx="8314" formatCode="General">
                  <c:v>723.60400000000004</c:v>
                </c:pt>
                <c:pt idx="8315" formatCode="General">
                  <c:v>724.60400000000004</c:v>
                </c:pt>
                <c:pt idx="8316" formatCode="General">
                  <c:v>725.60400000000004</c:v>
                </c:pt>
                <c:pt idx="8317" formatCode="General">
                  <c:v>726.60400000000004</c:v>
                </c:pt>
                <c:pt idx="8318" formatCode="General">
                  <c:v>727.60400000000004</c:v>
                </c:pt>
                <c:pt idx="8319" formatCode="General">
                  <c:v>728.60400000000004</c:v>
                </c:pt>
                <c:pt idx="8320" formatCode="General">
                  <c:v>729.60400000000004</c:v>
                </c:pt>
                <c:pt idx="8321" formatCode="General">
                  <c:v>730.60400000000004</c:v>
                </c:pt>
                <c:pt idx="8322" formatCode="General">
                  <c:v>731.60400000000004</c:v>
                </c:pt>
                <c:pt idx="8323" formatCode="General">
                  <c:v>732.60400000000004</c:v>
                </c:pt>
                <c:pt idx="8324" formatCode="General">
                  <c:v>733.60400000000004</c:v>
                </c:pt>
                <c:pt idx="8325" formatCode="General">
                  <c:v>734.60400000000004</c:v>
                </c:pt>
                <c:pt idx="8326" formatCode="General">
                  <c:v>735.60400000000004</c:v>
                </c:pt>
                <c:pt idx="8327" formatCode="General">
                  <c:v>736.60400000000004</c:v>
                </c:pt>
                <c:pt idx="8328" formatCode="General">
                  <c:v>737.60400000000004</c:v>
                </c:pt>
                <c:pt idx="8329" formatCode="General">
                  <c:v>738.60400000000004</c:v>
                </c:pt>
                <c:pt idx="8330" formatCode="General">
                  <c:v>739.60400000000004</c:v>
                </c:pt>
                <c:pt idx="8331" formatCode="General">
                  <c:v>740.60400000000004</c:v>
                </c:pt>
                <c:pt idx="8332" formatCode="General">
                  <c:v>741.60400000000004</c:v>
                </c:pt>
                <c:pt idx="8333" formatCode="General">
                  <c:v>742.60400000000004</c:v>
                </c:pt>
                <c:pt idx="8334" formatCode="General">
                  <c:v>743.60400000000004</c:v>
                </c:pt>
                <c:pt idx="8335" formatCode="General">
                  <c:v>744.60400000000004</c:v>
                </c:pt>
                <c:pt idx="8336" formatCode="General">
                  <c:v>745.60400000000004</c:v>
                </c:pt>
                <c:pt idx="8337" formatCode="General">
                  <c:v>746.60400000000004</c:v>
                </c:pt>
                <c:pt idx="8338" formatCode="General">
                  <c:v>747.60400000000004</c:v>
                </c:pt>
                <c:pt idx="8339" formatCode="General">
                  <c:v>748.60400000000004</c:v>
                </c:pt>
                <c:pt idx="8340" formatCode="General">
                  <c:v>749.60400000000004</c:v>
                </c:pt>
                <c:pt idx="8341" formatCode="General">
                  <c:v>750.60400000000004</c:v>
                </c:pt>
                <c:pt idx="8342" formatCode="General">
                  <c:v>751.60400000000004</c:v>
                </c:pt>
                <c:pt idx="8343" formatCode="General">
                  <c:v>752.60400000000004</c:v>
                </c:pt>
                <c:pt idx="8344" formatCode="General">
                  <c:v>753.60400000000004</c:v>
                </c:pt>
                <c:pt idx="8345" formatCode="General">
                  <c:v>754.60400000000004</c:v>
                </c:pt>
                <c:pt idx="8346" formatCode="General">
                  <c:v>755.60400000000004</c:v>
                </c:pt>
                <c:pt idx="8347" formatCode="General">
                  <c:v>756.60400000000004</c:v>
                </c:pt>
                <c:pt idx="8348" formatCode="General">
                  <c:v>757.60400000000004</c:v>
                </c:pt>
                <c:pt idx="8349" formatCode="General">
                  <c:v>758.60400000000004</c:v>
                </c:pt>
                <c:pt idx="8350" formatCode="General">
                  <c:v>759.60400000000004</c:v>
                </c:pt>
                <c:pt idx="8351" formatCode="General">
                  <c:v>760.60400000000004</c:v>
                </c:pt>
                <c:pt idx="8352" formatCode="General">
                  <c:v>761.60400000000004</c:v>
                </c:pt>
                <c:pt idx="8353" formatCode="General">
                  <c:v>762.60400000000004</c:v>
                </c:pt>
                <c:pt idx="8354" formatCode="General">
                  <c:v>763.60400000000004</c:v>
                </c:pt>
                <c:pt idx="8355" formatCode="General">
                  <c:v>764.60400000000004</c:v>
                </c:pt>
                <c:pt idx="8356" formatCode="General">
                  <c:v>765.60400000000004</c:v>
                </c:pt>
                <c:pt idx="8357" formatCode="General">
                  <c:v>766.60400000000004</c:v>
                </c:pt>
                <c:pt idx="8358" formatCode="General">
                  <c:v>767.60400000000004</c:v>
                </c:pt>
                <c:pt idx="8359" formatCode="General">
                  <c:v>768.60400000000004</c:v>
                </c:pt>
                <c:pt idx="8360" formatCode="General">
                  <c:v>769.60400000000004</c:v>
                </c:pt>
                <c:pt idx="8361" formatCode="General">
                  <c:v>770.60400000000004</c:v>
                </c:pt>
                <c:pt idx="8362" formatCode="General">
                  <c:v>771.60400000000004</c:v>
                </c:pt>
                <c:pt idx="8363" formatCode="General">
                  <c:v>772.60400000000004</c:v>
                </c:pt>
                <c:pt idx="8364" formatCode="General">
                  <c:v>773.60400000000004</c:v>
                </c:pt>
                <c:pt idx="8365" formatCode="General">
                  <c:v>774.60400000000004</c:v>
                </c:pt>
                <c:pt idx="8366" formatCode="General">
                  <c:v>775.60400000000004</c:v>
                </c:pt>
                <c:pt idx="8367" formatCode="General">
                  <c:v>776.60400000000004</c:v>
                </c:pt>
                <c:pt idx="8368" formatCode="General">
                  <c:v>777.60400000000004</c:v>
                </c:pt>
                <c:pt idx="8369" formatCode="General">
                  <c:v>778.60400000000004</c:v>
                </c:pt>
                <c:pt idx="8370" formatCode="General">
                  <c:v>779.60400000000004</c:v>
                </c:pt>
                <c:pt idx="8371" formatCode="General">
                  <c:v>780.60400000000004</c:v>
                </c:pt>
                <c:pt idx="8372" formatCode="General">
                  <c:v>781.60400000000004</c:v>
                </c:pt>
                <c:pt idx="8373" formatCode="General">
                  <c:v>782.60400000000004</c:v>
                </c:pt>
                <c:pt idx="8374" formatCode="General">
                  <c:v>783.60400000000004</c:v>
                </c:pt>
                <c:pt idx="8375" formatCode="General">
                  <c:v>784.60400000000004</c:v>
                </c:pt>
                <c:pt idx="8376" formatCode="General">
                  <c:v>785.60400000000004</c:v>
                </c:pt>
                <c:pt idx="8377" formatCode="General">
                  <c:v>786.60400000000004</c:v>
                </c:pt>
                <c:pt idx="8378" formatCode="General">
                  <c:v>787.60400000000004</c:v>
                </c:pt>
                <c:pt idx="8379" formatCode="General">
                  <c:v>788.60400000000004</c:v>
                </c:pt>
                <c:pt idx="8380" formatCode="General">
                  <c:v>789.60400000000004</c:v>
                </c:pt>
                <c:pt idx="8381" formatCode="General">
                  <c:v>790.60400000000004</c:v>
                </c:pt>
                <c:pt idx="8382" formatCode="General">
                  <c:v>791.60400000000004</c:v>
                </c:pt>
                <c:pt idx="8383" formatCode="General">
                  <c:v>792.60400000000004</c:v>
                </c:pt>
                <c:pt idx="8384" formatCode="General">
                  <c:v>793.60400000000004</c:v>
                </c:pt>
                <c:pt idx="8385" formatCode="General">
                  <c:v>794.60400000000004</c:v>
                </c:pt>
                <c:pt idx="8386" formatCode="General">
                  <c:v>795.60400000000004</c:v>
                </c:pt>
                <c:pt idx="8387" formatCode="General">
                  <c:v>796.60400000000004</c:v>
                </c:pt>
                <c:pt idx="8388" formatCode="General">
                  <c:v>797.60400000000004</c:v>
                </c:pt>
                <c:pt idx="8389" formatCode="General">
                  <c:v>798.60400000000004</c:v>
                </c:pt>
                <c:pt idx="8390" formatCode="General">
                  <c:v>799.60400000000004</c:v>
                </c:pt>
                <c:pt idx="8391" formatCode="General">
                  <c:v>800.60400000000004</c:v>
                </c:pt>
                <c:pt idx="8392" formatCode="General">
                  <c:v>801.60400000000004</c:v>
                </c:pt>
                <c:pt idx="8393" formatCode="General">
                  <c:v>802.60400000000004</c:v>
                </c:pt>
                <c:pt idx="8394" formatCode="General">
                  <c:v>803.60400000000004</c:v>
                </c:pt>
                <c:pt idx="8395" formatCode="General">
                  <c:v>804.60400000000004</c:v>
                </c:pt>
                <c:pt idx="8396" formatCode="General">
                  <c:v>805.60400000000004</c:v>
                </c:pt>
                <c:pt idx="8397" formatCode="General">
                  <c:v>806.60400000000004</c:v>
                </c:pt>
                <c:pt idx="8398" formatCode="General">
                  <c:v>807.60400000000004</c:v>
                </c:pt>
                <c:pt idx="8399" formatCode="General">
                  <c:v>808.60400000000004</c:v>
                </c:pt>
                <c:pt idx="8400" formatCode="General">
                  <c:v>809.60400000000004</c:v>
                </c:pt>
                <c:pt idx="8401" formatCode="General">
                  <c:v>810.60400000000004</c:v>
                </c:pt>
                <c:pt idx="8402" formatCode="General">
                  <c:v>811.60400000000004</c:v>
                </c:pt>
                <c:pt idx="8403" formatCode="General">
                  <c:v>812.60400000000004</c:v>
                </c:pt>
                <c:pt idx="8404" formatCode="General">
                  <c:v>813.60400000000004</c:v>
                </c:pt>
                <c:pt idx="8405" formatCode="General">
                  <c:v>814.60400000000004</c:v>
                </c:pt>
                <c:pt idx="8406" formatCode="General">
                  <c:v>815.60400000000004</c:v>
                </c:pt>
                <c:pt idx="8407" formatCode="General">
                  <c:v>816.60400000000004</c:v>
                </c:pt>
                <c:pt idx="8408" formatCode="General">
                  <c:v>817.60400000000004</c:v>
                </c:pt>
                <c:pt idx="8409" formatCode="General">
                  <c:v>818.60400000000004</c:v>
                </c:pt>
                <c:pt idx="8410" formatCode="General">
                  <c:v>819.60400000000004</c:v>
                </c:pt>
                <c:pt idx="8411" formatCode="General">
                  <c:v>820.60400000000004</c:v>
                </c:pt>
                <c:pt idx="8412" formatCode="General">
                  <c:v>821.60400000000004</c:v>
                </c:pt>
                <c:pt idx="8413" formatCode="General">
                  <c:v>822.60400000000004</c:v>
                </c:pt>
                <c:pt idx="8414" formatCode="General">
                  <c:v>823.60400000000004</c:v>
                </c:pt>
                <c:pt idx="8415" formatCode="General">
                  <c:v>824.60400000000004</c:v>
                </c:pt>
                <c:pt idx="8416" formatCode="General">
                  <c:v>825.60400000000004</c:v>
                </c:pt>
                <c:pt idx="8417" formatCode="General">
                  <c:v>826.60400000000004</c:v>
                </c:pt>
                <c:pt idx="8418" formatCode="General">
                  <c:v>827.60400000000004</c:v>
                </c:pt>
                <c:pt idx="8419" formatCode="General">
                  <c:v>828.60400000000004</c:v>
                </c:pt>
                <c:pt idx="8420" formatCode="General">
                  <c:v>829.60400000000004</c:v>
                </c:pt>
                <c:pt idx="8421" formatCode="General">
                  <c:v>830.60400000000004</c:v>
                </c:pt>
                <c:pt idx="8422" formatCode="General">
                  <c:v>831.60400000000004</c:v>
                </c:pt>
                <c:pt idx="8423" formatCode="General">
                  <c:v>832.60400000000004</c:v>
                </c:pt>
                <c:pt idx="8424" formatCode="General">
                  <c:v>833.60400000000004</c:v>
                </c:pt>
                <c:pt idx="8425" formatCode="General">
                  <c:v>834.60400000000004</c:v>
                </c:pt>
                <c:pt idx="8426" formatCode="General">
                  <c:v>835.60400000000004</c:v>
                </c:pt>
                <c:pt idx="8427" formatCode="General">
                  <c:v>836.60400000000004</c:v>
                </c:pt>
                <c:pt idx="8428" formatCode="General">
                  <c:v>837.60400000000004</c:v>
                </c:pt>
                <c:pt idx="8429" formatCode="General">
                  <c:v>838.60400000000004</c:v>
                </c:pt>
                <c:pt idx="8430" formatCode="General">
                  <c:v>839.60400000000004</c:v>
                </c:pt>
                <c:pt idx="8431" formatCode="General">
                  <c:v>840.60400000000004</c:v>
                </c:pt>
                <c:pt idx="8432" formatCode="General">
                  <c:v>841.60400000000004</c:v>
                </c:pt>
                <c:pt idx="8433" formatCode="General">
                  <c:v>842.60400000000004</c:v>
                </c:pt>
                <c:pt idx="8434" formatCode="General">
                  <c:v>843.60400000000004</c:v>
                </c:pt>
                <c:pt idx="8435" formatCode="General">
                  <c:v>844.60400000000004</c:v>
                </c:pt>
                <c:pt idx="8436" formatCode="General">
                  <c:v>845.60400000000004</c:v>
                </c:pt>
                <c:pt idx="8437" formatCode="General">
                  <c:v>846.60400000000004</c:v>
                </c:pt>
                <c:pt idx="8438" formatCode="General">
                  <c:v>847.60400000000004</c:v>
                </c:pt>
                <c:pt idx="8439" formatCode="General">
                  <c:v>848.60400000000004</c:v>
                </c:pt>
                <c:pt idx="8440" formatCode="General">
                  <c:v>849.60400000000004</c:v>
                </c:pt>
                <c:pt idx="8441" formatCode="General">
                  <c:v>850.60400000000004</c:v>
                </c:pt>
                <c:pt idx="8442" formatCode="General">
                  <c:v>851.60400000000004</c:v>
                </c:pt>
                <c:pt idx="8443" formatCode="General">
                  <c:v>852.60400000000004</c:v>
                </c:pt>
                <c:pt idx="8444" formatCode="General">
                  <c:v>853.60400000000004</c:v>
                </c:pt>
                <c:pt idx="8445" formatCode="General">
                  <c:v>854.60400000000004</c:v>
                </c:pt>
                <c:pt idx="8446" formatCode="General">
                  <c:v>855.60400000000004</c:v>
                </c:pt>
                <c:pt idx="8447" formatCode="General">
                  <c:v>856.60400000000004</c:v>
                </c:pt>
                <c:pt idx="8448" formatCode="General">
                  <c:v>857.60400000000004</c:v>
                </c:pt>
                <c:pt idx="8449" formatCode="General">
                  <c:v>858.60400000000004</c:v>
                </c:pt>
                <c:pt idx="8450" formatCode="General">
                  <c:v>859.60400000000004</c:v>
                </c:pt>
                <c:pt idx="8451" formatCode="General">
                  <c:v>860.60400000000004</c:v>
                </c:pt>
                <c:pt idx="8452" formatCode="General">
                  <c:v>861.60400000000004</c:v>
                </c:pt>
                <c:pt idx="8453" formatCode="General">
                  <c:v>862.60400000000004</c:v>
                </c:pt>
                <c:pt idx="8454" formatCode="General">
                  <c:v>863.60400000000004</c:v>
                </c:pt>
                <c:pt idx="8455" formatCode="General">
                  <c:v>864.60400000000004</c:v>
                </c:pt>
                <c:pt idx="8456" formatCode="General">
                  <c:v>865.60400000000004</c:v>
                </c:pt>
                <c:pt idx="8457" formatCode="General">
                  <c:v>866.60400000000004</c:v>
                </c:pt>
                <c:pt idx="8458" formatCode="General">
                  <c:v>867.60400000000004</c:v>
                </c:pt>
                <c:pt idx="8459" formatCode="General">
                  <c:v>868.60400000000004</c:v>
                </c:pt>
                <c:pt idx="8460" formatCode="General">
                  <c:v>869.60400000000004</c:v>
                </c:pt>
                <c:pt idx="8461" formatCode="General">
                  <c:v>870.60400000000004</c:v>
                </c:pt>
                <c:pt idx="8462" formatCode="General">
                  <c:v>871.60400000000004</c:v>
                </c:pt>
                <c:pt idx="8463" formatCode="General">
                  <c:v>872.60400000000004</c:v>
                </c:pt>
                <c:pt idx="8464" formatCode="General">
                  <c:v>873.60400000000004</c:v>
                </c:pt>
                <c:pt idx="8465" formatCode="General">
                  <c:v>874.60400000000004</c:v>
                </c:pt>
                <c:pt idx="8466" formatCode="General">
                  <c:v>875.60400000000004</c:v>
                </c:pt>
                <c:pt idx="8467" formatCode="General">
                  <c:v>876.60400000000004</c:v>
                </c:pt>
                <c:pt idx="8468" formatCode="General">
                  <c:v>877.60400000000004</c:v>
                </c:pt>
                <c:pt idx="8469" formatCode="General">
                  <c:v>878.60400000000004</c:v>
                </c:pt>
                <c:pt idx="8470" formatCode="General">
                  <c:v>879.60400000000004</c:v>
                </c:pt>
                <c:pt idx="8471" formatCode="General">
                  <c:v>880.60400000000004</c:v>
                </c:pt>
                <c:pt idx="8472" formatCode="General">
                  <c:v>881.60400000000004</c:v>
                </c:pt>
                <c:pt idx="8473" formatCode="General">
                  <c:v>882.60400000000004</c:v>
                </c:pt>
                <c:pt idx="8474" formatCode="General">
                  <c:v>883.60400000000004</c:v>
                </c:pt>
                <c:pt idx="8475" formatCode="General">
                  <c:v>884.60400000000004</c:v>
                </c:pt>
                <c:pt idx="8476" formatCode="General">
                  <c:v>885.60400000000004</c:v>
                </c:pt>
                <c:pt idx="8477" formatCode="General">
                  <c:v>886.60400000000004</c:v>
                </c:pt>
                <c:pt idx="8478" formatCode="General">
                  <c:v>887.60400000000004</c:v>
                </c:pt>
                <c:pt idx="8479" formatCode="General">
                  <c:v>888.60400000000004</c:v>
                </c:pt>
                <c:pt idx="8480" formatCode="General">
                  <c:v>889.60400000000004</c:v>
                </c:pt>
                <c:pt idx="8481" formatCode="General">
                  <c:v>890.60400000000004</c:v>
                </c:pt>
                <c:pt idx="8482" formatCode="General">
                  <c:v>891.60400000000004</c:v>
                </c:pt>
                <c:pt idx="8483" formatCode="General">
                  <c:v>892.60400000000004</c:v>
                </c:pt>
                <c:pt idx="8484" formatCode="General">
                  <c:v>893.60400000000004</c:v>
                </c:pt>
                <c:pt idx="8485" formatCode="General">
                  <c:v>894.60400000000004</c:v>
                </c:pt>
                <c:pt idx="8486" formatCode="General">
                  <c:v>895.60400000000004</c:v>
                </c:pt>
                <c:pt idx="8487" formatCode="General">
                  <c:v>896.60400000000004</c:v>
                </c:pt>
                <c:pt idx="8488" formatCode="General">
                  <c:v>897.60400000000004</c:v>
                </c:pt>
                <c:pt idx="8489" formatCode="General">
                  <c:v>898.60400000000004</c:v>
                </c:pt>
                <c:pt idx="8490" formatCode="General">
                  <c:v>899.60400000000004</c:v>
                </c:pt>
                <c:pt idx="8491" formatCode="General">
                  <c:v>900.60400000000004</c:v>
                </c:pt>
                <c:pt idx="8492" formatCode="General">
                  <c:v>901.60400000000004</c:v>
                </c:pt>
                <c:pt idx="8493" formatCode="General">
                  <c:v>902.60400000000004</c:v>
                </c:pt>
                <c:pt idx="8494" formatCode="General">
                  <c:v>903.60400000000004</c:v>
                </c:pt>
                <c:pt idx="8495" formatCode="General">
                  <c:v>904.60400000000004</c:v>
                </c:pt>
                <c:pt idx="8496" formatCode="General">
                  <c:v>905.60400000000004</c:v>
                </c:pt>
                <c:pt idx="8497" formatCode="General">
                  <c:v>906.60400000000004</c:v>
                </c:pt>
                <c:pt idx="8498" formatCode="General">
                  <c:v>907.60400000000004</c:v>
                </c:pt>
                <c:pt idx="8499" formatCode="General">
                  <c:v>908.60400000000004</c:v>
                </c:pt>
                <c:pt idx="8500" formatCode="General">
                  <c:v>909.60400000000004</c:v>
                </c:pt>
                <c:pt idx="8501" formatCode="General">
                  <c:v>910.60400000000004</c:v>
                </c:pt>
                <c:pt idx="8502" formatCode="General">
                  <c:v>911.60400000000004</c:v>
                </c:pt>
                <c:pt idx="8503" formatCode="General">
                  <c:v>912.60400000000004</c:v>
                </c:pt>
                <c:pt idx="8504" formatCode="General">
                  <c:v>913.60400000000004</c:v>
                </c:pt>
                <c:pt idx="8505" formatCode="General">
                  <c:v>914.60400000000004</c:v>
                </c:pt>
                <c:pt idx="8506" formatCode="General">
                  <c:v>915.60400000000004</c:v>
                </c:pt>
                <c:pt idx="8507" formatCode="General">
                  <c:v>916.60400000000004</c:v>
                </c:pt>
                <c:pt idx="8508" formatCode="General">
                  <c:v>917.60400000000004</c:v>
                </c:pt>
                <c:pt idx="8509" formatCode="General">
                  <c:v>918.60400000000004</c:v>
                </c:pt>
                <c:pt idx="8510" formatCode="General">
                  <c:v>919.60400000000004</c:v>
                </c:pt>
                <c:pt idx="8511" formatCode="General">
                  <c:v>920.60400000000004</c:v>
                </c:pt>
                <c:pt idx="8512" formatCode="General">
                  <c:v>921.60400000000004</c:v>
                </c:pt>
                <c:pt idx="8513" formatCode="General">
                  <c:v>922.60400000000004</c:v>
                </c:pt>
                <c:pt idx="8514" formatCode="General">
                  <c:v>923.60400000000004</c:v>
                </c:pt>
                <c:pt idx="8515" formatCode="General">
                  <c:v>924.60400000000004</c:v>
                </c:pt>
                <c:pt idx="8516" formatCode="General">
                  <c:v>925.60400000000004</c:v>
                </c:pt>
                <c:pt idx="8517" formatCode="General">
                  <c:v>926.60400000000004</c:v>
                </c:pt>
                <c:pt idx="8518" formatCode="General">
                  <c:v>927.60400000000004</c:v>
                </c:pt>
                <c:pt idx="8519" formatCode="General">
                  <c:v>928.60400000000004</c:v>
                </c:pt>
                <c:pt idx="8520" formatCode="General">
                  <c:v>929.60400000000004</c:v>
                </c:pt>
                <c:pt idx="8521" formatCode="General">
                  <c:v>930.60400000000004</c:v>
                </c:pt>
                <c:pt idx="8522" formatCode="General">
                  <c:v>931.60400000000004</c:v>
                </c:pt>
                <c:pt idx="8523" formatCode="General">
                  <c:v>932.60400000000004</c:v>
                </c:pt>
                <c:pt idx="8524" formatCode="General">
                  <c:v>933.60400000000004</c:v>
                </c:pt>
                <c:pt idx="8525" formatCode="General">
                  <c:v>934.60400000000004</c:v>
                </c:pt>
                <c:pt idx="8526" formatCode="General">
                  <c:v>935.60400000000004</c:v>
                </c:pt>
                <c:pt idx="8527" formatCode="General">
                  <c:v>936.60400000000004</c:v>
                </c:pt>
                <c:pt idx="8528" formatCode="General">
                  <c:v>937.60400000000004</c:v>
                </c:pt>
                <c:pt idx="8529" formatCode="General">
                  <c:v>938.60400000000004</c:v>
                </c:pt>
                <c:pt idx="8530" formatCode="General">
                  <c:v>939.60400000000004</c:v>
                </c:pt>
                <c:pt idx="8531" formatCode="General">
                  <c:v>940.60400000000004</c:v>
                </c:pt>
                <c:pt idx="8532" formatCode="General">
                  <c:v>941.60400000000004</c:v>
                </c:pt>
                <c:pt idx="8533" formatCode="General">
                  <c:v>942.60400000000004</c:v>
                </c:pt>
                <c:pt idx="8534" formatCode="General">
                  <c:v>943.60400000000004</c:v>
                </c:pt>
                <c:pt idx="8535" formatCode="General">
                  <c:v>944.60400000000004</c:v>
                </c:pt>
                <c:pt idx="8536" formatCode="General">
                  <c:v>945.60400000000004</c:v>
                </c:pt>
                <c:pt idx="8537" formatCode="General">
                  <c:v>946.60400000000004</c:v>
                </c:pt>
                <c:pt idx="8538" formatCode="General">
                  <c:v>947.60400000000004</c:v>
                </c:pt>
                <c:pt idx="8539" formatCode="General">
                  <c:v>948.60400000000004</c:v>
                </c:pt>
                <c:pt idx="8540" formatCode="General">
                  <c:v>949.60400000000004</c:v>
                </c:pt>
                <c:pt idx="8541" formatCode="General">
                  <c:v>950.60400000000004</c:v>
                </c:pt>
                <c:pt idx="8542" formatCode="General">
                  <c:v>951.60400000000004</c:v>
                </c:pt>
                <c:pt idx="8543" formatCode="General">
                  <c:v>952.60400000000004</c:v>
                </c:pt>
                <c:pt idx="8544" formatCode="General">
                  <c:v>953.60400000000004</c:v>
                </c:pt>
                <c:pt idx="8545" formatCode="General">
                  <c:v>954.60400000000004</c:v>
                </c:pt>
                <c:pt idx="8546" formatCode="General">
                  <c:v>955.60400000000004</c:v>
                </c:pt>
                <c:pt idx="8547" formatCode="General">
                  <c:v>956.60400000000004</c:v>
                </c:pt>
                <c:pt idx="8548" formatCode="General">
                  <c:v>957.60400000000004</c:v>
                </c:pt>
                <c:pt idx="8549" formatCode="General">
                  <c:v>958.60400000000004</c:v>
                </c:pt>
                <c:pt idx="8550" formatCode="General">
                  <c:v>959.60400000000004</c:v>
                </c:pt>
                <c:pt idx="8551" formatCode="General">
                  <c:v>960.60400000000004</c:v>
                </c:pt>
                <c:pt idx="8552" formatCode="General">
                  <c:v>961.60400000000004</c:v>
                </c:pt>
                <c:pt idx="8553" formatCode="General">
                  <c:v>962.60400000000004</c:v>
                </c:pt>
                <c:pt idx="8554" formatCode="General">
                  <c:v>963.60400000000004</c:v>
                </c:pt>
                <c:pt idx="8555" formatCode="General">
                  <c:v>964.60400000000004</c:v>
                </c:pt>
                <c:pt idx="8556" formatCode="General">
                  <c:v>965.60400000000004</c:v>
                </c:pt>
                <c:pt idx="8557" formatCode="General">
                  <c:v>966.60400000000004</c:v>
                </c:pt>
                <c:pt idx="8558" formatCode="General">
                  <c:v>967.60400000000004</c:v>
                </c:pt>
                <c:pt idx="8559" formatCode="General">
                  <c:v>968.60400000000004</c:v>
                </c:pt>
                <c:pt idx="8560" formatCode="General">
                  <c:v>969.60400000000004</c:v>
                </c:pt>
                <c:pt idx="8561" formatCode="General">
                  <c:v>970.60400000000004</c:v>
                </c:pt>
                <c:pt idx="8562" formatCode="General">
                  <c:v>971.60400000000004</c:v>
                </c:pt>
                <c:pt idx="8563" formatCode="General">
                  <c:v>972.60400000000004</c:v>
                </c:pt>
                <c:pt idx="8564" formatCode="General">
                  <c:v>973.60400000000004</c:v>
                </c:pt>
                <c:pt idx="8565" formatCode="General">
                  <c:v>974.60400000000004</c:v>
                </c:pt>
                <c:pt idx="8566" formatCode="General">
                  <c:v>975.60400000000004</c:v>
                </c:pt>
                <c:pt idx="8567" formatCode="General">
                  <c:v>976.60400000000004</c:v>
                </c:pt>
                <c:pt idx="8568" formatCode="General">
                  <c:v>977.60400000000004</c:v>
                </c:pt>
                <c:pt idx="8569" formatCode="General">
                  <c:v>978.60400000000004</c:v>
                </c:pt>
                <c:pt idx="8570" formatCode="General">
                  <c:v>979.60400000000004</c:v>
                </c:pt>
                <c:pt idx="8571" formatCode="General">
                  <c:v>980.60400000000004</c:v>
                </c:pt>
                <c:pt idx="8572" formatCode="General">
                  <c:v>981.60400000000004</c:v>
                </c:pt>
                <c:pt idx="8573" formatCode="General">
                  <c:v>982.60400000000004</c:v>
                </c:pt>
                <c:pt idx="8574" formatCode="General">
                  <c:v>983.60400000000004</c:v>
                </c:pt>
                <c:pt idx="8575" formatCode="General">
                  <c:v>984.60400000000004</c:v>
                </c:pt>
                <c:pt idx="8576" formatCode="General">
                  <c:v>985.60400000000004</c:v>
                </c:pt>
                <c:pt idx="8577" formatCode="General">
                  <c:v>986.60400000000004</c:v>
                </c:pt>
                <c:pt idx="8578" formatCode="General">
                  <c:v>987.60400000000004</c:v>
                </c:pt>
                <c:pt idx="8579" formatCode="General">
                  <c:v>988.60400000000004</c:v>
                </c:pt>
                <c:pt idx="8580" formatCode="General">
                  <c:v>989.60400000000004</c:v>
                </c:pt>
                <c:pt idx="8581" formatCode="General">
                  <c:v>990.60400000000004</c:v>
                </c:pt>
                <c:pt idx="8582" formatCode="General">
                  <c:v>991.60400000000004</c:v>
                </c:pt>
                <c:pt idx="8583" formatCode="General">
                  <c:v>992.60400000000004</c:v>
                </c:pt>
                <c:pt idx="8584" formatCode="General">
                  <c:v>993.60400000000004</c:v>
                </c:pt>
                <c:pt idx="8585" formatCode="General">
                  <c:v>994.60400000000004</c:v>
                </c:pt>
                <c:pt idx="8586" formatCode="General">
                  <c:v>995.60400000000004</c:v>
                </c:pt>
                <c:pt idx="8587" formatCode="General">
                  <c:v>996.60400000000004</c:v>
                </c:pt>
                <c:pt idx="8588" formatCode="General">
                  <c:v>997.60400000000004</c:v>
                </c:pt>
                <c:pt idx="8589" formatCode="General">
                  <c:v>998.60400000000004</c:v>
                </c:pt>
                <c:pt idx="8590" formatCode="General">
                  <c:v>999.60400000000004</c:v>
                </c:pt>
                <c:pt idx="8591">
                  <c:v>1000.6</c:v>
                </c:pt>
                <c:pt idx="8592">
                  <c:v>1001.6</c:v>
                </c:pt>
                <c:pt idx="8593">
                  <c:v>1002.6</c:v>
                </c:pt>
                <c:pt idx="8594">
                  <c:v>1003.6</c:v>
                </c:pt>
                <c:pt idx="8595">
                  <c:v>1004.6</c:v>
                </c:pt>
                <c:pt idx="8596">
                  <c:v>1005.6</c:v>
                </c:pt>
                <c:pt idx="8597">
                  <c:v>1006.6</c:v>
                </c:pt>
                <c:pt idx="8598">
                  <c:v>1007.6</c:v>
                </c:pt>
                <c:pt idx="8599">
                  <c:v>1008.6</c:v>
                </c:pt>
              </c:numCache>
            </c:numRef>
          </c:xVal>
          <c:yVal>
            <c:numRef>
              <c:f>'NT11 (2)'!$I$4:$I$8603</c:f>
              <c:numCache>
                <c:formatCode>General</c:formatCode>
                <c:ptCount val="8600"/>
                <c:pt idx="0">
                  <c:v>300</c:v>
                </c:pt>
                <c:pt idx="1">
                  <c:v>300</c:v>
                </c:pt>
                <c:pt idx="2">
                  <c:v>300</c:v>
                </c:pt>
                <c:pt idx="3">
                  <c:v>300</c:v>
                </c:pt>
                <c:pt idx="4">
                  <c:v>300</c:v>
                </c:pt>
                <c:pt idx="5">
                  <c:v>300</c:v>
                </c:pt>
                <c:pt idx="6">
                  <c:v>300</c:v>
                </c:pt>
                <c:pt idx="7">
                  <c:v>300</c:v>
                </c:pt>
                <c:pt idx="8">
                  <c:v>300</c:v>
                </c:pt>
                <c:pt idx="9">
                  <c:v>300</c:v>
                </c:pt>
                <c:pt idx="10">
                  <c:v>300</c:v>
                </c:pt>
                <c:pt idx="11">
                  <c:v>300</c:v>
                </c:pt>
                <c:pt idx="12">
                  <c:v>300</c:v>
                </c:pt>
                <c:pt idx="13">
                  <c:v>300</c:v>
                </c:pt>
                <c:pt idx="14">
                  <c:v>300</c:v>
                </c:pt>
                <c:pt idx="15">
                  <c:v>300</c:v>
                </c:pt>
                <c:pt idx="16">
                  <c:v>300</c:v>
                </c:pt>
                <c:pt idx="17">
                  <c:v>300</c:v>
                </c:pt>
                <c:pt idx="18">
                  <c:v>300</c:v>
                </c:pt>
                <c:pt idx="19">
                  <c:v>300</c:v>
                </c:pt>
                <c:pt idx="20">
                  <c:v>300</c:v>
                </c:pt>
                <c:pt idx="21">
                  <c:v>300</c:v>
                </c:pt>
                <c:pt idx="22">
                  <c:v>300</c:v>
                </c:pt>
                <c:pt idx="23">
                  <c:v>300</c:v>
                </c:pt>
                <c:pt idx="24">
                  <c:v>300</c:v>
                </c:pt>
                <c:pt idx="25">
                  <c:v>300</c:v>
                </c:pt>
                <c:pt idx="26">
                  <c:v>300</c:v>
                </c:pt>
                <c:pt idx="27">
                  <c:v>300</c:v>
                </c:pt>
                <c:pt idx="28">
                  <c:v>300</c:v>
                </c:pt>
                <c:pt idx="29">
                  <c:v>300</c:v>
                </c:pt>
                <c:pt idx="30">
                  <c:v>300</c:v>
                </c:pt>
                <c:pt idx="31">
                  <c:v>300</c:v>
                </c:pt>
                <c:pt idx="32">
                  <c:v>300</c:v>
                </c:pt>
                <c:pt idx="33">
                  <c:v>300</c:v>
                </c:pt>
                <c:pt idx="34">
                  <c:v>300</c:v>
                </c:pt>
                <c:pt idx="35">
                  <c:v>300</c:v>
                </c:pt>
                <c:pt idx="36">
                  <c:v>300</c:v>
                </c:pt>
                <c:pt idx="37">
                  <c:v>300</c:v>
                </c:pt>
                <c:pt idx="38">
                  <c:v>300</c:v>
                </c:pt>
                <c:pt idx="39">
                  <c:v>300</c:v>
                </c:pt>
                <c:pt idx="40">
                  <c:v>300</c:v>
                </c:pt>
                <c:pt idx="41">
                  <c:v>300</c:v>
                </c:pt>
                <c:pt idx="42">
                  <c:v>300</c:v>
                </c:pt>
                <c:pt idx="43">
                  <c:v>300</c:v>
                </c:pt>
                <c:pt idx="44">
                  <c:v>300</c:v>
                </c:pt>
                <c:pt idx="45">
                  <c:v>300</c:v>
                </c:pt>
                <c:pt idx="46">
                  <c:v>300</c:v>
                </c:pt>
                <c:pt idx="47">
                  <c:v>300</c:v>
                </c:pt>
                <c:pt idx="48">
                  <c:v>300</c:v>
                </c:pt>
                <c:pt idx="49">
                  <c:v>300</c:v>
                </c:pt>
                <c:pt idx="50">
                  <c:v>300</c:v>
                </c:pt>
                <c:pt idx="51">
                  <c:v>300</c:v>
                </c:pt>
                <c:pt idx="52">
                  <c:v>300</c:v>
                </c:pt>
                <c:pt idx="53">
                  <c:v>300</c:v>
                </c:pt>
                <c:pt idx="54">
                  <c:v>300</c:v>
                </c:pt>
                <c:pt idx="55">
                  <c:v>300</c:v>
                </c:pt>
                <c:pt idx="56">
                  <c:v>300</c:v>
                </c:pt>
                <c:pt idx="57">
                  <c:v>300</c:v>
                </c:pt>
                <c:pt idx="58">
                  <c:v>300</c:v>
                </c:pt>
                <c:pt idx="59">
                  <c:v>300</c:v>
                </c:pt>
                <c:pt idx="60">
                  <c:v>300</c:v>
                </c:pt>
                <c:pt idx="61">
                  <c:v>300</c:v>
                </c:pt>
                <c:pt idx="62">
                  <c:v>300</c:v>
                </c:pt>
                <c:pt idx="63">
                  <c:v>300</c:v>
                </c:pt>
                <c:pt idx="64">
                  <c:v>300</c:v>
                </c:pt>
                <c:pt idx="65">
                  <c:v>300</c:v>
                </c:pt>
                <c:pt idx="66">
                  <c:v>300</c:v>
                </c:pt>
                <c:pt idx="67">
                  <c:v>300</c:v>
                </c:pt>
                <c:pt idx="68">
                  <c:v>300</c:v>
                </c:pt>
                <c:pt idx="69">
                  <c:v>300</c:v>
                </c:pt>
                <c:pt idx="70">
                  <c:v>300</c:v>
                </c:pt>
                <c:pt idx="71">
                  <c:v>300</c:v>
                </c:pt>
                <c:pt idx="72">
                  <c:v>300</c:v>
                </c:pt>
                <c:pt idx="73">
                  <c:v>300</c:v>
                </c:pt>
                <c:pt idx="74">
                  <c:v>300</c:v>
                </c:pt>
                <c:pt idx="75">
                  <c:v>300</c:v>
                </c:pt>
                <c:pt idx="76">
                  <c:v>300</c:v>
                </c:pt>
                <c:pt idx="77">
                  <c:v>300</c:v>
                </c:pt>
                <c:pt idx="78">
                  <c:v>300</c:v>
                </c:pt>
                <c:pt idx="79">
                  <c:v>300</c:v>
                </c:pt>
                <c:pt idx="80">
                  <c:v>300</c:v>
                </c:pt>
                <c:pt idx="81">
                  <c:v>300</c:v>
                </c:pt>
                <c:pt idx="82">
                  <c:v>300</c:v>
                </c:pt>
                <c:pt idx="83">
                  <c:v>300</c:v>
                </c:pt>
                <c:pt idx="84">
                  <c:v>300</c:v>
                </c:pt>
                <c:pt idx="85">
                  <c:v>300</c:v>
                </c:pt>
                <c:pt idx="86">
                  <c:v>300</c:v>
                </c:pt>
                <c:pt idx="87">
                  <c:v>300</c:v>
                </c:pt>
                <c:pt idx="88">
                  <c:v>300</c:v>
                </c:pt>
                <c:pt idx="89">
                  <c:v>300</c:v>
                </c:pt>
                <c:pt idx="90">
                  <c:v>300</c:v>
                </c:pt>
                <c:pt idx="91">
                  <c:v>300</c:v>
                </c:pt>
                <c:pt idx="92">
                  <c:v>300</c:v>
                </c:pt>
                <c:pt idx="93">
                  <c:v>300</c:v>
                </c:pt>
                <c:pt idx="94">
                  <c:v>300</c:v>
                </c:pt>
                <c:pt idx="95">
                  <c:v>300</c:v>
                </c:pt>
                <c:pt idx="96">
                  <c:v>300</c:v>
                </c:pt>
                <c:pt idx="97">
                  <c:v>300</c:v>
                </c:pt>
                <c:pt idx="98">
                  <c:v>300</c:v>
                </c:pt>
                <c:pt idx="99">
                  <c:v>300</c:v>
                </c:pt>
                <c:pt idx="100">
                  <c:v>300</c:v>
                </c:pt>
                <c:pt idx="101">
                  <c:v>300</c:v>
                </c:pt>
                <c:pt idx="102">
                  <c:v>300</c:v>
                </c:pt>
                <c:pt idx="103">
                  <c:v>300</c:v>
                </c:pt>
                <c:pt idx="104">
                  <c:v>300</c:v>
                </c:pt>
                <c:pt idx="105">
                  <c:v>300</c:v>
                </c:pt>
                <c:pt idx="106">
                  <c:v>300</c:v>
                </c:pt>
                <c:pt idx="107">
                  <c:v>300</c:v>
                </c:pt>
                <c:pt idx="108">
                  <c:v>300</c:v>
                </c:pt>
                <c:pt idx="109">
                  <c:v>300</c:v>
                </c:pt>
                <c:pt idx="110">
                  <c:v>300</c:v>
                </c:pt>
                <c:pt idx="111">
                  <c:v>300</c:v>
                </c:pt>
                <c:pt idx="112">
                  <c:v>300</c:v>
                </c:pt>
                <c:pt idx="113">
                  <c:v>300</c:v>
                </c:pt>
                <c:pt idx="114">
                  <c:v>300</c:v>
                </c:pt>
                <c:pt idx="115">
                  <c:v>300</c:v>
                </c:pt>
                <c:pt idx="116">
                  <c:v>300</c:v>
                </c:pt>
                <c:pt idx="117">
                  <c:v>300</c:v>
                </c:pt>
                <c:pt idx="118">
                  <c:v>300</c:v>
                </c:pt>
                <c:pt idx="119">
                  <c:v>300</c:v>
                </c:pt>
                <c:pt idx="120">
                  <c:v>300</c:v>
                </c:pt>
                <c:pt idx="121">
                  <c:v>300</c:v>
                </c:pt>
                <c:pt idx="122">
                  <c:v>300</c:v>
                </c:pt>
                <c:pt idx="123">
                  <c:v>300</c:v>
                </c:pt>
                <c:pt idx="124">
                  <c:v>300</c:v>
                </c:pt>
                <c:pt idx="125">
                  <c:v>300</c:v>
                </c:pt>
                <c:pt idx="126">
                  <c:v>300</c:v>
                </c:pt>
                <c:pt idx="127">
                  <c:v>300</c:v>
                </c:pt>
                <c:pt idx="128">
                  <c:v>300</c:v>
                </c:pt>
                <c:pt idx="129">
                  <c:v>300</c:v>
                </c:pt>
                <c:pt idx="130">
                  <c:v>300</c:v>
                </c:pt>
                <c:pt idx="131">
                  <c:v>300</c:v>
                </c:pt>
                <c:pt idx="132">
                  <c:v>300</c:v>
                </c:pt>
                <c:pt idx="133">
                  <c:v>300</c:v>
                </c:pt>
                <c:pt idx="134">
                  <c:v>300</c:v>
                </c:pt>
                <c:pt idx="135">
                  <c:v>300</c:v>
                </c:pt>
                <c:pt idx="136">
                  <c:v>300</c:v>
                </c:pt>
                <c:pt idx="137">
                  <c:v>300</c:v>
                </c:pt>
                <c:pt idx="138">
                  <c:v>300</c:v>
                </c:pt>
                <c:pt idx="139">
                  <c:v>300</c:v>
                </c:pt>
                <c:pt idx="140">
                  <c:v>300</c:v>
                </c:pt>
                <c:pt idx="141">
                  <c:v>300</c:v>
                </c:pt>
                <c:pt idx="142">
                  <c:v>300</c:v>
                </c:pt>
                <c:pt idx="143">
                  <c:v>300</c:v>
                </c:pt>
                <c:pt idx="144">
                  <c:v>300</c:v>
                </c:pt>
                <c:pt idx="145">
                  <c:v>300</c:v>
                </c:pt>
                <c:pt idx="146">
                  <c:v>300</c:v>
                </c:pt>
                <c:pt idx="147">
                  <c:v>300</c:v>
                </c:pt>
                <c:pt idx="148">
                  <c:v>300</c:v>
                </c:pt>
                <c:pt idx="149">
                  <c:v>300</c:v>
                </c:pt>
                <c:pt idx="150">
                  <c:v>300</c:v>
                </c:pt>
                <c:pt idx="151">
                  <c:v>300</c:v>
                </c:pt>
                <c:pt idx="152">
                  <c:v>300</c:v>
                </c:pt>
                <c:pt idx="153">
                  <c:v>300</c:v>
                </c:pt>
                <c:pt idx="154">
                  <c:v>300</c:v>
                </c:pt>
                <c:pt idx="155">
                  <c:v>300</c:v>
                </c:pt>
                <c:pt idx="156">
                  <c:v>300</c:v>
                </c:pt>
                <c:pt idx="157">
                  <c:v>300</c:v>
                </c:pt>
                <c:pt idx="158">
                  <c:v>300</c:v>
                </c:pt>
                <c:pt idx="159">
                  <c:v>300</c:v>
                </c:pt>
                <c:pt idx="160">
                  <c:v>300</c:v>
                </c:pt>
                <c:pt idx="161">
                  <c:v>300</c:v>
                </c:pt>
                <c:pt idx="162">
                  <c:v>300</c:v>
                </c:pt>
                <c:pt idx="163">
                  <c:v>300</c:v>
                </c:pt>
                <c:pt idx="164">
                  <c:v>300</c:v>
                </c:pt>
                <c:pt idx="165">
                  <c:v>300</c:v>
                </c:pt>
                <c:pt idx="166">
                  <c:v>300</c:v>
                </c:pt>
                <c:pt idx="167">
                  <c:v>300</c:v>
                </c:pt>
                <c:pt idx="168">
                  <c:v>300</c:v>
                </c:pt>
                <c:pt idx="169">
                  <c:v>300</c:v>
                </c:pt>
                <c:pt idx="170">
                  <c:v>300</c:v>
                </c:pt>
                <c:pt idx="171">
                  <c:v>300</c:v>
                </c:pt>
                <c:pt idx="172">
                  <c:v>300</c:v>
                </c:pt>
                <c:pt idx="173">
                  <c:v>300</c:v>
                </c:pt>
                <c:pt idx="174">
                  <c:v>300</c:v>
                </c:pt>
                <c:pt idx="175">
                  <c:v>300</c:v>
                </c:pt>
                <c:pt idx="176">
                  <c:v>300</c:v>
                </c:pt>
                <c:pt idx="177">
                  <c:v>300</c:v>
                </c:pt>
                <c:pt idx="178">
                  <c:v>300</c:v>
                </c:pt>
                <c:pt idx="179">
                  <c:v>300</c:v>
                </c:pt>
                <c:pt idx="180">
                  <c:v>300</c:v>
                </c:pt>
                <c:pt idx="181">
                  <c:v>300</c:v>
                </c:pt>
                <c:pt idx="182">
                  <c:v>300</c:v>
                </c:pt>
                <c:pt idx="183">
                  <c:v>300</c:v>
                </c:pt>
                <c:pt idx="184">
                  <c:v>300</c:v>
                </c:pt>
                <c:pt idx="185">
                  <c:v>300</c:v>
                </c:pt>
                <c:pt idx="186">
                  <c:v>300</c:v>
                </c:pt>
                <c:pt idx="187">
                  <c:v>300</c:v>
                </c:pt>
                <c:pt idx="188">
                  <c:v>300</c:v>
                </c:pt>
                <c:pt idx="189">
                  <c:v>300</c:v>
                </c:pt>
                <c:pt idx="190">
                  <c:v>300</c:v>
                </c:pt>
                <c:pt idx="191">
                  <c:v>300</c:v>
                </c:pt>
                <c:pt idx="192">
                  <c:v>300</c:v>
                </c:pt>
                <c:pt idx="193">
                  <c:v>300</c:v>
                </c:pt>
                <c:pt idx="194">
                  <c:v>300</c:v>
                </c:pt>
                <c:pt idx="195">
                  <c:v>300</c:v>
                </c:pt>
                <c:pt idx="196">
                  <c:v>300</c:v>
                </c:pt>
                <c:pt idx="197">
                  <c:v>300</c:v>
                </c:pt>
                <c:pt idx="198">
                  <c:v>300</c:v>
                </c:pt>
                <c:pt idx="199">
                  <c:v>300</c:v>
                </c:pt>
                <c:pt idx="200">
                  <c:v>300</c:v>
                </c:pt>
                <c:pt idx="201">
                  <c:v>300</c:v>
                </c:pt>
                <c:pt idx="202">
                  <c:v>300</c:v>
                </c:pt>
                <c:pt idx="203">
                  <c:v>300</c:v>
                </c:pt>
                <c:pt idx="204">
                  <c:v>300</c:v>
                </c:pt>
                <c:pt idx="205">
                  <c:v>300</c:v>
                </c:pt>
                <c:pt idx="206">
                  <c:v>300</c:v>
                </c:pt>
                <c:pt idx="207">
                  <c:v>300</c:v>
                </c:pt>
                <c:pt idx="208">
                  <c:v>300</c:v>
                </c:pt>
                <c:pt idx="209">
                  <c:v>300</c:v>
                </c:pt>
                <c:pt idx="210">
                  <c:v>300</c:v>
                </c:pt>
                <c:pt idx="211">
                  <c:v>300</c:v>
                </c:pt>
                <c:pt idx="212">
                  <c:v>300</c:v>
                </c:pt>
                <c:pt idx="213">
                  <c:v>300</c:v>
                </c:pt>
                <c:pt idx="214">
                  <c:v>300</c:v>
                </c:pt>
                <c:pt idx="215">
                  <c:v>300</c:v>
                </c:pt>
                <c:pt idx="216">
                  <c:v>300</c:v>
                </c:pt>
                <c:pt idx="217">
                  <c:v>300</c:v>
                </c:pt>
                <c:pt idx="218">
                  <c:v>300</c:v>
                </c:pt>
                <c:pt idx="219">
                  <c:v>300</c:v>
                </c:pt>
                <c:pt idx="220">
                  <c:v>300</c:v>
                </c:pt>
                <c:pt idx="221">
                  <c:v>300</c:v>
                </c:pt>
                <c:pt idx="222">
                  <c:v>300</c:v>
                </c:pt>
                <c:pt idx="223">
                  <c:v>300</c:v>
                </c:pt>
                <c:pt idx="224">
                  <c:v>300</c:v>
                </c:pt>
                <c:pt idx="225">
                  <c:v>300</c:v>
                </c:pt>
                <c:pt idx="226">
                  <c:v>300</c:v>
                </c:pt>
                <c:pt idx="227">
                  <c:v>300</c:v>
                </c:pt>
                <c:pt idx="228">
                  <c:v>300</c:v>
                </c:pt>
                <c:pt idx="229">
                  <c:v>300</c:v>
                </c:pt>
                <c:pt idx="230">
                  <c:v>300</c:v>
                </c:pt>
                <c:pt idx="231">
                  <c:v>300</c:v>
                </c:pt>
                <c:pt idx="232">
                  <c:v>300</c:v>
                </c:pt>
                <c:pt idx="233">
                  <c:v>300</c:v>
                </c:pt>
                <c:pt idx="234">
                  <c:v>300</c:v>
                </c:pt>
                <c:pt idx="235">
                  <c:v>300</c:v>
                </c:pt>
                <c:pt idx="236">
                  <c:v>300</c:v>
                </c:pt>
                <c:pt idx="237">
                  <c:v>300</c:v>
                </c:pt>
                <c:pt idx="238">
                  <c:v>300</c:v>
                </c:pt>
                <c:pt idx="239">
                  <c:v>300</c:v>
                </c:pt>
                <c:pt idx="240">
                  <c:v>300</c:v>
                </c:pt>
                <c:pt idx="241">
                  <c:v>300</c:v>
                </c:pt>
                <c:pt idx="242">
                  <c:v>300</c:v>
                </c:pt>
                <c:pt idx="243">
                  <c:v>300</c:v>
                </c:pt>
                <c:pt idx="244">
                  <c:v>300</c:v>
                </c:pt>
                <c:pt idx="245">
                  <c:v>300</c:v>
                </c:pt>
                <c:pt idx="246">
                  <c:v>300</c:v>
                </c:pt>
                <c:pt idx="247">
                  <c:v>300</c:v>
                </c:pt>
                <c:pt idx="248">
                  <c:v>300</c:v>
                </c:pt>
                <c:pt idx="249">
                  <c:v>300</c:v>
                </c:pt>
                <c:pt idx="250">
                  <c:v>300</c:v>
                </c:pt>
                <c:pt idx="251">
                  <c:v>300</c:v>
                </c:pt>
                <c:pt idx="252">
                  <c:v>300</c:v>
                </c:pt>
                <c:pt idx="253">
                  <c:v>300</c:v>
                </c:pt>
                <c:pt idx="254">
                  <c:v>300</c:v>
                </c:pt>
                <c:pt idx="255">
                  <c:v>300</c:v>
                </c:pt>
                <c:pt idx="256">
                  <c:v>300</c:v>
                </c:pt>
                <c:pt idx="257">
                  <c:v>300</c:v>
                </c:pt>
                <c:pt idx="258">
                  <c:v>300</c:v>
                </c:pt>
                <c:pt idx="259">
                  <c:v>300</c:v>
                </c:pt>
                <c:pt idx="260">
                  <c:v>300</c:v>
                </c:pt>
                <c:pt idx="261">
                  <c:v>300</c:v>
                </c:pt>
                <c:pt idx="262">
                  <c:v>300</c:v>
                </c:pt>
                <c:pt idx="263">
                  <c:v>300</c:v>
                </c:pt>
                <c:pt idx="264">
                  <c:v>300</c:v>
                </c:pt>
                <c:pt idx="265">
                  <c:v>300</c:v>
                </c:pt>
                <c:pt idx="266">
                  <c:v>300</c:v>
                </c:pt>
                <c:pt idx="267">
                  <c:v>300</c:v>
                </c:pt>
                <c:pt idx="268">
                  <c:v>300</c:v>
                </c:pt>
                <c:pt idx="269">
                  <c:v>300</c:v>
                </c:pt>
                <c:pt idx="270">
                  <c:v>300</c:v>
                </c:pt>
                <c:pt idx="271">
                  <c:v>300</c:v>
                </c:pt>
                <c:pt idx="272">
                  <c:v>300</c:v>
                </c:pt>
                <c:pt idx="273">
                  <c:v>300</c:v>
                </c:pt>
                <c:pt idx="274">
                  <c:v>300</c:v>
                </c:pt>
                <c:pt idx="275">
                  <c:v>300</c:v>
                </c:pt>
                <c:pt idx="276">
                  <c:v>300</c:v>
                </c:pt>
                <c:pt idx="277">
                  <c:v>300</c:v>
                </c:pt>
                <c:pt idx="278">
                  <c:v>300</c:v>
                </c:pt>
                <c:pt idx="279">
                  <c:v>300</c:v>
                </c:pt>
                <c:pt idx="280">
                  <c:v>300</c:v>
                </c:pt>
                <c:pt idx="281">
                  <c:v>300</c:v>
                </c:pt>
                <c:pt idx="282">
                  <c:v>300</c:v>
                </c:pt>
                <c:pt idx="283">
                  <c:v>300</c:v>
                </c:pt>
                <c:pt idx="284">
                  <c:v>300</c:v>
                </c:pt>
                <c:pt idx="285">
                  <c:v>300</c:v>
                </c:pt>
                <c:pt idx="286">
                  <c:v>300</c:v>
                </c:pt>
                <c:pt idx="287">
                  <c:v>300</c:v>
                </c:pt>
                <c:pt idx="288">
                  <c:v>300</c:v>
                </c:pt>
                <c:pt idx="289">
                  <c:v>300</c:v>
                </c:pt>
                <c:pt idx="290">
                  <c:v>300</c:v>
                </c:pt>
                <c:pt idx="291">
                  <c:v>300</c:v>
                </c:pt>
                <c:pt idx="292">
                  <c:v>300</c:v>
                </c:pt>
                <c:pt idx="293">
                  <c:v>300</c:v>
                </c:pt>
                <c:pt idx="294">
                  <c:v>300</c:v>
                </c:pt>
                <c:pt idx="295">
                  <c:v>300</c:v>
                </c:pt>
                <c:pt idx="296">
                  <c:v>300</c:v>
                </c:pt>
                <c:pt idx="297">
                  <c:v>300</c:v>
                </c:pt>
                <c:pt idx="298">
                  <c:v>300</c:v>
                </c:pt>
                <c:pt idx="299">
                  <c:v>300</c:v>
                </c:pt>
                <c:pt idx="300">
                  <c:v>300</c:v>
                </c:pt>
                <c:pt idx="301">
                  <c:v>300</c:v>
                </c:pt>
                <c:pt idx="302">
                  <c:v>300</c:v>
                </c:pt>
                <c:pt idx="303">
                  <c:v>300</c:v>
                </c:pt>
                <c:pt idx="304">
                  <c:v>300</c:v>
                </c:pt>
                <c:pt idx="305">
                  <c:v>300</c:v>
                </c:pt>
                <c:pt idx="306">
                  <c:v>300</c:v>
                </c:pt>
                <c:pt idx="307">
                  <c:v>300</c:v>
                </c:pt>
                <c:pt idx="308">
                  <c:v>300</c:v>
                </c:pt>
                <c:pt idx="309">
                  <c:v>300</c:v>
                </c:pt>
                <c:pt idx="310">
                  <c:v>300</c:v>
                </c:pt>
                <c:pt idx="311">
                  <c:v>300</c:v>
                </c:pt>
                <c:pt idx="312">
                  <c:v>300</c:v>
                </c:pt>
                <c:pt idx="313">
                  <c:v>300</c:v>
                </c:pt>
                <c:pt idx="314">
                  <c:v>300</c:v>
                </c:pt>
                <c:pt idx="315">
                  <c:v>300</c:v>
                </c:pt>
                <c:pt idx="316">
                  <c:v>300</c:v>
                </c:pt>
                <c:pt idx="317">
                  <c:v>300</c:v>
                </c:pt>
                <c:pt idx="318">
                  <c:v>300</c:v>
                </c:pt>
                <c:pt idx="319">
                  <c:v>300</c:v>
                </c:pt>
                <c:pt idx="320">
                  <c:v>300</c:v>
                </c:pt>
                <c:pt idx="321">
                  <c:v>300</c:v>
                </c:pt>
                <c:pt idx="322">
                  <c:v>300</c:v>
                </c:pt>
                <c:pt idx="323">
                  <c:v>300</c:v>
                </c:pt>
                <c:pt idx="324">
                  <c:v>300</c:v>
                </c:pt>
                <c:pt idx="325">
                  <c:v>300</c:v>
                </c:pt>
                <c:pt idx="326">
                  <c:v>300</c:v>
                </c:pt>
                <c:pt idx="327">
                  <c:v>300</c:v>
                </c:pt>
                <c:pt idx="328">
                  <c:v>300</c:v>
                </c:pt>
                <c:pt idx="329">
                  <c:v>300</c:v>
                </c:pt>
                <c:pt idx="330">
                  <c:v>300</c:v>
                </c:pt>
                <c:pt idx="331">
                  <c:v>300</c:v>
                </c:pt>
                <c:pt idx="332">
                  <c:v>300</c:v>
                </c:pt>
                <c:pt idx="333">
                  <c:v>300</c:v>
                </c:pt>
                <c:pt idx="334">
                  <c:v>300</c:v>
                </c:pt>
                <c:pt idx="335">
                  <c:v>300</c:v>
                </c:pt>
                <c:pt idx="336">
                  <c:v>300</c:v>
                </c:pt>
                <c:pt idx="337">
                  <c:v>300</c:v>
                </c:pt>
                <c:pt idx="338">
                  <c:v>300</c:v>
                </c:pt>
                <c:pt idx="339">
                  <c:v>300</c:v>
                </c:pt>
                <c:pt idx="340">
                  <c:v>300</c:v>
                </c:pt>
                <c:pt idx="341">
                  <c:v>300</c:v>
                </c:pt>
                <c:pt idx="342">
                  <c:v>300</c:v>
                </c:pt>
                <c:pt idx="343">
                  <c:v>300</c:v>
                </c:pt>
                <c:pt idx="344">
                  <c:v>300</c:v>
                </c:pt>
                <c:pt idx="345">
                  <c:v>319.77600000000001</c:v>
                </c:pt>
                <c:pt idx="346">
                  <c:v>342.23200000000003</c:v>
                </c:pt>
                <c:pt idx="347">
                  <c:v>368.73899999999998</c:v>
                </c:pt>
                <c:pt idx="348">
                  <c:v>401.84100000000001</c:v>
                </c:pt>
                <c:pt idx="349">
                  <c:v>443.59500000000003</c:v>
                </c:pt>
                <c:pt idx="350">
                  <c:v>399.30399999999997</c:v>
                </c:pt>
                <c:pt idx="351">
                  <c:v>435.51299999999998</c:v>
                </c:pt>
                <c:pt idx="352">
                  <c:v>482.25200000000001</c:v>
                </c:pt>
                <c:pt idx="353">
                  <c:v>542.60400000000004</c:v>
                </c:pt>
                <c:pt idx="354">
                  <c:v>616.83100000000002</c:v>
                </c:pt>
                <c:pt idx="355">
                  <c:v>692.22299999999996</c:v>
                </c:pt>
                <c:pt idx="356">
                  <c:v>797.04100000000005</c:v>
                </c:pt>
                <c:pt idx="357">
                  <c:v>920.69299999999998</c:v>
                </c:pt>
                <c:pt idx="358" formatCode="0.00E+00">
                  <c:v>1061.6300000000001</c:v>
                </c:pt>
                <c:pt idx="359" formatCode="0.00E+00">
                  <c:v>1211.6300000000001</c:v>
                </c:pt>
                <c:pt idx="360" formatCode="0.00E+00">
                  <c:v>1352.99</c:v>
                </c:pt>
                <c:pt idx="361" formatCode="0.00E+00">
                  <c:v>1475.83</c:v>
                </c:pt>
                <c:pt idx="362" formatCode="0.00E+00">
                  <c:v>1584.09</c:v>
                </c:pt>
                <c:pt idx="363" formatCode="0.00E+00">
                  <c:v>1689.41</c:v>
                </c:pt>
                <c:pt idx="364" formatCode="0.00E+00">
                  <c:v>1791.77</c:v>
                </c:pt>
                <c:pt idx="365" formatCode="0.00E+00">
                  <c:v>1887.9</c:v>
                </c:pt>
                <c:pt idx="366" formatCode="0.00E+00">
                  <c:v>1966.26</c:v>
                </c:pt>
                <c:pt idx="367" formatCode="0.00E+00">
                  <c:v>2020.98</c:v>
                </c:pt>
                <c:pt idx="368" formatCode="0.00E+00">
                  <c:v>2047.16</c:v>
                </c:pt>
                <c:pt idx="369" formatCode="0.00E+00">
                  <c:v>2054.38</c:v>
                </c:pt>
                <c:pt idx="370" formatCode="0.00E+00">
                  <c:v>2054.44</c:v>
                </c:pt>
                <c:pt idx="371" formatCode="0.00E+00">
                  <c:v>2050.15</c:v>
                </c:pt>
                <c:pt idx="372" formatCode="0.00E+00">
                  <c:v>2040.51</c:v>
                </c:pt>
                <c:pt idx="373" formatCode="0.00E+00">
                  <c:v>2024.57</c:v>
                </c:pt>
                <c:pt idx="374" formatCode="0.00E+00">
                  <c:v>2003.6</c:v>
                </c:pt>
                <c:pt idx="375" formatCode="0.00E+00">
                  <c:v>1980.03</c:v>
                </c:pt>
                <c:pt idx="376" formatCode="0.00E+00">
                  <c:v>1955.6</c:v>
                </c:pt>
                <c:pt idx="377" formatCode="0.00E+00">
                  <c:v>1938.1</c:v>
                </c:pt>
                <c:pt idx="378" formatCode="0.00E+00">
                  <c:v>1929.62</c:v>
                </c:pt>
                <c:pt idx="379" formatCode="0.00E+00">
                  <c:v>1927.68</c:v>
                </c:pt>
                <c:pt idx="380" formatCode="0.00E+00">
                  <c:v>1929.93</c:v>
                </c:pt>
                <c:pt idx="381" formatCode="0.00E+00">
                  <c:v>1935.25</c:v>
                </c:pt>
                <c:pt idx="382" formatCode="0.00E+00">
                  <c:v>1949.34</c:v>
                </c:pt>
                <c:pt idx="383" formatCode="0.00E+00">
                  <c:v>1972.89</c:v>
                </c:pt>
                <c:pt idx="384" formatCode="0.00E+00">
                  <c:v>2003.45</c:v>
                </c:pt>
                <c:pt idx="385" formatCode="0.00E+00">
                  <c:v>2038.62</c:v>
                </c:pt>
                <c:pt idx="386" formatCode="0.00E+00">
                  <c:v>2076.85</c:v>
                </c:pt>
                <c:pt idx="387" formatCode="0.00E+00">
                  <c:v>2116.9299999999998</c:v>
                </c:pt>
                <c:pt idx="388" formatCode="0.00E+00">
                  <c:v>2158</c:v>
                </c:pt>
                <c:pt idx="389" formatCode="0.00E+00">
                  <c:v>2199.09</c:v>
                </c:pt>
                <c:pt idx="390" formatCode="0.00E+00">
                  <c:v>2239.64</c:v>
                </c:pt>
                <c:pt idx="391" formatCode="0.00E+00">
                  <c:v>2277.8200000000002</c:v>
                </c:pt>
                <c:pt idx="392" formatCode="0.00E+00">
                  <c:v>2299.09</c:v>
                </c:pt>
                <c:pt idx="393" formatCode="0.00E+00">
                  <c:v>2303.36</c:v>
                </c:pt>
                <c:pt idx="394" formatCode="0.00E+00">
                  <c:v>2295.89</c:v>
                </c:pt>
                <c:pt idx="395" formatCode="0.00E+00">
                  <c:v>2281.21</c:v>
                </c:pt>
                <c:pt idx="396" formatCode="0.00E+00">
                  <c:v>2260.7199999999998</c:v>
                </c:pt>
                <c:pt idx="397" formatCode="0.00E+00">
                  <c:v>2234.96</c:v>
                </c:pt>
                <c:pt idx="398" formatCode="0.00E+00">
                  <c:v>2206.9499999999998</c:v>
                </c:pt>
                <c:pt idx="399" formatCode="0.00E+00">
                  <c:v>2177.48</c:v>
                </c:pt>
                <c:pt idx="400" formatCode="0.00E+00">
                  <c:v>2146.7600000000002</c:v>
                </c:pt>
                <c:pt idx="401" formatCode="0.00E+00">
                  <c:v>2115.5</c:v>
                </c:pt>
                <c:pt idx="402" formatCode="0.00E+00">
                  <c:v>2089.64</c:v>
                </c:pt>
                <c:pt idx="403" formatCode="0.00E+00">
                  <c:v>2070.29</c:v>
                </c:pt>
                <c:pt idx="404" formatCode="0.00E+00">
                  <c:v>2055.77</c:v>
                </c:pt>
                <c:pt idx="405" formatCode="0.00E+00">
                  <c:v>2044.29</c:v>
                </c:pt>
                <c:pt idx="406" formatCode="0.00E+00">
                  <c:v>2035.11</c:v>
                </c:pt>
                <c:pt idx="407" formatCode="0.00E+00">
                  <c:v>2031.42</c:v>
                </c:pt>
                <c:pt idx="408" formatCode="0.00E+00">
                  <c:v>2033.43</c:v>
                </c:pt>
                <c:pt idx="409" formatCode="0.00E+00">
                  <c:v>2039.82</c:v>
                </c:pt>
                <c:pt idx="410" formatCode="0.00E+00">
                  <c:v>2049.37</c:v>
                </c:pt>
                <c:pt idx="411" formatCode="0.00E+00">
                  <c:v>2060.9</c:v>
                </c:pt>
                <c:pt idx="412" formatCode="0.00E+00">
                  <c:v>2073.67</c:v>
                </c:pt>
                <c:pt idx="413" formatCode="0.00E+00">
                  <c:v>2087.23</c:v>
                </c:pt>
                <c:pt idx="414" formatCode="0.00E+00">
                  <c:v>2101.11</c:v>
                </c:pt>
                <c:pt idx="415" formatCode="0.00E+00">
                  <c:v>2115.06</c:v>
                </c:pt>
                <c:pt idx="416" formatCode="0.00E+00">
                  <c:v>2127.12</c:v>
                </c:pt>
                <c:pt idx="417" formatCode="0.00E+00">
                  <c:v>2129.33</c:v>
                </c:pt>
                <c:pt idx="418" formatCode="0.00E+00">
                  <c:v>2122.8200000000002</c:v>
                </c:pt>
                <c:pt idx="419" formatCode="0.00E+00">
                  <c:v>2110.65</c:v>
                </c:pt>
                <c:pt idx="420" formatCode="0.00E+00">
                  <c:v>2102.8000000000002</c:v>
                </c:pt>
                <c:pt idx="421" formatCode="0.00E+00">
                  <c:v>2092.6799999999998</c:v>
                </c:pt>
                <c:pt idx="422" formatCode="0.00E+00">
                  <c:v>2079.91</c:v>
                </c:pt>
                <c:pt idx="423" formatCode="0.00E+00">
                  <c:v>2064.64</c:v>
                </c:pt>
                <c:pt idx="424" formatCode="0.00E+00">
                  <c:v>2047</c:v>
                </c:pt>
                <c:pt idx="425" formatCode="0.00E+00">
                  <c:v>2027.27</c:v>
                </c:pt>
                <c:pt idx="426" formatCode="0.00E+00">
                  <c:v>2006.51</c:v>
                </c:pt>
                <c:pt idx="427" formatCode="0.00E+00">
                  <c:v>1989.11</c:v>
                </c:pt>
                <c:pt idx="428" formatCode="0.00E+00">
                  <c:v>1975.5</c:v>
                </c:pt>
                <c:pt idx="429" formatCode="0.00E+00">
                  <c:v>1964.5</c:v>
                </c:pt>
                <c:pt idx="430" formatCode="0.00E+00">
                  <c:v>1955.04</c:v>
                </c:pt>
                <c:pt idx="431" formatCode="0.00E+00">
                  <c:v>1946.85</c:v>
                </c:pt>
                <c:pt idx="432" formatCode="0.00E+00">
                  <c:v>1941.97</c:v>
                </c:pt>
                <c:pt idx="433" formatCode="0.00E+00">
                  <c:v>1940.4</c:v>
                </c:pt>
                <c:pt idx="434" formatCode="0.00E+00">
                  <c:v>1941.24</c:v>
                </c:pt>
                <c:pt idx="435" formatCode="0.00E+00">
                  <c:v>1943.69</c:v>
                </c:pt>
                <c:pt idx="436" formatCode="0.00E+00">
                  <c:v>1947.23</c:v>
                </c:pt>
                <c:pt idx="437" formatCode="0.00E+00">
                  <c:v>1951.67</c:v>
                </c:pt>
                <c:pt idx="438" formatCode="0.00E+00">
                  <c:v>1956.65</c:v>
                </c:pt>
                <c:pt idx="439" formatCode="0.00E+00">
                  <c:v>1961.86</c:v>
                </c:pt>
                <c:pt idx="440" formatCode="0.00E+00">
                  <c:v>1967.14</c:v>
                </c:pt>
                <c:pt idx="441" formatCode="0.00E+00">
                  <c:v>1971.45</c:v>
                </c:pt>
                <c:pt idx="442" formatCode="0.00E+00">
                  <c:v>1970.39</c:v>
                </c:pt>
                <c:pt idx="443" formatCode="0.00E+00">
                  <c:v>1964.46</c:v>
                </c:pt>
                <c:pt idx="444" formatCode="0.00E+00">
                  <c:v>1955.19</c:v>
                </c:pt>
                <c:pt idx="445" formatCode="0.00E+00">
                  <c:v>1943.83</c:v>
                </c:pt>
                <c:pt idx="446" formatCode="0.00E+00">
                  <c:v>1931.29</c:v>
                </c:pt>
                <c:pt idx="447" formatCode="0.00E+00">
                  <c:v>1918.06</c:v>
                </c:pt>
                <c:pt idx="448" formatCode="0.00E+00">
                  <c:v>1904.19</c:v>
                </c:pt>
                <c:pt idx="449" formatCode="0.00E+00">
                  <c:v>1889.55</c:v>
                </c:pt>
                <c:pt idx="450" formatCode="0.00E+00">
                  <c:v>1874.23</c:v>
                </c:pt>
                <c:pt idx="451" formatCode="0.00E+00">
                  <c:v>1858.79</c:v>
                </c:pt>
                <c:pt idx="452" formatCode="0.00E+00">
                  <c:v>1845.29</c:v>
                </c:pt>
                <c:pt idx="453" formatCode="0.00E+00">
                  <c:v>1833.66</c:v>
                </c:pt>
                <c:pt idx="454" formatCode="0.00E+00">
                  <c:v>1823.31</c:v>
                </c:pt>
                <c:pt idx="455" formatCode="0.00E+00">
                  <c:v>1813.75</c:v>
                </c:pt>
                <c:pt idx="456" formatCode="0.00E+00">
                  <c:v>1804.93</c:v>
                </c:pt>
                <c:pt idx="457" formatCode="0.00E+00">
                  <c:v>1797.68</c:v>
                </c:pt>
                <c:pt idx="458" formatCode="0.00E+00">
                  <c:v>1791.94</c:v>
                </c:pt>
                <c:pt idx="459" formatCode="0.00E+00">
                  <c:v>1787.38</c:v>
                </c:pt>
                <c:pt idx="460" formatCode="0.00E+00">
                  <c:v>1783.69</c:v>
                </c:pt>
                <c:pt idx="461" formatCode="0.00E+00">
                  <c:v>1780.67</c:v>
                </c:pt>
                <c:pt idx="462" formatCode="0.00E+00">
                  <c:v>1778.19</c:v>
                </c:pt>
                <c:pt idx="463" formatCode="0.00E+00">
                  <c:v>1776.07</c:v>
                </c:pt>
                <c:pt idx="464" formatCode="0.00E+00">
                  <c:v>1774.21</c:v>
                </c:pt>
                <c:pt idx="465" formatCode="0.00E+00">
                  <c:v>1772.53</c:v>
                </c:pt>
                <c:pt idx="466" formatCode="0.00E+00">
                  <c:v>1770.42</c:v>
                </c:pt>
                <c:pt idx="467" formatCode="0.00E+00">
                  <c:v>1766.12</c:v>
                </c:pt>
                <c:pt idx="468" formatCode="0.00E+00">
                  <c:v>1759.83</c:v>
                </c:pt>
                <c:pt idx="469" formatCode="0.00E+00">
                  <c:v>1752.19</c:v>
                </c:pt>
                <c:pt idx="470" formatCode="0.00E+00">
                  <c:v>1743.72</c:v>
                </c:pt>
                <c:pt idx="471" formatCode="0.00E+00">
                  <c:v>1734.75</c:v>
                </c:pt>
                <c:pt idx="472" formatCode="0.00E+00">
                  <c:v>1725.43</c:v>
                </c:pt>
                <c:pt idx="473" formatCode="0.00E+00">
                  <c:v>1715.7</c:v>
                </c:pt>
                <c:pt idx="474" formatCode="0.00E+00">
                  <c:v>1705.56</c:v>
                </c:pt>
                <c:pt idx="475" formatCode="0.00E+00">
                  <c:v>1695.04</c:v>
                </c:pt>
                <c:pt idx="476" formatCode="0.00E+00">
                  <c:v>1684.44</c:v>
                </c:pt>
                <c:pt idx="477" formatCode="0.00E+00">
                  <c:v>1674.54</c:v>
                </c:pt>
                <c:pt idx="478" formatCode="0.00E+00">
                  <c:v>1665.27</c:v>
                </c:pt>
                <c:pt idx="479" formatCode="0.00E+00">
                  <c:v>1656.41</c:v>
                </c:pt>
                <c:pt idx="480" formatCode="0.00E+00">
                  <c:v>1647.76</c:v>
                </c:pt>
                <c:pt idx="481" formatCode="0.00E+00">
                  <c:v>1639.25</c:v>
                </c:pt>
                <c:pt idx="482" formatCode="0.00E+00">
                  <c:v>1630.93</c:v>
                </c:pt>
                <c:pt idx="483" formatCode="0.00E+00">
                  <c:v>1622.86</c:v>
                </c:pt>
                <c:pt idx="484" formatCode="0.00E+00">
                  <c:v>1615.02</c:v>
                </c:pt>
                <c:pt idx="485" formatCode="0.00E+00">
                  <c:v>1607.39</c:v>
                </c:pt>
                <c:pt idx="486" formatCode="0.00E+00">
                  <c:v>1599.93</c:v>
                </c:pt>
                <c:pt idx="487" formatCode="0.00E+00">
                  <c:v>1592.64</c:v>
                </c:pt>
                <c:pt idx="488" formatCode="0.00E+00">
                  <c:v>1585.52</c:v>
                </c:pt>
                <c:pt idx="489" formatCode="0.00E+00">
                  <c:v>1578.57</c:v>
                </c:pt>
                <c:pt idx="490" formatCode="0.00E+00">
                  <c:v>1571.78</c:v>
                </c:pt>
                <c:pt idx="491" formatCode="0.00E+00">
                  <c:v>1565.14</c:v>
                </c:pt>
                <c:pt idx="492" formatCode="0.00E+00">
                  <c:v>1558.64</c:v>
                </c:pt>
                <c:pt idx="493" formatCode="0.00E+00">
                  <c:v>1552.27</c:v>
                </c:pt>
                <c:pt idx="494" formatCode="0.00E+00">
                  <c:v>1546.03</c:v>
                </c:pt>
                <c:pt idx="495" formatCode="0.00E+00">
                  <c:v>1539.91</c:v>
                </c:pt>
                <c:pt idx="496" formatCode="0.00E+00">
                  <c:v>1533.91</c:v>
                </c:pt>
                <c:pt idx="497" formatCode="0.00E+00">
                  <c:v>1528.03</c:v>
                </c:pt>
                <c:pt idx="498" formatCode="0.00E+00">
                  <c:v>1522.25</c:v>
                </c:pt>
                <c:pt idx="499" formatCode="0.00E+00">
                  <c:v>1516.57</c:v>
                </c:pt>
                <c:pt idx="500" formatCode="0.00E+00">
                  <c:v>1510.99</c:v>
                </c:pt>
                <c:pt idx="501" formatCode="0.00E+00">
                  <c:v>1505.51</c:v>
                </c:pt>
                <c:pt idx="502" formatCode="0.00E+00">
                  <c:v>1500.12</c:v>
                </c:pt>
                <c:pt idx="503" formatCode="0.00E+00">
                  <c:v>1494.81</c:v>
                </c:pt>
                <c:pt idx="504" formatCode="0.00E+00">
                  <c:v>1489.59</c:v>
                </c:pt>
                <c:pt idx="505" formatCode="0.00E+00">
                  <c:v>1484.45</c:v>
                </c:pt>
                <c:pt idx="506" formatCode="0.00E+00">
                  <c:v>1479.39</c:v>
                </c:pt>
                <c:pt idx="507" formatCode="0.00E+00">
                  <c:v>1474.4</c:v>
                </c:pt>
                <c:pt idx="508" formatCode="0.00E+00">
                  <c:v>1469.48</c:v>
                </c:pt>
                <c:pt idx="509" formatCode="0.00E+00">
                  <c:v>1464.62</c:v>
                </c:pt>
                <c:pt idx="510" formatCode="0.00E+00">
                  <c:v>1459.84</c:v>
                </c:pt>
                <c:pt idx="511" formatCode="0.00E+00">
                  <c:v>1455.11</c:v>
                </c:pt>
                <c:pt idx="512" formatCode="0.00E+00">
                  <c:v>1450.45</c:v>
                </c:pt>
                <c:pt idx="513" formatCode="0.00E+00">
                  <c:v>1445.85</c:v>
                </c:pt>
                <c:pt idx="514" formatCode="0.00E+00">
                  <c:v>1441.3</c:v>
                </c:pt>
                <c:pt idx="515" formatCode="0.00E+00">
                  <c:v>1436.81</c:v>
                </c:pt>
                <c:pt idx="516" formatCode="0.00E+00">
                  <c:v>1432.38</c:v>
                </c:pt>
                <c:pt idx="517" formatCode="0.00E+00">
                  <c:v>1427.99</c:v>
                </c:pt>
                <c:pt idx="518" formatCode="0.00E+00">
                  <c:v>1423.66</c:v>
                </c:pt>
                <c:pt idx="519" formatCode="0.00E+00">
                  <c:v>1419.38</c:v>
                </c:pt>
                <c:pt idx="520" formatCode="0.00E+00">
                  <c:v>1415.14</c:v>
                </c:pt>
                <c:pt idx="521" formatCode="0.00E+00">
                  <c:v>1410.94</c:v>
                </c:pt>
                <c:pt idx="522" formatCode="0.00E+00">
                  <c:v>1406.79</c:v>
                </c:pt>
                <c:pt idx="523" formatCode="0.00E+00">
                  <c:v>1402.69</c:v>
                </c:pt>
                <c:pt idx="524" formatCode="0.00E+00">
                  <c:v>1398.62</c:v>
                </c:pt>
                <c:pt idx="525" formatCode="0.00E+00">
                  <c:v>1394.59</c:v>
                </c:pt>
                <c:pt idx="526" formatCode="0.00E+00">
                  <c:v>1390.6</c:v>
                </c:pt>
                <c:pt idx="527" formatCode="0.00E+00">
                  <c:v>1386.65</c:v>
                </c:pt>
                <c:pt idx="528" formatCode="0.00E+00">
                  <c:v>1382.74</c:v>
                </c:pt>
                <c:pt idx="529" formatCode="0.00E+00">
                  <c:v>1378.86</c:v>
                </c:pt>
                <c:pt idx="530" formatCode="0.00E+00">
                  <c:v>1375.01</c:v>
                </c:pt>
                <c:pt idx="531" formatCode="0.00E+00">
                  <c:v>1371.2</c:v>
                </c:pt>
                <c:pt idx="532" formatCode="0.00E+00">
                  <c:v>1367.42</c:v>
                </c:pt>
                <c:pt idx="533" formatCode="0.00E+00">
                  <c:v>1363.67</c:v>
                </c:pt>
                <c:pt idx="534" formatCode="0.00E+00">
                  <c:v>1359.95</c:v>
                </c:pt>
                <c:pt idx="535" formatCode="0.00E+00">
                  <c:v>1356.27</c:v>
                </c:pt>
                <c:pt idx="536" formatCode="0.00E+00">
                  <c:v>1352.61</c:v>
                </c:pt>
                <c:pt idx="537" formatCode="0.00E+00">
                  <c:v>1348.97</c:v>
                </c:pt>
                <c:pt idx="538" formatCode="0.00E+00">
                  <c:v>1345.37</c:v>
                </c:pt>
                <c:pt idx="539" formatCode="0.00E+00">
                  <c:v>1341.79</c:v>
                </c:pt>
                <c:pt idx="540" formatCode="0.00E+00">
                  <c:v>1338.23</c:v>
                </c:pt>
                <c:pt idx="541" formatCode="0.00E+00">
                  <c:v>1334.7</c:v>
                </c:pt>
                <c:pt idx="542" formatCode="0.00E+00">
                  <c:v>1331.2</c:v>
                </c:pt>
                <c:pt idx="543" formatCode="0.00E+00">
                  <c:v>1327.72</c:v>
                </c:pt>
                <c:pt idx="544" formatCode="0.00E+00">
                  <c:v>1324.26</c:v>
                </c:pt>
                <c:pt idx="545" formatCode="0.00E+00">
                  <c:v>1320.82</c:v>
                </c:pt>
                <c:pt idx="546" formatCode="0.00E+00">
                  <c:v>1317.4</c:v>
                </c:pt>
                <c:pt idx="547" formatCode="0.00E+00">
                  <c:v>1314</c:v>
                </c:pt>
                <c:pt idx="548" formatCode="0.00E+00">
                  <c:v>1310.6199999999999</c:v>
                </c:pt>
                <c:pt idx="549" formatCode="0.00E+00">
                  <c:v>1307.26</c:v>
                </c:pt>
                <c:pt idx="550" formatCode="0.00E+00">
                  <c:v>1303.92</c:v>
                </c:pt>
                <c:pt idx="551" formatCode="0.00E+00">
                  <c:v>1300.5999999999999</c:v>
                </c:pt>
                <c:pt idx="552" formatCode="0.00E+00">
                  <c:v>1297.29</c:v>
                </c:pt>
                <c:pt idx="553" formatCode="0.00E+00">
                  <c:v>1294</c:v>
                </c:pt>
                <c:pt idx="554" formatCode="0.00E+00">
                  <c:v>1290.73</c:v>
                </c:pt>
                <c:pt idx="555" formatCode="0.00E+00">
                  <c:v>1287.47</c:v>
                </c:pt>
                <c:pt idx="556" formatCode="0.00E+00">
                  <c:v>1284.23</c:v>
                </c:pt>
                <c:pt idx="557" formatCode="0.00E+00">
                  <c:v>1281</c:v>
                </c:pt>
                <c:pt idx="558" formatCode="0.00E+00">
                  <c:v>1277.78</c:v>
                </c:pt>
                <c:pt idx="559" formatCode="0.00E+00">
                  <c:v>1274.57</c:v>
                </c:pt>
                <c:pt idx="560" formatCode="0.00E+00">
                  <c:v>1271.3800000000001</c:v>
                </c:pt>
                <c:pt idx="561" formatCode="0.00E+00">
                  <c:v>1268.19</c:v>
                </c:pt>
                <c:pt idx="562" formatCode="0.00E+00">
                  <c:v>1265.02</c:v>
                </c:pt>
                <c:pt idx="563" formatCode="0.00E+00">
                  <c:v>1261.8499999999999</c:v>
                </c:pt>
                <c:pt idx="564" formatCode="0.00E+00">
                  <c:v>1258.68</c:v>
                </c:pt>
                <c:pt idx="565" formatCode="0.00E+00">
                  <c:v>1255.53</c:v>
                </c:pt>
                <c:pt idx="566" formatCode="0.00E+00">
                  <c:v>1252.3699999999999</c:v>
                </c:pt>
                <c:pt idx="567" formatCode="0.00E+00">
                  <c:v>1249.22</c:v>
                </c:pt>
                <c:pt idx="568" formatCode="0.00E+00">
                  <c:v>1246.08</c:v>
                </c:pt>
                <c:pt idx="569" formatCode="0.00E+00">
                  <c:v>1242.93</c:v>
                </c:pt>
                <c:pt idx="570" formatCode="0.00E+00">
                  <c:v>1239.78</c:v>
                </c:pt>
                <c:pt idx="571" formatCode="0.00E+00">
                  <c:v>1236.6199999999999</c:v>
                </c:pt>
                <c:pt idx="572" formatCode="0.00E+00">
                  <c:v>1233.46</c:v>
                </c:pt>
                <c:pt idx="573" formatCode="0.00E+00">
                  <c:v>1230.3</c:v>
                </c:pt>
                <c:pt idx="574" formatCode="0.00E+00">
                  <c:v>1227.1500000000001</c:v>
                </c:pt>
                <c:pt idx="575" formatCode="0.00E+00">
                  <c:v>1223.98</c:v>
                </c:pt>
                <c:pt idx="576" formatCode="0.00E+00">
                  <c:v>1220.82</c:v>
                </c:pt>
                <c:pt idx="577" formatCode="0.00E+00">
                  <c:v>1217.6500000000001</c:v>
                </c:pt>
                <c:pt idx="578" formatCode="0.00E+00">
                  <c:v>1214.48</c:v>
                </c:pt>
                <c:pt idx="579" formatCode="0.00E+00">
                  <c:v>1211.32</c:v>
                </c:pt>
                <c:pt idx="580" formatCode="0.00E+00">
                  <c:v>1208.1600000000001</c:v>
                </c:pt>
                <c:pt idx="581" formatCode="0.00E+00">
                  <c:v>1205.02</c:v>
                </c:pt>
                <c:pt idx="582" formatCode="0.00E+00">
                  <c:v>1201.8800000000001</c:v>
                </c:pt>
                <c:pt idx="583" formatCode="0.00E+00">
                  <c:v>1198.75</c:v>
                </c:pt>
                <c:pt idx="584" formatCode="0.00E+00">
                  <c:v>1195.6199999999999</c:v>
                </c:pt>
                <c:pt idx="585" formatCode="0.00E+00">
                  <c:v>1192.5</c:v>
                </c:pt>
                <c:pt idx="586" formatCode="0.00E+00">
                  <c:v>1189.3900000000001</c:v>
                </c:pt>
                <c:pt idx="587" formatCode="0.00E+00">
                  <c:v>1186.29</c:v>
                </c:pt>
                <c:pt idx="588" formatCode="0.00E+00">
                  <c:v>1183.2</c:v>
                </c:pt>
                <c:pt idx="589" formatCode="0.00E+00">
                  <c:v>1180.1199999999999</c:v>
                </c:pt>
                <c:pt idx="590" formatCode="0.00E+00">
                  <c:v>1177.04</c:v>
                </c:pt>
                <c:pt idx="591" formatCode="0.00E+00">
                  <c:v>1173.97</c:v>
                </c:pt>
                <c:pt idx="592" formatCode="0.00E+00">
                  <c:v>1170.9100000000001</c:v>
                </c:pt>
                <c:pt idx="593" formatCode="0.00E+00">
                  <c:v>1167.8599999999999</c:v>
                </c:pt>
                <c:pt idx="594" formatCode="0.00E+00">
                  <c:v>1164.82</c:v>
                </c:pt>
                <c:pt idx="595" formatCode="0.00E+00">
                  <c:v>1161.79</c:v>
                </c:pt>
                <c:pt idx="596" formatCode="0.00E+00">
                  <c:v>1158.77</c:v>
                </c:pt>
                <c:pt idx="597" formatCode="0.00E+00">
                  <c:v>1155.75</c:v>
                </c:pt>
                <c:pt idx="598" formatCode="0.00E+00">
                  <c:v>1152.75</c:v>
                </c:pt>
                <c:pt idx="599" formatCode="0.00E+00">
                  <c:v>1149.75</c:v>
                </c:pt>
                <c:pt idx="600" formatCode="0.00E+00">
                  <c:v>1146.77</c:v>
                </c:pt>
                <c:pt idx="601" formatCode="0.00E+00">
                  <c:v>1143.79</c:v>
                </c:pt>
                <c:pt idx="602" formatCode="0.00E+00">
                  <c:v>1140.82</c:v>
                </c:pt>
                <c:pt idx="603" formatCode="0.00E+00">
                  <c:v>1137.8599999999999</c:v>
                </c:pt>
                <c:pt idx="604" formatCode="0.00E+00">
                  <c:v>1134.9100000000001</c:v>
                </c:pt>
                <c:pt idx="605" formatCode="0.00E+00">
                  <c:v>1131.97</c:v>
                </c:pt>
                <c:pt idx="606" formatCode="0.00E+00">
                  <c:v>1129.03</c:v>
                </c:pt>
                <c:pt idx="607" formatCode="0.00E+00">
                  <c:v>1126.1099999999999</c:v>
                </c:pt>
                <c:pt idx="608" formatCode="0.00E+00">
                  <c:v>1123.19</c:v>
                </c:pt>
                <c:pt idx="609" formatCode="0.00E+00">
                  <c:v>1120.29</c:v>
                </c:pt>
                <c:pt idx="610" formatCode="0.00E+00">
                  <c:v>1117.3900000000001</c:v>
                </c:pt>
                <c:pt idx="611" formatCode="0.00E+00">
                  <c:v>1114.5</c:v>
                </c:pt>
                <c:pt idx="612" formatCode="0.00E+00">
                  <c:v>1111.6199999999999</c:v>
                </c:pt>
                <c:pt idx="613" formatCode="0.00E+00">
                  <c:v>1108.74</c:v>
                </c:pt>
                <c:pt idx="614" formatCode="0.00E+00">
                  <c:v>1105.8800000000001</c:v>
                </c:pt>
                <c:pt idx="615" formatCode="0.00E+00">
                  <c:v>1103.02</c:v>
                </c:pt>
                <c:pt idx="616" formatCode="0.00E+00">
                  <c:v>1100.18</c:v>
                </c:pt>
                <c:pt idx="617" formatCode="0.00E+00">
                  <c:v>1097.3399999999999</c:v>
                </c:pt>
                <c:pt idx="618" formatCode="0.00E+00">
                  <c:v>1094.51</c:v>
                </c:pt>
                <c:pt idx="619" formatCode="0.00E+00">
                  <c:v>1091.68</c:v>
                </c:pt>
                <c:pt idx="620" formatCode="0.00E+00">
                  <c:v>1088.8699999999999</c:v>
                </c:pt>
                <c:pt idx="621" formatCode="0.00E+00">
                  <c:v>1086.06</c:v>
                </c:pt>
                <c:pt idx="622" formatCode="0.00E+00">
                  <c:v>1083.27</c:v>
                </c:pt>
                <c:pt idx="623" formatCode="0.00E+00">
                  <c:v>1080.48</c:v>
                </c:pt>
                <c:pt idx="624" formatCode="0.00E+00">
                  <c:v>1077.7</c:v>
                </c:pt>
                <c:pt idx="625" formatCode="0.00E+00">
                  <c:v>1074.92</c:v>
                </c:pt>
                <c:pt idx="626" formatCode="0.00E+00">
                  <c:v>1072.1600000000001</c:v>
                </c:pt>
                <c:pt idx="627" formatCode="0.00E+00">
                  <c:v>1069.4000000000001</c:v>
                </c:pt>
                <c:pt idx="628" formatCode="0.00E+00">
                  <c:v>1066.6500000000001</c:v>
                </c:pt>
                <c:pt idx="629" formatCode="0.00E+00">
                  <c:v>1063.9100000000001</c:v>
                </c:pt>
                <c:pt idx="630" formatCode="0.00E+00">
                  <c:v>1061.18</c:v>
                </c:pt>
                <c:pt idx="631" formatCode="0.00E+00">
                  <c:v>1058.46</c:v>
                </c:pt>
                <c:pt idx="632" formatCode="0.00E+00">
                  <c:v>1055.75</c:v>
                </c:pt>
                <c:pt idx="633" formatCode="0.00E+00">
                  <c:v>1053.04</c:v>
                </c:pt>
                <c:pt idx="634" formatCode="0.00E+00">
                  <c:v>1050.3399999999999</c:v>
                </c:pt>
                <c:pt idx="635" formatCode="0.00E+00">
                  <c:v>1047.6500000000001</c:v>
                </c:pt>
                <c:pt idx="636" formatCode="0.00E+00">
                  <c:v>1044.97</c:v>
                </c:pt>
                <c:pt idx="637" formatCode="0.00E+00">
                  <c:v>1042.3</c:v>
                </c:pt>
                <c:pt idx="638" formatCode="0.00E+00">
                  <c:v>1039.6400000000001</c:v>
                </c:pt>
                <c:pt idx="639" formatCode="0.00E+00">
                  <c:v>1036.98</c:v>
                </c:pt>
                <c:pt idx="640" formatCode="0.00E+00">
                  <c:v>1034.33</c:v>
                </c:pt>
                <c:pt idx="641" formatCode="0.00E+00">
                  <c:v>1031.69</c:v>
                </c:pt>
                <c:pt idx="642" formatCode="0.00E+00">
                  <c:v>1029.06</c:v>
                </c:pt>
                <c:pt idx="643" formatCode="0.00E+00">
                  <c:v>1026.44</c:v>
                </c:pt>
                <c:pt idx="644" formatCode="0.00E+00">
                  <c:v>1023.83</c:v>
                </c:pt>
                <c:pt idx="645" formatCode="0.00E+00">
                  <c:v>1021.22</c:v>
                </c:pt>
                <c:pt idx="646" formatCode="0.00E+00">
                  <c:v>1018.62</c:v>
                </c:pt>
                <c:pt idx="647" formatCode="0.00E+00">
                  <c:v>1016.03</c:v>
                </c:pt>
                <c:pt idx="648" formatCode="0.00E+00">
                  <c:v>1013.45</c:v>
                </c:pt>
                <c:pt idx="649" formatCode="0.00E+00">
                  <c:v>1010.87</c:v>
                </c:pt>
                <c:pt idx="650" formatCode="0.00E+00">
                  <c:v>1008.31</c:v>
                </c:pt>
                <c:pt idx="651" formatCode="0.00E+00">
                  <c:v>1005.75</c:v>
                </c:pt>
                <c:pt idx="652" formatCode="0.00E+00">
                  <c:v>1003.2</c:v>
                </c:pt>
                <c:pt idx="653" formatCode="0.00E+00">
                  <c:v>1000.66</c:v>
                </c:pt>
                <c:pt idx="654">
                  <c:v>998.12800000000004</c:v>
                </c:pt>
                <c:pt idx="655">
                  <c:v>995.60400000000004</c:v>
                </c:pt>
                <c:pt idx="656">
                  <c:v>993.08799999999997</c:v>
                </c:pt>
                <c:pt idx="657">
                  <c:v>990.58</c:v>
                </c:pt>
                <c:pt idx="658">
                  <c:v>988.08199999999999</c:v>
                </c:pt>
                <c:pt idx="659">
                  <c:v>985.59199999999998</c:v>
                </c:pt>
                <c:pt idx="660">
                  <c:v>983.11199999999997</c:v>
                </c:pt>
                <c:pt idx="661">
                  <c:v>980.64</c:v>
                </c:pt>
                <c:pt idx="662">
                  <c:v>978.17700000000002</c:v>
                </c:pt>
                <c:pt idx="663">
                  <c:v>975.72400000000005</c:v>
                </c:pt>
                <c:pt idx="664">
                  <c:v>973.279</c:v>
                </c:pt>
                <c:pt idx="665">
                  <c:v>970.84400000000005</c:v>
                </c:pt>
                <c:pt idx="666">
                  <c:v>968.41700000000003</c:v>
                </c:pt>
                <c:pt idx="667">
                  <c:v>965.99900000000002</c:v>
                </c:pt>
                <c:pt idx="668">
                  <c:v>963.59100000000001</c:v>
                </c:pt>
                <c:pt idx="669">
                  <c:v>961.19200000000001</c:v>
                </c:pt>
                <c:pt idx="670">
                  <c:v>958.803</c:v>
                </c:pt>
                <c:pt idx="671">
                  <c:v>956.423</c:v>
                </c:pt>
                <c:pt idx="672">
                  <c:v>954.05100000000004</c:v>
                </c:pt>
                <c:pt idx="673">
                  <c:v>951.69</c:v>
                </c:pt>
                <c:pt idx="674">
                  <c:v>949.33799999999997</c:v>
                </c:pt>
                <c:pt idx="675">
                  <c:v>946.99599999999998</c:v>
                </c:pt>
                <c:pt idx="676">
                  <c:v>944.66300000000001</c:v>
                </c:pt>
                <c:pt idx="677">
                  <c:v>942.33799999999997</c:v>
                </c:pt>
                <c:pt idx="678">
                  <c:v>940.024</c:v>
                </c:pt>
                <c:pt idx="679">
                  <c:v>937.71799999999996</c:v>
                </c:pt>
                <c:pt idx="680">
                  <c:v>935.42200000000003</c:v>
                </c:pt>
                <c:pt idx="681">
                  <c:v>933.13499999999999</c:v>
                </c:pt>
                <c:pt idx="682">
                  <c:v>930.85699999999997</c:v>
                </c:pt>
                <c:pt idx="683">
                  <c:v>928.58799999999997</c:v>
                </c:pt>
                <c:pt idx="684">
                  <c:v>926.32899999999995</c:v>
                </c:pt>
                <c:pt idx="685">
                  <c:v>924.07799999999997</c:v>
                </c:pt>
                <c:pt idx="686">
                  <c:v>921.83699999999999</c:v>
                </c:pt>
                <c:pt idx="687">
                  <c:v>919.60599999999999</c:v>
                </c:pt>
                <c:pt idx="688">
                  <c:v>917.38300000000004</c:v>
                </c:pt>
                <c:pt idx="689">
                  <c:v>915.17</c:v>
                </c:pt>
                <c:pt idx="690">
                  <c:v>912.96600000000001</c:v>
                </c:pt>
                <c:pt idx="691">
                  <c:v>910.77099999999996</c:v>
                </c:pt>
                <c:pt idx="692">
                  <c:v>908.58500000000004</c:v>
                </c:pt>
                <c:pt idx="693">
                  <c:v>906.40899999999999</c:v>
                </c:pt>
                <c:pt idx="694">
                  <c:v>904.24199999999996</c:v>
                </c:pt>
                <c:pt idx="695">
                  <c:v>902.08399999999995</c:v>
                </c:pt>
                <c:pt idx="696">
                  <c:v>899.93600000000004</c:v>
                </c:pt>
                <c:pt idx="697">
                  <c:v>897.79700000000003</c:v>
                </c:pt>
                <c:pt idx="698">
                  <c:v>895.66700000000003</c:v>
                </c:pt>
                <c:pt idx="699">
                  <c:v>893.54600000000005</c:v>
                </c:pt>
                <c:pt idx="700">
                  <c:v>891.43399999999997</c:v>
                </c:pt>
                <c:pt idx="701">
                  <c:v>889.33199999999999</c:v>
                </c:pt>
                <c:pt idx="702">
                  <c:v>887.23800000000006</c:v>
                </c:pt>
                <c:pt idx="703">
                  <c:v>885.154</c:v>
                </c:pt>
                <c:pt idx="704">
                  <c:v>883.07799999999997</c:v>
                </c:pt>
                <c:pt idx="705">
                  <c:v>881.01199999999994</c:v>
                </c:pt>
                <c:pt idx="706">
                  <c:v>878.95399999999995</c:v>
                </c:pt>
                <c:pt idx="707">
                  <c:v>876.90599999999995</c:v>
                </c:pt>
                <c:pt idx="708">
                  <c:v>874.86599999999999</c:v>
                </c:pt>
                <c:pt idx="709">
                  <c:v>872.83500000000004</c:v>
                </c:pt>
                <c:pt idx="710">
                  <c:v>870.81399999999996</c:v>
                </c:pt>
                <c:pt idx="711">
                  <c:v>868.80100000000004</c:v>
                </c:pt>
                <c:pt idx="712">
                  <c:v>866.79700000000003</c:v>
                </c:pt>
                <c:pt idx="713">
                  <c:v>864.80200000000002</c:v>
                </c:pt>
                <c:pt idx="714">
                  <c:v>862.81500000000005</c:v>
                </c:pt>
                <c:pt idx="715">
                  <c:v>860.83799999999997</c:v>
                </c:pt>
                <c:pt idx="716">
                  <c:v>858.86900000000003</c:v>
                </c:pt>
                <c:pt idx="717">
                  <c:v>856.91</c:v>
                </c:pt>
                <c:pt idx="718">
                  <c:v>854.95899999999995</c:v>
                </c:pt>
                <c:pt idx="719">
                  <c:v>853.01599999999996</c:v>
                </c:pt>
                <c:pt idx="720">
                  <c:v>851.08299999999997</c:v>
                </c:pt>
                <c:pt idx="721">
                  <c:v>849.15800000000002</c:v>
                </c:pt>
                <c:pt idx="722">
                  <c:v>847.24199999999996</c:v>
                </c:pt>
                <c:pt idx="723">
                  <c:v>845.33399999999995</c:v>
                </c:pt>
                <c:pt idx="724">
                  <c:v>843.43499999999995</c:v>
                </c:pt>
                <c:pt idx="725">
                  <c:v>841.54499999999996</c:v>
                </c:pt>
                <c:pt idx="726">
                  <c:v>839.66300000000001</c:v>
                </c:pt>
                <c:pt idx="727">
                  <c:v>837.79</c:v>
                </c:pt>
                <c:pt idx="728">
                  <c:v>835.92600000000004</c:v>
                </c:pt>
                <c:pt idx="729">
                  <c:v>834.07</c:v>
                </c:pt>
                <c:pt idx="730">
                  <c:v>832.22199999999998</c:v>
                </c:pt>
                <c:pt idx="731">
                  <c:v>830.38300000000004</c:v>
                </c:pt>
                <c:pt idx="732">
                  <c:v>828.553</c:v>
                </c:pt>
                <c:pt idx="733">
                  <c:v>826.73</c:v>
                </c:pt>
                <c:pt idx="734">
                  <c:v>824.91700000000003</c:v>
                </c:pt>
                <c:pt idx="735">
                  <c:v>823.11099999999999</c:v>
                </c:pt>
                <c:pt idx="736">
                  <c:v>821.31399999999996</c:v>
                </c:pt>
                <c:pt idx="737">
                  <c:v>819.52499999999998</c:v>
                </c:pt>
                <c:pt idx="738">
                  <c:v>817.745</c:v>
                </c:pt>
                <c:pt idx="739">
                  <c:v>815.97299999999996</c:v>
                </c:pt>
                <c:pt idx="740">
                  <c:v>814.20899999999995</c:v>
                </c:pt>
                <c:pt idx="741">
                  <c:v>812.45299999999997</c:v>
                </c:pt>
                <c:pt idx="742">
                  <c:v>810.70500000000004</c:v>
                </c:pt>
                <c:pt idx="743">
                  <c:v>808.96600000000001</c:v>
                </c:pt>
                <c:pt idx="744">
                  <c:v>807.23500000000001</c:v>
                </c:pt>
                <c:pt idx="745">
                  <c:v>805.51099999999997</c:v>
                </c:pt>
                <c:pt idx="746">
                  <c:v>803.79600000000005</c:v>
                </c:pt>
                <c:pt idx="747">
                  <c:v>802.08900000000006</c:v>
                </c:pt>
                <c:pt idx="748">
                  <c:v>800.39</c:v>
                </c:pt>
                <c:pt idx="749">
                  <c:v>798.69899999999996</c:v>
                </c:pt>
                <c:pt idx="750">
                  <c:v>797.01599999999996</c:v>
                </c:pt>
                <c:pt idx="751">
                  <c:v>795.34100000000001</c:v>
                </c:pt>
                <c:pt idx="752">
                  <c:v>793.67399999999998</c:v>
                </c:pt>
                <c:pt idx="753">
                  <c:v>792.01400000000001</c:v>
                </c:pt>
                <c:pt idx="754">
                  <c:v>790.36300000000006</c:v>
                </c:pt>
                <c:pt idx="755">
                  <c:v>788.71900000000005</c:v>
                </c:pt>
                <c:pt idx="756">
                  <c:v>787.08299999999997</c:v>
                </c:pt>
                <c:pt idx="757">
                  <c:v>785.45500000000004</c:v>
                </c:pt>
                <c:pt idx="758">
                  <c:v>783.83500000000004</c:v>
                </c:pt>
                <c:pt idx="759">
                  <c:v>782.22299999999996</c:v>
                </c:pt>
                <c:pt idx="760">
                  <c:v>780.61800000000005</c:v>
                </c:pt>
                <c:pt idx="761">
                  <c:v>779.02099999999996</c:v>
                </c:pt>
                <c:pt idx="762">
                  <c:v>777.43100000000004</c:v>
                </c:pt>
                <c:pt idx="763">
                  <c:v>775.84900000000005</c:v>
                </c:pt>
                <c:pt idx="764">
                  <c:v>774.27499999999998</c:v>
                </c:pt>
                <c:pt idx="765">
                  <c:v>772.70799999999997</c:v>
                </c:pt>
                <c:pt idx="766">
                  <c:v>771.149</c:v>
                </c:pt>
                <c:pt idx="767">
                  <c:v>770.83699999999999</c:v>
                </c:pt>
                <c:pt idx="768">
                  <c:v>770.83699999999999</c:v>
                </c:pt>
                <c:pt idx="769">
                  <c:v>664.63199999999995</c:v>
                </c:pt>
                <c:pt idx="770">
                  <c:v>593.22</c:v>
                </c:pt>
                <c:pt idx="771">
                  <c:v>542.80200000000002</c:v>
                </c:pt>
                <c:pt idx="772">
                  <c:v>506.875</c:v>
                </c:pt>
                <c:pt idx="773">
                  <c:v>480.791</c:v>
                </c:pt>
                <c:pt idx="774">
                  <c:v>461.41199999999998</c:v>
                </c:pt>
                <c:pt idx="775">
                  <c:v>446.52300000000002</c:v>
                </c:pt>
                <c:pt idx="776">
                  <c:v>434.88499999999999</c:v>
                </c:pt>
                <c:pt idx="777">
                  <c:v>425.50799999999998</c:v>
                </c:pt>
                <c:pt idx="778">
                  <c:v>417.74400000000003</c:v>
                </c:pt>
                <c:pt idx="779">
                  <c:v>411.15899999999999</c:v>
                </c:pt>
                <c:pt idx="780">
                  <c:v>405.46</c:v>
                </c:pt>
                <c:pt idx="781">
                  <c:v>400.44499999999999</c:v>
                </c:pt>
                <c:pt idx="782">
                  <c:v>395.97199999999998</c:v>
                </c:pt>
                <c:pt idx="783">
                  <c:v>391.93900000000002</c:v>
                </c:pt>
                <c:pt idx="784">
                  <c:v>388.27100000000002</c:v>
                </c:pt>
                <c:pt idx="785">
                  <c:v>384.91399999999999</c:v>
                </c:pt>
                <c:pt idx="786">
                  <c:v>381.82400000000001</c:v>
                </c:pt>
                <c:pt idx="787">
                  <c:v>378.96899999999999</c:v>
                </c:pt>
                <c:pt idx="788">
                  <c:v>376.32</c:v>
                </c:pt>
                <c:pt idx="789">
                  <c:v>373.85500000000002</c:v>
                </c:pt>
                <c:pt idx="790">
                  <c:v>371.55599999999998</c:v>
                </c:pt>
                <c:pt idx="791">
                  <c:v>369.40899999999999</c:v>
                </c:pt>
                <c:pt idx="792">
                  <c:v>367.40100000000001</c:v>
                </c:pt>
                <c:pt idx="793">
                  <c:v>365.52199999999999</c:v>
                </c:pt>
                <c:pt idx="794">
                  <c:v>363.76100000000002</c:v>
                </c:pt>
                <c:pt idx="795">
                  <c:v>362.10899999999998</c:v>
                </c:pt>
                <c:pt idx="796">
                  <c:v>360.55900000000003</c:v>
                </c:pt>
                <c:pt idx="797">
                  <c:v>359.10199999999998</c:v>
                </c:pt>
                <c:pt idx="798">
                  <c:v>357.73200000000003</c:v>
                </c:pt>
                <c:pt idx="799">
                  <c:v>356.44400000000002</c:v>
                </c:pt>
                <c:pt idx="800">
                  <c:v>355.23</c:v>
                </c:pt>
                <c:pt idx="801">
                  <c:v>354.08699999999999</c:v>
                </c:pt>
                <c:pt idx="802">
                  <c:v>353.00900000000001</c:v>
                </c:pt>
                <c:pt idx="803">
                  <c:v>351.99299999999999</c:v>
                </c:pt>
                <c:pt idx="804">
                  <c:v>351.03300000000002</c:v>
                </c:pt>
                <c:pt idx="805">
                  <c:v>350.12700000000001</c:v>
                </c:pt>
                <c:pt idx="806">
                  <c:v>349.27</c:v>
                </c:pt>
                <c:pt idx="807">
                  <c:v>348.46</c:v>
                </c:pt>
                <c:pt idx="808">
                  <c:v>347.69499999999999</c:v>
                </c:pt>
                <c:pt idx="809">
                  <c:v>346.97</c:v>
                </c:pt>
                <c:pt idx="810">
                  <c:v>346.28399999999999</c:v>
                </c:pt>
                <c:pt idx="811">
                  <c:v>345.63299999999998</c:v>
                </c:pt>
                <c:pt idx="812">
                  <c:v>345.017</c:v>
                </c:pt>
                <c:pt idx="813">
                  <c:v>344.43299999999999</c:v>
                </c:pt>
                <c:pt idx="814">
                  <c:v>343.87900000000002</c:v>
                </c:pt>
                <c:pt idx="815">
                  <c:v>343.35300000000001</c:v>
                </c:pt>
                <c:pt idx="816">
                  <c:v>342.85399999999998</c:v>
                </c:pt>
                <c:pt idx="817">
                  <c:v>342.37900000000002</c:v>
                </c:pt>
                <c:pt idx="818">
                  <c:v>341.92899999999997</c:v>
                </c:pt>
                <c:pt idx="819">
                  <c:v>341.5</c:v>
                </c:pt>
                <c:pt idx="820">
                  <c:v>341.09199999999998</c:v>
                </c:pt>
                <c:pt idx="821">
                  <c:v>340.70400000000001</c:v>
                </c:pt>
                <c:pt idx="822">
                  <c:v>340.33499999999998</c:v>
                </c:pt>
                <c:pt idx="823">
                  <c:v>339.983</c:v>
                </c:pt>
                <c:pt idx="824">
                  <c:v>339.64800000000002</c:v>
                </c:pt>
                <c:pt idx="825">
                  <c:v>339.32799999999997</c:v>
                </c:pt>
                <c:pt idx="826">
                  <c:v>339.02300000000002</c:v>
                </c:pt>
                <c:pt idx="827">
                  <c:v>338.73200000000003</c:v>
                </c:pt>
                <c:pt idx="828">
                  <c:v>338.45400000000001</c:v>
                </c:pt>
                <c:pt idx="829">
                  <c:v>338.18900000000002</c:v>
                </c:pt>
                <c:pt idx="830">
                  <c:v>337.935</c:v>
                </c:pt>
                <c:pt idx="831">
                  <c:v>337.69299999999998</c:v>
                </c:pt>
                <c:pt idx="832">
                  <c:v>337.46100000000001</c:v>
                </c:pt>
                <c:pt idx="833">
                  <c:v>337.238</c:v>
                </c:pt>
                <c:pt idx="834">
                  <c:v>337.02600000000001</c:v>
                </c:pt>
                <c:pt idx="835">
                  <c:v>336.822</c:v>
                </c:pt>
                <c:pt idx="836">
                  <c:v>336.62599999999998</c:v>
                </c:pt>
                <c:pt idx="837">
                  <c:v>336.43900000000002</c:v>
                </c:pt>
                <c:pt idx="838">
                  <c:v>336.25900000000001</c:v>
                </c:pt>
                <c:pt idx="839">
                  <c:v>336.209</c:v>
                </c:pt>
                <c:pt idx="840">
                  <c:v>336.209</c:v>
                </c:pt>
                <c:pt idx="841">
                  <c:v>336.20699999999999</c:v>
                </c:pt>
                <c:pt idx="842">
                  <c:v>336.20499999999998</c:v>
                </c:pt>
                <c:pt idx="843">
                  <c:v>336.20299999999997</c:v>
                </c:pt>
                <c:pt idx="844">
                  <c:v>336.202</c:v>
                </c:pt>
                <c:pt idx="845">
                  <c:v>336.2</c:v>
                </c:pt>
                <c:pt idx="846">
                  <c:v>336.19799999999998</c:v>
                </c:pt>
                <c:pt idx="847">
                  <c:v>336.19600000000003</c:v>
                </c:pt>
                <c:pt idx="848">
                  <c:v>336.19400000000002</c:v>
                </c:pt>
                <c:pt idx="849">
                  <c:v>336.19299999999998</c:v>
                </c:pt>
                <c:pt idx="850">
                  <c:v>336.19099999999997</c:v>
                </c:pt>
                <c:pt idx="851">
                  <c:v>336.18900000000002</c:v>
                </c:pt>
                <c:pt idx="852">
                  <c:v>336.18700000000001</c:v>
                </c:pt>
                <c:pt idx="853">
                  <c:v>336.18599999999998</c:v>
                </c:pt>
                <c:pt idx="854">
                  <c:v>336.18400000000003</c:v>
                </c:pt>
                <c:pt idx="855">
                  <c:v>336.18200000000002</c:v>
                </c:pt>
                <c:pt idx="856">
                  <c:v>336.18</c:v>
                </c:pt>
                <c:pt idx="857">
                  <c:v>336.17899999999997</c:v>
                </c:pt>
                <c:pt idx="858">
                  <c:v>336.17700000000002</c:v>
                </c:pt>
                <c:pt idx="859">
                  <c:v>336.17500000000001</c:v>
                </c:pt>
                <c:pt idx="860">
                  <c:v>336.173</c:v>
                </c:pt>
                <c:pt idx="861">
                  <c:v>336.17099999999999</c:v>
                </c:pt>
                <c:pt idx="862">
                  <c:v>336.17</c:v>
                </c:pt>
                <c:pt idx="863">
                  <c:v>336.16800000000001</c:v>
                </c:pt>
                <c:pt idx="864">
                  <c:v>336.166</c:v>
                </c:pt>
                <c:pt idx="865">
                  <c:v>336.16399999999999</c:v>
                </c:pt>
                <c:pt idx="866">
                  <c:v>336.16300000000001</c:v>
                </c:pt>
                <c:pt idx="867">
                  <c:v>336.161</c:v>
                </c:pt>
                <c:pt idx="868">
                  <c:v>336.15899999999999</c:v>
                </c:pt>
                <c:pt idx="869">
                  <c:v>336.15699999999998</c:v>
                </c:pt>
                <c:pt idx="870">
                  <c:v>336.15600000000001</c:v>
                </c:pt>
                <c:pt idx="871">
                  <c:v>336.154</c:v>
                </c:pt>
                <c:pt idx="872">
                  <c:v>336.15199999999999</c:v>
                </c:pt>
                <c:pt idx="873">
                  <c:v>336.15</c:v>
                </c:pt>
                <c:pt idx="874">
                  <c:v>336.149</c:v>
                </c:pt>
                <c:pt idx="875">
                  <c:v>336.14699999999999</c:v>
                </c:pt>
                <c:pt idx="876">
                  <c:v>336.14499999999998</c:v>
                </c:pt>
                <c:pt idx="877">
                  <c:v>336.14299999999997</c:v>
                </c:pt>
                <c:pt idx="878">
                  <c:v>336.142</c:v>
                </c:pt>
                <c:pt idx="879">
                  <c:v>336.14</c:v>
                </c:pt>
                <c:pt idx="880">
                  <c:v>336.13799999999998</c:v>
                </c:pt>
                <c:pt idx="881">
                  <c:v>336.13600000000002</c:v>
                </c:pt>
                <c:pt idx="882">
                  <c:v>336.13499999999999</c:v>
                </c:pt>
                <c:pt idx="883">
                  <c:v>336.13299999999998</c:v>
                </c:pt>
                <c:pt idx="884">
                  <c:v>336.13099999999997</c:v>
                </c:pt>
                <c:pt idx="885">
                  <c:v>336.12900000000002</c:v>
                </c:pt>
                <c:pt idx="886">
                  <c:v>336.12799999999999</c:v>
                </c:pt>
                <c:pt idx="887">
                  <c:v>336.12599999999998</c:v>
                </c:pt>
                <c:pt idx="888">
                  <c:v>336.12400000000002</c:v>
                </c:pt>
                <c:pt idx="889">
                  <c:v>336.12200000000001</c:v>
                </c:pt>
                <c:pt idx="890">
                  <c:v>336.12099999999998</c:v>
                </c:pt>
                <c:pt idx="891">
                  <c:v>336.11900000000003</c:v>
                </c:pt>
                <c:pt idx="892">
                  <c:v>336.11700000000002</c:v>
                </c:pt>
                <c:pt idx="893">
                  <c:v>336.11500000000001</c:v>
                </c:pt>
                <c:pt idx="894">
                  <c:v>336.11399999999998</c:v>
                </c:pt>
                <c:pt idx="895">
                  <c:v>336.11200000000002</c:v>
                </c:pt>
                <c:pt idx="896">
                  <c:v>336.11</c:v>
                </c:pt>
                <c:pt idx="897">
                  <c:v>336.108</c:v>
                </c:pt>
                <c:pt idx="898">
                  <c:v>336.10700000000003</c:v>
                </c:pt>
                <c:pt idx="899">
                  <c:v>336.10500000000002</c:v>
                </c:pt>
                <c:pt idx="900">
                  <c:v>336.10300000000001</c:v>
                </c:pt>
                <c:pt idx="901">
                  <c:v>336.10199999999998</c:v>
                </c:pt>
                <c:pt idx="902">
                  <c:v>336.1</c:v>
                </c:pt>
                <c:pt idx="903">
                  <c:v>336.09800000000001</c:v>
                </c:pt>
                <c:pt idx="904">
                  <c:v>336.096</c:v>
                </c:pt>
                <c:pt idx="905">
                  <c:v>336.09500000000003</c:v>
                </c:pt>
                <c:pt idx="906">
                  <c:v>336.09300000000002</c:v>
                </c:pt>
                <c:pt idx="907">
                  <c:v>336.09100000000001</c:v>
                </c:pt>
                <c:pt idx="908">
                  <c:v>336.089</c:v>
                </c:pt>
                <c:pt idx="909">
                  <c:v>336.08800000000002</c:v>
                </c:pt>
                <c:pt idx="910">
                  <c:v>336.08600000000001</c:v>
                </c:pt>
                <c:pt idx="911">
                  <c:v>336.084</c:v>
                </c:pt>
                <c:pt idx="912">
                  <c:v>336.08199999999999</c:v>
                </c:pt>
                <c:pt idx="913">
                  <c:v>336.08100000000002</c:v>
                </c:pt>
                <c:pt idx="914">
                  <c:v>336.07900000000001</c:v>
                </c:pt>
                <c:pt idx="915">
                  <c:v>336.077</c:v>
                </c:pt>
                <c:pt idx="916">
                  <c:v>336.07600000000002</c:v>
                </c:pt>
                <c:pt idx="917">
                  <c:v>336.07400000000001</c:v>
                </c:pt>
                <c:pt idx="918">
                  <c:v>336.072</c:v>
                </c:pt>
                <c:pt idx="919">
                  <c:v>336.07</c:v>
                </c:pt>
                <c:pt idx="920">
                  <c:v>336.06900000000002</c:v>
                </c:pt>
                <c:pt idx="921">
                  <c:v>336.06700000000001</c:v>
                </c:pt>
                <c:pt idx="922">
                  <c:v>336.065</c:v>
                </c:pt>
                <c:pt idx="923">
                  <c:v>336.06400000000002</c:v>
                </c:pt>
                <c:pt idx="924">
                  <c:v>336.06200000000001</c:v>
                </c:pt>
                <c:pt idx="925">
                  <c:v>336.06</c:v>
                </c:pt>
                <c:pt idx="926">
                  <c:v>336.05799999999999</c:v>
                </c:pt>
                <c:pt idx="927">
                  <c:v>336.05700000000002</c:v>
                </c:pt>
                <c:pt idx="928">
                  <c:v>336.05500000000001</c:v>
                </c:pt>
                <c:pt idx="929">
                  <c:v>336.053</c:v>
                </c:pt>
                <c:pt idx="930">
                  <c:v>336.05099999999999</c:v>
                </c:pt>
                <c:pt idx="931">
                  <c:v>336.05</c:v>
                </c:pt>
                <c:pt idx="932">
                  <c:v>336.048</c:v>
                </c:pt>
                <c:pt idx="933">
                  <c:v>336.04599999999999</c:v>
                </c:pt>
                <c:pt idx="934">
                  <c:v>336.04500000000002</c:v>
                </c:pt>
                <c:pt idx="935">
                  <c:v>336.04300000000001</c:v>
                </c:pt>
                <c:pt idx="936">
                  <c:v>336.041</c:v>
                </c:pt>
                <c:pt idx="937">
                  <c:v>336.04</c:v>
                </c:pt>
                <c:pt idx="938">
                  <c:v>336.03800000000001</c:v>
                </c:pt>
                <c:pt idx="939">
                  <c:v>336.036</c:v>
                </c:pt>
                <c:pt idx="940">
                  <c:v>336.03399999999999</c:v>
                </c:pt>
                <c:pt idx="941">
                  <c:v>336.03300000000002</c:v>
                </c:pt>
                <c:pt idx="942">
                  <c:v>336.03100000000001</c:v>
                </c:pt>
                <c:pt idx="943">
                  <c:v>336.029</c:v>
                </c:pt>
                <c:pt idx="944">
                  <c:v>336.02800000000002</c:v>
                </c:pt>
                <c:pt idx="945">
                  <c:v>336.02600000000001</c:v>
                </c:pt>
                <c:pt idx="946">
                  <c:v>336.024</c:v>
                </c:pt>
                <c:pt idx="947">
                  <c:v>336.02199999999999</c:v>
                </c:pt>
                <c:pt idx="948">
                  <c:v>336.02100000000002</c:v>
                </c:pt>
                <c:pt idx="949">
                  <c:v>336.01900000000001</c:v>
                </c:pt>
                <c:pt idx="950">
                  <c:v>336.017</c:v>
                </c:pt>
                <c:pt idx="951">
                  <c:v>336.01600000000002</c:v>
                </c:pt>
                <c:pt idx="952">
                  <c:v>336.01400000000001</c:v>
                </c:pt>
                <c:pt idx="953">
                  <c:v>336.012</c:v>
                </c:pt>
                <c:pt idx="954">
                  <c:v>336.01100000000002</c:v>
                </c:pt>
                <c:pt idx="955">
                  <c:v>336.00900000000001</c:v>
                </c:pt>
                <c:pt idx="956">
                  <c:v>336.00700000000001</c:v>
                </c:pt>
                <c:pt idx="957">
                  <c:v>336.005</c:v>
                </c:pt>
                <c:pt idx="958">
                  <c:v>336.00400000000002</c:v>
                </c:pt>
                <c:pt idx="959">
                  <c:v>336.00200000000001</c:v>
                </c:pt>
                <c:pt idx="960">
                  <c:v>336</c:v>
                </c:pt>
                <c:pt idx="961">
                  <c:v>335.99900000000002</c:v>
                </c:pt>
                <c:pt idx="962">
                  <c:v>335.99700000000001</c:v>
                </c:pt>
                <c:pt idx="963">
                  <c:v>335.995</c:v>
                </c:pt>
                <c:pt idx="964">
                  <c:v>335.99400000000003</c:v>
                </c:pt>
                <c:pt idx="965">
                  <c:v>335.99200000000002</c:v>
                </c:pt>
                <c:pt idx="966">
                  <c:v>335.99</c:v>
                </c:pt>
                <c:pt idx="967">
                  <c:v>335.98899999999998</c:v>
                </c:pt>
                <c:pt idx="968">
                  <c:v>335.98700000000002</c:v>
                </c:pt>
                <c:pt idx="969">
                  <c:v>335.98500000000001</c:v>
                </c:pt>
                <c:pt idx="970">
                  <c:v>335.983</c:v>
                </c:pt>
                <c:pt idx="971">
                  <c:v>335.98200000000003</c:v>
                </c:pt>
                <c:pt idx="972">
                  <c:v>335.98</c:v>
                </c:pt>
                <c:pt idx="973">
                  <c:v>335.97800000000001</c:v>
                </c:pt>
                <c:pt idx="974">
                  <c:v>335.97699999999998</c:v>
                </c:pt>
                <c:pt idx="975">
                  <c:v>335.97500000000002</c:v>
                </c:pt>
                <c:pt idx="976">
                  <c:v>335.97300000000001</c:v>
                </c:pt>
                <c:pt idx="977">
                  <c:v>335.97199999999998</c:v>
                </c:pt>
                <c:pt idx="978">
                  <c:v>335.97</c:v>
                </c:pt>
                <c:pt idx="979">
                  <c:v>335.96800000000002</c:v>
                </c:pt>
                <c:pt idx="980">
                  <c:v>335.96699999999998</c:v>
                </c:pt>
                <c:pt idx="981">
                  <c:v>335.96499999999997</c:v>
                </c:pt>
                <c:pt idx="982">
                  <c:v>335.96300000000002</c:v>
                </c:pt>
                <c:pt idx="983">
                  <c:v>335.96199999999999</c:v>
                </c:pt>
                <c:pt idx="984">
                  <c:v>335.96</c:v>
                </c:pt>
                <c:pt idx="985">
                  <c:v>335.95800000000003</c:v>
                </c:pt>
                <c:pt idx="986">
                  <c:v>335.95699999999999</c:v>
                </c:pt>
                <c:pt idx="987">
                  <c:v>335.95499999999998</c:v>
                </c:pt>
                <c:pt idx="988">
                  <c:v>335.95299999999997</c:v>
                </c:pt>
                <c:pt idx="989">
                  <c:v>335.952</c:v>
                </c:pt>
                <c:pt idx="990">
                  <c:v>335.95</c:v>
                </c:pt>
                <c:pt idx="991">
                  <c:v>335.94799999999998</c:v>
                </c:pt>
                <c:pt idx="992">
                  <c:v>335.947</c:v>
                </c:pt>
                <c:pt idx="993">
                  <c:v>335.94499999999999</c:v>
                </c:pt>
                <c:pt idx="994">
                  <c:v>335.94299999999998</c:v>
                </c:pt>
                <c:pt idx="995">
                  <c:v>335.94200000000001</c:v>
                </c:pt>
                <c:pt idx="996">
                  <c:v>335.94</c:v>
                </c:pt>
                <c:pt idx="997">
                  <c:v>335.93799999999999</c:v>
                </c:pt>
                <c:pt idx="998">
                  <c:v>335.93700000000001</c:v>
                </c:pt>
                <c:pt idx="999">
                  <c:v>335.935</c:v>
                </c:pt>
                <c:pt idx="1000">
                  <c:v>335.93299999999999</c:v>
                </c:pt>
                <c:pt idx="1001">
                  <c:v>335.93200000000002</c:v>
                </c:pt>
                <c:pt idx="1002">
                  <c:v>335.93</c:v>
                </c:pt>
                <c:pt idx="1003">
                  <c:v>335.928</c:v>
                </c:pt>
                <c:pt idx="1004">
                  <c:v>335.92700000000002</c:v>
                </c:pt>
                <c:pt idx="1005">
                  <c:v>335.92500000000001</c:v>
                </c:pt>
                <c:pt idx="1006">
                  <c:v>335.923</c:v>
                </c:pt>
                <c:pt idx="1007">
                  <c:v>335.92200000000003</c:v>
                </c:pt>
                <c:pt idx="1008">
                  <c:v>335.92</c:v>
                </c:pt>
                <c:pt idx="1009">
                  <c:v>335.91800000000001</c:v>
                </c:pt>
                <c:pt idx="1010">
                  <c:v>335.91699999999997</c:v>
                </c:pt>
                <c:pt idx="1011">
                  <c:v>335.91500000000002</c:v>
                </c:pt>
                <c:pt idx="1012">
                  <c:v>335.91300000000001</c:v>
                </c:pt>
                <c:pt idx="1013">
                  <c:v>335.91199999999998</c:v>
                </c:pt>
                <c:pt idx="1014">
                  <c:v>335.91</c:v>
                </c:pt>
                <c:pt idx="1015">
                  <c:v>335.90800000000002</c:v>
                </c:pt>
                <c:pt idx="1016">
                  <c:v>335.90699999999998</c:v>
                </c:pt>
                <c:pt idx="1017">
                  <c:v>335.90499999999997</c:v>
                </c:pt>
                <c:pt idx="1018">
                  <c:v>335.90300000000002</c:v>
                </c:pt>
                <c:pt idx="1019">
                  <c:v>335.90199999999999</c:v>
                </c:pt>
                <c:pt idx="1020">
                  <c:v>335.9</c:v>
                </c:pt>
                <c:pt idx="1021">
                  <c:v>335.89800000000002</c:v>
                </c:pt>
                <c:pt idx="1022">
                  <c:v>335.89699999999999</c:v>
                </c:pt>
                <c:pt idx="1023">
                  <c:v>335.89499999999998</c:v>
                </c:pt>
                <c:pt idx="1024">
                  <c:v>335.89299999999997</c:v>
                </c:pt>
                <c:pt idx="1025">
                  <c:v>335.892</c:v>
                </c:pt>
                <c:pt idx="1026">
                  <c:v>335.89</c:v>
                </c:pt>
                <c:pt idx="1027">
                  <c:v>335.88900000000001</c:v>
                </c:pt>
                <c:pt idx="1028">
                  <c:v>335.887</c:v>
                </c:pt>
                <c:pt idx="1029">
                  <c:v>335.88499999999999</c:v>
                </c:pt>
                <c:pt idx="1030">
                  <c:v>335.88400000000001</c:v>
                </c:pt>
                <c:pt idx="1031">
                  <c:v>335.88200000000001</c:v>
                </c:pt>
                <c:pt idx="1032">
                  <c:v>335.88</c:v>
                </c:pt>
                <c:pt idx="1033">
                  <c:v>335.87900000000002</c:v>
                </c:pt>
                <c:pt idx="1034">
                  <c:v>335.87700000000001</c:v>
                </c:pt>
                <c:pt idx="1035">
                  <c:v>335.875</c:v>
                </c:pt>
                <c:pt idx="1036">
                  <c:v>335.87400000000002</c:v>
                </c:pt>
                <c:pt idx="1037">
                  <c:v>335.87200000000001</c:v>
                </c:pt>
                <c:pt idx="1038">
                  <c:v>335.87099999999998</c:v>
                </c:pt>
                <c:pt idx="1039">
                  <c:v>335.86900000000003</c:v>
                </c:pt>
                <c:pt idx="1040">
                  <c:v>335.86700000000002</c:v>
                </c:pt>
                <c:pt idx="1041">
                  <c:v>335.86599999999999</c:v>
                </c:pt>
                <c:pt idx="1042">
                  <c:v>335.86399999999998</c:v>
                </c:pt>
                <c:pt idx="1043">
                  <c:v>335.86200000000002</c:v>
                </c:pt>
                <c:pt idx="1044">
                  <c:v>335.86099999999999</c:v>
                </c:pt>
                <c:pt idx="1045">
                  <c:v>335.85899999999998</c:v>
                </c:pt>
                <c:pt idx="1046">
                  <c:v>335.858</c:v>
                </c:pt>
                <c:pt idx="1047">
                  <c:v>335.85599999999999</c:v>
                </c:pt>
                <c:pt idx="1048">
                  <c:v>335.85399999999998</c:v>
                </c:pt>
                <c:pt idx="1049">
                  <c:v>335.85300000000001</c:v>
                </c:pt>
                <c:pt idx="1050">
                  <c:v>335.851</c:v>
                </c:pt>
                <c:pt idx="1051">
                  <c:v>335.85</c:v>
                </c:pt>
                <c:pt idx="1052">
                  <c:v>335.84800000000001</c:v>
                </c:pt>
                <c:pt idx="1053">
                  <c:v>335.846</c:v>
                </c:pt>
                <c:pt idx="1054">
                  <c:v>335.84500000000003</c:v>
                </c:pt>
                <c:pt idx="1055">
                  <c:v>335.84300000000002</c:v>
                </c:pt>
                <c:pt idx="1056">
                  <c:v>335.84199999999998</c:v>
                </c:pt>
                <c:pt idx="1057">
                  <c:v>335.84</c:v>
                </c:pt>
                <c:pt idx="1058">
                  <c:v>335.839</c:v>
                </c:pt>
                <c:pt idx="1059">
                  <c:v>335.83699999999999</c:v>
                </c:pt>
                <c:pt idx="1060">
                  <c:v>335.83600000000001</c:v>
                </c:pt>
                <c:pt idx="1061">
                  <c:v>335.834</c:v>
                </c:pt>
                <c:pt idx="1062">
                  <c:v>335.83300000000003</c:v>
                </c:pt>
                <c:pt idx="1063">
                  <c:v>335.83100000000002</c:v>
                </c:pt>
                <c:pt idx="1064">
                  <c:v>335.83</c:v>
                </c:pt>
                <c:pt idx="1065">
                  <c:v>335.82799999999997</c:v>
                </c:pt>
                <c:pt idx="1066">
                  <c:v>335.827</c:v>
                </c:pt>
                <c:pt idx="1067">
                  <c:v>335.82600000000002</c:v>
                </c:pt>
                <c:pt idx="1068">
                  <c:v>335.82499999999999</c:v>
                </c:pt>
                <c:pt idx="1069">
                  <c:v>335.82400000000001</c:v>
                </c:pt>
                <c:pt idx="1070">
                  <c:v>335.82299999999998</c:v>
                </c:pt>
                <c:pt idx="1071">
                  <c:v>335.822</c:v>
                </c:pt>
                <c:pt idx="1072">
                  <c:v>335.822</c:v>
                </c:pt>
                <c:pt idx="1073">
                  <c:v>335.822</c:v>
                </c:pt>
                <c:pt idx="1074">
                  <c:v>335.82299999999998</c:v>
                </c:pt>
                <c:pt idx="1075">
                  <c:v>335.82400000000001</c:v>
                </c:pt>
                <c:pt idx="1076">
                  <c:v>335.82499999999999</c:v>
                </c:pt>
                <c:pt idx="1077">
                  <c:v>335.82799999999997</c:v>
                </c:pt>
                <c:pt idx="1078">
                  <c:v>335.83199999999999</c:v>
                </c:pt>
                <c:pt idx="1079">
                  <c:v>335.839</c:v>
                </c:pt>
                <c:pt idx="1080">
                  <c:v>335.84899999999999</c:v>
                </c:pt>
                <c:pt idx="1081">
                  <c:v>335.86200000000002</c:v>
                </c:pt>
                <c:pt idx="1082">
                  <c:v>335.87700000000001</c:v>
                </c:pt>
                <c:pt idx="1083">
                  <c:v>335.89400000000001</c:v>
                </c:pt>
                <c:pt idx="1084">
                  <c:v>335.91300000000001</c:v>
                </c:pt>
                <c:pt idx="1085">
                  <c:v>335.935</c:v>
                </c:pt>
                <c:pt idx="1086">
                  <c:v>335.95800000000003</c:v>
                </c:pt>
                <c:pt idx="1087">
                  <c:v>335.98200000000003</c:v>
                </c:pt>
                <c:pt idx="1088">
                  <c:v>336.005</c:v>
                </c:pt>
                <c:pt idx="1089">
                  <c:v>336.02499999999998</c:v>
                </c:pt>
                <c:pt idx="1090">
                  <c:v>336.041</c:v>
                </c:pt>
                <c:pt idx="1091">
                  <c:v>336.05500000000001</c:v>
                </c:pt>
                <c:pt idx="1092">
                  <c:v>336.06599999999997</c:v>
                </c:pt>
                <c:pt idx="1093">
                  <c:v>336.07499999999999</c:v>
                </c:pt>
                <c:pt idx="1094">
                  <c:v>336.084</c:v>
                </c:pt>
                <c:pt idx="1095">
                  <c:v>336.09300000000002</c:v>
                </c:pt>
                <c:pt idx="1096">
                  <c:v>336.10399999999998</c:v>
                </c:pt>
                <c:pt idx="1097">
                  <c:v>336.11700000000002</c:v>
                </c:pt>
                <c:pt idx="1098">
                  <c:v>336.13499999999999</c:v>
                </c:pt>
                <c:pt idx="1099">
                  <c:v>336.16199999999998</c:v>
                </c:pt>
                <c:pt idx="1100">
                  <c:v>336.19900000000001</c:v>
                </c:pt>
                <c:pt idx="1101">
                  <c:v>336.24900000000002</c:v>
                </c:pt>
                <c:pt idx="1102">
                  <c:v>336.315</c:v>
                </c:pt>
                <c:pt idx="1103">
                  <c:v>336.41899999999998</c:v>
                </c:pt>
                <c:pt idx="1104">
                  <c:v>336.57100000000003</c:v>
                </c:pt>
                <c:pt idx="1105">
                  <c:v>336.77300000000002</c:v>
                </c:pt>
                <c:pt idx="1106">
                  <c:v>337.02300000000002</c:v>
                </c:pt>
                <c:pt idx="1107">
                  <c:v>337.31799999999998</c:v>
                </c:pt>
                <c:pt idx="1108">
                  <c:v>337.65499999999997</c:v>
                </c:pt>
                <c:pt idx="1109">
                  <c:v>338.02699999999999</c:v>
                </c:pt>
                <c:pt idx="1110">
                  <c:v>338.43200000000002</c:v>
                </c:pt>
                <c:pt idx="1111">
                  <c:v>338.863</c:v>
                </c:pt>
                <c:pt idx="1112">
                  <c:v>339.30799999999999</c:v>
                </c:pt>
                <c:pt idx="1113">
                  <c:v>339.71600000000001</c:v>
                </c:pt>
                <c:pt idx="1114">
                  <c:v>340.06099999999998</c:v>
                </c:pt>
                <c:pt idx="1115">
                  <c:v>340.33699999999999</c:v>
                </c:pt>
                <c:pt idx="1116">
                  <c:v>340.54599999999999</c:v>
                </c:pt>
                <c:pt idx="1117">
                  <c:v>340.69799999999998</c:v>
                </c:pt>
                <c:pt idx="1118">
                  <c:v>340.80700000000002</c:v>
                </c:pt>
                <c:pt idx="1119">
                  <c:v>340.88400000000001</c:v>
                </c:pt>
                <c:pt idx="1120">
                  <c:v>340.94200000000001</c:v>
                </c:pt>
                <c:pt idx="1121">
                  <c:v>340.99200000000002</c:v>
                </c:pt>
                <c:pt idx="1122">
                  <c:v>341.048</c:v>
                </c:pt>
                <c:pt idx="1123">
                  <c:v>341.14600000000002</c:v>
                </c:pt>
                <c:pt idx="1124">
                  <c:v>341.31799999999998</c:v>
                </c:pt>
                <c:pt idx="1125">
                  <c:v>341.58499999999998</c:v>
                </c:pt>
                <c:pt idx="1126">
                  <c:v>341.96100000000001</c:v>
                </c:pt>
                <c:pt idx="1127">
                  <c:v>342.49599999999998</c:v>
                </c:pt>
                <c:pt idx="1128">
                  <c:v>343.36500000000001</c:v>
                </c:pt>
                <c:pt idx="1129">
                  <c:v>344.65</c:v>
                </c:pt>
                <c:pt idx="1130">
                  <c:v>346.36200000000002</c:v>
                </c:pt>
                <c:pt idx="1131">
                  <c:v>348.48</c:v>
                </c:pt>
                <c:pt idx="1132">
                  <c:v>350.96499999999997</c:v>
                </c:pt>
                <c:pt idx="1133">
                  <c:v>353.79300000000001</c:v>
                </c:pt>
                <c:pt idx="1134">
                  <c:v>356.92700000000002</c:v>
                </c:pt>
                <c:pt idx="1135">
                  <c:v>360.322</c:v>
                </c:pt>
                <c:pt idx="1136">
                  <c:v>363.93099999999998</c:v>
                </c:pt>
                <c:pt idx="1137">
                  <c:v>367.60599999999999</c:v>
                </c:pt>
                <c:pt idx="1138">
                  <c:v>370.911</c:v>
                </c:pt>
                <c:pt idx="1139">
                  <c:v>373.642</c:v>
                </c:pt>
                <c:pt idx="1140">
                  <c:v>375.75</c:v>
                </c:pt>
                <c:pt idx="1141">
                  <c:v>377.26299999999998</c:v>
                </c:pt>
                <c:pt idx="1142">
                  <c:v>378.24900000000002</c:v>
                </c:pt>
                <c:pt idx="1143">
                  <c:v>378.81099999999998</c:v>
                </c:pt>
                <c:pt idx="1144">
                  <c:v>379.036</c:v>
                </c:pt>
                <c:pt idx="1145">
                  <c:v>378.995</c:v>
                </c:pt>
                <c:pt idx="1146">
                  <c:v>378.74200000000002</c:v>
                </c:pt>
                <c:pt idx="1147">
                  <c:v>378.38400000000001</c:v>
                </c:pt>
                <c:pt idx="1148">
                  <c:v>378.17700000000002</c:v>
                </c:pt>
                <c:pt idx="1149">
                  <c:v>378.28800000000001</c:v>
                </c:pt>
                <c:pt idx="1150">
                  <c:v>378.81900000000002</c:v>
                </c:pt>
                <c:pt idx="1151">
                  <c:v>379.83100000000002</c:v>
                </c:pt>
                <c:pt idx="1152">
                  <c:v>381.584</c:v>
                </c:pt>
                <c:pt idx="1153">
                  <c:v>384.75</c:v>
                </c:pt>
                <c:pt idx="1154">
                  <c:v>389.59399999999999</c:v>
                </c:pt>
                <c:pt idx="1155">
                  <c:v>396.15300000000002</c:v>
                </c:pt>
                <c:pt idx="1156">
                  <c:v>404.32499999999999</c:v>
                </c:pt>
                <c:pt idx="1157">
                  <c:v>413.99099999999999</c:v>
                </c:pt>
                <c:pt idx="1158">
                  <c:v>425.02100000000002</c:v>
                </c:pt>
                <c:pt idx="1159">
                  <c:v>437.18900000000002</c:v>
                </c:pt>
                <c:pt idx="1160">
                  <c:v>450.35399999999998</c:v>
                </c:pt>
                <c:pt idx="1161">
                  <c:v>464.38799999999998</c:v>
                </c:pt>
                <c:pt idx="1162">
                  <c:v>478.54599999999999</c:v>
                </c:pt>
                <c:pt idx="1163">
                  <c:v>491.01799999999997</c:v>
                </c:pt>
                <c:pt idx="1164">
                  <c:v>500.95400000000001</c:v>
                </c:pt>
                <c:pt idx="1165">
                  <c:v>508.19099999999997</c:v>
                </c:pt>
                <c:pt idx="1166">
                  <c:v>512.91099999999994</c:v>
                </c:pt>
                <c:pt idx="1167">
                  <c:v>515.45899999999995</c:v>
                </c:pt>
                <c:pt idx="1168">
                  <c:v>516.31299999999999</c:v>
                </c:pt>
                <c:pt idx="1169">
                  <c:v>515.71799999999996</c:v>
                </c:pt>
                <c:pt idx="1170">
                  <c:v>513.90899999999999</c:v>
                </c:pt>
                <c:pt idx="1171">
                  <c:v>511.08699999999999</c:v>
                </c:pt>
                <c:pt idx="1172">
                  <c:v>507.70600000000002</c:v>
                </c:pt>
                <c:pt idx="1173">
                  <c:v>504.64100000000002</c:v>
                </c:pt>
                <c:pt idx="1174">
                  <c:v>502.34699999999998</c:v>
                </c:pt>
                <c:pt idx="1175">
                  <c:v>500.96199999999999</c:v>
                </c:pt>
                <c:pt idx="1176">
                  <c:v>500.55200000000002</c:v>
                </c:pt>
                <c:pt idx="1177">
                  <c:v>501.72399999999999</c:v>
                </c:pt>
                <c:pt idx="1178">
                  <c:v>505.71899999999999</c:v>
                </c:pt>
                <c:pt idx="1179">
                  <c:v>512.95399999999995</c:v>
                </c:pt>
                <c:pt idx="1180">
                  <c:v>522.54700000000003</c:v>
                </c:pt>
                <c:pt idx="1181">
                  <c:v>534.69399999999996</c:v>
                </c:pt>
                <c:pt idx="1182">
                  <c:v>549.38900000000001</c:v>
                </c:pt>
                <c:pt idx="1183">
                  <c:v>566.40899999999999</c:v>
                </c:pt>
                <c:pt idx="1184">
                  <c:v>585.45399999999995</c:v>
                </c:pt>
                <c:pt idx="1185">
                  <c:v>595.62</c:v>
                </c:pt>
                <c:pt idx="1186">
                  <c:v>611.08500000000004</c:v>
                </c:pt>
                <c:pt idx="1187">
                  <c:v>628.99199999999996</c:v>
                </c:pt>
                <c:pt idx="1188">
                  <c:v>645.03599999999994</c:v>
                </c:pt>
                <c:pt idx="1189">
                  <c:v>657.66700000000003</c:v>
                </c:pt>
                <c:pt idx="1190">
                  <c:v>554.16399999999999</c:v>
                </c:pt>
                <c:pt idx="1191">
                  <c:v>566.87900000000002</c:v>
                </c:pt>
                <c:pt idx="1192">
                  <c:v>577.46699999999998</c:v>
                </c:pt>
                <c:pt idx="1193">
                  <c:v>586.71900000000005</c:v>
                </c:pt>
                <c:pt idx="1194">
                  <c:v>595.42399999999998</c:v>
                </c:pt>
                <c:pt idx="1195">
                  <c:v>534.17700000000002</c:v>
                </c:pt>
                <c:pt idx="1196">
                  <c:v>546.36</c:v>
                </c:pt>
                <c:pt idx="1197">
                  <c:v>559.29200000000003</c:v>
                </c:pt>
                <c:pt idx="1198">
                  <c:v>574.70299999999997</c:v>
                </c:pt>
                <c:pt idx="1199">
                  <c:v>593.77</c:v>
                </c:pt>
                <c:pt idx="1200">
                  <c:v>610.86500000000001</c:v>
                </c:pt>
                <c:pt idx="1201">
                  <c:v>634.09500000000003</c:v>
                </c:pt>
                <c:pt idx="1202">
                  <c:v>665.22699999999998</c:v>
                </c:pt>
                <c:pt idx="1203">
                  <c:v>706.42499999999995</c:v>
                </c:pt>
                <c:pt idx="1204">
                  <c:v>764.05</c:v>
                </c:pt>
                <c:pt idx="1205">
                  <c:v>835.32</c:v>
                </c:pt>
                <c:pt idx="1206">
                  <c:v>917.899</c:v>
                </c:pt>
                <c:pt idx="1207" formatCode="0.00E+00">
                  <c:v>1010.82</c:v>
                </c:pt>
                <c:pt idx="1208" formatCode="0.00E+00">
                  <c:v>1094.42</c:v>
                </c:pt>
                <c:pt idx="1209" formatCode="0.00E+00">
                  <c:v>1160.49</c:v>
                </c:pt>
                <c:pt idx="1210" formatCode="0.00E+00">
                  <c:v>1209.1099999999999</c:v>
                </c:pt>
                <c:pt idx="1211" formatCode="0.00E+00">
                  <c:v>1243.94</c:v>
                </c:pt>
                <c:pt idx="1212" formatCode="0.00E+00">
                  <c:v>1269.02</c:v>
                </c:pt>
                <c:pt idx="1213" formatCode="0.00E+00">
                  <c:v>1287.27</c:v>
                </c:pt>
                <c:pt idx="1214" formatCode="0.00E+00">
                  <c:v>1299.99</c:v>
                </c:pt>
                <c:pt idx="1215" formatCode="0.00E+00">
                  <c:v>1308.17</c:v>
                </c:pt>
                <c:pt idx="1216" formatCode="0.00E+00">
                  <c:v>1312.62</c:v>
                </c:pt>
                <c:pt idx="1217" formatCode="0.00E+00">
                  <c:v>1316.42</c:v>
                </c:pt>
                <c:pt idx="1218" formatCode="0.00E+00">
                  <c:v>1323.78</c:v>
                </c:pt>
                <c:pt idx="1219" formatCode="0.00E+00">
                  <c:v>1334.88</c:v>
                </c:pt>
                <c:pt idx="1220" formatCode="0.00E+00">
                  <c:v>1349.01</c:v>
                </c:pt>
                <c:pt idx="1221" formatCode="0.00E+00">
                  <c:v>1365.27</c:v>
                </c:pt>
                <c:pt idx="1222" formatCode="0.00E+00">
                  <c:v>1384.71</c:v>
                </c:pt>
                <c:pt idx="1223" formatCode="0.00E+00">
                  <c:v>1408.8</c:v>
                </c:pt>
                <c:pt idx="1224" formatCode="0.00E+00">
                  <c:v>1436.86</c:v>
                </c:pt>
                <c:pt idx="1225" formatCode="0.00E+00">
                  <c:v>1467.52</c:v>
                </c:pt>
                <c:pt idx="1226" formatCode="0.00E+00">
                  <c:v>1499.52</c:v>
                </c:pt>
                <c:pt idx="1227" formatCode="0.00E+00">
                  <c:v>1532.48</c:v>
                </c:pt>
                <c:pt idx="1228" formatCode="0.00E+00">
                  <c:v>1564.17</c:v>
                </c:pt>
                <c:pt idx="1229" formatCode="0.00E+00">
                  <c:v>1594.93</c:v>
                </c:pt>
                <c:pt idx="1230" formatCode="0.00E+00">
                  <c:v>1624.53</c:v>
                </c:pt>
                <c:pt idx="1231" formatCode="0.00E+00">
                  <c:v>1652.85</c:v>
                </c:pt>
                <c:pt idx="1232" formatCode="0.00E+00">
                  <c:v>1676</c:v>
                </c:pt>
                <c:pt idx="1233" formatCode="0.00E+00">
                  <c:v>1690.44</c:v>
                </c:pt>
                <c:pt idx="1234" formatCode="0.00E+00">
                  <c:v>1698.51</c:v>
                </c:pt>
                <c:pt idx="1235" formatCode="0.00E+00">
                  <c:v>1702.44</c:v>
                </c:pt>
                <c:pt idx="1236" formatCode="0.00E+00">
                  <c:v>1703.6</c:v>
                </c:pt>
                <c:pt idx="1237" formatCode="0.00E+00">
                  <c:v>1702.99</c:v>
                </c:pt>
                <c:pt idx="1238" formatCode="0.00E+00">
                  <c:v>1701.09</c:v>
                </c:pt>
                <c:pt idx="1239" formatCode="0.00E+00">
                  <c:v>1697.82</c:v>
                </c:pt>
                <c:pt idx="1240" formatCode="0.00E+00">
                  <c:v>1693.33</c:v>
                </c:pt>
                <c:pt idx="1241" formatCode="0.00E+00">
                  <c:v>1687.81</c:v>
                </c:pt>
                <c:pt idx="1242" formatCode="0.00E+00">
                  <c:v>1683.25</c:v>
                </c:pt>
                <c:pt idx="1243" formatCode="0.00E+00">
                  <c:v>1681.16</c:v>
                </c:pt>
                <c:pt idx="1244" formatCode="0.00E+00">
                  <c:v>1681.08</c:v>
                </c:pt>
                <c:pt idx="1245" formatCode="0.00E+00">
                  <c:v>1682.32</c:v>
                </c:pt>
                <c:pt idx="1246" formatCode="0.00E+00">
                  <c:v>1684.3</c:v>
                </c:pt>
                <c:pt idx="1247" formatCode="0.00E+00">
                  <c:v>1687.86</c:v>
                </c:pt>
                <c:pt idx="1248" formatCode="0.00E+00">
                  <c:v>1693.87</c:v>
                </c:pt>
                <c:pt idx="1249" formatCode="0.00E+00">
                  <c:v>1701.9</c:v>
                </c:pt>
                <c:pt idx="1250" formatCode="0.00E+00">
                  <c:v>1711.3</c:v>
                </c:pt>
                <c:pt idx="1251" formatCode="0.00E+00">
                  <c:v>1721.53</c:v>
                </c:pt>
                <c:pt idx="1252" formatCode="0.00E+00">
                  <c:v>1732.29</c:v>
                </c:pt>
                <c:pt idx="1253" formatCode="0.00E+00">
                  <c:v>1743.16</c:v>
                </c:pt>
                <c:pt idx="1254" formatCode="0.00E+00">
                  <c:v>1753.93</c:v>
                </c:pt>
                <c:pt idx="1255" formatCode="0.00E+00">
                  <c:v>1764.49</c:v>
                </c:pt>
                <c:pt idx="1256" formatCode="0.00E+00">
                  <c:v>1774.75</c:v>
                </c:pt>
                <c:pt idx="1257" formatCode="0.00E+00">
                  <c:v>1782.06</c:v>
                </c:pt>
                <c:pt idx="1258" formatCode="0.00E+00">
                  <c:v>1785.18</c:v>
                </c:pt>
                <c:pt idx="1259" formatCode="0.00E+00">
                  <c:v>1785.17</c:v>
                </c:pt>
                <c:pt idx="1260" formatCode="0.00E+00">
                  <c:v>1783.04</c:v>
                </c:pt>
                <c:pt idx="1261" formatCode="0.00E+00">
                  <c:v>1779.56</c:v>
                </c:pt>
                <c:pt idx="1262" formatCode="0.00E+00">
                  <c:v>1775.22</c:v>
                </c:pt>
                <c:pt idx="1263" formatCode="0.00E+00">
                  <c:v>1770.15</c:v>
                </c:pt>
                <c:pt idx="1264" formatCode="0.00E+00">
                  <c:v>1764.32</c:v>
                </c:pt>
                <c:pt idx="1265" formatCode="0.00E+00">
                  <c:v>1757.8</c:v>
                </c:pt>
                <c:pt idx="1266" formatCode="0.00E+00">
                  <c:v>1750.72</c:v>
                </c:pt>
                <c:pt idx="1267" formatCode="0.00E+00">
                  <c:v>1744.43</c:v>
                </c:pt>
                <c:pt idx="1268" formatCode="0.00E+00">
                  <c:v>1739.51</c:v>
                </c:pt>
                <c:pt idx="1269" formatCode="0.00E+00">
                  <c:v>1735.66</c:v>
                </c:pt>
                <c:pt idx="1270" formatCode="0.00E+00">
                  <c:v>1732.45</c:v>
                </c:pt>
                <c:pt idx="1271" formatCode="0.00E+00">
                  <c:v>1729.59</c:v>
                </c:pt>
                <c:pt idx="1272" formatCode="0.00E+00">
                  <c:v>1727.63</c:v>
                </c:pt>
                <c:pt idx="1273" formatCode="0.00E+00">
                  <c:v>1726.93</c:v>
                </c:pt>
                <c:pt idx="1274" formatCode="0.00E+00">
                  <c:v>1727.27</c:v>
                </c:pt>
                <c:pt idx="1275" formatCode="0.00E+00">
                  <c:v>1728.36</c:v>
                </c:pt>
                <c:pt idx="1276" formatCode="0.00E+00">
                  <c:v>1729.92</c:v>
                </c:pt>
                <c:pt idx="1277" formatCode="0.00E+00">
                  <c:v>1731.81</c:v>
                </c:pt>
                <c:pt idx="1278" formatCode="0.00E+00">
                  <c:v>1733.9</c:v>
                </c:pt>
                <c:pt idx="1279" formatCode="0.00E+00">
                  <c:v>1736.05</c:v>
                </c:pt>
                <c:pt idx="1280" formatCode="0.00E+00">
                  <c:v>1738.19</c:v>
                </c:pt>
                <c:pt idx="1281" formatCode="0.00E+00">
                  <c:v>1740.22</c:v>
                </c:pt>
                <c:pt idx="1282" formatCode="0.00E+00">
                  <c:v>1740.69</c:v>
                </c:pt>
                <c:pt idx="1283" formatCode="0.00E+00">
                  <c:v>1739.18</c:v>
                </c:pt>
                <c:pt idx="1284" formatCode="0.00E+00">
                  <c:v>1736.15</c:v>
                </c:pt>
                <c:pt idx="1285" formatCode="0.00E+00">
                  <c:v>1732.11</c:v>
                </c:pt>
                <c:pt idx="1286" formatCode="0.00E+00">
                  <c:v>1727.4</c:v>
                </c:pt>
                <c:pt idx="1287" formatCode="0.00E+00">
                  <c:v>1722.27</c:v>
                </c:pt>
                <c:pt idx="1288" formatCode="0.00E+00">
                  <c:v>1716.74</c:v>
                </c:pt>
                <c:pt idx="1289" formatCode="0.00E+00">
                  <c:v>1710.84</c:v>
                </c:pt>
                <c:pt idx="1290" formatCode="0.00E+00">
                  <c:v>1704.59</c:v>
                </c:pt>
                <c:pt idx="1291" formatCode="0.00E+00">
                  <c:v>1698.07</c:v>
                </c:pt>
                <c:pt idx="1292" formatCode="0.00E+00">
                  <c:v>1692.01</c:v>
                </c:pt>
                <c:pt idx="1293" formatCode="0.00E+00">
                  <c:v>1686.62</c:v>
                </c:pt>
                <c:pt idx="1294" formatCode="0.00E+00">
                  <c:v>1681.72</c:v>
                </c:pt>
                <c:pt idx="1295" formatCode="0.00E+00">
                  <c:v>1677.13</c:v>
                </c:pt>
                <c:pt idx="1296" formatCode="0.00E+00">
                  <c:v>1672.72</c:v>
                </c:pt>
                <c:pt idx="1297" formatCode="0.00E+00">
                  <c:v>1668.77</c:v>
                </c:pt>
                <c:pt idx="1298" formatCode="0.00E+00">
                  <c:v>1665.38</c:v>
                </c:pt>
                <c:pt idx="1299" formatCode="0.00E+00">
                  <c:v>1662.46</c:v>
                </c:pt>
                <c:pt idx="1300" formatCode="0.00E+00">
                  <c:v>1659.9</c:v>
                </c:pt>
                <c:pt idx="1301" formatCode="0.00E+00">
                  <c:v>1657.58</c:v>
                </c:pt>
                <c:pt idx="1302" formatCode="0.00E+00">
                  <c:v>1655.45</c:v>
                </c:pt>
                <c:pt idx="1303" formatCode="0.00E+00">
                  <c:v>1653.45</c:v>
                </c:pt>
                <c:pt idx="1304" formatCode="0.00E+00">
                  <c:v>1651.51</c:v>
                </c:pt>
                <c:pt idx="1305" formatCode="0.00E+00">
                  <c:v>1649.62</c:v>
                </c:pt>
                <c:pt idx="1306" formatCode="0.00E+00">
                  <c:v>1647.68</c:v>
                </c:pt>
                <c:pt idx="1307" formatCode="0.00E+00">
                  <c:v>1645.03</c:v>
                </c:pt>
                <c:pt idx="1308" formatCode="0.00E+00">
                  <c:v>1641.58</c:v>
                </c:pt>
                <c:pt idx="1309" formatCode="0.00E+00">
                  <c:v>1637.52</c:v>
                </c:pt>
                <c:pt idx="1310" formatCode="0.00E+00">
                  <c:v>1633.04</c:v>
                </c:pt>
                <c:pt idx="1311" formatCode="0.00E+00">
                  <c:v>1628.27</c:v>
                </c:pt>
                <c:pt idx="1312" formatCode="0.00E+00">
                  <c:v>1623.3</c:v>
                </c:pt>
                <c:pt idx="1313" formatCode="0.00E+00">
                  <c:v>1618.13</c:v>
                </c:pt>
                <c:pt idx="1314" formatCode="0.00E+00">
                  <c:v>1612.78</c:v>
                </c:pt>
                <c:pt idx="1315" formatCode="0.00E+00">
                  <c:v>1607.24</c:v>
                </c:pt>
                <c:pt idx="1316" formatCode="0.00E+00">
                  <c:v>1601.59</c:v>
                </c:pt>
                <c:pt idx="1317" formatCode="0.00E+00">
                  <c:v>1596.1</c:v>
                </c:pt>
                <c:pt idx="1318" formatCode="0.00E+00">
                  <c:v>1590.83</c:v>
                </c:pt>
                <c:pt idx="1319" formatCode="0.00E+00">
                  <c:v>1585.7</c:v>
                </c:pt>
                <c:pt idx="1320" formatCode="0.00E+00">
                  <c:v>1580.66</c:v>
                </c:pt>
                <c:pt idx="1321" formatCode="0.00E+00">
                  <c:v>1575.66</c:v>
                </c:pt>
                <c:pt idx="1322" formatCode="0.00E+00">
                  <c:v>1570.71</c:v>
                </c:pt>
                <c:pt idx="1323" formatCode="0.00E+00">
                  <c:v>1565.81</c:v>
                </c:pt>
                <c:pt idx="1324" formatCode="0.00E+00">
                  <c:v>1561</c:v>
                </c:pt>
                <c:pt idx="1325" formatCode="0.00E+00">
                  <c:v>1556.25</c:v>
                </c:pt>
                <c:pt idx="1326" formatCode="0.00E+00">
                  <c:v>1551.57</c:v>
                </c:pt>
                <c:pt idx="1327" formatCode="0.00E+00">
                  <c:v>1546.94</c:v>
                </c:pt>
                <c:pt idx="1328" formatCode="0.00E+00">
                  <c:v>1542.35</c:v>
                </c:pt>
                <c:pt idx="1329" formatCode="0.00E+00">
                  <c:v>1537.82</c:v>
                </c:pt>
                <c:pt idx="1330" formatCode="0.00E+00">
                  <c:v>1533.35</c:v>
                </c:pt>
                <c:pt idx="1331" formatCode="0.00E+00">
                  <c:v>1528.95</c:v>
                </c:pt>
                <c:pt idx="1332" formatCode="0.00E+00">
                  <c:v>1524.58</c:v>
                </c:pt>
                <c:pt idx="1333" formatCode="0.00E+00">
                  <c:v>1520.26</c:v>
                </c:pt>
                <c:pt idx="1334" formatCode="0.00E+00">
                  <c:v>1516</c:v>
                </c:pt>
                <c:pt idx="1335" formatCode="0.00E+00">
                  <c:v>1511.78</c:v>
                </c:pt>
                <c:pt idx="1336" formatCode="0.00E+00">
                  <c:v>1507.62</c:v>
                </c:pt>
                <c:pt idx="1337" formatCode="0.00E+00">
                  <c:v>1503.5</c:v>
                </c:pt>
                <c:pt idx="1338" formatCode="0.00E+00">
                  <c:v>1499.42</c:v>
                </c:pt>
                <c:pt idx="1339" formatCode="0.00E+00">
                  <c:v>1495.38</c:v>
                </c:pt>
                <c:pt idx="1340" formatCode="0.00E+00">
                  <c:v>1491.39</c:v>
                </c:pt>
                <c:pt idx="1341" formatCode="0.00E+00">
                  <c:v>1487.45</c:v>
                </c:pt>
                <c:pt idx="1342" formatCode="0.00E+00">
                  <c:v>1483.54</c:v>
                </c:pt>
                <c:pt idx="1343" formatCode="0.00E+00">
                  <c:v>1479.67</c:v>
                </c:pt>
                <c:pt idx="1344" formatCode="0.00E+00">
                  <c:v>1475.84</c:v>
                </c:pt>
                <c:pt idx="1345" formatCode="0.00E+00">
                  <c:v>1472.05</c:v>
                </c:pt>
                <c:pt idx="1346" formatCode="0.00E+00">
                  <c:v>1468.3</c:v>
                </c:pt>
                <c:pt idx="1347" formatCode="0.00E+00">
                  <c:v>1464.58</c:v>
                </c:pt>
                <c:pt idx="1348" formatCode="0.00E+00">
                  <c:v>1460.89</c:v>
                </c:pt>
                <c:pt idx="1349" formatCode="0.00E+00">
                  <c:v>1457.24</c:v>
                </c:pt>
                <c:pt idx="1350" formatCode="0.00E+00">
                  <c:v>1453.62</c:v>
                </c:pt>
                <c:pt idx="1351" formatCode="0.00E+00">
                  <c:v>1450.05</c:v>
                </c:pt>
                <c:pt idx="1352" formatCode="0.00E+00">
                  <c:v>1446.49</c:v>
                </c:pt>
                <c:pt idx="1353" formatCode="0.00E+00">
                  <c:v>1442.97</c:v>
                </c:pt>
                <c:pt idx="1354" formatCode="0.00E+00">
                  <c:v>1439.48</c:v>
                </c:pt>
                <c:pt idx="1355" formatCode="0.00E+00">
                  <c:v>1436.02</c:v>
                </c:pt>
                <c:pt idx="1356" formatCode="0.00E+00">
                  <c:v>1432.6</c:v>
                </c:pt>
                <c:pt idx="1357" formatCode="0.00E+00">
                  <c:v>1429.2</c:v>
                </c:pt>
                <c:pt idx="1358" formatCode="0.00E+00">
                  <c:v>1425.83</c:v>
                </c:pt>
                <c:pt idx="1359" formatCode="0.00E+00">
                  <c:v>1422.48</c:v>
                </c:pt>
                <c:pt idx="1360" formatCode="0.00E+00">
                  <c:v>1419.16</c:v>
                </c:pt>
                <c:pt idx="1361" formatCode="0.00E+00">
                  <c:v>1415.87</c:v>
                </c:pt>
                <c:pt idx="1362" formatCode="0.00E+00">
                  <c:v>1412.6</c:v>
                </c:pt>
                <c:pt idx="1363" formatCode="0.00E+00">
                  <c:v>1409.36</c:v>
                </c:pt>
                <c:pt idx="1364" formatCode="0.00E+00">
                  <c:v>1406.14</c:v>
                </c:pt>
                <c:pt idx="1365" formatCode="0.00E+00">
                  <c:v>1402.94</c:v>
                </c:pt>
                <c:pt idx="1366" formatCode="0.00E+00">
                  <c:v>1399.77</c:v>
                </c:pt>
                <c:pt idx="1367" formatCode="0.00E+00">
                  <c:v>1396.61</c:v>
                </c:pt>
                <c:pt idx="1368" formatCode="0.00E+00">
                  <c:v>1393.48</c:v>
                </c:pt>
                <c:pt idx="1369" formatCode="0.00E+00">
                  <c:v>1390.36</c:v>
                </c:pt>
                <c:pt idx="1370" formatCode="0.00E+00">
                  <c:v>1387.27</c:v>
                </c:pt>
                <c:pt idx="1371" formatCode="0.00E+00">
                  <c:v>1384.19</c:v>
                </c:pt>
                <c:pt idx="1372" formatCode="0.00E+00">
                  <c:v>1381.13</c:v>
                </c:pt>
                <c:pt idx="1373" formatCode="0.00E+00">
                  <c:v>1378.09</c:v>
                </c:pt>
                <c:pt idx="1374" formatCode="0.00E+00">
                  <c:v>1375.06</c:v>
                </c:pt>
                <c:pt idx="1375" formatCode="0.00E+00">
                  <c:v>1372.05</c:v>
                </c:pt>
                <c:pt idx="1376" formatCode="0.00E+00">
                  <c:v>1369.06</c:v>
                </c:pt>
                <c:pt idx="1377" formatCode="0.00E+00">
                  <c:v>1366.07</c:v>
                </c:pt>
                <c:pt idx="1378" formatCode="0.00E+00">
                  <c:v>1363.1</c:v>
                </c:pt>
                <c:pt idx="1379" formatCode="0.00E+00">
                  <c:v>1360.14</c:v>
                </c:pt>
                <c:pt idx="1380" formatCode="0.00E+00">
                  <c:v>1357.18</c:v>
                </c:pt>
                <c:pt idx="1381" formatCode="0.00E+00">
                  <c:v>1354.24</c:v>
                </c:pt>
                <c:pt idx="1382" formatCode="0.00E+00">
                  <c:v>1351.3</c:v>
                </c:pt>
                <c:pt idx="1383" formatCode="0.00E+00">
                  <c:v>1348.38</c:v>
                </c:pt>
                <c:pt idx="1384" formatCode="0.00E+00">
                  <c:v>1345.47</c:v>
                </c:pt>
                <c:pt idx="1385" formatCode="0.00E+00">
                  <c:v>1342.57</c:v>
                </c:pt>
                <c:pt idx="1386" formatCode="0.00E+00">
                  <c:v>1339.69</c:v>
                </c:pt>
                <c:pt idx="1387" formatCode="0.00E+00">
                  <c:v>1336.81</c:v>
                </c:pt>
                <c:pt idx="1388" formatCode="0.00E+00">
                  <c:v>1333.95</c:v>
                </c:pt>
                <c:pt idx="1389" formatCode="0.00E+00">
                  <c:v>1331.1</c:v>
                </c:pt>
                <c:pt idx="1390" formatCode="0.00E+00">
                  <c:v>1328.25</c:v>
                </c:pt>
                <c:pt idx="1391" formatCode="0.00E+00">
                  <c:v>1325.43</c:v>
                </c:pt>
                <c:pt idx="1392" formatCode="0.00E+00">
                  <c:v>1322.61</c:v>
                </c:pt>
                <c:pt idx="1393" formatCode="0.00E+00">
                  <c:v>1319.81</c:v>
                </c:pt>
                <c:pt idx="1394" formatCode="0.00E+00">
                  <c:v>1317.01</c:v>
                </c:pt>
                <c:pt idx="1395" formatCode="0.00E+00">
                  <c:v>1314.23</c:v>
                </c:pt>
                <c:pt idx="1396" formatCode="0.00E+00">
                  <c:v>1311.47</c:v>
                </c:pt>
                <c:pt idx="1397" formatCode="0.00E+00">
                  <c:v>1308.71</c:v>
                </c:pt>
                <c:pt idx="1398" formatCode="0.00E+00">
                  <c:v>1305.97</c:v>
                </c:pt>
                <c:pt idx="1399" formatCode="0.00E+00">
                  <c:v>1303.24</c:v>
                </c:pt>
                <c:pt idx="1400" formatCode="0.00E+00">
                  <c:v>1300.51</c:v>
                </c:pt>
                <c:pt idx="1401" formatCode="0.00E+00">
                  <c:v>1297.81</c:v>
                </c:pt>
                <c:pt idx="1402" formatCode="0.00E+00">
                  <c:v>1295.1099999999999</c:v>
                </c:pt>
                <c:pt idx="1403" formatCode="0.00E+00">
                  <c:v>1292.43</c:v>
                </c:pt>
                <c:pt idx="1404" formatCode="0.00E+00">
                  <c:v>1289.75</c:v>
                </c:pt>
                <c:pt idx="1405" formatCode="0.00E+00">
                  <c:v>1287.0899999999999</c:v>
                </c:pt>
                <c:pt idx="1406" formatCode="0.00E+00">
                  <c:v>1284.44</c:v>
                </c:pt>
                <c:pt idx="1407" formatCode="0.00E+00">
                  <c:v>1281.8</c:v>
                </c:pt>
                <c:pt idx="1408" formatCode="0.00E+00">
                  <c:v>1279.18</c:v>
                </c:pt>
                <c:pt idx="1409" formatCode="0.00E+00">
                  <c:v>1276.56</c:v>
                </c:pt>
                <c:pt idx="1410" formatCode="0.00E+00">
                  <c:v>1273.96</c:v>
                </c:pt>
                <c:pt idx="1411" formatCode="0.00E+00">
                  <c:v>1271.3599999999999</c:v>
                </c:pt>
                <c:pt idx="1412" formatCode="0.00E+00">
                  <c:v>1268.78</c:v>
                </c:pt>
                <c:pt idx="1413" formatCode="0.00E+00">
                  <c:v>1266.21</c:v>
                </c:pt>
                <c:pt idx="1414" formatCode="0.00E+00">
                  <c:v>1263.6400000000001</c:v>
                </c:pt>
                <c:pt idx="1415" formatCode="0.00E+00">
                  <c:v>1261.0899999999999</c:v>
                </c:pt>
                <c:pt idx="1416" formatCode="0.00E+00">
                  <c:v>1258.55</c:v>
                </c:pt>
                <c:pt idx="1417" formatCode="0.00E+00">
                  <c:v>1256.02</c:v>
                </c:pt>
                <c:pt idx="1418" formatCode="0.00E+00">
                  <c:v>1253.5</c:v>
                </c:pt>
                <c:pt idx="1419" formatCode="0.00E+00">
                  <c:v>1250.98</c:v>
                </c:pt>
                <c:pt idx="1420" formatCode="0.00E+00">
                  <c:v>1248.48</c:v>
                </c:pt>
                <c:pt idx="1421" formatCode="0.00E+00">
                  <c:v>1245.98</c:v>
                </c:pt>
                <c:pt idx="1422" formatCode="0.00E+00">
                  <c:v>1243.49</c:v>
                </c:pt>
                <c:pt idx="1423" formatCode="0.00E+00">
                  <c:v>1241.01</c:v>
                </c:pt>
                <c:pt idx="1424" formatCode="0.00E+00">
                  <c:v>1238.53</c:v>
                </c:pt>
                <c:pt idx="1425" formatCode="0.00E+00">
                  <c:v>1236.06</c:v>
                </c:pt>
                <c:pt idx="1426" formatCode="0.00E+00">
                  <c:v>1233.5899999999999</c:v>
                </c:pt>
                <c:pt idx="1427" formatCode="0.00E+00">
                  <c:v>1231.1300000000001</c:v>
                </c:pt>
                <c:pt idx="1428" formatCode="0.00E+00">
                  <c:v>1228.67</c:v>
                </c:pt>
                <c:pt idx="1429" formatCode="0.00E+00">
                  <c:v>1226.22</c:v>
                </c:pt>
                <c:pt idx="1430" formatCode="0.00E+00">
                  <c:v>1223.76</c:v>
                </c:pt>
                <c:pt idx="1431" formatCode="0.00E+00">
                  <c:v>1221.32</c:v>
                </c:pt>
                <c:pt idx="1432" formatCode="0.00E+00">
                  <c:v>1218.8699999999999</c:v>
                </c:pt>
                <c:pt idx="1433" formatCode="0.00E+00">
                  <c:v>1216.44</c:v>
                </c:pt>
                <c:pt idx="1434" formatCode="0.00E+00">
                  <c:v>1214</c:v>
                </c:pt>
                <c:pt idx="1435" formatCode="0.00E+00">
                  <c:v>1211.58</c:v>
                </c:pt>
                <c:pt idx="1436" formatCode="0.00E+00">
                  <c:v>1209.17</c:v>
                </c:pt>
                <c:pt idx="1437" formatCode="0.00E+00">
                  <c:v>1206.77</c:v>
                </c:pt>
                <c:pt idx="1438" formatCode="0.00E+00">
                  <c:v>1204.3699999999999</c:v>
                </c:pt>
                <c:pt idx="1439" formatCode="0.00E+00">
                  <c:v>1201.98</c:v>
                </c:pt>
                <c:pt idx="1440" formatCode="0.00E+00">
                  <c:v>1199.5999999999999</c:v>
                </c:pt>
                <c:pt idx="1441" formatCode="0.00E+00">
                  <c:v>1197.23</c:v>
                </c:pt>
                <c:pt idx="1442" formatCode="0.00E+00">
                  <c:v>1194.8699999999999</c:v>
                </c:pt>
                <c:pt idx="1443" formatCode="0.00E+00">
                  <c:v>1192.51</c:v>
                </c:pt>
                <c:pt idx="1444" formatCode="0.00E+00">
                  <c:v>1190.17</c:v>
                </c:pt>
                <c:pt idx="1445" formatCode="0.00E+00">
                  <c:v>1187.83</c:v>
                </c:pt>
                <c:pt idx="1446" formatCode="0.00E+00">
                  <c:v>1185.5</c:v>
                </c:pt>
                <c:pt idx="1447" formatCode="0.00E+00">
                  <c:v>1183.17</c:v>
                </c:pt>
                <c:pt idx="1448" formatCode="0.00E+00">
                  <c:v>1180.8499999999999</c:v>
                </c:pt>
                <c:pt idx="1449" formatCode="0.00E+00">
                  <c:v>1178.55</c:v>
                </c:pt>
                <c:pt idx="1450" formatCode="0.00E+00">
                  <c:v>1176.24</c:v>
                </c:pt>
                <c:pt idx="1451" formatCode="0.00E+00">
                  <c:v>1173.95</c:v>
                </c:pt>
                <c:pt idx="1452" formatCode="0.00E+00">
                  <c:v>1171.67</c:v>
                </c:pt>
                <c:pt idx="1453" formatCode="0.00E+00">
                  <c:v>1169.3900000000001</c:v>
                </c:pt>
                <c:pt idx="1454" formatCode="0.00E+00">
                  <c:v>1167.1199999999999</c:v>
                </c:pt>
                <c:pt idx="1455" formatCode="0.00E+00">
                  <c:v>1164.8599999999999</c:v>
                </c:pt>
                <c:pt idx="1456" formatCode="0.00E+00">
                  <c:v>1162.6199999999999</c:v>
                </c:pt>
                <c:pt idx="1457" formatCode="0.00E+00">
                  <c:v>1160.3800000000001</c:v>
                </c:pt>
                <c:pt idx="1458" formatCode="0.00E+00">
                  <c:v>1158.1500000000001</c:v>
                </c:pt>
                <c:pt idx="1459" formatCode="0.00E+00">
                  <c:v>1155.94</c:v>
                </c:pt>
                <c:pt idx="1460" formatCode="0.00E+00">
                  <c:v>1153.74</c:v>
                </c:pt>
                <c:pt idx="1461" formatCode="0.00E+00">
                  <c:v>1151.55</c:v>
                </c:pt>
                <c:pt idx="1462" formatCode="0.00E+00">
                  <c:v>1149.3599999999999</c:v>
                </c:pt>
                <c:pt idx="1463" formatCode="0.00E+00">
                  <c:v>1147.19</c:v>
                </c:pt>
                <c:pt idx="1464" formatCode="0.00E+00">
                  <c:v>1145.03</c:v>
                </c:pt>
                <c:pt idx="1465" formatCode="0.00E+00">
                  <c:v>1142.8699999999999</c:v>
                </c:pt>
                <c:pt idx="1466" formatCode="0.00E+00">
                  <c:v>1140.73</c:v>
                </c:pt>
                <c:pt idx="1467" formatCode="0.00E+00">
                  <c:v>1138.5999999999999</c:v>
                </c:pt>
                <c:pt idx="1468" formatCode="0.00E+00">
                  <c:v>1136.47</c:v>
                </c:pt>
                <c:pt idx="1469" formatCode="0.00E+00">
                  <c:v>1134.3499999999999</c:v>
                </c:pt>
                <c:pt idx="1470" formatCode="0.00E+00">
                  <c:v>1132.24</c:v>
                </c:pt>
                <c:pt idx="1471" formatCode="0.00E+00">
                  <c:v>1130.1500000000001</c:v>
                </c:pt>
                <c:pt idx="1472" formatCode="0.00E+00">
                  <c:v>1128.05</c:v>
                </c:pt>
                <c:pt idx="1473" formatCode="0.00E+00">
                  <c:v>1125.97</c:v>
                </c:pt>
                <c:pt idx="1474" formatCode="0.00E+00">
                  <c:v>1123.8900000000001</c:v>
                </c:pt>
                <c:pt idx="1475" formatCode="0.00E+00">
                  <c:v>1121.82</c:v>
                </c:pt>
                <c:pt idx="1476" formatCode="0.00E+00">
                  <c:v>1119.76</c:v>
                </c:pt>
                <c:pt idx="1477" formatCode="0.00E+00">
                  <c:v>1117.71</c:v>
                </c:pt>
                <c:pt idx="1478" formatCode="0.00E+00">
                  <c:v>1115.67</c:v>
                </c:pt>
                <c:pt idx="1479" formatCode="0.00E+00">
                  <c:v>1113.6300000000001</c:v>
                </c:pt>
                <c:pt idx="1480" formatCode="0.00E+00">
                  <c:v>1111.5999999999999</c:v>
                </c:pt>
                <c:pt idx="1481" formatCode="0.00E+00">
                  <c:v>1109.58</c:v>
                </c:pt>
                <c:pt idx="1482" formatCode="0.00E+00">
                  <c:v>1107.56</c:v>
                </c:pt>
                <c:pt idx="1483" formatCode="0.00E+00">
                  <c:v>1105.55</c:v>
                </c:pt>
                <c:pt idx="1484" formatCode="0.00E+00">
                  <c:v>1103.55</c:v>
                </c:pt>
                <c:pt idx="1485" formatCode="0.00E+00">
                  <c:v>1101.55</c:v>
                </c:pt>
                <c:pt idx="1486" formatCode="0.00E+00">
                  <c:v>1099.56</c:v>
                </c:pt>
                <c:pt idx="1487" formatCode="0.00E+00">
                  <c:v>1097.58</c:v>
                </c:pt>
                <c:pt idx="1488" formatCode="0.00E+00">
                  <c:v>1095.6099999999999</c:v>
                </c:pt>
                <c:pt idx="1489" formatCode="0.00E+00">
                  <c:v>1093.6400000000001</c:v>
                </c:pt>
                <c:pt idx="1490" formatCode="0.00E+00">
                  <c:v>1091.68</c:v>
                </c:pt>
                <c:pt idx="1491" formatCode="0.00E+00">
                  <c:v>1089.72</c:v>
                </c:pt>
                <c:pt idx="1492" formatCode="0.00E+00">
                  <c:v>1087.77</c:v>
                </c:pt>
                <c:pt idx="1493" formatCode="0.00E+00">
                  <c:v>1085.83</c:v>
                </c:pt>
                <c:pt idx="1494" formatCode="0.00E+00">
                  <c:v>1083.8900000000001</c:v>
                </c:pt>
                <c:pt idx="1495" formatCode="0.00E+00">
                  <c:v>1081.97</c:v>
                </c:pt>
                <c:pt idx="1496" formatCode="0.00E+00">
                  <c:v>1080.04</c:v>
                </c:pt>
                <c:pt idx="1497" formatCode="0.00E+00">
                  <c:v>1078.1300000000001</c:v>
                </c:pt>
                <c:pt idx="1498" formatCode="0.00E+00">
                  <c:v>1076.22</c:v>
                </c:pt>
                <c:pt idx="1499" formatCode="0.00E+00">
                  <c:v>1074.32</c:v>
                </c:pt>
                <c:pt idx="1500" formatCode="0.00E+00">
                  <c:v>1072.42</c:v>
                </c:pt>
                <c:pt idx="1501" formatCode="0.00E+00">
                  <c:v>1070.53</c:v>
                </c:pt>
                <c:pt idx="1502" formatCode="0.00E+00">
                  <c:v>1068.6500000000001</c:v>
                </c:pt>
                <c:pt idx="1503" formatCode="0.00E+00">
                  <c:v>1066.77</c:v>
                </c:pt>
                <c:pt idx="1504" formatCode="0.00E+00">
                  <c:v>1064.9000000000001</c:v>
                </c:pt>
                <c:pt idx="1505" formatCode="0.00E+00">
                  <c:v>1063.03</c:v>
                </c:pt>
                <c:pt idx="1506" formatCode="0.00E+00">
                  <c:v>1061.17</c:v>
                </c:pt>
                <c:pt idx="1507" formatCode="0.00E+00">
                  <c:v>1059.32</c:v>
                </c:pt>
                <c:pt idx="1508" formatCode="0.00E+00">
                  <c:v>1057.47</c:v>
                </c:pt>
                <c:pt idx="1509" formatCode="0.00E+00">
                  <c:v>1055.6300000000001</c:v>
                </c:pt>
                <c:pt idx="1510" formatCode="0.00E+00">
                  <c:v>1053.8</c:v>
                </c:pt>
                <c:pt idx="1511" formatCode="0.00E+00">
                  <c:v>1051.97</c:v>
                </c:pt>
                <c:pt idx="1512" formatCode="0.00E+00">
                  <c:v>1050.1500000000001</c:v>
                </c:pt>
                <c:pt idx="1513" formatCode="0.00E+00">
                  <c:v>1048.3399999999999</c:v>
                </c:pt>
                <c:pt idx="1514" formatCode="0.00E+00">
                  <c:v>1046.53</c:v>
                </c:pt>
                <c:pt idx="1515" formatCode="0.00E+00">
                  <c:v>1044.73</c:v>
                </c:pt>
                <c:pt idx="1516" formatCode="0.00E+00">
                  <c:v>1042.93</c:v>
                </c:pt>
                <c:pt idx="1517" formatCode="0.00E+00">
                  <c:v>1041.1400000000001</c:v>
                </c:pt>
                <c:pt idx="1518" formatCode="0.00E+00">
                  <c:v>1039.3599999999999</c:v>
                </c:pt>
                <c:pt idx="1519" formatCode="0.00E+00">
                  <c:v>1037.58</c:v>
                </c:pt>
                <c:pt idx="1520" formatCode="0.00E+00">
                  <c:v>1035.81</c:v>
                </c:pt>
                <c:pt idx="1521" formatCode="0.00E+00">
                  <c:v>1034.04</c:v>
                </c:pt>
                <c:pt idx="1522" formatCode="0.00E+00">
                  <c:v>1032.28</c:v>
                </c:pt>
                <c:pt idx="1523" formatCode="0.00E+00">
                  <c:v>1030.53</c:v>
                </c:pt>
                <c:pt idx="1524" formatCode="0.00E+00">
                  <c:v>1028.78</c:v>
                </c:pt>
                <c:pt idx="1525" formatCode="0.00E+00">
                  <c:v>1027.04</c:v>
                </c:pt>
                <c:pt idx="1526" formatCode="0.00E+00">
                  <c:v>1025.3</c:v>
                </c:pt>
                <c:pt idx="1527" formatCode="0.00E+00">
                  <c:v>1023.57</c:v>
                </c:pt>
                <c:pt idx="1528" formatCode="0.00E+00">
                  <c:v>1021.85</c:v>
                </c:pt>
                <c:pt idx="1529" formatCode="0.00E+00">
                  <c:v>1020.13</c:v>
                </c:pt>
                <c:pt idx="1530" formatCode="0.00E+00">
                  <c:v>1018.42</c:v>
                </c:pt>
                <c:pt idx="1531" formatCode="0.00E+00">
                  <c:v>1016.71</c:v>
                </c:pt>
                <c:pt idx="1532" formatCode="0.00E+00">
                  <c:v>1015.01</c:v>
                </c:pt>
                <c:pt idx="1533" formatCode="0.00E+00">
                  <c:v>1013.31</c:v>
                </c:pt>
                <c:pt idx="1534" formatCode="0.00E+00">
                  <c:v>1011.62</c:v>
                </c:pt>
                <c:pt idx="1535" formatCode="0.00E+00">
                  <c:v>1009.94</c:v>
                </c:pt>
                <c:pt idx="1536" formatCode="0.00E+00">
                  <c:v>1008.26</c:v>
                </c:pt>
                <c:pt idx="1537" formatCode="0.00E+00">
                  <c:v>1006.58</c:v>
                </c:pt>
                <c:pt idx="1538" formatCode="0.00E+00">
                  <c:v>1004.91</c:v>
                </c:pt>
                <c:pt idx="1539" formatCode="0.00E+00">
                  <c:v>1003.25</c:v>
                </c:pt>
                <c:pt idx="1540" formatCode="0.00E+00">
                  <c:v>1001.59</c:v>
                </c:pt>
                <c:pt idx="1541">
                  <c:v>999.93799999999999</c:v>
                </c:pt>
                <c:pt idx="1542">
                  <c:v>998.29100000000005</c:v>
                </c:pt>
                <c:pt idx="1543">
                  <c:v>996.649</c:v>
                </c:pt>
                <c:pt idx="1544">
                  <c:v>995.01199999999994</c:v>
                </c:pt>
                <c:pt idx="1545">
                  <c:v>993.38199999999995</c:v>
                </c:pt>
                <c:pt idx="1546">
                  <c:v>991.75599999999997</c:v>
                </c:pt>
                <c:pt idx="1547">
                  <c:v>990.13599999999997</c:v>
                </c:pt>
                <c:pt idx="1548">
                  <c:v>988.52099999999996</c:v>
                </c:pt>
                <c:pt idx="1549">
                  <c:v>986.91200000000003</c:v>
                </c:pt>
                <c:pt idx="1550">
                  <c:v>985.30799999999999</c:v>
                </c:pt>
                <c:pt idx="1551">
                  <c:v>983.71</c:v>
                </c:pt>
                <c:pt idx="1552">
                  <c:v>982.11599999999999</c:v>
                </c:pt>
                <c:pt idx="1553">
                  <c:v>980.52800000000002</c:v>
                </c:pt>
                <c:pt idx="1554">
                  <c:v>978.94500000000005</c:v>
                </c:pt>
                <c:pt idx="1555">
                  <c:v>977.36800000000005</c:v>
                </c:pt>
                <c:pt idx="1556">
                  <c:v>975.79600000000005</c:v>
                </c:pt>
                <c:pt idx="1557">
                  <c:v>974.22799999999995</c:v>
                </c:pt>
                <c:pt idx="1558">
                  <c:v>972.66600000000005</c:v>
                </c:pt>
                <c:pt idx="1559">
                  <c:v>971.10900000000004</c:v>
                </c:pt>
                <c:pt idx="1560">
                  <c:v>969.55799999999999</c:v>
                </c:pt>
                <c:pt idx="1561">
                  <c:v>968.01199999999994</c:v>
                </c:pt>
                <c:pt idx="1562">
                  <c:v>966.47</c:v>
                </c:pt>
                <c:pt idx="1563">
                  <c:v>964.93399999999997</c:v>
                </c:pt>
                <c:pt idx="1564">
                  <c:v>963.40200000000004</c:v>
                </c:pt>
                <c:pt idx="1565">
                  <c:v>961.87599999999998</c:v>
                </c:pt>
                <c:pt idx="1566">
                  <c:v>960.35599999999999</c:v>
                </c:pt>
                <c:pt idx="1567">
                  <c:v>958.83900000000006</c:v>
                </c:pt>
                <c:pt idx="1568">
                  <c:v>957.32899999999995</c:v>
                </c:pt>
                <c:pt idx="1569">
                  <c:v>955.82299999999998</c:v>
                </c:pt>
                <c:pt idx="1570">
                  <c:v>954.32299999999998</c:v>
                </c:pt>
                <c:pt idx="1571">
                  <c:v>952.827</c:v>
                </c:pt>
                <c:pt idx="1572">
                  <c:v>951.33600000000001</c:v>
                </c:pt>
                <c:pt idx="1573">
                  <c:v>949.851</c:v>
                </c:pt>
                <c:pt idx="1574">
                  <c:v>948.37099999999998</c:v>
                </c:pt>
                <c:pt idx="1575">
                  <c:v>946.89599999999996</c:v>
                </c:pt>
                <c:pt idx="1576">
                  <c:v>945.42499999999995</c:v>
                </c:pt>
                <c:pt idx="1577">
                  <c:v>943.95899999999995</c:v>
                </c:pt>
                <c:pt idx="1578">
                  <c:v>942.49800000000005</c:v>
                </c:pt>
                <c:pt idx="1579">
                  <c:v>941.04200000000003</c:v>
                </c:pt>
                <c:pt idx="1580">
                  <c:v>939.59</c:v>
                </c:pt>
                <c:pt idx="1581">
                  <c:v>938.14400000000001</c:v>
                </c:pt>
                <c:pt idx="1582">
                  <c:v>936.70100000000002</c:v>
                </c:pt>
                <c:pt idx="1583">
                  <c:v>935.26400000000001</c:v>
                </c:pt>
                <c:pt idx="1584">
                  <c:v>933.83100000000002</c:v>
                </c:pt>
                <c:pt idx="1585">
                  <c:v>932.404</c:v>
                </c:pt>
                <c:pt idx="1586">
                  <c:v>930.98</c:v>
                </c:pt>
                <c:pt idx="1587">
                  <c:v>929.56100000000004</c:v>
                </c:pt>
                <c:pt idx="1588">
                  <c:v>928.14700000000005</c:v>
                </c:pt>
                <c:pt idx="1589">
                  <c:v>926.73699999999997</c:v>
                </c:pt>
                <c:pt idx="1590">
                  <c:v>925.33199999999999</c:v>
                </c:pt>
                <c:pt idx="1591">
                  <c:v>923.93100000000004</c:v>
                </c:pt>
                <c:pt idx="1592">
                  <c:v>922.53499999999997</c:v>
                </c:pt>
                <c:pt idx="1593">
                  <c:v>921.14300000000003</c:v>
                </c:pt>
                <c:pt idx="1594">
                  <c:v>919.75599999999997</c:v>
                </c:pt>
                <c:pt idx="1595">
                  <c:v>918.37300000000005</c:v>
                </c:pt>
                <c:pt idx="1596">
                  <c:v>916.995</c:v>
                </c:pt>
                <c:pt idx="1597">
                  <c:v>915.62099999999998</c:v>
                </c:pt>
                <c:pt idx="1598">
                  <c:v>914.25099999999998</c:v>
                </c:pt>
                <c:pt idx="1599">
                  <c:v>912.88599999999997</c:v>
                </c:pt>
                <c:pt idx="1600">
                  <c:v>911.52599999999995</c:v>
                </c:pt>
                <c:pt idx="1601">
                  <c:v>910.16899999999998</c:v>
                </c:pt>
                <c:pt idx="1602">
                  <c:v>908.81700000000001</c:v>
                </c:pt>
                <c:pt idx="1603">
                  <c:v>907.46900000000005</c:v>
                </c:pt>
                <c:pt idx="1604">
                  <c:v>906.125</c:v>
                </c:pt>
                <c:pt idx="1605">
                  <c:v>904.78599999999994</c:v>
                </c:pt>
                <c:pt idx="1606">
                  <c:v>903.45</c:v>
                </c:pt>
                <c:pt idx="1607">
                  <c:v>902.51700000000005</c:v>
                </c:pt>
                <c:pt idx="1608">
                  <c:v>902.51700000000005</c:v>
                </c:pt>
                <c:pt idx="1609">
                  <c:v>800.34799999999996</c:v>
                </c:pt>
                <c:pt idx="1610">
                  <c:v>723.13099999999997</c:v>
                </c:pt>
                <c:pt idx="1611">
                  <c:v>662.43299999999999</c:v>
                </c:pt>
                <c:pt idx="1612">
                  <c:v>614.55100000000004</c:v>
                </c:pt>
                <c:pt idx="1613">
                  <c:v>576.60699999999997</c:v>
                </c:pt>
                <c:pt idx="1614">
                  <c:v>546.35500000000002</c:v>
                </c:pt>
                <c:pt idx="1615">
                  <c:v>522.05999999999995</c:v>
                </c:pt>
                <c:pt idx="1616">
                  <c:v>502.38900000000001</c:v>
                </c:pt>
                <c:pt idx="1617">
                  <c:v>486.33499999999998</c:v>
                </c:pt>
                <c:pt idx="1618">
                  <c:v>473.09</c:v>
                </c:pt>
                <c:pt idx="1619">
                  <c:v>462.04300000000001</c:v>
                </c:pt>
                <c:pt idx="1620">
                  <c:v>452.69299999999998</c:v>
                </c:pt>
                <c:pt idx="1621">
                  <c:v>444.75900000000001</c:v>
                </c:pt>
                <c:pt idx="1622">
                  <c:v>437.93599999999998</c:v>
                </c:pt>
                <c:pt idx="1623">
                  <c:v>432.01400000000001</c:v>
                </c:pt>
                <c:pt idx="1624">
                  <c:v>426.82600000000002</c:v>
                </c:pt>
                <c:pt idx="1625">
                  <c:v>422.23899999999998</c:v>
                </c:pt>
                <c:pt idx="1626">
                  <c:v>418.15</c:v>
                </c:pt>
                <c:pt idx="1627">
                  <c:v>414.47800000000001</c:v>
                </c:pt>
                <c:pt idx="1628">
                  <c:v>411.15600000000001</c:v>
                </c:pt>
                <c:pt idx="1629">
                  <c:v>408.13299999999998</c:v>
                </c:pt>
                <c:pt idx="1630">
                  <c:v>405.36599999999999</c:v>
                </c:pt>
                <c:pt idx="1631">
                  <c:v>402.822</c:v>
                </c:pt>
                <c:pt idx="1632">
                  <c:v>400.47199999999998</c:v>
                </c:pt>
                <c:pt idx="1633">
                  <c:v>398.29500000000002</c:v>
                </c:pt>
                <c:pt idx="1634">
                  <c:v>396.26900000000001</c:v>
                </c:pt>
                <c:pt idx="1635">
                  <c:v>394.38</c:v>
                </c:pt>
                <c:pt idx="1636">
                  <c:v>392.613</c:v>
                </c:pt>
                <c:pt idx="1637">
                  <c:v>390.95800000000003</c:v>
                </c:pt>
                <c:pt idx="1638">
                  <c:v>389.40300000000002</c:v>
                </c:pt>
                <c:pt idx="1639">
                  <c:v>387.94099999999997</c:v>
                </c:pt>
                <c:pt idx="1640">
                  <c:v>386.56299999999999</c:v>
                </c:pt>
                <c:pt idx="1641">
                  <c:v>385.26299999999998</c:v>
                </c:pt>
                <c:pt idx="1642">
                  <c:v>384.036</c:v>
                </c:pt>
                <c:pt idx="1643">
                  <c:v>382.875</c:v>
                </c:pt>
                <c:pt idx="1644">
                  <c:v>381.77600000000001</c:v>
                </c:pt>
                <c:pt idx="1645">
                  <c:v>380.73399999999998</c:v>
                </c:pt>
                <c:pt idx="1646">
                  <c:v>379.74700000000001</c:v>
                </c:pt>
                <c:pt idx="1647">
                  <c:v>378.80900000000003</c:v>
                </c:pt>
                <c:pt idx="1648">
                  <c:v>377.91800000000001</c:v>
                </c:pt>
                <c:pt idx="1649">
                  <c:v>377.072</c:v>
                </c:pt>
                <c:pt idx="1650">
                  <c:v>376.26600000000002</c:v>
                </c:pt>
                <c:pt idx="1651">
                  <c:v>375.49900000000002</c:v>
                </c:pt>
                <c:pt idx="1652">
                  <c:v>374.76900000000001</c:v>
                </c:pt>
                <c:pt idx="1653">
                  <c:v>374.072</c:v>
                </c:pt>
                <c:pt idx="1654">
                  <c:v>373.40800000000002</c:v>
                </c:pt>
                <c:pt idx="1655">
                  <c:v>372.774</c:v>
                </c:pt>
                <c:pt idx="1656">
                  <c:v>372.16899999999998</c:v>
                </c:pt>
                <c:pt idx="1657">
                  <c:v>371.59</c:v>
                </c:pt>
                <c:pt idx="1658">
                  <c:v>371.03699999999998</c:v>
                </c:pt>
                <c:pt idx="1659">
                  <c:v>370.50900000000001</c:v>
                </c:pt>
                <c:pt idx="1660">
                  <c:v>370.00299999999999</c:v>
                </c:pt>
                <c:pt idx="1661">
                  <c:v>369.51799999999997</c:v>
                </c:pt>
                <c:pt idx="1662">
                  <c:v>369.05399999999997</c:v>
                </c:pt>
                <c:pt idx="1663">
                  <c:v>368.61</c:v>
                </c:pt>
                <c:pt idx="1664">
                  <c:v>368.18400000000003</c:v>
                </c:pt>
                <c:pt idx="1665">
                  <c:v>367.77499999999998</c:v>
                </c:pt>
                <c:pt idx="1666">
                  <c:v>367.38299999999998</c:v>
                </c:pt>
                <c:pt idx="1667">
                  <c:v>367.00599999999997</c:v>
                </c:pt>
                <c:pt idx="1668">
                  <c:v>366.64400000000001</c:v>
                </c:pt>
                <c:pt idx="1669">
                  <c:v>366.29599999999999</c:v>
                </c:pt>
                <c:pt idx="1670">
                  <c:v>365.96199999999999</c:v>
                </c:pt>
                <c:pt idx="1671">
                  <c:v>365.64</c:v>
                </c:pt>
                <c:pt idx="1672">
                  <c:v>365.33</c:v>
                </c:pt>
                <c:pt idx="1673">
                  <c:v>365.03100000000001</c:v>
                </c:pt>
                <c:pt idx="1674">
                  <c:v>364.74299999999999</c:v>
                </c:pt>
                <c:pt idx="1675">
                  <c:v>364.46600000000001</c:v>
                </c:pt>
                <c:pt idx="1676">
                  <c:v>364.19799999999998</c:v>
                </c:pt>
                <c:pt idx="1677">
                  <c:v>363.94</c:v>
                </c:pt>
                <c:pt idx="1678">
                  <c:v>363.69</c:v>
                </c:pt>
                <c:pt idx="1679">
                  <c:v>363.60899999999998</c:v>
                </c:pt>
                <c:pt idx="1680">
                  <c:v>363.60899999999998</c:v>
                </c:pt>
                <c:pt idx="1681">
                  <c:v>363.60700000000003</c:v>
                </c:pt>
                <c:pt idx="1682">
                  <c:v>363.60399999999998</c:v>
                </c:pt>
                <c:pt idx="1683">
                  <c:v>363.60199999999998</c:v>
                </c:pt>
                <c:pt idx="1684">
                  <c:v>363.59899999999999</c:v>
                </c:pt>
                <c:pt idx="1685">
                  <c:v>363.59699999999998</c:v>
                </c:pt>
                <c:pt idx="1686">
                  <c:v>363.59399999999999</c:v>
                </c:pt>
                <c:pt idx="1687">
                  <c:v>363.59199999999998</c:v>
                </c:pt>
                <c:pt idx="1688">
                  <c:v>363.59</c:v>
                </c:pt>
                <c:pt idx="1689">
                  <c:v>363.58699999999999</c:v>
                </c:pt>
                <c:pt idx="1690">
                  <c:v>363.58499999999998</c:v>
                </c:pt>
                <c:pt idx="1691">
                  <c:v>363.58199999999999</c:v>
                </c:pt>
                <c:pt idx="1692">
                  <c:v>363.58</c:v>
                </c:pt>
                <c:pt idx="1693">
                  <c:v>363.577</c:v>
                </c:pt>
                <c:pt idx="1694">
                  <c:v>363.57499999999999</c:v>
                </c:pt>
                <c:pt idx="1695">
                  <c:v>363.572</c:v>
                </c:pt>
                <c:pt idx="1696">
                  <c:v>363.57</c:v>
                </c:pt>
                <c:pt idx="1697">
                  <c:v>363.56700000000001</c:v>
                </c:pt>
                <c:pt idx="1698">
                  <c:v>363.565</c:v>
                </c:pt>
                <c:pt idx="1699">
                  <c:v>363.56299999999999</c:v>
                </c:pt>
                <c:pt idx="1700">
                  <c:v>363.56</c:v>
                </c:pt>
                <c:pt idx="1701">
                  <c:v>363.55799999999999</c:v>
                </c:pt>
                <c:pt idx="1702">
                  <c:v>363.55500000000001</c:v>
                </c:pt>
                <c:pt idx="1703">
                  <c:v>363.553</c:v>
                </c:pt>
                <c:pt idx="1704">
                  <c:v>363.55</c:v>
                </c:pt>
                <c:pt idx="1705">
                  <c:v>363.548</c:v>
                </c:pt>
                <c:pt idx="1706">
                  <c:v>363.54500000000002</c:v>
                </c:pt>
                <c:pt idx="1707">
                  <c:v>363.54300000000001</c:v>
                </c:pt>
                <c:pt idx="1708">
                  <c:v>363.54</c:v>
                </c:pt>
                <c:pt idx="1709">
                  <c:v>363.53800000000001</c:v>
                </c:pt>
                <c:pt idx="1710">
                  <c:v>363.536</c:v>
                </c:pt>
                <c:pt idx="1711">
                  <c:v>363.53300000000002</c:v>
                </c:pt>
                <c:pt idx="1712">
                  <c:v>363.53100000000001</c:v>
                </c:pt>
                <c:pt idx="1713">
                  <c:v>363.52800000000002</c:v>
                </c:pt>
                <c:pt idx="1714">
                  <c:v>363.52600000000001</c:v>
                </c:pt>
                <c:pt idx="1715">
                  <c:v>363.52300000000002</c:v>
                </c:pt>
                <c:pt idx="1716">
                  <c:v>363.52100000000002</c:v>
                </c:pt>
                <c:pt idx="1717">
                  <c:v>363.51799999999997</c:v>
                </c:pt>
                <c:pt idx="1718">
                  <c:v>363.51600000000002</c:v>
                </c:pt>
                <c:pt idx="1719">
                  <c:v>363.51400000000001</c:v>
                </c:pt>
                <c:pt idx="1720">
                  <c:v>363.51100000000002</c:v>
                </c:pt>
                <c:pt idx="1721">
                  <c:v>363.50900000000001</c:v>
                </c:pt>
                <c:pt idx="1722">
                  <c:v>363.50599999999997</c:v>
                </c:pt>
                <c:pt idx="1723">
                  <c:v>363.50400000000002</c:v>
                </c:pt>
                <c:pt idx="1724">
                  <c:v>363.50099999999998</c:v>
                </c:pt>
                <c:pt idx="1725">
                  <c:v>363.49900000000002</c:v>
                </c:pt>
                <c:pt idx="1726">
                  <c:v>363.49700000000001</c:v>
                </c:pt>
                <c:pt idx="1727">
                  <c:v>363.49400000000003</c:v>
                </c:pt>
                <c:pt idx="1728">
                  <c:v>363.49200000000002</c:v>
                </c:pt>
                <c:pt idx="1729">
                  <c:v>363.48899999999998</c:v>
                </c:pt>
                <c:pt idx="1730">
                  <c:v>363.48700000000002</c:v>
                </c:pt>
                <c:pt idx="1731">
                  <c:v>363.48399999999998</c:v>
                </c:pt>
                <c:pt idx="1732">
                  <c:v>363.48200000000003</c:v>
                </c:pt>
                <c:pt idx="1733">
                  <c:v>363.48</c:v>
                </c:pt>
                <c:pt idx="1734">
                  <c:v>363.47699999999998</c:v>
                </c:pt>
                <c:pt idx="1735">
                  <c:v>363.47500000000002</c:v>
                </c:pt>
                <c:pt idx="1736">
                  <c:v>363.47199999999998</c:v>
                </c:pt>
                <c:pt idx="1737">
                  <c:v>363.47</c:v>
                </c:pt>
                <c:pt idx="1738">
                  <c:v>363.46699999999998</c:v>
                </c:pt>
                <c:pt idx="1739">
                  <c:v>363.46499999999997</c:v>
                </c:pt>
                <c:pt idx="1740">
                  <c:v>363.46300000000002</c:v>
                </c:pt>
                <c:pt idx="1741">
                  <c:v>363.46</c:v>
                </c:pt>
                <c:pt idx="1742">
                  <c:v>363.45800000000003</c:v>
                </c:pt>
                <c:pt idx="1743">
                  <c:v>363.45499999999998</c:v>
                </c:pt>
                <c:pt idx="1744">
                  <c:v>363.45299999999997</c:v>
                </c:pt>
                <c:pt idx="1745">
                  <c:v>363.45100000000002</c:v>
                </c:pt>
                <c:pt idx="1746">
                  <c:v>363.44799999999998</c:v>
                </c:pt>
                <c:pt idx="1747">
                  <c:v>363.44600000000003</c:v>
                </c:pt>
                <c:pt idx="1748">
                  <c:v>363.44299999999998</c:v>
                </c:pt>
                <c:pt idx="1749">
                  <c:v>363.44099999999997</c:v>
                </c:pt>
                <c:pt idx="1750">
                  <c:v>363.43900000000002</c:v>
                </c:pt>
                <c:pt idx="1751">
                  <c:v>363.43599999999998</c:v>
                </c:pt>
                <c:pt idx="1752">
                  <c:v>363.43400000000003</c:v>
                </c:pt>
                <c:pt idx="1753">
                  <c:v>363.43099999999998</c:v>
                </c:pt>
                <c:pt idx="1754">
                  <c:v>363.42899999999997</c:v>
                </c:pt>
                <c:pt idx="1755">
                  <c:v>363.42599999999999</c:v>
                </c:pt>
                <c:pt idx="1756">
                  <c:v>363.42399999999998</c:v>
                </c:pt>
                <c:pt idx="1757">
                  <c:v>363.42200000000003</c:v>
                </c:pt>
                <c:pt idx="1758">
                  <c:v>363.41899999999998</c:v>
                </c:pt>
                <c:pt idx="1759">
                  <c:v>363.41699999999997</c:v>
                </c:pt>
                <c:pt idx="1760">
                  <c:v>363.41399999999999</c:v>
                </c:pt>
                <c:pt idx="1761">
                  <c:v>363.41199999999998</c:v>
                </c:pt>
                <c:pt idx="1762">
                  <c:v>363.41</c:v>
                </c:pt>
                <c:pt idx="1763">
                  <c:v>363.40699999999998</c:v>
                </c:pt>
                <c:pt idx="1764">
                  <c:v>363.40499999999997</c:v>
                </c:pt>
                <c:pt idx="1765">
                  <c:v>363.40199999999999</c:v>
                </c:pt>
                <c:pt idx="1766">
                  <c:v>363.4</c:v>
                </c:pt>
                <c:pt idx="1767">
                  <c:v>363.39800000000002</c:v>
                </c:pt>
                <c:pt idx="1768">
                  <c:v>363.39499999999998</c:v>
                </c:pt>
                <c:pt idx="1769">
                  <c:v>363.39299999999997</c:v>
                </c:pt>
                <c:pt idx="1770">
                  <c:v>363.39100000000002</c:v>
                </c:pt>
                <c:pt idx="1771">
                  <c:v>363.38799999999998</c:v>
                </c:pt>
                <c:pt idx="1772">
                  <c:v>363.38600000000002</c:v>
                </c:pt>
                <c:pt idx="1773">
                  <c:v>363.38299999999998</c:v>
                </c:pt>
                <c:pt idx="1774">
                  <c:v>363.38099999999997</c:v>
                </c:pt>
                <c:pt idx="1775">
                  <c:v>363.37900000000002</c:v>
                </c:pt>
                <c:pt idx="1776">
                  <c:v>363.37599999999998</c:v>
                </c:pt>
                <c:pt idx="1777">
                  <c:v>363.37400000000002</c:v>
                </c:pt>
                <c:pt idx="1778">
                  <c:v>363.37099999999998</c:v>
                </c:pt>
                <c:pt idx="1779">
                  <c:v>363.36900000000003</c:v>
                </c:pt>
                <c:pt idx="1780">
                  <c:v>363.36700000000002</c:v>
                </c:pt>
                <c:pt idx="1781">
                  <c:v>363.36399999999998</c:v>
                </c:pt>
                <c:pt idx="1782">
                  <c:v>363.36200000000002</c:v>
                </c:pt>
                <c:pt idx="1783">
                  <c:v>363.35899999999998</c:v>
                </c:pt>
                <c:pt idx="1784">
                  <c:v>363.35700000000003</c:v>
                </c:pt>
                <c:pt idx="1785">
                  <c:v>363.35500000000002</c:v>
                </c:pt>
                <c:pt idx="1786">
                  <c:v>363.35199999999998</c:v>
                </c:pt>
                <c:pt idx="1787">
                  <c:v>363.35</c:v>
                </c:pt>
                <c:pt idx="1788">
                  <c:v>363.34800000000001</c:v>
                </c:pt>
                <c:pt idx="1789">
                  <c:v>363.34500000000003</c:v>
                </c:pt>
                <c:pt idx="1790">
                  <c:v>363.34300000000002</c:v>
                </c:pt>
                <c:pt idx="1791">
                  <c:v>363.34</c:v>
                </c:pt>
                <c:pt idx="1792">
                  <c:v>363.33800000000002</c:v>
                </c:pt>
                <c:pt idx="1793">
                  <c:v>363.33600000000001</c:v>
                </c:pt>
                <c:pt idx="1794">
                  <c:v>363.33300000000003</c:v>
                </c:pt>
                <c:pt idx="1795">
                  <c:v>363.33100000000002</c:v>
                </c:pt>
                <c:pt idx="1796">
                  <c:v>363.32900000000001</c:v>
                </c:pt>
                <c:pt idx="1797">
                  <c:v>363.32600000000002</c:v>
                </c:pt>
                <c:pt idx="1798">
                  <c:v>363.32400000000001</c:v>
                </c:pt>
                <c:pt idx="1799">
                  <c:v>363.32100000000003</c:v>
                </c:pt>
                <c:pt idx="1800">
                  <c:v>363.31900000000002</c:v>
                </c:pt>
                <c:pt idx="1801">
                  <c:v>363.31700000000001</c:v>
                </c:pt>
                <c:pt idx="1802">
                  <c:v>363.31400000000002</c:v>
                </c:pt>
                <c:pt idx="1803">
                  <c:v>363.31200000000001</c:v>
                </c:pt>
                <c:pt idx="1804">
                  <c:v>363.31</c:v>
                </c:pt>
                <c:pt idx="1805">
                  <c:v>363.30700000000002</c:v>
                </c:pt>
                <c:pt idx="1806">
                  <c:v>363.30500000000001</c:v>
                </c:pt>
                <c:pt idx="1807">
                  <c:v>363.303</c:v>
                </c:pt>
                <c:pt idx="1808">
                  <c:v>363.3</c:v>
                </c:pt>
                <c:pt idx="1809">
                  <c:v>363.298</c:v>
                </c:pt>
                <c:pt idx="1810">
                  <c:v>363.29500000000002</c:v>
                </c:pt>
                <c:pt idx="1811">
                  <c:v>363.29300000000001</c:v>
                </c:pt>
                <c:pt idx="1812">
                  <c:v>363.291</c:v>
                </c:pt>
                <c:pt idx="1813">
                  <c:v>363.28800000000001</c:v>
                </c:pt>
                <c:pt idx="1814">
                  <c:v>363.286</c:v>
                </c:pt>
                <c:pt idx="1815">
                  <c:v>363.28399999999999</c:v>
                </c:pt>
                <c:pt idx="1816">
                  <c:v>363.28100000000001</c:v>
                </c:pt>
                <c:pt idx="1817">
                  <c:v>363.279</c:v>
                </c:pt>
                <c:pt idx="1818">
                  <c:v>363.27699999999999</c:v>
                </c:pt>
                <c:pt idx="1819">
                  <c:v>363.274</c:v>
                </c:pt>
                <c:pt idx="1820">
                  <c:v>363.27199999999999</c:v>
                </c:pt>
                <c:pt idx="1821">
                  <c:v>363.27</c:v>
                </c:pt>
                <c:pt idx="1822">
                  <c:v>363.267</c:v>
                </c:pt>
                <c:pt idx="1823">
                  <c:v>363.26499999999999</c:v>
                </c:pt>
                <c:pt idx="1824">
                  <c:v>363.262</c:v>
                </c:pt>
                <c:pt idx="1825">
                  <c:v>363.26</c:v>
                </c:pt>
                <c:pt idx="1826">
                  <c:v>363.25799999999998</c:v>
                </c:pt>
                <c:pt idx="1827">
                  <c:v>363.255</c:v>
                </c:pt>
                <c:pt idx="1828">
                  <c:v>363.25299999999999</c:v>
                </c:pt>
                <c:pt idx="1829">
                  <c:v>363.25099999999998</c:v>
                </c:pt>
                <c:pt idx="1830">
                  <c:v>363.24799999999999</c:v>
                </c:pt>
                <c:pt idx="1831">
                  <c:v>363.24599999999998</c:v>
                </c:pt>
                <c:pt idx="1832">
                  <c:v>363.24400000000003</c:v>
                </c:pt>
                <c:pt idx="1833">
                  <c:v>363.24099999999999</c:v>
                </c:pt>
                <c:pt idx="1834">
                  <c:v>363.23899999999998</c:v>
                </c:pt>
                <c:pt idx="1835">
                  <c:v>363.23700000000002</c:v>
                </c:pt>
                <c:pt idx="1836">
                  <c:v>363.23399999999998</c:v>
                </c:pt>
                <c:pt idx="1837">
                  <c:v>363.23200000000003</c:v>
                </c:pt>
                <c:pt idx="1838">
                  <c:v>363.23</c:v>
                </c:pt>
                <c:pt idx="1839">
                  <c:v>363.22699999999998</c:v>
                </c:pt>
                <c:pt idx="1840">
                  <c:v>363.22500000000002</c:v>
                </c:pt>
                <c:pt idx="1841">
                  <c:v>363.22300000000001</c:v>
                </c:pt>
                <c:pt idx="1842">
                  <c:v>363.22</c:v>
                </c:pt>
                <c:pt idx="1843">
                  <c:v>363.21800000000002</c:v>
                </c:pt>
                <c:pt idx="1844">
                  <c:v>363.21600000000001</c:v>
                </c:pt>
                <c:pt idx="1845">
                  <c:v>363.21300000000002</c:v>
                </c:pt>
                <c:pt idx="1846">
                  <c:v>363.21100000000001</c:v>
                </c:pt>
                <c:pt idx="1847">
                  <c:v>363.209</c:v>
                </c:pt>
                <c:pt idx="1848">
                  <c:v>363.20600000000002</c:v>
                </c:pt>
                <c:pt idx="1849">
                  <c:v>363.20400000000001</c:v>
                </c:pt>
                <c:pt idx="1850">
                  <c:v>363.202</c:v>
                </c:pt>
                <c:pt idx="1851">
                  <c:v>363.19900000000001</c:v>
                </c:pt>
                <c:pt idx="1852">
                  <c:v>363.197</c:v>
                </c:pt>
                <c:pt idx="1853">
                  <c:v>363.19499999999999</c:v>
                </c:pt>
                <c:pt idx="1854">
                  <c:v>363.19200000000001</c:v>
                </c:pt>
                <c:pt idx="1855">
                  <c:v>363.19</c:v>
                </c:pt>
                <c:pt idx="1856">
                  <c:v>363.18799999999999</c:v>
                </c:pt>
                <c:pt idx="1857">
                  <c:v>363.185</c:v>
                </c:pt>
                <c:pt idx="1858">
                  <c:v>363.18299999999999</c:v>
                </c:pt>
                <c:pt idx="1859">
                  <c:v>363.18099999999998</c:v>
                </c:pt>
                <c:pt idx="1860">
                  <c:v>363.178</c:v>
                </c:pt>
                <c:pt idx="1861">
                  <c:v>363.17599999999999</c:v>
                </c:pt>
                <c:pt idx="1862">
                  <c:v>363.17399999999998</c:v>
                </c:pt>
                <c:pt idx="1863">
                  <c:v>363.17099999999999</c:v>
                </c:pt>
                <c:pt idx="1864">
                  <c:v>363.16899999999998</c:v>
                </c:pt>
                <c:pt idx="1865">
                  <c:v>363.16699999999997</c:v>
                </c:pt>
                <c:pt idx="1866">
                  <c:v>363.16500000000002</c:v>
                </c:pt>
                <c:pt idx="1867">
                  <c:v>363.16199999999998</c:v>
                </c:pt>
                <c:pt idx="1868">
                  <c:v>363.16</c:v>
                </c:pt>
                <c:pt idx="1869">
                  <c:v>363.15800000000002</c:v>
                </c:pt>
                <c:pt idx="1870">
                  <c:v>363.15499999999997</c:v>
                </c:pt>
                <c:pt idx="1871">
                  <c:v>363.15300000000002</c:v>
                </c:pt>
                <c:pt idx="1872">
                  <c:v>363.15100000000001</c:v>
                </c:pt>
                <c:pt idx="1873">
                  <c:v>363.14800000000002</c:v>
                </c:pt>
                <c:pt idx="1874">
                  <c:v>363.14600000000002</c:v>
                </c:pt>
                <c:pt idx="1875">
                  <c:v>363.14400000000001</c:v>
                </c:pt>
                <c:pt idx="1876">
                  <c:v>363.14100000000002</c:v>
                </c:pt>
                <c:pt idx="1877">
                  <c:v>363.13900000000001</c:v>
                </c:pt>
                <c:pt idx="1878">
                  <c:v>363.137</c:v>
                </c:pt>
                <c:pt idx="1879">
                  <c:v>363.13400000000001</c:v>
                </c:pt>
                <c:pt idx="1880">
                  <c:v>363.13200000000001</c:v>
                </c:pt>
                <c:pt idx="1881">
                  <c:v>363.13</c:v>
                </c:pt>
                <c:pt idx="1882">
                  <c:v>363.12799999999999</c:v>
                </c:pt>
                <c:pt idx="1883">
                  <c:v>363.125</c:v>
                </c:pt>
                <c:pt idx="1884">
                  <c:v>363.12299999999999</c:v>
                </c:pt>
                <c:pt idx="1885">
                  <c:v>363.12099999999998</c:v>
                </c:pt>
                <c:pt idx="1886">
                  <c:v>363.11799999999999</c:v>
                </c:pt>
                <c:pt idx="1887">
                  <c:v>363.11599999999999</c:v>
                </c:pt>
                <c:pt idx="1888">
                  <c:v>363.11399999999998</c:v>
                </c:pt>
                <c:pt idx="1889">
                  <c:v>363.11200000000002</c:v>
                </c:pt>
                <c:pt idx="1890">
                  <c:v>363.10899999999998</c:v>
                </c:pt>
                <c:pt idx="1891">
                  <c:v>363.10700000000003</c:v>
                </c:pt>
                <c:pt idx="1892">
                  <c:v>363.10500000000002</c:v>
                </c:pt>
                <c:pt idx="1893">
                  <c:v>363.10199999999998</c:v>
                </c:pt>
                <c:pt idx="1894">
                  <c:v>363.1</c:v>
                </c:pt>
                <c:pt idx="1895">
                  <c:v>363.09800000000001</c:v>
                </c:pt>
                <c:pt idx="1896">
                  <c:v>363.096</c:v>
                </c:pt>
                <c:pt idx="1897">
                  <c:v>363.09300000000002</c:v>
                </c:pt>
                <c:pt idx="1898">
                  <c:v>363.09100000000001</c:v>
                </c:pt>
                <c:pt idx="1899">
                  <c:v>363.089</c:v>
                </c:pt>
                <c:pt idx="1900">
                  <c:v>363.08600000000001</c:v>
                </c:pt>
                <c:pt idx="1901">
                  <c:v>363.084</c:v>
                </c:pt>
                <c:pt idx="1902">
                  <c:v>363.08199999999999</c:v>
                </c:pt>
                <c:pt idx="1903">
                  <c:v>363.08</c:v>
                </c:pt>
                <c:pt idx="1904">
                  <c:v>363.07799999999997</c:v>
                </c:pt>
                <c:pt idx="1905">
                  <c:v>363.07600000000002</c:v>
                </c:pt>
                <c:pt idx="1906">
                  <c:v>363.07299999999998</c:v>
                </c:pt>
                <c:pt idx="1907">
                  <c:v>363.07100000000003</c:v>
                </c:pt>
                <c:pt idx="1908">
                  <c:v>363.06900000000002</c:v>
                </c:pt>
                <c:pt idx="1909">
                  <c:v>363.06700000000001</c:v>
                </c:pt>
                <c:pt idx="1910">
                  <c:v>363.06599999999997</c:v>
                </c:pt>
                <c:pt idx="1911">
                  <c:v>363.06400000000002</c:v>
                </c:pt>
                <c:pt idx="1912">
                  <c:v>363.06200000000001</c:v>
                </c:pt>
                <c:pt idx="1913">
                  <c:v>363.06099999999998</c:v>
                </c:pt>
                <c:pt idx="1914">
                  <c:v>363.06</c:v>
                </c:pt>
                <c:pt idx="1915">
                  <c:v>363.05900000000003</c:v>
                </c:pt>
                <c:pt idx="1916">
                  <c:v>363.05799999999999</c:v>
                </c:pt>
                <c:pt idx="1917">
                  <c:v>363.05799999999999</c:v>
                </c:pt>
                <c:pt idx="1918">
                  <c:v>363.05799999999999</c:v>
                </c:pt>
                <c:pt idx="1919">
                  <c:v>363.05900000000003</c:v>
                </c:pt>
                <c:pt idx="1920">
                  <c:v>363.06099999999998</c:v>
                </c:pt>
                <c:pt idx="1921">
                  <c:v>363.06299999999999</c:v>
                </c:pt>
                <c:pt idx="1922">
                  <c:v>363.065</c:v>
                </c:pt>
                <c:pt idx="1923">
                  <c:v>363.06799999999998</c:v>
                </c:pt>
                <c:pt idx="1924">
                  <c:v>363.07100000000003</c:v>
                </c:pt>
                <c:pt idx="1925">
                  <c:v>363.07400000000001</c:v>
                </c:pt>
                <c:pt idx="1926">
                  <c:v>363.07799999999997</c:v>
                </c:pt>
                <c:pt idx="1927">
                  <c:v>363.08100000000002</c:v>
                </c:pt>
                <c:pt idx="1928">
                  <c:v>363.084</c:v>
                </c:pt>
                <c:pt idx="1929">
                  <c:v>363.08600000000001</c:v>
                </c:pt>
                <c:pt idx="1930">
                  <c:v>363.089</c:v>
                </c:pt>
                <c:pt idx="1931">
                  <c:v>363.09199999999998</c:v>
                </c:pt>
                <c:pt idx="1932">
                  <c:v>363.09500000000003</c:v>
                </c:pt>
                <c:pt idx="1933">
                  <c:v>363.1</c:v>
                </c:pt>
                <c:pt idx="1934">
                  <c:v>363.10500000000002</c:v>
                </c:pt>
                <c:pt idx="1935">
                  <c:v>363.11200000000002</c:v>
                </c:pt>
                <c:pt idx="1936">
                  <c:v>363.12099999999998</c:v>
                </c:pt>
                <c:pt idx="1937">
                  <c:v>363.13200000000001</c:v>
                </c:pt>
                <c:pt idx="1938">
                  <c:v>363.14699999999999</c:v>
                </c:pt>
                <c:pt idx="1939">
                  <c:v>363.166</c:v>
                </c:pt>
                <c:pt idx="1940">
                  <c:v>363.18900000000002</c:v>
                </c:pt>
                <c:pt idx="1941">
                  <c:v>363.21800000000002</c:v>
                </c:pt>
                <c:pt idx="1942">
                  <c:v>363.25700000000001</c:v>
                </c:pt>
                <c:pt idx="1943">
                  <c:v>363.30599999999998</c:v>
                </c:pt>
                <c:pt idx="1944">
                  <c:v>363.363</c:v>
                </c:pt>
                <c:pt idx="1945">
                  <c:v>363.42899999999997</c:v>
                </c:pt>
                <c:pt idx="1946">
                  <c:v>363.50200000000001</c:v>
                </c:pt>
                <c:pt idx="1947">
                  <c:v>363.58199999999999</c:v>
                </c:pt>
                <c:pt idx="1948">
                  <c:v>363.66699999999997</c:v>
                </c:pt>
                <c:pt idx="1949">
                  <c:v>363.75700000000001</c:v>
                </c:pt>
                <c:pt idx="1950">
                  <c:v>363.85</c:v>
                </c:pt>
                <c:pt idx="1951">
                  <c:v>363.94</c:v>
                </c:pt>
                <c:pt idx="1952">
                  <c:v>364.02100000000002</c:v>
                </c:pt>
                <c:pt idx="1953">
                  <c:v>364.09300000000002</c:v>
                </c:pt>
                <c:pt idx="1954">
                  <c:v>364.15899999999999</c:v>
                </c:pt>
                <c:pt idx="1955">
                  <c:v>364.21899999999999</c:v>
                </c:pt>
                <c:pt idx="1956">
                  <c:v>364.279</c:v>
                </c:pt>
                <c:pt idx="1957">
                  <c:v>364.34</c:v>
                </c:pt>
                <c:pt idx="1958">
                  <c:v>364.40600000000001</c:v>
                </c:pt>
                <c:pt idx="1959">
                  <c:v>364.47899999999998</c:v>
                </c:pt>
                <c:pt idx="1960">
                  <c:v>364.56200000000001</c:v>
                </c:pt>
                <c:pt idx="1961">
                  <c:v>364.66199999999998</c:v>
                </c:pt>
                <c:pt idx="1962">
                  <c:v>364.78699999999998</c:v>
                </c:pt>
                <c:pt idx="1963">
                  <c:v>364.94200000000001</c:v>
                </c:pt>
                <c:pt idx="1964">
                  <c:v>365.12900000000002</c:v>
                </c:pt>
                <c:pt idx="1965">
                  <c:v>365.35300000000001</c:v>
                </c:pt>
                <c:pt idx="1966">
                  <c:v>365.68</c:v>
                </c:pt>
                <c:pt idx="1967">
                  <c:v>366.149</c:v>
                </c:pt>
                <c:pt idx="1968">
                  <c:v>366.73099999999999</c:v>
                </c:pt>
                <c:pt idx="1969">
                  <c:v>367.50799999999998</c:v>
                </c:pt>
                <c:pt idx="1970">
                  <c:v>368.38600000000002</c:v>
                </c:pt>
                <c:pt idx="1971">
                  <c:v>369.238</c:v>
                </c:pt>
                <c:pt idx="1972">
                  <c:v>369.99799999999999</c:v>
                </c:pt>
                <c:pt idx="1973">
                  <c:v>370.65199999999999</c:v>
                </c:pt>
                <c:pt idx="1974">
                  <c:v>371.21100000000001</c:v>
                </c:pt>
                <c:pt idx="1975">
                  <c:v>371.69600000000003</c:v>
                </c:pt>
                <c:pt idx="1976">
                  <c:v>372.13099999999997</c:v>
                </c:pt>
                <c:pt idx="1977">
                  <c:v>372.53699999999998</c:v>
                </c:pt>
                <c:pt idx="1978">
                  <c:v>372.93</c:v>
                </c:pt>
                <c:pt idx="1979">
                  <c:v>373.322</c:v>
                </c:pt>
                <c:pt idx="1980">
                  <c:v>373.72699999999998</c:v>
                </c:pt>
                <c:pt idx="1981">
                  <c:v>374.19799999999998</c:v>
                </c:pt>
                <c:pt idx="1982">
                  <c:v>374.774</c:v>
                </c:pt>
                <c:pt idx="1983">
                  <c:v>375.476</c:v>
                </c:pt>
                <c:pt idx="1984">
                  <c:v>376.31599999999997</c:v>
                </c:pt>
                <c:pt idx="1985">
                  <c:v>377.32299999999998</c:v>
                </c:pt>
                <c:pt idx="1986">
                  <c:v>378.61599999999999</c:v>
                </c:pt>
                <c:pt idx="1987">
                  <c:v>380.24299999999999</c:v>
                </c:pt>
                <c:pt idx="1988">
                  <c:v>382.19299999999998</c:v>
                </c:pt>
                <c:pt idx="1989">
                  <c:v>384.43</c:v>
                </c:pt>
                <c:pt idx="1990">
                  <c:v>386.92399999999998</c:v>
                </c:pt>
                <c:pt idx="1991">
                  <c:v>389.65800000000002</c:v>
                </c:pt>
                <c:pt idx="1992">
                  <c:v>392.59399999999999</c:v>
                </c:pt>
                <c:pt idx="1993">
                  <c:v>395.685</c:v>
                </c:pt>
                <c:pt idx="1994">
                  <c:v>398.892</c:v>
                </c:pt>
                <c:pt idx="1995">
                  <c:v>402.11500000000001</c:v>
                </c:pt>
                <c:pt idx="1996">
                  <c:v>405.03699999999998</c:v>
                </c:pt>
                <c:pt idx="1997">
                  <c:v>407.55</c:v>
                </c:pt>
                <c:pt idx="1998">
                  <c:v>409.66500000000002</c:v>
                </c:pt>
                <c:pt idx="1999">
                  <c:v>411.43700000000001</c:v>
                </c:pt>
                <c:pt idx="2000">
                  <c:v>412.93900000000002</c:v>
                </c:pt>
                <c:pt idx="2001">
                  <c:v>414.25400000000002</c:v>
                </c:pt>
                <c:pt idx="2002">
                  <c:v>415.42700000000002</c:v>
                </c:pt>
                <c:pt idx="2003">
                  <c:v>416.48399999999998</c:v>
                </c:pt>
                <c:pt idx="2004">
                  <c:v>417.44400000000002</c:v>
                </c:pt>
                <c:pt idx="2005">
                  <c:v>418.36900000000003</c:v>
                </c:pt>
                <c:pt idx="2006">
                  <c:v>419.42200000000003</c:v>
                </c:pt>
                <c:pt idx="2007">
                  <c:v>420.68700000000001</c:v>
                </c:pt>
                <c:pt idx="2008">
                  <c:v>422.18</c:v>
                </c:pt>
                <c:pt idx="2009">
                  <c:v>423.90600000000001</c:v>
                </c:pt>
                <c:pt idx="2010">
                  <c:v>425.95800000000003</c:v>
                </c:pt>
                <c:pt idx="2011">
                  <c:v>428.54899999999998</c:v>
                </c:pt>
                <c:pt idx="2012">
                  <c:v>431.73</c:v>
                </c:pt>
                <c:pt idx="2013">
                  <c:v>435.39</c:v>
                </c:pt>
                <c:pt idx="2014">
                  <c:v>439.52199999999999</c:v>
                </c:pt>
                <c:pt idx="2015">
                  <c:v>444.11500000000001</c:v>
                </c:pt>
                <c:pt idx="2016">
                  <c:v>449.142</c:v>
                </c:pt>
                <c:pt idx="2017">
                  <c:v>454.52699999999999</c:v>
                </c:pt>
                <c:pt idx="2018">
                  <c:v>460.26299999999998</c:v>
                </c:pt>
                <c:pt idx="2019">
                  <c:v>466.21</c:v>
                </c:pt>
                <c:pt idx="2020">
                  <c:v>472.02</c:v>
                </c:pt>
                <c:pt idx="2021">
                  <c:v>477.17599999999999</c:v>
                </c:pt>
                <c:pt idx="2022">
                  <c:v>481.58199999999999</c:v>
                </c:pt>
                <c:pt idx="2023">
                  <c:v>485.29399999999998</c:v>
                </c:pt>
                <c:pt idx="2024">
                  <c:v>488.38799999999998</c:v>
                </c:pt>
                <c:pt idx="2025">
                  <c:v>491.041</c:v>
                </c:pt>
                <c:pt idx="2026">
                  <c:v>493.44299999999998</c:v>
                </c:pt>
                <c:pt idx="2027">
                  <c:v>495.71</c:v>
                </c:pt>
                <c:pt idx="2028">
                  <c:v>497.94299999999998</c:v>
                </c:pt>
                <c:pt idx="2029">
                  <c:v>500.17500000000001</c:v>
                </c:pt>
                <c:pt idx="2030">
                  <c:v>502.62900000000002</c:v>
                </c:pt>
                <c:pt idx="2031">
                  <c:v>505.62299999999999</c:v>
                </c:pt>
                <c:pt idx="2032">
                  <c:v>509.30399999999997</c:v>
                </c:pt>
                <c:pt idx="2033">
                  <c:v>513.71799999999996</c:v>
                </c:pt>
                <c:pt idx="2034">
                  <c:v>518.88800000000003</c:v>
                </c:pt>
                <c:pt idx="2035">
                  <c:v>525.18100000000004</c:v>
                </c:pt>
                <c:pt idx="2036">
                  <c:v>532.95399999999995</c:v>
                </c:pt>
                <c:pt idx="2037">
                  <c:v>542.20100000000002</c:v>
                </c:pt>
                <c:pt idx="2038">
                  <c:v>552.77499999999998</c:v>
                </c:pt>
                <c:pt idx="2039">
                  <c:v>564.55700000000002</c:v>
                </c:pt>
                <c:pt idx="2040">
                  <c:v>577.48299999999995</c:v>
                </c:pt>
                <c:pt idx="2041">
                  <c:v>591.35900000000004</c:v>
                </c:pt>
                <c:pt idx="2042">
                  <c:v>606.00400000000002</c:v>
                </c:pt>
                <c:pt idx="2043">
                  <c:v>621.245</c:v>
                </c:pt>
                <c:pt idx="2044">
                  <c:v>636.87800000000004</c:v>
                </c:pt>
                <c:pt idx="2045">
                  <c:v>651.83799999999997</c:v>
                </c:pt>
                <c:pt idx="2046">
                  <c:v>665.173</c:v>
                </c:pt>
                <c:pt idx="2047">
                  <c:v>676.88800000000003</c:v>
                </c:pt>
                <c:pt idx="2048">
                  <c:v>687.22400000000005</c:v>
                </c:pt>
                <c:pt idx="2049">
                  <c:v>696.47699999999998</c:v>
                </c:pt>
                <c:pt idx="2050">
                  <c:v>704.95799999999997</c:v>
                </c:pt>
                <c:pt idx="2051">
                  <c:v>712.87099999999998</c:v>
                </c:pt>
                <c:pt idx="2052">
                  <c:v>720.33</c:v>
                </c:pt>
                <c:pt idx="2053">
                  <c:v>727.40499999999997</c:v>
                </c:pt>
                <c:pt idx="2054">
                  <c:v>734.15700000000004</c:v>
                </c:pt>
                <c:pt idx="2055">
                  <c:v>741.13199999999995</c:v>
                </c:pt>
                <c:pt idx="2056">
                  <c:v>748.70899999999995</c:v>
                </c:pt>
                <c:pt idx="2057">
                  <c:v>756.96100000000001</c:v>
                </c:pt>
                <c:pt idx="2058">
                  <c:v>765.83799999999997</c:v>
                </c:pt>
                <c:pt idx="2059">
                  <c:v>775.30499999999995</c:v>
                </c:pt>
                <c:pt idx="2060">
                  <c:v>785.73699999999997</c:v>
                </c:pt>
                <c:pt idx="2061">
                  <c:v>797.26199999999994</c:v>
                </c:pt>
                <c:pt idx="2062">
                  <c:v>809.80100000000004</c:v>
                </c:pt>
                <c:pt idx="2063">
                  <c:v>823.19100000000003</c:v>
                </c:pt>
                <c:pt idx="2064">
                  <c:v>837.41099999999994</c:v>
                </c:pt>
                <c:pt idx="2065">
                  <c:v>852.47299999999996</c:v>
                </c:pt>
                <c:pt idx="2066">
                  <c:v>868.18399999999997</c:v>
                </c:pt>
                <c:pt idx="2067">
                  <c:v>884.346</c:v>
                </c:pt>
                <c:pt idx="2068">
                  <c:v>900.78499999999997</c:v>
                </c:pt>
                <c:pt idx="2069">
                  <c:v>917.26099999999997</c:v>
                </c:pt>
                <c:pt idx="2070">
                  <c:v>932.74199999999996</c:v>
                </c:pt>
                <c:pt idx="2071">
                  <c:v>946.86400000000003</c:v>
                </c:pt>
                <c:pt idx="2072">
                  <c:v>959.71400000000006</c:v>
                </c:pt>
                <c:pt idx="2073">
                  <c:v>971.49400000000003</c:v>
                </c:pt>
                <c:pt idx="2074">
                  <c:v>982.4</c:v>
                </c:pt>
                <c:pt idx="2075">
                  <c:v>992.61</c:v>
                </c:pt>
                <c:pt idx="2076" formatCode="0.00E+00">
                  <c:v>1002.21</c:v>
                </c:pt>
                <c:pt idx="2077" formatCode="0.00E+00">
                  <c:v>1011.25</c:v>
                </c:pt>
                <c:pt idx="2078" formatCode="0.00E+00">
                  <c:v>1019.77</c:v>
                </c:pt>
                <c:pt idx="2079" formatCode="0.00E+00">
                  <c:v>1027.8599999999999</c:v>
                </c:pt>
                <c:pt idx="2080" formatCode="0.00E+00">
                  <c:v>1035.97</c:v>
                </c:pt>
                <c:pt idx="2081" formatCode="0.00E+00">
                  <c:v>1044.27</c:v>
                </c:pt>
                <c:pt idx="2082" formatCode="0.00E+00">
                  <c:v>1052.75</c:v>
                </c:pt>
                <c:pt idx="2083" formatCode="0.00E+00">
                  <c:v>1061.3499999999999</c:v>
                </c:pt>
                <c:pt idx="2084" formatCode="0.00E+00">
                  <c:v>1070.07</c:v>
                </c:pt>
                <c:pt idx="2085" formatCode="0.00E+00">
                  <c:v>1079.1300000000001</c:v>
                </c:pt>
                <c:pt idx="2086" formatCode="0.00E+00">
                  <c:v>1088.55</c:v>
                </c:pt>
                <c:pt idx="2087" formatCode="0.00E+00">
                  <c:v>1098.29</c:v>
                </c:pt>
                <c:pt idx="2088" formatCode="0.00E+00">
                  <c:v>1108.26</c:v>
                </c:pt>
                <c:pt idx="2089" formatCode="0.00E+00">
                  <c:v>1118.3699999999999</c:v>
                </c:pt>
                <c:pt idx="2090" formatCode="0.00E+00">
                  <c:v>1128.58</c:v>
                </c:pt>
                <c:pt idx="2091" formatCode="0.00E+00">
                  <c:v>1138.83</c:v>
                </c:pt>
                <c:pt idx="2092" formatCode="0.00E+00">
                  <c:v>1149.03</c:v>
                </c:pt>
                <c:pt idx="2093" formatCode="0.00E+00">
                  <c:v>1159.1400000000001</c:v>
                </c:pt>
                <c:pt idx="2094" formatCode="0.00E+00">
                  <c:v>1168.99</c:v>
                </c:pt>
                <c:pt idx="2095" formatCode="0.00E+00">
                  <c:v>1178</c:v>
                </c:pt>
                <c:pt idx="2096" formatCode="0.00E+00">
                  <c:v>1186.1500000000001</c:v>
                </c:pt>
                <c:pt idx="2097" formatCode="0.00E+00">
                  <c:v>1193.53</c:v>
                </c:pt>
                <c:pt idx="2098" formatCode="0.00E+00">
                  <c:v>1200.28</c:v>
                </c:pt>
                <c:pt idx="2099" formatCode="0.00E+00">
                  <c:v>1206.5</c:v>
                </c:pt>
                <c:pt idx="2100" formatCode="0.00E+00">
                  <c:v>1212.3</c:v>
                </c:pt>
                <c:pt idx="2101" formatCode="0.00E+00">
                  <c:v>1217.7</c:v>
                </c:pt>
                <c:pt idx="2102" formatCode="0.00E+00">
                  <c:v>1222.72</c:v>
                </c:pt>
                <c:pt idx="2103" formatCode="0.00E+00">
                  <c:v>1227.3699999999999</c:v>
                </c:pt>
                <c:pt idx="2104" formatCode="0.00E+00">
                  <c:v>1231.79</c:v>
                </c:pt>
                <c:pt idx="2105" formatCode="0.00E+00">
                  <c:v>1236.1500000000001</c:v>
                </c:pt>
                <c:pt idx="2106" formatCode="0.00E+00">
                  <c:v>1240.53</c:v>
                </c:pt>
                <c:pt idx="2107" formatCode="0.00E+00">
                  <c:v>1244.9000000000001</c:v>
                </c:pt>
                <c:pt idx="2108" formatCode="0.00E+00">
                  <c:v>1249.24</c:v>
                </c:pt>
                <c:pt idx="2109" formatCode="0.00E+00">
                  <c:v>1253.56</c:v>
                </c:pt>
                <c:pt idx="2110" formatCode="0.00E+00">
                  <c:v>1257.96</c:v>
                </c:pt>
                <c:pt idx="2111" formatCode="0.00E+00">
                  <c:v>1262.43</c:v>
                </c:pt>
                <c:pt idx="2112" formatCode="0.00E+00">
                  <c:v>1266.96</c:v>
                </c:pt>
                <c:pt idx="2113" formatCode="0.00E+00">
                  <c:v>1271.5</c:v>
                </c:pt>
                <c:pt idx="2114" formatCode="0.00E+00">
                  <c:v>1276.03</c:v>
                </c:pt>
                <c:pt idx="2115" formatCode="0.00E+00">
                  <c:v>1280.5</c:v>
                </c:pt>
                <c:pt idx="2116" formatCode="0.00E+00">
                  <c:v>1284.8800000000001</c:v>
                </c:pt>
                <c:pt idx="2117" formatCode="0.00E+00">
                  <c:v>1289.17</c:v>
                </c:pt>
                <c:pt idx="2118" formatCode="0.00E+00">
                  <c:v>1293.3599999999999</c:v>
                </c:pt>
                <c:pt idx="2119" formatCode="0.00E+00">
                  <c:v>1297.28</c:v>
                </c:pt>
                <c:pt idx="2120" formatCode="0.00E+00">
                  <c:v>1300.77</c:v>
                </c:pt>
                <c:pt idx="2121" formatCode="0.00E+00">
                  <c:v>1303.8399999999999</c:v>
                </c:pt>
                <c:pt idx="2122" formatCode="0.00E+00">
                  <c:v>1306.57</c:v>
                </c:pt>
                <c:pt idx="2123" formatCode="0.00E+00">
                  <c:v>1309.01</c:v>
                </c:pt>
                <c:pt idx="2124" formatCode="0.00E+00">
                  <c:v>1311.23</c:v>
                </c:pt>
                <c:pt idx="2125" formatCode="0.00E+00">
                  <c:v>1313.24</c:v>
                </c:pt>
                <c:pt idx="2126" formatCode="0.00E+00">
                  <c:v>1315.05</c:v>
                </c:pt>
                <c:pt idx="2127" formatCode="0.00E+00">
                  <c:v>1316.69</c:v>
                </c:pt>
                <c:pt idx="2128" formatCode="0.00E+00">
                  <c:v>1318.17</c:v>
                </c:pt>
                <c:pt idx="2129" formatCode="0.00E+00">
                  <c:v>1319.56</c:v>
                </c:pt>
                <c:pt idx="2130" formatCode="0.00E+00">
                  <c:v>1320.94</c:v>
                </c:pt>
                <c:pt idx="2131" formatCode="0.00E+00">
                  <c:v>1322.31</c:v>
                </c:pt>
                <c:pt idx="2132" formatCode="0.00E+00">
                  <c:v>1323.64</c:v>
                </c:pt>
                <c:pt idx="2133" formatCode="0.00E+00">
                  <c:v>1324.93</c:v>
                </c:pt>
                <c:pt idx="2134" formatCode="0.00E+00">
                  <c:v>1326.2</c:v>
                </c:pt>
                <c:pt idx="2135" formatCode="0.00E+00">
                  <c:v>1327.47</c:v>
                </c:pt>
                <c:pt idx="2136" formatCode="0.00E+00">
                  <c:v>1328.75</c:v>
                </c:pt>
                <c:pt idx="2137" formatCode="0.00E+00">
                  <c:v>1330.01</c:v>
                </c:pt>
                <c:pt idx="2138" formatCode="0.00E+00">
                  <c:v>1331.25</c:v>
                </c:pt>
                <c:pt idx="2139" formatCode="0.00E+00">
                  <c:v>1332.45</c:v>
                </c:pt>
                <c:pt idx="2140" formatCode="0.00E+00">
                  <c:v>1333.6</c:v>
                </c:pt>
                <c:pt idx="2141" formatCode="0.00E+00">
                  <c:v>1334.69</c:v>
                </c:pt>
                <c:pt idx="2142" formatCode="0.00E+00">
                  <c:v>1335.73</c:v>
                </c:pt>
                <c:pt idx="2143" formatCode="0.00E+00">
                  <c:v>1336.69</c:v>
                </c:pt>
                <c:pt idx="2144" formatCode="0.00E+00">
                  <c:v>1337.5</c:v>
                </c:pt>
                <c:pt idx="2145" formatCode="0.00E+00">
                  <c:v>1338.12</c:v>
                </c:pt>
                <c:pt idx="2146" formatCode="0.00E+00">
                  <c:v>1338.57</c:v>
                </c:pt>
                <c:pt idx="2147" formatCode="0.00E+00">
                  <c:v>1338.88</c:v>
                </c:pt>
                <c:pt idx="2148" formatCode="0.00E+00">
                  <c:v>1339.06</c:v>
                </c:pt>
                <c:pt idx="2149" formatCode="0.00E+00">
                  <c:v>1339.13</c:v>
                </c:pt>
                <c:pt idx="2150" formatCode="0.00E+00">
                  <c:v>1339.1</c:v>
                </c:pt>
                <c:pt idx="2151" formatCode="0.00E+00">
                  <c:v>1338.97</c:v>
                </c:pt>
                <c:pt idx="2152" formatCode="0.00E+00">
                  <c:v>1338.74</c:v>
                </c:pt>
                <c:pt idx="2153" formatCode="0.00E+00">
                  <c:v>1338.42</c:v>
                </c:pt>
                <c:pt idx="2154" formatCode="0.00E+00">
                  <c:v>1338.06</c:v>
                </c:pt>
                <c:pt idx="2155" formatCode="0.00E+00">
                  <c:v>1337.66</c:v>
                </c:pt>
                <c:pt idx="2156" formatCode="0.00E+00">
                  <c:v>1337.22</c:v>
                </c:pt>
                <c:pt idx="2157" formatCode="0.00E+00">
                  <c:v>1336.73</c:v>
                </c:pt>
                <c:pt idx="2158" formatCode="0.00E+00">
                  <c:v>1336.19</c:v>
                </c:pt>
                <c:pt idx="2159" formatCode="0.00E+00">
                  <c:v>1335.6</c:v>
                </c:pt>
                <c:pt idx="2160" formatCode="0.00E+00">
                  <c:v>1334.97</c:v>
                </c:pt>
                <c:pt idx="2161" formatCode="0.00E+00">
                  <c:v>1334.3</c:v>
                </c:pt>
                <c:pt idx="2162" formatCode="0.00E+00">
                  <c:v>1333.59</c:v>
                </c:pt>
                <c:pt idx="2163" formatCode="0.00E+00">
                  <c:v>1332.84</c:v>
                </c:pt>
                <c:pt idx="2164" formatCode="0.00E+00">
                  <c:v>1332.05</c:v>
                </c:pt>
                <c:pt idx="2165" formatCode="0.00E+00">
                  <c:v>1331.23</c:v>
                </c:pt>
                <c:pt idx="2166" formatCode="0.00E+00">
                  <c:v>1330.38</c:v>
                </c:pt>
                <c:pt idx="2167" formatCode="0.00E+00">
                  <c:v>1329.49</c:v>
                </c:pt>
                <c:pt idx="2168" formatCode="0.00E+00">
                  <c:v>1328.57</c:v>
                </c:pt>
                <c:pt idx="2169" formatCode="0.00E+00">
                  <c:v>1327.62</c:v>
                </c:pt>
                <c:pt idx="2170" formatCode="0.00E+00">
                  <c:v>1326.65</c:v>
                </c:pt>
                <c:pt idx="2171" formatCode="0.00E+00">
                  <c:v>1325.65</c:v>
                </c:pt>
                <c:pt idx="2172" formatCode="0.00E+00">
                  <c:v>1324.62</c:v>
                </c:pt>
                <c:pt idx="2173" formatCode="0.00E+00">
                  <c:v>1323.56</c:v>
                </c:pt>
                <c:pt idx="2174" formatCode="0.00E+00">
                  <c:v>1322.49</c:v>
                </c:pt>
                <c:pt idx="2175" formatCode="0.00E+00">
                  <c:v>1321.39</c:v>
                </c:pt>
                <c:pt idx="2176" formatCode="0.00E+00">
                  <c:v>1320.26</c:v>
                </c:pt>
                <c:pt idx="2177" formatCode="0.00E+00">
                  <c:v>1319.12</c:v>
                </c:pt>
                <c:pt idx="2178" formatCode="0.00E+00">
                  <c:v>1317.96</c:v>
                </c:pt>
                <c:pt idx="2179" formatCode="0.00E+00">
                  <c:v>1316.78</c:v>
                </c:pt>
                <c:pt idx="2180" formatCode="0.00E+00">
                  <c:v>1315.58</c:v>
                </c:pt>
                <c:pt idx="2181" formatCode="0.00E+00">
                  <c:v>1314.36</c:v>
                </c:pt>
                <c:pt idx="2182" formatCode="0.00E+00">
                  <c:v>1313.12</c:v>
                </c:pt>
                <c:pt idx="2183" formatCode="0.00E+00">
                  <c:v>1311.87</c:v>
                </c:pt>
                <c:pt idx="2184" formatCode="0.00E+00">
                  <c:v>1310.6099999999999</c:v>
                </c:pt>
                <c:pt idx="2185" formatCode="0.00E+00">
                  <c:v>1309.33</c:v>
                </c:pt>
                <c:pt idx="2186" formatCode="0.00E+00">
                  <c:v>1308.03</c:v>
                </c:pt>
                <c:pt idx="2187" formatCode="0.00E+00">
                  <c:v>1306.72</c:v>
                </c:pt>
                <c:pt idx="2188" formatCode="0.00E+00">
                  <c:v>1305.4000000000001</c:v>
                </c:pt>
                <c:pt idx="2189" formatCode="0.00E+00">
                  <c:v>1304.07</c:v>
                </c:pt>
                <c:pt idx="2190" formatCode="0.00E+00">
                  <c:v>1302.72</c:v>
                </c:pt>
                <c:pt idx="2191" formatCode="0.00E+00">
                  <c:v>1301.3599999999999</c:v>
                </c:pt>
                <c:pt idx="2192" formatCode="0.00E+00">
                  <c:v>1299.99</c:v>
                </c:pt>
                <c:pt idx="2193" formatCode="0.00E+00">
                  <c:v>1298.6199999999999</c:v>
                </c:pt>
                <c:pt idx="2194" formatCode="0.00E+00">
                  <c:v>1297.23</c:v>
                </c:pt>
                <c:pt idx="2195" formatCode="0.00E+00">
                  <c:v>1295.83</c:v>
                </c:pt>
                <c:pt idx="2196" formatCode="0.00E+00">
                  <c:v>1294.43</c:v>
                </c:pt>
                <c:pt idx="2197" formatCode="0.00E+00">
                  <c:v>1293.01</c:v>
                </c:pt>
                <c:pt idx="2198" formatCode="0.00E+00">
                  <c:v>1291.5899999999999</c:v>
                </c:pt>
                <c:pt idx="2199" formatCode="0.00E+00">
                  <c:v>1290.1600000000001</c:v>
                </c:pt>
                <c:pt idx="2200" formatCode="0.00E+00">
                  <c:v>1288.72</c:v>
                </c:pt>
                <c:pt idx="2201" formatCode="0.00E+00">
                  <c:v>1287.28</c:v>
                </c:pt>
                <c:pt idx="2202" formatCode="0.00E+00">
                  <c:v>1285.82</c:v>
                </c:pt>
                <c:pt idx="2203" formatCode="0.00E+00">
                  <c:v>1284.3699999999999</c:v>
                </c:pt>
                <c:pt idx="2204" formatCode="0.00E+00">
                  <c:v>1282.9000000000001</c:v>
                </c:pt>
                <c:pt idx="2205" formatCode="0.00E+00">
                  <c:v>1281.43</c:v>
                </c:pt>
                <c:pt idx="2206" formatCode="0.00E+00">
                  <c:v>1279.96</c:v>
                </c:pt>
                <c:pt idx="2207" formatCode="0.00E+00">
                  <c:v>1278.48</c:v>
                </c:pt>
                <c:pt idx="2208" formatCode="0.00E+00">
                  <c:v>1277</c:v>
                </c:pt>
                <c:pt idx="2209" formatCode="0.00E+00">
                  <c:v>1275.51</c:v>
                </c:pt>
                <c:pt idx="2210" formatCode="0.00E+00">
                  <c:v>1274.01</c:v>
                </c:pt>
                <c:pt idx="2211" formatCode="0.00E+00">
                  <c:v>1272.52</c:v>
                </c:pt>
                <c:pt idx="2212" formatCode="0.00E+00">
                  <c:v>1271.02</c:v>
                </c:pt>
                <c:pt idx="2213" formatCode="0.00E+00">
                  <c:v>1269.51</c:v>
                </c:pt>
                <c:pt idx="2214" formatCode="0.00E+00">
                  <c:v>1268.01</c:v>
                </c:pt>
                <c:pt idx="2215" formatCode="0.00E+00">
                  <c:v>1266.5</c:v>
                </c:pt>
                <c:pt idx="2216" formatCode="0.00E+00">
                  <c:v>1264.98</c:v>
                </c:pt>
                <c:pt idx="2217" formatCode="0.00E+00">
                  <c:v>1263.47</c:v>
                </c:pt>
                <c:pt idx="2218" formatCode="0.00E+00">
                  <c:v>1261.95</c:v>
                </c:pt>
                <c:pt idx="2219" formatCode="0.00E+00">
                  <c:v>1260.43</c:v>
                </c:pt>
                <c:pt idx="2220" formatCode="0.00E+00">
                  <c:v>1258.9000000000001</c:v>
                </c:pt>
                <c:pt idx="2221" formatCode="0.00E+00">
                  <c:v>1257.3800000000001</c:v>
                </c:pt>
                <c:pt idx="2222" formatCode="0.00E+00">
                  <c:v>1255.8499999999999</c:v>
                </c:pt>
                <c:pt idx="2223" formatCode="0.00E+00">
                  <c:v>1254.32</c:v>
                </c:pt>
                <c:pt idx="2224" formatCode="0.00E+00">
                  <c:v>1252.79</c:v>
                </c:pt>
                <c:pt idx="2225" formatCode="0.00E+00">
                  <c:v>1251.26</c:v>
                </c:pt>
                <c:pt idx="2226" formatCode="0.00E+00">
                  <c:v>1249.73</c:v>
                </c:pt>
                <c:pt idx="2227" formatCode="0.00E+00">
                  <c:v>1248.19</c:v>
                </c:pt>
                <c:pt idx="2228" formatCode="0.00E+00">
                  <c:v>1246.6500000000001</c:v>
                </c:pt>
                <c:pt idx="2229" formatCode="0.00E+00">
                  <c:v>1245.1199999999999</c:v>
                </c:pt>
                <c:pt idx="2230" formatCode="0.00E+00">
                  <c:v>1243.58</c:v>
                </c:pt>
                <c:pt idx="2231" formatCode="0.00E+00">
                  <c:v>1242.04</c:v>
                </c:pt>
                <c:pt idx="2232" formatCode="0.00E+00">
                  <c:v>1240.49</c:v>
                </c:pt>
                <c:pt idx="2233" formatCode="0.00E+00">
                  <c:v>1238.95</c:v>
                </c:pt>
                <c:pt idx="2234" formatCode="0.00E+00">
                  <c:v>1237.4100000000001</c:v>
                </c:pt>
                <c:pt idx="2235" formatCode="0.00E+00">
                  <c:v>1235.8599999999999</c:v>
                </c:pt>
                <c:pt idx="2236" formatCode="0.00E+00">
                  <c:v>1234.31</c:v>
                </c:pt>
                <c:pt idx="2237" formatCode="0.00E+00">
                  <c:v>1232.76</c:v>
                </c:pt>
                <c:pt idx="2238" formatCode="0.00E+00">
                  <c:v>1231.2</c:v>
                </c:pt>
                <c:pt idx="2239" formatCode="0.00E+00">
                  <c:v>1229.6500000000001</c:v>
                </c:pt>
                <c:pt idx="2240" formatCode="0.00E+00">
                  <c:v>1228.0899999999999</c:v>
                </c:pt>
                <c:pt idx="2241" formatCode="0.00E+00">
                  <c:v>1226.53</c:v>
                </c:pt>
                <c:pt idx="2242" formatCode="0.00E+00">
                  <c:v>1224.96</c:v>
                </c:pt>
                <c:pt idx="2243" formatCode="0.00E+00">
                  <c:v>1223.3900000000001</c:v>
                </c:pt>
                <c:pt idx="2244" formatCode="0.00E+00">
                  <c:v>1221.82</c:v>
                </c:pt>
                <c:pt idx="2245" formatCode="0.00E+00">
                  <c:v>1220.24</c:v>
                </c:pt>
                <c:pt idx="2246" formatCode="0.00E+00">
                  <c:v>1218.6600000000001</c:v>
                </c:pt>
                <c:pt idx="2247" formatCode="0.00E+00">
                  <c:v>1217.0899999999999</c:v>
                </c:pt>
                <c:pt idx="2248" formatCode="0.00E+00">
                  <c:v>1215.51</c:v>
                </c:pt>
                <c:pt idx="2249" formatCode="0.00E+00">
                  <c:v>1213.94</c:v>
                </c:pt>
                <c:pt idx="2250" formatCode="0.00E+00">
                  <c:v>1212.3599999999999</c:v>
                </c:pt>
                <c:pt idx="2251" formatCode="0.00E+00">
                  <c:v>1210.78</c:v>
                </c:pt>
                <c:pt idx="2252" formatCode="0.00E+00">
                  <c:v>1209.21</c:v>
                </c:pt>
                <c:pt idx="2253" formatCode="0.00E+00">
                  <c:v>1207.6300000000001</c:v>
                </c:pt>
                <c:pt idx="2254" formatCode="0.00E+00">
                  <c:v>1206.05</c:v>
                </c:pt>
                <c:pt idx="2255" formatCode="0.00E+00">
                  <c:v>1204.48</c:v>
                </c:pt>
                <c:pt idx="2256" formatCode="0.00E+00">
                  <c:v>1202.9100000000001</c:v>
                </c:pt>
                <c:pt idx="2257" formatCode="0.00E+00">
                  <c:v>1201.33</c:v>
                </c:pt>
                <c:pt idx="2258" formatCode="0.00E+00">
                  <c:v>1199.76</c:v>
                </c:pt>
                <c:pt idx="2259" formatCode="0.00E+00">
                  <c:v>1198.19</c:v>
                </c:pt>
                <c:pt idx="2260" formatCode="0.00E+00">
                  <c:v>1196.6199999999999</c:v>
                </c:pt>
                <c:pt idx="2261" formatCode="0.00E+00">
                  <c:v>1195.05</c:v>
                </c:pt>
                <c:pt idx="2262" formatCode="0.00E+00">
                  <c:v>1193.48</c:v>
                </c:pt>
                <c:pt idx="2263" formatCode="0.00E+00">
                  <c:v>1191.92</c:v>
                </c:pt>
                <c:pt idx="2264" formatCode="0.00E+00">
                  <c:v>1190.3499999999999</c:v>
                </c:pt>
                <c:pt idx="2265" formatCode="0.00E+00">
                  <c:v>1188.79</c:v>
                </c:pt>
                <c:pt idx="2266" formatCode="0.00E+00">
                  <c:v>1187.23</c:v>
                </c:pt>
                <c:pt idx="2267" formatCode="0.00E+00">
                  <c:v>1185.67</c:v>
                </c:pt>
                <c:pt idx="2268" formatCode="0.00E+00">
                  <c:v>1184.1099999999999</c:v>
                </c:pt>
                <c:pt idx="2269" formatCode="0.00E+00">
                  <c:v>1182.55</c:v>
                </c:pt>
                <c:pt idx="2270" formatCode="0.00E+00">
                  <c:v>1180.99</c:v>
                </c:pt>
                <c:pt idx="2271" formatCode="0.00E+00">
                  <c:v>1179.44</c:v>
                </c:pt>
                <c:pt idx="2272" formatCode="0.00E+00">
                  <c:v>1177.8900000000001</c:v>
                </c:pt>
                <c:pt idx="2273" formatCode="0.00E+00">
                  <c:v>1176.3399999999999</c:v>
                </c:pt>
                <c:pt idx="2274" formatCode="0.00E+00">
                  <c:v>1174.79</c:v>
                </c:pt>
                <c:pt idx="2275" formatCode="0.00E+00">
                  <c:v>1173.25</c:v>
                </c:pt>
                <c:pt idx="2276" formatCode="0.00E+00">
                  <c:v>1171.7</c:v>
                </c:pt>
                <c:pt idx="2277" formatCode="0.00E+00">
                  <c:v>1170.1600000000001</c:v>
                </c:pt>
                <c:pt idx="2278" formatCode="0.00E+00">
                  <c:v>1168.6199999999999</c:v>
                </c:pt>
                <c:pt idx="2279" formatCode="0.00E+00">
                  <c:v>1167.0899999999999</c:v>
                </c:pt>
                <c:pt idx="2280" formatCode="0.00E+00">
                  <c:v>1165.55</c:v>
                </c:pt>
                <c:pt idx="2281" formatCode="0.00E+00">
                  <c:v>1164.02</c:v>
                </c:pt>
                <c:pt idx="2282" formatCode="0.00E+00">
                  <c:v>1162.49</c:v>
                </c:pt>
                <c:pt idx="2283" formatCode="0.00E+00">
                  <c:v>1160.97</c:v>
                </c:pt>
                <c:pt idx="2284" formatCode="0.00E+00">
                  <c:v>1159.44</c:v>
                </c:pt>
                <c:pt idx="2285" formatCode="0.00E+00">
                  <c:v>1157.92</c:v>
                </c:pt>
                <c:pt idx="2286" formatCode="0.00E+00">
                  <c:v>1156.4000000000001</c:v>
                </c:pt>
                <c:pt idx="2287" formatCode="0.00E+00">
                  <c:v>1154.8800000000001</c:v>
                </c:pt>
                <c:pt idx="2288" formatCode="0.00E+00">
                  <c:v>1153.3699999999999</c:v>
                </c:pt>
                <c:pt idx="2289" formatCode="0.00E+00">
                  <c:v>1151.8499999999999</c:v>
                </c:pt>
                <c:pt idx="2290" formatCode="0.00E+00">
                  <c:v>1150.3399999999999</c:v>
                </c:pt>
                <c:pt idx="2291" formatCode="0.00E+00">
                  <c:v>1148.8399999999999</c:v>
                </c:pt>
                <c:pt idx="2292" formatCode="0.00E+00">
                  <c:v>1147.33</c:v>
                </c:pt>
                <c:pt idx="2293" formatCode="0.00E+00">
                  <c:v>1145.83</c:v>
                </c:pt>
                <c:pt idx="2294" formatCode="0.00E+00">
                  <c:v>1144.33</c:v>
                </c:pt>
                <c:pt idx="2295" formatCode="0.00E+00">
                  <c:v>1142.83</c:v>
                </c:pt>
                <c:pt idx="2296" formatCode="0.00E+00">
                  <c:v>1141.3399999999999</c:v>
                </c:pt>
                <c:pt idx="2297" formatCode="0.00E+00">
                  <c:v>1139.8399999999999</c:v>
                </c:pt>
                <c:pt idx="2298" formatCode="0.00E+00">
                  <c:v>1138.3499999999999</c:v>
                </c:pt>
                <c:pt idx="2299" formatCode="0.00E+00">
                  <c:v>1136.8699999999999</c:v>
                </c:pt>
                <c:pt idx="2300" formatCode="0.00E+00">
                  <c:v>1135.3800000000001</c:v>
                </c:pt>
                <c:pt idx="2301" formatCode="0.00E+00">
                  <c:v>1133.9000000000001</c:v>
                </c:pt>
                <c:pt idx="2302" formatCode="0.00E+00">
                  <c:v>1132.42</c:v>
                </c:pt>
                <c:pt idx="2303" formatCode="0.00E+00">
                  <c:v>1130.94</c:v>
                </c:pt>
                <c:pt idx="2304" formatCode="0.00E+00">
                  <c:v>1129.47</c:v>
                </c:pt>
                <c:pt idx="2305" formatCode="0.00E+00">
                  <c:v>1128</c:v>
                </c:pt>
                <c:pt idx="2306" formatCode="0.00E+00">
                  <c:v>1126.53</c:v>
                </c:pt>
                <c:pt idx="2307" formatCode="0.00E+00">
                  <c:v>1125.06</c:v>
                </c:pt>
                <c:pt idx="2308" formatCode="0.00E+00">
                  <c:v>1123.5999999999999</c:v>
                </c:pt>
                <c:pt idx="2309" formatCode="0.00E+00">
                  <c:v>1122.1400000000001</c:v>
                </c:pt>
                <c:pt idx="2310" formatCode="0.00E+00">
                  <c:v>1120.68</c:v>
                </c:pt>
                <c:pt idx="2311" formatCode="0.00E+00">
                  <c:v>1119.23</c:v>
                </c:pt>
                <c:pt idx="2312" formatCode="0.00E+00">
                  <c:v>1117.78</c:v>
                </c:pt>
                <c:pt idx="2313" formatCode="0.00E+00">
                  <c:v>1116.33</c:v>
                </c:pt>
                <c:pt idx="2314" formatCode="0.00E+00">
                  <c:v>1114.8900000000001</c:v>
                </c:pt>
                <c:pt idx="2315" formatCode="0.00E+00">
                  <c:v>1113.45</c:v>
                </c:pt>
                <c:pt idx="2316" formatCode="0.00E+00">
                  <c:v>1112.02</c:v>
                </c:pt>
                <c:pt idx="2317" formatCode="0.00E+00">
                  <c:v>1110.5899999999999</c:v>
                </c:pt>
                <c:pt idx="2318" formatCode="0.00E+00">
                  <c:v>1109.17</c:v>
                </c:pt>
                <c:pt idx="2319" formatCode="0.00E+00">
                  <c:v>1107.76</c:v>
                </c:pt>
                <c:pt idx="2320" formatCode="0.00E+00">
                  <c:v>1106.3599999999999</c:v>
                </c:pt>
                <c:pt idx="2321" formatCode="0.00E+00">
                  <c:v>1104.96</c:v>
                </c:pt>
                <c:pt idx="2322" formatCode="0.00E+00">
                  <c:v>1103.58</c:v>
                </c:pt>
                <c:pt idx="2323" formatCode="0.00E+00">
                  <c:v>1102.2</c:v>
                </c:pt>
                <c:pt idx="2324" formatCode="0.00E+00">
                  <c:v>1100.83</c:v>
                </c:pt>
                <c:pt idx="2325" formatCode="0.00E+00">
                  <c:v>1099.46</c:v>
                </c:pt>
                <c:pt idx="2326" formatCode="0.00E+00">
                  <c:v>1098.0999999999999</c:v>
                </c:pt>
                <c:pt idx="2327" formatCode="0.00E+00">
                  <c:v>1096.75</c:v>
                </c:pt>
                <c:pt idx="2328" formatCode="0.00E+00">
                  <c:v>1095.4100000000001</c:v>
                </c:pt>
                <c:pt idx="2329" formatCode="0.00E+00">
                  <c:v>1094.07</c:v>
                </c:pt>
                <c:pt idx="2330" formatCode="0.00E+00">
                  <c:v>1092.73</c:v>
                </c:pt>
                <c:pt idx="2331" formatCode="0.00E+00">
                  <c:v>1091.4100000000001</c:v>
                </c:pt>
                <c:pt idx="2332" formatCode="0.00E+00">
                  <c:v>1090.08</c:v>
                </c:pt>
                <c:pt idx="2333" formatCode="0.00E+00">
                  <c:v>1088.76</c:v>
                </c:pt>
                <c:pt idx="2334" formatCode="0.00E+00">
                  <c:v>1087.45</c:v>
                </c:pt>
                <c:pt idx="2335" formatCode="0.00E+00">
                  <c:v>1086.1400000000001</c:v>
                </c:pt>
                <c:pt idx="2336" formatCode="0.00E+00">
                  <c:v>1084.8399999999999</c:v>
                </c:pt>
                <c:pt idx="2337" formatCode="0.00E+00">
                  <c:v>1083.54</c:v>
                </c:pt>
                <c:pt idx="2338" formatCode="0.00E+00">
                  <c:v>1082.24</c:v>
                </c:pt>
                <c:pt idx="2339" formatCode="0.00E+00">
                  <c:v>1080.95</c:v>
                </c:pt>
                <c:pt idx="2340" formatCode="0.00E+00">
                  <c:v>1079.67</c:v>
                </c:pt>
                <c:pt idx="2341" formatCode="0.00E+00">
                  <c:v>1078.3800000000001</c:v>
                </c:pt>
                <c:pt idx="2342" formatCode="0.00E+00">
                  <c:v>1077.0999999999999</c:v>
                </c:pt>
                <c:pt idx="2343" formatCode="0.00E+00">
                  <c:v>1075.83</c:v>
                </c:pt>
                <c:pt idx="2344" formatCode="0.00E+00">
                  <c:v>1074.56</c:v>
                </c:pt>
                <c:pt idx="2345" formatCode="0.00E+00">
                  <c:v>1073.29</c:v>
                </c:pt>
                <c:pt idx="2346" formatCode="0.00E+00">
                  <c:v>1072.03</c:v>
                </c:pt>
                <c:pt idx="2347" formatCode="0.00E+00">
                  <c:v>1070.77</c:v>
                </c:pt>
                <c:pt idx="2348" formatCode="0.00E+00">
                  <c:v>1069.51</c:v>
                </c:pt>
                <c:pt idx="2349" formatCode="0.00E+00">
                  <c:v>1068.26</c:v>
                </c:pt>
                <c:pt idx="2350" formatCode="0.00E+00">
                  <c:v>1067.01</c:v>
                </c:pt>
                <c:pt idx="2351" formatCode="0.00E+00">
                  <c:v>1065.76</c:v>
                </c:pt>
                <c:pt idx="2352" formatCode="0.00E+00">
                  <c:v>1064.52</c:v>
                </c:pt>
                <c:pt idx="2353" formatCode="0.00E+00">
                  <c:v>1063.28</c:v>
                </c:pt>
                <c:pt idx="2354" formatCode="0.00E+00">
                  <c:v>1062.04</c:v>
                </c:pt>
                <c:pt idx="2355" formatCode="0.00E+00">
                  <c:v>1060.81</c:v>
                </c:pt>
                <c:pt idx="2356" formatCode="0.00E+00">
                  <c:v>1059.58</c:v>
                </c:pt>
                <c:pt idx="2357" formatCode="0.00E+00">
                  <c:v>1058.3599999999999</c:v>
                </c:pt>
                <c:pt idx="2358" formatCode="0.00E+00">
                  <c:v>1057.1300000000001</c:v>
                </c:pt>
                <c:pt idx="2359" formatCode="0.00E+00">
                  <c:v>1055.9100000000001</c:v>
                </c:pt>
                <c:pt idx="2360" formatCode="0.00E+00">
                  <c:v>1054.7</c:v>
                </c:pt>
                <c:pt idx="2361" formatCode="0.00E+00">
                  <c:v>1053.48</c:v>
                </c:pt>
                <c:pt idx="2362" formatCode="0.00E+00">
                  <c:v>1052.28</c:v>
                </c:pt>
                <c:pt idx="2363" formatCode="0.00E+00">
                  <c:v>1051.07</c:v>
                </c:pt>
                <c:pt idx="2364" formatCode="0.00E+00">
                  <c:v>1049.8699999999999</c:v>
                </c:pt>
                <c:pt idx="2365" formatCode="0.00E+00">
                  <c:v>1048.67</c:v>
                </c:pt>
                <c:pt idx="2366" formatCode="0.00E+00">
                  <c:v>1047.47</c:v>
                </c:pt>
                <c:pt idx="2367" formatCode="0.00E+00">
                  <c:v>1046.28</c:v>
                </c:pt>
                <c:pt idx="2368" formatCode="0.00E+00">
                  <c:v>1045.0899999999999</c:v>
                </c:pt>
                <c:pt idx="2369" formatCode="0.00E+00">
                  <c:v>1043.9100000000001</c:v>
                </c:pt>
                <c:pt idx="2370" formatCode="0.00E+00">
                  <c:v>1042.72</c:v>
                </c:pt>
                <c:pt idx="2371" formatCode="0.00E+00">
                  <c:v>1041.55</c:v>
                </c:pt>
                <c:pt idx="2372" formatCode="0.00E+00">
                  <c:v>1040.3699999999999</c:v>
                </c:pt>
                <c:pt idx="2373" formatCode="0.00E+00">
                  <c:v>1039.2</c:v>
                </c:pt>
                <c:pt idx="2374" formatCode="0.00E+00">
                  <c:v>1038.03</c:v>
                </c:pt>
                <c:pt idx="2375" formatCode="0.00E+00">
                  <c:v>1036.8699999999999</c:v>
                </c:pt>
                <c:pt idx="2376" formatCode="0.00E+00">
                  <c:v>1035.7</c:v>
                </c:pt>
                <c:pt idx="2377" formatCode="0.00E+00">
                  <c:v>1034.55</c:v>
                </c:pt>
                <c:pt idx="2378" formatCode="0.00E+00">
                  <c:v>1033.3900000000001</c:v>
                </c:pt>
                <c:pt idx="2379" formatCode="0.00E+00">
                  <c:v>1032.24</c:v>
                </c:pt>
                <c:pt idx="2380" formatCode="0.00E+00">
                  <c:v>1031.0899999999999</c:v>
                </c:pt>
                <c:pt idx="2381" formatCode="0.00E+00">
                  <c:v>1029.95</c:v>
                </c:pt>
                <c:pt idx="2382" formatCode="0.00E+00">
                  <c:v>1028.81</c:v>
                </c:pt>
                <c:pt idx="2383" formatCode="0.00E+00">
                  <c:v>1027.67</c:v>
                </c:pt>
                <c:pt idx="2384" formatCode="0.00E+00">
                  <c:v>1026.54</c:v>
                </c:pt>
                <c:pt idx="2385" formatCode="0.00E+00">
                  <c:v>1025.4100000000001</c:v>
                </c:pt>
                <c:pt idx="2386" formatCode="0.00E+00">
                  <c:v>1024.28</c:v>
                </c:pt>
                <c:pt idx="2387" formatCode="0.00E+00">
                  <c:v>1023.16</c:v>
                </c:pt>
                <c:pt idx="2388" formatCode="0.00E+00">
                  <c:v>1022.04</c:v>
                </c:pt>
                <c:pt idx="2389" formatCode="0.00E+00">
                  <c:v>1020.92</c:v>
                </c:pt>
                <c:pt idx="2390" formatCode="0.00E+00">
                  <c:v>1019.81</c:v>
                </c:pt>
                <c:pt idx="2391" formatCode="0.00E+00">
                  <c:v>1018.7</c:v>
                </c:pt>
                <c:pt idx="2392" formatCode="0.00E+00">
                  <c:v>1017.59</c:v>
                </c:pt>
                <c:pt idx="2393" formatCode="0.00E+00">
                  <c:v>1016.48</c:v>
                </c:pt>
                <c:pt idx="2394" formatCode="0.00E+00">
                  <c:v>1015.38</c:v>
                </c:pt>
                <c:pt idx="2395" formatCode="0.00E+00">
                  <c:v>1014.28</c:v>
                </c:pt>
                <c:pt idx="2396" formatCode="0.00E+00">
                  <c:v>1013.19</c:v>
                </c:pt>
                <c:pt idx="2397" formatCode="0.00E+00">
                  <c:v>1012.1</c:v>
                </c:pt>
                <c:pt idx="2398" formatCode="0.00E+00">
                  <c:v>1011.01</c:v>
                </c:pt>
                <c:pt idx="2399" formatCode="0.00E+00">
                  <c:v>1009.92</c:v>
                </c:pt>
                <c:pt idx="2400" formatCode="0.00E+00">
                  <c:v>1008.84</c:v>
                </c:pt>
                <c:pt idx="2401" formatCode="0.00E+00">
                  <c:v>1007.76</c:v>
                </c:pt>
                <c:pt idx="2402" formatCode="0.00E+00">
                  <c:v>1006.68</c:v>
                </c:pt>
                <c:pt idx="2403" formatCode="0.00E+00">
                  <c:v>1005.61</c:v>
                </c:pt>
                <c:pt idx="2404" formatCode="0.00E+00">
                  <c:v>1004.54</c:v>
                </c:pt>
                <c:pt idx="2405" formatCode="0.00E+00">
                  <c:v>1003.47</c:v>
                </c:pt>
                <c:pt idx="2406" formatCode="0.00E+00">
                  <c:v>1002.4</c:v>
                </c:pt>
                <c:pt idx="2407" formatCode="0.00E+00">
                  <c:v>1001.34</c:v>
                </c:pt>
                <c:pt idx="2408" formatCode="0.00E+00">
                  <c:v>1000.28</c:v>
                </c:pt>
                <c:pt idx="2409">
                  <c:v>999.22299999999996</c:v>
                </c:pt>
                <c:pt idx="2410">
                  <c:v>998.16800000000001</c:v>
                </c:pt>
                <c:pt idx="2411">
                  <c:v>997.11699999999996</c:v>
                </c:pt>
                <c:pt idx="2412">
                  <c:v>996.06799999999998</c:v>
                </c:pt>
                <c:pt idx="2413">
                  <c:v>995.02099999999996</c:v>
                </c:pt>
                <c:pt idx="2414">
                  <c:v>993.97799999999995</c:v>
                </c:pt>
                <c:pt idx="2415">
                  <c:v>992.93700000000001</c:v>
                </c:pt>
                <c:pt idx="2416">
                  <c:v>991.899</c:v>
                </c:pt>
                <c:pt idx="2417">
                  <c:v>990.86400000000003</c:v>
                </c:pt>
                <c:pt idx="2418">
                  <c:v>989.83100000000002</c:v>
                </c:pt>
                <c:pt idx="2419">
                  <c:v>988.80100000000004</c:v>
                </c:pt>
                <c:pt idx="2420">
                  <c:v>987.77300000000002</c:v>
                </c:pt>
                <c:pt idx="2421">
                  <c:v>986.74800000000005</c:v>
                </c:pt>
                <c:pt idx="2422">
                  <c:v>985.726</c:v>
                </c:pt>
                <c:pt idx="2423">
                  <c:v>984.70600000000002</c:v>
                </c:pt>
                <c:pt idx="2424">
                  <c:v>983.68899999999996</c:v>
                </c:pt>
                <c:pt idx="2425">
                  <c:v>982.67499999999995</c:v>
                </c:pt>
                <c:pt idx="2426">
                  <c:v>981.66300000000001</c:v>
                </c:pt>
                <c:pt idx="2427">
                  <c:v>980.65300000000002</c:v>
                </c:pt>
                <c:pt idx="2428">
                  <c:v>979.64599999999996</c:v>
                </c:pt>
                <c:pt idx="2429">
                  <c:v>978.64099999999996</c:v>
                </c:pt>
                <c:pt idx="2430">
                  <c:v>977.63900000000001</c:v>
                </c:pt>
                <c:pt idx="2431">
                  <c:v>976.64</c:v>
                </c:pt>
                <c:pt idx="2432">
                  <c:v>975.64300000000003</c:v>
                </c:pt>
                <c:pt idx="2433">
                  <c:v>974.64800000000002</c:v>
                </c:pt>
                <c:pt idx="2434">
                  <c:v>973.65599999999995</c:v>
                </c:pt>
                <c:pt idx="2435">
                  <c:v>972.66600000000005</c:v>
                </c:pt>
                <c:pt idx="2436">
                  <c:v>971.67899999999997</c:v>
                </c:pt>
                <c:pt idx="2437">
                  <c:v>970.69399999999996</c:v>
                </c:pt>
                <c:pt idx="2438">
                  <c:v>969.71100000000001</c:v>
                </c:pt>
                <c:pt idx="2439">
                  <c:v>968.73099999999999</c:v>
                </c:pt>
                <c:pt idx="2440">
                  <c:v>967.75400000000002</c:v>
                </c:pt>
                <c:pt idx="2441">
                  <c:v>966.779</c:v>
                </c:pt>
                <c:pt idx="2442">
                  <c:v>965.80600000000004</c:v>
                </c:pt>
                <c:pt idx="2443">
                  <c:v>965.80600000000004</c:v>
                </c:pt>
                <c:pt idx="2444">
                  <c:v>885.77099999999996</c:v>
                </c:pt>
                <c:pt idx="2445">
                  <c:v>820.45699999999999</c:v>
                </c:pt>
                <c:pt idx="2446">
                  <c:v>765.22</c:v>
                </c:pt>
                <c:pt idx="2447">
                  <c:v>718.55200000000002</c:v>
                </c:pt>
                <c:pt idx="2448">
                  <c:v>678.98400000000004</c:v>
                </c:pt>
                <c:pt idx="2449">
                  <c:v>645.30200000000002</c:v>
                </c:pt>
                <c:pt idx="2450">
                  <c:v>616.51800000000003</c:v>
                </c:pt>
                <c:pt idx="2451">
                  <c:v>591.81899999999996</c:v>
                </c:pt>
                <c:pt idx="2452">
                  <c:v>570.54399999999998</c:v>
                </c:pt>
                <c:pt idx="2453">
                  <c:v>552.14099999999996</c:v>
                </c:pt>
                <c:pt idx="2454">
                  <c:v>536.15700000000004</c:v>
                </c:pt>
                <c:pt idx="2455">
                  <c:v>522.21400000000006</c:v>
                </c:pt>
                <c:pt idx="2456">
                  <c:v>510.00599999999997</c:v>
                </c:pt>
                <c:pt idx="2457">
                  <c:v>499.274</c:v>
                </c:pt>
                <c:pt idx="2458">
                  <c:v>489.80200000000002</c:v>
                </c:pt>
                <c:pt idx="2459">
                  <c:v>481.39699999999999</c:v>
                </c:pt>
                <c:pt idx="2460">
                  <c:v>473.91800000000001</c:v>
                </c:pt>
                <c:pt idx="2461">
                  <c:v>467.22899999999998</c:v>
                </c:pt>
                <c:pt idx="2462">
                  <c:v>461.20499999999998</c:v>
                </c:pt>
                <c:pt idx="2463">
                  <c:v>455.78199999999998</c:v>
                </c:pt>
                <c:pt idx="2464">
                  <c:v>450.89100000000002</c:v>
                </c:pt>
                <c:pt idx="2465">
                  <c:v>446.45699999999999</c:v>
                </c:pt>
                <c:pt idx="2466">
                  <c:v>442.41699999999997</c:v>
                </c:pt>
                <c:pt idx="2467">
                  <c:v>438.726</c:v>
                </c:pt>
                <c:pt idx="2468">
                  <c:v>435.34300000000002</c:v>
                </c:pt>
                <c:pt idx="2469">
                  <c:v>432.233</c:v>
                </c:pt>
                <c:pt idx="2470">
                  <c:v>429.36700000000002</c:v>
                </c:pt>
                <c:pt idx="2471">
                  <c:v>426.71899999999999</c:v>
                </c:pt>
                <c:pt idx="2472">
                  <c:v>424.267</c:v>
                </c:pt>
                <c:pt idx="2473">
                  <c:v>421.99</c:v>
                </c:pt>
                <c:pt idx="2474">
                  <c:v>419.87099999999998</c:v>
                </c:pt>
                <c:pt idx="2475">
                  <c:v>417.89499999999998</c:v>
                </c:pt>
                <c:pt idx="2476">
                  <c:v>416.04899999999998</c:v>
                </c:pt>
                <c:pt idx="2477">
                  <c:v>414.32100000000003</c:v>
                </c:pt>
                <c:pt idx="2478">
                  <c:v>412.7</c:v>
                </c:pt>
                <c:pt idx="2479">
                  <c:v>411.17700000000002</c:v>
                </c:pt>
                <c:pt idx="2480">
                  <c:v>409.74299999999999</c:v>
                </c:pt>
                <c:pt idx="2481">
                  <c:v>408.39299999999997</c:v>
                </c:pt>
                <c:pt idx="2482">
                  <c:v>407.11799999999999</c:v>
                </c:pt>
                <c:pt idx="2483">
                  <c:v>405.91300000000001</c:v>
                </c:pt>
                <c:pt idx="2484">
                  <c:v>404.77300000000002</c:v>
                </c:pt>
                <c:pt idx="2485">
                  <c:v>403.69200000000001</c:v>
                </c:pt>
                <c:pt idx="2486">
                  <c:v>402.66699999999997</c:v>
                </c:pt>
                <c:pt idx="2487">
                  <c:v>401.69400000000002</c:v>
                </c:pt>
                <c:pt idx="2488">
                  <c:v>400.76799999999997</c:v>
                </c:pt>
                <c:pt idx="2489">
                  <c:v>399.88799999999998</c:v>
                </c:pt>
                <c:pt idx="2490">
                  <c:v>399.04899999999998</c:v>
                </c:pt>
                <c:pt idx="2491">
                  <c:v>398.24900000000002</c:v>
                </c:pt>
                <c:pt idx="2492">
                  <c:v>397.48599999999999</c:v>
                </c:pt>
                <c:pt idx="2493">
                  <c:v>396.75700000000001</c:v>
                </c:pt>
                <c:pt idx="2494">
                  <c:v>396.06</c:v>
                </c:pt>
                <c:pt idx="2495">
                  <c:v>395.39299999999997</c:v>
                </c:pt>
                <c:pt idx="2496">
                  <c:v>394.755</c:v>
                </c:pt>
                <c:pt idx="2497">
                  <c:v>394.14400000000001</c:v>
                </c:pt>
                <c:pt idx="2498">
                  <c:v>393.55799999999999</c:v>
                </c:pt>
                <c:pt idx="2499">
                  <c:v>392.995</c:v>
                </c:pt>
                <c:pt idx="2500">
                  <c:v>392.45600000000002</c:v>
                </c:pt>
                <c:pt idx="2501">
                  <c:v>391.93700000000001</c:v>
                </c:pt>
                <c:pt idx="2502">
                  <c:v>391.43900000000002</c:v>
                </c:pt>
                <c:pt idx="2503">
                  <c:v>390.959</c:v>
                </c:pt>
                <c:pt idx="2504">
                  <c:v>390.49799999999999</c:v>
                </c:pt>
                <c:pt idx="2505">
                  <c:v>390.053</c:v>
                </c:pt>
                <c:pt idx="2506">
                  <c:v>389.625</c:v>
                </c:pt>
                <c:pt idx="2507">
                  <c:v>389.21199999999999</c:v>
                </c:pt>
                <c:pt idx="2508">
                  <c:v>388.81299999999999</c:v>
                </c:pt>
                <c:pt idx="2509">
                  <c:v>388.42899999999997</c:v>
                </c:pt>
                <c:pt idx="2510">
                  <c:v>388.05700000000002</c:v>
                </c:pt>
                <c:pt idx="2511">
                  <c:v>387.69799999999998</c:v>
                </c:pt>
                <c:pt idx="2512">
                  <c:v>387.351</c:v>
                </c:pt>
                <c:pt idx="2513">
                  <c:v>387.01499999999999</c:v>
                </c:pt>
                <c:pt idx="2514">
                  <c:v>386.92700000000002</c:v>
                </c:pt>
                <c:pt idx="2515">
                  <c:v>386.92700000000002</c:v>
                </c:pt>
                <c:pt idx="2516">
                  <c:v>386.923</c:v>
                </c:pt>
                <c:pt idx="2517">
                  <c:v>386.92</c:v>
                </c:pt>
                <c:pt idx="2518">
                  <c:v>386.91699999999997</c:v>
                </c:pt>
                <c:pt idx="2519">
                  <c:v>386.91300000000001</c:v>
                </c:pt>
                <c:pt idx="2520">
                  <c:v>386.91</c:v>
                </c:pt>
                <c:pt idx="2521">
                  <c:v>386.90699999999998</c:v>
                </c:pt>
                <c:pt idx="2522">
                  <c:v>386.90300000000002</c:v>
                </c:pt>
                <c:pt idx="2523">
                  <c:v>386.9</c:v>
                </c:pt>
                <c:pt idx="2524">
                  <c:v>386.89699999999999</c:v>
                </c:pt>
                <c:pt idx="2525">
                  <c:v>386.89299999999997</c:v>
                </c:pt>
                <c:pt idx="2526">
                  <c:v>386.89</c:v>
                </c:pt>
                <c:pt idx="2527">
                  <c:v>386.887</c:v>
                </c:pt>
                <c:pt idx="2528">
                  <c:v>386.88299999999998</c:v>
                </c:pt>
                <c:pt idx="2529">
                  <c:v>386.88</c:v>
                </c:pt>
                <c:pt idx="2530">
                  <c:v>386.87700000000001</c:v>
                </c:pt>
                <c:pt idx="2531">
                  <c:v>386.87400000000002</c:v>
                </c:pt>
                <c:pt idx="2532">
                  <c:v>386.87</c:v>
                </c:pt>
                <c:pt idx="2533">
                  <c:v>386.86700000000002</c:v>
                </c:pt>
                <c:pt idx="2534">
                  <c:v>386.86399999999998</c:v>
                </c:pt>
                <c:pt idx="2535">
                  <c:v>386.86</c:v>
                </c:pt>
                <c:pt idx="2536">
                  <c:v>386.85700000000003</c:v>
                </c:pt>
                <c:pt idx="2537">
                  <c:v>386.85399999999998</c:v>
                </c:pt>
                <c:pt idx="2538">
                  <c:v>386.85</c:v>
                </c:pt>
                <c:pt idx="2539">
                  <c:v>386.84699999999998</c:v>
                </c:pt>
                <c:pt idx="2540">
                  <c:v>386.84399999999999</c:v>
                </c:pt>
                <c:pt idx="2541">
                  <c:v>386.84</c:v>
                </c:pt>
                <c:pt idx="2542">
                  <c:v>386.83699999999999</c:v>
                </c:pt>
                <c:pt idx="2543">
                  <c:v>386.834</c:v>
                </c:pt>
                <c:pt idx="2544">
                  <c:v>386.83100000000002</c:v>
                </c:pt>
                <c:pt idx="2545">
                  <c:v>386.827</c:v>
                </c:pt>
                <c:pt idx="2546">
                  <c:v>386.82400000000001</c:v>
                </c:pt>
                <c:pt idx="2547">
                  <c:v>386.82100000000003</c:v>
                </c:pt>
                <c:pt idx="2548">
                  <c:v>386.81700000000001</c:v>
                </c:pt>
                <c:pt idx="2549">
                  <c:v>386.81400000000002</c:v>
                </c:pt>
                <c:pt idx="2550">
                  <c:v>386.81099999999998</c:v>
                </c:pt>
                <c:pt idx="2551">
                  <c:v>386.80700000000002</c:v>
                </c:pt>
                <c:pt idx="2552">
                  <c:v>386.80399999999997</c:v>
                </c:pt>
                <c:pt idx="2553">
                  <c:v>386.80099999999999</c:v>
                </c:pt>
                <c:pt idx="2554">
                  <c:v>386.798</c:v>
                </c:pt>
                <c:pt idx="2555">
                  <c:v>386.79399999999998</c:v>
                </c:pt>
                <c:pt idx="2556">
                  <c:v>386.791</c:v>
                </c:pt>
                <c:pt idx="2557">
                  <c:v>386.78800000000001</c:v>
                </c:pt>
                <c:pt idx="2558">
                  <c:v>386.78399999999999</c:v>
                </c:pt>
                <c:pt idx="2559">
                  <c:v>386.78100000000001</c:v>
                </c:pt>
                <c:pt idx="2560">
                  <c:v>386.77800000000002</c:v>
                </c:pt>
                <c:pt idx="2561">
                  <c:v>386.77499999999998</c:v>
                </c:pt>
                <c:pt idx="2562">
                  <c:v>386.77100000000002</c:v>
                </c:pt>
                <c:pt idx="2563">
                  <c:v>386.76799999999997</c:v>
                </c:pt>
                <c:pt idx="2564">
                  <c:v>386.76499999999999</c:v>
                </c:pt>
                <c:pt idx="2565">
                  <c:v>386.762</c:v>
                </c:pt>
                <c:pt idx="2566">
                  <c:v>386.75799999999998</c:v>
                </c:pt>
                <c:pt idx="2567">
                  <c:v>386.755</c:v>
                </c:pt>
                <c:pt idx="2568">
                  <c:v>386.75200000000001</c:v>
                </c:pt>
                <c:pt idx="2569">
                  <c:v>386.74799999999999</c:v>
                </c:pt>
                <c:pt idx="2570">
                  <c:v>386.745</c:v>
                </c:pt>
                <c:pt idx="2571">
                  <c:v>386.74200000000002</c:v>
                </c:pt>
                <c:pt idx="2572">
                  <c:v>386.73899999999998</c:v>
                </c:pt>
                <c:pt idx="2573">
                  <c:v>386.73500000000001</c:v>
                </c:pt>
                <c:pt idx="2574">
                  <c:v>386.73200000000003</c:v>
                </c:pt>
                <c:pt idx="2575">
                  <c:v>386.72899999999998</c:v>
                </c:pt>
                <c:pt idx="2576">
                  <c:v>386.726</c:v>
                </c:pt>
                <c:pt idx="2577">
                  <c:v>386.72199999999998</c:v>
                </c:pt>
                <c:pt idx="2578">
                  <c:v>386.71899999999999</c:v>
                </c:pt>
                <c:pt idx="2579">
                  <c:v>386.71600000000001</c:v>
                </c:pt>
                <c:pt idx="2580">
                  <c:v>386.71199999999999</c:v>
                </c:pt>
                <c:pt idx="2581">
                  <c:v>386.709</c:v>
                </c:pt>
                <c:pt idx="2582">
                  <c:v>386.70600000000002</c:v>
                </c:pt>
                <c:pt idx="2583">
                  <c:v>386.70299999999997</c:v>
                </c:pt>
                <c:pt idx="2584">
                  <c:v>386.69900000000001</c:v>
                </c:pt>
                <c:pt idx="2585">
                  <c:v>386.69600000000003</c:v>
                </c:pt>
                <c:pt idx="2586">
                  <c:v>386.69299999999998</c:v>
                </c:pt>
                <c:pt idx="2587">
                  <c:v>386.69</c:v>
                </c:pt>
                <c:pt idx="2588">
                  <c:v>386.68599999999998</c:v>
                </c:pt>
                <c:pt idx="2589">
                  <c:v>386.68299999999999</c:v>
                </c:pt>
                <c:pt idx="2590">
                  <c:v>386.68</c:v>
                </c:pt>
                <c:pt idx="2591">
                  <c:v>386.67700000000002</c:v>
                </c:pt>
                <c:pt idx="2592">
                  <c:v>386.673</c:v>
                </c:pt>
                <c:pt idx="2593">
                  <c:v>386.67</c:v>
                </c:pt>
                <c:pt idx="2594">
                  <c:v>386.66699999999997</c:v>
                </c:pt>
                <c:pt idx="2595">
                  <c:v>386.66399999999999</c:v>
                </c:pt>
                <c:pt idx="2596">
                  <c:v>386.66</c:v>
                </c:pt>
                <c:pt idx="2597">
                  <c:v>386.65699999999998</c:v>
                </c:pt>
                <c:pt idx="2598">
                  <c:v>386.654</c:v>
                </c:pt>
                <c:pt idx="2599">
                  <c:v>386.65100000000001</c:v>
                </c:pt>
                <c:pt idx="2600">
                  <c:v>386.64699999999999</c:v>
                </c:pt>
                <c:pt idx="2601">
                  <c:v>386.64400000000001</c:v>
                </c:pt>
                <c:pt idx="2602">
                  <c:v>386.64100000000002</c:v>
                </c:pt>
                <c:pt idx="2603">
                  <c:v>386.63799999999998</c:v>
                </c:pt>
                <c:pt idx="2604">
                  <c:v>386.63499999999999</c:v>
                </c:pt>
                <c:pt idx="2605">
                  <c:v>386.63099999999997</c:v>
                </c:pt>
                <c:pt idx="2606">
                  <c:v>386.62799999999999</c:v>
                </c:pt>
                <c:pt idx="2607">
                  <c:v>386.625</c:v>
                </c:pt>
                <c:pt idx="2608">
                  <c:v>386.62200000000001</c:v>
                </c:pt>
                <c:pt idx="2609">
                  <c:v>386.61799999999999</c:v>
                </c:pt>
                <c:pt idx="2610">
                  <c:v>386.61500000000001</c:v>
                </c:pt>
                <c:pt idx="2611">
                  <c:v>386.61200000000002</c:v>
                </c:pt>
                <c:pt idx="2612">
                  <c:v>386.60899999999998</c:v>
                </c:pt>
                <c:pt idx="2613">
                  <c:v>386.60500000000002</c:v>
                </c:pt>
                <c:pt idx="2614">
                  <c:v>386.60199999999998</c:v>
                </c:pt>
                <c:pt idx="2615">
                  <c:v>386.59899999999999</c:v>
                </c:pt>
                <c:pt idx="2616">
                  <c:v>386.596</c:v>
                </c:pt>
                <c:pt idx="2617">
                  <c:v>386.59300000000002</c:v>
                </c:pt>
                <c:pt idx="2618">
                  <c:v>386.589</c:v>
                </c:pt>
                <c:pt idx="2619">
                  <c:v>386.58600000000001</c:v>
                </c:pt>
                <c:pt idx="2620">
                  <c:v>386.58300000000003</c:v>
                </c:pt>
                <c:pt idx="2621">
                  <c:v>386.58</c:v>
                </c:pt>
                <c:pt idx="2622">
                  <c:v>386.57600000000002</c:v>
                </c:pt>
                <c:pt idx="2623">
                  <c:v>386.57299999999998</c:v>
                </c:pt>
                <c:pt idx="2624">
                  <c:v>386.57</c:v>
                </c:pt>
                <c:pt idx="2625">
                  <c:v>386.56700000000001</c:v>
                </c:pt>
                <c:pt idx="2626">
                  <c:v>386.56400000000002</c:v>
                </c:pt>
                <c:pt idx="2627">
                  <c:v>386.56</c:v>
                </c:pt>
                <c:pt idx="2628">
                  <c:v>386.55700000000002</c:v>
                </c:pt>
                <c:pt idx="2629">
                  <c:v>386.55399999999997</c:v>
                </c:pt>
                <c:pt idx="2630">
                  <c:v>386.55099999999999</c:v>
                </c:pt>
                <c:pt idx="2631">
                  <c:v>386.548</c:v>
                </c:pt>
                <c:pt idx="2632">
                  <c:v>386.54399999999998</c:v>
                </c:pt>
                <c:pt idx="2633">
                  <c:v>386.541</c:v>
                </c:pt>
                <c:pt idx="2634">
                  <c:v>386.53800000000001</c:v>
                </c:pt>
                <c:pt idx="2635">
                  <c:v>386.53500000000003</c:v>
                </c:pt>
                <c:pt idx="2636">
                  <c:v>386.53199999999998</c:v>
                </c:pt>
                <c:pt idx="2637">
                  <c:v>386.52800000000002</c:v>
                </c:pt>
                <c:pt idx="2638">
                  <c:v>386.52499999999998</c:v>
                </c:pt>
                <c:pt idx="2639">
                  <c:v>386.52199999999999</c:v>
                </c:pt>
                <c:pt idx="2640">
                  <c:v>386.51900000000001</c:v>
                </c:pt>
                <c:pt idx="2641">
                  <c:v>386.51600000000002</c:v>
                </c:pt>
                <c:pt idx="2642">
                  <c:v>386.512</c:v>
                </c:pt>
                <c:pt idx="2643">
                  <c:v>386.50900000000001</c:v>
                </c:pt>
                <c:pt idx="2644">
                  <c:v>386.50599999999997</c:v>
                </c:pt>
                <c:pt idx="2645">
                  <c:v>386.50299999999999</c:v>
                </c:pt>
                <c:pt idx="2646">
                  <c:v>386.5</c:v>
                </c:pt>
                <c:pt idx="2647">
                  <c:v>386.49599999999998</c:v>
                </c:pt>
                <c:pt idx="2648">
                  <c:v>386.49299999999999</c:v>
                </c:pt>
                <c:pt idx="2649">
                  <c:v>386.49</c:v>
                </c:pt>
                <c:pt idx="2650">
                  <c:v>386.48700000000002</c:v>
                </c:pt>
                <c:pt idx="2651">
                  <c:v>386.48399999999998</c:v>
                </c:pt>
                <c:pt idx="2652">
                  <c:v>386.48</c:v>
                </c:pt>
                <c:pt idx="2653">
                  <c:v>386.47699999999998</c:v>
                </c:pt>
                <c:pt idx="2654">
                  <c:v>386.47399999999999</c:v>
                </c:pt>
                <c:pt idx="2655">
                  <c:v>386.471</c:v>
                </c:pt>
                <c:pt idx="2656">
                  <c:v>386.46800000000002</c:v>
                </c:pt>
                <c:pt idx="2657">
                  <c:v>386.46499999999997</c:v>
                </c:pt>
                <c:pt idx="2658">
                  <c:v>386.46100000000001</c:v>
                </c:pt>
                <c:pt idx="2659">
                  <c:v>386.45800000000003</c:v>
                </c:pt>
                <c:pt idx="2660">
                  <c:v>386.45499999999998</c:v>
                </c:pt>
                <c:pt idx="2661">
                  <c:v>386.452</c:v>
                </c:pt>
                <c:pt idx="2662">
                  <c:v>386.44900000000001</c:v>
                </c:pt>
                <c:pt idx="2663">
                  <c:v>386.44499999999999</c:v>
                </c:pt>
                <c:pt idx="2664">
                  <c:v>386.44200000000001</c:v>
                </c:pt>
                <c:pt idx="2665">
                  <c:v>386.43900000000002</c:v>
                </c:pt>
                <c:pt idx="2666">
                  <c:v>386.43599999999998</c:v>
                </c:pt>
                <c:pt idx="2667">
                  <c:v>386.43299999999999</c:v>
                </c:pt>
                <c:pt idx="2668">
                  <c:v>386.43</c:v>
                </c:pt>
                <c:pt idx="2669">
                  <c:v>386.42599999999999</c:v>
                </c:pt>
                <c:pt idx="2670">
                  <c:v>386.423</c:v>
                </c:pt>
                <c:pt idx="2671">
                  <c:v>386.42</c:v>
                </c:pt>
                <c:pt idx="2672">
                  <c:v>386.41699999999997</c:v>
                </c:pt>
                <c:pt idx="2673">
                  <c:v>386.41399999999999</c:v>
                </c:pt>
                <c:pt idx="2674">
                  <c:v>386.411</c:v>
                </c:pt>
                <c:pt idx="2675">
                  <c:v>386.40800000000002</c:v>
                </c:pt>
                <c:pt idx="2676">
                  <c:v>386.404</c:v>
                </c:pt>
                <c:pt idx="2677">
                  <c:v>386.40100000000001</c:v>
                </c:pt>
                <c:pt idx="2678">
                  <c:v>386.39800000000002</c:v>
                </c:pt>
                <c:pt idx="2679">
                  <c:v>386.39499999999998</c:v>
                </c:pt>
                <c:pt idx="2680">
                  <c:v>386.392</c:v>
                </c:pt>
                <c:pt idx="2681">
                  <c:v>386.38900000000001</c:v>
                </c:pt>
                <c:pt idx="2682">
                  <c:v>386.38499999999999</c:v>
                </c:pt>
                <c:pt idx="2683">
                  <c:v>386.38200000000001</c:v>
                </c:pt>
                <c:pt idx="2684">
                  <c:v>386.37900000000002</c:v>
                </c:pt>
                <c:pt idx="2685">
                  <c:v>386.37599999999998</c:v>
                </c:pt>
                <c:pt idx="2686">
                  <c:v>386.37299999999999</c:v>
                </c:pt>
                <c:pt idx="2687">
                  <c:v>386.37</c:v>
                </c:pt>
                <c:pt idx="2688">
                  <c:v>386.36599999999999</c:v>
                </c:pt>
                <c:pt idx="2689">
                  <c:v>386.363</c:v>
                </c:pt>
                <c:pt idx="2690">
                  <c:v>386.36</c:v>
                </c:pt>
                <c:pt idx="2691">
                  <c:v>386.35700000000003</c:v>
                </c:pt>
                <c:pt idx="2692">
                  <c:v>386.35399999999998</c:v>
                </c:pt>
                <c:pt idx="2693">
                  <c:v>386.351</c:v>
                </c:pt>
                <c:pt idx="2694">
                  <c:v>386.34800000000001</c:v>
                </c:pt>
                <c:pt idx="2695">
                  <c:v>386.34399999999999</c:v>
                </c:pt>
                <c:pt idx="2696">
                  <c:v>386.34100000000001</c:v>
                </c:pt>
                <c:pt idx="2697">
                  <c:v>386.33800000000002</c:v>
                </c:pt>
                <c:pt idx="2698">
                  <c:v>386.33499999999998</c:v>
                </c:pt>
                <c:pt idx="2699">
                  <c:v>386.33199999999999</c:v>
                </c:pt>
                <c:pt idx="2700">
                  <c:v>386.32900000000001</c:v>
                </c:pt>
                <c:pt idx="2701">
                  <c:v>386.32600000000002</c:v>
                </c:pt>
                <c:pt idx="2702">
                  <c:v>386.32299999999998</c:v>
                </c:pt>
                <c:pt idx="2703">
                  <c:v>386.31900000000002</c:v>
                </c:pt>
                <c:pt idx="2704">
                  <c:v>386.31599999999997</c:v>
                </c:pt>
                <c:pt idx="2705">
                  <c:v>386.31299999999999</c:v>
                </c:pt>
                <c:pt idx="2706">
                  <c:v>386.31</c:v>
                </c:pt>
                <c:pt idx="2707">
                  <c:v>386.30700000000002</c:v>
                </c:pt>
                <c:pt idx="2708">
                  <c:v>386.30399999999997</c:v>
                </c:pt>
                <c:pt idx="2709">
                  <c:v>386.30099999999999</c:v>
                </c:pt>
                <c:pt idx="2710">
                  <c:v>386.29700000000003</c:v>
                </c:pt>
                <c:pt idx="2711">
                  <c:v>386.29399999999998</c:v>
                </c:pt>
                <c:pt idx="2712">
                  <c:v>386.291</c:v>
                </c:pt>
                <c:pt idx="2713">
                  <c:v>386.28800000000001</c:v>
                </c:pt>
                <c:pt idx="2714">
                  <c:v>386.28500000000003</c:v>
                </c:pt>
                <c:pt idx="2715">
                  <c:v>386.28199999999998</c:v>
                </c:pt>
                <c:pt idx="2716">
                  <c:v>386.279</c:v>
                </c:pt>
                <c:pt idx="2717">
                  <c:v>386.27600000000001</c:v>
                </c:pt>
                <c:pt idx="2718">
                  <c:v>386.27199999999999</c:v>
                </c:pt>
                <c:pt idx="2719">
                  <c:v>386.26900000000001</c:v>
                </c:pt>
                <c:pt idx="2720">
                  <c:v>386.26600000000002</c:v>
                </c:pt>
                <c:pt idx="2721">
                  <c:v>386.26299999999998</c:v>
                </c:pt>
                <c:pt idx="2722">
                  <c:v>386.26</c:v>
                </c:pt>
                <c:pt idx="2723">
                  <c:v>386.25700000000001</c:v>
                </c:pt>
                <c:pt idx="2724">
                  <c:v>386.25400000000002</c:v>
                </c:pt>
                <c:pt idx="2725">
                  <c:v>386.25099999999998</c:v>
                </c:pt>
                <c:pt idx="2726">
                  <c:v>386.24799999999999</c:v>
                </c:pt>
                <c:pt idx="2727">
                  <c:v>386.24400000000003</c:v>
                </c:pt>
                <c:pt idx="2728">
                  <c:v>386.24099999999999</c:v>
                </c:pt>
                <c:pt idx="2729">
                  <c:v>386.238</c:v>
                </c:pt>
                <c:pt idx="2730">
                  <c:v>386.23500000000001</c:v>
                </c:pt>
                <c:pt idx="2731">
                  <c:v>386.23200000000003</c:v>
                </c:pt>
                <c:pt idx="2732">
                  <c:v>386.22899999999998</c:v>
                </c:pt>
                <c:pt idx="2733">
                  <c:v>386.226</c:v>
                </c:pt>
                <c:pt idx="2734">
                  <c:v>386.22300000000001</c:v>
                </c:pt>
                <c:pt idx="2735">
                  <c:v>386.22</c:v>
                </c:pt>
                <c:pt idx="2736">
                  <c:v>386.21699999999998</c:v>
                </c:pt>
                <c:pt idx="2737">
                  <c:v>386.214</c:v>
                </c:pt>
                <c:pt idx="2738">
                  <c:v>386.21</c:v>
                </c:pt>
                <c:pt idx="2739">
                  <c:v>386.20699999999999</c:v>
                </c:pt>
                <c:pt idx="2740">
                  <c:v>386.20400000000001</c:v>
                </c:pt>
                <c:pt idx="2741">
                  <c:v>386.20100000000002</c:v>
                </c:pt>
                <c:pt idx="2742">
                  <c:v>386.19799999999998</c:v>
                </c:pt>
                <c:pt idx="2743">
                  <c:v>386.19499999999999</c:v>
                </c:pt>
                <c:pt idx="2744">
                  <c:v>386.19200000000001</c:v>
                </c:pt>
                <c:pt idx="2745">
                  <c:v>386.18900000000002</c:v>
                </c:pt>
                <c:pt idx="2746">
                  <c:v>386.18599999999998</c:v>
                </c:pt>
                <c:pt idx="2747">
                  <c:v>386.18299999999999</c:v>
                </c:pt>
                <c:pt idx="2748">
                  <c:v>386.18</c:v>
                </c:pt>
                <c:pt idx="2749">
                  <c:v>386.17700000000002</c:v>
                </c:pt>
                <c:pt idx="2750">
                  <c:v>386.17399999999998</c:v>
                </c:pt>
                <c:pt idx="2751">
                  <c:v>386.17099999999999</c:v>
                </c:pt>
                <c:pt idx="2752">
                  <c:v>386.16800000000001</c:v>
                </c:pt>
                <c:pt idx="2753">
                  <c:v>386.16500000000002</c:v>
                </c:pt>
                <c:pt idx="2754">
                  <c:v>386.16199999999998</c:v>
                </c:pt>
                <c:pt idx="2755">
                  <c:v>386.15899999999999</c:v>
                </c:pt>
                <c:pt idx="2756">
                  <c:v>386.15699999999998</c:v>
                </c:pt>
                <c:pt idx="2757">
                  <c:v>386.154</c:v>
                </c:pt>
                <c:pt idx="2758">
                  <c:v>386.15100000000001</c:v>
                </c:pt>
                <c:pt idx="2759">
                  <c:v>386.14800000000002</c:v>
                </c:pt>
                <c:pt idx="2760">
                  <c:v>386.14499999999998</c:v>
                </c:pt>
                <c:pt idx="2761">
                  <c:v>386.14299999999997</c:v>
                </c:pt>
                <c:pt idx="2762">
                  <c:v>386.14</c:v>
                </c:pt>
                <c:pt idx="2763">
                  <c:v>386.13799999999998</c:v>
                </c:pt>
                <c:pt idx="2764">
                  <c:v>386.13499999999999</c:v>
                </c:pt>
                <c:pt idx="2765">
                  <c:v>386.13299999999998</c:v>
                </c:pt>
                <c:pt idx="2766">
                  <c:v>386.13</c:v>
                </c:pt>
                <c:pt idx="2767">
                  <c:v>386.12799999999999</c:v>
                </c:pt>
                <c:pt idx="2768">
                  <c:v>386.12599999999998</c:v>
                </c:pt>
                <c:pt idx="2769">
                  <c:v>386.12400000000002</c:v>
                </c:pt>
                <c:pt idx="2770">
                  <c:v>386.12200000000001</c:v>
                </c:pt>
                <c:pt idx="2771">
                  <c:v>386.12</c:v>
                </c:pt>
                <c:pt idx="2772">
                  <c:v>386.11900000000003</c:v>
                </c:pt>
                <c:pt idx="2773">
                  <c:v>386.11799999999999</c:v>
                </c:pt>
                <c:pt idx="2774">
                  <c:v>386.11700000000002</c:v>
                </c:pt>
                <c:pt idx="2775">
                  <c:v>386.11599999999999</c:v>
                </c:pt>
                <c:pt idx="2776">
                  <c:v>386.11599999999999</c:v>
                </c:pt>
                <c:pt idx="2777">
                  <c:v>386.11500000000001</c:v>
                </c:pt>
                <c:pt idx="2778">
                  <c:v>386.11599999999999</c:v>
                </c:pt>
                <c:pt idx="2779">
                  <c:v>386.11599999999999</c:v>
                </c:pt>
                <c:pt idx="2780">
                  <c:v>386.11700000000002</c:v>
                </c:pt>
                <c:pt idx="2781">
                  <c:v>386.11799999999999</c:v>
                </c:pt>
                <c:pt idx="2782">
                  <c:v>386.12</c:v>
                </c:pt>
                <c:pt idx="2783">
                  <c:v>386.12200000000001</c:v>
                </c:pt>
                <c:pt idx="2784">
                  <c:v>386.12400000000002</c:v>
                </c:pt>
                <c:pt idx="2785">
                  <c:v>386.12599999999998</c:v>
                </c:pt>
                <c:pt idx="2786">
                  <c:v>386.12900000000002</c:v>
                </c:pt>
                <c:pt idx="2787">
                  <c:v>386.13299999999998</c:v>
                </c:pt>
                <c:pt idx="2788">
                  <c:v>386.137</c:v>
                </c:pt>
                <c:pt idx="2789">
                  <c:v>386.142</c:v>
                </c:pt>
                <c:pt idx="2790">
                  <c:v>386.14699999999999</c:v>
                </c:pt>
                <c:pt idx="2791">
                  <c:v>386.154</c:v>
                </c:pt>
                <c:pt idx="2792">
                  <c:v>386.161</c:v>
                </c:pt>
                <c:pt idx="2793">
                  <c:v>386.16899999999998</c:v>
                </c:pt>
                <c:pt idx="2794">
                  <c:v>386.17899999999997</c:v>
                </c:pt>
                <c:pt idx="2795">
                  <c:v>386.19099999999997</c:v>
                </c:pt>
                <c:pt idx="2796">
                  <c:v>386.20299999999997</c:v>
                </c:pt>
                <c:pt idx="2797">
                  <c:v>386.21800000000002</c:v>
                </c:pt>
                <c:pt idx="2798">
                  <c:v>386.23399999999998</c:v>
                </c:pt>
                <c:pt idx="2799">
                  <c:v>386.25299999999999</c:v>
                </c:pt>
                <c:pt idx="2800">
                  <c:v>386.274</c:v>
                </c:pt>
                <c:pt idx="2801">
                  <c:v>386.29700000000003</c:v>
                </c:pt>
                <c:pt idx="2802">
                  <c:v>386.322</c:v>
                </c:pt>
                <c:pt idx="2803">
                  <c:v>386.35</c:v>
                </c:pt>
                <c:pt idx="2804">
                  <c:v>386.38099999999997</c:v>
                </c:pt>
                <c:pt idx="2805">
                  <c:v>386.41300000000001</c:v>
                </c:pt>
                <c:pt idx="2806">
                  <c:v>386.44799999999998</c:v>
                </c:pt>
                <c:pt idx="2807">
                  <c:v>386.48500000000001</c:v>
                </c:pt>
                <c:pt idx="2808">
                  <c:v>386.524</c:v>
                </c:pt>
                <c:pt idx="2809">
                  <c:v>386.56599999999997</c:v>
                </c:pt>
                <c:pt idx="2810">
                  <c:v>386.60899999999998</c:v>
                </c:pt>
                <c:pt idx="2811">
                  <c:v>386.65600000000001</c:v>
                </c:pt>
                <c:pt idx="2812">
                  <c:v>386.70400000000001</c:v>
                </c:pt>
                <c:pt idx="2813">
                  <c:v>386.755</c:v>
                </c:pt>
                <c:pt idx="2814">
                  <c:v>386.81</c:v>
                </c:pt>
                <c:pt idx="2815">
                  <c:v>386.86900000000003</c:v>
                </c:pt>
                <c:pt idx="2816">
                  <c:v>386.93400000000003</c:v>
                </c:pt>
                <c:pt idx="2817">
                  <c:v>387.00299999999999</c:v>
                </c:pt>
                <c:pt idx="2818">
                  <c:v>387.077</c:v>
                </c:pt>
                <c:pt idx="2819">
                  <c:v>387.15800000000002</c:v>
                </c:pt>
                <c:pt idx="2820">
                  <c:v>387.245</c:v>
                </c:pt>
                <c:pt idx="2821">
                  <c:v>387.33800000000002</c:v>
                </c:pt>
                <c:pt idx="2822">
                  <c:v>387.43900000000002</c:v>
                </c:pt>
                <c:pt idx="2823">
                  <c:v>387.548</c:v>
                </c:pt>
                <c:pt idx="2824">
                  <c:v>387.666</c:v>
                </c:pt>
                <c:pt idx="2825">
                  <c:v>387.79199999999997</c:v>
                </c:pt>
                <c:pt idx="2826">
                  <c:v>387.92700000000002</c:v>
                </c:pt>
                <c:pt idx="2827">
                  <c:v>388.072</c:v>
                </c:pt>
                <c:pt idx="2828">
                  <c:v>388.22500000000002</c:v>
                </c:pt>
                <c:pt idx="2829">
                  <c:v>388.387</c:v>
                </c:pt>
                <c:pt idx="2830">
                  <c:v>388.55700000000002</c:v>
                </c:pt>
                <c:pt idx="2831">
                  <c:v>388.73399999999998</c:v>
                </c:pt>
                <c:pt idx="2832">
                  <c:v>388.91899999999998</c:v>
                </c:pt>
                <c:pt idx="2833">
                  <c:v>389.11</c:v>
                </c:pt>
                <c:pt idx="2834">
                  <c:v>389.30799999999999</c:v>
                </c:pt>
                <c:pt idx="2835">
                  <c:v>389.51299999999998</c:v>
                </c:pt>
                <c:pt idx="2836">
                  <c:v>389.72399999999999</c:v>
                </c:pt>
                <c:pt idx="2837">
                  <c:v>389.94099999999997</c:v>
                </c:pt>
                <c:pt idx="2838">
                  <c:v>390.16699999999997</c:v>
                </c:pt>
                <c:pt idx="2839">
                  <c:v>390.40300000000002</c:v>
                </c:pt>
                <c:pt idx="2840">
                  <c:v>390.65100000000001</c:v>
                </c:pt>
                <c:pt idx="2841">
                  <c:v>390.911</c:v>
                </c:pt>
                <c:pt idx="2842">
                  <c:v>391.18400000000003</c:v>
                </c:pt>
                <c:pt idx="2843">
                  <c:v>391.47</c:v>
                </c:pt>
                <c:pt idx="2844">
                  <c:v>391.76900000000001</c:v>
                </c:pt>
                <c:pt idx="2845">
                  <c:v>392.08100000000002</c:v>
                </c:pt>
                <c:pt idx="2846">
                  <c:v>392.40800000000002</c:v>
                </c:pt>
                <c:pt idx="2847">
                  <c:v>392.75</c:v>
                </c:pt>
                <c:pt idx="2848">
                  <c:v>393.10899999999998</c:v>
                </c:pt>
                <c:pt idx="2849">
                  <c:v>393.483</c:v>
                </c:pt>
                <c:pt idx="2850">
                  <c:v>393.87200000000001</c:v>
                </c:pt>
                <c:pt idx="2851">
                  <c:v>394.279</c:v>
                </c:pt>
                <c:pt idx="2852">
                  <c:v>394.70299999999997</c:v>
                </c:pt>
                <c:pt idx="2853">
                  <c:v>395.142</c:v>
                </c:pt>
                <c:pt idx="2854">
                  <c:v>395.596</c:v>
                </c:pt>
                <c:pt idx="2855">
                  <c:v>396.06400000000002</c:v>
                </c:pt>
                <c:pt idx="2856">
                  <c:v>396.54599999999999</c:v>
                </c:pt>
                <c:pt idx="2857">
                  <c:v>397.04</c:v>
                </c:pt>
                <c:pt idx="2858">
                  <c:v>397.54700000000003</c:v>
                </c:pt>
                <c:pt idx="2859">
                  <c:v>398.06700000000001</c:v>
                </c:pt>
                <c:pt idx="2860">
                  <c:v>398.601</c:v>
                </c:pt>
                <c:pt idx="2861">
                  <c:v>399.14699999999999</c:v>
                </c:pt>
                <c:pt idx="2862">
                  <c:v>399.709</c:v>
                </c:pt>
                <c:pt idx="2863">
                  <c:v>400.29199999999997</c:v>
                </c:pt>
                <c:pt idx="2864">
                  <c:v>400.9</c:v>
                </c:pt>
                <c:pt idx="2865">
                  <c:v>401.53399999999999</c:v>
                </c:pt>
                <c:pt idx="2866">
                  <c:v>402.19799999999998</c:v>
                </c:pt>
                <c:pt idx="2867">
                  <c:v>402.89</c:v>
                </c:pt>
                <c:pt idx="2868">
                  <c:v>403.61200000000002</c:v>
                </c:pt>
                <c:pt idx="2869">
                  <c:v>404.36500000000001</c:v>
                </c:pt>
                <c:pt idx="2870">
                  <c:v>405.15300000000002</c:v>
                </c:pt>
                <c:pt idx="2871">
                  <c:v>405.98</c:v>
                </c:pt>
                <c:pt idx="2872">
                  <c:v>406.84800000000001</c:v>
                </c:pt>
                <c:pt idx="2873">
                  <c:v>407.75700000000001</c:v>
                </c:pt>
                <c:pt idx="2874">
                  <c:v>408.71</c:v>
                </c:pt>
                <c:pt idx="2875">
                  <c:v>409.70800000000003</c:v>
                </c:pt>
                <c:pt idx="2876">
                  <c:v>410.75400000000002</c:v>
                </c:pt>
                <c:pt idx="2877">
                  <c:v>411.84699999999998</c:v>
                </c:pt>
                <c:pt idx="2878">
                  <c:v>412.98500000000001</c:v>
                </c:pt>
                <c:pt idx="2879">
                  <c:v>414.16800000000001</c:v>
                </c:pt>
                <c:pt idx="2880">
                  <c:v>415.39699999999999</c:v>
                </c:pt>
                <c:pt idx="2881">
                  <c:v>416.67</c:v>
                </c:pt>
                <c:pt idx="2882">
                  <c:v>417.98700000000002</c:v>
                </c:pt>
                <c:pt idx="2883">
                  <c:v>419.34699999999998</c:v>
                </c:pt>
                <c:pt idx="2884">
                  <c:v>420.75099999999998</c:v>
                </c:pt>
                <c:pt idx="2885">
                  <c:v>422.19600000000003</c:v>
                </c:pt>
                <c:pt idx="2886">
                  <c:v>423.68299999999999</c:v>
                </c:pt>
                <c:pt idx="2887">
                  <c:v>425.22199999999998</c:v>
                </c:pt>
                <c:pt idx="2888">
                  <c:v>426.822</c:v>
                </c:pt>
                <c:pt idx="2889">
                  <c:v>428.48599999999999</c:v>
                </c:pt>
                <c:pt idx="2890">
                  <c:v>430.21699999999998</c:v>
                </c:pt>
                <c:pt idx="2891">
                  <c:v>432.01400000000001</c:v>
                </c:pt>
                <c:pt idx="2892">
                  <c:v>433.87599999999998</c:v>
                </c:pt>
                <c:pt idx="2893">
                  <c:v>435.80200000000002</c:v>
                </c:pt>
                <c:pt idx="2894">
                  <c:v>437.79199999999997</c:v>
                </c:pt>
                <c:pt idx="2895">
                  <c:v>439.851</c:v>
                </c:pt>
                <c:pt idx="2896">
                  <c:v>441.98</c:v>
                </c:pt>
                <c:pt idx="2897">
                  <c:v>444.17899999999997</c:v>
                </c:pt>
                <c:pt idx="2898">
                  <c:v>446.447</c:v>
                </c:pt>
                <c:pt idx="2899">
                  <c:v>448.78399999999999</c:v>
                </c:pt>
                <c:pt idx="2900">
                  <c:v>451.19400000000002</c:v>
                </c:pt>
                <c:pt idx="2901">
                  <c:v>453.67899999999997</c:v>
                </c:pt>
                <c:pt idx="2902">
                  <c:v>456.238</c:v>
                </c:pt>
                <c:pt idx="2903">
                  <c:v>458.87</c:v>
                </c:pt>
                <c:pt idx="2904">
                  <c:v>461.57400000000001</c:v>
                </c:pt>
                <c:pt idx="2905">
                  <c:v>464.351</c:v>
                </c:pt>
                <c:pt idx="2906">
                  <c:v>467.19900000000001</c:v>
                </c:pt>
                <c:pt idx="2907">
                  <c:v>470.11799999999999</c:v>
                </c:pt>
                <c:pt idx="2908">
                  <c:v>473.11</c:v>
                </c:pt>
                <c:pt idx="2909">
                  <c:v>476.17200000000003</c:v>
                </c:pt>
                <c:pt idx="2910">
                  <c:v>479.30099999999999</c:v>
                </c:pt>
                <c:pt idx="2911">
                  <c:v>482.49900000000002</c:v>
                </c:pt>
                <c:pt idx="2912">
                  <c:v>485.77300000000002</c:v>
                </c:pt>
                <c:pt idx="2913">
                  <c:v>489.12599999999998</c:v>
                </c:pt>
                <c:pt idx="2914">
                  <c:v>492.55900000000003</c:v>
                </c:pt>
                <c:pt idx="2915">
                  <c:v>496.07</c:v>
                </c:pt>
                <c:pt idx="2916">
                  <c:v>499.65699999999998</c:v>
                </c:pt>
                <c:pt idx="2917">
                  <c:v>503.31599999999997</c:v>
                </c:pt>
                <c:pt idx="2918">
                  <c:v>507.04500000000002</c:v>
                </c:pt>
                <c:pt idx="2919">
                  <c:v>510.84399999999999</c:v>
                </c:pt>
                <c:pt idx="2920">
                  <c:v>514.71400000000006</c:v>
                </c:pt>
                <c:pt idx="2921">
                  <c:v>518.65</c:v>
                </c:pt>
                <c:pt idx="2922">
                  <c:v>522.64800000000002</c:v>
                </c:pt>
                <c:pt idx="2923">
                  <c:v>526.70600000000002</c:v>
                </c:pt>
                <c:pt idx="2924">
                  <c:v>530.82500000000005</c:v>
                </c:pt>
                <c:pt idx="2925">
                  <c:v>535</c:v>
                </c:pt>
                <c:pt idx="2926">
                  <c:v>539.23199999999997</c:v>
                </c:pt>
                <c:pt idx="2927">
                  <c:v>543.51700000000005</c:v>
                </c:pt>
                <c:pt idx="2928">
                  <c:v>547.85400000000004</c:v>
                </c:pt>
                <c:pt idx="2929">
                  <c:v>552.24300000000005</c:v>
                </c:pt>
                <c:pt idx="2930">
                  <c:v>556.67399999999998</c:v>
                </c:pt>
                <c:pt idx="2931">
                  <c:v>561.14599999999996</c:v>
                </c:pt>
                <c:pt idx="2932">
                  <c:v>565.65899999999999</c:v>
                </c:pt>
                <c:pt idx="2933">
                  <c:v>570.20799999999997</c:v>
                </c:pt>
                <c:pt idx="2934">
                  <c:v>574.79499999999996</c:v>
                </c:pt>
                <c:pt idx="2935">
                  <c:v>579.40700000000004</c:v>
                </c:pt>
                <c:pt idx="2936">
                  <c:v>584.04999999999995</c:v>
                </c:pt>
                <c:pt idx="2937">
                  <c:v>588.72299999999996</c:v>
                </c:pt>
                <c:pt idx="2938">
                  <c:v>593.42700000000002</c:v>
                </c:pt>
                <c:pt idx="2939">
                  <c:v>598.16499999999996</c:v>
                </c:pt>
                <c:pt idx="2940">
                  <c:v>602.923</c:v>
                </c:pt>
                <c:pt idx="2941">
                  <c:v>607.70299999999997</c:v>
                </c:pt>
                <c:pt idx="2942">
                  <c:v>612.5</c:v>
                </c:pt>
                <c:pt idx="2943">
                  <c:v>617.31399999999996</c:v>
                </c:pt>
                <c:pt idx="2944">
                  <c:v>622.14200000000005</c:v>
                </c:pt>
                <c:pt idx="2945">
                  <c:v>626.98500000000001</c:v>
                </c:pt>
                <c:pt idx="2946">
                  <c:v>631.83799999999997</c:v>
                </c:pt>
                <c:pt idx="2947">
                  <c:v>636.69799999999998</c:v>
                </c:pt>
                <c:pt idx="2948">
                  <c:v>641.55999999999995</c:v>
                </c:pt>
                <c:pt idx="2949">
                  <c:v>646.42499999999995</c:v>
                </c:pt>
                <c:pt idx="2950">
                  <c:v>651.28899999999999</c:v>
                </c:pt>
                <c:pt idx="2951">
                  <c:v>656.15</c:v>
                </c:pt>
                <c:pt idx="2952">
                  <c:v>661.00699999999995</c:v>
                </c:pt>
                <c:pt idx="2953">
                  <c:v>665.85699999999997</c:v>
                </c:pt>
                <c:pt idx="2954">
                  <c:v>670.7</c:v>
                </c:pt>
                <c:pt idx="2955">
                  <c:v>675.53200000000004</c:v>
                </c:pt>
                <c:pt idx="2956">
                  <c:v>680.35199999999998</c:v>
                </c:pt>
                <c:pt idx="2957">
                  <c:v>685.15800000000002</c:v>
                </c:pt>
                <c:pt idx="2958">
                  <c:v>689.94600000000003</c:v>
                </c:pt>
                <c:pt idx="2959">
                  <c:v>694.71500000000003</c:v>
                </c:pt>
                <c:pt idx="2960">
                  <c:v>699.46299999999997</c:v>
                </c:pt>
                <c:pt idx="2961">
                  <c:v>704.18899999999996</c:v>
                </c:pt>
                <c:pt idx="2962">
                  <c:v>708.89400000000001</c:v>
                </c:pt>
                <c:pt idx="2963">
                  <c:v>713.577</c:v>
                </c:pt>
                <c:pt idx="2964">
                  <c:v>718.23500000000001</c:v>
                </c:pt>
                <c:pt idx="2965">
                  <c:v>722.86699999999996</c:v>
                </c:pt>
                <c:pt idx="2966">
                  <c:v>727.46799999999996</c:v>
                </c:pt>
                <c:pt idx="2967">
                  <c:v>732.03899999999999</c:v>
                </c:pt>
                <c:pt idx="2968">
                  <c:v>736.58299999999997</c:v>
                </c:pt>
                <c:pt idx="2969">
                  <c:v>741.08799999999997</c:v>
                </c:pt>
                <c:pt idx="2970">
                  <c:v>745.56</c:v>
                </c:pt>
                <c:pt idx="2971">
                  <c:v>749.99699999999996</c:v>
                </c:pt>
                <c:pt idx="2972">
                  <c:v>754.39599999999996</c:v>
                </c:pt>
                <c:pt idx="2973">
                  <c:v>758.76</c:v>
                </c:pt>
                <c:pt idx="2974">
                  <c:v>763.07899999999995</c:v>
                </c:pt>
                <c:pt idx="2975">
                  <c:v>767.35699999999997</c:v>
                </c:pt>
                <c:pt idx="2976">
                  <c:v>771.59299999999996</c:v>
                </c:pt>
                <c:pt idx="2977">
                  <c:v>775.78499999999997</c:v>
                </c:pt>
                <c:pt idx="2978">
                  <c:v>779.93700000000001</c:v>
                </c:pt>
                <c:pt idx="2979">
                  <c:v>784.03899999999999</c:v>
                </c:pt>
                <c:pt idx="2980">
                  <c:v>788.09299999999996</c:v>
                </c:pt>
                <c:pt idx="2981">
                  <c:v>792.09900000000005</c:v>
                </c:pt>
                <c:pt idx="2982">
                  <c:v>796.05700000000002</c:v>
                </c:pt>
                <c:pt idx="2983">
                  <c:v>799.96799999999996</c:v>
                </c:pt>
                <c:pt idx="2984">
                  <c:v>803.82600000000002</c:v>
                </c:pt>
                <c:pt idx="2985">
                  <c:v>807.63300000000004</c:v>
                </c:pt>
                <c:pt idx="2986">
                  <c:v>811.39099999999996</c:v>
                </c:pt>
                <c:pt idx="2987">
                  <c:v>815.09799999999996</c:v>
                </c:pt>
                <c:pt idx="2988">
                  <c:v>818.75699999999995</c:v>
                </c:pt>
                <c:pt idx="2989">
                  <c:v>822.36</c:v>
                </c:pt>
                <c:pt idx="2990">
                  <c:v>825.91</c:v>
                </c:pt>
                <c:pt idx="2991">
                  <c:v>829.40700000000004</c:v>
                </c:pt>
                <c:pt idx="2992">
                  <c:v>832.85</c:v>
                </c:pt>
                <c:pt idx="2993">
                  <c:v>836.24300000000005</c:v>
                </c:pt>
                <c:pt idx="2994">
                  <c:v>839.57799999999997</c:v>
                </c:pt>
                <c:pt idx="2995">
                  <c:v>842.85900000000004</c:v>
                </c:pt>
                <c:pt idx="2996">
                  <c:v>846.08500000000004</c:v>
                </c:pt>
                <c:pt idx="2997">
                  <c:v>849.25599999999997</c:v>
                </c:pt>
                <c:pt idx="2998">
                  <c:v>852.37300000000005</c:v>
                </c:pt>
                <c:pt idx="2999">
                  <c:v>855.43499999999995</c:v>
                </c:pt>
                <c:pt idx="3000">
                  <c:v>858.44299999999998</c:v>
                </c:pt>
                <c:pt idx="3001">
                  <c:v>861.39599999999996</c:v>
                </c:pt>
                <c:pt idx="3002">
                  <c:v>864.29600000000005</c:v>
                </c:pt>
                <c:pt idx="3003">
                  <c:v>867.14300000000003</c:v>
                </c:pt>
                <c:pt idx="3004">
                  <c:v>869.93600000000004</c:v>
                </c:pt>
                <c:pt idx="3005">
                  <c:v>872.67600000000004</c:v>
                </c:pt>
                <c:pt idx="3006">
                  <c:v>875.36400000000003</c:v>
                </c:pt>
                <c:pt idx="3007">
                  <c:v>878</c:v>
                </c:pt>
                <c:pt idx="3008">
                  <c:v>880.58399999999995</c:v>
                </c:pt>
                <c:pt idx="3009">
                  <c:v>883.11699999999996</c:v>
                </c:pt>
                <c:pt idx="3010">
                  <c:v>885.6</c:v>
                </c:pt>
                <c:pt idx="3011">
                  <c:v>888.03200000000004</c:v>
                </c:pt>
                <c:pt idx="3012">
                  <c:v>890.41600000000005</c:v>
                </c:pt>
                <c:pt idx="3013">
                  <c:v>892.74900000000002</c:v>
                </c:pt>
                <c:pt idx="3014">
                  <c:v>895.03399999999999</c:v>
                </c:pt>
                <c:pt idx="3015">
                  <c:v>897.27</c:v>
                </c:pt>
                <c:pt idx="3016">
                  <c:v>899.46</c:v>
                </c:pt>
                <c:pt idx="3017">
                  <c:v>901.60299999999995</c:v>
                </c:pt>
                <c:pt idx="3018">
                  <c:v>903.7</c:v>
                </c:pt>
                <c:pt idx="3019">
                  <c:v>905.75</c:v>
                </c:pt>
                <c:pt idx="3020">
                  <c:v>907.75599999999997</c:v>
                </c:pt>
                <c:pt idx="3021">
                  <c:v>909.71699999999998</c:v>
                </c:pt>
                <c:pt idx="3022">
                  <c:v>911.63499999999999</c:v>
                </c:pt>
                <c:pt idx="3023">
                  <c:v>913.50900000000001</c:v>
                </c:pt>
                <c:pt idx="3024">
                  <c:v>915.34100000000001</c:v>
                </c:pt>
                <c:pt idx="3025">
                  <c:v>917.13</c:v>
                </c:pt>
                <c:pt idx="3026">
                  <c:v>918.87800000000004</c:v>
                </c:pt>
                <c:pt idx="3027">
                  <c:v>920.58600000000001</c:v>
                </c:pt>
                <c:pt idx="3028">
                  <c:v>922.25199999999995</c:v>
                </c:pt>
                <c:pt idx="3029">
                  <c:v>923.88</c:v>
                </c:pt>
                <c:pt idx="3030">
                  <c:v>925.46799999999996</c:v>
                </c:pt>
                <c:pt idx="3031">
                  <c:v>927.01700000000005</c:v>
                </c:pt>
                <c:pt idx="3032">
                  <c:v>928.529</c:v>
                </c:pt>
                <c:pt idx="3033">
                  <c:v>930.00400000000002</c:v>
                </c:pt>
                <c:pt idx="3034">
                  <c:v>931.44100000000003</c:v>
                </c:pt>
                <c:pt idx="3035">
                  <c:v>932.84299999999996</c:v>
                </c:pt>
                <c:pt idx="3036">
                  <c:v>934.20899999999995</c:v>
                </c:pt>
                <c:pt idx="3037">
                  <c:v>935.54</c:v>
                </c:pt>
                <c:pt idx="3038">
                  <c:v>936.83600000000001</c:v>
                </c:pt>
                <c:pt idx="3039">
                  <c:v>938.09900000000005</c:v>
                </c:pt>
                <c:pt idx="3040">
                  <c:v>939.32799999999997</c:v>
                </c:pt>
                <c:pt idx="3041">
                  <c:v>940.524</c:v>
                </c:pt>
                <c:pt idx="3042">
                  <c:v>941.68899999999996</c:v>
                </c:pt>
                <c:pt idx="3043">
                  <c:v>942.82100000000003</c:v>
                </c:pt>
                <c:pt idx="3044">
                  <c:v>943.92200000000003</c:v>
                </c:pt>
                <c:pt idx="3045">
                  <c:v>944.99199999999996</c:v>
                </c:pt>
                <c:pt idx="3046">
                  <c:v>946.03300000000002</c:v>
                </c:pt>
                <c:pt idx="3047">
                  <c:v>947.04300000000001</c:v>
                </c:pt>
                <c:pt idx="3048">
                  <c:v>948.02499999999998</c:v>
                </c:pt>
                <c:pt idx="3049">
                  <c:v>948.97699999999998</c:v>
                </c:pt>
                <c:pt idx="3050">
                  <c:v>949.90200000000004</c:v>
                </c:pt>
                <c:pt idx="3051">
                  <c:v>950.79899999999998</c:v>
                </c:pt>
                <c:pt idx="3052">
                  <c:v>951.66899999999998</c:v>
                </c:pt>
                <c:pt idx="3053">
                  <c:v>952.51199999999994</c:v>
                </c:pt>
                <c:pt idx="3054">
                  <c:v>953.32799999999997</c:v>
                </c:pt>
                <c:pt idx="3055">
                  <c:v>954.11900000000003</c:v>
                </c:pt>
                <c:pt idx="3056">
                  <c:v>954.88499999999999</c:v>
                </c:pt>
                <c:pt idx="3057">
                  <c:v>955.62599999999998</c:v>
                </c:pt>
                <c:pt idx="3058">
                  <c:v>956.34199999999998</c:v>
                </c:pt>
                <c:pt idx="3059">
                  <c:v>957.03399999999999</c:v>
                </c:pt>
                <c:pt idx="3060">
                  <c:v>957.70299999999997</c:v>
                </c:pt>
                <c:pt idx="3061">
                  <c:v>958.34900000000005</c:v>
                </c:pt>
                <c:pt idx="3062">
                  <c:v>958.971</c:v>
                </c:pt>
                <c:pt idx="3063">
                  <c:v>959.572</c:v>
                </c:pt>
                <c:pt idx="3064">
                  <c:v>960.15</c:v>
                </c:pt>
                <c:pt idx="3065">
                  <c:v>960.70699999999999</c:v>
                </c:pt>
                <c:pt idx="3066">
                  <c:v>961.24300000000005</c:v>
                </c:pt>
                <c:pt idx="3067">
                  <c:v>961.75800000000004</c:v>
                </c:pt>
                <c:pt idx="3068">
                  <c:v>962.25199999999995</c:v>
                </c:pt>
                <c:pt idx="3069">
                  <c:v>962.72699999999998</c:v>
                </c:pt>
                <c:pt idx="3070">
                  <c:v>963.18100000000004</c:v>
                </c:pt>
                <c:pt idx="3071">
                  <c:v>963.61699999999996</c:v>
                </c:pt>
                <c:pt idx="3072">
                  <c:v>964.03300000000002</c:v>
                </c:pt>
                <c:pt idx="3073">
                  <c:v>964.43100000000004</c:v>
                </c:pt>
                <c:pt idx="3074">
                  <c:v>964.81</c:v>
                </c:pt>
                <c:pt idx="3075">
                  <c:v>965.17200000000003</c:v>
                </c:pt>
                <c:pt idx="3076">
                  <c:v>965.51499999999999</c:v>
                </c:pt>
                <c:pt idx="3077">
                  <c:v>965.84199999999998</c:v>
                </c:pt>
                <c:pt idx="3078">
                  <c:v>966.15099999999995</c:v>
                </c:pt>
                <c:pt idx="3079">
                  <c:v>966.44399999999996</c:v>
                </c:pt>
                <c:pt idx="3080">
                  <c:v>966.72</c:v>
                </c:pt>
                <c:pt idx="3081">
                  <c:v>966.98</c:v>
                </c:pt>
                <c:pt idx="3082">
                  <c:v>967.22400000000005</c:v>
                </c:pt>
                <c:pt idx="3083">
                  <c:v>967.45299999999997</c:v>
                </c:pt>
                <c:pt idx="3084">
                  <c:v>967.66600000000005</c:v>
                </c:pt>
                <c:pt idx="3085">
                  <c:v>967.86500000000001</c:v>
                </c:pt>
                <c:pt idx="3086">
                  <c:v>968.048</c:v>
                </c:pt>
                <c:pt idx="3087">
                  <c:v>968.21799999999996</c:v>
                </c:pt>
                <c:pt idx="3088">
                  <c:v>968.37300000000005</c:v>
                </c:pt>
                <c:pt idx="3089">
                  <c:v>968.51400000000001</c:v>
                </c:pt>
                <c:pt idx="3090">
                  <c:v>968.64200000000005</c:v>
                </c:pt>
                <c:pt idx="3091">
                  <c:v>968.75599999999997</c:v>
                </c:pt>
                <c:pt idx="3092">
                  <c:v>968.85699999999997</c:v>
                </c:pt>
                <c:pt idx="3093">
                  <c:v>968.94500000000005</c:v>
                </c:pt>
                <c:pt idx="3094">
                  <c:v>969.02</c:v>
                </c:pt>
                <c:pt idx="3095">
                  <c:v>969.08299999999997</c:v>
                </c:pt>
                <c:pt idx="3096">
                  <c:v>969.13400000000001</c:v>
                </c:pt>
                <c:pt idx="3097">
                  <c:v>969.17200000000003</c:v>
                </c:pt>
                <c:pt idx="3098">
                  <c:v>969.19899999999996</c:v>
                </c:pt>
                <c:pt idx="3099">
                  <c:v>969.21500000000003</c:v>
                </c:pt>
                <c:pt idx="3100">
                  <c:v>969.21900000000005</c:v>
                </c:pt>
                <c:pt idx="3101">
                  <c:v>969.21100000000001</c:v>
                </c:pt>
                <c:pt idx="3102">
                  <c:v>969.19299999999998</c:v>
                </c:pt>
                <c:pt idx="3103">
                  <c:v>969.16399999999999</c:v>
                </c:pt>
                <c:pt idx="3104">
                  <c:v>969.125</c:v>
                </c:pt>
                <c:pt idx="3105">
                  <c:v>969.07500000000005</c:v>
                </c:pt>
                <c:pt idx="3106">
                  <c:v>969.01499999999999</c:v>
                </c:pt>
                <c:pt idx="3107">
                  <c:v>968.94500000000005</c:v>
                </c:pt>
                <c:pt idx="3108">
                  <c:v>968.86599999999999</c:v>
                </c:pt>
                <c:pt idx="3109">
                  <c:v>968.77700000000004</c:v>
                </c:pt>
                <c:pt idx="3110">
                  <c:v>968.678</c:v>
                </c:pt>
                <c:pt idx="3111">
                  <c:v>968.57</c:v>
                </c:pt>
                <c:pt idx="3112">
                  <c:v>968.45299999999997</c:v>
                </c:pt>
                <c:pt idx="3113">
                  <c:v>968.327</c:v>
                </c:pt>
                <c:pt idx="3114">
                  <c:v>968.19200000000001</c:v>
                </c:pt>
                <c:pt idx="3115">
                  <c:v>968.04899999999998</c:v>
                </c:pt>
                <c:pt idx="3116">
                  <c:v>967.89700000000005</c:v>
                </c:pt>
                <c:pt idx="3117">
                  <c:v>967.73699999999997</c:v>
                </c:pt>
                <c:pt idx="3118">
                  <c:v>967.56899999999996</c:v>
                </c:pt>
                <c:pt idx="3119">
                  <c:v>967.39300000000003</c:v>
                </c:pt>
                <c:pt idx="3120">
                  <c:v>967.20899999999995</c:v>
                </c:pt>
                <c:pt idx="3121">
                  <c:v>967.01700000000005</c:v>
                </c:pt>
                <c:pt idx="3122">
                  <c:v>966.81799999999998</c:v>
                </c:pt>
                <c:pt idx="3123">
                  <c:v>966.61099999999999</c:v>
                </c:pt>
                <c:pt idx="3124">
                  <c:v>966.39700000000005</c:v>
                </c:pt>
                <c:pt idx="3125">
                  <c:v>966.17700000000002</c:v>
                </c:pt>
                <c:pt idx="3126">
                  <c:v>965.94899999999996</c:v>
                </c:pt>
                <c:pt idx="3127">
                  <c:v>965.71400000000006</c:v>
                </c:pt>
                <c:pt idx="3128">
                  <c:v>965.47299999999996</c:v>
                </c:pt>
                <c:pt idx="3129">
                  <c:v>965.22500000000002</c:v>
                </c:pt>
                <c:pt idx="3130">
                  <c:v>964.97</c:v>
                </c:pt>
                <c:pt idx="3131">
                  <c:v>964.71</c:v>
                </c:pt>
                <c:pt idx="3132">
                  <c:v>964.44299999999998</c:v>
                </c:pt>
                <c:pt idx="3133">
                  <c:v>964.17</c:v>
                </c:pt>
                <c:pt idx="3134">
                  <c:v>963.89200000000005</c:v>
                </c:pt>
                <c:pt idx="3135">
                  <c:v>963.60799999999995</c:v>
                </c:pt>
                <c:pt idx="3136">
                  <c:v>963.31799999999998</c:v>
                </c:pt>
                <c:pt idx="3137">
                  <c:v>963.024</c:v>
                </c:pt>
                <c:pt idx="3138">
                  <c:v>962.72400000000005</c:v>
                </c:pt>
                <c:pt idx="3139">
                  <c:v>962.41899999999998</c:v>
                </c:pt>
                <c:pt idx="3140">
                  <c:v>962.11</c:v>
                </c:pt>
                <c:pt idx="3141">
                  <c:v>961.79600000000005</c:v>
                </c:pt>
                <c:pt idx="3142">
                  <c:v>961.47699999999998</c:v>
                </c:pt>
                <c:pt idx="3143">
                  <c:v>961.154</c:v>
                </c:pt>
                <c:pt idx="3144">
                  <c:v>960.827</c:v>
                </c:pt>
                <c:pt idx="3145">
                  <c:v>960.495</c:v>
                </c:pt>
                <c:pt idx="3146">
                  <c:v>960.15899999999999</c:v>
                </c:pt>
                <c:pt idx="3147">
                  <c:v>959.81899999999996</c:v>
                </c:pt>
                <c:pt idx="3148">
                  <c:v>959.476</c:v>
                </c:pt>
                <c:pt idx="3149">
                  <c:v>959.12900000000002</c:v>
                </c:pt>
                <c:pt idx="3150">
                  <c:v>958.77800000000002</c:v>
                </c:pt>
                <c:pt idx="3151">
                  <c:v>958.42499999999995</c:v>
                </c:pt>
                <c:pt idx="3152">
                  <c:v>958.06700000000001</c:v>
                </c:pt>
                <c:pt idx="3153">
                  <c:v>957.70699999999999</c:v>
                </c:pt>
                <c:pt idx="3154">
                  <c:v>957.34400000000005</c:v>
                </c:pt>
                <c:pt idx="3155">
                  <c:v>956.97699999999998</c:v>
                </c:pt>
                <c:pt idx="3156">
                  <c:v>956.60799999999995</c:v>
                </c:pt>
                <c:pt idx="3157">
                  <c:v>956.23500000000001</c:v>
                </c:pt>
                <c:pt idx="3158">
                  <c:v>955.86</c:v>
                </c:pt>
                <c:pt idx="3159">
                  <c:v>955.48199999999997</c:v>
                </c:pt>
                <c:pt idx="3160">
                  <c:v>955.10199999999998</c:v>
                </c:pt>
                <c:pt idx="3161">
                  <c:v>954.71900000000005</c:v>
                </c:pt>
                <c:pt idx="3162">
                  <c:v>954.33299999999997</c:v>
                </c:pt>
                <c:pt idx="3163">
                  <c:v>953.94500000000005</c:v>
                </c:pt>
                <c:pt idx="3164">
                  <c:v>953.55399999999997</c:v>
                </c:pt>
                <c:pt idx="3165">
                  <c:v>953.16</c:v>
                </c:pt>
                <c:pt idx="3166">
                  <c:v>952.76499999999999</c:v>
                </c:pt>
                <c:pt idx="3167">
                  <c:v>952.36699999999996</c:v>
                </c:pt>
                <c:pt idx="3168">
                  <c:v>951.96600000000001</c:v>
                </c:pt>
                <c:pt idx="3169">
                  <c:v>951.56399999999996</c:v>
                </c:pt>
                <c:pt idx="3170">
                  <c:v>951.15899999999999</c:v>
                </c:pt>
                <c:pt idx="3171">
                  <c:v>950.75099999999998</c:v>
                </c:pt>
                <c:pt idx="3172">
                  <c:v>950.34199999999998</c:v>
                </c:pt>
                <c:pt idx="3173">
                  <c:v>949.93</c:v>
                </c:pt>
                <c:pt idx="3174">
                  <c:v>949.51700000000005</c:v>
                </c:pt>
                <c:pt idx="3175">
                  <c:v>949.101</c:v>
                </c:pt>
                <c:pt idx="3176">
                  <c:v>948.68299999999999</c:v>
                </c:pt>
                <c:pt idx="3177">
                  <c:v>948.26400000000001</c:v>
                </c:pt>
                <c:pt idx="3178">
                  <c:v>947.84199999999998</c:v>
                </c:pt>
                <c:pt idx="3179">
                  <c:v>947.41800000000001</c:v>
                </c:pt>
                <c:pt idx="3180">
                  <c:v>946.99199999999996</c:v>
                </c:pt>
                <c:pt idx="3181">
                  <c:v>946.56500000000005</c:v>
                </c:pt>
                <c:pt idx="3182">
                  <c:v>946.13499999999999</c:v>
                </c:pt>
                <c:pt idx="3183">
                  <c:v>945.70399999999995</c:v>
                </c:pt>
                <c:pt idx="3184">
                  <c:v>945.27099999999996</c:v>
                </c:pt>
                <c:pt idx="3185">
                  <c:v>944.83600000000001</c:v>
                </c:pt>
                <c:pt idx="3186">
                  <c:v>944.399</c:v>
                </c:pt>
                <c:pt idx="3187">
                  <c:v>943.96100000000001</c:v>
                </c:pt>
                <c:pt idx="3188">
                  <c:v>943.52099999999996</c:v>
                </c:pt>
                <c:pt idx="3189">
                  <c:v>943.07899999999995</c:v>
                </c:pt>
                <c:pt idx="3190">
                  <c:v>942.63599999999997</c:v>
                </c:pt>
                <c:pt idx="3191">
                  <c:v>942.19100000000003</c:v>
                </c:pt>
                <c:pt idx="3192">
                  <c:v>941.745</c:v>
                </c:pt>
                <c:pt idx="3193">
                  <c:v>941.29600000000005</c:v>
                </c:pt>
                <c:pt idx="3194">
                  <c:v>940.84699999999998</c:v>
                </c:pt>
                <c:pt idx="3195">
                  <c:v>940.39599999999996</c:v>
                </c:pt>
                <c:pt idx="3196">
                  <c:v>939.94299999999998</c:v>
                </c:pt>
                <c:pt idx="3197">
                  <c:v>939.48900000000003</c:v>
                </c:pt>
                <c:pt idx="3198">
                  <c:v>939.03399999999999</c:v>
                </c:pt>
                <c:pt idx="3199">
                  <c:v>938.577</c:v>
                </c:pt>
                <c:pt idx="3200">
                  <c:v>938.11900000000003</c:v>
                </c:pt>
                <c:pt idx="3201">
                  <c:v>937.66</c:v>
                </c:pt>
                <c:pt idx="3202">
                  <c:v>937.19899999999996</c:v>
                </c:pt>
                <c:pt idx="3203">
                  <c:v>936.73699999999997</c:v>
                </c:pt>
                <c:pt idx="3204">
                  <c:v>936.274</c:v>
                </c:pt>
                <c:pt idx="3205">
                  <c:v>935.81</c:v>
                </c:pt>
                <c:pt idx="3206">
                  <c:v>935.34500000000003</c:v>
                </c:pt>
                <c:pt idx="3207">
                  <c:v>934.87900000000002</c:v>
                </c:pt>
                <c:pt idx="3208">
                  <c:v>934.41099999999994</c:v>
                </c:pt>
                <c:pt idx="3209">
                  <c:v>933.94299999999998</c:v>
                </c:pt>
                <c:pt idx="3210">
                  <c:v>933.47299999999996</c:v>
                </c:pt>
                <c:pt idx="3211">
                  <c:v>933.00300000000004</c:v>
                </c:pt>
                <c:pt idx="3212">
                  <c:v>932.53200000000004</c:v>
                </c:pt>
                <c:pt idx="3213">
                  <c:v>932.05899999999997</c:v>
                </c:pt>
                <c:pt idx="3214">
                  <c:v>931.58600000000001</c:v>
                </c:pt>
                <c:pt idx="3215">
                  <c:v>931.11199999999997</c:v>
                </c:pt>
                <c:pt idx="3216">
                  <c:v>930.63699999999994</c:v>
                </c:pt>
                <c:pt idx="3217">
                  <c:v>930.16099999999994</c:v>
                </c:pt>
                <c:pt idx="3218">
                  <c:v>929.68399999999997</c:v>
                </c:pt>
                <c:pt idx="3219">
                  <c:v>929.20699999999999</c:v>
                </c:pt>
                <c:pt idx="3220">
                  <c:v>928.72900000000004</c:v>
                </c:pt>
                <c:pt idx="3221">
                  <c:v>928.25</c:v>
                </c:pt>
                <c:pt idx="3222">
                  <c:v>927.77</c:v>
                </c:pt>
                <c:pt idx="3223">
                  <c:v>927.29</c:v>
                </c:pt>
                <c:pt idx="3224">
                  <c:v>926.80899999999997</c:v>
                </c:pt>
                <c:pt idx="3225">
                  <c:v>926.32799999999997</c:v>
                </c:pt>
                <c:pt idx="3226">
                  <c:v>925.846</c:v>
                </c:pt>
                <c:pt idx="3227">
                  <c:v>925.36300000000006</c:v>
                </c:pt>
                <c:pt idx="3228">
                  <c:v>924.88</c:v>
                </c:pt>
                <c:pt idx="3229">
                  <c:v>924.39599999999996</c:v>
                </c:pt>
                <c:pt idx="3230">
                  <c:v>923.91200000000003</c:v>
                </c:pt>
                <c:pt idx="3231">
                  <c:v>923.428</c:v>
                </c:pt>
                <c:pt idx="3232">
                  <c:v>922.94299999999998</c:v>
                </c:pt>
                <c:pt idx="3233">
                  <c:v>922.45699999999999</c:v>
                </c:pt>
                <c:pt idx="3234">
                  <c:v>921.971</c:v>
                </c:pt>
                <c:pt idx="3235">
                  <c:v>921.48500000000001</c:v>
                </c:pt>
                <c:pt idx="3236">
                  <c:v>920.99900000000002</c:v>
                </c:pt>
                <c:pt idx="3237">
                  <c:v>920.51199999999994</c:v>
                </c:pt>
                <c:pt idx="3238">
                  <c:v>920.02499999999998</c:v>
                </c:pt>
                <c:pt idx="3239">
                  <c:v>919.53700000000003</c:v>
                </c:pt>
                <c:pt idx="3240">
                  <c:v>919.05</c:v>
                </c:pt>
                <c:pt idx="3241">
                  <c:v>918.56200000000001</c:v>
                </c:pt>
                <c:pt idx="3242">
                  <c:v>918.07299999999998</c:v>
                </c:pt>
                <c:pt idx="3243">
                  <c:v>917.58500000000004</c:v>
                </c:pt>
                <c:pt idx="3244">
                  <c:v>917.096</c:v>
                </c:pt>
                <c:pt idx="3245">
                  <c:v>916.60799999999995</c:v>
                </c:pt>
                <c:pt idx="3246">
                  <c:v>916.11900000000003</c:v>
                </c:pt>
                <c:pt idx="3247">
                  <c:v>915.63</c:v>
                </c:pt>
                <c:pt idx="3248">
                  <c:v>915.14</c:v>
                </c:pt>
                <c:pt idx="3249">
                  <c:v>914.65099999999995</c:v>
                </c:pt>
                <c:pt idx="3250">
                  <c:v>914.16099999999994</c:v>
                </c:pt>
                <c:pt idx="3251">
                  <c:v>913.67200000000003</c:v>
                </c:pt>
                <c:pt idx="3252">
                  <c:v>913.18200000000002</c:v>
                </c:pt>
                <c:pt idx="3253">
                  <c:v>912.69200000000001</c:v>
                </c:pt>
                <c:pt idx="3254">
                  <c:v>912.202</c:v>
                </c:pt>
                <c:pt idx="3255">
                  <c:v>911.71199999999999</c:v>
                </c:pt>
                <c:pt idx="3256">
                  <c:v>911.22199999999998</c:v>
                </c:pt>
                <c:pt idx="3257">
                  <c:v>910.73199999999997</c:v>
                </c:pt>
                <c:pt idx="3258">
                  <c:v>910.24199999999996</c:v>
                </c:pt>
                <c:pt idx="3259">
                  <c:v>909.75099999999998</c:v>
                </c:pt>
                <c:pt idx="3260">
                  <c:v>909.26099999999997</c:v>
                </c:pt>
                <c:pt idx="3261">
                  <c:v>908.77099999999996</c:v>
                </c:pt>
                <c:pt idx="3262">
                  <c:v>908.28099999999995</c:v>
                </c:pt>
                <c:pt idx="3263">
                  <c:v>907.79</c:v>
                </c:pt>
                <c:pt idx="3264">
                  <c:v>907.3</c:v>
                </c:pt>
                <c:pt idx="3265">
                  <c:v>906.81</c:v>
                </c:pt>
                <c:pt idx="3266">
                  <c:v>906.32</c:v>
                </c:pt>
                <c:pt idx="3267">
                  <c:v>905.83</c:v>
                </c:pt>
                <c:pt idx="3268">
                  <c:v>905.34</c:v>
                </c:pt>
                <c:pt idx="3269">
                  <c:v>904.85</c:v>
                </c:pt>
                <c:pt idx="3270">
                  <c:v>904.36</c:v>
                </c:pt>
                <c:pt idx="3271">
                  <c:v>903.87</c:v>
                </c:pt>
                <c:pt idx="3272">
                  <c:v>903.38099999999997</c:v>
                </c:pt>
                <c:pt idx="3273">
                  <c:v>902.89099999999996</c:v>
                </c:pt>
                <c:pt idx="3274">
                  <c:v>902.40099999999995</c:v>
                </c:pt>
                <c:pt idx="3275">
                  <c:v>901.91200000000003</c:v>
                </c:pt>
                <c:pt idx="3276">
                  <c:v>901.423</c:v>
                </c:pt>
                <c:pt idx="3277">
                  <c:v>900.93399999999997</c:v>
                </c:pt>
                <c:pt idx="3278">
                  <c:v>900.44500000000005</c:v>
                </c:pt>
                <c:pt idx="3279">
                  <c:v>900.29899999999998</c:v>
                </c:pt>
                <c:pt idx="3280">
                  <c:v>900.29899999999998</c:v>
                </c:pt>
                <c:pt idx="3281">
                  <c:v>855.11699999999996</c:v>
                </c:pt>
                <c:pt idx="3282">
                  <c:v>814.46799999999996</c:v>
                </c:pt>
                <c:pt idx="3283">
                  <c:v>777.96100000000001</c:v>
                </c:pt>
                <c:pt idx="3284">
                  <c:v>745.10500000000002</c:v>
                </c:pt>
                <c:pt idx="3285">
                  <c:v>715.59500000000003</c:v>
                </c:pt>
                <c:pt idx="3286">
                  <c:v>689.12800000000004</c:v>
                </c:pt>
                <c:pt idx="3287">
                  <c:v>665.39</c:v>
                </c:pt>
                <c:pt idx="3288">
                  <c:v>644.07899999999995</c:v>
                </c:pt>
                <c:pt idx="3289">
                  <c:v>624.92100000000005</c:v>
                </c:pt>
                <c:pt idx="3290">
                  <c:v>607.66800000000001</c:v>
                </c:pt>
                <c:pt idx="3291">
                  <c:v>592.1</c:v>
                </c:pt>
                <c:pt idx="3292">
                  <c:v>578.02200000000005</c:v>
                </c:pt>
                <c:pt idx="3293">
                  <c:v>565.26599999999996</c:v>
                </c:pt>
                <c:pt idx="3294">
                  <c:v>553.68200000000002</c:v>
                </c:pt>
                <c:pt idx="3295">
                  <c:v>543.14200000000005</c:v>
                </c:pt>
                <c:pt idx="3296">
                  <c:v>533.52800000000002</c:v>
                </c:pt>
                <c:pt idx="3297">
                  <c:v>524.74199999999996</c:v>
                </c:pt>
                <c:pt idx="3298">
                  <c:v>516.70000000000005</c:v>
                </c:pt>
                <c:pt idx="3299">
                  <c:v>509.32299999999998</c:v>
                </c:pt>
                <c:pt idx="3300">
                  <c:v>502.54599999999999</c:v>
                </c:pt>
                <c:pt idx="3301">
                  <c:v>496.30799999999999</c:v>
                </c:pt>
                <c:pt idx="3302">
                  <c:v>490.55599999999998</c:v>
                </c:pt>
                <c:pt idx="3303">
                  <c:v>485.24200000000002</c:v>
                </c:pt>
                <c:pt idx="3304">
                  <c:v>480.31799999999998</c:v>
                </c:pt>
                <c:pt idx="3305">
                  <c:v>475.75700000000001</c:v>
                </c:pt>
                <c:pt idx="3306">
                  <c:v>471.52300000000002</c:v>
                </c:pt>
                <c:pt idx="3307">
                  <c:v>467.57499999999999</c:v>
                </c:pt>
                <c:pt idx="3308">
                  <c:v>463.899</c:v>
                </c:pt>
                <c:pt idx="3309">
                  <c:v>460.47199999999998</c:v>
                </c:pt>
                <c:pt idx="3310">
                  <c:v>457.27</c:v>
                </c:pt>
                <c:pt idx="3311">
                  <c:v>454.28</c:v>
                </c:pt>
                <c:pt idx="3312">
                  <c:v>451.483</c:v>
                </c:pt>
                <c:pt idx="3313">
                  <c:v>448.863</c:v>
                </c:pt>
                <c:pt idx="3314">
                  <c:v>446.404</c:v>
                </c:pt>
                <c:pt idx="3315">
                  <c:v>444.09199999999998</c:v>
                </c:pt>
                <c:pt idx="3316">
                  <c:v>441.91500000000002</c:v>
                </c:pt>
                <c:pt idx="3317">
                  <c:v>439.863</c:v>
                </c:pt>
                <c:pt idx="3318">
                  <c:v>437.92700000000002</c:v>
                </c:pt>
                <c:pt idx="3319">
                  <c:v>436.09800000000001</c:v>
                </c:pt>
                <c:pt idx="3320">
                  <c:v>434.37</c:v>
                </c:pt>
                <c:pt idx="3321">
                  <c:v>432.733</c:v>
                </c:pt>
                <c:pt idx="3322">
                  <c:v>431.18400000000003</c:v>
                </c:pt>
                <c:pt idx="3323">
                  <c:v>429.71499999999997</c:v>
                </c:pt>
                <c:pt idx="3324">
                  <c:v>428.32100000000003</c:v>
                </c:pt>
                <c:pt idx="3325">
                  <c:v>426.99799999999999</c:v>
                </c:pt>
                <c:pt idx="3326">
                  <c:v>425.74</c:v>
                </c:pt>
                <c:pt idx="3327">
                  <c:v>424.54399999999998</c:v>
                </c:pt>
                <c:pt idx="3328">
                  <c:v>423.40499999999997</c:v>
                </c:pt>
                <c:pt idx="3329">
                  <c:v>422.32</c:v>
                </c:pt>
                <c:pt idx="3330">
                  <c:v>421.286</c:v>
                </c:pt>
                <c:pt idx="3331">
                  <c:v>420.29899999999998</c:v>
                </c:pt>
                <c:pt idx="3332">
                  <c:v>419.35700000000003</c:v>
                </c:pt>
                <c:pt idx="3333">
                  <c:v>418.45600000000002</c:v>
                </c:pt>
                <c:pt idx="3334">
                  <c:v>417.59500000000003</c:v>
                </c:pt>
                <c:pt idx="3335">
                  <c:v>416.77100000000002</c:v>
                </c:pt>
                <c:pt idx="3336">
                  <c:v>415.98200000000003</c:v>
                </c:pt>
                <c:pt idx="3337">
                  <c:v>415.226</c:v>
                </c:pt>
                <c:pt idx="3338">
                  <c:v>414.50099999999998</c:v>
                </c:pt>
                <c:pt idx="3339">
                  <c:v>413.80500000000001</c:v>
                </c:pt>
                <c:pt idx="3340">
                  <c:v>413.137</c:v>
                </c:pt>
                <c:pt idx="3341">
                  <c:v>412.495</c:v>
                </c:pt>
                <c:pt idx="3342">
                  <c:v>411.87799999999999</c:v>
                </c:pt>
                <c:pt idx="3343">
                  <c:v>411.28399999999999</c:v>
                </c:pt>
                <c:pt idx="3344">
                  <c:v>410.71300000000002</c:v>
                </c:pt>
                <c:pt idx="3345">
                  <c:v>410.16199999999998</c:v>
                </c:pt>
                <c:pt idx="3346">
                  <c:v>409.63099999999997</c:v>
                </c:pt>
                <c:pt idx="3347">
                  <c:v>409.11900000000003</c:v>
                </c:pt>
                <c:pt idx="3348">
                  <c:v>408.625</c:v>
                </c:pt>
                <c:pt idx="3349">
                  <c:v>408.14699999999999</c:v>
                </c:pt>
                <c:pt idx="3350">
                  <c:v>407.68599999999998</c:v>
                </c:pt>
                <c:pt idx="3351">
                  <c:v>407.548</c:v>
                </c:pt>
                <c:pt idx="3352">
                  <c:v>407.548</c:v>
                </c:pt>
                <c:pt idx="3353">
                  <c:v>407.54399999999998</c:v>
                </c:pt>
                <c:pt idx="3354">
                  <c:v>407.53899999999999</c:v>
                </c:pt>
                <c:pt idx="3355">
                  <c:v>407.53500000000003</c:v>
                </c:pt>
                <c:pt idx="3356">
                  <c:v>407.53</c:v>
                </c:pt>
                <c:pt idx="3357">
                  <c:v>407.52499999999998</c:v>
                </c:pt>
                <c:pt idx="3358">
                  <c:v>407.52100000000002</c:v>
                </c:pt>
                <c:pt idx="3359">
                  <c:v>407.51600000000002</c:v>
                </c:pt>
                <c:pt idx="3360">
                  <c:v>407.512</c:v>
                </c:pt>
                <c:pt idx="3361">
                  <c:v>407.50700000000001</c:v>
                </c:pt>
                <c:pt idx="3362">
                  <c:v>407.50299999999999</c:v>
                </c:pt>
                <c:pt idx="3363">
                  <c:v>407.49799999999999</c:v>
                </c:pt>
                <c:pt idx="3364">
                  <c:v>407.49400000000003</c:v>
                </c:pt>
                <c:pt idx="3365">
                  <c:v>407.48899999999998</c:v>
                </c:pt>
                <c:pt idx="3366">
                  <c:v>407.48399999999998</c:v>
                </c:pt>
                <c:pt idx="3367">
                  <c:v>407.48</c:v>
                </c:pt>
                <c:pt idx="3368">
                  <c:v>407.47500000000002</c:v>
                </c:pt>
                <c:pt idx="3369">
                  <c:v>407.471</c:v>
                </c:pt>
                <c:pt idx="3370">
                  <c:v>407.46600000000001</c:v>
                </c:pt>
                <c:pt idx="3371">
                  <c:v>407.46199999999999</c:v>
                </c:pt>
                <c:pt idx="3372">
                  <c:v>407.45699999999999</c:v>
                </c:pt>
                <c:pt idx="3373">
                  <c:v>407.45299999999997</c:v>
                </c:pt>
                <c:pt idx="3374">
                  <c:v>407.44799999999998</c:v>
                </c:pt>
                <c:pt idx="3375">
                  <c:v>407.44400000000002</c:v>
                </c:pt>
                <c:pt idx="3376">
                  <c:v>407.43900000000002</c:v>
                </c:pt>
                <c:pt idx="3377">
                  <c:v>407.435</c:v>
                </c:pt>
                <c:pt idx="3378">
                  <c:v>407.43</c:v>
                </c:pt>
                <c:pt idx="3379">
                  <c:v>407.42599999999999</c:v>
                </c:pt>
                <c:pt idx="3380">
                  <c:v>407.42099999999999</c:v>
                </c:pt>
                <c:pt idx="3381">
                  <c:v>407.41699999999997</c:v>
                </c:pt>
                <c:pt idx="3382">
                  <c:v>407.41199999999998</c:v>
                </c:pt>
                <c:pt idx="3383">
                  <c:v>407.40699999999998</c:v>
                </c:pt>
                <c:pt idx="3384">
                  <c:v>407.40300000000002</c:v>
                </c:pt>
                <c:pt idx="3385">
                  <c:v>407.39800000000002</c:v>
                </c:pt>
                <c:pt idx="3386">
                  <c:v>407.39400000000001</c:v>
                </c:pt>
                <c:pt idx="3387">
                  <c:v>407.38900000000001</c:v>
                </c:pt>
                <c:pt idx="3388">
                  <c:v>407.38499999999999</c:v>
                </c:pt>
                <c:pt idx="3389">
                  <c:v>407.38</c:v>
                </c:pt>
                <c:pt idx="3390">
                  <c:v>407.37599999999998</c:v>
                </c:pt>
                <c:pt idx="3391">
                  <c:v>407.37099999999998</c:v>
                </c:pt>
                <c:pt idx="3392">
                  <c:v>407.36700000000002</c:v>
                </c:pt>
                <c:pt idx="3393">
                  <c:v>407.36200000000002</c:v>
                </c:pt>
                <c:pt idx="3394">
                  <c:v>407.358</c:v>
                </c:pt>
                <c:pt idx="3395">
                  <c:v>407.35300000000001</c:v>
                </c:pt>
                <c:pt idx="3396">
                  <c:v>407.34899999999999</c:v>
                </c:pt>
                <c:pt idx="3397">
                  <c:v>407.34399999999999</c:v>
                </c:pt>
                <c:pt idx="3398">
                  <c:v>407.34</c:v>
                </c:pt>
                <c:pt idx="3399">
                  <c:v>407.33499999999998</c:v>
                </c:pt>
                <c:pt idx="3400">
                  <c:v>407.33100000000002</c:v>
                </c:pt>
                <c:pt idx="3401">
                  <c:v>407.32600000000002</c:v>
                </c:pt>
                <c:pt idx="3402">
                  <c:v>407.322</c:v>
                </c:pt>
                <c:pt idx="3403">
                  <c:v>407.31700000000001</c:v>
                </c:pt>
                <c:pt idx="3404">
                  <c:v>407.31299999999999</c:v>
                </c:pt>
                <c:pt idx="3405">
                  <c:v>407.30900000000003</c:v>
                </c:pt>
                <c:pt idx="3406">
                  <c:v>407.30399999999997</c:v>
                </c:pt>
                <c:pt idx="3407">
                  <c:v>407.3</c:v>
                </c:pt>
                <c:pt idx="3408">
                  <c:v>407.29500000000002</c:v>
                </c:pt>
                <c:pt idx="3409">
                  <c:v>407.291</c:v>
                </c:pt>
                <c:pt idx="3410">
                  <c:v>407.286</c:v>
                </c:pt>
                <c:pt idx="3411">
                  <c:v>407.28199999999998</c:v>
                </c:pt>
                <c:pt idx="3412">
                  <c:v>407.27699999999999</c:v>
                </c:pt>
                <c:pt idx="3413">
                  <c:v>407.27300000000002</c:v>
                </c:pt>
                <c:pt idx="3414">
                  <c:v>407.26799999999997</c:v>
                </c:pt>
                <c:pt idx="3415">
                  <c:v>407.26400000000001</c:v>
                </c:pt>
                <c:pt idx="3416">
                  <c:v>407.25900000000001</c:v>
                </c:pt>
                <c:pt idx="3417">
                  <c:v>407.255</c:v>
                </c:pt>
                <c:pt idx="3418">
                  <c:v>407.25</c:v>
                </c:pt>
                <c:pt idx="3419">
                  <c:v>407.24599999999998</c:v>
                </c:pt>
                <c:pt idx="3420">
                  <c:v>407.24099999999999</c:v>
                </c:pt>
                <c:pt idx="3421">
                  <c:v>407.23700000000002</c:v>
                </c:pt>
                <c:pt idx="3422">
                  <c:v>407.233</c:v>
                </c:pt>
                <c:pt idx="3423">
                  <c:v>407.22800000000001</c:v>
                </c:pt>
                <c:pt idx="3424">
                  <c:v>407.22399999999999</c:v>
                </c:pt>
                <c:pt idx="3425">
                  <c:v>407.21899999999999</c:v>
                </c:pt>
                <c:pt idx="3426">
                  <c:v>407.21499999999997</c:v>
                </c:pt>
                <c:pt idx="3427">
                  <c:v>407.21</c:v>
                </c:pt>
                <c:pt idx="3428">
                  <c:v>407.20600000000002</c:v>
                </c:pt>
                <c:pt idx="3429">
                  <c:v>407.20100000000002</c:v>
                </c:pt>
                <c:pt idx="3430">
                  <c:v>407.197</c:v>
                </c:pt>
                <c:pt idx="3431">
                  <c:v>407.19200000000001</c:v>
                </c:pt>
                <c:pt idx="3432">
                  <c:v>407.18799999999999</c:v>
                </c:pt>
                <c:pt idx="3433">
                  <c:v>407.18400000000003</c:v>
                </c:pt>
                <c:pt idx="3434">
                  <c:v>407.17899999999997</c:v>
                </c:pt>
                <c:pt idx="3435">
                  <c:v>407.17500000000001</c:v>
                </c:pt>
                <c:pt idx="3436">
                  <c:v>407.17</c:v>
                </c:pt>
                <c:pt idx="3437">
                  <c:v>407.166</c:v>
                </c:pt>
                <c:pt idx="3438">
                  <c:v>407.161</c:v>
                </c:pt>
                <c:pt idx="3439">
                  <c:v>407.15699999999998</c:v>
                </c:pt>
                <c:pt idx="3440">
                  <c:v>407.15300000000002</c:v>
                </c:pt>
                <c:pt idx="3441">
                  <c:v>407.14800000000002</c:v>
                </c:pt>
                <c:pt idx="3442">
                  <c:v>407.14400000000001</c:v>
                </c:pt>
                <c:pt idx="3443">
                  <c:v>407.13900000000001</c:v>
                </c:pt>
                <c:pt idx="3444">
                  <c:v>407.13499999999999</c:v>
                </c:pt>
                <c:pt idx="3445">
                  <c:v>407.13</c:v>
                </c:pt>
                <c:pt idx="3446">
                  <c:v>407.12599999999998</c:v>
                </c:pt>
                <c:pt idx="3447">
                  <c:v>407.12200000000001</c:v>
                </c:pt>
                <c:pt idx="3448">
                  <c:v>407.11700000000002</c:v>
                </c:pt>
                <c:pt idx="3449">
                  <c:v>407.113</c:v>
                </c:pt>
                <c:pt idx="3450">
                  <c:v>407.108</c:v>
                </c:pt>
                <c:pt idx="3451">
                  <c:v>407.10399999999998</c:v>
                </c:pt>
                <c:pt idx="3452">
                  <c:v>407.1</c:v>
                </c:pt>
                <c:pt idx="3453">
                  <c:v>407.09500000000003</c:v>
                </c:pt>
                <c:pt idx="3454">
                  <c:v>407.09100000000001</c:v>
                </c:pt>
                <c:pt idx="3455">
                  <c:v>407.08600000000001</c:v>
                </c:pt>
                <c:pt idx="3456">
                  <c:v>407.08199999999999</c:v>
                </c:pt>
                <c:pt idx="3457">
                  <c:v>407.07799999999997</c:v>
                </c:pt>
                <c:pt idx="3458">
                  <c:v>407.07299999999998</c:v>
                </c:pt>
                <c:pt idx="3459">
                  <c:v>407.06900000000002</c:v>
                </c:pt>
                <c:pt idx="3460">
                  <c:v>407.06400000000002</c:v>
                </c:pt>
                <c:pt idx="3461">
                  <c:v>407.06</c:v>
                </c:pt>
                <c:pt idx="3462">
                  <c:v>407.05599999999998</c:v>
                </c:pt>
                <c:pt idx="3463">
                  <c:v>407.05099999999999</c:v>
                </c:pt>
                <c:pt idx="3464">
                  <c:v>407.04700000000003</c:v>
                </c:pt>
                <c:pt idx="3465">
                  <c:v>407.04199999999997</c:v>
                </c:pt>
                <c:pt idx="3466">
                  <c:v>407.03800000000001</c:v>
                </c:pt>
                <c:pt idx="3467">
                  <c:v>407.03399999999999</c:v>
                </c:pt>
                <c:pt idx="3468">
                  <c:v>407.029</c:v>
                </c:pt>
                <c:pt idx="3469">
                  <c:v>407.02499999999998</c:v>
                </c:pt>
                <c:pt idx="3470">
                  <c:v>407.02</c:v>
                </c:pt>
                <c:pt idx="3471">
                  <c:v>407.01600000000002</c:v>
                </c:pt>
                <c:pt idx="3472">
                  <c:v>407.012</c:v>
                </c:pt>
                <c:pt idx="3473">
                  <c:v>407.00700000000001</c:v>
                </c:pt>
                <c:pt idx="3474">
                  <c:v>407.00299999999999</c:v>
                </c:pt>
                <c:pt idx="3475">
                  <c:v>406.99900000000002</c:v>
                </c:pt>
                <c:pt idx="3476">
                  <c:v>406.99400000000003</c:v>
                </c:pt>
                <c:pt idx="3477">
                  <c:v>406.99</c:v>
                </c:pt>
                <c:pt idx="3478">
                  <c:v>406.98500000000001</c:v>
                </c:pt>
                <c:pt idx="3479">
                  <c:v>406.98099999999999</c:v>
                </c:pt>
                <c:pt idx="3480">
                  <c:v>406.97699999999998</c:v>
                </c:pt>
                <c:pt idx="3481">
                  <c:v>406.97199999999998</c:v>
                </c:pt>
                <c:pt idx="3482">
                  <c:v>406.96800000000002</c:v>
                </c:pt>
                <c:pt idx="3483">
                  <c:v>406.964</c:v>
                </c:pt>
                <c:pt idx="3484">
                  <c:v>406.959</c:v>
                </c:pt>
                <c:pt idx="3485">
                  <c:v>406.95499999999998</c:v>
                </c:pt>
                <c:pt idx="3486">
                  <c:v>406.95</c:v>
                </c:pt>
                <c:pt idx="3487">
                  <c:v>406.94600000000003</c:v>
                </c:pt>
                <c:pt idx="3488">
                  <c:v>406.94200000000001</c:v>
                </c:pt>
                <c:pt idx="3489">
                  <c:v>406.93700000000001</c:v>
                </c:pt>
                <c:pt idx="3490">
                  <c:v>406.93299999999999</c:v>
                </c:pt>
                <c:pt idx="3491">
                  <c:v>406.92899999999997</c:v>
                </c:pt>
                <c:pt idx="3492">
                  <c:v>406.92399999999998</c:v>
                </c:pt>
                <c:pt idx="3493">
                  <c:v>406.92</c:v>
                </c:pt>
                <c:pt idx="3494">
                  <c:v>406.916</c:v>
                </c:pt>
                <c:pt idx="3495">
                  <c:v>406.911</c:v>
                </c:pt>
                <c:pt idx="3496">
                  <c:v>406.90699999999998</c:v>
                </c:pt>
                <c:pt idx="3497">
                  <c:v>406.90300000000002</c:v>
                </c:pt>
                <c:pt idx="3498">
                  <c:v>406.89800000000002</c:v>
                </c:pt>
                <c:pt idx="3499">
                  <c:v>406.89400000000001</c:v>
                </c:pt>
                <c:pt idx="3500">
                  <c:v>406.89</c:v>
                </c:pt>
                <c:pt idx="3501">
                  <c:v>406.88499999999999</c:v>
                </c:pt>
                <c:pt idx="3502">
                  <c:v>406.88099999999997</c:v>
                </c:pt>
                <c:pt idx="3503">
                  <c:v>406.87700000000001</c:v>
                </c:pt>
                <c:pt idx="3504">
                  <c:v>406.87200000000001</c:v>
                </c:pt>
                <c:pt idx="3505">
                  <c:v>406.86799999999999</c:v>
                </c:pt>
                <c:pt idx="3506">
                  <c:v>406.86399999999998</c:v>
                </c:pt>
                <c:pt idx="3507">
                  <c:v>406.85899999999998</c:v>
                </c:pt>
                <c:pt idx="3508">
                  <c:v>406.85500000000002</c:v>
                </c:pt>
                <c:pt idx="3509">
                  <c:v>406.851</c:v>
                </c:pt>
                <c:pt idx="3510">
                  <c:v>406.846</c:v>
                </c:pt>
                <c:pt idx="3511">
                  <c:v>406.84199999999998</c:v>
                </c:pt>
                <c:pt idx="3512">
                  <c:v>406.83800000000002</c:v>
                </c:pt>
                <c:pt idx="3513">
                  <c:v>406.83300000000003</c:v>
                </c:pt>
                <c:pt idx="3514">
                  <c:v>406.82900000000001</c:v>
                </c:pt>
                <c:pt idx="3515">
                  <c:v>406.82499999999999</c:v>
                </c:pt>
                <c:pt idx="3516">
                  <c:v>406.82</c:v>
                </c:pt>
                <c:pt idx="3517">
                  <c:v>406.81599999999997</c:v>
                </c:pt>
                <c:pt idx="3518">
                  <c:v>406.81200000000001</c:v>
                </c:pt>
                <c:pt idx="3519">
                  <c:v>406.80700000000002</c:v>
                </c:pt>
                <c:pt idx="3520">
                  <c:v>406.803</c:v>
                </c:pt>
                <c:pt idx="3521">
                  <c:v>406.79899999999998</c:v>
                </c:pt>
                <c:pt idx="3522">
                  <c:v>406.79399999999998</c:v>
                </c:pt>
                <c:pt idx="3523">
                  <c:v>406.79</c:v>
                </c:pt>
                <c:pt idx="3524">
                  <c:v>406.786</c:v>
                </c:pt>
                <c:pt idx="3525">
                  <c:v>406.78199999999998</c:v>
                </c:pt>
                <c:pt idx="3526">
                  <c:v>406.77699999999999</c:v>
                </c:pt>
                <c:pt idx="3527">
                  <c:v>406.77300000000002</c:v>
                </c:pt>
                <c:pt idx="3528">
                  <c:v>406.76900000000001</c:v>
                </c:pt>
                <c:pt idx="3529">
                  <c:v>406.76400000000001</c:v>
                </c:pt>
                <c:pt idx="3530">
                  <c:v>406.76</c:v>
                </c:pt>
                <c:pt idx="3531">
                  <c:v>406.75599999999997</c:v>
                </c:pt>
                <c:pt idx="3532">
                  <c:v>406.75099999999998</c:v>
                </c:pt>
                <c:pt idx="3533">
                  <c:v>406.74700000000001</c:v>
                </c:pt>
                <c:pt idx="3534">
                  <c:v>406.74299999999999</c:v>
                </c:pt>
                <c:pt idx="3535">
                  <c:v>406.73899999999998</c:v>
                </c:pt>
                <c:pt idx="3536">
                  <c:v>406.73399999999998</c:v>
                </c:pt>
                <c:pt idx="3537">
                  <c:v>406.73</c:v>
                </c:pt>
                <c:pt idx="3538">
                  <c:v>406.726</c:v>
                </c:pt>
                <c:pt idx="3539">
                  <c:v>406.721</c:v>
                </c:pt>
                <c:pt idx="3540">
                  <c:v>406.71699999999998</c:v>
                </c:pt>
                <c:pt idx="3541">
                  <c:v>406.71300000000002</c:v>
                </c:pt>
                <c:pt idx="3542">
                  <c:v>406.709</c:v>
                </c:pt>
                <c:pt idx="3543">
                  <c:v>406.70400000000001</c:v>
                </c:pt>
                <c:pt idx="3544">
                  <c:v>406.7</c:v>
                </c:pt>
                <c:pt idx="3545">
                  <c:v>406.69600000000003</c:v>
                </c:pt>
                <c:pt idx="3546">
                  <c:v>406.69099999999997</c:v>
                </c:pt>
                <c:pt idx="3547">
                  <c:v>406.68700000000001</c:v>
                </c:pt>
                <c:pt idx="3548">
                  <c:v>406.68299999999999</c:v>
                </c:pt>
                <c:pt idx="3549">
                  <c:v>406.67899999999997</c:v>
                </c:pt>
                <c:pt idx="3550">
                  <c:v>406.67399999999998</c:v>
                </c:pt>
                <c:pt idx="3551">
                  <c:v>406.67</c:v>
                </c:pt>
                <c:pt idx="3552">
                  <c:v>406.666</c:v>
                </c:pt>
                <c:pt idx="3553">
                  <c:v>406.66199999999998</c:v>
                </c:pt>
                <c:pt idx="3554">
                  <c:v>406.65699999999998</c:v>
                </c:pt>
                <c:pt idx="3555">
                  <c:v>406.65300000000002</c:v>
                </c:pt>
                <c:pt idx="3556">
                  <c:v>406.649</c:v>
                </c:pt>
                <c:pt idx="3557">
                  <c:v>406.64499999999998</c:v>
                </c:pt>
                <c:pt idx="3558">
                  <c:v>406.64</c:v>
                </c:pt>
                <c:pt idx="3559">
                  <c:v>406.63600000000002</c:v>
                </c:pt>
                <c:pt idx="3560">
                  <c:v>406.63200000000001</c:v>
                </c:pt>
                <c:pt idx="3561">
                  <c:v>406.62799999999999</c:v>
                </c:pt>
                <c:pt idx="3562">
                  <c:v>406.62299999999999</c:v>
                </c:pt>
                <c:pt idx="3563">
                  <c:v>406.61900000000003</c:v>
                </c:pt>
                <c:pt idx="3564">
                  <c:v>406.61500000000001</c:v>
                </c:pt>
                <c:pt idx="3565">
                  <c:v>406.61099999999999</c:v>
                </c:pt>
                <c:pt idx="3566">
                  <c:v>406.60599999999999</c:v>
                </c:pt>
                <c:pt idx="3567">
                  <c:v>406.60199999999998</c:v>
                </c:pt>
                <c:pt idx="3568">
                  <c:v>406.59800000000001</c:v>
                </c:pt>
                <c:pt idx="3569">
                  <c:v>406.59399999999999</c:v>
                </c:pt>
                <c:pt idx="3570">
                  <c:v>406.589</c:v>
                </c:pt>
                <c:pt idx="3571">
                  <c:v>406.58499999999998</c:v>
                </c:pt>
                <c:pt idx="3572">
                  <c:v>406.58100000000002</c:v>
                </c:pt>
                <c:pt idx="3573">
                  <c:v>406.577</c:v>
                </c:pt>
                <c:pt idx="3574">
                  <c:v>406.572</c:v>
                </c:pt>
                <c:pt idx="3575">
                  <c:v>406.56799999999998</c:v>
                </c:pt>
                <c:pt idx="3576">
                  <c:v>406.56400000000002</c:v>
                </c:pt>
                <c:pt idx="3577">
                  <c:v>406.56</c:v>
                </c:pt>
                <c:pt idx="3578">
                  <c:v>406.55599999999998</c:v>
                </c:pt>
                <c:pt idx="3579">
                  <c:v>406.55099999999999</c:v>
                </c:pt>
                <c:pt idx="3580">
                  <c:v>406.54700000000003</c:v>
                </c:pt>
                <c:pt idx="3581">
                  <c:v>406.54300000000001</c:v>
                </c:pt>
                <c:pt idx="3582">
                  <c:v>406.53899999999999</c:v>
                </c:pt>
                <c:pt idx="3583">
                  <c:v>406.53399999999999</c:v>
                </c:pt>
                <c:pt idx="3584">
                  <c:v>406.53</c:v>
                </c:pt>
                <c:pt idx="3585">
                  <c:v>406.52600000000001</c:v>
                </c:pt>
                <c:pt idx="3586">
                  <c:v>406.52199999999999</c:v>
                </c:pt>
                <c:pt idx="3587">
                  <c:v>406.51799999999997</c:v>
                </c:pt>
                <c:pt idx="3588">
                  <c:v>406.51299999999998</c:v>
                </c:pt>
                <c:pt idx="3589">
                  <c:v>406.50900000000001</c:v>
                </c:pt>
                <c:pt idx="3590">
                  <c:v>406.505</c:v>
                </c:pt>
                <c:pt idx="3591">
                  <c:v>406.50099999999998</c:v>
                </c:pt>
                <c:pt idx="3592">
                  <c:v>406.49700000000001</c:v>
                </c:pt>
                <c:pt idx="3593">
                  <c:v>406.49200000000002</c:v>
                </c:pt>
                <c:pt idx="3594">
                  <c:v>406.488</c:v>
                </c:pt>
                <c:pt idx="3595">
                  <c:v>406.48399999999998</c:v>
                </c:pt>
                <c:pt idx="3596">
                  <c:v>406.48</c:v>
                </c:pt>
                <c:pt idx="3597">
                  <c:v>406.476</c:v>
                </c:pt>
                <c:pt idx="3598">
                  <c:v>406.47199999999998</c:v>
                </c:pt>
                <c:pt idx="3599">
                  <c:v>406.46699999999998</c:v>
                </c:pt>
                <c:pt idx="3600">
                  <c:v>406.46300000000002</c:v>
                </c:pt>
                <c:pt idx="3601">
                  <c:v>406.459</c:v>
                </c:pt>
                <c:pt idx="3602">
                  <c:v>406.45499999999998</c:v>
                </c:pt>
                <c:pt idx="3603">
                  <c:v>406.45100000000002</c:v>
                </c:pt>
                <c:pt idx="3604">
                  <c:v>406.447</c:v>
                </c:pt>
                <c:pt idx="3605">
                  <c:v>406.44299999999998</c:v>
                </c:pt>
                <c:pt idx="3606">
                  <c:v>406.43900000000002</c:v>
                </c:pt>
                <c:pt idx="3607">
                  <c:v>406.43400000000003</c:v>
                </c:pt>
                <c:pt idx="3608">
                  <c:v>406.43</c:v>
                </c:pt>
                <c:pt idx="3609">
                  <c:v>406.42599999999999</c:v>
                </c:pt>
                <c:pt idx="3610">
                  <c:v>406.42200000000003</c:v>
                </c:pt>
                <c:pt idx="3611">
                  <c:v>406.41800000000001</c:v>
                </c:pt>
                <c:pt idx="3612">
                  <c:v>406.41399999999999</c:v>
                </c:pt>
                <c:pt idx="3613">
                  <c:v>406.41</c:v>
                </c:pt>
                <c:pt idx="3614">
                  <c:v>406.40600000000001</c:v>
                </c:pt>
                <c:pt idx="3615">
                  <c:v>406.40199999999999</c:v>
                </c:pt>
                <c:pt idx="3616">
                  <c:v>406.39800000000002</c:v>
                </c:pt>
                <c:pt idx="3617">
                  <c:v>406.39499999999998</c:v>
                </c:pt>
                <c:pt idx="3618">
                  <c:v>406.39100000000002</c:v>
                </c:pt>
                <c:pt idx="3619">
                  <c:v>406.387</c:v>
                </c:pt>
                <c:pt idx="3620">
                  <c:v>406.38299999999998</c:v>
                </c:pt>
                <c:pt idx="3621">
                  <c:v>406.37900000000002</c:v>
                </c:pt>
                <c:pt idx="3622">
                  <c:v>406.37599999999998</c:v>
                </c:pt>
                <c:pt idx="3623">
                  <c:v>406.37200000000001</c:v>
                </c:pt>
                <c:pt idx="3624">
                  <c:v>406.36799999999999</c:v>
                </c:pt>
                <c:pt idx="3625">
                  <c:v>406.36500000000001</c:v>
                </c:pt>
                <c:pt idx="3626">
                  <c:v>406.36200000000002</c:v>
                </c:pt>
                <c:pt idx="3627">
                  <c:v>406.358</c:v>
                </c:pt>
                <c:pt idx="3628">
                  <c:v>406.35500000000002</c:v>
                </c:pt>
                <c:pt idx="3629">
                  <c:v>406.35199999999998</c:v>
                </c:pt>
                <c:pt idx="3630">
                  <c:v>406.34800000000001</c:v>
                </c:pt>
                <c:pt idx="3631">
                  <c:v>406.34500000000003</c:v>
                </c:pt>
                <c:pt idx="3632">
                  <c:v>406.34199999999998</c:v>
                </c:pt>
                <c:pt idx="3633">
                  <c:v>406.34</c:v>
                </c:pt>
                <c:pt idx="3634">
                  <c:v>406.33699999999999</c:v>
                </c:pt>
                <c:pt idx="3635">
                  <c:v>406.334</c:v>
                </c:pt>
                <c:pt idx="3636">
                  <c:v>406.33199999999999</c:v>
                </c:pt>
                <c:pt idx="3637">
                  <c:v>406.32900000000001</c:v>
                </c:pt>
                <c:pt idx="3638">
                  <c:v>406.327</c:v>
                </c:pt>
                <c:pt idx="3639">
                  <c:v>406.32499999999999</c:v>
                </c:pt>
                <c:pt idx="3640">
                  <c:v>406.32299999999998</c:v>
                </c:pt>
                <c:pt idx="3641">
                  <c:v>406.322</c:v>
                </c:pt>
                <c:pt idx="3642">
                  <c:v>406.32</c:v>
                </c:pt>
                <c:pt idx="3643">
                  <c:v>406.31900000000002</c:v>
                </c:pt>
                <c:pt idx="3644">
                  <c:v>406.31799999999998</c:v>
                </c:pt>
                <c:pt idx="3645">
                  <c:v>406.31700000000001</c:v>
                </c:pt>
                <c:pt idx="3646">
                  <c:v>406.31700000000001</c:v>
                </c:pt>
                <c:pt idx="3647">
                  <c:v>406.31700000000001</c:v>
                </c:pt>
                <c:pt idx="3648">
                  <c:v>406.31700000000001</c:v>
                </c:pt>
                <c:pt idx="3649">
                  <c:v>406.31700000000001</c:v>
                </c:pt>
                <c:pt idx="3650">
                  <c:v>406.31799999999998</c:v>
                </c:pt>
                <c:pt idx="3651">
                  <c:v>406.31900000000002</c:v>
                </c:pt>
                <c:pt idx="3652">
                  <c:v>406.32100000000003</c:v>
                </c:pt>
                <c:pt idx="3653">
                  <c:v>406.32299999999998</c:v>
                </c:pt>
                <c:pt idx="3654">
                  <c:v>406.32499999999999</c:v>
                </c:pt>
                <c:pt idx="3655">
                  <c:v>406.32799999999997</c:v>
                </c:pt>
                <c:pt idx="3656">
                  <c:v>406.33100000000002</c:v>
                </c:pt>
                <c:pt idx="3657">
                  <c:v>406.33499999999998</c:v>
                </c:pt>
                <c:pt idx="3658">
                  <c:v>406.339</c:v>
                </c:pt>
                <c:pt idx="3659">
                  <c:v>406.34399999999999</c:v>
                </c:pt>
                <c:pt idx="3660">
                  <c:v>406.35</c:v>
                </c:pt>
                <c:pt idx="3661">
                  <c:v>406.35599999999999</c:v>
                </c:pt>
                <c:pt idx="3662">
                  <c:v>406.363</c:v>
                </c:pt>
                <c:pt idx="3663">
                  <c:v>406.37</c:v>
                </c:pt>
                <c:pt idx="3664">
                  <c:v>406.37799999999999</c:v>
                </c:pt>
                <c:pt idx="3665">
                  <c:v>406.38799999999998</c:v>
                </c:pt>
                <c:pt idx="3666">
                  <c:v>406.39800000000002</c:v>
                </c:pt>
                <c:pt idx="3667">
                  <c:v>406.40899999999999</c:v>
                </c:pt>
                <c:pt idx="3668">
                  <c:v>406.42099999999999</c:v>
                </c:pt>
                <c:pt idx="3669">
                  <c:v>406.43299999999999</c:v>
                </c:pt>
                <c:pt idx="3670">
                  <c:v>406.447</c:v>
                </c:pt>
                <c:pt idx="3671">
                  <c:v>406.46199999999999</c:v>
                </c:pt>
                <c:pt idx="3672">
                  <c:v>406.47800000000001</c:v>
                </c:pt>
                <c:pt idx="3673">
                  <c:v>406.495</c:v>
                </c:pt>
                <c:pt idx="3674">
                  <c:v>406.51299999999998</c:v>
                </c:pt>
                <c:pt idx="3675">
                  <c:v>406.53199999999998</c:v>
                </c:pt>
                <c:pt idx="3676">
                  <c:v>406.553</c:v>
                </c:pt>
                <c:pt idx="3677">
                  <c:v>406.57499999999999</c:v>
                </c:pt>
                <c:pt idx="3678">
                  <c:v>406.59899999999999</c:v>
                </c:pt>
                <c:pt idx="3679">
                  <c:v>406.62400000000002</c:v>
                </c:pt>
                <c:pt idx="3680">
                  <c:v>406.65</c:v>
                </c:pt>
                <c:pt idx="3681">
                  <c:v>406.67899999999997</c:v>
                </c:pt>
                <c:pt idx="3682">
                  <c:v>406.709</c:v>
                </c:pt>
                <c:pt idx="3683">
                  <c:v>406.74099999999999</c:v>
                </c:pt>
                <c:pt idx="3684">
                  <c:v>406.77499999999998</c:v>
                </c:pt>
                <c:pt idx="3685">
                  <c:v>406.81099999999998</c:v>
                </c:pt>
                <c:pt idx="3686">
                  <c:v>406.84899999999999</c:v>
                </c:pt>
                <c:pt idx="3687">
                  <c:v>406.88900000000001</c:v>
                </c:pt>
                <c:pt idx="3688">
                  <c:v>406.93099999999998</c:v>
                </c:pt>
                <c:pt idx="3689">
                  <c:v>406.976</c:v>
                </c:pt>
                <c:pt idx="3690">
                  <c:v>407.024</c:v>
                </c:pt>
                <c:pt idx="3691">
                  <c:v>407.07400000000001</c:v>
                </c:pt>
                <c:pt idx="3692">
                  <c:v>407.12700000000001</c:v>
                </c:pt>
                <c:pt idx="3693">
                  <c:v>407.18200000000002</c:v>
                </c:pt>
                <c:pt idx="3694">
                  <c:v>407.24</c:v>
                </c:pt>
                <c:pt idx="3695">
                  <c:v>407.30099999999999</c:v>
                </c:pt>
                <c:pt idx="3696">
                  <c:v>407.36500000000001</c:v>
                </c:pt>
                <c:pt idx="3697">
                  <c:v>407.43299999999999</c:v>
                </c:pt>
                <c:pt idx="3698">
                  <c:v>407.50299999999999</c:v>
                </c:pt>
                <c:pt idx="3699">
                  <c:v>407.57600000000002</c:v>
                </c:pt>
                <c:pt idx="3700">
                  <c:v>407.654</c:v>
                </c:pt>
                <c:pt idx="3701">
                  <c:v>407.73399999999998</c:v>
                </c:pt>
                <c:pt idx="3702">
                  <c:v>407.81900000000002</c:v>
                </c:pt>
                <c:pt idx="3703">
                  <c:v>407.90800000000002</c:v>
                </c:pt>
                <c:pt idx="3704">
                  <c:v>408.00099999999998</c:v>
                </c:pt>
                <c:pt idx="3705">
                  <c:v>408.09899999999999</c:v>
                </c:pt>
                <c:pt idx="3706">
                  <c:v>408.20100000000002</c:v>
                </c:pt>
                <c:pt idx="3707">
                  <c:v>408.30799999999999</c:v>
                </c:pt>
                <c:pt idx="3708">
                  <c:v>408.42</c:v>
                </c:pt>
                <c:pt idx="3709">
                  <c:v>408.53800000000001</c:v>
                </c:pt>
                <c:pt idx="3710">
                  <c:v>408.66</c:v>
                </c:pt>
                <c:pt idx="3711">
                  <c:v>408.78899999999999</c:v>
                </c:pt>
                <c:pt idx="3712">
                  <c:v>408.923</c:v>
                </c:pt>
                <c:pt idx="3713">
                  <c:v>409.06299999999999</c:v>
                </c:pt>
                <c:pt idx="3714">
                  <c:v>409.21</c:v>
                </c:pt>
                <c:pt idx="3715">
                  <c:v>409.36399999999998</c:v>
                </c:pt>
                <c:pt idx="3716">
                  <c:v>409.524</c:v>
                </c:pt>
                <c:pt idx="3717">
                  <c:v>409.69099999999997</c:v>
                </c:pt>
                <c:pt idx="3718">
                  <c:v>409.86599999999999</c:v>
                </c:pt>
                <c:pt idx="3719">
                  <c:v>410.048</c:v>
                </c:pt>
                <c:pt idx="3720">
                  <c:v>410.23700000000002</c:v>
                </c:pt>
                <c:pt idx="3721">
                  <c:v>410.43400000000003</c:v>
                </c:pt>
                <c:pt idx="3722">
                  <c:v>410.63900000000001</c:v>
                </c:pt>
                <c:pt idx="3723">
                  <c:v>410.85199999999998</c:v>
                </c:pt>
                <c:pt idx="3724">
                  <c:v>411.07400000000001</c:v>
                </c:pt>
                <c:pt idx="3725">
                  <c:v>411.30500000000001</c:v>
                </c:pt>
                <c:pt idx="3726">
                  <c:v>411.54500000000002</c:v>
                </c:pt>
                <c:pt idx="3727">
                  <c:v>411.79500000000002</c:v>
                </c:pt>
                <c:pt idx="3728">
                  <c:v>412.05599999999998</c:v>
                </c:pt>
                <c:pt idx="3729">
                  <c:v>412.32600000000002</c:v>
                </c:pt>
                <c:pt idx="3730">
                  <c:v>412.608</c:v>
                </c:pt>
                <c:pt idx="3731">
                  <c:v>412.90100000000001</c:v>
                </c:pt>
                <c:pt idx="3732">
                  <c:v>413.20600000000002</c:v>
                </c:pt>
                <c:pt idx="3733">
                  <c:v>413.52199999999999</c:v>
                </c:pt>
                <c:pt idx="3734">
                  <c:v>413.851</c:v>
                </c:pt>
                <c:pt idx="3735">
                  <c:v>414.19200000000001</c:v>
                </c:pt>
                <c:pt idx="3736">
                  <c:v>414.54599999999999</c:v>
                </c:pt>
                <c:pt idx="3737">
                  <c:v>414.91399999999999</c:v>
                </c:pt>
                <c:pt idx="3738">
                  <c:v>415.29500000000002</c:v>
                </c:pt>
                <c:pt idx="3739">
                  <c:v>415.69099999999997</c:v>
                </c:pt>
                <c:pt idx="3740">
                  <c:v>416.101</c:v>
                </c:pt>
                <c:pt idx="3741">
                  <c:v>416.52600000000001</c:v>
                </c:pt>
                <c:pt idx="3742">
                  <c:v>416.96600000000001</c:v>
                </c:pt>
                <c:pt idx="3743">
                  <c:v>417.42099999999999</c:v>
                </c:pt>
                <c:pt idx="3744">
                  <c:v>417.89299999999997</c:v>
                </c:pt>
                <c:pt idx="3745">
                  <c:v>418.38</c:v>
                </c:pt>
                <c:pt idx="3746">
                  <c:v>418.88400000000001</c:v>
                </c:pt>
                <c:pt idx="3747">
                  <c:v>419.404</c:v>
                </c:pt>
                <c:pt idx="3748">
                  <c:v>419.94200000000001</c:v>
                </c:pt>
                <c:pt idx="3749">
                  <c:v>420.49700000000001</c:v>
                </c:pt>
                <c:pt idx="3750">
                  <c:v>421.07100000000003</c:v>
                </c:pt>
                <c:pt idx="3751">
                  <c:v>421.66300000000001</c:v>
                </c:pt>
                <c:pt idx="3752">
                  <c:v>422.274</c:v>
                </c:pt>
                <c:pt idx="3753">
                  <c:v>422.90499999999997</c:v>
                </c:pt>
                <c:pt idx="3754">
                  <c:v>423.55500000000001</c:v>
                </c:pt>
                <c:pt idx="3755">
                  <c:v>424.22500000000002</c:v>
                </c:pt>
                <c:pt idx="3756">
                  <c:v>424.91699999999997</c:v>
                </c:pt>
                <c:pt idx="3757">
                  <c:v>425.62900000000002</c:v>
                </c:pt>
                <c:pt idx="3758">
                  <c:v>426.363</c:v>
                </c:pt>
                <c:pt idx="3759">
                  <c:v>427.11799999999999</c:v>
                </c:pt>
                <c:pt idx="3760">
                  <c:v>427.89699999999999</c:v>
                </c:pt>
                <c:pt idx="3761">
                  <c:v>428.69799999999998</c:v>
                </c:pt>
                <c:pt idx="3762">
                  <c:v>429.52300000000002</c:v>
                </c:pt>
                <c:pt idx="3763">
                  <c:v>430.37099999999998</c:v>
                </c:pt>
                <c:pt idx="3764">
                  <c:v>431.24299999999999</c:v>
                </c:pt>
                <c:pt idx="3765">
                  <c:v>432.14</c:v>
                </c:pt>
                <c:pt idx="3766">
                  <c:v>433.06099999999998</c:v>
                </c:pt>
                <c:pt idx="3767">
                  <c:v>434.00599999999997</c:v>
                </c:pt>
                <c:pt idx="3768">
                  <c:v>434.97699999999998</c:v>
                </c:pt>
                <c:pt idx="3769">
                  <c:v>435.97199999999998</c:v>
                </c:pt>
                <c:pt idx="3770">
                  <c:v>436.99299999999999</c:v>
                </c:pt>
                <c:pt idx="3771">
                  <c:v>438.03899999999999</c:v>
                </c:pt>
                <c:pt idx="3772">
                  <c:v>439.11</c:v>
                </c:pt>
                <c:pt idx="3773">
                  <c:v>440.20699999999999</c:v>
                </c:pt>
                <c:pt idx="3774">
                  <c:v>441.33</c:v>
                </c:pt>
                <c:pt idx="3775">
                  <c:v>442.48</c:v>
                </c:pt>
                <c:pt idx="3776">
                  <c:v>443.65499999999997</c:v>
                </c:pt>
                <c:pt idx="3777">
                  <c:v>444.85700000000003</c:v>
                </c:pt>
                <c:pt idx="3778">
                  <c:v>446.08499999999998</c:v>
                </c:pt>
                <c:pt idx="3779">
                  <c:v>447.339</c:v>
                </c:pt>
                <c:pt idx="3780">
                  <c:v>448.62</c:v>
                </c:pt>
                <c:pt idx="3781">
                  <c:v>449.92700000000002</c:v>
                </c:pt>
                <c:pt idx="3782">
                  <c:v>451.26100000000002</c:v>
                </c:pt>
                <c:pt idx="3783">
                  <c:v>452.62099999999998</c:v>
                </c:pt>
                <c:pt idx="3784">
                  <c:v>454.00799999999998</c:v>
                </c:pt>
                <c:pt idx="3785">
                  <c:v>455.42099999999999</c:v>
                </c:pt>
                <c:pt idx="3786">
                  <c:v>456.86</c:v>
                </c:pt>
                <c:pt idx="3787">
                  <c:v>458.32600000000002</c:v>
                </c:pt>
                <c:pt idx="3788">
                  <c:v>459.81900000000002</c:v>
                </c:pt>
                <c:pt idx="3789">
                  <c:v>461.33800000000002</c:v>
                </c:pt>
                <c:pt idx="3790">
                  <c:v>462.88400000000001</c:v>
                </c:pt>
                <c:pt idx="3791">
                  <c:v>464.45600000000002</c:v>
                </c:pt>
                <c:pt idx="3792">
                  <c:v>466.05399999999997</c:v>
                </c:pt>
                <c:pt idx="3793">
                  <c:v>467.678</c:v>
                </c:pt>
                <c:pt idx="3794">
                  <c:v>469.32799999999997</c:v>
                </c:pt>
                <c:pt idx="3795">
                  <c:v>471.00299999999999</c:v>
                </c:pt>
                <c:pt idx="3796">
                  <c:v>472.702</c:v>
                </c:pt>
                <c:pt idx="3797">
                  <c:v>474.42500000000001</c:v>
                </c:pt>
                <c:pt idx="3798">
                  <c:v>476.17200000000003</c:v>
                </c:pt>
                <c:pt idx="3799">
                  <c:v>477.94200000000001</c:v>
                </c:pt>
                <c:pt idx="3800">
                  <c:v>479.73599999999999</c:v>
                </c:pt>
                <c:pt idx="3801">
                  <c:v>481.55200000000002</c:v>
                </c:pt>
                <c:pt idx="3802">
                  <c:v>483.39</c:v>
                </c:pt>
                <c:pt idx="3803">
                  <c:v>485.25099999999998</c:v>
                </c:pt>
                <c:pt idx="3804">
                  <c:v>487.13200000000001</c:v>
                </c:pt>
                <c:pt idx="3805">
                  <c:v>489.03500000000003</c:v>
                </c:pt>
                <c:pt idx="3806">
                  <c:v>490.95800000000003</c:v>
                </c:pt>
                <c:pt idx="3807">
                  <c:v>492.90100000000001</c:v>
                </c:pt>
                <c:pt idx="3808">
                  <c:v>494.86399999999998</c:v>
                </c:pt>
                <c:pt idx="3809">
                  <c:v>496.846</c:v>
                </c:pt>
                <c:pt idx="3810">
                  <c:v>498.84500000000003</c:v>
                </c:pt>
                <c:pt idx="3811">
                  <c:v>500.863</c:v>
                </c:pt>
                <c:pt idx="3812">
                  <c:v>502.89800000000002</c:v>
                </c:pt>
                <c:pt idx="3813">
                  <c:v>504.95</c:v>
                </c:pt>
                <c:pt idx="3814">
                  <c:v>507.01799999999997</c:v>
                </c:pt>
                <c:pt idx="3815">
                  <c:v>509.10199999999998</c:v>
                </c:pt>
                <c:pt idx="3816">
                  <c:v>511.2</c:v>
                </c:pt>
                <c:pt idx="3817">
                  <c:v>513.31299999999999</c:v>
                </c:pt>
                <c:pt idx="3818">
                  <c:v>515.44000000000005</c:v>
                </c:pt>
                <c:pt idx="3819">
                  <c:v>517.57899999999995</c:v>
                </c:pt>
                <c:pt idx="3820">
                  <c:v>519.73099999999999</c:v>
                </c:pt>
                <c:pt idx="3821">
                  <c:v>521.89300000000003</c:v>
                </c:pt>
                <c:pt idx="3822">
                  <c:v>524.06700000000001</c:v>
                </c:pt>
                <c:pt idx="3823">
                  <c:v>526.25</c:v>
                </c:pt>
                <c:pt idx="3824">
                  <c:v>528.44299999999998</c:v>
                </c:pt>
                <c:pt idx="3825">
                  <c:v>530.64499999999998</c:v>
                </c:pt>
                <c:pt idx="3826">
                  <c:v>532.85400000000004</c:v>
                </c:pt>
                <c:pt idx="3827">
                  <c:v>535.07100000000003</c:v>
                </c:pt>
                <c:pt idx="3828">
                  <c:v>537.29499999999996</c:v>
                </c:pt>
                <c:pt idx="3829">
                  <c:v>539.52300000000002</c:v>
                </c:pt>
                <c:pt idx="3830">
                  <c:v>541.75699999999995</c:v>
                </c:pt>
                <c:pt idx="3831">
                  <c:v>543.99400000000003</c:v>
                </c:pt>
                <c:pt idx="3832">
                  <c:v>546.23599999999999</c:v>
                </c:pt>
                <c:pt idx="3833">
                  <c:v>548.48</c:v>
                </c:pt>
                <c:pt idx="3834">
                  <c:v>550.726</c:v>
                </c:pt>
                <c:pt idx="3835">
                  <c:v>552.97400000000005</c:v>
                </c:pt>
                <c:pt idx="3836">
                  <c:v>555.22400000000005</c:v>
                </c:pt>
                <c:pt idx="3837">
                  <c:v>557.47400000000005</c:v>
                </c:pt>
                <c:pt idx="3838">
                  <c:v>559.72400000000005</c:v>
                </c:pt>
                <c:pt idx="3839">
                  <c:v>561.97299999999996</c:v>
                </c:pt>
                <c:pt idx="3840">
                  <c:v>564.22199999999998</c:v>
                </c:pt>
                <c:pt idx="3841">
                  <c:v>566.46799999999996</c:v>
                </c:pt>
                <c:pt idx="3842">
                  <c:v>568.71299999999997</c:v>
                </c:pt>
                <c:pt idx="3843">
                  <c:v>570.95500000000004</c:v>
                </c:pt>
                <c:pt idx="3844">
                  <c:v>573.19299999999998</c:v>
                </c:pt>
                <c:pt idx="3845">
                  <c:v>575.42700000000002</c:v>
                </c:pt>
                <c:pt idx="3846">
                  <c:v>577.65700000000004</c:v>
                </c:pt>
                <c:pt idx="3847">
                  <c:v>579.88199999999995</c:v>
                </c:pt>
                <c:pt idx="3848">
                  <c:v>582.10199999999998</c:v>
                </c:pt>
                <c:pt idx="3849">
                  <c:v>584.31500000000005</c:v>
                </c:pt>
                <c:pt idx="3850">
                  <c:v>586.52300000000002</c:v>
                </c:pt>
                <c:pt idx="3851">
                  <c:v>588.72400000000005</c:v>
                </c:pt>
                <c:pt idx="3852">
                  <c:v>590.91700000000003</c:v>
                </c:pt>
                <c:pt idx="3853">
                  <c:v>593.10299999999995</c:v>
                </c:pt>
                <c:pt idx="3854">
                  <c:v>595.28099999999995</c:v>
                </c:pt>
                <c:pt idx="3855">
                  <c:v>597.45100000000002</c:v>
                </c:pt>
                <c:pt idx="3856">
                  <c:v>599.61199999999997</c:v>
                </c:pt>
                <c:pt idx="3857">
                  <c:v>601.76300000000003</c:v>
                </c:pt>
                <c:pt idx="3858">
                  <c:v>603.90599999999995</c:v>
                </c:pt>
                <c:pt idx="3859">
                  <c:v>606.03800000000001</c:v>
                </c:pt>
                <c:pt idx="3860">
                  <c:v>608.16099999999994</c:v>
                </c:pt>
                <c:pt idx="3861">
                  <c:v>610.27300000000002</c:v>
                </c:pt>
                <c:pt idx="3862">
                  <c:v>612.37400000000002</c:v>
                </c:pt>
                <c:pt idx="3863">
                  <c:v>614.46500000000003</c:v>
                </c:pt>
                <c:pt idx="3864">
                  <c:v>616.54399999999998</c:v>
                </c:pt>
                <c:pt idx="3865">
                  <c:v>618.61099999999999</c:v>
                </c:pt>
                <c:pt idx="3866">
                  <c:v>620.66600000000005</c:v>
                </c:pt>
                <c:pt idx="3867">
                  <c:v>622.70899999999995</c:v>
                </c:pt>
                <c:pt idx="3868">
                  <c:v>624.74</c:v>
                </c:pt>
                <c:pt idx="3869">
                  <c:v>626.75800000000004</c:v>
                </c:pt>
                <c:pt idx="3870">
                  <c:v>628.76300000000003</c:v>
                </c:pt>
                <c:pt idx="3871">
                  <c:v>630.755</c:v>
                </c:pt>
                <c:pt idx="3872">
                  <c:v>632.73400000000004</c:v>
                </c:pt>
                <c:pt idx="3873">
                  <c:v>634.69899999999996</c:v>
                </c:pt>
                <c:pt idx="3874">
                  <c:v>636.65099999999995</c:v>
                </c:pt>
                <c:pt idx="3875">
                  <c:v>638.58900000000006</c:v>
                </c:pt>
                <c:pt idx="3876">
                  <c:v>640.51199999999994</c:v>
                </c:pt>
                <c:pt idx="3877">
                  <c:v>642.42200000000003</c:v>
                </c:pt>
                <c:pt idx="3878">
                  <c:v>644.31700000000001</c:v>
                </c:pt>
                <c:pt idx="3879">
                  <c:v>646.19799999999998</c:v>
                </c:pt>
                <c:pt idx="3880">
                  <c:v>648.06399999999996</c:v>
                </c:pt>
                <c:pt idx="3881">
                  <c:v>649.91499999999996</c:v>
                </c:pt>
                <c:pt idx="3882">
                  <c:v>651.75199999999995</c:v>
                </c:pt>
                <c:pt idx="3883">
                  <c:v>653.57399999999996</c:v>
                </c:pt>
                <c:pt idx="3884">
                  <c:v>655.38099999999997</c:v>
                </c:pt>
                <c:pt idx="3885">
                  <c:v>657.173</c:v>
                </c:pt>
                <c:pt idx="3886">
                  <c:v>658.95</c:v>
                </c:pt>
                <c:pt idx="3887">
                  <c:v>660.71199999999999</c:v>
                </c:pt>
                <c:pt idx="3888">
                  <c:v>662.45899999999995</c:v>
                </c:pt>
                <c:pt idx="3889">
                  <c:v>664.19100000000003</c:v>
                </c:pt>
                <c:pt idx="3890">
                  <c:v>665.90700000000004</c:v>
                </c:pt>
                <c:pt idx="3891">
                  <c:v>667.60799999999995</c:v>
                </c:pt>
                <c:pt idx="3892">
                  <c:v>669.29399999999998</c:v>
                </c:pt>
                <c:pt idx="3893">
                  <c:v>670.96500000000003</c:v>
                </c:pt>
                <c:pt idx="3894">
                  <c:v>672.62</c:v>
                </c:pt>
                <c:pt idx="3895">
                  <c:v>674.26</c:v>
                </c:pt>
                <c:pt idx="3896">
                  <c:v>675.88400000000001</c:v>
                </c:pt>
                <c:pt idx="3897">
                  <c:v>677.49300000000005</c:v>
                </c:pt>
                <c:pt idx="3898">
                  <c:v>679.08699999999999</c:v>
                </c:pt>
                <c:pt idx="3899">
                  <c:v>680.66499999999996</c:v>
                </c:pt>
                <c:pt idx="3900">
                  <c:v>682.22799999999995</c:v>
                </c:pt>
                <c:pt idx="3901">
                  <c:v>683.77599999999995</c:v>
                </c:pt>
                <c:pt idx="3902">
                  <c:v>685.30799999999999</c:v>
                </c:pt>
                <c:pt idx="3903">
                  <c:v>686.82500000000005</c:v>
                </c:pt>
                <c:pt idx="3904">
                  <c:v>688.327</c:v>
                </c:pt>
                <c:pt idx="3905">
                  <c:v>689.81399999999996</c:v>
                </c:pt>
                <c:pt idx="3906">
                  <c:v>691.28499999999997</c:v>
                </c:pt>
                <c:pt idx="3907">
                  <c:v>692.74199999999996</c:v>
                </c:pt>
                <c:pt idx="3908">
                  <c:v>694.18299999999999</c:v>
                </c:pt>
                <c:pt idx="3909">
                  <c:v>695.60900000000004</c:v>
                </c:pt>
                <c:pt idx="3910">
                  <c:v>697.02</c:v>
                </c:pt>
                <c:pt idx="3911">
                  <c:v>698.41700000000003</c:v>
                </c:pt>
                <c:pt idx="3912">
                  <c:v>699.798</c:v>
                </c:pt>
                <c:pt idx="3913">
                  <c:v>701.16499999999996</c:v>
                </c:pt>
                <c:pt idx="3914">
                  <c:v>702.51700000000005</c:v>
                </c:pt>
                <c:pt idx="3915">
                  <c:v>703.85400000000004</c:v>
                </c:pt>
                <c:pt idx="3916">
                  <c:v>705.17700000000002</c:v>
                </c:pt>
                <c:pt idx="3917">
                  <c:v>706.48500000000001</c:v>
                </c:pt>
                <c:pt idx="3918">
                  <c:v>707.779</c:v>
                </c:pt>
                <c:pt idx="3919">
                  <c:v>709.05899999999997</c:v>
                </c:pt>
                <c:pt idx="3920">
                  <c:v>710.32399999999996</c:v>
                </c:pt>
                <c:pt idx="3921">
                  <c:v>711.57500000000005</c:v>
                </c:pt>
                <c:pt idx="3922">
                  <c:v>712.81200000000001</c:v>
                </c:pt>
                <c:pt idx="3923">
                  <c:v>714.03499999999997</c:v>
                </c:pt>
                <c:pt idx="3924">
                  <c:v>715.24400000000003</c:v>
                </c:pt>
                <c:pt idx="3925">
                  <c:v>716.43899999999996</c:v>
                </c:pt>
                <c:pt idx="3926">
                  <c:v>717.62099999999998</c:v>
                </c:pt>
                <c:pt idx="3927">
                  <c:v>718.78899999999999</c:v>
                </c:pt>
                <c:pt idx="3928">
                  <c:v>719.94299999999998</c:v>
                </c:pt>
                <c:pt idx="3929">
                  <c:v>721.08399999999995</c:v>
                </c:pt>
                <c:pt idx="3930">
                  <c:v>722.21100000000001</c:v>
                </c:pt>
                <c:pt idx="3931">
                  <c:v>723.32500000000005</c:v>
                </c:pt>
                <c:pt idx="3932">
                  <c:v>724.42600000000004</c:v>
                </c:pt>
                <c:pt idx="3933">
                  <c:v>725.51400000000001</c:v>
                </c:pt>
                <c:pt idx="3934">
                  <c:v>726.58900000000006</c:v>
                </c:pt>
                <c:pt idx="3935">
                  <c:v>727.65099999999995</c:v>
                </c:pt>
                <c:pt idx="3936">
                  <c:v>728.7</c:v>
                </c:pt>
                <c:pt idx="3937">
                  <c:v>729.73699999999997</c:v>
                </c:pt>
                <c:pt idx="3938">
                  <c:v>730.76099999999997</c:v>
                </c:pt>
                <c:pt idx="3939">
                  <c:v>731.77200000000005</c:v>
                </c:pt>
                <c:pt idx="3940">
                  <c:v>732.77099999999996</c:v>
                </c:pt>
                <c:pt idx="3941">
                  <c:v>733.75800000000004</c:v>
                </c:pt>
                <c:pt idx="3942">
                  <c:v>734.73199999999997</c:v>
                </c:pt>
                <c:pt idx="3943">
                  <c:v>735.69500000000005</c:v>
                </c:pt>
                <c:pt idx="3944">
                  <c:v>736.64499999999998</c:v>
                </c:pt>
                <c:pt idx="3945">
                  <c:v>737.58299999999997</c:v>
                </c:pt>
                <c:pt idx="3946">
                  <c:v>738.51</c:v>
                </c:pt>
                <c:pt idx="3947">
                  <c:v>739.42499999999995</c:v>
                </c:pt>
                <c:pt idx="3948">
                  <c:v>740.32799999999997</c:v>
                </c:pt>
                <c:pt idx="3949">
                  <c:v>741.22</c:v>
                </c:pt>
                <c:pt idx="3950">
                  <c:v>742.1</c:v>
                </c:pt>
                <c:pt idx="3951">
                  <c:v>742.96900000000005</c:v>
                </c:pt>
                <c:pt idx="3952">
                  <c:v>743.827</c:v>
                </c:pt>
                <c:pt idx="3953">
                  <c:v>744.67399999999998</c:v>
                </c:pt>
                <c:pt idx="3954">
                  <c:v>745.50900000000001</c:v>
                </c:pt>
                <c:pt idx="3955">
                  <c:v>746.33399999999995</c:v>
                </c:pt>
                <c:pt idx="3956">
                  <c:v>747.14700000000005</c:v>
                </c:pt>
                <c:pt idx="3957">
                  <c:v>747.95</c:v>
                </c:pt>
                <c:pt idx="3958">
                  <c:v>748.74300000000005</c:v>
                </c:pt>
                <c:pt idx="3959">
                  <c:v>749.524</c:v>
                </c:pt>
                <c:pt idx="3960">
                  <c:v>750.29600000000005</c:v>
                </c:pt>
                <c:pt idx="3961">
                  <c:v>751.05700000000002</c:v>
                </c:pt>
                <c:pt idx="3962">
                  <c:v>751.80700000000002</c:v>
                </c:pt>
                <c:pt idx="3963">
                  <c:v>752.548</c:v>
                </c:pt>
                <c:pt idx="3964">
                  <c:v>753.27800000000002</c:v>
                </c:pt>
                <c:pt idx="3965">
                  <c:v>753.99800000000005</c:v>
                </c:pt>
                <c:pt idx="3966">
                  <c:v>754.70899999999995</c:v>
                </c:pt>
                <c:pt idx="3967">
                  <c:v>755.40899999999999</c:v>
                </c:pt>
                <c:pt idx="3968">
                  <c:v>756.1</c:v>
                </c:pt>
                <c:pt idx="3969">
                  <c:v>756.78099999999995</c:v>
                </c:pt>
                <c:pt idx="3970">
                  <c:v>757.45299999999997</c:v>
                </c:pt>
                <c:pt idx="3971">
                  <c:v>758.11500000000001</c:v>
                </c:pt>
                <c:pt idx="3972">
                  <c:v>758.76800000000003</c:v>
                </c:pt>
                <c:pt idx="3973">
                  <c:v>759.41200000000003</c:v>
                </c:pt>
                <c:pt idx="3974">
                  <c:v>760.04600000000005</c:v>
                </c:pt>
                <c:pt idx="3975">
                  <c:v>760.67200000000003</c:v>
                </c:pt>
                <c:pt idx="3976">
                  <c:v>761.28800000000001</c:v>
                </c:pt>
                <c:pt idx="3977">
                  <c:v>761.89499999999998</c:v>
                </c:pt>
                <c:pt idx="3978">
                  <c:v>762.49400000000003</c:v>
                </c:pt>
                <c:pt idx="3979">
                  <c:v>763.08399999999995</c:v>
                </c:pt>
                <c:pt idx="3980">
                  <c:v>763.66499999999996</c:v>
                </c:pt>
                <c:pt idx="3981">
                  <c:v>764.23800000000006</c:v>
                </c:pt>
                <c:pt idx="3982">
                  <c:v>764.80200000000002</c:v>
                </c:pt>
                <c:pt idx="3983">
                  <c:v>765.35699999999997</c:v>
                </c:pt>
                <c:pt idx="3984">
                  <c:v>765.90499999999997</c:v>
                </c:pt>
                <c:pt idx="3985">
                  <c:v>766.44399999999996</c:v>
                </c:pt>
                <c:pt idx="3986">
                  <c:v>766.97500000000002</c:v>
                </c:pt>
                <c:pt idx="3987">
                  <c:v>767.49800000000005</c:v>
                </c:pt>
                <c:pt idx="3988">
                  <c:v>768.01300000000003</c:v>
                </c:pt>
                <c:pt idx="3989">
                  <c:v>768.52</c:v>
                </c:pt>
                <c:pt idx="3990">
                  <c:v>769.01900000000001</c:v>
                </c:pt>
                <c:pt idx="3991">
                  <c:v>769.51099999999997</c:v>
                </c:pt>
                <c:pt idx="3992">
                  <c:v>769.995</c:v>
                </c:pt>
                <c:pt idx="3993">
                  <c:v>770.471</c:v>
                </c:pt>
                <c:pt idx="3994">
                  <c:v>770.94</c:v>
                </c:pt>
                <c:pt idx="3995">
                  <c:v>771.40099999999995</c:v>
                </c:pt>
                <c:pt idx="3996">
                  <c:v>771.85500000000002</c:v>
                </c:pt>
                <c:pt idx="3997">
                  <c:v>772.30200000000002</c:v>
                </c:pt>
                <c:pt idx="3998">
                  <c:v>772.74099999999999</c:v>
                </c:pt>
                <c:pt idx="3999">
                  <c:v>773.17399999999998</c:v>
                </c:pt>
                <c:pt idx="4000">
                  <c:v>773.59900000000005</c:v>
                </c:pt>
                <c:pt idx="4001">
                  <c:v>774.01700000000005</c:v>
                </c:pt>
                <c:pt idx="4002">
                  <c:v>774.428</c:v>
                </c:pt>
                <c:pt idx="4003">
                  <c:v>774.83299999999997</c:v>
                </c:pt>
                <c:pt idx="4004">
                  <c:v>775.23099999999999</c:v>
                </c:pt>
                <c:pt idx="4005">
                  <c:v>775.62199999999996</c:v>
                </c:pt>
                <c:pt idx="4006">
                  <c:v>776.00599999999997</c:v>
                </c:pt>
                <c:pt idx="4007">
                  <c:v>776.38400000000001</c:v>
                </c:pt>
                <c:pt idx="4008">
                  <c:v>776.75599999999997</c:v>
                </c:pt>
                <c:pt idx="4009">
                  <c:v>777.12099999999998</c:v>
                </c:pt>
                <c:pt idx="4010">
                  <c:v>777.48</c:v>
                </c:pt>
                <c:pt idx="4011">
                  <c:v>777.83199999999999</c:v>
                </c:pt>
                <c:pt idx="4012">
                  <c:v>778.17899999999997</c:v>
                </c:pt>
                <c:pt idx="4013">
                  <c:v>778.51900000000001</c:v>
                </c:pt>
                <c:pt idx="4014">
                  <c:v>778.85299999999995</c:v>
                </c:pt>
                <c:pt idx="4015">
                  <c:v>779.18200000000002</c:v>
                </c:pt>
                <c:pt idx="4016">
                  <c:v>779.50400000000002</c:v>
                </c:pt>
                <c:pt idx="4017">
                  <c:v>779.82</c:v>
                </c:pt>
                <c:pt idx="4018">
                  <c:v>780.13099999999997</c:v>
                </c:pt>
                <c:pt idx="4019">
                  <c:v>780.43600000000004</c:v>
                </c:pt>
                <c:pt idx="4020">
                  <c:v>780.73599999999999</c:v>
                </c:pt>
                <c:pt idx="4021">
                  <c:v>781.029</c:v>
                </c:pt>
                <c:pt idx="4022">
                  <c:v>781.31799999999998</c:v>
                </c:pt>
                <c:pt idx="4023">
                  <c:v>781.6</c:v>
                </c:pt>
                <c:pt idx="4024">
                  <c:v>781.87800000000004</c:v>
                </c:pt>
                <c:pt idx="4025">
                  <c:v>782.15</c:v>
                </c:pt>
                <c:pt idx="4026">
                  <c:v>782.41700000000003</c:v>
                </c:pt>
                <c:pt idx="4027">
                  <c:v>782.678</c:v>
                </c:pt>
                <c:pt idx="4028">
                  <c:v>782.93499999999995</c:v>
                </c:pt>
                <c:pt idx="4029">
                  <c:v>783.18600000000004</c:v>
                </c:pt>
                <c:pt idx="4030">
                  <c:v>783.43200000000002</c:v>
                </c:pt>
                <c:pt idx="4031">
                  <c:v>783.673</c:v>
                </c:pt>
                <c:pt idx="4032">
                  <c:v>783.91</c:v>
                </c:pt>
                <c:pt idx="4033">
                  <c:v>784.14099999999996</c:v>
                </c:pt>
                <c:pt idx="4034">
                  <c:v>784.36800000000005</c:v>
                </c:pt>
                <c:pt idx="4035">
                  <c:v>784.58900000000006</c:v>
                </c:pt>
                <c:pt idx="4036">
                  <c:v>784.80600000000004</c:v>
                </c:pt>
                <c:pt idx="4037">
                  <c:v>785.01900000000001</c:v>
                </c:pt>
                <c:pt idx="4038">
                  <c:v>785.22699999999998</c:v>
                </c:pt>
                <c:pt idx="4039">
                  <c:v>785.43</c:v>
                </c:pt>
                <c:pt idx="4040">
                  <c:v>785.62900000000002</c:v>
                </c:pt>
                <c:pt idx="4041">
                  <c:v>785.82299999999998</c:v>
                </c:pt>
                <c:pt idx="4042">
                  <c:v>786.01300000000003</c:v>
                </c:pt>
                <c:pt idx="4043">
                  <c:v>786.19799999999998</c:v>
                </c:pt>
                <c:pt idx="4044">
                  <c:v>786.37900000000002</c:v>
                </c:pt>
                <c:pt idx="4045">
                  <c:v>786.55600000000004</c:v>
                </c:pt>
                <c:pt idx="4046">
                  <c:v>786.72900000000004</c:v>
                </c:pt>
                <c:pt idx="4047">
                  <c:v>786.89700000000005</c:v>
                </c:pt>
                <c:pt idx="4048">
                  <c:v>787.06100000000004</c:v>
                </c:pt>
                <c:pt idx="4049">
                  <c:v>787.221</c:v>
                </c:pt>
                <c:pt idx="4050">
                  <c:v>787.37800000000004</c:v>
                </c:pt>
                <c:pt idx="4051">
                  <c:v>787.53</c:v>
                </c:pt>
                <c:pt idx="4052">
                  <c:v>787.678</c:v>
                </c:pt>
                <c:pt idx="4053">
                  <c:v>787.822</c:v>
                </c:pt>
                <c:pt idx="4054">
                  <c:v>787.96299999999997</c:v>
                </c:pt>
                <c:pt idx="4055">
                  <c:v>788.09900000000005</c:v>
                </c:pt>
                <c:pt idx="4056">
                  <c:v>788.23199999999997</c:v>
                </c:pt>
                <c:pt idx="4057">
                  <c:v>788.36099999999999</c:v>
                </c:pt>
                <c:pt idx="4058">
                  <c:v>788.48599999999999</c:v>
                </c:pt>
                <c:pt idx="4059">
                  <c:v>788.60799999999995</c:v>
                </c:pt>
                <c:pt idx="4060">
                  <c:v>788.726</c:v>
                </c:pt>
                <c:pt idx="4061">
                  <c:v>788.84100000000001</c:v>
                </c:pt>
                <c:pt idx="4062">
                  <c:v>788.952</c:v>
                </c:pt>
                <c:pt idx="4063">
                  <c:v>789.05899999999997</c:v>
                </c:pt>
                <c:pt idx="4064">
                  <c:v>789.16300000000001</c:v>
                </c:pt>
                <c:pt idx="4065">
                  <c:v>789.26300000000003</c:v>
                </c:pt>
                <c:pt idx="4066">
                  <c:v>789.36099999999999</c:v>
                </c:pt>
                <c:pt idx="4067">
                  <c:v>789.45399999999995</c:v>
                </c:pt>
                <c:pt idx="4068">
                  <c:v>789.54499999999996</c:v>
                </c:pt>
                <c:pt idx="4069">
                  <c:v>789.63199999999995</c:v>
                </c:pt>
                <c:pt idx="4070">
                  <c:v>789.71600000000001</c:v>
                </c:pt>
                <c:pt idx="4071">
                  <c:v>789.79600000000005</c:v>
                </c:pt>
                <c:pt idx="4072">
                  <c:v>789.87400000000002</c:v>
                </c:pt>
                <c:pt idx="4073">
                  <c:v>789.94799999999998</c:v>
                </c:pt>
                <c:pt idx="4074">
                  <c:v>790.01900000000001</c:v>
                </c:pt>
                <c:pt idx="4075">
                  <c:v>790.08799999999997</c:v>
                </c:pt>
                <c:pt idx="4076">
                  <c:v>790.15300000000002</c:v>
                </c:pt>
                <c:pt idx="4077">
                  <c:v>790.21500000000003</c:v>
                </c:pt>
                <c:pt idx="4078">
                  <c:v>790.274</c:v>
                </c:pt>
                <c:pt idx="4079">
                  <c:v>790.33</c:v>
                </c:pt>
                <c:pt idx="4080">
                  <c:v>790.38300000000004</c:v>
                </c:pt>
                <c:pt idx="4081">
                  <c:v>790.43299999999999</c:v>
                </c:pt>
                <c:pt idx="4082">
                  <c:v>790.48099999999999</c:v>
                </c:pt>
                <c:pt idx="4083">
                  <c:v>790.52599999999995</c:v>
                </c:pt>
                <c:pt idx="4084">
                  <c:v>790.56700000000001</c:v>
                </c:pt>
                <c:pt idx="4085">
                  <c:v>790.60699999999997</c:v>
                </c:pt>
                <c:pt idx="4086">
                  <c:v>790.64300000000003</c:v>
                </c:pt>
                <c:pt idx="4087">
                  <c:v>790.67700000000002</c:v>
                </c:pt>
                <c:pt idx="4088">
                  <c:v>790.70799999999997</c:v>
                </c:pt>
                <c:pt idx="4089">
                  <c:v>790.73599999999999</c:v>
                </c:pt>
                <c:pt idx="4090">
                  <c:v>790.76199999999994</c:v>
                </c:pt>
                <c:pt idx="4091">
                  <c:v>790.78499999999997</c:v>
                </c:pt>
                <c:pt idx="4092">
                  <c:v>790.80499999999995</c:v>
                </c:pt>
                <c:pt idx="4093">
                  <c:v>790.82299999999998</c:v>
                </c:pt>
                <c:pt idx="4094">
                  <c:v>790.83900000000006</c:v>
                </c:pt>
                <c:pt idx="4095">
                  <c:v>790.85199999999998</c:v>
                </c:pt>
                <c:pt idx="4096">
                  <c:v>790.86199999999997</c:v>
                </c:pt>
                <c:pt idx="4097">
                  <c:v>790.87</c:v>
                </c:pt>
                <c:pt idx="4098">
                  <c:v>790.87599999999998</c:v>
                </c:pt>
                <c:pt idx="4099">
                  <c:v>790.87900000000002</c:v>
                </c:pt>
                <c:pt idx="4100">
                  <c:v>790.88</c:v>
                </c:pt>
                <c:pt idx="4101">
                  <c:v>790.87900000000002</c:v>
                </c:pt>
                <c:pt idx="4102">
                  <c:v>790.875</c:v>
                </c:pt>
                <c:pt idx="4103">
                  <c:v>790.86900000000003</c:v>
                </c:pt>
                <c:pt idx="4104">
                  <c:v>790.86099999999999</c:v>
                </c:pt>
                <c:pt idx="4105">
                  <c:v>790.85</c:v>
                </c:pt>
                <c:pt idx="4106">
                  <c:v>790.83699999999999</c:v>
                </c:pt>
                <c:pt idx="4107">
                  <c:v>790.82299999999998</c:v>
                </c:pt>
                <c:pt idx="4108">
                  <c:v>790.80499999999995</c:v>
                </c:pt>
                <c:pt idx="4109">
                  <c:v>790.78599999999994</c:v>
                </c:pt>
                <c:pt idx="4110">
                  <c:v>790.76499999999999</c:v>
                </c:pt>
                <c:pt idx="4111">
                  <c:v>790.74199999999996</c:v>
                </c:pt>
                <c:pt idx="4112">
                  <c:v>790.71600000000001</c:v>
                </c:pt>
                <c:pt idx="4113">
                  <c:v>790.68899999999996</c:v>
                </c:pt>
                <c:pt idx="4114">
                  <c:v>790.65899999999999</c:v>
                </c:pt>
                <c:pt idx="4115">
                  <c:v>790.62699999999995</c:v>
                </c:pt>
                <c:pt idx="4116">
                  <c:v>790.61099999999999</c:v>
                </c:pt>
                <c:pt idx="4117">
                  <c:v>790.61099999999999</c:v>
                </c:pt>
                <c:pt idx="4118">
                  <c:v>777.79600000000005</c:v>
                </c:pt>
                <c:pt idx="4119">
                  <c:v>760.83799999999997</c:v>
                </c:pt>
                <c:pt idx="4120">
                  <c:v>742.49699999999996</c:v>
                </c:pt>
                <c:pt idx="4121">
                  <c:v>723.98099999999999</c:v>
                </c:pt>
                <c:pt idx="4122">
                  <c:v>705.95600000000002</c:v>
                </c:pt>
                <c:pt idx="4123">
                  <c:v>688.72400000000005</c:v>
                </c:pt>
                <c:pt idx="4124">
                  <c:v>672.44100000000003</c:v>
                </c:pt>
                <c:pt idx="4125">
                  <c:v>657.16300000000001</c:v>
                </c:pt>
                <c:pt idx="4126">
                  <c:v>642.88699999999994</c:v>
                </c:pt>
                <c:pt idx="4127">
                  <c:v>629.57600000000002</c:v>
                </c:pt>
                <c:pt idx="4128">
                  <c:v>617.17999999999995</c:v>
                </c:pt>
                <c:pt idx="4129">
                  <c:v>605.63800000000003</c:v>
                </c:pt>
                <c:pt idx="4130">
                  <c:v>594.89099999999996</c:v>
                </c:pt>
                <c:pt idx="4131">
                  <c:v>584.87699999999995</c:v>
                </c:pt>
                <c:pt idx="4132">
                  <c:v>575.54</c:v>
                </c:pt>
                <c:pt idx="4133">
                  <c:v>566.82500000000005</c:v>
                </c:pt>
                <c:pt idx="4134">
                  <c:v>558.68399999999997</c:v>
                </c:pt>
                <c:pt idx="4135">
                  <c:v>551.07100000000003</c:v>
                </c:pt>
                <c:pt idx="4136">
                  <c:v>543.94500000000005</c:v>
                </c:pt>
                <c:pt idx="4137">
                  <c:v>537.26800000000003</c:v>
                </c:pt>
                <c:pt idx="4138">
                  <c:v>531.00400000000002</c:v>
                </c:pt>
                <c:pt idx="4139">
                  <c:v>525.12400000000002</c:v>
                </c:pt>
                <c:pt idx="4140">
                  <c:v>519.59799999999996</c:v>
                </c:pt>
                <c:pt idx="4141">
                  <c:v>514.40099999999995</c:v>
                </c:pt>
                <c:pt idx="4142">
                  <c:v>509.51</c:v>
                </c:pt>
                <c:pt idx="4143">
                  <c:v>504.90100000000001</c:v>
                </c:pt>
                <c:pt idx="4144">
                  <c:v>500.55599999999998</c:v>
                </c:pt>
                <c:pt idx="4145">
                  <c:v>496.45600000000002</c:v>
                </c:pt>
                <c:pt idx="4146">
                  <c:v>492.58499999999998</c:v>
                </c:pt>
                <c:pt idx="4147">
                  <c:v>488.92599999999999</c:v>
                </c:pt>
                <c:pt idx="4148">
                  <c:v>485.46499999999997</c:v>
                </c:pt>
                <c:pt idx="4149">
                  <c:v>482.18900000000002</c:v>
                </c:pt>
                <c:pt idx="4150">
                  <c:v>479.08199999999999</c:v>
                </c:pt>
                <c:pt idx="4151">
                  <c:v>476.137</c:v>
                </c:pt>
                <c:pt idx="4152">
                  <c:v>473.34399999999999</c:v>
                </c:pt>
                <c:pt idx="4153">
                  <c:v>470.69299999999998</c:v>
                </c:pt>
                <c:pt idx="4154">
                  <c:v>468.17200000000003</c:v>
                </c:pt>
                <c:pt idx="4155">
                  <c:v>465.77</c:v>
                </c:pt>
                <c:pt idx="4156">
                  <c:v>463.488</c:v>
                </c:pt>
                <c:pt idx="4157">
                  <c:v>461.31599999999997</c:v>
                </c:pt>
                <c:pt idx="4158">
                  <c:v>459.24799999999999</c:v>
                </c:pt>
                <c:pt idx="4159">
                  <c:v>457.27699999999999</c:v>
                </c:pt>
                <c:pt idx="4160">
                  <c:v>455.40199999999999</c:v>
                </c:pt>
                <c:pt idx="4161">
                  <c:v>453.613</c:v>
                </c:pt>
                <c:pt idx="4162">
                  <c:v>451.90699999999998</c:v>
                </c:pt>
                <c:pt idx="4163">
                  <c:v>450.27800000000002</c:v>
                </c:pt>
                <c:pt idx="4164">
                  <c:v>448.72199999999998</c:v>
                </c:pt>
                <c:pt idx="4165">
                  <c:v>447.233</c:v>
                </c:pt>
                <c:pt idx="4166">
                  <c:v>445.80900000000003</c:v>
                </c:pt>
                <c:pt idx="4167">
                  <c:v>444.44600000000003</c:v>
                </c:pt>
                <c:pt idx="4168">
                  <c:v>443.14</c:v>
                </c:pt>
                <c:pt idx="4169">
                  <c:v>441.88799999999998</c:v>
                </c:pt>
                <c:pt idx="4170">
                  <c:v>440.68700000000001</c:v>
                </c:pt>
                <c:pt idx="4171">
                  <c:v>439.53399999999999</c:v>
                </c:pt>
                <c:pt idx="4172">
                  <c:v>438.428</c:v>
                </c:pt>
                <c:pt idx="4173">
                  <c:v>437.36599999999999</c:v>
                </c:pt>
                <c:pt idx="4174">
                  <c:v>436.34500000000003</c:v>
                </c:pt>
                <c:pt idx="4175">
                  <c:v>435.36399999999998</c:v>
                </c:pt>
                <c:pt idx="4176">
                  <c:v>434.42099999999999</c:v>
                </c:pt>
                <c:pt idx="4177">
                  <c:v>433.51299999999998</c:v>
                </c:pt>
                <c:pt idx="4178">
                  <c:v>432.63900000000001</c:v>
                </c:pt>
                <c:pt idx="4179">
                  <c:v>431.79700000000003</c:v>
                </c:pt>
                <c:pt idx="4180">
                  <c:v>430.98700000000002</c:v>
                </c:pt>
                <c:pt idx="4181">
                  <c:v>430.20499999999998</c:v>
                </c:pt>
                <c:pt idx="4182">
                  <c:v>429.452</c:v>
                </c:pt>
                <c:pt idx="4183">
                  <c:v>428.72500000000002</c:v>
                </c:pt>
                <c:pt idx="4184">
                  <c:v>428.024</c:v>
                </c:pt>
                <c:pt idx="4185">
                  <c:v>427.346</c:v>
                </c:pt>
                <c:pt idx="4186">
                  <c:v>426.69200000000001</c:v>
                </c:pt>
                <c:pt idx="4187">
                  <c:v>426.06</c:v>
                </c:pt>
                <c:pt idx="4188">
                  <c:v>425.916</c:v>
                </c:pt>
                <c:pt idx="4189">
                  <c:v>425.916</c:v>
                </c:pt>
                <c:pt idx="4190">
                  <c:v>425.91</c:v>
                </c:pt>
                <c:pt idx="4191">
                  <c:v>425.904</c:v>
                </c:pt>
                <c:pt idx="4192">
                  <c:v>425.89699999999999</c:v>
                </c:pt>
                <c:pt idx="4193">
                  <c:v>425.89100000000002</c:v>
                </c:pt>
                <c:pt idx="4194">
                  <c:v>425.88499999999999</c:v>
                </c:pt>
                <c:pt idx="4195">
                  <c:v>425.87900000000002</c:v>
                </c:pt>
                <c:pt idx="4196">
                  <c:v>425.87200000000001</c:v>
                </c:pt>
                <c:pt idx="4197">
                  <c:v>425.86599999999999</c:v>
                </c:pt>
                <c:pt idx="4198">
                  <c:v>425.86</c:v>
                </c:pt>
                <c:pt idx="4199">
                  <c:v>425.85399999999998</c:v>
                </c:pt>
                <c:pt idx="4200">
                  <c:v>425.84699999999998</c:v>
                </c:pt>
                <c:pt idx="4201">
                  <c:v>425.84100000000001</c:v>
                </c:pt>
                <c:pt idx="4202">
                  <c:v>425.83499999999998</c:v>
                </c:pt>
                <c:pt idx="4203">
                  <c:v>425.82900000000001</c:v>
                </c:pt>
                <c:pt idx="4204">
                  <c:v>425.822</c:v>
                </c:pt>
                <c:pt idx="4205">
                  <c:v>425.81599999999997</c:v>
                </c:pt>
                <c:pt idx="4206">
                  <c:v>425.81</c:v>
                </c:pt>
                <c:pt idx="4207">
                  <c:v>425.80399999999997</c:v>
                </c:pt>
                <c:pt idx="4208">
                  <c:v>425.79700000000003</c:v>
                </c:pt>
                <c:pt idx="4209">
                  <c:v>425.791</c:v>
                </c:pt>
                <c:pt idx="4210">
                  <c:v>425.78500000000003</c:v>
                </c:pt>
                <c:pt idx="4211">
                  <c:v>425.779</c:v>
                </c:pt>
                <c:pt idx="4212">
                  <c:v>425.77300000000002</c:v>
                </c:pt>
                <c:pt idx="4213">
                  <c:v>425.76600000000002</c:v>
                </c:pt>
                <c:pt idx="4214">
                  <c:v>425.76</c:v>
                </c:pt>
                <c:pt idx="4215">
                  <c:v>425.75400000000002</c:v>
                </c:pt>
                <c:pt idx="4216">
                  <c:v>425.74799999999999</c:v>
                </c:pt>
                <c:pt idx="4217">
                  <c:v>425.74099999999999</c:v>
                </c:pt>
                <c:pt idx="4218">
                  <c:v>425.73500000000001</c:v>
                </c:pt>
                <c:pt idx="4219">
                  <c:v>425.72899999999998</c:v>
                </c:pt>
                <c:pt idx="4220">
                  <c:v>425.72300000000001</c:v>
                </c:pt>
                <c:pt idx="4221">
                  <c:v>425.71699999999998</c:v>
                </c:pt>
                <c:pt idx="4222">
                  <c:v>425.71</c:v>
                </c:pt>
                <c:pt idx="4223">
                  <c:v>425.70400000000001</c:v>
                </c:pt>
                <c:pt idx="4224">
                  <c:v>425.69799999999998</c:v>
                </c:pt>
                <c:pt idx="4225">
                  <c:v>425.69200000000001</c:v>
                </c:pt>
                <c:pt idx="4226">
                  <c:v>425.68599999999998</c:v>
                </c:pt>
                <c:pt idx="4227">
                  <c:v>425.67899999999997</c:v>
                </c:pt>
                <c:pt idx="4228">
                  <c:v>425.673</c:v>
                </c:pt>
                <c:pt idx="4229">
                  <c:v>425.66699999999997</c:v>
                </c:pt>
                <c:pt idx="4230">
                  <c:v>425.661</c:v>
                </c:pt>
                <c:pt idx="4231">
                  <c:v>425.65499999999997</c:v>
                </c:pt>
                <c:pt idx="4232">
                  <c:v>425.649</c:v>
                </c:pt>
                <c:pt idx="4233">
                  <c:v>425.642</c:v>
                </c:pt>
                <c:pt idx="4234">
                  <c:v>425.63600000000002</c:v>
                </c:pt>
                <c:pt idx="4235">
                  <c:v>425.63</c:v>
                </c:pt>
                <c:pt idx="4236">
                  <c:v>425.62400000000002</c:v>
                </c:pt>
                <c:pt idx="4237">
                  <c:v>425.61799999999999</c:v>
                </c:pt>
                <c:pt idx="4238">
                  <c:v>425.61099999999999</c:v>
                </c:pt>
                <c:pt idx="4239">
                  <c:v>425.60500000000002</c:v>
                </c:pt>
                <c:pt idx="4240">
                  <c:v>425.59899999999999</c:v>
                </c:pt>
                <c:pt idx="4241">
                  <c:v>425.59300000000002</c:v>
                </c:pt>
                <c:pt idx="4242">
                  <c:v>425.58699999999999</c:v>
                </c:pt>
                <c:pt idx="4243">
                  <c:v>425.58100000000002</c:v>
                </c:pt>
                <c:pt idx="4244">
                  <c:v>425.57499999999999</c:v>
                </c:pt>
                <c:pt idx="4245">
                  <c:v>425.56799999999998</c:v>
                </c:pt>
                <c:pt idx="4246">
                  <c:v>425.56200000000001</c:v>
                </c:pt>
                <c:pt idx="4247">
                  <c:v>425.55599999999998</c:v>
                </c:pt>
                <c:pt idx="4248">
                  <c:v>425.55</c:v>
                </c:pt>
                <c:pt idx="4249">
                  <c:v>425.54399999999998</c:v>
                </c:pt>
                <c:pt idx="4250">
                  <c:v>425.53800000000001</c:v>
                </c:pt>
                <c:pt idx="4251">
                  <c:v>425.53100000000001</c:v>
                </c:pt>
                <c:pt idx="4252">
                  <c:v>425.52499999999998</c:v>
                </c:pt>
                <c:pt idx="4253">
                  <c:v>425.51900000000001</c:v>
                </c:pt>
                <c:pt idx="4254">
                  <c:v>425.51299999999998</c:v>
                </c:pt>
                <c:pt idx="4255">
                  <c:v>425.50700000000001</c:v>
                </c:pt>
                <c:pt idx="4256">
                  <c:v>425.50099999999998</c:v>
                </c:pt>
                <c:pt idx="4257">
                  <c:v>425.495</c:v>
                </c:pt>
                <c:pt idx="4258">
                  <c:v>425.48899999999998</c:v>
                </c:pt>
                <c:pt idx="4259">
                  <c:v>425.48200000000003</c:v>
                </c:pt>
                <c:pt idx="4260">
                  <c:v>425.476</c:v>
                </c:pt>
                <c:pt idx="4261">
                  <c:v>425.47</c:v>
                </c:pt>
                <c:pt idx="4262">
                  <c:v>425.464</c:v>
                </c:pt>
                <c:pt idx="4263">
                  <c:v>425.45800000000003</c:v>
                </c:pt>
                <c:pt idx="4264">
                  <c:v>425.452</c:v>
                </c:pt>
                <c:pt idx="4265">
                  <c:v>425.44600000000003</c:v>
                </c:pt>
                <c:pt idx="4266">
                  <c:v>425.44</c:v>
                </c:pt>
                <c:pt idx="4267">
                  <c:v>425.43400000000003</c:v>
                </c:pt>
                <c:pt idx="4268">
                  <c:v>425.42700000000002</c:v>
                </c:pt>
                <c:pt idx="4269">
                  <c:v>425.42099999999999</c:v>
                </c:pt>
                <c:pt idx="4270">
                  <c:v>425.41500000000002</c:v>
                </c:pt>
                <c:pt idx="4271">
                  <c:v>425.40899999999999</c:v>
                </c:pt>
                <c:pt idx="4272">
                  <c:v>425.40300000000002</c:v>
                </c:pt>
                <c:pt idx="4273">
                  <c:v>425.39699999999999</c:v>
                </c:pt>
                <c:pt idx="4274">
                  <c:v>425.39100000000002</c:v>
                </c:pt>
                <c:pt idx="4275">
                  <c:v>425.38499999999999</c:v>
                </c:pt>
                <c:pt idx="4276">
                  <c:v>425.37900000000002</c:v>
                </c:pt>
                <c:pt idx="4277">
                  <c:v>425.37299999999999</c:v>
                </c:pt>
                <c:pt idx="4278">
                  <c:v>425.36599999999999</c:v>
                </c:pt>
                <c:pt idx="4279">
                  <c:v>425.36</c:v>
                </c:pt>
                <c:pt idx="4280">
                  <c:v>425.35399999999998</c:v>
                </c:pt>
                <c:pt idx="4281">
                  <c:v>425.34800000000001</c:v>
                </c:pt>
                <c:pt idx="4282">
                  <c:v>425.34199999999998</c:v>
                </c:pt>
                <c:pt idx="4283">
                  <c:v>425.33600000000001</c:v>
                </c:pt>
                <c:pt idx="4284">
                  <c:v>425.33</c:v>
                </c:pt>
                <c:pt idx="4285">
                  <c:v>425.32400000000001</c:v>
                </c:pt>
                <c:pt idx="4286">
                  <c:v>425.31799999999998</c:v>
                </c:pt>
                <c:pt idx="4287">
                  <c:v>425.31200000000001</c:v>
                </c:pt>
                <c:pt idx="4288">
                  <c:v>425.30599999999998</c:v>
                </c:pt>
                <c:pt idx="4289">
                  <c:v>425.3</c:v>
                </c:pt>
                <c:pt idx="4290">
                  <c:v>425.29399999999998</c:v>
                </c:pt>
                <c:pt idx="4291">
                  <c:v>425.28800000000001</c:v>
                </c:pt>
                <c:pt idx="4292">
                  <c:v>425.28199999999998</c:v>
                </c:pt>
                <c:pt idx="4293">
                  <c:v>425.27499999999998</c:v>
                </c:pt>
                <c:pt idx="4294">
                  <c:v>425.26900000000001</c:v>
                </c:pt>
                <c:pt idx="4295">
                  <c:v>425.26299999999998</c:v>
                </c:pt>
                <c:pt idx="4296">
                  <c:v>425.25700000000001</c:v>
                </c:pt>
                <c:pt idx="4297">
                  <c:v>425.25099999999998</c:v>
                </c:pt>
                <c:pt idx="4298">
                  <c:v>425.245</c:v>
                </c:pt>
                <c:pt idx="4299">
                  <c:v>425.23899999999998</c:v>
                </c:pt>
                <c:pt idx="4300">
                  <c:v>425.233</c:v>
                </c:pt>
                <c:pt idx="4301">
                  <c:v>425.22699999999998</c:v>
                </c:pt>
                <c:pt idx="4302">
                  <c:v>425.221</c:v>
                </c:pt>
                <c:pt idx="4303">
                  <c:v>425.21499999999997</c:v>
                </c:pt>
                <c:pt idx="4304">
                  <c:v>425.209</c:v>
                </c:pt>
                <c:pt idx="4305">
                  <c:v>425.20299999999997</c:v>
                </c:pt>
                <c:pt idx="4306">
                  <c:v>425.197</c:v>
                </c:pt>
                <c:pt idx="4307">
                  <c:v>425.19099999999997</c:v>
                </c:pt>
                <c:pt idx="4308">
                  <c:v>425.185</c:v>
                </c:pt>
                <c:pt idx="4309">
                  <c:v>425.17899999999997</c:v>
                </c:pt>
                <c:pt idx="4310">
                  <c:v>425.173</c:v>
                </c:pt>
                <c:pt idx="4311">
                  <c:v>425.16699999999997</c:v>
                </c:pt>
                <c:pt idx="4312">
                  <c:v>425.161</c:v>
                </c:pt>
                <c:pt idx="4313">
                  <c:v>425.15499999999997</c:v>
                </c:pt>
                <c:pt idx="4314">
                  <c:v>425.149</c:v>
                </c:pt>
                <c:pt idx="4315">
                  <c:v>425.14299999999997</c:v>
                </c:pt>
                <c:pt idx="4316">
                  <c:v>425.137</c:v>
                </c:pt>
                <c:pt idx="4317">
                  <c:v>425.13099999999997</c:v>
                </c:pt>
                <c:pt idx="4318">
                  <c:v>425.125</c:v>
                </c:pt>
                <c:pt idx="4319">
                  <c:v>425.11900000000003</c:v>
                </c:pt>
                <c:pt idx="4320">
                  <c:v>425.113</c:v>
                </c:pt>
                <c:pt idx="4321">
                  <c:v>425.10700000000003</c:v>
                </c:pt>
                <c:pt idx="4322">
                  <c:v>425.101</c:v>
                </c:pt>
                <c:pt idx="4323">
                  <c:v>425.09500000000003</c:v>
                </c:pt>
                <c:pt idx="4324">
                  <c:v>425.089</c:v>
                </c:pt>
                <c:pt idx="4325">
                  <c:v>425.08300000000003</c:v>
                </c:pt>
                <c:pt idx="4326">
                  <c:v>425.077</c:v>
                </c:pt>
                <c:pt idx="4327">
                  <c:v>425.07100000000003</c:v>
                </c:pt>
                <c:pt idx="4328">
                  <c:v>425.065</c:v>
                </c:pt>
                <c:pt idx="4329">
                  <c:v>425.05900000000003</c:v>
                </c:pt>
                <c:pt idx="4330">
                  <c:v>425.053</c:v>
                </c:pt>
                <c:pt idx="4331">
                  <c:v>425.04700000000003</c:v>
                </c:pt>
                <c:pt idx="4332">
                  <c:v>425.041</c:v>
                </c:pt>
                <c:pt idx="4333">
                  <c:v>425.03500000000003</c:v>
                </c:pt>
                <c:pt idx="4334">
                  <c:v>425.029</c:v>
                </c:pt>
                <c:pt idx="4335">
                  <c:v>425.02300000000002</c:v>
                </c:pt>
                <c:pt idx="4336">
                  <c:v>425.017</c:v>
                </c:pt>
                <c:pt idx="4337">
                  <c:v>425.01100000000002</c:v>
                </c:pt>
                <c:pt idx="4338">
                  <c:v>425.005</c:v>
                </c:pt>
                <c:pt idx="4339">
                  <c:v>424.99900000000002</c:v>
                </c:pt>
                <c:pt idx="4340">
                  <c:v>424.99299999999999</c:v>
                </c:pt>
                <c:pt idx="4341">
                  <c:v>424.98700000000002</c:v>
                </c:pt>
                <c:pt idx="4342">
                  <c:v>424.98099999999999</c:v>
                </c:pt>
                <c:pt idx="4343">
                  <c:v>424.97500000000002</c:v>
                </c:pt>
                <c:pt idx="4344">
                  <c:v>424.96899999999999</c:v>
                </c:pt>
                <c:pt idx="4345">
                  <c:v>424.964</c:v>
                </c:pt>
                <c:pt idx="4346">
                  <c:v>424.95800000000003</c:v>
                </c:pt>
                <c:pt idx="4347">
                  <c:v>424.952</c:v>
                </c:pt>
                <c:pt idx="4348">
                  <c:v>424.94600000000003</c:v>
                </c:pt>
                <c:pt idx="4349">
                  <c:v>424.94</c:v>
                </c:pt>
                <c:pt idx="4350">
                  <c:v>424.93400000000003</c:v>
                </c:pt>
                <c:pt idx="4351">
                  <c:v>424.928</c:v>
                </c:pt>
                <c:pt idx="4352">
                  <c:v>424.92200000000003</c:v>
                </c:pt>
                <c:pt idx="4353">
                  <c:v>424.916</c:v>
                </c:pt>
                <c:pt idx="4354">
                  <c:v>424.91</c:v>
                </c:pt>
                <c:pt idx="4355">
                  <c:v>424.904</c:v>
                </c:pt>
                <c:pt idx="4356">
                  <c:v>424.89800000000002</c:v>
                </c:pt>
                <c:pt idx="4357">
                  <c:v>424.892</c:v>
                </c:pt>
                <c:pt idx="4358">
                  <c:v>424.88600000000002</c:v>
                </c:pt>
                <c:pt idx="4359">
                  <c:v>424.88</c:v>
                </c:pt>
                <c:pt idx="4360">
                  <c:v>424.875</c:v>
                </c:pt>
                <c:pt idx="4361">
                  <c:v>424.86900000000003</c:v>
                </c:pt>
                <c:pt idx="4362">
                  <c:v>424.863</c:v>
                </c:pt>
                <c:pt idx="4363">
                  <c:v>424.85700000000003</c:v>
                </c:pt>
                <c:pt idx="4364">
                  <c:v>424.851</c:v>
                </c:pt>
                <c:pt idx="4365">
                  <c:v>424.84500000000003</c:v>
                </c:pt>
                <c:pt idx="4366">
                  <c:v>424.839</c:v>
                </c:pt>
                <c:pt idx="4367">
                  <c:v>424.83300000000003</c:v>
                </c:pt>
                <c:pt idx="4368">
                  <c:v>424.827</c:v>
                </c:pt>
                <c:pt idx="4369">
                  <c:v>424.82100000000003</c:v>
                </c:pt>
                <c:pt idx="4370">
                  <c:v>424.81599999999997</c:v>
                </c:pt>
                <c:pt idx="4371">
                  <c:v>424.81</c:v>
                </c:pt>
                <c:pt idx="4372">
                  <c:v>424.80399999999997</c:v>
                </c:pt>
                <c:pt idx="4373">
                  <c:v>424.798</c:v>
                </c:pt>
                <c:pt idx="4374">
                  <c:v>424.79199999999997</c:v>
                </c:pt>
                <c:pt idx="4375">
                  <c:v>424.786</c:v>
                </c:pt>
                <c:pt idx="4376">
                  <c:v>424.78</c:v>
                </c:pt>
                <c:pt idx="4377">
                  <c:v>424.774</c:v>
                </c:pt>
                <c:pt idx="4378">
                  <c:v>424.76799999999997</c:v>
                </c:pt>
                <c:pt idx="4379">
                  <c:v>424.76299999999998</c:v>
                </c:pt>
                <c:pt idx="4380">
                  <c:v>424.75700000000001</c:v>
                </c:pt>
                <c:pt idx="4381">
                  <c:v>424.75099999999998</c:v>
                </c:pt>
                <c:pt idx="4382">
                  <c:v>424.745</c:v>
                </c:pt>
                <c:pt idx="4383">
                  <c:v>424.73899999999998</c:v>
                </c:pt>
                <c:pt idx="4384">
                  <c:v>424.733</c:v>
                </c:pt>
                <c:pt idx="4385">
                  <c:v>424.72699999999998</c:v>
                </c:pt>
                <c:pt idx="4386">
                  <c:v>424.721</c:v>
                </c:pt>
                <c:pt idx="4387">
                  <c:v>424.71600000000001</c:v>
                </c:pt>
                <c:pt idx="4388">
                  <c:v>424.71</c:v>
                </c:pt>
                <c:pt idx="4389">
                  <c:v>424.70400000000001</c:v>
                </c:pt>
                <c:pt idx="4390">
                  <c:v>424.69799999999998</c:v>
                </c:pt>
                <c:pt idx="4391">
                  <c:v>424.69200000000001</c:v>
                </c:pt>
                <c:pt idx="4392">
                  <c:v>424.68599999999998</c:v>
                </c:pt>
                <c:pt idx="4393">
                  <c:v>424.68</c:v>
                </c:pt>
                <c:pt idx="4394">
                  <c:v>424.67500000000001</c:v>
                </c:pt>
                <c:pt idx="4395">
                  <c:v>424.66899999999998</c:v>
                </c:pt>
                <c:pt idx="4396">
                  <c:v>424.66300000000001</c:v>
                </c:pt>
                <c:pt idx="4397">
                  <c:v>424.65699999999998</c:v>
                </c:pt>
                <c:pt idx="4398">
                  <c:v>424.65100000000001</c:v>
                </c:pt>
                <c:pt idx="4399">
                  <c:v>424.64499999999998</c:v>
                </c:pt>
                <c:pt idx="4400">
                  <c:v>424.64</c:v>
                </c:pt>
                <c:pt idx="4401">
                  <c:v>424.63400000000001</c:v>
                </c:pt>
                <c:pt idx="4402">
                  <c:v>424.62799999999999</c:v>
                </c:pt>
                <c:pt idx="4403">
                  <c:v>424.62200000000001</c:v>
                </c:pt>
                <c:pt idx="4404">
                  <c:v>424.61599999999999</c:v>
                </c:pt>
                <c:pt idx="4405">
                  <c:v>424.61</c:v>
                </c:pt>
                <c:pt idx="4406">
                  <c:v>424.60500000000002</c:v>
                </c:pt>
                <c:pt idx="4407">
                  <c:v>424.59899999999999</c:v>
                </c:pt>
                <c:pt idx="4408">
                  <c:v>424.59300000000002</c:v>
                </c:pt>
                <c:pt idx="4409">
                  <c:v>424.58699999999999</c:v>
                </c:pt>
                <c:pt idx="4410">
                  <c:v>424.58100000000002</c:v>
                </c:pt>
                <c:pt idx="4411">
                  <c:v>424.57499999999999</c:v>
                </c:pt>
                <c:pt idx="4412">
                  <c:v>424.57</c:v>
                </c:pt>
                <c:pt idx="4413">
                  <c:v>424.56400000000002</c:v>
                </c:pt>
                <c:pt idx="4414">
                  <c:v>424.55799999999999</c:v>
                </c:pt>
                <c:pt idx="4415">
                  <c:v>424.55200000000002</c:v>
                </c:pt>
                <c:pt idx="4416">
                  <c:v>424.54599999999999</c:v>
                </c:pt>
                <c:pt idx="4417">
                  <c:v>424.541</c:v>
                </c:pt>
                <c:pt idx="4418">
                  <c:v>424.53500000000003</c:v>
                </c:pt>
                <c:pt idx="4419">
                  <c:v>424.529</c:v>
                </c:pt>
                <c:pt idx="4420">
                  <c:v>424.52300000000002</c:v>
                </c:pt>
                <c:pt idx="4421">
                  <c:v>424.517</c:v>
                </c:pt>
                <c:pt idx="4422">
                  <c:v>424.512</c:v>
                </c:pt>
                <c:pt idx="4423">
                  <c:v>424.50599999999997</c:v>
                </c:pt>
                <c:pt idx="4424">
                  <c:v>424.5</c:v>
                </c:pt>
                <c:pt idx="4425">
                  <c:v>424.49400000000003</c:v>
                </c:pt>
                <c:pt idx="4426">
                  <c:v>424.488</c:v>
                </c:pt>
                <c:pt idx="4427">
                  <c:v>424.483</c:v>
                </c:pt>
                <c:pt idx="4428">
                  <c:v>424.47699999999998</c:v>
                </c:pt>
                <c:pt idx="4429">
                  <c:v>424.471</c:v>
                </c:pt>
                <c:pt idx="4430">
                  <c:v>424.46499999999997</c:v>
                </c:pt>
                <c:pt idx="4431">
                  <c:v>424.46</c:v>
                </c:pt>
                <c:pt idx="4432">
                  <c:v>424.45400000000001</c:v>
                </c:pt>
                <c:pt idx="4433">
                  <c:v>424.44799999999998</c:v>
                </c:pt>
                <c:pt idx="4434">
                  <c:v>424.44200000000001</c:v>
                </c:pt>
                <c:pt idx="4435">
                  <c:v>424.43599999999998</c:v>
                </c:pt>
                <c:pt idx="4436">
                  <c:v>424.43099999999998</c:v>
                </c:pt>
                <c:pt idx="4437">
                  <c:v>424.42500000000001</c:v>
                </c:pt>
                <c:pt idx="4438">
                  <c:v>424.41899999999998</c:v>
                </c:pt>
                <c:pt idx="4439">
                  <c:v>424.41300000000001</c:v>
                </c:pt>
                <c:pt idx="4440">
                  <c:v>424.40800000000002</c:v>
                </c:pt>
                <c:pt idx="4441">
                  <c:v>424.40199999999999</c:v>
                </c:pt>
                <c:pt idx="4442">
                  <c:v>424.39600000000002</c:v>
                </c:pt>
                <c:pt idx="4443">
                  <c:v>424.39</c:v>
                </c:pt>
                <c:pt idx="4444">
                  <c:v>424.38499999999999</c:v>
                </c:pt>
                <c:pt idx="4445">
                  <c:v>424.37900000000002</c:v>
                </c:pt>
                <c:pt idx="4446">
                  <c:v>424.37299999999999</c:v>
                </c:pt>
                <c:pt idx="4447">
                  <c:v>424.36799999999999</c:v>
                </c:pt>
                <c:pt idx="4448">
                  <c:v>424.36200000000002</c:v>
                </c:pt>
                <c:pt idx="4449">
                  <c:v>424.35599999999999</c:v>
                </c:pt>
                <c:pt idx="4450">
                  <c:v>424.35</c:v>
                </c:pt>
                <c:pt idx="4451">
                  <c:v>424.34500000000003</c:v>
                </c:pt>
                <c:pt idx="4452">
                  <c:v>424.339</c:v>
                </c:pt>
                <c:pt idx="4453">
                  <c:v>424.33300000000003</c:v>
                </c:pt>
                <c:pt idx="4454">
                  <c:v>424.32799999999997</c:v>
                </c:pt>
                <c:pt idx="4455">
                  <c:v>424.322</c:v>
                </c:pt>
                <c:pt idx="4456">
                  <c:v>424.31599999999997</c:v>
                </c:pt>
                <c:pt idx="4457">
                  <c:v>424.31</c:v>
                </c:pt>
                <c:pt idx="4458">
                  <c:v>424.30500000000001</c:v>
                </c:pt>
                <c:pt idx="4459">
                  <c:v>424.29899999999998</c:v>
                </c:pt>
                <c:pt idx="4460">
                  <c:v>424.29300000000001</c:v>
                </c:pt>
                <c:pt idx="4461">
                  <c:v>424.28800000000001</c:v>
                </c:pt>
                <c:pt idx="4462">
                  <c:v>424.28199999999998</c:v>
                </c:pt>
                <c:pt idx="4463">
                  <c:v>424.27600000000001</c:v>
                </c:pt>
                <c:pt idx="4464">
                  <c:v>424.27100000000002</c:v>
                </c:pt>
                <c:pt idx="4465">
                  <c:v>424.26499999999999</c:v>
                </c:pt>
                <c:pt idx="4466">
                  <c:v>424.26</c:v>
                </c:pt>
                <c:pt idx="4467">
                  <c:v>424.25400000000002</c:v>
                </c:pt>
                <c:pt idx="4468">
                  <c:v>424.24799999999999</c:v>
                </c:pt>
                <c:pt idx="4469">
                  <c:v>424.24299999999999</c:v>
                </c:pt>
                <c:pt idx="4470">
                  <c:v>424.23700000000002</c:v>
                </c:pt>
                <c:pt idx="4471">
                  <c:v>424.23200000000003</c:v>
                </c:pt>
                <c:pt idx="4472">
                  <c:v>424.226</c:v>
                </c:pt>
                <c:pt idx="4473">
                  <c:v>424.221</c:v>
                </c:pt>
                <c:pt idx="4474">
                  <c:v>424.21499999999997</c:v>
                </c:pt>
                <c:pt idx="4475">
                  <c:v>424.21</c:v>
                </c:pt>
                <c:pt idx="4476">
                  <c:v>424.20400000000001</c:v>
                </c:pt>
                <c:pt idx="4477">
                  <c:v>424.19900000000001</c:v>
                </c:pt>
                <c:pt idx="4478">
                  <c:v>424.19299999999998</c:v>
                </c:pt>
                <c:pt idx="4479">
                  <c:v>424.18799999999999</c:v>
                </c:pt>
                <c:pt idx="4480">
                  <c:v>424.18200000000002</c:v>
                </c:pt>
                <c:pt idx="4481">
                  <c:v>424.17700000000002</c:v>
                </c:pt>
                <c:pt idx="4482">
                  <c:v>424.17200000000003</c:v>
                </c:pt>
                <c:pt idx="4483">
                  <c:v>424.16699999999997</c:v>
                </c:pt>
                <c:pt idx="4484">
                  <c:v>424.161</c:v>
                </c:pt>
                <c:pt idx="4485">
                  <c:v>424.15600000000001</c:v>
                </c:pt>
                <c:pt idx="4486">
                  <c:v>424.15100000000001</c:v>
                </c:pt>
                <c:pt idx="4487">
                  <c:v>424.14600000000002</c:v>
                </c:pt>
                <c:pt idx="4488">
                  <c:v>424.14100000000002</c:v>
                </c:pt>
                <c:pt idx="4489">
                  <c:v>424.13600000000002</c:v>
                </c:pt>
                <c:pt idx="4490">
                  <c:v>424.13099999999997</c:v>
                </c:pt>
                <c:pt idx="4491">
                  <c:v>424.12599999999998</c:v>
                </c:pt>
                <c:pt idx="4492">
                  <c:v>424.12099999999998</c:v>
                </c:pt>
                <c:pt idx="4493">
                  <c:v>424.11599999999999</c:v>
                </c:pt>
                <c:pt idx="4494">
                  <c:v>424.11099999999999</c:v>
                </c:pt>
                <c:pt idx="4495">
                  <c:v>424.10599999999999</c:v>
                </c:pt>
                <c:pt idx="4496">
                  <c:v>424.10199999999998</c:v>
                </c:pt>
                <c:pt idx="4497">
                  <c:v>424.09699999999998</c:v>
                </c:pt>
                <c:pt idx="4498">
                  <c:v>424.09300000000002</c:v>
                </c:pt>
                <c:pt idx="4499">
                  <c:v>424.08800000000002</c:v>
                </c:pt>
                <c:pt idx="4500">
                  <c:v>424.084</c:v>
                </c:pt>
                <c:pt idx="4501">
                  <c:v>424.08</c:v>
                </c:pt>
                <c:pt idx="4502">
                  <c:v>424.07600000000002</c:v>
                </c:pt>
                <c:pt idx="4503">
                  <c:v>424.072</c:v>
                </c:pt>
                <c:pt idx="4504">
                  <c:v>424.06799999999998</c:v>
                </c:pt>
                <c:pt idx="4505">
                  <c:v>424.06400000000002</c:v>
                </c:pt>
                <c:pt idx="4506">
                  <c:v>424.06</c:v>
                </c:pt>
                <c:pt idx="4507">
                  <c:v>424.05700000000002</c:v>
                </c:pt>
                <c:pt idx="4508">
                  <c:v>424.05399999999997</c:v>
                </c:pt>
                <c:pt idx="4509">
                  <c:v>424.05</c:v>
                </c:pt>
                <c:pt idx="4510">
                  <c:v>424.04700000000003</c:v>
                </c:pt>
                <c:pt idx="4511">
                  <c:v>424.04500000000002</c:v>
                </c:pt>
                <c:pt idx="4512">
                  <c:v>424.04199999999997</c:v>
                </c:pt>
                <c:pt idx="4513">
                  <c:v>424.03899999999999</c:v>
                </c:pt>
                <c:pt idx="4514">
                  <c:v>424.03699999999998</c:v>
                </c:pt>
                <c:pt idx="4515">
                  <c:v>424.03500000000003</c:v>
                </c:pt>
                <c:pt idx="4516">
                  <c:v>424.03300000000002</c:v>
                </c:pt>
                <c:pt idx="4517">
                  <c:v>424.03100000000001</c:v>
                </c:pt>
                <c:pt idx="4518">
                  <c:v>424.03</c:v>
                </c:pt>
                <c:pt idx="4519">
                  <c:v>424.029</c:v>
                </c:pt>
                <c:pt idx="4520">
                  <c:v>424.02800000000002</c:v>
                </c:pt>
                <c:pt idx="4521">
                  <c:v>424.02800000000002</c:v>
                </c:pt>
                <c:pt idx="4522">
                  <c:v>424.02699999999999</c:v>
                </c:pt>
                <c:pt idx="4523">
                  <c:v>424.02699999999999</c:v>
                </c:pt>
                <c:pt idx="4524">
                  <c:v>424.02800000000002</c:v>
                </c:pt>
                <c:pt idx="4525">
                  <c:v>424.02800000000002</c:v>
                </c:pt>
                <c:pt idx="4526">
                  <c:v>424.029</c:v>
                </c:pt>
                <c:pt idx="4527">
                  <c:v>424.03100000000001</c:v>
                </c:pt>
                <c:pt idx="4528">
                  <c:v>424.03300000000002</c:v>
                </c:pt>
                <c:pt idx="4529">
                  <c:v>424.03500000000003</c:v>
                </c:pt>
                <c:pt idx="4530">
                  <c:v>424.03699999999998</c:v>
                </c:pt>
                <c:pt idx="4531">
                  <c:v>424.04</c:v>
                </c:pt>
                <c:pt idx="4532">
                  <c:v>424.04399999999998</c:v>
                </c:pt>
                <c:pt idx="4533">
                  <c:v>424.048</c:v>
                </c:pt>
                <c:pt idx="4534">
                  <c:v>424.05200000000002</c:v>
                </c:pt>
                <c:pt idx="4535">
                  <c:v>424.05700000000002</c:v>
                </c:pt>
                <c:pt idx="4536">
                  <c:v>424.06299999999999</c:v>
                </c:pt>
                <c:pt idx="4537">
                  <c:v>424.06900000000002</c:v>
                </c:pt>
                <c:pt idx="4538">
                  <c:v>424.07600000000002</c:v>
                </c:pt>
                <c:pt idx="4539">
                  <c:v>424.08300000000003</c:v>
                </c:pt>
                <c:pt idx="4540">
                  <c:v>424.09100000000001</c:v>
                </c:pt>
                <c:pt idx="4541">
                  <c:v>424.1</c:v>
                </c:pt>
                <c:pt idx="4542">
                  <c:v>424.10899999999998</c:v>
                </c:pt>
                <c:pt idx="4543">
                  <c:v>424.11900000000003</c:v>
                </c:pt>
                <c:pt idx="4544">
                  <c:v>424.13</c:v>
                </c:pt>
                <c:pt idx="4545">
                  <c:v>424.142</c:v>
                </c:pt>
                <c:pt idx="4546">
                  <c:v>424.15499999999997</c:v>
                </c:pt>
                <c:pt idx="4547">
                  <c:v>424.16800000000001</c:v>
                </c:pt>
                <c:pt idx="4548">
                  <c:v>424.18200000000002</c:v>
                </c:pt>
                <c:pt idx="4549">
                  <c:v>424.197</c:v>
                </c:pt>
                <c:pt idx="4550">
                  <c:v>424.214</c:v>
                </c:pt>
                <c:pt idx="4551">
                  <c:v>424.23099999999999</c:v>
                </c:pt>
                <c:pt idx="4552">
                  <c:v>424.24900000000002</c:v>
                </c:pt>
                <c:pt idx="4553">
                  <c:v>424.26799999999997</c:v>
                </c:pt>
                <c:pt idx="4554">
                  <c:v>424.28899999999999</c:v>
                </c:pt>
                <c:pt idx="4555">
                  <c:v>424.31099999999998</c:v>
                </c:pt>
                <c:pt idx="4556">
                  <c:v>424.33300000000003</c:v>
                </c:pt>
                <c:pt idx="4557">
                  <c:v>424.358</c:v>
                </c:pt>
                <c:pt idx="4558">
                  <c:v>424.38299999999998</c:v>
                </c:pt>
                <c:pt idx="4559">
                  <c:v>424.41</c:v>
                </c:pt>
                <c:pt idx="4560">
                  <c:v>424.43799999999999</c:v>
                </c:pt>
                <c:pt idx="4561">
                  <c:v>424.46800000000002</c:v>
                </c:pt>
                <c:pt idx="4562">
                  <c:v>424.5</c:v>
                </c:pt>
                <c:pt idx="4563">
                  <c:v>424.53199999999998</c:v>
                </c:pt>
                <c:pt idx="4564">
                  <c:v>424.56700000000001</c:v>
                </c:pt>
                <c:pt idx="4565">
                  <c:v>424.60300000000001</c:v>
                </c:pt>
                <c:pt idx="4566">
                  <c:v>424.64100000000002</c:v>
                </c:pt>
                <c:pt idx="4567">
                  <c:v>424.68099999999998</c:v>
                </c:pt>
                <c:pt idx="4568">
                  <c:v>424.72300000000001</c:v>
                </c:pt>
                <c:pt idx="4569">
                  <c:v>424.767</c:v>
                </c:pt>
                <c:pt idx="4570">
                  <c:v>424.81299999999999</c:v>
                </c:pt>
                <c:pt idx="4571">
                  <c:v>424.86099999999999</c:v>
                </c:pt>
                <c:pt idx="4572">
                  <c:v>424.911</c:v>
                </c:pt>
                <c:pt idx="4573">
                  <c:v>424.964</c:v>
                </c:pt>
                <c:pt idx="4574">
                  <c:v>425.01799999999997</c:v>
                </c:pt>
                <c:pt idx="4575">
                  <c:v>425.07600000000002</c:v>
                </c:pt>
                <c:pt idx="4576">
                  <c:v>425.13600000000002</c:v>
                </c:pt>
                <c:pt idx="4577">
                  <c:v>425.19799999999998</c:v>
                </c:pt>
                <c:pt idx="4578">
                  <c:v>425.26299999999998</c:v>
                </c:pt>
                <c:pt idx="4579">
                  <c:v>425.33100000000002</c:v>
                </c:pt>
                <c:pt idx="4580">
                  <c:v>425.40199999999999</c:v>
                </c:pt>
                <c:pt idx="4581">
                  <c:v>425.476</c:v>
                </c:pt>
                <c:pt idx="4582">
                  <c:v>425.553</c:v>
                </c:pt>
                <c:pt idx="4583">
                  <c:v>425.63299999999998</c:v>
                </c:pt>
                <c:pt idx="4584">
                  <c:v>425.71600000000001</c:v>
                </c:pt>
                <c:pt idx="4585">
                  <c:v>425.803</c:v>
                </c:pt>
                <c:pt idx="4586">
                  <c:v>425.89299999999997</c:v>
                </c:pt>
                <c:pt idx="4587">
                  <c:v>425.98599999999999</c:v>
                </c:pt>
                <c:pt idx="4588">
                  <c:v>426.084</c:v>
                </c:pt>
                <c:pt idx="4589">
                  <c:v>426.185</c:v>
                </c:pt>
                <c:pt idx="4590">
                  <c:v>426.29</c:v>
                </c:pt>
                <c:pt idx="4591">
                  <c:v>426.399</c:v>
                </c:pt>
                <c:pt idx="4592">
                  <c:v>426.512</c:v>
                </c:pt>
                <c:pt idx="4593">
                  <c:v>426.62900000000002</c:v>
                </c:pt>
                <c:pt idx="4594">
                  <c:v>426.75099999999998</c:v>
                </c:pt>
                <c:pt idx="4595">
                  <c:v>426.87700000000001</c:v>
                </c:pt>
                <c:pt idx="4596">
                  <c:v>427.00799999999998</c:v>
                </c:pt>
                <c:pt idx="4597">
                  <c:v>427.14299999999997</c:v>
                </c:pt>
                <c:pt idx="4598">
                  <c:v>427.28399999999999</c:v>
                </c:pt>
                <c:pt idx="4599">
                  <c:v>427.42899999999997</c:v>
                </c:pt>
                <c:pt idx="4600">
                  <c:v>427.57900000000001</c:v>
                </c:pt>
                <c:pt idx="4601">
                  <c:v>427.73500000000001</c:v>
                </c:pt>
                <c:pt idx="4602">
                  <c:v>427.89600000000002</c:v>
                </c:pt>
                <c:pt idx="4603">
                  <c:v>428.06200000000001</c:v>
                </c:pt>
                <c:pt idx="4604">
                  <c:v>428.23399999999998</c:v>
                </c:pt>
                <c:pt idx="4605">
                  <c:v>428.41199999999998</c:v>
                </c:pt>
                <c:pt idx="4606">
                  <c:v>428.59500000000003</c:v>
                </c:pt>
                <c:pt idx="4607">
                  <c:v>428.78500000000003</c:v>
                </c:pt>
                <c:pt idx="4608">
                  <c:v>428.98</c:v>
                </c:pt>
                <c:pt idx="4609">
                  <c:v>429.18200000000002</c:v>
                </c:pt>
                <c:pt idx="4610">
                  <c:v>429.39100000000002</c:v>
                </c:pt>
                <c:pt idx="4611">
                  <c:v>429.60500000000002</c:v>
                </c:pt>
                <c:pt idx="4612">
                  <c:v>429.827</c:v>
                </c:pt>
                <c:pt idx="4613">
                  <c:v>430.05500000000001</c:v>
                </c:pt>
                <c:pt idx="4614">
                  <c:v>430.29</c:v>
                </c:pt>
                <c:pt idx="4615">
                  <c:v>430.53300000000002</c:v>
                </c:pt>
                <c:pt idx="4616">
                  <c:v>430.78199999999998</c:v>
                </c:pt>
                <c:pt idx="4617">
                  <c:v>431.03899999999999</c:v>
                </c:pt>
                <c:pt idx="4618">
                  <c:v>431.303</c:v>
                </c:pt>
                <c:pt idx="4619">
                  <c:v>431.57499999999999</c:v>
                </c:pt>
                <c:pt idx="4620">
                  <c:v>431.85500000000002</c:v>
                </c:pt>
                <c:pt idx="4621">
                  <c:v>432.142</c:v>
                </c:pt>
                <c:pt idx="4622">
                  <c:v>432.43799999999999</c:v>
                </c:pt>
                <c:pt idx="4623">
                  <c:v>432.74099999999999</c:v>
                </c:pt>
                <c:pt idx="4624">
                  <c:v>433.053</c:v>
                </c:pt>
                <c:pt idx="4625">
                  <c:v>433.37299999999999</c:v>
                </c:pt>
                <c:pt idx="4626">
                  <c:v>433.702</c:v>
                </c:pt>
                <c:pt idx="4627">
                  <c:v>434.03899999999999</c:v>
                </c:pt>
                <c:pt idx="4628">
                  <c:v>434.38499999999999</c:v>
                </c:pt>
                <c:pt idx="4629">
                  <c:v>434.74</c:v>
                </c:pt>
                <c:pt idx="4630">
                  <c:v>435.10300000000001</c:v>
                </c:pt>
                <c:pt idx="4631">
                  <c:v>435.476</c:v>
                </c:pt>
                <c:pt idx="4632">
                  <c:v>435.858</c:v>
                </c:pt>
                <c:pt idx="4633">
                  <c:v>436.24900000000002</c:v>
                </c:pt>
                <c:pt idx="4634">
                  <c:v>436.649</c:v>
                </c:pt>
                <c:pt idx="4635">
                  <c:v>437.05900000000003</c:v>
                </c:pt>
                <c:pt idx="4636">
                  <c:v>437.47800000000001</c:v>
                </c:pt>
                <c:pt idx="4637">
                  <c:v>437.90699999999998</c:v>
                </c:pt>
                <c:pt idx="4638">
                  <c:v>438.346</c:v>
                </c:pt>
                <c:pt idx="4639">
                  <c:v>438.79500000000002</c:v>
                </c:pt>
                <c:pt idx="4640">
                  <c:v>439.25400000000002</c:v>
                </c:pt>
                <c:pt idx="4641">
                  <c:v>439.72300000000001</c:v>
                </c:pt>
                <c:pt idx="4642">
                  <c:v>440.20299999999997</c:v>
                </c:pt>
                <c:pt idx="4643">
                  <c:v>440.69299999999998</c:v>
                </c:pt>
                <c:pt idx="4644">
                  <c:v>441.19299999999998</c:v>
                </c:pt>
                <c:pt idx="4645">
                  <c:v>441.70400000000001</c:v>
                </c:pt>
                <c:pt idx="4646">
                  <c:v>442.226</c:v>
                </c:pt>
                <c:pt idx="4647">
                  <c:v>442.75799999999998</c:v>
                </c:pt>
                <c:pt idx="4648">
                  <c:v>443.30099999999999</c:v>
                </c:pt>
                <c:pt idx="4649">
                  <c:v>443.85500000000002</c:v>
                </c:pt>
                <c:pt idx="4650">
                  <c:v>444.42</c:v>
                </c:pt>
                <c:pt idx="4651">
                  <c:v>444.995</c:v>
                </c:pt>
                <c:pt idx="4652">
                  <c:v>445.58100000000002</c:v>
                </c:pt>
                <c:pt idx="4653">
                  <c:v>446.17899999999997</c:v>
                </c:pt>
                <c:pt idx="4654">
                  <c:v>446.78699999999998</c:v>
                </c:pt>
                <c:pt idx="4655">
                  <c:v>447.40600000000001</c:v>
                </c:pt>
                <c:pt idx="4656">
                  <c:v>448.036</c:v>
                </c:pt>
                <c:pt idx="4657">
                  <c:v>448.67700000000002</c:v>
                </c:pt>
                <c:pt idx="4658">
                  <c:v>449.32799999999997</c:v>
                </c:pt>
                <c:pt idx="4659">
                  <c:v>449.99099999999999</c:v>
                </c:pt>
                <c:pt idx="4660">
                  <c:v>450.66500000000002</c:v>
                </c:pt>
                <c:pt idx="4661">
                  <c:v>451.34899999999999</c:v>
                </c:pt>
                <c:pt idx="4662">
                  <c:v>452.04399999999998</c:v>
                </c:pt>
                <c:pt idx="4663">
                  <c:v>452.75099999999998</c:v>
                </c:pt>
                <c:pt idx="4664">
                  <c:v>453.46699999999998</c:v>
                </c:pt>
                <c:pt idx="4665">
                  <c:v>454.19499999999999</c:v>
                </c:pt>
                <c:pt idx="4666">
                  <c:v>454.93299999999999</c:v>
                </c:pt>
                <c:pt idx="4667">
                  <c:v>455.68200000000002</c:v>
                </c:pt>
                <c:pt idx="4668">
                  <c:v>456.44200000000001</c:v>
                </c:pt>
                <c:pt idx="4669">
                  <c:v>457.21199999999999</c:v>
                </c:pt>
                <c:pt idx="4670">
                  <c:v>457.99299999999999</c:v>
                </c:pt>
                <c:pt idx="4671">
                  <c:v>458.78399999999999</c:v>
                </c:pt>
                <c:pt idx="4672">
                  <c:v>459.58600000000001</c:v>
                </c:pt>
                <c:pt idx="4673">
                  <c:v>460.39800000000002</c:v>
                </c:pt>
                <c:pt idx="4674">
                  <c:v>461.22</c:v>
                </c:pt>
                <c:pt idx="4675">
                  <c:v>462.053</c:v>
                </c:pt>
                <c:pt idx="4676">
                  <c:v>462.89600000000002</c:v>
                </c:pt>
                <c:pt idx="4677">
                  <c:v>463.74900000000002</c:v>
                </c:pt>
                <c:pt idx="4678">
                  <c:v>464.61200000000002</c:v>
                </c:pt>
                <c:pt idx="4679">
                  <c:v>465.48500000000001</c:v>
                </c:pt>
                <c:pt idx="4680">
                  <c:v>466.36799999999999</c:v>
                </c:pt>
                <c:pt idx="4681">
                  <c:v>467.26100000000002</c:v>
                </c:pt>
                <c:pt idx="4682">
                  <c:v>468.16300000000001</c:v>
                </c:pt>
                <c:pt idx="4683">
                  <c:v>469.07499999999999</c:v>
                </c:pt>
                <c:pt idx="4684">
                  <c:v>469.995</c:v>
                </c:pt>
                <c:pt idx="4685">
                  <c:v>470.92500000000001</c:v>
                </c:pt>
                <c:pt idx="4686">
                  <c:v>471.86399999999998</c:v>
                </c:pt>
                <c:pt idx="4687">
                  <c:v>472.81099999999998</c:v>
                </c:pt>
                <c:pt idx="4688">
                  <c:v>473.767</c:v>
                </c:pt>
                <c:pt idx="4689">
                  <c:v>474.73200000000003</c:v>
                </c:pt>
                <c:pt idx="4690">
                  <c:v>475.70499999999998</c:v>
                </c:pt>
                <c:pt idx="4691">
                  <c:v>476.68599999999998</c:v>
                </c:pt>
                <c:pt idx="4692">
                  <c:v>477.67500000000001</c:v>
                </c:pt>
                <c:pt idx="4693">
                  <c:v>478.67099999999999</c:v>
                </c:pt>
                <c:pt idx="4694">
                  <c:v>479.67599999999999</c:v>
                </c:pt>
                <c:pt idx="4695">
                  <c:v>480.68799999999999</c:v>
                </c:pt>
                <c:pt idx="4696">
                  <c:v>481.70699999999999</c:v>
                </c:pt>
                <c:pt idx="4697">
                  <c:v>482.733</c:v>
                </c:pt>
                <c:pt idx="4698">
                  <c:v>483.76600000000002</c:v>
                </c:pt>
                <c:pt idx="4699">
                  <c:v>484.80599999999998</c:v>
                </c:pt>
                <c:pt idx="4700">
                  <c:v>485.85300000000001</c:v>
                </c:pt>
                <c:pt idx="4701">
                  <c:v>486.90600000000001</c:v>
                </c:pt>
                <c:pt idx="4702">
                  <c:v>487.96499999999997</c:v>
                </c:pt>
                <c:pt idx="4703">
                  <c:v>489.03</c:v>
                </c:pt>
                <c:pt idx="4704">
                  <c:v>490.10199999999998</c:v>
                </c:pt>
                <c:pt idx="4705">
                  <c:v>491.17899999999997</c:v>
                </c:pt>
                <c:pt idx="4706">
                  <c:v>492.26100000000002</c:v>
                </c:pt>
                <c:pt idx="4707">
                  <c:v>493.34899999999999</c:v>
                </c:pt>
                <c:pt idx="4708">
                  <c:v>494.44200000000001</c:v>
                </c:pt>
                <c:pt idx="4709">
                  <c:v>495.54</c:v>
                </c:pt>
                <c:pt idx="4710">
                  <c:v>496.64299999999997</c:v>
                </c:pt>
                <c:pt idx="4711">
                  <c:v>497.75</c:v>
                </c:pt>
                <c:pt idx="4712">
                  <c:v>498.86200000000002</c:v>
                </c:pt>
                <c:pt idx="4713">
                  <c:v>499.97899999999998</c:v>
                </c:pt>
                <c:pt idx="4714">
                  <c:v>501.09899999999999</c:v>
                </c:pt>
                <c:pt idx="4715">
                  <c:v>502.22300000000001</c:v>
                </c:pt>
                <c:pt idx="4716">
                  <c:v>503.351</c:v>
                </c:pt>
                <c:pt idx="4717">
                  <c:v>504.48200000000003</c:v>
                </c:pt>
                <c:pt idx="4718">
                  <c:v>505.61700000000002</c:v>
                </c:pt>
                <c:pt idx="4719">
                  <c:v>506.75400000000002</c:v>
                </c:pt>
                <c:pt idx="4720">
                  <c:v>507.89499999999998</c:v>
                </c:pt>
                <c:pt idx="4721">
                  <c:v>509.03800000000001</c:v>
                </c:pt>
                <c:pt idx="4722">
                  <c:v>510.18400000000003</c:v>
                </c:pt>
                <c:pt idx="4723">
                  <c:v>511.33100000000002</c:v>
                </c:pt>
                <c:pt idx="4724">
                  <c:v>512.48099999999999</c:v>
                </c:pt>
                <c:pt idx="4725">
                  <c:v>513.63199999999995</c:v>
                </c:pt>
                <c:pt idx="4726">
                  <c:v>514.78499999999997</c:v>
                </c:pt>
                <c:pt idx="4727">
                  <c:v>515.94000000000005</c:v>
                </c:pt>
                <c:pt idx="4728">
                  <c:v>517.09500000000003</c:v>
                </c:pt>
                <c:pt idx="4729">
                  <c:v>518.25199999999995</c:v>
                </c:pt>
                <c:pt idx="4730">
                  <c:v>519.40899999999999</c:v>
                </c:pt>
                <c:pt idx="4731">
                  <c:v>520.56700000000001</c:v>
                </c:pt>
                <c:pt idx="4732">
                  <c:v>521.726</c:v>
                </c:pt>
                <c:pt idx="4733">
                  <c:v>522.88499999999999</c:v>
                </c:pt>
                <c:pt idx="4734">
                  <c:v>524.04399999999998</c:v>
                </c:pt>
                <c:pt idx="4735">
                  <c:v>525.20299999999997</c:v>
                </c:pt>
                <c:pt idx="4736">
                  <c:v>526.36199999999997</c:v>
                </c:pt>
                <c:pt idx="4737">
                  <c:v>527.52099999999996</c:v>
                </c:pt>
                <c:pt idx="4738">
                  <c:v>528.67999999999995</c:v>
                </c:pt>
                <c:pt idx="4739">
                  <c:v>529.83799999999997</c:v>
                </c:pt>
                <c:pt idx="4740">
                  <c:v>530.99599999999998</c:v>
                </c:pt>
                <c:pt idx="4741">
                  <c:v>532.15300000000002</c:v>
                </c:pt>
                <c:pt idx="4742">
                  <c:v>533.30899999999997</c:v>
                </c:pt>
                <c:pt idx="4743">
                  <c:v>534.46400000000006</c:v>
                </c:pt>
                <c:pt idx="4744">
                  <c:v>535.61900000000003</c:v>
                </c:pt>
                <c:pt idx="4745">
                  <c:v>536.77099999999996</c:v>
                </c:pt>
                <c:pt idx="4746">
                  <c:v>537.923</c:v>
                </c:pt>
                <c:pt idx="4747">
                  <c:v>539.07299999999998</c:v>
                </c:pt>
                <c:pt idx="4748">
                  <c:v>540.22199999999998</c:v>
                </c:pt>
                <c:pt idx="4749">
                  <c:v>541.36900000000003</c:v>
                </c:pt>
                <c:pt idx="4750">
                  <c:v>542.51400000000001</c:v>
                </c:pt>
                <c:pt idx="4751">
                  <c:v>543.65700000000004</c:v>
                </c:pt>
                <c:pt idx="4752">
                  <c:v>544.798</c:v>
                </c:pt>
                <c:pt idx="4753">
                  <c:v>545.93799999999999</c:v>
                </c:pt>
                <c:pt idx="4754">
                  <c:v>547.07399999999996</c:v>
                </c:pt>
                <c:pt idx="4755">
                  <c:v>548.20899999999995</c:v>
                </c:pt>
                <c:pt idx="4756">
                  <c:v>549.34100000000001</c:v>
                </c:pt>
                <c:pt idx="4757">
                  <c:v>550.471</c:v>
                </c:pt>
                <c:pt idx="4758">
                  <c:v>551.59799999999996</c:v>
                </c:pt>
                <c:pt idx="4759">
                  <c:v>552.72199999999998</c:v>
                </c:pt>
                <c:pt idx="4760">
                  <c:v>553.84400000000005</c:v>
                </c:pt>
                <c:pt idx="4761">
                  <c:v>554.96199999999999</c:v>
                </c:pt>
                <c:pt idx="4762">
                  <c:v>556.07799999999997</c:v>
                </c:pt>
                <c:pt idx="4763">
                  <c:v>557.19000000000005</c:v>
                </c:pt>
                <c:pt idx="4764">
                  <c:v>558.29899999999998</c:v>
                </c:pt>
                <c:pt idx="4765">
                  <c:v>559.40599999999995</c:v>
                </c:pt>
                <c:pt idx="4766">
                  <c:v>560.50800000000004</c:v>
                </c:pt>
                <c:pt idx="4767">
                  <c:v>561.60799999999995</c:v>
                </c:pt>
                <c:pt idx="4768">
                  <c:v>562.70399999999995</c:v>
                </c:pt>
                <c:pt idx="4769">
                  <c:v>563.79600000000005</c:v>
                </c:pt>
                <c:pt idx="4770">
                  <c:v>564.88499999999999</c:v>
                </c:pt>
                <c:pt idx="4771">
                  <c:v>565.97</c:v>
                </c:pt>
                <c:pt idx="4772">
                  <c:v>567.05100000000004</c:v>
                </c:pt>
                <c:pt idx="4773">
                  <c:v>568.12900000000002</c:v>
                </c:pt>
                <c:pt idx="4774">
                  <c:v>569.202</c:v>
                </c:pt>
                <c:pt idx="4775">
                  <c:v>570.27200000000005</c:v>
                </c:pt>
                <c:pt idx="4776">
                  <c:v>571.33699999999999</c:v>
                </c:pt>
                <c:pt idx="4777">
                  <c:v>572.399</c:v>
                </c:pt>
                <c:pt idx="4778">
                  <c:v>573.45600000000002</c:v>
                </c:pt>
                <c:pt idx="4779">
                  <c:v>574.50900000000001</c:v>
                </c:pt>
                <c:pt idx="4780">
                  <c:v>575.55799999999999</c:v>
                </c:pt>
                <c:pt idx="4781">
                  <c:v>576.60199999999998</c:v>
                </c:pt>
                <c:pt idx="4782">
                  <c:v>577.64200000000005</c:v>
                </c:pt>
                <c:pt idx="4783">
                  <c:v>578.678</c:v>
                </c:pt>
                <c:pt idx="4784">
                  <c:v>579.70899999999995</c:v>
                </c:pt>
                <c:pt idx="4785">
                  <c:v>580.73599999999999</c:v>
                </c:pt>
                <c:pt idx="4786">
                  <c:v>581.75800000000004</c:v>
                </c:pt>
                <c:pt idx="4787">
                  <c:v>582.77599999999995</c:v>
                </c:pt>
                <c:pt idx="4788">
                  <c:v>583.78899999999999</c:v>
                </c:pt>
                <c:pt idx="4789">
                  <c:v>584.79700000000003</c:v>
                </c:pt>
                <c:pt idx="4790">
                  <c:v>585.79999999999995</c:v>
                </c:pt>
                <c:pt idx="4791">
                  <c:v>586.79899999999998</c:v>
                </c:pt>
                <c:pt idx="4792">
                  <c:v>587.79300000000001</c:v>
                </c:pt>
                <c:pt idx="4793">
                  <c:v>588.78200000000004</c:v>
                </c:pt>
                <c:pt idx="4794">
                  <c:v>589.76700000000005</c:v>
                </c:pt>
                <c:pt idx="4795">
                  <c:v>590.74599999999998</c:v>
                </c:pt>
                <c:pt idx="4796">
                  <c:v>591.721</c:v>
                </c:pt>
                <c:pt idx="4797">
                  <c:v>592.69100000000003</c:v>
                </c:pt>
                <c:pt idx="4798">
                  <c:v>593.65599999999995</c:v>
                </c:pt>
                <c:pt idx="4799">
                  <c:v>594.61500000000001</c:v>
                </c:pt>
                <c:pt idx="4800">
                  <c:v>595.57000000000005</c:v>
                </c:pt>
                <c:pt idx="4801">
                  <c:v>596.52</c:v>
                </c:pt>
                <c:pt idx="4802">
                  <c:v>597.46500000000003</c:v>
                </c:pt>
                <c:pt idx="4803">
                  <c:v>598.40499999999997</c:v>
                </c:pt>
                <c:pt idx="4804">
                  <c:v>599.33900000000006</c:v>
                </c:pt>
                <c:pt idx="4805">
                  <c:v>600.26900000000001</c:v>
                </c:pt>
                <c:pt idx="4806">
                  <c:v>601.19299999999998</c:v>
                </c:pt>
                <c:pt idx="4807">
                  <c:v>602.11300000000006</c:v>
                </c:pt>
                <c:pt idx="4808">
                  <c:v>603.02700000000004</c:v>
                </c:pt>
                <c:pt idx="4809">
                  <c:v>603.93600000000004</c:v>
                </c:pt>
                <c:pt idx="4810">
                  <c:v>604.84</c:v>
                </c:pt>
                <c:pt idx="4811">
                  <c:v>605.73800000000006</c:v>
                </c:pt>
                <c:pt idx="4812">
                  <c:v>606.63199999999995</c:v>
                </c:pt>
                <c:pt idx="4813">
                  <c:v>607.52</c:v>
                </c:pt>
                <c:pt idx="4814">
                  <c:v>608.40300000000002</c:v>
                </c:pt>
                <c:pt idx="4815">
                  <c:v>609.28099999999995</c:v>
                </c:pt>
                <c:pt idx="4816">
                  <c:v>610.154</c:v>
                </c:pt>
                <c:pt idx="4817">
                  <c:v>611.02099999999996</c:v>
                </c:pt>
                <c:pt idx="4818">
                  <c:v>611.88300000000004</c:v>
                </c:pt>
                <c:pt idx="4819">
                  <c:v>612.74</c:v>
                </c:pt>
                <c:pt idx="4820">
                  <c:v>613.59199999999998</c:v>
                </c:pt>
                <c:pt idx="4821">
                  <c:v>614.43799999999999</c:v>
                </c:pt>
                <c:pt idx="4822">
                  <c:v>615.28</c:v>
                </c:pt>
                <c:pt idx="4823">
                  <c:v>616.11599999999999</c:v>
                </c:pt>
                <c:pt idx="4824">
                  <c:v>616.94600000000003</c:v>
                </c:pt>
                <c:pt idx="4825">
                  <c:v>617.77200000000005</c:v>
                </c:pt>
                <c:pt idx="4826">
                  <c:v>618.59199999999998</c:v>
                </c:pt>
                <c:pt idx="4827">
                  <c:v>619.40700000000004</c:v>
                </c:pt>
                <c:pt idx="4828">
                  <c:v>620.21699999999998</c:v>
                </c:pt>
                <c:pt idx="4829">
                  <c:v>621.02200000000005</c:v>
                </c:pt>
                <c:pt idx="4830">
                  <c:v>621.82100000000003</c:v>
                </c:pt>
                <c:pt idx="4831">
                  <c:v>622.61500000000001</c:v>
                </c:pt>
                <c:pt idx="4832">
                  <c:v>623.404</c:v>
                </c:pt>
                <c:pt idx="4833">
                  <c:v>624.18799999999999</c:v>
                </c:pt>
                <c:pt idx="4834">
                  <c:v>624.96699999999998</c:v>
                </c:pt>
                <c:pt idx="4835">
                  <c:v>625.74</c:v>
                </c:pt>
                <c:pt idx="4836">
                  <c:v>626.50800000000004</c:v>
                </c:pt>
                <c:pt idx="4837">
                  <c:v>627.27200000000005</c:v>
                </c:pt>
                <c:pt idx="4838">
                  <c:v>628.029</c:v>
                </c:pt>
                <c:pt idx="4839">
                  <c:v>628.78200000000004</c:v>
                </c:pt>
                <c:pt idx="4840">
                  <c:v>629.53</c:v>
                </c:pt>
                <c:pt idx="4841">
                  <c:v>630.27300000000002</c:v>
                </c:pt>
                <c:pt idx="4842">
                  <c:v>631.01</c:v>
                </c:pt>
                <c:pt idx="4843">
                  <c:v>631.74300000000005</c:v>
                </c:pt>
                <c:pt idx="4844">
                  <c:v>632.47</c:v>
                </c:pt>
                <c:pt idx="4845">
                  <c:v>633.19200000000001</c:v>
                </c:pt>
                <c:pt idx="4846">
                  <c:v>633.91</c:v>
                </c:pt>
                <c:pt idx="4847">
                  <c:v>634.62199999999996</c:v>
                </c:pt>
                <c:pt idx="4848">
                  <c:v>635.32899999999995</c:v>
                </c:pt>
                <c:pt idx="4849">
                  <c:v>636.03099999999995</c:v>
                </c:pt>
                <c:pt idx="4850">
                  <c:v>636.72900000000004</c:v>
                </c:pt>
                <c:pt idx="4851">
                  <c:v>637.42100000000005</c:v>
                </c:pt>
                <c:pt idx="4852">
                  <c:v>638.10799999999995</c:v>
                </c:pt>
                <c:pt idx="4853">
                  <c:v>638.79100000000005</c:v>
                </c:pt>
                <c:pt idx="4854">
                  <c:v>639.46900000000005</c:v>
                </c:pt>
                <c:pt idx="4855">
                  <c:v>640.14099999999996</c:v>
                </c:pt>
                <c:pt idx="4856">
                  <c:v>640.80899999999997</c:v>
                </c:pt>
                <c:pt idx="4857">
                  <c:v>641.47199999999998</c:v>
                </c:pt>
                <c:pt idx="4858">
                  <c:v>642.13</c:v>
                </c:pt>
                <c:pt idx="4859">
                  <c:v>642.78300000000002</c:v>
                </c:pt>
                <c:pt idx="4860">
                  <c:v>643.43200000000002</c:v>
                </c:pt>
                <c:pt idx="4861">
                  <c:v>644.07600000000002</c:v>
                </c:pt>
                <c:pt idx="4862">
                  <c:v>644.71500000000003</c:v>
                </c:pt>
                <c:pt idx="4863">
                  <c:v>645.34900000000005</c:v>
                </c:pt>
                <c:pt idx="4864">
                  <c:v>645.97799999999995</c:v>
                </c:pt>
                <c:pt idx="4865">
                  <c:v>646.60299999999995</c:v>
                </c:pt>
                <c:pt idx="4866">
                  <c:v>647.22299999999996</c:v>
                </c:pt>
                <c:pt idx="4867">
                  <c:v>647.83900000000006</c:v>
                </c:pt>
                <c:pt idx="4868">
                  <c:v>648.45000000000005</c:v>
                </c:pt>
                <c:pt idx="4869">
                  <c:v>649.05600000000004</c:v>
                </c:pt>
                <c:pt idx="4870">
                  <c:v>649.65700000000004</c:v>
                </c:pt>
                <c:pt idx="4871">
                  <c:v>650.25400000000002</c:v>
                </c:pt>
                <c:pt idx="4872">
                  <c:v>650.84699999999998</c:v>
                </c:pt>
                <c:pt idx="4873">
                  <c:v>651.43499999999995</c:v>
                </c:pt>
                <c:pt idx="4874">
                  <c:v>652.01800000000003</c:v>
                </c:pt>
                <c:pt idx="4875">
                  <c:v>652.59699999999998</c:v>
                </c:pt>
                <c:pt idx="4876">
                  <c:v>653.17200000000003</c:v>
                </c:pt>
                <c:pt idx="4877">
                  <c:v>653.74099999999999</c:v>
                </c:pt>
                <c:pt idx="4878">
                  <c:v>654.30700000000002</c:v>
                </c:pt>
                <c:pt idx="4879">
                  <c:v>654.86800000000005</c:v>
                </c:pt>
                <c:pt idx="4880">
                  <c:v>655.42499999999995</c:v>
                </c:pt>
                <c:pt idx="4881">
                  <c:v>655.97699999999998</c:v>
                </c:pt>
                <c:pt idx="4882">
                  <c:v>656.52499999999998</c:v>
                </c:pt>
                <c:pt idx="4883">
                  <c:v>657.06899999999996</c:v>
                </c:pt>
                <c:pt idx="4884">
                  <c:v>657.60799999999995</c:v>
                </c:pt>
                <c:pt idx="4885">
                  <c:v>658.14300000000003</c:v>
                </c:pt>
                <c:pt idx="4886">
                  <c:v>658.67399999999998</c:v>
                </c:pt>
                <c:pt idx="4887">
                  <c:v>659.20100000000002</c:v>
                </c:pt>
                <c:pt idx="4888">
                  <c:v>659.72299999999996</c:v>
                </c:pt>
                <c:pt idx="4889">
                  <c:v>660.24199999999996</c:v>
                </c:pt>
                <c:pt idx="4890">
                  <c:v>660.755</c:v>
                </c:pt>
                <c:pt idx="4891">
                  <c:v>661.26499999999999</c:v>
                </c:pt>
                <c:pt idx="4892">
                  <c:v>661.77099999999996</c:v>
                </c:pt>
                <c:pt idx="4893">
                  <c:v>662.27300000000002</c:v>
                </c:pt>
                <c:pt idx="4894">
                  <c:v>662.77</c:v>
                </c:pt>
                <c:pt idx="4895">
                  <c:v>663.26400000000001</c:v>
                </c:pt>
                <c:pt idx="4896">
                  <c:v>663.75300000000004</c:v>
                </c:pt>
                <c:pt idx="4897">
                  <c:v>664.23900000000003</c:v>
                </c:pt>
                <c:pt idx="4898">
                  <c:v>664.72</c:v>
                </c:pt>
                <c:pt idx="4899">
                  <c:v>665.19799999999998</c:v>
                </c:pt>
                <c:pt idx="4900">
                  <c:v>665.67100000000005</c:v>
                </c:pt>
                <c:pt idx="4901">
                  <c:v>666.14099999999996</c:v>
                </c:pt>
                <c:pt idx="4902">
                  <c:v>666.60699999999997</c:v>
                </c:pt>
                <c:pt idx="4903">
                  <c:v>667.06899999999996</c:v>
                </c:pt>
                <c:pt idx="4904">
                  <c:v>667.52700000000004</c:v>
                </c:pt>
                <c:pt idx="4905">
                  <c:v>667.98099999999999</c:v>
                </c:pt>
                <c:pt idx="4906">
                  <c:v>668.43100000000004</c:v>
                </c:pt>
                <c:pt idx="4907">
                  <c:v>668.87800000000004</c:v>
                </c:pt>
                <c:pt idx="4908">
                  <c:v>669.32100000000003</c:v>
                </c:pt>
                <c:pt idx="4909">
                  <c:v>669.76</c:v>
                </c:pt>
                <c:pt idx="4910">
                  <c:v>670.19500000000005</c:v>
                </c:pt>
                <c:pt idx="4911">
                  <c:v>670.62699999999995</c:v>
                </c:pt>
                <c:pt idx="4912">
                  <c:v>671.05499999999995</c:v>
                </c:pt>
                <c:pt idx="4913">
                  <c:v>671.47900000000004</c:v>
                </c:pt>
                <c:pt idx="4914">
                  <c:v>671.9</c:v>
                </c:pt>
                <c:pt idx="4915">
                  <c:v>672.31700000000001</c:v>
                </c:pt>
                <c:pt idx="4916">
                  <c:v>672.73</c:v>
                </c:pt>
                <c:pt idx="4917">
                  <c:v>673.14</c:v>
                </c:pt>
                <c:pt idx="4918">
                  <c:v>673.54600000000005</c:v>
                </c:pt>
                <c:pt idx="4919">
                  <c:v>673.94899999999996</c:v>
                </c:pt>
                <c:pt idx="4920">
                  <c:v>674.34900000000005</c:v>
                </c:pt>
                <c:pt idx="4921">
                  <c:v>674.745</c:v>
                </c:pt>
                <c:pt idx="4922">
                  <c:v>675.13699999999994</c:v>
                </c:pt>
                <c:pt idx="4923">
                  <c:v>675.52599999999995</c:v>
                </c:pt>
                <c:pt idx="4924">
                  <c:v>675.91099999999994</c:v>
                </c:pt>
                <c:pt idx="4925">
                  <c:v>676.29399999999998</c:v>
                </c:pt>
                <c:pt idx="4926">
                  <c:v>676.67200000000003</c:v>
                </c:pt>
                <c:pt idx="4927">
                  <c:v>677.048</c:v>
                </c:pt>
                <c:pt idx="4928">
                  <c:v>677.42</c:v>
                </c:pt>
                <c:pt idx="4929">
                  <c:v>677.78899999999999</c:v>
                </c:pt>
                <c:pt idx="4930">
                  <c:v>678.154</c:v>
                </c:pt>
                <c:pt idx="4931">
                  <c:v>678.51599999999996</c:v>
                </c:pt>
                <c:pt idx="4932">
                  <c:v>678.875</c:v>
                </c:pt>
                <c:pt idx="4933">
                  <c:v>679.23099999999999</c:v>
                </c:pt>
                <c:pt idx="4934">
                  <c:v>679.58399999999995</c:v>
                </c:pt>
                <c:pt idx="4935">
                  <c:v>679.93299999999999</c:v>
                </c:pt>
                <c:pt idx="4936">
                  <c:v>680.279</c:v>
                </c:pt>
                <c:pt idx="4937">
                  <c:v>680.62199999999996</c:v>
                </c:pt>
                <c:pt idx="4938">
                  <c:v>680.96199999999999</c:v>
                </c:pt>
                <c:pt idx="4939">
                  <c:v>681.29899999999998</c:v>
                </c:pt>
                <c:pt idx="4940">
                  <c:v>681.63300000000004</c:v>
                </c:pt>
                <c:pt idx="4941">
                  <c:v>681.96400000000006</c:v>
                </c:pt>
                <c:pt idx="4942">
                  <c:v>682.29100000000005</c:v>
                </c:pt>
                <c:pt idx="4943">
                  <c:v>682.61599999999999</c:v>
                </c:pt>
                <c:pt idx="4944">
                  <c:v>682.93799999999999</c:v>
                </c:pt>
                <c:pt idx="4945">
                  <c:v>683.25599999999997</c:v>
                </c:pt>
                <c:pt idx="4946">
                  <c:v>683.572</c:v>
                </c:pt>
                <c:pt idx="4947">
                  <c:v>683.88499999999999</c:v>
                </c:pt>
                <c:pt idx="4948">
                  <c:v>684.19500000000005</c:v>
                </c:pt>
                <c:pt idx="4949">
                  <c:v>684.50199999999995</c:v>
                </c:pt>
                <c:pt idx="4950">
                  <c:v>684.80600000000004</c:v>
                </c:pt>
                <c:pt idx="4951">
                  <c:v>685.10699999999997</c:v>
                </c:pt>
                <c:pt idx="4952">
                  <c:v>685.31600000000003</c:v>
                </c:pt>
                <c:pt idx="4953">
                  <c:v>685.31600000000003</c:v>
                </c:pt>
                <c:pt idx="4954">
                  <c:v>698.19500000000005</c:v>
                </c:pt>
                <c:pt idx="4955">
                  <c:v>701.01300000000003</c:v>
                </c:pt>
                <c:pt idx="4956">
                  <c:v>698.06899999999996</c:v>
                </c:pt>
                <c:pt idx="4957">
                  <c:v>691.80399999999997</c:v>
                </c:pt>
                <c:pt idx="4958">
                  <c:v>683.65800000000002</c:v>
                </c:pt>
                <c:pt idx="4959">
                  <c:v>674.52800000000002</c:v>
                </c:pt>
                <c:pt idx="4960">
                  <c:v>664.95399999999995</c:v>
                </c:pt>
                <c:pt idx="4961">
                  <c:v>655.27599999999995</c:v>
                </c:pt>
                <c:pt idx="4962">
                  <c:v>645.70399999999995</c:v>
                </c:pt>
                <c:pt idx="4963">
                  <c:v>636.36500000000001</c:v>
                </c:pt>
                <c:pt idx="4964">
                  <c:v>627.33500000000004</c:v>
                </c:pt>
                <c:pt idx="4965">
                  <c:v>618.654</c:v>
                </c:pt>
                <c:pt idx="4966">
                  <c:v>610.34199999999998</c:v>
                </c:pt>
                <c:pt idx="4967">
                  <c:v>602.40300000000002</c:v>
                </c:pt>
                <c:pt idx="4968">
                  <c:v>594.83100000000002</c:v>
                </c:pt>
                <c:pt idx="4969">
                  <c:v>587.61699999999996</c:v>
                </c:pt>
                <c:pt idx="4970">
                  <c:v>580.74800000000005</c:v>
                </c:pt>
                <c:pt idx="4971">
                  <c:v>574.20799999999997</c:v>
                </c:pt>
                <c:pt idx="4972">
                  <c:v>567.98099999999999</c:v>
                </c:pt>
                <c:pt idx="4973">
                  <c:v>562.053</c:v>
                </c:pt>
                <c:pt idx="4974">
                  <c:v>556.40599999999995</c:v>
                </c:pt>
                <c:pt idx="4975">
                  <c:v>551.02599999999995</c:v>
                </c:pt>
                <c:pt idx="4976">
                  <c:v>545.89800000000002</c:v>
                </c:pt>
                <c:pt idx="4977">
                  <c:v>541.00800000000004</c:v>
                </c:pt>
                <c:pt idx="4978">
                  <c:v>536.34400000000005</c:v>
                </c:pt>
                <c:pt idx="4979">
                  <c:v>531.89200000000005</c:v>
                </c:pt>
                <c:pt idx="4980">
                  <c:v>527.64200000000005</c:v>
                </c:pt>
                <c:pt idx="4981">
                  <c:v>523.58299999999997</c:v>
                </c:pt>
                <c:pt idx="4982">
                  <c:v>519.70399999999995</c:v>
                </c:pt>
                <c:pt idx="4983">
                  <c:v>515.99699999999996</c:v>
                </c:pt>
                <c:pt idx="4984">
                  <c:v>512.45100000000002</c:v>
                </c:pt>
                <c:pt idx="4985">
                  <c:v>509.05900000000003</c:v>
                </c:pt>
                <c:pt idx="4986">
                  <c:v>505.81200000000001</c:v>
                </c:pt>
                <c:pt idx="4987">
                  <c:v>502.70400000000001</c:v>
                </c:pt>
                <c:pt idx="4988">
                  <c:v>499.72699999999998</c:v>
                </c:pt>
                <c:pt idx="4989">
                  <c:v>496.875</c:v>
                </c:pt>
                <c:pt idx="4990">
                  <c:v>494.14</c:v>
                </c:pt>
                <c:pt idx="4991">
                  <c:v>491.51900000000001</c:v>
                </c:pt>
                <c:pt idx="4992">
                  <c:v>489.00400000000002</c:v>
                </c:pt>
                <c:pt idx="4993">
                  <c:v>486.59100000000001</c:v>
                </c:pt>
                <c:pt idx="4994">
                  <c:v>484.27499999999998</c:v>
                </c:pt>
                <c:pt idx="4995">
                  <c:v>482.05</c:v>
                </c:pt>
                <c:pt idx="4996">
                  <c:v>479.91399999999999</c:v>
                </c:pt>
                <c:pt idx="4997">
                  <c:v>477.86</c:v>
                </c:pt>
                <c:pt idx="4998">
                  <c:v>475.88400000000001</c:v>
                </c:pt>
                <c:pt idx="4999">
                  <c:v>473.98399999999998</c:v>
                </c:pt>
                <c:pt idx="5000">
                  <c:v>472.15600000000001</c:v>
                </c:pt>
                <c:pt idx="5001">
                  <c:v>470.39800000000002</c:v>
                </c:pt>
                <c:pt idx="5002">
                  <c:v>468.70499999999998</c:v>
                </c:pt>
                <c:pt idx="5003">
                  <c:v>467.07100000000003</c:v>
                </c:pt>
                <c:pt idx="5004">
                  <c:v>465.49799999999999</c:v>
                </c:pt>
                <c:pt idx="5005">
                  <c:v>463.98200000000003</c:v>
                </c:pt>
                <c:pt idx="5006">
                  <c:v>462.52</c:v>
                </c:pt>
                <c:pt idx="5007">
                  <c:v>461.11099999999999</c:v>
                </c:pt>
                <c:pt idx="5008">
                  <c:v>459.75200000000001</c:v>
                </c:pt>
                <c:pt idx="5009">
                  <c:v>458.44</c:v>
                </c:pt>
                <c:pt idx="5010">
                  <c:v>457.17700000000002</c:v>
                </c:pt>
                <c:pt idx="5011">
                  <c:v>455.95699999999999</c:v>
                </c:pt>
                <c:pt idx="5012">
                  <c:v>454.78</c:v>
                </c:pt>
                <c:pt idx="5013">
                  <c:v>453.642</c:v>
                </c:pt>
                <c:pt idx="5014">
                  <c:v>452.54399999999998</c:v>
                </c:pt>
                <c:pt idx="5015">
                  <c:v>451.48200000000003</c:v>
                </c:pt>
                <c:pt idx="5016">
                  <c:v>450.45499999999998</c:v>
                </c:pt>
                <c:pt idx="5017">
                  <c:v>449.46199999999999</c:v>
                </c:pt>
                <c:pt idx="5018">
                  <c:v>448.50099999999998</c:v>
                </c:pt>
                <c:pt idx="5019">
                  <c:v>447.57100000000003</c:v>
                </c:pt>
                <c:pt idx="5020">
                  <c:v>446.67</c:v>
                </c:pt>
                <c:pt idx="5021">
                  <c:v>445.79700000000003</c:v>
                </c:pt>
                <c:pt idx="5022">
                  <c:v>444.95100000000002</c:v>
                </c:pt>
                <c:pt idx="5023">
                  <c:v>444.13099999999997</c:v>
                </c:pt>
                <c:pt idx="5024">
                  <c:v>443.959</c:v>
                </c:pt>
                <c:pt idx="5025">
                  <c:v>443.959</c:v>
                </c:pt>
                <c:pt idx="5026">
                  <c:v>443.95100000000002</c:v>
                </c:pt>
                <c:pt idx="5027">
                  <c:v>443.94299999999998</c:v>
                </c:pt>
                <c:pt idx="5028">
                  <c:v>443.93400000000003</c:v>
                </c:pt>
                <c:pt idx="5029">
                  <c:v>443.92599999999999</c:v>
                </c:pt>
                <c:pt idx="5030">
                  <c:v>443.91800000000001</c:v>
                </c:pt>
                <c:pt idx="5031">
                  <c:v>443.91</c:v>
                </c:pt>
                <c:pt idx="5032">
                  <c:v>443.90199999999999</c:v>
                </c:pt>
                <c:pt idx="5033">
                  <c:v>443.89400000000001</c:v>
                </c:pt>
                <c:pt idx="5034">
                  <c:v>443.88600000000002</c:v>
                </c:pt>
                <c:pt idx="5035">
                  <c:v>443.87799999999999</c:v>
                </c:pt>
                <c:pt idx="5036">
                  <c:v>443.86900000000003</c:v>
                </c:pt>
                <c:pt idx="5037">
                  <c:v>443.86099999999999</c:v>
                </c:pt>
                <c:pt idx="5038">
                  <c:v>443.85300000000001</c:v>
                </c:pt>
                <c:pt idx="5039">
                  <c:v>443.84500000000003</c:v>
                </c:pt>
                <c:pt idx="5040">
                  <c:v>443.83699999999999</c:v>
                </c:pt>
                <c:pt idx="5041">
                  <c:v>443.82900000000001</c:v>
                </c:pt>
                <c:pt idx="5042">
                  <c:v>443.82100000000003</c:v>
                </c:pt>
                <c:pt idx="5043">
                  <c:v>443.81299999999999</c:v>
                </c:pt>
                <c:pt idx="5044">
                  <c:v>443.80500000000001</c:v>
                </c:pt>
                <c:pt idx="5045">
                  <c:v>443.79599999999999</c:v>
                </c:pt>
                <c:pt idx="5046">
                  <c:v>443.78800000000001</c:v>
                </c:pt>
                <c:pt idx="5047">
                  <c:v>443.78</c:v>
                </c:pt>
                <c:pt idx="5048">
                  <c:v>443.77199999999999</c:v>
                </c:pt>
                <c:pt idx="5049">
                  <c:v>443.76400000000001</c:v>
                </c:pt>
                <c:pt idx="5050">
                  <c:v>443.75599999999997</c:v>
                </c:pt>
                <c:pt idx="5051">
                  <c:v>443.74799999999999</c:v>
                </c:pt>
                <c:pt idx="5052">
                  <c:v>443.74</c:v>
                </c:pt>
                <c:pt idx="5053">
                  <c:v>443.73200000000003</c:v>
                </c:pt>
                <c:pt idx="5054">
                  <c:v>443.72399999999999</c:v>
                </c:pt>
                <c:pt idx="5055">
                  <c:v>443.71600000000001</c:v>
                </c:pt>
                <c:pt idx="5056">
                  <c:v>443.70800000000003</c:v>
                </c:pt>
                <c:pt idx="5057">
                  <c:v>443.7</c:v>
                </c:pt>
                <c:pt idx="5058">
                  <c:v>443.69099999999997</c:v>
                </c:pt>
                <c:pt idx="5059">
                  <c:v>443.68299999999999</c:v>
                </c:pt>
                <c:pt idx="5060">
                  <c:v>443.67500000000001</c:v>
                </c:pt>
                <c:pt idx="5061">
                  <c:v>443.66699999999997</c:v>
                </c:pt>
                <c:pt idx="5062">
                  <c:v>443.65899999999999</c:v>
                </c:pt>
                <c:pt idx="5063">
                  <c:v>443.65100000000001</c:v>
                </c:pt>
                <c:pt idx="5064">
                  <c:v>443.64299999999997</c:v>
                </c:pt>
                <c:pt idx="5065">
                  <c:v>443.63499999999999</c:v>
                </c:pt>
                <c:pt idx="5066">
                  <c:v>443.62700000000001</c:v>
                </c:pt>
                <c:pt idx="5067">
                  <c:v>443.61900000000003</c:v>
                </c:pt>
                <c:pt idx="5068">
                  <c:v>443.61099999999999</c:v>
                </c:pt>
                <c:pt idx="5069">
                  <c:v>443.60300000000001</c:v>
                </c:pt>
                <c:pt idx="5070">
                  <c:v>443.59500000000003</c:v>
                </c:pt>
                <c:pt idx="5071">
                  <c:v>443.58699999999999</c:v>
                </c:pt>
                <c:pt idx="5072">
                  <c:v>443.57900000000001</c:v>
                </c:pt>
                <c:pt idx="5073">
                  <c:v>443.57100000000003</c:v>
                </c:pt>
                <c:pt idx="5074">
                  <c:v>443.56299999999999</c:v>
                </c:pt>
                <c:pt idx="5075">
                  <c:v>443.55500000000001</c:v>
                </c:pt>
                <c:pt idx="5076">
                  <c:v>443.54700000000003</c:v>
                </c:pt>
                <c:pt idx="5077">
                  <c:v>443.53899999999999</c:v>
                </c:pt>
                <c:pt idx="5078">
                  <c:v>443.53100000000001</c:v>
                </c:pt>
                <c:pt idx="5079">
                  <c:v>443.52300000000002</c:v>
                </c:pt>
                <c:pt idx="5080">
                  <c:v>443.51499999999999</c:v>
                </c:pt>
                <c:pt idx="5081">
                  <c:v>443.50700000000001</c:v>
                </c:pt>
                <c:pt idx="5082">
                  <c:v>443.49900000000002</c:v>
                </c:pt>
                <c:pt idx="5083">
                  <c:v>443.49099999999999</c:v>
                </c:pt>
                <c:pt idx="5084">
                  <c:v>443.483</c:v>
                </c:pt>
                <c:pt idx="5085">
                  <c:v>443.47500000000002</c:v>
                </c:pt>
                <c:pt idx="5086">
                  <c:v>443.46699999999998</c:v>
                </c:pt>
                <c:pt idx="5087">
                  <c:v>443.459</c:v>
                </c:pt>
                <c:pt idx="5088">
                  <c:v>443.45100000000002</c:v>
                </c:pt>
                <c:pt idx="5089">
                  <c:v>443.44299999999998</c:v>
                </c:pt>
                <c:pt idx="5090">
                  <c:v>443.435</c:v>
                </c:pt>
                <c:pt idx="5091">
                  <c:v>443.42700000000002</c:v>
                </c:pt>
                <c:pt idx="5092">
                  <c:v>443.41899999999998</c:v>
                </c:pt>
                <c:pt idx="5093">
                  <c:v>443.411</c:v>
                </c:pt>
                <c:pt idx="5094">
                  <c:v>443.40300000000002</c:v>
                </c:pt>
                <c:pt idx="5095">
                  <c:v>443.39499999999998</c:v>
                </c:pt>
                <c:pt idx="5096">
                  <c:v>443.387</c:v>
                </c:pt>
                <c:pt idx="5097">
                  <c:v>443.37900000000002</c:v>
                </c:pt>
                <c:pt idx="5098">
                  <c:v>443.37099999999998</c:v>
                </c:pt>
                <c:pt idx="5099">
                  <c:v>443.363</c:v>
                </c:pt>
                <c:pt idx="5100">
                  <c:v>443.35500000000002</c:v>
                </c:pt>
                <c:pt idx="5101">
                  <c:v>443.34699999999998</c:v>
                </c:pt>
                <c:pt idx="5102">
                  <c:v>443.339</c:v>
                </c:pt>
                <c:pt idx="5103">
                  <c:v>443.33100000000002</c:v>
                </c:pt>
                <c:pt idx="5104">
                  <c:v>443.32299999999998</c:v>
                </c:pt>
                <c:pt idx="5105">
                  <c:v>443.315</c:v>
                </c:pt>
                <c:pt idx="5106">
                  <c:v>443.30700000000002</c:v>
                </c:pt>
                <c:pt idx="5107">
                  <c:v>443.29899999999998</c:v>
                </c:pt>
                <c:pt idx="5108">
                  <c:v>443.29199999999997</c:v>
                </c:pt>
                <c:pt idx="5109">
                  <c:v>443.28399999999999</c:v>
                </c:pt>
                <c:pt idx="5110">
                  <c:v>443.27600000000001</c:v>
                </c:pt>
                <c:pt idx="5111">
                  <c:v>443.26799999999997</c:v>
                </c:pt>
                <c:pt idx="5112">
                  <c:v>443.26</c:v>
                </c:pt>
                <c:pt idx="5113">
                  <c:v>443.25200000000001</c:v>
                </c:pt>
                <c:pt idx="5114">
                  <c:v>443.24400000000003</c:v>
                </c:pt>
                <c:pt idx="5115">
                  <c:v>443.23599999999999</c:v>
                </c:pt>
                <c:pt idx="5116">
                  <c:v>443.22800000000001</c:v>
                </c:pt>
                <c:pt idx="5117">
                  <c:v>443.22</c:v>
                </c:pt>
                <c:pt idx="5118">
                  <c:v>443.21199999999999</c:v>
                </c:pt>
                <c:pt idx="5119">
                  <c:v>443.20400000000001</c:v>
                </c:pt>
                <c:pt idx="5120">
                  <c:v>443.19600000000003</c:v>
                </c:pt>
                <c:pt idx="5121">
                  <c:v>443.18900000000002</c:v>
                </c:pt>
                <c:pt idx="5122">
                  <c:v>443.18099999999998</c:v>
                </c:pt>
                <c:pt idx="5123">
                  <c:v>443.173</c:v>
                </c:pt>
                <c:pt idx="5124">
                  <c:v>443.16500000000002</c:v>
                </c:pt>
                <c:pt idx="5125">
                  <c:v>443.15699999999998</c:v>
                </c:pt>
                <c:pt idx="5126">
                  <c:v>443.149</c:v>
                </c:pt>
                <c:pt idx="5127">
                  <c:v>443.14100000000002</c:v>
                </c:pt>
                <c:pt idx="5128">
                  <c:v>443.13299999999998</c:v>
                </c:pt>
                <c:pt idx="5129">
                  <c:v>443.125</c:v>
                </c:pt>
                <c:pt idx="5130">
                  <c:v>443.11700000000002</c:v>
                </c:pt>
                <c:pt idx="5131">
                  <c:v>443.11</c:v>
                </c:pt>
                <c:pt idx="5132">
                  <c:v>443.10199999999998</c:v>
                </c:pt>
                <c:pt idx="5133">
                  <c:v>443.09399999999999</c:v>
                </c:pt>
                <c:pt idx="5134">
                  <c:v>443.08600000000001</c:v>
                </c:pt>
                <c:pt idx="5135">
                  <c:v>443.07799999999997</c:v>
                </c:pt>
                <c:pt idx="5136">
                  <c:v>443.07</c:v>
                </c:pt>
                <c:pt idx="5137">
                  <c:v>443.06200000000001</c:v>
                </c:pt>
                <c:pt idx="5138">
                  <c:v>443.05500000000001</c:v>
                </c:pt>
                <c:pt idx="5139">
                  <c:v>443.04700000000003</c:v>
                </c:pt>
                <c:pt idx="5140">
                  <c:v>443.03899999999999</c:v>
                </c:pt>
                <c:pt idx="5141">
                  <c:v>443.03100000000001</c:v>
                </c:pt>
                <c:pt idx="5142">
                  <c:v>443.02300000000002</c:v>
                </c:pt>
                <c:pt idx="5143">
                  <c:v>443.01499999999999</c:v>
                </c:pt>
                <c:pt idx="5144">
                  <c:v>443.00700000000001</c:v>
                </c:pt>
                <c:pt idx="5145">
                  <c:v>443</c:v>
                </c:pt>
                <c:pt idx="5146">
                  <c:v>442.99200000000002</c:v>
                </c:pt>
                <c:pt idx="5147">
                  <c:v>442.98399999999998</c:v>
                </c:pt>
                <c:pt idx="5148">
                  <c:v>442.976</c:v>
                </c:pt>
                <c:pt idx="5149">
                  <c:v>442.96800000000002</c:v>
                </c:pt>
                <c:pt idx="5150">
                  <c:v>442.96</c:v>
                </c:pt>
                <c:pt idx="5151">
                  <c:v>442.95299999999997</c:v>
                </c:pt>
                <c:pt idx="5152">
                  <c:v>442.94499999999999</c:v>
                </c:pt>
                <c:pt idx="5153">
                  <c:v>442.93700000000001</c:v>
                </c:pt>
                <c:pt idx="5154">
                  <c:v>442.92899999999997</c:v>
                </c:pt>
                <c:pt idx="5155">
                  <c:v>442.92099999999999</c:v>
                </c:pt>
                <c:pt idx="5156">
                  <c:v>442.91300000000001</c:v>
                </c:pt>
                <c:pt idx="5157">
                  <c:v>442.90600000000001</c:v>
                </c:pt>
                <c:pt idx="5158">
                  <c:v>442.89800000000002</c:v>
                </c:pt>
                <c:pt idx="5159">
                  <c:v>442.89</c:v>
                </c:pt>
                <c:pt idx="5160">
                  <c:v>442.88200000000001</c:v>
                </c:pt>
                <c:pt idx="5161">
                  <c:v>442.87400000000002</c:v>
                </c:pt>
                <c:pt idx="5162">
                  <c:v>442.86700000000002</c:v>
                </c:pt>
                <c:pt idx="5163">
                  <c:v>442.85899999999998</c:v>
                </c:pt>
                <c:pt idx="5164">
                  <c:v>442.851</c:v>
                </c:pt>
                <c:pt idx="5165">
                  <c:v>442.84300000000002</c:v>
                </c:pt>
                <c:pt idx="5166">
                  <c:v>442.83499999999998</c:v>
                </c:pt>
                <c:pt idx="5167">
                  <c:v>442.82799999999997</c:v>
                </c:pt>
                <c:pt idx="5168">
                  <c:v>442.82</c:v>
                </c:pt>
                <c:pt idx="5169">
                  <c:v>442.81200000000001</c:v>
                </c:pt>
                <c:pt idx="5170">
                  <c:v>442.80399999999997</c:v>
                </c:pt>
                <c:pt idx="5171">
                  <c:v>442.79599999999999</c:v>
                </c:pt>
                <c:pt idx="5172">
                  <c:v>442.78899999999999</c:v>
                </c:pt>
                <c:pt idx="5173">
                  <c:v>442.78100000000001</c:v>
                </c:pt>
                <c:pt idx="5174">
                  <c:v>442.77300000000002</c:v>
                </c:pt>
                <c:pt idx="5175">
                  <c:v>442.76499999999999</c:v>
                </c:pt>
                <c:pt idx="5176">
                  <c:v>442.75799999999998</c:v>
                </c:pt>
                <c:pt idx="5177">
                  <c:v>442.75</c:v>
                </c:pt>
                <c:pt idx="5178">
                  <c:v>442.74200000000002</c:v>
                </c:pt>
                <c:pt idx="5179">
                  <c:v>442.73399999999998</c:v>
                </c:pt>
                <c:pt idx="5180">
                  <c:v>442.726</c:v>
                </c:pt>
                <c:pt idx="5181">
                  <c:v>442.71899999999999</c:v>
                </c:pt>
                <c:pt idx="5182">
                  <c:v>442.71100000000001</c:v>
                </c:pt>
                <c:pt idx="5183">
                  <c:v>442.70299999999997</c:v>
                </c:pt>
                <c:pt idx="5184">
                  <c:v>442.69499999999999</c:v>
                </c:pt>
                <c:pt idx="5185">
                  <c:v>442.68799999999999</c:v>
                </c:pt>
                <c:pt idx="5186">
                  <c:v>442.68</c:v>
                </c:pt>
                <c:pt idx="5187">
                  <c:v>442.67200000000003</c:v>
                </c:pt>
                <c:pt idx="5188">
                  <c:v>442.66399999999999</c:v>
                </c:pt>
                <c:pt idx="5189">
                  <c:v>442.65699999999998</c:v>
                </c:pt>
                <c:pt idx="5190">
                  <c:v>442.649</c:v>
                </c:pt>
                <c:pt idx="5191">
                  <c:v>442.64100000000002</c:v>
                </c:pt>
                <c:pt idx="5192">
                  <c:v>442.63299999999998</c:v>
                </c:pt>
                <c:pt idx="5193">
                  <c:v>442.62599999999998</c:v>
                </c:pt>
                <c:pt idx="5194">
                  <c:v>442.61799999999999</c:v>
                </c:pt>
                <c:pt idx="5195">
                  <c:v>442.61</c:v>
                </c:pt>
                <c:pt idx="5196">
                  <c:v>442.60300000000001</c:v>
                </c:pt>
                <c:pt idx="5197">
                  <c:v>442.59500000000003</c:v>
                </c:pt>
                <c:pt idx="5198">
                  <c:v>442.58699999999999</c:v>
                </c:pt>
                <c:pt idx="5199">
                  <c:v>442.57900000000001</c:v>
                </c:pt>
                <c:pt idx="5200">
                  <c:v>442.572</c:v>
                </c:pt>
                <c:pt idx="5201">
                  <c:v>442.56400000000002</c:v>
                </c:pt>
                <c:pt idx="5202">
                  <c:v>442.55599999999998</c:v>
                </c:pt>
                <c:pt idx="5203">
                  <c:v>442.54899999999998</c:v>
                </c:pt>
                <c:pt idx="5204">
                  <c:v>442.541</c:v>
                </c:pt>
                <c:pt idx="5205">
                  <c:v>442.53300000000002</c:v>
                </c:pt>
                <c:pt idx="5206">
                  <c:v>442.52499999999998</c:v>
                </c:pt>
                <c:pt idx="5207">
                  <c:v>442.51799999999997</c:v>
                </c:pt>
                <c:pt idx="5208">
                  <c:v>442.51</c:v>
                </c:pt>
                <c:pt idx="5209">
                  <c:v>442.50200000000001</c:v>
                </c:pt>
                <c:pt idx="5210">
                  <c:v>442.495</c:v>
                </c:pt>
                <c:pt idx="5211">
                  <c:v>442.48700000000002</c:v>
                </c:pt>
                <c:pt idx="5212">
                  <c:v>442.47899999999998</c:v>
                </c:pt>
                <c:pt idx="5213">
                  <c:v>442.47199999999998</c:v>
                </c:pt>
                <c:pt idx="5214">
                  <c:v>442.464</c:v>
                </c:pt>
                <c:pt idx="5215">
                  <c:v>442.45600000000002</c:v>
                </c:pt>
                <c:pt idx="5216">
                  <c:v>442.44900000000001</c:v>
                </c:pt>
                <c:pt idx="5217">
                  <c:v>442.44099999999997</c:v>
                </c:pt>
                <c:pt idx="5218">
                  <c:v>442.43299999999999</c:v>
                </c:pt>
                <c:pt idx="5219">
                  <c:v>442.42599999999999</c:v>
                </c:pt>
                <c:pt idx="5220">
                  <c:v>442.41800000000001</c:v>
                </c:pt>
                <c:pt idx="5221">
                  <c:v>442.41</c:v>
                </c:pt>
                <c:pt idx="5222">
                  <c:v>442.40300000000002</c:v>
                </c:pt>
                <c:pt idx="5223">
                  <c:v>442.39499999999998</c:v>
                </c:pt>
                <c:pt idx="5224">
                  <c:v>442.387</c:v>
                </c:pt>
                <c:pt idx="5225">
                  <c:v>442.38</c:v>
                </c:pt>
                <c:pt idx="5226">
                  <c:v>442.37200000000001</c:v>
                </c:pt>
                <c:pt idx="5227">
                  <c:v>442.36399999999998</c:v>
                </c:pt>
                <c:pt idx="5228">
                  <c:v>442.35700000000003</c:v>
                </c:pt>
                <c:pt idx="5229">
                  <c:v>442.34899999999999</c:v>
                </c:pt>
                <c:pt idx="5230">
                  <c:v>442.34100000000001</c:v>
                </c:pt>
                <c:pt idx="5231">
                  <c:v>442.334</c:v>
                </c:pt>
                <c:pt idx="5232">
                  <c:v>442.32600000000002</c:v>
                </c:pt>
                <c:pt idx="5233">
                  <c:v>442.31799999999998</c:v>
                </c:pt>
                <c:pt idx="5234">
                  <c:v>442.31099999999998</c:v>
                </c:pt>
                <c:pt idx="5235">
                  <c:v>442.303</c:v>
                </c:pt>
                <c:pt idx="5236">
                  <c:v>442.29599999999999</c:v>
                </c:pt>
                <c:pt idx="5237">
                  <c:v>442.28800000000001</c:v>
                </c:pt>
                <c:pt idx="5238">
                  <c:v>442.28</c:v>
                </c:pt>
                <c:pt idx="5239">
                  <c:v>442.27300000000002</c:v>
                </c:pt>
                <c:pt idx="5240">
                  <c:v>442.26499999999999</c:v>
                </c:pt>
                <c:pt idx="5241">
                  <c:v>442.25700000000001</c:v>
                </c:pt>
                <c:pt idx="5242">
                  <c:v>442.25</c:v>
                </c:pt>
                <c:pt idx="5243">
                  <c:v>442.24200000000002</c:v>
                </c:pt>
                <c:pt idx="5244">
                  <c:v>442.23500000000001</c:v>
                </c:pt>
                <c:pt idx="5245">
                  <c:v>442.22699999999998</c:v>
                </c:pt>
                <c:pt idx="5246">
                  <c:v>442.21899999999999</c:v>
                </c:pt>
                <c:pt idx="5247">
                  <c:v>442.21199999999999</c:v>
                </c:pt>
                <c:pt idx="5248">
                  <c:v>442.20400000000001</c:v>
                </c:pt>
                <c:pt idx="5249">
                  <c:v>442.197</c:v>
                </c:pt>
                <c:pt idx="5250">
                  <c:v>442.18900000000002</c:v>
                </c:pt>
                <c:pt idx="5251">
                  <c:v>442.18099999999998</c:v>
                </c:pt>
                <c:pt idx="5252">
                  <c:v>442.17399999999998</c:v>
                </c:pt>
                <c:pt idx="5253">
                  <c:v>442.166</c:v>
                </c:pt>
                <c:pt idx="5254">
                  <c:v>442.15899999999999</c:v>
                </c:pt>
                <c:pt idx="5255">
                  <c:v>442.15100000000001</c:v>
                </c:pt>
                <c:pt idx="5256">
                  <c:v>442.14299999999997</c:v>
                </c:pt>
                <c:pt idx="5257">
                  <c:v>442.13600000000002</c:v>
                </c:pt>
                <c:pt idx="5258">
                  <c:v>442.12799999999999</c:v>
                </c:pt>
                <c:pt idx="5259">
                  <c:v>442.12099999999998</c:v>
                </c:pt>
                <c:pt idx="5260">
                  <c:v>442.113</c:v>
                </c:pt>
                <c:pt idx="5261">
                  <c:v>442.10599999999999</c:v>
                </c:pt>
                <c:pt idx="5262">
                  <c:v>442.09800000000001</c:v>
                </c:pt>
                <c:pt idx="5263">
                  <c:v>442.09</c:v>
                </c:pt>
                <c:pt idx="5264">
                  <c:v>442.08300000000003</c:v>
                </c:pt>
                <c:pt idx="5265">
                  <c:v>442.07499999999999</c:v>
                </c:pt>
                <c:pt idx="5266">
                  <c:v>442.06799999999998</c:v>
                </c:pt>
                <c:pt idx="5267">
                  <c:v>442.06</c:v>
                </c:pt>
                <c:pt idx="5268">
                  <c:v>442.053</c:v>
                </c:pt>
                <c:pt idx="5269">
                  <c:v>442.04500000000002</c:v>
                </c:pt>
                <c:pt idx="5270">
                  <c:v>442.03800000000001</c:v>
                </c:pt>
                <c:pt idx="5271">
                  <c:v>442.03</c:v>
                </c:pt>
                <c:pt idx="5272">
                  <c:v>442.02199999999999</c:v>
                </c:pt>
                <c:pt idx="5273">
                  <c:v>442.01499999999999</c:v>
                </c:pt>
                <c:pt idx="5274">
                  <c:v>442.00700000000001</c:v>
                </c:pt>
                <c:pt idx="5275">
                  <c:v>442</c:v>
                </c:pt>
                <c:pt idx="5276">
                  <c:v>441.99200000000002</c:v>
                </c:pt>
                <c:pt idx="5277">
                  <c:v>441.98500000000001</c:v>
                </c:pt>
                <c:pt idx="5278">
                  <c:v>441.97699999999998</c:v>
                </c:pt>
                <c:pt idx="5279">
                  <c:v>441.97</c:v>
                </c:pt>
                <c:pt idx="5280">
                  <c:v>441.96199999999999</c:v>
                </c:pt>
                <c:pt idx="5281">
                  <c:v>441.95499999999998</c:v>
                </c:pt>
                <c:pt idx="5282">
                  <c:v>441.947</c:v>
                </c:pt>
                <c:pt idx="5283">
                  <c:v>441.94</c:v>
                </c:pt>
                <c:pt idx="5284">
                  <c:v>441.93200000000002</c:v>
                </c:pt>
                <c:pt idx="5285">
                  <c:v>441.92500000000001</c:v>
                </c:pt>
                <c:pt idx="5286">
                  <c:v>441.91699999999997</c:v>
                </c:pt>
                <c:pt idx="5287">
                  <c:v>441.91</c:v>
                </c:pt>
                <c:pt idx="5288">
                  <c:v>441.90199999999999</c:v>
                </c:pt>
                <c:pt idx="5289">
                  <c:v>441.89499999999998</c:v>
                </c:pt>
                <c:pt idx="5290">
                  <c:v>441.887</c:v>
                </c:pt>
                <c:pt idx="5291">
                  <c:v>441.88</c:v>
                </c:pt>
                <c:pt idx="5292">
                  <c:v>441.87200000000001</c:v>
                </c:pt>
                <c:pt idx="5293">
                  <c:v>441.86500000000001</c:v>
                </c:pt>
                <c:pt idx="5294">
                  <c:v>441.85700000000003</c:v>
                </c:pt>
                <c:pt idx="5295">
                  <c:v>441.85</c:v>
                </c:pt>
                <c:pt idx="5296">
                  <c:v>441.84199999999998</c:v>
                </c:pt>
                <c:pt idx="5297">
                  <c:v>441.83499999999998</c:v>
                </c:pt>
                <c:pt idx="5298">
                  <c:v>441.827</c:v>
                </c:pt>
                <c:pt idx="5299">
                  <c:v>441.82</c:v>
                </c:pt>
                <c:pt idx="5300">
                  <c:v>441.81200000000001</c:v>
                </c:pt>
                <c:pt idx="5301">
                  <c:v>441.80500000000001</c:v>
                </c:pt>
                <c:pt idx="5302">
                  <c:v>441.79700000000003</c:v>
                </c:pt>
                <c:pt idx="5303">
                  <c:v>441.79</c:v>
                </c:pt>
                <c:pt idx="5304">
                  <c:v>441.78199999999998</c:v>
                </c:pt>
                <c:pt idx="5305">
                  <c:v>441.77499999999998</c:v>
                </c:pt>
                <c:pt idx="5306">
                  <c:v>441.767</c:v>
                </c:pt>
                <c:pt idx="5307">
                  <c:v>441.76</c:v>
                </c:pt>
                <c:pt idx="5308">
                  <c:v>441.75200000000001</c:v>
                </c:pt>
                <c:pt idx="5309">
                  <c:v>441.745</c:v>
                </c:pt>
                <c:pt idx="5310">
                  <c:v>441.738</c:v>
                </c:pt>
                <c:pt idx="5311">
                  <c:v>441.73</c:v>
                </c:pt>
                <c:pt idx="5312">
                  <c:v>441.72300000000001</c:v>
                </c:pt>
                <c:pt idx="5313">
                  <c:v>441.71499999999997</c:v>
                </c:pt>
                <c:pt idx="5314">
                  <c:v>441.70800000000003</c:v>
                </c:pt>
                <c:pt idx="5315">
                  <c:v>441.7</c:v>
                </c:pt>
                <c:pt idx="5316">
                  <c:v>441.69299999999998</c:v>
                </c:pt>
                <c:pt idx="5317">
                  <c:v>441.685</c:v>
                </c:pt>
                <c:pt idx="5318">
                  <c:v>441.678</c:v>
                </c:pt>
                <c:pt idx="5319">
                  <c:v>441.67099999999999</c:v>
                </c:pt>
                <c:pt idx="5320">
                  <c:v>441.66300000000001</c:v>
                </c:pt>
                <c:pt idx="5321">
                  <c:v>441.65600000000001</c:v>
                </c:pt>
                <c:pt idx="5322">
                  <c:v>441.64800000000002</c:v>
                </c:pt>
                <c:pt idx="5323">
                  <c:v>441.64100000000002</c:v>
                </c:pt>
                <c:pt idx="5324">
                  <c:v>441.63400000000001</c:v>
                </c:pt>
                <c:pt idx="5325">
                  <c:v>441.62599999999998</c:v>
                </c:pt>
                <c:pt idx="5326">
                  <c:v>441.61900000000003</c:v>
                </c:pt>
                <c:pt idx="5327">
                  <c:v>441.61099999999999</c:v>
                </c:pt>
                <c:pt idx="5328">
                  <c:v>441.60399999999998</c:v>
                </c:pt>
                <c:pt idx="5329">
                  <c:v>441.59699999999998</c:v>
                </c:pt>
                <c:pt idx="5330">
                  <c:v>441.589</c:v>
                </c:pt>
                <c:pt idx="5331">
                  <c:v>441.58199999999999</c:v>
                </c:pt>
                <c:pt idx="5332">
                  <c:v>441.57499999999999</c:v>
                </c:pt>
                <c:pt idx="5333">
                  <c:v>441.56700000000001</c:v>
                </c:pt>
                <c:pt idx="5334">
                  <c:v>441.56</c:v>
                </c:pt>
                <c:pt idx="5335">
                  <c:v>441.553</c:v>
                </c:pt>
                <c:pt idx="5336">
                  <c:v>441.54500000000002</c:v>
                </c:pt>
                <c:pt idx="5337">
                  <c:v>441.53800000000001</c:v>
                </c:pt>
                <c:pt idx="5338">
                  <c:v>441.53100000000001</c:v>
                </c:pt>
                <c:pt idx="5339">
                  <c:v>441.52300000000002</c:v>
                </c:pt>
                <c:pt idx="5340">
                  <c:v>441.51600000000002</c:v>
                </c:pt>
                <c:pt idx="5341">
                  <c:v>441.50900000000001</c:v>
                </c:pt>
                <c:pt idx="5342">
                  <c:v>441.50200000000001</c:v>
                </c:pt>
                <c:pt idx="5343">
                  <c:v>441.49400000000003</c:v>
                </c:pt>
                <c:pt idx="5344">
                  <c:v>441.48700000000002</c:v>
                </c:pt>
                <c:pt idx="5345">
                  <c:v>441.48</c:v>
                </c:pt>
                <c:pt idx="5346">
                  <c:v>441.47300000000001</c:v>
                </c:pt>
                <c:pt idx="5347">
                  <c:v>441.46600000000001</c:v>
                </c:pt>
                <c:pt idx="5348">
                  <c:v>441.45800000000003</c:v>
                </c:pt>
                <c:pt idx="5349">
                  <c:v>441.45100000000002</c:v>
                </c:pt>
                <c:pt idx="5350">
                  <c:v>441.44400000000002</c:v>
                </c:pt>
                <c:pt idx="5351">
                  <c:v>441.43700000000001</c:v>
                </c:pt>
                <c:pt idx="5352">
                  <c:v>441.43</c:v>
                </c:pt>
                <c:pt idx="5353">
                  <c:v>441.423</c:v>
                </c:pt>
                <c:pt idx="5354">
                  <c:v>441.416</c:v>
                </c:pt>
                <c:pt idx="5355">
                  <c:v>441.40899999999999</c:v>
                </c:pt>
                <c:pt idx="5356">
                  <c:v>441.40199999999999</c:v>
                </c:pt>
                <c:pt idx="5357">
                  <c:v>441.39499999999998</c:v>
                </c:pt>
                <c:pt idx="5358">
                  <c:v>441.38799999999998</c:v>
                </c:pt>
                <c:pt idx="5359">
                  <c:v>441.38099999999997</c:v>
                </c:pt>
                <c:pt idx="5360">
                  <c:v>441.37400000000002</c:v>
                </c:pt>
                <c:pt idx="5361">
                  <c:v>441.36700000000002</c:v>
                </c:pt>
                <c:pt idx="5362">
                  <c:v>441.36</c:v>
                </c:pt>
                <c:pt idx="5363">
                  <c:v>441.35300000000001</c:v>
                </c:pt>
                <c:pt idx="5364">
                  <c:v>441.346</c:v>
                </c:pt>
                <c:pt idx="5365">
                  <c:v>441.34</c:v>
                </c:pt>
                <c:pt idx="5366">
                  <c:v>441.33300000000003</c:v>
                </c:pt>
                <c:pt idx="5367">
                  <c:v>441.32600000000002</c:v>
                </c:pt>
                <c:pt idx="5368">
                  <c:v>441.32</c:v>
                </c:pt>
                <c:pt idx="5369">
                  <c:v>441.31299999999999</c:v>
                </c:pt>
                <c:pt idx="5370">
                  <c:v>441.30599999999998</c:v>
                </c:pt>
                <c:pt idx="5371">
                  <c:v>441.3</c:v>
                </c:pt>
                <c:pt idx="5372">
                  <c:v>441.29300000000001</c:v>
                </c:pt>
                <c:pt idx="5373">
                  <c:v>441.28699999999998</c:v>
                </c:pt>
                <c:pt idx="5374">
                  <c:v>441.28100000000001</c:v>
                </c:pt>
                <c:pt idx="5375">
                  <c:v>441.274</c:v>
                </c:pt>
                <c:pt idx="5376">
                  <c:v>441.26799999999997</c:v>
                </c:pt>
                <c:pt idx="5377">
                  <c:v>441.262</c:v>
                </c:pt>
                <c:pt idx="5378">
                  <c:v>441.25599999999997</c:v>
                </c:pt>
                <c:pt idx="5379">
                  <c:v>441.25</c:v>
                </c:pt>
                <c:pt idx="5380">
                  <c:v>441.24400000000003</c:v>
                </c:pt>
                <c:pt idx="5381">
                  <c:v>441.238</c:v>
                </c:pt>
                <c:pt idx="5382">
                  <c:v>441.23200000000003</c:v>
                </c:pt>
                <c:pt idx="5383">
                  <c:v>441.226</c:v>
                </c:pt>
                <c:pt idx="5384">
                  <c:v>441.221</c:v>
                </c:pt>
                <c:pt idx="5385">
                  <c:v>441.21499999999997</c:v>
                </c:pt>
                <c:pt idx="5386">
                  <c:v>441.21</c:v>
                </c:pt>
                <c:pt idx="5387">
                  <c:v>441.20400000000001</c:v>
                </c:pt>
                <c:pt idx="5388">
                  <c:v>441.19900000000001</c:v>
                </c:pt>
                <c:pt idx="5389">
                  <c:v>441.19400000000002</c:v>
                </c:pt>
                <c:pt idx="5390">
                  <c:v>441.18900000000002</c:v>
                </c:pt>
                <c:pt idx="5391">
                  <c:v>441.18400000000003</c:v>
                </c:pt>
                <c:pt idx="5392">
                  <c:v>441.17899999999997</c:v>
                </c:pt>
                <c:pt idx="5393">
                  <c:v>441.17399999999998</c:v>
                </c:pt>
                <c:pt idx="5394">
                  <c:v>441.17</c:v>
                </c:pt>
                <c:pt idx="5395">
                  <c:v>441.16500000000002</c:v>
                </c:pt>
                <c:pt idx="5396">
                  <c:v>441.161</c:v>
                </c:pt>
                <c:pt idx="5397">
                  <c:v>441.15699999999998</c:v>
                </c:pt>
                <c:pt idx="5398">
                  <c:v>441.15300000000002</c:v>
                </c:pt>
                <c:pt idx="5399">
                  <c:v>441.149</c:v>
                </c:pt>
                <c:pt idx="5400">
                  <c:v>441.14499999999998</c:v>
                </c:pt>
                <c:pt idx="5401">
                  <c:v>441.142</c:v>
                </c:pt>
                <c:pt idx="5402">
                  <c:v>441.13900000000001</c:v>
                </c:pt>
                <c:pt idx="5403">
                  <c:v>441.13499999999999</c:v>
                </c:pt>
                <c:pt idx="5404">
                  <c:v>441.13299999999998</c:v>
                </c:pt>
                <c:pt idx="5405">
                  <c:v>441.13</c:v>
                </c:pt>
                <c:pt idx="5406">
                  <c:v>441.12700000000001</c:v>
                </c:pt>
                <c:pt idx="5407">
                  <c:v>441.125</c:v>
                </c:pt>
                <c:pt idx="5408">
                  <c:v>441.12299999999999</c:v>
                </c:pt>
                <c:pt idx="5409">
                  <c:v>441.12099999999998</c:v>
                </c:pt>
                <c:pt idx="5410">
                  <c:v>441.12</c:v>
                </c:pt>
                <c:pt idx="5411">
                  <c:v>441.11900000000003</c:v>
                </c:pt>
                <c:pt idx="5412">
                  <c:v>441.11799999999999</c:v>
                </c:pt>
                <c:pt idx="5413">
                  <c:v>441.11700000000002</c:v>
                </c:pt>
                <c:pt idx="5414">
                  <c:v>441.11700000000002</c:v>
                </c:pt>
                <c:pt idx="5415">
                  <c:v>441.11700000000002</c:v>
                </c:pt>
                <c:pt idx="5416">
                  <c:v>441.11700000000002</c:v>
                </c:pt>
                <c:pt idx="5417">
                  <c:v>441.11700000000002</c:v>
                </c:pt>
                <c:pt idx="5418">
                  <c:v>441.11799999999999</c:v>
                </c:pt>
                <c:pt idx="5419">
                  <c:v>441.12</c:v>
                </c:pt>
                <c:pt idx="5420">
                  <c:v>441.12099999999998</c:v>
                </c:pt>
                <c:pt idx="5421">
                  <c:v>441.12299999999999</c:v>
                </c:pt>
                <c:pt idx="5422">
                  <c:v>441.12599999999998</c:v>
                </c:pt>
                <c:pt idx="5423">
                  <c:v>441.12900000000002</c:v>
                </c:pt>
                <c:pt idx="5424">
                  <c:v>441.13200000000001</c:v>
                </c:pt>
                <c:pt idx="5425">
                  <c:v>441.13600000000002</c:v>
                </c:pt>
                <c:pt idx="5426">
                  <c:v>441.14</c:v>
                </c:pt>
                <c:pt idx="5427">
                  <c:v>441.14499999999998</c:v>
                </c:pt>
                <c:pt idx="5428">
                  <c:v>441.15</c:v>
                </c:pt>
                <c:pt idx="5429">
                  <c:v>441.15600000000001</c:v>
                </c:pt>
                <c:pt idx="5430">
                  <c:v>441.16199999999998</c:v>
                </c:pt>
                <c:pt idx="5431">
                  <c:v>441.16899999999998</c:v>
                </c:pt>
                <c:pt idx="5432">
                  <c:v>441.17599999999999</c:v>
                </c:pt>
                <c:pt idx="5433">
                  <c:v>441.18400000000003</c:v>
                </c:pt>
                <c:pt idx="5434">
                  <c:v>441.19299999999998</c:v>
                </c:pt>
                <c:pt idx="5435">
                  <c:v>441.202</c:v>
                </c:pt>
                <c:pt idx="5436">
                  <c:v>441.21199999999999</c:v>
                </c:pt>
                <c:pt idx="5437">
                  <c:v>441.22300000000001</c:v>
                </c:pt>
                <c:pt idx="5438">
                  <c:v>441.23399999999998</c:v>
                </c:pt>
                <c:pt idx="5439">
                  <c:v>441.24599999999998</c:v>
                </c:pt>
                <c:pt idx="5440">
                  <c:v>441.25900000000001</c:v>
                </c:pt>
                <c:pt idx="5441">
                  <c:v>441.27199999999999</c:v>
                </c:pt>
                <c:pt idx="5442">
                  <c:v>441.28699999999998</c:v>
                </c:pt>
                <c:pt idx="5443">
                  <c:v>441.30200000000002</c:v>
                </c:pt>
                <c:pt idx="5444">
                  <c:v>441.31799999999998</c:v>
                </c:pt>
                <c:pt idx="5445">
                  <c:v>441.33499999999998</c:v>
                </c:pt>
                <c:pt idx="5446">
                  <c:v>441.35300000000001</c:v>
                </c:pt>
                <c:pt idx="5447">
                  <c:v>441.37200000000001</c:v>
                </c:pt>
                <c:pt idx="5448">
                  <c:v>441.39100000000002</c:v>
                </c:pt>
                <c:pt idx="5449">
                  <c:v>441.41199999999998</c:v>
                </c:pt>
                <c:pt idx="5450">
                  <c:v>441.43400000000003</c:v>
                </c:pt>
                <c:pt idx="5451">
                  <c:v>441.45699999999999</c:v>
                </c:pt>
                <c:pt idx="5452">
                  <c:v>441.48</c:v>
                </c:pt>
                <c:pt idx="5453">
                  <c:v>441.505</c:v>
                </c:pt>
                <c:pt idx="5454">
                  <c:v>441.53100000000001</c:v>
                </c:pt>
                <c:pt idx="5455">
                  <c:v>441.55900000000003</c:v>
                </c:pt>
                <c:pt idx="5456">
                  <c:v>441.58699999999999</c:v>
                </c:pt>
                <c:pt idx="5457">
                  <c:v>441.61700000000002</c:v>
                </c:pt>
                <c:pt idx="5458">
                  <c:v>441.64800000000002</c:v>
                </c:pt>
                <c:pt idx="5459">
                  <c:v>441.68</c:v>
                </c:pt>
                <c:pt idx="5460">
                  <c:v>441.714</c:v>
                </c:pt>
                <c:pt idx="5461">
                  <c:v>441.74900000000002</c:v>
                </c:pt>
                <c:pt idx="5462">
                  <c:v>441.78500000000003</c:v>
                </c:pt>
                <c:pt idx="5463">
                  <c:v>441.82299999999998</c:v>
                </c:pt>
                <c:pt idx="5464">
                  <c:v>441.863</c:v>
                </c:pt>
                <c:pt idx="5465">
                  <c:v>441.904</c:v>
                </c:pt>
                <c:pt idx="5466">
                  <c:v>441.94600000000003</c:v>
                </c:pt>
                <c:pt idx="5467">
                  <c:v>441.99</c:v>
                </c:pt>
                <c:pt idx="5468">
                  <c:v>442.036</c:v>
                </c:pt>
                <c:pt idx="5469">
                  <c:v>442.08300000000003</c:v>
                </c:pt>
                <c:pt idx="5470">
                  <c:v>442.13200000000001</c:v>
                </c:pt>
                <c:pt idx="5471">
                  <c:v>442.18299999999999</c:v>
                </c:pt>
                <c:pt idx="5472">
                  <c:v>442.23599999999999</c:v>
                </c:pt>
                <c:pt idx="5473">
                  <c:v>442.29</c:v>
                </c:pt>
                <c:pt idx="5474">
                  <c:v>442.346</c:v>
                </c:pt>
                <c:pt idx="5475">
                  <c:v>442.40499999999997</c:v>
                </c:pt>
                <c:pt idx="5476">
                  <c:v>442.46499999999997</c:v>
                </c:pt>
                <c:pt idx="5477">
                  <c:v>442.52699999999999</c:v>
                </c:pt>
                <c:pt idx="5478">
                  <c:v>442.59100000000001</c:v>
                </c:pt>
                <c:pt idx="5479">
                  <c:v>442.65699999999998</c:v>
                </c:pt>
                <c:pt idx="5480">
                  <c:v>442.726</c:v>
                </c:pt>
                <c:pt idx="5481">
                  <c:v>442.79599999999999</c:v>
                </c:pt>
                <c:pt idx="5482">
                  <c:v>442.86900000000003</c:v>
                </c:pt>
                <c:pt idx="5483">
                  <c:v>442.94400000000002</c:v>
                </c:pt>
                <c:pt idx="5484">
                  <c:v>443.02100000000002</c:v>
                </c:pt>
                <c:pt idx="5485">
                  <c:v>443.101</c:v>
                </c:pt>
                <c:pt idx="5486">
                  <c:v>443.18299999999999</c:v>
                </c:pt>
                <c:pt idx="5487">
                  <c:v>443.267</c:v>
                </c:pt>
                <c:pt idx="5488">
                  <c:v>443.35399999999998</c:v>
                </c:pt>
                <c:pt idx="5489">
                  <c:v>443.44400000000002</c:v>
                </c:pt>
                <c:pt idx="5490">
                  <c:v>443.536</c:v>
                </c:pt>
                <c:pt idx="5491">
                  <c:v>443.63</c:v>
                </c:pt>
                <c:pt idx="5492">
                  <c:v>443.72699999999998</c:v>
                </c:pt>
                <c:pt idx="5493">
                  <c:v>443.827</c:v>
                </c:pt>
                <c:pt idx="5494">
                  <c:v>443.93</c:v>
                </c:pt>
                <c:pt idx="5495">
                  <c:v>444.03500000000003</c:v>
                </c:pt>
                <c:pt idx="5496">
                  <c:v>444.14299999999997</c:v>
                </c:pt>
                <c:pt idx="5497">
                  <c:v>444.25400000000002</c:v>
                </c:pt>
                <c:pt idx="5498">
                  <c:v>444.36799999999999</c:v>
                </c:pt>
                <c:pt idx="5499">
                  <c:v>444.48399999999998</c:v>
                </c:pt>
                <c:pt idx="5500">
                  <c:v>444.60399999999998</c:v>
                </c:pt>
                <c:pt idx="5501">
                  <c:v>444.72699999999998</c:v>
                </c:pt>
                <c:pt idx="5502">
                  <c:v>444.85300000000001</c:v>
                </c:pt>
                <c:pt idx="5503">
                  <c:v>444.98200000000003</c:v>
                </c:pt>
                <c:pt idx="5504">
                  <c:v>445.113</c:v>
                </c:pt>
                <c:pt idx="5505">
                  <c:v>445.24900000000002</c:v>
                </c:pt>
                <c:pt idx="5506">
                  <c:v>445.387</c:v>
                </c:pt>
                <c:pt idx="5507">
                  <c:v>445.529</c:v>
                </c:pt>
                <c:pt idx="5508">
                  <c:v>445.67399999999998</c:v>
                </c:pt>
                <c:pt idx="5509">
                  <c:v>445.822</c:v>
                </c:pt>
                <c:pt idx="5510">
                  <c:v>445.97300000000001</c:v>
                </c:pt>
                <c:pt idx="5511">
                  <c:v>446.12799999999999</c:v>
                </c:pt>
                <c:pt idx="5512">
                  <c:v>446.28699999999998</c:v>
                </c:pt>
                <c:pt idx="5513">
                  <c:v>446.44900000000001</c:v>
                </c:pt>
                <c:pt idx="5514">
                  <c:v>446.61399999999998</c:v>
                </c:pt>
                <c:pt idx="5515">
                  <c:v>446.78300000000002</c:v>
                </c:pt>
                <c:pt idx="5516">
                  <c:v>446.95499999999998</c:v>
                </c:pt>
                <c:pt idx="5517">
                  <c:v>447.13099999999997</c:v>
                </c:pt>
                <c:pt idx="5518">
                  <c:v>447.31099999999998</c:v>
                </c:pt>
                <c:pt idx="5519">
                  <c:v>447.49400000000003</c:v>
                </c:pt>
                <c:pt idx="5520">
                  <c:v>447.68099999999998</c:v>
                </c:pt>
                <c:pt idx="5521">
                  <c:v>447.87200000000001</c:v>
                </c:pt>
                <c:pt idx="5522">
                  <c:v>448.06599999999997</c:v>
                </c:pt>
                <c:pt idx="5523">
                  <c:v>448.26499999999999</c:v>
                </c:pt>
                <c:pt idx="5524">
                  <c:v>448.46699999999998</c:v>
                </c:pt>
                <c:pt idx="5525">
                  <c:v>448.67200000000003</c:v>
                </c:pt>
                <c:pt idx="5526">
                  <c:v>448.88200000000001</c:v>
                </c:pt>
                <c:pt idx="5527">
                  <c:v>449.096</c:v>
                </c:pt>
                <c:pt idx="5528">
                  <c:v>449.31299999999999</c:v>
                </c:pt>
                <c:pt idx="5529">
                  <c:v>449.53399999999999</c:v>
                </c:pt>
                <c:pt idx="5530">
                  <c:v>449.76</c:v>
                </c:pt>
                <c:pt idx="5531">
                  <c:v>449.98899999999998</c:v>
                </c:pt>
                <c:pt idx="5532">
                  <c:v>450.22300000000001</c:v>
                </c:pt>
                <c:pt idx="5533">
                  <c:v>450.46</c:v>
                </c:pt>
                <c:pt idx="5534">
                  <c:v>450.702</c:v>
                </c:pt>
                <c:pt idx="5535">
                  <c:v>450.94799999999998</c:v>
                </c:pt>
                <c:pt idx="5536">
                  <c:v>451.197</c:v>
                </c:pt>
                <c:pt idx="5537">
                  <c:v>451.45100000000002</c:v>
                </c:pt>
                <c:pt idx="5538">
                  <c:v>451.709</c:v>
                </c:pt>
                <c:pt idx="5539">
                  <c:v>451.97199999999998</c:v>
                </c:pt>
                <c:pt idx="5540">
                  <c:v>452.238</c:v>
                </c:pt>
                <c:pt idx="5541">
                  <c:v>452.50799999999998</c:v>
                </c:pt>
                <c:pt idx="5542">
                  <c:v>452.78300000000002</c:v>
                </c:pt>
                <c:pt idx="5543">
                  <c:v>453.06200000000001</c:v>
                </c:pt>
                <c:pt idx="5544">
                  <c:v>453.34500000000003</c:v>
                </c:pt>
                <c:pt idx="5545">
                  <c:v>453.63200000000001</c:v>
                </c:pt>
                <c:pt idx="5546">
                  <c:v>453.923</c:v>
                </c:pt>
                <c:pt idx="5547">
                  <c:v>454.21899999999999</c:v>
                </c:pt>
                <c:pt idx="5548">
                  <c:v>454.51900000000001</c:v>
                </c:pt>
                <c:pt idx="5549">
                  <c:v>454.82299999999998</c:v>
                </c:pt>
                <c:pt idx="5550">
                  <c:v>455.13099999999997</c:v>
                </c:pt>
                <c:pt idx="5551">
                  <c:v>455.44299999999998</c:v>
                </c:pt>
                <c:pt idx="5552">
                  <c:v>455.75900000000001</c:v>
                </c:pt>
                <c:pt idx="5553">
                  <c:v>456.08</c:v>
                </c:pt>
                <c:pt idx="5554">
                  <c:v>456.404</c:v>
                </c:pt>
                <c:pt idx="5555">
                  <c:v>456.733</c:v>
                </c:pt>
                <c:pt idx="5556">
                  <c:v>457.06599999999997</c:v>
                </c:pt>
                <c:pt idx="5557">
                  <c:v>457.40300000000002</c:v>
                </c:pt>
                <c:pt idx="5558">
                  <c:v>457.745</c:v>
                </c:pt>
                <c:pt idx="5559">
                  <c:v>458.09</c:v>
                </c:pt>
                <c:pt idx="5560">
                  <c:v>458.43900000000002</c:v>
                </c:pt>
                <c:pt idx="5561">
                  <c:v>458.79300000000001</c:v>
                </c:pt>
                <c:pt idx="5562">
                  <c:v>459.15</c:v>
                </c:pt>
                <c:pt idx="5563">
                  <c:v>459.512</c:v>
                </c:pt>
                <c:pt idx="5564">
                  <c:v>459.87700000000001</c:v>
                </c:pt>
                <c:pt idx="5565">
                  <c:v>460.24700000000001</c:v>
                </c:pt>
                <c:pt idx="5566">
                  <c:v>460.62</c:v>
                </c:pt>
                <c:pt idx="5567">
                  <c:v>460.99799999999999</c:v>
                </c:pt>
                <c:pt idx="5568">
                  <c:v>461.37900000000002</c:v>
                </c:pt>
                <c:pt idx="5569">
                  <c:v>461.76499999999999</c:v>
                </c:pt>
                <c:pt idx="5570">
                  <c:v>462.154</c:v>
                </c:pt>
                <c:pt idx="5571">
                  <c:v>462.54700000000003</c:v>
                </c:pt>
                <c:pt idx="5572">
                  <c:v>462.94499999999999</c:v>
                </c:pt>
                <c:pt idx="5573">
                  <c:v>463.346</c:v>
                </c:pt>
                <c:pt idx="5574">
                  <c:v>463.75</c:v>
                </c:pt>
                <c:pt idx="5575">
                  <c:v>464.15899999999999</c:v>
                </c:pt>
                <c:pt idx="5576">
                  <c:v>464.572</c:v>
                </c:pt>
                <c:pt idx="5577">
                  <c:v>464.988</c:v>
                </c:pt>
                <c:pt idx="5578">
                  <c:v>465.40800000000002</c:v>
                </c:pt>
                <c:pt idx="5579">
                  <c:v>465.83199999999999</c:v>
                </c:pt>
                <c:pt idx="5580">
                  <c:v>466.25900000000001</c:v>
                </c:pt>
                <c:pt idx="5581">
                  <c:v>466.69</c:v>
                </c:pt>
                <c:pt idx="5582">
                  <c:v>467.12400000000002</c:v>
                </c:pt>
                <c:pt idx="5583">
                  <c:v>467.56200000000001</c:v>
                </c:pt>
                <c:pt idx="5584">
                  <c:v>468.00400000000002</c:v>
                </c:pt>
                <c:pt idx="5585">
                  <c:v>468.44900000000001</c:v>
                </c:pt>
                <c:pt idx="5586">
                  <c:v>468.89699999999999</c:v>
                </c:pt>
                <c:pt idx="5587">
                  <c:v>469.34899999999999</c:v>
                </c:pt>
                <c:pt idx="5588">
                  <c:v>469.80399999999997</c:v>
                </c:pt>
                <c:pt idx="5589">
                  <c:v>470.26299999999998</c:v>
                </c:pt>
                <c:pt idx="5590">
                  <c:v>470.72399999999999</c:v>
                </c:pt>
                <c:pt idx="5591">
                  <c:v>471.18900000000002</c:v>
                </c:pt>
                <c:pt idx="5592">
                  <c:v>471.65699999999998</c:v>
                </c:pt>
                <c:pt idx="5593">
                  <c:v>472.12799999999999</c:v>
                </c:pt>
                <c:pt idx="5594">
                  <c:v>472.60300000000001</c:v>
                </c:pt>
                <c:pt idx="5595">
                  <c:v>473.08</c:v>
                </c:pt>
                <c:pt idx="5596">
                  <c:v>473.56099999999998</c:v>
                </c:pt>
                <c:pt idx="5597">
                  <c:v>474.04399999999998</c:v>
                </c:pt>
                <c:pt idx="5598">
                  <c:v>474.53</c:v>
                </c:pt>
                <c:pt idx="5599">
                  <c:v>475.02</c:v>
                </c:pt>
                <c:pt idx="5600">
                  <c:v>475.512</c:v>
                </c:pt>
                <c:pt idx="5601">
                  <c:v>476.00599999999997</c:v>
                </c:pt>
                <c:pt idx="5602">
                  <c:v>476.50400000000002</c:v>
                </c:pt>
                <c:pt idx="5603">
                  <c:v>477.00400000000002</c:v>
                </c:pt>
                <c:pt idx="5604">
                  <c:v>477.50700000000001</c:v>
                </c:pt>
                <c:pt idx="5605">
                  <c:v>478.01299999999998</c:v>
                </c:pt>
                <c:pt idx="5606">
                  <c:v>478.52100000000002</c:v>
                </c:pt>
                <c:pt idx="5607">
                  <c:v>479.03199999999998</c:v>
                </c:pt>
                <c:pt idx="5608">
                  <c:v>479.54500000000002</c:v>
                </c:pt>
                <c:pt idx="5609">
                  <c:v>480.06099999999998</c:v>
                </c:pt>
                <c:pt idx="5610">
                  <c:v>480.57900000000001</c:v>
                </c:pt>
                <c:pt idx="5611">
                  <c:v>481.09899999999999</c:v>
                </c:pt>
                <c:pt idx="5612">
                  <c:v>481.62200000000001</c:v>
                </c:pt>
                <c:pt idx="5613">
                  <c:v>482.14699999999999</c:v>
                </c:pt>
                <c:pt idx="5614">
                  <c:v>482.67399999999998</c:v>
                </c:pt>
                <c:pt idx="5615">
                  <c:v>483.20299999999997</c:v>
                </c:pt>
                <c:pt idx="5616">
                  <c:v>483.73500000000001</c:v>
                </c:pt>
                <c:pt idx="5617">
                  <c:v>484.26799999999997</c:v>
                </c:pt>
                <c:pt idx="5618">
                  <c:v>484.80399999999997</c:v>
                </c:pt>
                <c:pt idx="5619">
                  <c:v>485.34100000000001</c:v>
                </c:pt>
                <c:pt idx="5620">
                  <c:v>485.88</c:v>
                </c:pt>
                <c:pt idx="5621">
                  <c:v>486.42200000000003</c:v>
                </c:pt>
                <c:pt idx="5622">
                  <c:v>486.96499999999997</c:v>
                </c:pt>
                <c:pt idx="5623">
                  <c:v>487.51</c:v>
                </c:pt>
                <c:pt idx="5624">
                  <c:v>488.05599999999998</c:v>
                </c:pt>
                <c:pt idx="5625">
                  <c:v>488.60399999999998</c:v>
                </c:pt>
                <c:pt idx="5626">
                  <c:v>489.154</c:v>
                </c:pt>
                <c:pt idx="5627">
                  <c:v>489.70600000000002</c:v>
                </c:pt>
                <c:pt idx="5628">
                  <c:v>490.25900000000001</c:v>
                </c:pt>
                <c:pt idx="5629">
                  <c:v>490.81299999999999</c:v>
                </c:pt>
                <c:pt idx="5630">
                  <c:v>491.36799999999999</c:v>
                </c:pt>
                <c:pt idx="5631">
                  <c:v>491.92500000000001</c:v>
                </c:pt>
                <c:pt idx="5632">
                  <c:v>492.483</c:v>
                </c:pt>
                <c:pt idx="5633">
                  <c:v>493.04300000000001</c:v>
                </c:pt>
                <c:pt idx="5634">
                  <c:v>493.60300000000001</c:v>
                </c:pt>
                <c:pt idx="5635">
                  <c:v>494.16500000000002</c:v>
                </c:pt>
                <c:pt idx="5636">
                  <c:v>494.72800000000001</c:v>
                </c:pt>
                <c:pt idx="5637">
                  <c:v>495.291</c:v>
                </c:pt>
                <c:pt idx="5638">
                  <c:v>495.85599999999999</c:v>
                </c:pt>
                <c:pt idx="5639">
                  <c:v>496.42200000000003</c:v>
                </c:pt>
                <c:pt idx="5640">
                  <c:v>496.98899999999998</c:v>
                </c:pt>
                <c:pt idx="5641">
                  <c:v>497.55599999999998</c:v>
                </c:pt>
                <c:pt idx="5642">
                  <c:v>498.125</c:v>
                </c:pt>
                <c:pt idx="5643">
                  <c:v>498.69400000000002</c:v>
                </c:pt>
                <c:pt idx="5644">
                  <c:v>499.26400000000001</c:v>
                </c:pt>
                <c:pt idx="5645">
                  <c:v>499.83499999999998</c:v>
                </c:pt>
                <c:pt idx="5646">
                  <c:v>500.40600000000001</c:v>
                </c:pt>
                <c:pt idx="5647">
                  <c:v>500.97800000000001</c:v>
                </c:pt>
                <c:pt idx="5648">
                  <c:v>501.55099999999999</c:v>
                </c:pt>
                <c:pt idx="5649">
                  <c:v>502.12400000000002</c:v>
                </c:pt>
                <c:pt idx="5650">
                  <c:v>502.69799999999998</c:v>
                </c:pt>
                <c:pt idx="5651">
                  <c:v>503.27199999999999</c:v>
                </c:pt>
                <c:pt idx="5652">
                  <c:v>503.846</c:v>
                </c:pt>
                <c:pt idx="5653">
                  <c:v>504.42099999999999</c:v>
                </c:pt>
                <c:pt idx="5654">
                  <c:v>504.99700000000001</c:v>
                </c:pt>
                <c:pt idx="5655">
                  <c:v>505.572</c:v>
                </c:pt>
                <c:pt idx="5656">
                  <c:v>506.14800000000002</c:v>
                </c:pt>
                <c:pt idx="5657">
                  <c:v>506.72399999999999</c:v>
                </c:pt>
                <c:pt idx="5658">
                  <c:v>507.30099999999999</c:v>
                </c:pt>
                <c:pt idx="5659">
                  <c:v>507.87799999999999</c:v>
                </c:pt>
                <c:pt idx="5660">
                  <c:v>508.45400000000001</c:v>
                </c:pt>
                <c:pt idx="5661">
                  <c:v>509.03100000000001</c:v>
                </c:pt>
                <c:pt idx="5662">
                  <c:v>509.608</c:v>
                </c:pt>
                <c:pt idx="5663">
                  <c:v>510.185</c:v>
                </c:pt>
                <c:pt idx="5664">
                  <c:v>510.762</c:v>
                </c:pt>
                <c:pt idx="5665">
                  <c:v>511.339</c:v>
                </c:pt>
                <c:pt idx="5666">
                  <c:v>511.91500000000002</c:v>
                </c:pt>
                <c:pt idx="5667">
                  <c:v>512.49199999999996</c:v>
                </c:pt>
                <c:pt idx="5668">
                  <c:v>513.06899999999996</c:v>
                </c:pt>
                <c:pt idx="5669">
                  <c:v>513.64499999999998</c:v>
                </c:pt>
                <c:pt idx="5670">
                  <c:v>514.221</c:v>
                </c:pt>
                <c:pt idx="5671">
                  <c:v>514.79700000000003</c:v>
                </c:pt>
                <c:pt idx="5672">
                  <c:v>515.37300000000005</c:v>
                </c:pt>
                <c:pt idx="5673">
                  <c:v>515.94799999999998</c:v>
                </c:pt>
                <c:pt idx="5674">
                  <c:v>516.52300000000002</c:v>
                </c:pt>
                <c:pt idx="5675">
                  <c:v>517.09799999999996</c:v>
                </c:pt>
                <c:pt idx="5676">
                  <c:v>517.67200000000003</c:v>
                </c:pt>
                <c:pt idx="5677">
                  <c:v>518.24599999999998</c:v>
                </c:pt>
                <c:pt idx="5678">
                  <c:v>518.81899999999996</c:v>
                </c:pt>
                <c:pt idx="5679">
                  <c:v>519.39200000000005</c:v>
                </c:pt>
                <c:pt idx="5680">
                  <c:v>519.96400000000006</c:v>
                </c:pt>
                <c:pt idx="5681">
                  <c:v>520.53499999999997</c:v>
                </c:pt>
                <c:pt idx="5682">
                  <c:v>521.10599999999999</c:v>
                </c:pt>
                <c:pt idx="5683">
                  <c:v>521.67700000000002</c:v>
                </c:pt>
                <c:pt idx="5684">
                  <c:v>522.24599999999998</c:v>
                </c:pt>
                <c:pt idx="5685">
                  <c:v>522.81500000000005</c:v>
                </c:pt>
                <c:pt idx="5686">
                  <c:v>523.38300000000004</c:v>
                </c:pt>
                <c:pt idx="5687">
                  <c:v>523.95100000000002</c:v>
                </c:pt>
                <c:pt idx="5688">
                  <c:v>524.51800000000003</c:v>
                </c:pt>
                <c:pt idx="5689">
                  <c:v>525.08399999999995</c:v>
                </c:pt>
                <c:pt idx="5690">
                  <c:v>525.649</c:v>
                </c:pt>
                <c:pt idx="5691">
                  <c:v>526.21299999999997</c:v>
                </c:pt>
                <c:pt idx="5692">
                  <c:v>526.77700000000004</c:v>
                </c:pt>
                <c:pt idx="5693">
                  <c:v>527.33900000000006</c:v>
                </c:pt>
                <c:pt idx="5694">
                  <c:v>527.90099999999995</c:v>
                </c:pt>
                <c:pt idx="5695">
                  <c:v>528.46100000000001</c:v>
                </c:pt>
                <c:pt idx="5696">
                  <c:v>529.02099999999996</c:v>
                </c:pt>
                <c:pt idx="5697">
                  <c:v>529.58000000000004</c:v>
                </c:pt>
                <c:pt idx="5698">
                  <c:v>530.13800000000003</c:v>
                </c:pt>
                <c:pt idx="5699">
                  <c:v>530.69500000000005</c:v>
                </c:pt>
                <c:pt idx="5700">
                  <c:v>531.25</c:v>
                </c:pt>
                <c:pt idx="5701">
                  <c:v>531.80499999999995</c:v>
                </c:pt>
                <c:pt idx="5702">
                  <c:v>532.35900000000004</c:v>
                </c:pt>
                <c:pt idx="5703">
                  <c:v>532.91099999999994</c:v>
                </c:pt>
                <c:pt idx="5704">
                  <c:v>533.46299999999997</c:v>
                </c:pt>
                <c:pt idx="5705">
                  <c:v>534.01300000000003</c:v>
                </c:pt>
                <c:pt idx="5706">
                  <c:v>534.56299999999999</c:v>
                </c:pt>
                <c:pt idx="5707">
                  <c:v>535.11099999999999</c:v>
                </c:pt>
                <c:pt idx="5708">
                  <c:v>535.65700000000004</c:v>
                </c:pt>
                <c:pt idx="5709">
                  <c:v>536.20299999999997</c:v>
                </c:pt>
                <c:pt idx="5710">
                  <c:v>536.74699999999996</c:v>
                </c:pt>
                <c:pt idx="5711">
                  <c:v>537.29100000000005</c:v>
                </c:pt>
                <c:pt idx="5712">
                  <c:v>537.83299999999997</c:v>
                </c:pt>
                <c:pt idx="5713">
                  <c:v>538.37300000000005</c:v>
                </c:pt>
                <c:pt idx="5714">
                  <c:v>538.91300000000001</c:v>
                </c:pt>
                <c:pt idx="5715">
                  <c:v>539.45100000000002</c:v>
                </c:pt>
                <c:pt idx="5716">
                  <c:v>539.98800000000006</c:v>
                </c:pt>
                <c:pt idx="5717">
                  <c:v>540.52300000000002</c:v>
                </c:pt>
                <c:pt idx="5718">
                  <c:v>541.05700000000002</c:v>
                </c:pt>
                <c:pt idx="5719">
                  <c:v>541.59</c:v>
                </c:pt>
                <c:pt idx="5720">
                  <c:v>542.12199999999996</c:v>
                </c:pt>
                <c:pt idx="5721">
                  <c:v>542.65200000000004</c:v>
                </c:pt>
                <c:pt idx="5722">
                  <c:v>543.17999999999995</c:v>
                </c:pt>
                <c:pt idx="5723">
                  <c:v>543.70799999999997</c:v>
                </c:pt>
                <c:pt idx="5724">
                  <c:v>544.23400000000004</c:v>
                </c:pt>
                <c:pt idx="5725">
                  <c:v>544.75800000000004</c:v>
                </c:pt>
                <c:pt idx="5726">
                  <c:v>545.28099999999995</c:v>
                </c:pt>
                <c:pt idx="5727">
                  <c:v>545.803</c:v>
                </c:pt>
                <c:pt idx="5728">
                  <c:v>546.32299999999998</c:v>
                </c:pt>
                <c:pt idx="5729">
                  <c:v>546.84100000000001</c:v>
                </c:pt>
                <c:pt idx="5730">
                  <c:v>547.35799999999995</c:v>
                </c:pt>
                <c:pt idx="5731">
                  <c:v>547.87400000000002</c:v>
                </c:pt>
                <c:pt idx="5732">
                  <c:v>548.38800000000003</c:v>
                </c:pt>
                <c:pt idx="5733">
                  <c:v>548.90099999999995</c:v>
                </c:pt>
                <c:pt idx="5734">
                  <c:v>549.41200000000003</c:v>
                </c:pt>
                <c:pt idx="5735">
                  <c:v>549.92100000000005</c:v>
                </c:pt>
                <c:pt idx="5736">
                  <c:v>550.42899999999997</c:v>
                </c:pt>
                <c:pt idx="5737">
                  <c:v>550.93499999999995</c:v>
                </c:pt>
                <c:pt idx="5738">
                  <c:v>551.44000000000005</c:v>
                </c:pt>
                <c:pt idx="5739">
                  <c:v>551.94299999999998</c:v>
                </c:pt>
                <c:pt idx="5740">
                  <c:v>552.44500000000005</c:v>
                </c:pt>
                <c:pt idx="5741">
                  <c:v>552.94500000000005</c:v>
                </c:pt>
                <c:pt idx="5742">
                  <c:v>553.44299999999998</c:v>
                </c:pt>
                <c:pt idx="5743">
                  <c:v>553.94000000000005</c:v>
                </c:pt>
                <c:pt idx="5744">
                  <c:v>554.43499999999995</c:v>
                </c:pt>
                <c:pt idx="5745">
                  <c:v>554.92899999999997</c:v>
                </c:pt>
                <c:pt idx="5746">
                  <c:v>555.42100000000005</c:v>
                </c:pt>
                <c:pt idx="5747">
                  <c:v>555.91099999999994</c:v>
                </c:pt>
                <c:pt idx="5748">
                  <c:v>556.4</c:v>
                </c:pt>
                <c:pt idx="5749">
                  <c:v>556.88599999999997</c:v>
                </c:pt>
                <c:pt idx="5750">
                  <c:v>557.37199999999996</c:v>
                </c:pt>
                <c:pt idx="5751">
                  <c:v>557.85500000000002</c:v>
                </c:pt>
                <c:pt idx="5752">
                  <c:v>558.33699999999999</c:v>
                </c:pt>
                <c:pt idx="5753">
                  <c:v>558.81700000000001</c:v>
                </c:pt>
                <c:pt idx="5754">
                  <c:v>559.29600000000005</c:v>
                </c:pt>
                <c:pt idx="5755">
                  <c:v>559.77300000000002</c:v>
                </c:pt>
                <c:pt idx="5756">
                  <c:v>560.24800000000005</c:v>
                </c:pt>
                <c:pt idx="5757">
                  <c:v>560.721</c:v>
                </c:pt>
                <c:pt idx="5758">
                  <c:v>561.19299999999998</c:v>
                </c:pt>
                <c:pt idx="5759">
                  <c:v>561.66300000000001</c:v>
                </c:pt>
                <c:pt idx="5760">
                  <c:v>562.13099999999997</c:v>
                </c:pt>
                <c:pt idx="5761">
                  <c:v>562.59799999999996</c:v>
                </c:pt>
                <c:pt idx="5762">
                  <c:v>563.06299999999999</c:v>
                </c:pt>
                <c:pt idx="5763">
                  <c:v>563.52599999999995</c:v>
                </c:pt>
                <c:pt idx="5764">
                  <c:v>563.98699999999997</c:v>
                </c:pt>
                <c:pt idx="5765">
                  <c:v>564.447</c:v>
                </c:pt>
                <c:pt idx="5766">
                  <c:v>564.90499999999997</c:v>
                </c:pt>
                <c:pt idx="5767">
                  <c:v>565.36099999999999</c:v>
                </c:pt>
                <c:pt idx="5768">
                  <c:v>565.81600000000003</c:v>
                </c:pt>
                <c:pt idx="5769">
                  <c:v>566.26800000000003</c:v>
                </c:pt>
                <c:pt idx="5770">
                  <c:v>566.71900000000005</c:v>
                </c:pt>
                <c:pt idx="5771">
                  <c:v>567.16899999999998</c:v>
                </c:pt>
                <c:pt idx="5772">
                  <c:v>567.61599999999999</c:v>
                </c:pt>
                <c:pt idx="5773">
                  <c:v>568.06200000000001</c:v>
                </c:pt>
                <c:pt idx="5774">
                  <c:v>568.50599999999997</c:v>
                </c:pt>
                <c:pt idx="5775">
                  <c:v>568.94799999999998</c:v>
                </c:pt>
                <c:pt idx="5776">
                  <c:v>569.38900000000001</c:v>
                </c:pt>
                <c:pt idx="5777">
                  <c:v>569.827</c:v>
                </c:pt>
                <c:pt idx="5778">
                  <c:v>570.26400000000001</c:v>
                </c:pt>
                <c:pt idx="5779">
                  <c:v>570.70000000000005</c:v>
                </c:pt>
                <c:pt idx="5780">
                  <c:v>571.13300000000004</c:v>
                </c:pt>
                <c:pt idx="5781">
                  <c:v>571.56500000000005</c:v>
                </c:pt>
                <c:pt idx="5782">
                  <c:v>571.995</c:v>
                </c:pt>
                <c:pt idx="5783">
                  <c:v>572.423</c:v>
                </c:pt>
                <c:pt idx="5784">
                  <c:v>572.84900000000005</c:v>
                </c:pt>
                <c:pt idx="5785">
                  <c:v>573.274</c:v>
                </c:pt>
                <c:pt idx="5786">
                  <c:v>573.697</c:v>
                </c:pt>
                <c:pt idx="5787">
                  <c:v>574.11800000000005</c:v>
                </c:pt>
                <c:pt idx="5788">
                  <c:v>574.53700000000003</c:v>
                </c:pt>
                <c:pt idx="5789">
                  <c:v>574.95500000000004</c:v>
                </c:pt>
                <c:pt idx="5790">
                  <c:v>575.37</c:v>
                </c:pt>
                <c:pt idx="5791">
                  <c:v>575.66099999999994</c:v>
                </c:pt>
                <c:pt idx="5792">
                  <c:v>575.66099999999994</c:v>
                </c:pt>
                <c:pt idx="5793">
                  <c:v>603.11599999999999</c:v>
                </c:pt>
                <c:pt idx="5794">
                  <c:v>620.31100000000004</c:v>
                </c:pt>
                <c:pt idx="5795">
                  <c:v>630.09900000000005</c:v>
                </c:pt>
                <c:pt idx="5796">
                  <c:v>634.83000000000004</c:v>
                </c:pt>
                <c:pt idx="5797">
                  <c:v>636.10599999999999</c:v>
                </c:pt>
                <c:pt idx="5798">
                  <c:v>635.02700000000004</c:v>
                </c:pt>
                <c:pt idx="5799">
                  <c:v>632.35699999999997</c:v>
                </c:pt>
                <c:pt idx="5800">
                  <c:v>628.62400000000002</c:v>
                </c:pt>
                <c:pt idx="5801">
                  <c:v>624.19899999999996</c:v>
                </c:pt>
                <c:pt idx="5802">
                  <c:v>619.34</c:v>
                </c:pt>
                <c:pt idx="5803">
                  <c:v>614.22900000000004</c:v>
                </c:pt>
                <c:pt idx="5804">
                  <c:v>608.99400000000003</c:v>
                </c:pt>
                <c:pt idx="5805">
                  <c:v>603.72299999999996</c:v>
                </c:pt>
                <c:pt idx="5806">
                  <c:v>598.47900000000004</c:v>
                </c:pt>
                <c:pt idx="5807">
                  <c:v>593.30399999999997</c:v>
                </c:pt>
                <c:pt idx="5808">
                  <c:v>588.22799999999995</c:v>
                </c:pt>
                <c:pt idx="5809">
                  <c:v>583.27</c:v>
                </c:pt>
                <c:pt idx="5810">
                  <c:v>578.44200000000001</c:v>
                </c:pt>
                <c:pt idx="5811">
                  <c:v>573.75099999999998</c:v>
                </c:pt>
                <c:pt idx="5812">
                  <c:v>569.20100000000002</c:v>
                </c:pt>
                <c:pt idx="5813">
                  <c:v>564.79300000000001</c:v>
                </c:pt>
                <c:pt idx="5814">
                  <c:v>560.52700000000004</c:v>
                </c:pt>
                <c:pt idx="5815">
                  <c:v>556.4</c:v>
                </c:pt>
                <c:pt idx="5816">
                  <c:v>552.41</c:v>
                </c:pt>
                <c:pt idx="5817">
                  <c:v>548.553</c:v>
                </c:pt>
                <c:pt idx="5818">
                  <c:v>544.82600000000002</c:v>
                </c:pt>
                <c:pt idx="5819">
                  <c:v>541.22400000000005</c:v>
                </c:pt>
                <c:pt idx="5820">
                  <c:v>537.74400000000003</c:v>
                </c:pt>
                <c:pt idx="5821">
                  <c:v>534.38</c:v>
                </c:pt>
                <c:pt idx="5822">
                  <c:v>531.13099999999997</c:v>
                </c:pt>
                <c:pt idx="5823">
                  <c:v>527.99</c:v>
                </c:pt>
                <c:pt idx="5824">
                  <c:v>524.95500000000004</c:v>
                </c:pt>
                <c:pt idx="5825">
                  <c:v>522.02099999999996</c:v>
                </c:pt>
                <c:pt idx="5826">
                  <c:v>519.18499999999995</c:v>
                </c:pt>
                <c:pt idx="5827">
                  <c:v>516.44399999999996</c:v>
                </c:pt>
                <c:pt idx="5828">
                  <c:v>513.79300000000001</c:v>
                </c:pt>
                <c:pt idx="5829">
                  <c:v>511.22899999999998</c:v>
                </c:pt>
                <c:pt idx="5830">
                  <c:v>508.75</c:v>
                </c:pt>
                <c:pt idx="5831">
                  <c:v>506.351</c:v>
                </c:pt>
                <c:pt idx="5832">
                  <c:v>504.03</c:v>
                </c:pt>
                <c:pt idx="5833">
                  <c:v>501.78399999999999</c:v>
                </c:pt>
                <c:pt idx="5834">
                  <c:v>499.61</c:v>
                </c:pt>
                <c:pt idx="5835">
                  <c:v>497.50599999999997</c:v>
                </c:pt>
                <c:pt idx="5836">
                  <c:v>495.46899999999999</c:v>
                </c:pt>
                <c:pt idx="5837">
                  <c:v>493.49599999999998</c:v>
                </c:pt>
                <c:pt idx="5838">
                  <c:v>491.58600000000001</c:v>
                </c:pt>
                <c:pt idx="5839">
                  <c:v>489.73500000000001</c:v>
                </c:pt>
                <c:pt idx="5840">
                  <c:v>487.94200000000001</c:v>
                </c:pt>
                <c:pt idx="5841">
                  <c:v>486.20400000000001</c:v>
                </c:pt>
                <c:pt idx="5842">
                  <c:v>484.52</c:v>
                </c:pt>
                <c:pt idx="5843">
                  <c:v>482.887</c:v>
                </c:pt>
                <c:pt idx="5844">
                  <c:v>481.30399999999997</c:v>
                </c:pt>
                <c:pt idx="5845">
                  <c:v>479.76900000000001</c:v>
                </c:pt>
                <c:pt idx="5846">
                  <c:v>478.28</c:v>
                </c:pt>
                <c:pt idx="5847">
                  <c:v>476.83600000000001</c:v>
                </c:pt>
                <c:pt idx="5848">
                  <c:v>475.43400000000003</c:v>
                </c:pt>
                <c:pt idx="5849">
                  <c:v>474.07400000000001</c:v>
                </c:pt>
                <c:pt idx="5850">
                  <c:v>472.75200000000001</c:v>
                </c:pt>
                <c:pt idx="5851">
                  <c:v>471.46899999999999</c:v>
                </c:pt>
                <c:pt idx="5852">
                  <c:v>470.22300000000001</c:v>
                </c:pt>
                <c:pt idx="5853">
                  <c:v>469.01299999999998</c:v>
                </c:pt>
                <c:pt idx="5854">
                  <c:v>467.83699999999999</c:v>
                </c:pt>
                <c:pt idx="5855">
                  <c:v>466.69499999999999</c:v>
                </c:pt>
                <c:pt idx="5856">
                  <c:v>465.58199999999999</c:v>
                </c:pt>
                <c:pt idx="5857">
                  <c:v>464.50099999999998</c:v>
                </c:pt>
                <c:pt idx="5858">
                  <c:v>463.45</c:v>
                </c:pt>
                <c:pt idx="5859">
                  <c:v>462.428</c:v>
                </c:pt>
                <c:pt idx="5860">
                  <c:v>461.43400000000003</c:v>
                </c:pt>
                <c:pt idx="5861">
                  <c:v>460.46699999999998</c:v>
                </c:pt>
                <c:pt idx="5862">
                  <c:v>459.52600000000001</c:v>
                </c:pt>
                <c:pt idx="5863">
                  <c:v>459.34500000000003</c:v>
                </c:pt>
                <c:pt idx="5864">
                  <c:v>459.34500000000003</c:v>
                </c:pt>
                <c:pt idx="5865">
                  <c:v>459.33600000000001</c:v>
                </c:pt>
                <c:pt idx="5866">
                  <c:v>459.327</c:v>
                </c:pt>
                <c:pt idx="5867">
                  <c:v>459.31700000000001</c:v>
                </c:pt>
                <c:pt idx="5868">
                  <c:v>459.30799999999999</c:v>
                </c:pt>
                <c:pt idx="5869">
                  <c:v>459.29899999999998</c:v>
                </c:pt>
                <c:pt idx="5870">
                  <c:v>459.28899999999999</c:v>
                </c:pt>
                <c:pt idx="5871">
                  <c:v>459.28</c:v>
                </c:pt>
                <c:pt idx="5872">
                  <c:v>459.27100000000002</c:v>
                </c:pt>
                <c:pt idx="5873">
                  <c:v>459.26100000000002</c:v>
                </c:pt>
                <c:pt idx="5874">
                  <c:v>459.25200000000001</c:v>
                </c:pt>
                <c:pt idx="5875">
                  <c:v>459.24299999999999</c:v>
                </c:pt>
                <c:pt idx="5876">
                  <c:v>459.233</c:v>
                </c:pt>
                <c:pt idx="5877">
                  <c:v>459.22399999999999</c:v>
                </c:pt>
                <c:pt idx="5878">
                  <c:v>459.21499999999997</c:v>
                </c:pt>
                <c:pt idx="5879">
                  <c:v>459.20499999999998</c:v>
                </c:pt>
                <c:pt idx="5880">
                  <c:v>459.19600000000003</c:v>
                </c:pt>
                <c:pt idx="5881">
                  <c:v>459.18700000000001</c:v>
                </c:pt>
                <c:pt idx="5882">
                  <c:v>459.17700000000002</c:v>
                </c:pt>
                <c:pt idx="5883">
                  <c:v>459.16800000000001</c:v>
                </c:pt>
                <c:pt idx="5884">
                  <c:v>459.15899999999999</c:v>
                </c:pt>
                <c:pt idx="5885">
                  <c:v>459.15</c:v>
                </c:pt>
                <c:pt idx="5886">
                  <c:v>459.14</c:v>
                </c:pt>
                <c:pt idx="5887">
                  <c:v>459.13099999999997</c:v>
                </c:pt>
                <c:pt idx="5888">
                  <c:v>459.12200000000001</c:v>
                </c:pt>
                <c:pt idx="5889">
                  <c:v>459.11200000000002</c:v>
                </c:pt>
                <c:pt idx="5890">
                  <c:v>459.10300000000001</c:v>
                </c:pt>
                <c:pt idx="5891">
                  <c:v>459.09399999999999</c:v>
                </c:pt>
                <c:pt idx="5892">
                  <c:v>459.08499999999998</c:v>
                </c:pt>
                <c:pt idx="5893">
                  <c:v>459.07499999999999</c:v>
                </c:pt>
                <c:pt idx="5894">
                  <c:v>459.06599999999997</c:v>
                </c:pt>
                <c:pt idx="5895">
                  <c:v>459.05700000000002</c:v>
                </c:pt>
                <c:pt idx="5896">
                  <c:v>459.048</c:v>
                </c:pt>
                <c:pt idx="5897">
                  <c:v>459.03800000000001</c:v>
                </c:pt>
                <c:pt idx="5898">
                  <c:v>459.029</c:v>
                </c:pt>
                <c:pt idx="5899">
                  <c:v>459.02</c:v>
                </c:pt>
                <c:pt idx="5900">
                  <c:v>459.01</c:v>
                </c:pt>
                <c:pt idx="5901">
                  <c:v>459.00099999999998</c:v>
                </c:pt>
                <c:pt idx="5902">
                  <c:v>458.99200000000002</c:v>
                </c:pt>
                <c:pt idx="5903">
                  <c:v>458.983</c:v>
                </c:pt>
                <c:pt idx="5904">
                  <c:v>458.97399999999999</c:v>
                </c:pt>
                <c:pt idx="5905">
                  <c:v>458.964</c:v>
                </c:pt>
                <c:pt idx="5906">
                  <c:v>458.95499999999998</c:v>
                </c:pt>
                <c:pt idx="5907">
                  <c:v>458.94600000000003</c:v>
                </c:pt>
                <c:pt idx="5908">
                  <c:v>458.93700000000001</c:v>
                </c:pt>
                <c:pt idx="5909">
                  <c:v>458.92700000000002</c:v>
                </c:pt>
                <c:pt idx="5910">
                  <c:v>458.91800000000001</c:v>
                </c:pt>
                <c:pt idx="5911">
                  <c:v>458.90899999999999</c:v>
                </c:pt>
                <c:pt idx="5912">
                  <c:v>458.9</c:v>
                </c:pt>
                <c:pt idx="5913">
                  <c:v>458.89</c:v>
                </c:pt>
                <c:pt idx="5914">
                  <c:v>458.88099999999997</c:v>
                </c:pt>
                <c:pt idx="5915">
                  <c:v>458.87200000000001</c:v>
                </c:pt>
                <c:pt idx="5916">
                  <c:v>458.863</c:v>
                </c:pt>
                <c:pt idx="5917">
                  <c:v>458.85399999999998</c:v>
                </c:pt>
                <c:pt idx="5918">
                  <c:v>458.84399999999999</c:v>
                </c:pt>
                <c:pt idx="5919">
                  <c:v>458.83499999999998</c:v>
                </c:pt>
                <c:pt idx="5920">
                  <c:v>458.82600000000002</c:v>
                </c:pt>
                <c:pt idx="5921">
                  <c:v>458.81700000000001</c:v>
                </c:pt>
                <c:pt idx="5922">
                  <c:v>458.80799999999999</c:v>
                </c:pt>
                <c:pt idx="5923">
                  <c:v>458.798</c:v>
                </c:pt>
                <c:pt idx="5924">
                  <c:v>458.78899999999999</c:v>
                </c:pt>
                <c:pt idx="5925">
                  <c:v>458.78</c:v>
                </c:pt>
                <c:pt idx="5926">
                  <c:v>458.77100000000002</c:v>
                </c:pt>
                <c:pt idx="5927">
                  <c:v>458.762</c:v>
                </c:pt>
                <c:pt idx="5928">
                  <c:v>458.75200000000001</c:v>
                </c:pt>
                <c:pt idx="5929">
                  <c:v>458.74299999999999</c:v>
                </c:pt>
                <c:pt idx="5930">
                  <c:v>458.73399999999998</c:v>
                </c:pt>
                <c:pt idx="5931">
                  <c:v>458.72500000000002</c:v>
                </c:pt>
                <c:pt idx="5932">
                  <c:v>458.71600000000001</c:v>
                </c:pt>
                <c:pt idx="5933">
                  <c:v>458.70699999999999</c:v>
                </c:pt>
                <c:pt idx="5934">
                  <c:v>458.697</c:v>
                </c:pt>
                <c:pt idx="5935">
                  <c:v>458.68799999999999</c:v>
                </c:pt>
                <c:pt idx="5936">
                  <c:v>458.67899999999997</c:v>
                </c:pt>
                <c:pt idx="5937">
                  <c:v>458.67</c:v>
                </c:pt>
                <c:pt idx="5938">
                  <c:v>458.661</c:v>
                </c:pt>
                <c:pt idx="5939">
                  <c:v>458.65199999999999</c:v>
                </c:pt>
                <c:pt idx="5940">
                  <c:v>458.642</c:v>
                </c:pt>
                <c:pt idx="5941">
                  <c:v>458.63299999999998</c:v>
                </c:pt>
                <c:pt idx="5942">
                  <c:v>458.62400000000002</c:v>
                </c:pt>
                <c:pt idx="5943">
                  <c:v>458.61500000000001</c:v>
                </c:pt>
                <c:pt idx="5944">
                  <c:v>458.60599999999999</c:v>
                </c:pt>
                <c:pt idx="5945">
                  <c:v>458.59699999999998</c:v>
                </c:pt>
                <c:pt idx="5946">
                  <c:v>458.58800000000002</c:v>
                </c:pt>
                <c:pt idx="5947">
                  <c:v>458.57799999999997</c:v>
                </c:pt>
                <c:pt idx="5948">
                  <c:v>458.56900000000002</c:v>
                </c:pt>
                <c:pt idx="5949">
                  <c:v>458.56</c:v>
                </c:pt>
                <c:pt idx="5950">
                  <c:v>458.55099999999999</c:v>
                </c:pt>
                <c:pt idx="5951">
                  <c:v>458.54199999999997</c:v>
                </c:pt>
                <c:pt idx="5952">
                  <c:v>458.53300000000002</c:v>
                </c:pt>
                <c:pt idx="5953">
                  <c:v>458.524</c:v>
                </c:pt>
                <c:pt idx="5954">
                  <c:v>458.51499999999999</c:v>
                </c:pt>
                <c:pt idx="5955">
                  <c:v>458.505</c:v>
                </c:pt>
                <c:pt idx="5956">
                  <c:v>458.49599999999998</c:v>
                </c:pt>
                <c:pt idx="5957">
                  <c:v>458.48700000000002</c:v>
                </c:pt>
                <c:pt idx="5958">
                  <c:v>458.47800000000001</c:v>
                </c:pt>
                <c:pt idx="5959">
                  <c:v>458.46899999999999</c:v>
                </c:pt>
                <c:pt idx="5960">
                  <c:v>458.46</c:v>
                </c:pt>
                <c:pt idx="5961">
                  <c:v>458.45100000000002</c:v>
                </c:pt>
                <c:pt idx="5962">
                  <c:v>458.44200000000001</c:v>
                </c:pt>
                <c:pt idx="5963">
                  <c:v>458.43299999999999</c:v>
                </c:pt>
                <c:pt idx="5964">
                  <c:v>458.423</c:v>
                </c:pt>
                <c:pt idx="5965">
                  <c:v>458.41399999999999</c:v>
                </c:pt>
                <c:pt idx="5966">
                  <c:v>458.40499999999997</c:v>
                </c:pt>
                <c:pt idx="5967">
                  <c:v>458.39600000000002</c:v>
                </c:pt>
                <c:pt idx="5968">
                  <c:v>458.387</c:v>
                </c:pt>
                <c:pt idx="5969">
                  <c:v>458.37799999999999</c:v>
                </c:pt>
                <c:pt idx="5970">
                  <c:v>458.36900000000003</c:v>
                </c:pt>
                <c:pt idx="5971">
                  <c:v>458.36</c:v>
                </c:pt>
                <c:pt idx="5972">
                  <c:v>458.351</c:v>
                </c:pt>
                <c:pt idx="5973">
                  <c:v>458.34199999999998</c:v>
                </c:pt>
                <c:pt idx="5974">
                  <c:v>458.33300000000003</c:v>
                </c:pt>
                <c:pt idx="5975">
                  <c:v>458.32400000000001</c:v>
                </c:pt>
                <c:pt idx="5976">
                  <c:v>458.315</c:v>
                </c:pt>
                <c:pt idx="5977">
                  <c:v>458.30500000000001</c:v>
                </c:pt>
                <c:pt idx="5978">
                  <c:v>458.29599999999999</c:v>
                </c:pt>
                <c:pt idx="5979">
                  <c:v>458.28699999999998</c:v>
                </c:pt>
                <c:pt idx="5980">
                  <c:v>458.27800000000002</c:v>
                </c:pt>
                <c:pt idx="5981">
                  <c:v>458.26900000000001</c:v>
                </c:pt>
                <c:pt idx="5982">
                  <c:v>458.26</c:v>
                </c:pt>
                <c:pt idx="5983">
                  <c:v>458.25099999999998</c:v>
                </c:pt>
                <c:pt idx="5984">
                  <c:v>458.24200000000002</c:v>
                </c:pt>
                <c:pt idx="5985">
                  <c:v>458.233</c:v>
                </c:pt>
                <c:pt idx="5986">
                  <c:v>458.22399999999999</c:v>
                </c:pt>
                <c:pt idx="5987">
                  <c:v>458.21499999999997</c:v>
                </c:pt>
                <c:pt idx="5988">
                  <c:v>458.20600000000002</c:v>
                </c:pt>
                <c:pt idx="5989">
                  <c:v>458.197</c:v>
                </c:pt>
                <c:pt idx="5990">
                  <c:v>458.18799999999999</c:v>
                </c:pt>
                <c:pt idx="5991">
                  <c:v>458.17899999999997</c:v>
                </c:pt>
                <c:pt idx="5992">
                  <c:v>458.17</c:v>
                </c:pt>
                <c:pt idx="5993">
                  <c:v>458.161</c:v>
                </c:pt>
                <c:pt idx="5994">
                  <c:v>458.15199999999999</c:v>
                </c:pt>
                <c:pt idx="5995">
                  <c:v>458.14299999999997</c:v>
                </c:pt>
                <c:pt idx="5996">
                  <c:v>458.13400000000001</c:v>
                </c:pt>
                <c:pt idx="5997">
                  <c:v>458.125</c:v>
                </c:pt>
                <c:pt idx="5998">
                  <c:v>458.11599999999999</c:v>
                </c:pt>
                <c:pt idx="5999">
                  <c:v>458.10700000000003</c:v>
                </c:pt>
                <c:pt idx="6000">
                  <c:v>458.09800000000001</c:v>
                </c:pt>
                <c:pt idx="6001">
                  <c:v>458.089</c:v>
                </c:pt>
                <c:pt idx="6002">
                  <c:v>458.08</c:v>
                </c:pt>
                <c:pt idx="6003">
                  <c:v>458.07100000000003</c:v>
                </c:pt>
                <c:pt idx="6004">
                  <c:v>458.06200000000001</c:v>
                </c:pt>
                <c:pt idx="6005">
                  <c:v>458.053</c:v>
                </c:pt>
                <c:pt idx="6006">
                  <c:v>458.04399999999998</c:v>
                </c:pt>
                <c:pt idx="6007">
                  <c:v>458.03500000000003</c:v>
                </c:pt>
                <c:pt idx="6008">
                  <c:v>458.02600000000001</c:v>
                </c:pt>
                <c:pt idx="6009">
                  <c:v>458.017</c:v>
                </c:pt>
                <c:pt idx="6010">
                  <c:v>458.00799999999998</c:v>
                </c:pt>
                <c:pt idx="6011">
                  <c:v>457.99900000000002</c:v>
                </c:pt>
                <c:pt idx="6012">
                  <c:v>457.99</c:v>
                </c:pt>
                <c:pt idx="6013">
                  <c:v>457.98099999999999</c:v>
                </c:pt>
                <c:pt idx="6014">
                  <c:v>457.97199999999998</c:v>
                </c:pt>
                <c:pt idx="6015">
                  <c:v>457.96300000000002</c:v>
                </c:pt>
                <c:pt idx="6016">
                  <c:v>457.95400000000001</c:v>
                </c:pt>
                <c:pt idx="6017">
                  <c:v>457.94499999999999</c:v>
                </c:pt>
                <c:pt idx="6018">
                  <c:v>457.93599999999998</c:v>
                </c:pt>
                <c:pt idx="6019">
                  <c:v>457.92700000000002</c:v>
                </c:pt>
                <c:pt idx="6020">
                  <c:v>457.91800000000001</c:v>
                </c:pt>
                <c:pt idx="6021">
                  <c:v>457.90899999999999</c:v>
                </c:pt>
                <c:pt idx="6022">
                  <c:v>457.9</c:v>
                </c:pt>
                <c:pt idx="6023">
                  <c:v>457.89100000000002</c:v>
                </c:pt>
                <c:pt idx="6024">
                  <c:v>457.88200000000001</c:v>
                </c:pt>
                <c:pt idx="6025">
                  <c:v>457.87299999999999</c:v>
                </c:pt>
                <c:pt idx="6026">
                  <c:v>457.86399999999998</c:v>
                </c:pt>
                <c:pt idx="6027">
                  <c:v>457.85599999999999</c:v>
                </c:pt>
                <c:pt idx="6028">
                  <c:v>457.84699999999998</c:v>
                </c:pt>
                <c:pt idx="6029">
                  <c:v>457.83800000000002</c:v>
                </c:pt>
                <c:pt idx="6030">
                  <c:v>457.82900000000001</c:v>
                </c:pt>
                <c:pt idx="6031">
                  <c:v>457.82</c:v>
                </c:pt>
                <c:pt idx="6032">
                  <c:v>457.81099999999998</c:v>
                </c:pt>
                <c:pt idx="6033">
                  <c:v>457.80200000000002</c:v>
                </c:pt>
                <c:pt idx="6034">
                  <c:v>457.79300000000001</c:v>
                </c:pt>
                <c:pt idx="6035">
                  <c:v>457.78399999999999</c:v>
                </c:pt>
                <c:pt idx="6036">
                  <c:v>457.77499999999998</c:v>
                </c:pt>
                <c:pt idx="6037">
                  <c:v>457.76600000000002</c:v>
                </c:pt>
                <c:pt idx="6038">
                  <c:v>457.75700000000001</c:v>
                </c:pt>
                <c:pt idx="6039">
                  <c:v>457.74799999999999</c:v>
                </c:pt>
                <c:pt idx="6040">
                  <c:v>457.74</c:v>
                </c:pt>
                <c:pt idx="6041">
                  <c:v>457.73099999999999</c:v>
                </c:pt>
                <c:pt idx="6042">
                  <c:v>457.72199999999998</c:v>
                </c:pt>
                <c:pt idx="6043">
                  <c:v>457.71300000000002</c:v>
                </c:pt>
                <c:pt idx="6044">
                  <c:v>457.70400000000001</c:v>
                </c:pt>
                <c:pt idx="6045">
                  <c:v>457.69499999999999</c:v>
                </c:pt>
                <c:pt idx="6046">
                  <c:v>457.68599999999998</c:v>
                </c:pt>
                <c:pt idx="6047">
                  <c:v>457.67700000000002</c:v>
                </c:pt>
                <c:pt idx="6048">
                  <c:v>457.66800000000001</c:v>
                </c:pt>
                <c:pt idx="6049">
                  <c:v>457.66</c:v>
                </c:pt>
                <c:pt idx="6050">
                  <c:v>457.65100000000001</c:v>
                </c:pt>
                <c:pt idx="6051">
                  <c:v>457.642</c:v>
                </c:pt>
                <c:pt idx="6052">
                  <c:v>457.63299999999998</c:v>
                </c:pt>
                <c:pt idx="6053">
                  <c:v>457.62400000000002</c:v>
                </c:pt>
                <c:pt idx="6054">
                  <c:v>457.61500000000001</c:v>
                </c:pt>
                <c:pt idx="6055">
                  <c:v>457.60599999999999</c:v>
                </c:pt>
                <c:pt idx="6056">
                  <c:v>457.59699999999998</c:v>
                </c:pt>
                <c:pt idx="6057">
                  <c:v>457.589</c:v>
                </c:pt>
                <c:pt idx="6058">
                  <c:v>457.58</c:v>
                </c:pt>
                <c:pt idx="6059">
                  <c:v>457.57100000000003</c:v>
                </c:pt>
                <c:pt idx="6060">
                  <c:v>457.56200000000001</c:v>
                </c:pt>
                <c:pt idx="6061">
                  <c:v>457.553</c:v>
                </c:pt>
                <c:pt idx="6062">
                  <c:v>457.54399999999998</c:v>
                </c:pt>
                <c:pt idx="6063">
                  <c:v>457.53500000000003</c:v>
                </c:pt>
                <c:pt idx="6064">
                  <c:v>457.52699999999999</c:v>
                </c:pt>
                <c:pt idx="6065">
                  <c:v>457.51799999999997</c:v>
                </c:pt>
                <c:pt idx="6066">
                  <c:v>457.50900000000001</c:v>
                </c:pt>
                <c:pt idx="6067">
                  <c:v>457.5</c:v>
                </c:pt>
                <c:pt idx="6068">
                  <c:v>457.49099999999999</c:v>
                </c:pt>
                <c:pt idx="6069">
                  <c:v>457.48200000000003</c:v>
                </c:pt>
                <c:pt idx="6070">
                  <c:v>457.47300000000001</c:v>
                </c:pt>
                <c:pt idx="6071">
                  <c:v>457.46499999999997</c:v>
                </c:pt>
                <c:pt idx="6072">
                  <c:v>457.45600000000002</c:v>
                </c:pt>
                <c:pt idx="6073">
                  <c:v>457.447</c:v>
                </c:pt>
                <c:pt idx="6074">
                  <c:v>457.43799999999999</c:v>
                </c:pt>
                <c:pt idx="6075">
                  <c:v>457.42899999999997</c:v>
                </c:pt>
                <c:pt idx="6076">
                  <c:v>457.42099999999999</c:v>
                </c:pt>
                <c:pt idx="6077">
                  <c:v>457.41199999999998</c:v>
                </c:pt>
                <c:pt idx="6078">
                  <c:v>457.40300000000002</c:v>
                </c:pt>
                <c:pt idx="6079">
                  <c:v>457.39400000000001</c:v>
                </c:pt>
                <c:pt idx="6080">
                  <c:v>457.38499999999999</c:v>
                </c:pt>
                <c:pt idx="6081">
                  <c:v>457.37599999999998</c:v>
                </c:pt>
                <c:pt idx="6082">
                  <c:v>457.36799999999999</c:v>
                </c:pt>
                <c:pt idx="6083">
                  <c:v>457.35899999999998</c:v>
                </c:pt>
                <c:pt idx="6084">
                  <c:v>457.35</c:v>
                </c:pt>
                <c:pt idx="6085">
                  <c:v>457.34100000000001</c:v>
                </c:pt>
                <c:pt idx="6086">
                  <c:v>457.33199999999999</c:v>
                </c:pt>
                <c:pt idx="6087">
                  <c:v>457.32400000000001</c:v>
                </c:pt>
                <c:pt idx="6088">
                  <c:v>457.315</c:v>
                </c:pt>
                <c:pt idx="6089">
                  <c:v>457.30599999999998</c:v>
                </c:pt>
                <c:pt idx="6090">
                  <c:v>457.29700000000003</c:v>
                </c:pt>
                <c:pt idx="6091">
                  <c:v>457.28899999999999</c:v>
                </c:pt>
                <c:pt idx="6092">
                  <c:v>457.28</c:v>
                </c:pt>
                <c:pt idx="6093">
                  <c:v>457.27100000000002</c:v>
                </c:pt>
                <c:pt idx="6094">
                  <c:v>457.262</c:v>
                </c:pt>
                <c:pt idx="6095">
                  <c:v>457.25299999999999</c:v>
                </c:pt>
                <c:pt idx="6096">
                  <c:v>457.245</c:v>
                </c:pt>
                <c:pt idx="6097">
                  <c:v>457.23599999999999</c:v>
                </c:pt>
                <c:pt idx="6098">
                  <c:v>457.22699999999998</c:v>
                </c:pt>
                <c:pt idx="6099">
                  <c:v>457.21800000000002</c:v>
                </c:pt>
                <c:pt idx="6100">
                  <c:v>457.21</c:v>
                </c:pt>
                <c:pt idx="6101">
                  <c:v>457.20100000000002</c:v>
                </c:pt>
                <c:pt idx="6102">
                  <c:v>457.19200000000001</c:v>
                </c:pt>
                <c:pt idx="6103">
                  <c:v>457.18299999999999</c:v>
                </c:pt>
                <c:pt idx="6104">
                  <c:v>457.17500000000001</c:v>
                </c:pt>
                <c:pt idx="6105">
                  <c:v>457.166</c:v>
                </c:pt>
                <c:pt idx="6106">
                  <c:v>457.15699999999998</c:v>
                </c:pt>
                <c:pt idx="6107">
                  <c:v>457.14800000000002</c:v>
                </c:pt>
                <c:pt idx="6108">
                  <c:v>457.14</c:v>
                </c:pt>
                <c:pt idx="6109">
                  <c:v>457.13099999999997</c:v>
                </c:pt>
                <c:pt idx="6110">
                  <c:v>457.12200000000001</c:v>
                </c:pt>
                <c:pt idx="6111">
                  <c:v>457.113</c:v>
                </c:pt>
                <c:pt idx="6112">
                  <c:v>457.10500000000002</c:v>
                </c:pt>
                <c:pt idx="6113">
                  <c:v>457.096</c:v>
                </c:pt>
                <c:pt idx="6114">
                  <c:v>457.08699999999999</c:v>
                </c:pt>
                <c:pt idx="6115">
                  <c:v>457.07900000000001</c:v>
                </c:pt>
                <c:pt idx="6116">
                  <c:v>457.07</c:v>
                </c:pt>
                <c:pt idx="6117">
                  <c:v>457.06099999999998</c:v>
                </c:pt>
                <c:pt idx="6118">
                  <c:v>457.05200000000002</c:v>
                </c:pt>
                <c:pt idx="6119">
                  <c:v>457.04399999999998</c:v>
                </c:pt>
                <c:pt idx="6120">
                  <c:v>457.03500000000003</c:v>
                </c:pt>
                <c:pt idx="6121">
                  <c:v>457.02600000000001</c:v>
                </c:pt>
                <c:pt idx="6122">
                  <c:v>457.01799999999997</c:v>
                </c:pt>
                <c:pt idx="6123">
                  <c:v>457.00900000000001</c:v>
                </c:pt>
                <c:pt idx="6124">
                  <c:v>457</c:v>
                </c:pt>
                <c:pt idx="6125">
                  <c:v>456.99099999999999</c:v>
                </c:pt>
                <c:pt idx="6126">
                  <c:v>456.983</c:v>
                </c:pt>
                <c:pt idx="6127">
                  <c:v>456.97399999999999</c:v>
                </c:pt>
                <c:pt idx="6128">
                  <c:v>456.96499999999997</c:v>
                </c:pt>
                <c:pt idx="6129">
                  <c:v>456.95699999999999</c:v>
                </c:pt>
                <c:pt idx="6130">
                  <c:v>456.94799999999998</c:v>
                </c:pt>
                <c:pt idx="6131">
                  <c:v>456.93900000000002</c:v>
                </c:pt>
                <c:pt idx="6132">
                  <c:v>456.93099999999998</c:v>
                </c:pt>
                <c:pt idx="6133">
                  <c:v>456.92200000000003</c:v>
                </c:pt>
                <c:pt idx="6134">
                  <c:v>456.91300000000001</c:v>
                </c:pt>
                <c:pt idx="6135">
                  <c:v>456.90499999999997</c:v>
                </c:pt>
                <c:pt idx="6136">
                  <c:v>456.89600000000002</c:v>
                </c:pt>
                <c:pt idx="6137">
                  <c:v>456.887</c:v>
                </c:pt>
                <c:pt idx="6138">
                  <c:v>456.87900000000002</c:v>
                </c:pt>
                <c:pt idx="6139">
                  <c:v>456.87</c:v>
                </c:pt>
                <c:pt idx="6140">
                  <c:v>456.86099999999999</c:v>
                </c:pt>
                <c:pt idx="6141">
                  <c:v>456.85300000000001</c:v>
                </c:pt>
                <c:pt idx="6142">
                  <c:v>456.84399999999999</c:v>
                </c:pt>
                <c:pt idx="6143">
                  <c:v>456.83499999999998</c:v>
                </c:pt>
                <c:pt idx="6144">
                  <c:v>456.827</c:v>
                </c:pt>
                <c:pt idx="6145">
                  <c:v>456.81799999999998</c:v>
                </c:pt>
                <c:pt idx="6146">
                  <c:v>456.80900000000003</c:v>
                </c:pt>
                <c:pt idx="6147">
                  <c:v>456.80099999999999</c:v>
                </c:pt>
                <c:pt idx="6148">
                  <c:v>456.79199999999997</c:v>
                </c:pt>
                <c:pt idx="6149">
                  <c:v>456.78300000000002</c:v>
                </c:pt>
                <c:pt idx="6150">
                  <c:v>456.77499999999998</c:v>
                </c:pt>
                <c:pt idx="6151">
                  <c:v>456.76600000000002</c:v>
                </c:pt>
                <c:pt idx="6152">
                  <c:v>456.75799999999998</c:v>
                </c:pt>
                <c:pt idx="6153">
                  <c:v>456.74900000000002</c:v>
                </c:pt>
                <c:pt idx="6154">
                  <c:v>456.74</c:v>
                </c:pt>
                <c:pt idx="6155">
                  <c:v>456.73200000000003</c:v>
                </c:pt>
                <c:pt idx="6156">
                  <c:v>456.72300000000001</c:v>
                </c:pt>
                <c:pt idx="6157">
                  <c:v>456.714</c:v>
                </c:pt>
                <c:pt idx="6158">
                  <c:v>456.70600000000002</c:v>
                </c:pt>
                <c:pt idx="6159">
                  <c:v>456.697</c:v>
                </c:pt>
                <c:pt idx="6160">
                  <c:v>456.68900000000002</c:v>
                </c:pt>
                <c:pt idx="6161">
                  <c:v>456.68</c:v>
                </c:pt>
                <c:pt idx="6162">
                  <c:v>456.67099999999999</c:v>
                </c:pt>
                <c:pt idx="6163">
                  <c:v>456.66300000000001</c:v>
                </c:pt>
                <c:pt idx="6164">
                  <c:v>456.654</c:v>
                </c:pt>
                <c:pt idx="6165">
                  <c:v>456.64600000000002</c:v>
                </c:pt>
                <c:pt idx="6166">
                  <c:v>456.637</c:v>
                </c:pt>
                <c:pt idx="6167">
                  <c:v>456.62799999999999</c:v>
                </c:pt>
                <c:pt idx="6168">
                  <c:v>456.62</c:v>
                </c:pt>
                <c:pt idx="6169">
                  <c:v>456.61099999999999</c:v>
                </c:pt>
                <c:pt idx="6170">
                  <c:v>456.60300000000001</c:v>
                </c:pt>
                <c:pt idx="6171">
                  <c:v>456.59399999999999</c:v>
                </c:pt>
                <c:pt idx="6172">
                  <c:v>456.58499999999998</c:v>
                </c:pt>
                <c:pt idx="6173">
                  <c:v>456.577</c:v>
                </c:pt>
                <c:pt idx="6174">
                  <c:v>456.56799999999998</c:v>
                </c:pt>
                <c:pt idx="6175">
                  <c:v>456.56</c:v>
                </c:pt>
                <c:pt idx="6176">
                  <c:v>456.55099999999999</c:v>
                </c:pt>
                <c:pt idx="6177">
                  <c:v>456.54300000000001</c:v>
                </c:pt>
                <c:pt idx="6178">
                  <c:v>456.53399999999999</c:v>
                </c:pt>
                <c:pt idx="6179">
                  <c:v>456.52600000000001</c:v>
                </c:pt>
                <c:pt idx="6180">
                  <c:v>456.517</c:v>
                </c:pt>
                <c:pt idx="6181">
                  <c:v>456.50799999999998</c:v>
                </c:pt>
                <c:pt idx="6182">
                  <c:v>456.5</c:v>
                </c:pt>
                <c:pt idx="6183">
                  <c:v>456.49099999999999</c:v>
                </c:pt>
                <c:pt idx="6184">
                  <c:v>456.483</c:v>
                </c:pt>
                <c:pt idx="6185">
                  <c:v>456.47399999999999</c:v>
                </c:pt>
                <c:pt idx="6186">
                  <c:v>456.46600000000001</c:v>
                </c:pt>
                <c:pt idx="6187">
                  <c:v>456.45699999999999</c:v>
                </c:pt>
                <c:pt idx="6188">
                  <c:v>456.44900000000001</c:v>
                </c:pt>
                <c:pt idx="6189">
                  <c:v>456.44</c:v>
                </c:pt>
                <c:pt idx="6190">
                  <c:v>456.43200000000002</c:v>
                </c:pt>
                <c:pt idx="6191">
                  <c:v>456.423</c:v>
                </c:pt>
                <c:pt idx="6192">
                  <c:v>456.41500000000002</c:v>
                </c:pt>
                <c:pt idx="6193">
                  <c:v>456.40600000000001</c:v>
                </c:pt>
                <c:pt idx="6194">
                  <c:v>456.39800000000002</c:v>
                </c:pt>
                <c:pt idx="6195">
                  <c:v>456.38900000000001</c:v>
                </c:pt>
                <c:pt idx="6196">
                  <c:v>456.38099999999997</c:v>
                </c:pt>
                <c:pt idx="6197">
                  <c:v>456.37200000000001</c:v>
                </c:pt>
                <c:pt idx="6198">
                  <c:v>456.36399999999998</c:v>
                </c:pt>
                <c:pt idx="6199">
                  <c:v>456.35599999999999</c:v>
                </c:pt>
                <c:pt idx="6200">
                  <c:v>456.34699999999998</c:v>
                </c:pt>
                <c:pt idx="6201">
                  <c:v>456.339</c:v>
                </c:pt>
                <c:pt idx="6202">
                  <c:v>456.33</c:v>
                </c:pt>
                <c:pt idx="6203">
                  <c:v>456.322</c:v>
                </c:pt>
                <c:pt idx="6204">
                  <c:v>456.31299999999999</c:v>
                </c:pt>
                <c:pt idx="6205">
                  <c:v>456.30500000000001</c:v>
                </c:pt>
                <c:pt idx="6206">
                  <c:v>456.29700000000003</c:v>
                </c:pt>
                <c:pt idx="6207">
                  <c:v>456.28800000000001</c:v>
                </c:pt>
                <c:pt idx="6208">
                  <c:v>456.28</c:v>
                </c:pt>
                <c:pt idx="6209">
                  <c:v>456.27199999999999</c:v>
                </c:pt>
                <c:pt idx="6210">
                  <c:v>456.26299999999998</c:v>
                </c:pt>
                <c:pt idx="6211">
                  <c:v>456.255</c:v>
                </c:pt>
                <c:pt idx="6212">
                  <c:v>456.24700000000001</c:v>
                </c:pt>
                <c:pt idx="6213">
                  <c:v>456.238</c:v>
                </c:pt>
                <c:pt idx="6214">
                  <c:v>456.23</c:v>
                </c:pt>
                <c:pt idx="6215">
                  <c:v>456.22199999999998</c:v>
                </c:pt>
                <c:pt idx="6216">
                  <c:v>456.21300000000002</c:v>
                </c:pt>
                <c:pt idx="6217">
                  <c:v>456.20499999999998</c:v>
                </c:pt>
                <c:pt idx="6218">
                  <c:v>456.197</c:v>
                </c:pt>
                <c:pt idx="6219">
                  <c:v>456.18900000000002</c:v>
                </c:pt>
                <c:pt idx="6220">
                  <c:v>456.18099999999998</c:v>
                </c:pt>
                <c:pt idx="6221">
                  <c:v>456.17200000000003</c:v>
                </c:pt>
                <c:pt idx="6222">
                  <c:v>456.16399999999999</c:v>
                </c:pt>
                <c:pt idx="6223">
                  <c:v>456.15600000000001</c:v>
                </c:pt>
                <c:pt idx="6224">
                  <c:v>456.14800000000002</c:v>
                </c:pt>
                <c:pt idx="6225">
                  <c:v>456.14</c:v>
                </c:pt>
                <c:pt idx="6226">
                  <c:v>456.13200000000001</c:v>
                </c:pt>
                <c:pt idx="6227">
                  <c:v>456.12400000000002</c:v>
                </c:pt>
                <c:pt idx="6228">
                  <c:v>456.11599999999999</c:v>
                </c:pt>
                <c:pt idx="6229">
                  <c:v>456.108</c:v>
                </c:pt>
                <c:pt idx="6230">
                  <c:v>456.1</c:v>
                </c:pt>
                <c:pt idx="6231">
                  <c:v>456.09199999999998</c:v>
                </c:pt>
                <c:pt idx="6232">
                  <c:v>456.084</c:v>
                </c:pt>
                <c:pt idx="6233">
                  <c:v>456.07600000000002</c:v>
                </c:pt>
                <c:pt idx="6234">
                  <c:v>456.06799999999998</c:v>
                </c:pt>
                <c:pt idx="6235">
                  <c:v>456.06</c:v>
                </c:pt>
                <c:pt idx="6236">
                  <c:v>456.05200000000002</c:v>
                </c:pt>
                <c:pt idx="6237">
                  <c:v>456.04399999999998</c:v>
                </c:pt>
                <c:pt idx="6238">
                  <c:v>456.03699999999998</c:v>
                </c:pt>
                <c:pt idx="6239">
                  <c:v>456.029</c:v>
                </c:pt>
                <c:pt idx="6240">
                  <c:v>456.02100000000002</c:v>
                </c:pt>
                <c:pt idx="6241">
                  <c:v>456.01400000000001</c:v>
                </c:pt>
                <c:pt idx="6242">
                  <c:v>456.00599999999997</c:v>
                </c:pt>
                <c:pt idx="6243">
                  <c:v>455.99900000000002</c:v>
                </c:pt>
                <c:pt idx="6244">
                  <c:v>455.99099999999999</c:v>
                </c:pt>
                <c:pt idx="6245">
                  <c:v>455.98399999999998</c:v>
                </c:pt>
                <c:pt idx="6246">
                  <c:v>455.976</c:v>
                </c:pt>
                <c:pt idx="6247">
                  <c:v>455.96899999999999</c:v>
                </c:pt>
                <c:pt idx="6248">
                  <c:v>455.96199999999999</c:v>
                </c:pt>
                <c:pt idx="6249">
                  <c:v>455.95400000000001</c:v>
                </c:pt>
                <c:pt idx="6250">
                  <c:v>455.947</c:v>
                </c:pt>
                <c:pt idx="6251">
                  <c:v>455.94</c:v>
                </c:pt>
                <c:pt idx="6252">
                  <c:v>455.93299999999999</c:v>
                </c:pt>
                <c:pt idx="6253">
                  <c:v>455.92599999999999</c:v>
                </c:pt>
                <c:pt idx="6254">
                  <c:v>455.91899999999998</c:v>
                </c:pt>
                <c:pt idx="6255">
                  <c:v>455.91199999999998</c:v>
                </c:pt>
                <c:pt idx="6256">
                  <c:v>455.90499999999997</c:v>
                </c:pt>
                <c:pt idx="6257">
                  <c:v>455.89800000000002</c:v>
                </c:pt>
                <c:pt idx="6258">
                  <c:v>455.892</c:v>
                </c:pt>
                <c:pt idx="6259">
                  <c:v>455.88499999999999</c:v>
                </c:pt>
                <c:pt idx="6260">
                  <c:v>455.87900000000002</c:v>
                </c:pt>
                <c:pt idx="6261">
                  <c:v>455.87200000000001</c:v>
                </c:pt>
                <c:pt idx="6262">
                  <c:v>455.86599999999999</c:v>
                </c:pt>
                <c:pt idx="6263">
                  <c:v>455.86</c:v>
                </c:pt>
                <c:pt idx="6264">
                  <c:v>455.85399999999998</c:v>
                </c:pt>
                <c:pt idx="6265">
                  <c:v>455.84800000000001</c:v>
                </c:pt>
                <c:pt idx="6266">
                  <c:v>455.84199999999998</c:v>
                </c:pt>
                <c:pt idx="6267">
                  <c:v>455.83600000000001</c:v>
                </c:pt>
                <c:pt idx="6268">
                  <c:v>455.83</c:v>
                </c:pt>
                <c:pt idx="6269">
                  <c:v>455.82499999999999</c:v>
                </c:pt>
                <c:pt idx="6270">
                  <c:v>455.81900000000002</c:v>
                </c:pt>
                <c:pt idx="6271">
                  <c:v>455.81400000000002</c:v>
                </c:pt>
                <c:pt idx="6272">
                  <c:v>455.80900000000003</c:v>
                </c:pt>
                <c:pt idx="6273">
                  <c:v>455.80399999999997</c:v>
                </c:pt>
                <c:pt idx="6274">
                  <c:v>455.79899999999998</c:v>
                </c:pt>
                <c:pt idx="6275">
                  <c:v>455.79399999999998</c:v>
                </c:pt>
                <c:pt idx="6276">
                  <c:v>455.78899999999999</c:v>
                </c:pt>
                <c:pt idx="6277">
                  <c:v>455.78500000000003</c:v>
                </c:pt>
                <c:pt idx="6278">
                  <c:v>455.78</c:v>
                </c:pt>
                <c:pt idx="6279">
                  <c:v>455.77600000000001</c:v>
                </c:pt>
                <c:pt idx="6280">
                  <c:v>455.77199999999999</c:v>
                </c:pt>
                <c:pt idx="6281">
                  <c:v>455.76799999999997</c:v>
                </c:pt>
                <c:pt idx="6282">
                  <c:v>455.76499999999999</c:v>
                </c:pt>
                <c:pt idx="6283">
                  <c:v>455.76100000000002</c:v>
                </c:pt>
                <c:pt idx="6284">
                  <c:v>455.75799999999998</c:v>
                </c:pt>
                <c:pt idx="6285">
                  <c:v>455.755</c:v>
                </c:pt>
                <c:pt idx="6286">
                  <c:v>455.75200000000001</c:v>
                </c:pt>
                <c:pt idx="6287">
                  <c:v>455.74900000000002</c:v>
                </c:pt>
                <c:pt idx="6288">
                  <c:v>455.74700000000001</c:v>
                </c:pt>
                <c:pt idx="6289">
                  <c:v>455.745</c:v>
                </c:pt>
                <c:pt idx="6290">
                  <c:v>455.74299999999999</c:v>
                </c:pt>
                <c:pt idx="6291">
                  <c:v>455.74099999999999</c:v>
                </c:pt>
                <c:pt idx="6292">
                  <c:v>455.74</c:v>
                </c:pt>
                <c:pt idx="6293">
                  <c:v>455.73899999999998</c:v>
                </c:pt>
                <c:pt idx="6294">
                  <c:v>455.738</c:v>
                </c:pt>
                <c:pt idx="6295">
                  <c:v>455.73700000000002</c:v>
                </c:pt>
                <c:pt idx="6296">
                  <c:v>455.73700000000002</c:v>
                </c:pt>
                <c:pt idx="6297">
                  <c:v>455.73700000000002</c:v>
                </c:pt>
                <c:pt idx="6298">
                  <c:v>455.73700000000002</c:v>
                </c:pt>
                <c:pt idx="6299">
                  <c:v>455.73700000000002</c:v>
                </c:pt>
                <c:pt idx="6300">
                  <c:v>455.738</c:v>
                </c:pt>
                <c:pt idx="6301">
                  <c:v>455.73899999999998</c:v>
                </c:pt>
                <c:pt idx="6302">
                  <c:v>455.74099999999999</c:v>
                </c:pt>
                <c:pt idx="6303">
                  <c:v>455.74299999999999</c:v>
                </c:pt>
                <c:pt idx="6304">
                  <c:v>455.745</c:v>
                </c:pt>
                <c:pt idx="6305">
                  <c:v>455.74799999999999</c:v>
                </c:pt>
                <c:pt idx="6306">
                  <c:v>455.75099999999998</c:v>
                </c:pt>
                <c:pt idx="6307">
                  <c:v>455.75400000000002</c:v>
                </c:pt>
                <c:pt idx="6308">
                  <c:v>455.75799999999998</c:v>
                </c:pt>
                <c:pt idx="6309">
                  <c:v>455.762</c:v>
                </c:pt>
                <c:pt idx="6310">
                  <c:v>455.767</c:v>
                </c:pt>
                <c:pt idx="6311">
                  <c:v>455.77199999999999</c:v>
                </c:pt>
                <c:pt idx="6312">
                  <c:v>455.77800000000002</c:v>
                </c:pt>
                <c:pt idx="6313">
                  <c:v>455.78399999999999</c:v>
                </c:pt>
                <c:pt idx="6314">
                  <c:v>455.79</c:v>
                </c:pt>
                <c:pt idx="6315">
                  <c:v>455.79700000000003</c:v>
                </c:pt>
                <c:pt idx="6316">
                  <c:v>455.80500000000001</c:v>
                </c:pt>
                <c:pt idx="6317">
                  <c:v>455.81299999999999</c:v>
                </c:pt>
                <c:pt idx="6318">
                  <c:v>455.82100000000003</c:v>
                </c:pt>
                <c:pt idx="6319">
                  <c:v>455.83</c:v>
                </c:pt>
                <c:pt idx="6320">
                  <c:v>455.84</c:v>
                </c:pt>
                <c:pt idx="6321">
                  <c:v>455.85</c:v>
                </c:pt>
                <c:pt idx="6322">
                  <c:v>455.86099999999999</c:v>
                </c:pt>
                <c:pt idx="6323">
                  <c:v>455.87200000000001</c:v>
                </c:pt>
                <c:pt idx="6324">
                  <c:v>455.88400000000001</c:v>
                </c:pt>
                <c:pt idx="6325">
                  <c:v>455.89600000000002</c:v>
                </c:pt>
                <c:pt idx="6326">
                  <c:v>455.91</c:v>
                </c:pt>
                <c:pt idx="6327">
                  <c:v>455.92399999999998</c:v>
                </c:pt>
                <c:pt idx="6328">
                  <c:v>455.93799999999999</c:v>
                </c:pt>
                <c:pt idx="6329">
                  <c:v>455.95299999999997</c:v>
                </c:pt>
                <c:pt idx="6330">
                  <c:v>455.96899999999999</c:v>
                </c:pt>
                <c:pt idx="6331">
                  <c:v>455.98599999999999</c:v>
                </c:pt>
                <c:pt idx="6332">
                  <c:v>456.00299999999999</c:v>
                </c:pt>
                <c:pt idx="6333">
                  <c:v>456.02100000000002</c:v>
                </c:pt>
                <c:pt idx="6334">
                  <c:v>456.04</c:v>
                </c:pt>
                <c:pt idx="6335">
                  <c:v>456.06</c:v>
                </c:pt>
                <c:pt idx="6336">
                  <c:v>456.08</c:v>
                </c:pt>
                <c:pt idx="6337">
                  <c:v>456.10199999999998</c:v>
                </c:pt>
                <c:pt idx="6338">
                  <c:v>456.12400000000002</c:v>
                </c:pt>
                <c:pt idx="6339">
                  <c:v>456.14699999999999</c:v>
                </c:pt>
                <c:pt idx="6340">
                  <c:v>456.17099999999999</c:v>
                </c:pt>
                <c:pt idx="6341">
                  <c:v>456.19499999999999</c:v>
                </c:pt>
                <c:pt idx="6342">
                  <c:v>456.221</c:v>
                </c:pt>
                <c:pt idx="6343">
                  <c:v>456.24700000000001</c:v>
                </c:pt>
                <c:pt idx="6344">
                  <c:v>456.27499999999998</c:v>
                </c:pt>
                <c:pt idx="6345">
                  <c:v>456.303</c:v>
                </c:pt>
                <c:pt idx="6346">
                  <c:v>456.33300000000003</c:v>
                </c:pt>
                <c:pt idx="6347">
                  <c:v>456.363</c:v>
                </c:pt>
                <c:pt idx="6348">
                  <c:v>456.39400000000001</c:v>
                </c:pt>
                <c:pt idx="6349">
                  <c:v>456.42700000000002</c:v>
                </c:pt>
                <c:pt idx="6350">
                  <c:v>456.46</c:v>
                </c:pt>
                <c:pt idx="6351">
                  <c:v>456.49400000000003</c:v>
                </c:pt>
                <c:pt idx="6352">
                  <c:v>456.53</c:v>
                </c:pt>
                <c:pt idx="6353">
                  <c:v>456.56700000000001</c:v>
                </c:pt>
                <c:pt idx="6354">
                  <c:v>456.60399999999998</c:v>
                </c:pt>
                <c:pt idx="6355">
                  <c:v>456.64299999999997</c:v>
                </c:pt>
                <c:pt idx="6356">
                  <c:v>456.68299999999999</c:v>
                </c:pt>
                <c:pt idx="6357">
                  <c:v>456.72399999999999</c:v>
                </c:pt>
                <c:pt idx="6358">
                  <c:v>456.767</c:v>
                </c:pt>
                <c:pt idx="6359">
                  <c:v>456.81</c:v>
                </c:pt>
                <c:pt idx="6360">
                  <c:v>456.85500000000002</c:v>
                </c:pt>
                <c:pt idx="6361">
                  <c:v>456.90100000000001</c:v>
                </c:pt>
                <c:pt idx="6362">
                  <c:v>456.94799999999998</c:v>
                </c:pt>
                <c:pt idx="6363">
                  <c:v>456.99700000000001</c:v>
                </c:pt>
                <c:pt idx="6364">
                  <c:v>457.04700000000003</c:v>
                </c:pt>
                <c:pt idx="6365">
                  <c:v>457.09800000000001</c:v>
                </c:pt>
                <c:pt idx="6366">
                  <c:v>457.15</c:v>
                </c:pt>
                <c:pt idx="6367">
                  <c:v>457.20400000000001</c:v>
                </c:pt>
                <c:pt idx="6368">
                  <c:v>457.25900000000001</c:v>
                </c:pt>
                <c:pt idx="6369">
                  <c:v>457.31599999999997</c:v>
                </c:pt>
                <c:pt idx="6370">
                  <c:v>457.37400000000002</c:v>
                </c:pt>
                <c:pt idx="6371">
                  <c:v>457.43299999999999</c:v>
                </c:pt>
                <c:pt idx="6372">
                  <c:v>457.49400000000003</c:v>
                </c:pt>
                <c:pt idx="6373">
                  <c:v>457.55599999999998</c:v>
                </c:pt>
                <c:pt idx="6374">
                  <c:v>457.62</c:v>
                </c:pt>
                <c:pt idx="6375">
                  <c:v>457.685</c:v>
                </c:pt>
                <c:pt idx="6376">
                  <c:v>457.75200000000001</c:v>
                </c:pt>
                <c:pt idx="6377">
                  <c:v>457.82100000000003</c:v>
                </c:pt>
                <c:pt idx="6378">
                  <c:v>457.89100000000002</c:v>
                </c:pt>
                <c:pt idx="6379">
                  <c:v>457.96199999999999</c:v>
                </c:pt>
                <c:pt idx="6380">
                  <c:v>458.03500000000003</c:v>
                </c:pt>
                <c:pt idx="6381">
                  <c:v>458.11</c:v>
                </c:pt>
                <c:pt idx="6382">
                  <c:v>458.18599999999998</c:v>
                </c:pt>
                <c:pt idx="6383">
                  <c:v>458.26400000000001</c:v>
                </c:pt>
                <c:pt idx="6384">
                  <c:v>458.34300000000002</c:v>
                </c:pt>
                <c:pt idx="6385">
                  <c:v>458.42399999999998</c:v>
                </c:pt>
                <c:pt idx="6386">
                  <c:v>458.50700000000001</c:v>
                </c:pt>
                <c:pt idx="6387">
                  <c:v>458.59199999999998</c:v>
                </c:pt>
                <c:pt idx="6388">
                  <c:v>458.678</c:v>
                </c:pt>
                <c:pt idx="6389">
                  <c:v>458.76600000000002</c:v>
                </c:pt>
                <c:pt idx="6390">
                  <c:v>458.85599999999999</c:v>
                </c:pt>
                <c:pt idx="6391">
                  <c:v>458.947</c:v>
                </c:pt>
                <c:pt idx="6392">
                  <c:v>459.04</c:v>
                </c:pt>
                <c:pt idx="6393">
                  <c:v>459.13499999999999</c:v>
                </c:pt>
                <c:pt idx="6394">
                  <c:v>459.23200000000003</c:v>
                </c:pt>
                <c:pt idx="6395">
                  <c:v>459.33100000000002</c:v>
                </c:pt>
                <c:pt idx="6396">
                  <c:v>459.43099999999998</c:v>
                </c:pt>
                <c:pt idx="6397">
                  <c:v>459.53300000000002</c:v>
                </c:pt>
                <c:pt idx="6398">
                  <c:v>459.637</c:v>
                </c:pt>
                <c:pt idx="6399">
                  <c:v>459.74299999999999</c:v>
                </c:pt>
                <c:pt idx="6400">
                  <c:v>459.851</c:v>
                </c:pt>
                <c:pt idx="6401">
                  <c:v>459.96100000000001</c:v>
                </c:pt>
                <c:pt idx="6402">
                  <c:v>460.072</c:v>
                </c:pt>
                <c:pt idx="6403">
                  <c:v>460.18599999999998</c:v>
                </c:pt>
                <c:pt idx="6404">
                  <c:v>460.30099999999999</c:v>
                </c:pt>
                <c:pt idx="6405">
                  <c:v>460.41800000000001</c:v>
                </c:pt>
                <c:pt idx="6406">
                  <c:v>460.53699999999998</c:v>
                </c:pt>
                <c:pt idx="6407">
                  <c:v>460.65800000000002</c:v>
                </c:pt>
                <c:pt idx="6408">
                  <c:v>460.78199999999998</c:v>
                </c:pt>
                <c:pt idx="6409">
                  <c:v>460.90699999999998</c:v>
                </c:pt>
                <c:pt idx="6410">
                  <c:v>461.03399999999999</c:v>
                </c:pt>
                <c:pt idx="6411">
                  <c:v>461.16300000000001</c:v>
                </c:pt>
                <c:pt idx="6412">
                  <c:v>461.29300000000001</c:v>
                </c:pt>
                <c:pt idx="6413">
                  <c:v>461.42599999999999</c:v>
                </c:pt>
                <c:pt idx="6414">
                  <c:v>461.56099999999998</c:v>
                </c:pt>
                <c:pt idx="6415">
                  <c:v>461.69799999999998</c:v>
                </c:pt>
                <c:pt idx="6416">
                  <c:v>461.83699999999999</c:v>
                </c:pt>
                <c:pt idx="6417">
                  <c:v>461.97800000000001</c:v>
                </c:pt>
                <c:pt idx="6418">
                  <c:v>462.12099999999998</c:v>
                </c:pt>
                <c:pt idx="6419">
                  <c:v>462.26600000000002</c:v>
                </c:pt>
                <c:pt idx="6420">
                  <c:v>462.41300000000001</c:v>
                </c:pt>
                <c:pt idx="6421">
                  <c:v>462.56299999999999</c:v>
                </c:pt>
                <c:pt idx="6422">
                  <c:v>462.714</c:v>
                </c:pt>
                <c:pt idx="6423">
                  <c:v>462.86700000000002</c:v>
                </c:pt>
                <c:pt idx="6424">
                  <c:v>463.02199999999999</c:v>
                </c:pt>
                <c:pt idx="6425">
                  <c:v>463.18</c:v>
                </c:pt>
                <c:pt idx="6426">
                  <c:v>463.339</c:v>
                </c:pt>
                <c:pt idx="6427">
                  <c:v>463.50099999999998</c:v>
                </c:pt>
                <c:pt idx="6428">
                  <c:v>463.66399999999999</c:v>
                </c:pt>
                <c:pt idx="6429">
                  <c:v>463.83</c:v>
                </c:pt>
                <c:pt idx="6430">
                  <c:v>463.99799999999999</c:v>
                </c:pt>
                <c:pt idx="6431">
                  <c:v>464.16699999999997</c:v>
                </c:pt>
                <c:pt idx="6432">
                  <c:v>464.339</c:v>
                </c:pt>
                <c:pt idx="6433">
                  <c:v>464.51299999999998</c:v>
                </c:pt>
                <c:pt idx="6434">
                  <c:v>464.68900000000002</c:v>
                </c:pt>
                <c:pt idx="6435">
                  <c:v>464.86700000000002</c:v>
                </c:pt>
                <c:pt idx="6436">
                  <c:v>465.04700000000003</c:v>
                </c:pt>
                <c:pt idx="6437">
                  <c:v>465.23</c:v>
                </c:pt>
                <c:pt idx="6438">
                  <c:v>465.41399999999999</c:v>
                </c:pt>
                <c:pt idx="6439">
                  <c:v>465.6</c:v>
                </c:pt>
                <c:pt idx="6440">
                  <c:v>465.78899999999999</c:v>
                </c:pt>
                <c:pt idx="6441">
                  <c:v>465.97899999999998</c:v>
                </c:pt>
                <c:pt idx="6442">
                  <c:v>466.17200000000003</c:v>
                </c:pt>
                <c:pt idx="6443">
                  <c:v>466.36700000000002</c:v>
                </c:pt>
                <c:pt idx="6444">
                  <c:v>466.56299999999999</c:v>
                </c:pt>
                <c:pt idx="6445">
                  <c:v>466.762</c:v>
                </c:pt>
                <c:pt idx="6446">
                  <c:v>466.96300000000002</c:v>
                </c:pt>
                <c:pt idx="6447">
                  <c:v>467.166</c:v>
                </c:pt>
                <c:pt idx="6448">
                  <c:v>467.37099999999998</c:v>
                </c:pt>
                <c:pt idx="6449">
                  <c:v>467.577</c:v>
                </c:pt>
                <c:pt idx="6450">
                  <c:v>467.786</c:v>
                </c:pt>
                <c:pt idx="6451">
                  <c:v>467.99700000000001</c:v>
                </c:pt>
                <c:pt idx="6452">
                  <c:v>468.21</c:v>
                </c:pt>
                <c:pt idx="6453">
                  <c:v>468.42500000000001</c:v>
                </c:pt>
                <c:pt idx="6454">
                  <c:v>468.642</c:v>
                </c:pt>
                <c:pt idx="6455">
                  <c:v>468.86099999999999</c:v>
                </c:pt>
                <c:pt idx="6456">
                  <c:v>469.08199999999999</c:v>
                </c:pt>
                <c:pt idx="6457">
                  <c:v>469.30500000000001</c:v>
                </c:pt>
                <c:pt idx="6458">
                  <c:v>469.53</c:v>
                </c:pt>
                <c:pt idx="6459">
                  <c:v>469.75700000000001</c:v>
                </c:pt>
                <c:pt idx="6460">
                  <c:v>469.98599999999999</c:v>
                </c:pt>
                <c:pt idx="6461">
                  <c:v>470.21699999999998</c:v>
                </c:pt>
                <c:pt idx="6462">
                  <c:v>470.45</c:v>
                </c:pt>
                <c:pt idx="6463">
                  <c:v>470.68400000000003</c:v>
                </c:pt>
                <c:pt idx="6464">
                  <c:v>470.92099999999999</c:v>
                </c:pt>
                <c:pt idx="6465">
                  <c:v>471.16</c:v>
                </c:pt>
                <c:pt idx="6466">
                  <c:v>471.4</c:v>
                </c:pt>
                <c:pt idx="6467">
                  <c:v>471.642</c:v>
                </c:pt>
                <c:pt idx="6468">
                  <c:v>471.887</c:v>
                </c:pt>
                <c:pt idx="6469">
                  <c:v>472.13299999999998</c:v>
                </c:pt>
                <c:pt idx="6470">
                  <c:v>472.38099999999997</c:v>
                </c:pt>
                <c:pt idx="6471">
                  <c:v>472.63</c:v>
                </c:pt>
                <c:pt idx="6472">
                  <c:v>472.88200000000001</c:v>
                </c:pt>
                <c:pt idx="6473">
                  <c:v>473.13499999999999</c:v>
                </c:pt>
                <c:pt idx="6474">
                  <c:v>473.39100000000002</c:v>
                </c:pt>
                <c:pt idx="6475">
                  <c:v>473.64800000000002</c:v>
                </c:pt>
                <c:pt idx="6476">
                  <c:v>473.90699999999998</c:v>
                </c:pt>
                <c:pt idx="6477">
                  <c:v>474.16699999999997</c:v>
                </c:pt>
                <c:pt idx="6478">
                  <c:v>474.43</c:v>
                </c:pt>
                <c:pt idx="6479">
                  <c:v>474.69400000000002</c:v>
                </c:pt>
                <c:pt idx="6480">
                  <c:v>474.96</c:v>
                </c:pt>
                <c:pt idx="6481">
                  <c:v>475.22699999999998</c:v>
                </c:pt>
                <c:pt idx="6482">
                  <c:v>475.49700000000001</c:v>
                </c:pt>
                <c:pt idx="6483">
                  <c:v>475.76799999999997</c:v>
                </c:pt>
                <c:pt idx="6484">
                  <c:v>476.04</c:v>
                </c:pt>
                <c:pt idx="6485">
                  <c:v>476.315</c:v>
                </c:pt>
                <c:pt idx="6486">
                  <c:v>476.59100000000001</c:v>
                </c:pt>
                <c:pt idx="6487">
                  <c:v>476.86799999999999</c:v>
                </c:pt>
                <c:pt idx="6488">
                  <c:v>477.14800000000002</c:v>
                </c:pt>
                <c:pt idx="6489">
                  <c:v>477.428</c:v>
                </c:pt>
                <c:pt idx="6490">
                  <c:v>477.71100000000001</c:v>
                </c:pt>
                <c:pt idx="6491">
                  <c:v>477.995</c:v>
                </c:pt>
                <c:pt idx="6492">
                  <c:v>478.28</c:v>
                </c:pt>
                <c:pt idx="6493">
                  <c:v>478.56700000000001</c:v>
                </c:pt>
                <c:pt idx="6494">
                  <c:v>478.85599999999999</c:v>
                </c:pt>
                <c:pt idx="6495">
                  <c:v>479.14600000000002</c:v>
                </c:pt>
                <c:pt idx="6496">
                  <c:v>479.43799999999999</c:v>
                </c:pt>
                <c:pt idx="6497">
                  <c:v>479.73</c:v>
                </c:pt>
                <c:pt idx="6498">
                  <c:v>480.02499999999998</c:v>
                </c:pt>
                <c:pt idx="6499">
                  <c:v>480.32100000000003</c:v>
                </c:pt>
                <c:pt idx="6500">
                  <c:v>480.61799999999999</c:v>
                </c:pt>
                <c:pt idx="6501">
                  <c:v>480.91699999999997</c:v>
                </c:pt>
                <c:pt idx="6502">
                  <c:v>481.21699999999998</c:v>
                </c:pt>
                <c:pt idx="6503">
                  <c:v>481.51799999999997</c:v>
                </c:pt>
                <c:pt idx="6504">
                  <c:v>481.82100000000003</c:v>
                </c:pt>
                <c:pt idx="6505">
                  <c:v>482.125</c:v>
                </c:pt>
                <c:pt idx="6506">
                  <c:v>482.43</c:v>
                </c:pt>
                <c:pt idx="6507">
                  <c:v>482.73700000000002</c:v>
                </c:pt>
                <c:pt idx="6508">
                  <c:v>483.04500000000002</c:v>
                </c:pt>
                <c:pt idx="6509">
                  <c:v>483.35500000000002</c:v>
                </c:pt>
                <c:pt idx="6510">
                  <c:v>483.66500000000002</c:v>
                </c:pt>
                <c:pt idx="6511">
                  <c:v>483.97699999999998</c:v>
                </c:pt>
                <c:pt idx="6512">
                  <c:v>484.29</c:v>
                </c:pt>
                <c:pt idx="6513">
                  <c:v>484.60399999999998</c:v>
                </c:pt>
                <c:pt idx="6514">
                  <c:v>484.91899999999998</c:v>
                </c:pt>
                <c:pt idx="6515">
                  <c:v>485.23599999999999</c:v>
                </c:pt>
                <c:pt idx="6516">
                  <c:v>485.55399999999997</c:v>
                </c:pt>
                <c:pt idx="6517">
                  <c:v>485.87200000000001</c:v>
                </c:pt>
                <c:pt idx="6518">
                  <c:v>486.19200000000001</c:v>
                </c:pt>
                <c:pt idx="6519">
                  <c:v>486.51299999999998</c:v>
                </c:pt>
                <c:pt idx="6520">
                  <c:v>486.83600000000001</c:v>
                </c:pt>
                <c:pt idx="6521">
                  <c:v>487.15899999999999</c:v>
                </c:pt>
                <c:pt idx="6522">
                  <c:v>487.483</c:v>
                </c:pt>
                <c:pt idx="6523">
                  <c:v>487.80799999999999</c:v>
                </c:pt>
                <c:pt idx="6524">
                  <c:v>488.13499999999999</c:v>
                </c:pt>
                <c:pt idx="6525">
                  <c:v>488.46199999999999</c:v>
                </c:pt>
                <c:pt idx="6526">
                  <c:v>488.79</c:v>
                </c:pt>
                <c:pt idx="6527">
                  <c:v>489.11900000000003</c:v>
                </c:pt>
                <c:pt idx="6528">
                  <c:v>489.45</c:v>
                </c:pt>
                <c:pt idx="6529">
                  <c:v>489.78100000000001</c:v>
                </c:pt>
                <c:pt idx="6530">
                  <c:v>490.113</c:v>
                </c:pt>
                <c:pt idx="6531">
                  <c:v>490.44600000000003</c:v>
                </c:pt>
                <c:pt idx="6532">
                  <c:v>490.779</c:v>
                </c:pt>
                <c:pt idx="6533">
                  <c:v>491.11399999999998</c:v>
                </c:pt>
                <c:pt idx="6534">
                  <c:v>491.44900000000001</c:v>
                </c:pt>
                <c:pt idx="6535">
                  <c:v>491.786</c:v>
                </c:pt>
                <c:pt idx="6536">
                  <c:v>492.12299999999999</c:v>
                </c:pt>
                <c:pt idx="6537">
                  <c:v>492.46100000000001</c:v>
                </c:pt>
                <c:pt idx="6538">
                  <c:v>492.79899999999998</c:v>
                </c:pt>
                <c:pt idx="6539">
                  <c:v>493.13900000000001</c:v>
                </c:pt>
                <c:pt idx="6540">
                  <c:v>493.47899999999998</c:v>
                </c:pt>
                <c:pt idx="6541">
                  <c:v>493.82</c:v>
                </c:pt>
                <c:pt idx="6542">
                  <c:v>494.161</c:v>
                </c:pt>
                <c:pt idx="6543">
                  <c:v>494.50400000000002</c:v>
                </c:pt>
                <c:pt idx="6544">
                  <c:v>494.84699999999998</c:v>
                </c:pt>
                <c:pt idx="6545">
                  <c:v>495.19</c:v>
                </c:pt>
                <c:pt idx="6546">
                  <c:v>495.53399999999999</c:v>
                </c:pt>
                <c:pt idx="6547">
                  <c:v>495.87900000000002</c:v>
                </c:pt>
                <c:pt idx="6548">
                  <c:v>496.22500000000002</c:v>
                </c:pt>
                <c:pt idx="6549">
                  <c:v>496.57100000000003</c:v>
                </c:pt>
                <c:pt idx="6550">
                  <c:v>496.91699999999997</c:v>
                </c:pt>
                <c:pt idx="6551">
                  <c:v>497.26400000000001</c:v>
                </c:pt>
                <c:pt idx="6552">
                  <c:v>497.61200000000002</c:v>
                </c:pt>
                <c:pt idx="6553">
                  <c:v>497.96</c:v>
                </c:pt>
                <c:pt idx="6554">
                  <c:v>498.30900000000003</c:v>
                </c:pt>
                <c:pt idx="6555">
                  <c:v>498.65800000000002</c:v>
                </c:pt>
                <c:pt idx="6556">
                  <c:v>499.00799999999998</c:v>
                </c:pt>
                <c:pt idx="6557">
                  <c:v>499.358</c:v>
                </c:pt>
                <c:pt idx="6558">
                  <c:v>499.709</c:v>
                </c:pt>
                <c:pt idx="6559">
                  <c:v>500.06</c:v>
                </c:pt>
                <c:pt idx="6560">
                  <c:v>500.411</c:v>
                </c:pt>
                <c:pt idx="6561">
                  <c:v>500.76299999999998</c:v>
                </c:pt>
                <c:pt idx="6562">
                  <c:v>501.11500000000001</c:v>
                </c:pt>
                <c:pt idx="6563">
                  <c:v>501.46699999999998</c:v>
                </c:pt>
                <c:pt idx="6564">
                  <c:v>501.82</c:v>
                </c:pt>
                <c:pt idx="6565">
                  <c:v>502.173</c:v>
                </c:pt>
                <c:pt idx="6566">
                  <c:v>502.52699999999999</c:v>
                </c:pt>
                <c:pt idx="6567">
                  <c:v>502.88099999999997</c:v>
                </c:pt>
                <c:pt idx="6568">
                  <c:v>503.23500000000001</c:v>
                </c:pt>
                <c:pt idx="6569">
                  <c:v>503.589</c:v>
                </c:pt>
                <c:pt idx="6570">
                  <c:v>503.94400000000002</c:v>
                </c:pt>
                <c:pt idx="6571">
                  <c:v>504.29899999999998</c:v>
                </c:pt>
                <c:pt idx="6572">
                  <c:v>504.654</c:v>
                </c:pt>
                <c:pt idx="6573">
                  <c:v>505.00900000000001</c:v>
                </c:pt>
                <c:pt idx="6574">
                  <c:v>505.36500000000001</c:v>
                </c:pt>
                <c:pt idx="6575">
                  <c:v>505.72</c:v>
                </c:pt>
                <c:pt idx="6576">
                  <c:v>506.07600000000002</c:v>
                </c:pt>
                <c:pt idx="6577">
                  <c:v>506.43200000000002</c:v>
                </c:pt>
                <c:pt idx="6578">
                  <c:v>506.78899999999999</c:v>
                </c:pt>
                <c:pt idx="6579">
                  <c:v>507.14499999999998</c:v>
                </c:pt>
                <c:pt idx="6580">
                  <c:v>507.50099999999998</c:v>
                </c:pt>
                <c:pt idx="6581">
                  <c:v>507.858</c:v>
                </c:pt>
                <c:pt idx="6582">
                  <c:v>508.21499999999997</c:v>
                </c:pt>
                <c:pt idx="6583">
                  <c:v>508.57100000000003</c:v>
                </c:pt>
                <c:pt idx="6584">
                  <c:v>508.928</c:v>
                </c:pt>
                <c:pt idx="6585">
                  <c:v>509.28500000000003</c:v>
                </c:pt>
                <c:pt idx="6586">
                  <c:v>509.642</c:v>
                </c:pt>
                <c:pt idx="6587">
                  <c:v>509.99900000000002</c:v>
                </c:pt>
                <c:pt idx="6588">
                  <c:v>510.35599999999999</c:v>
                </c:pt>
                <c:pt idx="6589">
                  <c:v>510.71300000000002</c:v>
                </c:pt>
                <c:pt idx="6590">
                  <c:v>511.06900000000002</c:v>
                </c:pt>
                <c:pt idx="6591">
                  <c:v>511.42599999999999</c:v>
                </c:pt>
                <c:pt idx="6592">
                  <c:v>511.78300000000002</c:v>
                </c:pt>
                <c:pt idx="6593">
                  <c:v>512.14</c:v>
                </c:pt>
                <c:pt idx="6594">
                  <c:v>512.49699999999996</c:v>
                </c:pt>
                <c:pt idx="6595">
                  <c:v>512.85299999999995</c:v>
                </c:pt>
                <c:pt idx="6596">
                  <c:v>513.21</c:v>
                </c:pt>
                <c:pt idx="6597">
                  <c:v>513.56600000000003</c:v>
                </c:pt>
                <c:pt idx="6598">
                  <c:v>513.923</c:v>
                </c:pt>
                <c:pt idx="6599">
                  <c:v>514.279</c:v>
                </c:pt>
                <c:pt idx="6600">
                  <c:v>514.63499999999999</c:v>
                </c:pt>
                <c:pt idx="6601">
                  <c:v>514.99099999999999</c:v>
                </c:pt>
                <c:pt idx="6602">
                  <c:v>515.34699999999998</c:v>
                </c:pt>
                <c:pt idx="6603">
                  <c:v>515.702</c:v>
                </c:pt>
                <c:pt idx="6604">
                  <c:v>516.05799999999999</c:v>
                </c:pt>
                <c:pt idx="6605">
                  <c:v>516.41300000000001</c:v>
                </c:pt>
                <c:pt idx="6606">
                  <c:v>516.76800000000003</c:v>
                </c:pt>
                <c:pt idx="6607">
                  <c:v>517.12300000000005</c:v>
                </c:pt>
                <c:pt idx="6608">
                  <c:v>517.47799999999995</c:v>
                </c:pt>
                <c:pt idx="6609">
                  <c:v>517.83199999999999</c:v>
                </c:pt>
                <c:pt idx="6610">
                  <c:v>518.18600000000004</c:v>
                </c:pt>
                <c:pt idx="6611">
                  <c:v>518.54</c:v>
                </c:pt>
                <c:pt idx="6612">
                  <c:v>518.89400000000001</c:v>
                </c:pt>
                <c:pt idx="6613">
                  <c:v>519.24699999999996</c:v>
                </c:pt>
                <c:pt idx="6614">
                  <c:v>519.6</c:v>
                </c:pt>
                <c:pt idx="6615">
                  <c:v>519.95299999999997</c:v>
                </c:pt>
                <c:pt idx="6616">
                  <c:v>520.30499999999995</c:v>
                </c:pt>
                <c:pt idx="6617">
                  <c:v>520.65700000000004</c:v>
                </c:pt>
                <c:pt idx="6618">
                  <c:v>521.00900000000001</c:v>
                </c:pt>
                <c:pt idx="6619">
                  <c:v>521.36</c:v>
                </c:pt>
                <c:pt idx="6620">
                  <c:v>521.71100000000001</c:v>
                </c:pt>
                <c:pt idx="6621">
                  <c:v>522.06200000000001</c:v>
                </c:pt>
                <c:pt idx="6622">
                  <c:v>522.41200000000003</c:v>
                </c:pt>
                <c:pt idx="6623">
                  <c:v>522.76199999999994</c:v>
                </c:pt>
                <c:pt idx="6624">
                  <c:v>523.11199999999997</c:v>
                </c:pt>
                <c:pt idx="6625">
                  <c:v>523.46100000000001</c:v>
                </c:pt>
                <c:pt idx="6626">
                  <c:v>523.80899999999997</c:v>
                </c:pt>
                <c:pt idx="6627">
                  <c:v>524.15800000000002</c:v>
                </c:pt>
                <c:pt idx="6628">
                  <c:v>524.36599999999999</c:v>
                </c:pt>
                <c:pt idx="6629">
                  <c:v>524.36599999999999</c:v>
                </c:pt>
                <c:pt idx="6630">
                  <c:v>552.40200000000004</c:v>
                </c:pt>
                <c:pt idx="6631">
                  <c:v>573.68600000000004</c:v>
                </c:pt>
                <c:pt idx="6632">
                  <c:v>588.89700000000005</c:v>
                </c:pt>
                <c:pt idx="6633">
                  <c:v>599.27200000000005</c:v>
                </c:pt>
                <c:pt idx="6634">
                  <c:v>605.92499999999995</c:v>
                </c:pt>
                <c:pt idx="6635">
                  <c:v>609.76099999999997</c:v>
                </c:pt>
                <c:pt idx="6636">
                  <c:v>611.48800000000006</c:v>
                </c:pt>
                <c:pt idx="6637">
                  <c:v>611.64700000000005</c:v>
                </c:pt>
                <c:pt idx="6638">
                  <c:v>610.64599999999996</c:v>
                </c:pt>
                <c:pt idx="6639">
                  <c:v>608.79499999999996</c:v>
                </c:pt>
                <c:pt idx="6640">
                  <c:v>606.32600000000002</c:v>
                </c:pt>
                <c:pt idx="6641">
                  <c:v>603.41399999999999</c:v>
                </c:pt>
                <c:pt idx="6642">
                  <c:v>600.19299999999998</c:v>
                </c:pt>
                <c:pt idx="6643">
                  <c:v>596.76099999999997</c:v>
                </c:pt>
                <c:pt idx="6644">
                  <c:v>593.19500000000005</c:v>
                </c:pt>
                <c:pt idx="6645">
                  <c:v>589.55200000000002</c:v>
                </c:pt>
                <c:pt idx="6646">
                  <c:v>585.875</c:v>
                </c:pt>
                <c:pt idx="6647">
                  <c:v>582.19500000000005</c:v>
                </c:pt>
                <c:pt idx="6648">
                  <c:v>578.53599999999994</c:v>
                </c:pt>
                <c:pt idx="6649">
                  <c:v>574.91700000000003</c:v>
                </c:pt>
                <c:pt idx="6650">
                  <c:v>571.35</c:v>
                </c:pt>
                <c:pt idx="6651">
                  <c:v>567.84500000000003</c:v>
                </c:pt>
                <c:pt idx="6652">
                  <c:v>564.40899999999999</c:v>
                </c:pt>
                <c:pt idx="6653">
                  <c:v>561.04700000000003</c:v>
                </c:pt>
                <c:pt idx="6654">
                  <c:v>557.76099999999997</c:v>
                </c:pt>
                <c:pt idx="6655">
                  <c:v>554.55200000000002</c:v>
                </c:pt>
                <c:pt idx="6656">
                  <c:v>551.423</c:v>
                </c:pt>
                <c:pt idx="6657">
                  <c:v>548.37300000000005</c:v>
                </c:pt>
                <c:pt idx="6658">
                  <c:v>545.40099999999995</c:v>
                </c:pt>
                <c:pt idx="6659">
                  <c:v>542.50800000000004</c:v>
                </c:pt>
                <c:pt idx="6660">
                  <c:v>539.69000000000005</c:v>
                </c:pt>
                <c:pt idx="6661">
                  <c:v>536.94799999999998</c:v>
                </c:pt>
                <c:pt idx="6662">
                  <c:v>534.279</c:v>
                </c:pt>
                <c:pt idx="6663">
                  <c:v>531.68200000000002</c:v>
                </c:pt>
                <c:pt idx="6664">
                  <c:v>529.15499999999997</c:v>
                </c:pt>
                <c:pt idx="6665">
                  <c:v>526.69600000000003</c:v>
                </c:pt>
                <c:pt idx="6666">
                  <c:v>524.30399999999997</c:v>
                </c:pt>
                <c:pt idx="6667">
                  <c:v>521.97699999999998</c:v>
                </c:pt>
                <c:pt idx="6668">
                  <c:v>519.71299999999997</c:v>
                </c:pt>
                <c:pt idx="6669">
                  <c:v>517.51</c:v>
                </c:pt>
                <c:pt idx="6670">
                  <c:v>515.36599999999999</c:v>
                </c:pt>
                <c:pt idx="6671">
                  <c:v>513.28099999999995</c:v>
                </c:pt>
                <c:pt idx="6672">
                  <c:v>511.25099999999998</c:v>
                </c:pt>
                <c:pt idx="6673">
                  <c:v>509.27499999999998</c:v>
                </c:pt>
                <c:pt idx="6674">
                  <c:v>507.35300000000001</c:v>
                </c:pt>
                <c:pt idx="6675">
                  <c:v>505.48099999999999</c:v>
                </c:pt>
                <c:pt idx="6676">
                  <c:v>503.65899999999999</c:v>
                </c:pt>
                <c:pt idx="6677">
                  <c:v>501.88600000000002</c:v>
                </c:pt>
                <c:pt idx="6678">
                  <c:v>500.15800000000002</c:v>
                </c:pt>
                <c:pt idx="6679">
                  <c:v>498.476</c:v>
                </c:pt>
                <c:pt idx="6680">
                  <c:v>496.83800000000002</c:v>
                </c:pt>
                <c:pt idx="6681">
                  <c:v>495.24299999999999</c:v>
                </c:pt>
                <c:pt idx="6682">
                  <c:v>493.68900000000002</c:v>
                </c:pt>
                <c:pt idx="6683">
                  <c:v>492.17399999999998</c:v>
                </c:pt>
                <c:pt idx="6684">
                  <c:v>490.69900000000001</c:v>
                </c:pt>
                <c:pt idx="6685">
                  <c:v>489.26100000000002</c:v>
                </c:pt>
                <c:pt idx="6686">
                  <c:v>487.86</c:v>
                </c:pt>
                <c:pt idx="6687">
                  <c:v>486.49400000000003</c:v>
                </c:pt>
                <c:pt idx="6688">
                  <c:v>485.16199999999998</c:v>
                </c:pt>
                <c:pt idx="6689">
                  <c:v>483.86399999999998</c:v>
                </c:pt>
                <c:pt idx="6690">
                  <c:v>482.59800000000001</c:v>
                </c:pt>
                <c:pt idx="6691">
                  <c:v>481.363</c:v>
                </c:pt>
                <c:pt idx="6692">
                  <c:v>480.15899999999999</c:v>
                </c:pt>
                <c:pt idx="6693">
                  <c:v>478.98500000000001</c:v>
                </c:pt>
                <c:pt idx="6694">
                  <c:v>477.839</c:v>
                </c:pt>
                <c:pt idx="6695">
                  <c:v>476.72</c:v>
                </c:pt>
                <c:pt idx="6696">
                  <c:v>475.62900000000002</c:v>
                </c:pt>
                <c:pt idx="6697">
                  <c:v>474.56400000000002</c:v>
                </c:pt>
                <c:pt idx="6698">
                  <c:v>473.524</c:v>
                </c:pt>
                <c:pt idx="6699">
                  <c:v>472.50799999999998</c:v>
                </c:pt>
                <c:pt idx="6700">
                  <c:v>472.291</c:v>
                </c:pt>
                <c:pt idx="6701">
                  <c:v>472.291</c:v>
                </c:pt>
                <c:pt idx="6702">
                  <c:v>472.28100000000001</c:v>
                </c:pt>
                <c:pt idx="6703">
                  <c:v>472.27100000000002</c:v>
                </c:pt>
                <c:pt idx="6704">
                  <c:v>472.26100000000002</c:v>
                </c:pt>
                <c:pt idx="6705">
                  <c:v>472.25</c:v>
                </c:pt>
                <c:pt idx="6706">
                  <c:v>472.24</c:v>
                </c:pt>
                <c:pt idx="6707">
                  <c:v>472.23</c:v>
                </c:pt>
                <c:pt idx="6708">
                  <c:v>472.22</c:v>
                </c:pt>
                <c:pt idx="6709">
                  <c:v>472.21</c:v>
                </c:pt>
                <c:pt idx="6710">
                  <c:v>472.2</c:v>
                </c:pt>
                <c:pt idx="6711">
                  <c:v>472.19</c:v>
                </c:pt>
                <c:pt idx="6712">
                  <c:v>472.18</c:v>
                </c:pt>
                <c:pt idx="6713">
                  <c:v>472.17</c:v>
                </c:pt>
                <c:pt idx="6714">
                  <c:v>472.16</c:v>
                </c:pt>
                <c:pt idx="6715">
                  <c:v>472.15</c:v>
                </c:pt>
                <c:pt idx="6716">
                  <c:v>472.14</c:v>
                </c:pt>
                <c:pt idx="6717">
                  <c:v>472.13</c:v>
                </c:pt>
                <c:pt idx="6718">
                  <c:v>472.11900000000003</c:v>
                </c:pt>
                <c:pt idx="6719">
                  <c:v>472.10899999999998</c:v>
                </c:pt>
                <c:pt idx="6720">
                  <c:v>472.09899999999999</c:v>
                </c:pt>
                <c:pt idx="6721">
                  <c:v>472.089</c:v>
                </c:pt>
                <c:pt idx="6722">
                  <c:v>472.07900000000001</c:v>
                </c:pt>
                <c:pt idx="6723">
                  <c:v>472.06900000000002</c:v>
                </c:pt>
                <c:pt idx="6724">
                  <c:v>472.05900000000003</c:v>
                </c:pt>
                <c:pt idx="6725">
                  <c:v>472.04899999999998</c:v>
                </c:pt>
                <c:pt idx="6726">
                  <c:v>472.03899999999999</c:v>
                </c:pt>
                <c:pt idx="6727">
                  <c:v>472.029</c:v>
                </c:pt>
                <c:pt idx="6728">
                  <c:v>472.01900000000001</c:v>
                </c:pt>
                <c:pt idx="6729">
                  <c:v>472.00900000000001</c:v>
                </c:pt>
                <c:pt idx="6730">
                  <c:v>471.99900000000002</c:v>
                </c:pt>
                <c:pt idx="6731">
                  <c:v>471.98899999999998</c:v>
                </c:pt>
                <c:pt idx="6732">
                  <c:v>471.97899999999998</c:v>
                </c:pt>
                <c:pt idx="6733">
                  <c:v>471.96899999999999</c:v>
                </c:pt>
                <c:pt idx="6734">
                  <c:v>471.959</c:v>
                </c:pt>
                <c:pt idx="6735">
                  <c:v>471.94900000000001</c:v>
                </c:pt>
                <c:pt idx="6736">
                  <c:v>471.93900000000002</c:v>
                </c:pt>
                <c:pt idx="6737">
                  <c:v>471.92899999999997</c:v>
                </c:pt>
                <c:pt idx="6738">
                  <c:v>471.91899999999998</c:v>
                </c:pt>
                <c:pt idx="6739">
                  <c:v>471.90899999999999</c:v>
                </c:pt>
                <c:pt idx="6740">
                  <c:v>471.899</c:v>
                </c:pt>
                <c:pt idx="6741">
                  <c:v>471.88900000000001</c:v>
                </c:pt>
                <c:pt idx="6742">
                  <c:v>471.87900000000002</c:v>
                </c:pt>
                <c:pt idx="6743">
                  <c:v>471.86900000000003</c:v>
                </c:pt>
                <c:pt idx="6744">
                  <c:v>471.85899999999998</c:v>
                </c:pt>
                <c:pt idx="6745">
                  <c:v>471.84899999999999</c:v>
                </c:pt>
                <c:pt idx="6746">
                  <c:v>471.839</c:v>
                </c:pt>
                <c:pt idx="6747">
                  <c:v>471.82900000000001</c:v>
                </c:pt>
                <c:pt idx="6748">
                  <c:v>471.81900000000002</c:v>
                </c:pt>
                <c:pt idx="6749">
                  <c:v>471.80900000000003</c:v>
                </c:pt>
                <c:pt idx="6750">
                  <c:v>471.79899999999998</c:v>
                </c:pt>
                <c:pt idx="6751">
                  <c:v>471.78899999999999</c:v>
                </c:pt>
                <c:pt idx="6752">
                  <c:v>471.779</c:v>
                </c:pt>
                <c:pt idx="6753">
                  <c:v>471.76900000000001</c:v>
                </c:pt>
                <c:pt idx="6754">
                  <c:v>471.75900000000001</c:v>
                </c:pt>
                <c:pt idx="6755">
                  <c:v>471.74900000000002</c:v>
                </c:pt>
                <c:pt idx="6756">
                  <c:v>471.73899999999998</c:v>
                </c:pt>
                <c:pt idx="6757">
                  <c:v>471.72899999999998</c:v>
                </c:pt>
                <c:pt idx="6758">
                  <c:v>471.71899999999999</c:v>
                </c:pt>
                <c:pt idx="6759">
                  <c:v>471.709</c:v>
                </c:pt>
                <c:pt idx="6760">
                  <c:v>471.69900000000001</c:v>
                </c:pt>
                <c:pt idx="6761">
                  <c:v>471.68900000000002</c:v>
                </c:pt>
                <c:pt idx="6762">
                  <c:v>471.67899999999997</c:v>
                </c:pt>
                <c:pt idx="6763">
                  <c:v>471.66899999999998</c:v>
                </c:pt>
                <c:pt idx="6764">
                  <c:v>471.65899999999999</c:v>
                </c:pt>
                <c:pt idx="6765">
                  <c:v>471.649</c:v>
                </c:pt>
                <c:pt idx="6766">
                  <c:v>471.63900000000001</c:v>
                </c:pt>
                <c:pt idx="6767">
                  <c:v>471.62900000000002</c:v>
                </c:pt>
                <c:pt idx="6768">
                  <c:v>471.61900000000003</c:v>
                </c:pt>
                <c:pt idx="6769">
                  <c:v>471.60899999999998</c:v>
                </c:pt>
                <c:pt idx="6770">
                  <c:v>471.6</c:v>
                </c:pt>
                <c:pt idx="6771">
                  <c:v>471.59</c:v>
                </c:pt>
                <c:pt idx="6772">
                  <c:v>471.58</c:v>
                </c:pt>
                <c:pt idx="6773">
                  <c:v>471.57</c:v>
                </c:pt>
                <c:pt idx="6774">
                  <c:v>471.56</c:v>
                </c:pt>
                <c:pt idx="6775">
                  <c:v>471.55</c:v>
                </c:pt>
                <c:pt idx="6776">
                  <c:v>471.54</c:v>
                </c:pt>
                <c:pt idx="6777">
                  <c:v>471.53</c:v>
                </c:pt>
                <c:pt idx="6778">
                  <c:v>471.52</c:v>
                </c:pt>
                <c:pt idx="6779">
                  <c:v>471.51</c:v>
                </c:pt>
                <c:pt idx="6780">
                  <c:v>471.5</c:v>
                </c:pt>
                <c:pt idx="6781">
                  <c:v>471.49</c:v>
                </c:pt>
                <c:pt idx="6782">
                  <c:v>471.48</c:v>
                </c:pt>
                <c:pt idx="6783">
                  <c:v>471.471</c:v>
                </c:pt>
                <c:pt idx="6784">
                  <c:v>471.46100000000001</c:v>
                </c:pt>
                <c:pt idx="6785">
                  <c:v>471.45100000000002</c:v>
                </c:pt>
                <c:pt idx="6786">
                  <c:v>471.44099999999997</c:v>
                </c:pt>
                <c:pt idx="6787">
                  <c:v>471.43099999999998</c:v>
                </c:pt>
                <c:pt idx="6788">
                  <c:v>471.42099999999999</c:v>
                </c:pt>
                <c:pt idx="6789">
                  <c:v>471.411</c:v>
                </c:pt>
                <c:pt idx="6790">
                  <c:v>471.40100000000001</c:v>
                </c:pt>
                <c:pt idx="6791">
                  <c:v>471.39100000000002</c:v>
                </c:pt>
                <c:pt idx="6792">
                  <c:v>471.38099999999997</c:v>
                </c:pt>
                <c:pt idx="6793">
                  <c:v>471.37200000000001</c:v>
                </c:pt>
                <c:pt idx="6794">
                  <c:v>471.36200000000002</c:v>
                </c:pt>
                <c:pt idx="6795">
                  <c:v>471.35199999999998</c:v>
                </c:pt>
                <c:pt idx="6796">
                  <c:v>471.34199999999998</c:v>
                </c:pt>
                <c:pt idx="6797">
                  <c:v>471.33199999999999</c:v>
                </c:pt>
                <c:pt idx="6798">
                  <c:v>471.322</c:v>
                </c:pt>
                <c:pt idx="6799">
                  <c:v>471.31200000000001</c:v>
                </c:pt>
                <c:pt idx="6800">
                  <c:v>471.30200000000002</c:v>
                </c:pt>
                <c:pt idx="6801">
                  <c:v>471.29300000000001</c:v>
                </c:pt>
                <c:pt idx="6802">
                  <c:v>471.28300000000002</c:v>
                </c:pt>
                <c:pt idx="6803">
                  <c:v>471.27300000000002</c:v>
                </c:pt>
                <c:pt idx="6804">
                  <c:v>471.26299999999998</c:v>
                </c:pt>
                <c:pt idx="6805">
                  <c:v>471.25299999999999</c:v>
                </c:pt>
                <c:pt idx="6806">
                  <c:v>471.24299999999999</c:v>
                </c:pt>
                <c:pt idx="6807">
                  <c:v>471.233</c:v>
                </c:pt>
                <c:pt idx="6808">
                  <c:v>471.22399999999999</c:v>
                </c:pt>
                <c:pt idx="6809">
                  <c:v>471.214</c:v>
                </c:pt>
                <c:pt idx="6810">
                  <c:v>471.20400000000001</c:v>
                </c:pt>
                <c:pt idx="6811">
                  <c:v>471.19400000000002</c:v>
                </c:pt>
                <c:pt idx="6812">
                  <c:v>471.18400000000003</c:v>
                </c:pt>
                <c:pt idx="6813">
                  <c:v>471.17399999999998</c:v>
                </c:pt>
                <c:pt idx="6814">
                  <c:v>471.16500000000002</c:v>
                </c:pt>
                <c:pt idx="6815">
                  <c:v>471.15499999999997</c:v>
                </c:pt>
                <c:pt idx="6816">
                  <c:v>471.14499999999998</c:v>
                </c:pt>
                <c:pt idx="6817">
                  <c:v>471.13499999999999</c:v>
                </c:pt>
                <c:pt idx="6818">
                  <c:v>471.125</c:v>
                </c:pt>
                <c:pt idx="6819">
                  <c:v>471.11500000000001</c:v>
                </c:pt>
                <c:pt idx="6820">
                  <c:v>471.10599999999999</c:v>
                </c:pt>
                <c:pt idx="6821">
                  <c:v>471.096</c:v>
                </c:pt>
                <c:pt idx="6822">
                  <c:v>471.08600000000001</c:v>
                </c:pt>
                <c:pt idx="6823">
                  <c:v>471.07600000000002</c:v>
                </c:pt>
                <c:pt idx="6824">
                  <c:v>471.06599999999997</c:v>
                </c:pt>
                <c:pt idx="6825">
                  <c:v>471.05700000000002</c:v>
                </c:pt>
                <c:pt idx="6826">
                  <c:v>471.04700000000003</c:v>
                </c:pt>
                <c:pt idx="6827">
                  <c:v>471.03699999999998</c:v>
                </c:pt>
                <c:pt idx="6828">
                  <c:v>471.02699999999999</c:v>
                </c:pt>
                <c:pt idx="6829">
                  <c:v>471.017</c:v>
                </c:pt>
                <c:pt idx="6830">
                  <c:v>471.00799999999998</c:v>
                </c:pt>
                <c:pt idx="6831">
                  <c:v>470.99799999999999</c:v>
                </c:pt>
                <c:pt idx="6832">
                  <c:v>470.988</c:v>
                </c:pt>
                <c:pt idx="6833">
                  <c:v>470.97800000000001</c:v>
                </c:pt>
                <c:pt idx="6834">
                  <c:v>470.96800000000002</c:v>
                </c:pt>
                <c:pt idx="6835">
                  <c:v>470.959</c:v>
                </c:pt>
                <c:pt idx="6836">
                  <c:v>470.94900000000001</c:v>
                </c:pt>
                <c:pt idx="6837">
                  <c:v>470.93900000000002</c:v>
                </c:pt>
                <c:pt idx="6838">
                  <c:v>470.92899999999997</c:v>
                </c:pt>
                <c:pt idx="6839">
                  <c:v>470.91899999999998</c:v>
                </c:pt>
                <c:pt idx="6840">
                  <c:v>470.91</c:v>
                </c:pt>
                <c:pt idx="6841">
                  <c:v>470.9</c:v>
                </c:pt>
                <c:pt idx="6842">
                  <c:v>470.89</c:v>
                </c:pt>
                <c:pt idx="6843">
                  <c:v>470.88</c:v>
                </c:pt>
                <c:pt idx="6844">
                  <c:v>470.87099999999998</c:v>
                </c:pt>
                <c:pt idx="6845">
                  <c:v>470.86099999999999</c:v>
                </c:pt>
                <c:pt idx="6846">
                  <c:v>470.851</c:v>
                </c:pt>
                <c:pt idx="6847">
                  <c:v>470.84100000000001</c:v>
                </c:pt>
                <c:pt idx="6848">
                  <c:v>470.83199999999999</c:v>
                </c:pt>
                <c:pt idx="6849">
                  <c:v>470.822</c:v>
                </c:pt>
                <c:pt idx="6850">
                  <c:v>470.81200000000001</c:v>
                </c:pt>
                <c:pt idx="6851">
                  <c:v>470.80200000000002</c:v>
                </c:pt>
                <c:pt idx="6852">
                  <c:v>470.79300000000001</c:v>
                </c:pt>
                <c:pt idx="6853">
                  <c:v>470.78300000000002</c:v>
                </c:pt>
                <c:pt idx="6854">
                  <c:v>470.77300000000002</c:v>
                </c:pt>
                <c:pt idx="6855">
                  <c:v>470.76299999999998</c:v>
                </c:pt>
                <c:pt idx="6856">
                  <c:v>470.75400000000002</c:v>
                </c:pt>
                <c:pt idx="6857">
                  <c:v>470.74400000000003</c:v>
                </c:pt>
                <c:pt idx="6858">
                  <c:v>470.73399999999998</c:v>
                </c:pt>
                <c:pt idx="6859">
                  <c:v>470.72399999999999</c:v>
                </c:pt>
                <c:pt idx="6860">
                  <c:v>470.71499999999997</c:v>
                </c:pt>
                <c:pt idx="6861">
                  <c:v>470.70499999999998</c:v>
                </c:pt>
                <c:pt idx="6862">
                  <c:v>470.69499999999999</c:v>
                </c:pt>
                <c:pt idx="6863">
                  <c:v>470.685</c:v>
                </c:pt>
                <c:pt idx="6864">
                  <c:v>470.67599999999999</c:v>
                </c:pt>
                <c:pt idx="6865">
                  <c:v>470.666</c:v>
                </c:pt>
                <c:pt idx="6866">
                  <c:v>470.65600000000001</c:v>
                </c:pt>
                <c:pt idx="6867">
                  <c:v>470.64699999999999</c:v>
                </c:pt>
                <c:pt idx="6868">
                  <c:v>470.637</c:v>
                </c:pt>
                <c:pt idx="6869">
                  <c:v>470.62700000000001</c:v>
                </c:pt>
                <c:pt idx="6870">
                  <c:v>470.61799999999999</c:v>
                </c:pt>
                <c:pt idx="6871">
                  <c:v>470.608</c:v>
                </c:pt>
                <c:pt idx="6872">
                  <c:v>470.59800000000001</c:v>
                </c:pt>
                <c:pt idx="6873">
                  <c:v>470.58800000000002</c:v>
                </c:pt>
                <c:pt idx="6874">
                  <c:v>470.57900000000001</c:v>
                </c:pt>
                <c:pt idx="6875">
                  <c:v>470.56900000000002</c:v>
                </c:pt>
                <c:pt idx="6876">
                  <c:v>470.55900000000003</c:v>
                </c:pt>
                <c:pt idx="6877">
                  <c:v>470.55</c:v>
                </c:pt>
                <c:pt idx="6878">
                  <c:v>470.54</c:v>
                </c:pt>
                <c:pt idx="6879">
                  <c:v>470.53</c:v>
                </c:pt>
                <c:pt idx="6880">
                  <c:v>470.52100000000002</c:v>
                </c:pt>
                <c:pt idx="6881">
                  <c:v>470.51100000000002</c:v>
                </c:pt>
                <c:pt idx="6882">
                  <c:v>470.50099999999998</c:v>
                </c:pt>
                <c:pt idx="6883">
                  <c:v>470.49200000000002</c:v>
                </c:pt>
                <c:pt idx="6884">
                  <c:v>470.48200000000003</c:v>
                </c:pt>
                <c:pt idx="6885">
                  <c:v>470.47199999999998</c:v>
                </c:pt>
                <c:pt idx="6886">
                  <c:v>470.46300000000002</c:v>
                </c:pt>
                <c:pt idx="6887">
                  <c:v>470.45299999999997</c:v>
                </c:pt>
                <c:pt idx="6888">
                  <c:v>470.44299999999998</c:v>
                </c:pt>
                <c:pt idx="6889">
                  <c:v>470.43400000000003</c:v>
                </c:pt>
                <c:pt idx="6890">
                  <c:v>470.42399999999998</c:v>
                </c:pt>
                <c:pt idx="6891">
                  <c:v>470.41399999999999</c:v>
                </c:pt>
                <c:pt idx="6892">
                  <c:v>470.40499999999997</c:v>
                </c:pt>
                <c:pt idx="6893">
                  <c:v>470.39499999999998</c:v>
                </c:pt>
                <c:pt idx="6894">
                  <c:v>470.38499999999999</c:v>
                </c:pt>
                <c:pt idx="6895">
                  <c:v>470.37599999999998</c:v>
                </c:pt>
                <c:pt idx="6896">
                  <c:v>470.36599999999999</c:v>
                </c:pt>
                <c:pt idx="6897">
                  <c:v>470.35599999999999</c:v>
                </c:pt>
                <c:pt idx="6898">
                  <c:v>470.34699999999998</c:v>
                </c:pt>
                <c:pt idx="6899">
                  <c:v>470.33699999999999</c:v>
                </c:pt>
                <c:pt idx="6900">
                  <c:v>470.327</c:v>
                </c:pt>
                <c:pt idx="6901">
                  <c:v>470.31799999999998</c:v>
                </c:pt>
                <c:pt idx="6902">
                  <c:v>470.30799999999999</c:v>
                </c:pt>
                <c:pt idx="6903">
                  <c:v>470.29899999999998</c:v>
                </c:pt>
                <c:pt idx="6904">
                  <c:v>470.28899999999999</c:v>
                </c:pt>
                <c:pt idx="6905">
                  <c:v>470.279</c:v>
                </c:pt>
                <c:pt idx="6906">
                  <c:v>470.27</c:v>
                </c:pt>
                <c:pt idx="6907">
                  <c:v>470.26</c:v>
                </c:pt>
                <c:pt idx="6908">
                  <c:v>470.25</c:v>
                </c:pt>
                <c:pt idx="6909">
                  <c:v>470.24099999999999</c:v>
                </c:pt>
                <c:pt idx="6910">
                  <c:v>470.23099999999999</c:v>
                </c:pt>
                <c:pt idx="6911">
                  <c:v>470.22199999999998</c:v>
                </c:pt>
                <c:pt idx="6912">
                  <c:v>470.21199999999999</c:v>
                </c:pt>
                <c:pt idx="6913">
                  <c:v>470.202</c:v>
                </c:pt>
                <c:pt idx="6914">
                  <c:v>470.19299999999998</c:v>
                </c:pt>
                <c:pt idx="6915">
                  <c:v>470.18299999999999</c:v>
                </c:pt>
                <c:pt idx="6916">
                  <c:v>470.17399999999998</c:v>
                </c:pt>
                <c:pt idx="6917">
                  <c:v>470.16399999999999</c:v>
                </c:pt>
                <c:pt idx="6918">
                  <c:v>470.154</c:v>
                </c:pt>
                <c:pt idx="6919">
                  <c:v>470.14499999999998</c:v>
                </c:pt>
                <c:pt idx="6920">
                  <c:v>470.13499999999999</c:v>
                </c:pt>
                <c:pt idx="6921">
                  <c:v>470.12599999999998</c:v>
                </c:pt>
                <c:pt idx="6922">
                  <c:v>470.11599999999999</c:v>
                </c:pt>
                <c:pt idx="6923">
                  <c:v>470.10599999999999</c:v>
                </c:pt>
                <c:pt idx="6924">
                  <c:v>470.09699999999998</c:v>
                </c:pt>
                <c:pt idx="6925">
                  <c:v>470.08699999999999</c:v>
                </c:pt>
                <c:pt idx="6926">
                  <c:v>470.07799999999997</c:v>
                </c:pt>
                <c:pt idx="6927">
                  <c:v>470.06799999999998</c:v>
                </c:pt>
                <c:pt idx="6928">
                  <c:v>470.05900000000003</c:v>
                </c:pt>
                <c:pt idx="6929">
                  <c:v>470.04899999999998</c:v>
                </c:pt>
                <c:pt idx="6930">
                  <c:v>470.03899999999999</c:v>
                </c:pt>
                <c:pt idx="6931">
                  <c:v>470.03</c:v>
                </c:pt>
                <c:pt idx="6932">
                  <c:v>470.02</c:v>
                </c:pt>
                <c:pt idx="6933">
                  <c:v>470.01100000000002</c:v>
                </c:pt>
                <c:pt idx="6934">
                  <c:v>470.00099999999998</c:v>
                </c:pt>
                <c:pt idx="6935">
                  <c:v>469.99200000000002</c:v>
                </c:pt>
                <c:pt idx="6936">
                  <c:v>469.98200000000003</c:v>
                </c:pt>
                <c:pt idx="6937">
                  <c:v>469.97300000000001</c:v>
                </c:pt>
                <c:pt idx="6938">
                  <c:v>469.96300000000002</c:v>
                </c:pt>
                <c:pt idx="6939">
                  <c:v>469.95299999999997</c:v>
                </c:pt>
                <c:pt idx="6940">
                  <c:v>469.94400000000002</c:v>
                </c:pt>
                <c:pt idx="6941">
                  <c:v>469.93400000000003</c:v>
                </c:pt>
                <c:pt idx="6942">
                  <c:v>469.92500000000001</c:v>
                </c:pt>
                <c:pt idx="6943">
                  <c:v>469.91500000000002</c:v>
                </c:pt>
                <c:pt idx="6944">
                  <c:v>469.90600000000001</c:v>
                </c:pt>
                <c:pt idx="6945">
                  <c:v>469.89600000000002</c:v>
                </c:pt>
                <c:pt idx="6946">
                  <c:v>469.887</c:v>
                </c:pt>
                <c:pt idx="6947">
                  <c:v>469.87700000000001</c:v>
                </c:pt>
                <c:pt idx="6948">
                  <c:v>469.86799999999999</c:v>
                </c:pt>
                <c:pt idx="6949">
                  <c:v>469.858</c:v>
                </c:pt>
                <c:pt idx="6950">
                  <c:v>469.84899999999999</c:v>
                </c:pt>
                <c:pt idx="6951">
                  <c:v>469.839</c:v>
                </c:pt>
                <c:pt idx="6952">
                  <c:v>469.83</c:v>
                </c:pt>
                <c:pt idx="6953">
                  <c:v>469.82</c:v>
                </c:pt>
                <c:pt idx="6954">
                  <c:v>469.81099999999998</c:v>
                </c:pt>
                <c:pt idx="6955">
                  <c:v>469.80099999999999</c:v>
                </c:pt>
                <c:pt idx="6956">
                  <c:v>469.79199999999997</c:v>
                </c:pt>
                <c:pt idx="6957">
                  <c:v>469.78199999999998</c:v>
                </c:pt>
                <c:pt idx="6958">
                  <c:v>469.77300000000002</c:v>
                </c:pt>
                <c:pt idx="6959">
                  <c:v>469.76299999999998</c:v>
                </c:pt>
                <c:pt idx="6960">
                  <c:v>469.75400000000002</c:v>
                </c:pt>
                <c:pt idx="6961">
                  <c:v>469.74400000000003</c:v>
                </c:pt>
                <c:pt idx="6962">
                  <c:v>469.73500000000001</c:v>
                </c:pt>
                <c:pt idx="6963">
                  <c:v>469.72500000000002</c:v>
                </c:pt>
                <c:pt idx="6964">
                  <c:v>469.71600000000001</c:v>
                </c:pt>
                <c:pt idx="6965">
                  <c:v>469.70600000000002</c:v>
                </c:pt>
                <c:pt idx="6966">
                  <c:v>469.697</c:v>
                </c:pt>
                <c:pt idx="6967">
                  <c:v>469.68700000000001</c:v>
                </c:pt>
                <c:pt idx="6968">
                  <c:v>469.678</c:v>
                </c:pt>
                <c:pt idx="6969">
                  <c:v>469.66800000000001</c:v>
                </c:pt>
                <c:pt idx="6970">
                  <c:v>469.65899999999999</c:v>
                </c:pt>
                <c:pt idx="6971">
                  <c:v>469.649</c:v>
                </c:pt>
                <c:pt idx="6972">
                  <c:v>469.64</c:v>
                </c:pt>
                <c:pt idx="6973">
                  <c:v>469.63</c:v>
                </c:pt>
                <c:pt idx="6974">
                  <c:v>469.62099999999998</c:v>
                </c:pt>
                <c:pt idx="6975">
                  <c:v>469.61099999999999</c:v>
                </c:pt>
                <c:pt idx="6976">
                  <c:v>469.60199999999998</c:v>
                </c:pt>
                <c:pt idx="6977">
                  <c:v>469.59199999999998</c:v>
                </c:pt>
                <c:pt idx="6978">
                  <c:v>469.58300000000003</c:v>
                </c:pt>
                <c:pt idx="6979">
                  <c:v>469.57299999999998</c:v>
                </c:pt>
                <c:pt idx="6980">
                  <c:v>469.56400000000002</c:v>
                </c:pt>
                <c:pt idx="6981">
                  <c:v>469.55500000000001</c:v>
                </c:pt>
                <c:pt idx="6982">
                  <c:v>469.54500000000002</c:v>
                </c:pt>
                <c:pt idx="6983">
                  <c:v>469.536</c:v>
                </c:pt>
                <c:pt idx="6984">
                  <c:v>469.52600000000001</c:v>
                </c:pt>
                <c:pt idx="6985">
                  <c:v>469.517</c:v>
                </c:pt>
                <c:pt idx="6986">
                  <c:v>469.50700000000001</c:v>
                </c:pt>
                <c:pt idx="6987">
                  <c:v>469.49799999999999</c:v>
                </c:pt>
                <c:pt idx="6988">
                  <c:v>469.488</c:v>
                </c:pt>
                <c:pt idx="6989">
                  <c:v>469.47899999999998</c:v>
                </c:pt>
                <c:pt idx="6990">
                  <c:v>469.47</c:v>
                </c:pt>
                <c:pt idx="6991">
                  <c:v>469.46</c:v>
                </c:pt>
                <c:pt idx="6992">
                  <c:v>469.45100000000002</c:v>
                </c:pt>
                <c:pt idx="6993">
                  <c:v>469.44099999999997</c:v>
                </c:pt>
                <c:pt idx="6994">
                  <c:v>469.43200000000002</c:v>
                </c:pt>
                <c:pt idx="6995">
                  <c:v>469.423</c:v>
                </c:pt>
                <c:pt idx="6996">
                  <c:v>469.41300000000001</c:v>
                </c:pt>
                <c:pt idx="6997">
                  <c:v>469.404</c:v>
                </c:pt>
                <c:pt idx="6998">
                  <c:v>469.39400000000001</c:v>
                </c:pt>
                <c:pt idx="6999">
                  <c:v>469.38499999999999</c:v>
                </c:pt>
                <c:pt idx="7000">
                  <c:v>469.375</c:v>
                </c:pt>
                <c:pt idx="7001">
                  <c:v>469.36599999999999</c:v>
                </c:pt>
                <c:pt idx="7002">
                  <c:v>469.35700000000003</c:v>
                </c:pt>
                <c:pt idx="7003">
                  <c:v>469.34699999999998</c:v>
                </c:pt>
                <c:pt idx="7004">
                  <c:v>469.33800000000002</c:v>
                </c:pt>
                <c:pt idx="7005">
                  <c:v>469.32799999999997</c:v>
                </c:pt>
                <c:pt idx="7006">
                  <c:v>469.31900000000002</c:v>
                </c:pt>
                <c:pt idx="7007">
                  <c:v>469.31</c:v>
                </c:pt>
                <c:pt idx="7008">
                  <c:v>469.3</c:v>
                </c:pt>
                <c:pt idx="7009">
                  <c:v>469.291</c:v>
                </c:pt>
                <c:pt idx="7010">
                  <c:v>469.28100000000001</c:v>
                </c:pt>
                <c:pt idx="7011">
                  <c:v>469.27199999999999</c:v>
                </c:pt>
                <c:pt idx="7012">
                  <c:v>469.26299999999998</c:v>
                </c:pt>
                <c:pt idx="7013">
                  <c:v>469.25299999999999</c:v>
                </c:pt>
                <c:pt idx="7014">
                  <c:v>469.24400000000003</c:v>
                </c:pt>
                <c:pt idx="7015">
                  <c:v>469.23500000000001</c:v>
                </c:pt>
                <c:pt idx="7016">
                  <c:v>469.22500000000002</c:v>
                </c:pt>
                <c:pt idx="7017">
                  <c:v>469.21600000000001</c:v>
                </c:pt>
                <c:pt idx="7018">
                  <c:v>469.20600000000002</c:v>
                </c:pt>
                <c:pt idx="7019">
                  <c:v>469.197</c:v>
                </c:pt>
                <c:pt idx="7020">
                  <c:v>469.18799999999999</c:v>
                </c:pt>
                <c:pt idx="7021">
                  <c:v>469.178</c:v>
                </c:pt>
                <c:pt idx="7022">
                  <c:v>469.16899999999998</c:v>
                </c:pt>
                <c:pt idx="7023">
                  <c:v>469.16</c:v>
                </c:pt>
                <c:pt idx="7024">
                  <c:v>469.15</c:v>
                </c:pt>
                <c:pt idx="7025">
                  <c:v>469.14100000000002</c:v>
                </c:pt>
                <c:pt idx="7026">
                  <c:v>469.13200000000001</c:v>
                </c:pt>
                <c:pt idx="7027">
                  <c:v>469.12200000000001</c:v>
                </c:pt>
                <c:pt idx="7028">
                  <c:v>469.113</c:v>
                </c:pt>
                <c:pt idx="7029">
                  <c:v>469.10399999999998</c:v>
                </c:pt>
                <c:pt idx="7030">
                  <c:v>469.09399999999999</c:v>
                </c:pt>
                <c:pt idx="7031">
                  <c:v>469.08499999999998</c:v>
                </c:pt>
                <c:pt idx="7032">
                  <c:v>469.07600000000002</c:v>
                </c:pt>
                <c:pt idx="7033">
                  <c:v>469.06599999999997</c:v>
                </c:pt>
                <c:pt idx="7034">
                  <c:v>469.05700000000002</c:v>
                </c:pt>
                <c:pt idx="7035">
                  <c:v>469.048</c:v>
                </c:pt>
                <c:pt idx="7036">
                  <c:v>469.03800000000001</c:v>
                </c:pt>
                <c:pt idx="7037">
                  <c:v>469.029</c:v>
                </c:pt>
                <c:pt idx="7038">
                  <c:v>469.02</c:v>
                </c:pt>
                <c:pt idx="7039">
                  <c:v>469.01</c:v>
                </c:pt>
                <c:pt idx="7040">
                  <c:v>469.00099999999998</c:v>
                </c:pt>
                <c:pt idx="7041">
                  <c:v>468.99200000000002</c:v>
                </c:pt>
                <c:pt idx="7042">
                  <c:v>468.98200000000003</c:v>
                </c:pt>
                <c:pt idx="7043">
                  <c:v>468.97300000000001</c:v>
                </c:pt>
                <c:pt idx="7044">
                  <c:v>468.964</c:v>
                </c:pt>
                <c:pt idx="7045">
                  <c:v>468.95400000000001</c:v>
                </c:pt>
                <c:pt idx="7046">
                  <c:v>468.94499999999999</c:v>
                </c:pt>
                <c:pt idx="7047">
                  <c:v>468.93599999999998</c:v>
                </c:pt>
                <c:pt idx="7048">
                  <c:v>468.92700000000002</c:v>
                </c:pt>
                <c:pt idx="7049">
                  <c:v>468.91699999999997</c:v>
                </c:pt>
                <c:pt idx="7050">
                  <c:v>468.90800000000002</c:v>
                </c:pt>
                <c:pt idx="7051">
                  <c:v>468.899</c:v>
                </c:pt>
                <c:pt idx="7052">
                  <c:v>468.88900000000001</c:v>
                </c:pt>
                <c:pt idx="7053">
                  <c:v>468.88</c:v>
                </c:pt>
                <c:pt idx="7054">
                  <c:v>468.87099999999998</c:v>
                </c:pt>
                <c:pt idx="7055">
                  <c:v>468.86200000000002</c:v>
                </c:pt>
                <c:pt idx="7056">
                  <c:v>468.85199999999998</c:v>
                </c:pt>
                <c:pt idx="7057">
                  <c:v>468.84300000000002</c:v>
                </c:pt>
                <c:pt idx="7058">
                  <c:v>468.834</c:v>
                </c:pt>
                <c:pt idx="7059">
                  <c:v>468.82499999999999</c:v>
                </c:pt>
                <c:pt idx="7060">
                  <c:v>468.815</c:v>
                </c:pt>
                <c:pt idx="7061">
                  <c:v>468.80599999999998</c:v>
                </c:pt>
                <c:pt idx="7062">
                  <c:v>468.79700000000003</c:v>
                </c:pt>
                <c:pt idx="7063">
                  <c:v>468.78800000000001</c:v>
                </c:pt>
                <c:pt idx="7064">
                  <c:v>468.77800000000002</c:v>
                </c:pt>
                <c:pt idx="7065">
                  <c:v>468.76900000000001</c:v>
                </c:pt>
                <c:pt idx="7066">
                  <c:v>468.76</c:v>
                </c:pt>
                <c:pt idx="7067">
                  <c:v>468.75099999999998</c:v>
                </c:pt>
                <c:pt idx="7068">
                  <c:v>468.74200000000002</c:v>
                </c:pt>
                <c:pt idx="7069">
                  <c:v>468.73200000000003</c:v>
                </c:pt>
                <c:pt idx="7070">
                  <c:v>468.72300000000001</c:v>
                </c:pt>
                <c:pt idx="7071">
                  <c:v>468.714</c:v>
                </c:pt>
                <c:pt idx="7072">
                  <c:v>468.70499999999998</c:v>
                </c:pt>
                <c:pt idx="7073">
                  <c:v>468.69600000000003</c:v>
                </c:pt>
                <c:pt idx="7074">
                  <c:v>468.68599999999998</c:v>
                </c:pt>
                <c:pt idx="7075">
                  <c:v>468.67700000000002</c:v>
                </c:pt>
                <c:pt idx="7076">
                  <c:v>468.66800000000001</c:v>
                </c:pt>
                <c:pt idx="7077">
                  <c:v>468.65899999999999</c:v>
                </c:pt>
                <c:pt idx="7078">
                  <c:v>468.65</c:v>
                </c:pt>
                <c:pt idx="7079">
                  <c:v>468.64100000000002</c:v>
                </c:pt>
                <c:pt idx="7080">
                  <c:v>468.63099999999997</c:v>
                </c:pt>
                <c:pt idx="7081">
                  <c:v>468.62200000000001</c:v>
                </c:pt>
                <c:pt idx="7082">
                  <c:v>468.613</c:v>
                </c:pt>
                <c:pt idx="7083">
                  <c:v>468.60399999999998</c:v>
                </c:pt>
                <c:pt idx="7084">
                  <c:v>468.59500000000003</c:v>
                </c:pt>
                <c:pt idx="7085">
                  <c:v>468.58600000000001</c:v>
                </c:pt>
                <c:pt idx="7086">
                  <c:v>468.577</c:v>
                </c:pt>
                <c:pt idx="7087">
                  <c:v>468.56799999999998</c:v>
                </c:pt>
                <c:pt idx="7088">
                  <c:v>468.55900000000003</c:v>
                </c:pt>
                <c:pt idx="7089">
                  <c:v>468.54899999999998</c:v>
                </c:pt>
                <c:pt idx="7090">
                  <c:v>468.54</c:v>
                </c:pt>
                <c:pt idx="7091">
                  <c:v>468.53100000000001</c:v>
                </c:pt>
                <c:pt idx="7092">
                  <c:v>468.52199999999999</c:v>
                </c:pt>
                <c:pt idx="7093">
                  <c:v>468.51299999999998</c:v>
                </c:pt>
                <c:pt idx="7094">
                  <c:v>468.50400000000002</c:v>
                </c:pt>
                <c:pt idx="7095">
                  <c:v>468.495</c:v>
                </c:pt>
                <c:pt idx="7096">
                  <c:v>468.48599999999999</c:v>
                </c:pt>
                <c:pt idx="7097">
                  <c:v>468.47699999999998</c:v>
                </c:pt>
                <c:pt idx="7098">
                  <c:v>468.46800000000002</c:v>
                </c:pt>
                <c:pt idx="7099">
                  <c:v>468.459</c:v>
                </c:pt>
                <c:pt idx="7100">
                  <c:v>468.45</c:v>
                </c:pt>
                <c:pt idx="7101">
                  <c:v>468.44099999999997</c:v>
                </c:pt>
                <c:pt idx="7102">
                  <c:v>468.43299999999999</c:v>
                </c:pt>
                <c:pt idx="7103">
                  <c:v>468.42399999999998</c:v>
                </c:pt>
                <c:pt idx="7104">
                  <c:v>468.41500000000002</c:v>
                </c:pt>
                <c:pt idx="7105">
                  <c:v>468.40600000000001</c:v>
                </c:pt>
                <c:pt idx="7106">
                  <c:v>468.39699999999999</c:v>
                </c:pt>
                <c:pt idx="7107">
                  <c:v>468.38799999999998</c:v>
                </c:pt>
                <c:pt idx="7108">
                  <c:v>468.37900000000002</c:v>
                </c:pt>
                <c:pt idx="7109">
                  <c:v>468.37099999999998</c:v>
                </c:pt>
                <c:pt idx="7110">
                  <c:v>468.36200000000002</c:v>
                </c:pt>
                <c:pt idx="7111">
                  <c:v>468.35300000000001</c:v>
                </c:pt>
                <c:pt idx="7112">
                  <c:v>468.34399999999999</c:v>
                </c:pt>
                <c:pt idx="7113">
                  <c:v>468.33600000000001</c:v>
                </c:pt>
                <c:pt idx="7114">
                  <c:v>468.327</c:v>
                </c:pt>
                <c:pt idx="7115">
                  <c:v>468.31799999999998</c:v>
                </c:pt>
                <c:pt idx="7116">
                  <c:v>468.31</c:v>
                </c:pt>
                <c:pt idx="7117">
                  <c:v>468.30099999999999</c:v>
                </c:pt>
                <c:pt idx="7118">
                  <c:v>468.29199999999997</c:v>
                </c:pt>
                <c:pt idx="7119">
                  <c:v>468.28399999999999</c:v>
                </c:pt>
                <c:pt idx="7120">
                  <c:v>468.27499999999998</c:v>
                </c:pt>
                <c:pt idx="7121">
                  <c:v>468.267</c:v>
                </c:pt>
                <c:pt idx="7122">
                  <c:v>468.25799999999998</c:v>
                </c:pt>
                <c:pt idx="7123">
                  <c:v>468.25</c:v>
                </c:pt>
                <c:pt idx="7124">
                  <c:v>468.24099999999999</c:v>
                </c:pt>
                <c:pt idx="7125">
                  <c:v>468.233</c:v>
                </c:pt>
                <c:pt idx="7126">
                  <c:v>468.22500000000002</c:v>
                </c:pt>
                <c:pt idx="7127">
                  <c:v>468.21600000000001</c:v>
                </c:pt>
                <c:pt idx="7128">
                  <c:v>468.20800000000003</c:v>
                </c:pt>
                <c:pt idx="7129">
                  <c:v>468.2</c:v>
                </c:pt>
                <c:pt idx="7130">
                  <c:v>468.19099999999997</c:v>
                </c:pt>
                <c:pt idx="7131">
                  <c:v>468.18299999999999</c:v>
                </c:pt>
                <c:pt idx="7132">
                  <c:v>468.17500000000001</c:v>
                </c:pt>
                <c:pt idx="7133">
                  <c:v>468.16699999999997</c:v>
                </c:pt>
                <c:pt idx="7134">
                  <c:v>468.15899999999999</c:v>
                </c:pt>
                <c:pt idx="7135">
                  <c:v>468.15100000000001</c:v>
                </c:pt>
                <c:pt idx="7136">
                  <c:v>468.14299999999997</c:v>
                </c:pt>
                <c:pt idx="7137">
                  <c:v>468.13499999999999</c:v>
                </c:pt>
                <c:pt idx="7138">
                  <c:v>468.12700000000001</c:v>
                </c:pt>
                <c:pt idx="7139">
                  <c:v>468.12</c:v>
                </c:pt>
                <c:pt idx="7140">
                  <c:v>468.11200000000002</c:v>
                </c:pt>
                <c:pt idx="7141">
                  <c:v>468.10399999999998</c:v>
                </c:pt>
                <c:pt idx="7142">
                  <c:v>468.09699999999998</c:v>
                </c:pt>
                <c:pt idx="7143">
                  <c:v>468.089</c:v>
                </c:pt>
                <c:pt idx="7144">
                  <c:v>468.08100000000002</c:v>
                </c:pt>
                <c:pt idx="7145">
                  <c:v>468.07400000000001</c:v>
                </c:pt>
                <c:pt idx="7146">
                  <c:v>468.06700000000001</c:v>
                </c:pt>
                <c:pt idx="7147">
                  <c:v>468.05900000000003</c:v>
                </c:pt>
                <c:pt idx="7148">
                  <c:v>468.05200000000002</c:v>
                </c:pt>
                <c:pt idx="7149">
                  <c:v>468.04500000000002</c:v>
                </c:pt>
                <c:pt idx="7150">
                  <c:v>468.03800000000001</c:v>
                </c:pt>
                <c:pt idx="7151">
                  <c:v>468.03100000000001</c:v>
                </c:pt>
                <c:pt idx="7152">
                  <c:v>468.024</c:v>
                </c:pt>
                <c:pt idx="7153">
                  <c:v>468.017</c:v>
                </c:pt>
                <c:pt idx="7154">
                  <c:v>468.01</c:v>
                </c:pt>
                <c:pt idx="7155">
                  <c:v>468.00400000000002</c:v>
                </c:pt>
                <c:pt idx="7156">
                  <c:v>467.99700000000001</c:v>
                </c:pt>
                <c:pt idx="7157">
                  <c:v>467.99099999999999</c:v>
                </c:pt>
                <c:pt idx="7158">
                  <c:v>467.98399999999998</c:v>
                </c:pt>
                <c:pt idx="7159">
                  <c:v>467.97800000000001</c:v>
                </c:pt>
                <c:pt idx="7160">
                  <c:v>467.97199999999998</c:v>
                </c:pt>
                <c:pt idx="7161">
                  <c:v>467.96600000000001</c:v>
                </c:pt>
                <c:pt idx="7162">
                  <c:v>467.96</c:v>
                </c:pt>
                <c:pt idx="7163">
                  <c:v>467.95400000000001</c:v>
                </c:pt>
                <c:pt idx="7164">
                  <c:v>467.94799999999998</c:v>
                </c:pt>
                <c:pt idx="7165">
                  <c:v>467.94200000000001</c:v>
                </c:pt>
                <c:pt idx="7166">
                  <c:v>467.93700000000001</c:v>
                </c:pt>
                <c:pt idx="7167">
                  <c:v>467.93099999999998</c:v>
                </c:pt>
                <c:pt idx="7168">
                  <c:v>467.92599999999999</c:v>
                </c:pt>
                <c:pt idx="7169">
                  <c:v>467.92099999999999</c:v>
                </c:pt>
                <c:pt idx="7170">
                  <c:v>467.916</c:v>
                </c:pt>
                <c:pt idx="7171">
                  <c:v>467.911</c:v>
                </c:pt>
                <c:pt idx="7172">
                  <c:v>467.90600000000001</c:v>
                </c:pt>
                <c:pt idx="7173">
                  <c:v>467.90199999999999</c:v>
                </c:pt>
                <c:pt idx="7174">
                  <c:v>467.89699999999999</c:v>
                </c:pt>
                <c:pt idx="7175">
                  <c:v>467.89299999999997</c:v>
                </c:pt>
                <c:pt idx="7176">
                  <c:v>467.88900000000001</c:v>
                </c:pt>
                <c:pt idx="7177">
                  <c:v>467.88499999999999</c:v>
                </c:pt>
                <c:pt idx="7178">
                  <c:v>467.88099999999997</c:v>
                </c:pt>
                <c:pt idx="7179">
                  <c:v>467.87700000000001</c:v>
                </c:pt>
                <c:pt idx="7180">
                  <c:v>467.87400000000002</c:v>
                </c:pt>
                <c:pt idx="7181">
                  <c:v>467.87099999999998</c:v>
                </c:pt>
                <c:pt idx="7182">
                  <c:v>467.86700000000002</c:v>
                </c:pt>
                <c:pt idx="7183">
                  <c:v>467.86500000000001</c:v>
                </c:pt>
                <c:pt idx="7184">
                  <c:v>467.86200000000002</c:v>
                </c:pt>
                <c:pt idx="7185">
                  <c:v>467.85899999999998</c:v>
                </c:pt>
                <c:pt idx="7186">
                  <c:v>467.85700000000003</c:v>
                </c:pt>
                <c:pt idx="7187">
                  <c:v>467.85500000000002</c:v>
                </c:pt>
                <c:pt idx="7188">
                  <c:v>467.85300000000001</c:v>
                </c:pt>
                <c:pt idx="7189">
                  <c:v>467.851</c:v>
                </c:pt>
                <c:pt idx="7190">
                  <c:v>467.85</c:v>
                </c:pt>
                <c:pt idx="7191">
                  <c:v>467.84800000000001</c:v>
                </c:pt>
                <c:pt idx="7192">
                  <c:v>467.84699999999998</c:v>
                </c:pt>
                <c:pt idx="7193">
                  <c:v>467.84699999999998</c:v>
                </c:pt>
                <c:pt idx="7194">
                  <c:v>467.846</c:v>
                </c:pt>
                <c:pt idx="7195">
                  <c:v>467.846</c:v>
                </c:pt>
                <c:pt idx="7196">
                  <c:v>467.846</c:v>
                </c:pt>
                <c:pt idx="7197">
                  <c:v>467.846</c:v>
                </c:pt>
                <c:pt idx="7198">
                  <c:v>467.846</c:v>
                </c:pt>
                <c:pt idx="7199">
                  <c:v>467.84699999999998</c:v>
                </c:pt>
                <c:pt idx="7200">
                  <c:v>467.84800000000001</c:v>
                </c:pt>
                <c:pt idx="7201">
                  <c:v>467.84899999999999</c:v>
                </c:pt>
                <c:pt idx="7202">
                  <c:v>467.851</c:v>
                </c:pt>
                <c:pt idx="7203">
                  <c:v>467.85300000000001</c:v>
                </c:pt>
                <c:pt idx="7204">
                  <c:v>467.85500000000002</c:v>
                </c:pt>
                <c:pt idx="7205">
                  <c:v>467.858</c:v>
                </c:pt>
                <c:pt idx="7206">
                  <c:v>467.86</c:v>
                </c:pt>
                <c:pt idx="7207">
                  <c:v>467.863</c:v>
                </c:pt>
                <c:pt idx="7208">
                  <c:v>467.86700000000002</c:v>
                </c:pt>
                <c:pt idx="7209">
                  <c:v>467.87099999999998</c:v>
                </c:pt>
                <c:pt idx="7210">
                  <c:v>467.875</c:v>
                </c:pt>
                <c:pt idx="7211">
                  <c:v>467.87900000000002</c:v>
                </c:pt>
                <c:pt idx="7212">
                  <c:v>467.88400000000001</c:v>
                </c:pt>
                <c:pt idx="7213">
                  <c:v>467.88900000000001</c:v>
                </c:pt>
                <c:pt idx="7214">
                  <c:v>467.89400000000001</c:v>
                </c:pt>
                <c:pt idx="7215">
                  <c:v>467.9</c:v>
                </c:pt>
                <c:pt idx="7216">
                  <c:v>467.90600000000001</c:v>
                </c:pt>
                <c:pt idx="7217">
                  <c:v>467.91300000000001</c:v>
                </c:pt>
                <c:pt idx="7218">
                  <c:v>467.92</c:v>
                </c:pt>
                <c:pt idx="7219">
                  <c:v>467.92700000000002</c:v>
                </c:pt>
                <c:pt idx="7220">
                  <c:v>467.935</c:v>
                </c:pt>
                <c:pt idx="7221">
                  <c:v>467.94299999999998</c:v>
                </c:pt>
                <c:pt idx="7222">
                  <c:v>467.952</c:v>
                </c:pt>
                <c:pt idx="7223">
                  <c:v>467.96100000000001</c:v>
                </c:pt>
                <c:pt idx="7224">
                  <c:v>467.971</c:v>
                </c:pt>
                <c:pt idx="7225">
                  <c:v>467.98</c:v>
                </c:pt>
                <c:pt idx="7226">
                  <c:v>467.99099999999999</c:v>
                </c:pt>
                <c:pt idx="7227">
                  <c:v>468.00200000000001</c:v>
                </c:pt>
                <c:pt idx="7228">
                  <c:v>468.01299999999998</c:v>
                </c:pt>
                <c:pt idx="7229">
                  <c:v>468.02499999999998</c:v>
                </c:pt>
                <c:pt idx="7230">
                  <c:v>468.03699999999998</c:v>
                </c:pt>
                <c:pt idx="7231">
                  <c:v>468.04899999999998</c:v>
                </c:pt>
                <c:pt idx="7232">
                  <c:v>468.06200000000001</c:v>
                </c:pt>
                <c:pt idx="7233">
                  <c:v>468.07600000000002</c:v>
                </c:pt>
                <c:pt idx="7234">
                  <c:v>468.09</c:v>
                </c:pt>
                <c:pt idx="7235">
                  <c:v>468.10500000000002</c:v>
                </c:pt>
                <c:pt idx="7236">
                  <c:v>468.12</c:v>
                </c:pt>
                <c:pt idx="7237">
                  <c:v>468.13600000000002</c:v>
                </c:pt>
                <c:pt idx="7238">
                  <c:v>468.15199999999999</c:v>
                </c:pt>
                <c:pt idx="7239">
                  <c:v>468.16899999999998</c:v>
                </c:pt>
                <c:pt idx="7240">
                  <c:v>468.18599999999998</c:v>
                </c:pt>
                <c:pt idx="7241">
                  <c:v>468.20400000000001</c:v>
                </c:pt>
                <c:pt idx="7242">
                  <c:v>468.22199999999998</c:v>
                </c:pt>
                <c:pt idx="7243">
                  <c:v>468.24099999999999</c:v>
                </c:pt>
                <c:pt idx="7244">
                  <c:v>468.26100000000002</c:v>
                </c:pt>
                <c:pt idx="7245">
                  <c:v>468.28100000000001</c:v>
                </c:pt>
                <c:pt idx="7246">
                  <c:v>468.30099999999999</c:v>
                </c:pt>
                <c:pt idx="7247">
                  <c:v>468.32299999999998</c:v>
                </c:pt>
                <c:pt idx="7248">
                  <c:v>468.34500000000003</c:v>
                </c:pt>
                <c:pt idx="7249">
                  <c:v>468.36700000000002</c:v>
                </c:pt>
                <c:pt idx="7250">
                  <c:v>468.39</c:v>
                </c:pt>
                <c:pt idx="7251">
                  <c:v>468.41399999999999</c:v>
                </c:pt>
                <c:pt idx="7252">
                  <c:v>468.43799999999999</c:v>
                </c:pt>
                <c:pt idx="7253">
                  <c:v>468.46300000000002</c:v>
                </c:pt>
                <c:pt idx="7254">
                  <c:v>468.48899999999998</c:v>
                </c:pt>
                <c:pt idx="7255">
                  <c:v>468.51499999999999</c:v>
                </c:pt>
                <c:pt idx="7256">
                  <c:v>468.54199999999997</c:v>
                </c:pt>
                <c:pt idx="7257">
                  <c:v>468.57</c:v>
                </c:pt>
                <c:pt idx="7258">
                  <c:v>468.59800000000001</c:v>
                </c:pt>
                <c:pt idx="7259">
                  <c:v>468.62700000000001</c:v>
                </c:pt>
                <c:pt idx="7260">
                  <c:v>468.65699999999998</c:v>
                </c:pt>
                <c:pt idx="7261">
                  <c:v>468.68700000000001</c:v>
                </c:pt>
                <c:pt idx="7262">
                  <c:v>468.71800000000002</c:v>
                </c:pt>
                <c:pt idx="7263">
                  <c:v>468.75</c:v>
                </c:pt>
                <c:pt idx="7264">
                  <c:v>468.78199999999998</c:v>
                </c:pt>
                <c:pt idx="7265">
                  <c:v>468.815</c:v>
                </c:pt>
                <c:pt idx="7266">
                  <c:v>468.84899999999999</c:v>
                </c:pt>
                <c:pt idx="7267">
                  <c:v>468.88400000000001</c:v>
                </c:pt>
                <c:pt idx="7268">
                  <c:v>468.91899999999998</c:v>
                </c:pt>
                <c:pt idx="7269">
                  <c:v>468.95499999999998</c:v>
                </c:pt>
                <c:pt idx="7270">
                  <c:v>468.99200000000002</c:v>
                </c:pt>
                <c:pt idx="7271">
                  <c:v>469.03</c:v>
                </c:pt>
                <c:pt idx="7272">
                  <c:v>469.06799999999998</c:v>
                </c:pt>
                <c:pt idx="7273">
                  <c:v>469.108</c:v>
                </c:pt>
                <c:pt idx="7274">
                  <c:v>469.14699999999999</c:v>
                </c:pt>
                <c:pt idx="7275">
                  <c:v>469.18799999999999</c:v>
                </c:pt>
                <c:pt idx="7276">
                  <c:v>469.23</c:v>
                </c:pt>
                <c:pt idx="7277">
                  <c:v>469.27199999999999</c:v>
                </c:pt>
                <c:pt idx="7278">
                  <c:v>469.315</c:v>
                </c:pt>
                <c:pt idx="7279">
                  <c:v>469.35899999999998</c:v>
                </c:pt>
                <c:pt idx="7280">
                  <c:v>469.404</c:v>
                </c:pt>
                <c:pt idx="7281">
                  <c:v>469.44900000000001</c:v>
                </c:pt>
                <c:pt idx="7282">
                  <c:v>469.49599999999998</c:v>
                </c:pt>
                <c:pt idx="7283">
                  <c:v>469.54300000000001</c:v>
                </c:pt>
                <c:pt idx="7284">
                  <c:v>469.59100000000001</c:v>
                </c:pt>
                <c:pt idx="7285">
                  <c:v>469.64</c:v>
                </c:pt>
                <c:pt idx="7286">
                  <c:v>469.69</c:v>
                </c:pt>
                <c:pt idx="7287">
                  <c:v>469.74</c:v>
                </c:pt>
                <c:pt idx="7288">
                  <c:v>469.79199999999997</c:v>
                </c:pt>
                <c:pt idx="7289">
                  <c:v>469.84399999999999</c:v>
                </c:pt>
                <c:pt idx="7290">
                  <c:v>469.89699999999999</c:v>
                </c:pt>
                <c:pt idx="7291">
                  <c:v>469.95100000000002</c:v>
                </c:pt>
                <c:pt idx="7292">
                  <c:v>470.00599999999997</c:v>
                </c:pt>
                <c:pt idx="7293">
                  <c:v>470.06200000000001</c:v>
                </c:pt>
                <c:pt idx="7294">
                  <c:v>470.11900000000003</c:v>
                </c:pt>
                <c:pt idx="7295">
                  <c:v>470.17599999999999</c:v>
                </c:pt>
                <c:pt idx="7296">
                  <c:v>470.23500000000001</c:v>
                </c:pt>
                <c:pt idx="7297">
                  <c:v>470.29399999999998</c:v>
                </c:pt>
                <c:pt idx="7298">
                  <c:v>470.35399999999998</c:v>
                </c:pt>
                <c:pt idx="7299">
                  <c:v>470.416</c:v>
                </c:pt>
                <c:pt idx="7300">
                  <c:v>470.47800000000001</c:v>
                </c:pt>
                <c:pt idx="7301">
                  <c:v>470.541</c:v>
                </c:pt>
                <c:pt idx="7302">
                  <c:v>470.60500000000002</c:v>
                </c:pt>
                <c:pt idx="7303">
                  <c:v>470.66899999999998</c:v>
                </c:pt>
                <c:pt idx="7304">
                  <c:v>470.73500000000001</c:v>
                </c:pt>
                <c:pt idx="7305">
                  <c:v>470.80200000000002</c:v>
                </c:pt>
                <c:pt idx="7306">
                  <c:v>470.86900000000003</c:v>
                </c:pt>
                <c:pt idx="7307">
                  <c:v>470.93799999999999</c:v>
                </c:pt>
                <c:pt idx="7308">
                  <c:v>471.00799999999998</c:v>
                </c:pt>
                <c:pt idx="7309">
                  <c:v>471.07799999999997</c:v>
                </c:pt>
                <c:pt idx="7310">
                  <c:v>471.149</c:v>
                </c:pt>
                <c:pt idx="7311">
                  <c:v>471.22199999999998</c:v>
                </c:pt>
                <c:pt idx="7312">
                  <c:v>471.29500000000002</c:v>
                </c:pt>
                <c:pt idx="7313">
                  <c:v>471.36900000000003</c:v>
                </c:pt>
                <c:pt idx="7314">
                  <c:v>471.44400000000002</c:v>
                </c:pt>
                <c:pt idx="7315">
                  <c:v>471.52</c:v>
                </c:pt>
                <c:pt idx="7316">
                  <c:v>471.59800000000001</c:v>
                </c:pt>
                <c:pt idx="7317">
                  <c:v>471.67599999999999</c:v>
                </c:pt>
                <c:pt idx="7318">
                  <c:v>471.755</c:v>
                </c:pt>
                <c:pt idx="7319">
                  <c:v>471.83499999999998</c:v>
                </c:pt>
                <c:pt idx="7320">
                  <c:v>471.916</c:v>
                </c:pt>
                <c:pt idx="7321">
                  <c:v>471.99799999999999</c:v>
                </c:pt>
                <c:pt idx="7322">
                  <c:v>472.08</c:v>
                </c:pt>
                <c:pt idx="7323">
                  <c:v>472.16399999999999</c:v>
                </c:pt>
                <c:pt idx="7324">
                  <c:v>472.24900000000002</c:v>
                </c:pt>
                <c:pt idx="7325">
                  <c:v>472.33499999999998</c:v>
                </c:pt>
                <c:pt idx="7326">
                  <c:v>472.42200000000003</c:v>
                </c:pt>
                <c:pt idx="7327">
                  <c:v>472.51</c:v>
                </c:pt>
                <c:pt idx="7328">
                  <c:v>472.59800000000001</c:v>
                </c:pt>
                <c:pt idx="7329">
                  <c:v>472.68799999999999</c:v>
                </c:pt>
                <c:pt idx="7330">
                  <c:v>472.779</c:v>
                </c:pt>
                <c:pt idx="7331">
                  <c:v>472.87</c:v>
                </c:pt>
                <c:pt idx="7332">
                  <c:v>472.96300000000002</c:v>
                </c:pt>
                <c:pt idx="7333">
                  <c:v>473.05700000000002</c:v>
                </c:pt>
                <c:pt idx="7334">
                  <c:v>473.15100000000001</c:v>
                </c:pt>
                <c:pt idx="7335">
                  <c:v>473.24700000000001</c:v>
                </c:pt>
                <c:pt idx="7336">
                  <c:v>473.34399999999999</c:v>
                </c:pt>
                <c:pt idx="7337">
                  <c:v>473.44099999999997</c:v>
                </c:pt>
                <c:pt idx="7338">
                  <c:v>473.54</c:v>
                </c:pt>
                <c:pt idx="7339">
                  <c:v>473.63900000000001</c:v>
                </c:pt>
                <c:pt idx="7340">
                  <c:v>473.74</c:v>
                </c:pt>
                <c:pt idx="7341">
                  <c:v>473.84100000000001</c:v>
                </c:pt>
                <c:pt idx="7342">
                  <c:v>473.94400000000002</c:v>
                </c:pt>
                <c:pt idx="7343">
                  <c:v>474.04700000000003</c:v>
                </c:pt>
                <c:pt idx="7344">
                  <c:v>474.15199999999999</c:v>
                </c:pt>
                <c:pt idx="7345">
                  <c:v>474.25700000000001</c:v>
                </c:pt>
                <c:pt idx="7346">
                  <c:v>474.36399999999998</c:v>
                </c:pt>
                <c:pt idx="7347">
                  <c:v>474.471</c:v>
                </c:pt>
                <c:pt idx="7348">
                  <c:v>474.57900000000001</c:v>
                </c:pt>
                <c:pt idx="7349">
                  <c:v>474.68900000000002</c:v>
                </c:pt>
                <c:pt idx="7350">
                  <c:v>474.79899999999998</c:v>
                </c:pt>
                <c:pt idx="7351">
                  <c:v>474.91</c:v>
                </c:pt>
                <c:pt idx="7352">
                  <c:v>475.02300000000002</c:v>
                </c:pt>
                <c:pt idx="7353">
                  <c:v>475.13600000000002</c:v>
                </c:pt>
                <c:pt idx="7354">
                  <c:v>475.25</c:v>
                </c:pt>
                <c:pt idx="7355">
                  <c:v>475.36500000000001</c:v>
                </c:pt>
                <c:pt idx="7356">
                  <c:v>475.48099999999999</c:v>
                </c:pt>
                <c:pt idx="7357">
                  <c:v>475.59800000000001</c:v>
                </c:pt>
                <c:pt idx="7358">
                  <c:v>475.71600000000001</c:v>
                </c:pt>
                <c:pt idx="7359">
                  <c:v>475.83499999999998</c:v>
                </c:pt>
                <c:pt idx="7360">
                  <c:v>475.95499999999998</c:v>
                </c:pt>
                <c:pt idx="7361">
                  <c:v>476.07600000000002</c:v>
                </c:pt>
                <c:pt idx="7362">
                  <c:v>476.19799999999998</c:v>
                </c:pt>
                <c:pt idx="7363">
                  <c:v>476.32100000000003</c:v>
                </c:pt>
                <c:pt idx="7364">
                  <c:v>476.44499999999999</c:v>
                </c:pt>
                <c:pt idx="7365">
                  <c:v>476.56900000000002</c:v>
                </c:pt>
                <c:pt idx="7366">
                  <c:v>476.69499999999999</c:v>
                </c:pt>
                <c:pt idx="7367">
                  <c:v>476.82100000000003</c:v>
                </c:pt>
                <c:pt idx="7368">
                  <c:v>476.94900000000001</c:v>
                </c:pt>
                <c:pt idx="7369">
                  <c:v>477.077</c:v>
                </c:pt>
                <c:pt idx="7370">
                  <c:v>477.20699999999999</c:v>
                </c:pt>
                <c:pt idx="7371">
                  <c:v>477.33699999999999</c:v>
                </c:pt>
                <c:pt idx="7372">
                  <c:v>477.46800000000002</c:v>
                </c:pt>
                <c:pt idx="7373">
                  <c:v>477.6</c:v>
                </c:pt>
                <c:pt idx="7374">
                  <c:v>477.733</c:v>
                </c:pt>
                <c:pt idx="7375">
                  <c:v>477.86700000000002</c:v>
                </c:pt>
                <c:pt idx="7376">
                  <c:v>478.00200000000001</c:v>
                </c:pt>
                <c:pt idx="7377">
                  <c:v>478.13799999999998</c:v>
                </c:pt>
                <c:pt idx="7378">
                  <c:v>478.274</c:v>
                </c:pt>
                <c:pt idx="7379">
                  <c:v>478.41199999999998</c:v>
                </c:pt>
                <c:pt idx="7380">
                  <c:v>478.55</c:v>
                </c:pt>
                <c:pt idx="7381">
                  <c:v>478.69</c:v>
                </c:pt>
                <c:pt idx="7382">
                  <c:v>478.83</c:v>
                </c:pt>
                <c:pt idx="7383">
                  <c:v>478.971</c:v>
                </c:pt>
                <c:pt idx="7384">
                  <c:v>479.113</c:v>
                </c:pt>
                <c:pt idx="7385">
                  <c:v>479.25599999999997</c:v>
                </c:pt>
                <c:pt idx="7386">
                  <c:v>479.399</c:v>
                </c:pt>
                <c:pt idx="7387">
                  <c:v>479.54399999999998</c:v>
                </c:pt>
                <c:pt idx="7388">
                  <c:v>479.68900000000002</c:v>
                </c:pt>
                <c:pt idx="7389">
                  <c:v>479.83600000000001</c:v>
                </c:pt>
                <c:pt idx="7390">
                  <c:v>479.983</c:v>
                </c:pt>
                <c:pt idx="7391">
                  <c:v>480.13099999999997</c:v>
                </c:pt>
                <c:pt idx="7392">
                  <c:v>480.28</c:v>
                </c:pt>
                <c:pt idx="7393">
                  <c:v>480.42899999999997</c:v>
                </c:pt>
                <c:pt idx="7394">
                  <c:v>480.58</c:v>
                </c:pt>
                <c:pt idx="7395">
                  <c:v>480.73099999999999</c:v>
                </c:pt>
                <c:pt idx="7396">
                  <c:v>480.88299999999998</c:v>
                </c:pt>
                <c:pt idx="7397">
                  <c:v>481.036</c:v>
                </c:pt>
                <c:pt idx="7398">
                  <c:v>481.19</c:v>
                </c:pt>
                <c:pt idx="7399">
                  <c:v>481.34399999999999</c:v>
                </c:pt>
                <c:pt idx="7400">
                  <c:v>481.5</c:v>
                </c:pt>
                <c:pt idx="7401">
                  <c:v>481.65600000000001</c:v>
                </c:pt>
                <c:pt idx="7402">
                  <c:v>481.81299999999999</c:v>
                </c:pt>
                <c:pt idx="7403">
                  <c:v>481.97</c:v>
                </c:pt>
                <c:pt idx="7404">
                  <c:v>482.12900000000002</c:v>
                </c:pt>
                <c:pt idx="7405">
                  <c:v>482.28800000000001</c:v>
                </c:pt>
                <c:pt idx="7406">
                  <c:v>482.44799999999998</c:v>
                </c:pt>
                <c:pt idx="7407">
                  <c:v>482.60899999999998</c:v>
                </c:pt>
                <c:pt idx="7408">
                  <c:v>482.77100000000002</c:v>
                </c:pt>
                <c:pt idx="7409">
                  <c:v>482.93299999999999</c:v>
                </c:pt>
                <c:pt idx="7410">
                  <c:v>483.096</c:v>
                </c:pt>
                <c:pt idx="7411">
                  <c:v>483.26</c:v>
                </c:pt>
                <c:pt idx="7412">
                  <c:v>483.42399999999998</c:v>
                </c:pt>
                <c:pt idx="7413">
                  <c:v>483.59</c:v>
                </c:pt>
                <c:pt idx="7414">
                  <c:v>483.75599999999997</c:v>
                </c:pt>
                <c:pt idx="7415">
                  <c:v>483.92200000000003</c:v>
                </c:pt>
                <c:pt idx="7416">
                  <c:v>484.09</c:v>
                </c:pt>
                <c:pt idx="7417">
                  <c:v>484.25799999999998</c:v>
                </c:pt>
                <c:pt idx="7418">
                  <c:v>484.42700000000002</c:v>
                </c:pt>
                <c:pt idx="7419">
                  <c:v>484.596</c:v>
                </c:pt>
                <c:pt idx="7420">
                  <c:v>484.767</c:v>
                </c:pt>
                <c:pt idx="7421">
                  <c:v>484.93700000000001</c:v>
                </c:pt>
                <c:pt idx="7422">
                  <c:v>485.10899999999998</c:v>
                </c:pt>
                <c:pt idx="7423">
                  <c:v>485.28100000000001</c:v>
                </c:pt>
                <c:pt idx="7424">
                  <c:v>485.45400000000001</c:v>
                </c:pt>
                <c:pt idx="7425">
                  <c:v>485.62799999999999</c:v>
                </c:pt>
                <c:pt idx="7426">
                  <c:v>485.80200000000002</c:v>
                </c:pt>
                <c:pt idx="7427">
                  <c:v>485.97699999999998</c:v>
                </c:pt>
                <c:pt idx="7428">
                  <c:v>486.15300000000002</c:v>
                </c:pt>
                <c:pt idx="7429">
                  <c:v>486.32900000000001</c:v>
                </c:pt>
                <c:pt idx="7430">
                  <c:v>486.50599999999997</c:v>
                </c:pt>
                <c:pt idx="7431">
                  <c:v>486.68299999999999</c:v>
                </c:pt>
                <c:pt idx="7432">
                  <c:v>486.86099999999999</c:v>
                </c:pt>
                <c:pt idx="7433">
                  <c:v>487.04</c:v>
                </c:pt>
                <c:pt idx="7434">
                  <c:v>487.21899999999999</c:v>
                </c:pt>
                <c:pt idx="7435">
                  <c:v>487.399</c:v>
                </c:pt>
                <c:pt idx="7436">
                  <c:v>487.57900000000001</c:v>
                </c:pt>
                <c:pt idx="7437">
                  <c:v>487.76</c:v>
                </c:pt>
                <c:pt idx="7438">
                  <c:v>487.94200000000001</c:v>
                </c:pt>
                <c:pt idx="7439">
                  <c:v>488.12400000000002</c:v>
                </c:pt>
                <c:pt idx="7440">
                  <c:v>488.30700000000002</c:v>
                </c:pt>
                <c:pt idx="7441">
                  <c:v>488.49</c:v>
                </c:pt>
                <c:pt idx="7442">
                  <c:v>488.67399999999998</c:v>
                </c:pt>
                <c:pt idx="7443">
                  <c:v>488.85899999999998</c:v>
                </c:pt>
                <c:pt idx="7444">
                  <c:v>489.04399999999998</c:v>
                </c:pt>
                <c:pt idx="7445">
                  <c:v>489.22899999999998</c:v>
                </c:pt>
                <c:pt idx="7446">
                  <c:v>489.41500000000002</c:v>
                </c:pt>
                <c:pt idx="7447">
                  <c:v>489.60199999999998</c:v>
                </c:pt>
                <c:pt idx="7448">
                  <c:v>489.78899999999999</c:v>
                </c:pt>
                <c:pt idx="7449">
                  <c:v>489.97699999999998</c:v>
                </c:pt>
                <c:pt idx="7450">
                  <c:v>490.16500000000002</c:v>
                </c:pt>
                <c:pt idx="7451">
                  <c:v>490.35300000000001</c:v>
                </c:pt>
                <c:pt idx="7452">
                  <c:v>490.54199999999997</c:v>
                </c:pt>
                <c:pt idx="7453">
                  <c:v>490.73200000000003</c:v>
                </c:pt>
                <c:pt idx="7454">
                  <c:v>490.92200000000003</c:v>
                </c:pt>
                <c:pt idx="7455">
                  <c:v>491.113</c:v>
                </c:pt>
                <c:pt idx="7456">
                  <c:v>491.30399999999997</c:v>
                </c:pt>
                <c:pt idx="7457">
                  <c:v>491.495</c:v>
                </c:pt>
                <c:pt idx="7458">
                  <c:v>491.68700000000001</c:v>
                </c:pt>
                <c:pt idx="7459">
                  <c:v>491.88</c:v>
                </c:pt>
                <c:pt idx="7460">
                  <c:v>492.07299999999998</c:v>
                </c:pt>
                <c:pt idx="7461">
                  <c:v>492.26600000000002</c:v>
                </c:pt>
                <c:pt idx="7462">
                  <c:v>492.46</c:v>
                </c:pt>
                <c:pt idx="7463">
                  <c:v>492.654</c:v>
                </c:pt>
                <c:pt idx="7464">
                  <c:v>492.84800000000001</c:v>
                </c:pt>
                <c:pt idx="7465">
                  <c:v>492.98500000000001</c:v>
                </c:pt>
                <c:pt idx="7466">
                  <c:v>492.98500000000001</c:v>
                </c:pt>
                <c:pt idx="7467">
                  <c:v>512.64800000000002</c:v>
                </c:pt>
                <c:pt idx="7468">
                  <c:v>530.48299999999995</c:v>
                </c:pt>
                <c:pt idx="7469">
                  <c:v>545.55899999999997</c:v>
                </c:pt>
                <c:pt idx="7470">
                  <c:v>557.68399999999997</c:v>
                </c:pt>
                <c:pt idx="7471">
                  <c:v>567.07100000000003</c:v>
                </c:pt>
                <c:pt idx="7472">
                  <c:v>574.08799999999997</c:v>
                </c:pt>
                <c:pt idx="7473">
                  <c:v>579.12</c:v>
                </c:pt>
                <c:pt idx="7474">
                  <c:v>582.53</c:v>
                </c:pt>
                <c:pt idx="7475">
                  <c:v>584.62800000000004</c:v>
                </c:pt>
                <c:pt idx="7476">
                  <c:v>585.67899999999997</c:v>
                </c:pt>
                <c:pt idx="7477">
                  <c:v>585.89499999999998</c:v>
                </c:pt>
                <c:pt idx="7478">
                  <c:v>585.452</c:v>
                </c:pt>
                <c:pt idx="7479">
                  <c:v>584.49199999999996</c:v>
                </c:pt>
                <c:pt idx="7480">
                  <c:v>583.12699999999995</c:v>
                </c:pt>
                <c:pt idx="7481">
                  <c:v>581.44799999999998</c:v>
                </c:pt>
                <c:pt idx="7482">
                  <c:v>579.529</c:v>
                </c:pt>
                <c:pt idx="7483">
                  <c:v>577.42700000000002</c:v>
                </c:pt>
                <c:pt idx="7484">
                  <c:v>575.18899999999996</c:v>
                </c:pt>
                <c:pt idx="7485">
                  <c:v>572.85199999999998</c:v>
                </c:pt>
                <c:pt idx="7486">
                  <c:v>570.447</c:v>
                </c:pt>
                <c:pt idx="7487">
                  <c:v>567.99699999999996</c:v>
                </c:pt>
                <c:pt idx="7488">
                  <c:v>565.52099999999996</c:v>
                </c:pt>
                <c:pt idx="7489">
                  <c:v>563.03399999999999</c:v>
                </c:pt>
                <c:pt idx="7490">
                  <c:v>560.548</c:v>
                </c:pt>
                <c:pt idx="7491">
                  <c:v>558.07299999999998</c:v>
                </c:pt>
                <c:pt idx="7492">
                  <c:v>555.61699999999996</c:v>
                </c:pt>
                <c:pt idx="7493">
                  <c:v>553.18499999999995</c:v>
                </c:pt>
                <c:pt idx="7494">
                  <c:v>550.78200000000004</c:v>
                </c:pt>
                <c:pt idx="7495">
                  <c:v>548.41200000000003</c:v>
                </c:pt>
                <c:pt idx="7496">
                  <c:v>546.077</c:v>
                </c:pt>
                <c:pt idx="7497">
                  <c:v>543.78</c:v>
                </c:pt>
                <c:pt idx="7498">
                  <c:v>541.52200000000005</c:v>
                </c:pt>
                <c:pt idx="7499">
                  <c:v>539.30499999999995</c:v>
                </c:pt>
                <c:pt idx="7500">
                  <c:v>537.12800000000004</c:v>
                </c:pt>
                <c:pt idx="7501">
                  <c:v>534.99199999999996</c:v>
                </c:pt>
                <c:pt idx="7502">
                  <c:v>532.89800000000002</c:v>
                </c:pt>
                <c:pt idx="7503">
                  <c:v>530.84400000000005</c:v>
                </c:pt>
                <c:pt idx="7504">
                  <c:v>528.83299999999997</c:v>
                </c:pt>
                <c:pt idx="7505">
                  <c:v>526.86199999999997</c:v>
                </c:pt>
                <c:pt idx="7506">
                  <c:v>524.93100000000004</c:v>
                </c:pt>
                <c:pt idx="7507">
                  <c:v>523.04</c:v>
                </c:pt>
                <c:pt idx="7508">
                  <c:v>521.18899999999996</c:v>
                </c:pt>
                <c:pt idx="7509">
                  <c:v>519.37699999999995</c:v>
                </c:pt>
                <c:pt idx="7510">
                  <c:v>517.60199999999998</c:v>
                </c:pt>
                <c:pt idx="7511">
                  <c:v>515.86599999999999</c:v>
                </c:pt>
                <c:pt idx="7512">
                  <c:v>514.16600000000005</c:v>
                </c:pt>
                <c:pt idx="7513">
                  <c:v>512.50199999999995</c:v>
                </c:pt>
                <c:pt idx="7514">
                  <c:v>510.87299999999999</c:v>
                </c:pt>
                <c:pt idx="7515">
                  <c:v>509.279</c:v>
                </c:pt>
                <c:pt idx="7516">
                  <c:v>507.71800000000002</c:v>
                </c:pt>
                <c:pt idx="7517">
                  <c:v>506.19099999999997</c:v>
                </c:pt>
                <c:pt idx="7518">
                  <c:v>504.697</c:v>
                </c:pt>
                <c:pt idx="7519">
                  <c:v>503.23399999999998</c:v>
                </c:pt>
                <c:pt idx="7520">
                  <c:v>501.80200000000002</c:v>
                </c:pt>
                <c:pt idx="7521">
                  <c:v>500.4</c:v>
                </c:pt>
                <c:pt idx="7522">
                  <c:v>499.02800000000002</c:v>
                </c:pt>
                <c:pt idx="7523">
                  <c:v>497.68400000000003</c:v>
                </c:pt>
                <c:pt idx="7524">
                  <c:v>496.36900000000003</c:v>
                </c:pt>
                <c:pt idx="7525">
                  <c:v>495.08199999999999</c:v>
                </c:pt>
                <c:pt idx="7526">
                  <c:v>493.82100000000003</c:v>
                </c:pt>
                <c:pt idx="7527">
                  <c:v>492.58600000000001</c:v>
                </c:pt>
                <c:pt idx="7528">
                  <c:v>491.37700000000001</c:v>
                </c:pt>
                <c:pt idx="7529">
                  <c:v>490.19299999999998</c:v>
                </c:pt>
                <c:pt idx="7530">
                  <c:v>489.03399999999999</c:v>
                </c:pt>
                <c:pt idx="7531">
                  <c:v>487.89800000000002</c:v>
                </c:pt>
                <c:pt idx="7532">
                  <c:v>486.78500000000003</c:v>
                </c:pt>
                <c:pt idx="7533">
                  <c:v>485.69600000000003</c:v>
                </c:pt>
                <c:pt idx="7534">
                  <c:v>484.62799999999999</c:v>
                </c:pt>
                <c:pt idx="7535">
                  <c:v>483.58199999999999</c:v>
                </c:pt>
                <c:pt idx="7536">
                  <c:v>482.55700000000002</c:v>
                </c:pt>
                <c:pt idx="7537">
                  <c:v>482.34199999999998</c:v>
                </c:pt>
                <c:pt idx="7538">
                  <c:v>482.34199999999998</c:v>
                </c:pt>
                <c:pt idx="7539">
                  <c:v>482.33100000000002</c:v>
                </c:pt>
                <c:pt idx="7540">
                  <c:v>482.32100000000003</c:v>
                </c:pt>
                <c:pt idx="7541">
                  <c:v>482.31099999999998</c:v>
                </c:pt>
                <c:pt idx="7542">
                  <c:v>482.30099999999999</c:v>
                </c:pt>
                <c:pt idx="7543">
                  <c:v>482.291</c:v>
                </c:pt>
                <c:pt idx="7544">
                  <c:v>482.28</c:v>
                </c:pt>
                <c:pt idx="7545">
                  <c:v>482.27</c:v>
                </c:pt>
                <c:pt idx="7546">
                  <c:v>482.26</c:v>
                </c:pt>
                <c:pt idx="7547">
                  <c:v>482.25</c:v>
                </c:pt>
                <c:pt idx="7548">
                  <c:v>482.24</c:v>
                </c:pt>
                <c:pt idx="7549">
                  <c:v>482.23</c:v>
                </c:pt>
                <c:pt idx="7550">
                  <c:v>482.21899999999999</c:v>
                </c:pt>
                <c:pt idx="7551">
                  <c:v>482.209</c:v>
                </c:pt>
                <c:pt idx="7552">
                  <c:v>482.19900000000001</c:v>
                </c:pt>
                <c:pt idx="7553">
                  <c:v>482.18900000000002</c:v>
                </c:pt>
                <c:pt idx="7554">
                  <c:v>482.17899999999997</c:v>
                </c:pt>
                <c:pt idx="7555">
                  <c:v>482.16800000000001</c:v>
                </c:pt>
                <c:pt idx="7556">
                  <c:v>482.15800000000002</c:v>
                </c:pt>
                <c:pt idx="7557">
                  <c:v>482.14800000000002</c:v>
                </c:pt>
                <c:pt idx="7558">
                  <c:v>482.13799999999998</c:v>
                </c:pt>
                <c:pt idx="7559">
                  <c:v>482.12799999999999</c:v>
                </c:pt>
                <c:pt idx="7560">
                  <c:v>482.11799999999999</c:v>
                </c:pt>
                <c:pt idx="7561">
                  <c:v>482.108</c:v>
                </c:pt>
                <c:pt idx="7562">
                  <c:v>482.09699999999998</c:v>
                </c:pt>
                <c:pt idx="7563">
                  <c:v>482.08699999999999</c:v>
                </c:pt>
                <c:pt idx="7564">
                  <c:v>482.077</c:v>
                </c:pt>
                <c:pt idx="7565">
                  <c:v>482.06700000000001</c:v>
                </c:pt>
                <c:pt idx="7566">
                  <c:v>482.05700000000002</c:v>
                </c:pt>
                <c:pt idx="7567">
                  <c:v>482.04700000000003</c:v>
                </c:pt>
                <c:pt idx="7568">
                  <c:v>482.036</c:v>
                </c:pt>
                <c:pt idx="7569">
                  <c:v>482.02600000000001</c:v>
                </c:pt>
                <c:pt idx="7570">
                  <c:v>482.01600000000002</c:v>
                </c:pt>
                <c:pt idx="7571">
                  <c:v>482.00599999999997</c:v>
                </c:pt>
                <c:pt idx="7572">
                  <c:v>481.99599999999998</c:v>
                </c:pt>
                <c:pt idx="7573">
                  <c:v>481.98599999999999</c:v>
                </c:pt>
                <c:pt idx="7574">
                  <c:v>481.976</c:v>
                </c:pt>
                <c:pt idx="7575">
                  <c:v>481.96600000000001</c:v>
                </c:pt>
                <c:pt idx="7576">
                  <c:v>481.95499999999998</c:v>
                </c:pt>
                <c:pt idx="7577">
                  <c:v>481.94499999999999</c:v>
                </c:pt>
                <c:pt idx="7578">
                  <c:v>481.935</c:v>
                </c:pt>
                <c:pt idx="7579">
                  <c:v>481.92500000000001</c:v>
                </c:pt>
                <c:pt idx="7580">
                  <c:v>481.91500000000002</c:v>
                </c:pt>
                <c:pt idx="7581">
                  <c:v>481.90499999999997</c:v>
                </c:pt>
                <c:pt idx="7582">
                  <c:v>481.89499999999998</c:v>
                </c:pt>
                <c:pt idx="7583">
                  <c:v>481.88499999999999</c:v>
                </c:pt>
                <c:pt idx="7584">
                  <c:v>481.875</c:v>
                </c:pt>
                <c:pt idx="7585">
                  <c:v>481.86399999999998</c:v>
                </c:pt>
                <c:pt idx="7586">
                  <c:v>481.85399999999998</c:v>
                </c:pt>
                <c:pt idx="7587">
                  <c:v>481.84399999999999</c:v>
                </c:pt>
                <c:pt idx="7588">
                  <c:v>481.834</c:v>
                </c:pt>
                <c:pt idx="7589">
                  <c:v>481.82400000000001</c:v>
                </c:pt>
                <c:pt idx="7590">
                  <c:v>481.81400000000002</c:v>
                </c:pt>
                <c:pt idx="7591">
                  <c:v>481.80399999999997</c:v>
                </c:pt>
                <c:pt idx="7592">
                  <c:v>481.79399999999998</c:v>
                </c:pt>
                <c:pt idx="7593">
                  <c:v>481.78399999999999</c:v>
                </c:pt>
                <c:pt idx="7594">
                  <c:v>481.774</c:v>
                </c:pt>
                <c:pt idx="7595">
                  <c:v>481.76299999999998</c:v>
                </c:pt>
                <c:pt idx="7596">
                  <c:v>481.75299999999999</c:v>
                </c:pt>
                <c:pt idx="7597">
                  <c:v>481.74299999999999</c:v>
                </c:pt>
                <c:pt idx="7598">
                  <c:v>481.733</c:v>
                </c:pt>
                <c:pt idx="7599">
                  <c:v>481.72300000000001</c:v>
                </c:pt>
                <c:pt idx="7600">
                  <c:v>481.71300000000002</c:v>
                </c:pt>
                <c:pt idx="7601">
                  <c:v>481.70299999999997</c:v>
                </c:pt>
                <c:pt idx="7602">
                  <c:v>481.69299999999998</c:v>
                </c:pt>
                <c:pt idx="7603">
                  <c:v>481.68299999999999</c:v>
                </c:pt>
                <c:pt idx="7604">
                  <c:v>481.673</c:v>
                </c:pt>
                <c:pt idx="7605">
                  <c:v>481.66300000000001</c:v>
                </c:pt>
                <c:pt idx="7606">
                  <c:v>481.65300000000002</c:v>
                </c:pt>
                <c:pt idx="7607">
                  <c:v>481.64299999999997</c:v>
                </c:pt>
                <c:pt idx="7608">
                  <c:v>481.63299999999998</c:v>
                </c:pt>
                <c:pt idx="7609">
                  <c:v>481.62200000000001</c:v>
                </c:pt>
                <c:pt idx="7610">
                  <c:v>481.61200000000002</c:v>
                </c:pt>
                <c:pt idx="7611">
                  <c:v>481.60199999999998</c:v>
                </c:pt>
                <c:pt idx="7612">
                  <c:v>481.59199999999998</c:v>
                </c:pt>
                <c:pt idx="7613">
                  <c:v>481.58199999999999</c:v>
                </c:pt>
                <c:pt idx="7614">
                  <c:v>481.572</c:v>
                </c:pt>
                <c:pt idx="7615">
                  <c:v>481.56200000000001</c:v>
                </c:pt>
                <c:pt idx="7616">
                  <c:v>481.55200000000002</c:v>
                </c:pt>
                <c:pt idx="7617">
                  <c:v>481.54199999999997</c:v>
                </c:pt>
                <c:pt idx="7618">
                  <c:v>481.53199999999998</c:v>
                </c:pt>
                <c:pt idx="7619">
                  <c:v>481.52199999999999</c:v>
                </c:pt>
                <c:pt idx="7620">
                  <c:v>481.512</c:v>
                </c:pt>
                <c:pt idx="7621">
                  <c:v>481.50200000000001</c:v>
                </c:pt>
                <c:pt idx="7622">
                  <c:v>481.49200000000002</c:v>
                </c:pt>
                <c:pt idx="7623">
                  <c:v>481.48200000000003</c:v>
                </c:pt>
                <c:pt idx="7624">
                  <c:v>481.47199999999998</c:v>
                </c:pt>
                <c:pt idx="7625">
                  <c:v>481.46199999999999</c:v>
                </c:pt>
                <c:pt idx="7626">
                  <c:v>481.452</c:v>
                </c:pt>
                <c:pt idx="7627">
                  <c:v>481.44200000000001</c:v>
                </c:pt>
                <c:pt idx="7628">
                  <c:v>481.43200000000002</c:v>
                </c:pt>
                <c:pt idx="7629">
                  <c:v>481.42200000000003</c:v>
                </c:pt>
                <c:pt idx="7630">
                  <c:v>481.41199999999998</c:v>
                </c:pt>
                <c:pt idx="7631">
                  <c:v>481.40199999999999</c:v>
                </c:pt>
                <c:pt idx="7632">
                  <c:v>481.392</c:v>
                </c:pt>
                <c:pt idx="7633">
                  <c:v>481.38200000000001</c:v>
                </c:pt>
                <c:pt idx="7634">
                  <c:v>481.37200000000001</c:v>
                </c:pt>
                <c:pt idx="7635">
                  <c:v>481.36200000000002</c:v>
                </c:pt>
                <c:pt idx="7636">
                  <c:v>481.35199999999998</c:v>
                </c:pt>
                <c:pt idx="7637">
                  <c:v>481.34199999999998</c:v>
                </c:pt>
                <c:pt idx="7638">
                  <c:v>481.33199999999999</c:v>
                </c:pt>
                <c:pt idx="7639">
                  <c:v>481.322</c:v>
                </c:pt>
                <c:pt idx="7640">
                  <c:v>481.31200000000001</c:v>
                </c:pt>
                <c:pt idx="7641">
                  <c:v>481.30200000000002</c:v>
                </c:pt>
                <c:pt idx="7642">
                  <c:v>481.29199999999997</c:v>
                </c:pt>
                <c:pt idx="7643">
                  <c:v>481.28199999999998</c:v>
                </c:pt>
                <c:pt idx="7644">
                  <c:v>481.27199999999999</c:v>
                </c:pt>
                <c:pt idx="7645">
                  <c:v>481.262</c:v>
                </c:pt>
                <c:pt idx="7646">
                  <c:v>481.25200000000001</c:v>
                </c:pt>
                <c:pt idx="7647">
                  <c:v>481.24200000000002</c:v>
                </c:pt>
                <c:pt idx="7648">
                  <c:v>481.23200000000003</c:v>
                </c:pt>
                <c:pt idx="7649">
                  <c:v>481.22199999999998</c:v>
                </c:pt>
                <c:pt idx="7650">
                  <c:v>481.21199999999999</c:v>
                </c:pt>
                <c:pt idx="7651">
                  <c:v>481.202</c:v>
                </c:pt>
                <c:pt idx="7652">
                  <c:v>481.19200000000001</c:v>
                </c:pt>
                <c:pt idx="7653">
                  <c:v>481.18200000000002</c:v>
                </c:pt>
                <c:pt idx="7654">
                  <c:v>481.17200000000003</c:v>
                </c:pt>
                <c:pt idx="7655">
                  <c:v>481.16199999999998</c:v>
                </c:pt>
                <c:pt idx="7656">
                  <c:v>481.15199999999999</c:v>
                </c:pt>
                <c:pt idx="7657">
                  <c:v>481.142</c:v>
                </c:pt>
                <c:pt idx="7658">
                  <c:v>481.13200000000001</c:v>
                </c:pt>
                <c:pt idx="7659">
                  <c:v>481.12200000000001</c:v>
                </c:pt>
                <c:pt idx="7660">
                  <c:v>481.11200000000002</c:v>
                </c:pt>
                <c:pt idx="7661">
                  <c:v>481.10199999999998</c:v>
                </c:pt>
                <c:pt idx="7662">
                  <c:v>481.09199999999998</c:v>
                </c:pt>
                <c:pt idx="7663">
                  <c:v>481.08300000000003</c:v>
                </c:pt>
                <c:pt idx="7664">
                  <c:v>481.07299999999998</c:v>
                </c:pt>
                <c:pt idx="7665">
                  <c:v>481.06299999999999</c:v>
                </c:pt>
                <c:pt idx="7666">
                  <c:v>481.053</c:v>
                </c:pt>
                <c:pt idx="7667">
                  <c:v>481.04300000000001</c:v>
                </c:pt>
                <c:pt idx="7668">
                  <c:v>481.03300000000002</c:v>
                </c:pt>
                <c:pt idx="7669">
                  <c:v>481.02300000000002</c:v>
                </c:pt>
                <c:pt idx="7670">
                  <c:v>481.01299999999998</c:v>
                </c:pt>
                <c:pt idx="7671">
                  <c:v>481.00299999999999</c:v>
                </c:pt>
                <c:pt idx="7672">
                  <c:v>480.99299999999999</c:v>
                </c:pt>
                <c:pt idx="7673">
                  <c:v>480.983</c:v>
                </c:pt>
                <c:pt idx="7674">
                  <c:v>480.97300000000001</c:v>
                </c:pt>
                <c:pt idx="7675">
                  <c:v>480.96300000000002</c:v>
                </c:pt>
                <c:pt idx="7676">
                  <c:v>480.95299999999997</c:v>
                </c:pt>
                <c:pt idx="7677">
                  <c:v>480.94400000000002</c:v>
                </c:pt>
                <c:pt idx="7678">
                  <c:v>480.93400000000003</c:v>
                </c:pt>
                <c:pt idx="7679">
                  <c:v>480.92399999999998</c:v>
                </c:pt>
                <c:pt idx="7680">
                  <c:v>480.91399999999999</c:v>
                </c:pt>
                <c:pt idx="7681">
                  <c:v>480.904</c:v>
                </c:pt>
                <c:pt idx="7682">
                  <c:v>480.89400000000001</c:v>
                </c:pt>
                <c:pt idx="7683">
                  <c:v>480.88400000000001</c:v>
                </c:pt>
                <c:pt idx="7684">
                  <c:v>480.87400000000002</c:v>
                </c:pt>
                <c:pt idx="7685">
                  <c:v>480.86399999999998</c:v>
                </c:pt>
                <c:pt idx="7686">
                  <c:v>480.85399999999998</c:v>
                </c:pt>
                <c:pt idx="7687">
                  <c:v>480.84399999999999</c:v>
                </c:pt>
                <c:pt idx="7688">
                  <c:v>480.83499999999998</c:v>
                </c:pt>
                <c:pt idx="7689">
                  <c:v>480.82499999999999</c:v>
                </c:pt>
                <c:pt idx="7690">
                  <c:v>480.815</c:v>
                </c:pt>
                <c:pt idx="7691">
                  <c:v>480.80500000000001</c:v>
                </c:pt>
                <c:pt idx="7692">
                  <c:v>480.79500000000002</c:v>
                </c:pt>
                <c:pt idx="7693">
                  <c:v>480.78500000000003</c:v>
                </c:pt>
                <c:pt idx="7694">
                  <c:v>480.77499999999998</c:v>
                </c:pt>
                <c:pt idx="7695">
                  <c:v>480.76499999999999</c:v>
                </c:pt>
                <c:pt idx="7696">
                  <c:v>480.755</c:v>
                </c:pt>
                <c:pt idx="7697">
                  <c:v>480.74599999999998</c:v>
                </c:pt>
                <c:pt idx="7698">
                  <c:v>480.73599999999999</c:v>
                </c:pt>
                <c:pt idx="7699">
                  <c:v>480.726</c:v>
                </c:pt>
                <c:pt idx="7700">
                  <c:v>480.71600000000001</c:v>
                </c:pt>
                <c:pt idx="7701">
                  <c:v>480.70600000000002</c:v>
                </c:pt>
                <c:pt idx="7702">
                  <c:v>480.69600000000003</c:v>
                </c:pt>
                <c:pt idx="7703">
                  <c:v>480.68599999999998</c:v>
                </c:pt>
                <c:pt idx="7704">
                  <c:v>480.67700000000002</c:v>
                </c:pt>
                <c:pt idx="7705">
                  <c:v>480.66699999999997</c:v>
                </c:pt>
                <c:pt idx="7706">
                  <c:v>480.65699999999998</c:v>
                </c:pt>
                <c:pt idx="7707">
                  <c:v>480.64699999999999</c:v>
                </c:pt>
                <c:pt idx="7708">
                  <c:v>480.637</c:v>
                </c:pt>
                <c:pt idx="7709">
                  <c:v>480.62700000000001</c:v>
                </c:pt>
                <c:pt idx="7710">
                  <c:v>480.61700000000002</c:v>
                </c:pt>
                <c:pt idx="7711">
                  <c:v>480.608</c:v>
                </c:pt>
                <c:pt idx="7712">
                  <c:v>480.59800000000001</c:v>
                </c:pt>
                <c:pt idx="7713">
                  <c:v>480.58800000000002</c:v>
                </c:pt>
                <c:pt idx="7714">
                  <c:v>480.57799999999997</c:v>
                </c:pt>
                <c:pt idx="7715">
                  <c:v>480.56799999999998</c:v>
                </c:pt>
                <c:pt idx="7716">
                  <c:v>480.55799999999999</c:v>
                </c:pt>
                <c:pt idx="7717">
                  <c:v>480.54899999999998</c:v>
                </c:pt>
                <c:pt idx="7718">
                  <c:v>480.53899999999999</c:v>
                </c:pt>
                <c:pt idx="7719">
                  <c:v>480.529</c:v>
                </c:pt>
                <c:pt idx="7720">
                  <c:v>480.51900000000001</c:v>
                </c:pt>
                <c:pt idx="7721">
                  <c:v>480.50900000000001</c:v>
                </c:pt>
                <c:pt idx="7722">
                  <c:v>480.49900000000002</c:v>
                </c:pt>
                <c:pt idx="7723">
                  <c:v>480.49</c:v>
                </c:pt>
                <c:pt idx="7724">
                  <c:v>480.48</c:v>
                </c:pt>
                <c:pt idx="7725">
                  <c:v>480.47</c:v>
                </c:pt>
                <c:pt idx="7726">
                  <c:v>480.46</c:v>
                </c:pt>
                <c:pt idx="7727">
                  <c:v>480.45</c:v>
                </c:pt>
                <c:pt idx="7728">
                  <c:v>480.44</c:v>
                </c:pt>
                <c:pt idx="7729">
                  <c:v>480.43099999999998</c:v>
                </c:pt>
                <c:pt idx="7730">
                  <c:v>480.42099999999999</c:v>
                </c:pt>
                <c:pt idx="7731">
                  <c:v>480.411</c:v>
                </c:pt>
                <c:pt idx="7732">
                  <c:v>480.40100000000001</c:v>
                </c:pt>
                <c:pt idx="7733">
                  <c:v>480.39100000000002</c:v>
                </c:pt>
                <c:pt idx="7734">
                  <c:v>480.38200000000001</c:v>
                </c:pt>
                <c:pt idx="7735">
                  <c:v>480.37200000000001</c:v>
                </c:pt>
                <c:pt idx="7736">
                  <c:v>480.36200000000002</c:v>
                </c:pt>
                <c:pt idx="7737">
                  <c:v>480.35199999999998</c:v>
                </c:pt>
                <c:pt idx="7738">
                  <c:v>480.34199999999998</c:v>
                </c:pt>
                <c:pt idx="7739">
                  <c:v>480.33300000000003</c:v>
                </c:pt>
                <c:pt idx="7740">
                  <c:v>480.32299999999998</c:v>
                </c:pt>
                <c:pt idx="7741">
                  <c:v>480.31299999999999</c:v>
                </c:pt>
                <c:pt idx="7742">
                  <c:v>480.303</c:v>
                </c:pt>
                <c:pt idx="7743">
                  <c:v>480.29300000000001</c:v>
                </c:pt>
                <c:pt idx="7744">
                  <c:v>480.28399999999999</c:v>
                </c:pt>
                <c:pt idx="7745">
                  <c:v>480.274</c:v>
                </c:pt>
                <c:pt idx="7746">
                  <c:v>480.26400000000001</c:v>
                </c:pt>
                <c:pt idx="7747">
                  <c:v>480.25400000000002</c:v>
                </c:pt>
                <c:pt idx="7748">
                  <c:v>480.245</c:v>
                </c:pt>
                <c:pt idx="7749">
                  <c:v>480.23500000000001</c:v>
                </c:pt>
                <c:pt idx="7750">
                  <c:v>480.22500000000002</c:v>
                </c:pt>
                <c:pt idx="7751">
                  <c:v>480.21499999999997</c:v>
                </c:pt>
                <c:pt idx="7752">
                  <c:v>480.20600000000002</c:v>
                </c:pt>
                <c:pt idx="7753">
                  <c:v>480.19600000000003</c:v>
                </c:pt>
                <c:pt idx="7754">
                  <c:v>480.18599999999998</c:v>
                </c:pt>
                <c:pt idx="7755">
                  <c:v>480.17599999999999</c:v>
                </c:pt>
                <c:pt idx="7756">
                  <c:v>480.166</c:v>
                </c:pt>
                <c:pt idx="7757">
                  <c:v>480.15699999999998</c:v>
                </c:pt>
                <c:pt idx="7758">
                  <c:v>480.14699999999999</c:v>
                </c:pt>
                <c:pt idx="7759">
                  <c:v>480.137</c:v>
                </c:pt>
                <c:pt idx="7760">
                  <c:v>480.12700000000001</c:v>
                </c:pt>
                <c:pt idx="7761">
                  <c:v>480.11799999999999</c:v>
                </c:pt>
                <c:pt idx="7762">
                  <c:v>480.108</c:v>
                </c:pt>
                <c:pt idx="7763">
                  <c:v>480.09800000000001</c:v>
                </c:pt>
                <c:pt idx="7764">
                  <c:v>480.08800000000002</c:v>
                </c:pt>
                <c:pt idx="7765">
                  <c:v>480.07900000000001</c:v>
                </c:pt>
                <c:pt idx="7766">
                  <c:v>480.06900000000002</c:v>
                </c:pt>
                <c:pt idx="7767">
                  <c:v>480.05900000000003</c:v>
                </c:pt>
                <c:pt idx="7768">
                  <c:v>480.05</c:v>
                </c:pt>
                <c:pt idx="7769">
                  <c:v>480.04</c:v>
                </c:pt>
                <c:pt idx="7770">
                  <c:v>480.03</c:v>
                </c:pt>
                <c:pt idx="7771">
                  <c:v>480.02</c:v>
                </c:pt>
                <c:pt idx="7772">
                  <c:v>480.01100000000002</c:v>
                </c:pt>
                <c:pt idx="7773">
                  <c:v>480.00099999999998</c:v>
                </c:pt>
                <c:pt idx="7774">
                  <c:v>479.99099999999999</c:v>
                </c:pt>
                <c:pt idx="7775">
                  <c:v>479.98099999999999</c:v>
                </c:pt>
                <c:pt idx="7776">
                  <c:v>479.97199999999998</c:v>
                </c:pt>
                <c:pt idx="7777">
                  <c:v>479.96199999999999</c:v>
                </c:pt>
                <c:pt idx="7778">
                  <c:v>479.952</c:v>
                </c:pt>
                <c:pt idx="7779">
                  <c:v>479.94299999999998</c:v>
                </c:pt>
                <c:pt idx="7780">
                  <c:v>479.93299999999999</c:v>
                </c:pt>
                <c:pt idx="7781">
                  <c:v>479.923</c:v>
                </c:pt>
                <c:pt idx="7782">
                  <c:v>479.91300000000001</c:v>
                </c:pt>
                <c:pt idx="7783">
                  <c:v>479.904</c:v>
                </c:pt>
                <c:pt idx="7784">
                  <c:v>479.89400000000001</c:v>
                </c:pt>
                <c:pt idx="7785">
                  <c:v>479.88400000000001</c:v>
                </c:pt>
                <c:pt idx="7786">
                  <c:v>479.875</c:v>
                </c:pt>
                <c:pt idx="7787">
                  <c:v>479.86500000000001</c:v>
                </c:pt>
                <c:pt idx="7788">
                  <c:v>479.85500000000002</c:v>
                </c:pt>
                <c:pt idx="7789">
                  <c:v>479.846</c:v>
                </c:pt>
                <c:pt idx="7790">
                  <c:v>479.83600000000001</c:v>
                </c:pt>
                <c:pt idx="7791">
                  <c:v>479.82600000000002</c:v>
                </c:pt>
                <c:pt idx="7792">
                  <c:v>479.81599999999997</c:v>
                </c:pt>
                <c:pt idx="7793">
                  <c:v>479.80700000000002</c:v>
                </c:pt>
                <c:pt idx="7794">
                  <c:v>479.79700000000003</c:v>
                </c:pt>
                <c:pt idx="7795">
                  <c:v>479.78699999999998</c:v>
                </c:pt>
                <c:pt idx="7796">
                  <c:v>479.77800000000002</c:v>
                </c:pt>
                <c:pt idx="7797">
                  <c:v>479.76799999999997</c:v>
                </c:pt>
                <c:pt idx="7798">
                  <c:v>479.75799999999998</c:v>
                </c:pt>
                <c:pt idx="7799">
                  <c:v>479.74900000000002</c:v>
                </c:pt>
                <c:pt idx="7800">
                  <c:v>479.73899999999998</c:v>
                </c:pt>
                <c:pt idx="7801">
                  <c:v>479.72899999999998</c:v>
                </c:pt>
                <c:pt idx="7802">
                  <c:v>479.72</c:v>
                </c:pt>
                <c:pt idx="7803">
                  <c:v>479.71</c:v>
                </c:pt>
                <c:pt idx="7804">
                  <c:v>479.7</c:v>
                </c:pt>
                <c:pt idx="7805">
                  <c:v>479.69099999999997</c:v>
                </c:pt>
                <c:pt idx="7806">
                  <c:v>479.68099999999998</c:v>
                </c:pt>
                <c:pt idx="7807">
                  <c:v>479.67099999999999</c:v>
                </c:pt>
                <c:pt idx="7808">
                  <c:v>479.66199999999998</c:v>
                </c:pt>
                <c:pt idx="7809">
                  <c:v>479.65199999999999</c:v>
                </c:pt>
                <c:pt idx="7810">
                  <c:v>479.642</c:v>
                </c:pt>
                <c:pt idx="7811">
                  <c:v>479.63299999999998</c:v>
                </c:pt>
                <c:pt idx="7812">
                  <c:v>479.62299999999999</c:v>
                </c:pt>
                <c:pt idx="7813">
                  <c:v>479.61399999999998</c:v>
                </c:pt>
                <c:pt idx="7814">
                  <c:v>479.60399999999998</c:v>
                </c:pt>
                <c:pt idx="7815">
                  <c:v>479.59399999999999</c:v>
                </c:pt>
                <c:pt idx="7816">
                  <c:v>479.58499999999998</c:v>
                </c:pt>
                <c:pt idx="7817">
                  <c:v>479.57499999999999</c:v>
                </c:pt>
                <c:pt idx="7818">
                  <c:v>479.565</c:v>
                </c:pt>
                <c:pt idx="7819">
                  <c:v>479.55599999999998</c:v>
                </c:pt>
                <c:pt idx="7820">
                  <c:v>479.54599999999999</c:v>
                </c:pt>
                <c:pt idx="7821">
                  <c:v>479.536</c:v>
                </c:pt>
                <c:pt idx="7822">
                  <c:v>479.52699999999999</c:v>
                </c:pt>
                <c:pt idx="7823">
                  <c:v>479.517</c:v>
                </c:pt>
                <c:pt idx="7824">
                  <c:v>479.50799999999998</c:v>
                </c:pt>
                <c:pt idx="7825">
                  <c:v>479.49799999999999</c:v>
                </c:pt>
                <c:pt idx="7826">
                  <c:v>479.488</c:v>
                </c:pt>
                <c:pt idx="7827">
                  <c:v>479.47899999999998</c:v>
                </c:pt>
                <c:pt idx="7828">
                  <c:v>479.46899999999999</c:v>
                </c:pt>
                <c:pt idx="7829">
                  <c:v>479.459</c:v>
                </c:pt>
                <c:pt idx="7830">
                  <c:v>479.45</c:v>
                </c:pt>
                <c:pt idx="7831">
                  <c:v>479.44</c:v>
                </c:pt>
                <c:pt idx="7832">
                  <c:v>479.43099999999998</c:v>
                </c:pt>
                <c:pt idx="7833">
                  <c:v>479.42099999999999</c:v>
                </c:pt>
                <c:pt idx="7834">
                  <c:v>479.411</c:v>
                </c:pt>
                <c:pt idx="7835">
                  <c:v>479.40199999999999</c:v>
                </c:pt>
                <c:pt idx="7836">
                  <c:v>479.392</c:v>
                </c:pt>
                <c:pt idx="7837">
                  <c:v>479.38299999999998</c:v>
                </c:pt>
                <c:pt idx="7838">
                  <c:v>479.37299999999999</c:v>
                </c:pt>
                <c:pt idx="7839">
                  <c:v>479.363</c:v>
                </c:pt>
                <c:pt idx="7840">
                  <c:v>479.35399999999998</c:v>
                </c:pt>
                <c:pt idx="7841">
                  <c:v>479.34399999999999</c:v>
                </c:pt>
                <c:pt idx="7842">
                  <c:v>479.33499999999998</c:v>
                </c:pt>
                <c:pt idx="7843">
                  <c:v>479.32499999999999</c:v>
                </c:pt>
                <c:pt idx="7844">
                  <c:v>479.315</c:v>
                </c:pt>
                <c:pt idx="7845">
                  <c:v>479.30599999999998</c:v>
                </c:pt>
                <c:pt idx="7846">
                  <c:v>479.29599999999999</c:v>
                </c:pt>
                <c:pt idx="7847">
                  <c:v>479.28699999999998</c:v>
                </c:pt>
                <c:pt idx="7848">
                  <c:v>479.27699999999999</c:v>
                </c:pt>
                <c:pt idx="7849">
                  <c:v>479.26799999999997</c:v>
                </c:pt>
                <c:pt idx="7850">
                  <c:v>479.25799999999998</c:v>
                </c:pt>
                <c:pt idx="7851">
                  <c:v>479.24799999999999</c:v>
                </c:pt>
                <c:pt idx="7852">
                  <c:v>479.23899999999998</c:v>
                </c:pt>
                <c:pt idx="7853">
                  <c:v>479.22899999999998</c:v>
                </c:pt>
                <c:pt idx="7854">
                  <c:v>479.22</c:v>
                </c:pt>
                <c:pt idx="7855">
                  <c:v>479.21</c:v>
                </c:pt>
                <c:pt idx="7856">
                  <c:v>479.20100000000002</c:v>
                </c:pt>
                <c:pt idx="7857">
                  <c:v>479.19099999999997</c:v>
                </c:pt>
                <c:pt idx="7858">
                  <c:v>479.18099999999998</c:v>
                </c:pt>
                <c:pt idx="7859">
                  <c:v>479.17200000000003</c:v>
                </c:pt>
                <c:pt idx="7860">
                  <c:v>479.16199999999998</c:v>
                </c:pt>
                <c:pt idx="7861">
                  <c:v>479.15300000000002</c:v>
                </c:pt>
                <c:pt idx="7862">
                  <c:v>479.14299999999997</c:v>
                </c:pt>
                <c:pt idx="7863">
                  <c:v>479.13400000000001</c:v>
                </c:pt>
                <c:pt idx="7864">
                  <c:v>479.12400000000002</c:v>
                </c:pt>
                <c:pt idx="7865">
                  <c:v>479.11500000000001</c:v>
                </c:pt>
                <c:pt idx="7866">
                  <c:v>479.10500000000002</c:v>
                </c:pt>
                <c:pt idx="7867">
                  <c:v>479.096</c:v>
                </c:pt>
                <c:pt idx="7868">
                  <c:v>479.08600000000001</c:v>
                </c:pt>
                <c:pt idx="7869">
                  <c:v>479.07600000000002</c:v>
                </c:pt>
                <c:pt idx="7870">
                  <c:v>479.06700000000001</c:v>
                </c:pt>
                <c:pt idx="7871">
                  <c:v>479.05700000000002</c:v>
                </c:pt>
                <c:pt idx="7872">
                  <c:v>479.048</c:v>
                </c:pt>
                <c:pt idx="7873">
                  <c:v>479.03800000000001</c:v>
                </c:pt>
                <c:pt idx="7874">
                  <c:v>479.029</c:v>
                </c:pt>
                <c:pt idx="7875">
                  <c:v>479.01900000000001</c:v>
                </c:pt>
                <c:pt idx="7876">
                  <c:v>479.01</c:v>
                </c:pt>
                <c:pt idx="7877">
                  <c:v>479</c:v>
                </c:pt>
                <c:pt idx="7878">
                  <c:v>478.99099999999999</c:v>
                </c:pt>
                <c:pt idx="7879">
                  <c:v>478.98099999999999</c:v>
                </c:pt>
                <c:pt idx="7880">
                  <c:v>478.97199999999998</c:v>
                </c:pt>
                <c:pt idx="7881">
                  <c:v>478.96199999999999</c:v>
                </c:pt>
                <c:pt idx="7882">
                  <c:v>478.95299999999997</c:v>
                </c:pt>
                <c:pt idx="7883">
                  <c:v>478.94299999999998</c:v>
                </c:pt>
                <c:pt idx="7884">
                  <c:v>478.93400000000003</c:v>
                </c:pt>
                <c:pt idx="7885">
                  <c:v>478.92399999999998</c:v>
                </c:pt>
                <c:pt idx="7886">
                  <c:v>478.91500000000002</c:v>
                </c:pt>
                <c:pt idx="7887">
                  <c:v>478.90499999999997</c:v>
                </c:pt>
                <c:pt idx="7888">
                  <c:v>478.89600000000002</c:v>
                </c:pt>
                <c:pt idx="7889">
                  <c:v>478.88600000000002</c:v>
                </c:pt>
                <c:pt idx="7890">
                  <c:v>478.87700000000001</c:v>
                </c:pt>
                <c:pt idx="7891">
                  <c:v>478.86700000000002</c:v>
                </c:pt>
                <c:pt idx="7892">
                  <c:v>478.858</c:v>
                </c:pt>
                <c:pt idx="7893">
                  <c:v>478.84800000000001</c:v>
                </c:pt>
                <c:pt idx="7894">
                  <c:v>478.839</c:v>
                </c:pt>
                <c:pt idx="7895">
                  <c:v>478.82900000000001</c:v>
                </c:pt>
                <c:pt idx="7896">
                  <c:v>478.82</c:v>
                </c:pt>
                <c:pt idx="7897">
                  <c:v>478.81</c:v>
                </c:pt>
                <c:pt idx="7898">
                  <c:v>478.80099999999999</c:v>
                </c:pt>
                <c:pt idx="7899">
                  <c:v>478.791</c:v>
                </c:pt>
                <c:pt idx="7900">
                  <c:v>478.78199999999998</c:v>
                </c:pt>
                <c:pt idx="7901">
                  <c:v>478.77199999999999</c:v>
                </c:pt>
                <c:pt idx="7902">
                  <c:v>478.76299999999998</c:v>
                </c:pt>
                <c:pt idx="7903">
                  <c:v>478.75299999999999</c:v>
                </c:pt>
                <c:pt idx="7904">
                  <c:v>478.74400000000003</c:v>
                </c:pt>
                <c:pt idx="7905">
                  <c:v>478.73500000000001</c:v>
                </c:pt>
                <c:pt idx="7906">
                  <c:v>478.72500000000002</c:v>
                </c:pt>
                <c:pt idx="7907">
                  <c:v>478.71600000000001</c:v>
                </c:pt>
                <c:pt idx="7908">
                  <c:v>478.70600000000002</c:v>
                </c:pt>
                <c:pt idx="7909">
                  <c:v>478.697</c:v>
                </c:pt>
                <c:pt idx="7910">
                  <c:v>478.68700000000001</c:v>
                </c:pt>
                <c:pt idx="7911">
                  <c:v>478.678</c:v>
                </c:pt>
                <c:pt idx="7912">
                  <c:v>478.66800000000001</c:v>
                </c:pt>
                <c:pt idx="7913">
                  <c:v>478.65899999999999</c:v>
                </c:pt>
                <c:pt idx="7914">
                  <c:v>478.65</c:v>
                </c:pt>
                <c:pt idx="7915">
                  <c:v>478.64</c:v>
                </c:pt>
                <c:pt idx="7916">
                  <c:v>478.63099999999997</c:v>
                </c:pt>
                <c:pt idx="7917">
                  <c:v>478.62099999999998</c:v>
                </c:pt>
                <c:pt idx="7918">
                  <c:v>478.61200000000002</c:v>
                </c:pt>
                <c:pt idx="7919">
                  <c:v>478.60199999999998</c:v>
                </c:pt>
                <c:pt idx="7920">
                  <c:v>478.59300000000002</c:v>
                </c:pt>
                <c:pt idx="7921">
                  <c:v>478.584</c:v>
                </c:pt>
                <c:pt idx="7922">
                  <c:v>478.57400000000001</c:v>
                </c:pt>
                <c:pt idx="7923">
                  <c:v>478.565</c:v>
                </c:pt>
                <c:pt idx="7924">
                  <c:v>478.55500000000001</c:v>
                </c:pt>
                <c:pt idx="7925">
                  <c:v>478.54599999999999</c:v>
                </c:pt>
                <c:pt idx="7926">
                  <c:v>478.53699999999998</c:v>
                </c:pt>
                <c:pt idx="7927">
                  <c:v>478.52699999999999</c:v>
                </c:pt>
                <c:pt idx="7928">
                  <c:v>478.51799999999997</c:v>
                </c:pt>
                <c:pt idx="7929">
                  <c:v>478.50799999999998</c:v>
                </c:pt>
                <c:pt idx="7930">
                  <c:v>478.49900000000002</c:v>
                </c:pt>
                <c:pt idx="7931">
                  <c:v>478.49</c:v>
                </c:pt>
                <c:pt idx="7932">
                  <c:v>478.48</c:v>
                </c:pt>
                <c:pt idx="7933">
                  <c:v>478.471</c:v>
                </c:pt>
                <c:pt idx="7934">
                  <c:v>478.46100000000001</c:v>
                </c:pt>
                <c:pt idx="7935">
                  <c:v>478.452</c:v>
                </c:pt>
                <c:pt idx="7936">
                  <c:v>478.44299999999998</c:v>
                </c:pt>
                <c:pt idx="7937">
                  <c:v>478.43299999999999</c:v>
                </c:pt>
                <c:pt idx="7938">
                  <c:v>478.42399999999998</c:v>
                </c:pt>
                <c:pt idx="7939">
                  <c:v>478.41500000000002</c:v>
                </c:pt>
                <c:pt idx="7940">
                  <c:v>478.40499999999997</c:v>
                </c:pt>
                <c:pt idx="7941">
                  <c:v>478.39600000000002</c:v>
                </c:pt>
                <c:pt idx="7942">
                  <c:v>478.387</c:v>
                </c:pt>
                <c:pt idx="7943">
                  <c:v>478.37700000000001</c:v>
                </c:pt>
                <c:pt idx="7944">
                  <c:v>478.36799999999999</c:v>
                </c:pt>
                <c:pt idx="7945">
                  <c:v>478.35899999999998</c:v>
                </c:pt>
                <c:pt idx="7946">
                  <c:v>478.34899999999999</c:v>
                </c:pt>
                <c:pt idx="7947">
                  <c:v>478.34</c:v>
                </c:pt>
                <c:pt idx="7948">
                  <c:v>478.33100000000002</c:v>
                </c:pt>
                <c:pt idx="7949">
                  <c:v>478.32100000000003</c:v>
                </c:pt>
                <c:pt idx="7950">
                  <c:v>478.31200000000001</c:v>
                </c:pt>
                <c:pt idx="7951">
                  <c:v>478.303</c:v>
                </c:pt>
                <c:pt idx="7952">
                  <c:v>478.29399999999998</c:v>
                </c:pt>
                <c:pt idx="7953">
                  <c:v>478.28399999999999</c:v>
                </c:pt>
                <c:pt idx="7954">
                  <c:v>478.27499999999998</c:v>
                </c:pt>
                <c:pt idx="7955">
                  <c:v>478.26600000000002</c:v>
                </c:pt>
                <c:pt idx="7956">
                  <c:v>478.25700000000001</c:v>
                </c:pt>
                <c:pt idx="7957">
                  <c:v>478.24700000000001</c:v>
                </c:pt>
                <c:pt idx="7958">
                  <c:v>478.238</c:v>
                </c:pt>
                <c:pt idx="7959">
                  <c:v>478.22899999999998</c:v>
                </c:pt>
                <c:pt idx="7960">
                  <c:v>478.22</c:v>
                </c:pt>
                <c:pt idx="7961">
                  <c:v>478.21</c:v>
                </c:pt>
                <c:pt idx="7962">
                  <c:v>478.20100000000002</c:v>
                </c:pt>
                <c:pt idx="7963">
                  <c:v>478.19200000000001</c:v>
                </c:pt>
                <c:pt idx="7964">
                  <c:v>478.18299999999999</c:v>
                </c:pt>
                <c:pt idx="7965">
                  <c:v>478.17399999999998</c:v>
                </c:pt>
                <c:pt idx="7966">
                  <c:v>478.16399999999999</c:v>
                </c:pt>
                <c:pt idx="7967">
                  <c:v>478.15499999999997</c:v>
                </c:pt>
                <c:pt idx="7968">
                  <c:v>478.14600000000002</c:v>
                </c:pt>
                <c:pt idx="7969">
                  <c:v>478.137</c:v>
                </c:pt>
                <c:pt idx="7970">
                  <c:v>478.12799999999999</c:v>
                </c:pt>
                <c:pt idx="7971">
                  <c:v>478.11900000000003</c:v>
                </c:pt>
                <c:pt idx="7972">
                  <c:v>478.10899999999998</c:v>
                </c:pt>
                <c:pt idx="7973">
                  <c:v>478.1</c:v>
                </c:pt>
                <c:pt idx="7974">
                  <c:v>478.09100000000001</c:v>
                </c:pt>
                <c:pt idx="7975">
                  <c:v>478.08199999999999</c:v>
                </c:pt>
                <c:pt idx="7976">
                  <c:v>478.07299999999998</c:v>
                </c:pt>
                <c:pt idx="7977">
                  <c:v>478.06400000000002</c:v>
                </c:pt>
                <c:pt idx="7978">
                  <c:v>478.05500000000001</c:v>
                </c:pt>
                <c:pt idx="7979">
                  <c:v>478.04599999999999</c:v>
                </c:pt>
                <c:pt idx="7980">
                  <c:v>478.03699999999998</c:v>
                </c:pt>
                <c:pt idx="7981">
                  <c:v>478.02800000000002</c:v>
                </c:pt>
                <c:pt idx="7982">
                  <c:v>478.01900000000001</c:v>
                </c:pt>
                <c:pt idx="7983">
                  <c:v>478.01</c:v>
                </c:pt>
                <c:pt idx="7984">
                  <c:v>478.00099999999998</c:v>
                </c:pt>
                <c:pt idx="7985">
                  <c:v>477.99200000000002</c:v>
                </c:pt>
                <c:pt idx="7986">
                  <c:v>477.983</c:v>
                </c:pt>
                <c:pt idx="7987">
                  <c:v>477.97399999999999</c:v>
                </c:pt>
                <c:pt idx="7988">
                  <c:v>477.96499999999997</c:v>
                </c:pt>
                <c:pt idx="7989">
                  <c:v>477.95699999999999</c:v>
                </c:pt>
                <c:pt idx="7990">
                  <c:v>477.94799999999998</c:v>
                </c:pt>
                <c:pt idx="7991">
                  <c:v>477.93900000000002</c:v>
                </c:pt>
                <c:pt idx="7992">
                  <c:v>477.93</c:v>
                </c:pt>
                <c:pt idx="7993">
                  <c:v>477.92099999999999</c:v>
                </c:pt>
                <c:pt idx="7994">
                  <c:v>477.91300000000001</c:v>
                </c:pt>
                <c:pt idx="7995">
                  <c:v>477.904</c:v>
                </c:pt>
                <c:pt idx="7996">
                  <c:v>477.89499999999998</c:v>
                </c:pt>
                <c:pt idx="7997">
                  <c:v>477.88600000000002</c:v>
                </c:pt>
                <c:pt idx="7998">
                  <c:v>477.87799999999999</c:v>
                </c:pt>
                <c:pt idx="7999">
                  <c:v>477.86900000000003</c:v>
                </c:pt>
                <c:pt idx="8000">
                  <c:v>477.86</c:v>
                </c:pt>
                <c:pt idx="8001">
                  <c:v>477.85199999999998</c:v>
                </c:pt>
                <c:pt idx="8002">
                  <c:v>477.84300000000002</c:v>
                </c:pt>
                <c:pt idx="8003">
                  <c:v>477.83499999999998</c:v>
                </c:pt>
                <c:pt idx="8004">
                  <c:v>477.82600000000002</c:v>
                </c:pt>
                <c:pt idx="8005">
                  <c:v>477.81799999999998</c:v>
                </c:pt>
                <c:pt idx="8006">
                  <c:v>477.80900000000003</c:v>
                </c:pt>
                <c:pt idx="8007">
                  <c:v>477.80099999999999</c:v>
                </c:pt>
                <c:pt idx="8008">
                  <c:v>477.79199999999997</c:v>
                </c:pt>
                <c:pt idx="8009">
                  <c:v>477.78399999999999</c:v>
                </c:pt>
                <c:pt idx="8010">
                  <c:v>477.77600000000001</c:v>
                </c:pt>
                <c:pt idx="8011">
                  <c:v>477.767</c:v>
                </c:pt>
                <c:pt idx="8012">
                  <c:v>477.75900000000001</c:v>
                </c:pt>
                <c:pt idx="8013">
                  <c:v>477.75099999999998</c:v>
                </c:pt>
                <c:pt idx="8014">
                  <c:v>477.74299999999999</c:v>
                </c:pt>
                <c:pt idx="8015">
                  <c:v>477.73399999999998</c:v>
                </c:pt>
                <c:pt idx="8016">
                  <c:v>477.726</c:v>
                </c:pt>
                <c:pt idx="8017">
                  <c:v>477.71800000000002</c:v>
                </c:pt>
                <c:pt idx="8018">
                  <c:v>477.71</c:v>
                </c:pt>
                <c:pt idx="8019">
                  <c:v>477.702</c:v>
                </c:pt>
                <c:pt idx="8020">
                  <c:v>477.69400000000002</c:v>
                </c:pt>
                <c:pt idx="8021">
                  <c:v>477.68599999999998</c:v>
                </c:pt>
                <c:pt idx="8022">
                  <c:v>477.67899999999997</c:v>
                </c:pt>
                <c:pt idx="8023">
                  <c:v>477.67099999999999</c:v>
                </c:pt>
                <c:pt idx="8024">
                  <c:v>477.66300000000001</c:v>
                </c:pt>
                <c:pt idx="8025">
                  <c:v>477.65499999999997</c:v>
                </c:pt>
                <c:pt idx="8026">
                  <c:v>477.64800000000002</c:v>
                </c:pt>
                <c:pt idx="8027">
                  <c:v>477.64</c:v>
                </c:pt>
                <c:pt idx="8028">
                  <c:v>477.63299999999998</c:v>
                </c:pt>
                <c:pt idx="8029">
                  <c:v>477.625</c:v>
                </c:pt>
                <c:pt idx="8030">
                  <c:v>477.61799999999999</c:v>
                </c:pt>
                <c:pt idx="8031">
                  <c:v>477.61</c:v>
                </c:pt>
                <c:pt idx="8032">
                  <c:v>477.60300000000001</c:v>
                </c:pt>
                <c:pt idx="8033">
                  <c:v>477.596</c:v>
                </c:pt>
                <c:pt idx="8034">
                  <c:v>477.58800000000002</c:v>
                </c:pt>
                <c:pt idx="8035">
                  <c:v>477.58100000000002</c:v>
                </c:pt>
                <c:pt idx="8036">
                  <c:v>477.57400000000001</c:v>
                </c:pt>
                <c:pt idx="8037">
                  <c:v>477.56700000000001</c:v>
                </c:pt>
                <c:pt idx="8038">
                  <c:v>477.56</c:v>
                </c:pt>
                <c:pt idx="8039">
                  <c:v>477.55399999999997</c:v>
                </c:pt>
                <c:pt idx="8040">
                  <c:v>477.54700000000003</c:v>
                </c:pt>
                <c:pt idx="8041">
                  <c:v>477.54</c:v>
                </c:pt>
                <c:pt idx="8042">
                  <c:v>477.53300000000002</c:v>
                </c:pt>
                <c:pt idx="8043">
                  <c:v>477.52699999999999</c:v>
                </c:pt>
                <c:pt idx="8044">
                  <c:v>477.52</c:v>
                </c:pt>
                <c:pt idx="8045">
                  <c:v>477.51400000000001</c:v>
                </c:pt>
                <c:pt idx="8046">
                  <c:v>477.50799999999998</c:v>
                </c:pt>
                <c:pt idx="8047">
                  <c:v>477.50099999999998</c:v>
                </c:pt>
                <c:pt idx="8048">
                  <c:v>477.495</c:v>
                </c:pt>
                <c:pt idx="8049">
                  <c:v>477.48899999999998</c:v>
                </c:pt>
                <c:pt idx="8050">
                  <c:v>477.483</c:v>
                </c:pt>
                <c:pt idx="8051">
                  <c:v>477.47699999999998</c:v>
                </c:pt>
                <c:pt idx="8052">
                  <c:v>477.47199999999998</c:v>
                </c:pt>
                <c:pt idx="8053">
                  <c:v>477.46600000000001</c:v>
                </c:pt>
                <c:pt idx="8054">
                  <c:v>477.46</c:v>
                </c:pt>
                <c:pt idx="8055">
                  <c:v>477.45499999999998</c:v>
                </c:pt>
                <c:pt idx="8056">
                  <c:v>477.44900000000001</c:v>
                </c:pt>
                <c:pt idx="8057">
                  <c:v>477.44400000000002</c:v>
                </c:pt>
                <c:pt idx="8058">
                  <c:v>477.43900000000002</c:v>
                </c:pt>
                <c:pt idx="8059">
                  <c:v>477.43400000000003</c:v>
                </c:pt>
                <c:pt idx="8060">
                  <c:v>477.42899999999997</c:v>
                </c:pt>
                <c:pt idx="8061">
                  <c:v>477.42399999999998</c:v>
                </c:pt>
                <c:pt idx="8062">
                  <c:v>477.42</c:v>
                </c:pt>
                <c:pt idx="8063">
                  <c:v>477.41500000000002</c:v>
                </c:pt>
                <c:pt idx="8064">
                  <c:v>477.41</c:v>
                </c:pt>
                <c:pt idx="8065">
                  <c:v>477.40600000000001</c:v>
                </c:pt>
                <c:pt idx="8066">
                  <c:v>477.40199999999999</c:v>
                </c:pt>
                <c:pt idx="8067">
                  <c:v>477.39800000000002</c:v>
                </c:pt>
                <c:pt idx="8068">
                  <c:v>477.39400000000001</c:v>
                </c:pt>
                <c:pt idx="8069">
                  <c:v>477.39</c:v>
                </c:pt>
                <c:pt idx="8070">
                  <c:v>477.38600000000002</c:v>
                </c:pt>
                <c:pt idx="8071">
                  <c:v>477.38299999999998</c:v>
                </c:pt>
                <c:pt idx="8072">
                  <c:v>477.37900000000002</c:v>
                </c:pt>
                <c:pt idx="8073">
                  <c:v>477.37599999999998</c:v>
                </c:pt>
                <c:pt idx="8074">
                  <c:v>477.37299999999999</c:v>
                </c:pt>
                <c:pt idx="8075">
                  <c:v>477.37</c:v>
                </c:pt>
                <c:pt idx="8076">
                  <c:v>477.36700000000002</c:v>
                </c:pt>
                <c:pt idx="8077">
                  <c:v>477.36399999999998</c:v>
                </c:pt>
                <c:pt idx="8078">
                  <c:v>477.36200000000002</c:v>
                </c:pt>
                <c:pt idx="8079">
                  <c:v>477.35899999999998</c:v>
                </c:pt>
                <c:pt idx="8080">
                  <c:v>477.35700000000003</c:v>
                </c:pt>
                <c:pt idx="8081">
                  <c:v>477.35500000000002</c:v>
                </c:pt>
                <c:pt idx="8082">
                  <c:v>477.35300000000001</c:v>
                </c:pt>
                <c:pt idx="8083">
                  <c:v>477.35199999999998</c:v>
                </c:pt>
                <c:pt idx="8084">
                  <c:v>477.35</c:v>
                </c:pt>
                <c:pt idx="8085">
                  <c:v>477.34899999999999</c:v>
                </c:pt>
                <c:pt idx="8086">
                  <c:v>477.34800000000001</c:v>
                </c:pt>
                <c:pt idx="8087">
                  <c:v>477.34699999999998</c:v>
                </c:pt>
                <c:pt idx="8088">
                  <c:v>477.346</c:v>
                </c:pt>
                <c:pt idx="8089">
                  <c:v>477.34500000000003</c:v>
                </c:pt>
                <c:pt idx="8090">
                  <c:v>477.34500000000003</c:v>
                </c:pt>
                <c:pt idx="8091">
                  <c:v>477.34399999999999</c:v>
                </c:pt>
                <c:pt idx="8092">
                  <c:v>477.34399999999999</c:v>
                </c:pt>
                <c:pt idx="8093">
                  <c:v>477.34500000000003</c:v>
                </c:pt>
                <c:pt idx="8094">
                  <c:v>477.34500000000003</c:v>
                </c:pt>
                <c:pt idx="8095">
                  <c:v>477.34500000000003</c:v>
                </c:pt>
                <c:pt idx="8096">
                  <c:v>477.346</c:v>
                </c:pt>
                <c:pt idx="8097">
                  <c:v>477.34699999999998</c:v>
                </c:pt>
                <c:pt idx="8098">
                  <c:v>477.34800000000001</c:v>
                </c:pt>
                <c:pt idx="8099">
                  <c:v>477.35</c:v>
                </c:pt>
                <c:pt idx="8100">
                  <c:v>477.351</c:v>
                </c:pt>
                <c:pt idx="8101">
                  <c:v>477.35300000000001</c:v>
                </c:pt>
                <c:pt idx="8102">
                  <c:v>477.35500000000002</c:v>
                </c:pt>
                <c:pt idx="8103">
                  <c:v>477.358</c:v>
                </c:pt>
                <c:pt idx="8104">
                  <c:v>477.36</c:v>
                </c:pt>
                <c:pt idx="8105">
                  <c:v>477.363</c:v>
                </c:pt>
                <c:pt idx="8106">
                  <c:v>477.36599999999999</c:v>
                </c:pt>
                <c:pt idx="8107">
                  <c:v>477.36900000000003</c:v>
                </c:pt>
                <c:pt idx="8108">
                  <c:v>477.37299999999999</c:v>
                </c:pt>
                <c:pt idx="8109">
                  <c:v>477.37599999999998</c:v>
                </c:pt>
                <c:pt idx="8110">
                  <c:v>477.38</c:v>
                </c:pt>
                <c:pt idx="8111">
                  <c:v>477.38499999999999</c:v>
                </c:pt>
                <c:pt idx="8112">
                  <c:v>477.38900000000001</c:v>
                </c:pt>
                <c:pt idx="8113">
                  <c:v>477.39400000000001</c:v>
                </c:pt>
                <c:pt idx="8114">
                  <c:v>477.399</c:v>
                </c:pt>
                <c:pt idx="8115">
                  <c:v>477.404</c:v>
                </c:pt>
                <c:pt idx="8116">
                  <c:v>477.41</c:v>
                </c:pt>
                <c:pt idx="8117">
                  <c:v>477.416</c:v>
                </c:pt>
                <c:pt idx="8118">
                  <c:v>477.42200000000003</c:v>
                </c:pt>
                <c:pt idx="8119">
                  <c:v>477.428</c:v>
                </c:pt>
                <c:pt idx="8120">
                  <c:v>477.435</c:v>
                </c:pt>
                <c:pt idx="8121">
                  <c:v>477.44200000000001</c:v>
                </c:pt>
                <c:pt idx="8122">
                  <c:v>477.44900000000001</c:v>
                </c:pt>
                <c:pt idx="8123">
                  <c:v>477.45699999999999</c:v>
                </c:pt>
                <c:pt idx="8124">
                  <c:v>477.46499999999997</c:v>
                </c:pt>
                <c:pt idx="8125">
                  <c:v>477.47300000000001</c:v>
                </c:pt>
                <c:pt idx="8126">
                  <c:v>477.48099999999999</c:v>
                </c:pt>
                <c:pt idx="8127">
                  <c:v>477.49</c:v>
                </c:pt>
                <c:pt idx="8128">
                  <c:v>477.49900000000002</c:v>
                </c:pt>
                <c:pt idx="8129">
                  <c:v>477.50900000000001</c:v>
                </c:pt>
                <c:pt idx="8130">
                  <c:v>477.51799999999997</c:v>
                </c:pt>
                <c:pt idx="8131">
                  <c:v>477.52800000000002</c:v>
                </c:pt>
                <c:pt idx="8132">
                  <c:v>477.53899999999999</c:v>
                </c:pt>
                <c:pt idx="8133">
                  <c:v>477.54899999999998</c:v>
                </c:pt>
                <c:pt idx="8134">
                  <c:v>477.56</c:v>
                </c:pt>
                <c:pt idx="8135">
                  <c:v>477.572</c:v>
                </c:pt>
                <c:pt idx="8136">
                  <c:v>477.58300000000003</c:v>
                </c:pt>
                <c:pt idx="8137">
                  <c:v>477.59500000000003</c:v>
                </c:pt>
                <c:pt idx="8138">
                  <c:v>477.608</c:v>
                </c:pt>
                <c:pt idx="8139">
                  <c:v>477.62</c:v>
                </c:pt>
                <c:pt idx="8140">
                  <c:v>477.63299999999998</c:v>
                </c:pt>
                <c:pt idx="8141">
                  <c:v>477.64699999999999</c:v>
                </c:pt>
                <c:pt idx="8142">
                  <c:v>477.661</c:v>
                </c:pt>
                <c:pt idx="8143">
                  <c:v>477.67500000000001</c:v>
                </c:pt>
                <c:pt idx="8144">
                  <c:v>477.68900000000002</c:v>
                </c:pt>
                <c:pt idx="8145">
                  <c:v>477.70400000000001</c:v>
                </c:pt>
                <c:pt idx="8146">
                  <c:v>477.71899999999999</c:v>
                </c:pt>
                <c:pt idx="8147">
                  <c:v>477.73500000000001</c:v>
                </c:pt>
                <c:pt idx="8148">
                  <c:v>477.75099999999998</c:v>
                </c:pt>
                <c:pt idx="8149">
                  <c:v>477.767</c:v>
                </c:pt>
                <c:pt idx="8150">
                  <c:v>477.78399999999999</c:v>
                </c:pt>
                <c:pt idx="8151">
                  <c:v>477.80099999999999</c:v>
                </c:pt>
                <c:pt idx="8152">
                  <c:v>477.81799999999998</c:v>
                </c:pt>
                <c:pt idx="8153">
                  <c:v>477.83600000000001</c:v>
                </c:pt>
                <c:pt idx="8154">
                  <c:v>477.85399999999998</c:v>
                </c:pt>
                <c:pt idx="8155">
                  <c:v>477.87299999999999</c:v>
                </c:pt>
                <c:pt idx="8156">
                  <c:v>477.892</c:v>
                </c:pt>
                <c:pt idx="8157">
                  <c:v>477.911</c:v>
                </c:pt>
                <c:pt idx="8158">
                  <c:v>477.93099999999998</c:v>
                </c:pt>
                <c:pt idx="8159">
                  <c:v>477.95100000000002</c:v>
                </c:pt>
                <c:pt idx="8160">
                  <c:v>477.97199999999998</c:v>
                </c:pt>
                <c:pt idx="8161">
                  <c:v>477.99299999999999</c:v>
                </c:pt>
                <c:pt idx="8162">
                  <c:v>478.01400000000001</c:v>
                </c:pt>
                <c:pt idx="8163">
                  <c:v>478.036</c:v>
                </c:pt>
                <c:pt idx="8164">
                  <c:v>478.05799999999999</c:v>
                </c:pt>
                <c:pt idx="8165">
                  <c:v>478.08100000000002</c:v>
                </c:pt>
                <c:pt idx="8166">
                  <c:v>478.10399999999998</c:v>
                </c:pt>
                <c:pt idx="8167">
                  <c:v>478.12700000000001</c:v>
                </c:pt>
                <c:pt idx="8168">
                  <c:v>478.15100000000001</c:v>
                </c:pt>
                <c:pt idx="8169">
                  <c:v>478.17599999999999</c:v>
                </c:pt>
                <c:pt idx="8170">
                  <c:v>478.20100000000002</c:v>
                </c:pt>
                <c:pt idx="8171">
                  <c:v>478.226</c:v>
                </c:pt>
                <c:pt idx="8172">
                  <c:v>478.25099999999998</c:v>
                </c:pt>
                <c:pt idx="8173">
                  <c:v>478.27699999999999</c:v>
                </c:pt>
                <c:pt idx="8174">
                  <c:v>478.30399999999997</c:v>
                </c:pt>
                <c:pt idx="8175">
                  <c:v>478.33100000000002</c:v>
                </c:pt>
                <c:pt idx="8176">
                  <c:v>478.358</c:v>
                </c:pt>
                <c:pt idx="8177">
                  <c:v>478.38600000000002</c:v>
                </c:pt>
                <c:pt idx="8178">
                  <c:v>478.41500000000002</c:v>
                </c:pt>
                <c:pt idx="8179">
                  <c:v>478.44299999999998</c:v>
                </c:pt>
                <c:pt idx="8180">
                  <c:v>478.47300000000001</c:v>
                </c:pt>
                <c:pt idx="8181">
                  <c:v>478.50200000000001</c:v>
                </c:pt>
                <c:pt idx="8182">
                  <c:v>478.53300000000002</c:v>
                </c:pt>
                <c:pt idx="8183">
                  <c:v>478.56299999999999</c:v>
                </c:pt>
                <c:pt idx="8184">
                  <c:v>478.59399999999999</c:v>
                </c:pt>
                <c:pt idx="8185">
                  <c:v>478.62599999999998</c:v>
                </c:pt>
                <c:pt idx="8186">
                  <c:v>478.65800000000002</c:v>
                </c:pt>
                <c:pt idx="8187">
                  <c:v>478.69</c:v>
                </c:pt>
                <c:pt idx="8188">
                  <c:v>478.72300000000001</c:v>
                </c:pt>
                <c:pt idx="8189">
                  <c:v>478.75700000000001</c:v>
                </c:pt>
                <c:pt idx="8190">
                  <c:v>478.79</c:v>
                </c:pt>
                <c:pt idx="8191">
                  <c:v>478.82499999999999</c:v>
                </c:pt>
                <c:pt idx="8192">
                  <c:v>478.86</c:v>
                </c:pt>
                <c:pt idx="8193">
                  <c:v>478.89499999999998</c:v>
                </c:pt>
                <c:pt idx="8194">
                  <c:v>478.93099999999998</c:v>
                </c:pt>
                <c:pt idx="8195">
                  <c:v>478.96699999999998</c:v>
                </c:pt>
                <c:pt idx="8196">
                  <c:v>479.00400000000002</c:v>
                </c:pt>
                <c:pt idx="8197">
                  <c:v>479.041</c:v>
                </c:pt>
                <c:pt idx="8198">
                  <c:v>479.07900000000001</c:v>
                </c:pt>
                <c:pt idx="8199">
                  <c:v>479.11700000000002</c:v>
                </c:pt>
                <c:pt idx="8200">
                  <c:v>479.15600000000001</c:v>
                </c:pt>
                <c:pt idx="8201">
                  <c:v>479.19499999999999</c:v>
                </c:pt>
                <c:pt idx="8202">
                  <c:v>479.23500000000001</c:v>
                </c:pt>
                <c:pt idx="8203">
                  <c:v>479.27499999999998</c:v>
                </c:pt>
                <c:pt idx="8204">
                  <c:v>479.31599999999997</c:v>
                </c:pt>
                <c:pt idx="8205">
                  <c:v>479.35700000000003</c:v>
                </c:pt>
                <c:pt idx="8206">
                  <c:v>479.39800000000002</c:v>
                </c:pt>
                <c:pt idx="8207">
                  <c:v>479.44099999999997</c:v>
                </c:pt>
                <c:pt idx="8208">
                  <c:v>479.483</c:v>
                </c:pt>
                <c:pt idx="8209">
                  <c:v>479.52699999999999</c:v>
                </c:pt>
                <c:pt idx="8210">
                  <c:v>479.57</c:v>
                </c:pt>
                <c:pt idx="8211">
                  <c:v>479.61399999999998</c:v>
                </c:pt>
                <c:pt idx="8212">
                  <c:v>479.65899999999999</c:v>
                </c:pt>
                <c:pt idx="8213">
                  <c:v>479.70400000000001</c:v>
                </c:pt>
                <c:pt idx="8214">
                  <c:v>479.75</c:v>
                </c:pt>
                <c:pt idx="8215">
                  <c:v>479.79599999999999</c:v>
                </c:pt>
                <c:pt idx="8216">
                  <c:v>479.84300000000002</c:v>
                </c:pt>
                <c:pt idx="8217">
                  <c:v>479.89</c:v>
                </c:pt>
                <c:pt idx="8218">
                  <c:v>479.93799999999999</c:v>
                </c:pt>
                <c:pt idx="8219">
                  <c:v>479.98599999999999</c:v>
                </c:pt>
                <c:pt idx="8220">
                  <c:v>480.03500000000003</c:v>
                </c:pt>
                <c:pt idx="8221">
                  <c:v>480.084</c:v>
                </c:pt>
                <c:pt idx="8222">
                  <c:v>480.13400000000001</c:v>
                </c:pt>
                <c:pt idx="8223">
                  <c:v>480.18400000000003</c:v>
                </c:pt>
                <c:pt idx="8224">
                  <c:v>480.23500000000001</c:v>
                </c:pt>
                <c:pt idx="8225">
                  <c:v>480.286</c:v>
                </c:pt>
                <c:pt idx="8226">
                  <c:v>480.33800000000002</c:v>
                </c:pt>
                <c:pt idx="8227">
                  <c:v>480.39100000000002</c:v>
                </c:pt>
                <c:pt idx="8228">
                  <c:v>480.44400000000002</c:v>
                </c:pt>
                <c:pt idx="8229">
                  <c:v>480.49700000000001</c:v>
                </c:pt>
                <c:pt idx="8230">
                  <c:v>480.55099999999999</c:v>
                </c:pt>
                <c:pt idx="8231">
                  <c:v>480.60500000000002</c:v>
                </c:pt>
                <c:pt idx="8232">
                  <c:v>480.66</c:v>
                </c:pt>
                <c:pt idx="8233">
                  <c:v>480.71600000000001</c:v>
                </c:pt>
                <c:pt idx="8234">
                  <c:v>480.77199999999999</c:v>
                </c:pt>
                <c:pt idx="8235">
                  <c:v>480.82799999999997</c:v>
                </c:pt>
                <c:pt idx="8236">
                  <c:v>480.88499999999999</c:v>
                </c:pt>
                <c:pt idx="8237">
                  <c:v>480.94299999999998</c:v>
                </c:pt>
                <c:pt idx="8238">
                  <c:v>481.00099999999998</c:v>
                </c:pt>
                <c:pt idx="8239">
                  <c:v>481.05900000000003</c:v>
                </c:pt>
                <c:pt idx="8240">
                  <c:v>481.11799999999999</c:v>
                </c:pt>
                <c:pt idx="8241">
                  <c:v>481.178</c:v>
                </c:pt>
                <c:pt idx="8242">
                  <c:v>481.238</c:v>
                </c:pt>
                <c:pt idx="8243">
                  <c:v>481.29899999999998</c:v>
                </c:pt>
                <c:pt idx="8244">
                  <c:v>481.36</c:v>
                </c:pt>
                <c:pt idx="8245">
                  <c:v>481.42099999999999</c:v>
                </c:pt>
                <c:pt idx="8246">
                  <c:v>481.48399999999998</c:v>
                </c:pt>
                <c:pt idx="8247">
                  <c:v>481.54599999999999</c:v>
                </c:pt>
                <c:pt idx="8248">
                  <c:v>481.60899999999998</c:v>
                </c:pt>
                <c:pt idx="8249">
                  <c:v>481.673</c:v>
                </c:pt>
                <c:pt idx="8250">
                  <c:v>481.73700000000002</c:v>
                </c:pt>
                <c:pt idx="8251">
                  <c:v>481.80200000000002</c:v>
                </c:pt>
                <c:pt idx="8252">
                  <c:v>481.86700000000002</c:v>
                </c:pt>
                <c:pt idx="8253">
                  <c:v>481.93299999999999</c:v>
                </c:pt>
                <c:pt idx="8254">
                  <c:v>482</c:v>
                </c:pt>
                <c:pt idx="8255">
                  <c:v>482.06599999999997</c:v>
                </c:pt>
                <c:pt idx="8256">
                  <c:v>482.13400000000001</c:v>
                </c:pt>
                <c:pt idx="8257">
                  <c:v>482.20100000000002</c:v>
                </c:pt>
                <c:pt idx="8258">
                  <c:v>482.27</c:v>
                </c:pt>
                <c:pt idx="8259">
                  <c:v>482.339</c:v>
                </c:pt>
                <c:pt idx="8260">
                  <c:v>482.40800000000002</c:v>
                </c:pt>
                <c:pt idx="8261">
                  <c:v>482.47800000000001</c:v>
                </c:pt>
                <c:pt idx="8262">
                  <c:v>482.548</c:v>
                </c:pt>
                <c:pt idx="8263">
                  <c:v>482.61900000000003</c:v>
                </c:pt>
                <c:pt idx="8264">
                  <c:v>482.69</c:v>
                </c:pt>
                <c:pt idx="8265">
                  <c:v>482.762</c:v>
                </c:pt>
                <c:pt idx="8266">
                  <c:v>482.83499999999998</c:v>
                </c:pt>
                <c:pt idx="8267">
                  <c:v>482.90800000000002</c:v>
                </c:pt>
                <c:pt idx="8268">
                  <c:v>482.98099999999999</c:v>
                </c:pt>
                <c:pt idx="8269">
                  <c:v>483.05500000000001</c:v>
                </c:pt>
                <c:pt idx="8270">
                  <c:v>483.12900000000002</c:v>
                </c:pt>
                <c:pt idx="8271">
                  <c:v>483.20400000000001</c:v>
                </c:pt>
                <c:pt idx="8272">
                  <c:v>483.279</c:v>
                </c:pt>
                <c:pt idx="8273">
                  <c:v>483.35500000000002</c:v>
                </c:pt>
                <c:pt idx="8274">
                  <c:v>483.43200000000002</c:v>
                </c:pt>
                <c:pt idx="8275">
                  <c:v>483.50900000000001</c:v>
                </c:pt>
                <c:pt idx="8276">
                  <c:v>483.58600000000001</c:v>
                </c:pt>
                <c:pt idx="8277">
                  <c:v>483.66399999999999</c:v>
                </c:pt>
                <c:pt idx="8278">
                  <c:v>483.74200000000002</c:v>
                </c:pt>
                <c:pt idx="8279">
                  <c:v>483.82100000000003</c:v>
                </c:pt>
                <c:pt idx="8280">
                  <c:v>483.9</c:v>
                </c:pt>
                <c:pt idx="8281">
                  <c:v>483.98</c:v>
                </c:pt>
                <c:pt idx="8282">
                  <c:v>484.06</c:v>
                </c:pt>
                <c:pt idx="8283">
                  <c:v>484.14100000000002</c:v>
                </c:pt>
                <c:pt idx="8284">
                  <c:v>484.22199999999998</c:v>
                </c:pt>
                <c:pt idx="8285">
                  <c:v>484.30399999999997</c:v>
                </c:pt>
                <c:pt idx="8286">
                  <c:v>484.38600000000002</c:v>
                </c:pt>
                <c:pt idx="8287">
                  <c:v>484.46899999999999</c:v>
                </c:pt>
                <c:pt idx="8288">
                  <c:v>484.55200000000002</c:v>
                </c:pt>
                <c:pt idx="8289">
                  <c:v>484.63600000000002</c:v>
                </c:pt>
                <c:pt idx="8290">
                  <c:v>484.72</c:v>
                </c:pt>
                <c:pt idx="8291">
                  <c:v>484.80399999999997</c:v>
                </c:pt>
                <c:pt idx="8292">
                  <c:v>484.88900000000001</c:v>
                </c:pt>
                <c:pt idx="8293">
                  <c:v>484.97500000000002</c:v>
                </c:pt>
                <c:pt idx="8294">
                  <c:v>485.06099999999998</c:v>
                </c:pt>
                <c:pt idx="8295">
                  <c:v>485.14699999999999</c:v>
                </c:pt>
                <c:pt idx="8296">
                  <c:v>485.23399999999998</c:v>
                </c:pt>
                <c:pt idx="8297">
                  <c:v>485.322</c:v>
                </c:pt>
                <c:pt idx="8298">
                  <c:v>485.38299999999998</c:v>
                </c:pt>
                <c:pt idx="8299">
                  <c:v>485.38299999999998</c:v>
                </c:pt>
                <c:pt idx="8300">
                  <c:v>496.58199999999999</c:v>
                </c:pt>
                <c:pt idx="8301">
                  <c:v>508.53100000000001</c:v>
                </c:pt>
                <c:pt idx="8302">
                  <c:v>520.10699999999997</c:v>
                </c:pt>
                <c:pt idx="8303">
                  <c:v>530.58299999999997</c:v>
                </c:pt>
                <c:pt idx="8304">
                  <c:v>539.63</c:v>
                </c:pt>
                <c:pt idx="8305">
                  <c:v>547.17700000000002</c:v>
                </c:pt>
                <c:pt idx="8306">
                  <c:v>553.28399999999999</c:v>
                </c:pt>
                <c:pt idx="8307">
                  <c:v>558.08500000000004</c:v>
                </c:pt>
                <c:pt idx="8308">
                  <c:v>561.73699999999997</c:v>
                </c:pt>
                <c:pt idx="8309">
                  <c:v>564.40200000000004</c:v>
                </c:pt>
                <c:pt idx="8310">
                  <c:v>566.22900000000004</c:v>
                </c:pt>
                <c:pt idx="8311">
                  <c:v>567.351</c:v>
                </c:pt>
                <c:pt idx="8312">
                  <c:v>567.88699999999994</c:v>
                </c:pt>
                <c:pt idx="8313">
                  <c:v>567.93600000000004</c:v>
                </c:pt>
                <c:pt idx="8314">
                  <c:v>567.58399999999995</c:v>
                </c:pt>
                <c:pt idx="8315">
                  <c:v>566.904</c:v>
                </c:pt>
                <c:pt idx="8316">
                  <c:v>565.95600000000002</c:v>
                </c:pt>
                <c:pt idx="8317">
                  <c:v>564.79100000000005</c:v>
                </c:pt>
                <c:pt idx="8318">
                  <c:v>563.45100000000002</c:v>
                </c:pt>
                <c:pt idx="8319">
                  <c:v>561.97199999999998</c:v>
                </c:pt>
                <c:pt idx="8320">
                  <c:v>560.38099999999997</c:v>
                </c:pt>
                <c:pt idx="8321">
                  <c:v>558.70500000000004</c:v>
                </c:pt>
                <c:pt idx="8322">
                  <c:v>556.96299999999997</c:v>
                </c:pt>
                <c:pt idx="8323">
                  <c:v>555.17100000000005</c:v>
                </c:pt>
                <c:pt idx="8324">
                  <c:v>553.34400000000005</c:v>
                </c:pt>
                <c:pt idx="8325">
                  <c:v>551.49400000000003</c:v>
                </c:pt>
                <c:pt idx="8326">
                  <c:v>549.62900000000002</c:v>
                </c:pt>
                <c:pt idx="8327">
                  <c:v>547.75800000000004</c:v>
                </c:pt>
                <c:pt idx="8328">
                  <c:v>545.88699999999994</c:v>
                </c:pt>
                <c:pt idx="8329">
                  <c:v>544.02200000000005</c:v>
                </c:pt>
                <c:pt idx="8330">
                  <c:v>542.16700000000003</c:v>
                </c:pt>
                <c:pt idx="8331">
                  <c:v>540.32600000000002</c:v>
                </c:pt>
                <c:pt idx="8332">
                  <c:v>538.50099999999998</c:v>
                </c:pt>
                <c:pt idx="8333">
                  <c:v>536.69500000000005</c:v>
                </c:pt>
                <c:pt idx="8334">
                  <c:v>534.91</c:v>
                </c:pt>
                <c:pt idx="8335">
                  <c:v>533.14800000000002</c:v>
                </c:pt>
                <c:pt idx="8336">
                  <c:v>531.40899999999999</c:v>
                </c:pt>
                <c:pt idx="8337">
                  <c:v>529.69500000000005</c:v>
                </c:pt>
                <c:pt idx="8338">
                  <c:v>528.00599999999997</c:v>
                </c:pt>
                <c:pt idx="8339">
                  <c:v>526.34299999999996</c:v>
                </c:pt>
                <c:pt idx="8340">
                  <c:v>524.70600000000002</c:v>
                </c:pt>
                <c:pt idx="8341">
                  <c:v>523.09500000000003</c:v>
                </c:pt>
                <c:pt idx="8342">
                  <c:v>521.51</c:v>
                </c:pt>
                <c:pt idx="8343">
                  <c:v>519.952</c:v>
                </c:pt>
                <c:pt idx="8344">
                  <c:v>518.42100000000005</c:v>
                </c:pt>
                <c:pt idx="8345">
                  <c:v>516.91499999999996</c:v>
                </c:pt>
                <c:pt idx="8346">
                  <c:v>515.43600000000004</c:v>
                </c:pt>
                <c:pt idx="8347">
                  <c:v>513.98199999999997</c:v>
                </c:pt>
                <c:pt idx="8348">
                  <c:v>512.55399999999997</c:v>
                </c:pt>
                <c:pt idx="8349">
                  <c:v>511.15100000000001</c:v>
                </c:pt>
                <c:pt idx="8350">
                  <c:v>509.77300000000002</c:v>
                </c:pt>
                <c:pt idx="8351">
                  <c:v>508.41899999999998</c:v>
                </c:pt>
                <c:pt idx="8352">
                  <c:v>507.089</c:v>
                </c:pt>
                <c:pt idx="8353">
                  <c:v>505.78300000000002</c:v>
                </c:pt>
                <c:pt idx="8354">
                  <c:v>504.50099999999998</c:v>
                </c:pt>
                <c:pt idx="8355">
                  <c:v>503.24099999999999</c:v>
                </c:pt>
                <c:pt idx="8356">
                  <c:v>502.00400000000002</c:v>
                </c:pt>
                <c:pt idx="8357">
                  <c:v>500.78899999999999</c:v>
                </c:pt>
                <c:pt idx="8358">
                  <c:v>499.596</c:v>
                </c:pt>
                <c:pt idx="8359">
                  <c:v>498.42399999999998</c:v>
                </c:pt>
                <c:pt idx="8360">
                  <c:v>497.27300000000002</c:v>
                </c:pt>
                <c:pt idx="8361">
                  <c:v>496.14299999999997</c:v>
                </c:pt>
                <c:pt idx="8362">
                  <c:v>495.03300000000002</c:v>
                </c:pt>
                <c:pt idx="8363">
                  <c:v>493.94200000000001</c:v>
                </c:pt>
                <c:pt idx="8364">
                  <c:v>492.87</c:v>
                </c:pt>
                <c:pt idx="8365">
                  <c:v>491.81799999999998</c:v>
                </c:pt>
                <c:pt idx="8366">
                  <c:v>490.78399999999999</c:v>
                </c:pt>
                <c:pt idx="8367">
                  <c:v>489.76799999999997</c:v>
                </c:pt>
                <c:pt idx="8368">
                  <c:v>488.77</c:v>
                </c:pt>
                <c:pt idx="8369">
                  <c:v>487.79</c:v>
                </c:pt>
                <c:pt idx="8370">
                  <c:v>486.82600000000002</c:v>
                </c:pt>
                <c:pt idx="8371">
                  <c:v>485.87900000000002</c:v>
                </c:pt>
                <c:pt idx="8372">
                  <c:v>484.94900000000001</c:v>
                </c:pt>
                <c:pt idx="8373">
                  <c:v>484.03399999999999</c:v>
                </c:pt>
                <c:pt idx="8374">
                  <c:v>483.13600000000002</c:v>
                </c:pt>
                <c:pt idx="8375">
                  <c:v>482.25200000000001</c:v>
                </c:pt>
                <c:pt idx="8376">
                  <c:v>481.38400000000001</c:v>
                </c:pt>
                <c:pt idx="8377">
                  <c:v>480.53100000000001</c:v>
                </c:pt>
                <c:pt idx="8378">
                  <c:v>479.69200000000001</c:v>
                </c:pt>
                <c:pt idx="8379">
                  <c:v>478.86700000000002</c:v>
                </c:pt>
                <c:pt idx="8380">
                  <c:v>478.05500000000001</c:v>
                </c:pt>
                <c:pt idx="8381">
                  <c:v>477.25799999999998</c:v>
                </c:pt>
                <c:pt idx="8382">
                  <c:v>476.47300000000001</c:v>
                </c:pt>
                <c:pt idx="8383">
                  <c:v>475.702</c:v>
                </c:pt>
                <c:pt idx="8384">
                  <c:v>474.94299999999998</c:v>
                </c:pt>
                <c:pt idx="8385">
                  <c:v>474.19600000000003</c:v>
                </c:pt>
                <c:pt idx="8386">
                  <c:v>473.46199999999999</c:v>
                </c:pt>
                <c:pt idx="8387">
                  <c:v>472.73899999999998</c:v>
                </c:pt>
                <c:pt idx="8388">
                  <c:v>472.02800000000002</c:v>
                </c:pt>
                <c:pt idx="8389">
                  <c:v>471.32799999999997</c:v>
                </c:pt>
                <c:pt idx="8390">
                  <c:v>470.64</c:v>
                </c:pt>
                <c:pt idx="8391">
                  <c:v>469.96199999999999</c:v>
                </c:pt>
                <c:pt idx="8392">
                  <c:v>469.29399999999998</c:v>
                </c:pt>
                <c:pt idx="8393">
                  <c:v>468.637</c:v>
                </c:pt>
                <c:pt idx="8394">
                  <c:v>467.99</c:v>
                </c:pt>
                <c:pt idx="8395">
                  <c:v>467.35300000000001</c:v>
                </c:pt>
                <c:pt idx="8396">
                  <c:v>466.726</c:v>
                </c:pt>
                <c:pt idx="8397">
                  <c:v>466.108</c:v>
                </c:pt>
                <c:pt idx="8398">
                  <c:v>465.5</c:v>
                </c:pt>
                <c:pt idx="8399">
                  <c:v>464.899</c:v>
                </c:pt>
                <c:pt idx="8400">
                  <c:v>464.30799999999999</c:v>
                </c:pt>
                <c:pt idx="8401">
                  <c:v>463.726</c:v>
                </c:pt>
                <c:pt idx="8402">
                  <c:v>463.15199999999999</c:v>
                </c:pt>
                <c:pt idx="8403">
                  <c:v>462.58699999999999</c:v>
                </c:pt>
                <c:pt idx="8404">
                  <c:v>462.029</c:v>
                </c:pt>
                <c:pt idx="8405">
                  <c:v>461.48</c:v>
                </c:pt>
                <c:pt idx="8406">
                  <c:v>460.93799999999999</c:v>
                </c:pt>
                <c:pt idx="8407">
                  <c:v>460.40499999999997</c:v>
                </c:pt>
                <c:pt idx="8408">
                  <c:v>459.87900000000002</c:v>
                </c:pt>
                <c:pt idx="8409">
                  <c:v>459.36</c:v>
                </c:pt>
                <c:pt idx="8410">
                  <c:v>458.84899999999999</c:v>
                </c:pt>
                <c:pt idx="8411">
                  <c:v>458.34500000000003</c:v>
                </c:pt>
                <c:pt idx="8412">
                  <c:v>457.84800000000001</c:v>
                </c:pt>
                <c:pt idx="8413">
                  <c:v>457.35700000000003</c:v>
                </c:pt>
                <c:pt idx="8414">
                  <c:v>456.87299999999999</c:v>
                </c:pt>
                <c:pt idx="8415">
                  <c:v>456.39600000000002</c:v>
                </c:pt>
                <c:pt idx="8416">
                  <c:v>455.92500000000001</c:v>
                </c:pt>
                <c:pt idx="8417">
                  <c:v>455.46</c:v>
                </c:pt>
                <c:pt idx="8418">
                  <c:v>455.00200000000001</c:v>
                </c:pt>
                <c:pt idx="8419">
                  <c:v>454.54899999999998</c:v>
                </c:pt>
                <c:pt idx="8420">
                  <c:v>454.10199999999998</c:v>
                </c:pt>
                <c:pt idx="8421">
                  <c:v>453.66</c:v>
                </c:pt>
                <c:pt idx="8422">
                  <c:v>453.22500000000002</c:v>
                </c:pt>
                <c:pt idx="8423">
                  <c:v>452.79399999999998</c:v>
                </c:pt>
                <c:pt idx="8424">
                  <c:v>452.36900000000003</c:v>
                </c:pt>
                <c:pt idx="8425">
                  <c:v>451.94900000000001</c:v>
                </c:pt>
                <c:pt idx="8426">
                  <c:v>451.53399999999999</c:v>
                </c:pt>
                <c:pt idx="8427">
                  <c:v>451.12400000000002</c:v>
                </c:pt>
                <c:pt idx="8428">
                  <c:v>450.71899999999999</c:v>
                </c:pt>
                <c:pt idx="8429">
                  <c:v>450.31799999999998</c:v>
                </c:pt>
                <c:pt idx="8430">
                  <c:v>449.92200000000003</c:v>
                </c:pt>
                <c:pt idx="8431">
                  <c:v>449.53100000000001</c:v>
                </c:pt>
                <c:pt idx="8432">
                  <c:v>449.14400000000001</c:v>
                </c:pt>
                <c:pt idx="8433">
                  <c:v>448.76100000000002</c:v>
                </c:pt>
                <c:pt idx="8434">
                  <c:v>448.38299999999998</c:v>
                </c:pt>
                <c:pt idx="8435">
                  <c:v>448.00900000000001</c:v>
                </c:pt>
                <c:pt idx="8436">
                  <c:v>447.63799999999998</c:v>
                </c:pt>
                <c:pt idx="8437">
                  <c:v>447.27199999999999</c:v>
                </c:pt>
                <c:pt idx="8438">
                  <c:v>446.91</c:v>
                </c:pt>
                <c:pt idx="8439">
                  <c:v>446.55099999999999</c:v>
                </c:pt>
                <c:pt idx="8440">
                  <c:v>446.19600000000003</c:v>
                </c:pt>
                <c:pt idx="8441">
                  <c:v>445.84500000000003</c:v>
                </c:pt>
                <c:pt idx="8442">
                  <c:v>445.49700000000001</c:v>
                </c:pt>
                <c:pt idx="8443">
                  <c:v>445.15300000000002</c:v>
                </c:pt>
                <c:pt idx="8444">
                  <c:v>444.81200000000001</c:v>
                </c:pt>
                <c:pt idx="8445">
                  <c:v>444.47500000000002</c:v>
                </c:pt>
                <c:pt idx="8446">
                  <c:v>444.14100000000002</c:v>
                </c:pt>
                <c:pt idx="8447">
                  <c:v>443.81</c:v>
                </c:pt>
                <c:pt idx="8448">
                  <c:v>443.48200000000003</c:v>
                </c:pt>
                <c:pt idx="8449">
                  <c:v>443.15800000000002</c:v>
                </c:pt>
                <c:pt idx="8450">
                  <c:v>442.83600000000001</c:v>
                </c:pt>
                <c:pt idx="8451">
                  <c:v>442.51799999999997</c:v>
                </c:pt>
                <c:pt idx="8452">
                  <c:v>442.202</c:v>
                </c:pt>
                <c:pt idx="8453">
                  <c:v>441.89</c:v>
                </c:pt>
                <c:pt idx="8454">
                  <c:v>441.58</c:v>
                </c:pt>
                <c:pt idx="8455">
                  <c:v>441.27300000000002</c:v>
                </c:pt>
                <c:pt idx="8456">
                  <c:v>440.96800000000002</c:v>
                </c:pt>
                <c:pt idx="8457">
                  <c:v>440.666</c:v>
                </c:pt>
                <c:pt idx="8458">
                  <c:v>440.36700000000002</c:v>
                </c:pt>
                <c:pt idx="8459">
                  <c:v>440.07100000000003</c:v>
                </c:pt>
                <c:pt idx="8460">
                  <c:v>439.77699999999999</c:v>
                </c:pt>
                <c:pt idx="8461">
                  <c:v>439.48500000000001</c:v>
                </c:pt>
                <c:pt idx="8462">
                  <c:v>439.19600000000003</c:v>
                </c:pt>
                <c:pt idx="8463">
                  <c:v>438.90899999999999</c:v>
                </c:pt>
                <c:pt idx="8464">
                  <c:v>438.62400000000002</c:v>
                </c:pt>
                <c:pt idx="8465">
                  <c:v>438.34199999999998</c:v>
                </c:pt>
                <c:pt idx="8466">
                  <c:v>438.06200000000001</c:v>
                </c:pt>
                <c:pt idx="8467">
                  <c:v>437.78399999999999</c:v>
                </c:pt>
                <c:pt idx="8468">
                  <c:v>437.50799999999998</c:v>
                </c:pt>
                <c:pt idx="8469">
                  <c:v>437.23500000000001</c:v>
                </c:pt>
                <c:pt idx="8470">
                  <c:v>436.96300000000002</c:v>
                </c:pt>
                <c:pt idx="8471">
                  <c:v>436.69400000000002</c:v>
                </c:pt>
                <c:pt idx="8472">
                  <c:v>436.42599999999999</c:v>
                </c:pt>
                <c:pt idx="8473">
                  <c:v>436.161</c:v>
                </c:pt>
                <c:pt idx="8474">
                  <c:v>435.89699999999999</c:v>
                </c:pt>
                <c:pt idx="8475">
                  <c:v>435.63499999999999</c:v>
                </c:pt>
                <c:pt idx="8476">
                  <c:v>435.375</c:v>
                </c:pt>
                <c:pt idx="8477">
                  <c:v>435.11700000000002</c:v>
                </c:pt>
                <c:pt idx="8478">
                  <c:v>434.86099999999999</c:v>
                </c:pt>
                <c:pt idx="8479">
                  <c:v>434.60700000000003</c:v>
                </c:pt>
                <c:pt idx="8480">
                  <c:v>434.35399999999998</c:v>
                </c:pt>
                <c:pt idx="8481">
                  <c:v>434.10300000000001</c:v>
                </c:pt>
                <c:pt idx="8482">
                  <c:v>433.85300000000001</c:v>
                </c:pt>
                <c:pt idx="8483">
                  <c:v>433.60500000000002</c:v>
                </c:pt>
                <c:pt idx="8484">
                  <c:v>433.35899999999998</c:v>
                </c:pt>
                <c:pt idx="8485">
                  <c:v>433.11399999999998</c:v>
                </c:pt>
                <c:pt idx="8486">
                  <c:v>432.87099999999998</c:v>
                </c:pt>
                <c:pt idx="8487">
                  <c:v>432.62900000000002</c:v>
                </c:pt>
                <c:pt idx="8488">
                  <c:v>432.38900000000001</c:v>
                </c:pt>
                <c:pt idx="8489">
                  <c:v>432.15</c:v>
                </c:pt>
                <c:pt idx="8490">
                  <c:v>431.91300000000001</c:v>
                </c:pt>
                <c:pt idx="8491">
                  <c:v>431.67700000000002</c:v>
                </c:pt>
                <c:pt idx="8492">
                  <c:v>431.44299999999998</c:v>
                </c:pt>
                <c:pt idx="8493">
                  <c:v>431.21</c:v>
                </c:pt>
                <c:pt idx="8494">
                  <c:v>430.97800000000001</c:v>
                </c:pt>
                <c:pt idx="8495">
                  <c:v>430.74700000000001</c:v>
                </c:pt>
                <c:pt idx="8496">
                  <c:v>430.51799999999997</c:v>
                </c:pt>
                <c:pt idx="8497">
                  <c:v>430.29</c:v>
                </c:pt>
                <c:pt idx="8498">
                  <c:v>430.06400000000002</c:v>
                </c:pt>
                <c:pt idx="8499">
                  <c:v>429.83800000000002</c:v>
                </c:pt>
                <c:pt idx="8500">
                  <c:v>429.61399999999998</c:v>
                </c:pt>
                <c:pt idx="8501">
                  <c:v>429.39100000000002</c:v>
                </c:pt>
                <c:pt idx="8502">
                  <c:v>429.16899999999998</c:v>
                </c:pt>
                <c:pt idx="8503">
                  <c:v>428.94799999999998</c:v>
                </c:pt>
                <c:pt idx="8504">
                  <c:v>428.72800000000001</c:v>
                </c:pt>
                <c:pt idx="8505">
                  <c:v>428.51</c:v>
                </c:pt>
                <c:pt idx="8506">
                  <c:v>428.29199999999997</c:v>
                </c:pt>
                <c:pt idx="8507">
                  <c:v>428.07600000000002</c:v>
                </c:pt>
                <c:pt idx="8508">
                  <c:v>427.86099999999999</c:v>
                </c:pt>
                <c:pt idx="8509">
                  <c:v>427.64600000000002</c:v>
                </c:pt>
                <c:pt idx="8510">
                  <c:v>427.43299999999999</c:v>
                </c:pt>
                <c:pt idx="8511">
                  <c:v>427.221</c:v>
                </c:pt>
                <c:pt idx="8512">
                  <c:v>427.00900000000001</c:v>
                </c:pt>
                <c:pt idx="8513">
                  <c:v>426.79899999999998</c:v>
                </c:pt>
                <c:pt idx="8514">
                  <c:v>426.589</c:v>
                </c:pt>
                <c:pt idx="8515">
                  <c:v>426.38099999999997</c:v>
                </c:pt>
                <c:pt idx="8516">
                  <c:v>426.173</c:v>
                </c:pt>
                <c:pt idx="8517">
                  <c:v>425.96699999999998</c:v>
                </c:pt>
                <c:pt idx="8518">
                  <c:v>425.76100000000002</c:v>
                </c:pt>
                <c:pt idx="8519">
                  <c:v>425.55599999999998</c:v>
                </c:pt>
                <c:pt idx="8520">
                  <c:v>425.35199999999998</c:v>
                </c:pt>
                <c:pt idx="8521">
                  <c:v>425.149</c:v>
                </c:pt>
                <c:pt idx="8522">
                  <c:v>424.947</c:v>
                </c:pt>
                <c:pt idx="8523">
                  <c:v>424.745</c:v>
                </c:pt>
                <c:pt idx="8524">
                  <c:v>424.54399999999998</c:v>
                </c:pt>
                <c:pt idx="8525">
                  <c:v>424.34399999999999</c:v>
                </c:pt>
                <c:pt idx="8526">
                  <c:v>424.14499999999998</c:v>
                </c:pt>
                <c:pt idx="8527">
                  <c:v>423.947</c:v>
                </c:pt>
                <c:pt idx="8528">
                  <c:v>423.74900000000002</c:v>
                </c:pt>
                <c:pt idx="8529">
                  <c:v>423.55200000000002</c:v>
                </c:pt>
                <c:pt idx="8530">
                  <c:v>423.35599999999999</c:v>
                </c:pt>
                <c:pt idx="8531">
                  <c:v>423.161</c:v>
                </c:pt>
                <c:pt idx="8532">
                  <c:v>422.96600000000001</c:v>
                </c:pt>
                <c:pt idx="8533">
                  <c:v>422.77199999999999</c:v>
                </c:pt>
                <c:pt idx="8534">
                  <c:v>422.57900000000001</c:v>
                </c:pt>
                <c:pt idx="8535">
                  <c:v>422.387</c:v>
                </c:pt>
                <c:pt idx="8536">
                  <c:v>422.19499999999999</c:v>
                </c:pt>
                <c:pt idx="8537">
                  <c:v>422.00299999999999</c:v>
                </c:pt>
                <c:pt idx="8538">
                  <c:v>421.81299999999999</c:v>
                </c:pt>
                <c:pt idx="8539">
                  <c:v>421.62299999999999</c:v>
                </c:pt>
                <c:pt idx="8540">
                  <c:v>421.43400000000003</c:v>
                </c:pt>
                <c:pt idx="8541">
                  <c:v>421.245</c:v>
                </c:pt>
                <c:pt idx="8542">
                  <c:v>421.05700000000002</c:v>
                </c:pt>
                <c:pt idx="8543">
                  <c:v>420.87</c:v>
                </c:pt>
                <c:pt idx="8544">
                  <c:v>420.68299999999999</c:v>
                </c:pt>
                <c:pt idx="8545">
                  <c:v>420.49700000000001</c:v>
                </c:pt>
                <c:pt idx="8546">
                  <c:v>420.31099999999998</c:v>
                </c:pt>
                <c:pt idx="8547">
                  <c:v>420.12599999999998</c:v>
                </c:pt>
                <c:pt idx="8548">
                  <c:v>419.94200000000001</c:v>
                </c:pt>
                <c:pt idx="8549">
                  <c:v>419.75799999999998</c:v>
                </c:pt>
                <c:pt idx="8550">
                  <c:v>419.57499999999999</c:v>
                </c:pt>
                <c:pt idx="8551">
                  <c:v>419.392</c:v>
                </c:pt>
                <c:pt idx="8552">
                  <c:v>419.21</c:v>
                </c:pt>
                <c:pt idx="8553">
                  <c:v>419.02800000000002</c:v>
                </c:pt>
                <c:pt idx="8554">
                  <c:v>418.84699999999998</c:v>
                </c:pt>
                <c:pt idx="8555">
                  <c:v>418.666</c:v>
                </c:pt>
                <c:pt idx="8556">
                  <c:v>418.48599999999999</c:v>
                </c:pt>
                <c:pt idx="8557">
                  <c:v>418.30599999999998</c:v>
                </c:pt>
                <c:pt idx="8558">
                  <c:v>418.12700000000001</c:v>
                </c:pt>
                <c:pt idx="8559">
                  <c:v>417.94900000000001</c:v>
                </c:pt>
                <c:pt idx="8560">
                  <c:v>417.77100000000002</c:v>
                </c:pt>
                <c:pt idx="8561">
                  <c:v>417.59300000000002</c:v>
                </c:pt>
                <c:pt idx="8562">
                  <c:v>417.416</c:v>
                </c:pt>
                <c:pt idx="8563">
                  <c:v>417.23899999999998</c:v>
                </c:pt>
                <c:pt idx="8564">
                  <c:v>417.06299999999999</c:v>
                </c:pt>
                <c:pt idx="8565">
                  <c:v>416.887</c:v>
                </c:pt>
                <c:pt idx="8566">
                  <c:v>416.71199999999999</c:v>
                </c:pt>
                <c:pt idx="8567">
                  <c:v>416.53699999999998</c:v>
                </c:pt>
                <c:pt idx="8568">
                  <c:v>416.363</c:v>
                </c:pt>
                <c:pt idx="8569">
                  <c:v>416.18900000000002</c:v>
                </c:pt>
                <c:pt idx="8570">
                  <c:v>416.01600000000002</c:v>
                </c:pt>
                <c:pt idx="8571">
                  <c:v>415.84300000000002</c:v>
                </c:pt>
                <c:pt idx="8572">
                  <c:v>415.67</c:v>
                </c:pt>
                <c:pt idx="8573">
                  <c:v>415.49799999999999</c:v>
                </c:pt>
                <c:pt idx="8574">
                  <c:v>415.32600000000002</c:v>
                </c:pt>
                <c:pt idx="8575">
                  <c:v>415.15499999999997</c:v>
                </c:pt>
                <c:pt idx="8576">
                  <c:v>414.98399999999998</c:v>
                </c:pt>
                <c:pt idx="8577">
                  <c:v>414.81299999999999</c:v>
                </c:pt>
                <c:pt idx="8578">
                  <c:v>414.64299999999997</c:v>
                </c:pt>
                <c:pt idx="8579">
                  <c:v>414.47399999999999</c:v>
                </c:pt>
                <c:pt idx="8580">
                  <c:v>414.30399999999997</c:v>
                </c:pt>
                <c:pt idx="8581">
                  <c:v>414.13499999999999</c:v>
                </c:pt>
                <c:pt idx="8582">
                  <c:v>413.96699999999998</c:v>
                </c:pt>
                <c:pt idx="8583">
                  <c:v>413.79899999999998</c:v>
                </c:pt>
                <c:pt idx="8584">
                  <c:v>413.63099999999997</c:v>
                </c:pt>
                <c:pt idx="8585">
                  <c:v>413.464</c:v>
                </c:pt>
                <c:pt idx="8586">
                  <c:v>413.29700000000003</c:v>
                </c:pt>
                <c:pt idx="8587">
                  <c:v>413.13</c:v>
                </c:pt>
                <c:pt idx="8588">
                  <c:v>412.964</c:v>
                </c:pt>
                <c:pt idx="8589">
                  <c:v>412.798</c:v>
                </c:pt>
                <c:pt idx="8590">
                  <c:v>412.63200000000001</c:v>
                </c:pt>
                <c:pt idx="8591">
                  <c:v>412.46699999999998</c:v>
                </c:pt>
                <c:pt idx="8592">
                  <c:v>412.30200000000002</c:v>
                </c:pt>
                <c:pt idx="8593">
                  <c:v>412.13799999999998</c:v>
                </c:pt>
                <c:pt idx="8594">
                  <c:v>411.97399999999999</c:v>
                </c:pt>
                <c:pt idx="8595">
                  <c:v>411.81</c:v>
                </c:pt>
                <c:pt idx="8596">
                  <c:v>411.64600000000002</c:v>
                </c:pt>
                <c:pt idx="8597">
                  <c:v>411.483</c:v>
                </c:pt>
                <c:pt idx="8598">
                  <c:v>411.32</c:v>
                </c:pt>
                <c:pt idx="8599">
                  <c:v>411.15800000000002</c:v>
                </c:pt>
              </c:numCache>
            </c:numRef>
          </c:yVal>
          <c:smooth val="1"/>
          <c:extLst>
            <c:ext xmlns:c16="http://schemas.microsoft.com/office/drawing/2014/chart" uri="{C3380CC4-5D6E-409C-BE32-E72D297353CC}">
              <c16:uniqueId val="{00000000-4C20-4280-B96B-CB175FD5BEC7}"/>
            </c:ext>
          </c:extLst>
        </c:ser>
        <c:dLbls>
          <c:showLegendKey val="0"/>
          <c:showVal val="0"/>
          <c:showCatName val="0"/>
          <c:showSerName val="0"/>
          <c:showPercent val="0"/>
          <c:showBubbleSize val="0"/>
        </c:dLbls>
        <c:axId val="621216783"/>
        <c:axId val="621216367"/>
        <c:extLst>
          <c:ext xmlns:c15="http://schemas.microsoft.com/office/drawing/2012/chart" uri="{02D57815-91ED-43cb-92C2-25804820EDAC}">
            <c15:filteredScatterSeries>
              <c15:ser>
                <c:idx val="0"/>
                <c:order val="0"/>
                <c:tx>
                  <c:strRef>
                    <c:extLst>
                      <c:ext uri="{02D57815-91ED-43cb-92C2-25804820EDAC}">
                        <c15:formulaRef>
                          <c15:sqref>'NT11 (2)'!$B$2</c15:sqref>
                        </c15:formulaRef>
                      </c:ext>
                    </c:extLst>
                    <c:strCache>
                      <c:ptCount val="1"/>
                      <c:pt idx="0">
                        <c:v>1</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extLst>
                      <c:ext uri="{02D57815-91ED-43cb-92C2-25804820EDAC}">
                        <c15:formulaRef>
                          <c15:sqref>'NT11 (2)'!$A$4:$A$8603</c15:sqref>
                        </c15:formulaRef>
                      </c:ext>
                    </c:extLst>
                    <c:numCache>
                      <c:formatCode>0.00E+00</c:formatCode>
                      <c:ptCount val="8600"/>
                      <c:pt idx="0">
                        <c:v>0</c:v>
                      </c:pt>
                      <c:pt idx="1">
                        <c:v>0.01</c:v>
                      </c:pt>
                      <c:pt idx="2">
                        <c:v>0.02</c:v>
                      </c:pt>
                      <c:pt idx="3">
                        <c:v>0.03</c:v>
                      </c:pt>
                      <c:pt idx="4">
                        <c:v>0.04</c:v>
                      </c:pt>
                      <c:pt idx="5">
                        <c:v>0.05</c:v>
                      </c:pt>
                      <c:pt idx="6">
                        <c:v>0.06</c:v>
                      </c:pt>
                      <c:pt idx="7">
                        <c:v>7.0000000000000007E-2</c:v>
                      </c:pt>
                      <c:pt idx="8">
                        <c:v>0.08</c:v>
                      </c:pt>
                      <c:pt idx="9">
                        <c:v>0.09</c:v>
                      </c:pt>
                      <c:pt idx="10">
                        <c:v>0.1</c:v>
                      </c:pt>
                      <c:pt idx="11">
                        <c:v>0.11</c:v>
                      </c:pt>
                      <c:pt idx="12">
                        <c:v>0.12</c:v>
                      </c:pt>
                      <c:pt idx="13">
                        <c:v>0.13</c:v>
                      </c:pt>
                      <c:pt idx="14">
                        <c:v>0.14000000000000001</c:v>
                      </c:pt>
                      <c:pt idx="15">
                        <c:v>0.15</c:v>
                      </c:pt>
                      <c:pt idx="16">
                        <c:v>0.16</c:v>
                      </c:pt>
                      <c:pt idx="17">
                        <c:v>0.17</c:v>
                      </c:pt>
                      <c:pt idx="18">
                        <c:v>0.18</c:v>
                      </c:pt>
                      <c:pt idx="19">
                        <c:v>0.19</c:v>
                      </c:pt>
                      <c:pt idx="20">
                        <c:v>0.2</c:v>
                      </c:pt>
                      <c:pt idx="21">
                        <c:v>0.21</c:v>
                      </c:pt>
                      <c:pt idx="22">
                        <c:v>0.22</c:v>
                      </c:pt>
                      <c:pt idx="23">
                        <c:v>0.23</c:v>
                      </c:pt>
                      <c:pt idx="24">
                        <c:v>0.24</c:v>
                      </c:pt>
                      <c:pt idx="25">
                        <c:v>0.25</c:v>
                      </c:pt>
                      <c:pt idx="26">
                        <c:v>0.26</c:v>
                      </c:pt>
                      <c:pt idx="27">
                        <c:v>0.27</c:v>
                      </c:pt>
                      <c:pt idx="28">
                        <c:v>0.28000000000000003</c:v>
                      </c:pt>
                      <c:pt idx="29">
                        <c:v>0.28999999999999998</c:v>
                      </c:pt>
                      <c:pt idx="30">
                        <c:v>0.3</c:v>
                      </c:pt>
                      <c:pt idx="31">
                        <c:v>0.31</c:v>
                      </c:pt>
                      <c:pt idx="32">
                        <c:v>0.32</c:v>
                      </c:pt>
                      <c:pt idx="33">
                        <c:v>0.33</c:v>
                      </c:pt>
                      <c:pt idx="34">
                        <c:v>0.34</c:v>
                      </c:pt>
                      <c:pt idx="35">
                        <c:v>0.35</c:v>
                      </c:pt>
                      <c:pt idx="36">
                        <c:v>0.36</c:v>
                      </c:pt>
                      <c:pt idx="37">
                        <c:v>0.37</c:v>
                      </c:pt>
                      <c:pt idx="38">
                        <c:v>0.38</c:v>
                      </c:pt>
                      <c:pt idx="39">
                        <c:v>0.39</c:v>
                      </c:pt>
                      <c:pt idx="40">
                        <c:v>0.4</c:v>
                      </c:pt>
                      <c:pt idx="41">
                        <c:v>0.41</c:v>
                      </c:pt>
                      <c:pt idx="42">
                        <c:v>0.42</c:v>
                      </c:pt>
                      <c:pt idx="43">
                        <c:v>0.43</c:v>
                      </c:pt>
                      <c:pt idx="44">
                        <c:v>0.44</c:v>
                      </c:pt>
                      <c:pt idx="45">
                        <c:v>0.45</c:v>
                      </c:pt>
                      <c:pt idx="46">
                        <c:v>0.46</c:v>
                      </c:pt>
                      <c:pt idx="47">
                        <c:v>0.47</c:v>
                      </c:pt>
                      <c:pt idx="48">
                        <c:v>0.48</c:v>
                      </c:pt>
                      <c:pt idx="49">
                        <c:v>0.49</c:v>
                      </c:pt>
                      <c:pt idx="50">
                        <c:v>0.5</c:v>
                      </c:pt>
                      <c:pt idx="51">
                        <c:v>0.51</c:v>
                      </c:pt>
                      <c:pt idx="52">
                        <c:v>0.52</c:v>
                      </c:pt>
                      <c:pt idx="53">
                        <c:v>0.53</c:v>
                      </c:pt>
                      <c:pt idx="54">
                        <c:v>0.54</c:v>
                      </c:pt>
                      <c:pt idx="55">
                        <c:v>0.55000000000000004</c:v>
                      </c:pt>
                      <c:pt idx="56">
                        <c:v>0.56000000000000005</c:v>
                      </c:pt>
                      <c:pt idx="57">
                        <c:v>0.56999999999999995</c:v>
                      </c:pt>
                      <c:pt idx="58">
                        <c:v>0.57999999999999996</c:v>
                      </c:pt>
                      <c:pt idx="59">
                        <c:v>0.59</c:v>
                      </c:pt>
                      <c:pt idx="60">
                        <c:v>0.6</c:v>
                      </c:pt>
                      <c:pt idx="61">
                        <c:v>0.61</c:v>
                      </c:pt>
                      <c:pt idx="62">
                        <c:v>0.62</c:v>
                      </c:pt>
                      <c:pt idx="63">
                        <c:v>0.63</c:v>
                      </c:pt>
                      <c:pt idx="64">
                        <c:v>0.64</c:v>
                      </c:pt>
                      <c:pt idx="65">
                        <c:v>0.65</c:v>
                      </c:pt>
                      <c:pt idx="66">
                        <c:v>0.66</c:v>
                      </c:pt>
                      <c:pt idx="67">
                        <c:v>0.67</c:v>
                      </c:pt>
                      <c:pt idx="68">
                        <c:v>0.68</c:v>
                      </c:pt>
                      <c:pt idx="69">
                        <c:v>0.69</c:v>
                      </c:pt>
                      <c:pt idx="70">
                        <c:v>0.7</c:v>
                      </c:pt>
                      <c:pt idx="71">
                        <c:v>0.71</c:v>
                      </c:pt>
                      <c:pt idx="72">
                        <c:v>0.72</c:v>
                      </c:pt>
                      <c:pt idx="73">
                        <c:v>0.73</c:v>
                      </c:pt>
                      <c:pt idx="74">
                        <c:v>0.74</c:v>
                      </c:pt>
                      <c:pt idx="75">
                        <c:v>0.75</c:v>
                      </c:pt>
                      <c:pt idx="76">
                        <c:v>0.76</c:v>
                      </c:pt>
                      <c:pt idx="77">
                        <c:v>0.77</c:v>
                      </c:pt>
                      <c:pt idx="78">
                        <c:v>0.78</c:v>
                      </c:pt>
                      <c:pt idx="79">
                        <c:v>0.79</c:v>
                      </c:pt>
                      <c:pt idx="80">
                        <c:v>0.8</c:v>
                      </c:pt>
                      <c:pt idx="81">
                        <c:v>0.81</c:v>
                      </c:pt>
                      <c:pt idx="82">
                        <c:v>0.82</c:v>
                      </c:pt>
                      <c:pt idx="83">
                        <c:v>0.83</c:v>
                      </c:pt>
                      <c:pt idx="84">
                        <c:v>0.84</c:v>
                      </c:pt>
                      <c:pt idx="85">
                        <c:v>0.85</c:v>
                      </c:pt>
                      <c:pt idx="86">
                        <c:v>0.86</c:v>
                      </c:pt>
                      <c:pt idx="87">
                        <c:v>0.87</c:v>
                      </c:pt>
                      <c:pt idx="88">
                        <c:v>0.88</c:v>
                      </c:pt>
                      <c:pt idx="89">
                        <c:v>0.89</c:v>
                      </c:pt>
                      <c:pt idx="90">
                        <c:v>0.9</c:v>
                      </c:pt>
                      <c:pt idx="91">
                        <c:v>0.91</c:v>
                      </c:pt>
                      <c:pt idx="92">
                        <c:v>0.92</c:v>
                      </c:pt>
                      <c:pt idx="93">
                        <c:v>0.93</c:v>
                      </c:pt>
                      <c:pt idx="94">
                        <c:v>0.94</c:v>
                      </c:pt>
                      <c:pt idx="95">
                        <c:v>0.95</c:v>
                      </c:pt>
                      <c:pt idx="96">
                        <c:v>0.96</c:v>
                      </c:pt>
                      <c:pt idx="97">
                        <c:v>0.97</c:v>
                      </c:pt>
                      <c:pt idx="98">
                        <c:v>0.98</c:v>
                      </c:pt>
                      <c:pt idx="99">
                        <c:v>0.99</c:v>
                      </c:pt>
                      <c:pt idx="100" formatCode="General">
                        <c:v>1</c:v>
                      </c:pt>
                      <c:pt idx="101" formatCode="General">
                        <c:v>1.01</c:v>
                      </c:pt>
                      <c:pt idx="102" formatCode="General">
                        <c:v>1.02</c:v>
                      </c:pt>
                      <c:pt idx="103" formatCode="General">
                        <c:v>1.03</c:v>
                      </c:pt>
                      <c:pt idx="104" formatCode="General">
                        <c:v>1.04</c:v>
                      </c:pt>
                      <c:pt idx="105" formatCode="General">
                        <c:v>1.05</c:v>
                      </c:pt>
                      <c:pt idx="106" formatCode="General">
                        <c:v>1.06</c:v>
                      </c:pt>
                      <c:pt idx="107" formatCode="General">
                        <c:v>1.07</c:v>
                      </c:pt>
                      <c:pt idx="108" formatCode="General">
                        <c:v>1.08</c:v>
                      </c:pt>
                      <c:pt idx="109" formatCode="General">
                        <c:v>1.0900000000000001</c:v>
                      </c:pt>
                      <c:pt idx="110" formatCode="General">
                        <c:v>1.1000000000000001</c:v>
                      </c:pt>
                      <c:pt idx="111" formatCode="General">
                        <c:v>1.1100000000000001</c:v>
                      </c:pt>
                      <c:pt idx="112" formatCode="General">
                        <c:v>1.1200000000000001</c:v>
                      </c:pt>
                      <c:pt idx="113" formatCode="General">
                        <c:v>1.1299999999999999</c:v>
                      </c:pt>
                      <c:pt idx="114" formatCode="General">
                        <c:v>1.1399999999999999</c:v>
                      </c:pt>
                      <c:pt idx="115" formatCode="General">
                        <c:v>1.1499999999999999</c:v>
                      </c:pt>
                      <c:pt idx="116" formatCode="General">
                        <c:v>1.1599999999999999</c:v>
                      </c:pt>
                      <c:pt idx="117" formatCode="General">
                        <c:v>1.17</c:v>
                      </c:pt>
                      <c:pt idx="118" formatCode="General">
                        <c:v>1.18</c:v>
                      </c:pt>
                      <c:pt idx="119" formatCode="General">
                        <c:v>1.19</c:v>
                      </c:pt>
                      <c:pt idx="120" formatCode="General">
                        <c:v>1.2</c:v>
                      </c:pt>
                      <c:pt idx="121" formatCode="General">
                        <c:v>1.21</c:v>
                      </c:pt>
                      <c:pt idx="122" formatCode="General">
                        <c:v>1.22</c:v>
                      </c:pt>
                      <c:pt idx="123" formatCode="General">
                        <c:v>1.23</c:v>
                      </c:pt>
                      <c:pt idx="124" formatCode="General">
                        <c:v>1.24</c:v>
                      </c:pt>
                      <c:pt idx="125" formatCode="General">
                        <c:v>1.25</c:v>
                      </c:pt>
                      <c:pt idx="126" formatCode="General">
                        <c:v>1.26</c:v>
                      </c:pt>
                      <c:pt idx="127" formatCode="General">
                        <c:v>1.27</c:v>
                      </c:pt>
                      <c:pt idx="128" formatCode="General">
                        <c:v>1.28</c:v>
                      </c:pt>
                      <c:pt idx="129" formatCode="General">
                        <c:v>1.29</c:v>
                      </c:pt>
                      <c:pt idx="130" formatCode="General">
                        <c:v>1.3</c:v>
                      </c:pt>
                      <c:pt idx="131" formatCode="General">
                        <c:v>1.31</c:v>
                      </c:pt>
                      <c:pt idx="132" formatCode="General">
                        <c:v>1.32</c:v>
                      </c:pt>
                      <c:pt idx="133" formatCode="General">
                        <c:v>1.33</c:v>
                      </c:pt>
                      <c:pt idx="134" formatCode="General">
                        <c:v>1.34</c:v>
                      </c:pt>
                      <c:pt idx="135" formatCode="General">
                        <c:v>1.35</c:v>
                      </c:pt>
                      <c:pt idx="136" formatCode="General">
                        <c:v>1.36</c:v>
                      </c:pt>
                      <c:pt idx="137" formatCode="General">
                        <c:v>1.37</c:v>
                      </c:pt>
                      <c:pt idx="138" formatCode="General">
                        <c:v>1.38</c:v>
                      </c:pt>
                      <c:pt idx="139" formatCode="General">
                        <c:v>1.39</c:v>
                      </c:pt>
                      <c:pt idx="140" formatCode="General">
                        <c:v>1.4</c:v>
                      </c:pt>
                      <c:pt idx="141" formatCode="General">
                        <c:v>1.41</c:v>
                      </c:pt>
                      <c:pt idx="142" formatCode="General">
                        <c:v>1.42</c:v>
                      </c:pt>
                      <c:pt idx="143" formatCode="General">
                        <c:v>1.43</c:v>
                      </c:pt>
                      <c:pt idx="144" formatCode="General">
                        <c:v>1.44</c:v>
                      </c:pt>
                      <c:pt idx="145" formatCode="General">
                        <c:v>1.45</c:v>
                      </c:pt>
                      <c:pt idx="146" formatCode="General">
                        <c:v>1.46</c:v>
                      </c:pt>
                      <c:pt idx="147" formatCode="General">
                        <c:v>1.47</c:v>
                      </c:pt>
                      <c:pt idx="148" formatCode="General">
                        <c:v>1.48</c:v>
                      </c:pt>
                      <c:pt idx="149" formatCode="General">
                        <c:v>1.49</c:v>
                      </c:pt>
                      <c:pt idx="150" formatCode="General">
                        <c:v>1.5</c:v>
                      </c:pt>
                      <c:pt idx="151" formatCode="General">
                        <c:v>1.51</c:v>
                      </c:pt>
                      <c:pt idx="152" formatCode="General">
                        <c:v>1.52</c:v>
                      </c:pt>
                      <c:pt idx="153" formatCode="General">
                        <c:v>1.53</c:v>
                      </c:pt>
                      <c:pt idx="154" formatCode="General">
                        <c:v>1.54</c:v>
                      </c:pt>
                      <c:pt idx="155" formatCode="General">
                        <c:v>1.55</c:v>
                      </c:pt>
                      <c:pt idx="156" formatCode="General">
                        <c:v>1.56</c:v>
                      </c:pt>
                      <c:pt idx="157" formatCode="General">
                        <c:v>1.57</c:v>
                      </c:pt>
                      <c:pt idx="158" formatCode="General">
                        <c:v>1.58</c:v>
                      </c:pt>
                      <c:pt idx="159" formatCode="General">
                        <c:v>1.59</c:v>
                      </c:pt>
                      <c:pt idx="160" formatCode="General">
                        <c:v>1.6</c:v>
                      </c:pt>
                      <c:pt idx="161" formatCode="General">
                        <c:v>1.61</c:v>
                      </c:pt>
                      <c:pt idx="162" formatCode="General">
                        <c:v>1.62</c:v>
                      </c:pt>
                      <c:pt idx="163" formatCode="General">
                        <c:v>1.63</c:v>
                      </c:pt>
                      <c:pt idx="164" formatCode="General">
                        <c:v>1.64</c:v>
                      </c:pt>
                      <c:pt idx="165" formatCode="General">
                        <c:v>1.65</c:v>
                      </c:pt>
                      <c:pt idx="166" formatCode="General">
                        <c:v>1.66</c:v>
                      </c:pt>
                      <c:pt idx="167" formatCode="General">
                        <c:v>1.67</c:v>
                      </c:pt>
                      <c:pt idx="168" formatCode="General">
                        <c:v>1.68</c:v>
                      </c:pt>
                      <c:pt idx="169" formatCode="General">
                        <c:v>1.69</c:v>
                      </c:pt>
                      <c:pt idx="170" formatCode="General">
                        <c:v>1.7</c:v>
                      </c:pt>
                      <c:pt idx="171" formatCode="General">
                        <c:v>1.71</c:v>
                      </c:pt>
                      <c:pt idx="172" formatCode="General">
                        <c:v>1.72</c:v>
                      </c:pt>
                      <c:pt idx="173" formatCode="General">
                        <c:v>1.73</c:v>
                      </c:pt>
                      <c:pt idx="174" formatCode="General">
                        <c:v>1.74</c:v>
                      </c:pt>
                      <c:pt idx="175" formatCode="General">
                        <c:v>1.75</c:v>
                      </c:pt>
                      <c:pt idx="176" formatCode="General">
                        <c:v>1.76</c:v>
                      </c:pt>
                      <c:pt idx="177" formatCode="General">
                        <c:v>1.77</c:v>
                      </c:pt>
                      <c:pt idx="178" formatCode="General">
                        <c:v>1.78</c:v>
                      </c:pt>
                      <c:pt idx="179" formatCode="General">
                        <c:v>1.79</c:v>
                      </c:pt>
                      <c:pt idx="180" formatCode="General">
                        <c:v>1.8</c:v>
                      </c:pt>
                      <c:pt idx="181" formatCode="General">
                        <c:v>1.81</c:v>
                      </c:pt>
                      <c:pt idx="182" formatCode="General">
                        <c:v>1.82</c:v>
                      </c:pt>
                      <c:pt idx="183" formatCode="General">
                        <c:v>1.83</c:v>
                      </c:pt>
                      <c:pt idx="184" formatCode="General">
                        <c:v>1.84</c:v>
                      </c:pt>
                      <c:pt idx="185" formatCode="General">
                        <c:v>1.85</c:v>
                      </c:pt>
                      <c:pt idx="186" formatCode="General">
                        <c:v>1.86</c:v>
                      </c:pt>
                      <c:pt idx="187" formatCode="General">
                        <c:v>1.87</c:v>
                      </c:pt>
                      <c:pt idx="188" formatCode="General">
                        <c:v>1.88</c:v>
                      </c:pt>
                      <c:pt idx="189" formatCode="General">
                        <c:v>1.89</c:v>
                      </c:pt>
                      <c:pt idx="190" formatCode="General">
                        <c:v>1.9</c:v>
                      </c:pt>
                      <c:pt idx="191" formatCode="General">
                        <c:v>1.91</c:v>
                      </c:pt>
                      <c:pt idx="192" formatCode="General">
                        <c:v>1.92</c:v>
                      </c:pt>
                      <c:pt idx="193" formatCode="General">
                        <c:v>1.93</c:v>
                      </c:pt>
                      <c:pt idx="194" formatCode="General">
                        <c:v>1.94</c:v>
                      </c:pt>
                      <c:pt idx="195" formatCode="General">
                        <c:v>1.95</c:v>
                      </c:pt>
                      <c:pt idx="196" formatCode="General">
                        <c:v>1.96</c:v>
                      </c:pt>
                      <c:pt idx="197" formatCode="General">
                        <c:v>1.97</c:v>
                      </c:pt>
                      <c:pt idx="198" formatCode="General">
                        <c:v>1.98</c:v>
                      </c:pt>
                      <c:pt idx="199" formatCode="General">
                        <c:v>1.99</c:v>
                      </c:pt>
                      <c:pt idx="200" formatCode="General">
                        <c:v>2</c:v>
                      </c:pt>
                      <c:pt idx="201" formatCode="General">
                        <c:v>2.0099999999999998</c:v>
                      </c:pt>
                      <c:pt idx="202" formatCode="General">
                        <c:v>2.02</c:v>
                      </c:pt>
                      <c:pt idx="203" formatCode="General">
                        <c:v>2.0299999999999998</c:v>
                      </c:pt>
                      <c:pt idx="204" formatCode="General">
                        <c:v>2.04</c:v>
                      </c:pt>
                      <c:pt idx="205" formatCode="General">
                        <c:v>2.0499999999999998</c:v>
                      </c:pt>
                      <c:pt idx="206" formatCode="General">
                        <c:v>2.06</c:v>
                      </c:pt>
                      <c:pt idx="207" formatCode="General">
                        <c:v>2.0699999999999998</c:v>
                      </c:pt>
                      <c:pt idx="208" formatCode="General">
                        <c:v>2.08</c:v>
                      </c:pt>
                      <c:pt idx="209" formatCode="General">
                        <c:v>2.09</c:v>
                      </c:pt>
                      <c:pt idx="210" formatCode="General">
                        <c:v>2.1</c:v>
                      </c:pt>
                      <c:pt idx="211" formatCode="General">
                        <c:v>2.11</c:v>
                      </c:pt>
                      <c:pt idx="212" formatCode="General">
                        <c:v>2.12</c:v>
                      </c:pt>
                      <c:pt idx="213" formatCode="General">
                        <c:v>2.13</c:v>
                      </c:pt>
                      <c:pt idx="214" formatCode="General">
                        <c:v>2.14</c:v>
                      </c:pt>
                      <c:pt idx="215" formatCode="General">
                        <c:v>2.15</c:v>
                      </c:pt>
                      <c:pt idx="216" formatCode="General">
                        <c:v>2.16</c:v>
                      </c:pt>
                      <c:pt idx="217" formatCode="General">
                        <c:v>2.17</c:v>
                      </c:pt>
                      <c:pt idx="218" formatCode="General">
                        <c:v>2.1800000000000002</c:v>
                      </c:pt>
                      <c:pt idx="219" formatCode="General">
                        <c:v>2.19</c:v>
                      </c:pt>
                      <c:pt idx="220" formatCode="General">
                        <c:v>2.2000000000000002</c:v>
                      </c:pt>
                      <c:pt idx="221" formatCode="General">
                        <c:v>2.21</c:v>
                      </c:pt>
                      <c:pt idx="222" formatCode="General">
                        <c:v>2.2200000000000002</c:v>
                      </c:pt>
                      <c:pt idx="223" formatCode="General">
                        <c:v>2.23</c:v>
                      </c:pt>
                      <c:pt idx="224" formatCode="General">
                        <c:v>2.2400000000000002</c:v>
                      </c:pt>
                      <c:pt idx="225" formatCode="General">
                        <c:v>2.25</c:v>
                      </c:pt>
                      <c:pt idx="226" formatCode="General">
                        <c:v>2.2599999999999998</c:v>
                      </c:pt>
                      <c:pt idx="227" formatCode="General">
                        <c:v>2.27</c:v>
                      </c:pt>
                      <c:pt idx="228" formatCode="General">
                        <c:v>2.2799999999999998</c:v>
                      </c:pt>
                      <c:pt idx="229" formatCode="General">
                        <c:v>2.29</c:v>
                      </c:pt>
                      <c:pt idx="230" formatCode="General">
                        <c:v>2.2999999999999998</c:v>
                      </c:pt>
                      <c:pt idx="231" formatCode="General">
                        <c:v>2.31</c:v>
                      </c:pt>
                      <c:pt idx="232" formatCode="General">
                        <c:v>2.3199999999999998</c:v>
                      </c:pt>
                      <c:pt idx="233" formatCode="General">
                        <c:v>2.33</c:v>
                      </c:pt>
                      <c:pt idx="234" formatCode="General">
                        <c:v>2.34</c:v>
                      </c:pt>
                      <c:pt idx="235" formatCode="General">
                        <c:v>2.35</c:v>
                      </c:pt>
                      <c:pt idx="236" formatCode="General">
                        <c:v>2.36</c:v>
                      </c:pt>
                      <c:pt idx="237" formatCode="General">
                        <c:v>2.37</c:v>
                      </c:pt>
                      <c:pt idx="238" formatCode="General">
                        <c:v>2.38</c:v>
                      </c:pt>
                      <c:pt idx="239" formatCode="General">
                        <c:v>2.39</c:v>
                      </c:pt>
                      <c:pt idx="240" formatCode="General">
                        <c:v>2.4</c:v>
                      </c:pt>
                      <c:pt idx="241" formatCode="General">
                        <c:v>2.41</c:v>
                      </c:pt>
                      <c:pt idx="242" formatCode="General">
                        <c:v>2.42</c:v>
                      </c:pt>
                      <c:pt idx="243" formatCode="General">
                        <c:v>2.4300000000000002</c:v>
                      </c:pt>
                      <c:pt idx="244" formatCode="General">
                        <c:v>2.44</c:v>
                      </c:pt>
                      <c:pt idx="245" formatCode="General">
                        <c:v>2.4500000000000002</c:v>
                      </c:pt>
                      <c:pt idx="246" formatCode="General">
                        <c:v>2.46</c:v>
                      </c:pt>
                      <c:pt idx="247" formatCode="General">
                        <c:v>2.4700000000000002</c:v>
                      </c:pt>
                      <c:pt idx="248" formatCode="General">
                        <c:v>2.48</c:v>
                      </c:pt>
                      <c:pt idx="249" formatCode="General">
                        <c:v>2.4900000000000002</c:v>
                      </c:pt>
                      <c:pt idx="250" formatCode="General">
                        <c:v>2.5</c:v>
                      </c:pt>
                      <c:pt idx="251" formatCode="General">
                        <c:v>2.5099999999999998</c:v>
                      </c:pt>
                      <c:pt idx="252" formatCode="General">
                        <c:v>2.52</c:v>
                      </c:pt>
                      <c:pt idx="253" formatCode="General">
                        <c:v>2.5299999999999998</c:v>
                      </c:pt>
                      <c:pt idx="254" formatCode="General">
                        <c:v>2.54</c:v>
                      </c:pt>
                      <c:pt idx="255" formatCode="General">
                        <c:v>2.5499999999999998</c:v>
                      </c:pt>
                      <c:pt idx="256" formatCode="General">
                        <c:v>2.56</c:v>
                      </c:pt>
                      <c:pt idx="257" formatCode="General">
                        <c:v>2.57</c:v>
                      </c:pt>
                      <c:pt idx="258" formatCode="General">
                        <c:v>2.58</c:v>
                      </c:pt>
                      <c:pt idx="259" formatCode="General">
                        <c:v>2.59</c:v>
                      </c:pt>
                      <c:pt idx="260" formatCode="General">
                        <c:v>2.6</c:v>
                      </c:pt>
                      <c:pt idx="261" formatCode="General">
                        <c:v>2.61</c:v>
                      </c:pt>
                      <c:pt idx="262" formatCode="General">
                        <c:v>2.62</c:v>
                      </c:pt>
                      <c:pt idx="263" formatCode="General">
                        <c:v>2.63</c:v>
                      </c:pt>
                      <c:pt idx="264" formatCode="General">
                        <c:v>2.64</c:v>
                      </c:pt>
                      <c:pt idx="265" formatCode="General">
                        <c:v>2.65</c:v>
                      </c:pt>
                      <c:pt idx="266" formatCode="General">
                        <c:v>2.66</c:v>
                      </c:pt>
                      <c:pt idx="267" formatCode="General">
                        <c:v>2.67</c:v>
                      </c:pt>
                      <c:pt idx="268" formatCode="General">
                        <c:v>2.68</c:v>
                      </c:pt>
                      <c:pt idx="269" formatCode="General">
                        <c:v>2.69</c:v>
                      </c:pt>
                      <c:pt idx="270" formatCode="General">
                        <c:v>2.7</c:v>
                      </c:pt>
                      <c:pt idx="271" formatCode="General">
                        <c:v>2.71</c:v>
                      </c:pt>
                      <c:pt idx="272" formatCode="General">
                        <c:v>2.72</c:v>
                      </c:pt>
                      <c:pt idx="273" formatCode="General">
                        <c:v>2.73</c:v>
                      </c:pt>
                      <c:pt idx="274" formatCode="General">
                        <c:v>2.74</c:v>
                      </c:pt>
                      <c:pt idx="275" formatCode="General">
                        <c:v>2.75</c:v>
                      </c:pt>
                      <c:pt idx="276" formatCode="General">
                        <c:v>2.76</c:v>
                      </c:pt>
                      <c:pt idx="277" formatCode="General">
                        <c:v>2.77</c:v>
                      </c:pt>
                      <c:pt idx="278" formatCode="General">
                        <c:v>2.78</c:v>
                      </c:pt>
                      <c:pt idx="279" formatCode="General">
                        <c:v>2.79</c:v>
                      </c:pt>
                      <c:pt idx="280" formatCode="General">
                        <c:v>2.8</c:v>
                      </c:pt>
                      <c:pt idx="281" formatCode="General">
                        <c:v>2.81</c:v>
                      </c:pt>
                      <c:pt idx="282" formatCode="General">
                        <c:v>2.82</c:v>
                      </c:pt>
                      <c:pt idx="283" formatCode="General">
                        <c:v>2.83</c:v>
                      </c:pt>
                      <c:pt idx="284" formatCode="General">
                        <c:v>2.84</c:v>
                      </c:pt>
                      <c:pt idx="285" formatCode="General">
                        <c:v>2.85</c:v>
                      </c:pt>
                      <c:pt idx="286" formatCode="General">
                        <c:v>2.86</c:v>
                      </c:pt>
                      <c:pt idx="287" formatCode="General">
                        <c:v>2.87</c:v>
                      </c:pt>
                      <c:pt idx="288" formatCode="General">
                        <c:v>2.88</c:v>
                      </c:pt>
                      <c:pt idx="289" formatCode="General">
                        <c:v>2.89</c:v>
                      </c:pt>
                      <c:pt idx="290" formatCode="General">
                        <c:v>2.9</c:v>
                      </c:pt>
                      <c:pt idx="291" formatCode="General">
                        <c:v>2.91</c:v>
                      </c:pt>
                      <c:pt idx="292" formatCode="General">
                        <c:v>2.92</c:v>
                      </c:pt>
                      <c:pt idx="293" formatCode="General">
                        <c:v>2.93</c:v>
                      </c:pt>
                      <c:pt idx="294" formatCode="General">
                        <c:v>2.94</c:v>
                      </c:pt>
                      <c:pt idx="295" formatCode="General">
                        <c:v>2.95</c:v>
                      </c:pt>
                      <c:pt idx="296" formatCode="General">
                        <c:v>2.96</c:v>
                      </c:pt>
                      <c:pt idx="297" formatCode="General">
                        <c:v>2.97</c:v>
                      </c:pt>
                      <c:pt idx="298" formatCode="General">
                        <c:v>2.98</c:v>
                      </c:pt>
                      <c:pt idx="299" formatCode="General">
                        <c:v>2.99</c:v>
                      </c:pt>
                      <c:pt idx="300" formatCode="General">
                        <c:v>3</c:v>
                      </c:pt>
                      <c:pt idx="301" formatCode="General">
                        <c:v>3.01</c:v>
                      </c:pt>
                      <c:pt idx="302" formatCode="General">
                        <c:v>3.02</c:v>
                      </c:pt>
                      <c:pt idx="303" formatCode="General">
                        <c:v>3.03</c:v>
                      </c:pt>
                      <c:pt idx="304" formatCode="General">
                        <c:v>3.04</c:v>
                      </c:pt>
                      <c:pt idx="305" formatCode="General">
                        <c:v>3.05</c:v>
                      </c:pt>
                      <c:pt idx="306" formatCode="General">
                        <c:v>3.06</c:v>
                      </c:pt>
                      <c:pt idx="307" formatCode="General">
                        <c:v>3.07</c:v>
                      </c:pt>
                      <c:pt idx="308" formatCode="General">
                        <c:v>3.08</c:v>
                      </c:pt>
                      <c:pt idx="309" formatCode="General">
                        <c:v>3.09</c:v>
                      </c:pt>
                      <c:pt idx="310" formatCode="General">
                        <c:v>3.1</c:v>
                      </c:pt>
                      <c:pt idx="311" formatCode="General">
                        <c:v>3.11</c:v>
                      </c:pt>
                      <c:pt idx="312" formatCode="General">
                        <c:v>3.12</c:v>
                      </c:pt>
                      <c:pt idx="313" formatCode="General">
                        <c:v>3.13</c:v>
                      </c:pt>
                      <c:pt idx="314" formatCode="General">
                        <c:v>3.14</c:v>
                      </c:pt>
                      <c:pt idx="315" formatCode="General">
                        <c:v>3.15</c:v>
                      </c:pt>
                      <c:pt idx="316" formatCode="General">
                        <c:v>3.16</c:v>
                      </c:pt>
                      <c:pt idx="317" formatCode="General">
                        <c:v>3.17</c:v>
                      </c:pt>
                      <c:pt idx="318" formatCode="General">
                        <c:v>3.18</c:v>
                      </c:pt>
                      <c:pt idx="319" formatCode="General">
                        <c:v>3.19</c:v>
                      </c:pt>
                      <c:pt idx="320" formatCode="General">
                        <c:v>3.2</c:v>
                      </c:pt>
                      <c:pt idx="321" formatCode="General">
                        <c:v>3.21</c:v>
                      </c:pt>
                      <c:pt idx="322" formatCode="General">
                        <c:v>3.22</c:v>
                      </c:pt>
                      <c:pt idx="323" formatCode="General">
                        <c:v>3.23</c:v>
                      </c:pt>
                      <c:pt idx="324" formatCode="General">
                        <c:v>3.24</c:v>
                      </c:pt>
                      <c:pt idx="325" formatCode="General">
                        <c:v>3.25</c:v>
                      </c:pt>
                      <c:pt idx="326" formatCode="General">
                        <c:v>3.26</c:v>
                      </c:pt>
                      <c:pt idx="327" formatCode="General">
                        <c:v>3.27</c:v>
                      </c:pt>
                      <c:pt idx="328" formatCode="General">
                        <c:v>3.28</c:v>
                      </c:pt>
                      <c:pt idx="329" formatCode="General">
                        <c:v>3.29</c:v>
                      </c:pt>
                      <c:pt idx="330" formatCode="General">
                        <c:v>3.3</c:v>
                      </c:pt>
                      <c:pt idx="331" formatCode="General">
                        <c:v>3.31</c:v>
                      </c:pt>
                      <c:pt idx="332" formatCode="General">
                        <c:v>3.32</c:v>
                      </c:pt>
                      <c:pt idx="333" formatCode="General">
                        <c:v>3.33</c:v>
                      </c:pt>
                      <c:pt idx="334" formatCode="General">
                        <c:v>3.34</c:v>
                      </c:pt>
                      <c:pt idx="335" formatCode="General">
                        <c:v>3.35</c:v>
                      </c:pt>
                      <c:pt idx="336" formatCode="General">
                        <c:v>3.36</c:v>
                      </c:pt>
                      <c:pt idx="337" formatCode="General">
                        <c:v>3.37</c:v>
                      </c:pt>
                      <c:pt idx="338" formatCode="General">
                        <c:v>3.38</c:v>
                      </c:pt>
                      <c:pt idx="339" formatCode="General">
                        <c:v>3.39</c:v>
                      </c:pt>
                      <c:pt idx="340" formatCode="General">
                        <c:v>3.4</c:v>
                      </c:pt>
                      <c:pt idx="341" formatCode="General">
                        <c:v>3.41</c:v>
                      </c:pt>
                      <c:pt idx="342" formatCode="General">
                        <c:v>3.42</c:v>
                      </c:pt>
                      <c:pt idx="343" formatCode="General">
                        <c:v>3.43</c:v>
                      </c:pt>
                      <c:pt idx="344" formatCode="General">
                        <c:v>3.44</c:v>
                      </c:pt>
                      <c:pt idx="345" formatCode="General">
                        <c:v>3.45</c:v>
                      </c:pt>
                      <c:pt idx="346" formatCode="General">
                        <c:v>3.46</c:v>
                      </c:pt>
                      <c:pt idx="347" formatCode="General">
                        <c:v>3.47</c:v>
                      </c:pt>
                      <c:pt idx="348" formatCode="General">
                        <c:v>3.48</c:v>
                      </c:pt>
                      <c:pt idx="349" formatCode="General">
                        <c:v>3.49</c:v>
                      </c:pt>
                      <c:pt idx="350" formatCode="General">
                        <c:v>3.5</c:v>
                      </c:pt>
                      <c:pt idx="351" formatCode="General">
                        <c:v>3.51</c:v>
                      </c:pt>
                      <c:pt idx="352" formatCode="General">
                        <c:v>3.52</c:v>
                      </c:pt>
                      <c:pt idx="353" formatCode="General">
                        <c:v>3.53</c:v>
                      </c:pt>
                      <c:pt idx="354" formatCode="General">
                        <c:v>3.54</c:v>
                      </c:pt>
                      <c:pt idx="355" formatCode="General">
                        <c:v>3.55</c:v>
                      </c:pt>
                      <c:pt idx="356" formatCode="General">
                        <c:v>3.56</c:v>
                      </c:pt>
                      <c:pt idx="357" formatCode="General">
                        <c:v>3.57</c:v>
                      </c:pt>
                      <c:pt idx="358" formatCode="General">
                        <c:v>3.58</c:v>
                      </c:pt>
                      <c:pt idx="359" formatCode="General">
                        <c:v>3.59</c:v>
                      </c:pt>
                      <c:pt idx="360" formatCode="General">
                        <c:v>3.6</c:v>
                      </c:pt>
                      <c:pt idx="361" formatCode="General">
                        <c:v>3.61</c:v>
                      </c:pt>
                      <c:pt idx="362" formatCode="General">
                        <c:v>3.62</c:v>
                      </c:pt>
                      <c:pt idx="363" formatCode="General">
                        <c:v>3.63</c:v>
                      </c:pt>
                      <c:pt idx="364" formatCode="General">
                        <c:v>3.64</c:v>
                      </c:pt>
                      <c:pt idx="365" formatCode="General">
                        <c:v>3.65</c:v>
                      </c:pt>
                      <c:pt idx="366" formatCode="General">
                        <c:v>3.66</c:v>
                      </c:pt>
                      <c:pt idx="367" formatCode="General">
                        <c:v>3.67</c:v>
                      </c:pt>
                      <c:pt idx="368" formatCode="General">
                        <c:v>3.68</c:v>
                      </c:pt>
                      <c:pt idx="369" formatCode="General">
                        <c:v>3.69</c:v>
                      </c:pt>
                      <c:pt idx="370" formatCode="General">
                        <c:v>3.7</c:v>
                      </c:pt>
                      <c:pt idx="371" formatCode="General">
                        <c:v>3.71</c:v>
                      </c:pt>
                      <c:pt idx="372" formatCode="General">
                        <c:v>3.72</c:v>
                      </c:pt>
                      <c:pt idx="373" formatCode="General">
                        <c:v>3.73</c:v>
                      </c:pt>
                      <c:pt idx="374" formatCode="General">
                        <c:v>3.74</c:v>
                      </c:pt>
                      <c:pt idx="375" formatCode="General">
                        <c:v>3.75</c:v>
                      </c:pt>
                      <c:pt idx="376" formatCode="General">
                        <c:v>3.76</c:v>
                      </c:pt>
                      <c:pt idx="377" formatCode="General">
                        <c:v>3.77</c:v>
                      </c:pt>
                      <c:pt idx="378" formatCode="General">
                        <c:v>3.78</c:v>
                      </c:pt>
                      <c:pt idx="379" formatCode="General">
                        <c:v>3.79</c:v>
                      </c:pt>
                      <c:pt idx="380" formatCode="General">
                        <c:v>3.8</c:v>
                      </c:pt>
                      <c:pt idx="381" formatCode="General">
                        <c:v>3.81</c:v>
                      </c:pt>
                      <c:pt idx="382" formatCode="General">
                        <c:v>3.82</c:v>
                      </c:pt>
                      <c:pt idx="383" formatCode="General">
                        <c:v>3.83</c:v>
                      </c:pt>
                      <c:pt idx="384" formatCode="General">
                        <c:v>3.84</c:v>
                      </c:pt>
                      <c:pt idx="385" formatCode="General">
                        <c:v>3.85</c:v>
                      </c:pt>
                      <c:pt idx="386" formatCode="General">
                        <c:v>3.86</c:v>
                      </c:pt>
                      <c:pt idx="387" formatCode="General">
                        <c:v>3.87</c:v>
                      </c:pt>
                      <c:pt idx="388" formatCode="General">
                        <c:v>3.88</c:v>
                      </c:pt>
                      <c:pt idx="389" formatCode="General">
                        <c:v>3.89</c:v>
                      </c:pt>
                      <c:pt idx="390" formatCode="General">
                        <c:v>3.9</c:v>
                      </c:pt>
                      <c:pt idx="391" formatCode="General">
                        <c:v>3.91</c:v>
                      </c:pt>
                      <c:pt idx="392" formatCode="General">
                        <c:v>3.92</c:v>
                      </c:pt>
                      <c:pt idx="393" formatCode="General">
                        <c:v>3.93</c:v>
                      </c:pt>
                      <c:pt idx="394" formatCode="General">
                        <c:v>3.94</c:v>
                      </c:pt>
                      <c:pt idx="395" formatCode="General">
                        <c:v>3.95</c:v>
                      </c:pt>
                      <c:pt idx="396" formatCode="General">
                        <c:v>3.96</c:v>
                      </c:pt>
                      <c:pt idx="397" formatCode="General">
                        <c:v>3.97</c:v>
                      </c:pt>
                      <c:pt idx="398" formatCode="General">
                        <c:v>3.98</c:v>
                      </c:pt>
                      <c:pt idx="399" formatCode="General">
                        <c:v>3.99</c:v>
                      </c:pt>
                      <c:pt idx="400" formatCode="General">
                        <c:v>4</c:v>
                      </c:pt>
                      <c:pt idx="401" formatCode="General">
                        <c:v>4.01</c:v>
                      </c:pt>
                      <c:pt idx="402" formatCode="General">
                        <c:v>4.0199999999999996</c:v>
                      </c:pt>
                      <c:pt idx="403" formatCode="General">
                        <c:v>4.03</c:v>
                      </c:pt>
                      <c:pt idx="404" formatCode="General">
                        <c:v>4.04</c:v>
                      </c:pt>
                      <c:pt idx="405" formatCode="General">
                        <c:v>4.05</c:v>
                      </c:pt>
                      <c:pt idx="406" formatCode="General">
                        <c:v>4.0599999999999996</c:v>
                      </c:pt>
                      <c:pt idx="407" formatCode="General">
                        <c:v>4.07</c:v>
                      </c:pt>
                      <c:pt idx="408" formatCode="General">
                        <c:v>4.08</c:v>
                      </c:pt>
                      <c:pt idx="409" formatCode="General">
                        <c:v>4.09</c:v>
                      </c:pt>
                      <c:pt idx="410" formatCode="General">
                        <c:v>4.0999999999999996</c:v>
                      </c:pt>
                      <c:pt idx="411" formatCode="General">
                        <c:v>4.1100000000000003</c:v>
                      </c:pt>
                      <c:pt idx="412" formatCode="General">
                        <c:v>4.12</c:v>
                      </c:pt>
                      <c:pt idx="413" formatCode="General">
                        <c:v>4.13</c:v>
                      </c:pt>
                      <c:pt idx="414" formatCode="General">
                        <c:v>4.1399999999999997</c:v>
                      </c:pt>
                      <c:pt idx="415" formatCode="General">
                        <c:v>4.1500000000000004</c:v>
                      </c:pt>
                      <c:pt idx="416" formatCode="General">
                        <c:v>4.16</c:v>
                      </c:pt>
                      <c:pt idx="417" formatCode="General">
                        <c:v>4.17</c:v>
                      </c:pt>
                      <c:pt idx="418" formatCode="General">
                        <c:v>4.18</c:v>
                      </c:pt>
                      <c:pt idx="419" formatCode="General">
                        <c:v>4.1900000000000004</c:v>
                      </c:pt>
                      <c:pt idx="420" formatCode="General">
                        <c:v>4.2</c:v>
                      </c:pt>
                      <c:pt idx="421" formatCode="General">
                        <c:v>4.21</c:v>
                      </c:pt>
                      <c:pt idx="422" formatCode="General">
                        <c:v>4.22</c:v>
                      </c:pt>
                      <c:pt idx="423" formatCode="General">
                        <c:v>4.2300000000000004</c:v>
                      </c:pt>
                      <c:pt idx="424" formatCode="General">
                        <c:v>4.24</c:v>
                      </c:pt>
                      <c:pt idx="425" formatCode="General">
                        <c:v>4.25</c:v>
                      </c:pt>
                      <c:pt idx="426" formatCode="General">
                        <c:v>4.26</c:v>
                      </c:pt>
                      <c:pt idx="427" formatCode="General">
                        <c:v>4.2699999999999996</c:v>
                      </c:pt>
                      <c:pt idx="428" formatCode="General">
                        <c:v>4.28</c:v>
                      </c:pt>
                      <c:pt idx="429" formatCode="General">
                        <c:v>4.29</c:v>
                      </c:pt>
                      <c:pt idx="430" formatCode="General">
                        <c:v>4.3</c:v>
                      </c:pt>
                      <c:pt idx="431" formatCode="General">
                        <c:v>4.3099999999999996</c:v>
                      </c:pt>
                      <c:pt idx="432" formatCode="General">
                        <c:v>4.32</c:v>
                      </c:pt>
                      <c:pt idx="433" formatCode="General">
                        <c:v>4.33</c:v>
                      </c:pt>
                      <c:pt idx="434" formatCode="General">
                        <c:v>4.34</c:v>
                      </c:pt>
                      <c:pt idx="435" formatCode="General">
                        <c:v>4.3499999999999996</c:v>
                      </c:pt>
                      <c:pt idx="436" formatCode="General">
                        <c:v>4.3600000000000003</c:v>
                      </c:pt>
                      <c:pt idx="437" formatCode="General">
                        <c:v>4.37</c:v>
                      </c:pt>
                      <c:pt idx="438" formatCode="General">
                        <c:v>4.38</c:v>
                      </c:pt>
                      <c:pt idx="439" formatCode="General">
                        <c:v>4.3899999999999997</c:v>
                      </c:pt>
                      <c:pt idx="440" formatCode="General">
                        <c:v>4.4000000000000004</c:v>
                      </c:pt>
                      <c:pt idx="441" formatCode="General">
                        <c:v>4.41</c:v>
                      </c:pt>
                      <c:pt idx="442" formatCode="General">
                        <c:v>4.42</c:v>
                      </c:pt>
                      <c:pt idx="443" formatCode="General">
                        <c:v>4.43</c:v>
                      </c:pt>
                      <c:pt idx="444" formatCode="General">
                        <c:v>4.4400000000000004</c:v>
                      </c:pt>
                      <c:pt idx="445" formatCode="General">
                        <c:v>4.45</c:v>
                      </c:pt>
                      <c:pt idx="446" formatCode="General">
                        <c:v>4.46</c:v>
                      </c:pt>
                      <c:pt idx="447" formatCode="General">
                        <c:v>4.47</c:v>
                      </c:pt>
                      <c:pt idx="448" formatCode="General">
                        <c:v>4.4800000000000004</c:v>
                      </c:pt>
                      <c:pt idx="449" formatCode="General">
                        <c:v>4.49</c:v>
                      </c:pt>
                      <c:pt idx="450" formatCode="General">
                        <c:v>4.5</c:v>
                      </c:pt>
                      <c:pt idx="451" formatCode="General">
                        <c:v>4.51</c:v>
                      </c:pt>
                      <c:pt idx="452" formatCode="General">
                        <c:v>4.5199999999999996</c:v>
                      </c:pt>
                      <c:pt idx="453" formatCode="General">
                        <c:v>4.53</c:v>
                      </c:pt>
                      <c:pt idx="454" formatCode="General">
                        <c:v>4.54</c:v>
                      </c:pt>
                      <c:pt idx="455" formatCode="General">
                        <c:v>4.55</c:v>
                      </c:pt>
                      <c:pt idx="456" formatCode="General">
                        <c:v>4.5599999999999996</c:v>
                      </c:pt>
                      <c:pt idx="457" formatCode="General">
                        <c:v>4.57</c:v>
                      </c:pt>
                      <c:pt idx="458" formatCode="General">
                        <c:v>4.58</c:v>
                      </c:pt>
                      <c:pt idx="459" formatCode="General">
                        <c:v>4.59</c:v>
                      </c:pt>
                      <c:pt idx="460" formatCode="General">
                        <c:v>4.5999999999999996</c:v>
                      </c:pt>
                      <c:pt idx="461" formatCode="General">
                        <c:v>4.6100000000000003</c:v>
                      </c:pt>
                      <c:pt idx="462" formatCode="General">
                        <c:v>4.62</c:v>
                      </c:pt>
                      <c:pt idx="463" formatCode="General">
                        <c:v>4.63</c:v>
                      </c:pt>
                      <c:pt idx="464" formatCode="General">
                        <c:v>4.6399999999999997</c:v>
                      </c:pt>
                      <c:pt idx="465" formatCode="General">
                        <c:v>4.6500000000000004</c:v>
                      </c:pt>
                      <c:pt idx="466" formatCode="General">
                        <c:v>4.66</c:v>
                      </c:pt>
                      <c:pt idx="467" formatCode="General">
                        <c:v>4.67</c:v>
                      </c:pt>
                      <c:pt idx="468" formatCode="General">
                        <c:v>4.68</c:v>
                      </c:pt>
                      <c:pt idx="469" formatCode="General">
                        <c:v>4.6900000000000004</c:v>
                      </c:pt>
                      <c:pt idx="470" formatCode="General">
                        <c:v>4.7</c:v>
                      </c:pt>
                      <c:pt idx="471" formatCode="General">
                        <c:v>4.71</c:v>
                      </c:pt>
                      <c:pt idx="472" formatCode="General">
                        <c:v>4.72</c:v>
                      </c:pt>
                      <c:pt idx="473" formatCode="General">
                        <c:v>4.7300000000000004</c:v>
                      </c:pt>
                      <c:pt idx="474" formatCode="General">
                        <c:v>4.74</c:v>
                      </c:pt>
                      <c:pt idx="475" formatCode="General">
                        <c:v>4.75</c:v>
                      </c:pt>
                      <c:pt idx="476" formatCode="General">
                        <c:v>4.76</c:v>
                      </c:pt>
                      <c:pt idx="477" formatCode="General">
                        <c:v>4.7699999999999996</c:v>
                      </c:pt>
                      <c:pt idx="478" formatCode="General">
                        <c:v>4.78</c:v>
                      </c:pt>
                      <c:pt idx="479" formatCode="General">
                        <c:v>4.79</c:v>
                      </c:pt>
                      <c:pt idx="480" formatCode="General">
                        <c:v>4.8</c:v>
                      </c:pt>
                      <c:pt idx="481" formatCode="General">
                        <c:v>4.8099999999999996</c:v>
                      </c:pt>
                      <c:pt idx="482" formatCode="General">
                        <c:v>4.82</c:v>
                      </c:pt>
                      <c:pt idx="483" formatCode="General">
                        <c:v>4.83</c:v>
                      </c:pt>
                      <c:pt idx="484" formatCode="General">
                        <c:v>4.84</c:v>
                      </c:pt>
                      <c:pt idx="485" formatCode="General">
                        <c:v>4.8499999999999996</c:v>
                      </c:pt>
                      <c:pt idx="486" formatCode="General">
                        <c:v>4.8600000000000003</c:v>
                      </c:pt>
                      <c:pt idx="487" formatCode="General">
                        <c:v>4.87</c:v>
                      </c:pt>
                      <c:pt idx="488" formatCode="General">
                        <c:v>4.88</c:v>
                      </c:pt>
                      <c:pt idx="489" formatCode="General">
                        <c:v>4.8899999999999997</c:v>
                      </c:pt>
                      <c:pt idx="490" formatCode="General">
                        <c:v>4.9000000000000004</c:v>
                      </c:pt>
                      <c:pt idx="491" formatCode="General">
                        <c:v>4.91</c:v>
                      </c:pt>
                      <c:pt idx="492" formatCode="General">
                        <c:v>4.92</c:v>
                      </c:pt>
                      <c:pt idx="493" formatCode="General">
                        <c:v>4.93</c:v>
                      </c:pt>
                      <c:pt idx="494" formatCode="General">
                        <c:v>4.9400000000000004</c:v>
                      </c:pt>
                      <c:pt idx="495" formatCode="General">
                        <c:v>4.95</c:v>
                      </c:pt>
                      <c:pt idx="496" formatCode="General">
                        <c:v>4.96</c:v>
                      </c:pt>
                      <c:pt idx="497" formatCode="General">
                        <c:v>4.97</c:v>
                      </c:pt>
                      <c:pt idx="498" formatCode="General">
                        <c:v>4.9800000000000004</c:v>
                      </c:pt>
                      <c:pt idx="499" formatCode="General">
                        <c:v>4.99</c:v>
                      </c:pt>
                      <c:pt idx="500" formatCode="General">
                        <c:v>5</c:v>
                      </c:pt>
                      <c:pt idx="501" formatCode="General">
                        <c:v>5.01</c:v>
                      </c:pt>
                      <c:pt idx="502" formatCode="General">
                        <c:v>5.0199999999999996</c:v>
                      </c:pt>
                      <c:pt idx="503" formatCode="General">
                        <c:v>5.03</c:v>
                      </c:pt>
                      <c:pt idx="504" formatCode="General">
                        <c:v>5.04</c:v>
                      </c:pt>
                      <c:pt idx="505" formatCode="General">
                        <c:v>5.05</c:v>
                      </c:pt>
                      <c:pt idx="506" formatCode="General">
                        <c:v>5.0599999999999996</c:v>
                      </c:pt>
                      <c:pt idx="507" formatCode="General">
                        <c:v>5.07</c:v>
                      </c:pt>
                      <c:pt idx="508" formatCode="General">
                        <c:v>5.08</c:v>
                      </c:pt>
                      <c:pt idx="509" formatCode="General">
                        <c:v>5.09</c:v>
                      </c:pt>
                      <c:pt idx="510" formatCode="General">
                        <c:v>5.0999999999999996</c:v>
                      </c:pt>
                      <c:pt idx="511" formatCode="General">
                        <c:v>5.1100000000000003</c:v>
                      </c:pt>
                      <c:pt idx="512" formatCode="General">
                        <c:v>5.12</c:v>
                      </c:pt>
                      <c:pt idx="513" formatCode="General">
                        <c:v>5.13</c:v>
                      </c:pt>
                      <c:pt idx="514" formatCode="General">
                        <c:v>5.14</c:v>
                      </c:pt>
                      <c:pt idx="515" formatCode="General">
                        <c:v>5.15</c:v>
                      </c:pt>
                      <c:pt idx="516" formatCode="General">
                        <c:v>5.16</c:v>
                      </c:pt>
                      <c:pt idx="517" formatCode="General">
                        <c:v>5.17</c:v>
                      </c:pt>
                      <c:pt idx="518" formatCode="General">
                        <c:v>5.18</c:v>
                      </c:pt>
                      <c:pt idx="519" formatCode="General">
                        <c:v>5.19</c:v>
                      </c:pt>
                      <c:pt idx="520" formatCode="General">
                        <c:v>5.2</c:v>
                      </c:pt>
                      <c:pt idx="521" formatCode="General">
                        <c:v>5.21</c:v>
                      </c:pt>
                      <c:pt idx="522" formatCode="General">
                        <c:v>5.22</c:v>
                      </c:pt>
                      <c:pt idx="523" formatCode="General">
                        <c:v>5.23</c:v>
                      </c:pt>
                      <c:pt idx="524" formatCode="General">
                        <c:v>5.24</c:v>
                      </c:pt>
                      <c:pt idx="525" formatCode="General">
                        <c:v>5.25</c:v>
                      </c:pt>
                      <c:pt idx="526" formatCode="General">
                        <c:v>5.26</c:v>
                      </c:pt>
                      <c:pt idx="527" formatCode="General">
                        <c:v>5.27</c:v>
                      </c:pt>
                      <c:pt idx="528" formatCode="General">
                        <c:v>5.28</c:v>
                      </c:pt>
                      <c:pt idx="529" formatCode="General">
                        <c:v>5.29</c:v>
                      </c:pt>
                      <c:pt idx="530" formatCode="General">
                        <c:v>5.3</c:v>
                      </c:pt>
                      <c:pt idx="531" formatCode="General">
                        <c:v>5.31</c:v>
                      </c:pt>
                      <c:pt idx="532" formatCode="General">
                        <c:v>5.32</c:v>
                      </c:pt>
                      <c:pt idx="533" formatCode="General">
                        <c:v>5.33</c:v>
                      </c:pt>
                      <c:pt idx="534" formatCode="General">
                        <c:v>5.34</c:v>
                      </c:pt>
                      <c:pt idx="535" formatCode="General">
                        <c:v>5.35</c:v>
                      </c:pt>
                      <c:pt idx="536" formatCode="General">
                        <c:v>5.36</c:v>
                      </c:pt>
                      <c:pt idx="537" formatCode="General">
                        <c:v>5.37</c:v>
                      </c:pt>
                      <c:pt idx="538" formatCode="General">
                        <c:v>5.38</c:v>
                      </c:pt>
                      <c:pt idx="539" formatCode="General">
                        <c:v>5.39</c:v>
                      </c:pt>
                      <c:pt idx="540" formatCode="General">
                        <c:v>5.4</c:v>
                      </c:pt>
                      <c:pt idx="541" formatCode="General">
                        <c:v>5.41</c:v>
                      </c:pt>
                      <c:pt idx="542" formatCode="General">
                        <c:v>5.42</c:v>
                      </c:pt>
                      <c:pt idx="543" formatCode="General">
                        <c:v>5.43</c:v>
                      </c:pt>
                      <c:pt idx="544" formatCode="General">
                        <c:v>5.44</c:v>
                      </c:pt>
                      <c:pt idx="545" formatCode="General">
                        <c:v>5.45</c:v>
                      </c:pt>
                      <c:pt idx="546" formatCode="General">
                        <c:v>5.46</c:v>
                      </c:pt>
                      <c:pt idx="547" formatCode="General">
                        <c:v>5.47</c:v>
                      </c:pt>
                      <c:pt idx="548" formatCode="General">
                        <c:v>5.48</c:v>
                      </c:pt>
                      <c:pt idx="549" formatCode="General">
                        <c:v>5.49</c:v>
                      </c:pt>
                      <c:pt idx="550" formatCode="General">
                        <c:v>5.5</c:v>
                      </c:pt>
                      <c:pt idx="551" formatCode="General">
                        <c:v>5.51</c:v>
                      </c:pt>
                      <c:pt idx="552" formatCode="General">
                        <c:v>5.52</c:v>
                      </c:pt>
                      <c:pt idx="553" formatCode="General">
                        <c:v>5.53</c:v>
                      </c:pt>
                      <c:pt idx="554" formatCode="General">
                        <c:v>5.54</c:v>
                      </c:pt>
                      <c:pt idx="555" formatCode="General">
                        <c:v>5.55</c:v>
                      </c:pt>
                      <c:pt idx="556" formatCode="General">
                        <c:v>5.56</c:v>
                      </c:pt>
                      <c:pt idx="557" formatCode="General">
                        <c:v>5.57</c:v>
                      </c:pt>
                      <c:pt idx="558" formatCode="General">
                        <c:v>5.58</c:v>
                      </c:pt>
                      <c:pt idx="559" formatCode="General">
                        <c:v>5.59</c:v>
                      </c:pt>
                      <c:pt idx="560" formatCode="General">
                        <c:v>5.6</c:v>
                      </c:pt>
                      <c:pt idx="561" formatCode="General">
                        <c:v>5.61</c:v>
                      </c:pt>
                      <c:pt idx="562" formatCode="General">
                        <c:v>5.62</c:v>
                      </c:pt>
                      <c:pt idx="563" formatCode="General">
                        <c:v>5.63</c:v>
                      </c:pt>
                      <c:pt idx="564" formatCode="General">
                        <c:v>5.64</c:v>
                      </c:pt>
                      <c:pt idx="565" formatCode="General">
                        <c:v>5.65</c:v>
                      </c:pt>
                      <c:pt idx="566" formatCode="General">
                        <c:v>5.66</c:v>
                      </c:pt>
                      <c:pt idx="567" formatCode="General">
                        <c:v>5.67</c:v>
                      </c:pt>
                      <c:pt idx="568" formatCode="General">
                        <c:v>5.68</c:v>
                      </c:pt>
                      <c:pt idx="569" formatCode="General">
                        <c:v>5.69</c:v>
                      </c:pt>
                      <c:pt idx="570" formatCode="General">
                        <c:v>5.7</c:v>
                      </c:pt>
                      <c:pt idx="571" formatCode="General">
                        <c:v>5.71</c:v>
                      </c:pt>
                      <c:pt idx="572" formatCode="General">
                        <c:v>5.72</c:v>
                      </c:pt>
                      <c:pt idx="573" formatCode="General">
                        <c:v>5.73</c:v>
                      </c:pt>
                      <c:pt idx="574" formatCode="General">
                        <c:v>5.74</c:v>
                      </c:pt>
                      <c:pt idx="575" formatCode="General">
                        <c:v>5.75</c:v>
                      </c:pt>
                      <c:pt idx="576" formatCode="General">
                        <c:v>5.76</c:v>
                      </c:pt>
                      <c:pt idx="577" formatCode="General">
                        <c:v>5.77</c:v>
                      </c:pt>
                      <c:pt idx="578" formatCode="General">
                        <c:v>5.78</c:v>
                      </c:pt>
                      <c:pt idx="579" formatCode="General">
                        <c:v>5.79</c:v>
                      </c:pt>
                      <c:pt idx="580" formatCode="General">
                        <c:v>5.8</c:v>
                      </c:pt>
                      <c:pt idx="581" formatCode="General">
                        <c:v>5.81</c:v>
                      </c:pt>
                      <c:pt idx="582" formatCode="General">
                        <c:v>5.82</c:v>
                      </c:pt>
                      <c:pt idx="583" formatCode="General">
                        <c:v>5.83</c:v>
                      </c:pt>
                      <c:pt idx="584" formatCode="General">
                        <c:v>5.84</c:v>
                      </c:pt>
                      <c:pt idx="585" formatCode="General">
                        <c:v>5.85</c:v>
                      </c:pt>
                      <c:pt idx="586" formatCode="General">
                        <c:v>5.86</c:v>
                      </c:pt>
                      <c:pt idx="587" formatCode="General">
                        <c:v>5.87</c:v>
                      </c:pt>
                      <c:pt idx="588" formatCode="General">
                        <c:v>5.88</c:v>
                      </c:pt>
                      <c:pt idx="589" formatCode="General">
                        <c:v>5.89</c:v>
                      </c:pt>
                      <c:pt idx="590" formatCode="General">
                        <c:v>5.9</c:v>
                      </c:pt>
                      <c:pt idx="591" formatCode="General">
                        <c:v>5.91</c:v>
                      </c:pt>
                      <c:pt idx="592" formatCode="General">
                        <c:v>5.92</c:v>
                      </c:pt>
                      <c:pt idx="593" formatCode="General">
                        <c:v>5.93</c:v>
                      </c:pt>
                      <c:pt idx="594" formatCode="General">
                        <c:v>5.94</c:v>
                      </c:pt>
                      <c:pt idx="595" formatCode="General">
                        <c:v>5.95</c:v>
                      </c:pt>
                      <c:pt idx="596" formatCode="General">
                        <c:v>5.96</c:v>
                      </c:pt>
                      <c:pt idx="597" formatCode="General">
                        <c:v>5.97</c:v>
                      </c:pt>
                      <c:pt idx="598" formatCode="General">
                        <c:v>5.98</c:v>
                      </c:pt>
                      <c:pt idx="599" formatCode="General">
                        <c:v>5.99</c:v>
                      </c:pt>
                      <c:pt idx="600" formatCode="General">
                        <c:v>6</c:v>
                      </c:pt>
                      <c:pt idx="601" formatCode="General">
                        <c:v>6.01</c:v>
                      </c:pt>
                      <c:pt idx="602" formatCode="General">
                        <c:v>6.02</c:v>
                      </c:pt>
                      <c:pt idx="603" formatCode="General">
                        <c:v>6.03</c:v>
                      </c:pt>
                      <c:pt idx="604" formatCode="General">
                        <c:v>6.04</c:v>
                      </c:pt>
                      <c:pt idx="605" formatCode="General">
                        <c:v>6.05</c:v>
                      </c:pt>
                      <c:pt idx="606" formatCode="General">
                        <c:v>6.06</c:v>
                      </c:pt>
                      <c:pt idx="607" formatCode="General">
                        <c:v>6.07</c:v>
                      </c:pt>
                      <c:pt idx="608" formatCode="General">
                        <c:v>6.08</c:v>
                      </c:pt>
                      <c:pt idx="609" formatCode="General">
                        <c:v>6.09</c:v>
                      </c:pt>
                      <c:pt idx="610" formatCode="General">
                        <c:v>6.1</c:v>
                      </c:pt>
                      <c:pt idx="611" formatCode="General">
                        <c:v>6.11</c:v>
                      </c:pt>
                      <c:pt idx="612" formatCode="General">
                        <c:v>6.12</c:v>
                      </c:pt>
                      <c:pt idx="613" formatCode="General">
                        <c:v>6.13</c:v>
                      </c:pt>
                      <c:pt idx="614" formatCode="General">
                        <c:v>6.14</c:v>
                      </c:pt>
                      <c:pt idx="615" formatCode="General">
                        <c:v>6.15</c:v>
                      </c:pt>
                      <c:pt idx="616" formatCode="General">
                        <c:v>6.16</c:v>
                      </c:pt>
                      <c:pt idx="617" formatCode="General">
                        <c:v>6.17</c:v>
                      </c:pt>
                      <c:pt idx="618" formatCode="General">
                        <c:v>6.18</c:v>
                      </c:pt>
                      <c:pt idx="619" formatCode="General">
                        <c:v>6.19</c:v>
                      </c:pt>
                      <c:pt idx="620" formatCode="General">
                        <c:v>6.2</c:v>
                      </c:pt>
                      <c:pt idx="621" formatCode="General">
                        <c:v>6.21</c:v>
                      </c:pt>
                      <c:pt idx="622" formatCode="General">
                        <c:v>6.22</c:v>
                      </c:pt>
                      <c:pt idx="623" formatCode="General">
                        <c:v>6.23</c:v>
                      </c:pt>
                      <c:pt idx="624" formatCode="General">
                        <c:v>6.24</c:v>
                      </c:pt>
                      <c:pt idx="625" formatCode="General">
                        <c:v>6.25</c:v>
                      </c:pt>
                      <c:pt idx="626" formatCode="General">
                        <c:v>6.26</c:v>
                      </c:pt>
                      <c:pt idx="627" formatCode="General">
                        <c:v>6.27</c:v>
                      </c:pt>
                      <c:pt idx="628" formatCode="General">
                        <c:v>6.28</c:v>
                      </c:pt>
                      <c:pt idx="629" formatCode="General">
                        <c:v>6.29</c:v>
                      </c:pt>
                      <c:pt idx="630" formatCode="General">
                        <c:v>6.3</c:v>
                      </c:pt>
                      <c:pt idx="631" formatCode="General">
                        <c:v>6.31</c:v>
                      </c:pt>
                      <c:pt idx="632" formatCode="General">
                        <c:v>6.32</c:v>
                      </c:pt>
                      <c:pt idx="633" formatCode="General">
                        <c:v>6.33</c:v>
                      </c:pt>
                      <c:pt idx="634" formatCode="General">
                        <c:v>6.34</c:v>
                      </c:pt>
                      <c:pt idx="635" formatCode="General">
                        <c:v>6.35</c:v>
                      </c:pt>
                      <c:pt idx="636" formatCode="General">
                        <c:v>6.36</c:v>
                      </c:pt>
                      <c:pt idx="637" formatCode="General">
                        <c:v>6.37</c:v>
                      </c:pt>
                      <c:pt idx="638" formatCode="General">
                        <c:v>6.38</c:v>
                      </c:pt>
                      <c:pt idx="639" formatCode="General">
                        <c:v>6.39</c:v>
                      </c:pt>
                      <c:pt idx="640" formatCode="General">
                        <c:v>6.4</c:v>
                      </c:pt>
                      <c:pt idx="641" formatCode="General">
                        <c:v>6.41</c:v>
                      </c:pt>
                      <c:pt idx="642" formatCode="General">
                        <c:v>6.42</c:v>
                      </c:pt>
                      <c:pt idx="643" formatCode="General">
                        <c:v>6.43</c:v>
                      </c:pt>
                      <c:pt idx="644" formatCode="General">
                        <c:v>6.44</c:v>
                      </c:pt>
                      <c:pt idx="645" formatCode="General">
                        <c:v>6.45</c:v>
                      </c:pt>
                      <c:pt idx="646" formatCode="General">
                        <c:v>6.46</c:v>
                      </c:pt>
                      <c:pt idx="647" formatCode="General">
                        <c:v>6.47</c:v>
                      </c:pt>
                      <c:pt idx="648" formatCode="General">
                        <c:v>6.48</c:v>
                      </c:pt>
                      <c:pt idx="649" formatCode="General">
                        <c:v>6.49</c:v>
                      </c:pt>
                      <c:pt idx="650" formatCode="General">
                        <c:v>6.5</c:v>
                      </c:pt>
                      <c:pt idx="651" formatCode="General">
                        <c:v>6.51</c:v>
                      </c:pt>
                      <c:pt idx="652" formatCode="General">
                        <c:v>6.52</c:v>
                      </c:pt>
                      <c:pt idx="653" formatCode="General">
                        <c:v>6.53</c:v>
                      </c:pt>
                      <c:pt idx="654" formatCode="General">
                        <c:v>6.54</c:v>
                      </c:pt>
                      <c:pt idx="655" formatCode="General">
                        <c:v>6.55</c:v>
                      </c:pt>
                      <c:pt idx="656" formatCode="General">
                        <c:v>6.56</c:v>
                      </c:pt>
                      <c:pt idx="657" formatCode="General">
                        <c:v>6.57</c:v>
                      </c:pt>
                      <c:pt idx="658" formatCode="General">
                        <c:v>6.58</c:v>
                      </c:pt>
                      <c:pt idx="659" formatCode="General">
                        <c:v>6.59</c:v>
                      </c:pt>
                      <c:pt idx="660" formatCode="General">
                        <c:v>6.6</c:v>
                      </c:pt>
                      <c:pt idx="661" formatCode="General">
                        <c:v>6.61</c:v>
                      </c:pt>
                      <c:pt idx="662" formatCode="General">
                        <c:v>6.62</c:v>
                      </c:pt>
                      <c:pt idx="663" formatCode="General">
                        <c:v>6.63</c:v>
                      </c:pt>
                      <c:pt idx="664" formatCode="General">
                        <c:v>6.64</c:v>
                      </c:pt>
                      <c:pt idx="665" formatCode="General">
                        <c:v>6.65</c:v>
                      </c:pt>
                      <c:pt idx="666" formatCode="General">
                        <c:v>6.66</c:v>
                      </c:pt>
                      <c:pt idx="667" formatCode="General">
                        <c:v>6.67</c:v>
                      </c:pt>
                      <c:pt idx="668" formatCode="General">
                        <c:v>6.68</c:v>
                      </c:pt>
                      <c:pt idx="669" formatCode="General">
                        <c:v>6.69</c:v>
                      </c:pt>
                      <c:pt idx="670" formatCode="General">
                        <c:v>6.7</c:v>
                      </c:pt>
                      <c:pt idx="671" formatCode="General">
                        <c:v>6.71</c:v>
                      </c:pt>
                      <c:pt idx="672" formatCode="General">
                        <c:v>6.72</c:v>
                      </c:pt>
                      <c:pt idx="673" formatCode="General">
                        <c:v>6.73</c:v>
                      </c:pt>
                      <c:pt idx="674" formatCode="General">
                        <c:v>6.74</c:v>
                      </c:pt>
                      <c:pt idx="675" formatCode="General">
                        <c:v>6.75</c:v>
                      </c:pt>
                      <c:pt idx="676" formatCode="General">
                        <c:v>6.76</c:v>
                      </c:pt>
                      <c:pt idx="677" formatCode="General">
                        <c:v>6.77</c:v>
                      </c:pt>
                      <c:pt idx="678" formatCode="General">
                        <c:v>6.78</c:v>
                      </c:pt>
                      <c:pt idx="679" formatCode="General">
                        <c:v>6.79</c:v>
                      </c:pt>
                      <c:pt idx="680" formatCode="General">
                        <c:v>6.8</c:v>
                      </c:pt>
                      <c:pt idx="681" formatCode="General">
                        <c:v>6.81</c:v>
                      </c:pt>
                      <c:pt idx="682" formatCode="General">
                        <c:v>6.82</c:v>
                      </c:pt>
                      <c:pt idx="683" formatCode="General">
                        <c:v>6.83</c:v>
                      </c:pt>
                      <c:pt idx="684" formatCode="General">
                        <c:v>6.84</c:v>
                      </c:pt>
                      <c:pt idx="685" formatCode="General">
                        <c:v>6.85</c:v>
                      </c:pt>
                      <c:pt idx="686" formatCode="General">
                        <c:v>6.86</c:v>
                      </c:pt>
                      <c:pt idx="687" formatCode="General">
                        <c:v>6.87</c:v>
                      </c:pt>
                      <c:pt idx="688" formatCode="General">
                        <c:v>6.88</c:v>
                      </c:pt>
                      <c:pt idx="689" formatCode="General">
                        <c:v>6.89</c:v>
                      </c:pt>
                      <c:pt idx="690" formatCode="General">
                        <c:v>6.9</c:v>
                      </c:pt>
                      <c:pt idx="691" formatCode="General">
                        <c:v>6.91</c:v>
                      </c:pt>
                      <c:pt idx="692" formatCode="General">
                        <c:v>6.92</c:v>
                      </c:pt>
                      <c:pt idx="693" formatCode="General">
                        <c:v>6.93</c:v>
                      </c:pt>
                      <c:pt idx="694" formatCode="General">
                        <c:v>6.94</c:v>
                      </c:pt>
                      <c:pt idx="695" formatCode="General">
                        <c:v>6.95</c:v>
                      </c:pt>
                      <c:pt idx="696" formatCode="General">
                        <c:v>6.96</c:v>
                      </c:pt>
                      <c:pt idx="697" formatCode="General">
                        <c:v>6.97</c:v>
                      </c:pt>
                      <c:pt idx="698" formatCode="General">
                        <c:v>6.98</c:v>
                      </c:pt>
                      <c:pt idx="699" formatCode="General">
                        <c:v>6.99</c:v>
                      </c:pt>
                      <c:pt idx="700" formatCode="General">
                        <c:v>7</c:v>
                      </c:pt>
                      <c:pt idx="701" formatCode="General">
                        <c:v>7.01</c:v>
                      </c:pt>
                      <c:pt idx="702" formatCode="General">
                        <c:v>7.02</c:v>
                      </c:pt>
                      <c:pt idx="703" formatCode="General">
                        <c:v>7.03</c:v>
                      </c:pt>
                      <c:pt idx="704" formatCode="General">
                        <c:v>7.04</c:v>
                      </c:pt>
                      <c:pt idx="705" formatCode="General">
                        <c:v>7.05</c:v>
                      </c:pt>
                      <c:pt idx="706" formatCode="General">
                        <c:v>7.06</c:v>
                      </c:pt>
                      <c:pt idx="707" formatCode="General">
                        <c:v>7.07</c:v>
                      </c:pt>
                      <c:pt idx="708" formatCode="General">
                        <c:v>7.08</c:v>
                      </c:pt>
                      <c:pt idx="709" formatCode="General">
                        <c:v>7.09</c:v>
                      </c:pt>
                      <c:pt idx="710" formatCode="General">
                        <c:v>7.1</c:v>
                      </c:pt>
                      <c:pt idx="711" formatCode="General">
                        <c:v>7.11</c:v>
                      </c:pt>
                      <c:pt idx="712" formatCode="General">
                        <c:v>7.12</c:v>
                      </c:pt>
                      <c:pt idx="713" formatCode="General">
                        <c:v>7.13</c:v>
                      </c:pt>
                      <c:pt idx="714" formatCode="General">
                        <c:v>7.14</c:v>
                      </c:pt>
                      <c:pt idx="715" formatCode="General">
                        <c:v>7.15</c:v>
                      </c:pt>
                      <c:pt idx="716" formatCode="General">
                        <c:v>7.16</c:v>
                      </c:pt>
                      <c:pt idx="717" formatCode="General">
                        <c:v>7.17</c:v>
                      </c:pt>
                      <c:pt idx="718" formatCode="General">
                        <c:v>7.18</c:v>
                      </c:pt>
                      <c:pt idx="719" formatCode="General">
                        <c:v>7.19</c:v>
                      </c:pt>
                      <c:pt idx="720" formatCode="General">
                        <c:v>7.2</c:v>
                      </c:pt>
                      <c:pt idx="721" formatCode="General">
                        <c:v>7.21</c:v>
                      </c:pt>
                      <c:pt idx="722" formatCode="General">
                        <c:v>7.22</c:v>
                      </c:pt>
                      <c:pt idx="723" formatCode="General">
                        <c:v>7.23</c:v>
                      </c:pt>
                      <c:pt idx="724" formatCode="General">
                        <c:v>7.24</c:v>
                      </c:pt>
                      <c:pt idx="725" formatCode="General">
                        <c:v>7.25</c:v>
                      </c:pt>
                      <c:pt idx="726" formatCode="General">
                        <c:v>7.26</c:v>
                      </c:pt>
                      <c:pt idx="727" formatCode="General">
                        <c:v>7.27</c:v>
                      </c:pt>
                      <c:pt idx="728" formatCode="General">
                        <c:v>7.28</c:v>
                      </c:pt>
                      <c:pt idx="729" formatCode="General">
                        <c:v>7.29</c:v>
                      </c:pt>
                      <c:pt idx="730" formatCode="General">
                        <c:v>7.3</c:v>
                      </c:pt>
                      <c:pt idx="731" formatCode="General">
                        <c:v>7.31</c:v>
                      </c:pt>
                      <c:pt idx="732" formatCode="General">
                        <c:v>7.32</c:v>
                      </c:pt>
                      <c:pt idx="733" formatCode="General">
                        <c:v>7.33</c:v>
                      </c:pt>
                      <c:pt idx="734" formatCode="General">
                        <c:v>7.34</c:v>
                      </c:pt>
                      <c:pt idx="735" formatCode="General">
                        <c:v>7.35</c:v>
                      </c:pt>
                      <c:pt idx="736" formatCode="General">
                        <c:v>7.36</c:v>
                      </c:pt>
                      <c:pt idx="737" formatCode="General">
                        <c:v>7.37</c:v>
                      </c:pt>
                      <c:pt idx="738" formatCode="General">
                        <c:v>7.38</c:v>
                      </c:pt>
                      <c:pt idx="739" formatCode="General">
                        <c:v>7.39</c:v>
                      </c:pt>
                      <c:pt idx="740" formatCode="General">
                        <c:v>7.4</c:v>
                      </c:pt>
                      <c:pt idx="741" formatCode="General">
                        <c:v>7.41</c:v>
                      </c:pt>
                      <c:pt idx="742" formatCode="General">
                        <c:v>7.42</c:v>
                      </c:pt>
                      <c:pt idx="743" formatCode="General">
                        <c:v>7.43</c:v>
                      </c:pt>
                      <c:pt idx="744" formatCode="General">
                        <c:v>7.44</c:v>
                      </c:pt>
                      <c:pt idx="745" formatCode="General">
                        <c:v>7.45</c:v>
                      </c:pt>
                      <c:pt idx="746" formatCode="General">
                        <c:v>7.46</c:v>
                      </c:pt>
                      <c:pt idx="747" formatCode="General">
                        <c:v>7.47</c:v>
                      </c:pt>
                      <c:pt idx="748" formatCode="General">
                        <c:v>7.48</c:v>
                      </c:pt>
                      <c:pt idx="749" formatCode="General">
                        <c:v>7.49</c:v>
                      </c:pt>
                      <c:pt idx="750" formatCode="General">
                        <c:v>7.5</c:v>
                      </c:pt>
                      <c:pt idx="751" formatCode="General">
                        <c:v>7.51</c:v>
                      </c:pt>
                      <c:pt idx="752" formatCode="General">
                        <c:v>7.52</c:v>
                      </c:pt>
                      <c:pt idx="753" formatCode="General">
                        <c:v>7.53</c:v>
                      </c:pt>
                      <c:pt idx="754" formatCode="General">
                        <c:v>7.54</c:v>
                      </c:pt>
                      <c:pt idx="755" formatCode="General">
                        <c:v>7.55</c:v>
                      </c:pt>
                      <c:pt idx="756" formatCode="General">
                        <c:v>7.56</c:v>
                      </c:pt>
                      <c:pt idx="757" formatCode="General">
                        <c:v>7.57</c:v>
                      </c:pt>
                      <c:pt idx="758" formatCode="General">
                        <c:v>7.58</c:v>
                      </c:pt>
                      <c:pt idx="759" formatCode="General">
                        <c:v>7.59</c:v>
                      </c:pt>
                      <c:pt idx="760" formatCode="General">
                        <c:v>7.6</c:v>
                      </c:pt>
                      <c:pt idx="761" formatCode="General">
                        <c:v>7.61</c:v>
                      </c:pt>
                      <c:pt idx="762" formatCode="General">
                        <c:v>7.62</c:v>
                      </c:pt>
                      <c:pt idx="763" formatCode="General">
                        <c:v>7.63</c:v>
                      </c:pt>
                      <c:pt idx="764" formatCode="General">
                        <c:v>7.64</c:v>
                      </c:pt>
                      <c:pt idx="765" formatCode="General">
                        <c:v>7.65</c:v>
                      </c:pt>
                      <c:pt idx="766" formatCode="General">
                        <c:v>7.66</c:v>
                      </c:pt>
                      <c:pt idx="767" formatCode="General">
                        <c:v>7.6619999999999999</c:v>
                      </c:pt>
                      <c:pt idx="768" formatCode="General">
                        <c:v>7.6619999999999999</c:v>
                      </c:pt>
                      <c:pt idx="769" formatCode="General">
                        <c:v>8.6620000000000008</c:v>
                      </c:pt>
                      <c:pt idx="770" formatCode="General">
                        <c:v>9.6620000000000008</c:v>
                      </c:pt>
                      <c:pt idx="771" formatCode="General">
                        <c:v>10.662000000000001</c:v>
                      </c:pt>
                      <c:pt idx="772" formatCode="General">
                        <c:v>11.662000000000001</c:v>
                      </c:pt>
                      <c:pt idx="773" formatCode="General">
                        <c:v>12.662000000000001</c:v>
                      </c:pt>
                      <c:pt idx="774" formatCode="General">
                        <c:v>13.662000000000001</c:v>
                      </c:pt>
                      <c:pt idx="775" formatCode="General">
                        <c:v>14.662000000000001</c:v>
                      </c:pt>
                      <c:pt idx="776" formatCode="General">
                        <c:v>15.662000000000001</c:v>
                      </c:pt>
                      <c:pt idx="777" formatCode="General">
                        <c:v>16.661999999999999</c:v>
                      </c:pt>
                      <c:pt idx="778" formatCode="General">
                        <c:v>17.661999999999999</c:v>
                      </c:pt>
                      <c:pt idx="779" formatCode="General">
                        <c:v>18.661999999999999</c:v>
                      </c:pt>
                      <c:pt idx="780" formatCode="General">
                        <c:v>19.661999999999999</c:v>
                      </c:pt>
                      <c:pt idx="781" formatCode="General">
                        <c:v>20.661999999999999</c:v>
                      </c:pt>
                      <c:pt idx="782" formatCode="General">
                        <c:v>21.661999999999999</c:v>
                      </c:pt>
                      <c:pt idx="783" formatCode="General">
                        <c:v>22.661999999999999</c:v>
                      </c:pt>
                      <c:pt idx="784" formatCode="General">
                        <c:v>23.661999999999999</c:v>
                      </c:pt>
                      <c:pt idx="785" formatCode="General">
                        <c:v>24.661999999999999</c:v>
                      </c:pt>
                      <c:pt idx="786" formatCode="General">
                        <c:v>25.661999999999999</c:v>
                      </c:pt>
                      <c:pt idx="787" formatCode="General">
                        <c:v>26.661999999999999</c:v>
                      </c:pt>
                      <c:pt idx="788" formatCode="General">
                        <c:v>27.661999999999999</c:v>
                      </c:pt>
                      <c:pt idx="789" formatCode="General">
                        <c:v>28.661999999999999</c:v>
                      </c:pt>
                      <c:pt idx="790" formatCode="General">
                        <c:v>29.661999999999999</c:v>
                      </c:pt>
                      <c:pt idx="791" formatCode="General">
                        <c:v>30.661999999999999</c:v>
                      </c:pt>
                      <c:pt idx="792" formatCode="General">
                        <c:v>31.661999999999999</c:v>
                      </c:pt>
                      <c:pt idx="793" formatCode="General">
                        <c:v>32.661999999999999</c:v>
                      </c:pt>
                      <c:pt idx="794" formatCode="General">
                        <c:v>33.661999999999999</c:v>
                      </c:pt>
                      <c:pt idx="795" formatCode="General">
                        <c:v>34.661999999999999</c:v>
                      </c:pt>
                      <c:pt idx="796" formatCode="General">
                        <c:v>35.661999999999999</c:v>
                      </c:pt>
                      <c:pt idx="797" formatCode="General">
                        <c:v>36.661999999999999</c:v>
                      </c:pt>
                      <c:pt idx="798" formatCode="General">
                        <c:v>37.661999999999999</c:v>
                      </c:pt>
                      <c:pt idx="799" formatCode="General">
                        <c:v>38.661999999999999</c:v>
                      </c:pt>
                      <c:pt idx="800" formatCode="General">
                        <c:v>39.661999999999999</c:v>
                      </c:pt>
                      <c:pt idx="801" formatCode="General">
                        <c:v>40.661999999999999</c:v>
                      </c:pt>
                      <c:pt idx="802" formatCode="General">
                        <c:v>41.661999999999999</c:v>
                      </c:pt>
                      <c:pt idx="803" formatCode="General">
                        <c:v>42.661999999999999</c:v>
                      </c:pt>
                      <c:pt idx="804" formatCode="General">
                        <c:v>43.661999999999999</c:v>
                      </c:pt>
                      <c:pt idx="805" formatCode="General">
                        <c:v>44.661999999999999</c:v>
                      </c:pt>
                      <c:pt idx="806" formatCode="General">
                        <c:v>45.661999999999999</c:v>
                      </c:pt>
                      <c:pt idx="807" formatCode="General">
                        <c:v>46.661999999999999</c:v>
                      </c:pt>
                      <c:pt idx="808" formatCode="General">
                        <c:v>47.661999999999999</c:v>
                      </c:pt>
                      <c:pt idx="809" formatCode="General">
                        <c:v>48.661999999999999</c:v>
                      </c:pt>
                      <c:pt idx="810" formatCode="General">
                        <c:v>49.661999999999999</c:v>
                      </c:pt>
                      <c:pt idx="811" formatCode="General">
                        <c:v>50.661999999999999</c:v>
                      </c:pt>
                      <c:pt idx="812" formatCode="General">
                        <c:v>51.661999999999999</c:v>
                      </c:pt>
                      <c:pt idx="813" formatCode="General">
                        <c:v>52.661999999999999</c:v>
                      </c:pt>
                      <c:pt idx="814" formatCode="General">
                        <c:v>53.661999999999999</c:v>
                      </c:pt>
                      <c:pt idx="815" formatCode="General">
                        <c:v>54.661999999999999</c:v>
                      </c:pt>
                      <c:pt idx="816" formatCode="General">
                        <c:v>55.661999999999999</c:v>
                      </c:pt>
                      <c:pt idx="817" formatCode="General">
                        <c:v>56.661999999999999</c:v>
                      </c:pt>
                      <c:pt idx="818" formatCode="General">
                        <c:v>57.661999999999999</c:v>
                      </c:pt>
                      <c:pt idx="819" formatCode="General">
                        <c:v>58.661999999999999</c:v>
                      </c:pt>
                      <c:pt idx="820" formatCode="General">
                        <c:v>59.661999999999999</c:v>
                      </c:pt>
                      <c:pt idx="821" formatCode="General">
                        <c:v>60.661999999999999</c:v>
                      </c:pt>
                      <c:pt idx="822" formatCode="General">
                        <c:v>61.661999999999999</c:v>
                      </c:pt>
                      <c:pt idx="823" formatCode="General">
                        <c:v>62.661999999999999</c:v>
                      </c:pt>
                      <c:pt idx="824" formatCode="General">
                        <c:v>63.661999999999999</c:v>
                      </c:pt>
                      <c:pt idx="825" formatCode="General">
                        <c:v>64.662000000000006</c:v>
                      </c:pt>
                      <c:pt idx="826" formatCode="General">
                        <c:v>65.662000000000006</c:v>
                      </c:pt>
                      <c:pt idx="827" formatCode="General">
                        <c:v>66.662000000000006</c:v>
                      </c:pt>
                      <c:pt idx="828" formatCode="General">
                        <c:v>67.662000000000006</c:v>
                      </c:pt>
                      <c:pt idx="829" formatCode="General">
                        <c:v>68.662000000000006</c:v>
                      </c:pt>
                      <c:pt idx="830" formatCode="General">
                        <c:v>69.662000000000006</c:v>
                      </c:pt>
                      <c:pt idx="831" formatCode="General">
                        <c:v>70.662000000000006</c:v>
                      </c:pt>
                      <c:pt idx="832" formatCode="General">
                        <c:v>71.662000000000006</c:v>
                      </c:pt>
                      <c:pt idx="833" formatCode="General">
                        <c:v>72.662000000000006</c:v>
                      </c:pt>
                      <c:pt idx="834" formatCode="General">
                        <c:v>73.662000000000006</c:v>
                      </c:pt>
                      <c:pt idx="835" formatCode="General">
                        <c:v>74.662000000000006</c:v>
                      </c:pt>
                      <c:pt idx="836" formatCode="General">
                        <c:v>75.662000000000006</c:v>
                      </c:pt>
                      <c:pt idx="837" formatCode="General">
                        <c:v>76.662000000000006</c:v>
                      </c:pt>
                      <c:pt idx="838" formatCode="General">
                        <c:v>77.662000000000006</c:v>
                      </c:pt>
                      <c:pt idx="839" formatCode="General">
                        <c:v>77.942999999999998</c:v>
                      </c:pt>
                      <c:pt idx="840" formatCode="General">
                        <c:v>77.942999999999998</c:v>
                      </c:pt>
                      <c:pt idx="841" formatCode="General">
                        <c:v>77.953000000000003</c:v>
                      </c:pt>
                      <c:pt idx="842" formatCode="General">
                        <c:v>77.962999999999994</c:v>
                      </c:pt>
                      <c:pt idx="843" formatCode="General">
                        <c:v>77.972999999999999</c:v>
                      </c:pt>
                      <c:pt idx="844" formatCode="General">
                        <c:v>77.983000000000004</c:v>
                      </c:pt>
                      <c:pt idx="845" formatCode="General">
                        <c:v>77.992999999999995</c:v>
                      </c:pt>
                      <c:pt idx="846" formatCode="General">
                        <c:v>78.003</c:v>
                      </c:pt>
                      <c:pt idx="847" formatCode="General">
                        <c:v>78.013000000000005</c:v>
                      </c:pt>
                      <c:pt idx="848" formatCode="General">
                        <c:v>78.022999999999996</c:v>
                      </c:pt>
                      <c:pt idx="849" formatCode="General">
                        <c:v>78.033000000000001</c:v>
                      </c:pt>
                      <c:pt idx="850" formatCode="General">
                        <c:v>78.043000000000006</c:v>
                      </c:pt>
                      <c:pt idx="851" formatCode="General">
                        <c:v>78.052999999999997</c:v>
                      </c:pt>
                      <c:pt idx="852" formatCode="General">
                        <c:v>78.063000000000002</c:v>
                      </c:pt>
                      <c:pt idx="853" formatCode="General">
                        <c:v>78.072999999999993</c:v>
                      </c:pt>
                      <c:pt idx="854" formatCode="General">
                        <c:v>78.082999999999998</c:v>
                      </c:pt>
                      <c:pt idx="855" formatCode="General">
                        <c:v>78.093000000000004</c:v>
                      </c:pt>
                      <c:pt idx="856" formatCode="General">
                        <c:v>78.102999999999994</c:v>
                      </c:pt>
                      <c:pt idx="857" formatCode="General">
                        <c:v>78.113</c:v>
                      </c:pt>
                      <c:pt idx="858" formatCode="General">
                        <c:v>78.123000000000005</c:v>
                      </c:pt>
                      <c:pt idx="859" formatCode="General">
                        <c:v>78.132999999999996</c:v>
                      </c:pt>
                      <c:pt idx="860" formatCode="General">
                        <c:v>78.143000000000001</c:v>
                      </c:pt>
                      <c:pt idx="861" formatCode="General">
                        <c:v>78.153000000000006</c:v>
                      </c:pt>
                      <c:pt idx="862" formatCode="General">
                        <c:v>78.162999999999997</c:v>
                      </c:pt>
                      <c:pt idx="863" formatCode="General">
                        <c:v>78.173000000000002</c:v>
                      </c:pt>
                      <c:pt idx="864" formatCode="General">
                        <c:v>78.183000000000007</c:v>
                      </c:pt>
                      <c:pt idx="865" formatCode="General">
                        <c:v>78.192999999999998</c:v>
                      </c:pt>
                      <c:pt idx="866" formatCode="General">
                        <c:v>78.203000000000003</c:v>
                      </c:pt>
                      <c:pt idx="867" formatCode="General">
                        <c:v>78.212999999999994</c:v>
                      </c:pt>
                      <c:pt idx="868" formatCode="General">
                        <c:v>78.222999999999999</c:v>
                      </c:pt>
                      <c:pt idx="869" formatCode="General">
                        <c:v>78.233000000000004</c:v>
                      </c:pt>
                      <c:pt idx="870" formatCode="General">
                        <c:v>78.242999999999995</c:v>
                      </c:pt>
                      <c:pt idx="871" formatCode="General">
                        <c:v>78.253</c:v>
                      </c:pt>
                      <c:pt idx="872" formatCode="General">
                        <c:v>78.263000000000005</c:v>
                      </c:pt>
                      <c:pt idx="873" formatCode="General">
                        <c:v>78.272999999999996</c:v>
                      </c:pt>
                      <c:pt idx="874" formatCode="General">
                        <c:v>78.283000000000001</c:v>
                      </c:pt>
                      <c:pt idx="875" formatCode="General">
                        <c:v>78.293000000000006</c:v>
                      </c:pt>
                      <c:pt idx="876" formatCode="General">
                        <c:v>78.302999999999997</c:v>
                      </c:pt>
                      <c:pt idx="877" formatCode="General">
                        <c:v>78.313000000000002</c:v>
                      </c:pt>
                      <c:pt idx="878" formatCode="General">
                        <c:v>78.322999999999993</c:v>
                      </c:pt>
                      <c:pt idx="879" formatCode="General">
                        <c:v>78.332999999999998</c:v>
                      </c:pt>
                      <c:pt idx="880" formatCode="General">
                        <c:v>78.343000000000004</c:v>
                      </c:pt>
                      <c:pt idx="881" formatCode="General">
                        <c:v>78.352999999999994</c:v>
                      </c:pt>
                      <c:pt idx="882" formatCode="General">
                        <c:v>78.363</c:v>
                      </c:pt>
                      <c:pt idx="883" formatCode="General">
                        <c:v>78.373000000000005</c:v>
                      </c:pt>
                      <c:pt idx="884" formatCode="General">
                        <c:v>78.382999999999996</c:v>
                      </c:pt>
                      <c:pt idx="885" formatCode="General">
                        <c:v>78.393000000000001</c:v>
                      </c:pt>
                      <c:pt idx="886" formatCode="General">
                        <c:v>78.403000000000006</c:v>
                      </c:pt>
                      <c:pt idx="887" formatCode="General">
                        <c:v>78.412999999999997</c:v>
                      </c:pt>
                      <c:pt idx="888" formatCode="General">
                        <c:v>78.423000000000002</c:v>
                      </c:pt>
                      <c:pt idx="889" formatCode="General">
                        <c:v>78.433000000000007</c:v>
                      </c:pt>
                      <c:pt idx="890" formatCode="General">
                        <c:v>78.442999999999998</c:v>
                      </c:pt>
                      <c:pt idx="891" formatCode="General">
                        <c:v>78.453000000000003</c:v>
                      </c:pt>
                      <c:pt idx="892" formatCode="General">
                        <c:v>78.462999999999994</c:v>
                      </c:pt>
                      <c:pt idx="893" formatCode="General">
                        <c:v>78.472999999999999</c:v>
                      </c:pt>
                      <c:pt idx="894" formatCode="General">
                        <c:v>78.483000000000004</c:v>
                      </c:pt>
                      <c:pt idx="895" formatCode="General">
                        <c:v>78.492999999999995</c:v>
                      </c:pt>
                      <c:pt idx="896" formatCode="General">
                        <c:v>78.503</c:v>
                      </c:pt>
                      <c:pt idx="897" formatCode="General">
                        <c:v>78.513000000000005</c:v>
                      </c:pt>
                      <c:pt idx="898" formatCode="General">
                        <c:v>78.522999999999996</c:v>
                      </c:pt>
                      <c:pt idx="899" formatCode="General">
                        <c:v>78.533000000000001</c:v>
                      </c:pt>
                      <c:pt idx="900" formatCode="General">
                        <c:v>78.543000000000006</c:v>
                      </c:pt>
                      <c:pt idx="901" formatCode="General">
                        <c:v>78.552999999999997</c:v>
                      </c:pt>
                      <c:pt idx="902" formatCode="General">
                        <c:v>78.563000000000002</c:v>
                      </c:pt>
                      <c:pt idx="903" formatCode="General">
                        <c:v>78.572999999999993</c:v>
                      </c:pt>
                      <c:pt idx="904" formatCode="General">
                        <c:v>78.582999999999998</c:v>
                      </c:pt>
                      <c:pt idx="905" formatCode="General">
                        <c:v>78.593000000000004</c:v>
                      </c:pt>
                      <c:pt idx="906" formatCode="General">
                        <c:v>78.602999999999994</c:v>
                      </c:pt>
                      <c:pt idx="907" formatCode="General">
                        <c:v>78.613</c:v>
                      </c:pt>
                      <c:pt idx="908" formatCode="General">
                        <c:v>78.623000000000005</c:v>
                      </c:pt>
                      <c:pt idx="909" formatCode="General">
                        <c:v>78.632999999999996</c:v>
                      </c:pt>
                      <c:pt idx="910" formatCode="General">
                        <c:v>78.643000000000001</c:v>
                      </c:pt>
                      <c:pt idx="911" formatCode="General">
                        <c:v>78.653000000000006</c:v>
                      </c:pt>
                      <c:pt idx="912" formatCode="General">
                        <c:v>78.662999999999997</c:v>
                      </c:pt>
                      <c:pt idx="913" formatCode="General">
                        <c:v>78.673000000000002</c:v>
                      </c:pt>
                      <c:pt idx="914" formatCode="General">
                        <c:v>78.683000000000007</c:v>
                      </c:pt>
                      <c:pt idx="915" formatCode="General">
                        <c:v>78.692999999999998</c:v>
                      </c:pt>
                      <c:pt idx="916" formatCode="General">
                        <c:v>78.703000000000003</c:v>
                      </c:pt>
                      <c:pt idx="917" formatCode="General">
                        <c:v>78.712999999999994</c:v>
                      </c:pt>
                      <c:pt idx="918" formatCode="General">
                        <c:v>78.722999999999999</c:v>
                      </c:pt>
                      <c:pt idx="919" formatCode="General">
                        <c:v>78.733000000000004</c:v>
                      </c:pt>
                      <c:pt idx="920" formatCode="General">
                        <c:v>78.742999999999995</c:v>
                      </c:pt>
                      <c:pt idx="921" formatCode="General">
                        <c:v>78.753</c:v>
                      </c:pt>
                      <c:pt idx="922" formatCode="General">
                        <c:v>78.763000000000005</c:v>
                      </c:pt>
                      <c:pt idx="923" formatCode="General">
                        <c:v>78.772999999999996</c:v>
                      </c:pt>
                      <c:pt idx="924" formatCode="General">
                        <c:v>78.783000000000001</c:v>
                      </c:pt>
                      <c:pt idx="925" formatCode="General">
                        <c:v>78.793000000000006</c:v>
                      </c:pt>
                      <c:pt idx="926" formatCode="General">
                        <c:v>78.802999999999997</c:v>
                      </c:pt>
                      <c:pt idx="927" formatCode="General">
                        <c:v>78.813000000000002</c:v>
                      </c:pt>
                      <c:pt idx="928" formatCode="General">
                        <c:v>78.822999999999993</c:v>
                      </c:pt>
                      <c:pt idx="929" formatCode="General">
                        <c:v>78.832999999999998</c:v>
                      </c:pt>
                      <c:pt idx="930" formatCode="General">
                        <c:v>78.843000000000004</c:v>
                      </c:pt>
                      <c:pt idx="931" formatCode="General">
                        <c:v>78.852999999999994</c:v>
                      </c:pt>
                      <c:pt idx="932" formatCode="General">
                        <c:v>78.863</c:v>
                      </c:pt>
                      <c:pt idx="933" formatCode="General">
                        <c:v>78.873000000000005</c:v>
                      </c:pt>
                      <c:pt idx="934" formatCode="General">
                        <c:v>78.882999999999996</c:v>
                      </c:pt>
                      <c:pt idx="935" formatCode="General">
                        <c:v>78.893000000000001</c:v>
                      </c:pt>
                      <c:pt idx="936" formatCode="General">
                        <c:v>78.903000000000006</c:v>
                      </c:pt>
                      <c:pt idx="937" formatCode="General">
                        <c:v>78.912999999999997</c:v>
                      </c:pt>
                      <c:pt idx="938" formatCode="General">
                        <c:v>78.923000000000002</c:v>
                      </c:pt>
                      <c:pt idx="939" formatCode="General">
                        <c:v>78.933000000000007</c:v>
                      </c:pt>
                      <c:pt idx="940" formatCode="General">
                        <c:v>78.942999999999998</c:v>
                      </c:pt>
                      <c:pt idx="941" formatCode="General">
                        <c:v>78.953000000000003</c:v>
                      </c:pt>
                      <c:pt idx="942" formatCode="General">
                        <c:v>78.962999999999994</c:v>
                      </c:pt>
                      <c:pt idx="943" formatCode="General">
                        <c:v>78.972999999999999</c:v>
                      </c:pt>
                      <c:pt idx="944" formatCode="General">
                        <c:v>78.983000000000004</c:v>
                      </c:pt>
                      <c:pt idx="945" formatCode="General">
                        <c:v>78.992999999999995</c:v>
                      </c:pt>
                      <c:pt idx="946" formatCode="General">
                        <c:v>79.003</c:v>
                      </c:pt>
                      <c:pt idx="947" formatCode="General">
                        <c:v>79.013000000000005</c:v>
                      </c:pt>
                      <c:pt idx="948" formatCode="General">
                        <c:v>79.022999999999996</c:v>
                      </c:pt>
                      <c:pt idx="949" formatCode="General">
                        <c:v>79.033000000000001</c:v>
                      </c:pt>
                      <c:pt idx="950" formatCode="General">
                        <c:v>79.043000000000006</c:v>
                      </c:pt>
                      <c:pt idx="951" formatCode="General">
                        <c:v>79.052999999999997</c:v>
                      </c:pt>
                      <c:pt idx="952" formatCode="General">
                        <c:v>79.063000000000002</c:v>
                      </c:pt>
                      <c:pt idx="953" formatCode="General">
                        <c:v>79.072999999999993</c:v>
                      </c:pt>
                      <c:pt idx="954" formatCode="General">
                        <c:v>79.082999999999998</c:v>
                      </c:pt>
                      <c:pt idx="955" formatCode="General">
                        <c:v>79.093000000000004</c:v>
                      </c:pt>
                      <c:pt idx="956" formatCode="General">
                        <c:v>79.102999999999994</c:v>
                      </c:pt>
                      <c:pt idx="957" formatCode="General">
                        <c:v>79.113</c:v>
                      </c:pt>
                      <c:pt idx="958" formatCode="General">
                        <c:v>79.123000000000005</c:v>
                      </c:pt>
                      <c:pt idx="959" formatCode="General">
                        <c:v>79.132999999999996</c:v>
                      </c:pt>
                      <c:pt idx="960" formatCode="General">
                        <c:v>79.143000000000001</c:v>
                      </c:pt>
                      <c:pt idx="961" formatCode="General">
                        <c:v>79.153000000000006</c:v>
                      </c:pt>
                      <c:pt idx="962" formatCode="General">
                        <c:v>79.162999999999997</c:v>
                      </c:pt>
                      <c:pt idx="963" formatCode="General">
                        <c:v>79.173000000000002</c:v>
                      </c:pt>
                      <c:pt idx="964" formatCode="General">
                        <c:v>79.183000000000007</c:v>
                      </c:pt>
                      <c:pt idx="965" formatCode="General">
                        <c:v>79.192999999999998</c:v>
                      </c:pt>
                      <c:pt idx="966" formatCode="General">
                        <c:v>79.203000000000003</c:v>
                      </c:pt>
                      <c:pt idx="967" formatCode="General">
                        <c:v>79.212999999999994</c:v>
                      </c:pt>
                      <c:pt idx="968" formatCode="General">
                        <c:v>79.222999999999999</c:v>
                      </c:pt>
                      <c:pt idx="969" formatCode="General">
                        <c:v>79.233000000000004</c:v>
                      </c:pt>
                      <c:pt idx="970" formatCode="General">
                        <c:v>79.242999999999995</c:v>
                      </c:pt>
                      <c:pt idx="971" formatCode="General">
                        <c:v>79.253</c:v>
                      </c:pt>
                      <c:pt idx="972" formatCode="General">
                        <c:v>79.263000000000005</c:v>
                      </c:pt>
                      <c:pt idx="973" formatCode="General">
                        <c:v>79.272999999999996</c:v>
                      </c:pt>
                      <c:pt idx="974" formatCode="General">
                        <c:v>79.283000000000001</c:v>
                      </c:pt>
                      <c:pt idx="975" formatCode="General">
                        <c:v>79.293000000000006</c:v>
                      </c:pt>
                      <c:pt idx="976" formatCode="General">
                        <c:v>79.302999999999997</c:v>
                      </c:pt>
                      <c:pt idx="977" formatCode="General">
                        <c:v>79.313000000000002</c:v>
                      </c:pt>
                      <c:pt idx="978" formatCode="General">
                        <c:v>79.322999999999993</c:v>
                      </c:pt>
                      <c:pt idx="979" formatCode="General">
                        <c:v>79.332999999999998</c:v>
                      </c:pt>
                      <c:pt idx="980" formatCode="General">
                        <c:v>79.343000000000004</c:v>
                      </c:pt>
                      <c:pt idx="981" formatCode="General">
                        <c:v>79.352999999999994</c:v>
                      </c:pt>
                      <c:pt idx="982" formatCode="General">
                        <c:v>79.363</c:v>
                      </c:pt>
                      <c:pt idx="983" formatCode="General">
                        <c:v>79.373000000000005</c:v>
                      </c:pt>
                      <c:pt idx="984" formatCode="General">
                        <c:v>79.382999999999996</c:v>
                      </c:pt>
                      <c:pt idx="985" formatCode="General">
                        <c:v>79.393000000000001</c:v>
                      </c:pt>
                      <c:pt idx="986" formatCode="General">
                        <c:v>79.403000000000006</c:v>
                      </c:pt>
                      <c:pt idx="987" formatCode="General">
                        <c:v>79.412999999999997</c:v>
                      </c:pt>
                      <c:pt idx="988" formatCode="General">
                        <c:v>79.423000000000002</c:v>
                      </c:pt>
                      <c:pt idx="989" formatCode="General">
                        <c:v>79.433000000000007</c:v>
                      </c:pt>
                      <c:pt idx="990" formatCode="General">
                        <c:v>79.442999999999998</c:v>
                      </c:pt>
                      <c:pt idx="991" formatCode="General">
                        <c:v>79.453000000000003</c:v>
                      </c:pt>
                      <c:pt idx="992" formatCode="General">
                        <c:v>79.462999999999994</c:v>
                      </c:pt>
                      <c:pt idx="993" formatCode="General">
                        <c:v>79.472999999999999</c:v>
                      </c:pt>
                      <c:pt idx="994" formatCode="General">
                        <c:v>79.483000000000004</c:v>
                      </c:pt>
                      <c:pt idx="995" formatCode="General">
                        <c:v>79.492999999999995</c:v>
                      </c:pt>
                      <c:pt idx="996" formatCode="General">
                        <c:v>79.503</c:v>
                      </c:pt>
                      <c:pt idx="997" formatCode="General">
                        <c:v>79.513000000000005</c:v>
                      </c:pt>
                      <c:pt idx="998" formatCode="General">
                        <c:v>79.522999999999996</c:v>
                      </c:pt>
                      <c:pt idx="999" formatCode="General">
                        <c:v>79.533000000000001</c:v>
                      </c:pt>
                      <c:pt idx="1000" formatCode="General">
                        <c:v>79.543000000000006</c:v>
                      </c:pt>
                      <c:pt idx="1001" formatCode="General">
                        <c:v>79.552999999999997</c:v>
                      </c:pt>
                      <c:pt idx="1002" formatCode="General">
                        <c:v>79.563000000000002</c:v>
                      </c:pt>
                      <c:pt idx="1003" formatCode="General">
                        <c:v>79.572999999999993</c:v>
                      </c:pt>
                      <c:pt idx="1004" formatCode="General">
                        <c:v>79.582999999999998</c:v>
                      </c:pt>
                      <c:pt idx="1005" formatCode="General">
                        <c:v>79.593000000000004</c:v>
                      </c:pt>
                      <c:pt idx="1006" formatCode="General">
                        <c:v>79.602999999999994</c:v>
                      </c:pt>
                      <c:pt idx="1007" formatCode="General">
                        <c:v>79.613</c:v>
                      </c:pt>
                      <c:pt idx="1008" formatCode="General">
                        <c:v>79.623000000000005</c:v>
                      </c:pt>
                      <c:pt idx="1009" formatCode="General">
                        <c:v>79.632999999999996</c:v>
                      </c:pt>
                      <c:pt idx="1010" formatCode="General">
                        <c:v>79.643000000000001</c:v>
                      </c:pt>
                      <c:pt idx="1011" formatCode="General">
                        <c:v>79.653000000000006</c:v>
                      </c:pt>
                      <c:pt idx="1012" formatCode="General">
                        <c:v>79.662999999999997</c:v>
                      </c:pt>
                      <c:pt idx="1013" formatCode="General">
                        <c:v>79.673000000000002</c:v>
                      </c:pt>
                      <c:pt idx="1014" formatCode="General">
                        <c:v>79.683000000000007</c:v>
                      </c:pt>
                      <c:pt idx="1015" formatCode="General">
                        <c:v>79.692999999999998</c:v>
                      </c:pt>
                      <c:pt idx="1016" formatCode="General">
                        <c:v>79.703000000000003</c:v>
                      </c:pt>
                      <c:pt idx="1017" formatCode="General">
                        <c:v>79.712999999999994</c:v>
                      </c:pt>
                      <c:pt idx="1018" formatCode="General">
                        <c:v>79.722999999999999</c:v>
                      </c:pt>
                      <c:pt idx="1019" formatCode="General">
                        <c:v>79.733000000000004</c:v>
                      </c:pt>
                      <c:pt idx="1020" formatCode="General">
                        <c:v>79.742999999999995</c:v>
                      </c:pt>
                      <c:pt idx="1021" formatCode="General">
                        <c:v>79.753</c:v>
                      </c:pt>
                      <c:pt idx="1022" formatCode="General">
                        <c:v>79.763000000000005</c:v>
                      </c:pt>
                      <c:pt idx="1023" formatCode="General">
                        <c:v>79.772999999999996</c:v>
                      </c:pt>
                      <c:pt idx="1024" formatCode="General">
                        <c:v>79.783000000000001</c:v>
                      </c:pt>
                      <c:pt idx="1025" formatCode="General">
                        <c:v>79.793000000000006</c:v>
                      </c:pt>
                      <c:pt idx="1026" formatCode="General">
                        <c:v>79.802999999999997</c:v>
                      </c:pt>
                      <c:pt idx="1027" formatCode="General">
                        <c:v>79.813000000000002</c:v>
                      </c:pt>
                      <c:pt idx="1028" formatCode="General">
                        <c:v>79.822999999999993</c:v>
                      </c:pt>
                      <c:pt idx="1029" formatCode="General">
                        <c:v>79.832999999999998</c:v>
                      </c:pt>
                      <c:pt idx="1030" formatCode="General">
                        <c:v>79.843000000000004</c:v>
                      </c:pt>
                      <c:pt idx="1031" formatCode="General">
                        <c:v>79.852999999999994</c:v>
                      </c:pt>
                      <c:pt idx="1032" formatCode="General">
                        <c:v>79.863</c:v>
                      </c:pt>
                      <c:pt idx="1033" formatCode="General">
                        <c:v>79.873000000000005</c:v>
                      </c:pt>
                      <c:pt idx="1034" formatCode="General">
                        <c:v>79.882999999999996</c:v>
                      </c:pt>
                      <c:pt idx="1035" formatCode="General">
                        <c:v>79.893000000000001</c:v>
                      </c:pt>
                      <c:pt idx="1036" formatCode="General">
                        <c:v>79.903000000000006</c:v>
                      </c:pt>
                      <c:pt idx="1037" formatCode="General">
                        <c:v>79.912999999999997</c:v>
                      </c:pt>
                      <c:pt idx="1038" formatCode="General">
                        <c:v>79.923000000000002</c:v>
                      </c:pt>
                      <c:pt idx="1039" formatCode="General">
                        <c:v>79.933000000000007</c:v>
                      </c:pt>
                      <c:pt idx="1040" formatCode="General">
                        <c:v>79.942999999999998</c:v>
                      </c:pt>
                      <c:pt idx="1041" formatCode="General">
                        <c:v>79.953000000000003</c:v>
                      </c:pt>
                      <c:pt idx="1042" formatCode="General">
                        <c:v>79.962999999999994</c:v>
                      </c:pt>
                      <c:pt idx="1043" formatCode="General">
                        <c:v>79.972999999999999</c:v>
                      </c:pt>
                      <c:pt idx="1044" formatCode="General">
                        <c:v>79.983000000000004</c:v>
                      </c:pt>
                      <c:pt idx="1045" formatCode="General">
                        <c:v>79.992999999999995</c:v>
                      </c:pt>
                      <c:pt idx="1046" formatCode="General">
                        <c:v>80.003</c:v>
                      </c:pt>
                      <c:pt idx="1047" formatCode="General">
                        <c:v>80.013000000000005</c:v>
                      </c:pt>
                      <c:pt idx="1048" formatCode="General">
                        <c:v>80.022999999999996</c:v>
                      </c:pt>
                      <c:pt idx="1049" formatCode="General">
                        <c:v>80.033000000000001</c:v>
                      </c:pt>
                      <c:pt idx="1050" formatCode="General">
                        <c:v>80.043000000000006</c:v>
                      </c:pt>
                      <c:pt idx="1051" formatCode="General">
                        <c:v>80.052999999999997</c:v>
                      </c:pt>
                      <c:pt idx="1052" formatCode="General">
                        <c:v>80.063000000000002</c:v>
                      </c:pt>
                      <c:pt idx="1053" formatCode="General">
                        <c:v>80.072999999999993</c:v>
                      </c:pt>
                      <c:pt idx="1054" formatCode="General">
                        <c:v>80.082999999999998</c:v>
                      </c:pt>
                      <c:pt idx="1055" formatCode="General">
                        <c:v>80.093000000000004</c:v>
                      </c:pt>
                      <c:pt idx="1056" formatCode="General">
                        <c:v>80.102999999999994</c:v>
                      </c:pt>
                      <c:pt idx="1057" formatCode="General">
                        <c:v>80.113</c:v>
                      </c:pt>
                      <c:pt idx="1058" formatCode="General">
                        <c:v>80.123000000000005</c:v>
                      </c:pt>
                      <c:pt idx="1059" formatCode="General">
                        <c:v>80.132999999999996</c:v>
                      </c:pt>
                      <c:pt idx="1060" formatCode="General">
                        <c:v>80.143000000000001</c:v>
                      </c:pt>
                      <c:pt idx="1061" formatCode="General">
                        <c:v>80.153000000000006</c:v>
                      </c:pt>
                      <c:pt idx="1062" formatCode="General">
                        <c:v>80.162999999999997</c:v>
                      </c:pt>
                      <c:pt idx="1063" formatCode="General">
                        <c:v>80.173000000000002</c:v>
                      </c:pt>
                      <c:pt idx="1064" formatCode="General">
                        <c:v>80.183000000000007</c:v>
                      </c:pt>
                      <c:pt idx="1065" formatCode="General">
                        <c:v>80.192999999999998</c:v>
                      </c:pt>
                      <c:pt idx="1066" formatCode="General">
                        <c:v>80.203000000000003</c:v>
                      </c:pt>
                      <c:pt idx="1067" formatCode="General">
                        <c:v>80.212999999999994</c:v>
                      </c:pt>
                      <c:pt idx="1068" formatCode="General">
                        <c:v>80.222999999999999</c:v>
                      </c:pt>
                      <c:pt idx="1069" formatCode="General">
                        <c:v>80.233000000000004</c:v>
                      </c:pt>
                      <c:pt idx="1070" formatCode="General">
                        <c:v>80.242999999999995</c:v>
                      </c:pt>
                      <c:pt idx="1071" formatCode="General">
                        <c:v>80.253</c:v>
                      </c:pt>
                      <c:pt idx="1072" formatCode="General">
                        <c:v>80.263000000000005</c:v>
                      </c:pt>
                      <c:pt idx="1073" formatCode="General">
                        <c:v>80.272999999999996</c:v>
                      </c:pt>
                      <c:pt idx="1074" formatCode="General">
                        <c:v>80.283000000000001</c:v>
                      </c:pt>
                      <c:pt idx="1075" formatCode="General">
                        <c:v>80.293000000000006</c:v>
                      </c:pt>
                      <c:pt idx="1076" formatCode="General">
                        <c:v>80.302999999999997</c:v>
                      </c:pt>
                      <c:pt idx="1077" formatCode="General">
                        <c:v>80.313000000000002</c:v>
                      </c:pt>
                      <c:pt idx="1078" formatCode="General">
                        <c:v>80.322999999999993</c:v>
                      </c:pt>
                      <c:pt idx="1079" formatCode="General">
                        <c:v>80.332999999999998</c:v>
                      </c:pt>
                      <c:pt idx="1080" formatCode="General">
                        <c:v>80.343000000000004</c:v>
                      </c:pt>
                      <c:pt idx="1081" formatCode="General">
                        <c:v>80.352999999999994</c:v>
                      </c:pt>
                      <c:pt idx="1082" formatCode="General">
                        <c:v>80.363</c:v>
                      </c:pt>
                      <c:pt idx="1083" formatCode="General">
                        <c:v>80.373000000000005</c:v>
                      </c:pt>
                      <c:pt idx="1084" formatCode="General">
                        <c:v>80.382999999999996</c:v>
                      </c:pt>
                      <c:pt idx="1085" formatCode="General">
                        <c:v>80.393000000000001</c:v>
                      </c:pt>
                      <c:pt idx="1086" formatCode="General">
                        <c:v>80.403000000000006</c:v>
                      </c:pt>
                      <c:pt idx="1087" formatCode="General">
                        <c:v>80.412999999999997</c:v>
                      </c:pt>
                      <c:pt idx="1088" formatCode="General">
                        <c:v>80.423000000000002</c:v>
                      </c:pt>
                      <c:pt idx="1089" formatCode="General">
                        <c:v>80.433000000000007</c:v>
                      </c:pt>
                      <c:pt idx="1090" formatCode="General">
                        <c:v>80.442999999999998</c:v>
                      </c:pt>
                      <c:pt idx="1091" formatCode="General">
                        <c:v>80.453000000000003</c:v>
                      </c:pt>
                      <c:pt idx="1092" formatCode="General">
                        <c:v>80.462999999999994</c:v>
                      </c:pt>
                      <c:pt idx="1093" formatCode="General">
                        <c:v>80.472999999999999</c:v>
                      </c:pt>
                      <c:pt idx="1094" formatCode="General">
                        <c:v>80.483000000000004</c:v>
                      </c:pt>
                      <c:pt idx="1095" formatCode="General">
                        <c:v>80.492999999999995</c:v>
                      </c:pt>
                      <c:pt idx="1096" formatCode="General">
                        <c:v>80.503</c:v>
                      </c:pt>
                      <c:pt idx="1097" formatCode="General">
                        <c:v>80.513000000000005</c:v>
                      </c:pt>
                      <c:pt idx="1098" formatCode="General">
                        <c:v>80.522999999999996</c:v>
                      </c:pt>
                      <c:pt idx="1099" formatCode="General">
                        <c:v>80.533000000000001</c:v>
                      </c:pt>
                      <c:pt idx="1100" formatCode="General">
                        <c:v>80.543000000000006</c:v>
                      </c:pt>
                      <c:pt idx="1101" formatCode="General">
                        <c:v>80.552999999999997</c:v>
                      </c:pt>
                      <c:pt idx="1102" formatCode="General">
                        <c:v>80.563000000000002</c:v>
                      </c:pt>
                      <c:pt idx="1103" formatCode="General">
                        <c:v>80.572999999999993</c:v>
                      </c:pt>
                      <c:pt idx="1104" formatCode="General">
                        <c:v>80.582999999999998</c:v>
                      </c:pt>
                      <c:pt idx="1105" formatCode="General">
                        <c:v>80.593000000000004</c:v>
                      </c:pt>
                      <c:pt idx="1106" formatCode="General">
                        <c:v>80.602999999999994</c:v>
                      </c:pt>
                      <c:pt idx="1107" formatCode="General">
                        <c:v>80.613</c:v>
                      </c:pt>
                      <c:pt idx="1108" formatCode="General">
                        <c:v>80.623000000000005</c:v>
                      </c:pt>
                      <c:pt idx="1109" formatCode="General">
                        <c:v>80.632999999999996</c:v>
                      </c:pt>
                      <c:pt idx="1110" formatCode="General">
                        <c:v>80.643000000000001</c:v>
                      </c:pt>
                      <c:pt idx="1111" formatCode="General">
                        <c:v>80.653000000000006</c:v>
                      </c:pt>
                      <c:pt idx="1112" formatCode="General">
                        <c:v>80.662999999999997</c:v>
                      </c:pt>
                      <c:pt idx="1113" formatCode="General">
                        <c:v>80.673000000000002</c:v>
                      </c:pt>
                      <c:pt idx="1114" formatCode="General">
                        <c:v>80.683000000000007</c:v>
                      </c:pt>
                      <c:pt idx="1115" formatCode="General">
                        <c:v>80.692999999999998</c:v>
                      </c:pt>
                      <c:pt idx="1116" formatCode="General">
                        <c:v>80.703000000000003</c:v>
                      </c:pt>
                      <c:pt idx="1117" formatCode="General">
                        <c:v>80.712999999999994</c:v>
                      </c:pt>
                      <c:pt idx="1118" formatCode="General">
                        <c:v>80.722999999999999</c:v>
                      </c:pt>
                      <c:pt idx="1119" formatCode="General">
                        <c:v>80.733000000000004</c:v>
                      </c:pt>
                      <c:pt idx="1120" formatCode="General">
                        <c:v>80.742999999999995</c:v>
                      </c:pt>
                      <c:pt idx="1121" formatCode="General">
                        <c:v>80.753</c:v>
                      </c:pt>
                      <c:pt idx="1122" formatCode="General">
                        <c:v>80.763000000000005</c:v>
                      </c:pt>
                      <c:pt idx="1123" formatCode="General">
                        <c:v>80.772999999999996</c:v>
                      </c:pt>
                      <c:pt idx="1124" formatCode="General">
                        <c:v>80.783000000000001</c:v>
                      </c:pt>
                      <c:pt idx="1125" formatCode="General">
                        <c:v>80.793000000000006</c:v>
                      </c:pt>
                      <c:pt idx="1126" formatCode="General">
                        <c:v>80.802999999999997</c:v>
                      </c:pt>
                      <c:pt idx="1127" formatCode="General">
                        <c:v>80.813000000000002</c:v>
                      </c:pt>
                      <c:pt idx="1128" formatCode="General">
                        <c:v>80.822999999999993</c:v>
                      </c:pt>
                      <c:pt idx="1129" formatCode="General">
                        <c:v>80.832999999999998</c:v>
                      </c:pt>
                      <c:pt idx="1130" formatCode="General">
                        <c:v>80.843000000000004</c:v>
                      </c:pt>
                      <c:pt idx="1131" formatCode="General">
                        <c:v>80.852999999999994</c:v>
                      </c:pt>
                      <c:pt idx="1132" formatCode="General">
                        <c:v>80.863</c:v>
                      </c:pt>
                      <c:pt idx="1133" formatCode="General">
                        <c:v>80.873000000000005</c:v>
                      </c:pt>
                      <c:pt idx="1134" formatCode="General">
                        <c:v>80.882999999999996</c:v>
                      </c:pt>
                      <c:pt idx="1135" formatCode="General">
                        <c:v>80.893000000000001</c:v>
                      </c:pt>
                      <c:pt idx="1136" formatCode="General">
                        <c:v>80.903000000000006</c:v>
                      </c:pt>
                      <c:pt idx="1137" formatCode="General">
                        <c:v>80.912999999999997</c:v>
                      </c:pt>
                      <c:pt idx="1138" formatCode="General">
                        <c:v>80.923000000000002</c:v>
                      </c:pt>
                      <c:pt idx="1139" formatCode="General">
                        <c:v>80.933000000000007</c:v>
                      </c:pt>
                      <c:pt idx="1140" formatCode="General">
                        <c:v>80.942999999999998</c:v>
                      </c:pt>
                      <c:pt idx="1141" formatCode="General">
                        <c:v>80.953000000000003</c:v>
                      </c:pt>
                      <c:pt idx="1142" formatCode="General">
                        <c:v>80.962999999999994</c:v>
                      </c:pt>
                      <c:pt idx="1143" formatCode="General">
                        <c:v>80.972999999999999</c:v>
                      </c:pt>
                      <c:pt idx="1144" formatCode="General">
                        <c:v>80.983000000000004</c:v>
                      </c:pt>
                      <c:pt idx="1145" formatCode="General">
                        <c:v>80.992999999999995</c:v>
                      </c:pt>
                      <c:pt idx="1146" formatCode="General">
                        <c:v>81.003</c:v>
                      </c:pt>
                      <c:pt idx="1147" formatCode="General">
                        <c:v>81.013000000000005</c:v>
                      </c:pt>
                      <c:pt idx="1148" formatCode="General">
                        <c:v>81.022999999999996</c:v>
                      </c:pt>
                      <c:pt idx="1149" formatCode="General">
                        <c:v>81.033000000000001</c:v>
                      </c:pt>
                      <c:pt idx="1150" formatCode="General">
                        <c:v>81.043000000000006</c:v>
                      </c:pt>
                      <c:pt idx="1151" formatCode="General">
                        <c:v>81.052999999999997</c:v>
                      </c:pt>
                      <c:pt idx="1152" formatCode="General">
                        <c:v>81.063000000000002</c:v>
                      </c:pt>
                      <c:pt idx="1153" formatCode="General">
                        <c:v>81.072999999999993</c:v>
                      </c:pt>
                      <c:pt idx="1154" formatCode="General">
                        <c:v>81.082999999999998</c:v>
                      </c:pt>
                      <c:pt idx="1155" formatCode="General">
                        <c:v>81.093000000000004</c:v>
                      </c:pt>
                      <c:pt idx="1156" formatCode="General">
                        <c:v>81.102999999999994</c:v>
                      </c:pt>
                      <c:pt idx="1157" formatCode="General">
                        <c:v>81.113</c:v>
                      </c:pt>
                      <c:pt idx="1158" formatCode="General">
                        <c:v>81.123000000000005</c:v>
                      </c:pt>
                      <c:pt idx="1159" formatCode="General">
                        <c:v>81.132999999999996</c:v>
                      </c:pt>
                      <c:pt idx="1160" formatCode="General">
                        <c:v>81.143000000000001</c:v>
                      </c:pt>
                      <c:pt idx="1161" formatCode="General">
                        <c:v>81.153000000000006</c:v>
                      </c:pt>
                      <c:pt idx="1162" formatCode="General">
                        <c:v>81.162999999999997</c:v>
                      </c:pt>
                      <c:pt idx="1163" formatCode="General">
                        <c:v>81.173000000000002</c:v>
                      </c:pt>
                      <c:pt idx="1164" formatCode="General">
                        <c:v>81.183000000000007</c:v>
                      </c:pt>
                      <c:pt idx="1165" formatCode="General">
                        <c:v>81.192999999999998</c:v>
                      </c:pt>
                      <c:pt idx="1166" formatCode="General">
                        <c:v>81.203000000000003</c:v>
                      </c:pt>
                      <c:pt idx="1167" formatCode="General">
                        <c:v>81.212999999999994</c:v>
                      </c:pt>
                      <c:pt idx="1168" formatCode="General">
                        <c:v>81.222999999999999</c:v>
                      </c:pt>
                      <c:pt idx="1169" formatCode="General">
                        <c:v>81.233000000000004</c:v>
                      </c:pt>
                      <c:pt idx="1170" formatCode="General">
                        <c:v>81.242999999999995</c:v>
                      </c:pt>
                      <c:pt idx="1171" formatCode="General">
                        <c:v>81.253</c:v>
                      </c:pt>
                      <c:pt idx="1172" formatCode="General">
                        <c:v>81.263000000000005</c:v>
                      </c:pt>
                      <c:pt idx="1173" formatCode="General">
                        <c:v>81.272999999999996</c:v>
                      </c:pt>
                      <c:pt idx="1174" formatCode="General">
                        <c:v>81.283000000000001</c:v>
                      </c:pt>
                      <c:pt idx="1175" formatCode="General">
                        <c:v>81.293000000000006</c:v>
                      </c:pt>
                      <c:pt idx="1176" formatCode="General">
                        <c:v>81.302999999999997</c:v>
                      </c:pt>
                      <c:pt idx="1177" formatCode="General">
                        <c:v>81.313000000000002</c:v>
                      </c:pt>
                      <c:pt idx="1178" formatCode="General">
                        <c:v>81.322999999999993</c:v>
                      </c:pt>
                      <c:pt idx="1179" formatCode="General">
                        <c:v>81.332999999999998</c:v>
                      </c:pt>
                      <c:pt idx="1180" formatCode="General">
                        <c:v>81.343000000000004</c:v>
                      </c:pt>
                      <c:pt idx="1181" formatCode="General">
                        <c:v>81.352999999999994</c:v>
                      </c:pt>
                      <c:pt idx="1182" formatCode="General">
                        <c:v>81.363</c:v>
                      </c:pt>
                      <c:pt idx="1183" formatCode="General">
                        <c:v>81.373000000000005</c:v>
                      </c:pt>
                      <c:pt idx="1184" formatCode="General">
                        <c:v>81.382999999999996</c:v>
                      </c:pt>
                      <c:pt idx="1185" formatCode="General">
                        <c:v>81.393000000000001</c:v>
                      </c:pt>
                      <c:pt idx="1186" formatCode="General">
                        <c:v>81.403000000000006</c:v>
                      </c:pt>
                      <c:pt idx="1187" formatCode="General">
                        <c:v>81.412999999999997</c:v>
                      </c:pt>
                      <c:pt idx="1188" formatCode="General">
                        <c:v>81.423000000000002</c:v>
                      </c:pt>
                      <c:pt idx="1189" formatCode="General">
                        <c:v>81.433000000000007</c:v>
                      </c:pt>
                      <c:pt idx="1190" formatCode="General">
                        <c:v>81.442999999999998</c:v>
                      </c:pt>
                      <c:pt idx="1191" formatCode="General">
                        <c:v>81.453000000000003</c:v>
                      </c:pt>
                      <c:pt idx="1192" formatCode="General">
                        <c:v>81.462999999999994</c:v>
                      </c:pt>
                      <c:pt idx="1193" formatCode="General">
                        <c:v>81.472999999999999</c:v>
                      </c:pt>
                      <c:pt idx="1194" formatCode="General">
                        <c:v>81.483000000000004</c:v>
                      </c:pt>
                      <c:pt idx="1195" formatCode="General">
                        <c:v>81.492999999999995</c:v>
                      </c:pt>
                      <c:pt idx="1196" formatCode="General">
                        <c:v>81.503</c:v>
                      </c:pt>
                      <c:pt idx="1197" formatCode="General">
                        <c:v>81.513000000000005</c:v>
                      </c:pt>
                      <c:pt idx="1198" formatCode="General">
                        <c:v>81.522999999999996</c:v>
                      </c:pt>
                      <c:pt idx="1199" formatCode="General">
                        <c:v>81.533000000000001</c:v>
                      </c:pt>
                      <c:pt idx="1200" formatCode="General">
                        <c:v>81.543000000000006</c:v>
                      </c:pt>
                      <c:pt idx="1201" formatCode="General">
                        <c:v>81.552999999999997</c:v>
                      </c:pt>
                      <c:pt idx="1202" formatCode="General">
                        <c:v>81.563000000000002</c:v>
                      </c:pt>
                      <c:pt idx="1203" formatCode="General">
                        <c:v>81.572999999999993</c:v>
                      </c:pt>
                      <c:pt idx="1204" formatCode="General">
                        <c:v>81.582999999999998</c:v>
                      </c:pt>
                      <c:pt idx="1205" formatCode="General">
                        <c:v>81.593000000000004</c:v>
                      </c:pt>
                      <c:pt idx="1206" formatCode="General">
                        <c:v>81.602999999999994</c:v>
                      </c:pt>
                      <c:pt idx="1207" formatCode="General">
                        <c:v>81.613</c:v>
                      </c:pt>
                      <c:pt idx="1208" formatCode="General">
                        <c:v>81.623000000000005</c:v>
                      </c:pt>
                      <c:pt idx="1209" formatCode="General">
                        <c:v>81.632999999999996</c:v>
                      </c:pt>
                      <c:pt idx="1210" formatCode="General">
                        <c:v>81.643000000000001</c:v>
                      </c:pt>
                      <c:pt idx="1211" formatCode="General">
                        <c:v>81.653000000000006</c:v>
                      </c:pt>
                      <c:pt idx="1212" formatCode="General">
                        <c:v>81.662999999999997</c:v>
                      </c:pt>
                      <c:pt idx="1213" formatCode="General">
                        <c:v>81.673000000000002</c:v>
                      </c:pt>
                      <c:pt idx="1214" formatCode="General">
                        <c:v>81.683000000000007</c:v>
                      </c:pt>
                      <c:pt idx="1215" formatCode="General">
                        <c:v>81.692999999999998</c:v>
                      </c:pt>
                      <c:pt idx="1216" formatCode="General">
                        <c:v>81.703000000000003</c:v>
                      </c:pt>
                      <c:pt idx="1217" formatCode="General">
                        <c:v>81.712999999999994</c:v>
                      </c:pt>
                      <c:pt idx="1218" formatCode="General">
                        <c:v>81.722999999999999</c:v>
                      </c:pt>
                      <c:pt idx="1219" formatCode="General">
                        <c:v>81.733000000000004</c:v>
                      </c:pt>
                      <c:pt idx="1220" formatCode="General">
                        <c:v>81.742999999999995</c:v>
                      </c:pt>
                      <c:pt idx="1221" formatCode="General">
                        <c:v>81.753</c:v>
                      </c:pt>
                      <c:pt idx="1222" formatCode="General">
                        <c:v>81.763000000000005</c:v>
                      </c:pt>
                      <c:pt idx="1223" formatCode="General">
                        <c:v>81.772999999999996</c:v>
                      </c:pt>
                      <c:pt idx="1224" formatCode="General">
                        <c:v>81.783000000000001</c:v>
                      </c:pt>
                      <c:pt idx="1225" formatCode="General">
                        <c:v>81.793000000000006</c:v>
                      </c:pt>
                      <c:pt idx="1226" formatCode="General">
                        <c:v>81.802999999999997</c:v>
                      </c:pt>
                      <c:pt idx="1227" formatCode="General">
                        <c:v>81.813000000000002</c:v>
                      </c:pt>
                      <c:pt idx="1228" formatCode="General">
                        <c:v>81.822999999999993</c:v>
                      </c:pt>
                      <c:pt idx="1229" formatCode="General">
                        <c:v>81.832999999999998</c:v>
                      </c:pt>
                      <c:pt idx="1230" formatCode="General">
                        <c:v>81.843000000000004</c:v>
                      </c:pt>
                      <c:pt idx="1231" formatCode="General">
                        <c:v>81.852999999999994</c:v>
                      </c:pt>
                      <c:pt idx="1232" formatCode="General">
                        <c:v>81.863</c:v>
                      </c:pt>
                      <c:pt idx="1233" formatCode="General">
                        <c:v>81.873000000000005</c:v>
                      </c:pt>
                      <c:pt idx="1234" formatCode="General">
                        <c:v>81.882999999999996</c:v>
                      </c:pt>
                      <c:pt idx="1235" formatCode="General">
                        <c:v>81.893000000000001</c:v>
                      </c:pt>
                      <c:pt idx="1236" formatCode="General">
                        <c:v>81.903000000000006</c:v>
                      </c:pt>
                      <c:pt idx="1237" formatCode="General">
                        <c:v>81.912999999999997</c:v>
                      </c:pt>
                      <c:pt idx="1238" formatCode="General">
                        <c:v>81.923000000000002</c:v>
                      </c:pt>
                      <c:pt idx="1239" formatCode="General">
                        <c:v>81.933000000000007</c:v>
                      </c:pt>
                      <c:pt idx="1240" formatCode="General">
                        <c:v>81.942999999999998</c:v>
                      </c:pt>
                      <c:pt idx="1241" formatCode="General">
                        <c:v>81.953000000000003</c:v>
                      </c:pt>
                      <c:pt idx="1242" formatCode="General">
                        <c:v>81.962999999999994</c:v>
                      </c:pt>
                      <c:pt idx="1243" formatCode="General">
                        <c:v>81.972999999999999</c:v>
                      </c:pt>
                      <c:pt idx="1244" formatCode="General">
                        <c:v>81.983000000000004</c:v>
                      </c:pt>
                      <c:pt idx="1245" formatCode="General">
                        <c:v>81.992999999999995</c:v>
                      </c:pt>
                      <c:pt idx="1246" formatCode="General">
                        <c:v>82.003</c:v>
                      </c:pt>
                      <c:pt idx="1247" formatCode="General">
                        <c:v>82.013000000000005</c:v>
                      </c:pt>
                      <c:pt idx="1248" formatCode="General">
                        <c:v>82.022999999999996</c:v>
                      </c:pt>
                      <c:pt idx="1249" formatCode="General">
                        <c:v>82.033000000000001</c:v>
                      </c:pt>
                      <c:pt idx="1250" formatCode="General">
                        <c:v>82.043000000000006</c:v>
                      </c:pt>
                      <c:pt idx="1251" formatCode="General">
                        <c:v>82.052999999999997</c:v>
                      </c:pt>
                      <c:pt idx="1252" formatCode="General">
                        <c:v>82.063000000000002</c:v>
                      </c:pt>
                      <c:pt idx="1253" formatCode="General">
                        <c:v>82.072999999999993</c:v>
                      </c:pt>
                      <c:pt idx="1254" formatCode="General">
                        <c:v>82.082999999999998</c:v>
                      </c:pt>
                      <c:pt idx="1255" formatCode="General">
                        <c:v>82.093000000000004</c:v>
                      </c:pt>
                      <c:pt idx="1256" formatCode="General">
                        <c:v>82.102999999999994</c:v>
                      </c:pt>
                      <c:pt idx="1257" formatCode="General">
                        <c:v>82.113</c:v>
                      </c:pt>
                      <c:pt idx="1258" formatCode="General">
                        <c:v>82.123000000000005</c:v>
                      </c:pt>
                      <c:pt idx="1259" formatCode="General">
                        <c:v>82.132999999999996</c:v>
                      </c:pt>
                      <c:pt idx="1260" formatCode="General">
                        <c:v>82.143000000000001</c:v>
                      </c:pt>
                      <c:pt idx="1261" formatCode="General">
                        <c:v>82.153000000000006</c:v>
                      </c:pt>
                      <c:pt idx="1262" formatCode="General">
                        <c:v>82.162999999999997</c:v>
                      </c:pt>
                      <c:pt idx="1263" formatCode="General">
                        <c:v>82.173000000000002</c:v>
                      </c:pt>
                      <c:pt idx="1264" formatCode="General">
                        <c:v>82.183000000000007</c:v>
                      </c:pt>
                      <c:pt idx="1265" formatCode="General">
                        <c:v>82.192999999999998</c:v>
                      </c:pt>
                      <c:pt idx="1266" formatCode="General">
                        <c:v>82.203000000000003</c:v>
                      </c:pt>
                      <c:pt idx="1267" formatCode="General">
                        <c:v>82.212999999999994</c:v>
                      </c:pt>
                      <c:pt idx="1268" formatCode="General">
                        <c:v>82.222999999999999</c:v>
                      </c:pt>
                      <c:pt idx="1269" formatCode="General">
                        <c:v>82.233000000000004</c:v>
                      </c:pt>
                      <c:pt idx="1270" formatCode="General">
                        <c:v>82.242999999999995</c:v>
                      </c:pt>
                      <c:pt idx="1271" formatCode="General">
                        <c:v>82.253</c:v>
                      </c:pt>
                      <c:pt idx="1272" formatCode="General">
                        <c:v>82.263000000000005</c:v>
                      </c:pt>
                      <c:pt idx="1273" formatCode="General">
                        <c:v>82.272999999999996</c:v>
                      </c:pt>
                      <c:pt idx="1274" formatCode="General">
                        <c:v>82.283000000000001</c:v>
                      </c:pt>
                      <c:pt idx="1275" formatCode="General">
                        <c:v>82.293000000000006</c:v>
                      </c:pt>
                      <c:pt idx="1276" formatCode="General">
                        <c:v>82.302999999999997</c:v>
                      </c:pt>
                      <c:pt idx="1277" formatCode="General">
                        <c:v>82.313000000000002</c:v>
                      </c:pt>
                      <c:pt idx="1278" formatCode="General">
                        <c:v>82.322999999999993</c:v>
                      </c:pt>
                      <c:pt idx="1279" formatCode="General">
                        <c:v>82.332999999999998</c:v>
                      </c:pt>
                      <c:pt idx="1280" formatCode="General">
                        <c:v>82.343000000000004</c:v>
                      </c:pt>
                      <c:pt idx="1281" formatCode="General">
                        <c:v>82.352999999999994</c:v>
                      </c:pt>
                      <c:pt idx="1282" formatCode="General">
                        <c:v>82.363</c:v>
                      </c:pt>
                      <c:pt idx="1283" formatCode="General">
                        <c:v>82.373000000000005</c:v>
                      </c:pt>
                      <c:pt idx="1284" formatCode="General">
                        <c:v>82.382999999999996</c:v>
                      </c:pt>
                      <c:pt idx="1285" formatCode="General">
                        <c:v>82.393000000000001</c:v>
                      </c:pt>
                      <c:pt idx="1286" formatCode="General">
                        <c:v>82.403000000000006</c:v>
                      </c:pt>
                      <c:pt idx="1287" formatCode="General">
                        <c:v>82.412999999999997</c:v>
                      </c:pt>
                      <c:pt idx="1288" formatCode="General">
                        <c:v>82.423000000000002</c:v>
                      </c:pt>
                      <c:pt idx="1289" formatCode="General">
                        <c:v>82.433000000000007</c:v>
                      </c:pt>
                      <c:pt idx="1290" formatCode="General">
                        <c:v>82.442999999999998</c:v>
                      </c:pt>
                      <c:pt idx="1291" formatCode="General">
                        <c:v>82.453000000000003</c:v>
                      </c:pt>
                      <c:pt idx="1292" formatCode="General">
                        <c:v>82.462999999999994</c:v>
                      </c:pt>
                      <c:pt idx="1293" formatCode="General">
                        <c:v>82.472999999999999</c:v>
                      </c:pt>
                      <c:pt idx="1294" formatCode="General">
                        <c:v>82.483000000000004</c:v>
                      </c:pt>
                      <c:pt idx="1295" formatCode="General">
                        <c:v>82.492999999999995</c:v>
                      </c:pt>
                      <c:pt idx="1296" formatCode="General">
                        <c:v>82.503</c:v>
                      </c:pt>
                      <c:pt idx="1297" formatCode="General">
                        <c:v>82.513000000000005</c:v>
                      </c:pt>
                      <c:pt idx="1298" formatCode="General">
                        <c:v>82.522999999999996</c:v>
                      </c:pt>
                      <c:pt idx="1299" formatCode="General">
                        <c:v>82.533000000000001</c:v>
                      </c:pt>
                      <c:pt idx="1300" formatCode="General">
                        <c:v>82.543000000000006</c:v>
                      </c:pt>
                      <c:pt idx="1301" formatCode="General">
                        <c:v>82.552999999999997</c:v>
                      </c:pt>
                      <c:pt idx="1302" formatCode="General">
                        <c:v>82.563000000000002</c:v>
                      </c:pt>
                      <c:pt idx="1303" formatCode="General">
                        <c:v>82.572999999999993</c:v>
                      </c:pt>
                      <c:pt idx="1304" formatCode="General">
                        <c:v>82.582999999999998</c:v>
                      </c:pt>
                      <c:pt idx="1305" formatCode="General">
                        <c:v>82.593000000000004</c:v>
                      </c:pt>
                      <c:pt idx="1306" formatCode="General">
                        <c:v>82.602999999999994</c:v>
                      </c:pt>
                      <c:pt idx="1307" formatCode="General">
                        <c:v>82.613</c:v>
                      </c:pt>
                      <c:pt idx="1308" formatCode="General">
                        <c:v>82.623000000000005</c:v>
                      </c:pt>
                      <c:pt idx="1309" formatCode="General">
                        <c:v>82.632999999999996</c:v>
                      </c:pt>
                      <c:pt idx="1310" formatCode="General">
                        <c:v>82.643000000000001</c:v>
                      </c:pt>
                      <c:pt idx="1311" formatCode="General">
                        <c:v>82.653000000000006</c:v>
                      </c:pt>
                      <c:pt idx="1312" formatCode="General">
                        <c:v>82.662999999999997</c:v>
                      </c:pt>
                      <c:pt idx="1313" formatCode="General">
                        <c:v>82.673000000000002</c:v>
                      </c:pt>
                      <c:pt idx="1314" formatCode="General">
                        <c:v>82.683000000000007</c:v>
                      </c:pt>
                      <c:pt idx="1315" formatCode="General">
                        <c:v>82.692999999999998</c:v>
                      </c:pt>
                      <c:pt idx="1316" formatCode="General">
                        <c:v>82.703000000000003</c:v>
                      </c:pt>
                      <c:pt idx="1317" formatCode="General">
                        <c:v>82.712999999999994</c:v>
                      </c:pt>
                      <c:pt idx="1318" formatCode="General">
                        <c:v>82.722999999999999</c:v>
                      </c:pt>
                      <c:pt idx="1319" formatCode="General">
                        <c:v>82.733000000000004</c:v>
                      </c:pt>
                      <c:pt idx="1320" formatCode="General">
                        <c:v>82.742999999999995</c:v>
                      </c:pt>
                      <c:pt idx="1321" formatCode="General">
                        <c:v>82.753</c:v>
                      </c:pt>
                      <c:pt idx="1322" formatCode="General">
                        <c:v>82.763000000000005</c:v>
                      </c:pt>
                      <c:pt idx="1323" formatCode="General">
                        <c:v>82.772999999999996</c:v>
                      </c:pt>
                      <c:pt idx="1324" formatCode="General">
                        <c:v>82.783000000000001</c:v>
                      </c:pt>
                      <c:pt idx="1325" formatCode="General">
                        <c:v>82.793000000000006</c:v>
                      </c:pt>
                      <c:pt idx="1326" formatCode="General">
                        <c:v>82.802999999999997</c:v>
                      </c:pt>
                      <c:pt idx="1327" formatCode="General">
                        <c:v>82.813000000000002</c:v>
                      </c:pt>
                      <c:pt idx="1328" formatCode="General">
                        <c:v>82.822999999999993</c:v>
                      </c:pt>
                      <c:pt idx="1329" formatCode="General">
                        <c:v>82.832999999999998</c:v>
                      </c:pt>
                      <c:pt idx="1330" formatCode="General">
                        <c:v>82.843000000000004</c:v>
                      </c:pt>
                      <c:pt idx="1331" formatCode="General">
                        <c:v>82.852999999999994</c:v>
                      </c:pt>
                      <c:pt idx="1332" formatCode="General">
                        <c:v>82.863</c:v>
                      </c:pt>
                      <c:pt idx="1333" formatCode="General">
                        <c:v>82.873000000000005</c:v>
                      </c:pt>
                      <c:pt idx="1334" formatCode="General">
                        <c:v>82.882999999999996</c:v>
                      </c:pt>
                      <c:pt idx="1335" formatCode="General">
                        <c:v>82.893000000000001</c:v>
                      </c:pt>
                      <c:pt idx="1336" formatCode="General">
                        <c:v>82.903000000000006</c:v>
                      </c:pt>
                      <c:pt idx="1337" formatCode="General">
                        <c:v>82.912999999999997</c:v>
                      </c:pt>
                      <c:pt idx="1338" formatCode="General">
                        <c:v>82.923000000000002</c:v>
                      </c:pt>
                      <c:pt idx="1339" formatCode="General">
                        <c:v>82.933000000000007</c:v>
                      </c:pt>
                      <c:pt idx="1340" formatCode="General">
                        <c:v>82.942999999999998</c:v>
                      </c:pt>
                      <c:pt idx="1341" formatCode="General">
                        <c:v>82.953000000000003</c:v>
                      </c:pt>
                      <c:pt idx="1342" formatCode="General">
                        <c:v>82.962999999999994</c:v>
                      </c:pt>
                      <c:pt idx="1343" formatCode="General">
                        <c:v>82.972999999999999</c:v>
                      </c:pt>
                      <c:pt idx="1344" formatCode="General">
                        <c:v>82.983000000000004</c:v>
                      </c:pt>
                      <c:pt idx="1345" formatCode="General">
                        <c:v>82.992999999999995</c:v>
                      </c:pt>
                      <c:pt idx="1346" formatCode="General">
                        <c:v>83.003</c:v>
                      </c:pt>
                      <c:pt idx="1347" formatCode="General">
                        <c:v>83.013000000000005</c:v>
                      </c:pt>
                      <c:pt idx="1348" formatCode="General">
                        <c:v>83.022999999999996</c:v>
                      </c:pt>
                      <c:pt idx="1349" formatCode="General">
                        <c:v>83.033000000000001</c:v>
                      </c:pt>
                      <c:pt idx="1350" formatCode="General">
                        <c:v>83.043000000000006</c:v>
                      </c:pt>
                      <c:pt idx="1351" formatCode="General">
                        <c:v>83.052999999999997</c:v>
                      </c:pt>
                      <c:pt idx="1352" formatCode="General">
                        <c:v>83.063000000000002</c:v>
                      </c:pt>
                      <c:pt idx="1353" formatCode="General">
                        <c:v>83.072999999999993</c:v>
                      </c:pt>
                      <c:pt idx="1354" formatCode="General">
                        <c:v>83.082999999999998</c:v>
                      </c:pt>
                      <c:pt idx="1355" formatCode="General">
                        <c:v>83.093000000000004</c:v>
                      </c:pt>
                      <c:pt idx="1356" formatCode="General">
                        <c:v>83.102999999999994</c:v>
                      </c:pt>
                      <c:pt idx="1357" formatCode="General">
                        <c:v>83.113</c:v>
                      </c:pt>
                      <c:pt idx="1358" formatCode="General">
                        <c:v>83.123000000000005</c:v>
                      </c:pt>
                      <c:pt idx="1359" formatCode="General">
                        <c:v>83.132999999999996</c:v>
                      </c:pt>
                      <c:pt idx="1360" formatCode="General">
                        <c:v>83.143000000000001</c:v>
                      </c:pt>
                      <c:pt idx="1361" formatCode="General">
                        <c:v>83.153000000000006</c:v>
                      </c:pt>
                      <c:pt idx="1362" formatCode="General">
                        <c:v>83.162999999999997</c:v>
                      </c:pt>
                      <c:pt idx="1363" formatCode="General">
                        <c:v>83.173000000000002</c:v>
                      </c:pt>
                      <c:pt idx="1364" formatCode="General">
                        <c:v>83.183000000000007</c:v>
                      </c:pt>
                      <c:pt idx="1365" formatCode="General">
                        <c:v>83.192999999999998</c:v>
                      </c:pt>
                      <c:pt idx="1366" formatCode="General">
                        <c:v>83.203000000000003</c:v>
                      </c:pt>
                      <c:pt idx="1367" formatCode="General">
                        <c:v>83.212999999999994</c:v>
                      </c:pt>
                      <c:pt idx="1368" formatCode="General">
                        <c:v>83.222999999999999</c:v>
                      </c:pt>
                      <c:pt idx="1369" formatCode="General">
                        <c:v>83.233000000000004</c:v>
                      </c:pt>
                      <c:pt idx="1370" formatCode="General">
                        <c:v>83.242999999999995</c:v>
                      </c:pt>
                      <c:pt idx="1371" formatCode="General">
                        <c:v>83.253</c:v>
                      </c:pt>
                      <c:pt idx="1372" formatCode="General">
                        <c:v>83.263000000000005</c:v>
                      </c:pt>
                      <c:pt idx="1373" formatCode="General">
                        <c:v>83.272999999999996</c:v>
                      </c:pt>
                      <c:pt idx="1374" formatCode="General">
                        <c:v>83.283000000000001</c:v>
                      </c:pt>
                      <c:pt idx="1375" formatCode="General">
                        <c:v>83.293000000000006</c:v>
                      </c:pt>
                      <c:pt idx="1376" formatCode="General">
                        <c:v>83.302999999999997</c:v>
                      </c:pt>
                      <c:pt idx="1377" formatCode="General">
                        <c:v>83.313000000000002</c:v>
                      </c:pt>
                      <c:pt idx="1378" formatCode="General">
                        <c:v>83.322999999999993</c:v>
                      </c:pt>
                      <c:pt idx="1379" formatCode="General">
                        <c:v>83.332999999999998</c:v>
                      </c:pt>
                      <c:pt idx="1380" formatCode="General">
                        <c:v>83.343000000000004</c:v>
                      </c:pt>
                      <c:pt idx="1381" formatCode="General">
                        <c:v>83.352999999999994</c:v>
                      </c:pt>
                      <c:pt idx="1382" formatCode="General">
                        <c:v>83.363</c:v>
                      </c:pt>
                      <c:pt idx="1383" formatCode="General">
                        <c:v>83.373000000000005</c:v>
                      </c:pt>
                      <c:pt idx="1384" formatCode="General">
                        <c:v>83.382999999999996</c:v>
                      </c:pt>
                      <c:pt idx="1385" formatCode="General">
                        <c:v>83.393000000000001</c:v>
                      </c:pt>
                      <c:pt idx="1386" formatCode="General">
                        <c:v>83.403000000000006</c:v>
                      </c:pt>
                      <c:pt idx="1387" formatCode="General">
                        <c:v>83.412999999999997</c:v>
                      </c:pt>
                      <c:pt idx="1388" formatCode="General">
                        <c:v>83.423000000000002</c:v>
                      </c:pt>
                      <c:pt idx="1389" formatCode="General">
                        <c:v>83.433000000000007</c:v>
                      </c:pt>
                      <c:pt idx="1390" formatCode="General">
                        <c:v>83.442999999999998</c:v>
                      </c:pt>
                      <c:pt idx="1391" formatCode="General">
                        <c:v>83.453000000000003</c:v>
                      </c:pt>
                      <c:pt idx="1392" formatCode="General">
                        <c:v>83.462999999999994</c:v>
                      </c:pt>
                      <c:pt idx="1393" formatCode="General">
                        <c:v>83.472999999999999</c:v>
                      </c:pt>
                      <c:pt idx="1394" formatCode="General">
                        <c:v>83.483000000000004</c:v>
                      </c:pt>
                      <c:pt idx="1395" formatCode="General">
                        <c:v>83.492999999999995</c:v>
                      </c:pt>
                      <c:pt idx="1396" formatCode="General">
                        <c:v>83.503</c:v>
                      </c:pt>
                      <c:pt idx="1397" formatCode="General">
                        <c:v>83.513000000000005</c:v>
                      </c:pt>
                      <c:pt idx="1398" formatCode="General">
                        <c:v>83.522999999999996</c:v>
                      </c:pt>
                      <c:pt idx="1399" formatCode="General">
                        <c:v>83.533000000000001</c:v>
                      </c:pt>
                      <c:pt idx="1400" formatCode="General">
                        <c:v>83.543000000000006</c:v>
                      </c:pt>
                      <c:pt idx="1401" formatCode="General">
                        <c:v>83.552999999999997</c:v>
                      </c:pt>
                      <c:pt idx="1402" formatCode="General">
                        <c:v>83.563000000000002</c:v>
                      </c:pt>
                      <c:pt idx="1403" formatCode="General">
                        <c:v>83.572999999999993</c:v>
                      </c:pt>
                      <c:pt idx="1404" formatCode="General">
                        <c:v>83.582999999999998</c:v>
                      </c:pt>
                      <c:pt idx="1405" formatCode="General">
                        <c:v>83.593000000000004</c:v>
                      </c:pt>
                      <c:pt idx="1406" formatCode="General">
                        <c:v>83.602999999999994</c:v>
                      </c:pt>
                      <c:pt idx="1407" formatCode="General">
                        <c:v>83.613</c:v>
                      </c:pt>
                      <c:pt idx="1408" formatCode="General">
                        <c:v>83.623000000000005</c:v>
                      </c:pt>
                      <c:pt idx="1409" formatCode="General">
                        <c:v>83.632999999999996</c:v>
                      </c:pt>
                      <c:pt idx="1410" formatCode="General">
                        <c:v>83.643000000000001</c:v>
                      </c:pt>
                      <c:pt idx="1411" formatCode="General">
                        <c:v>83.653000000000006</c:v>
                      </c:pt>
                      <c:pt idx="1412" formatCode="General">
                        <c:v>83.662999999999997</c:v>
                      </c:pt>
                      <c:pt idx="1413" formatCode="General">
                        <c:v>83.673000000000002</c:v>
                      </c:pt>
                      <c:pt idx="1414" formatCode="General">
                        <c:v>83.683000000000007</c:v>
                      </c:pt>
                      <c:pt idx="1415" formatCode="General">
                        <c:v>83.692999999999998</c:v>
                      </c:pt>
                      <c:pt idx="1416" formatCode="General">
                        <c:v>83.703000000000003</c:v>
                      </c:pt>
                      <c:pt idx="1417" formatCode="General">
                        <c:v>83.712999999999994</c:v>
                      </c:pt>
                      <c:pt idx="1418" formatCode="General">
                        <c:v>83.722999999999999</c:v>
                      </c:pt>
                      <c:pt idx="1419" formatCode="General">
                        <c:v>83.733000000000004</c:v>
                      </c:pt>
                      <c:pt idx="1420" formatCode="General">
                        <c:v>83.742999999999995</c:v>
                      </c:pt>
                      <c:pt idx="1421" formatCode="General">
                        <c:v>83.753</c:v>
                      </c:pt>
                      <c:pt idx="1422" formatCode="General">
                        <c:v>83.763000000000005</c:v>
                      </c:pt>
                      <c:pt idx="1423" formatCode="General">
                        <c:v>83.772999999999996</c:v>
                      </c:pt>
                      <c:pt idx="1424" formatCode="General">
                        <c:v>83.783000000000001</c:v>
                      </c:pt>
                      <c:pt idx="1425" formatCode="General">
                        <c:v>83.793000000000006</c:v>
                      </c:pt>
                      <c:pt idx="1426" formatCode="General">
                        <c:v>83.802999999999997</c:v>
                      </c:pt>
                      <c:pt idx="1427" formatCode="General">
                        <c:v>83.813000000000002</c:v>
                      </c:pt>
                      <c:pt idx="1428" formatCode="General">
                        <c:v>83.822999999999993</c:v>
                      </c:pt>
                      <c:pt idx="1429" formatCode="General">
                        <c:v>83.832999999999998</c:v>
                      </c:pt>
                      <c:pt idx="1430" formatCode="General">
                        <c:v>83.843000000000004</c:v>
                      </c:pt>
                      <c:pt idx="1431" formatCode="General">
                        <c:v>83.852999999999994</c:v>
                      </c:pt>
                      <c:pt idx="1432" formatCode="General">
                        <c:v>83.863</c:v>
                      </c:pt>
                      <c:pt idx="1433" formatCode="General">
                        <c:v>83.873000000000005</c:v>
                      </c:pt>
                      <c:pt idx="1434" formatCode="General">
                        <c:v>83.882999999999996</c:v>
                      </c:pt>
                      <c:pt idx="1435" formatCode="General">
                        <c:v>83.893000000000001</c:v>
                      </c:pt>
                      <c:pt idx="1436" formatCode="General">
                        <c:v>83.903000000000006</c:v>
                      </c:pt>
                      <c:pt idx="1437" formatCode="General">
                        <c:v>83.912999999999997</c:v>
                      </c:pt>
                      <c:pt idx="1438" formatCode="General">
                        <c:v>83.923000000000002</c:v>
                      </c:pt>
                      <c:pt idx="1439" formatCode="General">
                        <c:v>83.933000000000007</c:v>
                      </c:pt>
                      <c:pt idx="1440" formatCode="General">
                        <c:v>83.942999999999998</c:v>
                      </c:pt>
                      <c:pt idx="1441" formatCode="General">
                        <c:v>83.953000000000003</c:v>
                      </c:pt>
                      <c:pt idx="1442" formatCode="General">
                        <c:v>83.962999999999994</c:v>
                      </c:pt>
                      <c:pt idx="1443" formatCode="General">
                        <c:v>83.972999999999999</c:v>
                      </c:pt>
                      <c:pt idx="1444" formatCode="General">
                        <c:v>83.983000000000004</c:v>
                      </c:pt>
                      <c:pt idx="1445" formatCode="General">
                        <c:v>83.992999999999995</c:v>
                      </c:pt>
                      <c:pt idx="1446" formatCode="General">
                        <c:v>84.003</c:v>
                      </c:pt>
                      <c:pt idx="1447" formatCode="General">
                        <c:v>84.013000000000005</c:v>
                      </c:pt>
                      <c:pt idx="1448" formatCode="General">
                        <c:v>84.022999999999996</c:v>
                      </c:pt>
                      <c:pt idx="1449" formatCode="General">
                        <c:v>84.033000000000001</c:v>
                      </c:pt>
                      <c:pt idx="1450" formatCode="General">
                        <c:v>84.043000000000006</c:v>
                      </c:pt>
                      <c:pt idx="1451" formatCode="General">
                        <c:v>84.052999999999997</c:v>
                      </c:pt>
                      <c:pt idx="1452" formatCode="General">
                        <c:v>84.063000000000002</c:v>
                      </c:pt>
                      <c:pt idx="1453" formatCode="General">
                        <c:v>84.072999999999993</c:v>
                      </c:pt>
                      <c:pt idx="1454" formatCode="General">
                        <c:v>84.082999999999998</c:v>
                      </c:pt>
                      <c:pt idx="1455" formatCode="General">
                        <c:v>84.093000000000004</c:v>
                      </c:pt>
                      <c:pt idx="1456" formatCode="General">
                        <c:v>84.102999999999994</c:v>
                      </c:pt>
                      <c:pt idx="1457" formatCode="General">
                        <c:v>84.113</c:v>
                      </c:pt>
                      <c:pt idx="1458" formatCode="General">
                        <c:v>84.123000000000005</c:v>
                      </c:pt>
                      <c:pt idx="1459" formatCode="General">
                        <c:v>84.132999999999996</c:v>
                      </c:pt>
                      <c:pt idx="1460" formatCode="General">
                        <c:v>84.143000000000001</c:v>
                      </c:pt>
                      <c:pt idx="1461" formatCode="General">
                        <c:v>84.153000000000006</c:v>
                      </c:pt>
                      <c:pt idx="1462" formatCode="General">
                        <c:v>84.162999999999997</c:v>
                      </c:pt>
                      <c:pt idx="1463" formatCode="General">
                        <c:v>84.173000000000002</c:v>
                      </c:pt>
                      <c:pt idx="1464" formatCode="General">
                        <c:v>84.183000000000007</c:v>
                      </c:pt>
                      <c:pt idx="1465" formatCode="General">
                        <c:v>84.192999999999998</c:v>
                      </c:pt>
                      <c:pt idx="1466" formatCode="General">
                        <c:v>84.203000000000003</c:v>
                      </c:pt>
                      <c:pt idx="1467" formatCode="General">
                        <c:v>84.212999999999994</c:v>
                      </c:pt>
                      <c:pt idx="1468" formatCode="General">
                        <c:v>84.222999999999999</c:v>
                      </c:pt>
                      <c:pt idx="1469" formatCode="General">
                        <c:v>84.233000000000004</c:v>
                      </c:pt>
                      <c:pt idx="1470" formatCode="General">
                        <c:v>84.242999999999995</c:v>
                      </c:pt>
                      <c:pt idx="1471" formatCode="General">
                        <c:v>84.253</c:v>
                      </c:pt>
                      <c:pt idx="1472" formatCode="General">
                        <c:v>84.263000000000005</c:v>
                      </c:pt>
                      <c:pt idx="1473" formatCode="General">
                        <c:v>84.272999999999996</c:v>
                      </c:pt>
                      <c:pt idx="1474" formatCode="General">
                        <c:v>84.283000000000001</c:v>
                      </c:pt>
                      <c:pt idx="1475" formatCode="General">
                        <c:v>84.293000000000006</c:v>
                      </c:pt>
                      <c:pt idx="1476" formatCode="General">
                        <c:v>84.302999999999997</c:v>
                      </c:pt>
                      <c:pt idx="1477" formatCode="General">
                        <c:v>84.313000000000002</c:v>
                      </c:pt>
                      <c:pt idx="1478" formatCode="General">
                        <c:v>84.322999999999993</c:v>
                      </c:pt>
                      <c:pt idx="1479" formatCode="General">
                        <c:v>84.332999999999998</c:v>
                      </c:pt>
                      <c:pt idx="1480" formatCode="General">
                        <c:v>84.343000000000004</c:v>
                      </c:pt>
                      <c:pt idx="1481" formatCode="General">
                        <c:v>84.352999999999994</c:v>
                      </c:pt>
                      <c:pt idx="1482" formatCode="General">
                        <c:v>84.363</c:v>
                      </c:pt>
                      <c:pt idx="1483" formatCode="General">
                        <c:v>84.373000000000005</c:v>
                      </c:pt>
                      <c:pt idx="1484" formatCode="General">
                        <c:v>84.382999999999996</c:v>
                      </c:pt>
                      <c:pt idx="1485" formatCode="General">
                        <c:v>84.393000000000001</c:v>
                      </c:pt>
                      <c:pt idx="1486" formatCode="General">
                        <c:v>84.403000000000006</c:v>
                      </c:pt>
                      <c:pt idx="1487" formatCode="General">
                        <c:v>84.412999999999997</c:v>
                      </c:pt>
                      <c:pt idx="1488" formatCode="General">
                        <c:v>84.423000000000002</c:v>
                      </c:pt>
                      <c:pt idx="1489" formatCode="General">
                        <c:v>84.433000000000007</c:v>
                      </c:pt>
                      <c:pt idx="1490" formatCode="General">
                        <c:v>84.442999999999998</c:v>
                      </c:pt>
                      <c:pt idx="1491" formatCode="General">
                        <c:v>84.453000000000003</c:v>
                      </c:pt>
                      <c:pt idx="1492" formatCode="General">
                        <c:v>84.462999999999994</c:v>
                      </c:pt>
                      <c:pt idx="1493" formatCode="General">
                        <c:v>84.472999999999999</c:v>
                      </c:pt>
                      <c:pt idx="1494" formatCode="General">
                        <c:v>84.483000000000004</c:v>
                      </c:pt>
                      <c:pt idx="1495" formatCode="General">
                        <c:v>84.492999999999995</c:v>
                      </c:pt>
                      <c:pt idx="1496" formatCode="General">
                        <c:v>84.503</c:v>
                      </c:pt>
                      <c:pt idx="1497" formatCode="General">
                        <c:v>84.513000000000005</c:v>
                      </c:pt>
                      <c:pt idx="1498" formatCode="General">
                        <c:v>84.522999999999996</c:v>
                      </c:pt>
                      <c:pt idx="1499" formatCode="General">
                        <c:v>84.533000000000001</c:v>
                      </c:pt>
                      <c:pt idx="1500" formatCode="General">
                        <c:v>84.543000000000006</c:v>
                      </c:pt>
                      <c:pt idx="1501" formatCode="General">
                        <c:v>84.552999999999997</c:v>
                      </c:pt>
                      <c:pt idx="1502" formatCode="General">
                        <c:v>84.563000000000002</c:v>
                      </c:pt>
                      <c:pt idx="1503" formatCode="General">
                        <c:v>84.572999999999993</c:v>
                      </c:pt>
                      <c:pt idx="1504" formatCode="General">
                        <c:v>84.582999999999998</c:v>
                      </c:pt>
                      <c:pt idx="1505" formatCode="General">
                        <c:v>84.593000000000004</c:v>
                      </c:pt>
                      <c:pt idx="1506" formatCode="General">
                        <c:v>84.602999999999994</c:v>
                      </c:pt>
                      <c:pt idx="1507" formatCode="General">
                        <c:v>84.613</c:v>
                      </c:pt>
                      <c:pt idx="1508" formatCode="General">
                        <c:v>84.623000000000005</c:v>
                      </c:pt>
                      <c:pt idx="1509" formatCode="General">
                        <c:v>84.632999999999996</c:v>
                      </c:pt>
                      <c:pt idx="1510" formatCode="General">
                        <c:v>84.643000000000001</c:v>
                      </c:pt>
                      <c:pt idx="1511" formatCode="General">
                        <c:v>84.653000000000006</c:v>
                      </c:pt>
                      <c:pt idx="1512" formatCode="General">
                        <c:v>84.662999999999997</c:v>
                      </c:pt>
                      <c:pt idx="1513" formatCode="General">
                        <c:v>84.673000000000002</c:v>
                      </c:pt>
                      <c:pt idx="1514" formatCode="General">
                        <c:v>84.683000000000007</c:v>
                      </c:pt>
                      <c:pt idx="1515" formatCode="General">
                        <c:v>84.692999999999998</c:v>
                      </c:pt>
                      <c:pt idx="1516" formatCode="General">
                        <c:v>84.703000000000003</c:v>
                      </c:pt>
                      <c:pt idx="1517" formatCode="General">
                        <c:v>84.712999999999994</c:v>
                      </c:pt>
                      <c:pt idx="1518" formatCode="General">
                        <c:v>84.722999999999999</c:v>
                      </c:pt>
                      <c:pt idx="1519" formatCode="General">
                        <c:v>84.733000000000004</c:v>
                      </c:pt>
                      <c:pt idx="1520" formatCode="General">
                        <c:v>84.742999999999995</c:v>
                      </c:pt>
                      <c:pt idx="1521" formatCode="General">
                        <c:v>84.753</c:v>
                      </c:pt>
                      <c:pt idx="1522" formatCode="General">
                        <c:v>84.763000000000005</c:v>
                      </c:pt>
                      <c:pt idx="1523" formatCode="General">
                        <c:v>84.772999999999996</c:v>
                      </c:pt>
                      <c:pt idx="1524" formatCode="General">
                        <c:v>84.783000000000001</c:v>
                      </c:pt>
                      <c:pt idx="1525" formatCode="General">
                        <c:v>84.793000000000006</c:v>
                      </c:pt>
                      <c:pt idx="1526" formatCode="General">
                        <c:v>84.802999999999997</c:v>
                      </c:pt>
                      <c:pt idx="1527" formatCode="General">
                        <c:v>84.813000000000002</c:v>
                      </c:pt>
                      <c:pt idx="1528" formatCode="General">
                        <c:v>84.822999999999993</c:v>
                      </c:pt>
                      <c:pt idx="1529" formatCode="General">
                        <c:v>84.832999999999998</c:v>
                      </c:pt>
                      <c:pt idx="1530" formatCode="General">
                        <c:v>84.843000000000004</c:v>
                      </c:pt>
                      <c:pt idx="1531" formatCode="General">
                        <c:v>84.852999999999994</c:v>
                      </c:pt>
                      <c:pt idx="1532" formatCode="General">
                        <c:v>84.863</c:v>
                      </c:pt>
                      <c:pt idx="1533" formatCode="General">
                        <c:v>84.873000000000005</c:v>
                      </c:pt>
                      <c:pt idx="1534" formatCode="General">
                        <c:v>84.882999999999996</c:v>
                      </c:pt>
                      <c:pt idx="1535" formatCode="General">
                        <c:v>84.893000000000001</c:v>
                      </c:pt>
                      <c:pt idx="1536" formatCode="General">
                        <c:v>84.903000000000006</c:v>
                      </c:pt>
                      <c:pt idx="1537" formatCode="General">
                        <c:v>84.912999999999997</c:v>
                      </c:pt>
                      <c:pt idx="1538" formatCode="General">
                        <c:v>84.923000000000002</c:v>
                      </c:pt>
                      <c:pt idx="1539" formatCode="General">
                        <c:v>84.933000000000007</c:v>
                      </c:pt>
                      <c:pt idx="1540" formatCode="General">
                        <c:v>84.942999999999998</c:v>
                      </c:pt>
                      <c:pt idx="1541" formatCode="General">
                        <c:v>84.953000000000003</c:v>
                      </c:pt>
                      <c:pt idx="1542" formatCode="General">
                        <c:v>84.962999999999994</c:v>
                      </c:pt>
                      <c:pt idx="1543" formatCode="General">
                        <c:v>84.972999999999999</c:v>
                      </c:pt>
                      <c:pt idx="1544" formatCode="General">
                        <c:v>84.983000000000004</c:v>
                      </c:pt>
                      <c:pt idx="1545" formatCode="General">
                        <c:v>84.992999999999995</c:v>
                      </c:pt>
                      <c:pt idx="1546" formatCode="General">
                        <c:v>85.003</c:v>
                      </c:pt>
                      <c:pt idx="1547" formatCode="General">
                        <c:v>85.013000000000005</c:v>
                      </c:pt>
                      <c:pt idx="1548" formatCode="General">
                        <c:v>85.022999999999996</c:v>
                      </c:pt>
                      <c:pt idx="1549" formatCode="General">
                        <c:v>85.033000000000001</c:v>
                      </c:pt>
                      <c:pt idx="1550" formatCode="General">
                        <c:v>85.043000000000006</c:v>
                      </c:pt>
                      <c:pt idx="1551" formatCode="General">
                        <c:v>85.052999999999997</c:v>
                      </c:pt>
                      <c:pt idx="1552" formatCode="General">
                        <c:v>85.063000000000002</c:v>
                      </c:pt>
                      <c:pt idx="1553" formatCode="General">
                        <c:v>85.072999999999993</c:v>
                      </c:pt>
                      <c:pt idx="1554" formatCode="General">
                        <c:v>85.082999999999998</c:v>
                      </c:pt>
                      <c:pt idx="1555" formatCode="General">
                        <c:v>85.093000000000004</c:v>
                      </c:pt>
                      <c:pt idx="1556" formatCode="General">
                        <c:v>85.102999999999994</c:v>
                      </c:pt>
                      <c:pt idx="1557" formatCode="General">
                        <c:v>85.113</c:v>
                      </c:pt>
                      <c:pt idx="1558" formatCode="General">
                        <c:v>85.123000000000005</c:v>
                      </c:pt>
                      <c:pt idx="1559" formatCode="General">
                        <c:v>85.132999999999996</c:v>
                      </c:pt>
                      <c:pt idx="1560" formatCode="General">
                        <c:v>85.143000000000001</c:v>
                      </c:pt>
                      <c:pt idx="1561" formatCode="General">
                        <c:v>85.153000000000006</c:v>
                      </c:pt>
                      <c:pt idx="1562" formatCode="General">
                        <c:v>85.162999999999997</c:v>
                      </c:pt>
                      <c:pt idx="1563" formatCode="General">
                        <c:v>85.173000000000002</c:v>
                      </c:pt>
                      <c:pt idx="1564" formatCode="General">
                        <c:v>85.183000000000007</c:v>
                      </c:pt>
                      <c:pt idx="1565" formatCode="General">
                        <c:v>85.192999999999998</c:v>
                      </c:pt>
                      <c:pt idx="1566" formatCode="General">
                        <c:v>85.203000000000003</c:v>
                      </c:pt>
                      <c:pt idx="1567" formatCode="General">
                        <c:v>85.212999999999994</c:v>
                      </c:pt>
                      <c:pt idx="1568" formatCode="General">
                        <c:v>85.222999999999999</c:v>
                      </c:pt>
                      <c:pt idx="1569" formatCode="General">
                        <c:v>85.233000000000004</c:v>
                      </c:pt>
                      <c:pt idx="1570" formatCode="General">
                        <c:v>85.242999999999995</c:v>
                      </c:pt>
                      <c:pt idx="1571" formatCode="General">
                        <c:v>85.253</c:v>
                      </c:pt>
                      <c:pt idx="1572" formatCode="General">
                        <c:v>85.263000000000005</c:v>
                      </c:pt>
                      <c:pt idx="1573" formatCode="General">
                        <c:v>85.272999999999996</c:v>
                      </c:pt>
                      <c:pt idx="1574" formatCode="General">
                        <c:v>85.283000000000001</c:v>
                      </c:pt>
                      <c:pt idx="1575" formatCode="General">
                        <c:v>85.293000000000006</c:v>
                      </c:pt>
                      <c:pt idx="1576" formatCode="General">
                        <c:v>85.302999999999997</c:v>
                      </c:pt>
                      <c:pt idx="1577" formatCode="General">
                        <c:v>85.313000000000002</c:v>
                      </c:pt>
                      <c:pt idx="1578" formatCode="General">
                        <c:v>85.322999999999993</c:v>
                      </c:pt>
                      <c:pt idx="1579" formatCode="General">
                        <c:v>85.332999999999998</c:v>
                      </c:pt>
                      <c:pt idx="1580" formatCode="General">
                        <c:v>85.343000000000004</c:v>
                      </c:pt>
                      <c:pt idx="1581" formatCode="General">
                        <c:v>85.352999999999994</c:v>
                      </c:pt>
                      <c:pt idx="1582" formatCode="General">
                        <c:v>85.363</c:v>
                      </c:pt>
                      <c:pt idx="1583" formatCode="General">
                        <c:v>85.373000000000005</c:v>
                      </c:pt>
                      <c:pt idx="1584" formatCode="General">
                        <c:v>85.382999999999996</c:v>
                      </c:pt>
                      <c:pt idx="1585" formatCode="General">
                        <c:v>85.393000000000001</c:v>
                      </c:pt>
                      <c:pt idx="1586" formatCode="General">
                        <c:v>85.403000000000006</c:v>
                      </c:pt>
                      <c:pt idx="1587" formatCode="General">
                        <c:v>85.412999999999997</c:v>
                      </c:pt>
                      <c:pt idx="1588" formatCode="General">
                        <c:v>85.423000000000002</c:v>
                      </c:pt>
                      <c:pt idx="1589" formatCode="General">
                        <c:v>85.433000000000007</c:v>
                      </c:pt>
                      <c:pt idx="1590" formatCode="General">
                        <c:v>85.442999999999998</c:v>
                      </c:pt>
                      <c:pt idx="1591" formatCode="General">
                        <c:v>85.453000000000003</c:v>
                      </c:pt>
                      <c:pt idx="1592" formatCode="General">
                        <c:v>85.462999999999994</c:v>
                      </c:pt>
                      <c:pt idx="1593" formatCode="General">
                        <c:v>85.472999999999999</c:v>
                      </c:pt>
                      <c:pt idx="1594" formatCode="General">
                        <c:v>85.483000000000004</c:v>
                      </c:pt>
                      <c:pt idx="1595" formatCode="General">
                        <c:v>85.492999999999995</c:v>
                      </c:pt>
                      <c:pt idx="1596" formatCode="General">
                        <c:v>85.503</c:v>
                      </c:pt>
                      <c:pt idx="1597" formatCode="General">
                        <c:v>85.513000000000005</c:v>
                      </c:pt>
                      <c:pt idx="1598" formatCode="General">
                        <c:v>85.522999999999996</c:v>
                      </c:pt>
                      <c:pt idx="1599" formatCode="General">
                        <c:v>85.533000000000001</c:v>
                      </c:pt>
                      <c:pt idx="1600" formatCode="General">
                        <c:v>85.543000000000006</c:v>
                      </c:pt>
                      <c:pt idx="1601" formatCode="General">
                        <c:v>85.552999999999997</c:v>
                      </c:pt>
                      <c:pt idx="1602" formatCode="General">
                        <c:v>85.563000000000002</c:v>
                      </c:pt>
                      <c:pt idx="1603" formatCode="General">
                        <c:v>85.572999999999993</c:v>
                      </c:pt>
                      <c:pt idx="1604" formatCode="General">
                        <c:v>85.582999999999998</c:v>
                      </c:pt>
                      <c:pt idx="1605" formatCode="General">
                        <c:v>85.593000000000004</c:v>
                      </c:pt>
                      <c:pt idx="1606" formatCode="General">
                        <c:v>85.602999999999994</c:v>
                      </c:pt>
                      <c:pt idx="1607" formatCode="General">
                        <c:v>85.61</c:v>
                      </c:pt>
                      <c:pt idx="1608" formatCode="General">
                        <c:v>85.61</c:v>
                      </c:pt>
                      <c:pt idx="1609" formatCode="General">
                        <c:v>86.61</c:v>
                      </c:pt>
                      <c:pt idx="1610" formatCode="General">
                        <c:v>87.61</c:v>
                      </c:pt>
                      <c:pt idx="1611" formatCode="General">
                        <c:v>88.61</c:v>
                      </c:pt>
                      <c:pt idx="1612" formatCode="General">
                        <c:v>89.61</c:v>
                      </c:pt>
                      <c:pt idx="1613" formatCode="General">
                        <c:v>90.61</c:v>
                      </c:pt>
                      <c:pt idx="1614" formatCode="General">
                        <c:v>91.61</c:v>
                      </c:pt>
                      <c:pt idx="1615" formatCode="General">
                        <c:v>92.61</c:v>
                      </c:pt>
                      <c:pt idx="1616" formatCode="General">
                        <c:v>93.61</c:v>
                      </c:pt>
                      <c:pt idx="1617" formatCode="General">
                        <c:v>94.61</c:v>
                      </c:pt>
                      <c:pt idx="1618" formatCode="General">
                        <c:v>95.61</c:v>
                      </c:pt>
                      <c:pt idx="1619" formatCode="General">
                        <c:v>96.61</c:v>
                      </c:pt>
                      <c:pt idx="1620" formatCode="General">
                        <c:v>97.61</c:v>
                      </c:pt>
                      <c:pt idx="1621" formatCode="General">
                        <c:v>98.61</c:v>
                      </c:pt>
                      <c:pt idx="1622" formatCode="General">
                        <c:v>99.61</c:v>
                      </c:pt>
                      <c:pt idx="1623" formatCode="General">
                        <c:v>100.61</c:v>
                      </c:pt>
                      <c:pt idx="1624" formatCode="General">
                        <c:v>101.61</c:v>
                      </c:pt>
                      <c:pt idx="1625" formatCode="General">
                        <c:v>102.61</c:v>
                      </c:pt>
                      <c:pt idx="1626" formatCode="General">
                        <c:v>103.61</c:v>
                      </c:pt>
                      <c:pt idx="1627" formatCode="General">
                        <c:v>104.61</c:v>
                      </c:pt>
                      <c:pt idx="1628" formatCode="General">
                        <c:v>105.61</c:v>
                      </c:pt>
                      <c:pt idx="1629" formatCode="General">
                        <c:v>106.61</c:v>
                      </c:pt>
                      <c:pt idx="1630" formatCode="General">
                        <c:v>107.61</c:v>
                      </c:pt>
                      <c:pt idx="1631" formatCode="General">
                        <c:v>108.61</c:v>
                      </c:pt>
                      <c:pt idx="1632" formatCode="General">
                        <c:v>109.61</c:v>
                      </c:pt>
                      <c:pt idx="1633" formatCode="General">
                        <c:v>110.61</c:v>
                      </c:pt>
                      <c:pt idx="1634" formatCode="General">
                        <c:v>111.61</c:v>
                      </c:pt>
                      <c:pt idx="1635" formatCode="General">
                        <c:v>112.61</c:v>
                      </c:pt>
                      <c:pt idx="1636" formatCode="General">
                        <c:v>113.61</c:v>
                      </c:pt>
                      <c:pt idx="1637" formatCode="General">
                        <c:v>114.61</c:v>
                      </c:pt>
                      <c:pt idx="1638" formatCode="General">
                        <c:v>115.61</c:v>
                      </c:pt>
                      <c:pt idx="1639" formatCode="General">
                        <c:v>116.61</c:v>
                      </c:pt>
                      <c:pt idx="1640" formatCode="General">
                        <c:v>117.61</c:v>
                      </c:pt>
                      <c:pt idx="1641" formatCode="General">
                        <c:v>118.61</c:v>
                      </c:pt>
                      <c:pt idx="1642" formatCode="General">
                        <c:v>119.61</c:v>
                      </c:pt>
                      <c:pt idx="1643" formatCode="General">
                        <c:v>120.61</c:v>
                      </c:pt>
                      <c:pt idx="1644" formatCode="General">
                        <c:v>121.61</c:v>
                      </c:pt>
                      <c:pt idx="1645" formatCode="General">
                        <c:v>122.61</c:v>
                      </c:pt>
                      <c:pt idx="1646" formatCode="General">
                        <c:v>123.61</c:v>
                      </c:pt>
                      <c:pt idx="1647" formatCode="General">
                        <c:v>124.61</c:v>
                      </c:pt>
                      <c:pt idx="1648" formatCode="General">
                        <c:v>125.61</c:v>
                      </c:pt>
                      <c:pt idx="1649" formatCode="General">
                        <c:v>126.61</c:v>
                      </c:pt>
                      <c:pt idx="1650" formatCode="General">
                        <c:v>127.61</c:v>
                      </c:pt>
                      <c:pt idx="1651" formatCode="General">
                        <c:v>128.61000000000001</c:v>
                      </c:pt>
                      <c:pt idx="1652" formatCode="General">
                        <c:v>129.61000000000001</c:v>
                      </c:pt>
                      <c:pt idx="1653" formatCode="General">
                        <c:v>130.61000000000001</c:v>
                      </c:pt>
                      <c:pt idx="1654" formatCode="General">
                        <c:v>131.61000000000001</c:v>
                      </c:pt>
                      <c:pt idx="1655" formatCode="General">
                        <c:v>132.61000000000001</c:v>
                      </c:pt>
                      <c:pt idx="1656" formatCode="General">
                        <c:v>133.61000000000001</c:v>
                      </c:pt>
                      <c:pt idx="1657" formatCode="General">
                        <c:v>134.61000000000001</c:v>
                      </c:pt>
                      <c:pt idx="1658" formatCode="General">
                        <c:v>135.61000000000001</c:v>
                      </c:pt>
                      <c:pt idx="1659" formatCode="General">
                        <c:v>136.61000000000001</c:v>
                      </c:pt>
                      <c:pt idx="1660" formatCode="General">
                        <c:v>137.61000000000001</c:v>
                      </c:pt>
                      <c:pt idx="1661" formatCode="General">
                        <c:v>138.61000000000001</c:v>
                      </c:pt>
                      <c:pt idx="1662" formatCode="General">
                        <c:v>139.61000000000001</c:v>
                      </c:pt>
                      <c:pt idx="1663" formatCode="General">
                        <c:v>140.61000000000001</c:v>
                      </c:pt>
                      <c:pt idx="1664" formatCode="General">
                        <c:v>141.61000000000001</c:v>
                      </c:pt>
                      <c:pt idx="1665" formatCode="General">
                        <c:v>142.61000000000001</c:v>
                      </c:pt>
                      <c:pt idx="1666" formatCode="General">
                        <c:v>143.61000000000001</c:v>
                      </c:pt>
                      <c:pt idx="1667" formatCode="General">
                        <c:v>144.61000000000001</c:v>
                      </c:pt>
                      <c:pt idx="1668" formatCode="General">
                        <c:v>145.61000000000001</c:v>
                      </c:pt>
                      <c:pt idx="1669" formatCode="General">
                        <c:v>146.61000000000001</c:v>
                      </c:pt>
                      <c:pt idx="1670" formatCode="General">
                        <c:v>147.61000000000001</c:v>
                      </c:pt>
                      <c:pt idx="1671" formatCode="General">
                        <c:v>148.61000000000001</c:v>
                      </c:pt>
                      <c:pt idx="1672" formatCode="General">
                        <c:v>149.61000000000001</c:v>
                      </c:pt>
                      <c:pt idx="1673" formatCode="General">
                        <c:v>150.61000000000001</c:v>
                      </c:pt>
                      <c:pt idx="1674" formatCode="General">
                        <c:v>151.61000000000001</c:v>
                      </c:pt>
                      <c:pt idx="1675" formatCode="General">
                        <c:v>152.61000000000001</c:v>
                      </c:pt>
                      <c:pt idx="1676" formatCode="General">
                        <c:v>153.61000000000001</c:v>
                      </c:pt>
                      <c:pt idx="1677" formatCode="General">
                        <c:v>154.61000000000001</c:v>
                      </c:pt>
                      <c:pt idx="1678" formatCode="General">
                        <c:v>155.61000000000001</c:v>
                      </c:pt>
                      <c:pt idx="1679" formatCode="General">
                        <c:v>155.93700000000001</c:v>
                      </c:pt>
                      <c:pt idx="1680" formatCode="General">
                        <c:v>155.93700000000001</c:v>
                      </c:pt>
                      <c:pt idx="1681" formatCode="General">
                        <c:v>155.947</c:v>
                      </c:pt>
                      <c:pt idx="1682" formatCode="General">
                        <c:v>155.95699999999999</c:v>
                      </c:pt>
                      <c:pt idx="1683" formatCode="General">
                        <c:v>155.96700000000001</c:v>
                      </c:pt>
                      <c:pt idx="1684" formatCode="General">
                        <c:v>155.977</c:v>
                      </c:pt>
                      <c:pt idx="1685" formatCode="General">
                        <c:v>155.98699999999999</c:v>
                      </c:pt>
                      <c:pt idx="1686" formatCode="General">
                        <c:v>155.99700000000001</c:v>
                      </c:pt>
                      <c:pt idx="1687" formatCode="General">
                        <c:v>156.00700000000001</c:v>
                      </c:pt>
                      <c:pt idx="1688" formatCode="General">
                        <c:v>156.017</c:v>
                      </c:pt>
                      <c:pt idx="1689" formatCode="General">
                        <c:v>156.02699999999999</c:v>
                      </c:pt>
                      <c:pt idx="1690" formatCode="General">
                        <c:v>156.03700000000001</c:v>
                      </c:pt>
                      <c:pt idx="1691" formatCode="General">
                        <c:v>156.047</c:v>
                      </c:pt>
                      <c:pt idx="1692" formatCode="General">
                        <c:v>156.05699999999999</c:v>
                      </c:pt>
                      <c:pt idx="1693" formatCode="General">
                        <c:v>156.06700000000001</c:v>
                      </c:pt>
                      <c:pt idx="1694" formatCode="General">
                        <c:v>156.077</c:v>
                      </c:pt>
                      <c:pt idx="1695" formatCode="General">
                        <c:v>156.08699999999999</c:v>
                      </c:pt>
                      <c:pt idx="1696" formatCode="General">
                        <c:v>156.09700000000001</c:v>
                      </c:pt>
                      <c:pt idx="1697" formatCode="General">
                        <c:v>156.107</c:v>
                      </c:pt>
                      <c:pt idx="1698" formatCode="General">
                        <c:v>156.11699999999999</c:v>
                      </c:pt>
                      <c:pt idx="1699" formatCode="General">
                        <c:v>156.12700000000001</c:v>
                      </c:pt>
                      <c:pt idx="1700" formatCode="General">
                        <c:v>156.137</c:v>
                      </c:pt>
                      <c:pt idx="1701" formatCode="General">
                        <c:v>156.14699999999999</c:v>
                      </c:pt>
                      <c:pt idx="1702" formatCode="General">
                        <c:v>156.15700000000001</c:v>
                      </c:pt>
                      <c:pt idx="1703" formatCode="General">
                        <c:v>156.167</c:v>
                      </c:pt>
                      <c:pt idx="1704" formatCode="General">
                        <c:v>156.17699999999999</c:v>
                      </c:pt>
                      <c:pt idx="1705" formatCode="General">
                        <c:v>156.18700000000001</c:v>
                      </c:pt>
                      <c:pt idx="1706" formatCode="General">
                        <c:v>156.197</c:v>
                      </c:pt>
                      <c:pt idx="1707" formatCode="General">
                        <c:v>156.20699999999999</c:v>
                      </c:pt>
                      <c:pt idx="1708" formatCode="General">
                        <c:v>156.21700000000001</c:v>
                      </c:pt>
                      <c:pt idx="1709" formatCode="General">
                        <c:v>156.227</c:v>
                      </c:pt>
                      <c:pt idx="1710" formatCode="General">
                        <c:v>156.23699999999999</c:v>
                      </c:pt>
                      <c:pt idx="1711" formatCode="General">
                        <c:v>156.24700000000001</c:v>
                      </c:pt>
                      <c:pt idx="1712" formatCode="General">
                        <c:v>156.25700000000001</c:v>
                      </c:pt>
                      <c:pt idx="1713" formatCode="General">
                        <c:v>156.267</c:v>
                      </c:pt>
                      <c:pt idx="1714" formatCode="General">
                        <c:v>156.27699999999999</c:v>
                      </c:pt>
                      <c:pt idx="1715" formatCode="General">
                        <c:v>156.28700000000001</c:v>
                      </c:pt>
                      <c:pt idx="1716" formatCode="General">
                        <c:v>156.297</c:v>
                      </c:pt>
                      <c:pt idx="1717" formatCode="General">
                        <c:v>156.30699999999999</c:v>
                      </c:pt>
                      <c:pt idx="1718" formatCode="General">
                        <c:v>156.31700000000001</c:v>
                      </c:pt>
                      <c:pt idx="1719" formatCode="General">
                        <c:v>156.327</c:v>
                      </c:pt>
                      <c:pt idx="1720" formatCode="General">
                        <c:v>156.33699999999999</c:v>
                      </c:pt>
                      <c:pt idx="1721" formatCode="General">
                        <c:v>156.34700000000001</c:v>
                      </c:pt>
                      <c:pt idx="1722" formatCode="General">
                        <c:v>156.357</c:v>
                      </c:pt>
                      <c:pt idx="1723" formatCode="General">
                        <c:v>156.36699999999999</c:v>
                      </c:pt>
                      <c:pt idx="1724" formatCode="General">
                        <c:v>156.37700000000001</c:v>
                      </c:pt>
                      <c:pt idx="1725" formatCode="General">
                        <c:v>156.387</c:v>
                      </c:pt>
                      <c:pt idx="1726" formatCode="General">
                        <c:v>156.39699999999999</c:v>
                      </c:pt>
                      <c:pt idx="1727" formatCode="General">
                        <c:v>156.40700000000001</c:v>
                      </c:pt>
                      <c:pt idx="1728" formatCode="General">
                        <c:v>156.417</c:v>
                      </c:pt>
                      <c:pt idx="1729" formatCode="General">
                        <c:v>156.42699999999999</c:v>
                      </c:pt>
                      <c:pt idx="1730" formatCode="General">
                        <c:v>156.43700000000001</c:v>
                      </c:pt>
                      <c:pt idx="1731" formatCode="General">
                        <c:v>156.447</c:v>
                      </c:pt>
                      <c:pt idx="1732" formatCode="General">
                        <c:v>156.45699999999999</c:v>
                      </c:pt>
                      <c:pt idx="1733" formatCode="General">
                        <c:v>156.46700000000001</c:v>
                      </c:pt>
                      <c:pt idx="1734" formatCode="General">
                        <c:v>156.477</c:v>
                      </c:pt>
                      <c:pt idx="1735" formatCode="General">
                        <c:v>156.48699999999999</c:v>
                      </c:pt>
                      <c:pt idx="1736" formatCode="General">
                        <c:v>156.49700000000001</c:v>
                      </c:pt>
                      <c:pt idx="1737" formatCode="General">
                        <c:v>156.50700000000001</c:v>
                      </c:pt>
                      <c:pt idx="1738" formatCode="General">
                        <c:v>156.517</c:v>
                      </c:pt>
                      <c:pt idx="1739" formatCode="General">
                        <c:v>156.52699999999999</c:v>
                      </c:pt>
                      <c:pt idx="1740" formatCode="General">
                        <c:v>156.53700000000001</c:v>
                      </c:pt>
                      <c:pt idx="1741" formatCode="General">
                        <c:v>156.547</c:v>
                      </c:pt>
                      <c:pt idx="1742" formatCode="General">
                        <c:v>156.55699999999999</c:v>
                      </c:pt>
                      <c:pt idx="1743" formatCode="General">
                        <c:v>156.56700000000001</c:v>
                      </c:pt>
                      <c:pt idx="1744" formatCode="General">
                        <c:v>156.577</c:v>
                      </c:pt>
                      <c:pt idx="1745" formatCode="General">
                        <c:v>156.58699999999999</c:v>
                      </c:pt>
                      <c:pt idx="1746" formatCode="General">
                        <c:v>156.59700000000001</c:v>
                      </c:pt>
                      <c:pt idx="1747" formatCode="General">
                        <c:v>156.607</c:v>
                      </c:pt>
                      <c:pt idx="1748" formatCode="General">
                        <c:v>156.61699999999999</c:v>
                      </c:pt>
                      <c:pt idx="1749" formatCode="General">
                        <c:v>156.62700000000001</c:v>
                      </c:pt>
                      <c:pt idx="1750" formatCode="General">
                        <c:v>156.637</c:v>
                      </c:pt>
                      <c:pt idx="1751" formatCode="General">
                        <c:v>156.64699999999999</c:v>
                      </c:pt>
                      <c:pt idx="1752" formatCode="General">
                        <c:v>156.65700000000001</c:v>
                      </c:pt>
                      <c:pt idx="1753" formatCode="General">
                        <c:v>156.667</c:v>
                      </c:pt>
                      <c:pt idx="1754" formatCode="General">
                        <c:v>156.67699999999999</c:v>
                      </c:pt>
                      <c:pt idx="1755" formatCode="General">
                        <c:v>156.68700000000001</c:v>
                      </c:pt>
                      <c:pt idx="1756" formatCode="General">
                        <c:v>156.697</c:v>
                      </c:pt>
                      <c:pt idx="1757" formatCode="General">
                        <c:v>156.70699999999999</c:v>
                      </c:pt>
                      <c:pt idx="1758" formatCode="General">
                        <c:v>156.71700000000001</c:v>
                      </c:pt>
                      <c:pt idx="1759" formatCode="General">
                        <c:v>156.727</c:v>
                      </c:pt>
                      <c:pt idx="1760" formatCode="General">
                        <c:v>156.73699999999999</c:v>
                      </c:pt>
                      <c:pt idx="1761" formatCode="General">
                        <c:v>156.74700000000001</c:v>
                      </c:pt>
                      <c:pt idx="1762" formatCode="General">
                        <c:v>156.75700000000001</c:v>
                      </c:pt>
                      <c:pt idx="1763" formatCode="General">
                        <c:v>156.767</c:v>
                      </c:pt>
                      <c:pt idx="1764" formatCode="General">
                        <c:v>156.77699999999999</c:v>
                      </c:pt>
                      <c:pt idx="1765" formatCode="General">
                        <c:v>156.78700000000001</c:v>
                      </c:pt>
                      <c:pt idx="1766" formatCode="General">
                        <c:v>156.797</c:v>
                      </c:pt>
                      <c:pt idx="1767" formatCode="General">
                        <c:v>156.80699999999999</c:v>
                      </c:pt>
                      <c:pt idx="1768" formatCode="General">
                        <c:v>156.81700000000001</c:v>
                      </c:pt>
                      <c:pt idx="1769" formatCode="General">
                        <c:v>156.827</c:v>
                      </c:pt>
                      <c:pt idx="1770" formatCode="General">
                        <c:v>156.83699999999999</c:v>
                      </c:pt>
                      <c:pt idx="1771" formatCode="General">
                        <c:v>156.84700000000001</c:v>
                      </c:pt>
                      <c:pt idx="1772" formatCode="General">
                        <c:v>156.857</c:v>
                      </c:pt>
                      <c:pt idx="1773" formatCode="General">
                        <c:v>156.86699999999999</c:v>
                      </c:pt>
                      <c:pt idx="1774" formatCode="General">
                        <c:v>156.87700000000001</c:v>
                      </c:pt>
                      <c:pt idx="1775" formatCode="General">
                        <c:v>156.887</c:v>
                      </c:pt>
                      <c:pt idx="1776" formatCode="General">
                        <c:v>156.89699999999999</c:v>
                      </c:pt>
                      <c:pt idx="1777" formatCode="General">
                        <c:v>156.90700000000001</c:v>
                      </c:pt>
                      <c:pt idx="1778" formatCode="General">
                        <c:v>156.917</c:v>
                      </c:pt>
                      <c:pt idx="1779" formatCode="General">
                        <c:v>156.92699999999999</c:v>
                      </c:pt>
                      <c:pt idx="1780" formatCode="General">
                        <c:v>156.93700000000001</c:v>
                      </c:pt>
                      <c:pt idx="1781" formatCode="General">
                        <c:v>156.947</c:v>
                      </c:pt>
                      <c:pt idx="1782" formatCode="General">
                        <c:v>156.95699999999999</c:v>
                      </c:pt>
                      <c:pt idx="1783" formatCode="General">
                        <c:v>156.96700000000001</c:v>
                      </c:pt>
                      <c:pt idx="1784" formatCode="General">
                        <c:v>156.977</c:v>
                      </c:pt>
                      <c:pt idx="1785" formatCode="General">
                        <c:v>156.98699999999999</c:v>
                      </c:pt>
                      <c:pt idx="1786" formatCode="General">
                        <c:v>156.99700000000001</c:v>
                      </c:pt>
                      <c:pt idx="1787" formatCode="General">
                        <c:v>157.00700000000001</c:v>
                      </c:pt>
                      <c:pt idx="1788" formatCode="General">
                        <c:v>157.017</c:v>
                      </c:pt>
                      <c:pt idx="1789" formatCode="General">
                        <c:v>157.02699999999999</c:v>
                      </c:pt>
                      <c:pt idx="1790" formatCode="General">
                        <c:v>157.03700000000001</c:v>
                      </c:pt>
                      <c:pt idx="1791" formatCode="General">
                        <c:v>157.047</c:v>
                      </c:pt>
                      <c:pt idx="1792" formatCode="General">
                        <c:v>157.05699999999999</c:v>
                      </c:pt>
                      <c:pt idx="1793" formatCode="General">
                        <c:v>157.06700000000001</c:v>
                      </c:pt>
                      <c:pt idx="1794" formatCode="General">
                        <c:v>157.077</c:v>
                      </c:pt>
                      <c:pt idx="1795" formatCode="General">
                        <c:v>157.08699999999999</c:v>
                      </c:pt>
                      <c:pt idx="1796" formatCode="General">
                        <c:v>157.09700000000001</c:v>
                      </c:pt>
                      <c:pt idx="1797" formatCode="General">
                        <c:v>157.107</c:v>
                      </c:pt>
                      <c:pt idx="1798" formatCode="General">
                        <c:v>157.11699999999999</c:v>
                      </c:pt>
                      <c:pt idx="1799" formatCode="General">
                        <c:v>157.12700000000001</c:v>
                      </c:pt>
                      <c:pt idx="1800" formatCode="General">
                        <c:v>157.137</c:v>
                      </c:pt>
                      <c:pt idx="1801" formatCode="General">
                        <c:v>157.14699999999999</c:v>
                      </c:pt>
                      <c:pt idx="1802" formatCode="General">
                        <c:v>157.15700000000001</c:v>
                      </c:pt>
                      <c:pt idx="1803" formatCode="General">
                        <c:v>157.167</c:v>
                      </c:pt>
                      <c:pt idx="1804" formatCode="General">
                        <c:v>157.17699999999999</c:v>
                      </c:pt>
                      <c:pt idx="1805" formatCode="General">
                        <c:v>157.18700000000001</c:v>
                      </c:pt>
                      <c:pt idx="1806" formatCode="General">
                        <c:v>157.197</c:v>
                      </c:pt>
                      <c:pt idx="1807" formatCode="General">
                        <c:v>157.20699999999999</c:v>
                      </c:pt>
                      <c:pt idx="1808" formatCode="General">
                        <c:v>157.21700000000001</c:v>
                      </c:pt>
                      <c:pt idx="1809" formatCode="General">
                        <c:v>157.227</c:v>
                      </c:pt>
                      <c:pt idx="1810" formatCode="General">
                        <c:v>157.23699999999999</c:v>
                      </c:pt>
                      <c:pt idx="1811" formatCode="General">
                        <c:v>157.24700000000001</c:v>
                      </c:pt>
                      <c:pt idx="1812" formatCode="General">
                        <c:v>157.25700000000001</c:v>
                      </c:pt>
                      <c:pt idx="1813" formatCode="General">
                        <c:v>157.267</c:v>
                      </c:pt>
                      <c:pt idx="1814" formatCode="General">
                        <c:v>157.27699999999999</c:v>
                      </c:pt>
                      <c:pt idx="1815" formatCode="General">
                        <c:v>157.28700000000001</c:v>
                      </c:pt>
                      <c:pt idx="1816" formatCode="General">
                        <c:v>157.297</c:v>
                      </c:pt>
                      <c:pt idx="1817" formatCode="General">
                        <c:v>157.30699999999999</c:v>
                      </c:pt>
                      <c:pt idx="1818" formatCode="General">
                        <c:v>157.31700000000001</c:v>
                      </c:pt>
                      <c:pt idx="1819" formatCode="General">
                        <c:v>157.327</c:v>
                      </c:pt>
                      <c:pt idx="1820" formatCode="General">
                        <c:v>157.33699999999999</c:v>
                      </c:pt>
                      <c:pt idx="1821" formatCode="General">
                        <c:v>157.34700000000001</c:v>
                      </c:pt>
                      <c:pt idx="1822" formatCode="General">
                        <c:v>157.357</c:v>
                      </c:pt>
                      <c:pt idx="1823" formatCode="General">
                        <c:v>157.36699999999999</c:v>
                      </c:pt>
                      <c:pt idx="1824" formatCode="General">
                        <c:v>157.37700000000001</c:v>
                      </c:pt>
                      <c:pt idx="1825" formatCode="General">
                        <c:v>157.387</c:v>
                      </c:pt>
                      <c:pt idx="1826" formatCode="General">
                        <c:v>157.39699999999999</c:v>
                      </c:pt>
                      <c:pt idx="1827" formatCode="General">
                        <c:v>157.40700000000001</c:v>
                      </c:pt>
                      <c:pt idx="1828" formatCode="General">
                        <c:v>157.417</c:v>
                      </c:pt>
                      <c:pt idx="1829" formatCode="General">
                        <c:v>157.42699999999999</c:v>
                      </c:pt>
                      <c:pt idx="1830" formatCode="General">
                        <c:v>157.43700000000001</c:v>
                      </c:pt>
                      <c:pt idx="1831" formatCode="General">
                        <c:v>157.447</c:v>
                      </c:pt>
                      <c:pt idx="1832" formatCode="General">
                        <c:v>157.45699999999999</c:v>
                      </c:pt>
                      <c:pt idx="1833" formatCode="General">
                        <c:v>157.46700000000001</c:v>
                      </c:pt>
                      <c:pt idx="1834" formatCode="General">
                        <c:v>157.477</c:v>
                      </c:pt>
                      <c:pt idx="1835" formatCode="General">
                        <c:v>157.48699999999999</c:v>
                      </c:pt>
                      <c:pt idx="1836" formatCode="General">
                        <c:v>157.49700000000001</c:v>
                      </c:pt>
                      <c:pt idx="1837" formatCode="General">
                        <c:v>157.50700000000001</c:v>
                      </c:pt>
                      <c:pt idx="1838" formatCode="General">
                        <c:v>157.517</c:v>
                      </c:pt>
                      <c:pt idx="1839" formatCode="General">
                        <c:v>157.52699999999999</c:v>
                      </c:pt>
                      <c:pt idx="1840" formatCode="General">
                        <c:v>157.53700000000001</c:v>
                      </c:pt>
                      <c:pt idx="1841" formatCode="General">
                        <c:v>157.547</c:v>
                      </c:pt>
                      <c:pt idx="1842" formatCode="General">
                        <c:v>157.55699999999999</c:v>
                      </c:pt>
                      <c:pt idx="1843" formatCode="General">
                        <c:v>157.56700000000001</c:v>
                      </c:pt>
                      <c:pt idx="1844" formatCode="General">
                        <c:v>157.577</c:v>
                      </c:pt>
                      <c:pt idx="1845" formatCode="General">
                        <c:v>157.58699999999999</c:v>
                      </c:pt>
                      <c:pt idx="1846" formatCode="General">
                        <c:v>157.59700000000001</c:v>
                      </c:pt>
                      <c:pt idx="1847" formatCode="General">
                        <c:v>157.607</c:v>
                      </c:pt>
                      <c:pt idx="1848" formatCode="General">
                        <c:v>157.61699999999999</c:v>
                      </c:pt>
                      <c:pt idx="1849" formatCode="General">
                        <c:v>157.62700000000001</c:v>
                      </c:pt>
                      <c:pt idx="1850" formatCode="General">
                        <c:v>157.637</c:v>
                      </c:pt>
                      <c:pt idx="1851" formatCode="General">
                        <c:v>157.64699999999999</c:v>
                      </c:pt>
                      <c:pt idx="1852" formatCode="General">
                        <c:v>157.65700000000001</c:v>
                      </c:pt>
                      <c:pt idx="1853" formatCode="General">
                        <c:v>157.667</c:v>
                      </c:pt>
                      <c:pt idx="1854" formatCode="General">
                        <c:v>157.67699999999999</c:v>
                      </c:pt>
                      <c:pt idx="1855" formatCode="General">
                        <c:v>157.68700000000001</c:v>
                      </c:pt>
                      <c:pt idx="1856" formatCode="General">
                        <c:v>157.697</c:v>
                      </c:pt>
                      <c:pt idx="1857" formatCode="General">
                        <c:v>157.70699999999999</c:v>
                      </c:pt>
                      <c:pt idx="1858" formatCode="General">
                        <c:v>157.71700000000001</c:v>
                      </c:pt>
                      <c:pt idx="1859" formatCode="General">
                        <c:v>157.727</c:v>
                      </c:pt>
                      <c:pt idx="1860" formatCode="General">
                        <c:v>157.73699999999999</c:v>
                      </c:pt>
                      <c:pt idx="1861" formatCode="General">
                        <c:v>157.74700000000001</c:v>
                      </c:pt>
                      <c:pt idx="1862" formatCode="General">
                        <c:v>157.75700000000001</c:v>
                      </c:pt>
                      <c:pt idx="1863" formatCode="General">
                        <c:v>157.767</c:v>
                      </c:pt>
                      <c:pt idx="1864" formatCode="General">
                        <c:v>157.77699999999999</c:v>
                      </c:pt>
                      <c:pt idx="1865" formatCode="General">
                        <c:v>157.78700000000001</c:v>
                      </c:pt>
                      <c:pt idx="1866" formatCode="General">
                        <c:v>157.797</c:v>
                      </c:pt>
                      <c:pt idx="1867" formatCode="General">
                        <c:v>157.80699999999999</c:v>
                      </c:pt>
                      <c:pt idx="1868" formatCode="General">
                        <c:v>157.81700000000001</c:v>
                      </c:pt>
                      <c:pt idx="1869" formatCode="General">
                        <c:v>157.827</c:v>
                      </c:pt>
                      <c:pt idx="1870" formatCode="General">
                        <c:v>157.83699999999999</c:v>
                      </c:pt>
                      <c:pt idx="1871" formatCode="General">
                        <c:v>157.84700000000001</c:v>
                      </c:pt>
                      <c:pt idx="1872" formatCode="General">
                        <c:v>157.857</c:v>
                      </c:pt>
                      <c:pt idx="1873" formatCode="General">
                        <c:v>157.86699999999999</c:v>
                      </c:pt>
                      <c:pt idx="1874" formatCode="General">
                        <c:v>157.87700000000001</c:v>
                      </c:pt>
                      <c:pt idx="1875" formatCode="General">
                        <c:v>157.887</c:v>
                      </c:pt>
                      <c:pt idx="1876" formatCode="General">
                        <c:v>157.89699999999999</c:v>
                      </c:pt>
                      <c:pt idx="1877" formatCode="General">
                        <c:v>157.90700000000001</c:v>
                      </c:pt>
                      <c:pt idx="1878" formatCode="General">
                        <c:v>157.917</c:v>
                      </c:pt>
                      <c:pt idx="1879" formatCode="General">
                        <c:v>157.92699999999999</c:v>
                      </c:pt>
                      <c:pt idx="1880" formatCode="General">
                        <c:v>157.93700000000001</c:v>
                      </c:pt>
                      <c:pt idx="1881" formatCode="General">
                        <c:v>157.947</c:v>
                      </c:pt>
                      <c:pt idx="1882" formatCode="General">
                        <c:v>157.95699999999999</c:v>
                      </c:pt>
                      <c:pt idx="1883" formatCode="General">
                        <c:v>157.96700000000001</c:v>
                      </c:pt>
                      <c:pt idx="1884" formatCode="General">
                        <c:v>157.977</c:v>
                      </c:pt>
                      <c:pt idx="1885" formatCode="General">
                        <c:v>157.98699999999999</c:v>
                      </c:pt>
                      <c:pt idx="1886" formatCode="General">
                        <c:v>157.99700000000001</c:v>
                      </c:pt>
                      <c:pt idx="1887" formatCode="General">
                        <c:v>158.00700000000001</c:v>
                      </c:pt>
                      <c:pt idx="1888" formatCode="General">
                        <c:v>158.017</c:v>
                      </c:pt>
                      <c:pt idx="1889" formatCode="General">
                        <c:v>158.02699999999999</c:v>
                      </c:pt>
                      <c:pt idx="1890" formatCode="General">
                        <c:v>158.03700000000001</c:v>
                      </c:pt>
                      <c:pt idx="1891" formatCode="General">
                        <c:v>158.047</c:v>
                      </c:pt>
                      <c:pt idx="1892" formatCode="General">
                        <c:v>158.05699999999999</c:v>
                      </c:pt>
                      <c:pt idx="1893" formatCode="General">
                        <c:v>158.06700000000001</c:v>
                      </c:pt>
                      <c:pt idx="1894" formatCode="General">
                        <c:v>158.077</c:v>
                      </c:pt>
                      <c:pt idx="1895" formatCode="General">
                        <c:v>158.08699999999999</c:v>
                      </c:pt>
                      <c:pt idx="1896" formatCode="General">
                        <c:v>158.09700000000001</c:v>
                      </c:pt>
                      <c:pt idx="1897" formatCode="General">
                        <c:v>158.107</c:v>
                      </c:pt>
                      <c:pt idx="1898" formatCode="General">
                        <c:v>158.11699999999999</c:v>
                      </c:pt>
                      <c:pt idx="1899" formatCode="General">
                        <c:v>158.12700000000001</c:v>
                      </c:pt>
                      <c:pt idx="1900" formatCode="General">
                        <c:v>158.137</c:v>
                      </c:pt>
                      <c:pt idx="1901" formatCode="General">
                        <c:v>158.14699999999999</c:v>
                      </c:pt>
                      <c:pt idx="1902" formatCode="General">
                        <c:v>158.15700000000001</c:v>
                      </c:pt>
                      <c:pt idx="1903" formatCode="General">
                        <c:v>158.167</c:v>
                      </c:pt>
                      <c:pt idx="1904" formatCode="General">
                        <c:v>158.17699999999999</c:v>
                      </c:pt>
                      <c:pt idx="1905" formatCode="General">
                        <c:v>158.18700000000001</c:v>
                      </c:pt>
                      <c:pt idx="1906" formatCode="General">
                        <c:v>158.197</c:v>
                      </c:pt>
                      <c:pt idx="1907" formatCode="General">
                        <c:v>158.20699999999999</c:v>
                      </c:pt>
                      <c:pt idx="1908" formatCode="General">
                        <c:v>158.21700000000001</c:v>
                      </c:pt>
                      <c:pt idx="1909" formatCode="General">
                        <c:v>158.227</c:v>
                      </c:pt>
                      <c:pt idx="1910" formatCode="General">
                        <c:v>158.23699999999999</c:v>
                      </c:pt>
                      <c:pt idx="1911" formatCode="General">
                        <c:v>158.24700000000001</c:v>
                      </c:pt>
                      <c:pt idx="1912" formatCode="General">
                        <c:v>158.25700000000001</c:v>
                      </c:pt>
                      <c:pt idx="1913" formatCode="General">
                        <c:v>158.267</c:v>
                      </c:pt>
                      <c:pt idx="1914" formatCode="General">
                        <c:v>158.27699999999999</c:v>
                      </c:pt>
                      <c:pt idx="1915" formatCode="General">
                        <c:v>158.28700000000001</c:v>
                      </c:pt>
                      <c:pt idx="1916" formatCode="General">
                        <c:v>158.297</c:v>
                      </c:pt>
                      <c:pt idx="1917" formatCode="General">
                        <c:v>158.30699999999999</c:v>
                      </c:pt>
                      <c:pt idx="1918" formatCode="General">
                        <c:v>158.31700000000001</c:v>
                      </c:pt>
                      <c:pt idx="1919" formatCode="General">
                        <c:v>158.327</c:v>
                      </c:pt>
                      <c:pt idx="1920" formatCode="General">
                        <c:v>158.33699999999999</c:v>
                      </c:pt>
                      <c:pt idx="1921" formatCode="General">
                        <c:v>158.34700000000001</c:v>
                      </c:pt>
                      <c:pt idx="1922" formatCode="General">
                        <c:v>158.357</c:v>
                      </c:pt>
                      <c:pt idx="1923" formatCode="General">
                        <c:v>158.36699999999999</c:v>
                      </c:pt>
                      <c:pt idx="1924" formatCode="General">
                        <c:v>158.37700000000001</c:v>
                      </c:pt>
                      <c:pt idx="1925" formatCode="General">
                        <c:v>158.387</c:v>
                      </c:pt>
                      <c:pt idx="1926" formatCode="General">
                        <c:v>158.39699999999999</c:v>
                      </c:pt>
                      <c:pt idx="1927" formatCode="General">
                        <c:v>158.40700000000001</c:v>
                      </c:pt>
                      <c:pt idx="1928" formatCode="General">
                        <c:v>158.417</c:v>
                      </c:pt>
                      <c:pt idx="1929" formatCode="General">
                        <c:v>158.42699999999999</c:v>
                      </c:pt>
                      <c:pt idx="1930" formatCode="General">
                        <c:v>158.43700000000001</c:v>
                      </c:pt>
                      <c:pt idx="1931" formatCode="General">
                        <c:v>158.447</c:v>
                      </c:pt>
                      <c:pt idx="1932" formatCode="General">
                        <c:v>158.45699999999999</c:v>
                      </c:pt>
                      <c:pt idx="1933" formatCode="General">
                        <c:v>158.46700000000001</c:v>
                      </c:pt>
                      <c:pt idx="1934" formatCode="General">
                        <c:v>158.477</c:v>
                      </c:pt>
                      <c:pt idx="1935" formatCode="General">
                        <c:v>158.48699999999999</c:v>
                      </c:pt>
                      <c:pt idx="1936" formatCode="General">
                        <c:v>158.49700000000001</c:v>
                      </c:pt>
                      <c:pt idx="1937" formatCode="General">
                        <c:v>158.50700000000001</c:v>
                      </c:pt>
                      <c:pt idx="1938" formatCode="General">
                        <c:v>158.517</c:v>
                      </c:pt>
                      <c:pt idx="1939" formatCode="General">
                        <c:v>158.52699999999999</c:v>
                      </c:pt>
                      <c:pt idx="1940" formatCode="General">
                        <c:v>158.53700000000001</c:v>
                      </c:pt>
                      <c:pt idx="1941" formatCode="General">
                        <c:v>158.547</c:v>
                      </c:pt>
                      <c:pt idx="1942" formatCode="General">
                        <c:v>158.55699999999999</c:v>
                      </c:pt>
                      <c:pt idx="1943" formatCode="General">
                        <c:v>158.56700000000001</c:v>
                      </c:pt>
                      <c:pt idx="1944" formatCode="General">
                        <c:v>158.577</c:v>
                      </c:pt>
                      <c:pt idx="1945" formatCode="General">
                        <c:v>158.58699999999999</c:v>
                      </c:pt>
                      <c:pt idx="1946" formatCode="General">
                        <c:v>158.59700000000001</c:v>
                      </c:pt>
                      <c:pt idx="1947" formatCode="General">
                        <c:v>158.607</c:v>
                      </c:pt>
                      <c:pt idx="1948" formatCode="General">
                        <c:v>158.61699999999999</c:v>
                      </c:pt>
                      <c:pt idx="1949" formatCode="General">
                        <c:v>158.62700000000001</c:v>
                      </c:pt>
                      <c:pt idx="1950" formatCode="General">
                        <c:v>158.637</c:v>
                      </c:pt>
                      <c:pt idx="1951" formatCode="General">
                        <c:v>158.64699999999999</c:v>
                      </c:pt>
                      <c:pt idx="1952" formatCode="General">
                        <c:v>158.65700000000001</c:v>
                      </c:pt>
                      <c:pt idx="1953" formatCode="General">
                        <c:v>158.667</c:v>
                      </c:pt>
                      <c:pt idx="1954" formatCode="General">
                        <c:v>158.67699999999999</c:v>
                      </c:pt>
                      <c:pt idx="1955" formatCode="General">
                        <c:v>158.68700000000001</c:v>
                      </c:pt>
                      <c:pt idx="1956" formatCode="General">
                        <c:v>158.697</c:v>
                      </c:pt>
                      <c:pt idx="1957" formatCode="General">
                        <c:v>158.70699999999999</c:v>
                      </c:pt>
                      <c:pt idx="1958" formatCode="General">
                        <c:v>158.71700000000001</c:v>
                      </c:pt>
                      <c:pt idx="1959" formatCode="General">
                        <c:v>158.727</c:v>
                      </c:pt>
                      <c:pt idx="1960" formatCode="General">
                        <c:v>158.73699999999999</c:v>
                      </c:pt>
                      <c:pt idx="1961" formatCode="General">
                        <c:v>158.74700000000001</c:v>
                      </c:pt>
                      <c:pt idx="1962" formatCode="General">
                        <c:v>158.75700000000001</c:v>
                      </c:pt>
                      <c:pt idx="1963" formatCode="General">
                        <c:v>158.767</c:v>
                      </c:pt>
                      <c:pt idx="1964" formatCode="General">
                        <c:v>158.77699999999999</c:v>
                      </c:pt>
                      <c:pt idx="1965" formatCode="General">
                        <c:v>158.78700000000001</c:v>
                      </c:pt>
                      <c:pt idx="1966" formatCode="General">
                        <c:v>158.797</c:v>
                      </c:pt>
                      <c:pt idx="1967" formatCode="General">
                        <c:v>158.80699999999999</c:v>
                      </c:pt>
                      <c:pt idx="1968" formatCode="General">
                        <c:v>158.81700000000001</c:v>
                      </c:pt>
                      <c:pt idx="1969" formatCode="General">
                        <c:v>158.827</c:v>
                      </c:pt>
                      <c:pt idx="1970" formatCode="General">
                        <c:v>158.83699999999999</c:v>
                      </c:pt>
                      <c:pt idx="1971" formatCode="General">
                        <c:v>158.84700000000001</c:v>
                      </c:pt>
                      <c:pt idx="1972" formatCode="General">
                        <c:v>158.857</c:v>
                      </c:pt>
                      <c:pt idx="1973" formatCode="General">
                        <c:v>158.86699999999999</c:v>
                      </c:pt>
                      <c:pt idx="1974" formatCode="General">
                        <c:v>158.87700000000001</c:v>
                      </c:pt>
                      <c:pt idx="1975" formatCode="General">
                        <c:v>158.887</c:v>
                      </c:pt>
                      <c:pt idx="1976" formatCode="General">
                        <c:v>158.89699999999999</c:v>
                      </c:pt>
                      <c:pt idx="1977" formatCode="General">
                        <c:v>158.90700000000001</c:v>
                      </c:pt>
                      <c:pt idx="1978" formatCode="General">
                        <c:v>158.917</c:v>
                      </c:pt>
                      <c:pt idx="1979" formatCode="General">
                        <c:v>158.92699999999999</c:v>
                      </c:pt>
                      <c:pt idx="1980" formatCode="General">
                        <c:v>158.93700000000001</c:v>
                      </c:pt>
                      <c:pt idx="1981" formatCode="General">
                        <c:v>158.947</c:v>
                      </c:pt>
                      <c:pt idx="1982" formatCode="General">
                        <c:v>158.95699999999999</c:v>
                      </c:pt>
                      <c:pt idx="1983" formatCode="General">
                        <c:v>158.96700000000001</c:v>
                      </c:pt>
                      <c:pt idx="1984" formatCode="General">
                        <c:v>158.977</c:v>
                      </c:pt>
                      <c:pt idx="1985" formatCode="General">
                        <c:v>158.98699999999999</c:v>
                      </c:pt>
                      <c:pt idx="1986" formatCode="General">
                        <c:v>158.99700000000001</c:v>
                      </c:pt>
                      <c:pt idx="1987" formatCode="General">
                        <c:v>159.00700000000001</c:v>
                      </c:pt>
                      <c:pt idx="1988" formatCode="General">
                        <c:v>159.017</c:v>
                      </c:pt>
                      <c:pt idx="1989" formatCode="General">
                        <c:v>159.02699999999999</c:v>
                      </c:pt>
                      <c:pt idx="1990" formatCode="General">
                        <c:v>159.03700000000001</c:v>
                      </c:pt>
                      <c:pt idx="1991" formatCode="General">
                        <c:v>159.047</c:v>
                      </c:pt>
                      <c:pt idx="1992" formatCode="General">
                        <c:v>159.05699999999999</c:v>
                      </c:pt>
                      <c:pt idx="1993" formatCode="General">
                        <c:v>159.06700000000001</c:v>
                      </c:pt>
                      <c:pt idx="1994" formatCode="General">
                        <c:v>159.077</c:v>
                      </c:pt>
                      <c:pt idx="1995" formatCode="General">
                        <c:v>159.08699999999999</c:v>
                      </c:pt>
                      <c:pt idx="1996" formatCode="General">
                        <c:v>159.09700000000001</c:v>
                      </c:pt>
                      <c:pt idx="1997" formatCode="General">
                        <c:v>159.107</c:v>
                      </c:pt>
                      <c:pt idx="1998" formatCode="General">
                        <c:v>159.11699999999999</c:v>
                      </c:pt>
                      <c:pt idx="1999" formatCode="General">
                        <c:v>159.12700000000001</c:v>
                      </c:pt>
                      <c:pt idx="2000" formatCode="General">
                        <c:v>159.137</c:v>
                      </c:pt>
                      <c:pt idx="2001" formatCode="General">
                        <c:v>159.14699999999999</c:v>
                      </c:pt>
                      <c:pt idx="2002" formatCode="General">
                        <c:v>159.15700000000001</c:v>
                      </c:pt>
                      <c:pt idx="2003" formatCode="General">
                        <c:v>159.167</c:v>
                      </c:pt>
                      <c:pt idx="2004" formatCode="General">
                        <c:v>159.17699999999999</c:v>
                      </c:pt>
                      <c:pt idx="2005" formatCode="General">
                        <c:v>159.18700000000001</c:v>
                      </c:pt>
                      <c:pt idx="2006" formatCode="General">
                        <c:v>159.197</c:v>
                      </c:pt>
                      <c:pt idx="2007" formatCode="General">
                        <c:v>159.20699999999999</c:v>
                      </c:pt>
                      <c:pt idx="2008" formatCode="General">
                        <c:v>159.21700000000001</c:v>
                      </c:pt>
                      <c:pt idx="2009" formatCode="General">
                        <c:v>159.227</c:v>
                      </c:pt>
                      <c:pt idx="2010" formatCode="General">
                        <c:v>159.23699999999999</c:v>
                      </c:pt>
                      <c:pt idx="2011" formatCode="General">
                        <c:v>159.24700000000001</c:v>
                      </c:pt>
                      <c:pt idx="2012" formatCode="General">
                        <c:v>159.25700000000001</c:v>
                      </c:pt>
                      <c:pt idx="2013" formatCode="General">
                        <c:v>159.267</c:v>
                      </c:pt>
                      <c:pt idx="2014" formatCode="General">
                        <c:v>159.27699999999999</c:v>
                      </c:pt>
                      <c:pt idx="2015" formatCode="General">
                        <c:v>159.28700000000001</c:v>
                      </c:pt>
                      <c:pt idx="2016" formatCode="General">
                        <c:v>159.297</c:v>
                      </c:pt>
                      <c:pt idx="2017" formatCode="General">
                        <c:v>159.30699999999999</c:v>
                      </c:pt>
                      <c:pt idx="2018" formatCode="General">
                        <c:v>159.31700000000001</c:v>
                      </c:pt>
                      <c:pt idx="2019" formatCode="General">
                        <c:v>159.327</c:v>
                      </c:pt>
                      <c:pt idx="2020" formatCode="General">
                        <c:v>159.33699999999999</c:v>
                      </c:pt>
                      <c:pt idx="2021" formatCode="General">
                        <c:v>159.34700000000001</c:v>
                      </c:pt>
                      <c:pt idx="2022" formatCode="General">
                        <c:v>159.357</c:v>
                      </c:pt>
                      <c:pt idx="2023" formatCode="General">
                        <c:v>159.36699999999999</c:v>
                      </c:pt>
                      <c:pt idx="2024" formatCode="General">
                        <c:v>159.37700000000001</c:v>
                      </c:pt>
                      <c:pt idx="2025" formatCode="General">
                        <c:v>159.387</c:v>
                      </c:pt>
                      <c:pt idx="2026" formatCode="General">
                        <c:v>159.39699999999999</c:v>
                      </c:pt>
                      <c:pt idx="2027" formatCode="General">
                        <c:v>159.40700000000001</c:v>
                      </c:pt>
                      <c:pt idx="2028" formatCode="General">
                        <c:v>159.417</c:v>
                      </c:pt>
                      <c:pt idx="2029" formatCode="General">
                        <c:v>159.42699999999999</c:v>
                      </c:pt>
                      <c:pt idx="2030" formatCode="General">
                        <c:v>159.43700000000001</c:v>
                      </c:pt>
                      <c:pt idx="2031" formatCode="General">
                        <c:v>159.447</c:v>
                      </c:pt>
                      <c:pt idx="2032" formatCode="General">
                        <c:v>159.45699999999999</c:v>
                      </c:pt>
                      <c:pt idx="2033" formatCode="General">
                        <c:v>159.46700000000001</c:v>
                      </c:pt>
                      <c:pt idx="2034" formatCode="General">
                        <c:v>159.477</c:v>
                      </c:pt>
                      <c:pt idx="2035" formatCode="General">
                        <c:v>159.48699999999999</c:v>
                      </c:pt>
                      <c:pt idx="2036" formatCode="General">
                        <c:v>159.49700000000001</c:v>
                      </c:pt>
                      <c:pt idx="2037" formatCode="General">
                        <c:v>159.50700000000001</c:v>
                      </c:pt>
                      <c:pt idx="2038" formatCode="General">
                        <c:v>159.517</c:v>
                      </c:pt>
                      <c:pt idx="2039" formatCode="General">
                        <c:v>159.52699999999999</c:v>
                      </c:pt>
                      <c:pt idx="2040" formatCode="General">
                        <c:v>159.53700000000001</c:v>
                      </c:pt>
                      <c:pt idx="2041" formatCode="General">
                        <c:v>159.547</c:v>
                      </c:pt>
                      <c:pt idx="2042" formatCode="General">
                        <c:v>159.55699999999999</c:v>
                      </c:pt>
                      <c:pt idx="2043" formatCode="General">
                        <c:v>159.56700000000001</c:v>
                      </c:pt>
                      <c:pt idx="2044" formatCode="General">
                        <c:v>159.577</c:v>
                      </c:pt>
                      <c:pt idx="2045" formatCode="General">
                        <c:v>159.58699999999999</c:v>
                      </c:pt>
                      <c:pt idx="2046" formatCode="General">
                        <c:v>159.59700000000001</c:v>
                      </c:pt>
                      <c:pt idx="2047" formatCode="General">
                        <c:v>159.607</c:v>
                      </c:pt>
                      <c:pt idx="2048" formatCode="General">
                        <c:v>159.61699999999999</c:v>
                      </c:pt>
                      <c:pt idx="2049" formatCode="General">
                        <c:v>159.62700000000001</c:v>
                      </c:pt>
                      <c:pt idx="2050" formatCode="General">
                        <c:v>159.637</c:v>
                      </c:pt>
                      <c:pt idx="2051" formatCode="General">
                        <c:v>159.64699999999999</c:v>
                      </c:pt>
                      <c:pt idx="2052" formatCode="General">
                        <c:v>159.65700000000001</c:v>
                      </c:pt>
                      <c:pt idx="2053" formatCode="General">
                        <c:v>159.667</c:v>
                      </c:pt>
                      <c:pt idx="2054" formatCode="General">
                        <c:v>159.67699999999999</c:v>
                      </c:pt>
                      <c:pt idx="2055" formatCode="General">
                        <c:v>159.68700000000001</c:v>
                      </c:pt>
                      <c:pt idx="2056" formatCode="General">
                        <c:v>159.697</c:v>
                      </c:pt>
                      <c:pt idx="2057" formatCode="General">
                        <c:v>159.70699999999999</c:v>
                      </c:pt>
                      <c:pt idx="2058" formatCode="General">
                        <c:v>159.71700000000001</c:v>
                      </c:pt>
                      <c:pt idx="2059" formatCode="General">
                        <c:v>159.727</c:v>
                      </c:pt>
                      <c:pt idx="2060" formatCode="General">
                        <c:v>159.73699999999999</c:v>
                      </c:pt>
                      <c:pt idx="2061" formatCode="General">
                        <c:v>159.74700000000001</c:v>
                      </c:pt>
                      <c:pt idx="2062" formatCode="General">
                        <c:v>159.75700000000001</c:v>
                      </c:pt>
                      <c:pt idx="2063" formatCode="General">
                        <c:v>159.767</c:v>
                      </c:pt>
                      <c:pt idx="2064" formatCode="General">
                        <c:v>159.77699999999999</c:v>
                      </c:pt>
                      <c:pt idx="2065" formatCode="General">
                        <c:v>159.78700000000001</c:v>
                      </c:pt>
                      <c:pt idx="2066" formatCode="General">
                        <c:v>159.797</c:v>
                      </c:pt>
                      <c:pt idx="2067" formatCode="General">
                        <c:v>159.80699999999999</c:v>
                      </c:pt>
                      <c:pt idx="2068" formatCode="General">
                        <c:v>159.81700000000001</c:v>
                      </c:pt>
                      <c:pt idx="2069" formatCode="General">
                        <c:v>159.827</c:v>
                      </c:pt>
                      <c:pt idx="2070" formatCode="General">
                        <c:v>159.83699999999999</c:v>
                      </c:pt>
                      <c:pt idx="2071" formatCode="General">
                        <c:v>159.84700000000001</c:v>
                      </c:pt>
                      <c:pt idx="2072" formatCode="General">
                        <c:v>159.857</c:v>
                      </c:pt>
                      <c:pt idx="2073" formatCode="General">
                        <c:v>159.86699999999999</c:v>
                      </c:pt>
                      <c:pt idx="2074" formatCode="General">
                        <c:v>159.87700000000001</c:v>
                      </c:pt>
                      <c:pt idx="2075" formatCode="General">
                        <c:v>159.887</c:v>
                      </c:pt>
                      <c:pt idx="2076" formatCode="General">
                        <c:v>159.89699999999999</c:v>
                      </c:pt>
                      <c:pt idx="2077" formatCode="General">
                        <c:v>159.90700000000001</c:v>
                      </c:pt>
                      <c:pt idx="2078" formatCode="General">
                        <c:v>159.917</c:v>
                      </c:pt>
                      <c:pt idx="2079" formatCode="General">
                        <c:v>159.92699999999999</c:v>
                      </c:pt>
                      <c:pt idx="2080" formatCode="General">
                        <c:v>159.93700000000001</c:v>
                      </c:pt>
                      <c:pt idx="2081" formatCode="General">
                        <c:v>159.947</c:v>
                      </c:pt>
                      <c:pt idx="2082" formatCode="General">
                        <c:v>159.95699999999999</c:v>
                      </c:pt>
                      <c:pt idx="2083" formatCode="General">
                        <c:v>159.96700000000001</c:v>
                      </c:pt>
                      <c:pt idx="2084" formatCode="General">
                        <c:v>159.977</c:v>
                      </c:pt>
                      <c:pt idx="2085" formatCode="General">
                        <c:v>159.98699999999999</c:v>
                      </c:pt>
                      <c:pt idx="2086" formatCode="General">
                        <c:v>159.99700000000001</c:v>
                      </c:pt>
                      <c:pt idx="2087" formatCode="General">
                        <c:v>160.00700000000001</c:v>
                      </c:pt>
                      <c:pt idx="2088" formatCode="General">
                        <c:v>160.017</c:v>
                      </c:pt>
                      <c:pt idx="2089" formatCode="General">
                        <c:v>160.02699999999999</c:v>
                      </c:pt>
                      <c:pt idx="2090" formatCode="General">
                        <c:v>160.03700000000001</c:v>
                      </c:pt>
                      <c:pt idx="2091" formatCode="General">
                        <c:v>160.047</c:v>
                      </c:pt>
                      <c:pt idx="2092" formatCode="General">
                        <c:v>160.05699999999999</c:v>
                      </c:pt>
                      <c:pt idx="2093" formatCode="General">
                        <c:v>160.06700000000001</c:v>
                      </c:pt>
                      <c:pt idx="2094" formatCode="General">
                        <c:v>160.077</c:v>
                      </c:pt>
                      <c:pt idx="2095" formatCode="General">
                        <c:v>160.08699999999999</c:v>
                      </c:pt>
                      <c:pt idx="2096" formatCode="General">
                        <c:v>160.09700000000001</c:v>
                      </c:pt>
                      <c:pt idx="2097" formatCode="General">
                        <c:v>160.107</c:v>
                      </c:pt>
                      <c:pt idx="2098" formatCode="General">
                        <c:v>160.11699999999999</c:v>
                      </c:pt>
                      <c:pt idx="2099" formatCode="General">
                        <c:v>160.12700000000001</c:v>
                      </c:pt>
                      <c:pt idx="2100" formatCode="General">
                        <c:v>160.137</c:v>
                      </c:pt>
                      <c:pt idx="2101" formatCode="General">
                        <c:v>160.14699999999999</c:v>
                      </c:pt>
                      <c:pt idx="2102" formatCode="General">
                        <c:v>160.15700000000001</c:v>
                      </c:pt>
                      <c:pt idx="2103" formatCode="General">
                        <c:v>160.167</c:v>
                      </c:pt>
                      <c:pt idx="2104" formatCode="General">
                        <c:v>160.17699999999999</c:v>
                      </c:pt>
                      <c:pt idx="2105" formatCode="General">
                        <c:v>160.18700000000001</c:v>
                      </c:pt>
                      <c:pt idx="2106" formatCode="General">
                        <c:v>160.197</c:v>
                      </c:pt>
                      <c:pt idx="2107" formatCode="General">
                        <c:v>160.20699999999999</c:v>
                      </c:pt>
                      <c:pt idx="2108" formatCode="General">
                        <c:v>160.21700000000001</c:v>
                      </c:pt>
                      <c:pt idx="2109" formatCode="General">
                        <c:v>160.227</c:v>
                      </c:pt>
                      <c:pt idx="2110" formatCode="General">
                        <c:v>160.23699999999999</c:v>
                      </c:pt>
                      <c:pt idx="2111" formatCode="General">
                        <c:v>160.24700000000001</c:v>
                      </c:pt>
                      <c:pt idx="2112" formatCode="General">
                        <c:v>160.25700000000001</c:v>
                      </c:pt>
                      <c:pt idx="2113" formatCode="General">
                        <c:v>160.267</c:v>
                      </c:pt>
                      <c:pt idx="2114" formatCode="General">
                        <c:v>160.27699999999999</c:v>
                      </c:pt>
                      <c:pt idx="2115" formatCode="General">
                        <c:v>160.28700000000001</c:v>
                      </c:pt>
                      <c:pt idx="2116" formatCode="General">
                        <c:v>160.297</c:v>
                      </c:pt>
                      <c:pt idx="2117" formatCode="General">
                        <c:v>160.30699999999999</c:v>
                      </c:pt>
                      <c:pt idx="2118" formatCode="General">
                        <c:v>160.31700000000001</c:v>
                      </c:pt>
                      <c:pt idx="2119" formatCode="General">
                        <c:v>160.327</c:v>
                      </c:pt>
                      <c:pt idx="2120" formatCode="General">
                        <c:v>160.33699999999999</c:v>
                      </c:pt>
                      <c:pt idx="2121" formatCode="General">
                        <c:v>160.34700000000001</c:v>
                      </c:pt>
                      <c:pt idx="2122" formatCode="General">
                        <c:v>160.357</c:v>
                      </c:pt>
                      <c:pt idx="2123" formatCode="General">
                        <c:v>160.36699999999999</c:v>
                      </c:pt>
                      <c:pt idx="2124" formatCode="General">
                        <c:v>160.37700000000001</c:v>
                      </c:pt>
                      <c:pt idx="2125" formatCode="General">
                        <c:v>160.387</c:v>
                      </c:pt>
                      <c:pt idx="2126" formatCode="General">
                        <c:v>160.39699999999999</c:v>
                      </c:pt>
                      <c:pt idx="2127" formatCode="General">
                        <c:v>160.40700000000001</c:v>
                      </c:pt>
                      <c:pt idx="2128" formatCode="General">
                        <c:v>160.417</c:v>
                      </c:pt>
                      <c:pt idx="2129" formatCode="General">
                        <c:v>160.42699999999999</c:v>
                      </c:pt>
                      <c:pt idx="2130" formatCode="General">
                        <c:v>160.43700000000001</c:v>
                      </c:pt>
                      <c:pt idx="2131" formatCode="General">
                        <c:v>160.447</c:v>
                      </c:pt>
                      <c:pt idx="2132" formatCode="General">
                        <c:v>160.45699999999999</c:v>
                      </c:pt>
                      <c:pt idx="2133" formatCode="General">
                        <c:v>160.46700000000001</c:v>
                      </c:pt>
                      <c:pt idx="2134" formatCode="General">
                        <c:v>160.477</c:v>
                      </c:pt>
                      <c:pt idx="2135" formatCode="General">
                        <c:v>160.48699999999999</c:v>
                      </c:pt>
                      <c:pt idx="2136" formatCode="General">
                        <c:v>160.49700000000001</c:v>
                      </c:pt>
                      <c:pt idx="2137" formatCode="General">
                        <c:v>160.50700000000001</c:v>
                      </c:pt>
                      <c:pt idx="2138" formatCode="General">
                        <c:v>160.517</c:v>
                      </c:pt>
                      <c:pt idx="2139" formatCode="General">
                        <c:v>160.52699999999999</c:v>
                      </c:pt>
                      <c:pt idx="2140" formatCode="General">
                        <c:v>160.53700000000001</c:v>
                      </c:pt>
                      <c:pt idx="2141" formatCode="General">
                        <c:v>160.547</c:v>
                      </c:pt>
                      <c:pt idx="2142" formatCode="General">
                        <c:v>160.55699999999999</c:v>
                      </c:pt>
                      <c:pt idx="2143" formatCode="General">
                        <c:v>160.56700000000001</c:v>
                      </c:pt>
                      <c:pt idx="2144" formatCode="General">
                        <c:v>160.577</c:v>
                      </c:pt>
                      <c:pt idx="2145" formatCode="General">
                        <c:v>160.58699999999999</c:v>
                      </c:pt>
                      <c:pt idx="2146" formatCode="General">
                        <c:v>160.59700000000001</c:v>
                      </c:pt>
                      <c:pt idx="2147" formatCode="General">
                        <c:v>160.607</c:v>
                      </c:pt>
                      <c:pt idx="2148" formatCode="General">
                        <c:v>160.61699999999999</c:v>
                      </c:pt>
                      <c:pt idx="2149" formatCode="General">
                        <c:v>160.62700000000001</c:v>
                      </c:pt>
                      <c:pt idx="2150" formatCode="General">
                        <c:v>160.637</c:v>
                      </c:pt>
                      <c:pt idx="2151" formatCode="General">
                        <c:v>160.64699999999999</c:v>
                      </c:pt>
                      <c:pt idx="2152" formatCode="General">
                        <c:v>160.65700000000001</c:v>
                      </c:pt>
                      <c:pt idx="2153" formatCode="General">
                        <c:v>160.667</c:v>
                      </c:pt>
                      <c:pt idx="2154" formatCode="General">
                        <c:v>160.67699999999999</c:v>
                      </c:pt>
                      <c:pt idx="2155" formatCode="General">
                        <c:v>160.68700000000001</c:v>
                      </c:pt>
                      <c:pt idx="2156" formatCode="General">
                        <c:v>160.697</c:v>
                      </c:pt>
                      <c:pt idx="2157" formatCode="General">
                        <c:v>160.70699999999999</c:v>
                      </c:pt>
                      <c:pt idx="2158" formatCode="General">
                        <c:v>160.71700000000001</c:v>
                      </c:pt>
                      <c:pt idx="2159" formatCode="General">
                        <c:v>160.727</c:v>
                      </c:pt>
                      <c:pt idx="2160" formatCode="General">
                        <c:v>160.73699999999999</c:v>
                      </c:pt>
                      <c:pt idx="2161" formatCode="General">
                        <c:v>160.74700000000001</c:v>
                      </c:pt>
                      <c:pt idx="2162" formatCode="General">
                        <c:v>160.75700000000001</c:v>
                      </c:pt>
                      <c:pt idx="2163" formatCode="General">
                        <c:v>160.767</c:v>
                      </c:pt>
                      <c:pt idx="2164" formatCode="General">
                        <c:v>160.77699999999999</c:v>
                      </c:pt>
                      <c:pt idx="2165" formatCode="General">
                        <c:v>160.78700000000001</c:v>
                      </c:pt>
                      <c:pt idx="2166" formatCode="General">
                        <c:v>160.797</c:v>
                      </c:pt>
                      <c:pt idx="2167" formatCode="General">
                        <c:v>160.80699999999999</c:v>
                      </c:pt>
                      <c:pt idx="2168" formatCode="General">
                        <c:v>160.81700000000001</c:v>
                      </c:pt>
                      <c:pt idx="2169" formatCode="General">
                        <c:v>160.827</c:v>
                      </c:pt>
                      <c:pt idx="2170" formatCode="General">
                        <c:v>160.83699999999999</c:v>
                      </c:pt>
                      <c:pt idx="2171" formatCode="General">
                        <c:v>160.84700000000001</c:v>
                      </c:pt>
                      <c:pt idx="2172" formatCode="General">
                        <c:v>160.857</c:v>
                      </c:pt>
                      <c:pt idx="2173" formatCode="General">
                        <c:v>160.86699999999999</c:v>
                      </c:pt>
                      <c:pt idx="2174" formatCode="General">
                        <c:v>160.87700000000001</c:v>
                      </c:pt>
                      <c:pt idx="2175" formatCode="General">
                        <c:v>160.887</c:v>
                      </c:pt>
                      <c:pt idx="2176" formatCode="General">
                        <c:v>160.89699999999999</c:v>
                      </c:pt>
                      <c:pt idx="2177" formatCode="General">
                        <c:v>160.90700000000001</c:v>
                      </c:pt>
                      <c:pt idx="2178" formatCode="General">
                        <c:v>160.917</c:v>
                      </c:pt>
                      <c:pt idx="2179" formatCode="General">
                        <c:v>160.92699999999999</c:v>
                      </c:pt>
                      <c:pt idx="2180" formatCode="General">
                        <c:v>160.93700000000001</c:v>
                      </c:pt>
                      <c:pt idx="2181" formatCode="General">
                        <c:v>160.947</c:v>
                      </c:pt>
                      <c:pt idx="2182" formatCode="General">
                        <c:v>160.95699999999999</c:v>
                      </c:pt>
                      <c:pt idx="2183" formatCode="General">
                        <c:v>160.96700000000001</c:v>
                      </c:pt>
                      <c:pt idx="2184" formatCode="General">
                        <c:v>160.977</c:v>
                      </c:pt>
                      <c:pt idx="2185" formatCode="General">
                        <c:v>160.98699999999999</c:v>
                      </c:pt>
                      <c:pt idx="2186" formatCode="General">
                        <c:v>160.99700000000001</c:v>
                      </c:pt>
                      <c:pt idx="2187" formatCode="General">
                        <c:v>161.00700000000001</c:v>
                      </c:pt>
                      <c:pt idx="2188" formatCode="General">
                        <c:v>161.017</c:v>
                      </c:pt>
                      <c:pt idx="2189" formatCode="General">
                        <c:v>161.02699999999999</c:v>
                      </c:pt>
                      <c:pt idx="2190" formatCode="General">
                        <c:v>161.03700000000001</c:v>
                      </c:pt>
                      <c:pt idx="2191" formatCode="General">
                        <c:v>161.047</c:v>
                      </c:pt>
                      <c:pt idx="2192" formatCode="General">
                        <c:v>161.05699999999999</c:v>
                      </c:pt>
                      <c:pt idx="2193" formatCode="General">
                        <c:v>161.06700000000001</c:v>
                      </c:pt>
                      <c:pt idx="2194" formatCode="General">
                        <c:v>161.077</c:v>
                      </c:pt>
                      <c:pt idx="2195" formatCode="General">
                        <c:v>161.08699999999999</c:v>
                      </c:pt>
                      <c:pt idx="2196" formatCode="General">
                        <c:v>161.09700000000001</c:v>
                      </c:pt>
                      <c:pt idx="2197" formatCode="General">
                        <c:v>161.107</c:v>
                      </c:pt>
                      <c:pt idx="2198" formatCode="General">
                        <c:v>161.11699999999999</c:v>
                      </c:pt>
                      <c:pt idx="2199" formatCode="General">
                        <c:v>161.12700000000001</c:v>
                      </c:pt>
                      <c:pt idx="2200" formatCode="General">
                        <c:v>161.137</c:v>
                      </c:pt>
                      <c:pt idx="2201" formatCode="General">
                        <c:v>161.14699999999999</c:v>
                      </c:pt>
                      <c:pt idx="2202" formatCode="General">
                        <c:v>161.15700000000001</c:v>
                      </c:pt>
                      <c:pt idx="2203" formatCode="General">
                        <c:v>161.167</c:v>
                      </c:pt>
                      <c:pt idx="2204" formatCode="General">
                        <c:v>161.17699999999999</c:v>
                      </c:pt>
                      <c:pt idx="2205" formatCode="General">
                        <c:v>161.18700000000001</c:v>
                      </c:pt>
                      <c:pt idx="2206" formatCode="General">
                        <c:v>161.197</c:v>
                      </c:pt>
                      <c:pt idx="2207" formatCode="General">
                        <c:v>161.20699999999999</c:v>
                      </c:pt>
                      <c:pt idx="2208" formatCode="General">
                        <c:v>161.21700000000001</c:v>
                      </c:pt>
                      <c:pt idx="2209" formatCode="General">
                        <c:v>161.227</c:v>
                      </c:pt>
                      <c:pt idx="2210" formatCode="General">
                        <c:v>161.23699999999999</c:v>
                      </c:pt>
                      <c:pt idx="2211" formatCode="General">
                        <c:v>161.24700000000001</c:v>
                      </c:pt>
                      <c:pt idx="2212" formatCode="General">
                        <c:v>161.25700000000001</c:v>
                      </c:pt>
                      <c:pt idx="2213" formatCode="General">
                        <c:v>161.267</c:v>
                      </c:pt>
                      <c:pt idx="2214" formatCode="General">
                        <c:v>161.27699999999999</c:v>
                      </c:pt>
                      <c:pt idx="2215" formatCode="General">
                        <c:v>161.28700000000001</c:v>
                      </c:pt>
                      <c:pt idx="2216" formatCode="General">
                        <c:v>161.297</c:v>
                      </c:pt>
                      <c:pt idx="2217" formatCode="General">
                        <c:v>161.30699999999999</c:v>
                      </c:pt>
                      <c:pt idx="2218" formatCode="General">
                        <c:v>161.31700000000001</c:v>
                      </c:pt>
                      <c:pt idx="2219" formatCode="General">
                        <c:v>161.327</c:v>
                      </c:pt>
                      <c:pt idx="2220" formatCode="General">
                        <c:v>161.33699999999999</c:v>
                      </c:pt>
                      <c:pt idx="2221" formatCode="General">
                        <c:v>161.34700000000001</c:v>
                      </c:pt>
                      <c:pt idx="2222" formatCode="General">
                        <c:v>161.357</c:v>
                      </c:pt>
                      <c:pt idx="2223" formatCode="General">
                        <c:v>161.36699999999999</c:v>
                      </c:pt>
                      <c:pt idx="2224" formatCode="General">
                        <c:v>161.37700000000001</c:v>
                      </c:pt>
                      <c:pt idx="2225" formatCode="General">
                        <c:v>161.387</c:v>
                      </c:pt>
                      <c:pt idx="2226" formatCode="General">
                        <c:v>161.39699999999999</c:v>
                      </c:pt>
                      <c:pt idx="2227" formatCode="General">
                        <c:v>161.40700000000001</c:v>
                      </c:pt>
                      <c:pt idx="2228" formatCode="General">
                        <c:v>161.417</c:v>
                      </c:pt>
                      <c:pt idx="2229" formatCode="General">
                        <c:v>161.42699999999999</c:v>
                      </c:pt>
                      <c:pt idx="2230" formatCode="General">
                        <c:v>161.43700000000001</c:v>
                      </c:pt>
                      <c:pt idx="2231" formatCode="General">
                        <c:v>161.447</c:v>
                      </c:pt>
                      <c:pt idx="2232" formatCode="General">
                        <c:v>161.45699999999999</c:v>
                      </c:pt>
                      <c:pt idx="2233" formatCode="General">
                        <c:v>161.46700000000001</c:v>
                      </c:pt>
                      <c:pt idx="2234" formatCode="General">
                        <c:v>161.477</c:v>
                      </c:pt>
                      <c:pt idx="2235" formatCode="General">
                        <c:v>161.48699999999999</c:v>
                      </c:pt>
                      <c:pt idx="2236" formatCode="General">
                        <c:v>161.49700000000001</c:v>
                      </c:pt>
                      <c:pt idx="2237" formatCode="General">
                        <c:v>161.50700000000001</c:v>
                      </c:pt>
                      <c:pt idx="2238" formatCode="General">
                        <c:v>161.517</c:v>
                      </c:pt>
                      <c:pt idx="2239" formatCode="General">
                        <c:v>161.52699999999999</c:v>
                      </c:pt>
                      <c:pt idx="2240" formatCode="General">
                        <c:v>161.53700000000001</c:v>
                      </c:pt>
                      <c:pt idx="2241" formatCode="General">
                        <c:v>161.547</c:v>
                      </c:pt>
                      <c:pt idx="2242" formatCode="General">
                        <c:v>161.55699999999999</c:v>
                      </c:pt>
                      <c:pt idx="2243" formatCode="General">
                        <c:v>161.56700000000001</c:v>
                      </c:pt>
                      <c:pt idx="2244" formatCode="General">
                        <c:v>161.577</c:v>
                      </c:pt>
                      <c:pt idx="2245" formatCode="General">
                        <c:v>161.58699999999999</c:v>
                      </c:pt>
                      <c:pt idx="2246" formatCode="General">
                        <c:v>161.59700000000001</c:v>
                      </c:pt>
                      <c:pt idx="2247" formatCode="General">
                        <c:v>161.607</c:v>
                      </c:pt>
                      <c:pt idx="2248" formatCode="General">
                        <c:v>161.61699999999999</c:v>
                      </c:pt>
                      <c:pt idx="2249" formatCode="General">
                        <c:v>161.62700000000001</c:v>
                      </c:pt>
                      <c:pt idx="2250" formatCode="General">
                        <c:v>161.637</c:v>
                      </c:pt>
                      <c:pt idx="2251" formatCode="General">
                        <c:v>161.64699999999999</c:v>
                      </c:pt>
                      <c:pt idx="2252" formatCode="General">
                        <c:v>161.65700000000001</c:v>
                      </c:pt>
                      <c:pt idx="2253" formatCode="General">
                        <c:v>161.667</c:v>
                      </c:pt>
                      <c:pt idx="2254" formatCode="General">
                        <c:v>161.67699999999999</c:v>
                      </c:pt>
                      <c:pt idx="2255" formatCode="General">
                        <c:v>161.68700000000001</c:v>
                      </c:pt>
                      <c:pt idx="2256" formatCode="General">
                        <c:v>161.697</c:v>
                      </c:pt>
                      <c:pt idx="2257" formatCode="General">
                        <c:v>161.70699999999999</c:v>
                      </c:pt>
                      <c:pt idx="2258" formatCode="General">
                        <c:v>161.71700000000001</c:v>
                      </c:pt>
                      <c:pt idx="2259" formatCode="General">
                        <c:v>161.727</c:v>
                      </c:pt>
                      <c:pt idx="2260" formatCode="General">
                        <c:v>161.73699999999999</c:v>
                      </c:pt>
                      <c:pt idx="2261" formatCode="General">
                        <c:v>161.74700000000001</c:v>
                      </c:pt>
                      <c:pt idx="2262" formatCode="General">
                        <c:v>161.75700000000001</c:v>
                      </c:pt>
                      <c:pt idx="2263" formatCode="General">
                        <c:v>161.767</c:v>
                      </c:pt>
                      <c:pt idx="2264" formatCode="General">
                        <c:v>161.77699999999999</c:v>
                      </c:pt>
                      <c:pt idx="2265" formatCode="General">
                        <c:v>161.78700000000001</c:v>
                      </c:pt>
                      <c:pt idx="2266" formatCode="General">
                        <c:v>161.797</c:v>
                      </c:pt>
                      <c:pt idx="2267" formatCode="General">
                        <c:v>161.80699999999999</c:v>
                      </c:pt>
                      <c:pt idx="2268" formatCode="General">
                        <c:v>161.81700000000001</c:v>
                      </c:pt>
                      <c:pt idx="2269" formatCode="General">
                        <c:v>161.827</c:v>
                      </c:pt>
                      <c:pt idx="2270" formatCode="General">
                        <c:v>161.83699999999999</c:v>
                      </c:pt>
                      <c:pt idx="2271" formatCode="General">
                        <c:v>161.84700000000001</c:v>
                      </c:pt>
                      <c:pt idx="2272" formatCode="General">
                        <c:v>161.857</c:v>
                      </c:pt>
                      <c:pt idx="2273" formatCode="General">
                        <c:v>161.86699999999999</c:v>
                      </c:pt>
                      <c:pt idx="2274" formatCode="General">
                        <c:v>161.87700000000001</c:v>
                      </c:pt>
                      <c:pt idx="2275" formatCode="General">
                        <c:v>161.887</c:v>
                      </c:pt>
                      <c:pt idx="2276" formatCode="General">
                        <c:v>161.89699999999999</c:v>
                      </c:pt>
                      <c:pt idx="2277" formatCode="General">
                        <c:v>161.90700000000001</c:v>
                      </c:pt>
                      <c:pt idx="2278" formatCode="General">
                        <c:v>161.917</c:v>
                      </c:pt>
                      <c:pt idx="2279" formatCode="General">
                        <c:v>161.92699999999999</c:v>
                      </c:pt>
                      <c:pt idx="2280" formatCode="General">
                        <c:v>161.93700000000001</c:v>
                      </c:pt>
                      <c:pt idx="2281" formatCode="General">
                        <c:v>161.947</c:v>
                      </c:pt>
                      <c:pt idx="2282" formatCode="General">
                        <c:v>161.95699999999999</c:v>
                      </c:pt>
                      <c:pt idx="2283" formatCode="General">
                        <c:v>161.96700000000001</c:v>
                      </c:pt>
                      <c:pt idx="2284" formatCode="General">
                        <c:v>161.977</c:v>
                      </c:pt>
                      <c:pt idx="2285" formatCode="General">
                        <c:v>161.98699999999999</c:v>
                      </c:pt>
                      <c:pt idx="2286" formatCode="General">
                        <c:v>161.99700000000001</c:v>
                      </c:pt>
                      <c:pt idx="2287" formatCode="General">
                        <c:v>162.00700000000001</c:v>
                      </c:pt>
                      <c:pt idx="2288" formatCode="General">
                        <c:v>162.017</c:v>
                      </c:pt>
                      <c:pt idx="2289" formatCode="General">
                        <c:v>162.02699999999999</c:v>
                      </c:pt>
                      <c:pt idx="2290" formatCode="General">
                        <c:v>162.03700000000001</c:v>
                      </c:pt>
                      <c:pt idx="2291" formatCode="General">
                        <c:v>162.047</c:v>
                      </c:pt>
                      <c:pt idx="2292" formatCode="General">
                        <c:v>162.05699999999999</c:v>
                      </c:pt>
                      <c:pt idx="2293" formatCode="General">
                        <c:v>162.06700000000001</c:v>
                      </c:pt>
                      <c:pt idx="2294" formatCode="General">
                        <c:v>162.077</c:v>
                      </c:pt>
                      <c:pt idx="2295" formatCode="General">
                        <c:v>162.08699999999999</c:v>
                      </c:pt>
                      <c:pt idx="2296" formatCode="General">
                        <c:v>162.09700000000001</c:v>
                      </c:pt>
                      <c:pt idx="2297" formatCode="General">
                        <c:v>162.107</c:v>
                      </c:pt>
                      <c:pt idx="2298" formatCode="General">
                        <c:v>162.11699999999999</c:v>
                      </c:pt>
                      <c:pt idx="2299" formatCode="General">
                        <c:v>162.12700000000001</c:v>
                      </c:pt>
                      <c:pt idx="2300" formatCode="General">
                        <c:v>162.137</c:v>
                      </c:pt>
                      <c:pt idx="2301" formatCode="General">
                        <c:v>162.14699999999999</c:v>
                      </c:pt>
                      <c:pt idx="2302" formatCode="General">
                        <c:v>162.15700000000001</c:v>
                      </c:pt>
                      <c:pt idx="2303" formatCode="General">
                        <c:v>162.167</c:v>
                      </c:pt>
                      <c:pt idx="2304" formatCode="General">
                        <c:v>162.17699999999999</c:v>
                      </c:pt>
                      <c:pt idx="2305" formatCode="General">
                        <c:v>162.18700000000001</c:v>
                      </c:pt>
                      <c:pt idx="2306" formatCode="General">
                        <c:v>162.197</c:v>
                      </c:pt>
                      <c:pt idx="2307" formatCode="General">
                        <c:v>162.20699999999999</c:v>
                      </c:pt>
                      <c:pt idx="2308" formatCode="General">
                        <c:v>162.21700000000001</c:v>
                      </c:pt>
                      <c:pt idx="2309" formatCode="General">
                        <c:v>162.227</c:v>
                      </c:pt>
                      <c:pt idx="2310" formatCode="General">
                        <c:v>162.23699999999999</c:v>
                      </c:pt>
                      <c:pt idx="2311" formatCode="General">
                        <c:v>162.24700000000001</c:v>
                      </c:pt>
                      <c:pt idx="2312" formatCode="General">
                        <c:v>162.25700000000001</c:v>
                      </c:pt>
                      <c:pt idx="2313" formatCode="General">
                        <c:v>162.267</c:v>
                      </c:pt>
                      <c:pt idx="2314" formatCode="General">
                        <c:v>162.27699999999999</c:v>
                      </c:pt>
                      <c:pt idx="2315" formatCode="General">
                        <c:v>162.28700000000001</c:v>
                      </c:pt>
                      <c:pt idx="2316" formatCode="General">
                        <c:v>162.297</c:v>
                      </c:pt>
                      <c:pt idx="2317" formatCode="General">
                        <c:v>162.30699999999999</c:v>
                      </c:pt>
                      <c:pt idx="2318" formatCode="General">
                        <c:v>162.31700000000001</c:v>
                      </c:pt>
                      <c:pt idx="2319" formatCode="General">
                        <c:v>162.327</c:v>
                      </c:pt>
                      <c:pt idx="2320" formatCode="General">
                        <c:v>162.33699999999999</c:v>
                      </c:pt>
                      <c:pt idx="2321" formatCode="General">
                        <c:v>162.34700000000001</c:v>
                      </c:pt>
                      <c:pt idx="2322" formatCode="General">
                        <c:v>162.357</c:v>
                      </c:pt>
                      <c:pt idx="2323" formatCode="General">
                        <c:v>162.36699999999999</c:v>
                      </c:pt>
                      <c:pt idx="2324" formatCode="General">
                        <c:v>162.37700000000001</c:v>
                      </c:pt>
                      <c:pt idx="2325" formatCode="General">
                        <c:v>162.387</c:v>
                      </c:pt>
                      <c:pt idx="2326" formatCode="General">
                        <c:v>162.39699999999999</c:v>
                      </c:pt>
                      <c:pt idx="2327" formatCode="General">
                        <c:v>162.40700000000001</c:v>
                      </c:pt>
                      <c:pt idx="2328" formatCode="General">
                        <c:v>162.417</c:v>
                      </c:pt>
                      <c:pt idx="2329" formatCode="General">
                        <c:v>162.42699999999999</c:v>
                      </c:pt>
                      <c:pt idx="2330" formatCode="General">
                        <c:v>162.43700000000001</c:v>
                      </c:pt>
                      <c:pt idx="2331" formatCode="General">
                        <c:v>162.447</c:v>
                      </c:pt>
                      <c:pt idx="2332" formatCode="General">
                        <c:v>162.45699999999999</c:v>
                      </c:pt>
                      <c:pt idx="2333" formatCode="General">
                        <c:v>162.46700000000001</c:v>
                      </c:pt>
                      <c:pt idx="2334" formatCode="General">
                        <c:v>162.477</c:v>
                      </c:pt>
                      <c:pt idx="2335" formatCode="General">
                        <c:v>162.48699999999999</c:v>
                      </c:pt>
                      <c:pt idx="2336" formatCode="General">
                        <c:v>162.49700000000001</c:v>
                      </c:pt>
                      <c:pt idx="2337" formatCode="General">
                        <c:v>162.50700000000001</c:v>
                      </c:pt>
                      <c:pt idx="2338" formatCode="General">
                        <c:v>162.517</c:v>
                      </c:pt>
                      <c:pt idx="2339" formatCode="General">
                        <c:v>162.52699999999999</c:v>
                      </c:pt>
                      <c:pt idx="2340" formatCode="General">
                        <c:v>162.53700000000001</c:v>
                      </c:pt>
                      <c:pt idx="2341" formatCode="General">
                        <c:v>162.547</c:v>
                      </c:pt>
                      <c:pt idx="2342" formatCode="General">
                        <c:v>162.55699999999999</c:v>
                      </c:pt>
                      <c:pt idx="2343" formatCode="General">
                        <c:v>162.56700000000001</c:v>
                      </c:pt>
                      <c:pt idx="2344" formatCode="General">
                        <c:v>162.577</c:v>
                      </c:pt>
                      <c:pt idx="2345" formatCode="General">
                        <c:v>162.58699999999999</c:v>
                      </c:pt>
                      <c:pt idx="2346" formatCode="General">
                        <c:v>162.59700000000001</c:v>
                      </c:pt>
                      <c:pt idx="2347" formatCode="General">
                        <c:v>162.607</c:v>
                      </c:pt>
                      <c:pt idx="2348" formatCode="General">
                        <c:v>162.61699999999999</c:v>
                      </c:pt>
                      <c:pt idx="2349" formatCode="General">
                        <c:v>162.62700000000001</c:v>
                      </c:pt>
                      <c:pt idx="2350" formatCode="General">
                        <c:v>162.637</c:v>
                      </c:pt>
                      <c:pt idx="2351" formatCode="General">
                        <c:v>162.64699999999999</c:v>
                      </c:pt>
                      <c:pt idx="2352" formatCode="General">
                        <c:v>162.65700000000001</c:v>
                      </c:pt>
                      <c:pt idx="2353" formatCode="General">
                        <c:v>162.667</c:v>
                      </c:pt>
                      <c:pt idx="2354" formatCode="General">
                        <c:v>162.67699999999999</c:v>
                      </c:pt>
                      <c:pt idx="2355" formatCode="General">
                        <c:v>162.68700000000001</c:v>
                      </c:pt>
                      <c:pt idx="2356" formatCode="General">
                        <c:v>162.697</c:v>
                      </c:pt>
                      <c:pt idx="2357" formatCode="General">
                        <c:v>162.70699999999999</c:v>
                      </c:pt>
                      <c:pt idx="2358" formatCode="General">
                        <c:v>162.71700000000001</c:v>
                      </c:pt>
                      <c:pt idx="2359" formatCode="General">
                        <c:v>162.727</c:v>
                      </c:pt>
                      <c:pt idx="2360" formatCode="General">
                        <c:v>162.73699999999999</c:v>
                      </c:pt>
                      <c:pt idx="2361" formatCode="General">
                        <c:v>162.74700000000001</c:v>
                      </c:pt>
                      <c:pt idx="2362" formatCode="General">
                        <c:v>162.75700000000001</c:v>
                      </c:pt>
                      <c:pt idx="2363" formatCode="General">
                        <c:v>162.767</c:v>
                      </c:pt>
                      <c:pt idx="2364" formatCode="General">
                        <c:v>162.77699999999999</c:v>
                      </c:pt>
                      <c:pt idx="2365" formatCode="General">
                        <c:v>162.78700000000001</c:v>
                      </c:pt>
                      <c:pt idx="2366" formatCode="General">
                        <c:v>162.797</c:v>
                      </c:pt>
                      <c:pt idx="2367" formatCode="General">
                        <c:v>162.80699999999999</c:v>
                      </c:pt>
                      <c:pt idx="2368" formatCode="General">
                        <c:v>162.81700000000001</c:v>
                      </c:pt>
                      <c:pt idx="2369" formatCode="General">
                        <c:v>162.827</c:v>
                      </c:pt>
                      <c:pt idx="2370" formatCode="General">
                        <c:v>162.83699999999999</c:v>
                      </c:pt>
                      <c:pt idx="2371" formatCode="General">
                        <c:v>162.84700000000001</c:v>
                      </c:pt>
                      <c:pt idx="2372" formatCode="General">
                        <c:v>162.857</c:v>
                      </c:pt>
                      <c:pt idx="2373" formatCode="General">
                        <c:v>162.86699999999999</c:v>
                      </c:pt>
                      <c:pt idx="2374" formatCode="General">
                        <c:v>162.87700000000001</c:v>
                      </c:pt>
                      <c:pt idx="2375" formatCode="General">
                        <c:v>162.887</c:v>
                      </c:pt>
                      <c:pt idx="2376" formatCode="General">
                        <c:v>162.89699999999999</c:v>
                      </c:pt>
                      <c:pt idx="2377" formatCode="General">
                        <c:v>162.90700000000001</c:v>
                      </c:pt>
                      <c:pt idx="2378" formatCode="General">
                        <c:v>162.917</c:v>
                      </c:pt>
                      <c:pt idx="2379" formatCode="General">
                        <c:v>162.92699999999999</c:v>
                      </c:pt>
                      <c:pt idx="2380" formatCode="General">
                        <c:v>162.93700000000001</c:v>
                      </c:pt>
                      <c:pt idx="2381" formatCode="General">
                        <c:v>162.947</c:v>
                      </c:pt>
                      <c:pt idx="2382" formatCode="General">
                        <c:v>162.95699999999999</c:v>
                      </c:pt>
                      <c:pt idx="2383" formatCode="General">
                        <c:v>162.96700000000001</c:v>
                      </c:pt>
                      <c:pt idx="2384" formatCode="General">
                        <c:v>162.977</c:v>
                      </c:pt>
                      <c:pt idx="2385" formatCode="General">
                        <c:v>162.98699999999999</c:v>
                      </c:pt>
                      <c:pt idx="2386" formatCode="General">
                        <c:v>162.99700000000001</c:v>
                      </c:pt>
                      <c:pt idx="2387" formatCode="General">
                        <c:v>163.00700000000001</c:v>
                      </c:pt>
                      <c:pt idx="2388" formatCode="General">
                        <c:v>163.017</c:v>
                      </c:pt>
                      <c:pt idx="2389" formatCode="General">
                        <c:v>163.02699999999999</c:v>
                      </c:pt>
                      <c:pt idx="2390" formatCode="General">
                        <c:v>163.03700000000001</c:v>
                      </c:pt>
                      <c:pt idx="2391" formatCode="General">
                        <c:v>163.047</c:v>
                      </c:pt>
                      <c:pt idx="2392" formatCode="General">
                        <c:v>163.05699999999999</c:v>
                      </c:pt>
                      <c:pt idx="2393" formatCode="General">
                        <c:v>163.06700000000001</c:v>
                      </c:pt>
                      <c:pt idx="2394" formatCode="General">
                        <c:v>163.077</c:v>
                      </c:pt>
                      <c:pt idx="2395" formatCode="General">
                        <c:v>163.08699999999999</c:v>
                      </c:pt>
                      <c:pt idx="2396" formatCode="General">
                        <c:v>163.09700000000001</c:v>
                      </c:pt>
                      <c:pt idx="2397" formatCode="General">
                        <c:v>163.107</c:v>
                      </c:pt>
                      <c:pt idx="2398" formatCode="General">
                        <c:v>163.11699999999999</c:v>
                      </c:pt>
                      <c:pt idx="2399" formatCode="General">
                        <c:v>163.12700000000001</c:v>
                      </c:pt>
                      <c:pt idx="2400" formatCode="General">
                        <c:v>163.137</c:v>
                      </c:pt>
                      <c:pt idx="2401" formatCode="General">
                        <c:v>163.14699999999999</c:v>
                      </c:pt>
                      <c:pt idx="2402" formatCode="General">
                        <c:v>163.15700000000001</c:v>
                      </c:pt>
                      <c:pt idx="2403" formatCode="General">
                        <c:v>163.167</c:v>
                      </c:pt>
                      <c:pt idx="2404" formatCode="General">
                        <c:v>163.17699999999999</c:v>
                      </c:pt>
                      <c:pt idx="2405" formatCode="General">
                        <c:v>163.18700000000001</c:v>
                      </c:pt>
                      <c:pt idx="2406" formatCode="General">
                        <c:v>163.197</c:v>
                      </c:pt>
                      <c:pt idx="2407" formatCode="General">
                        <c:v>163.20699999999999</c:v>
                      </c:pt>
                      <c:pt idx="2408" formatCode="General">
                        <c:v>163.21700000000001</c:v>
                      </c:pt>
                      <c:pt idx="2409" formatCode="General">
                        <c:v>163.227</c:v>
                      </c:pt>
                      <c:pt idx="2410" formatCode="General">
                        <c:v>163.23699999999999</c:v>
                      </c:pt>
                      <c:pt idx="2411" formatCode="General">
                        <c:v>163.24700000000001</c:v>
                      </c:pt>
                      <c:pt idx="2412" formatCode="General">
                        <c:v>163.25700000000001</c:v>
                      </c:pt>
                      <c:pt idx="2413" formatCode="General">
                        <c:v>163.267</c:v>
                      </c:pt>
                      <c:pt idx="2414" formatCode="General">
                        <c:v>163.27699999999999</c:v>
                      </c:pt>
                      <c:pt idx="2415" formatCode="General">
                        <c:v>163.28700000000001</c:v>
                      </c:pt>
                      <c:pt idx="2416" formatCode="General">
                        <c:v>163.297</c:v>
                      </c:pt>
                      <c:pt idx="2417" formatCode="General">
                        <c:v>163.30699999999999</c:v>
                      </c:pt>
                      <c:pt idx="2418" formatCode="General">
                        <c:v>163.31700000000001</c:v>
                      </c:pt>
                      <c:pt idx="2419" formatCode="General">
                        <c:v>163.327</c:v>
                      </c:pt>
                      <c:pt idx="2420" formatCode="General">
                        <c:v>163.33699999999999</c:v>
                      </c:pt>
                      <c:pt idx="2421" formatCode="General">
                        <c:v>163.34700000000001</c:v>
                      </c:pt>
                      <c:pt idx="2422" formatCode="General">
                        <c:v>163.357</c:v>
                      </c:pt>
                      <c:pt idx="2423" formatCode="General">
                        <c:v>163.36699999999999</c:v>
                      </c:pt>
                      <c:pt idx="2424" formatCode="General">
                        <c:v>163.37700000000001</c:v>
                      </c:pt>
                      <c:pt idx="2425" formatCode="General">
                        <c:v>163.387</c:v>
                      </c:pt>
                      <c:pt idx="2426" formatCode="General">
                        <c:v>163.39699999999999</c:v>
                      </c:pt>
                      <c:pt idx="2427" formatCode="General">
                        <c:v>163.40700000000001</c:v>
                      </c:pt>
                      <c:pt idx="2428" formatCode="General">
                        <c:v>163.417</c:v>
                      </c:pt>
                      <c:pt idx="2429" formatCode="General">
                        <c:v>163.42699999999999</c:v>
                      </c:pt>
                      <c:pt idx="2430" formatCode="General">
                        <c:v>163.43700000000001</c:v>
                      </c:pt>
                      <c:pt idx="2431" formatCode="General">
                        <c:v>163.447</c:v>
                      </c:pt>
                      <c:pt idx="2432" formatCode="General">
                        <c:v>163.45699999999999</c:v>
                      </c:pt>
                      <c:pt idx="2433" formatCode="General">
                        <c:v>163.46700000000001</c:v>
                      </c:pt>
                      <c:pt idx="2434" formatCode="General">
                        <c:v>163.477</c:v>
                      </c:pt>
                      <c:pt idx="2435" formatCode="General">
                        <c:v>163.48699999999999</c:v>
                      </c:pt>
                      <c:pt idx="2436" formatCode="General">
                        <c:v>163.49700000000001</c:v>
                      </c:pt>
                      <c:pt idx="2437" formatCode="General">
                        <c:v>163.50700000000001</c:v>
                      </c:pt>
                      <c:pt idx="2438" formatCode="General">
                        <c:v>163.517</c:v>
                      </c:pt>
                      <c:pt idx="2439" formatCode="General">
                        <c:v>163.52699999999999</c:v>
                      </c:pt>
                      <c:pt idx="2440" formatCode="General">
                        <c:v>163.53700000000001</c:v>
                      </c:pt>
                      <c:pt idx="2441" formatCode="General">
                        <c:v>163.547</c:v>
                      </c:pt>
                      <c:pt idx="2442" formatCode="General">
                        <c:v>163.55699999999999</c:v>
                      </c:pt>
                      <c:pt idx="2443" formatCode="General">
                        <c:v>163.55699999999999</c:v>
                      </c:pt>
                      <c:pt idx="2444" formatCode="General">
                        <c:v>164.55699999999999</c:v>
                      </c:pt>
                      <c:pt idx="2445" formatCode="General">
                        <c:v>165.55699999999999</c:v>
                      </c:pt>
                      <c:pt idx="2446" formatCode="General">
                        <c:v>166.55699999999999</c:v>
                      </c:pt>
                      <c:pt idx="2447" formatCode="General">
                        <c:v>167.55699999999999</c:v>
                      </c:pt>
                      <c:pt idx="2448" formatCode="General">
                        <c:v>168.55699999999999</c:v>
                      </c:pt>
                      <c:pt idx="2449" formatCode="General">
                        <c:v>169.55699999999999</c:v>
                      </c:pt>
                      <c:pt idx="2450" formatCode="General">
                        <c:v>170.55699999999999</c:v>
                      </c:pt>
                      <c:pt idx="2451" formatCode="General">
                        <c:v>171.55699999999999</c:v>
                      </c:pt>
                      <c:pt idx="2452" formatCode="General">
                        <c:v>172.55699999999999</c:v>
                      </c:pt>
                      <c:pt idx="2453" formatCode="General">
                        <c:v>173.55699999999999</c:v>
                      </c:pt>
                      <c:pt idx="2454" formatCode="General">
                        <c:v>174.55699999999999</c:v>
                      </c:pt>
                      <c:pt idx="2455" formatCode="General">
                        <c:v>175.55699999999999</c:v>
                      </c:pt>
                      <c:pt idx="2456" formatCode="General">
                        <c:v>176.55699999999999</c:v>
                      </c:pt>
                      <c:pt idx="2457" formatCode="General">
                        <c:v>177.55699999999999</c:v>
                      </c:pt>
                      <c:pt idx="2458" formatCode="General">
                        <c:v>178.55699999999999</c:v>
                      </c:pt>
                      <c:pt idx="2459" formatCode="General">
                        <c:v>179.55699999999999</c:v>
                      </c:pt>
                      <c:pt idx="2460" formatCode="General">
                        <c:v>180.55699999999999</c:v>
                      </c:pt>
                      <c:pt idx="2461" formatCode="General">
                        <c:v>181.55699999999999</c:v>
                      </c:pt>
                      <c:pt idx="2462" formatCode="General">
                        <c:v>182.55699999999999</c:v>
                      </c:pt>
                      <c:pt idx="2463" formatCode="General">
                        <c:v>183.55699999999999</c:v>
                      </c:pt>
                      <c:pt idx="2464" formatCode="General">
                        <c:v>184.55699999999999</c:v>
                      </c:pt>
                      <c:pt idx="2465" formatCode="General">
                        <c:v>185.55699999999999</c:v>
                      </c:pt>
                      <c:pt idx="2466" formatCode="General">
                        <c:v>186.55699999999999</c:v>
                      </c:pt>
                      <c:pt idx="2467" formatCode="General">
                        <c:v>187.55699999999999</c:v>
                      </c:pt>
                      <c:pt idx="2468" formatCode="General">
                        <c:v>188.55699999999999</c:v>
                      </c:pt>
                      <c:pt idx="2469" formatCode="General">
                        <c:v>189.55699999999999</c:v>
                      </c:pt>
                      <c:pt idx="2470" formatCode="General">
                        <c:v>190.55699999999999</c:v>
                      </c:pt>
                      <c:pt idx="2471" formatCode="General">
                        <c:v>191.55699999999999</c:v>
                      </c:pt>
                      <c:pt idx="2472" formatCode="General">
                        <c:v>192.55699999999999</c:v>
                      </c:pt>
                      <c:pt idx="2473" formatCode="General">
                        <c:v>193.55699999999999</c:v>
                      </c:pt>
                      <c:pt idx="2474" formatCode="General">
                        <c:v>194.55699999999999</c:v>
                      </c:pt>
                      <c:pt idx="2475" formatCode="General">
                        <c:v>195.55699999999999</c:v>
                      </c:pt>
                      <c:pt idx="2476" formatCode="General">
                        <c:v>196.55699999999999</c:v>
                      </c:pt>
                      <c:pt idx="2477" formatCode="General">
                        <c:v>197.55699999999999</c:v>
                      </c:pt>
                      <c:pt idx="2478" formatCode="General">
                        <c:v>198.55699999999999</c:v>
                      </c:pt>
                      <c:pt idx="2479" formatCode="General">
                        <c:v>199.55699999999999</c:v>
                      </c:pt>
                      <c:pt idx="2480" formatCode="General">
                        <c:v>200.55699999999999</c:v>
                      </c:pt>
                      <c:pt idx="2481" formatCode="General">
                        <c:v>201.55699999999999</c:v>
                      </c:pt>
                      <c:pt idx="2482" formatCode="General">
                        <c:v>202.55699999999999</c:v>
                      </c:pt>
                      <c:pt idx="2483" formatCode="General">
                        <c:v>203.55699999999999</c:v>
                      </c:pt>
                      <c:pt idx="2484" formatCode="General">
                        <c:v>204.55699999999999</c:v>
                      </c:pt>
                      <c:pt idx="2485" formatCode="General">
                        <c:v>205.55699999999999</c:v>
                      </c:pt>
                      <c:pt idx="2486" formatCode="General">
                        <c:v>206.55699999999999</c:v>
                      </c:pt>
                      <c:pt idx="2487" formatCode="General">
                        <c:v>207.55699999999999</c:v>
                      </c:pt>
                      <c:pt idx="2488" formatCode="General">
                        <c:v>208.55699999999999</c:v>
                      </c:pt>
                      <c:pt idx="2489" formatCode="General">
                        <c:v>209.55699999999999</c:v>
                      </c:pt>
                      <c:pt idx="2490" formatCode="General">
                        <c:v>210.55699999999999</c:v>
                      </c:pt>
                      <c:pt idx="2491" formatCode="General">
                        <c:v>211.55699999999999</c:v>
                      </c:pt>
                      <c:pt idx="2492" formatCode="General">
                        <c:v>212.55699999999999</c:v>
                      </c:pt>
                      <c:pt idx="2493" formatCode="General">
                        <c:v>213.55699999999999</c:v>
                      </c:pt>
                      <c:pt idx="2494" formatCode="General">
                        <c:v>214.55699999999999</c:v>
                      </c:pt>
                      <c:pt idx="2495" formatCode="General">
                        <c:v>215.55699999999999</c:v>
                      </c:pt>
                      <c:pt idx="2496" formatCode="General">
                        <c:v>216.55699999999999</c:v>
                      </c:pt>
                      <c:pt idx="2497" formatCode="General">
                        <c:v>217.55699999999999</c:v>
                      </c:pt>
                      <c:pt idx="2498" formatCode="General">
                        <c:v>218.55699999999999</c:v>
                      </c:pt>
                      <c:pt idx="2499" formatCode="General">
                        <c:v>219.55699999999999</c:v>
                      </c:pt>
                      <c:pt idx="2500" formatCode="General">
                        <c:v>220.55699999999999</c:v>
                      </c:pt>
                      <c:pt idx="2501" formatCode="General">
                        <c:v>221.55699999999999</c:v>
                      </c:pt>
                      <c:pt idx="2502" formatCode="General">
                        <c:v>222.55699999999999</c:v>
                      </c:pt>
                      <c:pt idx="2503" formatCode="General">
                        <c:v>223.55699999999999</c:v>
                      </c:pt>
                      <c:pt idx="2504" formatCode="General">
                        <c:v>224.55699999999999</c:v>
                      </c:pt>
                      <c:pt idx="2505" formatCode="General">
                        <c:v>225.55699999999999</c:v>
                      </c:pt>
                      <c:pt idx="2506" formatCode="General">
                        <c:v>226.55699999999999</c:v>
                      </c:pt>
                      <c:pt idx="2507" formatCode="General">
                        <c:v>227.55699999999999</c:v>
                      </c:pt>
                      <c:pt idx="2508" formatCode="General">
                        <c:v>228.55699999999999</c:v>
                      </c:pt>
                      <c:pt idx="2509" formatCode="General">
                        <c:v>229.55699999999999</c:v>
                      </c:pt>
                      <c:pt idx="2510" formatCode="General">
                        <c:v>230.55699999999999</c:v>
                      </c:pt>
                      <c:pt idx="2511" formatCode="General">
                        <c:v>231.55699999999999</c:v>
                      </c:pt>
                      <c:pt idx="2512" formatCode="General">
                        <c:v>232.55699999999999</c:v>
                      </c:pt>
                      <c:pt idx="2513" formatCode="General">
                        <c:v>233.55699999999999</c:v>
                      </c:pt>
                      <c:pt idx="2514" formatCode="General">
                        <c:v>233.821</c:v>
                      </c:pt>
                      <c:pt idx="2515" formatCode="General">
                        <c:v>233.821</c:v>
                      </c:pt>
                      <c:pt idx="2516" formatCode="General">
                        <c:v>233.83099999999999</c:v>
                      </c:pt>
                      <c:pt idx="2517" formatCode="General">
                        <c:v>233.84100000000001</c:v>
                      </c:pt>
                      <c:pt idx="2518" formatCode="General">
                        <c:v>233.851</c:v>
                      </c:pt>
                      <c:pt idx="2519" formatCode="General">
                        <c:v>233.86099999999999</c:v>
                      </c:pt>
                      <c:pt idx="2520" formatCode="General">
                        <c:v>233.87100000000001</c:v>
                      </c:pt>
                      <c:pt idx="2521" formatCode="General">
                        <c:v>233.881</c:v>
                      </c:pt>
                      <c:pt idx="2522" formatCode="General">
                        <c:v>233.89099999999999</c:v>
                      </c:pt>
                      <c:pt idx="2523" formatCode="General">
                        <c:v>233.90100000000001</c:v>
                      </c:pt>
                      <c:pt idx="2524" formatCode="General">
                        <c:v>233.911</c:v>
                      </c:pt>
                      <c:pt idx="2525" formatCode="General">
                        <c:v>233.92099999999999</c:v>
                      </c:pt>
                      <c:pt idx="2526" formatCode="General">
                        <c:v>233.93100000000001</c:v>
                      </c:pt>
                      <c:pt idx="2527" formatCode="General">
                        <c:v>233.941</c:v>
                      </c:pt>
                      <c:pt idx="2528" formatCode="General">
                        <c:v>233.95099999999999</c:v>
                      </c:pt>
                      <c:pt idx="2529" formatCode="General">
                        <c:v>233.96100000000001</c:v>
                      </c:pt>
                      <c:pt idx="2530" formatCode="General">
                        <c:v>233.971</c:v>
                      </c:pt>
                      <c:pt idx="2531" formatCode="General">
                        <c:v>233.98099999999999</c:v>
                      </c:pt>
                      <c:pt idx="2532" formatCode="General">
                        <c:v>233.99100000000001</c:v>
                      </c:pt>
                      <c:pt idx="2533" formatCode="General">
                        <c:v>234.001</c:v>
                      </c:pt>
                      <c:pt idx="2534" formatCode="General">
                        <c:v>234.011</c:v>
                      </c:pt>
                      <c:pt idx="2535" formatCode="General">
                        <c:v>234.02099999999999</c:v>
                      </c:pt>
                      <c:pt idx="2536" formatCode="General">
                        <c:v>234.03100000000001</c:v>
                      </c:pt>
                      <c:pt idx="2537" formatCode="General">
                        <c:v>234.041</c:v>
                      </c:pt>
                      <c:pt idx="2538" formatCode="General">
                        <c:v>234.05099999999999</c:v>
                      </c:pt>
                      <c:pt idx="2539" formatCode="General">
                        <c:v>234.06100000000001</c:v>
                      </c:pt>
                      <c:pt idx="2540" formatCode="General">
                        <c:v>234.071</c:v>
                      </c:pt>
                      <c:pt idx="2541" formatCode="General">
                        <c:v>234.08099999999999</c:v>
                      </c:pt>
                      <c:pt idx="2542" formatCode="General">
                        <c:v>234.09100000000001</c:v>
                      </c:pt>
                      <c:pt idx="2543" formatCode="General">
                        <c:v>234.101</c:v>
                      </c:pt>
                      <c:pt idx="2544" formatCode="General">
                        <c:v>234.11099999999999</c:v>
                      </c:pt>
                      <c:pt idx="2545" formatCode="General">
                        <c:v>234.12100000000001</c:v>
                      </c:pt>
                      <c:pt idx="2546" formatCode="General">
                        <c:v>234.131</c:v>
                      </c:pt>
                      <c:pt idx="2547" formatCode="General">
                        <c:v>234.14099999999999</c:v>
                      </c:pt>
                      <c:pt idx="2548" formatCode="General">
                        <c:v>234.15100000000001</c:v>
                      </c:pt>
                      <c:pt idx="2549" formatCode="General">
                        <c:v>234.161</c:v>
                      </c:pt>
                      <c:pt idx="2550" formatCode="General">
                        <c:v>234.17099999999999</c:v>
                      </c:pt>
                      <c:pt idx="2551" formatCode="General">
                        <c:v>234.18100000000001</c:v>
                      </c:pt>
                      <c:pt idx="2552" formatCode="General">
                        <c:v>234.191</c:v>
                      </c:pt>
                      <c:pt idx="2553" formatCode="General">
                        <c:v>234.20099999999999</c:v>
                      </c:pt>
                      <c:pt idx="2554" formatCode="General">
                        <c:v>234.21100000000001</c:v>
                      </c:pt>
                      <c:pt idx="2555" formatCode="General">
                        <c:v>234.221</c:v>
                      </c:pt>
                      <c:pt idx="2556" formatCode="General">
                        <c:v>234.23099999999999</c:v>
                      </c:pt>
                      <c:pt idx="2557" formatCode="General">
                        <c:v>234.24100000000001</c:v>
                      </c:pt>
                      <c:pt idx="2558" formatCode="General">
                        <c:v>234.251</c:v>
                      </c:pt>
                      <c:pt idx="2559" formatCode="General">
                        <c:v>234.261</c:v>
                      </c:pt>
                      <c:pt idx="2560" formatCode="General">
                        <c:v>234.27099999999999</c:v>
                      </c:pt>
                      <c:pt idx="2561" formatCode="General">
                        <c:v>234.28100000000001</c:v>
                      </c:pt>
                      <c:pt idx="2562" formatCode="General">
                        <c:v>234.291</c:v>
                      </c:pt>
                      <c:pt idx="2563" formatCode="General">
                        <c:v>234.30099999999999</c:v>
                      </c:pt>
                      <c:pt idx="2564" formatCode="General">
                        <c:v>234.31100000000001</c:v>
                      </c:pt>
                      <c:pt idx="2565" formatCode="General">
                        <c:v>234.321</c:v>
                      </c:pt>
                      <c:pt idx="2566" formatCode="General">
                        <c:v>234.33099999999999</c:v>
                      </c:pt>
                      <c:pt idx="2567" formatCode="General">
                        <c:v>234.34100000000001</c:v>
                      </c:pt>
                      <c:pt idx="2568" formatCode="General">
                        <c:v>234.351</c:v>
                      </c:pt>
                      <c:pt idx="2569" formatCode="General">
                        <c:v>234.36099999999999</c:v>
                      </c:pt>
                      <c:pt idx="2570" formatCode="General">
                        <c:v>234.37100000000001</c:v>
                      </c:pt>
                      <c:pt idx="2571" formatCode="General">
                        <c:v>234.381</c:v>
                      </c:pt>
                      <c:pt idx="2572" formatCode="General">
                        <c:v>234.39099999999999</c:v>
                      </c:pt>
                      <c:pt idx="2573" formatCode="General">
                        <c:v>234.40100000000001</c:v>
                      </c:pt>
                      <c:pt idx="2574" formatCode="General">
                        <c:v>234.411</c:v>
                      </c:pt>
                      <c:pt idx="2575" formatCode="General">
                        <c:v>234.42099999999999</c:v>
                      </c:pt>
                      <c:pt idx="2576" formatCode="General">
                        <c:v>234.43100000000001</c:v>
                      </c:pt>
                      <c:pt idx="2577" formatCode="General">
                        <c:v>234.441</c:v>
                      </c:pt>
                      <c:pt idx="2578" formatCode="General">
                        <c:v>234.45099999999999</c:v>
                      </c:pt>
                      <c:pt idx="2579" formatCode="General">
                        <c:v>234.46100000000001</c:v>
                      </c:pt>
                      <c:pt idx="2580" formatCode="General">
                        <c:v>234.471</c:v>
                      </c:pt>
                      <c:pt idx="2581" formatCode="General">
                        <c:v>234.48099999999999</c:v>
                      </c:pt>
                      <c:pt idx="2582" formatCode="General">
                        <c:v>234.49100000000001</c:v>
                      </c:pt>
                      <c:pt idx="2583" formatCode="General">
                        <c:v>234.501</c:v>
                      </c:pt>
                      <c:pt idx="2584" formatCode="General">
                        <c:v>234.511</c:v>
                      </c:pt>
                      <c:pt idx="2585" formatCode="General">
                        <c:v>234.52099999999999</c:v>
                      </c:pt>
                      <c:pt idx="2586" formatCode="General">
                        <c:v>234.53100000000001</c:v>
                      </c:pt>
                      <c:pt idx="2587" formatCode="General">
                        <c:v>234.541</c:v>
                      </c:pt>
                      <c:pt idx="2588" formatCode="General">
                        <c:v>234.55099999999999</c:v>
                      </c:pt>
                      <c:pt idx="2589" formatCode="General">
                        <c:v>234.56100000000001</c:v>
                      </c:pt>
                      <c:pt idx="2590" formatCode="General">
                        <c:v>234.571</c:v>
                      </c:pt>
                      <c:pt idx="2591" formatCode="General">
                        <c:v>234.58099999999999</c:v>
                      </c:pt>
                      <c:pt idx="2592" formatCode="General">
                        <c:v>234.59100000000001</c:v>
                      </c:pt>
                      <c:pt idx="2593" formatCode="General">
                        <c:v>234.601</c:v>
                      </c:pt>
                      <c:pt idx="2594" formatCode="General">
                        <c:v>234.61099999999999</c:v>
                      </c:pt>
                      <c:pt idx="2595" formatCode="General">
                        <c:v>234.62100000000001</c:v>
                      </c:pt>
                      <c:pt idx="2596" formatCode="General">
                        <c:v>234.631</c:v>
                      </c:pt>
                      <c:pt idx="2597" formatCode="General">
                        <c:v>234.64099999999999</c:v>
                      </c:pt>
                      <c:pt idx="2598" formatCode="General">
                        <c:v>234.65100000000001</c:v>
                      </c:pt>
                      <c:pt idx="2599" formatCode="General">
                        <c:v>234.661</c:v>
                      </c:pt>
                      <c:pt idx="2600" formatCode="General">
                        <c:v>234.67099999999999</c:v>
                      </c:pt>
                      <c:pt idx="2601" formatCode="General">
                        <c:v>234.68100000000001</c:v>
                      </c:pt>
                      <c:pt idx="2602" formatCode="General">
                        <c:v>234.691</c:v>
                      </c:pt>
                      <c:pt idx="2603" formatCode="General">
                        <c:v>234.70099999999999</c:v>
                      </c:pt>
                      <c:pt idx="2604" formatCode="General">
                        <c:v>234.71100000000001</c:v>
                      </c:pt>
                      <c:pt idx="2605" formatCode="General">
                        <c:v>234.721</c:v>
                      </c:pt>
                      <c:pt idx="2606" formatCode="General">
                        <c:v>234.73099999999999</c:v>
                      </c:pt>
                      <c:pt idx="2607" formatCode="General">
                        <c:v>234.74100000000001</c:v>
                      </c:pt>
                      <c:pt idx="2608" formatCode="General">
                        <c:v>234.751</c:v>
                      </c:pt>
                      <c:pt idx="2609" formatCode="General">
                        <c:v>234.761</c:v>
                      </c:pt>
                      <c:pt idx="2610" formatCode="General">
                        <c:v>234.77099999999999</c:v>
                      </c:pt>
                      <c:pt idx="2611" formatCode="General">
                        <c:v>234.78100000000001</c:v>
                      </c:pt>
                      <c:pt idx="2612" formatCode="General">
                        <c:v>234.791</c:v>
                      </c:pt>
                      <c:pt idx="2613" formatCode="General">
                        <c:v>234.80099999999999</c:v>
                      </c:pt>
                      <c:pt idx="2614" formatCode="General">
                        <c:v>234.81100000000001</c:v>
                      </c:pt>
                      <c:pt idx="2615" formatCode="General">
                        <c:v>234.821</c:v>
                      </c:pt>
                      <c:pt idx="2616" formatCode="General">
                        <c:v>234.83099999999999</c:v>
                      </c:pt>
                      <c:pt idx="2617" formatCode="General">
                        <c:v>234.84100000000001</c:v>
                      </c:pt>
                      <c:pt idx="2618" formatCode="General">
                        <c:v>234.851</c:v>
                      </c:pt>
                      <c:pt idx="2619" formatCode="General">
                        <c:v>234.86099999999999</c:v>
                      </c:pt>
                      <c:pt idx="2620" formatCode="General">
                        <c:v>234.87100000000001</c:v>
                      </c:pt>
                      <c:pt idx="2621" formatCode="General">
                        <c:v>234.881</c:v>
                      </c:pt>
                      <c:pt idx="2622" formatCode="General">
                        <c:v>234.89099999999999</c:v>
                      </c:pt>
                      <c:pt idx="2623" formatCode="General">
                        <c:v>234.90100000000001</c:v>
                      </c:pt>
                      <c:pt idx="2624" formatCode="General">
                        <c:v>234.911</c:v>
                      </c:pt>
                      <c:pt idx="2625" formatCode="General">
                        <c:v>234.92099999999999</c:v>
                      </c:pt>
                      <c:pt idx="2626" formatCode="General">
                        <c:v>234.93100000000001</c:v>
                      </c:pt>
                      <c:pt idx="2627" formatCode="General">
                        <c:v>234.941</c:v>
                      </c:pt>
                      <c:pt idx="2628" formatCode="General">
                        <c:v>234.95099999999999</c:v>
                      </c:pt>
                      <c:pt idx="2629" formatCode="General">
                        <c:v>234.96100000000001</c:v>
                      </c:pt>
                      <c:pt idx="2630" formatCode="General">
                        <c:v>234.971</c:v>
                      </c:pt>
                      <c:pt idx="2631" formatCode="General">
                        <c:v>234.98099999999999</c:v>
                      </c:pt>
                      <c:pt idx="2632" formatCode="General">
                        <c:v>234.99100000000001</c:v>
                      </c:pt>
                      <c:pt idx="2633" formatCode="General">
                        <c:v>235.001</c:v>
                      </c:pt>
                      <c:pt idx="2634" formatCode="General">
                        <c:v>235.011</c:v>
                      </c:pt>
                      <c:pt idx="2635" formatCode="General">
                        <c:v>235.02099999999999</c:v>
                      </c:pt>
                      <c:pt idx="2636" formatCode="General">
                        <c:v>235.03100000000001</c:v>
                      </c:pt>
                      <c:pt idx="2637" formatCode="General">
                        <c:v>235.041</c:v>
                      </c:pt>
                      <c:pt idx="2638" formatCode="General">
                        <c:v>235.05099999999999</c:v>
                      </c:pt>
                      <c:pt idx="2639" formatCode="General">
                        <c:v>235.06100000000001</c:v>
                      </c:pt>
                      <c:pt idx="2640" formatCode="General">
                        <c:v>235.071</c:v>
                      </c:pt>
                      <c:pt idx="2641" formatCode="General">
                        <c:v>235.08099999999999</c:v>
                      </c:pt>
                      <c:pt idx="2642" formatCode="General">
                        <c:v>235.09100000000001</c:v>
                      </c:pt>
                      <c:pt idx="2643" formatCode="General">
                        <c:v>235.101</c:v>
                      </c:pt>
                      <c:pt idx="2644" formatCode="General">
                        <c:v>235.11099999999999</c:v>
                      </c:pt>
                      <c:pt idx="2645" formatCode="General">
                        <c:v>235.12100000000001</c:v>
                      </c:pt>
                      <c:pt idx="2646" formatCode="General">
                        <c:v>235.131</c:v>
                      </c:pt>
                      <c:pt idx="2647" formatCode="General">
                        <c:v>235.14099999999999</c:v>
                      </c:pt>
                      <c:pt idx="2648" formatCode="General">
                        <c:v>235.15100000000001</c:v>
                      </c:pt>
                      <c:pt idx="2649" formatCode="General">
                        <c:v>235.161</c:v>
                      </c:pt>
                      <c:pt idx="2650" formatCode="General">
                        <c:v>235.17099999999999</c:v>
                      </c:pt>
                      <c:pt idx="2651" formatCode="General">
                        <c:v>235.18100000000001</c:v>
                      </c:pt>
                      <c:pt idx="2652" formatCode="General">
                        <c:v>235.191</c:v>
                      </c:pt>
                      <c:pt idx="2653" formatCode="General">
                        <c:v>235.20099999999999</c:v>
                      </c:pt>
                      <c:pt idx="2654" formatCode="General">
                        <c:v>235.21100000000001</c:v>
                      </c:pt>
                      <c:pt idx="2655" formatCode="General">
                        <c:v>235.221</c:v>
                      </c:pt>
                      <c:pt idx="2656" formatCode="General">
                        <c:v>235.23099999999999</c:v>
                      </c:pt>
                      <c:pt idx="2657" formatCode="General">
                        <c:v>235.24100000000001</c:v>
                      </c:pt>
                      <c:pt idx="2658" formatCode="General">
                        <c:v>235.251</c:v>
                      </c:pt>
                      <c:pt idx="2659" formatCode="General">
                        <c:v>235.261</c:v>
                      </c:pt>
                      <c:pt idx="2660" formatCode="General">
                        <c:v>235.27099999999999</c:v>
                      </c:pt>
                      <c:pt idx="2661" formatCode="General">
                        <c:v>235.28100000000001</c:v>
                      </c:pt>
                      <c:pt idx="2662" formatCode="General">
                        <c:v>235.291</c:v>
                      </c:pt>
                      <c:pt idx="2663" formatCode="General">
                        <c:v>235.30099999999999</c:v>
                      </c:pt>
                      <c:pt idx="2664" formatCode="General">
                        <c:v>235.31100000000001</c:v>
                      </c:pt>
                      <c:pt idx="2665" formatCode="General">
                        <c:v>235.321</c:v>
                      </c:pt>
                      <c:pt idx="2666" formatCode="General">
                        <c:v>235.33099999999999</c:v>
                      </c:pt>
                      <c:pt idx="2667" formatCode="General">
                        <c:v>235.34100000000001</c:v>
                      </c:pt>
                      <c:pt idx="2668" formatCode="General">
                        <c:v>235.351</c:v>
                      </c:pt>
                      <c:pt idx="2669" formatCode="General">
                        <c:v>235.36099999999999</c:v>
                      </c:pt>
                      <c:pt idx="2670" formatCode="General">
                        <c:v>235.37100000000001</c:v>
                      </c:pt>
                      <c:pt idx="2671" formatCode="General">
                        <c:v>235.381</c:v>
                      </c:pt>
                      <c:pt idx="2672" formatCode="General">
                        <c:v>235.39099999999999</c:v>
                      </c:pt>
                      <c:pt idx="2673" formatCode="General">
                        <c:v>235.40100000000001</c:v>
                      </c:pt>
                      <c:pt idx="2674" formatCode="General">
                        <c:v>235.411</c:v>
                      </c:pt>
                      <c:pt idx="2675" formatCode="General">
                        <c:v>235.42099999999999</c:v>
                      </c:pt>
                      <c:pt idx="2676" formatCode="General">
                        <c:v>235.43100000000001</c:v>
                      </c:pt>
                      <c:pt idx="2677" formatCode="General">
                        <c:v>235.441</c:v>
                      </c:pt>
                      <c:pt idx="2678" formatCode="General">
                        <c:v>235.45099999999999</c:v>
                      </c:pt>
                      <c:pt idx="2679" formatCode="General">
                        <c:v>235.46100000000001</c:v>
                      </c:pt>
                      <c:pt idx="2680" formatCode="General">
                        <c:v>235.471</c:v>
                      </c:pt>
                      <c:pt idx="2681" formatCode="General">
                        <c:v>235.48099999999999</c:v>
                      </c:pt>
                      <c:pt idx="2682" formatCode="General">
                        <c:v>235.49100000000001</c:v>
                      </c:pt>
                      <c:pt idx="2683" formatCode="General">
                        <c:v>235.501</c:v>
                      </c:pt>
                      <c:pt idx="2684" formatCode="General">
                        <c:v>235.511</c:v>
                      </c:pt>
                      <c:pt idx="2685" formatCode="General">
                        <c:v>235.52099999999999</c:v>
                      </c:pt>
                      <c:pt idx="2686" formatCode="General">
                        <c:v>235.53100000000001</c:v>
                      </c:pt>
                      <c:pt idx="2687" formatCode="General">
                        <c:v>235.541</c:v>
                      </c:pt>
                      <c:pt idx="2688" formatCode="General">
                        <c:v>235.55099999999999</c:v>
                      </c:pt>
                      <c:pt idx="2689" formatCode="General">
                        <c:v>235.56100000000001</c:v>
                      </c:pt>
                      <c:pt idx="2690" formatCode="General">
                        <c:v>235.571</c:v>
                      </c:pt>
                      <c:pt idx="2691" formatCode="General">
                        <c:v>235.58099999999999</c:v>
                      </c:pt>
                      <c:pt idx="2692" formatCode="General">
                        <c:v>235.59100000000001</c:v>
                      </c:pt>
                      <c:pt idx="2693" formatCode="General">
                        <c:v>235.601</c:v>
                      </c:pt>
                      <c:pt idx="2694" formatCode="General">
                        <c:v>235.61099999999999</c:v>
                      </c:pt>
                      <c:pt idx="2695" formatCode="General">
                        <c:v>235.62100000000001</c:v>
                      </c:pt>
                      <c:pt idx="2696" formatCode="General">
                        <c:v>235.631</c:v>
                      </c:pt>
                      <c:pt idx="2697" formatCode="General">
                        <c:v>235.64099999999999</c:v>
                      </c:pt>
                      <c:pt idx="2698" formatCode="General">
                        <c:v>235.65100000000001</c:v>
                      </c:pt>
                      <c:pt idx="2699" formatCode="General">
                        <c:v>235.661</c:v>
                      </c:pt>
                      <c:pt idx="2700" formatCode="General">
                        <c:v>235.67099999999999</c:v>
                      </c:pt>
                      <c:pt idx="2701" formatCode="General">
                        <c:v>235.68100000000001</c:v>
                      </c:pt>
                      <c:pt idx="2702" formatCode="General">
                        <c:v>235.691</c:v>
                      </c:pt>
                      <c:pt idx="2703" formatCode="General">
                        <c:v>235.70099999999999</c:v>
                      </c:pt>
                      <c:pt idx="2704" formatCode="General">
                        <c:v>235.71100000000001</c:v>
                      </c:pt>
                      <c:pt idx="2705" formatCode="General">
                        <c:v>235.721</c:v>
                      </c:pt>
                      <c:pt idx="2706" formatCode="General">
                        <c:v>235.73099999999999</c:v>
                      </c:pt>
                      <c:pt idx="2707" formatCode="General">
                        <c:v>235.74100000000001</c:v>
                      </c:pt>
                      <c:pt idx="2708" formatCode="General">
                        <c:v>235.751</c:v>
                      </c:pt>
                      <c:pt idx="2709" formatCode="General">
                        <c:v>235.761</c:v>
                      </c:pt>
                      <c:pt idx="2710" formatCode="General">
                        <c:v>235.77099999999999</c:v>
                      </c:pt>
                      <c:pt idx="2711" formatCode="General">
                        <c:v>235.78100000000001</c:v>
                      </c:pt>
                      <c:pt idx="2712" formatCode="General">
                        <c:v>235.791</c:v>
                      </c:pt>
                      <c:pt idx="2713" formatCode="General">
                        <c:v>235.80099999999999</c:v>
                      </c:pt>
                      <c:pt idx="2714" formatCode="General">
                        <c:v>235.81100000000001</c:v>
                      </c:pt>
                      <c:pt idx="2715" formatCode="General">
                        <c:v>235.821</c:v>
                      </c:pt>
                      <c:pt idx="2716" formatCode="General">
                        <c:v>235.83099999999999</c:v>
                      </c:pt>
                      <c:pt idx="2717" formatCode="General">
                        <c:v>235.84100000000001</c:v>
                      </c:pt>
                      <c:pt idx="2718" formatCode="General">
                        <c:v>235.851</c:v>
                      </c:pt>
                      <c:pt idx="2719" formatCode="General">
                        <c:v>235.86099999999999</c:v>
                      </c:pt>
                      <c:pt idx="2720" formatCode="General">
                        <c:v>235.87100000000001</c:v>
                      </c:pt>
                      <c:pt idx="2721" formatCode="General">
                        <c:v>235.881</c:v>
                      </c:pt>
                      <c:pt idx="2722" formatCode="General">
                        <c:v>235.89099999999999</c:v>
                      </c:pt>
                      <c:pt idx="2723" formatCode="General">
                        <c:v>235.90100000000001</c:v>
                      </c:pt>
                      <c:pt idx="2724" formatCode="General">
                        <c:v>235.911</c:v>
                      </c:pt>
                      <c:pt idx="2725" formatCode="General">
                        <c:v>235.92099999999999</c:v>
                      </c:pt>
                      <c:pt idx="2726" formatCode="General">
                        <c:v>235.93100000000001</c:v>
                      </c:pt>
                      <c:pt idx="2727" formatCode="General">
                        <c:v>235.941</c:v>
                      </c:pt>
                      <c:pt idx="2728" formatCode="General">
                        <c:v>235.95099999999999</c:v>
                      </c:pt>
                      <c:pt idx="2729" formatCode="General">
                        <c:v>235.96100000000001</c:v>
                      </c:pt>
                      <c:pt idx="2730" formatCode="General">
                        <c:v>235.971</c:v>
                      </c:pt>
                      <c:pt idx="2731" formatCode="General">
                        <c:v>235.98099999999999</c:v>
                      </c:pt>
                      <c:pt idx="2732" formatCode="General">
                        <c:v>235.99100000000001</c:v>
                      </c:pt>
                      <c:pt idx="2733" formatCode="General">
                        <c:v>236.001</c:v>
                      </c:pt>
                      <c:pt idx="2734" formatCode="General">
                        <c:v>236.011</c:v>
                      </c:pt>
                      <c:pt idx="2735" formatCode="General">
                        <c:v>236.02099999999999</c:v>
                      </c:pt>
                      <c:pt idx="2736" formatCode="General">
                        <c:v>236.03100000000001</c:v>
                      </c:pt>
                      <c:pt idx="2737" formatCode="General">
                        <c:v>236.041</c:v>
                      </c:pt>
                      <c:pt idx="2738" formatCode="General">
                        <c:v>236.05099999999999</c:v>
                      </c:pt>
                      <c:pt idx="2739" formatCode="General">
                        <c:v>236.06100000000001</c:v>
                      </c:pt>
                      <c:pt idx="2740" formatCode="General">
                        <c:v>236.071</c:v>
                      </c:pt>
                      <c:pt idx="2741" formatCode="General">
                        <c:v>236.08099999999999</c:v>
                      </c:pt>
                      <c:pt idx="2742" formatCode="General">
                        <c:v>236.09100000000001</c:v>
                      </c:pt>
                      <c:pt idx="2743" formatCode="General">
                        <c:v>236.101</c:v>
                      </c:pt>
                      <c:pt idx="2744" formatCode="General">
                        <c:v>236.11099999999999</c:v>
                      </c:pt>
                      <c:pt idx="2745" formatCode="General">
                        <c:v>236.12100000000001</c:v>
                      </c:pt>
                      <c:pt idx="2746" formatCode="General">
                        <c:v>236.131</c:v>
                      </c:pt>
                      <c:pt idx="2747" formatCode="General">
                        <c:v>236.14099999999999</c:v>
                      </c:pt>
                      <c:pt idx="2748" formatCode="General">
                        <c:v>236.15100000000001</c:v>
                      </c:pt>
                      <c:pt idx="2749" formatCode="General">
                        <c:v>236.161</c:v>
                      </c:pt>
                      <c:pt idx="2750" formatCode="General">
                        <c:v>236.17099999999999</c:v>
                      </c:pt>
                      <c:pt idx="2751" formatCode="General">
                        <c:v>236.18100000000001</c:v>
                      </c:pt>
                      <c:pt idx="2752" formatCode="General">
                        <c:v>236.191</c:v>
                      </c:pt>
                      <c:pt idx="2753" formatCode="General">
                        <c:v>236.20099999999999</c:v>
                      </c:pt>
                      <c:pt idx="2754" formatCode="General">
                        <c:v>236.21100000000001</c:v>
                      </c:pt>
                      <c:pt idx="2755" formatCode="General">
                        <c:v>236.221</c:v>
                      </c:pt>
                      <c:pt idx="2756" formatCode="General">
                        <c:v>236.23099999999999</c:v>
                      </c:pt>
                      <c:pt idx="2757" formatCode="General">
                        <c:v>236.24100000000001</c:v>
                      </c:pt>
                      <c:pt idx="2758" formatCode="General">
                        <c:v>236.251</c:v>
                      </c:pt>
                      <c:pt idx="2759" formatCode="General">
                        <c:v>236.261</c:v>
                      </c:pt>
                      <c:pt idx="2760" formatCode="General">
                        <c:v>236.27099999999999</c:v>
                      </c:pt>
                      <c:pt idx="2761" formatCode="General">
                        <c:v>236.28100000000001</c:v>
                      </c:pt>
                      <c:pt idx="2762" formatCode="General">
                        <c:v>236.291</c:v>
                      </c:pt>
                      <c:pt idx="2763" formatCode="General">
                        <c:v>236.30099999999999</c:v>
                      </c:pt>
                      <c:pt idx="2764" formatCode="General">
                        <c:v>236.31100000000001</c:v>
                      </c:pt>
                      <c:pt idx="2765" formatCode="General">
                        <c:v>236.321</c:v>
                      </c:pt>
                      <c:pt idx="2766" formatCode="General">
                        <c:v>236.33099999999999</c:v>
                      </c:pt>
                      <c:pt idx="2767" formatCode="General">
                        <c:v>236.34100000000001</c:v>
                      </c:pt>
                      <c:pt idx="2768" formatCode="General">
                        <c:v>236.351</c:v>
                      </c:pt>
                      <c:pt idx="2769" formatCode="General">
                        <c:v>236.36099999999999</c:v>
                      </c:pt>
                      <c:pt idx="2770" formatCode="General">
                        <c:v>236.37100000000001</c:v>
                      </c:pt>
                      <c:pt idx="2771" formatCode="General">
                        <c:v>236.381</c:v>
                      </c:pt>
                      <c:pt idx="2772" formatCode="General">
                        <c:v>236.39099999999999</c:v>
                      </c:pt>
                      <c:pt idx="2773" formatCode="General">
                        <c:v>236.40100000000001</c:v>
                      </c:pt>
                      <c:pt idx="2774" formatCode="General">
                        <c:v>236.411</c:v>
                      </c:pt>
                      <c:pt idx="2775" formatCode="General">
                        <c:v>236.42099999999999</c:v>
                      </c:pt>
                      <c:pt idx="2776" formatCode="General">
                        <c:v>236.43100000000001</c:v>
                      </c:pt>
                      <c:pt idx="2777" formatCode="General">
                        <c:v>236.441</c:v>
                      </c:pt>
                      <c:pt idx="2778" formatCode="General">
                        <c:v>236.45099999999999</c:v>
                      </c:pt>
                      <c:pt idx="2779" formatCode="General">
                        <c:v>236.46100000000001</c:v>
                      </c:pt>
                      <c:pt idx="2780" formatCode="General">
                        <c:v>236.471</c:v>
                      </c:pt>
                      <c:pt idx="2781" formatCode="General">
                        <c:v>236.48099999999999</c:v>
                      </c:pt>
                      <c:pt idx="2782" formatCode="General">
                        <c:v>236.49100000000001</c:v>
                      </c:pt>
                      <c:pt idx="2783" formatCode="General">
                        <c:v>236.501</c:v>
                      </c:pt>
                      <c:pt idx="2784" formatCode="General">
                        <c:v>236.511</c:v>
                      </c:pt>
                      <c:pt idx="2785" formatCode="General">
                        <c:v>236.52099999999999</c:v>
                      </c:pt>
                      <c:pt idx="2786" formatCode="General">
                        <c:v>236.53100000000001</c:v>
                      </c:pt>
                      <c:pt idx="2787" formatCode="General">
                        <c:v>236.541</c:v>
                      </c:pt>
                      <c:pt idx="2788" formatCode="General">
                        <c:v>236.55099999999999</c:v>
                      </c:pt>
                      <c:pt idx="2789" formatCode="General">
                        <c:v>236.56100000000001</c:v>
                      </c:pt>
                      <c:pt idx="2790" formatCode="General">
                        <c:v>236.571</c:v>
                      </c:pt>
                      <c:pt idx="2791" formatCode="General">
                        <c:v>236.58099999999999</c:v>
                      </c:pt>
                      <c:pt idx="2792" formatCode="General">
                        <c:v>236.59100000000001</c:v>
                      </c:pt>
                      <c:pt idx="2793" formatCode="General">
                        <c:v>236.601</c:v>
                      </c:pt>
                      <c:pt idx="2794" formatCode="General">
                        <c:v>236.61099999999999</c:v>
                      </c:pt>
                      <c:pt idx="2795" formatCode="General">
                        <c:v>236.62100000000001</c:v>
                      </c:pt>
                      <c:pt idx="2796" formatCode="General">
                        <c:v>236.631</c:v>
                      </c:pt>
                      <c:pt idx="2797" formatCode="General">
                        <c:v>236.64099999999999</c:v>
                      </c:pt>
                      <c:pt idx="2798" formatCode="General">
                        <c:v>236.65100000000001</c:v>
                      </c:pt>
                      <c:pt idx="2799" formatCode="General">
                        <c:v>236.661</c:v>
                      </c:pt>
                      <c:pt idx="2800" formatCode="General">
                        <c:v>236.67099999999999</c:v>
                      </c:pt>
                      <c:pt idx="2801" formatCode="General">
                        <c:v>236.68100000000001</c:v>
                      </c:pt>
                      <c:pt idx="2802" formatCode="General">
                        <c:v>236.691</c:v>
                      </c:pt>
                      <c:pt idx="2803" formatCode="General">
                        <c:v>236.70099999999999</c:v>
                      </c:pt>
                      <c:pt idx="2804" formatCode="General">
                        <c:v>236.71100000000001</c:v>
                      </c:pt>
                      <c:pt idx="2805" formatCode="General">
                        <c:v>236.721</c:v>
                      </c:pt>
                      <c:pt idx="2806" formatCode="General">
                        <c:v>236.73099999999999</c:v>
                      </c:pt>
                      <c:pt idx="2807" formatCode="General">
                        <c:v>236.74100000000001</c:v>
                      </c:pt>
                      <c:pt idx="2808" formatCode="General">
                        <c:v>236.751</c:v>
                      </c:pt>
                      <c:pt idx="2809" formatCode="General">
                        <c:v>236.761</c:v>
                      </c:pt>
                      <c:pt idx="2810" formatCode="General">
                        <c:v>236.77099999999999</c:v>
                      </c:pt>
                      <c:pt idx="2811" formatCode="General">
                        <c:v>236.78100000000001</c:v>
                      </c:pt>
                      <c:pt idx="2812" formatCode="General">
                        <c:v>236.791</c:v>
                      </c:pt>
                      <c:pt idx="2813" formatCode="General">
                        <c:v>236.80099999999999</c:v>
                      </c:pt>
                      <c:pt idx="2814" formatCode="General">
                        <c:v>236.81100000000001</c:v>
                      </c:pt>
                      <c:pt idx="2815" formatCode="General">
                        <c:v>236.821</c:v>
                      </c:pt>
                      <c:pt idx="2816" formatCode="General">
                        <c:v>236.83099999999999</c:v>
                      </c:pt>
                      <c:pt idx="2817" formatCode="General">
                        <c:v>236.84100000000001</c:v>
                      </c:pt>
                      <c:pt idx="2818" formatCode="General">
                        <c:v>236.851</c:v>
                      </c:pt>
                      <c:pt idx="2819" formatCode="General">
                        <c:v>236.86099999999999</c:v>
                      </c:pt>
                      <c:pt idx="2820" formatCode="General">
                        <c:v>236.87100000000001</c:v>
                      </c:pt>
                      <c:pt idx="2821" formatCode="General">
                        <c:v>236.881</c:v>
                      </c:pt>
                      <c:pt idx="2822" formatCode="General">
                        <c:v>236.89099999999999</c:v>
                      </c:pt>
                      <c:pt idx="2823" formatCode="General">
                        <c:v>236.90100000000001</c:v>
                      </c:pt>
                      <c:pt idx="2824" formatCode="General">
                        <c:v>236.911</c:v>
                      </c:pt>
                      <c:pt idx="2825" formatCode="General">
                        <c:v>236.92099999999999</c:v>
                      </c:pt>
                      <c:pt idx="2826" formatCode="General">
                        <c:v>236.93100000000001</c:v>
                      </c:pt>
                      <c:pt idx="2827" formatCode="General">
                        <c:v>236.941</c:v>
                      </c:pt>
                      <c:pt idx="2828" formatCode="General">
                        <c:v>236.95099999999999</c:v>
                      </c:pt>
                      <c:pt idx="2829" formatCode="General">
                        <c:v>236.96100000000001</c:v>
                      </c:pt>
                      <c:pt idx="2830" formatCode="General">
                        <c:v>236.971</c:v>
                      </c:pt>
                      <c:pt idx="2831" formatCode="General">
                        <c:v>236.98099999999999</c:v>
                      </c:pt>
                      <c:pt idx="2832" formatCode="General">
                        <c:v>236.99100000000001</c:v>
                      </c:pt>
                      <c:pt idx="2833" formatCode="General">
                        <c:v>237.001</c:v>
                      </c:pt>
                      <c:pt idx="2834" formatCode="General">
                        <c:v>237.011</c:v>
                      </c:pt>
                      <c:pt idx="2835" formatCode="General">
                        <c:v>237.02099999999999</c:v>
                      </c:pt>
                      <c:pt idx="2836" formatCode="General">
                        <c:v>237.03100000000001</c:v>
                      </c:pt>
                      <c:pt idx="2837" formatCode="General">
                        <c:v>237.041</c:v>
                      </c:pt>
                      <c:pt idx="2838" formatCode="General">
                        <c:v>237.05099999999999</c:v>
                      </c:pt>
                      <c:pt idx="2839" formatCode="General">
                        <c:v>237.06100000000001</c:v>
                      </c:pt>
                      <c:pt idx="2840" formatCode="General">
                        <c:v>237.071</c:v>
                      </c:pt>
                      <c:pt idx="2841" formatCode="General">
                        <c:v>237.08099999999999</c:v>
                      </c:pt>
                      <c:pt idx="2842" formatCode="General">
                        <c:v>237.09100000000001</c:v>
                      </c:pt>
                      <c:pt idx="2843" formatCode="General">
                        <c:v>237.101</c:v>
                      </c:pt>
                      <c:pt idx="2844" formatCode="General">
                        <c:v>237.11099999999999</c:v>
                      </c:pt>
                      <c:pt idx="2845" formatCode="General">
                        <c:v>237.12100000000001</c:v>
                      </c:pt>
                      <c:pt idx="2846" formatCode="General">
                        <c:v>237.131</c:v>
                      </c:pt>
                      <c:pt idx="2847" formatCode="General">
                        <c:v>237.14099999999999</c:v>
                      </c:pt>
                      <c:pt idx="2848" formatCode="General">
                        <c:v>237.15100000000001</c:v>
                      </c:pt>
                      <c:pt idx="2849" formatCode="General">
                        <c:v>237.161</c:v>
                      </c:pt>
                      <c:pt idx="2850" formatCode="General">
                        <c:v>237.17099999999999</c:v>
                      </c:pt>
                      <c:pt idx="2851" formatCode="General">
                        <c:v>237.18100000000001</c:v>
                      </c:pt>
                      <c:pt idx="2852" formatCode="General">
                        <c:v>237.191</c:v>
                      </c:pt>
                      <c:pt idx="2853" formatCode="General">
                        <c:v>237.20099999999999</c:v>
                      </c:pt>
                      <c:pt idx="2854" formatCode="General">
                        <c:v>237.21100000000001</c:v>
                      </c:pt>
                      <c:pt idx="2855" formatCode="General">
                        <c:v>237.221</c:v>
                      </c:pt>
                      <c:pt idx="2856" formatCode="General">
                        <c:v>237.23099999999999</c:v>
                      </c:pt>
                      <c:pt idx="2857" formatCode="General">
                        <c:v>237.24100000000001</c:v>
                      </c:pt>
                      <c:pt idx="2858" formatCode="General">
                        <c:v>237.251</c:v>
                      </c:pt>
                      <c:pt idx="2859" formatCode="General">
                        <c:v>237.261</c:v>
                      </c:pt>
                      <c:pt idx="2860" formatCode="General">
                        <c:v>237.27099999999999</c:v>
                      </c:pt>
                      <c:pt idx="2861" formatCode="General">
                        <c:v>237.28100000000001</c:v>
                      </c:pt>
                      <c:pt idx="2862" formatCode="General">
                        <c:v>237.291</c:v>
                      </c:pt>
                      <c:pt idx="2863" formatCode="General">
                        <c:v>237.30099999999999</c:v>
                      </c:pt>
                      <c:pt idx="2864" formatCode="General">
                        <c:v>237.31100000000001</c:v>
                      </c:pt>
                      <c:pt idx="2865" formatCode="General">
                        <c:v>237.321</c:v>
                      </c:pt>
                      <c:pt idx="2866" formatCode="General">
                        <c:v>237.33099999999999</c:v>
                      </c:pt>
                      <c:pt idx="2867" formatCode="General">
                        <c:v>237.34100000000001</c:v>
                      </c:pt>
                      <c:pt idx="2868" formatCode="General">
                        <c:v>237.351</c:v>
                      </c:pt>
                      <c:pt idx="2869" formatCode="General">
                        <c:v>237.36099999999999</c:v>
                      </c:pt>
                      <c:pt idx="2870" formatCode="General">
                        <c:v>237.37100000000001</c:v>
                      </c:pt>
                      <c:pt idx="2871" formatCode="General">
                        <c:v>237.381</c:v>
                      </c:pt>
                      <c:pt idx="2872" formatCode="General">
                        <c:v>237.39099999999999</c:v>
                      </c:pt>
                      <c:pt idx="2873" formatCode="General">
                        <c:v>237.40100000000001</c:v>
                      </c:pt>
                      <c:pt idx="2874" formatCode="General">
                        <c:v>237.411</c:v>
                      </c:pt>
                      <c:pt idx="2875" formatCode="General">
                        <c:v>237.42099999999999</c:v>
                      </c:pt>
                      <c:pt idx="2876" formatCode="General">
                        <c:v>237.43100000000001</c:v>
                      </c:pt>
                      <c:pt idx="2877" formatCode="General">
                        <c:v>237.441</c:v>
                      </c:pt>
                      <c:pt idx="2878" formatCode="General">
                        <c:v>237.45099999999999</c:v>
                      </c:pt>
                      <c:pt idx="2879" formatCode="General">
                        <c:v>237.46100000000001</c:v>
                      </c:pt>
                      <c:pt idx="2880" formatCode="General">
                        <c:v>237.471</c:v>
                      </c:pt>
                      <c:pt idx="2881" formatCode="General">
                        <c:v>237.48099999999999</c:v>
                      </c:pt>
                      <c:pt idx="2882" formatCode="General">
                        <c:v>237.49100000000001</c:v>
                      </c:pt>
                      <c:pt idx="2883" formatCode="General">
                        <c:v>237.501</c:v>
                      </c:pt>
                      <c:pt idx="2884" formatCode="General">
                        <c:v>237.511</c:v>
                      </c:pt>
                      <c:pt idx="2885" formatCode="General">
                        <c:v>237.52099999999999</c:v>
                      </c:pt>
                      <c:pt idx="2886" formatCode="General">
                        <c:v>237.53100000000001</c:v>
                      </c:pt>
                      <c:pt idx="2887" formatCode="General">
                        <c:v>237.541</c:v>
                      </c:pt>
                      <c:pt idx="2888" formatCode="General">
                        <c:v>237.55099999999999</c:v>
                      </c:pt>
                      <c:pt idx="2889" formatCode="General">
                        <c:v>237.56100000000001</c:v>
                      </c:pt>
                      <c:pt idx="2890" formatCode="General">
                        <c:v>237.571</c:v>
                      </c:pt>
                      <c:pt idx="2891" formatCode="General">
                        <c:v>237.58099999999999</c:v>
                      </c:pt>
                      <c:pt idx="2892" formatCode="General">
                        <c:v>237.59100000000001</c:v>
                      </c:pt>
                      <c:pt idx="2893" formatCode="General">
                        <c:v>237.601</c:v>
                      </c:pt>
                      <c:pt idx="2894" formatCode="General">
                        <c:v>237.61099999999999</c:v>
                      </c:pt>
                      <c:pt idx="2895" formatCode="General">
                        <c:v>237.62100000000001</c:v>
                      </c:pt>
                      <c:pt idx="2896" formatCode="General">
                        <c:v>237.631</c:v>
                      </c:pt>
                      <c:pt idx="2897" formatCode="General">
                        <c:v>237.64099999999999</c:v>
                      </c:pt>
                      <c:pt idx="2898" formatCode="General">
                        <c:v>237.65100000000001</c:v>
                      </c:pt>
                      <c:pt idx="2899" formatCode="General">
                        <c:v>237.661</c:v>
                      </c:pt>
                      <c:pt idx="2900" formatCode="General">
                        <c:v>237.67099999999999</c:v>
                      </c:pt>
                      <c:pt idx="2901" formatCode="General">
                        <c:v>237.68100000000001</c:v>
                      </c:pt>
                      <c:pt idx="2902" formatCode="General">
                        <c:v>237.691</c:v>
                      </c:pt>
                      <c:pt idx="2903" formatCode="General">
                        <c:v>237.70099999999999</c:v>
                      </c:pt>
                      <c:pt idx="2904" formatCode="General">
                        <c:v>237.71100000000001</c:v>
                      </c:pt>
                      <c:pt idx="2905" formatCode="General">
                        <c:v>237.721</c:v>
                      </c:pt>
                      <c:pt idx="2906" formatCode="General">
                        <c:v>237.73099999999999</c:v>
                      </c:pt>
                      <c:pt idx="2907" formatCode="General">
                        <c:v>237.74100000000001</c:v>
                      </c:pt>
                      <c:pt idx="2908" formatCode="General">
                        <c:v>237.751</c:v>
                      </c:pt>
                      <c:pt idx="2909" formatCode="General">
                        <c:v>237.761</c:v>
                      </c:pt>
                      <c:pt idx="2910" formatCode="General">
                        <c:v>237.77099999999999</c:v>
                      </c:pt>
                      <c:pt idx="2911" formatCode="General">
                        <c:v>237.78100000000001</c:v>
                      </c:pt>
                      <c:pt idx="2912" formatCode="General">
                        <c:v>237.791</c:v>
                      </c:pt>
                      <c:pt idx="2913" formatCode="General">
                        <c:v>237.80099999999999</c:v>
                      </c:pt>
                      <c:pt idx="2914" formatCode="General">
                        <c:v>237.81100000000001</c:v>
                      </c:pt>
                      <c:pt idx="2915" formatCode="General">
                        <c:v>237.821</c:v>
                      </c:pt>
                      <c:pt idx="2916" formatCode="General">
                        <c:v>237.83099999999999</c:v>
                      </c:pt>
                      <c:pt idx="2917" formatCode="General">
                        <c:v>237.84100000000001</c:v>
                      </c:pt>
                      <c:pt idx="2918" formatCode="General">
                        <c:v>237.851</c:v>
                      </c:pt>
                      <c:pt idx="2919" formatCode="General">
                        <c:v>237.86099999999999</c:v>
                      </c:pt>
                      <c:pt idx="2920" formatCode="General">
                        <c:v>237.87100000000001</c:v>
                      </c:pt>
                      <c:pt idx="2921" formatCode="General">
                        <c:v>237.881</c:v>
                      </c:pt>
                      <c:pt idx="2922" formatCode="General">
                        <c:v>237.89099999999999</c:v>
                      </c:pt>
                      <c:pt idx="2923" formatCode="General">
                        <c:v>237.90100000000001</c:v>
                      </c:pt>
                      <c:pt idx="2924" formatCode="General">
                        <c:v>237.911</c:v>
                      </c:pt>
                      <c:pt idx="2925" formatCode="General">
                        <c:v>237.92099999999999</c:v>
                      </c:pt>
                      <c:pt idx="2926" formatCode="General">
                        <c:v>237.93100000000001</c:v>
                      </c:pt>
                      <c:pt idx="2927" formatCode="General">
                        <c:v>237.941</c:v>
                      </c:pt>
                      <c:pt idx="2928" formatCode="General">
                        <c:v>237.95099999999999</c:v>
                      </c:pt>
                      <c:pt idx="2929" formatCode="General">
                        <c:v>237.96100000000001</c:v>
                      </c:pt>
                      <c:pt idx="2930" formatCode="General">
                        <c:v>237.971</c:v>
                      </c:pt>
                      <c:pt idx="2931" formatCode="General">
                        <c:v>237.98099999999999</c:v>
                      </c:pt>
                      <c:pt idx="2932" formatCode="General">
                        <c:v>237.99100000000001</c:v>
                      </c:pt>
                      <c:pt idx="2933" formatCode="General">
                        <c:v>238.001</c:v>
                      </c:pt>
                      <c:pt idx="2934" formatCode="General">
                        <c:v>238.011</c:v>
                      </c:pt>
                      <c:pt idx="2935" formatCode="General">
                        <c:v>238.02099999999999</c:v>
                      </c:pt>
                      <c:pt idx="2936" formatCode="General">
                        <c:v>238.03100000000001</c:v>
                      </c:pt>
                      <c:pt idx="2937" formatCode="General">
                        <c:v>238.041</c:v>
                      </c:pt>
                      <c:pt idx="2938" formatCode="General">
                        <c:v>238.05099999999999</c:v>
                      </c:pt>
                      <c:pt idx="2939" formatCode="General">
                        <c:v>238.06100000000001</c:v>
                      </c:pt>
                      <c:pt idx="2940" formatCode="General">
                        <c:v>238.071</c:v>
                      </c:pt>
                      <c:pt idx="2941" formatCode="General">
                        <c:v>238.08099999999999</c:v>
                      </c:pt>
                      <c:pt idx="2942" formatCode="General">
                        <c:v>238.09100000000001</c:v>
                      </c:pt>
                      <c:pt idx="2943" formatCode="General">
                        <c:v>238.101</c:v>
                      </c:pt>
                      <c:pt idx="2944" formatCode="General">
                        <c:v>238.11099999999999</c:v>
                      </c:pt>
                      <c:pt idx="2945" formatCode="General">
                        <c:v>238.12100000000001</c:v>
                      </c:pt>
                      <c:pt idx="2946" formatCode="General">
                        <c:v>238.131</c:v>
                      </c:pt>
                      <c:pt idx="2947" formatCode="General">
                        <c:v>238.14099999999999</c:v>
                      </c:pt>
                      <c:pt idx="2948" formatCode="General">
                        <c:v>238.15100000000001</c:v>
                      </c:pt>
                      <c:pt idx="2949" formatCode="General">
                        <c:v>238.161</c:v>
                      </c:pt>
                      <c:pt idx="2950" formatCode="General">
                        <c:v>238.17099999999999</c:v>
                      </c:pt>
                      <c:pt idx="2951" formatCode="General">
                        <c:v>238.18100000000001</c:v>
                      </c:pt>
                      <c:pt idx="2952" formatCode="General">
                        <c:v>238.191</c:v>
                      </c:pt>
                      <c:pt idx="2953" formatCode="General">
                        <c:v>238.20099999999999</c:v>
                      </c:pt>
                      <c:pt idx="2954" formatCode="General">
                        <c:v>238.21100000000001</c:v>
                      </c:pt>
                      <c:pt idx="2955" formatCode="General">
                        <c:v>238.221</c:v>
                      </c:pt>
                      <c:pt idx="2956" formatCode="General">
                        <c:v>238.23099999999999</c:v>
                      </c:pt>
                      <c:pt idx="2957" formatCode="General">
                        <c:v>238.24100000000001</c:v>
                      </c:pt>
                      <c:pt idx="2958" formatCode="General">
                        <c:v>238.251</c:v>
                      </c:pt>
                      <c:pt idx="2959" formatCode="General">
                        <c:v>238.261</c:v>
                      </c:pt>
                      <c:pt idx="2960" formatCode="General">
                        <c:v>238.27099999999999</c:v>
                      </c:pt>
                      <c:pt idx="2961" formatCode="General">
                        <c:v>238.28100000000001</c:v>
                      </c:pt>
                      <c:pt idx="2962" formatCode="General">
                        <c:v>238.291</c:v>
                      </c:pt>
                      <c:pt idx="2963" formatCode="General">
                        <c:v>238.30099999999999</c:v>
                      </c:pt>
                      <c:pt idx="2964" formatCode="General">
                        <c:v>238.31100000000001</c:v>
                      </c:pt>
                      <c:pt idx="2965" formatCode="General">
                        <c:v>238.321</c:v>
                      </c:pt>
                      <c:pt idx="2966" formatCode="General">
                        <c:v>238.33099999999999</c:v>
                      </c:pt>
                      <c:pt idx="2967" formatCode="General">
                        <c:v>238.34100000000001</c:v>
                      </c:pt>
                      <c:pt idx="2968" formatCode="General">
                        <c:v>238.351</c:v>
                      </c:pt>
                      <c:pt idx="2969" formatCode="General">
                        <c:v>238.36099999999999</c:v>
                      </c:pt>
                      <c:pt idx="2970" formatCode="General">
                        <c:v>238.37100000000001</c:v>
                      </c:pt>
                      <c:pt idx="2971" formatCode="General">
                        <c:v>238.381</c:v>
                      </c:pt>
                      <c:pt idx="2972" formatCode="General">
                        <c:v>238.39099999999999</c:v>
                      </c:pt>
                      <c:pt idx="2973" formatCode="General">
                        <c:v>238.40100000000001</c:v>
                      </c:pt>
                      <c:pt idx="2974" formatCode="General">
                        <c:v>238.411</c:v>
                      </c:pt>
                      <c:pt idx="2975" formatCode="General">
                        <c:v>238.42099999999999</c:v>
                      </c:pt>
                      <c:pt idx="2976" formatCode="General">
                        <c:v>238.43100000000001</c:v>
                      </c:pt>
                      <c:pt idx="2977" formatCode="General">
                        <c:v>238.441</c:v>
                      </c:pt>
                      <c:pt idx="2978" formatCode="General">
                        <c:v>238.45099999999999</c:v>
                      </c:pt>
                      <c:pt idx="2979" formatCode="General">
                        <c:v>238.46100000000001</c:v>
                      </c:pt>
                      <c:pt idx="2980" formatCode="General">
                        <c:v>238.471</c:v>
                      </c:pt>
                      <c:pt idx="2981" formatCode="General">
                        <c:v>238.48099999999999</c:v>
                      </c:pt>
                      <c:pt idx="2982" formatCode="General">
                        <c:v>238.49100000000001</c:v>
                      </c:pt>
                      <c:pt idx="2983" formatCode="General">
                        <c:v>238.501</c:v>
                      </c:pt>
                      <c:pt idx="2984" formatCode="General">
                        <c:v>238.511</c:v>
                      </c:pt>
                      <c:pt idx="2985" formatCode="General">
                        <c:v>238.52099999999999</c:v>
                      </c:pt>
                      <c:pt idx="2986" formatCode="General">
                        <c:v>238.53100000000001</c:v>
                      </c:pt>
                      <c:pt idx="2987" formatCode="General">
                        <c:v>238.541</c:v>
                      </c:pt>
                      <c:pt idx="2988" formatCode="General">
                        <c:v>238.55099999999999</c:v>
                      </c:pt>
                      <c:pt idx="2989" formatCode="General">
                        <c:v>238.56100000000001</c:v>
                      </c:pt>
                      <c:pt idx="2990" formatCode="General">
                        <c:v>238.571</c:v>
                      </c:pt>
                      <c:pt idx="2991" formatCode="General">
                        <c:v>238.58099999999999</c:v>
                      </c:pt>
                      <c:pt idx="2992" formatCode="General">
                        <c:v>238.59100000000001</c:v>
                      </c:pt>
                      <c:pt idx="2993" formatCode="General">
                        <c:v>238.601</c:v>
                      </c:pt>
                      <c:pt idx="2994" formatCode="General">
                        <c:v>238.61099999999999</c:v>
                      </c:pt>
                      <c:pt idx="2995" formatCode="General">
                        <c:v>238.62100000000001</c:v>
                      </c:pt>
                      <c:pt idx="2996" formatCode="General">
                        <c:v>238.631</c:v>
                      </c:pt>
                      <c:pt idx="2997" formatCode="General">
                        <c:v>238.64099999999999</c:v>
                      </c:pt>
                      <c:pt idx="2998" formatCode="General">
                        <c:v>238.65100000000001</c:v>
                      </c:pt>
                      <c:pt idx="2999" formatCode="General">
                        <c:v>238.661</c:v>
                      </c:pt>
                      <c:pt idx="3000" formatCode="General">
                        <c:v>238.67099999999999</c:v>
                      </c:pt>
                      <c:pt idx="3001" formatCode="General">
                        <c:v>238.68100000000001</c:v>
                      </c:pt>
                      <c:pt idx="3002" formatCode="General">
                        <c:v>238.691</c:v>
                      </c:pt>
                      <c:pt idx="3003" formatCode="General">
                        <c:v>238.70099999999999</c:v>
                      </c:pt>
                      <c:pt idx="3004" formatCode="General">
                        <c:v>238.71100000000001</c:v>
                      </c:pt>
                      <c:pt idx="3005" formatCode="General">
                        <c:v>238.721</c:v>
                      </c:pt>
                      <c:pt idx="3006" formatCode="General">
                        <c:v>238.73099999999999</c:v>
                      </c:pt>
                      <c:pt idx="3007" formatCode="General">
                        <c:v>238.74100000000001</c:v>
                      </c:pt>
                      <c:pt idx="3008" formatCode="General">
                        <c:v>238.751</c:v>
                      </c:pt>
                      <c:pt idx="3009" formatCode="General">
                        <c:v>238.761</c:v>
                      </c:pt>
                      <c:pt idx="3010" formatCode="General">
                        <c:v>238.77099999999999</c:v>
                      </c:pt>
                      <c:pt idx="3011" formatCode="General">
                        <c:v>238.78100000000001</c:v>
                      </c:pt>
                      <c:pt idx="3012" formatCode="General">
                        <c:v>238.791</c:v>
                      </c:pt>
                      <c:pt idx="3013" formatCode="General">
                        <c:v>238.80099999999999</c:v>
                      </c:pt>
                      <c:pt idx="3014" formatCode="General">
                        <c:v>238.81100000000001</c:v>
                      </c:pt>
                      <c:pt idx="3015" formatCode="General">
                        <c:v>238.821</c:v>
                      </c:pt>
                      <c:pt idx="3016" formatCode="General">
                        <c:v>238.83099999999999</c:v>
                      </c:pt>
                      <c:pt idx="3017" formatCode="General">
                        <c:v>238.84100000000001</c:v>
                      </c:pt>
                      <c:pt idx="3018" formatCode="General">
                        <c:v>238.851</c:v>
                      </c:pt>
                      <c:pt idx="3019" formatCode="General">
                        <c:v>238.86099999999999</c:v>
                      </c:pt>
                      <c:pt idx="3020" formatCode="General">
                        <c:v>238.87100000000001</c:v>
                      </c:pt>
                      <c:pt idx="3021" formatCode="General">
                        <c:v>238.881</c:v>
                      </c:pt>
                      <c:pt idx="3022" formatCode="General">
                        <c:v>238.89099999999999</c:v>
                      </c:pt>
                      <c:pt idx="3023" formatCode="General">
                        <c:v>238.90100000000001</c:v>
                      </c:pt>
                      <c:pt idx="3024" formatCode="General">
                        <c:v>238.911</c:v>
                      </c:pt>
                      <c:pt idx="3025" formatCode="General">
                        <c:v>238.92099999999999</c:v>
                      </c:pt>
                      <c:pt idx="3026" formatCode="General">
                        <c:v>238.93100000000001</c:v>
                      </c:pt>
                      <c:pt idx="3027" formatCode="General">
                        <c:v>238.941</c:v>
                      </c:pt>
                      <c:pt idx="3028" formatCode="General">
                        <c:v>238.95099999999999</c:v>
                      </c:pt>
                      <c:pt idx="3029" formatCode="General">
                        <c:v>238.96100000000001</c:v>
                      </c:pt>
                      <c:pt idx="3030" formatCode="General">
                        <c:v>238.971</c:v>
                      </c:pt>
                      <c:pt idx="3031" formatCode="General">
                        <c:v>238.98099999999999</c:v>
                      </c:pt>
                      <c:pt idx="3032" formatCode="General">
                        <c:v>238.99100000000001</c:v>
                      </c:pt>
                      <c:pt idx="3033" formatCode="General">
                        <c:v>239.001</c:v>
                      </c:pt>
                      <c:pt idx="3034" formatCode="General">
                        <c:v>239.011</c:v>
                      </c:pt>
                      <c:pt idx="3035" formatCode="General">
                        <c:v>239.02099999999999</c:v>
                      </c:pt>
                      <c:pt idx="3036" formatCode="General">
                        <c:v>239.03100000000001</c:v>
                      </c:pt>
                      <c:pt idx="3037" formatCode="General">
                        <c:v>239.041</c:v>
                      </c:pt>
                      <c:pt idx="3038" formatCode="General">
                        <c:v>239.05099999999999</c:v>
                      </c:pt>
                      <c:pt idx="3039" formatCode="General">
                        <c:v>239.06100000000001</c:v>
                      </c:pt>
                      <c:pt idx="3040" formatCode="General">
                        <c:v>239.071</c:v>
                      </c:pt>
                      <c:pt idx="3041" formatCode="General">
                        <c:v>239.08099999999999</c:v>
                      </c:pt>
                      <c:pt idx="3042" formatCode="General">
                        <c:v>239.09100000000001</c:v>
                      </c:pt>
                      <c:pt idx="3043" formatCode="General">
                        <c:v>239.101</c:v>
                      </c:pt>
                      <c:pt idx="3044" formatCode="General">
                        <c:v>239.11099999999999</c:v>
                      </c:pt>
                      <c:pt idx="3045" formatCode="General">
                        <c:v>239.12100000000001</c:v>
                      </c:pt>
                      <c:pt idx="3046" formatCode="General">
                        <c:v>239.131</c:v>
                      </c:pt>
                      <c:pt idx="3047" formatCode="General">
                        <c:v>239.14099999999999</c:v>
                      </c:pt>
                      <c:pt idx="3048" formatCode="General">
                        <c:v>239.15100000000001</c:v>
                      </c:pt>
                      <c:pt idx="3049" formatCode="General">
                        <c:v>239.161</c:v>
                      </c:pt>
                      <c:pt idx="3050" formatCode="General">
                        <c:v>239.17099999999999</c:v>
                      </c:pt>
                      <c:pt idx="3051" formatCode="General">
                        <c:v>239.18100000000001</c:v>
                      </c:pt>
                      <c:pt idx="3052" formatCode="General">
                        <c:v>239.191</c:v>
                      </c:pt>
                      <c:pt idx="3053" formatCode="General">
                        <c:v>239.20099999999999</c:v>
                      </c:pt>
                      <c:pt idx="3054" formatCode="General">
                        <c:v>239.21100000000001</c:v>
                      </c:pt>
                      <c:pt idx="3055" formatCode="General">
                        <c:v>239.221</c:v>
                      </c:pt>
                      <c:pt idx="3056" formatCode="General">
                        <c:v>239.23099999999999</c:v>
                      </c:pt>
                      <c:pt idx="3057" formatCode="General">
                        <c:v>239.24100000000001</c:v>
                      </c:pt>
                      <c:pt idx="3058" formatCode="General">
                        <c:v>239.251</c:v>
                      </c:pt>
                      <c:pt idx="3059" formatCode="General">
                        <c:v>239.261</c:v>
                      </c:pt>
                      <c:pt idx="3060" formatCode="General">
                        <c:v>239.27099999999999</c:v>
                      </c:pt>
                      <c:pt idx="3061" formatCode="General">
                        <c:v>239.28100000000001</c:v>
                      </c:pt>
                      <c:pt idx="3062" formatCode="General">
                        <c:v>239.291</c:v>
                      </c:pt>
                      <c:pt idx="3063" formatCode="General">
                        <c:v>239.30099999999999</c:v>
                      </c:pt>
                      <c:pt idx="3064" formatCode="General">
                        <c:v>239.31100000000001</c:v>
                      </c:pt>
                      <c:pt idx="3065" formatCode="General">
                        <c:v>239.321</c:v>
                      </c:pt>
                      <c:pt idx="3066" formatCode="General">
                        <c:v>239.33099999999999</c:v>
                      </c:pt>
                      <c:pt idx="3067" formatCode="General">
                        <c:v>239.34100000000001</c:v>
                      </c:pt>
                      <c:pt idx="3068" formatCode="General">
                        <c:v>239.351</c:v>
                      </c:pt>
                      <c:pt idx="3069" formatCode="General">
                        <c:v>239.36099999999999</c:v>
                      </c:pt>
                      <c:pt idx="3070" formatCode="General">
                        <c:v>239.37100000000001</c:v>
                      </c:pt>
                      <c:pt idx="3071" formatCode="General">
                        <c:v>239.381</c:v>
                      </c:pt>
                      <c:pt idx="3072" formatCode="General">
                        <c:v>239.39099999999999</c:v>
                      </c:pt>
                      <c:pt idx="3073" formatCode="General">
                        <c:v>239.40100000000001</c:v>
                      </c:pt>
                      <c:pt idx="3074" formatCode="General">
                        <c:v>239.411</c:v>
                      </c:pt>
                      <c:pt idx="3075" formatCode="General">
                        <c:v>239.42099999999999</c:v>
                      </c:pt>
                      <c:pt idx="3076" formatCode="General">
                        <c:v>239.43100000000001</c:v>
                      </c:pt>
                      <c:pt idx="3077" formatCode="General">
                        <c:v>239.441</c:v>
                      </c:pt>
                      <c:pt idx="3078" formatCode="General">
                        <c:v>239.45099999999999</c:v>
                      </c:pt>
                      <c:pt idx="3079" formatCode="General">
                        <c:v>239.46100000000001</c:v>
                      </c:pt>
                      <c:pt idx="3080" formatCode="General">
                        <c:v>239.471</c:v>
                      </c:pt>
                      <c:pt idx="3081" formatCode="General">
                        <c:v>239.48099999999999</c:v>
                      </c:pt>
                      <c:pt idx="3082" formatCode="General">
                        <c:v>239.49100000000001</c:v>
                      </c:pt>
                      <c:pt idx="3083" formatCode="General">
                        <c:v>239.501</c:v>
                      </c:pt>
                      <c:pt idx="3084" formatCode="General">
                        <c:v>239.511</c:v>
                      </c:pt>
                      <c:pt idx="3085" formatCode="General">
                        <c:v>239.52099999999999</c:v>
                      </c:pt>
                      <c:pt idx="3086" formatCode="General">
                        <c:v>239.53100000000001</c:v>
                      </c:pt>
                      <c:pt idx="3087" formatCode="General">
                        <c:v>239.541</c:v>
                      </c:pt>
                      <c:pt idx="3088" formatCode="General">
                        <c:v>239.55099999999999</c:v>
                      </c:pt>
                      <c:pt idx="3089" formatCode="General">
                        <c:v>239.56100000000001</c:v>
                      </c:pt>
                      <c:pt idx="3090" formatCode="General">
                        <c:v>239.571</c:v>
                      </c:pt>
                      <c:pt idx="3091" formatCode="General">
                        <c:v>239.58099999999999</c:v>
                      </c:pt>
                      <c:pt idx="3092" formatCode="General">
                        <c:v>239.59100000000001</c:v>
                      </c:pt>
                      <c:pt idx="3093" formatCode="General">
                        <c:v>239.601</c:v>
                      </c:pt>
                      <c:pt idx="3094" formatCode="General">
                        <c:v>239.61099999999999</c:v>
                      </c:pt>
                      <c:pt idx="3095" formatCode="General">
                        <c:v>239.62100000000001</c:v>
                      </c:pt>
                      <c:pt idx="3096" formatCode="General">
                        <c:v>239.631</c:v>
                      </c:pt>
                      <c:pt idx="3097" formatCode="General">
                        <c:v>239.64099999999999</c:v>
                      </c:pt>
                      <c:pt idx="3098" formatCode="General">
                        <c:v>239.65100000000001</c:v>
                      </c:pt>
                      <c:pt idx="3099" formatCode="General">
                        <c:v>239.661</c:v>
                      </c:pt>
                      <c:pt idx="3100" formatCode="General">
                        <c:v>239.67099999999999</c:v>
                      </c:pt>
                      <c:pt idx="3101" formatCode="General">
                        <c:v>239.68100000000001</c:v>
                      </c:pt>
                      <c:pt idx="3102" formatCode="General">
                        <c:v>239.691</c:v>
                      </c:pt>
                      <c:pt idx="3103" formatCode="General">
                        <c:v>239.70099999999999</c:v>
                      </c:pt>
                      <c:pt idx="3104" formatCode="General">
                        <c:v>239.71100000000001</c:v>
                      </c:pt>
                      <c:pt idx="3105" formatCode="General">
                        <c:v>239.721</c:v>
                      </c:pt>
                      <c:pt idx="3106" formatCode="General">
                        <c:v>239.73099999999999</c:v>
                      </c:pt>
                      <c:pt idx="3107" formatCode="General">
                        <c:v>239.74100000000001</c:v>
                      </c:pt>
                      <c:pt idx="3108" formatCode="General">
                        <c:v>239.751</c:v>
                      </c:pt>
                      <c:pt idx="3109" formatCode="General">
                        <c:v>239.761</c:v>
                      </c:pt>
                      <c:pt idx="3110" formatCode="General">
                        <c:v>239.77099999999999</c:v>
                      </c:pt>
                      <c:pt idx="3111" formatCode="General">
                        <c:v>239.78100000000001</c:v>
                      </c:pt>
                      <c:pt idx="3112" formatCode="General">
                        <c:v>239.791</c:v>
                      </c:pt>
                      <c:pt idx="3113" formatCode="General">
                        <c:v>239.80099999999999</c:v>
                      </c:pt>
                      <c:pt idx="3114" formatCode="General">
                        <c:v>239.81100000000001</c:v>
                      </c:pt>
                      <c:pt idx="3115" formatCode="General">
                        <c:v>239.821</c:v>
                      </c:pt>
                      <c:pt idx="3116" formatCode="General">
                        <c:v>239.83099999999999</c:v>
                      </c:pt>
                      <c:pt idx="3117" formatCode="General">
                        <c:v>239.84100000000001</c:v>
                      </c:pt>
                      <c:pt idx="3118" formatCode="General">
                        <c:v>239.851</c:v>
                      </c:pt>
                      <c:pt idx="3119" formatCode="General">
                        <c:v>239.86099999999999</c:v>
                      </c:pt>
                      <c:pt idx="3120" formatCode="General">
                        <c:v>239.87100000000001</c:v>
                      </c:pt>
                      <c:pt idx="3121" formatCode="General">
                        <c:v>239.881</c:v>
                      </c:pt>
                      <c:pt idx="3122" formatCode="General">
                        <c:v>239.89099999999999</c:v>
                      </c:pt>
                      <c:pt idx="3123" formatCode="General">
                        <c:v>239.90100000000001</c:v>
                      </c:pt>
                      <c:pt idx="3124" formatCode="General">
                        <c:v>239.911</c:v>
                      </c:pt>
                      <c:pt idx="3125" formatCode="General">
                        <c:v>239.92099999999999</c:v>
                      </c:pt>
                      <c:pt idx="3126" formatCode="General">
                        <c:v>239.93100000000001</c:v>
                      </c:pt>
                      <c:pt idx="3127" formatCode="General">
                        <c:v>239.941</c:v>
                      </c:pt>
                      <c:pt idx="3128" formatCode="General">
                        <c:v>239.95099999999999</c:v>
                      </c:pt>
                      <c:pt idx="3129" formatCode="General">
                        <c:v>239.96100000000001</c:v>
                      </c:pt>
                      <c:pt idx="3130" formatCode="General">
                        <c:v>239.971</c:v>
                      </c:pt>
                      <c:pt idx="3131" formatCode="General">
                        <c:v>239.98099999999999</c:v>
                      </c:pt>
                      <c:pt idx="3132" formatCode="General">
                        <c:v>239.99100000000001</c:v>
                      </c:pt>
                      <c:pt idx="3133" formatCode="General">
                        <c:v>240.001</c:v>
                      </c:pt>
                      <c:pt idx="3134" formatCode="General">
                        <c:v>240.011</c:v>
                      </c:pt>
                      <c:pt idx="3135" formatCode="General">
                        <c:v>240.02099999999999</c:v>
                      </c:pt>
                      <c:pt idx="3136" formatCode="General">
                        <c:v>240.03100000000001</c:v>
                      </c:pt>
                      <c:pt idx="3137" formatCode="General">
                        <c:v>240.041</c:v>
                      </c:pt>
                      <c:pt idx="3138" formatCode="General">
                        <c:v>240.05099999999999</c:v>
                      </c:pt>
                      <c:pt idx="3139" formatCode="General">
                        <c:v>240.06100000000001</c:v>
                      </c:pt>
                      <c:pt idx="3140" formatCode="General">
                        <c:v>240.071</c:v>
                      </c:pt>
                      <c:pt idx="3141" formatCode="General">
                        <c:v>240.08099999999999</c:v>
                      </c:pt>
                      <c:pt idx="3142" formatCode="General">
                        <c:v>240.09100000000001</c:v>
                      </c:pt>
                      <c:pt idx="3143" formatCode="General">
                        <c:v>240.101</c:v>
                      </c:pt>
                      <c:pt idx="3144" formatCode="General">
                        <c:v>240.11099999999999</c:v>
                      </c:pt>
                      <c:pt idx="3145" formatCode="General">
                        <c:v>240.12100000000001</c:v>
                      </c:pt>
                      <c:pt idx="3146" formatCode="General">
                        <c:v>240.131</c:v>
                      </c:pt>
                      <c:pt idx="3147" formatCode="General">
                        <c:v>240.14099999999999</c:v>
                      </c:pt>
                      <c:pt idx="3148" formatCode="General">
                        <c:v>240.15100000000001</c:v>
                      </c:pt>
                      <c:pt idx="3149" formatCode="General">
                        <c:v>240.161</c:v>
                      </c:pt>
                      <c:pt idx="3150" formatCode="General">
                        <c:v>240.17099999999999</c:v>
                      </c:pt>
                      <c:pt idx="3151" formatCode="General">
                        <c:v>240.18100000000001</c:v>
                      </c:pt>
                      <c:pt idx="3152" formatCode="General">
                        <c:v>240.191</c:v>
                      </c:pt>
                      <c:pt idx="3153" formatCode="General">
                        <c:v>240.20099999999999</c:v>
                      </c:pt>
                      <c:pt idx="3154" formatCode="General">
                        <c:v>240.21100000000001</c:v>
                      </c:pt>
                      <c:pt idx="3155" formatCode="General">
                        <c:v>240.221</c:v>
                      </c:pt>
                      <c:pt idx="3156" formatCode="General">
                        <c:v>240.23099999999999</c:v>
                      </c:pt>
                      <c:pt idx="3157" formatCode="General">
                        <c:v>240.24100000000001</c:v>
                      </c:pt>
                      <c:pt idx="3158" formatCode="General">
                        <c:v>240.251</c:v>
                      </c:pt>
                      <c:pt idx="3159" formatCode="General">
                        <c:v>240.261</c:v>
                      </c:pt>
                      <c:pt idx="3160" formatCode="General">
                        <c:v>240.27099999999999</c:v>
                      </c:pt>
                      <c:pt idx="3161" formatCode="General">
                        <c:v>240.28100000000001</c:v>
                      </c:pt>
                      <c:pt idx="3162" formatCode="General">
                        <c:v>240.291</c:v>
                      </c:pt>
                      <c:pt idx="3163" formatCode="General">
                        <c:v>240.30099999999999</c:v>
                      </c:pt>
                      <c:pt idx="3164" formatCode="General">
                        <c:v>240.31100000000001</c:v>
                      </c:pt>
                      <c:pt idx="3165" formatCode="General">
                        <c:v>240.321</c:v>
                      </c:pt>
                      <c:pt idx="3166" formatCode="General">
                        <c:v>240.33099999999999</c:v>
                      </c:pt>
                      <c:pt idx="3167" formatCode="General">
                        <c:v>240.34100000000001</c:v>
                      </c:pt>
                      <c:pt idx="3168" formatCode="General">
                        <c:v>240.351</c:v>
                      </c:pt>
                      <c:pt idx="3169" formatCode="General">
                        <c:v>240.36099999999999</c:v>
                      </c:pt>
                      <c:pt idx="3170" formatCode="General">
                        <c:v>240.37100000000001</c:v>
                      </c:pt>
                      <c:pt idx="3171" formatCode="General">
                        <c:v>240.381</c:v>
                      </c:pt>
                      <c:pt idx="3172" formatCode="General">
                        <c:v>240.39099999999999</c:v>
                      </c:pt>
                      <c:pt idx="3173" formatCode="General">
                        <c:v>240.40100000000001</c:v>
                      </c:pt>
                      <c:pt idx="3174" formatCode="General">
                        <c:v>240.411</c:v>
                      </c:pt>
                      <c:pt idx="3175" formatCode="General">
                        <c:v>240.42099999999999</c:v>
                      </c:pt>
                      <c:pt idx="3176" formatCode="General">
                        <c:v>240.43100000000001</c:v>
                      </c:pt>
                      <c:pt idx="3177" formatCode="General">
                        <c:v>240.441</c:v>
                      </c:pt>
                      <c:pt idx="3178" formatCode="General">
                        <c:v>240.45099999999999</c:v>
                      </c:pt>
                      <c:pt idx="3179" formatCode="General">
                        <c:v>240.46100000000001</c:v>
                      </c:pt>
                      <c:pt idx="3180" formatCode="General">
                        <c:v>240.471</c:v>
                      </c:pt>
                      <c:pt idx="3181" formatCode="General">
                        <c:v>240.48099999999999</c:v>
                      </c:pt>
                      <c:pt idx="3182" formatCode="General">
                        <c:v>240.49100000000001</c:v>
                      </c:pt>
                      <c:pt idx="3183" formatCode="General">
                        <c:v>240.501</c:v>
                      </c:pt>
                      <c:pt idx="3184" formatCode="General">
                        <c:v>240.511</c:v>
                      </c:pt>
                      <c:pt idx="3185" formatCode="General">
                        <c:v>240.52099999999999</c:v>
                      </c:pt>
                      <c:pt idx="3186" formatCode="General">
                        <c:v>240.53100000000001</c:v>
                      </c:pt>
                      <c:pt idx="3187" formatCode="General">
                        <c:v>240.541</c:v>
                      </c:pt>
                      <c:pt idx="3188" formatCode="General">
                        <c:v>240.55099999999999</c:v>
                      </c:pt>
                      <c:pt idx="3189" formatCode="General">
                        <c:v>240.56100000000001</c:v>
                      </c:pt>
                      <c:pt idx="3190" formatCode="General">
                        <c:v>240.571</c:v>
                      </c:pt>
                      <c:pt idx="3191" formatCode="General">
                        <c:v>240.58099999999999</c:v>
                      </c:pt>
                      <c:pt idx="3192" formatCode="General">
                        <c:v>240.59100000000001</c:v>
                      </c:pt>
                      <c:pt idx="3193" formatCode="General">
                        <c:v>240.601</c:v>
                      </c:pt>
                      <c:pt idx="3194" formatCode="General">
                        <c:v>240.61099999999999</c:v>
                      </c:pt>
                      <c:pt idx="3195" formatCode="General">
                        <c:v>240.62100000000001</c:v>
                      </c:pt>
                      <c:pt idx="3196" formatCode="General">
                        <c:v>240.631</c:v>
                      </c:pt>
                      <c:pt idx="3197" formatCode="General">
                        <c:v>240.64099999999999</c:v>
                      </c:pt>
                      <c:pt idx="3198" formatCode="General">
                        <c:v>240.65100000000001</c:v>
                      </c:pt>
                      <c:pt idx="3199" formatCode="General">
                        <c:v>240.661</c:v>
                      </c:pt>
                      <c:pt idx="3200" formatCode="General">
                        <c:v>240.67099999999999</c:v>
                      </c:pt>
                      <c:pt idx="3201" formatCode="General">
                        <c:v>240.68100000000001</c:v>
                      </c:pt>
                      <c:pt idx="3202" formatCode="General">
                        <c:v>240.691</c:v>
                      </c:pt>
                      <c:pt idx="3203" formatCode="General">
                        <c:v>240.70099999999999</c:v>
                      </c:pt>
                      <c:pt idx="3204" formatCode="General">
                        <c:v>240.71100000000001</c:v>
                      </c:pt>
                      <c:pt idx="3205" formatCode="General">
                        <c:v>240.721</c:v>
                      </c:pt>
                      <c:pt idx="3206" formatCode="General">
                        <c:v>240.73099999999999</c:v>
                      </c:pt>
                      <c:pt idx="3207" formatCode="General">
                        <c:v>240.74100000000001</c:v>
                      </c:pt>
                      <c:pt idx="3208" formatCode="General">
                        <c:v>240.751</c:v>
                      </c:pt>
                      <c:pt idx="3209" formatCode="General">
                        <c:v>240.761</c:v>
                      </c:pt>
                      <c:pt idx="3210" formatCode="General">
                        <c:v>240.77099999999999</c:v>
                      </c:pt>
                      <c:pt idx="3211" formatCode="General">
                        <c:v>240.78100000000001</c:v>
                      </c:pt>
                      <c:pt idx="3212" formatCode="General">
                        <c:v>240.791</c:v>
                      </c:pt>
                      <c:pt idx="3213" formatCode="General">
                        <c:v>240.80099999999999</c:v>
                      </c:pt>
                      <c:pt idx="3214" formatCode="General">
                        <c:v>240.81100000000001</c:v>
                      </c:pt>
                      <c:pt idx="3215" formatCode="General">
                        <c:v>240.821</c:v>
                      </c:pt>
                      <c:pt idx="3216" formatCode="General">
                        <c:v>240.83099999999999</c:v>
                      </c:pt>
                      <c:pt idx="3217" formatCode="General">
                        <c:v>240.84100000000001</c:v>
                      </c:pt>
                      <c:pt idx="3218" formatCode="General">
                        <c:v>240.851</c:v>
                      </c:pt>
                      <c:pt idx="3219" formatCode="General">
                        <c:v>240.86099999999999</c:v>
                      </c:pt>
                      <c:pt idx="3220" formatCode="General">
                        <c:v>240.87100000000001</c:v>
                      </c:pt>
                      <c:pt idx="3221" formatCode="General">
                        <c:v>240.881</c:v>
                      </c:pt>
                      <c:pt idx="3222" formatCode="General">
                        <c:v>240.89099999999999</c:v>
                      </c:pt>
                      <c:pt idx="3223" formatCode="General">
                        <c:v>240.90100000000001</c:v>
                      </c:pt>
                      <c:pt idx="3224" formatCode="General">
                        <c:v>240.911</c:v>
                      </c:pt>
                      <c:pt idx="3225" formatCode="General">
                        <c:v>240.92099999999999</c:v>
                      </c:pt>
                      <c:pt idx="3226" formatCode="General">
                        <c:v>240.93100000000001</c:v>
                      </c:pt>
                      <c:pt idx="3227" formatCode="General">
                        <c:v>240.941</c:v>
                      </c:pt>
                      <c:pt idx="3228" formatCode="General">
                        <c:v>240.95099999999999</c:v>
                      </c:pt>
                      <c:pt idx="3229" formatCode="General">
                        <c:v>240.96100000000001</c:v>
                      </c:pt>
                      <c:pt idx="3230" formatCode="General">
                        <c:v>240.971</c:v>
                      </c:pt>
                      <c:pt idx="3231" formatCode="General">
                        <c:v>240.98099999999999</c:v>
                      </c:pt>
                      <c:pt idx="3232" formatCode="General">
                        <c:v>240.99100000000001</c:v>
                      </c:pt>
                      <c:pt idx="3233" formatCode="General">
                        <c:v>241.001</c:v>
                      </c:pt>
                      <c:pt idx="3234" formatCode="General">
                        <c:v>241.011</c:v>
                      </c:pt>
                      <c:pt idx="3235" formatCode="General">
                        <c:v>241.02099999999999</c:v>
                      </c:pt>
                      <c:pt idx="3236" formatCode="General">
                        <c:v>241.03100000000001</c:v>
                      </c:pt>
                      <c:pt idx="3237" formatCode="General">
                        <c:v>241.041</c:v>
                      </c:pt>
                      <c:pt idx="3238" formatCode="General">
                        <c:v>241.05099999999999</c:v>
                      </c:pt>
                      <c:pt idx="3239" formatCode="General">
                        <c:v>241.06100000000001</c:v>
                      </c:pt>
                      <c:pt idx="3240" formatCode="General">
                        <c:v>241.071</c:v>
                      </c:pt>
                      <c:pt idx="3241" formatCode="General">
                        <c:v>241.08099999999999</c:v>
                      </c:pt>
                      <c:pt idx="3242" formatCode="General">
                        <c:v>241.09100000000001</c:v>
                      </c:pt>
                      <c:pt idx="3243" formatCode="General">
                        <c:v>241.101</c:v>
                      </c:pt>
                      <c:pt idx="3244" formatCode="General">
                        <c:v>241.11099999999999</c:v>
                      </c:pt>
                      <c:pt idx="3245" formatCode="General">
                        <c:v>241.12100000000001</c:v>
                      </c:pt>
                      <c:pt idx="3246" formatCode="General">
                        <c:v>241.131</c:v>
                      </c:pt>
                      <c:pt idx="3247" formatCode="General">
                        <c:v>241.14099999999999</c:v>
                      </c:pt>
                      <c:pt idx="3248" formatCode="General">
                        <c:v>241.15100000000001</c:v>
                      </c:pt>
                      <c:pt idx="3249" formatCode="General">
                        <c:v>241.161</c:v>
                      </c:pt>
                      <c:pt idx="3250" formatCode="General">
                        <c:v>241.17099999999999</c:v>
                      </c:pt>
                      <c:pt idx="3251" formatCode="General">
                        <c:v>241.18100000000001</c:v>
                      </c:pt>
                      <c:pt idx="3252" formatCode="General">
                        <c:v>241.191</c:v>
                      </c:pt>
                      <c:pt idx="3253" formatCode="General">
                        <c:v>241.20099999999999</c:v>
                      </c:pt>
                      <c:pt idx="3254" formatCode="General">
                        <c:v>241.21100000000001</c:v>
                      </c:pt>
                      <c:pt idx="3255" formatCode="General">
                        <c:v>241.221</c:v>
                      </c:pt>
                      <c:pt idx="3256" formatCode="General">
                        <c:v>241.23099999999999</c:v>
                      </c:pt>
                      <c:pt idx="3257" formatCode="General">
                        <c:v>241.24100000000001</c:v>
                      </c:pt>
                      <c:pt idx="3258" formatCode="General">
                        <c:v>241.251</c:v>
                      </c:pt>
                      <c:pt idx="3259" formatCode="General">
                        <c:v>241.261</c:v>
                      </c:pt>
                      <c:pt idx="3260" formatCode="General">
                        <c:v>241.27099999999999</c:v>
                      </c:pt>
                      <c:pt idx="3261" formatCode="General">
                        <c:v>241.28100000000001</c:v>
                      </c:pt>
                      <c:pt idx="3262" formatCode="General">
                        <c:v>241.291</c:v>
                      </c:pt>
                      <c:pt idx="3263" formatCode="General">
                        <c:v>241.30099999999999</c:v>
                      </c:pt>
                      <c:pt idx="3264" formatCode="General">
                        <c:v>241.31100000000001</c:v>
                      </c:pt>
                      <c:pt idx="3265" formatCode="General">
                        <c:v>241.321</c:v>
                      </c:pt>
                      <c:pt idx="3266" formatCode="General">
                        <c:v>241.33099999999999</c:v>
                      </c:pt>
                      <c:pt idx="3267" formatCode="General">
                        <c:v>241.34100000000001</c:v>
                      </c:pt>
                      <c:pt idx="3268" formatCode="General">
                        <c:v>241.351</c:v>
                      </c:pt>
                      <c:pt idx="3269" formatCode="General">
                        <c:v>241.36099999999999</c:v>
                      </c:pt>
                      <c:pt idx="3270" formatCode="General">
                        <c:v>241.37100000000001</c:v>
                      </c:pt>
                      <c:pt idx="3271" formatCode="General">
                        <c:v>241.381</c:v>
                      </c:pt>
                      <c:pt idx="3272" formatCode="General">
                        <c:v>241.39099999999999</c:v>
                      </c:pt>
                      <c:pt idx="3273" formatCode="General">
                        <c:v>241.40100000000001</c:v>
                      </c:pt>
                      <c:pt idx="3274" formatCode="General">
                        <c:v>241.411</c:v>
                      </c:pt>
                      <c:pt idx="3275" formatCode="General">
                        <c:v>241.42099999999999</c:v>
                      </c:pt>
                      <c:pt idx="3276" formatCode="General">
                        <c:v>241.43100000000001</c:v>
                      </c:pt>
                      <c:pt idx="3277" formatCode="General">
                        <c:v>241.441</c:v>
                      </c:pt>
                      <c:pt idx="3278" formatCode="General">
                        <c:v>241.45099999999999</c:v>
                      </c:pt>
                      <c:pt idx="3279" formatCode="General">
                        <c:v>241.45400000000001</c:v>
                      </c:pt>
                      <c:pt idx="3280" formatCode="General">
                        <c:v>241.45400000000001</c:v>
                      </c:pt>
                      <c:pt idx="3281" formatCode="General">
                        <c:v>242.45400000000001</c:v>
                      </c:pt>
                      <c:pt idx="3282" formatCode="General">
                        <c:v>243.45400000000001</c:v>
                      </c:pt>
                      <c:pt idx="3283" formatCode="General">
                        <c:v>244.45400000000001</c:v>
                      </c:pt>
                      <c:pt idx="3284" formatCode="General">
                        <c:v>245.45400000000001</c:v>
                      </c:pt>
                      <c:pt idx="3285" formatCode="General">
                        <c:v>246.45400000000001</c:v>
                      </c:pt>
                      <c:pt idx="3286" formatCode="General">
                        <c:v>247.45400000000001</c:v>
                      </c:pt>
                      <c:pt idx="3287" formatCode="General">
                        <c:v>248.45400000000001</c:v>
                      </c:pt>
                      <c:pt idx="3288" formatCode="General">
                        <c:v>249.45400000000001</c:v>
                      </c:pt>
                      <c:pt idx="3289" formatCode="General">
                        <c:v>250.45400000000001</c:v>
                      </c:pt>
                      <c:pt idx="3290" formatCode="General">
                        <c:v>251.45400000000001</c:v>
                      </c:pt>
                      <c:pt idx="3291" formatCode="General">
                        <c:v>252.45400000000001</c:v>
                      </c:pt>
                      <c:pt idx="3292" formatCode="General">
                        <c:v>253.45400000000001</c:v>
                      </c:pt>
                      <c:pt idx="3293" formatCode="General">
                        <c:v>254.45400000000001</c:v>
                      </c:pt>
                      <c:pt idx="3294" formatCode="General">
                        <c:v>255.45400000000001</c:v>
                      </c:pt>
                      <c:pt idx="3295" formatCode="General">
                        <c:v>256.45400000000001</c:v>
                      </c:pt>
                      <c:pt idx="3296" formatCode="General">
                        <c:v>257.45400000000001</c:v>
                      </c:pt>
                      <c:pt idx="3297" formatCode="General">
                        <c:v>258.45400000000001</c:v>
                      </c:pt>
                      <c:pt idx="3298" formatCode="General">
                        <c:v>259.45400000000001</c:v>
                      </c:pt>
                      <c:pt idx="3299" formatCode="General">
                        <c:v>260.45400000000001</c:v>
                      </c:pt>
                      <c:pt idx="3300" formatCode="General">
                        <c:v>261.45400000000001</c:v>
                      </c:pt>
                      <c:pt idx="3301" formatCode="General">
                        <c:v>262.45400000000001</c:v>
                      </c:pt>
                      <c:pt idx="3302" formatCode="General">
                        <c:v>263.45400000000001</c:v>
                      </c:pt>
                      <c:pt idx="3303" formatCode="General">
                        <c:v>264.45400000000001</c:v>
                      </c:pt>
                      <c:pt idx="3304" formatCode="General">
                        <c:v>265.45400000000001</c:v>
                      </c:pt>
                      <c:pt idx="3305" formatCode="General">
                        <c:v>266.45400000000001</c:v>
                      </c:pt>
                      <c:pt idx="3306" formatCode="General">
                        <c:v>267.45400000000001</c:v>
                      </c:pt>
                      <c:pt idx="3307" formatCode="General">
                        <c:v>268.45400000000001</c:v>
                      </c:pt>
                      <c:pt idx="3308" formatCode="General">
                        <c:v>269.45400000000001</c:v>
                      </c:pt>
                      <c:pt idx="3309" formatCode="General">
                        <c:v>270.45400000000001</c:v>
                      </c:pt>
                      <c:pt idx="3310" formatCode="General">
                        <c:v>271.45400000000001</c:v>
                      </c:pt>
                      <c:pt idx="3311" formatCode="General">
                        <c:v>272.45400000000001</c:v>
                      </c:pt>
                      <c:pt idx="3312" formatCode="General">
                        <c:v>273.45400000000001</c:v>
                      </c:pt>
                      <c:pt idx="3313" formatCode="General">
                        <c:v>274.45400000000001</c:v>
                      </c:pt>
                      <c:pt idx="3314" formatCode="General">
                        <c:v>275.45400000000001</c:v>
                      </c:pt>
                      <c:pt idx="3315" formatCode="General">
                        <c:v>276.45400000000001</c:v>
                      </c:pt>
                      <c:pt idx="3316" formatCode="General">
                        <c:v>277.45400000000001</c:v>
                      </c:pt>
                      <c:pt idx="3317" formatCode="General">
                        <c:v>278.45400000000001</c:v>
                      </c:pt>
                      <c:pt idx="3318" formatCode="General">
                        <c:v>279.45400000000001</c:v>
                      </c:pt>
                      <c:pt idx="3319" formatCode="General">
                        <c:v>280.45400000000001</c:v>
                      </c:pt>
                      <c:pt idx="3320" formatCode="General">
                        <c:v>281.45400000000001</c:v>
                      </c:pt>
                      <c:pt idx="3321" formatCode="General">
                        <c:v>282.45400000000001</c:v>
                      </c:pt>
                      <c:pt idx="3322" formatCode="General">
                        <c:v>283.45400000000001</c:v>
                      </c:pt>
                      <c:pt idx="3323" formatCode="General">
                        <c:v>284.45400000000001</c:v>
                      </c:pt>
                      <c:pt idx="3324" formatCode="General">
                        <c:v>285.45400000000001</c:v>
                      </c:pt>
                      <c:pt idx="3325" formatCode="General">
                        <c:v>286.45400000000001</c:v>
                      </c:pt>
                      <c:pt idx="3326" formatCode="General">
                        <c:v>287.45400000000001</c:v>
                      </c:pt>
                      <c:pt idx="3327" formatCode="General">
                        <c:v>288.45400000000001</c:v>
                      </c:pt>
                      <c:pt idx="3328" formatCode="General">
                        <c:v>289.45400000000001</c:v>
                      </c:pt>
                      <c:pt idx="3329" formatCode="General">
                        <c:v>290.45400000000001</c:v>
                      </c:pt>
                      <c:pt idx="3330" formatCode="General">
                        <c:v>291.45400000000001</c:v>
                      </c:pt>
                      <c:pt idx="3331" formatCode="General">
                        <c:v>292.45400000000001</c:v>
                      </c:pt>
                      <c:pt idx="3332" formatCode="General">
                        <c:v>293.45400000000001</c:v>
                      </c:pt>
                      <c:pt idx="3333" formatCode="General">
                        <c:v>294.45400000000001</c:v>
                      </c:pt>
                      <c:pt idx="3334" formatCode="General">
                        <c:v>295.45400000000001</c:v>
                      </c:pt>
                      <c:pt idx="3335" formatCode="General">
                        <c:v>296.45400000000001</c:v>
                      </c:pt>
                      <c:pt idx="3336" formatCode="General">
                        <c:v>297.45400000000001</c:v>
                      </c:pt>
                      <c:pt idx="3337" formatCode="General">
                        <c:v>298.45400000000001</c:v>
                      </c:pt>
                      <c:pt idx="3338" formatCode="General">
                        <c:v>299.45400000000001</c:v>
                      </c:pt>
                      <c:pt idx="3339" formatCode="General">
                        <c:v>300.45400000000001</c:v>
                      </c:pt>
                      <c:pt idx="3340" formatCode="General">
                        <c:v>301.45400000000001</c:v>
                      </c:pt>
                      <c:pt idx="3341" formatCode="General">
                        <c:v>302.45400000000001</c:v>
                      </c:pt>
                      <c:pt idx="3342" formatCode="General">
                        <c:v>303.45400000000001</c:v>
                      </c:pt>
                      <c:pt idx="3343" formatCode="General">
                        <c:v>304.45400000000001</c:v>
                      </c:pt>
                      <c:pt idx="3344" formatCode="General">
                        <c:v>305.45400000000001</c:v>
                      </c:pt>
                      <c:pt idx="3345" formatCode="General">
                        <c:v>306.45400000000001</c:v>
                      </c:pt>
                      <c:pt idx="3346" formatCode="General">
                        <c:v>307.45400000000001</c:v>
                      </c:pt>
                      <c:pt idx="3347" formatCode="General">
                        <c:v>308.45400000000001</c:v>
                      </c:pt>
                      <c:pt idx="3348" formatCode="General">
                        <c:v>309.45400000000001</c:v>
                      </c:pt>
                      <c:pt idx="3349" formatCode="General">
                        <c:v>310.45400000000001</c:v>
                      </c:pt>
                      <c:pt idx="3350" formatCode="General">
                        <c:v>311.45400000000001</c:v>
                      </c:pt>
                      <c:pt idx="3351" formatCode="General">
                        <c:v>311.75599999999997</c:v>
                      </c:pt>
                      <c:pt idx="3352" formatCode="General">
                        <c:v>311.75599999999997</c:v>
                      </c:pt>
                      <c:pt idx="3353" formatCode="General">
                        <c:v>311.76600000000002</c:v>
                      </c:pt>
                      <c:pt idx="3354" formatCode="General">
                        <c:v>311.77600000000001</c:v>
                      </c:pt>
                      <c:pt idx="3355" formatCode="General">
                        <c:v>311.786</c:v>
                      </c:pt>
                      <c:pt idx="3356" formatCode="General">
                        <c:v>311.79599999999999</c:v>
                      </c:pt>
                      <c:pt idx="3357" formatCode="General">
                        <c:v>311.80599999999998</c:v>
                      </c:pt>
                      <c:pt idx="3358" formatCode="General">
                        <c:v>311.81599999999997</c:v>
                      </c:pt>
                      <c:pt idx="3359" formatCode="General">
                        <c:v>311.82600000000002</c:v>
                      </c:pt>
                      <c:pt idx="3360" formatCode="General">
                        <c:v>311.83600000000001</c:v>
                      </c:pt>
                      <c:pt idx="3361" formatCode="General">
                        <c:v>311.846</c:v>
                      </c:pt>
                      <c:pt idx="3362" formatCode="General">
                        <c:v>311.85599999999999</c:v>
                      </c:pt>
                      <c:pt idx="3363" formatCode="General">
                        <c:v>311.86599999999999</c:v>
                      </c:pt>
                      <c:pt idx="3364" formatCode="General">
                        <c:v>311.87599999999998</c:v>
                      </c:pt>
                      <c:pt idx="3365" formatCode="General">
                        <c:v>311.88600000000002</c:v>
                      </c:pt>
                      <c:pt idx="3366" formatCode="General">
                        <c:v>311.89600000000002</c:v>
                      </c:pt>
                      <c:pt idx="3367" formatCode="General">
                        <c:v>311.90600000000001</c:v>
                      </c:pt>
                      <c:pt idx="3368" formatCode="General">
                        <c:v>311.916</c:v>
                      </c:pt>
                      <c:pt idx="3369" formatCode="General">
                        <c:v>311.92599999999999</c:v>
                      </c:pt>
                      <c:pt idx="3370" formatCode="General">
                        <c:v>311.93599999999998</c:v>
                      </c:pt>
                      <c:pt idx="3371" formatCode="General">
                        <c:v>311.94600000000003</c:v>
                      </c:pt>
                      <c:pt idx="3372" formatCode="General">
                        <c:v>311.95600000000002</c:v>
                      </c:pt>
                      <c:pt idx="3373" formatCode="General">
                        <c:v>311.96600000000001</c:v>
                      </c:pt>
                      <c:pt idx="3374" formatCode="General">
                        <c:v>311.976</c:v>
                      </c:pt>
                      <c:pt idx="3375" formatCode="General">
                        <c:v>311.98599999999999</c:v>
                      </c:pt>
                      <c:pt idx="3376" formatCode="General">
                        <c:v>311.99599999999998</c:v>
                      </c:pt>
                      <c:pt idx="3377" formatCode="General">
                        <c:v>312.00599999999997</c:v>
                      </c:pt>
                      <c:pt idx="3378" formatCode="General">
                        <c:v>312.01600000000002</c:v>
                      </c:pt>
                      <c:pt idx="3379" formatCode="General">
                        <c:v>312.02600000000001</c:v>
                      </c:pt>
                      <c:pt idx="3380" formatCode="General">
                        <c:v>312.036</c:v>
                      </c:pt>
                      <c:pt idx="3381" formatCode="General">
                        <c:v>312.04599999999999</c:v>
                      </c:pt>
                      <c:pt idx="3382" formatCode="General">
                        <c:v>312.05599999999998</c:v>
                      </c:pt>
                      <c:pt idx="3383" formatCode="General">
                        <c:v>312.06599999999997</c:v>
                      </c:pt>
                      <c:pt idx="3384" formatCode="General">
                        <c:v>312.07600000000002</c:v>
                      </c:pt>
                      <c:pt idx="3385" formatCode="General">
                        <c:v>312.08600000000001</c:v>
                      </c:pt>
                      <c:pt idx="3386" formatCode="General">
                        <c:v>312.096</c:v>
                      </c:pt>
                      <c:pt idx="3387" formatCode="General">
                        <c:v>312.10599999999999</c:v>
                      </c:pt>
                      <c:pt idx="3388" formatCode="General">
                        <c:v>312.11599999999999</c:v>
                      </c:pt>
                      <c:pt idx="3389" formatCode="General">
                        <c:v>312.12599999999998</c:v>
                      </c:pt>
                      <c:pt idx="3390" formatCode="General">
                        <c:v>312.13600000000002</c:v>
                      </c:pt>
                      <c:pt idx="3391" formatCode="General">
                        <c:v>312.14600000000002</c:v>
                      </c:pt>
                      <c:pt idx="3392" formatCode="General">
                        <c:v>312.15600000000001</c:v>
                      </c:pt>
                      <c:pt idx="3393" formatCode="General">
                        <c:v>312.166</c:v>
                      </c:pt>
                      <c:pt idx="3394" formatCode="General">
                        <c:v>312.17599999999999</c:v>
                      </c:pt>
                      <c:pt idx="3395" formatCode="General">
                        <c:v>312.18599999999998</c:v>
                      </c:pt>
                      <c:pt idx="3396" formatCode="General">
                        <c:v>312.19600000000003</c:v>
                      </c:pt>
                      <c:pt idx="3397" formatCode="General">
                        <c:v>312.20600000000002</c:v>
                      </c:pt>
                      <c:pt idx="3398" formatCode="General">
                        <c:v>312.21600000000001</c:v>
                      </c:pt>
                      <c:pt idx="3399" formatCode="General">
                        <c:v>312.226</c:v>
                      </c:pt>
                      <c:pt idx="3400" formatCode="General">
                        <c:v>312.23599999999999</c:v>
                      </c:pt>
                      <c:pt idx="3401" formatCode="General">
                        <c:v>312.24599999999998</c:v>
                      </c:pt>
                      <c:pt idx="3402" formatCode="General">
                        <c:v>312.25599999999997</c:v>
                      </c:pt>
                      <c:pt idx="3403" formatCode="General">
                        <c:v>312.26600000000002</c:v>
                      </c:pt>
                      <c:pt idx="3404" formatCode="General">
                        <c:v>312.27600000000001</c:v>
                      </c:pt>
                      <c:pt idx="3405" formatCode="General">
                        <c:v>312.286</c:v>
                      </c:pt>
                      <c:pt idx="3406" formatCode="General">
                        <c:v>312.29599999999999</c:v>
                      </c:pt>
                      <c:pt idx="3407" formatCode="General">
                        <c:v>312.30599999999998</c:v>
                      </c:pt>
                      <c:pt idx="3408" formatCode="General">
                        <c:v>312.31599999999997</c:v>
                      </c:pt>
                      <c:pt idx="3409" formatCode="General">
                        <c:v>312.32600000000002</c:v>
                      </c:pt>
                      <c:pt idx="3410" formatCode="General">
                        <c:v>312.33600000000001</c:v>
                      </c:pt>
                      <c:pt idx="3411" formatCode="General">
                        <c:v>312.346</c:v>
                      </c:pt>
                      <c:pt idx="3412" formatCode="General">
                        <c:v>312.35599999999999</c:v>
                      </c:pt>
                      <c:pt idx="3413" formatCode="General">
                        <c:v>312.36599999999999</c:v>
                      </c:pt>
                      <c:pt idx="3414" formatCode="General">
                        <c:v>312.37599999999998</c:v>
                      </c:pt>
                      <c:pt idx="3415" formatCode="General">
                        <c:v>312.38600000000002</c:v>
                      </c:pt>
                      <c:pt idx="3416" formatCode="General">
                        <c:v>312.39600000000002</c:v>
                      </c:pt>
                      <c:pt idx="3417" formatCode="General">
                        <c:v>312.40600000000001</c:v>
                      </c:pt>
                      <c:pt idx="3418" formatCode="General">
                        <c:v>312.416</c:v>
                      </c:pt>
                      <c:pt idx="3419" formatCode="General">
                        <c:v>312.42599999999999</c:v>
                      </c:pt>
                      <c:pt idx="3420" formatCode="General">
                        <c:v>312.43599999999998</c:v>
                      </c:pt>
                      <c:pt idx="3421" formatCode="General">
                        <c:v>312.44600000000003</c:v>
                      </c:pt>
                      <c:pt idx="3422" formatCode="General">
                        <c:v>312.45600000000002</c:v>
                      </c:pt>
                      <c:pt idx="3423" formatCode="General">
                        <c:v>312.46600000000001</c:v>
                      </c:pt>
                      <c:pt idx="3424" formatCode="General">
                        <c:v>312.476</c:v>
                      </c:pt>
                      <c:pt idx="3425" formatCode="General">
                        <c:v>312.48599999999999</c:v>
                      </c:pt>
                      <c:pt idx="3426" formatCode="General">
                        <c:v>312.49599999999998</c:v>
                      </c:pt>
                      <c:pt idx="3427" formatCode="General">
                        <c:v>312.50599999999997</c:v>
                      </c:pt>
                      <c:pt idx="3428" formatCode="General">
                        <c:v>312.51600000000002</c:v>
                      </c:pt>
                      <c:pt idx="3429" formatCode="General">
                        <c:v>312.52600000000001</c:v>
                      </c:pt>
                      <c:pt idx="3430" formatCode="General">
                        <c:v>312.536</c:v>
                      </c:pt>
                      <c:pt idx="3431" formatCode="General">
                        <c:v>312.54599999999999</c:v>
                      </c:pt>
                      <c:pt idx="3432" formatCode="General">
                        <c:v>312.55599999999998</c:v>
                      </c:pt>
                      <c:pt idx="3433" formatCode="General">
                        <c:v>312.56599999999997</c:v>
                      </c:pt>
                      <c:pt idx="3434" formatCode="General">
                        <c:v>312.57600000000002</c:v>
                      </c:pt>
                      <c:pt idx="3435" formatCode="General">
                        <c:v>312.58600000000001</c:v>
                      </c:pt>
                      <c:pt idx="3436" formatCode="General">
                        <c:v>312.596</c:v>
                      </c:pt>
                      <c:pt idx="3437" formatCode="General">
                        <c:v>312.60599999999999</c:v>
                      </c:pt>
                      <c:pt idx="3438" formatCode="General">
                        <c:v>312.61599999999999</c:v>
                      </c:pt>
                      <c:pt idx="3439" formatCode="General">
                        <c:v>312.62599999999998</c:v>
                      </c:pt>
                      <c:pt idx="3440" formatCode="General">
                        <c:v>312.63600000000002</c:v>
                      </c:pt>
                      <c:pt idx="3441" formatCode="General">
                        <c:v>312.64600000000002</c:v>
                      </c:pt>
                      <c:pt idx="3442" formatCode="General">
                        <c:v>312.65600000000001</c:v>
                      </c:pt>
                      <c:pt idx="3443" formatCode="General">
                        <c:v>312.666</c:v>
                      </c:pt>
                      <c:pt idx="3444" formatCode="General">
                        <c:v>312.67599999999999</c:v>
                      </c:pt>
                      <c:pt idx="3445" formatCode="General">
                        <c:v>312.68599999999998</c:v>
                      </c:pt>
                      <c:pt idx="3446" formatCode="General">
                        <c:v>312.69600000000003</c:v>
                      </c:pt>
                      <c:pt idx="3447" formatCode="General">
                        <c:v>312.70600000000002</c:v>
                      </c:pt>
                      <c:pt idx="3448" formatCode="General">
                        <c:v>312.71600000000001</c:v>
                      </c:pt>
                      <c:pt idx="3449" formatCode="General">
                        <c:v>312.726</c:v>
                      </c:pt>
                      <c:pt idx="3450" formatCode="General">
                        <c:v>312.73599999999999</c:v>
                      </c:pt>
                      <c:pt idx="3451" formatCode="General">
                        <c:v>312.74599999999998</c:v>
                      </c:pt>
                      <c:pt idx="3452" formatCode="General">
                        <c:v>312.75599999999997</c:v>
                      </c:pt>
                      <c:pt idx="3453" formatCode="General">
                        <c:v>312.76600000000002</c:v>
                      </c:pt>
                      <c:pt idx="3454" formatCode="General">
                        <c:v>312.77600000000001</c:v>
                      </c:pt>
                      <c:pt idx="3455" formatCode="General">
                        <c:v>312.786</c:v>
                      </c:pt>
                      <c:pt idx="3456" formatCode="General">
                        <c:v>312.79599999999999</c:v>
                      </c:pt>
                      <c:pt idx="3457" formatCode="General">
                        <c:v>312.80599999999998</c:v>
                      </c:pt>
                      <c:pt idx="3458" formatCode="General">
                        <c:v>312.81599999999997</c:v>
                      </c:pt>
                      <c:pt idx="3459" formatCode="General">
                        <c:v>312.82600000000002</c:v>
                      </c:pt>
                      <c:pt idx="3460" formatCode="General">
                        <c:v>312.83600000000001</c:v>
                      </c:pt>
                      <c:pt idx="3461" formatCode="General">
                        <c:v>312.846</c:v>
                      </c:pt>
                      <c:pt idx="3462" formatCode="General">
                        <c:v>312.85599999999999</c:v>
                      </c:pt>
                      <c:pt idx="3463" formatCode="General">
                        <c:v>312.86599999999999</c:v>
                      </c:pt>
                      <c:pt idx="3464" formatCode="General">
                        <c:v>312.87599999999998</c:v>
                      </c:pt>
                      <c:pt idx="3465" formatCode="General">
                        <c:v>312.88600000000002</c:v>
                      </c:pt>
                      <c:pt idx="3466" formatCode="General">
                        <c:v>312.89600000000002</c:v>
                      </c:pt>
                      <c:pt idx="3467" formatCode="General">
                        <c:v>312.90600000000001</c:v>
                      </c:pt>
                      <c:pt idx="3468" formatCode="General">
                        <c:v>312.916</c:v>
                      </c:pt>
                      <c:pt idx="3469" formatCode="General">
                        <c:v>312.92599999999999</c:v>
                      </c:pt>
                      <c:pt idx="3470" formatCode="General">
                        <c:v>312.93599999999998</c:v>
                      </c:pt>
                      <c:pt idx="3471" formatCode="General">
                        <c:v>312.94600000000003</c:v>
                      </c:pt>
                      <c:pt idx="3472" formatCode="General">
                        <c:v>312.95600000000002</c:v>
                      </c:pt>
                      <c:pt idx="3473" formatCode="General">
                        <c:v>312.96600000000001</c:v>
                      </c:pt>
                      <c:pt idx="3474" formatCode="General">
                        <c:v>312.976</c:v>
                      </c:pt>
                      <c:pt idx="3475" formatCode="General">
                        <c:v>312.98599999999999</c:v>
                      </c:pt>
                      <c:pt idx="3476" formatCode="General">
                        <c:v>312.99599999999998</c:v>
                      </c:pt>
                      <c:pt idx="3477" formatCode="General">
                        <c:v>313.00599999999997</c:v>
                      </c:pt>
                      <c:pt idx="3478" formatCode="General">
                        <c:v>313.01600000000002</c:v>
                      </c:pt>
                      <c:pt idx="3479" formatCode="General">
                        <c:v>313.02600000000001</c:v>
                      </c:pt>
                      <c:pt idx="3480" formatCode="General">
                        <c:v>313.036</c:v>
                      </c:pt>
                      <c:pt idx="3481" formatCode="General">
                        <c:v>313.04599999999999</c:v>
                      </c:pt>
                      <c:pt idx="3482" formatCode="General">
                        <c:v>313.05599999999998</c:v>
                      </c:pt>
                      <c:pt idx="3483" formatCode="General">
                        <c:v>313.06599999999997</c:v>
                      </c:pt>
                      <c:pt idx="3484" formatCode="General">
                        <c:v>313.07600000000002</c:v>
                      </c:pt>
                      <c:pt idx="3485" formatCode="General">
                        <c:v>313.08600000000001</c:v>
                      </c:pt>
                      <c:pt idx="3486" formatCode="General">
                        <c:v>313.096</c:v>
                      </c:pt>
                      <c:pt idx="3487" formatCode="General">
                        <c:v>313.10599999999999</c:v>
                      </c:pt>
                      <c:pt idx="3488" formatCode="General">
                        <c:v>313.11599999999999</c:v>
                      </c:pt>
                      <c:pt idx="3489" formatCode="General">
                        <c:v>313.12599999999998</c:v>
                      </c:pt>
                      <c:pt idx="3490" formatCode="General">
                        <c:v>313.13600000000002</c:v>
                      </c:pt>
                      <c:pt idx="3491" formatCode="General">
                        <c:v>313.14600000000002</c:v>
                      </c:pt>
                      <c:pt idx="3492" formatCode="General">
                        <c:v>313.15600000000001</c:v>
                      </c:pt>
                      <c:pt idx="3493" formatCode="General">
                        <c:v>313.166</c:v>
                      </c:pt>
                      <c:pt idx="3494" formatCode="General">
                        <c:v>313.17599999999999</c:v>
                      </c:pt>
                      <c:pt idx="3495" formatCode="General">
                        <c:v>313.18599999999998</c:v>
                      </c:pt>
                      <c:pt idx="3496" formatCode="General">
                        <c:v>313.19600000000003</c:v>
                      </c:pt>
                      <c:pt idx="3497" formatCode="General">
                        <c:v>313.20600000000002</c:v>
                      </c:pt>
                      <c:pt idx="3498" formatCode="General">
                        <c:v>313.21600000000001</c:v>
                      </c:pt>
                      <c:pt idx="3499" formatCode="General">
                        <c:v>313.226</c:v>
                      </c:pt>
                      <c:pt idx="3500" formatCode="General">
                        <c:v>313.23599999999999</c:v>
                      </c:pt>
                      <c:pt idx="3501" formatCode="General">
                        <c:v>313.24599999999998</c:v>
                      </c:pt>
                      <c:pt idx="3502" formatCode="General">
                        <c:v>313.25599999999997</c:v>
                      </c:pt>
                      <c:pt idx="3503" formatCode="General">
                        <c:v>313.26600000000002</c:v>
                      </c:pt>
                      <c:pt idx="3504" formatCode="General">
                        <c:v>313.27600000000001</c:v>
                      </c:pt>
                      <c:pt idx="3505" formatCode="General">
                        <c:v>313.286</c:v>
                      </c:pt>
                      <c:pt idx="3506" formatCode="General">
                        <c:v>313.29599999999999</c:v>
                      </c:pt>
                      <c:pt idx="3507" formatCode="General">
                        <c:v>313.30599999999998</c:v>
                      </c:pt>
                      <c:pt idx="3508" formatCode="General">
                        <c:v>313.31599999999997</c:v>
                      </c:pt>
                      <c:pt idx="3509" formatCode="General">
                        <c:v>313.32600000000002</c:v>
                      </c:pt>
                      <c:pt idx="3510" formatCode="General">
                        <c:v>313.33600000000001</c:v>
                      </c:pt>
                      <c:pt idx="3511" formatCode="General">
                        <c:v>313.346</c:v>
                      </c:pt>
                      <c:pt idx="3512" formatCode="General">
                        <c:v>313.35599999999999</c:v>
                      </c:pt>
                      <c:pt idx="3513" formatCode="General">
                        <c:v>313.36599999999999</c:v>
                      </c:pt>
                      <c:pt idx="3514" formatCode="General">
                        <c:v>313.37599999999998</c:v>
                      </c:pt>
                      <c:pt idx="3515" formatCode="General">
                        <c:v>313.38600000000002</c:v>
                      </c:pt>
                      <c:pt idx="3516" formatCode="General">
                        <c:v>313.39600000000002</c:v>
                      </c:pt>
                      <c:pt idx="3517" formatCode="General">
                        <c:v>313.40600000000001</c:v>
                      </c:pt>
                      <c:pt idx="3518" formatCode="General">
                        <c:v>313.416</c:v>
                      </c:pt>
                      <c:pt idx="3519" formatCode="General">
                        <c:v>313.42599999999999</c:v>
                      </c:pt>
                      <c:pt idx="3520" formatCode="General">
                        <c:v>313.43599999999998</c:v>
                      </c:pt>
                      <c:pt idx="3521" formatCode="General">
                        <c:v>313.44600000000003</c:v>
                      </c:pt>
                      <c:pt idx="3522" formatCode="General">
                        <c:v>313.45600000000002</c:v>
                      </c:pt>
                      <c:pt idx="3523" formatCode="General">
                        <c:v>313.46600000000001</c:v>
                      </c:pt>
                      <c:pt idx="3524" formatCode="General">
                        <c:v>313.476</c:v>
                      </c:pt>
                      <c:pt idx="3525" formatCode="General">
                        <c:v>313.48599999999999</c:v>
                      </c:pt>
                      <c:pt idx="3526" formatCode="General">
                        <c:v>313.49599999999998</c:v>
                      </c:pt>
                      <c:pt idx="3527" formatCode="General">
                        <c:v>313.50599999999997</c:v>
                      </c:pt>
                      <c:pt idx="3528" formatCode="General">
                        <c:v>313.51600000000002</c:v>
                      </c:pt>
                      <c:pt idx="3529" formatCode="General">
                        <c:v>313.52600000000001</c:v>
                      </c:pt>
                      <c:pt idx="3530" formatCode="General">
                        <c:v>313.536</c:v>
                      </c:pt>
                      <c:pt idx="3531" formatCode="General">
                        <c:v>313.54599999999999</c:v>
                      </c:pt>
                      <c:pt idx="3532" formatCode="General">
                        <c:v>313.55599999999998</c:v>
                      </c:pt>
                      <c:pt idx="3533" formatCode="General">
                        <c:v>313.56599999999997</c:v>
                      </c:pt>
                      <c:pt idx="3534" formatCode="General">
                        <c:v>313.57600000000002</c:v>
                      </c:pt>
                      <c:pt idx="3535" formatCode="General">
                        <c:v>313.58600000000001</c:v>
                      </c:pt>
                      <c:pt idx="3536" formatCode="General">
                        <c:v>313.596</c:v>
                      </c:pt>
                      <c:pt idx="3537" formatCode="General">
                        <c:v>313.60599999999999</c:v>
                      </c:pt>
                      <c:pt idx="3538" formatCode="General">
                        <c:v>313.61599999999999</c:v>
                      </c:pt>
                      <c:pt idx="3539" formatCode="General">
                        <c:v>313.62599999999998</c:v>
                      </c:pt>
                      <c:pt idx="3540" formatCode="General">
                        <c:v>313.63600000000002</c:v>
                      </c:pt>
                      <c:pt idx="3541" formatCode="General">
                        <c:v>313.64600000000002</c:v>
                      </c:pt>
                      <c:pt idx="3542" formatCode="General">
                        <c:v>313.65600000000001</c:v>
                      </c:pt>
                      <c:pt idx="3543" formatCode="General">
                        <c:v>313.666</c:v>
                      </c:pt>
                      <c:pt idx="3544" formatCode="General">
                        <c:v>313.67599999999999</c:v>
                      </c:pt>
                      <c:pt idx="3545" formatCode="General">
                        <c:v>313.68599999999998</c:v>
                      </c:pt>
                      <c:pt idx="3546" formatCode="General">
                        <c:v>313.69600000000003</c:v>
                      </c:pt>
                      <c:pt idx="3547" formatCode="General">
                        <c:v>313.70600000000002</c:v>
                      </c:pt>
                      <c:pt idx="3548" formatCode="General">
                        <c:v>313.71600000000001</c:v>
                      </c:pt>
                      <c:pt idx="3549" formatCode="General">
                        <c:v>313.726</c:v>
                      </c:pt>
                      <c:pt idx="3550" formatCode="General">
                        <c:v>313.73599999999999</c:v>
                      </c:pt>
                      <c:pt idx="3551" formatCode="General">
                        <c:v>313.74599999999998</c:v>
                      </c:pt>
                      <c:pt idx="3552" formatCode="General">
                        <c:v>313.75599999999997</c:v>
                      </c:pt>
                      <c:pt idx="3553" formatCode="General">
                        <c:v>313.76600000000002</c:v>
                      </c:pt>
                      <c:pt idx="3554" formatCode="General">
                        <c:v>313.77600000000001</c:v>
                      </c:pt>
                      <c:pt idx="3555" formatCode="General">
                        <c:v>313.786</c:v>
                      </c:pt>
                      <c:pt idx="3556" formatCode="General">
                        <c:v>313.79599999999999</c:v>
                      </c:pt>
                      <c:pt idx="3557" formatCode="General">
                        <c:v>313.80599999999998</c:v>
                      </c:pt>
                      <c:pt idx="3558" formatCode="General">
                        <c:v>313.81599999999997</c:v>
                      </c:pt>
                      <c:pt idx="3559" formatCode="General">
                        <c:v>313.82600000000002</c:v>
                      </c:pt>
                      <c:pt idx="3560" formatCode="General">
                        <c:v>313.83600000000001</c:v>
                      </c:pt>
                      <c:pt idx="3561" formatCode="General">
                        <c:v>313.846</c:v>
                      </c:pt>
                      <c:pt idx="3562" formatCode="General">
                        <c:v>313.85599999999999</c:v>
                      </c:pt>
                      <c:pt idx="3563" formatCode="General">
                        <c:v>313.86599999999999</c:v>
                      </c:pt>
                      <c:pt idx="3564" formatCode="General">
                        <c:v>313.87599999999998</c:v>
                      </c:pt>
                      <c:pt idx="3565" formatCode="General">
                        <c:v>313.88600000000002</c:v>
                      </c:pt>
                      <c:pt idx="3566" formatCode="General">
                        <c:v>313.89600000000002</c:v>
                      </c:pt>
                      <c:pt idx="3567" formatCode="General">
                        <c:v>313.90600000000001</c:v>
                      </c:pt>
                      <c:pt idx="3568" formatCode="General">
                        <c:v>313.916</c:v>
                      </c:pt>
                      <c:pt idx="3569" formatCode="General">
                        <c:v>313.92599999999999</c:v>
                      </c:pt>
                      <c:pt idx="3570" formatCode="General">
                        <c:v>313.93599999999998</c:v>
                      </c:pt>
                      <c:pt idx="3571" formatCode="General">
                        <c:v>313.94600000000003</c:v>
                      </c:pt>
                      <c:pt idx="3572" formatCode="General">
                        <c:v>313.95600000000002</c:v>
                      </c:pt>
                      <c:pt idx="3573" formatCode="General">
                        <c:v>313.96600000000001</c:v>
                      </c:pt>
                      <c:pt idx="3574" formatCode="General">
                        <c:v>313.976</c:v>
                      </c:pt>
                      <c:pt idx="3575" formatCode="General">
                        <c:v>313.98599999999999</c:v>
                      </c:pt>
                      <c:pt idx="3576" formatCode="General">
                        <c:v>313.99599999999998</c:v>
                      </c:pt>
                      <c:pt idx="3577" formatCode="General">
                        <c:v>314.00599999999997</c:v>
                      </c:pt>
                      <c:pt idx="3578" formatCode="General">
                        <c:v>314.01600000000002</c:v>
                      </c:pt>
                      <c:pt idx="3579" formatCode="General">
                        <c:v>314.02600000000001</c:v>
                      </c:pt>
                      <c:pt idx="3580" formatCode="General">
                        <c:v>314.036</c:v>
                      </c:pt>
                      <c:pt idx="3581" formatCode="General">
                        <c:v>314.04599999999999</c:v>
                      </c:pt>
                      <c:pt idx="3582" formatCode="General">
                        <c:v>314.05599999999998</c:v>
                      </c:pt>
                      <c:pt idx="3583" formatCode="General">
                        <c:v>314.06599999999997</c:v>
                      </c:pt>
                      <c:pt idx="3584" formatCode="General">
                        <c:v>314.07600000000002</c:v>
                      </c:pt>
                      <c:pt idx="3585" formatCode="General">
                        <c:v>314.08600000000001</c:v>
                      </c:pt>
                      <c:pt idx="3586" formatCode="General">
                        <c:v>314.096</c:v>
                      </c:pt>
                      <c:pt idx="3587" formatCode="General">
                        <c:v>314.10599999999999</c:v>
                      </c:pt>
                      <c:pt idx="3588" formatCode="General">
                        <c:v>314.11599999999999</c:v>
                      </c:pt>
                      <c:pt idx="3589" formatCode="General">
                        <c:v>314.12599999999998</c:v>
                      </c:pt>
                      <c:pt idx="3590" formatCode="General">
                        <c:v>314.13600000000002</c:v>
                      </c:pt>
                      <c:pt idx="3591" formatCode="General">
                        <c:v>314.14600000000002</c:v>
                      </c:pt>
                      <c:pt idx="3592" formatCode="General">
                        <c:v>314.15600000000001</c:v>
                      </c:pt>
                      <c:pt idx="3593" formatCode="General">
                        <c:v>314.166</c:v>
                      </c:pt>
                      <c:pt idx="3594" formatCode="General">
                        <c:v>314.17599999999999</c:v>
                      </c:pt>
                      <c:pt idx="3595" formatCode="General">
                        <c:v>314.18599999999998</c:v>
                      </c:pt>
                      <c:pt idx="3596" formatCode="General">
                        <c:v>314.19600000000003</c:v>
                      </c:pt>
                      <c:pt idx="3597" formatCode="General">
                        <c:v>314.20600000000002</c:v>
                      </c:pt>
                      <c:pt idx="3598" formatCode="General">
                        <c:v>314.21600000000001</c:v>
                      </c:pt>
                      <c:pt idx="3599" formatCode="General">
                        <c:v>314.226</c:v>
                      </c:pt>
                      <c:pt idx="3600" formatCode="General">
                        <c:v>314.23599999999999</c:v>
                      </c:pt>
                      <c:pt idx="3601" formatCode="General">
                        <c:v>314.24599999999998</c:v>
                      </c:pt>
                      <c:pt idx="3602" formatCode="General">
                        <c:v>314.25599999999997</c:v>
                      </c:pt>
                      <c:pt idx="3603" formatCode="General">
                        <c:v>314.26600000000002</c:v>
                      </c:pt>
                      <c:pt idx="3604" formatCode="General">
                        <c:v>314.27600000000001</c:v>
                      </c:pt>
                      <c:pt idx="3605" formatCode="General">
                        <c:v>314.286</c:v>
                      </c:pt>
                      <c:pt idx="3606" formatCode="General">
                        <c:v>314.29599999999999</c:v>
                      </c:pt>
                      <c:pt idx="3607" formatCode="General">
                        <c:v>314.30599999999998</c:v>
                      </c:pt>
                      <c:pt idx="3608" formatCode="General">
                        <c:v>314.31599999999997</c:v>
                      </c:pt>
                      <c:pt idx="3609" formatCode="General">
                        <c:v>314.32600000000002</c:v>
                      </c:pt>
                      <c:pt idx="3610" formatCode="General">
                        <c:v>314.33600000000001</c:v>
                      </c:pt>
                      <c:pt idx="3611" formatCode="General">
                        <c:v>314.346</c:v>
                      </c:pt>
                      <c:pt idx="3612" formatCode="General">
                        <c:v>314.35599999999999</c:v>
                      </c:pt>
                      <c:pt idx="3613" formatCode="General">
                        <c:v>314.36599999999999</c:v>
                      </c:pt>
                      <c:pt idx="3614" formatCode="General">
                        <c:v>314.37599999999998</c:v>
                      </c:pt>
                      <c:pt idx="3615" formatCode="General">
                        <c:v>314.38600000000002</c:v>
                      </c:pt>
                      <c:pt idx="3616" formatCode="General">
                        <c:v>314.39600000000002</c:v>
                      </c:pt>
                      <c:pt idx="3617" formatCode="General">
                        <c:v>314.40600000000001</c:v>
                      </c:pt>
                      <c:pt idx="3618" formatCode="General">
                        <c:v>314.416</c:v>
                      </c:pt>
                      <c:pt idx="3619" formatCode="General">
                        <c:v>314.42599999999999</c:v>
                      </c:pt>
                      <c:pt idx="3620" formatCode="General">
                        <c:v>314.43599999999998</c:v>
                      </c:pt>
                      <c:pt idx="3621" formatCode="General">
                        <c:v>314.44600000000003</c:v>
                      </c:pt>
                      <c:pt idx="3622" formatCode="General">
                        <c:v>314.45600000000002</c:v>
                      </c:pt>
                      <c:pt idx="3623" formatCode="General">
                        <c:v>314.46600000000001</c:v>
                      </c:pt>
                      <c:pt idx="3624" formatCode="General">
                        <c:v>314.476</c:v>
                      </c:pt>
                      <c:pt idx="3625" formatCode="General">
                        <c:v>314.48599999999999</c:v>
                      </c:pt>
                      <c:pt idx="3626" formatCode="General">
                        <c:v>314.49599999999998</c:v>
                      </c:pt>
                      <c:pt idx="3627" formatCode="General">
                        <c:v>314.50599999999997</c:v>
                      </c:pt>
                      <c:pt idx="3628" formatCode="General">
                        <c:v>314.51600000000002</c:v>
                      </c:pt>
                      <c:pt idx="3629" formatCode="General">
                        <c:v>314.52600000000001</c:v>
                      </c:pt>
                      <c:pt idx="3630" formatCode="General">
                        <c:v>314.536</c:v>
                      </c:pt>
                      <c:pt idx="3631" formatCode="General">
                        <c:v>314.54599999999999</c:v>
                      </c:pt>
                      <c:pt idx="3632" formatCode="General">
                        <c:v>314.55599999999998</c:v>
                      </c:pt>
                      <c:pt idx="3633" formatCode="General">
                        <c:v>314.56599999999997</c:v>
                      </c:pt>
                      <c:pt idx="3634" formatCode="General">
                        <c:v>314.57600000000002</c:v>
                      </c:pt>
                      <c:pt idx="3635" formatCode="General">
                        <c:v>314.58600000000001</c:v>
                      </c:pt>
                      <c:pt idx="3636" formatCode="General">
                        <c:v>314.596</c:v>
                      </c:pt>
                      <c:pt idx="3637" formatCode="General">
                        <c:v>314.60599999999999</c:v>
                      </c:pt>
                      <c:pt idx="3638" formatCode="General">
                        <c:v>314.61599999999999</c:v>
                      </c:pt>
                      <c:pt idx="3639" formatCode="General">
                        <c:v>314.62599999999998</c:v>
                      </c:pt>
                      <c:pt idx="3640" formatCode="General">
                        <c:v>314.63600000000002</c:v>
                      </c:pt>
                      <c:pt idx="3641" formatCode="General">
                        <c:v>314.64600000000002</c:v>
                      </c:pt>
                      <c:pt idx="3642" formatCode="General">
                        <c:v>314.65600000000001</c:v>
                      </c:pt>
                      <c:pt idx="3643" formatCode="General">
                        <c:v>314.666</c:v>
                      </c:pt>
                      <c:pt idx="3644" formatCode="General">
                        <c:v>314.67599999999999</c:v>
                      </c:pt>
                      <c:pt idx="3645" formatCode="General">
                        <c:v>314.68599999999998</c:v>
                      </c:pt>
                      <c:pt idx="3646" formatCode="General">
                        <c:v>314.69600000000003</c:v>
                      </c:pt>
                      <c:pt idx="3647" formatCode="General">
                        <c:v>314.70600000000002</c:v>
                      </c:pt>
                      <c:pt idx="3648" formatCode="General">
                        <c:v>314.71600000000001</c:v>
                      </c:pt>
                      <c:pt idx="3649" formatCode="General">
                        <c:v>314.726</c:v>
                      </c:pt>
                      <c:pt idx="3650" formatCode="General">
                        <c:v>314.73599999999999</c:v>
                      </c:pt>
                      <c:pt idx="3651" formatCode="General">
                        <c:v>314.74599999999998</c:v>
                      </c:pt>
                      <c:pt idx="3652" formatCode="General">
                        <c:v>314.75599999999997</c:v>
                      </c:pt>
                      <c:pt idx="3653" formatCode="General">
                        <c:v>314.76600000000002</c:v>
                      </c:pt>
                      <c:pt idx="3654" formatCode="General">
                        <c:v>314.77600000000001</c:v>
                      </c:pt>
                      <c:pt idx="3655" formatCode="General">
                        <c:v>314.786</c:v>
                      </c:pt>
                      <c:pt idx="3656" formatCode="General">
                        <c:v>314.79599999999999</c:v>
                      </c:pt>
                      <c:pt idx="3657" formatCode="General">
                        <c:v>314.80599999999998</c:v>
                      </c:pt>
                      <c:pt idx="3658" formatCode="General">
                        <c:v>314.81599999999997</c:v>
                      </c:pt>
                      <c:pt idx="3659" formatCode="General">
                        <c:v>314.82600000000002</c:v>
                      </c:pt>
                      <c:pt idx="3660" formatCode="General">
                        <c:v>314.83600000000001</c:v>
                      </c:pt>
                      <c:pt idx="3661" formatCode="General">
                        <c:v>314.846</c:v>
                      </c:pt>
                      <c:pt idx="3662" formatCode="General">
                        <c:v>314.85599999999999</c:v>
                      </c:pt>
                      <c:pt idx="3663" formatCode="General">
                        <c:v>314.86599999999999</c:v>
                      </c:pt>
                      <c:pt idx="3664" formatCode="General">
                        <c:v>314.87599999999998</c:v>
                      </c:pt>
                      <c:pt idx="3665" formatCode="General">
                        <c:v>314.88600000000002</c:v>
                      </c:pt>
                      <c:pt idx="3666" formatCode="General">
                        <c:v>314.89600000000002</c:v>
                      </c:pt>
                      <c:pt idx="3667" formatCode="General">
                        <c:v>314.90600000000001</c:v>
                      </c:pt>
                      <c:pt idx="3668" formatCode="General">
                        <c:v>314.916</c:v>
                      </c:pt>
                      <c:pt idx="3669" formatCode="General">
                        <c:v>314.92599999999999</c:v>
                      </c:pt>
                      <c:pt idx="3670" formatCode="General">
                        <c:v>314.93599999999998</c:v>
                      </c:pt>
                      <c:pt idx="3671" formatCode="General">
                        <c:v>314.94600000000003</c:v>
                      </c:pt>
                      <c:pt idx="3672" formatCode="General">
                        <c:v>314.95600000000002</c:v>
                      </c:pt>
                      <c:pt idx="3673" formatCode="General">
                        <c:v>314.96600000000001</c:v>
                      </c:pt>
                      <c:pt idx="3674" formatCode="General">
                        <c:v>314.976</c:v>
                      </c:pt>
                      <c:pt idx="3675" formatCode="General">
                        <c:v>314.98599999999999</c:v>
                      </c:pt>
                      <c:pt idx="3676" formatCode="General">
                        <c:v>314.99599999999998</c:v>
                      </c:pt>
                      <c:pt idx="3677" formatCode="General">
                        <c:v>315.00599999999997</c:v>
                      </c:pt>
                      <c:pt idx="3678" formatCode="General">
                        <c:v>315.01600000000002</c:v>
                      </c:pt>
                      <c:pt idx="3679" formatCode="General">
                        <c:v>315.02600000000001</c:v>
                      </c:pt>
                      <c:pt idx="3680" formatCode="General">
                        <c:v>315.036</c:v>
                      </c:pt>
                      <c:pt idx="3681" formatCode="General">
                        <c:v>315.04599999999999</c:v>
                      </c:pt>
                      <c:pt idx="3682" formatCode="General">
                        <c:v>315.05599999999998</c:v>
                      </c:pt>
                      <c:pt idx="3683" formatCode="General">
                        <c:v>315.06599999999997</c:v>
                      </c:pt>
                      <c:pt idx="3684" formatCode="General">
                        <c:v>315.07600000000002</c:v>
                      </c:pt>
                      <c:pt idx="3685" formatCode="General">
                        <c:v>315.08600000000001</c:v>
                      </c:pt>
                      <c:pt idx="3686" formatCode="General">
                        <c:v>315.096</c:v>
                      </c:pt>
                      <c:pt idx="3687" formatCode="General">
                        <c:v>315.10599999999999</c:v>
                      </c:pt>
                      <c:pt idx="3688" formatCode="General">
                        <c:v>315.11599999999999</c:v>
                      </c:pt>
                      <c:pt idx="3689" formatCode="General">
                        <c:v>315.12599999999998</c:v>
                      </c:pt>
                      <c:pt idx="3690" formatCode="General">
                        <c:v>315.13600000000002</c:v>
                      </c:pt>
                      <c:pt idx="3691" formatCode="General">
                        <c:v>315.14600000000002</c:v>
                      </c:pt>
                      <c:pt idx="3692" formatCode="General">
                        <c:v>315.15600000000001</c:v>
                      </c:pt>
                      <c:pt idx="3693" formatCode="General">
                        <c:v>315.166</c:v>
                      </c:pt>
                      <c:pt idx="3694" formatCode="General">
                        <c:v>315.17599999999999</c:v>
                      </c:pt>
                      <c:pt idx="3695" formatCode="General">
                        <c:v>315.18599999999998</c:v>
                      </c:pt>
                      <c:pt idx="3696" formatCode="General">
                        <c:v>315.19600000000003</c:v>
                      </c:pt>
                      <c:pt idx="3697" formatCode="General">
                        <c:v>315.20600000000002</c:v>
                      </c:pt>
                      <c:pt idx="3698" formatCode="General">
                        <c:v>315.21600000000001</c:v>
                      </c:pt>
                      <c:pt idx="3699" formatCode="General">
                        <c:v>315.226</c:v>
                      </c:pt>
                      <c:pt idx="3700" formatCode="General">
                        <c:v>315.23599999999999</c:v>
                      </c:pt>
                      <c:pt idx="3701" formatCode="General">
                        <c:v>315.24599999999998</c:v>
                      </c:pt>
                      <c:pt idx="3702" formatCode="General">
                        <c:v>315.25599999999997</c:v>
                      </c:pt>
                      <c:pt idx="3703" formatCode="General">
                        <c:v>315.26600000000002</c:v>
                      </c:pt>
                      <c:pt idx="3704" formatCode="General">
                        <c:v>315.27600000000001</c:v>
                      </c:pt>
                      <c:pt idx="3705" formatCode="General">
                        <c:v>315.286</c:v>
                      </c:pt>
                      <c:pt idx="3706" formatCode="General">
                        <c:v>315.29599999999999</c:v>
                      </c:pt>
                      <c:pt idx="3707" formatCode="General">
                        <c:v>315.30599999999998</c:v>
                      </c:pt>
                      <c:pt idx="3708" formatCode="General">
                        <c:v>315.31599999999997</c:v>
                      </c:pt>
                      <c:pt idx="3709" formatCode="General">
                        <c:v>315.32600000000002</c:v>
                      </c:pt>
                      <c:pt idx="3710" formatCode="General">
                        <c:v>315.33600000000001</c:v>
                      </c:pt>
                      <c:pt idx="3711" formatCode="General">
                        <c:v>315.346</c:v>
                      </c:pt>
                      <c:pt idx="3712" formatCode="General">
                        <c:v>315.35599999999999</c:v>
                      </c:pt>
                      <c:pt idx="3713" formatCode="General">
                        <c:v>315.36599999999999</c:v>
                      </c:pt>
                      <c:pt idx="3714" formatCode="General">
                        <c:v>315.37599999999998</c:v>
                      </c:pt>
                      <c:pt idx="3715" formatCode="General">
                        <c:v>315.38600000000002</c:v>
                      </c:pt>
                      <c:pt idx="3716" formatCode="General">
                        <c:v>315.39600000000002</c:v>
                      </c:pt>
                      <c:pt idx="3717" formatCode="General">
                        <c:v>315.40600000000001</c:v>
                      </c:pt>
                      <c:pt idx="3718" formatCode="General">
                        <c:v>315.416</c:v>
                      </c:pt>
                      <c:pt idx="3719" formatCode="General">
                        <c:v>315.42599999999999</c:v>
                      </c:pt>
                      <c:pt idx="3720" formatCode="General">
                        <c:v>315.43599999999998</c:v>
                      </c:pt>
                      <c:pt idx="3721" formatCode="General">
                        <c:v>315.44600000000003</c:v>
                      </c:pt>
                      <c:pt idx="3722" formatCode="General">
                        <c:v>315.45600000000002</c:v>
                      </c:pt>
                      <c:pt idx="3723" formatCode="General">
                        <c:v>315.46600000000001</c:v>
                      </c:pt>
                      <c:pt idx="3724" formatCode="General">
                        <c:v>315.476</c:v>
                      </c:pt>
                      <c:pt idx="3725" formatCode="General">
                        <c:v>315.48599999999999</c:v>
                      </c:pt>
                      <c:pt idx="3726" formatCode="General">
                        <c:v>315.49599999999998</c:v>
                      </c:pt>
                      <c:pt idx="3727" formatCode="General">
                        <c:v>315.50599999999997</c:v>
                      </c:pt>
                      <c:pt idx="3728" formatCode="General">
                        <c:v>315.51600000000002</c:v>
                      </c:pt>
                      <c:pt idx="3729" formatCode="General">
                        <c:v>315.52600000000001</c:v>
                      </c:pt>
                      <c:pt idx="3730" formatCode="General">
                        <c:v>315.536</c:v>
                      </c:pt>
                      <c:pt idx="3731" formatCode="General">
                        <c:v>315.54599999999999</c:v>
                      </c:pt>
                      <c:pt idx="3732" formatCode="General">
                        <c:v>315.55599999999998</c:v>
                      </c:pt>
                      <c:pt idx="3733" formatCode="General">
                        <c:v>315.56599999999997</c:v>
                      </c:pt>
                      <c:pt idx="3734" formatCode="General">
                        <c:v>315.57600000000002</c:v>
                      </c:pt>
                      <c:pt idx="3735" formatCode="General">
                        <c:v>315.58600000000001</c:v>
                      </c:pt>
                      <c:pt idx="3736" formatCode="General">
                        <c:v>315.596</c:v>
                      </c:pt>
                      <c:pt idx="3737" formatCode="General">
                        <c:v>315.60599999999999</c:v>
                      </c:pt>
                      <c:pt idx="3738" formatCode="General">
                        <c:v>315.61599999999999</c:v>
                      </c:pt>
                      <c:pt idx="3739" formatCode="General">
                        <c:v>315.62599999999998</c:v>
                      </c:pt>
                      <c:pt idx="3740" formatCode="General">
                        <c:v>315.63600000000002</c:v>
                      </c:pt>
                      <c:pt idx="3741" formatCode="General">
                        <c:v>315.64600000000002</c:v>
                      </c:pt>
                      <c:pt idx="3742" formatCode="General">
                        <c:v>315.65600000000001</c:v>
                      </c:pt>
                      <c:pt idx="3743" formatCode="General">
                        <c:v>315.666</c:v>
                      </c:pt>
                      <c:pt idx="3744" formatCode="General">
                        <c:v>315.67599999999999</c:v>
                      </c:pt>
                      <c:pt idx="3745" formatCode="General">
                        <c:v>315.68599999999998</c:v>
                      </c:pt>
                      <c:pt idx="3746" formatCode="General">
                        <c:v>315.69600000000003</c:v>
                      </c:pt>
                      <c:pt idx="3747" formatCode="General">
                        <c:v>315.70600000000002</c:v>
                      </c:pt>
                      <c:pt idx="3748" formatCode="General">
                        <c:v>315.71600000000001</c:v>
                      </c:pt>
                      <c:pt idx="3749" formatCode="General">
                        <c:v>315.726</c:v>
                      </c:pt>
                      <c:pt idx="3750" formatCode="General">
                        <c:v>315.73599999999999</c:v>
                      </c:pt>
                      <c:pt idx="3751" formatCode="General">
                        <c:v>315.74599999999998</c:v>
                      </c:pt>
                      <c:pt idx="3752" formatCode="General">
                        <c:v>315.75599999999997</c:v>
                      </c:pt>
                      <c:pt idx="3753" formatCode="General">
                        <c:v>315.76600000000002</c:v>
                      </c:pt>
                      <c:pt idx="3754" formatCode="General">
                        <c:v>315.77600000000001</c:v>
                      </c:pt>
                      <c:pt idx="3755" formatCode="General">
                        <c:v>315.786</c:v>
                      </c:pt>
                      <c:pt idx="3756" formatCode="General">
                        <c:v>315.79599999999999</c:v>
                      </c:pt>
                      <c:pt idx="3757" formatCode="General">
                        <c:v>315.80599999999998</c:v>
                      </c:pt>
                      <c:pt idx="3758" formatCode="General">
                        <c:v>315.81599999999997</c:v>
                      </c:pt>
                      <c:pt idx="3759" formatCode="General">
                        <c:v>315.82600000000002</c:v>
                      </c:pt>
                      <c:pt idx="3760" formatCode="General">
                        <c:v>315.83600000000001</c:v>
                      </c:pt>
                      <c:pt idx="3761" formatCode="General">
                        <c:v>315.846</c:v>
                      </c:pt>
                      <c:pt idx="3762" formatCode="General">
                        <c:v>315.85599999999999</c:v>
                      </c:pt>
                      <c:pt idx="3763" formatCode="General">
                        <c:v>315.86599999999999</c:v>
                      </c:pt>
                      <c:pt idx="3764" formatCode="General">
                        <c:v>315.87599999999998</c:v>
                      </c:pt>
                      <c:pt idx="3765" formatCode="General">
                        <c:v>315.88600000000002</c:v>
                      </c:pt>
                      <c:pt idx="3766" formatCode="General">
                        <c:v>315.89600000000002</c:v>
                      </c:pt>
                      <c:pt idx="3767" formatCode="General">
                        <c:v>315.90600000000001</c:v>
                      </c:pt>
                      <c:pt idx="3768" formatCode="General">
                        <c:v>315.916</c:v>
                      </c:pt>
                      <c:pt idx="3769" formatCode="General">
                        <c:v>315.92599999999999</c:v>
                      </c:pt>
                      <c:pt idx="3770" formatCode="General">
                        <c:v>315.93599999999998</c:v>
                      </c:pt>
                      <c:pt idx="3771" formatCode="General">
                        <c:v>315.94600000000003</c:v>
                      </c:pt>
                      <c:pt idx="3772" formatCode="General">
                        <c:v>315.95600000000002</c:v>
                      </c:pt>
                      <c:pt idx="3773" formatCode="General">
                        <c:v>315.96600000000001</c:v>
                      </c:pt>
                      <c:pt idx="3774" formatCode="General">
                        <c:v>315.976</c:v>
                      </c:pt>
                      <c:pt idx="3775" formatCode="General">
                        <c:v>315.98599999999999</c:v>
                      </c:pt>
                      <c:pt idx="3776" formatCode="General">
                        <c:v>315.99599999999998</c:v>
                      </c:pt>
                      <c:pt idx="3777" formatCode="General">
                        <c:v>316.00599999999997</c:v>
                      </c:pt>
                      <c:pt idx="3778" formatCode="General">
                        <c:v>316.01600000000002</c:v>
                      </c:pt>
                      <c:pt idx="3779" formatCode="General">
                        <c:v>316.02600000000001</c:v>
                      </c:pt>
                      <c:pt idx="3780" formatCode="General">
                        <c:v>316.036</c:v>
                      </c:pt>
                      <c:pt idx="3781" formatCode="General">
                        <c:v>316.04599999999999</c:v>
                      </c:pt>
                      <c:pt idx="3782" formatCode="General">
                        <c:v>316.05599999999998</c:v>
                      </c:pt>
                      <c:pt idx="3783" formatCode="General">
                        <c:v>316.06599999999997</c:v>
                      </c:pt>
                      <c:pt idx="3784" formatCode="General">
                        <c:v>316.07600000000002</c:v>
                      </c:pt>
                      <c:pt idx="3785" formatCode="General">
                        <c:v>316.08600000000001</c:v>
                      </c:pt>
                      <c:pt idx="3786" formatCode="General">
                        <c:v>316.096</c:v>
                      </c:pt>
                      <c:pt idx="3787" formatCode="General">
                        <c:v>316.10599999999999</c:v>
                      </c:pt>
                      <c:pt idx="3788" formatCode="General">
                        <c:v>316.11599999999999</c:v>
                      </c:pt>
                      <c:pt idx="3789" formatCode="General">
                        <c:v>316.12599999999998</c:v>
                      </c:pt>
                      <c:pt idx="3790" formatCode="General">
                        <c:v>316.13600000000002</c:v>
                      </c:pt>
                      <c:pt idx="3791" formatCode="General">
                        <c:v>316.14600000000002</c:v>
                      </c:pt>
                      <c:pt idx="3792" formatCode="General">
                        <c:v>316.15600000000001</c:v>
                      </c:pt>
                      <c:pt idx="3793" formatCode="General">
                        <c:v>316.166</c:v>
                      </c:pt>
                      <c:pt idx="3794" formatCode="General">
                        <c:v>316.17599999999999</c:v>
                      </c:pt>
                      <c:pt idx="3795" formatCode="General">
                        <c:v>316.18599999999998</c:v>
                      </c:pt>
                      <c:pt idx="3796" formatCode="General">
                        <c:v>316.19600000000003</c:v>
                      </c:pt>
                      <c:pt idx="3797" formatCode="General">
                        <c:v>316.20600000000002</c:v>
                      </c:pt>
                      <c:pt idx="3798" formatCode="General">
                        <c:v>316.21600000000001</c:v>
                      </c:pt>
                      <c:pt idx="3799" formatCode="General">
                        <c:v>316.226</c:v>
                      </c:pt>
                      <c:pt idx="3800" formatCode="General">
                        <c:v>316.23599999999999</c:v>
                      </c:pt>
                      <c:pt idx="3801" formatCode="General">
                        <c:v>316.24599999999998</c:v>
                      </c:pt>
                      <c:pt idx="3802" formatCode="General">
                        <c:v>316.25599999999997</c:v>
                      </c:pt>
                      <c:pt idx="3803" formatCode="General">
                        <c:v>316.26600000000002</c:v>
                      </c:pt>
                      <c:pt idx="3804" formatCode="General">
                        <c:v>316.27600000000001</c:v>
                      </c:pt>
                      <c:pt idx="3805" formatCode="General">
                        <c:v>316.286</c:v>
                      </c:pt>
                      <c:pt idx="3806" formatCode="General">
                        <c:v>316.29599999999999</c:v>
                      </c:pt>
                      <c:pt idx="3807" formatCode="General">
                        <c:v>316.30599999999998</c:v>
                      </c:pt>
                      <c:pt idx="3808" formatCode="General">
                        <c:v>316.31599999999997</c:v>
                      </c:pt>
                      <c:pt idx="3809" formatCode="General">
                        <c:v>316.32600000000002</c:v>
                      </c:pt>
                      <c:pt idx="3810" formatCode="General">
                        <c:v>316.33600000000001</c:v>
                      </c:pt>
                      <c:pt idx="3811" formatCode="General">
                        <c:v>316.346</c:v>
                      </c:pt>
                      <c:pt idx="3812" formatCode="General">
                        <c:v>316.35599999999999</c:v>
                      </c:pt>
                      <c:pt idx="3813" formatCode="General">
                        <c:v>316.36599999999999</c:v>
                      </c:pt>
                      <c:pt idx="3814" formatCode="General">
                        <c:v>316.37599999999998</c:v>
                      </c:pt>
                      <c:pt idx="3815" formatCode="General">
                        <c:v>316.38600000000002</c:v>
                      </c:pt>
                      <c:pt idx="3816" formatCode="General">
                        <c:v>316.39600000000002</c:v>
                      </c:pt>
                      <c:pt idx="3817" formatCode="General">
                        <c:v>316.40600000000001</c:v>
                      </c:pt>
                      <c:pt idx="3818" formatCode="General">
                        <c:v>316.416</c:v>
                      </c:pt>
                      <c:pt idx="3819" formatCode="General">
                        <c:v>316.42599999999999</c:v>
                      </c:pt>
                      <c:pt idx="3820" formatCode="General">
                        <c:v>316.43599999999998</c:v>
                      </c:pt>
                      <c:pt idx="3821" formatCode="General">
                        <c:v>316.44600000000003</c:v>
                      </c:pt>
                      <c:pt idx="3822" formatCode="General">
                        <c:v>316.45600000000002</c:v>
                      </c:pt>
                      <c:pt idx="3823" formatCode="General">
                        <c:v>316.46600000000001</c:v>
                      </c:pt>
                      <c:pt idx="3824" formatCode="General">
                        <c:v>316.476</c:v>
                      </c:pt>
                      <c:pt idx="3825" formatCode="General">
                        <c:v>316.48599999999999</c:v>
                      </c:pt>
                      <c:pt idx="3826" formatCode="General">
                        <c:v>316.49599999999998</c:v>
                      </c:pt>
                      <c:pt idx="3827" formatCode="General">
                        <c:v>316.50599999999997</c:v>
                      </c:pt>
                      <c:pt idx="3828" formatCode="General">
                        <c:v>316.51600000000002</c:v>
                      </c:pt>
                      <c:pt idx="3829" formatCode="General">
                        <c:v>316.52600000000001</c:v>
                      </c:pt>
                      <c:pt idx="3830" formatCode="General">
                        <c:v>316.536</c:v>
                      </c:pt>
                      <c:pt idx="3831" formatCode="General">
                        <c:v>316.54599999999999</c:v>
                      </c:pt>
                      <c:pt idx="3832" formatCode="General">
                        <c:v>316.55599999999998</c:v>
                      </c:pt>
                      <c:pt idx="3833" formatCode="General">
                        <c:v>316.56599999999997</c:v>
                      </c:pt>
                      <c:pt idx="3834" formatCode="General">
                        <c:v>316.57600000000002</c:v>
                      </c:pt>
                      <c:pt idx="3835" formatCode="General">
                        <c:v>316.58600000000001</c:v>
                      </c:pt>
                      <c:pt idx="3836" formatCode="General">
                        <c:v>316.596</c:v>
                      </c:pt>
                      <c:pt idx="3837" formatCode="General">
                        <c:v>316.60599999999999</c:v>
                      </c:pt>
                      <c:pt idx="3838" formatCode="General">
                        <c:v>316.61599999999999</c:v>
                      </c:pt>
                      <c:pt idx="3839" formatCode="General">
                        <c:v>316.62599999999998</c:v>
                      </c:pt>
                      <c:pt idx="3840" formatCode="General">
                        <c:v>316.63600000000002</c:v>
                      </c:pt>
                      <c:pt idx="3841" formatCode="General">
                        <c:v>316.64600000000002</c:v>
                      </c:pt>
                      <c:pt idx="3842" formatCode="General">
                        <c:v>316.65600000000001</c:v>
                      </c:pt>
                      <c:pt idx="3843" formatCode="General">
                        <c:v>316.666</c:v>
                      </c:pt>
                      <c:pt idx="3844" formatCode="General">
                        <c:v>316.67599999999999</c:v>
                      </c:pt>
                      <c:pt idx="3845" formatCode="General">
                        <c:v>316.68599999999998</c:v>
                      </c:pt>
                      <c:pt idx="3846" formatCode="General">
                        <c:v>316.69600000000003</c:v>
                      </c:pt>
                      <c:pt idx="3847" formatCode="General">
                        <c:v>316.70600000000002</c:v>
                      </c:pt>
                      <c:pt idx="3848" formatCode="General">
                        <c:v>316.71600000000001</c:v>
                      </c:pt>
                      <c:pt idx="3849" formatCode="General">
                        <c:v>316.726</c:v>
                      </c:pt>
                      <c:pt idx="3850" formatCode="General">
                        <c:v>316.73599999999999</c:v>
                      </c:pt>
                      <c:pt idx="3851" formatCode="General">
                        <c:v>316.74599999999998</c:v>
                      </c:pt>
                      <c:pt idx="3852" formatCode="General">
                        <c:v>316.75599999999997</c:v>
                      </c:pt>
                      <c:pt idx="3853" formatCode="General">
                        <c:v>316.76600000000002</c:v>
                      </c:pt>
                      <c:pt idx="3854" formatCode="General">
                        <c:v>316.77600000000001</c:v>
                      </c:pt>
                      <c:pt idx="3855" formatCode="General">
                        <c:v>316.786</c:v>
                      </c:pt>
                      <c:pt idx="3856" formatCode="General">
                        <c:v>316.79599999999999</c:v>
                      </c:pt>
                      <c:pt idx="3857" formatCode="General">
                        <c:v>316.80599999999998</c:v>
                      </c:pt>
                      <c:pt idx="3858" formatCode="General">
                        <c:v>316.81599999999997</c:v>
                      </c:pt>
                      <c:pt idx="3859" formatCode="General">
                        <c:v>316.82600000000002</c:v>
                      </c:pt>
                      <c:pt idx="3860" formatCode="General">
                        <c:v>316.83600000000001</c:v>
                      </c:pt>
                      <c:pt idx="3861" formatCode="General">
                        <c:v>316.846</c:v>
                      </c:pt>
                      <c:pt idx="3862" formatCode="General">
                        <c:v>316.85599999999999</c:v>
                      </c:pt>
                      <c:pt idx="3863" formatCode="General">
                        <c:v>316.86599999999999</c:v>
                      </c:pt>
                      <c:pt idx="3864" formatCode="General">
                        <c:v>316.87599999999998</c:v>
                      </c:pt>
                      <c:pt idx="3865" formatCode="General">
                        <c:v>316.88600000000002</c:v>
                      </c:pt>
                      <c:pt idx="3866" formatCode="General">
                        <c:v>316.89600000000002</c:v>
                      </c:pt>
                      <c:pt idx="3867" formatCode="General">
                        <c:v>316.90600000000001</c:v>
                      </c:pt>
                      <c:pt idx="3868" formatCode="General">
                        <c:v>316.916</c:v>
                      </c:pt>
                      <c:pt idx="3869" formatCode="General">
                        <c:v>316.92599999999999</c:v>
                      </c:pt>
                      <c:pt idx="3870" formatCode="General">
                        <c:v>316.93599999999998</c:v>
                      </c:pt>
                      <c:pt idx="3871" formatCode="General">
                        <c:v>316.94600000000003</c:v>
                      </c:pt>
                      <c:pt idx="3872" formatCode="General">
                        <c:v>316.95600000000002</c:v>
                      </c:pt>
                      <c:pt idx="3873" formatCode="General">
                        <c:v>316.96600000000001</c:v>
                      </c:pt>
                      <c:pt idx="3874" formatCode="General">
                        <c:v>316.976</c:v>
                      </c:pt>
                      <c:pt idx="3875" formatCode="General">
                        <c:v>316.98599999999999</c:v>
                      </c:pt>
                      <c:pt idx="3876" formatCode="General">
                        <c:v>316.99599999999998</c:v>
                      </c:pt>
                      <c:pt idx="3877" formatCode="General">
                        <c:v>317.00599999999997</c:v>
                      </c:pt>
                      <c:pt idx="3878" formatCode="General">
                        <c:v>317.01600000000002</c:v>
                      </c:pt>
                      <c:pt idx="3879" formatCode="General">
                        <c:v>317.02600000000001</c:v>
                      </c:pt>
                      <c:pt idx="3880" formatCode="General">
                        <c:v>317.036</c:v>
                      </c:pt>
                      <c:pt idx="3881" formatCode="General">
                        <c:v>317.04599999999999</c:v>
                      </c:pt>
                      <c:pt idx="3882" formatCode="General">
                        <c:v>317.05599999999998</c:v>
                      </c:pt>
                      <c:pt idx="3883" formatCode="General">
                        <c:v>317.06599999999997</c:v>
                      </c:pt>
                      <c:pt idx="3884" formatCode="General">
                        <c:v>317.07600000000002</c:v>
                      </c:pt>
                      <c:pt idx="3885" formatCode="General">
                        <c:v>317.08600000000001</c:v>
                      </c:pt>
                      <c:pt idx="3886" formatCode="General">
                        <c:v>317.096</c:v>
                      </c:pt>
                      <c:pt idx="3887" formatCode="General">
                        <c:v>317.10599999999999</c:v>
                      </c:pt>
                      <c:pt idx="3888" formatCode="General">
                        <c:v>317.11599999999999</c:v>
                      </c:pt>
                      <c:pt idx="3889" formatCode="General">
                        <c:v>317.12599999999998</c:v>
                      </c:pt>
                      <c:pt idx="3890" formatCode="General">
                        <c:v>317.13600000000002</c:v>
                      </c:pt>
                      <c:pt idx="3891" formatCode="General">
                        <c:v>317.14600000000002</c:v>
                      </c:pt>
                      <c:pt idx="3892" formatCode="General">
                        <c:v>317.15600000000001</c:v>
                      </c:pt>
                      <c:pt idx="3893" formatCode="General">
                        <c:v>317.166</c:v>
                      </c:pt>
                      <c:pt idx="3894" formatCode="General">
                        <c:v>317.17599999999999</c:v>
                      </c:pt>
                      <c:pt idx="3895" formatCode="General">
                        <c:v>317.18599999999998</c:v>
                      </c:pt>
                      <c:pt idx="3896" formatCode="General">
                        <c:v>317.19600000000003</c:v>
                      </c:pt>
                      <c:pt idx="3897" formatCode="General">
                        <c:v>317.20600000000002</c:v>
                      </c:pt>
                      <c:pt idx="3898" formatCode="General">
                        <c:v>317.21600000000001</c:v>
                      </c:pt>
                      <c:pt idx="3899" formatCode="General">
                        <c:v>317.226</c:v>
                      </c:pt>
                      <c:pt idx="3900" formatCode="General">
                        <c:v>317.23599999999999</c:v>
                      </c:pt>
                      <c:pt idx="3901" formatCode="General">
                        <c:v>317.24599999999998</c:v>
                      </c:pt>
                      <c:pt idx="3902" formatCode="General">
                        <c:v>317.25599999999997</c:v>
                      </c:pt>
                      <c:pt idx="3903" formatCode="General">
                        <c:v>317.26600000000002</c:v>
                      </c:pt>
                      <c:pt idx="3904" formatCode="General">
                        <c:v>317.27600000000001</c:v>
                      </c:pt>
                      <c:pt idx="3905" formatCode="General">
                        <c:v>317.286</c:v>
                      </c:pt>
                      <c:pt idx="3906" formatCode="General">
                        <c:v>317.29599999999999</c:v>
                      </c:pt>
                      <c:pt idx="3907" formatCode="General">
                        <c:v>317.30599999999998</c:v>
                      </c:pt>
                      <c:pt idx="3908" formatCode="General">
                        <c:v>317.31599999999997</c:v>
                      </c:pt>
                      <c:pt idx="3909" formatCode="General">
                        <c:v>317.32600000000002</c:v>
                      </c:pt>
                      <c:pt idx="3910" formatCode="General">
                        <c:v>317.33600000000001</c:v>
                      </c:pt>
                      <c:pt idx="3911" formatCode="General">
                        <c:v>317.346</c:v>
                      </c:pt>
                      <c:pt idx="3912" formatCode="General">
                        <c:v>317.35599999999999</c:v>
                      </c:pt>
                      <c:pt idx="3913" formatCode="General">
                        <c:v>317.36599999999999</c:v>
                      </c:pt>
                      <c:pt idx="3914" formatCode="General">
                        <c:v>317.37599999999998</c:v>
                      </c:pt>
                      <c:pt idx="3915" formatCode="General">
                        <c:v>317.38600000000002</c:v>
                      </c:pt>
                      <c:pt idx="3916" formatCode="General">
                        <c:v>317.39600000000002</c:v>
                      </c:pt>
                      <c:pt idx="3917" formatCode="General">
                        <c:v>317.40600000000001</c:v>
                      </c:pt>
                      <c:pt idx="3918" formatCode="General">
                        <c:v>317.416</c:v>
                      </c:pt>
                      <c:pt idx="3919" formatCode="General">
                        <c:v>317.42599999999999</c:v>
                      </c:pt>
                      <c:pt idx="3920" formatCode="General">
                        <c:v>317.43599999999998</c:v>
                      </c:pt>
                      <c:pt idx="3921" formatCode="General">
                        <c:v>317.44600000000003</c:v>
                      </c:pt>
                      <c:pt idx="3922" formatCode="General">
                        <c:v>317.45600000000002</c:v>
                      </c:pt>
                      <c:pt idx="3923" formatCode="General">
                        <c:v>317.46600000000001</c:v>
                      </c:pt>
                      <c:pt idx="3924" formatCode="General">
                        <c:v>317.476</c:v>
                      </c:pt>
                      <c:pt idx="3925" formatCode="General">
                        <c:v>317.48599999999999</c:v>
                      </c:pt>
                      <c:pt idx="3926" formatCode="General">
                        <c:v>317.49599999999998</c:v>
                      </c:pt>
                      <c:pt idx="3927" formatCode="General">
                        <c:v>317.50599999999997</c:v>
                      </c:pt>
                      <c:pt idx="3928" formatCode="General">
                        <c:v>317.51600000000002</c:v>
                      </c:pt>
                      <c:pt idx="3929" formatCode="General">
                        <c:v>317.52600000000001</c:v>
                      </c:pt>
                      <c:pt idx="3930" formatCode="General">
                        <c:v>317.536</c:v>
                      </c:pt>
                      <c:pt idx="3931" formatCode="General">
                        <c:v>317.54599999999999</c:v>
                      </c:pt>
                      <c:pt idx="3932" formatCode="General">
                        <c:v>317.55599999999998</c:v>
                      </c:pt>
                      <c:pt idx="3933" formatCode="General">
                        <c:v>317.56599999999997</c:v>
                      </c:pt>
                      <c:pt idx="3934" formatCode="General">
                        <c:v>317.57600000000002</c:v>
                      </c:pt>
                      <c:pt idx="3935" formatCode="General">
                        <c:v>317.58600000000001</c:v>
                      </c:pt>
                      <c:pt idx="3936" formatCode="General">
                        <c:v>317.596</c:v>
                      </c:pt>
                      <c:pt idx="3937" formatCode="General">
                        <c:v>317.60599999999999</c:v>
                      </c:pt>
                      <c:pt idx="3938" formatCode="General">
                        <c:v>317.61599999999999</c:v>
                      </c:pt>
                      <c:pt idx="3939" formatCode="General">
                        <c:v>317.62599999999998</c:v>
                      </c:pt>
                      <c:pt idx="3940" formatCode="General">
                        <c:v>317.63600000000002</c:v>
                      </c:pt>
                      <c:pt idx="3941" formatCode="General">
                        <c:v>317.64600000000002</c:v>
                      </c:pt>
                      <c:pt idx="3942" formatCode="General">
                        <c:v>317.65600000000001</c:v>
                      </c:pt>
                      <c:pt idx="3943" formatCode="General">
                        <c:v>317.666</c:v>
                      </c:pt>
                      <c:pt idx="3944" formatCode="General">
                        <c:v>317.67599999999999</c:v>
                      </c:pt>
                      <c:pt idx="3945" formatCode="General">
                        <c:v>317.68599999999998</c:v>
                      </c:pt>
                      <c:pt idx="3946" formatCode="General">
                        <c:v>317.69600000000003</c:v>
                      </c:pt>
                      <c:pt idx="3947" formatCode="General">
                        <c:v>317.70600000000002</c:v>
                      </c:pt>
                      <c:pt idx="3948" formatCode="General">
                        <c:v>317.71600000000001</c:v>
                      </c:pt>
                      <c:pt idx="3949" formatCode="General">
                        <c:v>317.726</c:v>
                      </c:pt>
                      <c:pt idx="3950" formatCode="General">
                        <c:v>317.73599999999999</c:v>
                      </c:pt>
                      <c:pt idx="3951" formatCode="General">
                        <c:v>317.74599999999998</c:v>
                      </c:pt>
                      <c:pt idx="3952" formatCode="General">
                        <c:v>317.75599999999997</c:v>
                      </c:pt>
                      <c:pt idx="3953" formatCode="General">
                        <c:v>317.76600000000002</c:v>
                      </c:pt>
                      <c:pt idx="3954" formatCode="General">
                        <c:v>317.77600000000001</c:v>
                      </c:pt>
                      <c:pt idx="3955" formatCode="General">
                        <c:v>317.786</c:v>
                      </c:pt>
                      <c:pt idx="3956" formatCode="General">
                        <c:v>317.79599999999999</c:v>
                      </c:pt>
                      <c:pt idx="3957" formatCode="General">
                        <c:v>317.80599999999998</c:v>
                      </c:pt>
                      <c:pt idx="3958" formatCode="General">
                        <c:v>317.81599999999997</c:v>
                      </c:pt>
                      <c:pt idx="3959" formatCode="General">
                        <c:v>317.82600000000002</c:v>
                      </c:pt>
                      <c:pt idx="3960" formatCode="General">
                        <c:v>317.83600000000001</c:v>
                      </c:pt>
                      <c:pt idx="3961" formatCode="General">
                        <c:v>317.846</c:v>
                      </c:pt>
                      <c:pt idx="3962" formatCode="General">
                        <c:v>317.85599999999999</c:v>
                      </c:pt>
                      <c:pt idx="3963" formatCode="General">
                        <c:v>317.86599999999999</c:v>
                      </c:pt>
                      <c:pt idx="3964" formatCode="General">
                        <c:v>317.87599999999998</c:v>
                      </c:pt>
                      <c:pt idx="3965" formatCode="General">
                        <c:v>317.88600000000002</c:v>
                      </c:pt>
                      <c:pt idx="3966" formatCode="General">
                        <c:v>317.89600000000002</c:v>
                      </c:pt>
                      <c:pt idx="3967" formatCode="General">
                        <c:v>317.90600000000001</c:v>
                      </c:pt>
                      <c:pt idx="3968" formatCode="General">
                        <c:v>317.916</c:v>
                      </c:pt>
                      <c:pt idx="3969" formatCode="General">
                        <c:v>317.92599999999999</c:v>
                      </c:pt>
                      <c:pt idx="3970" formatCode="General">
                        <c:v>317.93599999999998</c:v>
                      </c:pt>
                      <c:pt idx="3971" formatCode="General">
                        <c:v>317.94600000000003</c:v>
                      </c:pt>
                      <c:pt idx="3972" formatCode="General">
                        <c:v>317.95600000000002</c:v>
                      </c:pt>
                      <c:pt idx="3973" formatCode="General">
                        <c:v>317.96600000000001</c:v>
                      </c:pt>
                      <c:pt idx="3974" formatCode="General">
                        <c:v>317.976</c:v>
                      </c:pt>
                      <c:pt idx="3975" formatCode="General">
                        <c:v>317.98599999999999</c:v>
                      </c:pt>
                      <c:pt idx="3976" formatCode="General">
                        <c:v>317.99599999999998</c:v>
                      </c:pt>
                      <c:pt idx="3977" formatCode="General">
                        <c:v>318.00599999999997</c:v>
                      </c:pt>
                      <c:pt idx="3978" formatCode="General">
                        <c:v>318.01600000000002</c:v>
                      </c:pt>
                      <c:pt idx="3979" formatCode="General">
                        <c:v>318.02600000000001</c:v>
                      </c:pt>
                      <c:pt idx="3980" formatCode="General">
                        <c:v>318.036</c:v>
                      </c:pt>
                      <c:pt idx="3981" formatCode="General">
                        <c:v>318.04599999999999</c:v>
                      </c:pt>
                      <c:pt idx="3982" formatCode="General">
                        <c:v>318.05599999999998</c:v>
                      </c:pt>
                      <c:pt idx="3983" formatCode="General">
                        <c:v>318.06599999999997</c:v>
                      </c:pt>
                      <c:pt idx="3984" formatCode="General">
                        <c:v>318.07600000000002</c:v>
                      </c:pt>
                      <c:pt idx="3985" formatCode="General">
                        <c:v>318.08600000000001</c:v>
                      </c:pt>
                      <c:pt idx="3986" formatCode="General">
                        <c:v>318.096</c:v>
                      </c:pt>
                      <c:pt idx="3987" formatCode="General">
                        <c:v>318.10599999999999</c:v>
                      </c:pt>
                      <c:pt idx="3988" formatCode="General">
                        <c:v>318.11599999999999</c:v>
                      </c:pt>
                      <c:pt idx="3989" formatCode="General">
                        <c:v>318.12599999999998</c:v>
                      </c:pt>
                      <c:pt idx="3990" formatCode="General">
                        <c:v>318.13600000000002</c:v>
                      </c:pt>
                      <c:pt idx="3991" formatCode="General">
                        <c:v>318.14600000000002</c:v>
                      </c:pt>
                      <c:pt idx="3992" formatCode="General">
                        <c:v>318.15600000000001</c:v>
                      </c:pt>
                      <c:pt idx="3993" formatCode="General">
                        <c:v>318.166</c:v>
                      </c:pt>
                      <c:pt idx="3994" formatCode="General">
                        <c:v>318.17599999999999</c:v>
                      </c:pt>
                      <c:pt idx="3995" formatCode="General">
                        <c:v>318.18599999999998</c:v>
                      </c:pt>
                      <c:pt idx="3996" formatCode="General">
                        <c:v>318.19600000000003</c:v>
                      </c:pt>
                      <c:pt idx="3997" formatCode="General">
                        <c:v>318.20600000000002</c:v>
                      </c:pt>
                      <c:pt idx="3998" formatCode="General">
                        <c:v>318.21600000000001</c:v>
                      </c:pt>
                      <c:pt idx="3999" formatCode="General">
                        <c:v>318.226</c:v>
                      </c:pt>
                      <c:pt idx="4000" formatCode="General">
                        <c:v>318.23599999999999</c:v>
                      </c:pt>
                      <c:pt idx="4001" formatCode="General">
                        <c:v>318.24599999999998</c:v>
                      </c:pt>
                      <c:pt idx="4002" formatCode="General">
                        <c:v>318.25599999999997</c:v>
                      </c:pt>
                      <c:pt idx="4003" formatCode="General">
                        <c:v>318.26600000000002</c:v>
                      </c:pt>
                      <c:pt idx="4004" formatCode="General">
                        <c:v>318.27600000000001</c:v>
                      </c:pt>
                      <c:pt idx="4005" formatCode="General">
                        <c:v>318.286</c:v>
                      </c:pt>
                      <c:pt idx="4006" formatCode="General">
                        <c:v>318.29599999999999</c:v>
                      </c:pt>
                      <c:pt idx="4007" formatCode="General">
                        <c:v>318.30599999999998</c:v>
                      </c:pt>
                      <c:pt idx="4008" formatCode="General">
                        <c:v>318.31599999999997</c:v>
                      </c:pt>
                      <c:pt idx="4009" formatCode="General">
                        <c:v>318.32600000000002</c:v>
                      </c:pt>
                      <c:pt idx="4010" formatCode="General">
                        <c:v>318.33600000000001</c:v>
                      </c:pt>
                      <c:pt idx="4011" formatCode="General">
                        <c:v>318.346</c:v>
                      </c:pt>
                      <c:pt idx="4012" formatCode="General">
                        <c:v>318.35599999999999</c:v>
                      </c:pt>
                      <c:pt idx="4013" formatCode="General">
                        <c:v>318.36599999999999</c:v>
                      </c:pt>
                      <c:pt idx="4014" formatCode="General">
                        <c:v>318.37599999999998</c:v>
                      </c:pt>
                      <c:pt idx="4015" formatCode="General">
                        <c:v>318.38600000000002</c:v>
                      </c:pt>
                      <c:pt idx="4016" formatCode="General">
                        <c:v>318.39600000000002</c:v>
                      </c:pt>
                      <c:pt idx="4017" formatCode="General">
                        <c:v>318.40600000000001</c:v>
                      </c:pt>
                      <c:pt idx="4018" formatCode="General">
                        <c:v>318.416</c:v>
                      </c:pt>
                      <c:pt idx="4019" formatCode="General">
                        <c:v>318.42599999999999</c:v>
                      </c:pt>
                      <c:pt idx="4020" formatCode="General">
                        <c:v>318.43599999999998</c:v>
                      </c:pt>
                      <c:pt idx="4021" formatCode="General">
                        <c:v>318.44600000000003</c:v>
                      </c:pt>
                      <c:pt idx="4022" formatCode="General">
                        <c:v>318.45600000000002</c:v>
                      </c:pt>
                      <c:pt idx="4023" formatCode="General">
                        <c:v>318.46600000000001</c:v>
                      </c:pt>
                      <c:pt idx="4024" formatCode="General">
                        <c:v>318.476</c:v>
                      </c:pt>
                      <c:pt idx="4025" formatCode="General">
                        <c:v>318.48599999999999</c:v>
                      </c:pt>
                      <c:pt idx="4026" formatCode="General">
                        <c:v>318.49599999999998</c:v>
                      </c:pt>
                      <c:pt idx="4027" formatCode="General">
                        <c:v>318.50599999999997</c:v>
                      </c:pt>
                      <c:pt idx="4028" formatCode="General">
                        <c:v>318.51600000000002</c:v>
                      </c:pt>
                      <c:pt idx="4029" formatCode="General">
                        <c:v>318.52600000000001</c:v>
                      </c:pt>
                      <c:pt idx="4030" formatCode="General">
                        <c:v>318.536</c:v>
                      </c:pt>
                      <c:pt idx="4031" formatCode="General">
                        <c:v>318.54599999999999</c:v>
                      </c:pt>
                      <c:pt idx="4032" formatCode="General">
                        <c:v>318.55599999999998</c:v>
                      </c:pt>
                      <c:pt idx="4033" formatCode="General">
                        <c:v>318.56599999999997</c:v>
                      </c:pt>
                      <c:pt idx="4034" formatCode="General">
                        <c:v>318.57600000000002</c:v>
                      </c:pt>
                      <c:pt idx="4035" formatCode="General">
                        <c:v>318.58600000000001</c:v>
                      </c:pt>
                      <c:pt idx="4036" formatCode="General">
                        <c:v>318.596</c:v>
                      </c:pt>
                      <c:pt idx="4037" formatCode="General">
                        <c:v>318.60599999999999</c:v>
                      </c:pt>
                      <c:pt idx="4038" formatCode="General">
                        <c:v>318.61599999999999</c:v>
                      </c:pt>
                      <c:pt idx="4039" formatCode="General">
                        <c:v>318.62599999999998</c:v>
                      </c:pt>
                      <c:pt idx="4040" formatCode="General">
                        <c:v>318.63600000000002</c:v>
                      </c:pt>
                      <c:pt idx="4041" formatCode="General">
                        <c:v>318.64600000000002</c:v>
                      </c:pt>
                      <c:pt idx="4042" formatCode="General">
                        <c:v>318.65600000000001</c:v>
                      </c:pt>
                      <c:pt idx="4043" formatCode="General">
                        <c:v>318.666</c:v>
                      </c:pt>
                      <c:pt idx="4044" formatCode="General">
                        <c:v>318.67599999999999</c:v>
                      </c:pt>
                      <c:pt idx="4045" formatCode="General">
                        <c:v>318.68599999999998</c:v>
                      </c:pt>
                      <c:pt idx="4046" formatCode="General">
                        <c:v>318.69600000000003</c:v>
                      </c:pt>
                      <c:pt idx="4047" formatCode="General">
                        <c:v>318.70600000000002</c:v>
                      </c:pt>
                      <c:pt idx="4048" formatCode="General">
                        <c:v>318.71600000000001</c:v>
                      </c:pt>
                      <c:pt idx="4049" formatCode="General">
                        <c:v>318.726</c:v>
                      </c:pt>
                      <c:pt idx="4050" formatCode="General">
                        <c:v>318.73599999999999</c:v>
                      </c:pt>
                      <c:pt idx="4051" formatCode="General">
                        <c:v>318.74599999999998</c:v>
                      </c:pt>
                      <c:pt idx="4052" formatCode="General">
                        <c:v>318.75599999999997</c:v>
                      </c:pt>
                      <c:pt idx="4053" formatCode="General">
                        <c:v>318.76600000000002</c:v>
                      </c:pt>
                      <c:pt idx="4054" formatCode="General">
                        <c:v>318.77600000000001</c:v>
                      </c:pt>
                      <c:pt idx="4055" formatCode="General">
                        <c:v>318.786</c:v>
                      </c:pt>
                      <c:pt idx="4056" formatCode="General">
                        <c:v>318.79599999999999</c:v>
                      </c:pt>
                      <c:pt idx="4057" formatCode="General">
                        <c:v>318.80599999999998</c:v>
                      </c:pt>
                      <c:pt idx="4058" formatCode="General">
                        <c:v>318.81599999999997</c:v>
                      </c:pt>
                      <c:pt idx="4059" formatCode="General">
                        <c:v>318.82600000000002</c:v>
                      </c:pt>
                      <c:pt idx="4060" formatCode="General">
                        <c:v>318.83600000000001</c:v>
                      </c:pt>
                      <c:pt idx="4061" formatCode="General">
                        <c:v>318.846</c:v>
                      </c:pt>
                      <c:pt idx="4062" formatCode="General">
                        <c:v>318.85599999999999</c:v>
                      </c:pt>
                      <c:pt idx="4063" formatCode="General">
                        <c:v>318.86599999999999</c:v>
                      </c:pt>
                      <c:pt idx="4064" formatCode="General">
                        <c:v>318.87599999999998</c:v>
                      </c:pt>
                      <c:pt idx="4065" formatCode="General">
                        <c:v>318.88600000000002</c:v>
                      </c:pt>
                      <c:pt idx="4066" formatCode="General">
                        <c:v>318.89600000000002</c:v>
                      </c:pt>
                      <c:pt idx="4067" formatCode="General">
                        <c:v>318.90600000000001</c:v>
                      </c:pt>
                      <c:pt idx="4068" formatCode="General">
                        <c:v>318.916</c:v>
                      </c:pt>
                      <c:pt idx="4069" formatCode="General">
                        <c:v>318.92599999999999</c:v>
                      </c:pt>
                      <c:pt idx="4070" formatCode="General">
                        <c:v>318.93599999999998</c:v>
                      </c:pt>
                      <c:pt idx="4071" formatCode="General">
                        <c:v>318.94600000000003</c:v>
                      </c:pt>
                      <c:pt idx="4072" formatCode="General">
                        <c:v>318.95600000000002</c:v>
                      </c:pt>
                      <c:pt idx="4073" formatCode="General">
                        <c:v>318.96600000000001</c:v>
                      </c:pt>
                      <c:pt idx="4074" formatCode="General">
                        <c:v>318.976</c:v>
                      </c:pt>
                      <c:pt idx="4075" formatCode="General">
                        <c:v>318.98599999999999</c:v>
                      </c:pt>
                      <c:pt idx="4076" formatCode="General">
                        <c:v>318.99599999999998</c:v>
                      </c:pt>
                      <c:pt idx="4077" formatCode="General">
                        <c:v>319.00599999999997</c:v>
                      </c:pt>
                      <c:pt idx="4078" formatCode="General">
                        <c:v>319.01600000000002</c:v>
                      </c:pt>
                      <c:pt idx="4079" formatCode="General">
                        <c:v>319.02600000000001</c:v>
                      </c:pt>
                      <c:pt idx="4080" formatCode="General">
                        <c:v>319.036</c:v>
                      </c:pt>
                      <c:pt idx="4081" formatCode="General">
                        <c:v>319.04599999999999</c:v>
                      </c:pt>
                      <c:pt idx="4082" formatCode="General">
                        <c:v>319.05599999999998</c:v>
                      </c:pt>
                      <c:pt idx="4083" formatCode="General">
                        <c:v>319.06599999999997</c:v>
                      </c:pt>
                      <c:pt idx="4084" formatCode="General">
                        <c:v>319.07600000000002</c:v>
                      </c:pt>
                      <c:pt idx="4085" formatCode="General">
                        <c:v>319.08600000000001</c:v>
                      </c:pt>
                      <c:pt idx="4086" formatCode="General">
                        <c:v>319.096</c:v>
                      </c:pt>
                      <c:pt idx="4087" formatCode="General">
                        <c:v>319.10599999999999</c:v>
                      </c:pt>
                      <c:pt idx="4088" formatCode="General">
                        <c:v>319.11599999999999</c:v>
                      </c:pt>
                      <c:pt idx="4089" formatCode="General">
                        <c:v>319.12599999999998</c:v>
                      </c:pt>
                      <c:pt idx="4090" formatCode="General">
                        <c:v>319.13600000000002</c:v>
                      </c:pt>
                      <c:pt idx="4091" formatCode="General">
                        <c:v>319.14600000000002</c:v>
                      </c:pt>
                      <c:pt idx="4092" formatCode="General">
                        <c:v>319.15600000000001</c:v>
                      </c:pt>
                      <c:pt idx="4093" formatCode="General">
                        <c:v>319.166</c:v>
                      </c:pt>
                      <c:pt idx="4094" formatCode="General">
                        <c:v>319.17599999999999</c:v>
                      </c:pt>
                      <c:pt idx="4095" formatCode="General">
                        <c:v>319.18599999999998</c:v>
                      </c:pt>
                      <c:pt idx="4096" formatCode="General">
                        <c:v>319.19600000000003</c:v>
                      </c:pt>
                      <c:pt idx="4097" formatCode="General">
                        <c:v>319.20600000000002</c:v>
                      </c:pt>
                      <c:pt idx="4098" formatCode="General">
                        <c:v>319.21600000000001</c:v>
                      </c:pt>
                      <c:pt idx="4099" formatCode="General">
                        <c:v>319.226</c:v>
                      </c:pt>
                      <c:pt idx="4100" formatCode="General">
                        <c:v>319.23599999999999</c:v>
                      </c:pt>
                      <c:pt idx="4101" formatCode="General">
                        <c:v>319.24599999999998</c:v>
                      </c:pt>
                      <c:pt idx="4102" formatCode="General">
                        <c:v>319.25599999999997</c:v>
                      </c:pt>
                      <c:pt idx="4103" formatCode="General">
                        <c:v>319.26600000000002</c:v>
                      </c:pt>
                      <c:pt idx="4104" formatCode="General">
                        <c:v>319.27600000000001</c:v>
                      </c:pt>
                      <c:pt idx="4105" formatCode="General">
                        <c:v>319.286</c:v>
                      </c:pt>
                      <c:pt idx="4106" formatCode="General">
                        <c:v>319.29599999999999</c:v>
                      </c:pt>
                      <c:pt idx="4107" formatCode="General">
                        <c:v>319.30599999999998</c:v>
                      </c:pt>
                      <c:pt idx="4108" formatCode="General">
                        <c:v>319.31599999999997</c:v>
                      </c:pt>
                      <c:pt idx="4109" formatCode="General">
                        <c:v>319.32600000000002</c:v>
                      </c:pt>
                      <c:pt idx="4110" formatCode="General">
                        <c:v>319.33600000000001</c:v>
                      </c:pt>
                      <c:pt idx="4111" formatCode="General">
                        <c:v>319.346</c:v>
                      </c:pt>
                      <c:pt idx="4112" formatCode="General">
                        <c:v>319.35599999999999</c:v>
                      </c:pt>
                      <c:pt idx="4113" formatCode="General">
                        <c:v>319.36599999999999</c:v>
                      </c:pt>
                      <c:pt idx="4114" formatCode="General">
                        <c:v>319.37599999999998</c:v>
                      </c:pt>
                      <c:pt idx="4115" formatCode="General">
                        <c:v>319.38600000000002</c:v>
                      </c:pt>
                      <c:pt idx="4116" formatCode="General">
                        <c:v>319.39100000000002</c:v>
                      </c:pt>
                      <c:pt idx="4117" formatCode="General">
                        <c:v>319.39100000000002</c:v>
                      </c:pt>
                      <c:pt idx="4118" formatCode="General">
                        <c:v>320.39100000000002</c:v>
                      </c:pt>
                      <c:pt idx="4119" formatCode="General">
                        <c:v>321.39100000000002</c:v>
                      </c:pt>
                      <c:pt idx="4120" formatCode="General">
                        <c:v>322.39100000000002</c:v>
                      </c:pt>
                      <c:pt idx="4121" formatCode="General">
                        <c:v>323.39100000000002</c:v>
                      </c:pt>
                      <c:pt idx="4122" formatCode="General">
                        <c:v>324.39100000000002</c:v>
                      </c:pt>
                      <c:pt idx="4123" formatCode="General">
                        <c:v>325.39100000000002</c:v>
                      </c:pt>
                      <c:pt idx="4124" formatCode="General">
                        <c:v>326.39100000000002</c:v>
                      </c:pt>
                      <c:pt idx="4125" formatCode="General">
                        <c:v>327.39100000000002</c:v>
                      </c:pt>
                      <c:pt idx="4126" formatCode="General">
                        <c:v>328.39100000000002</c:v>
                      </c:pt>
                      <c:pt idx="4127" formatCode="General">
                        <c:v>329.39100000000002</c:v>
                      </c:pt>
                      <c:pt idx="4128" formatCode="General">
                        <c:v>330.39100000000002</c:v>
                      </c:pt>
                      <c:pt idx="4129" formatCode="General">
                        <c:v>331.39100000000002</c:v>
                      </c:pt>
                      <c:pt idx="4130" formatCode="General">
                        <c:v>332.39100000000002</c:v>
                      </c:pt>
                      <c:pt idx="4131" formatCode="General">
                        <c:v>333.39100000000002</c:v>
                      </c:pt>
                      <c:pt idx="4132" formatCode="General">
                        <c:v>334.39100000000002</c:v>
                      </c:pt>
                      <c:pt idx="4133" formatCode="General">
                        <c:v>335.39100000000002</c:v>
                      </c:pt>
                      <c:pt idx="4134" formatCode="General">
                        <c:v>336.39100000000002</c:v>
                      </c:pt>
                      <c:pt idx="4135" formatCode="General">
                        <c:v>337.39100000000002</c:v>
                      </c:pt>
                      <c:pt idx="4136" formatCode="General">
                        <c:v>338.39100000000002</c:v>
                      </c:pt>
                      <c:pt idx="4137" formatCode="General">
                        <c:v>339.39100000000002</c:v>
                      </c:pt>
                      <c:pt idx="4138" formatCode="General">
                        <c:v>340.39100000000002</c:v>
                      </c:pt>
                      <c:pt idx="4139" formatCode="General">
                        <c:v>341.39100000000002</c:v>
                      </c:pt>
                      <c:pt idx="4140" formatCode="General">
                        <c:v>342.39100000000002</c:v>
                      </c:pt>
                      <c:pt idx="4141" formatCode="General">
                        <c:v>343.39100000000002</c:v>
                      </c:pt>
                      <c:pt idx="4142" formatCode="General">
                        <c:v>344.39100000000002</c:v>
                      </c:pt>
                      <c:pt idx="4143" formatCode="General">
                        <c:v>345.39100000000002</c:v>
                      </c:pt>
                      <c:pt idx="4144" formatCode="General">
                        <c:v>346.39100000000002</c:v>
                      </c:pt>
                      <c:pt idx="4145" formatCode="General">
                        <c:v>347.39100000000002</c:v>
                      </c:pt>
                      <c:pt idx="4146" formatCode="General">
                        <c:v>348.39100000000002</c:v>
                      </c:pt>
                      <c:pt idx="4147" formatCode="General">
                        <c:v>349.39100000000002</c:v>
                      </c:pt>
                      <c:pt idx="4148" formatCode="General">
                        <c:v>350.39100000000002</c:v>
                      </c:pt>
                      <c:pt idx="4149" formatCode="General">
                        <c:v>351.39100000000002</c:v>
                      </c:pt>
                      <c:pt idx="4150" formatCode="General">
                        <c:v>352.39100000000002</c:v>
                      </c:pt>
                      <c:pt idx="4151" formatCode="General">
                        <c:v>353.39100000000002</c:v>
                      </c:pt>
                      <c:pt idx="4152" formatCode="General">
                        <c:v>354.39100000000002</c:v>
                      </c:pt>
                      <c:pt idx="4153" formatCode="General">
                        <c:v>355.39100000000002</c:v>
                      </c:pt>
                      <c:pt idx="4154" formatCode="General">
                        <c:v>356.39100000000002</c:v>
                      </c:pt>
                      <c:pt idx="4155" formatCode="General">
                        <c:v>357.39100000000002</c:v>
                      </c:pt>
                      <c:pt idx="4156" formatCode="General">
                        <c:v>358.39100000000002</c:v>
                      </c:pt>
                      <c:pt idx="4157" formatCode="General">
                        <c:v>359.39100000000002</c:v>
                      </c:pt>
                      <c:pt idx="4158" formatCode="General">
                        <c:v>360.39100000000002</c:v>
                      </c:pt>
                      <c:pt idx="4159" formatCode="General">
                        <c:v>361.39100000000002</c:v>
                      </c:pt>
                      <c:pt idx="4160" formatCode="General">
                        <c:v>362.39100000000002</c:v>
                      </c:pt>
                      <c:pt idx="4161" formatCode="General">
                        <c:v>363.39100000000002</c:v>
                      </c:pt>
                      <c:pt idx="4162" formatCode="General">
                        <c:v>364.39100000000002</c:v>
                      </c:pt>
                      <c:pt idx="4163" formatCode="General">
                        <c:v>365.39100000000002</c:v>
                      </c:pt>
                      <c:pt idx="4164" formatCode="General">
                        <c:v>366.39100000000002</c:v>
                      </c:pt>
                      <c:pt idx="4165" formatCode="General">
                        <c:v>367.39100000000002</c:v>
                      </c:pt>
                      <c:pt idx="4166" formatCode="General">
                        <c:v>368.39100000000002</c:v>
                      </c:pt>
                      <c:pt idx="4167" formatCode="General">
                        <c:v>369.39100000000002</c:v>
                      </c:pt>
                      <c:pt idx="4168" formatCode="General">
                        <c:v>370.39100000000002</c:v>
                      </c:pt>
                      <c:pt idx="4169" formatCode="General">
                        <c:v>371.39100000000002</c:v>
                      </c:pt>
                      <c:pt idx="4170" formatCode="General">
                        <c:v>372.39100000000002</c:v>
                      </c:pt>
                      <c:pt idx="4171" formatCode="General">
                        <c:v>373.39100000000002</c:v>
                      </c:pt>
                      <c:pt idx="4172" formatCode="General">
                        <c:v>374.39100000000002</c:v>
                      </c:pt>
                      <c:pt idx="4173" formatCode="General">
                        <c:v>375.39100000000002</c:v>
                      </c:pt>
                      <c:pt idx="4174" formatCode="General">
                        <c:v>376.39100000000002</c:v>
                      </c:pt>
                      <c:pt idx="4175" formatCode="General">
                        <c:v>377.39100000000002</c:v>
                      </c:pt>
                      <c:pt idx="4176" formatCode="General">
                        <c:v>378.39100000000002</c:v>
                      </c:pt>
                      <c:pt idx="4177" formatCode="General">
                        <c:v>379.39100000000002</c:v>
                      </c:pt>
                      <c:pt idx="4178" formatCode="General">
                        <c:v>380.39100000000002</c:v>
                      </c:pt>
                      <c:pt idx="4179" formatCode="General">
                        <c:v>381.39100000000002</c:v>
                      </c:pt>
                      <c:pt idx="4180" formatCode="General">
                        <c:v>382.39100000000002</c:v>
                      </c:pt>
                      <c:pt idx="4181" formatCode="General">
                        <c:v>383.39100000000002</c:v>
                      </c:pt>
                      <c:pt idx="4182" formatCode="General">
                        <c:v>384.39100000000002</c:v>
                      </c:pt>
                      <c:pt idx="4183" formatCode="General">
                        <c:v>385.39100000000002</c:v>
                      </c:pt>
                      <c:pt idx="4184" formatCode="General">
                        <c:v>386.39100000000002</c:v>
                      </c:pt>
                      <c:pt idx="4185" formatCode="General">
                        <c:v>387.39100000000002</c:v>
                      </c:pt>
                      <c:pt idx="4186" formatCode="General">
                        <c:v>388.39100000000002</c:v>
                      </c:pt>
                      <c:pt idx="4187" formatCode="General">
                        <c:v>389.39100000000002</c:v>
                      </c:pt>
                      <c:pt idx="4188" formatCode="General">
                        <c:v>389.62</c:v>
                      </c:pt>
                      <c:pt idx="4189" formatCode="General">
                        <c:v>389.62</c:v>
                      </c:pt>
                      <c:pt idx="4190" formatCode="General">
                        <c:v>389.63</c:v>
                      </c:pt>
                      <c:pt idx="4191" formatCode="General">
                        <c:v>389.64</c:v>
                      </c:pt>
                      <c:pt idx="4192" formatCode="General">
                        <c:v>389.65</c:v>
                      </c:pt>
                      <c:pt idx="4193" formatCode="General">
                        <c:v>389.66</c:v>
                      </c:pt>
                      <c:pt idx="4194" formatCode="General">
                        <c:v>389.67</c:v>
                      </c:pt>
                      <c:pt idx="4195" formatCode="General">
                        <c:v>389.68</c:v>
                      </c:pt>
                      <c:pt idx="4196" formatCode="General">
                        <c:v>389.69</c:v>
                      </c:pt>
                      <c:pt idx="4197" formatCode="General">
                        <c:v>389.7</c:v>
                      </c:pt>
                      <c:pt idx="4198" formatCode="General">
                        <c:v>389.71</c:v>
                      </c:pt>
                      <c:pt idx="4199" formatCode="General">
                        <c:v>389.72</c:v>
                      </c:pt>
                      <c:pt idx="4200" formatCode="General">
                        <c:v>389.73</c:v>
                      </c:pt>
                      <c:pt idx="4201" formatCode="General">
                        <c:v>389.74</c:v>
                      </c:pt>
                      <c:pt idx="4202" formatCode="General">
                        <c:v>389.75</c:v>
                      </c:pt>
                      <c:pt idx="4203" formatCode="General">
                        <c:v>389.76</c:v>
                      </c:pt>
                      <c:pt idx="4204" formatCode="General">
                        <c:v>389.77</c:v>
                      </c:pt>
                      <c:pt idx="4205" formatCode="General">
                        <c:v>389.78</c:v>
                      </c:pt>
                      <c:pt idx="4206" formatCode="General">
                        <c:v>389.79</c:v>
                      </c:pt>
                      <c:pt idx="4207" formatCode="General">
                        <c:v>389.8</c:v>
                      </c:pt>
                      <c:pt idx="4208" formatCode="General">
                        <c:v>389.81</c:v>
                      </c:pt>
                      <c:pt idx="4209" formatCode="General">
                        <c:v>389.82</c:v>
                      </c:pt>
                      <c:pt idx="4210" formatCode="General">
                        <c:v>389.83</c:v>
                      </c:pt>
                      <c:pt idx="4211" formatCode="General">
                        <c:v>389.84</c:v>
                      </c:pt>
                      <c:pt idx="4212" formatCode="General">
                        <c:v>389.85</c:v>
                      </c:pt>
                      <c:pt idx="4213" formatCode="General">
                        <c:v>389.86</c:v>
                      </c:pt>
                      <c:pt idx="4214" formatCode="General">
                        <c:v>389.87</c:v>
                      </c:pt>
                      <c:pt idx="4215" formatCode="General">
                        <c:v>389.88</c:v>
                      </c:pt>
                      <c:pt idx="4216" formatCode="General">
                        <c:v>389.89</c:v>
                      </c:pt>
                      <c:pt idx="4217" formatCode="General">
                        <c:v>389.9</c:v>
                      </c:pt>
                      <c:pt idx="4218" formatCode="General">
                        <c:v>389.91</c:v>
                      </c:pt>
                      <c:pt idx="4219" formatCode="General">
                        <c:v>389.92</c:v>
                      </c:pt>
                      <c:pt idx="4220" formatCode="General">
                        <c:v>389.93</c:v>
                      </c:pt>
                      <c:pt idx="4221" formatCode="General">
                        <c:v>389.94</c:v>
                      </c:pt>
                      <c:pt idx="4222" formatCode="General">
                        <c:v>389.95</c:v>
                      </c:pt>
                      <c:pt idx="4223" formatCode="General">
                        <c:v>389.96</c:v>
                      </c:pt>
                      <c:pt idx="4224" formatCode="General">
                        <c:v>389.97</c:v>
                      </c:pt>
                      <c:pt idx="4225" formatCode="General">
                        <c:v>389.98</c:v>
                      </c:pt>
                      <c:pt idx="4226" formatCode="General">
                        <c:v>389.99</c:v>
                      </c:pt>
                      <c:pt idx="4227" formatCode="General">
                        <c:v>390</c:v>
                      </c:pt>
                      <c:pt idx="4228" formatCode="General">
                        <c:v>390.01</c:v>
                      </c:pt>
                      <c:pt idx="4229" formatCode="General">
                        <c:v>390.02</c:v>
                      </c:pt>
                      <c:pt idx="4230" formatCode="General">
                        <c:v>390.03</c:v>
                      </c:pt>
                      <c:pt idx="4231" formatCode="General">
                        <c:v>390.04</c:v>
                      </c:pt>
                      <c:pt idx="4232" formatCode="General">
                        <c:v>390.05</c:v>
                      </c:pt>
                      <c:pt idx="4233" formatCode="General">
                        <c:v>390.06</c:v>
                      </c:pt>
                      <c:pt idx="4234" formatCode="General">
                        <c:v>390.07</c:v>
                      </c:pt>
                      <c:pt idx="4235" formatCode="General">
                        <c:v>390.08</c:v>
                      </c:pt>
                      <c:pt idx="4236" formatCode="General">
                        <c:v>390.09</c:v>
                      </c:pt>
                      <c:pt idx="4237" formatCode="General">
                        <c:v>390.1</c:v>
                      </c:pt>
                      <c:pt idx="4238" formatCode="General">
                        <c:v>390.11</c:v>
                      </c:pt>
                      <c:pt idx="4239" formatCode="General">
                        <c:v>390.12</c:v>
                      </c:pt>
                      <c:pt idx="4240" formatCode="General">
                        <c:v>390.13</c:v>
                      </c:pt>
                      <c:pt idx="4241" formatCode="General">
                        <c:v>390.14</c:v>
                      </c:pt>
                      <c:pt idx="4242" formatCode="General">
                        <c:v>390.15</c:v>
                      </c:pt>
                      <c:pt idx="4243" formatCode="General">
                        <c:v>390.16</c:v>
                      </c:pt>
                      <c:pt idx="4244" formatCode="General">
                        <c:v>390.17</c:v>
                      </c:pt>
                      <c:pt idx="4245" formatCode="General">
                        <c:v>390.18</c:v>
                      </c:pt>
                      <c:pt idx="4246" formatCode="General">
                        <c:v>390.19</c:v>
                      </c:pt>
                      <c:pt idx="4247" formatCode="General">
                        <c:v>390.2</c:v>
                      </c:pt>
                      <c:pt idx="4248" formatCode="General">
                        <c:v>390.21</c:v>
                      </c:pt>
                      <c:pt idx="4249" formatCode="General">
                        <c:v>390.22</c:v>
                      </c:pt>
                      <c:pt idx="4250" formatCode="General">
                        <c:v>390.23</c:v>
                      </c:pt>
                      <c:pt idx="4251" formatCode="General">
                        <c:v>390.24</c:v>
                      </c:pt>
                      <c:pt idx="4252" formatCode="General">
                        <c:v>390.25</c:v>
                      </c:pt>
                      <c:pt idx="4253" formatCode="General">
                        <c:v>390.26</c:v>
                      </c:pt>
                      <c:pt idx="4254" formatCode="General">
                        <c:v>390.27</c:v>
                      </c:pt>
                      <c:pt idx="4255" formatCode="General">
                        <c:v>390.28</c:v>
                      </c:pt>
                      <c:pt idx="4256" formatCode="General">
                        <c:v>390.29</c:v>
                      </c:pt>
                      <c:pt idx="4257" formatCode="General">
                        <c:v>390.3</c:v>
                      </c:pt>
                      <c:pt idx="4258" formatCode="General">
                        <c:v>390.31</c:v>
                      </c:pt>
                      <c:pt idx="4259" formatCode="General">
                        <c:v>390.32</c:v>
                      </c:pt>
                      <c:pt idx="4260" formatCode="General">
                        <c:v>390.33</c:v>
                      </c:pt>
                      <c:pt idx="4261" formatCode="General">
                        <c:v>390.34</c:v>
                      </c:pt>
                      <c:pt idx="4262" formatCode="General">
                        <c:v>390.35</c:v>
                      </c:pt>
                      <c:pt idx="4263" formatCode="General">
                        <c:v>390.36</c:v>
                      </c:pt>
                      <c:pt idx="4264" formatCode="General">
                        <c:v>390.37</c:v>
                      </c:pt>
                      <c:pt idx="4265" formatCode="General">
                        <c:v>390.38</c:v>
                      </c:pt>
                      <c:pt idx="4266" formatCode="General">
                        <c:v>390.39</c:v>
                      </c:pt>
                      <c:pt idx="4267" formatCode="General">
                        <c:v>390.4</c:v>
                      </c:pt>
                      <c:pt idx="4268" formatCode="General">
                        <c:v>390.41</c:v>
                      </c:pt>
                      <c:pt idx="4269" formatCode="General">
                        <c:v>390.42</c:v>
                      </c:pt>
                      <c:pt idx="4270" formatCode="General">
                        <c:v>390.43</c:v>
                      </c:pt>
                      <c:pt idx="4271" formatCode="General">
                        <c:v>390.44</c:v>
                      </c:pt>
                      <c:pt idx="4272" formatCode="General">
                        <c:v>390.45</c:v>
                      </c:pt>
                      <c:pt idx="4273" formatCode="General">
                        <c:v>390.46</c:v>
                      </c:pt>
                      <c:pt idx="4274" formatCode="General">
                        <c:v>390.47</c:v>
                      </c:pt>
                      <c:pt idx="4275" formatCode="General">
                        <c:v>390.48</c:v>
                      </c:pt>
                      <c:pt idx="4276" formatCode="General">
                        <c:v>390.49</c:v>
                      </c:pt>
                      <c:pt idx="4277" formatCode="General">
                        <c:v>390.5</c:v>
                      </c:pt>
                      <c:pt idx="4278" formatCode="General">
                        <c:v>390.51</c:v>
                      </c:pt>
                      <c:pt idx="4279" formatCode="General">
                        <c:v>390.52</c:v>
                      </c:pt>
                      <c:pt idx="4280" formatCode="General">
                        <c:v>390.53</c:v>
                      </c:pt>
                      <c:pt idx="4281" formatCode="General">
                        <c:v>390.54</c:v>
                      </c:pt>
                      <c:pt idx="4282" formatCode="General">
                        <c:v>390.55</c:v>
                      </c:pt>
                      <c:pt idx="4283" formatCode="General">
                        <c:v>390.56</c:v>
                      </c:pt>
                      <c:pt idx="4284" formatCode="General">
                        <c:v>390.57</c:v>
                      </c:pt>
                      <c:pt idx="4285" formatCode="General">
                        <c:v>390.58</c:v>
                      </c:pt>
                      <c:pt idx="4286" formatCode="General">
                        <c:v>390.59</c:v>
                      </c:pt>
                      <c:pt idx="4287" formatCode="General">
                        <c:v>390.6</c:v>
                      </c:pt>
                      <c:pt idx="4288" formatCode="General">
                        <c:v>390.61</c:v>
                      </c:pt>
                      <c:pt idx="4289" formatCode="General">
                        <c:v>390.62</c:v>
                      </c:pt>
                      <c:pt idx="4290" formatCode="General">
                        <c:v>390.63</c:v>
                      </c:pt>
                      <c:pt idx="4291" formatCode="General">
                        <c:v>390.64</c:v>
                      </c:pt>
                      <c:pt idx="4292" formatCode="General">
                        <c:v>390.65</c:v>
                      </c:pt>
                      <c:pt idx="4293" formatCode="General">
                        <c:v>390.66</c:v>
                      </c:pt>
                      <c:pt idx="4294" formatCode="General">
                        <c:v>390.67</c:v>
                      </c:pt>
                      <c:pt idx="4295" formatCode="General">
                        <c:v>390.68</c:v>
                      </c:pt>
                      <c:pt idx="4296" formatCode="General">
                        <c:v>390.69</c:v>
                      </c:pt>
                      <c:pt idx="4297" formatCode="General">
                        <c:v>390.7</c:v>
                      </c:pt>
                      <c:pt idx="4298" formatCode="General">
                        <c:v>390.71</c:v>
                      </c:pt>
                      <c:pt idx="4299" formatCode="General">
                        <c:v>390.72</c:v>
                      </c:pt>
                      <c:pt idx="4300" formatCode="General">
                        <c:v>390.73</c:v>
                      </c:pt>
                      <c:pt idx="4301" formatCode="General">
                        <c:v>390.74</c:v>
                      </c:pt>
                      <c:pt idx="4302" formatCode="General">
                        <c:v>390.75</c:v>
                      </c:pt>
                      <c:pt idx="4303" formatCode="General">
                        <c:v>390.76</c:v>
                      </c:pt>
                      <c:pt idx="4304" formatCode="General">
                        <c:v>390.77</c:v>
                      </c:pt>
                      <c:pt idx="4305" formatCode="General">
                        <c:v>390.78</c:v>
                      </c:pt>
                      <c:pt idx="4306" formatCode="General">
                        <c:v>390.79</c:v>
                      </c:pt>
                      <c:pt idx="4307" formatCode="General">
                        <c:v>390.8</c:v>
                      </c:pt>
                      <c:pt idx="4308" formatCode="General">
                        <c:v>390.81</c:v>
                      </c:pt>
                      <c:pt idx="4309" formatCode="General">
                        <c:v>390.82</c:v>
                      </c:pt>
                      <c:pt idx="4310" formatCode="General">
                        <c:v>390.83</c:v>
                      </c:pt>
                      <c:pt idx="4311" formatCode="General">
                        <c:v>390.84</c:v>
                      </c:pt>
                      <c:pt idx="4312" formatCode="General">
                        <c:v>390.85</c:v>
                      </c:pt>
                      <c:pt idx="4313" formatCode="General">
                        <c:v>390.86</c:v>
                      </c:pt>
                      <c:pt idx="4314" formatCode="General">
                        <c:v>390.87</c:v>
                      </c:pt>
                      <c:pt idx="4315" formatCode="General">
                        <c:v>390.88</c:v>
                      </c:pt>
                      <c:pt idx="4316" formatCode="General">
                        <c:v>390.89</c:v>
                      </c:pt>
                      <c:pt idx="4317" formatCode="General">
                        <c:v>390.9</c:v>
                      </c:pt>
                      <c:pt idx="4318" formatCode="General">
                        <c:v>390.91</c:v>
                      </c:pt>
                      <c:pt idx="4319" formatCode="General">
                        <c:v>390.92</c:v>
                      </c:pt>
                      <c:pt idx="4320" formatCode="General">
                        <c:v>390.93</c:v>
                      </c:pt>
                      <c:pt idx="4321" formatCode="General">
                        <c:v>390.94</c:v>
                      </c:pt>
                      <c:pt idx="4322" formatCode="General">
                        <c:v>390.95</c:v>
                      </c:pt>
                      <c:pt idx="4323" formatCode="General">
                        <c:v>390.96</c:v>
                      </c:pt>
                      <c:pt idx="4324" formatCode="General">
                        <c:v>390.97</c:v>
                      </c:pt>
                      <c:pt idx="4325" formatCode="General">
                        <c:v>390.98</c:v>
                      </c:pt>
                      <c:pt idx="4326" formatCode="General">
                        <c:v>390.99</c:v>
                      </c:pt>
                      <c:pt idx="4327" formatCode="General">
                        <c:v>391</c:v>
                      </c:pt>
                      <c:pt idx="4328" formatCode="General">
                        <c:v>391.01</c:v>
                      </c:pt>
                      <c:pt idx="4329" formatCode="General">
                        <c:v>391.02</c:v>
                      </c:pt>
                      <c:pt idx="4330" formatCode="General">
                        <c:v>391.03</c:v>
                      </c:pt>
                      <c:pt idx="4331" formatCode="General">
                        <c:v>391.04</c:v>
                      </c:pt>
                      <c:pt idx="4332" formatCode="General">
                        <c:v>391.05</c:v>
                      </c:pt>
                      <c:pt idx="4333" formatCode="General">
                        <c:v>391.06</c:v>
                      </c:pt>
                      <c:pt idx="4334" formatCode="General">
                        <c:v>391.07</c:v>
                      </c:pt>
                      <c:pt idx="4335" formatCode="General">
                        <c:v>391.08</c:v>
                      </c:pt>
                      <c:pt idx="4336" formatCode="General">
                        <c:v>391.09</c:v>
                      </c:pt>
                      <c:pt idx="4337" formatCode="General">
                        <c:v>391.1</c:v>
                      </c:pt>
                      <c:pt idx="4338" formatCode="General">
                        <c:v>391.11</c:v>
                      </c:pt>
                      <c:pt idx="4339" formatCode="General">
                        <c:v>391.12</c:v>
                      </c:pt>
                      <c:pt idx="4340" formatCode="General">
                        <c:v>391.13</c:v>
                      </c:pt>
                      <c:pt idx="4341" formatCode="General">
                        <c:v>391.14</c:v>
                      </c:pt>
                      <c:pt idx="4342" formatCode="General">
                        <c:v>391.15</c:v>
                      </c:pt>
                      <c:pt idx="4343" formatCode="General">
                        <c:v>391.16</c:v>
                      </c:pt>
                      <c:pt idx="4344" formatCode="General">
                        <c:v>391.17</c:v>
                      </c:pt>
                      <c:pt idx="4345" formatCode="General">
                        <c:v>391.18</c:v>
                      </c:pt>
                      <c:pt idx="4346" formatCode="General">
                        <c:v>391.19</c:v>
                      </c:pt>
                      <c:pt idx="4347" formatCode="General">
                        <c:v>391.2</c:v>
                      </c:pt>
                      <c:pt idx="4348" formatCode="General">
                        <c:v>391.21</c:v>
                      </c:pt>
                      <c:pt idx="4349" formatCode="General">
                        <c:v>391.22</c:v>
                      </c:pt>
                      <c:pt idx="4350" formatCode="General">
                        <c:v>391.23</c:v>
                      </c:pt>
                      <c:pt idx="4351" formatCode="General">
                        <c:v>391.24</c:v>
                      </c:pt>
                      <c:pt idx="4352" formatCode="General">
                        <c:v>391.25</c:v>
                      </c:pt>
                      <c:pt idx="4353" formatCode="General">
                        <c:v>391.26</c:v>
                      </c:pt>
                      <c:pt idx="4354" formatCode="General">
                        <c:v>391.27</c:v>
                      </c:pt>
                      <c:pt idx="4355" formatCode="General">
                        <c:v>391.28</c:v>
                      </c:pt>
                      <c:pt idx="4356" formatCode="General">
                        <c:v>391.29</c:v>
                      </c:pt>
                      <c:pt idx="4357" formatCode="General">
                        <c:v>391.3</c:v>
                      </c:pt>
                      <c:pt idx="4358" formatCode="General">
                        <c:v>391.31</c:v>
                      </c:pt>
                      <c:pt idx="4359" formatCode="General">
                        <c:v>391.32</c:v>
                      </c:pt>
                      <c:pt idx="4360" formatCode="General">
                        <c:v>391.33</c:v>
                      </c:pt>
                      <c:pt idx="4361" formatCode="General">
                        <c:v>391.34</c:v>
                      </c:pt>
                      <c:pt idx="4362" formatCode="General">
                        <c:v>391.35</c:v>
                      </c:pt>
                      <c:pt idx="4363" formatCode="General">
                        <c:v>391.36</c:v>
                      </c:pt>
                      <c:pt idx="4364" formatCode="General">
                        <c:v>391.37</c:v>
                      </c:pt>
                      <c:pt idx="4365" formatCode="General">
                        <c:v>391.38</c:v>
                      </c:pt>
                      <c:pt idx="4366" formatCode="General">
                        <c:v>391.39</c:v>
                      </c:pt>
                      <c:pt idx="4367" formatCode="General">
                        <c:v>391.4</c:v>
                      </c:pt>
                      <c:pt idx="4368" formatCode="General">
                        <c:v>391.41</c:v>
                      </c:pt>
                      <c:pt idx="4369" formatCode="General">
                        <c:v>391.42</c:v>
                      </c:pt>
                      <c:pt idx="4370" formatCode="General">
                        <c:v>391.43</c:v>
                      </c:pt>
                      <c:pt idx="4371" formatCode="General">
                        <c:v>391.44</c:v>
                      </c:pt>
                      <c:pt idx="4372" formatCode="General">
                        <c:v>391.45</c:v>
                      </c:pt>
                      <c:pt idx="4373" formatCode="General">
                        <c:v>391.46</c:v>
                      </c:pt>
                      <c:pt idx="4374" formatCode="General">
                        <c:v>391.47</c:v>
                      </c:pt>
                      <c:pt idx="4375" formatCode="General">
                        <c:v>391.48</c:v>
                      </c:pt>
                      <c:pt idx="4376" formatCode="General">
                        <c:v>391.49</c:v>
                      </c:pt>
                      <c:pt idx="4377" formatCode="General">
                        <c:v>391.5</c:v>
                      </c:pt>
                      <c:pt idx="4378" formatCode="General">
                        <c:v>391.51</c:v>
                      </c:pt>
                      <c:pt idx="4379" formatCode="General">
                        <c:v>391.52</c:v>
                      </c:pt>
                      <c:pt idx="4380" formatCode="General">
                        <c:v>391.53</c:v>
                      </c:pt>
                      <c:pt idx="4381" formatCode="General">
                        <c:v>391.54</c:v>
                      </c:pt>
                      <c:pt idx="4382" formatCode="General">
                        <c:v>391.55</c:v>
                      </c:pt>
                      <c:pt idx="4383" formatCode="General">
                        <c:v>391.56</c:v>
                      </c:pt>
                      <c:pt idx="4384" formatCode="General">
                        <c:v>391.57</c:v>
                      </c:pt>
                      <c:pt idx="4385" formatCode="General">
                        <c:v>391.58</c:v>
                      </c:pt>
                      <c:pt idx="4386" formatCode="General">
                        <c:v>391.59</c:v>
                      </c:pt>
                      <c:pt idx="4387" formatCode="General">
                        <c:v>391.6</c:v>
                      </c:pt>
                      <c:pt idx="4388" formatCode="General">
                        <c:v>391.61</c:v>
                      </c:pt>
                      <c:pt idx="4389" formatCode="General">
                        <c:v>391.62</c:v>
                      </c:pt>
                      <c:pt idx="4390" formatCode="General">
                        <c:v>391.63</c:v>
                      </c:pt>
                      <c:pt idx="4391" formatCode="General">
                        <c:v>391.64</c:v>
                      </c:pt>
                      <c:pt idx="4392" formatCode="General">
                        <c:v>391.65</c:v>
                      </c:pt>
                      <c:pt idx="4393" formatCode="General">
                        <c:v>391.66</c:v>
                      </c:pt>
                      <c:pt idx="4394" formatCode="General">
                        <c:v>391.67</c:v>
                      </c:pt>
                      <c:pt idx="4395" formatCode="General">
                        <c:v>391.68</c:v>
                      </c:pt>
                      <c:pt idx="4396" formatCode="General">
                        <c:v>391.69</c:v>
                      </c:pt>
                      <c:pt idx="4397" formatCode="General">
                        <c:v>391.7</c:v>
                      </c:pt>
                      <c:pt idx="4398" formatCode="General">
                        <c:v>391.71</c:v>
                      </c:pt>
                      <c:pt idx="4399" formatCode="General">
                        <c:v>391.72</c:v>
                      </c:pt>
                      <c:pt idx="4400" formatCode="General">
                        <c:v>391.73</c:v>
                      </c:pt>
                      <c:pt idx="4401" formatCode="General">
                        <c:v>391.74</c:v>
                      </c:pt>
                      <c:pt idx="4402" formatCode="General">
                        <c:v>391.75</c:v>
                      </c:pt>
                      <c:pt idx="4403" formatCode="General">
                        <c:v>391.76</c:v>
                      </c:pt>
                      <c:pt idx="4404" formatCode="General">
                        <c:v>391.77</c:v>
                      </c:pt>
                      <c:pt idx="4405" formatCode="General">
                        <c:v>391.78</c:v>
                      </c:pt>
                      <c:pt idx="4406" formatCode="General">
                        <c:v>391.79</c:v>
                      </c:pt>
                      <c:pt idx="4407" formatCode="General">
                        <c:v>391.8</c:v>
                      </c:pt>
                      <c:pt idx="4408" formatCode="General">
                        <c:v>391.81</c:v>
                      </c:pt>
                      <c:pt idx="4409" formatCode="General">
                        <c:v>391.82</c:v>
                      </c:pt>
                      <c:pt idx="4410" formatCode="General">
                        <c:v>391.83</c:v>
                      </c:pt>
                      <c:pt idx="4411" formatCode="General">
                        <c:v>391.84</c:v>
                      </c:pt>
                      <c:pt idx="4412" formatCode="General">
                        <c:v>391.85</c:v>
                      </c:pt>
                      <c:pt idx="4413" formatCode="General">
                        <c:v>391.86</c:v>
                      </c:pt>
                      <c:pt idx="4414" formatCode="General">
                        <c:v>391.87</c:v>
                      </c:pt>
                      <c:pt idx="4415" formatCode="General">
                        <c:v>391.88</c:v>
                      </c:pt>
                      <c:pt idx="4416" formatCode="General">
                        <c:v>391.89</c:v>
                      </c:pt>
                      <c:pt idx="4417" formatCode="General">
                        <c:v>391.9</c:v>
                      </c:pt>
                      <c:pt idx="4418" formatCode="General">
                        <c:v>391.91</c:v>
                      </c:pt>
                      <c:pt idx="4419" formatCode="General">
                        <c:v>391.92</c:v>
                      </c:pt>
                      <c:pt idx="4420" formatCode="General">
                        <c:v>391.93</c:v>
                      </c:pt>
                      <c:pt idx="4421" formatCode="General">
                        <c:v>391.94</c:v>
                      </c:pt>
                      <c:pt idx="4422" formatCode="General">
                        <c:v>391.95</c:v>
                      </c:pt>
                      <c:pt idx="4423" formatCode="General">
                        <c:v>391.96</c:v>
                      </c:pt>
                      <c:pt idx="4424" formatCode="General">
                        <c:v>391.97</c:v>
                      </c:pt>
                      <c:pt idx="4425" formatCode="General">
                        <c:v>391.98</c:v>
                      </c:pt>
                      <c:pt idx="4426" formatCode="General">
                        <c:v>391.99</c:v>
                      </c:pt>
                      <c:pt idx="4427" formatCode="General">
                        <c:v>392</c:v>
                      </c:pt>
                      <c:pt idx="4428" formatCode="General">
                        <c:v>392.01</c:v>
                      </c:pt>
                      <c:pt idx="4429" formatCode="General">
                        <c:v>392.02</c:v>
                      </c:pt>
                      <c:pt idx="4430" formatCode="General">
                        <c:v>392.03</c:v>
                      </c:pt>
                      <c:pt idx="4431" formatCode="General">
                        <c:v>392.04</c:v>
                      </c:pt>
                      <c:pt idx="4432" formatCode="General">
                        <c:v>392.05</c:v>
                      </c:pt>
                      <c:pt idx="4433" formatCode="General">
                        <c:v>392.06</c:v>
                      </c:pt>
                      <c:pt idx="4434" formatCode="General">
                        <c:v>392.07</c:v>
                      </c:pt>
                      <c:pt idx="4435" formatCode="General">
                        <c:v>392.08</c:v>
                      </c:pt>
                      <c:pt idx="4436" formatCode="General">
                        <c:v>392.09</c:v>
                      </c:pt>
                      <c:pt idx="4437" formatCode="General">
                        <c:v>392.1</c:v>
                      </c:pt>
                      <c:pt idx="4438" formatCode="General">
                        <c:v>392.11</c:v>
                      </c:pt>
                      <c:pt idx="4439" formatCode="General">
                        <c:v>392.12</c:v>
                      </c:pt>
                      <c:pt idx="4440" formatCode="General">
                        <c:v>392.13</c:v>
                      </c:pt>
                      <c:pt idx="4441" formatCode="General">
                        <c:v>392.14</c:v>
                      </c:pt>
                      <c:pt idx="4442" formatCode="General">
                        <c:v>392.15</c:v>
                      </c:pt>
                      <c:pt idx="4443" formatCode="General">
                        <c:v>392.16</c:v>
                      </c:pt>
                      <c:pt idx="4444" formatCode="General">
                        <c:v>392.17</c:v>
                      </c:pt>
                      <c:pt idx="4445" formatCode="General">
                        <c:v>392.18</c:v>
                      </c:pt>
                      <c:pt idx="4446" formatCode="General">
                        <c:v>392.19</c:v>
                      </c:pt>
                      <c:pt idx="4447" formatCode="General">
                        <c:v>392.2</c:v>
                      </c:pt>
                      <c:pt idx="4448" formatCode="General">
                        <c:v>392.21</c:v>
                      </c:pt>
                      <c:pt idx="4449" formatCode="General">
                        <c:v>392.22</c:v>
                      </c:pt>
                      <c:pt idx="4450" formatCode="General">
                        <c:v>392.23</c:v>
                      </c:pt>
                      <c:pt idx="4451" formatCode="General">
                        <c:v>392.24</c:v>
                      </c:pt>
                      <c:pt idx="4452" formatCode="General">
                        <c:v>392.25</c:v>
                      </c:pt>
                      <c:pt idx="4453" formatCode="General">
                        <c:v>392.26</c:v>
                      </c:pt>
                      <c:pt idx="4454" formatCode="General">
                        <c:v>392.27</c:v>
                      </c:pt>
                      <c:pt idx="4455" formatCode="General">
                        <c:v>392.28</c:v>
                      </c:pt>
                      <c:pt idx="4456" formatCode="General">
                        <c:v>392.29</c:v>
                      </c:pt>
                      <c:pt idx="4457" formatCode="General">
                        <c:v>392.3</c:v>
                      </c:pt>
                      <c:pt idx="4458" formatCode="General">
                        <c:v>392.31</c:v>
                      </c:pt>
                      <c:pt idx="4459" formatCode="General">
                        <c:v>392.32</c:v>
                      </c:pt>
                      <c:pt idx="4460" formatCode="General">
                        <c:v>392.33</c:v>
                      </c:pt>
                      <c:pt idx="4461" formatCode="General">
                        <c:v>392.34</c:v>
                      </c:pt>
                      <c:pt idx="4462" formatCode="General">
                        <c:v>392.35</c:v>
                      </c:pt>
                      <c:pt idx="4463" formatCode="General">
                        <c:v>392.36</c:v>
                      </c:pt>
                      <c:pt idx="4464" formatCode="General">
                        <c:v>392.37</c:v>
                      </c:pt>
                      <c:pt idx="4465" formatCode="General">
                        <c:v>392.38</c:v>
                      </c:pt>
                      <c:pt idx="4466" formatCode="General">
                        <c:v>392.39</c:v>
                      </c:pt>
                      <c:pt idx="4467" formatCode="General">
                        <c:v>392.4</c:v>
                      </c:pt>
                      <c:pt idx="4468" formatCode="General">
                        <c:v>392.41</c:v>
                      </c:pt>
                      <c:pt idx="4469" formatCode="General">
                        <c:v>392.42</c:v>
                      </c:pt>
                      <c:pt idx="4470" formatCode="General">
                        <c:v>392.43</c:v>
                      </c:pt>
                      <c:pt idx="4471" formatCode="General">
                        <c:v>392.44</c:v>
                      </c:pt>
                      <c:pt idx="4472" formatCode="General">
                        <c:v>392.45</c:v>
                      </c:pt>
                      <c:pt idx="4473" formatCode="General">
                        <c:v>392.46</c:v>
                      </c:pt>
                      <c:pt idx="4474" formatCode="General">
                        <c:v>392.47</c:v>
                      </c:pt>
                      <c:pt idx="4475" formatCode="General">
                        <c:v>392.48</c:v>
                      </c:pt>
                      <c:pt idx="4476" formatCode="General">
                        <c:v>392.49</c:v>
                      </c:pt>
                      <c:pt idx="4477" formatCode="General">
                        <c:v>392.5</c:v>
                      </c:pt>
                      <c:pt idx="4478" formatCode="General">
                        <c:v>392.51</c:v>
                      </c:pt>
                      <c:pt idx="4479" formatCode="General">
                        <c:v>392.52</c:v>
                      </c:pt>
                      <c:pt idx="4480" formatCode="General">
                        <c:v>392.53</c:v>
                      </c:pt>
                      <c:pt idx="4481" formatCode="General">
                        <c:v>392.54</c:v>
                      </c:pt>
                      <c:pt idx="4482" formatCode="General">
                        <c:v>392.55</c:v>
                      </c:pt>
                      <c:pt idx="4483" formatCode="General">
                        <c:v>392.56</c:v>
                      </c:pt>
                      <c:pt idx="4484" formatCode="General">
                        <c:v>392.57</c:v>
                      </c:pt>
                      <c:pt idx="4485" formatCode="General">
                        <c:v>392.58</c:v>
                      </c:pt>
                      <c:pt idx="4486" formatCode="General">
                        <c:v>392.59</c:v>
                      </c:pt>
                      <c:pt idx="4487" formatCode="General">
                        <c:v>392.6</c:v>
                      </c:pt>
                      <c:pt idx="4488" formatCode="General">
                        <c:v>392.61</c:v>
                      </c:pt>
                      <c:pt idx="4489" formatCode="General">
                        <c:v>392.62</c:v>
                      </c:pt>
                      <c:pt idx="4490" formatCode="General">
                        <c:v>392.63</c:v>
                      </c:pt>
                      <c:pt idx="4491" formatCode="General">
                        <c:v>392.64</c:v>
                      </c:pt>
                      <c:pt idx="4492" formatCode="General">
                        <c:v>392.65</c:v>
                      </c:pt>
                      <c:pt idx="4493" formatCode="General">
                        <c:v>392.66</c:v>
                      </c:pt>
                      <c:pt idx="4494" formatCode="General">
                        <c:v>392.67</c:v>
                      </c:pt>
                      <c:pt idx="4495" formatCode="General">
                        <c:v>392.68</c:v>
                      </c:pt>
                      <c:pt idx="4496" formatCode="General">
                        <c:v>392.69</c:v>
                      </c:pt>
                      <c:pt idx="4497" formatCode="General">
                        <c:v>392.7</c:v>
                      </c:pt>
                      <c:pt idx="4498" formatCode="General">
                        <c:v>392.71</c:v>
                      </c:pt>
                      <c:pt idx="4499" formatCode="General">
                        <c:v>392.72</c:v>
                      </c:pt>
                      <c:pt idx="4500" formatCode="General">
                        <c:v>392.73</c:v>
                      </c:pt>
                      <c:pt idx="4501" formatCode="General">
                        <c:v>392.74</c:v>
                      </c:pt>
                      <c:pt idx="4502" formatCode="General">
                        <c:v>392.75</c:v>
                      </c:pt>
                      <c:pt idx="4503" formatCode="General">
                        <c:v>392.76</c:v>
                      </c:pt>
                      <c:pt idx="4504" formatCode="General">
                        <c:v>392.77</c:v>
                      </c:pt>
                      <c:pt idx="4505" formatCode="General">
                        <c:v>392.78</c:v>
                      </c:pt>
                      <c:pt idx="4506" formatCode="General">
                        <c:v>392.79</c:v>
                      </c:pt>
                      <c:pt idx="4507" formatCode="General">
                        <c:v>392.8</c:v>
                      </c:pt>
                      <c:pt idx="4508" formatCode="General">
                        <c:v>392.81</c:v>
                      </c:pt>
                      <c:pt idx="4509" formatCode="General">
                        <c:v>392.82</c:v>
                      </c:pt>
                      <c:pt idx="4510" formatCode="General">
                        <c:v>392.83</c:v>
                      </c:pt>
                      <c:pt idx="4511" formatCode="General">
                        <c:v>392.84</c:v>
                      </c:pt>
                      <c:pt idx="4512" formatCode="General">
                        <c:v>392.85</c:v>
                      </c:pt>
                      <c:pt idx="4513" formatCode="General">
                        <c:v>392.86</c:v>
                      </c:pt>
                      <c:pt idx="4514" formatCode="General">
                        <c:v>392.87</c:v>
                      </c:pt>
                      <c:pt idx="4515" formatCode="General">
                        <c:v>392.88</c:v>
                      </c:pt>
                      <c:pt idx="4516" formatCode="General">
                        <c:v>392.89</c:v>
                      </c:pt>
                      <c:pt idx="4517" formatCode="General">
                        <c:v>392.9</c:v>
                      </c:pt>
                      <c:pt idx="4518" formatCode="General">
                        <c:v>392.91</c:v>
                      </c:pt>
                      <c:pt idx="4519" formatCode="General">
                        <c:v>392.92</c:v>
                      </c:pt>
                      <c:pt idx="4520" formatCode="General">
                        <c:v>392.93</c:v>
                      </c:pt>
                      <c:pt idx="4521" formatCode="General">
                        <c:v>392.94</c:v>
                      </c:pt>
                      <c:pt idx="4522" formatCode="General">
                        <c:v>392.95</c:v>
                      </c:pt>
                      <c:pt idx="4523" formatCode="General">
                        <c:v>392.96</c:v>
                      </c:pt>
                      <c:pt idx="4524" formatCode="General">
                        <c:v>392.97</c:v>
                      </c:pt>
                      <c:pt idx="4525" formatCode="General">
                        <c:v>392.98</c:v>
                      </c:pt>
                      <c:pt idx="4526" formatCode="General">
                        <c:v>392.99</c:v>
                      </c:pt>
                      <c:pt idx="4527" formatCode="General">
                        <c:v>393</c:v>
                      </c:pt>
                      <c:pt idx="4528" formatCode="General">
                        <c:v>393.01</c:v>
                      </c:pt>
                      <c:pt idx="4529" formatCode="General">
                        <c:v>393.02</c:v>
                      </c:pt>
                      <c:pt idx="4530" formatCode="General">
                        <c:v>393.03</c:v>
                      </c:pt>
                      <c:pt idx="4531" formatCode="General">
                        <c:v>393.04</c:v>
                      </c:pt>
                      <c:pt idx="4532" formatCode="General">
                        <c:v>393.05</c:v>
                      </c:pt>
                      <c:pt idx="4533" formatCode="General">
                        <c:v>393.06</c:v>
                      </c:pt>
                      <c:pt idx="4534" formatCode="General">
                        <c:v>393.07</c:v>
                      </c:pt>
                      <c:pt idx="4535" formatCode="General">
                        <c:v>393.08</c:v>
                      </c:pt>
                      <c:pt idx="4536" formatCode="General">
                        <c:v>393.09</c:v>
                      </c:pt>
                      <c:pt idx="4537" formatCode="General">
                        <c:v>393.1</c:v>
                      </c:pt>
                      <c:pt idx="4538" formatCode="General">
                        <c:v>393.11</c:v>
                      </c:pt>
                      <c:pt idx="4539" formatCode="General">
                        <c:v>393.12</c:v>
                      </c:pt>
                      <c:pt idx="4540" formatCode="General">
                        <c:v>393.13</c:v>
                      </c:pt>
                      <c:pt idx="4541" formatCode="General">
                        <c:v>393.14</c:v>
                      </c:pt>
                      <c:pt idx="4542" formatCode="General">
                        <c:v>393.15</c:v>
                      </c:pt>
                      <c:pt idx="4543" formatCode="General">
                        <c:v>393.16</c:v>
                      </c:pt>
                      <c:pt idx="4544" formatCode="General">
                        <c:v>393.17</c:v>
                      </c:pt>
                      <c:pt idx="4545" formatCode="General">
                        <c:v>393.18</c:v>
                      </c:pt>
                      <c:pt idx="4546" formatCode="General">
                        <c:v>393.19</c:v>
                      </c:pt>
                      <c:pt idx="4547" formatCode="General">
                        <c:v>393.2</c:v>
                      </c:pt>
                      <c:pt idx="4548" formatCode="General">
                        <c:v>393.21</c:v>
                      </c:pt>
                      <c:pt idx="4549" formatCode="General">
                        <c:v>393.22</c:v>
                      </c:pt>
                      <c:pt idx="4550" formatCode="General">
                        <c:v>393.23</c:v>
                      </c:pt>
                      <c:pt idx="4551" formatCode="General">
                        <c:v>393.24</c:v>
                      </c:pt>
                      <c:pt idx="4552" formatCode="General">
                        <c:v>393.25</c:v>
                      </c:pt>
                      <c:pt idx="4553" formatCode="General">
                        <c:v>393.26</c:v>
                      </c:pt>
                      <c:pt idx="4554" formatCode="General">
                        <c:v>393.27</c:v>
                      </c:pt>
                      <c:pt idx="4555" formatCode="General">
                        <c:v>393.28</c:v>
                      </c:pt>
                      <c:pt idx="4556" formatCode="General">
                        <c:v>393.29</c:v>
                      </c:pt>
                      <c:pt idx="4557" formatCode="General">
                        <c:v>393.3</c:v>
                      </c:pt>
                      <c:pt idx="4558" formatCode="General">
                        <c:v>393.31</c:v>
                      </c:pt>
                      <c:pt idx="4559" formatCode="General">
                        <c:v>393.32</c:v>
                      </c:pt>
                      <c:pt idx="4560" formatCode="General">
                        <c:v>393.33</c:v>
                      </c:pt>
                      <c:pt idx="4561" formatCode="General">
                        <c:v>393.34</c:v>
                      </c:pt>
                      <c:pt idx="4562" formatCode="General">
                        <c:v>393.35</c:v>
                      </c:pt>
                      <c:pt idx="4563" formatCode="General">
                        <c:v>393.36</c:v>
                      </c:pt>
                      <c:pt idx="4564" formatCode="General">
                        <c:v>393.37</c:v>
                      </c:pt>
                      <c:pt idx="4565" formatCode="General">
                        <c:v>393.38</c:v>
                      </c:pt>
                      <c:pt idx="4566" formatCode="General">
                        <c:v>393.39</c:v>
                      </c:pt>
                      <c:pt idx="4567" formatCode="General">
                        <c:v>393.4</c:v>
                      </c:pt>
                      <c:pt idx="4568" formatCode="General">
                        <c:v>393.41</c:v>
                      </c:pt>
                      <c:pt idx="4569" formatCode="General">
                        <c:v>393.42</c:v>
                      </c:pt>
                      <c:pt idx="4570" formatCode="General">
                        <c:v>393.43</c:v>
                      </c:pt>
                      <c:pt idx="4571" formatCode="General">
                        <c:v>393.44</c:v>
                      </c:pt>
                      <c:pt idx="4572" formatCode="General">
                        <c:v>393.45</c:v>
                      </c:pt>
                      <c:pt idx="4573" formatCode="General">
                        <c:v>393.46</c:v>
                      </c:pt>
                      <c:pt idx="4574" formatCode="General">
                        <c:v>393.47</c:v>
                      </c:pt>
                      <c:pt idx="4575" formatCode="General">
                        <c:v>393.48</c:v>
                      </c:pt>
                      <c:pt idx="4576" formatCode="General">
                        <c:v>393.49</c:v>
                      </c:pt>
                      <c:pt idx="4577" formatCode="General">
                        <c:v>393.5</c:v>
                      </c:pt>
                      <c:pt idx="4578" formatCode="General">
                        <c:v>393.51</c:v>
                      </c:pt>
                      <c:pt idx="4579" formatCode="General">
                        <c:v>393.52</c:v>
                      </c:pt>
                      <c:pt idx="4580" formatCode="General">
                        <c:v>393.53</c:v>
                      </c:pt>
                      <c:pt idx="4581" formatCode="General">
                        <c:v>393.54</c:v>
                      </c:pt>
                      <c:pt idx="4582" formatCode="General">
                        <c:v>393.55</c:v>
                      </c:pt>
                      <c:pt idx="4583" formatCode="General">
                        <c:v>393.56</c:v>
                      </c:pt>
                      <c:pt idx="4584" formatCode="General">
                        <c:v>393.57</c:v>
                      </c:pt>
                      <c:pt idx="4585" formatCode="General">
                        <c:v>393.58</c:v>
                      </c:pt>
                      <c:pt idx="4586" formatCode="General">
                        <c:v>393.59</c:v>
                      </c:pt>
                      <c:pt idx="4587" formatCode="General">
                        <c:v>393.6</c:v>
                      </c:pt>
                      <c:pt idx="4588" formatCode="General">
                        <c:v>393.61</c:v>
                      </c:pt>
                      <c:pt idx="4589" formatCode="General">
                        <c:v>393.62</c:v>
                      </c:pt>
                      <c:pt idx="4590" formatCode="General">
                        <c:v>393.63</c:v>
                      </c:pt>
                      <c:pt idx="4591" formatCode="General">
                        <c:v>393.64</c:v>
                      </c:pt>
                      <c:pt idx="4592" formatCode="General">
                        <c:v>393.65</c:v>
                      </c:pt>
                      <c:pt idx="4593" formatCode="General">
                        <c:v>393.66</c:v>
                      </c:pt>
                      <c:pt idx="4594" formatCode="General">
                        <c:v>393.67</c:v>
                      </c:pt>
                      <c:pt idx="4595" formatCode="General">
                        <c:v>393.68</c:v>
                      </c:pt>
                      <c:pt idx="4596" formatCode="General">
                        <c:v>393.69</c:v>
                      </c:pt>
                      <c:pt idx="4597" formatCode="General">
                        <c:v>393.7</c:v>
                      </c:pt>
                      <c:pt idx="4598" formatCode="General">
                        <c:v>393.71</c:v>
                      </c:pt>
                      <c:pt idx="4599" formatCode="General">
                        <c:v>393.72</c:v>
                      </c:pt>
                      <c:pt idx="4600" formatCode="General">
                        <c:v>393.73</c:v>
                      </c:pt>
                      <c:pt idx="4601" formatCode="General">
                        <c:v>393.74</c:v>
                      </c:pt>
                      <c:pt idx="4602" formatCode="General">
                        <c:v>393.75</c:v>
                      </c:pt>
                      <c:pt idx="4603" formatCode="General">
                        <c:v>393.76</c:v>
                      </c:pt>
                      <c:pt idx="4604" formatCode="General">
                        <c:v>393.77</c:v>
                      </c:pt>
                      <c:pt idx="4605" formatCode="General">
                        <c:v>393.78</c:v>
                      </c:pt>
                      <c:pt idx="4606" formatCode="General">
                        <c:v>393.79</c:v>
                      </c:pt>
                      <c:pt idx="4607" formatCode="General">
                        <c:v>393.8</c:v>
                      </c:pt>
                      <c:pt idx="4608" formatCode="General">
                        <c:v>393.81</c:v>
                      </c:pt>
                      <c:pt idx="4609" formatCode="General">
                        <c:v>393.82</c:v>
                      </c:pt>
                      <c:pt idx="4610" formatCode="General">
                        <c:v>393.83</c:v>
                      </c:pt>
                      <c:pt idx="4611" formatCode="General">
                        <c:v>393.84</c:v>
                      </c:pt>
                      <c:pt idx="4612" formatCode="General">
                        <c:v>393.85</c:v>
                      </c:pt>
                      <c:pt idx="4613" formatCode="General">
                        <c:v>393.86</c:v>
                      </c:pt>
                      <c:pt idx="4614" formatCode="General">
                        <c:v>393.87</c:v>
                      </c:pt>
                      <c:pt idx="4615" formatCode="General">
                        <c:v>393.88</c:v>
                      </c:pt>
                      <c:pt idx="4616" formatCode="General">
                        <c:v>393.89</c:v>
                      </c:pt>
                      <c:pt idx="4617" formatCode="General">
                        <c:v>393.9</c:v>
                      </c:pt>
                      <c:pt idx="4618" formatCode="General">
                        <c:v>393.91</c:v>
                      </c:pt>
                      <c:pt idx="4619" formatCode="General">
                        <c:v>393.92</c:v>
                      </c:pt>
                      <c:pt idx="4620" formatCode="General">
                        <c:v>393.93</c:v>
                      </c:pt>
                      <c:pt idx="4621" formatCode="General">
                        <c:v>393.94</c:v>
                      </c:pt>
                      <c:pt idx="4622" formatCode="General">
                        <c:v>393.95</c:v>
                      </c:pt>
                      <c:pt idx="4623" formatCode="General">
                        <c:v>393.96</c:v>
                      </c:pt>
                      <c:pt idx="4624" formatCode="General">
                        <c:v>393.97</c:v>
                      </c:pt>
                      <c:pt idx="4625" formatCode="General">
                        <c:v>393.98</c:v>
                      </c:pt>
                      <c:pt idx="4626" formatCode="General">
                        <c:v>393.99</c:v>
                      </c:pt>
                      <c:pt idx="4627" formatCode="General">
                        <c:v>394</c:v>
                      </c:pt>
                      <c:pt idx="4628" formatCode="General">
                        <c:v>394.01</c:v>
                      </c:pt>
                      <c:pt idx="4629" formatCode="General">
                        <c:v>394.02</c:v>
                      </c:pt>
                      <c:pt idx="4630" formatCode="General">
                        <c:v>394.03</c:v>
                      </c:pt>
                      <c:pt idx="4631" formatCode="General">
                        <c:v>394.04</c:v>
                      </c:pt>
                      <c:pt idx="4632" formatCode="General">
                        <c:v>394.05</c:v>
                      </c:pt>
                      <c:pt idx="4633" formatCode="General">
                        <c:v>394.06</c:v>
                      </c:pt>
                      <c:pt idx="4634" formatCode="General">
                        <c:v>394.07</c:v>
                      </c:pt>
                      <c:pt idx="4635" formatCode="General">
                        <c:v>394.08</c:v>
                      </c:pt>
                      <c:pt idx="4636" formatCode="General">
                        <c:v>394.09</c:v>
                      </c:pt>
                      <c:pt idx="4637" formatCode="General">
                        <c:v>394.1</c:v>
                      </c:pt>
                      <c:pt idx="4638" formatCode="General">
                        <c:v>394.11</c:v>
                      </c:pt>
                      <c:pt idx="4639" formatCode="General">
                        <c:v>394.12</c:v>
                      </c:pt>
                      <c:pt idx="4640" formatCode="General">
                        <c:v>394.13</c:v>
                      </c:pt>
                      <c:pt idx="4641" formatCode="General">
                        <c:v>394.14</c:v>
                      </c:pt>
                      <c:pt idx="4642" formatCode="General">
                        <c:v>394.15</c:v>
                      </c:pt>
                      <c:pt idx="4643" formatCode="General">
                        <c:v>394.16</c:v>
                      </c:pt>
                      <c:pt idx="4644" formatCode="General">
                        <c:v>394.17</c:v>
                      </c:pt>
                      <c:pt idx="4645" formatCode="General">
                        <c:v>394.18</c:v>
                      </c:pt>
                      <c:pt idx="4646" formatCode="General">
                        <c:v>394.19</c:v>
                      </c:pt>
                      <c:pt idx="4647" formatCode="General">
                        <c:v>394.2</c:v>
                      </c:pt>
                      <c:pt idx="4648" formatCode="General">
                        <c:v>394.21</c:v>
                      </c:pt>
                      <c:pt idx="4649" formatCode="General">
                        <c:v>394.22</c:v>
                      </c:pt>
                      <c:pt idx="4650" formatCode="General">
                        <c:v>394.23</c:v>
                      </c:pt>
                      <c:pt idx="4651" formatCode="General">
                        <c:v>394.24</c:v>
                      </c:pt>
                      <c:pt idx="4652" formatCode="General">
                        <c:v>394.25</c:v>
                      </c:pt>
                      <c:pt idx="4653" formatCode="General">
                        <c:v>394.26</c:v>
                      </c:pt>
                      <c:pt idx="4654" formatCode="General">
                        <c:v>394.27</c:v>
                      </c:pt>
                      <c:pt idx="4655" formatCode="General">
                        <c:v>394.28</c:v>
                      </c:pt>
                      <c:pt idx="4656" formatCode="General">
                        <c:v>394.29</c:v>
                      </c:pt>
                      <c:pt idx="4657" formatCode="General">
                        <c:v>394.3</c:v>
                      </c:pt>
                      <c:pt idx="4658" formatCode="General">
                        <c:v>394.31</c:v>
                      </c:pt>
                      <c:pt idx="4659" formatCode="General">
                        <c:v>394.32</c:v>
                      </c:pt>
                      <c:pt idx="4660" formatCode="General">
                        <c:v>394.33</c:v>
                      </c:pt>
                      <c:pt idx="4661" formatCode="General">
                        <c:v>394.34</c:v>
                      </c:pt>
                      <c:pt idx="4662" formatCode="General">
                        <c:v>394.35</c:v>
                      </c:pt>
                      <c:pt idx="4663" formatCode="General">
                        <c:v>394.36</c:v>
                      </c:pt>
                      <c:pt idx="4664" formatCode="General">
                        <c:v>394.37</c:v>
                      </c:pt>
                      <c:pt idx="4665" formatCode="General">
                        <c:v>394.38</c:v>
                      </c:pt>
                      <c:pt idx="4666" formatCode="General">
                        <c:v>394.39</c:v>
                      </c:pt>
                      <c:pt idx="4667" formatCode="General">
                        <c:v>394.4</c:v>
                      </c:pt>
                      <c:pt idx="4668" formatCode="General">
                        <c:v>394.41</c:v>
                      </c:pt>
                      <c:pt idx="4669" formatCode="General">
                        <c:v>394.42</c:v>
                      </c:pt>
                      <c:pt idx="4670" formatCode="General">
                        <c:v>394.43</c:v>
                      </c:pt>
                      <c:pt idx="4671" formatCode="General">
                        <c:v>394.44</c:v>
                      </c:pt>
                      <c:pt idx="4672" formatCode="General">
                        <c:v>394.45</c:v>
                      </c:pt>
                      <c:pt idx="4673" formatCode="General">
                        <c:v>394.46</c:v>
                      </c:pt>
                      <c:pt idx="4674" formatCode="General">
                        <c:v>394.47</c:v>
                      </c:pt>
                      <c:pt idx="4675" formatCode="General">
                        <c:v>394.48</c:v>
                      </c:pt>
                      <c:pt idx="4676" formatCode="General">
                        <c:v>394.49</c:v>
                      </c:pt>
                      <c:pt idx="4677" formatCode="General">
                        <c:v>394.5</c:v>
                      </c:pt>
                      <c:pt idx="4678" formatCode="General">
                        <c:v>394.51</c:v>
                      </c:pt>
                      <c:pt idx="4679" formatCode="General">
                        <c:v>394.52</c:v>
                      </c:pt>
                      <c:pt idx="4680" formatCode="General">
                        <c:v>394.53</c:v>
                      </c:pt>
                      <c:pt idx="4681" formatCode="General">
                        <c:v>394.54</c:v>
                      </c:pt>
                      <c:pt idx="4682" formatCode="General">
                        <c:v>394.55</c:v>
                      </c:pt>
                      <c:pt idx="4683" formatCode="General">
                        <c:v>394.56</c:v>
                      </c:pt>
                      <c:pt idx="4684" formatCode="General">
                        <c:v>394.57</c:v>
                      </c:pt>
                      <c:pt idx="4685" formatCode="General">
                        <c:v>394.58</c:v>
                      </c:pt>
                      <c:pt idx="4686" formatCode="General">
                        <c:v>394.59</c:v>
                      </c:pt>
                      <c:pt idx="4687" formatCode="General">
                        <c:v>394.6</c:v>
                      </c:pt>
                      <c:pt idx="4688" formatCode="General">
                        <c:v>394.61</c:v>
                      </c:pt>
                      <c:pt idx="4689" formatCode="General">
                        <c:v>394.62</c:v>
                      </c:pt>
                      <c:pt idx="4690" formatCode="General">
                        <c:v>394.63</c:v>
                      </c:pt>
                      <c:pt idx="4691" formatCode="General">
                        <c:v>394.64</c:v>
                      </c:pt>
                      <c:pt idx="4692" formatCode="General">
                        <c:v>394.65</c:v>
                      </c:pt>
                      <c:pt idx="4693" formatCode="General">
                        <c:v>394.66</c:v>
                      </c:pt>
                      <c:pt idx="4694" formatCode="General">
                        <c:v>394.67</c:v>
                      </c:pt>
                      <c:pt idx="4695" formatCode="General">
                        <c:v>394.68</c:v>
                      </c:pt>
                      <c:pt idx="4696" formatCode="General">
                        <c:v>394.69</c:v>
                      </c:pt>
                      <c:pt idx="4697" formatCode="General">
                        <c:v>394.7</c:v>
                      </c:pt>
                      <c:pt idx="4698" formatCode="General">
                        <c:v>394.71</c:v>
                      </c:pt>
                      <c:pt idx="4699" formatCode="General">
                        <c:v>394.72</c:v>
                      </c:pt>
                      <c:pt idx="4700" formatCode="General">
                        <c:v>394.73</c:v>
                      </c:pt>
                      <c:pt idx="4701" formatCode="General">
                        <c:v>394.74</c:v>
                      </c:pt>
                      <c:pt idx="4702" formatCode="General">
                        <c:v>394.75</c:v>
                      </c:pt>
                      <c:pt idx="4703" formatCode="General">
                        <c:v>394.76</c:v>
                      </c:pt>
                      <c:pt idx="4704" formatCode="General">
                        <c:v>394.77</c:v>
                      </c:pt>
                      <c:pt idx="4705" formatCode="General">
                        <c:v>394.78</c:v>
                      </c:pt>
                      <c:pt idx="4706" formatCode="General">
                        <c:v>394.79</c:v>
                      </c:pt>
                      <c:pt idx="4707" formatCode="General">
                        <c:v>394.8</c:v>
                      </c:pt>
                      <c:pt idx="4708" formatCode="General">
                        <c:v>394.81</c:v>
                      </c:pt>
                      <c:pt idx="4709" formatCode="General">
                        <c:v>394.82</c:v>
                      </c:pt>
                      <c:pt idx="4710" formatCode="General">
                        <c:v>394.83</c:v>
                      </c:pt>
                      <c:pt idx="4711" formatCode="General">
                        <c:v>394.84</c:v>
                      </c:pt>
                      <c:pt idx="4712" formatCode="General">
                        <c:v>394.85</c:v>
                      </c:pt>
                      <c:pt idx="4713" formatCode="General">
                        <c:v>394.86</c:v>
                      </c:pt>
                      <c:pt idx="4714" formatCode="General">
                        <c:v>394.87</c:v>
                      </c:pt>
                      <c:pt idx="4715" formatCode="General">
                        <c:v>394.88</c:v>
                      </c:pt>
                      <c:pt idx="4716" formatCode="General">
                        <c:v>394.89</c:v>
                      </c:pt>
                      <c:pt idx="4717" formatCode="General">
                        <c:v>394.9</c:v>
                      </c:pt>
                      <c:pt idx="4718" formatCode="General">
                        <c:v>394.91</c:v>
                      </c:pt>
                      <c:pt idx="4719" formatCode="General">
                        <c:v>394.92</c:v>
                      </c:pt>
                      <c:pt idx="4720" formatCode="General">
                        <c:v>394.93</c:v>
                      </c:pt>
                      <c:pt idx="4721" formatCode="General">
                        <c:v>394.94</c:v>
                      </c:pt>
                      <c:pt idx="4722" formatCode="General">
                        <c:v>394.95</c:v>
                      </c:pt>
                      <c:pt idx="4723" formatCode="General">
                        <c:v>394.96</c:v>
                      </c:pt>
                      <c:pt idx="4724" formatCode="General">
                        <c:v>394.97</c:v>
                      </c:pt>
                      <c:pt idx="4725" formatCode="General">
                        <c:v>394.98</c:v>
                      </c:pt>
                      <c:pt idx="4726" formatCode="General">
                        <c:v>394.99</c:v>
                      </c:pt>
                      <c:pt idx="4727" formatCode="General">
                        <c:v>395</c:v>
                      </c:pt>
                      <c:pt idx="4728" formatCode="General">
                        <c:v>395.01</c:v>
                      </c:pt>
                      <c:pt idx="4729" formatCode="General">
                        <c:v>395.02</c:v>
                      </c:pt>
                      <c:pt idx="4730" formatCode="General">
                        <c:v>395.03</c:v>
                      </c:pt>
                      <c:pt idx="4731" formatCode="General">
                        <c:v>395.04</c:v>
                      </c:pt>
                      <c:pt idx="4732" formatCode="General">
                        <c:v>395.05</c:v>
                      </c:pt>
                      <c:pt idx="4733" formatCode="General">
                        <c:v>395.06</c:v>
                      </c:pt>
                      <c:pt idx="4734" formatCode="General">
                        <c:v>395.07</c:v>
                      </c:pt>
                      <c:pt idx="4735" formatCode="General">
                        <c:v>395.08</c:v>
                      </c:pt>
                      <c:pt idx="4736" formatCode="General">
                        <c:v>395.09</c:v>
                      </c:pt>
                      <c:pt idx="4737" formatCode="General">
                        <c:v>395.1</c:v>
                      </c:pt>
                      <c:pt idx="4738" formatCode="General">
                        <c:v>395.11</c:v>
                      </c:pt>
                      <c:pt idx="4739" formatCode="General">
                        <c:v>395.12</c:v>
                      </c:pt>
                      <c:pt idx="4740" formatCode="General">
                        <c:v>395.13</c:v>
                      </c:pt>
                      <c:pt idx="4741" formatCode="General">
                        <c:v>395.14</c:v>
                      </c:pt>
                      <c:pt idx="4742" formatCode="General">
                        <c:v>395.15</c:v>
                      </c:pt>
                      <c:pt idx="4743" formatCode="General">
                        <c:v>395.16</c:v>
                      </c:pt>
                      <c:pt idx="4744" formatCode="General">
                        <c:v>395.17</c:v>
                      </c:pt>
                      <c:pt idx="4745" formatCode="General">
                        <c:v>395.18</c:v>
                      </c:pt>
                      <c:pt idx="4746" formatCode="General">
                        <c:v>395.19</c:v>
                      </c:pt>
                      <c:pt idx="4747" formatCode="General">
                        <c:v>395.2</c:v>
                      </c:pt>
                      <c:pt idx="4748" formatCode="General">
                        <c:v>395.21</c:v>
                      </c:pt>
                      <c:pt idx="4749" formatCode="General">
                        <c:v>395.22</c:v>
                      </c:pt>
                      <c:pt idx="4750" formatCode="General">
                        <c:v>395.23</c:v>
                      </c:pt>
                      <c:pt idx="4751" formatCode="General">
                        <c:v>395.24</c:v>
                      </c:pt>
                      <c:pt idx="4752" formatCode="General">
                        <c:v>395.25</c:v>
                      </c:pt>
                      <c:pt idx="4753" formatCode="General">
                        <c:v>395.26</c:v>
                      </c:pt>
                      <c:pt idx="4754" formatCode="General">
                        <c:v>395.27</c:v>
                      </c:pt>
                      <c:pt idx="4755" formatCode="General">
                        <c:v>395.28</c:v>
                      </c:pt>
                      <c:pt idx="4756" formatCode="General">
                        <c:v>395.29</c:v>
                      </c:pt>
                      <c:pt idx="4757" formatCode="General">
                        <c:v>395.3</c:v>
                      </c:pt>
                      <c:pt idx="4758" formatCode="General">
                        <c:v>395.31</c:v>
                      </c:pt>
                      <c:pt idx="4759" formatCode="General">
                        <c:v>395.32</c:v>
                      </c:pt>
                      <c:pt idx="4760" formatCode="General">
                        <c:v>395.33</c:v>
                      </c:pt>
                      <c:pt idx="4761" formatCode="General">
                        <c:v>395.34</c:v>
                      </c:pt>
                      <c:pt idx="4762" formatCode="General">
                        <c:v>395.35</c:v>
                      </c:pt>
                      <c:pt idx="4763" formatCode="General">
                        <c:v>395.36</c:v>
                      </c:pt>
                      <c:pt idx="4764" formatCode="General">
                        <c:v>395.37</c:v>
                      </c:pt>
                      <c:pt idx="4765" formatCode="General">
                        <c:v>395.38</c:v>
                      </c:pt>
                      <c:pt idx="4766" formatCode="General">
                        <c:v>395.39</c:v>
                      </c:pt>
                      <c:pt idx="4767" formatCode="General">
                        <c:v>395.4</c:v>
                      </c:pt>
                      <c:pt idx="4768" formatCode="General">
                        <c:v>395.41</c:v>
                      </c:pt>
                      <c:pt idx="4769" formatCode="General">
                        <c:v>395.42</c:v>
                      </c:pt>
                      <c:pt idx="4770" formatCode="General">
                        <c:v>395.43</c:v>
                      </c:pt>
                      <c:pt idx="4771" formatCode="General">
                        <c:v>395.44</c:v>
                      </c:pt>
                      <c:pt idx="4772" formatCode="General">
                        <c:v>395.45</c:v>
                      </c:pt>
                      <c:pt idx="4773" formatCode="General">
                        <c:v>395.46</c:v>
                      </c:pt>
                      <c:pt idx="4774" formatCode="General">
                        <c:v>395.47</c:v>
                      </c:pt>
                      <c:pt idx="4775" formatCode="General">
                        <c:v>395.48</c:v>
                      </c:pt>
                      <c:pt idx="4776" formatCode="General">
                        <c:v>395.49</c:v>
                      </c:pt>
                      <c:pt idx="4777" formatCode="General">
                        <c:v>395.5</c:v>
                      </c:pt>
                      <c:pt idx="4778" formatCode="General">
                        <c:v>395.51</c:v>
                      </c:pt>
                      <c:pt idx="4779" formatCode="General">
                        <c:v>395.52</c:v>
                      </c:pt>
                      <c:pt idx="4780" formatCode="General">
                        <c:v>395.53</c:v>
                      </c:pt>
                      <c:pt idx="4781" formatCode="General">
                        <c:v>395.54</c:v>
                      </c:pt>
                      <c:pt idx="4782" formatCode="General">
                        <c:v>395.55</c:v>
                      </c:pt>
                      <c:pt idx="4783" formatCode="General">
                        <c:v>395.56</c:v>
                      </c:pt>
                      <c:pt idx="4784" formatCode="General">
                        <c:v>395.57</c:v>
                      </c:pt>
                      <c:pt idx="4785" formatCode="General">
                        <c:v>395.58</c:v>
                      </c:pt>
                      <c:pt idx="4786" formatCode="General">
                        <c:v>395.59</c:v>
                      </c:pt>
                      <c:pt idx="4787" formatCode="General">
                        <c:v>395.6</c:v>
                      </c:pt>
                      <c:pt idx="4788" formatCode="General">
                        <c:v>395.61</c:v>
                      </c:pt>
                      <c:pt idx="4789" formatCode="General">
                        <c:v>395.62</c:v>
                      </c:pt>
                      <c:pt idx="4790" formatCode="General">
                        <c:v>395.63</c:v>
                      </c:pt>
                      <c:pt idx="4791" formatCode="General">
                        <c:v>395.64</c:v>
                      </c:pt>
                      <c:pt idx="4792" formatCode="General">
                        <c:v>395.65</c:v>
                      </c:pt>
                      <c:pt idx="4793" formatCode="General">
                        <c:v>395.66</c:v>
                      </c:pt>
                      <c:pt idx="4794" formatCode="General">
                        <c:v>395.67</c:v>
                      </c:pt>
                      <c:pt idx="4795" formatCode="General">
                        <c:v>395.68</c:v>
                      </c:pt>
                      <c:pt idx="4796" formatCode="General">
                        <c:v>395.69</c:v>
                      </c:pt>
                      <c:pt idx="4797" formatCode="General">
                        <c:v>395.7</c:v>
                      </c:pt>
                      <c:pt idx="4798" formatCode="General">
                        <c:v>395.71</c:v>
                      </c:pt>
                      <c:pt idx="4799" formatCode="General">
                        <c:v>395.72</c:v>
                      </c:pt>
                      <c:pt idx="4800" formatCode="General">
                        <c:v>395.73</c:v>
                      </c:pt>
                      <c:pt idx="4801" formatCode="General">
                        <c:v>395.74</c:v>
                      </c:pt>
                      <c:pt idx="4802" formatCode="General">
                        <c:v>395.75</c:v>
                      </c:pt>
                      <c:pt idx="4803" formatCode="General">
                        <c:v>395.76</c:v>
                      </c:pt>
                      <c:pt idx="4804" formatCode="General">
                        <c:v>395.77</c:v>
                      </c:pt>
                      <c:pt idx="4805" formatCode="General">
                        <c:v>395.78</c:v>
                      </c:pt>
                      <c:pt idx="4806" formatCode="General">
                        <c:v>395.79</c:v>
                      </c:pt>
                      <c:pt idx="4807" formatCode="General">
                        <c:v>395.8</c:v>
                      </c:pt>
                      <c:pt idx="4808" formatCode="General">
                        <c:v>395.81</c:v>
                      </c:pt>
                      <c:pt idx="4809" formatCode="General">
                        <c:v>395.82</c:v>
                      </c:pt>
                      <c:pt idx="4810" formatCode="General">
                        <c:v>395.83</c:v>
                      </c:pt>
                      <c:pt idx="4811" formatCode="General">
                        <c:v>395.84</c:v>
                      </c:pt>
                      <c:pt idx="4812" formatCode="General">
                        <c:v>395.85</c:v>
                      </c:pt>
                      <c:pt idx="4813" formatCode="General">
                        <c:v>395.86</c:v>
                      </c:pt>
                      <c:pt idx="4814" formatCode="General">
                        <c:v>395.87</c:v>
                      </c:pt>
                      <c:pt idx="4815" formatCode="General">
                        <c:v>395.88</c:v>
                      </c:pt>
                      <c:pt idx="4816" formatCode="General">
                        <c:v>395.89</c:v>
                      </c:pt>
                      <c:pt idx="4817" formatCode="General">
                        <c:v>395.9</c:v>
                      </c:pt>
                      <c:pt idx="4818" formatCode="General">
                        <c:v>395.91</c:v>
                      </c:pt>
                      <c:pt idx="4819" formatCode="General">
                        <c:v>395.92</c:v>
                      </c:pt>
                      <c:pt idx="4820" formatCode="General">
                        <c:v>395.93</c:v>
                      </c:pt>
                      <c:pt idx="4821" formatCode="General">
                        <c:v>395.94</c:v>
                      </c:pt>
                      <c:pt idx="4822" formatCode="General">
                        <c:v>395.95</c:v>
                      </c:pt>
                      <c:pt idx="4823" formatCode="General">
                        <c:v>395.96</c:v>
                      </c:pt>
                      <c:pt idx="4824" formatCode="General">
                        <c:v>395.97</c:v>
                      </c:pt>
                      <c:pt idx="4825" formatCode="General">
                        <c:v>395.98</c:v>
                      </c:pt>
                      <c:pt idx="4826" formatCode="General">
                        <c:v>395.99</c:v>
                      </c:pt>
                      <c:pt idx="4827" formatCode="General">
                        <c:v>396</c:v>
                      </c:pt>
                      <c:pt idx="4828" formatCode="General">
                        <c:v>396.01</c:v>
                      </c:pt>
                      <c:pt idx="4829" formatCode="General">
                        <c:v>396.02</c:v>
                      </c:pt>
                      <c:pt idx="4830" formatCode="General">
                        <c:v>396.03</c:v>
                      </c:pt>
                      <c:pt idx="4831" formatCode="General">
                        <c:v>396.04</c:v>
                      </c:pt>
                      <c:pt idx="4832" formatCode="General">
                        <c:v>396.05</c:v>
                      </c:pt>
                      <c:pt idx="4833" formatCode="General">
                        <c:v>396.06</c:v>
                      </c:pt>
                      <c:pt idx="4834" formatCode="General">
                        <c:v>396.07</c:v>
                      </c:pt>
                      <c:pt idx="4835" formatCode="General">
                        <c:v>396.08</c:v>
                      </c:pt>
                      <c:pt idx="4836" formatCode="General">
                        <c:v>396.09</c:v>
                      </c:pt>
                      <c:pt idx="4837" formatCode="General">
                        <c:v>396.1</c:v>
                      </c:pt>
                      <c:pt idx="4838" formatCode="General">
                        <c:v>396.11</c:v>
                      </c:pt>
                      <c:pt idx="4839" formatCode="General">
                        <c:v>396.12</c:v>
                      </c:pt>
                      <c:pt idx="4840" formatCode="General">
                        <c:v>396.13</c:v>
                      </c:pt>
                      <c:pt idx="4841" formatCode="General">
                        <c:v>396.14</c:v>
                      </c:pt>
                      <c:pt idx="4842" formatCode="General">
                        <c:v>396.15</c:v>
                      </c:pt>
                      <c:pt idx="4843" formatCode="General">
                        <c:v>396.16</c:v>
                      </c:pt>
                      <c:pt idx="4844" formatCode="General">
                        <c:v>396.17</c:v>
                      </c:pt>
                      <c:pt idx="4845" formatCode="General">
                        <c:v>396.18</c:v>
                      </c:pt>
                      <c:pt idx="4846" formatCode="General">
                        <c:v>396.19</c:v>
                      </c:pt>
                      <c:pt idx="4847" formatCode="General">
                        <c:v>396.2</c:v>
                      </c:pt>
                      <c:pt idx="4848" formatCode="General">
                        <c:v>396.21</c:v>
                      </c:pt>
                      <c:pt idx="4849" formatCode="General">
                        <c:v>396.22</c:v>
                      </c:pt>
                      <c:pt idx="4850" formatCode="General">
                        <c:v>396.23</c:v>
                      </c:pt>
                      <c:pt idx="4851" formatCode="General">
                        <c:v>396.24</c:v>
                      </c:pt>
                      <c:pt idx="4852" formatCode="General">
                        <c:v>396.25</c:v>
                      </c:pt>
                      <c:pt idx="4853" formatCode="General">
                        <c:v>396.26</c:v>
                      </c:pt>
                      <c:pt idx="4854" formatCode="General">
                        <c:v>396.27</c:v>
                      </c:pt>
                      <c:pt idx="4855" formatCode="General">
                        <c:v>396.28</c:v>
                      </c:pt>
                      <c:pt idx="4856" formatCode="General">
                        <c:v>396.29</c:v>
                      </c:pt>
                      <c:pt idx="4857" formatCode="General">
                        <c:v>396.3</c:v>
                      </c:pt>
                      <c:pt idx="4858" formatCode="General">
                        <c:v>396.31</c:v>
                      </c:pt>
                      <c:pt idx="4859" formatCode="General">
                        <c:v>396.32</c:v>
                      </c:pt>
                      <c:pt idx="4860" formatCode="General">
                        <c:v>396.33</c:v>
                      </c:pt>
                      <c:pt idx="4861" formatCode="General">
                        <c:v>396.34</c:v>
                      </c:pt>
                      <c:pt idx="4862" formatCode="General">
                        <c:v>396.35</c:v>
                      </c:pt>
                      <c:pt idx="4863" formatCode="General">
                        <c:v>396.36</c:v>
                      </c:pt>
                      <c:pt idx="4864" formatCode="General">
                        <c:v>396.37</c:v>
                      </c:pt>
                      <c:pt idx="4865" formatCode="General">
                        <c:v>396.38</c:v>
                      </c:pt>
                      <c:pt idx="4866" formatCode="General">
                        <c:v>396.39</c:v>
                      </c:pt>
                      <c:pt idx="4867" formatCode="General">
                        <c:v>396.4</c:v>
                      </c:pt>
                      <c:pt idx="4868" formatCode="General">
                        <c:v>396.41</c:v>
                      </c:pt>
                      <c:pt idx="4869" formatCode="General">
                        <c:v>396.42</c:v>
                      </c:pt>
                      <c:pt idx="4870" formatCode="General">
                        <c:v>396.43</c:v>
                      </c:pt>
                      <c:pt idx="4871" formatCode="General">
                        <c:v>396.44</c:v>
                      </c:pt>
                      <c:pt idx="4872" formatCode="General">
                        <c:v>396.45</c:v>
                      </c:pt>
                      <c:pt idx="4873" formatCode="General">
                        <c:v>396.46</c:v>
                      </c:pt>
                      <c:pt idx="4874" formatCode="General">
                        <c:v>396.47</c:v>
                      </c:pt>
                      <c:pt idx="4875" formatCode="General">
                        <c:v>396.48</c:v>
                      </c:pt>
                      <c:pt idx="4876" formatCode="General">
                        <c:v>396.49</c:v>
                      </c:pt>
                      <c:pt idx="4877" formatCode="General">
                        <c:v>396.5</c:v>
                      </c:pt>
                      <c:pt idx="4878" formatCode="General">
                        <c:v>396.51</c:v>
                      </c:pt>
                      <c:pt idx="4879" formatCode="General">
                        <c:v>396.52</c:v>
                      </c:pt>
                      <c:pt idx="4880" formatCode="General">
                        <c:v>396.53</c:v>
                      </c:pt>
                      <c:pt idx="4881" formatCode="General">
                        <c:v>396.54</c:v>
                      </c:pt>
                      <c:pt idx="4882" formatCode="General">
                        <c:v>396.55</c:v>
                      </c:pt>
                      <c:pt idx="4883" formatCode="General">
                        <c:v>396.56</c:v>
                      </c:pt>
                      <c:pt idx="4884" formatCode="General">
                        <c:v>396.57</c:v>
                      </c:pt>
                      <c:pt idx="4885" formatCode="General">
                        <c:v>396.58</c:v>
                      </c:pt>
                      <c:pt idx="4886" formatCode="General">
                        <c:v>396.59</c:v>
                      </c:pt>
                      <c:pt idx="4887" formatCode="General">
                        <c:v>396.6</c:v>
                      </c:pt>
                      <c:pt idx="4888" formatCode="General">
                        <c:v>396.61</c:v>
                      </c:pt>
                      <c:pt idx="4889" formatCode="General">
                        <c:v>396.62</c:v>
                      </c:pt>
                      <c:pt idx="4890" formatCode="General">
                        <c:v>396.63</c:v>
                      </c:pt>
                      <c:pt idx="4891" formatCode="General">
                        <c:v>396.64</c:v>
                      </c:pt>
                      <c:pt idx="4892" formatCode="General">
                        <c:v>396.65</c:v>
                      </c:pt>
                      <c:pt idx="4893" formatCode="General">
                        <c:v>396.66</c:v>
                      </c:pt>
                      <c:pt idx="4894" formatCode="General">
                        <c:v>396.67</c:v>
                      </c:pt>
                      <c:pt idx="4895" formatCode="General">
                        <c:v>396.68</c:v>
                      </c:pt>
                      <c:pt idx="4896" formatCode="General">
                        <c:v>396.69</c:v>
                      </c:pt>
                      <c:pt idx="4897" formatCode="General">
                        <c:v>396.7</c:v>
                      </c:pt>
                      <c:pt idx="4898" formatCode="General">
                        <c:v>396.71</c:v>
                      </c:pt>
                      <c:pt idx="4899" formatCode="General">
                        <c:v>396.72</c:v>
                      </c:pt>
                      <c:pt idx="4900" formatCode="General">
                        <c:v>396.73</c:v>
                      </c:pt>
                      <c:pt idx="4901" formatCode="General">
                        <c:v>396.74</c:v>
                      </c:pt>
                      <c:pt idx="4902" formatCode="General">
                        <c:v>396.75</c:v>
                      </c:pt>
                      <c:pt idx="4903" formatCode="General">
                        <c:v>396.76</c:v>
                      </c:pt>
                      <c:pt idx="4904" formatCode="General">
                        <c:v>396.77</c:v>
                      </c:pt>
                      <c:pt idx="4905" formatCode="General">
                        <c:v>396.78</c:v>
                      </c:pt>
                      <c:pt idx="4906" formatCode="General">
                        <c:v>396.79</c:v>
                      </c:pt>
                      <c:pt idx="4907" formatCode="General">
                        <c:v>396.8</c:v>
                      </c:pt>
                      <c:pt idx="4908" formatCode="General">
                        <c:v>396.81</c:v>
                      </c:pt>
                      <c:pt idx="4909" formatCode="General">
                        <c:v>396.82</c:v>
                      </c:pt>
                      <c:pt idx="4910" formatCode="General">
                        <c:v>396.83</c:v>
                      </c:pt>
                      <c:pt idx="4911" formatCode="General">
                        <c:v>396.84</c:v>
                      </c:pt>
                      <c:pt idx="4912" formatCode="General">
                        <c:v>396.85</c:v>
                      </c:pt>
                      <c:pt idx="4913" formatCode="General">
                        <c:v>396.86</c:v>
                      </c:pt>
                      <c:pt idx="4914" formatCode="General">
                        <c:v>396.87</c:v>
                      </c:pt>
                      <c:pt idx="4915" formatCode="General">
                        <c:v>396.88</c:v>
                      </c:pt>
                      <c:pt idx="4916" formatCode="General">
                        <c:v>396.89</c:v>
                      </c:pt>
                      <c:pt idx="4917" formatCode="General">
                        <c:v>396.9</c:v>
                      </c:pt>
                      <c:pt idx="4918" formatCode="General">
                        <c:v>396.91</c:v>
                      </c:pt>
                      <c:pt idx="4919" formatCode="General">
                        <c:v>396.92</c:v>
                      </c:pt>
                      <c:pt idx="4920" formatCode="General">
                        <c:v>396.93</c:v>
                      </c:pt>
                      <c:pt idx="4921" formatCode="General">
                        <c:v>396.94</c:v>
                      </c:pt>
                      <c:pt idx="4922" formatCode="General">
                        <c:v>396.95</c:v>
                      </c:pt>
                      <c:pt idx="4923" formatCode="General">
                        <c:v>396.96</c:v>
                      </c:pt>
                      <c:pt idx="4924" formatCode="General">
                        <c:v>396.97</c:v>
                      </c:pt>
                      <c:pt idx="4925" formatCode="General">
                        <c:v>396.98</c:v>
                      </c:pt>
                      <c:pt idx="4926" formatCode="General">
                        <c:v>396.99</c:v>
                      </c:pt>
                      <c:pt idx="4927" formatCode="General">
                        <c:v>397</c:v>
                      </c:pt>
                      <c:pt idx="4928" formatCode="General">
                        <c:v>397.01</c:v>
                      </c:pt>
                      <c:pt idx="4929" formatCode="General">
                        <c:v>397.02</c:v>
                      </c:pt>
                      <c:pt idx="4930" formatCode="General">
                        <c:v>397.03</c:v>
                      </c:pt>
                      <c:pt idx="4931" formatCode="General">
                        <c:v>397.04</c:v>
                      </c:pt>
                      <c:pt idx="4932" formatCode="General">
                        <c:v>397.05</c:v>
                      </c:pt>
                      <c:pt idx="4933" formatCode="General">
                        <c:v>397.06</c:v>
                      </c:pt>
                      <c:pt idx="4934" formatCode="General">
                        <c:v>397.07</c:v>
                      </c:pt>
                      <c:pt idx="4935" formatCode="General">
                        <c:v>397.08</c:v>
                      </c:pt>
                      <c:pt idx="4936" formatCode="General">
                        <c:v>397.09</c:v>
                      </c:pt>
                      <c:pt idx="4937" formatCode="General">
                        <c:v>397.1</c:v>
                      </c:pt>
                      <c:pt idx="4938" formatCode="General">
                        <c:v>397.11</c:v>
                      </c:pt>
                      <c:pt idx="4939" formatCode="General">
                        <c:v>397.12</c:v>
                      </c:pt>
                      <c:pt idx="4940" formatCode="General">
                        <c:v>397.13</c:v>
                      </c:pt>
                      <c:pt idx="4941" formatCode="General">
                        <c:v>397.14</c:v>
                      </c:pt>
                      <c:pt idx="4942" formatCode="General">
                        <c:v>397.15</c:v>
                      </c:pt>
                      <c:pt idx="4943" formatCode="General">
                        <c:v>397.16</c:v>
                      </c:pt>
                      <c:pt idx="4944" formatCode="General">
                        <c:v>397.17</c:v>
                      </c:pt>
                      <c:pt idx="4945" formatCode="General">
                        <c:v>397.18</c:v>
                      </c:pt>
                      <c:pt idx="4946" formatCode="General">
                        <c:v>397.19</c:v>
                      </c:pt>
                      <c:pt idx="4947" formatCode="General">
                        <c:v>397.2</c:v>
                      </c:pt>
                      <c:pt idx="4948" formatCode="General">
                        <c:v>397.21</c:v>
                      </c:pt>
                      <c:pt idx="4949" formatCode="General">
                        <c:v>397.22</c:v>
                      </c:pt>
                      <c:pt idx="4950" formatCode="General">
                        <c:v>397.23</c:v>
                      </c:pt>
                      <c:pt idx="4951" formatCode="General">
                        <c:v>397.24</c:v>
                      </c:pt>
                      <c:pt idx="4952" formatCode="General">
                        <c:v>397.24700000000001</c:v>
                      </c:pt>
                      <c:pt idx="4953" formatCode="General">
                        <c:v>397.24700000000001</c:v>
                      </c:pt>
                      <c:pt idx="4954" formatCode="General">
                        <c:v>398.24700000000001</c:v>
                      </c:pt>
                      <c:pt idx="4955" formatCode="General">
                        <c:v>399.24700000000001</c:v>
                      </c:pt>
                      <c:pt idx="4956" formatCode="General">
                        <c:v>400.24700000000001</c:v>
                      </c:pt>
                      <c:pt idx="4957" formatCode="General">
                        <c:v>401.24700000000001</c:v>
                      </c:pt>
                      <c:pt idx="4958" formatCode="General">
                        <c:v>402.24700000000001</c:v>
                      </c:pt>
                      <c:pt idx="4959" formatCode="General">
                        <c:v>403.24700000000001</c:v>
                      </c:pt>
                      <c:pt idx="4960" formatCode="General">
                        <c:v>404.24700000000001</c:v>
                      </c:pt>
                      <c:pt idx="4961" formatCode="General">
                        <c:v>405.24700000000001</c:v>
                      </c:pt>
                      <c:pt idx="4962" formatCode="General">
                        <c:v>406.24700000000001</c:v>
                      </c:pt>
                      <c:pt idx="4963" formatCode="General">
                        <c:v>407.24700000000001</c:v>
                      </c:pt>
                      <c:pt idx="4964" formatCode="General">
                        <c:v>408.24700000000001</c:v>
                      </c:pt>
                      <c:pt idx="4965" formatCode="General">
                        <c:v>409.24700000000001</c:v>
                      </c:pt>
                      <c:pt idx="4966" formatCode="General">
                        <c:v>410.24700000000001</c:v>
                      </c:pt>
                      <c:pt idx="4967" formatCode="General">
                        <c:v>411.24700000000001</c:v>
                      </c:pt>
                      <c:pt idx="4968" formatCode="General">
                        <c:v>412.24700000000001</c:v>
                      </c:pt>
                      <c:pt idx="4969" formatCode="General">
                        <c:v>413.24700000000001</c:v>
                      </c:pt>
                      <c:pt idx="4970" formatCode="General">
                        <c:v>414.24700000000001</c:v>
                      </c:pt>
                      <c:pt idx="4971" formatCode="General">
                        <c:v>415.24700000000001</c:v>
                      </c:pt>
                      <c:pt idx="4972" formatCode="General">
                        <c:v>416.24700000000001</c:v>
                      </c:pt>
                      <c:pt idx="4973" formatCode="General">
                        <c:v>417.24700000000001</c:v>
                      </c:pt>
                      <c:pt idx="4974" formatCode="General">
                        <c:v>418.24700000000001</c:v>
                      </c:pt>
                      <c:pt idx="4975" formatCode="General">
                        <c:v>419.24700000000001</c:v>
                      </c:pt>
                      <c:pt idx="4976" formatCode="General">
                        <c:v>420.24700000000001</c:v>
                      </c:pt>
                      <c:pt idx="4977" formatCode="General">
                        <c:v>421.24700000000001</c:v>
                      </c:pt>
                      <c:pt idx="4978" formatCode="General">
                        <c:v>422.24700000000001</c:v>
                      </c:pt>
                      <c:pt idx="4979" formatCode="General">
                        <c:v>423.24700000000001</c:v>
                      </c:pt>
                      <c:pt idx="4980" formatCode="General">
                        <c:v>424.24700000000001</c:v>
                      </c:pt>
                      <c:pt idx="4981" formatCode="General">
                        <c:v>425.24700000000001</c:v>
                      </c:pt>
                      <c:pt idx="4982" formatCode="General">
                        <c:v>426.24700000000001</c:v>
                      </c:pt>
                      <c:pt idx="4983" formatCode="General">
                        <c:v>427.24700000000001</c:v>
                      </c:pt>
                      <c:pt idx="4984" formatCode="General">
                        <c:v>428.24700000000001</c:v>
                      </c:pt>
                      <c:pt idx="4985" formatCode="General">
                        <c:v>429.24700000000001</c:v>
                      </c:pt>
                      <c:pt idx="4986" formatCode="General">
                        <c:v>430.24700000000001</c:v>
                      </c:pt>
                      <c:pt idx="4987" formatCode="General">
                        <c:v>431.24700000000001</c:v>
                      </c:pt>
                      <c:pt idx="4988" formatCode="General">
                        <c:v>432.24700000000001</c:v>
                      </c:pt>
                      <c:pt idx="4989" formatCode="General">
                        <c:v>433.24700000000001</c:v>
                      </c:pt>
                      <c:pt idx="4990" formatCode="General">
                        <c:v>434.24700000000001</c:v>
                      </c:pt>
                      <c:pt idx="4991" formatCode="General">
                        <c:v>435.24700000000001</c:v>
                      </c:pt>
                      <c:pt idx="4992" formatCode="General">
                        <c:v>436.24700000000001</c:v>
                      </c:pt>
                      <c:pt idx="4993" formatCode="General">
                        <c:v>437.24700000000001</c:v>
                      </c:pt>
                      <c:pt idx="4994" formatCode="General">
                        <c:v>438.24700000000001</c:v>
                      </c:pt>
                      <c:pt idx="4995" formatCode="General">
                        <c:v>439.24700000000001</c:v>
                      </c:pt>
                      <c:pt idx="4996" formatCode="General">
                        <c:v>440.24700000000001</c:v>
                      </c:pt>
                      <c:pt idx="4997" formatCode="General">
                        <c:v>441.24700000000001</c:v>
                      </c:pt>
                      <c:pt idx="4998" formatCode="General">
                        <c:v>442.24700000000001</c:v>
                      </c:pt>
                      <c:pt idx="4999" formatCode="General">
                        <c:v>443.24700000000001</c:v>
                      </c:pt>
                      <c:pt idx="5000" formatCode="General">
                        <c:v>444.24700000000001</c:v>
                      </c:pt>
                      <c:pt idx="5001" formatCode="General">
                        <c:v>445.24700000000001</c:v>
                      </c:pt>
                      <c:pt idx="5002" formatCode="General">
                        <c:v>446.24700000000001</c:v>
                      </c:pt>
                      <c:pt idx="5003" formatCode="General">
                        <c:v>447.24700000000001</c:v>
                      </c:pt>
                      <c:pt idx="5004" formatCode="General">
                        <c:v>448.24700000000001</c:v>
                      </c:pt>
                      <c:pt idx="5005" formatCode="General">
                        <c:v>449.24700000000001</c:v>
                      </c:pt>
                      <c:pt idx="5006" formatCode="General">
                        <c:v>450.24700000000001</c:v>
                      </c:pt>
                      <c:pt idx="5007" formatCode="General">
                        <c:v>451.24700000000001</c:v>
                      </c:pt>
                      <c:pt idx="5008" formatCode="General">
                        <c:v>452.24700000000001</c:v>
                      </c:pt>
                      <c:pt idx="5009" formatCode="General">
                        <c:v>453.24700000000001</c:v>
                      </c:pt>
                      <c:pt idx="5010" formatCode="General">
                        <c:v>454.24700000000001</c:v>
                      </c:pt>
                      <c:pt idx="5011" formatCode="General">
                        <c:v>455.24700000000001</c:v>
                      </c:pt>
                      <c:pt idx="5012" formatCode="General">
                        <c:v>456.24700000000001</c:v>
                      </c:pt>
                      <c:pt idx="5013" formatCode="General">
                        <c:v>457.24700000000001</c:v>
                      </c:pt>
                      <c:pt idx="5014" formatCode="General">
                        <c:v>458.24700000000001</c:v>
                      </c:pt>
                      <c:pt idx="5015" formatCode="General">
                        <c:v>459.24700000000001</c:v>
                      </c:pt>
                      <c:pt idx="5016" formatCode="General">
                        <c:v>460.24700000000001</c:v>
                      </c:pt>
                      <c:pt idx="5017" formatCode="General">
                        <c:v>461.24700000000001</c:v>
                      </c:pt>
                      <c:pt idx="5018" formatCode="General">
                        <c:v>462.24700000000001</c:v>
                      </c:pt>
                      <c:pt idx="5019" formatCode="General">
                        <c:v>463.24700000000001</c:v>
                      </c:pt>
                      <c:pt idx="5020" formatCode="General">
                        <c:v>464.24700000000001</c:v>
                      </c:pt>
                      <c:pt idx="5021" formatCode="General">
                        <c:v>465.24700000000001</c:v>
                      </c:pt>
                      <c:pt idx="5022" formatCode="General">
                        <c:v>466.24700000000001</c:v>
                      </c:pt>
                      <c:pt idx="5023" formatCode="General">
                        <c:v>467.24700000000001</c:v>
                      </c:pt>
                      <c:pt idx="5024" formatCode="General">
                        <c:v>467.45800000000003</c:v>
                      </c:pt>
                      <c:pt idx="5025" formatCode="General">
                        <c:v>467.45800000000003</c:v>
                      </c:pt>
                      <c:pt idx="5026" formatCode="General">
                        <c:v>467.46800000000002</c:v>
                      </c:pt>
                      <c:pt idx="5027" formatCode="General">
                        <c:v>467.47800000000001</c:v>
                      </c:pt>
                      <c:pt idx="5028" formatCode="General">
                        <c:v>467.488</c:v>
                      </c:pt>
                      <c:pt idx="5029" formatCode="General">
                        <c:v>467.49799999999999</c:v>
                      </c:pt>
                      <c:pt idx="5030" formatCode="General">
                        <c:v>467.50799999999998</c:v>
                      </c:pt>
                      <c:pt idx="5031" formatCode="General">
                        <c:v>467.51799999999997</c:v>
                      </c:pt>
                      <c:pt idx="5032" formatCode="General">
                        <c:v>467.52800000000002</c:v>
                      </c:pt>
                      <c:pt idx="5033" formatCode="General">
                        <c:v>467.53800000000001</c:v>
                      </c:pt>
                      <c:pt idx="5034" formatCode="General">
                        <c:v>467.548</c:v>
                      </c:pt>
                      <c:pt idx="5035" formatCode="General">
                        <c:v>467.55799999999999</c:v>
                      </c:pt>
                      <c:pt idx="5036" formatCode="General">
                        <c:v>467.56799999999998</c:v>
                      </c:pt>
                      <c:pt idx="5037" formatCode="General">
                        <c:v>467.57799999999997</c:v>
                      </c:pt>
                      <c:pt idx="5038" formatCode="General">
                        <c:v>467.58800000000002</c:v>
                      </c:pt>
                      <c:pt idx="5039" formatCode="General">
                        <c:v>467.59800000000001</c:v>
                      </c:pt>
                      <c:pt idx="5040" formatCode="General">
                        <c:v>467.608</c:v>
                      </c:pt>
                      <c:pt idx="5041" formatCode="General">
                        <c:v>467.61799999999999</c:v>
                      </c:pt>
                      <c:pt idx="5042" formatCode="General">
                        <c:v>467.62799999999999</c:v>
                      </c:pt>
                      <c:pt idx="5043" formatCode="General">
                        <c:v>467.63799999999998</c:v>
                      </c:pt>
                      <c:pt idx="5044" formatCode="General">
                        <c:v>467.64800000000002</c:v>
                      </c:pt>
                      <c:pt idx="5045" formatCode="General">
                        <c:v>467.65800000000002</c:v>
                      </c:pt>
                      <c:pt idx="5046" formatCode="General">
                        <c:v>467.66800000000001</c:v>
                      </c:pt>
                      <c:pt idx="5047" formatCode="General">
                        <c:v>467.678</c:v>
                      </c:pt>
                      <c:pt idx="5048" formatCode="General">
                        <c:v>467.68799999999999</c:v>
                      </c:pt>
                      <c:pt idx="5049" formatCode="General">
                        <c:v>467.69799999999998</c:v>
                      </c:pt>
                      <c:pt idx="5050" formatCode="General">
                        <c:v>467.70800000000003</c:v>
                      </c:pt>
                      <c:pt idx="5051" formatCode="General">
                        <c:v>467.71800000000002</c:v>
                      </c:pt>
                      <c:pt idx="5052" formatCode="General">
                        <c:v>467.72800000000001</c:v>
                      </c:pt>
                      <c:pt idx="5053" formatCode="General">
                        <c:v>467.738</c:v>
                      </c:pt>
                      <c:pt idx="5054" formatCode="General">
                        <c:v>467.74799999999999</c:v>
                      </c:pt>
                      <c:pt idx="5055" formatCode="General">
                        <c:v>467.75799999999998</c:v>
                      </c:pt>
                      <c:pt idx="5056" formatCode="General">
                        <c:v>467.76799999999997</c:v>
                      </c:pt>
                      <c:pt idx="5057" formatCode="General">
                        <c:v>467.77800000000002</c:v>
                      </c:pt>
                      <c:pt idx="5058" formatCode="General">
                        <c:v>467.78800000000001</c:v>
                      </c:pt>
                      <c:pt idx="5059" formatCode="General">
                        <c:v>467.798</c:v>
                      </c:pt>
                      <c:pt idx="5060" formatCode="General">
                        <c:v>467.80799999999999</c:v>
                      </c:pt>
                      <c:pt idx="5061" formatCode="General">
                        <c:v>467.81799999999998</c:v>
                      </c:pt>
                      <c:pt idx="5062" formatCode="General">
                        <c:v>467.82799999999997</c:v>
                      </c:pt>
                      <c:pt idx="5063" formatCode="General">
                        <c:v>467.83800000000002</c:v>
                      </c:pt>
                      <c:pt idx="5064" formatCode="General">
                        <c:v>467.84800000000001</c:v>
                      </c:pt>
                      <c:pt idx="5065" formatCode="General">
                        <c:v>467.858</c:v>
                      </c:pt>
                      <c:pt idx="5066" formatCode="General">
                        <c:v>467.86799999999999</c:v>
                      </c:pt>
                      <c:pt idx="5067" formatCode="General">
                        <c:v>467.87799999999999</c:v>
                      </c:pt>
                      <c:pt idx="5068" formatCode="General">
                        <c:v>467.88799999999998</c:v>
                      </c:pt>
                      <c:pt idx="5069" formatCode="General">
                        <c:v>467.89800000000002</c:v>
                      </c:pt>
                      <c:pt idx="5070" formatCode="General">
                        <c:v>467.90800000000002</c:v>
                      </c:pt>
                      <c:pt idx="5071" formatCode="General">
                        <c:v>467.91800000000001</c:v>
                      </c:pt>
                      <c:pt idx="5072" formatCode="General">
                        <c:v>467.928</c:v>
                      </c:pt>
                      <c:pt idx="5073" formatCode="General">
                        <c:v>467.93799999999999</c:v>
                      </c:pt>
                      <c:pt idx="5074" formatCode="General">
                        <c:v>467.94799999999998</c:v>
                      </c:pt>
                      <c:pt idx="5075" formatCode="General">
                        <c:v>467.95800000000003</c:v>
                      </c:pt>
                      <c:pt idx="5076" formatCode="General">
                        <c:v>467.96800000000002</c:v>
                      </c:pt>
                      <c:pt idx="5077" formatCode="General">
                        <c:v>467.97800000000001</c:v>
                      </c:pt>
                      <c:pt idx="5078" formatCode="General">
                        <c:v>467.988</c:v>
                      </c:pt>
                      <c:pt idx="5079" formatCode="General">
                        <c:v>467.99799999999999</c:v>
                      </c:pt>
                      <c:pt idx="5080" formatCode="General">
                        <c:v>468.00799999999998</c:v>
                      </c:pt>
                      <c:pt idx="5081" formatCode="General">
                        <c:v>468.01799999999997</c:v>
                      </c:pt>
                      <c:pt idx="5082" formatCode="General">
                        <c:v>468.02800000000002</c:v>
                      </c:pt>
                      <c:pt idx="5083" formatCode="General">
                        <c:v>468.03800000000001</c:v>
                      </c:pt>
                      <c:pt idx="5084" formatCode="General">
                        <c:v>468.048</c:v>
                      </c:pt>
                      <c:pt idx="5085" formatCode="General">
                        <c:v>468.05799999999999</c:v>
                      </c:pt>
                      <c:pt idx="5086" formatCode="General">
                        <c:v>468.06799999999998</c:v>
                      </c:pt>
                      <c:pt idx="5087" formatCode="General">
                        <c:v>468.07799999999997</c:v>
                      </c:pt>
                      <c:pt idx="5088" formatCode="General">
                        <c:v>468.08800000000002</c:v>
                      </c:pt>
                      <c:pt idx="5089" formatCode="General">
                        <c:v>468.09800000000001</c:v>
                      </c:pt>
                      <c:pt idx="5090" formatCode="General">
                        <c:v>468.108</c:v>
                      </c:pt>
                      <c:pt idx="5091" formatCode="General">
                        <c:v>468.11799999999999</c:v>
                      </c:pt>
                      <c:pt idx="5092" formatCode="General">
                        <c:v>468.12799999999999</c:v>
                      </c:pt>
                      <c:pt idx="5093" formatCode="General">
                        <c:v>468.13799999999998</c:v>
                      </c:pt>
                      <c:pt idx="5094" formatCode="General">
                        <c:v>468.14800000000002</c:v>
                      </c:pt>
                      <c:pt idx="5095" formatCode="General">
                        <c:v>468.15800000000002</c:v>
                      </c:pt>
                      <c:pt idx="5096" formatCode="General">
                        <c:v>468.16800000000001</c:v>
                      </c:pt>
                      <c:pt idx="5097" formatCode="General">
                        <c:v>468.178</c:v>
                      </c:pt>
                      <c:pt idx="5098" formatCode="General">
                        <c:v>468.18799999999999</c:v>
                      </c:pt>
                      <c:pt idx="5099" formatCode="General">
                        <c:v>468.19799999999998</c:v>
                      </c:pt>
                      <c:pt idx="5100" formatCode="General">
                        <c:v>468.20800000000003</c:v>
                      </c:pt>
                      <c:pt idx="5101" formatCode="General">
                        <c:v>468.21800000000002</c:v>
                      </c:pt>
                      <c:pt idx="5102" formatCode="General">
                        <c:v>468.22800000000001</c:v>
                      </c:pt>
                      <c:pt idx="5103" formatCode="General">
                        <c:v>468.238</c:v>
                      </c:pt>
                      <c:pt idx="5104" formatCode="General">
                        <c:v>468.24799999999999</c:v>
                      </c:pt>
                      <c:pt idx="5105" formatCode="General">
                        <c:v>468.25799999999998</c:v>
                      </c:pt>
                      <c:pt idx="5106" formatCode="General">
                        <c:v>468.26799999999997</c:v>
                      </c:pt>
                      <c:pt idx="5107" formatCode="General">
                        <c:v>468.27800000000002</c:v>
                      </c:pt>
                      <c:pt idx="5108" formatCode="General">
                        <c:v>468.28800000000001</c:v>
                      </c:pt>
                      <c:pt idx="5109" formatCode="General">
                        <c:v>468.298</c:v>
                      </c:pt>
                      <c:pt idx="5110" formatCode="General">
                        <c:v>468.30799999999999</c:v>
                      </c:pt>
                      <c:pt idx="5111" formatCode="General">
                        <c:v>468.31799999999998</c:v>
                      </c:pt>
                      <c:pt idx="5112" formatCode="General">
                        <c:v>468.32799999999997</c:v>
                      </c:pt>
                      <c:pt idx="5113" formatCode="General">
                        <c:v>468.33800000000002</c:v>
                      </c:pt>
                      <c:pt idx="5114" formatCode="General">
                        <c:v>468.34800000000001</c:v>
                      </c:pt>
                      <c:pt idx="5115" formatCode="General">
                        <c:v>468.358</c:v>
                      </c:pt>
                      <c:pt idx="5116" formatCode="General">
                        <c:v>468.36799999999999</c:v>
                      </c:pt>
                      <c:pt idx="5117" formatCode="General">
                        <c:v>468.37799999999999</c:v>
                      </c:pt>
                      <c:pt idx="5118" formatCode="General">
                        <c:v>468.38799999999998</c:v>
                      </c:pt>
                      <c:pt idx="5119" formatCode="General">
                        <c:v>468.39800000000002</c:v>
                      </c:pt>
                      <c:pt idx="5120" formatCode="General">
                        <c:v>468.40800000000002</c:v>
                      </c:pt>
                      <c:pt idx="5121" formatCode="General">
                        <c:v>468.41800000000001</c:v>
                      </c:pt>
                      <c:pt idx="5122" formatCode="General">
                        <c:v>468.428</c:v>
                      </c:pt>
                      <c:pt idx="5123" formatCode="General">
                        <c:v>468.43799999999999</c:v>
                      </c:pt>
                      <c:pt idx="5124" formatCode="General">
                        <c:v>468.44799999999998</c:v>
                      </c:pt>
                      <c:pt idx="5125" formatCode="General">
                        <c:v>468.45800000000003</c:v>
                      </c:pt>
                      <c:pt idx="5126" formatCode="General">
                        <c:v>468.46800000000002</c:v>
                      </c:pt>
                      <c:pt idx="5127" formatCode="General">
                        <c:v>468.47800000000001</c:v>
                      </c:pt>
                      <c:pt idx="5128" formatCode="General">
                        <c:v>468.488</c:v>
                      </c:pt>
                      <c:pt idx="5129" formatCode="General">
                        <c:v>468.49799999999999</c:v>
                      </c:pt>
                      <c:pt idx="5130" formatCode="General">
                        <c:v>468.50799999999998</c:v>
                      </c:pt>
                      <c:pt idx="5131" formatCode="General">
                        <c:v>468.51799999999997</c:v>
                      </c:pt>
                      <c:pt idx="5132" formatCode="General">
                        <c:v>468.52800000000002</c:v>
                      </c:pt>
                      <c:pt idx="5133" formatCode="General">
                        <c:v>468.53800000000001</c:v>
                      </c:pt>
                      <c:pt idx="5134" formatCode="General">
                        <c:v>468.548</c:v>
                      </c:pt>
                      <c:pt idx="5135" formatCode="General">
                        <c:v>468.55799999999999</c:v>
                      </c:pt>
                      <c:pt idx="5136" formatCode="General">
                        <c:v>468.56799999999998</c:v>
                      </c:pt>
                      <c:pt idx="5137" formatCode="General">
                        <c:v>468.57799999999997</c:v>
                      </c:pt>
                      <c:pt idx="5138" formatCode="General">
                        <c:v>468.58800000000002</c:v>
                      </c:pt>
                      <c:pt idx="5139" formatCode="General">
                        <c:v>468.59800000000001</c:v>
                      </c:pt>
                      <c:pt idx="5140" formatCode="General">
                        <c:v>468.608</c:v>
                      </c:pt>
                      <c:pt idx="5141" formatCode="General">
                        <c:v>468.61799999999999</c:v>
                      </c:pt>
                      <c:pt idx="5142" formatCode="General">
                        <c:v>468.62799999999999</c:v>
                      </c:pt>
                      <c:pt idx="5143" formatCode="General">
                        <c:v>468.63799999999998</c:v>
                      </c:pt>
                      <c:pt idx="5144" formatCode="General">
                        <c:v>468.64800000000002</c:v>
                      </c:pt>
                      <c:pt idx="5145" formatCode="General">
                        <c:v>468.65800000000002</c:v>
                      </c:pt>
                      <c:pt idx="5146" formatCode="General">
                        <c:v>468.66800000000001</c:v>
                      </c:pt>
                      <c:pt idx="5147" formatCode="General">
                        <c:v>468.678</c:v>
                      </c:pt>
                      <c:pt idx="5148" formatCode="General">
                        <c:v>468.68799999999999</c:v>
                      </c:pt>
                      <c:pt idx="5149" formatCode="General">
                        <c:v>468.69799999999998</c:v>
                      </c:pt>
                      <c:pt idx="5150" formatCode="General">
                        <c:v>468.70800000000003</c:v>
                      </c:pt>
                      <c:pt idx="5151" formatCode="General">
                        <c:v>468.71800000000002</c:v>
                      </c:pt>
                      <c:pt idx="5152" formatCode="General">
                        <c:v>468.72800000000001</c:v>
                      </c:pt>
                      <c:pt idx="5153" formatCode="General">
                        <c:v>468.738</c:v>
                      </c:pt>
                      <c:pt idx="5154" formatCode="General">
                        <c:v>468.74799999999999</c:v>
                      </c:pt>
                      <c:pt idx="5155" formatCode="General">
                        <c:v>468.75799999999998</c:v>
                      </c:pt>
                      <c:pt idx="5156" formatCode="General">
                        <c:v>468.76799999999997</c:v>
                      </c:pt>
                      <c:pt idx="5157" formatCode="General">
                        <c:v>468.77800000000002</c:v>
                      </c:pt>
                      <c:pt idx="5158" formatCode="General">
                        <c:v>468.78800000000001</c:v>
                      </c:pt>
                      <c:pt idx="5159" formatCode="General">
                        <c:v>468.798</c:v>
                      </c:pt>
                      <c:pt idx="5160" formatCode="General">
                        <c:v>468.80799999999999</c:v>
                      </c:pt>
                      <c:pt idx="5161" formatCode="General">
                        <c:v>468.81799999999998</c:v>
                      </c:pt>
                      <c:pt idx="5162" formatCode="General">
                        <c:v>468.82799999999997</c:v>
                      </c:pt>
                      <c:pt idx="5163" formatCode="General">
                        <c:v>468.83800000000002</c:v>
                      </c:pt>
                      <c:pt idx="5164" formatCode="General">
                        <c:v>468.84800000000001</c:v>
                      </c:pt>
                      <c:pt idx="5165" formatCode="General">
                        <c:v>468.858</c:v>
                      </c:pt>
                      <c:pt idx="5166" formatCode="General">
                        <c:v>468.86799999999999</c:v>
                      </c:pt>
                      <c:pt idx="5167" formatCode="General">
                        <c:v>468.87799999999999</c:v>
                      </c:pt>
                      <c:pt idx="5168" formatCode="General">
                        <c:v>468.88799999999998</c:v>
                      </c:pt>
                      <c:pt idx="5169" formatCode="General">
                        <c:v>468.89800000000002</c:v>
                      </c:pt>
                      <c:pt idx="5170" formatCode="General">
                        <c:v>468.90800000000002</c:v>
                      </c:pt>
                      <c:pt idx="5171" formatCode="General">
                        <c:v>468.91800000000001</c:v>
                      </c:pt>
                      <c:pt idx="5172" formatCode="General">
                        <c:v>468.928</c:v>
                      </c:pt>
                      <c:pt idx="5173" formatCode="General">
                        <c:v>468.93799999999999</c:v>
                      </c:pt>
                      <c:pt idx="5174" formatCode="General">
                        <c:v>468.94799999999998</c:v>
                      </c:pt>
                      <c:pt idx="5175" formatCode="General">
                        <c:v>468.95800000000003</c:v>
                      </c:pt>
                      <c:pt idx="5176" formatCode="General">
                        <c:v>468.96800000000002</c:v>
                      </c:pt>
                      <c:pt idx="5177" formatCode="General">
                        <c:v>468.97800000000001</c:v>
                      </c:pt>
                      <c:pt idx="5178" formatCode="General">
                        <c:v>468.988</c:v>
                      </c:pt>
                      <c:pt idx="5179" formatCode="General">
                        <c:v>468.99799999999999</c:v>
                      </c:pt>
                      <c:pt idx="5180" formatCode="General">
                        <c:v>469.00799999999998</c:v>
                      </c:pt>
                      <c:pt idx="5181" formatCode="General">
                        <c:v>469.01799999999997</c:v>
                      </c:pt>
                      <c:pt idx="5182" formatCode="General">
                        <c:v>469.02800000000002</c:v>
                      </c:pt>
                      <c:pt idx="5183" formatCode="General">
                        <c:v>469.03800000000001</c:v>
                      </c:pt>
                      <c:pt idx="5184" formatCode="General">
                        <c:v>469.048</c:v>
                      </c:pt>
                      <c:pt idx="5185" formatCode="General">
                        <c:v>469.05799999999999</c:v>
                      </c:pt>
                      <c:pt idx="5186" formatCode="General">
                        <c:v>469.06799999999998</c:v>
                      </c:pt>
                      <c:pt idx="5187" formatCode="General">
                        <c:v>469.07799999999997</c:v>
                      </c:pt>
                      <c:pt idx="5188" formatCode="General">
                        <c:v>469.08800000000002</c:v>
                      </c:pt>
                      <c:pt idx="5189" formatCode="General">
                        <c:v>469.09800000000001</c:v>
                      </c:pt>
                      <c:pt idx="5190" formatCode="General">
                        <c:v>469.108</c:v>
                      </c:pt>
                      <c:pt idx="5191" formatCode="General">
                        <c:v>469.11799999999999</c:v>
                      </c:pt>
                      <c:pt idx="5192" formatCode="General">
                        <c:v>469.12799999999999</c:v>
                      </c:pt>
                      <c:pt idx="5193" formatCode="General">
                        <c:v>469.13799999999998</c:v>
                      </c:pt>
                      <c:pt idx="5194" formatCode="General">
                        <c:v>469.14800000000002</c:v>
                      </c:pt>
                      <c:pt idx="5195" formatCode="General">
                        <c:v>469.15800000000002</c:v>
                      </c:pt>
                      <c:pt idx="5196" formatCode="General">
                        <c:v>469.16800000000001</c:v>
                      </c:pt>
                      <c:pt idx="5197" formatCode="General">
                        <c:v>469.178</c:v>
                      </c:pt>
                      <c:pt idx="5198" formatCode="General">
                        <c:v>469.18799999999999</c:v>
                      </c:pt>
                      <c:pt idx="5199" formatCode="General">
                        <c:v>469.19799999999998</c:v>
                      </c:pt>
                      <c:pt idx="5200" formatCode="General">
                        <c:v>469.20800000000003</c:v>
                      </c:pt>
                      <c:pt idx="5201" formatCode="General">
                        <c:v>469.21800000000002</c:v>
                      </c:pt>
                      <c:pt idx="5202" formatCode="General">
                        <c:v>469.22800000000001</c:v>
                      </c:pt>
                      <c:pt idx="5203" formatCode="General">
                        <c:v>469.238</c:v>
                      </c:pt>
                      <c:pt idx="5204" formatCode="General">
                        <c:v>469.24799999999999</c:v>
                      </c:pt>
                      <c:pt idx="5205" formatCode="General">
                        <c:v>469.25799999999998</c:v>
                      </c:pt>
                      <c:pt idx="5206" formatCode="General">
                        <c:v>469.26799999999997</c:v>
                      </c:pt>
                      <c:pt idx="5207" formatCode="General">
                        <c:v>469.27800000000002</c:v>
                      </c:pt>
                      <c:pt idx="5208" formatCode="General">
                        <c:v>469.28800000000001</c:v>
                      </c:pt>
                      <c:pt idx="5209" formatCode="General">
                        <c:v>469.298</c:v>
                      </c:pt>
                      <c:pt idx="5210" formatCode="General">
                        <c:v>469.30799999999999</c:v>
                      </c:pt>
                      <c:pt idx="5211" formatCode="General">
                        <c:v>469.31799999999998</c:v>
                      </c:pt>
                      <c:pt idx="5212" formatCode="General">
                        <c:v>469.32799999999997</c:v>
                      </c:pt>
                      <c:pt idx="5213" formatCode="General">
                        <c:v>469.33800000000002</c:v>
                      </c:pt>
                      <c:pt idx="5214" formatCode="General">
                        <c:v>469.34800000000001</c:v>
                      </c:pt>
                      <c:pt idx="5215" formatCode="General">
                        <c:v>469.358</c:v>
                      </c:pt>
                      <c:pt idx="5216" formatCode="General">
                        <c:v>469.36799999999999</c:v>
                      </c:pt>
                      <c:pt idx="5217" formatCode="General">
                        <c:v>469.37799999999999</c:v>
                      </c:pt>
                      <c:pt idx="5218" formatCode="General">
                        <c:v>469.38799999999998</c:v>
                      </c:pt>
                      <c:pt idx="5219" formatCode="General">
                        <c:v>469.39800000000002</c:v>
                      </c:pt>
                      <c:pt idx="5220" formatCode="General">
                        <c:v>469.40800000000002</c:v>
                      </c:pt>
                      <c:pt idx="5221" formatCode="General">
                        <c:v>469.41800000000001</c:v>
                      </c:pt>
                      <c:pt idx="5222" formatCode="General">
                        <c:v>469.428</c:v>
                      </c:pt>
                      <c:pt idx="5223" formatCode="General">
                        <c:v>469.43799999999999</c:v>
                      </c:pt>
                      <c:pt idx="5224" formatCode="General">
                        <c:v>469.44799999999998</c:v>
                      </c:pt>
                      <c:pt idx="5225" formatCode="General">
                        <c:v>469.45800000000003</c:v>
                      </c:pt>
                      <c:pt idx="5226" formatCode="General">
                        <c:v>469.46800000000002</c:v>
                      </c:pt>
                      <c:pt idx="5227" formatCode="General">
                        <c:v>469.47800000000001</c:v>
                      </c:pt>
                      <c:pt idx="5228" formatCode="General">
                        <c:v>469.488</c:v>
                      </c:pt>
                      <c:pt idx="5229" formatCode="General">
                        <c:v>469.49799999999999</c:v>
                      </c:pt>
                      <c:pt idx="5230" formatCode="General">
                        <c:v>469.50799999999998</c:v>
                      </c:pt>
                      <c:pt idx="5231" formatCode="General">
                        <c:v>469.51799999999997</c:v>
                      </c:pt>
                      <c:pt idx="5232" formatCode="General">
                        <c:v>469.52800000000002</c:v>
                      </c:pt>
                      <c:pt idx="5233" formatCode="General">
                        <c:v>469.53800000000001</c:v>
                      </c:pt>
                      <c:pt idx="5234" formatCode="General">
                        <c:v>469.548</c:v>
                      </c:pt>
                      <c:pt idx="5235" formatCode="General">
                        <c:v>469.55799999999999</c:v>
                      </c:pt>
                      <c:pt idx="5236" formatCode="General">
                        <c:v>469.56799999999998</c:v>
                      </c:pt>
                      <c:pt idx="5237" formatCode="General">
                        <c:v>469.57799999999997</c:v>
                      </c:pt>
                      <c:pt idx="5238" formatCode="General">
                        <c:v>469.58800000000002</c:v>
                      </c:pt>
                      <c:pt idx="5239" formatCode="General">
                        <c:v>469.59800000000001</c:v>
                      </c:pt>
                      <c:pt idx="5240" formatCode="General">
                        <c:v>469.608</c:v>
                      </c:pt>
                      <c:pt idx="5241" formatCode="General">
                        <c:v>469.61799999999999</c:v>
                      </c:pt>
                      <c:pt idx="5242" formatCode="General">
                        <c:v>469.62799999999999</c:v>
                      </c:pt>
                      <c:pt idx="5243" formatCode="General">
                        <c:v>469.63799999999998</c:v>
                      </c:pt>
                      <c:pt idx="5244" formatCode="General">
                        <c:v>469.64800000000002</c:v>
                      </c:pt>
                      <c:pt idx="5245" formatCode="General">
                        <c:v>469.65800000000002</c:v>
                      </c:pt>
                      <c:pt idx="5246" formatCode="General">
                        <c:v>469.66800000000001</c:v>
                      </c:pt>
                      <c:pt idx="5247" formatCode="General">
                        <c:v>469.678</c:v>
                      </c:pt>
                      <c:pt idx="5248" formatCode="General">
                        <c:v>469.68799999999999</c:v>
                      </c:pt>
                      <c:pt idx="5249" formatCode="General">
                        <c:v>469.69799999999998</c:v>
                      </c:pt>
                      <c:pt idx="5250" formatCode="General">
                        <c:v>469.70800000000003</c:v>
                      </c:pt>
                      <c:pt idx="5251" formatCode="General">
                        <c:v>469.71800000000002</c:v>
                      </c:pt>
                      <c:pt idx="5252" formatCode="General">
                        <c:v>469.72800000000001</c:v>
                      </c:pt>
                      <c:pt idx="5253" formatCode="General">
                        <c:v>469.738</c:v>
                      </c:pt>
                      <c:pt idx="5254" formatCode="General">
                        <c:v>469.74799999999999</c:v>
                      </c:pt>
                      <c:pt idx="5255" formatCode="General">
                        <c:v>469.75799999999998</c:v>
                      </c:pt>
                      <c:pt idx="5256" formatCode="General">
                        <c:v>469.76799999999997</c:v>
                      </c:pt>
                      <c:pt idx="5257" formatCode="General">
                        <c:v>469.77800000000002</c:v>
                      </c:pt>
                      <c:pt idx="5258" formatCode="General">
                        <c:v>469.78800000000001</c:v>
                      </c:pt>
                      <c:pt idx="5259" formatCode="General">
                        <c:v>469.798</c:v>
                      </c:pt>
                      <c:pt idx="5260" formatCode="General">
                        <c:v>469.80799999999999</c:v>
                      </c:pt>
                      <c:pt idx="5261" formatCode="General">
                        <c:v>469.81799999999998</c:v>
                      </c:pt>
                      <c:pt idx="5262" formatCode="General">
                        <c:v>469.82799999999997</c:v>
                      </c:pt>
                      <c:pt idx="5263" formatCode="General">
                        <c:v>469.83800000000002</c:v>
                      </c:pt>
                      <c:pt idx="5264" formatCode="General">
                        <c:v>469.84800000000001</c:v>
                      </c:pt>
                      <c:pt idx="5265" formatCode="General">
                        <c:v>469.858</c:v>
                      </c:pt>
                      <c:pt idx="5266" formatCode="General">
                        <c:v>469.86799999999999</c:v>
                      </c:pt>
                      <c:pt idx="5267" formatCode="General">
                        <c:v>469.87799999999999</c:v>
                      </c:pt>
                      <c:pt idx="5268" formatCode="General">
                        <c:v>469.88799999999998</c:v>
                      </c:pt>
                      <c:pt idx="5269" formatCode="General">
                        <c:v>469.89800000000002</c:v>
                      </c:pt>
                      <c:pt idx="5270" formatCode="General">
                        <c:v>469.90800000000002</c:v>
                      </c:pt>
                      <c:pt idx="5271" formatCode="General">
                        <c:v>469.91800000000001</c:v>
                      </c:pt>
                      <c:pt idx="5272" formatCode="General">
                        <c:v>469.928</c:v>
                      </c:pt>
                      <c:pt idx="5273" formatCode="General">
                        <c:v>469.93799999999999</c:v>
                      </c:pt>
                      <c:pt idx="5274" formatCode="General">
                        <c:v>469.94799999999998</c:v>
                      </c:pt>
                      <c:pt idx="5275" formatCode="General">
                        <c:v>469.95800000000003</c:v>
                      </c:pt>
                      <c:pt idx="5276" formatCode="General">
                        <c:v>469.96800000000002</c:v>
                      </c:pt>
                      <c:pt idx="5277" formatCode="General">
                        <c:v>469.97800000000001</c:v>
                      </c:pt>
                      <c:pt idx="5278" formatCode="General">
                        <c:v>469.988</c:v>
                      </c:pt>
                      <c:pt idx="5279" formatCode="General">
                        <c:v>469.99799999999999</c:v>
                      </c:pt>
                      <c:pt idx="5280" formatCode="General">
                        <c:v>470.00799999999998</c:v>
                      </c:pt>
                      <c:pt idx="5281" formatCode="General">
                        <c:v>470.01799999999997</c:v>
                      </c:pt>
                      <c:pt idx="5282" formatCode="General">
                        <c:v>470.02800000000002</c:v>
                      </c:pt>
                      <c:pt idx="5283" formatCode="General">
                        <c:v>470.03800000000001</c:v>
                      </c:pt>
                      <c:pt idx="5284" formatCode="General">
                        <c:v>470.048</c:v>
                      </c:pt>
                      <c:pt idx="5285" formatCode="General">
                        <c:v>470.05799999999999</c:v>
                      </c:pt>
                      <c:pt idx="5286" formatCode="General">
                        <c:v>470.06799999999998</c:v>
                      </c:pt>
                      <c:pt idx="5287" formatCode="General">
                        <c:v>470.07799999999997</c:v>
                      </c:pt>
                      <c:pt idx="5288" formatCode="General">
                        <c:v>470.08800000000002</c:v>
                      </c:pt>
                      <c:pt idx="5289" formatCode="General">
                        <c:v>470.09800000000001</c:v>
                      </c:pt>
                      <c:pt idx="5290" formatCode="General">
                        <c:v>470.108</c:v>
                      </c:pt>
                      <c:pt idx="5291" formatCode="General">
                        <c:v>470.11799999999999</c:v>
                      </c:pt>
                      <c:pt idx="5292" formatCode="General">
                        <c:v>470.12799999999999</c:v>
                      </c:pt>
                      <c:pt idx="5293" formatCode="General">
                        <c:v>470.13799999999998</c:v>
                      </c:pt>
                      <c:pt idx="5294" formatCode="General">
                        <c:v>470.14800000000002</c:v>
                      </c:pt>
                      <c:pt idx="5295" formatCode="General">
                        <c:v>470.15800000000002</c:v>
                      </c:pt>
                      <c:pt idx="5296" formatCode="General">
                        <c:v>470.16800000000001</c:v>
                      </c:pt>
                      <c:pt idx="5297" formatCode="General">
                        <c:v>470.178</c:v>
                      </c:pt>
                      <c:pt idx="5298" formatCode="General">
                        <c:v>470.18799999999999</c:v>
                      </c:pt>
                      <c:pt idx="5299" formatCode="General">
                        <c:v>470.19799999999998</c:v>
                      </c:pt>
                      <c:pt idx="5300" formatCode="General">
                        <c:v>470.20800000000003</c:v>
                      </c:pt>
                      <c:pt idx="5301" formatCode="General">
                        <c:v>470.21800000000002</c:v>
                      </c:pt>
                      <c:pt idx="5302" formatCode="General">
                        <c:v>470.22800000000001</c:v>
                      </c:pt>
                      <c:pt idx="5303" formatCode="General">
                        <c:v>470.238</c:v>
                      </c:pt>
                      <c:pt idx="5304" formatCode="General">
                        <c:v>470.24799999999999</c:v>
                      </c:pt>
                      <c:pt idx="5305" formatCode="General">
                        <c:v>470.25799999999998</c:v>
                      </c:pt>
                      <c:pt idx="5306" formatCode="General">
                        <c:v>470.26799999999997</c:v>
                      </c:pt>
                      <c:pt idx="5307" formatCode="General">
                        <c:v>470.27800000000002</c:v>
                      </c:pt>
                      <c:pt idx="5308" formatCode="General">
                        <c:v>470.28800000000001</c:v>
                      </c:pt>
                      <c:pt idx="5309" formatCode="General">
                        <c:v>470.298</c:v>
                      </c:pt>
                      <c:pt idx="5310" formatCode="General">
                        <c:v>470.30799999999999</c:v>
                      </c:pt>
                      <c:pt idx="5311" formatCode="General">
                        <c:v>470.31799999999998</c:v>
                      </c:pt>
                      <c:pt idx="5312" formatCode="General">
                        <c:v>470.32799999999997</c:v>
                      </c:pt>
                      <c:pt idx="5313" formatCode="General">
                        <c:v>470.33800000000002</c:v>
                      </c:pt>
                      <c:pt idx="5314" formatCode="General">
                        <c:v>470.34800000000001</c:v>
                      </c:pt>
                      <c:pt idx="5315" formatCode="General">
                        <c:v>470.358</c:v>
                      </c:pt>
                      <c:pt idx="5316" formatCode="General">
                        <c:v>470.36799999999999</c:v>
                      </c:pt>
                      <c:pt idx="5317" formatCode="General">
                        <c:v>470.37799999999999</c:v>
                      </c:pt>
                      <c:pt idx="5318" formatCode="General">
                        <c:v>470.38799999999998</c:v>
                      </c:pt>
                      <c:pt idx="5319" formatCode="General">
                        <c:v>470.39800000000002</c:v>
                      </c:pt>
                      <c:pt idx="5320" formatCode="General">
                        <c:v>470.40800000000002</c:v>
                      </c:pt>
                      <c:pt idx="5321" formatCode="General">
                        <c:v>470.41800000000001</c:v>
                      </c:pt>
                      <c:pt idx="5322" formatCode="General">
                        <c:v>470.428</c:v>
                      </c:pt>
                      <c:pt idx="5323" formatCode="General">
                        <c:v>470.43799999999999</c:v>
                      </c:pt>
                      <c:pt idx="5324" formatCode="General">
                        <c:v>470.44799999999998</c:v>
                      </c:pt>
                      <c:pt idx="5325" formatCode="General">
                        <c:v>470.45800000000003</c:v>
                      </c:pt>
                      <c:pt idx="5326" formatCode="General">
                        <c:v>470.46800000000002</c:v>
                      </c:pt>
                      <c:pt idx="5327" formatCode="General">
                        <c:v>470.47800000000001</c:v>
                      </c:pt>
                      <c:pt idx="5328" formatCode="General">
                        <c:v>470.488</c:v>
                      </c:pt>
                      <c:pt idx="5329" formatCode="General">
                        <c:v>470.49799999999999</c:v>
                      </c:pt>
                      <c:pt idx="5330" formatCode="General">
                        <c:v>470.50799999999998</c:v>
                      </c:pt>
                      <c:pt idx="5331" formatCode="General">
                        <c:v>470.51799999999997</c:v>
                      </c:pt>
                      <c:pt idx="5332" formatCode="General">
                        <c:v>470.52800000000002</c:v>
                      </c:pt>
                      <c:pt idx="5333" formatCode="General">
                        <c:v>470.53800000000001</c:v>
                      </c:pt>
                      <c:pt idx="5334" formatCode="General">
                        <c:v>470.548</c:v>
                      </c:pt>
                      <c:pt idx="5335" formatCode="General">
                        <c:v>470.55799999999999</c:v>
                      </c:pt>
                      <c:pt idx="5336" formatCode="General">
                        <c:v>470.56799999999998</c:v>
                      </c:pt>
                      <c:pt idx="5337" formatCode="General">
                        <c:v>470.57799999999997</c:v>
                      </c:pt>
                      <c:pt idx="5338" formatCode="General">
                        <c:v>470.58800000000002</c:v>
                      </c:pt>
                      <c:pt idx="5339" formatCode="General">
                        <c:v>470.59800000000001</c:v>
                      </c:pt>
                      <c:pt idx="5340" formatCode="General">
                        <c:v>470.608</c:v>
                      </c:pt>
                      <c:pt idx="5341" formatCode="General">
                        <c:v>470.61799999999999</c:v>
                      </c:pt>
                      <c:pt idx="5342" formatCode="General">
                        <c:v>470.62799999999999</c:v>
                      </c:pt>
                      <c:pt idx="5343" formatCode="General">
                        <c:v>470.63799999999998</c:v>
                      </c:pt>
                      <c:pt idx="5344" formatCode="General">
                        <c:v>470.64800000000002</c:v>
                      </c:pt>
                      <c:pt idx="5345" formatCode="General">
                        <c:v>470.65800000000002</c:v>
                      </c:pt>
                      <c:pt idx="5346" formatCode="General">
                        <c:v>470.66800000000001</c:v>
                      </c:pt>
                      <c:pt idx="5347" formatCode="General">
                        <c:v>470.678</c:v>
                      </c:pt>
                      <c:pt idx="5348" formatCode="General">
                        <c:v>470.68799999999999</c:v>
                      </c:pt>
                      <c:pt idx="5349" formatCode="General">
                        <c:v>470.69799999999998</c:v>
                      </c:pt>
                      <c:pt idx="5350" formatCode="General">
                        <c:v>470.70800000000003</c:v>
                      </c:pt>
                      <c:pt idx="5351" formatCode="General">
                        <c:v>470.71800000000002</c:v>
                      </c:pt>
                      <c:pt idx="5352" formatCode="General">
                        <c:v>470.72800000000001</c:v>
                      </c:pt>
                      <c:pt idx="5353" formatCode="General">
                        <c:v>470.738</c:v>
                      </c:pt>
                      <c:pt idx="5354" formatCode="General">
                        <c:v>470.74799999999999</c:v>
                      </c:pt>
                      <c:pt idx="5355" formatCode="General">
                        <c:v>470.75799999999998</c:v>
                      </c:pt>
                      <c:pt idx="5356" formatCode="General">
                        <c:v>470.76799999999997</c:v>
                      </c:pt>
                      <c:pt idx="5357" formatCode="General">
                        <c:v>470.77800000000002</c:v>
                      </c:pt>
                      <c:pt idx="5358" formatCode="General">
                        <c:v>470.78800000000001</c:v>
                      </c:pt>
                      <c:pt idx="5359" formatCode="General">
                        <c:v>470.798</c:v>
                      </c:pt>
                      <c:pt idx="5360" formatCode="General">
                        <c:v>470.80799999999999</c:v>
                      </c:pt>
                      <c:pt idx="5361" formatCode="General">
                        <c:v>470.81799999999998</c:v>
                      </c:pt>
                      <c:pt idx="5362" formatCode="General">
                        <c:v>470.82799999999997</c:v>
                      </c:pt>
                      <c:pt idx="5363" formatCode="General">
                        <c:v>470.83800000000002</c:v>
                      </c:pt>
                      <c:pt idx="5364" formatCode="General">
                        <c:v>470.84800000000001</c:v>
                      </c:pt>
                      <c:pt idx="5365" formatCode="General">
                        <c:v>470.858</c:v>
                      </c:pt>
                      <c:pt idx="5366" formatCode="General">
                        <c:v>470.86799999999999</c:v>
                      </c:pt>
                      <c:pt idx="5367" formatCode="General">
                        <c:v>470.87799999999999</c:v>
                      </c:pt>
                      <c:pt idx="5368" formatCode="General">
                        <c:v>470.88799999999998</c:v>
                      </c:pt>
                      <c:pt idx="5369" formatCode="General">
                        <c:v>470.89800000000002</c:v>
                      </c:pt>
                      <c:pt idx="5370" formatCode="General">
                        <c:v>470.90800000000002</c:v>
                      </c:pt>
                      <c:pt idx="5371" formatCode="General">
                        <c:v>470.91800000000001</c:v>
                      </c:pt>
                      <c:pt idx="5372" formatCode="General">
                        <c:v>470.928</c:v>
                      </c:pt>
                      <c:pt idx="5373" formatCode="General">
                        <c:v>470.93799999999999</c:v>
                      </c:pt>
                      <c:pt idx="5374" formatCode="General">
                        <c:v>470.94799999999998</c:v>
                      </c:pt>
                      <c:pt idx="5375" formatCode="General">
                        <c:v>470.95800000000003</c:v>
                      </c:pt>
                      <c:pt idx="5376" formatCode="General">
                        <c:v>470.96800000000002</c:v>
                      </c:pt>
                      <c:pt idx="5377" formatCode="General">
                        <c:v>470.97800000000001</c:v>
                      </c:pt>
                      <c:pt idx="5378" formatCode="General">
                        <c:v>470.988</c:v>
                      </c:pt>
                      <c:pt idx="5379" formatCode="General">
                        <c:v>470.99799999999999</c:v>
                      </c:pt>
                      <c:pt idx="5380" formatCode="General">
                        <c:v>471.00799999999998</c:v>
                      </c:pt>
                      <c:pt idx="5381" formatCode="General">
                        <c:v>471.01799999999997</c:v>
                      </c:pt>
                      <c:pt idx="5382" formatCode="General">
                        <c:v>471.02800000000002</c:v>
                      </c:pt>
                      <c:pt idx="5383" formatCode="General">
                        <c:v>471.03800000000001</c:v>
                      </c:pt>
                      <c:pt idx="5384" formatCode="General">
                        <c:v>471.048</c:v>
                      </c:pt>
                      <c:pt idx="5385" formatCode="General">
                        <c:v>471.05799999999999</c:v>
                      </c:pt>
                      <c:pt idx="5386" formatCode="General">
                        <c:v>471.06799999999998</c:v>
                      </c:pt>
                      <c:pt idx="5387" formatCode="General">
                        <c:v>471.07799999999997</c:v>
                      </c:pt>
                      <c:pt idx="5388" formatCode="General">
                        <c:v>471.08800000000002</c:v>
                      </c:pt>
                      <c:pt idx="5389" formatCode="General">
                        <c:v>471.09800000000001</c:v>
                      </c:pt>
                      <c:pt idx="5390" formatCode="General">
                        <c:v>471.108</c:v>
                      </c:pt>
                      <c:pt idx="5391" formatCode="General">
                        <c:v>471.11799999999999</c:v>
                      </c:pt>
                      <c:pt idx="5392" formatCode="General">
                        <c:v>471.12799999999999</c:v>
                      </c:pt>
                      <c:pt idx="5393" formatCode="General">
                        <c:v>471.13799999999998</c:v>
                      </c:pt>
                      <c:pt idx="5394" formatCode="General">
                        <c:v>471.14800000000002</c:v>
                      </c:pt>
                      <c:pt idx="5395" formatCode="General">
                        <c:v>471.15800000000002</c:v>
                      </c:pt>
                      <c:pt idx="5396" formatCode="General">
                        <c:v>471.16800000000001</c:v>
                      </c:pt>
                      <c:pt idx="5397" formatCode="General">
                        <c:v>471.178</c:v>
                      </c:pt>
                      <c:pt idx="5398" formatCode="General">
                        <c:v>471.18799999999999</c:v>
                      </c:pt>
                      <c:pt idx="5399" formatCode="General">
                        <c:v>471.19799999999998</c:v>
                      </c:pt>
                      <c:pt idx="5400" formatCode="General">
                        <c:v>471.20800000000003</c:v>
                      </c:pt>
                      <c:pt idx="5401" formatCode="General">
                        <c:v>471.21800000000002</c:v>
                      </c:pt>
                      <c:pt idx="5402" formatCode="General">
                        <c:v>471.22800000000001</c:v>
                      </c:pt>
                      <c:pt idx="5403" formatCode="General">
                        <c:v>471.238</c:v>
                      </c:pt>
                      <c:pt idx="5404" formatCode="General">
                        <c:v>471.24799999999999</c:v>
                      </c:pt>
                      <c:pt idx="5405" formatCode="General">
                        <c:v>471.25799999999998</c:v>
                      </c:pt>
                      <c:pt idx="5406" formatCode="General">
                        <c:v>471.26799999999997</c:v>
                      </c:pt>
                      <c:pt idx="5407" formatCode="General">
                        <c:v>471.27800000000002</c:v>
                      </c:pt>
                      <c:pt idx="5408" formatCode="General">
                        <c:v>471.28800000000001</c:v>
                      </c:pt>
                      <c:pt idx="5409" formatCode="General">
                        <c:v>471.298</c:v>
                      </c:pt>
                      <c:pt idx="5410" formatCode="General">
                        <c:v>471.30799999999999</c:v>
                      </c:pt>
                      <c:pt idx="5411" formatCode="General">
                        <c:v>471.31799999999998</c:v>
                      </c:pt>
                      <c:pt idx="5412" formatCode="General">
                        <c:v>471.32799999999997</c:v>
                      </c:pt>
                      <c:pt idx="5413" formatCode="General">
                        <c:v>471.33800000000002</c:v>
                      </c:pt>
                      <c:pt idx="5414" formatCode="General">
                        <c:v>471.34800000000001</c:v>
                      </c:pt>
                      <c:pt idx="5415" formatCode="General">
                        <c:v>471.358</c:v>
                      </c:pt>
                      <c:pt idx="5416" formatCode="General">
                        <c:v>471.36799999999999</c:v>
                      </c:pt>
                      <c:pt idx="5417" formatCode="General">
                        <c:v>471.37799999999999</c:v>
                      </c:pt>
                      <c:pt idx="5418" formatCode="General">
                        <c:v>471.38799999999998</c:v>
                      </c:pt>
                      <c:pt idx="5419" formatCode="General">
                        <c:v>471.39800000000002</c:v>
                      </c:pt>
                      <c:pt idx="5420" formatCode="General">
                        <c:v>471.40800000000002</c:v>
                      </c:pt>
                      <c:pt idx="5421" formatCode="General">
                        <c:v>471.41800000000001</c:v>
                      </c:pt>
                      <c:pt idx="5422" formatCode="General">
                        <c:v>471.428</c:v>
                      </c:pt>
                      <c:pt idx="5423" formatCode="General">
                        <c:v>471.43799999999999</c:v>
                      </c:pt>
                      <c:pt idx="5424" formatCode="General">
                        <c:v>471.44799999999998</c:v>
                      </c:pt>
                      <c:pt idx="5425" formatCode="General">
                        <c:v>471.45800000000003</c:v>
                      </c:pt>
                      <c:pt idx="5426" formatCode="General">
                        <c:v>471.46800000000002</c:v>
                      </c:pt>
                      <c:pt idx="5427" formatCode="General">
                        <c:v>471.47800000000001</c:v>
                      </c:pt>
                      <c:pt idx="5428" formatCode="General">
                        <c:v>471.488</c:v>
                      </c:pt>
                      <c:pt idx="5429" formatCode="General">
                        <c:v>471.49799999999999</c:v>
                      </c:pt>
                      <c:pt idx="5430" formatCode="General">
                        <c:v>471.50799999999998</c:v>
                      </c:pt>
                      <c:pt idx="5431" formatCode="General">
                        <c:v>471.51799999999997</c:v>
                      </c:pt>
                      <c:pt idx="5432" formatCode="General">
                        <c:v>471.52800000000002</c:v>
                      </c:pt>
                      <c:pt idx="5433" formatCode="General">
                        <c:v>471.53800000000001</c:v>
                      </c:pt>
                      <c:pt idx="5434" formatCode="General">
                        <c:v>471.548</c:v>
                      </c:pt>
                      <c:pt idx="5435" formatCode="General">
                        <c:v>471.55799999999999</c:v>
                      </c:pt>
                      <c:pt idx="5436" formatCode="General">
                        <c:v>471.56799999999998</c:v>
                      </c:pt>
                      <c:pt idx="5437" formatCode="General">
                        <c:v>471.57799999999997</c:v>
                      </c:pt>
                      <c:pt idx="5438" formatCode="General">
                        <c:v>471.58800000000002</c:v>
                      </c:pt>
                      <c:pt idx="5439" formatCode="General">
                        <c:v>471.59800000000001</c:v>
                      </c:pt>
                      <c:pt idx="5440" formatCode="General">
                        <c:v>471.608</c:v>
                      </c:pt>
                      <c:pt idx="5441" formatCode="General">
                        <c:v>471.61799999999999</c:v>
                      </c:pt>
                      <c:pt idx="5442" formatCode="General">
                        <c:v>471.62799999999999</c:v>
                      </c:pt>
                      <c:pt idx="5443" formatCode="General">
                        <c:v>471.63799999999998</c:v>
                      </c:pt>
                      <c:pt idx="5444" formatCode="General">
                        <c:v>471.64800000000002</c:v>
                      </c:pt>
                      <c:pt idx="5445" formatCode="General">
                        <c:v>471.65800000000002</c:v>
                      </c:pt>
                      <c:pt idx="5446" formatCode="General">
                        <c:v>471.66800000000001</c:v>
                      </c:pt>
                      <c:pt idx="5447" formatCode="General">
                        <c:v>471.678</c:v>
                      </c:pt>
                      <c:pt idx="5448" formatCode="General">
                        <c:v>471.68799999999999</c:v>
                      </c:pt>
                      <c:pt idx="5449" formatCode="General">
                        <c:v>471.69799999999998</c:v>
                      </c:pt>
                      <c:pt idx="5450" formatCode="General">
                        <c:v>471.70800000000003</c:v>
                      </c:pt>
                      <c:pt idx="5451" formatCode="General">
                        <c:v>471.71800000000002</c:v>
                      </c:pt>
                      <c:pt idx="5452" formatCode="General">
                        <c:v>471.72800000000001</c:v>
                      </c:pt>
                      <c:pt idx="5453" formatCode="General">
                        <c:v>471.738</c:v>
                      </c:pt>
                      <c:pt idx="5454" formatCode="General">
                        <c:v>471.74799999999999</c:v>
                      </c:pt>
                      <c:pt idx="5455" formatCode="General">
                        <c:v>471.75799999999998</c:v>
                      </c:pt>
                      <c:pt idx="5456" formatCode="General">
                        <c:v>471.76799999999997</c:v>
                      </c:pt>
                      <c:pt idx="5457" formatCode="General">
                        <c:v>471.77800000000002</c:v>
                      </c:pt>
                      <c:pt idx="5458" formatCode="General">
                        <c:v>471.78800000000001</c:v>
                      </c:pt>
                      <c:pt idx="5459" formatCode="General">
                        <c:v>471.798</c:v>
                      </c:pt>
                      <c:pt idx="5460" formatCode="General">
                        <c:v>471.80799999999999</c:v>
                      </c:pt>
                      <c:pt idx="5461" formatCode="General">
                        <c:v>471.81799999999998</c:v>
                      </c:pt>
                      <c:pt idx="5462" formatCode="General">
                        <c:v>471.82799999999997</c:v>
                      </c:pt>
                      <c:pt idx="5463" formatCode="General">
                        <c:v>471.83800000000002</c:v>
                      </c:pt>
                      <c:pt idx="5464" formatCode="General">
                        <c:v>471.84800000000001</c:v>
                      </c:pt>
                      <c:pt idx="5465" formatCode="General">
                        <c:v>471.858</c:v>
                      </c:pt>
                      <c:pt idx="5466" formatCode="General">
                        <c:v>471.86799999999999</c:v>
                      </c:pt>
                      <c:pt idx="5467" formatCode="General">
                        <c:v>471.87799999999999</c:v>
                      </c:pt>
                      <c:pt idx="5468" formatCode="General">
                        <c:v>471.88799999999998</c:v>
                      </c:pt>
                      <c:pt idx="5469" formatCode="General">
                        <c:v>471.89800000000002</c:v>
                      </c:pt>
                      <c:pt idx="5470" formatCode="General">
                        <c:v>471.90800000000002</c:v>
                      </c:pt>
                      <c:pt idx="5471" formatCode="General">
                        <c:v>471.91800000000001</c:v>
                      </c:pt>
                      <c:pt idx="5472" formatCode="General">
                        <c:v>471.928</c:v>
                      </c:pt>
                      <c:pt idx="5473" formatCode="General">
                        <c:v>471.93799999999999</c:v>
                      </c:pt>
                      <c:pt idx="5474" formatCode="General">
                        <c:v>471.94799999999998</c:v>
                      </c:pt>
                      <c:pt idx="5475" formatCode="General">
                        <c:v>471.95800000000003</c:v>
                      </c:pt>
                      <c:pt idx="5476" formatCode="General">
                        <c:v>471.96800000000002</c:v>
                      </c:pt>
                      <c:pt idx="5477" formatCode="General">
                        <c:v>471.97800000000001</c:v>
                      </c:pt>
                      <c:pt idx="5478" formatCode="General">
                        <c:v>471.988</c:v>
                      </c:pt>
                      <c:pt idx="5479" formatCode="General">
                        <c:v>471.99799999999999</c:v>
                      </c:pt>
                      <c:pt idx="5480" formatCode="General">
                        <c:v>472.00799999999998</c:v>
                      </c:pt>
                      <c:pt idx="5481" formatCode="General">
                        <c:v>472.01799999999997</c:v>
                      </c:pt>
                      <c:pt idx="5482" formatCode="General">
                        <c:v>472.02800000000002</c:v>
                      </c:pt>
                      <c:pt idx="5483" formatCode="General">
                        <c:v>472.03800000000001</c:v>
                      </c:pt>
                      <c:pt idx="5484" formatCode="General">
                        <c:v>472.048</c:v>
                      </c:pt>
                      <c:pt idx="5485" formatCode="General">
                        <c:v>472.05799999999999</c:v>
                      </c:pt>
                      <c:pt idx="5486" formatCode="General">
                        <c:v>472.06799999999998</c:v>
                      </c:pt>
                      <c:pt idx="5487" formatCode="General">
                        <c:v>472.07799999999997</c:v>
                      </c:pt>
                      <c:pt idx="5488" formatCode="General">
                        <c:v>472.08800000000002</c:v>
                      </c:pt>
                      <c:pt idx="5489" formatCode="General">
                        <c:v>472.09800000000001</c:v>
                      </c:pt>
                      <c:pt idx="5490" formatCode="General">
                        <c:v>472.108</c:v>
                      </c:pt>
                      <c:pt idx="5491" formatCode="General">
                        <c:v>472.11799999999999</c:v>
                      </c:pt>
                      <c:pt idx="5492" formatCode="General">
                        <c:v>472.12799999999999</c:v>
                      </c:pt>
                      <c:pt idx="5493" formatCode="General">
                        <c:v>472.13799999999998</c:v>
                      </c:pt>
                      <c:pt idx="5494" formatCode="General">
                        <c:v>472.14800000000002</c:v>
                      </c:pt>
                      <c:pt idx="5495" formatCode="General">
                        <c:v>472.15800000000002</c:v>
                      </c:pt>
                      <c:pt idx="5496" formatCode="General">
                        <c:v>472.16800000000001</c:v>
                      </c:pt>
                      <c:pt idx="5497" formatCode="General">
                        <c:v>472.178</c:v>
                      </c:pt>
                      <c:pt idx="5498" formatCode="General">
                        <c:v>472.18799999999999</c:v>
                      </c:pt>
                      <c:pt idx="5499" formatCode="General">
                        <c:v>472.19799999999998</c:v>
                      </c:pt>
                      <c:pt idx="5500" formatCode="General">
                        <c:v>472.20800000000003</c:v>
                      </c:pt>
                      <c:pt idx="5501" formatCode="General">
                        <c:v>472.21800000000002</c:v>
                      </c:pt>
                      <c:pt idx="5502" formatCode="General">
                        <c:v>472.22800000000001</c:v>
                      </c:pt>
                      <c:pt idx="5503" formatCode="General">
                        <c:v>472.238</c:v>
                      </c:pt>
                      <c:pt idx="5504" formatCode="General">
                        <c:v>472.24799999999999</c:v>
                      </c:pt>
                      <c:pt idx="5505" formatCode="General">
                        <c:v>472.25799999999998</c:v>
                      </c:pt>
                      <c:pt idx="5506" formatCode="General">
                        <c:v>472.26799999999997</c:v>
                      </c:pt>
                      <c:pt idx="5507" formatCode="General">
                        <c:v>472.27800000000002</c:v>
                      </c:pt>
                      <c:pt idx="5508" formatCode="General">
                        <c:v>472.28800000000001</c:v>
                      </c:pt>
                      <c:pt idx="5509" formatCode="General">
                        <c:v>472.298</c:v>
                      </c:pt>
                      <c:pt idx="5510" formatCode="General">
                        <c:v>472.30799999999999</c:v>
                      </c:pt>
                      <c:pt idx="5511" formatCode="General">
                        <c:v>472.31799999999998</c:v>
                      </c:pt>
                      <c:pt idx="5512" formatCode="General">
                        <c:v>472.32799999999997</c:v>
                      </c:pt>
                      <c:pt idx="5513" formatCode="General">
                        <c:v>472.33800000000002</c:v>
                      </c:pt>
                      <c:pt idx="5514" formatCode="General">
                        <c:v>472.34800000000001</c:v>
                      </c:pt>
                      <c:pt idx="5515" formatCode="General">
                        <c:v>472.358</c:v>
                      </c:pt>
                      <c:pt idx="5516" formatCode="General">
                        <c:v>472.36799999999999</c:v>
                      </c:pt>
                      <c:pt idx="5517" formatCode="General">
                        <c:v>472.37799999999999</c:v>
                      </c:pt>
                      <c:pt idx="5518" formatCode="General">
                        <c:v>472.38799999999998</c:v>
                      </c:pt>
                      <c:pt idx="5519" formatCode="General">
                        <c:v>472.39800000000002</c:v>
                      </c:pt>
                      <c:pt idx="5520" formatCode="General">
                        <c:v>472.40800000000002</c:v>
                      </c:pt>
                      <c:pt idx="5521" formatCode="General">
                        <c:v>472.41800000000001</c:v>
                      </c:pt>
                      <c:pt idx="5522" formatCode="General">
                        <c:v>472.428</c:v>
                      </c:pt>
                      <c:pt idx="5523" formatCode="General">
                        <c:v>472.43799999999999</c:v>
                      </c:pt>
                      <c:pt idx="5524" formatCode="General">
                        <c:v>472.44799999999998</c:v>
                      </c:pt>
                      <c:pt idx="5525" formatCode="General">
                        <c:v>472.45800000000003</c:v>
                      </c:pt>
                      <c:pt idx="5526" formatCode="General">
                        <c:v>472.46800000000002</c:v>
                      </c:pt>
                      <c:pt idx="5527" formatCode="General">
                        <c:v>472.47800000000001</c:v>
                      </c:pt>
                      <c:pt idx="5528" formatCode="General">
                        <c:v>472.488</c:v>
                      </c:pt>
                      <c:pt idx="5529" formatCode="General">
                        <c:v>472.49799999999999</c:v>
                      </c:pt>
                      <c:pt idx="5530" formatCode="General">
                        <c:v>472.50799999999998</c:v>
                      </c:pt>
                      <c:pt idx="5531" formatCode="General">
                        <c:v>472.51799999999997</c:v>
                      </c:pt>
                      <c:pt idx="5532" formatCode="General">
                        <c:v>472.52800000000002</c:v>
                      </c:pt>
                      <c:pt idx="5533" formatCode="General">
                        <c:v>472.53800000000001</c:v>
                      </c:pt>
                      <c:pt idx="5534" formatCode="General">
                        <c:v>472.548</c:v>
                      </c:pt>
                      <c:pt idx="5535" formatCode="General">
                        <c:v>472.55799999999999</c:v>
                      </c:pt>
                      <c:pt idx="5536" formatCode="General">
                        <c:v>472.56799999999998</c:v>
                      </c:pt>
                      <c:pt idx="5537" formatCode="General">
                        <c:v>472.57799999999997</c:v>
                      </c:pt>
                      <c:pt idx="5538" formatCode="General">
                        <c:v>472.58800000000002</c:v>
                      </c:pt>
                      <c:pt idx="5539" formatCode="General">
                        <c:v>472.59800000000001</c:v>
                      </c:pt>
                      <c:pt idx="5540" formatCode="General">
                        <c:v>472.608</c:v>
                      </c:pt>
                      <c:pt idx="5541" formatCode="General">
                        <c:v>472.61799999999999</c:v>
                      </c:pt>
                      <c:pt idx="5542" formatCode="General">
                        <c:v>472.62799999999999</c:v>
                      </c:pt>
                      <c:pt idx="5543" formatCode="General">
                        <c:v>472.63799999999998</c:v>
                      </c:pt>
                      <c:pt idx="5544" formatCode="General">
                        <c:v>472.64800000000002</c:v>
                      </c:pt>
                      <c:pt idx="5545" formatCode="General">
                        <c:v>472.65800000000002</c:v>
                      </c:pt>
                      <c:pt idx="5546" formatCode="General">
                        <c:v>472.66800000000001</c:v>
                      </c:pt>
                      <c:pt idx="5547" formatCode="General">
                        <c:v>472.678</c:v>
                      </c:pt>
                      <c:pt idx="5548" formatCode="General">
                        <c:v>472.68799999999999</c:v>
                      </c:pt>
                      <c:pt idx="5549" formatCode="General">
                        <c:v>472.69799999999998</c:v>
                      </c:pt>
                      <c:pt idx="5550" formatCode="General">
                        <c:v>472.70800000000003</c:v>
                      </c:pt>
                      <c:pt idx="5551" formatCode="General">
                        <c:v>472.71800000000002</c:v>
                      </c:pt>
                      <c:pt idx="5552" formatCode="General">
                        <c:v>472.72800000000001</c:v>
                      </c:pt>
                      <c:pt idx="5553" formatCode="General">
                        <c:v>472.738</c:v>
                      </c:pt>
                      <c:pt idx="5554" formatCode="General">
                        <c:v>472.74799999999999</c:v>
                      </c:pt>
                      <c:pt idx="5555" formatCode="General">
                        <c:v>472.75799999999998</c:v>
                      </c:pt>
                      <c:pt idx="5556" formatCode="General">
                        <c:v>472.76799999999997</c:v>
                      </c:pt>
                      <c:pt idx="5557" formatCode="General">
                        <c:v>472.77800000000002</c:v>
                      </c:pt>
                      <c:pt idx="5558" formatCode="General">
                        <c:v>472.78800000000001</c:v>
                      </c:pt>
                      <c:pt idx="5559" formatCode="General">
                        <c:v>472.798</c:v>
                      </c:pt>
                      <c:pt idx="5560" formatCode="General">
                        <c:v>472.80799999999999</c:v>
                      </c:pt>
                      <c:pt idx="5561" formatCode="General">
                        <c:v>472.81799999999998</c:v>
                      </c:pt>
                      <c:pt idx="5562" formatCode="General">
                        <c:v>472.82799999999997</c:v>
                      </c:pt>
                      <c:pt idx="5563" formatCode="General">
                        <c:v>472.83800000000002</c:v>
                      </c:pt>
                      <c:pt idx="5564" formatCode="General">
                        <c:v>472.84800000000001</c:v>
                      </c:pt>
                      <c:pt idx="5565" formatCode="General">
                        <c:v>472.858</c:v>
                      </c:pt>
                      <c:pt idx="5566" formatCode="General">
                        <c:v>472.86799999999999</c:v>
                      </c:pt>
                      <c:pt idx="5567" formatCode="General">
                        <c:v>472.87799999999999</c:v>
                      </c:pt>
                      <c:pt idx="5568" formatCode="General">
                        <c:v>472.88799999999998</c:v>
                      </c:pt>
                      <c:pt idx="5569" formatCode="General">
                        <c:v>472.89800000000002</c:v>
                      </c:pt>
                      <c:pt idx="5570" formatCode="General">
                        <c:v>472.90800000000002</c:v>
                      </c:pt>
                      <c:pt idx="5571" formatCode="General">
                        <c:v>472.91800000000001</c:v>
                      </c:pt>
                      <c:pt idx="5572" formatCode="General">
                        <c:v>472.928</c:v>
                      </c:pt>
                      <c:pt idx="5573" formatCode="General">
                        <c:v>472.93799999999999</c:v>
                      </c:pt>
                      <c:pt idx="5574" formatCode="General">
                        <c:v>472.94799999999998</c:v>
                      </c:pt>
                      <c:pt idx="5575" formatCode="General">
                        <c:v>472.95800000000003</c:v>
                      </c:pt>
                      <c:pt idx="5576" formatCode="General">
                        <c:v>472.96800000000002</c:v>
                      </c:pt>
                      <c:pt idx="5577" formatCode="General">
                        <c:v>472.97800000000001</c:v>
                      </c:pt>
                      <c:pt idx="5578" formatCode="General">
                        <c:v>472.988</c:v>
                      </c:pt>
                      <c:pt idx="5579" formatCode="General">
                        <c:v>472.99799999999999</c:v>
                      </c:pt>
                      <c:pt idx="5580" formatCode="General">
                        <c:v>473.00799999999998</c:v>
                      </c:pt>
                      <c:pt idx="5581" formatCode="General">
                        <c:v>473.01799999999997</c:v>
                      </c:pt>
                      <c:pt idx="5582" formatCode="General">
                        <c:v>473.02800000000002</c:v>
                      </c:pt>
                      <c:pt idx="5583" formatCode="General">
                        <c:v>473.03800000000001</c:v>
                      </c:pt>
                      <c:pt idx="5584" formatCode="General">
                        <c:v>473.048</c:v>
                      </c:pt>
                      <c:pt idx="5585" formatCode="General">
                        <c:v>473.05799999999999</c:v>
                      </c:pt>
                      <c:pt idx="5586" formatCode="General">
                        <c:v>473.06799999999998</c:v>
                      </c:pt>
                      <c:pt idx="5587" formatCode="General">
                        <c:v>473.07799999999997</c:v>
                      </c:pt>
                      <c:pt idx="5588" formatCode="General">
                        <c:v>473.08800000000002</c:v>
                      </c:pt>
                      <c:pt idx="5589" formatCode="General">
                        <c:v>473.09800000000001</c:v>
                      </c:pt>
                      <c:pt idx="5590" formatCode="General">
                        <c:v>473.108</c:v>
                      </c:pt>
                      <c:pt idx="5591" formatCode="General">
                        <c:v>473.11799999999999</c:v>
                      </c:pt>
                      <c:pt idx="5592" formatCode="General">
                        <c:v>473.12799999999999</c:v>
                      </c:pt>
                      <c:pt idx="5593" formatCode="General">
                        <c:v>473.13799999999998</c:v>
                      </c:pt>
                      <c:pt idx="5594" formatCode="General">
                        <c:v>473.14800000000002</c:v>
                      </c:pt>
                      <c:pt idx="5595" formatCode="General">
                        <c:v>473.15800000000002</c:v>
                      </c:pt>
                      <c:pt idx="5596" formatCode="General">
                        <c:v>473.16800000000001</c:v>
                      </c:pt>
                      <c:pt idx="5597" formatCode="General">
                        <c:v>473.178</c:v>
                      </c:pt>
                      <c:pt idx="5598" formatCode="General">
                        <c:v>473.18799999999999</c:v>
                      </c:pt>
                      <c:pt idx="5599" formatCode="General">
                        <c:v>473.19799999999998</c:v>
                      </c:pt>
                      <c:pt idx="5600" formatCode="General">
                        <c:v>473.20800000000003</c:v>
                      </c:pt>
                      <c:pt idx="5601" formatCode="General">
                        <c:v>473.21800000000002</c:v>
                      </c:pt>
                      <c:pt idx="5602" formatCode="General">
                        <c:v>473.22800000000001</c:v>
                      </c:pt>
                      <c:pt idx="5603" formatCode="General">
                        <c:v>473.238</c:v>
                      </c:pt>
                      <c:pt idx="5604" formatCode="General">
                        <c:v>473.24799999999999</c:v>
                      </c:pt>
                      <c:pt idx="5605" formatCode="General">
                        <c:v>473.25799999999998</c:v>
                      </c:pt>
                      <c:pt idx="5606" formatCode="General">
                        <c:v>473.26799999999997</c:v>
                      </c:pt>
                      <c:pt idx="5607" formatCode="General">
                        <c:v>473.27800000000002</c:v>
                      </c:pt>
                      <c:pt idx="5608" formatCode="General">
                        <c:v>473.28800000000001</c:v>
                      </c:pt>
                      <c:pt idx="5609" formatCode="General">
                        <c:v>473.298</c:v>
                      </c:pt>
                      <c:pt idx="5610" formatCode="General">
                        <c:v>473.30799999999999</c:v>
                      </c:pt>
                      <c:pt idx="5611" formatCode="General">
                        <c:v>473.31799999999998</c:v>
                      </c:pt>
                      <c:pt idx="5612" formatCode="General">
                        <c:v>473.32799999999997</c:v>
                      </c:pt>
                      <c:pt idx="5613" formatCode="General">
                        <c:v>473.33800000000002</c:v>
                      </c:pt>
                      <c:pt idx="5614" formatCode="General">
                        <c:v>473.34800000000001</c:v>
                      </c:pt>
                      <c:pt idx="5615" formatCode="General">
                        <c:v>473.358</c:v>
                      </c:pt>
                      <c:pt idx="5616" formatCode="General">
                        <c:v>473.36799999999999</c:v>
                      </c:pt>
                      <c:pt idx="5617" formatCode="General">
                        <c:v>473.37799999999999</c:v>
                      </c:pt>
                      <c:pt idx="5618" formatCode="General">
                        <c:v>473.38799999999998</c:v>
                      </c:pt>
                      <c:pt idx="5619" formatCode="General">
                        <c:v>473.39800000000002</c:v>
                      </c:pt>
                      <c:pt idx="5620" formatCode="General">
                        <c:v>473.40800000000002</c:v>
                      </c:pt>
                      <c:pt idx="5621" formatCode="General">
                        <c:v>473.41800000000001</c:v>
                      </c:pt>
                      <c:pt idx="5622" formatCode="General">
                        <c:v>473.428</c:v>
                      </c:pt>
                      <c:pt idx="5623" formatCode="General">
                        <c:v>473.43799999999999</c:v>
                      </c:pt>
                      <c:pt idx="5624" formatCode="General">
                        <c:v>473.44799999999998</c:v>
                      </c:pt>
                      <c:pt idx="5625" formatCode="General">
                        <c:v>473.45800000000003</c:v>
                      </c:pt>
                      <c:pt idx="5626" formatCode="General">
                        <c:v>473.46800000000002</c:v>
                      </c:pt>
                      <c:pt idx="5627" formatCode="General">
                        <c:v>473.47800000000001</c:v>
                      </c:pt>
                      <c:pt idx="5628" formatCode="General">
                        <c:v>473.488</c:v>
                      </c:pt>
                      <c:pt idx="5629" formatCode="General">
                        <c:v>473.49799999999999</c:v>
                      </c:pt>
                      <c:pt idx="5630" formatCode="General">
                        <c:v>473.50799999999998</c:v>
                      </c:pt>
                      <c:pt idx="5631" formatCode="General">
                        <c:v>473.51799999999997</c:v>
                      </c:pt>
                      <c:pt idx="5632" formatCode="General">
                        <c:v>473.52800000000002</c:v>
                      </c:pt>
                      <c:pt idx="5633" formatCode="General">
                        <c:v>473.53800000000001</c:v>
                      </c:pt>
                      <c:pt idx="5634" formatCode="General">
                        <c:v>473.548</c:v>
                      </c:pt>
                      <c:pt idx="5635" formatCode="General">
                        <c:v>473.55799999999999</c:v>
                      </c:pt>
                      <c:pt idx="5636" formatCode="General">
                        <c:v>473.56799999999998</c:v>
                      </c:pt>
                      <c:pt idx="5637" formatCode="General">
                        <c:v>473.57799999999997</c:v>
                      </c:pt>
                      <c:pt idx="5638" formatCode="General">
                        <c:v>473.58800000000002</c:v>
                      </c:pt>
                      <c:pt idx="5639" formatCode="General">
                        <c:v>473.59800000000001</c:v>
                      </c:pt>
                      <c:pt idx="5640" formatCode="General">
                        <c:v>473.608</c:v>
                      </c:pt>
                      <c:pt idx="5641" formatCode="General">
                        <c:v>473.61799999999999</c:v>
                      </c:pt>
                      <c:pt idx="5642" formatCode="General">
                        <c:v>473.62799999999999</c:v>
                      </c:pt>
                      <c:pt idx="5643" formatCode="General">
                        <c:v>473.63799999999998</c:v>
                      </c:pt>
                      <c:pt idx="5644" formatCode="General">
                        <c:v>473.64800000000002</c:v>
                      </c:pt>
                      <c:pt idx="5645" formatCode="General">
                        <c:v>473.65800000000002</c:v>
                      </c:pt>
                      <c:pt idx="5646" formatCode="General">
                        <c:v>473.66800000000001</c:v>
                      </c:pt>
                      <c:pt idx="5647" formatCode="General">
                        <c:v>473.678</c:v>
                      </c:pt>
                      <c:pt idx="5648" formatCode="General">
                        <c:v>473.68799999999999</c:v>
                      </c:pt>
                      <c:pt idx="5649" formatCode="General">
                        <c:v>473.69799999999998</c:v>
                      </c:pt>
                      <c:pt idx="5650" formatCode="General">
                        <c:v>473.70800000000003</c:v>
                      </c:pt>
                      <c:pt idx="5651" formatCode="General">
                        <c:v>473.71800000000002</c:v>
                      </c:pt>
                      <c:pt idx="5652" formatCode="General">
                        <c:v>473.72800000000001</c:v>
                      </c:pt>
                      <c:pt idx="5653" formatCode="General">
                        <c:v>473.738</c:v>
                      </c:pt>
                      <c:pt idx="5654" formatCode="General">
                        <c:v>473.74799999999999</c:v>
                      </c:pt>
                      <c:pt idx="5655" formatCode="General">
                        <c:v>473.75799999999998</c:v>
                      </c:pt>
                      <c:pt idx="5656" formatCode="General">
                        <c:v>473.76799999999997</c:v>
                      </c:pt>
                      <c:pt idx="5657" formatCode="General">
                        <c:v>473.77800000000002</c:v>
                      </c:pt>
                      <c:pt idx="5658" formatCode="General">
                        <c:v>473.78800000000001</c:v>
                      </c:pt>
                      <c:pt idx="5659" formatCode="General">
                        <c:v>473.798</c:v>
                      </c:pt>
                      <c:pt idx="5660" formatCode="General">
                        <c:v>473.80799999999999</c:v>
                      </c:pt>
                      <c:pt idx="5661" formatCode="General">
                        <c:v>473.81799999999998</c:v>
                      </c:pt>
                      <c:pt idx="5662" formatCode="General">
                        <c:v>473.82799999999997</c:v>
                      </c:pt>
                      <c:pt idx="5663" formatCode="General">
                        <c:v>473.83800000000002</c:v>
                      </c:pt>
                      <c:pt idx="5664" formatCode="General">
                        <c:v>473.84800000000001</c:v>
                      </c:pt>
                      <c:pt idx="5665" formatCode="General">
                        <c:v>473.858</c:v>
                      </c:pt>
                      <c:pt idx="5666" formatCode="General">
                        <c:v>473.86799999999999</c:v>
                      </c:pt>
                      <c:pt idx="5667" formatCode="General">
                        <c:v>473.87799999999999</c:v>
                      </c:pt>
                      <c:pt idx="5668" formatCode="General">
                        <c:v>473.88799999999998</c:v>
                      </c:pt>
                      <c:pt idx="5669" formatCode="General">
                        <c:v>473.89800000000002</c:v>
                      </c:pt>
                      <c:pt idx="5670" formatCode="General">
                        <c:v>473.90800000000002</c:v>
                      </c:pt>
                      <c:pt idx="5671" formatCode="General">
                        <c:v>473.91800000000001</c:v>
                      </c:pt>
                      <c:pt idx="5672" formatCode="General">
                        <c:v>473.928</c:v>
                      </c:pt>
                      <c:pt idx="5673" formatCode="General">
                        <c:v>473.93799999999999</c:v>
                      </c:pt>
                      <c:pt idx="5674" formatCode="General">
                        <c:v>473.94799999999998</c:v>
                      </c:pt>
                      <c:pt idx="5675" formatCode="General">
                        <c:v>473.95800000000003</c:v>
                      </c:pt>
                      <c:pt idx="5676" formatCode="General">
                        <c:v>473.96800000000002</c:v>
                      </c:pt>
                      <c:pt idx="5677" formatCode="General">
                        <c:v>473.97800000000001</c:v>
                      </c:pt>
                      <c:pt idx="5678" formatCode="General">
                        <c:v>473.988</c:v>
                      </c:pt>
                      <c:pt idx="5679" formatCode="General">
                        <c:v>473.99799999999999</c:v>
                      </c:pt>
                      <c:pt idx="5680" formatCode="General">
                        <c:v>474.00799999999998</c:v>
                      </c:pt>
                      <c:pt idx="5681" formatCode="General">
                        <c:v>474.01799999999997</c:v>
                      </c:pt>
                      <c:pt idx="5682" formatCode="General">
                        <c:v>474.02800000000002</c:v>
                      </c:pt>
                      <c:pt idx="5683" formatCode="General">
                        <c:v>474.03800000000001</c:v>
                      </c:pt>
                      <c:pt idx="5684" formatCode="General">
                        <c:v>474.048</c:v>
                      </c:pt>
                      <c:pt idx="5685" formatCode="General">
                        <c:v>474.05799999999999</c:v>
                      </c:pt>
                      <c:pt idx="5686" formatCode="General">
                        <c:v>474.06799999999998</c:v>
                      </c:pt>
                      <c:pt idx="5687" formatCode="General">
                        <c:v>474.07799999999997</c:v>
                      </c:pt>
                      <c:pt idx="5688" formatCode="General">
                        <c:v>474.08800000000002</c:v>
                      </c:pt>
                      <c:pt idx="5689" formatCode="General">
                        <c:v>474.09800000000001</c:v>
                      </c:pt>
                      <c:pt idx="5690" formatCode="General">
                        <c:v>474.108</c:v>
                      </c:pt>
                      <c:pt idx="5691" formatCode="General">
                        <c:v>474.11799999999999</c:v>
                      </c:pt>
                      <c:pt idx="5692" formatCode="General">
                        <c:v>474.12799999999999</c:v>
                      </c:pt>
                      <c:pt idx="5693" formatCode="General">
                        <c:v>474.13799999999998</c:v>
                      </c:pt>
                      <c:pt idx="5694" formatCode="General">
                        <c:v>474.14800000000002</c:v>
                      </c:pt>
                      <c:pt idx="5695" formatCode="General">
                        <c:v>474.15800000000002</c:v>
                      </c:pt>
                      <c:pt idx="5696" formatCode="General">
                        <c:v>474.16800000000001</c:v>
                      </c:pt>
                      <c:pt idx="5697" formatCode="General">
                        <c:v>474.178</c:v>
                      </c:pt>
                      <c:pt idx="5698" formatCode="General">
                        <c:v>474.18799999999999</c:v>
                      </c:pt>
                      <c:pt idx="5699" formatCode="General">
                        <c:v>474.19799999999998</c:v>
                      </c:pt>
                      <c:pt idx="5700" formatCode="General">
                        <c:v>474.20800000000003</c:v>
                      </c:pt>
                      <c:pt idx="5701" formatCode="General">
                        <c:v>474.21800000000002</c:v>
                      </c:pt>
                      <c:pt idx="5702" formatCode="General">
                        <c:v>474.22800000000001</c:v>
                      </c:pt>
                      <c:pt idx="5703" formatCode="General">
                        <c:v>474.238</c:v>
                      </c:pt>
                      <c:pt idx="5704" formatCode="General">
                        <c:v>474.24799999999999</c:v>
                      </c:pt>
                      <c:pt idx="5705" formatCode="General">
                        <c:v>474.25799999999998</c:v>
                      </c:pt>
                      <c:pt idx="5706" formatCode="General">
                        <c:v>474.26799999999997</c:v>
                      </c:pt>
                      <c:pt idx="5707" formatCode="General">
                        <c:v>474.27800000000002</c:v>
                      </c:pt>
                      <c:pt idx="5708" formatCode="General">
                        <c:v>474.28800000000001</c:v>
                      </c:pt>
                      <c:pt idx="5709" formatCode="General">
                        <c:v>474.298</c:v>
                      </c:pt>
                      <c:pt idx="5710" formatCode="General">
                        <c:v>474.30799999999999</c:v>
                      </c:pt>
                      <c:pt idx="5711" formatCode="General">
                        <c:v>474.31799999999998</c:v>
                      </c:pt>
                      <c:pt idx="5712" formatCode="General">
                        <c:v>474.32799999999997</c:v>
                      </c:pt>
                      <c:pt idx="5713" formatCode="General">
                        <c:v>474.33800000000002</c:v>
                      </c:pt>
                      <c:pt idx="5714" formatCode="General">
                        <c:v>474.34800000000001</c:v>
                      </c:pt>
                      <c:pt idx="5715" formatCode="General">
                        <c:v>474.358</c:v>
                      </c:pt>
                      <c:pt idx="5716" formatCode="General">
                        <c:v>474.36799999999999</c:v>
                      </c:pt>
                      <c:pt idx="5717" formatCode="General">
                        <c:v>474.37799999999999</c:v>
                      </c:pt>
                      <c:pt idx="5718" formatCode="General">
                        <c:v>474.38799999999998</c:v>
                      </c:pt>
                      <c:pt idx="5719" formatCode="General">
                        <c:v>474.39800000000002</c:v>
                      </c:pt>
                      <c:pt idx="5720" formatCode="General">
                        <c:v>474.40800000000002</c:v>
                      </c:pt>
                      <c:pt idx="5721" formatCode="General">
                        <c:v>474.41800000000001</c:v>
                      </c:pt>
                      <c:pt idx="5722" formatCode="General">
                        <c:v>474.428</c:v>
                      </c:pt>
                      <c:pt idx="5723" formatCode="General">
                        <c:v>474.43799999999999</c:v>
                      </c:pt>
                      <c:pt idx="5724" formatCode="General">
                        <c:v>474.44799999999998</c:v>
                      </c:pt>
                      <c:pt idx="5725" formatCode="General">
                        <c:v>474.45800000000003</c:v>
                      </c:pt>
                      <c:pt idx="5726" formatCode="General">
                        <c:v>474.46800000000002</c:v>
                      </c:pt>
                      <c:pt idx="5727" formatCode="General">
                        <c:v>474.47800000000001</c:v>
                      </c:pt>
                      <c:pt idx="5728" formatCode="General">
                        <c:v>474.488</c:v>
                      </c:pt>
                      <c:pt idx="5729" formatCode="General">
                        <c:v>474.49799999999999</c:v>
                      </c:pt>
                      <c:pt idx="5730" formatCode="General">
                        <c:v>474.50799999999998</c:v>
                      </c:pt>
                      <c:pt idx="5731" formatCode="General">
                        <c:v>474.51799999999997</c:v>
                      </c:pt>
                      <c:pt idx="5732" formatCode="General">
                        <c:v>474.52800000000002</c:v>
                      </c:pt>
                      <c:pt idx="5733" formatCode="General">
                        <c:v>474.53800000000001</c:v>
                      </c:pt>
                      <c:pt idx="5734" formatCode="General">
                        <c:v>474.548</c:v>
                      </c:pt>
                      <c:pt idx="5735" formatCode="General">
                        <c:v>474.55799999999999</c:v>
                      </c:pt>
                      <c:pt idx="5736" formatCode="General">
                        <c:v>474.56799999999998</c:v>
                      </c:pt>
                      <c:pt idx="5737" formatCode="General">
                        <c:v>474.57799999999997</c:v>
                      </c:pt>
                      <c:pt idx="5738" formatCode="General">
                        <c:v>474.58800000000002</c:v>
                      </c:pt>
                      <c:pt idx="5739" formatCode="General">
                        <c:v>474.59800000000001</c:v>
                      </c:pt>
                      <c:pt idx="5740" formatCode="General">
                        <c:v>474.608</c:v>
                      </c:pt>
                      <c:pt idx="5741" formatCode="General">
                        <c:v>474.61799999999999</c:v>
                      </c:pt>
                      <c:pt idx="5742" formatCode="General">
                        <c:v>474.62799999999999</c:v>
                      </c:pt>
                      <c:pt idx="5743" formatCode="General">
                        <c:v>474.63799999999998</c:v>
                      </c:pt>
                      <c:pt idx="5744" formatCode="General">
                        <c:v>474.64800000000002</c:v>
                      </c:pt>
                      <c:pt idx="5745" formatCode="General">
                        <c:v>474.65800000000002</c:v>
                      </c:pt>
                      <c:pt idx="5746" formatCode="General">
                        <c:v>474.66800000000001</c:v>
                      </c:pt>
                      <c:pt idx="5747" formatCode="General">
                        <c:v>474.678</c:v>
                      </c:pt>
                      <c:pt idx="5748" formatCode="General">
                        <c:v>474.68799999999999</c:v>
                      </c:pt>
                      <c:pt idx="5749" formatCode="General">
                        <c:v>474.69799999999998</c:v>
                      </c:pt>
                      <c:pt idx="5750" formatCode="General">
                        <c:v>474.70800000000003</c:v>
                      </c:pt>
                      <c:pt idx="5751" formatCode="General">
                        <c:v>474.71800000000002</c:v>
                      </c:pt>
                      <c:pt idx="5752" formatCode="General">
                        <c:v>474.72800000000001</c:v>
                      </c:pt>
                      <c:pt idx="5753" formatCode="General">
                        <c:v>474.738</c:v>
                      </c:pt>
                      <c:pt idx="5754" formatCode="General">
                        <c:v>474.74799999999999</c:v>
                      </c:pt>
                      <c:pt idx="5755" formatCode="General">
                        <c:v>474.75799999999998</c:v>
                      </c:pt>
                      <c:pt idx="5756" formatCode="General">
                        <c:v>474.76799999999997</c:v>
                      </c:pt>
                      <c:pt idx="5757" formatCode="General">
                        <c:v>474.77800000000002</c:v>
                      </c:pt>
                      <c:pt idx="5758" formatCode="General">
                        <c:v>474.78800000000001</c:v>
                      </c:pt>
                      <c:pt idx="5759" formatCode="General">
                        <c:v>474.798</c:v>
                      </c:pt>
                      <c:pt idx="5760" formatCode="General">
                        <c:v>474.80799999999999</c:v>
                      </c:pt>
                      <c:pt idx="5761" formatCode="General">
                        <c:v>474.81799999999998</c:v>
                      </c:pt>
                      <c:pt idx="5762" formatCode="General">
                        <c:v>474.82799999999997</c:v>
                      </c:pt>
                      <c:pt idx="5763" formatCode="General">
                        <c:v>474.83800000000002</c:v>
                      </c:pt>
                      <c:pt idx="5764" formatCode="General">
                        <c:v>474.84800000000001</c:v>
                      </c:pt>
                      <c:pt idx="5765" formatCode="General">
                        <c:v>474.858</c:v>
                      </c:pt>
                      <c:pt idx="5766" formatCode="General">
                        <c:v>474.86799999999999</c:v>
                      </c:pt>
                      <c:pt idx="5767" formatCode="General">
                        <c:v>474.87799999999999</c:v>
                      </c:pt>
                      <c:pt idx="5768" formatCode="General">
                        <c:v>474.88799999999998</c:v>
                      </c:pt>
                      <c:pt idx="5769" formatCode="General">
                        <c:v>474.89800000000002</c:v>
                      </c:pt>
                      <c:pt idx="5770" formatCode="General">
                        <c:v>474.90800000000002</c:v>
                      </c:pt>
                      <c:pt idx="5771" formatCode="General">
                        <c:v>474.91800000000001</c:v>
                      </c:pt>
                      <c:pt idx="5772" formatCode="General">
                        <c:v>474.928</c:v>
                      </c:pt>
                      <c:pt idx="5773" formatCode="General">
                        <c:v>474.93799999999999</c:v>
                      </c:pt>
                      <c:pt idx="5774" formatCode="General">
                        <c:v>474.94799999999998</c:v>
                      </c:pt>
                      <c:pt idx="5775" formatCode="General">
                        <c:v>474.95800000000003</c:v>
                      </c:pt>
                      <c:pt idx="5776" formatCode="General">
                        <c:v>474.96800000000002</c:v>
                      </c:pt>
                      <c:pt idx="5777" formatCode="General">
                        <c:v>474.97800000000001</c:v>
                      </c:pt>
                      <c:pt idx="5778" formatCode="General">
                        <c:v>474.988</c:v>
                      </c:pt>
                      <c:pt idx="5779" formatCode="General">
                        <c:v>474.99799999999999</c:v>
                      </c:pt>
                      <c:pt idx="5780" formatCode="General">
                        <c:v>475.00799999999998</c:v>
                      </c:pt>
                      <c:pt idx="5781" formatCode="General">
                        <c:v>475.01799999999997</c:v>
                      </c:pt>
                      <c:pt idx="5782" formatCode="General">
                        <c:v>475.02800000000002</c:v>
                      </c:pt>
                      <c:pt idx="5783" formatCode="General">
                        <c:v>475.03800000000001</c:v>
                      </c:pt>
                      <c:pt idx="5784" formatCode="General">
                        <c:v>475.048</c:v>
                      </c:pt>
                      <c:pt idx="5785" formatCode="General">
                        <c:v>475.05799999999999</c:v>
                      </c:pt>
                      <c:pt idx="5786" formatCode="General">
                        <c:v>475.06799999999998</c:v>
                      </c:pt>
                      <c:pt idx="5787" formatCode="General">
                        <c:v>475.07799999999997</c:v>
                      </c:pt>
                      <c:pt idx="5788" formatCode="General">
                        <c:v>475.08800000000002</c:v>
                      </c:pt>
                      <c:pt idx="5789" formatCode="General">
                        <c:v>475.09800000000001</c:v>
                      </c:pt>
                      <c:pt idx="5790" formatCode="General">
                        <c:v>475.108</c:v>
                      </c:pt>
                      <c:pt idx="5791" formatCode="General">
                        <c:v>475.11500000000001</c:v>
                      </c:pt>
                      <c:pt idx="5792" formatCode="General">
                        <c:v>475.11500000000001</c:v>
                      </c:pt>
                      <c:pt idx="5793" formatCode="General">
                        <c:v>476.11500000000001</c:v>
                      </c:pt>
                      <c:pt idx="5794" formatCode="General">
                        <c:v>477.11500000000001</c:v>
                      </c:pt>
                      <c:pt idx="5795" formatCode="General">
                        <c:v>478.11500000000001</c:v>
                      </c:pt>
                      <c:pt idx="5796" formatCode="General">
                        <c:v>479.11500000000001</c:v>
                      </c:pt>
                      <c:pt idx="5797" formatCode="General">
                        <c:v>480.11500000000001</c:v>
                      </c:pt>
                      <c:pt idx="5798" formatCode="General">
                        <c:v>481.11500000000001</c:v>
                      </c:pt>
                      <c:pt idx="5799" formatCode="General">
                        <c:v>482.11500000000001</c:v>
                      </c:pt>
                      <c:pt idx="5800" formatCode="General">
                        <c:v>483.11500000000001</c:v>
                      </c:pt>
                      <c:pt idx="5801" formatCode="General">
                        <c:v>484.11500000000001</c:v>
                      </c:pt>
                      <c:pt idx="5802" formatCode="General">
                        <c:v>485.11500000000001</c:v>
                      </c:pt>
                      <c:pt idx="5803" formatCode="General">
                        <c:v>486.11500000000001</c:v>
                      </c:pt>
                      <c:pt idx="5804" formatCode="General">
                        <c:v>487.11500000000001</c:v>
                      </c:pt>
                      <c:pt idx="5805" formatCode="General">
                        <c:v>488.11500000000001</c:v>
                      </c:pt>
                      <c:pt idx="5806" formatCode="General">
                        <c:v>489.11500000000001</c:v>
                      </c:pt>
                      <c:pt idx="5807" formatCode="General">
                        <c:v>490.11500000000001</c:v>
                      </c:pt>
                      <c:pt idx="5808" formatCode="General">
                        <c:v>491.11500000000001</c:v>
                      </c:pt>
                      <c:pt idx="5809" formatCode="General">
                        <c:v>492.11500000000001</c:v>
                      </c:pt>
                      <c:pt idx="5810" formatCode="General">
                        <c:v>493.11500000000001</c:v>
                      </c:pt>
                      <c:pt idx="5811" formatCode="General">
                        <c:v>494.11500000000001</c:v>
                      </c:pt>
                      <c:pt idx="5812" formatCode="General">
                        <c:v>495.11500000000001</c:v>
                      </c:pt>
                      <c:pt idx="5813" formatCode="General">
                        <c:v>496.11500000000001</c:v>
                      </c:pt>
                      <c:pt idx="5814" formatCode="General">
                        <c:v>497.11500000000001</c:v>
                      </c:pt>
                      <c:pt idx="5815" formatCode="General">
                        <c:v>498.11500000000001</c:v>
                      </c:pt>
                      <c:pt idx="5816" formatCode="General">
                        <c:v>499.11500000000001</c:v>
                      </c:pt>
                      <c:pt idx="5817" formatCode="General">
                        <c:v>500.11500000000001</c:v>
                      </c:pt>
                      <c:pt idx="5818" formatCode="General">
                        <c:v>501.11500000000001</c:v>
                      </c:pt>
                      <c:pt idx="5819" formatCode="General">
                        <c:v>502.11500000000001</c:v>
                      </c:pt>
                      <c:pt idx="5820" formatCode="General">
                        <c:v>503.11500000000001</c:v>
                      </c:pt>
                      <c:pt idx="5821" formatCode="General">
                        <c:v>504.11500000000001</c:v>
                      </c:pt>
                      <c:pt idx="5822" formatCode="General">
                        <c:v>505.11500000000001</c:v>
                      </c:pt>
                      <c:pt idx="5823" formatCode="General">
                        <c:v>506.11500000000001</c:v>
                      </c:pt>
                      <c:pt idx="5824" formatCode="General">
                        <c:v>507.11500000000001</c:v>
                      </c:pt>
                      <c:pt idx="5825" formatCode="General">
                        <c:v>508.11500000000001</c:v>
                      </c:pt>
                      <c:pt idx="5826" formatCode="General">
                        <c:v>509.11500000000001</c:v>
                      </c:pt>
                      <c:pt idx="5827" formatCode="General">
                        <c:v>510.11500000000001</c:v>
                      </c:pt>
                      <c:pt idx="5828" formatCode="General">
                        <c:v>511.11500000000001</c:v>
                      </c:pt>
                      <c:pt idx="5829" formatCode="General">
                        <c:v>512.11500000000001</c:v>
                      </c:pt>
                      <c:pt idx="5830" formatCode="General">
                        <c:v>513.11500000000001</c:v>
                      </c:pt>
                      <c:pt idx="5831" formatCode="General">
                        <c:v>514.11500000000001</c:v>
                      </c:pt>
                      <c:pt idx="5832" formatCode="General">
                        <c:v>515.11500000000001</c:v>
                      </c:pt>
                      <c:pt idx="5833" formatCode="General">
                        <c:v>516.11500000000001</c:v>
                      </c:pt>
                      <c:pt idx="5834" formatCode="General">
                        <c:v>517.11500000000001</c:v>
                      </c:pt>
                      <c:pt idx="5835" formatCode="General">
                        <c:v>518.11500000000001</c:v>
                      </c:pt>
                      <c:pt idx="5836" formatCode="General">
                        <c:v>519.11500000000001</c:v>
                      </c:pt>
                      <c:pt idx="5837" formatCode="General">
                        <c:v>520.11500000000001</c:v>
                      </c:pt>
                      <c:pt idx="5838" formatCode="General">
                        <c:v>521.11500000000001</c:v>
                      </c:pt>
                      <c:pt idx="5839" formatCode="General">
                        <c:v>522.11500000000001</c:v>
                      </c:pt>
                      <c:pt idx="5840" formatCode="General">
                        <c:v>523.11500000000001</c:v>
                      </c:pt>
                      <c:pt idx="5841" formatCode="General">
                        <c:v>524.11500000000001</c:v>
                      </c:pt>
                      <c:pt idx="5842" formatCode="General">
                        <c:v>525.11500000000001</c:v>
                      </c:pt>
                      <c:pt idx="5843" formatCode="General">
                        <c:v>526.11500000000001</c:v>
                      </c:pt>
                      <c:pt idx="5844" formatCode="General">
                        <c:v>527.11500000000001</c:v>
                      </c:pt>
                      <c:pt idx="5845" formatCode="General">
                        <c:v>528.11500000000001</c:v>
                      </c:pt>
                      <c:pt idx="5846" formatCode="General">
                        <c:v>529.11500000000001</c:v>
                      </c:pt>
                      <c:pt idx="5847" formatCode="General">
                        <c:v>530.11500000000001</c:v>
                      </c:pt>
                      <c:pt idx="5848" formatCode="General">
                        <c:v>531.11500000000001</c:v>
                      </c:pt>
                      <c:pt idx="5849" formatCode="General">
                        <c:v>532.11500000000001</c:v>
                      </c:pt>
                      <c:pt idx="5850" formatCode="General">
                        <c:v>533.11500000000001</c:v>
                      </c:pt>
                      <c:pt idx="5851" formatCode="General">
                        <c:v>534.11500000000001</c:v>
                      </c:pt>
                      <c:pt idx="5852" formatCode="General">
                        <c:v>535.11500000000001</c:v>
                      </c:pt>
                      <c:pt idx="5853" formatCode="General">
                        <c:v>536.11500000000001</c:v>
                      </c:pt>
                      <c:pt idx="5854" formatCode="General">
                        <c:v>537.11500000000001</c:v>
                      </c:pt>
                      <c:pt idx="5855" formatCode="General">
                        <c:v>538.11500000000001</c:v>
                      </c:pt>
                      <c:pt idx="5856" formatCode="General">
                        <c:v>539.11500000000001</c:v>
                      </c:pt>
                      <c:pt idx="5857" formatCode="General">
                        <c:v>540.11500000000001</c:v>
                      </c:pt>
                      <c:pt idx="5858" formatCode="General">
                        <c:v>541.11500000000001</c:v>
                      </c:pt>
                      <c:pt idx="5859" formatCode="General">
                        <c:v>542.11500000000001</c:v>
                      </c:pt>
                      <c:pt idx="5860" formatCode="General">
                        <c:v>543.11500000000001</c:v>
                      </c:pt>
                      <c:pt idx="5861" formatCode="General">
                        <c:v>544.11500000000001</c:v>
                      </c:pt>
                      <c:pt idx="5862" formatCode="General">
                        <c:v>545.11500000000001</c:v>
                      </c:pt>
                      <c:pt idx="5863" formatCode="General">
                        <c:v>545.30799999999999</c:v>
                      </c:pt>
                      <c:pt idx="5864" formatCode="General">
                        <c:v>545.30799999999999</c:v>
                      </c:pt>
                      <c:pt idx="5865" formatCode="General">
                        <c:v>545.31799999999998</c:v>
                      </c:pt>
                      <c:pt idx="5866" formatCode="General">
                        <c:v>545.32799999999997</c:v>
                      </c:pt>
                      <c:pt idx="5867" formatCode="General">
                        <c:v>545.33799999999997</c:v>
                      </c:pt>
                      <c:pt idx="5868" formatCode="General">
                        <c:v>545.34799999999996</c:v>
                      </c:pt>
                      <c:pt idx="5869" formatCode="General">
                        <c:v>545.35799999999995</c:v>
                      </c:pt>
                      <c:pt idx="5870" formatCode="General">
                        <c:v>545.36800000000005</c:v>
                      </c:pt>
                      <c:pt idx="5871" formatCode="General">
                        <c:v>545.37800000000004</c:v>
                      </c:pt>
                      <c:pt idx="5872" formatCode="General">
                        <c:v>545.38800000000003</c:v>
                      </c:pt>
                      <c:pt idx="5873" formatCode="General">
                        <c:v>545.39800000000002</c:v>
                      </c:pt>
                      <c:pt idx="5874" formatCode="General">
                        <c:v>545.40800000000002</c:v>
                      </c:pt>
                      <c:pt idx="5875" formatCode="General">
                        <c:v>545.41800000000001</c:v>
                      </c:pt>
                      <c:pt idx="5876" formatCode="General">
                        <c:v>545.428</c:v>
                      </c:pt>
                      <c:pt idx="5877" formatCode="General">
                        <c:v>545.43799999999999</c:v>
                      </c:pt>
                      <c:pt idx="5878" formatCode="General">
                        <c:v>545.44799999999998</c:v>
                      </c:pt>
                      <c:pt idx="5879" formatCode="General">
                        <c:v>545.45799999999997</c:v>
                      </c:pt>
                      <c:pt idx="5880" formatCode="General">
                        <c:v>545.46799999999996</c:v>
                      </c:pt>
                      <c:pt idx="5881" formatCode="General">
                        <c:v>545.47799999999995</c:v>
                      </c:pt>
                      <c:pt idx="5882" formatCode="General">
                        <c:v>545.48800000000006</c:v>
                      </c:pt>
                      <c:pt idx="5883" formatCode="General">
                        <c:v>545.49800000000005</c:v>
                      </c:pt>
                      <c:pt idx="5884" formatCode="General">
                        <c:v>545.50800000000004</c:v>
                      </c:pt>
                      <c:pt idx="5885" formatCode="General">
                        <c:v>545.51800000000003</c:v>
                      </c:pt>
                      <c:pt idx="5886" formatCode="General">
                        <c:v>545.52800000000002</c:v>
                      </c:pt>
                      <c:pt idx="5887" formatCode="General">
                        <c:v>545.53800000000001</c:v>
                      </c:pt>
                      <c:pt idx="5888" formatCode="General">
                        <c:v>545.548</c:v>
                      </c:pt>
                      <c:pt idx="5889" formatCode="General">
                        <c:v>545.55799999999999</c:v>
                      </c:pt>
                      <c:pt idx="5890" formatCode="General">
                        <c:v>545.56799999999998</c:v>
                      </c:pt>
                      <c:pt idx="5891" formatCode="General">
                        <c:v>545.57799999999997</c:v>
                      </c:pt>
                      <c:pt idx="5892" formatCode="General">
                        <c:v>545.58799999999997</c:v>
                      </c:pt>
                      <c:pt idx="5893" formatCode="General">
                        <c:v>545.59799999999996</c:v>
                      </c:pt>
                      <c:pt idx="5894" formatCode="General">
                        <c:v>545.60799999999995</c:v>
                      </c:pt>
                      <c:pt idx="5895" formatCode="General">
                        <c:v>545.61800000000005</c:v>
                      </c:pt>
                      <c:pt idx="5896" formatCode="General">
                        <c:v>545.62800000000004</c:v>
                      </c:pt>
                      <c:pt idx="5897" formatCode="General">
                        <c:v>545.63800000000003</c:v>
                      </c:pt>
                      <c:pt idx="5898" formatCode="General">
                        <c:v>545.64800000000002</c:v>
                      </c:pt>
                      <c:pt idx="5899" formatCode="General">
                        <c:v>545.65800000000002</c:v>
                      </c:pt>
                      <c:pt idx="5900" formatCode="General">
                        <c:v>545.66800000000001</c:v>
                      </c:pt>
                      <c:pt idx="5901" formatCode="General">
                        <c:v>545.678</c:v>
                      </c:pt>
                      <c:pt idx="5902" formatCode="General">
                        <c:v>545.68799999999999</c:v>
                      </c:pt>
                      <c:pt idx="5903" formatCode="General">
                        <c:v>545.69799999999998</c:v>
                      </c:pt>
                      <c:pt idx="5904" formatCode="General">
                        <c:v>545.70799999999997</c:v>
                      </c:pt>
                      <c:pt idx="5905" formatCode="General">
                        <c:v>545.71799999999996</c:v>
                      </c:pt>
                      <c:pt idx="5906" formatCode="General">
                        <c:v>545.72799999999995</c:v>
                      </c:pt>
                      <c:pt idx="5907" formatCode="General">
                        <c:v>545.73800000000006</c:v>
                      </c:pt>
                      <c:pt idx="5908" formatCode="General">
                        <c:v>545.74800000000005</c:v>
                      </c:pt>
                      <c:pt idx="5909" formatCode="General">
                        <c:v>545.75800000000004</c:v>
                      </c:pt>
                      <c:pt idx="5910" formatCode="General">
                        <c:v>545.76800000000003</c:v>
                      </c:pt>
                      <c:pt idx="5911" formatCode="General">
                        <c:v>545.77800000000002</c:v>
                      </c:pt>
                      <c:pt idx="5912" formatCode="General">
                        <c:v>545.78800000000001</c:v>
                      </c:pt>
                      <c:pt idx="5913" formatCode="General">
                        <c:v>545.798</c:v>
                      </c:pt>
                      <c:pt idx="5914" formatCode="General">
                        <c:v>545.80799999999999</c:v>
                      </c:pt>
                      <c:pt idx="5915" formatCode="General">
                        <c:v>545.81799999999998</c:v>
                      </c:pt>
                      <c:pt idx="5916" formatCode="General">
                        <c:v>545.82799999999997</c:v>
                      </c:pt>
                      <c:pt idx="5917" formatCode="General">
                        <c:v>545.83799999999997</c:v>
                      </c:pt>
                      <c:pt idx="5918" formatCode="General">
                        <c:v>545.84799999999996</c:v>
                      </c:pt>
                      <c:pt idx="5919" formatCode="General">
                        <c:v>545.85799999999995</c:v>
                      </c:pt>
                      <c:pt idx="5920" formatCode="General">
                        <c:v>545.86800000000005</c:v>
                      </c:pt>
                      <c:pt idx="5921" formatCode="General">
                        <c:v>545.87800000000004</c:v>
                      </c:pt>
                      <c:pt idx="5922" formatCode="General">
                        <c:v>545.88800000000003</c:v>
                      </c:pt>
                      <c:pt idx="5923" formatCode="General">
                        <c:v>545.89800000000002</c:v>
                      </c:pt>
                      <c:pt idx="5924" formatCode="General">
                        <c:v>545.90800000000002</c:v>
                      </c:pt>
                      <c:pt idx="5925" formatCode="General">
                        <c:v>545.91800000000001</c:v>
                      </c:pt>
                      <c:pt idx="5926" formatCode="General">
                        <c:v>545.928</c:v>
                      </c:pt>
                      <c:pt idx="5927" formatCode="General">
                        <c:v>545.93799999999999</c:v>
                      </c:pt>
                      <c:pt idx="5928" formatCode="General">
                        <c:v>545.94799999999998</c:v>
                      </c:pt>
                      <c:pt idx="5929" formatCode="General">
                        <c:v>545.95799999999997</c:v>
                      </c:pt>
                      <c:pt idx="5930" formatCode="General">
                        <c:v>545.96799999999996</c:v>
                      </c:pt>
                      <c:pt idx="5931" formatCode="General">
                        <c:v>545.97799999999995</c:v>
                      </c:pt>
                      <c:pt idx="5932" formatCode="General">
                        <c:v>545.98800000000006</c:v>
                      </c:pt>
                      <c:pt idx="5933" formatCode="General">
                        <c:v>545.99800000000005</c:v>
                      </c:pt>
                      <c:pt idx="5934" formatCode="General">
                        <c:v>546.00800000000004</c:v>
                      </c:pt>
                      <c:pt idx="5935" formatCode="General">
                        <c:v>546.01800000000003</c:v>
                      </c:pt>
                      <c:pt idx="5936" formatCode="General">
                        <c:v>546.02800000000002</c:v>
                      </c:pt>
                      <c:pt idx="5937" formatCode="General">
                        <c:v>546.03800000000001</c:v>
                      </c:pt>
                      <c:pt idx="5938" formatCode="General">
                        <c:v>546.048</c:v>
                      </c:pt>
                      <c:pt idx="5939" formatCode="General">
                        <c:v>546.05799999999999</c:v>
                      </c:pt>
                      <c:pt idx="5940" formatCode="General">
                        <c:v>546.06799999999998</c:v>
                      </c:pt>
                      <c:pt idx="5941" formatCode="General">
                        <c:v>546.07799999999997</c:v>
                      </c:pt>
                      <c:pt idx="5942" formatCode="General">
                        <c:v>546.08799999999997</c:v>
                      </c:pt>
                      <c:pt idx="5943" formatCode="General">
                        <c:v>546.09799999999996</c:v>
                      </c:pt>
                      <c:pt idx="5944" formatCode="General">
                        <c:v>546.10799999999995</c:v>
                      </c:pt>
                      <c:pt idx="5945" formatCode="General">
                        <c:v>546.11800000000005</c:v>
                      </c:pt>
                      <c:pt idx="5946" formatCode="General">
                        <c:v>546.12800000000004</c:v>
                      </c:pt>
                      <c:pt idx="5947" formatCode="General">
                        <c:v>546.13800000000003</c:v>
                      </c:pt>
                      <c:pt idx="5948" formatCode="General">
                        <c:v>546.14800000000002</c:v>
                      </c:pt>
                      <c:pt idx="5949" formatCode="General">
                        <c:v>546.15800000000002</c:v>
                      </c:pt>
                      <c:pt idx="5950" formatCode="General">
                        <c:v>546.16800000000001</c:v>
                      </c:pt>
                      <c:pt idx="5951" formatCode="General">
                        <c:v>546.178</c:v>
                      </c:pt>
                      <c:pt idx="5952" formatCode="General">
                        <c:v>546.18799999999999</c:v>
                      </c:pt>
                      <c:pt idx="5953" formatCode="General">
                        <c:v>546.19799999999998</c:v>
                      </c:pt>
                      <c:pt idx="5954" formatCode="General">
                        <c:v>546.20799999999997</c:v>
                      </c:pt>
                      <c:pt idx="5955" formatCode="General">
                        <c:v>546.21799999999996</c:v>
                      </c:pt>
                      <c:pt idx="5956" formatCode="General">
                        <c:v>546.22799999999995</c:v>
                      </c:pt>
                      <c:pt idx="5957" formatCode="General">
                        <c:v>546.23800000000006</c:v>
                      </c:pt>
                      <c:pt idx="5958" formatCode="General">
                        <c:v>546.24800000000005</c:v>
                      </c:pt>
                      <c:pt idx="5959" formatCode="General">
                        <c:v>546.25800000000004</c:v>
                      </c:pt>
                      <c:pt idx="5960" formatCode="General">
                        <c:v>546.26800000000003</c:v>
                      </c:pt>
                      <c:pt idx="5961" formatCode="General">
                        <c:v>546.27800000000002</c:v>
                      </c:pt>
                      <c:pt idx="5962" formatCode="General">
                        <c:v>546.28800000000001</c:v>
                      </c:pt>
                      <c:pt idx="5963" formatCode="General">
                        <c:v>546.298</c:v>
                      </c:pt>
                      <c:pt idx="5964" formatCode="General">
                        <c:v>546.30799999999999</c:v>
                      </c:pt>
                      <c:pt idx="5965" formatCode="General">
                        <c:v>546.31799999999998</c:v>
                      </c:pt>
                      <c:pt idx="5966" formatCode="General">
                        <c:v>546.32799999999997</c:v>
                      </c:pt>
                      <c:pt idx="5967" formatCode="General">
                        <c:v>546.33799999999997</c:v>
                      </c:pt>
                      <c:pt idx="5968" formatCode="General">
                        <c:v>546.34799999999996</c:v>
                      </c:pt>
                      <c:pt idx="5969" formatCode="General">
                        <c:v>546.35799999999995</c:v>
                      </c:pt>
                      <c:pt idx="5970" formatCode="General">
                        <c:v>546.36800000000005</c:v>
                      </c:pt>
                      <c:pt idx="5971" formatCode="General">
                        <c:v>546.37800000000004</c:v>
                      </c:pt>
                      <c:pt idx="5972" formatCode="General">
                        <c:v>546.38800000000003</c:v>
                      </c:pt>
                      <c:pt idx="5973" formatCode="General">
                        <c:v>546.39800000000002</c:v>
                      </c:pt>
                      <c:pt idx="5974" formatCode="General">
                        <c:v>546.40800000000002</c:v>
                      </c:pt>
                      <c:pt idx="5975" formatCode="General">
                        <c:v>546.41800000000001</c:v>
                      </c:pt>
                      <c:pt idx="5976" formatCode="General">
                        <c:v>546.428</c:v>
                      </c:pt>
                      <c:pt idx="5977" formatCode="General">
                        <c:v>546.43799999999999</c:v>
                      </c:pt>
                      <c:pt idx="5978" formatCode="General">
                        <c:v>546.44799999999998</c:v>
                      </c:pt>
                      <c:pt idx="5979" formatCode="General">
                        <c:v>546.45799999999997</c:v>
                      </c:pt>
                      <c:pt idx="5980" formatCode="General">
                        <c:v>546.46799999999996</c:v>
                      </c:pt>
                      <c:pt idx="5981" formatCode="General">
                        <c:v>546.47799999999995</c:v>
                      </c:pt>
                      <c:pt idx="5982" formatCode="General">
                        <c:v>546.48800000000006</c:v>
                      </c:pt>
                      <c:pt idx="5983" formatCode="General">
                        <c:v>546.49800000000005</c:v>
                      </c:pt>
                      <c:pt idx="5984" formatCode="General">
                        <c:v>546.50800000000004</c:v>
                      </c:pt>
                      <c:pt idx="5985" formatCode="General">
                        <c:v>546.51800000000003</c:v>
                      </c:pt>
                      <c:pt idx="5986" formatCode="General">
                        <c:v>546.52800000000002</c:v>
                      </c:pt>
                      <c:pt idx="5987" formatCode="General">
                        <c:v>546.53800000000001</c:v>
                      </c:pt>
                      <c:pt idx="5988" formatCode="General">
                        <c:v>546.548</c:v>
                      </c:pt>
                      <c:pt idx="5989" formatCode="General">
                        <c:v>546.55799999999999</c:v>
                      </c:pt>
                      <c:pt idx="5990" formatCode="General">
                        <c:v>546.56799999999998</c:v>
                      </c:pt>
                      <c:pt idx="5991" formatCode="General">
                        <c:v>546.57799999999997</c:v>
                      </c:pt>
                      <c:pt idx="5992" formatCode="General">
                        <c:v>546.58799999999997</c:v>
                      </c:pt>
                      <c:pt idx="5993" formatCode="General">
                        <c:v>546.59799999999996</c:v>
                      </c:pt>
                      <c:pt idx="5994" formatCode="General">
                        <c:v>546.60799999999995</c:v>
                      </c:pt>
                      <c:pt idx="5995" formatCode="General">
                        <c:v>546.61800000000005</c:v>
                      </c:pt>
                      <c:pt idx="5996" formatCode="General">
                        <c:v>546.62800000000004</c:v>
                      </c:pt>
                      <c:pt idx="5997" formatCode="General">
                        <c:v>546.63800000000003</c:v>
                      </c:pt>
                      <c:pt idx="5998" formatCode="General">
                        <c:v>546.64800000000002</c:v>
                      </c:pt>
                      <c:pt idx="5999" formatCode="General">
                        <c:v>546.65800000000002</c:v>
                      </c:pt>
                      <c:pt idx="6000" formatCode="General">
                        <c:v>546.66800000000001</c:v>
                      </c:pt>
                      <c:pt idx="6001" formatCode="General">
                        <c:v>546.678</c:v>
                      </c:pt>
                      <c:pt idx="6002" formatCode="General">
                        <c:v>546.68799999999999</c:v>
                      </c:pt>
                      <c:pt idx="6003" formatCode="General">
                        <c:v>546.69799999999998</c:v>
                      </c:pt>
                      <c:pt idx="6004" formatCode="General">
                        <c:v>546.70799999999997</c:v>
                      </c:pt>
                      <c:pt idx="6005" formatCode="General">
                        <c:v>546.71799999999996</c:v>
                      </c:pt>
                      <c:pt idx="6006" formatCode="General">
                        <c:v>546.72799999999995</c:v>
                      </c:pt>
                      <c:pt idx="6007" formatCode="General">
                        <c:v>546.73800000000006</c:v>
                      </c:pt>
                      <c:pt idx="6008" formatCode="General">
                        <c:v>546.74800000000005</c:v>
                      </c:pt>
                      <c:pt idx="6009" formatCode="General">
                        <c:v>546.75800000000004</c:v>
                      </c:pt>
                      <c:pt idx="6010" formatCode="General">
                        <c:v>546.76800000000003</c:v>
                      </c:pt>
                      <c:pt idx="6011" formatCode="General">
                        <c:v>546.77800000000002</c:v>
                      </c:pt>
                      <c:pt idx="6012" formatCode="General">
                        <c:v>546.78800000000001</c:v>
                      </c:pt>
                      <c:pt idx="6013" formatCode="General">
                        <c:v>546.798</c:v>
                      </c:pt>
                      <c:pt idx="6014" formatCode="General">
                        <c:v>546.80799999999999</c:v>
                      </c:pt>
                      <c:pt idx="6015" formatCode="General">
                        <c:v>546.81799999999998</c:v>
                      </c:pt>
                      <c:pt idx="6016" formatCode="General">
                        <c:v>546.82799999999997</c:v>
                      </c:pt>
                      <c:pt idx="6017" formatCode="General">
                        <c:v>546.83799999999997</c:v>
                      </c:pt>
                      <c:pt idx="6018" formatCode="General">
                        <c:v>546.84799999999996</c:v>
                      </c:pt>
                      <c:pt idx="6019" formatCode="General">
                        <c:v>546.85799999999995</c:v>
                      </c:pt>
                      <c:pt idx="6020" formatCode="General">
                        <c:v>546.86800000000005</c:v>
                      </c:pt>
                      <c:pt idx="6021" formatCode="General">
                        <c:v>546.87800000000004</c:v>
                      </c:pt>
                      <c:pt idx="6022" formatCode="General">
                        <c:v>546.88800000000003</c:v>
                      </c:pt>
                      <c:pt idx="6023" formatCode="General">
                        <c:v>546.89800000000002</c:v>
                      </c:pt>
                      <c:pt idx="6024" formatCode="General">
                        <c:v>546.90800000000002</c:v>
                      </c:pt>
                      <c:pt idx="6025" formatCode="General">
                        <c:v>546.91800000000001</c:v>
                      </c:pt>
                      <c:pt idx="6026" formatCode="General">
                        <c:v>546.928</c:v>
                      </c:pt>
                      <c:pt idx="6027" formatCode="General">
                        <c:v>546.93799999999999</c:v>
                      </c:pt>
                      <c:pt idx="6028" formatCode="General">
                        <c:v>546.94799999999998</c:v>
                      </c:pt>
                      <c:pt idx="6029" formatCode="General">
                        <c:v>546.95799999999997</c:v>
                      </c:pt>
                      <c:pt idx="6030" formatCode="General">
                        <c:v>546.96799999999996</c:v>
                      </c:pt>
                      <c:pt idx="6031" formatCode="General">
                        <c:v>546.97799999999995</c:v>
                      </c:pt>
                      <c:pt idx="6032" formatCode="General">
                        <c:v>546.98800000000006</c:v>
                      </c:pt>
                      <c:pt idx="6033" formatCode="General">
                        <c:v>546.99800000000005</c:v>
                      </c:pt>
                      <c:pt idx="6034" formatCode="General">
                        <c:v>547.00800000000004</c:v>
                      </c:pt>
                      <c:pt idx="6035" formatCode="General">
                        <c:v>547.01800000000003</c:v>
                      </c:pt>
                      <c:pt idx="6036" formatCode="General">
                        <c:v>547.02800000000002</c:v>
                      </c:pt>
                      <c:pt idx="6037" formatCode="General">
                        <c:v>547.03800000000001</c:v>
                      </c:pt>
                      <c:pt idx="6038" formatCode="General">
                        <c:v>547.048</c:v>
                      </c:pt>
                      <c:pt idx="6039" formatCode="General">
                        <c:v>547.05799999999999</c:v>
                      </c:pt>
                      <c:pt idx="6040" formatCode="General">
                        <c:v>547.06799999999998</c:v>
                      </c:pt>
                      <c:pt idx="6041" formatCode="General">
                        <c:v>547.07799999999997</c:v>
                      </c:pt>
                      <c:pt idx="6042" formatCode="General">
                        <c:v>547.08799999999997</c:v>
                      </c:pt>
                      <c:pt idx="6043" formatCode="General">
                        <c:v>547.09799999999996</c:v>
                      </c:pt>
                      <c:pt idx="6044" formatCode="General">
                        <c:v>547.10799999999995</c:v>
                      </c:pt>
                      <c:pt idx="6045" formatCode="General">
                        <c:v>547.11800000000005</c:v>
                      </c:pt>
                      <c:pt idx="6046" formatCode="General">
                        <c:v>547.12800000000004</c:v>
                      </c:pt>
                      <c:pt idx="6047" formatCode="General">
                        <c:v>547.13800000000003</c:v>
                      </c:pt>
                      <c:pt idx="6048" formatCode="General">
                        <c:v>547.14800000000002</c:v>
                      </c:pt>
                      <c:pt idx="6049" formatCode="General">
                        <c:v>547.15800000000002</c:v>
                      </c:pt>
                      <c:pt idx="6050" formatCode="General">
                        <c:v>547.16800000000001</c:v>
                      </c:pt>
                      <c:pt idx="6051" formatCode="General">
                        <c:v>547.178</c:v>
                      </c:pt>
                      <c:pt idx="6052" formatCode="General">
                        <c:v>547.18799999999999</c:v>
                      </c:pt>
                      <c:pt idx="6053" formatCode="General">
                        <c:v>547.19799999999998</c:v>
                      </c:pt>
                      <c:pt idx="6054" formatCode="General">
                        <c:v>547.20799999999997</c:v>
                      </c:pt>
                      <c:pt idx="6055" formatCode="General">
                        <c:v>547.21799999999996</c:v>
                      </c:pt>
                      <c:pt idx="6056" formatCode="General">
                        <c:v>547.22799999999995</c:v>
                      </c:pt>
                      <c:pt idx="6057" formatCode="General">
                        <c:v>547.23800000000006</c:v>
                      </c:pt>
                      <c:pt idx="6058" formatCode="General">
                        <c:v>547.24800000000005</c:v>
                      </c:pt>
                      <c:pt idx="6059" formatCode="General">
                        <c:v>547.25800000000004</c:v>
                      </c:pt>
                      <c:pt idx="6060" formatCode="General">
                        <c:v>547.26800000000003</c:v>
                      </c:pt>
                      <c:pt idx="6061" formatCode="General">
                        <c:v>547.27800000000002</c:v>
                      </c:pt>
                      <c:pt idx="6062" formatCode="General">
                        <c:v>547.28800000000001</c:v>
                      </c:pt>
                      <c:pt idx="6063" formatCode="General">
                        <c:v>547.298</c:v>
                      </c:pt>
                      <c:pt idx="6064" formatCode="General">
                        <c:v>547.30799999999999</c:v>
                      </c:pt>
                      <c:pt idx="6065" formatCode="General">
                        <c:v>547.31799999999998</c:v>
                      </c:pt>
                      <c:pt idx="6066" formatCode="General">
                        <c:v>547.32799999999997</c:v>
                      </c:pt>
                      <c:pt idx="6067" formatCode="General">
                        <c:v>547.33799999999997</c:v>
                      </c:pt>
                      <c:pt idx="6068" formatCode="General">
                        <c:v>547.34799999999996</c:v>
                      </c:pt>
                      <c:pt idx="6069" formatCode="General">
                        <c:v>547.35799999999995</c:v>
                      </c:pt>
                      <c:pt idx="6070" formatCode="General">
                        <c:v>547.36800000000005</c:v>
                      </c:pt>
                      <c:pt idx="6071" formatCode="General">
                        <c:v>547.37800000000004</c:v>
                      </c:pt>
                      <c:pt idx="6072" formatCode="General">
                        <c:v>547.38800000000003</c:v>
                      </c:pt>
                      <c:pt idx="6073" formatCode="General">
                        <c:v>547.39800000000002</c:v>
                      </c:pt>
                      <c:pt idx="6074" formatCode="General">
                        <c:v>547.40800000000002</c:v>
                      </c:pt>
                      <c:pt idx="6075" formatCode="General">
                        <c:v>547.41800000000001</c:v>
                      </c:pt>
                      <c:pt idx="6076" formatCode="General">
                        <c:v>547.428</c:v>
                      </c:pt>
                      <c:pt idx="6077" formatCode="General">
                        <c:v>547.43799999999999</c:v>
                      </c:pt>
                      <c:pt idx="6078" formatCode="General">
                        <c:v>547.44799999999998</c:v>
                      </c:pt>
                      <c:pt idx="6079" formatCode="General">
                        <c:v>547.45799999999997</c:v>
                      </c:pt>
                      <c:pt idx="6080" formatCode="General">
                        <c:v>547.46799999999996</c:v>
                      </c:pt>
                      <c:pt idx="6081" formatCode="General">
                        <c:v>547.47799999999995</c:v>
                      </c:pt>
                      <c:pt idx="6082" formatCode="General">
                        <c:v>547.48800000000006</c:v>
                      </c:pt>
                      <c:pt idx="6083" formatCode="General">
                        <c:v>547.49800000000005</c:v>
                      </c:pt>
                      <c:pt idx="6084" formatCode="General">
                        <c:v>547.50800000000004</c:v>
                      </c:pt>
                      <c:pt idx="6085" formatCode="General">
                        <c:v>547.51800000000003</c:v>
                      </c:pt>
                      <c:pt idx="6086" formatCode="General">
                        <c:v>547.52800000000002</c:v>
                      </c:pt>
                      <c:pt idx="6087" formatCode="General">
                        <c:v>547.53800000000001</c:v>
                      </c:pt>
                      <c:pt idx="6088" formatCode="General">
                        <c:v>547.548</c:v>
                      </c:pt>
                      <c:pt idx="6089" formatCode="General">
                        <c:v>547.55799999999999</c:v>
                      </c:pt>
                      <c:pt idx="6090" formatCode="General">
                        <c:v>547.56799999999998</c:v>
                      </c:pt>
                      <c:pt idx="6091" formatCode="General">
                        <c:v>547.57799999999997</c:v>
                      </c:pt>
                      <c:pt idx="6092" formatCode="General">
                        <c:v>547.58799999999997</c:v>
                      </c:pt>
                      <c:pt idx="6093" formatCode="General">
                        <c:v>547.59799999999996</c:v>
                      </c:pt>
                      <c:pt idx="6094" formatCode="General">
                        <c:v>547.60799999999995</c:v>
                      </c:pt>
                      <c:pt idx="6095" formatCode="General">
                        <c:v>547.61800000000005</c:v>
                      </c:pt>
                      <c:pt idx="6096" formatCode="General">
                        <c:v>547.62800000000004</c:v>
                      </c:pt>
                      <c:pt idx="6097" formatCode="General">
                        <c:v>547.63800000000003</c:v>
                      </c:pt>
                      <c:pt idx="6098" formatCode="General">
                        <c:v>547.64800000000002</c:v>
                      </c:pt>
                      <c:pt idx="6099" formatCode="General">
                        <c:v>547.65800000000002</c:v>
                      </c:pt>
                      <c:pt idx="6100" formatCode="General">
                        <c:v>547.66800000000001</c:v>
                      </c:pt>
                      <c:pt idx="6101" formatCode="General">
                        <c:v>547.678</c:v>
                      </c:pt>
                      <c:pt idx="6102" formatCode="General">
                        <c:v>547.68799999999999</c:v>
                      </c:pt>
                      <c:pt idx="6103" formatCode="General">
                        <c:v>547.69799999999998</c:v>
                      </c:pt>
                      <c:pt idx="6104" formatCode="General">
                        <c:v>547.70799999999997</c:v>
                      </c:pt>
                      <c:pt idx="6105" formatCode="General">
                        <c:v>547.71799999999996</c:v>
                      </c:pt>
                      <c:pt idx="6106" formatCode="General">
                        <c:v>547.72799999999995</c:v>
                      </c:pt>
                      <c:pt idx="6107" formatCode="General">
                        <c:v>547.73800000000006</c:v>
                      </c:pt>
                      <c:pt idx="6108" formatCode="General">
                        <c:v>547.74800000000005</c:v>
                      </c:pt>
                      <c:pt idx="6109" formatCode="General">
                        <c:v>547.75800000000004</c:v>
                      </c:pt>
                      <c:pt idx="6110" formatCode="General">
                        <c:v>547.76800000000003</c:v>
                      </c:pt>
                      <c:pt idx="6111" formatCode="General">
                        <c:v>547.77800000000002</c:v>
                      </c:pt>
                      <c:pt idx="6112" formatCode="General">
                        <c:v>547.78800000000001</c:v>
                      </c:pt>
                      <c:pt idx="6113" formatCode="General">
                        <c:v>547.798</c:v>
                      </c:pt>
                      <c:pt idx="6114" formatCode="General">
                        <c:v>547.80799999999999</c:v>
                      </c:pt>
                      <c:pt idx="6115" formatCode="General">
                        <c:v>547.81799999999998</c:v>
                      </c:pt>
                      <c:pt idx="6116" formatCode="General">
                        <c:v>547.82799999999997</c:v>
                      </c:pt>
                      <c:pt idx="6117" formatCode="General">
                        <c:v>547.83799999999997</c:v>
                      </c:pt>
                      <c:pt idx="6118" formatCode="General">
                        <c:v>547.84799999999996</c:v>
                      </c:pt>
                      <c:pt idx="6119" formatCode="General">
                        <c:v>547.85799999999995</c:v>
                      </c:pt>
                      <c:pt idx="6120" formatCode="General">
                        <c:v>547.86800000000005</c:v>
                      </c:pt>
                      <c:pt idx="6121" formatCode="General">
                        <c:v>547.87800000000004</c:v>
                      </c:pt>
                      <c:pt idx="6122" formatCode="General">
                        <c:v>547.88800000000003</c:v>
                      </c:pt>
                      <c:pt idx="6123" formatCode="General">
                        <c:v>547.89800000000002</c:v>
                      </c:pt>
                      <c:pt idx="6124" formatCode="General">
                        <c:v>547.90800000000002</c:v>
                      </c:pt>
                      <c:pt idx="6125" formatCode="General">
                        <c:v>547.91800000000001</c:v>
                      </c:pt>
                      <c:pt idx="6126" formatCode="General">
                        <c:v>547.928</c:v>
                      </c:pt>
                      <c:pt idx="6127" formatCode="General">
                        <c:v>547.93799999999999</c:v>
                      </c:pt>
                      <c:pt idx="6128" formatCode="General">
                        <c:v>547.94799999999998</c:v>
                      </c:pt>
                      <c:pt idx="6129" formatCode="General">
                        <c:v>547.95799999999997</c:v>
                      </c:pt>
                      <c:pt idx="6130" formatCode="General">
                        <c:v>547.96799999999996</c:v>
                      </c:pt>
                      <c:pt idx="6131" formatCode="General">
                        <c:v>547.97799999999995</c:v>
                      </c:pt>
                      <c:pt idx="6132" formatCode="General">
                        <c:v>547.98800000000006</c:v>
                      </c:pt>
                      <c:pt idx="6133" formatCode="General">
                        <c:v>547.99800000000005</c:v>
                      </c:pt>
                      <c:pt idx="6134" formatCode="General">
                        <c:v>548.00800000000004</c:v>
                      </c:pt>
                      <c:pt idx="6135" formatCode="General">
                        <c:v>548.01800000000003</c:v>
                      </c:pt>
                      <c:pt idx="6136" formatCode="General">
                        <c:v>548.02800000000002</c:v>
                      </c:pt>
                      <c:pt idx="6137" formatCode="General">
                        <c:v>548.03800000000001</c:v>
                      </c:pt>
                      <c:pt idx="6138" formatCode="General">
                        <c:v>548.048</c:v>
                      </c:pt>
                      <c:pt idx="6139" formatCode="General">
                        <c:v>548.05799999999999</c:v>
                      </c:pt>
                      <c:pt idx="6140" formatCode="General">
                        <c:v>548.06799999999998</c:v>
                      </c:pt>
                      <c:pt idx="6141" formatCode="General">
                        <c:v>548.07799999999997</c:v>
                      </c:pt>
                      <c:pt idx="6142" formatCode="General">
                        <c:v>548.08799999999997</c:v>
                      </c:pt>
                      <c:pt idx="6143" formatCode="General">
                        <c:v>548.09799999999996</c:v>
                      </c:pt>
                      <c:pt idx="6144" formatCode="General">
                        <c:v>548.10799999999995</c:v>
                      </c:pt>
                      <c:pt idx="6145" formatCode="General">
                        <c:v>548.11800000000005</c:v>
                      </c:pt>
                      <c:pt idx="6146" formatCode="General">
                        <c:v>548.12800000000004</c:v>
                      </c:pt>
                      <c:pt idx="6147" formatCode="General">
                        <c:v>548.13800000000003</c:v>
                      </c:pt>
                      <c:pt idx="6148" formatCode="General">
                        <c:v>548.14800000000002</c:v>
                      </c:pt>
                      <c:pt idx="6149" formatCode="General">
                        <c:v>548.15800000000002</c:v>
                      </c:pt>
                      <c:pt idx="6150" formatCode="General">
                        <c:v>548.16800000000001</c:v>
                      </c:pt>
                      <c:pt idx="6151" formatCode="General">
                        <c:v>548.178</c:v>
                      </c:pt>
                      <c:pt idx="6152" formatCode="General">
                        <c:v>548.18799999999999</c:v>
                      </c:pt>
                      <c:pt idx="6153" formatCode="General">
                        <c:v>548.19799999999998</c:v>
                      </c:pt>
                      <c:pt idx="6154" formatCode="General">
                        <c:v>548.20799999999997</c:v>
                      </c:pt>
                      <c:pt idx="6155" formatCode="General">
                        <c:v>548.21799999999996</c:v>
                      </c:pt>
                      <c:pt idx="6156" formatCode="General">
                        <c:v>548.22799999999995</c:v>
                      </c:pt>
                      <c:pt idx="6157" formatCode="General">
                        <c:v>548.23800000000006</c:v>
                      </c:pt>
                      <c:pt idx="6158" formatCode="General">
                        <c:v>548.24800000000005</c:v>
                      </c:pt>
                      <c:pt idx="6159" formatCode="General">
                        <c:v>548.25800000000004</c:v>
                      </c:pt>
                      <c:pt idx="6160" formatCode="General">
                        <c:v>548.26800000000003</c:v>
                      </c:pt>
                      <c:pt idx="6161" formatCode="General">
                        <c:v>548.27800000000002</c:v>
                      </c:pt>
                      <c:pt idx="6162" formatCode="General">
                        <c:v>548.28800000000001</c:v>
                      </c:pt>
                      <c:pt idx="6163" formatCode="General">
                        <c:v>548.298</c:v>
                      </c:pt>
                      <c:pt idx="6164" formatCode="General">
                        <c:v>548.30799999999999</c:v>
                      </c:pt>
                      <c:pt idx="6165" formatCode="General">
                        <c:v>548.31799999999998</c:v>
                      </c:pt>
                      <c:pt idx="6166" formatCode="General">
                        <c:v>548.32799999999997</c:v>
                      </c:pt>
                      <c:pt idx="6167" formatCode="General">
                        <c:v>548.33799999999997</c:v>
                      </c:pt>
                      <c:pt idx="6168" formatCode="General">
                        <c:v>548.34799999999996</c:v>
                      </c:pt>
                      <c:pt idx="6169" formatCode="General">
                        <c:v>548.35799999999995</c:v>
                      </c:pt>
                      <c:pt idx="6170" formatCode="General">
                        <c:v>548.36800000000005</c:v>
                      </c:pt>
                      <c:pt idx="6171" formatCode="General">
                        <c:v>548.37800000000004</c:v>
                      </c:pt>
                      <c:pt idx="6172" formatCode="General">
                        <c:v>548.38800000000003</c:v>
                      </c:pt>
                      <c:pt idx="6173" formatCode="General">
                        <c:v>548.39800000000002</c:v>
                      </c:pt>
                      <c:pt idx="6174" formatCode="General">
                        <c:v>548.40800000000002</c:v>
                      </c:pt>
                      <c:pt idx="6175" formatCode="General">
                        <c:v>548.41800000000001</c:v>
                      </c:pt>
                      <c:pt idx="6176" formatCode="General">
                        <c:v>548.428</c:v>
                      </c:pt>
                      <c:pt idx="6177" formatCode="General">
                        <c:v>548.43799999999999</c:v>
                      </c:pt>
                      <c:pt idx="6178" formatCode="General">
                        <c:v>548.44799999999998</c:v>
                      </c:pt>
                      <c:pt idx="6179" formatCode="General">
                        <c:v>548.45799999999997</c:v>
                      </c:pt>
                      <c:pt idx="6180" formatCode="General">
                        <c:v>548.46799999999996</c:v>
                      </c:pt>
                      <c:pt idx="6181" formatCode="General">
                        <c:v>548.47799999999995</c:v>
                      </c:pt>
                      <c:pt idx="6182" formatCode="General">
                        <c:v>548.48800000000006</c:v>
                      </c:pt>
                      <c:pt idx="6183" formatCode="General">
                        <c:v>548.49800000000005</c:v>
                      </c:pt>
                      <c:pt idx="6184" formatCode="General">
                        <c:v>548.50800000000004</c:v>
                      </c:pt>
                      <c:pt idx="6185" formatCode="General">
                        <c:v>548.51800000000003</c:v>
                      </c:pt>
                      <c:pt idx="6186" formatCode="General">
                        <c:v>548.52800000000002</c:v>
                      </c:pt>
                      <c:pt idx="6187" formatCode="General">
                        <c:v>548.53800000000001</c:v>
                      </c:pt>
                      <c:pt idx="6188" formatCode="General">
                        <c:v>548.548</c:v>
                      </c:pt>
                      <c:pt idx="6189" formatCode="General">
                        <c:v>548.55799999999999</c:v>
                      </c:pt>
                      <c:pt idx="6190" formatCode="General">
                        <c:v>548.56799999999998</c:v>
                      </c:pt>
                      <c:pt idx="6191" formatCode="General">
                        <c:v>548.57799999999997</c:v>
                      </c:pt>
                      <c:pt idx="6192" formatCode="General">
                        <c:v>548.58799999999997</c:v>
                      </c:pt>
                      <c:pt idx="6193" formatCode="General">
                        <c:v>548.59799999999996</c:v>
                      </c:pt>
                      <c:pt idx="6194" formatCode="General">
                        <c:v>548.60799999999995</c:v>
                      </c:pt>
                      <c:pt idx="6195" formatCode="General">
                        <c:v>548.61800000000005</c:v>
                      </c:pt>
                      <c:pt idx="6196" formatCode="General">
                        <c:v>548.62800000000004</c:v>
                      </c:pt>
                      <c:pt idx="6197" formatCode="General">
                        <c:v>548.63800000000003</c:v>
                      </c:pt>
                      <c:pt idx="6198" formatCode="General">
                        <c:v>548.64800000000002</c:v>
                      </c:pt>
                      <c:pt idx="6199" formatCode="General">
                        <c:v>548.65800000000002</c:v>
                      </c:pt>
                      <c:pt idx="6200" formatCode="General">
                        <c:v>548.66800000000001</c:v>
                      </c:pt>
                      <c:pt idx="6201" formatCode="General">
                        <c:v>548.678</c:v>
                      </c:pt>
                      <c:pt idx="6202" formatCode="General">
                        <c:v>548.68799999999999</c:v>
                      </c:pt>
                      <c:pt idx="6203" formatCode="General">
                        <c:v>548.69799999999998</c:v>
                      </c:pt>
                      <c:pt idx="6204" formatCode="General">
                        <c:v>548.70799999999997</c:v>
                      </c:pt>
                      <c:pt idx="6205" formatCode="General">
                        <c:v>548.71799999999996</c:v>
                      </c:pt>
                      <c:pt idx="6206" formatCode="General">
                        <c:v>548.72799999999995</c:v>
                      </c:pt>
                      <c:pt idx="6207" formatCode="General">
                        <c:v>548.73800000000006</c:v>
                      </c:pt>
                      <c:pt idx="6208" formatCode="General">
                        <c:v>548.74800000000005</c:v>
                      </c:pt>
                      <c:pt idx="6209" formatCode="General">
                        <c:v>548.75800000000004</c:v>
                      </c:pt>
                      <c:pt idx="6210" formatCode="General">
                        <c:v>548.76800000000003</c:v>
                      </c:pt>
                      <c:pt idx="6211" formatCode="General">
                        <c:v>548.77800000000002</c:v>
                      </c:pt>
                      <c:pt idx="6212" formatCode="General">
                        <c:v>548.78800000000001</c:v>
                      </c:pt>
                      <c:pt idx="6213" formatCode="General">
                        <c:v>548.798</c:v>
                      </c:pt>
                      <c:pt idx="6214" formatCode="General">
                        <c:v>548.80799999999999</c:v>
                      </c:pt>
                      <c:pt idx="6215" formatCode="General">
                        <c:v>548.81799999999998</c:v>
                      </c:pt>
                      <c:pt idx="6216" formatCode="General">
                        <c:v>548.82799999999997</c:v>
                      </c:pt>
                      <c:pt idx="6217" formatCode="General">
                        <c:v>548.83799999999997</c:v>
                      </c:pt>
                      <c:pt idx="6218" formatCode="General">
                        <c:v>548.84799999999996</c:v>
                      </c:pt>
                      <c:pt idx="6219" formatCode="General">
                        <c:v>548.85799999999995</c:v>
                      </c:pt>
                      <c:pt idx="6220" formatCode="General">
                        <c:v>548.86800000000005</c:v>
                      </c:pt>
                      <c:pt idx="6221" formatCode="General">
                        <c:v>548.87800000000004</c:v>
                      </c:pt>
                      <c:pt idx="6222" formatCode="General">
                        <c:v>548.88800000000003</c:v>
                      </c:pt>
                      <c:pt idx="6223" formatCode="General">
                        <c:v>548.89800000000002</c:v>
                      </c:pt>
                      <c:pt idx="6224" formatCode="General">
                        <c:v>548.90800000000002</c:v>
                      </c:pt>
                      <c:pt idx="6225" formatCode="General">
                        <c:v>548.91800000000001</c:v>
                      </c:pt>
                      <c:pt idx="6226" formatCode="General">
                        <c:v>548.928</c:v>
                      </c:pt>
                      <c:pt idx="6227" formatCode="General">
                        <c:v>548.93799999999999</c:v>
                      </c:pt>
                      <c:pt idx="6228" formatCode="General">
                        <c:v>548.94799999999998</c:v>
                      </c:pt>
                      <c:pt idx="6229" formatCode="General">
                        <c:v>548.95799999999997</c:v>
                      </c:pt>
                      <c:pt idx="6230" formatCode="General">
                        <c:v>548.96799999999996</c:v>
                      </c:pt>
                      <c:pt idx="6231" formatCode="General">
                        <c:v>548.97799999999995</c:v>
                      </c:pt>
                      <c:pt idx="6232" formatCode="General">
                        <c:v>548.98800000000006</c:v>
                      </c:pt>
                      <c:pt idx="6233" formatCode="General">
                        <c:v>548.99800000000005</c:v>
                      </c:pt>
                      <c:pt idx="6234" formatCode="General">
                        <c:v>549.00800000000004</c:v>
                      </c:pt>
                      <c:pt idx="6235" formatCode="General">
                        <c:v>549.01800000000003</c:v>
                      </c:pt>
                      <c:pt idx="6236" formatCode="General">
                        <c:v>549.02800000000002</c:v>
                      </c:pt>
                      <c:pt idx="6237" formatCode="General">
                        <c:v>549.03800000000001</c:v>
                      </c:pt>
                      <c:pt idx="6238" formatCode="General">
                        <c:v>549.048</c:v>
                      </c:pt>
                      <c:pt idx="6239" formatCode="General">
                        <c:v>549.05799999999999</c:v>
                      </c:pt>
                      <c:pt idx="6240" formatCode="General">
                        <c:v>549.06799999999998</c:v>
                      </c:pt>
                      <c:pt idx="6241" formatCode="General">
                        <c:v>549.07799999999997</c:v>
                      </c:pt>
                      <c:pt idx="6242" formatCode="General">
                        <c:v>549.08799999999997</c:v>
                      </c:pt>
                      <c:pt idx="6243" formatCode="General">
                        <c:v>549.09799999999996</c:v>
                      </c:pt>
                      <c:pt idx="6244" formatCode="General">
                        <c:v>549.10799999999995</c:v>
                      </c:pt>
                      <c:pt idx="6245" formatCode="General">
                        <c:v>549.11800000000005</c:v>
                      </c:pt>
                      <c:pt idx="6246" formatCode="General">
                        <c:v>549.12800000000004</c:v>
                      </c:pt>
                      <c:pt idx="6247" formatCode="General">
                        <c:v>549.13800000000003</c:v>
                      </c:pt>
                      <c:pt idx="6248" formatCode="General">
                        <c:v>549.14800000000002</c:v>
                      </c:pt>
                      <c:pt idx="6249" formatCode="General">
                        <c:v>549.15800000000002</c:v>
                      </c:pt>
                      <c:pt idx="6250" formatCode="General">
                        <c:v>549.16800000000001</c:v>
                      </c:pt>
                      <c:pt idx="6251" formatCode="General">
                        <c:v>549.178</c:v>
                      </c:pt>
                      <c:pt idx="6252" formatCode="General">
                        <c:v>549.18799999999999</c:v>
                      </c:pt>
                      <c:pt idx="6253" formatCode="General">
                        <c:v>549.19799999999998</c:v>
                      </c:pt>
                      <c:pt idx="6254" formatCode="General">
                        <c:v>549.20799999999997</c:v>
                      </c:pt>
                      <c:pt idx="6255" formatCode="General">
                        <c:v>549.21799999999996</c:v>
                      </c:pt>
                      <c:pt idx="6256" formatCode="General">
                        <c:v>549.22799999999995</c:v>
                      </c:pt>
                      <c:pt idx="6257" formatCode="General">
                        <c:v>549.23800000000006</c:v>
                      </c:pt>
                      <c:pt idx="6258" formatCode="General">
                        <c:v>549.24800000000005</c:v>
                      </c:pt>
                      <c:pt idx="6259" formatCode="General">
                        <c:v>549.25800000000004</c:v>
                      </c:pt>
                      <c:pt idx="6260" formatCode="General">
                        <c:v>549.26800000000003</c:v>
                      </c:pt>
                      <c:pt idx="6261" formatCode="General">
                        <c:v>549.27800000000002</c:v>
                      </c:pt>
                      <c:pt idx="6262" formatCode="General">
                        <c:v>549.28800000000001</c:v>
                      </c:pt>
                      <c:pt idx="6263" formatCode="General">
                        <c:v>549.298</c:v>
                      </c:pt>
                      <c:pt idx="6264" formatCode="General">
                        <c:v>549.30799999999999</c:v>
                      </c:pt>
                      <c:pt idx="6265" formatCode="General">
                        <c:v>549.31799999999998</c:v>
                      </c:pt>
                      <c:pt idx="6266" formatCode="General">
                        <c:v>549.32799999999997</c:v>
                      </c:pt>
                      <c:pt idx="6267" formatCode="General">
                        <c:v>549.33799999999997</c:v>
                      </c:pt>
                      <c:pt idx="6268" formatCode="General">
                        <c:v>549.34799999999996</c:v>
                      </c:pt>
                      <c:pt idx="6269" formatCode="General">
                        <c:v>549.35799999999995</c:v>
                      </c:pt>
                      <c:pt idx="6270" formatCode="General">
                        <c:v>549.36800000000005</c:v>
                      </c:pt>
                      <c:pt idx="6271" formatCode="General">
                        <c:v>549.37800000000004</c:v>
                      </c:pt>
                      <c:pt idx="6272" formatCode="General">
                        <c:v>549.38800000000003</c:v>
                      </c:pt>
                      <c:pt idx="6273" formatCode="General">
                        <c:v>549.39800000000002</c:v>
                      </c:pt>
                      <c:pt idx="6274" formatCode="General">
                        <c:v>549.40800000000002</c:v>
                      </c:pt>
                      <c:pt idx="6275" formatCode="General">
                        <c:v>549.41800000000001</c:v>
                      </c:pt>
                      <c:pt idx="6276" formatCode="General">
                        <c:v>549.428</c:v>
                      </c:pt>
                      <c:pt idx="6277" formatCode="General">
                        <c:v>549.43799999999999</c:v>
                      </c:pt>
                      <c:pt idx="6278" formatCode="General">
                        <c:v>549.44799999999998</c:v>
                      </c:pt>
                      <c:pt idx="6279" formatCode="General">
                        <c:v>549.45799999999997</c:v>
                      </c:pt>
                      <c:pt idx="6280" formatCode="General">
                        <c:v>549.46799999999996</c:v>
                      </c:pt>
                      <c:pt idx="6281" formatCode="General">
                        <c:v>549.47799999999995</c:v>
                      </c:pt>
                      <c:pt idx="6282" formatCode="General">
                        <c:v>549.48800000000006</c:v>
                      </c:pt>
                      <c:pt idx="6283" formatCode="General">
                        <c:v>549.49800000000005</c:v>
                      </c:pt>
                      <c:pt idx="6284" formatCode="General">
                        <c:v>549.50800000000004</c:v>
                      </c:pt>
                      <c:pt idx="6285" formatCode="General">
                        <c:v>549.51800000000003</c:v>
                      </c:pt>
                      <c:pt idx="6286" formatCode="General">
                        <c:v>549.52800000000002</c:v>
                      </c:pt>
                      <c:pt idx="6287" formatCode="General">
                        <c:v>549.53800000000001</c:v>
                      </c:pt>
                      <c:pt idx="6288" formatCode="General">
                        <c:v>549.548</c:v>
                      </c:pt>
                      <c:pt idx="6289" formatCode="General">
                        <c:v>549.55799999999999</c:v>
                      </c:pt>
                      <c:pt idx="6290" formatCode="General">
                        <c:v>549.56799999999998</c:v>
                      </c:pt>
                      <c:pt idx="6291" formatCode="General">
                        <c:v>549.57799999999997</c:v>
                      </c:pt>
                      <c:pt idx="6292" formatCode="General">
                        <c:v>549.58799999999997</c:v>
                      </c:pt>
                      <c:pt idx="6293" formatCode="General">
                        <c:v>549.59799999999996</c:v>
                      </c:pt>
                      <c:pt idx="6294" formatCode="General">
                        <c:v>549.60799999999995</c:v>
                      </c:pt>
                      <c:pt idx="6295" formatCode="General">
                        <c:v>549.61800000000005</c:v>
                      </c:pt>
                      <c:pt idx="6296" formatCode="General">
                        <c:v>549.62800000000004</c:v>
                      </c:pt>
                      <c:pt idx="6297" formatCode="General">
                        <c:v>549.63800000000003</c:v>
                      </c:pt>
                      <c:pt idx="6298" formatCode="General">
                        <c:v>549.64800000000002</c:v>
                      </c:pt>
                      <c:pt idx="6299" formatCode="General">
                        <c:v>549.65800000000002</c:v>
                      </c:pt>
                      <c:pt idx="6300" formatCode="General">
                        <c:v>549.66800000000001</c:v>
                      </c:pt>
                      <c:pt idx="6301" formatCode="General">
                        <c:v>549.678</c:v>
                      </c:pt>
                      <c:pt idx="6302" formatCode="General">
                        <c:v>549.68799999999999</c:v>
                      </c:pt>
                      <c:pt idx="6303" formatCode="General">
                        <c:v>549.69799999999998</c:v>
                      </c:pt>
                      <c:pt idx="6304" formatCode="General">
                        <c:v>549.70799999999997</c:v>
                      </c:pt>
                      <c:pt idx="6305" formatCode="General">
                        <c:v>549.71799999999996</c:v>
                      </c:pt>
                      <c:pt idx="6306" formatCode="General">
                        <c:v>549.72799999999995</c:v>
                      </c:pt>
                      <c:pt idx="6307" formatCode="General">
                        <c:v>549.73800000000006</c:v>
                      </c:pt>
                      <c:pt idx="6308" formatCode="General">
                        <c:v>549.74800000000005</c:v>
                      </c:pt>
                      <c:pt idx="6309" formatCode="General">
                        <c:v>549.75800000000004</c:v>
                      </c:pt>
                      <c:pt idx="6310" formatCode="General">
                        <c:v>549.76800000000003</c:v>
                      </c:pt>
                      <c:pt idx="6311" formatCode="General">
                        <c:v>549.77800000000002</c:v>
                      </c:pt>
                      <c:pt idx="6312" formatCode="General">
                        <c:v>549.78800000000001</c:v>
                      </c:pt>
                      <c:pt idx="6313" formatCode="General">
                        <c:v>549.798</c:v>
                      </c:pt>
                      <c:pt idx="6314" formatCode="General">
                        <c:v>549.80799999999999</c:v>
                      </c:pt>
                      <c:pt idx="6315" formatCode="General">
                        <c:v>549.81799999999998</c:v>
                      </c:pt>
                      <c:pt idx="6316" formatCode="General">
                        <c:v>549.82799999999997</c:v>
                      </c:pt>
                      <c:pt idx="6317" formatCode="General">
                        <c:v>549.83799999999997</c:v>
                      </c:pt>
                      <c:pt idx="6318" formatCode="General">
                        <c:v>549.84799999999996</c:v>
                      </c:pt>
                      <c:pt idx="6319" formatCode="General">
                        <c:v>549.85799999999995</c:v>
                      </c:pt>
                      <c:pt idx="6320" formatCode="General">
                        <c:v>549.86800000000005</c:v>
                      </c:pt>
                      <c:pt idx="6321" formatCode="General">
                        <c:v>549.87800000000004</c:v>
                      </c:pt>
                      <c:pt idx="6322" formatCode="General">
                        <c:v>549.88800000000003</c:v>
                      </c:pt>
                      <c:pt idx="6323" formatCode="General">
                        <c:v>549.89800000000002</c:v>
                      </c:pt>
                      <c:pt idx="6324" formatCode="General">
                        <c:v>549.90800000000002</c:v>
                      </c:pt>
                      <c:pt idx="6325" formatCode="General">
                        <c:v>549.91800000000001</c:v>
                      </c:pt>
                      <c:pt idx="6326" formatCode="General">
                        <c:v>549.928</c:v>
                      </c:pt>
                      <c:pt idx="6327" formatCode="General">
                        <c:v>549.93799999999999</c:v>
                      </c:pt>
                      <c:pt idx="6328" formatCode="General">
                        <c:v>549.94799999999998</c:v>
                      </c:pt>
                      <c:pt idx="6329" formatCode="General">
                        <c:v>549.95799999999997</c:v>
                      </c:pt>
                      <c:pt idx="6330" formatCode="General">
                        <c:v>549.96799999999996</c:v>
                      </c:pt>
                      <c:pt idx="6331" formatCode="General">
                        <c:v>549.97799999999995</c:v>
                      </c:pt>
                      <c:pt idx="6332" formatCode="General">
                        <c:v>549.98800000000006</c:v>
                      </c:pt>
                      <c:pt idx="6333" formatCode="General">
                        <c:v>549.99800000000005</c:v>
                      </c:pt>
                      <c:pt idx="6334" formatCode="General">
                        <c:v>550.00800000000004</c:v>
                      </c:pt>
                      <c:pt idx="6335" formatCode="General">
                        <c:v>550.01800000000003</c:v>
                      </c:pt>
                      <c:pt idx="6336" formatCode="General">
                        <c:v>550.02800000000002</c:v>
                      </c:pt>
                      <c:pt idx="6337" formatCode="General">
                        <c:v>550.03800000000001</c:v>
                      </c:pt>
                      <c:pt idx="6338" formatCode="General">
                        <c:v>550.048</c:v>
                      </c:pt>
                      <c:pt idx="6339" formatCode="General">
                        <c:v>550.05799999999999</c:v>
                      </c:pt>
                      <c:pt idx="6340" formatCode="General">
                        <c:v>550.06799999999998</c:v>
                      </c:pt>
                      <c:pt idx="6341" formatCode="General">
                        <c:v>550.07799999999997</c:v>
                      </c:pt>
                      <c:pt idx="6342" formatCode="General">
                        <c:v>550.08799999999997</c:v>
                      </c:pt>
                      <c:pt idx="6343" formatCode="General">
                        <c:v>550.09799999999996</c:v>
                      </c:pt>
                      <c:pt idx="6344" formatCode="General">
                        <c:v>550.10799999999995</c:v>
                      </c:pt>
                      <c:pt idx="6345" formatCode="General">
                        <c:v>550.11800000000005</c:v>
                      </c:pt>
                      <c:pt idx="6346" formatCode="General">
                        <c:v>550.12800000000004</c:v>
                      </c:pt>
                      <c:pt idx="6347" formatCode="General">
                        <c:v>550.13800000000003</c:v>
                      </c:pt>
                      <c:pt idx="6348" formatCode="General">
                        <c:v>550.14800000000002</c:v>
                      </c:pt>
                      <c:pt idx="6349" formatCode="General">
                        <c:v>550.15800000000002</c:v>
                      </c:pt>
                      <c:pt idx="6350" formatCode="General">
                        <c:v>550.16800000000001</c:v>
                      </c:pt>
                      <c:pt idx="6351" formatCode="General">
                        <c:v>550.178</c:v>
                      </c:pt>
                      <c:pt idx="6352" formatCode="General">
                        <c:v>550.18799999999999</c:v>
                      </c:pt>
                      <c:pt idx="6353" formatCode="General">
                        <c:v>550.19799999999998</c:v>
                      </c:pt>
                      <c:pt idx="6354" formatCode="General">
                        <c:v>550.20799999999997</c:v>
                      </c:pt>
                      <c:pt idx="6355" formatCode="General">
                        <c:v>550.21799999999996</c:v>
                      </c:pt>
                      <c:pt idx="6356" formatCode="General">
                        <c:v>550.22799999999995</c:v>
                      </c:pt>
                      <c:pt idx="6357" formatCode="General">
                        <c:v>550.23800000000006</c:v>
                      </c:pt>
                      <c:pt idx="6358" formatCode="General">
                        <c:v>550.24800000000005</c:v>
                      </c:pt>
                      <c:pt idx="6359" formatCode="General">
                        <c:v>550.25800000000004</c:v>
                      </c:pt>
                      <c:pt idx="6360" formatCode="General">
                        <c:v>550.26800000000003</c:v>
                      </c:pt>
                      <c:pt idx="6361" formatCode="General">
                        <c:v>550.27800000000002</c:v>
                      </c:pt>
                      <c:pt idx="6362" formatCode="General">
                        <c:v>550.28800000000001</c:v>
                      </c:pt>
                      <c:pt idx="6363" formatCode="General">
                        <c:v>550.298</c:v>
                      </c:pt>
                      <c:pt idx="6364" formatCode="General">
                        <c:v>550.30799999999999</c:v>
                      </c:pt>
                      <c:pt idx="6365" formatCode="General">
                        <c:v>550.31799999999998</c:v>
                      </c:pt>
                      <c:pt idx="6366" formatCode="General">
                        <c:v>550.32799999999997</c:v>
                      </c:pt>
                      <c:pt idx="6367" formatCode="General">
                        <c:v>550.33799999999997</c:v>
                      </c:pt>
                      <c:pt idx="6368" formatCode="General">
                        <c:v>550.34799999999996</c:v>
                      </c:pt>
                      <c:pt idx="6369" formatCode="General">
                        <c:v>550.35799999999995</c:v>
                      </c:pt>
                      <c:pt idx="6370" formatCode="General">
                        <c:v>550.36800000000005</c:v>
                      </c:pt>
                      <c:pt idx="6371" formatCode="General">
                        <c:v>550.37800000000004</c:v>
                      </c:pt>
                      <c:pt idx="6372" formatCode="General">
                        <c:v>550.38800000000003</c:v>
                      </c:pt>
                      <c:pt idx="6373" formatCode="General">
                        <c:v>550.39800000000002</c:v>
                      </c:pt>
                      <c:pt idx="6374" formatCode="General">
                        <c:v>550.40800000000002</c:v>
                      </c:pt>
                      <c:pt idx="6375" formatCode="General">
                        <c:v>550.41800000000001</c:v>
                      </c:pt>
                      <c:pt idx="6376" formatCode="General">
                        <c:v>550.428</c:v>
                      </c:pt>
                      <c:pt idx="6377" formatCode="General">
                        <c:v>550.43799999999999</c:v>
                      </c:pt>
                      <c:pt idx="6378" formatCode="General">
                        <c:v>550.44799999999998</c:v>
                      </c:pt>
                      <c:pt idx="6379" formatCode="General">
                        <c:v>550.45799999999997</c:v>
                      </c:pt>
                      <c:pt idx="6380" formatCode="General">
                        <c:v>550.46799999999996</c:v>
                      </c:pt>
                      <c:pt idx="6381" formatCode="General">
                        <c:v>550.47799999999995</c:v>
                      </c:pt>
                      <c:pt idx="6382" formatCode="General">
                        <c:v>550.48800000000006</c:v>
                      </c:pt>
                      <c:pt idx="6383" formatCode="General">
                        <c:v>550.49800000000005</c:v>
                      </c:pt>
                      <c:pt idx="6384" formatCode="General">
                        <c:v>550.50800000000004</c:v>
                      </c:pt>
                      <c:pt idx="6385" formatCode="General">
                        <c:v>550.51800000000003</c:v>
                      </c:pt>
                      <c:pt idx="6386" formatCode="General">
                        <c:v>550.52800000000002</c:v>
                      </c:pt>
                      <c:pt idx="6387" formatCode="General">
                        <c:v>550.53800000000001</c:v>
                      </c:pt>
                      <c:pt idx="6388" formatCode="General">
                        <c:v>550.548</c:v>
                      </c:pt>
                      <c:pt idx="6389" formatCode="General">
                        <c:v>550.55799999999999</c:v>
                      </c:pt>
                      <c:pt idx="6390" formatCode="General">
                        <c:v>550.56799999999998</c:v>
                      </c:pt>
                      <c:pt idx="6391" formatCode="General">
                        <c:v>550.57799999999997</c:v>
                      </c:pt>
                      <c:pt idx="6392" formatCode="General">
                        <c:v>550.58799999999997</c:v>
                      </c:pt>
                      <c:pt idx="6393" formatCode="General">
                        <c:v>550.59799999999996</c:v>
                      </c:pt>
                      <c:pt idx="6394" formatCode="General">
                        <c:v>550.60799999999995</c:v>
                      </c:pt>
                      <c:pt idx="6395" formatCode="General">
                        <c:v>550.61800000000005</c:v>
                      </c:pt>
                      <c:pt idx="6396" formatCode="General">
                        <c:v>550.62800000000004</c:v>
                      </c:pt>
                      <c:pt idx="6397" formatCode="General">
                        <c:v>550.63800000000003</c:v>
                      </c:pt>
                      <c:pt idx="6398" formatCode="General">
                        <c:v>550.64800000000002</c:v>
                      </c:pt>
                      <c:pt idx="6399" formatCode="General">
                        <c:v>550.65800000000002</c:v>
                      </c:pt>
                      <c:pt idx="6400" formatCode="General">
                        <c:v>550.66800000000001</c:v>
                      </c:pt>
                      <c:pt idx="6401" formatCode="General">
                        <c:v>550.678</c:v>
                      </c:pt>
                      <c:pt idx="6402" formatCode="General">
                        <c:v>550.68799999999999</c:v>
                      </c:pt>
                      <c:pt idx="6403" formatCode="General">
                        <c:v>550.69799999999998</c:v>
                      </c:pt>
                      <c:pt idx="6404" formatCode="General">
                        <c:v>550.70799999999997</c:v>
                      </c:pt>
                      <c:pt idx="6405" formatCode="General">
                        <c:v>550.71799999999996</c:v>
                      </c:pt>
                      <c:pt idx="6406" formatCode="General">
                        <c:v>550.72799999999995</c:v>
                      </c:pt>
                      <c:pt idx="6407" formatCode="General">
                        <c:v>550.73800000000006</c:v>
                      </c:pt>
                      <c:pt idx="6408" formatCode="General">
                        <c:v>550.74800000000005</c:v>
                      </c:pt>
                      <c:pt idx="6409" formatCode="General">
                        <c:v>550.75800000000004</c:v>
                      </c:pt>
                      <c:pt idx="6410" formatCode="General">
                        <c:v>550.76800000000003</c:v>
                      </c:pt>
                      <c:pt idx="6411" formatCode="General">
                        <c:v>550.77800000000002</c:v>
                      </c:pt>
                      <c:pt idx="6412" formatCode="General">
                        <c:v>550.78800000000001</c:v>
                      </c:pt>
                      <c:pt idx="6413" formatCode="General">
                        <c:v>550.798</c:v>
                      </c:pt>
                      <c:pt idx="6414" formatCode="General">
                        <c:v>550.80799999999999</c:v>
                      </c:pt>
                      <c:pt idx="6415" formatCode="General">
                        <c:v>550.81799999999998</c:v>
                      </c:pt>
                      <c:pt idx="6416" formatCode="General">
                        <c:v>550.82799999999997</c:v>
                      </c:pt>
                      <c:pt idx="6417" formatCode="General">
                        <c:v>550.83799999999997</c:v>
                      </c:pt>
                      <c:pt idx="6418" formatCode="General">
                        <c:v>550.84799999999996</c:v>
                      </c:pt>
                      <c:pt idx="6419" formatCode="General">
                        <c:v>550.85799999999995</c:v>
                      </c:pt>
                      <c:pt idx="6420" formatCode="General">
                        <c:v>550.86800000000005</c:v>
                      </c:pt>
                      <c:pt idx="6421" formatCode="General">
                        <c:v>550.87800000000004</c:v>
                      </c:pt>
                      <c:pt idx="6422" formatCode="General">
                        <c:v>550.88800000000003</c:v>
                      </c:pt>
                      <c:pt idx="6423" formatCode="General">
                        <c:v>550.89800000000002</c:v>
                      </c:pt>
                      <c:pt idx="6424" formatCode="General">
                        <c:v>550.90800000000002</c:v>
                      </c:pt>
                      <c:pt idx="6425" formatCode="General">
                        <c:v>550.91800000000001</c:v>
                      </c:pt>
                      <c:pt idx="6426" formatCode="General">
                        <c:v>550.928</c:v>
                      </c:pt>
                      <c:pt idx="6427" formatCode="General">
                        <c:v>550.93799999999999</c:v>
                      </c:pt>
                      <c:pt idx="6428" formatCode="General">
                        <c:v>550.94799999999998</c:v>
                      </c:pt>
                      <c:pt idx="6429" formatCode="General">
                        <c:v>550.95799999999997</c:v>
                      </c:pt>
                      <c:pt idx="6430" formatCode="General">
                        <c:v>550.96799999999996</c:v>
                      </c:pt>
                      <c:pt idx="6431" formatCode="General">
                        <c:v>550.97799999999995</c:v>
                      </c:pt>
                      <c:pt idx="6432" formatCode="General">
                        <c:v>550.98800000000006</c:v>
                      </c:pt>
                      <c:pt idx="6433" formatCode="General">
                        <c:v>550.99800000000005</c:v>
                      </c:pt>
                      <c:pt idx="6434" formatCode="General">
                        <c:v>551.00800000000004</c:v>
                      </c:pt>
                      <c:pt idx="6435" formatCode="General">
                        <c:v>551.01800000000003</c:v>
                      </c:pt>
                      <c:pt idx="6436" formatCode="General">
                        <c:v>551.02800000000002</c:v>
                      </c:pt>
                      <c:pt idx="6437" formatCode="General">
                        <c:v>551.03800000000001</c:v>
                      </c:pt>
                      <c:pt idx="6438" formatCode="General">
                        <c:v>551.048</c:v>
                      </c:pt>
                      <c:pt idx="6439" formatCode="General">
                        <c:v>551.05799999999999</c:v>
                      </c:pt>
                      <c:pt idx="6440" formatCode="General">
                        <c:v>551.06799999999998</c:v>
                      </c:pt>
                      <c:pt idx="6441" formatCode="General">
                        <c:v>551.07799999999997</c:v>
                      </c:pt>
                      <c:pt idx="6442" formatCode="General">
                        <c:v>551.08799999999997</c:v>
                      </c:pt>
                      <c:pt idx="6443" formatCode="General">
                        <c:v>551.09799999999996</c:v>
                      </c:pt>
                      <c:pt idx="6444" formatCode="General">
                        <c:v>551.10799999999995</c:v>
                      </c:pt>
                      <c:pt idx="6445" formatCode="General">
                        <c:v>551.11800000000005</c:v>
                      </c:pt>
                      <c:pt idx="6446" formatCode="General">
                        <c:v>551.12800000000004</c:v>
                      </c:pt>
                      <c:pt idx="6447" formatCode="General">
                        <c:v>551.13800000000003</c:v>
                      </c:pt>
                      <c:pt idx="6448" formatCode="General">
                        <c:v>551.14800000000002</c:v>
                      </c:pt>
                      <c:pt idx="6449" formatCode="General">
                        <c:v>551.15800000000002</c:v>
                      </c:pt>
                      <c:pt idx="6450" formatCode="General">
                        <c:v>551.16800000000001</c:v>
                      </c:pt>
                      <c:pt idx="6451" formatCode="General">
                        <c:v>551.178</c:v>
                      </c:pt>
                      <c:pt idx="6452" formatCode="General">
                        <c:v>551.18799999999999</c:v>
                      </c:pt>
                      <c:pt idx="6453" formatCode="General">
                        <c:v>551.19799999999998</c:v>
                      </c:pt>
                      <c:pt idx="6454" formatCode="General">
                        <c:v>551.20799999999997</c:v>
                      </c:pt>
                      <c:pt idx="6455" formatCode="General">
                        <c:v>551.21799999999996</c:v>
                      </c:pt>
                      <c:pt idx="6456" formatCode="General">
                        <c:v>551.22799999999995</c:v>
                      </c:pt>
                      <c:pt idx="6457" formatCode="General">
                        <c:v>551.23800000000006</c:v>
                      </c:pt>
                      <c:pt idx="6458" formatCode="General">
                        <c:v>551.24800000000005</c:v>
                      </c:pt>
                      <c:pt idx="6459" formatCode="General">
                        <c:v>551.25800000000004</c:v>
                      </c:pt>
                      <c:pt idx="6460" formatCode="General">
                        <c:v>551.26800000000003</c:v>
                      </c:pt>
                      <c:pt idx="6461" formatCode="General">
                        <c:v>551.27800000000002</c:v>
                      </c:pt>
                      <c:pt idx="6462" formatCode="General">
                        <c:v>551.28800000000001</c:v>
                      </c:pt>
                      <c:pt idx="6463" formatCode="General">
                        <c:v>551.298</c:v>
                      </c:pt>
                      <c:pt idx="6464" formatCode="General">
                        <c:v>551.30799999999999</c:v>
                      </c:pt>
                      <c:pt idx="6465" formatCode="General">
                        <c:v>551.31799999999998</c:v>
                      </c:pt>
                      <c:pt idx="6466" formatCode="General">
                        <c:v>551.32799999999997</c:v>
                      </c:pt>
                      <c:pt idx="6467" formatCode="General">
                        <c:v>551.33799999999997</c:v>
                      </c:pt>
                      <c:pt idx="6468" formatCode="General">
                        <c:v>551.34799999999996</c:v>
                      </c:pt>
                      <c:pt idx="6469" formatCode="General">
                        <c:v>551.35799999999995</c:v>
                      </c:pt>
                      <c:pt idx="6470" formatCode="General">
                        <c:v>551.36800000000005</c:v>
                      </c:pt>
                      <c:pt idx="6471" formatCode="General">
                        <c:v>551.37800000000004</c:v>
                      </c:pt>
                      <c:pt idx="6472" formatCode="General">
                        <c:v>551.38800000000003</c:v>
                      </c:pt>
                      <c:pt idx="6473" formatCode="General">
                        <c:v>551.39800000000002</c:v>
                      </c:pt>
                      <c:pt idx="6474" formatCode="General">
                        <c:v>551.40800000000002</c:v>
                      </c:pt>
                      <c:pt idx="6475" formatCode="General">
                        <c:v>551.41800000000001</c:v>
                      </c:pt>
                      <c:pt idx="6476" formatCode="General">
                        <c:v>551.428</c:v>
                      </c:pt>
                      <c:pt idx="6477" formatCode="General">
                        <c:v>551.43799999999999</c:v>
                      </c:pt>
                      <c:pt idx="6478" formatCode="General">
                        <c:v>551.44799999999998</c:v>
                      </c:pt>
                      <c:pt idx="6479" formatCode="General">
                        <c:v>551.45799999999997</c:v>
                      </c:pt>
                      <c:pt idx="6480" formatCode="General">
                        <c:v>551.46799999999996</c:v>
                      </c:pt>
                      <c:pt idx="6481" formatCode="General">
                        <c:v>551.47799999999995</c:v>
                      </c:pt>
                      <c:pt idx="6482" formatCode="General">
                        <c:v>551.48800000000006</c:v>
                      </c:pt>
                      <c:pt idx="6483" formatCode="General">
                        <c:v>551.49800000000005</c:v>
                      </c:pt>
                      <c:pt idx="6484" formatCode="General">
                        <c:v>551.50800000000004</c:v>
                      </c:pt>
                      <c:pt idx="6485" formatCode="General">
                        <c:v>551.51800000000003</c:v>
                      </c:pt>
                      <c:pt idx="6486" formatCode="General">
                        <c:v>551.52800000000002</c:v>
                      </c:pt>
                      <c:pt idx="6487" formatCode="General">
                        <c:v>551.53800000000001</c:v>
                      </c:pt>
                      <c:pt idx="6488" formatCode="General">
                        <c:v>551.548</c:v>
                      </c:pt>
                      <c:pt idx="6489" formatCode="General">
                        <c:v>551.55799999999999</c:v>
                      </c:pt>
                      <c:pt idx="6490" formatCode="General">
                        <c:v>551.56799999999998</c:v>
                      </c:pt>
                      <c:pt idx="6491" formatCode="General">
                        <c:v>551.57799999999997</c:v>
                      </c:pt>
                      <c:pt idx="6492" formatCode="General">
                        <c:v>551.58799999999997</c:v>
                      </c:pt>
                      <c:pt idx="6493" formatCode="General">
                        <c:v>551.59799999999996</c:v>
                      </c:pt>
                      <c:pt idx="6494" formatCode="General">
                        <c:v>551.60799999999995</c:v>
                      </c:pt>
                      <c:pt idx="6495" formatCode="General">
                        <c:v>551.61800000000005</c:v>
                      </c:pt>
                      <c:pt idx="6496" formatCode="General">
                        <c:v>551.62800000000004</c:v>
                      </c:pt>
                      <c:pt idx="6497" formatCode="General">
                        <c:v>551.63800000000003</c:v>
                      </c:pt>
                      <c:pt idx="6498" formatCode="General">
                        <c:v>551.64800000000002</c:v>
                      </c:pt>
                      <c:pt idx="6499" formatCode="General">
                        <c:v>551.65800000000002</c:v>
                      </c:pt>
                      <c:pt idx="6500" formatCode="General">
                        <c:v>551.66800000000001</c:v>
                      </c:pt>
                      <c:pt idx="6501" formatCode="General">
                        <c:v>551.678</c:v>
                      </c:pt>
                      <c:pt idx="6502" formatCode="General">
                        <c:v>551.68799999999999</c:v>
                      </c:pt>
                      <c:pt idx="6503" formatCode="General">
                        <c:v>551.69799999999998</c:v>
                      </c:pt>
                      <c:pt idx="6504" formatCode="General">
                        <c:v>551.70799999999997</c:v>
                      </c:pt>
                      <c:pt idx="6505" formatCode="General">
                        <c:v>551.71799999999996</c:v>
                      </c:pt>
                      <c:pt idx="6506" formatCode="General">
                        <c:v>551.72799999999995</c:v>
                      </c:pt>
                      <c:pt idx="6507" formatCode="General">
                        <c:v>551.73800000000006</c:v>
                      </c:pt>
                      <c:pt idx="6508" formatCode="General">
                        <c:v>551.74800000000005</c:v>
                      </c:pt>
                      <c:pt idx="6509" formatCode="General">
                        <c:v>551.75800000000004</c:v>
                      </c:pt>
                      <c:pt idx="6510" formatCode="General">
                        <c:v>551.76800000000003</c:v>
                      </c:pt>
                      <c:pt idx="6511" formatCode="General">
                        <c:v>551.77800000000002</c:v>
                      </c:pt>
                      <c:pt idx="6512" formatCode="General">
                        <c:v>551.78800000000001</c:v>
                      </c:pt>
                      <c:pt idx="6513" formatCode="General">
                        <c:v>551.798</c:v>
                      </c:pt>
                      <c:pt idx="6514" formatCode="General">
                        <c:v>551.80799999999999</c:v>
                      </c:pt>
                      <c:pt idx="6515" formatCode="General">
                        <c:v>551.81799999999998</c:v>
                      </c:pt>
                      <c:pt idx="6516" formatCode="General">
                        <c:v>551.82799999999997</c:v>
                      </c:pt>
                      <c:pt idx="6517" formatCode="General">
                        <c:v>551.83799999999997</c:v>
                      </c:pt>
                      <c:pt idx="6518" formatCode="General">
                        <c:v>551.84799999999996</c:v>
                      </c:pt>
                      <c:pt idx="6519" formatCode="General">
                        <c:v>551.85799999999995</c:v>
                      </c:pt>
                      <c:pt idx="6520" formatCode="General">
                        <c:v>551.86800000000005</c:v>
                      </c:pt>
                      <c:pt idx="6521" formatCode="General">
                        <c:v>551.87800000000004</c:v>
                      </c:pt>
                      <c:pt idx="6522" formatCode="General">
                        <c:v>551.88800000000003</c:v>
                      </c:pt>
                      <c:pt idx="6523" formatCode="General">
                        <c:v>551.89800000000002</c:v>
                      </c:pt>
                      <c:pt idx="6524" formatCode="General">
                        <c:v>551.90800000000002</c:v>
                      </c:pt>
                      <c:pt idx="6525" formatCode="General">
                        <c:v>551.91800000000001</c:v>
                      </c:pt>
                      <c:pt idx="6526" formatCode="General">
                        <c:v>551.928</c:v>
                      </c:pt>
                      <c:pt idx="6527" formatCode="General">
                        <c:v>551.93799999999999</c:v>
                      </c:pt>
                      <c:pt idx="6528" formatCode="General">
                        <c:v>551.94799999999998</c:v>
                      </c:pt>
                      <c:pt idx="6529" formatCode="General">
                        <c:v>551.95799999999997</c:v>
                      </c:pt>
                      <c:pt idx="6530" formatCode="General">
                        <c:v>551.96799999999996</c:v>
                      </c:pt>
                      <c:pt idx="6531" formatCode="General">
                        <c:v>551.97799999999995</c:v>
                      </c:pt>
                      <c:pt idx="6532" formatCode="General">
                        <c:v>551.98800000000006</c:v>
                      </c:pt>
                      <c:pt idx="6533" formatCode="General">
                        <c:v>551.99800000000005</c:v>
                      </c:pt>
                      <c:pt idx="6534" formatCode="General">
                        <c:v>552.00800000000004</c:v>
                      </c:pt>
                      <c:pt idx="6535" formatCode="General">
                        <c:v>552.01800000000003</c:v>
                      </c:pt>
                      <c:pt idx="6536" formatCode="General">
                        <c:v>552.02800000000002</c:v>
                      </c:pt>
                      <c:pt idx="6537" formatCode="General">
                        <c:v>552.03800000000001</c:v>
                      </c:pt>
                      <c:pt idx="6538" formatCode="General">
                        <c:v>552.048</c:v>
                      </c:pt>
                      <c:pt idx="6539" formatCode="General">
                        <c:v>552.05799999999999</c:v>
                      </c:pt>
                      <c:pt idx="6540" formatCode="General">
                        <c:v>552.06799999999998</c:v>
                      </c:pt>
                      <c:pt idx="6541" formatCode="General">
                        <c:v>552.07799999999997</c:v>
                      </c:pt>
                      <c:pt idx="6542" formatCode="General">
                        <c:v>552.08799999999997</c:v>
                      </c:pt>
                      <c:pt idx="6543" formatCode="General">
                        <c:v>552.09799999999996</c:v>
                      </c:pt>
                      <c:pt idx="6544" formatCode="General">
                        <c:v>552.10799999999995</c:v>
                      </c:pt>
                      <c:pt idx="6545" formatCode="General">
                        <c:v>552.11800000000005</c:v>
                      </c:pt>
                      <c:pt idx="6546" formatCode="General">
                        <c:v>552.12800000000004</c:v>
                      </c:pt>
                      <c:pt idx="6547" formatCode="General">
                        <c:v>552.13800000000003</c:v>
                      </c:pt>
                      <c:pt idx="6548" formatCode="General">
                        <c:v>552.14800000000002</c:v>
                      </c:pt>
                      <c:pt idx="6549" formatCode="General">
                        <c:v>552.15800000000002</c:v>
                      </c:pt>
                      <c:pt idx="6550" formatCode="General">
                        <c:v>552.16800000000001</c:v>
                      </c:pt>
                      <c:pt idx="6551" formatCode="General">
                        <c:v>552.178</c:v>
                      </c:pt>
                      <c:pt idx="6552" formatCode="General">
                        <c:v>552.18799999999999</c:v>
                      </c:pt>
                      <c:pt idx="6553" formatCode="General">
                        <c:v>552.19799999999998</c:v>
                      </c:pt>
                      <c:pt idx="6554" formatCode="General">
                        <c:v>552.20799999999997</c:v>
                      </c:pt>
                      <c:pt idx="6555" formatCode="General">
                        <c:v>552.21799999999996</c:v>
                      </c:pt>
                      <c:pt idx="6556" formatCode="General">
                        <c:v>552.22799999999995</c:v>
                      </c:pt>
                      <c:pt idx="6557" formatCode="General">
                        <c:v>552.23800000000006</c:v>
                      </c:pt>
                      <c:pt idx="6558" formatCode="General">
                        <c:v>552.24800000000005</c:v>
                      </c:pt>
                      <c:pt idx="6559" formatCode="General">
                        <c:v>552.25800000000004</c:v>
                      </c:pt>
                      <c:pt idx="6560" formatCode="General">
                        <c:v>552.26800000000003</c:v>
                      </c:pt>
                      <c:pt idx="6561" formatCode="General">
                        <c:v>552.27800000000002</c:v>
                      </c:pt>
                      <c:pt idx="6562" formatCode="General">
                        <c:v>552.28800000000001</c:v>
                      </c:pt>
                      <c:pt idx="6563" formatCode="General">
                        <c:v>552.298</c:v>
                      </c:pt>
                      <c:pt idx="6564" formatCode="General">
                        <c:v>552.30799999999999</c:v>
                      </c:pt>
                      <c:pt idx="6565" formatCode="General">
                        <c:v>552.31799999999998</c:v>
                      </c:pt>
                      <c:pt idx="6566" formatCode="General">
                        <c:v>552.32799999999997</c:v>
                      </c:pt>
                      <c:pt idx="6567" formatCode="General">
                        <c:v>552.33799999999997</c:v>
                      </c:pt>
                      <c:pt idx="6568" formatCode="General">
                        <c:v>552.34799999999996</c:v>
                      </c:pt>
                      <c:pt idx="6569" formatCode="General">
                        <c:v>552.35799999999995</c:v>
                      </c:pt>
                      <c:pt idx="6570" formatCode="General">
                        <c:v>552.36800000000005</c:v>
                      </c:pt>
                      <c:pt idx="6571" formatCode="General">
                        <c:v>552.37800000000004</c:v>
                      </c:pt>
                      <c:pt idx="6572" formatCode="General">
                        <c:v>552.38800000000003</c:v>
                      </c:pt>
                      <c:pt idx="6573" formatCode="General">
                        <c:v>552.39800000000002</c:v>
                      </c:pt>
                      <c:pt idx="6574" formatCode="General">
                        <c:v>552.40800000000002</c:v>
                      </c:pt>
                      <c:pt idx="6575" formatCode="General">
                        <c:v>552.41800000000001</c:v>
                      </c:pt>
                      <c:pt idx="6576" formatCode="General">
                        <c:v>552.428</c:v>
                      </c:pt>
                      <c:pt idx="6577" formatCode="General">
                        <c:v>552.43799999999999</c:v>
                      </c:pt>
                      <c:pt idx="6578" formatCode="General">
                        <c:v>552.44799999999998</c:v>
                      </c:pt>
                      <c:pt idx="6579" formatCode="General">
                        <c:v>552.45799999999997</c:v>
                      </c:pt>
                      <c:pt idx="6580" formatCode="General">
                        <c:v>552.46799999999996</c:v>
                      </c:pt>
                      <c:pt idx="6581" formatCode="General">
                        <c:v>552.47799999999995</c:v>
                      </c:pt>
                      <c:pt idx="6582" formatCode="General">
                        <c:v>552.48800000000006</c:v>
                      </c:pt>
                      <c:pt idx="6583" formatCode="General">
                        <c:v>552.49800000000005</c:v>
                      </c:pt>
                      <c:pt idx="6584" formatCode="General">
                        <c:v>552.50800000000004</c:v>
                      </c:pt>
                      <c:pt idx="6585" formatCode="General">
                        <c:v>552.51800000000003</c:v>
                      </c:pt>
                      <c:pt idx="6586" formatCode="General">
                        <c:v>552.52800000000002</c:v>
                      </c:pt>
                      <c:pt idx="6587" formatCode="General">
                        <c:v>552.53800000000001</c:v>
                      </c:pt>
                      <c:pt idx="6588" formatCode="General">
                        <c:v>552.548</c:v>
                      </c:pt>
                      <c:pt idx="6589" formatCode="General">
                        <c:v>552.55799999999999</c:v>
                      </c:pt>
                      <c:pt idx="6590" formatCode="General">
                        <c:v>552.56799999999998</c:v>
                      </c:pt>
                      <c:pt idx="6591" formatCode="General">
                        <c:v>552.57799999999997</c:v>
                      </c:pt>
                      <c:pt idx="6592" formatCode="General">
                        <c:v>552.58799999999997</c:v>
                      </c:pt>
                      <c:pt idx="6593" formatCode="General">
                        <c:v>552.59799999999996</c:v>
                      </c:pt>
                      <c:pt idx="6594" formatCode="General">
                        <c:v>552.60799999999995</c:v>
                      </c:pt>
                      <c:pt idx="6595" formatCode="General">
                        <c:v>552.61800000000005</c:v>
                      </c:pt>
                      <c:pt idx="6596" formatCode="General">
                        <c:v>552.62800000000004</c:v>
                      </c:pt>
                      <c:pt idx="6597" formatCode="General">
                        <c:v>552.63800000000003</c:v>
                      </c:pt>
                      <c:pt idx="6598" formatCode="General">
                        <c:v>552.64800000000002</c:v>
                      </c:pt>
                      <c:pt idx="6599" formatCode="General">
                        <c:v>552.65800000000002</c:v>
                      </c:pt>
                      <c:pt idx="6600" formatCode="General">
                        <c:v>552.66800000000001</c:v>
                      </c:pt>
                      <c:pt idx="6601" formatCode="General">
                        <c:v>552.678</c:v>
                      </c:pt>
                      <c:pt idx="6602" formatCode="General">
                        <c:v>552.68799999999999</c:v>
                      </c:pt>
                      <c:pt idx="6603" formatCode="General">
                        <c:v>552.69799999999998</c:v>
                      </c:pt>
                      <c:pt idx="6604" formatCode="General">
                        <c:v>552.70799999999997</c:v>
                      </c:pt>
                      <c:pt idx="6605" formatCode="General">
                        <c:v>552.71799999999996</c:v>
                      </c:pt>
                      <c:pt idx="6606" formatCode="General">
                        <c:v>552.72799999999995</c:v>
                      </c:pt>
                      <c:pt idx="6607" formatCode="General">
                        <c:v>552.73800000000006</c:v>
                      </c:pt>
                      <c:pt idx="6608" formatCode="General">
                        <c:v>552.74800000000005</c:v>
                      </c:pt>
                      <c:pt idx="6609" formatCode="General">
                        <c:v>552.75800000000004</c:v>
                      </c:pt>
                      <c:pt idx="6610" formatCode="General">
                        <c:v>552.76800000000003</c:v>
                      </c:pt>
                      <c:pt idx="6611" formatCode="General">
                        <c:v>552.77800000000002</c:v>
                      </c:pt>
                      <c:pt idx="6612" formatCode="General">
                        <c:v>552.78800000000001</c:v>
                      </c:pt>
                      <c:pt idx="6613" formatCode="General">
                        <c:v>552.798</c:v>
                      </c:pt>
                      <c:pt idx="6614" formatCode="General">
                        <c:v>552.80799999999999</c:v>
                      </c:pt>
                      <c:pt idx="6615" formatCode="General">
                        <c:v>552.81799999999998</c:v>
                      </c:pt>
                      <c:pt idx="6616" formatCode="General">
                        <c:v>552.82799999999997</c:v>
                      </c:pt>
                      <c:pt idx="6617" formatCode="General">
                        <c:v>552.83799999999997</c:v>
                      </c:pt>
                      <c:pt idx="6618" formatCode="General">
                        <c:v>552.84799999999996</c:v>
                      </c:pt>
                      <c:pt idx="6619" formatCode="General">
                        <c:v>552.85799999999995</c:v>
                      </c:pt>
                      <c:pt idx="6620" formatCode="General">
                        <c:v>552.86800000000005</c:v>
                      </c:pt>
                      <c:pt idx="6621" formatCode="General">
                        <c:v>552.87800000000004</c:v>
                      </c:pt>
                      <c:pt idx="6622" formatCode="General">
                        <c:v>552.88800000000003</c:v>
                      </c:pt>
                      <c:pt idx="6623" formatCode="General">
                        <c:v>552.89800000000002</c:v>
                      </c:pt>
                      <c:pt idx="6624" formatCode="General">
                        <c:v>552.90800000000002</c:v>
                      </c:pt>
                      <c:pt idx="6625" formatCode="General">
                        <c:v>552.91800000000001</c:v>
                      </c:pt>
                      <c:pt idx="6626" formatCode="General">
                        <c:v>552.928</c:v>
                      </c:pt>
                      <c:pt idx="6627" formatCode="General">
                        <c:v>552.93799999999999</c:v>
                      </c:pt>
                      <c:pt idx="6628" formatCode="General">
                        <c:v>552.94399999999996</c:v>
                      </c:pt>
                      <c:pt idx="6629" formatCode="General">
                        <c:v>552.94399999999996</c:v>
                      </c:pt>
                      <c:pt idx="6630" formatCode="General">
                        <c:v>553.94399999999996</c:v>
                      </c:pt>
                      <c:pt idx="6631" formatCode="General">
                        <c:v>554.94399999999996</c:v>
                      </c:pt>
                      <c:pt idx="6632" formatCode="General">
                        <c:v>555.94399999999996</c:v>
                      </c:pt>
                      <c:pt idx="6633" formatCode="General">
                        <c:v>556.94399999999996</c:v>
                      </c:pt>
                      <c:pt idx="6634" formatCode="General">
                        <c:v>557.94399999999996</c:v>
                      </c:pt>
                      <c:pt idx="6635" formatCode="General">
                        <c:v>558.94399999999996</c:v>
                      </c:pt>
                      <c:pt idx="6636" formatCode="General">
                        <c:v>559.94399999999996</c:v>
                      </c:pt>
                      <c:pt idx="6637" formatCode="General">
                        <c:v>560.94399999999996</c:v>
                      </c:pt>
                      <c:pt idx="6638" formatCode="General">
                        <c:v>561.94399999999996</c:v>
                      </c:pt>
                      <c:pt idx="6639" formatCode="General">
                        <c:v>562.94399999999996</c:v>
                      </c:pt>
                      <c:pt idx="6640" formatCode="General">
                        <c:v>563.94399999999996</c:v>
                      </c:pt>
                      <c:pt idx="6641" formatCode="General">
                        <c:v>564.94399999999996</c:v>
                      </c:pt>
                      <c:pt idx="6642" formatCode="General">
                        <c:v>565.94399999999996</c:v>
                      </c:pt>
                      <c:pt idx="6643" formatCode="General">
                        <c:v>566.94399999999996</c:v>
                      </c:pt>
                      <c:pt idx="6644" formatCode="General">
                        <c:v>567.94399999999996</c:v>
                      </c:pt>
                      <c:pt idx="6645" formatCode="General">
                        <c:v>568.94399999999996</c:v>
                      </c:pt>
                      <c:pt idx="6646" formatCode="General">
                        <c:v>569.94399999999996</c:v>
                      </c:pt>
                      <c:pt idx="6647" formatCode="General">
                        <c:v>570.94399999999996</c:v>
                      </c:pt>
                      <c:pt idx="6648" formatCode="General">
                        <c:v>571.94399999999996</c:v>
                      </c:pt>
                      <c:pt idx="6649" formatCode="General">
                        <c:v>572.94399999999996</c:v>
                      </c:pt>
                      <c:pt idx="6650" formatCode="General">
                        <c:v>573.94399999999996</c:v>
                      </c:pt>
                      <c:pt idx="6651" formatCode="General">
                        <c:v>574.94399999999996</c:v>
                      </c:pt>
                      <c:pt idx="6652" formatCode="General">
                        <c:v>575.94399999999996</c:v>
                      </c:pt>
                      <c:pt idx="6653" formatCode="General">
                        <c:v>576.94399999999996</c:v>
                      </c:pt>
                      <c:pt idx="6654" formatCode="General">
                        <c:v>577.94399999999996</c:v>
                      </c:pt>
                      <c:pt idx="6655" formatCode="General">
                        <c:v>578.94399999999996</c:v>
                      </c:pt>
                      <c:pt idx="6656" formatCode="General">
                        <c:v>579.94399999999996</c:v>
                      </c:pt>
                      <c:pt idx="6657" formatCode="General">
                        <c:v>580.94399999999996</c:v>
                      </c:pt>
                      <c:pt idx="6658" formatCode="General">
                        <c:v>581.94399999999996</c:v>
                      </c:pt>
                      <c:pt idx="6659" formatCode="General">
                        <c:v>582.94399999999996</c:v>
                      </c:pt>
                      <c:pt idx="6660" formatCode="General">
                        <c:v>583.94399999999996</c:v>
                      </c:pt>
                      <c:pt idx="6661" formatCode="General">
                        <c:v>584.94399999999996</c:v>
                      </c:pt>
                      <c:pt idx="6662" formatCode="General">
                        <c:v>585.94399999999996</c:v>
                      </c:pt>
                      <c:pt idx="6663" formatCode="General">
                        <c:v>586.94399999999996</c:v>
                      </c:pt>
                      <c:pt idx="6664" formatCode="General">
                        <c:v>587.94399999999996</c:v>
                      </c:pt>
                      <c:pt idx="6665" formatCode="General">
                        <c:v>588.94399999999996</c:v>
                      </c:pt>
                      <c:pt idx="6666" formatCode="General">
                        <c:v>589.94399999999996</c:v>
                      </c:pt>
                      <c:pt idx="6667" formatCode="General">
                        <c:v>590.94399999999996</c:v>
                      </c:pt>
                      <c:pt idx="6668" formatCode="General">
                        <c:v>591.94399999999996</c:v>
                      </c:pt>
                      <c:pt idx="6669" formatCode="General">
                        <c:v>592.94399999999996</c:v>
                      </c:pt>
                      <c:pt idx="6670" formatCode="General">
                        <c:v>593.94399999999996</c:v>
                      </c:pt>
                      <c:pt idx="6671" formatCode="General">
                        <c:v>594.94399999999996</c:v>
                      </c:pt>
                      <c:pt idx="6672" formatCode="General">
                        <c:v>595.94399999999996</c:v>
                      </c:pt>
                      <c:pt idx="6673" formatCode="General">
                        <c:v>596.94399999999996</c:v>
                      </c:pt>
                      <c:pt idx="6674" formatCode="General">
                        <c:v>597.94399999999996</c:v>
                      </c:pt>
                      <c:pt idx="6675" formatCode="General">
                        <c:v>598.94399999999996</c:v>
                      </c:pt>
                      <c:pt idx="6676" formatCode="General">
                        <c:v>599.94399999999996</c:v>
                      </c:pt>
                      <c:pt idx="6677" formatCode="General">
                        <c:v>600.94399999999996</c:v>
                      </c:pt>
                      <c:pt idx="6678" formatCode="General">
                        <c:v>601.94399999999996</c:v>
                      </c:pt>
                      <c:pt idx="6679" formatCode="General">
                        <c:v>602.94399999999996</c:v>
                      </c:pt>
                      <c:pt idx="6680" formatCode="General">
                        <c:v>603.94399999999996</c:v>
                      </c:pt>
                      <c:pt idx="6681" formatCode="General">
                        <c:v>604.94399999999996</c:v>
                      </c:pt>
                      <c:pt idx="6682" formatCode="General">
                        <c:v>605.94399999999996</c:v>
                      </c:pt>
                      <c:pt idx="6683" formatCode="General">
                        <c:v>606.94399999999996</c:v>
                      </c:pt>
                      <c:pt idx="6684" formatCode="General">
                        <c:v>607.94399999999996</c:v>
                      </c:pt>
                      <c:pt idx="6685" formatCode="General">
                        <c:v>608.94399999999996</c:v>
                      </c:pt>
                      <c:pt idx="6686" formatCode="General">
                        <c:v>609.94399999999996</c:v>
                      </c:pt>
                      <c:pt idx="6687" formatCode="General">
                        <c:v>610.94399999999996</c:v>
                      </c:pt>
                      <c:pt idx="6688" formatCode="General">
                        <c:v>611.94399999999996</c:v>
                      </c:pt>
                      <c:pt idx="6689" formatCode="General">
                        <c:v>612.94399999999996</c:v>
                      </c:pt>
                      <c:pt idx="6690" formatCode="General">
                        <c:v>613.94399999999996</c:v>
                      </c:pt>
                      <c:pt idx="6691" formatCode="General">
                        <c:v>614.94399999999996</c:v>
                      </c:pt>
                      <c:pt idx="6692" formatCode="General">
                        <c:v>615.94399999999996</c:v>
                      </c:pt>
                      <c:pt idx="6693" formatCode="General">
                        <c:v>616.94399999999996</c:v>
                      </c:pt>
                      <c:pt idx="6694" formatCode="General">
                        <c:v>617.94399999999996</c:v>
                      </c:pt>
                      <c:pt idx="6695" formatCode="General">
                        <c:v>618.94399999999996</c:v>
                      </c:pt>
                      <c:pt idx="6696" formatCode="General">
                        <c:v>619.94399999999996</c:v>
                      </c:pt>
                      <c:pt idx="6697" formatCode="General">
                        <c:v>620.94399999999996</c:v>
                      </c:pt>
                      <c:pt idx="6698" formatCode="General">
                        <c:v>621.94399999999996</c:v>
                      </c:pt>
                      <c:pt idx="6699" formatCode="General">
                        <c:v>622.94399999999996</c:v>
                      </c:pt>
                      <c:pt idx="6700" formatCode="General">
                        <c:v>623.15899999999999</c:v>
                      </c:pt>
                      <c:pt idx="6701" formatCode="General">
                        <c:v>623.15899999999999</c:v>
                      </c:pt>
                      <c:pt idx="6702" formatCode="General">
                        <c:v>623.16899999999998</c:v>
                      </c:pt>
                      <c:pt idx="6703" formatCode="General">
                        <c:v>623.17899999999997</c:v>
                      </c:pt>
                      <c:pt idx="6704" formatCode="General">
                        <c:v>623.18899999999996</c:v>
                      </c:pt>
                      <c:pt idx="6705" formatCode="General">
                        <c:v>623.19899999999996</c:v>
                      </c:pt>
                      <c:pt idx="6706" formatCode="General">
                        <c:v>623.20899999999995</c:v>
                      </c:pt>
                      <c:pt idx="6707" formatCode="General">
                        <c:v>623.21900000000005</c:v>
                      </c:pt>
                      <c:pt idx="6708" formatCode="General">
                        <c:v>623.22900000000004</c:v>
                      </c:pt>
                      <c:pt idx="6709" formatCode="General">
                        <c:v>623.23900000000003</c:v>
                      </c:pt>
                      <c:pt idx="6710" formatCode="General">
                        <c:v>623.24900000000002</c:v>
                      </c:pt>
                      <c:pt idx="6711" formatCode="General">
                        <c:v>623.25900000000001</c:v>
                      </c:pt>
                      <c:pt idx="6712" formatCode="General">
                        <c:v>623.26900000000001</c:v>
                      </c:pt>
                      <c:pt idx="6713" formatCode="General">
                        <c:v>623.279</c:v>
                      </c:pt>
                      <c:pt idx="6714" formatCode="General">
                        <c:v>623.28899999999999</c:v>
                      </c:pt>
                      <c:pt idx="6715" formatCode="General">
                        <c:v>623.29899999999998</c:v>
                      </c:pt>
                      <c:pt idx="6716" formatCode="General">
                        <c:v>623.30899999999997</c:v>
                      </c:pt>
                      <c:pt idx="6717" formatCode="General">
                        <c:v>623.31899999999996</c:v>
                      </c:pt>
                      <c:pt idx="6718" formatCode="General">
                        <c:v>623.32899999999995</c:v>
                      </c:pt>
                      <c:pt idx="6719" formatCode="General">
                        <c:v>623.33900000000006</c:v>
                      </c:pt>
                      <c:pt idx="6720" formatCode="General">
                        <c:v>623.34900000000005</c:v>
                      </c:pt>
                      <c:pt idx="6721" formatCode="General">
                        <c:v>623.35900000000004</c:v>
                      </c:pt>
                      <c:pt idx="6722" formatCode="General">
                        <c:v>623.36900000000003</c:v>
                      </c:pt>
                      <c:pt idx="6723" formatCode="General">
                        <c:v>623.37900000000002</c:v>
                      </c:pt>
                      <c:pt idx="6724" formatCode="General">
                        <c:v>623.38900000000001</c:v>
                      </c:pt>
                      <c:pt idx="6725" formatCode="General">
                        <c:v>623.399</c:v>
                      </c:pt>
                      <c:pt idx="6726" formatCode="General">
                        <c:v>623.40899999999999</c:v>
                      </c:pt>
                      <c:pt idx="6727" formatCode="General">
                        <c:v>623.41899999999998</c:v>
                      </c:pt>
                      <c:pt idx="6728" formatCode="General">
                        <c:v>623.42899999999997</c:v>
                      </c:pt>
                      <c:pt idx="6729" formatCode="General">
                        <c:v>623.43899999999996</c:v>
                      </c:pt>
                      <c:pt idx="6730" formatCode="General">
                        <c:v>623.44899999999996</c:v>
                      </c:pt>
                      <c:pt idx="6731" formatCode="General">
                        <c:v>623.45899999999995</c:v>
                      </c:pt>
                      <c:pt idx="6732" formatCode="General">
                        <c:v>623.46900000000005</c:v>
                      </c:pt>
                      <c:pt idx="6733" formatCode="General">
                        <c:v>623.47900000000004</c:v>
                      </c:pt>
                      <c:pt idx="6734" formatCode="General">
                        <c:v>623.48900000000003</c:v>
                      </c:pt>
                      <c:pt idx="6735" formatCode="General">
                        <c:v>623.49900000000002</c:v>
                      </c:pt>
                      <c:pt idx="6736" formatCode="General">
                        <c:v>623.50900000000001</c:v>
                      </c:pt>
                      <c:pt idx="6737" formatCode="General">
                        <c:v>623.51900000000001</c:v>
                      </c:pt>
                      <c:pt idx="6738" formatCode="General">
                        <c:v>623.529</c:v>
                      </c:pt>
                      <c:pt idx="6739" formatCode="General">
                        <c:v>623.53899999999999</c:v>
                      </c:pt>
                      <c:pt idx="6740" formatCode="General">
                        <c:v>623.54899999999998</c:v>
                      </c:pt>
                      <c:pt idx="6741" formatCode="General">
                        <c:v>623.55899999999997</c:v>
                      </c:pt>
                      <c:pt idx="6742" formatCode="General">
                        <c:v>623.56899999999996</c:v>
                      </c:pt>
                      <c:pt idx="6743" formatCode="General">
                        <c:v>623.57899999999995</c:v>
                      </c:pt>
                      <c:pt idx="6744" formatCode="General">
                        <c:v>623.58900000000006</c:v>
                      </c:pt>
                      <c:pt idx="6745" formatCode="General">
                        <c:v>623.59900000000005</c:v>
                      </c:pt>
                      <c:pt idx="6746" formatCode="General">
                        <c:v>623.60900000000004</c:v>
                      </c:pt>
                      <c:pt idx="6747" formatCode="General">
                        <c:v>623.61900000000003</c:v>
                      </c:pt>
                      <c:pt idx="6748" formatCode="General">
                        <c:v>623.62900000000002</c:v>
                      </c:pt>
                      <c:pt idx="6749" formatCode="General">
                        <c:v>623.63900000000001</c:v>
                      </c:pt>
                      <c:pt idx="6750" formatCode="General">
                        <c:v>623.649</c:v>
                      </c:pt>
                      <c:pt idx="6751" formatCode="General">
                        <c:v>623.65899999999999</c:v>
                      </c:pt>
                      <c:pt idx="6752" formatCode="General">
                        <c:v>623.66899999999998</c:v>
                      </c:pt>
                      <c:pt idx="6753" formatCode="General">
                        <c:v>623.67899999999997</c:v>
                      </c:pt>
                      <c:pt idx="6754" formatCode="General">
                        <c:v>623.68899999999996</c:v>
                      </c:pt>
                      <c:pt idx="6755" formatCode="General">
                        <c:v>623.69899999999996</c:v>
                      </c:pt>
                      <c:pt idx="6756" formatCode="General">
                        <c:v>623.70899999999995</c:v>
                      </c:pt>
                      <c:pt idx="6757" formatCode="General">
                        <c:v>623.71900000000005</c:v>
                      </c:pt>
                      <c:pt idx="6758" formatCode="General">
                        <c:v>623.72900000000004</c:v>
                      </c:pt>
                      <c:pt idx="6759" formatCode="General">
                        <c:v>623.73900000000003</c:v>
                      </c:pt>
                      <c:pt idx="6760" formatCode="General">
                        <c:v>623.74900000000002</c:v>
                      </c:pt>
                      <c:pt idx="6761" formatCode="General">
                        <c:v>623.75900000000001</c:v>
                      </c:pt>
                      <c:pt idx="6762" formatCode="General">
                        <c:v>623.76900000000001</c:v>
                      </c:pt>
                      <c:pt idx="6763" formatCode="General">
                        <c:v>623.779</c:v>
                      </c:pt>
                      <c:pt idx="6764" formatCode="General">
                        <c:v>623.78899999999999</c:v>
                      </c:pt>
                      <c:pt idx="6765" formatCode="General">
                        <c:v>623.79899999999998</c:v>
                      </c:pt>
                      <c:pt idx="6766" formatCode="General">
                        <c:v>623.80899999999997</c:v>
                      </c:pt>
                      <c:pt idx="6767" formatCode="General">
                        <c:v>623.81899999999996</c:v>
                      </c:pt>
                      <c:pt idx="6768" formatCode="General">
                        <c:v>623.82899999999995</c:v>
                      </c:pt>
                      <c:pt idx="6769" formatCode="General">
                        <c:v>623.83900000000006</c:v>
                      </c:pt>
                      <c:pt idx="6770" formatCode="General">
                        <c:v>623.84900000000005</c:v>
                      </c:pt>
                      <c:pt idx="6771" formatCode="General">
                        <c:v>623.85900000000004</c:v>
                      </c:pt>
                      <c:pt idx="6772" formatCode="General">
                        <c:v>623.86900000000003</c:v>
                      </c:pt>
                      <c:pt idx="6773" formatCode="General">
                        <c:v>623.87900000000002</c:v>
                      </c:pt>
                      <c:pt idx="6774" formatCode="General">
                        <c:v>623.88900000000001</c:v>
                      </c:pt>
                      <c:pt idx="6775" formatCode="General">
                        <c:v>623.899</c:v>
                      </c:pt>
                      <c:pt idx="6776" formatCode="General">
                        <c:v>623.90899999999999</c:v>
                      </c:pt>
                      <c:pt idx="6777" formatCode="General">
                        <c:v>623.91899999999998</c:v>
                      </c:pt>
                      <c:pt idx="6778" formatCode="General">
                        <c:v>623.92899999999997</c:v>
                      </c:pt>
                      <c:pt idx="6779" formatCode="General">
                        <c:v>623.93899999999996</c:v>
                      </c:pt>
                      <c:pt idx="6780" formatCode="General">
                        <c:v>623.94899999999996</c:v>
                      </c:pt>
                      <c:pt idx="6781" formatCode="General">
                        <c:v>623.95899999999995</c:v>
                      </c:pt>
                      <c:pt idx="6782" formatCode="General">
                        <c:v>623.96900000000005</c:v>
                      </c:pt>
                      <c:pt idx="6783" formatCode="General">
                        <c:v>623.97900000000004</c:v>
                      </c:pt>
                      <c:pt idx="6784" formatCode="General">
                        <c:v>623.98900000000003</c:v>
                      </c:pt>
                      <c:pt idx="6785" formatCode="General">
                        <c:v>623.99900000000002</c:v>
                      </c:pt>
                      <c:pt idx="6786" formatCode="General">
                        <c:v>624.00900000000001</c:v>
                      </c:pt>
                      <c:pt idx="6787" formatCode="General">
                        <c:v>624.01900000000001</c:v>
                      </c:pt>
                      <c:pt idx="6788" formatCode="General">
                        <c:v>624.029</c:v>
                      </c:pt>
                      <c:pt idx="6789" formatCode="General">
                        <c:v>624.03899999999999</c:v>
                      </c:pt>
                      <c:pt idx="6790" formatCode="General">
                        <c:v>624.04899999999998</c:v>
                      </c:pt>
                      <c:pt idx="6791" formatCode="General">
                        <c:v>624.05899999999997</c:v>
                      </c:pt>
                      <c:pt idx="6792" formatCode="General">
                        <c:v>624.06899999999996</c:v>
                      </c:pt>
                      <c:pt idx="6793" formatCode="General">
                        <c:v>624.07899999999995</c:v>
                      </c:pt>
                      <c:pt idx="6794" formatCode="General">
                        <c:v>624.08900000000006</c:v>
                      </c:pt>
                      <c:pt idx="6795" formatCode="General">
                        <c:v>624.09900000000005</c:v>
                      </c:pt>
                      <c:pt idx="6796" formatCode="General">
                        <c:v>624.10900000000004</c:v>
                      </c:pt>
                      <c:pt idx="6797" formatCode="General">
                        <c:v>624.11900000000003</c:v>
                      </c:pt>
                      <c:pt idx="6798" formatCode="General">
                        <c:v>624.12900000000002</c:v>
                      </c:pt>
                      <c:pt idx="6799" formatCode="General">
                        <c:v>624.13900000000001</c:v>
                      </c:pt>
                      <c:pt idx="6800" formatCode="General">
                        <c:v>624.149</c:v>
                      </c:pt>
                      <c:pt idx="6801" formatCode="General">
                        <c:v>624.15899999999999</c:v>
                      </c:pt>
                      <c:pt idx="6802" formatCode="General">
                        <c:v>624.16899999999998</c:v>
                      </c:pt>
                      <c:pt idx="6803" formatCode="General">
                        <c:v>624.17899999999997</c:v>
                      </c:pt>
                      <c:pt idx="6804" formatCode="General">
                        <c:v>624.18899999999996</c:v>
                      </c:pt>
                      <c:pt idx="6805" formatCode="General">
                        <c:v>624.19899999999996</c:v>
                      </c:pt>
                      <c:pt idx="6806" formatCode="General">
                        <c:v>624.20899999999995</c:v>
                      </c:pt>
                      <c:pt idx="6807" formatCode="General">
                        <c:v>624.21900000000005</c:v>
                      </c:pt>
                      <c:pt idx="6808" formatCode="General">
                        <c:v>624.22900000000004</c:v>
                      </c:pt>
                      <c:pt idx="6809" formatCode="General">
                        <c:v>624.23900000000003</c:v>
                      </c:pt>
                      <c:pt idx="6810" formatCode="General">
                        <c:v>624.24900000000002</c:v>
                      </c:pt>
                      <c:pt idx="6811" formatCode="General">
                        <c:v>624.25900000000001</c:v>
                      </c:pt>
                      <c:pt idx="6812" formatCode="General">
                        <c:v>624.26900000000001</c:v>
                      </c:pt>
                      <c:pt idx="6813" formatCode="General">
                        <c:v>624.279</c:v>
                      </c:pt>
                      <c:pt idx="6814" formatCode="General">
                        <c:v>624.28899999999999</c:v>
                      </c:pt>
                      <c:pt idx="6815" formatCode="General">
                        <c:v>624.29899999999998</c:v>
                      </c:pt>
                      <c:pt idx="6816" formatCode="General">
                        <c:v>624.30899999999997</c:v>
                      </c:pt>
                      <c:pt idx="6817" formatCode="General">
                        <c:v>624.31899999999996</c:v>
                      </c:pt>
                      <c:pt idx="6818" formatCode="General">
                        <c:v>624.32899999999995</c:v>
                      </c:pt>
                      <c:pt idx="6819" formatCode="General">
                        <c:v>624.33900000000006</c:v>
                      </c:pt>
                      <c:pt idx="6820" formatCode="General">
                        <c:v>624.34900000000005</c:v>
                      </c:pt>
                      <c:pt idx="6821" formatCode="General">
                        <c:v>624.35900000000004</c:v>
                      </c:pt>
                      <c:pt idx="6822" formatCode="General">
                        <c:v>624.36900000000003</c:v>
                      </c:pt>
                      <c:pt idx="6823" formatCode="General">
                        <c:v>624.37900000000002</c:v>
                      </c:pt>
                      <c:pt idx="6824" formatCode="General">
                        <c:v>624.38900000000001</c:v>
                      </c:pt>
                      <c:pt idx="6825" formatCode="General">
                        <c:v>624.399</c:v>
                      </c:pt>
                      <c:pt idx="6826" formatCode="General">
                        <c:v>624.40899999999999</c:v>
                      </c:pt>
                      <c:pt idx="6827" formatCode="General">
                        <c:v>624.41899999999998</c:v>
                      </c:pt>
                      <c:pt idx="6828" formatCode="General">
                        <c:v>624.42899999999997</c:v>
                      </c:pt>
                      <c:pt idx="6829" formatCode="General">
                        <c:v>624.43899999999996</c:v>
                      </c:pt>
                      <c:pt idx="6830" formatCode="General">
                        <c:v>624.44899999999996</c:v>
                      </c:pt>
                      <c:pt idx="6831" formatCode="General">
                        <c:v>624.45899999999995</c:v>
                      </c:pt>
                      <c:pt idx="6832" formatCode="General">
                        <c:v>624.46900000000005</c:v>
                      </c:pt>
                      <c:pt idx="6833" formatCode="General">
                        <c:v>624.47900000000004</c:v>
                      </c:pt>
                      <c:pt idx="6834" formatCode="General">
                        <c:v>624.48900000000003</c:v>
                      </c:pt>
                      <c:pt idx="6835" formatCode="General">
                        <c:v>624.49900000000002</c:v>
                      </c:pt>
                      <c:pt idx="6836" formatCode="General">
                        <c:v>624.50900000000001</c:v>
                      </c:pt>
                      <c:pt idx="6837" formatCode="General">
                        <c:v>624.51900000000001</c:v>
                      </c:pt>
                      <c:pt idx="6838" formatCode="General">
                        <c:v>624.529</c:v>
                      </c:pt>
                      <c:pt idx="6839" formatCode="General">
                        <c:v>624.53899999999999</c:v>
                      </c:pt>
                      <c:pt idx="6840" formatCode="General">
                        <c:v>624.54899999999998</c:v>
                      </c:pt>
                      <c:pt idx="6841" formatCode="General">
                        <c:v>624.55899999999997</c:v>
                      </c:pt>
                      <c:pt idx="6842" formatCode="General">
                        <c:v>624.56899999999996</c:v>
                      </c:pt>
                      <c:pt idx="6843" formatCode="General">
                        <c:v>624.57899999999995</c:v>
                      </c:pt>
                      <c:pt idx="6844" formatCode="General">
                        <c:v>624.58900000000006</c:v>
                      </c:pt>
                      <c:pt idx="6845" formatCode="General">
                        <c:v>624.59900000000005</c:v>
                      </c:pt>
                      <c:pt idx="6846" formatCode="General">
                        <c:v>624.60900000000004</c:v>
                      </c:pt>
                      <c:pt idx="6847" formatCode="General">
                        <c:v>624.61900000000003</c:v>
                      </c:pt>
                      <c:pt idx="6848" formatCode="General">
                        <c:v>624.62900000000002</c:v>
                      </c:pt>
                      <c:pt idx="6849" formatCode="General">
                        <c:v>624.63900000000001</c:v>
                      </c:pt>
                      <c:pt idx="6850" formatCode="General">
                        <c:v>624.649</c:v>
                      </c:pt>
                      <c:pt idx="6851" formatCode="General">
                        <c:v>624.65899999999999</c:v>
                      </c:pt>
                      <c:pt idx="6852" formatCode="General">
                        <c:v>624.66899999999998</c:v>
                      </c:pt>
                      <c:pt idx="6853" formatCode="General">
                        <c:v>624.67899999999997</c:v>
                      </c:pt>
                      <c:pt idx="6854" formatCode="General">
                        <c:v>624.68899999999996</c:v>
                      </c:pt>
                      <c:pt idx="6855" formatCode="General">
                        <c:v>624.69899999999996</c:v>
                      </c:pt>
                      <c:pt idx="6856" formatCode="General">
                        <c:v>624.70899999999995</c:v>
                      </c:pt>
                      <c:pt idx="6857" formatCode="General">
                        <c:v>624.71900000000005</c:v>
                      </c:pt>
                      <c:pt idx="6858" formatCode="General">
                        <c:v>624.72900000000004</c:v>
                      </c:pt>
                      <c:pt idx="6859" formatCode="General">
                        <c:v>624.73900000000003</c:v>
                      </c:pt>
                      <c:pt idx="6860" formatCode="General">
                        <c:v>624.74900000000002</c:v>
                      </c:pt>
                      <c:pt idx="6861" formatCode="General">
                        <c:v>624.75900000000001</c:v>
                      </c:pt>
                      <c:pt idx="6862" formatCode="General">
                        <c:v>624.76900000000001</c:v>
                      </c:pt>
                      <c:pt idx="6863" formatCode="General">
                        <c:v>624.779</c:v>
                      </c:pt>
                      <c:pt idx="6864" formatCode="General">
                        <c:v>624.78899999999999</c:v>
                      </c:pt>
                      <c:pt idx="6865" formatCode="General">
                        <c:v>624.79899999999998</c:v>
                      </c:pt>
                      <c:pt idx="6866" formatCode="General">
                        <c:v>624.80899999999997</c:v>
                      </c:pt>
                      <c:pt idx="6867" formatCode="General">
                        <c:v>624.81899999999996</c:v>
                      </c:pt>
                      <c:pt idx="6868" formatCode="General">
                        <c:v>624.82899999999995</c:v>
                      </c:pt>
                      <c:pt idx="6869" formatCode="General">
                        <c:v>624.83900000000006</c:v>
                      </c:pt>
                      <c:pt idx="6870" formatCode="General">
                        <c:v>624.84900000000005</c:v>
                      </c:pt>
                      <c:pt idx="6871" formatCode="General">
                        <c:v>624.85900000000004</c:v>
                      </c:pt>
                      <c:pt idx="6872" formatCode="General">
                        <c:v>624.86900000000003</c:v>
                      </c:pt>
                      <c:pt idx="6873" formatCode="General">
                        <c:v>624.87900000000002</c:v>
                      </c:pt>
                      <c:pt idx="6874" formatCode="General">
                        <c:v>624.88900000000001</c:v>
                      </c:pt>
                      <c:pt idx="6875" formatCode="General">
                        <c:v>624.899</c:v>
                      </c:pt>
                      <c:pt idx="6876" formatCode="General">
                        <c:v>624.90899999999999</c:v>
                      </c:pt>
                      <c:pt idx="6877" formatCode="General">
                        <c:v>624.91899999999998</c:v>
                      </c:pt>
                      <c:pt idx="6878" formatCode="General">
                        <c:v>624.92899999999997</c:v>
                      </c:pt>
                      <c:pt idx="6879" formatCode="General">
                        <c:v>624.93899999999996</c:v>
                      </c:pt>
                      <c:pt idx="6880" formatCode="General">
                        <c:v>624.94899999999996</c:v>
                      </c:pt>
                      <c:pt idx="6881" formatCode="General">
                        <c:v>624.95899999999995</c:v>
                      </c:pt>
                      <c:pt idx="6882" formatCode="General">
                        <c:v>624.96900000000005</c:v>
                      </c:pt>
                      <c:pt idx="6883" formatCode="General">
                        <c:v>624.97900000000004</c:v>
                      </c:pt>
                      <c:pt idx="6884" formatCode="General">
                        <c:v>624.98900000000003</c:v>
                      </c:pt>
                      <c:pt idx="6885" formatCode="General">
                        <c:v>624.99900000000002</c:v>
                      </c:pt>
                      <c:pt idx="6886" formatCode="General">
                        <c:v>625.00900000000001</c:v>
                      </c:pt>
                      <c:pt idx="6887" formatCode="General">
                        <c:v>625.01900000000001</c:v>
                      </c:pt>
                      <c:pt idx="6888" formatCode="General">
                        <c:v>625.029</c:v>
                      </c:pt>
                      <c:pt idx="6889" formatCode="General">
                        <c:v>625.03899999999999</c:v>
                      </c:pt>
                      <c:pt idx="6890" formatCode="General">
                        <c:v>625.04899999999998</c:v>
                      </c:pt>
                      <c:pt idx="6891" formatCode="General">
                        <c:v>625.05899999999997</c:v>
                      </c:pt>
                      <c:pt idx="6892" formatCode="General">
                        <c:v>625.06899999999996</c:v>
                      </c:pt>
                      <c:pt idx="6893" formatCode="General">
                        <c:v>625.07899999999995</c:v>
                      </c:pt>
                      <c:pt idx="6894" formatCode="General">
                        <c:v>625.08900000000006</c:v>
                      </c:pt>
                      <c:pt idx="6895" formatCode="General">
                        <c:v>625.09900000000005</c:v>
                      </c:pt>
                      <c:pt idx="6896" formatCode="General">
                        <c:v>625.10900000000004</c:v>
                      </c:pt>
                      <c:pt idx="6897" formatCode="General">
                        <c:v>625.11900000000003</c:v>
                      </c:pt>
                      <c:pt idx="6898" formatCode="General">
                        <c:v>625.12900000000002</c:v>
                      </c:pt>
                      <c:pt idx="6899" formatCode="General">
                        <c:v>625.13900000000001</c:v>
                      </c:pt>
                      <c:pt idx="6900" formatCode="General">
                        <c:v>625.149</c:v>
                      </c:pt>
                      <c:pt idx="6901" formatCode="General">
                        <c:v>625.15899999999999</c:v>
                      </c:pt>
                      <c:pt idx="6902" formatCode="General">
                        <c:v>625.16899999999998</c:v>
                      </c:pt>
                      <c:pt idx="6903" formatCode="General">
                        <c:v>625.17899999999997</c:v>
                      </c:pt>
                      <c:pt idx="6904" formatCode="General">
                        <c:v>625.18899999999996</c:v>
                      </c:pt>
                      <c:pt idx="6905" formatCode="General">
                        <c:v>625.19899999999996</c:v>
                      </c:pt>
                      <c:pt idx="6906" formatCode="General">
                        <c:v>625.20899999999995</c:v>
                      </c:pt>
                      <c:pt idx="6907" formatCode="General">
                        <c:v>625.21900000000005</c:v>
                      </c:pt>
                      <c:pt idx="6908" formatCode="General">
                        <c:v>625.22900000000004</c:v>
                      </c:pt>
                      <c:pt idx="6909" formatCode="General">
                        <c:v>625.23900000000003</c:v>
                      </c:pt>
                      <c:pt idx="6910" formatCode="General">
                        <c:v>625.24900000000002</c:v>
                      </c:pt>
                      <c:pt idx="6911" formatCode="General">
                        <c:v>625.25900000000001</c:v>
                      </c:pt>
                      <c:pt idx="6912" formatCode="General">
                        <c:v>625.26900000000001</c:v>
                      </c:pt>
                      <c:pt idx="6913" formatCode="General">
                        <c:v>625.279</c:v>
                      </c:pt>
                      <c:pt idx="6914" formatCode="General">
                        <c:v>625.28899999999999</c:v>
                      </c:pt>
                      <c:pt idx="6915" formatCode="General">
                        <c:v>625.29899999999998</c:v>
                      </c:pt>
                      <c:pt idx="6916" formatCode="General">
                        <c:v>625.30899999999997</c:v>
                      </c:pt>
                      <c:pt idx="6917" formatCode="General">
                        <c:v>625.31899999999996</c:v>
                      </c:pt>
                      <c:pt idx="6918" formatCode="General">
                        <c:v>625.32899999999995</c:v>
                      </c:pt>
                      <c:pt idx="6919" formatCode="General">
                        <c:v>625.33900000000006</c:v>
                      </c:pt>
                      <c:pt idx="6920" formatCode="General">
                        <c:v>625.34900000000005</c:v>
                      </c:pt>
                      <c:pt idx="6921" formatCode="General">
                        <c:v>625.35900000000004</c:v>
                      </c:pt>
                      <c:pt idx="6922" formatCode="General">
                        <c:v>625.36900000000003</c:v>
                      </c:pt>
                      <c:pt idx="6923" formatCode="General">
                        <c:v>625.37900000000002</c:v>
                      </c:pt>
                      <c:pt idx="6924" formatCode="General">
                        <c:v>625.38900000000001</c:v>
                      </c:pt>
                      <c:pt idx="6925" formatCode="General">
                        <c:v>625.399</c:v>
                      </c:pt>
                      <c:pt idx="6926" formatCode="General">
                        <c:v>625.40899999999999</c:v>
                      </c:pt>
                      <c:pt idx="6927" formatCode="General">
                        <c:v>625.41899999999998</c:v>
                      </c:pt>
                      <c:pt idx="6928" formatCode="General">
                        <c:v>625.42899999999997</c:v>
                      </c:pt>
                      <c:pt idx="6929" formatCode="General">
                        <c:v>625.43899999999996</c:v>
                      </c:pt>
                      <c:pt idx="6930" formatCode="General">
                        <c:v>625.44899999999996</c:v>
                      </c:pt>
                      <c:pt idx="6931" formatCode="General">
                        <c:v>625.45899999999995</c:v>
                      </c:pt>
                      <c:pt idx="6932" formatCode="General">
                        <c:v>625.46900000000005</c:v>
                      </c:pt>
                      <c:pt idx="6933" formatCode="General">
                        <c:v>625.47900000000004</c:v>
                      </c:pt>
                      <c:pt idx="6934" formatCode="General">
                        <c:v>625.48900000000003</c:v>
                      </c:pt>
                      <c:pt idx="6935" formatCode="General">
                        <c:v>625.49900000000002</c:v>
                      </c:pt>
                      <c:pt idx="6936" formatCode="General">
                        <c:v>625.50900000000001</c:v>
                      </c:pt>
                      <c:pt idx="6937" formatCode="General">
                        <c:v>625.51900000000001</c:v>
                      </c:pt>
                      <c:pt idx="6938" formatCode="General">
                        <c:v>625.529</c:v>
                      </c:pt>
                      <c:pt idx="6939" formatCode="General">
                        <c:v>625.53899999999999</c:v>
                      </c:pt>
                      <c:pt idx="6940" formatCode="General">
                        <c:v>625.54899999999998</c:v>
                      </c:pt>
                      <c:pt idx="6941" formatCode="General">
                        <c:v>625.55899999999997</c:v>
                      </c:pt>
                      <c:pt idx="6942" formatCode="General">
                        <c:v>625.56899999999996</c:v>
                      </c:pt>
                      <c:pt idx="6943" formatCode="General">
                        <c:v>625.57899999999995</c:v>
                      </c:pt>
                      <c:pt idx="6944" formatCode="General">
                        <c:v>625.58900000000006</c:v>
                      </c:pt>
                      <c:pt idx="6945" formatCode="General">
                        <c:v>625.59900000000005</c:v>
                      </c:pt>
                      <c:pt idx="6946" formatCode="General">
                        <c:v>625.60900000000004</c:v>
                      </c:pt>
                      <c:pt idx="6947" formatCode="General">
                        <c:v>625.61900000000003</c:v>
                      </c:pt>
                      <c:pt idx="6948" formatCode="General">
                        <c:v>625.62900000000002</c:v>
                      </c:pt>
                      <c:pt idx="6949" formatCode="General">
                        <c:v>625.63900000000001</c:v>
                      </c:pt>
                      <c:pt idx="6950" formatCode="General">
                        <c:v>625.649</c:v>
                      </c:pt>
                      <c:pt idx="6951" formatCode="General">
                        <c:v>625.65899999999999</c:v>
                      </c:pt>
                      <c:pt idx="6952" formatCode="General">
                        <c:v>625.66899999999998</c:v>
                      </c:pt>
                      <c:pt idx="6953" formatCode="General">
                        <c:v>625.67899999999997</c:v>
                      </c:pt>
                      <c:pt idx="6954" formatCode="General">
                        <c:v>625.68899999999996</c:v>
                      </c:pt>
                      <c:pt idx="6955" formatCode="General">
                        <c:v>625.69899999999996</c:v>
                      </c:pt>
                      <c:pt idx="6956" formatCode="General">
                        <c:v>625.70899999999995</c:v>
                      </c:pt>
                      <c:pt idx="6957" formatCode="General">
                        <c:v>625.71900000000005</c:v>
                      </c:pt>
                      <c:pt idx="6958" formatCode="General">
                        <c:v>625.72900000000004</c:v>
                      </c:pt>
                      <c:pt idx="6959" formatCode="General">
                        <c:v>625.73900000000003</c:v>
                      </c:pt>
                      <c:pt idx="6960" formatCode="General">
                        <c:v>625.74900000000002</c:v>
                      </c:pt>
                      <c:pt idx="6961" formatCode="General">
                        <c:v>625.75900000000001</c:v>
                      </c:pt>
                      <c:pt idx="6962" formatCode="General">
                        <c:v>625.76900000000001</c:v>
                      </c:pt>
                      <c:pt idx="6963" formatCode="General">
                        <c:v>625.779</c:v>
                      </c:pt>
                      <c:pt idx="6964" formatCode="General">
                        <c:v>625.78899999999999</c:v>
                      </c:pt>
                      <c:pt idx="6965" formatCode="General">
                        <c:v>625.79899999999998</c:v>
                      </c:pt>
                      <c:pt idx="6966" formatCode="General">
                        <c:v>625.80899999999997</c:v>
                      </c:pt>
                      <c:pt idx="6967" formatCode="General">
                        <c:v>625.81899999999996</c:v>
                      </c:pt>
                      <c:pt idx="6968" formatCode="General">
                        <c:v>625.82899999999995</c:v>
                      </c:pt>
                      <c:pt idx="6969" formatCode="General">
                        <c:v>625.83900000000006</c:v>
                      </c:pt>
                      <c:pt idx="6970" formatCode="General">
                        <c:v>625.84900000000005</c:v>
                      </c:pt>
                      <c:pt idx="6971" formatCode="General">
                        <c:v>625.85900000000004</c:v>
                      </c:pt>
                      <c:pt idx="6972" formatCode="General">
                        <c:v>625.86900000000003</c:v>
                      </c:pt>
                      <c:pt idx="6973" formatCode="General">
                        <c:v>625.87900000000002</c:v>
                      </c:pt>
                      <c:pt idx="6974" formatCode="General">
                        <c:v>625.88900000000001</c:v>
                      </c:pt>
                      <c:pt idx="6975" formatCode="General">
                        <c:v>625.899</c:v>
                      </c:pt>
                      <c:pt idx="6976" formatCode="General">
                        <c:v>625.90899999999999</c:v>
                      </c:pt>
                      <c:pt idx="6977" formatCode="General">
                        <c:v>625.91899999999998</c:v>
                      </c:pt>
                      <c:pt idx="6978" formatCode="General">
                        <c:v>625.92899999999997</c:v>
                      </c:pt>
                      <c:pt idx="6979" formatCode="General">
                        <c:v>625.93899999999996</c:v>
                      </c:pt>
                      <c:pt idx="6980" formatCode="General">
                        <c:v>625.94899999999996</c:v>
                      </c:pt>
                      <c:pt idx="6981" formatCode="General">
                        <c:v>625.95899999999995</c:v>
                      </c:pt>
                      <c:pt idx="6982" formatCode="General">
                        <c:v>625.96900000000005</c:v>
                      </c:pt>
                      <c:pt idx="6983" formatCode="General">
                        <c:v>625.97900000000004</c:v>
                      </c:pt>
                      <c:pt idx="6984" formatCode="General">
                        <c:v>625.98900000000003</c:v>
                      </c:pt>
                      <c:pt idx="6985" formatCode="General">
                        <c:v>625.99900000000002</c:v>
                      </c:pt>
                      <c:pt idx="6986" formatCode="General">
                        <c:v>626.00900000000001</c:v>
                      </c:pt>
                      <c:pt idx="6987" formatCode="General">
                        <c:v>626.01900000000001</c:v>
                      </c:pt>
                      <c:pt idx="6988" formatCode="General">
                        <c:v>626.029</c:v>
                      </c:pt>
                      <c:pt idx="6989" formatCode="General">
                        <c:v>626.03899999999999</c:v>
                      </c:pt>
                      <c:pt idx="6990" formatCode="General">
                        <c:v>626.04899999999998</c:v>
                      </c:pt>
                      <c:pt idx="6991" formatCode="General">
                        <c:v>626.05899999999997</c:v>
                      </c:pt>
                      <c:pt idx="6992" formatCode="General">
                        <c:v>626.06899999999996</c:v>
                      </c:pt>
                      <c:pt idx="6993" formatCode="General">
                        <c:v>626.07899999999995</c:v>
                      </c:pt>
                      <c:pt idx="6994" formatCode="General">
                        <c:v>626.08900000000006</c:v>
                      </c:pt>
                      <c:pt idx="6995" formatCode="General">
                        <c:v>626.09900000000005</c:v>
                      </c:pt>
                      <c:pt idx="6996" formatCode="General">
                        <c:v>626.10900000000004</c:v>
                      </c:pt>
                      <c:pt idx="6997" formatCode="General">
                        <c:v>626.11900000000003</c:v>
                      </c:pt>
                      <c:pt idx="6998" formatCode="General">
                        <c:v>626.12900000000002</c:v>
                      </c:pt>
                      <c:pt idx="6999" formatCode="General">
                        <c:v>626.13900000000001</c:v>
                      </c:pt>
                      <c:pt idx="7000" formatCode="General">
                        <c:v>626.149</c:v>
                      </c:pt>
                      <c:pt idx="7001" formatCode="General">
                        <c:v>626.15899999999999</c:v>
                      </c:pt>
                      <c:pt idx="7002" formatCode="General">
                        <c:v>626.16899999999998</c:v>
                      </c:pt>
                      <c:pt idx="7003" formatCode="General">
                        <c:v>626.17899999999997</c:v>
                      </c:pt>
                      <c:pt idx="7004" formatCode="General">
                        <c:v>626.18899999999996</c:v>
                      </c:pt>
                      <c:pt idx="7005" formatCode="General">
                        <c:v>626.19899999999996</c:v>
                      </c:pt>
                      <c:pt idx="7006" formatCode="General">
                        <c:v>626.20899999999995</c:v>
                      </c:pt>
                      <c:pt idx="7007" formatCode="General">
                        <c:v>626.21900000000005</c:v>
                      </c:pt>
                      <c:pt idx="7008" formatCode="General">
                        <c:v>626.22900000000004</c:v>
                      </c:pt>
                      <c:pt idx="7009" formatCode="General">
                        <c:v>626.23900000000003</c:v>
                      </c:pt>
                      <c:pt idx="7010" formatCode="General">
                        <c:v>626.24900000000002</c:v>
                      </c:pt>
                      <c:pt idx="7011" formatCode="General">
                        <c:v>626.25900000000001</c:v>
                      </c:pt>
                      <c:pt idx="7012" formatCode="General">
                        <c:v>626.26900000000001</c:v>
                      </c:pt>
                      <c:pt idx="7013" formatCode="General">
                        <c:v>626.279</c:v>
                      </c:pt>
                      <c:pt idx="7014" formatCode="General">
                        <c:v>626.28899999999999</c:v>
                      </c:pt>
                      <c:pt idx="7015" formatCode="General">
                        <c:v>626.29899999999998</c:v>
                      </c:pt>
                      <c:pt idx="7016" formatCode="General">
                        <c:v>626.30899999999997</c:v>
                      </c:pt>
                      <c:pt idx="7017" formatCode="General">
                        <c:v>626.31899999999996</c:v>
                      </c:pt>
                      <c:pt idx="7018" formatCode="General">
                        <c:v>626.32899999999995</c:v>
                      </c:pt>
                      <c:pt idx="7019" formatCode="General">
                        <c:v>626.33900000000006</c:v>
                      </c:pt>
                      <c:pt idx="7020" formatCode="General">
                        <c:v>626.34900000000005</c:v>
                      </c:pt>
                      <c:pt idx="7021" formatCode="General">
                        <c:v>626.35900000000004</c:v>
                      </c:pt>
                      <c:pt idx="7022" formatCode="General">
                        <c:v>626.36900000000003</c:v>
                      </c:pt>
                      <c:pt idx="7023" formatCode="General">
                        <c:v>626.37900000000002</c:v>
                      </c:pt>
                      <c:pt idx="7024" formatCode="General">
                        <c:v>626.38900000000001</c:v>
                      </c:pt>
                      <c:pt idx="7025" formatCode="General">
                        <c:v>626.399</c:v>
                      </c:pt>
                      <c:pt idx="7026" formatCode="General">
                        <c:v>626.40899999999999</c:v>
                      </c:pt>
                      <c:pt idx="7027" formatCode="General">
                        <c:v>626.41899999999998</c:v>
                      </c:pt>
                      <c:pt idx="7028" formatCode="General">
                        <c:v>626.42899999999997</c:v>
                      </c:pt>
                      <c:pt idx="7029" formatCode="General">
                        <c:v>626.43899999999996</c:v>
                      </c:pt>
                      <c:pt idx="7030" formatCode="General">
                        <c:v>626.44899999999996</c:v>
                      </c:pt>
                      <c:pt idx="7031" formatCode="General">
                        <c:v>626.45899999999995</c:v>
                      </c:pt>
                      <c:pt idx="7032" formatCode="General">
                        <c:v>626.46900000000005</c:v>
                      </c:pt>
                      <c:pt idx="7033" formatCode="General">
                        <c:v>626.47900000000004</c:v>
                      </c:pt>
                      <c:pt idx="7034" formatCode="General">
                        <c:v>626.48900000000003</c:v>
                      </c:pt>
                      <c:pt idx="7035" formatCode="General">
                        <c:v>626.49900000000002</c:v>
                      </c:pt>
                      <c:pt idx="7036" formatCode="General">
                        <c:v>626.50900000000001</c:v>
                      </c:pt>
                      <c:pt idx="7037" formatCode="General">
                        <c:v>626.51900000000001</c:v>
                      </c:pt>
                      <c:pt idx="7038" formatCode="General">
                        <c:v>626.529</c:v>
                      </c:pt>
                      <c:pt idx="7039" formatCode="General">
                        <c:v>626.53899999999999</c:v>
                      </c:pt>
                      <c:pt idx="7040" formatCode="General">
                        <c:v>626.54899999999998</c:v>
                      </c:pt>
                      <c:pt idx="7041" formatCode="General">
                        <c:v>626.55899999999997</c:v>
                      </c:pt>
                      <c:pt idx="7042" formatCode="General">
                        <c:v>626.56899999999996</c:v>
                      </c:pt>
                      <c:pt idx="7043" formatCode="General">
                        <c:v>626.57899999999995</c:v>
                      </c:pt>
                      <c:pt idx="7044" formatCode="General">
                        <c:v>626.58900000000006</c:v>
                      </c:pt>
                      <c:pt idx="7045" formatCode="General">
                        <c:v>626.59900000000005</c:v>
                      </c:pt>
                      <c:pt idx="7046" formatCode="General">
                        <c:v>626.60900000000004</c:v>
                      </c:pt>
                      <c:pt idx="7047" formatCode="General">
                        <c:v>626.61900000000003</c:v>
                      </c:pt>
                      <c:pt idx="7048" formatCode="General">
                        <c:v>626.62900000000002</c:v>
                      </c:pt>
                      <c:pt idx="7049" formatCode="General">
                        <c:v>626.63900000000001</c:v>
                      </c:pt>
                      <c:pt idx="7050" formatCode="General">
                        <c:v>626.649</c:v>
                      </c:pt>
                      <c:pt idx="7051" formatCode="General">
                        <c:v>626.65899999999999</c:v>
                      </c:pt>
                      <c:pt idx="7052" formatCode="General">
                        <c:v>626.66899999999998</c:v>
                      </c:pt>
                      <c:pt idx="7053" formatCode="General">
                        <c:v>626.67899999999997</c:v>
                      </c:pt>
                      <c:pt idx="7054" formatCode="General">
                        <c:v>626.68899999999996</c:v>
                      </c:pt>
                      <c:pt idx="7055" formatCode="General">
                        <c:v>626.69899999999996</c:v>
                      </c:pt>
                      <c:pt idx="7056" formatCode="General">
                        <c:v>626.70899999999995</c:v>
                      </c:pt>
                      <c:pt idx="7057" formatCode="General">
                        <c:v>626.71900000000005</c:v>
                      </c:pt>
                      <c:pt idx="7058" formatCode="General">
                        <c:v>626.72900000000004</c:v>
                      </c:pt>
                      <c:pt idx="7059" formatCode="General">
                        <c:v>626.73900000000003</c:v>
                      </c:pt>
                      <c:pt idx="7060" formatCode="General">
                        <c:v>626.74900000000002</c:v>
                      </c:pt>
                      <c:pt idx="7061" formatCode="General">
                        <c:v>626.75900000000001</c:v>
                      </c:pt>
                      <c:pt idx="7062" formatCode="General">
                        <c:v>626.76900000000001</c:v>
                      </c:pt>
                      <c:pt idx="7063" formatCode="General">
                        <c:v>626.779</c:v>
                      </c:pt>
                      <c:pt idx="7064" formatCode="General">
                        <c:v>626.78899999999999</c:v>
                      </c:pt>
                      <c:pt idx="7065" formatCode="General">
                        <c:v>626.79899999999998</c:v>
                      </c:pt>
                      <c:pt idx="7066" formatCode="General">
                        <c:v>626.80899999999997</c:v>
                      </c:pt>
                      <c:pt idx="7067" formatCode="General">
                        <c:v>626.81899999999996</c:v>
                      </c:pt>
                      <c:pt idx="7068" formatCode="General">
                        <c:v>626.82899999999995</c:v>
                      </c:pt>
                      <c:pt idx="7069" formatCode="General">
                        <c:v>626.83900000000006</c:v>
                      </c:pt>
                      <c:pt idx="7070" formatCode="General">
                        <c:v>626.84900000000005</c:v>
                      </c:pt>
                      <c:pt idx="7071" formatCode="General">
                        <c:v>626.85900000000004</c:v>
                      </c:pt>
                      <c:pt idx="7072" formatCode="General">
                        <c:v>626.86900000000003</c:v>
                      </c:pt>
                      <c:pt idx="7073" formatCode="General">
                        <c:v>626.87900000000002</c:v>
                      </c:pt>
                      <c:pt idx="7074" formatCode="General">
                        <c:v>626.88900000000001</c:v>
                      </c:pt>
                      <c:pt idx="7075" formatCode="General">
                        <c:v>626.899</c:v>
                      </c:pt>
                      <c:pt idx="7076" formatCode="General">
                        <c:v>626.90899999999999</c:v>
                      </c:pt>
                      <c:pt idx="7077" formatCode="General">
                        <c:v>626.91899999999998</c:v>
                      </c:pt>
                      <c:pt idx="7078" formatCode="General">
                        <c:v>626.92899999999997</c:v>
                      </c:pt>
                      <c:pt idx="7079" formatCode="General">
                        <c:v>626.93899999999996</c:v>
                      </c:pt>
                      <c:pt idx="7080" formatCode="General">
                        <c:v>626.94899999999996</c:v>
                      </c:pt>
                      <c:pt idx="7081" formatCode="General">
                        <c:v>626.95899999999995</c:v>
                      </c:pt>
                      <c:pt idx="7082" formatCode="General">
                        <c:v>626.96900000000005</c:v>
                      </c:pt>
                      <c:pt idx="7083" formatCode="General">
                        <c:v>626.97900000000004</c:v>
                      </c:pt>
                      <c:pt idx="7084" formatCode="General">
                        <c:v>626.98900000000003</c:v>
                      </c:pt>
                      <c:pt idx="7085" formatCode="General">
                        <c:v>626.99900000000002</c:v>
                      </c:pt>
                      <c:pt idx="7086" formatCode="General">
                        <c:v>627.00900000000001</c:v>
                      </c:pt>
                      <c:pt idx="7087" formatCode="General">
                        <c:v>627.01900000000001</c:v>
                      </c:pt>
                      <c:pt idx="7088" formatCode="General">
                        <c:v>627.029</c:v>
                      </c:pt>
                      <c:pt idx="7089" formatCode="General">
                        <c:v>627.03899999999999</c:v>
                      </c:pt>
                      <c:pt idx="7090" formatCode="General">
                        <c:v>627.04899999999998</c:v>
                      </c:pt>
                      <c:pt idx="7091" formatCode="General">
                        <c:v>627.05899999999997</c:v>
                      </c:pt>
                      <c:pt idx="7092" formatCode="General">
                        <c:v>627.06899999999996</c:v>
                      </c:pt>
                      <c:pt idx="7093" formatCode="General">
                        <c:v>627.07899999999995</c:v>
                      </c:pt>
                      <c:pt idx="7094" formatCode="General">
                        <c:v>627.08900000000006</c:v>
                      </c:pt>
                      <c:pt idx="7095" formatCode="General">
                        <c:v>627.09900000000005</c:v>
                      </c:pt>
                      <c:pt idx="7096" formatCode="General">
                        <c:v>627.10900000000004</c:v>
                      </c:pt>
                      <c:pt idx="7097" formatCode="General">
                        <c:v>627.11900000000003</c:v>
                      </c:pt>
                      <c:pt idx="7098" formatCode="General">
                        <c:v>627.12900000000002</c:v>
                      </c:pt>
                      <c:pt idx="7099" formatCode="General">
                        <c:v>627.13900000000001</c:v>
                      </c:pt>
                      <c:pt idx="7100" formatCode="General">
                        <c:v>627.149</c:v>
                      </c:pt>
                      <c:pt idx="7101" formatCode="General">
                        <c:v>627.15899999999999</c:v>
                      </c:pt>
                      <c:pt idx="7102" formatCode="General">
                        <c:v>627.16899999999998</c:v>
                      </c:pt>
                      <c:pt idx="7103" formatCode="General">
                        <c:v>627.17899999999997</c:v>
                      </c:pt>
                      <c:pt idx="7104" formatCode="General">
                        <c:v>627.18899999999996</c:v>
                      </c:pt>
                      <c:pt idx="7105" formatCode="General">
                        <c:v>627.19899999999996</c:v>
                      </c:pt>
                      <c:pt idx="7106" formatCode="General">
                        <c:v>627.20899999999995</c:v>
                      </c:pt>
                      <c:pt idx="7107" formatCode="General">
                        <c:v>627.21900000000005</c:v>
                      </c:pt>
                      <c:pt idx="7108" formatCode="General">
                        <c:v>627.22900000000004</c:v>
                      </c:pt>
                      <c:pt idx="7109" formatCode="General">
                        <c:v>627.23900000000003</c:v>
                      </c:pt>
                      <c:pt idx="7110" formatCode="General">
                        <c:v>627.24900000000002</c:v>
                      </c:pt>
                      <c:pt idx="7111" formatCode="General">
                        <c:v>627.25900000000001</c:v>
                      </c:pt>
                      <c:pt idx="7112" formatCode="General">
                        <c:v>627.26900000000001</c:v>
                      </c:pt>
                      <c:pt idx="7113" formatCode="General">
                        <c:v>627.279</c:v>
                      </c:pt>
                      <c:pt idx="7114" formatCode="General">
                        <c:v>627.28899999999999</c:v>
                      </c:pt>
                      <c:pt idx="7115" formatCode="General">
                        <c:v>627.29899999999998</c:v>
                      </c:pt>
                      <c:pt idx="7116" formatCode="General">
                        <c:v>627.30899999999997</c:v>
                      </c:pt>
                      <c:pt idx="7117" formatCode="General">
                        <c:v>627.31899999999996</c:v>
                      </c:pt>
                      <c:pt idx="7118" formatCode="General">
                        <c:v>627.32899999999995</c:v>
                      </c:pt>
                      <c:pt idx="7119" formatCode="General">
                        <c:v>627.33900000000006</c:v>
                      </c:pt>
                      <c:pt idx="7120" formatCode="General">
                        <c:v>627.34900000000005</c:v>
                      </c:pt>
                      <c:pt idx="7121" formatCode="General">
                        <c:v>627.35900000000004</c:v>
                      </c:pt>
                      <c:pt idx="7122" formatCode="General">
                        <c:v>627.36900000000003</c:v>
                      </c:pt>
                      <c:pt idx="7123" formatCode="General">
                        <c:v>627.37900000000002</c:v>
                      </c:pt>
                      <c:pt idx="7124" formatCode="General">
                        <c:v>627.38900000000001</c:v>
                      </c:pt>
                      <c:pt idx="7125" formatCode="General">
                        <c:v>627.399</c:v>
                      </c:pt>
                      <c:pt idx="7126" formatCode="General">
                        <c:v>627.40899999999999</c:v>
                      </c:pt>
                      <c:pt idx="7127" formatCode="General">
                        <c:v>627.41899999999998</c:v>
                      </c:pt>
                      <c:pt idx="7128" formatCode="General">
                        <c:v>627.42899999999997</c:v>
                      </c:pt>
                      <c:pt idx="7129" formatCode="General">
                        <c:v>627.43899999999996</c:v>
                      </c:pt>
                      <c:pt idx="7130" formatCode="General">
                        <c:v>627.44899999999996</c:v>
                      </c:pt>
                      <c:pt idx="7131" formatCode="General">
                        <c:v>627.45899999999995</c:v>
                      </c:pt>
                      <c:pt idx="7132" formatCode="General">
                        <c:v>627.46900000000005</c:v>
                      </c:pt>
                      <c:pt idx="7133" formatCode="General">
                        <c:v>627.47900000000004</c:v>
                      </c:pt>
                      <c:pt idx="7134" formatCode="General">
                        <c:v>627.48900000000003</c:v>
                      </c:pt>
                      <c:pt idx="7135" formatCode="General">
                        <c:v>627.49900000000002</c:v>
                      </c:pt>
                      <c:pt idx="7136" formatCode="General">
                        <c:v>627.50900000000001</c:v>
                      </c:pt>
                      <c:pt idx="7137" formatCode="General">
                        <c:v>627.51900000000001</c:v>
                      </c:pt>
                      <c:pt idx="7138" formatCode="General">
                        <c:v>627.529</c:v>
                      </c:pt>
                      <c:pt idx="7139" formatCode="General">
                        <c:v>627.53899999999999</c:v>
                      </c:pt>
                      <c:pt idx="7140" formatCode="General">
                        <c:v>627.54899999999998</c:v>
                      </c:pt>
                      <c:pt idx="7141" formatCode="General">
                        <c:v>627.55899999999997</c:v>
                      </c:pt>
                      <c:pt idx="7142" formatCode="General">
                        <c:v>627.56899999999996</c:v>
                      </c:pt>
                      <c:pt idx="7143" formatCode="General">
                        <c:v>627.57899999999995</c:v>
                      </c:pt>
                      <c:pt idx="7144" formatCode="General">
                        <c:v>627.58900000000006</c:v>
                      </c:pt>
                      <c:pt idx="7145" formatCode="General">
                        <c:v>627.59900000000005</c:v>
                      </c:pt>
                      <c:pt idx="7146" formatCode="General">
                        <c:v>627.60900000000004</c:v>
                      </c:pt>
                      <c:pt idx="7147" formatCode="General">
                        <c:v>627.61900000000003</c:v>
                      </c:pt>
                      <c:pt idx="7148" formatCode="General">
                        <c:v>627.62900000000002</c:v>
                      </c:pt>
                      <c:pt idx="7149" formatCode="General">
                        <c:v>627.63900000000001</c:v>
                      </c:pt>
                      <c:pt idx="7150" formatCode="General">
                        <c:v>627.649</c:v>
                      </c:pt>
                      <c:pt idx="7151" formatCode="General">
                        <c:v>627.65899999999999</c:v>
                      </c:pt>
                      <c:pt idx="7152" formatCode="General">
                        <c:v>627.66899999999998</c:v>
                      </c:pt>
                      <c:pt idx="7153" formatCode="General">
                        <c:v>627.67899999999997</c:v>
                      </c:pt>
                      <c:pt idx="7154" formatCode="General">
                        <c:v>627.68899999999996</c:v>
                      </c:pt>
                      <c:pt idx="7155" formatCode="General">
                        <c:v>627.69899999999996</c:v>
                      </c:pt>
                      <c:pt idx="7156" formatCode="General">
                        <c:v>627.70899999999995</c:v>
                      </c:pt>
                      <c:pt idx="7157" formatCode="General">
                        <c:v>627.71900000000005</c:v>
                      </c:pt>
                      <c:pt idx="7158" formatCode="General">
                        <c:v>627.72900000000004</c:v>
                      </c:pt>
                      <c:pt idx="7159" formatCode="General">
                        <c:v>627.73900000000003</c:v>
                      </c:pt>
                      <c:pt idx="7160" formatCode="General">
                        <c:v>627.74900000000002</c:v>
                      </c:pt>
                      <c:pt idx="7161" formatCode="General">
                        <c:v>627.75900000000001</c:v>
                      </c:pt>
                      <c:pt idx="7162" formatCode="General">
                        <c:v>627.76900000000001</c:v>
                      </c:pt>
                      <c:pt idx="7163" formatCode="General">
                        <c:v>627.779</c:v>
                      </c:pt>
                      <c:pt idx="7164" formatCode="General">
                        <c:v>627.78899999999999</c:v>
                      </c:pt>
                      <c:pt idx="7165" formatCode="General">
                        <c:v>627.79899999999998</c:v>
                      </c:pt>
                      <c:pt idx="7166" formatCode="General">
                        <c:v>627.80899999999997</c:v>
                      </c:pt>
                      <c:pt idx="7167" formatCode="General">
                        <c:v>627.81899999999996</c:v>
                      </c:pt>
                      <c:pt idx="7168" formatCode="General">
                        <c:v>627.82899999999995</c:v>
                      </c:pt>
                      <c:pt idx="7169" formatCode="General">
                        <c:v>627.83900000000006</c:v>
                      </c:pt>
                      <c:pt idx="7170" formatCode="General">
                        <c:v>627.84900000000005</c:v>
                      </c:pt>
                      <c:pt idx="7171" formatCode="General">
                        <c:v>627.85900000000004</c:v>
                      </c:pt>
                      <c:pt idx="7172" formatCode="General">
                        <c:v>627.86900000000003</c:v>
                      </c:pt>
                      <c:pt idx="7173" formatCode="General">
                        <c:v>627.87900000000002</c:v>
                      </c:pt>
                      <c:pt idx="7174" formatCode="General">
                        <c:v>627.88900000000001</c:v>
                      </c:pt>
                      <c:pt idx="7175" formatCode="General">
                        <c:v>627.899</c:v>
                      </c:pt>
                      <c:pt idx="7176" formatCode="General">
                        <c:v>627.90899999999999</c:v>
                      </c:pt>
                      <c:pt idx="7177" formatCode="General">
                        <c:v>627.91899999999998</c:v>
                      </c:pt>
                      <c:pt idx="7178" formatCode="General">
                        <c:v>627.92899999999997</c:v>
                      </c:pt>
                      <c:pt idx="7179" formatCode="General">
                        <c:v>627.93899999999996</c:v>
                      </c:pt>
                      <c:pt idx="7180" formatCode="General">
                        <c:v>627.94899999999996</c:v>
                      </c:pt>
                      <c:pt idx="7181" formatCode="General">
                        <c:v>627.95899999999995</c:v>
                      </c:pt>
                      <c:pt idx="7182" formatCode="General">
                        <c:v>627.96900000000005</c:v>
                      </c:pt>
                      <c:pt idx="7183" formatCode="General">
                        <c:v>627.97900000000004</c:v>
                      </c:pt>
                      <c:pt idx="7184" formatCode="General">
                        <c:v>627.98900000000003</c:v>
                      </c:pt>
                      <c:pt idx="7185" formatCode="General">
                        <c:v>627.99900000000002</c:v>
                      </c:pt>
                      <c:pt idx="7186" formatCode="General">
                        <c:v>628.00900000000001</c:v>
                      </c:pt>
                      <c:pt idx="7187" formatCode="General">
                        <c:v>628.01900000000001</c:v>
                      </c:pt>
                      <c:pt idx="7188" formatCode="General">
                        <c:v>628.029</c:v>
                      </c:pt>
                      <c:pt idx="7189" formatCode="General">
                        <c:v>628.03899999999999</c:v>
                      </c:pt>
                      <c:pt idx="7190" formatCode="General">
                        <c:v>628.04899999999998</c:v>
                      </c:pt>
                      <c:pt idx="7191" formatCode="General">
                        <c:v>628.05899999999997</c:v>
                      </c:pt>
                      <c:pt idx="7192" formatCode="General">
                        <c:v>628.06899999999996</c:v>
                      </c:pt>
                      <c:pt idx="7193" formatCode="General">
                        <c:v>628.07899999999995</c:v>
                      </c:pt>
                      <c:pt idx="7194" formatCode="General">
                        <c:v>628.08900000000006</c:v>
                      </c:pt>
                      <c:pt idx="7195" formatCode="General">
                        <c:v>628.09900000000005</c:v>
                      </c:pt>
                      <c:pt idx="7196" formatCode="General">
                        <c:v>628.10900000000004</c:v>
                      </c:pt>
                      <c:pt idx="7197" formatCode="General">
                        <c:v>628.11900000000003</c:v>
                      </c:pt>
                      <c:pt idx="7198" formatCode="General">
                        <c:v>628.12900000000002</c:v>
                      </c:pt>
                      <c:pt idx="7199" formatCode="General">
                        <c:v>628.13900000000001</c:v>
                      </c:pt>
                      <c:pt idx="7200" formatCode="General">
                        <c:v>628.149</c:v>
                      </c:pt>
                      <c:pt idx="7201" formatCode="General">
                        <c:v>628.15899999999999</c:v>
                      </c:pt>
                      <c:pt idx="7202" formatCode="General">
                        <c:v>628.16899999999998</c:v>
                      </c:pt>
                      <c:pt idx="7203" formatCode="General">
                        <c:v>628.17899999999997</c:v>
                      </c:pt>
                      <c:pt idx="7204" formatCode="General">
                        <c:v>628.18899999999996</c:v>
                      </c:pt>
                      <c:pt idx="7205" formatCode="General">
                        <c:v>628.19899999999996</c:v>
                      </c:pt>
                      <c:pt idx="7206" formatCode="General">
                        <c:v>628.20899999999995</c:v>
                      </c:pt>
                      <c:pt idx="7207" formatCode="General">
                        <c:v>628.21900000000005</c:v>
                      </c:pt>
                      <c:pt idx="7208" formatCode="General">
                        <c:v>628.22900000000004</c:v>
                      </c:pt>
                      <c:pt idx="7209" formatCode="General">
                        <c:v>628.23900000000003</c:v>
                      </c:pt>
                      <c:pt idx="7210" formatCode="General">
                        <c:v>628.24900000000002</c:v>
                      </c:pt>
                      <c:pt idx="7211" formatCode="General">
                        <c:v>628.25900000000001</c:v>
                      </c:pt>
                      <c:pt idx="7212" formatCode="General">
                        <c:v>628.26900000000001</c:v>
                      </c:pt>
                      <c:pt idx="7213" formatCode="General">
                        <c:v>628.279</c:v>
                      </c:pt>
                      <c:pt idx="7214" formatCode="General">
                        <c:v>628.28899999999999</c:v>
                      </c:pt>
                      <c:pt idx="7215" formatCode="General">
                        <c:v>628.29899999999998</c:v>
                      </c:pt>
                      <c:pt idx="7216" formatCode="General">
                        <c:v>628.30899999999997</c:v>
                      </c:pt>
                      <c:pt idx="7217" formatCode="General">
                        <c:v>628.31899999999996</c:v>
                      </c:pt>
                      <c:pt idx="7218" formatCode="General">
                        <c:v>628.32899999999995</c:v>
                      </c:pt>
                      <c:pt idx="7219" formatCode="General">
                        <c:v>628.33900000000006</c:v>
                      </c:pt>
                      <c:pt idx="7220" formatCode="General">
                        <c:v>628.34900000000005</c:v>
                      </c:pt>
                      <c:pt idx="7221" formatCode="General">
                        <c:v>628.35900000000004</c:v>
                      </c:pt>
                      <c:pt idx="7222" formatCode="General">
                        <c:v>628.36900000000003</c:v>
                      </c:pt>
                      <c:pt idx="7223" formatCode="General">
                        <c:v>628.37900000000002</c:v>
                      </c:pt>
                      <c:pt idx="7224" formatCode="General">
                        <c:v>628.38900000000001</c:v>
                      </c:pt>
                      <c:pt idx="7225" formatCode="General">
                        <c:v>628.399</c:v>
                      </c:pt>
                      <c:pt idx="7226" formatCode="General">
                        <c:v>628.40899999999999</c:v>
                      </c:pt>
                      <c:pt idx="7227" formatCode="General">
                        <c:v>628.41899999999998</c:v>
                      </c:pt>
                      <c:pt idx="7228" formatCode="General">
                        <c:v>628.42899999999997</c:v>
                      </c:pt>
                      <c:pt idx="7229" formatCode="General">
                        <c:v>628.43899999999996</c:v>
                      </c:pt>
                      <c:pt idx="7230" formatCode="General">
                        <c:v>628.44899999999996</c:v>
                      </c:pt>
                      <c:pt idx="7231" formatCode="General">
                        <c:v>628.45899999999995</c:v>
                      </c:pt>
                      <c:pt idx="7232" formatCode="General">
                        <c:v>628.46900000000005</c:v>
                      </c:pt>
                      <c:pt idx="7233" formatCode="General">
                        <c:v>628.47900000000004</c:v>
                      </c:pt>
                      <c:pt idx="7234" formatCode="General">
                        <c:v>628.48900000000003</c:v>
                      </c:pt>
                      <c:pt idx="7235" formatCode="General">
                        <c:v>628.49900000000002</c:v>
                      </c:pt>
                      <c:pt idx="7236" formatCode="General">
                        <c:v>628.50900000000001</c:v>
                      </c:pt>
                      <c:pt idx="7237" formatCode="General">
                        <c:v>628.51900000000001</c:v>
                      </c:pt>
                      <c:pt idx="7238" formatCode="General">
                        <c:v>628.529</c:v>
                      </c:pt>
                      <c:pt idx="7239" formatCode="General">
                        <c:v>628.53899999999999</c:v>
                      </c:pt>
                      <c:pt idx="7240" formatCode="General">
                        <c:v>628.54899999999998</c:v>
                      </c:pt>
                      <c:pt idx="7241" formatCode="General">
                        <c:v>628.55899999999997</c:v>
                      </c:pt>
                      <c:pt idx="7242" formatCode="General">
                        <c:v>628.56899999999996</c:v>
                      </c:pt>
                      <c:pt idx="7243" formatCode="General">
                        <c:v>628.57899999999995</c:v>
                      </c:pt>
                      <c:pt idx="7244" formatCode="General">
                        <c:v>628.58900000000006</c:v>
                      </c:pt>
                      <c:pt idx="7245" formatCode="General">
                        <c:v>628.59900000000005</c:v>
                      </c:pt>
                      <c:pt idx="7246" formatCode="General">
                        <c:v>628.60900000000004</c:v>
                      </c:pt>
                      <c:pt idx="7247" formatCode="General">
                        <c:v>628.61900000000003</c:v>
                      </c:pt>
                      <c:pt idx="7248" formatCode="General">
                        <c:v>628.62900000000002</c:v>
                      </c:pt>
                      <c:pt idx="7249" formatCode="General">
                        <c:v>628.63900000000001</c:v>
                      </c:pt>
                      <c:pt idx="7250" formatCode="General">
                        <c:v>628.649</c:v>
                      </c:pt>
                      <c:pt idx="7251" formatCode="General">
                        <c:v>628.65899999999999</c:v>
                      </c:pt>
                      <c:pt idx="7252" formatCode="General">
                        <c:v>628.66899999999998</c:v>
                      </c:pt>
                      <c:pt idx="7253" formatCode="General">
                        <c:v>628.67899999999997</c:v>
                      </c:pt>
                      <c:pt idx="7254" formatCode="General">
                        <c:v>628.68899999999996</c:v>
                      </c:pt>
                      <c:pt idx="7255" formatCode="General">
                        <c:v>628.69899999999996</c:v>
                      </c:pt>
                      <c:pt idx="7256" formatCode="General">
                        <c:v>628.70899999999995</c:v>
                      </c:pt>
                      <c:pt idx="7257" formatCode="General">
                        <c:v>628.71900000000005</c:v>
                      </c:pt>
                      <c:pt idx="7258" formatCode="General">
                        <c:v>628.72900000000004</c:v>
                      </c:pt>
                      <c:pt idx="7259" formatCode="General">
                        <c:v>628.73900000000003</c:v>
                      </c:pt>
                      <c:pt idx="7260" formatCode="General">
                        <c:v>628.74900000000002</c:v>
                      </c:pt>
                      <c:pt idx="7261" formatCode="General">
                        <c:v>628.75900000000001</c:v>
                      </c:pt>
                      <c:pt idx="7262" formatCode="General">
                        <c:v>628.76900000000001</c:v>
                      </c:pt>
                      <c:pt idx="7263" formatCode="General">
                        <c:v>628.779</c:v>
                      </c:pt>
                      <c:pt idx="7264" formatCode="General">
                        <c:v>628.78899999999999</c:v>
                      </c:pt>
                      <c:pt idx="7265" formatCode="General">
                        <c:v>628.79899999999998</c:v>
                      </c:pt>
                      <c:pt idx="7266" formatCode="General">
                        <c:v>628.80899999999997</c:v>
                      </c:pt>
                      <c:pt idx="7267" formatCode="General">
                        <c:v>628.81899999999996</c:v>
                      </c:pt>
                      <c:pt idx="7268" formatCode="General">
                        <c:v>628.82899999999995</c:v>
                      </c:pt>
                      <c:pt idx="7269" formatCode="General">
                        <c:v>628.83900000000006</c:v>
                      </c:pt>
                      <c:pt idx="7270" formatCode="General">
                        <c:v>628.84900000000005</c:v>
                      </c:pt>
                      <c:pt idx="7271" formatCode="General">
                        <c:v>628.85900000000004</c:v>
                      </c:pt>
                      <c:pt idx="7272" formatCode="General">
                        <c:v>628.86900000000003</c:v>
                      </c:pt>
                      <c:pt idx="7273" formatCode="General">
                        <c:v>628.87900000000002</c:v>
                      </c:pt>
                      <c:pt idx="7274" formatCode="General">
                        <c:v>628.88900000000001</c:v>
                      </c:pt>
                      <c:pt idx="7275" formatCode="General">
                        <c:v>628.899</c:v>
                      </c:pt>
                      <c:pt idx="7276" formatCode="General">
                        <c:v>628.90899999999999</c:v>
                      </c:pt>
                      <c:pt idx="7277" formatCode="General">
                        <c:v>628.91899999999998</c:v>
                      </c:pt>
                      <c:pt idx="7278" formatCode="General">
                        <c:v>628.92899999999997</c:v>
                      </c:pt>
                      <c:pt idx="7279" formatCode="General">
                        <c:v>628.93899999999996</c:v>
                      </c:pt>
                      <c:pt idx="7280" formatCode="General">
                        <c:v>628.94899999999996</c:v>
                      </c:pt>
                      <c:pt idx="7281" formatCode="General">
                        <c:v>628.95899999999995</c:v>
                      </c:pt>
                      <c:pt idx="7282" formatCode="General">
                        <c:v>628.96900000000005</c:v>
                      </c:pt>
                      <c:pt idx="7283" formatCode="General">
                        <c:v>628.97900000000004</c:v>
                      </c:pt>
                      <c:pt idx="7284" formatCode="General">
                        <c:v>628.98900000000003</c:v>
                      </c:pt>
                      <c:pt idx="7285" formatCode="General">
                        <c:v>628.99900000000002</c:v>
                      </c:pt>
                      <c:pt idx="7286" formatCode="General">
                        <c:v>629.00900000000001</c:v>
                      </c:pt>
                      <c:pt idx="7287" formatCode="General">
                        <c:v>629.01900000000001</c:v>
                      </c:pt>
                      <c:pt idx="7288" formatCode="General">
                        <c:v>629.029</c:v>
                      </c:pt>
                      <c:pt idx="7289" formatCode="General">
                        <c:v>629.03899999999999</c:v>
                      </c:pt>
                      <c:pt idx="7290" formatCode="General">
                        <c:v>629.04899999999998</c:v>
                      </c:pt>
                      <c:pt idx="7291" formatCode="General">
                        <c:v>629.05899999999997</c:v>
                      </c:pt>
                      <c:pt idx="7292" formatCode="General">
                        <c:v>629.06899999999996</c:v>
                      </c:pt>
                      <c:pt idx="7293" formatCode="General">
                        <c:v>629.07899999999995</c:v>
                      </c:pt>
                      <c:pt idx="7294" formatCode="General">
                        <c:v>629.08900000000006</c:v>
                      </c:pt>
                      <c:pt idx="7295" formatCode="General">
                        <c:v>629.09900000000005</c:v>
                      </c:pt>
                      <c:pt idx="7296" formatCode="General">
                        <c:v>629.10900000000004</c:v>
                      </c:pt>
                      <c:pt idx="7297" formatCode="General">
                        <c:v>629.11900000000003</c:v>
                      </c:pt>
                      <c:pt idx="7298" formatCode="General">
                        <c:v>629.12900000000002</c:v>
                      </c:pt>
                      <c:pt idx="7299" formatCode="General">
                        <c:v>629.13900000000001</c:v>
                      </c:pt>
                      <c:pt idx="7300" formatCode="General">
                        <c:v>629.149</c:v>
                      </c:pt>
                      <c:pt idx="7301" formatCode="General">
                        <c:v>629.15899999999999</c:v>
                      </c:pt>
                      <c:pt idx="7302" formatCode="General">
                        <c:v>629.16899999999998</c:v>
                      </c:pt>
                      <c:pt idx="7303" formatCode="General">
                        <c:v>629.17899999999997</c:v>
                      </c:pt>
                      <c:pt idx="7304" formatCode="General">
                        <c:v>629.18899999999996</c:v>
                      </c:pt>
                      <c:pt idx="7305" formatCode="General">
                        <c:v>629.19899999999996</c:v>
                      </c:pt>
                      <c:pt idx="7306" formatCode="General">
                        <c:v>629.20899999999995</c:v>
                      </c:pt>
                      <c:pt idx="7307" formatCode="General">
                        <c:v>629.21900000000005</c:v>
                      </c:pt>
                      <c:pt idx="7308" formatCode="General">
                        <c:v>629.22900000000004</c:v>
                      </c:pt>
                      <c:pt idx="7309" formatCode="General">
                        <c:v>629.23900000000003</c:v>
                      </c:pt>
                      <c:pt idx="7310" formatCode="General">
                        <c:v>629.24900000000002</c:v>
                      </c:pt>
                      <c:pt idx="7311" formatCode="General">
                        <c:v>629.25900000000001</c:v>
                      </c:pt>
                      <c:pt idx="7312" formatCode="General">
                        <c:v>629.26900000000001</c:v>
                      </c:pt>
                      <c:pt idx="7313" formatCode="General">
                        <c:v>629.279</c:v>
                      </c:pt>
                      <c:pt idx="7314" formatCode="General">
                        <c:v>629.28899999999999</c:v>
                      </c:pt>
                      <c:pt idx="7315" formatCode="General">
                        <c:v>629.29899999999998</c:v>
                      </c:pt>
                      <c:pt idx="7316" formatCode="General">
                        <c:v>629.30899999999997</c:v>
                      </c:pt>
                      <c:pt idx="7317" formatCode="General">
                        <c:v>629.31899999999996</c:v>
                      </c:pt>
                      <c:pt idx="7318" formatCode="General">
                        <c:v>629.32899999999995</c:v>
                      </c:pt>
                      <c:pt idx="7319" formatCode="General">
                        <c:v>629.33900000000006</c:v>
                      </c:pt>
                      <c:pt idx="7320" formatCode="General">
                        <c:v>629.34900000000005</c:v>
                      </c:pt>
                      <c:pt idx="7321" formatCode="General">
                        <c:v>629.35900000000004</c:v>
                      </c:pt>
                      <c:pt idx="7322" formatCode="General">
                        <c:v>629.36900000000003</c:v>
                      </c:pt>
                      <c:pt idx="7323" formatCode="General">
                        <c:v>629.37900000000002</c:v>
                      </c:pt>
                      <c:pt idx="7324" formatCode="General">
                        <c:v>629.38900000000001</c:v>
                      </c:pt>
                      <c:pt idx="7325" formatCode="General">
                        <c:v>629.399</c:v>
                      </c:pt>
                      <c:pt idx="7326" formatCode="General">
                        <c:v>629.40899999999999</c:v>
                      </c:pt>
                      <c:pt idx="7327" formatCode="General">
                        <c:v>629.41899999999998</c:v>
                      </c:pt>
                      <c:pt idx="7328" formatCode="General">
                        <c:v>629.42899999999997</c:v>
                      </c:pt>
                      <c:pt idx="7329" formatCode="General">
                        <c:v>629.43899999999996</c:v>
                      </c:pt>
                      <c:pt idx="7330" formatCode="General">
                        <c:v>629.44899999999996</c:v>
                      </c:pt>
                      <c:pt idx="7331" formatCode="General">
                        <c:v>629.45899999999995</c:v>
                      </c:pt>
                      <c:pt idx="7332" formatCode="General">
                        <c:v>629.46900000000005</c:v>
                      </c:pt>
                      <c:pt idx="7333" formatCode="General">
                        <c:v>629.47900000000004</c:v>
                      </c:pt>
                      <c:pt idx="7334" formatCode="General">
                        <c:v>629.48900000000003</c:v>
                      </c:pt>
                      <c:pt idx="7335" formatCode="General">
                        <c:v>629.49900000000002</c:v>
                      </c:pt>
                      <c:pt idx="7336" formatCode="General">
                        <c:v>629.50900000000001</c:v>
                      </c:pt>
                      <c:pt idx="7337" formatCode="General">
                        <c:v>629.51900000000001</c:v>
                      </c:pt>
                      <c:pt idx="7338" formatCode="General">
                        <c:v>629.529</c:v>
                      </c:pt>
                      <c:pt idx="7339" formatCode="General">
                        <c:v>629.53899999999999</c:v>
                      </c:pt>
                      <c:pt idx="7340" formatCode="General">
                        <c:v>629.54899999999998</c:v>
                      </c:pt>
                      <c:pt idx="7341" formatCode="General">
                        <c:v>629.55899999999997</c:v>
                      </c:pt>
                      <c:pt idx="7342" formatCode="General">
                        <c:v>629.56899999999996</c:v>
                      </c:pt>
                      <c:pt idx="7343" formatCode="General">
                        <c:v>629.57899999999995</c:v>
                      </c:pt>
                      <c:pt idx="7344" formatCode="General">
                        <c:v>629.58900000000006</c:v>
                      </c:pt>
                      <c:pt idx="7345" formatCode="General">
                        <c:v>629.59900000000005</c:v>
                      </c:pt>
                      <c:pt idx="7346" formatCode="General">
                        <c:v>629.60900000000004</c:v>
                      </c:pt>
                      <c:pt idx="7347" formatCode="General">
                        <c:v>629.61900000000003</c:v>
                      </c:pt>
                      <c:pt idx="7348" formatCode="General">
                        <c:v>629.62900000000002</c:v>
                      </c:pt>
                      <c:pt idx="7349" formatCode="General">
                        <c:v>629.63900000000001</c:v>
                      </c:pt>
                      <c:pt idx="7350" formatCode="General">
                        <c:v>629.649</c:v>
                      </c:pt>
                      <c:pt idx="7351" formatCode="General">
                        <c:v>629.65899999999999</c:v>
                      </c:pt>
                      <c:pt idx="7352" formatCode="General">
                        <c:v>629.66899999999998</c:v>
                      </c:pt>
                      <c:pt idx="7353" formatCode="General">
                        <c:v>629.67899999999997</c:v>
                      </c:pt>
                      <c:pt idx="7354" formatCode="General">
                        <c:v>629.68899999999996</c:v>
                      </c:pt>
                      <c:pt idx="7355" formatCode="General">
                        <c:v>629.69899999999996</c:v>
                      </c:pt>
                      <c:pt idx="7356" formatCode="General">
                        <c:v>629.70899999999995</c:v>
                      </c:pt>
                      <c:pt idx="7357" formatCode="General">
                        <c:v>629.71900000000005</c:v>
                      </c:pt>
                      <c:pt idx="7358" formatCode="General">
                        <c:v>629.72900000000004</c:v>
                      </c:pt>
                      <c:pt idx="7359" formatCode="General">
                        <c:v>629.73900000000003</c:v>
                      </c:pt>
                      <c:pt idx="7360" formatCode="General">
                        <c:v>629.74900000000002</c:v>
                      </c:pt>
                      <c:pt idx="7361" formatCode="General">
                        <c:v>629.75900000000001</c:v>
                      </c:pt>
                      <c:pt idx="7362" formatCode="General">
                        <c:v>629.76900000000001</c:v>
                      </c:pt>
                      <c:pt idx="7363" formatCode="General">
                        <c:v>629.779</c:v>
                      </c:pt>
                      <c:pt idx="7364" formatCode="General">
                        <c:v>629.78899999999999</c:v>
                      </c:pt>
                      <c:pt idx="7365" formatCode="General">
                        <c:v>629.79899999999998</c:v>
                      </c:pt>
                      <c:pt idx="7366" formatCode="General">
                        <c:v>629.80899999999997</c:v>
                      </c:pt>
                      <c:pt idx="7367" formatCode="General">
                        <c:v>629.81899999999996</c:v>
                      </c:pt>
                      <c:pt idx="7368" formatCode="General">
                        <c:v>629.82899999999995</c:v>
                      </c:pt>
                      <c:pt idx="7369" formatCode="General">
                        <c:v>629.83900000000006</c:v>
                      </c:pt>
                      <c:pt idx="7370" formatCode="General">
                        <c:v>629.84900000000005</c:v>
                      </c:pt>
                      <c:pt idx="7371" formatCode="General">
                        <c:v>629.85900000000004</c:v>
                      </c:pt>
                      <c:pt idx="7372" formatCode="General">
                        <c:v>629.86900000000003</c:v>
                      </c:pt>
                      <c:pt idx="7373" formatCode="General">
                        <c:v>629.87900000000002</c:v>
                      </c:pt>
                      <c:pt idx="7374" formatCode="General">
                        <c:v>629.88900000000001</c:v>
                      </c:pt>
                      <c:pt idx="7375" formatCode="General">
                        <c:v>629.899</c:v>
                      </c:pt>
                      <c:pt idx="7376" formatCode="General">
                        <c:v>629.90899999999999</c:v>
                      </c:pt>
                      <c:pt idx="7377" formatCode="General">
                        <c:v>629.91899999999998</c:v>
                      </c:pt>
                      <c:pt idx="7378" formatCode="General">
                        <c:v>629.92899999999997</c:v>
                      </c:pt>
                      <c:pt idx="7379" formatCode="General">
                        <c:v>629.93899999999996</c:v>
                      </c:pt>
                      <c:pt idx="7380" formatCode="General">
                        <c:v>629.94899999999996</c:v>
                      </c:pt>
                      <c:pt idx="7381" formatCode="General">
                        <c:v>629.95899999999995</c:v>
                      </c:pt>
                      <c:pt idx="7382" formatCode="General">
                        <c:v>629.96900000000005</c:v>
                      </c:pt>
                      <c:pt idx="7383" formatCode="General">
                        <c:v>629.97900000000004</c:v>
                      </c:pt>
                      <c:pt idx="7384" formatCode="General">
                        <c:v>629.98900000000003</c:v>
                      </c:pt>
                      <c:pt idx="7385" formatCode="General">
                        <c:v>629.99900000000002</c:v>
                      </c:pt>
                      <c:pt idx="7386" formatCode="General">
                        <c:v>630.00900000000001</c:v>
                      </c:pt>
                      <c:pt idx="7387" formatCode="General">
                        <c:v>630.01900000000001</c:v>
                      </c:pt>
                      <c:pt idx="7388" formatCode="General">
                        <c:v>630.029</c:v>
                      </c:pt>
                      <c:pt idx="7389" formatCode="General">
                        <c:v>630.03899999999999</c:v>
                      </c:pt>
                      <c:pt idx="7390" formatCode="General">
                        <c:v>630.04899999999998</c:v>
                      </c:pt>
                      <c:pt idx="7391" formatCode="General">
                        <c:v>630.05899999999997</c:v>
                      </c:pt>
                      <c:pt idx="7392" formatCode="General">
                        <c:v>630.06899999999996</c:v>
                      </c:pt>
                      <c:pt idx="7393" formatCode="General">
                        <c:v>630.07899999999995</c:v>
                      </c:pt>
                      <c:pt idx="7394" formatCode="General">
                        <c:v>630.08900000000006</c:v>
                      </c:pt>
                      <c:pt idx="7395" formatCode="General">
                        <c:v>630.09900000000005</c:v>
                      </c:pt>
                      <c:pt idx="7396" formatCode="General">
                        <c:v>630.10900000000004</c:v>
                      </c:pt>
                      <c:pt idx="7397" formatCode="General">
                        <c:v>630.11900000000003</c:v>
                      </c:pt>
                      <c:pt idx="7398" formatCode="General">
                        <c:v>630.12900000000002</c:v>
                      </c:pt>
                      <c:pt idx="7399" formatCode="General">
                        <c:v>630.13900000000001</c:v>
                      </c:pt>
                      <c:pt idx="7400" formatCode="General">
                        <c:v>630.149</c:v>
                      </c:pt>
                      <c:pt idx="7401" formatCode="General">
                        <c:v>630.15899999999999</c:v>
                      </c:pt>
                      <c:pt idx="7402" formatCode="General">
                        <c:v>630.16899999999998</c:v>
                      </c:pt>
                      <c:pt idx="7403" formatCode="General">
                        <c:v>630.17899999999997</c:v>
                      </c:pt>
                      <c:pt idx="7404" formatCode="General">
                        <c:v>630.18899999999996</c:v>
                      </c:pt>
                      <c:pt idx="7405" formatCode="General">
                        <c:v>630.19899999999996</c:v>
                      </c:pt>
                      <c:pt idx="7406" formatCode="General">
                        <c:v>630.20899999999995</c:v>
                      </c:pt>
                      <c:pt idx="7407" formatCode="General">
                        <c:v>630.21900000000005</c:v>
                      </c:pt>
                      <c:pt idx="7408" formatCode="General">
                        <c:v>630.22900000000004</c:v>
                      </c:pt>
                      <c:pt idx="7409" formatCode="General">
                        <c:v>630.23900000000003</c:v>
                      </c:pt>
                      <c:pt idx="7410" formatCode="General">
                        <c:v>630.24900000000002</c:v>
                      </c:pt>
                      <c:pt idx="7411" formatCode="General">
                        <c:v>630.25900000000001</c:v>
                      </c:pt>
                      <c:pt idx="7412" formatCode="General">
                        <c:v>630.26900000000001</c:v>
                      </c:pt>
                      <c:pt idx="7413" formatCode="General">
                        <c:v>630.279</c:v>
                      </c:pt>
                      <c:pt idx="7414" formatCode="General">
                        <c:v>630.28899999999999</c:v>
                      </c:pt>
                      <c:pt idx="7415" formatCode="General">
                        <c:v>630.29899999999998</c:v>
                      </c:pt>
                      <c:pt idx="7416" formatCode="General">
                        <c:v>630.30899999999997</c:v>
                      </c:pt>
                      <c:pt idx="7417" formatCode="General">
                        <c:v>630.31899999999996</c:v>
                      </c:pt>
                      <c:pt idx="7418" formatCode="General">
                        <c:v>630.32899999999995</c:v>
                      </c:pt>
                      <c:pt idx="7419" formatCode="General">
                        <c:v>630.33900000000006</c:v>
                      </c:pt>
                      <c:pt idx="7420" formatCode="General">
                        <c:v>630.34900000000005</c:v>
                      </c:pt>
                      <c:pt idx="7421" formatCode="General">
                        <c:v>630.35900000000004</c:v>
                      </c:pt>
                      <c:pt idx="7422" formatCode="General">
                        <c:v>630.36900000000003</c:v>
                      </c:pt>
                      <c:pt idx="7423" formatCode="General">
                        <c:v>630.37900000000002</c:v>
                      </c:pt>
                      <c:pt idx="7424" formatCode="General">
                        <c:v>630.38900000000001</c:v>
                      </c:pt>
                      <c:pt idx="7425" formatCode="General">
                        <c:v>630.399</c:v>
                      </c:pt>
                      <c:pt idx="7426" formatCode="General">
                        <c:v>630.40899999999999</c:v>
                      </c:pt>
                      <c:pt idx="7427" formatCode="General">
                        <c:v>630.41899999999998</c:v>
                      </c:pt>
                      <c:pt idx="7428" formatCode="General">
                        <c:v>630.42899999999997</c:v>
                      </c:pt>
                      <c:pt idx="7429" formatCode="General">
                        <c:v>630.43899999999996</c:v>
                      </c:pt>
                      <c:pt idx="7430" formatCode="General">
                        <c:v>630.44899999999996</c:v>
                      </c:pt>
                      <c:pt idx="7431" formatCode="General">
                        <c:v>630.45899999999995</c:v>
                      </c:pt>
                      <c:pt idx="7432" formatCode="General">
                        <c:v>630.46900000000005</c:v>
                      </c:pt>
                      <c:pt idx="7433" formatCode="General">
                        <c:v>630.47900000000004</c:v>
                      </c:pt>
                      <c:pt idx="7434" formatCode="General">
                        <c:v>630.48900000000003</c:v>
                      </c:pt>
                      <c:pt idx="7435" formatCode="General">
                        <c:v>630.49900000000002</c:v>
                      </c:pt>
                      <c:pt idx="7436" formatCode="General">
                        <c:v>630.50900000000001</c:v>
                      </c:pt>
                      <c:pt idx="7437" formatCode="General">
                        <c:v>630.51900000000001</c:v>
                      </c:pt>
                      <c:pt idx="7438" formatCode="General">
                        <c:v>630.529</c:v>
                      </c:pt>
                      <c:pt idx="7439" formatCode="General">
                        <c:v>630.53899999999999</c:v>
                      </c:pt>
                      <c:pt idx="7440" formatCode="General">
                        <c:v>630.54899999999998</c:v>
                      </c:pt>
                      <c:pt idx="7441" formatCode="General">
                        <c:v>630.55899999999997</c:v>
                      </c:pt>
                      <c:pt idx="7442" formatCode="General">
                        <c:v>630.56899999999996</c:v>
                      </c:pt>
                      <c:pt idx="7443" formatCode="General">
                        <c:v>630.57899999999995</c:v>
                      </c:pt>
                      <c:pt idx="7444" formatCode="General">
                        <c:v>630.58900000000006</c:v>
                      </c:pt>
                      <c:pt idx="7445" formatCode="General">
                        <c:v>630.59900000000005</c:v>
                      </c:pt>
                      <c:pt idx="7446" formatCode="General">
                        <c:v>630.60900000000004</c:v>
                      </c:pt>
                      <c:pt idx="7447" formatCode="General">
                        <c:v>630.61900000000003</c:v>
                      </c:pt>
                      <c:pt idx="7448" formatCode="General">
                        <c:v>630.62900000000002</c:v>
                      </c:pt>
                      <c:pt idx="7449" formatCode="General">
                        <c:v>630.63900000000001</c:v>
                      </c:pt>
                      <c:pt idx="7450" formatCode="General">
                        <c:v>630.649</c:v>
                      </c:pt>
                      <c:pt idx="7451" formatCode="General">
                        <c:v>630.65899999999999</c:v>
                      </c:pt>
                      <c:pt idx="7452" formatCode="General">
                        <c:v>630.66899999999998</c:v>
                      </c:pt>
                      <c:pt idx="7453" formatCode="General">
                        <c:v>630.67899999999997</c:v>
                      </c:pt>
                      <c:pt idx="7454" formatCode="General">
                        <c:v>630.68899999999996</c:v>
                      </c:pt>
                      <c:pt idx="7455" formatCode="General">
                        <c:v>630.69899999999996</c:v>
                      </c:pt>
                      <c:pt idx="7456" formatCode="General">
                        <c:v>630.70899999999995</c:v>
                      </c:pt>
                      <c:pt idx="7457" formatCode="General">
                        <c:v>630.71900000000005</c:v>
                      </c:pt>
                      <c:pt idx="7458" formatCode="General">
                        <c:v>630.72900000000004</c:v>
                      </c:pt>
                      <c:pt idx="7459" formatCode="General">
                        <c:v>630.73900000000003</c:v>
                      </c:pt>
                      <c:pt idx="7460" formatCode="General">
                        <c:v>630.74900000000002</c:v>
                      </c:pt>
                      <c:pt idx="7461" formatCode="General">
                        <c:v>630.75900000000001</c:v>
                      </c:pt>
                      <c:pt idx="7462" formatCode="General">
                        <c:v>630.76900000000001</c:v>
                      </c:pt>
                      <c:pt idx="7463" formatCode="General">
                        <c:v>630.779</c:v>
                      </c:pt>
                      <c:pt idx="7464" formatCode="General">
                        <c:v>630.78899999999999</c:v>
                      </c:pt>
                      <c:pt idx="7465" formatCode="General">
                        <c:v>630.79600000000005</c:v>
                      </c:pt>
                      <c:pt idx="7466" formatCode="General">
                        <c:v>630.79600000000005</c:v>
                      </c:pt>
                      <c:pt idx="7467" formatCode="General">
                        <c:v>631.79600000000005</c:v>
                      </c:pt>
                      <c:pt idx="7468" formatCode="General">
                        <c:v>632.79600000000005</c:v>
                      </c:pt>
                      <c:pt idx="7469" formatCode="General">
                        <c:v>633.79600000000005</c:v>
                      </c:pt>
                      <c:pt idx="7470" formatCode="General">
                        <c:v>634.79600000000005</c:v>
                      </c:pt>
                      <c:pt idx="7471" formatCode="General">
                        <c:v>635.79600000000005</c:v>
                      </c:pt>
                      <c:pt idx="7472" formatCode="General">
                        <c:v>636.79600000000005</c:v>
                      </c:pt>
                      <c:pt idx="7473" formatCode="General">
                        <c:v>637.79600000000005</c:v>
                      </c:pt>
                      <c:pt idx="7474" formatCode="General">
                        <c:v>638.79600000000005</c:v>
                      </c:pt>
                      <c:pt idx="7475" formatCode="General">
                        <c:v>639.79600000000005</c:v>
                      </c:pt>
                      <c:pt idx="7476" formatCode="General">
                        <c:v>640.79600000000005</c:v>
                      </c:pt>
                      <c:pt idx="7477" formatCode="General">
                        <c:v>641.79600000000005</c:v>
                      </c:pt>
                      <c:pt idx="7478" formatCode="General">
                        <c:v>642.79600000000005</c:v>
                      </c:pt>
                      <c:pt idx="7479" formatCode="General">
                        <c:v>643.79600000000005</c:v>
                      </c:pt>
                      <c:pt idx="7480" formatCode="General">
                        <c:v>644.79600000000005</c:v>
                      </c:pt>
                      <c:pt idx="7481" formatCode="General">
                        <c:v>645.79600000000005</c:v>
                      </c:pt>
                      <c:pt idx="7482" formatCode="General">
                        <c:v>646.79600000000005</c:v>
                      </c:pt>
                      <c:pt idx="7483" formatCode="General">
                        <c:v>647.79600000000005</c:v>
                      </c:pt>
                      <c:pt idx="7484" formatCode="General">
                        <c:v>648.79600000000005</c:v>
                      </c:pt>
                      <c:pt idx="7485" formatCode="General">
                        <c:v>649.79600000000005</c:v>
                      </c:pt>
                      <c:pt idx="7486" formatCode="General">
                        <c:v>650.79600000000005</c:v>
                      </c:pt>
                      <c:pt idx="7487" formatCode="General">
                        <c:v>651.79600000000005</c:v>
                      </c:pt>
                      <c:pt idx="7488" formatCode="General">
                        <c:v>652.79600000000005</c:v>
                      </c:pt>
                      <c:pt idx="7489" formatCode="General">
                        <c:v>653.79600000000005</c:v>
                      </c:pt>
                      <c:pt idx="7490" formatCode="General">
                        <c:v>654.79600000000005</c:v>
                      </c:pt>
                      <c:pt idx="7491" formatCode="General">
                        <c:v>655.79600000000005</c:v>
                      </c:pt>
                      <c:pt idx="7492" formatCode="General">
                        <c:v>656.79600000000005</c:v>
                      </c:pt>
                      <c:pt idx="7493" formatCode="General">
                        <c:v>657.79600000000005</c:v>
                      </c:pt>
                      <c:pt idx="7494" formatCode="General">
                        <c:v>658.79600000000005</c:v>
                      </c:pt>
                      <c:pt idx="7495" formatCode="General">
                        <c:v>659.79600000000005</c:v>
                      </c:pt>
                      <c:pt idx="7496" formatCode="General">
                        <c:v>660.79600000000005</c:v>
                      </c:pt>
                      <c:pt idx="7497" formatCode="General">
                        <c:v>661.79600000000005</c:v>
                      </c:pt>
                      <c:pt idx="7498" formatCode="General">
                        <c:v>662.79600000000005</c:v>
                      </c:pt>
                      <c:pt idx="7499" formatCode="General">
                        <c:v>663.79600000000005</c:v>
                      </c:pt>
                      <c:pt idx="7500" formatCode="General">
                        <c:v>664.79600000000005</c:v>
                      </c:pt>
                      <c:pt idx="7501" formatCode="General">
                        <c:v>665.79600000000005</c:v>
                      </c:pt>
                      <c:pt idx="7502" formatCode="General">
                        <c:v>666.79600000000005</c:v>
                      </c:pt>
                      <c:pt idx="7503" formatCode="General">
                        <c:v>667.79600000000005</c:v>
                      </c:pt>
                      <c:pt idx="7504" formatCode="General">
                        <c:v>668.79600000000005</c:v>
                      </c:pt>
                      <c:pt idx="7505" formatCode="General">
                        <c:v>669.79600000000005</c:v>
                      </c:pt>
                      <c:pt idx="7506" formatCode="General">
                        <c:v>670.79600000000005</c:v>
                      </c:pt>
                      <c:pt idx="7507" formatCode="General">
                        <c:v>671.79600000000005</c:v>
                      </c:pt>
                      <c:pt idx="7508" formatCode="General">
                        <c:v>672.79600000000005</c:v>
                      </c:pt>
                      <c:pt idx="7509" formatCode="General">
                        <c:v>673.79600000000005</c:v>
                      </c:pt>
                      <c:pt idx="7510" formatCode="General">
                        <c:v>674.79600000000005</c:v>
                      </c:pt>
                      <c:pt idx="7511" formatCode="General">
                        <c:v>675.79600000000005</c:v>
                      </c:pt>
                      <c:pt idx="7512" formatCode="General">
                        <c:v>676.79600000000005</c:v>
                      </c:pt>
                      <c:pt idx="7513" formatCode="General">
                        <c:v>677.79600000000005</c:v>
                      </c:pt>
                      <c:pt idx="7514" formatCode="General">
                        <c:v>678.79600000000005</c:v>
                      </c:pt>
                      <c:pt idx="7515" formatCode="General">
                        <c:v>679.79600000000005</c:v>
                      </c:pt>
                      <c:pt idx="7516" formatCode="General">
                        <c:v>680.79600000000005</c:v>
                      </c:pt>
                      <c:pt idx="7517" formatCode="General">
                        <c:v>681.79600000000005</c:v>
                      </c:pt>
                      <c:pt idx="7518" formatCode="General">
                        <c:v>682.79600000000005</c:v>
                      </c:pt>
                      <c:pt idx="7519" formatCode="General">
                        <c:v>683.79600000000005</c:v>
                      </c:pt>
                      <c:pt idx="7520" formatCode="General">
                        <c:v>684.79600000000005</c:v>
                      </c:pt>
                      <c:pt idx="7521" formatCode="General">
                        <c:v>685.79600000000005</c:v>
                      </c:pt>
                      <c:pt idx="7522" formatCode="General">
                        <c:v>686.79600000000005</c:v>
                      </c:pt>
                      <c:pt idx="7523" formatCode="General">
                        <c:v>687.79600000000005</c:v>
                      </c:pt>
                      <c:pt idx="7524" formatCode="General">
                        <c:v>688.79600000000005</c:v>
                      </c:pt>
                      <c:pt idx="7525" formatCode="General">
                        <c:v>689.79600000000005</c:v>
                      </c:pt>
                      <c:pt idx="7526" formatCode="General">
                        <c:v>690.79600000000005</c:v>
                      </c:pt>
                      <c:pt idx="7527" formatCode="General">
                        <c:v>691.79600000000005</c:v>
                      </c:pt>
                      <c:pt idx="7528" formatCode="General">
                        <c:v>692.79600000000005</c:v>
                      </c:pt>
                      <c:pt idx="7529" formatCode="General">
                        <c:v>693.79600000000005</c:v>
                      </c:pt>
                      <c:pt idx="7530" formatCode="General">
                        <c:v>694.79600000000005</c:v>
                      </c:pt>
                      <c:pt idx="7531" formatCode="General">
                        <c:v>695.79600000000005</c:v>
                      </c:pt>
                      <c:pt idx="7532" formatCode="General">
                        <c:v>696.79600000000005</c:v>
                      </c:pt>
                      <c:pt idx="7533" formatCode="General">
                        <c:v>697.79600000000005</c:v>
                      </c:pt>
                      <c:pt idx="7534" formatCode="General">
                        <c:v>698.79600000000005</c:v>
                      </c:pt>
                      <c:pt idx="7535" formatCode="General">
                        <c:v>699.79600000000005</c:v>
                      </c:pt>
                      <c:pt idx="7536" formatCode="General">
                        <c:v>700.79600000000005</c:v>
                      </c:pt>
                      <c:pt idx="7537" formatCode="General">
                        <c:v>701.00699999999995</c:v>
                      </c:pt>
                      <c:pt idx="7538" formatCode="General">
                        <c:v>701.00699999999995</c:v>
                      </c:pt>
                      <c:pt idx="7539" formatCode="General">
                        <c:v>701.01700000000005</c:v>
                      </c:pt>
                      <c:pt idx="7540" formatCode="General">
                        <c:v>701.02700000000004</c:v>
                      </c:pt>
                      <c:pt idx="7541" formatCode="General">
                        <c:v>701.03700000000003</c:v>
                      </c:pt>
                      <c:pt idx="7542" formatCode="General">
                        <c:v>701.04700000000003</c:v>
                      </c:pt>
                      <c:pt idx="7543" formatCode="General">
                        <c:v>701.05700000000002</c:v>
                      </c:pt>
                      <c:pt idx="7544" formatCode="General">
                        <c:v>701.06700000000001</c:v>
                      </c:pt>
                      <c:pt idx="7545" formatCode="General">
                        <c:v>701.077</c:v>
                      </c:pt>
                      <c:pt idx="7546" formatCode="General">
                        <c:v>701.08699999999999</c:v>
                      </c:pt>
                      <c:pt idx="7547" formatCode="General">
                        <c:v>701.09699999999998</c:v>
                      </c:pt>
                      <c:pt idx="7548" formatCode="General">
                        <c:v>701.10699999999997</c:v>
                      </c:pt>
                      <c:pt idx="7549" formatCode="General">
                        <c:v>701.11699999999996</c:v>
                      </c:pt>
                      <c:pt idx="7550" formatCode="General">
                        <c:v>701.12699999999995</c:v>
                      </c:pt>
                      <c:pt idx="7551" formatCode="General">
                        <c:v>701.13699999999994</c:v>
                      </c:pt>
                      <c:pt idx="7552" formatCode="General">
                        <c:v>701.14700000000005</c:v>
                      </c:pt>
                      <c:pt idx="7553" formatCode="General">
                        <c:v>701.15700000000004</c:v>
                      </c:pt>
                      <c:pt idx="7554" formatCode="General">
                        <c:v>701.16700000000003</c:v>
                      </c:pt>
                      <c:pt idx="7555" formatCode="General">
                        <c:v>701.17700000000002</c:v>
                      </c:pt>
                      <c:pt idx="7556" formatCode="General">
                        <c:v>701.18700000000001</c:v>
                      </c:pt>
                      <c:pt idx="7557" formatCode="General">
                        <c:v>701.197</c:v>
                      </c:pt>
                      <c:pt idx="7558" formatCode="General">
                        <c:v>701.20699999999999</c:v>
                      </c:pt>
                      <c:pt idx="7559" formatCode="General">
                        <c:v>701.21699999999998</c:v>
                      </c:pt>
                      <c:pt idx="7560" formatCode="General">
                        <c:v>701.22699999999998</c:v>
                      </c:pt>
                      <c:pt idx="7561" formatCode="General">
                        <c:v>701.23699999999997</c:v>
                      </c:pt>
                      <c:pt idx="7562" formatCode="General">
                        <c:v>701.24699999999996</c:v>
                      </c:pt>
                      <c:pt idx="7563" formatCode="General">
                        <c:v>701.25699999999995</c:v>
                      </c:pt>
                      <c:pt idx="7564" formatCode="General">
                        <c:v>701.26700000000005</c:v>
                      </c:pt>
                      <c:pt idx="7565" formatCode="General">
                        <c:v>701.27700000000004</c:v>
                      </c:pt>
                      <c:pt idx="7566" formatCode="General">
                        <c:v>701.28700000000003</c:v>
                      </c:pt>
                      <c:pt idx="7567" formatCode="General">
                        <c:v>701.29700000000003</c:v>
                      </c:pt>
                      <c:pt idx="7568" formatCode="General">
                        <c:v>701.30700000000002</c:v>
                      </c:pt>
                      <c:pt idx="7569" formatCode="General">
                        <c:v>701.31700000000001</c:v>
                      </c:pt>
                      <c:pt idx="7570" formatCode="General">
                        <c:v>701.327</c:v>
                      </c:pt>
                      <c:pt idx="7571" formatCode="General">
                        <c:v>701.33699999999999</c:v>
                      </c:pt>
                      <c:pt idx="7572" formatCode="General">
                        <c:v>701.34699999999998</c:v>
                      </c:pt>
                      <c:pt idx="7573" formatCode="General">
                        <c:v>701.35699999999997</c:v>
                      </c:pt>
                      <c:pt idx="7574" formatCode="General">
                        <c:v>701.36699999999996</c:v>
                      </c:pt>
                      <c:pt idx="7575" formatCode="General">
                        <c:v>701.37699999999995</c:v>
                      </c:pt>
                      <c:pt idx="7576" formatCode="General">
                        <c:v>701.38699999999994</c:v>
                      </c:pt>
                      <c:pt idx="7577" formatCode="General">
                        <c:v>701.39700000000005</c:v>
                      </c:pt>
                      <c:pt idx="7578" formatCode="General">
                        <c:v>701.40700000000004</c:v>
                      </c:pt>
                      <c:pt idx="7579" formatCode="General">
                        <c:v>701.41700000000003</c:v>
                      </c:pt>
                      <c:pt idx="7580" formatCode="General">
                        <c:v>701.42700000000002</c:v>
                      </c:pt>
                      <c:pt idx="7581" formatCode="General">
                        <c:v>701.43700000000001</c:v>
                      </c:pt>
                      <c:pt idx="7582" formatCode="General">
                        <c:v>701.447</c:v>
                      </c:pt>
                      <c:pt idx="7583" formatCode="General">
                        <c:v>701.45699999999999</c:v>
                      </c:pt>
                      <c:pt idx="7584" formatCode="General">
                        <c:v>701.46699999999998</c:v>
                      </c:pt>
                      <c:pt idx="7585" formatCode="General">
                        <c:v>701.47699999999998</c:v>
                      </c:pt>
                      <c:pt idx="7586" formatCode="General">
                        <c:v>701.48699999999997</c:v>
                      </c:pt>
                      <c:pt idx="7587" formatCode="General">
                        <c:v>701.49699999999996</c:v>
                      </c:pt>
                      <c:pt idx="7588" formatCode="General">
                        <c:v>701.50699999999995</c:v>
                      </c:pt>
                      <c:pt idx="7589" formatCode="General">
                        <c:v>701.51700000000005</c:v>
                      </c:pt>
                      <c:pt idx="7590" formatCode="General">
                        <c:v>701.52700000000004</c:v>
                      </c:pt>
                      <c:pt idx="7591" formatCode="General">
                        <c:v>701.53700000000003</c:v>
                      </c:pt>
                      <c:pt idx="7592" formatCode="General">
                        <c:v>701.54700000000003</c:v>
                      </c:pt>
                      <c:pt idx="7593" formatCode="General">
                        <c:v>701.55700000000002</c:v>
                      </c:pt>
                      <c:pt idx="7594" formatCode="General">
                        <c:v>701.56700000000001</c:v>
                      </c:pt>
                      <c:pt idx="7595" formatCode="General">
                        <c:v>701.577</c:v>
                      </c:pt>
                      <c:pt idx="7596" formatCode="General">
                        <c:v>701.58699999999999</c:v>
                      </c:pt>
                      <c:pt idx="7597" formatCode="General">
                        <c:v>701.59699999999998</c:v>
                      </c:pt>
                      <c:pt idx="7598" formatCode="General">
                        <c:v>701.60699999999997</c:v>
                      </c:pt>
                      <c:pt idx="7599" formatCode="General">
                        <c:v>701.61699999999996</c:v>
                      </c:pt>
                      <c:pt idx="7600" formatCode="General">
                        <c:v>701.62699999999995</c:v>
                      </c:pt>
                      <c:pt idx="7601" formatCode="General">
                        <c:v>701.63699999999994</c:v>
                      </c:pt>
                      <c:pt idx="7602" formatCode="General">
                        <c:v>701.64700000000005</c:v>
                      </c:pt>
                      <c:pt idx="7603" formatCode="General">
                        <c:v>701.65700000000004</c:v>
                      </c:pt>
                      <c:pt idx="7604" formatCode="General">
                        <c:v>701.66700000000003</c:v>
                      </c:pt>
                      <c:pt idx="7605" formatCode="General">
                        <c:v>701.67700000000002</c:v>
                      </c:pt>
                      <c:pt idx="7606" formatCode="General">
                        <c:v>701.68700000000001</c:v>
                      </c:pt>
                      <c:pt idx="7607" formatCode="General">
                        <c:v>701.697</c:v>
                      </c:pt>
                      <c:pt idx="7608" formatCode="General">
                        <c:v>701.70699999999999</c:v>
                      </c:pt>
                      <c:pt idx="7609" formatCode="General">
                        <c:v>701.71699999999998</c:v>
                      </c:pt>
                      <c:pt idx="7610" formatCode="General">
                        <c:v>701.72699999999998</c:v>
                      </c:pt>
                      <c:pt idx="7611" formatCode="General">
                        <c:v>701.73699999999997</c:v>
                      </c:pt>
                      <c:pt idx="7612" formatCode="General">
                        <c:v>701.74699999999996</c:v>
                      </c:pt>
                      <c:pt idx="7613" formatCode="General">
                        <c:v>701.75699999999995</c:v>
                      </c:pt>
                      <c:pt idx="7614" formatCode="General">
                        <c:v>701.76700000000005</c:v>
                      </c:pt>
                      <c:pt idx="7615" formatCode="General">
                        <c:v>701.77700000000004</c:v>
                      </c:pt>
                      <c:pt idx="7616" formatCode="General">
                        <c:v>701.78700000000003</c:v>
                      </c:pt>
                      <c:pt idx="7617" formatCode="General">
                        <c:v>701.79700000000003</c:v>
                      </c:pt>
                      <c:pt idx="7618" formatCode="General">
                        <c:v>701.80700000000002</c:v>
                      </c:pt>
                      <c:pt idx="7619" formatCode="General">
                        <c:v>701.81700000000001</c:v>
                      </c:pt>
                      <c:pt idx="7620" formatCode="General">
                        <c:v>701.827</c:v>
                      </c:pt>
                      <c:pt idx="7621" formatCode="General">
                        <c:v>701.83699999999999</c:v>
                      </c:pt>
                      <c:pt idx="7622" formatCode="General">
                        <c:v>701.84699999999998</c:v>
                      </c:pt>
                      <c:pt idx="7623" formatCode="General">
                        <c:v>701.85699999999997</c:v>
                      </c:pt>
                      <c:pt idx="7624" formatCode="General">
                        <c:v>701.86699999999996</c:v>
                      </c:pt>
                      <c:pt idx="7625" formatCode="General">
                        <c:v>701.87699999999995</c:v>
                      </c:pt>
                      <c:pt idx="7626" formatCode="General">
                        <c:v>701.88699999999994</c:v>
                      </c:pt>
                      <c:pt idx="7627" formatCode="General">
                        <c:v>701.89700000000005</c:v>
                      </c:pt>
                      <c:pt idx="7628" formatCode="General">
                        <c:v>701.90700000000004</c:v>
                      </c:pt>
                      <c:pt idx="7629" formatCode="General">
                        <c:v>701.91700000000003</c:v>
                      </c:pt>
                      <c:pt idx="7630" formatCode="General">
                        <c:v>701.92700000000002</c:v>
                      </c:pt>
                      <c:pt idx="7631" formatCode="General">
                        <c:v>701.93700000000001</c:v>
                      </c:pt>
                      <c:pt idx="7632" formatCode="General">
                        <c:v>701.947</c:v>
                      </c:pt>
                      <c:pt idx="7633" formatCode="General">
                        <c:v>701.95699999999999</c:v>
                      </c:pt>
                      <c:pt idx="7634" formatCode="General">
                        <c:v>701.96699999999998</c:v>
                      </c:pt>
                      <c:pt idx="7635" formatCode="General">
                        <c:v>701.97699999999998</c:v>
                      </c:pt>
                      <c:pt idx="7636" formatCode="General">
                        <c:v>701.98699999999997</c:v>
                      </c:pt>
                      <c:pt idx="7637" formatCode="General">
                        <c:v>701.99699999999996</c:v>
                      </c:pt>
                      <c:pt idx="7638" formatCode="General">
                        <c:v>702.00699999999995</c:v>
                      </c:pt>
                      <c:pt idx="7639" formatCode="General">
                        <c:v>702.01700000000005</c:v>
                      </c:pt>
                      <c:pt idx="7640" formatCode="General">
                        <c:v>702.02700000000004</c:v>
                      </c:pt>
                      <c:pt idx="7641" formatCode="General">
                        <c:v>702.03700000000003</c:v>
                      </c:pt>
                      <c:pt idx="7642" formatCode="General">
                        <c:v>702.04700000000003</c:v>
                      </c:pt>
                      <c:pt idx="7643" formatCode="General">
                        <c:v>702.05700000000002</c:v>
                      </c:pt>
                      <c:pt idx="7644" formatCode="General">
                        <c:v>702.06700000000001</c:v>
                      </c:pt>
                      <c:pt idx="7645" formatCode="General">
                        <c:v>702.077</c:v>
                      </c:pt>
                      <c:pt idx="7646" formatCode="General">
                        <c:v>702.08699999999999</c:v>
                      </c:pt>
                      <c:pt idx="7647" formatCode="General">
                        <c:v>702.09699999999998</c:v>
                      </c:pt>
                      <c:pt idx="7648" formatCode="General">
                        <c:v>702.10699999999997</c:v>
                      </c:pt>
                      <c:pt idx="7649" formatCode="General">
                        <c:v>702.11699999999996</c:v>
                      </c:pt>
                      <c:pt idx="7650" formatCode="General">
                        <c:v>702.12699999999995</c:v>
                      </c:pt>
                      <c:pt idx="7651" formatCode="General">
                        <c:v>702.13699999999994</c:v>
                      </c:pt>
                      <c:pt idx="7652" formatCode="General">
                        <c:v>702.14700000000005</c:v>
                      </c:pt>
                      <c:pt idx="7653" formatCode="General">
                        <c:v>702.15700000000004</c:v>
                      </c:pt>
                      <c:pt idx="7654" formatCode="General">
                        <c:v>702.16700000000003</c:v>
                      </c:pt>
                      <c:pt idx="7655" formatCode="General">
                        <c:v>702.17700000000002</c:v>
                      </c:pt>
                      <c:pt idx="7656" formatCode="General">
                        <c:v>702.18700000000001</c:v>
                      </c:pt>
                      <c:pt idx="7657" formatCode="General">
                        <c:v>702.197</c:v>
                      </c:pt>
                      <c:pt idx="7658" formatCode="General">
                        <c:v>702.20699999999999</c:v>
                      </c:pt>
                      <c:pt idx="7659" formatCode="General">
                        <c:v>702.21699999999998</c:v>
                      </c:pt>
                      <c:pt idx="7660" formatCode="General">
                        <c:v>702.22699999999998</c:v>
                      </c:pt>
                      <c:pt idx="7661" formatCode="General">
                        <c:v>702.23699999999997</c:v>
                      </c:pt>
                      <c:pt idx="7662" formatCode="General">
                        <c:v>702.24699999999996</c:v>
                      </c:pt>
                      <c:pt idx="7663" formatCode="General">
                        <c:v>702.25699999999995</c:v>
                      </c:pt>
                      <c:pt idx="7664" formatCode="General">
                        <c:v>702.26700000000005</c:v>
                      </c:pt>
                      <c:pt idx="7665" formatCode="General">
                        <c:v>702.27700000000004</c:v>
                      </c:pt>
                      <c:pt idx="7666" formatCode="General">
                        <c:v>702.28700000000003</c:v>
                      </c:pt>
                      <c:pt idx="7667" formatCode="General">
                        <c:v>702.29700000000003</c:v>
                      </c:pt>
                      <c:pt idx="7668" formatCode="General">
                        <c:v>702.30700000000002</c:v>
                      </c:pt>
                      <c:pt idx="7669" formatCode="General">
                        <c:v>702.31700000000001</c:v>
                      </c:pt>
                      <c:pt idx="7670" formatCode="General">
                        <c:v>702.327</c:v>
                      </c:pt>
                      <c:pt idx="7671" formatCode="General">
                        <c:v>702.33699999999999</c:v>
                      </c:pt>
                      <c:pt idx="7672" formatCode="General">
                        <c:v>702.34699999999998</c:v>
                      </c:pt>
                      <c:pt idx="7673" formatCode="General">
                        <c:v>702.35699999999997</c:v>
                      </c:pt>
                      <c:pt idx="7674" formatCode="General">
                        <c:v>702.36699999999996</c:v>
                      </c:pt>
                      <c:pt idx="7675" formatCode="General">
                        <c:v>702.37699999999995</c:v>
                      </c:pt>
                      <c:pt idx="7676" formatCode="General">
                        <c:v>702.38699999999994</c:v>
                      </c:pt>
                      <c:pt idx="7677" formatCode="General">
                        <c:v>702.39700000000005</c:v>
                      </c:pt>
                      <c:pt idx="7678" formatCode="General">
                        <c:v>702.40700000000004</c:v>
                      </c:pt>
                      <c:pt idx="7679" formatCode="General">
                        <c:v>702.41700000000003</c:v>
                      </c:pt>
                      <c:pt idx="7680" formatCode="General">
                        <c:v>702.42700000000002</c:v>
                      </c:pt>
                      <c:pt idx="7681" formatCode="General">
                        <c:v>702.43700000000001</c:v>
                      </c:pt>
                      <c:pt idx="7682" formatCode="General">
                        <c:v>702.447</c:v>
                      </c:pt>
                      <c:pt idx="7683" formatCode="General">
                        <c:v>702.45699999999999</c:v>
                      </c:pt>
                      <c:pt idx="7684" formatCode="General">
                        <c:v>702.46699999999998</c:v>
                      </c:pt>
                      <c:pt idx="7685" formatCode="General">
                        <c:v>702.47699999999998</c:v>
                      </c:pt>
                      <c:pt idx="7686" formatCode="General">
                        <c:v>702.48699999999997</c:v>
                      </c:pt>
                      <c:pt idx="7687" formatCode="General">
                        <c:v>702.49699999999996</c:v>
                      </c:pt>
                      <c:pt idx="7688" formatCode="General">
                        <c:v>702.50699999999995</c:v>
                      </c:pt>
                      <c:pt idx="7689" formatCode="General">
                        <c:v>702.51700000000005</c:v>
                      </c:pt>
                      <c:pt idx="7690" formatCode="General">
                        <c:v>702.52700000000004</c:v>
                      </c:pt>
                      <c:pt idx="7691" formatCode="General">
                        <c:v>702.53700000000003</c:v>
                      </c:pt>
                      <c:pt idx="7692" formatCode="General">
                        <c:v>702.54700000000003</c:v>
                      </c:pt>
                      <c:pt idx="7693" formatCode="General">
                        <c:v>702.55700000000002</c:v>
                      </c:pt>
                      <c:pt idx="7694" formatCode="General">
                        <c:v>702.56700000000001</c:v>
                      </c:pt>
                      <c:pt idx="7695" formatCode="General">
                        <c:v>702.577</c:v>
                      </c:pt>
                      <c:pt idx="7696" formatCode="General">
                        <c:v>702.58699999999999</c:v>
                      </c:pt>
                      <c:pt idx="7697" formatCode="General">
                        <c:v>702.59699999999998</c:v>
                      </c:pt>
                      <c:pt idx="7698" formatCode="General">
                        <c:v>702.60699999999997</c:v>
                      </c:pt>
                      <c:pt idx="7699" formatCode="General">
                        <c:v>702.61699999999996</c:v>
                      </c:pt>
                      <c:pt idx="7700" formatCode="General">
                        <c:v>702.62699999999995</c:v>
                      </c:pt>
                      <c:pt idx="7701" formatCode="General">
                        <c:v>702.63699999999994</c:v>
                      </c:pt>
                      <c:pt idx="7702" formatCode="General">
                        <c:v>702.64700000000005</c:v>
                      </c:pt>
                      <c:pt idx="7703" formatCode="General">
                        <c:v>702.65700000000004</c:v>
                      </c:pt>
                      <c:pt idx="7704" formatCode="General">
                        <c:v>702.66700000000003</c:v>
                      </c:pt>
                      <c:pt idx="7705" formatCode="General">
                        <c:v>702.67700000000002</c:v>
                      </c:pt>
                      <c:pt idx="7706" formatCode="General">
                        <c:v>702.68700000000001</c:v>
                      </c:pt>
                      <c:pt idx="7707" formatCode="General">
                        <c:v>702.697</c:v>
                      </c:pt>
                      <c:pt idx="7708" formatCode="General">
                        <c:v>702.70699999999999</c:v>
                      </c:pt>
                      <c:pt idx="7709" formatCode="General">
                        <c:v>702.71699999999998</c:v>
                      </c:pt>
                      <c:pt idx="7710" formatCode="General">
                        <c:v>702.72699999999998</c:v>
                      </c:pt>
                      <c:pt idx="7711" formatCode="General">
                        <c:v>702.73699999999997</c:v>
                      </c:pt>
                      <c:pt idx="7712" formatCode="General">
                        <c:v>702.74699999999996</c:v>
                      </c:pt>
                      <c:pt idx="7713" formatCode="General">
                        <c:v>702.75699999999995</c:v>
                      </c:pt>
                      <c:pt idx="7714" formatCode="General">
                        <c:v>702.76700000000005</c:v>
                      </c:pt>
                      <c:pt idx="7715" formatCode="General">
                        <c:v>702.77700000000004</c:v>
                      </c:pt>
                      <c:pt idx="7716" formatCode="General">
                        <c:v>702.78700000000003</c:v>
                      </c:pt>
                      <c:pt idx="7717" formatCode="General">
                        <c:v>702.79700000000003</c:v>
                      </c:pt>
                      <c:pt idx="7718" formatCode="General">
                        <c:v>702.80700000000002</c:v>
                      </c:pt>
                      <c:pt idx="7719" formatCode="General">
                        <c:v>702.81700000000001</c:v>
                      </c:pt>
                      <c:pt idx="7720" formatCode="General">
                        <c:v>702.827</c:v>
                      </c:pt>
                      <c:pt idx="7721" formatCode="General">
                        <c:v>702.83699999999999</c:v>
                      </c:pt>
                      <c:pt idx="7722" formatCode="General">
                        <c:v>702.84699999999998</c:v>
                      </c:pt>
                      <c:pt idx="7723" formatCode="General">
                        <c:v>702.85699999999997</c:v>
                      </c:pt>
                      <c:pt idx="7724" formatCode="General">
                        <c:v>702.86699999999996</c:v>
                      </c:pt>
                      <c:pt idx="7725" formatCode="General">
                        <c:v>702.87699999999995</c:v>
                      </c:pt>
                      <c:pt idx="7726" formatCode="General">
                        <c:v>702.88699999999994</c:v>
                      </c:pt>
                      <c:pt idx="7727" formatCode="General">
                        <c:v>702.89700000000005</c:v>
                      </c:pt>
                      <c:pt idx="7728" formatCode="General">
                        <c:v>702.90700000000004</c:v>
                      </c:pt>
                      <c:pt idx="7729" formatCode="General">
                        <c:v>702.91700000000003</c:v>
                      </c:pt>
                      <c:pt idx="7730" formatCode="General">
                        <c:v>702.92700000000002</c:v>
                      </c:pt>
                      <c:pt idx="7731" formatCode="General">
                        <c:v>702.93700000000001</c:v>
                      </c:pt>
                      <c:pt idx="7732" formatCode="General">
                        <c:v>702.947</c:v>
                      </c:pt>
                      <c:pt idx="7733" formatCode="General">
                        <c:v>702.95699999999999</c:v>
                      </c:pt>
                      <c:pt idx="7734" formatCode="General">
                        <c:v>702.96699999999998</c:v>
                      </c:pt>
                      <c:pt idx="7735" formatCode="General">
                        <c:v>702.97699999999998</c:v>
                      </c:pt>
                      <c:pt idx="7736" formatCode="General">
                        <c:v>702.98699999999997</c:v>
                      </c:pt>
                      <c:pt idx="7737" formatCode="General">
                        <c:v>702.99699999999996</c:v>
                      </c:pt>
                      <c:pt idx="7738" formatCode="General">
                        <c:v>703.00699999999995</c:v>
                      </c:pt>
                      <c:pt idx="7739" formatCode="General">
                        <c:v>703.01700000000005</c:v>
                      </c:pt>
                      <c:pt idx="7740" formatCode="General">
                        <c:v>703.02700000000004</c:v>
                      </c:pt>
                      <c:pt idx="7741" formatCode="General">
                        <c:v>703.03700000000003</c:v>
                      </c:pt>
                      <c:pt idx="7742" formatCode="General">
                        <c:v>703.04700000000003</c:v>
                      </c:pt>
                      <c:pt idx="7743" formatCode="General">
                        <c:v>703.05700000000002</c:v>
                      </c:pt>
                      <c:pt idx="7744" formatCode="General">
                        <c:v>703.06700000000001</c:v>
                      </c:pt>
                      <c:pt idx="7745" formatCode="General">
                        <c:v>703.077</c:v>
                      </c:pt>
                      <c:pt idx="7746" formatCode="General">
                        <c:v>703.08699999999999</c:v>
                      </c:pt>
                      <c:pt idx="7747" formatCode="General">
                        <c:v>703.09699999999998</c:v>
                      </c:pt>
                      <c:pt idx="7748" formatCode="General">
                        <c:v>703.10699999999997</c:v>
                      </c:pt>
                      <c:pt idx="7749" formatCode="General">
                        <c:v>703.11699999999996</c:v>
                      </c:pt>
                      <c:pt idx="7750" formatCode="General">
                        <c:v>703.12699999999995</c:v>
                      </c:pt>
                      <c:pt idx="7751" formatCode="General">
                        <c:v>703.13699999999994</c:v>
                      </c:pt>
                      <c:pt idx="7752" formatCode="General">
                        <c:v>703.14700000000005</c:v>
                      </c:pt>
                      <c:pt idx="7753" formatCode="General">
                        <c:v>703.15700000000004</c:v>
                      </c:pt>
                      <c:pt idx="7754" formatCode="General">
                        <c:v>703.16700000000003</c:v>
                      </c:pt>
                      <c:pt idx="7755" formatCode="General">
                        <c:v>703.17700000000002</c:v>
                      </c:pt>
                      <c:pt idx="7756" formatCode="General">
                        <c:v>703.18700000000001</c:v>
                      </c:pt>
                      <c:pt idx="7757" formatCode="General">
                        <c:v>703.197</c:v>
                      </c:pt>
                      <c:pt idx="7758" formatCode="General">
                        <c:v>703.20699999999999</c:v>
                      </c:pt>
                      <c:pt idx="7759" formatCode="General">
                        <c:v>703.21699999999998</c:v>
                      </c:pt>
                      <c:pt idx="7760" formatCode="General">
                        <c:v>703.22699999999998</c:v>
                      </c:pt>
                      <c:pt idx="7761" formatCode="General">
                        <c:v>703.23699999999997</c:v>
                      </c:pt>
                      <c:pt idx="7762" formatCode="General">
                        <c:v>703.24699999999996</c:v>
                      </c:pt>
                      <c:pt idx="7763" formatCode="General">
                        <c:v>703.25699999999995</c:v>
                      </c:pt>
                      <c:pt idx="7764" formatCode="General">
                        <c:v>703.26700000000005</c:v>
                      </c:pt>
                      <c:pt idx="7765" formatCode="General">
                        <c:v>703.27700000000004</c:v>
                      </c:pt>
                      <c:pt idx="7766" formatCode="General">
                        <c:v>703.28700000000003</c:v>
                      </c:pt>
                      <c:pt idx="7767" formatCode="General">
                        <c:v>703.29700000000003</c:v>
                      </c:pt>
                      <c:pt idx="7768" formatCode="General">
                        <c:v>703.30700000000002</c:v>
                      </c:pt>
                      <c:pt idx="7769" formatCode="General">
                        <c:v>703.31700000000001</c:v>
                      </c:pt>
                      <c:pt idx="7770" formatCode="General">
                        <c:v>703.327</c:v>
                      </c:pt>
                      <c:pt idx="7771" formatCode="General">
                        <c:v>703.33699999999999</c:v>
                      </c:pt>
                      <c:pt idx="7772" formatCode="General">
                        <c:v>703.34699999999998</c:v>
                      </c:pt>
                      <c:pt idx="7773" formatCode="General">
                        <c:v>703.35699999999997</c:v>
                      </c:pt>
                      <c:pt idx="7774" formatCode="General">
                        <c:v>703.36699999999996</c:v>
                      </c:pt>
                      <c:pt idx="7775" formatCode="General">
                        <c:v>703.37699999999995</c:v>
                      </c:pt>
                      <c:pt idx="7776" formatCode="General">
                        <c:v>703.38699999999994</c:v>
                      </c:pt>
                      <c:pt idx="7777" formatCode="General">
                        <c:v>703.39700000000005</c:v>
                      </c:pt>
                      <c:pt idx="7778" formatCode="General">
                        <c:v>703.40700000000004</c:v>
                      </c:pt>
                      <c:pt idx="7779" formatCode="General">
                        <c:v>703.41700000000003</c:v>
                      </c:pt>
                      <c:pt idx="7780" formatCode="General">
                        <c:v>703.42700000000002</c:v>
                      </c:pt>
                      <c:pt idx="7781" formatCode="General">
                        <c:v>703.43700000000001</c:v>
                      </c:pt>
                      <c:pt idx="7782" formatCode="General">
                        <c:v>703.447</c:v>
                      </c:pt>
                      <c:pt idx="7783" formatCode="General">
                        <c:v>703.45699999999999</c:v>
                      </c:pt>
                      <c:pt idx="7784" formatCode="General">
                        <c:v>703.46699999999998</c:v>
                      </c:pt>
                      <c:pt idx="7785" formatCode="General">
                        <c:v>703.47699999999998</c:v>
                      </c:pt>
                      <c:pt idx="7786" formatCode="General">
                        <c:v>703.48699999999997</c:v>
                      </c:pt>
                      <c:pt idx="7787" formatCode="General">
                        <c:v>703.49699999999996</c:v>
                      </c:pt>
                      <c:pt idx="7788" formatCode="General">
                        <c:v>703.50699999999995</c:v>
                      </c:pt>
                      <c:pt idx="7789" formatCode="General">
                        <c:v>703.51700000000005</c:v>
                      </c:pt>
                      <c:pt idx="7790" formatCode="General">
                        <c:v>703.52700000000004</c:v>
                      </c:pt>
                      <c:pt idx="7791" formatCode="General">
                        <c:v>703.53700000000003</c:v>
                      </c:pt>
                      <c:pt idx="7792" formatCode="General">
                        <c:v>703.54700000000003</c:v>
                      </c:pt>
                      <c:pt idx="7793" formatCode="General">
                        <c:v>703.55700000000002</c:v>
                      </c:pt>
                      <c:pt idx="7794" formatCode="General">
                        <c:v>703.56700000000001</c:v>
                      </c:pt>
                      <c:pt idx="7795" formatCode="General">
                        <c:v>703.577</c:v>
                      </c:pt>
                      <c:pt idx="7796" formatCode="General">
                        <c:v>703.58699999999999</c:v>
                      </c:pt>
                      <c:pt idx="7797" formatCode="General">
                        <c:v>703.59699999999998</c:v>
                      </c:pt>
                      <c:pt idx="7798" formatCode="General">
                        <c:v>703.60699999999997</c:v>
                      </c:pt>
                      <c:pt idx="7799" formatCode="General">
                        <c:v>703.61699999999996</c:v>
                      </c:pt>
                      <c:pt idx="7800" formatCode="General">
                        <c:v>703.62699999999995</c:v>
                      </c:pt>
                      <c:pt idx="7801" formatCode="General">
                        <c:v>703.63699999999994</c:v>
                      </c:pt>
                      <c:pt idx="7802" formatCode="General">
                        <c:v>703.64700000000005</c:v>
                      </c:pt>
                      <c:pt idx="7803" formatCode="General">
                        <c:v>703.65700000000004</c:v>
                      </c:pt>
                      <c:pt idx="7804" formatCode="General">
                        <c:v>703.66700000000003</c:v>
                      </c:pt>
                      <c:pt idx="7805" formatCode="General">
                        <c:v>703.67700000000002</c:v>
                      </c:pt>
                      <c:pt idx="7806" formatCode="General">
                        <c:v>703.68700000000001</c:v>
                      </c:pt>
                      <c:pt idx="7807" formatCode="General">
                        <c:v>703.697</c:v>
                      </c:pt>
                      <c:pt idx="7808" formatCode="General">
                        <c:v>703.70699999999999</c:v>
                      </c:pt>
                      <c:pt idx="7809" formatCode="General">
                        <c:v>703.71699999999998</c:v>
                      </c:pt>
                      <c:pt idx="7810" formatCode="General">
                        <c:v>703.72699999999998</c:v>
                      </c:pt>
                      <c:pt idx="7811" formatCode="General">
                        <c:v>703.73699999999997</c:v>
                      </c:pt>
                      <c:pt idx="7812" formatCode="General">
                        <c:v>703.74699999999996</c:v>
                      </c:pt>
                      <c:pt idx="7813" formatCode="General">
                        <c:v>703.75699999999995</c:v>
                      </c:pt>
                      <c:pt idx="7814" formatCode="General">
                        <c:v>703.76700000000005</c:v>
                      </c:pt>
                      <c:pt idx="7815" formatCode="General">
                        <c:v>703.77700000000004</c:v>
                      </c:pt>
                      <c:pt idx="7816" formatCode="General">
                        <c:v>703.78700000000003</c:v>
                      </c:pt>
                      <c:pt idx="7817" formatCode="General">
                        <c:v>703.79700000000003</c:v>
                      </c:pt>
                      <c:pt idx="7818" formatCode="General">
                        <c:v>703.80700000000002</c:v>
                      </c:pt>
                      <c:pt idx="7819" formatCode="General">
                        <c:v>703.81700000000001</c:v>
                      </c:pt>
                      <c:pt idx="7820" formatCode="General">
                        <c:v>703.827</c:v>
                      </c:pt>
                      <c:pt idx="7821" formatCode="General">
                        <c:v>703.83699999999999</c:v>
                      </c:pt>
                      <c:pt idx="7822" formatCode="General">
                        <c:v>703.84699999999998</c:v>
                      </c:pt>
                      <c:pt idx="7823" formatCode="General">
                        <c:v>703.85699999999997</c:v>
                      </c:pt>
                      <c:pt idx="7824" formatCode="General">
                        <c:v>703.86699999999996</c:v>
                      </c:pt>
                      <c:pt idx="7825" formatCode="General">
                        <c:v>703.87699999999995</c:v>
                      </c:pt>
                      <c:pt idx="7826" formatCode="General">
                        <c:v>703.88699999999994</c:v>
                      </c:pt>
                      <c:pt idx="7827" formatCode="General">
                        <c:v>703.89700000000005</c:v>
                      </c:pt>
                      <c:pt idx="7828" formatCode="General">
                        <c:v>703.90700000000004</c:v>
                      </c:pt>
                      <c:pt idx="7829" formatCode="General">
                        <c:v>703.91700000000003</c:v>
                      </c:pt>
                      <c:pt idx="7830" formatCode="General">
                        <c:v>703.92700000000002</c:v>
                      </c:pt>
                      <c:pt idx="7831" formatCode="General">
                        <c:v>703.93700000000001</c:v>
                      </c:pt>
                      <c:pt idx="7832" formatCode="General">
                        <c:v>703.947</c:v>
                      </c:pt>
                      <c:pt idx="7833" formatCode="General">
                        <c:v>703.95699999999999</c:v>
                      </c:pt>
                      <c:pt idx="7834" formatCode="General">
                        <c:v>703.96699999999998</c:v>
                      </c:pt>
                      <c:pt idx="7835" formatCode="General">
                        <c:v>703.97699999999998</c:v>
                      </c:pt>
                      <c:pt idx="7836" formatCode="General">
                        <c:v>703.98699999999997</c:v>
                      </c:pt>
                      <c:pt idx="7837" formatCode="General">
                        <c:v>703.99699999999996</c:v>
                      </c:pt>
                      <c:pt idx="7838" formatCode="General">
                        <c:v>704.00699999999995</c:v>
                      </c:pt>
                      <c:pt idx="7839" formatCode="General">
                        <c:v>704.01700000000005</c:v>
                      </c:pt>
                      <c:pt idx="7840" formatCode="General">
                        <c:v>704.02700000000004</c:v>
                      </c:pt>
                      <c:pt idx="7841" formatCode="General">
                        <c:v>704.03700000000003</c:v>
                      </c:pt>
                      <c:pt idx="7842" formatCode="General">
                        <c:v>704.04700000000003</c:v>
                      </c:pt>
                      <c:pt idx="7843" formatCode="General">
                        <c:v>704.05700000000002</c:v>
                      </c:pt>
                      <c:pt idx="7844" formatCode="General">
                        <c:v>704.06700000000001</c:v>
                      </c:pt>
                      <c:pt idx="7845" formatCode="General">
                        <c:v>704.077</c:v>
                      </c:pt>
                      <c:pt idx="7846" formatCode="General">
                        <c:v>704.08699999999999</c:v>
                      </c:pt>
                      <c:pt idx="7847" formatCode="General">
                        <c:v>704.09699999999998</c:v>
                      </c:pt>
                      <c:pt idx="7848" formatCode="General">
                        <c:v>704.10699999999997</c:v>
                      </c:pt>
                      <c:pt idx="7849" formatCode="General">
                        <c:v>704.11699999999996</c:v>
                      </c:pt>
                      <c:pt idx="7850" formatCode="General">
                        <c:v>704.12699999999995</c:v>
                      </c:pt>
                      <c:pt idx="7851" formatCode="General">
                        <c:v>704.13699999999994</c:v>
                      </c:pt>
                      <c:pt idx="7852" formatCode="General">
                        <c:v>704.14700000000005</c:v>
                      </c:pt>
                      <c:pt idx="7853" formatCode="General">
                        <c:v>704.15700000000004</c:v>
                      </c:pt>
                      <c:pt idx="7854" formatCode="General">
                        <c:v>704.16700000000003</c:v>
                      </c:pt>
                      <c:pt idx="7855" formatCode="General">
                        <c:v>704.17700000000002</c:v>
                      </c:pt>
                      <c:pt idx="7856" formatCode="General">
                        <c:v>704.18700000000001</c:v>
                      </c:pt>
                      <c:pt idx="7857" formatCode="General">
                        <c:v>704.197</c:v>
                      </c:pt>
                      <c:pt idx="7858" formatCode="General">
                        <c:v>704.20699999999999</c:v>
                      </c:pt>
                      <c:pt idx="7859" formatCode="General">
                        <c:v>704.21699999999998</c:v>
                      </c:pt>
                      <c:pt idx="7860" formatCode="General">
                        <c:v>704.22699999999998</c:v>
                      </c:pt>
                      <c:pt idx="7861" formatCode="General">
                        <c:v>704.23699999999997</c:v>
                      </c:pt>
                      <c:pt idx="7862" formatCode="General">
                        <c:v>704.24699999999996</c:v>
                      </c:pt>
                      <c:pt idx="7863" formatCode="General">
                        <c:v>704.25699999999995</c:v>
                      </c:pt>
                      <c:pt idx="7864" formatCode="General">
                        <c:v>704.26700000000005</c:v>
                      </c:pt>
                      <c:pt idx="7865" formatCode="General">
                        <c:v>704.27700000000004</c:v>
                      </c:pt>
                      <c:pt idx="7866" formatCode="General">
                        <c:v>704.28700000000003</c:v>
                      </c:pt>
                      <c:pt idx="7867" formatCode="General">
                        <c:v>704.29700000000003</c:v>
                      </c:pt>
                      <c:pt idx="7868" formatCode="General">
                        <c:v>704.30700000000002</c:v>
                      </c:pt>
                      <c:pt idx="7869" formatCode="General">
                        <c:v>704.31700000000001</c:v>
                      </c:pt>
                      <c:pt idx="7870" formatCode="General">
                        <c:v>704.327</c:v>
                      </c:pt>
                      <c:pt idx="7871" formatCode="General">
                        <c:v>704.33699999999999</c:v>
                      </c:pt>
                      <c:pt idx="7872" formatCode="General">
                        <c:v>704.34699999999998</c:v>
                      </c:pt>
                      <c:pt idx="7873" formatCode="General">
                        <c:v>704.35699999999997</c:v>
                      </c:pt>
                      <c:pt idx="7874" formatCode="General">
                        <c:v>704.36699999999996</c:v>
                      </c:pt>
                      <c:pt idx="7875" formatCode="General">
                        <c:v>704.37699999999995</c:v>
                      </c:pt>
                      <c:pt idx="7876" formatCode="General">
                        <c:v>704.38699999999994</c:v>
                      </c:pt>
                      <c:pt idx="7877" formatCode="General">
                        <c:v>704.39700000000005</c:v>
                      </c:pt>
                      <c:pt idx="7878" formatCode="General">
                        <c:v>704.40700000000004</c:v>
                      </c:pt>
                      <c:pt idx="7879" formatCode="General">
                        <c:v>704.41700000000003</c:v>
                      </c:pt>
                      <c:pt idx="7880" formatCode="General">
                        <c:v>704.42700000000002</c:v>
                      </c:pt>
                      <c:pt idx="7881" formatCode="General">
                        <c:v>704.43700000000001</c:v>
                      </c:pt>
                      <c:pt idx="7882" formatCode="General">
                        <c:v>704.447</c:v>
                      </c:pt>
                      <c:pt idx="7883" formatCode="General">
                        <c:v>704.45699999999999</c:v>
                      </c:pt>
                      <c:pt idx="7884" formatCode="General">
                        <c:v>704.46699999999998</c:v>
                      </c:pt>
                      <c:pt idx="7885" formatCode="General">
                        <c:v>704.47699999999998</c:v>
                      </c:pt>
                      <c:pt idx="7886" formatCode="General">
                        <c:v>704.48699999999997</c:v>
                      </c:pt>
                      <c:pt idx="7887" formatCode="General">
                        <c:v>704.49699999999996</c:v>
                      </c:pt>
                      <c:pt idx="7888" formatCode="General">
                        <c:v>704.50699999999995</c:v>
                      </c:pt>
                      <c:pt idx="7889" formatCode="General">
                        <c:v>704.51700000000005</c:v>
                      </c:pt>
                      <c:pt idx="7890" formatCode="General">
                        <c:v>704.52700000000004</c:v>
                      </c:pt>
                      <c:pt idx="7891" formatCode="General">
                        <c:v>704.53700000000003</c:v>
                      </c:pt>
                      <c:pt idx="7892" formatCode="General">
                        <c:v>704.54700000000003</c:v>
                      </c:pt>
                      <c:pt idx="7893" formatCode="General">
                        <c:v>704.55700000000002</c:v>
                      </c:pt>
                      <c:pt idx="7894" formatCode="General">
                        <c:v>704.56700000000001</c:v>
                      </c:pt>
                      <c:pt idx="7895" formatCode="General">
                        <c:v>704.577</c:v>
                      </c:pt>
                      <c:pt idx="7896" formatCode="General">
                        <c:v>704.58699999999999</c:v>
                      </c:pt>
                      <c:pt idx="7897" formatCode="General">
                        <c:v>704.59699999999998</c:v>
                      </c:pt>
                      <c:pt idx="7898" formatCode="General">
                        <c:v>704.60699999999997</c:v>
                      </c:pt>
                      <c:pt idx="7899" formatCode="General">
                        <c:v>704.61699999999996</c:v>
                      </c:pt>
                      <c:pt idx="7900" formatCode="General">
                        <c:v>704.62699999999995</c:v>
                      </c:pt>
                      <c:pt idx="7901" formatCode="General">
                        <c:v>704.63699999999994</c:v>
                      </c:pt>
                      <c:pt idx="7902" formatCode="General">
                        <c:v>704.64700000000005</c:v>
                      </c:pt>
                      <c:pt idx="7903" formatCode="General">
                        <c:v>704.65700000000004</c:v>
                      </c:pt>
                      <c:pt idx="7904" formatCode="General">
                        <c:v>704.66700000000003</c:v>
                      </c:pt>
                      <c:pt idx="7905" formatCode="General">
                        <c:v>704.67700000000002</c:v>
                      </c:pt>
                      <c:pt idx="7906" formatCode="General">
                        <c:v>704.68700000000001</c:v>
                      </c:pt>
                      <c:pt idx="7907" formatCode="General">
                        <c:v>704.697</c:v>
                      </c:pt>
                      <c:pt idx="7908" formatCode="General">
                        <c:v>704.70699999999999</c:v>
                      </c:pt>
                      <c:pt idx="7909" formatCode="General">
                        <c:v>704.71699999999998</c:v>
                      </c:pt>
                      <c:pt idx="7910" formatCode="General">
                        <c:v>704.72699999999998</c:v>
                      </c:pt>
                      <c:pt idx="7911" formatCode="General">
                        <c:v>704.73699999999997</c:v>
                      </c:pt>
                      <c:pt idx="7912" formatCode="General">
                        <c:v>704.74699999999996</c:v>
                      </c:pt>
                      <c:pt idx="7913" formatCode="General">
                        <c:v>704.75699999999995</c:v>
                      </c:pt>
                      <c:pt idx="7914" formatCode="General">
                        <c:v>704.76700000000005</c:v>
                      </c:pt>
                      <c:pt idx="7915" formatCode="General">
                        <c:v>704.77700000000004</c:v>
                      </c:pt>
                      <c:pt idx="7916" formatCode="General">
                        <c:v>704.78700000000003</c:v>
                      </c:pt>
                      <c:pt idx="7917" formatCode="General">
                        <c:v>704.79700000000003</c:v>
                      </c:pt>
                      <c:pt idx="7918" formatCode="General">
                        <c:v>704.80700000000002</c:v>
                      </c:pt>
                      <c:pt idx="7919" formatCode="General">
                        <c:v>704.81700000000001</c:v>
                      </c:pt>
                      <c:pt idx="7920" formatCode="General">
                        <c:v>704.827</c:v>
                      </c:pt>
                      <c:pt idx="7921" formatCode="General">
                        <c:v>704.83699999999999</c:v>
                      </c:pt>
                      <c:pt idx="7922" formatCode="General">
                        <c:v>704.84699999999998</c:v>
                      </c:pt>
                      <c:pt idx="7923" formatCode="General">
                        <c:v>704.85699999999997</c:v>
                      </c:pt>
                      <c:pt idx="7924" formatCode="General">
                        <c:v>704.86699999999996</c:v>
                      </c:pt>
                      <c:pt idx="7925" formatCode="General">
                        <c:v>704.87699999999995</c:v>
                      </c:pt>
                      <c:pt idx="7926" formatCode="General">
                        <c:v>704.88699999999994</c:v>
                      </c:pt>
                      <c:pt idx="7927" formatCode="General">
                        <c:v>704.89700000000005</c:v>
                      </c:pt>
                      <c:pt idx="7928" formatCode="General">
                        <c:v>704.90700000000004</c:v>
                      </c:pt>
                      <c:pt idx="7929" formatCode="General">
                        <c:v>704.91700000000003</c:v>
                      </c:pt>
                      <c:pt idx="7930" formatCode="General">
                        <c:v>704.92700000000002</c:v>
                      </c:pt>
                      <c:pt idx="7931" formatCode="General">
                        <c:v>704.93700000000001</c:v>
                      </c:pt>
                      <c:pt idx="7932" formatCode="General">
                        <c:v>704.947</c:v>
                      </c:pt>
                      <c:pt idx="7933" formatCode="General">
                        <c:v>704.95699999999999</c:v>
                      </c:pt>
                      <c:pt idx="7934" formatCode="General">
                        <c:v>704.96699999999998</c:v>
                      </c:pt>
                      <c:pt idx="7935" formatCode="General">
                        <c:v>704.97699999999998</c:v>
                      </c:pt>
                      <c:pt idx="7936" formatCode="General">
                        <c:v>704.98699999999997</c:v>
                      </c:pt>
                      <c:pt idx="7937" formatCode="General">
                        <c:v>704.99699999999996</c:v>
                      </c:pt>
                      <c:pt idx="7938" formatCode="General">
                        <c:v>705.00699999999995</c:v>
                      </c:pt>
                      <c:pt idx="7939" formatCode="General">
                        <c:v>705.01700000000005</c:v>
                      </c:pt>
                      <c:pt idx="7940" formatCode="General">
                        <c:v>705.02700000000004</c:v>
                      </c:pt>
                      <c:pt idx="7941" formatCode="General">
                        <c:v>705.03700000000003</c:v>
                      </c:pt>
                      <c:pt idx="7942" formatCode="General">
                        <c:v>705.04700000000003</c:v>
                      </c:pt>
                      <c:pt idx="7943" formatCode="General">
                        <c:v>705.05700000000002</c:v>
                      </c:pt>
                      <c:pt idx="7944" formatCode="General">
                        <c:v>705.06700000000001</c:v>
                      </c:pt>
                      <c:pt idx="7945" formatCode="General">
                        <c:v>705.077</c:v>
                      </c:pt>
                      <c:pt idx="7946" formatCode="General">
                        <c:v>705.08699999999999</c:v>
                      </c:pt>
                      <c:pt idx="7947" formatCode="General">
                        <c:v>705.09699999999998</c:v>
                      </c:pt>
                      <c:pt idx="7948" formatCode="General">
                        <c:v>705.10699999999997</c:v>
                      </c:pt>
                      <c:pt idx="7949" formatCode="General">
                        <c:v>705.11699999999996</c:v>
                      </c:pt>
                      <c:pt idx="7950" formatCode="General">
                        <c:v>705.12699999999995</c:v>
                      </c:pt>
                      <c:pt idx="7951" formatCode="General">
                        <c:v>705.13699999999994</c:v>
                      </c:pt>
                      <c:pt idx="7952" formatCode="General">
                        <c:v>705.14700000000005</c:v>
                      </c:pt>
                      <c:pt idx="7953" formatCode="General">
                        <c:v>705.15700000000004</c:v>
                      </c:pt>
                      <c:pt idx="7954" formatCode="General">
                        <c:v>705.16700000000003</c:v>
                      </c:pt>
                      <c:pt idx="7955" formatCode="General">
                        <c:v>705.17700000000002</c:v>
                      </c:pt>
                      <c:pt idx="7956" formatCode="General">
                        <c:v>705.18700000000001</c:v>
                      </c:pt>
                      <c:pt idx="7957" formatCode="General">
                        <c:v>705.197</c:v>
                      </c:pt>
                      <c:pt idx="7958" formatCode="General">
                        <c:v>705.20699999999999</c:v>
                      </c:pt>
                      <c:pt idx="7959" formatCode="General">
                        <c:v>705.21699999999998</c:v>
                      </c:pt>
                      <c:pt idx="7960" formatCode="General">
                        <c:v>705.22699999999998</c:v>
                      </c:pt>
                      <c:pt idx="7961" formatCode="General">
                        <c:v>705.23699999999997</c:v>
                      </c:pt>
                      <c:pt idx="7962" formatCode="General">
                        <c:v>705.24699999999996</c:v>
                      </c:pt>
                      <c:pt idx="7963" formatCode="General">
                        <c:v>705.25699999999995</c:v>
                      </c:pt>
                      <c:pt idx="7964" formatCode="General">
                        <c:v>705.26700000000005</c:v>
                      </c:pt>
                      <c:pt idx="7965" formatCode="General">
                        <c:v>705.27700000000004</c:v>
                      </c:pt>
                      <c:pt idx="7966" formatCode="General">
                        <c:v>705.28700000000003</c:v>
                      </c:pt>
                      <c:pt idx="7967" formatCode="General">
                        <c:v>705.29700000000003</c:v>
                      </c:pt>
                      <c:pt idx="7968" formatCode="General">
                        <c:v>705.30700000000002</c:v>
                      </c:pt>
                      <c:pt idx="7969" formatCode="General">
                        <c:v>705.31700000000001</c:v>
                      </c:pt>
                      <c:pt idx="7970" formatCode="General">
                        <c:v>705.327</c:v>
                      </c:pt>
                      <c:pt idx="7971" formatCode="General">
                        <c:v>705.33699999999999</c:v>
                      </c:pt>
                      <c:pt idx="7972" formatCode="General">
                        <c:v>705.34699999999998</c:v>
                      </c:pt>
                      <c:pt idx="7973" formatCode="General">
                        <c:v>705.35699999999997</c:v>
                      </c:pt>
                      <c:pt idx="7974" formatCode="General">
                        <c:v>705.36699999999996</c:v>
                      </c:pt>
                      <c:pt idx="7975" formatCode="General">
                        <c:v>705.37699999999995</c:v>
                      </c:pt>
                      <c:pt idx="7976" formatCode="General">
                        <c:v>705.38699999999994</c:v>
                      </c:pt>
                      <c:pt idx="7977" formatCode="General">
                        <c:v>705.39700000000005</c:v>
                      </c:pt>
                      <c:pt idx="7978" formatCode="General">
                        <c:v>705.40700000000004</c:v>
                      </c:pt>
                      <c:pt idx="7979" formatCode="General">
                        <c:v>705.41700000000003</c:v>
                      </c:pt>
                      <c:pt idx="7980" formatCode="General">
                        <c:v>705.42700000000002</c:v>
                      </c:pt>
                      <c:pt idx="7981" formatCode="General">
                        <c:v>705.43700000000001</c:v>
                      </c:pt>
                      <c:pt idx="7982" formatCode="General">
                        <c:v>705.447</c:v>
                      </c:pt>
                      <c:pt idx="7983" formatCode="General">
                        <c:v>705.45699999999999</c:v>
                      </c:pt>
                      <c:pt idx="7984" formatCode="General">
                        <c:v>705.46699999999998</c:v>
                      </c:pt>
                      <c:pt idx="7985" formatCode="General">
                        <c:v>705.47699999999998</c:v>
                      </c:pt>
                      <c:pt idx="7986" formatCode="General">
                        <c:v>705.48699999999997</c:v>
                      </c:pt>
                      <c:pt idx="7987" formatCode="General">
                        <c:v>705.49699999999996</c:v>
                      </c:pt>
                      <c:pt idx="7988" formatCode="General">
                        <c:v>705.50699999999995</c:v>
                      </c:pt>
                      <c:pt idx="7989" formatCode="General">
                        <c:v>705.51700000000005</c:v>
                      </c:pt>
                      <c:pt idx="7990" formatCode="General">
                        <c:v>705.52700000000004</c:v>
                      </c:pt>
                      <c:pt idx="7991" formatCode="General">
                        <c:v>705.53700000000003</c:v>
                      </c:pt>
                      <c:pt idx="7992" formatCode="General">
                        <c:v>705.54700000000003</c:v>
                      </c:pt>
                      <c:pt idx="7993" formatCode="General">
                        <c:v>705.55700000000002</c:v>
                      </c:pt>
                      <c:pt idx="7994" formatCode="General">
                        <c:v>705.56700000000001</c:v>
                      </c:pt>
                      <c:pt idx="7995" formatCode="General">
                        <c:v>705.577</c:v>
                      </c:pt>
                      <c:pt idx="7996" formatCode="General">
                        <c:v>705.58699999999999</c:v>
                      </c:pt>
                      <c:pt idx="7997" formatCode="General">
                        <c:v>705.59699999999998</c:v>
                      </c:pt>
                      <c:pt idx="7998" formatCode="General">
                        <c:v>705.60699999999997</c:v>
                      </c:pt>
                      <c:pt idx="7999" formatCode="General">
                        <c:v>705.61699999999996</c:v>
                      </c:pt>
                      <c:pt idx="8000" formatCode="General">
                        <c:v>705.62699999999995</c:v>
                      </c:pt>
                      <c:pt idx="8001" formatCode="General">
                        <c:v>705.63699999999994</c:v>
                      </c:pt>
                      <c:pt idx="8002" formatCode="General">
                        <c:v>705.64700000000005</c:v>
                      </c:pt>
                      <c:pt idx="8003" formatCode="General">
                        <c:v>705.65700000000004</c:v>
                      </c:pt>
                      <c:pt idx="8004" formatCode="General">
                        <c:v>705.66700000000003</c:v>
                      </c:pt>
                      <c:pt idx="8005" formatCode="General">
                        <c:v>705.67700000000002</c:v>
                      </c:pt>
                      <c:pt idx="8006" formatCode="General">
                        <c:v>705.68700000000001</c:v>
                      </c:pt>
                      <c:pt idx="8007" formatCode="General">
                        <c:v>705.697</c:v>
                      </c:pt>
                      <c:pt idx="8008" formatCode="General">
                        <c:v>705.70699999999999</c:v>
                      </c:pt>
                      <c:pt idx="8009" formatCode="General">
                        <c:v>705.71699999999998</c:v>
                      </c:pt>
                      <c:pt idx="8010" formatCode="General">
                        <c:v>705.72699999999998</c:v>
                      </c:pt>
                      <c:pt idx="8011" formatCode="General">
                        <c:v>705.73699999999997</c:v>
                      </c:pt>
                      <c:pt idx="8012" formatCode="General">
                        <c:v>705.74699999999996</c:v>
                      </c:pt>
                      <c:pt idx="8013" formatCode="General">
                        <c:v>705.75699999999995</c:v>
                      </c:pt>
                      <c:pt idx="8014" formatCode="General">
                        <c:v>705.76700000000005</c:v>
                      </c:pt>
                      <c:pt idx="8015" formatCode="General">
                        <c:v>705.77700000000004</c:v>
                      </c:pt>
                      <c:pt idx="8016" formatCode="General">
                        <c:v>705.78700000000003</c:v>
                      </c:pt>
                      <c:pt idx="8017" formatCode="General">
                        <c:v>705.79700000000003</c:v>
                      </c:pt>
                      <c:pt idx="8018" formatCode="General">
                        <c:v>705.80700000000002</c:v>
                      </c:pt>
                      <c:pt idx="8019" formatCode="General">
                        <c:v>705.81700000000001</c:v>
                      </c:pt>
                      <c:pt idx="8020" formatCode="General">
                        <c:v>705.827</c:v>
                      </c:pt>
                      <c:pt idx="8021" formatCode="General">
                        <c:v>705.83699999999999</c:v>
                      </c:pt>
                      <c:pt idx="8022" formatCode="General">
                        <c:v>705.84699999999998</c:v>
                      </c:pt>
                      <c:pt idx="8023" formatCode="General">
                        <c:v>705.85699999999997</c:v>
                      </c:pt>
                      <c:pt idx="8024" formatCode="General">
                        <c:v>705.86699999999996</c:v>
                      </c:pt>
                      <c:pt idx="8025" formatCode="General">
                        <c:v>705.87699999999995</c:v>
                      </c:pt>
                      <c:pt idx="8026" formatCode="General">
                        <c:v>705.88699999999994</c:v>
                      </c:pt>
                      <c:pt idx="8027" formatCode="General">
                        <c:v>705.89700000000005</c:v>
                      </c:pt>
                      <c:pt idx="8028" formatCode="General">
                        <c:v>705.90700000000004</c:v>
                      </c:pt>
                      <c:pt idx="8029" formatCode="General">
                        <c:v>705.91700000000003</c:v>
                      </c:pt>
                      <c:pt idx="8030" formatCode="General">
                        <c:v>705.92700000000002</c:v>
                      </c:pt>
                      <c:pt idx="8031" formatCode="General">
                        <c:v>705.93700000000001</c:v>
                      </c:pt>
                      <c:pt idx="8032" formatCode="General">
                        <c:v>705.947</c:v>
                      </c:pt>
                      <c:pt idx="8033" formatCode="General">
                        <c:v>705.95699999999999</c:v>
                      </c:pt>
                      <c:pt idx="8034" formatCode="General">
                        <c:v>705.96699999999998</c:v>
                      </c:pt>
                      <c:pt idx="8035" formatCode="General">
                        <c:v>705.97699999999998</c:v>
                      </c:pt>
                      <c:pt idx="8036" formatCode="General">
                        <c:v>705.98699999999997</c:v>
                      </c:pt>
                      <c:pt idx="8037" formatCode="General">
                        <c:v>705.99699999999996</c:v>
                      </c:pt>
                      <c:pt idx="8038" formatCode="General">
                        <c:v>706.00699999999995</c:v>
                      </c:pt>
                      <c:pt idx="8039" formatCode="General">
                        <c:v>706.01700000000005</c:v>
                      </c:pt>
                      <c:pt idx="8040" formatCode="General">
                        <c:v>706.02700000000004</c:v>
                      </c:pt>
                      <c:pt idx="8041" formatCode="General">
                        <c:v>706.03700000000003</c:v>
                      </c:pt>
                      <c:pt idx="8042" formatCode="General">
                        <c:v>706.04700000000003</c:v>
                      </c:pt>
                      <c:pt idx="8043" formatCode="General">
                        <c:v>706.05700000000002</c:v>
                      </c:pt>
                      <c:pt idx="8044" formatCode="General">
                        <c:v>706.06700000000001</c:v>
                      </c:pt>
                      <c:pt idx="8045" formatCode="General">
                        <c:v>706.077</c:v>
                      </c:pt>
                      <c:pt idx="8046" formatCode="General">
                        <c:v>706.08699999999999</c:v>
                      </c:pt>
                      <c:pt idx="8047" formatCode="General">
                        <c:v>706.09699999999998</c:v>
                      </c:pt>
                      <c:pt idx="8048" formatCode="General">
                        <c:v>706.10699999999997</c:v>
                      </c:pt>
                      <c:pt idx="8049" formatCode="General">
                        <c:v>706.11699999999996</c:v>
                      </c:pt>
                      <c:pt idx="8050" formatCode="General">
                        <c:v>706.12699999999995</c:v>
                      </c:pt>
                      <c:pt idx="8051" formatCode="General">
                        <c:v>706.13699999999994</c:v>
                      </c:pt>
                      <c:pt idx="8052" formatCode="General">
                        <c:v>706.14700000000005</c:v>
                      </c:pt>
                      <c:pt idx="8053" formatCode="General">
                        <c:v>706.15700000000004</c:v>
                      </c:pt>
                      <c:pt idx="8054" formatCode="General">
                        <c:v>706.16700000000003</c:v>
                      </c:pt>
                      <c:pt idx="8055" formatCode="General">
                        <c:v>706.17700000000002</c:v>
                      </c:pt>
                      <c:pt idx="8056" formatCode="General">
                        <c:v>706.18700000000001</c:v>
                      </c:pt>
                      <c:pt idx="8057" formatCode="General">
                        <c:v>706.197</c:v>
                      </c:pt>
                      <c:pt idx="8058" formatCode="General">
                        <c:v>706.20699999999999</c:v>
                      </c:pt>
                      <c:pt idx="8059" formatCode="General">
                        <c:v>706.21699999999998</c:v>
                      </c:pt>
                      <c:pt idx="8060" formatCode="General">
                        <c:v>706.22699999999998</c:v>
                      </c:pt>
                      <c:pt idx="8061" formatCode="General">
                        <c:v>706.23699999999997</c:v>
                      </c:pt>
                      <c:pt idx="8062" formatCode="General">
                        <c:v>706.24699999999996</c:v>
                      </c:pt>
                      <c:pt idx="8063" formatCode="General">
                        <c:v>706.25699999999995</c:v>
                      </c:pt>
                      <c:pt idx="8064" formatCode="General">
                        <c:v>706.26700000000005</c:v>
                      </c:pt>
                      <c:pt idx="8065" formatCode="General">
                        <c:v>706.27700000000004</c:v>
                      </c:pt>
                      <c:pt idx="8066" formatCode="General">
                        <c:v>706.28700000000003</c:v>
                      </c:pt>
                      <c:pt idx="8067" formatCode="General">
                        <c:v>706.29700000000003</c:v>
                      </c:pt>
                      <c:pt idx="8068" formatCode="General">
                        <c:v>706.30700000000002</c:v>
                      </c:pt>
                      <c:pt idx="8069" formatCode="General">
                        <c:v>706.31700000000001</c:v>
                      </c:pt>
                      <c:pt idx="8070" formatCode="General">
                        <c:v>706.327</c:v>
                      </c:pt>
                      <c:pt idx="8071" formatCode="General">
                        <c:v>706.33699999999999</c:v>
                      </c:pt>
                      <c:pt idx="8072" formatCode="General">
                        <c:v>706.34699999999998</c:v>
                      </c:pt>
                      <c:pt idx="8073" formatCode="General">
                        <c:v>706.35699999999997</c:v>
                      </c:pt>
                      <c:pt idx="8074" formatCode="General">
                        <c:v>706.36699999999996</c:v>
                      </c:pt>
                      <c:pt idx="8075" formatCode="General">
                        <c:v>706.37699999999995</c:v>
                      </c:pt>
                      <c:pt idx="8076" formatCode="General">
                        <c:v>706.38699999999994</c:v>
                      </c:pt>
                      <c:pt idx="8077" formatCode="General">
                        <c:v>706.39700000000005</c:v>
                      </c:pt>
                      <c:pt idx="8078" formatCode="General">
                        <c:v>706.40700000000004</c:v>
                      </c:pt>
                      <c:pt idx="8079" formatCode="General">
                        <c:v>706.41700000000003</c:v>
                      </c:pt>
                      <c:pt idx="8080" formatCode="General">
                        <c:v>706.42700000000002</c:v>
                      </c:pt>
                      <c:pt idx="8081" formatCode="General">
                        <c:v>706.43700000000001</c:v>
                      </c:pt>
                      <c:pt idx="8082" formatCode="General">
                        <c:v>706.447</c:v>
                      </c:pt>
                      <c:pt idx="8083" formatCode="General">
                        <c:v>706.45699999999999</c:v>
                      </c:pt>
                      <c:pt idx="8084" formatCode="General">
                        <c:v>706.46699999999998</c:v>
                      </c:pt>
                      <c:pt idx="8085" formatCode="General">
                        <c:v>706.47699999999998</c:v>
                      </c:pt>
                      <c:pt idx="8086" formatCode="General">
                        <c:v>706.48699999999997</c:v>
                      </c:pt>
                      <c:pt idx="8087" formatCode="General">
                        <c:v>706.49699999999996</c:v>
                      </c:pt>
                      <c:pt idx="8088" formatCode="General">
                        <c:v>706.50699999999995</c:v>
                      </c:pt>
                      <c:pt idx="8089" formatCode="General">
                        <c:v>706.51700000000005</c:v>
                      </c:pt>
                      <c:pt idx="8090" formatCode="General">
                        <c:v>706.52700000000004</c:v>
                      </c:pt>
                      <c:pt idx="8091" formatCode="General">
                        <c:v>706.53700000000003</c:v>
                      </c:pt>
                      <c:pt idx="8092" formatCode="General">
                        <c:v>706.54700000000003</c:v>
                      </c:pt>
                      <c:pt idx="8093" formatCode="General">
                        <c:v>706.55700000000002</c:v>
                      </c:pt>
                      <c:pt idx="8094" formatCode="General">
                        <c:v>706.56700000000001</c:v>
                      </c:pt>
                      <c:pt idx="8095" formatCode="General">
                        <c:v>706.577</c:v>
                      </c:pt>
                      <c:pt idx="8096" formatCode="General">
                        <c:v>706.58699999999999</c:v>
                      </c:pt>
                      <c:pt idx="8097" formatCode="General">
                        <c:v>706.59699999999998</c:v>
                      </c:pt>
                      <c:pt idx="8098" formatCode="General">
                        <c:v>706.60699999999997</c:v>
                      </c:pt>
                      <c:pt idx="8099" formatCode="General">
                        <c:v>706.61699999999996</c:v>
                      </c:pt>
                      <c:pt idx="8100" formatCode="General">
                        <c:v>706.62699999999995</c:v>
                      </c:pt>
                      <c:pt idx="8101" formatCode="General">
                        <c:v>706.63699999999994</c:v>
                      </c:pt>
                      <c:pt idx="8102" formatCode="General">
                        <c:v>706.64700000000005</c:v>
                      </c:pt>
                      <c:pt idx="8103" formatCode="General">
                        <c:v>706.65700000000004</c:v>
                      </c:pt>
                      <c:pt idx="8104" formatCode="General">
                        <c:v>706.66700000000003</c:v>
                      </c:pt>
                      <c:pt idx="8105" formatCode="General">
                        <c:v>706.67700000000002</c:v>
                      </c:pt>
                      <c:pt idx="8106" formatCode="General">
                        <c:v>706.68700000000001</c:v>
                      </c:pt>
                      <c:pt idx="8107" formatCode="General">
                        <c:v>706.697</c:v>
                      </c:pt>
                      <c:pt idx="8108" formatCode="General">
                        <c:v>706.70699999999999</c:v>
                      </c:pt>
                      <c:pt idx="8109" formatCode="General">
                        <c:v>706.71699999999998</c:v>
                      </c:pt>
                      <c:pt idx="8110" formatCode="General">
                        <c:v>706.72699999999998</c:v>
                      </c:pt>
                      <c:pt idx="8111" formatCode="General">
                        <c:v>706.73699999999997</c:v>
                      </c:pt>
                      <c:pt idx="8112" formatCode="General">
                        <c:v>706.74699999999996</c:v>
                      </c:pt>
                      <c:pt idx="8113" formatCode="General">
                        <c:v>706.75699999999995</c:v>
                      </c:pt>
                      <c:pt idx="8114" formatCode="General">
                        <c:v>706.76700000000005</c:v>
                      </c:pt>
                      <c:pt idx="8115" formatCode="General">
                        <c:v>706.77700000000004</c:v>
                      </c:pt>
                      <c:pt idx="8116" formatCode="General">
                        <c:v>706.78700000000003</c:v>
                      </c:pt>
                      <c:pt idx="8117" formatCode="General">
                        <c:v>706.79700000000003</c:v>
                      </c:pt>
                      <c:pt idx="8118" formatCode="General">
                        <c:v>706.80700000000002</c:v>
                      </c:pt>
                      <c:pt idx="8119" formatCode="General">
                        <c:v>706.81700000000001</c:v>
                      </c:pt>
                      <c:pt idx="8120" formatCode="General">
                        <c:v>706.827</c:v>
                      </c:pt>
                      <c:pt idx="8121" formatCode="General">
                        <c:v>706.83699999999999</c:v>
                      </c:pt>
                      <c:pt idx="8122" formatCode="General">
                        <c:v>706.84699999999998</c:v>
                      </c:pt>
                      <c:pt idx="8123" formatCode="General">
                        <c:v>706.85699999999997</c:v>
                      </c:pt>
                      <c:pt idx="8124" formatCode="General">
                        <c:v>706.86699999999996</c:v>
                      </c:pt>
                      <c:pt idx="8125" formatCode="General">
                        <c:v>706.87699999999995</c:v>
                      </c:pt>
                      <c:pt idx="8126" formatCode="General">
                        <c:v>706.88699999999994</c:v>
                      </c:pt>
                      <c:pt idx="8127" formatCode="General">
                        <c:v>706.89700000000005</c:v>
                      </c:pt>
                      <c:pt idx="8128" formatCode="General">
                        <c:v>706.90700000000004</c:v>
                      </c:pt>
                      <c:pt idx="8129" formatCode="General">
                        <c:v>706.91700000000003</c:v>
                      </c:pt>
                      <c:pt idx="8130" formatCode="General">
                        <c:v>706.92700000000002</c:v>
                      </c:pt>
                      <c:pt idx="8131" formatCode="General">
                        <c:v>706.93700000000001</c:v>
                      </c:pt>
                      <c:pt idx="8132" formatCode="General">
                        <c:v>706.947</c:v>
                      </c:pt>
                      <c:pt idx="8133" formatCode="General">
                        <c:v>706.95699999999999</c:v>
                      </c:pt>
                      <c:pt idx="8134" formatCode="General">
                        <c:v>706.96699999999998</c:v>
                      </c:pt>
                      <c:pt idx="8135" formatCode="General">
                        <c:v>706.97699999999998</c:v>
                      </c:pt>
                      <c:pt idx="8136" formatCode="General">
                        <c:v>706.98699999999997</c:v>
                      </c:pt>
                      <c:pt idx="8137" formatCode="General">
                        <c:v>706.99699999999996</c:v>
                      </c:pt>
                      <c:pt idx="8138" formatCode="General">
                        <c:v>707.00699999999995</c:v>
                      </c:pt>
                      <c:pt idx="8139" formatCode="General">
                        <c:v>707.01700000000005</c:v>
                      </c:pt>
                      <c:pt idx="8140" formatCode="General">
                        <c:v>707.02700000000004</c:v>
                      </c:pt>
                      <c:pt idx="8141" formatCode="General">
                        <c:v>707.03700000000003</c:v>
                      </c:pt>
                      <c:pt idx="8142" formatCode="General">
                        <c:v>707.04700000000003</c:v>
                      </c:pt>
                      <c:pt idx="8143" formatCode="General">
                        <c:v>707.05700000000002</c:v>
                      </c:pt>
                      <c:pt idx="8144" formatCode="General">
                        <c:v>707.06700000000001</c:v>
                      </c:pt>
                      <c:pt idx="8145" formatCode="General">
                        <c:v>707.077</c:v>
                      </c:pt>
                      <c:pt idx="8146" formatCode="General">
                        <c:v>707.08699999999999</c:v>
                      </c:pt>
                      <c:pt idx="8147" formatCode="General">
                        <c:v>707.09699999999998</c:v>
                      </c:pt>
                      <c:pt idx="8148" formatCode="General">
                        <c:v>707.10699999999997</c:v>
                      </c:pt>
                      <c:pt idx="8149" formatCode="General">
                        <c:v>707.11699999999996</c:v>
                      </c:pt>
                      <c:pt idx="8150" formatCode="General">
                        <c:v>707.12699999999995</c:v>
                      </c:pt>
                      <c:pt idx="8151" formatCode="General">
                        <c:v>707.13699999999994</c:v>
                      </c:pt>
                      <c:pt idx="8152" formatCode="General">
                        <c:v>707.14700000000005</c:v>
                      </c:pt>
                      <c:pt idx="8153" formatCode="General">
                        <c:v>707.15700000000004</c:v>
                      </c:pt>
                      <c:pt idx="8154" formatCode="General">
                        <c:v>707.16700000000003</c:v>
                      </c:pt>
                      <c:pt idx="8155" formatCode="General">
                        <c:v>707.17700000000002</c:v>
                      </c:pt>
                      <c:pt idx="8156" formatCode="General">
                        <c:v>707.18700000000001</c:v>
                      </c:pt>
                      <c:pt idx="8157" formatCode="General">
                        <c:v>707.197</c:v>
                      </c:pt>
                      <c:pt idx="8158" formatCode="General">
                        <c:v>707.20699999999999</c:v>
                      </c:pt>
                      <c:pt idx="8159" formatCode="General">
                        <c:v>707.21699999999998</c:v>
                      </c:pt>
                      <c:pt idx="8160" formatCode="General">
                        <c:v>707.22699999999998</c:v>
                      </c:pt>
                      <c:pt idx="8161" formatCode="General">
                        <c:v>707.23699999999997</c:v>
                      </c:pt>
                      <c:pt idx="8162" formatCode="General">
                        <c:v>707.24699999999996</c:v>
                      </c:pt>
                      <c:pt idx="8163" formatCode="General">
                        <c:v>707.25699999999995</c:v>
                      </c:pt>
                      <c:pt idx="8164" formatCode="General">
                        <c:v>707.26700000000005</c:v>
                      </c:pt>
                      <c:pt idx="8165" formatCode="General">
                        <c:v>707.27700000000004</c:v>
                      </c:pt>
                      <c:pt idx="8166" formatCode="General">
                        <c:v>707.28700000000003</c:v>
                      </c:pt>
                      <c:pt idx="8167" formatCode="General">
                        <c:v>707.29700000000003</c:v>
                      </c:pt>
                      <c:pt idx="8168" formatCode="General">
                        <c:v>707.30700000000002</c:v>
                      </c:pt>
                      <c:pt idx="8169" formatCode="General">
                        <c:v>707.31700000000001</c:v>
                      </c:pt>
                      <c:pt idx="8170" formatCode="General">
                        <c:v>707.327</c:v>
                      </c:pt>
                      <c:pt idx="8171" formatCode="General">
                        <c:v>707.33699999999999</c:v>
                      </c:pt>
                      <c:pt idx="8172" formatCode="General">
                        <c:v>707.34699999999998</c:v>
                      </c:pt>
                      <c:pt idx="8173" formatCode="General">
                        <c:v>707.35699999999997</c:v>
                      </c:pt>
                      <c:pt idx="8174" formatCode="General">
                        <c:v>707.36699999999996</c:v>
                      </c:pt>
                      <c:pt idx="8175" formatCode="General">
                        <c:v>707.37699999999995</c:v>
                      </c:pt>
                      <c:pt idx="8176" formatCode="General">
                        <c:v>707.38699999999994</c:v>
                      </c:pt>
                      <c:pt idx="8177" formatCode="General">
                        <c:v>707.39700000000005</c:v>
                      </c:pt>
                      <c:pt idx="8178" formatCode="General">
                        <c:v>707.40700000000004</c:v>
                      </c:pt>
                      <c:pt idx="8179" formatCode="General">
                        <c:v>707.41700000000003</c:v>
                      </c:pt>
                      <c:pt idx="8180" formatCode="General">
                        <c:v>707.42700000000002</c:v>
                      </c:pt>
                      <c:pt idx="8181" formatCode="General">
                        <c:v>707.43700000000001</c:v>
                      </c:pt>
                      <c:pt idx="8182" formatCode="General">
                        <c:v>707.447</c:v>
                      </c:pt>
                      <c:pt idx="8183" formatCode="General">
                        <c:v>707.45699999999999</c:v>
                      </c:pt>
                      <c:pt idx="8184" formatCode="General">
                        <c:v>707.46699999999998</c:v>
                      </c:pt>
                      <c:pt idx="8185" formatCode="General">
                        <c:v>707.47699999999998</c:v>
                      </c:pt>
                      <c:pt idx="8186" formatCode="General">
                        <c:v>707.48699999999997</c:v>
                      </c:pt>
                      <c:pt idx="8187" formatCode="General">
                        <c:v>707.49699999999996</c:v>
                      </c:pt>
                      <c:pt idx="8188" formatCode="General">
                        <c:v>707.50699999999995</c:v>
                      </c:pt>
                      <c:pt idx="8189" formatCode="General">
                        <c:v>707.51700000000005</c:v>
                      </c:pt>
                      <c:pt idx="8190" formatCode="General">
                        <c:v>707.52700000000004</c:v>
                      </c:pt>
                      <c:pt idx="8191" formatCode="General">
                        <c:v>707.53700000000003</c:v>
                      </c:pt>
                      <c:pt idx="8192" formatCode="General">
                        <c:v>707.54700000000003</c:v>
                      </c:pt>
                      <c:pt idx="8193" formatCode="General">
                        <c:v>707.55700000000002</c:v>
                      </c:pt>
                      <c:pt idx="8194" formatCode="General">
                        <c:v>707.56700000000001</c:v>
                      </c:pt>
                      <c:pt idx="8195" formatCode="General">
                        <c:v>707.577</c:v>
                      </c:pt>
                      <c:pt idx="8196" formatCode="General">
                        <c:v>707.58699999999999</c:v>
                      </c:pt>
                      <c:pt idx="8197" formatCode="General">
                        <c:v>707.59699999999998</c:v>
                      </c:pt>
                      <c:pt idx="8198" formatCode="General">
                        <c:v>707.60699999999997</c:v>
                      </c:pt>
                      <c:pt idx="8199" formatCode="General">
                        <c:v>707.61699999999996</c:v>
                      </c:pt>
                      <c:pt idx="8200" formatCode="General">
                        <c:v>707.62699999999995</c:v>
                      </c:pt>
                      <c:pt idx="8201" formatCode="General">
                        <c:v>707.63699999999994</c:v>
                      </c:pt>
                      <c:pt idx="8202" formatCode="General">
                        <c:v>707.64700000000005</c:v>
                      </c:pt>
                      <c:pt idx="8203" formatCode="General">
                        <c:v>707.65700000000004</c:v>
                      </c:pt>
                      <c:pt idx="8204" formatCode="General">
                        <c:v>707.66700000000003</c:v>
                      </c:pt>
                      <c:pt idx="8205" formatCode="General">
                        <c:v>707.67700000000002</c:v>
                      </c:pt>
                      <c:pt idx="8206" formatCode="General">
                        <c:v>707.68700000000001</c:v>
                      </c:pt>
                      <c:pt idx="8207" formatCode="General">
                        <c:v>707.697</c:v>
                      </c:pt>
                      <c:pt idx="8208" formatCode="General">
                        <c:v>707.70699999999999</c:v>
                      </c:pt>
                      <c:pt idx="8209" formatCode="General">
                        <c:v>707.71699999999998</c:v>
                      </c:pt>
                      <c:pt idx="8210" formatCode="General">
                        <c:v>707.72699999999998</c:v>
                      </c:pt>
                      <c:pt idx="8211" formatCode="General">
                        <c:v>707.73699999999997</c:v>
                      </c:pt>
                      <c:pt idx="8212" formatCode="General">
                        <c:v>707.74699999999996</c:v>
                      </c:pt>
                      <c:pt idx="8213" formatCode="General">
                        <c:v>707.75699999999995</c:v>
                      </c:pt>
                      <c:pt idx="8214" formatCode="General">
                        <c:v>707.76700000000005</c:v>
                      </c:pt>
                      <c:pt idx="8215" formatCode="General">
                        <c:v>707.77700000000004</c:v>
                      </c:pt>
                      <c:pt idx="8216" formatCode="General">
                        <c:v>707.78700000000003</c:v>
                      </c:pt>
                      <c:pt idx="8217" formatCode="General">
                        <c:v>707.79700000000003</c:v>
                      </c:pt>
                      <c:pt idx="8218" formatCode="General">
                        <c:v>707.80700000000002</c:v>
                      </c:pt>
                      <c:pt idx="8219" formatCode="General">
                        <c:v>707.81700000000001</c:v>
                      </c:pt>
                      <c:pt idx="8220" formatCode="General">
                        <c:v>707.827</c:v>
                      </c:pt>
                      <c:pt idx="8221" formatCode="General">
                        <c:v>707.83699999999999</c:v>
                      </c:pt>
                      <c:pt idx="8222" formatCode="General">
                        <c:v>707.84699999999998</c:v>
                      </c:pt>
                      <c:pt idx="8223" formatCode="General">
                        <c:v>707.85699999999997</c:v>
                      </c:pt>
                      <c:pt idx="8224" formatCode="General">
                        <c:v>707.86699999999996</c:v>
                      </c:pt>
                      <c:pt idx="8225" formatCode="General">
                        <c:v>707.87699999999995</c:v>
                      </c:pt>
                      <c:pt idx="8226" formatCode="General">
                        <c:v>707.88699999999994</c:v>
                      </c:pt>
                      <c:pt idx="8227" formatCode="General">
                        <c:v>707.89700000000005</c:v>
                      </c:pt>
                      <c:pt idx="8228" formatCode="General">
                        <c:v>707.90700000000004</c:v>
                      </c:pt>
                      <c:pt idx="8229" formatCode="General">
                        <c:v>707.91700000000003</c:v>
                      </c:pt>
                      <c:pt idx="8230" formatCode="General">
                        <c:v>707.92700000000002</c:v>
                      </c:pt>
                      <c:pt idx="8231" formatCode="General">
                        <c:v>707.93700000000001</c:v>
                      </c:pt>
                      <c:pt idx="8232" formatCode="General">
                        <c:v>707.947</c:v>
                      </c:pt>
                      <c:pt idx="8233" formatCode="General">
                        <c:v>707.95699999999999</c:v>
                      </c:pt>
                      <c:pt idx="8234" formatCode="General">
                        <c:v>707.96699999999998</c:v>
                      </c:pt>
                      <c:pt idx="8235" formatCode="General">
                        <c:v>707.97699999999998</c:v>
                      </c:pt>
                      <c:pt idx="8236" formatCode="General">
                        <c:v>707.98699999999997</c:v>
                      </c:pt>
                      <c:pt idx="8237" formatCode="General">
                        <c:v>707.99699999999996</c:v>
                      </c:pt>
                      <c:pt idx="8238" formatCode="General">
                        <c:v>708.00699999999995</c:v>
                      </c:pt>
                      <c:pt idx="8239" formatCode="General">
                        <c:v>708.01700000000005</c:v>
                      </c:pt>
                      <c:pt idx="8240" formatCode="General">
                        <c:v>708.02700000000004</c:v>
                      </c:pt>
                      <c:pt idx="8241" formatCode="General">
                        <c:v>708.03700000000003</c:v>
                      </c:pt>
                      <c:pt idx="8242" formatCode="General">
                        <c:v>708.04700000000003</c:v>
                      </c:pt>
                      <c:pt idx="8243" formatCode="General">
                        <c:v>708.05700000000002</c:v>
                      </c:pt>
                      <c:pt idx="8244" formatCode="General">
                        <c:v>708.06700000000001</c:v>
                      </c:pt>
                      <c:pt idx="8245" formatCode="General">
                        <c:v>708.077</c:v>
                      </c:pt>
                      <c:pt idx="8246" formatCode="General">
                        <c:v>708.08699999999999</c:v>
                      </c:pt>
                      <c:pt idx="8247" formatCode="General">
                        <c:v>708.09699999999998</c:v>
                      </c:pt>
                      <c:pt idx="8248" formatCode="General">
                        <c:v>708.10699999999997</c:v>
                      </c:pt>
                      <c:pt idx="8249" formatCode="General">
                        <c:v>708.11699999999996</c:v>
                      </c:pt>
                      <c:pt idx="8250" formatCode="General">
                        <c:v>708.12699999999995</c:v>
                      </c:pt>
                      <c:pt idx="8251" formatCode="General">
                        <c:v>708.13699999999994</c:v>
                      </c:pt>
                      <c:pt idx="8252" formatCode="General">
                        <c:v>708.14700000000005</c:v>
                      </c:pt>
                      <c:pt idx="8253" formatCode="General">
                        <c:v>708.15700000000004</c:v>
                      </c:pt>
                      <c:pt idx="8254" formatCode="General">
                        <c:v>708.16700000000003</c:v>
                      </c:pt>
                      <c:pt idx="8255" formatCode="General">
                        <c:v>708.17700000000002</c:v>
                      </c:pt>
                      <c:pt idx="8256" formatCode="General">
                        <c:v>708.18700000000001</c:v>
                      </c:pt>
                      <c:pt idx="8257" formatCode="General">
                        <c:v>708.197</c:v>
                      </c:pt>
                      <c:pt idx="8258" formatCode="General">
                        <c:v>708.20699999999999</c:v>
                      </c:pt>
                      <c:pt idx="8259" formatCode="General">
                        <c:v>708.21699999999998</c:v>
                      </c:pt>
                      <c:pt idx="8260" formatCode="General">
                        <c:v>708.22699999999998</c:v>
                      </c:pt>
                      <c:pt idx="8261" formatCode="General">
                        <c:v>708.23699999999997</c:v>
                      </c:pt>
                      <c:pt idx="8262" formatCode="General">
                        <c:v>708.24699999999996</c:v>
                      </c:pt>
                      <c:pt idx="8263" formatCode="General">
                        <c:v>708.25699999999995</c:v>
                      </c:pt>
                      <c:pt idx="8264" formatCode="General">
                        <c:v>708.26700000000005</c:v>
                      </c:pt>
                      <c:pt idx="8265" formatCode="General">
                        <c:v>708.27700000000004</c:v>
                      </c:pt>
                      <c:pt idx="8266" formatCode="General">
                        <c:v>708.28700000000003</c:v>
                      </c:pt>
                      <c:pt idx="8267" formatCode="General">
                        <c:v>708.29700000000003</c:v>
                      </c:pt>
                      <c:pt idx="8268" formatCode="General">
                        <c:v>708.30700000000002</c:v>
                      </c:pt>
                      <c:pt idx="8269" formatCode="General">
                        <c:v>708.31700000000001</c:v>
                      </c:pt>
                      <c:pt idx="8270" formatCode="General">
                        <c:v>708.327</c:v>
                      </c:pt>
                      <c:pt idx="8271" formatCode="General">
                        <c:v>708.33699999999999</c:v>
                      </c:pt>
                      <c:pt idx="8272" formatCode="General">
                        <c:v>708.34699999999998</c:v>
                      </c:pt>
                      <c:pt idx="8273" formatCode="General">
                        <c:v>708.35699999999997</c:v>
                      </c:pt>
                      <c:pt idx="8274" formatCode="General">
                        <c:v>708.36699999999996</c:v>
                      </c:pt>
                      <c:pt idx="8275" formatCode="General">
                        <c:v>708.37699999999995</c:v>
                      </c:pt>
                      <c:pt idx="8276" formatCode="General">
                        <c:v>708.38699999999994</c:v>
                      </c:pt>
                      <c:pt idx="8277" formatCode="General">
                        <c:v>708.39700000000005</c:v>
                      </c:pt>
                      <c:pt idx="8278" formatCode="General">
                        <c:v>708.40700000000004</c:v>
                      </c:pt>
                      <c:pt idx="8279" formatCode="General">
                        <c:v>708.41700000000003</c:v>
                      </c:pt>
                      <c:pt idx="8280" formatCode="General">
                        <c:v>708.42700000000002</c:v>
                      </c:pt>
                      <c:pt idx="8281" formatCode="General">
                        <c:v>708.43700000000001</c:v>
                      </c:pt>
                      <c:pt idx="8282" formatCode="General">
                        <c:v>708.447</c:v>
                      </c:pt>
                      <c:pt idx="8283" formatCode="General">
                        <c:v>708.45699999999999</c:v>
                      </c:pt>
                      <c:pt idx="8284" formatCode="General">
                        <c:v>708.46699999999998</c:v>
                      </c:pt>
                      <c:pt idx="8285" formatCode="General">
                        <c:v>708.47699999999998</c:v>
                      </c:pt>
                      <c:pt idx="8286" formatCode="General">
                        <c:v>708.48699999999997</c:v>
                      </c:pt>
                      <c:pt idx="8287" formatCode="General">
                        <c:v>708.49699999999996</c:v>
                      </c:pt>
                      <c:pt idx="8288" formatCode="General">
                        <c:v>708.50699999999995</c:v>
                      </c:pt>
                      <c:pt idx="8289" formatCode="General">
                        <c:v>708.51700000000005</c:v>
                      </c:pt>
                      <c:pt idx="8290" formatCode="General">
                        <c:v>708.52700000000004</c:v>
                      </c:pt>
                      <c:pt idx="8291" formatCode="General">
                        <c:v>708.53700000000003</c:v>
                      </c:pt>
                      <c:pt idx="8292" formatCode="General">
                        <c:v>708.54700000000003</c:v>
                      </c:pt>
                      <c:pt idx="8293" formatCode="General">
                        <c:v>708.55700000000002</c:v>
                      </c:pt>
                      <c:pt idx="8294" formatCode="General">
                        <c:v>708.56700000000001</c:v>
                      </c:pt>
                      <c:pt idx="8295" formatCode="General">
                        <c:v>708.577</c:v>
                      </c:pt>
                      <c:pt idx="8296" formatCode="General">
                        <c:v>708.58699999999999</c:v>
                      </c:pt>
                      <c:pt idx="8297" formatCode="General">
                        <c:v>708.59699999999998</c:v>
                      </c:pt>
                      <c:pt idx="8298" formatCode="General">
                        <c:v>708.60400000000004</c:v>
                      </c:pt>
                      <c:pt idx="8299" formatCode="General">
                        <c:v>708.60400000000004</c:v>
                      </c:pt>
                      <c:pt idx="8300" formatCode="General">
                        <c:v>709.60400000000004</c:v>
                      </c:pt>
                      <c:pt idx="8301" formatCode="General">
                        <c:v>710.60400000000004</c:v>
                      </c:pt>
                      <c:pt idx="8302" formatCode="General">
                        <c:v>711.60400000000004</c:v>
                      </c:pt>
                      <c:pt idx="8303" formatCode="General">
                        <c:v>712.60400000000004</c:v>
                      </c:pt>
                      <c:pt idx="8304" formatCode="General">
                        <c:v>713.60400000000004</c:v>
                      </c:pt>
                      <c:pt idx="8305" formatCode="General">
                        <c:v>714.60400000000004</c:v>
                      </c:pt>
                      <c:pt idx="8306" formatCode="General">
                        <c:v>715.60400000000004</c:v>
                      </c:pt>
                      <c:pt idx="8307" formatCode="General">
                        <c:v>716.60400000000004</c:v>
                      </c:pt>
                      <c:pt idx="8308" formatCode="General">
                        <c:v>717.60400000000004</c:v>
                      </c:pt>
                      <c:pt idx="8309" formatCode="General">
                        <c:v>718.60400000000004</c:v>
                      </c:pt>
                      <c:pt idx="8310" formatCode="General">
                        <c:v>719.60400000000004</c:v>
                      </c:pt>
                      <c:pt idx="8311" formatCode="General">
                        <c:v>720.60400000000004</c:v>
                      </c:pt>
                      <c:pt idx="8312" formatCode="General">
                        <c:v>721.60400000000004</c:v>
                      </c:pt>
                      <c:pt idx="8313" formatCode="General">
                        <c:v>722.60400000000004</c:v>
                      </c:pt>
                      <c:pt idx="8314" formatCode="General">
                        <c:v>723.60400000000004</c:v>
                      </c:pt>
                      <c:pt idx="8315" formatCode="General">
                        <c:v>724.60400000000004</c:v>
                      </c:pt>
                      <c:pt idx="8316" formatCode="General">
                        <c:v>725.60400000000004</c:v>
                      </c:pt>
                      <c:pt idx="8317" formatCode="General">
                        <c:v>726.60400000000004</c:v>
                      </c:pt>
                      <c:pt idx="8318" formatCode="General">
                        <c:v>727.60400000000004</c:v>
                      </c:pt>
                      <c:pt idx="8319" formatCode="General">
                        <c:v>728.60400000000004</c:v>
                      </c:pt>
                      <c:pt idx="8320" formatCode="General">
                        <c:v>729.60400000000004</c:v>
                      </c:pt>
                      <c:pt idx="8321" formatCode="General">
                        <c:v>730.60400000000004</c:v>
                      </c:pt>
                      <c:pt idx="8322" formatCode="General">
                        <c:v>731.60400000000004</c:v>
                      </c:pt>
                      <c:pt idx="8323" formatCode="General">
                        <c:v>732.60400000000004</c:v>
                      </c:pt>
                      <c:pt idx="8324" formatCode="General">
                        <c:v>733.60400000000004</c:v>
                      </c:pt>
                      <c:pt idx="8325" formatCode="General">
                        <c:v>734.60400000000004</c:v>
                      </c:pt>
                      <c:pt idx="8326" formatCode="General">
                        <c:v>735.60400000000004</c:v>
                      </c:pt>
                      <c:pt idx="8327" formatCode="General">
                        <c:v>736.60400000000004</c:v>
                      </c:pt>
                      <c:pt idx="8328" formatCode="General">
                        <c:v>737.60400000000004</c:v>
                      </c:pt>
                      <c:pt idx="8329" formatCode="General">
                        <c:v>738.60400000000004</c:v>
                      </c:pt>
                      <c:pt idx="8330" formatCode="General">
                        <c:v>739.60400000000004</c:v>
                      </c:pt>
                      <c:pt idx="8331" formatCode="General">
                        <c:v>740.60400000000004</c:v>
                      </c:pt>
                      <c:pt idx="8332" formatCode="General">
                        <c:v>741.60400000000004</c:v>
                      </c:pt>
                      <c:pt idx="8333" formatCode="General">
                        <c:v>742.60400000000004</c:v>
                      </c:pt>
                      <c:pt idx="8334" formatCode="General">
                        <c:v>743.60400000000004</c:v>
                      </c:pt>
                      <c:pt idx="8335" formatCode="General">
                        <c:v>744.60400000000004</c:v>
                      </c:pt>
                      <c:pt idx="8336" formatCode="General">
                        <c:v>745.60400000000004</c:v>
                      </c:pt>
                      <c:pt idx="8337" formatCode="General">
                        <c:v>746.60400000000004</c:v>
                      </c:pt>
                      <c:pt idx="8338" formatCode="General">
                        <c:v>747.60400000000004</c:v>
                      </c:pt>
                      <c:pt idx="8339" formatCode="General">
                        <c:v>748.60400000000004</c:v>
                      </c:pt>
                      <c:pt idx="8340" formatCode="General">
                        <c:v>749.60400000000004</c:v>
                      </c:pt>
                      <c:pt idx="8341" formatCode="General">
                        <c:v>750.60400000000004</c:v>
                      </c:pt>
                      <c:pt idx="8342" formatCode="General">
                        <c:v>751.60400000000004</c:v>
                      </c:pt>
                      <c:pt idx="8343" formatCode="General">
                        <c:v>752.60400000000004</c:v>
                      </c:pt>
                      <c:pt idx="8344" formatCode="General">
                        <c:v>753.60400000000004</c:v>
                      </c:pt>
                      <c:pt idx="8345" formatCode="General">
                        <c:v>754.60400000000004</c:v>
                      </c:pt>
                      <c:pt idx="8346" formatCode="General">
                        <c:v>755.60400000000004</c:v>
                      </c:pt>
                      <c:pt idx="8347" formatCode="General">
                        <c:v>756.60400000000004</c:v>
                      </c:pt>
                      <c:pt idx="8348" formatCode="General">
                        <c:v>757.60400000000004</c:v>
                      </c:pt>
                      <c:pt idx="8349" formatCode="General">
                        <c:v>758.60400000000004</c:v>
                      </c:pt>
                      <c:pt idx="8350" formatCode="General">
                        <c:v>759.60400000000004</c:v>
                      </c:pt>
                      <c:pt idx="8351" formatCode="General">
                        <c:v>760.60400000000004</c:v>
                      </c:pt>
                      <c:pt idx="8352" formatCode="General">
                        <c:v>761.60400000000004</c:v>
                      </c:pt>
                      <c:pt idx="8353" formatCode="General">
                        <c:v>762.60400000000004</c:v>
                      </c:pt>
                      <c:pt idx="8354" formatCode="General">
                        <c:v>763.60400000000004</c:v>
                      </c:pt>
                      <c:pt idx="8355" formatCode="General">
                        <c:v>764.60400000000004</c:v>
                      </c:pt>
                      <c:pt idx="8356" formatCode="General">
                        <c:v>765.60400000000004</c:v>
                      </c:pt>
                      <c:pt idx="8357" formatCode="General">
                        <c:v>766.60400000000004</c:v>
                      </c:pt>
                      <c:pt idx="8358" formatCode="General">
                        <c:v>767.60400000000004</c:v>
                      </c:pt>
                      <c:pt idx="8359" formatCode="General">
                        <c:v>768.60400000000004</c:v>
                      </c:pt>
                      <c:pt idx="8360" formatCode="General">
                        <c:v>769.60400000000004</c:v>
                      </c:pt>
                      <c:pt idx="8361" formatCode="General">
                        <c:v>770.60400000000004</c:v>
                      </c:pt>
                      <c:pt idx="8362" formatCode="General">
                        <c:v>771.60400000000004</c:v>
                      </c:pt>
                      <c:pt idx="8363" formatCode="General">
                        <c:v>772.60400000000004</c:v>
                      </c:pt>
                      <c:pt idx="8364" formatCode="General">
                        <c:v>773.60400000000004</c:v>
                      </c:pt>
                      <c:pt idx="8365" formatCode="General">
                        <c:v>774.60400000000004</c:v>
                      </c:pt>
                      <c:pt idx="8366" formatCode="General">
                        <c:v>775.60400000000004</c:v>
                      </c:pt>
                      <c:pt idx="8367" formatCode="General">
                        <c:v>776.60400000000004</c:v>
                      </c:pt>
                      <c:pt idx="8368" formatCode="General">
                        <c:v>777.60400000000004</c:v>
                      </c:pt>
                      <c:pt idx="8369" formatCode="General">
                        <c:v>778.60400000000004</c:v>
                      </c:pt>
                      <c:pt idx="8370" formatCode="General">
                        <c:v>779.60400000000004</c:v>
                      </c:pt>
                      <c:pt idx="8371" formatCode="General">
                        <c:v>780.60400000000004</c:v>
                      </c:pt>
                      <c:pt idx="8372" formatCode="General">
                        <c:v>781.60400000000004</c:v>
                      </c:pt>
                      <c:pt idx="8373" formatCode="General">
                        <c:v>782.60400000000004</c:v>
                      </c:pt>
                      <c:pt idx="8374" formatCode="General">
                        <c:v>783.60400000000004</c:v>
                      </c:pt>
                      <c:pt idx="8375" formatCode="General">
                        <c:v>784.60400000000004</c:v>
                      </c:pt>
                      <c:pt idx="8376" formatCode="General">
                        <c:v>785.60400000000004</c:v>
                      </c:pt>
                      <c:pt idx="8377" formatCode="General">
                        <c:v>786.60400000000004</c:v>
                      </c:pt>
                      <c:pt idx="8378" formatCode="General">
                        <c:v>787.60400000000004</c:v>
                      </c:pt>
                      <c:pt idx="8379" formatCode="General">
                        <c:v>788.60400000000004</c:v>
                      </c:pt>
                      <c:pt idx="8380" formatCode="General">
                        <c:v>789.60400000000004</c:v>
                      </c:pt>
                      <c:pt idx="8381" formatCode="General">
                        <c:v>790.60400000000004</c:v>
                      </c:pt>
                      <c:pt idx="8382" formatCode="General">
                        <c:v>791.60400000000004</c:v>
                      </c:pt>
                      <c:pt idx="8383" formatCode="General">
                        <c:v>792.60400000000004</c:v>
                      </c:pt>
                      <c:pt idx="8384" formatCode="General">
                        <c:v>793.60400000000004</c:v>
                      </c:pt>
                      <c:pt idx="8385" formatCode="General">
                        <c:v>794.60400000000004</c:v>
                      </c:pt>
                      <c:pt idx="8386" formatCode="General">
                        <c:v>795.60400000000004</c:v>
                      </c:pt>
                      <c:pt idx="8387" formatCode="General">
                        <c:v>796.60400000000004</c:v>
                      </c:pt>
                      <c:pt idx="8388" formatCode="General">
                        <c:v>797.60400000000004</c:v>
                      </c:pt>
                      <c:pt idx="8389" formatCode="General">
                        <c:v>798.60400000000004</c:v>
                      </c:pt>
                      <c:pt idx="8390" formatCode="General">
                        <c:v>799.60400000000004</c:v>
                      </c:pt>
                      <c:pt idx="8391" formatCode="General">
                        <c:v>800.60400000000004</c:v>
                      </c:pt>
                      <c:pt idx="8392" formatCode="General">
                        <c:v>801.60400000000004</c:v>
                      </c:pt>
                      <c:pt idx="8393" formatCode="General">
                        <c:v>802.60400000000004</c:v>
                      </c:pt>
                      <c:pt idx="8394" formatCode="General">
                        <c:v>803.60400000000004</c:v>
                      </c:pt>
                      <c:pt idx="8395" formatCode="General">
                        <c:v>804.60400000000004</c:v>
                      </c:pt>
                      <c:pt idx="8396" formatCode="General">
                        <c:v>805.60400000000004</c:v>
                      </c:pt>
                      <c:pt idx="8397" formatCode="General">
                        <c:v>806.60400000000004</c:v>
                      </c:pt>
                      <c:pt idx="8398" formatCode="General">
                        <c:v>807.60400000000004</c:v>
                      </c:pt>
                      <c:pt idx="8399" formatCode="General">
                        <c:v>808.60400000000004</c:v>
                      </c:pt>
                      <c:pt idx="8400" formatCode="General">
                        <c:v>809.60400000000004</c:v>
                      </c:pt>
                      <c:pt idx="8401" formatCode="General">
                        <c:v>810.60400000000004</c:v>
                      </c:pt>
                      <c:pt idx="8402" formatCode="General">
                        <c:v>811.60400000000004</c:v>
                      </c:pt>
                      <c:pt idx="8403" formatCode="General">
                        <c:v>812.60400000000004</c:v>
                      </c:pt>
                      <c:pt idx="8404" formatCode="General">
                        <c:v>813.60400000000004</c:v>
                      </c:pt>
                      <c:pt idx="8405" formatCode="General">
                        <c:v>814.60400000000004</c:v>
                      </c:pt>
                      <c:pt idx="8406" formatCode="General">
                        <c:v>815.60400000000004</c:v>
                      </c:pt>
                      <c:pt idx="8407" formatCode="General">
                        <c:v>816.60400000000004</c:v>
                      </c:pt>
                      <c:pt idx="8408" formatCode="General">
                        <c:v>817.60400000000004</c:v>
                      </c:pt>
                      <c:pt idx="8409" formatCode="General">
                        <c:v>818.60400000000004</c:v>
                      </c:pt>
                      <c:pt idx="8410" formatCode="General">
                        <c:v>819.60400000000004</c:v>
                      </c:pt>
                      <c:pt idx="8411" formatCode="General">
                        <c:v>820.60400000000004</c:v>
                      </c:pt>
                      <c:pt idx="8412" formatCode="General">
                        <c:v>821.60400000000004</c:v>
                      </c:pt>
                      <c:pt idx="8413" formatCode="General">
                        <c:v>822.60400000000004</c:v>
                      </c:pt>
                      <c:pt idx="8414" formatCode="General">
                        <c:v>823.60400000000004</c:v>
                      </c:pt>
                      <c:pt idx="8415" formatCode="General">
                        <c:v>824.60400000000004</c:v>
                      </c:pt>
                      <c:pt idx="8416" formatCode="General">
                        <c:v>825.60400000000004</c:v>
                      </c:pt>
                      <c:pt idx="8417" formatCode="General">
                        <c:v>826.60400000000004</c:v>
                      </c:pt>
                      <c:pt idx="8418" formatCode="General">
                        <c:v>827.60400000000004</c:v>
                      </c:pt>
                      <c:pt idx="8419" formatCode="General">
                        <c:v>828.60400000000004</c:v>
                      </c:pt>
                      <c:pt idx="8420" formatCode="General">
                        <c:v>829.60400000000004</c:v>
                      </c:pt>
                      <c:pt idx="8421" formatCode="General">
                        <c:v>830.60400000000004</c:v>
                      </c:pt>
                      <c:pt idx="8422" formatCode="General">
                        <c:v>831.60400000000004</c:v>
                      </c:pt>
                      <c:pt idx="8423" formatCode="General">
                        <c:v>832.60400000000004</c:v>
                      </c:pt>
                      <c:pt idx="8424" formatCode="General">
                        <c:v>833.60400000000004</c:v>
                      </c:pt>
                      <c:pt idx="8425" formatCode="General">
                        <c:v>834.60400000000004</c:v>
                      </c:pt>
                      <c:pt idx="8426" formatCode="General">
                        <c:v>835.60400000000004</c:v>
                      </c:pt>
                      <c:pt idx="8427" formatCode="General">
                        <c:v>836.60400000000004</c:v>
                      </c:pt>
                      <c:pt idx="8428" formatCode="General">
                        <c:v>837.60400000000004</c:v>
                      </c:pt>
                      <c:pt idx="8429" formatCode="General">
                        <c:v>838.60400000000004</c:v>
                      </c:pt>
                      <c:pt idx="8430" formatCode="General">
                        <c:v>839.60400000000004</c:v>
                      </c:pt>
                      <c:pt idx="8431" formatCode="General">
                        <c:v>840.60400000000004</c:v>
                      </c:pt>
                      <c:pt idx="8432" formatCode="General">
                        <c:v>841.60400000000004</c:v>
                      </c:pt>
                      <c:pt idx="8433" formatCode="General">
                        <c:v>842.60400000000004</c:v>
                      </c:pt>
                      <c:pt idx="8434" formatCode="General">
                        <c:v>843.60400000000004</c:v>
                      </c:pt>
                      <c:pt idx="8435" formatCode="General">
                        <c:v>844.60400000000004</c:v>
                      </c:pt>
                      <c:pt idx="8436" formatCode="General">
                        <c:v>845.60400000000004</c:v>
                      </c:pt>
                      <c:pt idx="8437" formatCode="General">
                        <c:v>846.60400000000004</c:v>
                      </c:pt>
                      <c:pt idx="8438" formatCode="General">
                        <c:v>847.60400000000004</c:v>
                      </c:pt>
                      <c:pt idx="8439" formatCode="General">
                        <c:v>848.60400000000004</c:v>
                      </c:pt>
                      <c:pt idx="8440" formatCode="General">
                        <c:v>849.60400000000004</c:v>
                      </c:pt>
                      <c:pt idx="8441" formatCode="General">
                        <c:v>850.60400000000004</c:v>
                      </c:pt>
                      <c:pt idx="8442" formatCode="General">
                        <c:v>851.60400000000004</c:v>
                      </c:pt>
                      <c:pt idx="8443" formatCode="General">
                        <c:v>852.60400000000004</c:v>
                      </c:pt>
                      <c:pt idx="8444" formatCode="General">
                        <c:v>853.60400000000004</c:v>
                      </c:pt>
                      <c:pt idx="8445" formatCode="General">
                        <c:v>854.60400000000004</c:v>
                      </c:pt>
                      <c:pt idx="8446" formatCode="General">
                        <c:v>855.60400000000004</c:v>
                      </c:pt>
                      <c:pt idx="8447" formatCode="General">
                        <c:v>856.60400000000004</c:v>
                      </c:pt>
                      <c:pt idx="8448" formatCode="General">
                        <c:v>857.60400000000004</c:v>
                      </c:pt>
                      <c:pt idx="8449" formatCode="General">
                        <c:v>858.60400000000004</c:v>
                      </c:pt>
                      <c:pt idx="8450" formatCode="General">
                        <c:v>859.60400000000004</c:v>
                      </c:pt>
                      <c:pt idx="8451" formatCode="General">
                        <c:v>860.60400000000004</c:v>
                      </c:pt>
                      <c:pt idx="8452" formatCode="General">
                        <c:v>861.60400000000004</c:v>
                      </c:pt>
                      <c:pt idx="8453" formatCode="General">
                        <c:v>862.60400000000004</c:v>
                      </c:pt>
                      <c:pt idx="8454" formatCode="General">
                        <c:v>863.60400000000004</c:v>
                      </c:pt>
                      <c:pt idx="8455" formatCode="General">
                        <c:v>864.60400000000004</c:v>
                      </c:pt>
                      <c:pt idx="8456" formatCode="General">
                        <c:v>865.60400000000004</c:v>
                      </c:pt>
                      <c:pt idx="8457" formatCode="General">
                        <c:v>866.60400000000004</c:v>
                      </c:pt>
                      <c:pt idx="8458" formatCode="General">
                        <c:v>867.60400000000004</c:v>
                      </c:pt>
                      <c:pt idx="8459" formatCode="General">
                        <c:v>868.60400000000004</c:v>
                      </c:pt>
                      <c:pt idx="8460" formatCode="General">
                        <c:v>869.60400000000004</c:v>
                      </c:pt>
                      <c:pt idx="8461" formatCode="General">
                        <c:v>870.60400000000004</c:v>
                      </c:pt>
                      <c:pt idx="8462" formatCode="General">
                        <c:v>871.60400000000004</c:v>
                      </c:pt>
                      <c:pt idx="8463" formatCode="General">
                        <c:v>872.60400000000004</c:v>
                      </c:pt>
                      <c:pt idx="8464" formatCode="General">
                        <c:v>873.60400000000004</c:v>
                      </c:pt>
                      <c:pt idx="8465" formatCode="General">
                        <c:v>874.60400000000004</c:v>
                      </c:pt>
                      <c:pt idx="8466" formatCode="General">
                        <c:v>875.60400000000004</c:v>
                      </c:pt>
                      <c:pt idx="8467" formatCode="General">
                        <c:v>876.60400000000004</c:v>
                      </c:pt>
                      <c:pt idx="8468" formatCode="General">
                        <c:v>877.60400000000004</c:v>
                      </c:pt>
                      <c:pt idx="8469" formatCode="General">
                        <c:v>878.60400000000004</c:v>
                      </c:pt>
                      <c:pt idx="8470" formatCode="General">
                        <c:v>879.60400000000004</c:v>
                      </c:pt>
                      <c:pt idx="8471" formatCode="General">
                        <c:v>880.60400000000004</c:v>
                      </c:pt>
                      <c:pt idx="8472" formatCode="General">
                        <c:v>881.60400000000004</c:v>
                      </c:pt>
                      <c:pt idx="8473" formatCode="General">
                        <c:v>882.60400000000004</c:v>
                      </c:pt>
                      <c:pt idx="8474" formatCode="General">
                        <c:v>883.60400000000004</c:v>
                      </c:pt>
                      <c:pt idx="8475" formatCode="General">
                        <c:v>884.60400000000004</c:v>
                      </c:pt>
                      <c:pt idx="8476" formatCode="General">
                        <c:v>885.60400000000004</c:v>
                      </c:pt>
                      <c:pt idx="8477" formatCode="General">
                        <c:v>886.60400000000004</c:v>
                      </c:pt>
                      <c:pt idx="8478" formatCode="General">
                        <c:v>887.60400000000004</c:v>
                      </c:pt>
                      <c:pt idx="8479" formatCode="General">
                        <c:v>888.60400000000004</c:v>
                      </c:pt>
                      <c:pt idx="8480" formatCode="General">
                        <c:v>889.60400000000004</c:v>
                      </c:pt>
                      <c:pt idx="8481" formatCode="General">
                        <c:v>890.60400000000004</c:v>
                      </c:pt>
                      <c:pt idx="8482" formatCode="General">
                        <c:v>891.60400000000004</c:v>
                      </c:pt>
                      <c:pt idx="8483" formatCode="General">
                        <c:v>892.60400000000004</c:v>
                      </c:pt>
                      <c:pt idx="8484" formatCode="General">
                        <c:v>893.60400000000004</c:v>
                      </c:pt>
                      <c:pt idx="8485" formatCode="General">
                        <c:v>894.60400000000004</c:v>
                      </c:pt>
                      <c:pt idx="8486" formatCode="General">
                        <c:v>895.60400000000004</c:v>
                      </c:pt>
                      <c:pt idx="8487" formatCode="General">
                        <c:v>896.60400000000004</c:v>
                      </c:pt>
                      <c:pt idx="8488" formatCode="General">
                        <c:v>897.60400000000004</c:v>
                      </c:pt>
                      <c:pt idx="8489" formatCode="General">
                        <c:v>898.60400000000004</c:v>
                      </c:pt>
                      <c:pt idx="8490" formatCode="General">
                        <c:v>899.60400000000004</c:v>
                      </c:pt>
                      <c:pt idx="8491" formatCode="General">
                        <c:v>900.60400000000004</c:v>
                      </c:pt>
                      <c:pt idx="8492" formatCode="General">
                        <c:v>901.60400000000004</c:v>
                      </c:pt>
                      <c:pt idx="8493" formatCode="General">
                        <c:v>902.60400000000004</c:v>
                      </c:pt>
                      <c:pt idx="8494" formatCode="General">
                        <c:v>903.60400000000004</c:v>
                      </c:pt>
                      <c:pt idx="8495" formatCode="General">
                        <c:v>904.60400000000004</c:v>
                      </c:pt>
                      <c:pt idx="8496" formatCode="General">
                        <c:v>905.60400000000004</c:v>
                      </c:pt>
                      <c:pt idx="8497" formatCode="General">
                        <c:v>906.60400000000004</c:v>
                      </c:pt>
                      <c:pt idx="8498" formatCode="General">
                        <c:v>907.60400000000004</c:v>
                      </c:pt>
                      <c:pt idx="8499" formatCode="General">
                        <c:v>908.60400000000004</c:v>
                      </c:pt>
                      <c:pt idx="8500" formatCode="General">
                        <c:v>909.60400000000004</c:v>
                      </c:pt>
                      <c:pt idx="8501" formatCode="General">
                        <c:v>910.60400000000004</c:v>
                      </c:pt>
                      <c:pt idx="8502" formatCode="General">
                        <c:v>911.60400000000004</c:v>
                      </c:pt>
                      <c:pt idx="8503" formatCode="General">
                        <c:v>912.60400000000004</c:v>
                      </c:pt>
                      <c:pt idx="8504" formatCode="General">
                        <c:v>913.60400000000004</c:v>
                      </c:pt>
                      <c:pt idx="8505" formatCode="General">
                        <c:v>914.60400000000004</c:v>
                      </c:pt>
                      <c:pt idx="8506" formatCode="General">
                        <c:v>915.60400000000004</c:v>
                      </c:pt>
                      <c:pt idx="8507" formatCode="General">
                        <c:v>916.60400000000004</c:v>
                      </c:pt>
                      <c:pt idx="8508" formatCode="General">
                        <c:v>917.60400000000004</c:v>
                      </c:pt>
                      <c:pt idx="8509" formatCode="General">
                        <c:v>918.60400000000004</c:v>
                      </c:pt>
                      <c:pt idx="8510" formatCode="General">
                        <c:v>919.60400000000004</c:v>
                      </c:pt>
                      <c:pt idx="8511" formatCode="General">
                        <c:v>920.60400000000004</c:v>
                      </c:pt>
                      <c:pt idx="8512" formatCode="General">
                        <c:v>921.60400000000004</c:v>
                      </c:pt>
                      <c:pt idx="8513" formatCode="General">
                        <c:v>922.60400000000004</c:v>
                      </c:pt>
                      <c:pt idx="8514" formatCode="General">
                        <c:v>923.60400000000004</c:v>
                      </c:pt>
                      <c:pt idx="8515" formatCode="General">
                        <c:v>924.60400000000004</c:v>
                      </c:pt>
                      <c:pt idx="8516" formatCode="General">
                        <c:v>925.60400000000004</c:v>
                      </c:pt>
                      <c:pt idx="8517" formatCode="General">
                        <c:v>926.60400000000004</c:v>
                      </c:pt>
                      <c:pt idx="8518" formatCode="General">
                        <c:v>927.60400000000004</c:v>
                      </c:pt>
                      <c:pt idx="8519" formatCode="General">
                        <c:v>928.60400000000004</c:v>
                      </c:pt>
                      <c:pt idx="8520" formatCode="General">
                        <c:v>929.60400000000004</c:v>
                      </c:pt>
                      <c:pt idx="8521" formatCode="General">
                        <c:v>930.60400000000004</c:v>
                      </c:pt>
                      <c:pt idx="8522" formatCode="General">
                        <c:v>931.60400000000004</c:v>
                      </c:pt>
                      <c:pt idx="8523" formatCode="General">
                        <c:v>932.60400000000004</c:v>
                      </c:pt>
                      <c:pt idx="8524" formatCode="General">
                        <c:v>933.60400000000004</c:v>
                      </c:pt>
                      <c:pt idx="8525" formatCode="General">
                        <c:v>934.60400000000004</c:v>
                      </c:pt>
                      <c:pt idx="8526" formatCode="General">
                        <c:v>935.60400000000004</c:v>
                      </c:pt>
                      <c:pt idx="8527" formatCode="General">
                        <c:v>936.60400000000004</c:v>
                      </c:pt>
                      <c:pt idx="8528" formatCode="General">
                        <c:v>937.60400000000004</c:v>
                      </c:pt>
                      <c:pt idx="8529" formatCode="General">
                        <c:v>938.60400000000004</c:v>
                      </c:pt>
                      <c:pt idx="8530" formatCode="General">
                        <c:v>939.60400000000004</c:v>
                      </c:pt>
                      <c:pt idx="8531" formatCode="General">
                        <c:v>940.60400000000004</c:v>
                      </c:pt>
                      <c:pt idx="8532" formatCode="General">
                        <c:v>941.60400000000004</c:v>
                      </c:pt>
                      <c:pt idx="8533" formatCode="General">
                        <c:v>942.60400000000004</c:v>
                      </c:pt>
                      <c:pt idx="8534" formatCode="General">
                        <c:v>943.60400000000004</c:v>
                      </c:pt>
                      <c:pt idx="8535" formatCode="General">
                        <c:v>944.60400000000004</c:v>
                      </c:pt>
                      <c:pt idx="8536" formatCode="General">
                        <c:v>945.60400000000004</c:v>
                      </c:pt>
                      <c:pt idx="8537" formatCode="General">
                        <c:v>946.60400000000004</c:v>
                      </c:pt>
                      <c:pt idx="8538" formatCode="General">
                        <c:v>947.60400000000004</c:v>
                      </c:pt>
                      <c:pt idx="8539" formatCode="General">
                        <c:v>948.60400000000004</c:v>
                      </c:pt>
                      <c:pt idx="8540" formatCode="General">
                        <c:v>949.60400000000004</c:v>
                      </c:pt>
                      <c:pt idx="8541" formatCode="General">
                        <c:v>950.60400000000004</c:v>
                      </c:pt>
                      <c:pt idx="8542" formatCode="General">
                        <c:v>951.60400000000004</c:v>
                      </c:pt>
                      <c:pt idx="8543" formatCode="General">
                        <c:v>952.60400000000004</c:v>
                      </c:pt>
                      <c:pt idx="8544" formatCode="General">
                        <c:v>953.60400000000004</c:v>
                      </c:pt>
                      <c:pt idx="8545" formatCode="General">
                        <c:v>954.60400000000004</c:v>
                      </c:pt>
                      <c:pt idx="8546" formatCode="General">
                        <c:v>955.60400000000004</c:v>
                      </c:pt>
                      <c:pt idx="8547" formatCode="General">
                        <c:v>956.60400000000004</c:v>
                      </c:pt>
                      <c:pt idx="8548" formatCode="General">
                        <c:v>957.60400000000004</c:v>
                      </c:pt>
                      <c:pt idx="8549" formatCode="General">
                        <c:v>958.60400000000004</c:v>
                      </c:pt>
                      <c:pt idx="8550" formatCode="General">
                        <c:v>959.60400000000004</c:v>
                      </c:pt>
                      <c:pt idx="8551" formatCode="General">
                        <c:v>960.60400000000004</c:v>
                      </c:pt>
                      <c:pt idx="8552" formatCode="General">
                        <c:v>961.60400000000004</c:v>
                      </c:pt>
                      <c:pt idx="8553" formatCode="General">
                        <c:v>962.60400000000004</c:v>
                      </c:pt>
                      <c:pt idx="8554" formatCode="General">
                        <c:v>963.60400000000004</c:v>
                      </c:pt>
                      <c:pt idx="8555" formatCode="General">
                        <c:v>964.60400000000004</c:v>
                      </c:pt>
                      <c:pt idx="8556" formatCode="General">
                        <c:v>965.60400000000004</c:v>
                      </c:pt>
                      <c:pt idx="8557" formatCode="General">
                        <c:v>966.60400000000004</c:v>
                      </c:pt>
                      <c:pt idx="8558" formatCode="General">
                        <c:v>967.60400000000004</c:v>
                      </c:pt>
                      <c:pt idx="8559" formatCode="General">
                        <c:v>968.60400000000004</c:v>
                      </c:pt>
                      <c:pt idx="8560" formatCode="General">
                        <c:v>969.60400000000004</c:v>
                      </c:pt>
                      <c:pt idx="8561" formatCode="General">
                        <c:v>970.60400000000004</c:v>
                      </c:pt>
                      <c:pt idx="8562" formatCode="General">
                        <c:v>971.60400000000004</c:v>
                      </c:pt>
                      <c:pt idx="8563" formatCode="General">
                        <c:v>972.60400000000004</c:v>
                      </c:pt>
                      <c:pt idx="8564" formatCode="General">
                        <c:v>973.60400000000004</c:v>
                      </c:pt>
                      <c:pt idx="8565" formatCode="General">
                        <c:v>974.60400000000004</c:v>
                      </c:pt>
                      <c:pt idx="8566" formatCode="General">
                        <c:v>975.60400000000004</c:v>
                      </c:pt>
                      <c:pt idx="8567" formatCode="General">
                        <c:v>976.60400000000004</c:v>
                      </c:pt>
                      <c:pt idx="8568" formatCode="General">
                        <c:v>977.60400000000004</c:v>
                      </c:pt>
                      <c:pt idx="8569" formatCode="General">
                        <c:v>978.60400000000004</c:v>
                      </c:pt>
                      <c:pt idx="8570" formatCode="General">
                        <c:v>979.60400000000004</c:v>
                      </c:pt>
                      <c:pt idx="8571" formatCode="General">
                        <c:v>980.60400000000004</c:v>
                      </c:pt>
                      <c:pt idx="8572" formatCode="General">
                        <c:v>981.60400000000004</c:v>
                      </c:pt>
                      <c:pt idx="8573" formatCode="General">
                        <c:v>982.60400000000004</c:v>
                      </c:pt>
                      <c:pt idx="8574" formatCode="General">
                        <c:v>983.60400000000004</c:v>
                      </c:pt>
                      <c:pt idx="8575" formatCode="General">
                        <c:v>984.60400000000004</c:v>
                      </c:pt>
                      <c:pt idx="8576" formatCode="General">
                        <c:v>985.60400000000004</c:v>
                      </c:pt>
                      <c:pt idx="8577" formatCode="General">
                        <c:v>986.60400000000004</c:v>
                      </c:pt>
                      <c:pt idx="8578" formatCode="General">
                        <c:v>987.60400000000004</c:v>
                      </c:pt>
                      <c:pt idx="8579" formatCode="General">
                        <c:v>988.60400000000004</c:v>
                      </c:pt>
                      <c:pt idx="8580" formatCode="General">
                        <c:v>989.60400000000004</c:v>
                      </c:pt>
                      <c:pt idx="8581" formatCode="General">
                        <c:v>990.60400000000004</c:v>
                      </c:pt>
                      <c:pt idx="8582" formatCode="General">
                        <c:v>991.60400000000004</c:v>
                      </c:pt>
                      <c:pt idx="8583" formatCode="General">
                        <c:v>992.60400000000004</c:v>
                      </c:pt>
                      <c:pt idx="8584" formatCode="General">
                        <c:v>993.60400000000004</c:v>
                      </c:pt>
                      <c:pt idx="8585" formatCode="General">
                        <c:v>994.60400000000004</c:v>
                      </c:pt>
                      <c:pt idx="8586" formatCode="General">
                        <c:v>995.60400000000004</c:v>
                      </c:pt>
                      <c:pt idx="8587" formatCode="General">
                        <c:v>996.60400000000004</c:v>
                      </c:pt>
                      <c:pt idx="8588" formatCode="General">
                        <c:v>997.60400000000004</c:v>
                      </c:pt>
                      <c:pt idx="8589" formatCode="General">
                        <c:v>998.60400000000004</c:v>
                      </c:pt>
                      <c:pt idx="8590" formatCode="General">
                        <c:v>999.60400000000004</c:v>
                      </c:pt>
                      <c:pt idx="8591">
                        <c:v>1000.6</c:v>
                      </c:pt>
                      <c:pt idx="8592">
                        <c:v>1001.6</c:v>
                      </c:pt>
                      <c:pt idx="8593">
                        <c:v>1002.6</c:v>
                      </c:pt>
                      <c:pt idx="8594">
                        <c:v>1003.6</c:v>
                      </c:pt>
                      <c:pt idx="8595">
                        <c:v>1004.6</c:v>
                      </c:pt>
                      <c:pt idx="8596">
                        <c:v>1005.6</c:v>
                      </c:pt>
                      <c:pt idx="8597">
                        <c:v>1006.6</c:v>
                      </c:pt>
                      <c:pt idx="8598">
                        <c:v>1007.6</c:v>
                      </c:pt>
                      <c:pt idx="8599">
                        <c:v>1008.6</c:v>
                      </c:pt>
                    </c:numCache>
                  </c:numRef>
                </c:xVal>
                <c:yVal>
                  <c:numRef>
                    <c:extLst>
                      <c:ext uri="{02D57815-91ED-43cb-92C2-25804820EDAC}">
                        <c15:formulaRef>
                          <c15:sqref>'NT11 (2)'!$B$4:$B$8603</c15:sqref>
                        </c15:formulaRef>
                      </c:ext>
                    </c:extLst>
                    <c:numCache>
                      <c:formatCode>General</c:formatCode>
                      <c:ptCount val="8600"/>
                      <c:pt idx="0">
                        <c:v>300</c:v>
                      </c:pt>
                      <c:pt idx="1">
                        <c:v>300</c:v>
                      </c:pt>
                      <c:pt idx="2">
                        <c:v>300</c:v>
                      </c:pt>
                      <c:pt idx="3">
                        <c:v>300</c:v>
                      </c:pt>
                      <c:pt idx="4">
                        <c:v>300</c:v>
                      </c:pt>
                      <c:pt idx="5">
                        <c:v>300</c:v>
                      </c:pt>
                      <c:pt idx="6">
                        <c:v>300</c:v>
                      </c:pt>
                      <c:pt idx="7">
                        <c:v>300</c:v>
                      </c:pt>
                      <c:pt idx="8">
                        <c:v>300</c:v>
                      </c:pt>
                      <c:pt idx="9">
                        <c:v>300</c:v>
                      </c:pt>
                      <c:pt idx="10">
                        <c:v>300</c:v>
                      </c:pt>
                      <c:pt idx="11">
                        <c:v>300</c:v>
                      </c:pt>
                      <c:pt idx="12">
                        <c:v>300</c:v>
                      </c:pt>
                      <c:pt idx="13">
                        <c:v>300</c:v>
                      </c:pt>
                      <c:pt idx="14">
                        <c:v>300</c:v>
                      </c:pt>
                      <c:pt idx="15">
                        <c:v>300</c:v>
                      </c:pt>
                      <c:pt idx="16">
                        <c:v>300</c:v>
                      </c:pt>
                      <c:pt idx="17">
                        <c:v>300</c:v>
                      </c:pt>
                      <c:pt idx="18">
                        <c:v>300</c:v>
                      </c:pt>
                      <c:pt idx="19">
                        <c:v>300</c:v>
                      </c:pt>
                      <c:pt idx="20">
                        <c:v>300</c:v>
                      </c:pt>
                      <c:pt idx="21">
                        <c:v>300</c:v>
                      </c:pt>
                      <c:pt idx="22">
                        <c:v>300</c:v>
                      </c:pt>
                      <c:pt idx="23">
                        <c:v>300</c:v>
                      </c:pt>
                      <c:pt idx="24">
                        <c:v>300</c:v>
                      </c:pt>
                      <c:pt idx="25">
                        <c:v>300</c:v>
                      </c:pt>
                      <c:pt idx="26">
                        <c:v>300</c:v>
                      </c:pt>
                      <c:pt idx="27">
                        <c:v>300</c:v>
                      </c:pt>
                      <c:pt idx="28">
                        <c:v>300</c:v>
                      </c:pt>
                      <c:pt idx="29">
                        <c:v>300</c:v>
                      </c:pt>
                      <c:pt idx="30">
                        <c:v>300</c:v>
                      </c:pt>
                      <c:pt idx="31">
                        <c:v>300</c:v>
                      </c:pt>
                      <c:pt idx="32">
                        <c:v>300</c:v>
                      </c:pt>
                      <c:pt idx="33">
                        <c:v>300</c:v>
                      </c:pt>
                      <c:pt idx="34">
                        <c:v>300</c:v>
                      </c:pt>
                      <c:pt idx="35">
                        <c:v>300</c:v>
                      </c:pt>
                      <c:pt idx="36">
                        <c:v>300</c:v>
                      </c:pt>
                      <c:pt idx="37">
                        <c:v>300</c:v>
                      </c:pt>
                      <c:pt idx="38">
                        <c:v>300</c:v>
                      </c:pt>
                      <c:pt idx="39">
                        <c:v>300</c:v>
                      </c:pt>
                      <c:pt idx="40">
                        <c:v>300</c:v>
                      </c:pt>
                      <c:pt idx="41">
                        <c:v>300</c:v>
                      </c:pt>
                      <c:pt idx="42">
                        <c:v>300</c:v>
                      </c:pt>
                      <c:pt idx="43">
                        <c:v>300</c:v>
                      </c:pt>
                      <c:pt idx="44">
                        <c:v>300</c:v>
                      </c:pt>
                      <c:pt idx="45">
                        <c:v>300</c:v>
                      </c:pt>
                      <c:pt idx="46">
                        <c:v>300</c:v>
                      </c:pt>
                      <c:pt idx="47">
                        <c:v>300</c:v>
                      </c:pt>
                      <c:pt idx="48">
                        <c:v>300</c:v>
                      </c:pt>
                      <c:pt idx="49">
                        <c:v>300</c:v>
                      </c:pt>
                      <c:pt idx="50">
                        <c:v>300</c:v>
                      </c:pt>
                      <c:pt idx="51">
                        <c:v>300</c:v>
                      </c:pt>
                      <c:pt idx="52">
                        <c:v>300</c:v>
                      </c:pt>
                      <c:pt idx="53">
                        <c:v>300</c:v>
                      </c:pt>
                      <c:pt idx="54">
                        <c:v>300</c:v>
                      </c:pt>
                      <c:pt idx="55">
                        <c:v>300</c:v>
                      </c:pt>
                      <c:pt idx="56">
                        <c:v>300</c:v>
                      </c:pt>
                      <c:pt idx="57">
                        <c:v>300</c:v>
                      </c:pt>
                      <c:pt idx="58">
                        <c:v>300</c:v>
                      </c:pt>
                      <c:pt idx="59">
                        <c:v>300</c:v>
                      </c:pt>
                      <c:pt idx="60">
                        <c:v>300</c:v>
                      </c:pt>
                      <c:pt idx="61">
                        <c:v>300</c:v>
                      </c:pt>
                      <c:pt idx="62">
                        <c:v>300</c:v>
                      </c:pt>
                      <c:pt idx="63">
                        <c:v>300</c:v>
                      </c:pt>
                      <c:pt idx="64">
                        <c:v>300</c:v>
                      </c:pt>
                      <c:pt idx="65">
                        <c:v>300</c:v>
                      </c:pt>
                      <c:pt idx="66">
                        <c:v>300</c:v>
                      </c:pt>
                      <c:pt idx="67">
                        <c:v>300</c:v>
                      </c:pt>
                      <c:pt idx="68">
                        <c:v>300</c:v>
                      </c:pt>
                      <c:pt idx="69">
                        <c:v>300</c:v>
                      </c:pt>
                      <c:pt idx="70">
                        <c:v>300</c:v>
                      </c:pt>
                      <c:pt idx="71">
                        <c:v>300</c:v>
                      </c:pt>
                      <c:pt idx="72">
                        <c:v>300</c:v>
                      </c:pt>
                      <c:pt idx="73">
                        <c:v>300</c:v>
                      </c:pt>
                      <c:pt idx="74">
                        <c:v>300</c:v>
                      </c:pt>
                      <c:pt idx="75">
                        <c:v>300</c:v>
                      </c:pt>
                      <c:pt idx="76">
                        <c:v>300</c:v>
                      </c:pt>
                      <c:pt idx="77">
                        <c:v>300</c:v>
                      </c:pt>
                      <c:pt idx="78">
                        <c:v>300</c:v>
                      </c:pt>
                      <c:pt idx="79">
                        <c:v>300</c:v>
                      </c:pt>
                      <c:pt idx="80">
                        <c:v>300</c:v>
                      </c:pt>
                      <c:pt idx="81">
                        <c:v>300</c:v>
                      </c:pt>
                      <c:pt idx="82">
                        <c:v>300</c:v>
                      </c:pt>
                      <c:pt idx="83">
                        <c:v>300</c:v>
                      </c:pt>
                      <c:pt idx="84">
                        <c:v>300</c:v>
                      </c:pt>
                      <c:pt idx="85">
                        <c:v>300</c:v>
                      </c:pt>
                      <c:pt idx="86">
                        <c:v>300</c:v>
                      </c:pt>
                      <c:pt idx="87">
                        <c:v>300</c:v>
                      </c:pt>
                      <c:pt idx="88">
                        <c:v>300</c:v>
                      </c:pt>
                      <c:pt idx="89">
                        <c:v>300</c:v>
                      </c:pt>
                      <c:pt idx="90">
                        <c:v>300</c:v>
                      </c:pt>
                      <c:pt idx="91">
                        <c:v>300</c:v>
                      </c:pt>
                      <c:pt idx="92">
                        <c:v>300</c:v>
                      </c:pt>
                      <c:pt idx="93">
                        <c:v>300</c:v>
                      </c:pt>
                      <c:pt idx="94">
                        <c:v>300</c:v>
                      </c:pt>
                      <c:pt idx="95">
                        <c:v>300</c:v>
                      </c:pt>
                      <c:pt idx="96">
                        <c:v>300</c:v>
                      </c:pt>
                      <c:pt idx="97">
                        <c:v>300</c:v>
                      </c:pt>
                      <c:pt idx="98">
                        <c:v>300</c:v>
                      </c:pt>
                      <c:pt idx="99">
                        <c:v>300</c:v>
                      </c:pt>
                      <c:pt idx="100">
                        <c:v>300</c:v>
                      </c:pt>
                      <c:pt idx="101">
                        <c:v>300</c:v>
                      </c:pt>
                      <c:pt idx="102">
                        <c:v>300</c:v>
                      </c:pt>
                      <c:pt idx="103">
                        <c:v>300</c:v>
                      </c:pt>
                      <c:pt idx="104">
                        <c:v>300</c:v>
                      </c:pt>
                      <c:pt idx="105">
                        <c:v>300</c:v>
                      </c:pt>
                      <c:pt idx="106">
                        <c:v>300</c:v>
                      </c:pt>
                      <c:pt idx="107">
                        <c:v>300</c:v>
                      </c:pt>
                      <c:pt idx="108">
                        <c:v>300</c:v>
                      </c:pt>
                      <c:pt idx="109">
                        <c:v>300</c:v>
                      </c:pt>
                      <c:pt idx="110">
                        <c:v>300</c:v>
                      </c:pt>
                      <c:pt idx="111">
                        <c:v>300</c:v>
                      </c:pt>
                      <c:pt idx="112">
                        <c:v>300</c:v>
                      </c:pt>
                      <c:pt idx="113">
                        <c:v>300</c:v>
                      </c:pt>
                      <c:pt idx="114">
                        <c:v>300</c:v>
                      </c:pt>
                      <c:pt idx="115">
                        <c:v>300</c:v>
                      </c:pt>
                      <c:pt idx="116">
                        <c:v>300</c:v>
                      </c:pt>
                      <c:pt idx="117">
                        <c:v>300</c:v>
                      </c:pt>
                      <c:pt idx="118">
                        <c:v>300</c:v>
                      </c:pt>
                      <c:pt idx="119">
                        <c:v>300</c:v>
                      </c:pt>
                      <c:pt idx="120">
                        <c:v>300</c:v>
                      </c:pt>
                      <c:pt idx="121">
                        <c:v>300</c:v>
                      </c:pt>
                      <c:pt idx="122">
                        <c:v>300</c:v>
                      </c:pt>
                      <c:pt idx="123">
                        <c:v>300</c:v>
                      </c:pt>
                      <c:pt idx="124">
                        <c:v>300</c:v>
                      </c:pt>
                      <c:pt idx="125">
                        <c:v>300</c:v>
                      </c:pt>
                      <c:pt idx="126">
                        <c:v>300</c:v>
                      </c:pt>
                      <c:pt idx="127">
                        <c:v>300</c:v>
                      </c:pt>
                      <c:pt idx="128">
                        <c:v>300</c:v>
                      </c:pt>
                      <c:pt idx="129">
                        <c:v>300</c:v>
                      </c:pt>
                      <c:pt idx="130">
                        <c:v>300</c:v>
                      </c:pt>
                      <c:pt idx="131">
                        <c:v>300</c:v>
                      </c:pt>
                      <c:pt idx="132">
                        <c:v>300</c:v>
                      </c:pt>
                      <c:pt idx="133">
                        <c:v>300</c:v>
                      </c:pt>
                      <c:pt idx="134">
                        <c:v>300</c:v>
                      </c:pt>
                      <c:pt idx="135">
                        <c:v>300</c:v>
                      </c:pt>
                      <c:pt idx="136">
                        <c:v>300</c:v>
                      </c:pt>
                      <c:pt idx="137">
                        <c:v>300</c:v>
                      </c:pt>
                      <c:pt idx="138">
                        <c:v>300</c:v>
                      </c:pt>
                      <c:pt idx="139">
                        <c:v>300</c:v>
                      </c:pt>
                      <c:pt idx="140">
                        <c:v>300</c:v>
                      </c:pt>
                      <c:pt idx="141">
                        <c:v>300</c:v>
                      </c:pt>
                      <c:pt idx="142">
                        <c:v>300</c:v>
                      </c:pt>
                      <c:pt idx="143">
                        <c:v>300</c:v>
                      </c:pt>
                      <c:pt idx="144">
                        <c:v>300</c:v>
                      </c:pt>
                      <c:pt idx="145">
                        <c:v>300</c:v>
                      </c:pt>
                      <c:pt idx="146">
                        <c:v>300</c:v>
                      </c:pt>
                      <c:pt idx="147">
                        <c:v>300</c:v>
                      </c:pt>
                      <c:pt idx="148">
                        <c:v>300</c:v>
                      </c:pt>
                      <c:pt idx="149">
                        <c:v>300</c:v>
                      </c:pt>
                      <c:pt idx="150">
                        <c:v>300</c:v>
                      </c:pt>
                      <c:pt idx="151">
                        <c:v>300</c:v>
                      </c:pt>
                      <c:pt idx="152">
                        <c:v>300</c:v>
                      </c:pt>
                      <c:pt idx="153">
                        <c:v>300</c:v>
                      </c:pt>
                      <c:pt idx="154">
                        <c:v>300</c:v>
                      </c:pt>
                      <c:pt idx="155">
                        <c:v>300</c:v>
                      </c:pt>
                      <c:pt idx="156">
                        <c:v>300</c:v>
                      </c:pt>
                      <c:pt idx="157">
                        <c:v>300</c:v>
                      </c:pt>
                      <c:pt idx="158">
                        <c:v>300</c:v>
                      </c:pt>
                      <c:pt idx="159">
                        <c:v>300</c:v>
                      </c:pt>
                      <c:pt idx="160">
                        <c:v>300</c:v>
                      </c:pt>
                      <c:pt idx="161">
                        <c:v>300</c:v>
                      </c:pt>
                      <c:pt idx="162">
                        <c:v>300</c:v>
                      </c:pt>
                      <c:pt idx="163">
                        <c:v>300</c:v>
                      </c:pt>
                      <c:pt idx="164">
                        <c:v>300</c:v>
                      </c:pt>
                      <c:pt idx="165">
                        <c:v>300</c:v>
                      </c:pt>
                      <c:pt idx="166">
                        <c:v>300</c:v>
                      </c:pt>
                      <c:pt idx="167">
                        <c:v>300</c:v>
                      </c:pt>
                      <c:pt idx="168">
                        <c:v>300</c:v>
                      </c:pt>
                      <c:pt idx="169">
                        <c:v>300</c:v>
                      </c:pt>
                      <c:pt idx="170">
                        <c:v>300</c:v>
                      </c:pt>
                      <c:pt idx="171">
                        <c:v>300</c:v>
                      </c:pt>
                      <c:pt idx="172">
                        <c:v>300</c:v>
                      </c:pt>
                      <c:pt idx="173">
                        <c:v>300</c:v>
                      </c:pt>
                      <c:pt idx="174">
                        <c:v>300</c:v>
                      </c:pt>
                      <c:pt idx="175">
                        <c:v>300</c:v>
                      </c:pt>
                      <c:pt idx="176">
                        <c:v>300</c:v>
                      </c:pt>
                      <c:pt idx="177">
                        <c:v>300</c:v>
                      </c:pt>
                      <c:pt idx="178">
                        <c:v>300</c:v>
                      </c:pt>
                      <c:pt idx="179">
                        <c:v>300</c:v>
                      </c:pt>
                      <c:pt idx="180">
                        <c:v>300</c:v>
                      </c:pt>
                      <c:pt idx="181">
                        <c:v>300</c:v>
                      </c:pt>
                      <c:pt idx="182">
                        <c:v>300</c:v>
                      </c:pt>
                      <c:pt idx="183">
                        <c:v>300</c:v>
                      </c:pt>
                      <c:pt idx="184">
                        <c:v>300</c:v>
                      </c:pt>
                      <c:pt idx="185">
                        <c:v>300</c:v>
                      </c:pt>
                      <c:pt idx="186">
                        <c:v>300</c:v>
                      </c:pt>
                      <c:pt idx="187">
                        <c:v>300</c:v>
                      </c:pt>
                      <c:pt idx="188">
                        <c:v>300</c:v>
                      </c:pt>
                      <c:pt idx="189">
                        <c:v>300</c:v>
                      </c:pt>
                      <c:pt idx="190">
                        <c:v>300</c:v>
                      </c:pt>
                      <c:pt idx="191">
                        <c:v>300</c:v>
                      </c:pt>
                      <c:pt idx="192">
                        <c:v>300</c:v>
                      </c:pt>
                      <c:pt idx="193">
                        <c:v>300</c:v>
                      </c:pt>
                      <c:pt idx="194">
                        <c:v>300</c:v>
                      </c:pt>
                      <c:pt idx="195">
                        <c:v>300</c:v>
                      </c:pt>
                      <c:pt idx="196">
                        <c:v>300</c:v>
                      </c:pt>
                      <c:pt idx="197">
                        <c:v>300</c:v>
                      </c:pt>
                      <c:pt idx="198">
                        <c:v>300</c:v>
                      </c:pt>
                      <c:pt idx="199">
                        <c:v>300</c:v>
                      </c:pt>
                      <c:pt idx="200">
                        <c:v>300</c:v>
                      </c:pt>
                      <c:pt idx="201">
                        <c:v>300</c:v>
                      </c:pt>
                      <c:pt idx="202">
                        <c:v>300</c:v>
                      </c:pt>
                      <c:pt idx="203">
                        <c:v>300</c:v>
                      </c:pt>
                      <c:pt idx="204">
                        <c:v>300</c:v>
                      </c:pt>
                      <c:pt idx="205">
                        <c:v>300</c:v>
                      </c:pt>
                      <c:pt idx="206">
                        <c:v>300</c:v>
                      </c:pt>
                      <c:pt idx="207">
                        <c:v>300</c:v>
                      </c:pt>
                      <c:pt idx="208">
                        <c:v>300</c:v>
                      </c:pt>
                      <c:pt idx="209">
                        <c:v>300</c:v>
                      </c:pt>
                      <c:pt idx="210">
                        <c:v>300</c:v>
                      </c:pt>
                      <c:pt idx="211">
                        <c:v>300</c:v>
                      </c:pt>
                      <c:pt idx="212">
                        <c:v>300</c:v>
                      </c:pt>
                      <c:pt idx="213">
                        <c:v>300</c:v>
                      </c:pt>
                      <c:pt idx="214">
                        <c:v>300</c:v>
                      </c:pt>
                      <c:pt idx="215">
                        <c:v>300</c:v>
                      </c:pt>
                      <c:pt idx="216">
                        <c:v>300</c:v>
                      </c:pt>
                      <c:pt idx="217">
                        <c:v>300</c:v>
                      </c:pt>
                      <c:pt idx="218">
                        <c:v>300</c:v>
                      </c:pt>
                      <c:pt idx="219">
                        <c:v>300</c:v>
                      </c:pt>
                      <c:pt idx="220">
                        <c:v>300</c:v>
                      </c:pt>
                      <c:pt idx="221">
                        <c:v>300</c:v>
                      </c:pt>
                      <c:pt idx="222">
                        <c:v>300</c:v>
                      </c:pt>
                      <c:pt idx="223">
                        <c:v>300</c:v>
                      </c:pt>
                      <c:pt idx="224">
                        <c:v>300</c:v>
                      </c:pt>
                      <c:pt idx="225">
                        <c:v>300</c:v>
                      </c:pt>
                      <c:pt idx="226">
                        <c:v>300</c:v>
                      </c:pt>
                      <c:pt idx="227">
                        <c:v>300</c:v>
                      </c:pt>
                      <c:pt idx="228">
                        <c:v>300</c:v>
                      </c:pt>
                      <c:pt idx="229">
                        <c:v>300</c:v>
                      </c:pt>
                      <c:pt idx="230">
                        <c:v>300</c:v>
                      </c:pt>
                      <c:pt idx="231">
                        <c:v>300</c:v>
                      </c:pt>
                      <c:pt idx="232">
                        <c:v>300</c:v>
                      </c:pt>
                      <c:pt idx="233">
                        <c:v>300</c:v>
                      </c:pt>
                      <c:pt idx="234">
                        <c:v>300</c:v>
                      </c:pt>
                      <c:pt idx="235">
                        <c:v>300</c:v>
                      </c:pt>
                      <c:pt idx="236">
                        <c:v>300</c:v>
                      </c:pt>
                      <c:pt idx="237">
                        <c:v>300</c:v>
                      </c:pt>
                      <c:pt idx="238">
                        <c:v>300</c:v>
                      </c:pt>
                      <c:pt idx="239">
                        <c:v>300</c:v>
                      </c:pt>
                      <c:pt idx="240">
                        <c:v>300</c:v>
                      </c:pt>
                      <c:pt idx="241">
                        <c:v>300</c:v>
                      </c:pt>
                      <c:pt idx="242">
                        <c:v>300</c:v>
                      </c:pt>
                      <c:pt idx="243">
                        <c:v>300</c:v>
                      </c:pt>
                      <c:pt idx="244">
                        <c:v>300</c:v>
                      </c:pt>
                      <c:pt idx="245">
                        <c:v>300</c:v>
                      </c:pt>
                      <c:pt idx="246">
                        <c:v>300</c:v>
                      </c:pt>
                      <c:pt idx="247">
                        <c:v>300</c:v>
                      </c:pt>
                      <c:pt idx="248">
                        <c:v>300</c:v>
                      </c:pt>
                      <c:pt idx="249">
                        <c:v>300</c:v>
                      </c:pt>
                      <c:pt idx="250">
                        <c:v>300</c:v>
                      </c:pt>
                      <c:pt idx="251">
                        <c:v>300</c:v>
                      </c:pt>
                      <c:pt idx="252">
                        <c:v>300</c:v>
                      </c:pt>
                      <c:pt idx="253">
                        <c:v>300</c:v>
                      </c:pt>
                      <c:pt idx="254">
                        <c:v>300</c:v>
                      </c:pt>
                      <c:pt idx="255">
                        <c:v>300</c:v>
                      </c:pt>
                      <c:pt idx="256">
                        <c:v>300</c:v>
                      </c:pt>
                      <c:pt idx="257">
                        <c:v>300</c:v>
                      </c:pt>
                      <c:pt idx="258">
                        <c:v>300</c:v>
                      </c:pt>
                      <c:pt idx="259">
                        <c:v>300</c:v>
                      </c:pt>
                      <c:pt idx="260">
                        <c:v>300</c:v>
                      </c:pt>
                      <c:pt idx="261">
                        <c:v>300</c:v>
                      </c:pt>
                      <c:pt idx="262">
                        <c:v>300</c:v>
                      </c:pt>
                      <c:pt idx="263">
                        <c:v>300</c:v>
                      </c:pt>
                      <c:pt idx="264">
                        <c:v>300</c:v>
                      </c:pt>
                      <c:pt idx="265">
                        <c:v>300</c:v>
                      </c:pt>
                      <c:pt idx="266">
                        <c:v>300</c:v>
                      </c:pt>
                      <c:pt idx="267">
                        <c:v>300</c:v>
                      </c:pt>
                      <c:pt idx="268">
                        <c:v>300</c:v>
                      </c:pt>
                      <c:pt idx="269">
                        <c:v>300</c:v>
                      </c:pt>
                      <c:pt idx="270">
                        <c:v>300</c:v>
                      </c:pt>
                      <c:pt idx="271">
                        <c:v>300</c:v>
                      </c:pt>
                      <c:pt idx="272">
                        <c:v>300</c:v>
                      </c:pt>
                      <c:pt idx="273">
                        <c:v>300</c:v>
                      </c:pt>
                      <c:pt idx="274">
                        <c:v>300</c:v>
                      </c:pt>
                      <c:pt idx="275">
                        <c:v>300</c:v>
                      </c:pt>
                      <c:pt idx="276">
                        <c:v>300</c:v>
                      </c:pt>
                      <c:pt idx="277">
                        <c:v>300</c:v>
                      </c:pt>
                      <c:pt idx="278">
                        <c:v>300</c:v>
                      </c:pt>
                      <c:pt idx="279">
                        <c:v>300</c:v>
                      </c:pt>
                      <c:pt idx="280">
                        <c:v>300</c:v>
                      </c:pt>
                      <c:pt idx="281">
                        <c:v>300</c:v>
                      </c:pt>
                      <c:pt idx="282">
                        <c:v>300</c:v>
                      </c:pt>
                      <c:pt idx="283">
                        <c:v>300</c:v>
                      </c:pt>
                      <c:pt idx="284">
                        <c:v>300</c:v>
                      </c:pt>
                      <c:pt idx="285">
                        <c:v>300</c:v>
                      </c:pt>
                      <c:pt idx="286">
                        <c:v>300</c:v>
                      </c:pt>
                      <c:pt idx="287">
                        <c:v>300</c:v>
                      </c:pt>
                      <c:pt idx="288">
                        <c:v>300</c:v>
                      </c:pt>
                      <c:pt idx="289">
                        <c:v>300</c:v>
                      </c:pt>
                      <c:pt idx="290">
                        <c:v>300</c:v>
                      </c:pt>
                      <c:pt idx="291">
                        <c:v>300</c:v>
                      </c:pt>
                      <c:pt idx="292">
                        <c:v>300</c:v>
                      </c:pt>
                      <c:pt idx="293">
                        <c:v>300</c:v>
                      </c:pt>
                      <c:pt idx="294">
                        <c:v>300</c:v>
                      </c:pt>
                      <c:pt idx="295">
                        <c:v>300</c:v>
                      </c:pt>
                      <c:pt idx="296">
                        <c:v>300</c:v>
                      </c:pt>
                      <c:pt idx="297">
                        <c:v>300</c:v>
                      </c:pt>
                      <c:pt idx="298">
                        <c:v>300</c:v>
                      </c:pt>
                      <c:pt idx="299">
                        <c:v>300</c:v>
                      </c:pt>
                      <c:pt idx="300">
                        <c:v>300</c:v>
                      </c:pt>
                      <c:pt idx="301">
                        <c:v>300</c:v>
                      </c:pt>
                      <c:pt idx="302">
                        <c:v>300</c:v>
                      </c:pt>
                      <c:pt idx="303">
                        <c:v>300</c:v>
                      </c:pt>
                      <c:pt idx="304">
                        <c:v>300</c:v>
                      </c:pt>
                      <c:pt idx="305">
                        <c:v>300</c:v>
                      </c:pt>
                      <c:pt idx="306">
                        <c:v>300</c:v>
                      </c:pt>
                      <c:pt idx="307">
                        <c:v>300</c:v>
                      </c:pt>
                      <c:pt idx="308">
                        <c:v>300</c:v>
                      </c:pt>
                      <c:pt idx="309">
                        <c:v>300</c:v>
                      </c:pt>
                      <c:pt idx="310">
                        <c:v>300</c:v>
                      </c:pt>
                      <c:pt idx="311">
                        <c:v>300</c:v>
                      </c:pt>
                      <c:pt idx="312">
                        <c:v>300</c:v>
                      </c:pt>
                      <c:pt idx="313">
                        <c:v>300</c:v>
                      </c:pt>
                      <c:pt idx="314">
                        <c:v>300</c:v>
                      </c:pt>
                      <c:pt idx="315">
                        <c:v>300</c:v>
                      </c:pt>
                      <c:pt idx="316">
                        <c:v>300</c:v>
                      </c:pt>
                      <c:pt idx="317">
                        <c:v>300</c:v>
                      </c:pt>
                      <c:pt idx="318">
                        <c:v>300</c:v>
                      </c:pt>
                      <c:pt idx="319">
                        <c:v>300</c:v>
                      </c:pt>
                      <c:pt idx="320">
                        <c:v>300</c:v>
                      </c:pt>
                      <c:pt idx="321">
                        <c:v>300</c:v>
                      </c:pt>
                      <c:pt idx="322">
                        <c:v>300</c:v>
                      </c:pt>
                      <c:pt idx="323">
                        <c:v>300</c:v>
                      </c:pt>
                      <c:pt idx="324">
                        <c:v>300</c:v>
                      </c:pt>
                      <c:pt idx="325">
                        <c:v>300</c:v>
                      </c:pt>
                      <c:pt idx="326">
                        <c:v>300</c:v>
                      </c:pt>
                      <c:pt idx="327">
                        <c:v>300</c:v>
                      </c:pt>
                      <c:pt idx="328">
                        <c:v>300</c:v>
                      </c:pt>
                      <c:pt idx="329">
                        <c:v>300</c:v>
                      </c:pt>
                      <c:pt idx="330">
                        <c:v>300</c:v>
                      </c:pt>
                      <c:pt idx="331">
                        <c:v>300</c:v>
                      </c:pt>
                      <c:pt idx="332">
                        <c:v>300</c:v>
                      </c:pt>
                      <c:pt idx="333">
                        <c:v>300</c:v>
                      </c:pt>
                      <c:pt idx="334">
                        <c:v>300</c:v>
                      </c:pt>
                      <c:pt idx="335">
                        <c:v>300</c:v>
                      </c:pt>
                      <c:pt idx="336">
                        <c:v>300</c:v>
                      </c:pt>
                      <c:pt idx="337">
                        <c:v>300</c:v>
                      </c:pt>
                      <c:pt idx="338">
                        <c:v>300</c:v>
                      </c:pt>
                      <c:pt idx="339">
                        <c:v>300</c:v>
                      </c:pt>
                      <c:pt idx="340">
                        <c:v>300</c:v>
                      </c:pt>
                      <c:pt idx="341">
                        <c:v>300</c:v>
                      </c:pt>
                      <c:pt idx="342">
                        <c:v>300</c:v>
                      </c:pt>
                      <c:pt idx="343">
                        <c:v>300</c:v>
                      </c:pt>
                      <c:pt idx="344">
                        <c:v>300</c:v>
                      </c:pt>
                      <c:pt idx="345">
                        <c:v>300</c:v>
                      </c:pt>
                      <c:pt idx="346">
                        <c:v>300</c:v>
                      </c:pt>
                      <c:pt idx="347">
                        <c:v>300</c:v>
                      </c:pt>
                      <c:pt idx="348">
                        <c:v>300</c:v>
                      </c:pt>
                      <c:pt idx="349">
                        <c:v>300</c:v>
                      </c:pt>
                      <c:pt idx="350">
                        <c:v>300</c:v>
                      </c:pt>
                      <c:pt idx="351">
                        <c:v>300</c:v>
                      </c:pt>
                      <c:pt idx="352">
                        <c:v>300</c:v>
                      </c:pt>
                      <c:pt idx="353">
                        <c:v>300</c:v>
                      </c:pt>
                      <c:pt idx="354">
                        <c:v>300</c:v>
                      </c:pt>
                      <c:pt idx="355">
                        <c:v>300</c:v>
                      </c:pt>
                      <c:pt idx="356">
                        <c:v>300</c:v>
                      </c:pt>
                      <c:pt idx="357">
                        <c:v>300</c:v>
                      </c:pt>
                      <c:pt idx="358">
                        <c:v>300</c:v>
                      </c:pt>
                      <c:pt idx="359">
                        <c:v>300</c:v>
                      </c:pt>
                      <c:pt idx="360">
                        <c:v>300</c:v>
                      </c:pt>
                      <c:pt idx="361">
                        <c:v>300</c:v>
                      </c:pt>
                      <c:pt idx="362">
                        <c:v>300</c:v>
                      </c:pt>
                      <c:pt idx="363">
                        <c:v>300</c:v>
                      </c:pt>
                      <c:pt idx="364">
                        <c:v>300</c:v>
                      </c:pt>
                      <c:pt idx="365">
                        <c:v>300</c:v>
                      </c:pt>
                      <c:pt idx="366">
                        <c:v>300</c:v>
                      </c:pt>
                      <c:pt idx="367">
                        <c:v>300</c:v>
                      </c:pt>
                      <c:pt idx="368">
                        <c:v>300</c:v>
                      </c:pt>
                      <c:pt idx="369">
                        <c:v>300</c:v>
                      </c:pt>
                      <c:pt idx="370">
                        <c:v>300</c:v>
                      </c:pt>
                      <c:pt idx="371">
                        <c:v>300</c:v>
                      </c:pt>
                      <c:pt idx="372">
                        <c:v>300</c:v>
                      </c:pt>
                      <c:pt idx="373">
                        <c:v>300</c:v>
                      </c:pt>
                      <c:pt idx="374">
                        <c:v>300</c:v>
                      </c:pt>
                      <c:pt idx="375">
                        <c:v>300</c:v>
                      </c:pt>
                      <c:pt idx="376">
                        <c:v>300</c:v>
                      </c:pt>
                      <c:pt idx="377">
                        <c:v>300</c:v>
                      </c:pt>
                      <c:pt idx="378">
                        <c:v>300</c:v>
                      </c:pt>
                      <c:pt idx="379">
                        <c:v>300</c:v>
                      </c:pt>
                      <c:pt idx="380">
                        <c:v>300</c:v>
                      </c:pt>
                      <c:pt idx="381">
                        <c:v>300</c:v>
                      </c:pt>
                      <c:pt idx="382">
                        <c:v>300</c:v>
                      </c:pt>
                      <c:pt idx="383">
                        <c:v>300</c:v>
                      </c:pt>
                      <c:pt idx="384">
                        <c:v>300</c:v>
                      </c:pt>
                      <c:pt idx="385">
                        <c:v>300</c:v>
                      </c:pt>
                      <c:pt idx="386">
                        <c:v>300</c:v>
                      </c:pt>
                      <c:pt idx="387">
                        <c:v>300</c:v>
                      </c:pt>
                      <c:pt idx="388">
                        <c:v>300</c:v>
                      </c:pt>
                      <c:pt idx="389">
                        <c:v>300</c:v>
                      </c:pt>
                      <c:pt idx="390">
                        <c:v>300</c:v>
                      </c:pt>
                      <c:pt idx="391">
                        <c:v>300</c:v>
                      </c:pt>
                      <c:pt idx="392">
                        <c:v>300</c:v>
                      </c:pt>
                      <c:pt idx="393">
                        <c:v>300</c:v>
                      </c:pt>
                      <c:pt idx="394">
                        <c:v>300</c:v>
                      </c:pt>
                      <c:pt idx="395">
                        <c:v>300</c:v>
                      </c:pt>
                      <c:pt idx="396">
                        <c:v>300</c:v>
                      </c:pt>
                      <c:pt idx="397">
                        <c:v>300</c:v>
                      </c:pt>
                      <c:pt idx="398">
                        <c:v>300</c:v>
                      </c:pt>
                      <c:pt idx="399">
                        <c:v>300</c:v>
                      </c:pt>
                      <c:pt idx="400">
                        <c:v>300</c:v>
                      </c:pt>
                      <c:pt idx="401">
                        <c:v>300</c:v>
                      </c:pt>
                      <c:pt idx="402">
                        <c:v>300</c:v>
                      </c:pt>
                      <c:pt idx="403">
                        <c:v>300</c:v>
                      </c:pt>
                      <c:pt idx="404">
                        <c:v>300</c:v>
                      </c:pt>
                      <c:pt idx="405">
                        <c:v>300</c:v>
                      </c:pt>
                      <c:pt idx="406">
                        <c:v>300</c:v>
                      </c:pt>
                      <c:pt idx="407">
                        <c:v>300</c:v>
                      </c:pt>
                      <c:pt idx="408">
                        <c:v>300</c:v>
                      </c:pt>
                      <c:pt idx="409">
                        <c:v>300</c:v>
                      </c:pt>
                      <c:pt idx="410">
                        <c:v>300</c:v>
                      </c:pt>
                      <c:pt idx="411">
                        <c:v>300</c:v>
                      </c:pt>
                      <c:pt idx="412">
                        <c:v>300</c:v>
                      </c:pt>
                      <c:pt idx="413">
                        <c:v>300</c:v>
                      </c:pt>
                      <c:pt idx="414">
                        <c:v>300</c:v>
                      </c:pt>
                      <c:pt idx="415">
                        <c:v>300</c:v>
                      </c:pt>
                      <c:pt idx="416">
                        <c:v>300</c:v>
                      </c:pt>
                      <c:pt idx="417">
                        <c:v>300</c:v>
                      </c:pt>
                      <c:pt idx="418">
                        <c:v>300</c:v>
                      </c:pt>
                      <c:pt idx="419">
                        <c:v>300</c:v>
                      </c:pt>
                      <c:pt idx="420">
                        <c:v>300</c:v>
                      </c:pt>
                      <c:pt idx="421">
                        <c:v>300</c:v>
                      </c:pt>
                      <c:pt idx="422">
                        <c:v>300</c:v>
                      </c:pt>
                      <c:pt idx="423">
                        <c:v>300</c:v>
                      </c:pt>
                      <c:pt idx="424">
                        <c:v>300</c:v>
                      </c:pt>
                      <c:pt idx="425">
                        <c:v>300</c:v>
                      </c:pt>
                      <c:pt idx="426">
                        <c:v>300</c:v>
                      </c:pt>
                      <c:pt idx="427">
                        <c:v>300</c:v>
                      </c:pt>
                      <c:pt idx="428">
                        <c:v>300</c:v>
                      </c:pt>
                      <c:pt idx="429">
                        <c:v>300</c:v>
                      </c:pt>
                      <c:pt idx="430">
                        <c:v>300</c:v>
                      </c:pt>
                      <c:pt idx="431">
                        <c:v>300</c:v>
                      </c:pt>
                      <c:pt idx="432">
                        <c:v>300</c:v>
                      </c:pt>
                      <c:pt idx="433">
                        <c:v>300</c:v>
                      </c:pt>
                      <c:pt idx="434">
                        <c:v>300</c:v>
                      </c:pt>
                      <c:pt idx="435">
                        <c:v>300</c:v>
                      </c:pt>
                      <c:pt idx="436">
                        <c:v>300</c:v>
                      </c:pt>
                      <c:pt idx="437">
                        <c:v>300</c:v>
                      </c:pt>
                      <c:pt idx="438">
                        <c:v>300</c:v>
                      </c:pt>
                      <c:pt idx="439">
                        <c:v>300</c:v>
                      </c:pt>
                      <c:pt idx="440">
                        <c:v>300</c:v>
                      </c:pt>
                      <c:pt idx="441">
                        <c:v>300</c:v>
                      </c:pt>
                      <c:pt idx="442">
                        <c:v>300</c:v>
                      </c:pt>
                      <c:pt idx="443">
                        <c:v>300</c:v>
                      </c:pt>
                      <c:pt idx="444">
                        <c:v>300</c:v>
                      </c:pt>
                      <c:pt idx="445">
                        <c:v>300</c:v>
                      </c:pt>
                      <c:pt idx="446">
                        <c:v>300</c:v>
                      </c:pt>
                      <c:pt idx="447">
                        <c:v>300</c:v>
                      </c:pt>
                      <c:pt idx="448">
                        <c:v>300</c:v>
                      </c:pt>
                      <c:pt idx="449">
                        <c:v>300</c:v>
                      </c:pt>
                      <c:pt idx="450">
                        <c:v>300</c:v>
                      </c:pt>
                      <c:pt idx="451">
                        <c:v>300</c:v>
                      </c:pt>
                      <c:pt idx="452">
                        <c:v>300</c:v>
                      </c:pt>
                      <c:pt idx="453">
                        <c:v>300</c:v>
                      </c:pt>
                      <c:pt idx="454">
                        <c:v>300</c:v>
                      </c:pt>
                      <c:pt idx="455">
                        <c:v>300</c:v>
                      </c:pt>
                      <c:pt idx="456">
                        <c:v>300</c:v>
                      </c:pt>
                      <c:pt idx="457">
                        <c:v>300</c:v>
                      </c:pt>
                      <c:pt idx="458">
                        <c:v>300</c:v>
                      </c:pt>
                      <c:pt idx="459">
                        <c:v>300</c:v>
                      </c:pt>
                      <c:pt idx="460">
                        <c:v>300</c:v>
                      </c:pt>
                      <c:pt idx="461">
                        <c:v>300</c:v>
                      </c:pt>
                      <c:pt idx="462">
                        <c:v>300</c:v>
                      </c:pt>
                      <c:pt idx="463">
                        <c:v>300</c:v>
                      </c:pt>
                      <c:pt idx="464">
                        <c:v>300</c:v>
                      </c:pt>
                      <c:pt idx="465">
                        <c:v>300</c:v>
                      </c:pt>
                      <c:pt idx="466">
                        <c:v>300</c:v>
                      </c:pt>
                      <c:pt idx="467">
                        <c:v>300</c:v>
                      </c:pt>
                      <c:pt idx="468">
                        <c:v>300</c:v>
                      </c:pt>
                      <c:pt idx="469">
                        <c:v>300</c:v>
                      </c:pt>
                      <c:pt idx="470">
                        <c:v>300</c:v>
                      </c:pt>
                      <c:pt idx="471">
                        <c:v>300</c:v>
                      </c:pt>
                      <c:pt idx="472">
                        <c:v>300</c:v>
                      </c:pt>
                      <c:pt idx="473">
                        <c:v>300</c:v>
                      </c:pt>
                      <c:pt idx="474">
                        <c:v>300</c:v>
                      </c:pt>
                      <c:pt idx="475">
                        <c:v>300</c:v>
                      </c:pt>
                      <c:pt idx="476">
                        <c:v>300</c:v>
                      </c:pt>
                      <c:pt idx="477">
                        <c:v>300</c:v>
                      </c:pt>
                      <c:pt idx="478">
                        <c:v>300</c:v>
                      </c:pt>
                      <c:pt idx="479">
                        <c:v>300</c:v>
                      </c:pt>
                      <c:pt idx="480">
                        <c:v>300</c:v>
                      </c:pt>
                      <c:pt idx="481">
                        <c:v>300</c:v>
                      </c:pt>
                      <c:pt idx="482">
                        <c:v>300</c:v>
                      </c:pt>
                      <c:pt idx="483">
                        <c:v>300</c:v>
                      </c:pt>
                      <c:pt idx="484">
                        <c:v>300</c:v>
                      </c:pt>
                      <c:pt idx="485">
                        <c:v>300</c:v>
                      </c:pt>
                      <c:pt idx="486">
                        <c:v>300</c:v>
                      </c:pt>
                      <c:pt idx="487">
                        <c:v>300</c:v>
                      </c:pt>
                      <c:pt idx="488">
                        <c:v>300</c:v>
                      </c:pt>
                      <c:pt idx="489">
                        <c:v>300</c:v>
                      </c:pt>
                      <c:pt idx="490">
                        <c:v>300</c:v>
                      </c:pt>
                      <c:pt idx="491">
                        <c:v>300</c:v>
                      </c:pt>
                      <c:pt idx="492">
                        <c:v>300</c:v>
                      </c:pt>
                      <c:pt idx="493">
                        <c:v>300</c:v>
                      </c:pt>
                      <c:pt idx="494">
                        <c:v>300</c:v>
                      </c:pt>
                      <c:pt idx="495">
                        <c:v>300</c:v>
                      </c:pt>
                      <c:pt idx="496">
                        <c:v>300</c:v>
                      </c:pt>
                      <c:pt idx="497">
                        <c:v>300</c:v>
                      </c:pt>
                      <c:pt idx="498">
                        <c:v>300</c:v>
                      </c:pt>
                      <c:pt idx="499">
                        <c:v>300</c:v>
                      </c:pt>
                      <c:pt idx="500">
                        <c:v>300</c:v>
                      </c:pt>
                      <c:pt idx="501">
                        <c:v>300</c:v>
                      </c:pt>
                      <c:pt idx="502">
                        <c:v>300</c:v>
                      </c:pt>
                      <c:pt idx="503">
                        <c:v>300</c:v>
                      </c:pt>
                      <c:pt idx="504">
                        <c:v>300</c:v>
                      </c:pt>
                      <c:pt idx="505">
                        <c:v>300</c:v>
                      </c:pt>
                      <c:pt idx="506">
                        <c:v>300</c:v>
                      </c:pt>
                      <c:pt idx="507">
                        <c:v>300</c:v>
                      </c:pt>
                      <c:pt idx="508">
                        <c:v>300</c:v>
                      </c:pt>
                      <c:pt idx="509">
                        <c:v>300</c:v>
                      </c:pt>
                      <c:pt idx="510">
                        <c:v>300</c:v>
                      </c:pt>
                      <c:pt idx="511">
                        <c:v>300</c:v>
                      </c:pt>
                      <c:pt idx="512">
                        <c:v>300</c:v>
                      </c:pt>
                      <c:pt idx="513">
                        <c:v>300</c:v>
                      </c:pt>
                      <c:pt idx="514">
                        <c:v>300</c:v>
                      </c:pt>
                      <c:pt idx="515">
                        <c:v>300</c:v>
                      </c:pt>
                      <c:pt idx="516">
                        <c:v>300</c:v>
                      </c:pt>
                      <c:pt idx="517">
                        <c:v>300</c:v>
                      </c:pt>
                      <c:pt idx="518">
                        <c:v>300</c:v>
                      </c:pt>
                      <c:pt idx="519">
                        <c:v>300</c:v>
                      </c:pt>
                      <c:pt idx="520">
                        <c:v>300</c:v>
                      </c:pt>
                      <c:pt idx="521">
                        <c:v>300</c:v>
                      </c:pt>
                      <c:pt idx="522">
                        <c:v>300</c:v>
                      </c:pt>
                      <c:pt idx="523">
                        <c:v>300</c:v>
                      </c:pt>
                      <c:pt idx="524">
                        <c:v>300</c:v>
                      </c:pt>
                      <c:pt idx="525">
                        <c:v>300</c:v>
                      </c:pt>
                      <c:pt idx="526">
                        <c:v>300</c:v>
                      </c:pt>
                      <c:pt idx="527">
                        <c:v>300</c:v>
                      </c:pt>
                      <c:pt idx="528">
                        <c:v>300</c:v>
                      </c:pt>
                      <c:pt idx="529">
                        <c:v>300</c:v>
                      </c:pt>
                      <c:pt idx="530">
                        <c:v>300</c:v>
                      </c:pt>
                      <c:pt idx="531">
                        <c:v>300</c:v>
                      </c:pt>
                      <c:pt idx="532">
                        <c:v>300</c:v>
                      </c:pt>
                      <c:pt idx="533">
                        <c:v>300</c:v>
                      </c:pt>
                      <c:pt idx="534">
                        <c:v>300</c:v>
                      </c:pt>
                      <c:pt idx="535">
                        <c:v>300</c:v>
                      </c:pt>
                      <c:pt idx="536">
                        <c:v>300</c:v>
                      </c:pt>
                      <c:pt idx="537">
                        <c:v>300</c:v>
                      </c:pt>
                      <c:pt idx="538">
                        <c:v>300</c:v>
                      </c:pt>
                      <c:pt idx="539">
                        <c:v>300</c:v>
                      </c:pt>
                      <c:pt idx="540">
                        <c:v>300</c:v>
                      </c:pt>
                      <c:pt idx="541">
                        <c:v>300</c:v>
                      </c:pt>
                      <c:pt idx="542">
                        <c:v>300</c:v>
                      </c:pt>
                      <c:pt idx="543">
                        <c:v>300</c:v>
                      </c:pt>
                      <c:pt idx="544">
                        <c:v>300</c:v>
                      </c:pt>
                      <c:pt idx="545">
                        <c:v>300</c:v>
                      </c:pt>
                      <c:pt idx="546">
                        <c:v>300</c:v>
                      </c:pt>
                      <c:pt idx="547">
                        <c:v>300</c:v>
                      </c:pt>
                      <c:pt idx="548">
                        <c:v>300</c:v>
                      </c:pt>
                      <c:pt idx="549">
                        <c:v>300</c:v>
                      </c:pt>
                      <c:pt idx="550">
                        <c:v>300</c:v>
                      </c:pt>
                      <c:pt idx="551">
                        <c:v>300</c:v>
                      </c:pt>
                      <c:pt idx="552">
                        <c:v>300</c:v>
                      </c:pt>
                      <c:pt idx="553">
                        <c:v>300</c:v>
                      </c:pt>
                      <c:pt idx="554">
                        <c:v>300</c:v>
                      </c:pt>
                      <c:pt idx="555">
                        <c:v>300</c:v>
                      </c:pt>
                      <c:pt idx="556">
                        <c:v>300</c:v>
                      </c:pt>
                      <c:pt idx="557">
                        <c:v>300</c:v>
                      </c:pt>
                      <c:pt idx="558">
                        <c:v>300</c:v>
                      </c:pt>
                      <c:pt idx="559">
                        <c:v>300</c:v>
                      </c:pt>
                      <c:pt idx="560">
                        <c:v>300</c:v>
                      </c:pt>
                      <c:pt idx="561">
                        <c:v>300</c:v>
                      </c:pt>
                      <c:pt idx="562">
                        <c:v>300</c:v>
                      </c:pt>
                      <c:pt idx="563">
                        <c:v>300</c:v>
                      </c:pt>
                      <c:pt idx="564">
                        <c:v>300</c:v>
                      </c:pt>
                      <c:pt idx="565">
                        <c:v>300</c:v>
                      </c:pt>
                      <c:pt idx="566">
                        <c:v>300</c:v>
                      </c:pt>
                      <c:pt idx="567">
                        <c:v>300</c:v>
                      </c:pt>
                      <c:pt idx="568">
                        <c:v>300</c:v>
                      </c:pt>
                      <c:pt idx="569">
                        <c:v>300</c:v>
                      </c:pt>
                      <c:pt idx="570">
                        <c:v>300</c:v>
                      </c:pt>
                      <c:pt idx="571">
                        <c:v>300</c:v>
                      </c:pt>
                      <c:pt idx="572">
                        <c:v>300</c:v>
                      </c:pt>
                      <c:pt idx="573">
                        <c:v>300</c:v>
                      </c:pt>
                      <c:pt idx="574">
                        <c:v>300</c:v>
                      </c:pt>
                      <c:pt idx="575">
                        <c:v>300</c:v>
                      </c:pt>
                      <c:pt idx="576">
                        <c:v>300</c:v>
                      </c:pt>
                      <c:pt idx="577">
                        <c:v>300</c:v>
                      </c:pt>
                      <c:pt idx="578">
                        <c:v>300</c:v>
                      </c:pt>
                      <c:pt idx="579">
                        <c:v>300</c:v>
                      </c:pt>
                      <c:pt idx="580">
                        <c:v>300</c:v>
                      </c:pt>
                      <c:pt idx="581">
                        <c:v>300</c:v>
                      </c:pt>
                      <c:pt idx="582">
                        <c:v>300</c:v>
                      </c:pt>
                      <c:pt idx="583">
                        <c:v>300</c:v>
                      </c:pt>
                      <c:pt idx="584">
                        <c:v>300</c:v>
                      </c:pt>
                      <c:pt idx="585">
                        <c:v>300</c:v>
                      </c:pt>
                      <c:pt idx="586">
                        <c:v>300</c:v>
                      </c:pt>
                      <c:pt idx="587">
                        <c:v>300</c:v>
                      </c:pt>
                      <c:pt idx="588">
                        <c:v>300</c:v>
                      </c:pt>
                      <c:pt idx="589">
                        <c:v>300</c:v>
                      </c:pt>
                      <c:pt idx="590">
                        <c:v>300</c:v>
                      </c:pt>
                      <c:pt idx="591">
                        <c:v>300</c:v>
                      </c:pt>
                      <c:pt idx="592">
                        <c:v>300</c:v>
                      </c:pt>
                      <c:pt idx="593">
                        <c:v>300</c:v>
                      </c:pt>
                      <c:pt idx="594">
                        <c:v>300</c:v>
                      </c:pt>
                      <c:pt idx="595">
                        <c:v>300</c:v>
                      </c:pt>
                      <c:pt idx="596">
                        <c:v>300</c:v>
                      </c:pt>
                      <c:pt idx="597">
                        <c:v>300</c:v>
                      </c:pt>
                      <c:pt idx="598">
                        <c:v>300</c:v>
                      </c:pt>
                      <c:pt idx="599">
                        <c:v>300</c:v>
                      </c:pt>
                      <c:pt idx="600">
                        <c:v>300</c:v>
                      </c:pt>
                      <c:pt idx="601">
                        <c:v>300</c:v>
                      </c:pt>
                      <c:pt idx="602">
                        <c:v>300</c:v>
                      </c:pt>
                      <c:pt idx="603">
                        <c:v>300</c:v>
                      </c:pt>
                      <c:pt idx="604">
                        <c:v>300</c:v>
                      </c:pt>
                      <c:pt idx="605">
                        <c:v>300</c:v>
                      </c:pt>
                      <c:pt idx="606">
                        <c:v>300</c:v>
                      </c:pt>
                      <c:pt idx="607">
                        <c:v>300</c:v>
                      </c:pt>
                      <c:pt idx="608">
                        <c:v>300</c:v>
                      </c:pt>
                      <c:pt idx="609">
                        <c:v>300</c:v>
                      </c:pt>
                      <c:pt idx="610">
                        <c:v>300</c:v>
                      </c:pt>
                      <c:pt idx="611">
                        <c:v>300</c:v>
                      </c:pt>
                      <c:pt idx="612">
                        <c:v>300</c:v>
                      </c:pt>
                      <c:pt idx="613">
                        <c:v>300</c:v>
                      </c:pt>
                      <c:pt idx="614">
                        <c:v>300</c:v>
                      </c:pt>
                      <c:pt idx="615">
                        <c:v>300</c:v>
                      </c:pt>
                      <c:pt idx="616">
                        <c:v>300</c:v>
                      </c:pt>
                      <c:pt idx="617">
                        <c:v>300</c:v>
                      </c:pt>
                      <c:pt idx="618">
                        <c:v>300</c:v>
                      </c:pt>
                      <c:pt idx="619">
                        <c:v>300</c:v>
                      </c:pt>
                      <c:pt idx="620">
                        <c:v>300</c:v>
                      </c:pt>
                      <c:pt idx="621">
                        <c:v>300</c:v>
                      </c:pt>
                      <c:pt idx="622">
                        <c:v>300</c:v>
                      </c:pt>
                      <c:pt idx="623">
                        <c:v>300</c:v>
                      </c:pt>
                      <c:pt idx="624">
                        <c:v>300</c:v>
                      </c:pt>
                      <c:pt idx="625">
                        <c:v>300</c:v>
                      </c:pt>
                      <c:pt idx="626">
                        <c:v>300</c:v>
                      </c:pt>
                      <c:pt idx="627">
                        <c:v>300</c:v>
                      </c:pt>
                      <c:pt idx="628">
                        <c:v>300</c:v>
                      </c:pt>
                      <c:pt idx="629">
                        <c:v>300</c:v>
                      </c:pt>
                      <c:pt idx="630">
                        <c:v>300</c:v>
                      </c:pt>
                      <c:pt idx="631">
                        <c:v>300</c:v>
                      </c:pt>
                      <c:pt idx="632">
                        <c:v>300</c:v>
                      </c:pt>
                      <c:pt idx="633">
                        <c:v>300</c:v>
                      </c:pt>
                      <c:pt idx="634">
                        <c:v>300</c:v>
                      </c:pt>
                      <c:pt idx="635">
                        <c:v>300</c:v>
                      </c:pt>
                      <c:pt idx="636">
                        <c:v>300</c:v>
                      </c:pt>
                      <c:pt idx="637">
                        <c:v>300</c:v>
                      </c:pt>
                      <c:pt idx="638">
                        <c:v>300</c:v>
                      </c:pt>
                      <c:pt idx="639">
                        <c:v>300</c:v>
                      </c:pt>
                      <c:pt idx="640">
                        <c:v>300</c:v>
                      </c:pt>
                      <c:pt idx="641">
                        <c:v>300</c:v>
                      </c:pt>
                      <c:pt idx="642">
                        <c:v>300</c:v>
                      </c:pt>
                      <c:pt idx="643">
                        <c:v>300</c:v>
                      </c:pt>
                      <c:pt idx="644">
                        <c:v>300</c:v>
                      </c:pt>
                      <c:pt idx="645">
                        <c:v>300</c:v>
                      </c:pt>
                      <c:pt idx="646">
                        <c:v>300</c:v>
                      </c:pt>
                      <c:pt idx="647">
                        <c:v>300</c:v>
                      </c:pt>
                      <c:pt idx="648">
                        <c:v>300</c:v>
                      </c:pt>
                      <c:pt idx="649">
                        <c:v>300</c:v>
                      </c:pt>
                      <c:pt idx="650">
                        <c:v>300</c:v>
                      </c:pt>
                      <c:pt idx="651">
                        <c:v>300</c:v>
                      </c:pt>
                      <c:pt idx="652">
                        <c:v>300</c:v>
                      </c:pt>
                      <c:pt idx="653">
                        <c:v>300</c:v>
                      </c:pt>
                      <c:pt idx="654">
                        <c:v>300</c:v>
                      </c:pt>
                      <c:pt idx="655">
                        <c:v>300</c:v>
                      </c:pt>
                      <c:pt idx="656">
                        <c:v>300</c:v>
                      </c:pt>
                      <c:pt idx="657">
                        <c:v>300</c:v>
                      </c:pt>
                      <c:pt idx="658">
                        <c:v>300</c:v>
                      </c:pt>
                      <c:pt idx="659">
                        <c:v>300</c:v>
                      </c:pt>
                      <c:pt idx="660">
                        <c:v>300</c:v>
                      </c:pt>
                      <c:pt idx="661">
                        <c:v>300</c:v>
                      </c:pt>
                      <c:pt idx="662">
                        <c:v>300</c:v>
                      </c:pt>
                      <c:pt idx="663">
                        <c:v>300</c:v>
                      </c:pt>
                      <c:pt idx="664">
                        <c:v>300</c:v>
                      </c:pt>
                      <c:pt idx="665">
                        <c:v>300</c:v>
                      </c:pt>
                      <c:pt idx="666">
                        <c:v>300</c:v>
                      </c:pt>
                      <c:pt idx="667">
                        <c:v>300</c:v>
                      </c:pt>
                      <c:pt idx="668">
                        <c:v>300</c:v>
                      </c:pt>
                      <c:pt idx="669">
                        <c:v>300</c:v>
                      </c:pt>
                      <c:pt idx="670">
                        <c:v>300</c:v>
                      </c:pt>
                      <c:pt idx="671">
                        <c:v>300</c:v>
                      </c:pt>
                      <c:pt idx="672">
                        <c:v>300</c:v>
                      </c:pt>
                      <c:pt idx="673">
                        <c:v>300</c:v>
                      </c:pt>
                      <c:pt idx="674">
                        <c:v>300</c:v>
                      </c:pt>
                      <c:pt idx="675">
                        <c:v>300</c:v>
                      </c:pt>
                      <c:pt idx="676">
                        <c:v>300</c:v>
                      </c:pt>
                      <c:pt idx="677">
                        <c:v>300</c:v>
                      </c:pt>
                      <c:pt idx="678">
                        <c:v>300</c:v>
                      </c:pt>
                      <c:pt idx="679">
                        <c:v>300</c:v>
                      </c:pt>
                      <c:pt idx="680">
                        <c:v>300</c:v>
                      </c:pt>
                      <c:pt idx="681">
                        <c:v>300</c:v>
                      </c:pt>
                      <c:pt idx="682">
                        <c:v>300</c:v>
                      </c:pt>
                      <c:pt idx="683">
                        <c:v>300</c:v>
                      </c:pt>
                      <c:pt idx="684">
                        <c:v>300</c:v>
                      </c:pt>
                      <c:pt idx="685">
                        <c:v>300</c:v>
                      </c:pt>
                      <c:pt idx="686">
                        <c:v>300</c:v>
                      </c:pt>
                      <c:pt idx="687">
                        <c:v>300</c:v>
                      </c:pt>
                      <c:pt idx="688">
                        <c:v>300</c:v>
                      </c:pt>
                      <c:pt idx="689">
                        <c:v>300</c:v>
                      </c:pt>
                      <c:pt idx="690">
                        <c:v>300</c:v>
                      </c:pt>
                      <c:pt idx="691">
                        <c:v>300</c:v>
                      </c:pt>
                      <c:pt idx="692">
                        <c:v>300</c:v>
                      </c:pt>
                      <c:pt idx="693">
                        <c:v>300</c:v>
                      </c:pt>
                      <c:pt idx="694">
                        <c:v>300</c:v>
                      </c:pt>
                      <c:pt idx="695">
                        <c:v>300</c:v>
                      </c:pt>
                      <c:pt idx="696">
                        <c:v>300</c:v>
                      </c:pt>
                      <c:pt idx="697">
                        <c:v>300</c:v>
                      </c:pt>
                      <c:pt idx="698">
                        <c:v>300</c:v>
                      </c:pt>
                      <c:pt idx="699">
                        <c:v>300</c:v>
                      </c:pt>
                      <c:pt idx="700">
                        <c:v>300</c:v>
                      </c:pt>
                      <c:pt idx="701">
                        <c:v>300</c:v>
                      </c:pt>
                      <c:pt idx="702">
                        <c:v>300</c:v>
                      </c:pt>
                      <c:pt idx="703">
                        <c:v>300</c:v>
                      </c:pt>
                      <c:pt idx="704">
                        <c:v>300</c:v>
                      </c:pt>
                      <c:pt idx="705">
                        <c:v>300</c:v>
                      </c:pt>
                      <c:pt idx="706">
                        <c:v>300</c:v>
                      </c:pt>
                      <c:pt idx="707">
                        <c:v>300</c:v>
                      </c:pt>
                      <c:pt idx="708">
                        <c:v>300</c:v>
                      </c:pt>
                      <c:pt idx="709">
                        <c:v>300</c:v>
                      </c:pt>
                      <c:pt idx="710">
                        <c:v>300</c:v>
                      </c:pt>
                      <c:pt idx="711">
                        <c:v>300</c:v>
                      </c:pt>
                      <c:pt idx="712">
                        <c:v>300</c:v>
                      </c:pt>
                      <c:pt idx="713">
                        <c:v>300</c:v>
                      </c:pt>
                      <c:pt idx="714">
                        <c:v>300</c:v>
                      </c:pt>
                      <c:pt idx="715">
                        <c:v>300</c:v>
                      </c:pt>
                      <c:pt idx="716">
                        <c:v>300</c:v>
                      </c:pt>
                      <c:pt idx="717">
                        <c:v>300</c:v>
                      </c:pt>
                      <c:pt idx="718">
                        <c:v>300</c:v>
                      </c:pt>
                      <c:pt idx="719">
                        <c:v>300</c:v>
                      </c:pt>
                      <c:pt idx="720">
                        <c:v>300</c:v>
                      </c:pt>
                      <c:pt idx="721">
                        <c:v>300</c:v>
                      </c:pt>
                      <c:pt idx="722">
                        <c:v>300</c:v>
                      </c:pt>
                      <c:pt idx="723">
                        <c:v>300</c:v>
                      </c:pt>
                      <c:pt idx="724">
                        <c:v>300</c:v>
                      </c:pt>
                      <c:pt idx="725">
                        <c:v>300</c:v>
                      </c:pt>
                      <c:pt idx="726">
                        <c:v>300</c:v>
                      </c:pt>
                      <c:pt idx="727">
                        <c:v>300</c:v>
                      </c:pt>
                      <c:pt idx="728">
                        <c:v>300</c:v>
                      </c:pt>
                      <c:pt idx="729">
                        <c:v>300</c:v>
                      </c:pt>
                      <c:pt idx="730">
                        <c:v>300</c:v>
                      </c:pt>
                      <c:pt idx="731">
                        <c:v>300</c:v>
                      </c:pt>
                      <c:pt idx="732">
                        <c:v>300</c:v>
                      </c:pt>
                      <c:pt idx="733">
                        <c:v>300</c:v>
                      </c:pt>
                      <c:pt idx="734">
                        <c:v>300</c:v>
                      </c:pt>
                      <c:pt idx="735">
                        <c:v>300</c:v>
                      </c:pt>
                      <c:pt idx="736">
                        <c:v>300</c:v>
                      </c:pt>
                      <c:pt idx="737">
                        <c:v>300</c:v>
                      </c:pt>
                      <c:pt idx="738">
                        <c:v>300</c:v>
                      </c:pt>
                      <c:pt idx="739">
                        <c:v>300</c:v>
                      </c:pt>
                      <c:pt idx="740">
                        <c:v>300</c:v>
                      </c:pt>
                      <c:pt idx="741">
                        <c:v>300</c:v>
                      </c:pt>
                      <c:pt idx="742">
                        <c:v>300</c:v>
                      </c:pt>
                      <c:pt idx="743">
                        <c:v>300</c:v>
                      </c:pt>
                      <c:pt idx="744">
                        <c:v>300</c:v>
                      </c:pt>
                      <c:pt idx="745">
                        <c:v>300</c:v>
                      </c:pt>
                      <c:pt idx="746">
                        <c:v>300</c:v>
                      </c:pt>
                      <c:pt idx="747">
                        <c:v>300</c:v>
                      </c:pt>
                      <c:pt idx="748">
                        <c:v>300</c:v>
                      </c:pt>
                      <c:pt idx="749">
                        <c:v>300</c:v>
                      </c:pt>
                      <c:pt idx="750">
                        <c:v>300</c:v>
                      </c:pt>
                      <c:pt idx="751">
                        <c:v>300</c:v>
                      </c:pt>
                      <c:pt idx="752">
                        <c:v>300</c:v>
                      </c:pt>
                      <c:pt idx="753">
                        <c:v>300</c:v>
                      </c:pt>
                      <c:pt idx="754">
                        <c:v>300</c:v>
                      </c:pt>
                      <c:pt idx="755">
                        <c:v>300</c:v>
                      </c:pt>
                      <c:pt idx="756">
                        <c:v>300</c:v>
                      </c:pt>
                      <c:pt idx="757">
                        <c:v>300</c:v>
                      </c:pt>
                      <c:pt idx="758">
                        <c:v>300</c:v>
                      </c:pt>
                      <c:pt idx="759">
                        <c:v>300</c:v>
                      </c:pt>
                      <c:pt idx="760">
                        <c:v>300</c:v>
                      </c:pt>
                      <c:pt idx="761">
                        <c:v>300</c:v>
                      </c:pt>
                      <c:pt idx="762">
                        <c:v>300</c:v>
                      </c:pt>
                      <c:pt idx="763">
                        <c:v>300</c:v>
                      </c:pt>
                      <c:pt idx="764">
                        <c:v>300</c:v>
                      </c:pt>
                      <c:pt idx="765">
                        <c:v>300</c:v>
                      </c:pt>
                      <c:pt idx="766">
                        <c:v>300</c:v>
                      </c:pt>
                      <c:pt idx="767">
                        <c:v>300</c:v>
                      </c:pt>
                      <c:pt idx="768">
                        <c:v>300</c:v>
                      </c:pt>
                      <c:pt idx="769">
                        <c:v>300</c:v>
                      </c:pt>
                      <c:pt idx="770">
                        <c:v>300</c:v>
                      </c:pt>
                      <c:pt idx="771">
                        <c:v>300</c:v>
                      </c:pt>
                      <c:pt idx="772">
                        <c:v>300</c:v>
                      </c:pt>
                      <c:pt idx="773">
                        <c:v>300</c:v>
                      </c:pt>
                      <c:pt idx="774">
                        <c:v>300</c:v>
                      </c:pt>
                      <c:pt idx="775">
                        <c:v>300</c:v>
                      </c:pt>
                      <c:pt idx="776">
                        <c:v>300</c:v>
                      </c:pt>
                      <c:pt idx="777">
                        <c:v>300</c:v>
                      </c:pt>
                      <c:pt idx="778">
                        <c:v>300</c:v>
                      </c:pt>
                      <c:pt idx="779">
                        <c:v>300</c:v>
                      </c:pt>
                      <c:pt idx="780">
                        <c:v>300</c:v>
                      </c:pt>
                      <c:pt idx="781">
                        <c:v>300</c:v>
                      </c:pt>
                      <c:pt idx="782">
                        <c:v>300</c:v>
                      </c:pt>
                      <c:pt idx="783">
                        <c:v>300</c:v>
                      </c:pt>
                      <c:pt idx="784">
                        <c:v>300</c:v>
                      </c:pt>
                      <c:pt idx="785">
                        <c:v>300</c:v>
                      </c:pt>
                      <c:pt idx="786">
                        <c:v>300</c:v>
                      </c:pt>
                      <c:pt idx="787">
                        <c:v>300</c:v>
                      </c:pt>
                      <c:pt idx="788">
                        <c:v>300</c:v>
                      </c:pt>
                      <c:pt idx="789">
                        <c:v>300</c:v>
                      </c:pt>
                      <c:pt idx="790">
                        <c:v>300</c:v>
                      </c:pt>
                      <c:pt idx="791">
                        <c:v>300</c:v>
                      </c:pt>
                      <c:pt idx="792">
                        <c:v>300</c:v>
                      </c:pt>
                      <c:pt idx="793">
                        <c:v>300</c:v>
                      </c:pt>
                      <c:pt idx="794">
                        <c:v>300</c:v>
                      </c:pt>
                      <c:pt idx="795">
                        <c:v>300</c:v>
                      </c:pt>
                      <c:pt idx="796">
                        <c:v>300</c:v>
                      </c:pt>
                      <c:pt idx="797">
                        <c:v>300</c:v>
                      </c:pt>
                      <c:pt idx="798">
                        <c:v>300</c:v>
                      </c:pt>
                      <c:pt idx="799">
                        <c:v>300</c:v>
                      </c:pt>
                      <c:pt idx="800">
                        <c:v>300</c:v>
                      </c:pt>
                      <c:pt idx="801">
                        <c:v>300</c:v>
                      </c:pt>
                      <c:pt idx="802">
                        <c:v>300</c:v>
                      </c:pt>
                      <c:pt idx="803">
                        <c:v>300</c:v>
                      </c:pt>
                      <c:pt idx="804">
                        <c:v>300</c:v>
                      </c:pt>
                      <c:pt idx="805">
                        <c:v>300</c:v>
                      </c:pt>
                      <c:pt idx="806">
                        <c:v>300</c:v>
                      </c:pt>
                      <c:pt idx="807">
                        <c:v>300</c:v>
                      </c:pt>
                      <c:pt idx="808">
                        <c:v>300</c:v>
                      </c:pt>
                      <c:pt idx="809">
                        <c:v>300</c:v>
                      </c:pt>
                      <c:pt idx="810">
                        <c:v>300</c:v>
                      </c:pt>
                      <c:pt idx="811">
                        <c:v>300</c:v>
                      </c:pt>
                      <c:pt idx="812">
                        <c:v>300</c:v>
                      </c:pt>
                      <c:pt idx="813">
                        <c:v>300</c:v>
                      </c:pt>
                      <c:pt idx="814">
                        <c:v>300</c:v>
                      </c:pt>
                      <c:pt idx="815">
                        <c:v>300</c:v>
                      </c:pt>
                      <c:pt idx="816">
                        <c:v>300</c:v>
                      </c:pt>
                      <c:pt idx="817">
                        <c:v>300</c:v>
                      </c:pt>
                      <c:pt idx="818">
                        <c:v>300</c:v>
                      </c:pt>
                      <c:pt idx="819">
                        <c:v>300</c:v>
                      </c:pt>
                      <c:pt idx="820">
                        <c:v>300</c:v>
                      </c:pt>
                      <c:pt idx="821">
                        <c:v>300</c:v>
                      </c:pt>
                      <c:pt idx="822">
                        <c:v>300</c:v>
                      </c:pt>
                      <c:pt idx="823">
                        <c:v>300</c:v>
                      </c:pt>
                      <c:pt idx="824">
                        <c:v>300</c:v>
                      </c:pt>
                      <c:pt idx="825">
                        <c:v>300</c:v>
                      </c:pt>
                      <c:pt idx="826">
                        <c:v>300</c:v>
                      </c:pt>
                      <c:pt idx="827">
                        <c:v>300</c:v>
                      </c:pt>
                      <c:pt idx="828">
                        <c:v>300</c:v>
                      </c:pt>
                      <c:pt idx="829">
                        <c:v>300</c:v>
                      </c:pt>
                      <c:pt idx="830">
                        <c:v>300</c:v>
                      </c:pt>
                      <c:pt idx="831">
                        <c:v>300</c:v>
                      </c:pt>
                      <c:pt idx="832">
                        <c:v>300</c:v>
                      </c:pt>
                      <c:pt idx="833">
                        <c:v>300</c:v>
                      </c:pt>
                      <c:pt idx="834">
                        <c:v>300</c:v>
                      </c:pt>
                      <c:pt idx="835">
                        <c:v>300</c:v>
                      </c:pt>
                      <c:pt idx="836">
                        <c:v>300</c:v>
                      </c:pt>
                      <c:pt idx="837">
                        <c:v>300</c:v>
                      </c:pt>
                      <c:pt idx="838">
                        <c:v>300</c:v>
                      </c:pt>
                      <c:pt idx="839">
                        <c:v>300</c:v>
                      </c:pt>
                      <c:pt idx="840">
                        <c:v>300</c:v>
                      </c:pt>
                      <c:pt idx="841">
                        <c:v>300</c:v>
                      </c:pt>
                      <c:pt idx="842">
                        <c:v>300</c:v>
                      </c:pt>
                      <c:pt idx="843">
                        <c:v>300</c:v>
                      </c:pt>
                      <c:pt idx="844">
                        <c:v>300</c:v>
                      </c:pt>
                      <c:pt idx="845">
                        <c:v>300</c:v>
                      </c:pt>
                      <c:pt idx="846">
                        <c:v>300</c:v>
                      </c:pt>
                      <c:pt idx="847">
                        <c:v>300</c:v>
                      </c:pt>
                      <c:pt idx="848">
                        <c:v>300</c:v>
                      </c:pt>
                      <c:pt idx="849">
                        <c:v>300</c:v>
                      </c:pt>
                      <c:pt idx="850">
                        <c:v>300</c:v>
                      </c:pt>
                      <c:pt idx="851">
                        <c:v>300</c:v>
                      </c:pt>
                      <c:pt idx="852">
                        <c:v>300</c:v>
                      </c:pt>
                      <c:pt idx="853">
                        <c:v>300</c:v>
                      </c:pt>
                      <c:pt idx="854">
                        <c:v>300</c:v>
                      </c:pt>
                      <c:pt idx="855">
                        <c:v>300</c:v>
                      </c:pt>
                      <c:pt idx="856">
                        <c:v>300</c:v>
                      </c:pt>
                      <c:pt idx="857">
                        <c:v>300</c:v>
                      </c:pt>
                      <c:pt idx="858">
                        <c:v>300</c:v>
                      </c:pt>
                      <c:pt idx="859">
                        <c:v>300</c:v>
                      </c:pt>
                      <c:pt idx="860">
                        <c:v>300</c:v>
                      </c:pt>
                      <c:pt idx="861">
                        <c:v>300</c:v>
                      </c:pt>
                      <c:pt idx="862">
                        <c:v>300</c:v>
                      </c:pt>
                      <c:pt idx="863">
                        <c:v>300</c:v>
                      </c:pt>
                      <c:pt idx="864">
                        <c:v>300</c:v>
                      </c:pt>
                      <c:pt idx="865">
                        <c:v>300</c:v>
                      </c:pt>
                      <c:pt idx="866">
                        <c:v>300</c:v>
                      </c:pt>
                      <c:pt idx="867">
                        <c:v>300</c:v>
                      </c:pt>
                      <c:pt idx="868">
                        <c:v>300</c:v>
                      </c:pt>
                      <c:pt idx="869">
                        <c:v>300</c:v>
                      </c:pt>
                      <c:pt idx="870">
                        <c:v>300</c:v>
                      </c:pt>
                      <c:pt idx="871">
                        <c:v>300</c:v>
                      </c:pt>
                      <c:pt idx="872">
                        <c:v>300</c:v>
                      </c:pt>
                      <c:pt idx="873">
                        <c:v>300</c:v>
                      </c:pt>
                      <c:pt idx="874">
                        <c:v>300</c:v>
                      </c:pt>
                      <c:pt idx="875">
                        <c:v>300</c:v>
                      </c:pt>
                      <c:pt idx="876">
                        <c:v>300</c:v>
                      </c:pt>
                      <c:pt idx="877">
                        <c:v>300</c:v>
                      </c:pt>
                      <c:pt idx="878">
                        <c:v>300</c:v>
                      </c:pt>
                      <c:pt idx="879">
                        <c:v>300</c:v>
                      </c:pt>
                      <c:pt idx="880">
                        <c:v>300</c:v>
                      </c:pt>
                      <c:pt idx="881">
                        <c:v>300</c:v>
                      </c:pt>
                      <c:pt idx="882">
                        <c:v>300</c:v>
                      </c:pt>
                      <c:pt idx="883">
                        <c:v>300</c:v>
                      </c:pt>
                      <c:pt idx="884">
                        <c:v>300</c:v>
                      </c:pt>
                      <c:pt idx="885">
                        <c:v>300</c:v>
                      </c:pt>
                      <c:pt idx="886">
                        <c:v>300</c:v>
                      </c:pt>
                      <c:pt idx="887">
                        <c:v>300</c:v>
                      </c:pt>
                      <c:pt idx="888">
                        <c:v>300</c:v>
                      </c:pt>
                      <c:pt idx="889">
                        <c:v>300</c:v>
                      </c:pt>
                      <c:pt idx="890">
                        <c:v>300</c:v>
                      </c:pt>
                      <c:pt idx="891">
                        <c:v>300</c:v>
                      </c:pt>
                      <c:pt idx="892">
                        <c:v>300</c:v>
                      </c:pt>
                      <c:pt idx="893">
                        <c:v>300</c:v>
                      </c:pt>
                      <c:pt idx="894">
                        <c:v>300</c:v>
                      </c:pt>
                      <c:pt idx="895">
                        <c:v>300</c:v>
                      </c:pt>
                      <c:pt idx="896">
                        <c:v>300</c:v>
                      </c:pt>
                      <c:pt idx="897">
                        <c:v>300</c:v>
                      </c:pt>
                      <c:pt idx="898">
                        <c:v>300</c:v>
                      </c:pt>
                      <c:pt idx="899">
                        <c:v>300</c:v>
                      </c:pt>
                      <c:pt idx="900">
                        <c:v>300</c:v>
                      </c:pt>
                      <c:pt idx="901">
                        <c:v>300</c:v>
                      </c:pt>
                      <c:pt idx="902">
                        <c:v>300</c:v>
                      </c:pt>
                      <c:pt idx="903">
                        <c:v>300</c:v>
                      </c:pt>
                      <c:pt idx="904">
                        <c:v>300</c:v>
                      </c:pt>
                      <c:pt idx="905">
                        <c:v>300</c:v>
                      </c:pt>
                      <c:pt idx="906">
                        <c:v>300</c:v>
                      </c:pt>
                      <c:pt idx="907">
                        <c:v>300</c:v>
                      </c:pt>
                      <c:pt idx="908">
                        <c:v>300</c:v>
                      </c:pt>
                      <c:pt idx="909">
                        <c:v>300</c:v>
                      </c:pt>
                      <c:pt idx="910">
                        <c:v>300</c:v>
                      </c:pt>
                      <c:pt idx="911">
                        <c:v>300</c:v>
                      </c:pt>
                      <c:pt idx="912">
                        <c:v>300</c:v>
                      </c:pt>
                      <c:pt idx="913">
                        <c:v>300</c:v>
                      </c:pt>
                      <c:pt idx="914">
                        <c:v>300</c:v>
                      </c:pt>
                      <c:pt idx="915">
                        <c:v>300</c:v>
                      </c:pt>
                      <c:pt idx="916">
                        <c:v>300</c:v>
                      </c:pt>
                      <c:pt idx="917">
                        <c:v>300</c:v>
                      </c:pt>
                      <c:pt idx="918">
                        <c:v>300</c:v>
                      </c:pt>
                      <c:pt idx="919">
                        <c:v>300</c:v>
                      </c:pt>
                      <c:pt idx="920">
                        <c:v>300</c:v>
                      </c:pt>
                      <c:pt idx="921">
                        <c:v>300</c:v>
                      </c:pt>
                      <c:pt idx="922">
                        <c:v>300</c:v>
                      </c:pt>
                      <c:pt idx="923">
                        <c:v>300</c:v>
                      </c:pt>
                      <c:pt idx="924">
                        <c:v>300</c:v>
                      </c:pt>
                      <c:pt idx="925">
                        <c:v>300</c:v>
                      </c:pt>
                      <c:pt idx="926">
                        <c:v>300</c:v>
                      </c:pt>
                      <c:pt idx="927">
                        <c:v>300</c:v>
                      </c:pt>
                      <c:pt idx="928">
                        <c:v>300</c:v>
                      </c:pt>
                      <c:pt idx="929">
                        <c:v>300</c:v>
                      </c:pt>
                      <c:pt idx="930">
                        <c:v>300</c:v>
                      </c:pt>
                      <c:pt idx="931">
                        <c:v>300</c:v>
                      </c:pt>
                      <c:pt idx="932">
                        <c:v>300</c:v>
                      </c:pt>
                      <c:pt idx="933">
                        <c:v>300</c:v>
                      </c:pt>
                      <c:pt idx="934">
                        <c:v>300</c:v>
                      </c:pt>
                      <c:pt idx="935">
                        <c:v>300</c:v>
                      </c:pt>
                      <c:pt idx="936">
                        <c:v>300</c:v>
                      </c:pt>
                      <c:pt idx="937">
                        <c:v>300</c:v>
                      </c:pt>
                      <c:pt idx="938">
                        <c:v>300</c:v>
                      </c:pt>
                      <c:pt idx="939">
                        <c:v>300</c:v>
                      </c:pt>
                      <c:pt idx="940">
                        <c:v>300</c:v>
                      </c:pt>
                      <c:pt idx="941">
                        <c:v>300</c:v>
                      </c:pt>
                      <c:pt idx="942">
                        <c:v>300</c:v>
                      </c:pt>
                      <c:pt idx="943">
                        <c:v>300</c:v>
                      </c:pt>
                      <c:pt idx="944">
                        <c:v>300</c:v>
                      </c:pt>
                      <c:pt idx="945">
                        <c:v>300</c:v>
                      </c:pt>
                      <c:pt idx="946">
                        <c:v>300</c:v>
                      </c:pt>
                      <c:pt idx="947">
                        <c:v>300</c:v>
                      </c:pt>
                      <c:pt idx="948">
                        <c:v>300</c:v>
                      </c:pt>
                      <c:pt idx="949">
                        <c:v>300</c:v>
                      </c:pt>
                      <c:pt idx="950">
                        <c:v>300</c:v>
                      </c:pt>
                      <c:pt idx="951">
                        <c:v>300</c:v>
                      </c:pt>
                      <c:pt idx="952">
                        <c:v>300</c:v>
                      </c:pt>
                      <c:pt idx="953">
                        <c:v>300</c:v>
                      </c:pt>
                      <c:pt idx="954">
                        <c:v>300</c:v>
                      </c:pt>
                      <c:pt idx="955">
                        <c:v>300</c:v>
                      </c:pt>
                      <c:pt idx="956">
                        <c:v>300</c:v>
                      </c:pt>
                      <c:pt idx="957">
                        <c:v>300</c:v>
                      </c:pt>
                      <c:pt idx="958">
                        <c:v>300</c:v>
                      </c:pt>
                      <c:pt idx="959">
                        <c:v>300</c:v>
                      </c:pt>
                      <c:pt idx="960">
                        <c:v>300</c:v>
                      </c:pt>
                      <c:pt idx="961">
                        <c:v>300</c:v>
                      </c:pt>
                      <c:pt idx="962">
                        <c:v>300</c:v>
                      </c:pt>
                      <c:pt idx="963">
                        <c:v>300</c:v>
                      </c:pt>
                      <c:pt idx="964">
                        <c:v>300</c:v>
                      </c:pt>
                      <c:pt idx="965">
                        <c:v>300</c:v>
                      </c:pt>
                      <c:pt idx="966">
                        <c:v>300</c:v>
                      </c:pt>
                      <c:pt idx="967">
                        <c:v>300</c:v>
                      </c:pt>
                      <c:pt idx="968">
                        <c:v>300</c:v>
                      </c:pt>
                      <c:pt idx="969">
                        <c:v>300</c:v>
                      </c:pt>
                      <c:pt idx="970">
                        <c:v>300</c:v>
                      </c:pt>
                      <c:pt idx="971">
                        <c:v>300</c:v>
                      </c:pt>
                      <c:pt idx="972">
                        <c:v>300</c:v>
                      </c:pt>
                      <c:pt idx="973">
                        <c:v>300</c:v>
                      </c:pt>
                      <c:pt idx="974">
                        <c:v>300</c:v>
                      </c:pt>
                      <c:pt idx="975">
                        <c:v>300</c:v>
                      </c:pt>
                      <c:pt idx="976">
                        <c:v>300</c:v>
                      </c:pt>
                      <c:pt idx="977">
                        <c:v>300</c:v>
                      </c:pt>
                      <c:pt idx="978">
                        <c:v>300</c:v>
                      </c:pt>
                      <c:pt idx="979">
                        <c:v>300</c:v>
                      </c:pt>
                      <c:pt idx="980">
                        <c:v>300</c:v>
                      </c:pt>
                      <c:pt idx="981">
                        <c:v>300</c:v>
                      </c:pt>
                      <c:pt idx="982">
                        <c:v>300</c:v>
                      </c:pt>
                      <c:pt idx="983">
                        <c:v>300</c:v>
                      </c:pt>
                      <c:pt idx="984">
                        <c:v>300</c:v>
                      </c:pt>
                      <c:pt idx="985">
                        <c:v>300</c:v>
                      </c:pt>
                      <c:pt idx="986">
                        <c:v>300</c:v>
                      </c:pt>
                      <c:pt idx="987">
                        <c:v>300</c:v>
                      </c:pt>
                      <c:pt idx="988">
                        <c:v>300</c:v>
                      </c:pt>
                      <c:pt idx="989">
                        <c:v>300</c:v>
                      </c:pt>
                      <c:pt idx="990">
                        <c:v>300</c:v>
                      </c:pt>
                      <c:pt idx="991">
                        <c:v>300</c:v>
                      </c:pt>
                      <c:pt idx="992">
                        <c:v>300</c:v>
                      </c:pt>
                      <c:pt idx="993">
                        <c:v>300</c:v>
                      </c:pt>
                      <c:pt idx="994">
                        <c:v>300</c:v>
                      </c:pt>
                      <c:pt idx="995">
                        <c:v>300</c:v>
                      </c:pt>
                      <c:pt idx="996">
                        <c:v>300</c:v>
                      </c:pt>
                      <c:pt idx="997">
                        <c:v>300</c:v>
                      </c:pt>
                      <c:pt idx="998">
                        <c:v>300</c:v>
                      </c:pt>
                      <c:pt idx="999">
                        <c:v>300</c:v>
                      </c:pt>
                      <c:pt idx="1000">
                        <c:v>300</c:v>
                      </c:pt>
                      <c:pt idx="1001">
                        <c:v>300</c:v>
                      </c:pt>
                      <c:pt idx="1002">
                        <c:v>300</c:v>
                      </c:pt>
                      <c:pt idx="1003">
                        <c:v>300</c:v>
                      </c:pt>
                      <c:pt idx="1004">
                        <c:v>300</c:v>
                      </c:pt>
                      <c:pt idx="1005">
                        <c:v>300</c:v>
                      </c:pt>
                      <c:pt idx="1006">
                        <c:v>300</c:v>
                      </c:pt>
                      <c:pt idx="1007">
                        <c:v>300</c:v>
                      </c:pt>
                      <c:pt idx="1008">
                        <c:v>300</c:v>
                      </c:pt>
                      <c:pt idx="1009">
                        <c:v>300</c:v>
                      </c:pt>
                      <c:pt idx="1010">
                        <c:v>300</c:v>
                      </c:pt>
                      <c:pt idx="1011">
                        <c:v>300</c:v>
                      </c:pt>
                      <c:pt idx="1012">
                        <c:v>300</c:v>
                      </c:pt>
                      <c:pt idx="1013">
                        <c:v>300</c:v>
                      </c:pt>
                      <c:pt idx="1014">
                        <c:v>300</c:v>
                      </c:pt>
                      <c:pt idx="1015">
                        <c:v>300</c:v>
                      </c:pt>
                      <c:pt idx="1016">
                        <c:v>300</c:v>
                      </c:pt>
                      <c:pt idx="1017">
                        <c:v>300</c:v>
                      </c:pt>
                      <c:pt idx="1018">
                        <c:v>300</c:v>
                      </c:pt>
                      <c:pt idx="1019">
                        <c:v>300</c:v>
                      </c:pt>
                      <c:pt idx="1020">
                        <c:v>300</c:v>
                      </c:pt>
                      <c:pt idx="1021">
                        <c:v>300</c:v>
                      </c:pt>
                      <c:pt idx="1022">
                        <c:v>300</c:v>
                      </c:pt>
                      <c:pt idx="1023">
                        <c:v>300</c:v>
                      </c:pt>
                      <c:pt idx="1024">
                        <c:v>300</c:v>
                      </c:pt>
                      <c:pt idx="1025">
                        <c:v>300</c:v>
                      </c:pt>
                      <c:pt idx="1026">
                        <c:v>300</c:v>
                      </c:pt>
                      <c:pt idx="1027">
                        <c:v>300</c:v>
                      </c:pt>
                      <c:pt idx="1028">
                        <c:v>300</c:v>
                      </c:pt>
                      <c:pt idx="1029">
                        <c:v>300</c:v>
                      </c:pt>
                      <c:pt idx="1030">
                        <c:v>300</c:v>
                      </c:pt>
                      <c:pt idx="1031">
                        <c:v>300</c:v>
                      </c:pt>
                      <c:pt idx="1032">
                        <c:v>300</c:v>
                      </c:pt>
                      <c:pt idx="1033">
                        <c:v>300</c:v>
                      </c:pt>
                      <c:pt idx="1034">
                        <c:v>300</c:v>
                      </c:pt>
                      <c:pt idx="1035">
                        <c:v>300</c:v>
                      </c:pt>
                      <c:pt idx="1036">
                        <c:v>300</c:v>
                      </c:pt>
                      <c:pt idx="1037">
                        <c:v>300</c:v>
                      </c:pt>
                      <c:pt idx="1038">
                        <c:v>300</c:v>
                      </c:pt>
                      <c:pt idx="1039">
                        <c:v>300</c:v>
                      </c:pt>
                      <c:pt idx="1040">
                        <c:v>300</c:v>
                      </c:pt>
                      <c:pt idx="1041">
                        <c:v>300</c:v>
                      </c:pt>
                      <c:pt idx="1042">
                        <c:v>300</c:v>
                      </c:pt>
                      <c:pt idx="1043">
                        <c:v>300</c:v>
                      </c:pt>
                      <c:pt idx="1044">
                        <c:v>300</c:v>
                      </c:pt>
                      <c:pt idx="1045">
                        <c:v>300</c:v>
                      </c:pt>
                      <c:pt idx="1046">
                        <c:v>300</c:v>
                      </c:pt>
                      <c:pt idx="1047">
                        <c:v>300</c:v>
                      </c:pt>
                      <c:pt idx="1048">
                        <c:v>300</c:v>
                      </c:pt>
                      <c:pt idx="1049">
                        <c:v>300</c:v>
                      </c:pt>
                      <c:pt idx="1050">
                        <c:v>300</c:v>
                      </c:pt>
                      <c:pt idx="1051">
                        <c:v>300</c:v>
                      </c:pt>
                      <c:pt idx="1052">
                        <c:v>300</c:v>
                      </c:pt>
                      <c:pt idx="1053">
                        <c:v>300</c:v>
                      </c:pt>
                      <c:pt idx="1054">
                        <c:v>300</c:v>
                      </c:pt>
                      <c:pt idx="1055">
                        <c:v>300</c:v>
                      </c:pt>
                      <c:pt idx="1056">
                        <c:v>300</c:v>
                      </c:pt>
                      <c:pt idx="1057">
                        <c:v>300</c:v>
                      </c:pt>
                      <c:pt idx="1058">
                        <c:v>300</c:v>
                      </c:pt>
                      <c:pt idx="1059">
                        <c:v>300</c:v>
                      </c:pt>
                      <c:pt idx="1060">
                        <c:v>300</c:v>
                      </c:pt>
                      <c:pt idx="1061">
                        <c:v>300</c:v>
                      </c:pt>
                      <c:pt idx="1062">
                        <c:v>300</c:v>
                      </c:pt>
                      <c:pt idx="1063">
                        <c:v>300</c:v>
                      </c:pt>
                      <c:pt idx="1064">
                        <c:v>300</c:v>
                      </c:pt>
                      <c:pt idx="1065">
                        <c:v>300</c:v>
                      </c:pt>
                      <c:pt idx="1066">
                        <c:v>300</c:v>
                      </c:pt>
                      <c:pt idx="1067">
                        <c:v>300</c:v>
                      </c:pt>
                      <c:pt idx="1068">
                        <c:v>300</c:v>
                      </c:pt>
                      <c:pt idx="1069">
                        <c:v>300</c:v>
                      </c:pt>
                      <c:pt idx="1070">
                        <c:v>300</c:v>
                      </c:pt>
                      <c:pt idx="1071">
                        <c:v>300</c:v>
                      </c:pt>
                      <c:pt idx="1072">
                        <c:v>300</c:v>
                      </c:pt>
                      <c:pt idx="1073">
                        <c:v>300</c:v>
                      </c:pt>
                      <c:pt idx="1074">
                        <c:v>300</c:v>
                      </c:pt>
                      <c:pt idx="1075">
                        <c:v>300</c:v>
                      </c:pt>
                      <c:pt idx="1076">
                        <c:v>300</c:v>
                      </c:pt>
                      <c:pt idx="1077">
                        <c:v>300</c:v>
                      </c:pt>
                      <c:pt idx="1078">
                        <c:v>300</c:v>
                      </c:pt>
                      <c:pt idx="1079">
                        <c:v>300</c:v>
                      </c:pt>
                      <c:pt idx="1080">
                        <c:v>300</c:v>
                      </c:pt>
                      <c:pt idx="1081">
                        <c:v>300</c:v>
                      </c:pt>
                      <c:pt idx="1082">
                        <c:v>300</c:v>
                      </c:pt>
                      <c:pt idx="1083">
                        <c:v>300</c:v>
                      </c:pt>
                      <c:pt idx="1084">
                        <c:v>300</c:v>
                      </c:pt>
                      <c:pt idx="1085">
                        <c:v>300</c:v>
                      </c:pt>
                      <c:pt idx="1086">
                        <c:v>300</c:v>
                      </c:pt>
                      <c:pt idx="1087">
                        <c:v>300</c:v>
                      </c:pt>
                      <c:pt idx="1088">
                        <c:v>300</c:v>
                      </c:pt>
                      <c:pt idx="1089">
                        <c:v>300</c:v>
                      </c:pt>
                      <c:pt idx="1090">
                        <c:v>300</c:v>
                      </c:pt>
                      <c:pt idx="1091">
                        <c:v>300</c:v>
                      </c:pt>
                      <c:pt idx="1092">
                        <c:v>300</c:v>
                      </c:pt>
                      <c:pt idx="1093">
                        <c:v>300</c:v>
                      </c:pt>
                      <c:pt idx="1094">
                        <c:v>300</c:v>
                      </c:pt>
                      <c:pt idx="1095">
                        <c:v>300</c:v>
                      </c:pt>
                      <c:pt idx="1096">
                        <c:v>300</c:v>
                      </c:pt>
                      <c:pt idx="1097">
                        <c:v>300</c:v>
                      </c:pt>
                      <c:pt idx="1098">
                        <c:v>300</c:v>
                      </c:pt>
                      <c:pt idx="1099">
                        <c:v>300</c:v>
                      </c:pt>
                      <c:pt idx="1100">
                        <c:v>300</c:v>
                      </c:pt>
                      <c:pt idx="1101">
                        <c:v>300</c:v>
                      </c:pt>
                      <c:pt idx="1102">
                        <c:v>300</c:v>
                      </c:pt>
                      <c:pt idx="1103">
                        <c:v>300</c:v>
                      </c:pt>
                      <c:pt idx="1104">
                        <c:v>300</c:v>
                      </c:pt>
                      <c:pt idx="1105">
                        <c:v>300</c:v>
                      </c:pt>
                      <c:pt idx="1106">
                        <c:v>300</c:v>
                      </c:pt>
                      <c:pt idx="1107">
                        <c:v>300</c:v>
                      </c:pt>
                      <c:pt idx="1108">
                        <c:v>300</c:v>
                      </c:pt>
                      <c:pt idx="1109">
                        <c:v>300</c:v>
                      </c:pt>
                      <c:pt idx="1110">
                        <c:v>300</c:v>
                      </c:pt>
                      <c:pt idx="1111">
                        <c:v>300</c:v>
                      </c:pt>
                      <c:pt idx="1112">
                        <c:v>300</c:v>
                      </c:pt>
                      <c:pt idx="1113">
                        <c:v>300</c:v>
                      </c:pt>
                      <c:pt idx="1114">
                        <c:v>300</c:v>
                      </c:pt>
                      <c:pt idx="1115">
                        <c:v>300</c:v>
                      </c:pt>
                      <c:pt idx="1116">
                        <c:v>300</c:v>
                      </c:pt>
                      <c:pt idx="1117">
                        <c:v>300</c:v>
                      </c:pt>
                      <c:pt idx="1118">
                        <c:v>300</c:v>
                      </c:pt>
                      <c:pt idx="1119">
                        <c:v>300</c:v>
                      </c:pt>
                      <c:pt idx="1120">
                        <c:v>300</c:v>
                      </c:pt>
                      <c:pt idx="1121">
                        <c:v>300</c:v>
                      </c:pt>
                      <c:pt idx="1122">
                        <c:v>300</c:v>
                      </c:pt>
                      <c:pt idx="1123">
                        <c:v>300</c:v>
                      </c:pt>
                      <c:pt idx="1124">
                        <c:v>300</c:v>
                      </c:pt>
                      <c:pt idx="1125">
                        <c:v>300</c:v>
                      </c:pt>
                      <c:pt idx="1126">
                        <c:v>300</c:v>
                      </c:pt>
                      <c:pt idx="1127">
                        <c:v>300</c:v>
                      </c:pt>
                      <c:pt idx="1128">
                        <c:v>300</c:v>
                      </c:pt>
                      <c:pt idx="1129">
                        <c:v>300</c:v>
                      </c:pt>
                      <c:pt idx="1130">
                        <c:v>300</c:v>
                      </c:pt>
                      <c:pt idx="1131">
                        <c:v>300</c:v>
                      </c:pt>
                      <c:pt idx="1132">
                        <c:v>300</c:v>
                      </c:pt>
                      <c:pt idx="1133">
                        <c:v>300</c:v>
                      </c:pt>
                      <c:pt idx="1134">
                        <c:v>300</c:v>
                      </c:pt>
                      <c:pt idx="1135">
                        <c:v>300</c:v>
                      </c:pt>
                      <c:pt idx="1136">
                        <c:v>300</c:v>
                      </c:pt>
                      <c:pt idx="1137">
                        <c:v>300</c:v>
                      </c:pt>
                      <c:pt idx="1138">
                        <c:v>300</c:v>
                      </c:pt>
                      <c:pt idx="1139">
                        <c:v>300</c:v>
                      </c:pt>
                      <c:pt idx="1140">
                        <c:v>300</c:v>
                      </c:pt>
                      <c:pt idx="1141">
                        <c:v>300</c:v>
                      </c:pt>
                      <c:pt idx="1142">
                        <c:v>300</c:v>
                      </c:pt>
                      <c:pt idx="1143">
                        <c:v>300</c:v>
                      </c:pt>
                      <c:pt idx="1144">
                        <c:v>300</c:v>
                      </c:pt>
                      <c:pt idx="1145">
                        <c:v>300</c:v>
                      </c:pt>
                      <c:pt idx="1146">
                        <c:v>300</c:v>
                      </c:pt>
                      <c:pt idx="1147">
                        <c:v>300</c:v>
                      </c:pt>
                      <c:pt idx="1148">
                        <c:v>300</c:v>
                      </c:pt>
                      <c:pt idx="1149">
                        <c:v>300</c:v>
                      </c:pt>
                      <c:pt idx="1150">
                        <c:v>300</c:v>
                      </c:pt>
                      <c:pt idx="1151">
                        <c:v>300</c:v>
                      </c:pt>
                      <c:pt idx="1152">
                        <c:v>300</c:v>
                      </c:pt>
                      <c:pt idx="1153">
                        <c:v>300</c:v>
                      </c:pt>
                      <c:pt idx="1154">
                        <c:v>300</c:v>
                      </c:pt>
                      <c:pt idx="1155">
                        <c:v>300</c:v>
                      </c:pt>
                      <c:pt idx="1156">
                        <c:v>300</c:v>
                      </c:pt>
                      <c:pt idx="1157">
                        <c:v>300</c:v>
                      </c:pt>
                      <c:pt idx="1158">
                        <c:v>300</c:v>
                      </c:pt>
                      <c:pt idx="1159">
                        <c:v>300</c:v>
                      </c:pt>
                      <c:pt idx="1160">
                        <c:v>300</c:v>
                      </c:pt>
                      <c:pt idx="1161">
                        <c:v>300</c:v>
                      </c:pt>
                      <c:pt idx="1162">
                        <c:v>300</c:v>
                      </c:pt>
                      <c:pt idx="1163">
                        <c:v>300</c:v>
                      </c:pt>
                      <c:pt idx="1164">
                        <c:v>300</c:v>
                      </c:pt>
                      <c:pt idx="1165">
                        <c:v>300</c:v>
                      </c:pt>
                      <c:pt idx="1166">
                        <c:v>300</c:v>
                      </c:pt>
                      <c:pt idx="1167">
                        <c:v>300</c:v>
                      </c:pt>
                      <c:pt idx="1168">
                        <c:v>300</c:v>
                      </c:pt>
                      <c:pt idx="1169">
                        <c:v>300</c:v>
                      </c:pt>
                      <c:pt idx="1170">
                        <c:v>300</c:v>
                      </c:pt>
                      <c:pt idx="1171">
                        <c:v>300</c:v>
                      </c:pt>
                      <c:pt idx="1172">
                        <c:v>300</c:v>
                      </c:pt>
                      <c:pt idx="1173">
                        <c:v>300</c:v>
                      </c:pt>
                      <c:pt idx="1174">
                        <c:v>300</c:v>
                      </c:pt>
                      <c:pt idx="1175">
                        <c:v>300</c:v>
                      </c:pt>
                      <c:pt idx="1176">
                        <c:v>300</c:v>
                      </c:pt>
                      <c:pt idx="1177">
                        <c:v>300</c:v>
                      </c:pt>
                      <c:pt idx="1178">
                        <c:v>300</c:v>
                      </c:pt>
                      <c:pt idx="1179">
                        <c:v>300</c:v>
                      </c:pt>
                      <c:pt idx="1180">
                        <c:v>300</c:v>
                      </c:pt>
                      <c:pt idx="1181">
                        <c:v>300</c:v>
                      </c:pt>
                      <c:pt idx="1182">
                        <c:v>300</c:v>
                      </c:pt>
                      <c:pt idx="1183">
                        <c:v>300</c:v>
                      </c:pt>
                      <c:pt idx="1184">
                        <c:v>300</c:v>
                      </c:pt>
                      <c:pt idx="1185">
                        <c:v>300</c:v>
                      </c:pt>
                      <c:pt idx="1186">
                        <c:v>300</c:v>
                      </c:pt>
                      <c:pt idx="1187">
                        <c:v>300</c:v>
                      </c:pt>
                      <c:pt idx="1188">
                        <c:v>300</c:v>
                      </c:pt>
                      <c:pt idx="1189">
                        <c:v>300</c:v>
                      </c:pt>
                      <c:pt idx="1190">
                        <c:v>300</c:v>
                      </c:pt>
                      <c:pt idx="1191">
                        <c:v>300</c:v>
                      </c:pt>
                      <c:pt idx="1192">
                        <c:v>300</c:v>
                      </c:pt>
                      <c:pt idx="1193">
                        <c:v>300</c:v>
                      </c:pt>
                      <c:pt idx="1194">
                        <c:v>300</c:v>
                      </c:pt>
                      <c:pt idx="1195">
                        <c:v>300</c:v>
                      </c:pt>
                      <c:pt idx="1196">
                        <c:v>300</c:v>
                      </c:pt>
                      <c:pt idx="1197">
                        <c:v>300</c:v>
                      </c:pt>
                      <c:pt idx="1198">
                        <c:v>300</c:v>
                      </c:pt>
                      <c:pt idx="1199">
                        <c:v>300</c:v>
                      </c:pt>
                      <c:pt idx="1200">
                        <c:v>300</c:v>
                      </c:pt>
                      <c:pt idx="1201">
                        <c:v>300</c:v>
                      </c:pt>
                      <c:pt idx="1202">
                        <c:v>300</c:v>
                      </c:pt>
                      <c:pt idx="1203">
                        <c:v>300</c:v>
                      </c:pt>
                      <c:pt idx="1204">
                        <c:v>300</c:v>
                      </c:pt>
                      <c:pt idx="1205">
                        <c:v>300</c:v>
                      </c:pt>
                      <c:pt idx="1206">
                        <c:v>300</c:v>
                      </c:pt>
                      <c:pt idx="1207">
                        <c:v>300</c:v>
                      </c:pt>
                      <c:pt idx="1208">
                        <c:v>300</c:v>
                      </c:pt>
                      <c:pt idx="1209">
                        <c:v>300</c:v>
                      </c:pt>
                      <c:pt idx="1210">
                        <c:v>300</c:v>
                      </c:pt>
                      <c:pt idx="1211">
                        <c:v>300</c:v>
                      </c:pt>
                      <c:pt idx="1212">
                        <c:v>300</c:v>
                      </c:pt>
                      <c:pt idx="1213">
                        <c:v>300</c:v>
                      </c:pt>
                      <c:pt idx="1214">
                        <c:v>300</c:v>
                      </c:pt>
                      <c:pt idx="1215">
                        <c:v>300</c:v>
                      </c:pt>
                      <c:pt idx="1216">
                        <c:v>300</c:v>
                      </c:pt>
                      <c:pt idx="1217">
                        <c:v>300</c:v>
                      </c:pt>
                      <c:pt idx="1218">
                        <c:v>300</c:v>
                      </c:pt>
                      <c:pt idx="1219">
                        <c:v>300</c:v>
                      </c:pt>
                      <c:pt idx="1220">
                        <c:v>300</c:v>
                      </c:pt>
                      <c:pt idx="1221">
                        <c:v>300</c:v>
                      </c:pt>
                      <c:pt idx="1222">
                        <c:v>300</c:v>
                      </c:pt>
                      <c:pt idx="1223">
                        <c:v>300</c:v>
                      </c:pt>
                      <c:pt idx="1224">
                        <c:v>300</c:v>
                      </c:pt>
                      <c:pt idx="1225">
                        <c:v>300</c:v>
                      </c:pt>
                      <c:pt idx="1226">
                        <c:v>300</c:v>
                      </c:pt>
                      <c:pt idx="1227">
                        <c:v>300</c:v>
                      </c:pt>
                      <c:pt idx="1228">
                        <c:v>300</c:v>
                      </c:pt>
                      <c:pt idx="1229">
                        <c:v>300</c:v>
                      </c:pt>
                      <c:pt idx="1230">
                        <c:v>300</c:v>
                      </c:pt>
                      <c:pt idx="1231">
                        <c:v>300</c:v>
                      </c:pt>
                      <c:pt idx="1232">
                        <c:v>300</c:v>
                      </c:pt>
                      <c:pt idx="1233">
                        <c:v>300</c:v>
                      </c:pt>
                      <c:pt idx="1234">
                        <c:v>300</c:v>
                      </c:pt>
                      <c:pt idx="1235">
                        <c:v>300</c:v>
                      </c:pt>
                      <c:pt idx="1236">
                        <c:v>300</c:v>
                      </c:pt>
                      <c:pt idx="1237">
                        <c:v>300</c:v>
                      </c:pt>
                      <c:pt idx="1238">
                        <c:v>300</c:v>
                      </c:pt>
                      <c:pt idx="1239">
                        <c:v>300</c:v>
                      </c:pt>
                      <c:pt idx="1240">
                        <c:v>300</c:v>
                      </c:pt>
                      <c:pt idx="1241">
                        <c:v>300</c:v>
                      </c:pt>
                      <c:pt idx="1242">
                        <c:v>300</c:v>
                      </c:pt>
                      <c:pt idx="1243">
                        <c:v>300</c:v>
                      </c:pt>
                      <c:pt idx="1244">
                        <c:v>300</c:v>
                      </c:pt>
                      <c:pt idx="1245">
                        <c:v>300</c:v>
                      </c:pt>
                      <c:pt idx="1246">
                        <c:v>300</c:v>
                      </c:pt>
                      <c:pt idx="1247">
                        <c:v>300</c:v>
                      </c:pt>
                      <c:pt idx="1248">
                        <c:v>300</c:v>
                      </c:pt>
                      <c:pt idx="1249">
                        <c:v>300</c:v>
                      </c:pt>
                      <c:pt idx="1250">
                        <c:v>300</c:v>
                      </c:pt>
                      <c:pt idx="1251">
                        <c:v>300</c:v>
                      </c:pt>
                      <c:pt idx="1252">
                        <c:v>300</c:v>
                      </c:pt>
                      <c:pt idx="1253">
                        <c:v>300</c:v>
                      </c:pt>
                      <c:pt idx="1254">
                        <c:v>300</c:v>
                      </c:pt>
                      <c:pt idx="1255">
                        <c:v>300</c:v>
                      </c:pt>
                      <c:pt idx="1256">
                        <c:v>300</c:v>
                      </c:pt>
                      <c:pt idx="1257">
                        <c:v>300</c:v>
                      </c:pt>
                      <c:pt idx="1258">
                        <c:v>300</c:v>
                      </c:pt>
                      <c:pt idx="1259">
                        <c:v>300</c:v>
                      </c:pt>
                      <c:pt idx="1260">
                        <c:v>300</c:v>
                      </c:pt>
                      <c:pt idx="1261">
                        <c:v>300</c:v>
                      </c:pt>
                      <c:pt idx="1262">
                        <c:v>300</c:v>
                      </c:pt>
                      <c:pt idx="1263">
                        <c:v>300</c:v>
                      </c:pt>
                      <c:pt idx="1264">
                        <c:v>300</c:v>
                      </c:pt>
                      <c:pt idx="1265">
                        <c:v>300</c:v>
                      </c:pt>
                      <c:pt idx="1266">
                        <c:v>300</c:v>
                      </c:pt>
                      <c:pt idx="1267">
                        <c:v>300</c:v>
                      </c:pt>
                      <c:pt idx="1268">
                        <c:v>300</c:v>
                      </c:pt>
                      <c:pt idx="1269">
                        <c:v>300</c:v>
                      </c:pt>
                      <c:pt idx="1270">
                        <c:v>300</c:v>
                      </c:pt>
                      <c:pt idx="1271">
                        <c:v>300</c:v>
                      </c:pt>
                      <c:pt idx="1272">
                        <c:v>300</c:v>
                      </c:pt>
                      <c:pt idx="1273">
                        <c:v>300</c:v>
                      </c:pt>
                      <c:pt idx="1274">
                        <c:v>300</c:v>
                      </c:pt>
                      <c:pt idx="1275">
                        <c:v>300</c:v>
                      </c:pt>
                      <c:pt idx="1276">
                        <c:v>300</c:v>
                      </c:pt>
                      <c:pt idx="1277">
                        <c:v>300</c:v>
                      </c:pt>
                      <c:pt idx="1278">
                        <c:v>300</c:v>
                      </c:pt>
                      <c:pt idx="1279">
                        <c:v>300</c:v>
                      </c:pt>
                      <c:pt idx="1280">
                        <c:v>300</c:v>
                      </c:pt>
                      <c:pt idx="1281">
                        <c:v>300</c:v>
                      </c:pt>
                      <c:pt idx="1282">
                        <c:v>300</c:v>
                      </c:pt>
                      <c:pt idx="1283">
                        <c:v>300</c:v>
                      </c:pt>
                      <c:pt idx="1284">
                        <c:v>300</c:v>
                      </c:pt>
                      <c:pt idx="1285">
                        <c:v>300</c:v>
                      </c:pt>
                      <c:pt idx="1286">
                        <c:v>300</c:v>
                      </c:pt>
                      <c:pt idx="1287">
                        <c:v>300</c:v>
                      </c:pt>
                      <c:pt idx="1288">
                        <c:v>300</c:v>
                      </c:pt>
                      <c:pt idx="1289">
                        <c:v>300</c:v>
                      </c:pt>
                      <c:pt idx="1290">
                        <c:v>300</c:v>
                      </c:pt>
                      <c:pt idx="1291">
                        <c:v>300</c:v>
                      </c:pt>
                      <c:pt idx="1292">
                        <c:v>300</c:v>
                      </c:pt>
                      <c:pt idx="1293">
                        <c:v>300</c:v>
                      </c:pt>
                      <c:pt idx="1294">
                        <c:v>300</c:v>
                      </c:pt>
                      <c:pt idx="1295">
                        <c:v>300</c:v>
                      </c:pt>
                      <c:pt idx="1296">
                        <c:v>300</c:v>
                      </c:pt>
                      <c:pt idx="1297">
                        <c:v>300</c:v>
                      </c:pt>
                      <c:pt idx="1298">
                        <c:v>300</c:v>
                      </c:pt>
                      <c:pt idx="1299">
                        <c:v>300</c:v>
                      </c:pt>
                      <c:pt idx="1300">
                        <c:v>300</c:v>
                      </c:pt>
                      <c:pt idx="1301">
                        <c:v>300</c:v>
                      </c:pt>
                      <c:pt idx="1302">
                        <c:v>300</c:v>
                      </c:pt>
                      <c:pt idx="1303">
                        <c:v>300</c:v>
                      </c:pt>
                      <c:pt idx="1304">
                        <c:v>300</c:v>
                      </c:pt>
                      <c:pt idx="1305">
                        <c:v>300</c:v>
                      </c:pt>
                      <c:pt idx="1306">
                        <c:v>300</c:v>
                      </c:pt>
                      <c:pt idx="1307">
                        <c:v>300</c:v>
                      </c:pt>
                      <c:pt idx="1308">
                        <c:v>300</c:v>
                      </c:pt>
                      <c:pt idx="1309">
                        <c:v>300</c:v>
                      </c:pt>
                      <c:pt idx="1310">
                        <c:v>300</c:v>
                      </c:pt>
                      <c:pt idx="1311">
                        <c:v>300</c:v>
                      </c:pt>
                      <c:pt idx="1312">
                        <c:v>300</c:v>
                      </c:pt>
                      <c:pt idx="1313">
                        <c:v>300</c:v>
                      </c:pt>
                      <c:pt idx="1314">
                        <c:v>300</c:v>
                      </c:pt>
                      <c:pt idx="1315">
                        <c:v>300</c:v>
                      </c:pt>
                      <c:pt idx="1316">
                        <c:v>300</c:v>
                      </c:pt>
                      <c:pt idx="1317">
                        <c:v>300</c:v>
                      </c:pt>
                      <c:pt idx="1318">
                        <c:v>300</c:v>
                      </c:pt>
                      <c:pt idx="1319">
                        <c:v>300</c:v>
                      </c:pt>
                      <c:pt idx="1320">
                        <c:v>300</c:v>
                      </c:pt>
                      <c:pt idx="1321">
                        <c:v>300</c:v>
                      </c:pt>
                      <c:pt idx="1322">
                        <c:v>300</c:v>
                      </c:pt>
                      <c:pt idx="1323">
                        <c:v>300</c:v>
                      </c:pt>
                      <c:pt idx="1324">
                        <c:v>300</c:v>
                      </c:pt>
                      <c:pt idx="1325">
                        <c:v>300</c:v>
                      </c:pt>
                      <c:pt idx="1326">
                        <c:v>300</c:v>
                      </c:pt>
                      <c:pt idx="1327">
                        <c:v>300</c:v>
                      </c:pt>
                      <c:pt idx="1328">
                        <c:v>300</c:v>
                      </c:pt>
                      <c:pt idx="1329">
                        <c:v>300</c:v>
                      </c:pt>
                      <c:pt idx="1330">
                        <c:v>300</c:v>
                      </c:pt>
                      <c:pt idx="1331">
                        <c:v>300</c:v>
                      </c:pt>
                      <c:pt idx="1332">
                        <c:v>300</c:v>
                      </c:pt>
                      <c:pt idx="1333">
                        <c:v>300</c:v>
                      </c:pt>
                      <c:pt idx="1334">
                        <c:v>300</c:v>
                      </c:pt>
                      <c:pt idx="1335">
                        <c:v>300</c:v>
                      </c:pt>
                      <c:pt idx="1336">
                        <c:v>300</c:v>
                      </c:pt>
                      <c:pt idx="1337">
                        <c:v>300</c:v>
                      </c:pt>
                      <c:pt idx="1338">
                        <c:v>300</c:v>
                      </c:pt>
                      <c:pt idx="1339">
                        <c:v>300</c:v>
                      </c:pt>
                      <c:pt idx="1340">
                        <c:v>300</c:v>
                      </c:pt>
                      <c:pt idx="1341">
                        <c:v>300</c:v>
                      </c:pt>
                      <c:pt idx="1342">
                        <c:v>300</c:v>
                      </c:pt>
                      <c:pt idx="1343">
                        <c:v>300</c:v>
                      </c:pt>
                      <c:pt idx="1344">
                        <c:v>300</c:v>
                      </c:pt>
                      <c:pt idx="1345">
                        <c:v>300</c:v>
                      </c:pt>
                      <c:pt idx="1346">
                        <c:v>300</c:v>
                      </c:pt>
                      <c:pt idx="1347">
                        <c:v>300</c:v>
                      </c:pt>
                      <c:pt idx="1348">
                        <c:v>300</c:v>
                      </c:pt>
                      <c:pt idx="1349">
                        <c:v>300</c:v>
                      </c:pt>
                      <c:pt idx="1350">
                        <c:v>300</c:v>
                      </c:pt>
                      <c:pt idx="1351">
                        <c:v>300</c:v>
                      </c:pt>
                      <c:pt idx="1352">
                        <c:v>300</c:v>
                      </c:pt>
                      <c:pt idx="1353">
                        <c:v>300</c:v>
                      </c:pt>
                      <c:pt idx="1354">
                        <c:v>300</c:v>
                      </c:pt>
                      <c:pt idx="1355">
                        <c:v>300</c:v>
                      </c:pt>
                      <c:pt idx="1356">
                        <c:v>300</c:v>
                      </c:pt>
                      <c:pt idx="1357">
                        <c:v>300</c:v>
                      </c:pt>
                      <c:pt idx="1358">
                        <c:v>300</c:v>
                      </c:pt>
                      <c:pt idx="1359">
                        <c:v>300</c:v>
                      </c:pt>
                      <c:pt idx="1360">
                        <c:v>300</c:v>
                      </c:pt>
                      <c:pt idx="1361">
                        <c:v>300</c:v>
                      </c:pt>
                      <c:pt idx="1362">
                        <c:v>300</c:v>
                      </c:pt>
                      <c:pt idx="1363">
                        <c:v>300</c:v>
                      </c:pt>
                      <c:pt idx="1364">
                        <c:v>300</c:v>
                      </c:pt>
                      <c:pt idx="1365">
                        <c:v>300</c:v>
                      </c:pt>
                      <c:pt idx="1366">
                        <c:v>300</c:v>
                      </c:pt>
                      <c:pt idx="1367">
                        <c:v>300</c:v>
                      </c:pt>
                      <c:pt idx="1368">
                        <c:v>300</c:v>
                      </c:pt>
                      <c:pt idx="1369">
                        <c:v>300</c:v>
                      </c:pt>
                      <c:pt idx="1370">
                        <c:v>300</c:v>
                      </c:pt>
                      <c:pt idx="1371">
                        <c:v>300</c:v>
                      </c:pt>
                      <c:pt idx="1372">
                        <c:v>300</c:v>
                      </c:pt>
                      <c:pt idx="1373">
                        <c:v>300</c:v>
                      </c:pt>
                      <c:pt idx="1374">
                        <c:v>300</c:v>
                      </c:pt>
                      <c:pt idx="1375">
                        <c:v>300</c:v>
                      </c:pt>
                      <c:pt idx="1376">
                        <c:v>300</c:v>
                      </c:pt>
                      <c:pt idx="1377">
                        <c:v>300</c:v>
                      </c:pt>
                      <c:pt idx="1378">
                        <c:v>300</c:v>
                      </c:pt>
                      <c:pt idx="1379">
                        <c:v>300</c:v>
                      </c:pt>
                      <c:pt idx="1380">
                        <c:v>300</c:v>
                      </c:pt>
                      <c:pt idx="1381">
                        <c:v>300</c:v>
                      </c:pt>
                      <c:pt idx="1382">
                        <c:v>300</c:v>
                      </c:pt>
                      <c:pt idx="1383">
                        <c:v>300</c:v>
                      </c:pt>
                      <c:pt idx="1384">
                        <c:v>300</c:v>
                      </c:pt>
                      <c:pt idx="1385">
                        <c:v>300</c:v>
                      </c:pt>
                      <c:pt idx="1386">
                        <c:v>300</c:v>
                      </c:pt>
                      <c:pt idx="1387">
                        <c:v>300</c:v>
                      </c:pt>
                      <c:pt idx="1388">
                        <c:v>300</c:v>
                      </c:pt>
                      <c:pt idx="1389">
                        <c:v>300</c:v>
                      </c:pt>
                      <c:pt idx="1390">
                        <c:v>300</c:v>
                      </c:pt>
                      <c:pt idx="1391">
                        <c:v>300</c:v>
                      </c:pt>
                      <c:pt idx="1392">
                        <c:v>300</c:v>
                      </c:pt>
                      <c:pt idx="1393">
                        <c:v>300</c:v>
                      </c:pt>
                      <c:pt idx="1394">
                        <c:v>300</c:v>
                      </c:pt>
                      <c:pt idx="1395">
                        <c:v>300</c:v>
                      </c:pt>
                      <c:pt idx="1396">
                        <c:v>300</c:v>
                      </c:pt>
                      <c:pt idx="1397">
                        <c:v>300</c:v>
                      </c:pt>
                      <c:pt idx="1398">
                        <c:v>300</c:v>
                      </c:pt>
                      <c:pt idx="1399">
                        <c:v>300</c:v>
                      </c:pt>
                      <c:pt idx="1400">
                        <c:v>300</c:v>
                      </c:pt>
                      <c:pt idx="1401">
                        <c:v>300</c:v>
                      </c:pt>
                      <c:pt idx="1402">
                        <c:v>300</c:v>
                      </c:pt>
                      <c:pt idx="1403">
                        <c:v>300</c:v>
                      </c:pt>
                      <c:pt idx="1404">
                        <c:v>300</c:v>
                      </c:pt>
                      <c:pt idx="1405">
                        <c:v>300</c:v>
                      </c:pt>
                      <c:pt idx="1406">
                        <c:v>300</c:v>
                      </c:pt>
                      <c:pt idx="1407">
                        <c:v>300</c:v>
                      </c:pt>
                      <c:pt idx="1408">
                        <c:v>300</c:v>
                      </c:pt>
                      <c:pt idx="1409">
                        <c:v>300</c:v>
                      </c:pt>
                      <c:pt idx="1410">
                        <c:v>300</c:v>
                      </c:pt>
                      <c:pt idx="1411">
                        <c:v>300</c:v>
                      </c:pt>
                      <c:pt idx="1412">
                        <c:v>300</c:v>
                      </c:pt>
                      <c:pt idx="1413">
                        <c:v>300</c:v>
                      </c:pt>
                      <c:pt idx="1414">
                        <c:v>300</c:v>
                      </c:pt>
                      <c:pt idx="1415">
                        <c:v>300</c:v>
                      </c:pt>
                      <c:pt idx="1416">
                        <c:v>300</c:v>
                      </c:pt>
                      <c:pt idx="1417">
                        <c:v>300</c:v>
                      </c:pt>
                      <c:pt idx="1418">
                        <c:v>300</c:v>
                      </c:pt>
                      <c:pt idx="1419">
                        <c:v>300</c:v>
                      </c:pt>
                      <c:pt idx="1420">
                        <c:v>300</c:v>
                      </c:pt>
                      <c:pt idx="1421">
                        <c:v>300</c:v>
                      </c:pt>
                      <c:pt idx="1422">
                        <c:v>300</c:v>
                      </c:pt>
                      <c:pt idx="1423">
                        <c:v>300</c:v>
                      </c:pt>
                      <c:pt idx="1424">
                        <c:v>300</c:v>
                      </c:pt>
                      <c:pt idx="1425">
                        <c:v>300</c:v>
                      </c:pt>
                      <c:pt idx="1426">
                        <c:v>300</c:v>
                      </c:pt>
                      <c:pt idx="1427">
                        <c:v>300</c:v>
                      </c:pt>
                      <c:pt idx="1428">
                        <c:v>300</c:v>
                      </c:pt>
                      <c:pt idx="1429">
                        <c:v>300</c:v>
                      </c:pt>
                      <c:pt idx="1430">
                        <c:v>300</c:v>
                      </c:pt>
                      <c:pt idx="1431">
                        <c:v>300</c:v>
                      </c:pt>
                      <c:pt idx="1432">
                        <c:v>300</c:v>
                      </c:pt>
                      <c:pt idx="1433">
                        <c:v>300</c:v>
                      </c:pt>
                      <c:pt idx="1434">
                        <c:v>300</c:v>
                      </c:pt>
                      <c:pt idx="1435">
                        <c:v>300</c:v>
                      </c:pt>
                      <c:pt idx="1436">
                        <c:v>300</c:v>
                      </c:pt>
                      <c:pt idx="1437">
                        <c:v>300</c:v>
                      </c:pt>
                      <c:pt idx="1438">
                        <c:v>300</c:v>
                      </c:pt>
                      <c:pt idx="1439">
                        <c:v>300</c:v>
                      </c:pt>
                      <c:pt idx="1440">
                        <c:v>300</c:v>
                      </c:pt>
                      <c:pt idx="1441">
                        <c:v>300</c:v>
                      </c:pt>
                      <c:pt idx="1442">
                        <c:v>300</c:v>
                      </c:pt>
                      <c:pt idx="1443">
                        <c:v>300</c:v>
                      </c:pt>
                      <c:pt idx="1444">
                        <c:v>300</c:v>
                      </c:pt>
                      <c:pt idx="1445">
                        <c:v>300</c:v>
                      </c:pt>
                      <c:pt idx="1446">
                        <c:v>300</c:v>
                      </c:pt>
                      <c:pt idx="1447">
                        <c:v>300</c:v>
                      </c:pt>
                      <c:pt idx="1448">
                        <c:v>300</c:v>
                      </c:pt>
                      <c:pt idx="1449">
                        <c:v>300</c:v>
                      </c:pt>
                      <c:pt idx="1450">
                        <c:v>300</c:v>
                      </c:pt>
                      <c:pt idx="1451">
                        <c:v>300</c:v>
                      </c:pt>
                      <c:pt idx="1452">
                        <c:v>300</c:v>
                      </c:pt>
                      <c:pt idx="1453">
                        <c:v>300</c:v>
                      </c:pt>
                      <c:pt idx="1454">
                        <c:v>300</c:v>
                      </c:pt>
                      <c:pt idx="1455">
                        <c:v>300</c:v>
                      </c:pt>
                      <c:pt idx="1456">
                        <c:v>300</c:v>
                      </c:pt>
                      <c:pt idx="1457">
                        <c:v>300</c:v>
                      </c:pt>
                      <c:pt idx="1458">
                        <c:v>300</c:v>
                      </c:pt>
                      <c:pt idx="1459">
                        <c:v>300</c:v>
                      </c:pt>
                      <c:pt idx="1460">
                        <c:v>300</c:v>
                      </c:pt>
                      <c:pt idx="1461">
                        <c:v>300</c:v>
                      </c:pt>
                      <c:pt idx="1462">
                        <c:v>300</c:v>
                      </c:pt>
                      <c:pt idx="1463">
                        <c:v>300</c:v>
                      </c:pt>
                      <c:pt idx="1464">
                        <c:v>300</c:v>
                      </c:pt>
                      <c:pt idx="1465">
                        <c:v>300</c:v>
                      </c:pt>
                      <c:pt idx="1466">
                        <c:v>300</c:v>
                      </c:pt>
                      <c:pt idx="1467">
                        <c:v>300</c:v>
                      </c:pt>
                      <c:pt idx="1468">
                        <c:v>300</c:v>
                      </c:pt>
                      <c:pt idx="1469">
                        <c:v>300</c:v>
                      </c:pt>
                      <c:pt idx="1470">
                        <c:v>300</c:v>
                      </c:pt>
                      <c:pt idx="1471">
                        <c:v>300</c:v>
                      </c:pt>
                      <c:pt idx="1472">
                        <c:v>300</c:v>
                      </c:pt>
                      <c:pt idx="1473">
                        <c:v>300</c:v>
                      </c:pt>
                      <c:pt idx="1474">
                        <c:v>300</c:v>
                      </c:pt>
                      <c:pt idx="1475">
                        <c:v>300</c:v>
                      </c:pt>
                      <c:pt idx="1476">
                        <c:v>300</c:v>
                      </c:pt>
                      <c:pt idx="1477">
                        <c:v>300</c:v>
                      </c:pt>
                      <c:pt idx="1478">
                        <c:v>300</c:v>
                      </c:pt>
                      <c:pt idx="1479">
                        <c:v>300</c:v>
                      </c:pt>
                      <c:pt idx="1480">
                        <c:v>300</c:v>
                      </c:pt>
                      <c:pt idx="1481">
                        <c:v>300</c:v>
                      </c:pt>
                      <c:pt idx="1482">
                        <c:v>300</c:v>
                      </c:pt>
                      <c:pt idx="1483">
                        <c:v>300</c:v>
                      </c:pt>
                      <c:pt idx="1484">
                        <c:v>300</c:v>
                      </c:pt>
                      <c:pt idx="1485">
                        <c:v>300</c:v>
                      </c:pt>
                      <c:pt idx="1486">
                        <c:v>300</c:v>
                      </c:pt>
                      <c:pt idx="1487">
                        <c:v>300</c:v>
                      </c:pt>
                      <c:pt idx="1488">
                        <c:v>300</c:v>
                      </c:pt>
                      <c:pt idx="1489">
                        <c:v>300</c:v>
                      </c:pt>
                      <c:pt idx="1490">
                        <c:v>300</c:v>
                      </c:pt>
                      <c:pt idx="1491">
                        <c:v>300</c:v>
                      </c:pt>
                      <c:pt idx="1492">
                        <c:v>300</c:v>
                      </c:pt>
                      <c:pt idx="1493">
                        <c:v>300</c:v>
                      </c:pt>
                      <c:pt idx="1494">
                        <c:v>300</c:v>
                      </c:pt>
                      <c:pt idx="1495">
                        <c:v>300</c:v>
                      </c:pt>
                      <c:pt idx="1496">
                        <c:v>300</c:v>
                      </c:pt>
                      <c:pt idx="1497">
                        <c:v>300</c:v>
                      </c:pt>
                      <c:pt idx="1498">
                        <c:v>300</c:v>
                      </c:pt>
                      <c:pt idx="1499">
                        <c:v>300</c:v>
                      </c:pt>
                      <c:pt idx="1500">
                        <c:v>300</c:v>
                      </c:pt>
                      <c:pt idx="1501">
                        <c:v>300</c:v>
                      </c:pt>
                      <c:pt idx="1502">
                        <c:v>300</c:v>
                      </c:pt>
                      <c:pt idx="1503">
                        <c:v>300</c:v>
                      </c:pt>
                      <c:pt idx="1504">
                        <c:v>300</c:v>
                      </c:pt>
                      <c:pt idx="1505">
                        <c:v>300</c:v>
                      </c:pt>
                      <c:pt idx="1506">
                        <c:v>300</c:v>
                      </c:pt>
                      <c:pt idx="1507">
                        <c:v>300</c:v>
                      </c:pt>
                      <c:pt idx="1508">
                        <c:v>300</c:v>
                      </c:pt>
                      <c:pt idx="1509">
                        <c:v>300</c:v>
                      </c:pt>
                      <c:pt idx="1510">
                        <c:v>300</c:v>
                      </c:pt>
                      <c:pt idx="1511">
                        <c:v>300</c:v>
                      </c:pt>
                      <c:pt idx="1512">
                        <c:v>300</c:v>
                      </c:pt>
                      <c:pt idx="1513">
                        <c:v>300</c:v>
                      </c:pt>
                      <c:pt idx="1514">
                        <c:v>300</c:v>
                      </c:pt>
                      <c:pt idx="1515">
                        <c:v>300</c:v>
                      </c:pt>
                      <c:pt idx="1516">
                        <c:v>300</c:v>
                      </c:pt>
                      <c:pt idx="1517">
                        <c:v>300</c:v>
                      </c:pt>
                      <c:pt idx="1518">
                        <c:v>300</c:v>
                      </c:pt>
                      <c:pt idx="1519">
                        <c:v>300</c:v>
                      </c:pt>
                      <c:pt idx="1520">
                        <c:v>300</c:v>
                      </c:pt>
                      <c:pt idx="1521">
                        <c:v>300</c:v>
                      </c:pt>
                      <c:pt idx="1522">
                        <c:v>300</c:v>
                      </c:pt>
                      <c:pt idx="1523">
                        <c:v>300</c:v>
                      </c:pt>
                      <c:pt idx="1524">
                        <c:v>300</c:v>
                      </c:pt>
                      <c:pt idx="1525">
                        <c:v>300</c:v>
                      </c:pt>
                      <c:pt idx="1526">
                        <c:v>300</c:v>
                      </c:pt>
                      <c:pt idx="1527">
                        <c:v>300</c:v>
                      </c:pt>
                      <c:pt idx="1528">
                        <c:v>300</c:v>
                      </c:pt>
                      <c:pt idx="1529">
                        <c:v>300</c:v>
                      </c:pt>
                      <c:pt idx="1530">
                        <c:v>300</c:v>
                      </c:pt>
                      <c:pt idx="1531">
                        <c:v>300</c:v>
                      </c:pt>
                      <c:pt idx="1532">
                        <c:v>300</c:v>
                      </c:pt>
                      <c:pt idx="1533">
                        <c:v>300</c:v>
                      </c:pt>
                      <c:pt idx="1534">
                        <c:v>300</c:v>
                      </c:pt>
                      <c:pt idx="1535">
                        <c:v>300</c:v>
                      </c:pt>
                      <c:pt idx="1536">
                        <c:v>300</c:v>
                      </c:pt>
                      <c:pt idx="1537">
                        <c:v>300</c:v>
                      </c:pt>
                      <c:pt idx="1538">
                        <c:v>300</c:v>
                      </c:pt>
                      <c:pt idx="1539">
                        <c:v>300</c:v>
                      </c:pt>
                      <c:pt idx="1540">
                        <c:v>300</c:v>
                      </c:pt>
                      <c:pt idx="1541">
                        <c:v>300</c:v>
                      </c:pt>
                      <c:pt idx="1542">
                        <c:v>300</c:v>
                      </c:pt>
                      <c:pt idx="1543">
                        <c:v>300</c:v>
                      </c:pt>
                      <c:pt idx="1544">
                        <c:v>300</c:v>
                      </c:pt>
                      <c:pt idx="1545">
                        <c:v>300</c:v>
                      </c:pt>
                      <c:pt idx="1546">
                        <c:v>300</c:v>
                      </c:pt>
                      <c:pt idx="1547">
                        <c:v>300</c:v>
                      </c:pt>
                      <c:pt idx="1548">
                        <c:v>300</c:v>
                      </c:pt>
                      <c:pt idx="1549">
                        <c:v>300</c:v>
                      </c:pt>
                      <c:pt idx="1550">
                        <c:v>300</c:v>
                      </c:pt>
                      <c:pt idx="1551">
                        <c:v>300</c:v>
                      </c:pt>
                      <c:pt idx="1552">
                        <c:v>300</c:v>
                      </c:pt>
                      <c:pt idx="1553">
                        <c:v>300</c:v>
                      </c:pt>
                      <c:pt idx="1554">
                        <c:v>300</c:v>
                      </c:pt>
                      <c:pt idx="1555">
                        <c:v>300</c:v>
                      </c:pt>
                      <c:pt idx="1556">
                        <c:v>300</c:v>
                      </c:pt>
                      <c:pt idx="1557">
                        <c:v>300</c:v>
                      </c:pt>
                      <c:pt idx="1558">
                        <c:v>300</c:v>
                      </c:pt>
                      <c:pt idx="1559">
                        <c:v>300</c:v>
                      </c:pt>
                      <c:pt idx="1560">
                        <c:v>300</c:v>
                      </c:pt>
                      <c:pt idx="1561">
                        <c:v>300</c:v>
                      </c:pt>
                      <c:pt idx="1562">
                        <c:v>300</c:v>
                      </c:pt>
                      <c:pt idx="1563">
                        <c:v>300</c:v>
                      </c:pt>
                      <c:pt idx="1564">
                        <c:v>300</c:v>
                      </c:pt>
                      <c:pt idx="1565">
                        <c:v>300</c:v>
                      </c:pt>
                      <c:pt idx="1566">
                        <c:v>300</c:v>
                      </c:pt>
                      <c:pt idx="1567">
                        <c:v>300</c:v>
                      </c:pt>
                      <c:pt idx="1568">
                        <c:v>300</c:v>
                      </c:pt>
                      <c:pt idx="1569">
                        <c:v>300</c:v>
                      </c:pt>
                      <c:pt idx="1570">
                        <c:v>300</c:v>
                      </c:pt>
                      <c:pt idx="1571">
                        <c:v>300</c:v>
                      </c:pt>
                      <c:pt idx="1572">
                        <c:v>300</c:v>
                      </c:pt>
                      <c:pt idx="1573">
                        <c:v>300</c:v>
                      </c:pt>
                      <c:pt idx="1574">
                        <c:v>300</c:v>
                      </c:pt>
                      <c:pt idx="1575">
                        <c:v>300</c:v>
                      </c:pt>
                      <c:pt idx="1576">
                        <c:v>300</c:v>
                      </c:pt>
                      <c:pt idx="1577">
                        <c:v>300</c:v>
                      </c:pt>
                      <c:pt idx="1578">
                        <c:v>300</c:v>
                      </c:pt>
                      <c:pt idx="1579">
                        <c:v>300</c:v>
                      </c:pt>
                      <c:pt idx="1580">
                        <c:v>300</c:v>
                      </c:pt>
                      <c:pt idx="1581">
                        <c:v>300</c:v>
                      </c:pt>
                      <c:pt idx="1582">
                        <c:v>300</c:v>
                      </c:pt>
                      <c:pt idx="1583">
                        <c:v>300</c:v>
                      </c:pt>
                      <c:pt idx="1584">
                        <c:v>300</c:v>
                      </c:pt>
                      <c:pt idx="1585">
                        <c:v>300</c:v>
                      </c:pt>
                      <c:pt idx="1586">
                        <c:v>300</c:v>
                      </c:pt>
                      <c:pt idx="1587">
                        <c:v>300</c:v>
                      </c:pt>
                      <c:pt idx="1588">
                        <c:v>300</c:v>
                      </c:pt>
                      <c:pt idx="1589">
                        <c:v>300</c:v>
                      </c:pt>
                      <c:pt idx="1590">
                        <c:v>300</c:v>
                      </c:pt>
                      <c:pt idx="1591">
                        <c:v>300</c:v>
                      </c:pt>
                      <c:pt idx="1592">
                        <c:v>300</c:v>
                      </c:pt>
                      <c:pt idx="1593">
                        <c:v>300</c:v>
                      </c:pt>
                      <c:pt idx="1594">
                        <c:v>300</c:v>
                      </c:pt>
                      <c:pt idx="1595">
                        <c:v>300</c:v>
                      </c:pt>
                      <c:pt idx="1596">
                        <c:v>300</c:v>
                      </c:pt>
                      <c:pt idx="1597">
                        <c:v>300</c:v>
                      </c:pt>
                      <c:pt idx="1598">
                        <c:v>300</c:v>
                      </c:pt>
                      <c:pt idx="1599">
                        <c:v>300</c:v>
                      </c:pt>
                      <c:pt idx="1600">
                        <c:v>300</c:v>
                      </c:pt>
                      <c:pt idx="1601">
                        <c:v>300</c:v>
                      </c:pt>
                      <c:pt idx="1602">
                        <c:v>300</c:v>
                      </c:pt>
                      <c:pt idx="1603">
                        <c:v>300</c:v>
                      </c:pt>
                      <c:pt idx="1604">
                        <c:v>300</c:v>
                      </c:pt>
                      <c:pt idx="1605">
                        <c:v>300</c:v>
                      </c:pt>
                      <c:pt idx="1606">
                        <c:v>300</c:v>
                      </c:pt>
                      <c:pt idx="1607">
                        <c:v>300</c:v>
                      </c:pt>
                      <c:pt idx="1608">
                        <c:v>300</c:v>
                      </c:pt>
                      <c:pt idx="1609">
                        <c:v>300</c:v>
                      </c:pt>
                      <c:pt idx="1610">
                        <c:v>300</c:v>
                      </c:pt>
                      <c:pt idx="1611">
                        <c:v>300</c:v>
                      </c:pt>
                      <c:pt idx="1612">
                        <c:v>300</c:v>
                      </c:pt>
                      <c:pt idx="1613">
                        <c:v>300</c:v>
                      </c:pt>
                      <c:pt idx="1614">
                        <c:v>300</c:v>
                      </c:pt>
                      <c:pt idx="1615">
                        <c:v>300</c:v>
                      </c:pt>
                      <c:pt idx="1616">
                        <c:v>300</c:v>
                      </c:pt>
                      <c:pt idx="1617">
                        <c:v>300</c:v>
                      </c:pt>
                      <c:pt idx="1618">
                        <c:v>300</c:v>
                      </c:pt>
                      <c:pt idx="1619">
                        <c:v>300</c:v>
                      </c:pt>
                      <c:pt idx="1620">
                        <c:v>300</c:v>
                      </c:pt>
                      <c:pt idx="1621">
                        <c:v>300</c:v>
                      </c:pt>
                      <c:pt idx="1622">
                        <c:v>300</c:v>
                      </c:pt>
                      <c:pt idx="1623">
                        <c:v>300</c:v>
                      </c:pt>
                      <c:pt idx="1624">
                        <c:v>300</c:v>
                      </c:pt>
                      <c:pt idx="1625">
                        <c:v>300</c:v>
                      </c:pt>
                      <c:pt idx="1626">
                        <c:v>300</c:v>
                      </c:pt>
                      <c:pt idx="1627">
                        <c:v>300</c:v>
                      </c:pt>
                      <c:pt idx="1628">
                        <c:v>300</c:v>
                      </c:pt>
                      <c:pt idx="1629">
                        <c:v>300</c:v>
                      </c:pt>
                      <c:pt idx="1630">
                        <c:v>300</c:v>
                      </c:pt>
                      <c:pt idx="1631">
                        <c:v>300</c:v>
                      </c:pt>
                      <c:pt idx="1632">
                        <c:v>300</c:v>
                      </c:pt>
                      <c:pt idx="1633">
                        <c:v>300</c:v>
                      </c:pt>
                      <c:pt idx="1634">
                        <c:v>300</c:v>
                      </c:pt>
                      <c:pt idx="1635">
                        <c:v>300</c:v>
                      </c:pt>
                      <c:pt idx="1636">
                        <c:v>300</c:v>
                      </c:pt>
                      <c:pt idx="1637">
                        <c:v>300</c:v>
                      </c:pt>
                      <c:pt idx="1638">
                        <c:v>300</c:v>
                      </c:pt>
                      <c:pt idx="1639">
                        <c:v>300</c:v>
                      </c:pt>
                      <c:pt idx="1640">
                        <c:v>300</c:v>
                      </c:pt>
                      <c:pt idx="1641">
                        <c:v>300</c:v>
                      </c:pt>
                      <c:pt idx="1642">
                        <c:v>300</c:v>
                      </c:pt>
                      <c:pt idx="1643">
                        <c:v>300</c:v>
                      </c:pt>
                      <c:pt idx="1644">
                        <c:v>300</c:v>
                      </c:pt>
                      <c:pt idx="1645">
                        <c:v>300</c:v>
                      </c:pt>
                      <c:pt idx="1646">
                        <c:v>300</c:v>
                      </c:pt>
                      <c:pt idx="1647">
                        <c:v>300</c:v>
                      </c:pt>
                      <c:pt idx="1648">
                        <c:v>300</c:v>
                      </c:pt>
                      <c:pt idx="1649">
                        <c:v>300</c:v>
                      </c:pt>
                      <c:pt idx="1650">
                        <c:v>300</c:v>
                      </c:pt>
                      <c:pt idx="1651">
                        <c:v>300</c:v>
                      </c:pt>
                      <c:pt idx="1652">
                        <c:v>300</c:v>
                      </c:pt>
                      <c:pt idx="1653">
                        <c:v>300</c:v>
                      </c:pt>
                      <c:pt idx="1654">
                        <c:v>300</c:v>
                      </c:pt>
                      <c:pt idx="1655">
                        <c:v>300</c:v>
                      </c:pt>
                      <c:pt idx="1656">
                        <c:v>300</c:v>
                      </c:pt>
                      <c:pt idx="1657">
                        <c:v>300</c:v>
                      </c:pt>
                      <c:pt idx="1658">
                        <c:v>300</c:v>
                      </c:pt>
                      <c:pt idx="1659">
                        <c:v>300</c:v>
                      </c:pt>
                      <c:pt idx="1660">
                        <c:v>300</c:v>
                      </c:pt>
                      <c:pt idx="1661">
                        <c:v>300</c:v>
                      </c:pt>
                      <c:pt idx="1662">
                        <c:v>300</c:v>
                      </c:pt>
                      <c:pt idx="1663">
                        <c:v>300</c:v>
                      </c:pt>
                      <c:pt idx="1664">
                        <c:v>300</c:v>
                      </c:pt>
                      <c:pt idx="1665">
                        <c:v>300</c:v>
                      </c:pt>
                      <c:pt idx="1666">
                        <c:v>300</c:v>
                      </c:pt>
                      <c:pt idx="1667">
                        <c:v>300</c:v>
                      </c:pt>
                      <c:pt idx="1668">
                        <c:v>300</c:v>
                      </c:pt>
                      <c:pt idx="1669">
                        <c:v>300</c:v>
                      </c:pt>
                      <c:pt idx="1670">
                        <c:v>300</c:v>
                      </c:pt>
                      <c:pt idx="1671">
                        <c:v>300</c:v>
                      </c:pt>
                      <c:pt idx="1672">
                        <c:v>300</c:v>
                      </c:pt>
                      <c:pt idx="1673">
                        <c:v>300</c:v>
                      </c:pt>
                      <c:pt idx="1674">
                        <c:v>300</c:v>
                      </c:pt>
                      <c:pt idx="1675">
                        <c:v>300</c:v>
                      </c:pt>
                      <c:pt idx="1676">
                        <c:v>300</c:v>
                      </c:pt>
                      <c:pt idx="1677">
                        <c:v>300</c:v>
                      </c:pt>
                      <c:pt idx="1678">
                        <c:v>300</c:v>
                      </c:pt>
                      <c:pt idx="1679">
                        <c:v>300</c:v>
                      </c:pt>
                      <c:pt idx="1680">
                        <c:v>300</c:v>
                      </c:pt>
                      <c:pt idx="1681">
                        <c:v>300</c:v>
                      </c:pt>
                      <c:pt idx="1682">
                        <c:v>300</c:v>
                      </c:pt>
                      <c:pt idx="1683">
                        <c:v>300</c:v>
                      </c:pt>
                      <c:pt idx="1684">
                        <c:v>300</c:v>
                      </c:pt>
                      <c:pt idx="1685">
                        <c:v>300</c:v>
                      </c:pt>
                      <c:pt idx="1686">
                        <c:v>300</c:v>
                      </c:pt>
                      <c:pt idx="1687">
                        <c:v>300</c:v>
                      </c:pt>
                      <c:pt idx="1688">
                        <c:v>300</c:v>
                      </c:pt>
                      <c:pt idx="1689">
                        <c:v>300</c:v>
                      </c:pt>
                      <c:pt idx="1690">
                        <c:v>300</c:v>
                      </c:pt>
                      <c:pt idx="1691">
                        <c:v>300</c:v>
                      </c:pt>
                      <c:pt idx="1692">
                        <c:v>300</c:v>
                      </c:pt>
                      <c:pt idx="1693">
                        <c:v>300</c:v>
                      </c:pt>
                      <c:pt idx="1694">
                        <c:v>300</c:v>
                      </c:pt>
                      <c:pt idx="1695">
                        <c:v>300</c:v>
                      </c:pt>
                      <c:pt idx="1696">
                        <c:v>300</c:v>
                      </c:pt>
                      <c:pt idx="1697">
                        <c:v>300</c:v>
                      </c:pt>
                      <c:pt idx="1698">
                        <c:v>300</c:v>
                      </c:pt>
                      <c:pt idx="1699">
                        <c:v>300</c:v>
                      </c:pt>
                      <c:pt idx="1700">
                        <c:v>300</c:v>
                      </c:pt>
                      <c:pt idx="1701">
                        <c:v>300</c:v>
                      </c:pt>
                      <c:pt idx="1702">
                        <c:v>300</c:v>
                      </c:pt>
                      <c:pt idx="1703">
                        <c:v>300</c:v>
                      </c:pt>
                      <c:pt idx="1704">
                        <c:v>300</c:v>
                      </c:pt>
                      <c:pt idx="1705">
                        <c:v>300</c:v>
                      </c:pt>
                      <c:pt idx="1706">
                        <c:v>300</c:v>
                      </c:pt>
                      <c:pt idx="1707">
                        <c:v>300</c:v>
                      </c:pt>
                      <c:pt idx="1708">
                        <c:v>300</c:v>
                      </c:pt>
                      <c:pt idx="1709">
                        <c:v>300</c:v>
                      </c:pt>
                      <c:pt idx="1710">
                        <c:v>300</c:v>
                      </c:pt>
                      <c:pt idx="1711">
                        <c:v>300</c:v>
                      </c:pt>
                      <c:pt idx="1712">
                        <c:v>300</c:v>
                      </c:pt>
                      <c:pt idx="1713">
                        <c:v>300</c:v>
                      </c:pt>
                      <c:pt idx="1714">
                        <c:v>300</c:v>
                      </c:pt>
                      <c:pt idx="1715">
                        <c:v>300</c:v>
                      </c:pt>
                      <c:pt idx="1716">
                        <c:v>300</c:v>
                      </c:pt>
                      <c:pt idx="1717">
                        <c:v>300</c:v>
                      </c:pt>
                      <c:pt idx="1718">
                        <c:v>300</c:v>
                      </c:pt>
                      <c:pt idx="1719">
                        <c:v>300</c:v>
                      </c:pt>
                      <c:pt idx="1720">
                        <c:v>300</c:v>
                      </c:pt>
                      <c:pt idx="1721">
                        <c:v>300</c:v>
                      </c:pt>
                      <c:pt idx="1722">
                        <c:v>300</c:v>
                      </c:pt>
                      <c:pt idx="1723">
                        <c:v>300</c:v>
                      </c:pt>
                      <c:pt idx="1724">
                        <c:v>300</c:v>
                      </c:pt>
                      <c:pt idx="1725">
                        <c:v>300</c:v>
                      </c:pt>
                      <c:pt idx="1726">
                        <c:v>300</c:v>
                      </c:pt>
                      <c:pt idx="1727">
                        <c:v>300</c:v>
                      </c:pt>
                      <c:pt idx="1728">
                        <c:v>300</c:v>
                      </c:pt>
                      <c:pt idx="1729">
                        <c:v>300</c:v>
                      </c:pt>
                      <c:pt idx="1730">
                        <c:v>300</c:v>
                      </c:pt>
                      <c:pt idx="1731">
                        <c:v>300</c:v>
                      </c:pt>
                      <c:pt idx="1732">
                        <c:v>300</c:v>
                      </c:pt>
                      <c:pt idx="1733">
                        <c:v>300</c:v>
                      </c:pt>
                      <c:pt idx="1734">
                        <c:v>300</c:v>
                      </c:pt>
                      <c:pt idx="1735">
                        <c:v>300</c:v>
                      </c:pt>
                      <c:pt idx="1736">
                        <c:v>300</c:v>
                      </c:pt>
                      <c:pt idx="1737">
                        <c:v>300</c:v>
                      </c:pt>
                      <c:pt idx="1738">
                        <c:v>300</c:v>
                      </c:pt>
                      <c:pt idx="1739">
                        <c:v>300</c:v>
                      </c:pt>
                      <c:pt idx="1740">
                        <c:v>300</c:v>
                      </c:pt>
                      <c:pt idx="1741">
                        <c:v>300</c:v>
                      </c:pt>
                      <c:pt idx="1742">
                        <c:v>300</c:v>
                      </c:pt>
                      <c:pt idx="1743">
                        <c:v>300</c:v>
                      </c:pt>
                      <c:pt idx="1744">
                        <c:v>300</c:v>
                      </c:pt>
                      <c:pt idx="1745">
                        <c:v>300</c:v>
                      </c:pt>
                      <c:pt idx="1746">
                        <c:v>300</c:v>
                      </c:pt>
                      <c:pt idx="1747">
                        <c:v>300</c:v>
                      </c:pt>
                      <c:pt idx="1748">
                        <c:v>300</c:v>
                      </c:pt>
                      <c:pt idx="1749">
                        <c:v>300</c:v>
                      </c:pt>
                      <c:pt idx="1750">
                        <c:v>300</c:v>
                      </c:pt>
                      <c:pt idx="1751">
                        <c:v>300</c:v>
                      </c:pt>
                      <c:pt idx="1752">
                        <c:v>300</c:v>
                      </c:pt>
                      <c:pt idx="1753">
                        <c:v>300</c:v>
                      </c:pt>
                      <c:pt idx="1754">
                        <c:v>300</c:v>
                      </c:pt>
                      <c:pt idx="1755">
                        <c:v>300</c:v>
                      </c:pt>
                      <c:pt idx="1756">
                        <c:v>300</c:v>
                      </c:pt>
                      <c:pt idx="1757">
                        <c:v>300</c:v>
                      </c:pt>
                      <c:pt idx="1758">
                        <c:v>300</c:v>
                      </c:pt>
                      <c:pt idx="1759">
                        <c:v>300</c:v>
                      </c:pt>
                      <c:pt idx="1760">
                        <c:v>300</c:v>
                      </c:pt>
                      <c:pt idx="1761">
                        <c:v>300</c:v>
                      </c:pt>
                      <c:pt idx="1762">
                        <c:v>300</c:v>
                      </c:pt>
                      <c:pt idx="1763">
                        <c:v>300</c:v>
                      </c:pt>
                      <c:pt idx="1764">
                        <c:v>300</c:v>
                      </c:pt>
                      <c:pt idx="1765">
                        <c:v>300</c:v>
                      </c:pt>
                      <c:pt idx="1766">
                        <c:v>300</c:v>
                      </c:pt>
                      <c:pt idx="1767">
                        <c:v>300</c:v>
                      </c:pt>
                      <c:pt idx="1768">
                        <c:v>300</c:v>
                      </c:pt>
                      <c:pt idx="1769">
                        <c:v>300</c:v>
                      </c:pt>
                      <c:pt idx="1770">
                        <c:v>300</c:v>
                      </c:pt>
                      <c:pt idx="1771">
                        <c:v>300</c:v>
                      </c:pt>
                      <c:pt idx="1772">
                        <c:v>300</c:v>
                      </c:pt>
                      <c:pt idx="1773">
                        <c:v>300</c:v>
                      </c:pt>
                      <c:pt idx="1774">
                        <c:v>300</c:v>
                      </c:pt>
                      <c:pt idx="1775">
                        <c:v>300</c:v>
                      </c:pt>
                      <c:pt idx="1776">
                        <c:v>300</c:v>
                      </c:pt>
                      <c:pt idx="1777">
                        <c:v>300</c:v>
                      </c:pt>
                      <c:pt idx="1778">
                        <c:v>300</c:v>
                      </c:pt>
                      <c:pt idx="1779">
                        <c:v>300</c:v>
                      </c:pt>
                      <c:pt idx="1780">
                        <c:v>300</c:v>
                      </c:pt>
                      <c:pt idx="1781">
                        <c:v>300</c:v>
                      </c:pt>
                      <c:pt idx="1782">
                        <c:v>300</c:v>
                      </c:pt>
                      <c:pt idx="1783">
                        <c:v>300</c:v>
                      </c:pt>
                      <c:pt idx="1784">
                        <c:v>300</c:v>
                      </c:pt>
                      <c:pt idx="1785">
                        <c:v>300</c:v>
                      </c:pt>
                      <c:pt idx="1786">
                        <c:v>300</c:v>
                      </c:pt>
                      <c:pt idx="1787">
                        <c:v>300</c:v>
                      </c:pt>
                      <c:pt idx="1788">
                        <c:v>300</c:v>
                      </c:pt>
                      <c:pt idx="1789">
                        <c:v>300</c:v>
                      </c:pt>
                      <c:pt idx="1790">
                        <c:v>300</c:v>
                      </c:pt>
                      <c:pt idx="1791">
                        <c:v>300</c:v>
                      </c:pt>
                      <c:pt idx="1792">
                        <c:v>300</c:v>
                      </c:pt>
                      <c:pt idx="1793">
                        <c:v>300</c:v>
                      </c:pt>
                      <c:pt idx="1794">
                        <c:v>300</c:v>
                      </c:pt>
                      <c:pt idx="1795">
                        <c:v>300</c:v>
                      </c:pt>
                      <c:pt idx="1796">
                        <c:v>300</c:v>
                      </c:pt>
                      <c:pt idx="1797">
                        <c:v>300</c:v>
                      </c:pt>
                      <c:pt idx="1798">
                        <c:v>300</c:v>
                      </c:pt>
                      <c:pt idx="1799">
                        <c:v>300</c:v>
                      </c:pt>
                      <c:pt idx="1800">
                        <c:v>300</c:v>
                      </c:pt>
                      <c:pt idx="1801">
                        <c:v>300</c:v>
                      </c:pt>
                      <c:pt idx="1802">
                        <c:v>300</c:v>
                      </c:pt>
                      <c:pt idx="1803">
                        <c:v>300</c:v>
                      </c:pt>
                      <c:pt idx="1804">
                        <c:v>300</c:v>
                      </c:pt>
                      <c:pt idx="1805">
                        <c:v>300</c:v>
                      </c:pt>
                      <c:pt idx="1806">
                        <c:v>300</c:v>
                      </c:pt>
                      <c:pt idx="1807">
                        <c:v>300</c:v>
                      </c:pt>
                      <c:pt idx="1808">
                        <c:v>300</c:v>
                      </c:pt>
                      <c:pt idx="1809">
                        <c:v>300</c:v>
                      </c:pt>
                      <c:pt idx="1810">
                        <c:v>300</c:v>
                      </c:pt>
                      <c:pt idx="1811">
                        <c:v>300</c:v>
                      </c:pt>
                      <c:pt idx="1812">
                        <c:v>300</c:v>
                      </c:pt>
                      <c:pt idx="1813">
                        <c:v>300</c:v>
                      </c:pt>
                      <c:pt idx="1814">
                        <c:v>300</c:v>
                      </c:pt>
                      <c:pt idx="1815">
                        <c:v>300</c:v>
                      </c:pt>
                      <c:pt idx="1816">
                        <c:v>300</c:v>
                      </c:pt>
                      <c:pt idx="1817">
                        <c:v>300</c:v>
                      </c:pt>
                      <c:pt idx="1818">
                        <c:v>300</c:v>
                      </c:pt>
                      <c:pt idx="1819">
                        <c:v>300</c:v>
                      </c:pt>
                      <c:pt idx="1820">
                        <c:v>300</c:v>
                      </c:pt>
                      <c:pt idx="1821">
                        <c:v>300</c:v>
                      </c:pt>
                      <c:pt idx="1822">
                        <c:v>300</c:v>
                      </c:pt>
                      <c:pt idx="1823">
                        <c:v>300</c:v>
                      </c:pt>
                      <c:pt idx="1824">
                        <c:v>300</c:v>
                      </c:pt>
                      <c:pt idx="1825">
                        <c:v>300</c:v>
                      </c:pt>
                      <c:pt idx="1826">
                        <c:v>300</c:v>
                      </c:pt>
                      <c:pt idx="1827">
                        <c:v>300</c:v>
                      </c:pt>
                      <c:pt idx="1828">
                        <c:v>300</c:v>
                      </c:pt>
                      <c:pt idx="1829">
                        <c:v>300</c:v>
                      </c:pt>
                      <c:pt idx="1830">
                        <c:v>300</c:v>
                      </c:pt>
                      <c:pt idx="1831">
                        <c:v>300</c:v>
                      </c:pt>
                      <c:pt idx="1832">
                        <c:v>300</c:v>
                      </c:pt>
                      <c:pt idx="1833">
                        <c:v>300</c:v>
                      </c:pt>
                      <c:pt idx="1834">
                        <c:v>300</c:v>
                      </c:pt>
                      <c:pt idx="1835">
                        <c:v>300</c:v>
                      </c:pt>
                      <c:pt idx="1836">
                        <c:v>300</c:v>
                      </c:pt>
                      <c:pt idx="1837">
                        <c:v>300</c:v>
                      </c:pt>
                      <c:pt idx="1838">
                        <c:v>300</c:v>
                      </c:pt>
                      <c:pt idx="1839">
                        <c:v>300</c:v>
                      </c:pt>
                      <c:pt idx="1840">
                        <c:v>300</c:v>
                      </c:pt>
                      <c:pt idx="1841">
                        <c:v>300</c:v>
                      </c:pt>
                      <c:pt idx="1842">
                        <c:v>300</c:v>
                      </c:pt>
                      <c:pt idx="1843">
                        <c:v>300</c:v>
                      </c:pt>
                      <c:pt idx="1844">
                        <c:v>300</c:v>
                      </c:pt>
                      <c:pt idx="1845">
                        <c:v>300</c:v>
                      </c:pt>
                      <c:pt idx="1846">
                        <c:v>300</c:v>
                      </c:pt>
                      <c:pt idx="1847">
                        <c:v>300</c:v>
                      </c:pt>
                      <c:pt idx="1848">
                        <c:v>300</c:v>
                      </c:pt>
                      <c:pt idx="1849">
                        <c:v>300</c:v>
                      </c:pt>
                      <c:pt idx="1850">
                        <c:v>300</c:v>
                      </c:pt>
                      <c:pt idx="1851">
                        <c:v>300</c:v>
                      </c:pt>
                      <c:pt idx="1852">
                        <c:v>300</c:v>
                      </c:pt>
                      <c:pt idx="1853">
                        <c:v>300</c:v>
                      </c:pt>
                      <c:pt idx="1854">
                        <c:v>300</c:v>
                      </c:pt>
                      <c:pt idx="1855">
                        <c:v>300</c:v>
                      </c:pt>
                      <c:pt idx="1856">
                        <c:v>300</c:v>
                      </c:pt>
                      <c:pt idx="1857">
                        <c:v>300</c:v>
                      </c:pt>
                      <c:pt idx="1858">
                        <c:v>300</c:v>
                      </c:pt>
                      <c:pt idx="1859">
                        <c:v>300</c:v>
                      </c:pt>
                      <c:pt idx="1860">
                        <c:v>300</c:v>
                      </c:pt>
                      <c:pt idx="1861">
                        <c:v>300</c:v>
                      </c:pt>
                      <c:pt idx="1862">
                        <c:v>300</c:v>
                      </c:pt>
                      <c:pt idx="1863">
                        <c:v>300</c:v>
                      </c:pt>
                      <c:pt idx="1864">
                        <c:v>300</c:v>
                      </c:pt>
                      <c:pt idx="1865">
                        <c:v>300</c:v>
                      </c:pt>
                      <c:pt idx="1866">
                        <c:v>300</c:v>
                      </c:pt>
                      <c:pt idx="1867">
                        <c:v>300</c:v>
                      </c:pt>
                      <c:pt idx="1868">
                        <c:v>300</c:v>
                      </c:pt>
                      <c:pt idx="1869">
                        <c:v>300</c:v>
                      </c:pt>
                      <c:pt idx="1870">
                        <c:v>300</c:v>
                      </c:pt>
                      <c:pt idx="1871">
                        <c:v>300</c:v>
                      </c:pt>
                      <c:pt idx="1872">
                        <c:v>300</c:v>
                      </c:pt>
                      <c:pt idx="1873">
                        <c:v>300</c:v>
                      </c:pt>
                      <c:pt idx="1874">
                        <c:v>300</c:v>
                      </c:pt>
                      <c:pt idx="1875">
                        <c:v>300</c:v>
                      </c:pt>
                      <c:pt idx="1876">
                        <c:v>300</c:v>
                      </c:pt>
                      <c:pt idx="1877">
                        <c:v>300</c:v>
                      </c:pt>
                      <c:pt idx="1878">
                        <c:v>300</c:v>
                      </c:pt>
                      <c:pt idx="1879">
                        <c:v>300</c:v>
                      </c:pt>
                      <c:pt idx="1880">
                        <c:v>300</c:v>
                      </c:pt>
                      <c:pt idx="1881">
                        <c:v>300</c:v>
                      </c:pt>
                      <c:pt idx="1882">
                        <c:v>300</c:v>
                      </c:pt>
                      <c:pt idx="1883">
                        <c:v>300</c:v>
                      </c:pt>
                      <c:pt idx="1884">
                        <c:v>300</c:v>
                      </c:pt>
                      <c:pt idx="1885">
                        <c:v>300</c:v>
                      </c:pt>
                      <c:pt idx="1886">
                        <c:v>300</c:v>
                      </c:pt>
                      <c:pt idx="1887">
                        <c:v>300</c:v>
                      </c:pt>
                      <c:pt idx="1888">
                        <c:v>300</c:v>
                      </c:pt>
                      <c:pt idx="1889">
                        <c:v>300</c:v>
                      </c:pt>
                      <c:pt idx="1890">
                        <c:v>300</c:v>
                      </c:pt>
                      <c:pt idx="1891">
                        <c:v>300</c:v>
                      </c:pt>
                      <c:pt idx="1892">
                        <c:v>300</c:v>
                      </c:pt>
                      <c:pt idx="1893">
                        <c:v>300</c:v>
                      </c:pt>
                      <c:pt idx="1894">
                        <c:v>300</c:v>
                      </c:pt>
                      <c:pt idx="1895">
                        <c:v>300</c:v>
                      </c:pt>
                      <c:pt idx="1896">
                        <c:v>300</c:v>
                      </c:pt>
                      <c:pt idx="1897">
                        <c:v>300</c:v>
                      </c:pt>
                      <c:pt idx="1898">
                        <c:v>300</c:v>
                      </c:pt>
                      <c:pt idx="1899">
                        <c:v>300</c:v>
                      </c:pt>
                      <c:pt idx="1900">
                        <c:v>300</c:v>
                      </c:pt>
                      <c:pt idx="1901">
                        <c:v>300</c:v>
                      </c:pt>
                      <c:pt idx="1902">
                        <c:v>300</c:v>
                      </c:pt>
                      <c:pt idx="1903">
                        <c:v>300</c:v>
                      </c:pt>
                      <c:pt idx="1904">
                        <c:v>300</c:v>
                      </c:pt>
                      <c:pt idx="1905">
                        <c:v>300</c:v>
                      </c:pt>
                      <c:pt idx="1906">
                        <c:v>300</c:v>
                      </c:pt>
                      <c:pt idx="1907">
                        <c:v>300</c:v>
                      </c:pt>
                      <c:pt idx="1908">
                        <c:v>300</c:v>
                      </c:pt>
                      <c:pt idx="1909">
                        <c:v>300</c:v>
                      </c:pt>
                      <c:pt idx="1910">
                        <c:v>300</c:v>
                      </c:pt>
                      <c:pt idx="1911">
                        <c:v>300</c:v>
                      </c:pt>
                      <c:pt idx="1912">
                        <c:v>300</c:v>
                      </c:pt>
                      <c:pt idx="1913">
                        <c:v>300</c:v>
                      </c:pt>
                      <c:pt idx="1914">
                        <c:v>300</c:v>
                      </c:pt>
                      <c:pt idx="1915">
                        <c:v>300</c:v>
                      </c:pt>
                      <c:pt idx="1916">
                        <c:v>300</c:v>
                      </c:pt>
                      <c:pt idx="1917">
                        <c:v>300</c:v>
                      </c:pt>
                      <c:pt idx="1918">
                        <c:v>300</c:v>
                      </c:pt>
                      <c:pt idx="1919">
                        <c:v>300</c:v>
                      </c:pt>
                      <c:pt idx="1920">
                        <c:v>300</c:v>
                      </c:pt>
                      <c:pt idx="1921">
                        <c:v>300</c:v>
                      </c:pt>
                      <c:pt idx="1922">
                        <c:v>300</c:v>
                      </c:pt>
                      <c:pt idx="1923">
                        <c:v>300</c:v>
                      </c:pt>
                      <c:pt idx="1924">
                        <c:v>300</c:v>
                      </c:pt>
                      <c:pt idx="1925">
                        <c:v>300</c:v>
                      </c:pt>
                      <c:pt idx="1926">
                        <c:v>300</c:v>
                      </c:pt>
                      <c:pt idx="1927">
                        <c:v>300</c:v>
                      </c:pt>
                      <c:pt idx="1928">
                        <c:v>300</c:v>
                      </c:pt>
                      <c:pt idx="1929">
                        <c:v>300</c:v>
                      </c:pt>
                      <c:pt idx="1930">
                        <c:v>300</c:v>
                      </c:pt>
                      <c:pt idx="1931">
                        <c:v>300</c:v>
                      </c:pt>
                      <c:pt idx="1932">
                        <c:v>300</c:v>
                      </c:pt>
                      <c:pt idx="1933">
                        <c:v>300</c:v>
                      </c:pt>
                      <c:pt idx="1934">
                        <c:v>300</c:v>
                      </c:pt>
                      <c:pt idx="1935">
                        <c:v>300</c:v>
                      </c:pt>
                      <c:pt idx="1936">
                        <c:v>300</c:v>
                      </c:pt>
                      <c:pt idx="1937">
                        <c:v>300</c:v>
                      </c:pt>
                      <c:pt idx="1938">
                        <c:v>300</c:v>
                      </c:pt>
                      <c:pt idx="1939">
                        <c:v>300</c:v>
                      </c:pt>
                      <c:pt idx="1940">
                        <c:v>300</c:v>
                      </c:pt>
                      <c:pt idx="1941">
                        <c:v>300</c:v>
                      </c:pt>
                      <c:pt idx="1942">
                        <c:v>300</c:v>
                      </c:pt>
                      <c:pt idx="1943">
                        <c:v>300</c:v>
                      </c:pt>
                      <c:pt idx="1944">
                        <c:v>300</c:v>
                      </c:pt>
                      <c:pt idx="1945">
                        <c:v>300</c:v>
                      </c:pt>
                      <c:pt idx="1946">
                        <c:v>300</c:v>
                      </c:pt>
                      <c:pt idx="1947">
                        <c:v>300</c:v>
                      </c:pt>
                      <c:pt idx="1948">
                        <c:v>300</c:v>
                      </c:pt>
                      <c:pt idx="1949">
                        <c:v>300</c:v>
                      </c:pt>
                      <c:pt idx="1950">
                        <c:v>300</c:v>
                      </c:pt>
                      <c:pt idx="1951">
                        <c:v>300</c:v>
                      </c:pt>
                      <c:pt idx="1952">
                        <c:v>300</c:v>
                      </c:pt>
                      <c:pt idx="1953">
                        <c:v>300</c:v>
                      </c:pt>
                      <c:pt idx="1954">
                        <c:v>300</c:v>
                      </c:pt>
                      <c:pt idx="1955">
                        <c:v>300</c:v>
                      </c:pt>
                      <c:pt idx="1956">
                        <c:v>300</c:v>
                      </c:pt>
                      <c:pt idx="1957">
                        <c:v>300</c:v>
                      </c:pt>
                      <c:pt idx="1958">
                        <c:v>300</c:v>
                      </c:pt>
                      <c:pt idx="1959">
                        <c:v>300</c:v>
                      </c:pt>
                      <c:pt idx="1960">
                        <c:v>300</c:v>
                      </c:pt>
                      <c:pt idx="1961">
                        <c:v>300</c:v>
                      </c:pt>
                      <c:pt idx="1962">
                        <c:v>300</c:v>
                      </c:pt>
                      <c:pt idx="1963">
                        <c:v>300</c:v>
                      </c:pt>
                      <c:pt idx="1964">
                        <c:v>300</c:v>
                      </c:pt>
                      <c:pt idx="1965">
                        <c:v>300</c:v>
                      </c:pt>
                      <c:pt idx="1966">
                        <c:v>300</c:v>
                      </c:pt>
                      <c:pt idx="1967">
                        <c:v>300</c:v>
                      </c:pt>
                      <c:pt idx="1968">
                        <c:v>300</c:v>
                      </c:pt>
                      <c:pt idx="1969">
                        <c:v>300</c:v>
                      </c:pt>
                      <c:pt idx="1970">
                        <c:v>300</c:v>
                      </c:pt>
                      <c:pt idx="1971">
                        <c:v>300</c:v>
                      </c:pt>
                      <c:pt idx="1972">
                        <c:v>300</c:v>
                      </c:pt>
                      <c:pt idx="1973">
                        <c:v>300</c:v>
                      </c:pt>
                      <c:pt idx="1974">
                        <c:v>300</c:v>
                      </c:pt>
                      <c:pt idx="1975">
                        <c:v>300</c:v>
                      </c:pt>
                      <c:pt idx="1976">
                        <c:v>300</c:v>
                      </c:pt>
                      <c:pt idx="1977">
                        <c:v>300</c:v>
                      </c:pt>
                      <c:pt idx="1978">
                        <c:v>300</c:v>
                      </c:pt>
                      <c:pt idx="1979">
                        <c:v>300</c:v>
                      </c:pt>
                      <c:pt idx="1980">
                        <c:v>300</c:v>
                      </c:pt>
                      <c:pt idx="1981">
                        <c:v>300</c:v>
                      </c:pt>
                      <c:pt idx="1982">
                        <c:v>300</c:v>
                      </c:pt>
                      <c:pt idx="1983">
                        <c:v>300</c:v>
                      </c:pt>
                      <c:pt idx="1984">
                        <c:v>300</c:v>
                      </c:pt>
                      <c:pt idx="1985">
                        <c:v>300</c:v>
                      </c:pt>
                      <c:pt idx="1986">
                        <c:v>300</c:v>
                      </c:pt>
                      <c:pt idx="1987">
                        <c:v>300</c:v>
                      </c:pt>
                      <c:pt idx="1988">
                        <c:v>300</c:v>
                      </c:pt>
                      <c:pt idx="1989">
                        <c:v>300</c:v>
                      </c:pt>
                      <c:pt idx="1990">
                        <c:v>300</c:v>
                      </c:pt>
                      <c:pt idx="1991">
                        <c:v>300</c:v>
                      </c:pt>
                      <c:pt idx="1992">
                        <c:v>300</c:v>
                      </c:pt>
                      <c:pt idx="1993">
                        <c:v>300</c:v>
                      </c:pt>
                      <c:pt idx="1994">
                        <c:v>300</c:v>
                      </c:pt>
                      <c:pt idx="1995">
                        <c:v>300</c:v>
                      </c:pt>
                      <c:pt idx="1996">
                        <c:v>300</c:v>
                      </c:pt>
                      <c:pt idx="1997">
                        <c:v>300</c:v>
                      </c:pt>
                      <c:pt idx="1998">
                        <c:v>300</c:v>
                      </c:pt>
                      <c:pt idx="1999">
                        <c:v>300</c:v>
                      </c:pt>
                      <c:pt idx="2000">
                        <c:v>300</c:v>
                      </c:pt>
                      <c:pt idx="2001">
                        <c:v>300</c:v>
                      </c:pt>
                      <c:pt idx="2002">
                        <c:v>300</c:v>
                      </c:pt>
                      <c:pt idx="2003">
                        <c:v>300</c:v>
                      </c:pt>
                      <c:pt idx="2004">
                        <c:v>300</c:v>
                      </c:pt>
                      <c:pt idx="2005">
                        <c:v>300</c:v>
                      </c:pt>
                      <c:pt idx="2006">
                        <c:v>300</c:v>
                      </c:pt>
                      <c:pt idx="2007">
                        <c:v>300</c:v>
                      </c:pt>
                      <c:pt idx="2008">
                        <c:v>300</c:v>
                      </c:pt>
                      <c:pt idx="2009">
                        <c:v>300</c:v>
                      </c:pt>
                      <c:pt idx="2010">
                        <c:v>300</c:v>
                      </c:pt>
                      <c:pt idx="2011">
                        <c:v>300</c:v>
                      </c:pt>
                      <c:pt idx="2012">
                        <c:v>300</c:v>
                      </c:pt>
                      <c:pt idx="2013">
                        <c:v>300</c:v>
                      </c:pt>
                      <c:pt idx="2014">
                        <c:v>300</c:v>
                      </c:pt>
                      <c:pt idx="2015">
                        <c:v>300</c:v>
                      </c:pt>
                      <c:pt idx="2016">
                        <c:v>300</c:v>
                      </c:pt>
                      <c:pt idx="2017">
                        <c:v>300</c:v>
                      </c:pt>
                      <c:pt idx="2018">
                        <c:v>300</c:v>
                      </c:pt>
                      <c:pt idx="2019">
                        <c:v>300</c:v>
                      </c:pt>
                      <c:pt idx="2020">
                        <c:v>300</c:v>
                      </c:pt>
                      <c:pt idx="2021">
                        <c:v>300</c:v>
                      </c:pt>
                      <c:pt idx="2022">
                        <c:v>300</c:v>
                      </c:pt>
                      <c:pt idx="2023">
                        <c:v>300</c:v>
                      </c:pt>
                      <c:pt idx="2024">
                        <c:v>300</c:v>
                      </c:pt>
                      <c:pt idx="2025">
                        <c:v>300</c:v>
                      </c:pt>
                      <c:pt idx="2026">
                        <c:v>300</c:v>
                      </c:pt>
                      <c:pt idx="2027">
                        <c:v>300</c:v>
                      </c:pt>
                      <c:pt idx="2028">
                        <c:v>300</c:v>
                      </c:pt>
                      <c:pt idx="2029">
                        <c:v>300</c:v>
                      </c:pt>
                      <c:pt idx="2030">
                        <c:v>300</c:v>
                      </c:pt>
                      <c:pt idx="2031">
                        <c:v>300</c:v>
                      </c:pt>
                      <c:pt idx="2032">
                        <c:v>300</c:v>
                      </c:pt>
                      <c:pt idx="2033">
                        <c:v>300</c:v>
                      </c:pt>
                      <c:pt idx="2034">
                        <c:v>300</c:v>
                      </c:pt>
                      <c:pt idx="2035">
                        <c:v>300</c:v>
                      </c:pt>
                      <c:pt idx="2036">
                        <c:v>300</c:v>
                      </c:pt>
                      <c:pt idx="2037">
                        <c:v>300</c:v>
                      </c:pt>
                      <c:pt idx="2038">
                        <c:v>300</c:v>
                      </c:pt>
                      <c:pt idx="2039">
                        <c:v>300</c:v>
                      </c:pt>
                      <c:pt idx="2040">
                        <c:v>300</c:v>
                      </c:pt>
                      <c:pt idx="2041">
                        <c:v>300</c:v>
                      </c:pt>
                      <c:pt idx="2042">
                        <c:v>300</c:v>
                      </c:pt>
                      <c:pt idx="2043">
                        <c:v>300</c:v>
                      </c:pt>
                      <c:pt idx="2044">
                        <c:v>300</c:v>
                      </c:pt>
                      <c:pt idx="2045">
                        <c:v>300</c:v>
                      </c:pt>
                      <c:pt idx="2046">
                        <c:v>300</c:v>
                      </c:pt>
                      <c:pt idx="2047">
                        <c:v>300</c:v>
                      </c:pt>
                      <c:pt idx="2048">
                        <c:v>300</c:v>
                      </c:pt>
                      <c:pt idx="2049">
                        <c:v>300</c:v>
                      </c:pt>
                      <c:pt idx="2050">
                        <c:v>300</c:v>
                      </c:pt>
                      <c:pt idx="2051">
                        <c:v>300</c:v>
                      </c:pt>
                      <c:pt idx="2052">
                        <c:v>300</c:v>
                      </c:pt>
                      <c:pt idx="2053">
                        <c:v>300</c:v>
                      </c:pt>
                      <c:pt idx="2054">
                        <c:v>300</c:v>
                      </c:pt>
                      <c:pt idx="2055">
                        <c:v>300</c:v>
                      </c:pt>
                      <c:pt idx="2056">
                        <c:v>300</c:v>
                      </c:pt>
                      <c:pt idx="2057">
                        <c:v>300</c:v>
                      </c:pt>
                      <c:pt idx="2058">
                        <c:v>300</c:v>
                      </c:pt>
                      <c:pt idx="2059">
                        <c:v>300</c:v>
                      </c:pt>
                      <c:pt idx="2060">
                        <c:v>300</c:v>
                      </c:pt>
                      <c:pt idx="2061">
                        <c:v>300</c:v>
                      </c:pt>
                      <c:pt idx="2062">
                        <c:v>300</c:v>
                      </c:pt>
                      <c:pt idx="2063">
                        <c:v>300</c:v>
                      </c:pt>
                      <c:pt idx="2064">
                        <c:v>300</c:v>
                      </c:pt>
                      <c:pt idx="2065">
                        <c:v>300</c:v>
                      </c:pt>
                      <c:pt idx="2066">
                        <c:v>300</c:v>
                      </c:pt>
                      <c:pt idx="2067">
                        <c:v>300</c:v>
                      </c:pt>
                      <c:pt idx="2068">
                        <c:v>300</c:v>
                      </c:pt>
                      <c:pt idx="2069">
                        <c:v>300</c:v>
                      </c:pt>
                      <c:pt idx="2070">
                        <c:v>300</c:v>
                      </c:pt>
                      <c:pt idx="2071">
                        <c:v>300</c:v>
                      </c:pt>
                      <c:pt idx="2072">
                        <c:v>300</c:v>
                      </c:pt>
                      <c:pt idx="2073">
                        <c:v>300</c:v>
                      </c:pt>
                      <c:pt idx="2074">
                        <c:v>300</c:v>
                      </c:pt>
                      <c:pt idx="2075">
                        <c:v>300</c:v>
                      </c:pt>
                      <c:pt idx="2076">
                        <c:v>300</c:v>
                      </c:pt>
                      <c:pt idx="2077">
                        <c:v>300</c:v>
                      </c:pt>
                      <c:pt idx="2078">
                        <c:v>300</c:v>
                      </c:pt>
                      <c:pt idx="2079">
                        <c:v>300</c:v>
                      </c:pt>
                      <c:pt idx="2080">
                        <c:v>300</c:v>
                      </c:pt>
                      <c:pt idx="2081">
                        <c:v>300</c:v>
                      </c:pt>
                      <c:pt idx="2082">
                        <c:v>300</c:v>
                      </c:pt>
                      <c:pt idx="2083">
                        <c:v>300</c:v>
                      </c:pt>
                      <c:pt idx="2084">
                        <c:v>300</c:v>
                      </c:pt>
                      <c:pt idx="2085">
                        <c:v>300</c:v>
                      </c:pt>
                      <c:pt idx="2086">
                        <c:v>300</c:v>
                      </c:pt>
                      <c:pt idx="2087">
                        <c:v>300</c:v>
                      </c:pt>
                      <c:pt idx="2088">
                        <c:v>300</c:v>
                      </c:pt>
                      <c:pt idx="2089">
                        <c:v>300</c:v>
                      </c:pt>
                      <c:pt idx="2090">
                        <c:v>300</c:v>
                      </c:pt>
                      <c:pt idx="2091">
                        <c:v>300</c:v>
                      </c:pt>
                      <c:pt idx="2092">
                        <c:v>300</c:v>
                      </c:pt>
                      <c:pt idx="2093">
                        <c:v>300</c:v>
                      </c:pt>
                      <c:pt idx="2094">
                        <c:v>300</c:v>
                      </c:pt>
                      <c:pt idx="2095">
                        <c:v>300</c:v>
                      </c:pt>
                      <c:pt idx="2096">
                        <c:v>300</c:v>
                      </c:pt>
                      <c:pt idx="2097">
                        <c:v>300</c:v>
                      </c:pt>
                      <c:pt idx="2098">
                        <c:v>300</c:v>
                      </c:pt>
                      <c:pt idx="2099">
                        <c:v>300</c:v>
                      </c:pt>
                      <c:pt idx="2100">
                        <c:v>300</c:v>
                      </c:pt>
                      <c:pt idx="2101">
                        <c:v>300</c:v>
                      </c:pt>
                      <c:pt idx="2102">
                        <c:v>300</c:v>
                      </c:pt>
                      <c:pt idx="2103">
                        <c:v>300</c:v>
                      </c:pt>
                      <c:pt idx="2104">
                        <c:v>300</c:v>
                      </c:pt>
                      <c:pt idx="2105">
                        <c:v>300</c:v>
                      </c:pt>
                      <c:pt idx="2106">
                        <c:v>300</c:v>
                      </c:pt>
                      <c:pt idx="2107">
                        <c:v>300</c:v>
                      </c:pt>
                      <c:pt idx="2108">
                        <c:v>300</c:v>
                      </c:pt>
                      <c:pt idx="2109">
                        <c:v>300</c:v>
                      </c:pt>
                      <c:pt idx="2110">
                        <c:v>300</c:v>
                      </c:pt>
                      <c:pt idx="2111">
                        <c:v>300</c:v>
                      </c:pt>
                      <c:pt idx="2112">
                        <c:v>300</c:v>
                      </c:pt>
                      <c:pt idx="2113">
                        <c:v>300</c:v>
                      </c:pt>
                      <c:pt idx="2114">
                        <c:v>300</c:v>
                      </c:pt>
                      <c:pt idx="2115">
                        <c:v>300</c:v>
                      </c:pt>
                      <c:pt idx="2116">
                        <c:v>300</c:v>
                      </c:pt>
                      <c:pt idx="2117">
                        <c:v>300</c:v>
                      </c:pt>
                      <c:pt idx="2118">
                        <c:v>300</c:v>
                      </c:pt>
                      <c:pt idx="2119">
                        <c:v>300</c:v>
                      </c:pt>
                      <c:pt idx="2120">
                        <c:v>300</c:v>
                      </c:pt>
                      <c:pt idx="2121">
                        <c:v>300</c:v>
                      </c:pt>
                      <c:pt idx="2122">
                        <c:v>300</c:v>
                      </c:pt>
                      <c:pt idx="2123">
                        <c:v>300</c:v>
                      </c:pt>
                      <c:pt idx="2124">
                        <c:v>300</c:v>
                      </c:pt>
                      <c:pt idx="2125">
                        <c:v>300</c:v>
                      </c:pt>
                      <c:pt idx="2126">
                        <c:v>300</c:v>
                      </c:pt>
                      <c:pt idx="2127">
                        <c:v>300</c:v>
                      </c:pt>
                      <c:pt idx="2128">
                        <c:v>300</c:v>
                      </c:pt>
                      <c:pt idx="2129">
                        <c:v>300</c:v>
                      </c:pt>
                      <c:pt idx="2130">
                        <c:v>300</c:v>
                      </c:pt>
                      <c:pt idx="2131">
                        <c:v>300</c:v>
                      </c:pt>
                      <c:pt idx="2132">
                        <c:v>300</c:v>
                      </c:pt>
                      <c:pt idx="2133">
                        <c:v>300</c:v>
                      </c:pt>
                      <c:pt idx="2134">
                        <c:v>300</c:v>
                      </c:pt>
                      <c:pt idx="2135">
                        <c:v>300</c:v>
                      </c:pt>
                      <c:pt idx="2136">
                        <c:v>300</c:v>
                      </c:pt>
                      <c:pt idx="2137">
                        <c:v>300</c:v>
                      </c:pt>
                      <c:pt idx="2138">
                        <c:v>300</c:v>
                      </c:pt>
                      <c:pt idx="2139">
                        <c:v>300</c:v>
                      </c:pt>
                      <c:pt idx="2140">
                        <c:v>300</c:v>
                      </c:pt>
                      <c:pt idx="2141">
                        <c:v>300</c:v>
                      </c:pt>
                      <c:pt idx="2142">
                        <c:v>300</c:v>
                      </c:pt>
                      <c:pt idx="2143">
                        <c:v>300</c:v>
                      </c:pt>
                      <c:pt idx="2144">
                        <c:v>300</c:v>
                      </c:pt>
                      <c:pt idx="2145">
                        <c:v>300</c:v>
                      </c:pt>
                      <c:pt idx="2146">
                        <c:v>300</c:v>
                      </c:pt>
                      <c:pt idx="2147">
                        <c:v>300</c:v>
                      </c:pt>
                      <c:pt idx="2148">
                        <c:v>300</c:v>
                      </c:pt>
                      <c:pt idx="2149">
                        <c:v>300</c:v>
                      </c:pt>
                      <c:pt idx="2150">
                        <c:v>300</c:v>
                      </c:pt>
                      <c:pt idx="2151">
                        <c:v>300</c:v>
                      </c:pt>
                      <c:pt idx="2152">
                        <c:v>300</c:v>
                      </c:pt>
                      <c:pt idx="2153">
                        <c:v>300</c:v>
                      </c:pt>
                      <c:pt idx="2154">
                        <c:v>300</c:v>
                      </c:pt>
                      <c:pt idx="2155">
                        <c:v>300</c:v>
                      </c:pt>
                      <c:pt idx="2156">
                        <c:v>300</c:v>
                      </c:pt>
                      <c:pt idx="2157">
                        <c:v>300</c:v>
                      </c:pt>
                      <c:pt idx="2158">
                        <c:v>300</c:v>
                      </c:pt>
                      <c:pt idx="2159">
                        <c:v>300</c:v>
                      </c:pt>
                      <c:pt idx="2160">
                        <c:v>300</c:v>
                      </c:pt>
                      <c:pt idx="2161">
                        <c:v>300</c:v>
                      </c:pt>
                      <c:pt idx="2162">
                        <c:v>300</c:v>
                      </c:pt>
                      <c:pt idx="2163">
                        <c:v>300</c:v>
                      </c:pt>
                      <c:pt idx="2164">
                        <c:v>300</c:v>
                      </c:pt>
                      <c:pt idx="2165">
                        <c:v>300</c:v>
                      </c:pt>
                      <c:pt idx="2166">
                        <c:v>300</c:v>
                      </c:pt>
                      <c:pt idx="2167">
                        <c:v>300</c:v>
                      </c:pt>
                      <c:pt idx="2168">
                        <c:v>300</c:v>
                      </c:pt>
                      <c:pt idx="2169">
                        <c:v>300</c:v>
                      </c:pt>
                      <c:pt idx="2170">
                        <c:v>300</c:v>
                      </c:pt>
                      <c:pt idx="2171">
                        <c:v>300</c:v>
                      </c:pt>
                      <c:pt idx="2172">
                        <c:v>300</c:v>
                      </c:pt>
                      <c:pt idx="2173">
                        <c:v>300</c:v>
                      </c:pt>
                      <c:pt idx="2174">
                        <c:v>300</c:v>
                      </c:pt>
                      <c:pt idx="2175">
                        <c:v>300</c:v>
                      </c:pt>
                      <c:pt idx="2176">
                        <c:v>300</c:v>
                      </c:pt>
                      <c:pt idx="2177">
                        <c:v>300</c:v>
                      </c:pt>
                      <c:pt idx="2178">
                        <c:v>300</c:v>
                      </c:pt>
                      <c:pt idx="2179">
                        <c:v>300</c:v>
                      </c:pt>
                      <c:pt idx="2180">
                        <c:v>300</c:v>
                      </c:pt>
                      <c:pt idx="2181">
                        <c:v>300</c:v>
                      </c:pt>
                      <c:pt idx="2182">
                        <c:v>300</c:v>
                      </c:pt>
                      <c:pt idx="2183">
                        <c:v>300</c:v>
                      </c:pt>
                      <c:pt idx="2184">
                        <c:v>300</c:v>
                      </c:pt>
                      <c:pt idx="2185">
                        <c:v>300</c:v>
                      </c:pt>
                      <c:pt idx="2186">
                        <c:v>300</c:v>
                      </c:pt>
                      <c:pt idx="2187">
                        <c:v>300</c:v>
                      </c:pt>
                      <c:pt idx="2188">
                        <c:v>300</c:v>
                      </c:pt>
                      <c:pt idx="2189">
                        <c:v>300</c:v>
                      </c:pt>
                      <c:pt idx="2190">
                        <c:v>300</c:v>
                      </c:pt>
                      <c:pt idx="2191">
                        <c:v>300</c:v>
                      </c:pt>
                      <c:pt idx="2192">
                        <c:v>300</c:v>
                      </c:pt>
                      <c:pt idx="2193">
                        <c:v>300</c:v>
                      </c:pt>
                      <c:pt idx="2194">
                        <c:v>300</c:v>
                      </c:pt>
                      <c:pt idx="2195">
                        <c:v>300</c:v>
                      </c:pt>
                      <c:pt idx="2196">
                        <c:v>300</c:v>
                      </c:pt>
                      <c:pt idx="2197">
                        <c:v>300</c:v>
                      </c:pt>
                      <c:pt idx="2198">
                        <c:v>300</c:v>
                      </c:pt>
                      <c:pt idx="2199">
                        <c:v>300</c:v>
                      </c:pt>
                      <c:pt idx="2200">
                        <c:v>300</c:v>
                      </c:pt>
                      <c:pt idx="2201">
                        <c:v>300</c:v>
                      </c:pt>
                      <c:pt idx="2202">
                        <c:v>300</c:v>
                      </c:pt>
                      <c:pt idx="2203">
                        <c:v>300</c:v>
                      </c:pt>
                      <c:pt idx="2204">
                        <c:v>300</c:v>
                      </c:pt>
                      <c:pt idx="2205">
                        <c:v>300</c:v>
                      </c:pt>
                      <c:pt idx="2206">
                        <c:v>300</c:v>
                      </c:pt>
                      <c:pt idx="2207">
                        <c:v>300</c:v>
                      </c:pt>
                      <c:pt idx="2208">
                        <c:v>300</c:v>
                      </c:pt>
                      <c:pt idx="2209">
                        <c:v>300</c:v>
                      </c:pt>
                      <c:pt idx="2210">
                        <c:v>300</c:v>
                      </c:pt>
                      <c:pt idx="2211">
                        <c:v>300</c:v>
                      </c:pt>
                      <c:pt idx="2212">
                        <c:v>300</c:v>
                      </c:pt>
                      <c:pt idx="2213">
                        <c:v>300</c:v>
                      </c:pt>
                      <c:pt idx="2214">
                        <c:v>300</c:v>
                      </c:pt>
                      <c:pt idx="2215">
                        <c:v>300</c:v>
                      </c:pt>
                      <c:pt idx="2216">
                        <c:v>300</c:v>
                      </c:pt>
                      <c:pt idx="2217">
                        <c:v>300</c:v>
                      </c:pt>
                      <c:pt idx="2218">
                        <c:v>300</c:v>
                      </c:pt>
                      <c:pt idx="2219">
                        <c:v>300</c:v>
                      </c:pt>
                      <c:pt idx="2220">
                        <c:v>300</c:v>
                      </c:pt>
                      <c:pt idx="2221">
                        <c:v>300</c:v>
                      </c:pt>
                      <c:pt idx="2222">
                        <c:v>300</c:v>
                      </c:pt>
                      <c:pt idx="2223">
                        <c:v>300</c:v>
                      </c:pt>
                      <c:pt idx="2224">
                        <c:v>300</c:v>
                      </c:pt>
                      <c:pt idx="2225">
                        <c:v>300</c:v>
                      </c:pt>
                      <c:pt idx="2226">
                        <c:v>300</c:v>
                      </c:pt>
                      <c:pt idx="2227">
                        <c:v>300</c:v>
                      </c:pt>
                      <c:pt idx="2228">
                        <c:v>300</c:v>
                      </c:pt>
                      <c:pt idx="2229">
                        <c:v>300</c:v>
                      </c:pt>
                      <c:pt idx="2230">
                        <c:v>300</c:v>
                      </c:pt>
                      <c:pt idx="2231">
                        <c:v>300</c:v>
                      </c:pt>
                      <c:pt idx="2232">
                        <c:v>300</c:v>
                      </c:pt>
                      <c:pt idx="2233">
                        <c:v>300</c:v>
                      </c:pt>
                      <c:pt idx="2234">
                        <c:v>300</c:v>
                      </c:pt>
                      <c:pt idx="2235">
                        <c:v>300</c:v>
                      </c:pt>
                      <c:pt idx="2236">
                        <c:v>300</c:v>
                      </c:pt>
                      <c:pt idx="2237">
                        <c:v>300</c:v>
                      </c:pt>
                      <c:pt idx="2238">
                        <c:v>300</c:v>
                      </c:pt>
                      <c:pt idx="2239">
                        <c:v>300</c:v>
                      </c:pt>
                      <c:pt idx="2240">
                        <c:v>300</c:v>
                      </c:pt>
                      <c:pt idx="2241">
                        <c:v>300</c:v>
                      </c:pt>
                      <c:pt idx="2242">
                        <c:v>300</c:v>
                      </c:pt>
                      <c:pt idx="2243">
                        <c:v>300</c:v>
                      </c:pt>
                      <c:pt idx="2244">
                        <c:v>300</c:v>
                      </c:pt>
                      <c:pt idx="2245">
                        <c:v>300</c:v>
                      </c:pt>
                      <c:pt idx="2246">
                        <c:v>300</c:v>
                      </c:pt>
                      <c:pt idx="2247">
                        <c:v>300</c:v>
                      </c:pt>
                      <c:pt idx="2248">
                        <c:v>300</c:v>
                      </c:pt>
                      <c:pt idx="2249">
                        <c:v>300</c:v>
                      </c:pt>
                      <c:pt idx="2250">
                        <c:v>300</c:v>
                      </c:pt>
                      <c:pt idx="2251">
                        <c:v>300</c:v>
                      </c:pt>
                      <c:pt idx="2252">
                        <c:v>300</c:v>
                      </c:pt>
                      <c:pt idx="2253">
                        <c:v>300</c:v>
                      </c:pt>
                      <c:pt idx="2254">
                        <c:v>300</c:v>
                      </c:pt>
                      <c:pt idx="2255">
                        <c:v>300</c:v>
                      </c:pt>
                      <c:pt idx="2256">
                        <c:v>300</c:v>
                      </c:pt>
                      <c:pt idx="2257">
                        <c:v>300</c:v>
                      </c:pt>
                      <c:pt idx="2258">
                        <c:v>300</c:v>
                      </c:pt>
                      <c:pt idx="2259">
                        <c:v>300</c:v>
                      </c:pt>
                      <c:pt idx="2260">
                        <c:v>300</c:v>
                      </c:pt>
                      <c:pt idx="2261">
                        <c:v>300</c:v>
                      </c:pt>
                      <c:pt idx="2262">
                        <c:v>300</c:v>
                      </c:pt>
                      <c:pt idx="2263">
                        <c:v>300</c:v>
                      </c:pt>
                      <c:pt idx="2264">
                        <c:v>300</c:v>
                      </c:pt>
                      <c:pt idx="2265">
                        <c:v>300</c:v>
                      </c:pt>
                      <c:pt idx="2266">
                        <c:v>300</c:v>
                      </c:pt>
                      <c:pt idx="2267">
                        <c:v>300</c:v>
                      </c:pt>
                      <c:pt idx="2268">
                        <c:v>300</c:v>
                      </c:pt>
                      <c:pt idx="2269">
                        <c:v>300</c:v>
                      </c:pt>
                      <c:pt idx="2270">
                        <c:v>300</c:v>
                      </c:pt>
                      <c:pt idx="2271">
                        <c:v>300</c:v>
                      </c:pt>
                      <c:pt idx="2272">
                        <c:v>300</c:v>
                      </c:pt>
                      <c:pt idx="2273">
                        <c:v>300</c:v>
                      </c:pt>
                      <c:pt idx="2274">
                        <c:v>300</c:v>
                      </c:pt>
                      <c:pt idx="2275">
                        <c:v>300</c:v>
                      </c:pt>
                      <c:pt idx="2276">
                        <c:v>300</c:v>
                      </c:pt>
                      <c:pt idx="2277">
                        <c:v>300</c:v>
                      </c:pt>
                      <c:pt idx="2278">
                        <c:v>300</c:v>
                      </c:pt>
                      <c:pt idx="2279">
                        <c:v>300</c:v>
                      </c:pt>
                      <c:pt idx="2280">
                        <c:v>300</c:v>
                      </c:pt>
                      <c:pt idx="2281">
                        <c:v>300</c:v>
                      </c:pt>
                      <c:pt idx="2282">
                        <c:v>300</c:v>
                      </c:pt>
                      <c:pt idx="2283">
                        <c:v>300</c:v>
                      </c:pt>
                      <c:pt idx="2284">
                        <c:v>300</c:v>
                      </c:pt>
                      <c:pt idx="2285">
                        <c:v>300</c:v>
                      </c:pt>
                      <c:pt idx="2286">
                        <c:v>300</c:v>
                      </c:pt>
                      <c:pt idx="2287">
                        <c:v>300</c:v>
                      </c:pt>
                      <c:pt idx="2288">
                        <c:v>300</c:v>
                      </c:pt>
                      <c:pt idx="2289">
                        <c:v>300</c:v>
                      </c:pt>
                      <c:pt idx="2290">
                        <c:v>300</c:v>
                      </c:pt>
                      <c:pt idx="2291">
                        <c:v>300</c:v>
                      </c:pt>
                      <c:pt idx="2292">
                        <c:v>300</c:v>
                      </c:pt>
                      <c:pt idx="2293">
                        <c:v>300</c:v>
                      </c:pt>
                      <c:pt idx="2294">
                        <c:v>300</c:v>
                      </c:pt>
                      <c:pt idx="2295">
                        <c:v>300</c:v>
                      </c:pt>
                      <c:pt idx="2296">
                        <c:v>300</c:v>
                      </c:pt>
                      <c:pt idx="2297">
                        <c:v>300</c:v>
                      </c:pt>
                      <c:pt idx="2298">
                        <c:v>300</c:v>
                      </c:pt>
                      <c:pt idx="2299">
                        <c:v>300</c:v>
                      </c:pt>
                      <c:pt idx="2300">
                        <c:v>300</c:v>
                      </c:pt>
                      <c:pt idx="2301">
                        <c:v>300</c:v>
                      </c:pt>
                      <c:pt idx="2302">
                        <c:v>300</c:v>
                      </c:pt>
                      <c:pt idx="2303">
                        <c:v>300</c:v>
                      </c:pt>
                      <c:pt idx="2304">
                        <c:v>300</c:v>
                      </c:pt>
                      <c:pt idx="2305">
                        <c:v>300</c:v>
                      </c:pt>
                      <c:pt idx="2306">
                        <c:v>300</c:v>
                      </c:pt>
                      <c:pt idx="2307">
                        <c:v>300</c:v>
                      </c:pt>
                      <c:pt idx="2308">
                        <c:v>300</c:v>
                      </c:pt>
                      <c:pt idx="2309">
                        <c:v>300</c:v>
                      </c:pt>
                      <c:pt idx="2310">
                        <c:v>300</c:v>
                      </c:pt>
                      <c:pt idx="2311">
                        <c:v>300</c:v>
                      </c:pt>
                      <c:pt idx="2312">
                        <c:v>300</c:v>
                      </c:pt>
                      <c:pt idx="2313">
                        <c:v>300</c:v>
                      </c:pt>
                      <c:pt idx="2314">
                        <c:v>300</c:v>
                      </c:pt>
                      <c:pt idx="2315">
                        <c:v>300</c:v>
                      </c:pt>
                      <c:pt idx="2316">
                        <c:v>300</c:v>
                      </c:pt>
                      <c:pt idx="2317">
                        <c:v>300</c:v>
                      </c:pt>
                      <c:pt idx="2318">
                        <c:v>300</c:v>
                      </c:pt>
                      <c:pt idx="2319">
                        <c:v>300</c:v>
                      </c:pt>
                      <c:pt idx="2320">
                        <c:v>300</c:v>
                      </c:pt>
                      <c:pt idx="2321">
                        <c:v>300</c:v>
                      </c:pt>
                      <c:pt idx="2322">
                        <c:v>300</c:v>
                      </c:pt>
                      <c:pt idx="2323">
                        <c:v>300</c:v>
                      </c:pt>
                      <c:pt idx="2324">
                        <c:v>300</c:v>
                      </c:pt>
                      <c:pt idx="2325">
                        <c:v>300</c:v>
                      </c:pt>
                      <c:pt idx="2326">
                        <c:v>300</c:v>
                      </c:pt>
                      <c:pt idx="2327">
                        <c:v>300</c:v>
                      </c:pt>
                      <c:pt idx="2328">
                        <c:v>300</c:v>
                      </c:pt>
                      <c:pt idx="2329">
                        <c:v>300</c:v>
                      </c:pt>
                      <c:pt idx="2330">
                        <c:v>300</c:v>
                      </c:pt>
                      <c:pt idx="2331">
                        <c:v>300</c:v>
                      </c:pt>
                      <c:pt idx="2332">
                        <c:v>300</c:v>
                      </c:pt>
                      <c:pt idx="2333">
                        <c:v>300</c:v>
                      </c:pt>
                      <c:pt idx="2334">
                        <c:v>300</c:v>
                      </c:pt>
                      <c:pt idx="2335">
                        <c:v>300</c:v>
                      </c:pt>
                      <c:pt idx="2336">
                        <c:v>300</c:v>
                      </c:pt>
                      <c:pt idx="2337">
                        <c:v>300</c:v>
                      </c:pt>
                      <c:pt idx="2338">
                        <c:v>300</c:v>
                      </c:pt>
                      <c:pt idx="2339">
                        <c:v>300</c:v>
                      </c:pt>
                      <c:pt idx="2340">
                        <c:v>300</c:v>
                      </c:pt>
                      <c:pt idx="2341">
                        <c:v>300</c:v>
                      </c:pt>
                      <c:pt idx="2342">
                        <c:v>300</c:v>
                      </c:pt>
                      <c:pt idx="2343">
                        <c:v>300</c:v>
                      </c:pt>
                      <c:pt idx="2344">
                        <c:v>300</c:v>
                      </c:pt>
                      <c:pt idx="2345">
                        <c:v>300</c:v>
                      </c:pt>
                      <c:pt idx="2346">
                        <c:v>300</c:v>
                      </c:pt>
                      <c:pt idx="2347">
                        <c:v>300</c:v>
                      </c:pt>
                      <c:pt idx="2348">
                        <c:v>300</c:v>
                      </c:pt>
                      <c:pt idx="2349">
                        <c:v>300</c:v>
                      </c:pt>
                      <c:pt idx="2350">
                        <c:v>300</c:v>
                      </c:pt>
                      <c:pt idx="2351">
                        <c:v>300</c:v>
                      </c:pt>
                      <c:pt idx="2352">
                        <c:v>300</c:v>
                      </c:pt>
                      <c:pt idx="2353">
                        <c:v>300</c:v>
                      </c:pt>
                      <c:pt idx="2354">
                        <c:v>300</c:v>
                      </c:pt>
                      <c:pt idx="2355">
                        <c:v>300</c:v>
                      </c:pt>
                      <c:pt idx="2356">
                        <c:v>300</c:v>
                      </c:pt>
                      <c:pt idx="2357">
                        <c:v>300</c:v>
                      </c:pt>
                      <c:pt idx="2358">
                        <c:v>300</c:v>
                      </c:pt>
                      <c:pt idx="2359">
                        <c:v>300</c:v>
                      </c:pt>
                      <c:pt idx="2360">
                        <c:v>300</c:v>
                      </c:pt>
                      <c:pt idx="2361">
                        <c:v>300</c:v>
                      </c:pt>
                      <c:pt idx="2362">
                        <c:v>300</c:v>
                      </c:pt>
                      <c:pt idx="2363">
                        <c:v>300</c:v>
                      </c:pt>
                      <c:pt idx="2364">
                        <c:v>300</c:v>
                      </c:pt>
                      <c:pt idx="2365">
                        <c:v>300</c:v>
                      </c:pt>
                      <c:pt idx="2366">
                        <c:v>300</c:v>
                      </c:pt>
                      <c:pt idx="2367">
                        <c:v>300</c:v>
                      </c:pt>
                      <c:pt idx="2368">
                        <c:v>300</c:v>
                      </c:pt>
                      <c:pt idx="2369">
                        <c:v>300</c:v>
                      </c:pt>
                      <c:pt idx="2370">
                        <c:v>300</c:v>
                      </c:pt>
                      <c:pt idx="2371">
                        <c:v>300</c:v>
                      </c:pt>
                      <c:pt idx="2372">
                        <c:v>300</c:v>
                      </c:pt>
                      <c:pt idx="2373">
                        <c:v>300</c:v>
                      </c:pt>
                      <c:pt idx="2374">
                        <c:v>300</c:v>
                      </c:pt>
                      <c:pt idx="2375">
                        <c:v>300</c:v>
                      </c:pt>
                      <c:pt idx="2376">
                        <c:v>300</c:v>
                      </c:pt>
                      <c:pt idx="2377">
                        <c:v>300</c:v>
                      </c:pt>
                      <c:pt idx="2378">
                        <c:v>300</c:v>
                      </c:pt>
                      <c:pt idx="2379">
                        <c:v>300</c:v>
                      </c:pt>
                      <c:pt idx="2380">
                        <c:v>300</c:v>
                      </c:pt>
                      <c:pt idx="2381">
                        <c:v>300</c:v>
                      </c:pt>
                      <c:pt idx="2382">
                        <c:v>300</c:v>
                      </c:pt>
                      <c:pt idx="2383">
                        <c:v>300</c:v>
                      </c:pt>
                      <c:pt idx="2384">
                        <c:v>300</c:v>
                      </c:pt>
                      <c:pt idx="2385">
                        <c:v>300</c:v>
                      </c:pt>
                      <c:pt idx="2386">
                        <c:v>300</c:v>
                      </c:pt>
                      <c:pt idx="2387">
                        <c:v>300</c:v>
                      </c:pt>
                      <c:pt idx="2388">
                        <c:v>300</c:v>
                      </c:pt>
                      <c:pt idx="2389">
                        <c:v>300</c:v>
                      </c:pt>
                      <c:pt idx="2390">
                        <c:v>300</c:v>
                      </c:pt>
                      <c:pt idx="2391">
                        <c:v>300</c:v>
                      </c:pt>
                      <c:pt idx="2392">
                        <c:v>300</c:v>
                      </c:pt>
                      <c:pt idx="2393">
                        <c:v>300</c:v>
                      </c:pt>
                      <c:pt idx="2394">
                        <c:v>300</c:v>
                      </c:pt>
                      <c:pt idx="2395">
                        <c:v>300</c:v>
                      </c:pt>
                      <c:pt idx="2396">
                        <c:v>300</c:v>
                      </c:pt>
                      <c:pt idx="2397">
                        <c:v>300</c:v>
                      </c:pt>
                      <c:pt idx="2398">
                        <c:v>300</c:v>
                      </c:pt>
                      <c:pt idx="2399">
                        <c:v>300</c:v>
                      </c:pt>
                      <c:pt idx="2400">
                        <c:v>300</c:v>
                      </c:pt>
                      <c:pt idx="2401">
                        <c:v>300</c:v>
                      </c:pt>
                      <c:pt idx="2402">
                        <c:v>300</c:v>
                      </c:pt>
                      <c:pt idx="2403">
                        <c:v>300</c:v>
                      </c:pt>
                      <c:pt idx="2404">
                        <c:v>300</c:v>
                      </c:pt>
                      <c:pt idx="2405">
                        <c:v>300</c:v>
                      </c:pt>
                      <c:pt idx="2406">
                        <c:v>300</c:v>
                      </c:pt>
                      <c:pt idx="2407">
                        <c:v>300</c:v>
                      </c:pt>
                      <c:pt idx="2408">
                        <c:v>300</c:v>
                      </c:pt>
                      <c:pt idx="2409">
                        <c:v>300</c:v>
                      </c:pt>
                      <c:pt idx="2410">
                        <c:v>300</c:v>
                      </c:pt>
                      <c:pt idx="2411">
                        <c:v>300</c:v>
                      </c:pt>
                      <c:pt idx="2412">
                        <c:v>300</c:v>
                      </c:pt>
                      <c:pt idx="2413">
                        <c:v>300</c:v>
                      </c:pt>
                      <c:pt idx="2414">
                        <c:v>300</c:v>
                      </c:pt>
                      <c:pt idx="2415">
                        <c:v>300</c:v>
                      </c:pt>
                      <c:pt idx="2416">
                        <c:v>300</c:v>
                      </c:pt>
                      <c:pt idx="2417">
                        <c:v>300</c:v>
                      </c:pt>
                      <c:pt idx="2418">
                        <c:v>300</c:v>
                      </c:pt>
                      <c:pt idx="2419">
                        <c:v>300</c:v>
                      </c:pt>
                      <c:pt idx="2420">
                        <c:v>300</c:v>
                      </c:pt>
                      <c:pt idx="2421">
                        <c:v>300</c:v>
                      </c:pt>
                      <c:pt idx="2422">
                        <c:v>300</c:v>
                      </c:pt>
                      <c:pt idx="2423">
                        <c:v>300</c:v>
                      </c:pt>
                      <c:pt idx="2424">
                        <c:v>300</c:v>
                      </c:pt>
                      <c:pt idx="2425">
                        <c:v>300</c:v>
                      </c:pt>
                      <c:pt idx="2426">
                        <c:v>300</c:v>
                      </c:pt>
                      <c:pt idx="2427">
                        <c:v>300</c:v>
                      </c:pt>
                      <c:pt idx="2428">
                        <c:v>300</c:v>
                      </c:pt>
                      <c:pt idx="2429">
                        <c:v>300</c:v>
                      </c:pt>
                      <c:pt idx="2430">
                        <c:v>300</c:v>
                      </c:pt>
                      <c:pt idx="2431">
                        <c:v>300</c:v>
                      </c:pt>
                      <c:pt idx="2432">
                        <c:v>300</c:v>
                      </c:pt>
                      <c:pt idx="2433">
                        <c:v>300</c:v>
                      </c:pt>
                      <c:pt idx="2434">
                        <c:v>300</c:v>
                      </c:pt>
                      <c:pt idx="2435">
                        <c:v>300</c:v>
                      </c:pt>
                      <c:pt idx="2436">
                        <c:v>300</c:v>
                      </c:pt>
                      <c:pt idx="2437">
                        <c:v>300</c:v>
                      </c:pt>
                      <c:pt idx="2438">
                        <c:v>300</c:v>
                      </c:pt>
                      <c:pt idx="2439">
                        <c:v>300</c:v>
                      </c:pt>
                      <c:pt idx="2440">
                        <c:v>300</c:v>
                      </c:pt>
                      <c:pt idx="2441">
                        <c:v>300</c:v>
                      </c:pt>
                      <c:pt idx="2442">
                        <c:v>300</c:v>
                      </c:pt>
                      <c:pt idx="2443">
                        <c:v>300</c:v>
                      </c:pt>
                      <c:pt idx="2444">
                        <c:v>300</c:v>
                      </c:pt>
                      <c:pt idx="2445">
                        <c:v>300</c:v>
                      </c:pt>
                      <c:pt idx="2446">
                        <c:v>300</c:v>
                      </c:pt>
                      <c:pt idx="2447">
                        <c:v>300</c:v>
                      </c:pt>
                      <c:pt idx="2448">
                        <c:v>300</c:v>
                      </c:pt>
                      <c:pt idx="2449">
                        <c:v>300</c:v>
                      </c:pt>
                      <c:pt idx="2450">
                        <c:v>300</c:v>
                      </c:pt>
                      <c:pt idx="2451">
                        <c:v>300</c:v>
                      </c:pt>
                      <c:pt idx="2452">
                        <c:v>300</c:v>
                      </c:pt>
                      <c:pt idx="2453">
                        <c:v>300</c:v>
                      </c:pt>
                      <c:pt idx="2454">
                        <c:v>300</c:v>
                      </c:pt>
                      <c:pt idx="2455">
                        <c:v>300</c:v>
                      </c:pt>
                      <c:pt idx="2456">
                        <c:v>300</c:v>
                      </c:pt>
                      <c:pt idx="2457">
                        <c:v>300</c:v>
                      </c:pt>
                      <c:pt idx="2458">
                        <c:v>300</c:v>
                      </c:pt>
                      <c:pt idx="2459">
                        <c:v>300</c:v>
                      </c:pt>
                      <c:pt idx="2460">
                        <c:v>300</c:v>
                      </c:pt>
                      <c:pt idx="2461">
                        <c:v>300</c:v>
                      </c:pt>
                      <c:pt idx="2462">
                        <c:v>300</c:v>
                      </c:pt>
                      <c:pt idx="2463">
                        <c:v>300</c:v>
                      </c:pt>
                      <c:pt idx="2464">
                        <c:v>300</c:v>
                      </c:pt>
                      <c:pt idx="2465">
                        <c:v>300</c:v>
                      </c:pt>
                      <c:pt idx="2466">
                        <c:v>300</c:v>
                      </c:pt>
                      <c:pt idx="2467">
                        <c:v>300</c:v>
                      </c:pt>
                      <c:pt idx="2468">
                        <c:v>300</c:v>
                      </c:pt>
                      <c:pt idx="2469">
                        <c:v>300</c:v>
                      </c:pt>
                      <c:pt idx="2470">
                        <c:v>300</c:v>
                      </c:pt>
                      <c:pt idx="2471">
                        <c:v>300</c:v>
                      </c:pt>
                      <c:pt idx="2472">
                        <c:v>300</c:v>
                      </c:pt>
                      <c:pt idx="2473">
                        <c:v>300</c:v>
                      </c:pt>
                      <c:pt idx="2474">
                        <c:v>300</c:v>
                      </c:pt>
                      <c:pt idx="2475">
                        <c:v>300</c:v>
                      </c:pt>
                      <c:pt idx="2476">
                        <c:v>300</c:v>
                      </c:pt>
                      <c:pt idx="2477">
                        <c:v>300</c:v>
                      </c:pt>
                      <c:pt idx="2478">
                        <c:v>300</c:v>
                      </c:pt>
                      <c:pt idx="2479">
                        <c:v>300</c:v>
                      </c:pt>
                      <c:pt idx="2480">
                        <c:v>300</c:v>
                      </c:pt>
                      <c:pt idx="2481">
                        <c:v>300</c:v>
                      </c:pt>
                      <c:pt idx="2482">
                        <c:v>300</c:v>
                      </c:pt>
                      <c:pt idx="2483">
                        <c:v>300</c:v>
                      </c:pt>
                      <c:pt idx="2484">
                        <c:v>300</c:v>
                      </c:pt>
                      <c:pt idx="2485">
                        <c:v>300</c:v>
                      </c:pt>
                      <c:pt idx="2486">
                        <c:v>300</c:v>
                      </c:pt>
                      <c:pt idx="2487">
                        <c:v>300</c:v>
                      </c:pt>
                      <c:pt idx="2488">
                        <c:v>300</c:v>
                      </c:pt>
                      <c:pt idx="2489">
                        <c:v>300</c:v>
                      </c:pt>
                      <c:pt idx="2490">
                        <c:v>300</c:v>
                      </c:pt>
                      <c:pt idx="2491">
                        <c:v>300</c:v>
                      </c:pt>
                      <c:pt idx="2492">
                        <c:v>300</c:v>
                      </c:pt>
                      <c:pt idx="2493">
                        <c:v>300</c:v>
                      </c:pt>
                      <c:pt idx="2494">
                        <c:v>300</c:v>
                      </c:pt>
                      <c:pt idx="2495">
                        <c:v>300</c:v>
                      </c:pt>
                      <c:pt idx="2496">
                        <c:v>300</c:v>
                      </c:pt>
                      <c:pt idx="2497">
                        <c:v>300</c:v>
                      </c:pt>
                      <c:pt idx="2498">
                        <c:v>300</c:v>
                      </c:pt>
                      <c:pt idx="2499">
                        <c:v>300</c:v>
                      </c:pt>
                      <c:pt idx="2500">
                        <c:v>300</c:v>
                      </c:pt>
                      <c:pt idx="2501">
                        <c:v>300</c:v>
                      </c:pt>
                      <c:pt idx="2502">
                        <c:v>300</c:v>
                      </c:pt>
                      <c:pt idx="2503">
                        <c:v>300</c:v>
                      </c:pt>
                      <c:pt idx="2504">
                        <c:v>300</c:v>
                      </c:pt>
                      <c:pt idx="2505">
                        <c:v>300</c:v>
                      </c:pt>
                      <c:pt idx="2506">
                        <c:v>300</c:v>
                      </c:pt>
                      <c:pt idx="2507">
                        <c:v>300</c:v>
                      </c:pt>
                      <c:pt idx="2508">
                        <c:v>300</c:v>
                      </c:pt>
                      <c:pt idx="2509">
                        <c:v>300</c:v>
                      </c:pt>
                      <c:pt idx="2510">
                        <c:v>300</c:v>
                      </c:pt>
                      <c:pt idx="2511">
                        <c:v>300</c:v>
                      </c:pt>
                      <c:pt idx="2512">
                        <c:v>300</c:v>
                      </c:pt>
                      <c:pt idx="2513">
                        <c:v>300</c:v>
                      </c:pt>
                      <c:pt idx="2514">
                        <c:v>300</c:v>
                      </c:pt>
                      <c:pt idx="2515">
                        <c:v>300</c:v>
                      </c:pt>
                      <c:pt idx="2516">
                        <c:v>300</c:v>
                      </c:pt>
                      <c:pt idx="2517">
                        <c:v>300</c:v>
                      </c:pt>
                      <c:pt idx="2518">
                        <c:v>300</c:v>
                      </c:pt>
                      <c:pt idx="2519">
                        <c:v>300</c:v>
                      </c:pt>
                      <c:pt idx="2520">
                        <c:v>300</c:v>
                      </c:pt>
                      <c:pt idx="2521">
                        <c:v>300</c:v>
                      </c:pt>
                      <c:pt idx="2522">
                        <c:v>300</c:v>
                      </c:pt>
                      <c:pt idx="2523">
                        <c:v>300</c:v>
                      </c:pt>
                      <c:pt idx="2524">
                        <c:v>300</c:v>
                      </c:pt>
                      <c:pt idx="2525">
                        <c:v>300</c:v>
                      </c:pt>
                      <c:pt idx="2526">
                        <c:v>300</c:v>
                      </c:pt>
                      <c:pt idx="2527">
                        <c:v>300</c:v>
                      </c:pt>
                      <c:pt idx="2528">
                        <c:v>300</c:v>
                      </c:pt>
                      <c:pt idx="2529">
                        <c:v>300</c:v>
                      </c:pt>
                      <c:pt idx="2530">
                        <c:v>300</c:v>
                      </c:pt>
                      <c:pt idx="2531">
                        <c:v>300</c:v>
                      </c:pt>
                      <c:pt idx="2532">
                        <c:v>300</c:v>
                      </c:pt>
                      <c:pt idx="2533">
                        <c:v>300</c:v>
                      </c:pt>
                      <c:pt idx="2534">
                        <c:v>300</c:v>
                      </c:pt>
                      <c:pt idx="2535">
                        <c:v>300</c:v>
                      </c:pt>
                      <c:pt idx="2536">
                        <c:v>300</c:v>
                      </c:pt>
                      <c:pt idx="2537">
                        <c:v>300</c:v>
                      </c:pt>
                      <c:pt idx="2538">
                        <c:v>300</c:v>
                      </c:pt>
                      <c:pt idx="2539">
                        <c:v>300</c:v>
                      </c:pt>
                      <c:pt idx="2540">
                        <c:v>300</c:v>
                      </c:pt>
                      <c:pt idx="2541">
                        <c:v>300</c:v>
                      </c:pt>
                      <c:pt idx="2542">
                        <c:v>300</c:v>
                      </c:pt>
                      <c:pt idx="2543">
                        <c:v>300</c:v>
                      </c:pt>
                      <c:pt idx="2544">
                        <c:v>300</c:v>
                      </c:pt>
                      <c:pt idx="2545">
                        <c:v>300</c:v>
                      </c:pt>
                      <c:pt idx="2546">
                        <c:v>300</c:v>
                      </c:pt>
                      <c:pt idx="2547">
                        <c:v>300</c:v>
                      </c:pt>
                      <c:pt idx="2548">
                        <c:v>300</c:v>
                      </c:pt>
                      <c:pt idx="2549">
                        <c:v>300</c:v>
                      </c:pt>
                      <c:pt idx="2550">
                        <c:v>300</c:v>
                      </c:pt>
                      <c:pt idx="2551">
                        <c:v>300</c:v>
                      </c:pt>
                      <c:pt idx="2552">
                        <c:v>300</c:v>
                      </c:pt>
                      <c:pt idx="2553">
                        <c:v>300</c:v>
                      </c:pt>
                      <c:pt idx="2554">
                        <c:v>300</c:v>
                      </c:pt>
                      <c:pt idx="2555">
                        <c:v>300</c:v>
                      </c:pt>
                      <c:pt idx="2556">
                        <c:v>300</c:v>
                      </c:pt>
                      <c:pt idx="2557">
                        <c:v>300</c:v>
                      </c:pt>
                      <c:pt idx="2558">
                        <c:v>300</c:v>
                      </c:pt>
                      <c:pt idx="2559">
                        <c:v>300</c:v>
                      </c:pt>
                      <c:pt idx="2560">
                        <c:v>300</c:v>
                      </c:pt>
                      <c:pt idx="2561">
                        <c:v>300</c:v>
                      </c:pt>
                      <c:pt idx="2562">
                        <c:v>300</c:v>
                      </c:pt>
                      <c:pt idx="2563">
                        <c:v>300</c:v>
                      </c:pt>
                      <c:pt idx="2564">
                        <c:v>300</c:v>
                      </c:pt>
                      <c:pt idx="2565">
                        <c:v>300</c:v>
                      </c:pt>
                      <c:pt idx="2566">
                        <c:v>300</c:v>
                      </c:pt>
                      <c:pt idx="2567">
                        <c:v>300</c:v>
                      </c:pt>
                      <c:pt idx="2568">
                        <c:v>300</c:v>
                      </c:pt>
                      <c:pt idx="2569">
                        <c:v>300</c:v>
                      </c:pt>
                      <c:pt idx="2570">
                        <c:v>300</c:v>
                      </c:pt>
                      <c:pt idx="2571">
                        <c:v>300</c:v>
                      </c:pt>
                      <c:pt idx="2572">
                        <c:v>300</c:v>
                      </c:pt>
                      <c:pt idx="2573">
                        <c:v>300</c:v>
                      </c:pt>
                      <c:pt idx="2574">
                        <c:v>300</c:v>
                      </c:pt>
                      <c:pt idx="2575">
                        <c:v>300</c:v>
                      </c:pt>
                      <c:pt idx="2576">
                        <c:v>300</c:v>
                      </c:pt>
                      <c:pt idx="2577">
                        <c:v>300</c:v>
                      </c:pt>
                      <c:pt idx="2578">
                        <c:v>300</c:v>
                      </c:pt>
                      <c:pt idx="2579">
                        <c:v>300</c:v>
                      </c:pt>
                      <c:pt idx="2580">
                        <c:v>300</c:v>
                      </c:pt>
                      <c:pt idx="2581">
                        <c:v>300</c:v>
                      </c:pt>
                      <c:pt idx="2582">
                        <c:v>300</c:v>
                      </c:pt>
                      <c:pt idx="2583">
                        <c:v>300</c:v>
                      </c:pt>
                      <c:pt idx="2584">
                        <c:v>300</c:v>
                      </c:pt>
                      <c:pt idx="2585">
                        <c:v>300</c:v>
                      </c:pt>
                      <c:pt idx="2586">
                        <c:v>300</c:v>
                      </c:pt>
                      <c:pt idx="2587">
                        <c:v>300</c:v>
                      </c:pt>
                      <c:pt idx="2588">
                        <c:v>300</c:v>
                      </c:pt>
                      <c:pt idx="2589">
                        <c:v>300</c:v>
                      </c:pt>
                      <c:pt idx="2590">
                        <c:v>300</c:v>
                      </c:pt>
                      <c:pt idx="2591">
                        <c:v>300</c:v>
                      </c:pt>
                      <c:pt idx="2592">
                        <c:v>300</c:v>
                      </c:pt>
                      <c:pt idx="2593">
                        <c:v>300</c:v>
                      </c:pt>
                      <c:pt idx="2594">
                        <c:v>300</c:v>
                      </c:pt>
                      <c:pt idx="2595">
                        <c:v>300</c:v>
                      </c:pt>
                      <c:pt idx="2596">
                        <c:v>300</c:v>
                      </c:pt>
                      <c:pt idx="2597">
                        <c:v>300</c:v>
                      </c:pt>
                      <c:pt idx="2598">
                        <c:v>300</c:v>
                      </c:pt>
                      <c:pt idx="2599">
                        <c:v>300</c:v>
                      </c:pt>
                      <c:pt idx="2600">
                        <c:v>300</c:v>
                      </c:pt>
                      <c:pt idx="2601">
                        <c:v>300</c:v>
                      </c:pt>
                      <c:pt idx="2602">
                        <c:v>300</c:v>
                      </c:pt>
                      <c:pt idx="2603">
                        <c:v>300</c:v>
                      </c:pt>
                      <c:pt idx="2604">
                        <c:v>300</c:v>
                      </c:pt>
                      <c:pt idx="2605">
                        <c:v>300</c:v>
                      </c:pt>
                      <c:pt idx="2606">
                        <c:v>300</c:v>
                      </c:pt>
                      <c:pt idx="2607">
                        <c:v>300</c:v>
                      </c:pt>
                      <c:pt idx="2608">
                        <c:v>300</c:v>
                      </c:pt>
                      <c:pt idx="2609">
                        <c:v>300</c:v>
                      </c:pt>
                      <c:pt idx="2610">
                        <c:v>300</c:v>
                      </c:pt>
                      <c:pt idx="2611">
                        <c:v>300</c:v>
                      </c:pt>
                      <c:pt idx="2612">
                        <c:v>300</c:v>
                      </c:pt>
                      <c:pt idx="2613">
                        <c:v>300</c:v>
                      </c:pt>
                      <c:pt idx="2614">
                        <c:v>300</c:v>
                      </c:pt>
                      <c:pt idx="2615">
                        <c:v>300</c:v>
                      </c:pt>
                      <c:pt idx="2616">
                        <c:v>300</c:v>
                      </c:pt>
                      <c:pt idx="2617">
                        <c:v>300</c:v>
                      </c:pt>
                      <c:pt idx="2618">
                        <c:v>300</c:v>
                      </c:pt>
                      <c:pt idx="2619">
                        <c:v>300</c:v>
                      </c:pt>
                      <c:pt idx="2620">
                        <c:v>300</c:v>
                      </c:pt>
                      <c:pt idx="2621">
                        <c:v>300</c:v>
                      </c:pt>
                      <c:pt idx="2622">
                        <c:v>300</c:v>
                      </c:pt>
                      <c:pt idx="2623">
                        <c:v>300</c:v>
                      </c:pt>
                      <c:pt idx="2624">
                        <c:v>300</c:v>
                      </c:pt>
                      <c:pt idx="2625">
                        <c:v>300</c:v>
                      </c:pt>
                      <c:pt idx="2626">
                        <c:v>300</c:v>
                      </c:pt>
                      <c:pt idx="2627">
                        <c:v>300</c:v>
                      </c:pt>
                      <c:pt idx="2628">
                        <c:v>300</c:v>
                      </c:pt>
                      <c:pt idx="2629">
                        <c:v>300</c:v>
                      </c:pt>
                      <c:pt idx="2630">
                        <c:v>300</c:v>
                      </c:pt>
                      <c:pt idx="2631">
                        <c:v>300</c:v>
                      </c:pt>
                      <c:pt idx="2632">
                        <c:v>300</c:v>
                      </c:pt>
                      <c:pt idx="2633">
                        <c:v>300</c:v>
                      </c:pt>
                      <c:pt idx="2634">
                        <c:v>300</c:v>
                      </c:pt>
                      <c:pt idx="2635">
                        <c:v>300</c:v>
                      </c:pt>
                      <c:pt idx="2636">
                        <c:v>300</c:v>
                      </c:pt>
                      <c:pt idx="2637">
                        <c:v>300</c:v>
                      </c:pt>
                      <c:pt idx="2638">
                        <c:v>300</c:v>
                      </c:pt>
                      <c:pt idx="2639">
                        <c:v>300</c:v>
                      </c:pt>
                      <c:pt idx="2640">
                        <c:v>300</c:v>
                      </c:pt>
                      <c:pt idx="2641">
                        <c:v>300</c:v>
                      </c:pt>
                      <c:pt idx="2642">
                        <c:v>300</c:v>
                      </c:pt>
                      <c:pt idx="2643">
                        <c:v>300</c:v>
                      </c:pt>
                      <c:pt idx="2644">
                        <c:v>300</c:v>
                      </c:pt>
                      <c:pt idx="2645">
                        <c:v>300</c:v>
                      </c:pt>
                      <c:pt idx="2646">
                        <c:v>300</c:v>
                      </c:pt>
                      <c:pt idx="2647">
                        <c:v>300</c:v>
                      </c:pt>
                      <c:pt idx="2648">
                        <c:v>300</c:v>
                      </c:pt>
                      <c:pt idx="2649">
                        <c:v>300</c:v>
                      </c:pt>
                      <c:pt idx="2650">
                        <c:v>300</c:v>
                      </c:pt>
                      <c:pt idx="2651">
                        <c:v>300</c:v>
                      </c:pt>
                      <c:pt idx="2652">
                        <c:v>300</c:v>
                      </c:pt>
                      <c:pt idx="2653">
                        <c:v>300</c:v>
                      </c:pt>
                      <c:pt idx="2654">
                        <c:v>300</c:v>
                      </c:pt>
                      <c:pt idx="2655">
                        <c:v>300</c:v>
                      </c:pt>
                      <c:pt idx="2656">
                        <c:v>300</c:v>
                      </c:pt>
                      <c:pt idx="2657">
                        <c:v>300</c:v>
                      </c:pt>
                      <c:pt idx="2658">
                        <c:v>300</c:v>
                      </c:pt>
                      <c:pt idx="2659">
                        <c:v>300</c:v>
                      </c:pt>
                      <c:pt idx="2660">
                        <c:v>300</c:v>
                      </c:pt>
                      <c:pt idx="2661">
                        <c:v>300</c:v>
                      </c:pt>
                      <c:pt idx="2662">
                        <c:v>300</c:v>
                      </c:pt>
                      <c:pt idx="2663">
                        <c:v>300</c:v>
                      </c:pt>
                      <c:pt idx="2664">
                        <c:v>300</c:v>
                      </c:pt>
                      <c:pt idx="2665">
                        <c:v>300</c:v>
                      </c:pt>
                      <c:pt idx="2666">
                        <c:v>300</c:v>
                      </c:pt>
                      <c:pt idx="2667">
                        <c:v>300</c:v>
                      </c:pt>
                      <c:pt idx="2668">
                        <c:v>300</c:v>
                      </c:pt>
                      <c:pt idx="2669">
                        <c:v>300</c:v>
                      </c:pt>
                      <c:pt idx="2670">
                        <c:v>300</c:v>
                      </c:pt>
                      <c:pt idx="2671">
                        <c:v>300</c:v>
                      </c:pt>
                      <c:pt idx="2672">
                        <c:v>300</c:v>
                      </c:pt>
                      <c:pt idx="2673">
                        <c:v>300</c:v>
                      </c:pt>
                      <c:pt idx="2674">
                        <c:v>300</c:v>
                      </c:pt>
                      <c:pt idx="2675">
                        <c:v>300</c:v>
                      </c:pt>
                      <c:pt idx="2676">
                        <c:v>300</c:v>
                      </c:pt>
                      <c:pt idx="2677">
                        <c:v>300</c:v>
                      </c:pt>
                      <c:pt idx="2678">
                        <c:v>300</c:v>
                      </c:pt>
                      <c:pt idx="2679">
                        <c:v>300</c:v>
                      </c:pt>
                      <c:pt idx="2680">
                        <c:v>300</c:v>
                      </c:pt>
                      <c:pt idx="2681">
                        <c:v>300</c:v>
                      </c:pt>
                      <c:pt idx="2682">
                        <c:v>300</c:v>
                      </c:pt>
                      <c:pt idx="2683">
                        <c:v>300</c:v>
                      </c:pt>
                      <c:pt idx="2684">
                        <c:v>300</c:v>
                      </c:pt>
                      <c:pt idx="2685">
                        <c:v>300</c:v>
                      </c:pt>
                      <c:pt idx="2686">
                        <c:v>300</c:v>
                      </c:pt>
                      <c:pt idx="2687">
                        <c:v>300</c:v>
                      </c:pt>
                      <c:pt idx="2688">
                        <c:v>300</c:v>
                      </c:pt>
                      <c:pt idx="2689">
                        <c:v>300</c:v>
                      </c:pt>
                      <c:pt idx="2690">
                        <c:v>300</c:v>
                      </c:pt>
                      <c:pt idx="2691">
                        <c:v>300</c:v>
                      </c:pt>
                      <c:pt idx="2692">
                        <c:v>300</c:v>
                      </c:pt>
                      <c:pt idx="2693">
                        <c:v>300</c:v>
                      </c:pt>
                      <c:pt idx="2694">
                        <c:v>300</c:v>
                      </c:pt>
                      <c:pt idx="2695">
                        <c:v>300</c:v>
                      </c:pt>
                      <c:pt idx="2696">
                        <c:v>300</c:v>
                      </c:pt>
                      <c:pt idx="2697">
                        <c:v>300</c:v>
                      </c:pt>
                      <c:pt idx="2698">
                        <c:v>300</c:v>
                      </c:pt>
                      <c:pt idx="2699">
                        <c:v>300</c:v>
                      </c:pt>
                      <c:pt idx="2700">
                        <c:v>300</c:v>
                      </c:pt>
                      <c:pt idx="2701">
                        <c:v>300</c:v>
                      </c:pt>
                      <c:pt idx="2702">
                        <c:v>300</c:v>
                      </c:pt>
                      <c:pt idx="2703">
                        <c:v>300</c:v>
                      </c:pt>
                      <c:pt idx="2704">
                        <c:v>300</c:v>
                      </c:pt>
                      <c:pt idx="2705">
                        <c:v>300</c:v>
                      </c:pt>
                      <c:pt idx="2706">
                        <c:v>300</c:v>
                      </c:pt>
                      <c:pt idx="2707">
                        <c:v>300</c:v>
                      </c:pt>
                      <c:pt idx="2708">
                        <c:v>300</c:v>
                      </c:pt>
                      <c:pt idx="2709">
                        <c:v>300</c:v>
                      </c:pt>
                      <c:pt idx="2710">
                        <c:v>300</c:v>
                      </c:pt>
                      <c:pt idx="2711">
                        <c:v>300</c:v>
                      </c:pt>
                      <c:pt idx="2712">
                        <c:v>300</c:v>
                      </c:pt>
                      <c:pt idx="2713">
                        <c:v>300</c:v>
                      </c:pt>
                      <c:pt idx="2714">
                        <c:v>300</c:v>
                      </c:pt>
                      <c:pt idx="2715">
                        <c:v>300</c:v>
                      </c:pt>
                      <c:pt idx="2716">
                        <c:v>300</c:v>
                      </c:pt>
                      <c:pt idx="2717">
                        <c:v>300</c:v>
                      </c:pt>
                      <c:pt idx="2718">
                        <c:v>300</c:v>
                      </c:pt>
                      <c:pt idx="2719">
                        <c:v>300</c:v>
                      </c:pt>
                      <c:pt idx="2720">
                        <c:v>300</c:v>
                      </c:pt>
                      <c:pt idx="2721">
                        <c:v>300</c:v>
                      </c:pt>
                      <c:pt idx="2722">
                        <c:v>300</c:v>
                      </c:pt>
                      <c:pt idx="2723">
                        <c:v>300</c:v>
                      </c:pt>
                      <c:pt idx="2724">
                        <c:v>300</c:v>
                      </c:pt>
                      <c:pt idx="2725">
                        <c:v>300</c:v>
                      </c:pt>
                      <c:pt idx="2726">
                        <c:v>300</c:v>
                      </c:pt>
                      <c:pt idx="2727">
                        <c:v>300</c:v>
                      </c:pt>
                      <c:pt idx="2728">
                        <c:v>300</c:v>
                      </c:pt>
                      <c:pt idx="2729">
                        <c:v>300</c:v>
                      </c:pt>
                      <c:pt idx="2730">
                        <c:v>300</c:v>
                      </c:pt>
                      <c:pt idx="2731">
                        <c:v>300</c:v>
                      </c:pt>
                      <c:pt idx="2732">
                        <c:v>300</c:v>
                      </c:pt>
                      <c:pt idx="2733">
                        <c:v>300</c:v>
                      </c:pt>
                      <c:pt idx="2734">
                        <c:v>300</c:v>
                      </c:pt>
                      <c:pt idx="2735">
                        <c:v>300</c:v>
                      </c:pt>
                      <c:pt idx="2736">
                        <c:v>300</c:v>
                      </c:pt>
                      <c:pt idx="2737">
                        <c:v>300</c:v>
                      </c:pt>
                      <c:pt idx="2738">
                        <c:v>300</c:v>
                      </c:pt>
                      <c:pt idx="2739">
                        <c:v>300</c:v>
                      </c:pt>
                      <c:pt idx="2740">
                        <c:v>300</c:v>
                      </c:pt>
                      <c:pt idx="2741">
                        <c:v>300</c:v>
                      </c:pt>
                      <c:pt idx="2742">
                        <c:v>300</c:v>
                      </c:pt>
                      <c:pt idx="2743">
                        <c:v>300</c:v>
                      </c:pt>
                      <c:pt idx="2744">
                        <c:v>300</c:v>
                      </c:pt>
                      <c:pt idx="2745">
                        <c:v>300</c:v>
                      </c:pt>
                      <c:pt idx="2746">
                        <c:v>300</c:v>
                      </c:pt>
                      <c:pt idx="2747">
                        <c:v>300</c:v>
                      </c:pt>
                      <c:pt idx="2748">
                        <c:v>300</c:v>
                      </c:pt>
                      <c:pt idx="2749">
                        <c:v>300</c:v>
                      </c:pt>
                      <c:pt idx="2750">
                        <c:v>300</c:v>
                      </c:pt>
                      <c:pt idx="2751">
                        <c:v>300</c:v>
                      </c:pt>
                      <c:pt idx="2752">
                        <c:v>300</c:v>
                      </c:pt>
                      <c:pt idx="2753">
                        <c:v>300</c:v>
                      </c:pt>
                      <c:pt idx="2754">
                        <c:v>300</c:v>
                      </c:pt>
                      <c:pt idx="2755">
                        <c:v>300</c:v>
                      </c:pt>
                      <c:pt idx="2756">
                        <c:v>300</c:v>
                      </c:pt>
                      <c:pt idx="2757">
                        <c:v>300</c:v>
                      </c:pt>
                      <c:pt idx="2758">
                        <c:v>300</c:v>
                      </c:pt>
                      <c:pt idx="2759">
                        <c:v>300</c:v>
                      </c:pt>
                      <c:pt idx="2760">
                        <c:v>300</c:v>
                      </c:pt>
                      <c:pt idx="2761">
                        <c:v>300</c:v>
                      </c:pt>
                      <c:pt idx="2762">
                        <c:v>300</c:v>
                      </c:pt>
                      <c:pt idx="2763">
                        <c:v>300</c:v>
                      </c:pt>
                      <c:pt idx="2764">
                        <c:v>300</c:v>
                      </c:pt>
                      <c:pt idx="2765">
                        <c:v>300</c:v>
                      </c:pt>
                      <c:pt idx="2766">
                        <c:v>300</c:v>
                      </c:pt>
                      <c:pt idx="2767">
                        <c:v>300</c:v>
                      </c:pt>
                      <c:pt idx="2768">
                        <c:v>300</c:v>
                      </c:pt>
                      <c:pt idx="2769">
                        <c:v>300</c:v>
                      </c:pt>
                      <c:pt idx="2770">
                        <c:v>300</c:v>
                      </c:pt>
                      <c:pt idx="2771">
                        <c:v>300</c:v>
                      </c:pt>
                      <c:pt idx="2772">
                        <c:v>300</c:v>
                      </c:pt>
                      <c:pt idx="2773">
                        <c:v>300</c:v>
                      </c:pt>
                      <c:pt idx="2774">
                        <c:v>300</c:v>
                      </c:pt>
                      <c:pt idx="2775">
                        <c:v>300</c:v>
                      </c:pt>
                      <c:pt idx="2776">
                        <c:v>300</c:v>
                      </c:pt>
                      <c:pt idx="2777">
                        <c:v>300</c:v>
                      </c:pt>
                      <c:pt idx="2778">
                        <c:v>300</c:v>
                      </c:pt>
                      <c:pt idx="2779">
                        <c:v>300</c:v>
                      </c:pt>
                      <c:pt idx="2780">
                        <c:v>300</c:v>
                      </c:pt>
                      <c:pt idx="2781">
                        <c:v>300</c:v>
                      </c:pt>
                      <c:pt idx="2782">
                        <c:v>300</c:v>
                      </c:pt>
                      <c:pt idx="2783">
                        <c:v>300</c:v>
                      </c:pt>
                      <c:pt idx="2784">
                        <c:v>300</c:v>
                      </c:pt>
                      <c:pt idx="2785">
                        <c:v>300</c:v>
                      </c:pt>
                      <c:pt idx="2786">
                        <c:v>300</c:v>
                      </c:pt>
                      <c:pt idx="2787">
                        <c:v>300</c:v>
                      </c:pt>
                      <c:pt idx="2788">
                        <c:v>300</c:v>
                      </c:pt>
                      <c:pt idx="2789">
                        <c:v>300</c:v>
                      </c:pt>
                      <c:pt idx="2790">
                        <c:v>300</c:v>
                      </c:pt>
                      <c:pt idx="2791">
                        <c:v>300</c:v>
                      </c:pt>
                      <c:pt idx="2792">
                        <c:v>300</c:v>
                      </c:pt>
                      <c:pt idx="2793">
                        <c:v>300</c:v>
                      </c:pt>
                      <c:pt idx="2794">
                        <c:v>300</c:v>
                      </c:pt>
                      <c:pt idx="2795">
                        <c:v>300</c:v>
                      </c:pt>
                      <c:pt idx="2796">
                        <c:v>300</c:v>
                      </c:pt>
                      <c:pt idx="2797">
                        <c:v>300</c:v>
                      </c:pt>
                      <c:pt idx="2798">
                        <c:v>300</c:v>
                      </c:pt>
                      <c:pt idx="2799">
                        <c:v>300</c:v>
                      </c:pt>
                      <c:pt idx="2800">
                        <c:v>300</c:v>
                      </c:pt>
                      <c:pt idx="2801">
                        <c:v>300</c:v>
                      </c:pt>
                      <c:pt idx="2802">
                        <c:v>300</c:v>
                      </c:pt>
                      <c:pt idx="2803">
                        <c:v>300</c:v>
                      </c:pt>
                      <c:pt idx="2804">
                        <c:v>300</c:v>
                      </c:pt>
                      <c:pt idx="2805">
                        <c:v>300</c:v>
                      </c:pt>
                      <c:pt idx="2806">
                        <c:v>300</c:v>
                      </c:pt>
                      <c:pt idx="2807">
                        <c:v>300</c:v>
                      </c:pt>
                      <c:pt idx="2808">
                        <c:v>300</c:v>
                      </c:pt>
                      <c:pt idx="2809">
                        <c:v>300</c:v>
                      </c:pt>
                      <c:pt idx="2810">
                        <c:v>300</c:v>
                      </c:pt>
                      <c:pt idx="2811">
                        <c:v>300</c:v>
                      </c:pt>
                      <c:pt idx="2812">
                        <c:v>300</c:v>
                      </c:pt>
                      <c:pt idx="2813">
                        <c:v>300</c:v>
                      </c:pt>
                      <c:pt idx="2814">
                        <c:v>300</c:v>
                      </c:pt>
                      <c:pt idx="2815">
                        <c:v>300</c:v>
                      </c:pt>
                      <c:pt idx="2816">
                        <c:v>300</c:v>
                      </c:pt>
                      <c:pt idx="2817">
                        <c:v>300</c:v>
                      </c:pt>
                      <c:pt idx="2818">
                        <c:v>300</c:v>
                      </c:pt>
                      <c:pt idx="2819">
                        <c:v>300</c:v>
                      </c:pt>
                      <c:pt idx="2820">
                        <c:v>300</c:v>
                      </c:pt>
                      <c:pt idx="2821">
                        <c:v>300</c:v>
                      </c:pt>
                      <c:pt idx="2822">
                        <c:v>300</c:v>
                      </c:pt>
                      <c:pt idx="2823">
                        <c:v>300</c:v>
                      </c:pt>
                      <c:pt idx="2824">
                        <c:v>300</c:v>
                      </c:pt>
                      <c:pt idx="2825">
                        <c:v>300</c:v>
                      </c:pt>
                      <c:pt idx="2826">
                        <c:v>300</c:v>
                      </c:pt>
                      <c:pt idx="2827">
                        <c:v>300</c:v>
                      </c:pt>
                      <c:pt idx="2828">
                        <c:v>300</c:v>
                      </c:pt>
                      <c:pt idx="2829">
                        <c:v>300</c:v>
                      </c:pt>
                      <c:pt idx="2830">
                        <c:v>300</c:v>
                      </c:pt>
                      <c:pt idx="2831">
                        <c:v>300</c:v>
                      </c:pt>
                      <c:pt idx="2832">
                        <c:v>300</c:v>
                      </c:pt>
                      <c:pt idx="2833">
                        <c:v>300</c:v>
                      </c:pt>
                      <c:pt idx="2834">
                        <c:v>300</c:v>
                      </c:pt>
                      <c:pt idx="2835">
                        <c:v>300</c:v>
                      </c:pt>
                      <c:pt idx="2836">
                        <c:v>300</c:v>
                      </c:pt>
                      <c:pt idx="2837">
                        <c:v>300</c:v>
                      </c:pt>
                      <c:pt idx="2838">
                        <c:v>300</c:v>
                      </c:pt>
                      <c:pt idx="2839">
                        <c:v>300</c:v>
                      </c:pt>
                      <c:pt idx="2840">
                        <c:v>300</c:v>
                      </c:pt>
                      <c:pt idx="2841">
                        <c:v>300</c:v>
                      </c:pt>
                      <c:pt idx="2842">
                        <c:v>300</c:v>
                      </c:pt>
                      <c:pt idx="2843">
                        <c:v>300</c:v>
                      </c:pt>
                      <c:pt idx="2844">
                        <c:v>300</c:v>
                      </c:pt>
                      <c:pt idx="2845">
                        <c:v>300</c:v>
                      </c:pt>
                      <c:pt idx="2846">
                        <c:v>300</c:v>
                      </c:pt>
                      <c:pt idx="2847">
                        <c:v>300</c:v>
                      </c:pt>
                      <c:pt idx="2848">
                        <c:v>300</c:v>
                      </c:pt>
                      <c:pt idx="2849">
                        <c:v>300</c:v>
                      </c:pt>
                      <c:pt idx="2850">
                        <c:v>300</c:v>
                      </c:pt>
                      <c:pt idx="2851">
                        <c:v>300</c:v>
                      </c:pt>
                      <c:pt idx="2852">
                        <c:v>300</c:v>
                      </c:pt>
                      <c:pt idx="2853">
                        <c:v>300</c:v>
                      </c:pt>
                      <c:pt idx="2854">
                        <c:v>300</c:v>
                      </c:pt>
                      <c:pt idx="2855">
                        <c:v>300</c:v>
                      </c:pt>
                      <c:pt idx="2856">
                        <c:v>300</c:v>
                      </c:pt>
                      <c:pt idx="2857">
                        <c:v>300</c:v>
                      </c:pt>
                      <c:pt idx="2858">
                        <c:v>300</c:v>
                      </c:pt>
                      <c:pt idx="2859">
                        <c:v>300</c:v>
                      </c:pt>
                      <c:pt idx="2860">
                        <c:v>300</c:v>
                      </c:pt>
                      <c:pt idx="2861">
                        <c:v>300</c:v>
                      </c:pt>
                      <c:pt idx="2862">
                        <c:v>300</c:v>
                      </c:pt>
                      <c:pt idx="2863">
                        <c:v>300</c:v>
                      </c:pt>
                      <c:pt idx="2864">
                        <c:v>300</c:v>
                      </c:pt>
                      <c:pt idx="2865">
                        <c:v>300</c:v>
                      </c:pt>
                      <c:pt idx="2866">
                        <c:v>300</c:v>
                      </c:pt>
                      <c:pt idx="2867">
                        <c:v>300</c:v>
                      </c:pt>
                      <c:pt idx="2868">
                        <c:v>300</c:v>
                      </c:pt>
                      <c:pt idx="2869">
                        <c:v>300</c:v>
                      </c:pt>
                      <c:pt idx="2870">
                        <c:v>300</c:v>
                      </c:pt>
                      <c:pt idx="2871">
                        <c:v>300</c:v>
                      </c:pt>
                      <c:pt idx="2872">
                        <c:v>300</c:v>
                      </c:pt>
                      <c:pt idx="2873">
                        <c:v>300</c:v>
                      </c:pt>
                      <c:pt idx="2874">
                        <c:v>300</c:v>
                      </c:pt>
                      <c:pt idx="2875">
                        <c:v>300</c:v>
                      </c:pt>
                      <c:pt idx="2876">
                        <c:v>300</c:v>
                      </c:pt>
                      <c:pt idx="2877">
                        <c:v>300</c:v>
                      </c:pt>
                      <c:pt idx="2878">
                        <c:v>300</c:v>
                      </c:pt>
                      <c:pt idx="2879">
                        <c:v>300</c:v>
                      </c:pt>
                      <c:pt idx="2880">
                        <c:v>300</c:v>
                      </c:pt>
                      <c:pt idx="2881">
                        <c:v>300</c:v>
                      </c:pt>
                      <c:pt idx="2882">
                        <c:v>300</c:v>
                      </c:pt>
                      <c:pt idx="2883">
                        <c:v>300</c:v>
                      </c:pt>
                      <c:pt idx="2884">
                        <c:v>300</c:v>
                      </c:pt>
                      <c:pt idx="2885">
                        <c:v>300</c:v>
                      </c:pt>
                      <c:pt idx="2886">
                        <c:v>300</c:v>
                      </c:pt>
                      <c:pt idx="2887">
                        <c:v>300</c:v>
                      </c:pt>
                      <c:pt idx="2888">
                        <c:v>300</c:v>
                      </c:pt>
                      <c:pt idx="2889">
                        <c:v>300</c:v>
                      </c:pt>
                      <c:pt idx="2890">
                        <c:v>300</c:v>
                      </c:pt>
                      <c:pt idx="2891">
                        <c:v>300</c:v>
                      </c:pt>
                      <c:pt idx="2892">
                        <c:v>300</c:v>
                      </c:pt>
                      <c:pt idx="2893">
                        <c:v>300</c:v>
                      </c:pt>
                      <c:pt idx="2894">
                        <c:v>300</c:v>
                      </c:pt>
                      <c:pt idx="2895">
                        <c:v>300</c:v>
                      </c:pt>
                      <c:pt idx="2896">
                        <c:v>300</c:v>
                      </c:pt>
                      <c:pt idx="2897">
                        <c:v>300</c:v>
                      </c:pt>
                      <c:pt idx="2898">
                        <c:v>300</c:v>
                      </c:pt>
                      <c:pt idx="2899">
                        <c:v>300</c:v>
                      </c:pt>
                      <c:pt idx="2900">
                        <c:v>300</c:v>
                      </c:pt>
                      <c:pt idx="2901">
                        <c:v>300</c:v>
                      </c:pt>
                      <c:pt idx="2902">
                        <c:v>300</c:v>
                      </c:pt>
                      <c:pt idx="2903">
                        <c:v>300</c:v>
                      </c:pt>
                      <c:pt idx="2904">
                        <c:v>300</c:v>
                      </c:pt>
                      <c:pt idx="2905">
                        <c:v>300</c:v>
                      </c:pt>
                      <c:pt idx="2906">
                        <c:v>300</c:v>
                      </c:pt>
                      <c:pt idx="2907">
                        <c:v>300</c:v>
                      </c:pt>
                      <c:pt idx="2908">
                        <c:v>300</c:v>
                      </c:pt>
                      <c:pt idx="2909">
                        <c:v>300</c:v>
                      </c:pt>
                      <c:pt idx="2910">
                        <c:v>300</c:v>
                      </c:pt>
                      <c:pt idx="2911">
                        <c:v>300</c:v>
                      </c:pt>
                      <c:pt idx="2912">
                        <c:v>300</c:v>
                      </c:pt>
                      <c:pt idx="2913">
                        <c:v>300</c:v>
                      </c:pt>
                      <c:pt idx="2914">
                        <c:v>300</c:v>
                      </c:pt>
                      <c:pt idx="2915">
                        <c:v>300</c:v>
                      </c:pt>
                      <c:pt idx="2916">
                        <c:v>300</c:v>
                      </c:pt>
                      <c:pt idx="2917">
                        <c:v>300</c:v>
                      </c:pt>
                      <c:pt idx="2918">
                        <c:v>300</c:v>
                      </c:pt>
                      <c:pt idx="2919">
                        <c:v>300</c:v>
                      </c:pt>
                      <c:pt idx="2920">
                        <c:v>300</c:v>
                      </c:pt>
                      <c:pt idx="2921">
                        <c:v>300</c:v>
                      </c:pt>
                      <c:pt idx="2922">
                        <c:v>300</c:v>
                      </c:pt>
                      <c:pt idx="2923">
                        <c:v>300</c:v>
                      </c:pt>
                      <c:pt idx="2924">
                        <c:v>300</c:v>
                      </c:pt>
                      <c:pt idx="2925">
                        <c:v>300</c:v>
                      </c:pt>
                      <c:pt idx="2926">
                        <c:v>300</c:v>
                      </c:pt>
                      <c:pt idx="2927">
                        <c:v>300</c:v>
                      </c:pt>
                      <c:pt idx="2928">
                        <c:v>300</c:v>
                      </c:pt>
                      <c:pt idx="2929">
                        <c:v>300</c:v>
                      </c:pt>
                      <c:pt idx="2930">
                        <c:v>300</c:v>
                      </c:pt>
                      <c:pt idx="2931">
                        <c:v>300</c:v>
                      </c:pt>
                      <c:pt idx="2932">
                        <c:v>300</c:v>
                      </c:pt>
                      <c:pt idx="2933">
                        <c:v>300</c:v>
                      </c:pt>
                      <c:pt idx="2934">
                        <c:v>300</c:v>
                      </c:pt>
                      <c:pt idx="2935">
                        <c:v>300</c:v>
                      </c:pt>
                      <c:pt idx="2936">
                        <c:v>300</c:v>
                      </c:pt>
                      <c:pt idx="2937">
                        <c:v>300</c:v>
                      </c:pt>
                      <c:pt idx="2938">
                        <c:v>300</c:v>
                      </c:pt>
                      <c:pt idx="2939">
                        <c:v>300</c:v>
                      </c:pt>
                      <c:pt idx="2940">
                        <c:v>300</c:v>
                      </c:pt>
                      <c:pt idx="2941">
                        <c:v>300</c:v>
                      </c:pt>
                      <c:pt idx="2942">
                        <c:v>300</c:v>
                      </c:pt>
                      <c:pt idx="2943">
                        <c:v>300</c:v>
                      </c:pt>
                      <c:pt idx="2944">
                        <c:v>300</c:v>
                      </c:pt>
                      <c:pt idx="2945">
                        <c:v>300</c:v>
                      </c:pt>
                      <c:pt idx="2946">
                        <c:v>300</c:v>
                      </c:pt>
                      <c:pt idx="2947">
                        <c:v>300</c:v>
                      </c:pt>
                      <c:pt idx="2948">
                        <c:v>300</c:v>
                      </c:pt>
                      <c:pt idx="2949">
                        <c:v>300</c:v>
                      </c:pt>
                      <c:pt idx="2950">
                        <c:v>300</c:v>
                      </c:pt>
                      <c:pt idx="2951">
                        <c:v>300</c:v>
                      </c:pt>
                      <c:pt idx="2952">
                        <c:v>300</c:v>
                      </c:pt>
                      <c:pt idx="2953">
                        <c:v>300</c:v>
                      </c:pt>
                      <c:pt idx="2954">
                        <c:v>300</c:v>
                      </c:pt>
                      <c:pt idx="2955">
                        <c:v>300</c:v>
                      </c:pt>
                      <c:pt idx="2956">
                        <c:v>300</c:v>
                      </c:pt>
                      <c:pt idx="2957">
                        <c:v>300</c:v>
                      </c:pt>
                      <c:pt idx="2958">
                        <c:v>300</c:v>
                      </c:pt>
                      <c:pt idx="2959">
                        <c:v>300</c:v>
                      </c:pt>
                      <c:pt idx="2960">
                        <c:v>300</c:v>
                      </c:pt>
                      <c:pt idx="2961">
                        <c:v>300</c:v>
                      </c:pt>
                      <c:pt idx="2962">
                        <c:v>300</c:v>
                      </c:pt>
                      <c:pt idx="2963">
                        <c:v>300</c:v>
                      </c:pt>
                      <c:pt idx="2964">
                        <c:v>300</c:v>
                      </c:pt>
                      <c:pt idx="2965">
                        <c:v>300</c:v>
                      </c:pt>
                      <c:pt idx="2966">
                        <c:v>300</c:v>
                      </c:pt>
                      <c:pt idx="2967">
                        <c:v>300</c:v>
                      </c:pt>
                      <c:pt idx="2968">
                        <c:v>300</c:v>
                      </c:pt>
                      <c:pt idx="2969">
                        <c:v>300</c:v>
                      </c:pt>
                      <c:pt idx="2970">
                        <c:v>300</c:v>
                      </c:pt>
                      <c:pt idx="2971">
                        <c:v>300</c:v>
                      </c:pt>
                      <c:pt idx="2972">
                        <c:v>300</c:v>
                      </c:pt>
                      <c:pt idx="2973">
                        <c:v>300</c:v>
                      </c:pt>
                      <c:pt idx="2974">
                        <c:v>300</c:v>
                      </c:pt>
                      <c:pt idx="2975">
                        <c:v>300</c:v>
                      </c:pt>
                      <c:pt idx="2976">
                        <c:v>300</c:v>
                      </c:pt>
                      <c:pt idx="2977">
                        <c:v>300</c:v>
                      </c:pt>
                      <c:pt idx="2978">
                        <c:v>300</c:v>
                      </c:pt>
                      <c:pt idx="2979">
                        <c:v>300</c:v>
                      </c:pt>
                      <c:pt idx="2980">
                        <c:v>300</c:v>
                      </c:pt>
                      <c:pt idx="2981">
                        <c:v>300</c:v>
                      </c:pt>
                      <c:pt idx="2982">
                        <c:v>300</c:v>
                      </c:pt>
                      <c:pt idx="2983">
                        <c:v>300</c:v>
                      </c:pt>
                      <c:pt idx="2984">
                        <c:v>300</c:v>
                      </c:pt>
                      <c:pt idx="2985">
                        <c:v>300</c:v>
                      </c:pt>
                      <c:pt idx="2986">
                        <c:v>300</c:v>
                      </c:pt>
                      <c:pt idx="2987">
                        <c:v>300</c:v>
                      </c:pt>
                      <c:pt idx="2988">
                        <c:v>300</c:v>
                      </c:pt>
                      <c:pt idx="2989">
                        <c:v>300</c:v>
                      </c:pt>
                      <c:pt idx="2990">
                        <c:v>300</c:v>
                      </c:pt>
                      <c:pt idx="2991">
                        <c:v>300</c:v>
                      </c:pt>
                      <c:pt idx="2992">
                        <c:v>300</c:v>
                      </c:pt>
                      <c:pt idx="2993">
                        <c:v>300</c:v>
                      </c:pt>
                      <c:pt idx="2994">
                        <c:v>300</c:v>
                      </c:pt>
                      <c:pt idx="2995">
                        <c:v>300</c:v>
                      </c:pt>
                      <c:pt idx="2996">
                        <c:v>300</c:v>
                      </c:pt>
                      <c:pt idx="2997">
                        <c:v>300</c:v>
                      </c:pt>
                      <c:pt idx="2998">
                        <c:v>300</c:v>
                      </c:pt>
                      <c:pt idx="2999">
                        <c:v>300</c:v>
                      </c:pt>
                      <c:pt idx="3000">
                        <c:v>300</c:v>
                      </c:pt>
                      <c:pt idx="3001">
                        <c:v>300</c:v>
                      </c:pt>
                      <c:pt idx="3002">
                        <c:v>300</c:v>
                      </c:pt>
                      <c:pt idx="3003">
                        <c:v>300</c:v>
                      </c:pt>
                      <c:pt idx="3004">
                        <c:v>300</c:v>
                      </c:pt>
                      <c:pt idx="3005">
                        <c:v>300</c:v>
                      </c:pt>
                      <c:pt idx="3006">
                        <c:v>300</c:v>
                      </c:pt>
                      <c:pt idx="3007">
                        <c:v>300</c:v>
                      </c:pt>
                      <c:pt idx="3008">
                        <c:v>300</c:v>
                      </c:pt>
                      <c:pt idx="3009">
                        <c:v>300</c:v>
                      </c:pt>
                      <c:pt idx="3010">
                        <c:v>300</c:v>
                      </c:pt>
                      <c:pt idx="3011">
                        <c:v>300</c:v>
                      </c:pt>
                      <c:pt idx="3012">
                        <c:v>300</c:v>
                      </c:pt>
                      <c:pt idx="3013">
                        <c:v>300</c:v>
                      </c:pt>
                      <c:pt idx="3014">
                        <c:v>300</c:v>
                      </c:pt>
                      <c:pt idx="3015">
                        <c:v>300</c:v>
                      </c:pt>
                      <c:pt idx="3016">
                        <c:v>300</c:v>
                      </c:pt>
                      <c:pt idx="3017">
                        <c:v>300</c:v>
                      </c:pt>
                      <c:pt idx="3018">
                        <c:v>300</c:v>
                      </c:pt>
                      <c:pt idx="3019">
                        <c:v>300</c:v>
                      </c:pt>
                      <c:pt idx="3020">
                        <c:v>300</c:v>
                      </c:pt>
                      <c:pt idx="3021">
                        <c:v>300</c:v>
                      </c:pt>
                      <c:pt idx="3022">
                        <c:v>300</c:v>
                      </c:pt>
                      <c:pt idx="3023">
                        <c:v>300</c:v>
                      </c:pt>
                      <c:pt idx="3024">
                        <c:v>300</c:v>
                      </c:pt>
                      <c:pt idx="3025">
                        <c:v>300</c:v>
                      </c:pt>
                      <c:pt idx="3026">
                        <c:v>300</c:v>
                      </c:pt>
                      <c:pt idx="3027">
                        <c:v>300</c:v>
                      </c:pt>
                      <c:pt idx="3028">
                        <c:v>300</c:v>
                      </c:pt>
                      <c:pt idx="3029">
                        <c:v>300</c:v>
                      </c:pt>
                      <c:pt idx="3030">
                        <c:v>300</c:v>
                      </c:pt>
                      <c:pt idx="3031">
                        <c:v>300</c:v>
                      </c:pt>
                      <c:pt idx="3032">
                        <c:v>300</c:v>
                      </c:pt>
                      <c:pt idx="3033">
                        <c:v>300</c:v>
                      </c:pt>
                      <c:pt idx="3034">
                        <c:v>300</c:v>
                      </c:pt>
                      <c:pt idx="3035">
                        <c:v>300</c:v>
                      </c:pt>
                      <c:pt idx="3036">
                        <c:v>300</c:v>
                      </c:pt>
                      <c:pt idx="3037">
                        <c:v>300</c:v>
                      </c:pt>
                      <c:pt idx="3038">
                        <c:v>300</c:v>
                      </c:pt>
                      <c:pt idx="3039">
                        <c:v>300</c:v>
                      </c:pt>
                      <c:pt idx="3040">
                        <c:v>300</c:v>
                      </c:pt>
                      <c:pt idx="3041">
                        <c:v>300</c:v>
                      </c:pt>
                      <c:pt idx="3042">
                        <c:v>300</c:v>
                      </c:pt>
                      <c:pt idx="3043">
                        <c:v>300</c:v>
                      </c:pt>
                      <c:pt idx="3044">
                        <c:v>300</c:v>
                      </c:pt>
                      <c:pt idx="3045">
                        <c:v>300</c:v>
                      </c:pt>
                      <c:pt idx="3046">
                        <c:v>300</c:v>
                      </c:pt>
                      <c:pt idx="3047">
                        <c:v>300</c:v>
                      </c:pt>
                      <c:pt idx="3048">
                        <c:v>300</c:v>
                      </c:pt>
                      <c:pt idx="3049">
                        <c:v>300</c:v>
                      </c:pt>
                      <c:pt idx="3050">
                        <c:v>300</c:v>
                      </c:pt>
                      <c:pt idx="3051">
                        <c:v>300</c:v>
                      </c:pt>
                      <c:pt idx="3052">
                        <c:v>300</c:v>
                      </c:pt>
                      <c:pt idx="3053">
                        <c:v>300</c:v>
                      </c:pt>
                      <c:pt idx="3054">
                        <c:v>300</c:v>
                      </c:pt>
                      <c:pt idx="3055">
                        <c:v>300</c:v>
                      </c:pt>
                      <c:pt idx="3056">
                        <c:v>300</c:v>
                      </c:pt>
                      <c:pt idx="3057">
                        <c:v>300</c:v>
                      </c:pt>
                      <c:pt idx="3058">
                        <c:v>300</c:v>
                      </c:pt>
                      <c:pt idx="3059">
                        <c:v>300</c:v>
                      </c:pt>
                      <c:pt idx="3060">
                        <c:v>300</c:v>
                      </c:pt>
                      <c:pt idx="3061">
                        <c:v>300</c:v>
                      </c:pt>
                      <c:pt idx="3062">
                        <c:v>300</c:v>
                      </c:pt>
                      <c:pt idx="3063">
                        <c:v>300</c:v>
                      </c:pt>
                      <c:pt idx="3064">
                        <c:v>300</c:v>
                      </c:pt>
                      <c:pt idx="3065">
                        <c:v>300</c:v>
                      </c:pt>
                      <c:pt idx="3066">
                        <c:v>300</c:v>
                      </c:pt>
                      <c:pt idx="3067">
                        <c:v>300</c:v>
                      </c:pt>
                      <c:pt idx="3068">
                        <c:v>300</c:v>
                      </c:pt>
                      <c:pt idx="3069">
                        <c:v>300</c:v>
                      </c:pt>
                      <c:pt idx="3070">
                        <c:v>300</c:v>
                      </c:pt>
                      <c:pt idx="3071">
                        <c:v>300</c:v>
                      </c:pt>
                      <c:pt idx="3072">
                        <c:v>300</c:v>
                      </c:pt>
                      <c:pt idx="3073">
                        <c:v>300</c:v>
                      </c:pt>
                      <c:pt idx="3074">
                        <c:v>300</c:v>
                      </c:pt>
                      <c:pt idx="3075">
                        <c:v>300</c:v>
                      </c:pt>
                      <c:pt idx="3076">
                        <c:v>300</c:v>
                      </c:pt>
                      <c:pt idx="3077">
                        <c:v>300</c:v>
                      </c:pt>
                      <c:pt idx="3078">
                        <c:v>300</c:v>
                      </c:pt>
                      <c:pt idx="3079">
                        <c:v>300</c:v>
                      </c:pt>
                      <c:pt idx="3080">
                        <c:v>300</c:v>
                      </c:pt>
                      <c:pt idx="3081">
                        <c:v>300</c:v>
                      </c:pt>
                      <c:pt idx="3082">
                        <c:v>300</c:v>
                      </c:pt>
                      <c:pt idx="3083">
                        <c:v>300</c:v>
                      </c:pt>
                      <c:pt idx="3084">
                        <c:v>300</c:v>
                      </c:pt>
                      <c:pt idx="3085">
                        <c:v>300</c:v>
                      </c:pt>
                      <c:pt idx="3086">
                        <c:v>300</c:v>
                      </c:pt>
                      <c:pt idx="3087">
                        <c:v>300</c:v>
                      </c:pt>
                      <c:pt idx="3088">
                        <c:v>300</c:v>
                      </c:pt>
                      <c:pt idx="3089">
                        <c:v>300</c:v>
                      </c:pt>
                      <c:pt idx="3090">
                        <c:v>300</c:v>
                      </c:pt>
                      <c:pt idx="3091">
                        <c:v>300</c:v>
                      </c:pt>
                      <c:pt idx="3092">
                        <c:v>300</c:v>
                      </c:pt>
                      <c:pt idx="3093">
                        <c:v>300</c:v>
                      </c:pt>
                      <c:pt idx="3094">
                        <c:v>300</c:v>
                      </c:pt>
                      <c:pt idx="3095">
                        <c:v>300</c:v>
                      </c:pt>
                      <c:pt idx="3096">
                        <c:v>300</c:v>
                      </c:pt>
                      <c:pt idx="3097">
                        <c:v>300</c:v>
                      </c:pt>
                      <c:pt idx="3098">
                        <c:v>300</c:v>
                      </c:pt>
                      <c:pt idx="3099">
                        <c:v>300</c:v>
                      </c:pt>
                      <c:pt idx="3100">
                        <c:v>300</c:v>
                      </c:pt>
                      <c:pt idx="3101">
                        <c:v>300</c:v>
                      </c:pt>
                      <c:pt idx="3102">
                        <c:v>300</c:v>
                      </c:pt>
                      <c:pt idx="3103">
                        <c:v>300</c:v>
                      </c:pt>
                      <c:pt idx="3104">
                        <c:v>300</c:v>
                      </c:pt>
                      <c:pt idx="3105">
                        <c:v>300</c:v>
                      </c:pt>
                      <c:pt idx="3106">
                        <c:v>300</c:v>
                      </c:pt>
                      <c:pt idx="3107">
                        <c:v>300</c:v>
                      </c:pt>
                      <c:pt idx="3108">
                        <c:v>300</c:v>
                      </c:pt>
                      <c:pt idx="3109">
                        <c:v>300</c:v>
                      </c:pt>
                      <c:pt idx="3110">
                        <c:v>300</c:v>
                      </c:pt>
                      <c:pt idx="3111">
                        <c:v>300</c:v>
                      </c:pt>
                      <c:pt idx="3112">
                        <c:v>300</c:v>
                      </c:pt>
                      <c:pt idx="3113">
                        <c:v>300</c:v>
                      </c:pt>
                      <c:pt idx="3114">
                        <c:v>300</c:v>
                      </c:pt>
                      <c:pt idx="3115">
                        <c:v>300</c:v>
                      </c:pt>
                      <c:pt idx="3116">
                        <c:v>300</c:v>
                      </c:pt>
                      <c:pt idx="3117">
                        <c:v>300</c:v>
                      </c:pt>
                      <c:pt idx="3118">
                        <c:v>300</c:v>
                      </c:pt>
                      <c:pt idx="3119">
                        <c:v>300</c:v>
                      </c:pt>
                      <c:pt idx="3120">
                        <c:v>300</c:v>
                      </c:pt>
                      <c:pt idx="3121">
                        <c:v>300</c:v>
                      </c:pt>
                      <c:pt idx="3122">
                        <c:v>300</c:v>
                      </c:pt>
                      <c:pt idx="3123">
                        <c:v>300</c:v>
                      </c:pt>
                      <c:pt idx="3124">
                        <c:v>300</c:v>
                      </c:pt>
                      <c:pt idx="3125">
                        <c:v>300</c:v>
                      </c:pt>
                      <c:pt idx="3126">
                        <c:v>300</c:v>
                      </c:pt>
                      <c:pt idx="3127">
                        <c:v>300</c:v>
                      </c:pt>
                      <c:pt idx="3128">
                        <c:v>300</c:v>
                      </c:pt>
                      <c:pt idx="3129">
                        <c:v>300</c:v>
                      </c:pt>
                      <c:pt idx="3130">
                        <c:v>300</c:v>
                      </c:pt>
                      <c:pt idx="3131">
                        <c:v>300</c:v>
                      </c:pt>
                      <c:pt idx="3132">
                        <c:v>300</c:v>
                      </c:pt>
                      <c:pt idx="3133">
                        <c:v>300</c:v>
                      </c:pt>
                      <c:pt idx="3134">
                        <c:v>300</c:v>
                      </c:pt>
                      <c:pt idx="3135">
                        <c:v>300</c:v>
                      </c:pt>
                      <c:pt idx="3136">
                        <c:v>300</c:v>
                      </c:pt>
                      <c:pt idx="3137">
                        <c:v>300</c:v>
                      </c:pt>
                      <c:pt idx="3138">
                        <c:v>300</c:v>
                      </c:pt>
                      <c:pt idx="3139">
                        <c:v>300</c:v>
                      </c:pt>
                      <c:pt idx="3140">
                        <c:v>300</c:v>
                      </c:pt>
                      <c:pt idx="3141">
                        <c:v>300</c:v>
                      </c:pt>
                      <c:pt idx="3142">
                        <c:v>300</c:v>
                      </c:pt>
                      <c:pt idx="3143">
                        <c:v>300</c:v>
                      </c:pt>
                      <c:pt idx="3144">
                        <c:v>300</c:v>
                      </c:pt>
                      <c:pt idx="3145">
                        <c:v>300</c:v>
                      </c:pt>
                      <c:pt idx="3146">
                        <c:v>300</c:v>
                      </c:pt>
                      <c:pt idx="3147">
                        <c:v>300</c:v>
                      </c:pt>
                      <c:pt idx="3148">
                        <c:v>300</c:v>
                      </c:pt>
                      <c:pt idx="3149">
                        <c:v>300</c:v>
                      </c:pt>
                      <c:pt idx="3150">
                        <c:v>300</c:v>
                      </c:pt>
                      <c:pt idx="3151">
                        <c:v>300</c:v>
                      </c:pt>
                      <c:pt idx="3152">
                        <c:v>300</c:v>
                      </c:pt>
                      <c:pt idx="3153">
                        <c:v>300</c:v>
                      </c:pt>
                      <c:pt idx="3154">
                        <c:v>300</c:v>
                      </c:pt>
                      <c:pt idx="3155">
                        <c:v>300</c:v>
                      </c:pt>
                      <c:pt idx="3156">
                        <c:v>300</c:v>
                      </c:pt>
                      <c:pt idx="3157">
                        <c:v>300</c:v>
                      </c:pt>
                      <c:pt idx="3158">
                        <c:v>300</c:v>
                      </c:pt>
                      <c:pt idx="3159">
                        <c:v>300</c:v>
                      </c:pt>
                      <c:pt idx="3160">
                        <c:v>300</c:v>
                      </c:pt>
                      <c:pt idx="3161">
                        <c:v>300</c:v>
                      </c:pt>
                      <c:pt idx="3162">
                        <c:v>300</c:v>
                      </c:pt>
                      <c:pt idx="3163">
                        <c:v>300</c:v>
                      </c:pt>
                      <c:pt idx="3164">
                        <c:v>300</c:v>
                      </c:pt>
                      <c:pt idx="3165">
                        <c:v>300</c:v>
                      </c:pt>
                      <c:pt idx="3166">
                        <c:v>300</c:v>
                      </c:pt>
                      <c:pt idx="3167">
                        <c:v>300</c:v>
                      </c:pt>
                      <c:pt idx="3168">
                        <c:v>300</c:v>
                      </c:pt>
                      <c:pt idx="3169">
                        <c:v>300</c:v>
                      </c:pt>
                      <c:pt idx="3170">
                        <c:v>300</c:v>
                      </c:pt>
                      <c:pt idx="3171">
                        <c:v>300</c:v>
                      </c:pt>
                      <c:pt idx="3172">
                        <c:v>300</c:v>
                      </c:pt>
                      <c:pt idx="3173">
                        <c:v>300</c:v>
                      </c:pt>
                      <c:pt idx="3174">
                        <c:v>300</c:v>
                      </c:pt>
                      <c:pt idx="3175">
                        <c:v>300</c:v>
                      </c:pt>
                      <c:pt idx="3176">
                        <c:v>300</c:v>
                      </c:pt>
                      <c:pt idx="3177">
                        <c:v>300</c:v>
                      </c:pt>
                      <c:pt idx="3178">
                        <c:v>300</c:v>
                      </c:pt>
                      <c:pt idx="3179">
                        <c:v>300</c:v>
                      </c:pt>
                      <c:pt idx="3180">
                        <c:v>300</c:v>
                      </c:pt>
                      <c:pt idx="3181">
                        <c:v>300</c:v>
                      </c:pt>
                      <c:pt idx="3182">
                        <c:v>300</c:v>
                      </c:pt>
                      <c:pt idx="3183">
                        <c:v>300</c:v>
                      </c:pt>
                      <c:pt idx="3184">
                        <c:v>300</c:v>
                      </c:pt>
                      <c:pt idx="3185">
                        <c:v>300</c:v>
                      </c:pt>
                      <c:pt idx="3186">
                        <c:v>300</c:v>
                      </c:pt>
                      <c:pt idx="3187">
                        <c:v>300</c:v>
                      </c:pt>
                      <c:pt idx="3188">
                        <c:v>300</c:v>
                      </c:pt>
                      <c:pt idx="3189">
                        <c:v>300</c:v>
                      </c:pt>
                      <c:pt idx="3190">
                        <c:v>300</c:v>
                      </c:pt>
                      <c:pt idx="3191">
                        <c:v>300</c:v>
                      </c:pt>
                      <c:pt idx="3192">
                        <c:v>300</c:v>
                      </c:pt>
                      <c:pt idx="3193">
                        <c:v>300</c:v>
                      </c:pt>
                      <c:pt idx="3194">
                        <c:v>300</c:v>
                      </c:pt>
                      <c:pt idx="3195">
                        <c:v>300</c:v>
                      </c:pt>
                      <c:pt idx="3196">
                        <c:v>300</c:v>
                      </c:pt>
                      <c:pt idx="3197">
                        <c:v>300</c:v>
                      </c:pt>
                      <c:pt idx="3198">
                        <c:v>300</c:v>
                      </c:pt>
                      <c:pt idx="3199">
                        <c:v>300</c:v>
                      </c:pt>
                      <c:pt idx="3200">
                        <c:v>300</c:v>
                      </c:pt>
                      <c:pt idx="3201">
                        <c:v>300</c:v>
                      </c:pt>
                      <c:pt idx="3202">
                        <c:v>300</c:v>
                      </c:pt>
                      <c:pt idx="3203">
                        <c:v>300</c:v>
                      </c:pt>
                      <c:pt idx="3204">
                        <c:v>300</c:v>
                      </c:pt>
                      <c:pt idx="3205">
                        <c:v>300</c:v>
                      </c:pt>
                      <c:pt idx="3206">
                        <c:v>300</c:v>
                      </c:pt>
                      <c:pt idx="3207">
                        <c:v>300</c:v>
                      </c:pt>
                      <c:pt idx="3208">
                        <c:v>300</c:v>
                      </c:pt>
                      <c:pt idx="3209">
                        <c:v>300</c:v>
                      </c:pt>
                      <c:pt idx="3210">
                        <c:v>300</c:v>
                      </c:pt>
                      <c:pt idx="3211">
                        <c:v>300</c:v>
                      </c:pt>
                      <c:pt idx="3212">
                        <c:v>300</c:v>
                      </c:pt>
                      <c:pt idx="3213">
                        <c:v>300</c:v>
                      </c:pt>
                      <c:pt idx="3214">
                        <c:v>300</c:v>
                      </c:pt>
                      <c:pt idx="3215">
                        <c:v>300</c:v>
                      </c:pt>
                      <c:pt idx="3216">
                        <c:v>300</c:v>
                      </c:pt>
                      <c:pt idx="3217">
                        <c:v>300</c:v>
                      </c:pt>
                      <c:pt idx="3218">
                        <c:v>300</c:v>
                      </c:pt>
                      <c:pt idx="3219">
                        <c:v>300</c:v>
                      </c:pt>
                      <c:pt idx="3220">
                        <c:v>300</c:v>
                      </c:pt>
                      <c:pt idx="3221">
                        <c:v>300</c:v>
                      </c:pt>
                      <c:pt idx="3222">
                        <c:v>300</c:v>
                      </c:pt>
                      <c:pt idx="3223">
                        <c:v>300</c:v>
                      </c:pt>
                      <c:pt idx="3224">
                        <c:v>300</c:v>
                      </c:pt>
                      <c:pt idx="3225">
                        <c:v>300</c:v>
                      </c:pt>
                      <c:pt idx="3226">
                        <c:v>300</c:v>
                      </c:pt>
                      <c:pt idx="3227">
                        <c:v>300</c:v>
                      </c:pt>
                      <c:pt idx="3228">
                        <c:v>300</c:v>
                      </c:pt>
                      <c:pt idx="3229">
                        <c:v>300</c:v>
                      </c:pt>
                      <c:pt idx="3230">
                        <c:v>300</c:v>
                      </c:pt>
                      <c:pt idx="3231">
                        <c:v>300</c:v>
                      </c:pt>
                      <c:pt idx="3232">
                        <c:v>300</c:v>
                      </c:pt>
                      <c:pt idx="3233">
                        <c:v>300</c:v>
                      </c:pt>
                      <c:pt idx="3234">
                        <c:v>300</c:v>
                      </c:pt>
                      <c:pt idx="3235">
                        <c:v>300</c:v>
                      </c:pt>
                      <c:pt idx="3236">
                        <c:v>300</c:v>
                      </c:pt>
                      <c:pt idx="3237">
                        <c:v>300</c:v>
                      </c:pt>
                      <c:pt idx="3238">
                        <c:v>300</c:v>
                      </c:pt>
                      <c:pt idx="3239">
                        <c:v>300</c:v>
                      </c:pt>
                      <c:pt idx="3240">
                        <c:v>300</c:v>
                      </c:pt>
                      <c:pt idx="3241">
                        <c:v>300</c:v>
                      </c:pt>
                      <c:pt idx="3242">
                        <c:v>300</c:v>
                      </c:pt>
                      <c:pt idx="3243">
                        <c:v>300</c:v>
                      </c:pt>
                      <c:pt idx="3244">
                        <c:v>300</c:v>
                      </c:pt>
                      <c:pt idx="3245">
                        <c:v>300</c:v>
                      </c:pt>
                      <c:pt idx="3246">
                        <c:v>300</c:v>
                      </c:pt>
                      <c:pt idx="3247">
                        <c:v>300</c:v>
                      </c:pt>
                      <c:pt idx="3248">
                        <c:v>300</c:v>
                      </c:pt>
                      <c:pt idx="3249">
                        <c:v>300</c:v>
                      </c:pt>
                      <c:pt idx="3250">
                        <c:v>300</c:v>
                      </c:pt>
                      <c:pt idx="3251">
                        <c:v>300</c:v>
                      </c:pt>
                      <c:pt idx="3252">
                        <c:v>300</c:v>
                      </c:pt>
                      <c:pt idx="3253">
                        <c:v>300</c:v>
                      </c:pt>
                      <c:pt idx="3254">
                        <c:v>300</c:v>
                      </c:pt>
                      <c:pt idx="3255">
                        <c:v>300</c:v>
                      </c:pt>
                      <c:pt idx="3256">
                        <c:v>300</c:v>
                      </c:pt>
                      <c:pt idx="3257">
                        <c:v>300</c:v>
                      </c:pt>
                      <c:pt idx="3258">
                        <c:v>300</c:v>
                      </c:pt>
                      <c:pt idx="3259">
                        <c:v>300</c:v>
                      </c:pt>
                      <c:pt idx="3260">
                        <c:v>300</c:v>
                      </c:pt>
                      <c:pt idx="3261">
                        <c:v>300</c:v>
                      </c:pt>
                      <c:pt idx="3262">
                        <c:v>300</c:v>
                      </c:pt>
                      <c:pt idx="3263">
                        <c:v>300</c:v>
                      </c:pt>
                      <c:pt idx="3264">
                        <c:v>300</c:v>
                      </c:pt>
                      <c:pt idx="3265">
                        <c:v>300</c:v>
                      </c:pt>
                      <c:pt idx="3266">
                        <c:v>300</c:v>
                      </c:pt>
                      <c:pt idx="3267">
                        <c:v>300</c:v>
                      </c:pt>
                      <c:pt idx="3268">
                        <c:v>300</c:v>
                      </c:pt>
                      <c:pt idx="3269">
                        <c:v>300</c:v>
                      </c:pt>
                      <c:pt idx="3270">
                        <c:v>300</c:v>
                      </c:pt>
                      <c:pt idx="3271">
                        <c:v>300</c:v>
                      </c:pt>
                      <c:pt idx="3272">
                        <c:v>300</c:v>
                      </c:pt>
                      <c:pt idx="3273">
                        <c:v>300</c:v>
                      </c:pt>
                      <c:pt idx="3274">
                        <c:v>300</c:v>
                      </c:pt>
                      <c:pt idx="3275">
                        <c:v>300</c:v>
                      </c:pt>
                      <c:pt idx="3276">
                        <c:v>300</c:v>
                      </c:pt>
                      <c:pt idx="3277">
                        <c:v>300</c:v>
                      </c:pt>
                      <c:pt idx="3278">
                        <c:v>300</c:v>
                      </c:pt>
                      <c:pt idx="3279">
                        <c:v>300</c:v>
                      </c:pt>
                      <c:pt idx="3280">
                        <c:v>300</c:v>
                      </c:pt>
                      <c:pt idx="3281">
                        <c:v>300</c:v>
                      </c:pt>
                      <c:pt idx="3282">
                        <c:v>300</c:v>
                      </c:pt>
                      <c:pt idx="3283">
                        <c:v>300</c:v>
                      </c:pt>
                      <c:pt idx="3284">
                        <c:v>300</c:v>
                      </c:pt>
                      <c:pt idx="3285">
                        <c:v>300</c:v>
                      </c:pt>
                      <c:pt idx="3286">
                        <c:v>300</c:v>
                      </c:pt>
                      <c:pt idx="3287">
                        <c:v>300</c:v>
                      </c:pt>
                      <c:pt idx="3288">
                        <c:v>300</c:v>
                      </c:pt>
                      <c:pt idx="3289">
                        <c:v>300</c:v>
                      </c:pt>
                      <c:pt idx="3290">
                        <c:v>300</c:v>
                      </c:pt>
                      <c:pt idx="3291">
                        <c:v>300</c:v>
                      </c:pt>
                      <c:pt idx="3292">
                        <c:v>300</c:v>
                      </c:pt>
                      <c:pt idx="3293">
                        <c:v>300</c:v>
                      </c:pt>
                      <c:pt idx="3294">
                        <c:v>300</c:v>
                      </c:pt>
                      <c:pt idx="3295">
                        <c:v>300</c:v>
                      </c:pt>
                      <c:pt idx="3296">
                        <c:v>300</c:v>
                      </c:pt>
                      <c:pt idx="3297">
                        <c:v>300</c:v>
                      </c:pt>
                      <c:pt idx="3298">
                        <c:v>300</c:v>
                      </c:pt>
                      <c:pt idx="3299">
                        <c:v>300</c:v>
                      </c:pt>
                      <c:pt idx="3300">
                        <c:v>300</c:v>
                      </c:pt>
                      <c:pt idx="3301">
                        <c:v>300</c:v>
                      </c:pt>
                      <c:pt idx="3302">
                        <c:v>300</c:v>
                      </c:pt>
                      <c:pt idx="3303">
                        <c:v>300</c:v>
                      </c:pt>
                      <c:pt idx="3304">
                        <c:v>300</c:v>
                      </c:pt>
                      <c:pt idx="3305">
                        <c:v>300</c:v>
                      </c:pt>
                      <c:pt idx="3306">
                        <c:v>300</c:v>
                      </c:pt>
                      <c:pt idx="3307">
                        <c:v>300</c:v>
                      </c:pt>
                      <c:pt idx="3308">
                        <c:v>300</c:v>
                      </c:pt>
                      <c:pt idx="3309">
                        <c:v>300</c:v>
                      </c:pt>
                      <c:pt idx="3310">
                        <c:v>300</c:v>
                      </c:pt>
                      <c:pt idx="3311">
                        <c:v>300</c:v>
                      </c:pt>
                      <c:pt idx="3312">
                        <c:v>300</c:v>
                      </c:pt>
                      <c:pt idx="3313">
                        <c:v>300</c:v>
                      </c:pt>
                      <c:pt idx="3314">
                        <c:v>300</c:v>
                      </c:pt>
                      <c:pt idx="3315">
                        <c:v>300</c:v>
                      </c:pt>
                      <c:pt idx="3316">
                        <c:v>300</c:v>
                      </c:pt>
                      <c:pt idx="3317">
                        <c:v>300</c:v>
                      </c:pt>
                      <c:pt idx="3318">
                        <c:v>300</c:v>
                      </c:pt>
                      <c:pt idx="3319">
                        <c:v>300</c:v>
                      </c:pt>
                      <c:pt idx="3320">
                        <c:v>300</c:v>
                      </c:pt>
                      <c:pt idx="3321">
                        <c:v>300</c:v>
                      </c:pt>
                      <c:pt idx="3322">
                        <c:v>300</c:v>
                      </c:pt>
                      <c:pt idx="3323">
                        <c:v>300</c:v>
                      </c:pt>
                      <c:pt idx="3324">
                        <c:v>300</c:v>
                      </c:pt>
                      <c:pt idx="3325">
                        <c:v>300</c:v>
                      </c:pt>
                      <c:pt idx="3326">
                        <c:v>300</c:v>
                      </c:pt>
                      <c:pt idx="3327">
                        <c:v>300</c:v>
                      </c:pt>
                      <c:pt idx="3328">
                        <c:v>300</c:v>
                      </c:pt>
                      <c:pt idx="3329">
                        <c:v>300</c:v>
                      </c:pt>
                      <c:pt idx="3330">
                        <c:v>300</c:v>
                      </c:pt>
                      <c:pt idx="3331">
                        <c:v>300</c:v>
                      </c:pt>
                      <c:pt idx="3332">
                        <c:v>300</c:v>
                      </c:pt>
                      <c:pt idx="3333">
                        <c:v>300</c:v>
                      </c:pt>
                      <c:pt idx="3334">
                        <c:v>300</c:v>
                      </c:pt>
                      <c:pt idx="3335">
                        <c:v>300</c:v>
                      </c:pt>
                      <c:pt idx="3336">
                        <c:v>300</c:v>
                      </c:pt>
                      <c:pt idx="3337">
                        <c:v>300</c:v>
                      </c:pt>
                      <c:pt idx="3338">
                        <c:v>300</c:v>
                      </c:pt>
                      <c:pt idx="3339">
                        <c:v>300</c:v>
                      </c:pt>
                      <c:pt idx="3340">
                        <c:v>300</c:v>
                      </c:pt>
                      <c:pt idx="3341">
                        <c:v>300</c:v>
                      </c:pt>
                      <c:pt idx="3342">
                        <c:v>300</c:v>
                      </c:pt>
                      <c:pt idx="3343">
                        <c:v>300</c:v>
                      </c:pt>
                      <c:pt idx="3344">
                        <c:v>300</c:v>
                      </c:pt>
                      <c:pt idx="3345">
                        <c:v>300</c:v>
                      </c:pt>
                      <c:pt idx="3346">
                        <c:v>300</c:v>
                      </c:pt>
                      <c:pt idx="3347">
                        <c:v>300</c:v>
                      </c:pt>
                      <c:pt idx="3348">
                        <c:v>300</c:v>
                      </c:pt>
                      <c:pt idx="3349">
                        <c:v>300</c:v>
                      </c:pt>
                      <c:pt idx="3350">
                        <c:v>300</c:v>
                      </c:pt>
                      <c:pt idx="3351">
                        <c:v>300</c:v>
                      </c:pt>
                      <c:pt idx="3352">
                        <c:v>300</c:v>
                      </c:pt>
                      <c:pt idx="3353">
                        <c:v>300</c:v>
                      </c:pt>
                      <c:pt idx="3354">
                        <c:v>300</c:v>
                      </c:pt>
                      <c:pt idx="3355">
                        <c:v>300</c:v>
                      </c:pt>
                      <c:pt idx="3356">
                        <c:v>300</c:v>
                      </c:pt>
                      <c:pt idx="3357">
                        <c:v>300</c:v>
                      </c:pt>
                      <c:pt idx="3358">
                        <c:v>300</c:v>
                      </c:pt>
                      <c:pt idx="3359">
                        <c:v>300</c:v>
                      </c:pt>
                      <c:pt idx="3360">
                        <c:v>300</c:v>
                      </c:pt>
                      <c:pt idx="3361">
                        <c:v>300</c:v>
                      </c:pt>
                      <c:pt idx="3362">
                        <c:v>300</c:v>
                      </c:pt>
                      <c:pt idx="3363">
                        <c:v>300</c:v>
                      </c:pt>
                      <c:pt idx="3364">
                        <c:v>300</c:v>
                      </c:pt>
                      <c:pt idx="3365">
                        <c:v>300</c:v>
                      </c:pt>
                      <c:pt idx="3366">
                        <c:v>300</c:v>
                      </c:pt>
                      <c:pt idx="3367">
                        <c:v>300</c:v>
                      </c:pt>
                      <c:pt idx="3368">
                        <c:v>300</c:v>
                      </c:pt>
                      <c:pt idx="3369">
                        <c:v>300</c:v>
                      </c:pt>
                      <c:pt idx="3370">
                        <c:v>300</c:v>
                      </c:pt>
                      <c:pt idx="3371">
                        <c:v>300</c:v>
                      </c:pt>
                      <c:pt idx="3372">
                        <c:v>300</c:v>
                      </c:pt>
                      <c:pt idx="3373">
                        <c:v>300</c:v>
                      </c:pt>
                      <c:pt idx="3374">
                        <c:v>300</c:v>
                      </c:pt>
                      <c:pt idx="3375">
                        <c:v>300</c:v>
                      </c:pt>
                      <c:pt idx="3376">
                        <c:v>300</c:v>
                      </c:pt>
                      <c:pt idx="3377">
                        <c:v>300</c:v>
                      </c:pt>
                      <c:pt idx="3378">
                        <c:v>300</c:v>
                      </c:pt>
                      <c:pt idx="3379">
                        <c:v>300</c:v>
                      </c:pt>
                      <c:pt idx="3380">
                        <c:v>300</c:v>
                      </c:pt>
                      <c:pt idx="3381">
                        <c:v>300</c:v>
                      </c:pt>
                      <c:pt idx="3382">
                        <c:v>300</c:v>
                      </c:pt>
                      <c:pt idx="3383">
                        <c:v>300</c:v>
                      </c:pt>
                      <c:pt idx="3384">
                        <c:v>300</c:v>
                      </c:pt>
                      <c:pt idx="3385">
                        <c:v>300</c:v>
                      </c:pt>
                      <c:pt idx="3386">
                        <c:v>300</c:v>
                      </c:pt>
                      <c:pt idx="3387">
                        <c:v>300</c:v>
                      </c:pt>
                      <c:pt idx="3388">
                        <c:v>300</c:v>
                      </c:pt>
                      <c:pt idx="3389">
                        <c:v>300</c:v>
                      </c:pt>
                      <c:pt idx="3390">
                        <c:v>300</c:v>
                      </c:pt>
                      <c:pt idx="3391">
                        <c:v>300</c:v>
                      </c:pt>
                      <c:pt idx="3392">
                        <c:v>300</c:v>
                      </c:pt>
                      <c:pt idx="3393">
                        <c:v>300</c:v>
                      </c:pt>
                      <c:pt idx="3394">
                        <c:v>300</c:v>
                      </c:pt>
                      <c:pt idx="3395">
                        <c:v>300</c:v>
                      </c:pt>
                      <c:pt idx="3396">
                        <c:v>300</c:v>
                      </c:pt>
                      <c:pt idx="3397">
                        <c:v>300</c:v>
                      </c:pt>
                      <c:pt idx="3398">
                        <c:v>300</c:v>
                      </c:pt>
                      <c:pt idx="3399">
                        <c:v>300</c:v>
                      </c:pt>
                      <c:pt idx="3400">
                        <c:v>300</c:v>
                      </c:pt>
                      <c:pt idx="3401">
                        <c:v>300</c:v>
                      </c:pt>
                      <c:pt idx="3402">
                        <c:v>300</c:v>
                      </c:pt>
                      <c:pt idx="3403">
                        <c:v>300</c:v>
                      </c:pt>
                      <c:pt idx="3404">
                        <c:v>300</c:v>
                      </c:pt>
                      <c:pt idx="3405">
                        <c:v>300</c:v>
                      </c:pt>
                      <c:pt idx="3406">
                        <c:v>300</c:v>
                      </c:pt>
                      <c:pt idx="3407">
                        <c:v>300</c:v>
                      </c:pt>
                      <c:pt idx="3408">
                        <c:v>300</c:v>
                      </c:pt>
                      <c:pt idx="3409">
                        <c:v>300</c:v>
                      </c:pt>
                      <c:pt idx="3410">
                        <c:v>300</c:v>
                      </c:pt>
                      <c:pt idx="3411">
                        <c:v>300</c:v>
                      </c:pt>
                      <c:pt idx="3412">
                        <c:v>300</c:v>
                      </c:pt>
                      <c:pt idx="3413">
                        <c:v>300</c:v>
                      </c:pt>
                      <c:pt idx="3414">
                        <c:v>300</c:v>
                      </c:pt>
                      <c:pt idx="3415">
                        <c:v>300</c:v>
                      </c:pt>
                      <c:pt idx="3416">
                        <c:v>300</c:v>
                      </c:pt>
                      <c:pt idx="3417">
                        <c:v>300</c:v>
                      </c:pt>
                      <c:pt idx="3418">
                        <c:v>300</c:v>
                      </c:pt>
                      <c:pt idx="3419">
                        <c:v>300</c:v>
                      </c:pt>
                      <c:pt idx="3420">
                        <c:v>300</c:v>
                      </c:pt>
                      <c:pt idx="3421">
                        <c:v>300</c:v>
                      </c:pt>
                      <c:pt idx="3422">
                        <c:v>300</c:v>
                      </c:pt>
                      <c:pt idx="3423">
                        <c:v>300</c:v>
                      </c:pt>
                      <c:pt idx="3424">
                        <c:v>300</c:v>
                      </c:pt>
                      <c:pt idx="3425">
                        <c:v>300</c:v>
                      </c:pt>
                      <c:pt idx="3426">
                        <c:v>300</c:v>
                      </c:pt>
                      <c:pt idx="3427">
                        <c:v>300</c:v>
                      </c:pt>
                      <c:pt idx="3428">
                        <c:v>300</c:v>
                      </c:pt>
                      <c:pt idx="3429">
                        <c:v>300</c:v>
                      </c:pt>
                      <c:pt idx="3430">
                        <c:v>300</c:v>
                      </c:pt>
                      <c:pt idx="3431">
                        <c:v>300</c:v>
                      </c:pt>
                      <c:pt idx="3432">
                        <c:v>300</c:v>
                      </c:pt>
                      <c:pt idx="3433">
                        <c:v>300</c:v>
                      </c:pt>
                      <c:pt idx="3434">
                        <c:v>300</c:v>
                      </c:pt>
                      <c:pt idx="3435">
                        <c:v>300</c:v>
                      </c:pt>
                      <c:pt idx="3436">
                        <c:v>300</c:v>
                      </c:pt>
                      <c:pt idx="3437">
                        <c:v>300</c:v>
                      </c:pt>
                      <c:pt idx="3438">
                        <c:v>300</c:v>
                      </c:pt>
                      <c:pt idx="3439">
                        <c:v>300</c:v>
                      </c:pt>
                      <c:pt idx="3440">
                        <c:v>300</c:v>
                      </c:pt>
                      <c:pt idx="3441">
                        <c:v>300</c:v>
                      </c:pt>
                      <c:pt idx="3442">
                        <c:v>300</c:v>
                      </c:pt>
                      <c:pt idx="3443">
                        <c:v>300</c:v>
                      </c:pt>
                      <c:pt idx="3444">
                        <c:v>300</c:v>
                      </c:pt>
                      <c:pt idx="3445">
                        <c:v>300</c:v>
                      </c:pt>
                      <c:pt idx="3446">
                        <c:v>300</c:v>
                      </c:pt>
                      <c:pt idx="3447">
                        <c:v>300</c:v>
                      </c:pt>
                      <c:pt idx="3448">
                        <c:v>300</c:v>
                      </c:pt>
                      <c:pt idx="3449">
                        <c:v>300</c:v>
                      </c:pt>
                      <c:pt idx="3450">
                        <c:v>300</c:v>
                      </c:pt>
                      <c:pt idx="3451">
                        <c:v>300</c:v>
                      </c:pt>
                      <c:pt idx="3452">
                        <c:v>300</c:v>
                      </c:pt>
                      <c:pt idx="3453">
                        <c:v>300</c:v>
                      </c:pt>
                      <c:pt idx="3454">
                        <c:v>300</c:v>
                      </c:pt>
                      <c:pt idx="3455">
                        <c:v>300</c:v>
                      </c:pt>
                      <c:pt idx="3456">
                        <c:v>300</c:v>
                      </c:pt>
                      <c:pt idx="3457">
                        <c:v>300</c:v>
                      </c:pt>
                      <c:pt idx="3458">
                        <c:v>300</c:v>
                      </c:pt>
                      <c:pt idx="3459">
                        <c:v>300</c:v>
                      </c:pt>
                      <c:pt idx="3460">
                        <c:v>300</c:v>
                      </c:pt>
                      <c:pt idx="3461">
                        <c:v>300</c:v>
                      </c:pt>
                      <c:pt idx="3462">
                        <c:v>300</c:v>
                      </c:pt>
                      <c:pt idx="3463">
                        <c:v>300</c:v>
                      </c:pt>
                      <c:pt idx="3464">
                        <c:v>300</c:v>
                      </c:pt>
                      <c:pt idx="3465">
                        <c:v>300</c:v>
                      </c:pt>
                      <c:pt idx="3466">
                        <c:v>300</c:v>
                      </c:pt>
                      <c:pt idx="3467">
                        <c:v>300</c:v>
                      </c:pt>
                      <c:pt idx="3468">
                        <c:v>300</c:v>
                      </c:pt>
                      <c:pt idx="3469">
                        <c:v>300</c:v>
                      </c:pt>
                      <c:pt idx="3470">
                        <c:v>300</c:v>
                      </c:pt>
                      <c:pt idx="3471">
                        <c:v>300</c:v>
                      </c:pt>
                      <c:pt idx="3472">
                        <c:v>300</c:v>
                      </c:pt>
                      <c:pt idx="3473">
                        <c:v>300</c:v>
                      </c:pt>
                      <c:pt idx="3474">
                        <c:v>300</c:v>
                      </c:pt>
                      <c:pt idx="3475">
                        <c:v>300</c:v>
                      </c:pt>
                      <c:pt idx="3476">
                        <c:v>300</c:v>
                      </c:pt>
                      <c:pt idx="3477">
                        <c:v>300</c:v>
                      </c:pt>
                      <c:pt idx="3478">
                        <c:v>300</c:v>
                      </c:pt>
                      <c:pt idx="3479">
                        <c:v>300</c:v>
                      </c:pt>
                      <c:pt idx="3480">
                        <c:v>300</c:v>
                      </c:pt>
                      <c:pt idx="3481">
                        <c:v>300</c:v>
                      </c:pt>
                      <c:pt idx="3482">
                        <c:v>300</c:v>
                      </c:pt>
                      <c:pt idx="3483">
                        <c:v>300</c:v>
                      </c:pt>
                      <c:pt idx="3484">
                        <c:v>300</c:v>
                      </c:pt>
                      <c:pt idx="3485">
                        <c:v>300</c:v>
                      </c:pt>
                      <c:pt idx="3486">
                        <c:v>300</c:v>
                      </c:pt>
                      <c:pt idx="3487">
                        <c:v>300</c:v>
                      </c:pt>
                      <c:pt idx="3488">
                        <c:v>300</c:v>
                      </c:pt>
                      <c:pt idx="3489">
                        <c:v>300</c:v>
                      </c:pt>
                      <c:pt idx="3490">
                        <c:v>300</c:v>
                      </c:pt>
                      <c:pt idx="3491">
                        <c:v>300</c:v>
                      </c:pt>
                      <c:pt idx="3492">
                        <c:v>300</c:v>
                      </c:pt>
                      <c:pt idx="3493">
                        <c:v>300</c:v>
                      </c:pt>
                      <c:pt idx="3494">
                        <c:v>300</c:v>
                      </c:pt>
                      <c:pt idx="3495">
                        <c:v>300</c:v>
                      </c:pt>
                      <c:pt idx="3496">
                        <c:v>300</c:v>
                      </c:pt>
                      <c:pt idx="3497">
                        <c:v>300</c:v>
                      </c:pt>
                      <c:pt idx="3498">
                        <c:v>300</c:v>
                      </c:pt>
                      <c:pt idx="3499">
                        <c:v>300</c:v>
                      </c:pt>
                      <c:pt idx="3500">
                        <c:v>300</c:v>
                      </c:pt>
                      <c:pt idx="3501">
                        <c:v>300</c:v>
                      </c:pt>
                      <c:pt idx="3502">
                        <c:v>300</c:v>
                      </c:pt>
                      <c:pt idx="3503">
                        <c:v>300</c:v>
                      </c:pt>
                      <c:pt idx="3504">
                        <c:v>300</c:v>
                      </c:pt>
                      <c:pt idx="3505">
                        <c:v>300</c:v>
                      </c:pt>
                      <c:pt idx="3506">
                        <c:v>300</c:v>
                      </c:pt>
                      <c:pt idx="3507">
                        <c:v>300</c:v>
                      </c:pt>
                      <c:pt idx="3508">
                        <c:v>300</c:v>
                      </c:pt>
                      <c:pt idx="3509">
                        <c:v>300</c:v>
                      </c:pt>
                      <c:pt idx="3510">
                        <c:v>300</c:v>
                      </c:pt>
                      <c:pt idx="3511">
                        <c:v>300</c:v>
                      </c:pt>
                      <c:pt idx="3512">
                        <c:v>300</c:v>
                      </c:pt>
                      <c:pt idx="3513">
                        <c:v>300</c:v>
                      </c:pt>
                      <c:pt idx="3514">
                        <c:v>300</c:v>
                      </c:pt>
                      <c:pt idx="3515">
                        <c:v>300</c:v>
                      </c:pt>
                      <c:pt idx="3516">
                        <c:v>300</c:v>
                      </c:pt>
                      <c:pt idx="3517">
                        <c:v>300</c:v>
                      </c:pt>
                      <c:pt idx="3518">
                        <c:v>300</c:v>
                      </c:pt>
                      <c:pt idx="3519">
                        <c:v>300</c:v>
                      </c:pt>
                      <c:pt idx="3520">
                        <c:v>300</c:v>
                      </c:pt>
                      <c:pt idx="3521">
                        <c:v>300</c:v>
                      </c:pt>
                      <c:pt idx="3522">
                        <c:v>300</c:v>
                      </c:pt>
                      <c:pt idx="3523">
                        <c:v>300</c:v>
                      </c:pt>
                      <c:pt idx="3524">
                        <c:v>300</c:v>
                      </c:pt>
                      <c:pt idx="3525">
                        <c:v>300</c:v>
                      </c:pt>
                      <c:pt idx="3526">
                        <c:v>300</c:v>
                      </c:pt>
                      <c:pt idx="3527">
                        <c:v>300</c:v>
                      </c:pt>
                      <c:pt idx="3528">
                        <c:v>300</c:v>
                      </c:pt>
                      <c:pt idx="3529">
                        <c:v>300</c:v>
                      </c:pt>
                      <c:pt idx="3530">
                        <c:v>300</c:v>
                      </c:pt>
                      <c:pt idx="3531">
                        <c:v>300</c:v>
                      </c:pt>
                      <c:pt idx="3532">
                        <c:v>300</c:v>
                      </c:pt>
                      <c:pt idx="3533">
                        <c:v>300</c:v>
                      </c:pt>
                      <c:pt idx="3534">
                        <c:v>300</c:v>
                      </c:pt>
                      <c:pt idx="3535">
                        <c:v>300</c:v>
                      </c:pt>
                      <c:pt idx="3536">
                        <c:v>300</c:v>
                      </c:pt>
                      <c:pt idx="3537">
                        <c:v>300</c:v>
                      </c:pt>
                      <c:pt idx="3538">
                        <c:v>300</c:v>
                      </c:pt>
                      <c:pt idx="3539">
                        <c:v>300</c:v>
                      </c:pt>
                      <c:pt idx="3540">
                        <c:v>300</c:v>
                      </c:pt>
                      <c:pt idx="3541">
                        <c:v>300</c:v>
                      </c:pt>
                      <c:pt idx="3542">
                        <c:v>300</c:v>
                      </c:pt>
                      <c:pt idx="3543">
                        <c:v>300</c:v>
                      </c:pt>
                      <c:pt idx="3544">
                        <c:v>300</c:v>
                      </c:pt>
                      <c:pt idx="3545">
                        <c:v>300</c:v>
                      </c:pt>
                      <c:pt idx="3546">
                        <c:v>300</c:v>
                      </c:pt>
                      <c:pt idx="3547">
                        <c:v>300</c:v>
                      </c:pt>
                      <c:pt idx="3548">
                        <c:v>300</c:v>
                      </c:pt>
                      <c:pt idx="3549">
                        <c:v>300</c:v>
                      </c:pt>
                      <c:pt idx="3550">
                        <c:v>300</c:v>
                      </c:pt>
                      <c:pt idx="3551">
                        <c:v>300</c:v>
                      </c:pt>
                      <c:pt idx="3552">
                        <c:v>300</c:v>
                      </c:pt>
                      <c:pt idx="3553">
                        <c:v>300</c:v>
                      </c:pt>
                      <c:pt idx="3554">
                        <c:v>300</c:v>
                      </c:pt>
                      <c:pt idx="3555">
                        <c:v>300</c:v>
                      </c:pt>
                      <c:pt idx="3556">
                        <c:v>300</c:v>
                      </c:pt>
                      <c:pt idx="3557">
                        <c:v>300</c:v>
                      </c:pt>
                      <c:pt idx="3558">
                        <c:v>300</c:v>
                      </c:pt>
                      <c:pt idx="3559">
                        <c:v>300</c:v>
                      </c:pt>
                      <c:pt idx="3560">
                        <c:v>300</c:v>
                      </c:pt>
                      <c:pt idx="3561">
                        <c:v>300</c:v>
                      </c:pt>
                      <c:pt idx="3562">
                        <c:v>300</c:v>
                      </c:pt>
                      <c:pt idx="3563">
                        <c:v>300</c:v>
                      </c:pt>
                      <c:pt idx="3564">
                        <c:v>300</c:v>
                      </c:pt>
                      <c:pt idx="3565">
                        <c:v>300</c:v>
                      </c:pt>
                      <c:pt idx="3566">
                        <c:v>300</c:v>
                      </c:pt>
                      <c:pt idx="3567">
                        <c:v>300</c:v>
                      </c:pt>
                      <c:pt idx="3568">
                        <c:v>300</c:v>
                      </c:pt>
                      <c:pt idx="3569">
                        <c:v>300</c:v>
                      </c:pt>
                      <c:pt idx="3570">
                        <c:v>300</c:v>
                      </c:pt>
                      <c:pt idx="3571">
                        <c:v>300</c:v>
                      </c:pt>
                      <c:pt idx="3572">
                        <c:v>300</c:v>
                      </c:pt>
                      <c:pt idx="3573">
                        <c:v>300</c:v>
                      </c:pt>
                      <c:pt idx="3574">
                        <c:v>300</c:v>
                      </c:pt>
                      <c:pt idx="3575">
                        <c:v>300</c:v>
                      </c:pt>
                      <c:pt idx="3576">
                        <c:v>300</c:v>
                      </c:pt>
                      <c:pt idx="3577">
                        <c:v>300</c:v>
                      </c:pt>
                      <c:pt idx="3578">
                        <c:v>300</c:v>
                      </c:pt>
                      <c:pt idx="3579">
                        <c:v>300</c:v>
                      </c:pt>
                      <c:pt idx="3580">
                        <c:v>300</c:v>
                      </c:pt>
                      <c:pt idx="3581">
                        <c:v>300</c:v>
                      </c:pt>
                      <c:pt idx="3582">
                        <c:v>300</c:v>
                      </c:pt>
                      <c:pt idx="3583">
                        <c:v>300</c:v>
                      </c:pt>
                      <c:pt idx="3584">
                        <c:v>300</c:v>
                      </c:pt>
                      <c:pt idx="3585">
                        <c:v>300</c:v>
                      </c:pt>
                      <c:pt idx="3586">
                        <c:v>300</c:v>
                      </c:pt>
                      <c:pt idx="3587">
                        <c:v>300</c:v>
                      </c:pt>
                      <c:pt idx="3588">
                        <c:v>300</c:v>
                      </c:pt>
                      <c:pt idx="3589">
                        <c:v>300</c:v>
                      </c:pt>
                      <c:pt idx="3590">
                        <c:v>300</c:v>
                      </c:pt>
                      <c:pt idx="3591">
                        <c:v>300</c:v>
                      </c:pt>
                      <c:pt idx="3592">
                        <c:v>300</c:v>
                      </c:pt>
                      <c:pt idx="3593">
                        <c:v>300</c:v>
                      </c:pt>
                      <c:pt idx="3594">
                        <c:v>300</c:v>
                      </c:pt>
                      <c:pt idx="3595">
                        <c:v>300</c:v>
                      </c:pt>
                      <c:pt idx="3596">
                        <c:v>300</c:v>
                      </c:pt>
                      <c:pt idx="3597">
                        <c:v>300</c:v>
                      </c:pt>
                      <c:pt idx="3598">
                        <c:v>300</c:v>
                      </c:pt>
                      <c:pt idx="3599">
                        <c:v>300</c:v>
                      </c:pt>
                      <c:pt idx="3600">
                        <c:v>300</c:v>
                      </c:pt>
                      <c:pt idx="3601">
                        <c:v>300</c:v>
                      </c:pt>
                      <c:pt idx="3602">
                        <c:v>300</c:v>
                      </c:pt>
                      <c:pt idx="3603">
                        <c:v>300</c:v>
                      </c:pt>
                      <c:pt idx="3604">
                        <c:v>300</c:v>
                      </c:pt>
                      <c:pt idx="3605">
                        <c:v>300</c:v>
                      </c:pt>
                      <c:pt idx="3606">
                        <c:v>300</c:v>
                      </c:pt>
                      <c:pt idx="3607">
                        <c:v>300</c:v>
                      </c:pt>
                      <c:pt idx="3608">
                        <c:v>300</c:v>
                      </c:pt>
                      <c:pt idx="3609">
                        <c:v>300</c:v>
                      </c:pt>
                      <c:pt idx="3610">
                        <c:v>300</c:v>
                      </c:pt>
                      <c:pt idx="3611">
                        <c:v>300</c:v>
                      </c:pt>
                      <c:pt idx="3612">
                        <c:v>300</c:v>
                      </c:pt>
                      <c:pt idx="3613">
                        <c:v>300</c:v>
                      </c:pt>
                      <c:pt idx="3614">
                        <c:v>300</c:v>
                      </c:pt>
                      <c:pt idx="3615">
                        <c:v>300</c:v>
                      </c:pt>
                      <c:pt idx="3616">
                        <c:v>300</c:v>
                      </c:pt>
                      <c:pt idx="3617">
                        <c:v>300</c:v>
                      </c:pt>
                      <c:pt idx="3618">
                        <c:v>300</c:v>
                      </c:pt>
                      <c:pt idx="3619">
                        <c:v>300</c:v>
                      </c:pt>
                      <c:pt idx="3620">
                        <c:v>300</c:v>
                      </c:pt>
                      <c:pt idx="3621">
                        <c:v>300</c:v>
                      </c:pt>
                      <c:pt idx="3622">
                        <c:v>300</c:v>
                      </c:pt>
                      <c:pt idx="3623">
                        <c:v>300</c:v>
                      </c:pt>
                      <c:pt idx="3624">
                        <c:v>300</c:v>
                      </c:pt>
                      <c:pt idx="3625">
                        <c:v>300</c:v>
                      </c:pt>
                      <c:pt idx="3626">
                        <c:v>300</c:v>
                      </c:pt>
                      <c:pt idx="3627">
                        <c:v>300</c:v>
                      </c:pt>
                      <c:pt idx="3628">
                        <c:v>300</c:v>
                      </c:pt>
                      <c:pt idx="3629">
                        <c:v>300</c:v>
                      </c:pt>
                      <c:pt idx="3630">
                        <c:v>300</c:v>
                      </c:pt>
                      <c:pt idx="3631">
                        <c:v>300</c:v>
                      </c:pt>
                      <c:pt idx="3632">
                        <c:v>300</c:v>
                      </c:pt>
                      <c:pt idx="3633">
                        <c:v>300</c:v>
                      </c:pt>
                      <c:pt idx="3634">
                        <c:v>300</c:v>
                      </c:pt>
                      <c:pt idx="3635">
                        <c:v>300</c:v>
                      </c:pt>
                      <c:pt idx="3636">
                        <c:v>300</c:v>
                      </c:pt>
                      <c:pt idx="3637">
                        <c:v>300</c:v>
                      </c:pt>
                      <c:pt idx="3638">
                        <c:v>300</c:v>
                      </c:pt>
                      <c:pt idx="3639">
                        <c:v>300</c:v>
                      </c:pt>
                      <c:pt idx="3640">
                        <c:v>300</c:v>
                      </c:pt>
                      <c:pt idx="3641">
                        <c:v>300</c:v>
                      </c:pt>
                      <c:pt idx="3642">
                        <c:v>300</c:v>
                      </c:pt>
                      <c:pt idx="3643">
                        <c:v>300</c:v>
                      </c:pt>
                      <c:pt idx="3644">
                        <c:v>300</c:v>
                      </c:pt>
                      <c:pt idx="3645">
                        <c:v>300</c:v>
                      </c:pt>
                      <c:pt idx="3646">
                        <c:v>300</c:v>
                      </c:pt>
                      <c:pt idx="3647">
                        <c:v>300</c:v>
                      </c:pt>
                      <c:pt idx="3648">
                        <c:v>300</c:v>
                      </c:pt>
                      <c:pt idx="3649">
                        <c:v>300</c:v>
                      </c:pt>
                      <c:pt idx="3650">
                        <c:v>300</c:v>
                      </c:pt>
                      <c:pt idx="3651">
                        <c:v>300</c:v>
                      </c:pt>
                      <c:pt idx="3652">
                        <c:v>300</c:v>
                      </c:pt>
                      <c:pt idx="3653">
                        <c:v>300</c:v>
                      </c:pt>
                      <c:pt idx="3654">
                        <c:v>300</c:v>
                      </c:pt>
                      <c:pt idx="3655">
                        <c:v>300</c:v>
                      </c:pt>
                      <c:pt idx="3656">
                        <c:v>300</c:v>
                      </c:pt>
                      <c:pt idx="3657">
                        <c:v>300</c:v>
                      </c:pt>
                      <c:pt idx="3658">
                        <c:v>300</c:v>
                      </c:pt>
                      <c:pt idx="3659">
                        <c:v>300</c:v>
                      </c:pt>
                      <c:pt idx="3660">
                        <c:v>300</c:v>
                      </c:pt>
                      <c:pt idx="3661">
                        <c:v>300</c:v>
                      </c:pt>
                      <c:pt idx="3662">
                        <c:v>300</c:v>
                      </c:pt>
                      <c:pt idx="3663">
                        <c:v>300</c:v>
                      </c:pt>
                      <c:pt idx="3664">
                        <c:v>300</c:v>
                      </c:pt>
                      <c:pt idx="3665">
                        <c:v>300</c:v>
                      </c:pt>
                      <c:pt idx="3666">
                        <c:v>300</c:v>
                      </c:pt>
                      <c:pt idx="3667">
                        <c:v>300</c:v>
                      </c:pt>
                      <c:pt idx="3668">
                        <c:v>300</c:v>
                      </c:pt>
                      <c:pt idx="3669">
                        <c:v>300</c:v>
                      </c:pt>
                      <c:pt idx="3670">
                        <c:v>300</c:v>
                      </c:pt>
                      <c:pt idx="3671">
                        <c:v>300</c:v>
                      </c:pt>
                      <c:pt idx="3672">
                        <c:v>300</c:v>
                      </c:pt>
                      <c:pt idx="3673">
                        <c:v>300</c:v>
                      </c:pt>
                      <c:pt idx="3674">
                        <c:v>300</c:v>
                      </c:pt>
                      <c:pt idx="3675">
                        <c:v>300</c:v>
                      </c:pt>
                      <c:pt idx="3676">
                        <c:v>300</c:v>
                      </c:pt>
                      <c:pt idx="3677">
                        <c:v>300</c:v>
                      </c:pt>
                      <c:pt idx="3678">
                        <c:v>300</c:v>
                      </c:pt>
                      <c:pt idx="3679">
                        <c:v>300</c:v>
                      </c:pt>
                      <c:pt idx="3680">
                        <c:v>300</c:v>
                      </c:pt>
                      <c:pt idx="3681">
                        <c:v>300</c:v>
                      </c:pt>
                      <c:pt idx="3682">
                        <c:v>300</c:v>
                      </c:pt>
                      <c:pt idx="3683">
                        <c:v>300</c:v>
                      </c:pt>
                      <c:pt idx="3684">
                        <c:v>300</c:v>
                      </c:pt>
                      <c:pt idx="3685">
                        <c:v>300</c:v>
                      </c:pt>
                      <c:pt idx="3686">
                        <c:v>300</c:v>
                      </c:pt>
                      <c:pt idx="3687">
                        <c:v>300</c:v>
                      </c:pt>
                      <c:pt idx="3688">
                        <c:v>300</c:v>
                      </c:pt>
                      <c:pt idx="3689">
                        <c:v>300</c:v>
                      </c:pt>
                      <c:pt idx="3690">
                        <c:v>300</c:v>
                      </c:pt>
                      <c:pt idx="3691">
                        <c:v>300</c:v>
                      </c:pt>
                      <c:pt idx="3692">
                        <c:v>300</c:v>
                      </c:pt>
                      <c:pt idx="3693">
                        <c:v>300</c:v>
                      </c:pt>
                      <c:pt idx="3694">
                        <c:v>300</c:v>
                      </c:pt>
                      <c:pt idx="3695">
                        <c:v>300</c:v>
                      </c:pt>
                      <c:pt idx="3696">
                        <c:v>300</c:v>
                      </c:pt>
                      <c:pt idx="3697">
                        <c:v>300</c:v>
                      </c:pt>
                      <c:pt idx="3698">
                        <c:v>300</c:v>
                      </c:pt>
                      <c:pt idx="3699">
                        <c:v>300</c:v>
                      </c:pt>
                      <c:pt idx="3700">
                        <c:v>300</c:v>
                      </c:pt>
                      <c:pt idx="3701">
                        <c:v>300</c:v>
                      </c:pt>
                      <c:pt idx="3702">
                        <c:v>300</c:v>
                      </c:pt>
                      <c:pt idx="3703">
                        <c:v>300</c:v>
                      </c:pt>
                      <c:pt idx="3704">
                        <c:v>300</c:v>
                      </c:pt>
                      <c:pt idx="3705">
                        <c:v>300</c:v>
                      </c:pt>
                      <c:pt idx="3706">
                        <c:v>300</c:v>
                      </c:pt>
                      <c:pt idx="3707">
                        <c:v>300</c:v>
                      </c:pt>
                      <c:pt idx="3708">
                        <c:v>300</c:v>
                      </c:pt>
                      <c:pt idx="3709">
                        <c:v>300</c:v>
                      </c:pt>
                      <c:pt idx="3710">
                        <c:v>300</c:v>
                      </c:pt>
                      <c:pt idx="3711">
                        <c:v>300</c:v>
                      </c:pt>
                      <c:pt idx="3712">
                        <c:v>300</c:v>
                      </c:pt>
                      <c:pt idx="3713">
                        <c:v>300</c:v>
                      </c:pt>
                      <c:pt idx="3714">
                        <c:v>300</c:v>
                      </c:pt>
                      <c:pt idx="3715">
                        <c:v>300</c:v>
                      </c:pt>
                      <c:pt idx="3716">
                        <c:v>300</c:v>
                      </c:pt>
                      <c:pt idx="3717">
                        <c:v>300</c:v>
                      </c:pt>
                      <c:pt idx="3718">
                        <c:v>300</c:v>
                      </c:pt>
                      <c:pt idx="3719">
                        <c:v>300</c:v>
                      </c:pt>
                      <c:pt idx="3720">
                        <c:v>300</c:v>
                      </c:pt>
                      <c:pt idx="3721">
                        <c:v>300</c:v>
                      </c:pt>
                      <c:pt idx="3722">
                        <c:v>300</c:v>
                      </c:pt>
                      <c:pt idx="3723">
                        <c:v>300</c:v>
                      </c:pt>
                      <c:pt idx="3724">
                        <c:v>300</c:v>
                      </c:pt>
                      <c:pt idx="3725">
                        <c:v>300</c:v>
                      </c:pt>
                      <c:pt idx="3726">
                        <c:v>300</c:v>
                      </c:pt>
                      <c:pt idx="3727">
                        <c:v>300</c:v>
                      </c:pt>
                      <c:pt idx="3728">
                        <c:v>300</c:v>
                      </c:pt>
                      <c:pt idx="3729">
                        <c:v>300</c:v>
                      </c:pt>
                      <c:pt idx="3730">
                        <c:v>300</c:v>
                      </c:pt>
                      <c:pt idx="3731">
                        <c:v>300</c:v>
                      </c:pt>
                      <c:pt idx="3732">
                        <c:v>300</c:v>
                      </c:pt>
                      <c:pt idx="3733">
                        <c:v>300</c:v>
                      </c:pt>
                      <c:pt idx="3734">
                        <c:v>300</c:v>
                      </c:pt>
                      <c:pt idx="3735">
                        <c:v>300</c:v>
                      </c:pt>
                      <c:pt idx="3736">
                        <c:v>300</c:v>
                      </c:pt>
                      <c:pt idx="3737">
                        <c:v>300</c:v>
                      </c:pt>
                      <c:pt idx="3738">
                        <c:v>300</c:v>
                      </c:pt>
                      <c:pt idx="3739">
                        <c:v>300</c:v>
                      </c:pt>
                      <c:pt idx="3740">
                        <c:v>300</c:v>
                      </c:pt>
                      <c:pt idx="3741">
                        <c:v>300</c:v>
                      </c:pt>
                      <c:pt idx="3742">
                        <c:v>300</c:v>
                      </c:pt>
                      <c:pt idx="3743">
                        <c:v>300</c:v>
                      </c:pt>
                      <c:pt idx="3744">
                        <c:v>300</c:v>
                      </c:pt>
                      <c:pt idx="3745">
                        <c:v>300</c:v>
                      </c:pt>
                      <c:pt idx="3746">
                        <c:v>300</c:v>
                      </c:pt>
                      <c:pt idx="3747">
                        <c:v>300</c:v>
                      </c:pt>
                      <c:pt idx="3748">
                        <c:v>300</c:v>
                      </c:pt>
                      <c:pt idx="3749">
                        <c:v>300</c:v>
                      </c:pt>
                      <c:pt idx="3750">
                        <c:v>300</c:v>
                      </c:pt>
                      <c:pt idx="3751">
                        <c:v>300</c:v>
                      </c:pt>
                      <c:pt idx="3752">
                        <c:v>300</c:v>
                      </c:pt>
                      <c:pt idx="3753">
                        <c:v>300</c:v>
                      </c:pt>
                      <c:pt idx="3754">
                        <c:v>300</c:v>
                      </c:pt>
                      <c:pt idx="3755">
                        <c:v>300</c:v>
                      </c:pt>
                      <c:pt idx="3756">
                        <c:v>300</c:v>
                      </c:pt>
                      <c:pt idx="3757">
                        <c:v>300</c:v>
                      </c:pt>
                      <c:pt idx="3758">
                        <c:v>300</c:v>
                      </c:pt>
                      <c:pt idx="3759">
                        <c:v>300</c:v>
                      </c:pt>
                      <c:pt idx="3760">
                        <c:v>300</c:v>
                      </c:pt>
                      <c:pt idx="3761">
                        <c:v>300</c:v>
                      </c:pt>
                      <c:pt idx="3762">
                        <c:v>300</c:v>
                      </c:pt>
                      <c:pt idx="3763">
                        <c:v>300</c:v>
                      </c:pt>
                      <c:pt idx="3764">
                        <c:v>300</c:v>
                      </c:pt>
                      <c:pt idx="3765">
                        <c:v>300</c:v>
                      </c:pt>
                      <c:pt idx="3766">
                        <c:v>300</c:v>
                      </c:pt>
                      <c:pt idx="3767">
                        <c:v>300</c:v>
                      </c:pt>
                      <c:pt idx="3768">
                        <c:v>300</c:v>
                      </c:pt>
                      <c:pt idx="3769">
                        <c:v>300</c:v>
                      </c:pt>
                      <c:pt idx="3770">
                        <c:v>300</c:v>
                      </c:pt>
                      <c:pt idx="3771">
                        <c:v>300</c:v>
                      </c:pt>
                      <c:pt idx="3772">
                        <c:v>300</c:v>
                      </c:pt>
                      <c:pt idx="3773">
                        <c:v>300</c:v>
                      </c:pt>
                      <c:pt idx="3774">
                        <c:v>300</c:v>
                      </c:pt>
                      <c:pt idx="3775">
                        <c:v>300</c:v>
                      </c:pt>
                      <c:pt idx="3776">
                        <c:v>300</c:v>
                      </c:pt>
                      <c:pt idx="3777">
                        <c:v>300</c:v>
                      </c:pt>
                      <c:pt idx="3778">
                        <c:v>300</c:v>
                      </c:pt>
                      <c:pt idx="3779">
                        <c:v>300</c:v>
                      </c:pt>
                      <c:pt idx="3780">
                        <c:v>300</c:v>
                      </c:pt>
                      <c:pt idx="3781">
                        <c:v>300</c:v>
                      </c:pt>
                      <c:pt idx="3782">
                        <c:v>300</c:v>
                      </c:pt>
                      <c:pt idx="3783">
                        <c:v>300</c:v>
                      </c:pt>
                      <c:pt idx="3784">
                        <c:v>300</c:v>
                      </c:pt>
                      <c:pt idx="3785">
                        <c:v>300</c:v>
                      </c:pt>
                      <c:pt idx="3786">
                        <c:v>300</c:v>
                      </c:pt>
                      <c:pt idx="3787">
                        <c:v>300</c:v>
                      </c:pt>
                      <c:pt idx="3788">
                        <c:v>300</c:v>
                      </c:pt>
                      <c:pt idx="3789">
                        <c:v>300</c:v>
                      </c:pt>
                      <c:pt idx="3790">
                        <c:v>300</c:v>
                      </c:pt>
                      <c:pt idx="3791">
                        <c:v>300</c:v>
                      </c:pt>
                      <c:pt idx="3792">
                        <c:v>300</c:v>
                      </c:pt>
                      <c:pt idx="3793">
                        <c:v>300</c:v>
                      </c:pt>
                      <c:pt idx="3794">
                        <c:v>300</c:v>
                      </c:pt>
                      <c:pt idx="3795">
                        <c:v>300</c:v>
                      </c:pt>
                      <c:pt idx="3796">
                        <c:v>300</c:v>
                      </c:pt>
                      <c:pt idx="3797">
                        <c:v>300</c:v>
                      </c:pt>
                      <c:pt idx="3798">
                        <c:v>300</c:v>
                      </c:pt>
                      <c:pt idx="3799">
                        <c:v>300</c:v>
                      </c:pt>
                      <c:pt idx="3800">
                        <c:v>300</c:v>
                      </c:pt>
                      <c:pt idx="3801">
                        <c:v>300</c:v>
                      </c:pt>
                      <c:pt idx="3802">
                        <c:v>300</c:v>
                      </c:pt>
                      <c:pt idx="3803">
                        <c:v>300</c:v>
                      </c:pt>
                      <c:pt idx="3804">
                        <c:v>300</c:v>
                      </c:pt>
                      <c:pt idx="3805">
                        <c:v>300</c:v>
                      </c:pt>
                      <c:pt idx="3806">
                        <c:v>300</c:v>
                      </c:pt>
                      <c:pt idx="3807">
                        <c:v>300</c:v>
                      </c:pt>
                      <c:pt idx="3808">
                        <c:v>300</c:v>
                      </c:pt>
                      <c:pt idx="3809">
                        <c:v>300</c:v>
                      </c:pt>
                      <c:pt idx="3810">
                        <c:v>300</c:v>
                      </c:pt>
                      <c:pt idx="3811">
                        <c:v>300</c:v>
                      </c:pt>
                      <c:pt idx="3812">
                        <c:v>300</c:v>
                      </c:pt>
                      <c:pt idx="3813">
                        <c:v>300</c:v>
                      </c:pt>
                      <c:pt idx="3814">
                        <c:v>300</c:v>
                      </c:pt>
                      <c:pt idx="3815">
                        <c:v>300</c:v>
                      </c:pt>
                      <c:pt idx="3816">
                        <c:v>300</c:v>
                      </c:pt>
                      <c:pt idx="3817">
                        <c:v>300</c:v>
                      </c:pt>
                      <c:pt idx="3818">
                        <c:v>300</c:v>
                      </c:pt>
                      <c:pt idx="3819">
                        <c:v>300</c:v>
                      </c:pt>
                      <c:pt idx="3820">
                        <c:v>300</c:v>
                      </c:pt>
                      <c:pt idx="3821">
                        <c:v>300</c:v>
                      </c:pt>
                      <c:pt idx="3822">
                        <c:v>300</c:v>
                      </c:pt>
                      <c:pt idx="3823">
                        <c:v>300</c:v>
                      </c:pt>
                      <c:pt idx="3824">
                        <c:v>300</c:v>
                      </c:pt>
                      <c:pt idx="3825">
                        <c:v>300</c:v>
                      </c:pt>
                      <c:pt idx="3826">
                        <c:v>300</c:v>
                      </c:pt>
                      <c:pt idx="3827">
                        <c:v>300</c:v>
                      </c:pt>
                      <c:pt idx="3828">
                        <c:v>300</c:v>
                      </c:pt>
                      <c:pt idx="3829">
                        <c:v>300</c:v>
                      </c:pt>
                      <c:pt idx="3830">
                        <c:v>300</c:v>
                      </c:pt>
                      <c:pt idx="3831">
                        <c:v>300</c:v>
                      </c:pt>
                      <c:pt idx="3832">
                        <c:v>300</c:v>
                      </c:pt>
                      <c:pt idx="3833">
                        <c:v>300</c:v>
                      </c:pt>
                      <c:pt idx="3834">
                        <c:v>300</c:v>
                      </c:pt>
                      <c:pt idx="3835">
                        <c:v>300</c:v>
                      </c:pt>
                      <c:pt idx="3836">
                        <c:v>300</c:v>
                      </c:pt>
                      <c:pt idx="3837">
                        <c:v>300</c:v>
                      </c:pt>
                      <c:pt idx="3838">
                        <c:v>300</c:v>
                      </c:pt>
                      <c:pt idx="3839">
                        <c:v>300</c:v>
                      </c:pt>
                      <c:pt idx="3840">
                        <c:v>300</c:v>
                      </c:pt>
                      <c:pt idx="3841">
                        <c:v>300</c:v>
                      </c:pt>
                      <c:pt idx="3842">
                        <c:v>300</c:v>
                      </c:pt>
                      <c:pt idx="3843">
                        <c:v>300</c:v>
                      </c:pt>
                      <c:pt idx="3844">
                        <c:v>300</c:v>
                      </c:pt>
                      <c:pt idx="3845">
                        <c:v>300</c:v>
                      </c:pt>
                      <c:pt idx="3846">
                        <c:v>300</c:v>
                      </c:pt>
                      <c:pt idx="3847">
                        <c:v>300</c:v>
                      </c:pt>
                      <c:pt idx="3848">
                        <c:v>300</c:v>
                      </c:pt>
                      <c:pt idx="3849">
                        <c:v>300</c:v>
                      </c:pt>
                      <c:pt idx="3850">
                        <c:v>300</c:v>
                      </c:pt>
                      <c:pt idx="3851">
                        <c:v>300</c:v>
                      </c:pt>
                      <c:pt idx="3852">
                        <c:v>300</c:v>
                      </c:pt>
                      <c:pt idx="3853">
                        <c:v>300</c:v>
                      </c:pt>
                      <c:pt idx="3854">
                        <c:v>300</c:v>
                      </c:pt>
                      <c:pt idx="3855">
                        <c:v>300</c:v>
                      </c:pt>
                      <c:pt idx="3856">
                        <c:v>300</c:v>
                      </c:pt>
                      <c:pt idx="3857">
                        <c:v>300</c:v>
                      </c:pt>
                      <c:pt idx="3858">
                        <c:v>300</c:v>
                      </c:pt>
                      <c:pt idx="3859">
                        <c:v>300</c:v>
                      </c:pt>
                      <c:pt idx="3860">
                        <c:v>300</c:v>
                      </c:pt>
                      <c:pt idx="3861">
                        <c:v>300</c:v>
                      </c:pt>
                      <c:pt idx="3862">
                        <c:v>300</c:v>
                      </c:pt>
                      <c:pt idx="3863">
                        <c:v>300</c:v>
                      </c:pt>
                      <c:pt idx="3864">
                        <c:v>300</c:v>
                      </c:pt>
                      <c:pt idx="3865">
                        <c:v>300</c:v>
                      </c:pt>
                      <c:pt idx="3866">
                        <c:v>300</c:v>
                      </c:pt>
                      <c:pt idx="3867">
                        <c:v>300</c:v>
                      </c:pt>
                      <c:pt idx="3868">
                        <c:v>300</c:v>
                      </c:pt>
                      <c:pt idx="3869">
                        <c:v>300</c:v>
                      </c:pt>
                      <c:pt idx="3870">
                        <c:v>300</c:v>
                      </c:pt>
                      <c:pt idx="3871">
                        <c:v>300</c:v>
                      </c:pt>
                      <c:pt idx="3872">
                        <c:v>300</c:v>
                      </c:pt>
                      <c:pt idx="3873">
                        <c:v>300</c:v>
                      </c:pt>
                      <c:pt idx="3874">
                        <c:v>300</c:v>
                      </c:pt>
                      <c:pt idx="3875">
                        <c:v>300</c:v>
                      </c:pt>
                      <c:pt idx="3876">
                        <c:v>300</c:v>
                      </c:pt>
                      <c:pt idx="3877">
                        <c:v>300</c:v>
                      </c:pt>
                      <c:pt idx="3878">
                        <c:v>300</c:v>
                      </c:pt>
                      <c:pt idx="3879">
                        <c:v>300</c:v>
                      </c:pt>
                      <c:pt idx="3880">
                        <c:v>300</c:v>
                      </c:pt>
                      <c:pt idx="3881">
                        <c:v>300</c:v>
                      </c:pt>
                      <c:pt idx="3882">
                        <c:v>300</c:v>
                      </c:pt>
                      <c:pt idx="3883">
                        <c:v>300</c:v>
                      </c:pt>
                      <c:pt idx="3884">
                        <c:v>300</c:v>
                      </c:pt>
                      <c:pt idx="3885">
                        <c:v>300</c:v>
                      </c:pt>
                      <c:pt idx="3886">
                        <c:v>300</c:v>
                      </c:pt>
                      <c:pt idx="3887">
                        <c:v>300</c:v>
                      </c:pt>
                      <c:pt idx="3888">
                        <c:v>300</c:v>
                      </c:pt>
                      <c:pt idx="3889">
                        <c:v>300</c:v>
                      </c:pt>
                      <c:pt idx="3890">
                        <c:v>300</c:v>
                      </c:pt>
                      <c:pt idx="3891">
                        <c:v>300</c:v>
                      </c:pt>
                      <c:pt idx="3892">
                        <c:v>300</c:v>
                      </c:pt>
                      <c:pt idx="3893">
                        <c:v>300</c:v>
                      </c:pt>
                      <c:pt idx="3894">
                        <c:v>300</c:v>
                      </c:pt>
                      <c:pt idx="3895">
                        <c:v>300</c:v>
                      </c:pt>
                      <c:pt idx="3896">
                        <c:v>300</c:v>
                      </c:pt>
                      <c:pt idx="3897">
                        <c:v>300</c:v>
                      </c:pt>
                      <c:pt idx="3898">
                        <c:v>300</c:v>
                      </c:pt>
                      <c:pt idx="3899">
                        <c:v>300</c:v>
                      </c:pt>
                      <c:pt idx="3900">
                        <c:v>300</c:v>
                      </c:pt>
                      <c:pt idx="3901">
                        <c:v>300</c:v>
                      </c:pt>
                      <c:pt idx="3902">
                        <c:v>300</c:v>
                      </c:pt>
                      <c:pt idx="3903">
                        <c:v>300</c:v>
                      </c:pt>
                      <c:pt idx="3904">
                        <c:v>300</c:v>
                      </c:pt>
                      <c:pt idx="3905">
                        <c:v>300</c:v>
                      </c:pt>
                      <c:pt idx="3906">
                        <c:v>300</c:v>
                      </c:pt>
                      <c:pt idx="3907">
                        <c:v>300</c:v>
                      </c:pt>
                      <c:pt idx="3908">
                        <c:v>300</c:v>
                      </c:pt>
                      <c:pt idx="3909">
                        <c:v>300</c:v>
                      </c:pt>
                      <c:pt idx="3910">
                        <c:v>300</c:v>
                      </c:pt>
                      <c:pt idx="3911">
                        <c:v>300</c:v>
                      </c:pt>
                      <c:pt idx="3912">
                        <c:v>300</c:v>
                      </c:pt>
                      <c:pt idx="3913">
                        <c:v>300</c:v>
                      </c:pt>
                      <c:pt idx="3914">
                        <c:v>300</c:v>
                      </c:pt>
                      <c:pt idx="3915">
                        <c:v>300</c:v>
                      </c:pt>
                      <c:pt idx="3916">
                        <c:v>300</c:v>
                      </c:pt>
                      <c:pt idx="3917">
                        <c:v>300</c:v>
                      </c:pt>
                      <c:pt idx="3918">
                        <c:v>300</c:v>
                      </c:pt>
                      <c:pt idx="3919">
                        <c:v>300</c:v>
                      </c:pt>
                      <c:pt idx="3920">
                        <c:v>300</c:v>
                      </c:pt>
                      <c:pt idx="3921">
                        <c:v>300</c:v>
                      </c:pt>
                      <c:pt idx="3922">
                        <c:v>300</c:v>
                      </c:pt>
                      <c:pt idx="3923">
                        <c:v>300</c:v>
                      </c:pt>
                      <c:pt idx="3924">
                        <c:v>300</c:v>
                      </c:pt>
                      <c:pt idx="3925">
                        <c:v>300</c:v>
                      </c:pt>
                      <c:pt idx="3926">
                        <c:v>300</c:v>
                      </c:pt>
                      <c:pt idx="3927">
                        <c:v>300</c:v>
                      </c:pt>
                      <c:pt idx="3928">
                        <c:v>300</c:v>
                      </c:pt>
                      <c:pt idx="3929">
                        <c:v>300</c:v>
                      </c:pt>
                      <c:pt idx="3930">
                        <c:v>300</c:v>
                      </c:pt>
                      <c:pt idx="3931">
                        <c:v>300</c:v>
                      </c:pt>
                      <c:pt idx="3932">
                        <c:v>300</c:v>
                      </c:pt>
                      <c:pt idx="3933">
                        <c:v>300</c:v>
                      </c:pt>
                      <c:pt idx="3934">
                        <c:v>300</c:v>
                      </c:pt>
                      <c:pt idx="3935">
                        <c:v>300</c:v>
                      </c:pt>
                      <c:pt idx="3936">
                        <c:v>300</c:v>
                      </c:pt>
                      <c:pt idx="3937">
                        <c:v>300</c:v>
                      </c:pt>
                      <c:pt idx="3938">
                        <c:v>300</c:v>
                      </c:pt>
                      <c:pt idx="3939">
                        <c:v>300</c:v>
                      </c:pt>
                      <c:pt idx="3940">
                        <c:v>300</c:v>
                      </c:pt>
                      <c:pt idx="3941">
                        <c:v>300</c:v>
                      </c:pt>
                      <c:pt idx="3942">
                        <c:v>300</c:v>
                      </c:pt>
                      <c:pt idx="3943">
                        <c:v>300</c:v>
                      </c:pt>
                      <c:pt idx="3944">
                        <c:v>300</c:v>
                      </c:pt>
                      <c:pt idx="3945">
                        <c:v>300</c:v>
                      </c:pt>
                      <c:pt idx="3946">
                        <c:v>300</c:v>
                      </c:pt>
                      <c:pt idx="3947">
                        <c:v>300</c:v>
                      </c:pt>
                      <c:pt idx="3948">
                        <c:v>300</c:v>
                      </c:pt>
                      <c:pt idx="3949">
                        <c:v>300</c:v>
                      </c:pt>
                      <c:pt idx="3950">
                        <c:v>300</c:v>
                      </c:pt>
                      <c:pt idx="3951">
                        <c:v>300</c:v>
                      </c:pt>
                      <c:pt idx="3952">
                        <c:v>300</c:v>
                      </c:pt>
                      <c:pt idx="3953">
                        <c:v>300</c:v>
                      </c:pt>
                      <c:pt idx="3954">
                        <c:v>300</c:v>
                      </c:pt>
                      <c:pt idx="3955">
                        <c:v>300</c:v>
                      </c:pt>
                      <c:pt idx="3956">
                        <c:v>300</c:v>
                      </c:pt>
                      <c:pt idx="3957">
                        <c:v>300</c:v>
                      </c:pt>
                      <c:pt idx="3958">
                        <c:v>300</c:v>
                      </c:pt>
                      <c:pt idx="3959">
                        <c:v>300</c:v>
                      </c:pt>
                      <c:pt idx="3960">
                        <c:v>300</c:v>
                      </c:pt>
                      <c:pt idx="3961">
                        <c:v>300</c:v>
                      </c:pt>
                      <c:pt idx="3962">
                        <c:v>300</c:v>
                      </c:pt>
                      <c:pt idx="3963">
                        <c:v>300</c:v>
                      </c:pt>
                      <c:pt idx="3964">
                        <c:v>300</c:v>
                      </c:pt>
                      <c:pt idx="3965">
                        <c:v>300</c:v>
                      </c:pt>
                      <c:pt idx="3966">
                        <c:v>300</c:v>
                      </c:pt>
                      <c:pt idx="3967">
                        <c:v>300</c:v>
                      </c:pt>
                      <c:pt idx="3968">
                        <c:v>300</c:v>
                      </c:pt>
                      <c:pt idx="3969">
                        <c:v>300</c:v>
                      </c:pt>
                      <c:pt idx="3970">
                        <c:v>300</c:v>
                      </c:pt>
                      <c:pt idx="3971">
                        <c:v>300</c:v>
                      </c:pt>
                      <c:pt idx="3972">
                        <c:v>300</c:v>
                      </c:pt>
                      <c:pt idx="3973">
                        <c:v>300</c:v>
                      </c:pt>
                      <c:pt idx="3974">
                        <c:v>300</c:v>
                      </c:pt>
                      <c:pt idx="3975">
                        <c:v>300</c:v>
                      </c:pt>
                      <c:pt idx="3976">
                        <c:v>300</c:v>
                      </c:pt>
                      <c:pt idx="3977">
                        <c:v>300</c:v>
                      </c:pt>
                      <c:pt idx="3978">
                        <c:v>300</c:v>
                      </c:pt>
                      <c:pt idx="3979">
                        <c:v>300</c:v>
                      </c:pt>
                      <c:pt idx="3980">
                        <c:v>300</c:v>
                      </c:pt>
                      <c:pt idx="3981">
                        <c:v>300</c:v>
                      </c:pt>
                      <c:pt idx="3982">
                        <c:v>300</c:v>
                      </c:pt>
                      <c:pt idx="3983">
                        <c:v>300</c:v>
                      </c:pt>
                      <c:pt idx="3984">
                        <c:v>300</c:v>
                      </c:pt>
                      <c:pt idx="3985">
                        <c:v>300</c:v>
                      </c:pt>
                      <c:pt idx="3986">
                        <c:v>300</c:v>
                      </c:pt>
                      <c:pt idx="3987">
                        <c:v>300</c:v>
                      </c:pt>
                      <c:pt idx="3988">
                        <c:v>300</c:v>
                      </c:pt>
                      <c:pt idx="3989">
                        <c:v>300</c:v>
                      </c:pt>
                      <c:pt idx="3990">
                        <c:v>300</c:v>
                      </c:pt>
                      <c:pt idx="3991">
                        <c:v>300</c:v>
                      </c:pt>
                      <c:pt idx="3992">
                        <c:v>300</c:v>
                      </c:pt>
                      <c:pt idx="3993">
                        <c:v>300</c:v>
                      </c:pt>
                      <c:pt idx="3994">
                        <c:v>300</c:v>
                      </c:pt>
                      <c:pt idx="3995">
                        <c:v>300</c:v>
                      </c:pt>
                      <c:pt idx="3996">
                        <c:v>300</c:v>
                      </c:pt>
                      <c:pt idx="3997">
                        <c:v>300</c:v>
                      </c:pt>
                      <c:pt idx="3998">
                        <c:v>300</c:v>
                      </c:pt>
                      <c:pt idx="3999">
                        <c:v>300</c:v>
                      </c:pt>
                      <c:pt idx="4000">
                        <c:v>300</c:v>
                      </c:pt>
                      <c:pt idx="4001">
                        <c:v>300</c:v>
                      </c:pt>
                      <c:pt idx="4002">
                        <c:v>300</c:v>
                      </c:pt>
                      <c:pt idx="4003">
                        <c:v>300</c:v>
                      </c:pt>
                      <c:pt idx="4004">
                        <c:v>300</c:v>
                      </c:pt>
                      <c:pt idx="4005">
                        <c:v>300</c:v>
                      </c:pt>
                      <c:pt idx="4006">
                        <c:v>300</c:v>
                      </c:pt>
                      <c:pt idx="4007">
                        <c:v>300</c:v>
                      </c:pt>
                      <c:pt idx="4008">
                        <c:v>300</c:v>
                      </c:pt>
                      <c:pt idx="4009">
                        <c:v>300</c:v>
                      </c:pt>
                      <c:pt idx="4010">
                        <c:v>300</c:v>
                      </c:pt>
                      <c:pt idx="4011">
                        <c:v>300</c:v>
                      </c:pt>
                      <c:pt idx="4012">
                        <c:v>300</c:v>
                      </c:pt>
                      <c:pt idx="4013">
                        <c:v>300</c:v>
                      </c:pt>
                      <c:pt idx="4014">
                        <c:v>300</c:v>
                      </c:pt>
                      <c:pt idx="4015">
                        <c:v>300</c:v>
                      </c:pt>
                      <c:pt idx="4016">
                        <c:v>300</c:v>
                      </c:pt>
                      <c:pt idx="4017">
                        <c:v>300</c:v>
                      </c:pt>
                      <c:pt idx="4018">
                        <c:v>300</c:v>
                      </c:pt>
                      <c:pt idx="4019">
                        <c:v>300</c:v>
                      </c:pt>
                      <c:pt idx="4020">
                        <c:v>300</c:v>
                      </c:pt>
                      <c:pt idx="4021">
                        <c:v>300</c:v>
                      </c:pt>
                      <c:pt idx="4022">
                        <c:v>300</c:v>
                      </c:pt>
                      <c:pt idx="4023">
                        <c:v>300</c:v>
                      </c:pt>
                      <c:pt idx="4024">
                        <c:v>300</c:v>
                      </c:pt>
                      <c:pt idx="4025">
                        <c:v>300</c:v>
                      </c:pt>
                      <c:pt idx="4026">
                        <c:v>300</c:v>
                      </c:pt>
                      <c:pt idx="4027">
                        <c:v>300</c:v>
                      </c:pt>
                      <c:pt idx="4028">
                        <c:v>300</c:v>
                      </c:pt>
                      <c:pt idx="4029">
                        <c:v>300</c:v>
                      </c:pt>
                      <c:pt idx="4030">
                        <c:v>300</c:v>
                      </c:pt>
                      <c:pt idx="4031">
                        <c:v>300</c:v>
                      </c:pt>
                      <c:pt idx="4032">
                        <c:v>300</c:v>
                      </c:pt>
                      <c:pt idx="4033">
                        <c:v>300</c:v>
                      </c:pt>
                      <c:pt idx="4034">
                        <c:v>300</c:v>
                      </c:pt>
                      <c:pt idx="4035">
                        <c:v>300</c:v>
                      </c:pt>
                      <c:pt idx="4036">
                        <c:v>300</c:v>
                      </c:pt>
                      <c:pt idx="4037">
                        <c:v>300</c:v>
                      </c:pt>
                      <c:pt idx="4038">
                        <c:v>300</c:v>
                      </c:pt>
                      <c:pt idx="4039">
                        <c:v>300</c:v>
                      </c:pt>
                      <c:pt idx="4040">
                        <c:v>300</c:v>
                      </c:pt>
                      <c:pt idx="4041">
                        <c:v>300</c:v>
                      </c:pt>
                      <c:pt idx="4042">
                        <c:v>300</c:v>
                      </c:pt>
                      <c:pt idx="4043">
                        <c:v>300</c:v>
                      </c:pt>
                      <c:pt idx="4044">
                        <c:v>300</c:v>
                      </c:pt>
                      <c:pt idx="4045">
                        <c:v>300</c:v>
                      </c:pt>
                      <c:pt idx="4046">
                        <c:v>300</c:v>
                      </c:pt>
                      <c:pt idx="4047">
                        <c:v>300</c:v>
                      </c:pt>
                      <c:pt idx="4048">
                        <c:v>300</c:v>
                      </c:pt>
                      <c:pt idx="4049">
                        <c:v>300</c:v>
                      </c:pt>
                      <c:pt idx="4050">
                        <c:v>300</c:v>
                      </c:pt>
                      <c:pt idx="4051">
                        <c:v>300</c:v>
                      </c:pt>
                      <c:pt idx="4052">
                        <c:v>300</c:v>
                      </c:pt>
                      <c:pt idx="4053">
                        <c:v>300</c:v>
                      </c:pt>
                      <c:pt idx="4054">
                        <c:v>300</c:v>
                      </c:pt>
                      <c:pt idx="4055">
                        <c:v>300</c:v>
                      </c:pt>
                      <c:pt idx="4056">
                        <c:v>300</c:v>
                      </c:pt>
                      <c:pt idx="4057">
                        <c:v>300</c:v>
                      </c:pt>
                      <c:pt idx="4058">
                        <c:v>300</c:v>
                      </c:pt>
                      <c:pt idx="4059">
                        <c:v>300</c:v>
                      </c:pt>
                      <c:pt idx="4060">
                        <c:v>300</c:v>
                      </c:pt>
                      <c:pt idx="4061">
                        <c:v>300</c:v>
                      </c:pt>
                      <c:pt idx="4062">
                        <c:v>300</c:v>
                      </c:pt>
                      <c:pt idx="4063">
                        <c:v>300</c:v>
                      </c:pt>
                      <c:pt idx="4064">
                        <c:v>300</c:v>
                      </c:pt>
                      <c:pt idx="4065">
                        <c:v>300</c:v>
                      </c:pt>
                      <c:pt idx="4066">
                        <c:v>300</c:v>
                      </c:pt>
                      <c:pt idx="4067">
                        <c:v>300</c:v>
                      </c:pt>
                      <c:pt idx="4068">
                        <c:v>300</c:v>
                      </c:pt>
                      <c:pt idx="4069">
                        <c:v>300</c:v>
                      </c:pt>
                      <c:pt idx="4070">
                        <c:v>300</c:v>
                      </c:pt>
                      <c:pt idx="4071">
                        <c:v>300</c:v>
                      </c:pt>
                      <c:pt idx="4072">
                        <c:v>300</c:v>
                      </c:pt>
                      <c:pt idx="4073">
                        <c:v>300</c:v>
                      </c:pt>
                      <c:pt idx="4074">
                        <c:v>300</c:v>
                      </c:pt>
                      <c:pt idx="4075">
                        <c:v>300</c:v>
                      </c:pt>
                      <c:pt idx="4076">
                        <c:v>300</c:v>
                      </c:pt>
                      <c:pt idx="4077">
                        <c:v>300</c:v>
                      </c:pt>
                      <c:pt idx="4078">
                        <c:v>300</c:v>
                      </c:pt>
                      <c:pt idx="4079">
                        <c:v>300</c:v>
                      </c:pt>
                      <c:pt idx="4080">
                        <c:v>300</c:v>
                      </c:pt>
                      <c:pt idx="4081">
                        <c:v>300</c:v>
                      </c:pt>
                      <c:pt idx="4082">
                        <c:v>300</c:v>
                      </c:pt>
                      <c:pt idx="4083">
                        <c:v>300</c:v>
                      </c:pt>
                      <c:pt idx="4084">
                        <c:v>300</c:v>
                      </c:pt>
                      <c:pt idx="4085">
                        <c:v>300</c:v>
                      </c:pt>
                      <c:pt idx="4086">
                        <c:v>300</c:v>
                      </c:pt>
                      <c:pt idx="4087">
                        <c:v>300</c:v>
                      </c:pt>
                      <c:pt idx="4088">
                        <c:v>300</c:v>
                      </c:pt>
                      <c:pt idx="4089">
                        <c:v>300</c:v>
                      </c:pt>
                      <c:pt idx="4090">
                        <c:v>300</c:v>
                      </c:pt>
                      <c:pt idx="4091">
                        <c:v>300</c:v>
                      </c:pt>
                      <c:pt idx="4092">
                        <c:v>300</c:v>
                      </c:pt>
                      <c:pt idx="4093">
                        <c:v>300</c:v>
                      </c:pt>
                      <c:pt idx="4094">
                        <c:v>300</c:v>
                      </c:pt>
                      <c:pt idx="4095">
                        <c:v>300</c:v>
                      </c:pt>
                      <c:pt idx="4096">
                        <c:v>300</c:v>
                      </c:pt>
                      <c:pt idx="4097">
                        <c:v>300</c:v>
                      </c:pt>
                      <c:pt idx="4098">
                        <c:v>300</c:v>
                      </c:pt>
                      <c:pt idx="4099">
                        <c:v>300</c:v>
                      </c:pt>
                      <c:pt idx="4100">
                        <c:v>300</c:v>
                      </c:pt>
                      <c:pt idx="4101">
                        <c:v>300</c:v>
                      </c:pt>
                      <c:pt idx="4102">
                        <c:v>300</c:v>
                      </c:pt>
                      <c:pt idx="4103">
                        <c:v>300</c:v>
                      </c:pt>
                      <c:pt idx="4104">
                        <c:v>300</c:v>
                      </c:pt>
                      <c:pt idx="4105">
                        <c:v>300</c:v>
                      </c:pt>
                      <c:pt idx="4106">
                        <c:v>300</c:v>
                      </c:pt>
                      <c:pt idx="4107">
                        <c:v>300</c:v>
                      </c:pt>
                      <c:pt idx="4108">
                        <c:v>300</c:v>
                      </c:pt>
                      <c:pt idx="4109">
                        <c:v>300</c:v>
                      </c:pt>
                      <c:pt idx="4110">
                        <c:v>300</c:v>
                      </c:pt>
                      <c:pt idx="4111">
                        <c:v>300</c:v>
                      </c:pt>
                      <c:pt idx="4112">
                        <c:v>300</c:v>
                      </c:pt>
                      <c:pt idx="4113">
                        <c:v>300</c:v>
                      </c:pt>
                      <c:pt idx="4114">
                        <c:v>300</c:v>
                      </c:pt>
                      <c:pt idx="4115">
                        <c:v>300</c:v>
                      </c:pt>
                      <c:pt idx="4116">
                        <c:v>300</c:v>
                      </c:pt>
                      <c:pt idx="4117">
                        <c:v>300</c:v>
                      </c:pt>
                      <c:pt idx="4118">
                        <c:v>300</c:v>
                      </c:pt>
                      <c:pt idx="4119">
                        <c:v>300</c:v>
                      </c:pt>
                      <c:pt idx="4120">
                        <c:v>300</c:v>
                      </c:pt>
                      <c:pt idx="4121">
                        <c:v>300</c:v>
                      </c:pt>
                      <c:pt idx="4122">
                        <c:v>300</c:v>
                      </c:pt>
                      <c:pt idx="4123">
                        <c:v>300</c:v>
                      </c:pt>
                      <c:pt idx="4124">
                        <c:v>300</c:v>
                      </c:pt>
                      <c:pt idx="4125">
                        <c:v>300</c:v>
                      </c:pt>
                      <c:pt idx="4126">
                        <c:v>300</c:v>
                      </c:pt>
                      <c:pt idx="4127">
                        <c:v>300</c:v>
                      </c:pt>
                      <c:pt idx="4128">
                        <c:v>300</c:v>
                      </c:pt>
                      <c:pt idx="4129">
                        <c:v>300</c:v>
                      </c:pt>
                      <c:pt idx="4130">
                        <c:v>300</c:v>
                      </c:pt>
                      <c:pt idx="4131">
                        <c:v>300</c:v>
                      </c:pt>
                      <c:pt idx="4132">
                        <c:v>300</c:v>
                      </c:pt>
                      <c:pt idx="4133">
                        <c:v>300</c:v>
                      </c:pt>
                      <c:pt idx="4134">
                        <c:v>300</c:v>
                      </c:pt>
                      <c:pt idx="4135">
                        <c:v>300</c:v>
                      </c:pt>
                      <c:pt idx="4136">
                        <c:v>300</c:v>
                      </c:pt>
                      <c:pt idx="4137">
                        <c:v>300</c:v>
                      </c:pt>
                      <c:pt idx="4138">
                        <c:v>300</c:v>
                      </c:pt>
                      <c:pt idx="4139">
                        <c:v>300</c:v>
                      </c:pt>
                      <c:pt idx="4140">
                        <c:v>300</c:v>
                      </c:pt>
                      <c:pt idx="4141">
                        <c:v>300</c:v>
                      </c:pt>
                      <c:pt idx="4142">
                        <c:v>300</c:v>
                      </c:pt>
                      <c:pt idx="4143">
                        <c:v>300</c:v>
                      </c:pt>
                      <c:pt idx="4144">
                        <c:v>300</c:v>
                      </c:pt>
                      <c:pt idx="4145">
                        <c:v>300</c:v>
                      </c:pt>
                      <c:pt idx="4146">
                        <c:v>300</c:v>
                      </c:pt>
                      <c:pt idx="4147">
                        <c:v>300</c:v>
                      </c:pt>
                      <c:pt idx="4148">
                        <c:v>300</c:v>
                      </c:pt>
                      <c:pt idx="4149">
                        <c:v>300</c:v>
                      </c:pt>
                      <c:pt idx="4150">
                        <c:v>300</c:v>
                      </c:pt>
                      <c:pt idx="4151">
                        <c:v>300</c:v>
                      </c:pt>
                      <c:pt idx="4152">
                        <c:v>300</c:v>
                      </c:pt>
                      <c:pt idx="4153">
                        <c:v>300</c:v>
                      </c:pt>
                      <c:pt idx="4154">
                        <c:v>300</c:v>
                      </c:pt>
                      <c:pt idx="4155">
                        <c:v>300</c:v>
                      </c:pt>
                      <c:pt idx="4156">
                        <c:v>300</c:v>
                      </c:pt>
                      <c:pt idx="4157">
                        <c:v>300</c:v>
                      </c:pt>
                      <c:pt idx="4158">
                        <c:v>300</c:v>
                      </c:pt>
                      <c:pt idx="4159">
                        <c:v>300</c:v>
                      </c:pt>
                      <c:pt idx="4160">
                        <c:v>300</c:v>
                      </c:pt>
                      <c:pt idx="4161">
                        <c:v>300</c:v>
                      </c:pt>
                      <c:pt idx="4162">
                        <c:v>300</c:v>
                      </c:pt>
                      <c:pt idx="4163">
                        <c:v>300</c:v>
                      </c:pt>
                      <c:pt idx="4164">
                        <c:v>300</c:v>
                      </c:pt>
                      <c:pt idx="4165">
                        <c:v>300</c:v>
                      </c:pt>
                      <c:pt idx="4166">
                        <c:v>300</c:v>
                      </c:pt>
                      <c:pt idx="4167">
                        <c:v>300</c:v>
                      </c:pt>
                      <c:pt idx="4168">
                        <c:v>300</c:v>
                      </c:pt>
                      <c:pt idx="4169">
                        <c:v>300</c:v>
                      </c:pt>
                      <c:pt idx="4170">
                        <c:v>300</c:v>
                      </c:pt>
                      <c:pt idx="4171">
                        <c:v>300</c:v>
                      </c:pt>
                      <c:pt idx="4172">
                        <c:v>300</c:v>
                      </c:pt>
                      <c:pt idx="4173">
                        <c:v>300</c:v>
                      </c:pt>
                      <c:pt idx="4174">
                        <c:v>300</c:v>
                      </c:pt>
                      <c:pt idx="4175">
                        <c:v>300</c:v>
                      </c:pt>
                      <c:pt idx="4176">
                        <c:v>300</c:v>
                      </c:pt>
                      <c:pt idx="4177">
                        <c:v>300</c:v>
                      </c:pt>
                      <c:pt idx="4178">
                        <c:v>300</c:v>
                      </c:pt>
                      <c:pt idx="4179">
                        <c:v>300</c:v>
                      </c:pt>
                      <c:pt idx="4180">
                        <c:v>300</c:v>
                      </c:pt>
                      <c:pt idx="4181">
                        <c:v>300</c:v>
                      </c:pt>
                      <c:pt idx="4182">
                        <c:v>300</c:v>
                      </c:pt>
                      <c:pt idx="4183">
                        <c:v>300</c:v>
                      </c:pt>
                      <c:pt idx="4184">
                        <c:v>300</c:v>
                      </c:pt>
                      <c:pt idx="4185">
                        <c:v>300</c:v>
                      </c:pt>
                      <c:pt idx="4186">
                        <c:v>300</c:v>
                      </c:pt>
                      <c:pt idx="4187">
                        <c:v>300</c:v>
                      </c:pt>
                      <c:pt idx="4188">
                        <c:v>300</c:v>
                      </c:pt>
                      <c:pt idx="4189">
                        <c:v>300</c:v>
                      </c:pt>
                      <c:pt idx="4190">
                        <c:v>300</c:v>
                      </c:pt>
                      <c:pt idx="4191">
                        <c:v>300</c:v>
                      </c:pt>
                      <c:pt idx="4192">
                        <c:v>300</c:v>
                      </c:pt>
                      <c:pt idx="4193">
                        <c:v>300</c:v>
                      </c:pt>
                      <c:pt idx="4194">
                        <c:v>300</c:v>
                      </c:pt>
                      <c:pt idx="4195">
                        <c:v>300</c:v>
                      </c:pt>
                      <c:pt idx="4196">
                        <c:v>300</c:v>
                      </c:pt>
                      <c:pt idx="4197">
                        <c:v>300</c:v>
                      </c:pt>
                      <c:pt idx="4198">
                        <c:v>300</c:v>
                      </c:pt>
                      <c:pt idx="4199">
                        <c:v>300</c:v>
                      </c:pt>
                      <c:pt idx="4200">
                        <c:v>300</c:v>
                      </c:pt>
                      <c:pt idx="4201">
                        <c:v>300</c:v>
                      </c:pt>
                      <c:pt idx="4202">
                        <c:v>300</c:v>
                      </c:pt>
                      <c:pt idx="4203">
                        <c:v>300</c:v>
                      </c:pt>
                      <c:pt idx="4204">
                        <c:v>300</c:v>
                      </c:pt>
                      <c:pt idx="4205">
                        <c:v>300</c:v>
                      </c:pt>
                      <c:pt idx="4206">
                        <c:v>300</c:v>
                      </c:pt>
                      <c:pt idx="4207">
                        <c:v>300</c:v>
                      </c:pt>
                      <c:pt idx="4208">
                        <c:v>300</c:v>
                      </c:pt>
                      <c:pt idx="4209">
                        <c:v>300</c:v>
                      </c:pt>
                      <c:pt idx="4210">
                        <c:v>300</c:v>
                      </c:pt>
                      <c:pt idx="4211">
                        <c:v>300</c:v>
                      </c:pt>
                      <c:pt idx="4212" formatCode="0.00E+00">
                        <c:v>300</c:v>
                      </c:pt>
                      <c:pt idx="4213" formatCode="0.00E+00">
                        <c:v>300</c:v>
                      </c:pt>
                      <c:pt idx="4214" formatCode="0.00E+00">
                        <c:v>300</c:v>
                      </c:pt>
                      <c:pt idx="4215" formatCode="0.00E+00">
                        <c:v>300</c:v>
                      </c:pt>
                      <c:pt idx="4216" formatCode="0.00E+00">
                        <c:v>300</c:v>
                      </c:pt>
                      <c:pt idx="4217" formatCode="0.00E+00">
                        <c:v>300</c:v>
                      </c:pt>
                      <c:pt idx="4218" formatCode="0.00E+00">
                        <c:v>300</c:v>
                      </c:pt>
                      <c:pt idx="4219" formatCode="0.00E+00">
                        <c:v>300</c:v>
                      </c:pt>
                      <c:pt idx="4220" formatCode="0.00E+00">
                        <c:v>300</c:v>
                      </c:pt>
                      <c:pt idx="4221" formatCode="0.00E+00">
                        <c:v>300</c:v>
                      </c:pt>
                      <c:pt idx="4222" formatCode="0.00E+00">
                        <c:v>300</c:v>
                      </c:pt>
                      <c:pt idx="4223" formatCode="0.00E+00">
                        <c:v>300</c:v>
                      </c:pt>
                      <c:pt idx="4224" formatCode="0.00E+00">
                        <c:v>300</c:v>
                      </c:pt>
                      <c:pt idx="4225" formatCode="0.00E+00">
                        <c:v>300</c:v>
                      </c:pt>
                      <c:pt idx="4226" formatCode="0.00E+00">
                        <c:v>300</c:v>
                      </c:pt>
                      <c:pt idx="4227" formatCode="0.00E+00">
                        <c:v>300</c:v>
                      </c:pt>
                      <c:pt idx="4228" formatCode="0.00E+00">
                        <c:v>300</c:v>
                      </c:pt>
                      <c:pt idx="4229" formatCode="0.00E+00">
                        <c:v>300</c:v>
                      </c:pt>
                      <c:pt idx="4230" formatCode="0.00E+00">
                        <c:v>300</c:v>
                      </c:pt>
                      <c:pt idx="4231" formatCode="0.00E+00">
                        <c:v>300</c:v>
                      </c:pt>
                      <c:pt idx="4232" formatCode="0.00E+00">
                        <c:v>300</c:v>
                      </c:pt>
                      <c:pt idx="4233" formatCode="0.00E+00">
                        <c:v>300</c:v>
                      </c:pt>
                      <c:pt idx="4234" formatCode="0.00E+00">
                        <c:v>300</c:v>
                      </c:pt>
                      <c:pt idx="4235" formatCode="0.00E+00">
                        <c:v>300</c:v>
                      </c:pt>
                      <c:pt idx="4236" formatCode="0.00E+00">
                        <c:v>300</c:v>
                      </c:pt>
                      <c:pt idx="4237" formatCode="0.00E+00">
                        <c:v>300</c:v>
                      </c:pt>
                      <c:pt idx="4238" formatCode="0.00E+00">
                        <c:v>300</c:v>
                      </c:pt>
                      <c:pt idx="4239" formatCode="0.00E+00">
                        <c:v>300</c:v>
                      </c:pt>
                      <c:pt idx="4240" formatCode="0.00E+00">
                        <c:v>300</c:v>
                      </c:pt>
                      <c:pt idx="4241" formatCode="0.00E+00">
                        <c:v>300</c:v>
                      </c:pt>
                      <c:pt idx="4242" formatCode="0.00E+00">
                        <c:v>300</c:v>
                      </c:pt>
                      <c:pt idx="4243" formatCode="0.00E+00">
                        <c:v>300</c:v>
                      </c:pt>
                      <c:pt idx="4244" formatCode="0.00E+00">
                        <c:v>300</c:v>
                      </c:pt>
                      <c:pt idx="4245" formatCode="0.00E+00">
                        <c:v>300</c:v>
                      </c:pt>
                      <c:pt idx="4246" formatCode="0.00E+00">
                        <c:v>300</c:v>
                      </c:pt>
                      <c:pt idx="4247" formatCode="0.00E+00">
                        <c:v>300</c:v>
                      </c:pt>
                      <c:pt idx="4248" formatCode="0.00E+00">
                        <c:v>300</c:v>
                      </c:pt>
                      <c:pt idx="4249" formatCode="0.00E+00">
                        <c:v>300</c:v>
                      </c:pt>
                      <c:pt idx="4250" formatCode="0.00E+00">
                        <c:v>300</c:v>
                      </c:pt>
                      <c:pt idx="4251" formatCode="0.00E+00">
                        <c:v>300</c:v>
                      </c:pt>
                      <c:pt idx="4252" formatCode="0.00E+00">
                        <c:v>300</c:v>
                      </c:pt>
                      <c:pt idx="4253" formatCode="0.00E+00">
                        <c:v>300</c:v>
                      </c:pt>
                      <c:pt idx="4254" formatCode="0.00E+00">
                        <c:v>300</c:v>
                      </c:pt>
                      <c:pt idx="4255" formatCode="0.00E+00">
                        <c:v>300</c:v>
                      </c:pt>
                      <c:pt idx="4256" formatCode="0.00E+00">
                        <c:v>300</c:v>
                      </c:pt>
                      <c:pt idx="4257" formatCode="0.00E+00">
                        <c:v>300</c:v>
                      </c:pt>
                      <c:pt idx="4258" formatCode="0.00E+00">
                        <c:v>300</c:v>
                      </c:pt>
                      <c:pt idx="4259" formatCode="0.00E+00">
                        <c:v>300</c:v>
                      </c:pt>
                      <c:pt idx="4260" formatCode="0.00E+00">
                        <c:v>300</c:v>
                      </c:pt>
                      <c:pt idx="4261" formatCode="0.00E+00">
                        <c:v>300</c:v>
                      </c:pt>
                      <c:pt idx="4262" formatCode="0.00E+00">
                        <c:v>300</c:v>
                      </c:pt>
                      <c:pt idx="4263" formatCode="0.00E+00">
                        <c:v>300</c:v>
                      </c:pt>
                      <c:pt idx="4264" formatCode="0.00E+00">
                        <c:v>300</c:v>
                      </c:pt>
                      <c:pt idx="4265" formatCode="0.00E+00">
                        <c:v>300</c:v>
                      </c:pt>
                      <c:pt idx="4266" formatCode="0.00E+00">
                        <c:v>300</c:v>
                      </c:pt>
                      <c:pt idx="4267" formatCode="0.00E+00">
                        <c:v>300</c:v>
                      </c:pt>
                      <c:pt idx="4268" formatCode="0.00E+00">
                        <c:v>300</c:v>
                      </c:pt>
                      <c:pt idx="4269" formatCode="0.00E+00">
                        <c:v>300</c:v>
                      </c:pt>
                      <c:pt idx="4270" formatCode="0.00E+00">
                        <c:v>300</c:v>
                      </c:pt>
                      <c:pt idx="4271" formatCode="0.00E+00">
                        <c:v>300</c:v>
                      </c:pt>
                      <c:pt idx="4272" formatCode="0.00E+00">
                        <c:v>300</c:v>
                      </c:pt>
                      <c:pt idx="4273" formatCode="0.00E+00">
                        <c:v>300</c:v>
                      </c:pt>
                      <c:pt idx="4274" formatCode="0.00E+00">
                        <c:v>300</c:v>
                      </c:pt>
                      <c:pt idx="4275" formatCode="0.00E+00">
                        <c:v>300</c:v>
                      </c:pt>
                      <c:pt idx="4276" formatCode="0.00E+00">
                        <c:v>300</c:v>
                      </c:pt>
                      <c:pt idx="4277" formatCode="0.00E+00">
                        <c:v>300</c:v>
                      </c:pt>
                      <c:pt idx="4278" formatCode="0.00E+00">
                        <c:v>300</c:v>
                      </c:pt>
                      <c:pt idx="4279" formatCode="0.00E+00">
                        <c:v>300</c:v>
                      </c:pt>
                      <c:pt idx="4280" formatCode="0.00E+00">
                        <c:v>300</c:v>
                      </c:pt>
                      <c:pt idx="4281" formatCode="0.00E+00">
                        <c:v>300</c:v>
                      </c:pt>
                      <c:pt idx="4282" formatCode="0.00E+00">
                        <c:v>300</c:v>
                      </c:pt>
                      <c:pt idx="4283" formatCode="0.00E+00">
                        <c:v>300</c:v>
                      </c:pt>
                      <c:pt idx="4284" formatCode="0.00E+00">
                        <c:v>300</c:v>
                      </c:pt>
                      <c:pt idx="4285" formatCode="0.00E+00">
                        <c:v>300</c:v>
                      </c:pt>
                      <c:pt idx="4286" formatCode="0.00E+00">
                        <c:v>300</c:v>
                      </c:pt>
                      <c:pt idx="4287" formatCode="0.00E+00">
                        <c:v>300</c:v>
                      </c:pt>
                      <c:pt idx="4288" formatCode="0.00E+00">
                        <c:v>300</c:v>
                      </c:pt>
                      <c:pt idx="4289" formatCode="0.00E+00">
                        <c:v>300</c:v>
                      </c:pt>
                      <c:pt idx="4290" formatCode="0.00E+00">
                        <c:v>300</c:v>
                      </c:pt>
                      <c:pt idx="4291" formatCode="0.00E+00">
                        <c:v>300</c:v>
                      </c:pt>
                      <c:pt idx="4292" formatCode="0.00E+00">
                        <c:v>300</c:v>
                      </c:pt>
                      <c:pt idx="4293" formatCode="0.00E+00">
                        <c:v>300</c:v>
                      </c:pt>
                      <c:pt idx="4294" formatCode="0.00E+00">
                        <c:v>300</c:v>
                      </c:pt>
                      <c:pt idx="4295" formatCode="0.00E+00">
                        <c:v>300</c:v>
                      </c:pt>
                      <c:pt idx="4296" formatCode="0.00E+00">
                        <c:v>300</c:v>
                      </c:pt>
                      <c:pt idx="4297" formatCode="0.00E+00">
                        <c:v>300</c:v>
                      </c:pt>
                      <c:pt idx="4298" formatCode="0.00E+00">
                        <c:v>300</c:v>
                      </c:pt>
                      <c:pt idx="4299" formatCode="0.00E+00">
                        <c:v>300</c:v>
                      </c:pt>
                      <c:pt idx="4300" formatCode="0.00E+00">
                        <c:v>300</c:v>
                      </c:pt>
                      <c:pt idx="4301" formatCode="0.00E+00">
                        <c:v>300</c:v>
                      </c:pt>
                      <c:pt idx="4302" formatCode="0.00E+00">
                        <c:v>300</c:v>
                      </c:pt>
                      <c:pt idx="4303" formatCode="0.00E+00">
                        <c:v>300</c:v>
                      </c:pt>
                      <c:pt idx="4304" formatCode="0.00E+00">
                        <c:v>300</c:v>
                      </c:pt>
                      <c:pt idx="4305" formatCode="0.00E+00">
                        <c:v>300</c:v>
                      </c:pt>
                      <c:pt idx="4306" formatCode="0.00E+00">
                        <c:v>300</c:v>
                      </c:pt>
                      <c:pt idx="4307" formatCode="0.00E+00">
                        <c:v>300</c:v>
                      </c:pt>
                      <c:pt idx="4308" formatCode="0.00E+00">
                        <c:v>300</c:v>
                      </c:pt>
                      <c:pt idx="4309" formatCode="0.00E+00">
                        <c:v>300</c:v>
                      </c:pt>
                      <c:pt idx="4310" formatCode="0.00E+00">
                        <c:v>300</c:v>
                      </c:pt>
                      <c:pt idx="4311" formatCode="0.00E+00">
                        <c:v>300</c:v>
                      </c:pt>
                      <c:pt idx="4312" formatCode="0.00E+00">
                        <c:v>300</c:v>
                      </c:pt>
                      <c:pt idx="4313" formatCode="0.00E+00">
                        <c:v>300</c:v>
                      </c:pt>
                      <c:pt idx="4314" formatCode="0.00E+00">
                        <c:v>300</c:v>
                      </c:pt>
                      <c:pt idx="4315" formatCode="0.00E+00">
                        <c:v>300</c:v>
                      </c:pt>
                      <c:pt idx="4316" formatCode="0.00E+00">
                        <c:v>300</c:v>
                      </c:pt>
                      <c:pt idx="4317" formatCode="0.00E+00">
                        <c:v>300</c:v>
                      </c:pt>
                      <c:pt idx="4318" formatCode="0.00E+00">
                        <c:v>300</c:v>
                      </c:pt>
                      <c:pt idx="4319" formatCode="0.00E+00">
                        <c:v>300</c:v>
                      </c:pt>
                      <c:pt idx="4320" formatCode="0.00E+00">
                        <c:v>300</c:v>
                      </c:pt>
                      <c:pt idx="4321" formatCode="0.00E+00">
                        <c:v>300</c:v>
                      </c:pt>
                      <c:pt idx="4322" formatCode="0.00E+00">
                        <c:v>300</c:v>
                      </c:pt>
                      <c:pt idx="4323" formatCode="0.00E+00">
                        <c:v>300</c:v>
                      </c:pt>
                      <c:pt idx="4324" formatCode="0.00E+00">
                        <c:v>300</c:v>
                      </c:pt>
                      <c:pt idx="4325" formatCode="0.00E+00">
                        <c:v>300</c:v>
                      </c:pt>
                      <c:pt idx="4326" formatCode="0.00E+00">
                        <c:v>300</c:v>
                      </c:pt>
                      <c:pt idx="4327" formatCode="0.00E+00">
                        <c:v>300</c:v>
                      </c:pt>
                      <c:pt idx="4328" formatCode="0.00E+00">
                        <c:v>300</c:v>
                      </c:pt>
                      <c:pt idx="4329" formatCode="0.00E+00">
                        <c:v>300</c:v>
                      </c:pt>
                      <c:pt idx="4330" formatCode="0.00E+00">
                        <c:v>300</c:v>
                      </c:pt>
                      <c:pt idx="4331" formatCode="0.00E+00">
                        <c:v>300</c:v>
                      </c:pt>
                      <c:pt idx="4332" formatCode="0.00E+00">
                        <c:v>300</c:v>
                      </c:pt>
                      <c:pt idx="4333" formatCode="0.00E+00">
                        <c:v>300</c:v>
                      </c:pt>
                      <c:pt idx="4334" formatCode="0.00E+00">
                        <c:v>300</c:v>
                      </c:pt>
                      <c:pt idx="4335" formatCode="0.00E+00">
                        <c:v>300</c:v>
                      </c:pt>
                      <c:pt idx="4336" formatCode="0.00E+00">
                        <c:v>300</c:v>
                      </c:pt>
                      <c:pt idx="4337" formatCode="0.00E+00">
                        <c:v>300</c:v>
                      </c:pt>
                      <c:pt idx="4338" formatCode="0.00E+00">
                        <c:v>300</c:v>
                      </c:pt>
                      <c:pt idx="4339" formatCode="0.00E+00">
                        <c:v>300</c:v>
                      </c:pt>
                      <c:pt idx="4340" formatCode="0.00E+00">
                        <c:v>300</c:v>
                      </c:pt>
                      <c:pt idx="4341" formatCode="0.00E+00">
                        <c:v>300</c:v>
                      </c:pt>
                      <c:pt idx="4342" formatCode="0.00E+00">
                        <c:v>300</c:v>
                      </c:pt>
                      <c:pt idx="4343" formatCode="0.00E+00">
                        <c:v>300</c:v>
                      </c:pt>
                      <c:pt idx="4344" formatCode="0.00E+00">
                        <c:v>300</c:v>
                      </c:pt>
                      <c:pt idx="4345" formatCode="0.00E+00">
                        <c:v>300</c:v>
                      </c:pt>
                      <c:pt idx="4346" formatCode="0.00E+00">
                        <c:v>300</c:v>
                      </c:pt>
                      <c:pt idx="4347" formatCode="0.00E+00">
                        <c:v>300</c:v>
                      </c:pt>
                      <c:pt idx="4348" formatCode="0.00E+00">
                        <c:v>300</c:v>
                      </c:pt>
                      <c:pt idx="4349" formatCode="0.00E+00">
                        <c:v>300</c:v>
                      </c:pt>
                      <c:pt idx="4350" formatCode="0.00E+00">
                        <c:v>300</c:v>
                      </c:pt>
                      <c:pt idx="4351" formatCode="0.00E+00">
                        <c:v>300</c:v>
                      </c:pt>
                      <c:pt idx="4352" formatCode="0.00E+00">
                        <c:v>300</c:v>
                      </c:pt>
                      <c:pt idx="4353" formatCode="0.00E+00">
                        <c:v>300</c:v>
                      </c:pt>
                      <c:pt idx="4354" formatCode="0.00E+00">
                        <c:v>300</c:v>
                      </c:pt>
                      <c:pt idx="4355" formatCode="0.00E+00">
                        <c:v>300</c:v>
                      </c:pt>
                      <c:pt idx="4356" formatCode="0.00E+00">
                        <c:v>300</c:v>
                      </c:pt>
                      <c:pt idx="4357" formatCode="0.00E+00">
                        <c:v>300</c:v>
                      </c:pt>
                      <c:pt idx="4358" formatCode="0.00E+00">
                        <c:v>300</c:v>
                      </c:pt>
                      <c:pt idx="4359" formatCode="0.00E+00">
                        <c:v>300</c:v>
                      </c:pt>
                      <c:pt idx="4360" formatCode="0.00E+00">
                        <c:v>300</c:v>
                      </c:pt>
                      <c:pt idx="4361" formatCode="0.00E+00">
                        <c:v>300</c:v>
                      </c:pt>
                      <c:pt idx="4362" formatCode="0.00E+00">
                        <c:v>300</c:v>
                      </c:pt>
                      <c:pt idx="4363" formatCode="0.00E+00">
                        <c:v>300</c:v>
                      </c:pt>
                      <c:pt idx="4364" formatCode="0.00E+00">
                        <c:v>300</c:v>
                      </c:pt>
                      <c:pt idx="4365" formatCode="0.00E+00">
                        <c:v>300</c:v>
                      </c:pt>
                      <c:pt idx="4366" formatCode="0.00E+00">
                        <c:v>300</c:v>
                      </c:pt>
                      <c:pt idx="4367" formatCode="0.00E+00">
                        <c:v>300</c:v>
                      </c:pt>
                      <c:pt idx="4368" formatCode="0.00E+00">
                        <c:v>300</c:v>
                      </c:pt>
                      <c:pt idx="4369" formatCode="0.00E+00">
                        <c:v>300</c:v>
                      </c:pt>
                      <c:pt idx="4370" formatCode="0.00E+00">
                        <c:v>300</c:v>
                      </c:pt>
                      <c:pt idx="4371" formatCode="0.00E+00">
                        <c:v>300</c:v>
                      </c:pt>
                      <c:pt idx="4372" formatCode="0.00E+00">
                        <c:v>300</c:v>
                      </c:pt>
                      <c:pt idx="4373" formatCode="0.00E+00">
                        <c:v>300</c:v>
                      </c:pt>
                      <c:pt idx="4374" formatCode="0.00E+00">
                        <c:v>300</c:v>
                      </c:pt>
                      <c:pt idx="4375" formatCode="0.00E+00">
                        <c:v>300</c:v>
                      </c:pt>
                      <c:pt idx="4376" formatCode="0.00E+00">
                        <c:v>300</c:v>
                      </c:pt>
                      <c:pt idx="4377" formatCode="0.00E+00">
                        <c:v>300</c:v>
                      </c:pt>
                      <c:pt idx="4378" formatCode="0.00E+00">
                        <c:v>300</c:v>
                      </c:pt>
                      <c:pt idx="4379" formatCode="0.00E+00">
                        <c:v>300</c:v>
                      </c:pt>
                      <c:pt idx="4380" formatCode="0.00E+00">
                        <c:v>300</c:v>
                      </c:pt>
                      <c:pt idx="4381" formatCode="0.00E+00">
                        <c:v>300</c:v>
                      </c:pt>
                      <c:pt idx="4382" formatCode="0.00E+00">
                        <c:v>300</c:v>
                      </c:pt>
                      <c:pt idx="4383" formatCode="0.00E+00">
                        <c:v>300</c:v>
                      </c:pt>
                      <c:pt idx="4384" formatCode="0.00E+00">
                        <c:v>300</c:v>
                      </c:pt>
                      <c:pt idx="4385" formatCode="0.00E+00">
                        <c:v>300</c:v>
                      </c:pt>
                      <c:pt idx="4386" formatCode="0.00E+00">
                        <c:v>300</c:v>
                      </c:pt>
                      <c:pt idx="4387" formatCode="0.00E+00">
                        <c:v>300</c:v>
                      </c:pt>
                      <c:pt idx="4388" formatCode="0.00E+00">
                        <c:v>300</c:v>
                      </c:pt>
                      <c:pt idx="4389" formatCode="0.00E+00">
                        <c:v>300</c:v>
                      </c:pt>
                      <c:pt idx="4390" formatCode="0.00E+00">
                        <c:v>300</c:v>
                      </c:pt>
                      <c:pt idx="4391" formatCode="0.00E+00">
                        <c:v>300</c:v>
                      </c:pt>
                      <c:pt idx="4392" formatCode="0.00E+00">
                        <c:v>300</c:v>
                      </c:pt>
                      <c:pt idx="4393" formatCode="0.00E+00">
                        <c:v>300</c:v>
                      </c:pt>
                      <c:pt idx="4394" formatCode="0.00E+00">
                        <c:v>300</c:v>
                      </c:pt>
                      <c:pt idx="4395" formatCode="0.00E+00">
                        <c:v>300</c:v>
                      </c:pt>
                      <c:pt idx="4396" formatCode="0.00E+00">
                        <c:v>300</c:v>
                      </c:pt>
                      <c:pt idx="4397" formatCode="0.00E+00">
                        <c:v>300</c:v>
                      </c:pt>
                      <c:pt idx="4398" formatCode="0.00E+00">
                        <c:v>300</c:v>
                      </c:pt>
                      <c:pt idx="4399" formatCode="0.00E+00">
                        <c:v>300</c:v>
                      </c:pt>
                      <c:pt idx="4400" formatCode="0.00E+00">
                        <c:v>300</c:v>
                      </c:pt>
                      <c:pt idx="4401" formatCode="0.00E+00">
                        <c:v>300</c:v>
                      </c:pt>
                      <c:pt idx="4402" formatCode="0.00E+00">
                        <c:v>300</c:v>
                      </c:pt>
                      <c:pt idx="4403" formatCode="0.00E+00">
                        <c:v>300</c:v>
                      </c:pt>
                      <c:pt idx="4404" formatCode="0.00E+00">
                        <c:v>300</c:v>
                      </c:pt>
                      <c:pt idx="4405" formatCode="0.00E+00">
                        <c:v>300</c:v>
                      </c:pt>
                      <c:pt idx="4406" formatCode="0.00E+00">
                        <c:v>300</c:v>
                      </c:pt>
                      <c:pt idx="4407" formatCode="0.00E+00">
                        <c:v>300</c:v>
                      </c:pt>
                      <c:pt idx="4408" formatCode="0.00E+00">
                        <c:v>300</c:v>
                      </c:pt>
                      <c:pt idx="4409" formatCode="0.00E+00">
                        <c:v>300</c:v>
                      </c:pt>
                      <c:pt idx="4410" formatCode="0.00E+00">
                        <c:v>300</c:v>
                      </c:pt>
                      <c:pt idx="4411" formatCode="0.00E+00">
                        <c:v>300</c:v>
                      </c:pt>
                      <c:pt idx="4412" formatCode="0.00E+00">
                        <c:v>300</c:v>
                      </c:pt>
                      <c:pt idx="4413" formatCode="0.00E+00">
                        <c:v>300</c:v>
                      </c:pt>
                      <c:pt idx="4414" formatCode="0.00E+00">
                        <c:v>300</c:v>
                      </c:pt>
                      <c:pt idx="4415" formatCode="0.00E+00">
                        <c:v>300</c:v>
                      </c:pt>
                      <c:pt idx="4416" formatCode="0.00E+00">
                        <c:v>300</c:v>
                      </c:pt>
                      <c:pt idx="4417" formatCode="0.00E+00">
                        <c:v>300</c:v>
                      </c:pt>
                      <c:pt idx="4418" formatCode="0.00E+00">
                        <c:v>300</c:v>
                      </c:pt>
                      <c:pt idx="4419" formatCode="0.00E+00">
                        <c:v>300</c:v>
                      </c:pt>
                      <c:pt idx="4420" formatCode="0.00E+00">
                        <c:v>300</c:v>
                      </c:pt>
                      <c:pt idx="4421" formatCode="0.00E+00">
                        <c:v>300</c:v>
                      </c:pt>
                      <c:pt idx="4422" formatCode="0.00E+00">
                        <c:v>300</c:v>
                      </c:pt>
                      <c:pt idx="4423" formatCode="0.00E+00">
                        <c:v>300</c:v>
                      </c:pt>
                      <c:pt idx="4424" formatCode="0.00E+00">
                        <c:v>300</c:v>
                      </c:pt>
                      <c:pt idx="4425" formatCode="0.00E+00">
                        <c:v>300</c:v>
                      </c:pt>
                      <c:pt idx="4426" formatCode="0.00E+00">
                        <c:v>300</c:v>
                      </c:pt>
                      <c:pt idx="4427" formatCode="0.00E+00">
                        <c:v>300</c:v>
                      </c:pt>
                      <c:pt idx="4428" formatCode="0.00E+00">
                        <c:v>300</c:v>
                      </c:pt>
                      <c:pt idx="4429" formatCode="0.00E+00">
                        <c:v>300</c:v>
                      </c:pt>
                      <c:pt idx="4430" formatCode="0.00E+00">
                        <c:v>300</c:v>
                      </c:pt>
                      <c:pt idx="4431" formatCode="0.00E+00">
                        <c:v>300</c:v>
                      </c:pt>
                      <c:pt idx="4432" formatCode="0.00E+00">
                        <c:v>300</c:v>
                      </c:pt>
                      <c:pt idx="4433" formatCode="0.00E+00">
                        <c:v>300</c:v>
                      </c:pt>
                      <c:pt idx="4434" formatCode="0.00E+00">
                        <c:v>300</c:v>
                      </c:pt>
                      <c:pt idx="4435" formatCode="0.00E+00">
                        <c:v>300</c:v>
                      </c:pt>
                      <c:pt idx="4436" formatCode="0.00E+00">
                        <c:v>300</c:v>
                      </c:pt>
                      <c:pt idx="4437" formatCode="0.00E+00">
                        <c:v>300</c:v>
                      </c:pt>
                      <c:pt idx="4438" formatCode="0.00E+00">
                        <c:v>300</c:v>
                      </c:pt>
                      <c:pt idx="4439" formatCode="0.00E+00">
                        <c:v>300</c:v>
                      </c:pt>
                      <c:pt idx="4440" formatCode="0.00E+00">
                        <c:v>300</c:v>
                      </c:pt>
                      <c:pt idx="4441" formatCode="0.00E+00">
                        <c:v>300</c:v>
                      </c:pt>
                      <c:pt idx="4442" formatCode="0.00E+00">
                        <c:v>300</c:v>
                      </c:pt>
                      <c:pt idx="4443" formatCode="0.00E+00">
                        <c:v>300</c:v>
                      </c:pt>
                      <c:pt idx="4444" formatCode="0.00E+00">
                        <c:v>300</c:v>
                      </c:pt>
                      <c:pt idx="4445" formatCode="0.00E+00">
                        <c:v>300</c:v>
                      </c:pt>
                      <c:pt idx="4446" formatCode="0.00E+00">
                        <c:v>300</c:v>
                      </c:pt>
                      <c:pt idx="4447" formatCode="0.00E+00">
                        <c:v>300</c:v>
                      </c:pt>
                      <c:pt idx="4448" formatCode="0.00E+00">
                        <c:v>300</c:v>
                      </c:pt>
                      <c:pt idx="4449" formatCode="0.00E+00">
                        <c:v>300</c:v>
                      </c:pt>
                      <c:pt idx="4450" formatCode="0.00E+00">
                        <c:v>300</c:v>
                      </c:pt>
                      <c:pt idx="4451" formatCode="0.00E+00">
                        <c:v>300</c:v>
                      </c:pt>
                      <c:pt idx="4452" formatCode="0.00E+00">
                        <c:v>300</c:v>
                      </c:pt>
                      <c:pt idx="4453" formatCode="0.00E+00">
                        <c:v>300</c:v>
                      </c:pt>
                      <c:pt idx="4454" formatCode="0.00E+00">
                        <c:v>300</c:v>
                      </c:pt>
                      <c:pt idx="4455" formatCode="0.00E+00">
                        <c:v>300</c:v>
                      </c:pt>
                      <c:pt idx="4456" formatCode="0.00E+00">
                        <c:v>300</c:v>
                      </c:pt>
                      <c:pt idx="4457" formatCode="0.00E+00">
                        <c:v>300</c:v>
                      </c:pt>
                      <c:pt idx="4458" formatCode="0.00E+00">
                        <c:v>300</c:v>
                      </c:pt>
                      <c:pt idx="4459" formatCode="0.00E+00">
                        <c:v>300</c:v>
                      </c:pt>
                      <c:pt idx="4460" formatCode="0.00E+00">
                        <c:v>300</c:v>
                      </c:pt>
                      <c:pt idx="4461" formatCode="0.00E+00">
                        <c:v>300</c:v>
                      </c:pt>
                      <c:pt idx="4462" formatCode="0.00E+00">
                        <c:v>300</c:v>
                      </c:pt>
                      <c:pt idx="4463" formatCode="0.00E+00">
                        <c:v>300</c:v>
                      </c:pt>
                      <c:pt idx="4464" formatCode="0.00E+00">
                        <c:v>300</c:v>
                      </c:pt>
                      <c:pt idx="4465" formatCode="0.00E+00">
                        <c:v>300</c:v>
                      </c:pt>
                      <c:pt idx="4466" formatCode="0.00E+00">
                        <c:v>300</c:v>
                      </c:pt>
                      <c:pt idx="4467" formatCode="0.00E+00">
                        <c:v>300</c:v>
                      </c:pt>
                      <c:pt idx="4468" formatCode="0.00E+00">
                        <c:v>300</c:v>
                      </c:pt>
                      <c:pt idx="4469" formatCode="0.00E+00">
                        <c:v>300</c:v>
                      </c:pt>
                      <c:pt idx="4470" formatCode="0.00E+00">
                        <c:v>300</c:v>
                      </c:pt>
                      <c:pt idx="4471" formatCode="0.00E+00">
                        <c:v>300</c:v>
                      </c:pt>
                      <c:pt idx="4472" formatCode="0.00E+00">
                        <c:v>300</c:v>
                      </c:pt>
                      <c:pt idx="4473" formatCode="0.00E+00">
                        <c:v>300</c:v>
                      </c:pt>
                      <c:pt idx="4474" formatCode="0.00E+00">
                        <c:v>300</c:v>
                      </c:pt>
                      <c:pt idx="4475" formatCode="0.00E+00">
                        <c:v>300</c:v>
                      </c:pt>
                      <c:pt idx="4476" formatCode="0.00E+00">
                        <c:v>300</c:v>
                      </c:pt>
                      <c:pt idx="4477" formatCode="0.00E+00">
                        <c:v>300</c:v>
                      </c:pt>
                      <c:pt idx="4478" formatCode="0.00E+00">
                        <c:v>300</c:v>
                      </c:pt>
                      <c:pt idx="4479" formatCode="0.00E+00">
                        <c:v>300</c:v>
                      </c:pt>
                      <c:pt idx="4480" formatCode="0.00E+00">
                        <c:v>300</c:v>
                      </c:pt>
                      <c:pt idx="4481" formatCode="0.00E+00">
                        <c:v>300</c:v>
                      </c:pt>
                      <c:pt idx="4482" formatCode="0.00E+00">
                        <c:v>300</c:v>
                      </c:pt>
                      <c:pt idx="4483" formatCode="0.00E+00">
                        <c:v>300</c:v>
                      </c:pt>
                      <c:pt idx="4484" formatCode="0.00E+00">
                        <c:v>300</c:v>
                      </c:pt>
                      <c:pt idx="4485" formatCode="0.00E+00">
                        <c:v>300</c:v>
                      </c:pt>
                      <c:pt idx="4486" formatCode="0.00E+00">
                        <c:v>300</c:v>
                      </c:pt>
                      <c:pt idx="4487" formatCode="0.00E+00">
                        <c:v>300</c:v>
                      </c:pt>
                      <c:pt idx="4488" formatCode="0.00E+00">
                        <c:v>300</c:v>
                      </c:pt>
                      <c:pt idx="4489" formatCode="0.00E+00">
                        <c:v>300</c:v>
                      </c:pt>
                      <c:pt idx="4490" formatCode="0.00E+00">
                        <c:v>300</c:v>
                      </c:pt>
                      <c:pt idx="4491" formatCode="0.00E+00">
                        <c:v>300</c:v>
                      </c:pt>
                      <c:pt idx="4492" formatCode="0.00E+00">
                        <c:v>300</c:v>
                      </c:pt>
                      <c:pt idx="4493" formatCode="0.00E+00">
                        <c:v>300</c:v>
                      </c:pt>
                      <c:pt idx="4494" formatCode="0.00E+00">
                        <c:v>300</c:v>
                      </c:pt>
                      <c:pt idx="4495" formatCode="0.00E+00">
                        <c:v>300</c:v>
                      </c:pt>
                      <c:pt idx="4496" formatCode="0.00E+00">
                        <c:v>300</c:v>
                      </c:pt>
                      <c:pt idx="4497" formatCode="0.00E+00">
                        <c:v>300</c:v>
                      </c:pt>
                      <c:pt idx="4498" formatCode="0.00E+00">
                        <c:v>300</c:v>
                      </c:pt>
                      <c:pt idx="4499" formatCode="0.00E+00">
                        <c:v>300</c:v>
                      </c:pt>
                      <c:pt idx="4500" formatCode="0.00E+00">
                        <c:v>300</c:v>
                      </c:pt>
                      <c:pt idx="4501" formatCode="0.00E+00">
                        <c:v>300</c:v>
                      </c:pt>
                      <c:pt idx="4502" formatCode="0.00E+00">
                        <c:v>300</c:v>
                      </c:pt>
                      <c:pt idx="4503" formatCode="0.00E+00">
                        <c:v>300</c:v>
                      </c:pt>
                      <c:pt idx="4504" formatCode="0.00E+00">
                        <c:v>300</c:v>
                      </c:pt>
                      <c:pt idx="4505" formatCode="0.00E+00">
                        <c:v>300</c:v>
                      </c:pt>
                      <c:pt idx="4506" formatCode="0.00E+00">
                        <c:v>300</c:v>
                      </c:pt>
                      <c:pt idx="4507" formatCode="0.00E+00">
                        <c:v>300</c:v>
                      </c:pt>
                      <c:pt idx="4508" formatCode="0.00E+00">
                        <c:v>300</c:v>
                      </c:pt>
                      <c:pt idx="4509" formatCode="0.00E+00">
                        <c:v>300</c:v>
                      </c:pt>
                      <c:pt idx="4510" formatCode="0.00E+00">
                        <c:v>300</c:v>
                      </c:pt>
                      <c:pt idx="4511" formatCode="0.00E+00">
                        <c:v>300</c:v>
                      </c:pt>
                      <c:pt idx="4512" formatCode="0.00E+00">
                        <c:v>300</c:v>
                      </c:pt>
                      <c:pt idx="4513" formatCode="0.00E+00">
                        <c:v>300</c:v>
                      </c:pt>
                      <c:pt idx="4514" formatCode="0.00E+00">
                        <c:v>300</c:v>
                      </c:pt>
                      <c:pt idx="4515" formatCode="0.00E+00">
                        <c:v>300</c:v>
                      </c:pt>
                      <c:pt idx="4516" formatCode="0.00E+00">
                        <c:v>300</c:v>
                      </c:pt>
                      <c:pt idx="4517" formatCode="0.00E+00">
                        <c:v>300</c:v>
                      </c:pt>
                      <c:pt idx="4518" formatCode="0.00E+00">
                        <c:v>300</c:v>
                      </c:pt>
                      <c:pt idx="4519" formatCode="0.00E+00">
                        <c:v>300</c:v>
                      </c:pt>
                      <c:pt idx="4520" formatCode="0.00E+00">
                        <c:v>300</c:v>
                      </c:pt>
                      <c:pt idx="4521" formatCode="0.00E+00">
                        <c:v>300</c:v>
                      </c:pt>
                      <c:pt idx="4522" formatCode="0.00E+00">
                        <c:v>300</c:v>
                      </c:pt>
                      <c:pt idx="4523" formatCode="0.00E+00">
                        <c:v>300</c:v>
                      </c:pt>
                      <c:pt idx="4524" formatCode="0.00E+00">
                        <c:v>300</c:v>
                      </c:pt>
                      <c:pt idx="4525" formatCode="0.00E+00">
                        <c:v>300</c:v>
                      </c:pt>
                      <c:pt idx="4526" formatCode="0.00E+00">
                        <c:v>300</c:v>
                      </c:pt>
                      <c:pt idx="4527" formatCode="0.00E+00">
                        <c:v>300</c:v>
                      </c:pt>
                      <c:pt idx="4528" formatCode="0.00E+00">
                        <c:v>300</c:v>
                      </c:pt>
                      <c:pt idx="4529" formatCode="0.00E+00">
                        <c:v>300</c:v>
                      </c:pt>
                      <c:pt idx="4530" formatCode="0.00E+00">
                        <c:v>300</c:v>
                      </c:pt>
                      <c:pt idx="4531" formatCode="0.00E+00">
                        <c:v>300</c:v>
                      </c:pt>
                      <c:pt idx="4532" formatCode="0.00E+00">
                        <c:v>300</c:v>
                      </c:pt>
                      <c:pt idx="4533" formatCode="0.00E+00">
                        <c:v>300</c:v>
                      </c:pt>
                      <c:pt idx="4534" formatCode="0.00E+00">
                        <c:v>300</c:v>
                      </c:pt>
                      <c:pt idx="4535" formatCode="0.00E+00">
                        <c:v>300</c:v>
                      </c:pt>
                      <c:pt idx="4536" formatCode="0.00E+00">
                        <c:v>300</c:v>
                      </c:pt>
                      <c:pt idx="4537" formatCode="0.00E+00">
                        <c:v>300</c:v>
                      </c:pt>
                      <c:pt idx="4538" formatCode="0.00E+00">
                        <c:v>300</c:v>
                      </c:pt>
                      <c:pt idx="4539" formatCode="0.00E+00">
                        <c:v>300</c:v>
                      </c:pt>
                      <c:pt idx="4540" formatCode="0.00E+00">
                        <c:v>300</c:v>
                      </c:pt>
                      <c:pt idx="4541" formatCode="0.00E+00">
                        <c:v>300</c:v>
                      </c:pt>
                      <c:pt idx="4542" formatCode="0.00E+00">
                        <c:v>300</c:v>
                      </c:pt>
                      <c:pt idx="4543" formatCode="0.00E+00">
                        <c:v>300</c:v>
                      </c:pt>
                      <c:pt idx="4544" formatCode="0.00E+00">
                        <c:v>300</c:v>
                      </c:pt>
                      <c:pt idx="4545" formatCode="0.00E+00">
                        <c:v>300</c:v>
                      </c:pt>
                      <c:pt idx="4546" formatCode="0.00E+00">
                        <c:v>300</c:v>
                      </c:pt>
                      <c:pt idx="4547" formatCode="0.00E+00">
                        <c:v>300</c:v>
                      </c:pt>
                      <c:pt idx="4548" formatCode="0.00E+00">
                        <c:v>300</c:v>
                      </c:pt>
                      <c:pt idx="4549" formatCode="0.00E+00">
                        <c:v>300</c:v>
                      </c:pt>
                      <c:pt idx="4550" formatCode="0.00E+00">
                        <c:v>300</c:v>
                      </c:pt>
                      <c:pt idx="4551" formatCode="0.00E+00">
                        <c:v>300</c:v>
                      </c:pt>
                      <c:pt idx="4552" formatCode="0.00E+00">
                        <c:v>300</c:v>
                      </c:pt>
                      <c:pt idx="4553" formatCode="0.00E+00">
                        <c:v>300</c:v>
                      </c:pt>
                      <c:pt idx="4554" formatCode="0.00E+00">
                        <c:v>300</c:v>
                      </c:pt>
                      <c:pt idx="4555" formatCode="0.00E+00">
                        <c:v>300</c:v>
                      </c:pt>
                      <c:pt idx="4556" formatCode="0.00E+00">
                        <c:v>300</c:v>
                      </c:pt>
                      <c:pt idx="4557" formatCode="0.00E+00">
                        <c:v>300</c:v>
                      </c:pt>
                      <c:pt idx="4558" formatCode="0.00E+00">
                        <c:v>300</c:v>
                      </c:pt>
                      <c:pt idx="4559" formatCode="0.00E+00">
                        <c:v>300</c:v>
                      </c:pt>
                      <c:pt idx="4560" formatCode="0.00E+00">
                        <c:v>300</c:v>
                      </c:pt>
                      <c:pt idx="4561" formatCode="0.00E+00">
                        <c:v>300</c:v>
                      </c:pt>
                      <c:pt idx="4562" formatCode="0.00E+00">
                        <c:v>300</c:v>
                      </c:pt>
                      <c:pt idx="4563" formatCode="0.00E+00">
                        <c:v>300</c:v>
                      </c:pt>
                      <c:pt idx="4564" formatCode="0.00E+00">
                        <c:v>300</c:v>
                      </c:pt>
                      <c:pt idx="4565" formatCode="0.00E+00">
                        <c:v>300</c:v>
                      </c:pt>
                      <c:pt idx="4566" formatCode="0.00E+00">
                        <c:v>300</c:v>
                      </c:pt>
                      <c:pt idx="4567" formatCode="0.00E+00">
                        <c:v>300</c:v>
                      </c:pt>
                      <c:pt idx="4568" formatCode="0.00E+00">
                        <c:v>300</c:v>
                      </c:pt>
                      <c:pt idx="4569" formatCode="0.00E+00">
                        <c:v>300</c:v>
                      </c:pt>
                      <c:pt idx="4570" formatCode="0.00E+00">
                        <c:v>300</c:v>
                      </c:pt>
                      <c:pt idx="4571" formatCode="0.00E+00">
                        <c:v>300</c:v>
                      </c:pt>
                      <c:pt idx="4572" formatCode="0.00E+00">
                        <c:v>300</c:v>
                      </c:pt>
                      <c:pt idx="4573" formatCode="0.00E+00">
                        <c:v>300</c:v>
                      </c:pt>
                      <c:pt idx="4574" formatCode="0.00E+00">
                        <c:v>300</c:v>
                      </c:pt>
                      <c:pt idx="4575" formatCode="0.00E+00">
                        <c:v>300</c:v>
                      </c:pt>
                      <c:pt idx="4576" formatCode="0.00E+00">
                        <c:v>300</c:v>
                      </c:pt>
                      <c:pt idx="4577" formatCode="0.00E+00">
                        <c:v>300</c:v>
                      </c:pt>
                      <c:pt idx="4578" formatCode="0.00E+00">
                        <c:v>300</c:v>
                      </c:pt>
                      <c:pt idx="4579" formatCode="0.00E+00">
                        <c:v>300</c:v>
                      </c:pt>
                      <c:pt idx="4580" formatCode="0.00E+00">
                        <c:v>300</c:v>
                      </c:pt>
                      <c:pt idx="4581" formatCode="0.00E+00">
                        <c:v>300</c:v>
                      </c:pt>
                      <c:pt idx="4582" formatCode="0.00E+00">
                        <c:v>300</c:v>
                      </c:pt>
                      <c:pt idx="4583" formatCode="0.00E+00">
                        <c:v>300</c:v>
                      </c:pt>
                      <c:pt idx="4584" formatCode="0.00E+00">
                        <c:v>300</c:v>
                      </c:pt>
                      <c:pt idx="4585" formatCode="0.00E+00">
                        <c:v>300</c:v>
                      </c:pt>
                      <c:pt idx="4586" formatCode="0.00E+00">
                        <c:v>300</c:v>
                      </c:pt>
                      <c:pt idx="4587" formatCode="0.00E+00">
                        <c:v>300</c:v>
                      </c:pt>
                      <c:pt idx="4588" formatCode="0.00E+00">
                        <c:v>300</c:v>
                      </c:pt>
                      <c:pt idx="4589" formatCode="0.00E+00">
                        <c:v>300</c:v>
                      </c:pt>
                      <c:pt idx="4590" formatCode="0.00E+00">
                        <c:v>300</c:v>
                      </c:pt>
                      <c:pt idx="4591" formatCode="0.00E+00">
                        <c:v>300</c:v>
                      </c:pt>
                      <c:pt idx="4592" formatCode="0.00E+00">
                        <c:v>300</c:v>
                      </c:pt>
                      <c:pt idx="4593" formatCode="0.00E+00">
                        <c:v>300</c:v>
                      </c:pt>
                      <c:pt idx="4594" formatCode="0.00E+00">
                        <c:v>300</c:v>
                      </c:pt>
                      <c:pt idx="4595" formatCode="0.00E+00">
                        <c:v>300</c:v>
                      </c:pt>
                      <c:pt idx="4596" formatCode="0.00E+00">
                        <c:v>300</c:v>
                      </c:pt>
                      <c:pt idx="4597" formatCode="0.00E+00">
                        <c:v>300</c:v>
                      </c:pt>
                      <c:pt idx="4598" formatCode="0.00E+00">
                        <c:v>300</c:v>
                      </c:pt>
                      <c:pt idx="4599" formatCode="0.00E+00">
                        <c:v>300</c:v>
                      </c:pt>
                      <c:pt idx="4600" formatCode="0.00E+00">
                        <c:v>300</c:v>
                      </c:pt>
                      <c:pt idx="4601" formatCode="0.00E+00">
                        <c:v>300</c:v>
                      </c:pt>
                      <c:pt idx="4602" formatCode="0.00E+00">
                        <c:v>300</c:v>
                      </c:pt>
                      <c:pt idx="4603" formatCode="0.00E+00">
                        <c:v>300</c:v>
                      </c:pt>
                      <c:pt idx="4604" formatCode="0.00E+00">
                        <c:v>300</c:v>
                      </c:pt>
                      <c:pt idx="4605" formatCode="0.00E+00">
                        <c:v>300</c:v>
                      </c:pt>
                      <c:pt idx="4606" formatCode="0.00E+00">
                        <c:v>300</c:v>
                      </c:pt>
                      <c:pt idx="4607" formatCode="0.00E+00">
                        <c:v>300</c:v>
                      </c:pt>
                      <c:pt idx="4608" formatCode="0.00E+00">
                        <c:v>300</c:v>
                      </c:pt>
                      <c:pt idx="4609" formatCode="0.00E+00">
                        <c:v>300</c:v>
                      </c:pt>
                      <c:pt idx="4610" formatCode="0.00E+00">
                        <c:v>300</c:v>
                      </c:pt>
                      <c:pt idx="4611" formatCode="0.00E+00">
                        <c:v>300</c:v>
                      </c:pt>
                      <c:pt idx="4612" formatCode="0.00E+00">
                        <c:v>300</c:v>
                      </c:pt>
                      <c:pt idx="4613" formatCode="0.00E+00">
                        <c:v>300</c:v>
                      </c:pt>
                      <c:pt idx="4614" formatCode="0.00E+00">
                        <c:v>300</c:v>
                      </c:pt>
                      <c:pt idx="4615" formatCode="0.00E+00">
                        <c:v>300</c:v>
                      </c:pt>
                      <c:pt idx="4616" formatCode="0.00E+00">
                        <c:v>300</c:v>
                      </c:pt>
                      <c:pt idx="4617" formatCode="0.00E+00">
                        <c:v>300</c:v>
                      </c:pt>
                      <c:pt idx="4618" formatCode="0.00E+00">
                        <c:v>300</c:v>
                      </c:pt>
                      <c:pt idx="4619" formatCode="0.00E+00">
                        <c:v>300</c:v>
                      </c:pt>
                      <c:pt idx="4620" formatCode="0.00E+00">
                        <c:v>300</c:v>
                      </c:pt>
                      <c:pt idx="4621" formatCode="0.00E+00">
                        <c:v>300</c:v>
                      </c:pt>
                      <c:pt idx="4622" formatCode="0.00E+00">
                        <c:v>300</c:v>
                      </c:pt>
                      <c:pt idx="4623" formatCode="0.00E+00">
                        <c:v>300</c:v>
                      </c:pt>
                      <c:pt idx="4624" formatCode="0.00E+00">
                        <c:v>300</c:v>
                      </c:pt>
                      <c:pt idx="4625" formatCode="0.00E+00">
                        <c:v>300</c:v>
                      </c:pt>
                      <c:pt idx="4626" formatCode="0.00E+00">
                        <c:v>300</c:v>
                      </c:pt>
                      <c:pt idx="4627" formatCode="0.00E+00">
                        <c:v>300</c:v>
                      </c:pt>
                      <c:pt idx="4628" formatCode="0.00E+00">
                        <c:v>300</c:v>
                      </c:pt>
                      <c:pt idx="4629" formatCode="0.00E+00">
                        <c:v>300</c:v>
                      </c:pt>
                      <c:pt idx="4630" formatCode="0.00E+00">
                        <c:v>300</c:v>
                      </c:pt>
                      <c:pt idx="4631" formatCode="0.00E+00">
                        <c:v>300</c:v>
                      </c:pt>
                      <c:pt idx="4632" formatCode="0.00E+00">
                        <c:v>300</c:v>
                      </c:pt>
                      <c:pt idx="4633" formatCode="0.00E+00">
                        <c:v>300</c:v>
                      </c:pt>
                      <c:pt idx="4634" formatCode="0.00E+00">
                        <c:v>300</c:v>
                      </c:pt>
                      <c:pt idx="4635" formatCode="0.00E+00">
                        <c:v>300</c:v>
                      </c:pt>
                      <c:pt idx="4636" formatCode="0.00E+00">
                        <c:v>300</c:v>
                      </c:pt>
                      <c:pt idx="4637" formatCode="0.00E+00">
                        <c:v>300</c:v>
                      </c:pt>
                      <c:pt idx="4638" formatCode="0.00E+00">
                        <c:v>300</c:v>
                      </c:pt>
                      <c:pt idx="4639" formatCode="0.00E+00">
                        <c:v>300</c:v>
                      </c:pt>
                      <c:pt idx="4640" formatCode="0.00E+00">
                        <c:v>300</c:v>
                      </c:pt>
                      <c:pt idx="4641" formatCode="0.00E+00">
                        <c:v>300</c:v>
                      </c:pt>
                      <c:pt idx="4642" formatCode="0.00E+00">
                        <c:v>300</c:v>
                      </c:pt>
                      <c:pt idx="4643" formatCode="0.00E+00">
                        <c:v>300</c:v>
                      </c:pt>
                      <c:pt idx="4644" formatCode="0.00E+00">
                        <c:v>300</c:v>
                      </c:pt>
                      <c:pt idx="4645" formatCode="0.00E+00">
                        <c:v>300</c:v>
                      </c:pt>
                      <c:pt idx="4646" formatCode="0.00E+00">
                        <c:v>300</c:v>
                      </c:pt>
                      <c:pt idx="4647" formatCode="0.00E+00">
                        <c:v>300</c:v>
                      </c:pt>
                      <c:pt idx="4648" formatCode="0.00E+00">
                        <c:v>300</c:v>
                      </c:pt>
                      <c:pt idx="4649" formatCode="0.00E+00">
                        <c:v>300</c:v>
                      </c:pt>
                      <c:pt idx="4650" formatCode="0.00E+00">
                        <c:v>300</c:v>
                      </c:pt>
                      <c:pt idx="4651" formatCode="0.00E+00">
                        <c:v>300</c:v>
                      </c:pt>
                      <c:pt idx="4652" formatCode="0.00E+00">
                        <c:v>300</c:v>
                      </c:pt>
                      <c:pt idx="4653" formatCode="0.00E+00">
                        <c:v>300</c:v>
                      </c:pt>
                      <c:pt idx="4654" formatCode="0.00E+00">
                        <c:v>300</c:v>
                      </c:pt>
                      <c:pt idx="4655" formatCode="0.00E+00">
                        <c:v>300</c:v>
                      </c:pt>
                      <c:pt idx="4656" formatCode="0.00E+00">
                        <c:v>300</c:v>
                      </c:pt>
                      <c:pt idx="4657" formatCode="0.00E+00">
                        <c:v>300</c:v>
                      </c:pt>
                      <c:pt idx="4658" formatCode="0.00E+00">
                        <c:v>300</c:v>
                      </c:pt>
                      <c:pt idx="4659" formatCode="0.00E+00">
                        <c:v>300</c:v>
                      </c:pt>
                      <c:pt idx="4660" formatCode="0.00E+00">
                        <c:v>300</c:v>
                      </c:pt>
                      <c:pt idx="4661" formatCode="0.00E+00">
                        <c:v>300</c:v>
                      </c:pt>
                      <c:pt idx="4662" formatCode="0.00E+00">
                        <c:v>300</c:v>
                      </c:pt>
                      <c:pt idx="4663" formatCode="0.00E+00">
                        <c:v>300</c:v>
                      </c:pt>
                      <c:pt idx="4664" formatCode="0.00E+00">
                        <c:v>300</c:v>
                      </c:pt>
                      <c:pt idx="4665" formatCode="0.00E+00">
                        <c:v>300</c:v>
                      </c:pt>
                      <c:pt idx="4666" formatCode="0.00E+00">
                        <c:v>300</c:v>
                      </c:pt>
                      <c:pt idx="4667" formatCode="0.00E+00">
                        <c:v>300</c:v>
                      </c:pt>
                      <c:pt idx="4668" formatCode="0.00E+00">
                        <c:v>300</c:v>
                      </c:pt>
                      <c:pt idx="4669" formatCode="0.00E+00">
                        <c:v>300</c:v>
                      </c:pt>
                      <c:pt idx="4670" formatCode="0.00E+00">
                        <c:v>300</c:v>
                      </c:pt>
                      <c:pt idx="4671" formatCode="0.00E+00">
                        <c:v>300</c:v>
                      </c:pt>
                      <c:pt idx="4672" formatCode="0.00E+00">
                        <c:v>300</c:v>
                      </c:pt>
                      <c:pt idx="4673" formatCode="0.00E+00">
                        <c:v>300</c:v>
                      </c:pt>
                      <c:pt idx="4674" formatCode="0.00E+00">
                        <c:v>300</c:v>
                      </c:pt>
                      <c:pt idx="4675" formatCode="0.00E+00">
                        <c:v>300</c:v>
                      </c:pt>
                      <c:pt idx="4676" formatCode="0.00E+00">
                        <c:v>300</c:v>
                      </c:pt>
                      <c:pt idx="4677" formatCode="0.00E+00">
                        <c:v>300</c:v>
                      </c:pt>
                      <c:pt idx="4678" formatCode="0.00E+00">
                        <c:v>300</c:v>
                      </c:pt>
                      <c:pt idx="4679" formatCode="0.00E+00">
                        <c:v>300</c:v>
                      </c:pt>
                      <c:pt idx="4680" formatCode="0.00E+00">
                        <c:v>300</c:v>
                      </c:pt>
                      <c:pt idx="4681" formatCode="0.00E+00">
                        <c:v>300</c:v>
                      </c:pt>
                      <c:pt idx="4682" formatCode="0.00E+00">
                        <c:v>300</c:v>
                      </c:pt>
                      <c:pt idx="4683" formatCode="0.00E+00">
                        <c:v>300</c:v>
                      </c:pt>
                      <c:pt idx="4684" formatCode="0.00E+00">
                        <c:v>300</c:v>
                      </c:pt>
                      <c:pt idx="4685" formatCode="0.00E+00">
                        <c:v>300</c:v>
                      </c:pt>
                      <c:pt idx="4686" formatCode="0.00E+00">
                        <c:v>300</c:v>
                      </c:pt>
                      <c:pt idx="4687" formatCode="0.00E+00">
                        <c:v>300</c:v>
                      </c:pt>
                      <c:pt idx="4688" formatCode="0.00E+00">
                        <c:v>300</c:v>
                      </c:pt>
                      <c:pt idx="4689" formatCode="0.00E+00">
                        <c:v>300</c:v>
                      </c:pt>
                      <c:pt idx="4690" formatCode="0.00E+00">
                        <c:v>300</c:v>
                      </c:pt>
                      <c:pt idx="4691" formatCode="0.00E+00">
                        <c:v>300</c:v>
                      </c:pt>
                      <c:pt idx="4692" formatCode="0.00E+00">
                        <c:v>300</c:v>
                      </c:pt>
                      <c:pt idx="4693" formatCode="0.00E+00">
                        <c:v>300</c:v>
                      </c:pt>
                      <c:pt idx="4694" formatCode="0.00E+00">
                        <c:v>300</c:v>
                      </c:pt>
                      <c:pt idx="4695" formatCode="0.00E+00">
                        <c:v>300</c:v>
                      </c:pt>
                      <c:pt idx="4696" formatCode="0.00E+00">
                        <c:v>300</c:v>
                      </c:pt>
                      <c:pt idx="4697" formatCode="0.00E+00">
                        <c:v>300</c:v>
                      </c:pt>
                      <c:pt idx="4698" formatCode="0.00E+00">
                        <c:v>300</c:v>
                      </c:pt>
                      <c:pt idx="4699" formatCode="0.00E+00">
                        <c:v>300</c:v>
                      </c:pt>
                      <c:pt idx="4700" formatCode="0.00E+00">
                        <c:v>300</c:v>
                      </c:pt>
                      <c:pt idx="4701" formatCode="0.00E+00">
                        <c:v>300</c:v>
                      </c:pt>
                      <c:pt idx="4702" formatCode="0.00E+00">
                        <c:v>300</c:v>
                      </c:pt>
                      <c:pt idx="4703" formatCode="0.00E+00">
                        <c:v>300</c:v>
                      </c:pt>
                      <c:pt idx="4704" formatCode="0.00E+00">
                        <c:v>300</c:v>
                      </c:pt>
                      <c:pt idx="4705" formatCode="0.00E+00">
                        <c:v>300</c:v>
                      </c:pt>
                      <c:pt idx="4706" formatCode="0.00E+00">
                        <c:v>300</c:v>
                      </c:pt>
                      <c:pt idx="4707" formatCode="0.00E+00">
                        <c:v>300</c:v>
                      </c:pt>
                      <c:pt idx="4708" formatCode="0.00E+00">
                        <c:v>300</c:v>
                      </c:pt>
                      <c:pt idx="4709" formatCode="0.00E+00">
                        <c:v>300</c:v>
                      </c:pt>
                      <c:pt idx="4710" formatCode="0.00E+00">
                        <c:v>300</c:v>
                      </c:pt>
                      <c:pt idx="4711" formatCode="0.00E+00">
                        <c:v>300</c:v>
                      </c:pt>
                      <c:pt idx="4712" formatCode="0.00E+00">
                        <c:v>300</c:v>
                      </c:pt>
                      <c:pt idx="4713" formatCode="0.00E+00">
                        <c:v>300</c:v>
                      </c:pt>
                      <c:pt idx="4714" formatCode="0.00E+00">
                        <c:v>300</c:v>
                      </c:pt>
                      <c:pt idx="4715" formatCode="0.00E+00">
                        <c:v>300</c:v>
                      </c:pt>
                      <c:pt idx="4716" formatCode="0.00E+00">
                        <c:v>300</c:v>
                      </c:pt>
                      <c:pt idx="4717" formatCode="0.00E+00">
                        <c:v>300</c:v>
                      </c:pt>
                      <c:pt idx="4718" formatCode="0.00E+00">
                        <c:v>300</c:v>
                      </c:pt>
                      <c:pt idx="4719" formatCode="0.00E+00">
                        <c:v>300</c:v>
                      </c:pt>
                      <c:pt idx="4720" formatCode="0.00E+00">
                        <c:v>300</c:v>
                      </c:pt>
                      <c:pt idx="4721" formatCode="0.00E+00">
                        <c:v>300</c:v>
                      </c:pt>
                      <c:pt idx="4722" formatCode="0.00E+00">
                        <c:v>300</c:v>
                      </c:pt>
                      <c:pt idx="4723" formatCode="0.00E+00">
                        <c:v>300</c:v>
                      </c:pt>
                      <c:pt idx="4724" formatCode="0.00E+00">
                        <c:v>300</c:v>
                      </c:pt>
                      <c:pt idx="4725" formatCode="0.00E+00">
                        <c:v>300</c:v>
                      </c:pt>
                      <c:pt idx="4726" formatCode="0.00E+00">
                        <c:v>300</c:v>
                      </c:pt>
                      <c:pt idx="4727" formatCode="0.00E+00">
                        <c:v>300</c:v>
                      </c:pt>
                      <c:pt idx="4728" formatCode="0.00E+00">
                        <c:v>300</c:v>
                      </c:pt>
                      <c:pt idx="4729" formatCode="0.00E+00">
                        <c:v>300</c:v>
                      </c:pt>
                      <c:pt idx="4730" formatCode="0.00E+00">
                        <c:v>300</c:v>
                      </c:pt>
                      <c:pt idx="4731" formatCode="0.00E+00">
                        <c:v>300</c:v>
                      </c:pt>
                      <c:pt idx="4732" formatCode="0.00E+00">
                        <c:v>300</c:v>
                      </c:pt>
                      <c:pt idx="4733" formatCode="0.00E+00">
                        <c:v>300</c:v>
                      </c:pt>
                      <c:pt idx="4734" formatCode="0.00E+00">
                        <c:v>300</c:v>
                      </c:pt>
                      <c:pt idx="4735" formatCode="0.00E+00">
                        <c:v>300</c:v>
                      </c:pt>
                      <c:pt idx="4736" formatCode="0.00E+00">
                        <c:v>300</c:v>
                      </c:pt>
                      <c:pt idx="4737" formatCode="0.00E+00">
                        <c:v>300</c:v>
                      </c:pt>
                      <c:pt idx="4738" formatCode="0.00E+00">
                        <c:v>300</c:v>
                      </c:pt>
                      <c:pt idx="4739" formatCode="0.00E+00">
                        <c:v>300</c:v>
                      </c:pt>
                      <c:pt idx="4740" formatCode="0.00E+00">
                        <c:v>300</c:v>
                      </c:pt>
                      <c:pt idx="4741" formatCode="0.00E+00">
                        <c:v>300</c:v>
                      </c:pt>
                      <c:pt idx="4742" formatCode="0.00E+00">
                        <c:v>300</c:v>
                      </c:pt>
                      <c:pt idx="4743" formatCode="0.00E+00">
                        <c:v>300</c:v>
                      </c:pt>
                      <c:pt idx="4744" formatCode="0.00E+00">
                        <c:v>300</c:v>
                      </c:pt>
                      <c:pt idx="4745" formatCode="0.00E+00">
                        <c:v>300</c:v>
                      </c:pt>
                      <c:pt idx="4746" formatCode="0.00E+00">
                        <c:v>300</c:v>
                      </c:pt>
                      <c:pt idx="4747" formatCode="0.00E+00">
                        <c:v>300</c:v>
                      </c:pt>
                      <c:pt idx="4748" formatCode="0.00E+00">
                        <c:v>300</c:v>
                      </c:pt>
                      <c:pt idx="4749" formatCode="0.00E+00">
                        <c:v>300</c:v>
                      </c:pt>
                      <c:pt idx="4750" formatCode="0.00E+00">
                        <c:v>300</c:v>
                      </c:pt>
                      <c:pt idx="4751" formatCode="0.00E+00">
                        <c:v>300</c:v>
                      </c:pt>
                      <c:pt idx="4752" formatCode="0.00E+00">
                        <c:v>300</c:v>
                      </c:pt>
                      <c:pt idx="4753" formatCode="0.00E+00">
                        <c:v>300</c:v>
                      </c:pt>
                      <c:pt idx="4754" formatCode="0.00E+00">
                        <c:v>300</c:v>
                      </c:pt>
                      <c:pt idx="4755" formatCode="0.00E+00">
                        <c:v>300</c:v>
                      </c:pt>
                      <c:pt idx="4756" formatCode="0.00E+00">
                        <c:v>300</c:v>
                      </c:pt>
                      <c:pt idx="4757" formatCode="0.00E+00">
                        <c:v>300</c:v>
                      </c:pt>
                      <c:pt idx="4758" formatCode="0.00E+00">
                        <c:v>300</c:v>
                      </c:pt>
                      <c:pt idx="4759" formatCode="0.00E+00">
                        <c:v>300</c:v>
                      </c:pt>
                      <c:pt idx="4760" formatCode="0.00E+00">
                        <c:v>300</c:v>
                      </c:pt>
                      <c:pt idx="4761" formatCode="0.00E+00">
                        <c:v>300</c:v>
                      </c:pt>
                      <c:pt idx="4762" formatCode="0.00E+00">
                        <c:v>300</c:v>
                      </c:pt>
                      <c:pt idx="4763" formatCode="0.00E+00">
                        <c:v>300</c:v>
                      </c:pt>
                      <c:pt idx="4764" formatCode="0.00E+00">
                        <c:v>300</c:v>
                      </c:pt>
                      <c:pt idx="4765" formatCode="0.00E+00">
                        <c:v>300</c:v>
                      </c:pt>
                      <c:pt idx="4766" formatCode="0.00E+00">
                        <c:v>300</c:v>
                      </c:pt>
                      <c:pt idx="4767" formatCode="0.00E+00">
                        <c:v>300</c:v>
                      </c:pt>
                      <c:pt idx="4768" formatCode="0.00E+00">
                        <c:v>300</c:v>
                      </c:pt>
                      <c:pt idx="4769" formatCode="0.00E+00">
                        <c:v>300</c:v>
                      </c:pt>
                      <c:pt idx="4770" formatCode="0.00E+00">
                        <c:v>300</c:v>
                      </c:pt>
                      <c:pt idx="4771" formatCode="0.00E+00">
                        <c:v>300</c:v>
                      </c:pt>
                      <c:pt idx="4772" formatCode="0.00E+00">
                        <c:v>300</c:v>
                      </c:pt>
                      <c:pt idx="4773" formatCode="0.00E+00">
                        <c:v>300</c:v>
                      </c:pt>
                      <c:pt idx="4774" formatCode="0.00E+00">
                        <c:v>300</c:v>
                      </c:pt>
                      <c:pt idx="4775" formatCode="0.00E+00">
                        <c:v>300</c:v>
                      </c:pt>
                      <c:pt idx="4776" formatCode="0.00E+00">
                        <c:v>300</c:v>
                      </c:pt>
                      <c:pt idx="4777" formatCode="0.00E+00">
                        <c:v>300</c:v>
                      </c:pt>
                      <c:pt idx="4778" formatCode="0.00E+00">
                        <c:v>300</c:v>
                      </c:pt>
                      <c:pt idx="4779" formatCode="0.00E+00">
                        <c:v>300</c:v>
                      </c:pt>
                      <c:pt idx="4780" formatCode="0.00E+00">
                        <c:v>300</c:v>
                      </c:pt>
                      <c:pt idx="4781" formatCode="0.00E+00">
                        <c:v>300</c:v>
                      </c:pt>
                      <c:pt idx="4782" formatCode="0.00E+00">
                        <c:v>300</c:v>
                      </c:pt>
                      <c:pt idx="4783" formatCode="0.00E+00">
                        <c:v>300</c:v>
                      </c:pt>
                      <c:pt idx="4784" formatCode="0.00E+00">
                        <c:v>300</c:v>
                      </c:pt>
                      <c:pt idx="4785" formatCode="0.00E+00">
                        <c:v>300</c:v>
                      </c:pt>
                      <c:pt idx="4786" formatCode="0.00E+00">
                        <c:v>300</c:v>
                      </c:pt>
                      <c:pt idx="4787" formatCode="0.00E+00">
                        <c:v>300</c:v>
                      </c:pt>
                      <c:pt idx="4788" formatCode="0.00E+00">
                        <c:v>300</c:v>
                      </c:pt>
                      <c:pt idx="4789" formatCode="0.00E+00">
                        <c:v>300</c:v>
                      </c:pt>
                      <c:pt idx="4790" formatCode="0.00E+00">
                        <c:v>300</c:v>
                      </c:pt>
                      <c:pt idx="4791" formatCode="0.00E+00">
                        <c:v>300</c:v>
                      </c:pt>
                      <c:pt idx="4792" formatCode="0.00E+00">
                        <c:v>300</c:v>
                      </c:pt>
                      <c:pt idx="4793" formatCode="0.00E+00">
                        <c:v>300</c:v>
                      </c:pt>
                      <c:pt idx="4794" formatCode="0.00E+00">
                        <c:v>300</c:v>
                      </c:pt>
                      <c:pt idx="4795" formatCode="0.00E+00">
                        <c:v>300</c:v>
                      </c:pt>
                      <c:pt idx="4796" formatCode="0.00E+00">
                        <c:v>300</c:v>
                      </c:pt>
                      <c:pt idx="4797" formatCode="0.00E+00">
                        <c:v>300</c:v>
                      </c:pt>
                      <c:pt idx="4798" formatCode="0.00E+00">
                        <c:v>300</c:v>
                      </c:pt>
                      <c:pt idx="4799" formatCode="0.00E+00">
                        <c:v>300</c:v>
                      </c:pt>
                      <c:pt idx="4800" formatCode="0.00E+00">
                        <c:v>300</c:v>
                      </c:pt>
                      <c:pt idx="4801" formatCode="0.00E+00">
                        <c:v>300</c:v>
                      </c:pt>
                      <c:pt idx="4802" formatCode="0.00E+00">
                        <c:v>300</c:v>
                      </c:pt>
                      <c:pt idx="4803" formatCode="0.00E+00">
                        <c:v>300</c:v>
                      </c:pt>
                      <c:pt idx="4804" formatCode="0.00E+00">
                        <c:v>300</c:v>
                      </c:pt>
                      <c:pt idx="4805" formatCode="0.00E+00">
                        <c:v>300</c:v>
                      </c:pt>
                      <c:pt idx="4806" formatCode="0.00E+00">
                        <c:v>300</c:v>
                      </c:pt>
                      <c:pt idx="4807" formatCode="0.00E+00">
                        <c:v>300</c:v>
                      </c:pt>
                      <c:pt idx="4808" formatCode="0.00E+00">
                        <c:v>300</c:v>
                      </c:pt>
                      <c:pt idx="4809" formatCode="0.00E+00">
                        <c:v>300</c:v>
                      </c:pt>
                      <c:pt idx="4810" formatCode="0.00E+00">
                        <c:v>300</c:v>
                      </c:pt>
                      <c:pt idx="4811" formatCode="0.00E+00">
                        <c:v>300</c:v>
                      </c:pt>
                      <c:pt idx="4812" formatCode="0.00E+00">
                        <c:v>300</c:v>
                      </c:pt>
                      <c:pt idx="4813" formatCode="0.00E+00">
                        <c:v>300</c:v>
                      </c:pt>
                      <c:pt idx="4814" formatCode="0.00E+00">
                        <c:v>300</c:v>
                      </c:pt>
                      <c:pt idx="4815" formatCode="0.00E+00">
                        <c:v>300</c:v>
                      </c:pt>
                      <c:pt idx="4816" formatCode="0.00E+00">
                        <c:v>300</c:v>
                      </c:pt>
                      <c:pt idx="4817" formatCode="0.00E+00">
                        <c:v>300</c:v>
                      </c:pt>
                      <c:pt idx="4818" formatCode="0.00E+00">
                        <c:v>300</c:v>
                      </c:pt>
                      <c:pt idx="4819" formatCode="0.00E+00">
                        <c:v>300</c:v>
                      </c:pt>
                      <c:pt idx="4820" formatCode="0.00E+00">
                        <c:v>300</c:v>
                      </c:pt>
                      <c:pt idx="4821" formatCode="0.00E+00">
                        <c:v>300</c:v>
                      </c:pt>
                      <c:pt idx="4822" formatCode="0.00E+00">
                        <c:v>300</c:v>
                      </c:pt>
                      <c:pt idx="4823" formatCode="0.00E+00">
                        <c:v>300</c:v>
                      </c:pt>
                      <c:pt idx="4824" formatCode="0.00E+00">
                        <c:v>300</c:v>
                      </c:pt>
                      <c:pt idx="4825" formatCode="0.00E+00">
                        <c:v>300</c:v>
                      </c:pt>
                      <c:pt idx="4826" formatCode="0.00E+00">
                        <c:v>300</c:v>
                      </c:pt>
                      <c:pt idx="4827" formatCode="0.00E+00">
                        <c:v>300</c:v>
                      </c:pt>
                      <c:pt idx="4828" formatCode="0.00E+00">
                        <c:v>300</c:v>
                      </c:pt>
                      <c:pt idx="4829" formatCode="0.00E+00">
                        <c:v>300</c:v>
                      </c:pt>
                      <c:pt idx="4830" formatCode="0.00E+00">
                        <c:v>300</c:v>
                      </c:pt>
                      <c:pt idx="4831" formatCode="0.00E+00">
                        <c:v>300</c:v>
                      </c:pt>
                      <c:pt idx="4832" formatCode="0.00E+00">
                        <c:v>300</c:v>
                      </c:pt>
                      <c:pt idx="4833" formatCode="0.00E+00">
                        <c:v>300</c:v>
                      </c:pt>
                      <c:pt idx="4834" formatCode="0.00E+00">
                        <c:v>300</c:v>
                      </c:pt>
                      <c:pt idx="4835" formatCode="0.00E+00">
                        <c:v>300</c:v>
                      </c:pt>
                      <c:pt idx="4836" formatCode="0.00E+00">
                        <c:v>300</c:v>
                      </c:pt>
                      <c:pt idx="4837" formatCode="0.00E+00">
                        <c:v>300</c:v>
                      </c:pt>
                      <c:pt idx="4838" formatCode="0.00E+00">
                        <c:v>300</c:v>
                      </c:pt>
                      <c:pt idx="4839" formatCode="0.00E+00">
                        <c:v>300</c:v>
                      </c:pt>
                      <c:pt idx="4840" formatCode="0.00E+00">
                        <c:v>300</c:v>
                      </c:pt>
                      <c:pt idx="4841" formatCode="0.00E+00">
                        <c:v>300</c:v>
                      </c:pt>
                      <c:pt idx="4842" formatCode="0.00E+00">
                        <c:v>300</c:v>
                      </c:pt>
                      <c:pt idx="4843" formatCode="0.00E+00">
                        <c:v>300</c:v>
                      </c:pt>
                      <c:pt idx="4844" formatCode="0.00E+00">
                        <c:v>300</c:v>
                      </c:pt>
                      <c:pt idx="4845" formatCode="0.00E+00">
                        <c:v>300</c:v>
                      </c:pt>
                      <c:pt idx="4846" formatCode="0.00E+00">
                        <c:v>300</c:v>
                      </c:pt>
                      <c:pt idx="4847" formatCode="0.00E+00">
                        <c:v>300</c:v>
                      </c:pt>
                      <c:pt idx="4848" formatCode="0.00E+00">
                        <c:v>300</c:v>
                      </c:pt>
                      <c:pt idx="4849" formatCode="0.00E+00">
                        <c:v>300</c:v>
                      </c:pt>
                      <c:pt idx="4850" formatCode="0.00E+00">
                        <c:v>300</c:v>
                      </c:pt>
                      <c:pt idx="4851" formatCode="0.00E+00">
                        <c:v>300</c:v>
                      </c:pt>
                      <c:pt idx="4852" formatCode="0.00E+00">
                        <c:v>300</c:v>
                      </c:pt>
                      <c:pt idx="4853" formatCode="0.00E+00">
                        <c:v>300</c:v>
                      </c:pt>
                      <c:pt idx="4854" formatCode="0.00E+00">
                        <c:v>300</c:v>
                      </c:pt>
                      <c:pt idx="4855" formatCode="0.00E+00">
                        <c:v>300</c:v>
                      </c:pt>
                      <c:pt idx="4856" formatCode="0.00E+00">
                        <c:v>300</c:v>
                      </c:pt>
                      <c:pt idx="4857" formatCode="0.00E+00">
                        <c:v>300</c:v>
                      </c:pt>
                      <c:pt idx="4858" formatCode="0.00E+00">
                        <c:v>300</c:v>
                      </c:pt>
                      <c:pt idx="4859" formatCode="0.00E+00">
                        <c:v>300</c:v>
                      </c:pt>
                      <c:pt idx="4860" formatCode="0.00E+00">
                        <c:v>300</c:v>
                      </c:pt>
                      <c:pt idx="4861" formatCode="0.00E+00">
                        <c:v>300</c:v>
                      </c:pt>
                      <c:pt idx="4862" formatCode="0.00E+00">
                        <c:v>300</c:v>
                      </c:pt>
                      <c:pt idx="4863" formatCode="0.00E+00">
                        <c:v>300</c:v>
                      </c:pt>
                      <c:pt idx="4864" formatCode="0.00E+00">
                        <c:v>300</c:v>
                      </c:pt>
                      <c:pt idx="4865" formatCode="0.00E+00">
                        <c:v>300</c:v>
                      </c:pt>
                      <c:pt idx="4866" formatCode="0.00E+00">
                        <c:v>300</c:v>
                      </c:pt>
                      <c:pt idx="4867" formatCode="0.00E+00">
                        <c:v>300</c:v>
                      </c:pt>
                      <c:pt idx="4868" formatCode="0.00E+00">
                        <c:v>300</c:v>
                      </c:pt>
                      <c:pt idx="4869" formatCode="0.00E+00">
                        <c:v>300</c:v>
                      </c:pt>
                      <c:pt idx="4870" formatCode="0.00E+00">
                        <c:v>300</c:v>
                      </c:pt>
                      <c:pt idx="4871" formatCode="0.00E+00">
                        <c:v>300</c:v>
                      </c:pt>
                      <c:pt idx="4872" formatCode="0.00E+00">
                        <c:v>300</c:v>
                      </c:pt>
                      <c:pt idx="4873" formatCode="0.00E+00">
                        <c:v>300</c:v>
                      </c:pt>
                      <c:pt idx="4874" formatCode="0.00E+00">
                        <c:v>300</c:v>
                      </c:pt>
                      <c:pt idx="4875" formatCode="0.00E+00">
                        <c:v>300</c:v>
                      </c:pt>
                      <c:pt idx="4876" formatCode="0.00E+00">
                        <c:v>300</c:v>
                      </c:pt>
                      <c:pt idx="4877" formatCode="0.00E+00">
                        <c:v>300</c:v>
                      </c:pt>
                      <c:pt idx="4878" formatCode="0.00E+00">
                        <c:v>300</c:v>
                      </c:pt>
                      <c:pt idx="4879" formatCode="0.00E+00">
                        <c:v>300</c:v>
                      </c:pt>
                      <c:pt idx="4880" formatCode="0.00E+00">
                        <c:v>300</c:v>
                      </c:pt>
                      <c:pt idx="4881" formatCode="0.00E+00">
                        <c:v>300</c:v>
                      </c:pt>
                      <c:pt idx="4882" formatCode="0.00E+00">
                        <c:v>300</c:v>
                      </c:pt>
                      <c:pt idx="4883" formatCode="0.00E+00">
                        <c:v>300</c:v>
                      </c:pt>
                      <c:pt idx="4884" formatCode="0.00E+00">
                        <c:v>300</c:v>
                      </c:pt>
                      <c:pt idx="4885" formatCode="0.00E+00">
                        <c:v>300</c:v>
                      </c:pt>
                      <c:pt idx="4886" formatCode="0.00E+00">
                        <c:v>300</c:v>
                      </c:pt>
                      <c:pt idx="4887" formatCode="0.00E+00">
                        <c:v>300</c:v>
                      </c:pt>
                      <c:pt idx="4888" formatCode="0.00E+00">
                        <c:v>300</c:v>
                      </c:pt>
                      <c:pt idx="4889" formatCode="0.00E+00">
                        <c:v>300</c:v>
                      </c:pt>
                      <c:pt idx="4890" formatCode="0.00E+00">
                        <c:v>300</c:v>
                      </c:pt>
                      <c:pt idx="4891" formatCode="0.00E+00">
                        <c:v>300</c:v>
                      </c:pt>
                      <c:pt idx="4892" formatCode="0.00E+00">
                        <c:v>300</c:v>
                      </c:pt>
                      <c:pt idx="4893" formatCode="0.00E+00">
                        <c:v>300</c:v>
                      </c:pt>
                      <c:pt idx="4894" formatCode="0.00E+00">
                        <c:v>300</c:v>
                      </c:pt>
                      <c:pt idx="4895" formatCode="0.00E+00">
                        <c:v>300</c:v>
                      </c:pt>
                      <c:pt idx="4896" formatCode="0.00E+00">
                        <c:v>300</c:v>
                      </c:pt>
                      <c:pt idx="4897" formatCode="0.00E+00">
                        <c:v>300</c:v>
                      </c:pt>
                      <c:pt idx="4898" formatCode="0.00E+00">
                        <c:v>300</c:v>
                      </c:pt>
                      <c:pt idx="4899" formatCode="0.00E+00">
                        <c:v>300</c:v>
                      </c:pt>
                      <c:pt idx="4900" formatCode="0.00E+00">
                        <c:v>300</c:v>
                      </c:pt>
                      <c:pt idx="4901" formatCode="0.00E+00">
                        <c:v>300</c:v>
                      </c:pt>
                      <c:pt idx="4902" formatCode="0.00E+00">
                        <c:v>300</c:v>
                      </c:pt>
                      <c:pt idx="4903" formatCode="0.00E+00">
                        <c:v>300</c:v>
                      </c:pt>
                      <c:pt idx="4904" formatCode="0.00E+00">
                        <c:v>300</c:v>
                      </c:pt>
                      <c:pt idx="4905" formatCode="0.00E+00">
                        <c:v>300</c:v>
                      </c:pt>
                      <c:pt idx="4906" formatCode="0.00E+00">
                        <c:v>300</c:v>
                      </c:pt>
                      <c:pt idx="4907" formatCode="0.00E+00">
                        <c:v>300</c:v>
                      </c:pt>
                      <c:pt idx="4908" formatCode="0.00E+00">
                        <c:v>300</c:v>
                      </c:pt>
                      <c:pt idx="4909" formatCode="0.00E+00">
                        <c:v>300</c:v>
                      </c:pt>
                      <c:pt idx="4910" formatCode="0.00E+00">
                        <c:v>300</c:v>
                      </c:pt>
                      <c:pt idx="4911" formatCode="0.00E+00">
                        <c:v>300</c:v>
                      </c:pt>
                      <c:pt idx="4912" formatCode="0.00E+00">
                        <c:v>300</c:v>
                      </c:pt>
                      <c:pt idx="4913" formatCode="0.00E+00">
                        <c:v>300</c:v>
                      </c:pt>
                      <c:pt idx="4914" formatCode="0.00E+00">
                        <c:v>300</c:v>
                      </c:pt>
                      <c:pt idx="4915" formatCode="0.00E+00">
                        <c:v>300</c:v>
                      </c:pt>
                      <c:pt idx="4916" formatCode="0.00E+00">
                        <c:v>300</c:v>
                      </c:pt>
                      <c:pt idx="4917" formatCode="0.00E+00">
                        <c:v>300</c:v>
                      </c:pt>
                      <c:pt idx="4918" formatCode="0.00E+00">
                        <c:v>300</c:v>
                      </c:pt>
                      <c:pt idx="4919" formatCode="0.00E+00">
                        <c:v>300</c:v>
                      </c:pt>
                      <c:pt idx="4920" formatCode="0.00E+00">
                        <c:v>300</c:v>
                      </c:pt>
                      <c:pt idx="4921" formatCode="0.00E+00">
                        <c:v>300</c:v>
                      </c:pt>
                      <c:pt idx="4922" formatCode="0.00E+00">
                        <c:v>300</c:v>
                      </c:pt>
                      <c:pt idx="4923" formatCode="0.00E+00">
                        <c:v>300</c:v>
                      </c:pt>
                      <c:pt idx="4924" formatCode="0.00E+00">
                        <c:v>300</c:v>
                      </c:pt>
                      <c:pt idx="4925" formatCode="0.00E+00">
                        <c:v>300</c:v>
                      </c:pt>
                      <c:pt idx="4926" formatCode="0.00E+00">
                        <c:v>300</c:v>
                      </c:pt>
                      <c:pt idx="4927" formatCode="0.00E+00">
                        <c:v>300</c:v>
                      </c:pt>
                      <c:pt idx="4928" formatCode="0.00E+00">
                        <c:v>300</c:v>
                      </c:pt>
                      <c:pt idx="4929" formatCode="0.00E+00">
                        <c:v>300</c:v>
                      </c:pt>
                      <c:pt idx="4930" formatCode="0.00E+00">
                        <c:v>300</c:v>
                      </c:pt>
                      <c:pt idx="4931" formatCode="0.00E+00">
                        <c:v>300</c:v>
                      </c:pt>
                      <c:pt idx="4932" formatCode="0.00E+00">
                        <c:v>300</c:v>
                      </c:pt>
                      <c:pt idx="4933" formatCode="0.00E+00">
                        <c:v>300</c:v>
                      </c:pt>
                      <c:pt idx="4934" formatCode="0.00E+00">
                        <c:v>300</c:v>
                      </c:pt>
                      <c:pt idx="4935" formatCode="0.00E+00">
                        <c:v>300</c:v>
                      </c:pt>
                      <c:pt idx="4936" formatCode="0.00E+00">
                        <c:v>300</c:v>
                      </c:pt>
                      <c:pt idx="4937" formatCode="0.00E+00">
                        <c:v>300</c:v>
                      </c:pt>
                      <c:pt idx="4938" formatCode="0.00E+00">
                        <c:v>300</c:v>
                      </c:pt>
                      <c:pt idx="4939" formatCode="0.00E+00">
                        <c:v>300</c:v>
                      </c:pt>
                      <c:pt idx="4940" formatCode="0.00E+00">
                        <c:v>300</c:v>
                      </c:pt>
                      <c:pt idx="4941" formatCode="0.00E+00">
                        <c:v>300</c:v>
                      </c:pt>
                      <c:pt idx="4942" formatCode="0.00E+00">
                        <c:v>300</c:v>
                      </c:pt>
                      <c:pt idx="4943" formatCode="0.00E+00">
                        <c:v>300</c:v>
                      </c:pt>
                      <c:pt idx="4944" formatCode="0.00E+00">
                        <c:v>300</c:v>
                      </c:pt>
                      <c:pt idx="4945" formatCode="0.00E+00">
                        <c:v>300</c:v>
                      </c:pt>
                      <c:pt idx="4946" formatCode="0.00E+00">
                        <c:v>300</c:v>
                      </c:pt>
                      <c:pt idx="4947" formatCode="0.00E+00">
                        <c:v>300</c:v>
                      </c:pt>
                      <c:pt idx="4948" formatCode="0.00E+00">
                        <c:v>300</c:v>
                      </c:pt>
                      <c:pt idx="4949" formatCode="0.00E+00">
                        <c:v>300</c:v>
                      </c:pt>
                      <c:pt idx="4950" formatCode="0.00E+00">
                        <c:v>300</c:v>
                      </c:pt>
                      <c:pt idx="4951" formatCode="0.00E+00">
                        <c:v>300</c:v>
                      </c:pt>
                      <c:pt idx="4952" formatCode="0.00E+00">
                        <c:v>300</c:v>
                      </c:pt>
                      <c:pt idx="4953" formatCode="0.00E+00">
                        <c:v>300</c:v>
                      </c:pt>
                      <c:pt idx="4954" formatCode="0.00E+00">
                        <c:v>300</c:v>
                      </c:pt>
                      <c:pt idx="4955" formatCode="0.00E+00">
                        <c:v>300</c:v>
                      </c:pt>
                      <c:pt idx="4956">
                        <c:v>300</c:v>
                      </c:pt>
                      <c:pt idx="4957">
                        <c:v>300</c:v>
                      </c:pt>
                      <c:pt idx="4958">
                        <c:v>300</c:v>
                      </c:pt>
                      <c:pt idx="4959">
                        <c:v>300</c:v>
                      </c:pt>
                      <c:pt idx="4960">
                        <c:v>300</c:v>
                      </c:pt>
                      <c:pt idx="4961">
                        <c:v>300</c:v>
                      </c:pt>
                      <c:pt idx="4962">
                        <c:v>300</c:v>
                      </c:pt>
                      <c:pt idx="4963">
                        <c:v>300</c:v>
                      </c:pt>
                      <c:pt idx="4964">
                        <c:v>300</c:v>
                      </c:pt>
                      <c:pt idx="4965">
                        <c:v>300</c:v>
                      </c:pt>
                      <c:pt idx="4966">
                        <c:v>300</c:v>
                      </c:pt>
                      <c:pt idx="4967">
                        <c:v>300</c:v>
                      </c:pt>
                      <c:pt idx="4968">
                        <c:v>300</c:v>
                      </c:pt>
                      <c:pt idx="4969">
                        <c:v>300</c:v>
                      </c:pt>
                      <c:pt idx="4970">
                        <c:v>300</c:v>
                      </c:pt>
                      <c:pt idx="4971">
                        <c:v>300</c:v>
                      </c:pt>
                      <c:pt idx="4972">
                        <c:v>300</c:v>
                      </c:pt>
                      <c:pt idx="4973">
                        <c:v>300</c:v>
                      </c:pt>
                      <c:pt idx="4974">
                        <c:v>300</c:v>
                      </c:pt>
                      <c:pt idx="4975">
                        <c:v>300</c:v>
                      </c:pt>
                      <c:pt idx="4976">
                        <c:v>300</c:v>
                      </c:pt>
                      <c:pt idx="4977">
                        <c:v>300</c:v>
                      </c:pt>
                      <c:pt idx="4978">
                        <c:v>300</c:v>
                      </c:pt>
                      <c:pt idx="4979">
                        <c:v>300</c:v>
                      </c:pt>
                      <c:pt idx="4980">
                        <c:v>300</c:v>
                      </c:pt>
                      <c:pt idx="4981">
                        <c:v>300</c:v>
                      </c:pt>
                      <c:pt idx="4982">
                        <c:v>300</c:v>
                      </c:pt>
                      <c:pt idx="4983">
                        <c:v>300</c:v>
                      </c:pt>
                      <c:pt idx="4984">
                        <c:v>300</c:v>
                      </c:pt>
                      <c:pt idx="4985">
                        <c:v>300</c:v>
                      </c:pt>
                      <c:pt idx="4986">
                        <c:v>300</c:v>
                      </c:pt>
                      <c:pt idx="4987">
                        <c:v>300</c:v>
                      </c:pt>
                      <c:pt idx="4988">
                        <c:v>300</c:v>
                      </c:pt>
                      <c:pt idx="4989">
                        <c:v>300</c:v>
                      </c:pt>
                      <c:pt idx="4990">
                        <c:v>300</c:v>
                      </c:pt>
                      <c:pt idx="4991">
                        <c:v>300</c:v>
                      </c:pt>
                      <c:pt idx="4992">
                        <c:v>300</c:v>
                      </c:pt>
                      <c:pt idx="4993">
                        <c:v>300</c:v>
                      </c:pt>
                      <c:pt idx="4994">
                        <c:v>300</c:v>
                      </c:pt>
                      <c:pt idx="4995">
                        <c:v>300</c:v>
                      </c:pt>
                      <c:pt idx="4996">
                        <c:v>300</c:v>
                      </c:pt>
                      <c:pt idx="4997">
                        <c:v>300</c:v>
                      </c:pt>
                      <c:pt idx="4998">
                        <c:v>300</c:v>
                      </c:pt>
                      <c:pt idx="4999">
                        <c:v>300</c:v>
                      </c:pt>
                      <c:pt idx="5000">
                        <c:v>300</c:v>
                      </c:pt>
                      <c:pt idx="5001">
                        <c:v>300</c:v>
                      </c:pt>
                      <c:pt idx="5002">
                        <c:v>300</c:v>
                      </c:pt>
                      <c:pt idx="5003">
                        <c:v>300</c:v>
                      </c:pt>
                      <c:pt idx="5004">
                        <c:v>300</c:v>
                      </c:pt>
                      <c:pt idx="5005">
                        <c:v>300</c:v>
                      </c:pt>
                      <c:pt idx="5006">
                        <c:v>300</c:v>
                      </c:pt>
                      <c:pt idx="5007">
                        <c:v>300</c:v>
                      </c:pt>
                      <c:pt idx="5008">
                        <c:v>300</c:v>
                      </c:pt>
                      <c:pt idx="5009">
                        <c:v>300</c:v>
                      </c:pt>
                      <c:pt idx="5010">
                        <c:v>300</c:v>
                      </c:pt>
                      <c:pt idx="5011">
                        <c:v>300</c:v>
                      </c:pt>
                      <c:pt idx="5012">
                        <c:v>300</c:v>
                      </c:pt>
                      <c:pt idx="5013">
                        <c:v>300</c:v>
                      </c:pt>
                      <c:pt idx="5014">
                        <c:v>300</c:v>
                      </c:pt>
                      <c:pt idx="5015">
                        <c:v>300</c:v>
                      </c:pt>
                      <c:pt idx="5016">
                        <c:v>300</c:v>
                      </c:pt>
                      <c:pt idx="5017">
                        <c:v>300</c:v>
                      </c:pt>
                      <c:pt idx="5018">
                        <c:v>300</c:v>
                      </c:pt>
                      <c:pt idx="5019">
                        <c:v>300</c:v>
                      </c:pt>
                      <c:pt idx="5020">
                        <c:v>300</c:v>
                      </c:pt>
                      <c:pt idx="5021">
                        <c:v>300</c:v>
                      </c:pt>
                      <c:pt idx="5022">
                        <c:v>300</c:v>
                      </c:pt>
                      <c:pt idx="5023">
                        <c:v>300</c:v>
                      </c:pt>
                      <c:pt idx="5024">
                        <c:v>300</c:v>
                      </c:pt>
                      <c:pt idx="5025">
                        <c:v>300</c:v>
                      </c:pt>
                      <c:pt idx="5026">
                        <c:v>300</c:v>
                      </c:pt>
                      <c:pt idx="5027">
                        <c:v>300</c:v>
                      </c:pt>
                      <c:pt idx="5028">
                        <c:v>300</c:v>
                      </c:pt>
                      <c:pt idx="5029">
                        <c:v>300</c:v>
                      </c:pt>
                      <c:pt idx="5030" formatCode="0.00E+00">
                        <c:v>300</c:v>
                      </c:pt>
                      <c:pt idx="5031" formatCode="0.00E+00">
                        <c:v>300</c:v>
                      </c:pt>
                      <c:pt idx="5032" formatCode="0.00E+00">
                        <c:v>300</c:v>
                      </c:pt>
                      <c:pt idx="5033" formatCode="0.00E+00">
                        <c:v>300</c:v>
                      </c:pt>
                      <c:pt idx="5034" formatCode="0.00E+00">
                        <c:v>300</c:v>
                      </c:pt>
                      <c:pt idx="5035" formatCode="0.00E+00">
                        <c:v>300</c:v>
                      </c:pt>
                      <c:pt idx="5036" formatCode="0.00E+00">
                        <c:v>300</c:v>
                      </c:pt>
                      <c:pt idx="5037" formatCode="0.00E+00">
                        <c:v>300</c:v>
                      </c:pt>
                      <c:pt idx="5038" formatCode="0.00E+00">
                        <c:v>300</c:v>
                      </c:pt>
                      <c:pt idx="5039" formatCode="0.00E+00">
                        <c:v>300</c:v>
                      </c:pt>
                      <c:pt idx="5040" formatCode="0.00E+00">
                        <c:v>300</c:v>
                      </c:pt>
                      <c:pt idx="5041" formatCode="0.00E+00">
                        <c:v>300</c:v>
                      </c:pt>
                      <c:pt idx="5042" formatCode="0.00E+00">
                        <c:v>300</c:v>
                      </c:pt>
                      <c:pt idx="5043" formatCode="0.00E+00">
                        <c:v>300</c:v>
                      </c:pt>
                      <c:pt idx="5044" formatCode="0.00E+00">
                        <c:v>300</c:v>
                      </c:pt>
                      <c:pt idx="5045" formatCode="0.00E+00">
                        <c:v>300</c:v>
                      </c:pt>
                      <c:pt idx="5046" formatCode="0.00E+00">
                        <c:v>300</c:v>
                      </c:pt>
                      <c:pt idx="5047" formatCode="0.00E+00">
                        <c:v>300</c:v>
                      </c:pt>
                      <c:pt idx="5048" formatCode="0.00E+00">
                        <c:v>300</c:v>
                      </c:pt>
                      <c:pt idx="5049" formatCode="0.00E+00">
                        <c:v>300</c:v>
                      </c:pt>
                      <c:pt idx="5050" formatCode="0.00E+00">
                        <c:v>300</c:v>
                      </c:pt>
                      <c:pt idx="5051" formatCode="0.00E+00">
                        <c:v>300</c:v>
                      </c:pt>
                      <c:pt idx="5052" formatCode="0.00E+00">
                        <c:v>300</c:v>
                      </c:pt>
                      <c:pt idx="5053" formatCode="0.00E+00">
                        <c:v>300</c:v>
                      </c:pt>
                      <c:pt idx="5054" formatCode="0.00E+00">
                        <c:v>300</c:v>
                      </c:pt>
                      <c:pt idx="5055" formatCode="0.00E+00">
                        <c:v>300</c:v>
                      </c:pt>
                      <c:pt idx="5056" formatCode="0.00E+00">
                        <c:v>300</c:v>
                      </c:pt>
                      <c:pt idx="5057" formatCode="0.00E+00">
                        <c:v>300</c:v>
                      </c:pt>
                      <c:pt idx="5058" formatCode="0.00E+00">
                        <c:v>300</c:v>
                      </c:pt>
                      <c:pt idx="5059" formatCode="0.00E+00">
                        <c:v>300</c:v>
                      </c:pt>
                      <c:pt idx="5060" formatCode="0.00E+00">
                        <c:v>300</c:v>
                      </c:pt>
                      <c:pt idx="5061" formatCode="0.00E+00">
                        <c:v>300</c:v>
                      </c:pt>
                      <c:pt idx="5062" formatCode="0.00E+00">
                        <c:v>300</c:v>
                      </c:pt>
                      <c:pt idx="5063" formatCode="0.00E+00">
                        <c:v>300</c:v>
                      </c:pt>
                      <c:pt idx="5064" formatCode="0.00E+00">
                        <c:v>300</c:v>
                      </c:pt>
                      <c:pt idx="5065" formatCode="0.00E+00">
                        <c:v>300</c:v>
                      </c:pt>
                      <c:pt idx="5066" formatCode="0.00E+00">
                        <c:v>300</c:v>
                      </c:pt>
                      <c:pt idx="5067" formatCode="0.00E+00">
                        <c:v>300</c:v>
                      </c:pt>
                      <c:pt idx="5068" formatCode="0.00E+00">
                        <c:v>300</c:v>
                      </c:pt>
                      <c:pt idx="5069" formatCode="0.00E+00">
                        <c:v>300</c:v>
                      </c:pt>
                      <c:pt idx="5070" formatCode="0.00E+00">
                        <c:v>300</c:v>
                      </c:pt>
                      <c:pt idx="5071" formatCode="0.00E+00">
                        <c:v>300</c:v>
                      </c:pt>
                      <c:pt idx="5072" formatCode="0.00E+00">
                        <c:v>300</c:v>
                      </c:pt>
                      <c:pt idx="5073" formatCode="0.00E+00">
                        <c:v>300</c:v>
                      </c:pt>
                      <c:pt idx="5074" formatCode="0.00E+00">
                        <c:v>300</c:v>
                      </c:pt>
                      <c:pt idx="5075" formatCode="0.00E+00">
                        <c:v>300</c:v>
                      </c:pt>
                      <c:pt idx="5076" formatCode="0.00E+00">
                        <c:v>300</c:v>
                      </c:pt>
                      <c:pt idx="5077" formatCode="0.00E+00">
                        <c:v>300</c:v>
                      </c:pt>
                      <c:pt idx="5078" formatCode="0.00E+00">
                        <c:v>300</c:v>
                      </c:pt>
                      <c:pt idx="5079" formatCode="0.00E+00">
                        <c:v>300</c:v>
                      </c:pt>
                      <c:pt idx="5080" formatCode="0.00E+00">
                        <c:v>300</c:v>
                      </c:pt>
                      <c:pt idx="5081" formatCode="0.00E+00">
                        <c:v>300</c:v>
                      </c:pt>
                      <c:pt idx="5082" formatCode="0.00E+00">
                        <c:v>300</c:v>
                      </c:pt>
                      <c:pt idx="5083" formatCode="0.00E+00">
                        <c:v>300</c:v>
                      </c:pt>
                      <c:pt idx="5084" formatCode="0.00E+00">
                        <c:v>300</c:v>
                      </c:pt>
                      <c:pt idx="5085" formatCode="0.00E+00">
                        <c:v>300</c:v>
                      </c:pt>
                      <c:pt idx="5086" formatCode="0.00E+00">
                        <c:v>300</c:v>
                      </c:pt>
                      <c:pt idx="5087" formatCode="0.00E+00">
                        <c:v>300</c:v>
                      </c:pt>
                      <c:pt idx="5088" formatCode="0.00E+00">
                        <c:v>300</c:v>
                      </c:pt>
                      <c:pt idx="5089" formatCode="0.00E+00">
                        <c:v>300</c:v>
                      </c:pt>
                      <c:pt idx="5090" formatCode="0.00E+00">
                        <c:v>300</c:v>
                      </c:pt>
                      <c:pt idx="5091" formatCode="0.00E+00">
                        <c:v>300</c:v>
                      </c:pt>
                      <c:pt idx="5092" formatCode="0.00E+00">
                        <c:v>300</c:v>
                      </c:pt>
                      <c:pt idx="5093" formatCode="0.00E+00">
                        <c:v>300</c:v>
                      </c:pt>
                      <c:pt idx="5094" formatCode="0.00E+00">
                        <c:v>300</c:v>
                      </c:pt>
                      <c:pt idx="5095" formatCode="0.00E+00">
                        <c:v>300</c:v>
                      </c:pt>
                      <c:pt idx="5096" formatCode="0.00E+00">
                        <c:v>300</c:v>
                      </c:pt>
                      <c:pt idx="5097" formatCode="0.00E+00">
                        <c:v>300</c:v>
                      </c:pt>
                      <c:pt idx="5098" formatCode="0.00E+00">
                        <c:v>300</c:v>
                      </c:pt>
                      <c:pt idx="5099" formatCode="0.00E+00">
                        <c:v>300</c:v>
                      </c:pt>
                      <c:pt idx="5100" formatCode="0.00E+00">
                        <c:v>300</c:v>
                      </c:pt>
                      <c:pt idx="5101" formatCode="0.00E+00">
                        <c:v>300</c:v>
                      </c:pt>
                      <c:pt idx="5102" formatCode="0.00E+00">
                        <c:v>300</c:v>
                      </c:pt>
                      <c:pt idx="5103" formatCode="0.00E+00">
                        <c:v>300</c:v>
                      </c:pt>
                      <c:pt idx="5104" formatCode="0.00E+00">
                        <c:v>300</c:v>
                      </c:pt>
                      <c:pt idx="5105" formatCode="0.00E+00">
                        <c:v>300</c:v>
                      </c:pt>
                      <c:pt idx="5106" formatCode="0.00E+00">
                        <c:v>300</c:v>
                      </c:pt>
                      <c:pt idx="5107" formatCode="0.00E+00">
                        <c:v>300</c:v>
                      </c:pt>
                      <c:pt idx="5108" formatCode="0.00E+00">
                        <c:v>300</c:v>
                      </c:pt>
                      <c:pt idx="5109" formatCode="0.00E+00">
                        <c:v>300</c:v>
                      </c:pt>
                      <c:pt idx="5110" formatCode="0.00E+00">
                        <c:v>300</c:v>
                      </c:pt>
                      <c:pt idx="5111" formatCode="0.00E+00">
                        <c:v>300</c:v>
                      </c:pt>
                      <c:pt idx="5112" formatCode="0.00E+00">
                        <c:v>300</c:v>
                      </c:pt>
                      <c:pt idx="5113" formatCode="0.00E+00">
                        <c:v>300</c:v>
                      </c:pt>
                      <c:pt idx="5114" formatCode="0.00E+00">
                        <c:v>300</c:v>
                      </c:pt>
                      <c:pt idx="5115" formatCode="0.00E+00">
                        <c:v>300</c:v>
                      </c:pt>
                      <c:pt idx="5116" formatCode="0.00E+00">
                        <c:v>300</c:v>
                      </c:pt>
                      <c:pt idx="5117" formatCode="0.00E+00">
                        <c:v>300</c:v>
                      </c:pt>
                      <c:pt idx="5118" formatCode="0.00E+00">
                        <c:v>300</c:v>
                      </c:pt>
                      <c:pt idx="5119" formatCode="0.00E+00">
                        <c:v>300</c:v>
                      </c:pt>
                      <c:pt idx="5120" formatCode="0.00E+00">
                        <c:v>300</c:v>
                      </c:pt>
                      <c:pt idx="5121" formatCode="0.00E+00">
                        <c:v>300</c:v>
                      </c:pt>
                      <c:pt idx="5122" formatCode="0.00E+00">
                        <c:v>300</c:v>
                      </c:pt>
                      <c:pt idx="5123" formatCode="0.00E+00">
                        <c:v>300</c:v>
                      </c:pt>
                      <c:pt idx="5124" formatCode="0.00E+00">
                        <c:v>300</c:v>
                      </c:pt>
                      <c:pt idx="5125" formatCode="0.00E+00">
                        <c:v>300</c:v>
                      </c:pt>
                      <c:pt idx="5126" formatCode="0.00E+00">
                        <c:v>300</c:v>
                      </c:pt>
                      <c:pt idx="5127" formatCode="0.00E+00">
                        <c:v>300</c:v>
                      </c:pt>
                      <c:pt idx="5128" formatCode="0.00E+00">
                        <c:v>300</c:v>
                      </c:pt>
                      <c:pt idx="5129" formatCode="0.00E+00">
                        <c:v>300</c:v>
                      </c:pt>
                      <c:pt idx="5130" formatCode="0.00E+00">
                        <c:v>300</c:v>
                      </c:pt>
                      <c:pt idx="5131" formatCode="0.00E+00">
                        <c:v>300</c:v>
                      </c:pt>
                      <c:pt idx="5132" formatCode="0.00E+00">
                        <c:v>300</c:v>
                      </c:pt>
                      <c:pt idx="5133" formatCode="0.00E+00">
                        <c:v>300</c:v>
                      </c:pt>
                      <c:pt idx="5134" formatCode="0.00E+00">
                        <c:v>300</c:v>
                      </c:pt>
                      <c:pt idx="5135" formatCode="0.00E+00">
                        <c:v>300</c:v>
                      </c:pt>
                      <c:pt idx="5136" formatCode="0.00E+00">
                        <c:v>300</c:v>
                      </c:pt>
                      <c:pt idx="5137" formatCode="0.00E+00">
                        <c:v>300</c:v>
                      </c:pt>
                      <c:pt idx="5138" formatCode="0.00E+00">
                        <c:v>300</c:v>
                      </c:pt>
                      <c:pt idx="5139" formatCode="0.00E+00">
                        <c:v>300</c:v>
                      </c:pt>
                      <c:pt idx="5140" formatCode="0.00E+00">
                        <c:v>300</c:v>
                      </c:pt>
                      <c:pt idx="5141" formatCode="0.00E+00">
                        <c:v>300</c:v>
                      </c:pt>
                      <c:pt idx="5142" formatCode="0.00E+00">
                        <c:v>300</c:v>
                      </c:pt>
                      <c:pt idx="5143" formatCode="0.00E+00">
                        <c:v>300</c:v>
                      </c:pt>
                      <c:pt idx="5144" formatCode="0.00E+00">
                        <c:v>300</c:v>
                      </c:pt>
                      <c:pt idx="5145" formatCode="0.00E+00">
                        <c:v>300</c:v>
                      </c:pt>
                      <c:pt idx="5146" formatCode="0.00E+00">
                        <c:v>300</c:v>
                      </c:pt>
                      <c:pt idx="5147" formatCode="0.00E+00">
                        <c:v>300</c:v>
                      </c:pt>
                      <c:pt idx="5148" formatCode="0.00E+00">
                        <c:v>300</c:v>
                      </c:pt>
                      <c:pt idx="5149" formatCode="0.00E+00">
                        <c:v>300</c:v>
                      </c:pt>
                      <c:pt idx="5150" formatCode="0.00E+00">
                        <c:v>300</c:v>
                      </c:pt>
                      <c:pt idx="5151" formatCode="0.00E+00">
                        <c:v>300</c:v>
                      </c:pt>
                      <c:pt idx="5152" formatCode="0.00E+00">
                        <c:v>300</c:v>
                      </c:pt>
                      <c:pt idx="5153" formatCode="0.00E+00">
                        <c:v>300</c:v>
                      </c:pt>
                      <c:pt idx="5154" formatCode="0.00E+00">
                        <c:v>300</c:v>
                      </c:pt>
                      <c:pt idx="5155" formatCode="0.00E+00">
                        <c:v>300</c:v>
                      </c:pt>
                      <c:pt idx="5156" formatCode="0.00E+00">
                        <c:v>300</c:v>
                      </c:pt>
                      <c:pt idx="5157" formatCode="0.00E+00">
                        <c:v>300</c:v>
                      </c:pt>
                      <c:pt idx="5158" formatCode="0.00E+00">
                        <c:v>300</c:v>
                      </c:pt>
                      <c:pt idx="5159" formatCode="0.00E+00">
                        <c:v>300</c:v>
                      </c:pt>
                      <c:pt idx="5160" formatCode="0.00E+00">
                        <c:v>300</c:v>
                      </c:pt>
                      <c:pt idx="5161" formatCode="0.00E+00">
                        <c:v>300</c:v>
                      </c:pt>
                      <c:pt idx="5162" formatCode="0.00E+00">
                        <c:v>300</c:v>
                      </c:pt>
                      <c:pt idx="5163" formatCode="0.00E+00">
                        <c:v>300</c:v>
                      </c:pt>
                      <c:pt idx="5164" formatCode="0.00E+00">
                        <c:v>300</c:v>
                      </c:pt>
                      <c:pt idx="5165" formatCode="0.00E+00">
                        <c:v>300</c:v>
                      </c:pt>
                      <c:pt idx="5166" formatCode="0.00E+00">
                        <c:v>300</c:v>
                      </c:pt>
                      <c:pt idx="5167" formatCode="0.00E+00">
                        <c:v>300</c:v>
                      </c:pt>
                      <c:pt idx="5168" formatCode="0.00E+00">
                        <c:v>300</c:v>
                      </c:pt>
                      <c:pt idx="5169" formatCode="0.00E+00">
                        <c:v>300</c:v>
                      </c:pt>
                      <c:pt idx="5170" formatCode="0.00E+00">
                        <c:v>300</c:v>
                      </c:pt>
                      <c:pt idx="5171" formatCode="0.00E+00">
                        <c:v>300</c:v>
                      </c:pt>
                      <c:pt idx="5172" formatCode="0.00E+00">
                        <c:v>300</c:v>
                      </c:pt>
                      <c:pt idx="5173" formatCode="0.00E+00">
                        <c:v>300</c:v>
                      </c:pt>
                      <c:pt idx="5174" formatCode="0.00E+00">
                        <c:v>300</c:v>
                      </c:pt>
                      <c:pt idx="5175" formatCode="0.00E+00">
                        <c:v>300</c:v>
                      </c:pt>
                      <c:pt idx="5176" formatCode="0.00E+00">
                        <c:v>300</c:v>
                      </c:pt>
                      <c:pt idx="5177" formatCode="0.00E+00">
                        <c:v>300</c:v>
                      </c:pt>
                      <c:pt idx="5178" formatCode="0.00E+00">
                        <c:v>300</c:v>
                      </c:pt>
                      <c:pt idx="5179" formatCode="0.00E+00">
                        <c:v>300</c:v>
                      </c:pt>
                      <c:pt idx="5180" formatCode="0.00E+00">
                        <c:v>300</c:v>
                      </c:pt>
                      <c:pt idx="5181" formatCode="0.00E+00">
                        <c:v>300</c:v>
                      </c:pt>
                      <c:pt idx="5182" formatCode="0.00E+00">
                        <c:v>300</c:v>
                      </c:pt>
                      <c:pt idx="5183" formatCode="0.00E+00">
                        <c:v>300</c:v>
                      </c:pt>
                      <c:pt idx="5184" formatCode="0.00E+00">
                        <c:v>300</c:v>
                      </c:pt>
                      <c:pt idx="5185" formatCode="0.00E+00">
                        <c:v>300</c:v>
                      </c:pt>
                      <c:pt idx="5186" formatCode="0.00E+00">
                        <c:v>300</c:v>
                      </c:pt>
                      <c:pt idx="5187" formatCode="0.00E+00">
                        <c:v>300</c:v>
                      </c:pt>
                      <c:pt idx="5188" formatCode="0.00E+00">
                        <c:v>300</c:v>
                      </c:pt>
                      <c:pt idx="5189" formatCode="0.00E+00">
                        <c:v>300</c:v>
                      </c:pt>
                      <c:pt idx="5190" formatCode="0.00E+00">
                        <c:v>300</c:v>
                      </c:pt>
                      <c:pt idx="5191" formatCode="0.00E+00">
                        <c:v>300</c:v>
                      </c:pt>
                      <c:pt idx="5192" formatCode="0.00E+00">
                        <c:v>300</c:v>
                      </c:pt>
                      <c:pt idx="5193" formatCode="0.00E+00">
                        <c:v>300</c:v>
                      </c:pt>
                      <c:pt idx="5194" formatCode="0.00E+00">
                        <c:v>300</c:v>
                      </c:pt>
                      <c:pt idx="5195" formatCode="0.00E+00">
                        <c:v>300</c:v>
                      </c:pt>
                      <c:pt idx="5196" formatCode="0.00E+00">
                        <c:v>300</c:v>
                      </c:pt>
                      <c:pt idx="5197" formatCode="0.00E+00">
                        <c:v>300</c:v>
                      </c:pt>
                      <c:pt idx="5198" formatCode="0.00E+00">
                        <c:v>300</c:v>
                      </c:pt>
                      <c:pt idx="5199" formatCode="0.00E+00">
                        <c:v>300</c:v>
                      </c:pt>
                      <c:pt idx="5200" formatCode="0.00E+00">
                        <c:v>300</c:v>
                      </c:pt>
                      <c:pt idx="5201" formatCode="0.00E+00">
                        <c:v>300</c:v>
                      </c:pt>
                      <c:pt idx="5202" formatCode="0.00E+00">
                        <c:v>300</c:v>
                      </c:pt>
                      <c:pt idx="5203" formatCode="0.00E+00">
                        <c:v>300</c:v>
                      </c:pt>
                      <c:pt idx="5204" formatCode="0.00E+00">
                        <c:v>300</c:v>
                      </c:pt>
                      <c:pt idx="5205" formatCode="0.00E+00">
                        <c:v>300</c:v>
                      </c:pt>
                      <c:pt idx="5206" formatCode="0.00E+00">
                        <c:v>300</c:v>
                      </c:pt>
                      <c:pt idx="5207" formatCode="0.00E+00">
                        <c:v>300</c:v>
                      </c:pt>
                      <c:pt idx="5208" formatCode="0.00E+00">
                        <c:v>300</c:v>
                      </c:pt>
                      <c:pt idx="5209" formatCode="0.00E+00">
                        <c:v>300</c:v>
                      </c:pt>
                      <c:pt idx="5210" formatCode="0.00E+00">
                        <c:v>300</c:v>
                      </c:pt>
                      <c:pt idx="5211" formatCode="0.00E+00">
                        <c:v>300</c:v>
                      </c:pt>
                      <c:pt idx="5212" formatCode="0.00E+00">
                        <c:v>300</c:v>
                      </c:pt>
                      <c:pt idx="5213" formatCode="0.00E+00">
                        <c:v>300</c:v>
                      </c:pt>
                      <c:pt idx="5214" formatCode="0.00E+00">
                        <c:v>300</c:v>
                      </c:pt>
                      <c:pt idx="5215" formatCode="0.00E+00">
                        <c:v>300</c:v>
                      </c:pt>
                      <c:pt idx="5216" formatCode="0.00E+00">
                        <c:v>300</c:v>
                      </c:pt>
                      <c:pt idx="5217" formatCode="0.00E+00">
                        <c:v>300</c:v>
                      </c:pt>
                      <c:pt idx="5218" formatCode="0.00E+00">
                        <c:v>300</c:v>
                      </c:pt>
                      <c:pt idx="5219" formatCode="0.00E+00">
                        <c:v>300</c:v>
                      </c:pt>
                      <c:pt idx="5220" formatCode="0.00E+00">
                        <c:v>300</c:v>
                      </c:pt>
                      <c:pt idx="5221" formatCode="0.00E+00">
                        <c:v>300</c:v>
                      </c:pt>
                      <c:pt idx="5222" formatCode="0.00E+00">
                        <c:v>300</c:v>
                      </c:pt>
                      <c:pt idx="5223" formatCode="0.00E+00">
                        <c:v>300</c:v>
                      </c:pt>
                      <c:pt idx="5224" formatCode="0.00E+00">
                        <c:v>300</c:v>
                      </c:pt>
                      <c:pt idx="5225" formatCode="0.00E+00">
                        <c:v>300</c:v>
                      </c:pt>
                      <c:pt idx="5226" formatCode="0.00E+00">
                        <c:v>300</c:v>
                      </c:pt>
                      <c:pt idx="5227" formatCode="0.00E+00">
                        <c:v>300</c:v>
                      </c:pt>
                      <c:pt idx="5228" formatCode="0.00E+00">
                        <c:v>300</c:v>
                      </c:pt>
                      <c:pt idx="5229" formatCode="0.00E+00">
                        <c:v>300</c:v>
                      </c:pt>
                      <c:pt idx="5230" formatCode="0.00E+00">
                        <c:v>300</c:v>
                      </c:pt>
                      <c:pt idx="5231" formatCode="0.00E+00">
                        <c:v>300</c:v>
                      </c:pt>
                      <c:pt idx="5232" formatCode="0.00E+00">
                        <c:v>300</c:v>
                      </c:pt>
                      <c:pt idx="5233" formatCode="0.00E+00">
                        <c:v>300</c:v>
                      </c:pt>
                      <c:pt idx="5234" formatCode="0.00E+00">
                        <c:v>300</c:v>
                      </c:pt>
                      <c:pt idx="5235" formatCode="0.00E+00">
                        <c:v>300</c:v>
                      </c:pt>
                      <c:pt idx="5236" formatCode="0.00E+00">
                        <c:v>300</c:v>
                      </c:pt>
                      <c:pt idx="5237" formatCode="0.00E+00">
                        <c:v>300</c:v>
                      </c:pt>
                      <c:pt idx="5238" formatCode="0.00E+00">
                        <c:v>300</c:v>
                      </c:pt>
                      <c:pt idx="5239" formatCode="0.00E+00">
                        <c:v>300</c:v>
                      </c:pt>
                      <c:pt idx="5240" formatCode="0.00E+00">
                        <c:v>300</c:v>
                      </c:pt>
                      <c:pt idx="5241" formatCode="0.00E+00">
                        <c:v>300</c:v>
                      </c:pt>
                      <c:pt idx="5242" formatCode="0.00E+00">
                        <c:v>300</c:v>
                      </c:pt>
                      <c:pt idx="5243" formatCode="0.00E+00">
                        <c:v>300</c:v>
                      </c:pt>
                      <c:pt idx="5244" formatCode="0.00E+00">
                        <c:v>300</c:v>
                      </c:pt>
                      <c:pt idx="5245" formatCode="0.00E+00">
                        <c:v>300</c:v>
                      </c:pt>
                      <c:pt idx="5246" formatCode="0.00E+00">
                        <c:v>300</c:v>
                      </c:pt>
                      <c:pt idx="5247" formatCode="0.00E+00">
                        <c:v>300</c:v>
                      </c:pt>
                      <c:pt idx="5248" formatCode="0.00E+00">
                        <c:v>300</c:v>
                      </c:pt>
                      <c:pt idx="5249" formatCode="0.00E+00">
                        <c:v>300</c:v>
                      </c:pt>
                      <c:pt idx="5250" formatCode="0.00E+00">
                        <c:v>300</c:v>
                      </c:pt>
                      <c:pt idx="5251" formatCode="0.00E+00">
                        <c:v>300</c:v>
                      </c:pt>
                      <c:pt idx="5252" formatCode="0.00E+00">
                        <c:v>300</c:v>
                      </c:pt>
                      <c:pt idx="5253" formatCode="0.00E+00">
                        <c:v>300</c:v>
                      </c:pt>
                      <c:pt idx="5254" formatCode="0.00E+00">
                        <c:v>300</c:v>
                      </c:pt>
                      <c:pt idx="5255" formatCode="0.00E+00">
                        <c:v>300</c:v>
                      </c:pt>
                      <c:pt idx="5256" formatCode="0.00E+00">
                        <c:v>300</c:v>
                      </c:pt>
                      <c:pt idx="5257" formatCode="0.00E+00">
                        <c:v>300</c:v>
                      </c:pt>
                      <c:pt idx="5258" formatCode="0.00E+00">
                        <c:v>300</c:v>
                      </c:pt>
                      <c:pt idx="5259" formatCode="0.00E+00">
                        <c:v>300</c:v>
                      </c:pt>
                      <c:pt idx="5260" formatCode="0.00E+00">
                        <c:v>300</c:v>
                      </c:pt>
                      <c:pt idx="5261" formatCode="0.00E+00">
                        <c:v>300</c:v>
                      </c:pt>
                      <c:pt idx="5262" formatCode="0.00E+00">
                        <c:v>300</c:v>
                      </c:pt>
                      <c:pt idx="5263" formatCode="0.00E+00">
                        <c:v>300</c:v>
                      </c:pt>
                      <c:pt idx="5264" formatCode="0.00E+00">
                        <c:v>300</c:v>
                      </c:pt>
                      <c:pt idx="5265" formatCode="0.00E+00">
                        <c:v>300</c:v>
                      </c:pt>
                      <c:pt idx="5266" formatCode="0.00E+00">
                        <c:v>300</c:v>
                      </c:pt>
                      <c:pt idx="5267" formatCode="0.00E+00">
                        <c:v>300</c:v>
                      </c:pt>
                      <c:pt idx="5268" formatCode="0.00E+00">
                        <c:v>300</c:v>
                      </c:pt>
                      <c:pt idx="5269" formatCode="0.00E+00">
                        <c:v>300</c:v>
                      </c:pt>
                      <c:pt idx="5270" formatCode="0.00E+00">
                        <c:v>300</c:v>
                      </c:pt>
                      <c:pt idx="5271" formatCode="0.00E+00">
                        <c:v>300</c:v>
                      </c:pt>
                      <c:pt idx="5272" formatCode="0.00E+00">
                        <c:v>300</c:v>
                      </c:pt>
                      <c:pt idx="5273" formatCode="0.00E+00">
                        <c:v>300</c:v>
                      </c:pt>
                      <c:pt idx="5274" formatCode="0.00E+00">
                        <c:v>300</c:v>
                      </c:pt>
                      <c:pt idx="5275" formatCode="0.00E+00">
                        <c:v>300</c:v>
                      </c:pt>
                      <c:pt idx="5276" formatCode="0.00E+00">
                        <c:v>300</c:v>
                      </c:pt>
                      <c:pt idx="5277" formatCode="0.00E+00">
                        <c:v>300</c:v>
                      </c:pt>
                      <c:pt idx="5278" formatCode="0.00E+00">
                        <c:v>300</c:v>
                      </c:pt>
                      <c:pt idx="5279" formatCode="0.00E+00">
                        <c:v>300</c:v>
                      </c:pt>
                      <c:pt idx="5280" formatCode="0.00E+00">
                        <c:v>300</c:v>
                      </c:pt>
                      <c:pt idx="5281" formatCode="0.00E+00">
                        <c:v>300</c:v>
                      </c:pt>
                      <c:pt idx="5282" formatCode="0.00E+00">
                        <c:v>300</c:v>
                      </c:pt>
                      <c:pt idx="5283" formatCode="0.00E+00">
                        <c:v>300</c:v>
                      </c:pt>
                      <c:pt idx="5284" formatCode="0.00E+00">
                        <c:v>300</c:v>
                      </c:pt>
                      <c:pt idx="5285" formatCode="0.00E+00">
                        <c:v>300</c:v>
                      </c:pt>
                      <c:pt idx="5286" formatCode="0.00E+00">
                        <c:v>300</c:v>
                      </c:pt>
                      <c:pt idx="5287" formatCode="0.00E+00">
                        <c:v>300</c:v>
                      </c:pt>
                      <c:pt idx="5288" formatCode="0.00E+00">
                        <c:v>300</c:v>
                      </c:pt>
                      <c:pt idx="5289" formatCode="0.00E+00">
                        <c:v>300</c:v>
                      </c:pt>
                      <c:pt idx="5290" formatCode="0.00E+00">
                        <c:v>300</c:v>
                      </c:pt>
                      <c:pt idx="5291" formatCode="0.00E+00">
                        <c:v>300</c:v>
                      </c:pt>
                      <c:pt idx="5292" formatCode="0.00E+00">
                        <c:v>300</c:v>
                      </c:pt>
                      <c:pt idx="5293" formatCode="0.00E+00">
                        <c:v>300</c:v>
                      </c:pt>
                      <c:pt idx="5294" formatCode="0.00E+00">
                        <c:v>300</c:v>
                      </c:pt>
                      <c:pt idx="5295" formatCode="0.00E+00">
                        <c:v>300</c:v>
                      </c:pt>
                      <c:pt idx="5296" formatCode="0.00E+00">
                        <c:v>300</c:v>
                      </c:pt>
                      <c:pt idx="5297" formatCode="0.00E+00">
                        <c:v>300</c:v>
                      </c:pt>
                      <c:pt idx="5298" formatCode="0.00E+00">
                        <c:v>300</c:v>
                      </c:pt>
                      <c:pt idx="5299" formatCode="0.00E+00">
                        <c:v>300</c:v>
                      </c:pt>
                      <c:pt idx="5300" formatCode="0.00E+00">
                        <c:v>300</c:v>
                      </c:pt>
                      <c:pt idx="5301" formatCode="0.00E+00">
                        <c:v>300</c:v>
                      </c:pt>
                      <c:pt idx="5302" formatCode="0.00E+00">
                        <c:v>300</c:v>
                      </c:pt>
                      <c:pt idx="5303" formatCode="0.00E+00">
                        <c:v>300</c:v>
                      </c:pt>
                      <c:pt idx="5304" formatCode="0.00E+00">
                        <c:v>300</c:v>
                      </c:pt>
                      <c:pt idx="5305" formatCode="0.00E+00">
                        <c:v>300</c:v>
                      </c:pt>
                      <c:pt idx="5306" formatCode="0.00E+00">
                        <c:v>300</c:v>
                      </c:pt>
                      <c:pt idx="5307" formatCode="0.00E+00">
                        <c:v>300</c:v>
                      </c:pt>
                      <c:pt idx="5308" formatCode="0.00E+00">
                        <c:v>300</c:v>
                      </c:pt>
                      <c:pt idx="5309" formatCode="0.00E+00">
                        <c:v>300</c:v>
                      </c:pt>
                      <c:pt idx="5310" formatCode="0.00E+00">
                        <c:v>300</c:v>
                      </c:pt>
                      <c:pt idx="5311" formatCode="0.00E+00">
                        <c:v>300</c:v>
                      </c:pt>
                      <c:pt idx="5312" formatCode="0.00E+00">
                        <c:v>300</c:v>
                      </c:pt>
                      <c:pt idx="5313" formatCode="0.00E+00">
                        <c:v>300</c:v>
                      </c:pt>
                      <c:pt idx="5314" formatCode="0.00E+00">
                        <c:v>300</c:v>
                      </c:pt>
                      <c:pt idx="5315" formatCode="0.00E+00">
                        <c:v>300</c:v>
                      </c:pt>
                      <c:pt idx="5316" formatCode="0.00E+00">
                        <c:v>300</c:v>
                      </c:pt>
                      <c:pt idx="5317" formatCode="0.00E+00">
                        <c:v>300</c:v>
                      </c:pt>
                      <c:pt idx="5318" formatCode="0.00E+00">
                        <c:v>300</c:v>
                      </c:pt>
                      <c:pt idx="5319" formatCode="0.00E+00">
                        <c:v>300</c:v>
                      </c:pt>
                      <c:pt idx="5320" formatCode="0.00E+00">
                        <c:v>300</c:v>
                      </c:pt>
                      <c:pt idx="5321" formatCode="0.00E+00">
                        <c:v>300</c:v>
                      </c:pt>
                      <c:pt idx="5322" formatCode="0.00E+00">
                        <c:v>300</c:v>
                      </c:pt>
                      <c:pt idx="5323" formatCode="0.00E+00">
                        <c:v>300</c:v>
                      </c:pt>
                      <c:pt idx="5324" formatCode="0.00E+00">
                        <c:v>300</c:v>
                      </c:pt>
                      <c:pt idx="5325" formatCode="0.00E+00">
                        <c:v>300</c:v>
                      </c:pt>
                      <c:pt idx="5326" formatCode="0.00E+00">
                        <c:v>300</c:v>
                      </c:pt>
                      <c:pt idx="5327" formatCode="0.00E+00">
                        <c:v>300</c:v>
                      </c:pt>
                      <c:pt idx="5328" formatCode="0.00E+00">
                        <c:v>300</c:v>
                      </c:pt>
                      <c:pt idx="5329" formatCode="0.00E+00">
                        <c:v>300</c:v>
                      </c:pt>
                      <c:pt idx="5330" formatCode="0.00E+00">
                        <c:v>300</c:v>
                      </c:pt>
                      <c:pt idx="5331" formatCode="0.00E+00">
                        <c:v>300</c:v>
                      </c:pt>
                      <c:pt idx="5332" formatCode="0.00E+00">
                        <c:v>300</c:v>
                      </c:pt>
                      <c:pt idx="5333" formatCode="0.00E+00">
                        <c:v>300</c:v>
                      </c:pt>
                      <c:pt idx="5334" formatCode="0.00E+00">
                        <c:v>300</c:v>
                      </c:pt>
                      <c:pt idx="5335" formatCode="0.00E+00">
                        <c:v>300</c:v>
                      </c:pt>
                      <c:pt idx="5336" formatCode="0.00E+00">
                        <c:v>300</c:v>
                      </c:pt>
                      <c:pt idx="5337" formatCode="0.00E+00">
                        <c:v>300</c:v>
                      </c:pt>
                      <c:pt idx="5338" formatCode="0.00E+00">
                        <c:v>300</c:v>
                      </c:pt>
                      <c:pt idx="5339" formatCode="0.00E+00">
                        <c:v>300</c:v>
                      </c:pt>
                      <c:pt idx="5340" formatCode="0.00E+00">
                        <c:v>300</c:v>
                      </c:pt>
                      <c:pt idx="5341" formatCode="0.00E+00">
                        <c:v>300</c:v>
                      </c:pt>
                      <c:pt idx="5342" formatCode="0.00E+00">
                        <c:v>300</c:v>
                      </c:pt>
                      <c:pt idx="5343" formatCode="0.00E+00">
                        <c:v>300</c:v>
                      </c:pt>
                      <c:pt idx="5344" formatCode="0.00E+00">
                        <c:v>300</c:v>
                      </c:pt>
                      <c:pt idx="5345" formatCode="0.00E+00">
                        <c:v>300</c:v>
                      </c:pt>
                      <c:pt idx="5346" formatCode="0.00E+00">
                        <c:v>300</c:v>
                      </c:pt>
                      <c:pt idx="5347" formatCode="0.00E+00">
                        <c:v>300</c:v>
                      </c:pt>
                      <c:pt idx="5348" formatCode="0.00E+00">
                        <c:v>300</c:v>
                      </c:pt>
                      <c:pt idx="5349" formatCode="0.00E+00">
                        <c:v>300</c:v>
                      </c:pt>
                      <c:pt idx="5350" formatCode="0.00E+00">
                        <c:v>300</c:v>
                      </c:pt>
                      <c:pt idx="5351" formatCode="0.00E+00">
                        <c:v>300</c:v>
                      </c:pt>
                      <c:pt idx="5352" formatCode="0.00E+00">
                        <c:v>300</c:v>
                      </c:pt>
                      <c:pt idx="5353" formatCode="0.00E+00">
                        <c:v>300</c:v>
                      </c:pt>
                      <c:pt idx="5354" formatCode="0.00E+00">
                        <c:v>300</c:v>
                      </c:pt>
                      <c:pt idx="5355" formatCode="0.00E+00">
                        <c:v>300</c:v>
                      </c:pt>
                      <c:pt idx="5356" formatCode="0.00E+00">
                        <c:v>300</c:v>
                      </c:pt>
                      <c:pt idx="5357" formatCode="0.00E+00">
                        <c:v>300</c:v>
                      </c:pt>
                      <c:pt idx="5358" formatCode="0.00E+00">
                        <c:v>300</c:v>
                      </c:pt>
                      <c:pt idx="5359" formatCode="0.00E+00">
                        <c:v>300</c:v>
                      </c:pt>
                      <c:pt idx="5360" formatCode="0.00E+00">
                        <c:v>300</c:v>
                      </c:pt>
                      <c:pt idx="5361" formatCode="0.00E+00">
                        <c:v>300</c:v>
                      </c:pt>
                      <c:pt idx="5362" formatCode="0.00E+00">
                        <c:v>300</c:v>
                      </c:pt>
                      <c:pt idx="5363" formatCode="0.00E+00">
                        <c:v>300</c:v>
                      </c:pt>
                      <c:pt idx="5364" formatCode="0.00E+00">
                        <c:v>300</c:v>
                      </c:pt>
                      <c:pt idx="5365" formatCode="0.00E+00">
                        <c:v>300</c:v>
                      </c:pt>
                      <c:pt idx="5366" formatCode="0.00E+00">
                        <c:v>300</c:v>
                      </c:pt>
                      <c:pt idx="5367" formatCode="0.00E+00">
                        <c:v>300</c:v>
                      </c:pt>
                      <c:pt idx="5368" formatCode="0.00E+00">
                        <c:v>300</c:v>
                      </c:pt>
                      <c:pt idx="5369" formatCode="0.00E+00">
                        <c:v>300</c:v>
                      </c:pt>
                      <c:pt idx="5370" formatCode="0.00E+00">
                        <c:v>300</c:v>
                      </c:pt>
                      <c:pt idx="5371" formatCode="0.00E+00">
                        <c:v>300</c:v>
                      </c:pt>
                      <c:pt idx="5372" formatCode="0.00E+00">
                        <c:v>300</c:v>
                      </c:pt>
                      <c:pt idx="5373" formatCode="0.00E+00">
                        <c:v>300</c:v>
                      </c:pt>
                      <c:pt idx="5374" formatCode="0.00E+00">
                        <c:v>300</c:v>
                      </c:pt>
                      <c:pt idx="5375" formatCode="0.00E+00">
                        <c:v>300</c:v>
                      </c:pt>
                      <c:pt idx="5376" formatCode="0.00E+00">
                        <c:v>300</c:v>
                      </c:pt>
                      <c:pt idx="5377" formatCode="0.00E+00">
                        <c:v>300</c:v>
                      </c:pt>
                      <c:pt idx="5378" formatCode="0.00E+00">
                        <c:v>300</c:v>
                      </c:pt>
                      <c:pt idx="5379" formatCode="0.00E+00">
                        <c:v>300</c:v>
                      </c:pt>
                      <c:pt idx="5380" formatCode="0.00E+00">
                        <c:v>300</c:v>
                      </c:pt>
                      <c:pt idx="5381" formatCode="0.00E+00">
                        <c:v>300</c:v>
                      </c:pt>
                      <c:pt idx="5382" formatCode="0.00E+00">
                        <c:v>300</c:v>
                      </c:pt>
                      <c:pt idx="5383" formatCode="0.00E+00">
                        <c:v>300</c:v>
                      </c:pt>
                      <c:pt idx="5384" formatCode="0.00E+00">
                        <c:v>300</c:v>
                      </c:pt>
                      <c:pt idx="5385" formatCode="0.00E+00">
                        <c:v>300</c:v>
                      </c:pt>
                      <c:pt idx="5386" formatCode="0.00E+00">
                        <c:v>300</c:v>
                      </c:pt>
                      <c:pt idx="5387" formatCode="0.00E+00">
                        <c:v>300</c:v>
                      </c:pt>
                      <c:pt idx="5388" formatCode="0.00E+00">
                        <c:v>300</c:v>
                      </c:pt>
                      <c:pt idx="5389" formatCode="0.00E+00">
                        <c:v>300</c:v>
                      </c:pt>
                      <c:pt idx="5390" formatCode="0.00E+00">
                        <c:v>300</c:v>
                      </c:pt>
                      <c:pt idx="5391" formatCode="0.00E+00">
                        <c:v>300</c:v>
                      </c:pt>
                      <c:pt idx="5392" formatCode="0.00E+00">
                        <c:v>300</c:v>
                      </c:pt>
                      <c:pt idx="5393" formatCode="0.00E+00">
                        <c:v>300</c:v>
                      </c:pt>
                      <c:pt idx="5394" formatCode="0.00E+00">
                        <c:v>300</c:v>
                      </c:pt>
                      <c:pt idx="5395" formatCode="0.00E+00">
                        <c:v>300</c:v>
                      </c:pt>
                      <c:pt idx="5396" formatCode="0.00E+00">
                        <c:v>300</c:v>
                      </c:pt>
                      <c:pt idx="5397" formatCode="0.00E+00">
                        <c:v>300</c:v>
                      </c:pt>
                      <c:pt idx="5398" formatCode="0.00E+00">
                        <c:v>300</c:v>
                      </c:pt>
                      <c:pt idx="5399" formatCode="0.00E+00">
                        <c:v>300</c:v>
                      </c:pt>
                      <c:pt idx="5400" formatCode="0.00E+00">
                        <c:v>300</c:v>
                      </c:pt>
                      <c:pt idx="5401" formatCode="0.00E+00">
                        <c:v>300</c:v>
                      </c:pt>
                      <c:pt idx="5402" formatCode="0.00E+00">
                        <c:v>300</c:v>
                      </c:pt>
                      <c:pt idx="5403" formatCode="0.00E+00">
                        <c:v>300</c:v>
                      </c:pt>
                      <c:pt idx="5404" formatCode="0.00E+00">
                        <c:v>300</c:v>
                      </c:pt>
                      <c:pt idx="5405" formatCode="0.00E+00">
                        <c:v>300</c:v>
                      </c:pt>
                      <c:pt idx="5406" formatCode="0.00E+00">
                        <c:v>300</c:v>
                      </c:pt>
                      <c:pt idx="5407" formatCode="0.00E+00">
                        <c:v>300</c:v>
                      </c:pt>
                      <c:pt idx="5408" formatCode="0.00E+00">
                        <c:v>300</c:v>
                      </c:pt>
                      <c:pt idx="5409" formatCode="0.00E+00">
                        <c:v>300</c:v>
                      </c:pt>
                      <c:pt idx="5410" formatCode="0.00E+00">
                        <c:v>300</c:v>
                      </c:pt>
                      <c:pt idx="5411" formatCode="0.00E+00">
                        <c:v>300</c:v>
                      </c:pt>
                      <c:pt idx="5412" formatCode="0.00E+00">
                        <c:v>300</c:v>
                      </c:pt>
                      <c:pt idx="5413" formatCode="0.00E+00">
                        <c:v>300</c:v>
                      </c:pt>
                      <c:pt idx="5414" formatCode="0.00E+00">
                        <c:v>300</c:v>
                      </c:pt>
                      <c:pt idx="5415" formatCode="0.00E+00">
                        <c:v>300</c:v>
                      </c:pt>
                      <c:pt idx="5416" formatCode="0.00E+00">
                        <c:v>300</c:v>
                      </c:pt>
                      <c:pt idx="5417" formatCode="0.00E+00">
                        <c:v>300</c:v>
                      </c:pt>
                      <c:pt idx="5418" formatCode="0.00E+00">
                        <c:v>300</c:v>
                      </c:pt>
                      <c:pt idx="5419" formatCode="0.00E+00">
                        <c:v>300</c:v>
                      </c:pt>
                      <c:pt idx="5420" formatCode="0.00E+00">
                        <c:v>300</c:v>
                      </c:pt>
                      <c:pt idx="5421" formatCode="0.00E+00">
                        <c:v>300</c:v>
                      </c:pt>
                      <c:pt idx="5422" formatCode="0.00E+00">
                        <c:v>300</c:v>
                      </c:pt>
                      <c:pt idx="5423" formatCode="0.00E+00">
                        <c:v>300</c:v>
                      </c:pt>
                      <c:pt idx="5424" formatCode="0.00E+00">
                        <c:v>300</c:v>
                      </c:pt>
                      <c:pt idx="5425" formatCode="0.00E+00">
                        <c:v>300</c:v>
                      </c:pt>
                      <c:pt idx="5426" formatCode="0.00E+00">
                        <c:v>300</c:v>
                      </c:pt>
                      <c:pt idx="5427" formatCode="0.00E+00">
                        <c:v>300</c:v>
                      </c:pt>
                      <c:pt idx="5428" formatCode="0.00E+00">
                        <c:v>300</c:v>
                      </c:pt>
                      <c:pt idx="5429" formatCode="0.00E+00">
                        <c:v>300</c:v>
                      </c:pt>
                      <c:pt idx="5430" formatCode="0.00E+00">
                        <c:v>300</c:v>
                      </c:pt>
                      <c:pt idx="5431" formatCode="0.00E+00">
                        <c:v>300</c:v>
                      </c:pt>
                      <c:pt idx="5432" formatCode="0.00E+00">
                        <c:v>300</c:v>
                      </c:pt>
                      <c:pt idx="5433" formatCode="0.00E+00">
                        <c:v>300</c:v>
                      </c:pt>
                      <c:pt idx="5434" formatCode="0.00E+00">
                        <c:v>300</c:v>
                      </c:pt>
                      <c:pt idx="5435" formatCode="0.00E+00">
                        <c:v>300</c:v>
                      </c:pt>
                      <c:pt idx="5436" formatCode="0.00E+00">
                        <c:v>300</c:v>
                      </c:pt>
                      <c:pt idx="5437" formatCode="0.00E+00">
                        <c:v>300</c:v>
                      </c:pt>
                      <c:pt idx="5438" formatCode="0.00E+00">
                        <c:v>300</c:v>
                      </c:pt>
                      <c:pt idx="5439" formatCode="0.00E+00">
                        <c:v>300</c:v>
                      </c:pt>
                      <c:pt idx="5440" formatCode="0.00E+00">
                        <c:v>300</c:v>
                      </c:pt>
                      <c:pt idx="5441" formatCode="0.00E+00">
                        <c:v>300</c:v>
                      </c:pt>
                      <c:pt idx="5442" formatCode="0.00E+00">
                        <c:v>300</c:v>
                      </c:pt>
                      <c:pt idx="5443" formatCode="0.00E+00">
                        <c:v>300</c:v>
                      </c:pt>
                      <c:pt idx="5444" formatCode="0.00E+00">
                        <c:v>300</c:v>
                      </c:pt>
                      <c:pt idx="5445" formatCode="0.00E+00">
                        <c:v>300</c:v>
                      </c:pt>
                      <c:pt idx="5446" formatCode="0.00E+00">
                        <c:v>300</c:v>
                      </c:pt>
                      <c:pt idx="5447" formatCode="0.00E+00">
                        <c:v>300</c:v>
                      </c:pt>
                      <c:pt idx="5448" formatCode="0.00E+00">
                        <c:v>300</c:v>
                      </c:pt>
                      <c:pt idx="5449" formatCode="0.00E+00">
                        <c:v>300</c:v>
                      </c:pt>
                      <c:pt idx="5450" formatCode="0.00E+00">
                        <c:v>300</c:v>
                      </c:pt>
                      <c:pt idx="5451" formatCode="0.00E+00">
                        <c:v>300</c:v>
                      </c:pt>
                      <c:pt idx="5452" formatCode="0.00E+00">
                        <c:v>300</c:v>
                      </c:pt>
                      <c:pt idx="5453" formatCode="0.00E+00">
                        <c:v>300</c:v>
                      </c:pt>
                      <c:pt idx="5454" formatCode="0.00E+00">
                        <c:v>300</c:v>
                      </c:pt>
                      <c:pt idx="5455" formatCode="0.00E+00">
                        <c:v>300</c:v>
                      </c:pt>
                      <c:pt idx="5456" formatCode="0.00E+00">
                        <c:v>300</c:v>
                      </c:pt>
                      <c:pt idx="5457" formatCode="0.00E+00">
                        <c:v>300</c:v>
                      </c:pt>
                      <c:pt idx="5458" formatCode="0.00E+00">
                        <c:v>300</c:v>
                      </c:pt>
                      <c:pt idx="5459" formatCode="0.00E+00">
                        <c:v>300</c:v>
                      </c:pt>
                      <c:pt idx="5460" formatCode="0.00E+00">
                        <c:v>300</c:v>
                      </c:pt>
                      <c:pt idx="5461" formatCode="0.00E+00">
                        <c:v>300</c:v>
                      </c:pt>
                      <c:pt idx="5462" formatCode="0.00E+00">
                        <c:v>300</c:v>
                      </c:pt>
                      <c:pt idx="5463" formatCode="0.00E+00">
                        <c:v>300</c:v>
                      </c:pt>
                      <c:pt idx="5464" formatCode="0.00E+00">
                        <c:v>300</c:v>
                      </c:pt>
                      <c:pt idx="5465" formatCode="0.00E+00">
                        <c:v>300</c:v>
                      </c:pt>
                      <c:pt idx="5466" formatCode="0.00E+00">
                        <c:v>300</c:v>
                      </c:pt>
                      <c:pt idx="5467" formatCode="0.00E+00">
                        <c:v>300</c:v>
                      </c:pt>
                      <c:pt idx="5468" formatCode="0.00E+00">
                        <c:v>300</c:v>
                      </c:pt>
                      <c:pt idx="5469" formatCode="0.00E+00">
                        <c:v>300</c:v>
                      </c:pt>
                      <c:pt idx="5470" formatCode="0.00E+00">
                        <c:v>300</c:v>
                      </c:pt>
                      <c:pt idx="5471" formatCode="0.00E+00">
                        <c:v>300</c:v>
                      </c:pt>
                      <c:pt idx="5472" formatCode="0.00E+00">
                        <c:v>300</c:v>
                      </c:pt>
                      <c:pt idx="5473" formatCode="0.00E+00">
                        <c:v>300</c:v>
                      </c:pt>
                      <c:pt idx="5474" formatCode="0.00E+00">
                        <c:v>300</c:v>
                      </c:pt>
                      <c:pt idx="5475" formatCode="0.00E+00">
                        <c:v>300</c:v>
                      </c:pt>
                      <c:pt idx="5476" formatCode="0.00E+00">
                        <c:v>300</c:v>
                      </c:pt>
                      <c:pt idx="5477" formatCode="0.00E+00">
                        <c:v>300</c:v>
                      </c:pt>
                      <c:pt idx="5478" formatCode="0.00E+00">
                        <c:v>300</c:v>
                      </c:pt>
                      <c:pt idx="5479" formatCode="0.00E+00">
                        <c:v>300</c:v>
                      </c:pt>
                      <c:pt idx="5480" formatCode="0.00E+00">
                        <c:v>300</c:v>
                      </c:pt>
                      <c:pt idx="5481" formatCode="0.00E+00">
                        <c:v>300</c:v>
                      </c:pt>
                      <c:pt idx="5482" formatCode="0.00E+00">
                        <c:v>300</c:v>
                      </c:pt>
                      <c:pt idx="5483" formatCode="0.00E+00">
                        <c:v>300</c:v>
                      </c:pt>
                      <c:pt idx="5484" formatCode="0.00E+00">
                        <c:v>300</c:v>
                      </c:pt>
                      <c:pt idx="5485" formatCode="0.00E+00">
                        <c:v>300</c:v>
                      </c:pt>
                      <c:pt idx="5486" formatCode="0.00E+00">
                        <c:v>300</c:v>
                      </c:pt>
                      <c:pt idx="5487" formatCode="0.00E+00">
                        <c:v>300</c:v>
                      </c:pt>
                      <c:pt idx="5488" formatCode="0.00E+00">
                        <c:v>300</c:v>
                      </c:pt>
                      <c:pt idx="5489" formatCode="0.00E+00">
                        <c:v>300</c:v>
                      </c:pt>
                      <c:pt idx="5490" formatCode="0.00E+00">
                        <c:v>300</c:v>
                      </c:pt>
                      <c:pt idx="5491" formatCode="0.00E+00">
                        <c:v>300</c:v>
                      </c:pt>
                      <c:pt idx="5492" formatCode="0.00E+00">
                        <c:v>300</c:v>
                      </c:pt>
                      <c:pt idx="5493" formatCode="0.00E+00">
                        <c:v>300</c:v>
                      </c:pt>
                      <c:pt idx="5494" formatCode="0.00E+00">
                        <c:v>300</c:v>
                      </c:pt>
                      <c:pt idx="5495" formatCode="0.00E+00">
                        <c:v>300</c:v>
                      </c:pt>
                      <c:pt idx="5496" formatCode="0.00E+00">
                        <c:v>300</c:v>
                      </c:pt>
                      <c:pt idx="5497" formatCode="0.00E+00">
                        <c:v>300</c:v>
                      </c:pt>
                      <c:pt idx="5498" formatCode="0.00E+00">
                        <c:v>300</c:v>
                      </c:pt>
                      <c:pt idx="5499" formatCode="0.00E+00">
                        <c:v>300</c:v>
                      </c:pt>
                      <c:pt idx="5500" formatCode="0.00E+00">
                        <c:v>300</c:v>
                      </c:pt>
                      <c:pt idx="5501" formatCode="0.00E+00">
                        <c:v>300</c:v>
                      </c:pt>
                      <c:pt idx="5502" formatCode="0.00E+00">
                        <c:v>300</c:v>
                      </c:pt>
                      <c:pt idx="5503" formatCode="0.00E+00">
                        <c:v>300</c:v>
                      </c:pt>
                      <c:pt idx="5504" formatCode="0.00E+00">
                        <c:v>300</c:v>
                      </c:pt>
                      <c:pt idx="5505" formatCode="0.00E+00">
                        <c:v>300</c:v>
                      </c:pt>
                      <c:pt idx="5506" formatCode="0.00E+00">
                        <c:v>300</c:v>
                      </c:pt>
                      <c:pt idx="5507" formatCode="0.00E+00">
                        <c:v>300</c:v>
                      </c:pt>
                      <c:pt idx="5508" formatCode="0.00E+00">
                        <c:v>300</c:v>
                      </c:pt>
                      <c:pt idx="5509" formatCode="0.00E+00">
                        <c:v>300</c:v>
                      </c:pt>
                      <c:pt idx="5510" formatCode="0.00E+00">
                        <c:v>300</c:v>
                      </c:pt>
                      <c:pt idx="5511" formatCode="0.00E+00">
                        <c:v>300</c:v>
                      </c:pt>
                      <c:pt idx="5512" formatCode="0.00E+00">
                        <c:v>300</c:v>
                      </c:pt>
                      <c:pt idx="5513" formatCode="0.00E+00">
                        <c:v>300</c:v>
                      </c:pt>
                      <c:pt idx="5514" formatCode="0.00E+00">
                        <c:v>300</c:v>
                      </c:pt>
                      <c:pt idx="5515" formatCode="0.00E+00">
                        <c:v>300</c:v>
                      </c:pt>
                      <c:pt idx="5516" formatCode="0.00E+00">
                        <c:v>300</c:v>
                      </c:pt>
                      <c:pt idx="5517" formatCode="0.00E+00">
                        <c:v>300</c:v>
                      </c:pt>
                      <c:pt idx="5518" formatCode="0.00E+00">
                        <c:v>300</c:v>
                      </c:pt>
                      <c:pt idx="5519" formatCode="0.00E+00">
                        <c:v>300</c:v>
                      </c:pt>
                      <c:pt idx="5520" formatCode="0.00E+00">
                        <c:v>300</c:v>
                      </c:pt>
                      <c:pt idx="5521" formatCode="0.00E+00">
                        <c:v>300</c:v>
                      </c:pt>
                      <c:pt idx="5522" formatCode="0.00E+00">
                        <c:v>300</c:v>
                      </c:pt>
                      <c:pt idx="5523" formatCode="0.00E+00">
                        <c:v>300</c:v>
                      </c:pt>
                      <c:pt idx="5524" formatCode="0.00E+00">
                        <c:v>300</c:v>
                      </c:pt>
                      <c:pt idx="5525" formatCode="0.00E+00">
                        <c:v>300</c:v>
                      </c:pt>
                      <c:pt idx="5526" formatCode="0.00E+00">
                        <c:v>300</c:v>
                      </c:pt>
                      <c:pt idx="5527" formatCode="0.00E+00">
                        <c:v>300</c:v>
                      </c:pt>
                      <c:pt idx="5528" formatCode="0.00E+00">
                        <c:v>300</c:v>
                      </c:pt>
                      <c:pt idx="5529" formatCode="0.00E+00">
                        <c:v>300</c:v>
                      </c:pt>
                      <c:pt idx="5530" formatCode="0.00E+00">
                        <c:v>300</c:v>
                      </c:pt>
                      <c:pt idx="5531" formatCode="0.00E+00">
                        <c:v>300</c:v>
                      </c:pt>
                      <c:pt idx="5532" formatCode="0.00E+00">
                        <c:v>300</c:v>
                      </c:pt>
                      <c:pt idx="5533" formatCode="0.00E+00">
                        <c:v>300</c:v>
                      </c:pt>
                      <c:pt idx="5534" formatCode="0.00E+00">
                        <c:v>300</c:v>
                      </c:pt>
                      <c:pt idx="5535" formatCode="0.00E+00">
                        <c:v>300</c:v>
                      </c:pt>
                      <c:pt idx="5536" formatCode="0.00E+00">
                        <c:v>300</c:v>
                      </c:pt>
                      <c:pt idx="5537" formatCode="0.00E+00">
                        <c:v>300</c:v>
                      </c:pt>
                      <c:pt idx="5538" formatCode="0.00E+00">
                        <c:v>300</c:v>
                      </c:pt>
                      <c:pt idx="5539" formatCode="0.00E+00">
                        <c:v>300</c:v>
                      </c:pt>
                      <c:pt idx="5540" formatCode="0.00E+00">
                        <c:v>300</c:v>
                      </c:pt>
                      <c:pt idx="5541" formatCode="0.00E+00">
                        <c:v>300</c:v>
                      </c:pt>
                      <c:pt idx="5542" formatCode="0.00E+00">
                        <c:v>300</c:v>
                      </c:pt>
                      <c:pt idx="5543" formatCode="0.00E+00">
                        <c:v>300</c:v>
                      </c:pt>
                      <c:pt idx="5544" formatCode="0.00E+00">
                        <c:v>300</c:v>
                      </c:pt>
                      <c:pt idx="5545" formatCode="0.00E+00">
                        <c:v>300</c:v>
                      </c:pt>
                      <c:pt idx="5546" formatCode="0.00E+00">
                        <c:v>300</c:v>
                      </c:pt>
                      <c:pt idx="5547" formatCode="0.00E+00">
                        <c:v>300</c:v>
                      </c:pt>
                      <c:pt idx="5548" formatCode="0.00E+00">
                        <c:v>300</c:v>
                      </c:pt>
                      <c:pt idx="5549" formatCode="0.00E+00">
                        <c:v>300</c:v>
                      </c:pt>
                      <c:pt idx="5550" formatCode="0.00E+00">
                        <c:v>300</c:v>
                      </c:pt>
                      <c:pt idx="5551" formatCode="0.00E+00">
                        <c:v>300</c:v>
                      </c:pt>
                      <c:pt idx="5552" formatCode="0.00E+00">
                        <c:v>300</c:v>
                      </c:pt>
                      <c:pt idx="5553" formatCode="0.00E+00">
                        <c:v>300</c:v>
                      </c:pt>
                      <c:pt idx="5554" formatCode="0.00E+00">
                        <c:v>300</c:v>
                      </c:pt>
                      <c:pt idx="5555" formatCode="0.00E+00">
                        <c:v>300</c:v>
                      </c:pt>
                      <c:pt idx="5556" formatCode="0.00E+00">
                        <c:v>300</c:v>
                      </c:pt>
                      <c:pt idx="5557" formatCode="0.00E+00">
                        <c:v>300</c:v>
                      </c:pt>
                      <c:pt idx="5558" formatCode="0.00E+00">
                        <c:v>300</c:v>
                      </c:pt>
                      <c:pt idx="5559" formatCode="0.00E+00">
                        <c:v>300</c:v>
                      </c:pt>
                      <c:pt idx="5560" formatCode="0.00E+00">
                        <c:v>300</c:v>
                      </c:pt>
                      <c:pt idx="5561" formatCode="0.00E+00">
                        <c:v>300</c:v>
                      </c:pt>
                      <c:pt idx="5562" formatCode="0.00E+00">
                        <c:v>300</c:v>
                      </c:pt>
                      <c:pt idx="5563" formatCode="0.00E+00">
                        <c:v>300</c:v>
                      </c:pt>
                      <c:pt idx="5564" formatCode="0.00E+00">
                        <c:v>300</c:v>
                      </c:pt>
                      <c:pt idx="5565" formatCode="0.00E+00">
                        <c:v>300</c:v>
                      </c:pt>
                      <c:pt idx="5566" formatCode="0.00E+00">
                        <c:v>300</c:v>
                      </c:pt>
                      <c:pt idx="5567" formatCode="0.00E+00">
                        <c:v>300</c:v>
                      </c:pt>
                      <c:pt idx="5568" formatCode="0.00E+00">
                        <c:v>300</c:v>
                      </c:pt>
                      <c:pt idx="5569" formatCode="0.00E+00">
                        <c:v>300</c:v>
                      </c:pt>
                      <c:pt idx="5570" formatCode="0.00E+00">
                        <c:v>300</c:v>
                      </c:pt>
                      <c:pt idx="5571" formatCode="0.00E+00">
                        <c:v>300</c:v>
                      </c:pt>
                      <c:pt idx="5572" formatCode="0.00E+00">
                        <c:v>300</c:v>
                      </c:pt>
                      <c:pt idx="5573" formatCode="0.00E+00">
                        <c:v>300</c:v>
                      </c:pt>
                      <c:pt idx="5574" formatCode="0.00E+00">
                        <c:v>300</c:v>
                      </c:pt>
                      <c:pt idx="5575" formatCode="0.00E+00">
                        <c:v>300</c:v>
                      </c:pt>
                      <c:pt idx="5576" formatCode="0.00E+00">
                        <c:v>300</c:v>
                      </c:pt>
                      <c:pt idx="5577" formatCode="0.00E+00">
                        <c:v>300</c:v>
                      </c:pt>
                      <c:pt idx="5578" formatCode="0.00E+00">
                        <c:v>300</c:v>
                      </c:pt>
                      <c:pt idx="5579" formatCode="0.00E+00">
                        <c:v>300</c:v>
                      </c:pt>
                      <c:pt idx="5580" formatCode="0.00E+00">
                        <c:v>300</c:v>
                      </c:pt>
                      <c:pt idx="5581" formatCode="0.00E+00">
                        <c:v>300</c:v>
                      </c:pt>
                      <c:pt idx="5582" formatCode="0.00E+00">
                        <c:v>300</c:v>
                      </c:pt>
                      <c:pt idx="5583" formatCode="0.00E+00">
                        <c:v>300</c:v>
                      </c:pt>
                      <c:pt idx="5584" formatCode="0.00E+00">
                        <c:v>300</c:v>
                      </c:pt>
                      <c:pt idx="5585" formatCode="0.00E+00">
                        <c:v>300</c:v>
                      </c:pt>
                      <c:pt idx="5586" formatCode="0.00E+00">
                        <c:v>300</c:v>
                      </c:pt>
                      <c:pt idx="5587" formatCode="0.00E+00">
                        <c:v>300</c:v>
                      </c:pt>
                      <c:pt idx="5588" formatCode="0.00E+00">
                        <c:v>300</c:v>
                      </c:pt>
                      <c:pt idx="5589" formatCode="0.00E+00">
                        <c:v>300</c:v>
                      </c:pt>
                      <c:pt idx="5590" formatCode="0.00E+00">
                        <c:v>300</c:v>
                      </c:pt>
                      <c:pt idx="5591" formatCode="0.00E+00">
                        <c:v>300</c:v>
                      </c:pt>
                      <c:pt idx="5592" formatCode="0.00E+00">
                        <c:v>300</c:v>
                      </c:pt>
                      <c:pt idx="5593" formatCode="0.00E+00">
                        <c:v>300</c:v>
                      </c:pt>
                      <c:pt idx="5594" formatCode="0.00E+00">
                        <c:v>300</c:v>
                      </c:pt>
                      <c:pt idx="5595" formatCode="0.00E+00">
                        <c:v>300</c:v>
                      </c:pt>
                      <c:pt idx="5596" formatCode="0.00E+00">
                        <c:v>300</c:v>
                      </c:pt>
                      <c:pt idx="5597" formatCode="0.00E+00">
                        <c:v>300</c:v>
                      </c:pt>
                      <c:pt idx="5598" formatCode="0.00E+00">
                        <c:v>300</c:v>
                      </c:pt>
                      <c:pt idx="5599" formatCode="0.00E+00">
                        <c:v>300</c:v>
                      </c:pt>
                      <c:pt idx="5600" formatCode="0.00E+00">
                        <c:v>300</c:v>
                      </c:pt>
                      <c:pt idx="5601" formatCode="0.00E+00">
                        <c:v>300</c:v>
                      </c:pt>
                      <c:pt idx="5602" formatCode="0.00E+00">
                        <c:v>300</c:v>
                      </c:pt>
                      <c:pt idx="5603" formatCode="0.00E+00">
                        <c:v>300</c:v>
                      </c:pt>
                      <c:pt idx="5604" formatCode="0.00E+00">
                        <c:v>300</c:v>
                      </c:pt>
                      <c:pt idx="5605" formatCode="0.00E+00">
                        <c:v>300</c:v>
                      </c:pt>
                      <c:pt idx="5606" formatCode="0.00E+00">
                        <c:v>300</c:v>
                      </c:pt>
                      <c:pt idx="5607" formatCode="0.00E+00">
                        <c:v>300</c:v>
                      </c:pt>
                      <c:pt idx="5608" formatCode="0.00E+00">
                        <c:v>300</c:v>
                      </c:pt>
                      <c:pt idx="5609" formatCode="0.00E+00">
                        <c:v>300</c:v>
                      </c:pt>
                      <c:pt idx="5610" formatCode="0.00E+00">
                        <c:v>300</c:v>
                      </c:pt>
                      <c:pt idx="5611" formatCode="0.00E+00">
                        <c:v>300</c:v>
                      </c:pt>
                      <c:pt idx="5612" formatCode="0.00E+00">
                        <c:v>300</c:v>
                      </c:pt>
                      <c:pt idx="5613" formatCode="0.00E+00">
                        <c:v>300</c:v>
                      </c:pt>
                      <c:pt idx="5614" formatCode="0.00E+00">
                        <c:v>300</c:v>
                      </c:pt>
                      <c:pt idx="5615" formatCode="0.00E+00">
                        <c:v>300</c:v>
                      </c:pt>
                      <c:pt idx="5616" formatCode="0.00E+00">
                        <c:v>300</c:v>
                      </c:pt>
                      <c:pt idx="5617" formatCode="0.00E+00">
                        <c:v>300</c:v>
                      </c:pt>
                      <c:pt idx="5618" formatCode="0.00E+00">
                        <c:v>300</c:v>
                      </c:pt>
                      <c:pt idx="5619" formatCode="0.00E+00">
                        <c:v>300</c:v>
                      </c:pt>
                      <c:pt idx="5620" formatCode="0.00E+00">
                        <c:v>300</c:v>
                      </c:pt>
                      <c:pt idx="5621" formatCode="0.00E+00">
                        <c:v>300</c:v>
                      </c:pt>
                      <c:pt idx="5622" formatCode="0.00E+00">
                        <c:v>300</c:v>
                      </c:pt>
                      <c:pt idx="5623" formatCode="0.00E+00">
                        <c:v>300</c:v>
                      </c:pt>
                      <c:pt idx="5624" formatCode="0.00E+00">
                        <c:v>300</c:v>
                      </c:pt>
                      <c:pt idx="5625" formatCode="0.00E+00">
                        <c:v>300</c:v>
                      </c:pt>
                      <c:pt idx="5626" formatCode="0.00E+00">
                        <c:v>300</c:v>
                      </c:pt>
                      <c:pt idx="5627" formatCode="0.00E+00">
                        <c:v>300</c:v>
                      </c:pt>
                      <c:pt idx="5628" formatCode="0.00E+00">
                        <c:v>300</c:v>
                      </c:pt>
                      <c:pt idx="5629" formatCode="0.00E+00">
                        <c:v>300</c:v>
                      </c:pt>
                      <c:pt idx="5630" formatCode="0.00E+00">
                        <c:v>300</c:v>
                      </c:pt>
                      <c:pt idx="5631" formatCode="0.00E+00">
                        <c:v>300</c:v>
                      </c:pt>
                      <c:pt idx="5632" formatCode="0.00E+00">
                        <c:v>300</c:v>
                      </c:pt>
                      <c:pt idx="5633" formatCode="0.00E+00">
                        <c:v>300</c:v>
                      </c:pt>
                      <c:pt idx="5634" formatCode="0.00E+00">
                        <c:v>300</c:v>
                      </c:pt>
                      <c:pt idx="5635" formatCode="0.00E+00">
                        <c:v>300</c:v>
                      </c:pt>
                      <c:pt idx="5636" formatCode="0.00E+00">
                        <c:v>300</c:v>
                      </c:pt>
                      <c:pt idx="5637" formatCode="0.00E+00">
                        <c:v>300</c:v>
                      </c:pt>
                      <c:pt idx="5638" formatCode="0.00E+00">
                        <c:v>300</c:v>
                      </c:pt>
                      <c:pt idx="5639" formatCode="0.00E+00">
                        <c:v>300</c:v>
                      </c:pt>
                      <c:pt idx="5640" formatCode="0.00E+00">
                        <c:v>300</c:v>
                      </c:pt>
                      <c:pt idx="5641" formatCode="0.00E+00">
                        <c:v>300</c:v>
                      </c:pt>
                      <c:pt idx="5642" formatCode="0.00E+00">
                        <c:v>300</c:v>
                      </c:pt>
                      <c:pt idx="5643" formatCode="0.00E+00">
                        <c:v>300</c:v>
                      </c:pt>
                      <c:pt idx="5644" formatCode="0.00E+00">
                        <c:v>300</c:v>
                      </c:pt>
                      <c:pt idx="5645" formatCode="0.00E+00">
                        <c:v>300</c:v>
                      </c:pt>
                      <c:pt idx="5646" formatCode="0.00E+00">
                        <c:v>300</c:v>
                      </c:pt>
                      <c:pt idx="5647" formatCode="0.00E+00">
                        <c:v>300</c:v>
                      </c:pt>
                      <c:pt idx="5648" formatCode="0.00E+00">
                        <c:v>300</c:v>
                      </c:pt>
                      <c:pt idx="5649" formatCode="0.00E+00">
                        <c:v>300</c:v>
                      </c:pt>
                      <c:pt idx="5650" formatCode="0.00E+00">
                        <c:v>300</c:v>
                      </c:pt>
                      <c:pt idx="5651" formatCode="0.00E+00">
                        <c:v>300</c:v>
                      </c:pt>
                      <c:pt idx="5652" formatCode="0.00E+00">
                        <c:v>300</c:v>
                      </c:pt>
                      <c:pt idx="5653" formatCode="0.00E+00">
                        <c:v>300</c:v>
                      </c:pt>
                      <c:pt idx="5654" formatCode="0.00E+00">
                        <c:v>300</c:v>
                      </c:pt>
                      <c:pt idx="5655" formatCode="0.00E+00">
                        <c:v>300</c:v>
                      </c:pt>
                      <c:pt idx="5656" formatCode="0.00E+00">
                        <c:v>300</c:v>
                      </c:pt>
                      <c:pt idx="5657" formatCode="0.00E+00">
                        <c:v>300</c:v>
                      </c:pt>
                      <c:pt idx="5658" formatCode="0.00E+00">
                        <c:v>300</c:v>
                      </c:pt>
                      <c:pt idx="5659" formatCode="0.00E+00">
                        <c:v>300</c:v>
                      </c:pt>
                      <c:pt idx="5660" formatCode="0.00E+00">
                        <c:v>300</c:v>
                      </c:pt>
                      <c:pt idx="5661" formatCode="0.00E+00">
                        <c:v>300</c:v>
                      </c:pt>
                      <c:pt idx="5662" formatCode="0.00E+00">
                        <c:v>300</c:v>
                      </c:pt>
                      <c:pt idx="5663" formatCode="0.00E+00">
                        <c:v>300</c:v>
                      </c:pt>
                      <c:pt idx="5664" formatCode="0.00E+00">
                        <c:v>300</c:v>
                      </c:pt>
                      <c:pt idx="5665" formatCode="0.00E+00">
                        <c:v>300</c:v>
                      </c:pt>
                      <c:pt idx="5666" formatCode="0.00E+00">
                        <c:v>300</c:v>
                      </c:pt>
                      <c:pt idx="5667" formatCode="0.00E+00">
                        <c:v>300</c:v>
                      </c:pt>
                      <c:pt idx="5668" formatCode="0.00E+00">
                        <c:v>300</c:v>
                      </c:pt>
                      <c:pt idx="5669" formatCode="0.00E+00">
                        <c:v>300</c:v>
                      </c:pt>
                      <c:pt idx="5670" formatCode="0.00E+00">
                        <c:v>300</c:v>
                      </c:pt>
                      <c:pt idx="5671" formatCode="0.00E+00">
                        <c:v>300</c:v>
                      </c:pt>
                      <c:pt idx="5672" formatCode="0.00E+00">
                        <c:v>300</c:v>
                      </c:pt>
                      <c:pt idx="5673" formatCode="0.00E+00">
                        <c:v>300</c:v>
                      </c:pt>
                      <c:pt idx="5674" formatCode="0.00E+00">
                        <c:v>300</c:v>
                      </c:pt>
                      <c:pt idx="5675" formatCode="0.00E+00">
                        <c:v>300</c:v>
                      </c:pt>
                      <c:pt idx="5676" formatCode="0.00E+00">
                        <c:v>300</c:v>
                      </c:pt>
                      <c:pt idx="5677" formatCode="0.00E+00">
                        <c:v>300</c:v>
                      </c:pt>
                      <c:pt idx="5678" formatCode="0.00E+00">
                        <c:v>300</c:v>
                      </c:pt>
                      <c:pt idx="5679" formatCode="0.00E+00">
                        <c:v>300</c:v>
                      </c:pt>
                      <c:pt idx="5680" formatCode="0.00E+00">
                        <c:v>300</c:v>
                      </c:pt>
                      <c:pt idx="5681" formatCode="0.00E+00">
                        <c:v>300</c:v>
                      </c:pt>
                      <c:pt idx="5682" formatCode="0.00E+00">
                        <c:v>300</c:v>
                      </c:pt>
                      <c:pt idx="5683" formatCode="0.00E+00">
                        <c:v>300</c:v>
                      </c:pt>
                      <c:pt idx="5684" formatCode="0.00E+00">
                        <c:v>300</c:v>
                      </c:pt>
                      <c:pt idx="5685" formatCode="0.00E+00">
                        <c:v>300</c:v>
                      </c:pt>
                      <c:pt idx="5686" formatCode="0.00E+00">
                        <c:v>300</c:v>
                      </c:pt>
                      <c:pt idx="5687" formatCode="0.00E+00">
                        <c:v>300</c:v>
                      </c:pt>
                      <c:pt idx="5688" formatCode="0.00E+00">
                        <c:v>300</c:v>
                      </c:pt>
                      <c:pt idx="5689" formatCode="0.00E+00">
                        <c:v>300</c:v>
                      </c:pt>
                      <c:pt idx="5690" formatCode="0.00E+00">
                        <c:v>300</c:v>
                      </c:pt>
                      <c:pt idx="5691" formatCode="0.00E+00">
                        <c:v>300</c:v>
                      </c:pt>
                      <c:pt idx="5692" formatCode="0.00E+00">
                        <c:v>300</c:v>
                      </c:pt>
                      <c:pt idx="5693" formatCode="0.00E+00">
                        <c:v>300</c:v>
                      </c:pt>
                      <c:pt idx="5694" formatCode="0.00E+00">
                        <c:v>300</c:v>
                      </c:pt>
                      <c:pt idx="5695" formatCode="0.00E+00">
                        <c:v>300</c:v>
                      </c:pt>
                      <c:pt idx="5696" formatCode="0.00E+00">
                        <c:v>300</c:v>
                      </c:pt>
                      <c:pt idx="5697" formatCode="0.00E+00">
                        <c:v>300</c:v>
                      </c:pt>
                      <c:pt idx="5698" formatCode="0.00E+00">
                        <c:v>300</c:v>
                      </c:pt>
                      <c:pt idx="5699" formatCode="0.00E+00">
                        <c:v>300</c:v>
                      </c:pt>
                      <c:pt idx="5700" formatCode="0.00E+00">
                        <c:v>300</c:v>
                      </c:pt>
                      <c:pt idx="5701" formatCode="0.00E+00">
                        <c:v>300</c:v>
                      </c:pt>
                      <c:pt idx="5702" formatCode="0.00E+00">
                        <c:v>300</c:v>
                      </c:pt>
                      <c:pt idx="5703" formatCode="0.00E+00">
                        <c:v>300</c:v>
                      </c:pt>
                      <c:pt idx="5704" formatCode="0.00E+00">
                        <c:v>300</c:v>
                      </c:pt>
                      <c:pt idx="5705" formatCode="0.00E+00">
                        <c:v>300</c:v>
                      </c:pt>
                      <c:pt idx="5706" formatCode="0.00E+00">
                        <c:v>300</c:v>
                      </c:pt>
                      <c:pt idx="5707" formatCode="0.00E+00">
                        <c:v>300</c:v>
                      </c:pt>
                      <c:pt idx="5708" formatCode="0.00E+00">
                        <c:v>300</c:v>
                      </c:pt>
                      <c:pt idx="5709" formatCode="0.00E+00">
                        <c:v>300</c:v>
                      </c:pt>
                      <c:pt idx="5710" formatCode="0.00E+00">
                        <c:v>300</c:v>
                      </c:pt>
                      <c:pt idx="5711" formatCode="0.00E+00">
                        <c:v>300</c:v>
                      </c:pt>
                      <c:pt idx="5712" formatCode="0.00E+00">
                        <c:v>300</c:v>
                      </c:pt>
                      <c:pt idx="5713" formatCode="0.00E+00">
                        <c:v>300</c:v>
                      </c:pt>
                      <c:pt idx="5714" formatCode="0.00E+00">
                        <c:v>300</c:v>
                      </c:pt>
                      <c:pt idx="5715" formatCode="0.00E+00">
                        <c:v>300</c:v>
                      </c:pt>
                      <c:pt idx="5716" formatCode="0.00E+00">
                        <c:v>300</c:v>
                      </c:pt>
                      <c:pt idx="5717" formatCode="0.00E+00">
                        <c:v>300</c:v>
                      </c:pt>
                      <c:pt idx="5718" formatCode="0.00E+00">
                        <c:v>300</c:v>
                      </c:pt>
                      <c:pt idx="5719" formatCode="0.00E+00">
                        <c:v>300</c:v>
                      </c:pt>
                      <c:pt idx="5720" formatCode="0.00E+00">
                        <c:v>300</c:v>
                      </c:pt>
                      <c:pt idx="5721" formatCode="0.00E+00">
                        <c:v>300</c:v>
                      </c:pt>
                      <c:pt idx="5722" formatCode="0.00E+00">
                        <c:v>300</c:v>
                      </c:pt>
                      <c:pt idx="5723" formatCode="0.00E+00">
                        <c:v>300</c:v>
                      </c:pt>
                      <c:pt idx="5724" formatCode="0.00E+00">
                        <c:v>300</c:v>
                      </c:pt>
                      <c:pt idx="5725" formatCode="0.00E+00">
                        <c:v>300</c:v>
                      </c:pt>
                      <c:pt idx="5726" formatCode="0.00E+00">
                        <c:v>300</c:v>
                      </c:pt>
                      <c:pt idx="5727" formatCode="0.00E+00">
                        <c:v>300</c:v>
                      </c:pt>
                      <c:pt idx="5728" formatCode="0.00E+00">
                        <c:v>300</c:v>
                      </c:pt>
                      <c:pt idx="5729" formatCode="0.00E+00">
                        <c:v>300</c:v>
                      </c:pt>
                      <c:pt idx="5730" formatCode="0.00E+00">
                        <c:v>300</c:v>
                      </c:pt>
                      <c:pt idx="5731" formatCode="0.00E+00">
                        <c:v>300</c:v>
                      </c:pt>
                      <c:pt idx="5732" formatCode="0.00E+00">
                        <c:v>300</c:v>
                      </c:pt>
                      <c:pt idx="5733" formatCode="0.00E+00">
                        <c:v>300</c:v>
                      </c:pt>
                      <c:pt idx="5734" formatCode="0.00E+00">
                        <c:v>300</c:v>
                      </c:pt>
                      <c:pt idx="5735" formatCode="0.00E+00">
                        <c:v>300</c:v>
                      </c:pt>
                      <c:pt idx="5736" formatCode="0.00E+00">
                        <c:v>300</c:v>
                      </c:pt>
                      <c:pt idx="5737" formatCode="0.00E+00">
                        <c:v>300</c:v>
                      </c:pt>
                      <c:pt idx="5738" formatCode="0.00E+00">
                        <c:v>300</c:v>
                      </c:pt>
                      <c:pt idx="5739" formatCode="0.00E+00">
                        <c:v>300</c:v>
                      </c:pt>
                      <c:pt idx="5740" formatCode="0.00E+00">
                        <c:v>300</c:v>
                      </c:pt>
                      <c:pt idx="5741" formatCode="0.00E+00">
                        <c:v>300</c:v>
                      </c:pt>
                      <c:pt idx="5742" formatCode="0.00E+00">
                        <c:v>300</c:v>
                      </c:pt>
                      <c:pt idx="5743" formatCode="0.00E+00">
                        <c:v>300</c:v>
                      </c:pt>
                      <c:pt idx="5744" formatCode="0.00E+00">
                        <c:v>300</c:v>
                      </c:pt>
                      <c:pt idx="5745" formatCode="0.00E+00">
                        <c:v>300</c:v>
                      </c:pt>
                      <c:pt idx="5746" formatCode="0.00E+00">
                        <c:v>300</c:v>
                      </c:pt>
                      <c:pt idx="5747" formatCode="0.00E+00">
                        <c:v>300</c:v>
                      </c:pt>
                      <c:pt idx="5748" formatCode="0.00E+00">
                        <c:v>300</c:v>
                      </c:pt>
                      <c:pt idx="5749" formatCode="0.00E+00">
                        <c:v>300</c:v>
                      </c:pt>
                      <c:pt idx="5750" formatCode="0.00E+00">
                        <c:v>300</c:v>
                      </c:pt>
                      <c:pt idx="5751" formatCode="0.00E+00">
                        <c:v>300</c:v>
                      </c:pt>
                      <c:pt idx="5752" formatCode="0.00E+00">
                        <c:v>300</c:v>
                      </c:pt>
                      <c:pt idx="5753" formatCode="0.00E+00">
                        <c:v>300</c:v>
                      </c:pt>
                      <c:pt idx="5754" formatCode="0.00E+00">
                        <c:v>300</c:v>
                      </c:pt>
                      <c:pt idx="5755" formatCode="0.00E+00">
                        <c:v>300</c:v>
                      </c:pt>
                      <c:pt idx="5756" formatCode="0.00E+00">
                        <c:v>300</c:v>
                      </c:pt>
                      <c:pt idx="5757" formatCode="0.00E+00">
                        <c:v>300</c:v>
                      </c:pt>
                      <c:pt idx="5758" formatCode="0.00E+00">
                        <c:v>300</c:v>
                      </c:pt>
                      <c:pt idx="5759" formatCode="0.00E+00">
                        <c:v>300</c:v>
                      </c:pt>
                      <c:pt idx="5760" formatCode="0.00E+00">
                        <c:v>300</c:v>
                      </c:pt>
                      <c:pt idx="5761" formatCode="0.00E+00">
                        <c:v>300</c:v>
                      </c:pt>
                      <c:pt idx="5762" formatCode="0.00E+00">
                        <c:v>300</c:v>
                      </c:pt>
                      <c:pt idx="5763" formatCode="0.00E+00">
                        <c:v>300</c:v>
                      </c:pt>
                      <c:pt idx="5764" formatCode="0.00E+00">
                        <c:v>300</c:v>
                      </c:pt>
                      <c:pt idx="5765" formatCode="0.00E+00">
                        <c:v>300</c:v>
                      </c:pt>
                      <c:pt idx="5766" formatCode="0.00E+00">
                        <c:v>300</c:v>
                      </c:pt>
                      <c:pt idx="5767" formatCode="0.00E+00">
                        <c:v>300</c:v>
                      </c:pt>
                      <c:pt idx="5768" formatCode="0.00E+00">
                        <c:v>300</c:v>
                      </c:pt>
                      <c:pt idx="5769" formatCode="0.00E+00">
                        <c:v>300</c:v>
                      </c:pt>
                      <c:pt idx="5770" formatCode="0.00E+00">
                        <c:v>300</c:v>
                      </c:pt>
                      <c:pt idx="5771" formatCode="0.00E+00">
                        <c:v>300</c:v>
                      </c:pt>
                      <c:pt idx="5772" formatCode="0.00E+00">
                        <c:v>300</c:v>
                      </c:pt>
                      <c:pt idx="5773" formatCode="0.00E+00">
                        <c:v>300</c:v>
                      </c:pt>
                      <c:pt idx="5774" formatCode="0.00E+00">
                        <c:v>300</c:v>
                      </c:pt>
                      <c:pt idx="5775" formatCode="0.00E+00">
                        <c:v>300</c:v>
                      </c:pt>
                      <c:pt idx="5776" formatCode="0.00E+00">
                        <c:v>300</c:v>
                      </c:pt>
                      <c:pt idx="5777" formatCode="0.00E+00">
                        <c:v>300</c:v>
                      </c:pt>
                      <c:pt idx="5778" formatCode="0.00E+00">
                        <c:v>300</c:v>
                      </c:pt>
                      <c:pt idx="5779" formatCode="0.00E+00">
                        <c:v>300</c:v>
                      </c:pt>
                      <c:pt idx="5780" formatCode="0.00E+00">
                        <c:v>300</c:v>
                      </c:pt>
                      <c:pt idx="5781" formatCode="0.00E+00">
                        <c:v>300</c:v>
                      </c:pt>
                      <c:pt idx="5782" formatCode="0.00E+00">
                        <c:v>300</c:v>
                      </c:pt>
                      <c:pt idx="5783" formatCode="0.00E+00">
                        <c:v>300</c:v>
                      </c:pt>
                      <c:pt idx="5784" formatCode="0.00E+00">
                        <c:v>300</c:v>
                      </c:pt>
                      <c:pt idx="5785" formatCode="0.00E+00">
                        <c:v>300</c:v>
                      </c:pt>
                      <c:pt idx="5786" formatCode="0.00E+00">
                        <c:v>300</c:v>
                      </c:pt>
                      <c:pt idx="5787" formatCode="0.00E+00">
                        <c:v>300</c:v>
                      </c:pt>
                      <c:pt idx="5788" formatCode="0.00E+00">
                        <c:v>300</c:v>
                      </c:pt>
                      <c:pt idx="5789" formatCode="0.00E+00">
                        <c:v>300</c:v>
                      </c:pt>
                      <c:pt idx="5790" formatCode="0.00E+00">
                        <c:v>300</c:v>
                      </c:pt>
                      <c:pt idx="5791" formatCode="0.00E+00">
                        <c:v>300</c:v>
                      </c:pt>
                      <c:pt idx="5792" formatCode="0.00E+00">
                        <c:v>300</c:v>
                      </c:pt>
                      <c:pt idx="5793" formatCode="0.00E+00">
                        <c:v>300</c:v>
                      </c:pt>
                      <c:pt idx="5794" formatCode="0.00E+00">
                        <c:v>300</c:v>
                      </c:pt>
                      <c:pt idx="5795" formatCode="0.00E+00">
                        <c:v>300</c:v>
                      </c:pt>
                      <c:pt idx="5796" formatCode="0.00E+00">
                        <c:v>300</c:v>
                      </c:pt>
                      <c:pt idx="5797">
                        <c:v>300</c:v>
                      </c:pt>
                      <c:pt idx="5798">
                        <c:v>300</c:v>
                      </c:pt>
                      <c:pt idx="5799">
                        <c:v>300</c:v>
                      </c:pt>
                      <c:pt idx="5800">
                        <c:v>300</c:v>
                      </c:pt>
                      <c:pt idx="5801">
                        <c:v>300</c:v>
                      </c:pt>
                      <c:pt idx="5802">
                        <c:v>300</c:v>
                      </c:pt>
                      <c:pt idx="5803">
                        <c:v>300</c:v>
                      </c:pt>
                      <c:pt idx="5804">
                        <c:v>300</c:v>
                      </c:pt>
                      <c:pt idx="5805">
                        <c:v>300</c:v>
                      </c:pt>
                      <c:pt idx="5806">
                        <c:v>300</c:v>
                      </c:pt>
                      <c:pt idx="5807">
                        <c:v>300</c:v>
                      </c:pt>
                      <c:pt idx="5808">
                        <c:v>300</c:v>
                      </c:pt>
                      <c:pt idx="5809">
                        <c:v>300</c:v>
                      </c:pt>
                      <c:pt idx="5810">
                        <c:v>300</c:v>
                      </c:pt>
                      <c:pt idx="5811">
                        <c:v>300</c:v>
                      </c:pt>
                      <c:pt idx="5812">
                        <c:v>300</c:v>
                      </c:pt>
                      <c:pt idx="5813">
                        <c:v>300</c:v>
                      </c:pt>
                      <c:pt idx="5814">
                        <c:v>300</c:v>
                      </c:pt>
                      <c:pt idx="5815">
                        <c:v>300</c:v>
                      </c:pt>
                      <c:pt idx="5816">
                        <c:v>300</c:v>
                      </c:pt>
                      <c:pt idx="5817">
                        <c:v>300</c:v>
                      </c:pt>
                      <c:pt idx="5818">
                        <c:v>300</c:v>
                      </c:pt>
                      <c:pt idx="5819">
                        <c:v>300</c:v>
                      </c:pt>
                      <c:pt idx="5820">
                        <c:v>300</c:v>
                      </c:pt>
                      <c:pt idx="5821">
                        <c:v>300</c:v>
                      </c:pt>
                      <c:pt idx="5822">
                        <c:v>300</c:v>
                      </c:pt>
                      <c:pt idx="5823">
                        <c:v>300</c:v>
                      </c:pt>
                      <c:pt idx="5824">
                        <c:v>300</c:v>
                      </c:pt>
                      <c:pt idx="5825">
                        <c:v>300</c:v>
                      </c:pt>
                      <c:pt idx="5826">
                        <c:v>300</c:v>
                      </c:pt>
                      <c:pt idx="5827">
                        <c:v>300</c:v>
                      </c:pt>
                      <c:pt idx="5828">
                        <c:v>300</c:v>
                      </c:pt>
                      <c:pt idx="5829">
                        <c:v>300</c:v>
                      </c:pt>
                      <c:pt idx="5830">
                        <c:v>300</c:v>
                      </c:pt>
                      <c:pt idx="5831">
                        <c:v>300</c:v>
                      </c:pt>
                      <c:pt idx="5832">
                        <c:v>300</c:v>
                      </c:pt>
                      <c:pt idx="5833">
                        <c:v>300</c:v>
                      </c:pt>
                      <c:pt idx="5834">
                        <c:v>300</c:v>
                      </c:pt>
                      <c:pt idx="5835">
                        <c:v>300</c:v>
                      </c:pt>
                      <c:pt idx="5836">
                        <c:v>300</c:v>
                      </c:pt>
                      <c:pt idx="5837">
                        <c:v>300</c:v>
                      </c:pt>
                      <c:pt idx="5838">
                        <c:v>300</c:v>
                      </c:pt>
                      <c:pt idx="5839">
                        <c:v>300</c:v>
                      </c:pt>
                      <c:pt idx="5840">
                        <c:v>300</c:v>
                      </c:pt>
                      <c:pt idx="5841">
                        <c:v>300</c:v>
                      </c:pt>
                      <c:pt idx="5842">
                        <c:v>300</c:v>
                      </c:pt>
                      <c:pt idx="5843">
                        <c:v>300</c:v>
                      </c:pt>
                      <c:pt idx="5844">
                        <c:v>300</c:v>
                      </c:pt>
                      <c:pt idx="5845">
                        <c:v>300</c:v>
                      </c:pt>
                      <c:pt idx="5846">
                        <c:v>300</c:v>
                      </c:pt>
                      <c:pt idx="5847">
                        <c:v>300</c:v>
                      </c:pt>
                      <c:pt idx="5848">
                        <c:v>300</c:v>
                      </c:pt>
                      <c:pt idx="5849">
                        <c:v>300</c:v>
                      </c:pt>
                      <c:pt idx="5850">
                        <c:v>300</c:v>
                      </c:pt>
                      <c:pt idx="5851">
                        <c:v>300</c:v>
                      </c:pt>
                      <c:pt idx="5852">
                        <c:v>300</c:v>
                      </c:pt>
                      <c:pt idx="5853">
                        <c:v>300</c:v>
                      </c:pt>
                      <c:pt idx="5854">
                        <c:v>300</c:v>
                      </c:pt>
                      <c:pt idx="5855">
                        <c:v>300</c:v>
                      </c:pt>
                      <c:pt idx="5856">
                        <c:v>300</c:v>
                      </c:pt>
                      <c:pt idx="5857">
                        <c:v>300</c:v>
                      </c:pt>
                      <c:pt idx="5858">
                        <c:v>300</c:v>
                      </c:pt>
                      <c:pt idx="5859">
                        <c:v>300</c:v>
                      </c:pt>
                      <c:pt idx="5860">
                        <c:v>300</c:v>
                      </c:pt>
                      <c:pt idx="5861">
                        <c:v>300</c:v>
                      </c:pt>
                      <c:pt idx="5862">
                        <c:v>300</c:v>
                      </c:pt>
                      <c:pt idx="5863">
                        <c:v>300</c:v>
                      </c:pt>
                      <c:pt idx="5864">
                        <c:v>300</c:v>
                      </c:pt>
                      <c:pt idx="5865">
                        <c:v>300</c:v>
                      </c:pt>
                      <c:pt idx="5866">
                        <c:v>300</c:v>
                      </c:pt>
                      <c:pt idx="5867">
                        <c:v>300</c:v>
                      </c:pt>
                      <c:pt idx="5868">
                        <c:v>300</c:v>
                      </c:pt>
                      <c:pt idx="5869">
                        <c:v>300</c:v>
                      </c:pt>
                      <c:pt idx="5870">
                        <c:v>300</c:v>
                      </c:pt>
                      <c:pt idx="5871">
                        <c:v>300</c:v>
                      </c:pt>
                      <c:pt idx="5872">
                        <c:v>300</c:v>
                      </c:pt>
                      <c:pt idx="5873">
                        <c:v>300</c:v>
                      </c:pt>
                      <c:pt idx="5874">
                        <c:v>300</c:v>
                      </c:pt>
                      <c:pt idx="5875" formatCode="0.00E+00">
                        <c:v>300</c:v>
                      </c:pt>
                      <c:pt idx="5876" formatCode="0.00E+00">
                        <c:v>300</c:v>
                      </c:pt>
                      <c:pt idx="5877" formatCode="0.00E+00">
                        <c:v>300</c:v>
                      </c:pt>
                      <c:pt idx="5878" formatCode="0.00E+00">
                        <c:v>300</c:v>
                      </c:pt>
                      <c:pt idx="5879" formatCode="0.00E+00">
                        <c:v>300</c:v>
                      </c:pt>
                      <c:pt idx="5880" formatCode="0.00E+00">
                        <c:v>300</c:v>
                      </c:pt>
                      <c:pt idx="5881" formatCode="0.00E+00">
                        <c:v>300</c:v>
                      </c:pt>
                      <c:pt idx="5882" formatCode="0.00E+00">
                        <c:v>300</c:v>
                      </c:pt>
                      <c:pt idx="5883" formatCode="0.00E+00">
                        <c:v>300</c:v>
                      </c:pt>
                      <c:pt idx="5884" formatCode="0.00E+00">
                        <c:v>300</c:v>
                      </c:pt>
                      <c:pt idx="5885" formatCode="0.00E+00">
                        <c:v>300</c:v>
                      </c:pt>
                      <c:pt idx="5886" formatCode="0.00E+00">
                        <c:v>300</c:v>
                      </c:pt>
                      <c:pt idx="5887" formatCode="0.00E+00">
                        <c:v>300</c:v>
                      </c:pt>
                      <c:pt idx="5888" formatCode="0.00E+00">
                        <c:v>300</c:v>
                      </c:pt>
                      <c:pt idx="5889" formatCode="0.00E+00">
                        <c:v>300</c:v>
                      </c:pt>
                      <c:pt idx="5890" formatCode="0.00E+00">
                        <c:v>300</c:v>
                      </c:pt>
                      <c:pt idx="5891" formatCode="0.00E+00">
                        <c:v>300</c:v>
                      </c:pt>
                      <c:pt idx="5892" formatCode="0.00E+00">
                        <c:v>300</c:v>
                      </c:pt>
                      <c:pt idx="5893" formatCode="0.00E+00">
                        <c:v>300</c:v>
                      </c:pt>
                      <c:pt idx="5894" formatCode="0.00E+00">
                        <c:v>300</c:v>
                      </c:pt>
                      <c:pt idx="5895" formatCode="0.00E+00">
                        <c:v>300</c:v>
                      </c:pt>
                      <c:pt idx="5896" formatCode="0.00E+00">
                        <c:v>300</c:v>
                      </c:pt>
                      <c:pt idx="5897" formatCode="0.00E+00">
                        <c:v>300</c:v>
                      </c:pt>
                      <c:pt idx="5898" formatCode="0.00E+00">
                        <c:v>300</c:v>
                      </c:pt>
                      <c:pt idx="5899" formatCode="0.00E+00">
                        <c:v>300</c:v>
                      </c:pt>
                      <c:pt idx="5900" formatCode="0.00E+00">
                        <c:v>300</c:v>
                      </c:pt>
                      <c:pt idx="5901" formatCode="0.00E+00">
                        <c:v>300</c:v>
                      </c:pt>
                      <c:pt idx="5902" formatCode="0.00E+00">
                        <c:v>300</c:v>
                      </c:pt>
                      <c:pt idx="5903" formatCode="0.00E+00">
                        <c:v>300</c:v>
                      </c:pt>
                      <c:pt idx="5904" formatCode="0.00E+00">
                        <c:v>300</c:v>
                      </c:pt>
                      <c:pt idx="5905" formatCode="0.00E+00">
                        <c:v>300</c:v>
                      </c:pt>
                      <c:pt idx="5906" formatCode="0.00E+00">
                        <c:v>300</c:v>
                      </c:pt>
                      <c:pt idx="5907" formatCode="0.00E+00">
                        <c:v>300</c:v>
                      </c:pt>
                      <c:pt idx="5908" formatCode="0.00E+00">
                        <c:v>300</c:v>
                      </c:pt>
                      <c:pt idx="5909" formatCode="0.00E+00">
                        <c:v>300</c:v>
                      </c:pt>
                      <c:pt idx="5910" formatCode="0.00E+00">
                        <c:v>300</c:v>
                      </c:pt>
                      <c:pt idx="5911" formatCode="0.00E+00">
                        <c:v>300</c:v>
                      </c:pt>
                      <c:pt idx="5912" formatCode="0.00E+00">
                        <c:v>300</c:v>
                      </c:pt>
                      <c:pt idx="5913" formatCode="0.00E+00">
                        <c:v>300</c:v>
                      </c:pt>
                      <c:pt idx="5914" formatCode="0.00E+00">
                        <c:v>300</c:v>
                      </c:pt>
                      <c:pt idx="5915" formatCode="0.00E+00">
                        <c:v>300</c:v>
                      </c:pt>
                      <c:pt idx="5916" formatCode="0.00E+00">
                        <c:v>300</c:v>
                      </c:pt>
                      <c:pt idx="5917" formatCode="0.00E+00">
                        <c:v>300</c:v>
                      </c:pt>
                      <c:pt idx="5918" formatCode="0.00E+00">
                        <c:v>300</c:v>
                      </c:pt>
                      <c:pt idx="5919" formatCode="0.00E+00">
                        <c:v>300</c:v>
                      </c:pt>
                      <c:pt idx="5920" formatCode="0.00E+00">
                        <c:v>300</c:v>
                      </c:pt>
                      <c:pt idx="5921" formatCode="0.00E+00">
                        <c:v>300</c:v>
                      </c:pt>
                      <c:pt idx="5922" formatCode="0.00E+00">
                        <c:v>300</c:v>
                      </c:pt>
                      <c:pt idx="5923" formatCode="0.00E+00">
                        <c:v>300</c:v>
                      </c:pt>
                      <c:pt idx="5924" formatCode="0.00E+00">
                        <c:v>300</c:v>
                      </c:pt>
                      <c:pt idx="5925" formatCode="0.00E+00">
                        <c:v>300</c:v>
                      </c:pt>
                      <c:pt idx="5926" formatCode="0.00E+00">
                        <c:v>300</c:v>
                      </c:pt>
                      <c:pt idx="5927" formatCode="0.00E+00">
                        <c:v>300</c:v>
                      </c:pt>
                      <c:pt idx="5928" formatCode="0.00E+00">
                        <c:v>300</c:v>
                      </c:pt>
                      <c:pt idx="5929" formatCode="0.00E+00">
                        <c:v>300</c:v>
                      </c:pt>
                      <c:pt idx="5930" formatCode="0.00E+00">
                        <c:v>300</c:v>
                      </c:pt>
                      <c:pt idx="5931" formatCode="0.00E+00">
                        <c:v>300</c:v>
                      </c:pt>
                      <c:pt idx="5932" formatCode="0.00E+00">
                        <c:v>300</c:v>
                      </c:pt>
                      <c:pt idx="5933" formatCode="0.00E+00">
                        <c:v>300</c:v>
                      </c:pt>
                      <c:pt idx="5934" formatCode="0.00E+00">
                        <c:v>300</c:v>
                      </c:pt>
                      <c:pt idx="5935" formatCode="0.00E+00">
                        <c:v>300</c:v>
                      </c:pt>
                      <c:pt idx="5936" formatCode="0.00E+00">
                        <c:v>300</c:v>
                      </c:pt>
                      <c:pt idx="5937" formatCode="0.00E+00">
                        <c:v>300</c:v>
                      </c:pt>
                      <c:pt idx="5938" formatCode="0.00E+00">
                        <c:v>300</c:v>
                      </c:pt>
                      <c:pt idx="5939" formatCode="0.00E+00">
                        <c:v>300</c:v>
                      </c:pt>
                      <c:pt idx="5940" formatCode="0.00E+00">
                        <c:v>300</c:v>
                      </c:pt>
                      <c:pt idx="5941" formatCode="0.00E+00">
                        <c:v>300</c:v>
                      </c:pt>
                      <c:pt idx="5942" formatCode="0.00E+00">
                        <c:v>300</c:v>
                      </c:pt>
                      <c:pt idx="5943" formatCode="0.00E+00">
                        <c:v>300</c:v>
                      </c:pt>
                      <c:pt idx="5944" formatCode="0.00E+00">
                        <c:v>300</c:v>
                      </c:pt>
                      <c:pt idx="5945" formatCode="0.00E+00">
                        <c:v>300</c:v>
                      </c:pt>
                      <c:pt idx="5946" formatCode="0.00E+00">
                        <c:v>300</c:v>
                      </c:pt>
                      <c:pt idx="5947" formatCode="0.00E+00">
                        <c:v>300</c:v>
                      </c:pt>
                      <c:pt idx="5948" formatCode="0.00E+00">
                        <c:v>300</c:v>
                      </c:pt>
                      <c:pt idx="5949" formatCode="0.00E+00">
                        <c:v>300</c:v>
                      </c:pt>
                      <c:pt idx="5950" formatCode="0.00E+00">
                        <c:v>300</c:v>
                      </c:pt>
                      <c:pt idx="5951" formatCode="0.00E+00">
                        <c:v>300</c:v>
                      </c:pt>
                      <c:pt idx="5952" formatCode="0.00E+00">
                        <c:v>300</c:v>
                      </c:pt>
                      <c:pt idx="5953" formatCode="0.00E+00">
                        <c:v>300</c:v>
                      </c:pt>
                      <c:pt idx="5954" formatCode="0.00E+00">
                        <c:v>300</c:v>
                      </c:pt>
                      <c:pt idx="5955" formatCode="0.00E+00">
                        <c:v>300</c:v>
                      </c:pt>
                      <c:pt idx="5956" formatCode="0.00E+00">
                        <c:v>300</c:v>
                      </c:pt>
                      <c:pt idx="5957" formatCode="0.00E+00">
                        <c:v>300</c:v>
                      </c:pt>
                      <c:pt idx="5958" formatCode="0.00E+00">
                        <c:v>300</c:v>
                      </c:pt>
                      <c:pt idx="5959" formatCode="0.00E+00">
                        <c:v>300</c:v>
                      </c:pt>
                      <c:pt idx="5960" formatCode="0.00E+00">
                        <c:v>300</c:v>
                      </c:pt>
                      <c:pt idx="5961" formatCode="0.00E+00">
                        <c:v>300</c:v>
                      </c:pt>
                      <c:pt idx="5962" formatCode="0.00E+00">
                        <c:v>300</c:v>
                      </c:pt>
                      <c:pt idx="5963" formatCode="0.00E+00">
                        <c:v>300</c:v>
                      </c:pt>
                      <c:pt idx="5964" formatCode="0.00E+00">
                        <c:v>300</c:v>
                      </c:pt>
                      <c:pt idx="5965" formatCode="0.00E+00">
                        <c:v>300</c:v>
                      </c:pt>
                      <c:pt idx="5966" formatCode="0.00E+00">
                        <c:v>300</c:v>
                      </c:pt>
                      <c:pt idx="5967" formatCode="0.00E+00">
                        <c:v>300</c:v>
                      </c:pt>
                      <c:pt idx="5968" formatCode="0.00E+00">
                        <c:v>300</c:v>
                      </c:pt>
                      <c:pt idx="5969" formatCode="0.00E+00">
                        <c:v>300</c:v>
                      </c:pt>
                      <c:pt idx="5970" formatCode="0.00E+00">
                        <c:v>300</c:v>
                      </c:pt>
                      <c:pt idx="5971" formatCode="0.00E+00">
                        <c:v>300</c:v>
                      </c:pt>
                      <c:pt idx="5972" formatCode="0.00E+00">
                        <c:v>300</c:v>
                      </c:pt>
                      <c:pt idx="5973" formatCode="0.00E+00">
                        <c:v>300</c:v>
                      </c:pt>
                      <c:pt idx="5974" formatCode="0.00E+00">
                        <c:v>300</c:v>
                      </c:pt>
                      <c:pt idx="5975" formatCode="0.00E+00">
                        <c:v>300</c:v>
                      </c:pt>
                      <c:pt idx="5976" formatCode="0.00E+00">
                        <c:v>300</c:v>
                      </c:pt>
                      <c:pt idx="5977" formatCode="0.00E+00">
                        <c:v>300</c:v>
                      </c:pt>
                      <c:pt idx="5978" formatCode="0.00E+00">
                        <c:v>300</c:v>
                      </c:pt>
                      <c:pt idx="5979" formatCode="0.00E+00">
                        <c:v>300</c:v>
                      </c:pt>
                      <c:pt idx="5980" formatCode="0.00E+00">
                        <c:v>300</c:v>
                      </c:pt>
                      <c:pt idx="5981" formatCode="0.00E+00">
                        <c:v>300</c:v>
                      </c:pt>
                      <c:pt idx="5982" formatCode="0.00E+00">
                        <c:v>300</c:v>
                      </c:pt>
                      <c:pt idx="5983" formatCode="0.00E+00">
                        <c:v>300</c:v>
                      </c:pt>
                      <c:pt idx="5984" formatCode="0.00E+00">
                        <c:v>300</c:v>
                      </c:pt>
                      <c:pt idx="5985" formatCode="0.00E+00">
                        <c:v>300</c:v>
                      </c:pt>
                      <c:pt idx="5986" formatCode="0.00E+00">
                        <c:v>300</c:v>
                      </c:pt>
                      <c:pt idx="5987" formatCode="0.00E+00">
                        <c:v>300</c:v>
                      </c:pt>
                      <c:pt idx="5988" formatCode="0.00E+00">
                        <c:v>300</c:v>
                      </c:pt>
                      <c:pt idx="5989" formatCode="0.00E+00">
                        <c:v>300</c:v>
                      </c:pt>
                      <c:pt idx="5990" formatCode="0.00E+00">
                        <c:v>300</c:v>
                      </c:pt>
                      <c:pt idx="5991" formatCode="0.00E+00">
                        <c:v>300</c:v>
                      </c:pt>
                      <c:pt idx="5992" formatCode="0.00E+00">
                        <c:v>300</c:v>
                      </c:pt>
                      <c:pt idx="5993" formatCode="0.00E+00">
                        <c:v>300</c:v>
                      </c:pt>
                      <c:pt idx="5994" formatCode="0.00E+00">
                        <c:v>300</c:v>
                      </c:pt>
                      <c:pt idx="5995" formatCode="0.00E+00">
                        <c:v>300</c:v>
                      </c:pt>
                      <c:pt idx="5996" formatCode="0.00E+00">
                        <c:v>300</c:v>
                      </c:pt>
                      <c:pt idx="5997" formatCode="0.00E+00">
                        <c:v>300</c:v>
                      </c:pt>
                      <c:pt idx="5998" formatCode="0.00E+00">
                        <c:v>300</c:v>
                      </c:pt>
                      <c:pt idx="5999" formatCode="0.00E+00">
                        <c:v>300</c:v>
                      </c:pt>
                      <c:pt idx="6000" formatCode="0.00E+00">
                        <c:v>300</c:v>
                      </c:pt>
                      <c:pt idx="6001" formatCode="0.00E+00">
                        <c:v>300</c:v>
                      </c:pt>
                      <c:pt idx="6002" formatCode="0.00E+00">
                        <c:v>300</c:v>
                      </c:pt>
                      <c:pt idx="6003" formatCode="0.00E+00">
                        <c:v>300</c:v>
                      </c:pt>
                      <c:pt idx="6004" formatCode="0.00E+00">
                        <c:v>300</c:v>
                      </c:pt>
                      <c:pt idx="6005" formatCode="0.00E+00">
                        <c:v>300</c:v>
                      </c:pt>
                      <c:pt idx="6006" formatCode="0.00E+00">
                        <c:v>300</c:v>
                      </c:pt>
                      <c:pt idx="6007" formatCode="0.00E+00">
                        <c:v>300</c:v>
                      </c:pt>
                      <c:pt idx="6008" formatCode="0.00E+00">
                        <c:v>300</c:v>
                      </c:pt>
                      <c:pt idx="6009" formatCode="0.00E+00">
                        <c:v>300</c:v>
                      </c:pt>
                      <c:pt idx="6010" formatCode="0.00E+00">
                        <c:v>300</c:v>
                      </c:pt>
                      <c:pt idx="6011" formatCode="0.00E+00">
                        <c:v>300</c:v>
                      </c:pt>
                      <c:pt idx="6012" formatCode="0.00E+00">
                        <c:v>300</c:v>
                      </c:pt>
                      <c:pt idx="6013" formatCode="0.00E+00">
                        <c:v>300</c:v>
                      </c:pt>
                      <c:pt idx="6014" formatCode="0.00E+00">
                        <c:v>300</c:v>
                      </c:pt>
                      <c:pt idx="6015" formatCode="0.00E+00">
                        <c:v>300</c:v>
                      </c:pt>
                      <c:pt idx="6016" formatCode="0.00E+00">
                        <c:v>300</c:v>
                      </c:pt>
                      <c:pt idx="6017" formatCode="0.00E+00">
                        <c:v>300</c:v>
                      </c:pt>
                      <c:pt idx="6018" formatCode="0.00E+00">
                        <c:v>300</c:v>
                      </c:pt>
                      <c:pt idx="6019" formatCode="0.00E+00">
                        <c:v>300</c:v>
                      </c:pt>
                      <c:pt idx="6020" formatCode="0.00E+00">
                        <c:v>300</c:v>
                      </c:pt>
                      <c:pt idx="6021" formatCode="0.00E+00">
                        <c:v>300</c:v>
                      </c:pt>
                      <c:pt idx="6022" formatCode="0.00E+00">
                        <c:v>300</c:v>
                      </c:pt>
                      <c:pt idx="6023" formatCode="0.00E+00">
                        <c:v>300</c:v>
                      </c:pt>
                      <c:pt idx="6024" formatCode="0.00E+00">
                        <c:v>300</c:v>
                      </c:pt>
                      <c:pt idx="6025" formatCode="0.00E+00">
                        <c:v>300</c:v>
                      </c:pt>
                      <c:pt idx="6026" formatCode="0.00E+00">
                        <c:v>300</c:v>
                      </c:pt>
                      <c:pt idx="6027" formatCode="0.00E+00">
                        <c:v>300</c:v>
                      </c:pt>
                      <c:pt idx="6028" formatCode="0.00E+00">
                        <c:v>300</c:v>
                      </c:pt>
                      <c:pt idx="6029" formatCode="0.00E+00">
                        <c:v>300</c:v>
                      </c:pt>
                      <c:pt idx="6030" formatCode="0.00E+00">
                        <c:v>300</c:v>
                      </c:pt>
                      <c:pt idx="6031" formatCode="0.00E+00">
                        <c:v>300</c:v>
                      </c:pt>
                      <c:pt idx="6032" formatCode="0.00E+00">
                        <c:v>300</c:v>
                      </c:pt>
                      <c:pt idx="6033" formatCode="0.00E+00">
                        <c:v>300</c:v>
                      </c:pt>
                      <c:pt idx="6034" formatCode="0.00E+00">
                        <c:v>300</c:v>
                      </c:pt>
                      <c:pt idx="6035" formatCode="0.00E+00">
                        <c:v>300</c:v>
                      </c:pt>
                      <c:pt idx="6036" formatCode="0.00E+00">
                        <c:v>300</c:v>
                      </c:pt>
                      <c:pt idx="6037" formatCode="0.00E+00">
                        <c:v>300</c:v>
                      </c:pt>
                      <c:pt idx="6038" formatCode="0.00E+00">
                        <c:v>300</c:v>
                      </c:pt>
                      <c:pt idx="6039" formatCode="0.00E+00">
                        <c:v>300</c:v>
                      </c:pt>
                      <c:pt idx="6040" formatCode="0.00E+00">
                        <c:v>300</c:v>
                      </c:pt>
                      <c:pt idx="6041" formatCode="0.00E+00">
                        <c:v>300</c:v>
                      </c:pt>
                      <c:pt idx="6042" formatCode="0.00E+00">
                        <c:v>300</c:v>
                      </c:pt>
                      <c:pt idx="6043" formatCode="0.00E+00">
                        <c:v>300</c:v>
                      </c:pt>
                      <c:pt idx="6044" formatCode="0.00E+00">
                        <c:v>300</c:v>
                      </c:pt>
                      <c:pt idx="6045" formatCode="0.00E+00">
                        <c:v>300</c:v>
                      </c:pt>
                      <c:pt idx="6046" formatCode="0.00E+00">
                        <c:v>300</c:v>
                      </c:pt>
                      <c:pt idx="6047" formatCode="0.00E+00">
                        <c:v>300</c:v>
                      </c:pt>
                      <c:pt idx="6048" formatCode="0.00E+00">
                        <c:v>300</c:v>
                      </c:pt>
                      <c:pt idx="6049" formatCode="0.00E+00">
                        <c:v>300</c:v>
                      </c:pt>
                      <c:pt idx="6050" formatCode="0.00E+00">
                        <c:v>300</c:v>
                      </c:pt>
                      <c:pt idx="6051" formatCode="0.00E+00">
                        <c:v>300</c:v>
                      </c:pt>
                      <c:pt idx="6052" formatCode="0.00E+00">
                        <c:v>300</c:v>
                      </c:pt>
                      <c:pt idx="6053" formatCode="0.00E+00">
                        <c:v>300</c:v>
                      </c:pt>
                      <c:pt idx="6054" formatCode="0.00E+00">
                        <c:v>300</c:v>
                      </c:pt>
                      <c:pt idx="6055" formatCode="0.00E+00">
                        <c:v>300</c:v>
                      </c:pt>
                      <c:pt idx="6056" formatCode="0.00E+00">
                        <c:v>300</c:v>
                      </c:pt>
                      <c:pt idx="6057" formatCode="0.00E+00">
                        <c:v>300</c:v>
                      </c:pt>
                      <c:pt idx="6058" formatCode="0.00E+00">
                        <c:v>300</c:v>
                      </c:pt>
                      <c:pt idx="6059" formatCode="0.00E+00">
                        <c:v>300</c:v>
                      </c:pt>
                      <c:pt idx="6060" formatCode="0.00E+00">
                        <c:v>300</c:v>
                      </c:pt>
                      <c:pt idx="6061" formatCode="0.00E+00">
                        <c:v>300</c:v>
                      </c:pt>
                      <c:pt idx="6062" formatCode="0.00E+00">
                        <c:v>300</c:v>
                      </c:pt>
                      <c:pt idx="6063" formatCode="0.00E+00">
                        <c:v>300</c:v>
                      </c:pt>
                      <c:pt idx="6064" formatCode="0.00E+00">
                        <c:v>300</c:v>
                      </c:pt>
                      <c:pt idx="6065" formatCode="0.00E+00">
                        <c:v>300</c:v>
                      </c:pt>
                      <c:pt idx="6066" formatCode="0.00E+00">
                        <c:v>300</c:v>
                      </c:pt>
                      <c:pt idx="6067" formatCode="0.00E+00">
                        <c:v>300</c:v>
                      </c:pt>
                      <c:pt idx="6068" formatCode="0.00E+00">
                        <c:v>300</c:v>
                      </c:pt>
                      <c:pt idx="6069" formatCode="0.00E+00">
                        <c:v>300</c:v>
                      </c:pt>
                      <c:pt idx="6070" formatCode="0.00E+00">
                        <c:v>300</c:v>
                      </c:pt>
                      <c:pt idx="6071" formatCode="0.00E+00">
                        <c:v>300</c:v>
                      </c:pt>
                      <c:pt idx="6072" formatCode="0.00E+00">
                        <c:v>300</c:v>
                      </c:pt>
                      <c:pt idx="6073" formatCode="0.00E+00">
                        <c:v>300</c:v>
                      </c:pt>
                      <c:pt idx="6074" formatCode="0.00E+00">
                        <c:v>300</c:v>
                      </c:pt>
                      <c:pt idx="6075" formatCode="0.00E+00">
                        <c:v>300</c:v>
                      </c:pt>
                      <c:pt idx="6076" formatCode="0.00E+00">
                        <c:v>300</c:v>
                      </c:pt>
                      <c:pt idx="6077" formatCode="0.00E+00">
                        <c:v>300</c:v>
                      </c:pt>
                      <c:pt idx="6078" formatCode="0.00E+00">
                        <c:v>300</c:v>
                      </c:pt>
                      <c:pt idx="6079" formatCode="0.00E+00">
                        <c:v>300</c:v>
                      </c:pt>
                      <c:pt idx="6080" formatCode="0.00E+00">
                        <c:v>300</c:v>
                      </c:pt>
                      <c:pt idx="6081" formatCode="0.00E+00">
                        <c:v>300</c:v>
                      </c:pt>
                      <c:pt idx="6082" formatCode="0.00E+00">
                        <c:v>300</c:v>
                      </c:pt>
                      <c:pt idx="6083" formatCode="0.00E+00">
                        <c:v>300</c:v>
                      </c:pt>
                      <c:pt idx="6084" formatCode="0.00E+00">
                        <c:v>300</c:v>
                      </c:pt>
                      <c:pt idx="6085" formatCode="0.00E+00">
                        <c:v>300</c:v>
                      </c:pt>
                      <c:pt idx="6086" formatCode="0.00E+00">
                        <c:v>300</c:v>
                      </c:pt>
                      <c:pt idx="6087" formatCode="0.00E+00">
                        <c:v>300</c:v>
                      </c:pt>
                      <c:pt idx="6088" formatCode="0.00E+00">
                        <c:v>300</c:v>
                      </c:pt>
                      <c:pt idx="6089" formatCode="0.00E+00">
                        <c:v>300</c:v>
                      </c:pt>
                      <c:pt idx="6090" formatCode="0.00E+00">
                        <c:v>300</c:v>
                      </c:pt>
                      <c:pt idx="6091" formatCode="0.00E+00">
                        <c:v>300</c:v>
                      </c:pt>
                      <c:pt idx="6092" formatCode="0.00E+00">
                        <c:v>300</c:v>
                      </c:pt>
                      <c:pt idx="6093" formatCode="0.00E+00">
                        <c:v>300</c:v>
                      </c:pt>
                      <c:pt idx="6094" formatCode="0.00E+00">
                        <c:v>300</c:v>
                      </c:pt>
                      <c:pt idx="6095" formatCode="0.00E+00">
                        <c:v>300</c:v>
                      </c:pt>
                      <c:pt idx="6096" formatCode="0.00E+00">
                        <c:v>300</c:v>
                      </c:pt>
                      <c:pt idx="6097" formatCode="0.00E+00">
                        <c:v>300</c:v>
                      </c:pt>
                      <c:pt idx="6098" formatCode="0.00E+00">
                        <c:v>300</c:v>
                      </c:pt>
                      <c:pt idx="6099" formatCode="0.00E+00">
                        <c:v>300</c:v>
                      </c:pt>
                      <c:pt idx="6100" formatCode="0.00E+00">
                        <c:v>300</c:v>
                      </c:pt>
                      <c:pt idx="6101" formatCode="0.00E+00">
                        <c:v>300</c:v>
                      </c:pt>
                      <c:pt idx="6102" formatCode="0.00E+00">
                        <c:v>300</c:v>
                      </c:pt>
                      <c:pt idx="6103" formatCode="0.00E+00">
                        <c:v>300</c:v>
                      </c:pt>
                      <c:pt idx="6104" formatCode="0.00E+00">
                        <c:v>300</c:v>
                      </c:pt>
                      <c:pt idx="6105" formatCode="0.00E+00">
                        <c:v>300</c:v>
                      </c:pt>
                      <c:pt idx="6106" formatCode="0.00E+00">
                        <c:v>300</c:v>
                      </c:pt>
                      <c:pt idx="6107" formatCode="0.00E+00">
                        <c:v>300</c:v>
                      </c:pt>
                      <c:pt idx="6108" formatCode="0.00E+00">
                        <c:v>300</c:v>
                      </c:pt>
                      <c:pt idx="6109" formatCode="0.00E+00">
                        <c:v>300</c:v>
                      </c:pt>
                      <c:pt idx="6110" formatCode="0.00E+00">
                        <c:v>300</c:v>
                      </c:pt>
                      <c:pt idx="6111" formatCode="0.00E+00">
                        <c:v>300</c:v>
                      </c:pt>
                      <c:pt idx="6112" formatCode="0.00E+00">
                        <c:v>300</c:v>
                      </c:pt>
                      <c:pt idx="6113" formatCode="0.00E+00">
                        <c:v>300</c:v>
                      </c:pt>
                      <c:pt idx="6114" formatCode="0.00E+00">
                        <c:v>300</c:v>
                      </c:pt>
                      <c:pt idx="6115" formatCode="0.00E+00">
                        <c:v>300</c:v>
                      </c:pt>
                      <c:pt idx="6116" formatCode="0.00E+00">
                        <c:v>300</c:v>
                      </c:pt>
                      <c:pt idx="6117" formatCode="0.00E+00">
                        <c:v>300</c:v>
                      </c:pt>
                      <c:pt idx="6118" formatCode="0.00E+00">
                        <c:v>300</c:v>
                      </c:pt>
                      <c:pt idx="6119" formatCode="0.00E+00">
                        <c:v>300</c:v>
                      </c:pt>
                      <c:pt idx="6120" formatCode="0.00E+00">
                        <c:v>300</c:v>
                      </c:pt>
                      <c:pt idx="6121" formatCode="0.00E+00">
                        <c:v>300</c:v>
                      </c:pt>
                      <c:pt idx="6122" formatCode="0.00E+00">
                        <c:v>300</c:v>
                      </c:pt>
                      <c:pt idx="6123" formatCode="0.00E+00">
                        <c:v>300</c:v>
                      </c:pt>
                      <c:pt idx="6124" formatCode="0.00E+00">
                        <c:v>300</c:v>
                      </c:pt>
                      <c:pt idx="6125" formatCode="0.00E+00">
                        <c:v>300</c:v>
                      </c:pt>
                      <c:pt idx="6126" formatCode="0.00E+00">
                        <c:v>300</c:v>
                      </c:pt>
                      <c:pt idx="6127" formatCode="0.00E+00">
                        <c:v>300</c:v>
                      </c:pt>
                      <c:pt idx="6128" formatCode="0.00E+00">
                        <c:v>300</c:v>
                      </c:pt>
                      <c:pt idx="6129" formatCode="0.00E+00">
                        <c:v>300</c:v>
                      </c:pt>
                      <c:pt idx="6130" formatCode="0.00E+00">
                        <c:v>300</c:v>
                      </c:pt>
                      <c:pt idx="6131" formatCode="0.00E+00">
                        <c:v>300</c:v>
                      </c:pt>
                      <c:pt idx="6132" formatCode="0.00E+00">
                        <c:v>300</c:v>
                      </c:pt>
                      <c:pt idx="6133" formatCode="0.00E+00">
                        <c:v>300</c:v>
                      </c:pt>
                      <c:pt idx="6134" formatCode="0.00E+00">
                        <c:v>300</c:v>
                      </c:pt>
                      <c:pt idx="6135" formatCode="0.00E+00">
                        <c:v>300</c:v>
                      </c:pt>
                      <c:pt idx="6136" formatCode="0.00E+00">
                        <c:v>300</c:v>
                      </c:pt>
                      <c:pt idx="6137" formatCode="0.00E+00">
                        <c:v>300</c:v>
                      </c:pt>
                      <c:pt idx="6138" formatCode="0.00E+00">
                        <c:v>300</c:v>
                      </c:pt>
                      <c:pt idx="6139" formatCode="0.00E+00">
                        <c:v>300</c:v>
                      </c:pt>
                      <c:pt idx="6140" formatCode="0.00E+00">
                        <c:v>300</c:v>
                      </c:pt>
                      <c:pt idx="6141" formatCode="0.00E+00">
                        <c:v>300</c:v>
                      </c:pt>
                      <c:pt idx="6142" formatCode="0.00E+00">
                        <c:v>300</c:v>
                      </c:pt>
                      <c:pt idx="6143" formatCode="0.00E+00">
                        <c:v>300</c:v>
                      </c:pt>
                      <c:pt idx="6144" formatCode="0.00E+00">
                        <c:v>300</c:v>
                      </c:pt>
                      <c:pt idx="6145" formatCode="0.00E+00">
                        <c:v>300</c:v>
                      </c:pt>
                      <c:pt idx="6146" formatCode="0.00E+00">
                        <c:v>300</c:v>
                      </c:pt>
                      <c:pt idx="6147" formatCode="0.00E+00">
                        <c:v>300</c:v>
                      </c:pt>
                      <c:pt idx="6148" formatCode="0.00E+00">
                        <c:v>300</c:v>
                      </c:pt>
                      <c:pt idx="6149" formatCode="0.00E+00">
                        <c:v>300</c:v>
                      </c:pt>
                      <c:pt idx="6150" formatCode="0.00E+00">
                        <c:v>300</c:v>
                      </c:pt>
                      <c:pt idx="6151" formatCode="0.00E+00">
                        <c:v>300</c:v>
                      </c:pt>
                      <c:pt idx="6152" formatCode="0.00E+00">
                        <c:v>300</c:v>
                      </c:pt>
                      <c:pt idx="6153" formatCode="0.00E+00">
                        <c:v>300</c:v>
                      </c:pt>
                      <c:pt idx="6154" formatCode="0.00E+00">
                        <c:v>300</c:v>
                      </c:pt>
                      <c:pt idx="6155" formatCode="0.00E+00">
                        <c:v>300</c:v>
                      </c:pt>
                      <c:pt idx="6156" formatCode="0.00E+00">
                        <c:v>300</c:v>
                      </c:pt>
                      <c:pt idx="6157" formatCode="0.00E+00">
                        <c:v>300</c:v>
                      </c:pt>
                      <c:pt idx="6158" formatCode="0.00E+00">
                        <c:v>300</c:v>
                      </c:pt>
                      <c:pt idx="6159" formatCode="0.00E+00">
                        <c:v>300</c:v>
                      </c:pt>
                      <c:pt idx="6160" formatCode="0.00E+00">
                        <c:v>300</c:v>
                      </c:pt>
                      <c:pt idx="6161" formatCode="0.00E+00">
                        <c:v>300</c:v>
                      </c:pt>
                      <c:pt idx="6162" formatCode="0.00E+00">
                        <c:v>300</c:v>
                      </c:pt>
                      <c:pt idx="6163" formatCode="0.00E+00">
                        <c:v>300</c:v>
                      </c:pt>
                      <c:pt idx="6164" formatCode="0.00E+00">
                        <c:v>300</c:v>
                      </c:pt>
                      <c:pt idx="6165" formatCode="0.00E+00">
                        <c:v>300</c:v>
                      </c:pt>
                      <c:pt idx="6166" formatCode="0.00E+00">
                        <c:v>300</c:v>
                      </c:pt>
                      <c:pt idx="6167" formatCode="0.00E+00">
                        <c:v>300</c:v>
                      </c:pt>
                      <c:pt idx="6168" formatCode="0.00E+00">
                        <c:v>300</c:v>
                      </c:pt>
                      <c:pt idx="6169" formatCode="0.00E+00">
                        <c:v>300</c:v>
                      </c:pt>
                      <c:pt idx="6170" formatCode="0.00E+00">
                        <c:v>300</c:v>
                      </c:pt>
                      <c:pt idx="6171" formatCode="0.00E+00">
                        <c:v>300</c:v>
                      </c:pt>
                      <c:pt idx="6172" formatCode="0.00E+00">
                        <c:v>300</c:v>
                      </c:pt>
                      <c:pt idx="6173" formatCode="0.00E+00">
                        <c:v>300</c:v>
                      </c:pt>
                      <c:pt idx="6174" formatCode="0.00E+00">
                        <c:v>300</c:v>
                      </c:pt>
                      <c:pt idx="6175" formatCode="0.00E+00">
                        <c:v>300</c:v>
                      </c:pt>
                      <c:pt idx="6176" formatCode="0.00E+00">
                        <c:v>300</c:v>
                      </c:pt>
                      <c:pt idx="6177" formatCode="0.00E+00">
                        <c:v>300</c:v>
                      </c:pt>
                      <c:pt idx="6178" formatCode="0.00E+00">
                        <c:v>300</c:v>
                      </c:pt>
                      <c:pt idx="6179" formatCode="0.00E+00">
                        <c:v>300</c:v>
                      </c:pt>
                      <c:pt idx="6180" formatCode="0.00E+00">
                        <c:v>300</c:v>
                      </c:pt>
                      <c:pt idx="6181" formatCode="0.00E+00">
                        <c:v>300</c:v>
                      </c:pt>
                      <c:pt idx="6182" formatCode="0.00E+00">
                        <c:v>300</c:v>
                      </c:pt>
                      <c:pt idx="6183" formatCode="0.00E+00">
                        <c:v>300</c:v>
                      </c:pt>
                      <c:pt idx="6184" formatCode="0.00E+00">
                        <c:v>300</c:v>
                      </c:pt>
                      <c:pt idx="6185" formatCode="0.00E+00">
                        <c:v>300</c:v>
                      </c:pt>
                      <c:pt idx="6186" formatCode="0.00E+00">
                        <c:v>300</c:v>
                      </c:pt>
                      <c:pt idx="6187" formatCode="0.00E+00">
                        <c:v>300</c:v>
                      </c:pt>
                      <c:pt idx="6188" formatCode="0.00E+00">
                        <c:v>300</c:v>
                      </c:pt>
                      <c:pt idx="6189" formatCode="0.00E+00">
                        <c:v>300</c:v>
                      </c:pt>
                      <c:pt idx="6190" formatCode="0.00E+00">
                        <c:v>300</c:v>
                      </c:pt>
                      <c:pt idx="6191" formatCode="0.00E+00">
                        <c:v>300</c:v>
                      </c:pt>
                      <c:pt idx="6192" formatCode="0.00E+00">
                        <c:v>300</c:v>
                      </c:pt>
                      <c:pt idx="6193" formatCode="0.00E+00">
                        <c:v>300</c:v>
                      </c:pt>
                      <c:pt idx="6194" formatCode="0.00E+00">
                        <c:v>300</c:v>
                      </c:pt>
                      <c:pt idx="6195" formatCode="0.00E+00">
                        <c:v>300</c:v>
                      </c:pt>
                      <c:pt idx="6196" formatCode="0.00E+00">
                        <c:v>300</c:v>
                      </c:pt>
                      <c:pt idx="6197" formatCode="0.00E+00">
                        <c:v>300</c:v>
                      </c:pt>
                      <c:pt idx="6198" formatCode="0.00E+00">
                        <c:v>300</c:v>
                      </c:pt>
                      <c:pt idx="6199" formatCode="0.00E+00">
                        <c:v>300</c:v>
                      </c:pt>
                      <c:pt idx="6200" formatCode="0.00E+00">
                        <c:v>300</c:v>
                      </c:pt>
                      <c:pt idx="6201" formatCode="0.00E+00">
                        <c:v>300</c:v>
                      </c:pt>
                      <c:pt idx="6202" formatCode="0.00E+00">
                        <c:v>300</c:v>
                      </c:pt>
                      <c:pt idx="6203" formatCode="0.00E+00">
                        <c:v>300</c:v>
                      </c:pt>
                      <c:pt idx="6204" formatCode="0.00E+00">
                        <c:v>300</c:v>
                      </c:pt>
                      <c:pt idx="6205" formatCode="0.00E+00">
                        <c:v>300</c:v>
                      </c:pt>
                      <c:pt idx="6206" formatCode="0.00E+00">
                        <c:v>300</c:v>
                      </c:pt>
                      <c:pt idx="6207" formatCode="0.00E+00">
                        <c:v>300</c:v>
                      </c:pt>
                      <c:pt idx="6208" formatCode="0.00E+00">
                        <c:v>300</c:v>
                      </c:pt>
                      <c:pt idx="6209" formatCode="0.00E+00">
                        <c:v>300</c:v>
                      </c:pt>
                      <c:pt idx="6210" formatCode="0.00E+00">
                        <c:v>300</c:v>
                      </c:pt>
                      <c:pt idx="6211" formatCode="0.00E+00">
                        <c:v>300</c:v>
                      </c:pt>
                      <c:pt idx="6212" formatCode="0.00E+00">
                        <c:v>300</c:v>
                      </c:pt>
                      <c:pt idx="6213" formatCode="0.00E+00">
                        <c:v>300</c:v>
                      </c:pt>
                      <c:pt idx="6214" formatCode="0.00E+00">
                        <c:v>300</c:v>
                      </c:pt>
                      <c:pt idx="6215" formatCode="0.00E+00">
                        <c:v>300</c:v>
                      </c:pt>
                      <c:pt idx="6216" formatCode="0.00E+00">
                        <c:v>300</c:v>
                      </c:pt>
                      <c:pt idx="6217" formatCode="0.00E+00">
                        <c:v>300</c:v>
                      </c:pt>
                      <c:pt idx="6218" formatCode="0.00E+00">
                        <c:v>300</c:v>
                      </c:pt>
                      <c:pt idx="6219" formatCode="0.00E+00">
                        <c:v>300</c:v>
                      </c:pt>
                      <c:pt idx="6220" formatCode="0.00E+00">
                        <c:v>300</c:v>
                      </c:pt>
                      <c:pt idx="6221" formatCode="0.00E+00">
                        <c:v>300</c:v>
                      </c:pt>
                      <c:pt idx="6222" formatCode="0.00E+00">
                        <c:v>300</c:v>
                      </c:pt>
                      <c:pt idx="6223" formatCode="0.00E+00">
                        <c:v>300</c:v>
                      </c:pt>
                      <c:pt idx="6224" formatCode="0.00E+00">
                        <c:v>300</c:v>
                      </c:pt>
                      <c:pt idx="6225" formatCode="0.00E+00">
                        <c:v>300</c:v>
                      </c:pt>
                      <c:pt idx="6226" formatCode="0.00E+00">
                        <c:v>300</c:v>
                      </c:pt>
                      <c:pt idx="6227" formatCode="0.00E+00">
                        <c:v>300</c:v>
                      </c:pt>
                      <c:pt idx="6228" formatCode="0.00E+00">
                        <c:v>300</c:v>
                      </c:pt>
                      <c:pt idx="6229" formatCode="0.00E+00">
                        <c:v>300</c:v>
                      </c:pt>
                      <c:pt idx="6230" formatCode="0.00E+00">
                        <c:v>300</c:v>
                      </c:pt>
                      <c:pt idx="6231" formatCode="0.00E+00">
                        <c:v>300</c:v>
                      </c:pt>
                      <c:pt idx="6232" formatCode="0.00E+00">
                        <c:v>300</c:v>
                      </c:pt>
                      <c:pt idx="6233" formatCode="0.00E+00">
                        <c:v>300</c:v>
                      </c:pt>
                      <c:pt idx="6234" formatCode="0.00E+00">
                        <c:v>300</c:v>
                      </c:pt>
                      <c:pt idx="6235" formatCode="0.00E+00">
                        <c:v>300</c:v>
                      </c:pt>
                      <c:pt idx="6236" formatCode="0.00E+00">
                        <c:v>300</c:v>
                      </c:pt>
                      <c:pt idx="6237" formatCode="0.00E+00">
                        <c:v>300</c:v>
                      </c:pt>
                      <c:pt idx="6238" formatCode="0.00E+00">
                        <c:v>300</c:v>
                      </c:pt>
                      <c:pt idx="6239" formatCode="0.00E+00">
                        <c:v>300</c:v>
                      </c:pt>
                      <c:pt idx="6240" formatCode="0.00E+00">
                        <c:v>300</c:v>
                      </c:pt>
                      <c:pt idx="6241" formatCode="0.00E+00">
                        <c:v>300</c:v>
                      </c:pt>
                      <c:pt idx="6242" formatCode="0.00E+00">
                        <c:v>300</c:v>
                      </c:pt>
                      <c:pt idx="6243" formatCode="0.00E+00">
                        <c:v>300</c:v>
                      </c:pt>
                      <c:pt idx="6244" formatCode="0.00E+00">
                        <c:v>300</c:v>
                      </c:pt>
                      <c:pt idx="6245" formatCode="0.00E+00">
                        <c:v>300</c:v>
                      </c:pt>
                      <c:pt idx="6246" formatCode="0.00E+00">
                        <c:v>300</c:v>
                      </c:pt>
                      <c:pt idx="6247" formatCode="0.00E+00">
                        <c:v>300</c:v>
                      </c:pt>
                      <c:pt idx="6248" formatCode="0.00E+00">
                        <c:v>300</c:v>
                      </c:pt>
                      <c:pt idx="6249" formatCode="0.00E+00">
                        <c:v>300</c:v>
                      </c:pt>
                      <c:pt idx="6250" formatCode="0.00E+00">
                        <c:v>300</c:v>
                      </c:pt>
                      <c:pt idx="6251" formatCode="0.00E+00">
                        <c:v>300</c:v>
                      </c:pt>
                      <c:pt idx="6252" formatCode="0.00E+00">
                        <c:v>300</c:v>
                      </c:pt>
                      <c:pt idx="6253" formatCode="0.00E+00">
                        <c:v>300</c:v>
                      </c:pt>
                      <c:pt idx="6254" formatCode="0.00E+00">
                        <c:v>300</c:v>
                      </c:pt>
                      <c:pt idx="6255" formatCode="0.00E+00">
                        <c:v>300</c:v>
                      </c:pt>
                      <c:pt idx="6256" formatCode="0.00E+00">
                        <c:v>300</c:v>
                      </c:pt>
                      <c:pt idx="6257" formatCode="0.00E+00">
                        <c:v>300</c:v>
                      </c:pt>
                      <c:pt idx="6258" formatCode="0.00E+00">
                        <c:v>300</c:v>
                      </c:pt>
                      <c:pt idx="6259" formatCode="0.00E+00">
                        <c:v>300</c:v>
                      </c:pt>
                      <c:pt idx="6260" formatCode="0.00E+00">
                        <c:v>300</c:v>
                      </c:pt>
                      <c:pt idx="6261" formatCode="0.00E+00">
                        <c:v>300</c:v>
                      </c:pt>
                      <c:pt idx="6262" formatCode="0.00E+00">
                        <c:v>300</c:v>
                      </c:pt>
                      <c:pt idx="6263" formatCode="0.00E+00">
                        <c:v>300</c:v>
                      </c:pt>
                      <c:pt idx="6264" formatCode="0.00E+00">
                        <c:v>300</c:v>
                      </c:pt>
                      <c:pt idx="6265" formatCode="0.00E+00">
                        <c:v>300</c:v>
                      </c:pt>
                      <c:pt idx="6266" formatCode="0.00E+00">
                        <c:v>300</c:v>
                      </c:pt>
                      <c:pt idx="6267" formatCode="0.00E+00">
                        <c:v>300</c:v>
                      </c:pt>
                      <c:pt idx="6268" formatCode="0.00E+00">
                        <c:v>300</c:v>
                      </c:pt>
                      <c:pt idx="6269" formatCode="0.00E+00">
                        <c:v>300</c:v>
                      </c:pt>
                      <c:pt idx="6270" formatCode="0.00E+00">
                        <c:v>300</c:v>
                      </c:pt>
                      <c:pt idx="6271" formatCode="0.00E+00">
                        <c:v>300</c:v>
                      </c:pt>
                      <c:pt idx="6272" formatCode="0.00E+00">
                        <c:v>300</c:v>
                      </c:pt>
                      <c:pt idx="6273" formatCode="0.00E+00">
                        <c:v>300</c:v>
                      </c:pt>
                      <c:pt idx="6274" formatCode="0.00E+00">
                        <c:v>300</c:v>
                      </c:pt>
                      <c:pt idx="6275" formatCode="0.00E+00">
                        <c:v>300</c:v>
                      </c:pt>
                      <c:pt idx="6276" formatCode="0.00E+00">
                        <c:v>300</c:v>
                      </c:pt>
                      <c:pt idx="6277" formatCode="0.00E+00">
                        <c:v>300</c:v>
                      </c:pt>
                      <c:pt idx="6278" formatCode="0.00E+00">
                        <c:v>300</c:v>
                      </c:pt>
                      <c:pt idx="6279" formatCode="0.00E+00">
                        <c:v>300</c:v>
                      </c:pt>
                      <c:pt idx="6280" formatCode="0.00E+00">
                        <c:v>300</c:v>
                      </c:pt>
                      <c:pt idx="6281" formatCode="0.00E+00">
                        <c:v>300</c:v>
                      </c:pt>
                      <c:pt idx="6282" formatCode="0.00E+00">
                        <c:v>300</c:v>
                      </c:pt>
                      <c:pt idx="6283" formatCode="0.00E+00">
                        <c:v>300</c:v>
                      </c:pt>
                      <c:pt idx="6284" formatCode="0.00E+00">
                        <c:v>300</c:v>
                      </c:pt>
                      <c:pt idx="6285" formatCode="0.00E+00">
                        <c:v>300</c:v>
                      </c:pt>
                      <c:pt idx="6286" formatCode="0.00E+00">
                        <c:v>300</c:v>
                      </c:pt>
                      <c:pt idx="6287" formatCode="0.00E+00">
                        <c:v>300</c:v>
                      </c:pt>
                      <c:pt idx="6288" formatCode="0.00E+00">
                        <c:v>300</c:v>
                      </c:pt>
                      <c:pt idx="6289" formatCode="0.00E+00">
                        <c:v>300</c:v>
                      </c:pt>
                      <c:pt idx="6290" formatCode="0.00E+00">
                        <c:v>300</c:v>
                      </c:pt>
                      <c:pt idx="6291" formatCode="0.00E+00">
                        <c:v>300</c:v>
                      </c:pt>
                      <c:pt idx="6292" formatCode="0.00E+00">
                        <c:v>300</c:v>
                      </c:pt>
                      <c:pt idx="6293" formatCode="0.00E+00">
                        <c:v>300</c:v>
                      </c:pt>
                      <c:pt idx="6294" formatCode="0.00E+00">
                        <c:v>300</c:v>
                      </c:pt>
                      <c:pt idx="6295" formatCode="0.00E+00">
                        <c:v>300</c:v>
                      </c:pt>
                      <c:pt idx="6296" formatCode="0.00E+00">
                        <c:v>300</c:v>
                      </c:pt>
                      <c:pt idx="6297" formatCode="0.00E+00">
                        <c:v>300</c:v>
                      </c:pt>
                      <c:pt idx="6298" formatCode="0.00E+00">
                        <c:v>300</c:v>
                      </c:pt>
                      <c:pt idx="6299" formatCode="0.00E+00">
                        <c:v>300</c:v>
                      </c:pt>
                      <c:pt idx="6300" formatCode="0.00E+00">
                        <c:v>300</c:v>
                      </c:pt>
                      <c:pt idx="6301" formatCode="0.00E+00">
                        <c:v>300</c:v>
                      </c:pt>
                      <c:pt idx="6302" formatCode="0.00E+00">
                        <c:v>300</c:v>
                      </c:pt>
                      <c:pt idx="6303" formatCode="0.00E+00">
                        <c:v>300</c:v>
                      </c:pt>
                      <c:pt idx="6304" formatCode="0.00E+00">
                        <c:v>300</c:v>
                      </c:pt>
                      <c:pt idx="6305" formatCode="0.00E+00">
                        <c:v>300</c:v>
                      </c:pt>
                      <c:pt idx="6306" formatCode="0.00E+00">
                        <c:v>300</c:v>
                      </c:pt>
                      <c:pt idx="6307" formatCode="0.00E+00">
                        <c:v>300</c:v>
                      </c:pt>
                      <c:pt idx="6308" formatCode="0.00E+00">
                        <c:v>300</c:v>
                      </c:pt>
                      <c:pt idx="6309" formatCode="0.00E+00">
                        <c:v>300</c:v>
                      </c:pt>
                      <c:pt idx="6310" formatCode="0.00E+00">
                        <c:v>300</c:v>
                      </c:pt>
                      <c:pt idx="6311" formatCode="0.00E+00">
                        <c:v>300</c:v>
                      </c:pt>
                      <c:pt idx="6312" formatCode="0.00E+00">
                        <c:v>300</c:v>
                      </c:pt>
                      <c:pt idx="6313" formatCode="0.00E+00">
                        <c:v>300</c:v>
                      </c:pt>
                      <c:pt idx="6314" formatCode="0.00E+00">
                        <c:v>300</c:v>
                      </c:pt>
                      <c:pt idx="6315" formatCode="0.00E+00">
                        <c:v>300</c:v>
                      </c:pt>
                      <c:pt idx="6316" formatCode="0.00E+00">
                        <c:v>300</c:v>
                      </c:pt>
                      <c:pt idx="6317" formatCode="0.00E+00">
                        <c:v>300</c:v>
                      </c:pt>
                      <c:pt idx="6318" formatCode="0.00E+00">
                        <c:v>300</c:v>
                      </c:pt>
                      <c:pt idx="6319" formatCode="0.00E+00">
                        <c:v>300</c:v>
                      </c:pt>
                      <c:pt idx="6320" formatCode="0.00E+00">
                        <c:v>300</c:v>
                      </c:pt>
                      <c:pt idx="6321" formatCode="0.00E+00">
                        <c:v>300</c:v>
                      </c:pt>
                      <c:pt idx="6322" formatCode="0.00E+00">
                        <c:v>300</c:v>
                      </c:pt>
                      <c:pt idx="6323" formatCode="0.00E+00">
                        <c:v>300</c:v>
                      </c:pt>
                      <c:pt idx="6324" formatCode="0.00E+00">
                        <c:v>300</c:v>
                      </c:pt>
                      <c:pt idx="6325" formatCode="0.00E+00">
                        <c:v>300</c:v>
                      </c:pt>
                      <c:pt idx="6326" formatCode="0.00E+00">
                        <c:v>300</c:v>
                      </c:pt>
                      <c:pt idx="6327" formatCode="0.00E+00">
                        <c:v>300</c:v>
                      </c:pt>
                      <c:pt idx="6328" formatCode="0.00E+00">
                        <c:v>300</c:v>
                      </c:pt>
                      <c:pt idx="6329" formatCode="0.00E+00">
                        <c:v>300</c:v>
                      </c:pt>
                      <c:pt idx="6330" formatCode="0.00E+00">
                        <c:v>300</c:v>
                      </c:pt>
                      <c:pt idx="6331" formatCode="0.00E+00">
                        <c:v>300</c:v>
                      </c:pt>
                      <c:pt idx="6332" formatCode="0.00E+00">
                        <c:v>300</c:v>
                      </c:pt>
                      <c:pt idx="6333" formatCode="0.00E+00">
                        <c:v>300</c:v>
                      </c:pt>
                      <c:pt idx="6334" formatCode="0.00E+00">
                        <c:v>300</c:v>
                      </c:pt>
                      <c:pt idx="6335" formatCode="0.00E+00">
                        <c:v>300</c:v>
                      </c:pt>
                      <c:pt idx="6336" formatCode="0.00E+00">
                        <c:v>300</c:v>
                      </c:pt>
                      <c:pt idx="6337" formatCode="0.00E+00">
                        <c:v>300</c:v>
                      </c:pt>
                      <c:pt idx="6338" formatCode="0.00E+00">
                        <c:v>300</c:v>
                      </c:pt>
                      <c:pt idx="6339" formatCode="0.00E+00">
                        <c:v>300</c:v>
                      </c:pt>
                      <c:pt idx="6340" formatCode="0.00E+00">
                        <c:v>300</c:v>
                      </c:pt>
                      <c:pt idx="6341" formatCode="0.00E+00">
                        <c:v>300</c:v>
                      </c:pt>
                      <c:pt idx="6342" formatCode="0.00E+00">
                        <c:v>300</c:v>
                      </c:pt>
                      <c:pt idx="6343" formatCode="0.00E+00">
                        <c:v>300</c:v>
                      </c:pt>
                      <c:pt idx="6344" formatCode="0.00E+00">
                        <c:v>300</c:v>
                      </c:pt>
                      <c:pt idx="6345" formatCode="0.00E+00">
                        <c:v>300</c:v>
                      </c:pt>
                      <c:pt idx="6346" formatCode="0.00E+00">
                        <c:v>300</c:v>
                      </c:pt>
                      <c:pt idx="6347" formatCode="0.00E+00">
                        <c:v>300</c:v>
                      </c:pt>
                      <c:pt idx="6348" formatCode="0.00E+00">
                        <c:v>300</c:v>
                      </c:pt>
                      <c:pt idx="6349" formatCode="0.00E+00">
                        <c:v>300</c:v>
                      </c:pt>
                      <c:pt idx="6350" formatCode="0.00E+00">
                        <c:v>300</c:v>
                      </c:pt>
                      <c:pt idx="6351" formatCode="0.00E+00">
                        <c:v>300</c:v>
                      </c:pt>
                      <c:pt idx="6352" formatCode="0.00E+00">
                        <c:v>300</c:v>
                      </c:pt>
                      <c:pt idx="6353" formatCode="0.00E+00">
                        <c:v>300</c:v>
                      </c:pt>
                      <c:pt idx="6354" formatCode="0.00E+00">
                        <c:v>300</c:v>
                      </c:pt>
                      <c:pt idx="6355" formatCode="0.00E+00">
                        <c:v>300</c:v>
                      </c:pt>
                      <c:pt idx="6356" formatCode="0.00E+00">
                        <c:v>300</c:v>
                      </c:pt>
                      <c:pt idx="6357" formatCode="0.00E+00">
                        <c:v>300</c:v>
                      </c:pt>
                      <c:pt idx="6358" formatCode="0.00E+00">
                        <c:v>300</c:v>
                      </c:pt>
                      <c:pt idx="6359" formatCode="0.00E+00">
                        <c:v>300</c:v>
                      </c:pt>
                      <c:pt idx="6360" formatCode="0.00E+00">
                        <c:v>300</c:v>
                      </c:pt>
                      <c:pt idx="6361" formatCode="0.00E+00">
                        <c:v>300</c:v>
                      </c:pt>
                      <c:pt idx="6362" formatCode="0.00E+00">
                        <c:v>300</c:v>
                      </c:pt>
                      <c:pt idx="6363" formatCode="0.00E+00">
                        <c:v>300</c:v>
                      </c:pt>
                      <c:pt idx="6364" formatCode="0.00E+00">
                        <c:v>300</c:v>
                      </c:pt>
                      <c:pt idx="6365" formatCode="0.00E+00">
                        <c:v>300</c:v>
                      </c:pt>
                      <c:pt idx="6366" formatCode="0.00E+00">
                        <c:v>300</c:v>
                      </c:pt>
                      <c:pt idx="6367" formatCode="0.00E+00">
                        <c:v>300</c:v>
                      </c:pt>
                      <c:pt idx="6368" formatCode="0.00E+00">
                        <c:v>300</c:v>
                      </c:pt>
                      <c:pt idx="6369" formatCode="0.00E+00">
                        <c:v>300</c:v>
                      </c:pt>
                      <c:pt idx="6370" formatCode="0.00E+00">
                        <c:v>300</c:v>
                      </c:pt>
                      <c:pt idx="6371" formatCode="0.00E+00">
                        <c:v>300</c:v>
                      </c:pt>
                      <c:pt idx="6372" formatCode="0.00E+00">
                        <c:v>300</c:v>
                      </c:pt>
                      <c:pt idx="6373" formatCode="0.00E+00">
                        <c:v>300</c:v>
                      </c:pt>
                      <c:pt idx="6374" formatCode="0.00E+00">
                        <c:v>300</c:v>
                      </c:pt>
                      <c:pt idx="6375" formatCode="0.00E+00">
                        <c:v>300</c:v>
                      </c:pt>
                      <c:pt idx="6376" formatCode="0.00E+00">
                        <c:v>300</c:v>
                      </c:pt>
                      <c:pt idx="6377" formatCode="0.00E+00">
                        <c:v>300</c:v>
                      </c:pt>
                      <c:pt idx="6378" formatCode="0.00E+00">
                        <c:v>300</c:v>
                      </c:pt>
                      <c:pt idx="6379" formatCode="0.00E+00">
                        <c:v>300</c:v>
                      </c:pt>
                      <c:pt idx="6380" formatCode="0.00E+00">
                        <c:v>300</c:v>
                      </c:pt>
                      <c:pt idx="6381" formatCode="0.00E+00">
                        <c:v>300</c:v>
                      </c:pt>
                      <c:pt idx="6382" formatCode="0.00E+00">
                        <c:v>300</c:v>
                      </c:pt>
                      <c:pt idx="6383" formatCode="0.00E+00">
                        <c:v>300</c:v>
                      </c:pt>
                      <c:pt idx="6384" formatCode="0.00E+00">
                        <c:v>300</c:v>
                      </c:pt>
                      <c:pt idx="6385" formatCode="0.00E+00">
                        <c:v>300</c:v>
                      </c:pt>
                      <c:pt idx="6386" formatCode="0.00E+00">
                        <c:v>300</c:v>
                      </c:pt>
                      <c:pt idx="6387" formatCode="0.00E+00">
                        <c:v>300</c:v>
                      </c:pt>
                      <c:pt idx="6388" formatCode="0.00E+00">
                        <c:v>300</c:v>
                      </c:pt>
                      <c:pt idx="6389" formatCode="0.00E+00">
                        <c:v>300</c:v>
                      </c:pt>
                      <c:pt idx="6390" formatCode="0.00E+00">
                        <c:v>300</c:v>
                      </c:pt>
                      <c:pt idx="6391" formatCode="0.00E+00">
                        <c:v>300</c:v>
                      </c:pt>
                      <c:pt idx="6392" formatCode="0.00E+00">
                        <c:v>300</c:v>
                      </c:pt>
                      <c:pt idx="6393" formatCode="0.00E+00">
                        <c:v>300</c:v>
                      </c:pt>
                      <c:pt idx="6394" formatCode="0.00E+00">
                        <c:v>300</c:v>
                      </c:pt>
                      <c:pt idx="6395" formatCode="0.00E+00">
                        <c:v>300</c:v>
                      </c:pt>
                      <c:pt idx="6396" formatCode="0.00E+00">
                        <c:v>300</c:v>
                      </c:pt>
                      <c:pt idx="6397" formatCode="0.00E+00">
                        <c:v>300</c:v>
                      </c:pt>
                      <c:pt idx="6398" formatCode="0.00E+00">
                        <c:v>300</c:v>
                      </c:pt>
                      <c:pt idx="6399" formatCode="0.00E+00">
                        <c:v>300</c:v>
                      </c:pt>
                      <c:pt idx="6400" formatCode="0.00E+00">
                        <c:v>300</c:v>
                      </c:pt>
                      <c:pt idx="6401" formatCode="0.00E+00">
                        <c:v>300</c:v>
                      </c:pt>
                      <c:pt idx="6402" formatCode="0.00E+00">
                        <c:v>300</c:v>
                      </c:pt>
                      <c:pt idx="6403" formatCode="0.00E+00">
                        <c:v>300</c:v>
                      </c:pt>
                      <c:pt idx="6404" formatCode="0.00E+00">
                        <c:v>300</c:v>
                      </c:pt>
                      <c:pt idx="6405" formatCode="0.00E+00">
                        <c:v>300</c:v>
                      </c:pt>
                      <c:pt idx="6406" formatCode="0.00E+00">
                        <c:v>300</c:v>
                      </c:pt>
                      <c:pt idx="6407" formatCode="0.00E+00">
                        <c:v>300</c:v>
                      </c:pt>
                      <c:pt idx="6408" formatCode="0.00E+00">
                        <c:v>300</c:v>
                      </c:pt>
                      <c:pt idx="6409" formatCode="0.00E+00">
                        <c:v>300</c:v>
                      </c:pt>
                      <c:pt idx="6410" formatCode="0.00E+00">
                        <c:v>300</c:v>
                      </c:pt>
                      <c:pt idx="6411" formatCode="0.00E+00">
                        <c:v>300</c:v>
                      </c:pt>
                      <c:pt idx="6412" formatCode="0.00E+00">
                        <c:v>300</c:v>
                      </c:pt>
                      <c:pt idx="6413" formatCode="0.00E+00">
                        <c:v>300</c:v>
                      </c:pt>
                      <c:pt idx="6414" formatCode="0.00E+00">
                        <c:v>300</c:v>
                      </c:pt>
                      <c:pt idx="6415" formatCode="0.00E+00">
                        <c:v>300</c:v>
                      </c:pt>
                      <c:pt idx="6416" formatCode="0.00E+00">
                        <c:v>300</c:v>
                      </c:pt>
                      <c:pt idx="6417" formatCode="0.00E+00">
                        <c:v>300</c:v>
                      </c:pt>
                      <c:pt idx="6418" formatCode="0.00E+00">
                        <c:v>300</c:v>
                      </c:pt>
                      <c:pt idx="6419" formatCode="0.00E+00">
                        <c:v>300</c:v>
                      </c:pt>
                      <c:pt idx="6420" formatCode="0.00E+00">
                        <c:v>300</c:v>
                      </c:pt>
                      <c:pt idx="6421" formatCode="0.00E+00">
                        <c:v>300</c:v>
                      </c:pt>
                      <c:pt idx="6422" formatCode="0.00E+00">
                        <c:v>300</c:v>
                      </c:pt>
                      <c:pt idx="6423" formatCode="0.00E+00">
                        <c:v>300</c:v>
                      </c:pt>
                      <c:pt idx="6424" formatCode="0.00E+00">
                        <c:v>300</c:v>
                      </c:pt>
                      <c:pt idx="6425" formatCode="0.00E+00">
                        <c:v>300</c:v>
                      </c:pt>
                      <c:pt idx="6426" formatCode="0.00E+00">
                        <c:v>300</c:v>
                      </c:pt>
                      <c:pt idx="6427" formatCode="0.00E+00">
                        <c:v>300</c:v>
                      </c:pt>
                      <c:pt idx="6428" formatCode="0.00E+00">
                        <c:v>300</c:v>
                      </c:pt>
                      <c:pt idx="6429" formatCode="0.00E+00">
                        <c:v>300</c:v>
                      </c:pt>
                      <c:pt idx="6430" formatCode="0.00E+00">
                        <c:v>300</c:v>
                      </c:pt>
                      <c:pt idx="6431" formatCode="0.00E+00">
                        <c:v>300</c:v>
                      </c:pt>
                      <c:pt idx="6432" formatCode="0.00E+00">
                        <c:v>300</c:v>
                      </c:pt>
                      <c:pt idx="6433" formatCode="0.00E+00">
                        <c:v>300</c:v>
                      </c:pt>
                      <c:pt idx="6434" formatCode="0.00E+00">
                        <c:v>300</c:v>
                      </c:pt>
                      <c:pt idx="6435" formatCode="0.00E+00">
                        <c:v>300</c:v>
                      </c:pt>
                      <c:pt idx="6436" formatCode="0.00E+00">
                        <c:v>300</c:v>
                      </c:pt>
                      <c:pt idx="6437" formatCode="0.00E+00">
                        <c:v>300</c:v>
                      </c:pt>
                      <c:pt idx="6438" formatCode="0.00E+00">
                        <c:v>300</c:v>
                      </c:pt>
                      <c:pt idx="6439" formatCode="0.00E+00">
                        <c:v>300</c:v>
                      </c:pt>
                      <c:pt idx="6440" formatCode="0.00E+00">
                        <c:v>300</c:v>
                      </c:pt>
                      <c:pt idx="6441" formatCode="0.00E+00">
                        <c:v>300</c:v>
                      </c:pt>
                      <c:pt idx="6442" formatCode="0.00E+00">
                        <c:v>300</c:v>
                      </c:pt>
                      <c:pt idx="6443" formatCode="0.00E+00">
                        <c:v>300</c:v>
                      </c:pt>
                      <c:pt idx="6444" formatCode="0.00E+00">
                        <c:v>300</c:v>
                      </c:pt>
                      <c:pt idx="6445" formatCode="0.00E+00">
                        <c:v>300</c:v>
                      </c:pt>
                      <c:pt idx="6446" formatCode="0.00E+00">
                        <c:v>300</c:v>
                      </c:pt>
                      <c:pt idx="6447" formatCode="0.00E+00">
                        <c:v>300</c:v>
                      </c:pt>
                      <c:pt idx="6448" formatCode="0.00E+00">
                        <c:v>300</c:v>
                      </c:pt>
                      <c:pt idx="6449" formatCode="0.00E+00">
                        <c:v>300</c:v>
                      </c:pt>
                      <c:pt idx="6450" formatCode="0.00E+00">
                        <c:v>300</c:v>
                      </c:pt>
                      <c:pt idx="6451" formatCode="0.00E+00">
                        <c:v>300</c:v>
                      </c:pt>
                      <c:pt idx="6452" formatCode="0.00E+00">
                        <c:v>300</c:v>
                      </c:pt>
                      <c:pt idx="6453" formatCode="0.00E+00">
                        <c:v>300</c:v>
                      </c:pt>
                      <c:pt idx="6454" formatCode="0.00E+00">
                        <c:v>300</c:v>
                      </c:pt>
                      <c:pt idx="6455" formatCode="0.00E+00">
                        <c:v>300</c:v>
                      </c:pt>
                      <c:pt idx="6456" formatCode="0.00E+00">
                        <c:v>300</c:v>
                      </c:pt>
                      <c:pt idx="6457" formatCode="0.00E+00">
                        <c:v>300</c:v>
                      </c:pt>
                      <c:pt idx="6458" formatCode="0.00E+00">
                        <c:v>300</c:v>
                      </c:pt>
                      <c:pt idx="6459" formatCode="0.00E+00">
                        <c:v>300</c:v>
                      </c:pt>
                      <c:pt idx="6460" formatCode="0.00E+00">
                        <c:v>300</c:v>
                      </c:pt>
                      <c:pt idx="6461" formatCode="0.00E+00">
                        <c:v>300</c:v>
                      </c:pt>
                      <c:pt idx="6462" formatCode="0.00E+00">
                        <c:v>300</c:v>
                      </c:pt>
                      <c:pt idx="6463" formatCode="0.00E+00">
                        <c:v>300</c:v>
                      </c:pt>
                      <c:pt idx="6464" formatCode="0.00E+00">
                        <c:v>300</c:v>
                      </c:pt>
                      <c:pt idx="6465" formatCode="0.00E+00">
                        <c:v>300</c:v>
                      </c:pt>
                      <c:pt idx="6466" formatCode="0.00E+00">
                        <c:v>300</c:v>
                      </c:pt>
                      <c:pt idx="6467" formatCode="0.00E+00">
                        <c:v>300</c:v>
                      </c:pt>
                      <c:pt idx="6468" formatCode="0.00E+00">
                        <c:v>300</c:v>
                      </c:pt>
                      <c:pt idx="6469" formatCode="0.00E+00">
                        <c:v>300</c:v>
                      </c:pt>
                      <c:pt idx="6470" formatCode="0.00E+00">
                        <c:v>300</c:v>
                      </c:pt>
                      <c:pt idx="6471" formatCode="0.00E+00">
                        <c:v>300</c:v>
                      </c:pt>
                      <c:pt idx="6472" formatCode="0.00E+00">
                        <c:v>300</c:v>
                      </c:pt>
                      <c:pt idx="6473" formatCode="0.00E+00">
                        <c:v>300</c:v>
                      </c:pt>
                      <c:pt idx="6474" formatCode="0.00E+00">
                        <c:v>300</c:v>
                      </c:pt>
                      <c:pt idx="6475" formatCode="0.00E+00">
                        <c:v>300</c:v>
                      </c:pt>
                      <c:pt idx="6476" formatCode="0.00E+00">
                        <c:v>300</c:v>
                      </c:pt>
                      <c:pt idx="6477" formatCode="0.00E+00">
                        <c:v>300</c:v>
                      </c:pt>
                      <c:pt idx="6478" formatCode="0.00E+00">
                        <c:v>300</c:v>
                      </c:pt>
                      <c:pt idx="6479" formatCode="0.00E+00">
                        <c:v>300</c:v>
                      </c:pt>
                      <c:pt idx="6480" formatCode="0.00E+00">
                        <c:v>300</c:v>
                      </c:pt>
                      <c:pt idx="6481" formatCode="0.00E+00">
                        <c:v>300</c:v>
                      </c:pt>
                      <c:pt idx="6482" formatCode="0.00E+00">
                        <c:v>300</c:v>
                      </c:pt>
                      <c:pt idx="6483" formatCode="0.00E+00">
                        <c:v>300</c:v>
                      </c:pt>
                      <c:pt idx="6484" formatCode="0.00E+00">
                        <c:v>300</c:v>
                      </c:pt>
                      <c:pt idx="6485" formatCode="0.00E+00">
                        <c:v>300</c:v>
                      </c:pt>
                      <c:pt idx="6486" formatCode="0.00E+00">
                        <c:v>300</c:v>
                      </c:pt>
                      <c:pt idx="6487" formatCode="0.00E+00">
                        <c:v>300</c:v>
                      </c:pt>
                      <c:pt idx="6488" formatCode="0.00E+00">
                        <c:v>300</c:v>
                      </c:pt>
                      <c:pt idx="6489" formatCode="0.00E+00">
                        <c:v>300</c:v>
                      </c:pt>
                      <c:pt idx="6490" formatCode="0.00E+00">
                        <c:v>300</c:v>
                      </c:pt>
                      <c:pt idx="6491" formatCode="0.00E+00">
                        <c:v>300</c:v>
                      </c:pt>
                      <c:pt idx="6492" formatCode="0.00E+00">
                        <c:v>300</c:v>
                      </c:pt>
                      <c:pt idx="6493" formatCode="0.00E+00">
                        <c:v>300</c:v>
                      </c:pt>
                      <c:pt idx="6494" formatCode="0.00E+00">
                        <c:v>300</c:v>
                      </c:pt>
                      <c:pt idx="6495" formatCode="0.00E+00">
                        <c:v>300</c:v>
                      </c:pt>
                      <c:pt idx="6496" formatCode="0.00E+00">
                        <c:v>300</c:v>
                      </c:pt>
                      <c:pt idx="6497" formatCode="0.00E+00">
                        <c:v>300</c:v>
                      </c:pt>
                      <c:pt idx="6498" formatCode="0.00E+00">
                        <c:v>300</c:v>
                      </c:pt>
                      <c:pt idx="6499" formatCode="0.00E+00">
                        <c:v>300</c:v>
                      </c:pt>
                      <c:pt idx="6500" formatCode="0.00E+00">
                        <c:v>300</c:v>
                      </c:pt>
                      <c:pt idx="6501" formatCode="0.00E+00">
                        <c:v>300</c:v>
                      </c:pt>
                      <c:pt idx="6502" formatCode="0.00E+00">
                        <c:v>300</c:v>
                      </c:pt>
                      <c:pt idx="6503" formatCode="0.00E+00">
                        <c:v>300</c:v>
                      </c:pt>
                      <c:pt idx="6504" formatCode="0.00E+00">
                        <c:v>300</c:v>
                      </c:pt>
                      <c:pt idx="6505" formatCode="0.00E+00">
                        <c:v>300</c:v>
                      </c:pt>
                      <c:pt idx="6506" formatCode="0.00E+00">
                        <c:v>300</c:v>
                      </c:pt>
                      <c:pt idx="6507" formatCode="0.00E+00">
                        <c:v>300</c:v>
                      </c:pt>
                      <c:pt idx="6508" formatCode="0.00E+00">
                        <c:v>300</c:v>
                      </c:pt>
                      <c:pt idx="6509" formatCode="0.00E+00">
                        <c:v>300</c:v>
                      </c:pt>
                      <c:pt idx="6510" formatCode="0.00E+00">
                        <c:v>300</c:v>
                      </c:pt>
                      <c:pt idx="6511" formatCode="0.00E+00">
                        <c:v>300</c:v>
                      </c:pt>
                      <c:pt idx="6512" formatCode="0.00E+00">
                        <c:v>300</c:v>
                      </c:pt>
                      <c:pt idx="6513" formatCode="0.00E+00">
                        <c:v>300</c:v>
                      </c:pt>
                      <c:pt idx="6514" formatCode="0.00E+00">
                        <c:v>300</c:v>
                      </c:pt>
                      <c:pt idx="6515" formatCode="0.00E+00">
                        <c:v>300</c:v>
                      </c:pt>
                      <c:pt idx="6516" formatCode="0.00E+00">
                        <c:v>300</c:v>
                      </c:pt>
                      <c:pt idx="6517" formatCode="0.00E+00">
                        <c:v>300</c:v>
                      </c:pt>
                      <c:pt idx="6518" formatCode="0.00E+00">
                        <c:v>300</c:v>
                      </c:pt>
                      <c:pt idx="6519" formatCode="0.00E+00">
                        <c:v>300</c:v>
                      </c:pt>
                      <c:pt idx="6520" formatCode="0.00E+00">
                        <c:v>300</c:v>
                      </c:pt>
                      <c:pt idx="6521" formatCode="0.00E+00">
                        <c:v>300</c:v>
                      </c:pt>
                      <c:pt idx="6522" formatCode="0.00E+00">
                        <c:v>300</c:v>
                      </c:pt>
                      <c:pt idx="6523" formatCode="0.00E+00">
                        <c:v>300</c:v>
                      </c:pt>
                      <c:pt idx="6524" formatCode="0.00E+00">
                        <c:v>300</c:v>
                      </c:pt>
                      <c:pt idx="6525" formatCode="0.00E+00">
                        <c:v>300</c:v>
                      </c:pt>
                      <c:pt idx="6526" formatCode="0.00E+00">
                        <c:v>300</c:v>
                      </c:pt>
                      <c:pt idx="6527" formatCode="0.00E+00">
                        <c:v>300</c:v>
                      </c:pt>
                      <c:pt idx="6528" formatCode="0.00E+00">
                        <c:v>300</c:v>
                      </c:pt>
                      <c:pt idx="6529" formatCode="0.00E+00">
                        <c:v>300</c:v>
                      </c:pt>
                      <c:pt idx="6530" formatCode="0.00E+00">
                        <c:v>300</c:v>
                      </c:pt>
                      <c:pt idx="6531" formatCode="0.00E+00">
                        <c:v>300</c:v>
                      </c:pt>
                      <c:pt idx="6532" formatCode="0.00E+00">
                        <c:v>300</c:v>
                      </c:pt>
                      <c:pt idx="6533" formatCode="0.00E+00">
                        <c:v>300</c:v>
                      </c:pt>
                      <c:pt idx="6534" formatCode="0.00E+00">
                        <c:v>300</c:v>
                      </c:pt>
                      <c:pt idx="6535" formatCode="0.00E+00">
                        <c:v>300</c:v>
                      </c:pt>
                      <c:pt idx="6536" formatCode="0.00E+00">
                        <c:v>300</c:v>
                      </c:pt>
                      <c:pt idx="6537" formatCode="0.00E+00">
                        <c:v>300</c:v>
                      </c:pt>
                      <c:pt idx="6538" formatCode="0.00E+00">
                        <c:v>300</c:v>
                      </c:pt>
                      <c:pt idx="6539" formatCode="0.00E+00">
                        <c:v>300</c:v>
                      </c:pt>
                      <c:pt idx="6540" formatCode="0.00E+00">
                        <c:v>300</c:v>
                      </c:pt>
                      <c:pt idx="6541" formatCode="0.00E+00">
                        <c:v>300</c:v>
                      </c:pt>
                      <c:pt idx="6542" formatCode="0.00E+00">
                        <c:v>300</c:v>
                      </c:pt>
                      <c:pt idx="6543" formatCode="0.00E+00">
                        <c:v>300</c:v>
                      </c:pt>
                      <c:pt idx="6544" formatCode="0.00E+00">
                        <c:v>300</c:v>
                      </c:pt>
                      <c:pt idx="6545" formatCode="0.00E+00">
                        <c:v>300</c:v>
                      </c:pt>
                      <c:pt idx="6546" formatCode="0.00E+00">
                        <c:v>300</c:v>
                      </c:pt>
                      <c:pt idx="6547" formatCode="0.00E+00">
                        <c:v>300</c:v>
                      </c:pt>
                      <c:pt idx="6548" formatCode="0.00E+00">
                        <c:v>300</c:v>
                      </c:pt>
                      <c:pt idx="6549" formatCode="0.00E+00">
                        <c:v>300</c:v>
                      </c:pt>
                      <c:pt idx="6550" formatCode="0.00E+00">
                        <c:v>300</c:v>
                      </c:pt>
                      <c:pt idx="6551" formatCode="0.00E+00">
                        <c:v>300</c:v>
                      </c:pt>
                      <c:pt idx="6552" formatCode="0.00E+00">
                        <c:v>300</c:v>
                      </c:pt>
                      <c:pt idx="6553" formatCode="0.00E+00">
                        <c:v>300</c:v>
                      </c:pt>
                      <c:pt idx="6554" formatCode="0.00E+00">
                        <c:v>300</c:v>
                      </c:pt>
                      <c:pt idx="6555" formatCode="0.00E+00">
                        <c:v>300</c:v>
                      </c:pt>
                      <c:pt idx="6556" formatCode="0.00E+00">
                        <c:v>300</c:v>
                      </c:pt>
                      <c:pt idx="6557" formatCode="0.00E+00">
                        <c:v>300</c:v>
                      </c:pt>
                      <c:pt idx="6558" formatCode="0.00E+00">
                        <c:v>300</c:v>
                      </c:pt>
                      <c:pt idx="6559" formatCode="0.00E+00">
                        <c:v>300</c:v>
                      </c:pt>
                      <c:pt idx="6560" formatCode="0.00E+00">
                        <c:v>300</c:v>
                      </c:pt>
                      <c:pt idx="6561" formatCode="0.00E+00">
                        <c:v>300</c:v>
                      </c:pt>
                      <c:pt idx="6562" formatCode="0.00E+00">
                        <c:v>300</c:v>
                      </c:pt>
                      <c:pt idx="6563" formatCode="0.00E+00">
                        <c:v>300</c:v>
                      </c:pt>
                      <c:pt idx="6564" formatCode="0.00E+00">
                        <c:v>300</c:v>
                      </c:pt>
                      <c:pt idx="6565" formatCode="0.00E+00">
                        <c:v>300</c:v>
                      </c:pt>
                      <c:pt idx="6566" formatCode="0.00E+00">
                        <c:v>300</c:v>
                      </c:pt>
                      <c:pt idx="6567" formatCode="0.00E+00">
                        <c:v>300</c:v>
                      </c:pt>
                      <c:pt idx="6568" formatCode="0.00E+00">
                        <c:v>300</c:v>
                      </c:pt>
                      <c:pt idx="6569" formatCode="0.00E+00">
                        <c:v>300</c:v>
                      </c:pt>
                      <c:pt idx="6570" formatCode="0.00E+00">
                        <c:v>300</c:v>
                      </c:pt>
                      <c:pt idx="6571" formatCode="0.00E+00">
                        <c:v>300</c:v>
                      </c:pt>
                      <c:pt idx="6572" formatCode="0.00E+00">
                        <c:v>300</c:v>
                      </c:pt>
                      <c:pt idx="6573" formatCode="0.00E+00">
                        <c:v>300</c:v>
                      </c:pt>
                      <c:pt idx="6574" formatCode="0.00E+00">
                        <c:v>300</c:v>
                      </c:pt>
                      <c:pt idx="6575" formatCode="0.00E+00">
                        <c:v>300</c:v>
                      </c:pt>
                      <c:pt idx="6576" formatCode="0.00E+00">
                        <c:v>300</c:v>
                      </c:pt>
                      <c:pt idx="6577" formatCode="0.00E+00">
                        <c:v>300</c:v>
                      </c:pt>
                      <c:pt idx="6578" formatCode="0.00E+00">
                        <c:v>300</c:v>
                      </c:pt>
                      <c:pt idx="6579" formatCode="0.00E+00">
                        <c:v>300</c:v>
                      </c:pt>
                      <c:pt idx="6580" formatCode="0.00E+00">
                        <c:v>300</c:v>
                      </c:pt>
                      <c:pt idx="6581" formatCode="0.00E+00">
                        <c:v>300</c:v>
                      </c:pt>
                      <c:pt idx="6582" formatCode="0.00E+00">
                        <c:v>300</c:v>
                      </c:pt>
                      <c:pt idx="6583" formatCode="0.00E+00">
                        <c:v>300</c:v>
                      </c:pt>
                      <c:pt idx="6584" formatCode="0.00E+00">
                        <c:v>300</c:v>
                      </c:pt>
                      <c:pt idx="6585" formatCode="0.00E+00">
                        <c:v>300</c:v>
                      </c:pt>
                      <c:pt idx="6586" formatCode="0.00E+00">
                        <c:v>300</c:v>
                      </c:pt>
                      <c:pt idx="6587" formatCode="0.00E+00">
                        <c:v>300</c:v>
                      </c:pt>
                      <c:pt idx="6588" formatCode="0.00E+00">
                        <c:v>300</c:v>
                      </c:pt>
                      <c:pt idx="6589" formatCode="0.00E+00">
                        <c:v>300</c:v>
                      </c:pt>
                      <c:pt idx="6590" formatCode="0.00E+00">
                        <c:v>300</c:v>
                      </c:pt>
                      <c:pt idx="6591" formatCode="0.00E+00">
                        <c:v>300</c:v>
                      </c:pt>
                      <c:pt idx="6592" formatCode="0.00E+00">
                        <c:v>300</c:v>
                      </c:pt>
                      <c:pt idx="6593" formatCode="0.00E+00">
                        <c:v>300</c:v>
                      </c:pt>
                      <c:pt idx="6594" formatCode="0.00E+00">
                        <c:v>300</c:v>
                      </c:pt>
                      <c:pt idx="6595" formatCode="0.00E+00">
                        <c:v>300</c:v>
                      </c:pt>
                      <c:pt idx="6596" formatCode="0.00E+00">
                        <c:v>300</c:v>
                      </c:pt>
                      <c:pt idx="6597" formatCode="0.00E+00">
                        <c:v>300</c:v>
                      </c:pt>
                      <c:pt idx="6598" formatCode="0.00E+00">
                        <c:v>300</c:v>
                      </c:pt>
                      <c:pt idx="6599" formatCode="0.00E+00">
                        <c:v>300</c:v>
                      </c:pt>
                      <c:pt idx="6600" formatCode="0.00E+00">
                        <c:v>300</c:v>
                      </c:pt>
                      <c:pt idx="6601" formatCode="0.00E+00">
                        <c:v>300</c:v>
                      </c:pt>
                      <c:pt idx="6602" formatCode="0.00E+00">
                        <c:v>300</c:v>
                      </c:pt>
                      <c:pt idx="6603" formatCode="0.00E+00">
                        <c:v>300</c:v>
                      </c:pt>
                      <c:pt idx="6604" formatCode="0.00E+00">
                        <c:v>300</c:v>
                      </c:pt>
                      <c:pt idx="6605" formatCode="0.00E+00">
                        <c:v>300</c:v>
                      </c:pt>
                      <c:pt idx="6606" formatCode="0.00E+00">
                        <c:v>300</c:v>
                      </c:pt>
                      <c:pt idx="6607" formatCode="0.00E+00">
                        <c:v>300</c:v>
                      </c:pt>
                      <c:pt idx="6608" formatCode="0.00E+00">
                        <c:v>300</c:v>
                      </c:pt>
                      <c:pt idx="6609" formatCode="0.00E+00">
                        <c:v>300</c:v>
                      </c:pt>
                      <c:pt idx="6610" formatCode="0.00E+00">
                        <c:v>300</c:v>
                      </c:pt>
                      <c:pt idx="6611" formatCode="0.00E+00">
                        <c:v>300</c:v>
                      </c:pt>
                      <c:pt idx="6612" formatCode="0.00E+00">
                        <c:v>300</c:v>
                      </c:pt>
                      <c:pt idx="6613" formatCode="0.00E+00">
                        <c:v>300</c:v>
                      </c:pt>
                      <c:pt idx="6614" formatCode="0.00E+00">
                        <c:v>300</c:v>
                      </c:pt>
                      <c:pt idx="6615" formatCode="0.00E+00">
                        <c:v>300</c:v>
                      </c:pt>
                      <c:pt idx="6616" formatCode="0.00E+00">
                        <c:v>300</c:v>
                      </c:pt>
                      <c:pt idx="6617" formatCode="0.00E+00">
                        <c:v>300</c:v>
                      </c:pt>
                      <c:pt idx="6618" formatCode="0.00E+00">
                        <c:v>300</c:v>
                      </c:pt>
                      <c:pt idx="6619" formatCode="0.00E+00">
                        <c:v>300</c:v>
                      </c:pt>
                      <c:pt idx="6620" formatCode="0.00E+00">
                        <c:v>300</c:v>
                      </c:pt>
                      <c:pt idx="6621" formatCode="0.00E+00">
                        <c:v>300</c:v>
                      </c:pt>
                      <c:pt idx="6622" formatCode="0.00E+00">
                        <c:v>300</c:v>
                      </c:pt>
                      <c:pt idx="6623" formatCode="0.00E+00">
                        <c:v>300</c:v>
                      </c:pt>
                      <c:pt idx="6624" formatCode="0.00E+00">
                        <c:v>300</c:v>
                      </c:pt>
                      <c:pt idx="6625" formatCode="0.00E+00">
                        <c:v>300</c:v>
                      </c:pt>
                      <c:pt idx="6626" formatCode="0.00E+00">
                        <c:v>300</c:v>
                      </c:pt>
                      <c:pt idx="6627" formatCode="0.00E+00">
                        <c:v>300</c:v>
                      </c:pt>
                      <c:pt idx="6628" formatCode="0.00E+00">
                        <c:v>300</c:v>
                      </c:pt>
                      <c:pt idx="6629" formatCode="0.00E+00">
                        <c:v>300</c:v>
                      </c:pt>
                      <c:pt idx="6630" formatCode="0.00E+00">
                        <c:v>300</c:v>
                      </c:pt>
                      <c:pt idx="6631">
                        <c:v>300</c:v>
                      </c:pt>
                      <c:pt idx="6632">
                        <c:v>300</c:v>
                      </c:pt>
                      <c:pt idx="6633">
                        <c:v>300</c:v>
                      </c:pt>
                      <c:pt idx="6634">
                        <c:v>300</c:v>
                      </c:pt>
                      <c:pt idx="6635">
                        <c:v>300</c:v>
                      </c:pt>
                      <c:pt idx="6636">
                        <c:v>300</c:v>
                      </c:pt>
                      <c:pt idx="6637">
                        <c:v>300</c:v>
                      </c:pt>
                      <c:pt idx="6638">
                        <c:v>300</c:v>
                      </c:pt>
                      <c:pt idx="6639">
                        <c:v>300</c:v>
                      </c:pt>
                      <c:pt idx="6640">
                        <c:v>300</c:v>
                      </c:pt>
                      <c:pt idx="6641">
                        <c:v>300</c:v>
                      </c:pt>
                      <c:pt idx="6642">
                        <c:v>300</c:v>
                      </c:pt>
                      <c:pt idx="6643">
                        <c:v>300</c:v>
                      </c:pt>
                      <c:pt idx="6644">
                        <c:v>300</c:v>
                      </c:pt>
                      <c:pt idx="6645">
                        <c:v>300</c:v>
                      </c:pt>
                      <c:pt idx="6646">
                        <c:v>300</c:v>
                      </c:pt>
                      <c:pt idx="6647">
                        <c:v>300</c:v>
                      </c:pt>
                      <c:pt idx="6648">
                        <c:v>300</c:v>
                      </c:pt>
                      <c:pt idx="6649">
                        <c:v>300</c:v>
                      </c:pt>
                      <c:pt idx="6650">
                        <c:v>300</c:v>
                      </c:pt>
                      <c:pt idx="6651">
                        <c:v>300</c:v>
                      </c:pt>
                      <c:pt idx="6652">
                        <c:v>300</c:v>
                      </c:pt>
                      <c:pt idx="6653">
                        <c:v>300</c:v>
                      </c:pt>
                      <c:pt idx="6654">
                        <c:v>300</c:v>
                      </c:pt>
                      <c:pt idx="6655">
                        <c:v>300</c:v>
                      </c:pt>
                      <c:pt idx="6656">
                        <c:v>300</c:v>
                      </c:pt>
                      <c:pt idx="6657">
                        <c:v>300</c:v>
                      </c:pt>
                      <c:pt idx="6658">
                        <c:v>300</c:v>
                      </c:pt>
                      <c:pt idx="6659">
                        <c:v>300</c:v>
                      </c:pt>
                      <c:pt idx="6660">
                        <c:v>300</c:v>
                      </c:pt>
                      <c:pt idx="6661">
                        <c:v>300</c:v>
                      </c:pt>
                      <c:pt idx="6662">
                        <c:v>300</c:v>
                      </c:pt>
                      <c:pt idx="6663">
                        <c:v>300</c:v>
                      </c:pt>
                      <c:pt idx="6664">
                        <c:v>300</c:v>
                      </c:pt>
                      <c:pt idx="6665">
                        <c:v>300</c:v>
                      </c:pt>
                      <c:pt idx="6666">
                        <c:v>300</c:v>
                      </c:pt>
                      <c:pt idx="6667">
                        <c:v>300</c:v>
                      </c:pt>
                      <c:pt idx="6668">
                        <c:v>300</c:v>
                      </c:pt>
                      <c:pt idx="6669">
                        <c:v>300</c:v>
                      </c:pt>
                      <c:pt idx="6670">
                        <c:v>300</c:v>
                      </c:pt>
                      <c:pt idx="6671">
                        <c:v>300</c:v>
                      </c:pt>
                      <c:pt idx="6672">
                        <c:v>300</c:v>
                      </c:pt>
                      <c:pt idx="6673">
                        <c:v>300</c:v>
                      </c:pt>
                      <c:pt idx="6674">
                        <c:v>300</c:v>
                      </c:pt>
                      <c:pt idx="6675">
                        <c:v>300</c:v>
                      </c:pt>
                      <c:pt idx="6676">
                        <c:v>300</c:v>
                      </c:pt>
                      <c:pt idx="6677">
                        <c:v>300</c:v>
                      </c:pt>
                      <c:pt idx="6678">
                        <c:v>300</c:v>
                      </c:pt>
                      <c:pt idx="6679">
                        <c:v>300</c:v>
                      </c:pt>
                      <c:pt idx="6680">
                        <c:v>300</c:v>
                      </c:pt>
                      <c:pt idx="6681">
                        <c:v>300</c:v>
                      </c:pt>
                      <c:pt idx="6682">
                        <c:v>300</c:v>
                      </c:pt>
                      <c:pt idx="6683">
                        <c:v>300</c:v>
                      </c:pt>
                      <c:pt idx="6684">
                        <c:v>300</c:v>
                      </c:pt>
                      <c:pt idx="6685">
                        <c:v>300</c:v>
                      </c:pt>
                      <c:pt idx="6686">
                        <c:v>300</c:v>
                      </c:pt>
                      <c:pt idx="6687">
                        <c:v>300</c:v>
                      </c:pt>
                      <c:pt idx="6688">
                        <c:v>300</c:v>
                      </c:pt>
                      <c:pt idx="6689">
                        <c:v>300</c:v>
                      </c:pt>
                      <c:pt idx="6690">
                        <c:v>300</c:v>
                      </c:pt>
                      <c:pt idx="6691">
                        <c:v>300</c:v>
                      </c:pt>
                      <c:pt idx="6692">
                        <c:v>300</c:v>
                      </c:pt>
                      <c:pt idx="6693">
                        <c:v>300</c:v>
                      </c:pt>
                      <c:pt idx="6694">
                        <c:v>300</c:v>
                      </c:pt>
                      <c:pt idx="6695">
                        <c:v>300</c:v>
                      </c:pt>
                      <c:pt idx="6696">
                        <c:v>300</c:v>
                      </c:pt>
                      <c:pt idx="6697">
                        <c:v>300</c:v>
                      </c:pt>
                      <c:pt idx="6698">
                        <c:v>300</c:v>
                      </c:pt>
                      <c:pt idx="6699">
                        <c:v>300</c:v>
                      </c:pt>
                      <c:pt idx="6700">
                        <c:v>300</c:v>
                      </c:pt>
                      <c:pt idx="6701">
                        <c:v>300</c:v>
                      </c:pt>
                      <c:pt idx="6702">
                        <c:v>300</c:v>
                      </c:pt>
                      <c:pt idx="6703">
                        <c:v>300</c:v>
                      </c:pt>
                      <c:pt idx="6704">
                        <c:v>300</c:v>
                      </c:pt>
                      <c:pt idx="6705">
                        <c:v>300</c:v>
                      </c:pt>
                      <c:pt idx="6706">
                        <c:v>300</c:v>
                      </c:pt>
                      <c:pt idx="6707">
                        <c:v>300</c:v>
                      </c:pt>
                      <c:pt idx="6708">
                        <c:v>300</c:v>
                      </c:pt>
                      <c:pt idx="6709">
                        <c:v>300</c:v>
                      </c:pt>
                      <c:pt idx="6710">
                        <c:v>300</c:v>
                      </c:pt>
                      <c:pt idx="6711">
                        <c:v>300</c:v>
                      </c:pt>
                      <c:pt idx="6712">
                        <c:v>300</c:v>
                      </c:pt>
                      <c:pt idx="6713">
                        <c:v>300</c:v>
                      </c:pt>
                      <c:pt idx="6714">
                        <c:v>300</c:v>
                      </c:pt>
                      <c:pt idx="6715">
                        <c:v>300</c:v>
                      </c:pt>
                      <c:pt idx="6716">
                        <c:v>300</c:v>
                      </c:pt>
                      <c:pt idx="6717">
                        <c:v>300</c:v>
                      </c:pt>
                      <c:pt idx="6718">
                        <c:v>300</c:v>
                      </c:pt>
                      <c:pt idx="6719">
                        <c:v>300</c:v>
                      </c:pt>
                      <c:pt idx="6720">
                        <c:v>300</c:v>
                      </c:pt>
                      <c:pt idx="6721">
                        <c:v>300</c:v>
                      </c:pt>
                      <c:pt idx="6722">
                        <c:v>300</c:v>
                      </c:pt>
                      <c:pt idx="6723">
                        <c:v>300</c:v>
                      </c:pt>
                      <c:pt idx="6724">
                        <c:v>300</c:v>
                      </c:pt>
                      <c:pt idx="6725">
                        <c:v>300</c:v>
                      </c:pt>
                      <c:pt idx="6726">
                        <c:v>300</c:v>
                      </c:pt>
                      <c:pt idx="6727">
                        <c:v>300</c:v>
                      </c:pt>
                      <c:pt idx="6728">
                        <c:v>300</c:v>
                      </c:pt>
                      <c:pt idx="6729">
                        <c:v>300</c:v>
                      </c:pt>
                      <c:pt idx="6730">
                        <c:v>300</c:v>
                      </c:pt>
                      <c:pt idx="6731">
                        <c:v>300</c:v>
                      </c:pt>
                      <c:pt idx="6732">
                        <c:v>300</c:v>
                      </c:pt>
                      <c:pt idx="6733">
                        <c:v>300</c:v>
                      </c:pt>
                      <c:pt idx="6734">
                        <c:v>300</c:v>
                      </c:pt>
                      <c:pt idx="6735">
                        <c:v>300</c:v>
                      </c:pt>
                      <c:pt idx="6736">
                        <c:v>300</c:v>
                      </c:pt>
                      <c:pt idx="6737">
                        <c:v>300</c:v>
                      </c:pt>
                      <c:pt idx="6738">
                        <c:v>300</c:v>
                      </c:pt>
                      <c:pt idx="6739">
                        <c:v>300</c:v>
                      </c:pt>
                      <c:pt idx="6740">
                        <c:v>300</c:v>
                      </c:pt>
                      <c:pt idx="6741">
                        <c:v>300</c:v>
                      </c:pt>
                      <c:pt idx="6742">
                        <c:v>300</c:v>
                      </c:pt>
                      <c:pt idx="6743">
                        <c:v>300</c:v>
                      </c:pt>
                      <c:pt idx="6744">
                        <c:v>300</c:v>
                      </c:pt>
                      <c:pt idx="6745">
                        <c:v>300</c:v>
                      </c:pt>
                      <c:pt idx="6746">
                        <c:v>300</c:v>
                      </c:pt>
                      <c:pt idx="6747">
                        <c:v>300</c:v>
                      </c:pt>
                      <c:pt idx="6748">
                        <c:v>300</c:v>
                      </c:pt>
                      <c:pt idx="6749">
                        <c:v>300</c:v>
                      </c:pt>
                      <c:pt idx="6750">
                        <c:v>300</c:v>
                      </c:pt>
                      <c:pt idx="6751">
                        <c:v>300</c:v>
                      </c:pt>
                      <c:pt idx="6752">
                        <c:v>300</c:v>
                      </c:pt>
                      <c:pt idx="6753">
                        <c:v>300</c:v>
                      </c:pt>
                      <c:pt idx="6754">
                        <c:v>300</c:v>
                      </c:pt>
                      <c:pt idx="6755">
                        <c:v>300</c:v>
                      </c:pt>
                      <c:pt idx="6756">
                        <c:v>300</c:v>
                      </c:pt>
                      <c:pt idx="6757">
                        <c:v>300</c:v>
                      </c:pt>
                      <c:pt idx="6758">
                        <c:v>300</c:v>
                      </c:pt>
                      <c:pt idx="6759">
                        <c:v>300</c:v>
                      </c:pt>
                      <c:pt idx="6760">
                        <c:v>300</c:v>
                      </c:pt>
                      <c:pt idx="6761">
                        <c:v>300</c:v>
                      </c:pt>
                      <c:pt idx="6762">
                        <c:v>300</c:v>
                      </c:pt>
                      <c:pt idx="6763">
                        <c:v>300</c:v>
                      </c:pt>
                      <c:pt idx="6764">
                        <c:v>300</c:v>
                      </c:pt>
                      <c:pt idx="6765">
                        <c:v>300</c:v>
                      </c:pt>
                      <c:pt idx="6766">
                        <c:v>300</c:v>
                      </c:pt>
                      <c:pt idx="6767">
                        <c:v>300</c:v>
                      </c:pt>
                      <c:pt idx="6768">
                        <c:v>300</c:v>
                      </c:pt>
                      <c:pt idx="6769">
                        <c:v>300</c:v>
                      </c:pt>
                      <c:pt idx="6770">
                        <c:v>300</c:v>
                      </c:pt>
                      <c:pt idx="6771">
                        <c:v>300</c:v>
                      </c:pt>
                      <c:pt idx="6772">
                        <c:v>300</c:v>
                      </c:pt>
                      <c:pt idx="6773">
                        <c:v>300</c:v>
                      </c:pt>
                      <c:pt idx="6774">
                        <c:v>300</c:v>
                      </c:pt>
                      <c:pt idx="6775">
                        <c:v>300</c:v>
                      </c:pt>
                      <c:pt idx="6776">
                        <c:v>300</c:v>
                      </c:pt>
                      <c:pt idx="6777">
                        <c:v>300</c:v>
                      </c:pt>
                      <c:pt idx="6778">
                        <c:v>300</c:v>
                      </c:pt>
                      <c:pt idx="6779">
                        <c:v>300</c:v>
                      </c:pt>
                      <c:pt idx="6780">
                        <c:v>300</c:v>
                      </c:pt>
                      <c:pt idx="6781">
                        <c:v>300</c:v>
                      </c:pt>
                      <c:pt idx="6782">
                        <c:v>300</c:v>
                      </c:pt>
                      <c:pt idx="6783">
                        <c:v>300</c:v>
                      </c:pt>
                      <c:pt idx="6784">
                        <c:v>300</c:v>
                      </c:pt>
                      <c:pt idx="6785">
                        <c:v>300</c:v>
                      </c:pt>
                      <c:pt idx="6786">
                        <c:v>300</c:v>
                      </c:pt>
                      <c:pt idx="6787">
                        <c:v>300</c:v>
                      </c:pt>
                      <c:pt idx="6788">
                        <c:v>300</c:v>
                      </c:pt>
                      <c:pt idx="6789">
                        <c:v>300</c:v>
                      </c:pt>
                      <c:pt idx="6790">
                        <c:v>300</c:v>
                      </c:pt>
                      <c:pt idx="6791">
                        <c:v>300</c:v>
                      </c:pt>
                      <c:pt idx="6792">
                        <c:v>300</c:v>
                      </c:pt>
                      <c:pt idx="6793">
                        <c:v>300</c:v>
                      </c:pt>
                      <c:pt idx="6794">
                        <c:v>300</c:v>
                      </c:pt>
                      <c:pt idx="6795">
                        <c:v>300</c:v>
                      </c:pt>
                      <c:pt idx="6796">
                        <c:v>300</c:v>
                      </c:pt>
                      <c:pt idx="6797">
                        <c:v>300</c:v>
                      </c:pt>
                      <c:pt idx="6798">
                        <c:v>300</c:v>
                      </c:pt>
                      <c:pt idx="6799">
                        <c:v>300</c:v>
                      </c:pt>
                      <c:pt idx="6800">
                        <c:v>300</c:v>
                      </c:pt>
                      <c:pt idx="6801">
                        <c:v>300</c:v>
                      </c:pt>
                      <c:pt idx="6802">
                        <c:v>300</c:v>
                      </c:pt>
                      <c:pt idx="6803">
                        <c:v>300</c:v>
                      </c:pt>
                      <c:pt idx="6804">
                        <c:v>300</c:v>
                      </c:pt>
                      <c:pt idx="6805">
                        <c:v>300</c:v>
                      </c:pt>
                      <c:pt idx="6806">
                        <c:v>300</c:v>
                      </c:pt>
                      <c:pt idx="6807">
                        <c:v>300</c:v>
                      </c:pt>
                      <c:pt idx="6808">
                        <c:v>300</c:v>
                      </c:pt>
                      <c:pt idx="6809">
                        <c:v>300</c:v>
                      </c:pt>
                      <c:pt idx="6810">
                        <c:v>300</c:v>
                      </c:pt>
                      <c:pt idx="6811">
                        <c:v>300</c:v>
                      </c:pt>
                      <c:pt idx="6812">
                        <c:v>300</c:v>
                      </c:pt>
                      <c:pt idx="6813">
                        <c:v>300</c:v>
                      </c:pt>
                      <c:pt idx="6814">
                        <c:v>300</c:v>
                      </c:pt>
                      <c:pt idx="6815">
                        <c:v>300</c:v>
                      </c:pt>
                      <c:pt idx="6816">
                        <c:v>300</c:v>
                      </c:pt>
                      <c:pt idx="6817">
                        <c:v>300</c:v>
                      </c:pt>
                      <c:pt idx="6818">
                        <c:v>300</c:v>
                      </c:pt>
                      <c:pt idx="6819">
                        <c:v>300</c:v>
                      </c:pt>
                      <c:pt idx="6820">
                        <c:v>300</c:v>
                      </c:pt>
                      <c:pt idx="6821">
                        <c:v>300</c:v>
                      </c:pt>
                      <c:pt idx="6822">
                        <c:v>300</c:v>
                      </c:pt>
                      <c:pt idx="6823">
                        <c:v>300</c:v>
                      </c:pt>
                      <c:pt idx="6824">
                        <c:v>300</c:v>
                      </c:pt>
                      <c:pt idx="6825">
                        <c:v>300</c:v>
                      </c:pt>
                      <c:pt idx="6826">
                        <c:v>300</c:v>
                      </c:pt>
                      <c:pt idx="6827">
                        <c:v>300</c:v>
                      </c:pt>
                      <c:pt idx="6828">
                        <c:v>300</c:v>
                      </c:pt>
                      <c:pt idx="6829">
                        <c:v>300</c:v>
                      </c:pt>
                      <c:pt idx="6830">
                        <c:v>300</c:v>
                      </c:pt>
                      <c:pt idx="6831">
                        <c:v>300</c:v>
                      </c:pt>
                      <c:pt idx="6832">
                        <c:v>300</c:v>
                      </c:pt>
                      <c:pt idx="6833" formatCode="0.00E+00">
                        <c:v>300</c:v>
                      </c:pt>
                      <c:pt idx="6834" formatCode="0.00E+00">
                        <c:v>300</c:v>
                      </c:pt>
                      <c:pt idx="6835" formatCode="0.00E+00">
                        <c:v>300</c:v>
                      </c:pt>
                      <c:pt idx="6836" formatCode="0.00E+00">
                        <c:v>300</c:v>
                      </c:pt>
                      <c:pt idx="6837" formatCode="0.00E+00">
                        <c:v>300</c:v>
                      </c:pt>
                      <c:pt idx="6838" formatCode="0.00E+00">
                        <c:v>300</c:v>
                      </c:pt>
                      <c:pt idx="6839" formatCode="0.00E+00">
                        <c:v>300</c:v>
                      </c:pt>
                      <c:pt idx="6840" formatCode="0.00E+00">
                        <c:v>300</c:v>
                      </c:pt>
                      <c:pt idx="6841" formatCode="0.00E+00">
                        <c:v>300</c:v>
                      </c:pt>
                      <c:pt idx="6842" formatCode="0.00E+00">
                        <c:v>300</c:v>
                      </c:pt>
                      <c:pt idx="6843" formatCode="0.00E+00">
                        <c:v>300</c:v>
                      </c:pt>
                      <c:pt idx="6844" formatCode="0.00E+00">
                        <c:v>300</c:v>
                      </c:pt>
                      <c:pt idx="6845" formatCode="0.00E+00">
                        <c:v>300</c:v>
                      </c:pt>
                      <c:pt idx="6846" formatCode="0.00E+00">
                        <c:v>300</c:v>
                      </c:pt>
                      <c:pt idx="6847" formatCode="0.00E+00">
                        <c:v>300</c:v>
                      </c:pt>
                      <c:pt idx="6848" formatCode="0.00E+00">
                        <c:v>300</c:v>
                      </c:pt>
                      <c:pt idx="6849" formatCode="0.00E+00">
                        <c:v>300</c:v>
                      </c:pt>
                      <c:pt idx="6850" formatCode="0.00E+00">
                        <c:v>300</c:v>
                      </c:pt>
                      <c:pt idx="6851" formatCode="0.00E+00">
                        <c:v>300</c:v>
                      </c:pt>
                      <c:pt idx="6852" formatCode="0.00E+00">
                        <c:v>300</c:v>
                      </c:pt>
                      <c:pt idx="6853" formatCode="0.00E+00">
                        <c:v>300</c:v>
                      </c:pt>
                      <c:pt idx="6854" formatCode="0.00E+00">
                        <c:v>300</c:v>
                      </c:pt>
                      <c:pt idx="6855" formatCode="0.00E+00">
                        <c:v>300</c:v>
                      </c:pt>
                      <c:pt idx="6856" formatCode="0.00E+00">
                        <c:v>300</c:v>
                      </c:pt>
                      <c:pt idx="6857" formatCode="0.00E+00">
                        <c:v>300</c:v>
                      </c:pt>
                      <c:pt idx="6858" formatCode="0.00E+00">
                        <c:v>300</c:v>
                      </c:pt>
                      <c:pt idx="6859" formatCode="0.00E+00">
                        <c:v>300</c:v>
                      </c:pt>
                      <c:pt idx="6860" formatCode="0.00E+00">
                        <c:v>300</c:v>
                      </c:pt>
                      <c:pt idx="6861" formatCode="0.00E+00">
                        <c:v>300</c:v>
                      </c:pt>
                      <c:pt idx="6862" formatCode="0.00E+00">
                        <c:v>300</c:v>
                      </c:pt>
                      <c:pt idx="6863" formatCode="0.00E+00">
                        <c:v>300</c:v>
                      </c:pt>
                      <c:pt idx="6864" formatCode="0.00E+00">
                        <c:v>300</c:v>
                      </c:pt>
                      <c:pt idx="6865" formatCode="0.00E+00">
                        <c:v>300</c:v>
                      </c:pt>
                      <c:pt idx="6866" formatCode="0.00E+00">
                        <c:v>300</c:v>
                      </c:pt>
                      <c:pt idx="6867" formatCode="0.00E+00">
                        <c:v>300</c:v>
                      </c:pt>
                      <c:pt idx="6868" formatCode="0.00E+00">
                        <c:v>300</c:v>
                      </c:pt>
                      <c:pt idx="6869" formatCode="0.00E+00">
                        <c:v>300</c:v>
                      </c:pt>
                      <c:pt idx="6870" formatCode="0.00E+00">
                        <c:v>300</c:v>
                      </c:pt>
                      <c:pt idx="6871" formatCode="0.00E+00">
                        <c:v>300</c:v>
                      </c:pt>
                      <c:pt idx="6872" formatCode="0.00E+00">
                        <c:v>300</c:v>
                      </c:pt>
                      <c:pt idx="6873" formatCode="0.00E+00">
                        <c:v>300</c:v>
                      </c:pt>
                      <c:pt idx="6874" formatCode="0.00E+00">
                        <c:v>300</c:v>
                      </c:pt>
                      <c:pt idx="6875" formatCode="0.00E+00">
                        <c:v>300</c:v>
                      </c:pt>
                      <c:pt idx="6876" formatCode="0.00E+00">
                        <c:v>300</c:v>
                      </c:pt>
                      <c:pt idx="6877" formatCode="0.00E+00">
                        <c:v>300</c:v>
                      </c:pt>
                      <c:pt idx="6878" formatCode="0.00E+00">
                        <c:v>300</c:v>
                      </c:pt>
                      <c:pt idx="6879" formatCode="0.00E+00">
                        <c:v>300</c:v>
                      </c:pt>
                      <c:pt idx="6880" formatCode="0.00E+00">
                        <c:v>300</c:v>
                      </c:pt>
                      <c:pt idx="6881" formatCode="0.00E+00">
                        <c:v>300</c:v>
                      </c:pt>
                      <c:pt idx="6882" formatCode="0.00E+00">
                        <c:v>300</c:v>
                      </c:pt>
                      <c:pt idx="6883" formatCode="0.00E+00">
                        <c:v>300</c:v>
                      </c:pt>
                      <c:pt idx="6884" formatCode="0.00E+00">
                        <c:v>300</c:v>
                      </c:pt>
                      <c:pt idx="6885" formatCode="0.00E+00">
                        <c:v>300</c:v>
                      </c:pt>
                      <c:pt idx="6886" formatCode="0.00E+00">
                        <c:v>300</c:v>
                      </c:pt>
                      <c:pt idx="6887" formatCode="0.00E+00">
                        <c:v>300</c:v>
                      </c:pt>
                      <c:pt idx="6888" formatCode="0.00E+00">
                        <c:v>300</c:v>
                      </c:pt>
                      <c:pt idx="6889" formatCode="0.00E+00">
                        <c:v>300</c:v>
                      </c:pt>
                      <c:pt idx="6890" formatCode="0.00E+00">
                        <c:v>300</c:v>
                      </c:pt>
                      <c:pt idx="6891" formatCode="0.00E+00">
                        <c:v>300</c:v>
                      </c:pt>
                      <c:pt idx="6892" formatCode="0.00E+00">
                        <c:v>300</c:v>
                      </c:pt>
                      <c:pt idx="6893" formatCode="0.00E+00">
                        <c:v>300</c:v>
                      </c:pt>
                      <c:pt idx="6894" formatCode="0.00E+00">
                        <c:v>300</c:v>
                      </c:pt>
                      <c:pt idx="6895" formatCode="0.00E+00">
                        <c:v>300</c:v>
                      </c:pt>
                      <c:pt idx="6896" formatCode="0.00E+00">
                        <c:v>300</c:v>
                      </c:pt>
                      <c:pt idx="6897" formatCode="0.00E+00">
                        <c:v>300</c:v>
                      </c:pt>
                      <c:pt idx="6898" formatCode="0.00E+00">
                        <c:v>300</c:v>
                      </c:pt>
                      <c:pt idx="6899" formatCode="0.00E+00">
                        <c:v>300</c:v>
                      </c:pt>
                      <c:pt idx="6900" formatCode="0.00E+00">
                        <c:v>300</c:v>
                      </c:pt>
                      <c:pt idx="6901" formatCode="0.00E+00">
                        <c:v>300</c:v>
                      </c:pt>
                      <c:pt idx="6902" formatCode="0.00E+00">
                        <c:v>300</c:v>
                      </c:pt>
                      <c:pt idx="6903" formatCode="0.00E+00">
                        <c:v>300</c:v>
                      </c:pt>
                      <c:pt idx="6904" formatCode="0.00E+00">
                        <c:v>300</c:v>
                      </c:pt>
                      <c:pt idx="6905" formatCode="0.00E+00">
                        <c:v>300</c:v>
                      </c:pt>
                      <c:pt idx="6906" formatCode="0.00E+00">
                        <c:v>300</c:v>
                      </c:pt>
                      <c:pt idx="6907" formatCode="0.00E+00">
                        <c:v>300</c:v>
                      </c:pt>
                      <c:pt idx="6908" formatCode="0.00E+00">
                        <c:v>300</c:v>
                      </c:pt>
                      <c:pt idx="6909" formatCode="0.00E+00">
                        <c:v>300</c:v>
                      </c:pt>
                      <c:pt idx="6910" formatCode="0.00E+00">
                        <c:v>300</c:v>
                      </c:pt>
                      <c:pt idx="6911" formatCode="0.00E+00">
                        <c:v>300</c:v>
                      </c:pt>
                      <c:pt idx="6912" formatCode="0.00E+00">
                        <c:v>300</c:v>
                      </c:pt>
                      <c:pt idx="6913" formatCode="0.00E+00">
                        <c:v>300</c:v>
                      </c:pt>
                      <c:pt idx="6914" formatCode="0.00E+00">
                        <c:v>300</c:v>
                      </c:pt>
                      <c:pt idx="6915" formatCode="0.00E+00">
                        <c:v>300</c:v>
                      </c:pt>
                      <c:pt idx="6916" formatCode="0.00E+00">
                        <c:v>300</c:v>
                      </c:pt>
                      <c:pt idx="6917" formatCode="0.00E+00">
                        <c:v>300</c:v>
                      </c:pt>
                      <c:pt idx="6918" formatCode="0.00E+00">
                        <c:v>300</c:v>
                      </c:pt>
                      <c:pt idx="6919" formatCode="0.00E+00">
                        <c:v>300</c:v>
                      </c:pt>
                      <c:pt idx="6920" formatCode="0.00E+00">
                        <c:v>300</c:v>
                      </c:pt>
                      <c:pt idx="6921" formatCode="0.00E+00">
                        <c:v>300</c:v>
                      </c:pt>
                      <c:pt idx="6922" formatCode="0.00E+00">
                        <c:v>300</c:v>
                      </c:pt>
                      <c:pt idx="6923" formatCode="0.00E+00">
                        <c:v>300</c:v>
                      </c:pt>
                      <c:pt idx="6924" formatCode="0.00E+00">
                        <c:v>300</c:v>
                      </c:pt>
                      <c:pt idx="6925" formatCode="0.00E+00">
                        <c:v>300</c:v>
                      </c:pt>
                      <c:pt idx="6926" formatCode="0.00E+00">
                        <c:v>300</c:v>
                      </c:pt>
                      <c:pt idx="6927" formatCode="0.00E+00">
                        <c:v>300</c:v>
                      </c:pt>
                      <c:pt idx="6928" formatCode="0.00E+00">
                        <c:v>300</c:v>
                      </c:pt>
                      <c:pt idx="6929" formatCode="0.00E+00">
                        <c:v>300</c:v>
                      </c:pt>
                      <c:pt idx="6930" formatCode="0.00E+00">
                        <c:v>300</c:v>
                      </c:pt>
                      <c:pt idx="6931" formatCode="0.00E+00">
                        <c:v>300</c:v>
                      </c:pt>
                      <c:pt idx="6932" formatCode="0.00E+00">
                        <c:v>300</c:v>
                      </c:pt>
                      <c:pt idx="6933" formatCode="0.00E+00">
                        <c:v>300</c:v>
                      </c:pt>
                      <c:pt idx="6934" formatCode="0.00E+00">
                        <c:v>300</c:v>
                      </c:pt>
                      <c:pt idx="6935" formatCode="0.00E+00">
                        <c:v>300</c:v>
                      </c:pt>
                      <c:pt idx="6936" formatCode="0.00E+00">
                        <c:v>300</c:v>
                      </c:pt>
                      <c:pt idx="6937" formatCode="0.00E+00">
                        <c:v>300</c:v>
                      </c:pt>
                      <c:pt idx="6938" formatCode="0.00E+00">
                        <c:v>300</c:v>
                      </c:pt>
                      <c:pt idx="6939" formatCode="0.00E+00">
                        <c:v>300</c:v>
                      </c:pt>
                      <c:pt idx="6940" formatCode="0.00E+00">
                        <c:v>300</c:v>
                      </c:pt>
                      <c:pt idx="6941" formatCode="0.00E+00">
                        <c:v>300</c:v>
                      </c:pt>
                      <c:pt idx="6942" formatCode="0.00E+00">
                        <c:v>300</c:v>
                      </c:pt>
                      <c:pt idx="6943" formatCode="0.00E+00">
                        <c:v>300</c:v>
                      </c:pt>
                      <c:pt idx="6944" formatCode="0.00E+00">
                        <c:v>300</c:v>
                      </c:pt>
                      <c:pt idx="6945" formatCode="0.00E+00">
                        <c:v>300</c:v>
                      </c:pt>
                      <c:pt idx="6946" formatCode="0.00E+00">
                        <c:v>300</c:v>
                      </c:pt>
                      <c:pt idx="6947" formatCode="0.00E+00">
                        <c:v>300</c:v>
                      </c:pt>
                      <c:pt idx="6948" formatCode="0.00E+00">
                        <c:v>300</c:v>
                      </c:pt>
                      <c:pt idx="6949" formatCode="0.00E+00">
                        <c:v>300</c:v>
                      </c:pt>
                      <c:pt idx="6950" formatCode="0.00E+00">
                        <c:v>300</c:v>
                      </c:pt>
                      <c:pt idx="6951" formatCode="0.00E+00">
                        <c:v>300</c:v>
                      </c:pt>
                      <c:pt idx="6952" formatCode="0.00E+00">
                        <c:v>300</c:v>
                      </c:pt>
                      <c:pt idx="6953" formatCode="0.00E+00">
                        <c:v>300</c:v>
                      </c:pt>
                      <c:pt idx="6954" formatCode="0.00E+00">
                        <c:v>300</c:v>
                      </c:pt>
                      <c:pt idx="6955" formatCode="0.00E+00">
                        <c:v>300</c:v>
                      </c:pt>
                      <c:pt idx="6956" formatCode="0.00E+00">
                        <c:v>300</c:v>
                      </c:pt>
                      <c:pt idx="6957" formatCode="0.00E+00">
                        <c:v>300</c:v>
                      </c:pt>
                      <c:pt idx="6958" formatCode="0.00E+00">
                        <c:v>300</c:v>
                      </c:pt>
                      <c:pt idx="6959" formatCode="0.00E+00">
                        <c:v>300</c:v>
                      </c:pt>
                      <c:pt idx="6960" formatCode="0.00E+00">
                        <c:v>300</c:v>
                      </c:pt>
                      <c:pt idx="6961" formatCode="0.00E+00">
                        <c:v>300</c:v>
                      </c:pt>
                      <c:pt idx="6962" formatCode="0.00E+00">
                        <c:v>300</c:v>
                      </c:pt>
                      <c:pt idx="6963" formatCode="0.00E+00">
                        <c:v>300</c:v>
                      </c:pt>
                      <c:pt idx="6964" formatCode="0.00E+00">
                        <c:v>300</c:v>
                      </c:pt>
                      <c:pt idx="6965" formatCode="0.00E+00">
                        <c:v>300</c:v>
                      </c:pt>
                      <c:pt idx="6966" formatCode="0.00E+00">
                        <c:v>300</c:v>
                      </c:pt>
                      <c:pt idx="6967" formatCode="0.00E+00">
                        <c:v>300</c:v>
                      </c:pt>
                      <c:pt idx="6968" formatCode="0.00E+00">
                        <c:v>300</c:v>
                      </c:pt>
                      <c:pt idx="6969" formatCode="0.00E+00">
                        <c:v>300</c:v>
                      </c:pt>
                      <c:pt idx="6970" formatCode="0.00E+00">
                        <c:v>300</c:v>
                      </c:pt>
                      <c:pt idx="6971" formatCode="0.00E+00">
                        <c:v>300</c:v>
                      </c:pt>
                      <c:pt idx="6972" formatCode="0.00E+00">
                        <c:v>300</c:v>
                      </c:pt>
                      <c:pt idx="6973" formatCode="0.00E+00">
                        <c:v>300</c:v>
                      </c:pt>
                      <c:pt idx="6974" formatCode="0.00E+00">
                        <c:v>300</c:v>
                      </c:pt>
                      <c:pt idx="6975" formatCode="0.00E+00">
                        <c:v>300</c:v>
                      </c:pt>
                      <c:pt idx="6976" formatCode="0.00E+00">
                        <c:v>300</c:v>
                      </c:pt>
                      <c:pt idx="6977" formatCode="0.00E+00">
                        <c:v>300</c:v>
                      </c:pt>
                      <c:pt idx="6978" formatCode="0.00E+00">
                        <c:v>300</c:v>
                      </c:pt>
                      <c:pt idx="6979" formatCode="0.00E+00">
                        <c:v>300</c:v>
                      </c:pt>
                      <c:pt idx="6980" formatCode="0.00E+00">
                        <c:v>300</c:v>
                      </c:pt>
                      <c:pt idx="6981" formatCode="0.00E+00">
                        <c:v>300</c:v>
                      </c:pt>
                      <c:pt idx="6982" formatCode="0.00E+00">
                        <c:v>300</c:v>
                      </c:pt>
                      <c:pt idx="6983" formatCode="0.00E+00">
                        <c:v>300</c:v>
                      </c:pt>
                      <c:pt idx="6984" formatCode="0.00E+00">
                        <c:v>300</c:v>
                      </c:pt>
                      <c:pt idx="6985" formatCode="0.00E+00">
                        <c:v>300</c:v>
                      </c:pt>
                      <c:pt idx="6986" formatCode="0.00E+00">
                        <c:v>300</c:v>
                      </c:pt>
                      <c:pt idx="6987" formatCode="0.00E+00">
                        <c:v>300</c:v>
                      </c:pt>
                      <c:pt idx="6988" formatCode="0.00E+00">
                        <c:v>300</c:v>
                      </c:pt>
                      <c:pt idx="6989" formatCode="0.00E+00">
                        <c:v>300</c:v>
                      </c:pt>
                      <c:pt idx="6990" formatCode="0.00E+00">
                        <c:v>300</c:v>
                      </c:pt>
                      <c:pt idx="6991" formatCode="0.00E+00">
                        <c:v>300</c:v>
                      </c:pt>
                      <c:pt idx="6992" formatCode="0.00E+00">
                        <c:v>300</c:v>
                      </c:pt>
                      <c:pt idx="6993" formatCode="0.00E+00">
                        <c:v>300</c:v>
                      </c:pt>
                      <c:pt idx="6994" formatCode="0.00E+00">
                        <c:v>300</c:v>
                      </c:pt>
                      <c:pt idx="6995" formatCode="0.00E+00">
                        <c:v>300</c:v>
                      </c:pt>
                      <c:pt idx="6996" formatCode="0.00E+00">
                        <c:v>300</c:v>
                      </c:pt>
                      <c:pt idx="6997" formatCode="0.00E+00">
                        <c:v>300</c:v>
                      </c:pt>
                      <c:pt idx="6998" formatCode="0.00E+00">
                        <c:v>300</c:v>
                      </c:pt>
                      <c:pt idx="6999" formatCode="0.00E+00">
                        <c:v>300</c:v>
                      </c:pt>
                      <c:pt idx="7000" formatCode="0.00E+00">
                        <c:v>300</c:v>
                      </c:pt>
                      <c:pt idx="7001" formatCode="0.00E+00">
                        <c:v>300</c:v>
                      </c:pt>
                      <c:pt idx="7002" formatCode="0.00E+00">
                        <c:v>300</c:v>
                      </c:pt>
                      <c:pt idx="7003" formatCode="0.00E+00">
                        <c:v>300</c:v>
                      </c:pt>
                      <c:pt idx="7004" formatCode="0.00E+00">
                        <c:v>300</c:v>
                      </c:pt>
                      <c:pt idx="7005" formatCode="0.00E+00">
                        <c:v>300</c:v>
                      </c:pt>
                      <c:pt idx="7006" formatCode="0.00E+00">
                        <c:v>300</c:v>
                      </c:pt>
                      <c:pt idx="7007" formatCode="0.00E+00">
                        <c:v>300</c:v>
                      </c:pt>
                      <c:pt idx="7008" formatCode="0.00E+00">
                        <c:v>300</c:v>
                      </c:pt>
                      <c:pt idx="7009" formatCode="0.00E+00">
                        <c:v>300</c:v>
                      </c:pt>
                      <c:pt idx="7010" formatCode="0.00E+00">
                        <c:v>300</c:v>
                      </c:pt>
                      <c:pt idx="7011" formatCode="0.00E+00">
                        <c:v>300</c:v>
                      </c:pt>
                      <c:pt idx="7012" formatCode="0.00E+00">
                        <c:v>300</c:v>
                      </c:pt>
                      <c:pt idx="7013" formatCode="0.00E+00">
                        <c:v>300</c:v>
                      </c:pt>
                      <c:pt idx="7014" formatCode="0.00E+00">
                        <c:v>300</c:v>
                      </c:pt>
                      <c:pt idx="7015" formatCode="0.00E+00">
                        <c:v>300</c:v>
                      </c:pt>
                      <c:pt idx="7016" formatCode="0.00E+00">
                        <c:v>300</c:v>
                      </c:pt>
                      <c:pt idx="7017" formatCode="0.00E+00">
                        <c:v>300</c:v>
                      </c:pt>
                      <c:pt idx="7018" formatCode="0.00E+00">
                        <c:v>300</c:v>
                      </c:pt>
                      <c:pt idx="7019" formatCode="0.00E+00">
                        <c:v>300</c:v>
                      </c:pt>
                      <c:pt idx="7020" formatCode="0.00E+00">
                        <c:v>300</c:v>
                      </c:pt>
                      <c:pt idx="7021" formatCode="0.00E+00">
                        <c:v>300</c:v>
                      </c:pt>
                      <c:pt idx="7022" formatCode="0.00E+00">
                        <c:v>300</c:v>
                      </c:pt>
                      <c:pt idx="7023" formatCode="0.00E+00">
                        <c:v>300</c:v>
                      </c:pt>
                      <c:pt idx="7024" formatCode="0.00E+00">
                        <c:v>300</c:v>
                      </c:pt>
                      <c:pt idx="7025" formatCode="0.00E+00">
                        <c:v>300</c:v>
                      </c:pt>
                      <c:pt idx="7026" formatCode="0.00E+00">
                        <c:v>300</c:v>
                      </c:pt>
                      <c:pt idx="7027" formatCode="0.00E+00">
                        <c:v>300</c:v>
                      </c:pt>
                      <c:pt idx="7028" formatCode="0.00E+00">
                        <c:v>300</c:v>
                      </c:pt>
                      <c:pt idx="7029" formatCode="0.00E+00">
                        <c:v>300</c:v>
                      </c:pt>
                      <c:pt idx="7030" formatCode="0.00E+00">
                        <c:v>300</c:v>
                      </c:pt>
                      <c:pt idx="7031" formatCode="0.00E+00">
                        <c:v>300</c:v>
                      </c:pt>
                      <c:pt idx="7032" formatCode="0.00E+00">
                        <c:v>300</c:v>
                      </c:pt>
                      <c:pt idx="7033" formatCode="0.00E+00">
                        <c:v>300</c:v>
                      </c:pt>
                      <c:pt idx="7034" formatCode="0.00E+00">
                        <c:v>300</c:v>
                      </c:pt>
                      <c:pt idx="7035" formatCode="0.00E+00">
                        <c:v>300</c:v>
                      </c:pt>
                      <c:pt idx="7036" formatCode="0.00E+00">
                        <c:v>300</c:v>
                      </c:pt>
                      <c:pt idx="7037" formatCode="0.00E+00">
                        <c:v>300</c:v>
                      </c:pt>
                      <c:pt idx="7038" formatCode="0.00E+00">
                        <c:v>300</c:v>
                      </c:pt>
                      <c:pt idx="7039" formatCode="0.00E+00">
                        <c:v>300</c:v>
                      </c:pt>
                      <c:pt idx="7040" formatCode="0.00E+00">
                        <c:v>300</c:v>
                      </c:pt>
                      <c:pt idx="7041" formatCode="0.00E+00">
                        <c:v>300</c:v>
                      </c:pt>
                      <c:pt idx="7042" formatCode="0.00E+00">
                        <c:v>300</c:v>
                      </c:pt>
                      <c:pt idx="7043" formatCode="0.00E+00">
                        <c:v>300</c:v>
                      </c:pt>
                      <c:pt idx="7044" formatCode="0.00E+00">
                        <c:v>300</c:v>
                      </c:pt>
                      <c:pt idx="7045" formatCode="0.00E+00">
                        <c:v>300</c:v>
                      </c:pt>
                      <c:pt idx="7046" formatCode="0.00E+00">
                        <c:v>300</c:v>
                      </c:pt>
                      <c:pt idx="7047" formatCode="0.00E+00">
                        <c:v>300</c:v>
                      </c:pt>
                      <c:pt idx="7048" formatCode="0.00E+00">
                        <c:v>300</c:v>
                      </c:pt>
                      <c:pt idx="7049" formatCode="0.00E+00">
                        <c:v>300</c:v>
                      </c:pt>
                      <c:pt idx="7050" formatCode="0.00E+00">
                        <c:v>300</c:v>
                      </c:pt>
                      <c:pt idx="7051" formatCode="0.00E+00">
                        <c:v>300</c:v>
                      </c:pt>
                      <c:pt idx="7052" formatCode="0.00E+00">
                        <c:v>300</c:v>
                      </c:pt>
                      <c:pt idx="7053" formatCode="0.00E+00">
                        <c:v>300</c:v>
                      </c:pt>
                      <c:pt idx="7054" formatCode="0.00E+00">
                        <c:v>300</c:v>
                      </c:pt>
                      <c:pt idx="7055" formatCode="0.00E+00">
                        <c:v>300</c:v>
                      </c:pt>
                      <c:pt idx="7056" formatCode="0.00E+00">
                        <c:v>300</c:v>
                      </c:pt>
                      <c:pt idx="7057" formatCode="0.00E+00">
                        <c:v>300</c:v>
                      </c:pt>
                      <c:pt idx="7058" formatCode="0.00E+00">
                        <c:v>300</c:v>
                      </c:pt>
                      <c:pt idx="7059" formatCode="0.00E+00">
                        <c:v>300</c:v>
                      </c:pt>
                      <c:pt idx="7060" formatCode="0.00E+00">
                        <c:v>300</c:v>
                      </c:pt>
                      <c:pt idx="7061" formatCode="0.00E+00">
                        <c:v>300</c:v>
                      </c:pt>
                      <c:pt idx="7062" formatCode="0.00E+00">
                        <c:v>300</c:v>
                      </c:pt>
                      <c:pt idx="7063" formatCode="0.00E+00">
                        <c:v>300</c:v>
                      </c:pt>
                      <c:pt idx="7064" formatCode="0.00E+00">
                        <c:v>300</c:v>
                      </c:pt>
                      <c:pt idx="7065" formatCode="0.00E+00">
                        <c:v>300</c:v>
                      </c:pt>
                      <c:pt idx="7066" formatCode="0.00E+00">
                        <c:v>300</c:v>
                      </c:pt>
                      <c:pt idx="7067" formatCode="0.00E+00">
                        <c:v>300</c:v>
                      </c:pt>
                      <c:pt idx="7068" formatCode="0.00E+00">
                        <c:v>300</c:v>
                      </c:pt>
                      <c:pt idx="7069" formatCode="0.00E+00">
                        <c:v>300</c:v>
                      </c:pt>
                      <c:pt idx="7070" formatCode="0.00E+00">
                        <c:v>300</c:v>
                      </c:pt>
                      <c:pt idx="7071" formatCode="0.00E+00">
                        <c:v>300</c:v>
                      </c:pt>
                      <c:pt idx="7072" formatCode="0.00E+00">
                        <c:v>300</c:v>
                      </c:pt>
                      <c:pt idx="7073" formatCode="0.00E+00">
                        <c:v>300</c:v>
                      </c:pt>
                      <c:pt idx="7074" formatCode="0.00E+00">
                        <c:v>300</c:v>
                      </c:pt>
                      <c:pt idx="7075" formatCode="0.00E+00">
                        <c:v>300</c:v>
                      </c:pt>
                      <c:pt idx="7076" formatCode="0.00E+00">
                        <c:v>300</c:v>
                      </c:pt>
                      <c:pt idx="7077" formatCode="0.00E+00">
                        <c:v>300</c:v>
                      </c:pt>
                      <c:pt idx="7078" formatCode="0.00E+00">
                        <c:v>300</c:v>
                      </c:pt>
                      <c:pt idx="7079" formatCode="0.00E+00">
                        <c:v>300</c:v>
                      </c:pt>
                      <c:pt idx="7080" formatCode="0.00E+00">
                        <c:v>300</c:v>
                      </c:pt>
                      <c:pt idx="7081" formatCode="0.00E+00">
                        <c:v>300</c:v>
                      </c:pt>
                      <c:pt idx="7082" formatCode="0.00E+00">
                        <c:v>300</c:v>
                      </c:pt>
                      <c:pt idx="7083" formatCode="0.00E+00">
                        <c:v>300</c:v>
                      </c:pt>
                      <c:pt idx="7084" formatCode="0.00E+00">
                        <c:v>300</c:v>
                      </c:pt>
                      <c:pt idx="7085" formatCode="0.00E+00">
                        <c:v>300</c:v>
                      </c:pt>
                      <c:pt idx="7086" formatCode="0.00E+00">
                        <c:v>300</c:v>
                      </c:pt>
                      <c:pt idx="7087" formatCode="0.00E+00">
                        <c:v>300</c:v>
                      </c:pt>
                      <c:pt idx="7088" formatCode="0.00E+00">
                        <c:v>300</c:v>
                      </c:pt>
                      <c:pt idx="7089" formatCode="0.00E+00">
                        <c:v>300</c:v>
                      </c:pt>
                      <c:pt idx="7090" formatCode="0.00E+00">
                        <c:v>300</c:v>
                      </c:pt>
                      <c:pt idx="7091" formatCode="0.00E+00">
                        <c:v>300</c:v>
                      </c:pt>
                      <c:pt idx="7092" formatCode="0.00E+00">
                        <c:v>300</c:v>
                      </c:pt>
                      <c:pt idx="7093" formatCode="0.00E+00">
                        <c:v>300</c:v>
                      </c:pt>
                      <c:pt idx="7094" formatCode="0.00E+00">
                        <c:v>300</c:v>
                      </c:pt>
                      <c:pt idx="7095" formatCode="0.00E+00">
                        <c:v>300</c:v>
                      </c:pt>
                      <c:pt idx="7096" formatCode="0.00E+00">
                        <c:v>300</c:v>
                      </c:pt>
                      <c:pt idx="7097" formatCode="0.00E+00">
                        <c:v>300</c:v>
                      </c:pt>
                      <c:pt idx="7098" formatCode="0.00E+00">
                        <c:v>300</c:v>
                      </c:pt>
                      <c:pt idx="7099" formatCode="0.00E+00">
                        <c:v>300</c:v>
                      </c:pt>
                      <c:pt idx="7100" formatCode="0.00E+00">
                        <c:v>300</c:v>
                      </c:pt>
                      <c:pt idx="7101" formatCode="0.00E+00">
                        <c:v>300</c:v>
                      </c:pt>
                      <c:pt idx="7102" formatCode="0.00E+00">
                        <c:v>300</c:v>
                      </c:pt>
                      <c:pt idx="7103" formatCode="0.00E+00">
                        <c:v>300</c:v>
                      </c:pt>
                      <c:pt idx="7104" formatCode="0.00E+00">
                        <c:v>300</c:v>
                      </c:pt>
                      <c:pt idx="7105" formatCode="0.00E+00">
                        <c:v>300</c:v>
                      </c:pt>
                      <c:pt idx="7106" formatCode="0.00E+00">
                        <c:v>300</c:v>
                      </c:pt>
                      <c:pt idx="7107" formatCode="0.00E+00">
                        <c:v>300</c:v>
                      </c:pt>
                      <c:pt idx="7108" formatCode="0.00E+00">
                        <c:v>300</c:v>
                      </c:pt>
                      <c:pt idx="7109" formatCode="0.00E+00">
                        <c:v>300</c:v>
                      </c:pt>
                      <c:pt idx="7110" formatCode="0.00E+00">
                        <c:v>300</c:v>
                      </c:pt>
                      <c:pt idx="7111" formatCode="0.00E+00">
                        <c:v>300</c:v>
                      </c:pt>
                      <c:pt idx="7112" formatCode="0.00E+00">
                        <c:v>300</c:v>
                      </c:pt>
                      <c:pt idx="7113" formatCode="0.00E+00">
                        <c:v>300</c:v>
                      </c:pt>
                      <c:pt idx="7114" formatCode="0.00E+00">
                        <c:v>300</c:v>
                      </c:pt>
                      <c:pt idx="7115" formatCode="0.00E+00">
                        <c:v>300</c:v>
                      </c:pt>
                      <c:pt idx="7116" formatCode="0.00E+00">
                        <c:v>300</c:v>
                      </c:pt>
                      <c:pt idx="7117" formatCode="0.00E+00">
                        <c:v>300</c:v>
                      </c:pt>
                      <c:pt idx="7118" formatCode="0.00E+00">
                        <c:v>300</c:v>
                      </c:pt>
                      <c:pt idx="7119" formatCode="0.00E+00">
                        <c:v>300</c:v>
                      </c:pt>
                      <c:pt idx="7120" formatCode="0.00E+00">
                        <c:v>300</c:v>
                      </c:pt>
                      <c:pt idx="7121" formatCode="0.00E+00">
                        <c:v>300</c:v>
                      </c:pt>
                      <c:pt idx="7122" formatCode="0.00E+00">
                        <c:v>300</c:v>
                      </c:pt>
                      <c:pt idx="7123" formatCode="0.00E+00">
                        <c:v>300</c:v>
                      </c:pt>
                      <c:pt idx="7124" formatCode="0.00E+00">
                        <c:v>300</c:v>
                      </c:pt>
                      <c:pt idx="7125" formatCode="0.00E+00">
                        <c:v>300</c:v>
                      </c:pt>
                      <c:pt idx="7126" formatCode="0.00E+00">
                        <c:v>300</c:v>
                      </c:pt>
                      <c:pt idx="7127" formatCode="0.00E+00">
                        <c:v>300</c:v>
                      </c:pt>
                      <c:pt idx="7128" formatCode="0.00E+00">
                        <c:v>300</c:v>
                      </c:pt>
                      <c:pt idx="7129" formatCode="0.00E+00">
                        <c:v>300</c:v>
                      </c:pt>
                      <c:pt idx="7130" formatCode="0.00E+00">
                        <c:v>300</c:v>
                      </c:pt>
                      <c:pt idx="7131" formatCode="0.00E+00">
                        <c:v>300</c:v>
                      </c:pt>
                      <c:pt idx="7132" formatCode="0.00E+00">
                        <c:v>300</c:v>
                      </c:pt>
                      <c:pt idx="7133" formatCode="0.00E+00">
                        <c:v>300</c:v>
                      </c:pt>
                      <c:pt idx="7134" formatCode="0.00E+00">
                        <c:v>300</c:v>
                      </c:pt>
                      <c:pt idx="7135" formatCode="0.00E+00">
                        <c:v>300</c:v>
                      </c:pt>
                      <c:pt idx="7136" formatCode="0.00E+00">
                        <c:v>300</c:v>
                      </c:pt>
                      <c:pt idx="7137" formatCode="0.00E+00">
                        <c:v>300</c:v>
                      </c:pt>
                      <c:pt idx="7138" formatCode="0.00E+00">
                        <c:v>300</c:v>
                      </c:pt>
                      <c:pt idx="7139" formatCode="0.00E+00">
                        <c:v>300</c:v>
                      </c:pt>
                      <c:pt idx="7140" formatCode="0.00E+00">
                        <c:v>300</c:v>
                      </c:pt>
                      <c:pt idx="7141" formatCode="0.00E+00">
                        <c:v>300</c:v>
                      </c:pt>
                      <c:pt idx="7142" formatCode="0.00E+00">
                        <c:v>300</c:v>
                      </c:pt>
                      <c:pt idx="7143" formatCode="0.00E+00">
                        <c:v>300</c:v>
                      </c:pt>
                      <c:pt idx="7144" formatCode="0.00E+00">
                        <c:v>300</c:v>
                      </c:pt>
                      <c:pt idx="7145" formatCode="0.00E+00">
                        <c:v>300</c:v>
                      </c:pt>
                      <c:pt idx="7146" formatCode="0.00E+00">
                        <c:v>300</c:v>
                      </c:pt>
                      <c:pt idx="7147" formatCode="0.00E+00">
                        <c:v>300</c:v>
                      </c:pt>
                      <c:pt idx="7148" formatCode="0.00E+00">
                        <c:v>300</c:v>
                      </c:pt>
                      <c:pt idx="7149" formatCode="0.00E+00">
                        <c:v>300</c:v>
                      </c:pt>
                      <c:pt idx="7150" formatCode="0.00E+00">
                        <c:v>300</c:v>
                      </c:pt>
                      <c:pt idx="7151" formatCode="0.00E+00">
                        <c:v>300</c:v>
                      </c:pt>
                      <c:pt idx="7152" formatCode="0.00E+00">
                        <c:v>300</c:v>
                      </c:pt>
                      <c:pt idx="7153" formatCode="0.00E+00">
                        <c:v>300</c:v>
                      </c:pt>
                      <c:pt idx="7154" formatCode="0.00E+00">
                        <c:v>300</c:v>
                      </c:pt>
                      <c:pt idx="7155" formatCode="0.00E+00">
                        <c:v>300</c:v>
                      </c:pt>
                      <c:pt idx="7156" formatCode="0.00E+00">
                        <c:v>300</c:v>
                      </c:pt>
                      <c:pt idx="7157" formatCode="0.00E+00">
                        <c:v>300</c:v>
                      </c:pt>
                      <c:pt idx="7158" formatCode="0.00E+00">
                        <c:v>300</c:v>
                      </c:pt>
                      <c:pt idx="7159" formatCode="0.00E+00">
                        <c:v>300</c:v>
                      </c:pt>
                      <c:pt idx="7160" formatCode="0.00E+00">
                        <c:v>300</c:v>
                      </c:pt>
                      <c:pt idx="7161" formatCode="0.00E+00">
                        <c:v>300</c:v>
                      </c:pt>
                      <c:pt idx="7162" formatCode="0.00E+00">
                        <c:v>300</c:v>
                      </c:pt>
                      <c:pt idx="7163" formatCode="0.00E+00">
                        <c:v>300</c:v>
                      </c:pt>
                      <c:pt idx="7164" formatCode="0.00E+00">
                        <c:v>300</c:v>
                      </c:pt>
                      <c:pt idx="7165" formatCode="0.00E+00">
                        <c:v>300</c:v>
                      </c:pt>
                      <c:pt idx="7166" formatCode="0.00E+00">
                        <c:v>300</c:v>
                      </c:pt>
                      <c:pt idx="7167" formatCode="0.00E+00">
                        <c:v>300</c:v>
                      </c:pt>
                      <c:pt idx="7168" formatCode="0.00E+00">
                        <c:v>300</c:v>
                      </c:pt>
                      <c:pt idx="7169" formatCode="0.00E+00">
                        <c:v>300</c:v>
                      </c:pt>
                      <c:pt idx="7170" formatCode="0.00E+00">
                        <c:v>300</c:v>
                      </c:pt>
                      <c:pt idx="7171" formatCode="0.00E+00">
                        <c:v>300</c:v>
                      </c:pt>
                      <c:pt idx="7172" formatCode="0.00E+00">
                        <c:v>300</c:v>
                      </c:pt>
                      <c:pt idx="7173" formatCode="0.00E+00">
                        <c:v>300</c:v>
                      </c:pt>
                      <c:pt idx="7174" formatCode="0.00E+00">
                        <c:v>300</c:v>
                      </c:pt>
                      <c:pt idx="7175" formatCode="0.00E+00">
                        <c:v>300</c:v>
                      </c:pt>
                      <c:pt idx="7176" formatCode="0.00E+00">
                        <c:v>300</c:v>
                      </c:pt>
                      <c:pt idx="7177" formatCode="0.00E+00">
                        <c:v>300</c:v>
                      </c:pt>
                      <c:pt idx="7178" formatCode="0.00E+00">
                        <c:v>300</c:v>
                      </c:pt>
                      <c:pt idx="7179" formatCode="0.00E+00">
                        <c:v>300</c:v>
                      </c:pt>
                      <c:pt idx="7180" formatCode="0.00E+00">
                        <c:v>300</c:v>
                      </c:pt>
                      <c:pt idx="7181" formatCode="0.00E+00">
                        <c:v>300</c:v>
                      </c:pt>
                      <c:pt idx="7182" formatCode="0.00E+00">
                        <c:v>300</c:v>
                      </c:pt>
                      <c:pt idx="7183" formatCode="0.00E+00">
                        <c:v>300</c:v>
                      </c:pt>
                      <c:pt idx="7184" formatCode="0.00E+00">
                        <c:v>300</c:v>
                      </c:pt>
                      <c:pt idx="7185" formatCode="0.00E+00">
                        <c:v>300</c:v>
                      </c:pt>
                      <c:pt idx="7186" formatCode="0.00E+00">
                        <c:v>300</c:v>
                      </c:pt>
                      <c:pt idx="7187" formatCode="0.00E+00">
                        <c:v>300</c:v>
                      </c:pt>
                      <c:pt idx="7188" formatCode="0.00E+00">
                        <c:v>300</c:v>
                      </c:pt>
                      <c:pt idx="7189" formatCode="0.00E+00">
                        <c:v>300</c:v>
                      </c:pt>
                      <c:pt idx="7190" formatCode="0.00E+00">
                        <c:v>300</c:v>
                      </c:pt>
                      <c:pt idx="7191" formatCode="0.00E+00">
                        <c:v>300</c:v>
                      </c:pt>
                      <c:pt idx="7192" formatCode="0.00E+00">
                        <c:v>300</c:v>
                      </c:pt>
                      <c:pt idx="7193" formatCode="0.00E+00">
                        <c:v>300</c:v>
                      </c:pt>
                      <c:pt idx="7194" formatCode="0.00E+00">
                        <c:v>300</c:v>
                      </c:pt>
                      <c:pt idx="7195" formatCode="0.00E+00">
                        <c:v>300</c:v>
                      </c:pt>
                      <c:pt idx="7196" formatCode="0.00E+00">
                        <c:v>300</c:v>
                      </c:pt>
                      <c:pt idx="7197" formatCode="0.00E+00">
                        <c:v>300</c:v>
                      </c:pt>
                      <c:pt idx="7198" formatCode="0.00E+00">
                        <c:v>300</c:v>
                      </c:pt>
                      <c:pt idx="7199" formatCode="0.00E+00">
                        <c:v>300</c:v>
                      </c:pt>
                      <c:pt idx="7200" formatCode="0.00E+00">
                        <c:v>300</c:v>
                      </c:pt>
                      <c:pt idx="7201" formatCode="0.00E+00">
                        <c:v>300</c:v>
                      </c:pt>
                      <c:pt idx="7202" formatCode="0.00E+00">
                        <c:v>300</c:v>
                      </c:pt>
                      <c:pt idx="7203" formatCode="0.00E+00">
                        <c:v>300</c:v>
                      </c:pt>
                      <c:pt idx="7204" formatCode="0.00E+00">
                        <c:v>300</c:v>
                      </c:pt>
                      <c:pt idx="7205" formatCode="0.00E+00">
                        <c:v>300</c:v>
                      </c:pt>
                      <c:pt idx="7206" formatCode="0.00E+00">
                        <c:v>300</c:v>
                      </c:pt>
                      <c:pt idx="7207" formatCode="0.00E+00">
                        <c:v>300</c:v>
                      </c:pt>
                      <c:pt idx="7208" formatCode="0.00E+00">
                        <c:v>300</c:v>
                      </c:pt>
                      <c:pt idx="7209" formatCode="0.00E+00">
                        <c:v>300</c:v>
                      </c:pt>
                      <c:pt idx="7210" formatCode="0.00E+00">
                        <c:v>300</c:v>
                      </c:pt>
                      <c:pt idx="7211" formatCode="0.00E+00">
                        <c:v>300</c:v>
                      </c:pt>
                      <c:pt idx="7212" formatCode="0.00E+00">
                        <c:v>300</c:v>
                      </c:pt>
                      <c:pt idx="7213" formatCode="0.00E+00">
                        <c:v>300</c:v>
                      </c:pt>
                      <c:pt idx="7214" formatCode="0.00E+00">
                        <c:v>300</c:v>
                      </c:pt>
                      <c:pt idx="7215" formatCode="0.00E+00">
                        <c:v>300</c:v>
                      </c:pt>
                      <c:pt idx="7216" formatCode="0.00E+00">
                        <c:v>300</c:v>
                      </c:pt>
                      <c:pt idx="7217" formatCode="0.00E+00">
                        <c:v>300</c:v>
                      </c:pt>
                      <c:pt idx="7218" formatCode="0.00E+00">
                        <c:v>300</c:v>
                      </c:pt>
                      <c:pt idx="7219" formatCode="0.00E+00">
                        <c:v>300</c:v>
                      </c:pt>
                      <c:pt idx="7220" formatCode="0.00E+00">
                        <c:v>300</c:v>
                      </c:pt>
                      <c:pt idx="7221" formatCode="0.00E+00">
                        <c:v>300</c:v>
                      </c:pt>
                      <c:pt idx="7222" formatCode="0.00E+00">
                        <c:v>300</c:v>
                      </c:pt>
                      <c:pt idx="7223" formatCode="0.00E+00">
                        <c:v>300</c:v>
                      </c:pt>
                      <c:pt idx="7224" formatCode="0.00E+00">
                        <c:v>300</c:v>
                      </c:pt>
                      <c:pt idx="7225" formatCode="0.00E+00">
                        <c:v>300</c:v>
                      </c:pt>
                      <c:pt idx="7226" formatCode="0.00E+00">
                        <c:v>300</c:v>
                      </c:pt>
                      <c:pt idx="7227" formatCode="0.00E+00">
                        <c:v>300</c:v>
                      </c:pt>
                      <c:pt idx="7228" formatCode="0.00E+00">
                        <c:v>300</c:v>
                      </c:pt>
                      <c:pt idx="7229" formatCode="0.00E+00">
                        <c:v>300</c:v>
                      </c:pt>
                      <c:pt idx="7230" formatCode="0.00E+00">
                        <c:v>300</c:v>
                      </c:pt>
                      <c:pt idx="7231" formatCode="0.00E+00">
                        <c:v>300</c:v>
                      </c:pt>
                      <c:pt idx="7232" formatCode="0.00E+00">
                        <c:v>300</c:v>
                      </c:pt>
                      <c:pt idx="7233" formatCode="0.00E+00">
                        <c:v>300</c:v>
                      </c:pt>
                      <c:pt idx="7234" formatCode="0.00E+00">
                        <c:v>300</c:v>
                      </c:pt>
                      <c:pt idx="7235" formatCode="0.00E+00">
                        <c:v>300</c:v>
                      </c:pt>
                      <c:pt idx="7236" formatCode="0.00E+00">
                        <c:v>300</c:v>
                      </c:pt>
                      <c:pt idx="7237" formatCode="0.00E+00">
                        <c:v>300</c:v>
                      </c:pt>
                      <c:pt idx="7238" formatCode="0.00E+00">
                        <c:v>300</c:v>
                      </c:pt>
                      <c:pt idx="7239" formatCode="0.00E+00">
                        <c:v>300</c:v>
                      </c:pt>
                      <c:pt idx="7240" formatCode="0.00E+00">
                        <c:v>300</c:v>
                      </c:pt>
                      <c:pt idx="7241" formatCode="0.00E+00">
                        <c:v>300</c:v>
                      </c:pt>
                      <c:pt idx="7242" formatCode="0.00E+00">
                        <c:v>300</c:v>
                      </c:pt>
                      <c:pt idx="7243" formatCode="0.00E+00">
                        <c:v>300</c:v>
                      </c:pt>
                      <c:pt idx="7244" formatCode="0.00E+00">
                        <c:v>300</c:v>
                      </c:pt>
                      <c:pt idx="7245" formatCode="0.00E+00">
                        <c:v>300</c:v>
                      </c:pt>
                      <c:pt idx="7246" formatCode="0.00E+00">
                        <c:v>300</c:v>
                      </c:pt>
                      <c:pt idx="7247" formatCode="0.00E+00">
                        <c:v>300</c:v>
                      </c:pt>
                      <c:pt idx="7248" formatCode="0.00E+00">
                        <c:v>300</c:v>
                      </c:pt>
                      <c:pt idx="7249" formatCode="0.00E+00">
                        <c:v>300</c:v>
                      </c:pt>
                      <c:pt idx="7250" formatCode="0.00E+00">
                        <c:v>300</c:v>
                      </c:pt>
                      <c:pt idx="7251" formatCode="0.00E+00">
                        <c:v>300</c:v>
                      </c:pt>
                      <c:pt idx="7252" formatCode="0.00E+00">
                        <c:v>300</c:v>
                      </c:pt>
                      <c:pt idx="7253" formatCode="0.00E+00">
                        <c:v>300</c:v>
                      </c:pt>
                      <c:pt idx="7254" formatCode="0.00E+00">
                        <c:v>300</c:v>
                      </c:pt>
                      <c:pt idx="7255" formatCode="0.00E+00">
                        <c:v>300</c:v>
                      </c:pt>
                      <c:pt idx="7256" formatCode="0.00E+00">
                        <c:v>300</c:v>
                      </c:pt>
                      <c:pt idx="7257" formatCode="0.00E+00">
                        <c:v>300</c:v>
                      </c:pt>
                      <c:pt idx="7258" formatCode="0.00E+00">
                        <c:v>300</c:v>
                      </c:pt>
                      <c:pt idx="7259" formatCode="0.00E+00">
                        <c:v>300</c:v>
                      </c:pt>
                      <c:pt idx="7260" formatCode="0.00E+00">
                        <c:v>300</c:v>
                      </c:pt>
                      <c:pt idx="7261" formatCode="0.00E+00">
                        <c:v>300</c:v>
                      </c:pt>
                      <c:pt idx="7262" formatCode="0.00E+00">
                        <c:v>300</c:v>
                      </c:pt>
                      <c:pt idx="7263" formatCode="0.00E+00">
                        <c:v>300</c:v>
                      </c:pt>
                      <c:pt idx="7264" formatCode="0.00E+00">
                        <c:v>300</c:v>
                      </c:pt>
                      <c:pt idx="7265" formatCode="0.00E+00">
                        <c:v>300</c:v>
                      </c:pt>
                      <c:pt idx="7266" formatCode="0.00E+00">
                        <c:v>300</c:v>
                      </c:pt>
                      <c:pt idx="7267" formatCode="0.00E+00">
                        <c:v>300</c:v>
                      </c:pt>
                      <c:pt idx="7268" formatCode="0.00E+00">
                        <c:v>300</c:v>
                      </c:pt>
                      <c:pt idx="7269" formatCode="0.00E+00">
                        <c:v>300</c:v>
                      </c:pt>
                      <c:pt idx="7270" formatCode="0.00E+00">
                        <c:v>300</c:v>
                      </c:pt>
                      <c:pt idx="7271" formatCode="0.00E+00">
                        <c:v>300</c:v>
                      </c:pt>
                      <c:pt idx="7272" formatCode="0.00E+00">
                        <c:v>300</c:v>
                      </c:pt>
                      <c:pt idx="7273" formatCode="0.00E+00">
                        <c:v>300</c:v>
                      </c:pt>
                      <c:pt idx="7274" formatCode="0.00E+00">
                        <c:v>300</c:v>
                      </c:pt>
                      <c:pt idx="7275" formatCode="0.00E+00">
                        <c:v>300</c:v>
                      </c:pt>
                      <c:pt idx="7276" formatCode="0.00E+00">
                        <c:v>300</c:v>
                      </c:pt>
                      <c:pt idx="7277" formatCode="0.00E+00">
                        <c:v>300</c:v>
                      </c:pt>
                      <c:pt idx="7278" formatCode="0.00E+00">
                        <c:v>300</c:v>
                      </c:pt>
                      <c:pt idx="7279" formatCode="0.00E+00">
                        <c:v>300</c:v>
                      </c:pt>
                      <c:pt idx="7280" formatCode="0.00E+00">
                        <c:v>300</c:v>
                      </c:pt>
                      <c:pt idx="7281" formatCode="0.00E+00">
                        <c:v>300</c:v>
                      </c:pt>
                      <c:pt idx="7282" formatCode="0.00E+00">
                        <c:v>300</c:v>
                      </c:pt>
                      <c:pt idx="7283" formatCode="0.00E+00">
                        <c:v>300</c:v>
                      </c:pt>
                      <c:pt idx="7284" formatCode="0.00E+00">
                        <c:v>300</c:v>
                      </c:pt>
                      <c:pt idx="7285" formatCode="0.00E+00">
                        <c:v>300</c:v>
                      </c:pt>
                      <c:pt idx="7286" formatCode="0.00E+00">
                        <c:v>300</c:v>
                      </c:pt>
                      <c:pt idx="7287" formatCode="0.00E+00">
                        <c:v>300</c:v>
                      </c:pt>
                      <c:pt idx="7288" formatCode="0.00E+00">
                        <c:v>300</c:v>
                      </c:pt>
                      <c:pt idx="7289" formatCode="0.00E+00">
                        <c:v>300</c:v>
                      </c:pt>
                      <c:pt idx="7290" formatCode="0.00E+00">
                        <c:v>300</c:v>
                      </c:pt>
                      <c:pt idx="7291" formatCode="0.00E+00">
                        <c:v>300</c:v>
                      </c:pt>
                      <c:pt idx="7292" formatCode="0.00E+00">
                        <c:v>300</c:v>
                      </c:pt>
                      <c:pt idx="7293" formatCode="0.00E+00">
                        <c:v>300</c:v>
                      </c:pt>
                      <c:pt idx="7294" formatCode="0.00E+00">
                        <c:v>300</c:v>
                      </c:pt>
                      <c:pt idx="7295" formatCode="0.00E+00">
                        <c:v>300</c:v>
                      </c:pt>
                      <c:pt idx="7296" formatCode="0.00E+00">
                        <c:v>300</c:v>
                      </c:pt>
                      <c:pt idx="7297" formatCode="0.00E+00">
                        <c:v>300</c:v>
                      </c:pt>
                      <c:pt idx="7298" formatCode="0.00E+00">
                        <c:v>300</c:v>
                      </c:pt>
                      <c:pt idx="7299" formatCode="0.00E+00">
                        <c:v>300</c:v>
                      </c:pt>
                      <c:pt idx="7300" formatCode="0.00E+00">
                        <c:v>300</c:v>
                      </c:pt>
                      <c:pt idx="7301" formatCode="0.00E+00">
                        <c:v>300</c:v>
                      </c:pt>
                      <c:pt idx="7302" formatCode="0.00E+00">
                        <c:v>300</c:v>
                      </c:pt>
                      <c:pt idx="7303" formatCode="0.00E+00">
                        <c:v>300</c:v>
                      </c:pt>
                      <c:pt idx="7304" formatCode="0.00E+00">
                        <c:v>300</c:v>
                      </c:pt>
                      <c:pt idx="7305" formatCode="0.00E+00">
                        <c:v>300</c:v>
                      </c:pt>
                      <c:pt idx="7306" formatCode="0.00E+00">
                        <c:v>300</c:v>
                      </c:pt>
                      <c:pt idx="7307" formatCode="0.00E+00">
                        <c:v>300</c:v>
                      </c:pt>
                      <c:pt idx="7308" formatCode="0.00E+00">
                        <c:v>300</c:v>
                      </c:pt>
                      <c:pt idx="7309" formatCode="0.00E+00">
                        <c:v>300</c:v>
                      </c:pt>
                      <c:pt idx="7310" formatCode="0.00E+00">
                        <c:v>300</c:v>
                      </c:pt>
                      <c:pt idx="7311" formatCode="0.00E+00">
                        <c:v>300</c:v>
                      </c:pt>
                      <c:pt idx="7312" formatCode="0.00E+00">
                        <c:v>300</c:v>
                      </c:pt>
                      <c:pt idx="7313" formatCode="0.00E+00">
                        <c:v>300</c:v>
                      </c:pt>
                      <c:pt idx="7314" formatCode="0.00E+00">
                        <c:v>300</c:v>
                      </c:pt>
                      <c:pt idx="7315" formatCode="0.00E+00">
                        <c:v>300</c:v>
                      </c:pt>
                      <c:pt idx="7316" formatCode="0.00E+00">
                        <c:v>300</c:v>
                      </c:pt>
                      <c:pt idx="7317" formatCode="0.00E+00">
                        <c:v>300</c:v>
                      </c:pt>
                      <c:pt idx="7318" formatCode="0.00E+00">
                        <c:v>300</c:v>
                      </c:pt>
                      <c:pt idx="7319" formatCode="0.00E+00">
                        <c:v>300</c:v>
                      </c:pt>
                      <c:pt idx="7320" formatCode="0.00E+00">
                        <c:v>300</c:v>
                      </c:pt>
                      <c:pt idx="7321" formatCode="0.00E+00">
                        <c:v>300</c:v>
                      </c:pt>
                      <c:pt idx="7322" formatCode="0.00E+00">
                        <c:v>300</c:v>
                      </c:pt>
                      <c:pt idx="7323" formatCode="0.00E+00">
                        <c:v>300</c:v>
                      </c:pt>
                      <c:pt idx="7324" formatCode="0.00E+00">
                        <c:v>300</c:v>
                      </c:pt>
                      <c:pt idx="7325" formatCode="0.00E+00">
                        <c:v>300</c:v>
                      </c:pt>
                      <c:pt idx="7326" formatCode="0.00E+00">
                        <c:v>300</c:v>
                      </c:pt>
                      <c:pt idx="7327" formatCode="0.00E+00">
                        <c:v>300</c:v>
                      </c:pt>
                      <c:pt idx="7328" formatCode="0.00E+00">
                        <c:v>300</c:v>
                      </c:pt>
                      <c:pt idx="7329" formatCode="0.00E+00">
                        <c:v>300</c:v>
                      </c:pt>
                      <c:pt idx="7330" formatCode="0.00E+00">
                        <c:v>300</c:v>
                      </c:pt>
                      <c:pt idx="7331" formatCode="0.00E+00">
                        <c:v>300</c:v>
                      </c:pt>
                      <c:pt idx="7332" formatCode="0.00E+00">
                        <c:v>300</c:v>
                      </c:pt>
                      <c:pt idx="7333" formatCode="0.00E+00">
                        <c:v>300</c:v>
                      </c:pt>
                      <c:pt idx="7334" formatCode="0.00E+00">
                        <c:v>300</c:v>
                      </c:pt>
                      <c:pt idx="7335" formatCode="0.00E+00">
                        <c:v>300</c:v>
                      </c:pt>
                      <c:pt idx="7336" formatCode="0.00E+00">
                        <c:v>300</c:v>
                      </c:pt>
                      <c:pt idx="7337" formatCode="0.00E+00">
                        <c:v>300</c:v>
                      </c:pt>
                      <c:pt idx="7338" formatCode="0.00E+00">
                        <c:v>300</c:v>
                      </c:pt>
                      <c:pt idx="7339" formatCode="0.00E+00">
                        <c:v>300</c:v>
                      </c:pt>
                      <c:pt idx="7340" formatCode="0.00E+00">
                        <c:v>300</c:v>
                      </c:pt>
                      <c:pt idx="7341" formatCode="0.00E+00">
                        <c:v>300</c:v>
                      </c:pt>
                      <c:pt idx="7342" formatCode="0.00E+00">
                        <c:v>300</c:v>
                      </c:pt>
                      <c:pt idx="7343" formatCode="0.00E+00">
                        <c:v>300</c:v>
                      </c:pt>
                      <c:pt idx="7344" formatCode="0.00E+00">
                        <c:v>300</c:v>
                      </c:pt>
                      <c:pt idx="7345" formatCode="0.00E+00">
                        <c:v>300</c:v>
                      </c:pt>
                      <c:pt idx="7346" formatCode="0.00E+00">
                        <c:v>300</c:v>
                      </c:pt>
                      <c:pt idx="7347" formatCode="0.00E+00">
                        <c:v>300</c:v>
                      </c:pt>
                      <c:pt idx="7348" formatCode="0.00E+00">
                        <c:v>300</c:v>
                      </c:pt>
                      <c:pt idx="7349" formatCode="0.00E+00">
                        <c:v>300</c:v>
                      </c:pt>
                      <c:pt idx="7350" formatCode="0.00E+00">
                        <c:v>300</c:v>
                      </c:pt>
                      <c:pt idx="7351" formatCode="0.00E+00">
                        <c:v>300</c:v>
                      </c:pt>
                      <c:pt idx="7352" formatCode="0.00E+00">
                        <c:v>300</c:v>
                      </c:pt>
                      <c:pt idx="7353" formatCode="0.00E+00">
                        <c:v>300</c:v>
                      </c:pt>
                      <c:pt idx="7354" formatCode="0.00E+00">
                        <c:v>300</c:v>
                      </c:pt>
                      <c:pt idx="7355" formatCode="0.00E+00">
                        <c:v>300</c:v>
                      </c:pt>
                      <c:pt idx="7356" formatCode="0.00E+00">
                        <c:v>300</c:v>
                      </c:pt>
                      <c:pt idx="7357" formatCode="0.00E+00">
                        <c:v>300</c:v>
                      </c:pt>
                      <c:pt idx="7358" formatCode="0.00E+00">
                        <c:v>300</c:v>
                      </c:pt>
                      <c:pt idx="7359" formatCode="0.00E+00">
                        <c:v>300</c:v>
                      </c:pt>
                      <c:pt idx="7360" formatCode="0.00E+00">
                        <c:v>300</c:v>
                      </c:pt>
                      <c:pt idx="7361" formatCode="0.00E+00">
                        <c:v>300</c:v>
                      </c:pt>
                      <c:pt idx="7362" formatCode="0.00E+00">
                        <c:v>300</c:v>
                      </c:pt>
                      <c:pt idx="7363" formatCode="0.00E+00">
                        <c:v>300</c:v>
                      </c:pt>
                      <c:pt idx="7364" formatCode="0.00E+00">
                        <c:v>300</c:v>
                      </c:pt>
                      <c:pt idx="7365" formatCode="0.00E+00">
                        <c:v>300</c:v>
                      </c:pt>
                      <c:pt idx="7366" formatCode="0.00E+00">
                        <c:v>300</c:v>
                      </c:pt>
                      <c:pt idx="7367" formatCode="0.00E+00">
                        <c:v>300</c:v>
                      </c:pt>
                      <c:pt idx="7368" formatCode="0.00E+00">
                        <c:v>300</c:v>
                      </c:pt>
                      <c:pt idx="7369" formatCode="0.00E+00">
                        <c:v>300</c:v>
                      </c:pt>
                      <c:pt idx="7370" formatCode="0.00E+00">
                        <c:v>300</c:v>
                      </c:pt>
                      <c:pt idx="7371" formatCode="0.00E+00">
                        <c:v>300</c:v>
                      </c:pt>
                      <c:pt idx="7372" formatCode="0.00E+00">
                        <c:v>300</c:v>
                      </c:pt>
                      <c:pt idx="7373" formatCode="0.00E+00">
                        <c:v>300</c:v>
                      </c:pt>
                      <c:pt idx="7374" formatCode="0.00E+00">
                        <c:v>300</c:v>
                      </c:pt>
                      <c:pt idx="7375" formatCode="0.00E+00">
                        <c:v>300</c:v>
                      </c:pt>
                      <c:pt idx="7376" formatCode="0.00E+00">
                        <c:v>300</c:v>
                      </c:pt>
                      <c:pt idx="7377" formatCode="0.00E+00">
                        <c:v>300</c:v>
                      </c:pt>
                      <c:pt idx="7378" formatCode="0.00E+00">
                        <c:v>300</c:v>
                      </c:pt>
                      <c:pt idx="7379" formatCode="0.00E+00">
                        <c:v>300</c:v>
                      </c:pt>
                      <c:pt idx="7380" formatCode="0.00E+00">
                        <c:v>300</c:v>
                      </c:pt>
                      <c:pt idx="7381" formatCode="0.00E+00">
                        <c:v>300</c:v>
                      </c:pt>
                      <c:pt idx="7382" formatCode="0.00E+00">
                        <c:v>300</c:v>
                      </c:pt>
                      <c:pt idx="7383" formatCode="0.00E+00">
                        <c:v>300</c:v>
                      </c:pt>
                      <c:pt idx="7384" formatCode="0.00E+00">
                        <c:v>300</c:v>
                      </c:pt>
                      <c:pt idx="7385" formatCode="0.00E+00">
                        <c:v>300</c:v>
                      </c:pt>
                      <c:pt idx="7386" formatCode="0.00E+00">
                        <c:v>300</c:v>
                      </c:pt>
                      <c:pt idx="7387" formatCode="0.00E+00">
                        <c:v>300</c:v>
                      </c:pt>
                      <c:pt idx="7388" formatCode="0.00E+00">
                        <c:v>300</c:v>
                      </c:pt>
                      <c:pt idx="7389" formatCode="0.00E+00">
                        <c:v>300</c:v>
                      </c:pt>
                      <c:pt idx="7390" formatCode="0.00E+00">
                        <c:v>300</c:v>
                      </c:pt>
                      <c:pt idx="7391" formatCode="0.00E+00">
                        <c:v>300</c:v>
                      </c:pt>
                      <c:pt idx="7392" formatCode="0.00E+00">
                        <c:v>300</c:v>
                      </c:pt>
                      <c:pt idx="7393" formatCode="0.00E+00">
                        <c:v>300</c:v>
                      </c:pt>
                      <c:pt idx="7394" formatCode="0.00E+00">
                        <c:v>300</c:v>
                      </c:pt>
                      <c:pt idx="7395" formatCode="0.00E+00">
                        <c:v>300</c:v>
                      </c:pt>
                      <c:pt idx="7396" formatCode="0.00E+00">
                        <c:v>300</c:v>
                      </c:pt>
                      <c:pt idx="7397" formatCode="0.00E+00">
                        <c:v>300</c:v>
                      </c:pt>
                      <c:pt idx="7398" formatCode="0.00E+00">
                        <c:v>300</c:v>
                      </c:pt>
                      <c:pt idx="7399" formatCode="0.00E+00">
                        <c:v>300</c:v>
                      </c:pt>
                      <c:pt idx="7400" formatCode="0.00E+00">
                        <c:v>300</c:v>
                      </c:pt>
                      <c:pt idx="7401" formatCode="0.00E+00">
                        <c:v>300</c:v>
                      </c:pt>
                      <c:pt idx="7402" formatCode="0.00E+00">
                        <c:v>300</c:v>
                      </c:pt>
                      <c:pt idx="7403" formatCode="0.00E+00">
                        <c:v>300</c:v>
                      </c:pt>
                      <c:pt idx="7404" formatCode="0.00E+00">
                        <c:v>300</c:v>
                      </c:pt>
                      <c:pt idx="7405" formatCode="0.00E+00">
                        <c:v>300</c:v>
                      </c:pt>
                      <c:pt idx="7406" formatCode="0.00E+00">
                        <c:v>300</c:v>
                      </c:pt>
                      <c:pt idx="7407" formatCode="0.00E+00">
                        <c:v>300</c:v>
                      </c:pt>
                      <c:pt idx="7408" formatCode="0.00E+00">
                        <c:v>300</c:v>
                      </c:pt>
                      <c:pt idx="7409" formatCode="0.00E+00">
                        <c:v>300</c:v>
                      </c:pt>
                      <c:pt idx="7410" formatCode="0.00E+00">
                        <c:v>300</c:v>
                      </c:pt>
                      <c:pt idx="7411" formatCode="0.00E+00">
                        <c:v>300</c:v>
                      </c:pt>
                      <c:pt idx="7412" formatCode="0.00E+00">
                        <c:v>300</c:v>
                      </c:pt>
                      <c:pt idx="7413" formatCode="0.00E+00">
                        <c:v>300</c:v>
                      </c:pt>
                      <c:pt idx="7414" formatCode="0.00E+00">
                        <c:v>300</c:v>
                      </c:pt>
                      <c:pt idx="7415" formatCode="0.00E+00">
                        <c:v>300</c:v>
                      </c:pt>
                      <c:pt idx="7416" formatCode="0.00E+00">
                        <c:v>300</c:v>
                      </c:pt>
                      <c:pt idx="7417" formatCode="0.00E+00">
                        <c:v>300</c:v>
                      </c:pt>
                      <c:pt idx="7418" formatCode="0.00E+00">
                        <c:v>300</c:v>
                      </c:pt>
                      <c:pt idx="7419" formatCode="0.00E+00">
                        <c:v>300</c:v>
                      </c:pt>
                      <c:pt idx="7420" formatCode="0.00E+00">
                        <c:v>300</c:v>
                      </c:pt>
                      <c:pt idx="7421" formatCode="0.00E+00">
                        <c:v>300</c:v>
                      </c:pt>
                      <c:pt idx="7422" formatCode="0.00E+00">
                        <c:v>300</c:v>
                      </c:pt>
                      <c:pt idx="7423" formatCode="0.00E+00">
                        <c:v>300</c:v>
                      </c:pt>
                      <c:pt idx="7424" formatCode="0.00E+00">
                        <c:v>300</c:v>
                      </c:pt>
                      <c:pt idx="7425" formatCode="0.00E+00">
                        <c:v>300</c:v>
                      </c:pt>
                      <c:pt idx="7426" formatCode="0.00E+00">
                        <c:v>300</c:v>
                      </c:pt>
                      <c:pt idx="7427" formatCode="0.00E+00">
                        <c:v>300</c:v>
                      </c:pt>
                      <c:pt idx="7428" formatCode="0.00E+00">
                        <c:v>300</c:v>
                      </c:pt>
                      <c:pt idx="7429" formatCode="0.00E+00">
                        <c:v>300</c:v>
                      </c:pt>
                      <c:pt idx="7430" formatCode="0.00E+00">
                        <c:v>300</c:v>
                      </c:pt>
                      <c:pt idx="7431" formatCode="0.00E+00">
                        <c:v>300</c:v>
                      </c:pt>
                      <c:pt idx="7432" formatCode="0.00E+00">
                        <c:v>300</c:v>
                      </c:pt>
                      <c:pt idx="7433" formatCode="0.00E+00">
                        <c:v>300</c:v>
                      </c:pt>
                      <c:pt idx="7434" formatCode="0.00E+00">
                        <c:v>300</c:v>
                      </c:pt>
                      <c:pt idx="7435" formatCode="0.00E+00">
                        <c:v>300</c:v>
                      </c:pt>
                      <c:pt idx="7436" formatCode="0.00E+00">
                        <c:v>300</c:v>
                      </c:pt>
                      <c:pt idx="7437" formatCode="0.00E+00">
                        <c:v>300</c:v>
                      </c:pt>
                      <c:pt idx="7438" formatCode="0.00E+00">
                        <c:v>300</c:v>
                      </c:pt>
                      <c:pt idx="7439" formatCode="0.00E+00">
                        <c:v>300</c:v>
                      </c:pt>
                      <c:pt idx="7440" formatCode="0.00E+00">
                        <c:v>300</c:v>
                      </c:pt>
                      <c:pt idx="7441" formatCode="0.00E+00">
                        <c:v>300</c:v>
                      </c:pt>
                      <c:pt idx="7442" formatCode="0.00E+00">
                        <c:v>300</c:v>
                      </c:pt>
                      <c:pt idx="7443" formatCode="0.00E+00">
                        <c:v>300</c:v>
                      </c:pt>
                      <c:pt idx="7444" formatCode="0.00E+00">
                        <c:v>300</c:v>
                      </c:pt>
                      <c:pt idx="7445" formatCode="0.00E+00">
                        <c:v>300</c:v>
                      </c:pt>
                      <c:pt idx="7446" formatCode="0.00E+00">
                        <c:v>300</c:v>
                      </c:pt>
                      <c:pt idx="7447" formatCode="0.00E+00">
                        <c:v>300</c:v>
                      </c:pt>
                      <c:pt idx="7448" formatCode="0.00E+00">
                        <c:v>300</c:v>
                      </c:pt>
                      <c:pt idx="7449" formatCode="0.00E+00">
                        <c:v>300</c:v>
                      </c:pt>
                      <c:pt idx="7450" formatCode="0.00E+00">
                        <c:v>300</c:v>
                      </c:pt>
                      <c:pt idx="7451" formatCode="0.00E+00">
                        <c:v>300</c:v>
                      </c:pt>
                      <c:pt idx="7452" formatCode="0.00E+00">
                        <c:v>300</c:v>
                      </c:pt>
                      <c:pt idx="7453" formatCode="0.00E+00">
                        <c:v>300</c:v>
                      </c:pt>
                      <c:pt idx="7454" formatCode="0.00E+00">
                        <c:v>300</c:v>
                      </c:pt>
                      <c:pt idx="7455" formatCode="0.00E+00">
                        <c:v>300</c:v>
                      </c:pt>
                      <c:pt idx="7456" formatCode="0.00E+00">
                        <c:v>300</c:v>
                      </c:pt>
                      <c:pt idx="7457" formatCode="0.00E+00">
                        <c:v>300</c:v>
                      </c:pt>
                      <c:pt idx="7458" formatCode="0.00E+00">
                        <c:v>300</c:v>
                      </c:pt>
                      <c:pt idx="7459" formatCode="0.00E+00">
                        <c:v>300</c:v>
                      </c:pt>
                      <c:pt idx="7460" formatCode="0.00E+00">
                        <c:v>300</c:v>
                      </c:pt>
                      <c:pt idx="7461" formatCode="0.00E+00">
                        <c:v>300</c:v>
                      </c:pt>
                      <c:pt idx="7462" formatCode="0.00E+00">
                        <c:v>300</c:v>
                      </c:pt>
                      <c:pt idx="7463" formatCode="0.00E+00">
                        <c:v>300</c:v>
                      </c:pt>
                      <c:pt idx="7464" formatCode="0.00E+00">
                        <c:v>300</c:v>
                      </c:pt>
                      <c:pt idx="7465" formatCode="0.00E+00">
                        <c:v>300</c:v>
                      </c:pt>
                      <c:pt idx="7466" formatCode="0.00E+00">
                        <c:v>300</c:v>
                      </c:pt>
                      <c:pt idx="7467" formatCode="0.00E+00">
                        <c:v>300</c:v>
                      </c:pt>
                      <c:pt idx="7468">
                        <c:v>300</c:v>
                      </c:pt>
                      <c:pt idx="7469">
                        <c:v>300</c:v>
                      </c:pt>
                      <c:pt idx="7470">
                        <c:v>300</c:v>
                      </c:pt>
                      <c:pt idx="7471">
                        <c:v>300</c:v>
                      </c:pt>
                      <c:pt idx="7472">
                        <c:v>300</c:v>
                      </c:pt>
                      <c:pt idx="7473">
                        <c:v>300</c:v>
                      </c:pt>
                      <c:pt idx="7474">
                        <c:v>300</c:v>
                      </c:pt>
                      <c:pt idx="7475">
                        <c:v>300</c:v>
                      </c:pt>
                      <c:pt idx="7476">
                        <c:v>300</c:v>
                      </c:pt>
                      <c:pt idx="7477">
                        <c:v>300</c:v>
                      </c:pt>
                      <c:pt idx="7478">
                        <c:v>300</c:v>
                      </c:pt>
                      <c:pt idx="7479">
                        <c:v>300</c:v>
                      </c:pt>
                      <c:pt idx="7480">
                        <c:v>300</c:v>
                      </c:pt>
                      <c:pt idx="7481">
                        <c:v>300</c:v>
                      </c:pt>
                      <c:pt idx="7482">
                        <c:v>300</c:v>
                      </c:pt>
                      <c:pt idx="7483">
                        <c:v>300</c:v>
                      </c:pt>
                      <c:pt idx="7484">
                        <c:v>300</c:v>
                      </c:pt>
                      <c:pt idx="7485">
                        <c:v>300</c:v>
                      </c:pt>
                      <c:pt idx="7486">
                        <c:v>300</c:v>
                      </c:pt>
                      <c:pt idx="7487">
                        <c:v>300</c:v>
                      </c:pt>
                      <c:pt idx="7488">
                        <c:v>300</c:v>
                      </c:pt>
                      <c:pt idx="7489">
                        <c:v>300</c:v>
                      </c:pt>
                      <c:pt idx="7490">
                        <c:v>300</c:v>
                      </c:pt>
                      <c:pt idx="7491">
                        <c:v>300</c:v>
                      </c:pt>
                      <c:pt idx="7492">
                        <c:v>300</c:v>
                      </c:pt>
                      <c:pt idx="7493">
                        <c:v>300</c:v>
                      </c:pt>
                      <c:pt idx="7494">
                        <c:v>300</c:v>
                      </c:pt>
                      <c:pt idx="7495">
                        <c:v>300</c:v>
                      </c:pt>
                      <c:pt idx="7496">
                        <c:v>300</c:v>
                      </c:pt>
                      <c:pt idx="7497">
                        <c:v>300</c:v>
                      </c:pt>
                      <c:pt idx="7498">
                        <c:v>300</c:v>
                      </c:pt>
                      <c:pt idx="7499">
                        <c:v>300</c:v>
                      </c:pt>
                      <c:pt idx="7500">
                        <c:v>300</c:v>
                      </c:pt>
                      <c:pt idx="7501">
                        <c:v>300</c:v>
                      </c:pt>
                      <c:pt idx="7502">
                        <c:v>300</c:v>
                      </c:pt>
                      <c:pt idx="7503">
                        <c:v>300</c:v>
                      </c:pt>
                      <c:pt idx="7504">
                        <c:v>300</c:v>
                      </c:pt>
                      <c:pt idx="7505">
                        <c:v>300</c:v>
                      </c:pt>
                      <c:pt idx="7506">
                        <c:v>300</c:v>
                      </c:pt>
                      <c:pt idx="7507">
                        <c:v>300</c:v>
                      </c:pt>
                      <c:pt idx="7508">
                        <c:v>300</c:v>
                      </c:pt>
                      <c:pt idx="7509">
                        <c:v>300</c:v>
                      </c:pt>
                      <c:pt idx="7510">
                        <c:v>300</c:v>
                      </c:pt>
                      <c:pt idx="7511">
                        <c:v>300</c:v>
                      </c:pt>
                      <c:pt idx="7512">
                        <c:v>300</c:v>
                      </c:pt>
                      <c:pt idx="7513">
                        <c:v>300</c:v>
                      </c:pt>
                      <c:pt idx="7514">
                        <c:v>300</c:v>
                      </c:pt>
                      <c:pt idx="7515">
                        <c:v>300</c:v>
                      </c:pt>
                      <c:pt idx="7516">
                        <c:v>300</c:v>
                      </c:pt>
                      <c:pt idx="7517">
                        <c:v>300</c:v>
                      </c:pt>
                      <c:pt idx="7518">
                        <c:v>300</c:v>
                      </c:pt>
                      <c:pt idx="7519">
                        <c:v>300</c:v>
                      </c:pt>
                      <c:pt idx="7520">
                        <c:v>300</c:v>
                      </c:pt>
                      <c:pt idx="7521">
                        <c:v>300</c:v>
                      </c:pt>
                      <c:pt idx="7522">
                        <c:v>300</c:v>
                      </c:pt>
                      <c:pt idx="7523">
                        <c:v>300</c:v>
                      </c:pt>
                      <c:pt idx="7524">
                        <c:v>300</c:v>
                      </c:pt>
                      <c:pt idx="7525">
                        <c:v>300</c:v>
                      </c:pt>
                      <c:pt idx="7526">
                        <c:v>300</c:v>
                      </c:pt>
                      <c:pt idx="7527">
                        <c:v>300</c:v>
                      </c:pt>
                      <c:pt idx="7528">
                        <c:v>300</c:v>
                      </c:pt>
                      <c:pt idx="7529">
                        <c:v>300</c:v>
                      </c:pt>
                      <c:pt idx="7530">
                        <c:v>300</c:v>
                      </c:pt>
                      <c:pt idx="7531">
                        <c:v>300</c:v>
                      </c:pt>
                      <c:pt idx="7532">
                        <c:v>300</c:v>
                      </c:pt>
                      <c:pt idx="7533">
                        <c:v>300</c:v>
                      </c:pt>
                      <c:pt idx="7534">
                        <c:v>300</c:v>
                      </c:pt>
                      <c:pt idx="7535">
                        <c:v>300</c:v>
                      </c:pt>
                      <c:pt idx="7536">
                        <c:v>300</c:v>
                      </c:pt>
                      <c:pt idx="7537">
                        <c:v>300</c:v>
                      </c:pt>
                      <c:pt idx="7538">
                        <c:v>300</c:v>
                      </c:pt>
                      <c:pt idx="7539">
                        <c:v>300</c:v>
                      </c:pt>
                      <c:pt idx="7540">
                        <c:v>300</c:v>
                      </c:pt>
                      <c:pt idx="7541">
                        <c:v>300</c:v>
                      </c:pt>
                      <c:pt idx="7542">
                        <c:v>300</c:v>
                      </c:pt>
                      <c:pt idx="7543">
                        <c:v>300</c:v>
                      </c:pt>
                      <c:pt idx="7544">
                        <c:v>300</c:v>
                      </c:pt>
                      <c:pt idx="7545">
                        <c:v>300</c:v>
                      </c:pt>
                      <c:pt idx="7546">
                        <c:v>300</c:v>
                      </c:pt>
                      <c:pt idx="7547">
                        <c:v>300</c:v>
                      </c:pt>
                      <c:pt idx="7548">
                        <c:v>300</c:v>
                      </c:pt>
                      <c:pt idx="7549">
                        <c:v>300</c:v>
                      </c:pt>
                      <c:pt idx="7550">
                        <c:v>300</c:v>
                      </c:pt>
                      <c:pt idx="7551">
                        <c:v>300</c:v>
                      </c:pt>
                      <c:pt idx="7552">
                        <c:v>300</c:v>
                      </c:pt>
                      <c:pt idx="7553">
                        <c:v>300</c:v>
                      </c:pt>
                      <c:pt idx="7554">
                        <c:v>310.33300000000003</c:v>
                      </c:pt>
                      <c:pt idx="7555">
                        <c:v>321.16399999999999</c:v>
                      </c:pt>
                      <c:pt idx="7556">
                        <c:v>333.10899999999998</c:v>
                      </c:pt>
                      <c:pt idx="7557">
                        <c:v>346.96499999999997</c:v>
                      </c:pt>
                      <c:pt idx="7558">
                        <c:v>363.95800000000003</c:v>
                      </c:pt>
                      <c:pt idx="7559">
                        <c:v>344.15699999999998</c:v>
                      </c:pt>
                      <c:pt idx="7560">
                        <c:v>361.09399999999999</c:v>
                      </c:pt>
                      <c:pt idx="7561">
                        <c:v>384.64299999999997</c:v>
                      </c:pt>
                      <c:pt idx="7562">
                        <c:v>417.12</c:v>
                      </c:pt>
                      <c:pt idx="7563">
                        <c:v>462.29700000000003</c:v>
                      </c:pt>
                      <c:pt idx="7564">
                        <c:v>513.64700000000005</c:v>
                      </c:pt>
                      <c:pt idx="7565">
                        <c:v>580.46799999999996</c:v>
                      </c:pt>
                      <c:pt idx="7566">
                        <c:v>677.19200000000001</c:v>
                      </c:pt>
                      <c:pt idx="7567">
                        <c:v>826.47500000000002</c:v>
                      </c:pt>
                      <c:pt idx="7568" formatCode="0.00E+00">
                        <c:v>1000.38</c:v>
                      </c:pt>
                      <c:pt idx="7569" formatCode="0.00E+00">
                        <c:v>1179.44</c:v>
                      </c:pt>
                      <c:pt idx="7570" formatCode="0.00E+00">
                        <c:v>1358.15</c:v>
                      </c:pt>
                      <c:pt idx="7571" formatCode="0.00E+00">
                        <c:v>1494.41</c:v>
                      </c:pt>
                      <c:pt idx="7572" formatCode="0.00E+00">
                        <c:v>1584.36</c:v>
                      </c:pt>
                      <c:pt idx="7573" formatCode="0.00E+00">
                        <c:v>1635.51</c:v>
                      </c:pt>
                      <c:pt idx="7574" formatCode="0.00E+00">
                        <c:v>1661.99</c:v>
                      </c:pt>
                      <c:pt idx="7575" formatCode="0.00E+00">
                        <c:v>1664.69</c:v>
                      </c:pt>
                      <c:pt idx="7576" formatCode="0.00E+00">
                        <c:v>1650.55</c:v>
                      </c:pt>
                      <c:pt idx="7577" formatCode="0.00E+00">
                        <c:v>1633.3</c:v>
                      </c:pt>
                      <c:pt idx="7578" formatCode="0.00E+00">
                        <c:v>1615.48</c:v>
                      </c:pt>
                      <c:pt idx="7579" formatCode="0.00E+00">
                        <c:v>1597.8</c:v>
                      </c:pt>
                      <c:pt idx="7580" formatCode="0.00E+00">
                        <c:v>1581.2</c:v>
                      </c:pt>
                      <c:pt idx="7581" formatCode="0.00E+00">
                        <c:v>1570.4</c:v>
                      </c:pt>
                      <c:pt idx="7582" formatCode="0.00E+00">
                        <c:v>1566</c:v>
                      </c:pt>
                      <c:pt idx="7583" formatCode="0.00E+00">
                        <c:v>1566.62</c:v>
                      </c:pt>
                      <c:pt idx="7584" formatCode="0.00E+00">
                        <c:v>1570.69</c:v>
                      </c:pt>
                      <c:pt idx="7585" formatCode="0.00E+00">
                        <c:v>1577.63</c:v>
                      </c:pt>
                      <c:pt idx="7586" formatCode="0.00E+00">
                        <c:v>1590.15</c:v>
                      </c:pt>
                      <c:pt idx="7587" formatCode="0.00E+00">
                        <c:v>1608.07</c:v>
                      </c:pt>
                      <c:pt idx="7588" formatCode="0.00E+00">
                        <c:v>1629.84</c:v>
                      </c:pt>
                      <c:pt idx="7589" formatCode="0.00E+00">
                        <c:v>1653.94</c:v>
                      </c:pt>
                      <c:pt idx="7590" formatCode="0.00E+00">
                        <c:v>1679.25</c:v>
                      </c:pt>
                      <c:pt idx="7591" formatCode="0.00E+00">
                        <c:v>1705.03</c:v>
                      </c:pt>
                      <c:pt idx="7592" formatCode="0.00E+00">
                        <c:v>1730.64</c:v>
                      </c:pt>
                      <c:pt idx="7593" formatCode="0.00E+00">
                        <c:v>1755.57</c:v>
                      </c:pt>
                      <c:pt idx="7594" formatCode="0.00E+00">
                        <c:v>1779.59</c:v>
                      </c:pt>
                      <c:pt idx="7595" formatCode="0.00E+00">
                        <c:v>1800.34</c:v>
                      </c:pt>
                      <c:pt idx="7596" formatCode="0.00E+00">
                        <c:v>1811.67</c:v>
                      </c:pt>
                      <c:pt idx="7597" formatCode="0.00E+00">
                        <c:v>1814.79</c:v>
                      </c:pt>
                      <c:pt idx="7598" formatCode="0.00E+00">
                        <c:v>1812.28</c:v>
                      </c:pt>
                      <c:pt idx="7599" formatCode="0.00E+00">
                        <c:v>1797.95</c:v>
                      </c:pt>
                      <c:pt idx="7600" formatCode="0.00E+00">
                        <c:v>1776.62</c:v>
                      </c:pt>
                      <c:pt idx="7601" formatCode="0.00E+00">
                        <c:v>1753.99</c:v>
                      </c:pt>
                      <c:pt idx="7602" formatCode="0.00E+00">
                        <c:v>1736.77</c:v>
                      </c:pt>
                      <c:pt idx="7603" formatCode="0.00E+00">
                        <c:v>1728.4</c:v>
                      </c:pt>
                      <c:pt idx="7604" formatCode="0.00E+00">
                        <c:v>1727.19</c:v>
                      </c:pt>
                      <c:pt idx="7605" formatCode="0.00E+00">
                        <c:v>1732.46</c:v>
                      </c:pt>
                      <c:pt idx="7606" formatCode="0.00E+00">
                        <c:v>1745.34</c:v>
                      </c:pt>
                      <c:pt idx="7607" formatCode="0.00E+00">
                        <c:v>1764.09</c:v>
                      </c:pt>
                      <c:pt idx="7608" formatCode="0.00E+00">
                        <c:v>1786.64</c:v>
                      </c:pt>
                      <c:pt idx="7609" formatCode="0.00E+00">
                        <c:v>1811.18</c:v>
                      </c:pt>
                      <c:pt idx="7610" formatCode="0.00E+00">
                        <c:v>1836.61</c:v>
                      </c:pt>
                      <c:pt idx="7611" formatCode="0.00E+00">
                        <c:v>1862.38</c:v>
                      </c:pt>
                      <c:pt idx="7612" formatCode="0.00E+00">
                        <c:v>1887.97</c:v>
                      </c:pt>
                      <c:pt idx="7613" formatCode="0.00E+00">
                        <c:v>1912.91</c:v>
                      </c:pt>
                      <c:pt idx="7614" formatCode="0.00E+00">
                        <c:v>1936.98</c:v>
                      </c:pt>
                      <c:pt idx="7615" formatCode="0.00E+00">
                        <c:v>1955.83</c:v>
                      </c:pt>
                      <c:pt idx="7616" formatCode="0.00E+00">
                        <c:v>1965.29</c:v>
                      </c:pt>
                      <c:pt idx="7617" formatCode="0.00E+00">
                        <c:v>1967.53</c:v>
                      </c:pt>
                      <c:pt idx="7618" formatCode="0.00E+00">
                        <c:v>1964.91</c:v>
                      </c:pt>
                      <c:pt idx="7619" formatCode="0.00E+00">
                        <c:v>1958.8</c:v>
                      </c:pt>
                      <c:pt idx="7620" formatCode="0.00E+00">
                        <c:v>1948.7</c:v>
                      </c:pt>
                      <c:pt idx="7621" formatCode="0.00E+00">
                        <c:v>1937.37</c:v>
                      </c:pt>
                      <c:pt idx="7622" formatCode="0.00E+00">
                        <c:v>1925.54</c:v>
                      </c:pt>
                      <c:pt idx="7623" formatCode="0.00E+00">
                        <c:v>1913.38</c:v>
                      </c:pt>
                      <c:pt idx="7624" formatCode="0.00E+00">
                        <c:v>1900.86</c:v>
                      </c:pt>
                      <c:pt idx="7625" formatCode="0.00E+00">
                        <c:v>1890.24</c:v>
                      </c:pt>
                      <c:pt idx="7626" formatCode="0.00E+00">
                        <c:v>1882.74</c:v>
                      </c:pt>
                      <c:pt idx="7627" formatCode="0.00E+00">
                        <c:v>1877.6</c:v>
                      </c:pt>
                      <c:pt idx="7628" formatCode="0.00E+00">
                        <c:v>1873.95</c:v>
                      </c:pt>
                      <c:pt idx="7629" formatCode="0.00E+00">
                        <c:v>1871.18</c:v>
                      </c:pt>
                      <c:pt idx="7630" formatCode="0.00E+00">
                        <c:v>1870.44</c:v>
                      </c:pt>
                      <c:pt idx="7631" formatCode="0.00E+00">
                        <c:v>1872.38</c:v>
                      </c:pt>
                      <c:pt idx="7632" formatCode="0.00E+00">
                        <c:v>1877.26</c:v>
                      </c:pt>
                      <c:pt idx="7633" formatCode="0.00E+00">
                        <c:v>1886.61</c:v>
                      </c:pt>
                      <c:pt idx="7634" formatCode="0.00E+00">
                        <c:v>1896.27</c:v>
                      </c:pt>
                      <c:pt idx="7635" formatCode="0.00E+00">
                        <c:v>1904.45</c:v>
                      </c:pt>
                      <c:pt idx="7636" formatCode="0.00E+00">
                        <c:v>1907.5</c:v>
                      </c:pt>
                      <c:pt idx="7637" formatCode="0.00E+00">
                        <c:v>1906.08</c:v>
                      </c:pt>
                      <c:pt idx="7638" formatCode="0.00E+00">
                        <c:v>1901.61</c:v>
                      </c:pt>
                      <c:pt idx="7639" formatCode="0.00E+00">
                        <c:v>1895.1</c:v>
                      </c:pt>
                      <c:pt idx="7640" formatCode="0.00E+00">
                        <c:v>1887.23</c:v>
                      </c:pt>
                      <c:pt idx="7641" formatCode="0.00E+00">
                        <c:v>1878.62</c:v>
                      </c:pt>
                      <c:pt idx="7642" formatCode="0.00E+00">
                        <c:v>1869.52</c:v>
                      </c:pt>
                      <c:pt idx="7643" formatCode="0.00E+00">
                        <c:v>1860.06</c:v>
                      </c:pt>
                      <c:pt idx="7644" formatCode="0.00E+00">
                        <c:v>1850.52</c:v>
                      </c:pt>
                      <c:pt idx="7645" formatCode="0.00E+00">
                        <c:v>1842.15</c:v>
                      </c:pt>
                      <c:pt idx="7646" formatCode="0.00E+00">
                        <c:v>1835.09</c:v>
                      </c:pt>
                      <c:pt idx="7647" formatCode="0.00E+00">
                        <c:v>1828.98</c:v>
                      </c:pt>
                      <c:pt idx="7648" formatCode="0.00E+00">
                        <c:v>1823.46</c:v>
                      </c:pt>
                      <c:pt idx="7649" formatCode="0.00E+00">
                        <c:v>1818.38</c:v>
                      </c:pt>
                      <c:pt idx="7650" formatCode="0.00E+00">
                        <c:v>1814.22</c:v>
                      </c:pt>
                      <c:pt idx="7651" formatCode="0.00E+00">
                        <c:v>1811.03</c:v>
                      </c:pt>
                      <c:pt idx="7652" formatCode="0.00E+00">
                        <c:v>1808.61</c:v>
                      </c:pt>
                      <c:pt idx="7653" formatCode="0.00E+00">
                        <c:v>1806.74</c:v>
                      </c:pt>
                      <c:pt idx="7654" formatCode="0.00E+00">
                        <c:v>1805.25</c:v>
                      </c:pt>
                      <c:pt idx="7655" formatCode="0.00E+00">
                        <c:v>1804.06</c:v>
                      </c:pt>
                      <c:pt idx="7656" formatCode="0.00E+00">
                        <c:v>1803.06</c:v>
                      </c:pt>
                      <c:pt idx="7657" formatCode="0.00E+00">
                        <c:v>1802.18</c:v>
                      </c:pt>
                      <c:pt idx="7658" formatCode="0.00E+00">
                        <c:v>1801.37</c:v>
                      </c:pt>
                      <c:pt idx="7659" formatCode="0.00E+00">
                        <c:v>1800.22</c:v>
                      </c:pt>
                      <c:pt idx="7660" formatCode="0.00E+00">
                        <c:v>1797.76</c:v>
                      </c:pt>
                      <c:pt idx="7661" formatCode="0.00E+00">
                        <c:v>1794.14</c:v>
                      </c:pt>
                      <c:pt idx="7662" formatCode="0.00E+00">
                        <c:v>1789.72</c:v>
                      </c:pt>
                      <c:pt idx="7663" formatCode="0.00E+00">
                        <c:v>1784.77</c:v>
                      </c:pt>
                      <c:pt idx="7664" formatCode="0.00E+00">
                        <c:v>1779.48</c:v>
                      </c:pt>
                      <c:pt idx="7665" formatCode="0.00E+00">
                        <c:v>1773.94</c:v>
                      </c:pt>
                      <c:pt idx="7666" formatCode="0.00E+00">
                        <c:v>1768.17</c:v>
                      </c:pt>
                      <c:pt idx="7667" formatCode="0.00E+00">
                        <c:v>1762.16</c:v>
                      </c:pt>
                      <c:pt idx="7668" formatCode="0.00E+00">
                        <c:v>1755.93</c:v>
                      </c:pt>
                      <c:pt idx="7669" formatCode="0.00E+00">
                        <c:v>1749.76</c:v>
                      </c:pt>
                      <c:pt idx="7670" formatCode="0.00E+00">
                        <c:v>1744.02</c:v>
                      </c:pt>
                      <c:pt idx="7671" formatCode="0.00E+00">
                        <c:v>1738.64</c:v>
                      </c:pt>
                      <c:pt idx="7672" formatCode="0.00E+00">
                        <c:v>1733.46</c:v>
                      </c:pt>
                      <c:pt idx="7673" formatCode="0.00E+00">
                        <c:v>1728.4</c:v>
                      </c:pt>
                      <c:pt idx="7674" formatCode="0.00E+00">
                        <c:v>1723.42</c:v>
                      </c:pt>
                      <c:pt idx="7675" formatCode="0.00E+00">
                        <c:v>1718.57</c:v>
                      </c:pt>
                      <c:pt idx="7676" formatCode="0.00E+00">
                        <c:v>1713.84</c:v>
                      </c:pt>
                      <c:pt idx="7677" formatCode="0.00E+00">
                        <c:v>1709.26</c:v>
                      </c:pt>
                      <c:pt idx="7678" formatCode="0.00E+00">
                        <c:v>1704.77</c:v>
                      </c:pt>
                      <c:pt idx="7679" formatCode="0.00E+00">
                        <c:v>1700.36</c:v>
                      </c:pt>
                      <c:pt idx="7680" formatCode="0.00E+00">
                        <c:v>1696.05</c:v>
                      </c:pt>
                      <c:pt idx="7681" formatCode="0.00E+00">
                        <c:v>1691.83</c:v>
                      </c:pt>
                      <c:pt idx="7682" formatCode="0.00E+00">
                        <c:v>1687.71</c:v>
                      </c:pt>
                      <c:pt idx="7683" formatCode="0.00E+00">
                        <c:v>1683.67</c:v>
                      </c:pt>
                      <c:pt idx="7684" formatCode="0.00E+00">
                        <c:v>1679.71</c:v>
                      </c:pt>
                      <c:pt idx="7685" formatCode="0.00E+00">
                        <c:v>1675.82</c:v>
                      </c:pt>
                      <c:pt idx="7686" formatCode="0.00E+00">
                        <c:v>1672.01</c:v>
                      </c:pt>
                      <c:pt idx="7687" formatCode="0.00E+00">
                        <c:v>1668.27</c:v>
                      </c:pt>
                      <c:pt idx="7688" formatCode="0.00E+00">
                        <c:v>1664.6</c:v>
                      </c:pt>
                      <c:pt idx="7689" formatCode="0.00E+00">
                        <c:v>1660.99</c:v>
                      </c:pt>
                      <c:pt idx="7690" formatCode="0.00E+00">
                        <c:v>1657.44</c:v>
                      </c:pt>
                      <c:pt idx="7691" formatCode="0.00E+00">
                        <c:v>1653.96</c:v>
                      </c:pt>
                      <c:pt idx="7692" formatCode="0.00E+00">
                        <c:v>1650.53</c:v>
                      </c:pt>
                      <c:pt idx="7693" formatCode="0.00E+00">
                        <c:v>1647.16</c:v>
                      </c:pt>
                      <c:pt idx="7694" formatCode="0.00E+00">
                        <c:v>1643.85</c:v>
                      </c:pt>
                      <c:pt idx="7695" formatCode="0.00E+00">
                        <c:v>1640.58</c:v>
                      </c:pt>
                      <c:pt idx="7696" formatCode="0.00E+00">
                        <c:v>1637.37</c:v>
                      </c:pt>
                      <c:pt idx="7697" formatCode="0.00E+00">
                        <c:v>1634.21</c:v>
                      </c:pt>
                      <c:pt idx="7698" formatCode="0.00E+00">
                        <c:v>1631.09</c:v>
                      </c:pt>
                      <c:pt idx="7699" formatCode="0.00E+00">
                        <c:v>1628.02</c:v>
                      </c:pt>
                      <c:pt idx="7700" formatCode="0.00E+00">
                        <c:v>1624.99</c:v>
                      </c:pt>
                      <c:pt idx="7701" formatCode="0.00E+00">
                        <c:v>1622</c:v>
                      </c:pt>
                      <c:pt idx="7702" formatCode="0.00E+00">
                        <c:v>1619.05</c:v>
                      </c:pt>
                      <c:pt idx="7703" formatCode="0.00E+00">
                        <c:v>1616.15</c:v>
                      </c:pt>
                      <c:pt idx="7704" formatCode="0.00E+00">
                        <c:v>1613.28</c:v>
                      </c:pt>
                      <c:pt idx="7705" formatCode="0.00E+00">
                        <c:v>1610.44</c:v>
                      </c:pt>
                      <c:pt idx="7706" formatCode="0.00E+00">
                        <c:v>1607.65</c:v>
                      </c:pt>
                      <c:pt idx="7707" formatCode="0.00E+00">
                        <c:v>1604.89</c:v>
                      </c:pt>
                      <c:pt idx="7708" formatCode="0.00E+00">
                        <c:v>1602.16</c:v>
                      </c:pt>
                      <c:pt idx="7709" formatCode="0.00E+00">
                        <c:v>1599.46</c:v>
                      </c:pt>
                      <c:pt idx="7710" formatCode="0.00E+00">
                        <c:v>1596.8</c:v>
                      </c:pt>
                      <c:pt idx="7711" formatCode="0.00E+00">
                        <c:v>1594.17</c:v>
                      </c:pt>
                      <c:pt idx="7712" formatCode="0.00E+00">
                        <c:v>1591.56</c:v>
                      </c:pt>
                      <c:pt idx="7713" formatCode="0.00E+00">
                        <c:v>1588.99</c:v>
                      </c:pt>
                      <c:pt idx="7714" formatCode="0.00E+00">
                        <c:v>1586.45</c:v>
                      </c:pt>
                      <c:pt idx="7715" formatCode="0.00E+00">
                        <c:v>1583.93</c:v>
                      </c:pt>
                      <c:pt idx="7716" formatCode="0.00E+00">
                        <c:v>1581.44</c:v>
                      </c:pt>
                      <c:pt idx="7717" formatCode="0.00E+00">
                        <c:v>1578.97</c:v>
                      </c:pt>
                      <c:pt idx="7718" formatCode="0.00E+00">
                        <c:v>1576.54</c:v>
                      </c:pt>
                      <c:pt idx="7719" formatCode="0.00E+00">
                        <c:v>1574.12</c:v>
                      </c:pt>
                      <c:pt idx="7720" formatCode="0.00E+00">
                        <c:v>1571.73</c:v>
                      </c:pt>
                      <c:pt idx="7721" formatCode="0.00E+00">
                        <c:v>1569.37</c:v>
                      </c:pt>
                      <c:pt idx="7722" formatCode="0.00E+00">
                        <c:v>1567.03</c:v>
                      </c:pt>
                      <c:pt idx="7723" formatCode="0.00E+00">
                        <c:v>1564.71</c:v>
                      </c:pt>
                      <c:pt idx="7724" formatCode="0.00E+00">
                        <c:v>1562.41</c:v>
                      </c:pt>
                      <c:pt idx="7725" formatCode="0.00E+00">
                        <c:v>1560.14</c:v>
                      </c:pt>
                      <c:pt idx="7726" formatCode="0.00E+00">
                        <c:v>1557.88</c:v>
                      </c:pt>
                      <c:pt idx="7727" formatCode="0.00E+00">
                        <c:v>1555.65</c:v>
                      </c:pt>
                      <c:pt idx="7728" formatCode="0.00E+00">
                        <c:v>1553.44</c:v>
                      </c:pt>
                      <c:pt idx="7729" formatCode="0.00E+00">
                        <c:v>1551.24</c:v>
                      </c:pt>
                      <c:pt idx="7730" formatCode="0.00E+00">
                        <c:v>1549.07</c:v>
                      </c:pt>
                      <c:pt idx="7731" formatCode="0.00E+00">
                        <c:v>1546.92</c:v>
                      </c:pt>
                      <c:pt idx="7732" formatCode="0.00E+00">
                        <c:v>1544.78</c:v>
                      </c:pt>
                      <c:pt idx="7733" formatCode="0.00E+00">
                        <c:v>1542.67</c:v>
                      </c:pt>
                      <c:pt idx="7734" formatCode="0.00E+00">
                        <c:v>1540.57</c:v>
                      </c:pt>
                      <c:pt idx="7735" formatCode="0.00E+00">
                        <c:v>1538.49</c:v>
                      </c:pt>
                      <c:pt idx="7736" formatCode="0.00E+00">
                        <c:v>1536.42</c:v>
                      </c:pt>
                      <c:pt idx="7737" formatCode="0.00E+00">
                        <c:v>1534.38</c:v>
                      </c:pt>
                      <c:pt idx="7738" formatCode="0.00E+00">
                        <c:v>1532.35</c:v>
                      </c:pt>
                      <c:pt idx="7739" formatCode="0.00E+00">
                        <c:v>1530.33</c:v>
                      </c:pt>
                      <c:pt idx="7740" formatCode="0.00E+00">
                        <c:v>1528.34</c:v>
                      </c:pt>
                      <c:pt idx="7741" formatCode="0.00E+00">
                        <c:v>1526.36</c:v>
                      </c:pt>
                      <c:pt idx="7742" formatCode="0.00E+00">
                        <c:v>1524.39</c:v>
                      </c:pt>
                      <c:pt idx="7743" formatCode="0.00E+00">
                        <c:v>1522.44</c:v>
                      </c:pt>
                      <c:pt idx="7744" formatCode="0.00E+00">
                        <c:v>1520.51</c:v>
                      </c:pt>
                      <c:pt idx="7745" formatCode="0.00E+00">
                        <c:v>1518.59</c:v>
                      </c:pt>
                      <c:pt idx="7746" formatCode="0.00E+00">
                        <c:v>1516.68</c:v>
                      </c:pt>
                      <c:pt idx="7747" formatCode="0.00E+00">
                        <c:v>1514.79</c:v>
                      </c:pt>
                      <c:pt idx="7748" formatCode="0.00E+00">
                        <c:v>1512.91</c:v>
                      </c:pt>
                      <c:pt idx="7749" formatCode="0.00E+00">
                        <c:v>1511.05</c:v>
                      </c:pt>
                      <c:pt idx="7750" formatCode="0.00E+00">
                        <c:v>1509.2</c:v>
                      </c:pt>
                      <c:pt idx="7751" formatCode="0.00E+00">
                        <c:v>1507.37</c:v>
                      </c:pt>
                      <c:pt idx="7752" formatCode="0.00E+00">
                        <c:v>1505.54</c:v>
                      </c:pt>
                      <c:pt idx="7753" formatCode="0.00E+00">
                        <c:v>1503.74</c:v>
                      </c:pt>
                      <c:pt idx="7754" formatCode="0.00E+00">
                        <c:v>1501.94</c:v>
                      </c:pt>
                      <c:pt idx="7755" formatCode="0.00E+00">
                        <c:v>1500.15</c:v>
                      </c:pt>
                      <c:pt idx="7756" formatCode="0.00E+00">
                        <c:v>1498.38</c:v>
                      </c:pt>
                      <c:pt idx="7757" formatCode="0.00E+00">
                        <c:v>1496.63</c:v>
                      </c:pt>
                      <c:pt idx="7758" formatCode="0.00E+00">
                        <c:v>1494.88</c:v>
                      </c:pt>
                      <c:pt idx="7759" formatCode="0.00E+00">
                        <c:v>1493.14</c:v>
                      </c:pt>
                      <c:pt idx="7760" formatCode="0.00E+00">
                        <c:v>1491.42</c:v>
                      </c:pt>
                      <c:pt idx="7761" formatCode="0.00E+00">
                        <c:v>1489.71</c:v>
                      </c:pt>
                      <c:pt idx="7762" formatCode="0.00E+00">
                        <c:v>1488.01</c:v>
                      </c:pt>
                      <c:pt idx="7763" formatCode="0.00E+00">
                        <c:v>1486.32</c:v>
                      </c:pt>
                      <c:pt idx="7764" formatCode="0.00E+00">
                        <c:v>1484.64</c:v>
                      </c:pt>
                      <c:pt idx="7765" formatCode="0.00E+00">
                        <c:v>1482.98</c:v>
                      </c:pt>
                      <c:pt idx="7766" formatCode="0.00E+00">
                        <c:v>1481.32</c:v>
                      </c:pt>
                      <c:pt idx="7767" formatCode="0.00E+00">
                        <c:v>1479.68</c:v>
                      </c:pt>
                      <c:pt idx="7768" formatCode="0.00E+00">
                        <c:v>1478.05</c:v>
                      </c:pt>
                      <c:pt idx="7769" formatCode="0.00E+00">
                        <c:v>1476.42</c:v>
                      </c:pt>
                      <c:pt idx="7770" formatCode="0.00E+00">
                        <c:v>1474.81</c:v>
                      </c:pt>
                      <c:pt idx="7771" formatCode="0.00E+00">
                        <c:v>1473.21</c:v>
                      </c:pt>
                      <c:pt idx="7772" formatCode="0.00E+00">
                        <c:v>1471.61</c:v>
                      </c:pt>
                      <c:pt idx="7773" formatCode="0.00E+00">
                        <c:v>1470.03</c:v>
                      </c:pt>
                      <c:pt idx="7774" formatCode="0.00E+00">
                        <c:v>1468.46</c:v>
                      </c:pt>
                      <c:pt idx="7775" formatCode="0.00E+00">
                        <c:v>1466.9</c:v>
                      </c:pt>
                      <c:pt idx="7776" formatCode="0.00E+00">
                        <c:v>1465.34</c:v>
                      </c:pt>
                      <c:pt idx="7777" formatCode="0.00E+00">
                        <c:v>1463.8</c:v>
                      </c:pt>
                      <c:pt idx="7778" formatCode="0.00E+00">
                        <c:v>1462.27</c:v>
                      </c:pt>
                      <c:pt idx="7779" formatCode="0.00E+00">
                        <c:v>1460.74</c:v>
                      </c:pt>
                      <c:pt idx="7780" formatCode="0.00E+00">
                        <c:v>1459.22</c:v>
                      </c:pt>
                      <c:pt idx="7781" formatCode="0.00E+00">
                        <c:v>1457.72</c:v>
                      </c:pt>
                      <c:pt idx="7782" formatCode="0.00E+00">
                        <c:v>1456.22</c:v>
                      </c:pt>
                      <c:pt idx="7783" formatCode="0.00E+00">
                        <c:v>1454.73</c:v>
                      </c:pt>
                      <c:pt idx="7784" formatCode="0.00E+00">
                        <c:v>1453.25</c:v>
                      </c:pt>
                      <c:pt idx="7785" formatCode="0.00E+00">
                        <c:v>1451.78</c:v>
                      </c:pt>
                      <c:pt idx="7786" formatCode="0.00E+00">
                        <c:v>1450.32</c:v>
                      </c:pt>
                      <c:pt idx="7787" formatCode="0.00E+00">
                        <c:v>1448.86</c:v>
                      </c:pt>
                      <c:pt idx="7788" formatCode="0.00E+00">
                        <c:v>1447.42</c:v>
                      </c:pt>
                      <c:pt idx="7789" formatCode="0.00E+00">
                        <c:v>1445.98</c:v>
                      </c:pt>
                      <c:pt idx="7790" formatCode="0.00E+00">
                        <c:v>1444.55</c:v>
                      </c:pt>
                      <c:pt idx="7791" formatCode="0.00E+00">
                        <c:v>1443.13</c:v>
                      </c:pt>
                      <c:pt idx="7792" formatCode="0.00E+00">
                        <c:v>1441.72</c:v>
                      </c:pt>
                      <c:pt idx="7793" formatCode="0.00E+00">
                        <c:v>1440.32</c:v>
                      </c:pt>
                      <c:pt idx="7794" formatCode="0.00E+00">
                        <c:v>1438.92</c:v>
                      </c:pt>
                      <c:pt idx="7795" formatCode="0.00E+00">
                        <c:v>1437.53</c:v>
                      </c:pt>
                      <c:pt idx="7796" formatCode="0.00E+00">
                        <c:v>1436.15</c:v>
                      </c:pt>
                      <c:pt idx="7797" formatCode="0.00E+00">
                        <c:v>1434.78</c:v>
                      </c:pt>
                      <c:pt idx="7798" formatCode="0.00E+00">
                        <c:v>1433.42</c:v>
                      </c:pt>
                      <c:pt idx="7799" formatCode="0.00E+00">
                        <c:v>1432.06</c:v>
                      </c:pt>
                      <c:pt idx="7800" formatCode="0.00E+00">
                        <c:v>1430.71</c:v>
                      </c:pt>
                      <c:pt idx="7801" formatCode="0.00E+00">
                        <c:v>1429.37</c:v>
                      </c:pt>
                      <c:pt idx="7802" formatCode="0.00E+00">
                        <c:v>1428.04</c:v>
                      </c:pt>
                      <c:pt idx="7803" formatCode="0.00E+00">
                        <c:v>1426.71</c:v>
                      </c:pt>
                      <c:pt idx="7804" formatCode="0.00E+00">
                        <c:v>1425.39</c:v>
                      </c:pt>
                      <c:pt idx="7805" formatCode="0.00E+00">
                        <c:v>1424.07</c:v>
                      </c:pt>
                      <c:pt idx="7806" formatCode="0.00E+00">
                        <c:v>1422.77</c:v>
                      </c:pt>
                      <c:pt idx="7807" formatCode="0.00E+00">
                        <c:v>1421.47</c:v>
                      </c:pt>
                      <c:pt idx="7808" formatCode="0.00E+00">
                        <c:v>1420.18</c:v>
                      </c:pt>
                      <c:pt idx="7809" formatCode="0.00E+00">
                        <c:v>1418.89</c:v>
                      </c:pt>
                      <c:pt idx="7810" formatCode="0.00E+00">
                        <c:v>1417.61</c:v>
                      </c:pt>
                      <c:pt idx="7811" formatCode="0.00E+00">
                        <c:v>1416.34</c:v>
                      </c:pt>
                      <c:pt idx="7812" formatCode="0.00E+00">
                        <c:v>1415.07</c:v>
                      </c:pt>
                      <c:pt idx="7813" formatCode="0.00E+00">
                        <c:v>1413.81</c:v>
                      </c:pt>
                      <c:pt idx="7814" formatCode="0.00E+00">
                        <c:v>1412.56</c:v>
                      </c:pt>
                      <c:pt idx="7815" formatCode="0.00E+00">
                        <c:v>1411.32</c:v>
                      </c:pt>
                      <c:pt idx="7816" formatCode="0.00E+00">
                        <c:v>1410.08</c:v>
                      </c:pt>
                      <c:pt idx="7817" formatCode="0.00E+00">
                        <c:v>1408.84</c:v>
                      </c:pt>
                      <c:pt idx="7818" formatCode="0.00E+00">
                        <c:v>1407.61</c:v>
                      </c:pt>
                      <c:pt idx="7819" formatCode="0.00E+00">
                        <c:v>1406.39</c:v>
                      </c:pt>
                      <c:pt idx="7820" formatCode="0.00E+00">
                        <c:v>1405.18</c:v>
                      </c:pt>
                      <c:pt idx="7821" formatCode="0.00E+00">
                        <c:v>1403.97</c:v>
                      </c:pt>
                      <c:pt idx="7822" formatCode="0.00E+00">
                        <c:v>1402.76</c:v>
                      </c:pt>
                      <c:pt idx="7823" formatCode="0.00E+00">
                        <c:v>1401.57</c:v>
                      </c:pt>
                      <c:pt idx="7824" formatCode="0.00E+00">
                        <c:v>1400.37</c:v>
                      </c:pt>
                      <c:pt idx="7825" formatCode="0.00E+00">
                        <c:v>1399.19</c:v>
                      </c:pt>
                      <c:pt idx="7826" formatCode="0.00E+00">
                        <c:v>1398.01</c:v>
                      </c:pt>
                      <c:pt idx="7827" formatCode="0.00E+00">
                        <c:v>1396.83</c:v>
                      </c:pt>
                      <c:pt idx="7828" formatCode="0.00E+00">
                        <c:v>1395.66</c:v>
                      </c:pt>
                      <c:pt idx="7829" formatCode="0.00E+00">
                        <c:v>1394.5</c:v>
                      </c:pt>
                      <c:pt idx="7830" formatCode="0.00E+00">
                        <c:v>1393.34</c:v>
                      </c:pt>
                      <c:pt idx="7831" formatCode="0.00E+00">
                        <c:v>1392.19</c:v>
                      </c:pt>
                      <c:pt idx="7832" formatCode="0.00E+00">
                        <c:v>1391.04</c:v>
                      </c:pt>
                      <c:pt idx="7833" formatCode="0.00E+00">
                        <c:v>1389.9</c:v>
                      </c:pt>
                      <c:pt idx="7834" formatCode="0.00E+00">
                        <c:v>1388.77</c:v>
                      </c:pt>
                      <c:pt idx="7835" formatCode="0.00E+00">
                        <c:v>1387.64</c:v>
                      </c:pt>
                      <c:pt idx="7836" formatCode="0.00E+00">
                        <c:v>1386.51</c:v>
                      </c:pt>
                      <c:pt idx="7837" formatCode="0.00E+00">
                        <c:v>1385.39</c:v>
                      </c:pt>
                      <c:pt idx="7838" formatCode="0.00E+00">
                        <c:v>1384.28</c:v>
                      </c:pt>
                      <c:pt idx="7839" formatCode="0.00E+00">
                        <c:v>1383.17</c:v>
                      </c:pt>
                      <c:pt idx="7840" formatCode="0.00E+00">
                        <c:v>1382.06</c:v>
                      </c:pt>
                      <c:pt idx="7841" formatCode="0.00E+00">
                        <c:v>1380.96</c:v>
                      </c:pt>
                      <c:pt idx="7842" formatCode="0.00E+00">
                        <c:v>1379.87</c:v>
                      </c:pt>
                      <c:pt idx="7843" formatCode="0.00E+00">
                        <c:v>1378.78</c:v>
                      </c:pt>
                      <c:pt idx="7844" formatCode="0.00E+00">
                        <c:v>1377.69</c:v>
                      </c:pt>
                      <c:pt idx="7845" formatCode="0.00E+00">
                        <c:v>1376.61</c:v>
                      </c:pt>
                      <c:pt idx="7846" formatCode="0.00E+00">
                        <c:v>1375.54</c:v>
                      </c:pt>
                      <c:pt idx="7847" formatCode="0.00E+00">
                        <c:v>1374.46</c:v>
                      </c:pt>
                      <c:pt idx="7848" formatCode="0.00E+00">
                        <c:v>1373.4</c:v>
                      </c:pt>
                      <c:pt idx="7849" formatCode="0.00E+00">
                        <c:v>1372.34</c:v>
                      </c:pt>
                      <c:pt idx="7850" formatCode="0.00E+00">
                        <c:v>1371.28</c:v>
                      </c:pt>
                      <c:pt idx="7851" formatCode="0.00E+00">
                        <c:v>1370.23</c:v>
                      </c:pt>
                      <c:pt idx="7852" formatCode="0.00E+00">
                        <c:v>1369.18</c:v>
                      </c:pt>
                      <c:pt idx="7853" formatCode="0.00E+00">
                        <c:v>1368.14</c:v>
                      </c:pt>
                      <c:pt idx="7854" formatCode="0.00E+00">
                        <c:v>1367.1</c:v>
                      </c:pt>
                      <c:pt idx="7855" formatCode="0.00E+00">
                        <c:v>1366.07</c:v>
                      </c:pt>
                      <c:pt idx="7856" formatCode="0.00E+00">
                        <c:v>1365.04</c:v>
                      </c:pt>
                      <c:pt idx="7857" formatCode="0.00E+00">
                        <c:v>1364.01</c:v>
                      </c:pt>
                      <c:pt idx="7858" formatCode="0.00E+00">
                        <c:v>1362.99</c:v>
                      </c:pt>
                      <c:pt idx="7859" formatCode="0.00E+00">
                        <c:v>1361.97</c:v>
                      </c:pt>
                      <c:pt idx="7860" formatCode="0.00E+00">
                        <c:v>1360.96</c:v>
                      </c:pt>
                      <c:pt idx="7861" formatCode="0.00E+00">
                        <c:v>1359.95</c:v>
                      </c:pt>
                      <c:pt idx="7862" formatCode="0.00E+00">
                        <c:v>1358.95</c:v>
                      </c:pt>
                      <c:pt idx="7863" formatCode="0.00E+00">
                        <c:v>1357.95</c:v>
                      </c:pt>
                      <c:pt idx="7864" formatCode="0.00E+00">
                        <c:v>1356.95</c:v>
                      </c:pt>
                      <c:pt idx="7865" formatCode="0.00E+00">
                        <c:v>1355.96</c:v>
                      </c:pt>
                      <c:pt idx="7866" formatCode="0.00E+00">
                        <c:v>1354.97</c:v>
                      </c:pt>
                      <c:pt idx="7867" formatCode="0.00E+00">
                        <c:v>1353.99</c:v>
                      </c:pt>
                      <c:pt idx="7868" formatCode="0.00E+00">
                        <c:v>1353.01</c:v>
                      </c:pt>
                      <c:pt idx="7869" formatCode="0.00E+00">
                        <c:v>1352.03</c:v>
                      </c:pt>
                      <c:pt idx="7870" formatCode="0.00E+00">
                        <c:v>1351.06</c:v>
                      </c:pt>
                      <c:pt idx="7871" formatCode="0.00E+00">
                        <c:v>1350.09</c:v>
                      </c:pt>
                      <c:pt idx="7872" formatCode="0.00E+00">
                        <c:v>1349.12</c:v>
                      </c:pt>
                      <c:pt idx="7873" formatCode="0.00E+00">
                        <c:v>1348.16</c:v>
                      </c:pt>
                      <c:pt idx="7874" formatCode="0.00E+00">
                        <c:v>1347.2</c:v>
                      </c:pt>
                      <c:pt idx="7875" formatCode="0.00E+00">
                        <c:v>1346.25</c:v>
                      </c:pt>
                      <c:pt idx="7876" formatCode="0.00E+00">
                        <c:v>1345.3</c:v>
                      </c:pt>
                      <c:pt idx="7877" formatCode="0.00E+00">
                        <c:v>1344.35</c:v>
                      </c:pt>
                      <c:pt idx="7878" formatCode="0.00E+00">
                        <c:v>1343.41</c:v>
                      </c:pt>
                      <c:pt idx="7879" formatCode="0.00E+00">
                        <c:v>1342.47</c:v>
                      </c:pt>
                      <c:pt idx="7880" formatCode="0.00E+00">
                        <c:v>1341.53</c:v>
                      </c:pt>
                      <c:pt idx="7881" formatCode="0.00E+00">
                        <c:v>1340.6</c:v>
                      </c:pt>
                      <c:pt idx="7882" formatCode="0.00E+00">
                        <c:v>1339.67</c:v>
                      </c:pt>
                      <c:pt idx="7883" formatCode="0.00E+00">
                        <c:v>1338.74</c:v>
                      </c:pt>
                      <c:pt idx="7884" formatCode="0.00E+00">
                        <c:v>1337.82</c:v>
                      </c:pt>
                      <c:pt idx="7885" formatCode="0.00E+00">
                        <c:v>1336.9</c:v>
                      </c:pt>
                      <c:pt idx="7886" formatCode="0.00E+00">
                        <c:v>1335.99</c:v>
                      </c:pt>
                      <c:pt idx="7887" formatCode="0.00E+00">
                        <c:v>1335.07</c:v>
                      </c:pt>
                      <c:pt idx="7888" formatCode="0.00E+00">
                        <c:v>1334.17</c:v>
                      </c:pt>
                      <c:pt idx="7889" formatCode="0.00E+00">
                        <c:v>1333.26</c:v>
                      </c:pt>
                      <c:pt idx="7890" formatCode="0.00E+00">
                        <c:v>1332.36</c:v>
                      </c:pt>
                      <c:pt idx="7891" formatCode="0.00E+00">
                        <c:v>1331.46</c:v>
                      </c:pt>
                      <c:pt idx="7892" formatCode="0.00E+00">
                        <c:v>1330.56</c:v>
                      </c:pt>
                      <c:pt idx="7893" formatCode="0.00E+00">
                        <c:v>1329.67</c:v>
                      </c:pt>
                      <c:pt idx="7894" formatCode="0.00E+00">
                        <c:v>1328.78</c:v>
                      </c:pt>
                      <c:pt idx="7895" formatCode="0.00E+00">
                        <c:v>1327.89</c:v>
                      </c:pt>
                      <c:pt idx="7896" formatCode="0.00E+00">
                        <c:v>1327.01</c:v>
                      </c:pt>
                      <c:pt idx="7897" formatCode="0.00E+00">
                        <c:v>1326.13</c:v>
                      </c:pt>
                      <c:pt idx="7898" formatCode="0.00E+00">
                        <c:v>1325.25</c:v>
                      </c:pt>
                      <c:pt idx="7899" formatCode="0.00E+00">
                        <c:v>1324.37</c:v>
                      </c:pt>
                      <c:pt idx="7900" formatCode="0.00E+00">
                        <c:v>1323.5</c:v>
                      </c:pt>
                      <c:pt idx="7901" formatCode="0.00E+00">
                        <c:v>1322.63</c:v>
                      </c:pt>
                      <c:pt idx="7902" formatCode="0.00E+00">
                        <c:v>1321.77</c:v>
                      </c:pt>
                      <c:pt idx="7903" formatCode="0.00E+00">
                        <c:v>1320.9</c:v>
                      </c:pt>
                      <c:pt idx="7904" formatCode="0.00E+00">
                        <c:v>1320.04</c:v>
                      </c:pt>
                      <c:pt idx="7905" formatCode="0.00E+00">
                        <c:v>1319.19</c:v>
                      </c:pt>
                      <c:pt idx="7906" formatCode="0.00E+00">
                        <c:v>1318.33</c:v>
                      </c:pt>
                      <c:pt idx="7907" formatCode="0.00E+00">
                        <c:v>1317.48</c:v>
                      </c:pt>
                      <c:pt idx="7908" formatCode="0.00E+00">
                        <c:v>1316.63</c:v>
                      </c:pt>
                      <c:pt idx="7909" formatCode="0.00E+00">
                        <c:v>1315.79</c:v>
                      </c:pt>
                      <c:pt idx="7910" formatCode="0.00E+00">
                        <c:v>1314.94</c:v>
                      </c:pt>
                      <c:pt idx="7911" formatCode="0.00E+00">
                        <c:v>1314.1</c:v>
                      </c:pt>
                      <c:pt idx="7912" formatCode="0.00E+00">
                        <c:v>1313.27</c:v>
                      </c:pt>
                      <c:pt idx="7913" formatCode="0.00E+00">
                        <c:v>1312.43</c:v>
                      </c:pt>
                      <c:pt idx="7914" formatCode="0.00E+00">
                        <c:v>1311.6</c:v>
                      </c:pt>
                      <c:pt idx="7915" formatCode="0.00E+00">
                        <c:v>1310.77</c:v>
                      </c:pt>
                      <c:pt idx="7916" formatCode="0.00E+00">
                        <c:v>1309.94</c:v>
                      </c:pt>
                      <c:pt idx="7917" formatCode="0.00E+00">
                        <c:v>1309.1199999999999</c:v>
                      </c:pt>
                      <c:pt idx="7918" formatCode="0.00E+00">
                        <c:v>1308.3</c:v>
                      </c:pt>
                      <c:pt idx="7919" formatCode="0.00E+00">
                        <c:v>1307.48</c:v>
                      </c:pt>
                      <c:pt idx="7920" formatCode="0.00E+00">
                        <c:v>1306.6600000000001</c:v>
                      </c:pt>
                      <c:pt idx="7921" formatCode="0.00E+00">
                        <c:v>1305.8499999999999</c:v>
                      </c:pt>
                      <c:pt idx="7922" formatCode="0.00E+00">
                        <c:v>1305.04</c:v>
                      </c:pt>
                      <c:pt idx="7923" formatCode="0.00E+00">
                        <c:v>1304.23</c:v>
                      </c:pt>
                      <c:pt idx="7924" formatCode="0.00E+00">
                        <c:v>1303.43</c:v>
                      </c:pt>
                      <c:pt idx="7925" formatCode="0.00E+00">
                        <c:v>1302.6199999999999</c:v>
                      </c:pt>
                      <c:pt idx="7926" formatCode="0.00E+00">
                        <c:v>1301.82</c:v>
                      </c:pt>
                      <c:pt idx="7927" formatCode="0.00E+00">
                        <c:v>1301.02</c:v>
                      </c:pt>
                      <c:pt idx="7928" formatCode="0.00E+00">
                        <c:v>1300.23</c:v>
                      </c:pt>
                      <c:pt idx="7929" formatCode="0.00E+00">
                        <c:v>1299.44</c:v>
                      </c:pt>
                      <c:pt idx="7930" formatCode="0.00E+00">
                        <c:v>1298.6400000000001</c:v>
                      </c:pt>
                      <c:pt idx="7931" formatCode="0.00E+00">
                        <c:v>1297.8599999999999</c:v>
                      </c:pt>
                      <c:pt idx="7932" formatCode="0.00E+00">
                        <c:v>1297.07</c:v>
                      </c:pt>
                      <c:pt idx="7933" formatCode="0.00E+00">
                        <c:v>1296.29</c:v>
                      </c:pt>
                      <c:pt idx="7934" formatCode="0.00E+00">
                        <c:v>1295.51</c:v>
                      </c:pt>
                      <c:pt idx="7935" formatCode="0.00E+00">
                        <c:v>1294.73</c:v>
                      </c:pt>
                      <c:pt idx="7936" formatCode="0.00E+00">
                        <c:v>1293.95</c:v>
                      </c:pt>
                      <c:pt idx="7937" formatCode="0.00E+00">
                        <c:v>1293.18</c:v>
                      </c:pt>
                      <c:pt idx="7938" formatCode="0.00E+00">
                        <c:v>1292.4100000000001</c:v>
                      </c:pt>
                      <c:pt idx="7939" formatCode="0.00E+00">
                        <c:v>1291.6400000000001</c:v>
                      </c:pt>
                      <c:pt idx="7940" formatCode="0.00E+00">
                        <c:v>1290.8699999999999</c:v>
                      </c:pt>
                      <c:pt idx="7941" formatCode="0.00E+00">
                        <c:v>1290.1099999999999</c:v>
                      </c:pt>
                      <c:pt idx="7942" formatCode="0.00E+00">
                        <c:v>1289.3399999999999</c:v>
                      </c:pt>
                      <c:pt idx="7943" formatCode="0.00E+00">
                        <c:v>1288.58</c:v>
                      </c:pt>
                      <c:pt idx="7944" formatCode="0.00E+00">
                        <c:v>1287.83</c:v>
                      </c:pt>
                      <c:pt idx="7945" formatCode="0.00E+00">
                        <c:v>1287.07</c:v>
                      </c:pt>
                      <c:pt idx="7946" formatCode="0.00E+00">
                        <c:v>1286.32</c:v>
                      </c:pt>
                      <c:pt idx="7947" formatCode="0.00E+00">
                        <c:v>1285.57</c:v>
                      </c:pt>
                      <c:pt idx="7948" formatCode="0.00E+00">
                        <c:v>1284.82</c:v>
                      </c:pt>
                      <c:pt idx="7949" formatCode="0.00E+00">
                        <c:v>1284.07</c:v>
                      </c:pt>
                      <c:pt idx="7950" formatCode="0.00E+00">
                        <c:v>1283.32</c:v>
                      </c:pt>
                      <c:pt idx="7951" formatCode="0.00E+00">
                        <c:v>1282.58</c:v>
                      </c:pt>
                      <c:pt idx="7952" formatCode="0.00E+00">
                        <c:v>1281.8399999999999</c:v>
                      </c:pt>
                      <c:pt idx="7953" formatCode="0.00E+00">
                        <c:v>1281.0999999999999</c:v>
                      </c:pt>
                      <c:pt idx="7954" formatCode="0.00E+00">
                        <c:v>1280.3699999999999</c:v>
                      </c:pt>
                      <c:pt idx="7955" formatCode="0.00E+00">
                        <c:v>1279.6300000000001</c:v>
                      </c:pt>
                      <c:pt idx="7956" formatCode="0.00E+00">
                        <c:v>1278.9000000000001</c:v>
                      </c:pt>
                      <c:pt idx="7957" formatCode="0.00E+00">
                        <c:v>1278.17</c:v>
                      </c:pt>
                      <c:pt idx="7958" formatCode="0.00E+00">
                        <c:v>1277.44</c:v>
                      </c:pt>
                      <c:pt idx="7959" formatCode="0.00E+00">
                        <c:v>1276.71</c:v>
                      </c:pt>
                      <c:pt idx="7960" formatCode="0.00E+00">
                        <c:v>1275.99</c:v>
                      </c:pt>
                      <c:pt idx="7961" formatCode="0.00E+00">
                        <c:v>1275.27</c:v>
                      </c:pt>
                      <c:pt idx="7962" formatCode="0.00E+00">
                        <c:v>1274.55</c:v>
                      </c:pt>
                      <c:pt idx="7963" formatCode="0.00E+00">
                        <c:v>1273.83</c:v>
                      </c:pt>
                      <c:pt idx="7964" formatCode="0.00E+00">
                        <c:v>1273.1099999999999</c:v>
                      </c:pt>
                      <c:pt idx="7965" formatCode="0.00E+00">
                        <c:v>1272.3900000000001</c:v>
                      </c:pt>
                      <c:pt idx="7966" formatCode="0.00E+00">
                        <c:v>1271.68</c:v>
                      </c:pt>
                      <c:pt idx="7967" formatCode="0.00E+00">
                        <c:v>1270.97</c:v>
                      </c:pt>
                      <c:pt idx="7968" formatCode="0.00E+00">
                        <c:v>1270.26</c:v>
                      </c:pt>
                      <c:pt idx="7969" formatCode="0.00E+00">
                        <c:v>1269.55</c:v>
                      </c:pt>
                      <c:pt idx="7970" formatCode="0.00E+00">
                        <c:v>1268.8499999999999</c:v>
                      </c:pt>
                      <c:pt idx="7971" formatCode="0.00E+00">
                        <c:v>1268.1400000000001</c:v>
                      </c:pt>
                      <c:pt idx="7972" formatCode="0.00E+00">
                        <c:v>1267.44</c:v>
                      </c:pt>
                      <c:pt idx="7973" formatCode="0.00E+00">
                        <c:v>1266.74</c:v>
                      </c:pt>
                      <c:pt idx="7974" formatCode="0.00E+00">
                        <c:v>1266.04</c:v>
                      </c:pt>
                      <c:pt idx="7975" formatCode="0.00E+00">
                        <c:v>1265.3399999999999</c:v>
                      </c:pt>
                      <c:pt idx="7976" formatCode="0.00E+00">
                        <c:v>1264.6500000000001</c:v>
                      </c:pt>
                      <c:pt idx="7977" formatCode="0.00E+00">
                        <c:v>1263.95</c:v>
                      </c:pt>
                      <c:pt idx="7978" formatCode="0.00E+00">
                        <c:v>1263.26</c:v>
                      </c:pt>
                      <c:pt idx="7979" formatCode="0.00E+00">
                        <c:v>1262.57</c:v>
                      </c:pt>
                      <c:pt idx="7980" formatCode="0.00E+00">
                        <c:v>1261.8800000000001</c:v>
                      </c:pt>
                      <c:pt idx="7981" formatCode="0.00E+00">
                        <c:v>1261.2</c:v>
                      </c:pt>
                      <c:pt idx="7982" formatCode="0.00E+00">
                        <c:v>1260.51</c:v>
                      </c:pt>
                      <c:pt idx="7983" formatCode="0.00E+00">
                        <c:v>1259.83</c:v>
                      </c:pt>
                      <c:pt idx="7984" formatCode="0.00E+00">
                        <c:v>1259.1400000000001</c:v>
                      </c:pt>
                      <c:pt idx="7985" formatCode="0.00E+00">
                        <c:v>1258.46</c:v>
                      </c:pt>
                      <c:pt idx="7986" formatCode="0.00E+00">
                        <c:v>1257.79</c:v>
                      </c:pt>
                      <c:pt idx="7987" formatCode="0.00E+00">
                        <c:v>1257.1099999999999</c:v>
                      </c:pt>
                      <c:pt idx="7988" formatCode="0.00E+00">
                        <c:v>1256.43</c:v>
                      </c:pt>
                      <c:pt idx="7989" formatCode="0.00E+00">
                        <c:v>1255.76</c:v>
                      </c:pt>
                      <c:pt idx="7990" formatCode="0.00E+00">
                        <c:v>1255.0899999999999</c:v>
                      </c:pt>
                      <c:pt idx="7991" formatCode="0.00E+00">
                        <c:v>1254.42</c:v>
                      </c:pt>
                      <c:pt idx="7992" formatCode="0.00E+00">
                        <c:v>1253.75</c:v>
                      </c:pt>
                      <c:pt idx="7993" formatCode="0.00E+00">
                        <c:v>1253.08</c:v>
                      </c:pt>
                      <c:pt idx="7994" formatCode="0.00E+00">
                        <c:v>1252.42</c:v>
                      </c:pt>
                      <c:pt idx="7995" formatCode="0.00E+00">
                        <c:v>1251.75</c:v>
                      </c:pt>
                      <c:pt idx="7996" formatCode="0.00E+00">
                        <c:v>1251.0899999999999</c:v>
                      </c:pt>
                      <c:pt idx="7997" formatCode="0.00E+00">
                        <c:v>1250.43</c:v>
                      </c:pt>
                      <c:pt idx="7998" formatCode="0.00E+00">
                        <c:v>1249.77</c:v>
                      </c:pt>
                      <c:pt idx="7999" formatCode="0.00E+00">
                        <c:v>1249.1099999999999</c:v>
                      </c:pt>
                      <c:pt idx="8000" formatCode="0.00E+00">
                        <c:v>1248.45</c:v>
                      </c:pt>
                      <c:pt idx="8001" formatCode="0.00E+00">
                        <c:v>1247.8</c:v>
                      </c:pt>
                      <c:pt idx="8002" formatCode="0.00E+00">
                        <c:v>1247.1400000000001</c:v>
                      </c:pt>
                      <c:pt idx="8003" formatCode="0.00E+00">
                        <c:v>1246.49</c:v>
                      </c:pt>
                      <c:pt idx="8004" formatCode="0.00E+00">
                        <c:v>1245.8399999999999</c:v>
                      </c:pt>
                      <c:pt idx="8005" formatCode="0.00E+00">
                        <c:v>1245.19</c:v>
                      </c:pt>
                      <c:pt idx="8006" formatCode="0.00E+00">
                        <c:v>1244.54</c:v>
                      </c:pt>
                      <c:pt idx="8007" formatCode="0.00E+00">
                        <c:v>1243.8900000000001</c:v>
                      </c:pt>
                      <c:pt idx="8008" formatCode="0.00E+00">
                        <c:v>1243.25</c:v>
                      </c:pt>
                      <c:pt idx="8009" formatCode="0.00E+00">
                        <c:v>1242.5999999999999</c:v>
                      </c:pt>
                      <c:pt idx="8010" formatCode="0.00E+00">
                        <c:v>1241.96</c:v>
                      </c:pt>
                      <c:pt idx="8011" formatCode="0.00E+00">
                        <c:v>1241.32</c:v>
                      </c:pt>
                      <c:pt idx="8012" formatCode="0.00E+00">
                        <c:v>1240.68</c:v>
                      </c:pt>
                      <c:pt idx="8013" formatCode="0.00E+00">
                        <c:v>1240.04</c:v>
                      </c:pt>
                      <c:pt idx="8014" formatCode="0.00E+00">
                        <c:v>1239.4000000000001</c:v>
                      </c:pt>
                      <c:pt idx="8015" formatCode="0.00E+00">
                        <c:v>1238.76</c:v>
                      </c:pt>
                      <c:pt idx="8016" formatCode="0.00E+00">
                        <c:v>1238.1300000000001</c:v>
                      </c:pt>
                      <c:pt idx="8017" formatCode="0.00E+00">
                        <c:v>1237.49</c:v>
                      </c:pt>
                      <c:pt idx="8018" formatCode="0.00E+00">
                        <c:v>1236.8599999999999</c:v>
                      </c:pt>
                      <c:pt idx="8019" formatCode="0.00E+00">
                        <c:v>1236.23</c:v>
                      </c:pt>
                      <c:pt idx="8020" formatCode="0.00E+00">
                        <c:v>1235.5899999999999</c:v>
                      </c:pt>
                      <c:pt idx="8021" formatCode="0.00E+00">
                        <c:v>1234.96</c:v>
                      </c:pt>
                      <c:pt idx="8022" formatCode="0.00E+00">
                        <c:v>1234.3399999999999</c:v>
                      </c:pt>
                      <c:pt idx="8023" formatCode="0.00E+00">
                        <c:v>1233.71</c:v>
                      </c:pt>
                      <c:pt idx="8024" formatCode="0.00E+00">
                        <c:v>1233.08</c:v>
                      </c:pt>
                      <c:pt idx="8025" formatCode="0.00E+00">
                        <c:v>1232.46</c:v>
                      </c:pt>
                      <c:pt idx="8026" formatCode="0.00E+00">
                        <c:v>1231.83</c:v>
                      </c:pt>
                      <c:pt idx="8027" formatCode="0.00E+00">
                        <c:v>1231.21</c:v>
                      </c:pt>
                      <c:pt idx="8028" formatCode="0.00E+00">
                        <c:v>1230.5899999999999</c:v>
                      </c:pt>
                      <c:pt idx="8029" formatCode="0.00E+00">
                        <c:v>1229.96</c:v>
                      </c:pt>
                      <c:pt idx="8030" formatCode="0.00E+00">
                        <c:v>1229.3399999999999</c:v>
                      </c:pt>
                      <c:pt idx="8031" formatCode="0.00E+00">
                        <c:v>1228.72</c:v>
                      </c:pt>
                      <c:pt idx="8032" formatCode="0.00E+00">
                        <c:v>1228.0999999999999</c:v>
                      </c:pt>
                      <c:pt idx="8033" formatCode="0.00E+00">
                        <c:v>1227.49</c:v>
                      </c:pt>
                      <c:pt idx="8034" formatCode="0.00E+00">
                        <c:v>1226.8699999999999</c:v>
                      </c:pt>
                      <c:pt idx="8035" formatCode="0.00E+00">
                        <c:v>1226.25</c:v>
                      </c:pt>
                      <c:pt idx="8036" formatCode="0.00E+00">
                        <c:v>1225.6400000000001</c:v>
                      </c:pt>
                      <c:pt idx="8037" formatCode="0.00E+00">
                        <c:v>1225.02</c:v>
                      </c:pt>
                      <c:pt idx="8038" formatCode="0.00E+00">
                        <c:v>1224.4100000000001</c:v>
                      </c:pt>
                      <c:pt idx="8039" formatCode="0.00E+00">
                        <c:v>1223.79</c:v>
                      </c:pt>
                      <c:pt idx="8040" formatCode="0.00E+00">
                        <c:v>1223.18</c:v>
                      </c:pt>
                      <c:pt idx="8041" formatCode="0.00E+00">
                        <c:v>1222.57</c:v>
                      </c:pt>
                      <c:pt idx="8042" formatCode="0.00E+00">
                        <c:v>1221.96</c:v>
                      </c:pt>
                      <c:pt idx="8043" formatCode="0.00E+00">
                        <c:v>1221.3499999999999</c:v>
                      </c:pt>
                      <c:pt idx="8044" formatCode="0.00E+00">
                        <c:v>1220.74</c:v>
                      </c:pt>
                      <c:pt idx="8045" formatCode="0.00E+00">
                        <c:v>1220.1400000000001</c:v>
                      </c:pt>
                      <c:pt idx="8046" formatCode="0.00E+00">
                        <c:v>1219.53</c:v>
                      </c:pt>
                      <c:pt idx="8047" formatCode="0.00E+00">
                        <c:v>1218.93</c:v>
                      </c:pt>
                      <c:pt idx="8048" formatCode="0.00E+00">
                        <c:v>1218.33</c:v>
                      </c:pt>
                      <c:pt idx="8049" formatCode="0.00E+00">
                        <c:v>1217.72</c:v>
                      </c:pt>
                      <c:pt idx="8050" formatCode="0.00E+00">
                        <c:v>1217.1199999999999</c:v>
                      </c:pt>
                      <c:pt idx="8051" formatCode="0.00E+00">
                        <c:v>1216.52</c:v>
                      </c:pt>
                      <c:pt idx="8052" formatCode="0.00E+00">
                        <c:v>1215.92</c:v>
                      </c:pt>
                      <c:pt idx="8053" formatCode="0.00E+00">
                        <c:v>1215.33</c:v>
                      </c:pt>
                      <c:pt idx="8054" formatCode="0.00E+00">
                        <c:v>1214.73</c:v>
                      </c:pt>
                      <c:pt idx="8055" formatCode="0.00E+00">
                        <c:v>1214.1400000000001</c:v>
                      </c:pt>
                      <c:pt idx="8056" formatCode="0.00E+00">
                        <c:v>1213.54</c:v>
                      </c:pt>
                      <c:pt idx="8057" formatCode="0.00E+00">
                        <c:v>1212.95</c:v>
                      </c:pt>
                      <c:pt idx="8058" formatCode="0.00E+00">
                        <c:v>1212.3599999999999</c:v>
                      </c:pt>
                      <c:pt idx="8059" formatCode="0.00E+00">
                        <c:v>1211.77</c:v>
                      </c:pt>
                      <c:pt idx="8060" formatCode="0.00E+00">
                        <c:v>1211.18</c:v>
                      </c:pt>
                      <c:pt idx="8061" formatCode="0.00E+00">
                        <c:v>1210.5899999999999</c:v>
                      </c:pt>
                      <c:pt idx="8062" formatCode="0.00E+00">
                        <c:v>1210.01</c:v>
                      </c:pt>
                      <c:pt idx="8063" formatCode="0.00E+00">
                        <c:v>1209.42</c:v>
                      </c:pt>
                      <c:pt idx="8064" formatCode="0.00E+00">
                        <c:v>1208.8399999999999</c:v>
                      </c:pt>
                      <c:pt idx="8065" formatCode="0.00E+00">
                        <c:v>1208.25</c:v>
                      </c:pt>
                      <c:pt idx="8066" formatCode="0.00E+00">
                        <c:v>1207.67</c:v>
                      </c:pt>
                      <c:pt idx="8067" formatCode="0.00E+00">
                        <c:v>1207.0899999999999</c:v>
                      </c:pt>
                      <c:pt idx="8068" formatCode="0.00E+00">
                        <c:v>1206.51</c:v>
                      </c:pt>
                      <c:pt idx="8069" formatCode="0.00E+00">
                        <c:v>1205.93</c:v>
                      </c:pt>
                      <c:pt idx="8070" formatCode="0.00E+00">
                        <c:v>1205.3499999999999</c:v>
                      </c:pt>
                      <c:pt idx="8071" formatCode="0.00E+00">
                        <c:v>1204.78</c:v>
                      </c:pt>
                      <c:pt idx="8072" formatCode="0.00E+00">
                        <c:v>1204.2</c:v>
                      </c:pt>
                      <c:pt idx="8073" formatCode="0.00E+00">
                        <c:v>1203.6300000000001</c:v>
                      </c:pt>
                      <c:pt idx="8074" formatCode="0.00E+00">
                        <c:v>1203.06</c:v>
                      </c:pt>
                      <c:pt idx="8075" formatCode="0.00E+00">
                        <c:v>1202.49</c:v>
                      </c:pt>
                      <c:pt idx="8076" formatCode="0.00E+00">
                        <c:v>1201.92</c:v>
                      </c:pt>
                      <c:pt idx="8077" formatCode="0.00E+00">
                        <c:v>1201.3499999999999</c:v>
                      </c:pt>
                      <c:pt idx="8078" formatCode="0.00E+00">
                        <c:v>1200.78</c:v>
                      </c:pt>
                      <c:pt idx="8079" formatCode="0.00E+00">
                        <c:v>1200.21</c:v>
                      </c:pt>
                      <c:pt idx="8080" formatCode="0.00E+00">
                        <c:v>1199.6500000000001</c:v>
                      </c:pt>
                      <c:pt idx="8081" formatCode="0.00E+00">
                        <c:v>1199.08</c:v>
                      </c:pt>
                      <c:pt idx="8082" formatCode="0.00E+00">
                        <c:v>1198.52</c:v>
                      </c:pt>
                      <c:pt idx="8083" formatCode="0.00E+00">
                        <c:v>1197.96</c:v>
                      </c:pt>
                      <c:pt idx="8084" formatCode="0.00E+00">
                        <c:v>1197.4000000000001</c:v>
                      </c:pt>
                      <c:pt idx="8085" formatCode="0.00E+00">
                        <c:v>1196.8399999999999</c:v>
                      </c:pt>
                      <c:pt idx="8086" formatCode="0.00E+00">
                        <c:v>1196.28</c:v>
                      </c:pt>
                      <c:pt idx="8087" formatCode="0.00E+00">
                        <c:v>1195.72</c:v>
                      </c:pt>
                      <c:pt idx="8088" formatCode="0.00E+00">
                        <c:v>1195.17</c:v>
                      </c:pt>
                      <c:pt idx="8089" formatCode="0.00E+00">
                        <c:v>1194.6099999999999</c:v>
                      </c:pt>
                      <c:pt idx="8090" formatCode="0.00E+00">
                        <c:v>1194.06</c:v>
                      </c:pt>
                      <c:pt idx="8091" formatCode="0.00E+00">
                        <c:v>1193.51</c:v>
                      </c:pt>
                      <c:pt idx="8092" formatCode="0.00E+00">
                        <c:v>1192.95</c:v>
                      </c:pt>
                      <c:pt idx="8093" formatCode="0.00E+00">
                        <c:v>1192.4000000000001</c:v>
                      </c:pt>
                      <c:pt idx="8094" formatCode="0.00E+00">
                        <c:v>1191.8499999999999</c:v>
                      </c:pt>
                      <c:pt idx="8095" formatCode="0.00E+00">
                        <c:v>1191.31</c:v>
                      </c:pt>
                      <c:pt idx="8096" formatCode="0.00E+00">
                        <c:v>1190.76</c:v>
                      </c:pt>
                      <c:pt idx="8097" formatCode="0.00E+00">
                        <c:v>1190.21</c:v>
                      </c:pt>
                      <c:pt idx="8098" formatCode="0.00E+00">
                        <c:v>1189.67</c:v>
                      </c:pt>
                      <c:pt idx="8099" formatCode="0.00E+00">
                        <c:v>1189.1199999999999</c:v>
                      </c:pt>
                      <c:pt idx="8100" formatCode="0.00E+00">
                        <c:v>1188.58</c:v>
                      </c:pt>
                      <c:pt idx="8101" formatCode="0.00E+00">
                        <c:v>1188.04</c:v>
                      </c:pt>
                      <c:pt idx="8102" formatCode="0.00E+00">
                        <c:v>1187.5</c:v>
                      </c:pt>
                      <c:pt idx="8103" formatCode="0.00E+00">
                        <c:v>1186.96</c:v>
                      </c:pt>
                      <c:pt idx="8104" formatCode="0.00E+00">
                        <c:v>1186.42</c:v>
                      </c:pt>
                      <c:pt idx="8105" formatCode="0.00E+00">
                        <c:v>1185.8900000000001</c:v>
                      </c:pt>
                      <c:pt idx="8106" formatCode="0.00E+00">
                        <c:v>1185.3499999999999</c:v>
                      </c:pt>
                      <c:pt idx="8107" formatCode="0.00E+00">
                        <c:v>1184.82</c:v>
                      </c:pt>
                      <c:pt idx="8108" formatCode="0.00E+00">
                        <c:v>1184.28</c:v>
                      </c:pt>
                      <c:pt idx="8109" formatCode="0.00E+00">
                        <c:v>1183.75</c:v>
                      </c:pt>
                      <c:pt idx="8110" formatCode="0.00E+00">
                        <c:v>1183.22</c:v>
                      </c:pt>
                      <c:pt idx="8111" formatCode="0.00E+00">
                        <c:v>1182.69</c:v>
                      </c:pt>
                      <c:pt idx="8112" formatCode="0.00E+00">
                        <c:v>1182.1600000000001</c:v>
                      </c:pt>
                      <c:pt idx="8113" formatCode="0.00E+00">
                        <c:v>1181.6300000000001</c:v>
                      </c:pt>
                      <c:pt idx="8114" formatCode="0.00E+00">
                        <c:v>1181.0999999999999</c:v>
                      </c:pt>
                      <c:pt idx="8115" formatCode="0.00E+00">
                        <c:v>1180.58</c:v>
                      </c:pt>
                      <c:pt idx="8116" formatCode="0.00E+00">
                        <c:v>1180.05</c:v>
                      </c:pt>
                      <c:pt idx="8117" formatCode="0.00E+00">
                        <c:v>1179.53</c:v>
                      </c:pt>
                      <c:pt idx="8118" formatCode="0.00E+00">
                        <c:v>1179.01</c:v>
                      </c:pt>
                      <c:pt idx="8119" formatCode="0.00E+00">
                        <c:v>1178.48</c:v>
                      </c:pt>
                      <c:pt idx="8120" formatCode="0.00E+00">
                        <c:v>1177.96</c:v>
                      </c:pt>
                      <c:pt idx="8121" formatCode="0.00E+00">
                        <c:v>1177.44</c:v>
                      </c:pt>
                      <c:pt idx="8122" formatCode="0.00E+00">
                        <c:v>1176.93</c:v>
                      </c:pt>
                      <c:pt idx="8123" formatCode="0.00E+00">
                        <c:v>1176.4100000000001</c:v>
                      </c:pt>
                      <c:pt idx="8124" formatCode="0.00E+00">
                        <c:v>1175.8900000000001</c:v>
                      </c:pt>
                      <c:pt idx="8125" formatCode="0.00E+00">
                        <c:v>1175.3800000000001</c:v>
                      </c:pt>
                      <c:pt idx="8126" formatCode="0.00E+00">
                        <c:v>1174.8599999999999</c:v>
                      </c:pt>
                      <c:pt idx="8127" formatCode="0.00E+00">
                        <c:v>1174.3499999999999</c:v>
                      </c:pt>
                      <c:pt idx="8128" formatCode="0.00E+00">
                        <c:v>1173.8399999999999</c:v>
                      </c:pt>
                      <c:pt idx="8129" formatCode="0.00E+00">
                        <c:v>1173.33</c:v>
                      </c:pt>
                      <c:pt idx="8130" formatCode="0.00E+00">
                        <c:v>1172.81</c:v>
                      </c:pt>
                      <c:pt idx="8131" formatCode="0.00E+00">
                        <c:v>1172.31</c:v>
                      </c:pt>
                      <c:pt idx="8132" formatCode="0.00E+00">
                        <c:v>1171.8</c:v>
                      </c:pt>
                      <c:pt idx="8133" formatCode="0.00E+00">
                        <c:v>1171.29</c:v>
                      </c:pt>
                      <c:pt idx="8134" formatCode="0.00E+00">
                        <c:v>1170.78</c:v>
                      </c:pt>
                      <c:pt idx="8135" formatCode="0.00E+00">
                        <c:v>1170.28</c:v>
                      </c:pt>
                      <c:pt idx="8136" formatCode="0.00E+00">
                        <c:v>1169.78</c:v>
                      </c:pt>
                      <c:pt idx="8137" formatCode="0.00E+00">
                        <c:v>1169.27</c:v>
                      </c:pt>
                      <c:pt idx="8138" formatCode="0.00E+00">
                        <c:v>1168.77</c:v>
                      </c:pt>
                      <c:pt idx="8139" formatCode="0.00E+00">
                        <c:v>1168.27</c:v>
                      </c:pt>
                      <c:pt idx="8140" formatCode="0.00E+00">
                        <c:v>1167.77</c:v>
                      </c:pt>
                      <c:pt idx="8141" formatCode="0.00E+00">
                        <c:v>1167.27</c:v>
                      </c:pt>
                      <c:pt idx="8142" formatCode="0.00E+00">
                        <c:v>1166.77</c:v>
                      </c:pt>
                      <c:pt idx="8143" formatCode="0.00E+00">
                        <c:v>1166.28</c:v>
                      </c:pt>
                      <c:pt idx="8144" formatCode="0.00E+00">
                        <c:v>1165.78</c:v>
                      </c:pt>
                      <c:pt idx="8145" formatCode="0.00E+00">
                        <c:v>1165.29</c:v>
                      </c:pt>
                      <c:pt idx="8146" formatCode="0.00E+00">
                        <c:v>1164.79</c:v>
                      </c:pt>
                      <c:pt idx="8147" formatCode="0.00E+00">
                        <c:v>1164.3</c:v>
                      </c:pt>
                      <c:pt idx="8148" formatCode="0.00E+00">
                        <c:v>1163.81</c:v>
                      </c:pt>
                      <c:pt idx="8149" formatCode="0.00E+00">
                        <c:v>1163.32</c:v>
                      </c:pt>
                      <c:pt idx="8150" formatCode="0.00E+00">
                        <c:v>1162.83</c:v>
                      </c:pt>
                      <c:pt idx="8151" formatCode="0.00E+00">
                        <c:v>1162.3399999999999</c:v>
                      </c:pt>
                      <c:pt idx="8152" formatCode="0.00E+00">
                        <c:v>1161.8499999999999</c:v>
                      </c:pt>
                      <c:pt idx="8153" formatCode="0.00E+00">
                        <c:v>1161.3599999999999</c:v>
                      </c:pt>
                      <c:pt idx="8154" formatCode="0.00E+00">
                        <c:v>1160.8800000000001</c:v>
                      </c:pt>
                      <c:pt idx="8155" formatCode="0.00E+00">
                        <c:v>1160.3900000000001</c:v>
                      </c:pt>
                      <c:pt idx="8156" formatCode="0.00E+00">
                        <c:v>1159.9100000000001</c:v>
                      </c:pt>
                      <c:pt idx="8157" formatCode="0.00E+00">
                        <c:v>1159.43</c:v>
                      </c:pt>
                      <c:pt idx="8158" formatCode="0.00E+00">
                        <c:v>1158.94</c:v>
                      </c:pt>
                      <c:pt idx="8159" formatCode="0.00E+00">
                        <c:v>1158.46</c:v>
                      </c:pt>
                      <c:pt idx="8160" formatCode="0.00E+00">
                        <c:v>1157.98</c:v>
                      </c:pt>
                      <c:pt idx="8161" formatCode="0.00E+00">
                        <c:v>1157.5</c:v>
                      </c:pt>
                      <c:pt idx="8162" formatCode="0.00E+00">
                        <c:v>1157.02</c:v>
                      </c:pt>
                      <c:pt idx="8163" formatCode="0.00E+00">
                        <c:v>1156.55</c:v>
                      </c:pt>
                      <c:pt idx="8164" formatCode="0.00E+00">
                        <c:v>1156.07</c:v>
                      </c:pt>
                      <c:pt idx="8165" formatCode="0.00E+00">
                        <c:v>1155.5899999999999</c:v>
                      </c:pt>
                      <c:pt idx="8166" formatCode="0.00E+00">
                        <c:v>1155.1199999999999</c:v>
                      </c:pt>
                      <c:pt idx="8167" formatCode="0.00E+00">
                        <c:v>1154.6500000000001</c:v>
                      </c:pt>
                      <c:pt idx="8168" formatCode="0.00E+00">
                        <c:v>1154.17</c:v>
                      </c:pt>
                      <c:pt idx="8169" formatCode="0.00E+00">
                        <c:v>1153.7</c:v>
                      </c:pt>
                      <c:pt idx="8170" formatCode="0.00E+00">
                        <c:v>1153.23</c:v>
                      </c:pt>
                      <c:pt idx="8171" formatCode="0.00E+00">
                        <c:v>1152.76</c:v>
                      </c:pt>
                      <c:pt idx="8172" formatCode="0.00E+00">
                        <c:v>1152.29</c:v>
                      </c:pt>
                      <c:pt idx="8173" formatCode="0.00E+00">
                        <c:v>1151.82</c:v>
                      </c:pt>
                      <c:pt idx="8174" formatCode="0.00E+00">
                        <c:v>1151.3599999999999</c:v>
                      </c:pt>
                      <c:pt idx="8175" formatCode="0.00E+00">
                        <c:v>1150.8900000000001</c:v>
                      </c:pt>
                      <c:pt idx="8176" formatCode="0.00E+00">
                        <c:v>1150.42</c:v>
                      </c:pt>
                      <c:pt idx="8177" formatCode="0.00E+00">
                        <c:v>1149.96</c:v>
                      </c:pt>
                      <c:pt idx="8178" formatCode="0.00E+00">
                        <c:v>1149.5</c:v>
                      </c:pt>
                      <c:pt idx="8179" formatCode="0.00E+00">
                        <c:v>1149.03</c:v>
                      </c:pt>
                      <c:pt idx="8180" formatCode="0.00E+00">
                        <c:v>1148.57</c:v>
                      </c:pt>
                      <c:pt idx="8181" formatCode="0.00E+00">
                        <c:v>1148.1099999999999</c:v>
                      </c:pt>
                      <c:pt idx="8182" formatCode="0.00E+00">
                        <c:v>1147.6500000000001</c:v>
                      </c:pt>
                      <c:pt idx="8183" formatCode="0.00E+00">
                        <c:v>1147.19</c:v>
                      </c:pt>
                      <c:pt idx="8184" formatCode="0.00E+00">
                        <c:v>1146.73</c:v>
                      </c:pt>
                      <c:pt idx="8185" formatCode="0.00E+00">
                        <c:v>1146.27</c:v>
                      </c:pt>
                      <c:pt idx="8186" formatCode="0.00E+00">
                        <c:v>1145.82</c:v>
                      </c:pt>
                      <c:pt idx="8187" formatCode="0.00E+00">
                        <c:v>1145.3599999999999</c:v>
                      </c:pt>
                      <c:pt idx="8188" formatCode="0.00E+00">
                        <c:v>1144.9100000000001</c:v>
                      </c:pt>
                      <c:pt idx="8189" formatCode="0.00E+00">
                        <c:v>1144.45</c:v>
                      </c:pt>
                      <c:pt idx="8190" formatCode="0.00E+00">
                        <c:v>1144</c:v>
                      </c:pt>
                      <c:pt idx="8191" formatCode="0.00E+00">
                        <c:v>1143.55</c:v>
                      </c:pt>
                      <c:pt idx="8192" formatCode="0.00E+00">
                        <c:v>1143.0999999999999</c:v>
                      </c:pt>
                      <c:pt idx="8193" formatCode="0.00E+00">
                        <c:v>1142.6400000000001</c:v>
                      </c:pt>
                      <c:pt idx="8194" formatCode="0.00E+00">
                        <c:v>1142.2</c:v>
                      </c:pt>
                      <c:pt idx="8195" formatCode="0.00E+00">
                        <c:v>1141.75</c:v>
                      </c:pt>
                      <c:pt idx="8196" formatCode="0.00E+00">
                        <c:v>1141.3</c:v>
                      </c:pt>
                      <c:pt idx="8197" formatCode="0.00E+00">
                        <c:v>1140.8499999999999</c:v>
                      </c:pt>
                      <c:pt idx="8198" formatCode="0.00E+00">
                        <c:v>1140.4000000000001</c:v>
                      </c:pt>
                      <c:pt idx="8199" formatCode="0.00E+00">
                        <c:v>1139.96</c:v>
                      </c:pt>
                      <c:pt idx="8200" formatCode="0.00E+00">
                        <c:v>1139.51</c:v>
                      </c:pt>
                      <c:pt idx="8201" formatCode="0.00E+00">
                        <c:v>1139.07</c:v>
                      </c:pt>
                      <c:pt idx="8202" formatCode="0.00E+00">
                        <c:v>1138.6300000000001</c:v>
                      </c:pt>
                      <c:pt idx="8203" formatCode="0.00E+00">
                        <c:v>1138.18</c:v>
                      </c:pt>
                      <c:pt idx="8204" formatCode="0.00E+00">
                        <c:v>1137.74</c:v>
                      </c:pt>
                      <c:pt idx="8205" formatCode="0.00E+00">
                        <c:v>1137.3</c:v>
                      </c:pt>
                      <c:pt idx="8206" formatCode="0.00E+00">
                        <c:v>1136.8599999999999</c:v>
                      </c:pt>
                      <c:pt idx="8207" formatCode="0.00E+00">
                        <c:v>1136.42</c:v>
                      </c:pt>
                      <c:pt idx="8208" formatCode="0.00E+00">
                        <c:v>1135.99</c:v>
                      </c:pt>
                      <c:pt idx="8209" formatCode="0.00E+00">
                        <c:v>1135.55</c:v>
                      </c:pt>
                      <c:pt idx="8210" formatCode="0.00E+00">
                        <c:v>1135.1099999999999</c:v>
                      </c:pt>
                      <c:pt idx="8211" formatCode="0.00E+00">
                        <c:v>1134.68</c:v>
                      </c:pt>
                      <c:pt idx="8212" formatCode="0.00E+00">
                        <c:v>1134.24</c:v>
                      </c:pt>
                      <c:pt idx="8213" formatCode="0.00E+00">
                        <c:v>1133.81</c:v>
                      </c:pt>
                      <c:pt idx="8214" formatCode="0.00E+00">
                        <c:v>1133.3699999999999</c:v>
                      </c:pt>
                      <c:pt idx="8215" formatCode="0.00E+00">
                        <c:v>1132.94</c:v>
                      </c:pt>
                      <c:pt idx="8216" formatCode="0.00E+00">
                        <c:v>1132.51</c:v>
                      </c:pt>
                      <c:pt idx="8217" formatCode="0.00E+00">
                        <c:v>1132.08</c:v>
                      </c:pt>
                      <c:pt idx="8218" formatCode="0.00E+00">
                        <c:v>1131.6500000000001</c:v>
                      </c:pt>
                      <c:pt idx="8219" formatCode="0.00E+00">
                        <c:v>1131.22</c:v>
                      </c:pt>
                      <c:pt idx="8220" formatCode="0.00E+00">
                        <c:v>1130.79</c:v>
                      </c:pt>
                      <c:pt idx="8221" formatCode="0.00E+00">
                        <c:v>1130.3599999999999</c:v>
                      </c:pt>
                      <c:pt idx="8222" formatCode="0.00E+00">
                        <c:v>1129.93</c:v>
                      </c:pt>
                      <c:pt idx="8223" formatCode="0.00E+00">
                        <c:v>1129.51</c:v>
                      </c:pt>
                      <c:pt idx="8224" formatCode="0.00E+00">
                        <c:v>1129.08</c:v>
                      </c:pt>
                      <c:pt idx="8225" formatCode="0.00E+00">
                        <c:v>1128.6600000000001</c:v>
                      </c:pt>
                      <c:pt idx="8226" formatCode="0.00E+00">
                        <c:v>1128.23</c:v>
                      </c:pt>
                      <c:pt idx="8227" formatCode="0.00E+00">
                        <c:v>1127.81</c:v>
                      </c:pt>
                      <c:pt idx="8228" formatCode="0.00E+00">
                        <c:v>1127.3900000000001</c:v>
                      </c:pt>
                      <c:pt idx="8229" formatCode="0.00E+00">
                        <c:v>1126.97</c:v>
                      </c:pt>
                      <c:pt idx="8230" formatCode="0.00E+00">
                        <c:v>1126.55</c:v>
                      </c:pt>
                      <c:pt idx="8231" formatCode="0.00E+00">
                        <c:v>1126.1199999999999</c:v>
                      </c:pt>
                      <c:pt idx="8232" formatCode="0.00E+00">
                        <c:v>1125.71</c:v>
                      </c:pt>
                      <c:pt idx="8233" formatCode="0.00E+00">
                        <c:v>1125.29</c:v>
                      </c:pt>
                      <c:pt idx="8234" formatCode="0.00E+00">
                        <c:v>1124.8699999999999</c:v>
                      </c:pt>
                      <c:pt idx="8235" formatCode="0.00E+00">
                        <c:v>1124.45</c:v>
                      </c:pt>
                      <c:pt idx="8236" formatCode="0.00E+00">
                        <c:v>1124.04</c:v>
                      </c:pt>
                      <c:pt idx="8237" formatCode="0.00E+00">
                        <c:v>1123.6199999999999</c:v>
                      </c:pt>
                      <c:pt idx="8238" formatCode="0.00E+00">
                        <c:v>1123.2</c:v>
                      </c:pt>
                      <c:pt idx="8239" formatCode="0.00E+00">
                        <c:v>1122.79</c:v>
                      </c:pt>
                      <c:pt idx="8240" formatCode="0.00E+00">
                        <c:v>1122.3800000000001</c:v>
                      </c:pt>
                      <c:pt idx="8241" formatCode="0.00E+00">
                        <c:v>1121.96</c:v>
                      </c:pt>
                      <c:pt idx="8242" formatCode="0.00E+00">
                        <c:v>1121.55</c:v>
                      </c:pt>
                      <c:pt idx="8243" formatCode="0.00E+00">
                        <c:v>1121.1400000000001</c:v>
                      </c:pt>
                      <c:pt idx="8244" formatCode="0.00E+00">
                        <c:v>1120.73</c:v>
                      </c:pt>
                      <c:pt idx="8245" formatCode="0.00E+00">
                        <c:v>1120.32</c:v>
                      </c:pt>
                      <c:pt idx="8246" formatCode="0.00E+00">
                        <c:v>1119.9100000000001</c:v>
                      </c:pt>
                      <c:pt idx="8247" formatCode="0.00E+00">
                        <c:v>1119.5</c:v>
                      </c:pt>
                      <c:pt idx="8248" formatCode="0.00E+00">
                        <c:v>1119.0899999999999</c:v>
                      </c:pt>
                      <c:pt idx="8249" formatCode="0.00E+00">
                        <c:v>1118.69</c:v>
                      </c:pt>
                      <c:pt idx="8250" formatCode="0.00E+00">
                        <c:v>1118.28</c:v>
                      </c:pt>
                      <c:pt idx="8251" formatCode="0.00E+00">
                        <c:v>1117.8800000000001</c:v>
                      </c:pt>
                      <c:pt idx="8252" formatCode="0.00E+00">
                        <c:v>1117.47</c:v>
                      </c:pt>
                      <c:pt idx="8253" formatCode="0.00E+00">
                        <c:v>1117.07</c:v>
                      </c:pt>
                      <c:pt idx="8254" formatCode="0.00E+00">
                        <c:v>1116.6600000000001</c:v>
                      </c:pt>
                      <c:pt idx="8255" formatCode="0.00E+00">
                        <c:v>1116.26</c:v>
                      </c:pt>
                      <c:pt idx="8256" formatCode="0.00E+00">
                        <c:v>1115.8599999999999</c:v>
                      </c:pt>
                      <c:pt idx="8257" formatCode="0.00E+00">
                        <c:v>1115.46</c:v>
                      </c:pt>
                      <c:pt idx="8258" formatCode="0.00E+00">
                        <c:v>1115.06</c:v>
                      </c:pt>
                      <c:pt idx="8259" formatCode="0.00E+00">
                        <c:v>1114.6600000000001</c:v>
                      </c:pt>
                      <c:pt idx="8260" formatCode="0.00E+00">
                        <c:v>1114.26</c:v>
                      </c:pt>
                      <c:pt idx="8261" formatCode="0.00E+00">
                        <c:v>1113.8599999999999</c:v>
                      </c:pt>
                      <c:pt idx="8262" formatCode="0.00E+00">
                        <c:v>1113.46</c:v>
                      </c:pt>
                      <c:pt idx="8263" formatCode="0.00E+00">
                        <c:v>1113.06</c:v>
                      </c:pt>
                      <c:pt idx="8264" formatCode="0.00E+00">
                        <c:v>1112.67</c:v>
                      </c:pt>
                      <c:pt idx="8265" formatCode="0.00E+00">
                        <c:v>1112.27</c:v>
                      </c:pt>
                      <c:pt idx="8266" formatCode="0.00E+00">
                        <c:v>1111.8800000000001</c:v>
                      </c:pt>
                      <c:pt idx="8267" formatCode="0.00E+00">
                        <c:v>1111.48</c:v>
                      </c:pt>
                      <c:pt idx="8268" formatCode="0.00E+00">
                        <c:v>1111.0899999999999</c:v>
                      </c:pt>
                      <c:pt idx="8269" formatCode="0.00E+00">
                        <c:v>1110.69</c:v>
                      </c:pt>
                      <c:pt idx="8270" formatCode="0.00E+00">
                        <c:v>1110.3</c:v>
                      </c:pt>
                      <c:pt idx="8271" formatCode="0.00E+00">
                        <c:v>1109.9100000000001</c:v>
                      </c:pt>
                      <c:pt idx="8272" formatCode="0.00E+00">
                        <c:v>1109.52</c:v>
                      </c:pt>
                      <c:pt idx="8273" formatCode="0.00E+00">
                        <c:v>1109.1300000000001</c:v>
                      </c:pt>
                      <c:pt idx="8274" formatCode="0.00E+00">
                        <c:v>1108.74</c:v>
                      </c:pt>
                      <c:pt idx="8275" formatCode="0.00E+00">
                        <c:v>1108.3499999999999</c:v>
                      </c:pt>
                      <c:pt idx="8276" formatCode="0.00E+00">
                        <c:v>1107.96</c:v>
                      </c:pt>
                      <c:pt idx="8277" formatCode="0.00E+00">
                        <c:v>1107.57</c:v>
                      </c:pt>
                      <c:pt idx="8278" formatCode="0.00E+00">
                        <c:v>1107.18</c:v>
                      </c:pt>
                      <c:pt idx="8279" formatCode="0.00E+00">
                        <c:v>1106.8</c:v>
                      </c:pt>
                      <c:pt idx="8280" formatCode="0.00E+00">
                        <c:v>1106.4100000000001</c:v>
                      </c:pt>
                      <c:pt idx="8281" formatCode="0.00E+00">
                        <c:v>1106.03</c:v>
                      </c:pt>
                      <c:pt idx="8282" formatCode="0.00E+00">
                        <c:v>1105.6400000000001</c:v>
                      </c:pt>
                      <c:pt idx="8283" formatCode="0.00E+00">
                        <c:v>1105.26</c:v>
                      </c:pt>
                      <c:pt idx="8284" formatCode="0.00E+00">
                        <c:v>1104.8699999999999</c:v>
                      </c:pt>
                      <c:pt idx="8285" formatCode="0.00E+00">
                        <c:v>1104.49</c:v>
                      </c:pt>
                      <c:pt idx="8286" formatCode="0.00E+00">
                        <c:v>1104.1099999999999</c:v>
                      </c:pt>
                      <c:pt idx="8287" formatCode="0.00E+00">
                        <c:v>1103.73</c:v>
                      </c:pt>
                      <c:pt idx="8288" formatCode="0.00E+00">
                        <c:v>1103.3499999999999</c:v>
                      </c:pt>
                      <c:pt idx="8289" formatCode="0.00E+00">
                        <c:v>1102.97</c:v>
                      </c:pt>
                      <c:pt idx="8290" formatCode="0.00E+00">
                        <c:v>1102.5899999999999</c:v>
                      </c:pt>
                      <c:pt idx="8291" formatCode="0.00E+00">
                        <c:v>1102.21</c:v>
                      </c:pt>
                      <c:pt idx="8292" formatCode="0.00E+00">
                        <c:v>1101.83</c:v>
                      </c:pt>
                      <c:pt idx="8293" formatCode="0.00E+00">
                        <c:v>1101.45</c:v>
                      </c:pt>
                      <c:pt idx="8294" formatCode="0.00E+00">
                        <c:v>1101.08</c:v>
                      </c:pt>
                      <c:pt idx="8295" formatCode="0.00E+00">
                        <c:v>1100.7</c:v>
                      </c:pt>
                      <c:pt idx="8296" formatCode="0.00E+00">
                        <c:v>1100.32</c:v>
                      </c:pt>
                      <c:pt idx="8297" formatCode="0.00E+00">
                        <c:v>1099.95</c:v>
                      </c:pt>
                      <c:pt idx="8298" formatCode="0.00E+00">
                        <c:v>1099.69</c:v>
                      </c:pt>
                      <c:pt idx="8299" formatCode="0.00E+00">
                        <c:v>1099.69</c:v>
                      </c:pt>
                      <c:pt idx="8300" formatCode="0.00E+00">
                        <c:v>1067.0999999999999</c:v>
                      </c:pt>
                      <c:pt idx="8301" formatCode="0.00E+00">
                        <c:v>1038.6500000000001</c:v>
                      </c:pt>
                      <c:pt idx="8302" formatCode="0.00E+00">
                        <c:v>1013.28</c:v>
                      </c:pt>
                      <c:pt idx="8303">
                        <c:v>990.452</c:v>
                      </c:pt>
                      <c:pt idx="8304">
                        <c:v>969.75</c:v>
                      </c:pt>
                      <c:pt idx="8305">
                        <c:v>950.85699999999997</c:v>
                      </c:pt>
                      <c:pt idx="8306">
                        <c:v>933.50199999999995</c:v>
                      </c:pt>
                      <c:pt idx="8307">
                        <c:v>917.43899999999996</c:v>
                      </c:pt>
                      <c:pt idx="8308">
                        <c:v>902.48400000000004</c:v>
                      </c:pt>
                      <c:pt idx="8309">
                        <c:v>888.48699999999997</c:v>
                      </c:pt>
                      <c:pt idx="8310">
                        <c:v>875.32</c:v>
                      </c:pt>
                      <c:pt idx="8311">
                        <c:v>862.87400000000002</c:v>
                      </c:pt>
                      <c:pt idx="8312">
                        <c:v>851.06600000000003</c:v>
                      </c:pt>
                      <c:pt idx="8313">
                        <c:v>839.82299999999998</c:v>
                      </c:pt>
                      <c:pt idx="8314">
                        <c:v>829.08699999999999</c:v>
                      </c:pt>
                      <c:pt idx="8315">
                        <c:v>818.80700000000002</c:v>
                      </c:pt>
                      <c:pt idx="8316">
                        <c:v>808.93899999999996</c:v>
                      </c:pt>
                      <c:pt idx="8317">
                        <c:v>799.447</c:v>
                      </c:pt>
                      <c:pt idx="8318">
                        <c:v>790.3</c:v>
                      </c:pt>
                      <c:pt idx="8319">
                        <c:v>781.47199999999998</c:v>
                      </c:pt>
                      <c:pt idx="8320">
                        <c:v>772.94100000000003</c:v>
                      </c:pt>
                      <c:pt idx="8321">
                        <c:v>764.68600000000004</c:v>
                      </c:pt>
                      <c:pt idx="8322">
                        <c:v>756.68899999999996</c:v>
                      </c:pt>
                      <c:pt idx="8323">
                        <c:v>748.93499999999995</c:v>
                      </c:pt>
                      <c:pt idx="8324">
                        <c:v>741.40899999999999</c:v>
                      </c:pt>
                      <c:pt idx="8325">
                        <c:v>734.09900000000005</c:v>
                      </c:pt>
                      <c:pt idx="8326">
                        <c:v>726.99300000000005</c:v>
                      </c:pt>
                      <c:pt idx="8327">
                        <c:v>720.08100000000002</c:v>
                      </c:pt>
                      <c:pt idx="8328">
                        <c:v>713.35400000000004</c:v>
                      </c:pt>
                      <c:pt idx="8329">
                        <c:v>706.80499999999995</c:v>
                      </c:pt>
                      <c:pt idx="8330">
                        <c:v>700.42399999999998</c:v>
                      </c:pt>
                      <c:pt idx="8331">
                        <c:v>694.20799999999997</c:v>
                      </c:pt>
                      <c:pt idx="8332">
                        <c:v>688.14800000000002</c:v>
                      </c:pt>
                      <c:pt idx="8333">
                        <c:v>682.24</c:v>
                      </c:pt>
                      <c:pt idx="8334">
                        <c:v>676.47799999999995</c:v>
                      </c:pt>
                      <c:pt idx="8335">
                        <c:v>670.85900000000004</c:v>
                      </c:pt>
                      <c:pt idx="8336">
                        <c:v>665.37599999999998</c:v>
                      </c:pt>
                      <c:pt idx="8337">
                        <c:v>660.02700000000004</c:v>
                      </c:pt>
                      <c:pt idx="8338">
                        <c:v>654.80700000000002</c:v>
                      </c:pt>
                      <c:pt idx="8339">
                        <c:v>649.71100000000001</c:v>
                      </c:pt>
                      <c:pt idx="8340">
                        <c:v>644.73599999999999</c:v>
                      </c:pt>
                      <c:pt idx="8341">
                        <c:v>639.87900000000002</c:v>
                      </c:pt>
                      <c:pt idx="8342">
                        <c:v>635.13499999999999</c:v>
                      </c:pt>
                      <c:pt idx="8343">
                        <c:v>630.50199999999995</c:v>
                      </c:pt>
                      <c:pt idx="8344">
                        <c:v>625.976</c:v>
                      </c:pt>
                      <c:pt idx="8345">
                        <c:v>621.55399999999997</c:v>
                      </c:pt>
                      <c:pt idx="8346">
                        <c:v>617.23400000000004</c:v>
                      </c:pt>
                      <c:pt idx="8347">
                        <c:v>613.01199999999994</c:v>
                      </c:pt>
                      <c:pt idx="8348">
                        <c:v>608.88699999999994</c:v>
                      </c:pt>
                      <c:pt idx="8349">
                        <c:v>604.85500000000002</c:v>
                      </c:pt>
                      <c:pt idx="8350">
                        <c:v>600.91399999999999</c:v>
                      </c:pt>
                      <c:pt idx="8351">
                        <c:v>597.06200000000001</c:v>
                      </c:pt>
                      <c:pt idx="8352">
                        <c:v>593.29499999999996</c:v>
                      </c:pt>
                      <c:pt idx="8353">
                        <c:v>589.61300000000006</c:v>
                      </c:pt>
                      <c:pt idx="8354">
                        <c:v>586.01199999999994</c:v>
                      </c:pt>
                      <c:pt idx="8355">
                        <c:v>582.49099999999999</c:v>
                      </c:pt>
                      <c:pt idx="8356">
                        <c:v>579.048</c:v>
                      </c:pt>
                      <c:pt idx="8357">
                        <c:v>575.67999999999995</c:v>
                      </c:pt>
                      <c:pt idx="8358">
                        <c:v>572.38499999999999</c:v>
                      </c:pt>
                      <c:pt idx="8359">
                        <c:v>569.16300000000001</c:v>
                      </c:pt>
                      <c:pt idx="8360">
                        <c:v>566.01099999999997</c:v>
                      </c:pt>
                      <c:pt idx="8361">
                        <c:v>562.928</c:v>
                      </c:pt>
                      <c:pt idx="8362">
                        <c:v>559.91200000000003</c:v>
                      </c:pt>
                      <c:pt idx="8363">
                        <c:v>556.96100000000001</c:v>
                      </c:pt>
                      <c:pt idx="8364">
                        <c:v>554.07299999999998</c:v>
                      </c:pt>
                      <c:pt idx="8365">
                        <c:v>551.24699999999996</c:v>
                      </c:pt>
                      <c:pt idx="8366">
                        <c:v>548.48199999999997</c:v>
                      </c:pt>
                      <c:pt idx="8367">
                        <c:v>545.77599999999995</c:v>
                      </c:pt>
                      <c:pt idx="8368">
                        <c:v>543.12599999999998</c:v>
                      </c:pt>
                      <c:pt idx="8369">
                        <c:v>540.53300000000002</c:v>
                      </c:pt>
                      <c:pt idx="8370">
                        <c:v>537.995</c:v>
                      </c:pt>
                      <c:pt idx="8371">
                        <c:v>535.50900000000001</c:v>
                      </c:pt>
                      <c:pt idx="8372">
                        <c:v>533.07600000000002</c:v>
                      </c:pt>
                      <c:pt idx="8373">
                        <c:v>530.69299999999998</c:v>
                      </c:pt>
                      <c:pt idx="8374">
                        <c:v>528.36</c:v>
                      </c:pt>
                      <c:pt idx="8375">
                        <c:v>526.07500000000005</c:v>
                      </c:pt>
                      <c:pt idx="8376">
                        <c:v>523.83699999999999</c:v>
                      </c:pt>
                      <c:pt idx="8377">
                        <c:v>521.64599999999996</c:v>
                      </c:pt>
                      <c:pt idx="8378">
                        <c:v>519.49900000000002</c:v>
                      </c:pt>
                      <c:pt idx="8379">
                        <c:v>517.39599999999996</c:v>
                      </c:pt>
                      <c:pt idx="8380">
                        <c:v>515.33600000000001</c:v>
                      </c:pt>
                      <c:pt idx="8381">
                        <c:v>513.31899999999996</c:v>
                      </c:pt>
                      <c:pt idx="8382">
                        <c:v>511.34300000000002</c:v>
                      </c:pt>
                      <c:pt idx="8383">
                        <c:v>509.40800000000002</c:v>
                      </c:pt>
                      <c:pt idx="8384">
                        <c:v>507.512</c:v>
                      </c:pt>
                      <c:pt idx="8385">
                        <c:v>505.65499999999997</c:v>
                      </c:pt>
                      <c:pt idx="8386">
                        <c:v>503.83499999999998</c:v>
                      </c:pt>
                      <c:pt idx="8387">
                        <c:v>502.05200000000002</c:v>
                      </c:pt>
                      <c:pt idx="8388">
                        <c:v>500.30500000000001</c:v>
                      </c:pt>
                      <c:pt idx="8389">
                        <c:v>498.59199999999998</c:v>
                      </c:pt>
                      <c:pt idx="8390">
                        <c:v>496.91399999999999</c:v>
                      </c:pt>
                      <c:pt idx="8391">
                        <c:v>495.26799999999997</c:v>
                      </c:pt>
                      <c:pt idx="8392">
                        <c:v>493.65600000000001</c:v>
                      </c:pt>
                      <c:pt idx="8393">
                        <c:v>492.07499999999999</c:v>
                      </c:pt>
                      <c:pt idx="8394">
                        <c:v>490.524</c:v>
                      </c:pt>
                      <c:pt idx="8395">
                        <c:v>489.00400000000002</c:v>
                      </c:pt>
                      <c:pt idx="8396">
                        <c:v>487.51400000000001</c:v>
                      </c:pt>
                      <c:pt idx="8397">
                        <c:v>486.05200000000002</c:v>
                      </c:pt>
                      <c:pt idx="8398">
                        <c:v>484.61900000000003</c:v>
                      </c:pt>
                      <c:pt idx="8399">
                        <c:v>483.21300000000002</c:v>
                      </c:pt>
                      <c:pt idx="8400">
                        <c:v>481.834</c:v>
                      </c:pt>
                      <c:pt idx="8401">
                        <c:v>480.48099999999999</c:v>
                      </c:pt>
                      <c:pt idx="8402">
                        <c:v>479.154</c:v>
                      </c:pt>
                      <c:pt idx="8403">
                        <c:v>477.85199999999998</c:v>
                      </c:pt>
                      <c:pt idx="8404">
                        <c:v>476.57499999999999</c:v>
                      </c:pt>
                      <c:pt idx="8405">
                        <c:v>475.32100000000003</c:v>
                      </c:pt>
                      <c:pt idx="8406">
                        <c:v>474.09100000000001</c:v>
                      </c:pt>
                      <c:pt idx="8407">
                        <c:v>472.88400000000001</c:v>
                      </c:pt>
                      <c:pt idx="8408">
                        <c:v>471.69900000000001</c:v>
                      </c:pt>
                      <c:pt idx="8409">
                        <c:v>470.536</c:v>
                      </c:pt>
                      <c:pt idx="8410">
                        <c:v>469.39400000000001</c:v>
                      </c:pt>
                      <c:pt idx="8411">
                        <c:v>468.27300000000002</c:v>
                      </c:pt>
                      <c:pt idx="8412">
                        <c:v>467.173</c:v>
                      </c:pt>
                      <c:pt idx="8413">
                        <c:v>466.09300000000002</c:v>
                      </c:pt>
                      <c:pt idx="8414">
                        <c:v>465.03199999999998</c:v>
                      </c:pt>
                      <c:pt idx="8415">
                        <c:v>463.99</c:v>
                      </c:pt>
                      <c:pt idx="8416">
                        <c:v>462.96600000000001</c:v>
                      </c:pt>
                      <c:pt idx="8417">
                        <c:v>461.96100000000001</c:v>
                      </c:pt>
                      <c:pt idx="8418">
                        <c:v>460.97500000000002</c:v>
                      </c:pt>
                      <c:pt idx="8419">
                        <c:v>460.005</c:v>
                      </c:pt>
                      <c:pt idx="8420">
                        <c:v>459.053</c:v>
                      </c:pt>
                      <c:pt idx="8421">
                        <c:v>458.11799999999999</c:v>
                      </c:pt>
                      <c:pt idx="8422">
                        <c:v>457.19900000000001</c:v>
                      </c:pt>
                      <c:pt idx="8423">
                        <c:v>456.29700000000003</c:v>
                      </c:pt>
                      <c:pt idx="8424">
                        <c:v>455.41</c:v>
                      </c:pt>
                      <c:pt idx="8425">
                        <c:v>454.53800000000001</c:v>
                      </c:pt>
                      <c:pt idx="8426">
                        <c:v>453.68200000000002</c:v>
                      </c:pt>
                      <c:pt idx="8427">
                        <c:v>452.84100000000001</c:v>
                      </c:pt>
                      <c:pt idx="8428">
                        <c:v>452.01400000000001</c:v>
                      </c:pt>
                      <c:pt idx="8429">
                        <c:v>451.20100000000002</c:v>
                      </c:pt>
                      <c:pt idx="8430">
                        <c:v>450.40199999999999</c:v>
                      </c:pt>
                      <c:pt idx="8431">
                        <c:v>449.61700000000002</c:v>
                      </c:pt>
                      <c:pt idx="8432">
                        <c:v>448.84500000000003</c:v>
                      </c:pt>
                      <c:pt idx="8433">
                        <c:v>448.08600000000001</c:v>
                      </c:pt>
                      <c:pt idx="8434">
                        <c:v>447.34</c:v>
                      </c:pt>
                      <c:pt idx="8435">
                        <c:v>446.60599999999999</c:v>
                      </c:pt>
                      <c:pt idx="8436">
                        <c:v>445.88499999999999</c:v>
                      </c:pt>
                      <c:pt idx="8437">
                        <c:v>445.17500000000001</c:v>
                      </c:pt>
                      <c:pt idx="8438">
                        <c:v>444.47699999999998</c:v>
                      </c:pt>
                      <c:pt idx="8439">
                        <c:v>443.791</c:v>
                      </c:pt>
                      <c:pt idx="8440">
                        <c:v>443.11599999999999</c:v>
                      </c:pt>
                      <c:pt idx="8441">
                        <c:v>442.452</c:v>
                      </c:pt>
                      <c:pt idx="8442">
                        <c:v>441.79899999999998</c:v>
                      </c:pt>
                      <c:pt idx="8443">
                        <c:v>441.15600000000001</c:v>
                      </c:pt>
                      <c:pt idx="8444">
                        <c:v>440.524</c:v>
                      </c:pt>
                      <c:pt idx="8445">
                        <c:v>439.90100000000001</c:v>
                      </c:pt>
                      <c:pt idx="8446">
                        <c:v>439.28899999999999</c:v>
                      </c:pt>
                      <c:pt idx="8447">
                        <c:v>438.68599999999998</c:v>
                      </c:pt>
                      <c:pt idx="8448">
                        <c:v>438.09300000000002</c:v>
                      </c:pt>
                      <c:pt idx="8449">
                        <c:v>437.50900000000001</c:v>
                      </c:pt>
                      <c:pt idx="8450">
                        <c:v>436.93400000000003</c:v>
                      </c:pt>
                      <c:pt idx="8451">
                        <c:v>436.36799999999999</c:v>
                      </c:pt>
                      <c:pt idx="8452">
                        <c:v>435.81099999999998</c:v>
                      </c:pt>
                      <c:pt idx="8453">
                        <c:v>435.262</c:v>
                      </c:pt>
                      <c:pt idx="8454">
                        <c:v>434.72199999999998</c:v>
                      </c:pt>
                      <c:pt idx="8455">
                        <c:v>434.19</c:v>
                      </c:pt>
                      <c:pt idx="8456">
                        <c:v>433.666</c:v>
                      </c:pt>
                      <c:pt idx="8457">
                        <c:v>433.149</c:v>
                      </c:pt>
                      <c:pt idx="8458">
                        <c:v>432.64100000000002</c:v>
                      </c:pt>
                      <c:pt idx="8459">
                        <c:v>432.14</c:v>
                      </c:pt>
                      <c:pt idx="8460">
                        <c:v>431.64600000000002</c:v>
                      </c:pt>
                      <c:pt idx="8461">
                        <c:v>431.15899999999999</c:v>
                      </c:pt>
                      <c:pt idx="8462">
                        <c:v>430.68</c:v>
                      </c:pt>
                      <c:pt idx="8463">
                        <c:v>430.20699999999999</c:v>
                      </c:pt>
                      <c:pt idx="8464">
                        <c:v>429.74200000000002</c:v>
                      </c:pt>
                      <c:pt idx="8465">
                        <c:v>429.28199999999998</c:v>
                      </c:pt>
                      <c:pt idx="8466">
                        <c:v>428.83</c:v>
                      </c:pt>
                      <c:pt idx="8467">
                        <c:v>428.38400000000001</c:v>
                      </c:pt>
                      <c:pt idx="8468">
                        <c:v>427.94400000000002</c:v>
                      </c:pt>
                      <c:pt idx="8469">
                        <c:v>427.51</c:v>
                      </c:pt>
                      <c:pt idx="8470">
                        <c:v>427.08199999999999</c:v>
                      </c:pt>
                      <c:pt idx="8471">
                        <c:v>426.66</c:v>
                      </c:pt>
                      <c:pt idx="8472">
                        <c:v>426.24400000000003</c:v>
                      </c:pt>
                      <c:pt idx="8473">
                        <c:v>425.83300000000003</c:v>
                      </c:pt>
                      <c:pt idx="8474">
                        <c:v>425.428</c:v>
                      </c:pt>
                      <c:pt idx="8475">
                        <c:v>425.02800000000002</c:v>
                      </c:pt>
                      <c:pt idx="8476">
                        <c:v>424.63299999999998</c:v>
                      </c:pt>
                      <c:pt idx="8477">
                        <c:v>424.24400000000003</c:v>
                      </c:pt>
                      <c:pt idx="8478">
                        <c:v>423.86</c:v>
                      </c:pt>
                      <c:pt idx="8479">
                        <c:v>423.48099999999999</c:v>
                      </c:pt>
                      <c:pt idx="8480">
                        <c:v>423.10599999999999</c:v>
                      </c:pt>
                      <c:pt idx="8481">
                        <c:v>422.73700000000002</c:v>
                      </c:pt>
                      <c:pt idx="8482">
                        <c:v>422.37200000000001</c:v>
                      </c:pt>
                      <c:pt idx="8483">
                        <c:v>422.01100000000002</c:v>
                      </c:pt>
                      <c:pt idx="8484">
                        <c:v>421.65499999999997</c:v>
                      </c:pt>
                      <c:pt idx="8485">
                        <c:v>421.30399999999997</c:v>
                      </c:pt>
                      <c:pt idx="8486">
                        <c:v>420.95699999999999</c:v>
                      </c:pt>
                      <c:pt idx="8487">
                        <c:v>420.61399999999998</c:v>
                      </c:pt>
                      <c:pt idx="8488">
                        <c:v>420.27499999999998</c:v>
                      </c:pt>
                      <c:pt idx="8489">
                        <c:v>419.94</c:v>
                      </c:pt>
                      <c:pt idx="8490">
                        <c:v>419.60899999999998</c:v>
                      </c:pt>
                      <c:pt idx="8491">
                        <c:v>419.28199999999998</c:v>
                      </c:pt>
                      <c:pt idx="8492">
                        <c:v>418.959</c:v>
                      </c:pt>
                      <c:pt idx="8493">
                        <c:v>418.64</c:v>
                      </c:pt>
                      <c:pt idx="8494">
                        <c:v>418.32400000000001</c:v>
                      </c:pt>
                      <c:pt idx="8495">
                        <c:v>418.012</c:v>
                      </c:pt>
                      <c:pt idx="8496">
                        <c:v>417.70299999999997</c:v>
                      </c:pt>
                      <c:pt idx="8497">
                        <c:v>417.39800000000002</c:v>
                      </c:pt>
                      <c:pt idx="8498">
                        <c:v>417.096</c:v>
                      </c:pt>
                      <c:pt idx="8499">
                        <c:v>416.798</c:v>
                      </c:pt>
                      <c:pt idx="8500">
                        <c:v>416.50299999999999</c:v>
                      </c:pt>
                      <c:pt idx="8501">
                        <c:v>416.21100000000001</c:v>
                      </c:pt>
                      <c:pt idx="8502">
                        <c:v>415.92200000000003</c:v>
                      </c:pt>
                      <c:pt idx="8503">
                        <c:v>415.63600000000002</c:v>
                      </c:pt>
                      <c:pt idx="8504">
                        <c:v>415.35300000000001</c:v>
                      </c:pt>
                      <c:pt idx="8505">
                        <c:v>415.07299999999998</c:v>
                      </c:pt>
                      <c:pt idx="8506">
                        <c:v>414.79599999999999</c:v>
                      </c:pt>
                      <c:pt idx="8507">
                        <c:v>414.52199999999999</c:v>
                      </c:pt>
                      <c:pt idx="8508">
                        <c:v>414.25</c:v>
                      </c:pt>
                      <c:pt idx="8509">
                        <c:v>413.98099999999999</c:v>
                      </c:pt>
                      <c:pt idx="8510">
                        <c:v>413.71499999999997</c:v>
                      </c:pt>
                      <c:pt idx="8511">
                        <c:v>413.452</c:v>
                      </c:pt>
                      <c:pt idx="8512">
                        <c:v>413.19099999999997</c:v>
                      </c:pt>
                      <c:pt idx="8513">
                        <c:v>412.93200000000002</c:v>
                      </c:pt>
                      <c:pt idx="8514">
                        <c:v>412.67599999999999</c:v>
                      </c:pt>
                      <c:pt idx="8515">
                        <c:v>412.423</c:v>
                      </c:pt>
                      <c:pt idx="8516">
                        <c:v>412.17099999999999</c:v>
                      </c:pt>
                      <c:pt idx="8517">
                        <c:v>411.92200000000003</c:v>
                      </c:pt>
                      <c:pt idx="8518">
                        <c:v>411.67599999999999</c:v>
                      </c:pt>
                      <c:pt idx="8519">
                        <c:v>411.43099999999998</c:v>
                      </c:pt>
                      <c:pt idx="8520">
                        <c:v>411.18900000000002</c:v>
                      </c:pt>
                      <c:pt idx="8521">
                        <c:v>410.94900000000001</c:v>
                      </c:pt>
                      <c:pt idx="8522">
                        <c:v>410.71100000000001</c:v>
                      </c:pt>
                      <c:pt idx="8523">
                        <c:v>410.47500000000002</c:v>
                      </c:pt>
                      <c:pt idx="8524">
                        <c:v>410.24099999999999</c:v>
                      </c:pt>
                      <c:pt idx="8525">
                        <c:v>410.00900000000001</c:v>
                      </c:pt>
                      <c:pt idx="8526">
                        <c:v>409.779</c:v>
                      </c:pt>
                      <c:pt idx="8527">
                        <c:v>409.55099999999999</c:v>
                      </c:pt>
                      <c:pt idx="8528">
                        <c:v>409.32499999999999</c:v>
                      </c:pt>
                      <c:pt idx="8529">
                        <c:v>409.1</c:v>
                      </c:pt>
                      <c:pt idx="8530">
                        <c:v>408.87799999999999</c:v>
                      </c:pt>
                      <c:pt idx="8531">
                        <c:v>408.65699999999998</c:v>
                      </c:pt>
                      <c:pt idx="8532">
                        <c:v>408.43799999999999</c:v>
                      </c:pt>
                      <c:pt idx="8533">
                        <c:v>408.221</c:v>
                      </c:pt>
                      <c:pt idx="8534">
                        <c:v>408.005</c:v>
                      </c:pt>
                      <c:pt idx="8535">
                        <c:v>407.791</c:v>
                      </c:pt>
                      <c:pt idx="8536">
                        <c:v>407.57799999999997</c:v>
                      </c:pt>
                      <c:pt idx="8537">
                        <c:v>407.36799999999999</c:v>
                      </c:pt>
                      <c:pt idx="8538">
                        <c:v>407.15800000000002</c:v>
                      </c:pt>
                      <c:pt idx="8539">
                        <c:v>406.95</c:v>
                      </c:pt>
                      <c:pt idx="8540">
                        <c:v>406.74400000000003</c:v>
                      </c:pt>
                      <c:pt idx="8541">
                        <c:v>406.53899999999999</c:v>
                      </c:pt>
                      <c:pt idx="8542">
                        <c:v>406.33600000000001</c:v>
                      </c:pt>
                      <c:pt idx="8543">
                        <c:v>406.13400000000001</c:v>
                      </c:pt>
                      <c:pt idx="8544">
                        <c:v>405.93299999999999</c:v>
                      </c:pt>
                      <c:pt idx="8545">
                        <c:v>405.73399999999998</c:v>
                      </c:pt>
                      <c:pt idx="8546">
                        <c:v>405.536</c:v>
                      </c:pt>
                      <c:pt idx="8547">
                        <c:v>405.339</c:v>
                      </c:pt>
                      <c:pt idx="8548">
                        <c:v>405.14400000000001</c:v>
                      </c:pt>
                      <c:pt idx="8549">
                        <c:v>404.95</c:v>
                      </c:pt>
                      <c:pt idx="8550">
                        <c:v>404.75700000000001</c:v>
                      </c:pt>
                      <c:pt idx="8551">
                        <c:v>404.56599999999997</c:v>
                      </c:pt>
                      <c:pt idx="8552">
                        <c:v>404.375</c:v>
                      </c:pt>
                      <c:pt idx="8553">
                        <c:v>404.18599999999998</c:v>
                      </c:pt>
                      <c:pt idx="8554">
                        <c:v>403.99799999999999</c:v>
                      </c:pt>
                      <c:pt idx="8555">
                        <c:v>403.81099999999998</c:v>
                      </c:pt>
                      <c:pt idx="8556">
                        <c:v>403.625</c:v>
                      </c:pt>
                      <c:pt idx="8557">
                        <c:v>403.44</c:v>
                      </c:pt>
                      <c:pt idx="8558">
                        <c:v>403.25700000000001</c:v>
                      </c:pt>
                      <c:pt idx="8559">
                        <c:v>403.07400000000001</c:v>
                      </c:pt>
                      <c:pt idx="8560">
                        <c:v>402.89299999999997</c:v>
                      </c:pt>
                      <c:pt idx="8561">
                        <c:v>402.71199999999999</c:v>
                      </c:pt>
                      <c:pt idx="8562">
                        <c:v>402.53300000000002</c:v>
                      </c:pt>
                      <c:pt idx="8563">
                        <c:v>402.35399999999998</c:v>
                      </c:pt>
                      <c:pt idx="8564">
                        <c:v>402.17700000000002</c:v>
                      </c:pt>
                      <c:pt idx="8565">
                        <c:v>402</c:v>
                      </c:pt>
                      <c:pt idx="8566">
                        <c:v>401.82400000000001</c:v>
                      </c:pt>
                      <c:pt idx="8567">
                        <c:v>401.65</c:v>
                      </c:pt>
                      <c:pt idx="8568">
                        <c:v>401.476</c:v>
                      </c:pt>
                      <c:pt idx="8569">
                        <c:v>401.303</c:v>
                      </c:pt>
                      <c:pt idx="8570">
                        <c:v>401.13099999999997</c:v>
                      </c:pt>
                      <c:pt idx="8571">
                        <c:v>400.959</c:v>
                      </c:pt>
                      <c:pt idx="8572">
                        <c:v>400.78899999999999</c:v>
                      </c:pt>
                      <c:pt idx="8573">
                        <c:v>400.62</c:v>
                      </c:pt>
                      <c:pt idx="8574">
                        <c:v>400.45100000000002</c:v>
                      </c:pt>
                      <c:pt idx="8575">
                        <c:v>400.28300000000002</c:v>
                      </c:pt>
                      <c:pt idx="8576">
                        <c:v>400.11599999999999</c:v>
                      </c:pt>
                      <c:pt idx="8577">
                        <c:v>399.94900000000001</c:v>
                      </c:pt>
                      <c:pt idx="8578">
                        <c:v>399.78399999999999</c:v>
                      </c:pt>
                      <c:pt idx="8579">
                        <c:v>399.61900000000003</c:v>
                      </c:pt>
                      <c:pt idx="8580">
                        <c:v>399.45499999999998</c:v>
                      </c:pt>
                      <c:pt idx="8581">
                        <c:v>399.29199999999997</c:v>
                      </c:pt>
                      <c:pt idx="8582">
                        <c:v>399.12900000000002</c:v>
                      </c:pt>
                      <c:pt idx="8583">
                        <c:v>398.96699999999998</c:v>
                      </c:pt>
                      <c:pt idx="8584">
                        <c:v>398.80599999999998</c:v>
                      </c:pt>
                      <c:pt idx="8585">
                        <c:v>398.64499999999998</c:v>
                      </c:pt>
                      <c:pt idx="8586">
                        <c:v>398.48500000000001</c:v>
                      </c:pt>
                      <c:pt idx="8587">
                        <c:v>398.32600000000002</c:v>
                      </c:pt>
                      <c:pt idx="8588">
                        <c:v>398.16800000000001</c:v>
                      </c:pt>
                      <c:pt idx="8589">
                        <c:v>398.01</c:v>
                      </c:pt>
                      <c:pt idx="8590">
                        <c:v>397.85199999999998</c:v>
                      </c:pt>
                      <c:pt idx="8591">
                        <c:v>397.69600000000003</c:v>
                      </c:pt>
                      <c:pt idx="8592">
                        <c:v>397.54</c:v>
                      </c:pt>
                      <c:pt idx="8593">
                        <c:v>397.38400000000001</c:v>
                      </c:pt>
                      <c:pt idx="8594">
                        <c:v>397.22899999999998</c:v>
                      </c:pt>
                      <c:pt idx="8595">
                        <c:v>397.07499999999999</c:v>
                      </c:pt>
                      <c:pt idx="8596">
                        <c:v>396.92099999999999</c:v>
                      </c:pt>
                      <c:pt idx="8597">
                        <c:v>396.76799999999997</c:v>
                      </c:pt>
                      <c:pt idx="8598">
                        <c:v>396.61599999999999</c:v>
                      </c:pt>
                      <c:pt idx="8599">
                        <c:v>396.464</c:v>
                      </c:pt>
                    </c:numCache>
                  </c:numRef>
                </c:yVal>
                <c:smooth val="1"/>
                <c:extLst>
                  <c:ext xmlns:c16="http://schemas.microsoft.com/office/drawing/2014/chart" uri="{C3380CC4-5D6E-409C-BE32-E72D297353CC}">
                    <c16:uniqueId val="{00000001-4C20-4280-B96B-CB175FD5BEC7}"/>
                  </c:ext>
                </c:extLst>
              </c15:ser>
            </c15:filteredScatterSeries>
            <c15:filteredScatterSeries>
              <c15:ser>
                <c:idx val="1"/>
                <c:order val="1"/>
                <c:tx>
                  <c:strRef>
                    <c:extLst xmlns:c15="http://schemas.microsoft.com/office/drawing/2012/chart">
                      <c:ext xmlns:c15="http://schemas.microsoft.com/office/drawing/2012/chart" uri="{02D57815-91ED-43cb-92C2-25804820EDAC}">
                        <c15:formulaRef>
                          <c15:sqref>'NT11 (2)'!$C$2</c15:sqref>
                        </c15:formulaRef>
                      </c:ext>
                    </c:extLst>
                    <c:strCache>
                      <c:ptCount val="1"/>
                      <c:pt idx="0">
                        <c:v>2</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extLst xmlns:c15="http://schemas.microsoft.com/office/drawing/2012/chart">
                      <c:ext xmlns:c15="http://schemas.microsoft.com/office/drawing/2012/chart" uri="{02D57815-91ED-43cb-92C2-25804820EDAC}">
                        <c15:formulaRef>
                          <c15:sqref>'NT11 (2)'!$A$4:$A$8603</c15:sqref>
                        </c15:formulaRef>
                      </c:ext>
                    </c:extLst>
                    <c:numCache>
                      <c:formatCode>0.00E+00</c:formatCode>
                      <c:ptCount val="8600"/>
                      <c:pt idx="0">
                        <c:v>0</c:v>
                      </c:pt>
                      <c:pt idx="1">
                        <c:v>0.01</c:v>
                      </c:pt>
                      <c:pt idx="2">
                        <c:v>0.02</c:v>
                      </c:pt>
                      <c:pt idx="3">
                        <c:v>0.03</c:v>
                      </c:pt>
                      <c:pt idx="4">
                        <c:v>0.04</c:v>
                      </c:pt>
                      <c:pt idx="5">
                        <c:v>0.05</c:v>
                      </c:pt>
                      <c:pt idx="6">
                        <c:v>0.06</c:v>
                      </c:pt>
                      <c:pt idx="7">
                        <c:v>7.0000000000000007E-2</c:v>
                      </c:pt>
                      <c:pt idx="8">
                        <c:v>0.08</c:v>
                      </c:pt>
                      <c:pt idx="9">
                        <c:v>0.09</c:v>
                      </c:pt>
                      <c:pt idx="10">
                        <c:v>0.1</c:v>
                      </c:pt>
                      <c:pt idx="11">
                        <c:v>0.11</c:v>
                      </c:pt>
                      <c:pt idx="12">
                        <c:v>0.12</c:v>
                      </c:pt>
                      <c:pt idx="13">
                        <c:v>0.13</c:v>
                      </c:pt>
                      <c:pt idx="14">
                        <c:v>0.14000000000000001</c:v>
                      </c:pt>
                      <c:pt idx="15">
                        <c:v>0.15</c:v>
                      </c:pt>
                      <c:pt idx="16">
                        <c:v>0.16</c:v>
                      </c:pt>
                      <c:pt idx="17">
                        <c:v>0.17</c:v>
                      </c:pt>
                      <c:pt idx="18">
                        <c:v>0.18</c:v>
                      </c:pt>
                      <c:pt idx="19">
                        <c:v>0.19</c:v>
                      </c:pt>
                      <c:pt idx="20">
                        <c:v>0.2</c:v>
                      </c:pt>
                      <c:pt idx="21">
                        <c:v>0.21</c:v>
                      </c:pt>
                      <c:pt idx="22">
                        <c:v>0.22</c:v>
                      </c:pt>
                      <c:pt idx="23">
                        <c:v>0.23</c:v>
                      </c:pt>
                      <c:pt idx="24">
                        <c:v>0.24</c:v>
                      </c:pt>
                      <c:pt idx="25">
                        <c:v>0.25</c:v>
                      </c:pt>
                      <c:pt idx="26">
                        <c:v>0.26</c:v>
                      </c:pt>
                      <c:pt idx="27">
                        <c:v>0.27</c:v>
                      </c:pt>
                      <c:pt idx="28">
                        <c:v>0.28000000000000003</c:v>
                      </c:pt>
                      <c:pt idx="29">
                        <c:v>0.28999999999999998</c:v>
                      </c:pt>
                      <c:pt idx="30">
                        <c:v>0.3</c:v>
                      </c:pt>
                      <c:pt idx="31">
                        <c:v>0.31</c:v>
                      </c:pt>
                      <c:pt idx="32">
                        <c:v>0.32</c:v>
                      </c:pt>
                      <c:pt idx="33">
                        <c:v>0.33</c:v>
                      </c:pt>
                      <c:pt idx="34">
                        <c:v>0.34</c:v>
                      </c:pt>
                      <c:pt idx="35">
                        <c:v>0.35</c:v>
                      </c:pt>
                      <c:pt idx="36">
                        <c:v>0.36</c:v>
                      </c:pt>
                      <c:pt idx="37">
                        <c:v>0.37</c:v>
                      </c:pt>
                      <c:pt idx="38">
                        <c:v>0.38</c:v>
                      </c:pt>
                      <c:pt idx="39">
                        <c:v>0.39</c:v>
                      </c:pt>
                      <c:pt idx="40">
                        <c:v>0.4</c:v>
                      </c:pt>
                      <c:pt idx="41">
                        <c:v>0.41</c:v>
                      </c:pt>
                      <c:pt idx="42">
                        <c:v>0.42</c:v>
                      </c:pt>
                      <c:pt idx="43">
                        <c:v>0.43</c:v>
                      </c:pt>
                      <c:pt idx="44">
                        <c:v>0.44</c:v>
                      </c:pt>
                      <c:pt idx="45">
                        <c:v>0.45</c:v>
                      </c:pt>
                      <c:pt idx="46">
                        <c:v>0.46</c:v>
                      </c:pt>
                      <c:pt idx="47">
                        <c:v>0.47</c:v>
                      </c:pt>
                      <c:pt idx="48">
                        <c:v>0.48</c:v>
                      </c:pt>
                      <c:pt idx="49">
                        <c:v>0.49</c:v>
                      </c:pt>
                      <c:pt idx="50">
                        <c:v>0.5</c:v>
                      </c:pt>
                      <c:pt idx="51">
                        <c:v>0.51</c:v>
                      </c:pt>
                      <c:pt idx="52">
                        <c:v>0.52</c:v>
                      </c:pt>
                      <c:pt idx="53">
                        <c:v>0.53</c:v>
                      </c:pt>
                      <c:pt idx="54">
                        <c:v>0.54</c:v>
                      </c:pt>
                      <c:pt idx="55">
                        <c:v>0.55000000000000004</c:v>
                      </c:pt>
                      <c:pt idx="56">
                        <c:v>0.56000000000000005</c:v>
                      </c:pt>
                      <c:pt idx="57">
                        <c:v>0.56999999999999995</c:v>
                      </c:pt>
                      <c:pt idx="58">
                        <c:v>0.57999999999999996</c:v>
                      </c:pt>
                      <c:pt idx="59">
                        <c:v>0.59</c:v>
                      </c:pt>
                      <c:pt idx="60">
                        <c:v>0.6</c:v>
                      </c:pt>
                      <c:pt idx="61">
                        <c:v>0.61</c:v>
                      </c:pt>
                      <c:pt idx="62">
                        <c:v>0.62</c:v>
                      </c:pt>
                      <c:pt idx="63">
                        <c:v>0.63</c:v>
                      </c:pt>
                      <c:pt idx="64">
                        <c:v>0.64</c:v>
                      </c:pt>
                      <c:pt idx="65">
                        <c:v>0.65</c:v>
                      </c:pt>
                      <c:pt idx="66">
                        <c:v>0.66</c:v>
                      </c:pt>
                      <c:pt idx="67">
                        <c:v>0.67</c:v>
                      </c:pt>
                      <c:pt idx="68">
                        <c:v>0.68</c:v>
                      </c:pt>
                      <c:pt idx="69">
                        <c:v>0.69</c:v>
                      </c:pt>
                      <c:pt idx="70">
                        <c:v>0.7</c:v>
                      </c:pt>
                      <c:pt idx="71">
                        <c:v>0.71</c:v>
                      </c:pt>
                      <c:pt idx="72">
                        <c:v>0.72</c:v>
                      </c:pt>
                      <c:pt idx="73">
                        <c:v>0.73</c:v>
                      </c:pt>
                      <c:pt idx="74">
                        <c:v>0.74</c:v>
                      </c:pt>
                      <c:pt idx="75">
                        <c:v>0.75</c:v>
                      </c:pt>
                      <c:pt idx="76">
                        <c:v>0.76</c:v>
                      </c:pt>
                      <c:pt idx="77">
                        <c:v>0.77</c:v>
                      </c:pt>
                      <c:pt idx="78">
                        <c:v>0.78</c:v>
                      </c:pt>
                      <c:pt idx="79">
                        <c:v>0.79</c:v>
                      </c:pt>
                      <c:pt idx="80">
                        <c:v>0.8</c:v>
                      </c:pt>
                      <c:pt idx="81">
                        <c:v>0.81</c:v>
                      </c:pt>
                      <c:pt idx="82">
                        <c:v>0.82</c:v>
                      </c:pt>
                      <c:pt idx="83">
                        <c:v>0.83</c:v>
                      </c:pt>
                      <c:pt idx="84">
                        <c:v>0.84</c:v>
                      </c:pt>
                      <c:pt idx="85">
                        <c:v>0.85</c:v>
                      </c:pt>
                      <c:pt idx="86">
                        <c:v>0.86</c:v>
                      </c:pt>
                      <c:pt idx="87">
                        <c:v>0.87</c:v>
                      </c:pt>
                      <c:pt idx="88">
                        <c:v>0.88</c:v>
                      </c:pt>
                      <c:pt idx="89">
                        <c:v>0.89</c:v>
                      </c:pt>
                      <c:pt idx="90">
                        <c:v>0.9</c:v>
                      </c:pt>
                      <c:pt idx="91">
                        <c:v>0.91</c:v>
                      </c:pt>
                      <c:pt idx="92">
                        <c:v>0.92</c:v>
                      </c:pt>
                      <c:pt idx="93">
                        <c:v>0.93</c:v>
                      </c:pt>
                      <c:pt idx="94">
                        <c:v>0.94</c:v>
                      </c:pt>
                      <c:pt idx="95">
                        <c:v>0.95</c:v>
                      </c:pt>
                      <c:pt idx="96">
                        <c:v>0.96</c:v>
                      </c:pt>
                      <c:pt idx="97">
                        <c:v>0.97</c:v>
                      </c:pt>
                      <c:pt idx="98">
                        <c:v>0.98</c:v>
                      </c:pt>
                      <c:pt idx="99">
                        <c:v>0.99</c:v>
                      </c:pt>
                      <c:pt idx="100" formatCode="General">
                        <c:v>1</c:v>
                      </c:pt>
                      <c:pt idx="101" formatCode="General">
                        <c:v>1.01</c:v>
                      </c:pt>
                      <c:pt idx="102" formatCode="General">
                        <c:v>1.02</c:v>
                      </c:pt>
                      <c:pt idx="103" formatCode="General">
                        <c:v>1.03</c:v>
                      </c:pt>
                      <c:pt idx="104" formatCode="General">
                        <c:v>1.04</c:v>
                      </c:pt>
                      <c:pt idx="105" formatCode="General">
                        <c:v>1.05</c:v>
                      </c:pt>
                      <c:pt idx="106" formatCode="General">
                        <c:v>1.06</c:v>
                      </c:pt>
                      <c:pt idx="107" formatCode="General">
                        <c:v>1.07</c:v>
                      </c:pt>
                      <c:pt idx="108" formatCode="General">
                        <c:v>1.08</c:v>
                      </c:pt>
                      <c:pt idx="109" formatCode="General">
                        <c:v>1.0900000000000001</c:v>
                      </c:pt>
                      <c:pt idx="110" formatCode="General">
                        <c:v>1.1000000000000001</c:v>
                      </c:pt>
                      <c:pt idx="111" formatCode="General">
                        <c:v>1.1100000000000001</c:v>
                      </c:pt>
                      <c:pt idx="112" formatCode="General">
                        <c:v>1.1200000000000001</c:v>
                      </c:pt>
                      <c:pt idx="113" formatCode="General">
                        <c:v>1.1299999999999999</c:v>
                      </c:pt>
                      <c:pt idx="114" formatCode="General">
                        <c:v>1.1399999999999999</c:v>
                      </c:pt>
                      <c:pt idx="115" formatCode="General">
                        <c:v>1.1499999999999999</c:v>
                      </c:pt>
                      <c:pt idx="116" formatCode="General">
                        <c:v>1.1599999999999999</c:v>
                      </c:pt>
                      <c:pt idx="117" formatCode="General">
                        <c:v>1.17</c:v>
                      </c:pt>
                      <c:pt idx="118" formatCode="General">
                        <c:v>1.18</c:v>
                      </c:pt>
                      <c:pt idx="119" formatCode="General">
                        <c:v>1.19</c:v>
                      </c:pt>
                      <c:pt idx="120" formatCode="General">
                        <c:v>1.2</c:v>
                      </c:pt>
                      <c:pt idx="121" formatCode="General">
                        <c:v>1.21</c:v>
                      </c:pt>
                      <c:pt idx="122" formatCode="General">
                        <c:v>1.22</c:v>
                      </c:pt>
                      <c:pt idx="123" formatCode="General">
                        <c:v>1.23</c:v>
                      </c:pt>
                      <c:pt idx="124" formatCode="General">
                        <c:v>1.24</c:v>
                      </c:pt>
                      <c:pt idx="125" formatCode="General">
                        <c:v>1.25</c:v>
                      </c:pt>
                      <c:pt idx="126" formatCode="General">
                        <c:v>1.26</c:v>
                      </c:pt>
                      <c:pt idx="127" formatCode="General">
                        <c:v>1.27</c:v>
                      </c:pt>
                      <c:pt idx="128" formatCode="General">
                        <c:v>1.28</c:v>
                      </c:pt>
                      <c:pt idx="129" formatCode="General">
                        <c:v>1.29</c:v>
                      </c:pt>
                      <c:pt idx="130" formatCode="General">
                        <c:v>1.3</c:v>
                      </c:pt>
                      <c:pt idx="131" formatCode="General">
                        <c:v>1.31</c:v>
                      </c:pt>
                      <c:pt idx="132" formatCode="General">
                        <c:v>1.32</c:v>
                      </c:pt>
                      <c:pt idx="133" formatCode="General">
                        <c:v>1.33</c:v>
                      </c:pt>
                      <c:pt idx="134" formatCode="General">
                        <c:v>1.34</c:v>
                      </c:pt>
                      <c:pt idx="135" formatCode="General">
                        <c:v>1.35</c:v>
                      </c:pt>
                      <c:pt idx="136" formatCode="General">
                        <c:v>1.36</c:v>
                      </c:pt>
                      <c:pt idx="137" formatCode="General">
                        <c:v>1.37</c:v>
                      </c:pt>
                      <c:pt idx="138" formatCode="General">
                        <c:v>1.38</c:v>
                      </c:pt>
                      <c:pt idx="139" formatCode="General">
                        <c:v>1.39</c:v>
                      </c:pt>
                      <c:pt idx="140" formatCode="General">
                        <c:v>1.4</c:v>
                      </c:pt>
                      <c:pt idx="141" formatCode="General">
                        <c:v>1.41</c:v>
                      </c:pt>
                      <c:pt idx="142" formatCode="General">
                        <c:v>1.42</c:v>
                      </c:pt>
                      <c:pt idx="143" formatCode="General">
                        <c:v>1.43</c:v>
                      </c:pt>
                      <c:pt idx="144" formatCode="General">
                        <c:v>1.44</c:v>
                      </c:pt>
                      <c:pt idx="145" formatCode="General">
                        <c:v>1.45</c:v>
                      </c:pt>
                      <c:pt idx="146" formatCode="General">
                        <c:v>1.46</c:v>
                      </c:pt>
                      <c:pt idx="147" formatCode="General">
                        <c:v>1.47</c:v>
                      </c:pt>
                      <c:pt idx="148" formatCode="General">
                        <c:v>1.48</c:v>
                      </c:pt>
                      <c:pt idx="149" formatCode="General">
                        <c:v>1.49</c:v>
                      </c:pt>
                      <c:pt idx="150" formatCode="General">
                        <c:v>1.5</c:v>
                      </c:pt>
                      <c:pt idx="151" formatCode="General">
                        <c:v>1.51</c:v>
                      </c:pt>
                      <c:pt idx="152" formatCode="General">
                        <c:v>1.52</c:v>
                      </c:pt>
                      <c:pt idx="153" formatCode="General">
                        <c:v>1.53</c:v>
                      </c:pt>
                      <c:pt idx="154" formatCode="General">
                        <c:v>1.54</c:v>
                      </c:pt>
                      <c:pt idx="155" formatCode="General">
                        <c:v>1.55</c:v>
                      </c:pt>
                      <c:pt idx="156" formatCode="General">
                        <c:v>1.56</c:v>
                      </c:pt>
                      <c:pt idx="157" formatCode="General">
                        <c:v>1.57</c:v>
                      </c:pt>
                      <c:pt idx="158" formatCode="General">
                        <c:v>1.58</c:v>
                      </c:pt>
                      <c:pt idx="159" formatCode="General">
                        <c:v>1.59</c:v>
                      </c:pt>
                      <c:pt idx="160" formatCode="General">
                        <c:v>1.6</c:v>
                      </c:pt>
                      <c:pt idx="161" formatCode="General">
                        <c:v>1.61</c:v>
                      </c:pt>
                      <c:pt idx="162" formatCode="General">
                        <c:v>1.62</c:v>
                      </c:pt>
                      <c:pt idx="163" formatCode="General">
                        <c:v>1.63</c:v>
                      </c:pt>
                      <c:pt idx="164" formatCode="General">
                        <c:v>1.64</c:v>
                      </c:pt>
                      <c:pt idx="165" formatCode="General">
                        <c:v>1.65</c:v>
                      </c:pt>
                      <c:pt idx="166" formatCode="General">
                        <c:v>1.66</c:v>
                      </c:pt>
                      <c:pt idx="167" formatCode="General">
                        <c:v>1.67</c:v>
                      </c:pt>
                      <c:pt idx="168" formatCode="General">
                        <c:v>1.68</c:v>
                      </c:pt>
                      <c:pt idx="169" formatCode="General">
                        <c:v>1.69</c:v>
                      </c:pt>
                      <c:pt idx="170" formatCode="General">
                        <c:v>1.7</c:v>
                      </c:pt>
                      <c:pt idx="171" formatCode="General">
                        <c:v>1.71</c:v>
                      </c:pt>
                      <c:pt idx="172" formatCode="General">
                        <c:v>1.72</c:v>
                      </c:pt>
                      <c:pt idx="173" formatCode="General">
                        <c:v>1.73</c:v>
                      </c:pt>
                      <c:pt idx="174" formatCode="General">
                        <c:v>1.74</c:v>
                      </c:pt>
                      <c:pt idx="175" formatCode="General">
                        <c:v>1.75</c:v>
                      </c:pt>
                      <c:pt idx="176" formatCode="General">
                        <c:v>1.76</c:v>
                      </c:pt>
                      <c:pt idx="177" formatCode="General">
                        <c:v>1.77</c:v>
                      </c:pt>
                      <c:pt idx="178" formatCode="General">
                        <c:v>1.78</c:v>
                      </c:pt>
                      <c:pt idx="179" formatCode="General">
                        <c:v>1.79</c:v>
                      </c:pt>
                      <c:pt idx="180" formatCode="General">
                        <c:v>1.8</c:v>
                      </c:pt>
                      <c:pt idx="181" formatCode="General">
                        <c:v>1.81</c:v>
                      </c:pt>
                      <c:pt idx="182" formatCode="General">
                        <c:v>1.82</c:v>
                      </c:pt>
                      <c:pt idx="183" formatCode="General">
                        <c:v>1.83</c:v>
                      </c:pt>
                      <c:pt idx="184" formatCode="General">
                        <c:v>1.84</c:v>
                      </c:pt>
                      <c:pt idx="185" formatCode="General">
                        <c:v>1.85</c:v>
                      </c:pt>
                      <c:pt idx="186" formatCode="General">
                        <c:v>1.86</c:v>
                      </c:pt>
                      <c:pt idx="187" formatCode="General">
                        <c:v>1.87</c:v>
                      </c:pt>
                      <c:pt idx="188" formatCode="General">
                        <c:v>1.88</c:v>
                      </c:pt>
                      <c:pt idx="189" formatCode="General">
                        <c:v>1.89</c:v>
                      </c:pt>
                      <c:pt idx="190" formatCode="General">
                        <c:v>1.9</c:v>
                      </c:pt>
                      <c:pt idx="191" formatCode="General">
                        <c:v>1.91</c:v>
                      </c:pt>
                      <c:pt idx="192" formatCode="General">
                        <c:v>1.92</c:v>
                      </c:pt>
                      <c:pt idx="193" formatCode="General">
                        <c:v>1.93</c:v>
                      </c:pt>
                      <c:pt idx="194" formatCode="General">
                        <c:v>1.94</c:v>
                      </c:pt>
                      <c:pt idx="195" formatCode="General">
                        <c:v>1.95</c:v>
                      </c:pt>
                      <c:pt idx="196" formatCode="General">
                        <c:v>1.96</c:v>
                      </c:pt>
                      <c:pt idx="197" formatCode="General">
                        <c:v>1.97</c:v>
                      </c:pt>
                      <c:pt idx="198" formatCode="General">
                        <c:v>1.98</c:v>
                      </c:pt>
                      <c:pt idx="199" formatCode="General">
                        <c:v>1.99</c:v>
                      </c:pt>
                      <c:pt idx="200" formatCode="General">
                        <c:v>2</c:v>
                      </c:pt>
                      <c:pt idx="201" formatCode="General">
                        <c:v>2.0099999999999998</c:v>
                      </c:pt>
                      <c:pt idx="202" formatCode="General">
                        <c:v>2.02</c:v>
                      </c:pt>
                      <c:pt idx="203" formatCode="General">
                        <c:v>2.0299999999999998</c:v>
                      </c:pt>
                      <c:pt idx="204" formatCode="General">
                        <c:v>2.04</c:v>
                      </c:pt>
                      <c:pt idx="205" formatCode="General">
                        <c:v>2.0499999999999998</c:v>
                      </c:pt>
                      <c:pt idx="206" formatCode="General">
                        <c:v>2.06</c:v>
                      </c:pt>
                      <c:pt idx="207" formatCode="General">
                        <c:v>2.0699999999999998</c:v>
                      </c:pt>
                      <c:pt idx="208" formatCode="General">
                        <c:v>2.08</c:v>
                      </c:pt>
                      <c:pt idx="209" formatCode="General">
                        <c:v>2.09</c:v>
                      </c:pt>
                      <c:pt idx="210" formatCode="General">
                        <c:v>2.1</c:v>
                      </c:pt>
                      <c:pt idx="211" formatCode="General">
                        <c:v>2.11</c:v>
                      </c:pt>
                      <c:pt idx="212" formatCode="General">
                        <c:v>2.12</c:v>
                      </c:pt>
                      <c:pt idx="213" formatCode="General">
                        <c:v>2.13</c:v>
                      </c:pt>
                      <c:pt idx="214" formatCode="General">
                        <c:v>2.14</c:v>
                      </c:pt>
                      <c:pt idx="215" formatCode="General">
                        <c:v>2.15</c:v>
                      </c:pt>
                      <c:pt idx="216" formatCode="General">
                        <c:v>2.16</c:v>
                      </c:pt>
                      <c:pt idx="217" formatCode="General">
                        <c:v>2.17</c:v>
                      </c:pt>
                      <c:pt idx="218" formatCode="General">
                        <c:v>2.1800000000000002</c:v>
                      </c:pt>
                      <c:pt idx="219" formatCode="General">
                        <c:v>2.19</c:v>
                      </c:pt>
                      <c:pt idx="220" formatCode="General">
                        <c:v>2.2000000000000002</c:v>
                      </c:pt>
                      <c:pt idx="221" formatCode="General">
                        <c:v>2.21</c:v>
                      </c:pt>
                      <c:pt idx="222" formatCode="General">
                        <c:v>2.2200000000000002</c:v>
                      </c:pt>
                      <c:pt idx="223" formatCode="General">
                        <c:v>2.23</c:v>
                      </c:pt>
                      <c:pt idx="224" formatCode="General">
                        <c:v>2.2400000000000002</c:v>
                      </c:pt>
                      <c:pt idx="225" formatCode="General">
                        <c:v>2.25</c:v>
                      </c:pt>
                      <c:pt idx="226" formatCode="General">
                        <c:v>2.2599999999999998</c:v>
                      </c:pt>
                      <c:pt idx="227" formatCode="General">
                        <c:v>2.27</c:v>
                      </c:pt>
                      <c:pt idx="228" formatCode="General">
                        <c:v>2.2799999999999998</c:v>
                      </c:pt>
                      <c:pt idx="229" formatCode="General">
                        <c:v>2.29</c:v>
                      </c:pt>
                      <c:pt idx="230" formatCode="General">
                        <c:v>2.2999999999999998</c:v>
                      </c:pt>
                      <c:pt idx="231" formatCode="General">
                        <c:v>2.31</c:v>
                      </c:pt>
                      <c:pt idx="232" formatCode="General">
                        <c:v>2.3199999999999998</c:v>
                      </c:pt>
                      <c:pt idx="233" formatCode="General">
                        <c:v>2.33</c:v>
                      </c:pt>
                      <c:pt idx="234" formatCode="General">
                        <c:v>2.34</c:v>
                      </c:pt>
                      <c:pt idx="235" formatCode="General">
                        <c:v>2.35</c:v>
                      </c:pt>
                      <c:pt idx="236" formatCode="General">
                        <c:v>2.36</c:v>
                      </c:pt>
                      <c:pt idx="237" formatCode="General">
                        <c:v>2.37</c:v>
                      </c:pt>
                      <c:pt idx="238" formatCode="General">
                        <c:v>2.38</c:v>
                      </c:pt>
                      <c:pt idx="239" formatCode="General">
                        <c:v>2.39</c:v>
                      </c:pt>
                      <c:pt idx="240" formatCode="General">
                        <c:v>2.4</c:v>
                      </c:pt>
                      <c:pt idx="241" formatCode="General">
                        <c:v>2.41</c:v>
                      </c:pt>
                      <c:pt idx="242" formatCode="General">
                        <c:v>2.42</c:v>
                      </c:pt>
                      <c:pt idx="243" formatCode="General">
                        <c:v>2.4300000000000002</c:v>
                      </c:pt>
                      <c:pt idx="244" formatCode="General">
                        <c:v>2.44</c:v>
                      </c:pt>
                      <c:pt idx="245" formatCode="General">
                        <c:v>2.4500000000000002</c:v>
                      </c:pt>
                      <c:pt idx="246" formatCode="General">
                        <c:v>2.46</c:v>
                      </c:pt>
                      <c:pt idx="247" formatCode="General">
                        <c:v>2.4700000000000002</c:v>
                      </c:pt>
                      <c:pt idx="248" formatCode="General">
                        <c:v>2.48</c:v>
                      </c:pt>
                      <c:pt idx="249" formatCode="General">
                        <c:v>2.4900000000000002</c:v>
                      </c:pt>
                      <c:pt idx="250" formatCode="General">
                        <c:v>2.5</c:v>
                      </c:pt>
                      <c:pt idx="251" formatCode="General">
                        <c:v>2.5099999999999998</c:v>
                      </c:pt>
                      <c:pt idx="252" formatCode="General">
                        <c:v>2.52</c:v>
                      </c:pt>
                      <c:pt idx="253" formatCode="General">
                        <c:v>2.5299999999999998</c:v>
                      </c:pt>
                      <c:pt idx="254" formatCode="General">
                        <c:v>2.54</c:v>
                      </c:pt>
                      <c:pt idx="255" formatCode="General">
                        <c:v>2.5499999999999998</c:v>
                      </c:pt>
                      <c:pt idx="256" formatCode="General">
                        <c:v>2.56</c:v>
                      </c:pt>
                      <c:pt idx="257" formatCode="General">
                        <c:v>2.57</c:v>
                      </c:pt>
                      <c:pt idx="258" formatCode="General">
                        <c:v>2.58</c:v>
                      </c:pt>
                      <c:pt idx="259" formatCode="General">
                        <c:v>2.59</c:v>
                      </c:pt>
                      <c:pt idx="260" formatCode="General">
                        <c:v>2.6</c:v>
                      </c:pt>
                      <c:pt idx="261" formatCode="General">
                        <c:v>2.61</c:v>
                      </c:pt>
                      <c:pt idx="262" formatCode="General">
                        <c:v>2.62</c:v>
                      </c:pt>
                      <c:pt idx="263" formatCode="General">
                        <c:v>2.63</c:v>
                      </c:pt>
                      <c:pt idx="264" formatCode="General">
                        <c:v>2.64</c:v>
                      </c:pt>
                      <c:pt idx="265" formatCode="General">
                        <c:v>2.65</c:v>
                      </c:pt>
                      <c:pt idx="266" formatCode="General">
                        <c:v>2.66</c:v>
                      </c:pt>
                      <c:pt idx="267" formatCode="General">
                        <c:v>2.67</c:v>
                      </c:pt>
                      <c:pt idx="268" formatCode="General">
                        <c:v>2.68</c:v>
                      </c:pt>
                      <c:pt idx="269" formatCode="General">
                        <c:v>2.69</c:v>
                      </c:pt>
                      <c:pt idx="270" formatCode="General">
                        <c:v>2.7</c:v>
                      </c:pt>
                      <c:pt idx="271" formatCode="General">
                        <c:v>2.71</c:v>
                      </c:pt>
                      <c:pt idx="272" formatCode="General">
                        <c:v>2.72</c:v>
                      </c:pt>
                      <c:pt idx="273" formatCode="General">
                        <c:v>2.73</c:v>
                      </c:pt>
                      <c:pt idx="274" formatCode="General">
                        <c:v>2.74</c:v>
                      </c:pt>
                      <c:pt idx="275" formatCode="General">
                        <c:v>2.75</c:v>
                      </c:pt>
                      <c:pt idx="276" formatCode="General">
                        <c:v>2.76</c:v>
                      </c:pt>
                      <c:pt idx="277" formatCode="General">
                        <c:v>2.77</c:v>
                      </c:pt>
                      <c:pt idx="278" formatCode="General">
                        <c:v>2.78</c:v>
                      </c:pt>
                      <c:pt idx="279" formatCode="General">
                        <c:v>2.79</c:v>
                      </c:pt>
                      <c:pt idx="280" formatCode="General">
                        <c:v>2.8</c:v>
                      </c:pt>
                      <c:pt idx="281" formatCode="General">
                        <c:v>2.81</c:v>
                      </c:pt>
                      <c:pt idx="282" formatCode="General">
                        <c:v>2.82</c:v>
                      </c:pt>
                      <c:pt idx="283" formatCode="General">
                        <c:v>2.83</c:v>
                      </c:pt>
                      <c:pt idx="284" formatCode="General">
                        <c:v>2.84</c:v>
                      </c:pt>
                      <c:pt idx="285" formatCode="General">
                        <c:v>2.85</c:v>
                      </c:pt>
                      <c:pt idx="286" formatCode="General">
                        <c:v>2.86</c:v>
                      </c:pt>
                      <c:pt idx="287" formatCode="General">
                        <c:v>2.87</c:v>
                      </c:pt>
                      <c:pt idx="288" formatCode="General">
                        <c:v>2.88</c:v>
                      </c:pt>
                      <c:pt idx="289" formatCode="General">
                        <c:v>2.89</c:v>
                      </c:pt>
                      <c:pt idx="290" formatCode="General">
                        <c:v>2.9</c:v>
                      </c:pt>
                      <c:pt idx="291" formatCode="General">
                        <c:v>2.91</c:v>
                      </c:pt>
                      <c:pt idx="292" formatCode="General">
                        <c:v>2.92</c:v>
                      </c:pt>
                      <c:pt idx="293" formatCode="General">
                        <c:v>2.93</c:v>
                      </c:pt>
                      <c:pt idx="294" formatCode="General">
                        <c:v>2.94</c:v>
                      </c:pt>
                      <c:pt idx="295" formatCode="General">
                        <c:v>2.95</c:v>
                      </c:pt>
                      <c:pt idx="296" formatCode="General">
                        <c:v>2.96</c:v>
                      </c:pt>
                      <c:pt idx="297" formatCode="General">
                        <c:v>2.97</c:v>
                      </c:pt>
                      <c:pt idx="298" formatCode="General">
                        <c:v>2.98</c:v>
                      </c:pt>
                      <c:pt idx="299" formatCode="General">
                        <c:v>2.99</c:v>
                      </c:pt>
                      <c:pt idx="300" formatCode="General">
                        <c:v>3</c:v>
                      </c:pt>
                      <c:pt idx="301" formatCode="General">
                        <c:v>3.01</c:v>
                      </c:pt>
                      <c:pt idx="302" formatCode="General">
                        <c:v>3.02</c:v>
                      </c:pt>
                      <c:pt idx="303" formatCode="General">
                        <c:v>3.03</c:v>
                      </c:pt>
                      <c:pt idx="304" formatCode="General">
                        <c:v>3.04</c:v>
                      </c:pt>
                      <c:pt idx="305" formatCode="General">
                        <c:v>3.05</c:v>
                      </c:pt>
                      <c:pt idx="306" formatCode="General">
                        <c:v>3.06</c:v>
                      </c:pt>
                      <c:pt idx="307" formatCode="General">
                        <c:v>3.07</c:v>
                      </c:pt>
                      <c:pt idx="308" formatCode="General">
                        <c:v>3.08</c:v>
                      </c:pt>
                      <c:pt idx="309" formatCode="General">
                        <c:v>3.09</c:v>
                      </c:pt>
                      <c:pt idx="310" formatCode="General">
                        <c:v>3.1</c:v>
                      </c:pt>
                      <c:pt idx="311" formatCode="General">
                        <c:v>3.11</c:v>
                      </c:pt>
                      <c:pt idx="312" formatCode="General">
                        <c:v>3.12</c:v>
                      </c:pt>
                      <c:pt idx="313" formatCode="General">
                        <c:v>3.13</c:v>
                      </c:pt>
                      <c:pt idx="314" formatCode="General">
                        <c:v>3.14</c:v>
                      </c:pt>
                      <c:pt idx="315" formatCode="General">
                        <c:v>3.15</c:v>
                      </c:pt>
                      <c:pt idx="316" formatCode="General">
                        <c:v>3.16</c:v>
                      </c:pt>
                      <c:pt idx="317" formatCode="General">
                        <c:v>3.17</c:v>
                      </c:pt>
                      <c:pt idx="318" formatCode="General">
                        <c:v>3.18</c:v>
                      </c:pt>
                      <c:pt idx="319" formatCode="General">
                        <c:v>3.19</c:v>
                      </c:pt>
                      <c:pt idx="320" formatCode="General">
                        <c:v>3.2</c:v>
                      </c:pt>
                      <c:pt idx="321" formatCode="General">
                        <c:v>3.21</c:v>
                      </c:pt>
                      <c:pt idx="322" formatCode="General">
                        <c:v>3.22</c:v>
                      </c:pt>
                      <c:pt idx="323" formatCode="General">
                        <c:v>3.23</c:v>
                      </c:pt>
                      <c:pt idx="324" formatCode="General">
                        <c:v>3.24</c:v>
                      </c:pt>
                      <c:pt idx="325" formatCode="General">
                        <c:v>3.25</c:v>
                      </c:pt>
                      <c:pt idx="326" formatCode="General">
                        <c:v>3.26</c:v>
                      </c:pt>
                      <c:pt idx="327" formatCode="General">
                        <c:v>3.27</c:v>
                      </c:pt>
                      <c:pt idx="328" formatCode="General">
                        <c:v>3.28</c:v>
                      </c:pt>
                      <c:pt idx="329" formatCode="General">
                        <c:v>3.29</c:v>
                      </c:pt>
                      <c:pt idx="330" formatCode="General">
                        <c:v>3.3</c:v>
                      </c:pt>
                      <c:pt idx="331" formatCode="General">
                        <c:v>3.31</c:v>
                      </c:pt>
                      <c:pt idx="332" formatCode="General">
                        <c:v>3.32</c:v>
                      </c:pt>
                      <c:pt idx="333" formatCode="General">
                        <c:v>3.33</c:v>
                      </c:pt>
                      <c:pt idx="334" formatCode="General">
                        <c:v>3.34</c:v>
                      </c:pt>
                      <c:pt idx="335" formatCode="General">
                        <c:v>3.35</c:v>
                      </c:pt>
                      <c:pt idx="336" formatCode="General">
                        <c:v>3.36</c:v>
                      </c:pt>
                      <c:pt idx="337" formatCode="General">
                        <c:v>3.37</c:v>
                      </c:pt>
                      <c:pt idx="338" formatCode="General">
                        <c:v>3.38</c:v>
                      </c:pt>
                      <c:pt idx="339" formatCode="General">
                        <c:v>3.39</c:v>
                      </c:pt>
                      <c:pt idx="340" formatCode="General">
                        <c:v>3.4</c:v>
                      </c:pt>
                      <c:pt idx="341" formatCode="General">
                        <c:v>3.41</c:v>
                      </c:pt>
                      <c:pt idx="342" formatCode="General">
                        <c:v>3.42</c:v>
                      </c:pt>
                      <c:pt idx="343" formatCode="General">
                        <c:v>3.43</c:v>
                      </c:pt>
                      <c:pt idx="344" formatCode="General">
                        <c:v>3.44</c:v>
                      </c:pt>
                      <c:pt idx="345" formatCode="General">
                        <c:v>3.45</c:v>
                      </c:pt>
                      <c:pt idx="346" formatCode="General">
                        <c:v>3.46</c:v>
                      </c:pt>
                      <c:pt idx="347" formatCode="General">
                        <c:v>3.47</c:v>
                      </c:pt>
                      <c:pt idx="348" formatCode="General">
                        <c:v>3.48</c:v>
                      </c:pt>
                      <c:pt idx="349" formatCode="General">
                        <c:v>3.49</c:v>
                      </c:pt>
                      <c:pt idx="350" formatCode="General">
                        <c:v>3.5</c:v>
                      </c:pt>
                      <c:pt idx="351" formatCode="General">
                        <c:v>3.51</c:v>
                      </c:pt>
                      <c:pt idx="352" formatCode="General">
                        <c:v>3.52</c:v>
                      </c:pt>
                      <c:pt idx="353" formatCode="General">
                        <c:v>3.53</c:v>
                      </c:pt>
                      <c:pt idx="354" formatCode="General">
                        <c:v>3.54</c:v>
                      </c:pt>
                      <c:pt idx="355" formatCode="General">
                        <c:v>3.55</c:v>
                      </c:pt>
                      <c:pt idx="356" formatCode="General">
                        <c:v>3.56</c:v>
                      </c:pt>
                      <c:pt idx="357" formatCode="General">
                        <c:v>3.57</c:v>
                      </c:pt>
                      <c:pt idx="358" formatCode="General">
                        <c:v>3.58</c:v>
                      </c:pt>
                      <c:pt idx="359" formatCode="General">
                        <c:v>3.59</c:v>
                      </c:pt>
                      <c:pt idx="360" formatCode="General">
                        <c:v>3.6</c:v>
                      </c:pt>
                      <c:pt idx="361" formatCode="General">
                        <c:v>3.61</c:v>
                      </c:pt>
                      <c:pt idx="362" formatCode="General">
                        <c:v>3.62</c:v>
                      </c:pt>
                      <c:pt idx="363" formatCode="General">
                        <c:v>3.63</c:v>
                      </c:pt>
                      <c:pt idx="364" formatCode="General">
                        <c:v>3.64</c:v>
                      </c:pt>
                      <c:pt idx="365" formatCode="General">
                        <c:v>3.65</c:v>
                      </c:pt>
                      <c:pt idx="366" formatCode="General">
                        <c:v>3.66</c:v>
                      </c:pt>
                      <c:pt idx="367" formatCode="General">
                        <c:v>3.67</c:v>
                      </c:pt>
                      <c:pt idx="368" formatCode="General">
                        <c:v>3.68</c:v>
                      </c:pt>
                      <c:pt idx="369" formatCode="General">
                        <c:v>3.69</c:v>
                      </c:pt>
                      <c:pt idx="370" formatCode="General">
                        <c:v>3.7</c:v>
                      </c:pt>
                      <c:pt idx="371" formatCode="General">
                        <c:v>3.71</c:v>
                      </c:pt>
                      <c:pt idx="372" formatCode="General">
                        <c:v>3.72</c:v>
                      </c:pt>
                      <c:pt idx="373" formatCode="General">
                        <c:v>3.73</c:v>
                      </c:pt>
                      <c:pt idx="374" formatCode="General">
                        <c:v>3.74</c:v>
                      </c:pt>
                      <c:pt idx="375" formatCode="General">
                        <c:v>3.75</c:v>
                      </c:pt>
                      <c:pt idx="376" formatCode="General">
                        <c:v>3.76</c:v>
                      </c:pt>
                      <c:pt idx="377" formatCode="General">
                        <c:v>3.77</c:v>
                      </c:pt>
                      <c:pt idx="378" formatCode="General">
                        <c:v>3.78</c:v>
                      </c:pt>
                      <c:pt idx="379" formatCode="General">
                        <c:v>3.79</c:v>
                      </c:pt>
                      <c:pt idx="380" formatCode="General">
                        <c:v>3.8</c:v>
                      </c:pt>
                      <c:pt idx="381" formatCode="General">
                        <c:v>3.81</c:v>
                      </c:pt>
                      <c:pt idx="382" formatCode="General">
                        <c:v>3.82</c:v>
                      </c:pt>
                      <c:pt idx="383" formatCode="General">
                        <c:v>3.83</c:v>
                      </c:pt>
                      <c:pt idx="384" formatCode="General">
                        <c:v>3.84</c:v>
                      </c:pt>
                      <c:pt idx="385" formatCode="General">
                        <c:v>3.85</c:v>
                      </c:pt>
                      <c:pt idx="386" formatCode="General">
                        <c:v>3.86</c:v>
                      </c:pt>
                      <c:pt idx="387" formatCode="General">
                        <c:v>3.87</c:v>
                      </c:pt>
                      <c:pt idx="388" formatCode="General">
                        <c:v>3.88</c:v>
                      </c:pt>
                      <c:pt idx="389" formatCode="General">
                        <c:v>3.89</c:v>
                      </c:pt>
                      <c:pt idx="390" formatCode="General">
                        <c:v>3.9</c:v>
                      </c:pt>
                      <c:pt idx="391" formatCode="General">
                        <c:v>3.91</c:v>
                      </c:pt>
                      <c:pt idx="392" formatCode="General">
                        <c:v>3.92</c:v>
                      </c:pt>
                      <c:pt idx="393" formatCode="General">
                        <c:v>3.93</c:v>
                      </c:pt>
                      <c:pt idx="394" formatCode="General">
                        <c:v>3.94</c:v>
                      </c:pt>
                      <c:pt idx="395" formatCode="General">
                        <c:v>3.95</c:v>
                      </c:pt>
                      <c:pt idx="396" formatCode="General">
                        <c:v>3.96</c:v>
                      </c:pt>
                      <c:pt idx="397" formatCode="General">
                        <c:v>3.97</c:v>
                      </c:pt>
                      <c:pt idx="398" formatCode="General">
                        <c:v>3.98</c:v>
                      </c:pt>
                      <c:pt idx="399" formatCode="General">
                        <c:v>3.99</c:v>
                      </c:pt>
                      <c:pt idx="400" formatCode="General">
                        <c:v>4</c:v>
                      </c:pt>
                      <c:pt idx="401" formatCode="General">
                        <c:v>4.01</c:v>
                      </c:pt>
                      <c:pt idx="402" formatCode="General">
                        <c:v>4.0199999999999996</c:v>
                      </c:pt>
                      <c:pt idx="403" formatCode="General">
                        <c:v>4.03</c:v>
                      </c:pt>
                      <c:pt idx="404" formatCode="General">
                        <c:v>4.04</c:v>
                      </c:pt>
                      <c:pt idx="405" formatCode="General">
                        <c:v>4.05</c:v>
                      </c:pt>
                      <c:pt idx="406" formatCode="General">
                        <c:v>4.0599999999999996</c:v>
                      </c:pt>
                      <c:pt idx="407" formatCode="General">
                        <c:v>4.07</c:v>
                      </c:pt>
                      <c:pt idx="408" formatCode="General">
                        <c:v>4.08</c:v>
                      </c:pt>
                      <c:pt idx="409" formatCode="General">
                        <c:v>4.09</c:v>
                      </c:pt>
                      <c:pt idx="410" formatCode="General">
                        <c:v>4.0999999999999996</c:v>
                      </c:pt>
                      <c:pt idx="411" formatCode="General">
                        <c:v>4.1100000000000003</c:v>
                      </c:pt>
                      <c:pt idx="412" formatCode="General">
                        <c:v>4.12</c:v>
                      </c:pt>
                      <c:pt idx="413" formatCode="General">
                        <c:v>4.13</c:v>
                      </c:pt>
                      <c:pt idx="414" formatCode="General">
                        <c:v>4.1399999999999997</c:v>
                      </c:pt>
                      <c:pt idx="415" formatCode="General">
                        <c:v>4.1500000000000004</c:v>
                      </c:pt>
                      <c:pt idx="416" formatCode="General">
                        <c:v>4.16</c:v>
                      </c:pt>
                      <c:pt idx="417" formatCode="General">
                        <c:v>4.17</c:v>
                      </c:pt>
                      <c:pt idx="418" formatCode="General">
                        <c:v>4.18</c:v>
                      </c:pt>
                      <c:pt idx="419" formatCode="General">
                        <c:v>4.1900000000000004</c:v>
                      </c:pt>
                      <c:pt idx="420" formatCode="General">
                        <c:v>4.2</c:v>
                      </c:pt>
                      <c:pt idx="421" formatCode="General">
                        <c:v>4.21</c:v>
                      </c:pt>
                      <c:pt idx="422" formatCode="General">
                        <c:v>4.22</c:v>
                      </c:pt>
                      <c:pt idx="423" formatCode="General">
                        <c:v>4.2300000000000004</c:v>
                      </c:pt>
                      <c:pt idx="424" formatCode="General">
                        <c:v>4.24</c:v>
                      </c:pt>
                      <c:pt idx="425" formatCode="General">
                        <c:v>4.25</c:v>
                      </c:pt>
                      <c:pt idx="426" formatCode="General">
                        <c:v>4.26</c:v>
                      </c:pt>
                      <c:pt idx="427" formatCode="General">
                        <c:v>4.2699999999999996</c:v>
                      </c:pt>
                      <c:pt idx="428" formatCode="General">
                        <c:v>4.28</c:v>
                      </c:pt>
                      <c:pt idx="429" formatCode="General">
                        <c:v>4.29</c:v>
                      </c:pt>
                      <c:pt idx="430" formatCode="General">
                        <c:v>4.3</c:v>
                      </c:pt>
                      <c:pt idx="431" formatCode="General">
                        <c:v>4.3099999999999996</c:v>
                      </c:pt>
                      <c:pt idx="432" formatCode="General">
                        <c:v>4.32</c:v>
                      </c:pt>
                      <c:pt idx="433" formatCode="General">
                        <c:v>4.33</c:v>
                      </c:pt>
                      <c:pt idx="434" formatCode="General">
                        <c:v>4.34</c:v>
                      </c:pt>
                      <c:pt idx="435" formatCode="General">
                        <c:v>4.3499999999999996</c:v>
                      </c:pt>
                      <c:pt idx="436" formatCode="General">
                        <c:v>4.3600000000000003</c:v>
                      </c:pt>
                      <c:pt idx="437" formatCode="General">
                        <c:v>4.37</c:v>
                      </c:pt>
                      <c:pt idx="438" formatCode="General">
                        <c:v>4.38</c:v>
                      </c:pt>
                      <c:pt idx="439" formatCode="General">
                        <c:v>4.3899999999999997</c:v>
                      </c:pt>
                      <c:pt idx="440" formatCode="General">
                        <c:v>4.4000000000000004</c:v>
                      </c:pt>
                      <c:pt idx="441" formatCode="General">
                        <c:v>4.41</c:v>
                      </c:pt>
                      <c:pt idx="442" formatCode="General">
                        <c:v>4.42</c:v>
                      </c:pt>
                      <c:pt idx="443" formatCode="General">
                        <c:v>4.43</c:v>
                      </c:pt>
                      <c:pt idx="444" formatCode="General">
                        <c:v>4.4400000000000004</c:v>
                      </c:pt>
                      <c:pt idx="445" formatCode="General">
                        <c:v>4.45</c:v>
                      </c:pt>
                      <c:pt idx="446" formatCode="General">
                        <c:v>4.46</c:v>
                      </c:pt>
                      <c:pt idx="447" formatCode="General">
                        <c:v>4.47</c:v>
                      </c:pt>
                      <c:pt idx="448" formatCode="General">
                        <c:v>4.4800000000000004</c:v>
                      </c:pt>
                      <c:pt idx="449" formatCode="General">
                        <c:v>4.49</c:v>
                      </c:pt>
                      <c:pt idx="450" formatCode="General">
                        <c:v>4.5</c:v>
                      </c:pt>
                      <c:pt idx="451" formatCode="General">
                        <c:v>4.51</c:v>
                      </c:pt>
                      <c:pt idx="452" formatCode="General">
                        <c:v>4.5199999999999996</c:v>
                      </c:pt>
                      <c:pt idx="453" formatCode="General">
                        <c:v>4.53</c:v>
                      </c:pt>
                      <c:pt idx="454" formatCode="General">
                        <c:v>4.54</c:v>
                      </c:pt>
                      <c:pt idx="455" formatCode="General">
                        <c:v>4.55</c:v>
                      </c:pt>
                      <c:pt idx="456" formatCode="General">
                        <c:v>4.5599999999999996</c:v>
                      </c:pt>
                      <c:pt idx="457" formatCode="General">
                        <c:v>4.57</c:v>
                      </c:pt>
                      <c:pt idx="458" formatCode="General">
                        <c:v>4.58</c:v>
                      </c:pt>
                      <c:pt idx="459" formatCode="General">
                        <c:v>4.59</c:v>
                      </c:pt>
                      <c:pt idx="460" formatCode="General">
                        <c:v>4.5999999999999996</c:v>
                      </c:pt>
                      <c:pt idx="461" formatCode="General">
                        <c:v>4.6100000000000003</c:v>
                      </c:pt>
                      <c:pt idx="462" formatCode="General">
                        <c:v>4.62</c:v>
                      </c:pt>
                      <c:pt idx="463" formatCode="General">
                        <c:v>4.63</c:v>
                      </c:pt>
                      <c:pt idx="464" formatCode="General">
                        <c:v>4.6399999999999997</c:v>
                      </c:pt>
                      <c:pt idx="465" formatCode="General">
                        <c:v>4.6500000000000004</c:v>
                      </c:pt>
                      <c:pt idx="466" formatCode="General">
                        <c:v>4.66</c:v>
                      </c:pt>
                      <c:pt idx="467" formatCode="General">
                        <c:v>4.67</c:v>
                      </c:pt>
                      <c:pt idx="468" formatCode="General">
                        <c:v>4.68</c:v>
                      </c:pt>
                      <c:pt idx="469" formatCode="General">
                        <c:v>4.6900000000000004</c:v>
                      </c:pt>
                      <c:pt idx="470" formatCode="General">
                        <c:v>4.7</c:v>
                      </c:pt>
                      <c:pt idx="471" formatCode="General">
                        <c:v>4.71</c:v>
                      </c:pt>
                      <c:pt idx="472" formatCode="General">
                        <c:v>4.72</c:v>
                      </c:pt>
                      <c:pt idx="473" formatCode="General">
                        <c:v>4.7300000000000004</c:v>
                      </c:pt>
                      <c:pt idx="474" formatCode="General">
                        <c:v>4.74</c:v>
                      </c:pt>
                      <c:pt idx="475" formatCode="General">
                        <c:v>4.75</c:v>
                      </c:pt>
                      <c:pt idx="476" formatCode="General">
                        <c:v>4.76</c:v>
                      </c:pt>
                      <c:pt idx="477" formatCode="General">
                        <c:v>4.7699999999999996</c:v>
                      </c:pt>
                      <c:pt idx="478" formatCode="General">
                        <c:v>4.78</c:v>
                      </c:pt>
                      <c:pt idx="479" formatCode="General">
                        <c:v>4.79</c:v>
                      </c:pt>
                      <c:pt idx="480" formatCode="General">
                        <c:v>4.8</c:v>
                      </c:pt>
                      <c:pt idx="481" formatCode="General">
                        <c:v>4.8099999999999996</c:v>
                      </c:pt>
                      <c:pt idx="482" formatCode="General">
                        <c:v>4.82</c:v>
                      </c:pt>
                      <c:pt idx="483" formatCode="General">
                        <c:v>4.83</c:v>
                      </c:pt>
                      <c:pt idx="484" formatCode="General">
                        <c:v>4.84</c:v>
                      </c:pt>
                      <c:pt idx="485" formatCode="General">
                        <c:v>4.8499999999999996</c:v>
                      </c:pt>
                      <c:pt idx="486" formatCode="General">
                        <c:v>4.8600000000000003</c:v>
                      </c:pt>
                      <c:pt idx="487" formatCode="General">
                        <c:v>4.87</c:v>
                      </c:pt>
                      <c:pt idx="488" formatCode="General">
                        <c:v>4.88</c:v>
                      </c:pt>
                      <c:pt idx="489" formatCode="General">
                        <c:v>4.8899999999999997</c:v>
                      </c:pt>
                      <c:pt idx="490" formatCode="General">
                        <c:v>4.9000000000000004</c:v>
                      </c:pt>
                      <c:pt idx="491" formatCode="General">
                        <c:v>4.91</c:v>
                      </c:pt>
                      <c:pt idx="492" formatCode="General">
                        <c:v>4.92</c:v>
                      </c:pt>
                      <c:pt idx="493" formatCode="General">
                        <c:v>4.93</c:v>
                      </c:pt>
                      <c:pt idx="494" formatCode="General">
                        <c:v>4.9400000000000004</c:v>
                      </c:pt>
                      <c:pt idx="495" formatCode="General">
                        <c:v>4.95</c:v>
                      </c:pt>
                      <c:pt idx="496" formatCode="General">
                        <c:v>4.96</c:v>
                      </c:pt>
                      <c:pt idx="497" formatCode="General">
                        <c:v>4.97</c:v>
                      </c:pt>
                      <c:pt idx="498" formatCode="General">
                        <c:v>4.9800000000000004</c:v>
                      </c:pt>
                      <c:pt idx="499" formatCode="General">
                        <c:v>4.99</c:v>
                      </c:pt>
                      <c:pt idx="500" formatCode="General">
                        <c:v>5</c:v>
                      </c:pt>
                      <c:pt idx="501" formatCode="General">
                        <c:v>5.01</c:v>
                      </c:pt>
                      <c:pt idx="502" formatCode="General">
                        <c:v>5.0199999999999996</c:v>
                      </c:pt>
                      <c:pt idx="503" formatCode="General">
                        <c:v>5.03</c:v>
                      </c:pt>
                      <c:pt idx="504" formatCode="General">
                        <c:v>5.04</c:v>
                      </c:pt>
                      <c:pt idx="505" formatCode="General">
                        <c:v>5.05</c:v>
                      </c:pt>
                      <c:pt idx="506" formatCode="General">
                        <c:v>5.0599999999999996</c:v>
                      </c:pt>
                      <c:pt idx="507" formatCode="General">
                        <c:v>5.07</c:v>
                      </c:pt>
                      <c:pt idx="508" formatCode="General">
                        <c:v>5.08</c:v>
                      </c:pt>
                      <c:pt idx="509" formatCode="General">
                        <c:v>5.09</c:v>
                      </c:pt>
                      <c:pt idx="510" formatCode="General">
                        <c:v>5.0999999999999996</c:v>
                      </c:pt>
                      <c:pt idx="511" formatCode="General">
                        <c:v>5.1100000000000003</c:v>
                      </c:pt>
                      <c:pt idx="512" formatCode="General">
                        <c:v>5.12</c:v>
                      </c:pt>
                      <c:pt idx="513" formatCode="General">
                        <c:v>5.13</c:v>
                      </c:pt>
                      <c:pt idx="514" formatCode="General">
                        <c:v>5.14</c:v>
                      </c:pt>
                      <c:pt idx="515" formatCode="General">
                        <c:v>5.15</c:v>
                      </c:pt>
                      <c:pt idx="516" formatCode="General">
                        <c:v>5.16</c:v>
                      </c:pt>
                      <c:pt idx="517" formatCode="General">
                        <c:v>5.17</c:v>
                      </c:pt>
                      <c:pt idx="518" formatCode="General">
                        <c:v>5.18</c:v>
                      </c:pt>
                      <c:pt idx="519" formatCode="General">
                        <c:v>5.19</c:v>
                      </c:pt>
                      <c:pt idx="520" formatCode="General">
                        <c:v>5.2</c:v>
                      </c:pt>
                      <c:pt idx="521" formatCode="General">
                        <c:v>5.21</c:v>
                      </c:pt>
                      <c:pt idx="522" formatCode="General">
                        <c:v>5.22</c:v>
                      </c:pt>
                      <c:pt idx="523" formatCode="General">
                        <c:v>5.23</c:v>
                      </c:pt>
                      <c:pt idx="524" formatCode="General">
                        <c:v>5.24</c:v>
                      </c:pt>
                      <c:pt idx="525" formatCode="General">
                        <c:v>5.25</c:v>
                      </c:pt>
                      <c:pt idx="526" formatCode="General">
                        <c:v>5.26</c:v>
                      </c:pt>
                      <c:pt idx="527" formatCode="General">
                        <c:v>5.27</c:v>
                      </c:pt>
                      <c:pt idx="528" formatCode="General">
                        <c:v>5.28</c:v>
                      </c:pt>
                      <c:pt idx="529" formatCode="General">
                        <c:v>5.29</c:v>
                      </c:pt>
                      <c:pt idx="530" formatCode="General">
                        <c:v>5.3</c:v>
                      </c:pt>
                      <c:pt idx="531" formatCode="General">
                        <c:v>5.31</c:v>
                      </c:pt>
                      <c:pt idx="532" formatCode="General">
                        <c:v>5.32</c:v>
                      </c:pt>
                      <c:pt idx="533" formatCode="General">
                        <c:v>5.33</c:v>
                      </c:pt>
                      <c:pt idx="534" formatCode="General">
                        <c:v>5.34</c:v>
                      </c:pt>
                      <c:pt idx="535" formatCode="General">
                        <c:v>5.35</c:v>
                      </c:pt>
                      <c:pt idx="536" formatCode="General">
                        <c:v>5.36</c:v>
                      </c:pt>
                      <c:pt idx="537" formatCode="General">
                        <c:v>5.37</c:v>
                      </c:pt>
                      <c:pt idx="538" formatCode="General">
                        <c:v>5.38</c:v>
                      </c:pt>
                      <c:pt idx="539" formatCode="General">
                        <c:v>5.39</c:v>
                      </c:pt>
                      <c:pt idx="540" formatCode="General">
                        <c:v>5.4</c:v>
                      </c:pt>
                      <c:pt idx="541" formatCode="General">
                        <c:v>5.41</c:v>
                      </c:pt>
                      <c:pt idx="542" formatCode="General">
                        <c:v>5.42</c:v>
                      </c:pt>
                      <c:pt idx="543" formatCode="General">
                        <c:v>5.43</c:v>
                      </c:pt>
                      <c:pt idx="544" formatCode="General">
                        <c:v>5.44</c:v>
                      </c:pt>
                      <c:pt idx="545" formatCode="General">
                        <c:v>5.45</c:v>
                      </c:pt>
                      <c:pt idx="546" formatCode="General">
                        <c:v>5.46</c:v>
                      </c:pt>
                      <c:pt idx="547" formatCode="General">
                        <c:v>5.47</c:v>
                      </c:pt>
                      <c:pt idx="548" formatCode="General">
                        <c:v>5.48</c:v>
                      </c:pt>
                      <c:pt idx="549" formatCode="General">
                        <c:v>5.49</c:v>
                      </c:pt>
                      <c:pt idx="550" formatCode="General">
                        <c:v>5.5</c:v>
                      </c:pt>
                      <c:pt idx="551" formatCode="General">
                        <c:v>5.51</c:v>
                      </c:pt>
                      <c:pt idx="552" formatCode="General">
                        <c:v>5.52</c:v>
                      </c:pt>
                      <c:pt idx="553" formatCode="General">
                        <c:v>5.53</c:v>
                      </c:pt>
                      <c:pt idx="554" formatCode="General">
                        <c:v>5.54</c:v>
                      </c:pt>
                      <c:pt idx="555" formatCode="General">
                        <c:v>5.55</c:v>
                      </c:pt>
                      <c:pt idx="556" formatCode="General">
                        <c:v>5.56</c:v>
                      </c:pt>
                      <c:pt idx="557" formatCode="General">
                        <c:v>5.57</c:v>
                      </c:pt>
                      <c:pt idx="558" formatCode="General">
                        <c:v>5.58</c:v>
                      </c:pt>
                      <c:pt idx="559" formatCode="General">
                        <c:v>5.59</c:v>
                      </c:pt>
                      <c:pt idx="560" formatCode="General">
                        <c:v>5.6</c:v>
                      </c:pt>
                      <c:pt idx="561" formatCode="General">
                        <c:v>5.61</c:v>
                      </c:pt>
                      <c:pt idx="562" formatCode="General">
                        <c:v>5.62</c:v>
                      </c:pt>
                      <c:pt idx="563" formatCode="General">
                        <c:v>5.63</c:v>
                      </c:pt>
                      <c:pt idx="564" formatCode="General">
                        <c:v>5.64</c:v>
                      </c:pt>
                      <c:pt idx="565" formatCode="General">
                        <c:v>5.65</c:v>
                      </c:pt>
                      <c:pt idx="566" formatCode="General">
                        <c:v>5.66</c:v>
                      </c:pt>
                      <c:pt idx="567" formatCode="General">
                        <c:v>5.67</c:v>
                      </c:pt>
                      <c:pt idx="568" formatCode="General">
                        <c:v>5.68</c:v>
                      </c:pt>
                      <c:pt idx="569" formatCode="General">
                        <c:v>5.69</c:v>
                      </c:pt>
                      <c:pt idx="570" formatCode="General">
                        <c:v>5.7</c:v>
                      </c:pt>
                      <c:pt idx="571" formatCode="General">
                        <c:v>5.71</c:v>
                      </c:pt>
                      <c:pt idx="572" formatCode="General">
                        <c:v>5.72</c:v>
                      </c:pt>
                      <c:pt idx="573" formatCode="General">
                        <c:v>5.73</c:v>
                      </c:pt>
                      <c:pt idx="574" formatCode="General">
                        <c:v>5.74</c:v>
                      </c:pt>
                      <c:pt idx="575" formatCode="General">
                        <c:v>5.75</c:v>
                      </c:pt>
                      <c:pt idx="576" formatCode="General">
                        <c:v>5.76</c:v>
                      </c:pt>
                      <c:pt idx="577" formatCode="General">
                        <c:v>5.77</c:v>
                      </c:pt>
                      <c:pt idx="578" formatCode="General">
                        <c:v>5.78</c:v>
                      </c:pt>
                      <c:pt idx="579" formatCode="General">
                        <c:v>5.79</c:v>
                      </c:pt>
                      <c:pt idx="580" formatCode="General">
                        <c:v>5.8</c:v>
                      </c:pt>
                      <c:pt idx="581" formatCode="General">
                        <c:v>5.81</c:v>
                      </c:pt>
                      <c:pt idx="582" formatCode="General">
                        <c:v>5.82</c:v>
                      </c:pt>
                      <c:pt idx="583" formatCode="General">
                        <c:v>5.83</c:v>
                      </c:pt>
                      <c:pt idx="584" formatCode="General">
                        <c:v>5.84</c:v>
                      </c:pt>
                      <c:pt idx="585" formatCode="General">
                        <c:v>5.85</c:v>
                      </c:pt>
                      <c:pt idx="586" formatCode="General">
                        <c:v>5.86</c:v>
                      </c:pt>
                      <c:pt idx="587" formatCode="General">
                        <c:v>5.87</c:v>
                      </c:pt>
                      <c:pt idx="588" formatCode="General">
                        <c:v>5.88</c:v>
                      </c:pt>
                      <c:pt idx="589" formatCode="General">
                        <c:v>5.89</c:v>
                      </c:pt>
                      <c:pt idx="590" formatCode="General">
                        <c:v>5.9</c:v>
                      </c:pt>
                      <c:pt idx="591" formatCode="General">
                        <c:v>5.91</c:v>
                      </c:pt>
                      <c:pt idx="592" formatCode="General">
                        <c:v>5.92</c:v>
                      </c:pt>
                      <c:pt idx="593" formatCode="General">
                        <c:v>5.93</c:v>
                      </c:pt>
                      <c:pt idx="594" formatCode="General">
                        <c:v>5.94</c:v>
                      </c:pt>
                      <c:pt idx="595" formatCode="General">
                        <c:v>5.95</c:v>
                      </c:pt>
                      <c:pt idx="596" formatCode="General">
                        <c:v>5.96</c:v>
                      </c:pt>
                      <c:pt idx="597" formatCode="General">
                        <c:v>5.97</c:v>
                      </c:pt>
                      <c:pt idx="598" formatCode="General">
                        <c:v>5.98</c:v>
                      </c:pt>
                      <c:pt idx="599" formatCode="General">
                        <c:v>5.99</c:v>
                      </c:pt>
                      <c:pt idx="600" formatCode="General">
                        <c:v>6</c:v>
                      </c:pt>
                      <c:pt idx="601" formatCode="General">
                        <c:v>6.01</c:v>
                      </c:pt>
                      <c:pt idx="602" formatCode="General">
                        <c:v>6.02</c:v>
                      </c:pt>
                      <c:pt idx="603" formatCode="General">
                        <c:v>6.03</c:v>
                      </c:pt>
                      <c:pt idx="604" formatCode="General">
                        <c:v>6.04</c:v>
                      </c:pt>
                      <c:pt idx="605" formatCode="General">
                        <c:v>6.05</c:v>
                      </c:pt>
                      <c:pt idx="606" formatCode="General">
                        <c:v>6.06</c:v>
                      </c:pt>
                      <c:pt idx="607" formatCode="General">
                        <c:v>6.07</c:v>
                      </c:pt>
                      <c:pt idx="608" formatCode="General">
                        <c:v>6.08</c:v>
                      </c:pt>
                      <c:pt idx="609" formatCode="General">
                        <c:v>6.09</c:v>
                      </c:pt>
                      <c:pt idx="610" formatCode="General">
                        <c:v>6.1</c:v>
                      </c:pt>
                      <c:pt idx="611" formatCode="General">
                        <c:v>6.11</c:v>
                      </c:pt>
                      <c:pt idx="612" formatCode="General">
                        <c:v>6.12</c:v>
                      </c:pt>
                      <c:pt idx="613" formatCode="General">
                        <c:v>6.13</c:v>
                      </c:pt>
                      <c:pt idx="614" formatCode="General">
                        <c:v>6.14</c:v>
                      </c:pt>
                      <c:pt idx="615" formatCode="General">
                        <c:v>6.15</c:v>
                      </c:pt>
                      <c:pt idx="616" formatCode="General">
                        <c:v>6.16</c:v>
                      </c:pt>
                      <c:pt idx="617" formatCode="General">
                        <c:v>6.17</c:v>
                      </c:pt>
                      <c:pt idx="618" formatCode="General">
                        <c:v>6.18</c:v>
                      </c:pt>
                      <c:pt idx="619" formatCode="General">
                        <c:v>6.19</c:v>
                      </c:pt>
                      <c:pt idx="620" formatCode="General">
                        <c:v>6.2</c:v>
                      </c:pt>
                      <c:pt idx="621" formatCode="General">
                        <c:v>6.21</c:v>
                      </c:pt>
                      <c:pt idx="622" formatCode="General">
                        <c:v>6.22</c:v>
                      </c:pt>
                      <c:pt idx="623" formatCode="General">
                        <c:v>6.23</c:v>
                      </c:pt>
                      <c:pt idx="624" formatCode="General">
                        <c:v>6.24</c:v>
                      </c:pt>
                      <c:pt idx="625" formatCode="General">
                        <c:v>6.25</c:v>
                      </c:pt>
                      <c:pt idx="626" formatCode="General">
                        <c:v>6.26</c:v>
                      </c:pt>
                      <c:pt idx="627" formatCode="General">
                        <c:v>6.27</c:v>
                      </c:pt>
                      <c:pt idx="628" formatCode="General">
                        <c:v>6.28</c:v>
                      </c:pt>
                      <c:pt idx="629" formatCode="General">
                        <c:v>6.29</c:v>
                      </c:pt>
                      <c:pt idx="630" formatCode="General">
                        <c:v>6.3</c:v>
                      </c:pt>
                      <c:pt idx="631" formatCode="General">
                        <c:v>6.31</c:v>
                      </c:pt>
                      <c:pt idx="632" formatCode="General">
                        <c:v>6.32</c:v>
                      </c:pt>
                      <c:pt idx="633" formatCode="General">
                        <c:v>6.33</c:v>
                      </c:pt>
                      <c:pt idx="634" formatCode="General">
                        <c:v>6.34</c:v>
                      </c:pt>
                      <c:pt idx="635" formatCode="General">
                        <c:v>6.35</c:v>
                      </c:pt>
                      <c:pt idx="636" formatCode="General">
                        <c:v>6.36</c:v>
                      </c:pt>
                      <c:pt idx="637" formatCode="General">
                        <c:v>6.37</c:v>
                      </c:pt>
                      <c:pt idx="638" formatCode="General">
                        <c:v>6.38</c:v>
                      </c:pt>
                      <c:pt idx="639" formatCode="General">
                        <c:v>6.39</c:v>
                      </c:pt>
                      <c:pt idx="640" formatCode="General">
                        <c:v>6.4</c:v>
                      </c:pt>
                      <c:pt idx="641" formatCode="General">
                        <c:v>6.41</c:v>
                      </c:pt>
                      <c:pt idx="642" formatCode="General">
                        <c:v>6.42</c:v>
                      </c:pt>
                      <c:pt idx="643" formatCode="General">
                        <c:v>6.43</c:v>
                      </c:pt>
                      <c:pt idx="644" formatCode="General">
                        <c:v>6.44</c:v>
                      </c:pt>
                      <c:pt idx="645" formatCode="General">
                        <c:v>6.45</c:v>
                      </c:pt>
                      <c:pt idx="646" formatCode="General">
                        <c:v>6.46</c:v>
                      </c:pt>
                      <c:pt idx="647" formatCode="General">
                        <c:v>6.47</c:v>
                      </c:pt>
                      <c:pt idx="648" formatCode="General">
                        <c:v>6.48</c:v>
                      </c:pt>
                      <c:pt idx="649" formatCode="General">
                        <c:v>6.49</c:v>
                      </c:pt>
                      <c:pt idx="650" formatCode="General">
                        <c:v>6.5</c:v>
                      </c:pt>
                      <c:pt idx="651" formatCode="General">
                        <c:v>6.51</c:v>
                      </c:pt>
                      <c:pt idx="652" formatCode="General">
                        <c:v>6.52</c:v>
                      </c:pt>
                      <c:pt idx="653" formatCode="General">
                        <c:v>6.53</c:v>
                      </c:pt>
                      <c:pt idx="654" formatCode="General">
                        <c:v>6.54</c:v>
                      </c:pt>
                      <c:pt idx="655" formatCode="General">
                        <c:v>6.55</c:v>
                      </c:pt>
                      <c:pt idx="656" formatCode="General">
                        <c:v>6.56</c:v>
                      </c:pt>
                      <c:pt idx="657" formatCode="General">
                        <c:v>6.57</c:v>
                      </c:pt>
                      <c:pt idx="658" formatCode="General">
                        <c:v>6.58</c:v>
                      </c:pt>
                      <c:pt idx="659" formatCode="General">
                        <c:v>6.59</c:v>
                      </c:pt>
                      <c:pt idx="660" formatCode="General">
                        <c:v>6.6</c:v>
                      </c:pt>
                      <c:pt idx="661" formatCode="General">
                        <c:v>6.61</c:v>
                      </c:pt>
                      <c:pt idx="662" formatCode="General">
                        <c:v>6.62</c:v>
                      </c:pt>
                      <c:pt idx="663" formatCode="General">
                        <c:v>6.63</c:v>
                      </c:pt>
                      <c:pt idx="664" formatCode="General">
                        <c:v>6.64</c:v>
                      </c:pt>
                      <c:pt idx="665" formatCode="General">
                        <c:v>6.65</c:v>
                      </c:pt>
                      <c:pt idx="666" formatCode="General">
                        <c:v>6.66</c:v>
                      </c:pt>
                      <c:pt idx="667" formatCode="General">
                        <c:v>6.67</c:v>
                      </c:pt>
                      <c:pt idx="668" formatCode="General">
                        <c:v>6.68</c:v>
                      </c:pt>
                      <c:pt idx="669" formatCode="General">
                        <c:v>6.69</c:v>
                      </c:pt>
                      <c:pt idx="670" formatCode="General">
                        <c:v>6.7</c:v>
                      </c:pt>
                      <c:pt idx="671" formatCode="General">
                        <c:v>6.71</c:v>
                      </c:pt>
                      <c:pt idx="672" formatCode="General">
                        <c:v>6.72</c:v>
                      </c:pt>
                      <c:pt idx="673" formatCode="General">
                        <c:v>6.73</c:v>
                      </c:pt>
                      <c:pt idx="674" formatCode="General">
                        <c:v>6.74</c:v>
                      </c:pt>
                      <c:pt idx="675" formatCode="General">
                        <c:v>6.75</c:v>
                      </c:pt>
                      <c:pt idx="676" formatCode="General">
                        <c:v>6.76</c:v>
                      </c:pt>
                      <c:pt idx="677" formatCode="General">
                        <c:v>6.77</c:v>
                      </c:pt>
                      <c:pt idx="678" formatCode="General">
                        <c:v>6.78</c:v>
                      </c:pt>
                      <c:pt idx="679" formatCode="General">
                        <c:v>6.79</c:v>
                      </c:pt>
                      <c:pt idx="680" formatCode="General">
                        <c:v>6.8</c:v>
                      </c:pt>
                      <c:pt idx="681" formatCode="General">
                        <c:v>6.81</c:v>
                      </c:pt>
                      <c:pt idx="682" formatCode="General">
                        <c:v>6.82</c:v>
                      </c:pt>
                      <c:pt idx="683" formatCode="General">
                        <c:v>6.83</c:v>
                      </c:pt>
                      <c:pt idx="684" formatCode="General">
                        <c:v>6.84</c:v>
                      </c:pt>
                      <c:pt idx="685" formatCode="General">
                        <c:v>6.85</c:v>
                      </c:pt>
                      <c:pt idx="686" formatCode="General">
                        <c:v>6.86</c:v>
                      </c:pt>
                      <c:pt idx="687" formatCode="General">
                        <c:v>6.87</c:v>
                      </c:pt>
                      <c:pt idx="688" formatCode="General">
                        <c:v>6.88</c:v>
                      </c:pt>
                      <c:pt idx="689" formatCode="General">
                        <c:v>6.89</c:v>
                      </c:pt>
                      <c:pt idx="690" formatCode="General">
                        <c:v>6.9</c:v>
                      </c:pt>
                      <c:pt idx="691" formatCode="General">
                        <c:v>6.91</c:v>
                      </c:pt>
                      <c:pt idx="692" formatCode="General">
                        <c:v>6.92</c:v>
                      </c:pt>
                      <c:pt idx="693" formatCode="General">
                        <c:v>6.93</c:v>
                      </c:pt>
                      <c:pt idx="694" formatCode="General">
                        <c:v>6.94</c:v>
                      </c:pt>
                      <c:pt idx="695" formatCode="General">
                        <c:v>6.95</c:v>
                      </c:pt>
                      <c:pt idx="696" formatCode="General">
                        <c:v>6.96</c:v>
                      </c:pt>
                      <c:pt idx="697" formatCode="General">
                        <c:v>6.97</c:v>
                      </c:pt>
                      <c:pt idx="698" formatCode="General">
                        <c:v>6.98</c:v>
                      </c:pt>
                      <c:pt idx="699" formatCode="General">
                        <c:v>6.99</c:v>
                      </c:pt>
                      <c:pt idx="700" formatCode="General">
                        <c:v>7</c:v>
                      </c:pt>
                      <c:pt idx="701" formatCode="General">
                        <c:v>7.01</c:v>
                      </c:pt>
                      <c:pt idx="702" formatCode="General">
                        <c:v>7.02</c:v>
                      </c:pt>
                      <c:pt idx="703" formatCode="General">
                        <c:v>7.03</c:v>
                      </c:pt>
                      <c:pt idx="704" formatCode="General">
                        <c:v>7.04</c:v>
                      </c:pt>
                      <c:pt idx="705" formatCode="General">
                        <c:v>7.05</c:v>
                      </c:pt>
                      <c:pt idx="706" formatCode="General">
                        <c:v>7.06</c:v>
                      </c:pt>
                      <c:pt idx="707" formatCode="General">
                        <c:v>7.07</c:v>
                      </c:pt>
                      <c:pt idx="708" formatCode="General">
                        <c:v>7.08</c:v>
                      </c:pt>
                      <c:pt idx="709" formatCode="General">
                        <c:v>7.09</c:v>
                      </c:pt>
                      <c:pt idx="710" formatCode="General">
                        <c:v>7.1</c:v>
                      </c:pt>
                      <c:pt idx="711" formatCode="General">
                        <c:v>7.11</c:v>
                      </c:pt>
                      <c:pt idx="712" formatCode="General">
                        <c:v>7.12</c:v>
                      </c:pt>
                      <c:pt idx="713" formatCode="General">
                        <c:v>7.13</c:v>
                      </c:pt>
                      <c:pt idx="714" formatCode="General">
                        <c:v>7.14</c:v>
                      </c:pt>
                      <c:pt idx="715" formatCode="General">
                        <c:v>7.15</c:v>
                      </c:pt>
                      <c:pt idx="716" formatCode="General">
                        <c:v>7.16</c:v>
                      </c:pt>
                      <c:pt idx="717" formatCode="General">
                        <c:v>7.17</c:v>
                      </c:pt>
                      <c:pt idx="718" formatCode="General">
                        <c:v>7.18</c:v>
                      </c:pt>
                      <c:pt idx="719" formatCode="General">
                        <c:v>7.19</c:v>
                      </c:pt>
                      <c:pt idx="720" formatCode="General">
                        <c:v>7.2</c:v>
                      </c:pt>
                      <c:pt idx="721" formatCode="General">
                        <c:v>7.21</c:v>
                      </c:pt>
                      <c:pt idx="722" formatCode="General">
                        <c:v>7.22</c:v>
                      </c:pt>
                      <c:pt idx="723" formatCode="General">
                        <c:v>7.23</c:v>
                      </c:pt>
                      <c:pt idx="724" formatCode="General">
                        <c:v>7.24</c:v>
                      </c:pt>
                      <c:pt idx="725" formatCode="General">
                        <c:v>7.25</c:v>
                      </c:pt>
                      <c:pt idx="726" formatCode="General">
                        <c:v>7.26</c:v>
                      </c:pt>
                      <c:pt idx="727" formatCode="General">
                        <c:v>7.27</c:v>
                      </c:pt>
                      <c:pt idx="728" formatCode="General">
                        <c:v>7.28</c:v>
                      </c:pt>
                      <c:pt idx="729" formatCode="General">
                        <c:v>7.29</c:v>
                      </c:pt>
                      <c:pt idx="730" formatCode="General">
                        <c:v>7.3</c:v>
                      </c:pt>
                      <c:pt idx="731" formatCode="General">
                        <c:v>7.31</c:v>
                      </c:pt>
                      <c:pt idx="732" formatCode="General">
                        <c:v>7.32</c:v>
                      </c:pt>
                      <c:pt idx="733" formatCode="General">
                        <c:v>7.33</c:v>
                      </c:pt>
                      <c:pt idx="734" formatCode="General">
                        <c:v>7.34</c:v>
                      </c:pt>
                      <c:pt idx="735" formatCode="General">
                        <c:v>7.35</c:v>
                      </c:pt>
                      <c:pt idx="736" formatCode="General">
                        <c:v>7.36</c:v>
                      </c:pt>
                      <c:pt idx="737" formatCode="General">
                        <c:v>7.37</c:v>
                      </c:pt>
                      <c:pt idx="738" formatCode="General">
                        <c:v>7.38</c:v>
                      </c:pt>
                      <c:pt idx="739" formatCode="General">
                        <c:v>7.39</c:v>
                      </c:pt>
                      <c:pt idx="740" formatCode="General">
                        <c:v>7.4</c:v>
                      </c:pt>
                      <c:pt idx="741" formatCode="General">
                        <c:v>7.41</c:v>
                      </c:pt>
                      <c:pt idx="742" formatCode="General">
                        <c:v>7.42</c:v>
                      </c:pt>
                      <c:pt idx="743" formatCode="General">
                        <c:v>7.43</c:v>
                      </c:pt>
                      <c:pt idx="744" formatCode="General">
                        <c:v>7.44</c:v>
                      </c:pt>
                      <c:pt idx="745" formatCode="General">
                        <c:v>7.45</c:v>
                      </c:pt>
                      <c:pt idx="746" formatCode="General">
                        <c:v>7.46</c:v>
                      </c:pt>
                      <c:pt idx="747" formatCode="General">
                        <c:v>7.47</c:v>
                      </c:pt>
                      <c:pt idx="748" formatCode="General">
                        <c:v>7.48</c:v>
                      </c:pt>
                      <c:pt idx="749" formatCode="General">
                        <c:v>7.49</c:v>
                      </c:pt>
                      <c:pt idx="750" formatCode="General">
                        <c:v>7.5</c:v>
                      </c:pt>
                      <c:pt idx="751" formatCode="General">
                        <c:v>7.51</c:v>
                      </c:pt>
                      <c:pt idx="752" formatCode="General">
                        <c:v>7.52</c:v>
                      </c:pt>
                      <c:pt idx="753" formatCode="General">
                        <c:v>7.53</c:v>
                      </c:pt>
                      <c:pt idx="754" formatCode="General">
                        <c:v>7.54</c:v>
                      </c:pt>
                      <c:pt idx="755" formatCode="General">
                        <c:v>7.55</c:v>
                      </c:pt>
                      <c:pt idx="756" formatCode="General">
                        <c:v>7.56</c:v>
                      </c:pt>
                      <c:pt idx="757" formatCode="General">
                        <c:v>7.57</c:v>
                      </c:pt>
                      <c:pt idx="758" formatCode="General">
                        <c:v>7.58</c:v>
                      </c:pt>
                      <c:pt idx="759" formatCode="General">
                        <c:v>7.59</c:v>
                      </c:pt>
                      <c:pt idx="760" formatCode="General">
                        <c:v>7.6</c:v>
                      </c:pt>
                      <c:pt idx="761" formatCode="General">
                        <c:v>7.61</c:v>
                      </c:pt>
                      <c:pt idx="762" formatCode="General">
                        <c:v>7.62</c:v>
                      </c:pt>
                      <c:pt idx="763" formatCode="General">
                        <c:v>7.63</c:v>
                      </c:pt>
                      <c:pt idx="764" formatCode="General">
                        <c:v>7.64</c:v>
                      </c:pt>
                      <c:pt idx="765" formatCode="General">
                        <c:v>7.65</c:v>
                      </c:pt>
                      <c:pt idx="766" formatCode="General">
                        <c:v>7.66</c:v>
                      </c:pt>
                      <c:pt idx="767" formatCode="General">
                        <c:v>7.6619999999999999</c:v>
                      </c:pt>
                      <c:pt idx="768" formatCode="General">
                        <c:v>7.6619999999999999</c:v>
                      </c:pt>
                      <c:pt idx="769" formatCode="General">
                        <c:v>8.6620000000000008</c:v>
                      </c:pt>
                      <c:pt idx="770" formatCode="General">
                        <c:v>9.6620000000000008</c:v>
                      </c:pt>
                      <c:pt idx="771" formatCode="General">
                        <c:v>10.662000000000001</c:v>
                      </c:pt>
                      <c:pt idx="772" formatCode="General">
                        <c:v>11.662000000000001</c:v>
                      </c:pt>
                      <c:pt idx="773" formatCode="General">
                        <c:v>12.662000000000001</c:v>
                      </c:pt>
                      <c:pt idx="774" formatCode="General">
                        <c:v>13.662000000000001</c:v>
                      </c:pt>
                      <c:pt idx="775" formatCode="General">
                        <c:v>14.662000000000001</c:v>
                      </c:pt>
                      <c:pt idx="776" formatCode="General">
                        <c:v>15.662000000000001</c:v>
                      </c:pt>
                      <c:pt idx="777" formatCode="General">
                        <c:v>16.661999999999999</c:v>
                      </c:pt>
                      <c:pt idx="778" formatCode="General">
                        <c:v>17.661999999999999</c:v>
                      </c:pt>
                      <c:pt idx="779" formatCode="General">
                        <c:v>18.661999999999999</c:v>
                      </c:pt>
                      <c:pt idx="780" formatCode="General">
                        <c:v>19.661999999999999</c:v>
                      </c:pt>
                      <c:pt idx="781" formatCode="General">
                        <c:v>20.661999999999999</c:v>
                      </c:pt>
                      <c:pt idx="782" formatCode="General">
                        <c:v>21.661999999999999</c:v>
                      </c:pt>
                      <c:pt idx="783" formatCode="General">
                        <c:v>22.661999999999999</c:v>
                      </c:pt>
                      <c:pt idx="784" formatCode="General">
                        <c:v>23.661999999999999</c:v>
                      </c:pt>
                      <c:pt idx="785" formatCode="General">
                        <c:v>24.661999999999999</c:v>
                      </c:pt>
                      <c:pt idx="786" formatCode="General">
                        <c:v>25.661999999999999</c:v>
                      </c:pt>
                      <c:pt idx="787" formatCode="General">
                        <c:v>26.661999999999999</c:v>
                      </c:pt>
                      <c:pt idx="788" formatCode="General">
                        <c:v>27.661999999999999</c:v>
                      </c:pt>
                      <c:pt idx="789" formatCode="General">
                        <c:v>28.661999999999999</c:v>
                      </c:pt>
                      <c:pt idx="790" formatCode="General">
                        <c:v>29.661999999999999</c:v>
                      </c:pt>
                      <c:pt idx="791" formatCode="General">
                        <c:v>30.661999999999999</c:v>
                      </c:pt>
                      <c:pt idx="792" formatCode="General">
                        <c:v>31.661999999999999</c:v>
                      </c:pt>
                      <c:pt idx="793" formatCode="General">
                        <c:v>32.661999999999999</c:v>
                      </c:pt>
                      <c:pt idx="794" formatCode="General">
                        <c:v>33.661999999999999</c:v>
                      </c:pt>
                      <c:pt idx="795" formatCode="General">
                        <c:v>34.661999999999999</c:v>
                      </c:pt>
                      <c:pt idx="796" formatCode="General">
                        <c:v>35.661999999999999</c:v>
                      </c:pt>
                      <c:pt idx="797" formatCode="General">
                        <c:v>36.661999999999999</c:v>
                      </c:pt>
                      <c:pt idx="798" formatCode="General">
                        <c:v>37.661999999999999</c:v>
                      </c:pt>
                      <c:pt idx="799" formatCode="General">
                        <c:v>38.661999999999999</c:v>
                      </c:pt>
                      <c:pt idx="800" formatCode="General">
                        <c:v>39.661999999999999</c:v>
                      </c:pt>
                      <c:pt idx="801" formatCode="General">
                        <c:v>40.661999999999999</c:v>
                      </c:pt>
                      <c:pt idx="802" formatCode="General">
                        <c:v>41.661999999999999</c:v>
                      </c:pt>
                      <c:pt idx="803" formatCode="General">
                        <c:v>42.661999999999999</c:v>
                      </c:pt>
                      <c:pt idx="804" formatCode="General">
                        <c:v>43.661999999999999</c:v>
                      </c:pt>
                      <c:pt idx="805" formatCode="General">
                        <c:v>44.661999999999999</c:v>
                      </c:pt>
                      <c:pt idx="806" formatCode="General">
                        <c:v>45.661999999999999</c:v>
                      </c:pt>
                      <c:pt idx="807" formatCode="General">
                        <c:v>46.661999999999999</c:v>
                      </c:pt>
                      <c:pt idx="808" formatCode="General">
                        <c:v>47.661999999999999</c:v>
                      </c:pt>
                      <c:pt idx="809" formatCode="General">
                        <c:v>48.661999999999999</c:v>
                      </c:pt>
                      <c:pt idx="810" formatCode="General">
                        <c:v>49.661999999999999</c:v>
                      </c:pt>
                      <c:pt idx="811" formatCode="General">
                        <c:v>50.661999999999999</c:v>
                      </c:pt>
                      <c:pt idx="812" formatCode="General">
                        <c:v>51.661999999999999</c:v>
                      </c:pt>
                      <c:pt idx="813" formatCode="General">
                        <c:v>52.661999999999999</c:v>
                      </c:pt>
                      <c:pt idx="814" formatCode="General">
                        <c:v>53.661999999999999</c:v>
                      </c:pt>
                      <c:pt idx="815" formatCode="General">
                        <c:v>54.661999999999999</c:v>
                      </c:pt>
                      <c:pt idx="816" formatCode="General">
                        <c:v>55.661999999999999</c:v>
                      </c:pt>
                      <c:pt idx="817" formatCode="General">
                        <c:v>56.661999999999999</c:v>
                      </c:pt>
                      <c:pt idx="818" formatCode="General">
                        <c:v>57.661999999999999</c:v>
                      </c:pt>
                      <c:pt idx="819" formatCode="General">
                        <c:v>58.661999999999999</c:v>
                      </c:pt>
                      <c:pt idx="820" formatCode="General">
                        <c:v>59.661999999999999</c:v>
                      </c:pt>
                      <c:pt idx="821" formatCode="General">
                        <c:v>60.661999999999999</c:v>
                      </c:pt>
                      <c:pt idx="822" formatCode="General">
                        <c:v>61.661999999999999</c:v>
                      </c:pt>
                      <c:pt idx="823" formatCode="General">
                        <c:v>62.661999999999999</c:v>
                      </c:pt>
                      <c:pt idx="824" formatCode="General">
                        <c:v>63.661999999999999</c:v>
                      </c:pt>
                      <c:pt idx="825" formatCode="General">
                        <c:v>64.662000000000006</c:v>
                      </c:pt>
                      <c:pt idx="826" formatCode="General">
                        <c:v>65.662000000000006</c:v>
                      </c:pt>
                      <c:pt idx="827" formatCode="General">
                        <c:v>66.662000000000006</c:v>
                      </c:pt>
                      <c:pt idx="828" formatCode="General">
                        <c:v>67.662000000000006</c:v>
                      </c:pt>
                      <c:pt idx="829" formatCode="General">
                        <c:v>68.662000000000006</c:v>
                      </c:pt>
                      <c:pt idx="830" formatCode="General">
                        <c:v>69.662000000000006</c:v>
                      </c:pt>
                      <c:pt idx="831" formatCode="General">
                        <c:v>70.662000000000006</c:v>
                      </c:pt>
                      <c:pt idx="832" formatCode="General">
                        <c:v>71.662000000000006</c:v>
                      </c:pt>
                      <c:pt idx="833" formatCode="General">
                        <c:v>72.662000000000006</c:v>
                      </c:pt>
                      <c:pt idx="834" formatCode="General">
                        <c:v>73.662000000000006</c:v>
                      </c:pt>
                      <c:pt idx="835" formatCode="General">
                        <c:v>74.662000000000006</c:v>
                      </c:pt>
                      <c:pt idx="836" formatCode="General">
                        <c:v>75.662000000000006</c:v>
                      </c:pt>
                      <c:pt idx="837" formatCode="General">
                        <c:v>76.662000000000006</c:v>
                      </c:pt>
                      <c:pt idx="838" formatCode="General">
                        <c:v>77.662000000000006</c:v>
                      </c:pt>
                      <c:pt idx="839" formatCode="General">
                        <c:v>77.942999999999998</c:v>
                      </c:pt>
                      <c:pt idx="840" formatCode="General">
                        <c:v>77.942999999999998</c:v>
                      </c:pt>
                      <c:pt idx="841" formatCode="General">
                        <c:v>77.953000000000003</c:v>
                      </c:pt>
                      <c:pt idx="842" formatCode="General">
                        <c:v>77.962999999999994</c:v>
                      </c:pt>
                      <c:pt idx="843" formatCode="General">
                        <c:v>77.972999999999999</c:v>
                      </c:pt>
                      <c:pt idx="844" formatCode="General">
                        <c:v>77.983000000000004</c:v>
                      </c:pt>
                      <c:pt idx="845" formatCode="General">
                        <c:v>77.992999999999995</c:v>
                      </c:pt>
                      <c:pt idx="846" formatCode="General">
                        <c:v>78.003</c:v>
                      </c:pt>
                      <c:pt idx="847" formatCode="General">
                        <c:v>78.013000000000005</c:v>
                      </c:pt>
                      <c:pt idx="848" formatCode="General">
                        <c:v>78.022999999999996</c:v>
                      </c:pt>
                      <c:pt idx="849" formatCode="General">
                        <c:v>78.033000000000001</c:v>
                      </c:pt>
                      <c:pt idx="850" formatCode="General">
                        <c:v>78.043000000000006</c:v>
                      </c:pt>
                      <c:pt idx="851" formatCode="General">
                        <c:v>78.052999999999997</c:v>
                      </c:pt>
                      <c:pt idx="852" formatCode="General">
                        <c:v>78.063000000000002</c:v>
                      </c:pt>
                      <c:pt idx="853" formatCode="General">
                        <c:v>78.072999999999993</c:v>
                      </c:pt>
                      <c:pt idx="854" formatCode="General">
                        <c:v>78.082999999999998</c:v>
                      </c:pt>
                      <c:pt idx="855" formatCode="General">
                        <c:v>78.093000000000004</c:v>
                      </c:pt>
                      <c:pt idx="856" formatCode="General">
                        <c:v>78.102999999999994</c:v>
                      </c:pt>
                      <c:pt idx="857" formatCode="General">
                        <c:v>78.113</c:v>
                      </c:pt>
                      <c:pt idx="858" formatCode="General">
                        <c:v>78.123000000000005</c:v>
                      </c:pt>
                      <c:pt idx="859" formatCode="General">
                        <c:v>78.132999999999996</c:v>
                      </c:pt>
                      <c:pt idx="860" formatCode="General">
                        <c:v>78.143000000000001</c:v>
                      </c:pt>
                      <c:pt idx="861" formatCode="General">
                        <c:v>78.153000000000006</c:v>
                      </c:pt>
                      <c:pt idx="862" formatCode="General">
                        <c:v>78.162999999999997</c:v>
                      </c:pt>
                      <c:pt idx="863" formatCode="General">
                        <c:v>78.173000000000002</c:v>
                      </c:pt>
                      <c:pt idx="864" formatCode="General">
                        <c:v>78.183000000000007</c:v>
                      </c:pt>
                      <c:pt idx="865" formatCode="General">
                        <c:v>78.192999999999998</c:v>
                      </c:pt>
                      <c:pt idx="866" formatCode="General">
                        <c:v>78.203000000000003</c:v>
                      </c:pt>
                      <c:pt idx="867" formatCode="General">
                        <c:v>78.212999999999994</c:v>
                      </c:pt>
                      <c:pt idx="868" formatCode="General">
                        <c:v>78.222999999999999</c:v>
                      </c:pt>
                      <c:pt idx="869" formatCode="General">
                        <c:v>78.233000000000004</c:v>
                      </c:pt>
                      <c:pt idx="870" formatCode="General">
                        <c:v>78.242999999999995</c:v>
                      </c:pt>
                      <c:pt idx="871" formatCode="General">
                        <c:v>78.253</c:v>
                      </c:pt>
                      <c:pt idx="872" formatCode="General">
                        <c:v>78.263000000000005</c:v>
                      </c:pt>
                      <c:pt idx="873" formatCode="General">
                        <c:v>78.272999999999996</c:v>
                      </c:pt>
                      <c:pt idx="874" formatCode="General">
                        <c:v>78.283000000000001</c:v>
                      </c:pt>
                      <c:pt idx="875" formatCode="General">
                        <c:v>78.293000000000006</c:v>
                      </c:pt>
                      <c:pt idx="876" formatCode="General">
                        <c:v>78.302999999999997</c:v>
                      </c:pt>
                      <c:pt idx="877" formatCode="General">
                        <c:v>78.313000000000002</c:v>
                      </c:pt>
                      <c:pt idx="878" formatCode="General">
                        <c:v>78.322999999999993</c:v>
                      </c:pt>
                      <c:pt idx="879" formatCode="General">
                        <c:v>78.332999999999998</c:v>
                      </c:pt>
                      <c:pt idx="880" formatCode="General">
                        <c:v>78.343000000000004</c:v>
                      </c:pt>
                      <c:pt idx="881" formatCode="General">
                        <c:v>78.352999999999994</c:v>
                      </c:pt>
                      <c:pt idx="882" formatCode="General">
                        <c:v>78.363</c:v>
                      </c:pt>
                      <c:pt idx="883" formatCode="General">
                        <c:v>78.373000000000005</c:v>
                      </c:pt>
                      <c:pt idx="884" formatCode="General">
                        <c:v>78.382999999999996</c:v>
                      </c:pt>
                      <c:pt idx="885" formatCode="General">
                        <c:v>78.393000000000001</c:v>
                      </c:pt>
                      <c:pt idx="886" formatCode="General">
                        <c:v>78.403000000000006</c:v>
                      </c:pt>
                      <c:pt idx="887" formatCode="General">
                        <c:v>78.412999999999997</c:v>
                      </c:pt>
                      <c:pt idx="888" formatCode="General">
                        <c:v>78.423000000000002</c:v>
                      </c:pt>
                      <c:pt idx="889" formatCode="General">
                        <c:v>78.433000000000007</c:v>
                      </c:pt>
                      <c:pt idx="890" formatCode="General">
                        <c:v>78.442999999999998</c:v>
                      </c:pt>
                      <c:pt idx="891" formatCode="General">
                        <c:v>78.453000000000003</c:v>
                      </c:pt>
                      <c:pt idx="892" formatCode="General">
                        <c:v>78.462999999999994</c:v>
                      </c:pt>
                      <c:pt idx="893" formatCode="General">
                        <c:v>78.472999999999999</c:v>
                      </c:pt>
                      <c:pt idx="894" formatCode="General">
                        <c:v>78.483000000000004</c:v>
                      </c:pt>
                      <c:pt idx="895" formatCode="General">
                        <c:v>78.492999999999995</c:v>
                      </c:pt>
                      <c:pt idx="896" formatCode="General">
                        <c:v>78.503</c:v>
                      </c:pt>
                      <c:pt idx="897" formatCode="General">
                        <c:v>78.513000000000005</c:v>
                      </c:pt>
                      <c:pt idx="898" formatCode="General">
                        <c:v>78.522999999999996</c:v>
                      </c:pt>
                      <c:pt idx="899" formatCode="General">
                        <c:v>78.533000000000001</c:v>
                      </c:pt>
                      <c:pt idx="900" formatCode="General">
                        <c:v>78.543000000000006</c:v>
                      </c:pt>
                      <c:pt idx="901" formatCode="General">
                        <c:v>78.552999999999997</c:v>
                      </c:pt>
                      <c:pt idx="902" formatCode="General">
                        <c:v>78.563000000000002</c:v>
                      </c:pt>
                      <c:pt idx="903" formatCode="General">
                        <c:v>78.572999999999993</c:v>
                      </c:pt>
                      <c:pt idx="904" formatCode="General">
                        <c:v>78.582999999999998</c:v>
                      </c:pt>
                      <c:pt idx="905" formatCode="General">
                        <c:v>78.593000000000004</c:v>
                      </c:pt>
                      <c:pt idx="906" formatCode="General">
                        <c:v>78.602999999999994</c:v>
                      </c:pt>
                      <c:pt idx="907" formatCode="General">
                        <c:v>78.613</c:v>
                      </c:pt>
                      <c:pt idx="908" formatCode="General">
                        <c:v>78.623000000000005</c:v>
                      </c:pt>
                      <c:pt idx="909" formatCode="General">
                        <c:v>78.632999999999996</c:v>
                      </c:pt>
                      <c:pt idx="910" formatCode="General">
                        <c:v>78.643000000000001</c:v>
                      </c:pt>
                      <c:pt idx="911" formatCode="General">
                        <c:v>78.653000000000006</c:v>
                      </c:pt>
                      <c:pt idx="912" formatCode="General">
                        <c:v>78.662999999999997</c:v>
                      </c:pt>
                      <c:pt idx="913" formatCode="General">
                        <c:v>78.673000000000002</c:v>
                      </c:pt>
                      <c:pt idx="914" formatCode="General">
                        <c:v>78.683000000000007</c:v>
                      </c:pt>
                      <c:pt idx="915" formatCode="General">
                        <c:v>78.692999999999998</c:v>
                      </c:pt>
                      <c:pt idx="916" formatCode="General">
                        <c:v>78.703000000000003</c:v>
                      </c:pt>
                      <c:pt idx="917" formatCode="General">
                        <c:v>78.712999999999994</c:v>
                      </c:pt>
                      <c:pt idx="918" formatCode="General">
                        <c:v>78.722999999999999</c:v>
                      </c:pt>
                      <c:pt idx="919" formatCode="General">
                        <c:v>78.733000000000004</c:v>
                      </c:pt>
                      <c:pt idx="920" formatCode="General">
                        <c:v>78.742999999999995</c:v>
                      </c:pt>
                      <c:pt idx="921" formatCode="General">
                        <c:v>78.753</c:v>
                      </c:pt>
                      <c:pt idx="922" formatCode="General">
                        <c:v>78.763000000000005</c:v>
                      </c:pt>
                      <c:pt idx="923" formatCode="General">
                        <c:v>78.772999999999996</c:v>
                      </c:pt>
                      <c:pt idx="924" formatCode="General">
                        <c:v>78.783000000000001</c:v>
                      </c:pt>
                      <c:pt idx="925" formatCode="General">
                        <c:v>78.793000000000006</c:v>
                      </c:pt>
                      <c:pt idx="926" formatCode="General">
                        <c:v>78.802999999999997</c:v>
                      </c:pt>
                      <c:pt idx="927" formatCode="General">
                        <c:v>78.813000000000002</c:v>
                      </c:pt>
                      <c:pt idx="928" formatCode="General">
                        <c:v>78.822999999999993</c:v>
                      </c:pt>
                      <c:pt idx="929" formatCode="General">
                        <c:v>78.832999999999998</c:v>
                      </c:pt>
                      <c:pt idx="930" formatCode="General">
                        <c:v>78.843000000000004</c:v>
                      </c:pt>
                      <c:pt idx="931" formatCode="General">
                        <c:v>78.852999999999994</c:v>
                      </c:pt>
                      <c:pt idx="932" formatCode="General">
                        <c:v>78.863</c:v>
                      </c:pt>
                      <c:pt idx="933" formatCode="General">
                        <c:v>78.873000000000005</c:v>
                      </c:pt>
                      <c:pt idx="934" formatCode="General">
                        <c:v>78.882999999999996</c:v>
                      </c:pt>
                      <c:pt idx="935" formatCode="General">
                        <c:v>78.893000000000001</c:v>
                      </c:pt>
                      <c:pt idx="936" formatCode="General">
                        <c:v>78.903000000000006</c:v>
                      </c:pt>
                      <c:pt idx="937" formatCode="General">
                        <c:v>78.912999999999997</c:v>
                      </c:pt>
                      <c:pt idx="938" formatCode="General">
                        <c:v>78.923000000000002</c:v>
                      </c:pt>
                      <c:pt idx="939" formatCode="General">
                        <c:v>78.933000000000007</c:v>
                      </c:pt>
                      <c:pt idx="940" formatCode="General">
                        <c:v>78.942999999999998</c:v>
                      </c:pt>
                      <c:pt idx="941" formatCode="General">
                        <c:v>78.953000000000003</c:v>
                      </c:pt>
                      <c:pt idx="942" formatCode="General">
                        <c:v>78.962999999999994</c:v>
                      </c:pt>
                      <c:pt idx="943" formatCode="General">
                        <c:v>78.972999999999999</c:v>
                      </c:pt>
                      <c:pt idx="944" formatCode="General">
                        <c:v>78.983000000000004</c:v>
                      </c:pt>
                      <c:pt idx="945" formatCode="General">
                        <c:v>78.992999999999995</c:v>
                      </c:pt>
                      <c:pt idx="946" formatCode="General">
                        <c:v>79.003</c:v>
                      </c:pt>
                      <c:pt idx="947" formatCode="General">
                        <c:v>79.013000000000005</c:v>
                      </c:pt>
                      <c:pt idx="948" formatCode="General">
                        <c:v>79.022999999999996</c:v>
                      </c:pt>
                      <c:pt idx="949" formatCode="General">
                        <c:v>79.033000000000001</c:v>
                      </c:pt>
                      <c:pt idx="950" formatCode="General">
                        <c:v>79.043000000000006</c:v>
                      </c:pt>
                      <c:pt idx="951" formatCode="General">
                        <c:v>79.052999999999997</c:v>
                      </c:pt>
                      <c:pt idx="952" formatCode="General">
                        <c:v>79.063000000000002</c:v>
                      </c:pt>
                      <c:pt idx="953" formatCode="General">
                        <c:v>79.072999999999993</c:v>
                      </c:pt>
                      <c:pt idx="954" formatCode="General">
                        <c:v>79.082999999999998</c:v>
                      </c:pt>
                      <c:pt idx="955" formatCode="General">
                        <c:v>79.093000000000004</c:v>
                      </c:pt>
                      <c:pt idx="956" formatCode="General">
                        <c:v>79.102999999999994</c:v>
                      </c:pt>
                      <c:pt idx="957" formatCode="General">
                        <c:v>79.113</c:v>
                      </c:pt>
                      <c:pt idx="958" formatCode="General">
                        <c:v>79.123000000000005</c:v>
                      </c:pt>
                      <c:pt idx="959" formatCode="General">
                        <c:v>79.132999999999996</c:v>
                      </c:pt>
                      <c:pt idx="960" formatCode="General">
                        <c:v>79.143000000000001</c:v>
                      </c:pt>
                      <c:pt idx="961" formatCode="General">
                        <c:v>79.153000000000006</c:v>
                      </c:pt>
                      <c:pt idx="962" formatCode="General">
                        <c:v>79.162999999999997</c:v>
                      </c:pt>
                      <c:pt idx="963" formatCode="General">
                        <c:v>79.173000000000002</c:v>
                      </c:pt>
                      <c:pt idx="964" formatCode="General">
                        <c:v>79.183000000000007</c:v>
                      </c:pt>
                      <c:pt idx="965" formatCode="General">
                        <c:v>79.192999999999998</c:v>
                      </c:pt>
                      <c:pt idx="966" formatCode="General">
                        <c:v>79.203000000000003</c:v>
                      </c:pt>
                      <c:pt idx="967" formatCode="General">
                        <c:v>79.212999999999994</c:v>
                      </c:pt>
                      <c:pt idx="968" formatCode="General">
                        <c:v>79.222999999999999</c:v>
                      </c:pt>
                      <c:pt idx="969" formatCode="General">
                        <c:v>79.233000000000004</c:v>
                      </c:pt>
                      <c:pt idx="970" formatCode="General">
                        <c:v>79.242999999999995</c:v>
                      </c:pt>
                      <c:pt idx="971" formatCode="General">
                        <c:v>79.253</c:v>
                      </c:pt>
                      <c:pt idx="972" formatCode="General">
                        <c:v>79.263000000000005</c:v>
                      </c:pt>
                      <c:pt idx="973" formatCode="General">
                        <c:v>79.272999999999996</c:v>
                      </c:pt>
                      <c:pt idx="974" formatCode="General">
                        <c:v>79.283000000000001</c:v>
                      </c:pt>
                      <c:pt idx="975" formatCode="General">
                        <c:v>79.293000000000006</c:v>
                      </c:pt>
                      <c:pt idx="976" formatCode="General">
                        <c:v>79.302999999999997</c:v>
                      </c:pt>
                      <c:pt idx="977" formatCode="General">
                        <c:v>79.313000000000002</c:v>
                      </c:pt>
                      <c:pt idx="978" formatCode="General">
                        <c:v>79.322999999999993</c:v>
                      </c:pt>
                      <c:pt idx="979" formatCode="General">
                        <c:v>79.332999999999998</c:v>
                      </c:pt>
                      <c:pt idx="980" formatCode="General">
                        <c:v>79.343000000000004</c:v>
                      </c:pt>
                      <c:pt idx="981" formatCode="General">
                        <c:v>79.352999999999994</c:v>
                      </c:pt>
                      <c:pt idx="982" formatCode="General">
                        <c:v>79.363</c:v>
                      </c:pt>
                      <c:pt idx="983" formatCode="General">
                        <c:v>79.373000000000005</c:v>
                      </c:pt>
                      <c:pt idx="984" formatCode="General">
                        <c:v>79.382999999999996</c:v>
                      </c:pt>
                      <c:pt idx="985" formatCode="General">
                        <c:v>79.393000000000001</c:v>
                      </c:pt>
                      <c:pt idx="986" formatCode="General">
                        <c:v>79.403000000000006</c:v>
                      </c:pt>
                      <c:pt idx="987" formatCode="General">
                        <c:v>79.412999999999997</c:v>
                      </c:pt>
                      <c:pt idx="988" formatCode="General">
                        <c:v>79.423000000000002</c:v>
                      </c:pt>
                      <c:pt idx="989" formatCode="General">
                        <c:v>79.433000000000007</c:v>
                      </c:pt>
                      <c:pt idx="990" formatCode="General">
                        <c:v>79.442999999999998</c:v>
                      </c:pt>
                      <c:pt idx="991" formatCode="General">
                        <c:v>79.453000000000003</c:v>
                      </c:pt>
                      <c:pt idx="992" formatCode="General">
                        <c:v>79.462999999999994</c:v>
                      </c:pt>
                      <c:pt idx="993" formatCode="General">
                        <c:v>79.472999999999999</c:v>
                      </c:pt>
                      <c:pt idx="994" formatCode="General">
                        <c:v>79.483000000000004</c:v>
                      </c:pt>
                      <c:pt idx="995" formatCode="General">
                        <c:v>79.492999999999995</c:v>
                      </c:pt>
                      <c:pt idx="996" formatCode="General">
                        <c:v>79.503</c:v>
                      </c:pt>
                      <c:pt idx="997" formatCode="General">
                        <c:v>79.513000000000005</c:v>
                      </c:pt>
                      <c:pt idx="998" formatCode="General">
                        <c:v>79.522999999999996</c:v>
                      </c:pt>
                      <c:pt idx="999" formatCode="General">
                        <c:v>79.533000000000001</c:v>
                      </c:pt>
                      <c:pt idx="1000" formatCode="General">
                        <c:v>79.543000000000006</c:v>
                      </c:pt>
                      <c:pt idx="1001" formatCode="General">
                        <c:v>79.552999999999997</c:v>
                      </c:pt>
                      <c:pt idx="1002" formatCode="General">
                        <c:v>79.563000000000002</c:v>
                      </c:pt>
                      <c:pt idx="1003" formatCode="General">
                        <c:v>79.572999999999993</c:v>
                      </c:pt>
                      <c:pt idx="1004" formatCode="General">
                        <c:v>79.582999999999998</c:v>
                      </c:pt>
                      <c:pt idx="1005" formatCode="General">
                        <c:v>79.593000000000004</c:v>
                      </c:pt>
                      <c:pt idx="1006" formatCode="General">
                        <c:v>79.602999999999994</c:v>
                      </c:pt>
                      <c:pt idx="1007" formatCode="General">
                        <c:v>79.613</c:v>
                      </c:pt>
                      <c:pt idx="1008" formatCode="General">
                        <c:v>79.623000000000005</c:v>
                      </c:pt>
                      <c:pt idx="1009" formatCode="General">
                        <c:v>79.632999999999996</c:v>
                      </c:pt>
                      <c:pt idx="1010" formatCode="General">
                        <c:v>79.643000000000001</c:v>
                      </c:pt>
                      <c:pt idx="1011" formatCode="General">
                        <c:v>79.653000000000006</c:v>
                      </c:pt>
                      <c:pt idx="1012" formatCode="General">
                        <c:v>79.662999999999997</c:v>
                      </c:pt>
                      <c:pt idx="1013" formatCode="General">
                        <c:v>79.673000000000002</c:v>
                      </c:pt>
                      <c:pt idx="1014" formatCode="General">
                        <c:v>79.683000000000007</c:v>
                      </c:pt>
                      <c:pt idx="1015" formatCode="General">
                        <c:v>79.692999999999998</c:v>
                      </c:pt>
                      <c:pt idx="1016" formatCode="General">
                        <c:v>79.703000000000003</c:v>
                      </c:pt>
                      <c:pt idx="1017" formatCode="General">
                        <c:v>79.712999999999994</c:v>
                      </c:pt>
                      <c:pt idx="1018" formatCode="General">
                        <c:v>79.722999999999999</c:v>
                      </c:pt>
                      <c:pt idx="1019" formatCode="General">
                        <c:v>79.733000000000004</c:v>
                      </c:pt>
                      <c:pt idx="1020" formatCode="General">
                        <c:v>79.742999999999995</c:v>
                      </c:pt>
                      <c:pt idx="1021" formatCode="General">
                        <c:v>79.753</c:v>
                      </c:pt>
                      <c:pt idx="1022" formatCode="General">
                        <c:v>79.763000000000005</c:v>
                      </c:pt>
                      <c:pt idx="1023" formatCode="General">
                        <c:v>79.772999999999996</c:v>
                      </c:pt>
                      <c:pt idx="1024" formatCode="General">
                        <c:v>79.783000000000001</c:v>
                      </c:pt>
                      <c:pt idx="1025" formatCode="General">
                        <c:v>79.793000000000006</c:v>
                      </c:pt>
                      <c:pt idx="1026" formatCode="General">
                        <c:v>79.802999999999997</c:v>
                      </c:pt>
                      <c:pt idx="1027" formatCode="General">
                        <c:v>79.813000000000002</c:v>
                      </c:pt>
                      <c:pt idx="1028" formatCode="General">
                        <c:v>79.822999999999993</c:v>
                      </c:pt>
                      <c:pt idx="1029" formatCode="General">
                        <c:v>79.832999999999998</c:v>
                      </c:pt>
                      <c:pt idx="1030" formatCode="General">
                        <c:v>79.843000000000004</c:v>
                      </c:pt>
                      <c:pt idx="1031" formatCode="General">
                        <c:v>79.852999999999994</c:v>
                      </c:pt>
                      <c:pt idx="1032" formatCode="General">
                        <c:v>79.863</c:v>
                      </c:pt>
                      <c:pt idx="1033" formatCode="General">
                        <c:v>79.873000000000005</c:v>
                      </c:pt>
                      <c:pt idx="1034" formatCode="General">
                        <c:v>79.882999999999996</c:v>
                      </c:pt>
                      <c:pt idx="1035" formatCode="General">
                        <c:v>79.893000000000001</c:v>
                      </c:pt>
                      <c:pt idx="1036" formatCode="General">
                        <c:v>79.903000000000006</c:v>
                      </c:pt>
                      <c:pt idx="1037" formatCode="General">
                        <c:v>79.912999999999997</c:v>
                      </c:pt>
                      <c:pt idx="1038" formatCode="General">
                        <c:v>79.923000000000002</c:v>
                      </c:pt>
                      <c:pt idx="1039" formatCode="General">
                        <c:v>79.933000000000007</c:v>
                      </c:pt>
                      <c:pt idx="1040" formatCode="General">
                        <c:v>79.942999999999998</c:v>
                      </c:pt>
                      <c:pt idx="1041" formatCode="General">
                        <c:v>79.953000000000003</c:v>
                      </c:pt>
                      <c:pt idx="1042" formatCode="General">
                        <c:v>79.962999999999994</c:v>
                      </c:pt>
                      <c:pt idx="1043" formatCode="General">
                        <c:v>79.972999999999999</c:v>
                      </c:pt>
                      <c:pt idx="1044" formatCode="General">
                        <c:v>79.983000000000004</c:v>
                      </c:pt>
                      <c:pt idx="1045" formatCode="General">
                        <c:v>79.992999999999995</c:v>
                      </c:pt>
                      <c:pt idx="1046" formatCode="General">
                        <c:v>80.003</c:v>
                      </c:pt>
                      <c:pt idx="1047" formatCode="General">
                        <c:v>80.013000000000005</c:v>
                      </c:pt>
                      <c:pt idx="1048" formatCode="General">
                        <c:v>80.022999999999996</c:v>
                      </c:pt>
                      <c:pt idx="1049" formatCode="General">
                        <c:v>80.033000000000001</c:v>
                      </c:pt>
                      <c:pt idx="1050" formatCode="General">
                        <c:v>80.043000000000006</c:v>
                      </c:pt>
                      <c:pt idx="1051" formatCode="General">
                        <c:v>80.052999999999997</c:v>
                      </c:pt>
                      <c:pt idx="1052" formatCode="General">
                        <c:v>80.063000000000002</c:v>
                      </c:pt>
                      <c:pt idx="1053" formatCode="General">
                        <c:v>80.072999999999993</c:v>
                      </c:pt>
                      <c:pt idx="1054" formatCode="General">
                        <c:v>80.082999999999998</c:v>
                      </c:pt>
                      <c:pt idx="1055" formatCode="General">
                        <c:v>80.093000000000004</c:v>
                      </c:pt>
                      <c:pt idx="1056" formatCode="General">
                        <c:v>80.102999999999994</c:v>
                      </c:pt>
                      <c:pt idx="1057" formatCode="General">
                        <c:v>80.113</c:v>
                      </c:pt>
                      <c:pt idx="1058" formatCode="General">
                        <c:v>80.123000000000005</c:v>
                      </c:pt>
                      <c:pt idx="1059" formatCode="General">
                        <c:v>80.132999999999996</c:v>
                      </c:pt>
                      <c:pt idx="1060" formatCode="General">
                        <c:v>80.143000000000001</c:v>
                      </c:pt>
                      <c:pt idx="1061" formatCode="General">
                        <c:v>80.153000000000006</c:v>
                      </c:pt>
                      <c:pt idx="1062" formatCode="General">
                        <c:v>80.162999999999997</c:v>
                      </c:pt>
                      <c:pt idx="1063" formatCode="General">
                        <c:v>80.173000000000002</c:v>
                      </c:pt>
                      <c:pt idx="1064" formatCode="General">
                        <c:v>80.183000000000007</c:v>
                      </c:pt>
                      <c:pt idx="1065" formatCode="General">
                        <c:v>80.192999999999998</c:v>
                      </c:pt>
                      <c:pt idx="1066" formatCode="General">
                        <c:v>80.203000000000003</c:v>
                      </c:pt>
                      <c:pt idx="1067" formatCode="General">
                        <c:v>80.212999999999994</c:v>
                      </c:pt>
                      <c:pt idx="1068" formatCode="General">
                        <c:v>80.222999999999999</c:v>
                      </c:pt>
                      <c:pt idx="1069" formatCode="General">
                        <c:v>80.233000000000004</c:v>
                      </c:pt>
                      <c:pt idx="1070" formatCode="General">
                        <c:v>80.242999999999995</c:v>
                      </c:pt>
                      <c:pt idx="1071" formatCode="General">
                        <c:v>80.253</c:v>
                      </c:pt>
                      <c:pt idx="1072" formatCode="General">
                        <c:v>80.263000000000005</c:v>
                      </c:pt>
                      <c:pt idx="1073" formatCode="General">
                        <c:v>80.272999999999996</c:v>
                      </c:pt>
                      <c:pt idx="1074" formatCode="General">
                        <c:v>80.283000000000001</c:v>
                      </c:pt>
                      <c:pt idx="1075" formatCode="General">
                        <c:v>80.293000000000006</c:v>
                      </c:pt>
                      <c:pt idx="1076" formatCode="General">
                        <c:v>80.302999999999997</c:v>
                      </c:pt>
                      <c:pt idx="1077" formatCode="General">
                        <c:v>80.313000000000002</c:v>
                      </c:pt>
                      <c:pt idx="1078" formatCode="General">
                        <c:v>80.322999999999993</c:v>
                      </c:pt>
                      <c:pt idx="1079" formatCode="General">
                        <c:v>80.332999999999998</c:v>
                      </c:pt>
                      <c:pt idx="1080" formatCode="General">
                        <c:v>80.343000000000004</c:v>
                      </c:pt>
                      <c:pt idx="1081" formatCode="General">
                        <c:v>80.352999999999994</c:v>
                      </c:pt>
                      <c:pt idx="1082" formatCode="General">
                        <c:v>80.363</c:v>
                      </c:pt>
                      <c:pt idx="1083" formatCode="General">
                        <c:v>80.373000000000005</c:v>
                      </c:pt>
                      <c:pt idx="1084" formatCode="General">
                        <c:v>80.382999999999996</c:v>
                      </c:pt>
                      <c:pt idx="1085" formatCode="General">
                        <c:v>80.393000000000001</c:v>
                      </c:pt>
                      <c:pt idx="1086" formatCode="General">
                        <c:v>80.403000000000006</c:v>
                      </c:pt>
                      <c:pt idx="1087" formatCode="General">
                        <c:v>80.412999999999997</c:v>
                      </c:pt>
                      <c:pt idx="1088" formatCode="General">
                        <c:v>80.423000000000002</c:v>
                      </c:pt>
                      <c:pt idx="1089" formatCode="General">
                        <c:v>80.433000000000007</c:v>
                      </c:pt>
                      <c:pt idx="1090" formatCode="General">
                        <c:v>80.442999999999998</c:v>
                      </c:pt>
                      <c:pt idx="1091" formatCode="General">
                        <c:v>80.453000000000003</c:v>
                      </c:pt>
                      <c:pt idx="1092" formatCode="General">
                        <c:v>80.462999999999994</c:v>
                      </c:pt>
                      <c:pt idx="1093" formatCode="General">
                        <c:v>80.472999999999999</c:v>
                      </c:pt>
                      <c:pt idx="1094" formatCode="General">
                        <c:v>80.483000000000004</c:v>
                      </c:pt>
                      <c:pt idx="1095" formatCode="General">
                        <c:v>80.492999999999995</c:v>
                      </c:pt>
                      <c:pt idx="1096" formatCode="General">
                        <c:v>80.503</c:v>
                      </c:pt>
                      <c:pt idx="1097" formatCode="General">
                        <c:v>80.513000000000005</c:v>
                      </c:pt>
                      <c:pt idx="1098" formatCode="General">
                        <c:v>80.522999999999996</c:v>
                      </c:pt>
                      <c:pt idx="1099" formatCode="General">
                        <c:v>80.533000000000001</c:v>
                      </c:pt>
                      <c:pt idx="1100" formatCode="General">
                        <c:v>80.543000000000006</c:v>
                      </c:pt>
                      <c:pt idx="1101" formatCode="General">
                        <c:v>80.552999999999997</c:v>
                      </c:pt>
                      <c:pt idx="1102" formatCode="General">
                        <c:v>80.563000000000002</c:v>
                      </c:pt>
                      <c:pt idx="1103" formatCode="General">
                        <c:v>80.572999999999993</c:v>
                      </c:pt>
                      <c:pt idx="1104" formatCode="General">
                        <c:v>80.582999999999998</c:v>
                      </c:pt>
                      <c:pt idx="1105" formatCode="General">
                        <c:v>80.593000000000004</c:v>
                      </c:pt>
                      <c:pt idx="1106" formatCode="General">
                        <c:v>80.602999999999994</c:v>
                      </c:pt>
                      <c:pt idx="1107" formatCode="General">
                        <c:v>80.613</c:v>
                      </c:pt>
                      <c:pt idx="1108" formatCode="General">
                        <c:v>80.623000000000005</c:v>
                      </c:pt>
                      <c:pt idx="1109" formatCode="General">
                        <c:v>80.632999999999996</c:v>
                      </c:pt>
                      <c:pt idx="1110" formatCode="General">
                        <c:v>80.643000000000001</c:v>
                      </c:pt>
                      <c:pt idx="1111" formatCode="General">
                        <c:v>80.653000000000006</c:v>
                      </c:pt>
                      <c:pt idx="1112" formatCode="General">
                        <c:v>80.662999999999997</c:v>
                      </c:pt>
                      <c:pt idx="1113" formatCode="General">
                        <c:v>80.673000000000002</c:v>
                      </c:pt>
                      <c:pt idx="1114" formatCode="General">
                        <c:v>80.683000000000007</c:v>
                      </c:pt>
                      <c:pt idx="1115" formatCode="General">
                        <c:v>80.692999999999998</c:v>
                      </c:pt>
                      <c:pt idx="1116" formatCode="General">
                        <c:v>80.703000000000003</c:v>
                      </c:pt>
                      <c:pt idx="1117" formatCode="General">
                        <c:v>80.712999999999994</c:v>
                      </c:pt>
                      <c:pt idx="1118" formatCode="General">
                        <c:v>80.722999999999999</c:v>
                      </c:pt>
                      <c:pt idx="1119" formatCode="General">
                        <c:v>80.733000000000004</c:v>
                      </c:pt>
                      <c:pt idx="1120" formatCode="General">
                        <c:v>80.742999999999995</c:v>
                      </c:pt>
                      <c:pt idx="1121" formatCode="General">
                        <c:v>80.753</c:v>
                      </c:pt>
                      <c:pt idx="1122" formatCode="General">
                        <c:v>80.763000000000005</c:v>
                      </c:pt>
                      <c:pt idx="1123" formatCode="General">
                        <c:v>80.772999999999996</c:v>
                      </c:pt>
                      <c:pt idx="1124" formatCode="General">
                        <c:v>80.783000000000001</c:v>
                      </c:pt>
                      <c:pt idx="1125" formatCode="General">
                        <c:v>80.793000000000006</c:v>
                      </c:pt>
                      <c:pt idx="1126" formatCode="General">
                        <c:v>80.802999999999997</c:v>
                      </c:pt>
                      <c:pt idx="1127" formatCode="General">
                        <c:v>80.813000000000002</c:v>
                      </c:pt>
                      <c:pt idx="1128" formatCode="General">
                        <c:v>80.822999999999993</c:v>
                      </c:pt>
                      <c:pt idx="1129" formatCode="General">
                        <c:v>80.832999999999998</c:v>
                      </c:pt>
                      <c:pt idx="1130" formatCode="General">
                        <c:v>80.843000000000004</c:v>
                      </c:pt>
                      <c:pt idx="1131" formatCode="General">
                        <c:v>80.852999999999994</c:v>
                      </c:pt>
                      <c:pt idx="1132" formatCode="General">
                        <c:v>80.863</c:v>
                      </c:pt>
                      <c:pt idx="1133" formatCode="General">
                        <c:v>80.873000000000005</c:v>
                      </c:pt>
                      <c:pt idx="1134" formatCode="General">
                        <c:v>80.882999999999996</c:v>
                      </c:pt>
                      <c:pt idx="1135" formatCode="General">
                        <c:v>80.893000000000001</c:v>
                      </c:pt>
                      <c:pt idx="1136" formatCode="General">
                        <c:v>80.903000000000006</c:v>
                      </c:pt>
                      <c:pt idx="1137" formatCode="General">
                        <c:v>80.912999999999997</c:v>
                      </c:pt>
                      <c:pt idx="1138" formatCode="General">
                        <c:v>80.923000000000002</c:v>
                      </c:pt>
                      <c:pt idx="1139" formatCode="General">
                        <c:v>80.933000000000007</c:v>
                      </c:pt>
                      <c:pt idx="1140" formatCode="General">
                        <c:v>80.942999999999998</c:v>
                      </c:pt>
                      <c:pt idx="1141" formatCode="General">
                        <c:v>80.953000000000003</c:v>
                      </c:pt>
                      <c:pt idx="1142" formatCode="General">
                        <c:v>80.962999999999994</c:v>
                      </c:pt>
                      <c:pt idx="1143" formatCode="General">
                        <c:v>80.972999999999999</c:v>
                      </c:pt>
                      <c:pt idx="1144" formatCode="General">
                        <c:v>80.983000000000004</c:v>
                      </c:pt>
                      <c:pt idx="1145" formatCode="General">
                        <c:v>80.992999999999995</c:v>
                      </c:pt>
                      <c:pt idx="1146" formatCode="General">
                        <c:v>81.003</c:v>
                      </c:pt>
                      <c:pt idx="1147" formatCode="General">
                        <c:v>81.013000000000005</c:v>
                      </c:pt>
                      <c:pt idx="1148" formatCode="General">
                        <c:v>81.022999999999996</c:v>
                      </c:pt>
                      <c:pt idx="1149" formatCode="General">
                        <c:v>81.033000000000001</c:v>
                      </c:pt>
                      <c:pt idx="1150" formatCode="General">
                        <c:v>81.043000000000006</c:v>
                      </c:pt>
                      <c:pt idx="1151" formatCode="General">
                        <c:v>81.052999999999997</c:v>
                      </c:pt>
                      <c:pt idx="1152" formatCode="General">
                        <c:v>81.063000000000002</c:v>
                      </c:pt>
                      <c:pt idx="1153" formatCode="General">
                        <c:v>81.072999999999993</c:v>
                      </c:pt>
                      <c:pt idx="1154" formatCode="General">
                        <c:v>81.082999999999998</c:v>
                      </c:pt>
                      <c:pt idx="1155" formatCode="General">
                        <c:v>81.093000000000004</c:v>
                      </c:pt>
                      <c:pt idx="1156" formatCode="General">
                        <c:v>81.102999999999994</c:v>
                      </c:pt>
                      <c:pt idx="1157" formatCode="General">
                        <c:v>81.113</c:v>
                      </c:pt>
                      <c:pt idx="1158" formatCode="General">
                        <c:v>81.123000000000005</c:v>
                      </c:pt>
                      <c:pt idx="1159" formatCode="General">
                        <c:v>81.132999999999996</c:v>
                      </c:pt>
                      <c:pt idx="1160" formatCode="General">
                        <c:v>81.143000000000001</c:v>
                      </c:pt>
                      <c:pt idx="1161" formatCode="General">
                        <c:v>81.153000000000006</c:v>
                      </c:pt>
                      <c:pt idx="1162" formatCode="General">
                        <c:v>81.162999999999997</c:v>
                      </c:pt>
                      <c:pt idx="1163" formatCode="General">
                        <c:v>81.173000000000002</c:v>
                      </c:pt>
                      <c:pt idx="1164" formatCode="General">
                        <c:v>81.183000000000007</c:v>
                      </c:pt>
                      <c:pt idx="1165" formatCode="General">
                        <c:v>81.192999999999998</c:v>
                      </c:pt>
                      <c:pt idx="1166" formatCode="General">
                        <c:v>81.203000000000003</c:v>
                      </c:pt>
                      <c:pt idx="1167" formatCode="General">
                        <c:v>81.212999999999994</c:v>
                      </c:pt>
                      <c:pt idx="1168" formatCode="General">
                        <c:v>81.222999999999999</c:v>
                      </c:pt>
                      <c:pt idx="1169" formatCode="General">
                        <c:v>81.233000000000004</c:v>
                      </c:pt>
                      <c:pt idx="1170" formatCode="General">
                        <c:v>81.242999999999995</c:v>
                      </c:pt>
                      <c:pt idx="1171" formatCode="General">
                        <c:v>81.253</c:v>
                      </c:pt>
                      <c:pt idx="1172" formatCode="General">
                        <c:v>81.263000000000005</c:v>
                      </c:pt>
                      <c:pt idx="1173" formatCode="General">
                        <c:v>81.272999999999996</c:v>
                      </c:pt>
                      <c:pt idx="1174" formatCode="General">
                        <c:v>81.283000000000001</c:v>
                      </c:pt>
                      <c:pt idx="1175" formatCode="General">
                        <c:v>81.293000000000006</c:v>
                      </c:pt>
                      <c:pt idx="1176" formatCode="General">
                        <c:v>81.302999999999997</c:v>
                      </c:pt>
                      <c:pt idx="1177" formatCode="General">
                        <c:v>81.313000000000002</c:v>
                      </c:pt>
                      <c:pt idx="1178" formatCode="General">
                        <c:v>81.322999999999993</c:v>
                      </c:pt>
                      <c:pt idx="1179" formatCode="General">
                        <c:v>81.332999999999998</c:v>
                      </c:pt>
                      <c:pt idx="1180" formatCode="General">
                        <c:v>81.343000000000004</c:v>
                      </c:pt>
                      <c:pt idx="1181" formatCode="General">
                        <c:v>81.352999999999994</c:v>
                      </c:pt>
                      <c:pt idx="1182" formatCode="General">
                        <c:v>81.363</c:v>
                      </c:pt>
                      <c:pt idx="1183" formatCode="General">
                        <c:v>81.373000000000005</c:v>
                      </c:pt>
                      <c:pt idx="1184" formatCode="General">
                        <c:v>81.382999999999996</c:v>
                      </c:pt>
                      <c:pt idx="1185" formatCode="General">
                        <c:v>81.393000000000001</c:v>
                      </c:pt>
                      <c:pt idx="1186" formatCode="General">
                        <c:v>81.403000000000006</c:v>
                      </c:pt>
                      <c:pt idx="1187" formatCode="General">
                        <c:v>81.412999999999997</c:v>
                      </c:pt>
                      <c:pt idx="1188" formatCode="General">
                        <c:v>81.423000000000002</c:v>
                      </c:pt>
                      <c:pt idx="1189" formatCode="General">
                        <c:v>81.433000000000007</c:v>
                      </c:pt>
                      <c:pt idx="1190" formatCode="General">
                        <c:v>81.442999999999998</c:v>
                      </c:pt>
                      <c:pt idx="1191" formatCode="General">
                        <c:v>81.453000000000003</c:v>
                      </c:pt>
                      <c:pt idx="1192" formatCode="General">
                        <c:v>81.462999999999994</c:v>
                      </c:pt>
                      <c:pt idx="1193" formatCode="General">
                        <c:v>81.472999999999999</c:v>
                      </c:pt>
                      <c:pt idx="1194" formatCode="General">
                        <c:v>81.483000000000004</c:v>
                      </c:pt>
                      <c:pt idx="1195" formatCode="General">
                        <c:v>81.492999999999995</c:v>
                      </c:pt>
                      <c:pt idx="1196" formatCode="General">
                        <c:v>81.503</c:v>
                      </c:pt>
                      <c:pt idx="1197" formatCode="General">
                        <c:v>81.513000000000005</c:v>
                      </c:pt>
                      <c:pt idx="1198" formatCode="General">
                        <c:v>81.522999999999996</c:v>
                      </c:pt>
                      <c:pt idx="1199" formatCode="General">
                        <c:v>81.533000000000001</c:v>
                      </c:pt>
                      <c:pt idx="1200" formatCode="General">
                        <c:v>81.543000000000006</c:v>
                      </c:pt>
                      <c:pt idx="1201" formatCode="General">
                        <c:v>81.552999999999997</c:v>
                      </c:pt>
                      <c:pt idx="1202" formatCode="General">
                        <c:v>81.563000000000002</c:v>
                      </c:pt>
                      <c:pt idx="1203" formatCode="General">
                        <c:v>81.572999999999993</c:v>
                      </c:pt>
                      <c:pt idx="1204" formatCode="General">
                        <c:v>81.582999999999998</c:v>
                      </c:pt>
                      <c:pt idx="1205" formatCode="General">
                        <c:v>81.593000000000004</c:v>
                      </c:pt>
                      <c:pt idx="1206" formatCode="General">
                        <c:v>81.602999999999994</c:v>
                      </c:pt>
                      <c:pt idx="1207" formatCode="General">
                        <c:v>81.613</c:v>
                      </c:pt>
                      <c:pt idx="1208" formatCode="General">
                        <c:v>81.623000000000005</c:v>
                      </c:pt>
                      <c:pt idx="1209" formatCode="General">
                        <c:v>81.632999999999996</c:v>
                      </c:pt>
                      <c:pt idx="1210" formatCode="General">
                        <c:v>81.643000000000001</c:v>
                      </c:pt>
                      <c:pt idx="1211" formatCode="General">
                        <c:v>81.653000000000006</c:v>
                      </c:pt>
                      <c:pt idx="1212" formatCode="General">
                        <c:v>81.662999999999997</c:v>
                      </c:pt>
                      <c:pt idx="1213" formatCode="General">
                        <c:v>81.673000000000002</c:v>
                      </c:pt>
                      <c:pt idx="1214" formatCode="General">
                        <c:v>81.683000000000007</c:v>
                      </c:pt>
                      <c:pt idx="1215" formatCode="General">
                        <c:v>81.692999999999998</c:v>
                      </c:pt>
                      <c:pt idx="1216" formatCode="General">
                        <c:v>81.703000000000003</c:v>
                      </c:pt>
                      <c:pt idx="1217" formatCode="General">
                        <c:v>81.712999999999994</c:v>
                      </c:pt>
                      <c:pt idx="1218" formatCode="General">
                        <c:v>81.722999999999999</c:v>
                      </c:pt>
                      <c:pt idx="1219" formatCode="General">
                        <c:v>81.733000000000004</c:v>
                      </c:pt>
                      <c:pt idx="1220" formatCode="General">
                        <c:v>81.742999999999995</c:v>
                      </c:pt>
                      <c:pt idx="1221" formatCode="General">
                        <c:v>81.753</c:v>
                      </c:pt>
                      <c:pt idx="1222" formatCode="General">
                        <c:v>81.763000000000005</c:v>
                      </c:pt>
                      <c:pt idx="1223" formatCode="General">
                        <c:v>81.772999999999996</c:v>
                      </c:pt>
                      <c:pt idx="1224" formatCode="General">
                        <c:v>81.783000000000001</c:v>
                      </c:pt>
                      <c:pt idx="1225" formatCode="General">
                        <c:v>81.793000000000006</c:v>
                      </c:pt>
                      <c:pt idx="1226" formatCode="General">
                        <c:v>81.802999999999997</c:v>
                      </c:pt>
                      <c:pt idx="1227" formatCode="General">
                        <c:v>81.813000000000002</c:v>
                      </c:pt>
                      <c:pt idx="1228" formatCode="General">
                        <c:v>81.822999999999993</c:v>
                      </c:pt>
                      <c:pt idx="1229" formatCode="General">
                        <c:v>81.832999999999998</c:v>
                      </c:pt>
                      <c:pt idx="1230" formatCode="General">
                        <c:v>81.843000000000004</c:v>
                      </c:pt>
                      <c:pt idx="1231" formatCode="General">
                        <c:v>81.852999999999994</c:v>
                      </c:pt>
                      <c:pt idx="1232" formatCode="General">
                        <c:v>81.863</c:v>
                      </c:pt>
                      <c:pt idx="1233" formatCode="General">
                        <c:v>81.873000000000005</c:v>
                      </c:pt>
                      <c:pt idx="1234" formatCode="General">
                        <c:v>81.882999999999996</c:v>
                      </c:pt>
                      <c:pt idx="1235" formatCode="General">
                        <c:v>81.893000000000001</c:v>
                      </c:pt>
                      <c:pt idx="1236" formatCode="General">
                        <c:v>81.903000000000006</c:v>
                      </c:pt>
                      <c:pt idx="1237" formatCode="General">
                        <c:v>81.912999999999997</c:v>
                      </c:pt>
                      <c:pt idx="1238" formatCode="General">
                        <c:v>81.923000000000002</c:v>
                      </c:pt>
                      <c:pt idx="1239" formatCode="General">
                        <c:v>81.933000000000007</c:v>
                      </c:pt>
                      <c:pt idx="1240" formatCode="General">
                        <c:v>81.942999999999998</c:v>
                      </c:pt>
                      <c:pt idx="1241" formatCode="General">
                        <c:v>81.953000000000003</c:v>
                      </c:pt>
                      <c:pt idx="1242" formatCode="General">
                        <c:v>81.962999999999994</c:v>
                      </c:pt>
                      <c:pt idx="1243" formatCode="General">
                        <c:v>81.972999999999999</c:v>
                      </c:pt>
                      <c:pt idx="1244" formatCode="General">
                        <c:v>81.983000000000004</c:v>
                      </c:pt>
                      <c:pt idx="1245" formatCode="General">
                        <c:v>81.992999999999995</c:v>
                      </c:pt>
                      <c:pt idx="1246" formatCode="General">
                        <c:v>82.003</c:v>
                      </c:pt>
                      <c:pt idx="1247" formatCode="General">
                        <c:v>82.013000000000005</c:v>
                      </c:pt>
                      <c:pt idx="1248" formatCode="General">
                        <c:v>82.022999999999996</c:v>
                      </c:pt>
                      <c:pt idx="1249" formatCode="General">
                        <c:v>82.033000000000001</c:v>
                      </c:pt>
                      <c:pt idx="1250" formatCode="General">
                        <c:v>82.043000000000006</c:v>
                      </c:pt>
                      <c:pt idx="1251" formatCode="General">
                        <c:v>82.052999999999997</c:v>
                      </c:pt>
                      <c:pt idx="1252" formatCode="General">
                        <c:v>82.063000000000002</c:v>
                      </c:pt>
                      <c:pt idx="1253" formatCode="General">
                        <c:v>82.072999999999993</c:v>
                      </c:pt>
                      <c:pt idx="1254" formatCode="General">
                        <c:v>82.082999999999998</c:v>
                      </c:pt>
                      <c:pt idx="1255" formatCode="General">
                        <c:v>82.093000000000004</c:v>
                      </c:pt>
                      <c:pt idx="1256" formatCode="General">
                        <c:v>82.102999999999994</c:v>
                      </c:pt>
                      <c:pt idx="1257" formatCode="General">
                        <c:v>82.113</c:v>
                      </c:pt>
                      <c:pt idx="1258" formatCode="General">
                        <c:v>82.123000000000005</c:v>
                      </c:pt>
                      <c:pt idx="1259" formatCode="General">
                        <c:v>82.132999999999996</c:v>
                      </c:pt>
                      <c:pt idx="1260" formatCode="General">
                        <c:v>82.143000000000001</c:v>
                      </c:pt>
                      <c:pt idx="1261" formatCode="General">
                        <c:v>82.153000000000006</c:v>
                      </c:pt>
                      <c:pt idx="1262" formatCode="General">
                        <c:v>82.162999999999997</c:v>
                      </c:pt>
                      <c:pt idx="1263" formatCode="General">
                        <c:v>82.173000000000002</c:v>
                      </c:pt>
                      <c:pt idx="1264" formatCode="General">
                        <c:v>82.183000000000007</c:v>
                      </c:pt>
                      <c:pt idx="1265" formatCode="General">
                        <c:v>82.192999999999998</c:v>
                      </c:pt>
                      <c:pt idx="1266" formatCode="General">
                        <c:v>82.203000000000003</c:v>
                      </c:pt>
                      <c:pt idx="1267" formatCode="General">
                        <c:v>82.212999999999994</c:v>
                      </c:pt>
                      <c:pt idx="1268" formatCode="General">
                        <c:v>82.222999999999999</c:v>
                      </c:pt>
                      <c:pt idx="1269" formatCode="General">
                        <c:v>82.233000000000004</c:v>
                      </c:pt>
                      <c:pt idx="1270" formatCode="General">
                        <c:v>82.242999999999995</c:v>
                      </c:pt>
                      <c:pt idx="1271" formatCode="General">
                        <c:v>82.253</c:v>
                      </c:pt>
                      <c:pt idx="1272" formatCode="General">
                        <c:v>82.263000000000005</c:v>
                      </c:pt>
                      <c:pt idx="1273" formatCode="General">
                        <c:v>82.272999999999996</c:v>
                      </c:pt>
                      <c:pt idx="1274" formatCode="General">
                        <c:v>82.283000000000001</c:v>
                      </c:pt>
                      <c:pt idx="1275" formatCode="General">
                        <c:v>82.293000000000006</c:v>
                      </c:pt>
                      <c:pt idx="1276" formatCode="General">
                        <c:v>82.302999999999997</c:v>
                      </c:pt>
                      <c:pt idx="1277" formatCode="General">
                        <c:v>82.313000000000002</c:v>
                      </c:pt>
                      <c:pt idx="1278" formatCode="General">
                        <c:v>82.322999999999993</c:v>
                      </c:pt>
                      <c:pt idx="1279" formatCode="General">
                        <c:v>82.332999999999998</c:v>
                      </c:pt>
                      <c:pt idx="1280" formatCode="General">
                        <c:v>82.343000000000004</c:v>
                      </c:pt>
                      <c:pt idx="1281" formatCode="General">
                        <c:v>82.352999999999994</c:v>
                      </c:pt>
                      <c:pt idx="1282" formatCode="General">
                        <c:v>82.363</c:v>
                      </c:pt>
                      <c:pt idx="1283" formatCode="General">
                        <c:v>82.373000000000005</c:v>
                      </c:pt>
                      <c:pt idx="1284" formatCode="General">
                        <c:v>82.382999999999996</c:v>
                      </c:pt>
                      <c:pt idx="1285" formatCode="General">
                        <c:v>82.393000000000001</c:v>
                      </c:pt>
                      <c:pt idx="1286" formatCode="General">
                        <c:v>82.403000000000006</c:v>
                      </c:pt>
                      <c:pt idx="1287" formatCode="General">
                        <c:v>82.412999999999997</c:v>
                      </c:pt>
                      <c:pt idx="1288" formatCode="General">
                        <c:v>82.423000000000002</c:v>
                      </c:pt>
                      <c:pt idx="1289" formatCode="General">
                        <c:v>82.433000000000007</c:v>
                      </c:pt>
                      <c:pt idx="1290" formatCode="General">
                        <c:v>82.442999999999998</c:v>
                      </c:pt>
                      <c:pt idx="1291" formatCode="General">
                        <c:v>82.453000000000003</c:v>
                      </c:pt>
                      <c:pt idx="1292" formatCode="General">
                        <c:v>82.462999999999994</c:v>
                      </c:pt>
                      <c:pt idx="1293" formatCode="General">
                        <c:v>82.472999999999999</c:v>
                      </c:pt>
                      <c:pt idx="1294" formatCode="General">
                        <c:v>82.483000000000004</c:v>
                      </c:pt>
                      <c:pt idx="1295" formatCode="General">
                        <c:v>82.492999999999995</c:v>
                      </c:pt>
                      <c:pt idx="1296" formatCode="General">
                        <c:v>82.503</c:v>
                      </c:pt>
                      <c:pt idx="1297" formatCode="General">
                        <c:v>82.513000000000005</c:v>
                      </c:pt>
                      <c:pt idx="1298" formatCode="General">
                        <c:v>82.522999999999996</c:v>
                      </c:pt>
                      <c:pt idx="1299" formatCode="General">
                        <c:v>82.533000000000001</c:v>
                      </c:pt>
                      <c:pt idx="1300" formatCode="General">
                        <c:v>82.543000000000006</c:v>
                      </c:pt>
                      <c:pt idx="1301" formatCode="General">
                        <c:v>82.552999999999997</c:v>
                      </c:pt>
                      <c:pt idx="1302" formatCode="General">
                        <c:v>82.563000000000002</c:v>
                      </c:pt>
                      <c:pt idx="1303" formatCode="General">
                        <c:v>82.572999999999993</c:v>
                      </c:pt>
                      <c:pt idx="1304" formatCode="General">
                        <c:v>82.582999999999998</c:v>
                      </c:pt>
                      <c:pt idx="1305" formatCode="General">
                        <c:v>82.593000000000004</c:v>
                      </c:pt>
                      <c:pt idx="1306" formatCode="General">
                        <c:v>82.602999999999994</c:v>
                      </c:pt>
                      <c:pt idx="1307" formatCode="General">
                        <c:v>82.613</c:v>
                      </c:pt>
                      <c:pt idx="1308" formatCode="General">
                        <c:v>82.623000000000005</c:v>
                      </c:pt>
                      <c:pt idx="1309" formatCode="General">
                        <c:v>82.632999999999996</c:v>
                      </c:pt>
                      <c:pt idx="1310" formatCode="General">
                        <c:v>82.643000000000001</c:v>
                      </c:pt>
                      <c:pt idx="1311" formatCode="General">
                        <c:v>82.653000000000006</c:v>
                      </c:pt>
                      <c:pt idx="1312" formatCode="General">
                        <c:v>82.662999999999997</c:v>
                      </c:pt>
                      <c:pt idx="1313" formatCode="General">
                        <c:v>82.673000000000002</c:v>
                      </c:pt>
                      <c:pt idx="1314" formatCode="General">
                        <c:v>82.683000000000007</c:v>
                      </c:pt>
                      <c:pt idx="1315" formatCode="General">
                        <c:v>82.692999999999998</c:v>
                      </c:pt>
                      <c:pt idx="1316" formatCode="General">
                        <c:v>82.703000000000003</c:v>
                      </c:pt>
                      <c:pt idx="1317" formatCode="General">
                        <c:v>82.712999999999994</c:v>
                      </c:pt>
                      <c:pt idx="1318" formatCode="General">
                        <c:v>82.722999999999999</c:v>
                      </c:pt>
                      <c:pt idx="1319" formatCode="General">
                        <c:v>82.733000000000004</c:v>
                      </c:pt>
                      <c:pt idx="1320" formatCode="General">
                        <c:v>82.742999999999995</c:v>
                      </c:pt>
                      <c:pt idx="1321" formatCode="General">
                        <c:v>82.753</c:v>
                      </c:pt>
                      <c:pt idx="1322" formatCode="General">
                        <c:v>82.763000000000005</c:v>
                      </c:pt>
                      <c:pt idx="1323" formatCode="General">
                        <c:v>82.772999999999996</c:v>
                      </c:pt>
                      <c:pt idx="1324" formatCode="General">
                        <c:v>82.783000000000001</c:v>
                      </c:pt>
                      <c:pt idx="1325" formatCode="General">
                        <c:v>82.793000000000006</c:v>
                      </c:pt>
                      <c:pt idx="1326" formatCode="General">
                        <c:v>82.802999999999997</c:v>
                      </c:pt>
                      <c:pt idx="1327" formatCode="General">
                        <c:v>82.813000000000002</c:v>
                      </c:pt>
                      <c:pt idx="1328" formatCode="General">
                        <c:v>82.822999999999993</c:v>
                      </c:pt>
                      <c:pt idx="1329" formatCode="General">
                        <c:v>82.832999999999998</c:v>
                      </c:pt>
                      <c:pt idx="1330" formatCode="General">
                        <c:v>82.843000000000004</c:v>
                      </c:pt>
                      <c:pt idx="1331" formatCode="General">
                        <c:v>82.852999999999994</c:v>
                      </c:pt>
                      <c:pt idx="1332" formatCode="General">
                        <c:v>82.863</c:v>
                      </c:pt>
                      <c:pt idx="1333" formatCode="General">
                        <c:v>82.873000000000005</c:v>
                      </c:pt>
                      <c:pt idx="1334" formatCode="General">
                        <c:v>82.882999999999996</c:v>
                      </c:pt>
                      <c:pt idx="1335" formatCode="General">
                        <c:v>82.893000000000001</c:v>
                      </c:pt>
                      <c:pt idx="1336" formatCode="General">
                        <c:v>82.903000000000006</c:v>
                      </c:pt>
                      <c:pt idx="1337" formatCode="General">
                        <c:v>82.912999999999997</c:v>
                      </c:pt>
                      <c:pt idx="1338" formatCode="General">
                        <c:v>82.923000000000002</c:v>
                      </c:pt>
                      <c:pt idx="1339" formatCode="General">
                        <c:v>82.933000000000007</c:v>
                      </c:pt>
                      <c:pt idx="1340" formatCode="General">
                        <c:v>82.942999999999998</c:v>
                      </c:pt>
                      <c:pt idx="1341" formatCode="General">
                        <c:v>82.953000000000003</c:v>
                      </c:pt>
                      <c:pt idx="1342" formatCode="General">
                        <c:v>82.962999999999994</c:v>
                      </c:pt>
                      <c:pt idx="1343" formatCode="General">
                        <c:v>82.972999999999999</c:v>
                      </c:pt>
                      <c:pt idx="1344" formatCode="General">
                        <c:v>82.983000000000004</c:v>
                      </c:pt>
                      <c:pt idx="1345" formatCode="General">
                        <c:v>82.992999999999995</c:v>
                      </c:pt>
                      <c:pt idx="1346" formatCode="General">
                        <c:v>83.003</c:v>
                      </c:pt>
                      <c:pt idx="1347" formatCode="General">
                        <c:v>83.013000000000005</c:v>
                      </c:pt>
                      <c:pt idx="1348" formatCode="General">
                        <c:v>83.022999999999996</c:v>
                      </c:pt>
                      <c:pt idx="1349" formatCode="General">
                        <c:v>83.033000000000001</c:v>
                      </c:pt>
                      <c:pt idx="1350" formatCode="General">
                        <c:v>83.043000000000006</c:v>
                      </c:pt>
                      <c:pt idx="1351" formatCode="General">
                        <c:v>83.052999999999997</c:v>
                      </c:pt>
                      <c:pt idx="1352" formatCode="General">
                        <c:v>83.063000000000002</c:v>
                      </c:pt>
                      <c:pt idx="1353" formatCode="General">
                        <c:v>83.072999999999993</c:v>
                      </c:pt>
                      <c:pt idx="1354" formatCode="General">
                        <c:v>83.082999999999998</c:v>
                      </c:pt>
                      <c:pt idx="1355" formatCode="General">
                        <c:v>83.093000000000004</c:v>
                      </c:pt>
                      <c:pt idx="1356" formatCode="General">
                        <c:v>83.102999999999994</c:v>
                      </c:pt>
                      <c:pt idx="1357" formatCode="General">
                        <c:v>83.113</c:v>
                      </c:pt>
                      <c:pt idx="1358" formatCode="General">
                        <c:v>83.123000000000005</c:v>
                      </c:pt>
                      <c:pt idx="1359" formatCode="General">
                        <c:v>83.132999999999996</c:v>
                      </c:pt>
                      <c:pt idx="1360" formatCode="General">
                        <c:v>83.143000000000001</c:v>
                      </c:pt>
                      <c:pt idx="1361" formatCode="General">
                        <c:v>83.153000000000006</c:v>
                      </c:pt>
                      <c:pt idx="1362" formatCode="General">
                        <c:v>83.162999999999997</c:v>
                      </c:pt>
                      <c:pt idx="1363" formatCode="General">
                        <c:v>83.173000000000002</c:v>
                      </c:pt>
                      <c:pt idx="1364" formatCode="General">
                        <c:v>83.183000000000007</c:v>
                      </c:pt>
                      <c:pt idx="1365" formatCode="General">
                        <c:v>83.192999999999998</c:v>
                      </c:pt>
                      <c:pt idx="1366" formatCode="General">
                        <c:v>83.203000000000003</c:v>
                      </c:pt>
                      <c:pt idx="1367" formatCode="General">
                        <c:v>83.212999999999994</c:v>
                      </c:pt>
                      <c:pt idx="1368" formatCode="General">
                        <c:v>83.222999999999999</c:v>
                      </c:pt>
                      <c:pt idx="1369" formatCode="General">
                        <c:v>83.233000000000004</c:v>
                      </c:pt>
                      <c:pt idx="1370" formatCode="General">
                        <c:v>83.242999999999995</c:v>
                      </c:pt>
                      <c:pt idx="1371" formatCode="General">
                        <c:v>83.253</c:v>
                      </c:pt>
                      <c:pt idx="1372" formatCode="General">
                        <c:v>83.263000000000005</c:v>
                      </c:pt>
                      <c:pt idx="1373" formatCode="General">
                        <c:v>83.272999999999996</c:v>
                      </c:pt>
                      <c:pt idx="1374" formatCode="General">
                        <c:v>83.283000000000001</c:v>
                      </c:pt>
                      <c:pt idx="1375" formatCode="General">
                        <c:v>83.293000000000006</c:v>
                      </c:pt>
                      <c:pt idx="1376" formatCode="General">
                        <c:v>83.302999999999997</c:v>
                      </c:pt>
                      <c:pt idx="1377" formatCode="General">
                        <c:v>83.313000000000002</c:v>
                      </c:pt>
                      <c:pt idx="1378" formatCode="General">
                        <c:v>83.322999999999993</c:v>
                      </c:pt>
                      <c:pt idx="1379" formatCode="General">
                        <c:v>83.332999999999998</c:v>
                      </c:pt>
                      <c:pt idx="1380" formatCode="General">
                        <c:v>83.343000000000004</c:v>
                      </c:pt>
                      <c:pt idx="1381" formatCode="General">
                        <c:v>83.352999999999994</c:v>
                      </c:pt>
                      <c:pt idx="1382" formatCode="General">
                        <c:v>83.363</c:v>
                      </c:pt>
                      <c:pt idx="1383" formatCode="General">
                        <c:v>83.373000000000005</c:v>
                      </c:pt>
                      <c:pt idx="1384" formatCode="General">
                        <c:v>83.382999999999996</c:v>
                      </c:pt>
                      <c:pt idx="1385" formatCode="General">
                        <c:v>83.393000000000001</c:v>
                      </c:pt>
                      <c:pt idx="1386" formatCode="General">
                        <c:v>83.403000000000006</c:v>
                      </c:pt>
                      <c:pt idx="1387" formatCode="General">
                        <c:v>83.412999999999997</c:v>
                      </c:pt>
                      <c:pt idx="1388" formatCode="General">
                        <c:v>83.423000000000002</c:v>
                      </c:pt>
                      <c:pt idx="1389" formatCode="General">
                        <c:v>83.433000000000007</c:v>
                      </c:pt>
                      <c:pt idx="1390" formatCode="General">
                        <c:v>83.442999999999998</c:v>
                      </c:pt>
                      <c:pt idx="1391" formatCode="General">
                        <c:v>83.453000000000003</c:v>
                      </c:pt>
                      <c:pt idx="1392" formatCode="General">
                        <c:v>83.462999999999994</c:v>
                      </c:pt>
                      <c:pt idx="1393" formatCode="General">
                        <c:v>83.472999999999999</c:v>
                      </c:pt>
                      <c:pt idx="1394" formatCode="General">
                        <c:v>83.483000000000004</c:v>
                      </c:pt>
                      <c:pt idx="1395" formatCode="General">
                        <c:v>83.492999999999995</c:v>
                      </c:pt>
                      <c:pt idx="1396" formatCode="General">
                        <c:v>83.503</c:v>
                      </c:pt>
                      <c:pt idx="1397" formatCode="General">
                        <c:v>83.513000000000005</c:v>
                      </c:pt>
                      <c:pt idx="1398" formatCode="General">
                        <c:v>83.522999999999996</c:v>
                      </c:pt>
                      <c:pt idx="1399" formatCode="General">
                        <c:v>83.533000000000001</c:v>
                      </c:pt>
                      <c:pt idx="1400" formatCode="General">
                        <c:v>83.543000000000006</c:v>
                      </c:pt>
                      <c:pt idx="1401" formatCode="General">
                        <c:v>83.552999999999997</c:v>
                      </c:pt>
                      <c:pt idx="1402" formatCode="General">
                        <c:v>83.563000000000002</c:v>
                      </c:pt>
                      <c:pt idx="1403" formatCode="General">
                        <c:v>83.572999999999993</c:v>
                      </c:pt>
                      <c:pt idx="1404" formatCode="General">
                        <c:v>83.582999999999998</c:v>
                      </c:pt>
                      <c:pt idx="1405" formatCode="General">
                        <c:v>83.593000000000004</c:v>
                      </c:pt>
                      <c:pt idx="1406" formatCode="General">
                        <c:v>83.602999999999994</c:v>
                      </c:pt>
                      <c:pt idx="1407" formatCode="General">
                        <c:v>83.613</c:v>
                      </c:pt>
                      <c:pt idx="1408" formatCode="General">
                        <c:v>83.623000000000005</c:v>
                      </c:pt>
                      <c:pt idx="1409" formatCode="General">
                        <c:v>83.632999999999996</c:v>
                      </c:pt>
                      <c:pt idx="1410" formatCode="General">
                        <c:v>83.643000000000001</c:v>
                      </c:pt>
                      <c:pt idx="1411" formatCode="General">
                        <c:v>83.653000000000006</c:v>
                      </c:pt>
                      <c:pt idx="1412" formatCode="General">
                        <c:v>83.662999999999997</c:v>
                      </c:pt>
                      <c:pt idx="1413" formatCode="General">
                        <c:v>83.673000000000002</c:v>
                      </c:pt>
                      <c:pt idx="1414" formatCode="General">
                        <c:v>83.683000000000007</c:v>
                      </c:pt>
                      <c:pt idx="1415" formatCode="General">
                        <c:v>83.692999999999998</c:v>
                      </c:pt>
                      <c:pt idx="1416" formatCode="General">
                        <c:v>83.703000000000003</c:v>
                      </c:pt>
                      <c:pt idx="1417" formatCode="General">
                        <c:v>83.712999999999994</c:v>
                      </c:pt>
                      <c:pt idx="1418" formatCode="General">
                        <c:v>83.722999999999999</c:v>
                      </c:pt>
                      <c:pt idx="1419" formatCode="General">
                        <c:v>83.733000000000004</c:v>
                      </c:pt>
                      <c:pt idx="1420" formatCode="General">
                        <c:v>83.742999999999995</c:v>
                      </c:pt>
                      <c:pt idx="1421" formatCode="General">
                        <c:v>83.753</c:v>
                      </c:pt>
                      <c:pt idx="1422" formatCode="General">
                        <c:v>83.763000000000005</c:v>
                      </c:pt>
                      <c:pt idx="1423" formatCode="General">
                        <c:v>83.772999999999996</c:v>
                      </c:pt>
                      <c:pt idx="1424" formatCode="General">
                        <c:v>83.783000000000001</c:v>
                      </c:pt>
                      <c:pt idx="1425" formatCode="General">
                        <c:v>83.793000000000006</c:v>
                      </c:pt>
                      <c:pt idx="1426" formatCode="General">
                        <c:v>83.802999999999997</c:v>
                      </c:pt>
                      <c:pt idx="1427" formatCode="General">
                        <c:v>83.813000000000002</c:v>
                      </c:pt>
                      <c:pt idx="1428" formatCode="General">
                        <c:v>83.822999999999993</c:v>
                      </c:pt>
                      <c:pt idx="1429" formatCode="General">
                        <c:v>83.832999999999998</c:v>
                      </c:pt>
                      <c:pt idx="1430" formatCode="General">
                        <c:v>83.843000000000004</c:v>
                      </c:pt>
                      <c:pt idx="1431" formatCode="General">
                        <c:v>83.852999999999994</c:v>
                      </c:pt>
                      <c:pt idx="1432" formatCode="General">
                        <c:v>83.863</c:v>
                      </c:pt>
                      <c:pt idx="1433" formatCode="General">
                        <c:v>83.873000000000005</c:v>
                      </c:pt>
                      <c:pt idx="1434" formatCode="General">
                        <c:v>83.882999999999996</c:v>
                      </c:pt>
                      <c:pt idx="1435" formatCode="General">
                        <c:v>83.893000000000001</c:v>
                      </c:pt>
                      <c:pt idx="1436" formatCode="General">
                        <c:v>83.903000000000006</c:v>
                      </c:pt>
                      <c:pt idx="1437" formatCode="General">
                        <c:v>83.912999999999997</c:v>
                      </c:pt>
                      <c:pt idx="1438" formatCode="General">
                        <c:v>83.923000000000002</c:v>
                      </c:pt>
                      <c:pt idx="1439" formatCode="General">
                        <c:v>83.933000000000007</c:v>
                      </c:pt>
                      <c:pt idx="1440" formatCode="General">
                        <c:v>83.942999999999998</c:v>
                      </c:pt>
                      <c:pt idx="1441" formatCode="General">
                        <c:v>83.953000000000003</c:v>
                      </c:pt>
                      <c:pt idx="1442" formatCode="General">
                        <c:v>83.962999999999994</c:v>
                      </c:pt>
                      <c:pt idx="1443" formatCode="General">
                        <c:v>83.972999999999999</c:v>
                      </c:pt>
                      <c:pt idx="1444" formatCode="General">
                        <c:v>83.983000000000004</c:v>
                      </c:pt>
                      <c:pt idx="1445" formatCode="General">
                        <c:v>83.992999999999995</c:v>
                      </c:pt>
                      <c:pt idx="1446" formatCode="General">
                        <c:v>84.003</c:v>
                      </c:pt>
                      <c:pt idx="1447" formatCode="General">
                        <c:v>84.013000000000005</c:v>
                      </c:pt>
                      <c:pt idx="1448" formatCode="General">
                        <c:v>84.022999999999996</c:v>
                      </c:pt>
                      <c:pt idx="1449" formatCode="General">
                        <c:v>84.033000000000001</c:v>
                      </c:pt>
                      <c:pt idx="1450" formatCode="General">
                        <c:v>84.043000000000006</c:v>
                      </c:pt>
                      <c:pt idx="1451" formatCode="General">
                        <c:v>84.052999999999997</c:v>
                      </c:pt>
                      <c:pt idx="1452" formatCode="General">
                        <c:v>84.063000000000002</c:v>
                      </c:pt>
                      <c:pt idx="1453" formatCode="General">
                        <c:v>84.072999999999993</c:v>
                      </c:pt>
                      <c:pt idx="1454" formatCode="General">
                        <c:v>84.082999999999998</c:v>
                      </c:pt>
                      <c:pt idx="1455" formatCode="General">
                        <c:v>84.093000000000004</c:v>
                      </c:pt>
                      <c:pt idx="1456" formatCode="General">
                        <c:v>84.102999999999994</c:v>
                      </c:pt>
                      <c:pt idx="1457" formatCode="General">
                        <c:v>84.113</c:v>
                      </c:pt>
                      <c:pt idx="1458" formatCode="General">
                        <c:v>84.123000000000005</c:v>
                      </c:pt>
                      <c:pt idx="1459" formatCode="General">
                        <c:v>84.132999999999996</c:v>
                      </c:pt>
                      <c:pt idx="1460" formatCode="General">
                        <c:v>84.143000000000001</c:v>
                      </c:pt>
                      <c:pt idx="1461" formatCode="General">
                        <c:v>84.153000000000006</c:v>
                      </c:pt>
                      <c:pt idx="1462" formatCode="General">
                        <c:v>84.162999999999997</c:v>
                      </c:pt>
                      <c:pt idx="1463" formatCode="General">
                        <c:v>84.173000000000002</c:v>
                      </c:pt>
                      <c:pt idx="1464" formatCode="General">
                        <c:v>84.183000000000007</c:v>
                      </c:pt>
                      <c:pt idx="1465" formatCode="General">
                        <c:v>84.192999999999998</c:v>
                      </c:pt>
                      <c:pt idx="1466" formatCode="General">
                        <c:v>84.203000000000003</c:v>
                      </c:pt>
                      <c:pt idx="1467" formatCode="General">
                        <c:v>84.212999999999994</c:v>
                      </c:pt>
                      <c:pt idx="1468" formatCode="General">
                        <c:v>84.222999999999999</c:v>
                      </c:pt>
                      <c:pt idx="1469" formatCode="General">
                        <c:v>84.233000000000004</c:v>
                      </c:pt>
                      <c:pt idx="1470" formatCode="General">
                        <c:v>84.242999999999995</c:v>
                      </c:pt>
                      <c:pt idx="1471" formatCode="General">
                        <c:v>84.253</c:v>
                      </c:pt>
                      <c:pt idx="1472" formatCode="General">
                        <c:v>84.263000000000005</c:v>
                      </c:pt>
                      <c:pt idx="1473" formatCode="General">
                        <c:v>84.272999999999996</c:v>
                      </c:pt>
                      <c:pt idx="1474" formatCode="General">
                        <c:v>84.283000000000001</c:v>
                      </c:pt>
                      <c:pt idx="1475" formatCode="General">
                        <c:v>84.293000000000006</c:v>
                      </c:pt>
                      <c:pt idx="1476" formatCode="General">
                        <c:v>84.302999999999997</c:v>
                      </c:pt>
                      <c:pt idx="1477" formatCode="General">
                        <c:v>84.313000000000002</c:v>
                      </c:pt>
                      <c:pt idx="1478" formatCode="General">
                        <c:v>84.322999999999993</c:v>
                      </c:pt>
                      <c:pt idx="1479" formatCode="General">
                        <c:v>84.332999999999998</c:v>
                      </c:pt>
                      <c:pt idx="1480" formatCode="General">
                        <c:v>84.343000000000004</c:v>
                      </c:pt>
                      <c:pt idx="1481" formatCode="General">
                        <c:v>84.352999999999994</c:v>
                      </c:pt>
                      <c:pt idx="1482" formatCode="General">
                        <c:v>84.363</c:v>
                      </c:pt>
                      <c:pt idx="1483" formatCode="General">
                        <c:v>84.373000000000005</c:v>
                      </c:pt>
                      <c:pt idx="1484" formatCode="General">
                        <c:v>84.382999999999996</c:v>
                      </c:pt>
                      <c:pt idx="1485" formatCode="General">
                        <c:v>84.393000000000001</c:v>
                      </c:pt>
                      <c:pt idx="1486" formatCode="General">
                        <c:v>84.403000000000006</c:v>
                      </c:pt>
                      <c:pt idx="1487" formatCode="General">
                        <c:v>84.412999999999997</c:v>
                      </c:pt>
                      <c:pt idx="1488" formatCode="General">
                        <c:v>84.423000000000002</c:v>
                      </c:pt>
                      <c:pt idx="1489" formatCode="General">
                        <c:v>84.433000000000007</c:v>
                      </c:pt>
                      <c:pt idx="1490" formatCode="General">
                        <c:v>84.442999999999998</c:v>
                      </c:pt>
                      <c:pt idx="1491" formatCode="General">
                        <c:v>84.453000000000003</c:v>
                      </c:pt>
                      <c:pt idx="1492" formatCode="General">
                        <c:v>84.462999999999994</c:v>
                      </c:pt>
                      <c:pt idx="1493" formatCode="General">
                        <c:v>84.472999999999999</c:v>
                      </c:pt>
                      <c:pt idx="1494" formatCode="General">
                        <c:v>84.483000000000004</c:v>
                      </c:pt>
                      <c:pt idx="1495" formatCode="General">
                        <c:v>84.492999999999995</c:v>
                      </c:pt>
                      <c:pt idx="1496" formatCode="General">
                        <c:v>84.503</c:v>
                      </c:pt>
                      <c:pt idx="1497" formatCode="General">
                        <c:v>84.513000000000005</c:v>
                      </c:pt>
                      <c:pt idx="1498" formatCode="General">
                        <c:v>84.522999999999996</c:v>
                      </c:pt>
                      <c:pt idx="1499" formatCode="General">
                        <c:v>84.533000000000001</c:v>
                      </c:pt>
                      <c:pt idx="1500" formatCode="General">
                        <c:v>84.543000000000006</c:v>
                      </c:pt>
                      <c:pt idx="1501" formatCode="General">
                        <c:v>84.552999999999997</c:v>
                      </c:pt>
                      <c:pt idx="1502" formatCode="General">
                        <c:v>84.563000000000002</c:v>
                      </c:pt>
                      <c:pt idx="1503" formatCode="General">
                        <c:v>84.572999999999993</c:v>
                      </c:pt>
                      <c:pt idx="1504" formatCode="General">
                        <c:v>84.582999999999998</c:v>
                      </c:pt>
                      <c:pt idx="1505" formatCode="General">
                        <c:v>84.593000000000004</c:v>
                      </c:pt>
                      <c:pt idx="1506" formatCode="General">
                        <c:v>84.602999999999994</c:v>
                      </c:pt>
                      <c:pt idx="1507" formatCode="General">
                        <c:v>84.613</c:v>
                      </c:pt>
                      <c:pt idx="1508" formatCode="General">
                        <c:v>84.623000000000005</c:v>
                      </c:pt>
                      <c:pt idx="1509" formatCode="General">
                        <c:v>84.632999999999996</c:v>
                      </c:pt>
                      <c:pt idx="1510" formatCode="General">
                        <c:v>84.643000000000001</c:v>
                      </c:pt>
                      <c:pt idx="1511" formatCode="General">
                        <c:v>84.653000000000006</c:v>
                      </c:pt>
                      <c:pt idx="1512" formatCode="General">
                        <c:v>84.662999999999997</c:v>
                      </c:pt>
                      <c:pt idx="1513" formatCode="General">
                        <c:v>84.673000000000002</c:v>
                      </c:pt>
                      <c:pt idx="1514" formatCode="General">
                        <c:v>84.683000000000007</c:v>
                      </c:pt>
                      <c:pt idx="1515" formatCode="General">
                        <c:v>84.692999999999998</c:v>
                      </c:pt>
                      <c:pt idx="1516" formatCode="General">
                        <c:v>84.703000000000003</c:v>
                      </c:pt>
                      <c:pt idx="1517" formatCode="General">
                        <c:v>84.712999999999994</c:v>
                      </c:pt>
                      <c:pt idx="1518" formatCode="General">
                        <c:v>84.722999999999999</c:v>
                      </c:pt>
                      <c:pt idx="1519" formatCode="General">
                        <c:v>84.733000000000004</c:v>
                      </c:pt>
                      <c:pt idx="1520" formatCode="General">
                        <c:v>84.742999999999995</c:v>
                      </c:pt>
                      <c:pt idx="1521" formatCode="General">
                        <c:v>84.753</c:v>
                      </c:pt>
                      <c:pt idx="1522" formatCode="General">
                        <c:v>84.763000000000005</c:v>
                      </c:pt>
                      <c:pt idx="1523" formatCode="General">
                        <c:v>84.772999999999996</c:v>
                      </c:pt>
                      <c:pt idx="1524" formatCode="General">
                        <c:v>84.783000000000001</c:v>
                      </c:pt>
                      <c:pt idx="1525" formatCode="General">
                        <c:v>84.793000000000006</c:v>
                      </c:pt>
                      <c:pt idx="1526" formatCode="General">
                        <c:v>84.802999999999997</c:v>
                      </c:pt>
                      <c:pt idx="1527" formatCode="General">
                        <c:v>84.813000000000002</c:v>
                      </c:pt>
                      <c:pt idx="1528" formatCode="General">
                        <c:v>84.822999999999993</c:v>
                      </c:pt>
                      <c:pt idx="1529" formatCode="General">
                        <c:v>84.832999999999998</c:v>
                      </c:pt>
                      <c:pt idx="1530" formatCode="General">
                        <c:v>84.843000000000004</c:v>
                      </c:pt>
                      <c:pt idx="1531" formatCode="General">
                        <c:v>84.852999999999994</c:v>
                      </c:pt>
                      <c:pt idx="1532" formatCode="General">
                        <c:v>84.863</c:v>
                      </c:pt>
                      <c:pt idx="1533" formatCode="General">
                        <c:v>84.873000000000005</c:v>
                      </c:pt>
                      <c:pt idx="1534" formatCode="General">
                        <c:v>84.882999999999996</c:v>
                      </c:pt>
                      <c:pt idx="1535" formatCode="General">
                        <c:v>84.893000000000001</c:v>
                      </c:pt>
                      <c:pt idx="1536" formatCode="General">
                        <c:v>84.903000000000006</c:v>
                      </c:pt>
                      <c:pt idx="1537" formatCode="General">
                        <c:v>84.912999999999997</c:v>
                      </c:pt>
                      <c:pt idx="1538" formatCode="General">
                        <c:v>84.923000000000002</c:v>
                      </c:pt>
                      <c:pt idx="1539" formatCode="General">
                        <c:v>84.933000000000007</c:v>
                      </c:pt>
                      <c:pt idx="1540" formatCode="General">
                        <c:v>84.942999999999998</c:v>
                      </c:pt>
                      <c:pt idx="1541" formatCode="General">
                        <c:v>84.953000000000003</c:v>
                      </c:pt>
                      <c:pt idx="1542" formatCode="General">
                        <c:v>84.962999999999994</c:v>
                      </c:pt>
                      <c:pt idx="1543" formatCode="General">
                        <c:v>84.972999999999999</c:v>
                      </c:pt>
                      <c:pt idx="1544" formatCode="General">
                        <c:v>84.983000000000004</c:v>
                      </c:pt>
                      <c:pt idx="1545" formatCode="General">
                        <c:v>84.992999999999995</c:v>
                      </c:pt>
                      <c:pt idx="1546" formatCode="General">
                        <c:v>85.003</c:v>
                      </c:pt>
                      <c:pt idx="1547" formatCode="General">
                        <c:v>85.013000000000005</c:v>
                      </c:pt>
                      <c:pt idx="1548" formatCode="General">
                        <c:v>85.022999999999996</c:v>
                      </c:pt>
                      <c:pt idx="1549" formatCode="General">
                        <c:v>85.033000000000001</c:v>
                      </c:pt>
                      <c:pt idx="1550" formatCode="General">
                        <c:v>85.043000000000006</c:v>
                      </c:pt>
                      <c:pt idx="1551" formatCode="General">
                        <c:v>85.052999999999997</c:v>
                      </c:pt>
                      <c:pt idx="1552" formatCode="General">
                        <c:v>85.063000000000002</c:v>
                      </c:pt>
                      <c:pt idx="1553" formatCode="General">
                        <c:v>85.072999999999993</c:v>
                      </c:pt>
                      <c:pt idx="1554" formatCode="General">
                        <c:v>85.082999999999998</c:v>
                      </c:pt>
                      <c:pt idx="1555" formatCode="General">
                        <c:v>85.093000000000004</c:v>
                      </c:pt>
                      <c:pt idx="1556" formatCode="General">
                        <c:v>85.102999999999994</c:v>
                      </c:pt>
                      <c:pt idx="1557" formatCode="General">
                        <c:v>85.113</c:v>
                      </c:pt>
                      <c:pt idx="1558" formatCode="General">
                        <c:v>85.123000000000005</c:v>
                      </c:pt>
                      <c:pt idx="1559" formatCode="General">
                        <c:v>85.132999999999996</c:v>
                      </c:pt>
                      <c:pt idx="1560" formatCode="General">
                        <c:v>85.143000000000001</c:v>
                      </c:pt>
                      <c:pt idx="1561" formatCode="General">
                        <c:v>85.153000000000006</c:v>
                      </c:pt>
                      <c:pt idx="1562" formatCode="General">
                        <c:v>85.162999999999997</c:v>
                      </c:pt>
                      <c:pt idx="1563" formatCode="General">
                        <c:v>85.173000000000002</c:v>
                      </c:pt>
                      <c:pt idx="1564" formatCode="General">
                        <c:v>85.183000000000007</c:v>
                      </c:pt>
                      <c:pt idx="1565" formatCode="General">
                        <c:v>85.192999999999998</c:v>
                      </c:pt>
                      <c:pt idx="1566" formatCode="General">
                        <c:v>85.203000000000003</c:v>
                      </c:pt>
                      <c:pt idx="1567" formatCode="General">
                        <c:v>85.212999999999994</c:v>
                      </c:pt>
                      <c:pt idx="1568" formatCode="General">
                        <c:v>85.222999999999999</c:v>
                      </c:pt>
                      <c:pt idx="1569" formatCode="General">
                        <c:v>85.233000000000004</c:v>
                      </c:pt>
                      <c:pt idx="1570" formatCode="General">
                        <c:v>85.242999999999995</c:v>
                      </c:pt>
                      <c:pt idx="1571" formatCode="General">
                        <c:v>85.253</c:v>
                      </c:pt>
                      <c:pt idx="1572" formatCode="General">
                        <c:v>85.263000000000005</c:v>
                      </c:pt>
                      <c:pt idx="1573" formatCode="General">
                        <c:v>85.272999999999996</c:v>
                      </c:pt>
                      <c:pt idx="1574" formatCode="General">
                        <c:v>85.283000000000001</c:v>
                      </c:pt>
                      <c:pt idx="1575" formatCode="General">
                        <c:v>85.293000000000006</c:v>
                      </c:pt>
                      <c:pt idx="1576" formatCode="General">
                        <c:v>85.302999999999997</c:v>
                      </c:pt>
                      <c:pt idx="1577" formatCode="General">
                        <c:v>85.313000000000002</c:v>
                      </c:pt>
                      <c:pt idx="1578" formatCode="General">
                        <c:v>85.322999999999993</c:v>
                      </c:pt>
                      <c:pt idx="1579" formatCode="General">
                        <c:v>85.332999999999998</c:v>
                      </c:pt>
                      <c:pt idx="1580" formatCode="General">
                        <c:v>85.343000000000004</c:v>
                      </c:pt>
                      <c:pt idx="1581" formatCode="General">
                        <c:v>85.352999999999994</c:v>
                      </c:pt>
                      <c:pt idx="1582" formatCode="General">
                        <c:v>85.363</c:v>
                      </c:pt>
                      <c:pt idx="1583" formatCode="General">
                        <c:v>85.373000000000005</c:v>
                      </c:pt>
                      <c:pt idx="1584" formatCode="General">
                        <c:v>85.382999999999996</c:v>
                      </c:pt>
                      <c:pt idx="1585" formatCode="General">
                        <c:v>85.393000000000001</c:v>
                      </c:pt>
                      <c:pt idx="1586" formatCode="General">
                        <c:v>85.403000000000006</c:v>
                      </c:pt>
                      <c:pt idx="1587" formatCode="General">
                        <c:v>85.412999999999997</c:v>
                      </c:pt>
                      <c:pt idx="1588" formatCode="General">
                        <c:v>85.423000000000002</c:v>
                      </c:pt>
                      <c:pt idx="1589" formatCode="General">
                        <c:v>85.433000000000007</c:v>
                      </c:pt>
                      <c:pt idx="1590" formatCode="General">
                        <c:v>85.442999999999998</c:v>
                      </c:pt>
                      <c:pt idx="1591" formatCode="General">
                        <c:v>85.453000000000003</c:v>
                      </c:pt>
                      <c:pt idx="1592" formatCode="General">
                        <c:v>85.462999999999994</c:v>
                      </c:pt>
                      <c:pt idx="1593" formatCode="General">
                        <c:v>85.472999999999999</c:v>
                      </c:pt>
                      <c:pt idx="1594" formatCode="General">
                        <c:v>85.483000000000004</c:v>
                      </c:pt>
                      <c:pt idx="1595" formatCode="General">
                        <c:v>85.492999999999995</c:v>
                      </c:pt>
                      <c:pt idx="1596" formatCode="General">
                        <c:v>85.503</c:v>
                      </c:pt>
                      <c:pt idx="1597" formatCode="General">
                        <c:v>85.513000000000005</c:v>
                      </c:pt>
                      <c:pt idx="1598" formatCode="General">
                        <c:v>85.522999999999996</c:v>
                      </c:pt>
                      <c:pt idx="1599" formatCode="General">
                        <c:v>85.533000000000001</c:v>
                      </c:pt>
                      <c:pt idx="1600" formatCode="General">
                        <c:v>85.543000000000006</c:v>
                      </c:pt>
                      <c:pt idx="1601" formatCode="General">
                        <c:v>85.552999999999997</c:v>
                      </c:pt>
                      <c:pt idx="1602" formatCode="General">
                        <c:v>85.563000000000002</c:v>
                      </c:pt>
                      <c:pt idx="1603" formatCode="General">
                        <c:v>85.572999999999993</c:v>
                      </c:pt>
                      <c:pt idx="1604" formatCode="General">
                        <c:v>85.582999999999998</c:v>
                      </c:pt>
                      <c:pt idx="1605" formatCode="General">
                        <c:v>85.593000000000004</c:v>
                      </c:pt>
                      <c:pt idx="1606" formatCode="General">
                        <c:v>85.602999999999994</c:v>
                      </c:pt>
                      <c:pt idx="1607" formatCode="General">
                        <c:v>85.61</c:v>
                      </c:pt>
                      <c:pt idx="1608" formatCode="General">
                        <c:v>85.61</c:v>
                      </c:pt>
                      <c:pt idx="1609" formatCode="General">
                        <c:v>86.61</c:v>
                      </c:pt>
                      <c:pt idx="1610" formatCode="General">
                        <c:v>87.61</c:v>
                      </c:pt>
                      <c:pt idx="1611" formatCode="General">
                        <c:v>88.61</c:v>
                      </c:pt>
                      <c:pt idx="1612" formatCode="General">
                        <c:v>89.61</c:v>
                      </c:pt>
                      <c:pt idx="1613" formatCode="General">
                        <c:v>90.61</c:v>
                      </c:pt>
                      <c:pt idx="1614" formatCode="General">
                        <c:v>91.61</c:v>
                      </c:pt>
                      <c:pt idx="1615" formatCode="General">
                        <c:v>92.61</c:v>
                      </c:pt>
                      <c:pt idx="1616" formatCode="General">
                        <c:v>93.61</c:v>
                      </c:pt>
                      <c:pt idx="1617" formatCode="General">
                        <c:v>94.61</c:v>
                      </c:pt>
                      <c:pt idx="1618" formatCode="General">
                        <c:v>95.61</c:v>
                      </c:pt>
                      <c:pt idx="1619" formatCode="General">
                        <c:v>96.61</c:v>
                      </c:pt>
                      <c:pt idx="1620" formatCode="General">
                        <c:v>97.61</c:v>
                      </c:pt>
                      <c:pt idx="1621" formatCode="General">
                        <c:v>98.61</c:v>
                      </c:pt>
                      <c:pt idx="1622" formatCode="General">
                        <c:v>99.61</c:v>
                      </c:pt>
                      <c:pt idx="1623" formatCode="General">
                        <c:v>100.61</c:v>
                      </c:pt>
                      <c:pt idx="1624" formatCode="General">
                        <c:v>101.61</c:v>
                      </c:pt>
                      <c:pt idx="1625" formatCode="General">
                        <c:v>102.61</c:v>
                      </c:pt>
                      <c:pt idx="1626" formatCode="General">
                        <c:v>103.61</c:v>
                      </c:pt>
                      <c:pt idx="1627" formatCode="General">
                        <c:v>104.61</c:v>
                      </c:pt>
                      <c:pt idx="1628" formatCode="General">
                        <c:v>105.61</c:v>
                      </c:pt>
                      <c:pt idx="1629" formatCode="General">
                        <c:v>106.61</c:v>
                      </c:pt>
                      <c:pt idx="1630" formatCode="General">
                        <c:v>107.61</c:v>
                      </c:pt>
                      <c:pt idx="1631" formatCode="General">
                        <c:v>108.61</c:v>
                      </c:pt>
                      <c:pt idx="1632" formatCode="General">
                        <c:v>109.61</c:v>
                      </c:pt>
                      <c:pt idx="1633" formatCode="General">
                        <c:v>110.61</c:v>
                      </c:pt>
                      <c:pt idx="1634" formatCode="General">
                        <c:v>111.61</c:v>
                      </c:pt>
                      <c:pt idx="1635" formatCode="General">
                        <c:v>112.61</c:v>
                      </c:pt>
                      <c:pt idx="1636" formatCode="General">
                        <c:v>113.61</c:v>
                      </c:pt>
                      <c:pt idx="1637" formatCode="General">
                        <c:v>114.61</c:v>
                      </c:pt>
                      <c:pt idx="1638" formatCode="General">
                        <c:v>115.61</c:v>
                      </c:pt>
                      <c:pt idx="1639" formatCode="General">
                        <c:v>116.61</c:v>
                      </c:pt>
                      <c:pt idx="1640" formatCode="General">
                        <c:v>117.61</c:v>
                      </c:pt>
                      <c:pt idx="1641" formatCode="General">
                        <c:v>118.61</c:v>
                      </c:pt>
                      <c:pt idx="1642" formatCode="General">
                        <c:v>119.61</c:v>
                      </c:pt>
                      <c:pt idx="1643" formatCode="General">
                        <c:v>120.61</c:v>
                      </c:pt>
                      <c:pt idx="1644" formatCode="General">
                        <c:v>121.61</c:v>
                      </c:pt>
                      <c:pt idx="1645" formatCode="General">
                        <c:v>122.61</c:v>
                      </c:pt>
                      <c:pt idx="1646" formatCode="General">
                        <c:v>123.61</c:v>
                      </c:pt>
                      <c:pt idx="1647" formatCode="General">
                        <c:v>124.61</c:v>
                      </c:pt>
                      <c:pt idx="1648" formatCode="General">
                        <c:v>125.61</c:v>
                      </c:pt>
                      <c:pt idx="1649" formatCode="General">
                        <c:v>126.61</c:v>
                      </c:pt>
                      <c:pt idx="1650" formatCode="General">
                        <c:v>127.61</c:v>
                      </c:pt>
                      <c:pt idx="1651" formatCode="General">
                        <c:v>128.61000000000001</c:v>
                      </c:pt>
                      <c:pt idx="1652" formatCode="General">
                        <c:v>129.61000000000001</c:v>
                      </c:pt>
                      <c:pt idx="1653" formatCode="General">
                        <c:v>130.61000000000001</c:v>
                      </c:pt>
                      <c:pt idx="1654" formatCode="General">
                        <c:v>131.61000000000001</c:v>
                      </c:pt>
                      <c:pt idx="1655" formatCode="General">
                        <c:v>132.61000000000001</c:v>
                      </c:pt>
                      <c:pt idx="1656" formatCode="General">
                        <c:v>133.61000000000001</c:v>
                      </c:pt>
                      <c:pt idx="1657" formatCode="General">
                        <c:v>134.61000000000001</c:v>
                      </c:pt>
                      <c:pt idx="1658" formatCode="General">
                        <c:v>135.61000000000001</c:v>
                      </c:pt>
                      <c:pt idx="1659" formatCode="General">
                        <c:v>136.61000000000001</c:v>
                      </c:pt>
                      <c:pt idx="1660" formatCode="General">
                        <c:v>137.61000000000001</c:v>
                      </c:pt>
                      <c:pt idx="1661" formatCode="General">
                        <c:v>138.61000000000001</c:v>
                      </c:pt>
                      <c:pt idx="1662" formatCode="General">
                        <c:v>139.61000000000001</c:v>
                      </c:pt>
                      <c:pt idx="1663" formatCode="General">
                        <c:v>140.61000000000001</c:v>
                      </c:pt>
                      <c:pt idx="1664" formatCode="General">
                        <c:v>141.61000000000001</c:v>
                      </c:pt>
                      <c:pt idx="1665" formatCode="General">
                        <c:v>142.61000000000001</c:v>
                      </c:pt>
                      <c:pt idx="1666" formatCode="General">
                        <c:v>143.61000000000001</c:v>
                      </c:pt>
                      <c:pt idx="1667" formatCode="General">
                        <c:v>144.61000000000001</c:v>
                      </c:pt>
                      <c:pt idx="1668" formatCode="General">
                        <c:v>145.61000000000001</c:v>
                      </c:pt>
                      <c:pt idx="1669" formatCode="General">
                        <c:v>146.61000000000001</c:v>
                      </c:pt>
                      <c:pt idx="1670" formatCode="General">
                        <c:v>147.61000000000001</c:v>
                      </c:pt>
                      <c:pt idx="1671" formatCode="General">
                        <c:v>148.61000000000001</c:v>
                      </c:pt>
                      <c:pt idx="1672" formatCode="General">
                        <c:v>149.61000000000001</c:v>
                      </c:pt>
                      <c:pt idx="1673" formatCode="General">
                        <c:v>150.61000000000001</c:v>
                      </c:pt>
                      <c:pt idx="1674" formatCode="General">
                        <c:v>151.61000000000001</c:v>
                      </c:pt>
                      <c:pt idx="1675" formatCode="General">
                        <c:v>152.61000000000001</c:v>
                      </c:pt>
                      <c:pt idx="1676" formatCode="General">
                        <c:v>153.61000000000001</c:v>
                      </c:pt>
                      <c:pt idx="1677" formatCode="General">
                        <c:v>154.61000000000001</c:v>
                      </c:pt>
                      <c:pt idx="1678" formatCode="General">
                        <c:v>155.61000000000001</c:v>
                      </c:pt>
                      <c:pt idx="1679" formatCode="General">
                        <c:v>155.93700000000001</c:v>
                      </c:pt>
                      <c:pt idx="1680" formatCode="General">
                        <c:v>155.93700000000001</c:v>
                      </c:pt>
                      <c:pt idx="1681" formatCode="General">
                        <c:v>155.947</c:v>
                      </c:pt>
                      <c:pt idx="1682" formatCode="General">
                        <c:v>155.95699999999999</c:v>
                      </c:pt>
                      <c:pt idx="1683" formatCode="General">
                        <c:v>155.96700000000001</c:v>
                      </c:pt>
                      <c:pt idx="1684" formatCode="General">
                        <c:v>155.977</c:v>
                      </c:pt>
                      <c:pt idx="1685" formatCode="General">
                        <c:v>155.98699999999999</c:v>
                      </c:pt>
                      <c:pt idx="1686" formatCode="General">
                        <c:v>155.99700000000001</c:v>
                      </c:pt>
                      <c:pt idx="1687" formatCode="General">
                        <c:v>156.00700000000001</c:v>
                      </c:pt>
                      <c:pt idx="1688" formatCode="General">
                        <c:v>156.017</c:v>
                      </c:pt>
                      <c:pt idx="1689" formatCode="General">
                        <c:v>156.02699999999999</c:v>
                      </c:pt>
                      <c:pt idx="1690" formatCode="General">
                        <c:v>156.03700000000001</c:v>
                      </c:pt>
                      <c:pt idx="1691" formatCode="General">
                        <c:v>156.047</c:v>
                      </c:pt>
                      <c:pt idx="1692" formatCode="General">
                        <c:v>156.05699999999999</c:v>
                      </c:pt>
                      <c:pt idx="1693" formatCode="General">
                        <c:v>156.06700000000001</c:v>
                      </c:pt>
                      <c:pt idx="1694" formatCode="General">
                        <c:v>156.077</c:v>
                      </c:pt>
                      <c:pt idx="1695" formatCode="General">
                        <c:v>156.08699999999999</c:v>
                      </c:pt>
                      <c:pt idx="1696" formatCode="General">
                        <c:v>156.09700000000001</c:v>
                      </c:pt>
                      <c:pt idx="1697" formatCode="General">
                        <c:v>156.107</c:v>
                      </c:pt>
                      <c:pt idx="1698" formatCode="General">
                        <c:v>156.11699999999999</c:v>
                      </c:pt>
                      <c:pt idx="1699" formatCode="General">
                        <c:v>156.12700000000001</c:v>
                      </c:pt>
                      <c:pt idx="1700" formatCode="General">
                        <c:v>156.137</c:v>
                      </c:pt>
                      <c:pt idx="1701" formatCode="General">
                        <c:v>156.14699999999999</c:v>
                      </c:pt>
                      <c:pt idx="1702" formatCode="General">
                        <c:v>156.15700000000001</c:v>
                      </c:pt>
                      <c:pt idx="1703" formatCode="General">
                        <c:v>156.167</c:v>
                      </c:pt>
                      <c:pt idx="1704" formatCode="General">
                        <c:v>156.17699999999999</c:v>
                      </c:pt>
                      <c:pt idx="1705" formatCode="General">
                        <c:v>156.18700000000001</c:v>
                      </c:pt>
                      <c:pt idx="1706" formatCode="General">
                        <c:v>156.197</c:v>
                      </c:pt>
                      <c:pt idx="1707" formatCode="General">
                        <c:v>156.20699999999999</c:v>
                      </c:pt>
                      <c:pt idx="1708" formatCode="General">
                        <c:v>156.21700000000001</c:v>
                      </c:pt>
                      <c:pt idx="1709" formatCode="General">
                        <c:v>156.227</c:v>
                      </c:pt>
                      <c:pt idx="1710" formatCode="General">
                        <c:v>156.23699999999999</c:v>
                      </c:pt>
                      <c:pt idx="1711" formatCode="General">
                        <c:v>156.24700000000001</c:v>
                      </c:pt>
                      <c:pt idx="1712" formatCode="General">
                        <c:v>156.25700000000001</c:v>
                      </c:pt>
                      <c:pt idx="1713" formatCode="General">
                        <c:v>156.267</c:v>
                      </c:pt>
                      <c:pt idx="1714" formatCode="General">
                        <c:v>156.27699999999999</c:v>
                      </c:pt>
                      <c:pt idx="1715" formatCode="General">
                        <c:v>156.28700000000001</c:v>
                      </c:pt>
                      <c:pt idx="1716" formatCode="General">
                        <c:v>156.297</c:v>
                      </c:pt>
                      <c:pt idx="1717" formatCode="General">
                        <c:v>156.30699999999999</c:v>
                      </c:pt>
                      <c:pt idx="1718" formatCode="General">
                        <c:v>156.31700000000001</c:v>
                      </c:pt>
                      <c:pt idx="1719" formatCode="General">
                        <c:v>156.327</c:v>
                      </c:pt>
                      <c:pt idx="1720" formatCode="General">
                        <c:v>156.33699999999999</c:v>
                      </c:pt>
                      <c:pt idx="1721" formatCode="General">
                        <c:v>156.34700000000001</c:v>
                      </c:pt>
                      <c:pt idx="1722" formatCode="General">
                        <c:v>156.357</c:v>
                      </c:pt>
                      <c:pt idx="1723" formatCode="General">
                        <c:v>156.36699999999999</c:v>
                      </c:pt>
                      <c:pt idx="1724" formatCode="General">
                        <c:v>156.37700000000001</c:v>
                      </c:pt>
                      <c:pt idx="1725" formatCode="General">
                        <c:v>156.387</c:v>
                      </c:pt>
                      <c:pt idx="1726" formatCode="General">
                        <c:v>156.39699999999999</c:v>
                      </c:pt>
                      <c:pt idx="1727" formatCode="General">
                        <c:v>156.40700000000001</c:v>
                      </c:pt>
                      <c:pt idx="1728" formatCode="General">
                        <c:v>156.417</c:v>
                      </c:pt>
                      <c:pt idx="1729" formatCode="General">
                        <c:v>156.42699999999999</c:v>
                      </c:pt>
                      <c:pt idx="1730" formatCode="General">
                        <c:v>156.43700000000001</c:v>
                      </c:pt>
                      <c:pt idx="1731" formatCode="General">
                        <c:v>156.447</c:v>
                      </c:pt>
                      <c:pt idx="1732" formatCode="General">
                        <c:v>156.45699999999999</c:v>
                      </c:pt>
                      <c:pt idx="1733" formatCode="General">
                        <c:v>156.46700000000001</c:v>
                      </c:pt>
                      <c:pt idx="1734" formatCode="General">
                        <c:v>156.477</c:v>
                      </c:pt>
                      <c:pt idx="1735" formatCode="General">
                        <c:v>156.48699999999999</c:v>
                      </c:pt>
                      <c:pt idx="1736" formatCode="General">
                        <c:v>156.49700000000001</c:v>
                      </c:pt>
                      <c:pt idx="1737" formatCode="General">
                        <c:v>156.50700000000001</c:v>
                      </c:pt>
                      <c:pt idx="1738" formatCode="General">
                        <c:v>156.517</c:v>
                      </c:pt>
                      <c:pt idx="1739" formatCode="General">
                        <c:v>156.52699999999999</c:v>
                      </c:pt>
                      <c:pt idx="1740" formatCode="General">
                        <c:v>156.53700000000001</c:v>
                      </c:pt>
                      <c:pt idx="1741" formatCode="General">
                        <c:v>156.547</c:v>
                      </c:pt>
                      <c:pt idx="1742" formatCode="General">
                        <c:v>156.55699999999999</c:v>
                      </c:pt>
                      <c:pt idx="1743" formatCode="General">
                        <c:v>156.56700000000001</c:v>
                      </c:pt>
                      <c:pt idx="1744" formatCode="General">
                        <c:v>156.577</c:v>
                      </c:pt>
                      <c:pt idx="1745" formatCode="General">
                        <c:v>156.58699999999999</c:v>
                      </c:pt>
                      <c:pt idx="1746" formatCode="General">
                        <c:v>156.59700000000001</c:v>
                      </c:pt>
                      <c:pt idx="1747" formatCode="General">
                        <c:v>156.607</c:v>
                      </c:pt>
                      <c:pt idx="1748" formatCode="General">
                        <c:v>156.61699999999999</c:v>
                      </c:pt>
                      <c:pt idx="1749" formatCode="General">
                        <c:v>156.62700000000001</c:v>
                      </c:pt>
                      <c:pt idx="1750" formatCode="General">
                        <c:v>156.637</c:v>
                      </c:pt>
                      <c:pt idx="1751" formatCode="General">
                        <c:v>156.64699999999999</c:v>
                      </c:pt>
                      <c:pt idx="1752" formatCode="General">
                        <c:v>156.65700000000001</c:v>
                      </c:pt>
                      <c:pt idx="1753" formatCode="General">
                        <c:v>156.667</c:v>
                      </c:pt>
                      <c:pt idx="1754" formatCode="General">
                        <c:v>156.67699999999999</c:v>
                      </c:pt>
                      <c:pt idx="1755" formatCode="General">
                        <c:v>156.68700000000001</c:v>
                      </c:pt>
                      <c:pt idx="1756" formatCode="General">
                        <c:v>156.697</c:v>
                      </c:pt>
                      <c:pt idx="1757" formatCode="General">
                        <c:v>156.70699999999999</c:v>
                      </c:pt>
                      <c:pt idx="1758" formatCode="General">
                        <c:v>156.71700000000001</c:v>
                      </c:pt>
                      <c:pt idx="1759" formatCode="General">
                        <c:v>156.727</c:v>
                      </c:pt>
                      <c:pt idx="1760" formatCode="General">
                        <c:v>156.73699999999999</c:v>
                      </c:pt>
                      <c:pt idx="1761" formatCode="General">
                        <c:v>156.74700000000001</c:v>
                      </c:pt>
                      <c:pt idx="1762" formatCode="General">
                        <c:v>156.75700000000001</c:v>
                      </c:pt>
                      <c:pt idx="1763" formatCode="General">
                        <c:v>156.767</c:v>
                      </c:pt>
                      <c:pt idx="1764" formatCode="General">
                        <c:v>156.77699999999999</c:v>
                      </c:pt>
                      <c:pt idx="1765" formatCode="General">
                        <c:v>156.78700000000001</c:v>
                      </c:pt>
                      <c:pt idx="1766" formatCode="General">
                        <c:v>156.797</c:v>
                      </c:pt>
                      <c:pt idx="1767" formatCode="General">
                        <c:v>156.80699999999999</c:v>
                      </c:pt>
                      <c:pt idx="1768" formatCode="General">
                        <c:v>156.81700000000001</c:v>
                      </c:pt>
                      <c:pt idx="1769" formatCode="General">
                        <c:v>156.827</c:v>
                      </c:pt>
                      <c:pt idx="1770" formatCode="General">
                        <c:v>156.83699999999999</c:v>
                      </c:pt>
                      <c:pt idx="1771" formatCode="General">
                        <c:v>156.84700000000001</c:v>
                      </c:pt>
                      <c:pt idx="1772" formatCode="General">
                        <c:v>156.857</c:v>
                      </c:pt>
                      <c:pt idx="1773" formatCode="General">
                        <c:v>156.86699999999999</c:v>
                      </c:pt>
                      <c:pt idx="1774" formatCode="General">
                        <c:v>156.87700000000001</c:v>
                      </c:pt>
                      <c:pt idx="1775" formatCode="General">
                        <c:v>156.887</c:v>
                      </c:pt>
                      <c:pt idx="1776" formatCode="General">
                        <c:v>156.89699999999999</c:v>
                      </c:pt>
                      <c:pt idx="1777" formatCode="General">
                        <c:v>156.90700000000001</c:v>
                      </c:pt>
                      <c:pt idx="1778" formatCode="General">
                        <c:v>156.917</c:v>
                      </c:pt>
                      <c:pt idx="1779" formatCode="General">
                        <c:v>156.92699999999999</c:v>
                      </c:pt>
                      <c:pt idx="1780" formatCode="General">
                        <c:v>156.93700000000001</c:v>
                      </c:pt>
                      <c:pt idx="1781" formatCode="General">
                        <c:v>156.947</c:v>
                      </c:pt>
                      <c:pt idx="1782" formatCode="General">
                        <c:v>156.95699999999999</c:v>
                      </c:pt>
                      <c:pt idx="1783" formatCode="General">
                        <c:v>156.96700000000001</c:v>
                      </c:pt>
                      <c:pt idx="1784" formatCode="General">
                        <c:v>156.977</c:v>
                      </c:pt>
                      <c:pt idx="1785" formatCode="General">
                        <c:v>156.98699999999999</c:v>
                      </c:pt>
                      <c:pt idx="1786" formatCode="General">
                        <c:v>156.99700000000001</c:v>
                      </c:pt>
                      <c:pt idx="1787" formatCode="General">
                        <c:v>157.00700000000001</c:v>
                      </c:pt>
                      <c:pt idx="1788" formatCode="General">
                        <c:v>157.017</c:v>
                      </c:pt>
                      <c:pt idx="1789" formatCode="General">
                        <c:v>157.02699999999999</c:v>
                      </c:pt>
                      <c:pt idx="1790" formatCode="General">
                        <c:v>157.03700000000001</c:v>
                      </c:pt>
                      <c:pt idx="1791" formatCode="General">
                        <c:v>157.047</c:v>
                      </c:pt>
                      <c:pt idx="1792" formatCode="General">
                        <c:v>157.05699999999999</c:v>
                      </c:pt>
                      <c:pt idx="1793" formatCode="General">
                        <c:v>157.06700000000001</c:v>
                      </c:pt>
                      <c:pt idx="1794" formatCode="General">
                        <c:v>157.077</c:v>
                      </c:pt>
                      <c:pt idx="1795" formatCode="General">
                        <c:v>157.08699999999999</c:v>
                      </c:pt>
                      <c:pt idx="1796" formatCode="General">
                        <c:v>157.09700000000001</c:v>
                      </c:pt>
                      <c:pt idx="1797" formatCode="General">
                        <c:v>157.107</c:v>
                      </c:pt>
                      <c:pt idx="1798" formatCode="General">
                        <c:v>157.11699999999999</c:v>
                      </c:pt>
                      <c:pt idx="1799" formatCode="General">
                        <c:v>157.12700000000001</c:v>
                      </c:pt>
                      <c:pt idx="1800" formatCode="General">
                        <c:v>157.137</c:v>
                      </c:pt>
                      <c:pt idx="1801" formatCode="General">
                        <c:v>157.14699999999999</c:v>
                      </c:pt>
                      <c:pt idx="1802" formatCode="General">
                        <c:v>157.15700000000001</c:v>
                      </c:pt>
                      <c:pt idx="1803" formatCode="General">
                        <c:v>157.167</c:v>
                      </c:pt>
                      <c:pt idx="1804" formatCode="General">
                        <c:v>157.17699999999999</c:v>
                      </c:pt>
                      <c:pt idx="1805" formatCode="General">
                        <c:v>157.18700000000001</c:v>
                      </c:pt>
                      <c:pt idx="1806" formatCode="General">
                        <c:v>157.197</c:v>
                      </c:pt>
                      <c:pt idx="1807" formatCode="General">
                        <c:v>157.20699999999999</c:v>
                      </c:pt>
                      <c:pt idx="1808" formatCode="General">
                        <c:v>157.21700000000001</c:v>
                      </c:pt>
                      <c:pt idx="1809" formatCode="General">
                        <c:v>157.227</c:v>
                      </c:pt>
                      <c:pt idx="1810" formatCode="General">
                        <c:v>157.23699999999999</c:v>
                      </c:pt>
                      <c:pt idx="1811" formatCode="General">
                        <c:v>157.24700000000001</c:v>
                      </c:pt>
                      <c:pt idx="1812" formatCode="General">
                        <c:v>157.25700000000001</c:v>
                      </c:pt>
                      <c:pt idx="1813" formatCode="General">
                        <c:v>157.267</c:v>
                      </c:pt>
                      <c:pt idx="1814" formatCode="General">
                        <c:v>157.27699999999999</c:v>
                      </c:pt>
                      <c:pt idx="1815" formatCode="General">
                        <c:v>157.28700000000001</c:v>
                      </c:pt>
                      <c:pt idx="1816" formatCode="General">
                        <c:v>157.297</c:v>
                      </c:pt>
                      <c:pt idx="1817" formatCode="General">
                        <c:v>157.30699999999999</c:v>
                      </c:pt>
                      <c:pt idx="1818" formatCode="General">
                        <c:v>157.31700000000001</c:v>
                      </c:pt>
                      <c:pt idx="1819" formatCode="General">
                        <c:v>157.327</c:v>
                      </c:pt>
                      <c:pt idx="1820" formatCode="General">
                        <c:v>157.33699999999999</c:v>
                      </c:pt>
                      <c:pt idx="1821" formatCode="General">
                        <c:v>157.34700000000001</c:v>
                      </c:pt>
                      <c:pt idx="1822" formatCode="General">
                        <c:v>157.357</c:v>
                      </c:pt>
                      <c:pt idx="1823" formatCode="General">
                        <c:v>157.36699999999999</c:v>
                      </c:pt>
                      <c:pt idx="1824" formatCode="General">
                        <c:v>157.37700000000001</c:v>
                      </c:pt>
                      <c:pt idx="1825" formatCode="General">
                        <c:v>157.387</c:v>
                      </c:pt>
                      <c:pt idx="1826" formatCode="General">
                        <c:v>157.39699999999999</c:v>
                      </c:pt>
                      <c:pt idx="1827" formatCode="General">
                        <c:v>157.40700000000001</c:v>
                      </c:pt>
                      <c:pt idx="1828" formatCode="General">
                        <c:v>157.417</c:v>
                      </c:pt>
                      <c:pt idx="1829" formatCode="General">
                        <c:v>157.42699999999999</c:v>
                      </c:pt>
                      <c:pt idx="1830" formatCode="General">
                        <c:v>157.43700000000001</c:v>
                      </c:pt>
                      <c:pt idx="1831" formatCode="General">
                        <c:v>157.447</c:v>
                      </c:pt>
                      <c:pt idx="1832" formatCode="General">
                        <c:v>157.45699999999999</c:v>
                      </c:pt>
                      <c:pt idx="1833" formatCode="General">
                        <c:v>157.46700000000001</c:v>
                      </c:pt>
                      <c:pt idx="1834" formatCode="General">
                        <c:v>157.477</c:v>
                      </c:pt>
                      <c:pt idx="1835" formatCode="General">
                        <c:v>157.48699999999999</c:v>
                      </c:pt>
                      <c:pt idx="1836" formatCode="General">
                        <c:v>157.49700000000001</c:v>
                      </c:pt>
                      <c:pt idx="1837" formatCode="General">
                        <c:v>157.50700000000001</c:v>
                      </c:pt>
                      <c:pt idx="1838" formatCode="General">
                        <c:v>157.517</c:v>
                      </c:pt>
                      <c:pt idx="1839" formatCode="General">
                        <c:v>157.52699999999999</c:v>
                      </c:pt>
                      <c:pt idx="1840" formatCode="General">
                        <c:v>157.53700000000001</c:v>
                      </c:pt>
                      <c:pt idx="1841" formatCode="General">
                        <c:v>157.547</c:v>
                      </c:pt>
                      <c:pt idx="1842" formatCode="General">
                        <c:v>157.55699999999999</c:v>
                      </c:pt>
                      <c:pt idx="1843" formatCode="General">
                        <c:v>157.56700000000001</c:v>
                      </c:pt>
                      <c:pt idx="1844" formatCode="General">
                        <c:v>157.577</c:v>
                      </c:pt>
                      <c:pt idx="1845" formatCode="General">
                        <c:v>157.58699999999999</c:v>
                      </c:pt>
                      <c:pt idx="1846" formatCode="General">
                        <c:v>157.59700000000001</c:v>
                      </c:pt>
                      <c:pt idx="1847" formatCode="General">
                        <c:v>157.607</c:v>
                      </c:pt>
                      <c:pt idx="1848" formatCode="General">
                        <c:v>157.61699999999999</c:v>
                      </c:pt>
                      <c:pt idx="1849" formatCode="General">
                        <c:v>157.62700000000001</c:v>
                      </c:pt>
                      <c:pt idx="1850" formatCode="General">
                        <c:v>157.637</c:v>
                      </c:pt>
                      <c:pt idx="1851" formatCode="General">
                        <c:v>157.64699999999999</c:v>
                      </c:pt>
                      <c:pt idx="1852" formatCode="General">
                        <c:v>157.65700000000001</c:v>
                      </c:pt>
                      <c:pt idx="1853" formatCode="General">
                        <c:v>157.667</c:v>
                      </c:pt>
                      <c:pt idx="1854" formatCode="General">
                        <c:v>157.67699999999999</c:v>
                      </c:pt>
                      <c:pt idx="1855" formatCode="General">
                        <c:v>157.68700000000001</c:v>
                      </c:pt>
                      <c:pt idx="1856" formatCode="General">
                        <c:v>157.697</c:v>
                      </c:pt>
                      <c:pt idx="1857" formatCode="General">
                        <c:v>157.70699999999999</c:v>
                      </c:pt>
                      <c:pt idx="1858" formatCode="General">
                        <c:v>157.71700000000001</c:v>
                      </c:pt>
                      <c:pt idx="1859" formatCode="General">
                        <c:v>157.727</c:v>
                      </c:pt>
                      <c:pt idx="1860" formatCode="General">
                        <c:v>157.73699999999999</c:v>
                      </c:pt>
                      <c:pt idx="1861" formatCode="General">
                        <c:v>157.74700000000001</c:v>
                      </c:pt>
                      <c:pt idx="1862" formatCode="General">
                        <c:v>157.75700000000001</c:v>
                      </c:pt>
                      <c:pt idx="1863" formatCode="General">
                        <c:v>157.767</c:v>
                      </c:pt>
                      <c:pt idx="1864" formatCode="General">
                        <c:v>157.77699999999999</c:v>
                      </c:pt>
                      <c:pt idx="1865" formatCode="General">
                        <c:v>157.78700000000001</c:v>
                      </c:pt>
                      <c:pt idx="1866" formatCode="General">
                        <c:v>157.797</c:v>
                      </c:pt>
                      <c:pt idx="1867" formatCode="General">
                        <c:v>157.80699999999999</c:v>
                      </c:pt>
                      <c:pt idx="1868" formatCode="General">
                        <c:v>157.81700000000001</c:v>
                      </c:pt>
                      <c:pt idx="1869" formatCode="General">
                        <c:v>157.827</c:v>
                      </c:pt>
                      <c:pt idx="1870" formatCode="General">
                        <c:v>157.83699999999999</c:v>
                      </c:pt>
                      <c:pt idx="1871" formatCode="General">
                        <c:v>157.84700000000001</c:v>
                      </c:pt>
                      <c:pt idx="1872" formatCode="General">
                        <c:v>157.857</c:v>
                      </c:pt>
                      <c:pt idx="1873" formatCode="General">
                        <c:v>157.86699999999999</c:v>
                      </c:pt>
                      <c:pt idx="1874" formatCode="General">
                        <c:v>157.87700000000001</c:v>
                      </c:pt>
                      <c:pt idx="1875" formatCode="General">
                        <c:v>157.887</c:v>
                      </c:pt>
                      <c:pt idx="1876" formatCode="General">
                        <c:v>157.89699999999999</c:v>
                      </c:pt>
                      <c:pt idx="1877" formatCode="General">
                        <c:v>157.90700000000001</c:v>
                      </c:pt>
                      <c:pt idx="1878" formatCode="General">
                        <c:v>157.917</c:v>
                      </c:pt>
                      <c:pt idx="1879" formatCode="General">
                        <c:v>157.92699999999999</c:v>
                      </c:pt>
                      <c:pt idx="1880" formatCode="General">
                        <c:v>157.93700000000001</c:v>
                      </c:pt>
                      <c:pt idx="1881" formatCode="General">
                        <c:v>157.947</c:v>
                      </c:pt>
                      <c:pt idx="1882" formatCode="General">
                        <c:v>157.95699999999999</c:v>
                      </c:pt>
                      <c:pt idx="1883" formatCode="General">
                        <c:v>157.96700000000001</c:v>
                      </c:pt>
                      <c:pt idx="1884" formatCode="General">
                        <c:v>157.977</c:v>
                      </c:pt>
                      <c:pt idx="1885" formatCode="General">
                        <c:v>157.98699999999999</c:v>
                      </c:pt>
                      <c:pt idx="1886" formatCode="General">
                        <c:v>157.99700000000001</c:v>
                      </c:pt>
                      <c:pt idx="1887" formatCode="General">
                        <c:v>158.00700000000001</c:v>
                      </c:pt>
                      <c:pt idx="1888" formatCode="General">
                        <c:v>158.017</c:v>
                      </c:pt>
                      <c:pt idx="1889" formatCode="General">
                        <c:v>158.02699999999999</c:v>
                      </c:pt>
                      <c:pt idx="1890" formatCode="General">
                        <c:v>158.03700000000001</c:v>
                      </c:pt>
                      <c:pt idx="1891" formatCode="General">
                        <c:v>158.047</c:v>
                      </c:pt>
                      <c:pt idx="1892" formatCode="General">
                        <c:v>158.05699999999999</c:v>
                      </c:pt>
                      <c:pt idx="1893" formatCode="General">
                        <c:v>158.06700000000001</c:v>
                      </c:pt>
                      <c:pt idx="1894" formatCode="General">
                        <c:v>158.077</c:v>
                      </c:pt>
                      <c:pt idx="1895" formatCode="General">
                        <c:v>158.08699999999999</c:v>
                      </c:pt>
                      <c:pt idx="1896" formatCode="General">
                        <c:v>158.09700000000001</c:v>
                      </c:pt>
                      <c:pt idx="1897" formatCode="General">
                        <c:v>158.107</c:v>
                      </c:pt>
                      <c:pt idx="1898" formatCode="General">
                        <c:v>158.11699999999999</c:v>
                      </c:pt>
                      <c:pt idx="1899" formatCode="General">
                        <c:v>158.12700000000001</c:v>
                      </c:pt>
                      <c:pt idx="1900" formatCode="General">
                        <c:v>158.137</c:v>
                      </c:pt>
                      <c:pt idx="1901" formatCode="General">
                        <c:v>158.14699999999999</c:v>
                      </c:pt>
                      <c:pt idx="1902" formatCode="General">
                        <c:v>158.15700000000001</c:v>
                      </c:pt>
                      <c:pt idx="1903" formatCode="General">
                        <c:v>158.167</c:v>
                      </c:pt>
                      <c:pt idx="1904" formatCode="General">
                        <c:v>158.17699999999999</c:v>
                      </c:pt>
                      <c:pt idx="1905" formatCode="General">
                        <c:v>158.18700000000001</c:v>
                      </c:pt>
                      <c:pt idx="1906" formatCode="General">
                        <c:v>158.197</c:v>
                      </c:pt>
                      <c:pt idx="1907" formatCode="General">
                        <c:v>158.20699999999999</c:v>
                      </c:pt>
                      <c:pt idx="1908" formatCode="General">
                        <c:v>158.21700000000001</c:v>
                      </c:pt>
                      <c:pt idx="1909" formatCode="General">
                        <c:v>158.227</c:v>
                      </c:pt>
                      <c:pt idx="1910" formatCode="General">
                        <c:v>158.23699999999999</c:v>
                      </c:pt>
                      <c:pt idx="1911" formatCode="General">
                        <c:v>158.24700000000001</c:v>
                      </c:pt>
                      <c:pt idx="1912" formatCode="General">
                        <c:v>158.25700000000001</c:v>
                      </c:pt>
                      <c:pt idx="1913" formatCode="General">
                        <c:v>158.267</c:v>
                      </c:pt>
                      <c:pt idx="1914" formatCode="General">
                        <c:v>158.27699999999999</c:v>
                      </c:pt>
                      <c:pt idx="1915" formatCode="General">
                        <c:v>158.28700000000001</c:v>
                      </c:pt>
                      <c:pt idx="1916" formatCode="General">
                        <c:v>158.297</c:v>
                      </c:pt>
                      <c:pt idx="1917" formatCode="General">
                        <c:v>158.30699999999999</c:v>
                      </c:pt>
                      <c:pt idx="1918" formatCode="General">
                        <c:v>158.31700000000001</c:v>
                      </c:pt>
                      <c:pt idx="1919" formatCode="General">
                        <c:v>158.327</c:v>
                      </c:pt>
                      <c:pt idx="1920" formatCode="General">
                        <c:v>158.33699999999999</c:v>
                      </c:pt>
                      <c:pt idx="1921" formatCode="General">
                        <c:v>158.34700000000001</c:v>
                      </c:pt>
                      <c:pt idx="1922" formatCode="General">
                        <c:v>158.357</c:v>
                      </c:pt>
                      <c:pt idx="1923" formatCode="General">
                        <c:v>158.36699999999999</c:v>
                      </c:pt>
                      <c:pt idx="1924" formatCode="General">
                        <c:v>158.37700000000001</c:v>
                      </c:pt>
                      <c:pt idx="1925" formatCode="General">
                        <c:v>158.387</c:v>
                      </c:pt>
                      <c:pt idx="1926" formatCode="General">
                        <c:v>158.39699999999999</c:v>
                      </c:pt>
                      <c:pt idx="1927" formatCode="General">
                        <c:v>158.40700000000001</c:v>
                      </c:pt>
                      <c:pt idx="1928" formatCode="General">
                        <c:v>158.417</c:v>
                      </c:pt>
                      <c:pt idx="1929" formatCode="General">
                        <c:v>158.42699999999999</c:v>
                      </c:pt>
                      <c:pt idx="1930" formatCode="General">
                        <c:v>158.43700000000001</c:v>
                      </c:pt>
                      <c:pt idx="1931" formatCode="General">
                        <c:v>158.447</c:v>
                      </c:pt>
                      <c:pt idx="1932" formatCode="General">
                        <c:v>158.45699999999999</c:v>
                      </c:pt>
                      <c:pt idx="1933" formatCode="General">
                        <c:v>158.46700000000001</c:v>
                      </c:pt>
                      <c:pt idx="1934" formatCode="General">
                        <c:v>158.477</c:v>
                      </c:pt>
                      <c:pt idx="1935" formatCode="General">
                        <c:v>158.48699999999999</c:v>
                      </c:pt>
                      <c:pt idx="1936" formatCode="General">
                        <c:v>158.49700000000001</c:v>
                      </c:pt>
                      <c:pt idx="1937" formatCode="General">
                        <c:v>158.50700000000001</c:v>
                      </c:pt>
                      <c:pt idx="1938" formatCode="General">
                        <c:v>158.517</c:v>
                      </c:pt>
                      <c:pt idx="1939" formatCode="General">
                        <c:v>158.52699999999999</c:v>
                      </c:pt>
                      <c:pt idx="1940" formatCode="General">
                        <c:v>158.53700000000001</c:v>
                      </c:pt>
                      <c:pt idx="1941" formatCode="General">
                        <c:v>158.547</c:v>
                      </c:pt>
                      <c:pt idx="1942" formatCode="General">
                        <c:v>158.55699999999999</c:v>
                      </c:pt>
                      <c:pt idx="1943" formatCode="General">
                        <c:v>158.56700000000001</c:v>
                      </c:pt>
                      <c:pt idx="1944" formatCode="General">
                        <c:v>158.577</c:v>
                      </c:pt>
                      <c:pt idx="1945" formatCode="General">
                        <c:v>158.58699999999999</c:v>
                      </c:pt>
                      <c:pt idx="1946" formatCode="General">
                        <c:v>158.59700000000001</c:v>
                      </c:pt>
                      <c:pt idx="1947" formatCode="General">
                        <c:v>158.607</c:v>
                      </c:pt>
                      <c:pt idx="1948" formatCode="General">
                        <c:v>158.61699999999999</c:v>
                      </c:pt>
                      <c:pt idx="1949" formatCode="General">
                        <c:v>158.62700000000001</c:v>
                      </c:pt>
                      <c:pt idx="1950" formatCode="General">
                        <c:v>158.637</c:v>
                      </c:pt>
                      <c:pt idx="1951" formatCode="General">
                        <c:v>158.64699999999999</c:v>
                      </c:pt>
                      <c:pt idx="1952" formatCode="General">
                        <c:v>158.65700000000001</c:v>
                      </c:pt>
                      <c:pt idx="1953" formatCode="General">
                        <c:v>158.667</c:v>
                      </c:pt>
                      <c:pt idx="1954" formatCode="General">
                        <c:v>158.67699999999999</c:v>
                      </c:pt>
                      <c:pt idx="1955" formatCode="General">
                        <c:v>158.68700000000001</c:v>
                      </c:pt>
                      <c:pt idx="1956" formatCode="General">
                        <c:v>158.697</c:v>
                      </c:pt>
                      <c:pt idx="1957" formatCode="General">
                        <c:v>158.70699999999999</c:v>
                      </c:pt>
                      <c:pt idx="1958" formatCode="General">
                        <c:v>158.71700000000001</c:v>
                      </c:pt>
                      <c:pt idx="1959" formatCode="General">
                        <c:v>158.727</c:v>
                      </c:pt>
                      <c:pt idx="1960" formatCode="General">
                        <c:v>158.73699999999999</c:v>
                      </c:pt>
                      <c:pt idx="1961" formatCode="General">
                        <c:v>158.74700000000001</c:v>
                      </c:pt>
                      <c:pt idx="1962" formatCode="General">
                        <c:v>158.75700000000001</c:v>
                      </c:pt>
                      <c:pt idx="1963" formatCode="General">
                        <c:v>158.767</c:v>
                      </c:pt>
                      <c:pt idx="1964" formatCode="General">
                        <c:v>158.77699999999999</c:v>
                      </c:pt>
                      <c:pt idx="1965" formatCode="General">
                        <c:v>158.78700000000001</c:v>
                      </c:pt>
                      <c:pt idx="1966" formatCode="General">
                        <c:v>158.797</c:v>
                      </c:pt>
                      <c:pt idx="1967" formatCode="General">
                        <c:v>158.80699999999999</c:v>
                      </c:pt>
                      <c:pt idx="1968" formatCode="General">
                        <c:v>158.81700000000001</c:v>
                      </c:pt>
                      <c:pt idx="1969" formatCode="General">
                        <c:v>158.827</c:v>
                      </c:pt>
                      <c:pt idx="1970" formatCode="General">
                        <c:v>158.83699999999999</c:v>
                      </c:pt>
                      <c:pt idx="1971" formatCode="General">
                        <c:v>158.84700000000001</c:v>
                      </c:pt>
                      <c:pt idx="1972" formatCode="General">
                        <c:v>158.857</c:v>
                      </c:pt>
                      <c:pt idx="1973" formatCode="General">
                        <c:v>158.86699999999999</c:v>
                      </c:pt>
                      <c:pt idx="1974" formatCode="General">
                        <c:v>158.87700000000001</c:v>
                      </c:pt>
                      <c:pt idx="1975" formatCode="General">
                        <c:v>158.887</c:v>
                      </c:pt>
                      <c:pt idx="1976" formatCode="General">
                        <c:v>158.89699999999999</c:v>
                      </c:pt>
                      <c:pt idx="1977" formatCode="General">
                        <c:v>158.90700000000001</c:v>
                      </c:pt>
                      <c:pt idx="1978" formatCode="General">
                        <c:v>158.917</c:v>
                      </c:pt>
                      <c:pt idx="1979" formatCode="General">
                        <c:v>158.92699999999999</c:v>
                      </c:pt>
                      <c:pt idx="1980" formatCode="General">
                        <c:v>158.93700000000001</c:v>
                      </c:pt>
                      <c:pt idx="1981" formatCode="General">
                        <c:v>158.947</c:v>
                      </c:pt>
                      <c:pt idx="1982" formatCode="General">
                        <c:v>158.95699999999999</c:v>
                      </c:pt>
                      <c:pt idx="1983" formatCode="General">
                        <c:v>158.96700000000001</c:v>
                      </c:pt>
                      <c:pt idx="1984" formatCode="General">
                        <c:v>158.977</c:v>
                      </c:pt>
                      <c:pt idx="1985" formatCode="General">
                        <c:v>158.98699999999999</c:v>
                      </c:pt>
                      <c:pt idx="1986" formatCode="General">
                        <c:v>158.99700000000001</c:v>
                      </c:pt>
                      <c:pt idx="1987" formatCode="General">
                        <c:v>159.00700000000001</c:v>
                      </c:pt>
                      <c:pt idx="1988" formatCode="General">
                        <c:v>159.017</c:v>
                      </c:pt>
                      <c:pt idx="1989" formatCode="General">
                        <c:v>159.02699999999999</c:v>
                      </c:pt>
                      <c:pt idx="1990" formatCode="General">
                        <c:v>159.03700000000001</c:v>
                      </c:pt>
                      <c:pt idx="1991" formatCode="General">
                        <c:v>159.047</c:v>
                      </c:pt>
                      <c:pt idx="1992" formatCode="General">
                        <c:v>159.05699999999999</c:v>
                      </c:pt>
                      <c:pt idx="1993" formatCode="General">
                        <c:v>159.06700000000001</c:v>
                      </c:pt>
                      <c:pt idx="1994" formatCode="General">
                        <c:v>159.077</c:v>
                      </c:pt>
                      <c:pt idx="1995" formatCode="General">
                        <c:v>159.08699999999999</c:v>
                      </c:pt>
                      <c:pt idx="1996" formatCode="General">
                        <c:v>159.09700000000001</c:v>
                      </c:pt>
                      <c:pt idx="1997" formatCode="General">
                        <c:v>159.107</c:v>
                      </c:pt>
                      <c:pt idx="1998" formatCode="General">
                        <c:v>159.11699999999999</c:v>
                      </c:pt>
                      <c:pt idx="1999" formatCode="General">
                        <c:v>159.12700000000001</c:v>
                      </c:pt>
                      <c:pt idx="2000" formatCode="General">
                        <c:v>159.137</c:v>
                      </c:pt>
                      <c:pt idx="2001" formatCode="General">
                        <c:v>159.14699999999999</c:v>
                      </c:pt>
                      <c:pt idx="2002" formatCode="General">
                        <c:v>159.15700000000001</c:v>
                      </c:pt>
                      <c:pt idx="2003" formatCode="General">
                        <c:v>159.167</c:v>
                      </c:pt>
                      <c:pt idx="2004" formatCode="General">
                        <c:v>159.17699999999999</c:v>
                      </c:pt>
                      <c:pt idx="2005" formatCode="General">
                        <c:v>159.18700000000001</c:v>
                      </c:pt>
                      <c:pt idx="2006" formatCode="General">
                        <c:v>159.197</c:v>
                      </c:pt>
                      <c:pt idx="2007" formatCode="General">
                        <c:v>159.20699999999999</c:v>
                      </c:pt>
                      <c:pt idx="2008" formatCode="General">
                        <c:v>159.21700000000001</c:v>
                      </c:pt>
                      <c:pt idx="2009" formatCode="General">
                        <c:v>159.227</c:v>
                      </c:pt>
                      <c:pt idx="2010" formatCode="General">
                        <c:v>159.23699999999999</c:v>
                      </c:pt>
                      <c:pt idx="2011" formatCode="General">
                        <c:v>159.24700000000001</c:v>
                      </c:pt>
                      <c:pt idx="2012" formatCode="General">
                        <c:v>159.25700000000001</c:v>
                      </c:pt>
                      <c:pt idx="2013" formatCode="General">
                        <c:v>159.267</c:v>
                      </c:pt>
                      <c:pt idx="2014" formatCode="General">
                        <c:v>159.27699999999999</c:v>
                      </c:pt>
                      <c:pt idx="2015" formatCode="General">
                        <c:v>159.28700000000001</c:v>
                      </c:pt>
                      <c:pt idx="2016" formatCode="General">
                        <c:v>159.297</c:v>
                      </c:pt>
                      <c:pt idx="2017" formatCode="General">
                        <c:v>159.30699999999999</c:v>
                      </c:pt>
                      <c:pt idx="2018" formatCode="General">
                        <c:v>159.31700000000001</c:v>
                      </c:pt>
                      <c:pt idx="2019" formatCode="General">
                        <c:v>159.327</c:v>
                      </c:pt>
                      <c:pt idx="2020" formatCode="General">
                        <c:v>159.33699999999999</c:v>
                      </c:pt>
                      <c:pt idx="2021" formatCode="General">
                        <c:v>159.34700000000001</c:v>
                      </c:pt>
                      <c:pt idx="2022" formatCode="General">
                        <c:v>159.357</c:v>
                      </c:pt>
                      <c:pt idx="2023" formatCode="General">
                        <c:v>159.36699999999999</c:v>
                      </c:pt>
                      <c:pt idx="2024" formatCode="General">
                        <c:v>159.37700000000001</c:v>
                      </c:pt>
                      <c:pt idx="2025" formatCode="General">
                        <c:v>159.387</c:v>
                      </c:pt>
                      <c:pt idx="2026" formatCode="General">
                        <c:v>159.39699999999999</c:v>
                      </c:pt>
                      <c:pt idx="2027" formatCode="General">
                        <c:v>159.40700000000001</c:v>
                      </c:pt>
                      <c:pt idx="2028" formatCode="General">
                        <c:v>159.417</c:v>
                      </c:pt>
                      <c:pt idx="2029" formatCode="General">
                        <c:v>159.42699999999999</c:v>
                      </c:pt>
                      <c:pt idx="2030" formatCode="General">
                        <c:v>159.43700000000001</c:v>
                      </c:pt>
                      <c:pt idx="2031" formatCode="General">
                        <c:v>159.447</c:v>
                      </c:pt>
                      <c:pt idx="2032" formatCode="General">
                        <c:v>159.45699999999999</c:v>
                      </c:pt>
                      <c:pt idx="2033" formatCode="General">
                        <c:v>159.46700000000001</c:v>
                      </c:pt>
                      <c:pt idx="2034" formatCode="General">
                        <c:v>159.477</c:v>
                      </c:pt>
                      <c:pt idx="2035" formatCode="General">
                        <c:v>159.48699999999999</c:v>
                      </c:pt>
                      <c:pt idx="2036" formatCode="General">
                        <c:v>159.49700000000001</c:v>
                      </c:pt>
                      <c:pt idx="2037" formatCode="General">
                        <c:v>159.50700000000001</c:v>
                      </c:pt>
                      <c:pt idx="2038" formatCode="General">
                        <c:v>159.517</c:v>
                      </c:pt>
                      <c:pt idx="2039" formatCode="General">
                        <c:v>159.52699999999999</c:v>
                      </c:pt>
                      <c:pt idx="2040" formatCode="General">
                        <c:v>159.53700000000001</c:v>
                      </c:pt>
                      <c:pt idx="2041" formatCode="General">
                        <c:v>159.547</c:v>
                      </c:pt>
                      <c:pt idx="2042" formatCode="General">
                        <c:v>159.55699999999999</c:v>
                      </c:pt>
                      <c:pt idx="2043" formatCode="General">
                        <c:v>159.56700000000001</c:v>
                      </c:pt>
                      <c:pt idx="2044" formatCode="General">
                        <c:v>159.577</c:v>
                      </c:pt>
                      <c:pt idx="2045" formatCode="General">
                        <c:v>159.58699999999999</c:v>
                      </c:pt>
                      <c:pt idx="2046" formatCode="General">
                        <c:v>159.59700000000001</c:v>
                      </c:pt>
                      <c:pt idx="2047" formatCode="General">
                        <c:v>159.607</c:v>
                      </c:pt>
                      <c:pt idx="2048" formatCode="General">
                        <c:v>159.61699999999999</c:v>
                      </c:pt>
                      <c:pt idx="2049" formatCode="General">
                        <c:v>159.62700000000001</c:v>
                      </c:pt>
                      <c:pt idx="2050" formatCode="General">
                        <c:v>159.637</c:v>
                      </c:pt>
                      <c:pt idx="2051" formatCode="General">
                        <c:v>159.64699999999999</c:v>
                      </c:pt>
                      <c:pt idx="2052" formatCode="General">
                        <c:v>159.65700000000001</c:v>
                      </c:pt>
                      <c:pt idx="2053" formatCode="General">
                        <c:v>159.667</c:v>
                      </c:pt>
                      <c:pt idx="2054" formatCode="General">
                        <c:v>159.67699999999999</c:v>
                      </c:pt>
                      <c:pt idx="2055" formatCode="General">
                        <c:v>159.68700000000001</c:v>
                      </c:pt>
                      <c:pt idx="2056" formatCode="General">
                        <c:v>159.697</c:v>
                      </c:pt>
                      <c:pt idx="2057" formatCode="General">
                        <c:v>159.70699999999999</c:v>
                      </c:pt>
                      <c:pt idx="2058" formatCode="General">
                        <c:v>159.71700000000001</c:v>
                      </c:pt>
                      <c:pt idx="2059" formatCode="General">
                        <c:v>159.727</c:v>
                      </c:pt>
                      <c:pt idx="2060" formatCode="General">
                        <c:v>159.73699999999999</c:v>
                      </c:pt>
                      <c:pt idx="2061" formatCode="General">
                        <c:v>159.74700000000001</c:v>
                      </c:pt>
                      <c:pt idx="2062" formatCode="General">
                        <c:v>159.75700000000001</c:v>
                      </c:pt>
                      <c:pt idx="2063" formatCode="General">
                        <c:v>159.767</c:v>
                      </c:pt>
                      <c:pt idx="2064" formatCode="General">
                        <c:v>159.77699999999999</c:v>
                      </c:pt>
                      <c:pt idx="2065" formatCode="General">
                        <c:v>159.78700000000001</c:v>
                      </c:pt>
                      <c:pt idx="2066" formatCode="General">
                        <c:v>159.797</c:v>
                      </c:pt>
                      <c:pt idx="2067" formatCode="General">
                        <c:v>159.80699999999999</c:v>
                      </c:pt>
                      <c:pt idx="2068" formatCode="General">
                        <c:v>159.81700000000001</c:v>
                      </c:pt>
                      <c:pt idx="2069" formatCode="General">
                        <c:v>159.827</c:v>
                      </c:pt>
                      <c:pt idx="2070" formatCode="General">
                        <c:v>159.83699999999999</c:v>
                      </c:pt>
                      <c:pt idx="2071" formatCode="General">
                        <c:v>159.84700000000001</c:v>
                      </c:pt>
                      <c:pt idx="2072" formatCode="General">
                        <c:v>159.857</c:v>
                      </c:pt>
                      <c:pt idx="2073" formatCode="General">
                        <c:v>159.86699999999999</c:v>
                      </c:pt>
                      <c:pt idx="2074" formatCode="General">
                        <c:v>159.87700000000001</c:v>
                      </c:pt>
                      <c:pt idx="2075" formatCode="General">
                        <c:v>159.887</c:v>
                      </c:pt>
                      <c:pt idx="2076" formatCode="General">
                        <c:v>159.89699999999999</c:v>
                      </c:pt>
                      <c:pt idx="2077" formatCode="General">
                        <c:v>159.90700000000001</c:v>
                      </c:pt>
                      <c:pt idx="2078" formatCode="General">
                        <c:v>159.917</c:v>
                      </c:pt>
                      <c:pt idx="2079" formatCode="General">
                        <c:v>159.92699999999999</c:v>
                      </c:pt>
                      <c:pt idx="2080" formatCode="General">
                        <c:v>159.93700000000001</c:v>
                      </c:pt>
                      <c:pt idx="2081" formatCode="General">
                        <c:v>159.947</c:v>
                      </c:pt>
                      <c:pt idx="2082" formatCode="General">
                        <c:v>159.95699999999999</c:v>
                      </c:pt>
                      <c:pt idx="2083" formatCode="General">
                        <c:v>159.96700000000001</c:v>
                      </c:pt>
                      <c:pt idx="2084" formatCode="General">
                        <c:v>159.977</c:v>
                      </c:pt>
                      <c:pt idx="2085" formatCode="General">
                        <c:v>159.98699999999999</c:v>
                      </c:pt>
                      <c:pt idx="2086" formatCode="General">
                        <c:v>159.99700000000001</c:v>
                      </c:pt>
                      <c:pt idx="2087" formatCode="General">
                        <c:v>160.00700000000001</c:v>
                      </c:pt>
                      <c:pt idx="2088" formatCode="General">
                        <c:v>160.017</c:v>
                      </c:pt>
                      <c:pt idx="2089" formatCode="General">
                        <c:v>160.02699999999999</c:v>
                      </c:pt>
                      <c:pt idx="2090" formatCode="General">
                        <c:v>160.03700000000001</c:v>
                      </c:pt>
                      <c:pt idx="2091" formatCode="General">
                        <c:v>160.047</c:v>
                      </c:pt>
                      <c:pt idx="2092" formatCode="General">
                        <c:v>160.05699999999999</c:v>
                      </c:pt>
                      <c:pt idx="2093" formatCode="General">
                        <c:v>160.06700000000001</c:v>
                      </c:pt>
                      <c:pt idx="2094" formatCode="General">
                        <c:v>160.077</c:v>
                      </c:pt>
                      <c:pt idx="2095" formatCode="General">
                        <c:v>160.08699999999999</c:v>
                      </c:pt>
                      <c:pt idx="2096" formatCode="General">
                        <c:v>160.09700000000001</c:v>
                      </c:pt>
                      <c:pt idx="2097" formatCode="General">
                        <c:v>160.107</c:v>
                      </c:pt>
                      <c:pt idx="2098" formatCode="General">
                        <c:v>160.11699999999999</c:v>
                      </c:pt>
                      <c:pt idx="2099" formatCode="General">
                        <c:v>160.12700000000001</c:v>
                      </c:pt>
                      <c:pt idx="2100" formatCode="General">
                        <c:v>160.137</c:v>
                      </c:pt>
                      <c:pt idx="2101" formatCode="General">
                        <c:v>160.14699999999999</c:v>
                      </c:pt>
                      <c:pt idx="2102" formatCode="General">
                        <c:v>160.15700000000001</c:v>
                      </c:pt>
                      <c:pt idx="2103" formatCode="General">
                        <c:v>160.167</c:v>
                      </c:pt>
                      <c:pt idx="2104" formatCode="General">
                        <c:v>160.17699999999999</c:v>
                      </c:pt>
                      <c:pt idx="2105" formatCode="General">
                        <c:v>160.18700000000001</c:v>
                      </c:pt>
                      <c:pt idx="2106" formatCode="General">
                        <c:v>160.197</c:v>
                      </c:pt>
                      <c:pt idx="2107" formatCode="General">
                        <c:v>160.20699999999999</c:v>
                      </c:pt>
                      <c:pt idx="2108" formatCode="General">
                        <c:v>160.21700000000001</c:v>
                      </c:pt>
                      <c:pt idx="2109" formatCode="General">
                        <c:v>160.227</c:v>
                      </c:pt>
                      <c:pt idx="2110" formatCode="General">
                        <c:v>160.23699999999999</c:v>
                      </c:pt>
                      <c:pt idx="2111" formatCode="General">
                        <c:v>160.24700000000001</c:v>
                      </c:pt>
                      <c:pt idx="2112" formatCode="General">
                        <c:v>160.25700000000001</c:v>
                      </c:pt>
                      <c:pt idx="2113" formatCode="General">
                        <c:v>160.267</c:v>
                      </c:pt>
                      <c:pt idx="2114" formatCode="General">
                        <c:v>160.27699999999999</c:v>
                      </c:pt>
                      <c:pt idx="2115" formatCode="General">
                        <c:v>160.28700000000001</c:v>
                      </c:pt>
                      <c:pt idx="2116" formatCode="General">
                        <c:v>160.297</c:v>
                      </c:pt>
                      <c:pt idx="2117" formatCode="General">
                        <c:v>160.30699999999999</c:v>
                      </c:pt>
                      <c:pt idx="2118" formatCode="General">
                        <c:v>160.31700000000001</c:v>
                      </c:pt>
                      <c:pt idx="2119" formatCode="General">
                        <c:v>160.327</c:v>
                      </c:pt>
                      <c:pt idx="2120" formatCode="General">
                        <c:v>160.33699999999999</c:v>
                      </c:pt>
                      <c:pt idx="2121" formatCode="General">
                        <c:v>160.34700000000001</c:v>
                      </c:pt>
                      <c:pt idx="2122" formatCode="General">
                        <c:v>160.357</c:v>
                      </c:pt>
                      <c:pt idx="2123" formatCode="General">
                        <c:v>160.36699999999999</c:v>
                      </c:pt>
                      <c:pt idx="2124" formatCode="General">
                        <c:v>160.37700000000001</c:v>
                      </c:pt>
                      <c:pt idx="2125" formatCode="General">
                        <c:v>160.387</c:v>
                      </c:pt>
                      <c:pt idx="2126" formatCode="General">
                        <c:v>160.39699999999999</c:v>
                      </c:pt>
                      <c:pt idx="2127" formatCode="General">
                        <c:v>160.40700000000001</c:v>
                      </c:pt>
                      <c:pt idx="2128" formatCode="General">
                        <c:v>160.417</c:v>
                      </c:pt>
                      <c:pt idx="2129" formatCode="General">
                        <c:v>160.42699999999999</c:v>
                      </c:pt>
                      <c:pt idx="2130" formatCode="General">
                        <c:v>160.43700000000001</c:v>
                      </c:pt>
                      <c:pt idx="2131" formatCode="General">
                        <c:v>160.447</c:v>
                      </c:pt>
                      <c:pt idx="2132" formatCode="General">
                        <c:v>160.45699999999999</c:v>
                      </c:pt>
                      <c:pt idx="2133" formatCode="General">
                        <c:v>160.46700000000001</c:v>
                      </c:pt>
                      <c:pt idx="2134" formatCode="General">
                        <c:v>160.477</c:v>
                      </c:pt>
                      <c:pt idx="2135" formatCode="General">
                        <c:v>160.48699999999999</c:v>
                      </c:pt>
                      <c:pt idx="2136" formatCode="General">
                        <c:v>160.49700000000001</c:v>
                      </c:pt>
                      <c:pt idx="2137" formatCode="General">
                        <c:v>160.50700000000001</c:v>
                      </c:pt>
                      <c:pt idx="2138" formatCode="General">
                        <c:v>160.517</c:v>
                      </c:pt>
                      <c:pt idx="2139" formatCode="General">
                        <c:v>160.52699999999999</c:v>
                      </c:pt>
                      <c:pt idx="2140" formatCode="General">
                        <c:v>160.53700000000001</c:v>
                      </c:pt>
                      <c:pt idx="2141" formatCode="General">
                        <c:v>160.547</c:v>
                      </c:pt>
                      <c:pt idx="2142" formatCode="General">
                        <c:v>160.55699999999999</c:v>
                      </c:pt>
                      <c:pt idx="2143" formatCode="General">
                        <c:v>160.56700000000001</c:v>
                      </c:pt>
                      <c:pt idx="2144" formatCode="General">
                        <c:v>160.577</c:v>
                      </c:pt>
                      <c:pt idx="2145" formatCode="General">
                        <c:v>160.58699999999999</c:v>
                      </c:pt>
                      <c:pt idx="2146" formatCode="General">
                        <c:v>160.59700000000001</c:v>
                      </c:pt>
                      <c:pt idx="2147" formatCode="General">
                        <c:v>160.607</c:v>
                      </c:pt>
                      <c:pt idx="2148" formatCode="General">
                        <c:v>160.61699999999999</c:v>
                      </c:pt>
                      <c:pt idx="2149" formatCode="General">
                        <c:v>160.62700000000001</c:v>
                      </c:pt>
                      <c:pt idx="2150" formatCode="General">
                        <c:v>160.637</c:v>
                      </c:pt>
                      <c:pt idx="2151" formatCode="General">
                        <c:v>160.64699999999999</c:v>
                      </c:pt>
                      <c:pt idx="2152" formatCode="General">
                        <c:v>160.65700000000001</c:v>
                      </c:pt>
                      <c:pt idx="2153" formatCode="General">
                        <c:v>160.667</c:v>
                      </c:pt>
                      <c:pt idx="2154" formatCode="General">
                        <c:v>160.67699999999999</c:v>
                      </c:pt>
                      <c:pt idx="2155" formatCode="General">
                        <c:v>160.68700000000001</c:v>
                      </c:pt>
                      <c:pt idx="2156" formatCode="General">
                        <c:v>160.697</c:v>
                      </c:pt>
                      <c:pt idx="2157" formatCode="General">
                        <c:v>160.70699999999999</c:v>
                      </c:pt>
                      <c:pt idx="2158" formatCode="General">
                        <c:v>160.71700000000001</c:v>
                      </c:pt>
                      <c:pt idx="2159" formatCode="General">
                        <c:v>160.727</c:v>
                      </c:pt>
                      <c:pt idx="2160" formatCode="General">
                        <c:v>160.73699999999999</c:v>
                      </c:pt>
                      <c:pt idx="2161" formatCode="General">
                        <c:v>160.74700000000001</c:v>
                      </c:pt>
                      <c:pt idx="2162" formatCode="General">
                        <c:v>160.75700000000001</c:v>
                      </c:pt>
                      <c:pt idx="2163" formatCode="General">
                        <c:v>160.767</c:v>
                      </c:pt>
                      <c:pt idx="2164" formatCode="General">
                        <c:v>160.77699999999999</c:v>
                      </c:pt>
                      <c:pt idx="2165" formatCode="General">
                        <c:v>160.78700000000001</c:v>
                      </c:pt>
                      <c:pt idx="2166" formatCode="General">
                        <c:v>160.797</c:v>
                      </c:pt>
                      <c:pt idx="2167" formatCode="General">
                        <c:v>160.80699999999999</c:v>
                      </c:pt>
                      <c:pt idx="2168" formatCode="General">
                        <c:v>160.81700000000001</c:v>
                      </c:pt>
                      <c:pt idx="2169" formatCode="General">
                        <c:v>160.827</c:v>
                      </c:pt>
                      <c:pt idx="2170" formatCode="General">
                        <c:v>160.83699999999999</c:v>
                      </c:pt>
                      <c:pt idx="2171" formatCode="General">
                        <c:v>160.84700000000001</c:v>
                      </c:pt>
                      <c:pt idx="2172" formatCode="General">
                        <c:v>160.857</c:v>
                      </c:pt>
                      <c:pt idx="2173" formatCode="General">
                        <c:v>160.86699999999999</c:v>
                      </c:pt>
                      <c:pt idx="2174" formatCode="General">
                        <c:v>160.87700000000001</c:v>
                      </c:pt>
                      <c:pt idx="2175" formatCode="General">
                        <c:v>160.887</c:v>
                      </c:pt>
                      <c:pt idx="2176" formatCode="General">
                        <c:v>160.89699999999999</c:v>
                      </c:pt>
                      <c:pt idx="2177" formatCode="General">
                        <c:v>160.90700000000001</c:v>
                      </c:pt>
                      <c:pt idx="2178" formatCode="General">
                        <c:v>160.917</c:v>
                      </c:pt>
                      <c:pt idx="2179" formatCode="General">
                        <c:v>160.92699999999999</c:v>
                      </c:pt>
                      <c:pt idx="2180" formatCode="General">
                        <c:v>160.93700000000001</c:v>
                      </c:pt>
                      <c:pt idx="2181" formatCode="General">
                        <c:v>160.947</c:v>
                      </c:pt>
                      <c:pt idx="2182" formatCode="General">
                        <c:v>160.95699999999999</c:v>
                      </c:pt>
                      <c:pt idx="2183" formatCode="General">
                        <c:v>160.96700000000001</c:v>
                      </c:pt>
                      <c:pt idx="2184" formatCode="General">
                        <c:v>160.977</c:v>
                      </c:pt>
                      <c:pt idx="2185" formatCode="General">
                        <c:v>160.98699999999999</c:v>
                      </c:pt>
                      <c:pt idx="2186" formatCode="General">
                        <c:v>160.99700000000001</c:v>
                      </c:pt>
                      <c:pt idx="2187" formatCode="General">
                        <c:v>161.00700000000001</c:v>
                      </c:pt>
                      <c:pt idx="2188" formatCode="General">
                        <c:v>161.017</c:v>
                      </c:pt>
                      <c:pt idx="2189" formatCode="General">
                        <c:v>161.02699999999999</c:v>
                      </c:pt>
                      <c:pt idx="2190" formatCode="General">
                        <c:v>161.03700000000001</c:v>
                      </c:pt>
                      <c:pt idx="2191" formatCode="General">
                        <c:v>161.047</c:v>
                      </c:pt>
                      <c:pt idx="2192" formatCode="General">
                        <c:v>161.05699999999999</c:v>
                      </c:pt>
                      <c:pt idx="2193" formatCode="General">
                        <c:v>161.06700000000001</c:v>
                      </c:pt>
                      <c:pt idx="2194" formatCode="General">
                        <c:v>161.077</c:v>
                      </c:pt>
                      <c:pt idx="2195" formatCode="General">
                        <c:v>161.08699999999999</c:v>
                      </c:pt>
                      <c:pt idx="2196" formatCode="General">
                        <c:v>161.09700000000001</c:v>
                      </c:pt>
                      <c:pt idx="2197" formatCode="General">
                        <c:v>161.107</c:v>
                      </c:pt>
                      <c:pt idx="2198" formatCode="General">
                        <c:v>161.11699999999999</c:v>
                      </c:pt>
                      <c:pt idx="2199" formatCode="General">
                        <c:v>161.12700000000001</c:v>
                      </c:pt>
                      <c:pt idx="2200" formatCode="General">
                        <c:v>161.137</c:v>
                      </c:pt>
                      <c:pt idx="2201" formatCode="General">
                        <c:v>161.14699999999999</c:v>
                      </c:pt>
                      <c:pt idx="2202" formatCode="General">
                        <c:v>161.15700000000001</c:v>
                      </c:pt>
                      <c:pt idx="2203" formatCode="General">
                        <c:v>161.167</c:v>
                      </c:pt>
                      <c:pt idx="2204" formatCode="General">
                        <c:v>161.17699999999999</c:v>
                      </c:pt>
                      <c:pt idx="2205" formatCode="General">
                        <c:v>161.18700000000001</c:v>
                      </c:pt>
                      <c:pt idx="2206" formatCode="General">
                        <c:v>161.197</c:v>
                      </c:pt>
                      <c:pt idx="2207" formatCode="General">
                        <c:v>161.20699999999999</c:v>
                      </c:pt>
                      <c:pt idx="2208" formatCode="General">
                        <c:v>161.21700000000001</c:v>
                      </c:pt>
                      <c:pt idx="2209" formatCode="General">
                        <c:v>161.227</c:v>
                      </c:pt>
                      <c:pt idx="2210" formatCode="General">
                        <c:v>161.23699999999999</c:v>
                      </c:pt>
                      <c:pt idx="2211" formatCode="General">
                        <c:v>161.24700000000001</c:v>
                      </c:pt>
                      <c:pt idx="2212" formatCode="General">
                        <c:v>161.25700000000001</c:v>
                      </c:pt>
                      <c:pt idx="2213" formatCode="General">
                        <c:v>161.267</c:v>
                      </c:pt>
                      <c:pt idx="2214" formatCode="General">
                        <c:v>161.27699999999999</c:v>
                      </c:pt>
                      <c:pt idx="2215" formatCode="General">
                        <c:v>161.28700000000001</c:v>
                      </c:pt>
                      <c:pt idx="2216" formatCode="General">
                        <c:v>161.297</c:v>
                      </c:pt>
                      <c:pt idx="2217" formatCode="General">
                        <c:v>161.30699999999999</c:v>
                      </c:pt>
                      <c:pt idx="2218" formatCode="General">
                        <c:v>161.31700000000001</c:v>
                      </c:pt>
                      <c:pt idx="2219" formatCode="General">
                        <c:v>161.327</c:v>
                      </c:pt>
                      <c:pt idx="2220" formatCode="General">
                        <c:v>161.33699999999999</c:v>
                      </c:pt>
                      <c:pt idx="2221" formatCode="General">
                        <c:v>161.34700000000001</c:v>
                      </c:pt>
                      <c:pt idx="2222" formatCode="General">
                        <c:v>161.357</c:v>
                      </c:pt>
                      <c:pt idx="2223" formatCode="General">
                        <c:v>161.36699999999999</c:v>
                      </c:pt>
                      <c:pt idx="2224" formatCode="General">
                        <c:v>161.37700000000001</c:v>
                      </c:pt>
                      <c:pt idx="2225" formatCode="General">
                        <c:v>161.387</c:v>
                      </c:pt>
                      <c:pt idx="2226" formatCode="General">
                        <c:v>161.39699999999999</c:v>
                      </c:pt>
                      <c:pt idx="2227" formatCode="General">
                        <c:v>161.40700000000001</c:v>
                      </c:pt>
                      <c:pt idx="2228" formatCode="General">
                        <c:v>161.417</c:v>
                      </c:pt>
                      <c:pt idx="2229" formatCode="General">
                        <c:v>161.42699999999999</c:v>
                      </c:pt>
                      <c:pt idx="2230" formatCode="General">
                        <c:v>161.43700000000001</c:v>
                      </c:pt>
                      <c:pt idx="2231" formatCode="General">
                        <c:v>161.447</c:v>
                      </c:pt>
                      <c:pt idx="2232" formatCode="General">
                        <c:v>161.45699999999999</c:v>
                      </c:pt>
                      <c:pt idx="2233" formatCode="General">
                        <c:v>161.46700000000001</c:v>
                      </c:pt>
                      <c:pt idx="2234" formatCode="General">
                        <c:v>161.477</c:v>
                      </c:pt>
                      <c:pt idx="2235" formatCode="General">
                        <c:v>161.48699999999999</c:v>
                      </c:pt>
                      <c:pt idx="2236" formatCode="General">
                        <c:v>161.49700000000001</c:v>
                      </c:pt>
                      <c:pt idx="2237" formatCode="General">
                        <c:v>161.50700000000001</c:v>
                      </c:pt>
                      <c:pt idx="2238" formatCode="General">
                        <c:v>161.517</c:v>
                      </c:pt>
                      <c:pt idx="2239" formatCode="General">
                        <c:v>161.52699999999999</c:v>
                      </c:pt>
                      <c:pt idx="2240" formatCode="General">
                        <c:v>161.53700000000001</c:v>
                      </c:pt>
                      <c:pt idx="2241" formatCode="General">
                        <c:v>161.547</c:v>
                      </c:pt>
                      <c:pt idx="2242" formatCode="General">
                        <c:v>161.55699999999999</c:v>
                      </c:pt>
                      <c:pt idx="2243" formatCode="General">
                        <c:v>161.56700000000001</c:v>
                      </c:pt>
                      <c:pt idx="2244" formatCode="General">
                        <c:v>161.577</c:v>
                      </c:pt>
                      <c:pt idx="2245" formatCode="General">
                        <c:v>161.58699999999999</c:v>
                      </c:pt>
                      <c:pt idx="2246" formatCode="General">
                        <c:v>161.59700000000001</c:v>
                      </c:pt>
                      <c:pt idx="2247" formatCode="General">
                        <c:v>161.607</c:v>
                      </c:pt>
                      <c:pt idx="2248" formatCode="General">
                        <c:v>161.61699999999999</c:v>
                      </c:pt>
                      <c:pt idx="2249" formatCode="General">
                        <c:v>161.62700000000001</c:v>
                      </c:pt>
                      <c:pt idx="2250" formatCode="General">
                        <c:v>161.637</c:v>
                      </c:pt>
                      <c:pt idx="2251" formatCode="General">
                        <c:v>161.64699999999999</c:v>
                      </c:pt>
                      <c:pt idx="2252" formatCode="General">
                        <c:v>161.65700000000001</c:v>
                      </c:pt>
                      <c:pt idx="2253" formatCode="General">
                        <c:v>161.667</c:v>
                      </c:pt>
                      <c:pt idx="2254" formatCode="General">
                        <c:v>161.67699999999999</c:v>
                      </c:pt>
                      <c:pt idx="2255" formatCode="General">
                        <c:v>161.68700000000001</c:v>
                      </c:pt>
                      <c:pt idx="2256" formatCode="General">
                        <c:v>161.697</c:v>
                      </c:pt>
                      <c:pt idx="2257" formatCode="General">
                        <c:v>161.70699999999999</c:v>
                      </c:pt>
                      <c:pt idx="2258" formatCode="General">
                        <c:v>161.71700000000001</c:v>
                      </c:pt>
                      <c:pt idx="2259" formatCode="General">
                        <c:v>161.727</c:v>
                      </c:pt>
                      <c:pt idx="2260" formatCode="General">
                        <c:v>161.73699999999999</c:v>
                      </c:pt>
                      <c:pt idx="2261" formatCode="General">
                        <c:v>161.74700000000001</c:v>
                      </c:pt>
                      <c:pt idx="2262" formatCode="General">
                        <c:v>161.75700000000001</c:v>
                      </c:pt>
                      <c:pt idx="2263" formatCode="General">
                        <c:v>161.767</c:v>
                      </c:pt>
                      <c:pt idx="2264" formatCode="General">
                        <c:v>161.77699999999999</c:v>
                      </c:pt>
                      <c:pt idx="2265" formatCode="General">
                        <c:v>161.78700000000001</c:v>
                      </c:pt>
                      <c:pt idx="2266" formatCode="General">
                        <c:v>161.797</c:v>
                      </c:pt>
                      <c:pt idx="2267" formatCode="General">
                        <c:v>161.80699999999999</c:v>
                      </c:pt>
                      <c:pt idx="2268" formatCode="General">
                        <c:v>161.81700000000001</c:v>
                      </c:pt>
                      <c:pt idx="2269" formatCode="General">
                        <c:v>161.827</c:v>
                      </c:pt>
                      <c:pt idx="2270" formatCode="General">
                        <c:v>161.83699999999999</c:v>
                      </c:pt>
                      <c:pt idx="2271" formatCode="General">
                        <c:v>161.84700000000001</c:v>
                      </c:pt>
                      <c:pt idx="2272" formatCode="General">
                        <c:v>161.857</c:v>
                      </c:pt>
                      <c:pt idx="2273" formatCode="General">
                        <c:v>161.86699999999999</c:v>
                      </c:pt>
                      <c:pt idx="2274" formatCode="General">
                        <c:v>161.87700000000001</c:v>
                      </c:pt>
                      <c:pt idx="2275" formatCode="General">
                        <c:v>161.887</c:v>
                      </c:pt>
                      <c:pt idx="2276" formatCode="General">
                        <c:v>161.89699999999999</c:v>
                      </c:pt>
                      <c:pt idx="2277" formatCode="General">
                        <c:v>161.90700000000001</c:v>
                      </c:pt>
                      <c:pt idx="2278" formatCode="General">
                        <c:v>161.917</c:v>
                      </c:pt>
                      <c:pt idx="2279" formatCode="General">
                        <c:v>161.92699999999999</c:v>
                      </c:pt>
                      <c:pt idx="2280" formatCode="General">
                        <c:v>161.93700000000001</c:v>
                      </c:pt>
                      <c:pt idx="2281" formatCode="General">
                        <c:v>161.947</c:v>
                      </c:pt>
                      <c:pt idx="2282" formatCode="General">
                        <c:v>161.95699999999999</c:v>
                      </c:pt>
                      <c:pt idx="2283" formatCode="General">
                        <c:v>161.96700000000001</c:v>
                      </c:pt>
                      <c:pt idx="2284" formatCode="General">
                        <c:v>161.977</c:v>
                      </c:pt>
                      <c:pt idx="2285" formatCode="General">
                        <c:v>161.98699999999999</c:v>
                      </c:pt>
                      <c:pt idx="2286" formatCode="General">
                        <c:v>161.99700000000001</c:v>
                      </c:pt>
                      <c:pt idx="2287" formatCode="General">
                        <c:v>162.00700000000001</c:v>
                      </c:pt>
                      <c:pt idx="2288" formatCode="General">
                        <c:v>162.017</c:v>
                      </c:pt>
                      <c:pt idx="2289" formatCode="General">
                        <c:v>162.02699999999999</c:v>
                      </c:pt>
                      <c:pt idx="2290" formatCode="General">
                        <c:v>162.03700000000001</c:v>
                      </c:pt>
                      <c:pt idx="2291" formatCode="General">
                        <c:v>162.047</c:v>
                      </c:pt>
                      <c:pt idx="2292" formatCode="General">
                        <c:v>162.05699999999999</c:v>
                      </c:pt>
                      <c:pt idx="2293" formatCode="General">
                        <c:v>162.06700000000001</c:v>
                      </c:pt>
                      <c:pt idx="2294" formatCode="General">
                        <c:v>162.077</c:v>
                      </c:pt>
                      <c:pt idx="2295" formatCode="General">
                        <c:v>162.08699999999999</c:v>
                      </c:pt>
                      <c:pt idx="2296" formatCode="General">
                        <c:v>162.09700000000001</c:v>
                      </c:pt>
                      <c:pt idx="2297" formatCode="General">
                        <c:v>162.107</c:v>
                      </c:pt>
                      <c:pt idx="2298" formatCode="General">
                        <c:v>162.11699999999999</c:v>
                      </c:pt>
                      <c:pt idx="2299" formatCode="General">
                        <c:v>162.12700000000001</c:v>
                      </c:pt>
                      <c:pt idx="2300" formatCode="General">
                        <c:v>162.137</c:v>
                      </c:pt>
                      <c:pt idx="2301" formatCode="General">
                        <c:v>162.14699999999999</c:v>
                      </c:pt>
                      <c:pt idx="2302" formatCode="General">
                        <c:v>162.15700000000001</c:v>
                      </c:pt>
                      <c:pt idx="2303" formatCode="General">
                        <c:v>162.167</c:v>
                      </c:pt>
                      <c:pt idx="2304" formatCode="General">
                        <c:v>162.17699999999999</c:v>
                      </c:pt>
                      <c:pt idx="2305" formatCode="General">
                        <c:v>162.18700000000001</c:v>
                      </c:pt>
                      <c:pt idx="2306" formatCode="General">
                        <c:v>162.197</c:v>
                      </c:pt>
                      <c:pt idx="2307" formatCode="General">
                        <c:v>162.20699999999999</c:v>
                      </c:pt>
                      <c:pt idx="2308" formatCode="General">
                        <c:v>162.21700000000001</c:v>
                      </c:pt>
                      <c:pt idx="2309" formatCode="General">
                        <c:v>162.227</c:v>
                      </c:pt>
                      <c:pt idx="2310" formatCode="General">
                        <c:v>162.23699999999999</c:v>
                      </c:pt>
                      <c:pt idx="2311" formatCode="General">
                        <c:v>162.24700000000001</c:v>
                      </c:pt>
                      <c:pt idx="2312" formatCode="General">
                        <c:v>162.25700000000001</c:v>
                      </c:pt>
                      <c:pt idx="2313" formatCode="General">
                        <c:v>162.267</c:v>
                      </c:pt>
                      <c:pt idx="2314" formatCode="General">
                        <c:v>162.27699999999999</c:v>
                      </c:pt>
                      <c:pt idx="2315" formatCode="General">
                        <c:v>162.28700000000001</c:v>
                      </c:pt>
                      <c:pt idx="2316" formatCode="General">
                        <c:v>162.297</c:v>
                      </c:pt>
                      <c:pt idx="2317" formatCode="General">
                        <c:v>162.30699999999999</c:v>
                      </c:pt>
                      <c:pt idx="2318" formatCode="General">
                        <c:v>162.31700000000001</c:v>
                      </c:pt>
                      <c:pt idx="2319" formatCode="General">
                        <c:v>162.327</c:v>
                      </c:pt>
                      <c:pt idx="2320" formatCode="General">
                        <c:v>162.33699999999999</c:v>
                      </c:pt>
                      <c:pt idx="2321" formatCode="General">
                        <c:v>162.34700000000001</c:v>
                      </c:pt>
                      <c:pt idx="2322" formatCode="General">
                        <c:v>162.357</c:v>
                      </c:pt>
                      <c:pt idx="2323" formatCode="General">
                        <c:v>162.36699999999999</c:v>
                      </c:pt>
                      <c:pt idx="2324" formatCode="General">
                        <c:v>162.37700000000001</c:v>
                      </c:pt>
                      <c:pt idx="2325" formatCode="General">
                        <c:v>162.387</c:v>
                      </c:pt>
                      <c:pt idx="2326" formatCode="General">
                        <c:v>162.39699999999999</c:v>
                      </c:pt>
                      <c:pt idx="2327" formatCode="General">
                        <c:v>162.40700000000001</c:v>
                      </c:pt>
                      <c:pt idx="2328" formatCode="General">
                        <c:v>162.417</c:v>
                      </c:pt>
                      <c:pt idx="2329" formatCode="General">
                        <c:v>162.42699999999999</c:v>
                      </c:pt>
                      <c:pt idx="2330" formatCode="General">
                        <c:v>162.43700000000001</c:v>
                      </c:pt>
                      <c:pt idx="2331" formatCode="General">
                        <c:v>162.447</c:v>
                      </c:pt>
                      <c:pt idx="2332" formatCode="General">
                        <c:v>162.45699999999999</c:v>
                      </c:pt>
                      <c:pt idx="2333" formatCode="General">
                        <c:v>162.46700000000001</c:v>
                      </c:pt>
                      <c:pt idx="2334" formatCode="General">
                        <c:v>162.477</c:v>
                      </c:pt>
                      <c:pt idx="2335" formatCode="General">
                        <c:v>162.48699999999999</c:v>
                      </c:pt>
                      <c:pt idx="2336" formatCode="General">
                        <c:v>162.49700000000001</c:v>
                      </c:pt>
                      <c:pt idx="2337" formatCode="General">
                        <c:v>162.50700000000001</c:v>
                      </c:pt>
                      <c:pt idx="2338" formatCode="General">
                        <c:v>162.517</c:v>
                      </c:pt>
                      <c:pt idx="2339" formatCode="General">
                        <c:v>162.52699999999999</c:v>
                      </c:pt>
                      <c:pt idx="2340" formatCode="General">
                        <c:v>162.53700000000001</c:v>
                      </c:pt>
                      <c:pt idx="2341" formatCode="General">
                        <c:v>162.547</c:v>
                      </c:pt>
                      <c:pt idx="2342" formatCode="General">
                        <c:v>162.55699999999999</c:v>
                      </c:pt>
                      <c:pt idx="2343" formatCode="General">
                        <c:v>162.56700000000001</c:v>
                      </c:pt>
                      <c:pt idx="2344" formatCode="General">
                        <c:v>162.577</c:v>
                      </c:pt>
                      <c:pt idx="2345" formatCode="General">
                        <c:v>162.58699999999999</c:v>
                      </c:pt>
                      <c:pt idx="2346" formatCode="General">
                        <c:v>162.59700000000001</c:v>
                      </c:pt>
                      <c:pt idx="2347" formatCode="General">
                        <c:v>162.607</c:v>
                      </c:pt>
                      <c:pt idx="2348" formatCode="General">
                        <c:v>162.61699999999999</c:v>
                      </c:pt>
                      <c:pt idx="2349" formatCode="General">
                        <c:v>162.62700000000001</c:v>
                      </c:pt>
                      <c:pt idx="2350" formatCode="General">
                        <c:v>162.637</c:v>
                      </c:pt>
                      <c:pt idx="2351" formatCode="General">
                        <c:v>162.64699999999999</c:v>
                      </c:pt>
                      <c:pt idx="2352" formatCode="General">
                        <c:v>162.65700000000001</c:v>
                      </c:pt>
                      <c:pt idx="2353" formatCode="General">
                        <c:v>162.667</c:v>
                      </c:pt>
                      <c:pt idx="2354" formatCode="General">
                        <c:v>162.67699999999999</c:v>
                      </c:pt>
                      <c:pt idx="2355" formatCode="General">
                        <c:v>162.68700000000001</c:v>
                      </c:pt>
                      <c:pt idx="2356" formatCode="General">
                        <c:v>162.697</c:v>
                      </c:pt>
                      <c:pt idx="2357" formatCode="General">
                        <c:v>162.70699999999999</c:v>
                      </c:pt>
                      <c:pt idx="2358" formatCode="General">
                        <c:v>162.71700000000001</c:v>
                      </c:pt>
                      <c:pt idx="2359" formatCode="General">
                        <c:v>162.727</c:v>
                      </c:pt>
                      <c:pt idx="2360" formatCode="General">
                        <c:v>162.73699999999999</c:v>
                      </c:pt>
                      <c:pt idx="2361" formatCode="General">
                        <c:v>162.74700000000001</c:v>
                      </c:pt>
                      <c:pt idx="2362" formatCode="General">
                        <c:v>162.75700000000001</c:v>
                      </c:pt>
                      <c:pt idx="2363" formatCode="General">
                        <c:v>162.767</c:v>
                      </c:pt>
                      <c:pt idx="2364" formatCode="General">
                        <c:v>162.77699999999999</c:v>
                      </c:pt>
                      <c:pt idx="2365" formatCode="General">
                        <c:v>162.78700000000001</c:v>
                      </c:pt>
                      <c:pt idx="2366" formatCode="General">
                        <c:v>162.797</c:v>
                      </c:pt>
                      <c:pt idx="2367" formatCode="General">
                        <c:v>162.80699999999999</c:v>
                      </c:pt>
                      <c:pt idx="2368" formatCode="General">
                        <c:v>162.81700000000001</c:v>
                      </c:pt>
                      <c:pt idx="2369" formatCode="General">
                        <c:v>162.827</c:v>
                      </c:pt>
                      <c:pt idx="2370" formatCode="General">
                        <c:v>162.83699999999999</c:v>
                      </c:pt>
                      <c:pt idx="2371" formatCode="General">
                        <c:v>162.84700000000001</c:v>
                      </c:pt>
                      <c:pt idx="2372" formatCode="General">
                        <c:v>162.857</c:v>
                      </c:pt>
                      <c:pt idx="2373" formatCode="General">
                        <c:v>162.86699999999999</c:v>
                      </c:pt>
                      <c:pt idx="2374" formatCode="General">
                        <c:v>162.87700000000001</c:v>
                      </c:pt>
                      <c:pt idx="2375" formatCode="General">
                        <c:v>162.887</c:v>
                      </c:pt>
                      <c:pt idx="2376" formatCode="General">
                        <c:v>162.89699999999999</c:v>
                      </c:pt>
                      <c:pt idx="2377" formatCode="General">
                        <c:v>162.90700000000001</c:v>
                      </c:pt>
                      <c:pt idx="2378" formatCode="General">
                        <c:v>162.917</c:v>
                      </c:pt>
                      <c:pt idx="2379" formatCode="General">
                        <c:v>162.92699999999999</c:v>
                      </c:pt>
                      <c:pt idx="2380" formatCode="General">
                        <c:v>162.93700000000001</c:v>
                      </c:pt>
                      <c:pt idx="2381" formatCode="General">
                        <c:v>162.947</c:v>
                      </c:pt>
                      <c:pt idx="2382" formatCode="General">
                        <c:v>162.95699999999999</c:v>
                      </c:pt>
                      <c:pt idx="2383" formatCode="General">
                        <c:v>162.96700000000001</c:v>
                      </c:pt>
                      <c:pt idx="2384" formatCode="General">
                        <c:v>162.977</c:v>
                      </c:pt>
                      <c:pt idx="2385" formatCode="General">
                        <c:v>162.98699999999999</c:v>
                      </c:pt>
                      <c:pt idx="2386" formatCode="General">
                        <c:v>162.99700000000001</c:v>
                      </c:pt>
                      <c:pt idx="2387" formatCode="General">
                        <c:v>163.00700000000001</c:v>
                      </c:pt>
                      <c:pt idx="2388" formatCode="General">
                        <c:v>163.017</c:v>
                      </c:pt>
                      <c:pt idx="2389" formatCode="General">
                        <c:v>163.02699999999999</c:v>
                      </c:pt>
                      <c:pt idx="2390" formatCode="General">
                        <c:v>163.03700000000001</c:v>
                      </c:pt>
                      <c:pt idx="2391" formatCode="General">
                        <c:v>163.047</c:v>
                      </c:pt>
                      <c:pt idx="2392" formatCode="General">
                        <c:v>163.05699999999999</c:v>
                      </c:pt>
                      <c:pt idx="2393" formatCode="General">
                        <c:v>163.06700000000001</c:v>
                      </c:pt>
                      <c:pt idx="2394" formatCode="General">
                        <c:v>163.077</c:v>
                      </c:pt>
                      <c:pt idx="2395" formatCode="General">
                        <c:v>163.08699999999999</c:v>
                      </c:pt>
                      <c:pt idx="2396" formatCode="General">
                        <c:v>163.09700000000001</c:v>
                      </c:pt>
                      <c:pt idx="2397" formatCode="General">
                        <c:v>163.107</c:v>
                      </c:pt>
                      <c:pt idx="2398" formatCode="General">
                        <c:v>163.11699999999999</c:v>
                      </c:pt>
                      <c:pt idx="2399" formatCode="General">
                        <c:v>163.12700000000001</c:v>
                      </c:pt>
                      <c:pt idx="2400" formatCode="General">
                        <c:v>163.137</c:v>
                      </c:pt>
                      <c:pt idx="2401" formatCode="General">
                        <c:v>163.14699999999999</c:v>
                      </c:pt>
                      <c:pt idx="2402" formatCode="General">
                        <c:v>163.15700000000001</c:v>
                      </c:pt>
                      <c:pt idx="2403" formatCode="General">
                        <c:v>163.167</c:v>
                      </c:pt>
                      <c:pt idx="2404" formatCode="General">
                        <c:v>163.17699999999999</c:v>
                      </c:pt>
                      <c:pt idx="2405" formatCode="General">
                        <c:v>163.18700000000001</c:v>
                      </c:pt>
                      <c:pt idx="2406" formatCode="General">
                        <c:v>163.197</c:v>
                      </c:pt>
                      <c:pt idx="2407" formatCode="General">
                        <c:v>163.20699999999999</c:v>
                      </c:pt>
                      <c:pt idx="2408" formatCode="General">
                        <c:v>163.21700000000001</c:v>
                      </c:pt>
                      <c:pt idx="2409" formatCode="General">
                        <c:v>163.227</c:v>
                      </c:pt>
                      <c:pt idx="2410" formatCode="General">
                        <c:v>163.23699999999999</c:v>
                      </c:pt>
                      <c:pt idx="2411" formatCode="General">
                        <c:v>163.24700000000001</c:v>
                      </c:pt>
                      <c:pt idx="2412" formatCode="General">
                        <c:v>163.25700000000001</c:v>
                      </c:pt>
                      <c:pt idx="2413" formatCode="General">
                        <c:v>163.267</c:v>
                      </c:pt>
                      <c:pt idx="2414" formatCode="General">
                        <c:v>163.27699999999999</c:v>
                      </c:pt>
                      <c:pt idx="2415" formatCode="General">
                        <c:v>163.28700000000001</c:v>
                      </c:pt>
                      <c:pt idx="2416" formatCode="General">
                        <c:v>163.297</c:v>
                      </c:pt>
                      <c:pt idx="2417" formatCode="General">
                        <c:v>163.30699999999999</c:v>
                      </c:pt>
                      <c:pt idx="2418" formatCode="General">
                        <c:v>163.31700000000001</c:v>
                      </c:pt>
                      <c:pt idx="2419" formatCode="General">
                        <c:v>163.327</c:v>
                      </c:pt>
                      <c:pt idx="2420" formatCode="General">
                        <c:v>163.33699999999999</c:v>
                      </c:pt>
                      <c:pt idx="2421" formatCode="General">
                        <c:v>163.34700000000001</c:v>
                      </c:pt>
                      <c:pt idx="2422" formatCode="General">
                        <c:v>163.357</c:v>
                      </c:pt>
                      <c:pt idx="2423" formatCode="General">
                        <c:v>163.36699999999999</c:v>
                      </c:pt>
                      <c:pt idx="2424" formatCode="General">
                        <c:v>163.37700000000001</c:v>
                      </c:pt>
                      <c:pt idx="2425" formatCode="General">
                        <c:v>163.387</c:v>
                      </c:pt>
                      <c:pt idx="2426" formatCode="General">
                        <c:v>163.39699999999999</c:v>
                      </c:pt>
                      <c:pt idx="2427" formatCode="General">
                        <c:v>163.40700000000001</c:v>
                      </c:pt>
                      <c:pt idx="2428" formatCode="General">
                        <c:v>163.417</c:v>
                      </c:pt>
                      <c:pt idx="2429" formatCode="General">
                        <c:v>163.42699999999999</c:v>
                      </c:pt>
                      <c:pt idx="2430" formatCode="General">
                        <c:v>163.43700000000001</c:v>
                      </c:pt>
                      <c:pt idx="2431" formatCode="General">
                        <c:v>163.447</c:v>
                      </c:pt>
                      <c:pt idx="2432" formatCode="General">
                        <c:v>163.45699999999999</c:v>
                      </c:pt>
                      <c:pt idx="2433" formatCode="General">
                        <c:v>163.46700000000001</c:v>
                      </c:pt>
                      <c:pt idx="2434" formatCode="General">
                        <c:v>163.477</c:v>
                      </c:pt>
                      <c:pt idx="2435" formatCode="General">
                        <c:v>163.48699999999999</c:v>
                      </c:pt>
                      <c:pt idx="2436" formatCode="General">
                        <c:v>163.49700000000001</c:v>
                      </c:pt>
                      <c:pt idx="2437" formatCode="General">
                        <c:v>163.50700000000001</c:v>
                      </c:pt>
                      <c:pt idx="2438" formatCode="General">
                        <c:v>163.517</c:v>
                      </c:pt>
                      <c:pt idx="2439" formatCode="General">
                        <c:v>163.52699999999999</c:v>
                      </c:pt>
                      <c:pt idx="2440" formatCode="General">
                        <c:v>163.53700000000001</c:v>
                      </c:pt>
                      <c:pt idx="2441" formatCode="General">
                        <c:v>163.547</c:v>
                      </c:pt>
                      <c:pt idx="2442" formatCode="General">
                        <c:v>163.55699999999999</c:v>
                      </c:pt>
                      <c:pt idx="2443" formatCode="General">
                        <c:v>163.55699999999999</c:v>
                      </c:pt>
                      <c:pt idx="2444" formatCode="General">
                        <c:v>164.55699999999999</c:v>
                      </c:pt>
                      <c:pt idx="2445" formatCode="General">
                        <c:v>165.55699999999999</c:v>
                      </c:pt>
                      <c:pt idx="2446" formatCode="General">
                        <c:v>166.55699999999999</c:v>
                      </c:pt>
                      <c:pt idx="2447" formatCode="General">
                        <c:v>167.55699999999999</c:v>
                      </c:pt>
                      <c:pt idx="2448" formatCode="General">
                        <c:v>168.55699999999999</c:v>
                      </c:pt>
                      <c:pt idx="2449" formatCode="General">
                        <c:v>169.55699999999999</c:v>
                      </c:pt>
                      <c:pt idx="2450" formatCode="General">
                        <c:v>170.55699999999999</c:v>
                      </c:pt>
                      <c:pt idx="2451" formatCode="General">
                        <c:v>171.55699999999999</c:v>
                      </c:pt>
                      <c:pt idx="2452" formatCode="General">
                        <c:v>172.55699999999999</c:v>
                      </c:pt>
                      <c:pt idx="2453" formatCode="General">
                        <c:v>173.55699999999999</c:v>
                      </c:pt>
                      <c:pt idx="2454" formatCode="General">
                        <c:v>174.55699999999999</c:v>
                      </c:pt>
                      <c:pt idx="2455" formatCode="General">
                        <c:v>175.55699999999999</c:v>
                      </c:pt>
                      <c:pt idx="2456" formatCode="General">
                        <c:v>176.55699999999999</c:v>
                      </c:pt>
                      <c:pt idx="2457" formatCode="General">
                        <c:v>177.55699999999999</c:v>
                      </c:pt>
                      <c:pt idx="2458" formatCode="General">
                        <c:v>178.55699999999999</c:v>
                      </c:pt>
                      <c:pt idx="2459" formatCode="General">
                        <c:v>179.55699999999999</c:v>
                      </c:pt>
                      <c:pt idx="2460" formatCode="General">
                        <c:v>180.55699999999999</c:v>
                      </c:pt>
                      <c:pt idx="2461" formatCode="General">
                        <c:v>181.55699999999999</c:v>
                      </c:pt>
                      <c:pt idx="2462" formatCode="General">
                        <c:v>182.55699999999999</c:v>
                      </c:pt>
                      <c:pt idx="2463" formatCode="General">
                        <c:v>183.55699999999999</c:v>
                      </c:pt>
                      <c:pt idx="2464" formatCode="General">
                        <c:v>184.55699999999999</c:v>
                      </c:pt>
                      <c:pt idx="2465" formatCode="General">
                        <c:v>185.55699999999999</c:v>
                      </c:pt>
                      <c:pt idx="2466" formatCode="General">
                        <c:v>186.55699999999999</c:v>
                      </c:pt>
                      <c:pt idx="2467" formatCode="General">
                        <c:v>187.55699999999999</c:v>
                      </c:pt>
                      <c:pt idx="2468" formatCode="General">
                        <c:v>188.55699999999999</c:v>
                      </c:pt>
                      <c:pt idx="2469" formatCode="General">
                        <c:v>189.55699999999999</c:v>
                      </c:pt>
                      <c:pt idx="2470" formatCode="General">
                        <c:v>190.55699999999999</c:v>
                      </c:pt>
                      <c:pt idx="2471" formatCode="General">
                        <c:v>191.55699999999999</c:v>
                      </c:pt>
                      <c:pt idx="2472" formatCode="General">
                        <c:v>192.55699999999999</c:v>
                      </c:pt>
                      <c:pt idx="2473" formatCode="General">
                        <c:v>193.55699999999999</c:v>
                      </c:pt>
                      <c:pt idx="2474" formatCode="General">
                        <c:v>194.55699999999999</c:v>
                      </c:pt>
                      <c:pt idx="2475" formatCode="General">
                        <c:v>195.55699999999999</c:v>
                      </c:pt>
                      <c:pt idx="2476" formatCode="General">
                        <c:v>196.55699999999999</c:v>
                      </c:pt>
                      <c:pt idx="2477" formatCode="General">
                        <c:v>197.55699999999999</c:v>
                      </c:pt>
                      <c:pt idx="2478" formatCode="General">
                        <c:v>198.55699999999999</c:v>
                      </c:pt>
                      <c:pt idx="2479" formatCode="General">
                        <c:v>199.55699999999999</c:v>
                      </c:pt>
                      <c:pt idx="2480" formatCode="General">
                        <c:v>200.55699999999999</c:v>
                      </c:pt>
                      <c:pt idx="2481" formatCode="General">
                        <c:v>201.55699999999999</c:v>
                      </c:pt>
                      <c:pt idx="2482" formatCode="General">
                        <c:v>202.55699999999999</c:v>
                      </c:pt>
                      <c:pt idx="2483" formatCode="General">
                        <c:v>203.55699999999999</c:v>
                      </c:pt>
                      <c:pt idx="2484" formatCode="General">
                        <c:v>204.55699999999999</c:v>
                      </c:pt>
                      <c:pt idx="2485" formatCode="General">
                        <c:v>205.55699999999999</c:v>
                      </c:pt>
                      <c:pt idx="2486" formatCode="General">
                        <c:v>206.55699999999999</c:v>
                      </c:pt>
                      <c:pt idx="2487" formatCode="General">
                        <c:v>207.55699999999999</c:v>
                      </c:pt>
                      <c:pt idx="2488" formatCode="General">
                        <c:v>208.55699999999999</c:v>
                      </c:pt>
                      <c:pt idx="2489" formatCode="General">
                        <c:v>209.55699999999999</c:v>
                      </c:pt>
                      <c:pt idx="2490" formatCode="General">
                        <c:v>210.55699999999999</c:v>
                      </c:pt>
                      <c:pt idx="2491" formatCode="General">
                        <c:v>211.55699999999999</c:v>
                      </c:pt>
                      <c:pt idx="2492" formatCode="General">
                        <c:v>212.55699999999999</c:v>
                      </c:pt>
                      <c:pt idx="2493" formatCode="General">
                        <c:v>213.55699999999999</c:v>
                      </c:pt>
                      <c:pt idx="2494" formatCode="General">
                        <c:v>214.55699999999999</c:v>
                      </c:pt>
                      <c:pt idx="2495" formatCode="General">
                        <c:v>215.55699999999999</c:v>
                      </c:pt>
                      <c:pt idx="2496" formatCode="General">
                        <c:v>216.55699999999999</c:v>
                      </c:pt>
                      <c:pt idx="2497" formatCode="General">
                        <c:v>217.55699999999999</c:v>
                      </c:pt>
                      <c:pt idx="2498" formatCode="General">
                        <c:v>218.55699999999999</c:v>
                      </c:pt>
                      <c:pt idx="2499" formatCode="General">
                        <c:v>219.55699999999999</c:v>
                      </c:pt>
                      <c:pt idx="2500" formatCode="General">
                        <c:v>220.55699999999999</c:v>
                      </c:pt>
                      <c:pt idx="2501" formatCode="General">
                        <c:v>221.55699999999999</c:v>
                      </c:pt>
                      <c:pt idx="2502" formatCode="General">
                        <c:v>222.55699999999999</c:v>
                      </c:pt>
                      <c:pt idx="2503" formatCode="General">
                        <c:v>223.55699999999999</c:v>
                      </c:pt>
                      <c:pt idx="2504" formatCode="General">
                        <c:v>224.55699999999999</c:v>
                      </c:pt>
                      <c:pt idx="2505" formatCode="General">
                        <c:v>225.55699999999999</c:v>
                      </c:pt>
                      <c:pt idx="2506" formatCode="General">
                        <c:v>226.55699999999999</c:v>
                      </c:pt>
                      <c:pt idx="2507" formatCode="General">
                        <c:v>227.55699999999999</c:v>
                      </c:pt>
                      <c:pt idx="2508" formatCode="General">
                        <c:v>228.55699999999999</c:v>
                      </c:pt>
                      <c:pt idx="2509" formatCode="General">
                        <c:v>229.55699999999999</c:v>
                      </c:pt>
                      <c:pt idx="2510" formatCode="General">
                        <c:v>230.55699999999999</c:v>
                      </c:pt>
                      <c:pt idx="2511" formatCode="General">
                        <c:v>231.55699999999999</c:v>
                      </c:pt>
                      <c:pt idx="2512" formatCode="General">
                        <c:v>232.55699999999999</c:v>
                      </c:pt>
                      <c:pt idx="2513" formatCode="General">
                        <c:v>233.55699999999999</c:v>
                      </c:pt>
                      <c:pt idx="2514" formatCode="General">
                        <c:v>233.821</c:v>
                      </c:pt>
                      <c:pt idx="2515" formatCode="General">
                        <c:v>233.821</c:v>
                      </c:pt>
                      <c:pt idx="2516" formatCode="General">
                        <c:v>233.83099999999999</c:v>
                      </c:pt>
                      <c:pt idx="2517" formatCode="General">
                        <c:v>233.84100000000001</c:v>
                      </c:pt>
                      <c:pt idx="2518" formatCode="General">
                        <c:v>233.851</c:v>
                      </c:pt>
                      <c:pt idx="2519" formatCode="General">
                        <c:v>233.86099999999999</c:v>
                      </c:pt>
                      <c:pt idx="2520" formatCode="General">
                        <c:v>233.87100000000001</c:v>
                      </c:pt>
                      <c:pt idx="2521" formatCode="General">
                        <c:v>233.881</c:v>
                      </c:pt>
                      <c:pt idx="2522" formatCode="General">
                        <c:v>233.89099999999999</c:v>
                      </c:pt>
                      <c:pt idx="2523" formatCode="General">
                        <c:v>233.90100000000001</c:v>
                      </c:pt>
                      <c:pt idx="2524" formatCode="General">
                        <c:v>233.911</c:v>
                      </c:pt>
                      <c:pt idx="2525" formatCode="General">
                        <c:v>233.92099999999999</c:v>
                      </c:pt>
                      <c:pt idx="2526" formatCode="General">
                        <c:v>233.93100000000001</c:v>
                      </c:pt>
                      <c:pt idx="2527" formatCode="General">
                        <c:v>233.941</c:v>
                      </c:pt>
                      <c:pt idx="2528" formatCode="General">
                        <c:v>233.95099999999999</c:v>
                      </c:pt>
                      <c:pt idx="2529" formatCode="General">
                        <c:v>233.96100000000001</c:v>
                      </c:pt>
                      <c:pt idx="2530" formatCode="General">
                        <c:v>233.971</c:v>
                      </c:pt>
                      <c:pt idx="2531" formatCode="General">
                        <c:v>233.98099999999999</c:v>
                      </c:pt>
                      <c:pt idx="2532" formatCode="General">
                        <c:v>233.99100000000001</c:v>
                      </c:pt>
                      <c:pt idx="2533" formatCode="General">
                        <c:v>234.001</c:v>
                      </c:pt>
                      <c:pt idx="2534" formatCode="General">
                        <c:v>234.011</c:v>
                      </c:pt>
                      <c:pt idx="2535" formatCode="General">
                        <c:v>234.02099999999999</c:v>
                      </c:pt>
                      <c:pt idx="2536" formatCode="General">
                        <c:v>234.03100000000001</c:v>
                      </c:pt>
                      <c:pt idx="2537" formatCode="General">
                        <c:v>234.041</c:v>
                      </c:pt>
                      <c:pt idx="2538" formatCode="General">
                        <c:v>234.05099999999999</c:v>
                      </c:pt>
                      <c:pt idx="2539" formatCode="General">
                        <c:v>234.06100000000001</c:v>
                      </c:pt>
                      <c:pt idx="2540" formatCode="General">
                        <c:v>234.071</c:v>
                      </c:pt>
                      <c:pt idx="2541" formatCode="General">
                        <c:v>234.08099999999999</c:v>
                      </c:pt>
                      <c:pt idx="2542" formatCode="General">
                        <c:v>234.09100000000001</c:v>
                      </c:pt>
                      <c:pt idx="2543" formatCode="General">
                        <c:v>234.101</c:v>
                      </c:pt>
                      <c:pt idx="2544" formatCode="General">
                        <c:v>234.11099999999999</c:v>
                      </c:pt>
                      <c:pt idx="2545" formatCode="General">
                        <c:v>234.12100000000001</c:v>
                      </c:pt>
                      <c:pt idx="2546" formatCode="General">
                        <c:v>234.131</c:v>
                      </c:pt>
                      <c:pt idx="2547" formatCode="General">
                        <c:v>234.14099999999999</c:v>
                      </c:pt>
                      <c:pt idx="2548" formatCode="General">
                        <c:v>234.15100000000001</c:v>
                      </c:pt>
                      <c:pt idx="2549" formatCode="General">
                        <c:v>234.161</c:v>
                      </c:pt>
                      <c:pt idx="2550" formatCode="General">
                        <c:v>234.17099999999999</c:v>
                      </c:pt>
                      <c:pt idx="2551" formatCode="General">
                        <c:v>234.18100000000001</c:v>
                      </c:pt>
                      <c:pt idx="2552" formatCode="General">
                        <c:v>234.191</c:v>
                      </c:pt>
                      <c:pt idx="2553" formatCode="General">
                        <c:v>234.20099999999999</c:v>
                      </c:pt>
                      <c:pt idx="2554" formatCode="General">
                        <c:v>234.21100000000001</c:v>
                      </c:pt>
                      <c:pt idx="2555" formatCode="General">
                        <c:v>234.221</c:v>
                      </c:pt>
                      <c:pt idx="2556" formatCode="General">
                        <c:v>234.23099999999999</c:v>
                      </c:pt>
                      <c:pt idx="2557" formatCode="General">
                        <c:v>234.24100000000001</c:v>
                      </c:pt>
                      <c:pt idx="2558" formatCode="General">
                        <c:v>234.251</c:v>
                      </c:pt>
                      <c:pt idx="2559" formatCode="General">
                        <c:v>234.261</c:v>
                      </c:pt>
                      <c:pt idx="2560" formatCode="General">
                        <c:v>234.27099999999999</c:v>
                      </c:pt>
                      <c:pt idx="2561" formatCode="General">
                        <c:v>234.28100000000001</c:v>
                      </c:pt>
                      <c:pt idx="2562" formatCode="General">
                        <c:v>234.291</c:v>
                      </c:pt>
                      <c:pt idx="2563" formatCode="General">
                        <c:v>234.30099999999999</c:v>
                      </c:pt>
                      <c:pt idx="2564" formatCode="General">
                        <c:v>234.31100000000001</c:v>
                      </c:pt>
                      <c:pt idx="2565" formatCode="General">
                        <c:v>234.321</c:v>
                      </c:pt>
                      <c:pt idx="2566" formatCode="General">
                        <c:v>234.33099999999999</c:v>
                      </c:pt>
                      <c:pt idx="2567" formatCode="General">
                        <c:v>234.34100000000001</c:v>
                      </c:pt>
                      <c:pt idx="2568" formatCode="General">
                        <c:v>234.351</c:v>
                      </c:pt>
                      <c:pt idx="2569" formatCode="General">
                        <c:v>234.36099999999999</c:v>
                      </c:pt>
                      <c:pt idx="2570" formatCode="General">
                        <c:v>234.37100000000001</c:v>
                      </c:pt>
                      <c:pt idx="2571" formatCode="General">
                        <c:v>234.381</c:v>
                      </c:pt>
                      <c:pt idx="2572" formatCode="General">
                        <c:v>234.39099999999999</c:v>
                      </c:pt>
                      <c:pt idx="2573" formatCode="General">
                        <c:v>234.40100000000001</c:v>
                      </c:pt>
                      <c:pt idx="2574" formatCode="General">
                        <c:v>234.411</c:v>
                      </c:pt>
                      <c:pt idx="2575" formatCode="General">
                        <c:v>234.42099999999999</c:v>
                      </c:pt>
                      <c:pt idx="2576" formatCode="General">
                        <c:v>234.43100000000001</c:v>
                      </c:pt>
                      <c:pt idx="2577" formatCode="General">
                        <c:v>234.441</c:v>
                      </c:pt>
                      <c:pt idx="2578" formatCode="General">
                        <c:v>234.45099999999999</c:v>
                      </c:pt>
                      <c:pt idx="2579" formatCode="General">
                        <c:v>234.46100000000001</c:v>
                      </c:pt>
                      <c:pt idx="2580" formatCode="General">
                        <c:v>234.471</c:v>
                      </c:pt>
                      <c:pt idx="2581" formatCode="General">
                        <c:v>234.48099999999999</c:v>
                      </c:pt>
                      <c:pt idx="2582" formatCode="General">
                        <c:v>234.49100000000001</c:v>
                      </c:pt>
                      <c:pt idx="2583" formatCode="General">
                        <c:v>234.501</c:v>
                      </c:pt>
                      <c:pt idx="2584" formatCode="General">
                        <c:v>234.511</c:v>
                      </c:pt>
                      <c:pt idx="2585" formatCode="General">
                        <c:v>234.52099999999999</c:v>
                      </c:pt>
                      <c:pt idx="2586" formatCode="General">
                        <c:v>234.53100000000001</c:v>
                      </c:pt>
                      <c:pt idx="2587" formatCode="General">
                        <c:v>234.541</c:v>
                      </c:pt>
                      <c:pt idx="2588" formatCode="General">
                        <c:v>234.55099999999999</c:v>
                      </c:pt>
                      <c:pt idx="2589" formatCode="General">
                        <c:v>234.56100000000001</c:v>
                      </c:pt>
                      <c:pt idx="2590" formatCode="General">
                        <c:v>234.571</c:v>
                      </c:pt>
                      <c:pt idx="2591" formatCode="General">
                        <c:v>234.58099999999999</c:v>
                      </c:pt>
                      <c:pt idx="2592" formatCode="General">
                        <c:v>234.59100000000001</c:v>
                      </c:pt>
                      <c:pt idx="2593" formatCode="General">
                        <c:v>234.601</c:v>
                      </c:pt>
                      <c:pt idx="2594" formatCode="General">
                        <c:v>234.61099999999999</c:v>
                      </c:pt>
                      <c:pt idx="2595" formatCode="General">
                        <c:v>234.62100000000001</c:v>
                      </c:pt>
                      <c:pt idx="2596" formatCode="General">
                        <c:v>234.631</c:v>
                      </c:pt>
                      <c:pt idx="2597" formatCode="General">
                        <c:v>234.64099999999999</c:v>
                      </c:pt>
                      <c:pt idx="2598" formatCode="General">
                        <c:v>234.65100000000001</c:v>
                      </c:pt>
                      <c:pt idx="2599" formatCode="General">
                        <c:v>234.661</c:v>
                      </c:pt>
                      <c:pt idx="2600" formatCode="General">
                        <c:v>234.67099999999999</c:v>
                      </c:pt>
                      <c:pt idx="2601" formatCode="General">
                        <c:v>234.68100000000001</c:v>
                      </c:pt>
                      <c:pt idx="2602" formatCode="General">
                        <c:v>234.691</c:v>
                      </c:pt>
                      <c:pt idx="2603" formatCode="General">
                        <c:v>234.70099999999999</c:v>
                      </c:pt>
                      <c:pt idx="2604" formatCode="General">
                        <c:v>234.71100000000001</c:v>
                      </c:pt>
                      <c:pt idx="2605" formatCode="General">
                        <c:v>234.721</c:v>
                      </c:pt>
                      <c:pt idx="2606" formatCode="General">
                        <c:v>234.73099999999999</c:v>
                      </c:pt>
                      <c:pt idx="2607" formatCode="General">
                        <c:v>234.74100000000001</c:v>
                      </c:pt>
                      <c:pt idx="2608" formatCode="General">
                        <c:v>234.751</c:v>
                      </c:pt>
                      <c:pt idx="2609" formatCode="General">
                        <c:v>234.761</c:v>
                      </c:pt>
                      <c:pt idx="2610" formatCode="General">
                        <c:v>234.77099999999999</c:v>
                      </c:pt>
                      <c:pt idx="2611" formatCode="General">
                        <c:v>234.78100000000001</c:v>
                      </c:pt>
                      <c:pt idx="2612" formatCode="General">
                        <c:v>234.791</c:v>
                      </c:pt>
                      <c:pt idx="2613" formatCode="General">
                        <c:v>234.80099999999999</c:v>
                      </c:pt>
                      <c:pt idx="2614" formatCode="General">
                        <c:v>234.81100000000001</c:v>
                      </c:pt>
                      <c:pt idx="2615" formatCode="General">
                        <c:v>234.821</c:v>
                      </c:pt>
                      <c:pt idx="2616" formatCode="General">
                        <c:v>234.83099999999999</c:v>
                      </c:pt>
                      <c:pt idx="2617" formatCode="General">
                        <c:v>234.84100000000001</c:v>
                      </c:pt>
                      <c:pt idx="2618" formatCode="General">
                        <c:v>234.851</c:v>
                      </c:pt>
                      <c:pt idx="2619" formatCode="General">
                        <c:v>234.86099999999999</c:v>
                      </c:pt>
                      <c:pt idx="2620" formatCode="General">
                        <c:v>234.87100000000001</c:v>
                      </c:pt>
                      <c:pt idx="2621" formatCode="General">
                        <c:v>234.881</c:v>
                      </c:pt>
                      <c:pt idx="2622" formatCode="General">
                        <c:v>234.89099999999999</c:v>
                      </c:pt>
                      <c:pt idx="2623" formatCode="General">
                        <c:v>234.90100000000001</c:v>
                      </c:pt>
                      <c:pt idx="2624" formatCode="General">
                        <c:v>234.911</c:v>
                      </c:pt>
                      <c:pt idx="2625" formatCode="General">
                        <c:v>234.92099999999999</c:v>
                      </c:pt>
                      <c:pt idx="2626" formatCode="General">
                        <c:v>234.93100000000001</c:v>
                      </c:pt>
                      <c:pt idx="2627" formatCode="General">
                        <c:v>234.941</c:v>
                      </c:pt>
                      <c:pt idx="2628" formatCode="General">
                        <c:v>234.95099999999999</c:v>
                      </c:pt>
                      <c:pt idx="2629" formatCode="General">
                        <c:v>234.96100000000001</c:v>
                      </c:pt>
                      <c:pt idx="2630" formatCode="General">
                        <c:v>234.971</c:v>
                      </c:pt>
                      <c:pt idx="2631" formatCode="General">
                        <c:v>234.98099999999999</c:v>
                      </c:pt>
                      <c:pt idx="2632" formatCode="General">
                        <c:v>234.99100000000001</c:v>
                      </c:pt>
                      <c:pt idx="2633" formatCode="General">
                        <c:v>235.001</c:v>
                      </c:pt>
                      <c:pt idx="2634" formatCode="General">
                        <c:v>235.011</c:v>
                      </c:pt>
                      <c:pt idx="2635" formatCode="General">
                        <c:v>235.02099999999999</c:v>
                      </c:pt>
                      <c:pt idx="2636" formatCode="General">
                        <c:v>235.03100000000001</c:v>
                      </c:pt>
                      <c:pt idx="2637" formatCode="General">
                        <c:v>235.041</c:v>
                      </c:pt>
                      <c:pt idx="2638" formatCode="General">
                        <c:v>235.05099999999999</c:v>
                      </c:pt>
                      <c:pt idx="2639" formatCode="General">
                        <c:v>235.06100000000001</c:v>
                      </c:pt>
                      <c:pt idx="2640" formatCode="General">
                        <c:v>235.071</c:v>
                      </c:pt>
                      <c:pt idx="2641" formatCode="General">
                        <c:v>235.08099999999999</c:v>
                      </c:pt>
                      <c:pt idx="2642" formatCode="General">
                        <c:v>235.09100000000001</c:v>
                      </c:pt>
                      <c:pt idx="2643" formatCode="General">
                        <c:v>235.101</c:v>
                      </c:pt>
                      <c:pt idx="2644" formatCode="General">
                        <c:v>235.11099999999999</c:v>
                      </c:pt>
                      <c:pt idx="2645" formatCode="General">
                        <c:v>235.12100000000001</c:v>
                      </c:pt>
                      <c:pt idx="2646" formatCode="General">
                        <c:v>235.131</c:v>
                      </c:pt>
                      <c:pt idx="2647" formatCode="General">
                        <c:v>235.14099999999999</c:v>
                      </c:pt>
                      <c:pt idx="2648" formatCode="General">
                        <c:v>235.15100000000001</c:v>
                      </c:pt>
                      <c:pt idx="2649" formatCode="General">
                        <c:v>235.161</c:v>
                      </c:pt>
                      <c:pt idx="2650" formatCode="General">
                        <c:v>235.17099999999999</c:v>
                      </c:pt>
                      <c:pt idx="2651" formatCode="General">
                        <c:v>235.18100000000001</c:v>
                      </c:pt>
                      <c:pt idx="2652" formatCode="General">
                        <c:v>235.191</c:v>
                      </c:pt>
                      <c:pt idx="2653" formatCode="General">
                        <c:v>235.20099999999999</c:v>
                      </c:pt>
                      <c:pt idx="2654" formatCode="General">
                        <c:v>235.21100000000001</c:v>
                      </c:pt>
                      <c:pt idx="2655" formatCode="General">
                        <c:v>235.221</c:v>
                      </c:pt>
                      <c:pt idx="2656" formatCode="General">
                        <c:v>235.23099999999999</c:v>
                      </c:pt>
                      <c:pt idx="2657" formatCode="General">
                        <c:v>235.24100000000001</c:v>
                      </c:pt>
                      <c:pt idx="2658" formatCode="General">
                        <c:v>235.251</c:v>
                      </c:pt>
                      <c:pt idx="2659" formatCode="General">
                        <c:v>235.261</c:v>
                      </c:pt>
                      <c:pt idx="2660" formatCode="General">
                        <c:v>235.27099999999999</c:v>
                      </c:pt>
                      <c:pt idx="2661" formatCode="General">
                        <c:v>235.28100000000001</c:v>
                      </c:pt>
                      <c:pt idx="2662" formatCode="General">
                        <c:v>235.291</c:v>
                      </c:pt>
                      <c:pt idx="2663" formatCode="General">
                        <c:v>235.30099999999999</c:v>
                      </c:pt>
                      <c:pt idx="2664" formatCode="General">
                        <c:v>235.31100000000001</c:v>
                      </c:pt>
                      <c:pt idx="2665" formatCode="General">
                        <c:v>235.321</c:v>
                      </c:pt>
                      <c:pt idx="2666" formatCode="General">
                        <c:v>235.33099999999999</c:v>
                      </c:pt>
                      <c:pt idx="2667" formatCode="General">
                        <c:v>235.34100000000001</c:v>
                      </c:pt>
                      <c:pt idx="2668" formatCode="General">
                        <c:v>235.351</c:v>
                      </c:pt>
                      <c:pt idx="2669" formatCode="General">
                        <c:v>235.36099999999999</c:v>
                      </c:pt>
                      <c:pt idx="2670" formatCode="General">
                        <c:v>235.37100000000001</c:v>
                      </c:pt>
                      <c:pt idx="2671" formatCode="General">
                        <c:v>235.381</c:v>
                      </c:pt>
                      <c:pt idx="2672" formatCode="General">
                        <c:v>235.39099999999999</c:v>
                      </c:pt>
                      <c:pt idx="2673" formatCode="General">
                        <c:v>235.40100000000001</c:v>
                      </c:pt>
                      <c:pt idx="2674" formatCode="General">
                        <c:v>235.411</c:v>
                      </c:pt>
                      <c:pt idx="2675" formatCode="General">
                        <c:v>235.42099999999999</c:v>
                      </c:pt>
                      <c:pt idx="2676" formatCode="General">
                        <c:v>235.43100000000001</c:v>
                      </c:pt>
                      <c:pt idx="2677" formatCode="General">
                        <c:v>235.441</c:v>
                      </c:pt>
                      <c:pt idx="2678" formatCode="General">
                        <c:v>235.45099999999999</c:v>
                      </c:pt>
                      <c:pt idx="2679" formatCode="General">
                        <c:v>235.46100000000001</c:v>
                      </c:pt>
                      <c:pt idx="2680" formatCode="General">
                        <c:v>235.471</c:v>
                      </c:pt>
                      <c:pt idx="2681" formatCode="General">
                        <c:v>235.48099999999999</c:v>
                      </c:pt>
                      <c:pt idx="2682" formatCode="General">
                        <c:v>235.49100000000001</c:v>
                      </c:pt>
                      <c:pt idx="2683" formatCode="General">
                        <c:v>235.501</c:v>
                      </c:pt>
                      <c:pt idx="2684" formatCode="General">
                        <c:v>235.511</c:v>
                      </c:pt>
                      <c:pt idx="2685" formatCode="General">
                        <c:v>235.52099999999999</c:v>
                      </c:pt>
                      <c:pt idx="2686" formatCode="General">
                        <c:v>235.53100000000001</c:v>
                      </c:pt>
                      <c:pt idx="2687" formatCode="General">
                        <c:v>235.541</c:v>
                      </c:pt>
                      <c:pt idx="2688" formatCode="General">
                        <c:v>235.55099999999999</c:v>
                      </c:pt>
                      <c:pt idx="2689" formatCode="General">
                        <c:v>235.56100000000001</c:v>
                      </c:pt>
                      <c:pt idx="2690" formatCode="General">
                        <c:v>235.571</c:v>
                      </c:pt>
                      <c:pt idx="2691" formatCode="General">
                        <c:v>235.58099999999999</c:v>
                      </c:pt>
                      <c:pt idx="2692" formatCode="General">
                        <c:v>235.59100000000001</c:v>
                      </c:pt>
                      <c:pt idx="2693" formatCode="General">
                        <c:v>235.601</c:v>
                      </c:pt>
                      <c:pt idx="2694" formatCode="General">
                        <c:v>235.61099999999999</c:v>
                      </c:pt>
                      <c:pt idx="2695" formatCode="General">
                        <c:v>235.62100000000001</c:v>
                      </c:pt>
                      <c:pt idx="2696" formatCode="General">
                        <c:v>235.631</c:v>
                      </c:pt>
                      <c:pt idx="2697" formatCode="General">
                        <c:v>235.64099999999999</c:v>
                      </c:pt>
                      <c:pt idx="2698" formatCode="General">
                        <c:v>235.65100000000001</c:v>
                      </c:pt>
                      <c:pt idx="2699" formatCode="General">
                        <c:v>235.661</c:v>
                      </c:pt>
                      <c:pt idx="2700" formatCode="General">
                        <c:v>235.67099999999999</c:v>
                      </c:pt>
                      <c:pt idx="2701" formatCode="General">
                        <c:v>235.68100000000001</c:v>
                      </c:pt>
                      <c:pt idx="2702" formatCode="General">
                        <c:v>235.691</c:v>
                      </c:pt>
                      <c:pt idx="2703" formatCode="General">
                        <c:v>235.70099999999999</c:v>
                      </c:pt>
                      <c:pt idx="2704" formatCode="General">
                        <c:v>235.71100000000001</c:v>
                      </c:pt>
                      <c:pt idx="2705" formatCode="General">
                        <c:v>235.721</c:v>
                      </c:pt>
                      <c:pt idx="2706" formatCode="General">
                        <c:v>235.73099999999999</c:v>
                      </c:pt>
                      <c:pt idx="2707" formatCode="General">
                        <c:v>235.74100000000001</c:v>
                      </c:pt>
                      <c:pt idx="2708" formatCode="General">
                        <c:v>235.751</c:v>
                      </c:pt>
                      <c:pt idx="2709" formatCode="General">
                        <c:v>235.761</c:v>
                      </c:pt>
                      <c:pt idx="2710" formatCode="General">
                        <c:v>235.77099999999999</c:v>
                      </c:pt>
                      <c:pt idx="2711" formatCode="General">
                        <c:v>235.78100000000001</c:v>
                      </c:pt>
                      <c:pt idx="2712" formatCode="General">
                        <c:v>235.791</c:v>
                      </c:pt>
                      <c:pt idx="2713" formatCode="General">
                        <c:v>235.80099999999999</c:v>
                      </c:pt>
                      <c:pt idx="2714" formatCode="General">
                        <c:v>235.81100000000001</c:v>
                      </c:pt>
                      <c:pt idx="2715" formatCode="General">
                        <c:v>235.821</c:v>
                      </c:pt>
                      <c:pt idx="2716" formatCode="General">
                        <c:v>235.83099999999999</c:v>
                      </c:pt>
                      <c:pt idx="2717" formatCode="General">
                        <c:v>235.84100000000001</c:v>
                      </c:pt>
                      <c:pt idx="2718" formatCode="General">
                        <c:v>235.851</c:v>
                      </c:pt>
                      <c:pt idx="2719" formatCode="General">
                        <c:v>235.86099999999999</c:v>
                      </c:pt>
                      <c:pt idx="2720" formatCode="General">
                        <c:v>235.87100000000001</c:v>
                      </c:pt>
                      <c:pt idx="2721" formatCode="General">
                        <c:v>235.881</c:v>
                      </c:pt>
                      <c:pt idx="2722" formatCode="General">
                        <c:v>235.89099999999999</c:v>
                      </c:pt>
                      <c:pt idx="2723" formatCode="General">
                        <c:v>235.90100000000001</c:v>
                      </c:pt>
                      <c:pt idx="2724" formatCode="General">
                        <c:v>235.911</c:v>
                      </c:pt>
                      <c:pt idx="2725" formatCode="General">
                        <c:v>235.92099999999999</c:v>
                      </c:pt>
                      <c:pt idx="2726" formatCode="General">
                        <c:v>235.93100000000001</c:v>
                      </c:pt>
                      <c:pt idx="2727" formatCode="General">
                        <c:v>235.941</c:v>
                      </c:pt>
                      <c:pt idx="2728" formatCode="General">
                        <c:v>235.95099999999999</c:v>
                      </c:pt>
                      <c:pt idx="2729" formatCode="General">
                        <c:v>235.96100000000001</c:v>
                      </c:pt>
                      <c:pt idx="2730" formatCode="General">
                        <c:v>235.971</c:v>
                      </c:pt>
                      <c:pt idx="2731" formatCode="General">
                        <c:v>235.98099999999999</c:v>
                      </c:pt>
                      <c:pt idx="2732" formatCode="General">
                        <c:v>235.99100000000001</c:v>
                      </c:pt>
                      <c:pt idx="2733" formatCode="General">
                        <c:v>236.001</c:v>
                      </c:pt>
                      <c:pt idx="2734" formatCode="General">
                        <c:v>236.011</c:v>
                      </c:pt>
                      <c:pt idx="2735" formatCode="General">
                        <c:v>236.02099999999999</c:v>
                      </c:pt>
                      <c:pt idx="2736" formatCode="General">
                        <c:v>236.03100000000001</c:v>
                      </c:pt>
                      <c:pt idx="2737" formatCode="General">
                        <c:v>236.041</c:v>
                      </c:pt>
                      <c:pt idx="2738" formatCode="General">
                        <c:v>236.05099999999999</c:v>
                      </c:pt>
                      <c:pt idx="2739" formatCode="General">
                        <c:v>236.06100000000001</c:v>
                      </c:pt>
                      <c:pt idx="2740" formatCode="General">
                        <c:v>236.071</c:v>
                      </c:pt>
                      <c:pt idx="2741" formatCode="General">
                        <c:v>236.08099999999999</c:v>
                      </c:pt>
                      <c:pt idx="2742" formatCode="General">
                        <c:v>236.09100000000001</c:v>
                      </c:pt>
                      <c:pt idx="2743" formatCode="General">
                        <c:v>236.101</c:v>
                      </c:pt>
                      <c:pt idx="2744" formatCode="General">
                        <c:v>236.11099999999999</c:v>
                      </c:pt>
                      <c:pt idx="2745" formatCode="General">
                        <c:v>236.12100000000001</c:v>
                      </c:pt>
                      <c:pt idx="2746" formatCode="General">
                        <c:v>236.131</c:v>
                      </c:pt>
                      <c:pt idx="2747" formatCode="General">
                        <c:v>236.14099999999999</c:v>
                      </c:pt>
                      <c:pt idx="2748" formatCode="General">
                        <c:v>236.15100000000001</c:v>
                      </c:pt>
                      <c:pt idx="2749" formatCode="General">
                        <c:v>236.161</c:v>
                      </c:pt>
                      <c:pt idx="2750" formatCode="General">
                        <c:v>236.17099999999999</c:v>
                      </c:pt>
                      <c:pt idx="2751" formatCode="General">
                        <c:v>236.18100000000001</c:v>
                      </c:pt>
                      <c:pt idx="2752" formatCode="General">
                        <c:v>236.191</c:v>
                      </c:pt>
                      <c:pt idx="2753" formatCode="General">
                        <c:v>236.20099999999999</c:v>
                      </c:pt>
                      <c:pt idx="2754" formatCode="General">
                        <c:v>236.21100000000001</c:v>
                      </c:pt>
                      <c:pt idx="2755" formatCode="General">
                        <c:v>236.221</c:v>
                      </c:pt>
                      <c:pt idx="2756" formatCode="General">
                        <c:v>236.23099999999999</c:v>
                      </c:pt>
                      <c:pt idx="2757" formatCode="General">
                        <c:v>236.24100000000001</c:v>
                      </c:pt>
                      <c:pt idx="2758" formatCode="General">
                        <c:v>236.251</c:v>
                      </c:pt>
                      <c:pt idx="2759" formatCode="General">
                        <c:v>236.261</c:v>
                      </c:pt>
                      <c:pt idx="2760" formatCode="General">
                        <c:v>236.27099999999999</c:v>
                      </c:pt>
                      <c:pt idx="2761" formatCode="General">
                        <c:v>236.28100000000001</c:v>
                      </c:pt>
                      <c:pt idx="2762" formatCode="General">
                        <c:v>236.291</c:v>
                      </c:pt>
                      <c:pt idx="2763" formatCode="General">
                        <c:v>236.30099999999999</c:v>
                      </c:pt>
                      <c:pt idx="2764" formatCode="General">
                        <c:v>236.31100000000001</c:v>
                      </c:pt>
                      <c:pt idx="2765" formatCode="General">
                        <c:v>236.321</c:v>
                      </c:pt>
                      <c:pt idx="2766" formatCode="General">
                        <c:v>236.33099999999999</c:v>
                      </c:pt>
                      <c:pt idx="2767" formatCode="General">
                        <c:v>236.34100000000001</c:v>
                      </c:pt>
                      <c:pt idx="2768" formatCode="General">
                        <c:v>236.351</c:v>
                      </c:pt>
                      <c:pt idx="2769" formatCode="General">
                        <c:v>236.36099999999999</c:v>
                      </c:pt>
                      <c:pt idx="2770" formatCode="General">
                        <c:v>236.37100000000001</c:v>
                      </c:pt>
                      <c:pt idx="2771" formatCode="General">
                        <c:v>236.381</c:v>
                      </c:pt>
                      <c:pt idx="2772" formatCode="General">
                        <c:v>236.39099999999999</c:v>
                      </c:pt>
                      <c:pt idx="2773" formatCode="General">
                        <c:v>236.40100000000001</c:v>
                      </c:pt>
                      <c:pt idx="2774" formatCode="General">
                        <c:v>236.411</c:v>
                      </c:pt>
                      <c:pt idx="2775" formatCode="General">
                        <c:v>236.42099999999999</c:v>
                      </c:pt>
                      <c:pt idx="2776" formatCode="General">
                        <c:v>236.43100000000001</c:v>
                      </c:pt>
                      <c:pt idx="2777" formatCode="General">
                        <c:v>236.441</c:v>
                      </c:pt>
                      <c:pt idx="2778" formatCode="General">
                        <c:v>236.45099999999999</c:v>
                      </c:pt>
                      <c:pt idx="2779" formatCode="General">
                        <c:v>236.46100000000001</c:v>
                      </c:pt>
                      <c:pt idx="2780" formatCode="General">
                        <c:v>236.471</c:v>
                      </c:pt>
                      <c:pt idx="2781" formatCode="General">
                        <c:v>236.48099999999999</c:v>
                      </c:pt>
                      <c:pt idx="2782" formatCode="General">
                        <c:v>236.49100000000001</c:v>
                      </c:pt>
                      <c:pt idx="2783" formatCode="General">
                        <c:v>236.501</c:v>
                      </c:pt>
                      <c:pt idx="2784" formatCode="General">
                        <c:v>236.511</c:v>
                      </c:pt>
                      <c:pt idx="2785" formatCode="General">
                        <c:v>236.52099999999999</c:v>
                      </c:pt>
                      <c:pt idx="2786" formatCode="General">
                        <c:v>236.53100000000001</c:v>
                      </c:pt>
                      <c:pt idx="2787" formatCode="General">
                        <c:v>236.541</c:v>
                      </c:pt>
                      <c:pt idx="2788" formatCode="General">
                        <c:v>236.55099999999999</c:v>
                      </c:pt>
                      <c:pt idx="2789" formatCode="General">
                        <c:v>236.56100000000001</c:v>
                      </c:pt>
                      <c:pt idx="2790" formatCode="General">
                        <c:v>236.571</c:v>
                      </c:pt>
                      <c:pt idx="2791" formatCode="General">
                        <c:v>236.58099999999999</c:v>
                      </c:pt>
                      <c:pt idx="2792" formatCode="General">
                        <c:v>236.59100000000001</c:v>
                      </c:pt>
                      <c:pt idx="2793" formatCode="General">
                        <c:v>236.601</c:v>
                      </c:pt>
                      <c:pt idx="2794" formatCode="General">
                        <c:v>236.61099999999999</c:v>
                      </c:pt>
                      <c:pt idx="2795" formatCode="General">
                        <c:v>236.62100000000001</c:v>
                      </c:pt>
                      <c:pt idx="2796" formatCode="General">
                        <c:v>236.631</c:v>
                      </c:pt>
                      <c:pt idx="2797" formatCode="General">
                        <c:v>236.64099999999999</c:v>
                      </c:pt>
                      <c:pt idx="2798" formatCode="General">
                        <c:v>236.65100000000001</c:v>
                      </c:pt>
                      <c:pt idx="2799" formatCode="General">
                        <c:v>236.661</c:v>
                      </c:pt>
                      <c:pt idx="2800" formatCode="General">
                        <c:v>236.67099999999999</c:v>
                      </c:pt>
                      <c:pt idx="2801" formatCode="General">
                        <c:v>236.68100000000001</c:v>
                      </c:pt>
                      <c:pt idx="2802" formatCode="General">
                        <c:v>236.691</c:v>
                      </c:pt>
                      <c:pt idx="2803" formatCode="General">
                        <c:v>236.70099999999999</c:v>
                      </c:pt>
                      <c:pt idx="2804" formatCode="General">
                        <c:v>236.71100000000001</c:v>
                      </c:pt>
                      <c:pt idx="2805" formatCode="General">
                        <c:v>236.721</c:v>
                      </c:pt>
                      <c:pt idx="2806" formatCode="General">
                        <c:v>236.73099999999999</c:v>
                      </c:pt>
                      <c:pt idx="2807" formatCode="General">
                        <c:v>236.74100000000001</c:v>
                      </c:pt>
                      <c:pt idx="2808" formatCode="General">
                        <c:v>236.751</c:v>
                      </c:pt>
                      <c:pt idx="2809" formatCode="General">
                        <c:v>236.761</c:v>
                      </c:pt>
                      <c:pt idx="2810" formatCode="General">
                        <c:v>236.77099999999999</c:v>
                      </c:pt>
                      <c:pt idx="2811" formatCode="General">
                        <c:v>236.78100000000001</c:v>
                      </c:pt>
                      <c:pt idx="2812" formatCode="General">
                        <c:v>236.791</c:v>
                      </c:pt>
                      <c:pt idx="2813" formatCode="General">
                        <c:v>236.80099999999999</c:v>
                      </c:pt>
                      <c:pt idx="2814" formatCode="General">
                        <c:v>236.81100000000001</c:v>
                      </c:pt>
                      <c:pt idx="2815" formatCode="General">
                        <c:v>236.821</c:v>
                      </c:pt>
                      <c:pt idx="2816" formatCode="General">
                        <c:v>236.83099999999999</c:v>
                      </c:pt>
                      <c:pt idx="2817" formatCode="General">
                        <c:v>236.84100000000001</c:v>
                      </c:pt>
                      <c:pt idx="2818" formatCode="General">
                        <c:v>236.851</c:v>
                      </c:pt>
                      <c:pt idx="2819" formatCode="General">
                        <c:v>236.86099999999999</c:v>
                      </c:pt>
                      <c:pt idx="2820" formatCode="General">
                        <c:v>236.87100000000001</c:v>
                      </c:pt>
                      <c:pt idx="2821" formatCode="General">
                        <c:v>236.881</c:v>
                      </c:pt>
                      <c:pt idx="2822" formatCode="General">
                        <c:v>236.89099999999999</c:v>
                      </c:pt>
                      <c:pt idx="2823" formatCode="General">
                        <c:v>236.90100000000001</c:v>
                      </c:pt>
                      <c:pt idx="2824" formatCode="General">
                        <c:v>236.911</c:v>
                      </c:pt>
                      <c:pt idx="2825" formatCode="General">
                        <c:v>236.92099999999999</c:v>
                      </c:pt>
                      <c:pt idx="2826" formatCode="General">
                        <c:v>236.93100000000001</c:v>
                      </c:pt>
                      <c:pt idx="2827" formatCode="General">
                        <c:v>236.941</c:v>
                      </c:pt>
                      <c:pt idx="2828" formatCode="General">
                        <c:v>236.95099999999999</c:v>
                      </c:pt>
                      <c:pt idx="2829" formatCode="General">
                        <c:v>236.96100000000001</c:v>
                      </c:pt>
                      <c:pt idx="2830" formatCode="General">
                        <c:v>236.971</c:v>
                      </c:pt>
                      <c:pt idx="2831" formatCode="General">
                        <c:v>236.98099999999999</c:v>
                      </c:pt>
                      <c:pt idx="2832" formatCode="General">
                        <c:v>236.99100000000001</c:v>
                      </c:pt>
                      <c:pt idx="2833" formatCode="General">
                        <c:v>237.001</c:v>
                      </c:pt>
                      <c:pt idx="2834" formatCode="General">
                        <c:v>237.011</c:v>
                      </c:pt>
                      <c:pt idx="2835" formatCode="General">
                        <c:v>237.02099999999999</c:v>
                      </c:pt>
                      <c:pt idx="2836" formatCode="General">
                        <c:v>237.03100000000001</c:v>
                      </c:pt>
                      <c:pt idx="2837" formatCode="General">
                        <c:v>237.041</c:v>
                      </c:pt>
                      <c:pt idx="2838" formatCode="General">
                        <c:v>237.05099999999999</c:v>
                      </c:pt>
                      <c:pt idx="2839" formatCode="General">
                        <c:v>237.06100000000001</c:v>
                      </c:pt>
                      <c:pt idx="2840" formatCode="General">
                        <c:v>237.071</c:v>
                      </c:pt>
                      <c:pt idx="2841" formatCode="General">
                        <c:v>237.08099999999999</c:v>
                      </c:pt>
                      <c:pt idx="2842" formatCode="General">
                        <c:v>237.09100000000001</c:v>
                      </c:pt>
                      <c:pt idx="2843" formatCode="General">
                        <c:v>237.101</c:v>
                      </c:pt>
                      <c:pt idx="2844" formatCode="General">
                        <c:v>237.11099999999999</c:v>
                      </c:pt>
                      <c:pt idx="2845" formatCode="General">
                        <c:v>237.12100000000001</c:v>
                      </c:pt>
                      <c:pt idx="2846" formatCode="General">
                        <c:v>237.131</c:v>
                      </c:pt>
                      <c:pt idx="2847" formatCode="General">
                        <c:v>237.14099999999999</c:v>
                      </c:pt>
                      <c:pt idx="2848" formatCode="General">
                        <c:v>237.15100000000001</c:v>
                      </c:pt>
                      <c:pt idx="2849" formatCode="General">
                        <c:v>237.161</c:v>
                      </c:pt>
                      <c:pt idx="2850" formatCode="General">
                        <c:v>237.17099999999999</c:v>
                      </c:pt>
                      <c:pt idx="2851" formatCode="General">
                        <c:v>237.18100000000001</c:v>
                      </c:pt>
                      <c:pt idx="2852" formatCode="General">
                        <c:v>237.191</c:v>
                      </c:pt>
                      <c:pt idx="2853" formatCode="General">
                        <c:v>237.20099999999999</c:v>
                      </c:pt>
                      <c:pt idx="2854" formatCode="General">
                        <c:v>237.21100000000001</c:v>
                      </c:pt>
                      <c:pt idx="2855" formatCode="General">
                        <c:v>237.221</c:v>
                      </c:pt>
                      <c:pt idx="2856" formatCode="General">
                        <c:v>237.23099999999999</c:v>
                      </c:pt>
                      <c:pt idx="2857" formatCode="General">
                        <c:v>237.24100000000001</c:v>
                      </c:pt>
                      <c:pt idx="2858" formatCode="General">
                        <c:v>237.251</c:v>
                      </c:pt>
                      <c:pt idx="2859" formatCode="General">
                        <c:v>237.261</c:v>
                      </c:pt>
                      <c:pt idx="2860" formatCode="General">
                        <c:v>237.27099999999999</c:v>
                      </c:pt>
                      <c:pt idx="2861" formatCode="General">
                        <c:v>237.28100000000001</c:v>
                      </c:pt>
                      <c:pt idx="2862" formatCode="General">
                        <c:v>237.291</c:v>
                      </c:pt>
                      <c:pt idx="2863" formatCode="General">
                        <c:v>237.30099999999999</c:v>
                      </c:pt>
                      <c:pt idx="2864" formatCode="General">
                        <c:v>237.31100000000001</c:v>
                      </c:pt>
                      <c:pt idx="2865" formatCode="General">
                        <c:v>237.321</c:v>
                      </c:pt>
                      <c:pt idx="2866" formatCode="General">
                        <c:v>237.33099999999999</c:v>
                      </c:pt>
                      <c:pt idx="2867" formatCode="General">
                        <c:v>237.34100000000001</c:v>
                      </c:pt>
                      <c:pt idx="2868" formatCode="General">
                        <c:v>237.351</c:v>
                      </c:pt>
                      <c:pt idx="2869" formatCode="General">
                        <c:v>237.36099999999999</c:v>
                      </c:pt>
                      <c:pt idx="2870" formatCode="General">
                        <c:v>237.37100000000001</c:v>
                      </c:pt>
                      <c:pt idx="2871" formatCode="General">
                        <c:v>237.381</c:v>
                      </c:pt>
                      <c:pt idx="2872" formatCode="General">
                        <c:v>237.39099999999999</c:v>
                      </c:pt>
                      <c:pt idx="2873" formatCode="General">
                        <c:v>237.40100000000001</c:v>
                      </c:pt>
                      <c:pt idx="2874" formatCode="General">
                        <c:v>237.411</c:v>
                      </c:pt>
                      <c:pt idx="2875" formatCode="General">
                        <c:v>237.42099999999999</c:v>
                      </c:pt>
                      <c:pt idx="2876" formatCode="General">
                        <c:v>237.43100000000001</c:v>
                      </c:pt>
                      <c:pt idx="2877" formatCode="General">
                        <c:v>237.441</c:v>
                      </c:pt>
                      <c:pt idx="2878" formatCode="General">
                        <c:v>237.45099999999999</c:v>
                      </c:pt>
                      <c:pt idx="2879" formatCode="General">
                        <c:v>237.46100000000001</c:v>
                      </c:pt>
                      <c:pt idx="2880" formatCode="General">
                        <c:v>237.471</c:v>
                      </c:pt>
                      <c:pt idx="2881" formatCode="General">
                        <c:v>237.48099999999999</c:v>
                      </c:pt>
                      <c:pt idx="2882" formatCode="General">
                        <c:v>237.49100000000001</c:v>
                      </c:pt>
                      <c:pt idx="2883" formatCode="General">
                        <c:v>237.501</c:v>
                      </c:pt>
                      <c:pt idx="2884" formatCode="General">
                        <c:v>237.511</c:v>
                      </c:pt>
                      <c:pt idx="2885" formatCode="General">
                        <c:v>237.52099999999999</c:v>
                      </c:pt>
                      <c:pt idx="2886" formatCode="General">
                        <c:v>237.53100000000001</c:v>
                      </c:pt>
                      <c:pt idx="2887" formatCode="General">
                        <c:v>237.541</c:v>
                      </c:pt>
                      <c:pt idx="2888" formatCode="General">
                        <c:v>237.55099999999999</c:v>
                      </c:pt>
                      <c:pt idx="2889" formatCode="General">
                        <c:v>237.56100000000001</c:v>
                      </c:pt>
                      <c:pt idx="2890" formatCode="General">
                        <c:v>237.571</c:v>
                      </c:pt>
                      <c:pt idx="2891" formatCode="General">
                        <c:v>237.58099999999999</c:v>
                      </c:pt>
                      <c:pt idx="2892" formatCode="General">
                        <c:v>237.59100000000001</c:v>
                      </c:pt>
                      <c:pt idx="2893" formatCode="General">
                        <c:v>237.601</c:v>
                      </c:pt>
                      <c:pt idx="2894" formatCode="General">
                        <c:v>237.61099999999999</c:v>
                      </c:pt>
                      <c:pt idx="2895" formatCode="General">
                        <c:v>237.62100000000001</c:v>
                      </c:pt>
                      <c:pt idx="2896" formatCode="General">
                        <c:v>237.631</c:v>
                      </c:pt>
                      <c:pt idx="2897" formatCode="General">
                        <c:v>237.64099999999999</c:v>
                      </c:pt>
                      <c:pt idx="2898" formatCode="General">
                        <c:v>237.65100000000001</c:v>
                      </c:pt>
                      <c:pt idx="2899" formatCode="General">
                        <c:v>237.661</c:v>
                      </c:pt>
                      <c:pt idx="2900" formatCode="General">
                        <c:v>237.67099999999999</c:v>
                      </c:pt>
                      <c:pt idx="2901" formatCode="General">
                        <c:v>237.68100000000001</c:v>
                      </c:pt>
                      <c:pt idx="2902" formatCode="General">
                        <c:v>237.691</c:v>
                      </c:pt>
                      <c:pt idx="2903" formatCode="General">
                        <c:v>237.70099999999999</c:v>
                      </c:pt>
                      <c:pt idx="2904" formatCode="General">
                        <c:v>237.71100000000001</c:v>
                      </c:pt>
                      <c:pt idx="2905" formatCode="General">
                        <c:v>237.721</c:v>
                      </c:pt>
                      <c:pt idx="2906" formatCode="General">
                        <c:v>237.73099999999999</c:v>
                      </c:pt>
                      <c:pt idx="2907" formatCode="General">
                        <c:v>237.74100000000001</c:v>
                      </c:pt>
                      <c:pt idx="2908" formatCode="General">
                        <c:v>237.751</c:v>
                      </c:pt>
                      <c:pt idx="2909" formatCode="General">
                        <c:v>237.761</c:v>
                      </c:pt>
                      <c:pt idx="2910" formatCode="General">
                        <c:v>237.77099999999999</c:v>
                      </c:pt>
                      <c:pt idx="2911" formatCode="General">
                        <c:v>237.78100000000001</c:v>
                      </c:pt>
                      <c:pt idx="2912" formatCode="General">
                        <c:v>237.791</c:v>
                      </c:pt>
                      <c:pt idx="2913" formatCode="General">
                        <c:v>237.80099999999999</c:v>
                      </c:pt>
                      <c:pt idx="2914" formatCode="General">
                        <c:v>237.81100000000001</c:v>
                      </c:pt>
                      <c:pt idx="2915" formatCode="General">
                        <c:v>237.821</c:v>
                      </c:pt>
                      <c:pt idx="2916" formatCode="General">
                        <c:v>237.83099999999999</c:v>
                      </c:pt>
                      <c:pt idx="2917" formatCode="General">
                        <c:v>237.84100000000001</c:v>
                      </c:pt>
                      <c:pt idx="2918" formatCode="General">
                        <c:v>237.851</c:v>
                      </c:pt>
                      <c:pt idx="2919" formatCode="General">
                        <c:v>237.86099999999999</c:v>
                      </c:pt>
                      <c:pt idx="2920" formatCode="General">
                        <c:v>237.87100000000001</c:v>
                      </c:pt>
                      <c:pt idx="2921" formatCode="General">
                        <c:v>237.881</c:v>
                      </c:pt>
                      <c:pt idx="2922" formatCode="General">
                        <c:v>237.89099999999999</c:v>
                      </c:pt>
                      <c:pt idx="2923" formatCode="General">
                        <c:v>237.90100000000001</c:v>
                      </c:pt>
                      <c:pt idx="2924" formatCode="General">
                        <c:v>237.911</c:v>
                      </c:pt>
                      <c:pt idx="2925" formatCode="General">
                        <c:v>237.92099999999999</c:v>
                      </c:pt>
                      <c:pt idx="2926" formatCode="General">
                        <c:v>237.93100000000001</c:v>
                      </c:pt>
                      <c:pt idx="2927" formatCode="General">
                        <c:v>237.941</c:v>
                      </c:pt>
                      <c:pt idx="2928" formatCode="General">
                        <c:v>237.95099999999999</c:v>
                      </c:pt>
                      <c:pt idx="2929" formatCode="General">
                        <c:v>237.96100000000001</c:v>
                      </c:pt>
                      <c:pt idx="2930" formatCode="General">
                        <c:v>237.971</c:v>
                      </c:pt>
                      <c:pt idx="2931" formatCode="General">
                        <c:v>237.98099999999999</c:v>
                      </c:pt>
                      <c:pt idx="2932" formatCode="General">
                        <c:v>237.99100000000001</c:v>
                      </c:pt>
                      <c:pt idx="2933" formatCode="General">
                        <c:v>238.001</c:v>
                      </c:pt>
                      <c:pt idx="2934" formatCode="General">
                        <c:v>238.011</c:v>
                      </c:pt>
                      <c:pt idx="2935" formatCode="General">
                        <c:v>238.02099999999999</c:v>
                      </c:pt>
                      <c:pt idx="2936" formatCode="General">
                        <c:v>238.03100000000001</c:v>
                      </c:pt>
                      <c:pt idx="2937" formatCode="General">
                        <c:v>238.041</c:v>
                      </c:pt>
                      <c:pt idx="2938" formatCode="General">
                        <c:v>238.05099999999999</c:v>
                      </c:pt>
                      <c:pt idx="2939" formatCode="General">
                        <c:v>238.06100000000001</c:v>
                      </c:pt>
                      <c:pt idx="2940" formatCode="General">
                        <c:v>238.071</c:v>
                      </c:pt>
                      <c:pt idx="2941" formatCode="General">
                        <c:v>238.08099999999999</c:v>
                      </c:pt>
                      <c:pt idx="2942" formatCode="General">
                        <c:v>238.09100000000001</c:v>
                      </c:pt>
                      <c:pt idx="2943" formatCode="General">
                        <c:v>238.101</c:v>
                      </c:pt>
                      <c:pt idx="2944" formatCode="General">
                        <c:v>238.11099999999999</c:v>
                      </c:pt>
                      <c:pt idx="2945" formatCode="General">
                        <c:v>238.12100000000001</c:v>
                      </c:pt>
                      <c:pt idx="2946" formatCode="General">
                        <c:v>238.131</c:v>
                      </c:pt>
                      <c:pt idx="2947" formatCode="General">
                        <c:v>238.14099999999999</c:v>
                      </c:pt>
                      <c:pt idx="2948" formatCode="General">
                        <c:v>238.15100000000001</c:v>
                      </c:pt>
                      <c:pt idx="2949" formatCode="General">
                        <c:v>238.161</c:v>
                      </c:pt>
                      <c:pt idx="2950" formatCode="General">
                        <c:v>238.17099999999999</c:v>
                      </c:pt>
                      <c:pt idx="2951" formatCode="General">
                        <c:v>238.18100000000001</c:v>
                      </c:pt>
                      <c:pt idx="2952" formatCode="General">
                        <c:v>238.191</c:v>
                      </c:pt>
                      <c:pt idx="2953" formatCode="General">
                        <c:v>238.20099999999999</c:v>
                      </c:pt>
                      <c:pt idx="2954" formatCode="General">
                        <c:v>238.21100000000001</c:v>
                      </c:pt>
                      <c:pt idx="2955" formatCode="General">
                        <c:v>238.221</c:v>
                      </c:pt>
                      <c:pt idx="2956" formatCode="General">
                        <c:v>238.23099999999999</c:v>
                      </c:pt>
                      <c:pt idx="2957" formatCode="General">
                        <c:v>238.24100000000001</c:v>
                      </c:pt>
                      <c:pt idx="2958" formatCode="General">
                        <c:v>238.251</c:v>
                      </c:pt>
                      <c:pt idx="2959" formatCode="General">
                        <c:v>238.261</c:v>
                      </c:pt>
                      <c:pt idx="2960" formatCode="General">
                        <c:v>238.27099999999999</c:v>
                      </c:pt>
                      <c:pt idx="2961" formatCode="General">
                        <c:v>238.28100000000001</c:v>
                      </c:pt>
                      <c:pt idx="2962" formatCode="General">
                        <c:v>238.291</c:v>
                      </c:pt>
                      <c:pt idx="2963" formatCode="General">
                        <c:v>238.30099999999999</c:v>
                      </c:pt>
                      <c:pt idx="2964" formatCode="General">
                        <c:v>238.31100000000001</c:v>
                      </c:pt>
                      <c:pt idx="2965" formatCode="General">
                        <c:v>238.321</c:v>
                      </c:pt>
                      <c:pt idx="2966" formatCode="General">
                        <c:v>238.33099999999999</c:v>
                      </c:pt>
                      <c:pt idx="2967" formatCode="General">
                        <c:v>238.34100000000001</c:v>
                      </c:pt>
                      <c:pt idx="2968" formatCode="General">
                        <c:v>238.351</c:v>
                      </c:pt>
                      <c:pt idx="2969" formatCode="General">
                        <c:v>238.36099999999999</c:v>
                      </c:pt>
                      <c:pt idx="2970" formatCode="General">
                        <c:v>238.37100000000001</c:v>
                      </c:pt>
                      <c:pt idx="2971" formatCode="General">
                        <c:v>238.381</c:v>
                      </c:pt>
                      <c:pt idx="2972" formatCode="General">
                        <c:v>238.39099999999999</c:v>
                      </c:pt>
                      <c:pt idx="2973" formatCode="General">
                        <c:v>238.40100000000001</c:v>
                      </c:pt>
                      <c:pt idx="2974" formatCode="General">
                        <c:v>238.411</c:v>
                      </c:pt>
                      <c:pt idx="2975" formatCode="General">
                        <c:v>238.42099999999999</c:v>
                      </c:pt>
                      <c:pt idx="2976" formatCode="General">
                        <c:v>238.43100000000001</c:v>
                      </c:pt>
                      <c:pt idx="2977" formatCode="General">
                        <c:v>238.441</c:v>
                      </c:pt>
                      <c:pt idx="2978" formatCode="General">
                        <c:v>238.45099999999999</c:v>
                      </c:pt>
                      <c:pt idx="2979" formatCode="General">
                        <c:v>238.46100000000001</c:v>
                      </c:pt>
                      <c:pt idx="2980" formatCode="General">
                        <c:v>238.471</c:v>
                      </c:pt>
                      <c:pt idx="2981" formatCode="General">
                        <c:v>238.48099999999999</c:v>
                      </c:pt>
                      <c:pt idx="2982" formatCode="General">
                        <c:v>238.49100000000001</c:v>
                      </c:pt>
                      <c:pt idx="2983" formatCode="General">
                        <c:v>238.501</c:v>
                      </c:pt>
                      <c:pt idx="2984" formatCode="General">
                        <c:v>238.511</c:v>
                      </c:pt>
                      <c:pt idx="2985" formatCode="General">
                        <c:v>238.52099999999999</c:v>
                      </c:pt>
                      <c:pt idx="2986" formatCode="General">
                        <c:v>238.53100000000001</c:v>
                      </c:pt>
                      <c:pt idx="2987" formatCode="General">
                        <c:v>238.541</c:v>
                      </c:pt>
                      <c:pt idx="2988" formatCode="General">
                        <c:v>238.55099999999999</c:v>
                      </c:pt>
                      <c:pt idx="2989" formatCode="General">
                        <c:v>238.56100000000001</c:v>
                      </c:pt>
                      <c:pt idx="2990" formatCode="General">
                        <c:v>238.571</c:v>
                      </c:pt>
                      <c:pt idx="2991" formatCode="General">
                        <c:v>238.58099999999999</c:v>
                      </c:pt>
                      <c:pt idx="2992" formatCode="General">
                        <c:v>238.59100000000001</c:v>
                      </c:pt>
                      <c:pt idx="2993" formatCode="General">
                        <c:v>238.601</c:v>
                      </c:pt>
                      <c:pt idx="2994" formatCode="General">
                        <c:v>238.61099999999999</c:v>
                      </c:pt>
                      <c:pt idx="2995" formatCode="General">
                        <c:v>238.62100000000001</c:v>
                      </c:pt>
                      <c:pt idx="2996" formatCode="General">
                        <c:v>238.631</c:v>
                      </c:pt>
                      <c:pt idx="2997" formatCode="General">
                        <c:v>238.64099999999999</c:v>
                      </c:pt>
                      <c:pt idx="2998" formatCode="General">
                        <c:v>238.65100000000001</c:v>
                      </c:pt>
                      <c:pt idx="2999" formatCode="General">
                        <c:v>238.661</c:v>
                      </c:pt>
                      <c:pt idx="3000" formatCode="General">
                        <c:v>238.67099999999999</c:v>
                      </c:pt>
                      <c:pt idx="3001" formatCode="General">
                        <c:v>238.68100000000001</c:v>
                      </c:pt>
                      <c:pt idx="3002" formatCode="General">
                        <c:v>238.691</c:v>
                      </c:pt>
                      <c:pt idx="3003" formatCode="General">
                        <c:v>238.70099999999999</c:v>
                      </c:pt>
                      <c:pt idx="3004" formatCode="General">
                        <c:v>238.71100000000001</c:v>
                      </c:pt>
                      <c:pt idx="3005" formatCode="General">
                        <c:v>238.721</c:v>
                      </c:pt>
                      <c:pt idx="3006" formatCode="General">
                        <c:v>238.73099999999999</c:v>
                      </c:pt>
                      <c:pt idx="3007" formatCode="General">
                        <c:v>238.74100000000001</c:v>
                      </c:pt>
                      <c:pt idx="3008" formatCode="General">
                        <c:v>238.751</c:v>
                      </c:pt>
                      <c:pt idx="3009" formatCode="General">
                        <c:v>238.761</c:v>
                      </c:pt>
                      <c:pt idx="3010" formatCode="General">
                        <c:v>238.77099999999999</c:v>
                      </c:pt>
                      <c:pt idx="3011" formatCode="General">
                        <c:v>238.78100000000001</c:v>
                      </c:pt>
                      <c:pt idx="3012" formatCode="General">
                        <c:v>238.791</c:v>
                      </c:pt>
                      <c:pt idx="3013" formatCode="General">
                        <c:v>238.80099999999999</c:v>
                      </c:pt>
                      <c:pt idx="3014" formatCode="General">
                        <c:v>238.81100000000001</c:v>
                      </c:pt>
                      <c:pt idx="3015" formatCode="General">
                        <c:v>238.821</c:v>
                      </c:pt>
                      <c:pt idx="3016" formatCode="General">
                        <c:v>238.83099999999999</c:v>
                      </c:pt>
                      <c:pt idx="3017" formatCode="General">
                        <c:v>238.84100000000001</c:v>
                      </c:pt>
                      <c:pt idx="3018" formatCode="General">
                        <c:v>238.851</c:v>
                      </c:pt>
                      <c:pt idx="3019" formatCode="General">
                        <c:v>238.86099999999999</c:v>
                      </c:pt>
                      <c:pt idx="3020" formatCode="General">
                        <c:v>238.87100000000001</c:v>
                      </c:pt>
                      <c:pt idx="3021" formatCode="General">
                        <c:v>238.881</c:v>
                      </c:pt>
                      <c:pt idx="3022" formatCode="General">
                        <c:v>238.89099999999999</c:v>
                      </c:pt>
                      <c:pt idx="3023" formatCode="General">
                        <c:v>238.90100000000001</c:v>
                      </c:pt>
                      <c:pt idx="3024" formatCode="General">
                        <c:v>238.911</c:v>
                      </c:pt>
                      <c:pt idx="3025" formatCode="General">
                        <c:v>238.92099999999999</c:v>
                      </c:pt>
                      <c:pt idx="3026" formatCode="General">
                        <c:v>238.93100000000001</c:v>
                      </c:pt>
                      <c:pt idx="3027" formatCode="General">
                        <c:v>238.941</c:v>
                      </c:pt>
                      <c:pt idx="3028" formatCode="General">
                        <c:v>238.95099999999999</c:v>
                      </c:pt>
                      <c:pt idx="3029" formatCode="General">
                        <c:v>238.96100000000001</c:v>
                      </c:pt>
                      <c:pt idx="3030" formatCode="General">
                        <c:v>238.971</c:v>
                      </c:pt>
                      <c:pt idx="3031" formatCode="General">
                        <c:v>238.98099999999999</c:v>
                      </c:pt>
                      <c:pt idx="3032" formatCode="General">
                        <c:v>238.99100000000001</c:v>
                      </c:pt>
                      <c:pt idx="3033" formatCode="General">
                        <c:v>239.001</c:v>
                      </c:pt>
                      <c:pt idx="3034" formatCode="General">
                        <c:v>239.011</c:v>
                      </c:pt>
                      <c:pt idx="3035" formatCode="General">
                        <c:v>239.02099999999999</c:v>
                      </c:pt>
                      <c:pt idx="3036" formatCode="General">
                        <c:v>239.03100000000001</c:v>
                      </c:pt>
                      <c:pt idx="3037" formatCode="General">
                        <c:v>239.041</c:v>
                      </c:pt>
                      <c:pt idx="3038" formatCode="General">
                        <c:v>239.05099999999999</c:v>
                      </c:pt>
                      <c:pt idx="3039" formatCode="General">
                        <c:v>239.06100000000001</c:v>
                      </c:pt>
                      <c:pt idx="3040" formatCode="General">
                        <c:v>239.071</c:v>
                      </c:pt>
                      <c:pt idx="3041" formatCode="General">
                        <c:v>239.08099999999999</c:v>
                      </c:pt>
                      <c:pt idx="3042" formatCode="General">
                        <c:v>239.09100000000001</c:v>
                      </c:pt>
                      <c:pt idx="3043" formatCode="General">
                        <c:v>239.101</c:v>
                      </c:pt>
                      <c:pt idx="3044" formatCode="General">
                        <c:v>239.11099999999999</c:v>
                      </c:pt>
                      <c:pt idx="3045" formatCode="General">
                        <c:v>239.12100000000001</c:v>
                      </c:pt>
                      <c:pt idx="3046" formatCode="General">
                        <c:v>239.131</c:v>
                      </c:pt>
                      <c:pt idx="3047" formatCode="General">
                        <c:v>239.14099999999999</c:v>
                      </c:pt>
                      <c:pt idx="3048" formatCode="General">
                        <c:v>239.15100000000001</c:v>
                      </c:pt>
                      <c:pt idx="3049" formatCode="General">
                        <c:v>239.161</c:v>
                      </c:pt>
                      <c:pt idx="3050" formatCode="General">
                        <c:v>239.17099999999999</c:v>
                      </c:pt>
                      <c:pt idx="3051" formatCode="General">
                        <c:v>239.18100000000001</c:v>
                      </c:pt>
                      <c:pt idx="3052" formatCode="General">
                        <c:v>239.191</c:v>
                      </c:pt>
                      <c:pt idx="3053" formatCode="General">
                        <c:v>239.20099999999999</c:v>
                      </c:pt>
                      <c:pt idx="3054" formatCode="General">
                        <c:v>239.21100000000001</c:v>
                      </c:pt>
                      <c:pt idx="3055" formatCode="General">
                        <c:v>239.221</c:v>
                      </c:pt>
                      <c:pt idx="3056" formatCode="General">
                        <c:v>239.23099999999999</c:v>
                      </c:pt>
                      <c:pt idx="3057" formatCode="General">
                        <c:v>239.24100000000001</c:v>
                      </c:pt>
                      <c:pt idx="3058" formatCode="General">
                        <c:v>239.251</c:v>
                      </c:pt>
                      <c:pt idx="3059" formatCode="General">
                        <c:v>239.261</c:v>
                      </c:pt>
                      <c:pt idx="3060" formatCode="General">
                        <c:v>239.27099999999999</c:v>
                      </c:pt>
                      <c:pt idx="3061" formatCode="General">
                        <c:v>239.28100000000001</c:v>
                      </c:pt>
                      <c:pt idx="3062" formatCode="General">
                        <c:v>239.291</c:v>
                      </c:pt>
                      <c:pt idx="3063" formatCode="General">
                        <c:v>239.30099999999999</c:v>
                      </c:pt>
                      <c:pt idx="3064" formatCode="General">
                        <c:v>239.31100000000001</c:v>
                      </c:pt>
                      <c:pt idx="3065" formatCode="General">
                        <c:v>239.321</c:v>
                      </c:pt>
                      <c:pt idx="3066" formatCode="General">
                        <c:v>239.33099999999999</c:v>
                      </c:pt>
                      <c:pt idx="3067" formatCode="General">
                        <c:v>239.34100000000001</c:v>
                      </c:pt>
                      <c:pt idx="3068" formatCode="General">
                        <c:v>239.351</c:v>
                      </c:pt>
                      <c:pt idx="3069" formatCode="General">
                        <c:v>239.36099999999999</c:v>
                      </c:pt>
                      <c:pt idx="3070" formatCode="General">
                        <c:v>239.37100000000001</c:v>
                      </c:pt>
                      <c:pt idx="3071" formatCode="General">
                        <c:v>239.381</c:v>
                      </c:pt>
                      <c:pt idx="3072" formatCode="General">
                        <c:v>239.39099999999999</c:v>
                      </c:pt>
                      <c:pt idx="3073" formatCode="General">
                        <c:v>239.40100000000001</c:v>
                      </c:pt>
                      <c:pt idx="3074" formatCode="General">
                        <c:v>239.411</c:v>
                      </c:pt>
                      <c:pt idx="3075" formatCode="General">
                        <c:v>239.42099999999999</c:v>
                      </c:pt>
                      <c:pt idx="3076" formatCode="General">
                        <c:v>239.43100000000001</c:v>
                      </c:pt>
                      <c:pt idx="3077" formatCode="General">
                        <c:v>239.441</c:v>
                      </c:pt>
                      <c:pt idx="3078" formatCode="General">
                        <c:v>239.45099999999999</c:v>
                      </c:pt>
                      <c:pt idx="3079" formatCode="General">
                        <c:v>239.46100000000001</c:v>
                      </c:pt>
                      <c:pt idx="3080" formatCode="General">
                        <c:v>239.471</c:v>
                      </c:pt>
                      <c:pt idx="3081" formatCode="General">
                        <c:v>239.48099999999999</c:v>
                      </c:pt>
                      <c:pt idx="3082" formatCode="General">
                        <c:v>239.49100000000001</c:v>
                      </c:pt>
                      <c:pt idx="3083" formatCode="General">
                        <c:v>239.501</c:v>
                      </c:pt>
                      <c:pt idx="3084" formatCode="General">
                        <c:v>239.511</c:v>
                      </c:pt>
                      <c:pt idx="3085" formatCode="General">
                        <c:v>239.52099999999999</c:v>
                      </c:pt>
                      <c:pt idx="3086" formatCode="General">
                        <c:v>239.53100000000001</c:v>
                      </c:pt>
                      <c:pt idx="3087" formatCode="General">
                        <c:v>239.541</c:v>
                      </c:pt>
                      <c:pt idx="3088" formatCode="General">
                        <c:v>239.55099999999999</c:v>
                      </c:pt>
                      <c:pt idx="3089" formatCode="General">
                        <c:v>239.56100000000001</c:v>
                      </c:pt>
                      <c:pt idx="3090" formatCode="General">
                        <c:v>239.571</c:v>
                      </c:pt>
                      <c:pt idx="3091" formatCode="General">
                        <c:v>239.58099999999999</c:v>
                      </c:pt>
                      <c:pt idx="3092" formatCode="General">
                        <c:v>239.59100000000001</c:v>
                      </c:pt>
                      <c:pt idx="3093" formatCode="General">
                        <c:v>239.601</c:v>
                      </c:pt>
                      <c:pt idx="3094" formatCode="General">
                        <c:v>239.61099999999999</c:v>
                      </c:pt>
                      <c:pt idx="3095" formatCode="General">
                        <c:v>239.62100000000001</c:v>
                      </c:pt>
                      <c:pt idx="3096" formatCode="General">
                        <c:v>239.631</c:v>
                      </c:pt>
                      <c:pt idx="3097" formatCode="General">
                        <c:v>239.64099999999999</c:v>
                      </c:pt>
                      <c:pt idx="3098" formatCode="General">
                        <c:v>239.65100000000001</c:v>
                      </c:pt>
                      <c:pt idx="3099" formatCode="General">
                        <c:v>239.661</c:v>
                      </c:pt>
                      <c:pt idx="3100" formatCode="General">
                        <c:v>239.67099999999999</c:v>
                      </c:pt>
                      <c:pt idx="3101" formatCode="General">
                        <c:v>239.68100000000001</c:v>
                      </c:pt>
                      <c:pt idx="3102" formatCode="General">
                        <c:v>239.691</c:v>
                      </c:pt>
                      <c:pt idx="3103" formatCode="General">
                        <c:v>239.70099999999999</c:v>
                      </c:pt>
                      <c:pt idx="3104" formatCode="General">
                        <c:v>239.71100000000001</c:v>
                      </c:pt>
                      <c:pt idx="3105" formatCode="General">
                        <c:v>239.721</c:v>
                      </c:pt>
                      <c:pt idx="3106" formatCode="General">
                        <c:v>239.73099999999999</c:v>
                      </c:pt>
                      <c:pt idx="3107" formatCode="General">
                        <c:v>239.74100000000001</c:v>
                      </c:pt>
                      <c:pt idx="3108" formatCode="General">
                        <c:v>239.751</c:v>
                      </c:pt>
                      <c:pt idx="3109" formatCode="General">
                        <c:v>239.761</c:v>
                      </c:pt>
                      <c:pt idx="3110" formatCode="General">
                        <c:v>239.77099999999999</c:v>
                      </c:pt>
                      <c:pt idx="3111" formatCode="General">
                        <c:v>239.78100000000001</c:v>
                      </c:pt>
                      <c:pt idx="3112" formatCode="General">
                        <c:v>239.791</c:v>
                      </c:pt>
                      <c:pt idx="3113" formatCode="General">
                        <c:v>239.80099999999999</c:v>
                      </c:pt>
                      <c:pt idx="3114" formatCode="General">
                        <c:v>239.81100000000001</c:v>
                      </c:pt>
                      <c:pt idx="3115" formatCode="General">
                        <c:v>239.821</c:v>
                      </c:pt>
                      <c:pt idx="3116" formatCode="General">
                        <c:v>239.83099999999999</c:v>
                      </c:pt>
                      <c:pt idx="3117" formatCode="General">
                        <c:v>239.84100000000001</c:v>
                      </c:pt>
                      <c:pt idx="3118" formatCode="General">
                        <c:v>239.851</c:v>
                      </c:pt>
                      <c:pt idx="3119" formatCode="General">
                        <c:v>239.86099999999999</c:v>
                      </c:pt>
                      <c:pt idx="3120" formatCode="General">
                        <c:v>239.87100000000001</c:v>
                      </c:pt>
                      <c:pt idx="3121" formatCode="General">
                        <c:v>239.881</c:v>
                      </c:pt>
                      <c:pt idx="3122" formatCode="General">
                        <c:v>239.89099999999999</c:v>
                      </c:pt>
                      <c:pt idx="3123" formatCode="General">
                        <c:v>239.90100000000001</c:v>
                      </c:pt>
                      <c:pt idx="3124" formatCode="General">
                        <c:v>239.911</c:v>
                      </c:pt>
                      <c:pt idx="3125" formatCode="General">
                        <c:v>239.92099999999999</c:v>
                      </c:pt>
                      <c:pt idx="3126" formatCode="General">
                        <c:v>239.93100000000001</c:v>
                      </c:pt>
                      <c:pt idx="3127" formatCode="General">
                        <c:v>239.941</c:v>
                      </c:pt>
                      <c:pt idx="3128" formatCode="General">
                        <c:v>239.95099999999999</c:v>
                      </c:pt>
                      <c:pt idx="3129" formatCode="General">
                        <c:v>239.96100000000001</c:v>
                      </c:pt>
                      <c:pt idx="3130" formatCode="General">
                        <c:v>239.971</c:v>
                      </c:pt>
                      <c:pt idx="3131" formatCode="General">
                        <c:v>239.98099999999999</c:v>
                      </c:pt>
                      <c:pt idx="3132" formatCode="General">
                        <c:v>239.99100000000001</c:v>
                      </c:pt>
                      <c:pt idx="3133" formatCode="General">
                        <c:v>240.001</c:v>
                      </c:pt>
                      <c:pt idx="3134" formatCode="General">
                        <c:v>240.011</c:v>
                      </c:pt>
                      <c:pt idx="3135" formatCode="General">
                        <c:v>240.02099999999999</c:v>
                      </c:pt>
                      <c:pt idx="3136" formatCode="General">
                        <c:v>240.03100000000001</c:v>
                      </c:pt>
                      <c:pt idx="3137" formatCode="General">
                        <c:v>240.041</c:v>
                      </c:pt>
                      <c:pt idx="3138" formatCode="General">
                        <c:v>240.05099999999999</c:v>
                      </c:pt>
                      <c:pt idx="3139" formatCode="General">
                        <c:v>240.06100000000001</c:v>
                      </c:pt>
                      <c:pt idx="3140" formatCode="General">
                        <c:v>240.071</c:v>
                      </c:pt>
                      <c:pt idx="3141" formatCode="General">
                        <c:v>240.08099999999999</c:v>
                      </c:pt>
                      <c:pt idx="3142" formatCode="General">
                        <c:v>240.09100000000001</c:v>
                      </c:pt>
                      <c:pt idx="3143" formatCode="General">
                        <c:v>240.101</c:v>
                      </c:pt>
                      <c:pt idx="3144" formatCode="General">
                        <c:v>240.11099999999999</c:v>
                      </c:pt>
                      <c:pt idx="3145" formatCode="General">
                        <c:v>240.12100000000001</c:v>
                      </c:pt>
                      <c:pt idx="3146" formatCode="General">
                        <c:v>240.131</c:v>
                      </c:pt>
                      <c:pt idx="3147" formatCode="General">
                        <c:v>240.14099999999999</c:v>
                      </c:pt>
                      <c:pt idx="3148" formatCode="General">
                        <c:v>240.15100000000001</c:v>
                      </c:pt>
                      <c:pt idx="3149" formatCode="General">
                        <c:v>240.161</c:v>
                      </c:pt>
                      <c:pt idx="3150" formatCode="General">
                        <c:v>240.17099999999999</c:v>
                      </c:pt>
                      <c:pt idx="3151" formatCode="General">
                        <c:v>240.18100000000001</c:v>
                      </c:pt>
                      <c:pt idx="3152" formatCode="General">
                        <c:v>240.191</c:v>
                      </c:pt>
                      <c:pt idx="3153" formatCode="General">
                        <c:v>240.20099999999999</c:v>
                      </c:pt>
                      <c:pt idx="3154" formatCode="General">
                        <c:v>240.21100000000001</c:v>
                      </c:pt>
                      <c:pt idx="3155" formatCode="General">
                        <c:v>240.221</c:v>
                      </c:pt>
                      <c:pt idx="3156" formatCode="General">
                        <c:v>240.23099999999999</c:v>
                      </c:pt>
                      <c:pt idx="3157" formatCode="General">
                        <c:v>240.24100000000001</c:v>
                      </c:pt>
                      <c:pt idx="3158" formatCode="General">
                        <c:v>240.251</c:v>
                      </c:pt>
                      <c:pt idx="3159" formatCode="General">
                        <c:v>240.261</c:v>
                      </c:pt>
                      <c:pt idx="3160" formatCode="General">
                        <c:v>240.27099999999999</c:v>
                      </c:pt>
                      <c:pt idx="3161" formatCode="General">
                        <c:v>240.28100000000001</c:v>
                      </c:pt>
                      <c:pt idx="3162" formatCode="General">
                        <c:v>240.291</c:v>
                      </c:pt>
                      <c:pt idx="3163" formatCode="General">
                        <c:v>240.30099999999999</c:v>
                      </c:pt>
                      <c:pt idx="3164" formatCode="General">
                        <c:v>240.31100000000001</c:v>
                      </c:pt>
                      <c:pt idx="3165" formatCode="General">
                        <c:v>240.321</c:v>
                      </c:pt>
                      <c:pt idx="3166" formatCode="General">
                        <c:v>240.33099999999999</c:v>
                      </c:pt>
                      <c:pt idx="3167" formatCode="General">
                        <c:v>240.34100000000001</c:v>
                      </c:pt>
                      <c:pt idx="3168" formatCode="General">
                        <c:v>240.351</c:v>
                      </c:pt>
                      <c:pt idx="3169" formatCode="General">
                        <c:v>240.36099999999999</c:v>
                      </c:pt>
                      <c:pt idx="3170" formatCode="General">
                        <c:v>240.37100000000001</c:v>
                      </c:pt>
                      <c:pt idx="3171" formatCode="General">
                        <c:v>240.381</c:v>
                      </c:pt>
                      <c:pt idx="3172" formatCode="General">
                        <c:v>240.39099999999999</c:v>
                      </c:pt>
                      <c:pt idx="3173" formatCode="General">
                        <c:v>240.40100000000001</c:v>
                      </c:pt>
                      <c:pt idx="3174" formatCode="General">
                        <c:v>240.411</c:v>
                      </c:pt>
                      <c:pt idx="3175" formatCode="General">
                        <c:v>240.42099999999999</c:v>
                      </c:pt>
                      <c:pt idx="3176" formatCode="General">
                        <c:v>240.43100000000001</c:v>
                      </c:pt>
                      <c:pt idx="3177" formatCode="General">
                        <c:v>240.441</c:v>
                      </c:pt>
                      <c:pt idx="3178" formatCode="General">
                        <c:v>240.45099999999999</c:v>
                      </c:pt>
                      <c:pt idx="3179" formatCode="General">
                        <c:v>240.46100000000001</c:v>
                      </c:pt>
                      <c:pt idx="3180" formatCode="General">
                        <c:v>240.471</c:v>
                      </c:pt>
                      <c:pt idx="3181" formatCode="General">
                        <c:v>240.48099999999999</c:v>
                      </c:pt>
                      <c:pt idx="3182" formatCode="General">
                        <c:v>240.49100000000001</c:v>
                      </c:pt>
                      <c:pt idx="3183" formatCode="General">
                        <c:v>240.501</c:v>
                      </c:pt>
                      <c:pt idx="3184" formatCode="General">
                        <c:v>240.511</c:v>
                      </c:pt>
                      <c:pt idx="3185" formatCode="General">
                        <c:v>240.52099999999999</c:v>
                      </c:pt>
                      <c:pt idx="3186" formatCode="General">
                        <c:v>240.53100000000001</c:v>
                      </c:pt>
                      <c:pt idx="3187" formatCode="General">
                        <c:v>240.541</c:v>
                      </c:pt>
                      <c:pt idx="3188" formatCode="General">
                        <c:v>240.55099999999999</c:v>
                      </c:pt>
                      <c:pt idx="3189" formatCode="General">
                        <c:v>240.56100000000001</c:v>
                      </c:pt>
                      <c:pt idx="3190" formatCode="General">
                        <c:v>240.571</c:v>
                      </c:pt>
                      <c:pt idx="3191" formatCode="General">
                        <c:v>240.58099999999999</c:v>
                      </c:pt>
                      <c:pt idx="3192" formatCode="General">
                        <c:v>240.59100000000001</c:v>
                      </c:pt>
                      <c:pt idx="3193" formatCode="General">
                        <c:v>240.601</c:v>
                      </c:pt>
                      <c:pt idx="3194" formatCode="General">
                        <c:v>240.61099999999999</c:v>
                      </c:pt>
                      <c:pt idx="3195" formatCode="General">
                        <c:v>240.62100000000001</c:v>
                      </c:pt>
                      <c:pt idx="3196" formatCode="General">
                        <c:v>240.631</c:v>
                      </c:pt>
                      <c:pt idx="3197" formatCode="General">
                        <c:v>240.64099999999999</c:v>
                      </c:pt>
                      <c:pt idx="3198" formatCode="General">
                        <c:v>240.65100000000001</c:v>
                      </c:pt>
                      <c:pt idx="3199" formatCode="General">
                        <c:v>240.661</c:v>
                      </c:pt>
                      <c:pt idx="3200" formatCode="General">
                        <c:v>240.67099999999999</c:v>
                      </c:pt>
                      <c:pt idx="3201" formatCode="General">
                        <c:v>240.68100000000001</c:v>
                      </c:pt>
                      <c:pt idx="3202" formatCode="General">
                        <c:v>240.691</c:v>
                      </c:pt>
                      <c:pt idx="3203" formatCode="General">
                        <c:v>240.70099999999999</c:v>
                      </c:pt>
                      <c:pt idx="3204" formatCode="General">
                        <c:v>240.71100000000001</c:v>
                      </c:pt>
                      <c:pt idx="3205" formatCode="General">
                        <c:v>240.721</c:v>
                      </c:pt>
                      <c:pt idx="3206" formatCode="General">
                        <c:v>240.73099999999999</c:v>
                      </c:pt>
                      <c:pt idx="3207" formatCode="General">
                        <c:v>240.74100000000001</c:v>
                      </c:pt>
                      <c:pt idx="3208" formatCode="General">
                        <c:v>240.751</c:v>
                      </c:pt>
                      <c:pt idx="3209" formatCode="General">
                        <c:v>240.761</c:v>
                      </c:pt>
                      <c:pt idx="3210" formatCode="General">
                        <c:v>240.77099999999999</c:v>
                      </c:pt>
                      <c:pt idx="3211" formatCode="General">
                        <c:v>240.78100000000001</c:v>
                      </c:pt>
                      <c:pt idx="3212" formatCode="General">
                        <c:v>240.791</c:v>
                      </c:pt>
                      <c:pt idx="3213" formatCode="General">
                        <c:v>240.80099999999999</c:v>
                      </c:pt>
                      <c:pt idx="3214" formatCode="General">
                        <c:v>240.81100000000001</c:v>
                      </c:pt>
                      <c:pt idx="3215" formatCode="General">
                        <c:v>240.821</c:v>
                      </c:pt>
                      <c:pt idx="3216" formatCode="General">
                        <c:v>240.83099999999999</c:v>
                      </c:pt>
                      <c:pt idx="3217" formatCode="General">
                        <c:v>240.84100000000001</c:v>
                      </c:pt>
                      <c:pt idx="3218" formatCode="General">
                        <c:v>240.851</c:v>
                      </c:pt>
                      <c:pt idx="3219" formatCode="General">
                        <c:v>240.86099999999999</c:v>
                      </c:pt>
                      <c:pt idx="3220" formatCode="General">
                        <c:v>240.87100000000001</c:v>
                      </c:pt>
                      <c:pt idx="3221" formatCode="General">
                        <c:v>240.881</c:v>
                      </c:pt>
                      <c:pt idx="3222" formatCode="General">
                        <c:v>240.89099999999999</c:v>
                      </c:pt>
                      <c:pt idx="3223" formatCode="General">
                        <c:v>240.90100000000001</c:v>
                      </c:pt>
                      <c:pt idx="3224" formatCode="General">
                        <c:v>240.911</c:v>
                      </c:pt>
                      <c:pt idx="3225" formatCode="General">
                        <c:v>240.92099999999999</c:v>
                      </c:pt>
                      <c:pt idx="3226" formatCode="General">
                        <c:v>240.93100000000001</c:v>
                      </c:pt>
                      <c:pt idx="3227" formatCode="General">
                        <c:v>240.941</c:v>
                      </c:pt>
                      <c:pt idx="3228" formatCode="General">
                        <c:v>240.95099999999999</c:v>
                      </c:pt>
                      <c:pt idx="3229" formatCode="General">
                        <c:v>240.96100000000001</c:v>
                      </c:pt>
                      <c:pt idx="3230" formatCode="General">
                        <c:v>240.971</c:v>
                      </c:pt>
                      <c:pt idx="3231" formatCode="General">
                        <c:v>240.98099999999999</c:v>
                      </c:pt>
                      <c:pt idx="3232" formatCode="General">
                        <c:v>240.99100000000001</c:v>
                      </c:pt>
                      <c:pt idx="3233" formatCode="General">
                        <c:v>241.001</c:v>
                      </c:pt>
                      <c:pt idx="3234" formatCode="General">
                        <c:v>241.011</c:v>
                      </c:pt>
                      <c:pt idx="3235" formatCode="General">
                        <c:v>241.02099999999999</c:v>
                      </c:pt>
                      <c:pt idx="3236" formatCode="General">
                        <c:v>241.03100000000001</c:v>
                      </c:pt>
                      <c:pt idx="3237" formatCode="General">
                        <c:v>241.041</c:v>
                      </c:pt>
                      <c:pt idx="3238" formatCode="General">
                        <c:v>241.05099999999999</c:v>
                      </c:pt>
                      <c:pt idx="3239" formatCode="General">
                        <c:v>241.06100000000001</c:v>
                      </c:pt>
                      <c:pt idx="3240" formatCode="General">
                        <c:v>241.071</c:v>
                      </c:pt>
                      <c:pt idx="3241" formatCode="General">
                        <c:v>241.08099999999999</c:v>
                      </c:pt>
                      <c:pt idx="3242" formatCode="General">
                        <c:v>241.09100000000001</c:v>
                      </c:pt>
                      <c:pt idx="3243" formatCode="General">
                        <c:v>241.101</c:v>
                      </c:pt>
                      <c:pt idx="3244" formatCode="General">
                        <c:v>241.11099999999999</c:v>
                      </c:pt>
                      <c:pt idx="3245" formatCode="General">
                        <c:v>241.12100000000001</c:v>
                      </c:pt>
                      <c:pt idx="3246" formatCode="General">
                        <c:v>241.131</c:v>
                      </c:pt>
                      <c:pt idx="3247" formatCode="General">
                        <c:v>241.14099999999999</c:v>
                      </c:pt>
                      <c:pt idx="3248" formatCode="General">
                        <c:v>241.15100000000001</c:v>
                      </c:pt>
                      <c:pt idx="3249" formatCode="General">
                        <c:v>241.161</c:v>
                      </c:pt>
                      <c:pt idx="3250" formatCode="General">
                        <c:v>241.17099999999999</c:v>
                      </c:pt>
                      <c:pt idx="3251" formatCode="General">
                        <c:v>241.18100000000001</c:v>
                      </c:pt>
                      <c:pt idx="3252" formatCode="General">
                        <c:v>241.191</c:v>
                      </c:pt>
                      <c:pt idx="3253" formatCode="General">
                        <c:v>241.20099999999999</c:v>
                      </c:pt>
                      <c:pt idx="3254" formatCode="General">
                        <c:v>241.21100000000001</c:v>
                      </c:pt>
                      <c:pt idx="3255" formatCode="General">
                        <c:v>241.221</c:v>
                      </c:pt>
                      <c:pt idx="3256" formatCode="General">
                        <c:v>241.23099999999999</c:v>
                      </c:pt>
                      <c:pt idx="3257" formatCode="General">
                        <c:v>241.24100000000001</c:v>
                      </c:pt>
                      <c:pt idx="3258" formatCode="General">
                        <c:v>241.251</c:v>
                      </c:pt>
                      <c:pt idx="3259" formatCode="General">
                        <c:v>241.261</c:v>
                      </c:pt>
                      <c:pt idx="3260" formatCode="General">
                        <c:v>241.27099999999999</c:v>
                      </c:pt>
                      <c:pt idx="3261" formatCode="General">
                        <c:v>241.28100000000001</c:v>
                      </c:pt>
                      <c:pt idx="3262" formatCode="General">
                        <c:v>241.291</c:v>
                      </c:pt>
                      <c:pt idx="3263" formatCode="General">
                        <c:v>241.30099999999999</c:v>
                      </c:pt>
                      <c:pt idx="3264" formatCode="General">
                        <c:v>241.31100000000001</c:v>
                      </c:pt>
                      <c:pt idx="3265" formatCode="General">
                        <c:v>241.321</c:v>
                      </c:pt>
                      <c:pt idx="3266" formatCode="General">
                        <c:v>241.33099999999999</c:v>
                      </c:pt>
                      <c:pt idx="3267" formatCode="General">
                        <c:v>241.34100000000001</c:v>
                      </c:pt>
                      <c:pt idx="3268" formatCode="General">
                        <c:v>241.351</c:v>
                      </c:pt>
                      <c:pt idx="3269" formatCode="General">
                        <c:v>241.36099999999999</c:v>
                      </c:pt>
                      <c:pt idx="3270" formatCode="General">
                        <c:v>241.37100000000001</c:v>
                      </c:pt>
                      <c:pt idx="3271" formatCode="General">
                        <c:v>241.381</c:v>
                      </c:pt>
                      <c:pt idx="3272" formatCode="General">
                        <c:v>241.39099999999999</c:v>
                      </c:pt>
                      <c:pt idx="3273" formatCode="General">
                        <c:v>241.40100000000001</c:v>
                      </c:pt>
                      <c:pt idx="3274" formatCode="General">
                        <c:v>241.411</c:v>
                      </c:pt>
                      <c:pt idx="3275" formatCode="General">
                        <c:v>241.42099999999999</c:v>
                      </c:pt>
                      <c:pt idx="3276" formatCode="General">
                        <c:v>241.43100000000001</c:v>
                      </c:pt>
                      <c:pt idx="3277" formatCode="General">
                        <c:v>241.441</c:v>
                      </c:pt>
                      <c:pt idx="3278" formatCode="General">
                        <c:v>241.45099999999999</c:v>
                      </c:pt>
                      <c:pt idx="3279" formatCode="General">
                        <c:v>241.45400000000001</c:v>
                      </c:pt>
                      <c:pt idx="3280" formatCode="General">
                        <c:v>241.45400000000001</c:v>
                      </c:pt>
                      <c:pt idx="3281" formatCode="General">
                        <c:v>242.45400000000001</c:v>
                      </c:pt>
                      <c:pt idx="3282" formatCode="General">
                        <c:v>243.45400000000001</c:v>
                      </c:pt>
                      <c:pt idx="3283" formatCode="General">
                        <c:v>244.45400000000001</c:v>
                      </c:pt>
                      <c:pt idx="3284" formatCode="General">
                        <c:v>245.45400000000001</c:v>
                      </c:pt>
                      <c:pt idx="3285" formatCode="General">
                        <c:v>246.45400000000001</c:v>
                      </c:pt>
                      <c:pt idx="3286" formatCode="General">
                        <c:v>247.45400000000001</c:v>
                      </c:pt>
                      <c:pt idx="3287" formatCode="General">
                        <c:v>248.45400000000001</c:v>
                      </c:pt>
                      <c:pt idx="3288" formatCode="General">
                        <c:v>249.45400000000001</c:v>
                      </c:pt>
                      <c:pt idx="3289" formatCode="General">
                        <c:v>250.45400000000001</c:v>
                      </c:pt>
                      <c:pt idx="3290" formatCode="General">
                        <c:v>251.45400000000001</c:v>
                      </c:pt>
                      <c:pt idx="3291" formatCode="General">
                        <c:v>252.45400000000001</c:v>
                      </c:pt>
                      <c:pt idx="3292" formatCode="General">
                        <c:v>253.45400000000001</c:v>
                      </c:pt>
                      <c:pt idx="3293" formatCode="General">
                        <c:v>254.45400000000001</c:v>
                      </c:pt>
                      <c:pt idx="3294" formatCode="General">
                        <c:v>255.45400000000001</c:v>
                      </c:pt>
                      <c:pt idx="3295" formatCode="General">
                        <c:v>256.45400000000001</c:v>
                      </c:pt>
                      <c:pt idx="3296" formatCode="General">
                        <c:v>257.45400000000001</c:v>
                      </c:pt>
                      <c:pt idx="3297" formatCode="General">
                        <c:v>258.45400000000001</c:v>
                      </c:pt>
                      <c:pt idx="3298" formatCode="General">
                        <c:v>259.45400000000001</c:v>
                      </c:pt>
                      <c:pt idx="3299" formatCode="General">
                        <c:v>260.45400000000001</c:v>
                      </c:pt>
                      <c:pt idx="3300" formatCode="General">
                        <c:v>261.45400000000001</c:v>
                      </c:pt>
                      <c:pt idx="3301" formatCode="General">
                        <c:v>262.45400000000001</c:v>
                      </c:pt>
                      <c:pt idx="3302" formatCode="General">
                        <c:v>263.45400000000001</c:v>
                      </c:pt>
                      <c:pt idx="3303" formatCode="General">
                        <c:v>264.45400000000001</c:v>
                      </c:pt>
                      <c:pt idx="3304" formatCode="General">
                        <c:v>265.45400000000001</c:v>
                      </c:pt>
                      <c:pt idx="3305" formatCode="General">
                        <c:v>266.45400000000001</c:v>
                      </c:pt>
                      <c:pt idx="3306" formatCode="General">
                        <c:v>267.45400000000001</c:v>
                      </c:pt>
                      <c:pt idx="3307" formatCode="General">
                        <c:v>268.45400000000001</c:v>
                      </c:pt>
                      <c:pt idx="3308" formatCode="General">
                        <c:v>269.45400000000001</c:v>
                      </c:pt>
                      <c:pt idx="3309" formatCode="General">
                        <c:v>270.45400000000001</c:v>
                      </c:pt>
                      <c:pt idx="3310" formatCode="General">
                        <c:v>271.45400000000001</c:v>
                      </c:pt>
                      <c:pt idx="3311" formatCode="General">
                        <c:v>272.45400000000001</c:v>
                      </c:pt>
                      <c:pt idx="3312" formatCode="General">
                        <c:v>273.45400000000001</c:v>
                      </c:pt>
                      <c:pt idx="3313" formatCode="General">
                        <c:v>274.45400000000001</c:v>
                      </c:pt>
                      <c:pt idx="3314" formatCode="General">
                        <c:v>275.45400000000001</c:v>
                      </c:pt>
                      <c:pt idx="3315" formatCode="General">
                        <c:v>276.45400000000001</c:v>
                      </c:pt>
                      <c:pt idx="3316" formatCode="General">
                        <c:v>277.45400000000001</c:v>
                      </c:pt>
                      <c:pt idx="3317" formatCode="General">
                        <c:v>278.45400000000001</c:v>
                      </c:pt>
                      <c:pt idx="3318" formatCode="General">
                        <c:v>279.45400000000001</c:v>
                      </c:pt>
                      <c:pt idx="3319" formatCode="General">
                        <c:v>280.45400000000001</c:v>
                      </c:pt>
                      <c:pt idx="3320" formatCode="General">
                        <c:v>281.45400000000001</c:v>
                      </c:pt>
                      <c:pt idx="3321" formatCode="General">
                        <c:v>282.45400000000001</c:v>
                      </c:pt>
                      <c:pt idx="3322" formatCode="General">
                        <c:v>283.45400000000001</c:v>
                      </c:pt>
                      <c:pt idx="3323" formatCode="General">
                        <c:v>284.45400000000001</c:v>
                      </c:pt>
                      <c:pt idx="3324" formatCode="General">
                        <c:v>285.45400000000001</c:v>
                      </c:pt>
                      <c:pt idx="3325" formatCode="General">
                        <c:v>286.45400000000001</c:v>
                      </c:pt>
                      <c:pt idx="3326" formatCode="General">
                        <c:v>287.45400000000001</c:v>
                      </c:pt>
                      <c:pt idx="3327" formatCode="General">
                        <c:v>288.45400000000001</c:v>
                      </c:pt>
                      <c:pt idx="3328" formatCode="General">
                        <c:v>289.45400000000001</c:v>
                      </c:pt>
                      <c:pt idx="3329" formatCode="General">
                        <c:v>290.45400000000001</c:v>
                      </c:pt>
                      <c:pt idx="3330" formatCode="General">
                        <c:v>291.45400000000001</c:v>
                      </c:pt>
                      <c:pt idx="3331" formatCode="General">
                        <c:v>292.45400000000001</c:v>
                      </c:pt>
                      <c:pt idx="3332" formatCode="General">
                        <c:v>293.45400000000001</c:v>
                      </c:pt>
                      <c:pt idx="3333" formatCode="General">
                        <c:v>294.45400000000001</c:v>
                      </c:pt>
                      <c:pt idx="3334" formatCode="General">
                        <c:v>295.45400000000001</c:v>
                      </c:pt>
                      <c:pt idx="3335" formatCode="General">
                        <c:v>296.45400000000001</c:v>
                      </c:pt>
                      <c:pt idx="3336" formatCode="General">
                        <c:v>297.45400000000001</c:v>
                      </c:pt>
                      <c:pt idx="3337" formatCode="General">
                        <c:v>298.45400000000001</c:v>
                      </c:pt>
                      <c:pt idx="3338" formatCode="General">
                        <c:v>299.45400000000001</c:v>
                      </c:pt>
                      <c:pt idx="3339" formatCode="General">
                        <c:v>300.45400000000001</c:v>
                      </c:pt>
                      <c:pt idx="3340" formatCode="General">
                        <c:v>301.45400000000001</c:v>
                      </c:pt>
                      <c:pt idx="3341" formatCode="General">
                        <c:v>302.45400000000001</c:v>
                      </c:pt>
                      <c:pt idx="3342" formatCode="General">
                        <c:v>303.45400000000001</c:v>
                      </c:pt>
                      <c:pt idx="3343" formatCode="General">
                        <c:v>304.45400000000001</c:v>
                      </c:pt>
                      <c:pt idx="3344" formatCode="General">
                        <c:v>305.45400000000001</c:v>
                      </c:pt>
                      <c:pt idx="3345" formatCode="General">
                        <c:v>306.45400000000001</c:v>
                      </c:pt>
                      <c:pt idx="3346" formatCode="General">
                        <c:v>307.45400000000001</c:v>
                      </c:pt>
                      <c:pt idx="3347" formatCode="General">
                        <c:v>308.45400000000001</c:v>
                      </c:pt>
                      <c:pt idx="3348" formatCode="General">
                        <c:v>309.45400000000001</c:v>
                      </c:pt>
                      <c:pt idx="3349" formatCode="General">
                        <c:v>310.45400000000001</c:v>
                      </c:pt>
                      <c:pt idx="3350" formatCode="General">
                        <c:v>311.45400000000001</c:v>
                      </c:pt>
                      <c:pt idx="3351" formatCode="General">
                        <c:v>311.75599999999997</c:v>
                      </c:pt>
                      <c:pt idx="3352" formatCode="General">
                        <c:v>311.75599999999997</c:v>
                      </c:pt>
                      <c:pt idx="3353" formatCode="General">
                        <c:v>311.76600000000002</c:v>
                      </c:pt>
                      <c:pt idx="3354" formatCode="General">
                        <c:v>311.77600000000001</c:v>
                      </c:pt>
                      <c:pt idx="3355" formatCode="General">
                        <c:v>311.786</c:v>
                      </c:pt>
                      <c:pt idx="3356" formatCode="General">
                        <c:v>311.79599999999999</c:v>
                      </c:pt>
                      <c:pt idx="3357" formatCode="General">
                        <c:v>311.80599999999998</c:v>
                      </c:pt>
                      <c:pt idx="3358" formatCode="General">
                        <c:v>311.81599999999997</c:v>
                      </c:pt>
                      <c:pt idx="3359" formatCode="General">
                        <c:v>311.82600000000002</c:v>
                      </c:pt>
                      <c:pt idx="3360" formatCode="General">
                        <c:v>311.83600000000001</c:v>
                      </c:pt>
                      <c:pt idx="3361" formatCode="General">
                        <c:v>311.846</c:v>
                      </c:pt>
                      <c:pt idx="3362" formatCode="General">
                        <c:v>311.85599999999999</c:v>
                      </c:pt>
                      <c:pt idx="3363" formatCode="General">
                        <c:v>311.86599999999999</c:v>
                      </c:pt>
                      <c:pt idx="3364" formatCode="General">
                        <c:v>311.87599999999998</c:v>
                      </c:pt>
                      <c:pt idx="3365" formatCode="General">
                        <c:v>311.88600000000002</c:v>
                      </c:pt>
                      <c:pt idx="3366" formatCode="General">
                        <c:v>311.89600000000002</c:v>
                      </c:pt>
                      <c:pt idx="3367" formatCode="General">
                        <c:v>311.90600000000001</c:v>
                      </c:pt>
                      <c:pt idx="3368" formatCode="General">
                        <c:v>311.916</c:v>
                      </c:pt>
                      <c:pt idx="3369" formatCode="General">
                        <c:v>311.92599999999999</c:v>
                      </c:pt>
                      <c:pt idx="3370" formatCode="General">
                        <c:v>311.93599999999998</c:v>
                      </c:pt>
                      <c:pt idx="3371" formatCode="General">
                        <c:v>311.94600000000003</c:v>
                      </c:pt>
                      <c:pt idx="3372" formatCode="General">
                        <c:v>311.95600000000002</c:v>
                      </c:pt>
                      <c:pt idx="3373" formatCode="General">
                        <c:v>311.96600000000001</c:v>
                      </c:pt>
                      <c:pt idx="3374" formatCode="General">
                        <c:v>311.976</c:v>
                      </c:pt>
                      <c:pt idx="3375" formatCode="General">
                        <c:v>311.98599999999999</c:v>
                      </c:pt>
                      <c:pt idx="3376" formatCode="General">
                        <c:v>311.99599999999998</c:v>
                      </c:pt>
                      <c:pt idx="3377" formatCode="General">
                        <c:v>312.00599999999997</c:v>
                      </c:pt>
                      <c:pt idx="3378" formatCode="General">
                        <c:v>312.01600000000002</c:v>
                      </c:pt>
                      <c:pt idx="3379" formatCode="General">
                        <c:v>312.02600000000001</c:v>
                      </c:pt>
                      <c:pt idx="3380" formatCode="General">
                        <c:v>312.036</c:v>
                      </c:pt>
                      <c:pt idx="3381" formatCode="General">
                        <c:v>312.04599999999999</c:v>
                      </c:pt>
                      <c:pt idx="3382" formatCode="General">
                        <c:v>312.05599999999998</c:v>
                      </c:pt>
                      <c:pt idx="3383" formatCode="General">
                        <c:v>312.06599999999997</c:v>
                      </c:pt>
                      <c:pt idx="3384" formatCode="General">
                        <c:v>312.07600000000002</c:v>
                      </c:pt>
                      <c:pt idx="3385" formatCode="General">
                        <c:v>312.08600000000001</c:v>
                      </c:pt>
                      <c:pt idx="3386" formatCode="General">
                        <c:v>312.096</c:v>
                      </c:pt>
                      <c:pt idx="3387" formatCode="General">
                        <c:v>312.10599999999999</c:v>
                      </c:pt>
                      <c:pt idx="3388" formatCode="General">
                        <c:v>312.11599999999999</c:v>
                      </c:pt>
                      <c:pt idx="3389" formatCode="General">
                        <c:v>312.12599999999998</c:v>
                      </c:pt>
                      <c:pt idx="3390" formatCode="General">
                        <c:v>312.13600000000002</c:v>
                      </c:pt>
                      <c:pt idx="3391" formatCode="General">
                        <c:v>312.14600000000002</c:v>
                      </c:pt>
                      <c:pt idx="3392" formatCode="General">
                        <c:v>312.15600000000001</c:v>
                      </c:pt>
                      <c:pt idx="3393" formatCode="General">
                        <c:v>312.166</c:v>
                      </c:pt>
                      <c:pt idx="3394" formatCode="General">
                        <c:v>312.17599999999999</c:v>
                      </c:pt>
                      <c:pt idx="3395" formatCode="General">
                        <c:v>312.18599999999998</c:v>
                      </c:pt>
                      <c:pt idx="3396" formatCode="General">
                        <c:v>312.19600000000003</c:v>
                      </c:pt>
                      <c:pt idx="3397" formatCode="General">
                        <c:v>312.20600000000002</c:v>
                      </c:pt>
                      <c:pt idx="3398" formatCode="General">
                        <c:v>312.21600000000001</c:v>
                      </c:pt>
                      <c:pt idx="3399" formatCode="General">
                        <c:v>312.226</c:v>
                      </c:pt>
                      <c:pt idx="3400" formatCode="General">
                        <c:v>312.23599999999999</c:v>
                      </c:pt>
                      <c:pt idx="3401" formatCode="General">
                        <c:v>312.24599999999998</c:v>
                      </c:pt>
                      <c:pt idx="3402" formatCode="General">
                        <c:v>312.25599999999997</c:v>
                      </c:pt>
                      <c:pt idx="3403" formatCode="General">
                        <c:v>312.26600000000002</c:v>
                      </c:pt>
                      <c:pt idx="3404" formatCode="General">
                        <c:v>312.27600000000001</c:v>
                      </c:pt>
                      <c:pt idx="3405" formatCode="General">
                        <c:v>312.286</c:v>
                      </c:pt>
                      <c:pt idx="3406" formatCode="General">
                        <c:v>312.29599999999999</c:v>
                      </c:pt>
                      <c:pt idx="3407" formatCode="General">
                        <c:v>312.30599999999998</c:v>
                      </c:pt>
                      <c:pt idx="3408" formatCode="General">
                        <c:v>312.31599999999997</c:v>
                      </c:pt>
                      <c:pt idx="3409" formatCode="General">
                        <c:v>312.32600000000002</c:v>
                      </c:pt>
                      <c:pt idx="3410" formatCode="General">
                        <c:v>312.33600000000001</c:v>
                      </c:pt>
                      <c:pt idx="3411" formatCode="General">
                        <c:v>312.346</c:v>
                      </c:pt>
                      <c:pt idx="3412" formatCode="General">
                        <c:v>312.35599999999999</c:v>
                      </c:pt>
                      <c:pt idx="3413" formatCode="General">
                        <c:v>312.36599999999999</c:v>
                      </c:pt>
                      <c:pt idx="3414" formatCode="General">
                        <c:v>312.37599999999998</c:v>
                      </c:pt>
                      <c:pt idx="3415" formatCode="General">
                        <c:v>312.38600000000002</c:v>
                      </c:pt>
                      <c:pt idx="3416" formatCode="General">
                        <c:v>312.39600000000002</c:v>
                      </c:pt>
                      <c:pt idx="3417" formatCode="General">
                        <c:v>312.40600000000001</c:v>
                      </c:pt>
                      <c:pt idx="3418" formatCode="General">
                        <c:v>312.416</c:v>
                      </c:pt>
                      <c:pt idx="3419" formatCode="General">
                        <c:v>312.42599999999999</c:v>
                      </c:pt>
                      <c:pt idx="3420" formatCode="General">
                        <c:v>312.43599999999998</c:v>
                      </c:pt>
                      <c:pt idx="3421" formatCode="General">
                        <c:v>312.44600000000003</c:v>
                      </c:pt>
                      <c:pt idx="3422" formatCode="General">
                        <c:v>312.45600000000002</c:v>
                      </c:pt>
                      <c:pt idx="3423" formatCode="General">
                        <c:v>312.46600000000001</c:v>
                      </c:pt>
                      <c:pt idx="3424" formatCode="General">
                        <c:v>312.476</c:v>
                      </c:pt>
                      <c:pt idx="3425" formatCode="General">
                        <c:v>312.48599999999999</c:v>
                      </c:pt>
                      <c:pt idx="3426" formatCode="General">
                        <c:v>312.49599999999998</c:v>
                      </c:pt>
                      <c:pt idx="3427" formatCode="General">
                        <c:v>312.50599999999997</c:v>
                      </c:pt>
                      <c:pt idx="3428" formatCode="General">
                        <c:v>312.51600000000002</c:v>
                      </c:pt>
                      <c:pt idx="3429" formatCode="General">
                        <c:v>312.52600000000001</c:v>
                      </c:pt>
                      <c:pt idx="3430" formatCode="General">
                        <c:v>312.536</c:v>
                      </c:pt>
                      <c:pt idx="3431" formatCode="General">
                        <c:v>312.54599999999999</c:v>
                      </c:pt>
                      <c:pt idx="3432" formatCode="General">
                        <c:v>312.55599999999998</c:v>
                      </c:pt>
                      <c:pt idx="3433" formatCode="General">
                        <c:v>312.56599999999997</c:v>
                      </c:pt>
                      <c:pt idx="3434" formatCode="General">
                        <c:v>312.57600000000002</c:v>
                      </c:pt>
                      <c:pt idx="3435" formatCode="General">
                        <c:v>312.58600000000001</c:v>
                      </c:pt>
                      <c:pt idx="3436" formatCode="General">
                        <c:v>312.596</c:v>
                      </c:pt>
                      <c:pt idx="3437" formatCode="General">
                        <c:v>312.60599999999999</c:v>
                      </c:pt>
                      <c:pt idx="3438" formatCode="General">
                        <c:v>312.61599999999999</c:v>
                      </c:pt>
                      <c:pt idx="3439" formatCode="General">
                        <c:v>312.62599999999998</c:v>
                      </c:pt>
                      <c:pt idx="3440" formatCode="General">
                        <c:v>312.63600000000002</c:v>
                      </c:pt>
                      <c:pt idx="3441" formatCode="General">
                        <c:v>312.64600000000002</c:v>
                      </c:pt>
                      <c:pt idx="3442" formatCode="General">
                        <c:v>312.65600000000001</c:v>
                      </c:pt>
                      <c:pt idx="3443" formatCode="General">
                        <c:v>312.666</c:v>
                      </c:pt>
                      <c:pt idx="3444" formatCode="General">
                        <c:v>312.67599999999999</c:v>
                      </c:pt>
                      <c:pt idx="3445" formatCode="General">
                        <c:v>312.68599999999998</c:v>
                      </c:pt>
                      <c:pt idx="3446" formatCode="General">
                        <c:v>312.69600000000003</c:v>
                      </c:pt>
                      <c:pt idx="3447" formatCode="General">
                        <c:v>312.70600000000002</c:v>
                      </c:pt>
                      <c:pt idx="3448" formatCode="General">
                        <c:v>312.71600000000001</c:v>
                      </c:pt>
                      <c:pt idx="3449" formatCode="General">
                        <c:v>312.726</c:v>
                      </c:pt>
                      <c:pt idx="3450" formatCode="General">
                        <c:v>312.73599999999999</c:v>
                      </c:pt>
                      <c:pt idx="3451" formatCode="General">
                        <c:v>312.74599999999998</c:v>
                      </c:pt>
                      <c:pt idx="3452" formatCode="General">
                        <c:v>312.75599999999997</c:v>
                      </c:pt>
                      <c:pt idx="3453" formatCode="General">
                        <c:v>312.76600000000002</c:v>
                      </c:pt>
                      <c:pt idx="3454" formatCode="General">
                        <c:v>312.77600000000001</c:v>
                      </c:pt>
                      <c:pt idx="3455" formatCode="General">
                        <c:v>312.786</c:v>
                      </c:pt>
                      <c:pt idx="3456" formatCode="General">
                        <c:v>312.79599999999999</c:v>
                      </c:pt>
                      <c:pt idx="3457" formatCode="General">
                        <c:v>312.80599999999998</c:v>
                      </c:pt>
                      <c:pt idx="3458" formatCode="General">
                        <c:v>312.81599999999997</c:v>
                      </c:pt>
                      <c:pt idx="3459" formatCode="General">
                        <c:v>312.82600000000002</c:v>
                      </c:pt>
                      <c:pt idx="3460" formatCode="General">
                        <c:v>312.83600000000001</c:v>
                      </c:pt>
                      <c:pt idx="3461" formatCode="General">
                        <c:v>312.846</c:v>
                      </c:pt>
                      <c:pt idx="3462" formatCode="General">
                        <c:v>312.85599999999999</c:v>
                      </c:pt>
                      <c:pt idx="3463" formatCode="General">
                        <c:v>312.86599999999999</c:v>
                      </c:pt>
                      <c:pt idx="3464" formatCode="General">
                        <c:v>312.87599999999998</c:v>
                      </c:pt>
                      <c:pt idx="3465" formatCode="General">
                        <c:v>312.88600000000002</c:v>
                      </c:pt>
                      <c:pt idx="3466" formatCode="General">
                        <c:v>312.89600000000002</c:v>
                      </c:pt>
                      <c:pt idx="3467" formatCode="General">
                        <c:v>312.90600000000001</c:v>
                      </c:pt>
                      <c:pt idx="3468" formatCode="General">
                        <c:v>312.916</c:v>
                      </c:pt>
                      <c:pt idx="3469" formatCode="General">
                        <c:v>312.92599999999999</c:v>
                      </c:pt>
                      <c:pt idx="3470" formatCode="General">
                        <c:v>312.93599999999998</c:v>
                      </c:pt>
                      <c:pt idx="3471" formatCode="General">
                        <c:v>312.94600000000003</c:v>
                      </c:pt>
                      <c:pt idx="3472" formatCode="General">
                        <c:v>312.95600000000002</c:v>
                      </c:pt>
                      <c:pt idx="3473" formatCode="General">
                        <c:v>312.96600000000001</c:v>
                      </c:pt>
                      <c:pt idx="3474" formatCode="General">
                        <c:v>312.976</c:v>
                      </c:pt>
                      <c:pt idx="3475" formatCode="General">
                        <c:v>312.98599999999999</c:v>
                      </c:pt>
                      <c:pt idx="3476" formatCode="General">
                        <c:v>312.99599999999998</c:v>
                      </c:pt>
                      <c:pt idx="3477" formatCode="General">
                        <c:v>313.00599999999997</c:v>
                      </c:pt>
                      <c:pt idx="3478" formatCode="General">
                        <c:v>313.01600000000002</c:v>
                      </c:pt>
                      <c:pt idx="3479" formatCode="General">
                        <c:v>313.02600000000001</c:v>
                      </c:pt>
                      <c:pt idx="3480" formatCode="General">
                        <c:v>313.036</c:v>
                      </c:pt>
                      <c:pt idx="3481" formatCode="General">
                        <c:v>313.04599999999999</c:v>
                      </c:pt>
                      <c:pt idx="3482" formatCode="General">
                        <c:v>313.05599999999998</c:v>
                      </c:pt>
                      <c:pt idx="3483" formatCode="General">
                        <c:v>313.06599999999997</c:v>
                      </c:pt>
                      <c:pt idx="3484" formatCode="General">
                        <c:v>313.07600000000002</c:v>
                      </c:pt>
                      <c:pt idx="3485" formatCode="General">
                        <c:v>313.08600000000001</c:v>
                      </c:pt>
                      <c:pt idx="3486" formatCode="General">
                        <c:v>313.096</c:v>
                      </c:pt>
                      <c:pt idx="3487" formatCode="General">
                        <c:v>313.10599999999999</c:v>
                      </c:pt>
                      <c:pt idx="3488" formatCode="General">
                        <c:v>313.11599999999999</c:v>
                      </c:pt>
                      <c:pt idx="3489" formatCode="General">
                        <c:v>313.12599999999998</c:v>
                      </c:pt>
                      <c:pt idx="3490" formatCode="General">
                        <c:v>313.13600000000002</c:v>
                      </c:pt>
                      <c:pt idx="3491" formatCode="General">
                        <c:v>313.14600000000002</c:v>
                      </c:pt>
                      <c:pt idx="3492" formatCode="General">
                        <c:v>313.15600000000001</c:v>
                      </c:pt>
                      <c:pt idx="3493" formatCode="General">
                        <c:v>313.166</c:v>
                      </c:pt>
                      <c:pt idx="3494" formatCode="General">
                        <c:v>313.17599999999999</c:v>
                      </c:pt>
                      <c:pt idx="3495" formatCode="General">
                        <c:v>313.18599999999998</c:v>
                      </c:pt>
                      <c:pt idx="3496" formatCode="General">
                        <c:v>313.19600000000003</c:v>
                      </c:pt>
                      <c:pt idx="3497" formatCode="General">
                        <c:v>313.20600000000002</c:v>
                      </c:pt>
                      <c:pt idx="3498" formatCode="General">
                        <c:v>313.21600000000001</c:v>
                      </c:pt>
                      <c:pt idx="3499" formatCode="General">
                        <c:v>313.226</c:v>
                      </c:pt>
                      <c:pt idx="3500" formatCode="General">
                        <c:v>313.23599999999999</c:v>
                      </c:pt>
                      <c:pt idx="3501" formatCode="General">
                        <c:v>313.24599999999998</c:v>
                      </c:pt>
                      <c:pt idx="3502" formatCode="General">
                        <c:v>313.25599999999997</c:v>
                      </c:pt>
                      <c:pt idx="3503" formatCode="General">
                        <c:v>313.26600000000002</c:v>
                      </c:pt>
                      <c:pt idx="3504" formatCode="General">
                        <c:v>313.27600000000001</c:v>
                      </c:pt>
                      <c:pt idx="3505" formatCode="General">
                        <c:v>313.286</c:v>
                      </c:pt>
                      <c:pt idx="3506" formatCode="General">
                        <c:v>313.29599999999999</c:v>
                      </c:pt>
                      <c:pt idx="3507" formatCode="General">
                        <c:v>313.30599999999998</c:v>
                      </c:pt>
                      <c:pt idx="3508" formatCode="General">
                        <c:v>313.31599999999997</c:v>
                      </c:pt>
                      <c:pt idx="3509" formatCode="General">
                        <c:v>313.32600000000002</c:v>
                      </c:pt>
                      <c:pt idx="3510" formatCode="General">
                        <c:v>313.33600000000001</c:v>
                      </c:pt>
                      <c:pt idx="3511" formatCode="General">
                        <c:v>313.346</c:v>
                      </c:pt>
                      <c:pt idx="3512" formatCode="General">
                        <c:v>313.35599999999999</c:v>
                      </c:pt>
                      <c:pt idx="3513" formatCode="General">
                        <c:v>313.36599999999999</c:v>
                      </c:pt>
                      <c:pt idx="3514" formatCode="General">
                        <c:v>313.37599999999998</c:v>
                      </c:pt>
                      <c:pt idx="3515" formatCode="General">
                        <c:v>313.38600000000002</c:v>
                      </c:pt>
                      <c:pt idx="3516" formatCode="General">
                        <c:v>313.39600000000002</c:v>
                      </c:pt>
                      <c:pt idx="3517" formatCode="General">
                        <c:v>313.40600000000001</c:v>
                      </c:pt>
                      <c:pt idx="3518" formatCode="General">
                        <c:v>313.416</c:v>
                      </c:pt>
                      <c:pt idx="3519" formatCode="General">
                        <c:v>313.42599999999999</c:v>
                      </c:pt>
                      <c:pt idx="3520" formatCode="General">
                        <c:v>313.43599999999998</c:v>
                      </c:pt>
                      <c:pt idx="3521" formatCode="General">
                        <c:v>313.44600000000003</c:v>
                      </c:pt>
                      <c:pt idx="3522" formatCode="General">
                        <c:v>313.45600000000002</c:v>
                      </c:pt>
                      <c:pt idx="3523" formatCode="General">
                        <c:v>313.46600000000001</c:v>
                      </c:pt>
                      <c:pt idx="3524" formatCode="General">
                        <c:v>313.476</c:v>
                      </c:pt>
                      <c:pt idx="3525" formatCode="General">
                        <c:v>313.48599999999999</c:v>
                      </c:pt>
                      <c:pt idx="3526" formatCode="General">
                        <c:v>313.49599999999998</c:v>
                      </c:pt>
                      <c:pt idx="3527" formatCode="General">
                        <c:v>313.50599999999997</c:v>
                      </c:pt>
                      <c:pt idx="3528" formatCode="General">
                        <c:v>313.51600000000002</c:v>
                      </c:pt>
                      <c:pt idx="3529" formatCode="General">
                        <c:v>313.52600000000001</c:v>
                      </c:pt>
                      <c:pt idx="3530" formatCode="General">
                        <c:v>313.536</c:v>
                      </c:pt>
                      <c:pt idx="3531" formatCode="General">
                        <c:v>313.54599999999999</c:v>
                      </c:pt>
                      <c:pt idx="3532" formatCode="General">
                        <c:v>313.55599999999998</c:v>
                      </c:pt>
                      <c:pt idx="3533" formatCode="General">
                        <c:v>313.56599999999997</c:v>
                      </c:pt>
                      <c:pt idx="3534" formatCode="General">
                        <c:v>313.57600000000002</c:v>
                      </c:pt>
                      <c:pt idx="3535" formatCode="General">
                        <c:v>313.58600000000001</c:v>
                      </c:pt>
                      <c:pt idx="3536" formatCode="General">
                        <c:v>313.596</c:v>
                      </c:pt>
                      <c:pt idx="3537" formatCode="General">
                        <c:v>313.60599999999999</c:v>
                      </c:pt>
                      <c:pt idx="3538" formatCode="General">
                        <c:v>313.61599999999999</c:v>
                      </c:pt>
                      <c:pt idx="3539" formatCode="General">
                        <c:v>313.62599999999998</c:v>
                      </c:pt>
                      <c:pt idx="3540" formatCode="General">
                        <c:v>313.63600000000002</c:v>
                      </c:pt>
                      <c:pt idx="3541" formatCode="General">
                        <c:v>313.64600000000002</c:v>
                      </c:pt>
                      <c:pt idx="3542" formatCode="General">
                        <c:v>313.65600000000001</c:v>
                      </c:pt>
                      <c:pt idx="3543" formatCode="General">
                        <c:v>313.666</c:v>
                      </c:pt>
                      <c:pt idx="3544" formatCode="General">
                        <c:v>313.67599999999999</c:v>
                      </c:pt>
                      <c:pt idx="3545" formatCode="General">
                        <c:v>313.68599999999998</c:v>
                      </c:pt>
                      <c:pt idx="3546" formatCode="General">
                        <c:v>313.69600000000003</c:v>
                      </c:pt>
                      <c:pt idx="3547" formatCode="General">
                        <c:v>313.70600000000002</c:v>
                      </c:pt>
                      <c:pt idx="3548" formatCode="General">
                        <c:v>313.71600000000001</c:v>
                      </c:pt>
                      <c:pt idx="3549" formatCode="General">
                        <c:v>313.726</c:v>
                      </c:pt>
                      <c:pt idx="3550" formatCode="General">
                        <c:v>313.73599999999999</c:v>
                      </c:pt>
                      <c:pt idx="3551" formatCode="General">
                        <c:v>313.74599999999998</c:v>
                      </c:pt>
                      <c:pt idx="3552" formatCode="General">
                        <c:v>313.75599999999997</c:v>
                      </c:pt>
                      <c:pt idx="3553" formatCode="General">
                        <c:v>313.76600000000002</c:v>
                      </c:pt>
                      <c:pt idx="3554" formatCode="General">
                        <c:v>313.77600000000001</c:v>
                      </c:pt>
                      <c:pt idx="3555" formatCode="General">
                        <c:v>313.786</c:v>
                      </c:pt>
                      <c:pt idx="3556" formatCode="General">
                        <c:v>313.79599999999999</c:v>
                      </c:pt>
                      <c:pt idx="3557" formatCode="General">
                        <c:v>313.80599999999998</c:v>
                      </c:pt>
                      <c:pt idx="3558" formatCode="General">
                        <c:v>313.81599999999997</c:v>
                      </c:pt>
                      <c:pt idx="3559" formatCode="General">
                        <c:v>313.82600000000002</c:v>
                      </c:pt>
                      <c:pt idx="3560" formatCode="General">
                        <c:v>313.83600000000001</c:v>
                      </c:pt>
                      <c:pt idx="3561" formatCode="General">
                        <c:v>313.846</c:v>
                      </c:pt>
                      <c:pt idx="3562" formatCode="General">
                        <c:v>313.85599999999999</c:v>
                      </c:pt>
                      <c:pt idx="3563" formatCode="General">
                        <c:v>313.86599999999999</c:v>
                      </c:pt>
                      <c:pt idx="3564" formatCode="General">
                        <c:v>313.87599999999998</c:v>
                      </c:pt>
                      <c:pt idx="3565" formatCode="General">
                        <c:v>313.88600000000002</c:v>
                      </c:pt>
                      <c:pt idx="3566" formatCode="General">
                        <c:v>313.89600000000002</c:v>
                      </c:pt>
                      <c:pt idx="3567" formatCode="General">
                        <c:v>313.90600000000001</c:v>
                      </c:pt>
                      <c:pt idx="3568" formatCode="General">
                        <c:v>313.916</c:v>
                      </c:pt>
                      <c:pt idx="3569" formatCode="General">
                        <c:v>313.92599999999999</c:v>
                      </c:pt>
                      <c:pt idx="3570" formatCode="General">
                        <c:v>313.93599999999998</c:v>
                      </c:pt>
                      <c:pt idx="3571" formatCode="General">
                        <c:v>313.94600000000003</c:v>
                      </c:pt>
                      <c:pt idx="3572" formatCode="General">
                        <c:v>313.95600000000002</c:v>
                      </c:pt>
                      <c:pt idx="3573" formatCode="General">
                        <c:v>313.96600000000001</c:v>
                      </c:pt>
                      <c:pt idx="3574" formatCode="General">
                        <c:v>313.976</c:v>
                      </c:pt>
                      <c:pt idx="3575" formatCode="General">
                        <c:v>313.98599999999999</c:v>
                      </c:pt>
                      <c:pt idx="3576" formatCode="General">
                        <c:v>313.99599999999998</c:v>
                      </c:pt>
                      <c:pt idx="3577" formatCode="General">
                        <c:v>314.00599999999997</c:v>
                      </c:pt>
                      <c:pt idx="3578" formatCode="General">
                        <c:v>314.01600000000002</c:v>
                      </c:pt>
                      <c:pt idx="3579" formatCode="General">
                        <c:v>314.02600000000001</c:v>
                      </c:pt>
                      <c:pt idx="3580" formatCode="General">
                        <c:v>314.036</c:v>
                      </c:pt>
                      <c:pt idx="3581" formatCode="General">
                        <c:v>314.04599999999999</c:v>
                      </c:pt>
                      <c:pt idx="3582" formatCode="General">
                        <c:v>314.05599999999998</c:v>
                      </c:pt>
                      <c:pt idx="3583" formatCode="General">
                        <c:v>314.06599999999997</c:v>
                      </c:pt>
                      <c:pt idx="3584" formatCode="General">
                        <c:v>314.07600000000002</c:v>
                      </c:pt>
                      <c:pt idx="3585" formatCode="General">
                        <c:v>314.08600000000001</c:v>
                      </c:pt>
                      <c:pt idx="3586" formatCode="General">
                        <c:v>314.096</c:v>
                      </c:pt>
                      <c:pt idx="3587" formatCode="General">
                        <c:v>314.10599999999999</c:v>
                      </c:pt>
                      <c:pt idx="3588" formatCode="General">
                        <c:v>314.11599999999999</c:v>
                      </c:pt>
                      <c:pt idx="3589" formatCode="General">
                        <c:v>314.12599999999998</c:v>
                      </c:pt>
                      <c:pt idx="3590" formatCode="General">
                        <c:v>314.13600000000002</c:v>
                      </c:pt>
                      <c:pt idx="3591" formatCode="General">
                        <c:v>314.14600000000002</c:v>
                      </c:pt>
                      <c:pt idx="3592" formatCode="General">
                        <c:v>314.15600000000001</c:v>
                      </c:pt>
                      <c:pt idx="3593" formatCode="General">
                        <c:v>314.166</c:v>
                      </c:pt>
                      <c:pt idx="3594" formatCode="General">
                        <c:v>314.17599999999999</c:v>
                      </c:pt>
                      <c:pt idx="3595" formatCode="General">
                        <c:v>314.18599999999998</c:v>
                      </c:pt>
                      <c:pt idx="3596" formatCode="General">
                        <c:v>314.19600000000003</c:v>
                      </c:pt>
                      <c:pt idx="3597" formatCode="General">
                        <c:v>314.20600000000002</c:v>
                      </c:pt>
                      <c:pt idx="3598" formatCode="General">
                        <c:v>314.21600000000001</c:v>
                      </c:pt>
                      <c:pt idx="3599" formatCode="General">
                        <c:v>314.226</c:v>
                      </c:pt>
                      <c:pt idx="3600" formatCode="General">
                        <c:v>314.23599999999999</c:v>
                      </c:pt>
                      <c:pt idx="3601" formatCode="General">
                        <c:v>314.24599999999998</c:v>
                      </c:pt>
                      <c:pt idx="3602" formatCode="General">
                        <c:v>314.25599999999997</c:v>
                      </c:pt>
                      <c:pt idx="3603" formatCode="General">
                        <c:v>314.26600000000002</c:v>
                      </c:pt>
                      <c:pt idx="3604" formatCode="General">
                        <c:v>314.27600000000001</c:v>
                      </c:pt>
                      <c:pt idx="3605" formatCode="General">
                        <c:v>314.286</c:v>
                      </c:pt>
                      <c:pt idx="3606" formatCode="General">
                        <c:v>314.29599999999999</c:v>
                      </c:pt>
                      <c:pt idx="3607" formatCode="General">
                        <c:v>314.30599999999998</c:v>
                      </c:pt>
                      <c:pt idx="3608" formatCode="General">
                        <c:v>314.31599999999997</c:v>
                      </c:pt>
                      <c:pt idx="3609" formatCode="General">
                        <c:v>314.32600000000002</c:v>
                      </c:pt>
                      <c:pt idx="3610" formatCode="General">
                        <c:v>314.33600000000001</c:v>
                      </c:pt>
                      <c:pt idx="3611" formatCode="General">
                        <c:v>314.346</c:v>
                      </c:pt>
                      <c:pt idx="3612" formatCode="General">
                        <c:v>314.35599999999999</c:v>
                      </c:pt>
                      <c:pt idx="3613" formatCode="General">
                        <c:v>314.36599999999999</c:v>
                      </c:pt>
                      <c:pt idx="3614" formatCode="General">
                        <c:v>314.37599999999998</c:v>
                      </c:pt>
                      <c:pt idx="3615" formatCode="General">
                        <c:v>314.38600000000002</c:v>
                      </c:pt>
                      <c:pt idx="3616" formatCode="General">
                        <c:v>314.39600000000002</c:v>
                      </c:pt>
                      <c:pt idx="3617" formatCode="General">
                        <c:v>314.40600000000001</c:v>
                      </c:pt>
                      <c:pt idx="3618" formatCode="General">
                        <c:v>314.416</c:v>
                      </c:pt>
                      <c:pt idx="3619" formatCode="General">
                        <c:v>314.42599999999999</c:v>
                      </c:pt>
                      <c:pt idx="3620" formatCode="General">
                        <c:v>314.43599999999998</c:v>
                      </c:pt>
                      <c:pt idx="3621" formatCode="General">
                        <c:v>314.44600000000003</c:v>
                      </c:pt>
                      <c:pt idx="3622" formatCode="General">
                        <c:v>314.45600000000002</c:v>
                      </c:pt>
                      <c:pt idx="3623" formatCode="General">
                        <c:v>314.46600000000001</c:v>
                      </c:pt>
                      <c:pt idx="3624" formatCode="General">
                        <c:v>314.476</c:v>
                      </c:pt>
                      <c:pt idx="3625" formatCode="General">
                        <c:v>314.48599999999999</c:v>
                      </c:pt>
                      <c:pt idx="3626" formatCode="General">
                        <c:v>314.49599999999998</c:v>
                      </c:pt>
                      <c:pt idx="3627" formatCode="General">
                        <c:v>314.50599999999997</c:v>
                      </c:pt>
                      <c:pt idx="3628" formatCode="General">
                        <c:v>314.51600000000002</c:v>
                      </c:pt>
                      <c:pt idx="3629" formatCode="General">
                        <c:v>314.52600000000001</c:v>
                      </c:pt>
                      <c:pt idx="3630" formatCode="General">
                        <c:v>314.536</c:v>
                      </c:pt>
                      <c:pt idx="3631" formatCode="General">
                        <c:v>314.54599999999999</c:v>
                      </c:pt>
                      <c:pt idx="3632" formatCode="General">
                        <c:v>314.55599999999998</c:v>
                      </c:pt>
                      <c:pt idx="3633" formatCode="General">
                        <c:v>314.56599999999997</c:v>
                      </c:pt>
                      <c:pt idx="3634" formatCode="General">
                        <c:v>314.57600000000002</c:v>
                      </c:pt>
                      <c:pt idx="3635" formatCode="General">
                        <c:v>314.58600000000001</c:v>
                      </c:pt>
                      <c:pt idx="3636" formatCode="General">
                        <c:v>314.596</c:v>
                      </c:pt>
                      <c:pt idx="3637" formatCode="General">
                        <c:v>314.60599999999999</c:v>
                      </c:pt>
                      <c:pt idx="3638" formatCode="General">
                        <c:v>314.61599999999999</c:v>
                      </c:pt>
                      <c:pt idx="3639" formatCode="General">
                        <c:v>314.62599999999998</c:v>
                      </c:pt>
                      <c:pt idx="3640" formatCode="General">
                        <c:v>314.63600000000002</c:v>
                      </c:pt>
                      <c:pt idx="3641" formatCode="General">
                        <c:v>314.64600000000002</c:v>
                      </c:pt>
                      <c:pt idx="3642" formatCode="General">
                        <c:v>314.65600000000001</c:v>
                      </c:pt>
                      <c:pt idx="3643" formatCode="General">
                        <c:v>314.666</c:v>
                      </c:pt>
                      <c:pt idx="3644" formatCode="General">
                        <c:v>314.67599999999999</c:v>
                      </c:pt>
                      <c:pt idx="3645" formatCode="General">
                        <c:v>314.68599999999998</c:v>
                      </c:pt>
                      <c:pt idx="3646" formatCode="General">
                        <c:v>314.69600000000003</c:v>
                      </c:pt>
                      <c:pt idx="3647" formatCode="General">
                        <c:v>314.70600000000002</c:v>
                      </c:pt>
                      <c:pt idx="3648" formatCode="General">
                        <c:v>314.71600000000001</c:v>
                      </c:pt>
                      <c:pt idx="3649" formatCode="General">
                        <c:v>314.726</c:v>
                      </c:pt>
                      <c:pt idx="3650" formatCode="General">
                        <c:v>314.73599999999999</c:v>
                      </c:pt>
                      <c:pt idx="3651" formatCode="General">
                        <c:v>314.74599999999998</c:v>
                      </c:pt>
                      <c:pt idx="3652" formatCode="General">
                        <c:v>314.75599999999997</c:v>
                      </c:pt>
                      <c:pt idx="3653" formatCode="General">
                        <c:v>314.76600000000002</c:v>
                      </c:pt>
                      <c:pt idx="3654" formatCode="General">
                        <c:v>314.77600000000001</c:v>
                      </c:pt>
                      <c:pt idx="3655" formatCode="General">
                        <c:v>314.786</c:v>
                      </c:pt>
                      <c:pt idx="3656" formatCode="General">
                        <c:v>314.79599999999999</c:v>
                      </c:pt>
                      <c:pt idx="3657" formatCode="General">
                        <c:v>314.80599999999998</c:v>
                      </c:pt>
                      <c:pt idx="3658" formatCode="General">
                        <c:v>314.81599999999997</c:v>
                      </c:pt>
                      <c:pt idx="3659" formatCode="General">
                        <c:v>314.82600000000002</c:v>
                      </c:pt>
                      <c:pt idx="3660" formatCode="General">
                        <c:v>314.83600000000001</c:v>
                      </c:pt>
                      <c:pt idx="3661" formatCode="General">
                        <c:v>314.846</c:v>
                      </c:pt>
                      <c:pt idx="3662" formatCode="General">
                        <c:v>314.85599999999999</c:v>
                      </c:pt>
                      <c:pt idx="3663" formatCode="General">
                        <c:v>314.86599999999999</c:v>
                      </c:pt>
                      <c:pt idx="3664" formatCode="General">
                        <c:v>314.87599999999998</c:v>
                      </c:pt>
                      <c:pt idx="3665" formatCode="General">
                        <c:v>314.88600000000002</c:v>
                      </c:pt>
                      <c:pt idx="3666" formatCode="General">
                        <c:v>314.89600000000002</c:v>
                      </c:pt>
                      <c:pt idx="3667" formatCode="General">
                        <c:v>314.90600000000001</c:v>
                      </c:pt>
                      <c:pt idx="3668" formatCode="General">
                        <c:v>314.916</c:v>
                      </c:pt>
                      <c:pt idx="3669" formatCode="General">
                        <c:v>314.92599999999999</c:v>
                      </c:pt>
                      <c:pt idx="3670" formatCode="General">
                        <c:v>314.93599999999998</c:v>
                      </c:pt>
                      <c:pt idx="3671" formatCode="General">
                        <c:v>314.94600000000003</c:v>
                      </c:pt>
                      <c:pt idx="3672" formatCode="General">
                        <c:v>314.95600000000002</c:v>
                      </c:pt>
                      <c:pt idx="3673" formatCode="General">
                        <c:v>314.96600000000001</c:v>
                      </c:pt>
                      <c:pt idx="3674" formatCode="General">
                        <c:v>314.976</c:v>
                      </c:pt>
                      <c:pt idx="3675" formatCode="General">
                        <c:v>314.98599999999999</c:v>
                      </c:pt>
                      <c:pt idx="3676" formatCode="General">
                        <c:v>314.99599999999998</c:v>
                      </c:pt>
                      <c:pt idx="3677" formatCode="General">
                        <c:v>315.00599999999997</c:v>
                      </c:pt>
                      <c:pt idx="3678" formatCode="General">
                        <c:v>315.01600000000002</c:v>
                      </c:pt>
                      <c:pt idx="3679" formatCode="General">
                        <c:v>315.02600000000001</c:v>
                      </c:pt>
                      <c:pt idx="3680" formatCode="General">
                        <c:v>315.036</c:v>
                      </c:pt>
                      <c:pt idx="3681" formatCode="General">
                        <c:v>315.04599999999999</c:v>
                      </c:pt>
                      <c:pt idx="3682" formatCode="General">
                        <c:v>315.05599999999998</c:v>
                      </c:pt>
                      <c:pt idx="3683" formatCode="General">
                        <c:v>315.06599999999997</c:v>
                      </c:pt>
                      <c:pt idx="3684" formatCode="General">
                        <c:v>315.07600000000002</c:v>
                      </c:pt>
                      <c:pt idx="3685" formatCode="General">
                        <c:v>315.08600000000001</c:v>
                      </c:pt>
                      <c:pt idx="3686" formatCode="General">
                        <c:v>315.096</c:v>
                      </c:pt>
                      <c:pt idx="3687" formatCode="General">
                        <c:v>315.10599999999999</c:v>
                      </c:pt>
                      <c:pt idx="3688" formatCode="General">
                        <c:v>315.11599999999999</c:v>
                      </c:pt>
                      <c:pt idx="3689" formatCode="General">
                        <c:v>315.12599999999998</c:v>
                      </c:pt>
                      <c:pt idx="3690" formatCode="General">
                        <c:v>315.13600000000002</c:v>
                      </c:pt>
                      <c:pt idx="3691" formatCode="General">
                        <c:v>315.14600000000002</c:v>
                      </c:pt>
                      <c:pt idx="3692" formatCode="General">
                        <c:v>315.15600000000001</c:v>
                      </c:pt>
                      <c:pt idx="3693" formatCode="General">
                        <c:v>315.166</c:v>
                      </c:pt>
                      <c:pt idx="3694" formatCode="General">
                        <c:v>315.17599999999999</c:v>
                      </c:pt>
                      <c:pt idx="3695" formatCode="General">
                        <c:v>315.18599999999998</c:v>
                      </c:pt>
                      <c:pt idx="3696" formatCode="General">
                        <c:v>315.19600000000003</c:v>
                      </c:pt>
                      <c:pt idx="3697" formatCode="General">
                        <c:v>315.20600000000002</c:v>
                      </c:pt>
                      <c:pt idx="3698" formatCode="General">
                        <c:v>315.21600000000001</c:v>
                      </c:pt>
                      <c:pt idx="3699" formatCode="General">
                        <c:v>315.226</c:v>
                      </c:pt>
                      <c:pt idx="3700" formatCode="General">
                        <c:v>315.23599999999999</c:v>
                      </c:pt>
                      <c:pt idx="3701" formatCode="General">
                        <c:v>315.24599999999998</c:v>
                      </c:pt>
                      <c:pt idx="3702" formatCode="General">
                        <c:v>315.25599999999997</c:v>
                      </c:pt>
                      <c:pt idx="3703" formatCode="General">
                        <c:v>315.26600000000002</c:v>
                      </c:pt>
                      <c:pt idx="3704" formatCode="General">
                        <c:v>315.27600000000001</c:v>
                      </c:pt>
                      <c:pt idx="3705" formatCode="General">
                        <c:v>315.286</c:v>
                      </c:pt>
                      <c:pt idx="3706" formatCode="General">
                        <c:v>315.29599999999999</c:v>
                      </c:pt>
                      <c:pt idx="3707" formatCode="General">
                        <c:v>315.30599999999998</c:v>
                      </c:pt>
                      <c:pt idx="3708" formatCode="General">
                        <c:v>315.31599999999997</c:v>
                      </c:pt>
                      <c:pt idx="3709" formatCode="General">
                        <c:v>315.32600000000002</c:v>
                      </c:pt>
                      <c:pt idx="3710" formatCode="General">
                        <c:v>315.33600000000001</c:v>
                      </c:pt>
                      <c:pt idx="3711" formatCode="General">
                        <c:v>315.346</c:v>
                      </c:pt>
                      <c:pt idx="3712" formatCode="General">
                        <c:v>315.35599999999999</c:v>
                      </c:pt>
                      <c:pt idx="3713" formatCode="General">
                        <c:v>315.36599999999999</c:v>
                      </c:pt>
                      <c:pt idx="3714" formatCode="General">
                        <c:v>315.37599999999998</c:v>
                      </c:pt>
                      <c:pt idx="3715" formatCode="General">
                        <c:v>315.38600000000002</c:v>
                      </c:pt>
                      <c:pt idx="3716" formatCode="General">
                        <c:v>315.39600000000002</c:v>
                      </c:pt>
                      <c:pt idx="3717" formatCode="General">
                        <c:v>315.40600000000001</c:v>
                      </c:pt>
                      <c:pt idx="3718" formatCode="General">
                        <c:v>315.416</c:v>
                      </c:pt>
                      <c:pt idx="3719" formatCode="General">
                        <c:v>315.42599999999999</c:v>
                      </c:pt>
                      <c:pt idx="3720" formatCode="General">
                        <c:v>315.43599999999998</c:v>
                      </c:pt>
                      <c:pt idx="3721" formatCode="General">
                        <c:v>315.44600000000003</c:v>
                      </c:pt>
                      <c:pt idx="3722" formatCode="General">
                        <c:v>315.45600000000002</c:v>
                      </c:pt>
                      <c:pt idx="3723" formatCode="General">
                        <c:v>315.46600000000001</c:v>
                      </c:pt>
                      <c:pt idx="3724" formatCode="General">
                        <c:v>315.476</c:v>
                      </c:pt>
                      <c:pt idx="3725" formatCode="General">
                        <c:v>315.48599999999999</c:v>
                      </c:pt>
                      <c:pt idx="3726" formatCode="General">
                        <c:v>315.49599999999998</c:v>
                      </c:pt>
                      <c:pt idx="3727" formatCode="General">
                        <c:v>315.50599999999997</c:v>
                      </c:pt>
                      <c:pt idx="3728" formatCode="General">
                        <c:v>315.51600000000002</c:v>
                      </c:pt>
                      <c:pt idx="3729" formatCode="General">
                        <c:v>315.52600000000001</c:v>
                      </c:pt>
                      <c:pt idx="3730" formatCode="General">
                        <c:v>315.536</c:v>
                      </c:pt>
                      <c:pt idx="3731" formatCode="General">
                        <c:v>315.54599999999999</c:v>
                      </c:pt>
                      <c:pt idx="3732" formatCode="General">
                        <c:v>315.55599999999998</c:v>
                      </c:pt>
                      <c:pt idx="3733" formatCode="General">
                        <c:v>315.56599999999997</c:v>
                      </c:pt>
                      <c:pt idx="3734" formatCode="General">
                        <c:v>315.57600000000002</c:v>
                      </c:pt>
                      <c:pt idx="3735" formatCode="General">
                        <c:v>315.58600000000001</c:v>
                      </c:pt>
                      <c:pt idx="3736" formatCode="General">
                        <c:v>315.596</c:v>
                      </c:pt>
                      <c:pt idx="3737" formatCode="General">
                        <c:v>315.60599999999999</c:v>
                      </c:pt>
                      <c:pt idx="3738" formatCode="General">
                        <c:v>315.61599999999999</c:v>
                      </c:pt>
                      <c:pt idx="3739" formatCode="General">
                        <c:v>315.62599999999998</c:v>
                      </c:pt>
                      <c:pt idx="3740" formatCode="General">
                        <c:v>315.63600000000002</c:v>
                      </c:pt>
                      <c:pt idx="3741" formatCode="General">
                        <c:v>315.64600000000002</c:v>
                      </c:pt>
                      <c:pt idx="3742" formatCode="General">
                        <c:v>315.65600000000001</c:v>
                      </c:pt>
                      <c:pt idx="3743" formatCode="General">
                        <c:v>315.666</c:v>
                      </c:pt>
                      <c:pt idx="3744" formatCode="General">
                        <c:v>315.67599999999999</c:v>
                      </c:pt>
                      <c:pt idx="3745" formatCode="General">
                        <c:v>315.68599999999998</c:v>
                      </c:pt>
                      <c:pt idx="3746" formatCode="General">
                        <c:v>315.69600000000003</c:v>
                      </c:pt>
                      <c:pt idx="3747" formatCode="General">
                        <c:v>315.70600000000002</c:v>
                      </c:pt>
                      <c:pt idx="3748" formatCode="General">
                        <c:v>315.71600000000001</c:v>
                      </c:pt>
                      <c:pt idx="3749" formatCode="General">
                        <c:v>315.726</c:v>
                      </c:pt>
                      <c:pt idx="3750" formatCode="General">
                        <c:v>315.73599999999999</c:v>
                      </c:pt>
                      <c:pt idx="3751" formatCode="General">
                        <c:v>315.74599999999998</c:v>
                      </c:pt>
                      <c:pt idx="3752" formatCode="General">
                        <c:v>315.75599999999997</c:v>
                      </c:pt>
                      <c:pt idx="3753" formatCode="General">
                        <c:v>315.76600000000002</c:v>
                      </c:pt>
                      <c:pt idx="3754" formatCode="General">
                        <c:v>315.77600000000001</c:v>
                      </c:pt>
                      <c:pt idx="3755" formatCode="General">
                        <c:v>315.786</c:v>
                      </c:pt>
                      <c:pt idx="3756" formatCode="General">
                        <c:v>315.79599999999999</c:v>
                      </c:pt>
                      <c:pt idx="3757" formatCode="General">
                        <c:v>315.80599999999998</c:v>
                      </c:pt>
                      <c:pt idx="3758" formatCode="General">
                        <c:v>315.81599999999997</c:v>
                      </c:pt>
                      <c:pt idx="3759" formatCode="General">
                        <c:v>315.82600000000002</c:v>
                      </c:pt>
                      <c:pt idx="3760" formatCode="General">
                        <c:v>315.83600000000001</c:v>
                      </c:pt>
                      <c:pt idx="3761" formatCode="General">
                        <c:v>315.846</c:v>
                      </c:pt>
                      <c:pt idx="3762" formatCode="General">
                        <c:v>315.85599999999999</c:v>
                      </c:pt>
                      <c:pt idx="3763" formatCode="General">
                        <c:v>315.86599999999999</c:v>
                      </c:pt>
                      <c:pt idx="3764" formatCode="General">
                        <c:v>315.87599999999998</c:v>
                      </c:pt>
                      <c:pt idx="3765" formatCode="General">
                        <c:v>315.88600000000002</c:v>
                      </c:pt>
                      <c:pt idx="3766" formatCode="General">
                        <c:v>315.89600000000002</c:v>
                      </c:pt>
                      <c:pt idx="3767" formatCode="General">
                        <c:v>315.90600000000001</c:v>
                      </c:pt>
                      <c:pt idx="3768" formatCode="General">
                        <c:v>315.916</c:v>
                      </c:pt>
                      <c:pt idx="3769" formatCode="General">
                        <c:v>315.92599999999999</c:v>
                      </c:pt>
                      <c:pt idx="3770" formatCode="General">
                        <c:v>315.93599999999998</c:v>
                      </c:pt>
                      <c:pt idx="3771" formatCode="General">
                        <c:v>315.94600000000003</c:v>
                      </c:pt>
                      <c:pt idx="3772" formatCode="General">
                        <c:v>315.95600000000002</c:v>
                      </c:pt>
                      <c:pt idx="3773" formatCode="General">
                        <c:v>315.96600000000001</c:v>
                      </c:pt>
                      <c:pt idx="3774" formatCode="General">
                        <c:v>315.976</c:v>
                      </c:pt>
                      <c:pt idx="3775" formatCode="General">
                        <c:v>315.98599999999999</c:v>
                      </c:pt>
                      <c:pt idx="3776" formatCode="General">
                        <c:v>315.99599999999998</c:v>
                      </c:pt>
                      <c:pt idx="3777" formatCode="General">
                        <c:v>316.00599999999997</c:v>
                      </c:pt>
                      <c:pt idx="3778" formatCode="General">
                        <c:v>316.01600000000002</c:v>
                      </c:pt>
                      <c:pt idx="3779" formatCode="General">
                        <c:v>316.02600000000001</c:v>
                      </c:pt>
                      <c:pt idx="3780" formatCode="General">
                        <c:v>316.036</c:v>
                      </c:pt>
                      <c:pt idx="3781" formatCode="General">
                        <c:v>316.04599999999999</c:v>
                      </c:pt>
                      <c:pt idx="3782" formatCode="General">
                        <c:v>316.05599999999998</c:v>
                      </c:pt>
                      <c:pt idx="3783" formatCode="General">
                        <c:v>316.06599999999997</c:v>
                      </c:pt>
                      <c:pt idx="3784" formatCode="General">
                        <c:v>316.07600000000002</c:v>
                      </c:pt>
                      <c:pt idx="3785" formatCode="General">
                        <c:v>316.08600000000001</c:v>
                      </c:pt>
                      <c:pt idx="3786" formatCode="General">
                        <c:v>316.096</c:v>
                      </c:pt>
                      <c:pt idx="3787" formatCode="General">
                        <c:v>316.10599999999999</c:v>
                      </c:pt>
                      <c:pt idx="3788" formatCode="General">
                        <c:v>316.11599999999999</c:v>
                      </c:pt>
                      <c:pt idx="3789" formatCode="General">
                        <c:v>316.12599999999998</c:v>
                      </c:pt>
                      <c:pt idx="3790" formatCode="General">
                        <c:v>316.13600000000002</c:v>
                      </c:pt>
                      <c:pt idx="3791" formatCode="General">
                        <c:v>316.14600000000002</c:v>
                      </c:pt>
                      <c:pt idx="3792" formatCode="General">
                        <c:v>316.15600000000001</c:v>
                      </c:pt>
                      <c:pt idx="3793" formatCode="General">
                        <c:v>316.166</c:v>
                      </c:pt>
                      <c:pt idx="3794" formatCode="General">
                        <c:v>316.17599999999999</c:v>
                      </c:pt>
                      <c:pt idx="3795" formatCode="General">
                        <c:v>316.18599999999998</c:v>
                      </c:pt>
                      <c:pt idx="3796" formatCode="General">
                        <c:v>316.19600000000003</c:v>
                      </c:pt>
                      <c:pt idx="3797" formatCode="General">
                        <c:v>316.20600000000002</c:v>
                      </c:pt>
                      <c:pt idx="3798" formatCode="General">
                        <c:v>316.21600000000001</c:v>
                      </c:pt>
                      <c:pt idx="3799" formatCode="General">
                        <c:v>316.226</c:v>
                      </c:pt>
                      <c:pt idx="3800" formatCode="General">
                        <c:v>316.23599999999999</c:v>
                      </c:pt>
                      <c:pt idx="3801" formatCode="General">
                        <c:v>316.24599999999998</c:v>
                      </c:pt>
                      <c:pt idx="3802" formatCode="General">
                        <c:v>316.25599999999997</c:v>
                      </c:pt>
                      <c:pt idx="3803" formatCode="General">
                        <c:v>316.26600000000002</c:v>
                      </c:pt>
                      <c:pt idx="3804" formatCode="General">
                        <c:v>316.27600000000001</c:v>
                      </c:pt>
                      <c:pt idx="3805" formatCode="General">
                        <c:v>316.286</c:v>
                      </c:pt>
                      <c:pt idx="3806" formatCode="General">
                        <c:v>316.29599999999999</c:v>
                      </c:pt>
                      <c:pt idx="3807" formatCode="General">
                        <c:v>316.30599999999998</c:v>
                      </c:pt>
                      <c:pt idx="3808" formatCode="General">
                        <c:v>316.31599999999997</c:v>
                      </c:pt>
                      <c:pt idx="3809" formatCode="General">
                        <c:v>316.32600000000002</c:v>
                      </c:pt>
                      <c:pt idx="3810" formatCode="General">
                        <c:v>316.33600000000001</c:v>
                      </c:pt>
                      <c:pt idx="3811" formatCode="General">
                        <c:v>316.346</c:v>
                      </c:pt>
                      <c:pt idx="3812" formatCode="General">
                        <c:v>316.35599999999999</c:v>
                      </c:pt>
                      <c:pt idx="3813" formatCode="General">
                        <c:v>316.36599999999999</c:v>
                      </c:pt>
                      <c:pt idx="3814" formatCode="General">
                        <c:v>316.37599999999998</c:v>
                      </c:pt>
                      <c:pt idx="3815" formatCode="General">
                        <c:v>316.38600000000002</c:v>
                      </c:pt>
                      <c:pt idx="3816" formatCode="General">
                        <c:v>316.39600000000002</c:v>
                      </c:pt>
                      <c:pt idx="3817" formatCode="General">
                        <c:v>316.40600000000001</c:v>
                      </c:pt>
                      <c:pt idx="3818" formatCode="General">
                        <c:v>316.416</c:v>
                      </c:pt>
                      <c:pt idx="3819" formatCode="General">
                        <c:v>316.42599999999999</c:v>
                      </c:pt>
                      <c:pt idx="3820" formatCode="General">
                        <c:v>316.43599999999998</c:v>
                      </c:pt>
                      <c:pt idx="3821" formatCode="General">
                        <c:v>316.44600000000003</c:v>
                      </c:pt>
                      <c:pt idx="3822" formatCode="General">
                        <c:v>316.45600000000002</c:v>
                      </c:pt>
                      <c:pt idx="3823" formatCode="General">
                        <c:v>316.46600000000001</c:v>
                      </c:pt>
                      <c:pt idx="3824" formatCode="General">
                        <c:v>316.476</c:v>
                      </c:pt>
                      <c:pt idx="3825" formatCode="General">
                        <c:v>316.48599999999999</c:v>
                      </c:pt>
                      <c:pt idx="3826" formatCode="General">
                        <c:v>316.49599999999998</c:v>
                      </c:pt>
                      <c:pt idx="3827" formatCode="General">
                        <c:v>316.50599999999997</c:v>
                      </c:pt>
                      <c:pt idx="3828" formatCode="General">
                        <c:v>316.51600000000002</c:v>
                      </c:pt>
                      <c:pt idx="3829" formatCode="General">
                        <c:v>316.52600000000001</c:v>
                      </c:pt>
                      <c:pt idx="3830" formatCode="General">
                        <c:v>316.536</c:v>
                      </c:pt>
                      <c:pt idx="3831" formatCode="General">
                        <c:v>316.54599999999999</c:v>
                      </c:pt>
                      <c:pt idx="3832" formatCode="General">
                        <c:v>316.55599999999998</c:v>
                      </c:pt>
                      <c:pt idx="3833" formatCode="General">
                        <c:v>316.56599999999997</c:v>
                      </c:pt>
                      <c:pt idx="3834" formatCode="General">
                        <c:v>316.57600000000002</c:v>
                      </c:pt>
                      <c:pt idx="3835" formatCode="General">
                        <c:v>316.58600000000001</c:v>
                      </c:pt>
                      <c:pt idx="3836" formatCode="General">
                        <c:v>316.596</c:v>
                      </c:pt>
                      <c:pt idx="3837" formatCode="General">
                        <c:v>316.60599999999999</c:v>
                      </c:pt>
                      <c:pt idx="3838" formatCode="General">
                        <c:v>316.61599999999999</c:v>
                      </c:pt>
                      <c:pt idx="3839" formatCode="General">
                        <c:v>316.62599999999998</c:v>
                      </c:pt>
                      <c:pt idx="3840" formatCode="General">
                        <c:v>316.63600000000002</c:v>
                      </c:pt>
                      <c:pt idx="3841" formatCode="General">
                        <c:v>316.64600000000002</c:v>
                      </c:pt>
                      <c:pt idx="3842" formatCode="General">
                        <c:v>316.65600000000001</c:v>
                      </c:pt>
                      <c:pt idx="3843" formatCode="General">
                        <c:v>316.666</c:v>
                      </c:pt>
                      <c:pt idx="3844" formatCode="General">
                        <c:v>316.67599999999999</c:v>
                      </c:pt>
                      <c:pt idx="3845" formatCode="General">
                        <c:v>316.68599999999998</c:v>
                      </c:pt>
                      <c:pt idx="3846" formatCode="General">
                        <c:v>316.69600000000003</c:v>
                      </c:pt>
                      <c:pt idx="3847" formatCode="General">
                        <c:v>316.70600000000002</c:v>
                      </c:pt>
                      <c:pt idx="3848" formatCode="General">
                        <c:v>316.71600000000001</c:v>
                      </c:pt>
                      <c:pt idx="3849" formatCode="General">
                        <c:v>316.726</c:v>
                      </c:pt>
                      <c:pt idx="3850" formatCode="General">
                        <c:v>316.73599999999999</c:v>
                      </c:pt>
                      <c:pt idx="3851" formatCode="General">
                        <c:v>316.74599999999998</c:v>
                      </c:pt>
                      <c:pt idx="3852" formatCode="General">
                        <c:v>316.75599999999997</c:v>
                      </c:pt>
                      <c:pt idx="3853" formatCode="General">
                        <c:v>316.76600000000002</c:v>
                      </c:pt>
                      <c:pt idx="3854" formatCode="General">
                        <c:v>316.77600000000001</c:v>
                      </c:pt>
                      <c:pt idx="3855" formatCode="General">
                        <c:v>316.786</c:v>
                      </c:pt>
                      <c:pt idx="3856" formatCode="General">
                        <c:v>316.79599999999999</c:v>
                      </c:pt>
                      <c:pt idx="3857" formatCode="General">
                        <c:v>316.80599999999998</c:v>
                      </c:pt>
                      <c:pt idx="3858" formatCode="General">
                        <c:v>316.81599999999997</c:v>
                      </c:pt>
                      <c:pt idx="3859" formatCode="General">
                        <c:v>316.82600000000002</c:v>
                      </c:pt>
                      <c:pt idx="3860" formatCode="General">
                        <c:v>316.83600000000001</c:v>
                      </c:pt>
                      <c:pt idx="3861" formatCode="General">
                        <c:v>316.846</c:v>
                      </c:pt>
                      <c:pt idx="3862" formatCode="General">
                        <c:v>316.85599999999999</c:v>
                      </c:pt>
                      <c:pt idx="3863" formatCode="General">
                        <c:v>316.86599999999999</c:v>
                      </c:pt>
                      <c:pt idx="3864" formatCode="General">
                        <c:v>316.87599999999998</c:v>
                      </c:pt>
                      <c:pt idx="3865" formatCode="General">
                        <c:v>316.88600000000002</c:v>
                      </c:pt>
                      <c:pt idx="3866" formatCode="General">
                        <c:v>316.89600000000002</c:v>
                      </c:pt>
                      <c:pt idx="3867" formatCode="General">
                        <c:v>316.90600000000001</c:v>
                      </c:pt>
                      <c:pt idx="3868" formatCode="General">
                        <c:v>316.916</c:v>
                      </c:pt>
                      <c:pt idx="3869" formatCode="General">
                        <c:v>316.92599999999999</c:v>
                      </c:pt>
                      <c:pt idx="3870" formatCode="General">
                        <c:v>316.93599999999998</c:v>
                      </c:pt>
                      <c:pt idx="3871" formatCode="General">
                        <c:v>316.94600000000003</c:v>
                      </c:pt>
                      <c:pt idx="3872" formatCode="General">
                        <c:v>316.95600000000002</c:v>
                      </c:pt>
                      <c:pt idx="3873" formatCode="General">
                        <c:v>316.96600000000001</c:v>
                      </c:pt>
                      <c:pt idx="3874" formatCode="General">
                        <c:v>316.976</c:v>
                      </c:pt>
                      <c:pt idx="3875" formatCode="General">
                        <c:v>316.98599999999999</c:v>
                      </c:pt>
                      <c:pt idx="3876" formatCode="General">
                        <c:v>316.99599999999998</c:v>
                      </c:pt>
                      <c:pt idx="3877" formatCode="General">
                        <c:v>317.00599999999997</c:v>
                      </c:pt>
                      <c:pt idx="3878" formatCode="General">
                        <c:v>317.01600000000002</c:v>
                      </c:pt>
                      <c:pt idx="3879" formatCode="General">
                        <c:v>317.02600000000001</c:v>
                      </c:pt>
                      <c:pt idx="3880" formatCode="General">
                        <c:v>317.036</c:v>
                      </c:pt>
                      <c:pt idx="3881" formatCode="General">
                        <c:v>317.04599999999999</c:v>
                      </c:pt>
                      <c:pt idx="3882" formatCode="General">
                        <c:v>317.05599999999998</c:v>
                      </c:pt>
                      <c:pt idx="3883" formatCode="General">
                        <c:v>317.06599999999997</c:v>
                      </c:pt>
                      <c:pt idx="3884" formatCode="General">
                        <c:v>317.07600000000002</c:v>
                      </c:pt>
                      <c:pt idx="3885" formatCode="General">
                        <c:v>317.08600000000001</c:v>
                      </c:pt>
                      <c:pt idx="3886" formatCode="General">
                        <c:v>317.096</c:v>
                      </c:pt>
                      <c:pt idx="3887" formatCode="General">
                        <c:v>317.10599999999999</c:v>
                      </c:pt>
                      <c:pt idx="3888" formatCode="General">
                        <c:v>317.11599999999999</c:v>
                      </c:pt>
                      <c:pt idx="3889" formatCode="General">
                        <c:v>317.12599999999998</c:v>
                      </c:pt>
                      <c:pt idx="3890" formatCode="General">
                        <c:v>317.13600000000002</c:v>
                      </c:pt>
                      <c:pt idx="3891" formatCode="General">
                        <c:v>317.14600000000002</c:v>
                      </c:pt>
                      <c:pt idx="3892" formatCode="General">
                        <c:v>317.15600000000001</c:v>
                      </c:pt>
                      <c:pt idx="3893" formatCode="General">
                        <c:v>317.166</c:v>
                      </c:pt>
                      <c:pt idx="3894" formatCode="General">
                        <c:v>317.17599999999999</c:v>
                      </c:pt>
                      <c:pt idx="3895" formatCode="General">
                        <c:v>317.18599999999998</c:v>
                      </c:pt>
                      <c:pt idx="3896" formatCode="General">
                        <c:v>317.19600000000003</c:v>
                      </c:pt>
                      <c:pt idx="3897" formatCode="General">
                        <c:v>317.20600000000002</c:v>
                      </c:pt>
                      <c:pt idx="3898" formatCode="General">
                        <c:v>317.21600000000001</c:v>
                      </c:pt>
                      <c:pt idx="3899" formatCode="General">
                        <c:v>317.226</c:v>
                      </c:pt>
                      <c:pt idx="3900" formatCode="General">
                        <c:v>317.23599999999999</c:v>
                      </c:pt>
                      <c:pt idx="3901" formatCode="General">
                        <c:v>317.24599999999998</c:v>
                      </c:pt>
                      <c:pt idx="3902" formatCode="General">
                        <c:v>317.25599999999997</c:v>
                      </c:pt>
                      <c:pt idx="3903" formatCode="General">
                        <c:v>317.26600000000002</c:v>
                      </c:pt>
                      <c:pt idx="3904" formatCode="General">
                        <c:v>317.27600000000001</c:v>
                      </c:pt>
                      <c:pt idx="3905" formatCode="General">
                        <c:v>317.286</c:v>
                      </c:pt>
                      <c:pt idx="3906" formatCode="General">
                        <c:v>317.29599999999999</c:v>
                      </c:pt>
                      <c:pt idx="3907" formatCode="General">
                        <c:v>317.30599999999998</c:v>
                      </c:pt>
                      <c:pt idx="3908" formatCode="General">
                        <c:v>317.31599999999997</c:v>
                      </c:pt>
                      <c:pt idx="3909" formatCode="General">
                        <c:v>317.32600000000002</c:v>
                      </c:pt>
                      <c:pt idx="3910" formatCode="General">
                        <c:v>317.33600000000001</c:v>
                      </c:pt>
                      <c:pt idx="3911" formatCode="General">
                        <c:v>317.346</c:v>
                      </c:pt>
                      <c:pt idx="3912" formatCode="General">
                        <c:v>317.35599999999999</c:v>
                      </c:pt>
                      <c:pt idx="3913" formatCode="General">
                        <c:v>317.36599999999999</c:v>
                      </c:pt>
                      <c:pt idx="3914" formatCode="General">
                        <c:v>317.37599999999998</c:v>
                      </c:pt>
                      <c:pt idx="3915" formatCode="General">
                        <c:v>317.38600000000002</c:v>
                      </c:pt>
                      <c:pt idx="3916" formatCode="General">
                        <c:v>317.39600000000002</c:v>
                      </c:pt>
                      <c:pt idx="3917" formatCode="General">
                        <c:v>317.40600000000001</c:v>
                      </c:pt>
                      <c:pt idx="3918" formatCode="General">
                        <c:v>317.416</c:v>
                      </c:pt>
                      <c:pt idx="3919" formatCode="General">
                        <c:v>317.42599999999999</c:v>
                      </c:pt>
                      <c:pt idx="3920" formatCode="General">
                        <c:v>317.43599999999998</c:v>
                      </c:pt>
                      <c:pt idx="3921" formatCode="General">
                        <c:v>317.44600000000003</c:v>
                      </c:pt>
                      <c:pt idx="3922" formatCode="General">
                        <c:v>317.45600000000002</c:v>
                      </c:pt>
                      <c:pt idx="3923" formatCode="General">
                        <c:v>317.46600000000001</c:v>
                      </c:pt>
                      <c:pt idx="3924" formatCode="General">
                        <c:v>317.476</c:v>
                      </c:pt>
                      <c:pt idx="3925" formatCode="General">
                        <c:v>317.48599999999999</c:v>
                      </c:pt>
                      <c:pt idx="3926" formatCode="General">
                        <c:v>317.49599999999998</c:v>
                      </c:pt>
                      <c:pt idx="3927" formatCode="General">
                        <c:v>317.50599999999997</c:v>
                      </c:pt>
                      <c:pt idx="3928" formatCode="General">
                        <c:v>317.51600000000002</c:v>
                      </c:pt>
                      <c:pt idx="3929" formatCode="General">
                        <c:v>317.52600000000001</c:v>
                      </c:pt>
                      <c:pt idx="3930" formatCode="General">
                        <c:v>317.536</c:v>
                      </c:pt>
                      <c:pt idx="3931" formatCode="General">
                        <c:v>317.54599999999999</c:v>
                      </c:pt>
                      <c:pt idx="3932" formatCode="General">
                        <c:v>317.55599999999998</c:v>
                      </c:pt>
                      <c:pt idx="3933" formatCode="General">
                        <c:v>317.56599999999997</c:v>
                      </c:pt>
                      <c:pt idx="3934" formatCode="General">
                        <c:v>317.57600000000002</c:v>
                      </c:pt>
                      <c:pt idx="3935" formatCode="General">
                        <c:v>317.58600000000001</c:v>
                      </c:pt>
                      <c:pt idx="3936" formatCode="General">
                        <c:v>317.596</c:v>
                      </c:pt>
                      <c:pt idx="3937" formatCode="General">
                        <c:v>317.60599999999999</c:v>
                      </c:pt>
                      <c:pt idx="3938" formatCode="General">
                        <c:v>317.61599999999999</c:v>
                      </c:pt>
                      <c:pt idx="3939" formatCode="General">
                        <c:v>317.62599999999998</c:v>
                      </c:pt>
                      <c:pt idx="3940" formatCode="General">
                        <c:v>317.63600000000002</c:v>
                      </c:pt>
                      <c:pt idx="3941" formatCode="General">
                        <c:v>317.64600000000002</c:v>
                      </c:pt>
                      <c:pt idx="3942" formatCode="General">
                        <c:v>317.65600000000001</c:v>
                      </c:pt>
                      <c:pt idx="3943" formatCode="General">
                        <c:v>317.666</c:v>
                      </c:pt>
                      <c:pt idx="3944" formatCode="General">
                        <c:v>317.67599999999999</c:v>
                      </c:pt>
                      <c:pt idx="3945" formatCode="General">
                        <c:v>317.68599999999998</c:v>
                      </c:pt>
                      <c:pt idx="3946" formatCode="General">
                        <c:v>317.69600000000003</c:v>
                      </c:pt>
                      <c:pt idx="3947" formatCode="General">
                        <c:v>317.70600000000002</c:v>
                      </c:pt>
                      <c:pt idx="3948" formatCode="General">
                        <c:v>317.71600000000001</c:v>
                      </c:pt>
                      <c:pt idx="3949" formatCode="General">
                        <c:v>317.726</c:v>
                      </c:pt>
                      <c:pt idx="3950" formatCode="General">
                        <c:v>317.73599999999999</c:v>
                      </c:pt>
                      <c:pt idx="3951" formatCode="General">
                        <c:v>317.74599999999998</c:v>
                      </c:pt>
                      <c:pt idx="3952" formatCode="General">
                        <c:v>317.75599999999997</c:v>
                      </c:pt>
                      <c:pt idx="3953" formatCode="General">
                        <c:v>317.76600000000002</c:v>
                      </c:pt>
                      <c:pt idx="3954" formatCode="General">
                        <c:v>317.77600000000001</c:v>
                      </c:pt>
                      <c:pt idx="3955" formatCode="General">
                        <c:v>317.786</c:v>
                      </c:pt>
                      <c:pt idx="3956" formatCode="General">
                        <c:v>317.79599999999999</c:v>
                      </c:pt>
                      <c:pt idx="3957" formatCode="General">
                        <c:v>317.80599999999998</c:v>
                      </c:pt>
                      <c:pt idx="3958" formatCode="General">
                        <c:v>317.81599999999997</c:v>
                      </c:pt>
                      <c:pt idx="3959" formatCode="General">
                        <c:v>317.82600000000002</c:v>
                      </c:pt>
                      <c:pt idx="3960" formatCode="General">
                        <c:v>317.83600000000001</c:v>
                      </c:pt>
                      <c:pt idx="3961" formatCode="General">
                        <c:v>317.846</c:v>
                      </c:pt>
                      <c:pt idx="3962" formatCode="General">
                        <c:v>317.85599999999999</c:v>
                      </c:pt>
                      <c:pt idx="3963" formatCode="General">
                        <c:v>317.86599999999999</c:v>
                      </c:pt>
                      <c:pt idx="3964" formatCode="General">
                        <c:v>317.87599999999998</c:v>
                      </c:pt>
                      <c:pt idx="3965" formatCode="General">
                        <c:v>317.88600000000002</c:v>
                      </c:pt>
                      <c:pt idx="3966" formatCode="General">
                        <c:v>317.89600000000002</c:v>
                      </c:pt>
                      <c:pt idx="3967" formatCode="General">
                        <c:v>317.90600000000001</c:v>
                      </c:pt>
                      <c:pt idx="3968" formatCode="General">
                        <c:v>317.916</c:v>
                      </c:pt>
                      <c:pt idx="3969" formatCode="General">
                        <c:v>317.92599999999999</c:v>
                      </c:pt>
                      <c:pt idx="3970" formatCode="General">
                        <c:v>317.93599999999998</c:v>
                      </c:pt>
                      <c:pt idx="3971" formatCode="General">
                        <c:v>317.94600000000003</c:v>
                      </c:pt>
                      <c:pt idx="3972" formatCode="General">
                        <c:v>317.95600000000002</c:v>
                      </c:pt>
                      <c:pt idx="3973" formatCode="General">
                        <c:v>317.96600000000001</c:v>
                      </c:pt>
                      <c:pt idx="3974" formatCode="General">
                        <c:v>317.976</c:v>
                      </c:pt>
                      <c:pt idx="3975" formatCode="General">
                        <c:v>317.98599999999999</c:v>
                      </c:pt>
                      <c:pt idx="3976" formatCode="General">
                        <c:v>317.99599999999998</c:v>
                      </c:pt>
                      <c:pt idx="3977" formatCode="General">
                        <c:v>318.00599999999997</c:v>
                      </c:pt>
                      <c:pt idx="3978" formatCode="General">
                        <c:v>318.01600000000002</c:v>
                      </c:pt>
                      <c:pt idx="3979" formatCode="General">
                        <c:v>318.02600000000001</c:v>
                      </c:pt>
                      <c:pt idx="3980" formatCode="General">
                        <c:v>318.036</c:v>
                      </c:pt>
                      <c:pt idx="3981" formatCode="General">
                        <c:v>318.04599999999999</c:v>
                      </c:pt>
                      <c:pt idx="3982" formatCode="General">
                        <c:v>318.05599999999998</c:v>
                      </c:pt>
                      <c:pt idx="3983" formatCode="General">
                        <c:v>318.06599999999997</c:v>
                      </c:pt>
                      <c:pt idx="3984" formatCode="General">
                        <c:v>318.07600000000002</c:v>
                      </c:pt>
                      <c:pt idx="3985" formatCode="General">
                        <c:v>318.08600000000001</c:v>
                      </c:pt>
                      <c:pt idx="3986" formatCode="General">
                        <c:v>318.096</c:v>
                      </c:pt>
                      <c:pt idx="3987" formatCode="General">
                        <c:v>318.10599999999999</c:v>
                      </c:pt>
                      <c:pt idx="3988" formatCode="General">
                        <c:v>318.11599999999999</c:v>
                      </c:pt>
                      <c:pt idx="3989" formatCode="General">
                        <c:v>318.12599999999998</c:v>
                      </c:pt>
                      <c:pt idx="3990" formatCode="General">
                        <c:v>318.13600000000002</c:v>
                      </c:pt>
                      <c:pt idx="3991" formatCode="General">
                        <c:v>318.14600000000002</c:v>
                      </c:pt>
                      <c:pt idx="3992" formatCode="General">
                        <c:v>318.15600000000001</c:v>
                      </c:pt>
                      <c:pt idx="3993" formatCode="General">
                        <c:v>318.166</c:v>
                      </c:pt>
                      <c:pt idx="3994" formatCode="General">
                        <c:v>318.17599999999999</c:v>
                      </c:pt>
                      <c:pt idx="3995" formatCode="General">
                        <c:v>318.18599999999998</c:v>
                      </c:pt>
                      <c:pt idx="3996" formatCode="General">
                        <c:v>318.19600000000003</c:v>
                      </c:pt>
                      <c:pt idx="3997" formatCode="General">
                        <c:v>318.20600000000002</c:v>
                      </c:pt>
                      <c:pt idx="3998" formatCode="General">
                        <c:v>318.21600000000001</c:v>
                      </c:pt>
                      <c:pt idx="3999" formatCode="General">
                        <c:v>318.226</c:v>
                      </c:pt>
                      <c:pt idx="4000" formatCode="General">
                        <c:v>318.23599999999999</c:v>
                      </c:pt>
                      <c:pt idx="4001" formatCode="General">
                        <c:v>318.24599999999998</c:v>
                      </c:pt>
                      <c:pt idx="4002" formatCode="General">
                        <c:v>318.25599999999997</c:v>
                      </c:pt>
                      <c:pt idx="4003" formatCode="General">
                        <c:v>318.26600000000002</c:v>
                      </c:pt>
                      <c:pt idx="4004" formatCode="General">
                        <c:v>318.27600000000001</c:v>
                      </c:pt>
                      <c:pt idx="4005" formatCode="General">
                        <c:v>318.286</c:v>
                      </c:pt>
                      <c:pt idx="4006" formatCode="General">
                        <c:v>318.29599999999999</c:v>
                      </c:pt>
                      <c:pt idx="4007" formatCode="General">
                        <c:v>318.30599999999998</c:v>
                      </c:pt>
                      <c:pt idx="4008" formatCode="General">
                        <c:v>318.31599999999997</c:v>
                      </c:pt>
                      <c:pt idx="4009" formatCode="General">
                        <c:v>318.32600000000002</c:v>
                      </c:pt>
                      <c:pt idx="4010" formatCode="General">
                        <c:v>318.33600000000001</c:v>
                      </c:pt>
                      <c:pt idx="4011" formatCode="General">
                        <c:v>318.346</c:v>
                      </c:pt>
                      <c:pt idx="4012" formatCode="General">
                        <c:v>318.35599999999999</c:v>
                      </c:pt>
                      <c:pt idx="4013" formatCode="General">
                        <c:v>318.36599999999999</c:v>
                      </c:pt>
                      <c:pt idx="4014" formatCode="General">
                        <c:v>318.37599999999998</c:v>
                      </c:pt>
                      <c:pt idx="4015" formatCode="General">
                        <c:v>318.38600000000002</c:v>
                      </c:pt>
                      <c:pt idx="4016" formatCode="General">
                        <c:v>318.39600000000002</c:v>
                      </c:pt>
                      <c:pt idx="4017" formatCode="General">
                        <c:v>318.40600000000001</c:v>
                      </c:pt>
                      <c:pt idx="4018" formatCode="General">
                        <c:v>318.416</c:v>
                      </c:pt>
                      <c:pt idx="4019" formatCode="General">
                        <c:v>318.42599999999999</c:v>
                      </c:pt>
                      <c:pt idx="4020" formatCode="General">
                        <c:v>318.43599999999998</c:v>
                      </c:pt>
                      <c:pt idx="4021" formatCode="General">
                        <c:v>318.44600000000003</c:v>
                      </c:pt>
                      <c:pt idx="4022" formatCode="General">
                        <c:v>318.45600000000002</c:v>
                      </c:pt>
                      <c:pt idx="4023" formatCode="General">
                        <c:v>318.46600000000001</c:v>
                      </c:pt>
                      <c:pt idx="4024" formatCode="General">
                        <c:v>318.476</c:v>
                      </c:pt>
                      <c:pt idx="4025" formatCode="General">
                        <c:v>318.48599999999999</c:v>
                      </c:pt>
                      <c:pt idx="4026" formatCode="General">
                        <c:v>318.49599999999998</c:v>
                      </c:pt>
                      <c:pt idx="4027" formatCode="General">
                        <c:v>318.50599999999997</c:v>
                      </c:pt>
                      <c:pt idx="4028" formatCode="General">
                        <c:v>318.51600000000002</c:v>
                      </c:pt>
                      <c:pt idx="4029" formatCode="General">
                        <c:v>318.52600000000001</c:v>
                      </c:pt>
                      <c:pt idx="4030" formatCode="General">
                        <c:v>318.536</c:v>
                      </c:pt>
                      <c:pt idx="4031" formatCode="General">
                        <c:v>318.54599999999999</c:v>
                      </c:pt>
                      <c:pt idx="4032" formatCode="General">
                        <c:v>318.55599999999998</c:v>
                      </c:pt>
                      <c:pt idx="4033" formatCode="General">
                        <c:v>318.56599999999997</c:v>
                      </c:pt>
                      <c:pt idx="4034" formatCode="General">
                        <c:v>318.57600000000002</c:v>
                      </c:pt>
                      <c:pt idx="4035" formatCode="General">
                        <c:v>318.58600000000001</c:v>
                      </c:pt>
                      <c:pt idx="4036" formatCode="General">
                        <c:v>318.596</c:v>
                      </c:pt>
                      <c:pt idx="4037" formatCode="General">
                        <c:v>318.60599999999999</c:v>
                      </c:pt>
                      <c:pt idx="4038" formatCode="General">
                        <c:v>318.61599999999999</c:v>
                      </c:pt>
                      <c:pt idx="4039" formatCode="General">
                        <c:v>318.62599999999998</c:v>
                      </c:pt>
                      <c:pt idx="4040" formatCode="General">
                        <c:v>318.63600000000002</c:v>
                      </c:pt>
                      <c:pt idx="4041" formatCode="General">
                        <c:v>318.64600000000002</c:v>
                      </c:pt>
                      <c:pt idx="4042" formatCode="General">
                        <c:v>318.65600000000001</c:v>
                      </c:pt>
                      <c:pt idx="4043" formatCode="General">
                        <c:v>318.666</c:v>
                      </c:pt>
                      <c:pt idx="4044" formatCode="General">
                        <c:v>318.67599999999999</c:v>
                      </c:pt>
                      <c:pt idx="4045" formatCode="General">
                        <c:v>318.68599999999998</c:v>
                      </c:pt>
                      <c:pt idx="4046" formatCode="General">
                        <c:v>318.69600000000003</c:v>
                      </c:pt>
                      <c:pt idx="4047" formatCode="General">
                        <c:v>318.70600000000002</c:v>
                      </c:pt>
                      <c:pt idx="4048" formatCode="General">
                        <c:v>318.71600000000001</c:v>
                      </c:pt>
                      <c:pt idx="4049" formatCode="General">
                        <c:v>318.726</c:v>
                      </c:pt>
                      <c:pt idx="4050" formatCode="General">
                        <c:v>318.73599999999999</c:v>
                      </c:pt>
                      <c:pt idx="4051" formatCode="General">
                        <c:v>318.74599999999998</c:v>
                      </c:pt>
                      <c:pt idx="4052" formatCode="General">
                        <c:v>318.75599999999997</c:v>
                      </c:pt>
                      <c:pt idx="4053" formatCode="General">
                        <c:v>318.76600000000002</c:v>
                      </c:pt>
                      <c:pt idx="4054" formatCode="General">
                        <c:v>318.77600000000001</c:v>
                      </c:pt>
                      <c:pt idx="4055" formatCode="General">
                        <c:v>318.786</c:v>
                      </c:pt>
                      <c:pt idx="4056" formatCode="General">
                        <c:v>318.79599999999999</c:v>
                      </c:pt>
                      <c:pt idx="4057" formatCode="General">
                        <c:v>318.80599999999998</c:v>
                      </c:pt>
                      <c:pt idx="4058" formatCode="General">
                        <c:v>318.81599999999997</c:v>
                      </c:pt>
                      <c:pt idx="4059" formatCode="General">
                        <c:v>318.82600000000002</c:v>
                      </c:pt>
                      <c:pt idx="4060" formatCode="General">
                        <c:v>318.83600000000001</c:v>
                      </c:pt>
                      <c:pt idx="4061" formatCode="General">
                        <c:v>318.846</c:v>
                      </c:pt>
                      <c:pt idx="4062" formatCode="General">
                        <c:v>318.85599999999999</c:v>
                      </c:pt>
                      <c:pt idx="4063" formatCode="General">
                        <c:v>318.86599999999999</c:v>
                      </c:pt>
                      <c:pt idx="4064" formatCode="General">
                        <c:v>318.87599999999998</c:v>
                      </c:pt>
                      <c:pt idx="4065" formatCode="General">
                        <c:v>318.88600000000002</c:v>
                      </c:pt>
                      <c:pt idx="4066" formatCode="General">
                        <c:v>318.89600000000002</c:v>
                      </c:pt>
                      <c:pt idx="4067" formatCode="General">
                        <c:v>318.90600000000001</c:v>
                      </c:pt>
                      <c:pt idx="4068" formatCode="General">
                        <c:v>318.916</c:v>
                      </c:pt>
                      <c:pt idx="4069" formatCode="General">
                        <c:v>318.92599999999999</c:v>
                      </c:pt>
                      <c:pt idx="4070" formatCode="General">
                        <c:v>318.93599999999998</c:v>
                      </c:pt>
                      <c:pt idx="4071" formatCode="General">
                        <c:v>318.94600000000003</c:v>
                      </c:pt>
                      <c:pt idx="4072" formatCode="General">
                        <c:v>318.95600000000002</c:v>
                      </c:pt>
                      <c:pt idx="4073" formatCode="General">
                        <c:v>318.96600000000001</c:v>
                      </c:pt>
                      <c:pt idx="4074" formatCode="General">
                        <c:v>318.976</c:v>
                      </c:pt>
                      <c:pt idx="4075" formatCode="General">
                        <c:v>318.98599999999999</c:v>
                      </c:pt>
                      <c:pt idx="4076" formatCode="General">
                        <c:v>318.99599999999998</c:v>
                      </c:pt>
                      <c:pt idx="4077" formatCode="General">
                        <c:v>319.00599999999997</c:v>
                      </c:pt>
                      <c:pt idx="4078" formatCode="General">
                        <c:v>319.01600000000002</c:v>
                      </c:pt>
                      <c:pt idx="4079" formatCode="General">
                        <c:v>319.02600000000001</c:v>
                      </c:pt>
                      <c:pt idx="4080" formatCode="General">
                        <c:v>319.036</c:v>
                      </c:pt>
                      <c:pt idx="4081" formatCode="General">
                        <c:v>319.04599999999999</c:v>
                      </c:pt>
                      <c:pt idx="4082" formatCode="General">
                        <c:v>319.05599999999998</c:v>
                      </c:pt>
                      <c:pt idx="4083" formatCode="General">
                        <c:v>319.06599999999997</c:v>
                      </c:pt>
                      <c:pt idx="4084" formatCode="General">
                        <c:v>319.07600000000002</c:v>
                      </c:pt>
                      <c:pt idx="4085" formatCode="General">
                        <c:v>319.08600000000001</c:v>
                      </c:pt>
                      <c:pt idx="4086" formatCode="General">
                        <c:v>319.096</c:v>
                      </c:pt>
                      <c:pt idx="4087" formatCode="General">
                        <c:v>319.10599999999999</c:v>
                      </c:pt>
                      <c:pt idx="4088" formatCode="General">
                        <c:v>319.11599999999999</c:v>
                      </c:pt>
                      <c:pt idx="4089" formatCode="General">
                        <c:v>319.12599999999998</c:v>
                      </c:pt>
                      <c:pt idx="4090" formatCode="General">
                        <c:v>319.13600000000002</c:v>
                      </c:pt>
                      <c:pt idx="4091" formatCode="General">
                        <c:v>319.14600000000002</c:v>
                      </c:pt>
                      <c:pt idx="4092" formatCode="General">
                        <c:v>319.15600000000001</c:v>
                      </c:pt>
                      <c:pt idx="4093" formatCode="General">
                        <c:v>319.166</c:v>
                      </c:pt>
                      <c:pt idx="4094" formatCode="General">
                        <c:v>319.17599999999999</c:v>
                      </c:pt>
                      <c:pt idx="4095" formatCode="General">
                        <c:v>319.18599999999998</c:v>
                      </c:pt>
                      <c:pt idx="4096" formatCode="General">
                        <c:v>319.19600000000003</c:v>
                      </c:pt>
                      <c:pt idx="4097" formatCode="General">
                        <c:v>319.20600000000002</c:v>
                      </c:pt>
                      <c:pt idx="4098" formatCode="General">
                        <c:v>319.21600000000001</c:v>
                      </c:pt>
                      <c:pt idx="4099" formatCode="General">
                        <c:v>319.226</c:v>
                      </c:pt>
                      <c:pt idx="4100" formatCode="General">
                        <c:v>319.23599999999999</c:v>
                      </c:pt>
                      <c:pt idx="4101" formatCode="General">
                        <c:v>319.24599999999998</c:v>
                      </c:pt>
                      <c:pt idx="4102" formatCode="General">
                        <c:v>319.25599999999997</c:v>
                      </c:pt>
                      <c:pt idx="4103" formatCode="General">
                        <c:v>319.26600000000002</c:v>
                      </c:pt>
                      <c:pt idx="4104" formatCode="General">
                        <c:v>319.27600000000001</c:v>
                      </c:pt>
                      <c:pt idx="4105" formatCode="General">
                        <c:v>319.286</c:v>
                      </c:pt>
                      <c:pt idx="4106" formatCode="General">
                        <c:v>319.29599999999999</c:v>
                      </c:pt>
                      <c:pt idx="4107" formatCode="General">
                        <c:v>319.30599999999998</c:v>
                      </c:pt>
                      <c:pt idx="4108" formatCode="General">
                        <c:v>319.31599999999997</c:v>
                      </c:pt>
                      <c:pt idx="4109" formatCode="General">
                        <c:v>319.32600000000002</c:v>
                      </c:pt>
                      <c:pt idx="4110" formatCode="General">
                        <c:v>319.33600000000001</c:v>
                      </c:pt>
                      <c:pt idx="4111" formatCode="General">
                        <c:v>319.346</c:v>
                      </c:pt>
                      <c:pt idx="4112" formatCode="General">
                        <c:v>319.35599999999999</c:v>
                      </c:pt>
                      <c:pt idx="4113" formatCode="General">
                        <c:v>319.36599999999999</c:v>
                      </c:pt>
                      <c:pt idx="4114" formatCode="General">
                        <c:v>319.37599999999998</c:v>
                      </c:pt>
                      <c:pt idx="4115" formatCode="General">
                        <c:v>319.38600000000002</c:v>
                      </c:pt>
                      <c:pt idx="4116" formatCode="General">
                        <c:v>319.39100000000002</c:v>
                      </c:pt>
                      <c:pt idx="4117" formatCode="General">
                        <c:v>319.39100000000002</c:v>
                      </c:pt>
                      <c:pt idx="4118" formatCode="General">
                        <c:v>320.39100000000002</c:v>
                      </c:pt>
                      <c:pt idx="4119" formatCode="General">
                        <c:v>321.39100000000002</c:v>
                      </c:pt>
                      <c:pt idx="4120" formatCode="General">
                        <c:v>322.39100000000002</c:v>
                      </c:pt>
                      <c:pt idx="4121" formatCode="General">
                        <c:v>323.39100000000002</c:v>
                      </c:pt>
                      <c:pt idx="4122" formatCode="General">
                        <c:v>324.39100000000002</c:v>
                      </c:pt>
                      <c:pt idx="4123" formatCode="General">
                        <c:v>325.39100000000002</c:v>
                      </c:pt>
                      <c:pt idx="4124" formatCode="General">
                        <c:v>326.39100000000002</c:v>
                      </c:pt>
                      <c:pt idx="4125" formatCode="General">
                        <c:v>327.39100000000002</c:v>
                      </c:pt>
                      <c:pt idx="4126" formatCode="General">
                        <c:v>328.39100000000002</c:v>
                      </c:pt>
                      <c:pt idx="4127" formatCode="General">
                        <c:v>329.39100000000002</c:v>
                      </c:pt>
                      <c:pt idx="4128" formatCode="General">
                        <c:v>330.39100000000002</c:v>
                      </c:pt>
                      <c:pt idx="4129" formatCode="General">
                        <c:v>331.39100000000002</c:v>
                      </c:pt>
                      <c:pt idx="4130" formatCode="General">
                        <c:v>332.39100000000002</c:v>
                      </c:pt>
                      <c:pt idx="4131" formatCode="General">
                        <c:v>333.39100000000002</c:v>
                      </c:pt>
                      <c:pt idx="4132" formatCode="General">
                        <c:v>334.39100000000002</c:v>
                      </c:pt>
                      <c:pt idx="4133" formatCode="General">
                        <c:v>335.39100000000002</c:v>
                      </c:pt>
                      <c:pt idx="4134" formatCode="General">
                        <c:v>336.39100000000002</c:v>
                      </c:pt>
                      <c:pt idx="4135" formatCode="General">
                        <c:v>337.39100000000002</c:v>
                      </c:pt>
                      <c:pt idx="4136" formatCode="General">
                        <c:v>338.39100000000002</c:v>
                      </c:pt>
                      <c:pt idx="4137" formatCode="General">
                        <c:v>339.39100000000002</c:v>
                      </c:pt>
                      <c:pt idx="4138" formatCode="General">
                        <c:v>340.39100000000002</c:v>
                      </c:pt>
                      <c:pt idx="4139" formatCode="General">
                        <c:v>341.39100000000002</c:v>
                      </c:pt>
                      <c:pt idx="4140" formatCode="General">
                        <c:v>342.39100000000002</c:v>
                      </c:pt>
                      <c:pt idx="4141" formatCode="General">
                        <c:v>343.39100000000002</c:v>
                      </c:pt>
                      <c:pt idx="4142" formatCode="General">
                        <c:v>344.39100000000002</c:v>
                      </c:pt>
                      <c:pt idx="4143" formatCode="General">
                        <c:v>345.39100000000002</c:v>
                      </c:pt>
                      <c:pt idx="4144" formatCode="General">
                        <c:v>346.39100000000002</c:v>
                      </c:pt>
                      <c:pt idx="4145" formatCode="General">
                        <c:v>347.39100000000002</c:v>
                      </c:pt>
                      <c:pt idx="4146" formatCode="General">
                        <c:v>348.39100000000002</c:v>
                      </c:pt>
                      <c:pt idx="4147" formatCode="General">
                        <c:v>349.39100000000002</c:v>
                      </c:pt>
                      <c:pt idx="4148" formatCode="General">
                        <c:v>350.39100000000002</c:v>
                      </c:pt>
                      <c:pt idx="4149" formatCode="General">
                        <c:v>351.39100000000002</c:v>
                      </c:pt>
                      <c:pt idx="4150" formatCode="General">
                        <c:v>352.39100000000002</c:v>
                      </c:pt>
                      <c:pt idx="4151" formatCode="General">
                        <c:v>353.39100000000002</c:v>
                      </c:pt>
                      <c:pt idx="4152" formatCode="General">
                        <c:v>354.39100000000002</c:v>
                      </c:pt>
                      <c:pt idx="4153" formatCode="General">
                        <c:v>355.39100000000002</c:v>
                      </c:pt>
                      <c:pt idx="4154" formatCode="General">
                        <c:v>356.39100000000002</c:v>
                      </c:pt>
                      <c:pt idx="4155" formatCode="General">
                        <c:v>357.39100000000002</c:v>
                      </c:pt>
                      <c:pt idx="4156" formatCode="General">
                        <c:v>358.39100000000002</c:v>
                      </c:pt>
                      <c:pt idx="4157" formatCode="General">
                        <c:v>359.39100000000002</c:v>
                      </c:pt>
                      <c:pt idx="4158" formatCode="General">
                        <c:v>360.39100000000002</c:v>
                      </c:pt>
                      <c:pt idx="4159" formatCode="General">
                        <c:v>361.39100000000002</c:v>
                      </c:pt>
                      <c:pt idx="4160" formatCode="General">
                        <c:v>362.39100000000002</c:v>
                      </c:pt>
                      <c:pt idx="4161" formatCode="General">
                        <c:v>363.39100000000002</c:v>
                      </c:pt>
                      <c:pt idx="4162" formatCode="General">
                        <c:v>364.39100000000002</c:v>
                      </c:pt>
                      <c:pt idx="4163" formatCode="General">
                        <c:v>365.39100000000002</c:v>
                      </c:pt>
                      <c:pt idx="4164" formatCode="General">
                        <c:v>366.39100000000002</c:v>
                      </c:pt>
                      <c:pt idx="4165" formatCode="General">
                        <c:v>367.39100000000002</c:v>
                      </c:pt>
                      <c:pt idx="4166" formatCode="General">
                        <c:v>368.39100000000002</c:v>
                      </c:pt>
                      <c:pt idx="4167" formatCode="General">
                        <c:v>369.39100000000002</c:v>
                      </c:pt>
                      <c:pt idx="4168" formatCode="General">
                        <c:v>370.39100000000002</c:v>
                      </c:pt>
                      <c:pt idx="4169" formatCode="General">
                        <c:v>371.39100000000002</c:v>
                      </c:pt>
                      <c:pt idx="4170" formatCode="General">
                        <c:v>372.39100000000002</c:v>
                      </c:pt>
                      <c:pt idx="4171" formatCode="General">
                        <c:v>373.39100000000002</c:v>
                      </c:pt>
                      <c:pt idx="4172" formatCode="General">
                        <c:v>374.39100000000002</c:v>
                      </c:pt>
                      <c:pt idx="4173" formatCode="General">
                        <c:v>375.39100000000002</c:v>
                      </c:pt>
                      <c:pt idx="4174" formatCode="General">
                        <c:v>376.39100000000002</c:v>
                      </c:pt>
                      <c:pt idx="4175" formatCode="General">
                        <c:v>377.39100000000002</c:v>
                      </c:pt>
                      <c:pt idx="4176" formatCode="General">
                        <c:v>378.39100000000002</c:v>
                      </c:pt>
                      <c:pt idx="4177" formatCode="General">
                        <c:v>379.39100000000002</c:v>
                      </c:pt>
                      <c:pt idx="4178" formatCode="General">
                        <c:v>380.39100000000002</c:v>
                      </c:pt>
                      <c:pt idx="4179" formatCode="General">
                        <c:v>381.39100000000002</c:v>
                      </c:pt>
                      <c:pt idx="4180" formatCode="General">
                        <c:v>382.39100000000002</c:v>
                      </c:pt>
                      <c:pt idx="4181" formatCode="General">
                        <c:v>383.39100000000002</c:v>
                      </c:pt>
                      <c:pt idx="4182" formatCode="General">
                        <c:v>384.39100000000002</c:v>
                      </c:pt>
                      <c:pt idx="4183" formatCode="General">
                        <c:v>385.39100000000002</c:v>
                      </c:pt>
                      <c:pt idx="4184" formatCode="General">
                        <c:v>386.39100000000002</c:v>
                      </c:pt>
                      <c:pt idx="4185" formatCode="General">
                        <c:v>387.39100000000002</c:v>
                      </c:pt>
                      <c:pt idx="4186" formatCode="General">
                        <c:v>388.39100000000002</c:v>
                      </c:pt>
                      <c:pt idx="4187" formatCode="General">
                        <c:v>389.39100000000002</c:v>
                      </c:pt>
                      <c:pt idx="4188" formatCode="General">
                        <c:v>389.62</c:v>
                      </c:pt>
                      <c:pt idx="4189" formatCode="General">
                        <c:v>389.62</c:v>
                      </c:pt>
                      <c:pt idx="4190" formatCode="General">
                        <c:v>389.63</c:v>
                      </c:pt>
                      <c:pt idx="4191" formatCode="General">
                        <c:v>389.64</c:v>
                      </c:pt>
                      <c:pt idx="4192" formatCode="General">
                        <c:v>389.65</c:v>
                      </c:pt>
                      <c:pt idx="4193" formatCode="General">
                        <c:v>389.66</c:v>
                      </c:pt>
                      <c:pt idx="4194" formatCode="General">
                        <c:v>389.67</c:v>
                      </c:pt>
                      <c:pt idx="4195" formatCode="General">
                        <c:v>389.68</c:v>
                      </c:pt>
                      <c:pt idx="4196" formatCode="General">
                        <c:v>389.69</c:v>
                      </c:pt>
                      <c:pt idx="4197" formatCode="General">
                        <c:v>389.7</c:v>
                      </c:pt>
                      <c:pt idx="4198" formatCode="General">
                        <c:v>389.71</c:v>
                      </c:pt>
                      <c:pt idx="4199" formatCode="General">
                        <c:v>389.72</c:v>
                      </c:pt>
                      <c:pt idx="4200" formatCode="General">
                        <c:v>389.73</c:v>
                      </c:pt>
                      <c:pt idx="4201" formatCode="General">
                        <c:v>389.74</c:v>
                      </c:pt>
                      <c:pt idx="4202" formatCode="General">
                        <c:v>389.75</c:v>
                      </c:pt>
                      <c:pt idx="4203" formatCode="General">
                        <c:v>389.76</c:v>
                      </c:pt>
                      <c:pt idx="4204" formatCode="General">
                        <c:v>389.77</c:v>
                      </c:pt>
                      <c:pt idx="4205" formatCode="General">
                        <c:v>389.78</c:v>
                      </c:pt>
                      <c:pt idx="4206" formatCode="General">
                        <c:v>389.79</c:v>
                      </c:pt>
                      <c:pt idx="4207" formatCode="General">
                        <c:v>389.8</c:v>
                      </c:pt>
                      <c:pt idx="4208" formatCode="General">
                        <c:v>389.81</c:v>
                      </c:pt>
                      <c:pt idx="4209" formatCode="General">
                        <c:v>389.82</c:v>
                      </c:pt>
                      <c:pt idx="4210" formatCode="General">
                        <c:v>389.83</c:v>
                      </c:pt>
                      <c:pt idx="4211" formatCode="General">
                        <c:v>389.84</c:v>
                      </c:pt>
                      <c:pt idx="4212" formatCode="General">
                        <c:v>389.85</c:v>
                      </c:pt>
                      <c:pt idx="4213" formatCode="General">
                        <c:v>389.86</c:v>
                      </c:pt>
                      <c:pt idx="4214" formatCode="General">
                        <c:v>389.87</c:v>
                      </c:pt>
                      <c:pt idx="4215" formatCode="General">
                        <c:v>389.88</c:v>
                      </c:pt>
                      <c:pt idx="4216" formatCode="General">
                        <c:v>389.89</c:v>
                      </c:pt>
                      <c:pt idx="4217" formatCode="General">
                        <c:v>389.9</c:v>
                      </c:pt>
                      <c:pt idx="4218" formatCode="General">
                        <c:v>389.91</c:v>
                      </c:pt>
                      <c:pt idx="4219" formatCode="General">
                        <c:v>389.92</c:v>
                      </c:pt>
                      <c:pt idx="4220" formatCode="General">
                        <c:v>389.93</c:v>
                      </c:pt>
                      <c:pt idx="4221" formatCode="General">
                        <c:v>389.94</c:v>
                      </c:pt>
                      <c:pt idx="4222" formatCode="General">
                        <c:v>389.95</c:v>
                      </c:pt>
                      <c:pt idx="4223" formatCode="General">
                        <c:v>389.96</c:v>
                      </c:pt>
                      <c:pt idx="4224" formatCode="General">
                        <c:v>389.97</c:v>
                      </c:pt>
                      <c:pt idx="4225" formatCode="General">
                        <c:v>389.98</c:v>
                      </c:pt>
                      <c:pt idx="4226" formatCode="General">
                        <c:v>389.99</c:v>
                      </c:pt>
                      <c:pt idx="4227" formatCode="General">
                        <c:v>390</c:v>
                      </c:pt>
                      <c:pt idx="4228" formatCode="General">
                        <c:v>390.01</c:v>
                      </c:pt>
                      <c:pt idx="4229" formatCode="General">
                        <c:v>390.02</c:v>
                      </c:pt>
                      <c:pt idx="4230" formatCode="General">
                        <c:v>390.03</c:v>
                      </c:pt>
                      <c:pt idx="4231" formatCode="General">
                        <c:v>390.04</c:v>
                      </c:pt>
                      <c:pt idx="4232" formatCode="General">
                        <c:v>390.05</c:v>
                      </c:pt>
                      <c:pt idx="4233" formatCode="General">
                        <c:v>390.06</c:v>
                      </c:pt>
                      <c:pt idx="4234" formatCode="General">
                        <c:v>390.07</c:v>
                      </c:pt>
                      <c:pt idx="4235" formatCode="General">
                        <c:v>390.08</c:v>
                      </c:pt>
                      <c:pt idx="4236" formatCode="General">
                        <c:v>390.09</c:v>
                      </c:pt>
                      <c:pt idx="4237" formatCode="General">
                        <c:v>390.1</c:v>
                      </c:pt>
                      <c:pt idx="4238" formatCode="General">
                        <c:v>390.11</c:v>
                      </c:pt>
                      <c:pt idx="4239" formatCode="General">
                        <c:v>390.12</c:v>
                      </c:pt>
                      <c:pt idx="4240" formatCode="General">
                        <c:v>390.13</c:v>
                      </c:pt>
                      <c:pt idx="4241" formatCode="General">
                        <c:v>390.14</c:v>
                      </c:pt>
                      <c:pt idx="4242" formatCode="General">
                        <c:v>390.15</c:v>
                      </c:pt>
                      <c:pt idx="4243" formatCode="General">
                        <c:v>390.16</c:v>
                      </c:pt>
                      <c:pt idx="4244" formatCode="General">
                        <c:v>390.17</c:v>
                      </c:pt>
                      <c:pt idx="4245" formatCode="General">
                        <c:v>390.18</c:v>
                      </c:pt>
                      <c:pt idx="4246" formatCode="General">
                        <c:v>390.19</c:v>
                      </c:pt>
                      <c:pt idx="4247" formatCode="General">
                        <c:v>390.2</c:v>
                      </c:pt>
                      <c:pt idx="4248" formatCode="General">
                        <c:v>390.21</c:v>
                      </c:pt>
                      <c:pt idx="4249" formatCode="General">
                        <c:v>390.22</c:v>
                      </c:pt>
                      <c:pt idx="4250" formatCode="General">
                        <c:v>390.23</c:v>
                      </c:pt>
                      <c:pt idx="4251" formatCode="General">
                        <c:v>390.24</c:v>
                      </c:pt>
                      <c:pt idx="4252" formatCode="General">
                        <c:v>390.25</c:v>
                      </c:pt>
                      <c:pt idx="4253" formatCode="General">
                        <c:v>390.26</c:v>
                      </c:pt>
                      <c:pt idx="4254" formatCode="General">
                        <c:v>390.27</c:v>
                      </c:pt>
                      <c:pt idx="4255" formatCode="General">
                        <c:v>390.28</c:v>
                      </c:pt>
                      <c:pt idx="4256" formatCode="General">
                        <c:v>390.29</c:v>
                      </c:pt>
                      <c:pt idx="4257" formatCode="General">
                        <c:v>390.3</c:v>
                      </c:pt>
                      <c:pt idx="4258" formatCode="General">
                        <c:v>390.31</c:v>
                      </c:pt>
                      <c:pt idx="4259" formatCode="General">
                        <c:v>390.32</c:v>
                      </c:pt>
                      <c:pt idx="4260" formatCode="General">
                        <c:v>390.33</c:v>
                      </c:pt>
                      <c:pt idx="4261" formatCode="General">
                        <c:v>390.34</c:v>
                      </c:pt>
                      <c:pt idx="4262" formatCode="General">
                        <c:v>390.35</c:v>
                      </c:pt>
                      <c:pt idx="4263" formatCode="General">
                        <c:v>390.36</c:v>
                      </c:pt>
                      <c:pt idx="4264" formatCode="General">
                        <c:v>390.37</c:v>
                      </c:pt>
                      <c:pt idx="4265" formatCode="General">
                        <c:v>390.38</c:v>
                      </c:pt>
                      <c:pt idx="4266" formatCode="General">
                        <c:v>390.39</c:v>
                      </c:pt>
                      <c:pt idx="4267" formatCode="General">
                        <c:v>390.4</c:v>
                      </c:pt>
                      <c:pt idx="4268" formatCode="General">
                        <c:v>390.41</c:v>
                      </c:pt>
                      <c:pt idx="4269" formatCode="General">
                        <c:v>390.42</c:v>
                      </c:pt>
                      <c:pt idx="4270" formatCode="General">
                        <c:v>390.43</c:v>
                      </c:pt>
                      <c:pt idx="4271" formatCode="General">
                        <c:v>390.44</c:v>
                      </c:pt>
                      <c:pt idx="4272" formatCode="General">
                        <c:v>390.45</c:v>
                      </c:pt>
                      <c:pt idx="4273" formatCode="General">
                        <c:v>390.46</c:v>
                      </c:pt>
                      <c:pt idx="4274" formatCode="General">
                        <c:v>390.47</c:v>
                      </c:pt>
                      <c:pt idx="4275" formatCode="General">
                        <c:v>390.48</c:v>
                      </c:pt>
                      <c:pt idx="4276" formatCode="General">
                        <c:v>390.49</c:v>
                      </c:pt>
                      <c:pt idx="4277" formatCode="General">
                        <c:v>390.5</c:v>
                      </c:pt>
                      <c:pt idx="4278" formatCode="General">
                        <c:v>390.51</c:v>
                      </c:pt>
                      <c:pt idx="4279" formatCode="General">
                        <c:v>390.52</c:v>
                      </c:pt>
                      <c:pt idx="4280" formatCode="General">
                        <c:v>390.53</c:v>
                      </c:pt>
                      <c:pt idx="4281" formatCode="General">
                        <c:v>390.54</c:v>
                      </c:pt>
                      <c:pt idx="4282" formatCode="General">
                        <c:v>390.55</c:v>
                      </c:pt>
                      <c:pt idx="4283" formatCode="General">
                        <c:v>390.56</c:v>
                      </c:pt>
                      <c:pt idx="4284" formatCode="General">
                        <c:v>390.57</c:v>
                      </c:pt>
                      <c:pt idx="4285" formatCode="General">
                        <c:v>390.58</c:v>
                      </c:pt>
                      <c:pt idx="4286" formatCode="General">
                        <c:v>390.59</c:v>
                      </c:pt>
                      <c:pt idx="4287" formatCode="General">
                        <c:v>390.6</c:v>
                      </c:pt>
                      <c:pt idx="4288" formatCode="General">
                        <c:v>390.61</c:v>
                      </c:pt>
                      <c:pt idx="4289" formatCode="General">
                        <c:v>390.62</c:v>
                      </c:pt>
                      <c:pt idx="4290" formatCode="General">
                        <c:v>390.63</c:v>
                      </c:pt>
                      <c:pt idx="4291" formatCode="General">
                        <c:v>390.64</c:v>
                      </c:pt>
                      <c:pt idx="4292" formatCode="General">
                        <c:v>390.65</c:v>
                      </c:pt>
                      <c:pt idx="4293" formatCode="General">
                        <c:v>390.66</c:v>
                      </c:pt>
                      <c:pt idx="4294" formatCode="General">
                        <c:v>390.67</c:v>
                      </c:pt>
                      <c:pt idx="4295" formatCode="General">
                        <c:v>390.68</c:v>
                      </c:pt>
                      <c:pt idx="4296" formatCode="General">
                        <c:v>390.69</c:v>
                      </c:pt>
                      <c:pt idx="4297" formatCode="General">
                        <c:v>390.7</c:v>
                      </c:pt>
                      <c:pt idx="4298" formatCode="General">
                        <c:v>390.71</c:v>
                      </c:pt>
                      <c:pt idx="4299" formatCode="General">
                        <c:v>390.72</c:v>
                      </c:pt>
                      <c:pt idx="4300" formatCode="General">
                        <c:v>390.73</c:v>
                      </c:pt>
                      <c:pt idx="4301" formatCode="General">
                        <c:v>390.74</c:v>
                      </c:pt>
                      <c:pt idx="4302" formatCode="General">
                        <c:v>390.75</c:v>
                      </c:pt>
                      <c:pt idx="4303" formatCode="General">
                        <c:v>390.76</c:v>
                      </c:pt>
                      <c:pt idx="4304" formatCode="General">
                        <c:v>390.77</c:v>
                      </c:pt>
                      <c:pt idx="4305" formatCode="General">
                        <c:v>390.78</c:v>
                      </c:pt>
                      <c:pt idx="4306" formatCode="General">
                        <c:v>390.79</c:v>
                      </c:pt>
                      <c:pt idx="4307" formatCode="General">
                        <c:v>390.8</c:v>
                      </c:pt>
                      <c:pt idx="4308" formatCode="General">
                        <c:v>390.81</c:v>
                      </c:pt>
                      <c:pt idx="4309" formatCode="General">
                        <c:v>390.82</c:v>
                      </c:pt>
                      <c:pt idx="4310" formatCode="General">
                        <c:v>390.83</c:v>
                      </c:pt>
                      <c:pt idx="4311" formatCode="General">
                        <c:v>390.84</c:v>
                      </c:pt>
                      <c:pt idx="4312" formatCode="General">
                        <c:v>390.85</c:v>
                      </c:pt>
                      <c:pt idx="4313" formatCode="General">
                        <c:v>390.86</c:v>
                      </c:pt>
                      <c:pt idx="4314" formatCode="General">
                        <c:v>390.87</c:v>
                      </c:pt>
                      <c:pt idx="4315" formatCode="General">
                        <c:v>390.88</c:v>
                      </c:pt>
                      <c:pt idx="4316" formatCode="General">
                        <c:v>390.89</c:v>
                      </c:pt>
                      <c:pt idx="4317" formatCode="General">
                        <c:v>390.9</c:v>
                      </c:pt>
                      <c:pt idx="4318" formatCode="General">
                        <c:v>390.91</c:v>
                      </c:pt>
                      <c:pt idx="4319" formatCode="General">
                        <c:v>390.92</c:v>
                      </c:pt>
                      <c:pt idx="4320" formatCode="General">
                        <c:v>390.93</c:v>
                      </c:pt>
                      <c:pt idx="4321" formatCode="General">
                        <c:v>390.94</c:v>
                      </c:pt>
                      <c:pt idx="4322" formatCode="General">
                        <c:v>390.95</c:v>
                      </c:pt>
                      <c:pt idx="4323" formatCode="General">
                        <c:v>390.96</c:v>
                      </c:pt>
                      <c:pt idx="4324" formatCode="General">
                        <c:v>390.97</c:v>
                      </c:pt>
                      <c:pt idx="4325" formatCode="General">
                        <c:v>390.98</c:v>
                      </c:pt>
                      <c:pt idx="4326" formatCode="General">
                        <c:v>390.99</c:v>
                      </c:pt>
                      <c:pt idx="4327" formatCode="General">
                        <c:v>391</c:v>
                      </c:pt>
                      <c:pt idx="4328" formatCode="General">
                        <c:v>391.01</c:v>
                      </c:pt>
                      <c:pt idx="4329" formatCode="General">
                        <c:v>391.02</c:v>
                      </c:pt>
                      <c:pt idx="4330" formatCode="General">
                        <c:v>391.03</c:v>
                      </c:pt>
                      <c:pt idx="4331" formatCode="General">
                        <c:v>391.04</c:v>
                      </c:pt>
                      <c:pt idx="4332" formatCode="General">
                        <c:v>391.05</c:v>
                      </c:pt>
                      <c:pt idx="4333" formatCode="General">
                        <c:v>391.06</c:v>
                      </c:pt>
                      <c:pt idx="4334" formatCode="General">
                        <c:v>391.07</c:v>
                      </c:pt>
                      <c:pt idx="4335" formatCode="General">
                        <c:v>391.08</c:v>
                      </c:pt>
                      <c:pt idx="4336" formatCode="General">
                        <c:v>391.09</c:v>
                      </c:pt>
                      <c:pt idx="4337" formatCode="General">
                        <c:v>391.1</c:v>
                      </c:pt>
                      <c:pt idx="4338" formatCode="General">
                        <c:v>391.11</c:v>
                      </c:pt>
                      <c:pt idx="4339" formatCode="General">
                        <c:v>391.12</c:v>
                      </c:pt>
                      <c:pt idx="4340" formatCode="General">
                        <c:v>391.13</c:v>
                      </c:pt>
                      <c:pt idx="4341" formatCode="General">
                        <c:v>391.14</c:v>
                      </c:pt>
                      <c:pt idx="4342" formatCode="General">
                        <c:v>391.15</c:v>
                      </c:pt>
                      <c:pt idx="4343" formatCode="General">
                        <c:v>391.16</c:v>
                      </c:pt>
                      <c:pt idx="4344" formatCode="General">
                        <c:v>391.17</c:v>
                      </c:pt>
                      <c:pt idx="4345" formatCode="General">
                        <c:v>391.18</c:v>
                      </c:pt>
                      <c:pt idx="4346" formatCode="General">
                        <c:v>391.19</c:v>
                      </c:pt>
                      <c:pt idx="4347" formatCode="General">
                        <c:v>391.2</c:v>
                      </c:pt>
                      <c:pt idx="4348" formatCode="General">
                        <c:v>391.21</c:v>
                      </c:pt>
                      <c:pt idx="4349" formatCode="General">
                        <c:v>391.22</c:v>
                      </c:pt>
                      <c:pt idx="4350" formatCode="General">
                        <c:v>391.23</c:v>
                      </c:pt>
                      <c:pt idx="4351" formatCode="General">
                        <c:v>391.24</c:v>
                      </c:pt>
                      <c:pt idx="4352" formatCode="General">
                        <c:v>391.25</c:v>
                      </c:pt>
                      <c:pt idx="4353" formatCode="General">
                        <c:v>391.26</c:v>
                      </c:pt>
                      <c:pt idx="4354" formatCode="General">
                        <c:v>391.27</c:v>
                      </c:pt>
                      <c:pt idx="4355" formatCode="General">
                        <c:v>391.28</c:v>
                      </c:pt>
                      <c:pt idx="4356" formatCode="General">
                        <c:v>391.29</c:v>
                      </c:pt>
                      <c:pt idx="4357" formatCode="General">
                        <c:v>391.3</c:v>
                      </c:pt>
                      <c:pt idx="4358" formatCode="General">
                        <c:v>391.31</c:v>
                      </c:pt>
                      <c:pt idx="4359" formatCode="General">
                        <c:v>391.32</c:v>
                      </c:pt>
                      <c:pt idx="4360" formatCode="General">
                        <c:v>391.33</c:v>
                      </c:pt>
                      <c:pt idx="4361" formatCode="General">
                        <c:v>391.34</c:v>
                      </c:pt>
                      <c:pt idx="4362" formatCode="General">
                        <c:v>391.35</c:v>
                      </c:pt>
                      <c:pt idx="4363" formatCode="General">
                        <c:v>391.36</c:v>
                      </c:pt>
                      <c:pt idx="4364" formatCode="General">
                        <c:v>391.37</c:v>
                      </c:pt>
                      <c:pt idx="4365" formatCode="General">
                        <c:v>391.38</c:v>
                      </c:pt>
                      <c:pt idx="4366" formatCode="General">
                        <c:v>391.39</c:v>
                      </c:pt>
                      <c:pt idx="4367" formatCode="General">
                        <c:v>391.4</c:v>
                      </c:pt>
                      <c:pt idx="4368" formatCode="General">
                        <c:v>391.41</c:v>
                      </c:pt>
                      <c:pt idx="4369" formatCode="General">
                        <c:v>391.42</c:v>
                      </c:pt>
                      <c:pt idx="4370" formatCode="General">
                        <c:v>391.43</c:v>
                      </c:pt>
                      <c:pt idx="4371" formatCode="General">
                        <c:v>391.44</c:v>
                      </c:pt>
                      <c:pt idx="4372" formatCode="General">
                        <c:v>391.45</c:v>
                      </c:pt>
                      <c:pt idx="4373" formatCode="General">
                        <c:v>391.46</c:v>
                      </c:pt>
                      <c:pt idx="4374" formatCode="General">
                        <c:v>391.47</c:v>
                      </c:pt>
                      <c:pt idx="4375" formatCode="General">
                        <c:v>391.48</c:v>
                      </c:pt>
                      <c:pt idx="4376" formatCode="General">
                        <c:v>391.49</c:v>
                      </c:pt>
                      <c:pt idx="4377" formatCode="General">
                        <c:v>391.5</c:v>
                      </c:pt>
                      <c:pt idx="4378" formatCode="General">
                        <c:v>391.51</c:v>
                      </c:pt>
                      <c:pt idx="4379" formatCode="General">
                        <c:v>391.52</c:v>
                      </c:pt>
                      <c:pt idx="4380" formatCode="General">
                        <c:v>391.53</c:v>
                      </c:pt>
                      <c:pt idx="4381" formatCode="General">
                        <c:v>391.54</c:v>
                      </c:pt>
                      <c:pt idx="4382" formatCode="General">
                        <c:v>391.55</c:v>
                      </c:pt>
                      <c:pt idx="4383" formatCode="General">
                        <c:v>391.56</c:v>
                      </c:pt>
                      <c:pt idx="4384" formatCode="General">
                        <c:v>391.57</c:v>
                      </c:pt>
                      <c:pt idx="4385" formatCode="General">
                        <c:v>391.58</c:v>
                      </c:pt>
                      <c:pt idx="4386" formatCode="General">
                        <c:v>391.59</c:v>
                      </c:pt>
                      <c:pt idx="4387" formatCode="General">
                        <c:v>391.6</c:v>
                      </c:pt>
                      <c:pt idx="4388" formatCode="General">
                        <c:v>391.61</c:v>
                      </c:pt>
                      <c:pt idx="4389" formatCode="General">
                        <c:v>391.62</c:v>
                      </c:pt>
                      <c:pt idx="4390" formatCode="General">
                        <c:v>391.63</c:v>
                      </c:pt>
                      <c:pt idx="4391" formatCode="General">
                        <c:v>391.64</c:v>
                      </c:pt>
                      <c:pt idx="4392" formatCode="General">
                        <c:v>391.65</c:v>
                      </c:pt>
                      <c:pt idx="4393" formatCode="General">
                        <c:v>391.66</c:v>
                      </c:pt>
                      <c:pt idx="4394" formatCode="General">
                        <c:v>391.67</c:v>
                      </c:pt>
                      <c:pt idx="4395" formatCode="General">
                        <c:v>391.68</c:v>
                      </c:pt>
                      <c:pt idx="4396" formatCode="General">
                        <c:v>391.69</c:v>
                      </c:pt>
                      <c:pt idx="4397" formatCode="General">
                        <c:v>391.7</c:v>
                      </c:pt>
                      <c:pt idx="4398" formatCode="General">
                        <c:v>391.71</c:v>
                      </c:pt>
                      <c:pt idx="4399" formatCode="General">
                        <c:v>391.72</c:v>
                      </c:pt>
                      <c:pt idx="4400" formatCode="General">
                        <c:v>391.73</c:v>
                      </c:pt>
                      <c:pt idx="4401" formatCode="General">
                        <c:v>391.74</c:v>
                      </c:pt>
                      <c:pt idx="4402" formatCode="General">
                        <c:v>391.75</c:v>
                      </c:pt>
                      <c:pt idx="4403" formatCode="General">
                        <c:v>391.76</c:v>
                      </c:pt>
                      <c:pt idx="4404" formatCode="General">
                        <c:v>391.77</c:v>
                      </c:pt>
                      <c:pt idx="4405" formatCode="General">
                        <c:v>391.78</c:v>
                      </c:pt>
                      <c:pt idx="4406" formatCode="General">
                        <c:v>391.79</c:v>
                      </c:pt>
                      <c:pt idx="4407" formatCode="General">
                        <c:v>391.8</c:v>
                      </c:pt>
                      <c:pt idx="4408" formatCode="General">
                        <c:v>391.81</c:v>
                      </c:pt>
                      <c:pt idx="4409" formatCode="General">
                        <c:v>391.82</c:v>
                      </c:pt>
                      <c:pt idx="4410" formatCode="General">
                        <c:v>391.83</c:v>
                      </c:pt>
                      <c:pt idx="4411" formatCode="General">
                        <c:v>391.84</c:v>
                      </c:pt>
                      <c:pt idx="4412" formatCode="General">
                        <c:v>391.85</c:v>
                      </c:pt>
                      <c:pt idx="4413" formatCode="General">
                        <c:v>391.86</c:v>
                      </c:pt>
                      <c:pt idx="4414" formatCode="General">
                        <c:v>391.87</c:v>
                      </c:pt>
                      <c:pt idx="4415" formatCode="General">
                        <c:v>391.88</c:v>
                      </c:pt>
                      <c:pt idx="4416" formatCode="General">
                        <c:v>391.89</c:v>
                      </c:pt>
                      <c:pt idx="4417" formatCode="General">
                        <c:v>391.9</c:v>
                      </c:pt>
                      <c:pt idx="4418" formatCode="General">
                        <c:v>391.91</c:v>
                      </c:pt>
                      <c:pt idx="4419" formatCode="General">
                        <c:v>391.92</c:v>
                      </c:pt>
                      <c:pt idx="4420" formatCode="General">
                        <c:v>391.93</c:v>
                      </c:pt>
                      <c:pt idx="4421" formatCode="General">
                        <c:v>391.94</c:v>
                      </c:pt>
                      <c:pt idx="4422" formatCode="General">
                        <c:v>391.95</c:v>
                      </c:pt>
                      <c:pt idx="4423" formatCode="General">
                        <c:v>391.96</c:v>
                      </c:pt>
                      <c:pt idx="4424" formatCode="General">
                        <c:v>391.97</c:v>
                      </c:pt>
                      <c:pt idx="4425" formatCode="General">
                        <c:v>391.98</c:v>
                      </c:pt>
                      <c:pt idx="4426" formatCode="General">
                        <c:v>391.99</c:v>
                      </c:pt>
                      <c:pt idx="4427" formatCode="General">
                        <c:v>392</c:v>
                      </c:pt>
                      <c:pt idx="4428" formatCode="General">
                        <c:v>392.01</c:v>
                      </c:pt>
                      <c:pt idx="4429" formatCode="General">
                        <c:v>392.02</c:v>
                      </c:pt>
                      <c:pt idx="4430" formatCode="General">
                        <c:v>392.03</c:v>
                      </c:pt>
                      <c:pt idx="4431" formatCode="General">
                        <c:v>392.04</c:v>
                      </c:pt>
                      <c:pt idx="4432" formatCode="General">
                        <c:v>392.05</c:v>
                      </c:pt>
                      <c:pt idx="4433" formatCode="General">
                        <c:v>392.06</c:v>
                      </c:pt>
                      <c:pt idx="4434" formatCode="General">
                        <c:v>392.07</c:v>
                      </c:pt>
                      <c:pt idx="4435" formatCode="General">
                        <c:v>392.08</c:v>
                      </c:pt>
                      <c:pt idx="4436" formatCode="General">
                        <c:v>392.09</c:v>
                      </c:pt>
                      <c:pt idx="4437" formatCode="General">
                        <c:v>392.1</c:v>
                      </c:pt>
                      <c:pt idx="4438" formatCode="General">
                        <c:v>392.11</c:v>
                      </c:pt>
                      <c:pt idx="4439" formatCode="General">
                        <c:v>392.12</c:v>
                      </c:pt>
                      <c:pt idx="4440" formatCode="General">
                        <c:v>392.13</c:v>
                      </c:pt>
                      <c:pt idx="4441" formatCode="General">
                        <c:v>392.14</c:v>
                      </c:pt>
                      <c:pt idx="4442" formatCode="General">
                        <c:v>392.15</c:v>
                      </c:pt>
                      <c:pt idx="4443" formatCode="General">
                        <c:v>392.16</c:v>
                      </c:pt>
                      <c:pt idx="4444" formatCode="General">
                        <c:v>392.17</c:v>
                      </c:pt>
                      <c:pt idx="4445" formatCode="General">
                        <c:v>392.18</c:v>
                      </c:pt>
                      <c:pt idx="4446" formatCode="General">
                        <c:v>392.19</c:v>
                      </c:pt>
                      <c:pt idx="4447" formatCode="General">
                        <c:v>392.2</c:v>
                      </c:pt>
                      <c:pt idx="4448" formatCode="General">
                        <c:v>392.21</c:v>
                      </c:pt>
                      <c:pt idx="4449" formatCode="General">
                        <c:v>392.22</c:v>
                      </c:pt>
                      <c:pt idx="4450" formatCode="General">
                        <c:v>392.23</c:v>
                      </c:pt>
                      <c:pt idx="4451" formatCode="General">
                        <c:v>392.24</c:v>
                      </c:pt>
                      <c:pt idx="4452" formatCode="General">
                        <c:v>392.25</c:v>
                      </c:pt>
                      <c:pt idx="4453" formatCode="General">
                        <c:v>392.26</c:v>
                      </c:pt>
                      <c:pt idx="4454" formatCode="General">
                        <c:v>392.27</c:v>
                      </c:pt>
                      <c:pt idx="4455" formatCode="General">
                        <c:v>392.28</c:v>
                      </c:pt>
                      <c:pt idx="4456" formatCode="General">
                        <c:v>392.29</c:v>
                      </c:pt>
                      <c:pt idx="4457" formatCode="General">
                        <c:v>392.3</c:v>
                      </c:pt>
                      <c:pt idx="4458" formatCode="General">
                        <c:v>392.31</c:v>
                      </c:pt>
                      <c:pt idx="4459" formatCode="General">
                        <c:v>392.32</c:v>
                      </c:pt>
                      <c:pt idx="4460" formatCode="General">
                        <c:v>392.33</c:v>
                      </c:pt>
                      <c:pt idx="4461" formatCode="General">
                        <c:v>392.34</c:v>
                      </c:pt>
                      <c:pt idx="4462" formatCode="General">
                        <c:v>392.35</c:v>
                      </c:pt>
                      <c:pt idx="4463" formatCode="General">
                        <c:v>392.36</c:v>
                      </c:pt>
                      <c:pt idx="4464" formatCode="General">
                        <c:v>392.37</c:v>
                      </c:pt>
                      <c:pt idx="4465" formatCode="General">
                        <c:v>392.38</c:v>
                      </c:pt>
                      <c:pt idx="4466" formatCode="General">
                        <c:v>392.39</c:v>
                      </c:pt>
                      <c:pt idx="4467" formatCode="General">
                        <c:v>392.4</c:v>
                      </c:pt>
                      <c:pt idx="4468" formatCode="General">
                        <c:v>392.41</c:v>
                      </c:pt>
                      <c:pt idx="4469" formatCode="General">
                        <c:v>392.42</c:v>
                      </c:pt>
                      <c:pt idx="4470" formatCode="General">
                        <c:v>392.43</c:v>
                      </c:pt>
                      <c:pt idx="4471" formatCode="General">
                        <c:v>392.44</c:v>
                      </c:pt>
                      <c:pt idx="4472" formatCode="General">
                        <c:v>392.45</c:v>
                      </c:pt>
                      <c:pt idx="4473" formatCode="General">
                        <c:v>392.46</c:v>
                      </c:pt>
                      <c:pt idx="4474" formatCode="General">
                        <c:v>392.47</c:v>
                      </c:pt>
                      <c:pt idx="4475" formatCode="General">
                        <c:v>392.48</c:v>
                      </c:pt>
                      <c:pt idx="4476" formatCode="General">
                        <c:v>392.49</c:v>
                      </c:pt>
                      <c:pt idx="4477" formatCode="General">
                        <c:v>392.5</c:v>
                      </c:pt>
                      <c:pt idx="4478" formatCode="General">
                        <c:v>392.51</c:v>
                      </c:pt>
                      <c:pt idx="4479" formatCode="General">
                        <c:v>392.52</c:v>
                      </c:pt>
                      <c:pt idx="4480" formatCode="General">
                        <c:v>392.53</c:v>
                      </c:pt>
                      <c:pt idx="4481" formatCode="General">
                        <c:v>392.54</c:v>
                      </c:pt>
                      <c:pt idx="4482" formatCode="General">
                        <c:v>392.55</c:v>
                      </c:pt>
                      <c:pt idx="4483" formatCode="General">
                        <c:v>392.56</c:v>
                      </c:pt>
                      <c:pt idx="4484" formatCode="General">
                        <c:v>392.57</c:v>
                      </c:pt>
                      <c:pt idx="4485" formatCode="General">
                        <c:v>392.58</c:v>
                      </c:pt>
                      <c:pt idx="4486" formatCode="General">
                        <c:v>392.59</c:v>
                      </c:pt>
                      <c:pt idx="4487" formatCode="General">
                        <c:v>392.6</c:v>
                      </c:pt>
                      <c:pt idx="4488" formatCode="General">
                        <c:v>392.61</c:v>
                      </c:pt>
                      <c:pt idx="4489" formatCode="General">
                        <c:v>392.62</c:v>
                      </c:pt>
                      <c:pt idx="4490" formatCode="General">
                        <c:v>392.63</c:v>
                      </c:pt>
                      <c:pt idx="4491" formatCode="General">
                        <c:v>392.64</c:v>
                      </c:pt>
                      <c:pt idx="4492" formatCode="General">
                        <c:v>392.65</c:v>
                      </c:pt>
                      <c:pt idx="4493" formatCode="General">
                        <c:v>392.66</c:v>
                      </c:pt>
                      <c:pt idx="4494" formatCode="General">
                        <c:v>392.67</c:v>
                      </c:pt>
                      <c:pt idx="4495" formatCode="General">
                        <c:v>392.68</c:v>
                      </c:pt>
                      <c:pt idx="4496" formatCode="General">
                        <c:v>392.69</c:v>
                      </c:pt>
                      <c:pt idx="4497" formatCode="General">
                        <c:v>392.7</c:v>
                      </c:pt>
                      <c:pt idx="4498" formatCode="General">
                        <c:v>392.71</c:v>
                      </c:pt>
                      <c:pt idx="4499" formatCode="General">
                        <c:v>392.72</c:v>
                      </c:pt>
                      <c:pt idx="4500" formatCode="General">
                        <c:v>392.73</c:v>
                      </c:pt>
                      <c:pt idx="4501" formatCode="General">
                        <c:v>392.74</c:v>
                      </c:pt>
                      <c:pt idx="4502" formatCode="General">
                        <c:v>392.75</c:v>
                      </c:pt>
                      <c:pt idx="4503" formatCode="General">
                        <c:v>392.76</c:v>
                      </c:pt>
                      <c:pt idx="4504" formatCode="General">
                        <c:v>392.77</c:v>
                      </c:pt>
                      <c:pt idx="4505" formatCode="General">
                        <c:v>392.78</c:v>
                      </c:pt>
                      <c:pt idx="4506" formatCode="General">
                        <c:v>392.79</c:v>
                      </c:pt>
                      <c:pt idx="4507" formatCode="General">
                        <c:v>392.8</c:v>
                      </c:pt>
                      <c:pt idx="4508" formatCode="General">
                        <c:v>392.81</c:v>
                      </c:pt>
                      <c:pt idx="4509" formatCode="General">
                        <c:v>392.82</c:v>
                      </c:pt>
                      <c:pt idx="4510" formatCode="General">
                        <c:v>392.83</c:v>
                      </c:pt>
                      <c:pt idx="4511" formatCode="General">
                        <c:v>392.84</c:v>
                      </c:pt>
                      <c:pt idx="4512" formatCode="General">
                        <c:v>392.85</c:v>
                      </c:pt>
                      <c:pt idx="4513" formatCode="General">
                        <c:v>392.86</c:v>
                      </c:pt>
                      <c:pt idx="4514" formatCode="General">
                        <c:v>392.87</c:v>
                      </c:pt>
                      <c:pt idx="4515" formatCode="General">
                        <c:v>392.88</c:v>
                      </c:pt>
                      <c:pt idx="4516" formatCode="General">
                        <c:v>392.89</c:v>
                      </c:pt>
                      <c:pt idx="4517" formatCode="General">
                        <c:v>392.9</c:v>
                      </c:pt>
                      <c:pt idx="4518" formatCode="General">
                        <c:v>392.91</c:v>
                      </c:pt>
                      <c:pt idx="4519" formatCode="General">
                        <c:v>392.92</c:v>
                      </c:pt>
                      <c:pt idx="4520" formatCode="General">
                        <c:v>392.93</c:v>
                      </c:pt>
                      <c:pt idx="4521" formatCode="General">
                        <c:v>392.94</c:v>
                      </c:pt>
                      <c:pt idx="4522" formatCode="General">
                        <c:v>392.95</c:v>
                      </c:pt>
                      <c:pt idx="4523" formatCode="General">
                        <c:v>392.96</c:v>
                      </c:pt>
                      <c:pt idx="4524" formatCode="General">
                        <c:v>392.97</c:v>
                      </c:pt>
                      <c:pt idx="4525" formatCode="General">
                        <c:v>392.98</c:v>
                      </c:pt>
                      <c:pt idx="4526" formatCode="General">
                        <c:v>392.99</c:v>
                      </c:pt>
                      <c:pt idx="4527" formatCode="General">
                        <c:v>393</c:v>
                      </c:pt>
                      <c:pt idx="4528" formatCode="General">
                        <c:v>393.01</c:v>
                      </c:pt>
                      <c:pt idx="4529" formatCode="General">
                        <c:v>393.02</c:v>
                      </c:pt>
                      <c:pt idx="4530" formatCode="General">
                        <c:v>393.03</c:v>
                      </c:pt>
                      <c:pt idx="4531" formatCode="General">
                        <c:v>393.04</c:v>
                      </c:pt>
                      <c:pt idx="4532" formatCode="General">
                        <c:v>393.05</c:v>
                      </c:pt>
                      <c:pt idx="4533" formatCode="General">
                        <c:v>393.06</c:v>
                      </c:pt>
                      <c:pt idx="4534" formatCode="General">
                        <c:v>393.07</c:v>
                      </c:pt>
                      <c:pt idx="4535" formatCode="General">
                        <c:v>393.08</c:v>
                      </c:pt>
                      <c:pt idx="4536" formatCode="General">
                        <c:v>393.09</c:v>
                      </c:pt>
                      <c:pt idx="4537" formatCode="General">
                        <c:v>393.1</c:v>
                      </c:pt>
                      <c:pt idx="4538" formatCode="General">
                        <c:v>393.11</c:v>
                      </c:pt>
                      <c:pt idx="4539" formatCode="General">
                        <c:v>393.12</c:v>
                      </c:pt>
                      <c:pt idx="4540" formatCode="General">
                        <c:v>393.13</c:v>
                      </c:pt>
                      <c:pt idx="4541" formatCode="General">
                        <c:v>393.14</c:v>
                      </c:pt>
                      <c:pt idx="4542" formatCode="General">
                        <c:v>393.15</c:v>
                      </c:pt>
                      <c:pt idx="4543" formatCode="General">
                        <c:v>393.16</c:v>
                      </c:pt>
                      <c:pt idx="4544" formatCode="General">
                        <c:v>393.17</c:v>
                      </c:pt>
                      <c:pt idx="4545" formatCode="General">
                        <c:v>393.18</c:v>
                      </c:pt>
                      <c:pt idx="4546" formatCode="General">
                        <c:v>393.19</c:v>
                      </c:pt>
                      <c:pt idx="4547" formatCode="General">
                        <c:v>393.2</c:v>
                      </c:pt>
                      <c:pt idx="4548" formatCode="General">
                        <c:v>393.21</c:v>
                      </c:pt>
                      <c:pt idx="4549" formatCode="General">
                        <c:v>393.22</c:v>
                      </c:pt>
                      <c:pt idx="4550" formatCode="General">
                        <c:v>393.23</c:v>
                      </c:pt>
                      <c:pt idx="4551" formatCode="General">
                        <c:v>393.24</c:v>
                      </c:pt>
                      <c:pt idx="4552" formatCode="General">
                        <c:v>393.25</c:v>
                      </c:pt>
                      <c:pt idx="4553" formatCode="General">
                        <c:v>393.26</c:v>
                      </c:pt>
                      <c:pt idx="4554" formatCode="General">
                        <c:v>393.27</c:v>
                      </c:pt>
                      <c:pt idx="4555" formatCode="General">
                        <c:v>393.28</c:v>
                      </c:pt>
                      <c:pt idx="4556" formatCode="General">
                        <c:v>393.29</c:v>
                      </c:pt>
                      <c:pt idx="4557" formatCode="General">
                        <c:v>393.3</c:v>
                      </c:pt>
                      <c:pt idx="4558" formatCode="General">
                        <c:v>393.31</c:v>
                      </c:pt>
                      <c:pt idx="4559" formatCode="General">
                        <c:v>393.32</c:v>
                      </c:pt>
                      <c:pt idx="4560" formatCode="General">
                        <c:v>393.33</c:v>
                      </c:pt>
                      <c:pt idx="4561" formatCode="General">
                        <c:v>393.34</c:v>
                      </c:pt>
                      <c:pt idx="4562" formatCode="General">
                        <c:v>393.35</c:v>
                      </c:pt>
                      <c:pt idx="4563" formatCode="General">
                        <c:v>393.36</c:v>
                      </c:pt>
                      <c:pt idx="4564" formatCode="General">
                        <c:v>393.37</c:v>
                      </c:pt>
                      <c:pt idx="4565" formatCode="General">
                        <c:v>393.38</c:v>
                      </c:pt>
                      <c:pt idx="4566" formatCode="General">
                        <c:v>393.39</c:v>
                      </c:pt>
                      <c:pt idx="4567" formatCode="General">
                        <c:v>393.4</c:v>
                      </c:pt>
                      <c:pt idx="4568" formatCode="General">
                        <c:v>393.41</c:v>
                      </c:pt>
                      <c:pt idx="4569" formatCode="General">
                        <c:v>393.42</c:v>
                      </c:pt>
                      <c:pt idx="4570" formatCode="General">
                        <c:v>393.43</c:v>
                      </c:pt>
                      <c:pt idx="4571" formatCode="General">
                        <c:v>393.44</c:v>
                      </c:pt>
                      <c:pt idx="4572" formatCode="General">
                        <c:v>393.45</c:v>
                      </c:pt>
                      <c:pt idx="4573" formatCode="General">
                        <c:v>393.46</c:v>
                      </c:pt>
                      <c:pt idx="4574" formatCode="General">
                        <c:v>393.47</c:v>
                      </c:pt>
                      <c:pt idx="4575" formatCode="General">
                        <c:v>393.48</c:v>
                      </c:pt>
                      <c:pt idx="4576" formatCode="General">
                        <c:v>393.49</c:v>
                      </c:pt>
                      <c:pt idx="4577" formatCode="General">
                        <c:v>393.5</c:v>
                      </c:pt>
                      <c:pt idx="4578" formatCode="General">
                        <c:v>393.51</c:v>
                      </c:pt>
                      <c:pt idx="4579" formatCode="General">
                        <c:v>393.52</c:v>
                      </c:pt>
                      <c:pt idx="4580" formatCode="General">
                        <c:v>393.53</c:v>
                      </c:pt>
                      <c:pt idx="4581" formatCode="General">
                        <c:v>393.54</c:v>
                      </c:pt>
                      <c:pt idx="4582" formatCode="General">
                        <c:v>393.55</c:v>
                      </c:pt>
                      <c:pt idx="4583" formatCode="General">
                        <c:v>393.56</c:v>
                      </c:pt>
                      <c:pt idx="4584" formatCode="General">
                        <c:v>393.57</c:v>
                      </c:pt>
                      <c:pt idx="4585" formatCode="General">
                        <c:v>393.58</c:v>
                      </c:pt>
                      <c:pt idx="4586" formatCode="General">
                        <c:v>393.59</c:v>
                      </c:pt>
                      <c:pt idx="4587" formatCode="General">
                        <c:v>393.6</c:v>
                      </c:pt>
                      <c:pt idx="4588" formatCode="General">
                        <c:v>393.61</c:v>
                      </c:pt>
                      <c:pt idx="4589" formatCode="General">
                        <c:v>393.62</c:v>
                      </c:pt>
                      <c:pt idx="4590" formatCode="General">
                        <c:v>393.63</c:v>
                      </c:pt>
                      <c:pt idx="4591" formatCode="General">
                        <c:v>393.64</c:v>
                      </c:pt>
                      <c:pt idx="4592" formatCode="General">
                        <c:v>393.65</c:v>
                      </c:pt>
                      <c:pt idx="4593" formatCode="General">
                        <c:v>393.66</c:v>
                      </c:pt>
                      <c:pt idx="4594" formatCode="General">
                        <c:v>393.67</c:v>
                      </c:pt>
                      <c:pt idx="4595" formatCode="General">
                        <c:v>393.68</c:v>
                      </c:pt>
                      <c:pt idx="4596" formatCode="General">
                        <c:v>393.69</c:v>
                      </c:pt>
                      <c:pt idx="4597" formatCode="General">
                        <c:v>393.7</c:v>
                      </c:pt>
                      <c:pt idx="4598" formatCode="General">
                        <c:v>393.71</c:v>
                      </c:pt>
                      <c:pt idx="4599" formatCode="General">
                        <c:v>393.72</c:v>
                      </c:pt>
                      <c:pt idx="4600" formatCode="General">
                        <c:v>393.73</c:v>
                      </c:pt>
                      <c:pt idx="4601" formatCode="General">
                        <c:v>393.74</c:v>
                      </c:pt>
                      <c:pt idx="4602" formatCode="General">
                        <c:v>393.75</c:v>
                      </c:pt>
                      <c:pt idx="4603" formatCode="General">
                        <c:v>393.76</c:v>
                      </c:pt>
                      <c:pt idx="4604" formatCode="General">
                        <c:v>393.77</c:v>
                      </c:pt>
                      <c:pt idx="4605" formatCode="General">
                        <c:v>393.78</c:v>
                      </c:pt>
                      <c:pt idx="4606" formatCode="General">
                        <c:v>393.79</c:v>
                      </c:pt>
                      <c:pt idx="4607" formatCode="General">
                        <c:v>393.8</c:v>
                      </c:pt>
                      <c:pt idx="4608" formatCode="General">
                        <c:v>393.81</c:v>
                      </c:pt>
                      <c:pt idx="4609" formatCode="General">
                        <c:v>393.82</c:v>
                      </c:pt>
                      <c:pt idx="4610" formatCode="General">
                        <c:v>393.83</c:v>
                      </c:pt>
                      <c:pt idx="4611" formatCode="General">
                        <c:v>393.84</c:v>
                      </c:pt>
                      <c:pt idx="4612" formatCode="General">
                        <c:v>393.85</c:v>
                      </c:pt>
                      <c:pt idx="4613" formatCode="General">
                        <c:v>393.86</c:v>
                      </c:pt>
                      <c:pt idx="4614" formatCode="General">
                        <c:v>393.87</c:v>
                      </c:pt>
                      <c:pt idx="4615" formatCode="General">
                        <c:v>393.88</c:v>
                      </c:pt>
                      <c:pt idx="4616" formatCode="General">
                        <c:v>393.89</c:v>
                      </c:pt>
                      <c:pt idx="4617" formatCode="General">
                        <c:v>393.9</c:v>
                      </c:pt>
                      <c:pt idx="4618" formatCode="General">
                        <c:v>393.91</c:v>
                      </c:pt>
                      <c:pt idx="4619" formatCode="General">
                        <c:v>393.92</c:v>
                      </c:pt>
                      <c:pt idx="4620" formatCode="General">
                        <c:v>393.93</c:v>
                      </c:pt>
                      <c:pt idx="4621" formatCode="General">
                        <c:v>393.94</c:v>
                      </c:pt>
                      <c:pt idx="4622" formatCode="General">
                        <c:v>393.95</c:v>
                      </c:pt>
                      <c:pt idx="4623" formatCode="General">
                        <c:v>393.96</c:v>
                      </c:pt>
                      <c:pt idx="4624" formatCode="General">
                        <c:v>393.97</c:v>
                      </c:pt>
                      <c:pt idx="4625" formatCode="General">
                        <c:v>393.98</c:v>
                      </c:pt>
                      <c:pt idx="4626" formatCode="General">
                        <c:v>393.99</c:v>
                      </c:pt>
                      <c:pt idx="4627" formatCode="General">
                        <c:v>394</c:v>
                      </c:pt>
                      <c:pt idx="4628" formatCode="General">
                        <c:v>394.01</c:v>
                      </c:pt>
                      <c:pt idx="4629" formatCode="General">
                        <c:v>394.02</c:v>
                      </c:pt>
                      <c:pt idx="4630" formatCode="General">
                        <c:v>394.03</c:v>
                      </c:pt>
                      <c:pt idx="4631" formatCode="General">
                        <c:v>394.04</c:v>
                      </c:pt>
                      <c:pt idx="4632" formatCode="General">
                        <c:v>394.05</c:v>
                      </c:pt>
                      <c:pt idx="4633" formatCode="General">
                        <c:v>394.06</c:v>
                      </c:pt>
                      <c:pt idx="4634" formatCode="General">
                        <c:v>394.07</c:v>
                      </c:pt>
                      <c:pt idx="4635" formatCode="General">
                        <c:v>394.08</c:v>
                      </c:pt>
                      <c:pt idx="4636" formatCode="General">
                        <c:v>394.09</c:v>
                      </c:pt>
                      <c:pt idx="4637" formatCode="General">
                        <c:v>394.1</c:v>
                      </c:pt>
                      <c:pt idx="4638" formatCode="General">
                        <c:v>394.11</c:v>
                      </c:pt>
                      <c:pt idx="4639" formatCode="General">
                        <c:v>394.12</c:v>
                      </c:pt>
                      <c:pt idx="4640" formatCode="General">
                        <c:v>394.13</c:v>
                      </c:pt>
                      <c:pt idx="4641" formatCode="General">
                        <c:v>394.14</c:v>
                      </c:pt>
                      <c:pt idx="4642" formatCode="General">
                        <c:v>394.15</c:v>
                      </c:pt>
                      <c:pt idx="4643" formatCode="General">
                        <c:v>394.16</c:v>
                      </c:pt>
                      <c:pt idx="4644" formatCode="General">
                        <c:v>394.17</c:v>
                      </c:pt>
                      <c:pt idx="4645" formatCode="General">
                        <c:v>394.18</c:v>
                      </c:pt>
                      <c:pt idx="4646" formatCode="General">
                        <c:v>394.19</c:v>
                      </c:pt>
                      <c:pt idx="4647" formatCode="General">
                        <c:v>394.2</c:v>
                      </c:pt>
                      <c:pt idx="4648" formatCode="General">
                        <c:v>394.21</c:v>
                      </c:pt>
                      <c:pt idx="4649" formatCode="General">
                        <c:v>394.22</c:v>
                      </c:pt>
                      <c:pt idx="4650" formatCode="General">
                        <c:v>394.23</c:v>
                      </c:pt>
                      <c:pt idx="4651" formatCode="General">
                        <c:v>394.24</c:v>
                      </c:pt>
                      <c:pt idx="4652" formatCode="General">
                        <c:v>394.25</c:v>
                      </c:pt>
                      <c:pt idx="4653" formatCode="General">
                        <c:v>394.26</c:v>
                      </c:pt>
                      <c:pt idx="4654" formatCode="General">
                        <c:v>394.27</c:v>
                      </c:pt>
                      <c:pt idx="4655" formatCode="General">
                        <c:v>394.28</c:v>
                      </c:pt>
                      <c:pt idx="4656" formatCode="General">
                        <c:v>394.29</c:v>
                      </c:pt>
                      <c:pt idx="4657" formatCode="General">
                        <c:v>394.3</c:v>
                      </c:pt>
                      <c:pt idx="4658" formatCode="General">
                        <c:v>394.31</c:v>
                      </c:pt>
                      <c:pt idx="4659" formatCode="General">
                        <c:v>394.32</c:v>
                      </c:pt>
                      <c:pt idx="4660" formatCode="General">
                        <c:v>394.33</c:v>
                      </c:pt>
                      <c:pt idx="4661" formatCode="General">
                        <c:v>394.34</c:v>
                      </c:pt>
                      <c:pt idx="4662" formatCode="General">
                        <c:v>394.35</c:v>
                      </c:pt>
                      <c:pt idx="4663" formatCode="General">
                        <c:v>394.36</c:v>
                      </c:pt>
                      <c:pt idx="4664" formatCode="General">
                        <c:v>394.37</c:v>
                      </c:pt>
                      <c:pt idx="4665" formatCode="General">
                        <c:v>394.38</c:v>
                      </c:pt>
                      <c:pt idx="4666" formatCode="General">
                        <c:v>394.39</c:v>
                      </c:pt>
                      <c:pt idx="4667" formatCode="General">
                        <c:v>394.4</c:v>
                      </c:pt>
                      <c:pt idx="4668" formatCode="General">
                        <c:v>394.41</c:v>
                      </c:pt>
                      <c:pt idx="4669" formatCode="General">
                        <c:v>394.42</c:v>
                      </c:pt>
                      <c:pt idx="4670" formatCode="General">
                        <c:v>394.43</c:v>
                      </c:pt>
                      <c:pt idx="4671" formatCode="General">
                        <c:v>394.44</c:v>
                      </c:pt>
                      <c:pt idx="4672" formatCode="General">
                        <c:v>394.45</c:v>
                      </c:pt>
                      <c:pt idx="4673" formatCode="General">
                        <c:v>394.46</c:v>
                      </c:pt>
                      <c:pt idx="4674" formatCode="General">
                        <c:v>394.47</c:v>
                      </c:pt>
                      <c:pt idx="4675" formatCode="General">
                        <c:v>394.48</c:v>
                      </c:pt>
                      <c:pt idx="4676" formatCode="General">
                        <c:v>394.49</c:v>
                      </c:pt>
                      <c:pt idx="4677" formatCode="General">
                        <c:v>394.5</c:v>
                      </c:pt>
                      <c:pt idx="4678" formatCode="General">
                        <c:v>394.51</c:v>
                      </c:pt>
                      <c:pt idx="4679" formatCode="General">
                        <c:v>394.52</c:v>
                      </c:pt>
                      <c:pt idx="4680" formatCode="General">
                        <c:v>394.53</c:v>
                      </c:pt>
                      <c:pt idx="4681" formatCode="General">
                        <c:v>394.54</c:v>
                      </c:pt>
                      <c:pt idx="4682" formatCode="General">
                        <c:v>394.55</c:v>
                      </c:pt>
                      <c:pt idx="4683" formatCode="General">
                        <c:v>394.56</c:v>
                      </c:pt>
                      <c:pt idx="4684" formatCode="General">
                        <c:v>394.57</c:v>
                      </c:pt>
                      <c:pt idx="4685" formatCode="General">
                        <c:v>394.58</c:v>
                      </c:pt>
                      <c:pt idx="4686" formatCode="General">
                        <c:v>394.59</c:v>
                      </c:pt>
                      <c:pt idx="4687" formatCode="General">
                        <c:v>394.6</c:v>
                      </c:pt>
                      <c:pt idx="4688" formatCode="General">
                        <c:v>394.61</c:v>
                      </c:pt>
                      <c:pt idx="4689" formatCode="General">
                        <c:v>394.62</c:v>
                      </c:pt>
                      <c:pt idx="4690" formatCode="General">
                        <c:v>394.63</c:v>
                      </c:pt>
                      <c:pt idx="4691" formatCode="General">
                        <c:v>394.64</c:v>
                      </c:pt>
                      <c:pt idx="4692" formatCode="General">
                        <c:v>394.65</c:v>
                      </c:pt>
                      <c:pt idx="4693" formatCode="General">
                        <c:v>394.66</c:v>
                      </c:pt>
                      <c:pt idx="4694" formatCode="General">
                        <c:v>394.67</c:v>
                      </c:pt>
                      <c:pt idx="4695" formatCode="General">
                        <c:v>394.68</c:v>
                      </c:pt>
                      <c:pt idx="4696" formatCode="General">
                        <c:v>394.69</c:v>
                      </c:pt>
                      <c:pt idx="4697" formatCode="General">
                        <c:v>394.7</c:v>
                      </c:pt>
                      <c:pt idx="4698" formatCode="General">
                        <c:v>394.71</c:v>
                      </c:pt>
                      <c:pt idx="4699" formatCode="General">
                        <c:v>394.72</c:v>
                      </c:pt>
                      <c:pt idx="4700" formatCode="General">
                        <c:v>394.73</c:v>
                      </c:pt>
                      <c:pt idx="4701" formatCode="General">
                        <c:v>394.74</c:v>
                      </c:pt>
                      <c:pt idx="4702" formatCode="General">
                        <c:v>394.75</c:v>
                      </c:pt>
                      <c:pt idx="4703" formatCode="General">
                        <c:v>394.76</c:v>
                      </c:pt>
                      <c:pt idx="4704" formatCode="General">
                        <c:v>394.77</c:v>
                      </c:pt>
                      <c:pt idx="4705" formatCode="General">
                        <c:v>394.78</c:v>
                      </c:pt>
                      <c:pt idx="4706" formatCode="General">
                        <c:v>394.79</c:v>
                      </c:pt>
                      <c:pt idx="4707" formatCode="General">
                        <c:v>394.8</c:v>
                      </c:pt>
                      <c:pt idx="4708" formatCode="General">
                        <c:v>394.81</c:v>
                      </c:pt>
                      <c:pt idx="4709" formatCode="General">
                        <c:v>394.82</c:v>
                      </c:pt>
                      <c:pt idx="4710" formatCode="General">
                        <c:v>394.83</c:v>
                      </c:pt>
                      <c:pt idx="4711" formatCode="General">
                        <c:v>394.84</c:v>
                      </c:pt>
                      <c:pt idx="4712" formatCode="General">
                        <c:v>394.85</c:v>
                      </c:pt>
                      <c:pt idx="4713" formatCode="General">
                        <c:v>394.86</c:v>
                      </c:pt>
                      <c:pt idx="4714" formatCode="General">
                        <c:v>394.87</c:v>
                      </c:pt>
                      <c:pt idx="4715" formatCode="General">
                        <c:v>394.88</c:v>
                      </c:pt>
                      <c:pt idx="4716" formatCode="General">
                        <c:v>394.89</c:v>
                      </c:pt>
                      <c:pt idx="4717" formatCode="General">
                        <c:v>394.9</c:v>
                      </c:pt>
                      <c:pt idx="4718" formatCode="General">
                        <c:v>394.91</c:v>
                      </c:pt>
                      <c:pt idx="4719" formatCode="General">
                        <c:v>394.92</c:v>
                      </c:pt>
                      <c:pt idx="4720" formatCode="General">
                        <c:v>394.93</c:v>
                      </c:pt>
                      <c:pt idx="4721" formatCode="General">
                        <c:v>394.94</c:v>
                      </c:pt>
                      <c:pt idx="4722" formatCode="General">
                        <c:v>394.95</c:v>
                      </c:pt>
                      <c:pt idx="4723" formatCode="General">
                        <c:v>394.96</c:v>
                      </c:pt>
                      <c:pt idx="4724" formatCode="General">
                        <c:v>394.97</c:v>
                      </c:pt>
                      <c:pt idx="4725" formatCode="General">
                        <c:v>394.98</c:v>
                      </c:pt>
                      <c:pt idx="4726" formatCode="General">
                        <c:v>394.99</c:v>
                      </c:pt>
                      <c:pt idx="4727" formatCode="General">
                        <c:v>395</c:v>
                      </c:pt>
                      <c:pt idx="4728" formatCode="General">
                        <c:v>395.01</c:v>
                      </c:pt>
                      <c:pt idx="4729" formatCode="General">
                        <c:v>395.02</c:v>
                      </c:pt>
                      <c:pt idx="4730" formatCode="General">
                        <c:v>395.03</c:v>
                      </c:pt>
                      <c:pt idx="4731" formatCode="General">
                        <c:v>395.04</c:v>
                      </c:pt>
                      <c:pt idx="4732" formatCode="General">
                        <c:v>395.05</c:v>
                      </c:pt>
                      <c:pt idx="4733" formatCode="General">
                        <c:v>395.06</c:v>
                      </c:pt>
                      <c:pt idx="4734" formatCode="General">
                        <c:v>395.07</c:v>
                      </c:pt>
                      <c:pt idx="4735" formatCode="General">
                        <c:v>395.08</c:v>
                      </c:pt>
                      <c:pt idx="4736" formatCode="General">
                        <c:v>395.09</c:v>
                      </c:pt>
                      <c:pt idx="4737" formatCode="General">
                        <c:v>395.1</c:v>
                      </c:pt>
                      <c:pt idx="4738" formatCode="General">
                        <c:v>395.11</c:v>
                      </c:pt>
                      <c:pt idx="4739" formatCode="General">
                        <c:v>395.12</c:v>
                      </c:pt>
                      <c:pt idx="4740" formatCode="General">
                        <c:v>395.13</c:v>
                      </c:pt>
                      <c:pt idx="4741" formatCode="General">
                        <c:v>395.14</c:v>
                      </c:pt>
                      <c:pt idx="4742" formatCode="General">
                        <c:v>395.15</c:v>
                      </c:pt>
                      <c:pt idx="4743" formatCode="General">
                        <c:v>395.16</c:v>
                      </c:pt>
                      <c:pt idx="4744" formatCode="General">
                        <c:v>395.17</c:v>
                      </c:pt>
                      <c:pt idx="4745" formatCode="General">
                        <c:v>395.18</c:v>
                      </c:pt>
                      <c:pt idx="4746" formatCode="General">
                        <c:v>395.19</c:v>
                      </c:pt>
                      <c:pt idx="4747" formatCode="General">
                        <c:v>395.2</c:v>
                      </c:pt>
                      <c:pt idx="4748" formatCode="General">
                        <c:v>395.21</c:v>
                      </c:pt>
                      <c:pt idx="4749" formatCode="General">
                        <c:v>395.22</c:v>
                      </c:pt>
                      <c:pt idx="4750" formatCode="General">
                        <c:v>395.23</c:v>
                      </c:pt>
                      <c:pt idx="4751" formatCode="General">
                        <c:v>395.24</c:v>
                      </c:pt>
                      <c:pt idx="4752" formatCode="General">
                        <c:v>395.25</c:v>
                      </c:pt>
                      <c:pt idx="4753" formatCode="General">
                        <c:v>395.26</c:v>
                      </c:pt>
                      <c:pt idx="4754" formatCode="General">
                        <c:v>395.27</c:v>
                      </c:pt>
                      <c:pt idx="4755" formatCode="General">
                        <c:v>395.28</c:v>
                      </c:pt>
                      <c:pt idx="4756" formatCode="General">
                        <c:v>395.29</c:v>
                      </c:pt>
                      <c:pt idx="4757" formatCode="General">
                        <c:v>395.3</c:v>
                      </c:pt>
                      <c:pt idx="4758" formatCode="General">
                        <c:v>395.31</c:v>
                      </c:pt>
                      <c:pt idx="4759" formatCode="General">
                        <c:v>395.32</c:v>
                      </c:pt>
                      <c:pt idx="4760" formatCode="General">
                        <c:v>395.33</c:v>
                      </c:pt>
                      <c:pt idx="4761" formatCode="General">
                        <c:v>395.34</c:v>
                      </c:pt>
                      <c:pt idx="4762" formatCode="General">
                        <c:v>395.35</c:v>
                      </c:pt>
                      <c:pt idx="4763" formatCode="General">
                        <c:v>395.36</c:v>
                      </c:pt>
                      <c:pt idx="4764" formatCode="General">
                        <c:v>395.37</c:v>
                      </c:pt>
                      <c:pt idx="4765" formatCode="General">
                        <c:v>395.38</c:v>
                      </c:pt>
                      <c:pt idx="4766" formatCode="General">
                        <c:v>395.39</c:v>
                      </c:pt>
                      <c:pt idx="4767" formatCode="General">
                        <c:v>395.4</c:v>
                      </c:pt>
                      <c:pt idx="4768" formatCode="General">
                        <c:v>395.41</c:v>
                      </c:pt>
                      <c:pt idx="4769" formatCode="General">
                        <c:v>395.42</c:v>
                      </c:pt>
                      <c:pt idx="4770" formatCode="General">
                        <c:v>395.43</c:v>
                      </c:pt>
                      <c:pt idx="4771" formatCode="General">
                        <c:v>395.44</c:v>
                      </c:pt>
                      <c:pt idx="4772" formatCode="General">
                        <c:v>395.45</c:v>
                      </c:pt>
                      <c:pt idx="4773" formatCode="General">
                        <c:v>395.46</c:v>
                      </c:pt>
                      <c:pt idx="4774" formatCode="General">
                        <c:v>395.47</c:v>
                      </c:pt>
                      <c:pt idx="4775" formatCode="General">
                        <c:v>395.48</c:v>
                      </c:pt>
                      <c:pt idx="4776" formatCode="General">
                        <c:v>395.49</c:v>
                      </c:pt>
                      <c:pt idx="4777" formatCode="General">
                        <c:v>395.5</c:v>
                      </c:pt>
                      <c:pt idx="4778" formatCode="General">
                        <c:v>395.51</c:v>
                      </c:pt>
                      <c:pt idx="4779" formatCode="General">
                        <c:v>395.52</c:v>
                      </c:pt>
                      <c:pt idx="4780" formatCode="General">
                        <c:v>395.53</c:v>
                      </c:pt>
                      <c:pt idx="4781" formatCode="General">
                        <c:v>395.54</c:v>
                      </c:pt>
                      <c:pt idx="4782" formatCode="General">
                        <c:v>395.55</c:v>
                      </c:pt>
                      <c:pt idx="4783" formatCode="General">
                        <c:v>395.56</c:v>
                      </c:pt>
                      <c:pt idx="4784" formatCode="General">
                        <c:v>395.57</c:v>
                      </c:pt>
                      <c:pt idx="4785" formatCode="General">
                        <c:v>395.58</c:v>
                      </c:pt>
                      <c:pt idx="4786" formatCode="General">
                        <c:v>395.59</c:v>
                      </c:pt>
                      <c:pt idx="4787" formatCode="General">
                        <c:v>395.6</c:v>
                      </c:pt>
                      <c:pt idx="4788" formatCode="General">
                        <c:v>395.61</c:v>
                      </c:pt>
                      <c:pt idx="4789" formatCode="General">
                        <c:v>395.62</c:v>
                      </c:pt>
                      <c:pt idx="4790" formatCode="General">
                        <c:v>395.63</c:v>
                      </c:pt>
                      <c:pt idx="4791" formatCode="General">
                        <c:v>395.64</c:v>
                      </c:pt>
                      <c:pt idx="4792" formatCode="General">
                        <c:v>395.65</c:v>
                      </c:pt>
                      <c:pt idx="4793" formatCode="General">
                        <c:v>395.66</c:v>
                      </c:pt>
                      <c:pt idx="4794" formatCode="General">
                        <c:v>395.67</c:v>
                      </c:pt>
                      <c:pt idx="4795" formatCode="General">
                        <c:v>395.68</c:v>
                      </c:pt>
                      <c:pt idx="4796" formatCode="General">
                        <c:v>395.69</c:v>
                      </c:pt>
                      <c:pt idx="4797" formatCode="General">
                        <c:v>395.7</c:v>
                      </c:pt>
                      <c:pt idx="4798" formatCode="General">
                        <c:v>395.71</c:v>
                      </c:pt>
                      <c:pt idx="4799" formatCode="General">
                        <c:v>395.72</c:v>
                      </c:pt>
                      <c:pt idx="4800" formatCode="General">
                        <c:v>395.73</c:v>
                      </c:pt>
                      <c:pt idx="4801" formatCode="General">
                        <c:v>395.74</c:v>
                      </c:pt>
                      <c:pt idx="4802" formatCode="General">
                        <c:v>395.75</c:v>
                      </c:pt>
                      <c:pt idx="4803" formatCode="General">
                        <c:v>395.76</c:v>
                      </c:pt>
                      <c:pt idx="4804" formatCode="General">
                        <c:v>395.77</c:v>
                      </c:pt>
                      <c:pt idx="4805" formatCode="General">
                        <c:v>395.78</c:v>
                      </c:pt>
                      <c:pt idx="4806" formatCode="General">
                        <c:v>395.79</c:v>
                      </c:pt>
                      <c:pt idx="4807" formatCode="General">
                        <c:v>395.8</c:v>
                      </c:pt>
                      <c:pt idx="4808" formatCode="General">
                        <c:v>395.81</c:v>
                      </c:pt>
                      <c:pt idx="4809" formatCode="General">
                        <c:v>395.82</c:v>
                      </c:pt>
                      <c:pt idx="4810" formatCode="General">
                        <c:v>395.83</c:v>
                      </c:pt>
                      <c:pt idx="4811" formatCode="General">
                        <c:v>395.84</c:v>
                      </c:pt>
                      <c:pt idx="4812" formatCode="General">
                        <c:v>395.85</c:v>
                      </c:pt>
                      <c:pt idx="4813" formatCode="General">
                        <c:v>395.86</c:v>
                      </c:pt>
                      <c:pt idx="4814" formatCode="General">
                        <c:v>395.87</c:v>
                      </c:pt>
                      <c:pt idx="4815" formatCode="General">
                        <c:v>395.88</c:v>
                      </c:pt>
                      <c:pt idx="4816" formatCode="General">
                        <c:v>395.89</c:v>
                      </c:pt>
                      <c:pt idx="4817" formatCode="General">
                        <c:v>395.9</c:v>
                      </c:pt>
                      <c:pt idx="4818" formatCode="General">
                        <c:v>395.91</c:v>
                      </c:pt>
                      <c:pt idx="4819" formatCode="General">
                        <c:v>395.92</c:v>
                      </c:pt>
                      <c:pt idx="4820" formatCode="General">
                        <c:v>395.93</c:v>
                      </c:pt>
                      <c:pt idx="4821" formatCode="General">
                        <c:v>395.94</c:v>
                      </c:pt>
                      <c:pt idx="4822" formatCode="General">
                        <c:v>395.95</c:v>
                      </c:pt>
                      <c:pt idx="4823" formatCode="General">
                        <c:v>395.96</c:v>
                      </c:pt>
                      <c:pt idx="4824" formatCode="General">
                        <c:v>395.97</c:v>
                      </c:pt>
                      <c:pt idx="4825" formatCode="General">
                        <c:v>395.98</c:v>
                      </c:pt>
                      <c:pt idx="4826" formatCode="General">
                        <c:v>395.99</c:v>
                      </c:pt>
                      <c:pt idx="4827" formatCode="General">
                        <c:v>396</c:v>
                      </c:pt>
                      <c:pt idx="4828" formatCode="General">
                        <c:v>396.01</c:v>
                      </c:pt>
                      <c:pt idx="4829" formatCode="General">
                        <c:v>396.02</c:v>
                      </c:pt>
                      <c:pt idx="4830" formatCode="General">
                        <c:v>396.03</c:v>
                      </c:pt>
                      <c:pt idx="4831" formatCode="General">
                        <c:v>396.04</c:v>
                      </c:pt>
                      <c:pt idx="4832" formatCode="General">
                        <c:v>396.05</c:v>
                      </c:pt>
                      <c:pt idx="4833" formatCode="General">
                        <c:v>396.06</c:v>
                      </c:pt>
                      <c:pt idx="4834" formatCode="General">
                        <c:v>396.07</c:v>
                      </c:pt>
                      <c:pt idx="4835" formatCode="General">
                        <c:v>396.08</c:v>
                      </c:pt>
                      <c:pt idx="4836" formatCode="General">
                        <c:v>396.09</c:v>
                      </c:pt>
                      <c:pt idx="4837" formatCode="General">
                        <c:v>396.1</c:v>
                      </c:pt>
                      <c:pt idx="4838" formatCode="General">
                        <c:v>396.11</c:v>
                      </c:pt>
                      <c:pt idx="4839" formatCode="General">
                        <c:v>396.12</c:v>
                      </c:pt>
                      <c:pt idx="4840" formatCode="General">
                        <c:v>396.13</c:v>
                      </c:pt>
                      <c:pt idx="4841" formatCode="General">
                        <c:v>396.14</c:v>
                      </c:pt>
                      <c:pt idx="4842" formatCode="General">
                        <c:v>396.15</c:v>
                      </c:pt>
                      <c:pt idx="4843" formatCode="General">
                        <c:v>396.16</c:v>
                      </c:pt>
                      <c:pt idx="4844" formatCode="General">
                        <c:v>396.17</c:v>
                      </c:pt>
                      <c:pt idx="4845" formatCode="General">
                        <c:v>396.18</c:v>
                      </c:pt>
                      <c:pt idx="4846" formatCode="General">
                        <c:v>396.19</c:v>
                      </c:pt>
                      <c:pt idx="4847" formatCode="General">
                        <c:v>396.2</c:v>
                      </c:pt>
                      <c:pt idx="4848" formatCode="General">
                        <c:v>396.21</c:v>
                      </c:pt>
                      <c:pt idx="4849" formatCode="General">
                        <c:v>396.22</c:v>
                      </c:pt>
                      <c:pt idx="4850" formatCode="General">
                        <c:v>396.23</c:v>
                      </c:pt>
                      <c:pt idx="4851" formatCode="General">
                        <c:v>396.24</c:v>
                      </c:pt>
                      <c:pt idx="4852" formatCode="General">
                        <c:v>396.25</c:v>
                      </c:pt>
                      <c:pt idx="4853" formatCode="General">
                        <c:v>396.26</c:v>
                      </c:pt>
                      <c:pt idx="4854" formatCode="General">
                        <c:v>396.27</c:v>
                      </c:pt>
                      <c:pt idx="4855" formatCode="General">
                        <c:v>396.28</c:v>
                      </c:pt>
                      <c:pt idx="4856" formatCode="General">
                        <c:v>396.29</c:v>
                      </c:pt>
                      <c:pt idx="4857" formatCode="General">
                        <c:v>396.3</c:v>
                      </c:pt>
                      <c:pt idx="4858" formatCode="General">
                        <c:v>396.31</c:v>
                      </c:pt>
                      <c:pt idx="4859" formatCode="General">
                        <c:v>396.32</c:v>
                      </c:pt>
                      <c:pt idx="4860" formatCode="General">
                        <c:v>396.33</c:v>
                      </c:pt>
                      <c:pt idx="4861" formatCode="General">
                        <c:v>396.34</c:v>
                      </c:pt>
                      <c:pt idx="4862" formatCode="General">
                        <c:v>396.35</c:v>
                      </c:pt>
                      <c:pt idx="4863" formatCode="General">
                        <c:v>396.36</c:v>
                      </c:pt>
                      <c:pt idx="4864" formatCode="General">
                        <c:v>396.37</c:v>
                      </c:pt>
                      <c:pt idx="4865" formatCode="General">
                        <c:v>396.38</c:v>
                      </c:pt>
                      <c:pt idx="4866" formatCode="General">
                        <c:v>396.39</c:v>
                      </c:pt>
                      <c:pt idx="4867" formatCode="General">
                        <c:v>396.4</c:v>
                      </c:pt>
                      <c:pt idx="4868" formatCode="General">
                        <c:v>396.41</c:v>
                      </c:pt>
                      <c:pt idx="4869" formatCode="General">
                        <c:v>396.42</c:v>
                      </c:pt>
                      <c:pt idx="4870" formatCode="General">
                        <c:v>396.43</c:v>
                      </c:pt>
                      <c:pt idx="4871" formatCode="General">
                        <c:v>396.44</c:v>
                      </c:pt>
                      <c:pt idx="4872" formatCode="General">
                        <c:v>396.45</c:v>
                      </c:pt>
                      <c:pt idx="4873" formatCode="General">
                        <c:v>396.46</c:v>
                      </c:pt>
                      <c:pt idx="4874" formatCode="General">
                        <c:v>396.47</c:v>
                      </c:pt>
                      <c:pt idx="4875" formatCode="General">
                        <c:v>396.48</c:v>
                      </c:pt>
                      <c:pt idx="4876" formatCode="General">
                        <c:v>396.49</c:v>
                      </c:pt>
                      <c:pt idx="4877" formatCode="General">
                        <c:v>396.5</c:v>
                      </c:pt>
                      <c:pt idx="4878" formatCode="General">
                        <c:v>396.51</c:v>
                      </c:pt>
                      <c:pt idx="4879" formatCode="General">
                        <c:v>396.52</c:v>
                      </c:pt>
                      <c:pt idx="4880" formatCode="General">
                        <c:v>396.53</c:v>
                      </c:pt>
                      <c:pt idx="4881" formatCode="General">
                        <c:v>396.54</c:v>
                      </c:pt>
                      <c:pt idx="4882" formatCode="General">
                        <c:v>396.55</c:v>
                      </c:pt>
                      <c:pt idx="4883" formatCode="General">
                        <c:v>396.56</c:v>
                      </c:pt>
                      <c:pt idx="4884" formatCode="General">
                        <c:v>396.57</c:v>
                      </c:pt>
                      <c:pt idx="4885" formatCode="General">
                        <c:v>396.58</c:v>
                      </c:pt>
                      <c:pt idx="4886" formatCode="General">
                        <c:v>396.59</c:v>
                      </c:pt>
                      <c:pt idx="4887" formatCode="General">
                        <c:v>396.6</c:v>
                      </c:pt>
                      <c:pt idx="4888" formatCode="General">
                        <c:v>396.61</c:v>
                      </c:pt>
                      <c:pt idx="4889" formatCode="General">
                        <c:v>396.62</c:v>
                      </c:pt>
                      <c:pt idx="4890" formatCode="General">
                        <c:v>396.63</c:v>
                      </c:pt>
                      <c:pt idx="4891" formatCode="General">
                        <c:v>396.64</c:v>
                      </c:pt>
                      <c:pt idx="4892" formatCode="General">
                        <c:v>396.65</c:v>
                      </c:pt>
                      <c:pt idx="4893" formatCode="General">
                        <c:v>396.66</c:v>
                      </c:pt>
                      <c:pt idx="4894" formatCode="General">
                        <c:v>396.67</c:v>
                      </c:pt>
                      <c:pt idx="4895" formatCode="General">
                        <c:v>396.68</c:v>
                      </c:pt>
                      <c:pt idx="4896" formatCode="General">
                        <c:v>396.69</c:v>
                      </c:pt>
                      <c:pt idx="4897" formatCode="General">
                        <c:v>396.7</c:v>
                      </c:pt>
                      <c:pt idx="4898" formatCode="General">
                        <c:v>396.71</c:v>
                      </c:pt>
                      <c:pt idx="4899" formatCode="General">
                        <c:v>396.72</c:v>
                      </c:pt>
                      <c:pt idx="4900" formatCode="General">
                        <c:v>396.73</c:v>
                      </c:pt>
                      <c:pt idx="4901" formatCode="General">
                        <c:v>396.74</c:v>
                      </c:pt>
                      <c:pt idx="4902" formatCode="General">
                        <c:v>396.75</c:v>
                      </c:pt>
                      <c:pt idx="4903" formatCode="General">
                        <c:v>396.76</c:v>
                      </c:pt>
                      <c:pt idx="4904" formatCode="General">
                        <c:v>396.77</c:v>
                      </c:pt>
                      <c:pt idx="4905" formatCode="General">
                        <c:v>396.78</c:v>
                      </c:pt>
                      <c:pt idx="4906" formatCode="General">
                        <c:v>396.79</c:v>
                      </c:pt>
                      <c:pt idx="4907" formatCode="General">
                        <c:v>396.8</c:v>
                      </c:pt>
                      <c:pt idx="4908" formatCode="General">
                        <c:v>396.81</c:v>
                      </c:pt>
                      <c:pt idx="4909" formatCode="General">
                        <c:v>396.82</c:v>
                      </c:pt>
                      <c:pt idx="4910" formatCode="General">
                        <c:v>396.83</c:v>
                      </c:pt>
                      <c:pt idx="4911" formatCode="General">
                        <c:v>396.84</c:v>
                      </c:pt>
                      <c:pt idx="4912" formatCode="General">
                        <c:v>396.85</c:v>
                      </c:pt>
                      <c:pt idx="4913" formatCode="General">
                        <c:v>396.86</c:v>
                      </c:pt>
                      <c:pt idx="4914" formatCode="General">
                        <c:v>396.87</c:v>
                      </c:pt>
                      <c:pt idx="4915" formatCode="General">
                        <c:v>396.88</c:v>
                      </c:pt>
                      <c:pt idx="4916" formatCode="General">
                        <c:v>396.89</c:v>
                      </c:pt>
                      <c:pt idx="4917" formatCode="General">
                        <c:v>396.9</c:v>
                      </c:pt>
                      <c:pt idx="4918" formatCode="General">
                        <c:v>396.91</c:v>
                      </c:pt>
                      <c:pt idx="4919" formatCode="General">
                        <c:v>396.92</c:v>
                      </c:pt>
                      <c:pt idx="4920" formatCode="General">
                        <c:v>396.93</c:v>
                      </c:pt>
                      <c:pt idx="4921" formatCode="General">
                        <c:v>396.94</c:v>
                      </c:pt>
                      <c:pt idx="4922" formatCode="General">
                        <c:v>396.95</c:v>
                      </c:pt>
                      <c:pt idx="4923" formatCode="General">
                        <c:v>396.96</c:v>
                      </c:pt>
                      <c:pt idx="4924" formatCode="General">
                        <c:v>396.97</c:v>
                      </c:pt>
                      <c:pt idx="4925" formatCode="General">
                        <c:v>396.98</c:v>
                      </c:pt>
                      <c:pt idx="4926" formatCode="General">
                        <c:v>396.99</c:v>
                      </c:pt>
                      <c:pt idx="4927" formatCode="General">
                        <c:v>397</c:v>
                      </c:pt>
                      <c:pt idx="4928" formatCode="General">
                        <c:v>397.01</c:v>
                      </c:pt>
                      <c:pt idx="4929" formatCode="General">
                        <c:v>397.02</c:v>
                      </c:pt>
                      <c:pt idx="4930" formatCode="General">
                        <c:v>397.03</c:v>
                      </c:pt>
                      <c:pt idx="4931" formatCode="General">
                        <c:v>397.04</c:v>
                      </c:pt>
                      <c:pt idx="4932" formatCode="General">
                        <c:v>397.05</c:v>
                      </c:pt>
                      <c:pt idx="4933" formatCode="General">
                        <c:v>397.06</c:v>
                      </c:pt>
                      <c:pt idx="4934" formatCode="General">
                        <c:v>397.07</c:v>
                      </c:pt>
                      <c:pt idx="4935" formatCode="General">
                        <c:v>397.08</c:v>
                      </c:pt>
                      <c:pt idx="4936" formatCode="General">
                        <c:v>397.09</c:v>
                      </c:pt>
                      <c:pt idx="4937" formatCode="General">
                        <c:v>397.1</c:v>
                      </c:pt>
                      <c:pt idx="4938" formatCode="General">
                        <c:v>397.11</c:v>
                      </c:pt>
                      <c:pt idx="4939" formatCode="General">
                        <c:v>397.12</c:v>
                      </c:pt>
                      <c:pt idx="4940" formatCode="General">
                        <c:v>397.13</c:v>
                      </c:pt>
                      <c:pt idx="4941" formatCode="General">
                        <c:v>397.14</c:v>
                      </c:pt>
                      <c:pt idx="4942" formatCode="General">
                        <c:v>397.15</c:v>
                      </c:pt>
                      <c:pt idx="4943" formatCode="General">
                        <c:v>397.16</c:v>
                      </c:pt>
                      <c:pt idx="4944" formatCode="General">
                        <c:v>397.17</c:v>
                      </c:pt>
                      <c:pt idx="4945" formatCode="General">
                        <c:v>397.18</c:v>
                      </c:pt>
                      <c:pt idx="4946" formatCode="General">
                        <c:v>397.19</c:v>
                      </c:pt>
                      <c:pt idx="4947" formatCode="General">
                        <c:v>397.2</c:v>
                      </c:pt>
                      <c:pt idx="4948" formatCode="General">
                        <c:v>397.21</c:v>
                      </c:pt>
                      <c:pt idx="4949" formatCode="General">
                        <c:v>397.22</c:v>
                      </c:pt>
                      <c:pt idx="4950" formatCode="General">
                        <c:v>397.23</c:v>
                      </c:pt>
                      <c:pt idx="4951" formatCode="General">
                        <c:v>397.24</c:v>
                      </c:pt>
                      <c:pt idx="4952" formatCode="General">
                        <c:v>397.24700000000001</c:v>
                      </c:pt>
                      <c:pt idx="4953" formatCode="General">
                        <c:v>397.24700000000001</c:v>
                      </c:pt>
                      <c:pt idx="4954" formatCode="General">
                        <c:v>398.24700000000001</c:v>
                      </c:pt>
                      <c:pt idx="4955" formatCode="General">
                        <c:v>399.24700000000001</c:v>
                      </c:pt>
                      <c:pt idx="4956" formatCode="General">
                        <c:v>400.24700000000001</c:v>
                      </c:pt>
                      <c:pt idx="4957" formatCode="General">
                        <c:v>401.24700000000001</c:v>
                      </c:pt>
                      <c:pt idx="4958" formatCode="General">
                        <c:v>402.24700000000001</c:v>
                      </c:pt>
                      <c:pt idx="4959" formatCode="General">
                        <c:v>403.24700000000001</c:v>
                      </c:pt>
                      <c:pt idx="4960" formatCode="General">
                        <c:v>404.24700000000001</c:v>
                      </c:pt>
                      <c:pt idx="4961" formatCode="General">
                        <c:v>405.24700000000001</c:v>
                      </c:pt>
                      <c:pt idx="4962" formatCode="General">
                        <c:v>406.24700000000001</c:v>
                      </c:pt>
                      <c:pt idx="4963" formatCode="General">
                        <c:v>407.24700000000001</c:v>
                      </c:pt>
                      <c:pt idx="4964" formatCode="General">
                        <c:v>408.24700000000001</c:v>
                      </c:pt>
                      <c:pt idx="4965" formatCode="General">
                        <c:v>409.24700000000001</c:v>
                      </c:pt>
                      <c:pt idx="4966" formatCode="General">
                        <c:v>410.24700000000001</c:v>
                      </c:pt>
                      <c:pt idx="4967" formatCode="General">
                        <c:v>411.24700000000001</c:v>
                      </c:pt>
                      <c:pt idx="4968" formatCode="General">
                        <c:v>412.24700000000001</c:v>
                      </c:pt>
                      <c:pt idx="4969" formatCode="General">
                        <c:v>413.24700000000001</c:v>
                      </c:pt>
                      <c:pt idx="4970" formatCode="General">
                        <c:v>414.24700000000001</c:v>
                      </c:pt>
                      <c:pt idx="4971" formatCode="General">
                        <c:v>415.24700000000001</c:v>
                      </c:pt>
                      <c:pt idx="4972" formatCode="General">
                        <c:v>416.24700000000001</c:v>
                      </c:pt>
                      <c:pt idx="4973" formatCode="General">
                        <c:v>417.24700000000001</c:v>
                      </c:pt>
                      <c:pt idx="4974" formatCode="General">
                        <c:v>418.24700000000001</c:v>
                      </c:pt>
                      <c:pt idx="4975" formatCode="General">
                        <c:v>419.24700000000001</c:v>
                      </c:pt>
                      <c:pt idx="4976" formatCode="General">
                        <c:v>420.24700000000001</c:v>
                      </c:pt>
                      <c:pt idx="4977" formatCode="General">
                        <c:v>421.24700000000001</c:v>
                      </c:pt>
                      <c:pt idx="4978" formatCode="General">
                        <c:v>422.24700000000001</c:v>
                      </c:pt>
                      <c:pt idx="4979" formatCode="General">
                        <c:v>423.24700000000001</c:v>
                      </c:pt>
                      <c:pt idx="4980" formatCode="General">
                        <c:v>424.24700000000001</c:v>
                      </c:pt>
                      <c:pt idx="4981" formatCode="General">
                        <c:v>425.24700000000001</c:v>
                      </c:pt>
                      <c:pt idx="4982" formatCode="General">
                        <c:v>426.24700000000001</c:v>
                      </c:pt>
                      <c:pt idx="4983" formatCode="General">
                        <c:v>427.24700000000001</c:v>
                      </c:pt>
                      <c:pt idx="4984" formatCode="General">
                        <c:v>428.24700000000001</c:v>
                      </c:pt>
                      <c:pt idx="4985" formatCode="General">
                        <c:v>429.24700000000001</c:v>
                      </c:pt>
                      <c:pt idx="4986" formatCode="General">
                        <c:v>430.24700000000001</c:v>
                      </c:pt>
                      <c:pt idx="4987" formatCode="General">
                        <c:v>431.24700000000001</c:v>
                      </c:pt>
                      <c:pt idx="4988" formatCode="General">
                        <c:v>432.24700000000001</c:v>
                      </c:pt>
                      <c:pt idx="4989" formatCode="General">
                        <c:v>433.24700000000001</c:v>
                      </c:pt>
                      <c:pt idx="4990" formatCode="General">
                        <c:v>434.24700000000001</c:v>
                      </c:pt>
                      <c:pt idx="4991" formatCode="General">
                        <c:v>435.24700000000001</c:v>
                      </c:pt>
                      <c:pt idx="4992" formatCode="General">
                        <c:v>436.24700000000001</c:v>
                      </c:pt>
                      <c:pt idx="4993" formatCode="General">
                        <c:v>437.24700000000001</c:v>
                      </c:pt>
                      <c:pt idx="4994" formatCode="General">
                        <c:v>438.24700000000001</c:v>
                      </c:pt>
                      <c:pt idx="4995" formatCode="General">
                        <c:v>439.24700000000001</c:v>
                      </c:pt>
                      <c:pt idx="4996" formatCode="General">
                        <c:v>440.24700000000001</c:v>
                      </c:pt>
                      <c:pt idx="4997" formatCode="General">
                        <c:v>441.24700000000001</c:v>
                      </c:pt>
                      <c:pt idx="4998" formatCode="General">
                        <c:v>442.24700000000001</c:v>
                      </c:pt>
                      <c:pt idx="4999" formatCode="General">
                        <c:v>443.24700000000001</c:v>
                      </c:pt>
                      <c:pt idx="5000" formatCode="General">
                        <c:v>444.24700000000001</c:v>
                      </c:pt>
                      <c:pt idx="5001" formatCode="General">
                        <c:v>445.24700000000001</c:v>
                      </c:pt>
                      <c:pt idx="5002" formatCode="General">
                        <c:v>446.24700000000001</c:v>
                      </c:pt>
                      <c:pt idx="5003" formatCode="General">
                        <c:v>447.24700000000001</c:v>
                      </c:pt>
                      <c:pt idx="5004" formatCode="General">
                        <c:v>448.24700000000001</c:v>
                      </c:pt>
                      <c:pt idx="5005" formatCode="General">
                        <c:v>449.24700000000001</c:v>
                      </c:pt>
                      <c:pt idx="5006" formatCode="General">
                        <c:v>450.24700000000001</c:v>
                      </c:pt>
                      <c:pt idx="5007" formatCode="General">
                        <c:v>451.24700000000001</c:v>
                      </c:pt>
                      <c:pt idx="5008" formatCode="General">
                        <c:v>452.24700000000001</c:v>
                      </c:pt>
                      <c:pt idx="5009" formatCode="General">
                        <c:v>453.24700000000001</c:v>
                      </c:pt>
                      <c:pt idx="5010" formatCode="General">
                        <c:v>454.24700000000001</c:v>
                      </c:pt>
                      <c:pt idx="5011" formatCode="General">
                        <c:v>455.24700000000001</c:v>
                      </c:pt>
                      <c:pt idx="5012" formatCode="General">
                        <c:v>456.24700000000001</c:v>
                      </c:pt>
                      <c:pt idx="5013" formatCode="General">
                        <c:v>457.24700000000001</c:v>
                      </c:pt>
                      <c:pt idx="5014" formatCode="General">
                        <c:v>458.24700000000001</c:v>
                      </c:pt>
                      <c:pt idx="5015" formatCode="General">
                        <c:v>459.24700000000001</c:v>
                      </c:pt>
                      <c:pt idx="5016" formatCode="General">
                        <c:v>460.24700000000001</c:v>
                      </c:pt>
                      <c:pt idx="5017" formatCode="General">
                        <c:v>461.24700000000001</c:v>
                      </c:pt>
                      <c:pt idx="5018" formatCode="General">
                        <c:v>462.24700000000001</c:v>
                      </c:pt>
                      <c:pt idx="5019" formatCode="General">
                        <c:v>463.24700000000001</c:v>
                      </c:pt>
                      <c:pt idx="5020" formatCode="General">
                        <c:v>464.24700000000001</c:v>
                      </c:pt>
                      <c:pt idx="5021" formatCode="General">
                        <c:v>465.24700000000001</c:v>
                      </c:pt>
                      <c:pt idx="5022" formatCode="General">
                        <c:v>466.24700000000001</c:v>
                      </c:pt>
                      <c:pt idx="5023" formatCode="General">
                        <c:v>467.24700000000001</c:v>
                      </c:pt>
                      <c:pt idx="5024" formatCode="General">
                        <c:v>467.45800000000003</c:v>
                      </c:pt>
                      <c:pt idx="5025" formatCode="General">
                        <c:v>467.45800000000003</c:v>
                      </c:pt>
                      <c:pt idx="5026" formatCode="General">
                        <c:v>467.46800000000002</c:v>
                      </c:pt>
                      <c:pt idx="5027" formatCode="General">
                        <c:v>467.47800000000001</c:v>
                      </c:pt>
                      <c:pt idx="5028" formatCode="General">
                        <c:v>467.488</c:v>
                      </c:pt>
                      <c:pt idx="5029" formatCode="General">
                        <c:v>467.49799999999999</c:v>
                      </c:pt>
                      <c:pt idx="5030" formatCode="General">
                        <c:v>467.50799999999998</c:v>
                      </c:pt>
                      <c:pt idx="5031" formatCode="General">
                        <c:v>467.51799999999997</c:v>
                      </c:pt>
                      <c:pt idx="5032" formatCode="General">
                        <c:v>467.52800000000002</c:v>
                      </c:pt>
                      <c:pt idx="5033" formatCode="General">
                        <c:v>467.53800000000001</c:v>
                      </c:pt>
                      <c:pt idx="5034" formatCode="General">
                        <c:v>467.548</c:v>
                      </c:pt>
                      <c:pt idx="5035" formatCode="General">
                        <c:v>467.55799999999999</c:v>
                      </c:pt>
                      <c:pt idx="5036" formatCode="General">
                        <c:v>467.56799999999998</c:v>
                      </c:pt>
                      <c:pt idx="5037" formatCode="General">
                        <c:v>467.57799999999997</c:v>
                      </c:pt>
                      <c:pt idx="5038" formatCode="General">
                        <c:v>467.58800000000002</c:v>
                      </c:pt>
                      <c:pt idx="5039" formatCode="General">
                        <c:v>467.59800000000001</c:v>
                      </c:pt>
                      <c:pt idx="5040" formatCode="General">
                        <c:v>467.608</c:v>
                      </c:pt>
                      <c:pt idx="5041" formatCode="General">
                        <c:v>467.61799999999999</c:v>
                      </c:pt>
                      <c:pt idx="5042" formatCode="General">
                        <c:v>467.62799999999999</c:v>
                      </c:pt>
                      <c:pt idx="5043" formatCode="General">
                        <c:v>467.63799999999998</c:v>
                      </c:pt>
                      <c:pt idx="5044" formatCode="General">
                        <c:v>467.64800000000002</c:v>
                      </c:pt>
                      <c:pt idx="5045" formatCode="General">
                        <c:v>467.65800000000002</c:v>
                      </c:pt>
                      <c:pt idx="5046" formatCode="General">
                        <c:v>467.66800000000001</c:v>
                      </c:pt>
                      <c:pt idx="5047" formatCode="General">
                        <c:v>467.678</c:v>
                      </c:pt>
                      <c:pt idx="5048" formatCode="General">
                        <c:v>467.68799999999999</c:v>
                      </c:pt>
                      <c:pt idx="5049" formatCode="General">
                        <c:v>467.69799999999998</c:v>
                      </c:pt>
                      <c:pt idx="5050" formatCode="General">
                        <c:v>467.70800000000003</c:v>
                      </c:pt>
                      <c:pt idx="5051" formatCode="General">
                        <c:v>467.71800000000002</c:v>
                      </c:pt>
                      <c:pt idx="5052" formatCode="General">
                        <c:v>467.72800000000001</c:v>
                      </c:pt>
                      <c:pt idx="5053" formatCode="General">
                        <c:v>467.738</c:v>
                      </c:pt>
                      <c:pt idx="5054" formatCode="General">
                        <c:v>467.74799999999999</c:v>
                      </c:pt>
                      <c:pt idx="5055" formatCode="General">
                        <c:v>467.75799999999998</c:v>
                      </c:pt>
                      <c:pt idx="5056" formatCode="General">
                        <c:v>467.76799999999997</c:v>
                      </c:pt>
                      <c:pt idx="5057" formatCode="General">
                        <c:v>467.77800000000002</c:v>
                      </c:pt>
                      <c:pt idx="5058" formatCode="General">
                        <c:v>467.78800000000001</c:v>
                      </c:pt>
                      <c:pt idx="5059" formatCode="General">
                        <c:v>467.798</c:v>
                      </c:pt>
                      <c:pt idx="5060" formatCode="General">
                        <c:v>467.80799999999999</c:v>
                      </c:pt>
                      <c:pt idx="5061" formatCode="General">
                        <c:v>467.81799999999998</c:v>
                      </c:pt>
                      <c:pt idx="5062" formatCode="General">
                        <c:v>467.82799999999997</c:v>
                      </c:pt>
                      <c:pt idx="5063" formatCode="General">
                        <c:v>467.83800000000002</c:v>
                      </c:pt>
                      <c:pt idx="5064" formatCode="General">
                        <c:v>467.84800000000001</c:v>
                      </c:pt>
                      <c:pt idx="5065" formatCode="General">
                        <c:v>467.858</c:v>
                      </c:pt>
                      <c:pt idx="5066" formatCode="General">
                        <c:v>467.86799999999999</c:v>
                      </c:pt>
                      <c:pt idx="5067" formatCode="General">
                        <c:v>467.87799999999999</c:v>
                      </c:pt>
                      <c:pt idx="5068" formatCode="General">
                        <c:v>467.88799999999998</c:v>
                      </c:pt>
                      <c:pt idx="5069" formatCode="General">
                        <c:v>467.89800000000002</c:v>
                      </c:pt>
                      <c:pt idx="5070" formatCode="General">
                        <c:v>467.90800000000002</c:v>
                      </c:pt>
                      <c:pt idx="5071" formatCode="General">
                        <c:v>467.91800000000001</c:v>
                      </c:pt>
                      <c:pt idx="5072" formatCode="General">
                        <c:v>467.928</c:v>
                      </c:pt>
                      <c:pt idx="5073" formatCode="General">
                        <c:v>467.93799999999999</c:v>
                      </c:pt>
                      <c:pt idx="5074" formatCode="General">
                        <c:v>467.94799999999998</c:v>
                      </c:pt>
                      <c:pt idx="5075" formatCode="General">
                        <c:v>467.95800000000003</c:v>
                      </c:pt>
                      <c:pt idx="5076" formatCode="General">
                        <c:v>467.96800000000002</c:v>
                      </c:pt>
                      <c:pt idx="5077" formatCode="General">
                        <c:v>467.97800000000001</c:v>
                      </c:pt>
                      <c:pt idx="5078" formatCode="General">
                        <c:v>467.988</c:v>
                      </c:pt>
                      <c:pt idx="5079" formatCode="General">
                        <c:v>467.99799999999999</c:v>
                      </c:pt>
                      <c:pt idx="5080" formatCode="General">
                        <c:v>468.00799999999998</c:v>
                      </c:pt>
                      <c:pt idx="5081" formatCode="General">
                        <c:v>468.01799999999997</c:v>
                      </c:pt>
                      <c:pt idx="5082" formatCode="General">
                        <c:v>468.02800000000002</c:v>
                      </c:pt>
                      <c:pt idx="5083" formatCode="General">
                        <c:v>468.03800000000001</c:v>
                      </c:pt>
                      <c:pt idx="5084" formatCode="General">
                        <c:v>468.048</c:v>
                      </c:pt>
                      <c:pt idx="5085" formatCode="General">
                        <c:v>468.05799999999999</c:v>
                      </c:pt>
                      <c:pt idx="5086" formatCode="General">
                        <c:v>468.06799999999998</c:v>
                      </c:pt>
                      <c:pt idx="5087" formatCode="General">
                        <c:v>468.07799999999997</c:v>
                      </c:pt>
                      <c:pt idx="5088" formatCode="General">
                        <c:v>468.08800000000002</c:v>
                      </c:pt>
                      <c:pt idx="5089" formatCode="General">
                        <c:v>468.09800000000001</c:v>
                      </c:pt>
                      <c:pt idx="5090" formatCode="General">
                        <c:v>468.108</c:v>
                      </c:pt>
                      <c:pt idx="5091" formatCode="General">
                        <c:v>468.11799999999999</c:v>
                      </c:pt>
                      <c:pt idx="5092" formatCode="General">
                        <c:v>468.12799999999999</c:v>
                      </c:pt>
                      <c:pt idx="5093" formatCode="General">
                        <c:v>468.13799999999998</c:v>
                      </c:pt>
                      <c:pt idx="5094" formatCode="General">
                        <c:v>468.14800000000002</c:v>
                      </c:pt>
                      <c:pt idx="5095" formatCode="General">
                        <c:v>468.15800000000002</c:v>
                      </c:pt>
                      <c:pt idx="5096" formatCode="General">
                        <c:v>468.16800000000001</c:v>
                      </c:pt>
                      <c:pt idx="5097" formatCode="General">
                        <c:v>468.178</c:v>
                      </c:pt>
                      <c:pt idx="5098" formatCode="General">
                        <c:v>468.18799999999999</c:v>
                      </c:pt>
                      <c:pt idx="5099" formatCode="General">
                        <c:v>468.19799999999998</c:v>
                      </c:pt>
                      <c:pt idx="5100" formatCode="General">
                        <c:v>468.20800000000003</c:v>
                      </c:pt>
                      <c:pt idx="5101" formatCode="General">
                        <c:v>468.21800000000002</c:v>
                      </c:pt>
                      <c:pt idx="5102" formatCode="General">
                        <c:v>468.22800000000001</c:v>
                      </c:pt>
                      <c:pt idx="5103" formatCode="General">
                        <c:v>468.238</c:v>
                      </c:pt>
                      <c:pt idx="5104" formatCode="General">
                        <c:v>468.24799999999999</c:v>
                      </c:pt>
                      <c:pt idx="5105" formatCode="General">
                        <c:v>468.25799999999998</c:v>
                      </c:pt>
                      <c:pt idx="5106" formatCode="General">
                        <c:v>468.26799999999997</c:v>
                      </c:pt>
                      <c:pt idx="5107" formatCode="General">
                        <c:v>468.27800000000002</c:v>
                      </c:pt>
                      <c:pt idx="5108" formatCode="General">
                        <c:v>468.28800000000001</c:v>
                      </c:pt>
                      <c:pt idx="5109" formatCode="General">
                        <c:v>468.298</c:v>
                      </c:pt>
                      <c:pt idx="5110" formatCode="General">
                        <c:v>468.30799999999999</c:v>
                      </c:pt>
                      <c:pt idx="5111" formatCode="General">
                        <c:v>468.31799999999998</c:v>
                      </c:pt>
                      <c:pt idx="5112" formatCode="General">
                        <c:v>468.32799999999997</c:v>
                      </c:pt>
                      <c:pt idx="5113" formatCode="General">
                        <c:v>468.33800000000002</c:v>
                      </c:pt>
                      <c:pt idx="5114" formatCode="General">
                        <c:v>468.34800000000001</c:v>
                      </c:pt>
                      <c:pt idx="5115" formatCode="General">
                        <c:v>468.358</c:v>
                      </c:pt>
                      <c:pt idx="5116" formatCode="General">
                        <c:v>468.36799999999999</c:v>
                      </c:pt>
                      <c:pt idx="5117" formatCode="General">
                        <c:v>468.37799999999999</c:v>
                      </c:pt>
                      <c:pt idx="5118" formatCode="General">
                        <c:v>468.38799999999998</c:v>
                      </c:pt>
                      <c:pt idx="5119" formatCode="General">
                        <c:v>468.39800000000002</c:v>
                      </c:pt>
                      <c:pt idx="5120" formatCode="General">
                        <c:v>468.40800000000002</c:v>
                      </c:pt>
                      <c:pt idx="5121" formatCode="General">
                        <c:v>468.41800000000001</c:v>
                      </c:pt>
                      <c:pt idx="5122" formatCode="General">
                        <c:v>468.428</c:v>
                      </c:pt>
                      <c:pt idx="5123" formatCode="General">
                        <c:v>468.43799999999999</c:v>
                      </c:pt>
                      <c:pt idx="5124" formatCode="General">
                        <c:v>468.44799999999998</c:v>
                      </c:pt>
                      <c:pt idx="5125" formatCode="General">
                        <c:v>468.45800000000003</c:v>
                      </c:pt>
                      <c:pt idx="5126" formatCode="General">
                        <c:v>468.46800000000002</c:v>
                      </c:pt>
                      <c:pt idx="5127" formatCode="General">
                        <c:v>468.47800000000001</c:v>
                      </c:pt>
                      <c:pt idx="5128" formatCode="General">
                        <c:v>468.488</c:v>
                      </c:pt>
                      <c:pt idx="5129" formatCode="General">
                        <c:v>468.49799999999999</c:v>
                      </c:pt>
                      <c:pt idx="5130" formatCode="General">
                        <c:v>468.50799999999998</c:v>
                      </c:pt>
                      <c:pt idx="5131" formatCode="General">
                        <c:v>468.51799999999997</c:v>
                      </c:pt>
                      <c:pt idx="5132" formatCode="General">
                        <c:v>468.52800000000002</c:v>
                      </c:pt>
                      <c:pt idx="5133" formatCode="General">
                        <c:v>468.53800000000001</c:v>
                      </c:pt>
                      <c:pt idx="5134" formatCode="General">
                        <c:v>468.548</c:v>
                      </c:pt>
                      <c:pt idx="5135" formatCode="General">
                        <c:v>468.55799999999999</c:v>
                      </c:pt>
                      <c:pt idx="5136" formatCode="General">
                        <c:v>468.56799999999998</c:v>
                      </c:pt>
                      <c:pt idx="5137" formatCode="General">
                        <c:v>468.57799999999997</c:v>
                      </c:pt>
                      <c:pt idx="5138" formatCode="General">
                        <c:v>468.58800000000002</c:v>
                      </c:pt>
                      <c:pt idx="5139" formatCode="General">
                        <c:v>468.59800000000001</c:v>
                      </c:pt>
                      <c:pt idx="5140" formatCode="General">
                        <c:v>468.608</c:v>
                      </c:pt>
                      <c:pt idx="5141" formatCode="General">
                        <c:v>468.61799999999999</c:v>
                      </c:pt>
                      <c:pt idx="5142" formatCode="General">
                        <c:v>468.62799999999999</c:v>
                      </c:pt>
                      <c:pt idx="5143" formatCode="General">
                        <c:v>468.63799999999998</c:v>
                      </c:pt>
                      <c:pt idx="5144" formatCode="General">
                        <c:v>468.64800000000002</c:v>
                      </c:pt>
                      <c:pt idx="5145" formatCode="General">
                        <c:v>468.65800000000002</c:v>
                      </c:pt>
                      <c:pt idx="5146" formatCode="General">
                        <c:v>468.66800000000001</c:v>
                      </c:pt>
                      <c:pt idx="5147" formatCode="General">
                        <c:v>468.678</c:v>
                      </c:pt>
                      <c:pt idx="5148" formatCode="General">
                        <c:v>468.68799999999999</c:v>
                      </c:pt>
                      <c:pt idx="5149" formatCode="General">
                        <c:v>468.69799999999998</c:v>
                      </c:pt>
                      <c:pt idx="5150" formatCode="General">
                        <c:v>468.70800000000003</c:v>
                      </c:pt>
                      <c:pt idx="5151" formatCode="General">
                        <c:v>468.71800000000002</c:v>
                      </c:pt>
                      <c:pt idx="5152" formatCode="General">
                        <c:v>468.72800000000001</c:v>
                      </c:pt>
                      <c:pt idx="5153" formatCode="General">
                        <c:v>468.738</c:v>
                      </c:pt>
                      <c:pt idx="5154" formatCode="General">
                        <c:v>468.74799999999999</c:v>
                      </c:pt>
                      <c:pt idx="5155" formatCode="General">
                        <c:v>468.75799999999998</c:v>
                      </c:pt>
                      <c:pt idx="5156" formatCode="General">
                        <c:v>468.76799999999997</c:v>
                      </c:pt>
                      <c:pt idx="5157" formatCode="General">
                        <c:v>468.77800000000002</c:v>
                      </c:pt>
                      <c:pt idx="5158" formatCode="General">
                        <c:v>468.78800000000001</c:v>
                      </c:pt>
                      <c:pt idx="5159" formatCode="General">
                        <c:v>468.798</c:v>
                      </c:pt>
                      <c:pt idx="5160" formatCode="General">
                        <c:v>468.80799999999999</c:v>
                      </c:pt>
                      <c:pt idx="5161" formatCode="General">
                        <c:v>468.81799999999998</c:v>
                      </c:pt>
                      <c:pt idx="5162" formatCode="General">
                        <c:v>468.82799999999997</c:v>
                      </c:pt>
                      <c:pt idx="5163" formatCode="General">
                        <c:v>468.83800000000002</c:v>
                      </c:pt>
                      <c:pt idx="5164" formatCode="General">
                        <c:v>468.84800000000001</c:v>
                      </c:pt>
                      <c:pt idx="5165" formatCode="General">
                        <c:v>468.858</c:v>
                      </c:pt>
                      <c:pt idx="5166" formatCode="General">
                        <c:v>468.86799999999999</c:v>
                      </c:pt>
                      <c:pt idx="5167" formatCode="General">
                        <c:v>468.87799999999999</c:v>
                      </c:pt>
                      <c:pt idx="5168" formatCode="General">
                        <c:v>468.88799999999998</c:v>
                      </c:pt>
                      <c:pt idx="5169" formatCode="General">
                        <c:v>468.89800000000002</c:v>
                      </c:pt>
                      <c:pt idx="5170" formatCode="General">
                        <c:v>468.90800000000002</c:v>
                      </c:pt>
                      <c:pt idx="5171" formatCode="General">
                        <c:v>468.91800000000001</c:v>
                      </c:pt>
                      <c:pt idx="5172" formatCode="General">
                        <c:v>468.928</c:v>
                      </c:pt>
                      <c:pt idx="5173" formatCode="General">
                        <c:v>468.93799999999999</c:v>
                      </c:pt>
                      <c:pt idx="5174" formatCode="General">
                        <c:v>468.94799999999998</c:v>
                      </c:pt>
                      <c:pt idx="5175" formatCode="General">
                        <c:v>468.95800000000003</c:v>
                      </c:pt>
                      <c:pt idx="5176" formatCode="General">
                        <c:v>468.96800000000002</c:v>
                      </c:pt>
                      <c:pt idx="5177" formatCode="General">
                        <c:v>468.97800000000001</c:v>
                      </c:pt>
                      <c:pt idx="5178" formatCode="General">
                        <c:v>468.988</c:v>
                      </c:pt>
                      <c:pt idx="5179" formatCode="General">
                        <c:v>468.99799999999999</c:v>
                      </c:pt>
                      <c:pt idx="5180" formatCode="General">
                        <c:v>469.00799999999998</c:v>
                      </c:pt>
                      <c:pt idx="5181" formatCode="General">
                        <c:v>469.01799999999997</c:v>
                      </c:pt>
                      <c:pt idx="5182" formatCode="General">
                        <c:v>469.02800000000002</c:v>
                      </c:pt>
                      <c:pt idx="5183" formatCode="General">
                        <c:v>469.03800000000001</c:v>
                      </c:pt>
                      <c:pt idx="5184" formatCode="General">
                        <c:v>469.048</c:v>
                      </c:pt>
                      <c:pt idx="5185" formatCode="General">
                        <c:v>469.05799999999999</c:v>
                      </c:pt>
                      <c:pt idx="5186" formatCode="General">
                        <c:v>469.06799999999998</c:v>
                      </c:pt>
                      <c:pt idx="5187" formatCode="General">
                        <c:v>469.07799999999997</c:v>
                      </c:pt>
                      <c:pt idx="5188" formatCode="General">
                        <c:v>469.08800000000002</c:v>
                      </c:pt>
                      <c:pt idx="5189" formatCode="General">
                        <c:v>469.09800000000001</c:v>
                      </c:pt>
                      <c:pt idx="5190" formatCode="General">
                        <c:v>469.108</c:v>
                      </c:pt>
                      <c:pt idx="5191" formatCode="General">
                        <c:v>469.11799999999999</c:v>
                      </c:pt>
                      <c:pt idx="5192" formatCode="General">
                        <c:v>469.12799999999999</c:v>
                      </c:pt>
                      <c:pt idx="5193" formatCode="General">
                        <c:v>469.13799999999998</c:v>
                      </c:pt>
                      <c:pt idx="5194" formatCode="General">
                        <c:v>469.14800000000002</c:v>
                      </c:pt>
                      <c:pt idx="5195" formatCode="General">
                        <c:v>469.15800000000002</c:v>
                      </c:pt>
                      <c:pt idx="5196" formatCode="General">
                        <c:v>469.16800000000001</c:v>
                      </c:pt>
                      <c:pt idx="5197" formatCode="General">
                        <c:v>469.178</c:v>
                      </c:pt>
                      <c:pt idx="5198" formatCode="General">
                        <c:v>469.18799999999999</c:v>
                      </c:pt>
                      <c:pt idx="5199" formatCode="General">
                        <c:v>469.19799999999998</c:v>
                      </c:pt>
                      <c:pt idx="5200" formatCode="General">
                        <c:v>469.20800000000003</c:v>
                      </c:pt>
                      <c:pt idx="5201" formatCode="General">
                        <c:v>469.21800000000002</c:v>
                      </c:pt>
                      <c:pt idx="5202" formatCode="General">
                        <c:v>469.22800000000001</c:v>
                      </c:pt>
                      <c:pt idx="5203" formatCode="General">
                        <c:v>469.238</c:v>
                      </c:pt>
                      <c:pt idx="5204" formatCode="General">
                        <c:v>469.24799999999999</c:v>
                      </c:pt>
                      <c:pt idx="5205" formatCode="General">
                        <c:v>469.25799999999998</c:v>
                      </c:pt>
                      <c:pt idx="5206" formatCode="General">
                        <c:v>469.26799999999997</c:v>
                      </c:pt>
                      <c:pt idx="5207" formatCode="General">
                        <c:v>469.27800000000002</c:v>
                      </c:pt>
                      <c:pt idx="5208" formatCode="General">
                        <c:v>469.28800000000001</c:v>
                      </c:pt>
                      <c:pt idx="5209" formatCode="General">
                        <c:v>469.298</c:v>
                      </c:pt>
                      <c:pt idx="5210" formatCode="General">
                        <c:v>469.30799999999999</c:v>
                      </c:pt>
                      <c:pt idx="5211" formatCode="General">
                        <c:v>469.31799999999998</c:v>
                      </c:pt>
                      <c:pt idx="5212" formatCode="General">
                        <c:v>469.32799999999997</c:v>
                      </c:pt>
                      <c:pt idx="5213" formatCode="General">
                        <c:v>469.33800000000002</c:v>
                      </c:pt>
                      <c:pt idx="5214" formatCode="General">
                        <c:v>469.34800000000001</c:v>
                      </c:pt>
                      <c:pt idx="5215" formatCode="General">
                        <c:v>469.358</c:v>
                      </c:pt>
                      <c:pt idx="5216" formatCode="General">
                        <c:v>469.36799999999999</c:v>
                      </c:pt>
                      <c:pt idx="5217" formatCode="General">
                        <c:v>469.37799999999999</c:v>
                      </c:pt>
                      <c:pt idx="5218" formatCode="General">
                        <c:v>469.38799999999998</c:v>
                      </c:pt>
                      <c:pt idx="5219" formatCode="General">
                        <c:v>469.39800000000002</c:v>
                      </c:pt>
                      <c:pt idx="5220" formatCode="General">
                        <c:v>469.40800000000002</c:v>
                      </c:pt>
                      <c:pt idx="5221" formatCode="General">
                        <c:v>469.41800000000001</c:v>
                      </c:pt>
                      <c:pt idx="5222" formatCode="General">
                        <c:v>469.428</c:v>
                      </c:pt>
                      <c:pt idx="5223" formatCode="General">
                        <c:v>469.43799999999999</c:v>
                      </c:pt>
                      <c:pt idx="5224" formatCode="General">
                        <c:v>469.44799999999998</c:v>
                      </c:pt>
                      <c:pt idx="5225" formatCode="General">
                        <c:v>469.45800000000003</c:v>
                      </c:pt>
                      <c:pt idx="5226" formatCode="General">
                        <c:v>469.46800000000002</c:v>
                      </c:pt>
                      <c:pt idx="5227" formatCode="General">
                        <c:v>469.47800000000001</c:v>
                      </c:pt>
                      <c:pt idx="5228" formatCode="General">
                        <c:v>469.488</c:v>
                      </c:pt>
                      <c:pt idx="5229" formatCode="General">
                        <c:v>469.49799999999999</c:v>
                      </c:pt>
                      <c:pt idx="5230" formatCode="General">
                        <c:v>469.50799999999998</c:v>
                      </c:pt>
                      <c:pt idx="5231" formatCode="General">
                        <c:v>469.51799999999997</c:v>
                      </c:pt>
                      <c:pt idx="5232" formatCode="General">
                        <c:v>469.52800000000002</c:v>
                      </c:pt>
                      <c:pt idx="5233" formatCode="General">
                        <c:v>469.53800000000001</c:v>
                      </c:pt>
                      <c:pt idx="5234" formatCode="General">
                        <c:v>469.548</c:v>
                      </c:pt>
                      <c:pt idx="5235" formatCode="General">
                        <c:v>469.55799999999999</c:v>
                      </c:pt>
                      <c:pt idx="5236" formatCode="General">
                        <c:v>469.56799999999998</c:v>
                      </c:pt>
                      <c:pt idx="5237" formatCode="General">
                        <c:v>469.57799999999997</c:v>
                      </c:pt>
                      <c:pt idx="5238" formatCode="General">
                        <c:v>469.58800000000002</c:v>
                      </c:pt>
                      <c:pt idx="5239" formatCode="General">
                        <c:v>469.59800000000001</c:v>
                      </c:pt>
                      <c:pt idx="5240" formatCode="General">
                        <c:v>469.608</c:v>
                      </c:pt>
                      <c:pt idx="5241" formatCode="General">
                        <c:v>469.61799999999999</c:v>
                      </c:pt>
                      <c:pt idx="5242" formatCode="General">
                        <c:v>469.62799999999999</c:v>
                      </c:pt>
                      <c:pt idx="5243" formatCode="General">
                        <c:v>469.63799999999998</c:v>
                      </c:pt>
                      <c:pt idx="5244" formatCode="General">
                        <c:v>469.64800000000002</c:v>
                      </c:pt>
                      <c:pt idx="5245" formatCode="General">
                        <c:v>469.65800000000002</c:v>
                      </c:pt>
                      <c:pt idx="5246" formatCode="General">
                        <c:v>469.66800000000001</c:v>
                      </c:pt>
                      <c:pt idx="5247" formatCode="General">
                        <c:v>469.678</c:v>
                      </c:pt>
                      <c:pt idx="5248" formatCode="General">
                        <c:v>469.68799999999999</c:v>
                      </c:pt>
                      <c:pt idx="5249" formatCode="General">
                        <c:v>469.69799999999998</c:v>
                      </c:pt>
                      <c:pt idx="5250" formatCode="General">
                        <c:v>469.70800000000003</c:v>
                      </c:pt>
                      <c:pt idx="5251" formatCode="General">
                        <c:v>469.71800000000002</c:v>
                      </c:pt>
                      <c:pt idx="5252" formatCode="General">
                        <c:v>469.72800000000001</c:v>
                      </c:pt>
                      <c:pt idx="5253" formatCode="General">
                        <c:v>469.738</c:v>
                      </c:pt>
                      <c:pt idx="5254" formatCode="General">
                        <c:v>469.74799999999999</c:v>
                      </c:pt>
                      <c:pt idx="5255" formatCode="General">
                        <c:v>469.75799999999998</c:v>
                      </c:pt>
                      <c:pt idx="5256" formatCode="General">
                        <c:v>469.76799999999997</c:v>
                      </c:pt>
                      <c:pt idx="5257" formatCode="General">
                        <c:v>469.77800000000002</c:v>
                      </c:pt>
                      <c:pt idx="5258" formatCode="General">
                        <c:v>469.78800000000001</c:v>
                      </c:pt>
                      <c:pt idx="5259" formatCode="General">
                        <c:v>469.798</c:v>
                      </c:pt>
                      <c:pt idx="5260" formatCode="General">
                        <c:v>469.80799999999999</c:v>
                      </c:pt>
                      <c:pt idx="5261" formatCode="General">
                        <c:v>469.81799999999998</c:v>
                      </c:pt>
                      <c:pt idx="5262" formatCode="General">
                        <c:v>469.82799999999997</c:v>
                      </c:pt>
                      <c:pt idx="5263" formatCode="General">
                        <c:v>469.83800000000002</c:v>
                      </c:pt>
                      <c:pt idx="5264" formatCode="General">
                        <c:v>469.84800000000001</c:v>
                      </c:pt>
                      <c:pt idx="5265" formatCode="General">
                        <c:v>469.858</c:v>
                      </c:pt>
                      <c:pt idx="5266" formatCode="General">
                        <c:v>469.86799999999999</c:v>
                      </c:pt>
                      <c:pt idx="5267" formatCode="General">
                        <c:v>469.87799999999999</c:v>
                      </c:pt>
                      <c:pt idx="5268" formatCode="General">
                        <c:v>469.88799999999998</c:v>
                      </c:pt>
                      <c:pt idx="5269" formatCode="General">
                        <c:v>469.89800000000002</c:v>
                      </c:pt>
                      <c:pt idx="5270" formatCode="General">
                        <c:v>469.90800000000002</c:v>
                      </c:pt>
                      <c:pt idx="5271" formatCode="General">
                        <c:v>469.91800000000001</c:v>
                      </c:pt>
                      <c:pt idx="5272" formatCode="General">
                        <c:v>469.928</c:v>
                      </c:pt>
                      <c:pt idx="5273" formatCode="General">
                        <c:v>469.93799999999999</c:v>
                      </c:pt>
                      <c:pt idx="5274" formatCode="General">
                        <c:v>469.94799999999998</c:v>
                      </c:pt>
                      <c:pt idx="5275" formatCode="General">
                        <c:v>469.95800000000003</c:v>
                      </c:pt>
                      <c:pt idx="5276" formatCode="General">
                        <c:v>469.96800000000002</c:v>
                      </c:pt>
                      <c:pt idx="5277" formatCode="General">
                        <c:v>469.97800000000001</c:v>
                      </c:pt>
                      <c:pt idx="5278" formatCode="General">
                        <c:v>469.988</c:v>
                      </c:pt>
                      <c:pt idx="5279" formatCode="General">
                        <c:v>469.99799999999999</c:v>
                      </c:pt>
                      <c:pt idx="5280" formatCode="General">
                        <c:v>470.00799999999998</c:v>
                      </c:pt>
                      <c:pt idx="5281" formatCode="General">
                        <c:v>470.01799999999997</c:v>
                      </c:pt>
                      <c:pt idx="5282" formatCode="General">
                        <c:v>470.02800000000002</c:v>
                      </c:pt>
                      <c:pt idx="5283" formatCode="General">
                        <c:v>470.03800000000001</c:v>
                      </c:pt>
                      <c:pt idx="5284" formatCode="General">
                        <c:v>470.048</c:v>
                      </c:pt>
                      <c:pt idx="5285" formatCode="General">
                        <c:v>470.05799999999999</c:v>
                      </c:pt>
                      <c:pt idx="5286" formatCode="General">
                        <c:v>470.06799999999998</c:v>
                      </c:pt>
                      <c:pt idx="5287" formatCode="General">
                        <c:v>470.07799999999997</c:v>
                      </c:pt>
                      <c:pt idx="5288" formatCode="General">
                        <c:v>470.08800000000002</c:v>
                      </c:pt>
                      <c:pt idx="5289" formatCode="General">
                        <c:v>470.09800000000001</c:v>
                      </c:pt>
                      <c:pt idx="5290" formatCode="General">
                        <c:v>470.108</c:v>
                      </c:pt>
                      <c:pt idx="5291" formatCode="General">
                        <c:v>470.11799999999999</c:v>
                      </c:pt>
                      <c:pt idx="5292" formatCode="General">
                        <c:v>470.12799999999999</c:v>
                      </c:pt>
                      <c:pt idx="5293" formatCode="General">
                        <c:v>470.13799999999998</c:v>
                      </c:pt>
                      <c:pt idx="5294" formatCode="General">
                        <c:v>470.14800000000002</c:v>
                      </c:pt>
                      <c:pt idx="5295" formatCode="General">
                        <c:v>470.15800000000002</c:v>
                      </c:pt>
                      <c:pt idx="5296" formatCode="General">
                        <c:v>470.16800000000001</c:v>
                      </c:pt>
                      <c:pt idx="5297" formatCode="General">
                        <c:v>470.178</c:v>
                      </c:pt>
                      <c:pt idx="5298" formatCode="General">
                        <c:v>470.18799999999999</c:v>
                      </c:pt>
                      <c:pt idx="5299" formatCode="General">
                        <c:v>470.19799999999998</c:v>
                      </c:pt>
                      <c:pt idx="5300" formatCode="General">
                        <c:v>470.20800000000003</c:v>
                      </c:pt>
                      <c:pt idx="5301" formatCode="General">
                        <c:v>470.21800000000002</c:v>
                      </c:pt>
                      <c:pt idx="5302" formatCode="General">
                        <c:v>470.22800000000001</c:v>
                      </c:pt>
                      <c:pt idx="5303" formatCode="General">
                        <c:v>470.238</c:v>
                      </c:pt>
                      <c:pt idx="5304" formatCode="General">
                        <c:v>470.24799999999999</c:v>
                      </c:pt>
                      <c:pt idx="5305" formatCode="General">
                        <c:v>470.25799999999998</c:v>
                      </c:pt>
                      <c:pt idx="5306" formatCode="General">
                        <c:v>470.26799999999997</c:v>
                      </c:pt>
                      <c:pt idx="5307" formatCode="General">
                        <c:v>470.27800000000002</c:v>
                      </c:pt>
                      <c:pt idx="5308" formatCode="General">
                        <c:v>470.28800000000001</c:v>
                      </c:pt>
                      <c:pt idx="5309" formatCode="General">
                        <c:v>470.298</c:v>
                      </c:pt>
                      <c:pt idx="5310" formatCode="General">
                        <c:v>470.30799999999999</c:v>
                      </c:pt>
                      <c:pt idx="5311" formatCode="General">
                        <c:v>470.31799999999998</c:v>
                      </c:pt>
                      <c:pt idx="5312" formatCode="General">
                        <c:v>470.32799999999997</c:v>
                      </c:pt>
                      <c:pt idx="5313" formatCode="General">
                        <c:v>470.33800000000002</c:v>
                      </c:pt>
                      <c:pt idx="5314" formatCode="General">
                        <c:v>470.34800000000001</c:v>
                      </c:pt>
                      <c:pt idx="5315" formatCode="General">
                        <c:v>470.358</c:v>
                      </c:pt>
                      <c:pt idx="5316" formatCode="General">
                        <c:v>470.36799999999999</c:v>
                      </c:pt>
                      <c:pt idx="5317" formatCode="General">
                        <c:v>470.37799999999999</c:v>
                      </c:pt>
                      <c:pt idx="5318" formatCode="General">
                        <c:v>470.38799999999998</c:v>
                      </c:pt>
                      <c:pt idx="5319" formatCode="General">
                        <c:v>470.39800000000002</c:v>
                      </c:pt>
                      <c:pt idx="5320" formatCode="General">
                        <c:v>470.40800000000002</c:v>
                      </c:pt>
                      <c:pt idx="5321" formatCode="General">
                        <c:v>470.41800000000001</c:v>
                      </c:pt>
                      <c:pt idx="5322" formatCode="General">
                        <c:v>470.428</c:v>
                      </c:pt>
                      <c:pt idx="5323" formatCode="General">
                        <c:v>470.43799999999999</c:v>
                      </c:pt>
                      <c:pt idx="5324" formatCode="General">
                        <c:v>470.44799999999998</c:v>
                      </c:pt>
                      <c:pt idx="5325" formatCode="General">
                        <c:v>470.45800000000003</c:v>
                      </c:pt>
                      <c:pt idx="5326" formatCode="General">
                        <c:v>470.46800000000002</c:v>
                      </c:pt>
                      <c:pt idx="5327" formatCode="General">
                        <c:v>470.47800000000001</c:v>
                      </c:pt>
                      <c:pt idx="5328" formatCode="General">
                        <c:v>470.488</c:v>
                      </c:pt>
                      <c:pt idx="5329" formatCode="General">
                        <c:v>470.49799999999999</c:v>
                      </c:pt>
                      <c:pt idx="5330" formatCode="General">
                        <c:v>470.50799999999998</c:v>
                      </c:pt>
                      <c:pt idx="5331" formatCode="General">
                        <c:v>470.51799999999997</c:v>
                      </c:pt>
                      <c:pt idx="5332" formatCode="General">
                        <c:v>470.52800000000002</c:v>
                      </c:pt>
                      <c:pt idx="5333" formatCode="General">
                        <c:v>470.53800000000001</c:v>
                      </c:pt>
                      <c:pt idx="5334" formatCode="General">
                        <c:v>470.548</c:v>
                      </c:pt>
                      <c:pt idx="5335" formatCode="General">
                        <c:v>470.55799999999999</c:v>
                      </c:pt>
                      <c:pt idx="5336" formatCode="General">
                        <c:v>470.56799999999998</c:v>
                      </c:pt>
                      <c:pt idx="5337" formatCode="General">
                        <c:v>470.57799999999997</c:v>
                      </c:pt>
                      <c:pt idx="5338" formatCode="General">
                        <c:v>470.58800000000002</c:v>
                      </c:pt>
                      <c:pt idx="5339" formatCode="General">
                        <c:v>470.59800000000001</c:v>
                      </c:pt>
                      <c:pt idx="5340" formatCode="General">
                        <c:v>470.608</c:v>
                      </c:pt>
                      <c:pt idx="5341" formatCode="General">
                        <c:v>470.61799999999999</c:v>
                      </c:pt>
                      <c:pt idx="5342" formatCode="General">
                        <c:v>470.62799999999999</c:v>
                      </c:pt>
                      <c:pt idx="5343" formatCode="General">
                        <c:v>470.63799999999998</c:v>
                      </c:pt>
                      <c:pt idx="5344" formatCode="General">
                        <c:v>470.64800000000002</c:v>
                      </c:pt>
                      <c:pt idx="5345" formatCode="General">
                        <c:v>470.65800000000002</c:v>
                      </c:pt>
                      <c:pt idx="5346" formatCode="General">
                        <c:v>470.66800000000001</c:v>
                      </c:pt>
                      <c:pt idx="5347" formatCode="General">
                        <c:v>470.678</c:v>
                      </c:pt>
                      <c:pt idx="5348" formatCode="General">
                        <c:v>470.68799999999999</c:v>
                      </c:pt>
                      <c:pt idx="5349" formatCode="General">
                        <c:v>470.69799999999998</c:v>
                      </c:pt>
                      <c:pt idx="5350" formatCode="General">
                        <c:v>470.70800000000003</c:v>
                      </c:pt>
                      <c:pt idx="5351" formatCode="General">
                        <c:v>470.71800000000002</c:v>
                      </c:pt>
                      <c:pt idx="5352" formatCode="General">
                        <c:v>470.72800000000001</c:v>
                      </c:pt>
                      <c:pt idx="5353" formatCode="General">
                        <c:v>470.738</c:v>
                      </c:pt>
                      <c:pt idx="5354" formatCode="General">
                        <c:v>470.74799999999999</c:v>
                      </c:pt>
                      <c:pt idx="5355" formatCode="General">
                        <c:v>470.75799999999998</c:v>
                      </c:pt>
                      <c:pt idx="5356" formatCode="General">
                        <c:v>470.76799999999997</c:v>
                      </c:pt>
                      <c:pt idx="5357" formatCode="General">
                        <c:v>470.77800000000002</c:v>
                      </c:pt>
                      <c:pt idx="5358" formatCode="General">
                        <c:v>470.78800000000001</c:v>
                      </c:pt>
                      <c:pt idx="5359" formatCode="General">
                        <c:v>470.798</c:v>
                      </c:pt>
                      <c:pt idx="5360" formatCode="General">
                        <c:v>470.80799999999999</c:v>
                      </c:pt>
                      <c:pt idx="5361" formatCode="General">
                        <c:v>470.81799999999998</c:v>
                      </c:pt>
                      <c:pt idx="5362" formatCode="General">
                        <c:v>470.82799999999997</c:v>
                      </c:pt>
                      <c:pt idx="5363" formatCode="General">
                        <c:v>470.83800000000002</c:v>
                      </c:pt>
                      <c:pt idx="5364" formatCode="General">
                        <c:v>470.84800000000001</c:v>
                      </c:pt>
                      <c:pt idx="5365" formatCode="General">
                        <c:v>470.858</c:v>
                      </c:pt>
                      <c:pt idx="5366" formatCode="General">
                        <c:v>470.86799999999999</c:v>
                      </c:pt>
                      <c:pt idx="5367" formatCode="General">
                        <c:v>470.87799999999999</c:v>
                      </c:pt>
                      <c:pt idx="5368" formatCode="General">
                        <c:v>470.88799999999998</c:v>
                      </c:pt>
                      <c:pt idx="5369" formatCode="General">
                        <c:v>470.89800000000002</c:v>
                      </c:pt>
                      <c:pt idx="5370" formatCode="General">
                        <c:v>470.90800000000002</c:v>
                      </c:pt>
                      <c:pt idx="5371" formatCode="General">
                        <c:v>470.91800000000001</c:v>
                      </c:pt>
                      <c:pt idx="5372" formatCode="General">
                        <c:v>470.928</c:v>
                      </c:pt>
                      <c:pt idx="5373" formatCode="General">
                        <c:v>470.93799999999999</c:v>
                      </c:pt>
                      <c:pt idx="5374" formatCode="General">
                        <c:v>470.94799999999998</c:v>
                      </c:pt>
                      <c:pt idx="5375" formatCode="General">
                        <c:v>470.95800000000003</c:v>
                      </c:pt>
                      <c:pt idx="5376" formatCode="General">
                        <c:v>470.96800000000002</c:v>
                      </c:pt>
                      <c:pt idx="5377" formatCode="General">
                        <c:v>470.97800000000001</c:v>
                      </c:pt>
                      <c:pt idx="5378" formatCode="General">
                        <c:v>470.988</c:v>
                      </c:pt>
                      <c:pt idx="5379" formatCode="General">
                        <c:v>470.99799999999999</c:v>
                      </c:pt>
                      <c:pt idx="5380" formatCode="General">
                        <c:v>471.00799999999998</c:v>
                      </c:pt>
                      <c:pt idx="5381" formatCode="General">
                        <c:v>471.01799999999997</c:v>
                      </c:pt>
                      <c:pt idx="5382" formatCode="General">
                        <c:v>471.02800000000002</c:v>
                      </c:pt>
                      <c:pt idx="5383" formatCode="General">
                        <c:v>471.03800000000001</c:v>
                      </c:pt>
                      <c:pt idx="5384" formatCode="General">
                        <c:v>471.048</c:v>
                      </c:pt>
                      <c:pt idx="5385" formatCode="General">
                        <c:v>471.05799999999999</c:v>
                      </c:pt>
                      <c:pt idx="5386" formatCode="General">
                        <c:v>471.06799999999998</c:v>
                      </c:pt>
                      <c:pt idx="5387" formatCode="General">
                        <c:v>471.07799999999997</c:v>
                      </c:pt>
                      <c:pt idx="5388" formatCode="General">
                        <c:v>471.08800000000002</c:v>
                      </c:pt>
                      <c:pt idx="5389" formatCode="General">
                        <c:v>471.09800000000001</c:v>
                      </c:pt>
                      <c:pt idx="5390" formatCode="General">
                        <c:v>471.108</c:v>
                      </c:pt>
                      <c:pt idx="5391" formatCode="General">
                        <c:v>471.11799999999999</c:v>
                      </c:pt>
                      <c:pt idx="5392" formatCode="General">
                        <c:v>471.12799999999999</c:v>
                      </c:pt>
                      <c:pt idx="5393" formatCode="General">
                        <c:v>471.13799999999998</c:v>
                      </c:pt>
                      <c:pt idx="5394" formatCode="General">
                        <c:v>471.14800000000002</c:v>
                      </c:pt>
                      <c:pt idx="5395" formatCode="General">
                        <c:v>471.15800000000002</c:v>
                      </c:pt>
                      <c:pt idx="5396" formatCode="General">
                        <c:v>471.16800000000001</c:v>
                      </c:pt>
                      <c:pt idx="5397" formatCode="General">
                        <c:v>471.178</c:v>
                      </c:pt>
                      <c:pt idx="5398" formatCode="General">
                        <c:v>471.18799999999999</c:v>
                      </c:pt>
                      <c:pt idx="5399" formatCode="General">
                        <c:v>471.19799999999998</c:v>
                      </c:pt>
                      <c:pt idx="5400" formatCode="General">
                        <c:v>471.20800000000003</c:v>
                      </c:pt>
                      <c:pt idx="5401" formatCode="General">
                        <c:v>471.21800000000002</c:v>
                      </c:pt>
                      <c:pt idx="5402" formatCode="General">
                        <c:v>471.22800000000001</c:v>
                      </c:pt>
                      <c:pt idx="5403" formatCode="General">
                        <c:v>471.238</c:v>
                      </c:pt>
                      <c:pt idx="5404" formatCode="General">
                        <c:v>471.24799999999999</c:v>
                      </c:pt>
                      <c:pt idx="5405" formatCode="General">
                        <c:v>471.25799999999998</c:v>
                      </c:pt>
                      <c:pt idx="5406" formatCode="General">
                        <c:v>471.26799999999997</c:v>
                      </c:pt>
                      <c:pt idx="5407" formatCode="General">
                        <c:v>471.27800000000002</c:v>
                      </c:pt>
                      <c:pt idx="5408" formatCode="General">
                        <c:v>471.28800000000001</c:v>
                      </c:pt>
                      <c:pt idx="5409" formatCode="General">
                        <c:v>471.298</c:v>
                      </c:pt>
                      <c:pt idx="5410" formatCode="General">
                        <c:v>471.30799999999999</c:v>
                      </c:pt>
                      <c:pt idx="5411" formatCode="General">
                        <c:v>471.31799999999998</c:v>
                      </c:pt>
                      <c:pt idx="5412" formatCode="General">
                        <c:v>471.32799999999997</c:v>
                      </c:pt>
                      <c:pt idx="5413" formatCode="General">
                        <c:v>471.33800000000002</c:v>
                      </c:pt>
                      <c:pt idx="5414" formatCode="General">
                        <c:v>471.34800000000001</c:v>
                      </c:pt>
                      <c:pt idx="5415" formatCode="General">
                        <c:v>471.358</c:v>
                      </c:pt>
                      <c:pt idx="5416" formatCode="General">
                        <c:v>471.36799999999999</c:v>
                      </c:pt>
                      <c:pt idx="5417" formatCode="General">
                        <c:v>471.37799999999999</c:v>
                      </c:pt>
                      <c:pt idx="5418" formatCode="General">
                        <c:v>471.38799999999998</c:v>
                      </c:pt>
                      <c:pt idx="5419" formatCode="General">
                        <c:v>471.39800000000002</c:v>
                      </c:pt>
                      <c:pt idx="5420" formatCode="General">
                        <c:v>471.40800000000002</c:v>
                      </c:pt>
                      <c:pt idx="5421" formatCode="General">
                        <c:v>471.41800000000001</c:v>
                      </c:pt>
                      <c:pt idx="5422" formatCode="General">
                        <c:v>471.428</c:v>
                      </c:pt>
                      <c:pt idx="5423" formatCode="General">
                        <c:v>471.43799999999999</c:v>
                      </c:pt>
                      <c:pt idx="5424" formatCode="General">
                        <c:v>471.44799999999998</c:v>
                      </c:pt>
                      <c:pt idx="5425" formatCode="General">
                        <c:v>471.45800000000003</c:v>
                      </c:pt>
                      <c:pt idx="5426" formatCode="General">
                        <c:v>471.46800000000002</c:v>
                      </c:pt>
                      <c:pt idx="5427" formatCode="General">
                        <c:v>471.47800000000001</c:v>
                      </c:pt>
                      <c:pt idx="5428" formatCode="General">
                        <c:v>471.488</c:v>
                      </c:pt>
                      <c:pt idx="5429" formatCode="General">
                        <c:v>471.49799999999999</c:v>
                      </c:pt>
                      <c:pt idx="5430" formatCode="General">
                        <c:v>471.50799999999998</c:v>
                      </c:pt>
                      <c:pt idx="5431" formatCode="General">
                        <c:v>471.51799999999997</c:v>
                      </c:pt>
                      <c:pt idx="5432" formatCode="General">
                        <c:v>471.52800000000002</c:v>
                      </c:pt>
                      <c:pt idx="5433" formatCode="General">
                        <c:v>471.53800000000001</c:v>
                      </c:pt>
                      <c:pt idx="5434" formatCode="General">
                        <c:v>471.548</c:v>
                      </c:pt>
                      <c:pt idx="5435" formatCode="General">
                        <c:v>471.55799999999999</c:v>
                      </c:pt>
                      <c:pt idx="5436" formatCode="General">
                        <c:v>471.56799999999998</c:v>
                      </c:pt>
                      <c:pt idx="5437" formatCode="General">
                        <c:v>471.57799999999997</c:v>
                      </c:pt>
                      <c:pt idx="5438" formatCode="General">
                        <c:v>471.58800000000002</c:v>
                      </c:pt>
                      <c:pt idx="5439" formatCode="General">
                        <c:v>471.59800000000001</c:v>
                      </c:pt>
                      <c:pt idx="5440" formatCode="General">
                        <c:v>471.608</c:v>
                      </c:pt>
                      <c:pt idx="5441" formatCode="General">
                        <c:v>471.61799999999999</c:v>
                      </c:pt>
                      <c:pt idx="5442" formatCode="General">
                        <c:v>471.62799999999999</c:v>
                      </c:pt>
                      <c:pt idx="5443" formatCode="General">
                        <c:v>471.63799999999998</c:v>
                      </c:pt>
                      <c:pt idx="5444" formatCode="General">
                        <c:v>471.64800000000002</c:v>
                      </c:pt>
                      <c:pt idx="5445" formatCode="General">
                        <c:v>471.65800000000002</c:v>
                      </c:pt>
                      <c:pt idx="5446" formatCode="General">
                        <c:v>471.66800000000001</c:v>
                      </c:pt>
                      <c:pt idx="5447" formatCode="General">
                        <c:v>471.678</c:v>
                      </c:pt>
                      <c:pt idx="5448" formatCode="General">
                        <c:v>471.68799999999999</c:v>
                      </c:pt>
                      <c:pt idx="5449" formatCode="General">
                        <c:v>471.69799999999998</c:v>
                      </c:pt>
                      <c:pt idx="5450" formatCode="General">
                        <c:v>471.70800000000003</c:v>
                      </c:pt>
                      <c:pt idx="5451" formatCode="General">
                        <c:v>471.71800000000002</c:v>
                      </c:pt>
                      <c:pt idx="5452" formatCode="General">
                        <c:v>471.72800000000001</c:v>
                      </c:pt>
                      <c:pt idx="5453" formatCode="General">
                        <c:v>471.738</c:v>
                      </c:pt>
                      <c:pt idx="5454" formatCode="General">
                        <c:v>471.74799999999999</c:v>
                      </c:pt>
                      <c:pt idx="5455" formatCode="General">
                        <c:v>471.75799999999998</c:v>
                      </c:pt>
                      <c:pt idx="5456" formatCode="General">
                        <c:v>471.76799999999997</c:v>
                      </c:pt>
                      <c:pt idx="5457" formatCode="General">
                        <c:v>471.77800000000002</c:v>
                      </c:pt>
                      <c:pt idx="5458" formatCode="General">
                        <c:v>471.78800000000001</c:v>
                      </c:pt>
                      <c:pt idx="5459" formatCode="General">
                        <c:v>471.798</c:v>
                      </c:pt>
                      <c:pt idx="5460" formatCode="General">
                        <c:v>471.80799999999999</c:v>
                      </c:pt>
                      <c:pt idx="5461" formatCode="General">
                        <c:v>471.81799999999998</c:v>
                      </c:pt>
                      <c:pt idx="5462" formatCode="General">
                        <c:v>471.82799999999997</c:v>
                      </c:pt>
                      <c:pt idx="5463" formatCode="General">
                        <c:v>471.83800000000002</c:v>
                      </c:pt>
                      <c:pt idx="5464" formatCode="General">
                        <c:v>471.84800000000001</c:v>
                      </c:pt>
                      <c:pt idx="5465" formatCode="General">
                        <c:v>471.858</c:v>
                      </c:pt>
                      <c:pt idx="5466" formatCode="General">
                        <c:v>471.86799999999999</c:v>
                      </c:pt>
                      <c:pt idx="5467" formatCode="General">
                        <c:v>471.87799999999999</c:v>
                      </c:pt>
                      <c:pt idx="5468" formatCode="General">
                        <c:v>471.88799999999998</c:v>
                      </c:pt>
                      <c:pt idx="5469" formatCode="General">
                        <c:v>471.89800000000002</c:v>
                      </c:pt>
                      <c:pt idx="5470" formatCode="General">
                        <c:v>471.90800000000002</c:v>
                      </c:pt>
                      <c:pt idx="5471" formatCode="General">
                        <c:v>471.91800000000001</c:v>
                      </c:pt>
                      <c:pt idx="5472" formatCode="General">
                        <c:v>471.928</c:v>
                      </c:pt>
                      <c:pt idx="5473" formatCode="General">
                        <c:v>471.93799999999999</c:v>
                      </c:pt>
                      <c:pt idx="5474" formatCode="General">
                        <c:v>471.94799999999998</c:v>
                      </c:pt>
                      <c:pt idx="5475" formatCode="General">
                        <c:v>471.95800000000003</c:v>
                      </c:pt>
                      <c:pt idx="5476" formatCode="General">
                        <c:v>471.96800000000002</c:v>
                      </c:pt>
                      <c:pt idx="5477" formatCode="General">
                        <c:v>471.97800000000001</c:v>
                      </c:pt>
                      <c:pt idx="5478" formatCode="General">
                        <c:v>471.988</c:v>
                      </c:pt>
                      <c:pt idx="5479" formatCode="General">
                        <c:v>471.99799999999999</c:v>
                      </c:pt>
                      <c:pt idx="5480" formatCode="General">
                        <c:v>472.00799999999998</c:v>
                      </c:pt>
                      <c:pt idx="5481" formatCode="General">
                        <c:v>472.01799999999997</c:v>
                      </c:pt>
                      <c:pt idx="5482" formatCode="General">
                        <c:v>472.02800000000002</c:v>
                      </c:pt>
                      <c:pt idx="5483" formatCode="General">
                        <c:v>472.03800000000001</c:v>
                      </c:pt>
                      <c:pt idx="5484" formatCode="General">
                        <c:v>472.048</c:v>
                      </c:pt>
                      <c:pt idx="5485" formatCode="General">
                        <c:v>472.05799999999999</c:v>
                      </c:pt>
                      <c:pt idx="5486" formatCode="General">
                        <c:v>472.06799999999998</c:v>
                      </c:pt>
                      <c:pt idx="5487" formatCode="General">
                        <c:v>472.07799999999997</c:v>
                      </c:pt>
                      <c:pt idx="5488" formatCode="General">
                        <c:v>472.08800000000002</c:v>
                      </c:pt>
                      <c:pt idx="5489" formatCode="General">
                        <c:v>472.09800000000001</c:v>
                      </c:pt>
                      <c:pt idx="5490" formatCode="General">
                        <c:v>472.108</c:v>
                      </c:pt>
                      <c:pt idx="5491" formatCode="General">
                        <c:v>472.11799999999999</c:v>
                      </c:pt>
                      <c:pt idx="5492" formatCode="General">
                        <c:v>472.12799999999999</c:v>
                      </c:pt>
                      <c:pt idx="5493" formatCode="General">
                        <c:v>472.13799999999998</c:v>
                      </c:pt>
                      <c:pt idx="5494" formatCode="General">
                        <c:v>472.14800000000002</c:v>
                      </c:pt>
                      <c:pt idx="5495" formatCode="General">
                        <c:v>472.15800000000002</c:v>
                      </c:pt>
                      <c:pt idx="5496" formatCode="General">
                        <c:v>472.16800000000001</c:v>
                      </c:pt>
                      <c:pt idx="5497" formatCode="General">
                        <c:v>472.178</c:v>
                      </c:pt>
                      <c:pt idx="5498" formatCode="General">
                        <c:v>472.18799999999999</c:v>
                      </c:pt>
                      <c:pt idx="5499" formatCode="General">
                        <c:v>472.19799999999998</c:v>
                      </c:pt>
                      <c:pt idx="5500" formatCode="General">
                        <c:v>472.20800000000003</c:v>
                      </c:pt>
                      <c:pt idx="5501" formatCode="General">
                        <c:v>472.21800000000002</c:v>
                      </c:pt>
                      <c:pt idx="5502" formatCode="General">
                        <c:v>472.22800000000001</c:v>
                      </c:pt>
                      <c:pt idx="5503" formatCode="General">
                        <c:v>472.238</c:v>
                      </c:pt>
                      <c:pt idx="5504" formatCode="General">
                        <c:v>472.24799999999999</c:v>
                      </c:pt>
                      <c:pt idx="5505" formatCode="General">
                        <c:v>472.25799999999998</c:v>
                      </c:pt>
                      <c:pt idx="5506" formatCode="General">
                        <c:v>472.26799999999997</c:v>
                      </c:pt>
                      <c:pt idx="5507" formatCode="General">
                        <c:v>472.27800000000002</c:v>
                      </c:pt>
                      <c:pt idx="5508" formatCode="General">
                        <c:v>472.28800000000001</c:v>
                      </c:pt>
                      <c:pt idx="5509" formatCode="General">
                        <c:v>472.298</c:v>
                      </c:pt>
                      <c:pt idx="5510" formatCode="General">
                        <c:v>472.30799999999999</c:v>
                      </c:pt>
                      <c:pt idx="5511" formatCode="General">
                        <c:v>472.31799999999998</c:v>
                      </c:pt>
                      <c:pt idx="5512" formatCode="General">
                        <c:v>472.32799999999997</c:v>
                      </c:pt>
                      <c:pt idx="5513" formatCode="General">
                        <c:v>472.33800000000002</c:v>
                      </c:pt>
                      <c:pt idx="5514" formatCode="General">
                        <c:v>472.34800000000001</c:v>
                      </c:pt>
                      <c:pt idx="5515" formatCode="General">
                        <c:v>472.358</c:v>
                      </c:pt>
                      <c:pt idx="5516" formatCode="General">
                        <c:v>472.36799999999999</c:v>
                      </c:pt>
                      <c:pt idx="5517" formatCode="General">
                        <c:v>472.37799999999999</c:v>
                      </c:pt>
                      <c:pt idx="5518" formatCode="General">
                        <c:v>472.38799999999998</c:v>
                      </c:pt>
                      <c:pt idx="5519" formatCode="General">
                        <c:v>472.39800000000002</c:v>
                      </c:pt>
                      <c:pt idx="5520" formatCode="General">
                        <c:v>472.40800000000002</c:v>
                      </c:pt>
                      <c:pt idx="5521" formatCode="General">
                        <c:v>472.41800000000001</c:v>
                      </c:pt>
                      <c:pt idx="5522" formatCode="General">
                        <c:v>472.428</c:v>
                      </c:pt>
                      <c:pt idx="5523" formatCode="General">
                        <c:v>472.43799999999999</c:v>
                      </c:pt>
                      <c:pt idx="5524" formatCode="General">
                        <c:v>472.44799999999998</c:v>
                      </c:pt>
                      <c:pt idx="5525" formatCode="General">
                        <c:v>472.45800000000003</c:v>
                      </c:pt>
                      <c:pt idx="5526" formatCode="General">
                        <c:v>472.46800000000002</c:v>
                      </c:pt>
                      <c:pt idx="5527" formatCode="General">
                        <c:v>472.47800000000001</c:v>
                      </c:pt>
                      <c:pt idx="5528" formatCode="General">
                        <c:v>472.488</c:v>
                      </c:pt>
                      <c:pt idx="5529" formatCode="General">
                        <c:v>472.49799999999999</c:v>
                      </c:pt>
                      <c:pt idx="5530" formatCode="General">
                        <c:v>472.50799999999998</c:v>
                      </c:pt>
                      <c:pt idx="5531" formatCode="General">
                        <c:v>472.51799999999997</c:v>
                      </c:pt>
                      <c:pt idx="5532" formatCode="General">
                        <c:v>472.52800000000002</c:v>
                      </c:pt>
                      <c:pt idx="5533" formatCode="General">
                        <c:v>472.53800000000001</c:v>
                      </c:pt>
                      <c:pt idx="5534" formatCode="General">
                        <c:v>472.548</c:v>
                      </c:pt>
                      <c:pt idx="5535" formatCode="General">
                        <c:v>472.55799999999999</c:v>
                      </c:pt>
                      <c:pt idx="5536" formatCode="General">
                        <c:v>472.56799999999998</c:v>
                      </c:pt>
                      <c:pt idx="5537" formatCode="General">
                        <c:v>472.57799999999997</c:v>
                      </c:pt>
                      <c:pt idx="5538" formatCode="General">
                        <c:v>472.58800000000002</c:v>
                      </c:pt>
                      <c:pt idx="5539" formatCode="General">
                        <c:v>472.59800000000001</c:v>
                      </c:pt>
                      <c:pt idx="5540" formatCode="General">
                        <c:v>472.608</c:v>
                      </c:pt>
                      <c:pt idx="5541" formatCode="General">
                        <c:v>472.61799999999999</c:v>
                      </c:pt>
                      <c:pt idx="5542" formatCode="General">
                        <c:v>472.62799999999999</c:v>
                      </c:pt>
                      <c:pt idx="5543" formatCode="General">
                        <c:v>472.63799999999998</c:v>
                      </c:pt>
                      <c:pt idx="5544" formatCode="General">
                        <c:v>472.64800000000002</c:v>
                      </c:pt>
                      <c:pt idx="5545" formatCode="General">
                        <c:v>472.65800000000002</c:v>
                      </c:pt>
                      <c:pt idx="5546" formatCode="General">
                        <c:v>472.66800000000001</c:v>
                      </c:pt>
                      <c:pt idx="5547" formatCode="General">
                        <c:v>472.678</c:v>
                      </c:pt>
                      <c:pt idx="5548" formatCode="General">
                        <c:v>472.68799999999999</c:v>
                      </c:pt>
                      <c:pt idx="5549" formatCode="General">
                        <c:v>472.69799999999998</c:v>
                      </c:pt>
                      <c:pt idx="5550" formatCode="General">
                        <c:v>472.70800000000003</c:v>
                      </c:pt>
                      <c:pt idx="5551" formatCode="General">
                        <c:v>472.71800000000002</c:v>
                      </c:pt>
                      <c:pt idx="5552" formatCode="General">
                        <c:v>472.72800000000001</c:v>
                      </c:pt>
                      <c:pt idx="5553" formatCode="General">
                        <c:v>472.738</c:v>
                      </c:pt>
                      <c:pt idx="5554" formatCode="General">
                        <c:v>472.74799999999999</c:v>
                      </c:pt>
                      <c:pt idx="5555" formatCode="General">
                        <c:v>472.75799999999998</c:v>
                      </c:pt>
                      <c:pt idx="5556" formatCode="General">
                        <c:v>472.76799999999997</c:v>
                      </c:pt>
                      <c:pt idx="5557" formatCode="General">
                        <c:v>472.77800000000002</c:v>
                      </c:pt>
                      <c:pt idx="5558" formatCode="General">
                        <c:v>472.78800000000001</c:v>
                      </c:pt>
                      <c:pt idx="5559" formatCode="General">
                        <c:v>472.798</c:v>
                      </c:pt>
                      <c:pt idx="5560" formatCode="General">
                        <c:v>472.80799999999999</c:v>
                      </c:pt>
                      <c:pt idx="5561" formatCode="General">
                        <c:v>472.81799999999998</c:v>
                      </c:pt>
                      <c:pt idx="5562" formatCode="General">
                        <c:v>472.82799999999997</c:v>
                      </c:pt>
                      <c:pt idx="5563" formatCode="General">
                        <c:v>472.83800000000002</c:v>
                      </c:pt>
                      <c:pt idx="5564" formatCode="General">
                        <c:v>472.84800000000001</c:v>
                      </c:pt>
                      <c:pt idx="5565" formatCode="General">
                        <c:v>472.858</c:v>
                      </c:pt>
                      <c:pt idx="5566" formatCode="General">
                        <c:v>472.86799999999999</c:v>
                      </c:pt>
                      <c:pt idx="5567" formatCode="General">
                        <c:v>472.87799999999999</c:v>
                      </c:pt>
                      <c:pt idx="5568" formatCode="General">
                        <c:v>472.88799999999998</c:v>
                      </c:pt>
                      <c:pt idx="5569" formatCode="General">
                        <c:v>472.89800000000002</c:v>
                      </c:pt>
                      <c:pt idx="5570" formatCode="General">
                        <c:v>472.90800000000002</c:v>
                      </c:pt>
                      <c:pt idx="5571" formatCode="General">
                        <c:v>472.91800000000001</c:v>
                      </c:pt>
                      <c:pt idx="5572" formatCode="General">
                        <c:v>472.928</c:v>
                      </c:pt>
                      <c:pt idx="5573" formatCode="General">
                        <c:v>472.93799999999999</c:v>
                      </c:pt>
                      <c:pt idx="5574" formatCode="General">
                        <c:v>472.94799999999998</c:v>
                      </c:pt>
                      <c:pt idx="5575" formatCode="General">
                        <c:v>472.95800000000003</c:v>
                      </c:pt>
                      <c:pt idx="5576" formatCode="General">
                        <c:v>472.96800000000002</c:v>
                      </c:pt>
                      <c:pt idx="5577" formatCode="General">
                        <c:v>472.97800000000001</c:v>
                      </c:pt>
                      <c:pt idx="5578" formatCode="General">
                        <c:v>472.988</c:v>
                      </c:pt>
                      <c:pt idx="5579" formatCode="General">
                        <c:v>472.99799999999999</c:v>
                      </c:pt>
                      <c:pt idx="5580" formatCode="General">
                        <c:v>473.00799999999998</c:v>
                      </c:pt>
                      <c:pt idx="5581" formatCode="General">
                        <c:v>473.01799999999997</c:v>
                      </c:pt>
                      <c:pt idx="5582" formatCode="General">
                        <c:v>473.02800000000002</c:v>
                      </c:pt>
                      <c:pt idx="5583" formatCode="General">
                        <c:v>473.03800000000001</c:v>
                      </c:pt>
                      <c:pt idx="5584" formatCode="General">
                        <c:v>473.048</c:v>
                      </c:pt>
                      <c:pt idx="5585" formatCode="General">
                        <c:v>473.05799999999999</c:v>
                      </c:pt>
                      <c:pt idx="5586" formatCode="General">
                        <c:v>473.06799999999998</c:v>
                      </c:pt>
                      <c:pt idx="5587" formatCode="General">
                        <c:v>473.07799999999997</c:v>
                      </c:pt>
                      <c:pt idx="5588" formatCode="General">
                        <c:v>473.08800000000002</c:v>
                      </c:pt>
                      <c:pt idx="5589" formatCode="General">
                        <c:v>473.09800000000001</c:v>
                      </c:pt>
                      <c:pt idx="5590" formatCode="General">
                        <c:v>473.108</c:v>
                      </c:pt>
                      <c:pt idx="5591" formatCode="General">
                        <c:v>473.11799999999999</c:v>
                      </c:pt>
                      <c:pt idx="5592" formatCode="General">
                        <c:v>473.12799999999999</c:v>
                      </c:pt>
                      <c:pt idx="5593" formatCode="General">
                        <c:v>473.13799999999998</c:v>
                      </c:pt>
                      <c:pt idx="5594" formatCode="General">
                        <c:v>473.14800000000002</c:v>
                      </c:pt>
                      <c:pt idx="5595" formatCode="General">
                        <c:v>473.15800000000002</c:v>
                      </c:pt>
                      <c:pt idx="5596" formatCode="General">
                        <c:v>473.16800000000001</c:v>
                      </c:pt>
                      <c:pt idx="5597" formatCode="General">
                        <c:v>473.178</c:v>
                      </c:pt>
                      <c:pt idx="5598" formatCode="General">
                        <c:v>473.18799999999999</c:v>
                      </c:pt>
                      <c:pt idx="5599" formatCode="General">
                        <c:v>473.19799999999998</c:v>
                      </c:pt>
                      <c:pt idx="5600" formatCode="General">
                        <c:v>473.20800000000003</c:v>
                      </c:pt>
                      <c:pt idx="5601" formatCode="General">
                        <c:v>473.21800000000002</c:v>
                      </c:pt>
                      <c:pt idx="5602" formatCode="General">
                        <c:v>473.22800000000001</c:v>
                      </c:pt>
                      <c:pt idx="5603" formatCode="General">
                        <c:v>473.238</c:v>
                      </c:pt>
                      <c:pt idx="5604" formatCode="General">
                        <c:v>473.24799999999999</c:v>
                      </c:pt>
                      <c:pt idx="5605" formatCode="General">
                        <c:v>473.25799999999998</c:v>
                      </c:pt>
                      <c:pt idx="5606" formatCode="General">
                        <c:v>473.26799999999997</c:v>
                      </c:pt>
                      <c:pt idx="5607" formatCode="General">
                        <c:v>473.27800000000002</c:v>
                      </c:pt>
                      <c:pt idx="5608" formatCode="General">
                        <c:v>473.28800000000001</c:v>
                      </c:pt>
                      <c:pt idx="5609" formatCode="General">
                        <c:v>473.298</c:v>
                      </c:pt>
                      <c:pt idx="5610" formatCode="General">
                        <c:v>473.30799999999999</c:v>
                      </c:pt>
                      <c:pt idx="5611" formatCode="General">
                        <c:v>473.31799999999998</c:v>
                      </c:pt>
                      <c:pt idx="5612" formatCode="General">
                        <c:v>473.32799999999997</c:v>
                      </c:pt>
                      <c:pt idx="5613" formatCode="General">
                        <c:v>473.33800000000002</c:v>
                      </c:pt>
                      <c:pt idx="5614" formatCode="General">
                        <c:v>473.34800000000001</c:v>
                      </c:pt>
                      <c:pt idx="5615" formatCode="General">
                        <c:v>473.358</c:v>
                      </c:pt>
                      <c:pt idx="5616" formatCode="General">
                        <c:v>473.36799999999999</c:v>
                      </c:pt>
                      <c:pt idx="5617" formatCode="General">
                        <c:v>473.37799999999999</c:v>
                      </c:pt>
                      <c:pt idx="5618" formatCode="General">
                        <c:v>473.38799999999998</c:v>
                      </c:pt>
                      <c:pt idx="5619" formatCode="General">
                        <c:v>473.39800000000002</c:v>
                      </c:pt>
                      <c:pt idx="5620" formatCode="General">
                        <c:v>473.40800000000002</c:v>
                      </c:pt>
                      <c:pt idx="5621" formatCode="General">
                        <c:v>473.41800000000001</c:v>
                      </c:pt>
                      <c:pt idx="5622" formatCode="General">
                        <c:v>473.428</c:v>
                      </c:pt>
                      <c:pt idx="5623" formatCode="General">
                        <c:v>473.43799999999999</c:v>
                      </c:pt>
                      <c:pt idx="5624" formatCode="General">
                        <c:v>473.44799999999998</c:v>
                      </c:pt>
                      <c:pt idx="5625" formatCode="General">
                        <c:v>473.45800000000003</c:v>
                      </c:pt>
                      <c:pt idx="5626" formatCode="General">
                        <c:v>473.46800000000002</c:v>
                      </c:pt>
                      <c:pt idx="5627" formatCode="General">
                        <c:v>473.47800000000001</c:v>
                      </c:pt>
                      <c:pt idx="5628" formatCode="General">
                        <c:v>473.488</c:v>
                      </c:pt>
                      <c:pt idx="5629" formatCode="General">
                        <c:v>473.49799999999999</c:v>
                      </c:pt>
                      <c:pt idx="5630" formatCode="General">
                        <c:v>473.50799999999998</c:v>
                      </c:pt>
                      <c:pt idx="5631" formatCode="General">
                        <c:v>473.51799999999997</c:v>
                      </c:pt>
                      <c:pt idx="5632" formatCode="General">
                        <c:v>473.52800000000002</c:v>
                      </c:pt>
                      <c:pt idx="5633" formatCode="General">
                        <c:v>473.53800000000001</c:v>
                      </c:pt>
                      <c:pt idx="5634" formatCode="General">
                        <c:v>473.548</c:v>
                      </c:pt>
                      <c:pt idx="5635" formatCode="General">
                        <c:v>473.55799999999999</c:v>
                      </c:pt>
                      <c:pt idx="5636" formatCode="General">
                        <c:v>473.56799999999998</c:v>
                      </c:pt>
                      <c:pt idx="5637" formatCode="General">
                        <c:v>473.57799999999997</c:v>
                      </c:pt>
                      <c:pt idx="5638" formatCode="General">
                        <c:v>473.58800000000002</c:v>
                      </c:pt>
                      <c:pt idx="5639" formatCode="General">
                        <c:v>473.59800000000001</c:v>
                      </c:pt>
                      <c:pt idx="5640" formatCode="General">
                        <c:v>473.608</c:v>
                      </c:pt>
                      <c:pt idx="5641" formatCode="General">
                        <c:v>473.61799999999999</c:v>
                      </c:pt>
                      <c:pt idx="5642" formatCode="General">
                        <c:v>473.62799999999999</c:v>
                      </c:pt>
                      <c:pt idx="5643" formatCode="General">
                        <c:v>473.63799999999998</c:v>
                      </c:pt>
                      <c:pt idx="5644" formatCode="General">
                        <c:v>473.64800000000002</c:v>
                      </c:pt>
                      <c:pt idx="5645" formatCode="General">
                        <c:v>473.65800000000002</c:v>
                      </c:pt>
                      <c:pt idx="5646" formatCode="General">
                        <c:v>473.66800000000001</c:v>
                      </c:pt>
                      <c:pt idx="5647" formatCode="General">
                        <c:v>473.678</c:v>
                      </c:pt>
                      <c:pt idx="5648" formatCode="General">
                        <c:v>473.68799999999999</c:v>
                      </c:pt>
                      <c:pt idx="5649" formatCode="General">
                        <c:v>473.69799999999998</c:v>
                      </c:pt>
                      <c:pt idx="5650" formatCode="General">
                        <c:v>473.70800000000003</c:v>
                      </c:pt>
                      <c:pt idx="5651" formatCode="General">
                        <c:v>473.71800000000002</c:v>
                      </c:pt>
                      <c:pt idx="5652" formatCode="General">
                        <c:v>473.72800000000001</c:v>
                      </c:pt>
                      <c:pt idx="5653" formatCode="General">
                        <c:v>473.738</c:v>
                      </c:pt>
                      <c:pt idx="5654" formatCode="General">
                        <c:v>473.74799999999999</c:v>
                      </c:pt>
                      <c:pt idx="5655" formatCode="General">
                        <c:v>473.75799999999998</c:v>
                      </c:pt>
                      <c:pt idx="5656" formatCode="General">
                        <c:v>473.76799999999997</c:v>
                      </c:pt>
                      <c:pt idx="5657" formatCode="General">
                        <c:v>473.77800000000002</c:v>
                      </c:pt>
                      <c:pt idx="5658" formatCode="General">
                        <c:v>473.78800000000001</c:v>
                      </c:pt>
                      <c:pt idx="5659" formatCode="General">
                        <c:v>473.798</c:v>
                      </c:pt>
                      <c:pt idx="5660" formatCode="General">
                        <c:v>473.80799999999999</c:v>
                      </c:pt>
                      <c:pt idx="5661" formatCode="General">
                        <c:v>473.81799999999998</c:v>
                      </c:pt>
                      <c:pt idx="5662" formatCode="General">
                        <c:v>473.82799999999997</c:v>
                      </c:pt>
                      <c:pt idx="5663" formatCode="General">
                        <c:v>473.83800000000002</c:v>
                      </c:pt>
                      <c:pt idx="5664" formatCode="General">
                        <c:v>473.84800000000001</c:v>
                      </c:pt>
                      <c:pt idx="5665" formatCode="General">
                        <c:v>473.858</c:v>
                      </c:pt>
                      <c:pt idx="5666" formatCode="General">
                        <c:v>473.86799999999999</c:v>
                      </c:pt>
                      <c:pt idx="5667" formatCode="General">
                        <c:v>473.87799999999999</c:v>
                      </c:pt>
                      <c:pt idx="5668" formatCode="General">
                        <c:v>473.88799999999998</c:v>
                      </c:pt>
                      <c:pt idx="5669" formatCode="General">
                        <c:v>473.89800000000002</c:v>
                      </c:pt>
                      <c:pt idx="5670" formatCode="General">
                        <c:v>473.90800000000002</c:v>
                      </c:pt>
                      <c:pt idx="5671" formatCode="General">
                        <c:v>473.91800000000001</c:v>
                      </c:pt>
                      <c:pt idx="5672" formatCode="General">
                        <c:v>473.928</c:v>
                      </c:pt>
                      <c:pt idx="5673" formatCode="General">
                        <c:v>473.93799999999999</c:v>
                      </c:pt>
                      <c:pt idx="5674" formatCode="General">
                        <c:v>473.94799999999998</c:v>
                      </c:pt>
                      <c:pt idx="5675" formatCode="General">
                        <c:v>473.95800000000003</c:v>
                      </c:pt>
                      <c:pt idx="5676" formatCode="General">
                        <c:v>473.96800000000002</c:v>
                      </c:pt>
                      <c:pt idx="5677" formatCode="General">
                        <c:v>473.97800000000001</c:v>
                      </c:pt>
                      <c:pt idx="5678" formatCode="General">
                        <c:v>473.988</c:v>
                      </c:pt>
                      <c:pt idx="5679" formatCode="General">
                        <c:v>473.99799999999999</c:v>
                      </c:pt>
                      <c:pt idx="5680" formatCode="General">
                        <c:v>474.00799999999998</c:v>
                      </c:pt>
                      <c:pt idx="5681" formatCode="General">
                        <c:v>474.01799999999997</c:v>
                      </c:pt>
                      <c:pt idx="5682" formatCode="General">
                        <c:v>474.02800000000002</c:v>
                      </c:pt>
                      <c:pt idx="5683" formatCode="General">
                        <c:v>474.03800000000001</c:v>
                      </c:pt>
                      <c:pt idx="5684" formatCode="General">
                        <c:v>474.048</c:v>
                      </c:pt>
                      <c:pt idx="5685" formatCode="General">
                        <c:v>474.05799999999999</c:v>
                      </c:pt>
                      <c:pt idx="5686" formatCode="General">
                        <c:v>474.06799999999998</c:v>
                      </c:pt>
                      <c:pt idx="5687" formatCode="General">
                        <c:v>474.07799999999997</c:v>
                      </c:pt>
                      <c:pt idx="5688" formatCode="General">
                        <c:v>474.08800000000002</c:v>
                      </c:pt>
                      <c:pt idx="5689" formatCode="General">
                        <c:v>474.09800000000001</c:v>
                      </c:pt>
                      <c:pt idx="5690" formatCode="General">
                        <c:v>474.108</c:v>
                      </c:pt>
                      <c:pt idx="5691" formatCode="General">
                        <c:v>474.11799999999999</c:v>
                      </c:pt>
                      <c:pt idx="5692" formatCode="General">
                        <c:v>474.12799999999999</c:v>
                      </c:pt>
                      <c:pt idx="5693" formatCode="General">
                        <c:v>474.13799999999998</c:v>
                      </c:pt>
                      <c:pt idx="5694" formatCode="General">
                        <c:v>474.14800000000002</c:v>
                      </c:pt>
                      <c:pt idx="5695" formatCode="General">
                        <c:v>474.15800000000002</c:v>
                      </c:pt>
                      <c:pt idx="5696" formatCode="General">
                        <c:v>474.16800000000001</c:v>
                      </c:pt>
                      <c:pt idx="5697" formatCode="General">
                        <c:v>474.178</c:v>
                      </c:pt>
                      <c:pt idx="5698" formatCode="General">
                        <c:v>474.18799999999999</c:v>
                      </c:pt>
                      <c:pt idx="5699" formatCode="General">
                        <c:v>474.19799999999998</c:v>
                      </c:pt>
                      <c:pt idx="5700" formatCode="General">
                        <c:v>474.20800000000003</c:v>
                      </c:pt>
                      <c:pt idx="5701" formatCode="General">
                        <c:v>474.21800000000002</c:v>
                      </c:pt>
                      <c:pt idx="5702" formatCode="General">
                        <c:v>474.22800000000001</c:v>
                      </c:pt>
                      <c:pt idx="5703" formatCode="General">
                        <c:v>474.238</c:v>
                      </c:pt>
                      <c:pt idx="5704" formatCode="General">
                        <c:v>474.24799999999999</c:v>
                      </c:pt>
                      <c:pt idx="5705" formatCode="General">
                        <c:v>474.25799999999998</c:v>
                      </c:pt>
                      <c:pt idx="5706" formatCode="General">
                        <c:v>474.26799999999997</c:v>
                      </c:pt>
                      <c:pt idx="5707" formatCode="General">
                        <c:v>474.27800000000002</c:v>
                      </c:pt>
                      <c:pt idx="5708" formatCode="General">
                        <c:v>474.28800000000001</c:v>
                      </c:pt>
                      <c:pt idx="5709" formatCode="General">
                        <c:v>474.298</c:v>
                      </c:pt>
                      <c:pt idx="5710" formatCode="General">
                        <c:v>474.30799999999999</c:v>
                      </c:pt>
                      <c:pt idx="5711" formatCode="General">
                        <c:v>474.31799999999998</c:v>
                      </c:pt>
                      <c:pt idx="5712" formatCode="General">
                        <c:v>474.32799999999997</c:v>
                      </c:pt>
                      <c:pt idx="5713" formatCode="General">
                        <c:v>474.33800000000002</c:v>
                      </c:pt>
                      <c:pt idx="5714" formatCode="General">
                        <c:v>474.34800000000001</c:v>
                      </c:pt>
                      <c:pt idx="5715" formatCode="General">
                        <c:v>474.358</c:v>
                      </c:pt>
                      <c:pt idx="5716" formatCode="General">
                        <c:v>474.36799999999999</c:v>
                      </c:pt>
                      <c:pt idx="5717" formatCode="General">
                        <c:v>474.37799999999999</c:v>
                      </c:pt>
                      <c:pt idx="5718" formatCode="General">
                        <c:v>474.38799999999998</c:v>
                      </c:pt>
                      <c:pt idx="5719" formatCode="General">
                        <c:v>474.39800000000002</c:v>
                      </c:pt>
                      <c:pt idx="5720" formatCode="General">
                        <c:v>474.40800000000002</c:v>
                      </c:pt>
                      <c:pt idx="5721" formatCode="General">
                        <c:v>474.41800000000001</c:v>
                      </c:pt>
                      <c:pt idx="5722" formatCode="General">
                        <c:v>474.428</c:v>
                      </c:pt>
                      <c:pt idx="5723" formatCode="General">
                        <c:v>474.43799999999999</c:v>
                      </c:pt>
                      <c:pt idx="5724" formatCode="General">
                        <c:v>474.44799999999998</c:v>
                      </c:pt>
                      <c:pt idx="5725" formatCode="General">
                        <c:v>474.45800000000003</c:v>
                      </c:pt>
                      <c:pt idx="5726" formatCode="General">
                        <c:v>474.46800000000002</c:v>
                      </c:pt>
                      <c:pt idx="5727" formatCode="General">
                        <c:v>474.47800000000001</c:v>
                      </c:pt>
                      <c:pt idx="5728" formatCode="General">
                        <c:v>474.488</c:v>
                      </c:pt>
                      <c:pt idx="5729" formatCode="General">
                        <c:v>474.49799999999999</c:v>
                      </c:pt>
                      <c:pt idx="5730" formatCode="General">
                        <c:v>474.50799999999998</c:v>
                      </c:pt>
                      <c:pt idx="5731" formatCode="General">
                        <c:v>474.51799999999997</c:v>
                      </c:pt>
                      <c:pt idx="5732" formatCode="General">
                        <c:v>474.52800000000002</c:v>
                      </c:pt>
                      <c:pt idx="5733" formatCode="General">
                        <c:v>474.53800000000001</c:v>
                      </c:pt>
                      <c:pt idx="5734" formatCode="General">
                        <c:v>474.548</c:v>
                      </c:pt>
                      <c:pt idx="5735" formatCode="General">
                        <c:v>474.55799999999999</c:v>
                      </c:pt>
                      <c:pt idx="5736" formatCode="General">
                        <c:v>474.56799999999998</c:v>
                      </c:pt>
                      <c:pt idx="5737" formatCode="General">
                        <c:v>474.57799999999997</c:v>
                      </c:pt>
                      <c:pt idx="5738" formatCode="General">
                        <c:v>474.58800000000002</c:v>
                      </c:pt>
                      <c:pt idx="5739" formatCode="General">
                        <c:v>474.59800000000001</c:v>
                      </c:pt>
                      <c:pt idx="5740" formatCode="General">
                        <c:v>474.608</c:v>
                      </c:pt>
                      <c:pt idx="5741" formatCode="General">
                        <c:v>474.61799999999999</c:v>
                      </c:pt>
                      <c:pt idx="5742" formatCode="General">
                        <c:v>474.62799999999999</c:v>
                      </c:pt>
                      <c:pt idx="5743" formatCode="General">
                        <c:v>474.63799999999998</c:v>
                      </c:pt>
                      <c:pt idx="5744" formatCode="General">
                        <c:v>474.64800000000002</c:v>
                      </c:pt>
                      <c:pt idx="5745" formatCode="General">
                        <c:v>474.65800000000002</c:v>
                      </c:pt>
                      <c:pt idx="5746" formatCode="General">
                        <c:v>474.66800000000001</c:v>
                      </c:pt>
                      <c:pt idx="5747" formatCode="General">
                        <c:v>474.678</c:v>
                      </c:pt>
                      <c:pt idx="5748" formatCode="General">
                        <c:v>474.68799999999999</c:v>
                      </c:pt>
                      <c:pt idx="5749" formatCode="General">
                        <c:v>474.69799999999998</c:v>
                      </c:pt>
                      <c:pt idx="5750" formatCode="General">
                        <c:v>474.70800000000003</c:v>
                      </c:pt>
                      <c:pt idx="5751" formatCode="General">
                        <c:v>474.71800000000002</c:v>
                      </c:pt>
                      <c:pt idx="5752" formatCode="General">
                        <c:v>474.72800000000001</c:v>
                      </c:pt>
                      <c:pt idx="5753" formatCode="General">
                        <c:v>474.738</c:v>
                      </c:pt>
                      <c:pt idx="5754" formatCode="General">
                        <c:v>474.74799999999999</c:v>
                      </c:pt>
                      <c:pt idx="5755" formatCode="General">
                        <c:v>474.75799999999998</c:v>
                      </c:pt>
                      <c:pt idx="5756" formatCode="General">
                        <c:v>474.76799999999997</c:v>
                      </c:pt>
                      <c:pt idx="5757" formatCode="General">
                        <c:v>474.77800000000002</c:v>
                      </c:pt>
                      <c:pt idx="5758" formatCode="General">
                        <c:v>474.78800000000001</c:v>
                      </c:pt>
                      <c:pt idx="5759" formatCode="General">
                        <c:v>474.798</c:v>
                      </c:pt>
                      <c:pt idx="5760" formatCode="General">
                        <c:v>474.80799999999999</c:v>
                      </c:pt>
                      <c:pt idx="5761" formatCode="General">
                        <c:v>474.81799999999998</c:v>
                      </c:pt>
                      <c:pt idx="5762" formatCode="General">
                        <c:v>474.82799999999997</c:v>
                      </c:pt>
                      <c:pt idx="5763" formatCode="General">
                        <c:v>474.83800000000002</c:v>
                      </c:pt>
                      <c:pt idx="5764" formatCode="General">
                        <c:v>474.84800000000001</c:v>
                      </c:pt>
                      <c:pt idx="5765" formatCode="General">
                        <c:v>474.858</c:v>
                      </c:pt>
                      <c:pt idx="5766" formatCode="General">
                        <c:v>474.86799999999999</c:v>
                      </c:pt>
                      <c:pt idx="5767" formatCode="General">
                        <c:v>474.87799999999999</c:v>
                      </c:pt>
                      <c:pt idx="5768" formatCode="General">
                        <c:v>474.88799999999998</c:v>
                      </c:pt>
                      <c:pt idx="5769" formatCode="General">
                        <c:v>474.89800000000002</c:v>
                      </c:pt>
                      <c:pt idx="5770" formatCode="General">
                        <c:v>474.90800000000002</c:v>
                      </c:pt>
                      <c:pt idx="5771" formatCode="General">
                        <c:v>474.91800000000001</c:v>
                      </c:pt>
                      <c:pt idx="5772" formatCode="General">
                        <c:v>474.928</c:v>
                      </c:pt>
                      <c:pt idx="5773" formatCode="General">
                        <c:v>474.93799999999999</c:v>
                      </c:pt>
                      <c:pt idx="5774" formatCode="General">
                        <c:v>474.94799999999998</c:v>
                      </c:pt>
                      <c:pt idx="5775" formatCode="General">
                        <c:v>474.95800000000003</c:v>
                      </c:pt>
                      <c:pt idx="5776" formatCode="General">
                        <c:v>474.96800000000002</c:v>
                      </c:pt>
                      <c:pt idx="5777" formatCode="General">
                        <c:v>474.97800000000001</c:v>
                      </c:pt>
                      <c:pt idx="5778" formatCode="General">
                        <c:v>474.988</c:v>
                      </c:pt>
                      <c:pt idx="5779" formatCode="General">
                        <c:v>474.99799999999999</c:v>
                      </c:pt>
                      <c:pt idx="5780" formatCode="General">
                        <c:v>475.00799999999998</c:v>
                      </c:pt>
                      <c:pt idx="5781" formatCode="General">
                        <c:v>475.01799999999997</c:v>
                      </c:pt>
                      <c:pt idx="5782" formatCode="General">
                        <c:v>475.02800000000002</c:v>
                      </c:pt>
                      <c:pt idx="5783" formatCode="General">
                        <c:v>475.03800000000001</c:v>
                      </c:pt>
                      <c:pt idx="5784" formatCode="General">
                        <c:v>475.048</c:v>
                      </c:pt>
                      <c:pt idx="5785" formatCode="General">
                        <c:v>475.05799999999999</c:v>
                      </c:pt>
                      <c:pt idx="5786" formatCode="General">
                        <c:v>475.06799999999998</c:v>
                      </c:pt>
                      <c:pt idx="5787" formatCode="General">
                        <c:v>475.07799999999997</c:v>
                      </c:pt>
                      <c:pt idx="5788" formatCode="General">
                        <c:v>475.08800000000002</c:v>
                      </c:pt>
                      <c:pt idx="5789" formatCode="General">
                        <c:v>475.09800000000001</c:v>
                      </c:pt>
                      <c:pt idx="5790" formatCode="General">
                        <c:v>475.108</c:v>
                      </c:pt>
                      <c:pt idx="5791" formatCode="General">
                        <c:v>475.11500000000001</c:v>
                      </c:pt>
                      <c:pt idx="5792" formatCode="General">
                        <c:v>475.11500000000001</c:v>
                      </c:pt>
                      <c:pt idx="5793" formatCode="General">
                        <c:v>476.11500000000001</c:v>
                      </c:pt>
                      <c:pt idx="5794" formatCode="General">
                        <c:v>477.11500000000001</c:v>
                      </c:pt>
                      <c:pt idx="5795" formatCode="General">
                        <c:v>478.11500000000001</c:v>
                      </c:pt>
                      <c:pt idx="5796" formatCode="General">
                        <c:v>479.11500000000001</c:v>
                      </c:pt>
                      <c:pt idx="5797" formatCode="General">
                        <c:v>480.11500000000001</c:v>
                      </c:pt>
                      <c:pt idx="5798" formatCode="General">
                        <c:v>481.11500000000001</c:v>
                      </c:pt>
                      <c:pt idx="5799" formatCode="General">
                        <c:v>482.11500000000001</c:v>
                      </c:pt>
                      <c:pt idx="5800" formatCode="General">
                        <c:v>483.11500000000001</c:v>
                      </c:pt>
                      <c:pt idx="5801" formatCode="General">
                        <c:v>484.11500000000001</c:v>
                      </c:pt>
                      <c:pt idx="5802" formatCode="General">
                        <c:v>485.11500000000001</c:v>
                      </c:pt>
                      <c:pt idx="5803" formatCode="General">
                        <c:v>486.11500000000001</c:v>
                      </c:pt>
                      <c:pt idx="5804" formatCode="General">
                        <c:v>487.11500000000001</c:v>
                      </c:pt>
                      <c:pt idx="5805" formatCode="General">
                        <c:v>488.11500000000001</c:v>
                      </c:pt>
                      <c:pt idx="5806" formatCode="General">
                        <c:v>489.11500000000001</c:v>
                      </c:pt>
                      <c:pt idx="5807" formatCode="General">
                        <c:v>490.11500000000001</c:v>
                      </c:pt>
                      <c:pt idx="5808" formatCode="General">
                        <c:v>491.11500000000001</c:v>
                      </c:pt>
                      <c:pt idx="5809" formatCode="General">
                        <c:v>492.11500000000001</c:v>
                      </c:pt>
                      <c:pt idx="5810" formatCode="General">
                        <c:v>493.11500000000001</c:v>
                      </c:pt>
                      <c:pt idx="5811" formatCode="General">
                        <c:v>494.11500000000001</c:v>
                      </c:pt>
                      <c:pt idx="5812" formatCode="General">
                        <c:v>495.11500000000001</c:v>
                      </c:pt>
                      <c:pt idx="5813" formatCode="General">
                        <c:v>496.11500000000001</c:v>
                      </c:pt>
                      <c:pt idx="5814" formatCode="General">
                        <c:v>497.11500000000001</c:v>
                      </c:pt>
                      <c:pt idx="5815" formatCode="General">
                        <c:v>498.11500000000001</c:v>
                      </c:pt>
                      <c:pt idx="5816" formatCode="General">
                        <c:v>499.11500000000001</c:v>
                      </c:pt>
                      <c:pt idx="5817" formatCode="General">
                        <c:v>500.11500000000001</c:v>
                      </c:pt>
                      <c:pt idx="5818" formatCode="General">
                        <c:v>501.11500000000001</c:v>
                      </c:pt>
                      <c:pt idx="5819" formatCode="General">
                        <c:v>502.11500000000001</c:v>
                      </c:pt>
                      <c:pt idx="5820" formatCode="General">
                        <c:v>503.11500000000001</c:v>
                      </c:pt>
                      <c:pt idx="5821" formatCode="General">
                        <c:v>504.11500000000001</c:v>
                      </c:pt>
                      <c:pt idx="5822" formatCode="General">
                        <c:v>505.11500000000001</c:v>
                      </c:pt>
                      <c:pt idx="5823" formatCode="General">
                        <c:v>506.11500000000001</c:v>
                      </c:pt>
                      <c:pt idx="5824" formatCode="General">
                        <c:v>507.11500000000001</c:v>
                      </c:pt>
                      <c:pt idx="5825" formatCode="General">
                        <c:v>508.11500000000001</c:v>
                      </c:pt>
                      <c:pt idx="5826" formatCode="General">
                        <c:v>509.11500000000001</c:v>
                      </c:pt>
                      <c:pt idx="5827" formatCode="General">
                        <c:v>510.11500000000001</c:v>
                      </c:pt>
                      <c:pt idx="5828" formatCode="General">
                        <c:v>511.11500000000001</c:v>
                      </c:pt>
                      <c:pt idx="5829" formatCode="General">
                        <c:v>512.11500000000001</c:v>
                      </c:pt>
                      <c:pt idx="5830" formatCode="General">
                        <c:v>513.11500000000001</c:v>
                      </c:pt>
                      <c:pt idx="5831" formatCode="General">
                        <c:v>514.11500000000001</c:v>
                      </c:pt>
                      <c:pt idx="5832" formatCode="General">
                        <c:v>515.11500000000001</c:v>
                      </c:pt>
                      <c:pt idx="5833" formatCode="General">
                        <c:v>516.11500000000001</c:v>
                      </c:pt>
                      <c:pt idx="5834" formatCode="General">
                        <c:v>517.11500000000001</c:v>
                      </c:pt>
                      <c:pt idx="5835" formatCode="General">
                        <c:v>518.11500000000001</c:v>
                      </c:pt>
                      <c:pt idx="5836" formatCode="General">
                        <c:v>519.11500000000001</c:v>
                      </c:pt>
                      <c:pt idx="5837" formatCode="General">
                        <c:v>520.11500000000001</c:v>
                      </c:pt>
                      <c:pt idx="5838" formatCode="General">
                        <c:v>521.11500000000001</c:v>
                      </c:pt>
                      <c:pt idx="5839" formatCode="General">
                        <c:v>522.11500000000001</c:v>
                      </c:pt>
                      <c:pt idx="5840" formatCode="General">
                        <c:v>523.11500000000001</c:v>
                      </c:pt>
                      <c:pt idx="5841" formatCode="General">
                        <c:v>524.11500000000001</c:v>
                      </c:pt>
                      <c:pt idx="5842" formatCode="General">
                        <c:v>525.11500000000001</c:v>
                      </c:pt>
                      <c:pt idx="5843" formatCode="General">
                        <c:v>526.11500000000001</c:v>
                      </c:pt>
                      <c:pt idx="5844" formatCode="General">
                        <c:v>527.11500000000001</c:v>
                      </c:pt>
                      <c:pt idx="5845" formatCode="General">
                        <c:v>528.11500000000001</c:v>
                      </c:pt>
                      <c:pt idx="5846" formatCode="General">
                        <c:v>529.11500000000001</c:v>
                      </c:pt>
                      <c:pt idx="5847" formatCode="General">
                        <c:v>530.11500000000001</c:v>
                      </c:pt>
                      <c:pt idx="5848" formatCode="General">
                        <c:v>531.11500000000001</c:v>
                      </c:pt>
                      <c:pt idx="5849" formatCode="General">
                        <c:v>532.11500000000001</c:v>
                      </c:pt>
                      <c:pt idx="5850" formatCode="General">
                        <c:v>533.11500000000001</c:v>
                      </c:pt>
                      <c:pt idx="5851" formatCode="General">
                        <c:v>534.11500000000001</c:v>
                      </c:pt>
                      <c:pt idx="5852" formatCode="General">
                        <c:v>535.11500000000001</c:v>
                      </c:pt>
                      <c:pt idx="5853" formatCode="General">
                        <c:v>536.11500000000001</c:v>
                      </c:pt>
                      <c:pt idx="5854" formatCode="General">
                        <c:v>537.11500000000001</c:v>
                      </c:pt>
                      <c:pt idx="5855" formatCode="General">
                        <c:v>538.11500000000001</c:v>
                      </c:pt>
                      <c:pt idx="5856" formatCode="General">
                        <c:v>539.11500000000001</c:v>
                      </c:pt>
                      <c:pt idx="5857" formatCode="General">
                        <c:v>540.11500000000001</c:v>
                      </c:pt>
                      <c:pt idx="5858" formatCode="General">
                        <c:v>541.11500000000001</c:v>
                      </c:pt>
                      <c:pt idx="5859" formatCode="General">
                        <c:v>542.11500000000001</c:v>
                      </c:pt>
                      <c:pt idx="5860" formatCode="General">
                        <c:v>543.11500000000001</c:v>
                      </c:pt>
                      <c:pt idx="5861" formatCode="General">
                        <c:v>544.11500000000001</c:v>
                      </c:pt>
                      <c:pt idx="5862" formatCode="General">
                        <c:v>545.11500000000001</c:v>
                      </c:pt>
                      <c:pt idx="5863" formatCode="General">
                        <c:v>545.30799999999999</c:v>
                      </c:pt>
                      <c:pt idx="5864" formatCode="General">
                        <c:v>545.30799999999999</c:v>
                      </c:pt>
                      <c:pt idx="5865" formatCode="General">
                        <c:v>545.31799999999998</c:v>
                      </c:pt>
                      <c:pt idx="5866" formatCode="General">
                        <c:v>545.32799999999997</c:v>
                      </c:pt>
                      <c:pt idx="5867" formatCode="General">
                        <c:v>545.33799999999997</c:v>
                      </c:pt>
                      <c:pt idx="5868" formatCode="General">
                        <c:v>545.34799999999996</c:v>
                      </c:pt>
                      <c:pt idx="5869" formatCode="General">
                        <c:v>545.35799999999995</c:v>
                      </c:pt>
                      <c:pt idx="5870" formatCode="General">
                        <c:v>545.36800000000005</c:v>
                      </c:pt>
                      <c:pt idx="5871" formatCode="General">
                        <c:v>545.37800000000004</c:v>
                      </c:pt>
                      <c:pt idx="5872" formatCode="General">
                        <c:v>545.38800000000003</c:v>
                      </c:pt>
                      <c:pt idx="5873" formatCode="General">
                        <c:v>545.39800000000002</c:v>
                      </c:pt>
                      <c:pt idx="5874" formatCode="General">
                        <c:v>545.40800000000002</c:v>
                      </c:pt>
                      <c:pt idx="5875" formatCode="General">
                        <c:v>545.41800000000001</c:v>
                      </c:pt>
                      <c:pt idx="5876" formatCode="General">
                        <c:v>545.428</c:v>
                      </c:pt>
                      <c:pt idx="5877" formatCode="General">
                        <c:v>545.43799999999999</c:v>
                      </c:pt>
                      <c:pt idx="5878" formatCode="General">
                        <c:v>545.44799999999998</c:v>
                      </c:pt>
                      <c:pt idx="5879" formatCode="General">
                        <c:v>545.45799999999997</c:v>
                      </c:pt>
                      <c:pt idx="5880" formatCode="General">
                        <c:v>545.46799999999996</c:v>
                      </c:pt>
                      <c:pt idx="5881" formatCode="General">
                        <c:v>545.47799999999995</c:v>
                      </c:pt>
                      <c:pt idx="5882" formatCode="General">
                        <c:v>545.48800000000006</c:v>
                      </c:pt>
                      <c:pt idx="5883" formatCode="General">
                        <c:v>545.49800000000005</c:v>
                      </c:pt>
                      <c:pt idx="5884" formatCode="General">
                        <c:v>545.50800000000004</c:v>
                      </c:pt>
                      <c:pt idx="5885" formatCode="General">
                        <c:v>545.51800000000003</c:v>
                      </c:pt>
                      <c:pt idx="5886" formatCode="General">
                        <c:v>545.52800000000002</c:v>
                      </c:pt>
                      <c:pt idx="5887" formatCode="General">
                        <c:v>545.53800000000001</c:v>
                      </c:pt>
                      <c:pt idx="5888" formatCode="General">
                        <c:v>545.548</c:v>
                      </c:pt>
                      <c:pt idx="5889" formatCode="General">
                        <c:v>545.55799999999999</c:v>
                      </c:pt>
                      <c:pt idx="5890" formatCode="General">
                        <c:v>545.56799999999998</c:v>
                      </c:pt>
                      <c:pt idx="5891" formatCode="General">
                        <c:v>545.57799999999997</c:v>
                      </c:pt>
                      <c:pt idx="5892" formatCode="General">
                        <c:v>545.58799999999997</c:v>
                      </c:pt>
                      <c:pt idx="5893" formatCode="General">
                        <c:v>545.59799999999996</c:v>
                      </c:pt>
                      <c:pt idx="5894" formatCode="General">
                        <c:v>545.60799999999995</c:v>
                      </c:pt>
                      <c:pt idx="5895" formatCode="General">
                        <c:v>545.61800000000005</c:v>
                      </c:pt>
                      <c:pt idx="5896" formatCode="General">
                        <c:v>545.62800000000004</c:v>
                      </c:pt>
                      <c:pt idx="5897" formatCode="General">
                        <c:v>545.63800000000003</c:v>
                      </c:pt>
                      <c:pt idx="5898" formatCode="General">
                        <c:v>545.64800000000002</c:v>
                      </c:pt>
                      <c:pt idx="5899" formatCode="General">
                        <c:v>545.65800000000002</c:v>
                      </c:pt>
                      <c:pt idx="5900" formatCode="General">
                        <c:v>545.66800000000001</c:v>
                      </c:pt>
                      <c:pt idx="5901" formatCode="General">
                        <c:v>545.678</c:v>
                      </c:pt>
                      <c:pt idx="5902" formatCode="General">
                        <c:v>545.68799999999999</c:v>
                      </c:pt>
                      <c:pt idx="5903" formatCode="General">
                        <c:v>545.69799999999998</c:v>
                      </c:pt>
                      <c:pt idx="5904" formatCode="General">
                        <c:v>545.70799999999997</c:v>
                      </c:pt>
                      <c:pt idx="5905" formatCode="General">
                        <c:v>545.71799999999996</c:v>
                      </c:pt>
                      <c:pt idx="5906" formatCode="General">
                        <c:v>545.72799999999995</c:v>
                      </c:pt>
                      <c:pt idx="5907" formatCode="General">
                        <c:v>545.73800000000006</c:v>
                      </c:pt>
                      <c:pt idx="5908" formatCode="General">
                        <c:v>545.74800000000005</c:v>
                      </c:pt>
                      <c:pt idx="5909" formatCode="General">
                        <c:v>545.75800000000004</c:v>
                      </c:pt>
                      <c:pt idx="5910" formatCode="General">
                        <c:v>545.76800000000003</c:v>
                      </c:pt>
                      <c:pt idx="5911" formatCode="General">
                        <c:v>545.77800000000002</c:v>
                      </c:pt>
                      <c:pt idx="5912" formatCode="General">
                        <c:v>545.78800000000001</c:v>
                      </c:pt>
                      <c:pt idx="5913" formatCode="General">
                        <c:v>545.798</c:v>
                      </c:pt>
                      <c:pt idx="5914" formatCode="General">
                        <c:v>545.80799999999999</c:v>
                      </c:pt>
                      <c:pt idx="5915" formatCode="General">
                        <c:v>545.81799999999998</c:v>
                      </c:pt>
                      <c:pt idx="5916" formatCode="General">
                        <c:v>545.82799999999997</c:v>
                      </c:pt>
                      <c:pt idx="5917" formatCode="General">
                        <c:v>545.83799999999997</c:v>
                      </c:pt>
                      <c:pt idx="5918" formatCode="General">
                        <c:v>545.84799999999996</c:v>
                      </c:pt>
                      <c:pt idx="5919" formatCode="General">
                        <c:v>545.85799999999995</c:v>
                      </c:pt>
                      <c:pt idx="5920" formatCode="General">
                        <c:v>545.86800000000005</c:v>
                      </c:pt>
                      <c:pt idx="5921" formatCode="General">
                        <c:v>545.87800000000004</c:v>
                      </c:pt>
                      <c:pt idx="5922" formatCode="General">
                        <c:v>545.88800000000003</c:v>
                      </c:pt>
                      <c:pt idx="5923" formatCode="General">
                        <c:v>545.89800000000002</c:v>
                      </c:pt>
                      <c:pt idx="5924" formatCode="General">
                        <c:v>545.90800000000002</c:v>
                      </c:pt>
                      <c:pt idx="5925" formatCode="General">
                        <c:v>545.91800000000001</c:v>
                      </c:pt>
                      <c:pt idx="5926" formatCode="General">
                        <c:v>545.928</c:v>
                      </c:pt>
                      <c:pt idx="5927" formatCode="General">
                        <c:v>545.93799999999999</c:v>
                      </c:pt>
                      <c:pt idx="5928" formatCode="General">
                        <c:v>545.94799999999998</c:v>
                      </c:pt>
                      <c:pt idx="5929" formatCode="General">
                        <c:v>545.95799999999997</c:v>
                      </c:pt>
                      <c:pt idx="5930" formatCode="General">
                        <c:v>545.96799999999996</c:v>
                      </c:pt>
                      <c:pt idx="5931" formatCode="General">
                        <c:v>545.97799999999995</c:v>
                      </c:pt>
                      <c:pt idx="5932" formatCode="General">
                        <c:v>545.98800000000006</c:v>
                      </c:pt>
                      <c:pt idx="5933" formatCode="General">
                        <c:v>545.99800000000005</c:v>
                      </c:pt>
                      <c:pt idx="5934" formatCode="General">
                        <c:v>546.00800000000004</c:v>
                      </c:pt>
                      <c:pt idx="5935" formatCode="General">
                        <c:v>546.01800000000003</c:v>
                      </c:pt>
                      <c:pt idx="5936" formatCode="General">
                        <c:v>546.02800000000002</c:v>
                      </c:pt>
                      <c:pt idx="5937" formatCode="General">
                        <c:v>546.03800000000001</c:v>
                      </c:pt>
                      <c:pt idx="5938" formatCode="General">
                        <c:v>546.048</c:v>
                      </c:pt>
                      <c:pt idx="5939" formatCode="General">
                        <c:v>546.05799999999999</c:v>
                      </c:pt>
                      <c:pt idx="5940" formatCode="General">
                        <c:v>546.06799999999998</c:v>
                      </c:pt>
                      <c:pt idx="5941" formatCode="General">
                        <c:v>546.07799999999997</c:v>
                      </c:pt>
                      <c:pt idx="5942" formatCode="General">
                        <c:v>546.08799999999997</c:v>
                      </c:pt>
                      <c:pt idx="5943" formatCode="General">
                        <c:v>546.09799999999996</c:v>
                      </c:pt>
                      <c:pt idx="5944" formatCode="General">
                        <c:v>546.10799999999995</c:v>
                      </c:pt>
                      <c:pt idx="5945" formatCode="General">
                        <c:v>546.11800000000005</c:v>
                      </c:pt>
                      <c:pt idx="5946" formatCode="General">
                        <c:v>546.12800000000004</c:v>
                      </c:pt>
                      <c:pt idx="5947" formatCode="General">
                        <c:v>546.13800000000003</c:v>
                      </c:pt>
                      <c:pt idx="5948" formatCode="General">
                        <c:v>546.14800000000002</c:v>
                      </c:pt>
                      <c:pt idx="5949" formatCode="General">
                        <c:v>546.15800000000002</c:v>
                      </c:pt>
                      <c:pt idx="5950" formatCode="General">
                        <c:v>546.16800000000001</c:v>
                      </c:pt>
                      <c:pt idx="5951" formatCode="General">
                        <c:v>546.178</c:v>
                      </c:pt>
                      <c:pt idx="5952" formatCode="General">
                        <c:v>546.18799999999999</c:v>
                      </c:pt>
                      <c:pt idx="5953" formatCode="General">
                        <c:v>546.19799999999998</c:v>
                      </c:pt>
                      <c:pt idx="5954" formatCode="General">
                        <c:v>546.20799999999997</c:v>
                      </c:pt>
                      <c:pt idx="5955" formatCode="General">
                        <c:v>546.21799999999996</c:v>
                      </c:pt>
                      <c:pt idx="5956" formatCode="General">
                        <c:v>546.22799999999995</c:v>
                      </c:pt>
                      <c:pt idx="5957" formatCode="General">
                        <c:v>546.23800000000006</c:v>
                      </c:pt>
                      <c:pt idx="5958" formatCode="General">
                        <c:v>546.24800000000005</c:v>
                      </c:pt>
                      <c:pt idx="5959" formatCode="General">
                        <c:v>546.25800000000004</c:v>
                      </c:pt>
                      <c:pt idx="5960" formatCode="General">
                        <c:v>546.26800000000003</c:v>
                      </c:pt>
                      <c:pt idx="5961" formatCode="General">
                        <c:v>546.27800000000002</c:v>
                      </c:pt>
                      <c:pt idx="5962" formatCode="General">
                        <c:v>546.28800000000001</c:v>
                      </c:pt>
                      <c:pt idx="5963" formatCode="General">
                        <c:v>546.298</c:v>
                      </c:pt>
                      <c:pt idx="5964" formatCode="General">
                        <c:v>546.30799999999999</c:v>
                      </c:pt>
                      <c:pt idx="5965" formatCode="General">
                        <c:v>546.31799999999998</c:v>
                      </c:pt>
                      <c:pt idx="5966" formatCode="General">
                        <c:v>546.32799999999997</c:v>
                      </c:pt>
                      <c:pt idx="5967" formatCode="General">
                        <c:v>546.33799999999997</c:v>
                      </c:pt>
                      <c:pt idx="5968" formatCode="General">
                        <c:v>546.34799999999996</c:v>
                      </c:pt>
                      <c:pt idx="5969" formatCode="General">
                        <c:v>546.35799999999995</c:v>
                      </c:pt>
                      <c:pt idx="5970" formatCode="General">
                        <c:v>546.36800000000005</c:v>
                      </c:pt>
                      <c:pt idx="5971" formatCode="General">
                        <c:v>546.37800000000004</c:v>
                      </c:pt>
                      <c:pt idx="5972" formatCode="General">
                        <c:v>546.38800000000003</c:v>
                      </c:pt>
                      <c:pt idx="5973" formatCode="General">
                        <c:v>546.39800000000002</c:v>
                      </c:pt>
                      <c:pt idx="5974" formatCode="General">
                        <c:v>546.40800000000002</c:v>
                      </c:pt>
                      <c:pt idx="5975" formatCode="General">
                        <c:v>546.41800000000001</c:v>
                      </c:pt>
                      <c:pt idx="5976" formatCode="General">
                        <c:v>546.428</c:v>
                      </c:pt>
                      <c:pt idx="5977" formatCode="General">
                        <c:v>546.43799999999999</c:v>
                      </c:pt>
                      <c:pt idx="5978" formatCode="General">
                        <c:v>546.44799999999998</c:v>
                      </c:pt>
                      <c:pt idx="5979" formatCode="General">
                        <c:v>546.45799999999997</c:v>
                      </c:pt>
                      <c:pt idx="5980" formatCode="General">
                        <c:v>546.46799999999996</c:v>
                      </c:pt>
                      <c:pt idx="5981" formatCode="General">
                        <c:v>546.47799999999995</c:v>
                      </c:pt>
                      <c:pt idx="5982" formatCode="General">
                        <c:v>546.48800000000006</c:v>
                      </c:pt>
                      <c:pt idx="5983" formatCode="General">
                        <c:v>546.49800000000005</c:v>
                      </c:pt>
                      <c:pt idx="5984" formatCode="General">
                        <c:v>546.50800000000004</c:v>
                      </c:pt>
                      <c:pt idx="5985" formatCode="General">
                        <c:v>546.51800000000003</c:v>
                      </c:pt>
                      <c:pt idx="5986" formatCode="General">
                        <c:v>546.52800000000002</c:v>
                      </c:pt>
                      <c:pt idx="5987" formatCode="General">
                        <c:v>546.53800000000001</c:v>
                      </c:pt>
                      <c:pt idx="5988" formatCode="General">
                        <c:v>546.548</c:v>
                      </c:pt>
                      <c:pt idx="5989" formatCode="General">
                        <c:v>546.55799999999999</c:v>
                      </c:pt>
                      <c:pt idx="5990" formatCode="General">
                        <c:v>546.56799999999998</c:v>
                      </c:pt>
                      <c:pt idx="5991" formatCode="General">
                        <c:v>546.57799999999997</c:v>
                      </c:pt>
                      <c:pt idx="5992" formatCode="General">
                        <c:v>546.58799999999997</c:v>
                      </c:pt>
                      <c:pt idx="5993" formatCode="General">
                        <c:v>546.59799999999996</c:v>
                      </c:pt>
                      <c:pt idx="5994" formatCode="General">
                        <c:v>546.60799999999995</c:v>
                      </c:pt>
                      <c:pt idx="5995" formatCode="General">
                        <c:v>546.61800000000005</c:v>
                      </c:pt>
                      <c:pt idx="5996" formatCode="General">
                        <c:v>546.62800000000004</c:v>
                      </c:pt>
                      <c:pt idx="5997" formatCode="General">
                        <c:v>546.63800000000003</c:v>
                      </c:pt>
                      <c:pt idx="5998" formatCode="General">
                        <c:v>546.64800000000002</c:v>
                      </c:pt>
                      <c:pt idx="5999" formatCode="General">
                        <c:v>546.65800000000002</c:v>
                      </c:pt>
                      <c:pt idx="6000" formatCode="General">
                        <c:v>546.66800000000001</c:v>
                      </c:pt>
                      <c:pt idx="6001" formatCode="General">
                        <c:v>546.678</c:v>
                      </c:pt>
                      <c:pt idx="6002" formatCode="General">
                        <c:v>546.68799999999999</c:v>
                      </c:pt>
                      <c:pt idx="6003" formatCode="General">
                        <c:v>546.69799999999998</c:v>
                      </c:pt>
                      <c:pt idx="6004" formatCode="General">
                        <c:v>546.70799999999997</c:v>
                      </c:pt>
                      <c:pt idx="6005" formatCode="General">
                        <c:v>546.71799999999996</c:v>
                      </c:pt>
                      <c:pt idx="6006" formatCode="General">
                        <c:v>546.72799999999995</c:v>
                      </c:pt>
                      <c:pt idx="6007" formatCode="General">
                        <c:v>546.73800000000006</c:v>
                      </c:pt>
                      <c:pt idx="6008" formatCode="General">
                        <c:v>546.74800000000005</c:v>
                      </c:pt>
                      <c:pt idx="6009" formatCode="General">
                        <c:v>546.75800000000004</c:v>
                      </c:pt>
                      <c:pt idx="6010" formatCode="General">
                        <c:v>546.76800000000003</c:v>
                      </c:pt>
                      <c:pt idx="6011" formatCode="General">
                        <c:v>546.77800000000002</c:v>
                      </c:pt>
                      <c:pt idx="6012" formatCode="General">
                        <c:v>546.78800000000001</c:v>
                      </c:pt>
                      <c:pt idx="6013" formatCode="General">
                        <c:v>546.798</c:v>
                      </c:pt>
                      <c:pt idx="6014" formatCode="General">
                        <c:v>546.80799999999999</c:v>
                      </c:pt>
                      <c:pt idx="6015" formatCode="General">
                        <c:v>546.81799999999998</c:v>
                      </c:pt>
                      <c:pt idx="6016" formatCode="General">
                        <c:v>546.82799999999997</c:v>
                      </c:pt>
                      <c:pt idx="6017" formatCode="General">
                        <c:v>546.83799999999997</c:v>
                      </c:pt>
                      <c:pt idx="6018" formatCode="General">
                        <c:v>546.84799999999996</c:v>
                      </c:pt>
                      <c:pt idx="6019" formatCode="General">
                        <c:v>546.85799999999995</c:v>
                      </c:pt>
                      <c:pt idx="6020" formatCode="General">
                        <c:v>546.86800000000005</c:v>
                      </c:pt>
                      <c:pt idx="6021" formatCode="General">
                        <c:v>546.87800000000004</c:v>
                      </c:pt>
                      <c:pt idx="6022" formatCode="General">
                        <c:v>546.88800000000003</c:v>
                      </c:pt>
                      <c:pt idx="6023" formatCode="General">
                        <c:v>546.89800000000002</c:v>
                      </c:pt>
                      <c:pt idx="6024" formatCode="General">
                        <c:v>546.90800000000002</c:v>
                      </c:pt>
                      <c:pt idx="6025" formatCode="General">
                        <c:v>546.91800000000001</c:v>
                      </c:pt>
                      <c:pt idx="6026" formatCode="General">
                        <c:v>546.928</c:v>
                      </c:pt>
                      <c:pt idx="6027" formatCode="General">
                        <c:v>546.93799999999999</c:v>
                      </c:pt>
                      <c:pt idx="6028" formatCode="General">
                        <c:v>546.94799999999998</c:v>
                      </c:pt>
                      <c:pt idx="6029" formatCode="General">
                        <c:v>546.95799999999997</c:v>
                      </c:pt>
                      <c:pt idx="6030" formatCode="General">
                        <c:v>546.96799999999996</c:v>
                      </c:pt>
                      <c:pt idx="6031" formatCode="General">
                        <c:v>546.97799999999995</c:v>
                      </c:pt>
                      <c:pt idx="6032" formatCode="General">
                        <c:v>546.98800000000006</c:v>
                      </c:pt>
                      <c:pt idx="6033" formatCode="General">
                        <c:v>546.99800000000005</c:v>
                      </c:pt>
                      <c:pt idx="6034" formatCode="General">
                        <c:v>547.00800000000004</c:v>
                      </c:pt>
                      <c:pt idx="6035" formatCode="General">
                        <c:v>547.01800000000003</c:v>
                      </c:pt>
                      <c:pt idx="6036" formatCode="General">
                        <c:v>547.02800000000002</c:v>
                      </c:pt>
                      <c:pt idx="6037" formatCode="General">
                        <c:v>547.03800000000001</c:v>
                      </c:pt>
                      <c:pt idx="6038" formatCode="General">
                        <c:v>547.048</c:v>
                      </c:pt>
                      <c:pt idx="6039" formatCode="General">
                        <c:v>547.05799999999999</c:v>
                      </c:pt>
                      <c:pt idx="6040" formatCode="General">
                        <c:v>547.06799999999998</c:v>
                      </c:pt>
                      <c:pt idx="6041" formatCode="General">
                        <c:v>547.07799999999997</c:v>
                      </c:pt>
                      <c:pt idx="6042" formatCode="General">
                        <c:v>547.08799999999997</c:v>
                      </c:pt>
                      <c:pt idx="6043" formatCode="General">
                        <c:v>547.09799999999996</c:v>
                      </c:pt>
                      <c:pt idx="6044" formatCode="General">
                        <c:v>547.10799999999995</c:v>
                      </c:pt>
                      <c:pt idx="6045" formatCode="General">
                        <c:v>547.11800000000005</c:v>
                      </c:pt>
                      <c:pt idx="6046" formatCode="General">
                        <c:v>547.12800000000004</c:v>
                      </c:pt>
                      <c:pt idx="6047" formatCode="General">
                        <c:v>547.13800000000003</c:v>
                      </c:pt>
                      <c:pt idx="6048" formatCode="General">
                        <c:v>547.14800000000002</c:v>
                      </c:pt>
                      <c:pt idx="6049" formatCode="General">
                        <c:v>547.15800000000002</c:v>
                      </c:pt>
                      <c:pt idx="6050" formatCode="General">
                        <c:v>547.16800000000001</c:v>
                      </c:pt>
                      <c:pt idx="6051" formatCode="General">
                        <c:v>547.178</c:v>
                      </c:pt>
                      <c:pt idx="6052" formatCode="General">
                        <c:v>547.18799999999999</c:v>
                      </c:pt>
                      <c:pt idx="6053" formatCode="General">
                        <c:v>547.19799999999998</c:v>
                      </c:pt>
                      <c:pt idx="6054" formatCode="General">
                        <c:v>547.20799999999997</c:v>
                      </c:pt>
                      <c:pt idx="6055" formatCode="General">
                        <c:v>547.21799999999996</c:v>
                      </c:pt>
                      <c:pt idx="6056" formatCode="General">
                        <c:v>547.22799999999995</c:v>
                      </c:pt>
                      <c:pt idx="6057" formatCode="General">
                        <c:v>547.23800000000006</c:v>
                      </c:pt>
                      <c:pt idx="6058" formatCode="General">
                        <c:v>547.24800000000005</c:v>
                      </c:pt>
                      <c:pt idx="6059" formatCode="General">
                        <c:v>547.25800000000004</c:v>
                      </c:pt>
                      <c:pt idx="6060" formatCode="General">
                        <c:v>547.26800000000003</c:v>
                      </c:pt>
                      <c:pt idx="6061" formatCode="General">
                        <c:v>547.27800000000002</c:v>
                      </c:pt>
                      <c:pt idx="6062" formatCode="General">
                        <c:v>547.28800000000001</c:v>
                      </c:pt>
                      <c:pt idx="6063" formatCode="General">
                        <c:v>547.298</c:v>
                      </c:pt>
                      <c:pt idx="6064" formatCode="General">
                        <c:v>547.30799999999999</c:v>
                      </c:pt>
                      <c:pt idx="6065" formatCode="General">
                        <c:v>547.31799999999998</c:v>
                      </c:pt>
                      <c:pt idx="6066" formatCode="General">
                        <c:v>547.32799999999997</c:v>
                      </c:pt>
                      <c:pt idx="6067" formatCode="General">
                        <c:v>547.33799999999997</c:v>
                      </c:pt>
                      <c:pt idx="6068" formatCode="General">
                        <c:v>547.34799999999996</c:v>
                      </c:pt>
                      <c:pt idx="6069" formatCode="General">
                        <c:v>547.35799999999995</c:v>
                      </c:pt>
                      <c:pt idx="6070" formatCode="General">
                        <c:v>547.36800000000005</c:v>
                      </c:pt>
                      <c:pt idx="6071" formatCode="General">
                        <c:v>547.37800000000004</c:v>
                      </c:pt>
                      <c:pt idx="6072" formatCode="General">
                        <c:v>547.38800000000003</c:v>
                      </c:pt>
                      <c:pt idx="6073" formatCode="General">
                        <c:v>547.39800000000002</c:v>
                      </c:pt>
                      <c:pt idx="6074" formatCode="General">
                        <c:v>547.40800000000002</c:v>
                      </c:pt>
                      <c:pt idx="6075" formatCode="General">
                        <c:v>547.41800000000001</c:v>
                      </c:pt>
                      <c:pt idx="6076" formatCode="General">
                        <c:v>547.428</c:v>
                      </c:pt>
                      <c:pt idx="6077" formatCode="General">
                        <c:v>547.43799999999999</c:v>
                      </c:pt>
                      <c:pt idx="6078" formatCode="General">
                        <c:v>547.44799999999998</c:v>
                      </c:pt>
                      <c:pt idx="6079" formatCode="General">
                        <c:v>547.45799999999997</c:v>
                      </c:pt>
                      <c:pt idx="6080" formatCode="General">
                        <c:v>547.46799999999996</c:v>
                      </c:pt>
                      <c:pt idx="6081" formatCode="General">
                        <c:v>547.47799999999995</c:v>
                      </c:pt>
                      <c:pt idx="6082" formatCode="General">
                        <c:v>547.48800000000006</c:v>
                      </c:pt>
                      <c:pt idx="6083" formatCode="General">
                        <c:v>547.49800000000005</c:v>
                      </c:pt>
                      <c:pt idx="6084" formatCode="General">
                        <c:v>547.50800000000004</c:v>
                      </c:pt>
                      <c:pt idx="6085" formatCode="General">
                        <c:v>547.51800000000003</c:v>
                      </c:pt>
                      <c:pt idx="6086" formatCode="General">
                        <c:v>547.52800000000002</c:v>
                      </c:pt>
                      <c:pt idx="6087" formatCode="General">
                        <c:v>547.53800000000001</c:v>
                      </c:pt>
                      <c:pt idx="6088" formatCode="General">
                        <c:v>547.548</c:v>
                      </c:pt>
                      <c:pt idx="6089" formatCode="General">
                        <c:v>547.55799999999999</c:v>
                      </c:pt>
                      <c:pt idx="6090" formatCode="General">
                        <c:v>547.56799999999998</c:v>
                      </c:pt>
                      <c:pt idx="6091" formatCode="General">
                        <c:v>547.57799999999997</c:v>
                      </c:pt>
                      <c:pt idx="6092" formatCode="General">
                        <c:v>547.58799999999997</c:v>
                      </c:pt>
                      <c:pt idx="6093" formatCode="General">
                        <c:v>547.59799999999996</c:v>
                      </c:pt>
                      <c:pt idx="6094" formatCode="General">
                        <c:v>547.60799999999995</c:v>
                      </c:pt>
                      <c:pt idx="6095" formatCode="General">
                        <c:v>547.61800000000005</c:v>
                      </c:pt>
                      <c:pt idx="6096" formatCode="General">
                        <c:v>547.62800000000004</c:v>
                      </c:pt>
                      <c:pt idx="6097" formatCode="General">
                        <c:v>547.63800000000003</c:v>
                      </c:pt>
                      <c:pt idx="6098" formatCode="General">
                        <c:v>547.64800000000002</c:v>
                      </c:pt>
                      <c:pt idx="6099" formatCode="General">
                        <c:v>547.65800000000002</c:v>
                      </c:pt>
                      <c:pt idx="6100" formatCode="General">
                        <c:v>547.66800000000001</c:v>
                      </c:pt>
                      <c:pt idx="6101" formatCode="General">
                        <c:v>547.678</c:v>
                      </c:pt>
                      <c:pt idx="6102" formatCode="General">
                        <c:v>547.68799999999999</c:v>
                      </c:pt>
                      <c:pt idx="6103" formatCode="General">
                        <c:v>547.69799999999998</c:v>
                      </c:pt>
                      <c:pt idx="6104" formatCode="General">
                        <c:v>547.70799999999997</c:v>
                      </c:pt>
                      <c:pt idx="6105" formatCode="General">
                        <c:v>547.71799999999996</c:v>
                      </c:pt>
                      <c:pt idx="6106" formatCode="General">
                        <c:v>547.72799999999995</c:v>
                      </c:pt>
                      <c:pt idx="6107" formatCode="General">
                        <c:v>547.73800000000006</c:v>
                      </c:pt>
                      <c:pt idx="6108" formatCode="General">
                        <c:v>547.74800000000005</c:v>
                      </c:pt>
                      <c:pt idx="6109" formatCode="General">
                        <c:v>547.75800000000004</c:v>
                      </c:pt>
                      <c:pt idx="6110" formatCode="General">
                        <c:v>547.76800000000003</c:v>
                      </c:pt>
                      <c:pt idx="6111" formatCode="General">
                        <c:v>547.77800000000002</c:v>
                      </c:pt>
                      <c:pt idx="6112" formatCode="General">
                        <c:v>547.78800000000001</c:v>
                      </c:pt>
                      <c:pt idx="6113" formatCode="General">
                        <c:v>547.798</c:v>
                      </c:pt>
                      <c:pt idx="6114" formatCode="General">
                        <c:v>547.80799999999999</c:v>
                      </c:pt>
                      <c:pt idx="6115" formatCode="General">
                        <c:v>547.81799999999998</c:v>
                      </c:pt>
                      <c:pt idx="6116" formatCode="General">
                        <c:v>547.82799999999997</c:v>
                      </c:pt>
                      <c:pt idx="6117" formatCode="General">
                        <c:v>547.83799999999997</c:v>
                      </c:pt>
                      <c:pt idx="6118" formatCode="General">
                        <c:v>547.84799999999996</c:v>
                      </c:pt>
                      <c:pt idx="6119" formatCode="General">
                        <c:v>547.85799999999995</c:v>
                      </c:pt>
                      <c:pt idx="6120" formatCode="General">
                        <c:v>547.86800000000005</c:v>
                      </c:pt>
                      <c:pt idx="6121" formatCode="General">
                        <c:v>547.87800000000004</c:v>
                      </c:pt>
                      <c:pt idx="6122" formatCode="General">
                        <c:v>547.88800000000003</c:v>
                      </c:pt>
                      <c:pt idx="6123" formatCode="General">
                        <c:v>547.89800000000002</c:v>
                      </c:pt>
                      <c:pt idx="6124" formatCode="General">
                        <c:v>547.90800000000002</c:v>
                      </c:pt>
                      <c:pt idx="6125" formatCode="General">
                        <c:v>547.91800000000001</c:v>
                      </c:pt>
                      <c:pt idx="6126" formatCode="General">
                        <c:v>547.928</c:v>
                      </c:pt>
                      <c:pt idx="6127" formatCode="General">
                        <c:v>547.93799999999999</c:v>
                      </c:pt>
                      <c:pt idx="6128" formatCode="General">
                        <c:v>547.94799999999998</c:v>
                      </c:pt>
                      <c:pt idx="6129" formatCode="General">
                        <c:v>547.95799999999997</c:v>
                      </c:pt>
                      <c:pt idx="6130" formatCode="General">
                        <c:v>547.96799999999996</c:v>
                      </c:pt>
                      <c:pt idx="6131" formatCode="General">
                        <c:v>547.97799999999995</c:v>
                      </c:pt>
                      <c:pt idx="6132" formatCode="General">
                        <c:v>547.98800000000006</c:v>
                      </c:pt>
                      <c:pt idx="6133" formatCode="General">
                        <c:v>547.99800000000005</c:v>
                      </c:pt>
                      <c:pt idx="6134" formatCode="General">
                        <c:v>548.00800000000004</c:v>
                      </c:pt>
                      <c:pt idx="6135" formatCode="General">
                        <c:v>548.01800000000003</c:v>
                      </c:pt>
                      <c:pt idx="6136" formatCode="General">
                        <c:v>548.02800000000002</c:v>
                      </c:pt>
                      <c:pt idx="6137" formatCode="General">
                        <c:v>548.03800000000001</c:v>
                      </c:pt>
                      <c:pt idx="6138" formatCode="General">
                        <c:v>548.048</c:v>
                      </c:pt>
                      <c:pt idx="6139" formatCode="General">
                        <c:v>548.05799999999999</c:v>
                      </c:pt>
                      <c:pt idx="6140" formatCode="General">
                        <c:v>548.06799999999998</c:v>
                      </c:pt>
                      <c:pt idx="6141" formatCode="General">
                        <c:v>548.07799999999997</c:v>
                      </c:pt>
                      <c:pt idx="6142" formatCode="General">
                        <c:v>548.08799999999997</c:v>
                      </c:pt>
                      <c:pt idx="6143" formatCode="General">
                        <c:v>548.09799999999996</c:v>
                      </c:pt>
                      <c:pt idx="6144" formatCode="General">
                        <c:v>548.10799999999995</c:v>
                      </c:pt>
                      <c:pt idx="6145" formatCode="General">
                        <c:v>548.11800000000005</c:v>
                      </c:pt>
                      <c:pt idx="6146" formatCode="General">
                        <c:v>548.12800000000004</c:v>
                      </c:pt>
                      <c:pt idx="6147" formatCode="General">
                        <c:v>548.13800000000003</c:v>
                      </c:pt>
                      <c:pt idx="6148" formatCode="General">
                        <c:v>548.14800000000002</c:v>
                      </c:pt>
                      <c:pt idx="6149" formatCode="General">
                        <c:v>548.15800000000002</c:v>
                      </c:pt>
                      <c:pt idx="6150" formatCode="General">
                        <c:v>548.16800000000001</c:v>
                      </c:pt>
                      <c:pt idx="6151" formatCode="General">
                        <c:v>548.178</c:v>
                      </c:pt>
                      <c:pt idx="6152" formatCode="General">
                        <c:v>548.18799999999999</c:v>
                      </c:pt>
                      <c:pt idx="6153" formatCode="General">
                        <c:v>548.19799999999998</c:v>
                      </c:pt>
                      <c:pt idx="6154" formatCode="General">
                        <c:v>548.20799999999997</c:v>
                      </c:pt>
                      <c:pt idx="6155" formatCode="General">
                        <c:v>548.21799999999996</c:v>
                      </c:pt>
                      <c:pt idx="6156" formatCode="General">
                        <c:v>548.22799999999995</c:v>
                      </c:pt>
                      <c:pt idx="6157" formatCode="General">
                        <c:v>548.23800000000006</c:v>
                      </c:pt>
                      <c:pt idx="6158" formatCode="General">
                        <c:v>548.24800000000005</c:v>
                      </c:pt>
                      <c:pt idx="6159" formatCode="General">
                        <c:v>548.25800000000004</c:v>
                      </c:pt>
                      <c:pt idx="6160" formatCode="General">
                        <c:v>548.26800000000003</c:v>
                      </c:pt>
                      <c:pt idx="6161" formatCode="General">
                        <c:v>548.27800000000002</c:v>
                      </c:pt>
                      <c:pt idx="6162" formatCode="General">
                        <c:v>548.28800000000001</c:v>
                      </c:pt>
                      <c:pt idx="6163" formatCode="General">
                        <c:v>548.298</c:v>
                      </c:pt>
                      <c:pt idx="6164" formatCode="General">
                        <c:v>548.30799999999999</c:v>
                      </c:pt>
                      <c:pt idx="6165" formatCode="General">
                        <c:v>548.31799999999998</c:v>
                      </c:pt>
                      <c:pt idx="6166" formatCode="General">
                        <c:v>548.32799999999997</c:v>
                      </c:pt>
                      <c:pt idx="6167" formatCode="General">
                        <c:v>548.33799999999997</c:v>
                      </c:pt>
                      <c:pt idx="6168" formatCode="General">
                        <c:v>548.34799999999996</c:v>
                      </c:pt>
                      <c:pt idx="6169" formatCode="General">
                        <c:v>548.35799999999995</c:v>
                      </c:pt>
                      <c:pt idx="6170" formatCode="General">
                        <c:v>548.36800000000005</c:v>
                      </c:pt>
                      <c:pt idx="6171" formatCode="General">
                        <c:v>548.37800000000004</c:v>
                      </c:pt>
                      <c:pt idx="6172" formatCode="General">
                        <c:v>548.38800000000003</c:v>
                      </c:pt>
                      <c:pt idx="6173" formatCode="General">
                        <c:v>548.39800000000002</c:v>
                      </c:pt>
                      <c:pt idx="6174" formatCode="General">
                        <c:v>548.40800000000002</c:v>
                      </c:pt>
                      <c:pt idx="6175" formatCode="General">
                        <c:v>548.41800000000001</c:v>
                      </c:pt>
                      <c:pt idx="6176" formatCode="General">
                        <c:v>548.428</c:v>
                      </c:pt>
                      <c:pt idx="6177" formatCode="General">
                        <c:v>548.43799999999999</c:v>
                      </c:pt>
                      <c:pt idx="6178" formatCode="General">
                        <c:v>548.44799999999998</c:v>
                      </c:pt>
                      <c:pt idx="6179" formatCode="General">
                        <c:v>548.45799999999997</c:v>
                      </c:pt>
                      <c:pt idx="6180" formatCode="General">
                        <c:v>548.46799999999996</c:v>
                      </c:pt>
                      <c:pt idx="6181" formatCode="General">
                        <c:v>548.47799999999995</c:v>
                      </c:pt>
                      <c:pt idx="6182" formatCode="General">
                        <c:v>548.48800000000006</c:v>
                      </c:pt>
                      <c:pt idx="6183" formatCode="General">
                        <c:v>548.49800000000005</c:v>
                      </c:pt>
                      <c:pt idx="6184" formatCode="General">
                        <c:v>548.50800000000004</c:v>
                      </c:pt>
                      <c:pt idx="6185" formatCode="General">
                        <c:v>548.51800000000003</c:v>
                      </c:pt>
                      <c:pt idx="6186" formatCode="General">
                        <c:v>548.52800000000002</c:v>
                      </c:pt>
                      <c:pt idx="6187" formatCode="General">
                        <c:v>548.53800000000001</c:v>
                      </c:pt>
                      <c:pt idx="6188" formatCode="General">
                        <c:v>548.548</c:v>
                      </c:pt>
                      <c:pt idx="6189" formatCode="General">
                        <c:v>548.55799999999999</c:v>
                      </c:pt>
                      <c:pt idx="6190" formatCode="General">
                        <c:v>548.56799999999998</c:v>
                      </c:pt>
                      <c:pt idx="6191" formatCode="General">
                        <c:v>548.57799999999997</c:v>
                      </c:pt>
                      <c:pt idx="6192" formatCode="General">
                        <c:v>548.58799999999997</c:v>
                      </c:pt>
                      <c:pt idx="6193" formatCode="General">
                        <c:v>548.59799999999996</c:v>
                      </c:pt>
                      <c:pt idx="6194" formatCode="General">
                        <c:v>548.60799999999995</c:v>
                      </c:pt>
                      <c:pt idx="6195" formatCode="General">
                        <c:v>548.61800000000005</c:v>
                      </c:pt>
                      <c:pt idx="6196" formatCode="General">
                        <c:v>548.62800000000004</c:v>
                      </c:pt>
                      <c:pt idx="6197" formatCode="General">
                        <c:v>548.63800000000003</c:v>
                      </c:pt>
                      <c:pt idx="6198" formatCode="General">
                        <c:v>548.64800000000002</c:v>
                      </c:pt>
                      <c:pt idx="6199" formatCode="General">
                        <c:v>548.65800000000002</c:v>
                      </c:pt>
                      <c:pt idx="6200" formatCode="General">
                        <c:v>548.66800000000001</c:v>
                      </c:pt>
                      <c:pt idx="6201" formatCode="General">
                        <c:v>548.678</c:v>
                      </c:pt>
                      <c:pt idx="6202" formatCode="General">
                        <c:v>548.68799999999999</c:v>
                      </c:pt>
                      <c:pt idx="6203" formatCode="General">
                        <c:v>548.69799999999998</c:v>
                      </c:pt>
                      <c:pt idx="6204" formatCode="General">
                        <c:v>548.70799999999997</c:v>
                      </c:pt>
                      <c:pt idx="6205" formatCode="General">
                        <c:v>548.71799999999996</c:v>
                      </c:pt>
                      <c:pt idx="6206" formatCode="General">
                        <c:v>548.72799999999995</c:v>
                      </c:pt>
                      <c:pt idx="6207" formatCode="General">
                        <c:v>548.73800000000006</c:v>
                      </c:pt>
                      <c:pt idx="6208" formatCode="General">
                        <c:v>548.74800000000005</c:v>
                      </c:pt>
                      <c:pt idx="6209" formatCode="General">
                        <c:v>548.75800000000004</c:v>
                      </c:pt>
                      <c:pt idx="6210" formatCode="General">
                        <c:v>548.76800000000003</c:v>
                      </c:pt>
                      <c:pt idx="6211" formatCode="General">
                        <c:v>548.77800000000002</c:v>
                      </c:pt>
                      <c:pt idx="6212" formatCode="General">
                        <c:v>548.78800000000001</c:v>
                      </c:pt>
                      <c:pt idx="6213" formatCode="General">
                        <c:v>548.798</c:v>
                      </c:pt>
                      <c:pt idx="6214" formatCode="General">
                        <c:v>548.80799999999999</c:v>
                      </c:pt>
                      <c:pt idx="6215" formatCode="General">
                        <c:v>548.81799999999998</c:v>
                      </c:pt>
                      <c:pt idx="6216" formatCode="General">
                        <c:v>548.82799999999997</c:v>
                      </c:pt>
                      <c:pt idx="6217" formatCode="General">
                        <c:v>548.83799999999997</c:v>
                      </c:pt>
                      <c:pt idx="6218" formatCode="General">
                        <c:v>548.84799999999996</c:v>
                      </c:pt>
                      <c:pt idx="6219" formatCode="General">
                        <c:v>548.85799999999995</c:v>
                      </c:pt>
                      <c:pt idx="6220" formatCode="General">
                        <c:v>548.86800000000005</c:v>
                      </c:pt>
                      <c:pt idx="6221" formatCode="General">
                        <c:v>548.87800000000004</c:v>
                      </c:pt>
                      <c:pt idx="6222" formatCode="General">
                        <c:v>548.88800000000003</c:v>
                      </c:pt>
                      <c:pt idx="6223" formatCode="General">
                        <c:v>548.89800000000002</c:v>
                      </c:pt>
                      <c:pt idx="6224" formatCode="General">
                        <c:v>548.90800000000002</c:v>
                      </c:pt>
                      <c:pt idx="6225" formatCode="General">
                        <c:v>548.91800000000001</c:v>
                      </c:pt>
                      <c:pt idx="6226" formatCode="General">
                        <c:v>548.928</c:v>
                      </c:pt>
                      <c:pt idx="6227" formatCode="General">
                        <c:v>548.93799999999999</c:v>
                      </c:pt>
                      <c:pt idx="6228" formatCode="General">
                        <c:v>548.94799999999998</c:v>
                      </c:pt>
                      <c:pt idx="6229" formatCode="General">
                        <c:v>548.95799999999997</c:v>
                      </c:pt>
                      <c:pt idx="6230" formatCode="General">
                        <c:v>548.96799999999996</c:v>
                      </c:pt>
                      <c:pt idx="6231" formatCode="General">
                        <c:v>548.97799999999995</c:v>
                      </c:pt>
                      <c:pt idx="6232" formatCode="General">
                        <c:v>548.98800000000006</c:v>
                      </c:pt>
                      <c:pt idx="6233" formatCode="General">
                        <c:v>548.99800000000005</c:v>
                      </c:pt>
                      <c:pt idx="6234" formatCode="General">
                        <c:v>549.00800000000004</c:v>
                      </c:pt>
                      <c:pt idx="6235" formatCode="General">
                        <c:v>549.01800000000003</c:v>
                      </c:pt>
                      <c:pt idx="6236" formatCode="General">
                        <c:v>549.02800000000002</c:v>
                      </c:pt>
                      <c:pt idx="6237" formatCode="General">
                        <c:v>549.03800000000001</c:v>
                      </c:pt>
                      <c:pt idx="6238" formatCode="General">
                        <c:v>549.048</c:v>
                      </c:pt>
                      <c:pt idx="6239" formatCode="General">
                        <c:v>549.05799999999999</c:v>
                      </c:pt>
                      <c:pt idx="6240" formatCode="General">
                        <c:v>549.06799999999998</c:v>
                      </c:pt>
                      <c:pt idx="6241" formatCode="General">
                        <c:v>549.07799999999997</c:v>
                      </c:pt>
                      <c:pt idx="6242" formatCode="General">
                        <c:v>549.08799999999997</c:v>
                      </c:pt>
                      <c:pt idx="6243" formatCode="General">
                        <c:v>549.09799999999996</c:v>
                      </c:pt>
                      <c:pt idx="6244" formatCode="General">
                        <c:v>549.10799999999995</c:v>
                      </c:pt>
                      <c:pt idx="6245" formatCode="General">
                        <c:v>549.11800000000005</c:v>
                      </c:pt>
                      <c:pt idx="6246" formatCode="General">
                        <c:v>549.12800000000004</c:v>
                      </c:pt>
                      <c:pt idx="6247" formatCode="General">
                        <c:v>549.13800000000003</c:v>
                      </c:pt>
                      <c:pt idx="6248" formatCode="General">
                        <c:v>549.14800000000002</c:v>
                      </c:pt>
                      <c:pt idx="6249" formatCode="General">
                        <c:v>549.15800000000002</c:v>
                      </c:pt>
                      <c:pt idx="6250" formatCode="General">
                        <c:v>549.16800000000001</c:v>
                      </c:pt>
                      <c:pt idx="6251" formatCode="General">
                        <c:v>549.178</c:v>
                      </c:pt>
                      <c:pt idx="6252" formatCode="General">
                        <c:v>549.18799999999999</c:v>
                      </c:pt>
                      <c:pt idx="6253" formatCode="General">
                        <c:v>549.19799999999998</c:v>
                      </c:pt>
                      <c:pt idx="6254" formatCode="General">
                        <c:v>549.20799999999997</c:v>
                      </c:pt>
                      <c:pt idx="6255" formatCode="General">
                        <c:v>549.21799999999996</c:v>
                      </c:pt>
                      <c:pt idx="6256" formatCode="General">
                        <c:v>549.22799999999995</c:v>
                      </c:pt>
                      <c:pt idx="6257" formatCode="General">
                        <c:v>549.23800000000006</c:v>
                      </c:pt>
                      <c:pt idx="6258" formatCode="General">
                        <c:v>549.24800000000005</c:v>
                      </c:pt>
                      <c:pt idx="6259" formatCode="General">
                        <c:v>549.25800000000004</c:v>
                      </c:pt>
                      <c:pt idx="6260" formatCode="General">
                        <c:v>549.26800000000003</c:v>
                      </c:pt>
                      <c:pt idx="6261" formatCode="General">
                        <c:v>549.27800000000002</c:v>
                      </c:pt>
                      <c:pt idx="6262" formatCode="General">
                        <c:v>549.28800000000001</c:v>
                      </c:pt>
                      <c:pt idx="6263" formatCode="General">
                        <c:v>549.298</c:v>
                      </c:pt>
                      <c:pt idx="6264" formatCode="General">
                        <c:v>549.30799999999999</c:v>
                      </c:pt>
                      <c:pt idx="6265" formatCode="General">
                        <c:v>549.31799999999998</c:v>
                      </c:pt>
                      <c:pt idx="6266" formatCode="General">
                        <c:v>549.32799999999997</c:v>
                      </c:pt>
                      <c:pt idx="6267" formatCode="General">
                        <c:v>549.33799999999997</c:v>
                      </c:pt>
                      <c:pt idx="6268" formatCode="General">
                        <c:v>549.34799999999996</c:v>
                      </c:pt>
                      <c:pt idx="6269" formatCode="General">
                        <c:v>549.35799999999995</c:v>
                      </c:pt>
                      <c:pt idx="6270" formatCode="General">
                        <c:v>549.36800000000005</c:v>
                      </c:pt>
                      <c:pt idx="6271" formatCode="General">
                        <c:v>549.37800000000004</c:v>
                      </c:pt>
                      <c:pt idx="6272" formatCode="General">
                        <c:v>549.38800000000003</c:v>
                      </c:pt>
                      <c:pt idx="6273" formatCode="General">
                        <c:v>549.39800000000002</c:v>
                      </c:pt>
                      <c:pt idx="6274" formatCode="General">
                        <c:v>549.40800000000002</c:v>
                      </c:pt>
                      <c:pt idx="6275" formatCode="General">
                        <c:v>549.41800000000001</c:v>
                      </c:pt>
                      <c:pt idx="6276" formatCode="General">
                        <c:v>549.428</c:v>
                      </c:pt>
                      <c:pt idx="6277" formatCode="General">
                        <c:v>549.43799999999999</c:v>
                      </c:pt>
                      <c:pt idx="6278" formatCode="General">
                        <c:v>549.44799999999998</c:v>
                      </c:pt>
                      <c:pt idx="6279" formatCode="General">
                        <c:v>549.45799999999997</c:v>
                      </c:pt>
                      <c:pt idx="6280" formatCode="General">
                        <c:v>549.46799999999996</c:v>
                      </c:pt>
                      <c:pt idx="6281" formatCode="General">
                        <c:v>549.47799999999995</c:v>
                      </c:pt>
                      <c:pt idx="6282" formatCode="General">
                        <c:v>549.48800000000006</c:v>
                      </c:pt>
                      <c:pt idx="6283" formatCode="General">
                        <c:v>549.49800000000005</c:v>
                      </c:pt>
                      <c:pt idx="6284" formatCode="General">
                        <c:v>549.50800000000004</c:v>
                      </c:pt>
                      <c:pt idx="6285" formatCode="General">
                        <c:v>549.51800000000003</c:v>
                      </c:pt>
                      <c:pt idx="6286" formatCode="General">
                        <c:v>549.52800000000002</c:v>
                      </c:pt>
                      <c:pt idx="6287" formatCode="General">
                        <c:v>549.53800000000001</c:v>
                      </c:pt>
                      <c:pt idx="6288" formatCode="General">
                        <c:v>549.548</c:v>
                      </c:pt>
                      <c:pt idx="6289" formatCode="General">
                        <c:v>549.55799999999999</c:v>
                      </c:pt>
                      <c:pt idx="6290" formatCode="General">
                        <c:v>549.56799999999998</c:v>
                      </c:pt>
                      <c:pt idx="6291" formatCode="General">
                        <c:v>549.57799999999997</c:v>
                      </c:pt>
                      <c:pt idx="6292" formatCode="General">
                        <c:v>549.58799999999997</c:v>
                      </c:pt>
                      <c:pt idx="6293" formatCode="General">
                        <c:v>549.59799999999996</c:v>
                      </c:pt>
                      <c:pt idx="6294" formatCode="General">
                        <c:v>549.60799999999995</c:v>
                      </c:pt>
                      <c:pt idx="6295" formatCode="General">
                        <c:v>549.61800000000005</c:v>
                      </c:pt>
                      <c:pt idx="6296" formatCode="General">
                        <c:v>549.62800000000004</c:v>
                      </c:pt>
                      <c:pt idx="6297" formatCode="General">
                        <c:v>549.63800000000003</c:v>
                      </c:pt>
                      <c:pt idx="6298" formatCode="General">
                        <c:v>549.64800000000002</c:v>
                      </c:pt>
                      <c:pt idx="6299" formatCode="General">
                        <c:v>549.65800000000002</c:v>
                      </c:pt>
                      <c:pt idx="6300" formatCode="General">
                        <c:v>549.66800000000001</c:v>
                      </c:pt>
                      <c:pt idx="6301" formatCode="General">
                        <c:v>549.678</c:v>
                      </c:pt>
                      <c:pt idx="6302" formatCode="General">
                        <c:v>549.68799999999999</c:v>
                      </c:pt>
                      <c:pt idx="6303" formatCode="General">
                        <c:v>549.69799999999998</c:v>
                      </c:pt>
                      <c:pt idx="6304" formatCode="General">
                        <c:v>549.70799999999997</c:v>
                      </c:pt>
                      <c:pt idx="6305" formatCode="General">
                        <c:v>549.71799999999996</c:v>
                      </c:pt>
                      <c:pt idx="6306" formatCode="General">
                        <c:v>549.72799999999995</c:v>
                      </c:pt>
                      <c:pt idx="6307" formatCode="General">
                        <c:v>549.73800000000006</c:v>
                      </c:pt>
                      <c:pt idx="6308" formatCode="General">
                        <c:v>549.74800000000005</c:v>
                      </c:pt>
                      <c:pt idx="6309" formatCode="General">
                        <c:v>549.75800000000004</c:v>
                      </c:pt>
                      <c:pt idx="6310" formatCode="General">
                        <c:v>549.76800000000003</c:v>
                      </c:pt>
                      <c:pt idx="6311" formatCode="General">
                        <c:v>549.77800000000002</c:v>
                      </c:pt>
                      <c:pt idx="6312" formatCode="General">
                        <c:v>549.78800000000001</c:v>
                      </c:pt>
                      <c:pt idx="6313" formatCode="General">
                        <c:v>549.798</c:v>
                      </c:pt>
                      <c:pt idx="6314" formatCode="General">
                        <c:v>549.80799999999999</c:v>
                      </c:pt>
                      <c:pt idx="6315" formatCode="General">
                        <c:v>549.81799999999998</c:v>
                      </c:pt>
                      <c:pt idx="6316" formatCode="General">
                        <c:v>549.82799999999997</c:v>
                      </c:pt>
                      <c:pt idx="6317" formatCode="General">
                        <c:v>549.83799999999997</c:v>
                      </c:pt>
                      <c:pt idx="6318" formatCode="General">
                        <c:v>549.84799999999996</c:v>
                      </c:pt>
                      <c:pt idx="6319" formatCode="General">
                        <c:v>549.85799999999995</c:v>
                      </c:pt>
                      <c:pt idx="6320" formatCode="General">
                        <c:v>549.86800000000005</c:v>
                      </c:pt>
                      <c:pt idx="6321" formatCode="General">
                        <c:v>549.87800000000004</c:v>
                      </c:pt>
                      <c:pt idx="6322" formatCode="General">
                        <c:v>549.88800000000003</c:v>
                      </c:pt>
                      <c:pt idx="6323" formatCode="General">
                        <c:v>549.89800000000002</c:v>
                      </c:pt>
                      <c:pt idx="6324" formatCode="General">
                        <c:v>549.90800000000002</c:v>
                      </c:pt>
                      <c:pt idx="6325" formatCode="General">
                        <c:v>549.91800000000001</c:v>
                      </c:pt>
                      <c:pt idx="6326" formatCode="General">
                        <c:v>549.928</c:v>
                      </c:pt>
                      <c:pt idx="6327" formatCode="General">
                        <c:v>549.93799999999999</c:v>
                      </c:pt>
                      <c:pt idx="6328" formatCode="General">
                        <c:v>549.94799999999998</c:v>
                      </c:pt>
                      <c:pt idx="6329" formatCode="General">
                        <c:v>549.95799999999997</c:v>
                      </c:pt>
                      <c:pt idx="6330" formatCode="General">
                        <c:v>549.96799999999996</c:v>
                      </c:pt>
                      <c:pt idx="6331" formatCode="General">
                        <c:v>549.97799999999995</c:v>
                      </c:pt>
                      <c:pt idx="6332" formatCode="General">
                        <c:v>549.98800000000006</c:v>
                      </c:pt>
                      <c:pt idx="6333" formatCode="General">
                        <c:v>549.99800000000005</c:v>
                      </c:pt>
                      <c:pt idx="6334" formatCode="General">
                        <c:v>550.00800000000004</c:v>
                      </c:pt>
                      <c:pt idx="6335" formatCode="General">
                        <c:v>550.01800000000003</c:v>
                      </c:pt>
                      <c:pt idx="6336" formatCode="General">
                        <c:v>550.02800000000002</c:v>
                      </c:pt>
                      <c:pt idx="6337" formatCode="General">
                        <c:v>550.03800000000001</c:v>
                      </c:pt>
                      <c:pt idx="6338" formatCode="General">
                        <c:v>550.048</c:v>
                      </c:pt>
                      <c:pt idx="6339" formatCode="General">
                        <c:v>550.05799999999999</c:v>
                      </c:pt>
                      <c:pt idx="6340" formatCode="General">
                        <c:v>550.06799999999998</c:v>
                      </c:pt>
                      <c:pt idx="6341" formatCode="General">
                        <c:v>550.07799999999997</c:v>
                      </c:pt>
                      <c:pt idx="6342" formatCode="General">
                        <c:v>550.08799999999997</c:v>
                      </c:pt>
                      <c:pt idx="6343" formatCode="General">
                        <c:v>550.09799999999996</c:v>
                      </c:pt>
                      <c:pt idx="6344" formatCode="General">
                        <c:v>550.10799999999995</c:v>
                      </c:pt>
                      <c:pt idx="6345" formatCode="General">
                        <c:v>550.11800000000005</c:v>
                      </c:pt>
                      <c:pt idx="6346" formatCode="General">
                        <c:v>550.12800000000004</c:v>
                      </c:pt>
                      <c:pt idx="6347" formatCode="General">
                        <c:v>550.13800000000003</c:v>
                      </c:pt>
                      <c:pt idx="6348" formatCode="General">
                        <c:v>550.14800000000002</c:v>
                      </c:pt>
                      <c:pt idx="6349" formatCode="General">
                        <c:v>550.15800000000002</c:v>
                      </c:pt>
                      <c:pt idx="6350" formatCode="General">
                        <c:v>550.16800000000001</c:v>
                      </c:pt>
                      <c:pt idx="6351" formatCode="General">
                        <c:v>550.178</c:v>
                      </c:pt>
                      <c:pt idx="6352" formatCode="General">
                        <c:v>550.18799999999999</c:v>
                      </c:pt>
                      <c:pt idx="6353" formatCode="General">
                        <c:v>550.19799999999998</c:v>
                      </c:pt>
                      <c:pt idx="6354" formatCode="General">
                        <c:v>550.20799999999997</c:v>
                      </c:pt>
                      <c:pt idx="6355" formatCode="General">
                        <c:v>550.21799999999996</c:v>
                      </c:pt>
                      <c:pt idx="6356" formatCode="General">
                        <c:v>550.22799999999995</c:v>
                      </c:pt>
                      <c:pt idx="6357" formatCode="General">
                        <c:v>550.23800000000006</c:v>
                      </c:pt>
                      <c:pt idx="6358" formatCode="General">
                        <c:v>550.24800000000005</c:v>
                      </c:pt>
                      <c:pt idx="6359" formatCode="General">
                        <c:v>550.25800000000004</c:v>
                      </c:pt>
                      <c:pt idx="6360" formatCode="General">
                        <c:v>550.26800000000003</c:v>
                      </c:pt>
                      <c:pt idx="6361" formatCode="General">
                        <c:v>550.27800000000002</c:v>
                      </c:pt>
                      <c:pt idx="6362" formatCode="General">
                        <c:v>550.28800000000001</c:v>
                      </c:pt>
                      <c:pt idx="6363" formatCode="General">
                        <c:v>550.298</c:v>
                      </c:pt>
                      <c:pt idx="6364" formatCode="General">
                        <c:v>550.30799999999999</c:v>
                      </c:pt>
                      <c:pt idx="6365" formatCode="General">
                        <c:v>550.31799999999998</c:v>
                      </c:pt>
                      <c:pt idx="6366" formatCode="General">
                        <c:v>550.32799999999997</c:v>
                      </c:pt>
                      <c:pt idx="6367" formatCode="General">
                        <c:v>550.33799999999997</c:v>
                      </c:pt>
                      <c:pt idx="6368" formatCode="General">
                        <c:v>550.34799999999996</c:v>
                      </c:pt>
                      <c:pt idx="6369" formatCode="General">
                        <c:v>550.35799999999995</c:v>
                      </c:pt>
                      <c:pt idx="6370" formatCode="General">
                        <c:v>550.36800000000005</c:v>
                      </c:pt>
                      <c:pt idx="6371" formatCode="General">
                        <c:v>550.37800000000004</c:v>
                      </c:pt>
                      <c:pt idx="6372" formatCode="General">
                        <c:v>550.38800000000003</c:v>
                      </c:pt>
                      <c:pt idx="6373" formatCode="General">
                        <c:v>550.39800000000002</c:v>
                      </c:pt>
                      <c:pt idx="6374" formatCode="General">
                        <c:v>550.40800000000002</c:v>
                      </c:pt>
                      <c:pt idx="6375" formatCode="General">
                        <c:v>550.41800000000001</c:v>
                      </c:pt>
                      <c:pt idx="6376" formatCode="General">
                        <c:v>550.428</c:v>
                      </c:pt>
                      <c:pt idx="6377" formatCode="General">
                        <c:v>550.43799999999999</c:v>
                      </c:pt>
                      <c:pt idx="6378" formatCode="General">
                        <c:v>550.44799999999998</c:v>
                      </c:pt>
                      <c:pt idx="6379" formatCode="General">
                        <c:v>550.45799999999997</c:v>
                      </c:pt>
                      <c:pt idx="6380" formatCode="General">
                        <c:v>550.46799999999996</c:v>
                      </c:pt>
                      <c:pt idx="6381" formatCode="General">
                        <c:v>550.47799999999995</c:v>
                      </c:pt>
                      <c:pt idx="6382" formatCode="General">
                        <c:v>550.48800000000006</c:v>
                      </c:pt>
                      <c:pt idx="6383" formatCode="General">
                        <c:v>550.49800000000005</c:v>
                      </c:pt>
                      <c:pt idx="6384" formatCode="General">
                        <c:v>550.50800000000004</c:v>
                      </c:pt>
                      <c:pt idx="6385" formatCode="General">
                        <c:v>550.51800000000003</c:v>
                      </c:pt>
                      <c:pt idx="6386" formatCode="General">
                        <c:v>550.52800000000002</c:v>
                      </c:pt>
                      <c:pt idx="6387" formatCode="General">
                        <c:v>550.53800000000001</c:v>
                      </c:pt>
                      <c:pt idx="6388" formatCode="General">
                        <c:v>550.548</c:v>
                      </c:pt>
                      <c:pt idx="6389" formatCode="General">
                        <c:v>550.55799999999999</c:v>
                      </c:pt>
                      <c:pt idx="6390" formatCode="General">
                        <c:v>550.56799999999998</c:v>
                      </c:pt>
                      <c:pt idx="6391" formatCode="General">
                        <c:v>550.57799999999997</c:v>
                      </c:pt>
                      <c:pt idx="6392" formatCode="General">
                        <c:v>550.58799999999997</c:v>
                      </c:pt>
                      <c:pt idx="6393" formatCode="General">
                        <c:v>550.59799999999996</c:v>
                      </c:pt>
                      <c:pt idx="6394" formatCode="General">
                        <c:v>550.60799999999995</c:v>
                      </c:pt>
                      <c:pt idx="6395" formatCode="General">
                        <c:v>550.61800000000005</c:v>
                      </c:pt>
                      <c:pt idx="6396" formatCode="General">
                        <c:v>550.62800000000004</c:v>
                      </c:pt>
                      <c:pt idx="6397" formatCode="General">
                        <c:v>550.63800000000003</c:v>
                      </c:pt>
                      <c:pt idx="6398" formatCode="General">
                        <c:v>550.64800000000002</c:v>
                      </c:pt>
                      <c:pt idx="6399" formatCode="General">
                        <c:v>550.65800000000002</c:v>
                      </c:pt>
                      <c:pt idx="6400" formatCode="General">
                        <c:v>550.66800000000001</c:v>
                      </c:pt>
                      <c:pt idx="6401" formatCode="General">
                        <c:v>550.678</c:v>
                      </c:pt>
                      <c:pt idx="6402" formatCode="General">
                        <c:v>550.68799999999999</c:v>
                      </c:pt>
                      <c:pt idx="6403" formatCode="General">
                        <c:v>550.69799999999998</c:v>
                      </c:pt>
                      <c:pt idx="6404" formatCode="General">
                        <c:v>550.70799999999997</c:v>
                      </c:pt>
                      <c:pt idx="6405" formatCode="General">
                        <c:v>550.71799999999996</c:v>
                      </c:pt>
                      <c:pt idx="6406" formatCode="General">
                        <c:v>550.72799999999995</c:v>
                      </c:pt>
                      <c:pt idx="6407" formatCode="General">
                        <c:v>550.73800000000006</c:v>
                      </c:pt>
                      <c:pt idx="6408" formatCode="General">
                        <c:v>550.74800000000005</c:v>
                      </c:pt>
                      <c:pt idx="6409" formatCode="General">
                        <c:v>550.75800000000004</c:v>
                      </c:pt>
                      <c:pt idx="6410" formatCode="General">
                        <c:v>550.76800000000003</c:v>
                      </c:pt>
                      <c:pt idx="6411" formatCode="General">
                        <c:v>550.77800000000002</c:v>
                      </c:pt>
                      <c:pt idx="6412" formatCode="General">
                        <c:v>550.78800000000001</c:v>
                      </c:pt>
                      <c:pt idx="6413" formatCode="General">
                        <c:v>550.798</c:v>
                      </c:pt>
                      <c:pt idx="6414" formatCode="General">
                        <c:v>550.80799999999999</c:v>
                      </c:pt>
                      <c:pt idx="6415" formatCode="General">
                        <c:v>550.81799999999998</c:v>
                      </c:pt>
                      <c:pt idx="6416" formatCode="General">
                        <c:v>550.82799999999997</c:v>
                      </c:pt>
                      <c:pt idx="6417" formatCode="General">
                        <c:v>550.83799999999997</c:v>
                      </c:pt>
                      <c:pt idx="6418" formatCode="General">
                        <c:v>550.84799999999996</c:v>
                      </c:pt>
                      <c:pt idx="6419" formatCode="General">
                        <c:v>550.85799999999995</c:v>
                      </c:pt>
                      <c:pt idx="6420" formatCode="General">
                        <c:v>550.86800000000005</c:v>
                      </c:pt>
                      <c:pt idx="6421" formatCode="General">
                        <c:v>550.87800000000004</c:v>
                      </c:pt>
                      <c:pt idx="6422" formatCode="General">
                        <c:v>550.88800000000003</c:v>
                      </c:pt>
                      <c:pt idx="6423" formatCode="General">
                        <c:v>550.89800000000002</c:v>
                      </c:pt>
                      <c:pt idx="6424" formatCode="General">
                        <c:v>550.90800000000002</c:v>
                      </c:pt>
                      <c:pt idx="6425" formatCode="General">
                        <c:v>550.91800000000001</c:v>
                      </c:pt>
                      <c:pt idx="6426" formatCode="General">
                        <c:v>550.928</c:v>
                      </c:pt>
                      <c:pt idx="6427" formatCode="General">
                        <c:v>550.93799999999999</c:v>
                      </c:pt>
                      <c:pt idx="6428" formatCode="General">
                        <c:v>550.94799999999998</c:v>
                      </c:pt>
                      <c:pt idx="6429" formatCode="General">
                        <c:v>550.95799999999997</c:v>
                      </c:pt>
                      <c:pt idx="6430" formatCode="General">
                        <c:v>550.96799999999996</c:v>
                      </c:pt>
                      <c:pt idx="6431" formatCode="General">
                        <c:v>550.97799999999995</c:v>
                      </c:pt>
                      <c:pt idx="6432" formatCode="General">
                        <c:v>550.98800000000006</c:v>
                      </c:pt>
                      <c:pt idx="6433" formatCode="General">
                        <c:v>550.99800000000005</c:v>
                      </c:pt>
                      <c:pt idx="6434" formatCode="General">
                        <c:v>551.00800000000004</c:v>
                      </c:pt>
                      <c:pt idx="6435" formatCode="General">
                        <c:v>551.01800000000003</c:v>
                      </c:pt>
                      <c:pt idx="6436" formatCode="General">
                        <c:v>551.02800000000002</c:v>
                      </c:pt>
                      <c:pt idx="6437" formatCode="General">
                        <c:v>551.03800000000001</c:v>
                      </c:pt>
                      <c:pt idx="6438" formatCode="General">
                        <c:v>551.048</c:v>
                      </c:pt>
                      <c:pt idx="6439" formatCode="General">
                        <c:v>551.05799999999999</c:v>
                      </c:pt>
                      <c:pt idx="6440" formatCode="General">
                        <c:v>551.06799999999998</c:v>
                      </c:pt>
                      <c:pt idx="6441" formatCode="General">
                        <c:v>551.07799999999997</c:v>
                      </c:pt>
                      <c:pt idx="6442" formatCode="General">
                        <c:v>551.08799999999997</c:v>
                      </c:pt>
                      <c:pt idx="6443" formatCode="General">
                        <c:v>551.09799999999996</c:v>
                      </c:pt>
                      <c:pt idx="6444" formatCode="General">
                        <c:v>551.10799999999995</c:v>
                      </c:pt>
                      <c:pt idx="6445" formatCode="General">
                        <c:v>551.11800000000005</c:v>
                      </c:pt>
                      <c:pt idx="6446" formatCode="General">
                        <c:v>551.12800000000004</c:v>
                      </c:pt>
                      <c:pt idx="6447" formatCode="General">
                        <c:v>551.13800000000003</c:v>
                      </c:pt>
                      <c:pt idx="6448" formatCode="General">
                        <c:v>551.14800000000002</c:v>
                      </c:pt>
                      <c:pt idx="6449" formatCode="General">
                        <c:v>551.15800000000002</c:v>
                      </c:pt>
                      <c:pt idx="6450" formatCode="General">
                        <c:v>551.16800000000001</c:v>
                      </c:pt>
                      <c:pt idx="6451" formatCode="General">
                        <c:v>551.178</c:v>
                      </c:pt>
                      <c:pt idx="6452" formatCode="General">
                        <c:v>551.18799999999999</c:v>
                      </c:pt>
                      <c:pt idx="6453" formatCode="General">
                        <c:v>551.19799999999998</c:v>
                      </c:pt>
                      <c:pt idx="6454" formatCode="General">
                        <c:v>551.20799999999997</c:v>
                      </c:pt>
                      <c:pt idx="6455" formatCode="General">
                        <c:v>551.21799999999996</c:v>
                      </c:pt>
                      <c:pt idx="6456" formatCode="General">
                        <c:v>551.22799999999995</c:v>
                      </c:pt>
                      <c:pt idx="6457" formatCode="General">
                        <c:v>551.23800000000006</c:v>
                      </c:pt>
                      <c:pt idx="6458" formatCode="General">
                        <c:v>551.24800000000005</c:v>
                      </c:pt>
                      <c:pt idx="6459" formatCode="General">
                        <c:v>551.25800000000004</c:v>
                      </c:pt>
                      <c:pt idx="6460" formatCode="General">
                        <c:v>551.26800000000003</c:v>
                      </c:pt>
                      <c:pt idx="6461" formatCode="General">
                        <c:v>551.27800000000002</c:v>
                      </c:pt>
                      <c:pt idx="6462" formatCode="General">
                        <c:v>551.28800000000001</c:v>
                      </c:pt>
                      <c:pt idx="6463" formatCode="General">
                        <c:v>551.298</c:v>
                      </c:pt>
                      <c:pt idx="6464" formatCode="General">
                        <c:v>551.30799999999999</c:v>
                      </c:pt>
                      <c:pt idx="6465" formatCode="General">
                        <c:v>551.31799999999998</c:v>
                      </c:pt>
                      <c:pt idx="6466" formatCode="General">
                        <c:v>551.32799999999997</c:v>
                      </c:pt>
                      <c:pt idx="6467" formatCode="General">
                        <c:v>551.33799999999997</c:v>
                      </c:pt>
                      <c:pt idx="6468" formatCode="General">
                        <c:v>551.34799999999996</c:v>
                      </c:pt>
                      <c:pt idx="6469" formatCode="General">
                        <c:v>551.35799999999995</c:v>
                      </c:pt>
                      <c:pt idx="6470" formatCode="General">
                        <c:v>551.36800000000005</c:v>
                      </c:pt>
                      <c:pt idx="6471" formatCode="General">
                        <c:v>551.37800000000004</c:v>
                      </c:pt>
                      <c:pt idx="6472" formatCode="General">
                        <c:v>551.38800000000003</c:v>
                      </c:pt>
                      <c:pt idx="6473" formatCode="General">
                        <c:v>551.39800000000002</c:v>
                      </c:pt>
                      <c:pt idx="6474" formatCode="General">
                        <c:v>551.40800000000002</c:v>
                      </c:pt>
                      <c:pt idx="6475" formatCode="General">
                        <c:v>551.41800000000001</c:v>
                      </c:pt>
                      <c:pt idx="6476" formatCode="General">
                        <c:v>551.428</c:v>
                      </c:pt>
                      <c:pt idx="6477" formatCode="General">
                        <c:v>551.43799999999999</c:v>
                      </c:pt>
                      <c:pt idx="6478" formatCode="General">
                        <c:v>551.44799999999998</c:v>
                      </c:pt>
                      <c:pt idx="6479" formatCode="General">
                        <c:v>551.45799999999997</c:v>
                      </c:pt>
                      <c:pt idx="6480" formatCode="General">
                        <c:v>551.46799999999996</c:v>
                      </c:pt>
                      <c:pt idx="6481" formatCode="General">
                        <c:v>551.47799999999995</c:v>
                      </c:pt>
                      <c:pt idx="6482" formatCode="General">
                        <c:v>551.48800000000006</c:v>
                      </c:pt>
                      <c:pt idx="6483" formatCode="General">
                        <c:v>551.49800000000005</c:v>
                      </c:pt>
                      <c:pt idx="6484" formatCode="General">
                        <c:v>551.50800000000004</c:v>
                      </c:pt>
                      <c:pt idx="6485" formatCode="General">
                        <c:v>551.51800000000003</c:v>
                      </c:pt>
                      <c:pt idx="6486" formatCode="General">
                        <c:v>551.52800000000002</c:v>
                      </c:pt>
                      <c:pt idx="6487" formatCode="General">
                        <c:v>551.53800000000001</c:v>
                      </c:pt>
                      <c:pt idx="6488" formatCode="General">
                        <c:v>551.548</c:v>
                      </c:pt>
                      <c:pt idx="6489" formatCode="General">
                        <c:v>551.55799999999999</c:v>
                      </c:pt>
                      <c:pt idx="6490" formatCode="General">
                        <c:v>551.56799999999998</c:v>
                      </c:pt>
                      <c:pt idx="6491" formatCode="General">
                        <c:v>551.57799999999997</c:v>
                      </c:pt>
                      <c:pt idx="6492" formatCode="General">
                        <c:v>551.58799999999997</c:v>
                      </c:pt>
                      <c:pt idx="6493" formatCode="General">
                        <c:v>551.59799999999996</c:v>
                      </c:pt>
                      <c:pt idx="6494" formatCode="General">
                        <c:v>551.60799999999995</c:v>
                      </c:pt>
                      <c:pt idx="6495" formatCode="General">
                        <c:v>551.61800000000005</c:v>
                      </c:pt>
                      <c:pt idx="6496" formatCode="General">
                        <c:v>551.62800000000004</c:v>
                      </c:pt>
                      <c:pt idx="6497" formatCode="General">
                        <c:v>551.63800000000003</c:v>
                      </c:pt>
                      <c:pt idx="6498" formatCode="General">
                        <c:v>551.64800000000002</c:v>
                      </c:pt>
                      <c:pt idx="6499" formatCode="General">
                        <c:v>551.65800000000002</c:v>
                      </c:pt>
                      <c:pt idx="6500" formatCode="General">
                        <c:v>551.66800000000001</c:v>
                      </c:pt>
                      <c:pt idx="6501" formatCode="General">
                        <c:v>551.678</c:v>
                      </c:pt>
                      <c:pt idx="6502" formatCode="General">
                        <c:v>551.68799999999999</c:v>
                      </c:pt>
                      <c:pt idx="6503" formatCode="General">
                        <c:v>551.69799999999998</c:v>
                      </c:pt>
                      <c:pt idx="6504" formatCode="General">
                        <c:v>551.70799999999997</c:v>
                      </c:pt>
                      <c:pt idx="6505" formatCode="General">
                        <c:v>551.71799999999996</c:v>
                      </c:pt>
                      <c:pt idx="6506" formatCode="General">
                        <c:v>551.72799999999995</c:v>
                      </c:pt>
                      <c:pt idx="6507" formatCode="General">
                        <c:v>551.73800000000006</c:v>
                      </c:pt>
                      <c:pt idx="6508" formatCode="General">
                        <c:v>551.74800000000005</c:v>
                      </c:pt>
                      <c:pt idx="6509" formatCode="General">
                        <c:v>551.75800000000004</c:v>
                      </c:pt>
                      <c:pt idx="6510" formatCode="General">
                        <c:v>551.76800000000003</c:v>
                      </c:pt>
                      <c:pt idx="6511" formatCode="General">
                        <c:v>551.77800000000002</c:v>
                      </c:pt>
                      <c:pt idx="6512" formatCode="General">
                        <c:v>551.78800000000001</c:v>
                      </c:pt>
                      <c:pt idx="6513" formatCode="General">
                        <c:v>551.798</c:v>
                      </c:pt>
                      <c:pt idx="6514" formatCode="General">
                        <c:v>551.80799999999999</c:v>
                      </c:pt>
                      <c:pt idx="6515" formatCode="General">
                        <c:v>551.81799999999998</c:v>
                      </c:pt>
                      <c:pt idx="6516" formatCode="General">
                        <c:v>551.82799999999997</c:v>
                      </c:pt>
                      <c:pt idx="6517" formatCode="General">
                        <c:v>551.83799999999997</c:v>
                      </c:pt>
                      <c:pt idx="6518" formatCode="General">
                        <c:v>551.84799999999996</c:v>
                      </c:pt>
                      <c:pt idx="6519" formatCode="General">
                        <c:v>551.85799999999995</c:v>
                      </c:pt>
                      <c:pt idx="6520" formatCode="General">
                        <c:v>551.86800000000005</c:v>
                      </c:pt>
                      <c:pt idx="6521" formatCode="General">
                        <c:v>551.87800000000004</c:v>
                      </c:pt>
                      <c:pt idx="6522" formatCode="General">
                        <c:v>551.88800000000003</c:v>
                      </c:pt>
                      <c:pt idx="6523" formatCode="General">
                        <c:v>551.89800000000002</c:v>
                      </c:pt>
                      <c:pt idx="6524" formatCode="General">
                        <c:v>551.90800000000002</c:v>
                      </c:pt>
                      <c:pt idx="6525" formatCode="General">
                        <c:v>551.91800000000001</c:v>
                      </c:pt>
                      <c:pt idx="6526" formatCode="General">
                        <c:v>551.928</c:v>
                      </c:pt>
                      <c:pt idx="6527" formatCode="General">
                        <c:v>551.93799999999999</c:v>
                      </c:pt>
                      <c:pt idx="6528" formatCode="General">
                        <c:v>551.94799999999998</c:v>
                      </c:pt>
                      <c:pt idx="6529" formatCode="General">
                        <c:v>551.95799999999997</c:v>
                      </c:pt>
                      <c:pt idx="6530" formatCode="General">
                        <c:v>551.96799999999996</c:v>
                      </c:pt>
                      <c:pt idx="6531" formatCode="General">
                        <c:v>551.97799999999995</c:v>
                      </c:pt>
                      <c:pt idx="6532" formatCode="General">
                        <c:v>551.98800000000006</c:v>
                      </c:pt>
                      <c:pt idx="6533" formatCode="General">
                        <c:v>551.99800000000005</c:v>
                      </c:pt>
                      <c:pt idx="6534" formatCode="General">
                        <c:v>552.00800000000004</c:v>
                      </c:pt>
                      <c:pt idx="6535" formatCode="General">
                        <c:v>552.01800000000003</c:v>
                      </c:pt>
                      <c:pt idx="6536" formatCode="General">
                        <c:v>552.02800000000002</c:v>
                      </c:pt>
                      <c:pt idx="6537" formatCode="General">
                        <c:v>552.03800000000001</c:v>
                      </c:pt>
                      <c:pt idx="6538" formatCode="General">
                        <c:v>552.048</c:v>
                      </c:pt>
                      <c:pt idx="6539" formatCode="General">
                        <c:v>552.05799999999999</c:v>
                      </c:pt>
                      <c:pt idx="6540" formatCode="General">
                        <c:v>552.06799999999998</c:v>
                      </c:pt>
                      <c:pt idx="6541" formatCode="General">
                        <c:v>552.07799999999997</c:v>
                      </c:pt>
                      <c:pt idx="6542" formatCode="General">
                        <c:v>552.08799999999997</c:v>
                      </c:pt>
                      <c:pt idx="6543" formatCode="General">
                        <c:v>552.09799999999996</c:v>
                      </c:pt>
                      <c:pt idx="6544" formatCode="General">
                        <c:v>552.10799999999995</c:v>
                      </c:pt>
                      <c:pt idx="6545" formatCode="General">
                        <c:v>552.11800000000005</c:v>
                      </c:pt>
                      <c:pt idx="6546" formatCode="General">
                        <c:v>552.12800000000004</c:v>
                      </c:pt>
                      <c:pt idx="6547" formatCode="General">
                        <c:v>552.13800000000003</c:v>
                      </c:pt>
                      <c:pt idx="6548" formatCode="General">
                        <c:v>552.14800000000002</c:v>
                      </c:pt>
                      <c:pt idx="6549" formatCode="General">
                        <c:v>552.15800000000002</c:v>
                      </c:pt>
                      <c:pt idx="6550" formatCode="General">
                        <c:v>552.16800000000001</c:v>
                      </c:pt>
                      <c:pt idx="6551" formatCode="General">
                        <c:v>552.178</c:v>
                      </c:pt>
                      <c:pt idx="6552" formatCode="General">
                        <c:v>552.18799999999999</c:v>
                      </c:pt>
                      <c:pt idx="6553" formatCode="General">
                        <c:v>552.19799999999998</c:v>
                      </c:pt>
                      <c:pt idx="6554" formatCode="General">
                        <c:v>552.20799999999997</c:v>
                      </c:pt>
                      <c:pt idx="6555" formatCode="General">
                        <c:v>552.21799999999996</c:v>
                      </c:pt>
                      <c:pt idx="6556" formatCode="General">
                        <c:v>552.22799999999995</c:v>
                      </c:pt>
                      <c:pt idx="6557" formatCode="General">
                        <c:v>552.23800000000006</c:v>
                      </c:pt>
                      <c:pt idx="6558" formatCode="General">
                        <c:v>552.24800000000005</c:v>
                      </c:pt>
                      <c:pt idx="6559" formatCode="General">
                        <c:v>552.25800000000004</c:v>
                      </c:pt>
                      <c:pt idx="6560" formatCode="General">
                        <c:v>552.26800000000003</c:v>
                      </c:pt>
                      <c:pt idx="6561" formatCode="General">
                        <c:v>552.27800000000002</c:v>
                      </c:pt>
                      <c:pt idx="6562" formatCode="General">
                        <c:v>552.28800000000001</c:v>
                      </c:pt>
                      <c:pt idx="6563" formatCode="General">
                        <c:v>552.298</c:v>
                      </c:pt>
                      <c:pt idx="6564" formatCode="General">
                        <c:v>552.30799999999999</c:v>
                      </c:pt>
                      <c:pt idx="6565" formatCode="General">
                        <c:v>552.31799999999998</c:v>
                      </c:pt>
                      <c:pt idx="6566" formatCode="General">
                        <c:v>552.32799999999997</c:v>
                      </c:pt>
                      <c:pt idx="6567" formatCode="General">
                        <c:v>552.33799999999997</c:v>
                      </c:pt>
                      <c:pt idx="6568" formatCode="General">
                        <c:v>552.34799999999996</c:v>
                      </c:pt>
                      <c:pt idx="6569" formatCode="General">
                        <c:v>552.35799999999995</c:v>
                      </c:pt>
                      <c:pt idx="6570" formatCode="General">
                        <c:v>552.36800000000005</c:v>
                      </c:pt>
                      <c:pt idx="6571" formatCode="General">
                        <c:v>552.37800000000004</c:v>
                      </c:pt>
                      <c:pt idx="6572" formatCode="General">
                        <c:v>552.38800000000003</c:v>
                      </c:pt>
                      <c:pt idx="6573" formatCode="General">
                        <c:v>552.39800000000002</c:v>
                      </c:pt>
                      <c:pt idx="6574" formatCode="General">
                        <c:v>552.40800000000002</c:v>
                      </c:pt>
                      <c:pt idx="6575" formatCode="General">
                        <c:v>552.41800000000001</c:v>
                      </c:pt>
                      <c:pt idx="6576" formatCode="General">
                        <c:v>552.428</c:v>
                      </c:pt>
                      <c:pt idx="6577" formatCode="General">
                        <c:v>552.43799999999999</c:v>
                      </c:pt>
                      <c:pt idx="6578" formatCode="General">
                        <c:v>552.44799999999998</c:v>
                      </c:pt>
                      <c:pt idx="6579" formatCode="General">
                        <c:v>552.45799999999997</c:v>
                      </c:pt>
                      <c:pt idx="6580" formatCode="General">
                        <c:v>552.46799999999996</c:v>
                      </c:pt>
                      <c:pt idx="6581" formatCode="General">
                        <c:v>552.47799999999995</c:v>
                      </c:pt>
                      <c:pt idx="6582" formatCode="General">
                        <c:v>552.48800000000006</c:v>
                      </c:pt>
                      <c:pt idx="6583" formatCode="General">
                        <c:v>552.49800000000005</c:v>
                      </c:pt>
                      <c:pt idx="6584" formatCode="General">
                        <c:v>552.50800000000004</c:v>
                      </c:pt>
                      <c:pt idx="6585" formatCode="General">
                        <c:v>552.51800000000003</c:v>
                      </c:pt>
                      <c:pt idx="6586" formatCode="General">
                        <c:v>552.52800000000002</c:v>
                      </c:pt>
                      <c:pt idx="6587" formatCode="General">
                        <c:v>552.53800000000001</c:v>
                      </c:pt>
                      <c:pt idx="6588" formatCode="General">
                        <c:v>552.548</c:v>
                      </c:pt>
                      <c:pt idx="6589" formatCode="General">
                        <c:v>552.55799999999999</c:v>
                      </c:pt>
                      <c:pt idx="6590" formatCode="General">
                        <c:v>552.56799999999998</c:v>
                      </c:pt>
                      <c:pt idx="6591" formatCode="General">
                        <c:v>552.57799999999997</c:v>
                      </c:pt>
                      <c:pt idx="6592" formatCode="General">
                        <c:v>552.58799999999997</c:v>
                      </c:pt>
                      <c:pt idx="6593" formatCode="General">
                        <c:v>552.59799999999996</c:v>
                      </c:pt>
                      <c:pt idx="6594" formatCode="General">
                        <c:v>552.60799999999995</c:v>
                      </c:pt>
                      <c:pt idx="6595" formatCode="General">
                        <c:v>552.61800000000005</c:v>
                      </c:pt>
                      <c:pt idx="6596" formatCode="General">
                        <c:v>552.62800000000004</c:v>
                      </c:pt>
                      <c:pt idx="6597" formatCode="General">
                        <c:v>552.63800000000003</c:v>
                      </c:pt>
                      <c:pt idx="6598" formatCode="General">
                        <c:v>552.64800000000002</c:v>
                      </c:pt>
                      <c:pt idx="6599" formatCode="General">
                        <c:v>552.65800000000002</c:v>
                      </c:pt>
                      <c:pt idx="6600" formatCode="General">
                        <c:v>552.66800000000001</c:v>
                      </c:pt>
                      <c:pt idx="6601" formatCode="General">
                        <c:v>552.678</c:v>
                      </c:pt>
                      <c:pt idx="6602" formatCode="General">
                        <c:v>552.68799999999999</c:v>
                      </c:pt>
                      <c:pt idx="6603" formatCode="General">
                        <c:v>552.69799999999998</c:v>
                      </c:pt>
                      <c:pt idx="6604" formatCode="General">
                        <c:v>552.70799999999997</c:v>
                      </c:pt>
                      <c:pt idx="6605" formatCode="General">
                        <c:v>552.71799999999996</c:v>
                      </c:pt>
                      <c:pt idx="6606" formatCode="General">
                        <c:v>552.72799999999995</c:v>
                      </c:pt>
                      <c:pt idx="6607" formatCode="General">
                        <c:v>552.73800000000006</c:v>
                      </c:pt>
                      <c:pt idx="6608" formatCode="General">
                        <c:v>552.74800000000005</c:v>
                      </c:pt>
                      <c:pt idx="6609" formatCode="General">
                        <c:v>552.75800000000004</c:v>
                      </c:pt>
                      <c:pt idx="6610" formatCode="General">
                        <c:v>552.76800000000003</c:v>
                      </c:pt>
                      <c:pt idx="6611" formatCode="General">
                        <c:v>552.77800000000002</c:v>
                      </c:pt>
                      <c:pt idx="6612" formatCode="General">
                        <c:v>552.78800000000001</c:v>
                      </c:pt>
                      <c:pt idx="6613" formatCode="General">
                        <c:v>552.798</c:v>
                      </c:pt>
                      <c:pt idx="6614" formatCode="General">
                        <c:v>552.80799999999999</c:v>
                      </c:pt>
                      <c:pt idx="6615" formatCode="General">
                        <c:v>552.81799999999998</c:v>
                      </c:pt>
                      <c:pt idx="6616" formatCode="General">
                        <c:v>552.82799999999997</c:v>
                      </c:pt>
                      <c:pt idx="6617" formatCode="General">
                        <c:v>552.83799999999997</c:v>
                      </c:pt>
                      <c:pt idx="6618" formatCode="General">
                        <c:v>552.84799999999996</c:v>
                      </c:pt>
                      <c:pt idx="6619" formatCode="General">
                        <c:v>552.85799999999995</c:v>
                      </c:pt>
                      <c:pt idx="6620" formatCode="General">
                        <c:v>552.86800000000005</c:v>
                      </c:pt>
                      <c:pt idx="6621" formatCode="General">
                        <c:v>552.87800000000004</c:v>
                      </c:pt>
                      <c:pt idx="6622" formatCode="General">
                        <c:v>552.88800000000003</c:v>
                      </c:pt>
                      <c:pt idx="6623" formatCode="General">
                        <c:v>552.89800000000002</c:v>
                      </c:pt>
                      <c:pt idx="6624" formatCode="General">
                        <c:v>552.90800000000002</c:v>
                      </c:pt>
                      <c:pt idx="6625" formatCode="General">
                        <c:v>552.91800000000001</c:v>
                      </c:pt>
                      <c:pt idx="6626" formatCode="General">
                        <c:v>552.928</c:v>
                      </c:pt>
                      <c:pt idx="6627" formatCode="General">
                        <c:v>552.93799999999999</c:v>
                      </c:pt>
                      <c:pt idx="6628" formatCode="General">
                        <c:v>552.94399999999996</c:v>
                      </c:pt>
                      <c:pt idx="6629" formatCode="General">
                        <c:v>552.94399999999996</c:v>
                      </c:pt>
                      <c:pt idx="6630" formatCode="General">
                        <c:v>553.94399999999996</c:v>
                      </c:pt>
                      <c:pt idx="6631" formatCode="General">
                        <c:v>554.94399999999996</c:v>
                      </c:pt>
                      <c:pt idx="6632" formatCode="General">
                        <c:v>555.94399999999996</c:v>
                      </c:pt>
                      <c:pt idx="6633" formatCode="General">
                        <c:v>556.94399999999996</c:v>
                      </c:pt>
                      <c:pt idx="6634" formatCode="General">
                        <c:v>557.94399999999996</c:v>
                      </c:pt>
                      <c:pt idx="6635" formatCode="General">
                        <c:v>558.94399999999996</c:v>
                      </c:pt>
                      <c:pt idx="6636" formatCode="General">
                        <c:v>559.94399999999996</c:v>
                      </c:pt>
                      <c:pt idx="6637" formatCode="General">
                        <c:v>560.94399999999996</c:v>
                      </c:pt>
                      <c:pt idx="6638" formatCode="General">
                        <c:v>561.94399999999996</c:v>
                      </c:pt>
                      <c:pt idx="6639" formatCode="General">
                        <c:v>562.94399999999996</c:v>
                      </c:pt>
                      <c:pt idx="6640" formatCode="General">
                        <c:v>563.94399999999996</c:v>
                      </c:pt>
                      <c:pt idx="6641" formatCode="General">
                        <c:v>564.94399999999996</c:v>
                      </c:pt>
                      <c:pt idx="6642" formatCode="General">
                        <c:v>565.94399999999996</c:v>
                      </c:pt>
                      <c:pt idx="6643" formatCode="General">
                        <c:v>566.94399999999996</c:v>
                      </c:pt>
                      <c:pt idx="6644" formatCode="General">
                        <c:v>567.94399999999996</c:v>
                      </c:pt>
                      <c:pt idx="6645" formatCode="General">
                        <c:v>568.94399999999996</c:v>
                      </c:pt>
                      <c:pt idx="6646" formatCode="General">
                        <c:v>569.94399999999996</c:v>
                      </c:pt>
                      <c:pt idx="6647" formatCode="General">
                        <c:v>570.94399999999996</c:v>
                      </c:pt>
                      <c:pt idx="6648" formatCode="General">
                        <c:v>571.94399999999996</c:v>
                      </c:pt>
                      <c:pt idx="6649" formatCode="General">
                        <c:v>572.94399999999996</c:v>
                      </c:pt>
                      <c:pt idx="6650" formatCode="General">
                        <c:v>573.94399999999996</c:v>
                      </c:pt>
                      <c:pt idx="6651" formatCode="General">
                        <c:v>574.94399999999996</c:v>
                      </c:pt>
                      <c:pt idx="6652" formatCode="General">
                        <c:v>575.94399999999996</c:v>
                      </c:pt>
                      <c:pt idx="6653" formatCode="General">
                        <c:v>576.94399999999996</c:v>
                      </c:pt>
                      <c:pt idx="6654" formatCode="General">
                        <c:v>577.94399999999996</c:v>
                      </c:pt>
                      <c:pt idx="6655" formatCode="General">
                        <c:v>578.94399999999996</c:v>
                      </c:pt>
                      <c:pt idx="6656" formatCode="General">
                        <c:v>579.94399999999996</c:v>
                      </c:pt>
                      <c:pt idx="6657" formatCode="General">
                        <c:v>580.94399999999996</c:v>
                      </c:pt>
                      <c:pt idx="6658" formatCode="General">
                        <c:v>581.94399999999996</c:v>
                      </c:pt>
                      <c:pt idx="6659" formatCode="General">
                        <c:v>582.94399999999996</c:v>
                      </c:pt>
                      <c:pt idx="6660" formatCode="General">
                        <c:v>583.94399999999996</c:v>
                      </c:pt>
                      <c:pt idx="6661" formatCode="General">
                        <c:v>584.94399999999996</c:v>
                      </c:pt>
                      <c:pt idx="6662" formatCode="General">
                        <c:v>585.94399999999996</c:v>
                      </c:pt>
                      <c:pt idx="6663" formatCode="General">
                        <c:v>586.94399999999996</c:v>
                      </c:pt>
                      <c:pt idx="6664" formatCode="General">
                        <c:v>587.94399999999996</c:v>
                      </c:pt>
                      <c:pt idx="6665" formatCode="General">
                        <c:v>588.94399999999996</c:v>
                      </c:pt>
                      <c:pt idx="6666" formatCode="General">
                        <c:v>589.94399999999996</c:v>
                      </c:pt>
                      <c:pt idx="6667" formatCode="General">
                        <c:v>590.94399999999996</c:v>
                      </c:pt>
                      <c:pt idx="6668" formatCode="General">
                        <c:v>591.94399999999996</c:v>
                      </c:pt>
                      <c:pt idx="6669" formatCode="General">
                        <c:v>592.94399999999996</c:v>
                      </c:pt>
                      <c:pt idx="6670" formatCode="General">
                        <c:v>593.94399999999996</c:v>
                      </c:pt>
                      <c:pt idx="6671" formatCode="General">
                        <c:v>594.94399999999996</c:v>
                      </c:pt>
                      <c:pt idx="6672" formatCode="General">
                        <c:v>595.94399999999996</c:v>
                      </c:pt>
                      <c:pt idx="6673" formatCode="General">
                        <c:v>596.94399999999996</c:v>
                      </c:pt>
                      <c:pt idx="6674" formatCode="General">
                        <c:v>597.94399999999996</c:v>
                      </c:pt>
                      <c:pt idx="6675" formatCode="General">
                        <c:v>598.94399999999996</c:v>
                      </c:pt>
                      <c:pt idx="6676" formatCode="General">
                        <c:v>599.94399999999996</c:v>
                      </c:pt>
                      <c:pt idx="6677" formatCode="General">
                        <c:v>600.94399999999996</c:v>
                      </c:pt>
                      <c:pt idx="6678" formatCode="General">
                        <c:v>601.94399999999996</c:v>
                      </c:pt>
                      <c:pt idx="6679" formatCode="General">
                        <c:v>602.94399999999996</c:v>
                      </c:pt>
                      <c:pt idx="6680" formatCode="General">
                        <c:v>603.94399999999996</c:v>
                      </c:pt>
                      <c:pt idx="6681" formatCode="General">
                        <c:v>604.94399999999996</c:v>
                      </c:pt>
                      <c:pt idx="6682" formatCode="General">
                        <c:v>605.94399999999996</c:v>
                      </c:pt>
                      <c:pt idx="6683" formatCode="General">
                        <c:v>606.94399999999996</c:v>
                      </c:pt>
                      <c:pt idx="6684" formatCode="General">
                        <c:v>607.94399999999996</c:v>
                      </c:pt>
                      <c:pt idx="6685" formatCode="General">
                        <c:v>608.94399999999996</c:v>
                      </c:pt>
                      <c:pt idx="6686" formatCode="General">
                        <c:v>609.94399999999996</c:v>
                      </c:pt>
                      <c:pt idx="6687" formatCode="General">
                        <c:v>610.94399999999996</c:v>
                      </c:pt>
                      <c:pt idx="6688" formatCode="General">
                        <c:v>611.94399999999996</c:v>
                      </c:pt>
                      <c:pt idx="6689" formatCode="General">
                        <c:v>612.94399999999996</c:v>
                      </c:pt>
                      <c:pt idx="6690" formatCode="General">
                        <c:v>613.94399999999996</c:v>
                      </c:pt>
                      <c:pt idx="6691" formatCode="General">
                        <c:v>614.94399999999996</c:v>
                      </c:pt>
                      <c:pt idx="6692" formatCode="General">
                        <c:v>615.94399999999996</c:v>
                      </c:pt>
                      <c:pt idx="6693" formatCode="General">
                        <c:v>616.94399999999996</c:v>
                      </c:pt>
                      <c:pt idx="6694" formatCode="General">
                        <c:v>617.94399999999996</c:v>
                      </c:pt>
                      <c:pt idx="6695" formatCode="General">
                        <c:v>618.94399999999996</c:v>
                      </c:pt>
                      <c:pt idx="6696" formatCode="General">
                        <c:v>619.94399999999996</c:v>
                      </c:pt>
                      <c:pt idx="6697" formatCode="General">
                        <c:v>620.94399999999996</c:v>
                      </c:pt>
                      <c:pt idx="6698" formatCode="General">
                        <c:v>621.94399999999996</c:v>
                      </c:pt>
                      <c:pt idx="6699" formatCode="General">
                        <c:v>622.94399999999996</c:v>
                      </c:pt>
                      <c:pt idx="6700" formatCode="General">
                        <c:v>623.15899999999999</c:v>
                      </c:pt>
                      <c:pt idx="6701" formatCode="General">
                        <c:v>623.15899999999999</c:v>
                      </c:pt>
                      <c:pt idx="6702" formatCode="General">
                        <c:v>623.16899999999998</c:v>
                      </c:pt>
                      <c:pt idx="6703" formatCode="General">
                        <c:v>623.17899999999997</c:v>
                      </c:pt>
                      <c:pt idx="6704" formatCode="General">
                        <c:v>623.18899999999996</c:v>
                      </c:pt>
                      <c:pt idx="6705" formatCode="General">
                        <c:v>623.19899999999996</c:v>
                      </c:pt>
                      <c:pt idx="6706" formatCode="General">
                        <c:v>623.20899999999995</c:v>
                      </c:pt>
                      <c:pt idx="6707" formatCode="General">
                        <c:v>623.21900000000005</c:v>
                      </c:pt>
                      <c:pt idx="6708" formatCode="General">
                        <c:v>623.22900000000004</c:v>
                      </c:pt>
                      <c:pt idx="6709" formatCode="General">
                        <c:v>623.23900000000003</c:v>
                      </c:pt>
                      <c:pt idx="6710" formatCode="General">
                        <c:v>623.24900000000002</c:v>
                      </c:pt>
                      <c:pt idx="6711" formatCode="General">
                        <c:v>623.25900000000001</c:v>
                      </c:pt>
                      <c:pt idx="6712" formatCode="General">
                        <c:v>623.26900000000001</c:v>
                      </c:pt>
                      <c:pt idx="6713" formatCode="General">
                        <c:v>623.279</c:v>
                      </c:pt>
                      <c:pt idx="6714" formatCode="General">
                        <c:v>623.28899999999999</c:v>
                      </c:pt>
                      <c:pt idx="6715" formatCode="General">
                        <c:v>623.29899999999998</c:v>
                      </c:pt>
                      <c:pt idx="6716" formatCode="General">
                        <c:v>623.30899999999997</c:v>
                      </c:pt>
                      <c:pt idx="6717" formatCode="General">
                        <c:v>623.31899999999996</c:v>
                      </c:pt>
                      <c:pt idx="6718" formatCode="General">
                        <c:v>623.32899999999995</c:v>
                      </c:pt>
                      <c:pt idx="6719" formatCode="General">
                        <c:v>623.33900000000006</c:v>
                      </c:pt>
                      <c:pt idx="6720" formatCode="General">
                        <c:v>623.34900000000005</c:v>
                      </c:pt>
                      <c:pt idx="6721" formatCode="General">
                        <c:v>623.35900000000004</c:v>
                      </c:pt>
                      <c:pt idx="6722" formatCode="General">
                        <c:v>623.36900000000003</c:v>
                      </c:pt>
                      <c:pt idx="6723" formatCode="General">
                        <c:v>623.37900000000002</c:v>
                      </c:pt>
                      <c:pt idx="6724" formatCode="General">
                        <c:v>623.38900000000001</c:v>
                      </c:pt>
                      <c:pt idx="6725" formatCode="General">
                        <c:v>623.399</c:v>
                      </c:pt>
                      <c:pt idx="6726" formatCode="General">
                        <c:v>623.40899999999999</c:v>
                      </c:pt>
                      <c:pt idx="6727" formatCode="General">
                        <c:v>623.41899999999998</c:v>
                      </c:pt>
                      <c:pt idx="6728" formatCode="General">
                        <c:v>623.42899999999997</c:v>
                      </c:pt>
                      <c:pt idx="6729" formatCode="General">
                        <c:v>623.43899999999996</c:v>
                      </c:pt>
                      <c:pt idx="6730" formatCode="General">
                        <c:v>623.44899999999996</c:v>
                      </c:pt>
                      <c:pt idx="6731" formatCode="General">
                        <c:v>623.45899999999995</c:v>
                      </c:pt>
                      <c:pt idx="6732" formatCode="General">
                        <c:v>623.46900000000005</c:v>
                      </c:pt>
                      <c:pt idx="6733" formatCode="General">
                        <c:v>623.47900000000004</c:v>
                      </c:pt>
                      <c:pt idx="6734" formatCode="General">
                        <c:v>623.48900000000003</c:v>
                      </c:pt>
                      <c:pt idx="6735" formatCode="General">
                        <c:v>623.49900000000002</c:v>
                      </c:pt>
                      <c:pt idx="6736" formatCode="General">
                        <c:v>623.50900000000001</c:v>
                      </c:pt>
                      <c:pt idx="6737" formatCode="General">
                        <c:v>623.51900000000001</c:v>
                      </c:pt>
                      <c:pt idx="6738" formatCode="General">
                        <c:v>623.529</c:v>
                      </c:pt>
                      <c:pt idx="6739" formatCode="General">
                        <c:v>623.53899999999999</c:v>
                      </c:pt>
                      <c:pt idx="6740" formatCode="General">
                        <c:v>623.54899999999998</c:v>
                      </c:pt>
                      <c:pt idx="6741" formatCode="General">
                        <c:v>623.55899999999997</c:v>
                      </c:pt>
                      <c:pt idx="6742" formatCode="General">
                        <c:v>623.56899999999996</c:v>
                      </c:pt>
                      <c:pt idx="6743" formatCode="General">
                        <c:v>623.57899999999995</c:v>
                      </c:pt>
                      <c:pt idx="6744" formatCode="General">
                        <c:v>623.58900000000006</c:v>
                      </c:pt>
                      <c:pt idx="6745" formatCode="General">
                        <c:v>623.59900000000005</c:v>
                      </c:pt>
                      <c:pt idx="6746" formatCode="General">
                        <c:v>623.60900000000004</c:v>
                      </c:pt>
                      <c:pt idx="6747" formatCode="General">
                        <c:v>623.61900000000003</c:v>
                      </c:pt>
                      <c:pt idx="6748" formatCode="General">
                        <c:v>623.62900000000002</c:v>
                      </c:pt>
                      <c:pt idx="6749" formatCode="General">
                        <c:v>623.63900000000001</c:v>
                      </c:pt>
                      <c:pt idx="6750" formatCode="General">
                        <c:v>623.649</c:v>
                      </c:pt>
                      <c:pt idx="6751" formatCode="General">
                        <c:v>623.65899999999999</c:v>
                      </c:pt>
                      <c:pt idx="6752" formatCode="General">
                        <c:v>623.66899999999998</c:v>
                      </c:pt>
                      <c:pt idx="6753" formatCode="General">
                        <c:v>623.67899999999997</c:v>
                      </c:pt>
                      <c:pt idx="6754" formatCode="General">
                        <c:v>623.68899999999996</c:v>
                      </c:pt>
                      <c:pt idx="6755" formatCode="General">
                        <c:v>623.69899999999996</c:v>
                      </c:pt>
                      <c:pt idx="6756" formatCode="General">
                        <c:v>623.70899999999995</c:v>
                      </c:pt>
                      <c:pt idx="6757" formatCode="General">
                        <c:v>623.71900000000005</c:v>
                      </c:pt>
                      <c:pt idx="6758" formatCode="General">
                        <c:v>623.72900000000004</c:v>
                      </c:pt>
                      <c:pt idx="6759" formatCode="General">
                        <c:v>623.73900000000003</c:v>
                      </c:pt>
                      <c:pt idx="6760" formatCode="General">
                        <c:v>623.74900000000002</c:v>
                      </c:pt>
                      <c:pt idx="6761" formatCode="General">
                        <c:v>623.75900000000001</c:v>
                      </c:pt>
                      <c:pt idx="6762" formatCode="General">
                        <c:v>623.76900000000001</c:v>
                      </c:pt>
                      <c:pt idx="6763" formatCode="General">
                        <c:v>623.779</c:v>
                      </c:pt>
                      <c:pt idx="6764" formatCode="General">
                        <c:v>623.78899999999999</c:v>
                      </c:pt>
                      <c:pt idx="6765" formatCode="General">
                        <c:v>623.79899999999998</c:v>
                      </c:pt>
                      <c:pt idx="6766" formatCode="General">
                        <c:v>623.80899999999997</c:v>
                      </c:pt>
                      <c:pt idx="6767" formatCode="General">
                        <c:v>623.81899999999996</c:v>
                      </c:pt>
                      <c:pt idx="6768" formatCode="General">
                        <c:v>623.82899999999995</c:v>
                      </c:pt>
                      <c:pt idx="6769" formatCode="General">
                        <c:v>623.83900000000006</c:v>
                      </c:pt>
                      <c:pt idx="6770" formatCode="General">
                        <c:v>623.84900000000005</c:v>
                      </c:pt>
                      <c:pt idx="6771" formatCode="General">
                        <c:v>623.85900000000004</c:v>
                      </c:pt>
                      <c:pt idx="6772" formatCode="General">
                        <c:v>623.86900000000003</c:v>
                      </c:pt>
                      <c:pt idx="6773" formatCode="General">
                        <c:v>623.87900000000002</c:v>
                      </c:pt>
                      <c:pt idx="6774" formatCode="General">
                        <c:v>623.88900000000001</c:v>
                      </c:pt>
                      <c:pt idx="6775" formatCode="General">
                        <c:v>623.899</c:v>
                      </c:pt>
                      <c:pt idx="6776" formatCode="General">
                        <c:v>623.90899999999999</c:v>
                      </c:pt>
                      <c:pt idx="6777" formatCode="General">
                        <c:v>623.91899999999998</c:v>
                      </c:pt>
                      <c:pt idx="6778" formatCode="General">
                        <c:v>623.92899999999997</c:v>
                      </c:pt>
                      <c:pt idx="6779" formatCode="General">
                        <c:v>623.93899999999996</c:v>
                      </c:pt>
                      <c:pt idx="6780" formatCode="General">
                        <c:v>623.94899999999996</c:v>
                      </c:pt>
                      <c:pt idx="6781" formatCode="General">
                        <c:v>623.95899999999995</c:v>
                      </c:pt>
                      <c:pt idx="6782" formatCode="General">
                        <c:v>623.96900000000005</c:v>
                      </c:pt>
                      <c:pt idx="6783" formatCode="General">
                        <c:v>623.97900000000004</c:v>
                      </c:pt>
                      <c:pt idx="6784" formatCode="General">
                        <c:v>623.98900000000003</c:v>
                      </c:pt>
                      <c:pt idx="6785" formatCode="General">
                        <c:v>623.99900000000002</c:v>
                      </c:pt>
                      <c:pt idx="6786" formatCode="General">
                        <c:v>624.00900000000001</c:v>
                      </c:pt>
                      <c:pt idx="6787" formatCode="General">
                        <c:v>624.01900000000001</c:v>
                      </c:pt>
                      <c:pt idx="6788" formatCode="General">
                        <c:v>624.029</c:v>
                      </c:pt>
                      <c:pt idx="6789" formatCode="General">
                        <c:v>624.03899999999999</c:v>
                      </c:pt>
                      <c:pt idx="6790" formatCode="General">
                        <c:v>624.04899999999998</c:v>
                      </c:pt>
                      <c:pt idx="6791" formatCode="General">
                        <c:v>624.05899999999997</c:v>
                      </c:pt>
                      <c:pt idx="6792" formatCode="General">
                        <c:v>624.06899999999996</c:v>
                      </c:pt>
                      <c:pt idx="6793" formatCode="General">
                        <c:v>624.07899999999995</c:v>
                      </c:pt>
                      <c:pt idx="6794" formatCode="General">
                        <c:v>624.08900000000006</c:v>
                      </c:pt>
                      <c:pt idx="6795" formatCode="General">
                        <c:v>624.09900000000005</c:v>
                      </c:pt>
                      <c:pt idx="6796" formatCode="General">
                        <c:v>624.10900000000004</c:v>
                      </c:pt>
                      <c:pt idx="6797" formatCode="General">
                        <c:v>624.11900000000003</c:v>
                      </c:pt>
                      <c:pt idx="6798" formatCode="General">
                        <c:v>624.12900000000002</c:v>
                      </c:pt>
                      <c:pt idx="6799" formatCode="General">
                        <c:v>624.13900000000001</c:v>
                      </c:pt>
                      <c:pt idx="6800" formatCode="General">
                        <c:v>624.149</c:v>
                      </c:pt>
                      <c:pt idx="6801" formatCode="General">
                        <c:v>624.15899999999999</c:v>
                      </c:pt>
                      <c:pt idx="6802" formatCode="General">
                        <c:v>624.16899999999998</c:v>
                      </c:pt>
                      <c:pt idx="6803" formatCode="General">
                        <c:v>624.17899999999997</c:v>
                      </c:pt>
                      <c:pt idx="6804" formatCode="General">
                        <c:v>624.18899999999996</c:v>
                      </c:pt>
                      <c:pt idx="6805" formatCode="General">
                        <c:v>624.19899999999996</c:v>
                      </c:pt>
                      <c:pt idx="6806" formatCode="General">
                        <c:v>624.20899999999995</c:v>
                      </c:pt>
                      <c:pt idx="6807" formatCode="General">
                        <c:v>624.21900000000005</c:v>
                      </c:pt>
                      <c:pt idx="6808" formatCode="General">
                        <c:v>624.22900000000004</c:v>
                      </c:pt>
                      <c:pt idx="6809" formatCode="General">
                        <c:v>624.23900000000003</c:v>
                      </c:pt>
                      <c:pt idx="6810" formatCode="General">
                        <c:v>624.24900000000002</c:v>
                      </c:pt>
                      <c:pt idx="6811" formatCode="General">
                        <c:v>624.25900000000001</c:v>
                      </c:pt>
                      <c:pt idx="6812" formatCode="General">
                        <c:v>624.26900000000001</c:v>
                      </c:pt>
                      <c:pt idx="6813" formatCode="General">
                        <c:v>624.279</c:v>
                      </c:pt>
                      <c:pt idx="6814" formatCode="General">
                        <c:v>624.28899999999999</c:v>
                      </c:pt>
                      <c:pt idx="6815" formatCode="General">
                        <c:v>624.29899999999998</c:v>
                      </c:pt>
                      <c:pt idx="6816" formatCode="General">
                        <c:v>624.30899999999997</c:v>
                      </c:pt>
                      <c:pt idx="6817" formatCode="General">
                        <c:v>624.31899999999996</c:v>
                      </c:pt>
                      <c:pt idx="6818" formatCode="General">
                        <c:v>624.32899999999995</c:v>
                      </c:pt>
                      <c:pt idx="6819" formatCode="General">
                        <c:v>624.33900000000006</c:v>
                      </c:pt>
                      <c:pt idx="6820" formatCode="General">
                        <c:v>624.34900000000005</c:v>
                      </c:pt>
                      <c:pt idx="6821" formatCode="General">
                        <c:v>624.35900000000004</c:v>
                      </c:pt>
                      <c:pt idx="6822" formatCode="General">
                        <c:v>624.36900000000003</c:v>
                      </c:pt>
                      <c:pt idx="6823" formatCode="General">
                        <c:v>624.37900000000002</c:v>
                      </c:pt>
                      <c:pt idx="6824" formatCode="General">
                        <c:v>624.38900000000001</c:v>
                      </c:pt>
                      <c:pt idx="6825" formatCode="General">
                        <c:v>624.399</c:v>
                      </c:pt>
                      <c:pt idx="6826" formatCode="General">
                        <c:v>624.40899999999999</c:v>
                      </c:pt>
                      <c:pt idx="6827" formatCode="General">
                        <c:v>624.41899999999998</c:v>
                      </c:pt>
                      <c:pt idx="6828" formatCode="General">
                        <c:v>624.42899999999997</c:v>
                      </c:pt>
                      <c:pt idx="6829" formatCode="General">
                        <c:v>624.43899999999996</c:v>
                      </c:pt>
                      <c:pt idx="6830" formatCode="General">
                        <c:v>624.44899999999996</c:v>
                      </c:pt>
                      <c:pt idx="6831" formatCode="General">
                        <c:v>624.45899999999995</c:v>
                      </c:pt>
                      <c:pt idx="6832" formatCode="General">
                        <c:v>624.46900000000005</c:v>
                      </c:pt>
                      <c:pt idx="6833" formatCode="General">
                        <c:v>624.47900000000004</c:v>
                      </c:pt>
                      <c:pt idx="6834" formatCode="General">
                        <c:v>624.48900000000003</c:v>
                      </c:pt>
                      <c:pt idx="6835" formatCode="General">
                        <c:v>624.49900000000002</c:v>
                      </c:pt>
                      <c:pt idx="6836" formatCode="General">
                        <c:v>624.50900000000001</c:v>
                      </c:pt>
                      <c:pt idx="6837" formatCode="General">
                        <c:v>624.51900000000001</c:v>
                      </c:pt>
                      <c:pt idx="6838" formatCode="General">
                        <c:v>624.529</c:v>
                      </c:pt>
                      <c:pt idx="6839" formatCode="General">
                        <c:v>624.53899999999999</c:v>
                      </c:pt>
                      <c:pt idx="6840" formatCode="General">
                        <c:v>624.54899999999998</c:v>
                      </c:pt>
                      <c:pt idx="6841" formatCode="General">
                        <c:v>624.55899999999997</c:v>
                      </c:pt>
                      <c:pt idx="6842" formatCode="General">
                        <c:v>624.56899999999996</c:v>
                      </c:pt>
                      <c:pt idx="6843" formatCode="General">
                        <c:v>624.57899999999995</c:v>
                      </c:pt>
                      <c:pt idx="6844" formatCode="General">
                        <c:v>624.58900000000006</c:v>
                      </c:pt>
                      <c:pt idx="6845" formatCode="General">
                        <c:v>624.59900000000005</c:v>
                      </c:pt>
                      <c:pt idx="6846" formatCode="General">
                        <c:v>624.60900000000004</c:v>
                      </c:pt>
                      <c:pt idx="6847" formatCode="General">
                        <c:v>624.61900000000003</c:v>
                      </c:pt>
                      <c:pt idx="6848" formatCode="General">
                        <c:v>624.62900000000002</c:v>
                      </c:pt>
                      <c:pt idx="6849" formatCode="General">
                        <c:v>624.63900000000001</c:v>
                      </c:pt>
                      <c:pt idx="6850" formatCode="General">
                        <c:v>624.649</c:v>
                      </c:pt>
                      <c:pt idx="6851" formatCode="General">
                        <c:v>624.65899999999999</c:v>
                      </c:pt>
                      <c:pt idx="6852" formatCode="General">
                        <c:v>624.66899999999998</c:v>
                      </c:pt>
                      <c:pt idx="6853" formatCode="General">
                        <c:v>624.67899999999997</c:v>
                      </c:pt>
                      <c:pt idx="6854" formatCode="General">
                        <c:v>624.68899999999996</c:v>
                      </c:pt>
                      <c:pt idx="6855" formatCode="General">
                        <c:v>624.69899999999996</c:v>
                      </c:pt>
                      <c:pt idx="6856" formatCode="General">
                        <c:v>624.70899999999995</c:v>
                      </c:pt>
                      <c:pt idx="6857" formatCode="General">
                        <c:v>624.71900000000005</c:v>
                      </c:pt>
                      <c:pt idx="6858" formatCode="General">
                        <c:v>624.72900000000004</c:v>
                      </c:pt>
                      <c:pt idx="6859" formatCode="General">
                        <c:v>624.73900000000003</c:v>
                      </c:pt>
                      <c:pt idx="6860" formatCode="General">
                        <c:v>624.74900000000002</c:v>
                      </c:pt>
                      <c:pt idx="6861" formatCode="General">
                        <c:v>624.75900000000001</c:v>
                      </c:pt>
                      <c:pt idx="6862" formatCode="General">
                        <c:v>624.76900000000001</c:v>
                      </c:pt>
                      <c:pt idx="6863" formatCode="General">
                        <c:v>624.779</c:v>
                      </c:pt>
                      <c:pt idx="6864" formatCode="General">
                        <c:v>624.78899999999999</c:v>
                      </c:pt>
                      <c:pt idx="6865" formatCode="General">
                        <c:v>624.79899999999998</c:v>
                      </c:pt>
                      <c:pt idx="6866" formatCode="General">
                        <c:v>624.80899999999997</c:v>
                      </c:pt>
                      <c:pt idx="6867" formatCode="General">
                        <c:v>624.81899999999996</c:v>
                      </c:pt>
                      <c:pt idx="6868" formatCode="General">
                        <c:v>624.82899999999995</c:v>
                      </c:pt>
                      <c:pt idx="6869" formatCode="General">
                        <c:v>624.83900000000006</c:v>
                      </c:pt>
                      <c:pt idx="6870" formatCode="General">
                        <c:v>624.84900000000005</c:v>
                      </c:pt>
                      <c:pt idx="6871" formatCode="General">
                        <c:v>624.85900000000004</c:v>
                      </c:pt>
                      <c:pt idx="6872" formatCode="General">
                        <c:v>624.86900000000003</c:v>
                      </c:pt>
                      <c:pt idx="6873" formatCode="General">
                        <c:v>624.87900000000002</c:v>
                      </c:pt>
                      <c:pt idx="6874" formatCode="General">
                        <c:v>624.88900000000001</c:v>
                      </c:pt>
                      <c:pt idx="6875" formatCode="General">
                        <c:v>624.899</c:v>
                      </c:pt>
                      <c:pt idx="6876" formatCode="General">
                        <c:v>624.90899999999999</c:v>
                      </c:pt>
                      <c:pt idx="6877" formatCode="General">
                        <c:v>624.91899999999998</c:v>
                      </c:pt>
                      <c:pt idx="6878" formatCode="General">
                        <c:v>624.92899999999997</c:v>
                      </c:pt>
                      <c:pt idx="6879" formatCode="General">
                        <c:v>624.93899999999996</c:v>
                      </c:pt>
                      <c:pt idx="6880" formatCode="General">
                        <c:v>624.94899999999996</c:v>
                      </c:pt>
                      <c:pt idx="6881" formatCode="General">
                        <c:v>624.95899999999995</c:v>
                      </c:pt>
                      <c:pt idx="6882" formatCode="General">
                        <c:v>624.96900000000005</c:v>
                      </c:pt>
                      <c:pt idx="6883" formatCode="General">
                        <c:v>624.97900000000004</c:v>
                      </c:pt>
                      <c:pt idx="6884" formatCode="General">
                        <c:v>624.98900000000003</c:v>
                      </c:pt>
                      <c:pt idx="6885" formatCode="General">
                        <c:v>624.99900000000002</c:v>
                      </c:pt>
                      <c:pt idx="6886" formatCode="General">
                        <c:v>625.00900000000001</c:v>
                      </c:pt>
                      <c:pt idx="6887" formatCode="General">
                        <c:v>625.01900000000001</c:v>
                      </c:pt>
                      <c:pt idx="6888" formatCode="General">
                        <c:v>625.029</c:v>
                      </c:pt>
                      <c:pt idx="6889" formatCode="General">
                        <c:v>625.03899999999999</c:v>
                      </c:pt>
                      <c:pt idx="6890" formatCode="General">
                        <c:v>625.04899999999998</c:v>
                      </c:pt>
                      <c:pt idx="6891" formatCode="General">
                        <c:v>625.05899999999997</c:v>
                      </c:pt>
                      <c:pt idx="6892" formatCode="General">
                        <c:v>625.06899999999996</c:v>
                      </c:pt>
                      <c:pt idx="6893" formatCode="General">
                        <c:v>625.07899999999995</c:v>
                      </c:pt>
                      <c:pt idx="6894" formatCode="General">
                        <c:v>625.08900000000006</c:v>
                      </c:pt>
                      <c:pt idx="6895" formatCode="General">
                        <c:v>625.09900000000005</c:v>
                      </c:pt>
                      <c:pt idx="6896" formatCode="General">
                        <c:v>625.10900000000004</c:v>
                      </c:pt>
                      <c:pt idx="6897" formatCode="General">
                        <c:v>625.11900000000003</c:v>
                      </c:pt>
                      <c:pt idx="6898" formatCode="General">
                        <c:v>625.12900000000002</c:v>
                      </c:pt>
                      <c:pt idx="6899" formatCode="General">
                        <c:v>625.13900000000001</c:v>
                      </c:pt>
                      <c:pt idx="6900" formatCode="General">
                        <c:v>625.149</c:v>
                      </c:pt>
                      <c:pt idx="6901" formatCode="General">
                        <c:v>625.15899999999999</c:v>
                      </c:pt>
                      <c:pt idx="6902" formatCode="General">
                        <c:v>625.16899999999998</c:v>
                      </c:pt>
                      <c:pt idx="6903" formatCode="General">
                        <c:v>625.17899999999997</c:v>
                      </c:pt>
                      <c:pt idx="6904" formatCode="General">
                        <c:v>625.18899999999996</c:v>
                      </c:pt>
                      <c:pt idx="6905" formatCode="General">
                        <c:v>625.19899999999996</c:v>
                      </c:pt>
                      <c:pt idx="6906" formatCode="General">
                        <c:v>625.20899999999995</c:v>
                      </c:pt>
                      <c:pt idx="6907" formatCode="General">
                        <c:v>625.21900000000005</c:v>
                      </c:pt>
                      <c:pt idx="6908" formatCode="General">
                        <c:v>625.22900000000004</c:v>
                      </c:pt>
                      <c:pt idx="6909" formatCode="General">
                        <c:v>625.23900000000003</c:v>
                      </c:pt>
                      <c:pt idx="6910" formatCode="General">
                        <c:v>625.24900000000002</c:v>
                      </c:pt>
                      <c:pt idx="6911" formatCode="General">
                        <c:v>625.25900000000001</c:v>
                      </c:pt>
                      <c:pt idx="6912" formatCode="General">
                        <c:v>625.26900000000001</c:v>
                      </c:pt>
                      <c:pt idx="6913" formatCode="General">
                        <c:v>625.279</c:v>
                      </c:pt>
                      <c:pt idx="6914" formatCode="General">
                        <c:v>625.28899999999999</c:v>
                      </c:pt>
                      <c:pt idx="6915" formatCode="General">
                        <c:v>625.29899999999998</c:v>
                      </c:pt>
                      <c:pt idx="6916" formatCode="General">
                        <c:v>625.30899999999997</c:v>
                      </c:pt>
                      <c:pt idx="6917" formatCode="General">
                        <c:v>625.31899999999996</c:v>
                      </c:pt>
                      <c:pt idx="6918" formatCode="General">
                        <c:v>625.32899999999995</c:v>
                      </c:pt>
                      <c:pt idx="6919" formatCode="General">
                        <c:v>625.33900000000006</c:v>
                      </c:pt>
                      <c:pt idx="6920" formatCode="General">
                        <c:v>625.34900000000005</c:v>
                      </c:pt>
                      <c:pt idx="6921" formatCode="General">
                        <c:v>625.35900000000004</c:v>
                      </c:pt>
                      <c:pt idx="6922" formatCode="General">
                        <c:v>625.36900000000003</c:v>
                      </c:pt>
                      <c:pt idx="6923" formatCode="General">
                        <c:v>625.37900000000002</c:v>
                      </c:pt>
                      <c:pt idx="6924" formatCode="General">
                        <c:v>625.38900000000001</c:v>
                      </c:pt>
                      <c:pt idx="6925" formatCode="General">
                        <c:v>625.399</c:v>
                      </c:pt>
                      <c:pt idx="6926" formatCode="General">
                        <c:v>625.40899999999999</c:v>
                      </c:pt>
                      <c:pt idx="6927" formatCode="General">
                        <c:v>625.41899999999998</c:v>
                      </c:pt>
                      <c:pt idx="6928" formatCode="General">
                        <c:v>625.42899999999997</c:v>
                      </c:pt>
                      <c:pt idx="6929" formatCode="General">
                        <c:v>625.43899999999996</c:v>
                      </c:pt>
                      <c:pt idx="6930" formatCode="General">
                        <c:v>625.44899999999996</c:v>
                      </c:pt>
                      <c:pt idx="6931" formatCode="General">
                        <c:v>625.45899999999995</c:v>
                      </c:pt>
                      <c:pt idx="6932" formatCode="General">
                        <c:v>625.46900000000005</c:v>
                      </c:pt>
                      <c:pt idx="6933" formatCode="General">
                        <c:v>625.47900000000004</c:v>
                      </c:pt>
                      <c:pt idx="6934" formatCode="General">
                        <c:v>625.48900000000003</c:v>
                      </c:pt>
                      <c:pt idx="6935" formatCode="General">
                        <c:v>625.49900000000002</c:v>
                      </c:pt>
                      <c:pt idx="6936" formatCode="General">
                        <c:v>625.50900000000001</c:v>
                      </c:pt>
                      <c:pt idx="6937" formatCode="General">
                        <c:v>625.51900000000001</c:v>
                      </c:pt>
                      <c:pt idx="6938" formatCode="General">
                        <c:v>625.529</c:v>
                      </c:pt>
                      <c:pt idx="6939" formatCode="General">
                        <c:v>625.53899999999999</c:v>
                      </c:pt>
                      <c:pt idx="6940" formatCode="General">
                        <c:v>625.54899999999998</c:v>
                      </c:pt>
                      <c:pt idx="6941" formatCode="General">
                        <c:v>625.55899999999997</c:v>
                      </c:pt>
                      <c:pt idx="6942" formatCode="General">
                        <c:v>625.56899999999996</c:v>
                      </c:pt>
                      <c:pt idx="6943" formatCode="General">
                        <c:v>625.57899999999995</c:v>
                      </c:pt>
                      <c:pt idx="6944" formatCode="General">
                        <c:v>625.58900000000006</c:v>
                      </c:pt>
                      <c:pt idx="6945" formatCode="General">
                        <c:v>625.59900000000005</c:v>
                      </c:pt>
                      <c:pt idx="6946" formatCode="General">
                        <c:v>625.60900000000004</c:v>
                      </c:pt>
                      <c:pt idx="6947" formatCode="General">
                        <c:v>625.61900000000003</c:v>
                      </c:pt>
                      <c:pt idx="6948" formatCode="General">
                        <c:v>625.62900000000002</c:v>
                      </c:pt>
                      <c:pt idx="6949" formatCode="General">
                        <c:v>625.63900000000001</c:v>
                      </c:pt>
                      <c:pt idx="6950" formatCode="General">
                        <c:v>625.649</c:v>
                      </c:pt>
                      <c:pt idx="6951" formatCode="General">
                        <c:v>625.65899999999999</c:v>
                      </c:pt>
                      <c:pt idx="6952" formatCode="General">
                        <c:v>625.66899999999998</c:v>
                      </c:pt>
                      <c:pt idx="6953" formatCode="General">
                        <c:v>625.67899999999997</c:v>
                      </c:pt>
                      <c:pt idx="6954" formatCode="General">
                        <c:v>625.68899999999996</c:v>
                      </c:pt>
                      <c:pt idx="6955" formatCode="General">
                        <c:v>625.69899999999996</c:v>
                      </c:pt>
                      <c:pt idx="6956" formatCode="General">
                        <c:v>625.70899999999995</c:v>
                      </c:pt>
                      <c:pt idx="6957" formatCode="General">
                        <c:v>625.71900000000005</c:v>
                      </c:pt>
                      <c:pt idx="6958" formatCode="General">
                        <c:v>625.72900000000004</c:v>
                      </c:pt>
                      <c:pt idx="6959" formatCode="General">
                        <c:v>625.73900000000003</c:v>
                      </c:pt>
                      <c:pt idx="6960" formatCode="General">
                        <c:v>625.74900000000002</c:v>
                      </c:pt>
                      <c:pt idx="6961" formatCode="General">
                        <c:v>625.75900000000001</c:v>
                      </c:pt>
                      <c:pt idx="6962" formatCode="General">
                        <c:v>625.76900000000001</c:v>
                      </c:pt>
                      <c:pt idx="6963" formatCode="General">
                        <c:v>625.779</c:v>
                      </c:pt>
                      <c:pt idx="6964" formatCode="General">
                        <c:v>625.78899999999999</c:v>
                      </c:pt>
                      <c:pt idx="6965" formatCode="General">
                        <c:v>625.79899999999998</c:v>
                      </c:pt>
                      <c:pt idx="6966" formatCode="General">
                        <c:v>625.80899999999997</c:v>
                      </c:pt>
                      <c:pt idx="6967" formatCode="General">
                        <c:v>625.81899999999996</c:v>
                      </c:pt>
                      <c:pt idx="6968" formatCode="General">
                        <c:v>625.82899999999995</c:v>
                      </c:pt>
                      <c:pt idx="6969" formatCode="General">
                        <c:v>625.83900000000006</c:v>
                      </c:pt>
                      <c:pt idx="6970" formatCode="General">
                        <c:v>625.84900000000005</c:v>
                      </c:pt>
                      <c:pt idx="6971" formatCode="General">
                        <c:v>625.85900000000004</c:v>
                      </c:pt>
                      <c:pt idx="6972" formatCode="General">
                        <c:v>625.86900000000003</c:v>
                      </c:pt>
                      <c:pt idx="6973" formatCode="General">
                        <c:v>625.87900000000002</c:v>
                      </c:pt>
                      <c:pt idx="6974" formatCode="General">
                        <c:v>625.88900000000001</c:v>
                      </c:pt>
                      <c:pt idx="6975" formatCode="General">
                        <c:v>625.899</c:v>
                      </c:pt>
                      <c:pt idx="6976" formatCode="General">
                        <c:v>625.90899999999999</c:v>
                      </c:pt>
                      <c:pt idx="6977" formatCode="General">
                        <c:v>625.91899999999998</c:v>
                      </c:pt>
                      <c:pt idx="6978" formatCode="General">
                        <c:v>625.92899999999997</c:v>
                      </c:pt>
                      <c:pt idx="6979" formatCode="General">
                        <c:v>625.93899999999996</c:v>
                      </c:pt>
                      <c:pt idx="6980" formatCode="General">
                        <c:v>625.94899999999996</c:v>
                      </c:pt>
                      <c:pt idx="6981" formatCode="General">
                        <c:v>625.95899999999995</c:v>
                      </c:pt>
                      <c:pt idx="6982" formatCode="General">
                        <c:v>625.96900000000005</c:v>
                      </c:pt>
                      <c:pt idx="6983" formatCode="General">
                        <c:v>625.97900000000004</c:v>
                      </c:pt>
                      <c:pt idx="6984" formatCode="General">
                        <c:v>625.98900000000003</c:v>
                      </c:pt>
                      <c:pt idx="6985" formatCode="General">
                        <c:v>625.99900000000002</c:v>
                      </c:pt>
                      <c:pt idx="6986" formatCode="General">
                        <c:v>626.00900000000001</c:v>
                      </c:pt>
                      <c:pt idx="6987" formatCode="General">
                        <c:v>626.01900000000001</c:v>
                      </c:pt>
                      <c:pt idx="6988" formatCode="General">
                        <c:v>626.029</c:v>
                      </c:pt>
                      <c:pt idx="6989" formatCode="General">
                        <c:v>626.03899999999999</c:v>
                      </c:pt>
                      <c:pt idx="6990" formatCode="General">
                        <c:v>626.04899999999998</c:v>
                      </c:pt>
                      <c:pt idx="6991" formatCode="General">
                        <c:v>626.05899999999997</c:v>
                      </c:pt>
                      <c:pt idx="6992" formatCode="General">
                        <c:v>626.06899999999996</c:v>
                      </c:pt>
                      <c:pt idx="6993" formatCode="General">
                        <c:v>626.07899999999995</c:v>
                      </c:pt>
                      <c:pt idx="6994" formatCode="General">
                        <c:v>626.08900000000006</c:v>
                      </c:pt>
                      <c:pt idx="6995" formatCode="General">
                        <c:v>626.09900000000005</c:v>
                      </c:pt>
                      <c:pt idx="6996" formatCode="General">
                        <c:v>626.10900000000004</c:v>
                      </c:pt>
                      <c:pt idx="6997" formatCode="General">
                        <c:v>626.11900000000003</c:v>
                      </c:pt>
                      <c:pt idx="6998" formatCode="General">
                        <c:v>626.12900000000002</c:v>
                      </c:pt>
                      <c:pt idx="6999" formatCode="General">
                        <c:v>626.13900000000001</c:v>
                      </c:pt>
                      <c:pt idx="7000" formatCode="General">
                        <c:v>626.149</c:v>
                      </c:pt>
                      <c:pt idx="7001" formatCode="General">
                        <c:v>626.15899999999999</c:v>
                      </c:pt>
                      <c:pt idx="7002" formatCode="General">
                        <c:v>626.16899999999998</c:v>
                      </c:pt>
                      <c:pt idx="7003" formatCode="General">
                        <c:v>626.17899999999997</c:v>
                      </c:pt>
                      <c:pt idx="7004" formatCode="General">
                        <c:v>626.18899999999996</c:v>
                      </c:pt>
                      <c:pt idx="7005" formatCode="General">
                        <c:v>626.19899999999996</c:v>
                      </c:pt>
                      <c:pt idx="7006" formatCode="General">
                        <c:v>626.20899999999995</c:v>
                      </c:pt>
                      <c:pt idx="7007" formatCode="General">
                        <c:v>626.21900000000005</c:v>
                      </c:pt>
                      <c:pt idx="7008" formatCode="General">
                        <c:v>626.22900000000004</c:v>
                      </c:pt>
                      <c:pt idx="7009" formatCode="General">
                        <c:v>626.23900000000003</c:v>
                      </c:pt>
                      <c:pt idx="7010" formatCode="General">
                        <c:v>626.24900000000002</c:v>
                      </c:pt>
                      <c:pt idx="7011" formatCode="General">
                        <c:v>626.25900000000001</c:v>
                      </c:pt>
                      <c:pt idx="7012" formatCode="General">
                        <c:v>626.26900000000001</c:v>
                      </c:pt>
                      <c:pt idx="7013" formatCode="General">
                        <c:v>626.279</c:v>
                      </c:pt>
                      <c:pt idx="7014" formatCode="General">
                        <c:v>626.28899999999999</c:v>
                      </c:pt>
                      <c:pt idx="7015" formatCode="General">
                        <c:v>626.29899999999998</c:v>
                      </c:pt>
                      <c:pt idx="7016" formatCode="General">
                        <c:v>626.30899999999997</c:v>
                      </c:pt>
                      <c:pt idx="7017" formatCode="General">
                        <c:v>626.31899999999996</c:v>
                      </c:pt>
                      <c:pt idx="7018" formatCode="General">
                        <c:v>626.32899999999995</c:v>
                      </c:pt>
                      <c:pt idx="7019" formatCode="General">
                        <c:v>626.33900000000006</c:v>
                      </c:pt>
                      <c:pt idx="7020" formatCode="General">
                        <c:v>626.34900000000005</c:v>
                      </c:pt>
                      <c:pt idx="7021" formatCode="General">
                        <c:v>626.35900000000004</c:v>
                      </c:pt>
                      <c:pt idx="7022" formatCode="General">
                        <c:v>626.36900000000003</c:v>
                      </c:pt>
                      <c:pt idx="7023" formatCode="General">
                        <c:v>626.37900000000002</c:v>
                      </c:pt>
                      <c:pt idx="7024" formatCode="General">
                        <c:v>626.38900000000001</c:v>
                      </c:pt>
                      <c:pt idx="7025" formatCode="General">
                        <c:v>626.399</c:v>
                      </c:pt>
                      <c:pt idx="7026" formatCode="General">
                        <c:v>626.40899999999999</c:v>
                      </c:pt>
                      <c:pt idx="7027" formatCode="General">
                        <c:v>626.41899999999998</c:v>
                      </c:pt>
                      <c:pt idx="7028" formatCode="General">
                        <c:v>626.42899999999997</c:v>
                      </c:pt>
                      <c:pt idx="7029" formatCode="General">
                        <c:v>626.43899999999996</c:v>
                      </c:pt>
                      <c:pt idx="7030" formatCode="General">
                        <c:v>626.44899999999996</c:v>
                      </c:pt>
                      <c:pt idx="7031" formatCode="General">
                        <c:v>626.45899999999995</c:v>
                      </c:pt>
                      <c:pt idx="7032" formatCode="General">
                        <c:v>626.46900000000005</c:v>
                      </c:pt>
                      <c:pt idx="7033" formatCode="General">
                        <c:v>626.47900000000004</c:v>
                      </c:pt>
                      <c:pt idx="7034" formatCode="General">
                        <c:v>626.48900000000003</c:v>
                      </c:pt>
                      <c:pt idx="7035" formatCode="General">
                        <c:v>626.49900000000002</c:v>
                      </c:pt>
                      <c:pt idx="7036" formatCode="General">
                        <c:v>626.50900000000001</c:v>
                      </c:pt>
                      <c:pt idx="7037" formatCode="General">
                        <c:v>626.51900000000001</c:v>
                      </c:pt>
                      <c:pt idx="7038" formatCode="General">
                        <c:v>626.529</c:v>
                      </c:pt>
                      <c:pt idx="7039" formatCode="General">
                        <c:v>626.53899999999999</c:v>
                      </c:pt>
                      <c:pt idx="7040" formatCode="General">
                        <c:v>626.54899999999998</c:v>
                      </c:pt>
                      <c:pt idx="7041" formatCode="General">
                        <c:v>626.55899999999997</c:v>
                      </c:pt>
                      <c:pt idx="7042" formatCode="General">
                        <c:v>626.56899999999996</c:v>
                      </c:pt>
                      <c:pt idx="7043" formatCode="General">
                        <c:v>626.57899999999995</c:v>
                      </c:pt>
                      <c:pt idx="7044" formatCode="General">
                        <c:v>626.58900000000006</c:v>
                      </c:pt>
                      <c:pt idx="7045" formatCode="General">
                        <c:v>626.59900000000005</c:v>
                      </c:pt>
                      <c:pt idx="7046" formatCode="General">
                        <c:v>626.60900000000004</c:v>
                      </c:pt>
                      <c:pt idx="7047" formatCode="General">
                        <c:v>626.61900000000003</c:v>
                      </c:pt>
                      <c:pt idx="7048" formatCode="General">
                        <c:v>626.62900000000002</c:v>
                      </c:pt>
                      <c:pt idx="7049" formatCode="General">
                        <c:v>626.63900000000001</c:v>
                      </c:pt>
                      <c:pt idx="7050" formatCode="General">
                        <c:v>626.649</c:v>
                      </c:pt>
                      <c:pt idx="7051" formatCode="General">
                        <c:v>626.65899999999999</c:v>
                      </c:pt>
                      <c:pt idx="7052" formatCode="General">
                        <c:v>626.66899999999998</c:v>
                      </c:pt>
                      <c:pt idx="7053" formatCode="General">
                        <c:v>626.67899999999997</c:v>
                      </c:pt>
                      <c:pt idx="7054" formatCode="General">
                        <c:v>626.68899999999996</c:v>
                      </c:pt>
                      <c:pt idx="7055" formatCode="General">
                        <c:v>626.69899999999996</c:v>
                      </c:pt>
                      <c:pt idx="7056" formatCode="General">
                        <c:v>626.70899999999995</c:v>
                      </c:pt>
                      <c:pt idx="7057" formatCode="General">
                        <c:v>626.71900000000005</c:v>
                      </c:pt>
                      <c:pt idx="7058" formatCode="General">
                        <c:v>626.72900000000004</c:v>
                      </c:pt>
                      <c:pt idx="7059" formatCode="General">
                        <c:v>626.73900000000003</c:v>
                      </c:pt>
                      <c:pt idx="7060" formatCode="General">
                        <c:v>626.74900000000002</c:v>
                      </c:pt>
                      <c:pt idx="7061" formatCode="General">
                        <c:v>626.75900000000001</c:v>
                      </c:pt>
                      <c:pt idx="7062" formatCode="General">
                        <c:v>626.76900000000001</c:v>
                      </c:pt>
                      <c:pt idx="7063" formatCode="General">
                        <c:v>626.779</c:v>
                      </c:pt>
                      <c:pt idx="7064" formatCode="General">
                        <c:v>626.78899999999999</c:v>
                      </c:pt>
                      <c:pt idx="7065" formatCode="General">
                        <c:v>626.79899999999998</c:v>
                      </c:pt>
                      <c:pt idx="7066" formatCode="General">
                        <c:v>626.80899999999997</c:v>
                      </c:pt>
                      <c:pt idx="7067" formatCode="General">
                        <c:v>626.81899999999996</c:v>
                      </c:pt>
                      <c:pt idx="7068" formatCode="General">
                        <c:v>626.82899999999995</c:v>
                      </c:pt>
                      <c:pt idx="7069" formatCode="General">
                        <c:v>626.83900000000006</c:v>
                      </c:pt>
                      <c:pt idx="7070" formatCode="General">
                        <c:v>626.84900000000005</c:v>
                      </c:pt>
                      <c:pt idx="7071" formatCode="General">
                        <c:v>626.85900000000004</c:v>
                      </c:pt>
                      <c:pt idx="7072" formatCode="General">
                        <c:v>626.86900000000003</c:v>
                      </c:pt>
                      <c:pt idx="7073" formatCode="General">
                        <c:v>626.87900000000002</c:v>
                      </c:pt>
                      <c:pt idx="7074" formatCode="General">
                        <c:v>626.88900000000001</c:v>
                      </c:pt>
                      <c:pt idx="7075" formatCode="General">
                        <c:v>626.899</c:v>
                      </c:pt>
                      <c:pt idx="7076" formatCode="General">
                        <c:v>626.90899999999999</c:v>
                      </c:pt>
                      <c:pt idx="7077" formatCode="General">
                        <c:v>626.91899999999998</c:v>
                      </c:pt>
                      <c:pt idx="7078" formatCode="General">
                        <c:v>626.92899999999997</c:v>
                      </c:pt>
                      <c:pt idx="7079" formatCode="General">
                        <c:v>626.93899999999996</c:v>
                      </c:pt>
                      <c:pt idx="7080" formatCode="General">
                        <c:v>626.94899999999996</c:v>
                      </c:pt>
                      <c:pt idx="7081" formatCode="General">
                        <c:v>626.95899999999995</c:v>
                      </c:pt>
                      <c:pt idx="7082" formatCode="General">
                        <c:v>626.96900000000005</c:v>
                      </c:pt>
                      <c:pt idx="7083" formatCode="General">
                        <c:v>626.97900000000004</c:v>
                      </c:pt>
                      <c:pt idx="7084" formatCode="General">
                        <c:v>626.98900000000003</c:v>
                      </c:pt>
                      <c:pt idx="7085" formatCode="General">
                        <c:v>626.99900000000002</c:v>
                      </c:pt>
                      <c:pt idx="7086" formatCode="General">
                        <c:v>627.00900000000001</c:v>
                      </c:pt>
                      <c:pt idx="7087" formatCode="General">
                        <c:v>627.01900000000001</c:v>
                      </c:pt>
                      <c:pt idx="7088" formatCode="General">
                        <c:v>627.029</c:v>
                      </c:pt>
                      <c:pt idx="7089" formatCode="General">
                        <c:v>627.03899999999999</c:v>
                      </c:pt>
                      <c:pt idx="7090" formatCode="General">
                        <c:v>627.04899999999998</c:v>
                      </c:pt>
                      <c:pt idx="7091" formatCode="General">
                        <c:v>627.05899999999997</c:v>
                      </c:pt>
                      <c:pt idx="7092" formatCode="General">
                        <c:v>627.06899999999996</c:v>
                      </c:pt>
                      <c:pt idx="7093" formatCode="General">
                        <c:v>627.07899999999995</c:v>
                      </c:pt>
                      <c:pt idx="7094" formatCode="General">
                        <c:v>627.08900000000006</c:v>
                      </c:pt>
                      <c:pt idx="7095" formatCode="General">
                        <c:v>627.09900000000005</c:v>
                      </c:pt>
                      <c:pt idx="7096" formatCode="General">
                        <c:v>627.10900000000004</c:v>
                      </c:pt>
                      <c:pt idx="7097" formatCode="General">
                        <c:v>627.11900000000003</c:v>
                      </c:pt>
                      <c:pt idx="7098" formatCode="General">
                        <c:v>627.12900000000002</c:v>
                      </c:pt>
                      <c:pt idx="7099" formatCode="General">
                        <c:v>627.13900000000001</c:v>
                      </c:pt>
                      <c:pt idx="7100" formatCode="General">
                        <c:v>627.149</c:v>
                      </c:pt>
                      <c:pt idx="7101" formatCode="General">
                        <c:v>627.15899999999999</c:v>
                      </c:pt>
                      <c:pt idx="7102" formatCode="General">
                        <c:v>627.16899999999998</c:v>
                      </c:pt>
                      <c:pt idx="7103" formatCode="General">
                        <c:v>627.17899999999997</c:v>
                      </c:pt>
                      <c:pt idx="7104" formatCode="General">
                        <c:v>627.18899999999996</c:v>
                      </c:pt>
                      <c:pt idx="7105" formatCode="General">
                        <c:v>627.19899999999996</c:v>
                      </c:pt>
                      <c:pt idx="7106" formatCode="General">
                        <c:v>627.20899999999995</c:v>
                      </c:pt>
                      <c:pt idx="7107" formatCode="General">
                        <c:v>627.21900000000005</c:v>
                      </c:pt>
                      <c:pt idx="7108" formatCode="General">
                        <c:v>627.22900000000004</c:v>
                      </c:pt>
                      <c:pt idx="7109" formatCode="General">
                        <c:v>627.23900000000003</c:v>
                      </c:pt>
                      <c:pt idx="7110" formatCode="General">
                        <c:v>627.24900000000002</c:v>
                      </c:pt>
                      <c:pt idx="7111" formatCode="General">
                        <c:v>627.25900000000001</c:v>
                      </c:pt>
                      <c:pt idx="7112" formatCode="General">
                        <c:v>627.26900000000001</c:v>
                      </c:pt>
                      <c:pt idx="7113" formatCode="General">
                        <c:v>627.279</c:v>
                      </c:pt>
                      <c:pt idx="7114" formatCode="General">
                        <c:v>627.28899999999999</c:v>
                      </c:pt>
                      <c:pt idx="7115" formatCode="General">
                        <c:v>627.29899999999998</c:v>
                      </c:pt>
                      <c:pt idx="7116" formatCode="General">
                        <c:v>627.30899999999997</c:v>
                      </c:pt>
                      <c:pt idx="7117" formatCode="General">
                        <c:v>627.31899999999996</c:v>
                      </c:pt>
                      <c:pt idx="7118" formatCode="General">
                        <c:v>627.32899999999995</c:v>
                      </c:pt>
                      <c:pt idx="7119" formatCode="General">
                        <c:v>627.33900000000006</c:v>
                      </c:pt>
                      <c:pt idx="7120" formatCode="General">
                        <c:v>627.34900000000005</c:v>
                      </c:pt>
                      <c:pt idx="7121" formatCode="General">
                        <c:v>627.35900000000004</c:v>
                      </c:pt>
                      <c:pt idx="7122" formatCode="General">
                        <c:v>627.36900000000003</c:v>
                      </c:pt>
                      <c:pt idx="7123" formatCode="General">
                        <c:v>627.37900000000002</c:v>
                      </c:pt>
                      <c:pt idx="7124" formatCode="General">
                        <c:v>627.38900000000001</c:v>
                      </c:pt>
                      <c:pt idx="7125" formatCode="General">
                        <c:v>627.399</c:v>
                      </c:pt>
                      <c:pt idx="7126" formatCode="General">
                        <c:v>627.40899999999999</c:v>
                      </c:pt>
                      <c:pt idx="7127" formatCode="General">
                        <c:v>627.41899999999998</c:v>
                      </c:pt>
                      <c:pt idx="7128" formatCode="General">
                        <c:v>627.42899999999997</c:v>
                      </c:pt>
                      <c:pt idx="7129" formatCode="General">
                        <c:v>627.43899999999996</c:v>
                      </c:pt>
                      <c:pt idx="7130" formatCode="General">
                        <c:v>627.44899999999996</c:v>
                      </c:pt>
                      <c:pt idx="7131" formatCode="General">
                        <c:v>627.45899999999995</c:v>
                      </c:pt>
                      <c:pt idx="7132" formatCode="General">
                        <c:v>627.46900000000005</c:v>
                      </c:pt>
                      <c:pt idx="7133" formatCode="General">
                        <c:v>627.47900000000004</c:v>
                      </c:pt>
                      <c:pt idx="7134" formatCode="General">
                        <c:v>627.48900000000003</c:v>
                      </c:pt>
                      <c:pt idx="7135" formatCode="General">
                        <c:v>627.49900000000002</c:v>
                      </c:pt>
                      <c:pt idx="7136" formatCode="General">
                        <c:v>627.50900000000001</c:v>
                      </c:pt>
                      <c:pt idx="7137" formatCode="General">
                        <c:v>627.51900000000001</c:v>
                      </c:pt>
                      <c:pt idx="7138" formatCode="General">
                        <c:v>627.529</c:v>
                      </c:pt>
                      <c:pt idx="7139" formatCode="General">
                        <c:v>627.53899999999999</c:v>
                      </c:pt>
                      <c:pt idx="7140" formatCode="General">
                        <c:v>627.54899999999998</c:v>
                      </c:pt>
                      <c:pt idx="7141" formatCode="General">
                        <c:v>627.55899999999997</c:v>
                      </c:pt>
                      <c:pt idx="7142" formatCode="General">
                        <c:v>627.56899999999996</c:v>
                      </c:pt>
                      <c:pt idx="7143" formatCode="General">
                        <c:v>627.57899999999995</c:v>
                      </c:pt>
                      <c:pt idx="7144" formatCode="General">
                        <c:v>627.58900000000006</c:v>
                      </c:pt>
                      <c:pt idx="7145" formatCode="General">
                        <c:v>627.59900000000005</c:v>
                      </c:pt>
                      <c:pt idx="7146" formatCode="General">
                        <c:v>627.60900000000004</c:v>
                      </c:pt>
                      <c:pt idx="7147" formatCode="General">
                        <c:v>627.61900000000003</c:v>
                      </c:pt>
                      <c:pt idx="7148" formatCode="General">
                        <c:v>627.62900000000002</c:v>
                      </c:pt>
                      <c:pt idx="7149" formatCode="General">
                        <c:v>627.63900000000001</c:v>
                      </c:pt>
                      <c:pt idx="7150" formatCode="General">
                        <c:v>627.649</c:v>
                      </c:pt>
                      <c:pt idx="7151" formatCode="General">
                        <c:v>627.65899999999999</c:v>
                      </c:pt>
                      <c:pt idx="7152" formatCode="General">
                        <c:v>627.66899999999998</c:v>
                      </c:pt>
                      <c:pt idx="7153" formatCode="General">
                        <c:v>627.67899999999997</c:v>
                      </c:pt>
                      <c:pt idx="7154" formatCode="General">
                        <c:v>627.68899999999996</c:v>
                      </c:pt>
                      <c:pt idx="7155" formatCode="General">
                        <c:v>627.69899999999996</c:v>
                      </c:pt>
                      <c:pt idx="7156" formatCode="General">
                        <c:v>627.70899999999995</c:v>
                      </c:pt>
                      <c:pt idx="7157" formatCode="General">
                        <c:v>627.71900000000005</c:v>
                      </c:pt>
                      <c:pt idx="7158" formatCode="General">
                        <c:v>627.72900000000004</c:v>
                      </c:pt>
                      <c:pt idx="7159" formatCode="General">
                        <c:v>627.73900000000003</c:v>
                      </c:pt>
                      <c:pt idx="7160" formatCode="General">
                        <c:v>627.74900000000002</c:v>
                      </c:pt>
                      <c:pt idx="7161" formatCode="General">
                        <c:v>627.75900000000001</c:v>
                      </c:pt>
                      <c:pt idx="7162" formatCode="General">
                        <c:v>627.76900000000001</c:v>
                      </c:pt>
                      <c:pt idx="7163" formatCode="General">
                        <c:v>627.779</c:v>
                      </c:pt>
                      <c:pt idx="7164" formatCode="General">
                        <c:v>627.78899999999999</c:v>
                      </c:pt>
                      <c:pt idx="7165" formatCode="General">
                        <c:v>627.79899999999998</c:v>
                      </c:pt>
                      <c:pt idx="7166" formatCode="General">
                        <c:v>627.80899999999997</c:v>
                      </c:pt>
                      <c:pt idx="7167" formatCode="General">
                        <c:v>627.81899999999996</c:v>
                      </c:pt>
                      <c:pt idx="7168" formatCode="General">
                        <c:v>627.82899999999995</c:v>
                      </c:pt>
                      <c:pt idx="7169" formatCode="General">
                        <c:v>627.83900000000006</c:v>
                      </c:pt>
                      <c:pt idx="7170" formatCode="General">
                        <c:v>627.84900000000005</c:v>
                      </c:pt>
                      <c:pt idx="7171" formatCode="General">
                        <c:v>627.85900000000004</c:v>
                      </c:pt>
                      <c:pt idx="7172" formatCode="General">
                        <c:v>627.86900000000003</c:v>
                      </c:pt>
                      <c:pt idx="7173" formatCode="General">
                        <c:v>627.87900000000002</c:v>
                      </c:pt>
                      <c:pt idx="7174" formatCode="General">
                        <c:v>627.88900000000001</c:v>
                      </c:pt>
                      <c:pt idx="7175" formatCode="General">
                        <c:v>627.899</c:v>
                      </c:pt>
                      <c:pt idx="7176" formatCode="General">
                        <c:v>627.90899999999999</c:v>
                      </c:pt>
                      <c:pt idx="7177" formatCode="General">
                        <c:v>627.91899999999998</c:v>
                      </c:pt>
                      <c:pt idx="7178" formatCode="General">
                        <c:v>627.92899999999997</c:v>
                      </c:pt>
                      <c:pt idx="7179" formatCode="General">
                        <c:v>627.93899999999996</c:v>
                      </c:pt>
                      <c:pt idx="7180" formatCode="General">
                        <c:v>627.94899999999996</c:v>
                      </c:pt>
                      <c:pt idx="7181" formatCode="General">
                        <c:v>627.95899999999995</c:v>
                      </c:pt>
                      <c:pt idx="7182" formatCode="General">
                        <c:v>627.96900000000005</c:v>
                      </c:pt>
                      <c:pt idx="7183" formatCode="General">
                        <c:v>627.97900000000004</c:v>
                      </c:pt>
                      <c:pt idx="7184" formatCode="General">
                        <c:v>627.98900000000003</c:v>
                      </c:pt>
                      <c:pt idx="7185" formatCode="General">
                        <c:v>627.99900000000002</c:v>
                      </c:pt>
                      <c:pt idx="7186" formatCode="General">
                        <c:v>628.00900000000001</c:v>
                      </c:pt>
                      <c:pt idx="7187" formatCode="General">
                        <c:v>628.01900000000001</c:v>
                      </c:pt>
                      <c:pt idx="7188" formatCode="General">
                        <c:v>628.029</c:v>
                      </c:pt>
                      <c:pt idx="7189" formatCode="General">
                        <c:v>628.03899999999999</c:v>
                      </c:pt>
                      <c:pt idx="7190" formatCode="General">
                        <c:v>628.04899999999998</c:v>
                      </c:pt>
                      <c:pt idx="7191" formatCode="General">
                        <c:v>628.05899999999997</c:v>
                      </c:pt>
                      <c:pt idx="7192" formatCode="General">
                        <c:v>628.06899999999996</c:v>
                      </c:pt>
                      <c:pt idx="7193" formatCode="General">
                        <c:v>628.07899999999995</c:v>
                      </c:pt>
                      <c:pt idx="7194" formatCode="General">
                        <c:v>628.08900000000006</c:v>
                      </c:pt>
                      <c:pt idx="7195" formatCode="General">
                        <c:v>628.09900000000005</c:v>
                      </c:pt>
                      <c:pt idx="7196" formatCode="General">
                        <c:v>628.10900000000004</c:v>
                      </c:pt>
                      <c:pt idx="7197" formatCode="General">
                        <c:v>628.11900000000003</c:v>
                      </c:pt>
                      <c:pt idx="7198" formatCode="General">
                        <c:v>628.12900000000002</c:v>
                      </c:pt>
                      <c:pt idx="7199" formatCode="General">
                        <c:v>628.13900000000001</c:v>
                      </c:pt>
                      <c:pt idx="7200" formatCode="General">
                        <c:v>628.149</c:v>
                      </c:pt>
                      <c:pt idx="7201" formatCode="General">
                        <c:v>628.15899999999999</c:v>
                      </c:pt>
                      <c:pt idx="7202" formatCode="General">
                        <c:v>628.16899999999998</c:v>
                      </c:pt>
                      <c:pt idx="7203" formatCode="General">
                        <c:v>628.17899999999997</c:v>
                      </c:pt>
                      <c:pt idx="7204" formatCode="General">
                        <c:v>628.18899999999996</c:v>
                      </c:pt>
                      <c:pt idx="7205" formatCode="General">
                        <c:v>628.19899999999996</c:v>
                      </c:pt>
                      <c:pt idx="7206" formatCode="General">
                        <c:v>628.20899999999995</c:v>
                      </c:pt>
                      <c:pt idx="7207" formatCode="General">
                        <c:v>628.21900000000005</c:v>
                      </c:pt>
                      <c:pt idx="7208" formatCode="General">
                        <c:v>628.22900000000004</c:v>
                      </c:pt>
                      <c:pt idx="7209" formatCode="General">
                        <c:v>628.23900000000003</c:v>
                      </c:pt>
                      <c:pt idx="7210" formatCode="General">
                        <c:v>628.24900000000002</c:v>
                      </c:pt>
                      <c:pt idx="7211" formatCode="General">
                        <c:v>628.25900000000001</c:v>
                      </c:pt>
                      <c:pt idx="7212" formatCode="General">
                        <c:v>628.26900000000001</c:v>
                      </c:pt>
                      <c:pt idx="7213" formatCode="General">
                        <c:v>628.279</c:v>
                      </c:pt>
                      <c:pt idx="7214" formatCode="General">
                        <c:v>628.28899999999999</c:v>
                      </c:pt>
                      <c:pt idx="7215" formatCode="General">
                        <c:v>628.29899999999998</c:v>
                      </c:pt>
                      <c:pt idx="7216" formatCode="General">
                        <c:v>628.30899999999997</c:v>
                      </c:pt>
                      <c:pt idx="7217" formatCode="General">
                        <c:v>628.31899999999996</c:v>
                      </c:pt>
                      <c:pt idx="7218" formatCode="General">
                        <c:v>628.32899999999995</c:v>
                      </c:pt>
                      <c:pt idx="7219" formatCode="General">
                        <c:v>628.33900000000006</c:v>
                      </c:pt>
                      <c:pt idx="7220" formatCode="General">
                        <c:v>628.34900000000005</c:v>
                      </c:pt>
                      <c:pt idx="7221" formatCode="General">
                        <c:v>628.35900000000004</c:v>
                      </c:pt>
                      <c:pt idx="7222" formatCode="General">
                        <c:v>628.36900000000003</c:v>
                      </c:pt>
                      <c:pt idx="7223" formatCode="General">
                        <c:v>628.37900000000002</c:v>
                      </c:pt>
                      <c:pt idx="7224" formatCode="General">
                        <c:v>628.38900000000001</c:v>
                      </c:pt>
                      <c:pt idx="7225" formatCode="General">
                        <c:v>628.399</c:v>
                      </c:pt>
                      <c:pt idx="7226" formatCode="General">
                        <c:v>628.40899999999999</c:v>
                      </c:pt>
                      <c:pt idx="7227" formatCode="General">
                        <c:v>628.41899999999998</c:v>
                      </c:pt>
                      <c:pt idx="7228" formatCode="General">
                        <c:v>628.42899999999997</c:v>
                      </c:pt>
                      <c:pt idx="7229" formatCode="General">
                        <c:v>628.43899999999996</c:v>
                      </c:pt>
                      <c:pt idx="7230" formatCode="General">
                        <c:v>628.44899999999996</c:v>
                      </c:pt>
                      <c:pt idx="7231" formatCode="General">
                        <c:v>628.45899999999995</c:v>
                      </c:pt>
                      <c:pt idx="7232" formatCode="General">
                        <c:v>628.46900000000005</c:v>
                      </c:pt>
                      <c:pt idx="7233" formatCode="General">
                        <c:v>628.47900000000004</c:v>
                      </c:pt>
                      <c:pt idx="7234" formatCode="General">
                        <c:v>628.48900000000003</c:v>
                      </c:pt>
                      <c:pt idx="7235" formatCode="General">
                        <c:v>628.49900000000002</c:v>
                      </c:pt>
                      <c:pt idx="7236" formatCode="General">
                        <c:v>628.50900000000001</c:v>
                      </c:pt>
                      <c:pt idx="7237" formatCode="General">
                        <c:v>628.51900000000001</c:v>
                      </c:pt>
                      <c:pt idx="7238" formatCode="General">
                        <c:v>628.529</c:v>
                      </c:pt>
                      <c:pt idx="7239" formatCode="General">
                        <c:v>628.53899999999999</c:v>
                      </c:pt>
                      <c:pt idx="7240" formatCode="General">
                        <c:v>628.54899999999998</c:v>
                      </c:pt>
                      <c:pt idx="7241" formatCode="General">
                        <c:v>628.55899999999997</c:v>
                      </c:pt>
                      <c:pt idx="7242" formatCode="General">
                        <c:v>628.56899999999996</c:v>
                      </c:pt>
                      <c:pt idx="7243" formatCode="General">
                        <c:v>628.57899999999995</c:v>
                      </c:pt>
                      <c:pt idx="7244" formatCode="General">
                        <c:v>628.58900000000006</c:v>
                      </c:pt>
                      <c:pt idx="7245" formatCode="General">
                        <c:v>628.59900000000005</c:v>
                      </c:pt>
                      <c:pt idx="7246" formatCode="General">
                        <c:v>628.60900000000004</c:v>
                      </c:pt>
                      <c:pt idx="7247" formatCode="General">
                        <c:v>628.61900000000003</c:v>
                      </c:pt>
                      <c:pt idx="7248" formatCode="General">
                        <c:v>628.62900000000002</c:v>
                      </c:pt>
                      <c:pt idx="7249" formatCode="General">
                        <c:v>628.63900000000001</c:v>
                      </c:pt>
                      <c:pt idx="7250" formatCode="General">
                        <c:v>628.649</c:v>
                      </c:pt>
                      <c:pt idx="7251" formatCode="General">
                        <c:v>628.65899999999999</c:v>
                      </c:pt>
                      <c:pt idx="7252" formatCode="General">
                        <c:v>628.66899999999998</c:v>
                      </c:pt>
                      <c:pt idx="7253" formatCode="General">
                        <c:v>628.67899999999997</c:v>
                      </c:pt>
                      <c:pt idx="7254" formatCode="General">
                        <c:v>628.68899999999996</c:v>
                      </c:pt>
                      <c:pt idx="7255" formatCode="General">
                        <c:v>628.69899999999996</c:v>
                      </c:pt>
                      <c:pt idx="7256" formatCode="General">
                        <c:v>628.70899999999995</c:v>
                      </c:pt>
                      <c:pt idx="7257" formatCode="General">
                        <c:v>628.71900000000005</c:v>
                      </c:pt>
                      <c:pt idx="7258" formatCode="General">
                        <c:v>628.72900000000004</c:v>
                      </c:pt>
                      <c:pt idx="7259" formatCode="General">
                        <c:v>628.73900000000003</c:v>
                      </c:pt>
                      <c:pt idx="7260" formatCode="General">
                        <c:v>628.74900000000002</c:v>
                      </c:pt>
                      <c:pt idx="7261" formatCode="General">
                        <c:v>628.75900000000001</c:v>
                      </c:pt>
                      <c:pt idx="7262" formatCode="General">
                        <c:v>628.76900000000001</c:v>
                      </c:pt>
                      <c:pt idx="7263" formatCode="General">
                        <c:v>628.779</c:v>
                      </c:pt>
                      <c:pt idx="7264" formatCode="General">
                        <c:v>628.78899999999999</c:v>
                      </c:pt>
                      <c:pt idx="7265" formatCode="General">
                        <c:v>628.79899999999998</c:v>
                      </c:pt>
                      <c:pt idx="7266" formatCode="General">
                        <c:v>628.80899999999997</c:v>
                      </c:pt>
                      <c:pt idx="7267" formatCode="General">
                        <c:v>628.81899999999996</c:v>
                      </c:pt>
                      <c:pt idx="7268" formatCode="General">
                        <c:v>628.82899999999995</c:v>
                      </c:pt>
                      <c:pt idx="7269" formatCode="General">
                        <c:v>628.83900000000006</c:v>
                      </c:pt>
                      <c:pt idx="7270" formatCode="General">
                        <c:v>628.84900000000005</c:v>
                      </c:pt>
                      <c:pt idx="7271" formatCode="General">
                        <c:v>628.85900000000004</c:v>
                      </c:pt>
                      <c:pt idx="7272" formatCode="General">
                        <c:v>628.86900000000003</c:v>
                      </c:pt>
                      <c:pt idx="7273" formatCode="General">
                        <c:v>628.87900000000002</c:v>
                      </c:pt>
                      <c:pt idx="7274" formatCode="General">
                        <c:v>628.88900000000001</c:v>
                      </c:pt>
                      <c:pt idx="7275" formatCode="General">
                        <c:v>628.899</c:v>
                      </c:pt>
                      <c:pt idx="7276" formatCode="General">
                        <c:v>628.90899999999999</c:v>
                      </c:pt>
                      <c:pt idx="7277" formatCode="General">
                        <c:v>628.91899999999998</c:v>
                      </c:pt>
                      <c:pt idx="7278" formatCode="General">
                        <c:v>628.92899999999997</c:v>
                      </c:pt>
                      <c:pt idx="7279" formatCode="General">
                        <c:v>628.93899999999996</c:v>
                      </c:pt>
                      <c:pt idx="7280" formatCode="General">
                        <c:v>628.94899999999996</c:v>
                      </c:pt>
                      <c:pt idx="7281" formatCode="General">
                        <c:v>628.95899999999995</c:v>
                      </c:pt>
                      <c:pt idx="7282" formatCode="General">
                        <c:v>628.96900000000005</c:v>
                      </c:pt>
                      <c:pt idx="7283" formatCode="General">
                        <c:v>628.97900000000004</c:v>
                      </c:pt>
                      <c:pt idx="7284" formatCode="General">
                        <c:v>628.98900000000003</c:v>
                      </c:pt>
                      <c:pt idx="7285" formatCode="General">
                        <c:v>628.99900000000002</c:v>
                      </c:pt>
                      <c:pt idx="7286" formatCode="General">
                        <c:v>629.00900000000001</c:v>
                      </c:pt>
                      <c:pt idx="7287" formatCode="General">
                        <c:v>629.01900000000001</c:v>
                      </c:pt>
                      <c:pt idx="7288" formatCode="General">
                        <c:v>629.029</c:v>
                      </c:pt>
                      <c:pt idx="7289" formatCode="General">
                        <c:v>629.03899999999999</c:v>
                      </c:pt>
                      <c:pt idx="7290" formatCode="General">
                        <c:v>629.04899999999998</c:v>
                      </c:pt>
                      <c:pt idx="7291" formatCode="General">
                        <c:v>629.05899999999997</c:v>
                      </c:pt>
                      <c:pt idx="7292" formatCode="General">
                        <c:v>629.06899999999996</c:v>
                      </c:pt>
                      <c:pt idx="7293" formatCode="General">
                        <c:v>629.07899999999995</c:v>
                      </c:pt>
                      <c:pt idx="7294" formatCode="General">
                        <c:v>629.08900000000006</c:v>
                      </c:pt>
                      <c:pt idx="7295" formatCode="General">
                        <c:v>629.09900000000005</c:v>
                      </c:pt>
                      <c:pt idx="7296" formatCode="General">
                        <c:v>629.10900000000004</c:v>
                      </c:pt>
                      <c:pt idx="7297" formatCode="General">
                        <c:v>629.11900000000003</c:v>
                      </c:pt>
                      <c:pt idx="7298" formatCode="General">
                        <c:v>629.12900000000002</c:v>
                      </c:pt>
                      <c:pt idx="7299" formatCode="General">
                        <c:v>629.13900000000001</c:v>
                      </c:pt>
                      <c:pt idx="7300" formatCode="General">
                        <c:v>629.149</c:v>
                      </c:pt>
                      <c:pt idx="7301" formatCode="General">
                        <c:v>629.15899999999999</c:v>
                      </c:pt>
                      <c:pt idx="7302" formatCode="General">
                        <c:v>629.16899999999998</c:v>
                      </c:pt>
                      <c:pt idx="7303" formatCode="General">
                        <c:v>629.17899999999997</c:v>
                      </c:pt>
                      <c:pt idx="7304" formatCode="General">
                        <c:v>629.18899999999996</c:v>
                      </c:pt>
                      <c:pt idx="7305" formatCode="General">
                        <c:v>629.19899999999996</c:v>
                      </c:pt>
                      <c:pt idx="7306" formatCode="General">
                        <c:v>629.20899999999995</c:v>
                      </c:pt>
                      <c:pt idx="7307" formatCode="General">
                        <c:v>629.21900000000005</c:v>
                      </c:pt>
                      <c:pt idx="7308" formatCode="General">
                        <c:v>629.22900000000004</c:v>
                      </c:pt>
                      <c:pt idx="7309" formatCode="General">
                        <c:v>629.23900000000003</c:v>
                      </c:pt>
                      <c:pt idx="7310" formatCode="General">
                        <c:v>629.24900000000002</c:v>
                      </c:pt>
                      <c:pt idx="7311" formatCode="General">
                        <c:v>629.25900000000001</c:v>
                      </c:pt>
                      <c:pt idx="7312" formatCode="General">
                        <c:v>629.26900000000001</c:v>
                      </c:pt>
                      <c:pt idx="7313" formatCode="General">
                        <c:v>629.279</c:v>
                      </c:pt>
                      <c:pt idx="7314" formatCode="General">
                        <c:v>629.28899999999999</c:v>
                      </c:pt>
                      <c:pt idx="7315" formatCode="General">
                        <c:v>629.29899999999998</c:v>
                      </c:pt>
                      <c:pt idx="7316" formatCode="General">
                        <c:v>629.30899999999997</c:v>
                      </c:pt>
                      <c:pt idx="7317" formatCode="General">
                        <c:v>629.31899999999996</c:v>
                      </c:pt>
                      <c:pt idx="7318" formatCode="General">
                        <c:v>629.32899999999995</c:v>
                      </c:pt>
                      <c:pt idx="7319" formatCode="General">
                        <c:v>629.33900000000006</c:v>
                      </c:pt>
                      <c:pt idx="7320" formatCode="General">
                        <c:v>629.34900000000005</c:v>
                      </c:pt>
                      <c:pt idx="7321" formatCode="General">
                        <c:v>629.35900000000004</c:v>
                      </c:pt>
                      <c:pt idx="7322" formatCode="General">
                        <c:v>629.36900000000003</c:v>
                      </c:pt>
                      <c:pt idx="7323" formatCode="General">
                        <c:v>629.37900000000002</c:v>
                      </c:pt>
                      <c:pt idx="7324" formatCode="General">
                        <c:v>629.38900000000001</c:v>
                      </c:pt>
                      <c:pt idx="7325" formatCode="General">
                        <c:v>629.399</c:v>
                      </c:pt>
                      <c:pt idx="7326" formatCode="General">
                        <c:v>629.40899999999999</c:v>
                      </c:pt>
                      <c:pt idx="7327" formatCode="General">
                        <c:v>629.41899999999998</c:v>
                      </c:pt>
                      <c:pt idx="7328" formatCode="General">
                        <c:v>629.42899999999997</c:v>
                      </c:pt>
                      <c:pt idx="7329" formatCode="General">
                        <c:v>629.43899999999996</c:v>
                      </c:pt>
                      <c:pt idx="7330" formatCode="General">
                        <c:v>629.44899999999996</c:v>
                      </c:pt>
                      <c:pt idx="7331" formatCode="General">
                        <c:v>629.45899999999995</c:v>
                      </c:pt>
                      <c:pt idx="7332" formatCode="General">
                        <c:v>629.46900000000005</c:v>
                      </c:pt>
                      <c:pt idx="7333" formatCode="General">
                        <c:v>629.47900000000004</c:v>
                      </c:pt>
                      <c:pt idx="7334" formatCode="General">
                        <c:v>629.48900000000003</c:v>
                      </c:pt>
                      <c:pt idx="7335" formatCode="General">
                        <c:v>629.49900000000002</c:v>
                      </c:pt>
                      <c:pt idx="7336" formatCode="General">
                        <c:v>629.50900000000001</c:v>
                      </c:pt>
                      <c:pt idx="7337" formatCode="General">
                        <c:v>629.51900000000001</c:v>
                      </c:pt>
                      <c:pt idx="7338" formatCode="General">
                        <c:v>629.529</c:v>
                      </c:pt>
                      <c:pt idx="7339" formatCode="General">
                        <c:v>629.53899999999999</c:v>
                      </c:pt>
                      <c:pt idx="7340" formatCode="General">
                        <c:v>629.54899999999998</c:v>
                      </c:pt>
                      <c:pt idx="7341" formatCode="General">
                        <c:v>629.55899999999997</c:v>
                      </c:pt>
                      <c:pt idx="7342" formatCode="General">
                        <c:v>629.56899999999996</c:v>
                      </c:pt>
                      <c:pt idx="7343" formatCode="General">
                        <c:v>629.57899999999995</c:v>
                      </c:pt>
                      <c:pt idx="7344" formatCode="General">
                        <c:v>629.58900000000006</c:v>
                      </c:pt>
                      <c:pt idx="7345" formatCode="General">
                        <c:v>629.59900000000005</c:v>
                      </c:pt>
                      <c:pt idx="7346" formatCode="General">
                        <c:v>629.60900000000004</c:v>
                      </c:pt>
                      <c:pt idx="7347" formatCode="General">
                        <c:v>629.61900000000003</c:v>
                      </c:pt>
                      <c:pt idx="7348" formatCode="General">
                        <c:v>629.62900000000002</c:v>
                      </c:pt>
                      <c:pt idx="7349" formatCode="General">
                        <c:v>629.63900000000001</c:v>
                      </c:pt>
                      <c:pt idx="7350" formatCode="General">
                        <c:v>629.649</c:v>
                      </c:pt>
                      <c:pt idx="7351" formatCode="General">
                        <c:v>629.65899999999999</c:v>
                      </c:pt>
                      <c:pt idx="7352" formatCode="General">
                        <c:v>629.66899999999998</c:v>
                      </c:pt>
                      <c:pt idx="7353" formatCode="General">
                        <c:v>629.67899999999997</c:v>
                      </c:pt>
                      <c:pt idx="7354" formatCode="General">
                        <c:v>629.68899999999996</c:v>
                      </c:pt>
                      <c:pt idx="7355" formatCode="General">
                        <c:v>629.69899999999996</c:v>
                      </c:pt>
                      <c:pt idx="7356" formatCode="General">
                        <c:v>629.70899999999995</c:v>
                      </c:pt>
                      <c:pt idx="7357" formatCode="General">
                        <c:v>629.71900000000005</c:v>
                      </c:pt>
                      <c:pt idx="7358" formatCode="General">
                        <c:v>629.72900000000004</c:v>
                      </c:pt>
                      <c:pt idx="7359" formatCode="General">
                        <c:v>629.73900000000003</c:v>
                      </c:pt>
                      <c:pt idx="7360" formatCode="General">
                        <c:v>629.74900000000002</c:v>
                      </c:pt>
                      <c:pt idx="7361" formatCode="General">
                        <c:v>629.75900000000001</c:v>
                      </c:pt>
                      <c:pt idx="7362" formatCode="General">
                        <c:v>629.76900000000001</c:v>
                      </c:pt>
                      <c:pt idx="7363" formatCode="General">
                        <c:v>629.779</c:v>
                      </c:pt>
                      <c:pt idx="7364" formatCode="General">
                        <c:v>629.78899999999999</c:v>
                      </c:pt>
                      <c:pt idx="7365" formatCode="General">
                        <c:v>629.79899999999998</c:v>
                      </c:pt>
                      <c:pt idx="7366" formatCode="General">
                        <c:v>629.80899999999997</c:v>
                      </c:pt>
                      <c:pt idx="7367" formatCode="General">
                        <c:v>629.81899999999996</c:v>
                      </c:pt>
                      <c:pt idx="7368" formatCode="General">
                        <c:v>629.82899999999995</c:v>
                      </c:pt>
                      <c:pt idx="7369" formatCode="General">
                        <c:v>629.83900000000006</c:v>
                      </c:pt>
                      <c:pt idx="7370" formatCode="General">
                        <c:v>629.84900000000005</c:v>
                      </c:pt>
                      <c:pt idx="7371" formatCode="General">
                        <c:v>629.85900000000004</c:v>
                      </c:pt>
                      <c:pt idx="7372" formatCode="General">
                        <c:v>629.86900000000003</c:v>
                      </c:pt>
                      <c:pt idx="7373" formatCode="General">
                        <c:v>629.87900000000002</c:v>
                      </c:pt>
                      <c:pt idx="7374" formatCode="General">
                        <c:v>629.88900000000001</c:v>
                      </c:pt>
                      <c:pt idx="7375" formatCode="General">
                        <c:v>629.899</c:v>
                      </c:pt>
                      <c:pt idx="7376" formatCode="General">
                        <c:v>629.90899999999999</c:v>
                      </c:pt>
                      <c:pt idx="7377" formatCode="General">
                        <c:v>629.91899999999998</c:v>
                      </c:pt>
                      <c:pt idx="7378" formatCode="General">
                        <c:v>629.92899999999997</c:v>
                      </c:pt>
                      <c:pt idx="7379" formatCode="General">
                        <c:v>629.93899999999996</c:v>
                      </c:pt>
                      <c:pt idx="7380" formatCode="General">
                        <c:v>629.94899999999996</c:v>
                      </c:pt>
                      <c:pt idx="7381" formatCode="General">
                        <c:v>629.95899999999995</c:v>
                      </c:pt>
                      <c:pt idx="7382" formatCode="General">
                        <c:v>629.96900000000005</c:v>
                      </c:pt>
                      <c:pt idx="7383" formatCode="General">
                        <c:v>629.97900000000004</c:v>
                      </c:pt>
                      <c:pt idx="7384" formatCode="General">
                        <c:v>629.98900000000003</c:v>
                      </c:pt>
                      <c:pt idx="7385" formatCode="General">
                        <c:v>629.99900000000002</c:v>
                      </c:pt>
                      <c:pt idx="7386" formatCode="General">
                        <c:v>630.00900000000001</c:v>
                      </c:pt>
                      <c:pt idx="7387" formatCode="General">
                        <c:v>630.01900000000001</c:v>
                      </c:pt>
                      <c:pt idx="7388" formatCode="General">
                        <c:v>630.029</c:v>
                      </c:pt>
                      <c:pt idx="7389" formatCode="General">
                        <c:v>630.03899999999999</c:v>
                      </c:pt>
                      <c:pt idx="7390" formatCode="General">
                        <c:v>630.04899999999998</c:v>
                      </c:pt>
                      <c:pt idx="7391" formatCode="General">
                        <c:v>630.05899999999997</c:v>
                      </c:pt>
                      <c:pt idx="7392" formatCode="General">
                        <c:v>630.06899999999996</c:v>
                      </c:pt>
                      <c:pt idx="7393" formatCode="General">
                        <c:v>630.07899999999995</c:v>
                      </c:pt>
                      <c:pt idx="7394" formatCode="General">
                        <c:v>630.08900000000006</c:v>
                      </c:pt>
                      <c:pt idx="7395" formatCode="General">
                        <c:v>630.09900000000005</c:v>
                      </c:pt>
                      <c:pt idx="7396" formatCode="General">
                        <c:v>630.10900000000004</c:v>
                      </c:pt>
                      <c:pt idx="7397" formatCode="General">
                        <c:v>630.11900000000003</c:v>
                      </c:pt>
                      <c:pt idx="7398" formatCode="General">
                        <c:v>630.12900000000002</c:v>
                      </c:pt>
                      <c:pt idx="7399" formatCode="General">
                        <c:v>630.13900000000001</c:v>
                      </c:pt>
                      <c:pt idx="7400" formatCode="General">
                        <c:v>630.149</c:v>
                      </c:pt>
                      <c:pt idx="7401" formatCode="General">
                        <c:v>630.15899999999999</c:v>
                      </c:pt>
                      <c:pt idx="7402" formatCode="General">
                        <c:v>630.16899999999998</c:v>
                      </c:pt>
                      <c:pt idx="7403" formatCode="General">
                        <c:v>630.17899999999997</c:v>
                      </c:pt>
                      <c:pt idx="7404" formatCode="General">
                        <c:v>630.18899999999996</c:v>
                      </c:pt>
                      <c:pt idx="7405" formatCode="General">
                        <c:v>630.19899999999996</c:v>
                      </c:pt>
                      <c:pt idx="7406" formatCode="General">
                        <c:v>630.20899999999995</c:v>
                      </c:pt>
                      <c:pt idx="7407" formatCode="General">
                        <c:v>630.21900000000005</c:v>
                      </c:pt>
                      <c:pt idx="7408" formatCode="General">
                        <c:v>630.22900000000004</c:v>
                      </c:pt>
                      <c:pt idx="7409" formatCode="General">
                        <c:v>630.23900000000003</c:v>
                      </c:pt>
                      <c:pt idx="7410" formatCode="General">
                        <c:v>630.24900000000002</c:v>
                      </c:pt>
                      <c:pt idx="7411" formatCode="General">
                        <c:v>630.25900000000001</c:v>
                      </c:pt>
                      <c:pt idx="7412" formatCode="General">
                        <c:v>630.26900000000001</c:v>
                      </c:pt>
                      <c:pt idx="7413" formatCode="General">
                        <c:v>630.279</c:v>
                      </c:pt>
                      <c:pt idx="7414" formatCode="General">
                        <c:v>630.28899999999999</c:v>
                      </c:pt>
                      <c:pt idx="7415" formatCode="General">
                        <c:v>630.29899999999998</c:v>
                      </c:pt>
                      <c:pt idx="7416" formatCode="General">
                        <c:v>630.30899999999997</c:v>
                      </c:pt>
                      <c:pt idx="7417" formatCode="General">
                        <c:v>630.31899999999996</c:v>
                      </c:pt>
                      <c:pt idx="7418" formatCode="General">
                        <c:v>630.32899999999995</c:v>
                      </c:pt>
                      <c:pt idx="7419" formatCode="General">
                        <c:v>630.33900000000006</c:v>
                      </c:pt>
                      <c:pt idx="7420" formatCode="General">
                        <c:v>630.34900000000005</c:v>
                      </c:pt>
                      <c:pt idx="7421" formatCode="General">
                        <c:v>630.35900000000004</c:v>
                      </c:pt>
                      <c:pt idx="7422" formatCode="General">
                        <c:v>630.36900000000003</c:v>
                      </c:pt>
                      <c:pt idx="7423" formatCode="General">
                        <c:v>630.37900000000002</c:v>
                      </c:pt>
                      <c:pt idx="7424" formatCode="General">
                        <c:v>630.38900000000001</c:v>
                      </c:pt>
                      <c:pt idx="7425" formatCode="General">
                        <c:v>630.399</c:v>
                      </c:pt>
                      <c:pt idx="7426" formatCode="General">
                        <c:v>630.40899999999999</c:v>
                      </c:pt>
                      <c:pt idx="7427" formatCode="General">
                        <c:v>630.41899999999998</c:v>
                      </c:pt>
                      <c:pt idx="7428" formatCode="General">
                        <c:v>630.42899999999997</c:v>
                      </c:pt>
                      <c:pt idx="7429" formatCode="General">
                        <c:v>630.43899999999996</c:v>
                      </c:pt>
                      <c:pt idx="7430" formatCode="General">
                        <c:v>630.44899999999996</c:v>
                      </c:pt>
                      <c:pt idx="7431" formatCode="General">
                        <c:v>630.45899999999995</c:v>
                      </c:pt>
                      <c:pt idx="7432" formatCode="General">
                        <c:v>630.46900000000005</c:v>
                      </c:pt>
                      <c:pt idx="7433" formatCode="General">
                        <c:v>630.47900000000004</c:v>
                      </c:pt>
                      <c:pt idx="7434" formatCode="General">
                        <c:v>630.48900000000003</c:v>
                      </c:pt>
                      <c:pt idx="7435" formatCode="General">
                        <c:v>630.49900000000002</c:v>
                      </c:pt>
                      <c:pt idx="7436" formatCode="General">
                        <c:v>630.50900000000001</c:v>
                      </c:pt>
                      <c:pt idx="7437" formatCode="General">
                        <c:v>630.51900000000001</c:v>
                      </c:pt>
                      <c:pt idx="7438" formatCode="General">
                        <c:v>630.529</c:v>
                      </c:pt>
                      <c:pt idx="7439" formatCode="General">
                        <c:v>630.53899999999999</c:v>
                      </c:pt>
                      <c:pt idx="7440" formatCode="General">
                        <c:v>630.54899999999998</c:v>
                      </c:pt>
                      <c:pt idx="7441" formatCode="General">
                        <c:v>630.55899999999997</c:v>
                      </c:pt>
                      <c:pt idx="7442" formatCode="General">
                        <c:v>630.56899999999996</c:v>
                      </c:pt>
                      <c:pt idx="7443" formatCode="General">
                        <c:v>630.57899999999995</c:v>
                      </c:pt>
                      <c:pt idx="7444" formatCode="General">
                        <c:v>630.58900000000006</c:v>
                      </c:pt>
                      <c:pt idx="7445" formatCode="General">
                        <c:v>630.59900000000005</c:v>
                      </c:pt>
                      <c:pt idx="7446" formatCode="General">
                        <c:v>630.60900000000004</c:v>
                      </c:pt>
                      <c:pt idx="7447" formatCode="General">
                        <c:v>630.61900000000003</c:v>
                      </c:pt>
                      <c:pt idx="7448" formatCode="General">
                        <c:v>630.62900000000002</c:v>
                      </c:pt>
                      <c:pt idx="7449" formatCode="General">
                        <c:v>630.63900000000001</c:v>
                      </c:pt>
                      <c:pt idx="7450" formatCode="General">
                        <c:v>630.649</c:v>
                      </c:pt>
                      <c:pt idx="7451" formatCode="General">
                        <c:v>630.65899999999999</c:v>
                      </c:pt>
                      <c:pt idx="7452" formatCode="General">
                        <c:v>630.66899999999998</c:v>
                      </c:pt>
                      <c:pt idx="7453" formatCode="General">
                        <c:v>630.67899999999997</c:v>
                      </c:pt>
                      <c:pt idx="7454" formatCode="General">
                        <c:v>630.68899999999996</c:v>
                      </c:pt>
                      <c:pt idx="7455" formatCode="General">
                        <c:v>630.69899999999996</c:v>
                      </c:pt>
                      <c:pt idx="7456" formatCode="General">
                        <c:v>630.70899999999995</c:v>
                      </c:pt>
                      <c:pt idx="7457" formatCode="General">
                        <c:v>630.71900000000005</c:v>
                      </c:pt>
                      <c:pt idx="7458" formatCode="General">
                        <c:v>630.72900000000004</c:v>
                      </c:pt>
                      <c:pt idx="7459" formatCode="General">
                        <c:v>630.73900000000003</c:v>
                      </c:pt>
                      <c:pt idx="7460" formatCode="General">
                        <c:v>630.74900000000002</c:v>
                      </c:pt>
                      <c:pt idx="7461" formatCode="General">
                        <c:v>630.75900000000001</c:v>
                      </c:pt>
                      <c:pt idx="7462" formatCode="General">
                        <c:v>630.76900000000001</c:v>
                      </c:pt>
                      <c:pt idx="7463" formatCode="General">
                        <c:v>630.779</c:v>
                      </c:pt>
                      <c:pt idx="7464" formatCode="General">
                        <c:v>630.78899999999999</c:v>
                      </c:pt>
                      <c:pt idx="7465" formatCode="General">
                        <c:v>630.79600000000005</c:v>
                      </c:pt>
                      <c:pt idx="7466" formatCode="General">
                        <c:v>630.79600000000005</c:v>
                      </c:pt>
                      <c:pt idx="7467" formatCode="General">
                        <c:v>631.79600000000005</c:v>
                      </c:pt>
                      <c:pt idx="7468" formatCode="General">
                        <c:v>632.79600000000005</c:v>
                      </c:pt>
                      <c:pt idx="7469" formatCode="General">
                        <c:v>633.79600000000005</c:v>
                      </c:pt>
                      <c:pt idx="7470" formatCode="General">
                        <c:v>634.79600000000005</c:v>
                      </c:pt>
                      <c:pt idx="7471" formatCode="General">
                        <c:v>635.79600000000005</c:v>
                      </c:pt>
                      <c:pt idx="7472" formatCode="General">
                        <c:v>636.79600000000005</c:v>
                      </c:pt>
                      <c:pt idx="7473" formatCode="General">
                        <c:v>637.79600000000005</c:v>
                      </c:pt>
                      <c:pt idx="7474" formatCode="General">
                        <c:v>638.79600000000005</c:v>
                      </c:pt>
                      <c:pt idx="7475" formatCode="General">
                        <c:v>639.79600000000005</c:v>
                      </c:pt>
                      <c:pt idx="7476" formatCode="General">
                        <c:v>640.79600000000005</c:v>
                      </c:pt>
                      <c:pt idx="7477" formatCode="General">
                        <c:v>641.79600000000005</c:v>
                      </c:pt>
                      <c:pt idx="7478" formatCode="General">
                        <c:v>642.79600000000005</c:v>
                      </c:pt>
                      <c:pt idx="7479" formatCode="General">
                        <c:v>643.79600000000005</c:v>
                      </c:pt>
                      <c:pt idx="7480" formatCode="General">
                        <c:v>644.79600000000005</c:v>
                      </c:pt>
                      <c:pt idx="7481" formatCode="General">
                        <c:v>645.79600000000005</c:v>
                      </c:pt>
                      <c:pt idx="7482" formatCode="General">
                        <c:v>646.79600000000005</c:v>
                      </c:pt>
                      <c:pt idx="7483" formatCode="General">
                        <c:v>647.79600000000005</c:v>
                      </c:pt>
                      <c:pt idx="7484" formatCode="General">
                        <c:v>648.79600000000005</c:v>
                      </c:pt>
                      <c:pt idx="7485" formatCode="General">
                        <c:v>649.79600000000005</c:v>
                      </c:pt>
                      <c:pt idx="7486" formatCode="General">
                        <c:v>650.79600000000005</c:v>
                      </c:pt>
                      <c:pt idx="7487" formatCode="General">
                        <c:v>651.79600000000005</c:v>
                      </c:pt>
                      <c:pt idx="7488" formatCode="General">
                        <c:v>652.79600000000005</c:v>
                      </c:pt>
                      <c:pt idx="7489" formatCode="General">
                        <c:v>653.79600000000005</c:v>
                      </c:pt>
                      <c:pt idx="7490" formatCode="General">
                        <c:v>654.79600000000005</c:v>
                      </c:pt>
                      <c:pt idx="7491" formatCode="General">
                        <c:v>655.79600000000005</c:v>
                      </c:pt>
                      <c:pt idx="7492" formatCode="General">
                        <c:v>656.79600000000005</c:v>
                      </c:pt>
                      <c:pt idx="7493" formatCode="General">
                        <c:v>657.79600000000005</c:v>
                      </c:pt>
                      <c:pt idx="7494" formatCode="General">
                        <c:v>658.79600000000005</c:v>
                      </c:pt>
                      <c:pt idx="7495" formatCode="General">
                        <c:v>659.79600000000005</c:v>
                      </c:pt>
                      <c:pt idx="7496" formatCode="General">
                        <c:v>660.79600000000005</c:v>
                      </c:pt>
                      <c:pt idx="7497" formatCode="General">
                        <c:v>661.79600000000005</c:v>
                      </c:pt>
                      <c:pt idx="7498" formatCode="General">
                        <c:v>662.79600000000005</c:v>
                      </c:pt>
                      <c:pt idx="7499" formatCode="General">
                        <c:v>663.79600000000005</c:v>
                      </c:pt>
                      <c:pt idx="7500" formatCode="General">
                        <c:v>664.79600000000005</c:v>
                      </c:pt>
                      <c:pt idx="7501" formatCode="General">
                        <c:v>665.79600000000005</c:v>
                      </c:pt>
                      <c:pt idx="7502" formatCode="General">
                        <c:v>666.79600000000005</c:v>
                      </c:pt>
                      <c:pt idx="7503" formatCode="General">
                        <c:v>667.79600000000005</c:v>
                      </c:pt>
                      <c:pt idx="7504" formatCode="General">
                        <c:v>668.79600000000005</c:v>
                      </c:pt>
                      <c:pt idx="7505" formatCode="General">
                        <c:v>669.79600000000005</c:v>
                      </c:pt>
                      <c:pt idx="7506" formatCode="General">
                        <c:v>670.79600000000005</c:v>
                      </c:pt>
                      <c:pt idx="7507" formatCode="General">
                        <c:v>671.79600000000005</c:v>
                      </c:pt>
                      <c:pt idx="7508" formatCode="General">
                        <c:v>672.79600000000005</c:v>
                      </c:pt>
                      <c:pt idx="7509" formatCode="General">
                        <c:v>673.79600000000005</c:v>
                      </c:pt>
                      <c:pt idx="7510" formatCode="General">
                        <c:v>674.79600000000005</c:v>
                      </c:pt>
                      <c:pt idx="7511" formatCode="General">
                        <c:v>675.79600000000005</c:v>
                      </c:pt>
                      <c:pt idx="7512" formatCode="General">
                        <c:v>676.79600000000005</c:v>
                      </c:pt>
                      <c:pt idx="7513" formatCode="General">
                        <c:v>677.79600000000005</c:v>
                      </c:pt>
                      <c:pt idx="7514" formatCode="General">
                        <c:v>678.79600000000005</c:v>
                      </c:pt>
                      <c:pt idx="7515" formatCode="General">
                        <c:v>679.79600000000005</c:v>
                      </c:pt>
                      <c:pt idx="7516" formatCode="General">
                        <c:v>680.79600000000005</c:v>
                      </c:pt>
                      <c:pt idx="7517" formatCode="General">
                        <c:v>681.79600000000005</c:v>
                      </c:pt>
                      <c:pt idx="7518" formatCode="General">
                        <c:v>682.79600000000005</c:v>
                      </c:pt>
                      <c:pt idx="7519" formatCode="General">
                        <c:v>683.79600000000005</c:v>
                      </c:pt>
                      <c:pt idx="7520" formatCode="General">
                        <c:v>684.79600000000005</c:v>
                      </c:pt>
                      <c:pt idx="7521" formatCode="General">
                        <c:v>685.79600000000005</c:v>
                      </c:pt>
                      <c:pt idx="7522" formatCode="General">
                        <c:v>686.79600000000005</c:v>
                      </c:pt>
                      <c:pt idx="7523" formatCode="General">
                        <c:v>687.79600000000005</c:v>
                      </c:pt>
                      <c:pt idx="7524" formatCode="General">
                        <c:v>688.79600000000005</c:v>
                      </c:pt>
                      <c:pt idx="7525" formatCode="General">
                        <c:v>689.79600000000005</c:v>
                      </c:pt>
                      <c:pt idx="7526" formatCode="General">
                        <c:v>690.79600000000005</c:v>
                      </c:pt>
                      <c:pt idx="7527" formatCode="General">
                        <c:v>691.79600000000005</c:v>
                      </c:pt>
                      <c:pt idx="7528" formatCode="General">
                        <c:v>692.79600000000005</c:v>
                      </c:pt>
                      <c:pt idx="7529" formatCode="General">
                        <c:v>693.79600000000005</c:v>
                      </c:pt>
                      <c:pt idx="7530" formatCode="General">
                        <c:v>694.79600000000005</c:v>
                      </c:pt>
                      <c:pt idx="7531" formatCode="General">
                        <c:v>695.79600000000005</c:v>
                      </c:pt>
                      <c:pt idx="7532" formatCode="General">
                        <c:v>696.79600000000005</c:v>
                      </c:pt>
                      <c:pt idx="7533" formatCode="General">
                        <c:v>697.79600000000005</c:v>
                      </c:pt>
                      <c:pt idx="7534" formatCode="General">
                        <c:v>698.79600000000005</c:v>
                      </c:pt>
                      <c:pt idx="7535" formatCode="General">
                        <c:v>699.79600000000005</c:v>
                      </c:pt>
                      <c:pt idx="7536" formatCode="General">
                        <c:v>700.79600000000005</c:v>
                      </c:pt>
                      <c:pt idx="7537" formatCode="General">
                        <c:v>701.00699999999995</c:v>
                      </c:pt>
                      <c:pt idx="7538" formatCode="General">
                        <c:v>701.00699999999995</c:v>
                      </c:pt>
                      <c:pt idx="7539" formatCode="General">
                        <c:v>701.01700000000005</c:v>
                      </c:pt>
                      <c:pt idx="7540" formatCode="General">
                        <c:v>701.02700000000004</c:v>
                      </c:pt>
                      <c:pt idx="7541" formatCode="General">
                        <c:v>701.03700000000003</c:v>
                      </c:pt>
                      <c:pt idx="7542" formatCode="General">
                        <c:v>701.04700000000003</c:v>
                      </c:pt>
                      <c:pt idx="7543" formatCode="General">
                        <c:v>701.05700000000002</c:v>
                      </c:pt>
                      <c:pt idx="7544" formatCode="General">
                        <c:v>701.06700000000001</c:v>
                      </c:pt>
                      <c:pt idx="7545" formatCode="General">
                        <c:v>701.077</c:v>
                      </c:pt>
                      <c:pt idx="7546" formatCode="General">
                        <c:v>701.08699999999999</c:v>
                      </c:pt>
                      <c:pt idx="7547" formatCode="General">
                        <c:v>701.09699999999998</c:v>
                      </c:pt>
                      <c:pt idx="7548" formatCode="General">
                        <c:v>701.10699999999997</c:v>
                      </c:pt>
                      <c:pt idx="7549" formatCode="General">
                        <c:v>701.11699999999996</c:v>
                      </c:pt>
                      <c:pt idx="7550" formatCode="General">
                        <c:v>701.12699999999995</c:v>
                      </c:pt>
                      <c:pt idx="7551" formatCode="General">
                        <c:v>701.13699999999994</c:v>
                      </c:pt>
                      <c:pt idx="7552" formatCode="General">
                        <c:v>701.14700000000005</c:v>
                      </c:pt>
                      <c:pt idx="7553" formatCode="General">
                        <c:v>701.15700000000004</c:v>
                      </c:pt>
                      <c:pt idx="7554" formatCode="General">
                        <c:v>701.16700000000003</c:v>
                      </c:pt>
                      <c:pt idx="7555" formatCode="General">
                        <c:v>701.17700000000002</c:v>
                      </c:pt>
                      <c:pt idx="7556" formatCode="General">
                        <c:v>701.18700000000001</c:v>
                      </c:pt>
                      <c:pt idx="7557" formatCode="General">
                        <c:v>701.197</c:v>
                      </c:pt>
                      <c:pt idx="7558" formatCode="General">
                        <c:v>701.20699999999999</c:v>
                      </c:pt>
                      <c:pt idx="7559" formatCode="General">
                        <c:v>701.21699999999998</c:v>
                      </c:pt>
                      <c:pt idx="7560" formatCode="General">
                        <c:v>701.22699999999998</c:v>
                      </c:pt>
                      <c:pt idx="7561" formatCode="General">
                        <c:v>701.23699999999997</c:v>
                      </c:pt>
                      <c:pt idx="7562" formatCode="General">
                        <c:v>701.24699999999996</c:v>
                      </c:pt>
                      <c:pt idx="7563" formatCode="General">
                        <c:v>701.25699999999995</c:v>
                      </c:pt>
                      <c:pt idx="7564" formatCode="General">
                        <c:v>701.26700000000005</c:v>
                      </c:pt>
                      <c:pt idx="7565" formatCode="General">
                        <c:v>701.27700000000004</c:v>
                      </c:pt>
                      <c:pt idx="7566" formatCode="General">
                        <c:v>701.28700000000003</c:v>
                      </c:pt>
                      <c:pt idx="7567" formatCode="General">
                        <c:v>701.29700000000003</c:v>
                      </c:pt>
                      <c:pt idx="7568" formatCode="General">
                        <c:v>701.30700000000002</c:v>
                      </c:pt>
                      <c:pt idx="7569" formatCode="General">
                        <c:v>701.31700000000001</c:v>
                      </c:pt>
                      <c:pt idx="7570" formatCode="General">
                        <c:v>701.327</c:v>
                      </c:pt>
                      <c:pt idx="7571" formatCode="General">
                        <c:v>701.33699999999999</c:v>
                      </c:pt>
                      <c:pt idx="7572" formatCode="General">
                        <c:v>701.34699999999998</c:v>
                      </c:pt>
                      <c:pt idx="7573" formatCode="General">
                        <c:v>701.35699999999997</c:v>
                      </c:pt>
                      <c:pt idx="7574" formatCode="General">
                        <c:v>701.36699999999996</c:v>
                      </c:pt>
                      <c:pt idx="7575" formatCode="General">
                        <c:v>701.37699999999995</c:v>
                      </c:pt>
                      <c:pt idx="7576" formatCode="General">
                        <c:v>701.38699999999994</c:v>
                      </c:pt>
                      <c:pt idx="7577" formatCode="General">
                        <c:v>701.39700000000005</c:v>
                      </c:pt>
                      <c:pt idx="7578" formatCode="General">
                        <c:v>701.40700000000004</c:v>
                      </c:pt>
                      <c:pt idx="7579" formatCode="General">
                        <c:v>701.41700000000003</c:v>
                      </c:pt>
                      <c:pt idx="7580" formatCode="General">
                        <c:v>701.42700000000002</c:v>
                      </c:pt>
                      <c:pt idx="7581" formatCode="General">
                        <c:v>701.43700000000001</c:v>
                      </c:pt>
                      <c:pt idx="7582" formatCode="General">
                        <c:v>701.447</c:v>
                      </c:pt>
                      <c:pt idx="7583" formatCode="General">
                        <c:v>701.45699999999999</c:v>
                      </c:pt>
                      <c:pt idx="7584" formatCode="General">
                        <c:v>701.46699999999998</c:v>
                      </c:pt>
                      <c:pt idx="7585" formatCode="General">
                        <c:v>701.47699999999998</c:v>
                      </c:pt>
                      <c:pt idx="7586" formatCode="General">
                        <c:v>701.48699999999997</c:v>
                      </c:pt>
                      <c:pt idx="7587" formatCode="General">
                        <c:v>701.49699999999996</c:v>
                      </c:pt>
                      <c:pt idx="7588" formatCode="General">
                        <c:v>701.50699999999995</c:v>
                      </c:pt>
                      <c:pt idx="7589" formatCode="General">
                        <c:v>701.51700000000005</c:v>
                      </c:pt>
                      <c:pt idx="7590" formatCode="General">
                        <c:v>701.52700000000004</c:v>
                      </c:pt>
                      <c:pt idx="7591" formatCode="General">
                        <c:v>701.53700000000003</c:v>
                      </c:pt>
                      <c:pt idx="7592" formatCode="General">
                        <c:v>701.54700000000003</c:v>
                      </c:pt>
                      <c:pt idx="7593" formatCode="General">
                        <c:v>701.55700000000002</c:v>
                      </c:pt>
                      <c:pt idx="7594" formatCode="General">
                        <c:v>701.56700000000001</c:v>
                      </c:pt>
                      <c:pt idx="7595" formatCode="General">
                        <c:v>701.577</c:v>
                      </c:pt>
                      <c:pt idx="7596" formatCode="General">
                        <c:v>701.58699999999999</c:v>
                      </c:pt>
                      <c:pt idx="7597" formatCode="General">
                        <c:v>701.59699999999998</c:v>
                      </c:pt>
                      <c:pt idx="7598" formatCode="General">
                        <c:v>701.60699999999997</c:v>
                      </c:pt>
                      <c:pt idx="7599" formatCode="General">
                        <c:v>701.61699999999996</c:v>
                      </c:pt>
                      <c:pt idx="7600" formatCode="General">
                        <c:v>701.62699999999995</c:v>
                      </c:pt>
                      <c:pt idx="7601" formatCode="General">
                        <c:v>701.63699999999994</c:v>
                      </c:pt>
                      <c:pt idx="7602" formatCode="General">
                        <c:v>701.64700000000005</c:v>
                      </c:pt>
                      <c:pt idx="7603" formatCode="General">
                        <c:v>701.65700000000004</c:v>
                      </c:pt>
                      <c:pt idx="7604" formatCode="General">
                        <c:v>701.66700000000003</c:v>
                      </c:pt>
                      <c:pt idx="7605" formatCode="General">
                        <c:v>701.67700000000002</c:v>
                      </c:pt>
                      <c:pt idx="7606" formatCode="General">
                        <c:v>701.68700000000001</c:v>
                      </c:pt>
                      <c:pt idx="7607" formatCode="General">
                        <c:v>701.697</c:v>
                      </c:pt>
                      <c:pt idx="7608" formatCode="General">
                        <c:v>701.70699999999999</c:v>
                      </c:pt>
                      <c:pt idx="7609" formatCode="General">
                        <c:v>701.71699999999998</c:v>
                      </c:pt>
                      <c:pt idx="7610" formatCode="General">
                        <c:v>701.72699999999998</c:v>
                      </c:pt>
                      <c:pt idx="7611" formatCode="General">
                        <c:v>701.73699999999997</c:v>
                      </c:pt>
                      <c:pt idx="7612" formatCode="General">
                        <c:v>701.74699999999996</c:v>
                      </c:pt>
                      <c:pt idx="7613" formatCode="General">
                        <c:v>701.75699999999995</c:v>
                      </c:pt>
                      <c:pt idx="7614" formatCode="General">
                        <c:v>701.76700000000005</c:v>
                      </c:pt>
                      <c:pt idx="7615" formatCode="General">
                        <c:v>701.77700000000004</c:v>
                      </c:pt>
                      <c:pt idx="7616" formatCode="General">
                        <c:v>701.78700000000003</c:v>
                      </c:pt>
                      <c:pt idx="7617" formatCode="General">
                        <c:v>701.79700000000003</c:v>
                      </c:pt>
                      <c:pt idx="7618" formatCode="General">
                        <c:v>701.80700000000002</c:v>
                      </c:pt>
                      <c:pt idx="7619" formatCode="General">
                        <c:v>701.81700000000001</c:v>
                      </c:pt>
                      <c:pt idx="7620" formatCode="General">
                        <c:v>701.827</c:v>
                      </c:pt>
                      <c:pt idx="7621" formatCode="General">
                        <c:v>701.83699999999999</c:v>
                      </c:pt>
                      <c:pt idx="7622" formatCode="General">
                        <c:v>701.84699999999998</c:v>
                      </c:pt>
                      <c:pt idx="7623" formatCode="General">
                        <c:v>701.85699999999997</c:v>
                      </c:pt>
                      <c:pt idx="7624" formatCode="General">
                        <c:v>701.86699999999996</c:v>
                      </c:pt>
                      <c:pt idx="7625" formatCode="General">
                        <c:v>701.87699999999995</c:v>
                      </c:pt>
                      <c:pt idx="7626" formatCode="General">
                        <c:v>701.88699999999994</c:v>
                      </c:pt>
                      <c:pt idx="7627" formatCode="General">
                        <c:v>701.89700000000005</c:v>
                      </c:pt>
                      <c:pt idx="7628" formatCode="General">
                        <c:v>701.90700000000004</c:v>
                      </c:pt>
                      <c:pt idx="7629" formatCode="General">
                        <c:v>701.91700000000003</c:v>
                      </c:pt>
                      <c:pt idx="7630" formatCode="General">
                        <c:v>701.92700000000002</c:v>
                      </c:pt>
                      <c:pt idx="7631" formatCode="General">
                        <c:v>701.93700000000001</c:v>
                      </c:pt>
                      <c:pt idx="7632" formatCode="General">
                        <c:v>701.947</c:v>
                      </c:pt>
                      <c:pt idx="7633" formatCode="General">
                        <c:v>701.95699999999999</c:v>
                      </c:pt>
                      <c:pt idx="7634" formatCode="General">
                        <c:v>701.96699999999998</c:v>
                      </c:pt>
                      <c:pt idx="7635" formatCode="General">
                        <c:v>701.97699999999998</c:v>
                      </c:pt>
                      <c:pt idx="7636" formatCode="General">
                        <c:v>701.98699999999997</c:v>
                      </c:pt>
                      <c:pt idx="7637" formatCode="General">
                        <c:v>701.99699999999996</c:v>
                      </c:pt>
                      <c:pt idx="7638" formatCode="General">
                        <c:v>702.00699999999995</c:v>
                      </c:pt>
                      <c:pt idx="7639" formatCode="General">
                        <c:v>702.01700000000005</c:v>
                      </c:pt>
                      <c:pt idx="7640" formatCode="General">
                        <c:v>702.02700000000004</c:v>
                      </c:pt>
                      <c:pt idx="7641" formatCode="General">
                        <c:v>702.03700000000003</c:v>
                      </c:pt>
                      <c:pt idx="7642" formatCode="General">
                        <c:v>702.04700000000003</c:v>
                      </c:pt>
                      <c:pt idx="7643" formatCode="General">
                        <c:v>702.05700000000002</c:v>
                      </c:pt>
                      <c:pt idx="7644" formatCode="General">
                        <c:v>702.06700000000001</c:v>
                      </c:pt>
                      <c:pt idx="7645" formatCode="General">
                        <c:v>702.077</c:v>
                      </c:pt>
                      <c:pt idx="7646" formatCode="General">
                        <c:v>702.08699999999999</c:v>
                      </c:pt>
                      <c:pt idx="7647" formatCode="General">
                        <c:v>702.09699999999998</c:v>
                      </c:pt>
                      <c:pt idx="7648" formatCode="General">
                        <c:v>702.10699999999997</c:v>
                      </c:pt>
                      <c:pt idx="7649" formatCode="General">
                        <c:v>702.11699999999996</c:v>
                      </c:pt>
                      <c:pt idx="7650" formatCode="General">
                        <c:v>702.12699999999995</c:v>
                      </c:pt>
                      <c:pt idx="7651" formatCode="General">
                        <c:v>702.13699999999994</c:v>
                      </c:pt>
                      <c:pt idx="7652" formatCode="General">
                        <c:v>702.14700000000005</c:v>
                      </c:pt>
                      <c:pt idx="7653" formatCode="General">
                        <c:v>702.15700000000004</c:v>
                      </c:pt>
                      <c:pt idx="7654" formatCode="General">
                        <c:v>702.16700000000003</c:v>
                      </c:pt>
                      <c:pt idx="7655" formatCode="General">
                        <c:v>702.17700000000002</c:v>
                      </c:pt>
                      <c:pt idx="7656" formatCode="General">
                        <c:v>702.18700000000001</c:v>
                      </c:pt>
                      <c:pt idx="7657" formatCode="General">
                        <c:v>702.197</c:v>
                      </c:pt>
                      <c:pt idx="7658" formatCode="General">
                        <c:v>702.20699999999999</c:v>
                      </c:pt>
                      <c:pt idx="7659" formatCode="General">
                        <c:v>702.21699999999998</c:v>
                      </c:pt>
                      <c:pt idx="7660" formatCode="General">
                        <c:v>702.22699999999998</c:v>
                      </c:pt>
                      <c:pt idx="7661" formatCode="General">
                        <c:v>702.23699999999997</c:v>
                      </c:pt>
                      <c:pt idx="7662" formatCode="General">
                        <c:v>702.24699999999996</c:v>
                      </c:pt>
                      <c:pt idx="7663" formatCode="General">
                        <c:v>702.25699999999995</c:v>
                      </c:pt>
                      <c:pt idx="7664" formatCode="General">
                        <c:v>702.26700000000005</c:v>
                      </c:pt>
                      <c:pt idx="7665" formatCode="General">
                        <c:v>702.27700000000004</c:v>
                      </c:pt>
                      <c:pt idx="7666" formatCode="General">
                        <c:v>702.28700000000003</c:v>
                      </c:pt>
                      <c:pt idx="7667" formatCode="General">
                        <c:v>702.29700000000003</c:v>
                      </c:pt>
                      <c:pt idx="7668" formatCode="General">
                        <c:v>702.30700000000002</c:v>
                      </c:pt>
                      <c:pt idx="7669" formatCode="General">
                        <c:v>702.31700000000001</c:v>
                      </c:pt>
                      <c:pt idx="7670" formatCode="General">
                        <c:v>702.327</c:v>
                      </c:pt>
                      <c:pt idx="7671" formatCode="General">
                        <c:v>702.33699999999999</c:v>
                      </c:pt>
                      <c:pt idx="7672" formatCode="General">
                        <c:v>702.34699999999998</c:v>
                      </c:pt>
                      <c:pt idx="7673" formatCode="General">
                        <c:v>702.35699999999997</c:v>
                      </c:pt>
                      <c:pt idx="7674" formatCode="General">
                        <c:v>702.36699999999996</c:v>
                      </c:pt>
                      <c:pt idx="7675" formatCode="General">
                        <c:v>702.37699999999995</c:v>
                      </c:pt>
                      <c:pt idx="7676" formatCode="General">
                        <c:v>702.38699999999994</c:v>
                      </c:pt>
                      <c:pt idx="7677" formatCode="General">
                        <c:v>702.39700000000005</c:v>
                      </c:pt>
                      <c:pt idx="7678" formatCode="General">
                        <c:v>702.40700000000004</c:v>
                      </c:pt>
                      <c:pt idx="7679" formatCode="General">
                        <c:v>702.41700000000003</c:v>
                      </c:pt>
                      <c:pt idx="7680" formatCode="General">
                        <c:v>702.42700000000002</c:v>
                      </c:pt>
                      <c:pt idx="7681" formatCode="General">
                        <c:v>702.43700000000001</c:v>
                      </c:pt>
                      <c:pt idx="7682" formatCode="General">
                        <c:v>702.447</c:v>
                      </c:pt>
                      <c:pt idx="7683" formatCode="General">
                        <c:v>702.45699999999999</c:v>
                      </c:pt>
                      <c:pt idx="7684" formatCode="General">
                        <c:v>702.46699999999998</c:v>
                      </c:pt>
                      <c:pt idx="7685" formatCode="General">
                        <c:v>702.47699999999998</c:v>
                      </c:pt>
                      <c:pt idx="7686" formatCode="General">
                        <c:v>702.48699999999997</c:v>
                      </c:pt>
                      <c:pt idx="7687" formatCode="General">
                        <c:v>702.49699999999996</c:v>
                      </c:pt>
                      <c:pt idx="7688" formatCode="General">
                        <c:v>702.50699999999995</c:v>
                      </c:pt>
                      <c:pt idx="7689" formatCode="General">
                        <c:v>702.51700000000005</c:v>
                      </c:pt>
                      <c:pt idx="7690" formatCode="General">
                        <c:v>702.52700000000004</c:v>
                      </c:pt>
                      <c:pt idx="7691" formatCode="General">
                        <c:v>702.53700000000003</c:v>
                      </c:pt>
                      <c:pt idx="7692" formatCode="General">
                        <c:v>702.54700000000003</c:v>
                      </c:pt>
                      <c:pt idx="7693" formatCode="General">
                        <c:v>702.55700000000002</c:v>
                      </c:pt>
                      <c:pt idx="7694" formatCode="General">
                        <c:v>702.56700000000001</c:v>
                      </c:pt>
                      <c:pt idx="7695" formatCode="General">
                        <c:v>702.577</c:v>
                      </c:pt>
                      <c:pt idx="7696" formatCode="General">
                        <c:v>702.58699999999999</c:v>
                      </c:pt>
                      <c:pt idx="7697" formatCode="General">
                        <c:v>702.59699999999998</c:v>
                      </c:pt>
                      <c:pt idx="7698" formatCode="General">
                        <c:v>702.60699999999997</c:v>
                      </c:pt>
                      <c:pt idx="7699" formatCode="General">
                        <c:v>702.61699999999996</c:v>
                      </c:pt>
                      <c:pt idx="7700" formatCode="General">
                        <c:v>702.62699999999995</c:v>
                      </c:pt>
                      <c:pt idx="7701" formatCode="General">
                        <c:v>702.63699999999994</c:v>
                      </c:pt>
                      <c:pt idx="7702" formatCode="General">
                        <c:v>702.64700000000005</c:v>
                      </c:pt>
                      <c:pt idx="7703" formatCode="General">
                        <c:v>702.65700000000004</c:v>
                      </c:pt>
                      <c:pt idx="7704" formatCode="General">
                        <c:v>702.66700000000003</c:v>
                      </c:pt>
                      <c:pt idx="7705" formatCode="General">
                        <c:v>702.67700000000002</c:v>
                      </c:pt>
                      <c:pt idx="7706" formatCode="General">
                        <c:v>702.68700000000001</c:v>
                      </c:pt>
                      <c:pt idx="7707" formatCode="General">
                        <c:v>702.697</c:v>
                      </c:pt>
                      <c:pt idx="7708" formatCode="General">
                        <c:v>702.70699999999999</c:v>
                      </c:pt>
                      <c:pt idx="7709" formatCode="General">
                        <c:v>702.71699999999998</c:v>
                      </c:pt>
                      <c:pt idx="7710" formatCode="General">
                        <c:v>702.72699999999998</c:v>
                      </c:pt>
                      <c:pt idx="7711" formatCode="General">
                        <c:v>702.73699999999997</c:v>
                      </c:pt>
                      <c:pt idx="7712" formatCode="General">
                        <c:v>702.74699999999996</c:v>
                      </c:pt>
                      <c:pt idx="7713" formatCode="General">
                        <c:v>702.75699999999995</c:v>
                      </c:pt>
                      <c:pt idx="7714" formatCode="General">
                        <c:v>702.76700000000005</c:v>
                      </c:pt>
                      <c:pt idx="7715" formatCode="General">
                        <c:v>702.77700000000004</c:v>
                      </c:pt>
                      <c:pt idx="7716" formatCode="General">
                        <c:v>702.78700000000003</c:v>
                      </c:pt>
                      <c:pt idx="7717" formatCode="General">
                        <c:v>702.79700000000003</c:v>
                      </c:pt>
                      <c:pt idx="7718" formatCode="General">
                        <c:v>702.80700000000002</c:v>
                      </c:pt>
                      <c:pt idx="7719" formatCode="General">
                        <c:v>702.81700000000001</c:v>
                      </c:pt>
                      <c:pt idx="7720" formatCode="General">
                        <c:v>702.827</c:v>
                      </c:pt>
                      <c:pt idx="7721" formatCode="General">
                        <c:v>702.83699999999999</c:v>
                      </c:pt>
                      <c:pt idx="7722" formatCode="General">
                        <c:v>702.84699999999998</c:v>
                      </c:pt>
                      <c:pt idx="7723" formatCode="General">
                        <c:v>702.85699999999997</c:v>
                      </c:pt>
                      <c:pt idx="7724" formatCode="General">
                        <c:v>702.86699999999996</c:v>
                      </c:pt>
                      <c:pt idx="7725" formatCode="General">
                        <c:v>702.87699999999995</c:v>
                      </c:pt>
                      <c:pt idx="7726" formatCode="General">
                        <c:v>702.88699999999994</c:v>
                      </c:pt>
                      <c:pt idx="7727" formatCode="General">
                        <c:v>702.89700000000005</c:v>
                      </c:pt>
                      <c:pt idx="7728" formatCode="General">
                        <c:v>702.90700000000004</c:v>
                      </c:pt>
                      <c:pt idx="7729" formatCode="General">
                        <c:v>702.91700000000003</c:v>
                      </c:pt>
                      <c:pt idx="7730" formatCode="General">
                        <c:v>702.92700000000002</c:v>
                      </c:pt>
                      <c:pt idx="7731" formatCode="General">
                        <c:v>702.93700000000001</c:v>
                      </c:pt>
                      <c:pt idx="7732" formatCode="General">
                        <c:v>702.947</c:v>
                      </c:pt>
                      <c:pt idx="7733" formatCode="General">
                        <c:v>702.95699999999999</c:v>
                      </c:pt>
                      <c:pt idx="7734" formatCode="General">
                        <c:v>702.96699999999998</c:v>
                      </c:pt>
                      <c:pt idx="7735" formatCode="General">
                        <c:v>702.97699999999998</c:v>
                      </c:pt>
                      <c:pt idx="7736" formatCode="General">
                        <c:v>702.98699999999997</c:v>
                      </c:pt>
                      <c:pt idx="7737" formatCode="General">
                        <c:v>702.99699999999996</c:v>
                      </c:pt>
                      <c:pt idx="7738" formatCode="General">
                        <c:v>703.00699999999995</c:v>
                      </c:pt>
                      <c:pt idx="7739" formatCode="General">
                        <c:v>703.01700000000005</c:v>
                      </c:pt>
                      <c:pt idx="7740" formatCode="General">
                        <c:v>703.02700000000004</c:v>
                      </c:pt>
                      <c:pt idx="7741" formatCode="General">
                        <c:v>703.03700000000003</c:v>
                      </c:pt>
                      <c:pt idx="7742" formatCode="General">
                        <c:v>703.04700000000003</c:v>
                      </c:pt>
                      <c:pt idx="7743" formatCode="General">
                        <c:v>703.05700000000002</c:v>
                      </c:pt>
                      <c:pt idx="7744" formatCode="General">
                        <c:v>703.06700000000001</c:v>
                      </c:pt>
                      <c:pt idx="7745" formatCode="General">
                        <c:v>703.077</c:v>
                      </c:pt>
                      <c:pt idx="7746" formatCode="General">
                        <c:v>703.08699999999999</c:v>
                      </c:pt>
                      <c:pt idx="7747" formatCode="General">
                        <c:v>703.09699999999998</c:v>
                      </c:pt>
                      <c:pt idx="7748" formatCode="General">
                        <c:v>703.10699999999997</c:v>
                      </c:pt>
                      <c:pt idx="7749" formatCode="General">
                        <c:v>703.11699999999996</c:v>
                      </c:pt>
                      <c:pt idx="7750" formatCode="General">
                        <c:v>703.12699999999995</c:v>
                      </c:pt>
                      <c:pt idx="7751" formatCode="General">
                        <c:v>703.13699999999994</c:v>
                      </c:pt>
                      <c:pt idx="7752" formatCode="General">
                        <c:v>703.14700000000005</c:v>
                      </c:pt>
                      <c:pt idx="7753" formatCode="General">
                        <c:v>703.15700000000004</c:v>
                      </c:pt>
                      <c:pt idx="7754" formatCode="General">
                        <c:v>703.16700000000003</c:v>
                      </c:pt>
                      <c:pt idx="7755" formatCode="General">
                        <c:v>703.17700000000002</c:v>
                      </c:pt>
                      <c:pt idx="7756" formatCode="General">
                        <c:v>703.18700000000001</c:v>
                      </c:pt>
                      <c:pt idx="7757" formatCode="General">
                        <c:v>703.197</c:v>
                      </c:pt>
                      <c:pt idx="7758" formatCode="General">
                        <c:v>703.20699999999999</c:v>
                      </c:pt>
                      <c:pt idx="7759" formatCode="General">
                        <c:v>703.21699999999998</c:v>
                      </c:pt>
                      <c:pt idx="7760" formatCode="General">
                        <c:v>703.22699999999998</c:v>
                      </c:pt>
                      <c:pt idx="7761" formatCode="General">
                        <c:v>703.23699999999997</c:v>
                      </c:pt>
                      <c:pt idx="7762" formatCode="General">
                        <c:v>703.24699999999996</c:v>
                      </c:pt>
                      <c:pt idx="7763" formatCode="General">
                        <c:v>703.25699999999995</c:v>
                      </c:pt>
                      <c:pt idx="7764" formatCode="General">
                        <c:v>703.26700000000005</c:v>
                      </c:pt>
                      <c:pt idx="7765" formatCode="General">
                        <c:v>703.27700000000004</c:v>
                      </c:pt>
                      <c:pt idx="7766" formatCode="General">
                        <c:v>703.28700000000003</c:v>
                      </c:pt>
                      <c:pt idx="7767" formatCode="General">
                        <c:v>703.29700000000003</c:v>
                      </c:pt>
                      <c:pt idx="7768" formatCode="General">
                        <c:v>703.30700000000002</c:v>
                      </c:pt>
                      <c:pt idx="7769" formatCode="General">
                        <c:v>703.31700000000001</c:v>
                      </c:pt>
                      <c:pt idx="7770" formatCode="General">
                        <c:v>703.327</c:v>
                      </c:pt>
                      <c:pt idx="7771" formatCode="General">
                        <c:v>703.33699999999999</c:v>
                      </c:pt>
                      <c:pt idx="7772" formatCode="General">
                        <c:v>703.34699999999998</c:v>
                      </c:pt>
                      <c:pt idx="7773" formatCode="General">
                        <c:v>703.35699999999997</c:v>
                      </c:pt>
                      <c:pt idx="7774" formatCode="General">
                        <c:v>703.36699999999996</c:v>
                      </c:pt>
                      <c:pt idx="7775" formatCode="General">
                        <c:v>703.37699999999995</c:v>
                      </c:pt>
                      <c:pt idx="7776" formatCode="General">
                        <c:v>703.38699999999994</c:v>
                      </c:pt>
                      <c:pt idx="7777" formatCode="General">
                        <c:v>703.39700000000005</c:v>
                      </c:pt>
                      <c:pt idx="7778" formatCode="General">
                        <c:v>703.40700000000004</c:v>
                      </c:pt>
                      <c:pt idx="7779" formatCode="General">
                        <c:v>703.41700000000003</c:v>
                      </c:pt>
                      <c:pt idx="7780" formatCode="General">
                        <c:v>703.42700000000002</c:v>
                      </c:pt>
                      <c:pt idx="7781" formatCode="General">
                        <c:v>703.43700000000001</c:v>
                      </c:pt>
                      <c:pt idx="7782" formatCode="General">
                        <c:v>703.447</c:v>
                      </c:pt>
                      <c:pt idx="7783" formatCode="General">
                        <c:v>703.45699999999999</c:v>
                      </c:pt>
                      <c:pt idx="7784" formatCode="General">
                        <c:v>703.46699999999998</c:v>
                      </c:pt>
                      <c:pt idx="7785" formatCode="General">
                        <c:v>703.47699999999998</c:v>
                      </c:pt>
                      <c:pt idx="7786" formatCode="General">
                        <c:v>703.48699999999997</c:v>
                      </c:pt>
                      <c:pt idx="7787" formatCode="General">
                        <c:v>703.49699999999996</c:v>
                      </c:pt>
                      <c:pt idx="7788" formatCode="General">
                        <c:v>703.50699999999995</c:v>
                      </c:pt>
                      <c:pt idx="7789" formatCode="General">
                        <c:v>703.51700000000005</c:v>
                      </c:pt>
                      <c:pt idx="7790" formatCode="General">
                        <c:v>703.52700000000004</c:v>
                      </c:pt>
                      <c:pt idx="7791" formatCode="General">
                        <c:v>703.53700000000003</c:v>
                      </c:pt>
                      <c:pt idx="7792" formatCode="General">
                        <c:v>703.54700000000003</c:v>
                      </c:pt>
                      <c:pt idx="7793" formatCode="General">
                        <c:v>703.55700000000002</c:v>
                      </c:pt>
                      <c:pt idx="7794" formatCode="General">
                        <c:v>703.56700000000001</c:v>
                      </c:pt>
                      <c:pt idx="7795" formatCode="General">
                        <c:v>703.577</c:v>
                      </c:pt>
                      <c:pt idx="7796" formatCode="General">
                        <c:v>703.58699999999999</c:v>
                      </c:pt>
                      <c:pt idx="7797" formatCode="General">
                        <c:v>703.59699999999998</c:v>
                      </c:pt>
                      <c:pt idx="7798" formatCode="General">
                        <c:v>703.60699999999997</c:v>
                      </c:pt>
                      <c:pt idx="7799" formatCode="General">
                        <c:v>703.61699999999996</c:v>
                      </c:pt>
                      <c:pt idx="7800" formatCode="General">
                        <c:v>703.62699999999995</c:v>
                      </c:pt>
                      <c:pt idx="7801" formatCode="General">
                        <c:v>703.63699999999994</c:v>
                      </c:pt>
                      <c:pt idx="7802" formatCode="General">
                        <c:v>703.64700000000005</c:v>
                      </c:pt>
                      <c:pt idx="7803" formatCode="General">
                        <c:v>703.65700000000004</c:v>
                      </c:pt>
                      <c:pt idx="7804" formatCode="General">
                        <c:v>703.66700000000003</c:v>
                      </c:pt>
                      <c:pt idx="7805" formatCode="General">
                        <c:v>703.67700000000002</c:v>
                      </c:pt>
                      <c:pt idx="7806" formatCode="General">
                        <c:v>703.68700000000001</c:v>
                      </c:pt>
                      <c:pt idx="7807" formatCode="General">
                        <c:v>703.697</c:v>
                      </c:pt>
                      <c:pt idx="7808" formatCode="General">
                        <c:v>703.70699999999999</c:v>
                      </c:pt>
                      <c:pt idx="7809" formatCode="General">
                        <c:v>703.71699999999998</c:v>
                      </c:pt>
                      <c:pt idx="7810" formatCode="General">
                        <c:v>703.72699999999998</c:v>
                      </c:pt>
                      <c:pt idx="7811" formatCode="General">
                        <c:v>703.73699999999997</c:v>
                      </c:pt>
                      <c:pt idx="7812" formatCode="General">
                        <c:v>703.74699999999996</c:v>
                      </c:pt>
                      <c:pt idx="7813" formatCode="General">
                        <c:v>703.75699999999995</c:v>
                      </c:pt>
                      <c:pt idx="7814" formatCode="General">
                        <c:v>703.76700000000005</c:v>
                      </c:pt>
                      <c:pt idx="7815" formatCode="General">
                        <c:v>703.77700000000004</c:v>
                      </c:pt>
                      <c:pt idx="7816" formatCode="General">
                        <c:v>703.78700000000003</c:v>
                      </c:pt>
                      <c:pt idx="7817" formatCode="General">
                        <c:v>703.79700000000003</c:v>
                      </c:pt>
                      <c:pt idx="7818" formatCode="General">
                        <c:v>703.80700000000002</c:v>
                      </c:pt>
                      <c:pt idx="7819" formatCode="General">
                        <c:v>703.81700000000001</c:v>
                      </c:pt>
                      <c:pt idx="7820" formatCode="General">
                        <c:v>703.827</c:v>
                      </c:pt>
                      <c:pt idx="7821" formatCode="General">
                        <c:v>703.83699999999999</c:v>
                      </c:pt>
                      <c:pt idx="7822" formatCode="General">
                        <c:v>703.84699999999998</c:v>
                      </c:pt>
                      <c:pt idx="7823" formatCode="General">
                        <c:v>703.85699999999997</c:v>
                      </c:pt>
                      <c:pt idx="7824" formatCode="General">
                        <c:v>703.86699999999996</c:v>
                      </c:pt>
                      <c:pt idx="7825" formatCode="General">
                        <c:v>703.87699999999995</c:v>
                      </c:pt>
                      <c:pt idx="7826" formatCode="General">
                        <c:v>703.88699999999994</c:v>
                      </c:pt>
                      <c:pt idx="7827" formatCode="General">
                        <c:v>703.89700000000005</c:v>
                      </c:pt>
                      <c:pt idx="7828" formatCode="General">
                        <c:v>703.90700000000004</c:v>
                      </c:pt>
                      <c:pt idx="7829" formatCode="General">
                        <c:v>703.91700000000003</c:v>
                      </c:pt>
                      <c:pt idx="7830" formatCode="General">
                        <c:v>703.92700000000002</c:v>
                      </c:pt>
                      <c:pt idx="7831" formatCode="General">
                        <c:v>703.93700000000001</c:v>
                      </c:pt>
                      <c:pt idx="7832" formatCode="General">
                        <c:v>703.947</c:v>
                      </c:pt>
                      <c:pt idx="7833" formatCode="General">
                        <c:v>703.95699999999999</c:v>
                      </c:pt>
                      <c:pt idx="7834" formatCode="General">
                        <c:v>703.96699999999998</c:v>
                      </c:pt>
                      <c:pt idx="7835" formatCode="General">
                        <c:v>703.97699999999998</c:v>
                      </c:pt>
                      <c:pt idx="7836" formatCode="General">
                        <c:v>703.98699999999997</c:v>
                      </c:pt>
                      <c:pt idx="7837" formatCode="General">
                        <c:v>703.99699999999996</c:v>
                      </c:pt>
                      <c:pt idx="7838" formatCode="General">
                        <c:v>704.00699999999995</c:v>
                      </c:pt>
                      <c:pt idx="7839" formatCode="General">
                        <c:v>704.01700000000005</c:v>
                      </c:pt>
                      <c:pt idx="7840" formatCode="General">
                        <c:v>704.02700000000004</c:v>
                      </c:pt>
                      <c:pt idx="7841" formatCode="General">
                        <c:v>704.03700000000003</c:v>
                      </c:pt>
                      <c:pt idx="7842" formatCode="General">
                        <c:v>704.04700000000003</c:v>
                      </c:pt>
                      <c:pt idx="7843" formatCode="General">
                        <c:v>704.05700000000002</c:v>
                      </c:pt>
                      <c:pt idx="7844" formatCode="General">
                        <c:v>704.06700000000001</c:v>
                      </c:pt>
                      <c:pt idx="7845" formatCode="General">
                        <c:v>704.077</c:v>
                      </c:pt>
                      <c:pt idx="7846" formatCode="General">
                        <c:v>704.08699999999999</c:v>
                      </c:pt>
                      <c:pt idx="7847" formatCode="General">
                        <c:v>704.09699999999998</c:v>
                      </c:pt>
                      <c:pt idx="7848" formatCode="General">
                        <c:v>704.10699999999997</c:v>
                      </c:pt>
                      <c:pt idx="7849" formatCode="General">
                        <c:v>704.11699999999996</c:v>
                      </c:pt>
                      <c:pt idx="7850" formatCode="General">
                        <c:v>704.12699999999995</c:v>
                      </c:pt>
                      <c:pt idx="7851" formatCode="General">
                        <c:v>704.13699999999994</c:v>
                      </c:pt>
                      <c:pt idx="7852" formatCode="General">
                        <c:v>704.14700000000005</c:v>
                      </c:pt>
                      <c:pt idx="7853" formatCode="General">
                        <c:v>704.15700000000004</c:v>
                      </c:pt>
                      <c:pt idx="7854" formatCode="General">
                        <c:v>704.16700000000003</c:v>
                      </c:pt>
                      <c:pt idx="7855" formatCode="General">
                        <c:v>704.17700000000002</c:v>
                      </c:pt>
                      <c:pt idx="7856" formatCode="General">
                        <c:v>704.18700000000001</c:v>
                      </c:pt>
                      <c:pt idx="7857" formatCode="General">
                        <c:v>704.197</c:v>
                      </c:pt>
                      <c:pt idx="7858" formatCode="General">
                        <c:v>704.20699999999999</c:v>
                      </c:pt>
                      <c:pt idx="7859" formatCode="General">
                        <c:v>704.21699999999998</c:v>
                      </c:pt>
                      <c:pt idx="7860" formatCode="General">
                        <c:v>704.22699999999998</c:v>
                      </c:pt>
                      <c:pt idx="7861" formatCode="General">
                        <c:v>704.23699999999997</c:v>
                      </c:pt>
                      <c:pt idx="7862" formatCode="General">
                        <c:v>704.24699999999996</c:v>
                      </c:pt>
                      <c:pt idx="7863" formatCode="General">
                        <c:v>704.25699999999995</c:v>
                      </c:pt>
                      <c:pt idx="7864" formatCode="General">
                        <c:v>704.26700000000005</c:v>
                      </c:pt>
                      <c:pt idx="7865" formatCode="General">
                        <c:v>704.27700000000004</c:v>
                      </c:pt>
                      <c:pt idx="7866" formatCode="General">
                        <c:v>704.28700000000003</c:v>
                      </c:pt>
                      <c:pt idx="7867" formatCode="General">
                        <c:v>704.29700000000003</c:v>
                      </c:pt>
                      <c:pt idx="7868" formatCode="General">
                        <c:v>704.30700000000002</c:v>
                      </c:pt>
                      <c:pt idx="7869" formatCode="General">
                        <c:v>704.31700000000001</c:v>
                      </c:pt>
                      <c:pt idx="7870" formatCode="General">
                        <c:v>704.327</c:v>
                      </c:pt>
                      <c:pt idx="7871" formatCode="General">
                        <c:v>704.33699999999999</c:v>
                      </c:pt>
                      <c:pt idx="7872" formatCode="General">
                        <c:v>704.34699999999998</c:v>
                      </c:pt>
                      <c:pt idx="7873" formatCode="General">
                        <c:v>704.35699999999997</c:v>
                      </c:pt>
                      <c:pt idx="7874" formatCode="General">
                        <c:v>704.36699999999996</c:v>
                      </c:pt>
                      <c:pt idx="7875" formatCode="General">
                        <c:v>704.37699999999995</c:v>
                      </c:pt>
                      <c:pt idx="7876" formatCode="General">
                        <c:v>704.38699999999994</c:v>
                      </c:pt>
                      <c:pt idx="7877" formatCode="General">
                        <c:v>704.39700000000005</c:v>
                      </c:pt>
                      <c:pt idx="7878" formatCode="General">
                        <c:v>704.40700000000004</c:v>
                      </c:pt>
                      <c:pt idx="7879" formatCode="General">
                        <c:v>704.41700000000003</c:v>
                      </c:pt>
                      <c:pt idx="7880" formatCode="General">
                        <c:v>704.42700000000002</c:v>
                      </c:pt>
                      <c:pt idx="7881" formatCode="General">
                        <c:v>704.43700000000001</c:v>
                      </c:pt>
                      <c:pt idx="7882" formatCode="General">
                        <c:v>704.447</c:v>
                      </c:pt>
                      <c:pt idx="7883" formatCode="General">
                        <c:v>704.45699999999999</c:v>
                      </c:pt>
                      <c:pt idx="7884" formatCode="General">
                        <c:v>704.46699999999998</c:v>
                      </c:pt>
                      <c:pt idx="7885" formatCode="General">
                        <c:v>704.47699999999998</c:v>
                      </c:pt>
                      <c:pt idx="7886" formatCode="General">
                        <c:v>704.48699999999997</c:v>
                      </c:pt>
                      <c:pt idx="7887" formatCode="General">
                        <c:v>704.49699999999996</c:v>
                      </c:pt>
                      <c:pt idx="7888" formatCode="General">
                        <c:v>704.50699999999995</c:v>
                      </c:pt>
                      <c:pt idx="7889" formatCode="General">
                        <c:v>704.51700000000005</c:v>
                      </c:pt>
                      <c:pt idx="7890" formatCode="General">
                        <c:v>704.52700000000004</c:v>
                      </c:pt>
                      <c:pt idx="7891" formatCode="General">
                        <c:v>704.53700000000003</c:v>
                      </c:pt>
                      <c:pt idx="7892" formatCode="General">
                        <c:v>704.54700000000003</c:v>
                      </c:pt>
                      <c:pt idx="7893" formatCode="General">
                        <c:v>704.55700000000002</c:v>
                      </c:pt>
                      <c:pt idx="7894" formatCode="General">
                        <c:v>704.56700000000001</c:v>
                      </c:pt>
                      <c:pt idx="7895" formatCode="General">
                        <c:v>704.577</c:v>
                      </c:pt>
                      <c:pt idx="7896" formatCode="General">
                        <c:v>704.58699999999999</c:v>
                      </c:pt>
                      <c:pt idx="7897" formatCode="General">
                        <c:v>704.59699999999998</c:v>
                      </c:pt>
                      <c:pt idx="7898" formatCode="General">
                        <c:v>704.60699999999997</c:v>
                      </c:pt>
                      <c:pt idx="7899" formatCode="General">
                        <c:v>704.61699999999996</c:v>
                      </c:pt>
                      <c:pt idx="7900" formatCode="General">
                        <c:v>704.62699999999995</c:v>
                      </c:pt>
                      <c:pt idx="7901" formatCode="General">
                        <c:v>704.63699999999994</c:v>
                      </c:pt>
                      <c:pt idx="7902" formatCode="General">
                        <c:v>704.64700000000005</c:v>
                      </c:pt>
                      <c:pt idx="7903" formatCode="General">
                        <c:v>704.65700000000004</c:v>
                      </c:pt>
                      <c:pt idx="7904" formatCode="General">
                        <c:v>704.66700000000003</c:v>
                      </c:pt>
                      <c:pt idx="7905" formatCode="General">
                        <c:v>704.67700000000002</c:v>
                      </c:pt>
                      <c:pt idx="7906" formatCode="General">
                        <c:v>704.68700000000001</c:v>
                      </c:pt>
                      <c:pt idx="7907" formatCode="General">
                        <c:v>704.697</c:v>
                      </c:pt>
                      <c:pt idx="7908" formatCode="General">
                        <c:v>704.70699999999999</c:v>
                      </c:pt>
                      <c:pt idx="7909" formatCode="General">
                        <c:v>704.71699999999998</c:v>
                      </c:pt>
                      <c:pt idx="7910" formatCode="General">
                        <c:v>704.72699999999998</c:v>
                      </c:pt>
                      <c:pt idx="7911" formatCode="General">
                        <c:v>704.73699999999997</c:v>
                      </c:pt>
                      <c:pt idx="7912" formatCode="General">
                        <c:v>704.74699999999996</c:v>
                      </c:pt>
                      <c:pt idx="7913" formatCode="General">
                        <c:v>704.75699999999995</c:v>
                      </c:pt>
                      <c:pt idx="7914" formatCode="General">
                        <c:v>704.76700000000005</c:v>
                      </c:pt>
                      <c:pt idx="7915" formatCode="General">
                        <c:v>704.77700000000004</c:v>
                      </c:pt>
                      <c:pt idx="7916" formatCode="General">
                        <c:v>704.78700000000003</c:v>
                      </c:pt>
                      <c:pt idx="7917" formatCode="General">
                        <c:v>704.79700000000003</c:v>
                      </c:pt>
                      <c:pt idx="7918" formatCode="General">
                        <c:v>704.80700000000002</c:v>
                      </c:pt>
                      <c:pt idx="7919" formatCode="General">
                        <c:v>704.81700000000001</c:v>
                      </c:pt>
                      <c:pt idx="7920" formatCode="General">
                        <c:v>704.827</c:v>
                      </c:pt>
                      <c:pt idx="7921" formatCode="General">
                        <c:v>704.83699999999999</c:v>
                      </c:pt>
                      <c:pt idx="7922" formatCode="General">
                        <c:v>704.84699999999998</c:v>
                      </c:pt>
                      <c:pt idx="7923" formatCode="General">
                        <c:v>704.85699999999997</c:v>
                      </c:pt>
                      <c:pt idx="7924" formatCode="General">
                        <c:v>704.86699999999996</c:v>
                      </c:pt>
                      <c:pt idx="7925" formatCode="General">
                        <c:v>704.87699999999995</c:v>
                      </c:pt>
                      <c:pt idx="7926" formatCode="General">
                        <c:v>704.88699999999994</c:v>
                      </c:pt>
                      <c:pt idx="7927" formatCode="General">
                        <c:v>704.89700000000005</c:v>
                      </c:pt>
                      <c:pt idx="7928" formatCode="General">
                        <c:v>704.90700000000004</c:v>
                      </c:pt>
                      <c:pt idx="7929" formatCode="General">
                        <c:v>704.91700000000003</c:v>
                      </c:pt>
                      <c:pt idx="7930" formatCode="General">
                        <c:v>704.92700000000002</c:v>
                      </c:pt>
                      <c:pt idx="7931" formatCode="General">
                        <c:v>704.93700000000001</c:v>
                      </c:pt>
                      <c:pt idx="7932" formatCode="General">
                        <c:v>704.947</c:v>
                      </c:pt>
                      <c:pt idx="7933" formatCode="General">
                        <c:v>704.95699999999999</c:v>
                      </c:pt>
                      <c:pt idx="7934" formatCode="General">
                        <c:v>704.96699999999998</c:v>
                      </c:pt>
                      <c:pt idx="7935" formatCode="General">
                        <c:v>704.97699999999998</c:v>
                      </c:pt>
                      <c:pt idx="7936" formatCode="General">
                        <c:v>704.98699999999997</c:v>
                      </c:pt>
                      <c:pt idx="7937" formatCode="General">
                        <c:v>704.99699999999996</c:v>
                      </c:pt>
                      <c:pt idx="7938" formatCode="General">
                        <c:v>705.00699999999995</c:v>
                      </c:pt>
                      <c:pt idx="7939" formatCode="General">
                        <c:v>705.01700000000005</c:v>
                      </c:pt>
                      <c:pt idx="7940" formatCode="General">
                        <c:v>705.02700000000004</c:v>
                      </c:pt>
                      <c:pt idx="7941" formatCode="General">
                        <c:v>705.03700000000003</c:v>
                      </c:pt>
                      <c:pt idx="7942" formatCode="General">
                        <c:v>705.04700000000003</c:v>
                      </c:pt>
                      <c:pt idx="7943" formatCode="General">
                        <c:v>705.05700000000002</c:v>
                      </c:pt>
                      <c:pt idx="7944" formatCode="General">
                        <c:v>705.06700000000001</c:v>
                      </c:pt>
                      <c:pt idx="7945" formatCode="General">
                        <c:v>705.077</c:v>
                      </c:pt>
                      <c:pt idx="7946" formatCode="General">
                        <c:v>705.08699999999999</c:v>
                      </c:pt>
                      <c:pt idx="7947" formatCode="General">
                        <c:v>705.09699999999998</c:v>
                      </c:pt>
                      <c:pt idx="7948" formatCode="General">
                        <c:v>705.10699999999997</c:v>
                      </c:pt>
                      <c:pt idx="7949" formatCode="General">
                        <c:v>705.11699999999996</c:v>
                      </c:pt>
                      <c:pt idx="7950" formatCode="General">
                        <c:v>705.12699999999995</c:v>
                      </c:pt>
                      <c:pt idx="7951" formatCode="General">
                        <c:v>705.13699999999994</c:v>
                      </c:pt>
                      <c:pt idx="7952" formatCode="General">
                        <c:v>705.14700000000005</c:v>
                      </c:pt>
                      <c:pt idx="7953" formatCode="General">
                        <c:v>705.15700000000004</c:v>
                      </c:pt>
                      <c:pt idx="7954" formatCode="General">
                        <c:v>705.16700000000003</c:v>
                      </c:pt>
                      <c:pt idx="7955" formatCode="General">
                        <c:v>705.17700000000002</c:v>
                      </c:pt>
                      <c:pt idx="7956" formatCode="General">
                        <c:v>705.18700000000001</c:v>
                      </c:pt>
                      <c:pt idx="7957" formatCode="General">
                        <c:v>705.197</c:v>
                      </c:pt>
                      <c:pt idx="7958" formatCode="General">
                        <c:v>705.20699999999999</c:v>
                      </c:pt>
                      <c:pt idx="7959" formatCode="General">
                        <c:v>705.21699999999998</c:v>
                      </c:pt>
                      <c:pt idx="7960" formatCode="General">
                        <c:v>705.22699999999998</c:v>
                      </c:pt>
                      <c:pt idx="7961" formatCode="General">
                        <c:v>705.23699999999997</c:v>
                      </c:pt>
                      <c:pt idx="7962" formatCode="General">
                        <c:v>705.24699999999996</c:v>
                      </c:pt>
                      <c:pt idx="7963" formatCode="General">
                        <c:v>705.25699999999995</c:v>
                      </c:pt>
                      <c:pt idx="7964" formatCode="General">
                        <c:v>705.26700000000005</c:v>
                      </c:pt>
                      <c:pt idx="7965" formatCode="General">
                        <c:v>705.27700000000004</c:v>
                      </c:pt>
                      <c:pt idx="7966" formatCode="General">
                        <c:v>705.28700000000003</c:v>
                      </c:pt>
                      <c:pt idx="7967" formatCode="General">
                        <c:v>705.29700000000003</c:v>
                      </c:pt>
                      <c:pt idx="7968" formatCode="General">
                        <c:v>705.30700000000002</c:v>
                      </c:pt>
                      <c:pt idx="7969" formatCode="General">
                        <c:v>705.31700000000001</c:v>
                      </c:pt>
                      <c:pt idx="7970" formatCode="General">
                        <c:v>705.327</c:v>
                      </c:pt>
                      <c:pt idx="7971" formatCode="General">
                        <c:v>705.33699999999999</c:v>
                      </c:pt>
                      <c:pt idx="7972" formatCode="General">
                        <c:v>705.34699999999998</c:v>
                      </c:pt>
                      <c:pt idx="7973" formatCode="General">
                        <c:v>705.35699999999997</c:v>
                      </c:pt>
                      <c:pt idx="7974" formatCode="General">
                        <c:v>705.36699999999996</c:v>
                      </c:pt>
                      <c:pt idx="7975" formatCode="General">
                        <c:v>705.37699999999995</c:v>
                      </c:pt>
                      <c:pt idx="7976" formatCode="General">
                        <c:v>705.38699999999994</c:v>
                      </c:pt>
                      <c:pt idx="7977" formatCode="General">
                        <c:v>705.39700000000005</c:v>
                      </c:pt>
                      <c:pt idx="7978" formatCode="General">
                        <c:v>705.40700000000004</c:v>
                      </c:pt>
                      <c:pt idx="7979" formatCode="General">
                        <c:v>705.41700000000003</c:v>
                      </c:pt>
                      <c:pt idx="7980" formatCode="General">
                        <c:v>705.42700000000002</c:v>
                      </c:pt>
                      <c:pt idx="7981" formatCode="General">
                        <c:v>705.43700000000001</c:v>
                      </c:pt>
                      <c:pt idx="7982" formatCode="General">
                        <c:v>705.447</c:v>
                      </c:pt>
                      <c:pt idx="7983" formatCode="General">
                        <c:v>705.45699999999999</c:v>
                      </c:pt>
                      <c:pt idx="7984" formatCode="General">
                        <c:v>705.46699999999998</c:v>
                      </c:pt>
                      <c:pt idx="7985" formatCode="General">
                        <c:v>705.47699999999998</c:v>
                      </c:pt>
                      <c:pt idx="7986" formatCode="General">
                        <c:v>705.48699999999997</c:v>
                      </c:pt>
                      <c:pt idx="7987" formatCode="General">
                        <c:v>705.49699999999996</c:v>
                      </c:pt>
                      <c:pt idx="7988" formatCode="General">
                        <c:v>705.50699999999995</c:v>
                      </c:pt>
                      <c:pt idx="7989" formatCode="General">
                        <c:v>705.51700000000005</c:v>
                      </c:pt>
                      <c:pt idx="7990" formatCode="General">
                        <c:v>705.52700000000004</c:v>
                      </c:pt>
                      <c:pt idx="7991" formatCode="General">
                        <c:v>705.53700000000003</c:v>
                      </c:pt>
                      <c:pt idx="7992" formatCode="General">
                        <c:v>705.54700000000003</c:v>
                      </c:pt>
                      <c:pt idx="7993" formatCode="General">
                        <c:v>705.55700000000002</c:v>
                      </c:pt>
                      <c:pt idx="7994" formatCode="General">
                        <c:v>705.56700000000001</c:v>
                      </c:pt>
                      <c:pt idx="7995" formatCode="General">
                        <c:v>705.577</c:v>
                      </c:pt>
                      <c:pt idx="7996" formatCode="General">
                        <c:v>705.58699999999999</c:v>
                      </c:pt>
                      <c:pt idx="7997" formatCode="General">
                        <c:v>705.59699999999998</c:v>
                      </c:pt>
                      <c:pt idx="7998" formatCode="General">
                        <c:v>705.60699999999997</c:v>
                      </c:pt>
                      <c:pt idx="7999" formatCode="General">
                        <c:v>705.61699999999996</c:v>
                      </c:pt>
                      <c:pt idx="8000" formatCode="General">
                        <c:v>705.62699999999995</c:v>
                      </c:pt>
                      <c:pt idx="8001" formatCode="General">
                        <c:v>705.63699999999994</c:v>
                      </c:pt>
                      <c:pt idx="8002" formatCode="General">
                        <c:v>705.64700000000005</c:v>
                      </c:pt>
                      <c:pt idx="8003" formatCode="General">
                        <c:v>705.65700000000004</c:v>
                      </c:pt>
                      <c:pt idx="8004" formatCode="General">
                        <c:v>705.66700000000003</c:v>
                      </c:pt>
                      <c:pt idx="8005" formatCode="General">
                        <c:v>705.67700000000002</c:v>
                      </c:pt>
                      <c:pt idx="8006" formatCode="General">
                        <c:v>705.68700000000001</c:v>
                      </c:pt>
                      <c:pt idx="8007" formatCode="General">
                        <c:v>705.697</c:v>
                      </c:pt>
                      <c:pt idx="8008" formatCode="General">
                        <c:v>705.70699999999999</c:v>
                      </c:pt>
                      <c:pt idx="8009" formatCode="General">
                        <c:v>705.71699999999998</c:v>
                      </c:pt>
                      <c:pt idx="8010" formatCode="General">
                        <c:v>705.72699999999998</c:v>
                      </c:pt>
                      <c:pt idx="8011" formatCode="General">
                        <c:v>705.73699999999997</c:v>
                      </c:pt>
                      <c:pt idx="8012" formatCode="General">
                        <c:v>705.74699999999996</c:v>
                      </c:pt>
                      <c:pt idx="8013" formatCode="General">
                        <c:v>705.75699999999995</c:v>
                      </c:pt>
                      <c:pt idx="8014" formatCode="General">
                        <c:v>705.76700000000005</c:v>
                      </c:pt>
                      <c:pt idx="8015" formatCode="General">
                        <c:v>705.77700000000004</c:v>
                      </c:pt>
                      <c:pt idx="8016" formatCode="General">
                        <c:v>705.78700000000003</c:v>
                      </c:pt>
                      <c:pt idx="8017" formatCode="General">
                        <c:v>705.79700000000003</c:v>
                      </c:pt>
                      <c:pt idx="8018" formatCode="General">
                        <c:v>705.80700000000002</c:v>
                      </c:pt>
                      <c:pt idx="8019" formatCode="General">
                        <c:v>705.81700000000001</c:v>
                      </c:pt>
                      <c:pt idx="8020" formatCode="General">
                        <c:v>705.827</c:v>
                      </c:pt>
                      <c:pt idx="8021" formatCode="General">
                        <c:v>705.83699999999999</c:v>
                      </c:pt>
                      <c:pt idx="8022" formatCode="General">
                        <c:v>705.84699999999998</c:v>
                      </c:pt>
                      <c:pt idx="8023" formatCode="General">
                        <c:v>705.85699999999997</c:v>
                      </c:pt>
                      <c:pt idx="8024" formatCode="General">
                        <c:v>705.86699999999996</c:v>
                      </c:pt>
                      <c:pt idx="8025" formatCode="General">
                        <c:v>705.87699999999995</c:v>
                      </c:pt>
                      <c:pt idx="8026" formatCode="General">
                        <c:v>705.88699999999994</c:v>
                      </c:pt>
                      <c:pt idx="8027" formatCode="General">
                        <c:v>705.89700000000005</c:v>
                      </c:pt>
                      <c:pt idx="8028" formatCode="General">
                        <c:v>705.90700000000004</c:v>
                      </c:pt>
                      <c:pt idx="8029" formatCode="General">
                        <c:v>705.91700000000003</c:v>
                      </c:pt>
                      <c:pt idx="8030" formatCode="General">
                        <c:v>705.92700000000002</c:v>
                      </c:pt>
                      <c:pt idx="8031" formatCode="General">
                        <c:v>705.93700000000001</c:v>
                      </c:pt>
                      <c:pt idx="8032" formatCode="General">
                        <c:v>705.947</c:v>
                      </c:pt>
                      <c:pt idx="8033" formatCode="General">
                        <c:v>705.95699999999999</c:v>
                      </c:pt>
                      <c:pt idx="8034" formatCode="General">
                        <c:v>705.96699999999998</c:v>
                      </c:pt>
                      <c:pt idx="8035" formatCode="General">
                        <c:v>705.97699999999998</c:v>
                      </c:pt>
                      <c:pt idx="8036" formatCode="General">
                        <c:v>705.98699999999997</c:v>
                      </c:pt>
                      <c:pt idx="8037" formatCode="General">
                        <c:v>705.99699999999996</c:v>
                      </c:pt>
                      <c:pt idx="8038" formatCode="General">
                        <c:v>706.00699999999995</c:v>
                      </c:pt>
                      <c:pt idx="8039" formatCode="General">
                        <c:v>706.01700000000005</c:v>
                      </c:pt>
                      <c:pt idx="8040" formatCode="General">
                        <c:v>706.02700000000004</c:v>
                      </c:pt>
                      <c:pt idx="8041" formatCode="General">
                        <c:v>706.03700000000003</c:v>
                      </c:pt>
                      <c:pt idx="8042" formatCode="General">
                        <c:v>706.04700000000003</c:v>
                      </c:pt>
                      <c:pt idx="8043" formatCode="General">
                        <c:v>706.05700000000002</c:v>
                      </c:pt>
                      <c:pt idx="8044" formatCode="General">
                        <c:v>706.06700000000001</c:v>
                      </c:pt>
                      <c:pt idx="8045" formatCode="General">
                        <c:v>706.077</c:v>
                      </c:pt>
                      <c:pt idx="8046" formatCode="General">
                        <c:v>706.08699999999999</c:v>
                      </c:pt>
                      <c:pt idx="8047" formatCode="General">
                        <c:v>706.09699999999998</c:v>
                      </c:pt>
                      <c:pt idx="8048" formatCode="General">
                        <c:v>706.10699999999997</c:v>
                      </c:pt>
                      <c:pt idx="8049" formatCode="General">
                        <c:v>706.11699999999996</c:v>
                      </c:pt>
                      <c:pt idx="8050" formatCode="General">
                        <c:v>706.12699999999995</c:v>
                      </c:pt>
                      <c:pt idx="8051" formatCode="General">
                        <c:v>706.13699999999994</c:v>
                      </c:pt>
                      <c:pt idx="8052" formatCode="General">
                        <c:v>706.14700000000005</c:v>
                      </c:pt>
                      <c:pt idx="8053" formatCode="General">
                        <c:v>706.15700000000004</c:v>
                      </c:pt>
                      <c:pt idx="8054" formatCode="General">
                        <c:v>706.16700000000003</c:v>
                      </c:pt>
                      <c:pt idx="8055" formatCode="General">
                        <c:v>706.17700000000002</c:v>
                      </c:pt>
                      <c:pt idx="8056" formatCode="General">
                        <c:v>706.18700000000001</c:v>
                      </c:pt>
                      <c:pt idx="8057" formatCode="General">
                        <c:v>706.197</c:v>
                      </c:pt>
                      <c:pt idx="8058" formatCode="General">
                        <c:v>706.20699999999999</c:v>
                      </c:pt>
                      <c:pt idx="8059" formatCode="General">
                        <c:v>706.21699999999998</c:v>
                      </c:pt>
                      <c:pt idx="8060" formatCode="General">
                        <c:v>706.22699999999998</c:v>
                      </c:pt>
                      <c:pt idx="8061" formatCode="General">
                        <c:v>706.23699999999997</c:v>
                      </c:pt>
                      <c:pt idx="8062" formatCode="General">
                        <c:v>706.24699999999996</c:v>
                      </c:pt>
                      <c:pt idx="8063" formatCode="General">
                        <c:v>706.25699999999995</c:v>
                      </c:pt>
                      <c:pt idx="8064" formatCode="General">
                        <c:v>706.26700000000005</c:v>
                      </c:pt>
                      <c:pt idx="8065" formatCode="General">
                        <c:v>706.27700000000004</c:v>
                      </c:pt>
                      <c:pt idx="8066" formatCode="General">
                        <c:v>706.28700000000003</c:v>
                      </c:pt>
                      <c:pt idx="8067" formatCode="General">
                        <c:v>706.29700000000003</c:v>
                      </c:pt>
                      <c:pt idx="8068" formatCode="General">
                        <c:v>706.30700000000002</c:v>
                      </c:pt>
                      <c:pt idx="8069" formatCode="General">
                        <c:v>706.31700000000001</c:v>
                      </c:pt>
                      <c:pt idx="8070" formatCode="General">
                        <c:v>706.327</c:v>
                      </c:pt>
                      <c:pt idx="8071" formatCode="General">
                        <c:v>706.33699999999999</c:v>
                      </c:pt>
                      <c:pt idx="8072" formatCode="General">
                        <c:v>706.34699999999998</c:v>
                      </c:pt>
                      <c:pt idx="8073" formatCode="General">
                        <c:v>706.35699999999997</c:v>
                      </c:pt>
                      <c:pt idx="8074" formatCode="General">
                        <c:v>706.36699999999996</c:v>
                      </c:pt>
                      <c:pt idx="8075" formatCode="General">
                        <c:v>706.37699999999995</c:v>
                      </c:pt>
                      <c:pt idx="8076" formatCode="General">
                        <c:v>706.38699999999994</c:v>
                      </c:pt>
                      <c:pt idx="8077" formatCode="General">
                        <c:v>706.39700000000005</c:v>
                      </c:pt>
                      <c:pt idx="8078" formatCode="General">
                        <c:v>706.40700000000004</c:v>
                      </c:pt>
                      <c:pt idx="8079" formatCode="General">
                        <c:v>706.41700000000003</c:v>
                      </c:pt>
                      <c:pt idx="8080" formatCode="General">
                        <c:v>706.42700000000002</c:v>
                      </c:pt>
                      <c:pt idx="8081" formatCode="General">
                        <c:v>706.43700000000001</c:v>
                      </c:pt>
                      <c:pt idx="8082" formatCode="General">
                        <c:v>706.447</c:v>
                      </c:pt>
                      <c:pt idx="8083" formatCode="General">
                        <c:v>706.45699999999999</c:v>
                      </c:pt>
                      <c:pt idx="8084" formatCode="General">
                        <c:v>706.46699999999998</c:v>
                      </c:pt>
                      <c:pt idx="8085" formatCode="General">
                        <c:v>706.47699999999998</c:v>
                      </c:pt>
                      <c:pt idx="8086" formatCode="General">
                        <c:v>706.48699999999997</c:v>
                      </c:pt>
                      <c:pt idx="8087" formatCode="General">
                        <c:v>706.49699999999996</c:v>
                      </c:pt>
                      <c:pt idx="8088" formatCode="General">
                        <c:v>706.50699999999995</c:v>
                      </c:pt>
                      <c:pt idx="8089" formatCode="General">
                        <c:v>706.51700000000005</c:v>
                      </c:pt>
                      <c:pt idx="8090" formatCode="General">
                        <c:v>706.52700000000004</c:v>
                      </c:pt>
                      <c:pt idx="8091" formatCode="General">
                        <c:v>706.53700000000003</c:v>
                      </c:pt>
                      <c:pt idx="8092" formatCode="General">
                        <c:v>706.54700000000003</c:v>
                      </c:pt>
                      <c:pt idx="8093" formatCode="General">
                        <c:v>706.55700000000002</c:v>
                      </c:pt>
                      <c:pt idx="8094" formatCode="General">
                        <c:v>706.56700000000001</c:v>
                      </c:pt>
                      <c:pt idx="8095" formatCode="General">
                        <c:v>706.577</c:v>
                      </c:pt>
                      <c:pt idx="8096" formatCode="General">
                        <c:v>706.58699999999999</c:v>
                      </c:pt>
                      <c:pt idx="8097" formatCode="General">
                        <c:v>706.59699999999998</c:v>
                      </c:pt>
                      <c:pt idx="8098" formatCode="General">
                        <c:v>706.60699999999997</c:v>
                      </c:pt>
                      <c:pt idx="8099" formatCode="General">
                        <c:v>706.61699999999996</c:v>
                      </c:pt>
                      <c:pt idx="8100" formatCode="General">
                        <c:v>706.62699999999995</c:v>
                      </c:pt>
                      <c:pt idx="8101" formatCode="General">
                        <c:v>706.63699999999994</c:v>
                      </c:pt>
                      <c:pt idx="8102" formatCode="General">
                        <c:v>706.64700000000005</c:v>
                      </c:pt>
                      <c:pt idx="8103" formatCode="General">
                        <c:v>706.65700000000004</c:v>
                      </c:pt>
                      <c:pt idx="8104" formatCode="General">
                        <c:v>706.66700000000003</c:v>
                      </c:pt>
                      <c:pt idx="8105" formatCode="General">
                        <c:v>706.67700000000002</c:v>
                      </c:pt>
                      <c:pt idx="8106" formatCode="General">
                        <c:v>706.68700000000001</c:v>
                      </c:pt>
                      <c:pt idx="8107" formatCode="General">
                        <c:v>706.697</c:v>
                      </c:pt>
                      <c:pt idx="8108" formatCode="General">
                        <c:v>706.70699999999999</c:v>
                      </c:pt>
                      <c:pt idx="8109" formatCode="General">
                        <c:v>706.71699999999998</c:v>
                      </c:pt>
                      <c:pt idx="8110" formatCode="General">
                        <c:v>706.72699999999998</c:v>
                      </c:pt>
                      <c:pt idx="8111" formatCode="General">
                        <c:v>706.73699999999997</c:v>
                      </c:pt>
                      <c:pt idx="8112" formatCode="General">
                        <c:v>706.74699999999996</c:v>
                      </c:pt>
                      <c:pt idx="8113" formatCode="General">
                        <c:v>706.75699999999995</c:v>
                      </c:pt>
                      <c:pt idx="8114" formatCode="General">
                        <c:v>706.76700000000005</c:v>
                      </c:pt>
                      <c:pt idx="8115" formatCode="General">
                        <c:v>706.77700000000004</c:v>
                      </c:pt>
                      <c:pt idx="8116" formatCode="General">
                        <c:v>706.78700000000003</c:v>
                      </c:pt>
                      <c:pt idx="8117" formatCode="General">
                        <c:v>706.79700000000003</c:v>
                      </c:pt>
                      <c:pt idx="8118" formatCode="General">
                        <c:v>706.80700000000002</c:v>
                      </c:pt>
                      <c:pt idx="8119" formatCode="General">
                        <c:v>706.81700000000001</c:v>
                      </c:pt>
                      <c:pt idx="8120" formatCode="General">
                        <c:v>706.827</c:v>
                      </c:pt>
                      <c:pt idx="8121" formatCode="General">
                        <c:v>706.83699999999999</c:v>
                      </c:pt>
                      <c:pt idx="8122" formatCode="General">
                        <c:v>706.84699999999998</c:v>
                      </c:pt>
                      <c:pt idx="8123" formatCode="General">
                        <c:v>706.85699999999997</c:v>
                      </c:pt>
                      <c:pt idx="8124" formatCode="General">
                        <c:v>706.86699999999996</c:v>
                      </c:pt>
                      <c:pt idx="8125" formatCode="General">
                        <c:v>706.87699999999995</c:v>
                      </c:pt>
                      <c:pt idx="8126" formatCode="General">
                        <c:v>706.88699999999994</c:v>
                      </c:pt>
                      <c:pt idx="8127" formatCode="General">
                        <c:v>706.89700000000005</c:v>
                      </c:pt>
                      <c:pt idx="8128" formatCode="General">
                        <c:v>706.90700000000004</c:v>
                      </c:pt>
                      <c:pt idx="8129" formatCode="General">
                        <c:v>706.91700000000003</c:v>
                      </c:pt>
                      <c:pt idx="8130" formatCode="General">
                        <c:v>706.92700000000002</c:v>
                      </c:pt>
                      <c:pt idx="8131" formatCode="General">
                        <c:v>706.93700000000001</c:v>
                      </c:pt>
                      <c:pt idx="8132" formatCode="General">
                        <c:v>706.947</c:v>
                      </c:pt>
                      <c:pt idx="8133" formatCode="General">
                        <c:v>706.95699999999999</c:v>
                      </c:pt>
                      <c:pt idx="8134" formatCode="General">
                        <c:v>706.96699999999998</c:v>
                      </c:pt>
                      <c:pt idx="8135" formatCode="General">
                        <c:v>706.97699999999998</c:v>
                      </c:pt>
                      <c:pt idx="8136" formatCode="General">
                        <c:v>706.98699999999997</c:v>
                      </c:pt>
                      <c:pt idx="8137" formatCode="General">
                        <c:v>706.99699999999996</c:v>
                      </c:pt>
                      <c:pt idx="8138" formatCode="General">
                        <c:v>707.00699999999995</c:v>
                      </c:pt>
                      <c:pt idx="8139" formatCode="General">
                        <c:v>707.01700000000005</c:v>
                      </c:pt>
                      <c:pt idx="8140" formatCode="General">
                        <c:v>707.02700000000004</c:v>
                      </c:pt>
                      <c:pt idx="8141" formatCode="General">
                        <c:v>707.03700000000003</c:v>
                      </c:pt>
                      <c:pt idx="8142" formatCode="General">
                        <c:v>707.04700000000003</c:v>
                      </c:pt>
                      <c:pt idx="8143" formatCode="General">
                        <c:v>707.05700000000002</c:v>
                      </c:pt>
                      <c:pt idx="8144" formatCode="General">
                        <c:v>707.06700000000001</c:v>
                      </c:pt>
                      <c:pt idx="8145" formatCode="General">
                        <c:v>707.077</c:v>
                      </c:pt>
                      <c:pt idx="8146" formatCode="General">
                        <c:v>707.08699999999999</c:v>
                      </c:pt>
                      <c:pt idx="8147" formatCode="General">
                        <c:v>707.09699999999998</c:v>
                      </c:pt>
                      <c:pt idx="8148" formatCode="General">
                        <c:v>707.10699999999997</c:v>
                      </c:pt>
                      <c:pt idx="8149" formatCode="General">
                        <c:v>707.11699999999996</c:v>
                      </c:pt>
                      <c:pt idx="8150" formatCode="General">
                        <c:v>707.12699999999995</c:v>
                      </c:pt>
                      <c:pt idx="8151" formatCode="General">
                        <c:v>707.13699999999994</c:v>
                      </c:pt>
                      <c:pt idx="8152" formatCode="General">
                        <c:v>707.14700000000005</c:v>
                      </c:pt>
                      <c:pt idx="8153" formatCode="General">
                        <c:v>707.15700000000004</c:v>
                      </c:pt>
                      <c:pt idx="8154" formatCode="General">
                        <c:v>707.16700000000003</c:v>
                      </c:pt>
                      <c:pt idx="8155" formatCode="General">
                        <c:v>707.17700000000002</c:v>
                      </c:pt>
                      <c:pt idx="8156" formatCode="General">
                        <c:v>707.18700000000001</c:v>
                      </c:pt>
                      <c:pt idx="8157" formatCode="General">
                        <c:v>707.197</c:v>
                      </c:pt>
                      <c:pt idx="8158" formatCode="General">
                        <c:v>707.20699999999999</c:v>
                      </c:pt>
                      <c:pt idx="8159" formatCode="General">
                        <c:v>707.21699999999998</c:v>
                      </c:pt>
                      <c:pt idx="8160" formatCode="General">
                        <c:v>707.22699999999998</c:v>
                      </c:pt>
                      <c:pt idx="8161" formatCode="General">
                        <c:v>707.23699999999997</c:v>
                      </c:pt>
                      <c:pt idx="8162" formatCode="General">
                        <c:v>707.24699999999996</c:v>
                      </c:pt>
                      <c:pt idx="8163" formatCode="General">
                        <c:v>707.25699999999995</c:v>
                      </c:pt>
                      <c:pt idx="8164" formatCode="General">
                        <c:v>707.26700000000005</c:v>
                      </c:pt>
                      <c:pt idx="8165" formatCode="General">
                        <c:v>707.27700000000004</c:v>
                      </c:pt>
                      <c:pt idx="8166" formatCode="General">
                        <c:v>707.28700000000003</c:v>
                      </c:pt>
                      <c:pt idx="8167" formatCode="General">
                        <c:v>707.29700000000003</c:v>
                      </c:pt>
                      <c:pt idx="8168" formatCode="General">
                        <c:v>707.30700000000002</c:v>
                      </c:pt>
                      <c:pt idx="8169" formatCode="General">
                        <c:v>707.31700000000001</c:v>
                      </c:pt>
                      <c:pt idx="8170" formatCode="General">
                        <c:v>707.327</c:v>
                      </c:pt>
                      <c:pt idx="8171" formatCode="General">
                        <c:v>707.33699999999999</c:v>
                      </c:pt>
                      <c:pt idx="8172" formatCode="General">
                        <c:v>707.34699999999998</c:v>
                      </c:pt>
                      <c:pt idx="8173" formatCode="General">
                        <c:v>707.35699999999997</c:v>
                      </c:pt>
                      <c:pt idx="8174" formatCode="General">
                        <c:v>707.36699999999996</c:v>
                      </c:pt>
                      <c:pt idx="8175" formatCode="General">
                        <c:v>707.37699999999995</c:v>
                      </c:pt>
                      <c:pt idx="8176" formatCode="General">
                        <c:v>707.38699999999994</c:v>
                      </c:pt>
                      <c:pt idx="8177" formatCode="General">
                        <c:v>707.39700000000005</c:v>
                      </c:pt>
                      <c:pt idx="8178" formatCode="General">
                        <c:v>707.40700000000004</c:v>
                      </c:pt>
                      <c:pt idx="8179" formatCode="General">
                        <c:v>707.41700000000003</c:v>
                      </c:pt>
                      <c:pt idx="8180" formatCode="General">
                        <c:v>707.42700000000002</c:v>
                      </c:pt>
                      <c:pt idx="8181" formatCode="General">
                        <c:v>707.43700000000001</c:v>
                      </c:pt>
                      <c:pt idx="8182" formatCode="General">
                        <c:v>707.447</c:v>
                      </c:pt>
                      <c:pt idx="8183" formatCode="General">
                        <c:v>707.45699999999999</c:v>
                      </c:pt>
                      <c:pt idx="8184" formatCode="General">
                        <c:v>707.46699999999998</c:v>
                      </c:pt>
                      <c:pt idx="8185" formatCode="General">
                        <c:v>707.47699999999998</c:v>
                      </c:pt>
                      <c:pt idx="8186" formatCode="General">
                        <c:v>707.48699999999997</c:v>
                      </c:pt>
                      <c:pt idx="8187" formatCode="General">
                        <c:v>707.49699999999996</c:v>
                      </c:pt>
                      <c:pt idx="8188" formatCode="General">
                        <c:v>707.50699999999995</c:v>
                      </c:pt>
                      <c:pt idx="8189" formatCode="General">
                        <c:v>707.51700000000005</c:v>
                      </c:pt>
                      <c:pt idx="8190" formatCode="General">
                        <c:v>707.52700000000004</c:v>
                      </c:pt>
                      <c:pt idx="8191" formatCode="General">
                        <c:v>707.53700000000003</c:v>
                      </c:pt>
                      <c:pt idx="8192" formatCode="General">
                        <c:v>707.54700000000003</c:v>
                      </c:pt>
                      <c:pt idx="8193" formatCode="General">
                        <c:v>707.55700000000002</c:v>
                      </c:pt>
                      <c:pt idx="8194" formatCode="General">
                        <c:v>707.56700000000001</c:v>
                      </c:pt>
                      <c:pt idx="8195" formatCode="General">
                        <c:v>707.577</c:v>
                      </c:pt>
                      <c:pt idx="8196" formatCode="General">
                        <c:v>707.58699999999999</c:v>
                      </c:pt>
                      <c:pt idx="8197" formatCode="General">
                        <c:v>707.59699999999998</c:v>
                      </c:pt>
                      <c:pt idx="8198" formatCode="General">
                        <c:v>707.60699999999997</c:v>
                      </c:pt>
                      <c:pt idx="8199" formatCode="General">
                        <c:v>707.61699999999996</c:v>
                      </c:pt>
                      <c:pt idx="8200" formatCode="General">
                        <c:v>707.62699999999995</c:v>
                      </c:pt>
                      <c:pt idx="8201" formatCode="General">
                        <c:v>707.63699999999994</c:v>
                      </c:pt>
                      <c:pt idx="8202" formatCode="General">
                        <c:v>707.64700000000005</c:v>
                      </c:pt>
                      <c:pt idx="8203" formatCode="General">
                        <c:v>707.65700000000004</c:v>
                      </c:pt>
                      <c:pt idx="8204" formatCode="General">
                        <c:v>707.66700000000003</c:v>
                      </c:pt>
                      <c:pt idx="8205" formatCode="General">
                        <c:v>707.67700000000002</c:v>
                      </c:pt>
                      <c:pt idx="8206" formatCode="General">
                        <c:v>707.68700000000001</c:v>
                      </c:pt>
                      <c:pt idx="8207" formatCode="General">
                        <c:v>707.697</c:v>
                      </c:pt>
                      <c:pt idx="8208" formatCode="General">
                        <c:v>707.70699999999999</c:v>
                      </c:pt>
                      <c:pt idx="8209" formatCode="General">
                        <c:v>707.71699999999998</c:v>
                      </c:pt>
                      <c:pt idx="8210" formatCode="General">
                        <c:v>707.72699999999998</c:v>
                      </c:pt>
                      <c:pt idx="8211" formatCode="General">
                        <c:v>707.73699999999997</c:v>
                      </c:pt>
                      <c:pt idx="8212" formatCode="General">
                        <c:v>707.74699999999996</c:v>
                      </c:pt>
                      <c:pt idx="8213" formatCode="General">
                        <c:v>707.75699999999995</c:v>
                      </c:pt>
                      <c:pt idx="8214" formatCode="General">
                        <c:v>707.76700000000005</c:v>
                      </c:pt>
                      <c:pt idx="8215" formatCode="General">
                        <c:v>707.77700000000004</c:v>
                      </c:pt>
                      <c:pt idx="8216" formatCode="General">
                        <c:v>707.78700000000003</c:v>
                      </c:pt>
                      <c:pt idx="8217" formatCode="General">
                        <c:v>707.79700000000003</c:v>
                      </c:pt>
                      <c:pt idx="8218" formatCode="General">
                        <c:v>707.80700000000002</c:v>
                      </c:pt>
                      <c:pt idx="8219" formatCode="General">
                        <c:v>707.81700000000001</c:v>
                      </c:pt>
                      <c:pt idx="8220" formatCode="General">
                        <c:v>707.827</c:v>
                      </c:pt>
                      <c:pt idx="8221" formatCode="General">
                        <c:v>707.83699999999999</c:v>
                      </c:pt>
                      <c:pt idx="8222" formatCode="General">
                        <c:v>707.84699999999998</c:v>
                      </c:pt>
                      <c:pt idx="8223" formatCode="General">
                        <c:v>707.85699999999997</c:v>
                      </c:pt>
                      <c:pt idx="8224" formatCode="General">
                        <c:v>707.86699999999996</c:v>
                      </c:pt>
                      <c:pt idx="8225" formatCode="General">
                        <c:v>707.87699999999995</c:v>
                      </c:pt>
                      <c:pt idx="8226" formatCode="General">
                        <c:v>707.88699999999994</c:v>
                      </c:pt>
                      <c:pt idx="8227" formatCode="General">
                        <c:v>707.89700000000005</c:v>
                      </c:pt>
                      <c:pt idx="8228" formatCode="General">
                        <c:v>707.90700000000004</c:v>
                      </c:pt>
                      <c:pt idx="8229" formatCode="General">
                        <c:v>707.91700000000003</c:v>
                      </c:pt>
                      <c:pt idx="8230" formatCode="General">
                        <c:v>707.92700000000002</c:v>
                      </c:pt>
                      <c:pt idx="8231" formatCode="General">
                        <c:v>707.93700000000001</c:v>
                      </c:pt>
                      <c:pt idx="8232" formatCode="General">
                        <c:v>707.947</c:v>
                      </c:pt>
                      <c:pt idx="8233" formatCode="General">
                        <c:v>707.95699999999999</c:v>
                      </c:pt>
                      <c:pt idx="8234" formatCode="General">
                        <c:v>707.96699999999998</c:v>
                      </c:pt>
                      <c:pt idx="8235" formatCode="General">
                        <c:v>707.97699999999998</c:v>
                      </c:pt>
                      <c:pt idx="8236" formatCode="General">
                        <c:v>707.98699999999997</c:v>
                      </c:pt>
                      <c:pt idx="8237" formatCode="General">
                        <c:v>707.99699999999996</c:v>
                      </c:pt>
                      <c:pt idx="8238" formatCode="General">
                        <c:v>708.00699999999995</c:v>
                      </c:pt>
                      <c:pt idx="8239" formatCode="General">
                        <c:v>708.01700000000005</c:v>
                      </c:pt>
                      <c:pt idx="8240" formatCode="General">
                        <c:v>708.02700000000004</c:v>
                      </c:pt>
                      <c:pt idx="8241" formatCode="General">
                        <c:v>708.03700000000003</c:v>
                      </c:pt>
                      <c:pt idx="8242" formatCode="General">
                        <c:v>708.04700000000003</c:v>
                      </c:pt>
                      <c:pt idx="8243" formatCode="General">
                        <c:v>708.05700000000002</c:v>
                      </c:pt>
                      <c:pt idx="8244" formatCode="General">
                        <c:v>708.06700000000001</c:v>
                      </c:pt>
                      <c:pt idx="8245" formatCode="General">
                        <c:v>708.077</c:v>
                      </c:pt>
                      <c:pt idx="8246" formatCode="General">
                        <c:v>708.08699999999999</c:v>
                      </c:pt>
                      <c:pt idx="8247" formatCode="General">
                        <c:v>708.09699999999998</c:v>
                      </c:pt>
                      <c:pt idx="8248" formatCode="General">
                        <c:v>708.10699999999997</c:v>
                      </c:pt>
                      <c:pt idx="8249" formatCode="General">
                        <c:v>708.11699999999996</c:v>
                      </c:pt>
                      <c:pt idx="8250" formatCode="General">
                        <c:v>708.12699999999995</c:v>
                      </c:pt>
                      <c:pt idx="8251" formatCode="General">
                        <c:v>708.13699999999994</c:v>
                      </c:pt>
                      <c:pt idx="8252" formatCode="General">
                        <c:v>708.14700000000005</c:v>
                      </c:pt>
                      <c:pt idx="8253" formatCode="General">
                        <c:v>708.15700000000004</c:v>
                      </c:pt>
                      <c:pt idx="8254" formatCode="General">
                        <c:v>708.16700000000003</c:v>
                      </c:pt>
                      <c:pt idx="8255" formatCode="General">
                        <c:v>708.17700000000002</c:v>
                      </c:pt>
                      <c:pt idx="8256" formatCode="General">
                        <c:v>708.18700000000001</c:v>
                      </c:pt>
                      <c:pt idx="8257" formatCode="General">
                        <c:v>708.197</c:v>
                      </c:pt>
                      <c:pt idx="8258" formatCode="General">
                        <c:v>708.20699999999999</c:v>
                      </c:pt>
                      <c:pt idx="8259" formatCode="General">
                        <c:v>708.21699999999998</c:v>
                      </c:pt>
                      <c:pt idx="8260" formatCode="General">
                        <c:v>708.22699999999998</c:v>
                      </c:pt>
                      <c:pt idx="8261" formatCode="General">
                        <c:v>708.23699999999997</c:v>
                      </c:pt>
                      <c:pt idx="8262" formatCode="General">
                        <c:v>708.24699999999996</c:v>
                      </c:pt>
                      <c:pt idx="8263" formatCode="General">
                        <c:v>708.25699999999995</c:v>
                      </c:pt>
                      <c:pt idx="8264" formatCode="General">
                        <c:v>708.26700000000005</c:v>
                      </c:pt>
                      <c:pt idx="8265" formatCode="General">
                        <c:v>708.27700000000004</c:v>
                      </c:pt>
                      <c:pt idx="8266" formatCode="General">
                        <c:v>708.28700000000003</c:v>
                      </c:pt>
                      <c:pt idx="8267" formatCode="General">
                        <c:v>708.29700000000003</c:v>
                      </c:pt>
                      <c:pt idx="8268" formatCode="General">
                        <c:v>708.30700000000002</c:v>
                      </c:pt>
                      <c:pt idx="8269" formatCode="General">
                        <c:v>708.31700000000001</c:v>
                      </c:pt>
                      <c:pt idx="8270" formatCode="General">
                        <c:v>708.327</c:v>
                      </c:pt>
                      <c:pt idx="8271" formatCode="General">
                        <c:v>708.33699999999999</c:v>
                      </c:pt>
                      <c:pt idx="8272" formatCode="General">
                        <c:v>708.34699999999998</c:v>
                      </c:pt>
                      <c:pt idx="8273" formatCode="General">
                        <c:v>708.35699999999997</c:v>
                      </c:pt>
                      <c:pt idx="8274" formatCode="General">
                        <c:v>708.36699999999996</c:v>
                      </c:pt>
                      <c:pt idx="8275" formatCode="General">
                        <c:v>708.37699999999995</c:v>
                      </c:pt>
                      <c:pt idx="8276" formatCode="General">
                        <c:v>708.38699999999994</c:v>
                      </c:pt>
                      <c:pt idx="8277" formatCode="General">
                        <c:v>708.39700000000005</c:v>
                      </c:pt>
                      <c:pt idx="8278" formatCode="General">
                        <c:v>708.40700000000004</c:v>
                      </c:pt>
                      <c:pt idx="8279" formatCode="General">
                        <c:v>708.41700000000003</c:v>
                      </c:pt>
                      <c:pt idx="8280" formatCode="General">
                        <c:v>708.42700000000002</c:v>
                      </c:pt>
                      <c:pt idx="8281" formatCode="General">
                        <c:v>708.43700000000001</c:v>
                      </c:pt>
                      <c:pt idx="8282" formatCode="General">
                        <c:v>708.447</c:v>
                      </c:pt>
                      <c:pt idx="8283" formatCode="General">
                        <c:v>708.45699999999999</c:v>
                      </c:pt>
                      <c:pt idx="8284" formatCode="General">
                        <c:v>708.46699999999998</c:v>
                      </c:pt>
                      <c:pt idx="8285" formatCode="General">
                        <c:v>708.47699999999998</c:v>
                      </c:pt>
                      <c:pt idx="8286" formatCode="General">
                        <c:v>708.48699999999997</c:v>
                      </c:pt>
                      <c:pt idx="8287" formatCode="General">
                        <c:v>708.49699999999996</c:v>
                      </c:pt>
                      <c:pt idx="8288" formatCode="General">
                        <c:v>708.50699999999995</c:v>
                      </c:pt>
                      <c:pt idx="8289" formatCode="General">
                        <c:v>708.51700000000005</c:v>
                      </c:pt>
                      <c:pt idx="8290" formatCode="General">
                        <c:v>708.52700000000004</c:v>
                      </c:pt>
                      <c:pt idx="8291" formatCode="General">
                        <c:v>708.53700000000003</c:v>
                      </c:pt>
                      <c:pt idx="8292" formatCode="General">
                        <c:v>708.54700000000003</c:v>
                      </c:pt>
                      <c:pt idx="8293" formatCode="General">
                        <c:v>708.55700000000002</c:v>
                      </c:pt>
                      <c:pt idx="8294" formatCode="General">
                        <c:v>708.56700000000001</c:v>
                      </c:pt>
                      <c:pt idx="8295" formatCode="General">
                        <c:v>708.577</c:v>
                      </c:pt>
                      <c:pt idx="8296" formatCode="General">
                        <c:v>708.58699999999999</c:v>
                      </c:pt>
                      <c:pt idx="8297" formatCode="General">
                        <c:v>708.59699999999998</c:v>
                      </c:pt>
                      <c:pt idx="8298" formatCode="General">
                        <c:v>708.60400000000004</c:v>
                      </c:pt>
                      <c:pt idx="8299" formatCode="General">
                        <c:v>708.60400000000004</c:v>
                      </c:pt>
                      <c:pt idx="8300" formatCode="General">
                        <c:v>709.60400000000004</c:v>
                      </c:pt>
                      <c:pt idx="8301" formatCode="General">
                        <c:v>710.60400000000004</c:v>
                      </c:pt>
                      <c:pt idx="8302" formatCode="General">
                        <c:v>711.60400000000004</c:v>
                      </c:pt>
                      <c:pt idx="8303" formatCode="General">
                        <c:v>712.60400000000004</c:v>
                      </c:pt>
                      <c:pt idx="8304" formatCode="General">
                        <c:v>713.60400000000004</c:v>
                      </c:pt>
                      <c:pt idx="8305" formatCode="General">
                        <c:v>714.60400000000004</c:v>
                      </c:pt>
                      <c:pt idx="8306" formatCode="General">
                        <c:v>715.60400000000004</c:v>
                      </c:pt>
                      <c:pt idx="8307" formatCode="General">
                        <c:v>716.60400000000004</c:v>
                      </c:pt>
                      <c:pt idx="8308" formatCode="General">
                        <c:v>717.60400000000004</c:v>
                      </c:pt>
                      <c:pt idx="8309" formatCode="General">
                        <c:v>718.60400000000004</c:v>
                      </c:pt>
                      <c:pt idx="8310" formatCode="General">
                        <c:v>719.60400000000004</c:v>
                      </c:pt>
                      <c:pt idx="8311" formatCode="General">
                        <c:v>720.60400000000004</c:v>
                      </c:pt>
                      <c:pt idx="8312" formatCode="General">
                        <c:v>721.60400000000004</c:v>
                      </c:pt>
                      <c:pt idx="8313" formatCode="General">
                        <c:v>722.60400000000004</c:v>
                      </c:pt>
                      <c:pt idx="8314" formatCode="General">
                        <c:v>723.60400000000004</c:v>
                      </c:pt>
                      <c:pt idx="8315" formatCode="General">
                        <c:v>724.60400000000004</c:v>
                      </c:pt>
                      <c:pt idx="8316" formatCode="General">
                        <c:v>725.60400000000004</c:v>
                      </c:pt>
                      <c:pt idx="8317" formatCode="General">
                        <c:v>726.60400000000004</c:v>
                      </c:pt>
                      <c:pt idx="8318" formatCode="General">
                        <c:v>727.60400000000004</c:v>
                      </c:pt>
                      <c:pt idx="8319" formatCode="General">
                        <c:v>728.60400000000004</c:v>
                      </c:pt>
                      <c:pt idx="8320" formatCode="General">
                        <c:v>729.60400000000004</c:v>
                      </c:pt>
                      <c:pt idx="8321" formatCode="General">
                        <c:v>730.60400000000004</c:v>
                      </c:pt>
                      <c:pt idx="8322" formatCode="General">
                        <c:v>731.60400000000004</c:v>
                      </c:pt>
                      <c:pt idx="8323" formatCode="General">
                        <c:v>732.60400000000004</c:v>
                      </c:pt>
                      <c:pt idx="8324" formatCode="General">
                        <c:v>733.60400000000004</c:v>
                      </c:pt>
                      <c:pt idx="8325" formatCode="General">
                        <c:v>734.60400000000004</c:v>
                      </c:pt>
                      <c:pt idx="8326" formatCode="General">
                        <c:v>735.60400000000004</c:v>
                      </c:pt>
                      <c:pt idx="8327" formatCode="General">
                        <c:v>736.60400000000004</c:v>
                      </c:pt>
                      <c:pt idx="8328" formatCode="General">
                        <c:v>737.60400000000004</c:v>
                      </c:pt>
                      <c:pt idx="8329" formatCode="General">
                        <c:v>738.60400000000004</c:v>
                      </c:pt>
                      <c:pt idx="8330" formatCode="General">
                        <c:v>739.60400000000004</c:v>
                      </c:pt>
                      <c:pt idx="8331" formatCode="General">
                        <c:v>740.60400000000004</c:v>
                      </c:pt>
                      <c:pt idx="8332" formatCode="General">
                        <c:v>741.60400000000004</c:v>
                      </c:pt>
                      <c:pt idx="8333" formatCode="General">
                        <c:v>742.60400000000004</c:v>
                      </c:pt>
                      <c:pt idx="8334" formatCode="General">
                        <c:v>743.60400000000004</c:v>
                      </c:pt>
                      <c:pt idx="8335" formatCode="General">
                        <c:v>744.60400000000004</c:v>
                      </c:pt>
                      <c:pt idx="8336" formatCode="General">
                        <c:v>745.60400000000004</c:v>
                      </c:pt>
                      <c:pt idx="8337" formatCode="General">
                        <c:v>746.60400000000004</c:v>
                      </c:pt>
                      <c:pt idx="8338" formatCode="General">
                        <c:v>747.60400000000004</c:v>
                      </c:pt>
                      <c:pt idx="8339" formatCode="General">
                        <c:v>748.60400000000004</c:v>
                      </c:pt>
                      <c:pt idx="8340" formatCode="General">
                        <c:v>749.60400000000004</c:v>
                      </c:pt>
                      <c:pt idx="8341" formatCode="General">
                        <c:v>750.60400000000004</c:v>
                      </c:pt>
                      <c:pt idx="8342" formatCode="General">
                        <c:v>751.60400000000004</c:v>
                      </c:pt>
                      <c:pt idx="8343" formatCode="General">
                        <c:v>752.60400000000004</c:v>
                      </c:pt>
                      <c:pt idx="8344" formatCode="General">
                        <c:v>753.60400000000004</c:v>
                      </c:pt>
                      <c:pt idx="8345" formatCode="General">
                        <c:v>754.60400000000004</c:v>
                      </c:pt>
                      <c:pt idx="8346" formatCode="General">
                        <c:v>755.60400000000004</c:v>
                      </c:pt>
                      <c:pt idx="8347" formatCode="General">
                        <c:v>756.60400000000004</c:v>
                      </c:pt>
                      <c:pt idx="8348" formatCode="General">
                        <c:v>757.60400000000004</c:v>
                      </c:pt>
                      <c:pt idx="8349" formatCode="General">
                        <c:v>758.60400000000004</c:v>
                      </c:pt>
                      <c:pt idx="8350" formatCode="General">
                        <c:v>759.60400000000004</c:v>
                      </c:pt>
                      <c:pt idx="8351" formatCode="General">
                        <c:v>760.60400000000004</c:v>
                      </c:pt>
                      <c:pt idx="8352" formatCode="General">
                        <c:v>761.60400000000004</c:v>
                      </c:pt>
                      <c:pt idx="8353" formatCode="General">
                        <c:v>762.60400000000004</c:v>
                      </c:pt>
                      <c:pt idx="8354" formatCode="General">
                        <c:v>763.60400000000004</c:v>
                      </c:pt>
                      <c:pt idx="8355" formatCode="General">
                        <c:v>764.60400000000004</c:v>
                      </c:pt>
                      <c:pt idx="8356" formatCode="General">
                        <c:v>765.60400000000004</c:v>
                      </c:pt>
                      <c:pt idx="8357" formatCode="General">
                        <c:v>766.60400000000004</c:v>
                      </c:pt>
                      <c:pt idx="8358" formatCode="General">
                        <c:v>767.60400000000004</c:v>
                      </c:pt>
                      <c:pt idx="8359" formatCode="General">
                        <c:v>768.60400000000004</c:v>
                      </c:pt>
                      <c:pt idx="8360" formatCode="General">
                        <c:v>769.60400000000004</c:v>
                      </c:pt>
                      <c:pt idx="8361" formatCode="General">
                        <c:v>770.60400000000004</c:v>
                      </c:pt>
                      <c:pt idx="8362" formatCode="General">
                        <c:v>771.60400000000004</c:v>
                      </c:pt>
                      <c:pt idx="8363" formatCode="General">
                        <c:v>772.60400000000004</c:v>
                      </c:pt>
                      <c:pt idx="8364" formatCode="General">
                        <c:v>773.60400000000004</c:v>
                      </c:pt>
                      <c:pt idx="8365" formatCode="General">
                        <c:v>774.60400000000004</c:v>
                      </c:pt>
                      <c:pt idx="8366" formatCode="General">
                        <c:v>775.60400000000004</c:v>
                      </c:pt>
                      <c:pt idx="8367" formatCode="General">
                        <c:v>776.60400000000004</c:v>
                      </c:pt>
                      <c:pt idx="8368" formatCode="General">
                        <c:v>777.60400000000004</c:v>
                      </c:pt>
                      <c:pt idx="8369" formatCode="General">
                        <c:v>778.60400000000004</c:v>
                      </c:pt>
                      <c:pt idx="8370" formatCode="General">
                        <c:v>779.60400000000004</c:v>
                      </c:pt>
                      <c:pt idx="8371" formatCode="General">
                        <c:v>780.60400000000004</c:v>
                      </c:pt>
                      <c:pt idx="8372" formatCode="General">
                        <c:v>781.60400000000004</c:v>
                      </c:pt>
                      <c:pt idx="8373" formatCode="General">
                        <c:v>782.60400000000004</c:v>
                      </c:pt>
                      <c:pt idx="8374" formatCode="General">
                        <c:v>783.60400000000004</c:v>
                      </c:pt>
                      <c:pt idx="8375" formatCode="General">
                        <c:v>784.60400000000004</c:v>
                      </c:pt>
                      <c:pt idx="8376" formatCode="General">
                        <c:v>785.60400000000004</c:v>
                      </c:pt>
                      <c:pt idx="8377" formatCode="General">
                        <c:v>786.60400000000004</c:v>
                      </c:pt>
                      <c:pt idx="8378" formatCode="General">
                        <c:v>787.60400000000004</c:v>
                      </c:pt>
                      <c:pt idx="8379" formatCode="General">
                        <c:v>788.60400000000004</c:v>
                      </c:pt>
                      <c:pt idx="8380" formatCode="General">
                        <c:v>789.60400000000004</c:v>
                      </c:pt>
                      <c:pt idx="8381" formatCode="General">
                        <c:v>790.60400000000004</c:v>
                      </c:pt>
                      <c:pt idx="8382" formatCode="General">
                        <c:v>791.60400000000004</c:v>
                      </c:pt>
                      <c:pt idx="8383" formatCode="General">
                        <c:v>792.60400000000004</c:v>
                      </c:pt>
                      <c:pt idx="8384" formatCode="General">
                        <c:v>793.60400000000004</c:v>
                      </c:pt>
                      <c:pt idx="8385" formatCode="General">
                        <c:v>794.60400000000004</c:v>
                      </c:pt>
                      <c:pt idx="8386" formatCode="General">
                        <c:v>795.60400000000004</c:v>
                      </c:pt>
                      <c:pt idx="8387" formatCode="General">
                        <c:v>796.60400000000004</c:v>
                      </c:pt>
                      <c:pt idx="8388" formatCode="General">
                        <c:v>797.60400000000004</c:v>
                      </c:pt>
                      <c:pt idx="8389" formatCode="General">
                        <c:v>798.60400000000004</c:v>
                      </c:pt>
                      <c:pt idx="8390" formatCode="General">
                        <c:v>799.60400000000004</c:v>
                      </c:pt>
                      <c:pt idx="8391" formatCode="General">
                        <c:v>800.60400000000004</c:v>
                      </c:pt>
                      <c:pt idx="8392" formatCode="General">
                        <c:v>801.60400000000004</c:v>
                      </c:pt>
                      <c:pt idx="8393" formatCode="General">
                        <c:v>802.60400000000004</c:v>
                      </c:pt>
                      <c:pt idx="8394" formatCode="General">
                        <c:v>803.60400000000004</c:v>
                      </c:pt>
                      <c:pt idx="8395" formatCode="General">
                        <c:v>804.60400000000004</c:v>
                      </c:pt>
                      <c:pt idx="8396" formatCode="General">
                        <c:v>805.60400000000004</c:v>
                      </c:pt>
                      <c:pt idx="8397" formatCode="General">
                        <c:v>806.60400000000004</c:v>
                      </c:pt>
                      <c:pt idx="8398" formatCode="General">
                        <c:v>807.60400000000004</c:v>
                      </c:pt>
                      <c:pt idx="8399" formatCode="General">
                        <c:v>808.60400000000004</c:v>
                      </c:pt>
                      <c:pt idx="8400" formatCode="General">
                        <c:v>809.60400000000004</c:v>
                      </c:pt>
                      <c:pt idx="8401" formatCode="General">
                        <c:v>810.60400000000004</c:v>
                      </c:pt>
                      <c:pt idx="8402" formatCode="General">
                        <c:v>811.60400000000004</c:v>
                      </c:pt>
                      <c:pt idx="8403" formatCode="General">
                        <c:v>812.60400000000004</c:v>
                      </c:pt>
                      <c:pt idx="8404" formatCode="General">
                        <c:v>813.60400000000004</c:v>
                      </c:pt>
                      <c:pt idx="8405" formatCode="General">
                        <c:v>814.60400000000004</c:v>
                      </c:pt>
                      <c:pt idx="8406" formatCode="General">
                        <c:v>815.60400000000004</c:v>
                      </c:pt>
                      <c:pt idx="8407" formatCode="General">
                        <c:v>816.60400000000004</c:v>
                      </c:pt>
                      <c:pt idx="8408" formatCode="General">
                        <c:v>817.60400000000004</c:v>
                      </c:pt>
                      <c:pt idx="8409" formatCode="General">
                        <c:v>818.60400000000004</c:v>
                      </c:pt>
                      <c:pt idx="8410" formatCode="General">
                        <c:v>819.60400000000004</c:v>
                      </c:pt>
                      <c:pt idx="8411" formatCode="General">
                        <c:v>820.60400000000004</c:v>
                      </c:pt>
                      <c:pt idx="8412" formatCode="General">
                        <c:v>821.60400000000004</c:v>
                      </c:pt>
                      <c:pt idx="8413" formatCode="General">
                        <c:v>822.60400000000004</c:v>
                      </c:pt>
                      <c:pt idx="8414" formatCode="General">
                        <c:v>823.60400000000004</c:v>
                      </c:pt>
                      <c:pt idx="8415" formatCode="General">
                        <c:v>824.60400000000004</c:v>
                      </c:pt>
                      <c:pt idx="8416" formatCode="General">
                        <c:v>825.60400000000004</c:v>
                      </c:pt>
                      <c:pt idx="8417" formatCode="General">
                        <c:v>826.60400000000004</c:v>
                      </c:pt>
                      <c:pt idx="8418" formatCode="General">
                        <c:v>827.60400000000004</c:v>
                      </c:pt>
                      <c:pt idx="8419" formatCode="General">
                        <c:v>828.60400000000004</c:v>
                      </c:pt>
                      <c:pt idx="8420" formatCode="General">
                        <c:v>829.60400000000004</c:v>
                      </c:pt>
                      <c:pt idx="8421" formatCode="General">
                        <c:v>830.60400000000004</c:v>
                      </c:pt>
                      <c:pt idx="8422" formatCode="General">
                        <c:v>831.60400000000004</c:v>
                      </c:pt>
                      <c:pt idx="8423" formatCode="General">
                        <c:v>832.60400000000004</c:v>
                      </c:pt>
                      <c:pt idx="8424" formatCode="General">
                        <c:v>833.60400000000004</c:v>
                      </c:pt>
                      <c:pt idx="8425" formatCode="General">
                        <c:v>834.60400000000004</c:v>
                      </c:pt>
                      <c:pt idx="8426" formatCode="General">
                        <c:v>835.60400000000004</c:v>
                      </c:pt>
                      <c:pt idx="8427" formatCode="General">
                        <c:v>836.60400000000004</c:v>
                      </c:pt>
                      <c:pt idx="8428" formatCode="General">
                        <c:v>837.60400000000004</c:v>
                      </c:pt>
                      <c:pt idx="8429" formatCode="General">
                        <c:v>838.60400000000004</c:v>
                      </c:pt>
                      <c:pt idx="8430" formatCode="General">
                        <c:v>839.60400000000004</c:v>
                      </c:pt>
                      <c:pt idx="8431" formatCode="General">
                        <c:v>840.60400000000004</c:v>
                      </c:pt>
                      <c:pt idx="8432" formatCode="General">
                        <c:v>841.60400000000004</c:v>
                      </c:pt>
                      <c:pt idx="8433" formatCode="General">
                        <c:v>842.60400000000004</c:v>
                      </c:pt>
                      <c:pt idx="8434" formatCode="General">
                        <c:v>843.60400000000004</c:v>
                      </c:pt>
                      <c:pt idx="8435" formatCode="General">
                        <c:v>844.60400000000004</c:v>
                      </c:pt>
                      <c:pt idx="8436" formatCode="General">
                        <c:v>845.60400000000004</c:v>
                      </c:pt>
                      <c:pt idx="8437" formatCode="General">
                        <c:v>846.60400000000004</c:v>
                      </c:pt>
                      <c:pt idx="8438" formatCode="General">
                        <c:v>847.60400000000004</c:v>
                      </c:pt>
                      <c:pt idx="8439" formatCode="General">
                        <c:v>848.60400000000004</c:v>
                      </c:pt>
                      <c:pt idx="8440" formatCode="General">
                        <c:v>849.60400000000004</c:v>
                      </c:pt>
                      <c:pt idx="8441" formatCode="General">
                        <c:v>850.60400000000004</c:v>
                      </c:pt>
                      <c:pt idx="8442" formatCode="General">
                        <c:v>851.60400000000004</c:v>
                      </c:pt>
                      <c:pt idx="8443" formatCode="General">
                        <c:v>852.60400000000004</c:v>
                      </c:pt>
                      <c:pt idx="8444" formatCode="General">
                        <c:v>853.60400000000004</c:v>
                      </c:pt>
                      <c:pt idx="8445" formatCode="General">
                        <c:v>854.60400000000004</c:v>
                      </c:pt>
                      <c:pt idx="8446" formatCode="General">
                        <c:v>855.60400000000004</c:v>
                      </c:pt>
                      <c:pt idx="8447" formatCode="General">
                        <c:v>856.60400000000004</c:v>
                      </c:pt>
                      <c:pt idx="8448" formatCode="General">
                        <c:v>857.60400000000004</c:v>
                      </c:pt>
                      <c:pt idx="8449" formatCode="General">
                        <c:v>858.60400000000004</c:v>
                      </c:pt>
                      <c:pt idx="8450" formatCode="General">
                        <c:v>859.60400000000004</c:v>
                      </c:pt>
                      <c:pt idx="8451" formatCode="General">
                        <c:v>860.60400000000004</c:v>
                      </c:pt>
                      <c:pt idx="8452" formatCode="General">
                        <c:v>861.60400000000004</c:v>
                      </c:pt>
                      <c:pt idx="8453" formatCode="General">
                        <c:v>862.60400000000004</c:v>
                      </c:pt>
                      <c:pt idx="8454" formatCode="General">
                        <c:v>863.60400000000004</c:v>
                      </c:pt>
                      <c:pt idx="8455" formatCode="General">
                        <c:v>864.60400000000004</c:v>
                      </c:pt>
                      <c:pt idx="8456" formatCode="General">
                        <c:v>865.60400000000004</c:v>
                      </c:pt>
                      <c:pt idx="8457" formatCode="General">
                        <c:v>866.60400000000004</c:v>
                      </c:pt>
                      <c:pt idx="8458" formatCode="General">
                        <c:v>867.60400000000004</c:v>
                      </c:pt>
                      <c:pt idx="8459" formatCode="General">
                        <c:v>868.60400000000004</c:v>
                      </c:pt>
                      <c:pt idx="8460" formatCode="General">
                        <c:v>869.60400000000004</c:v>
                      </c:pt>
                      <c:pt idx="8461" formatCode="General">
                        <c:v>870.60400000000004</c:v>
                      </c:pt>
                      <c:pt idx="8462" formatCode="General">
                        <c:v>871.60400000000004</c:v>
                      </c:pt>
                      <c:pt idx="8463" formatCode="General">
                        <c:v>872.60400000000004</c:v>
                      </c:pt>
                      <c:pt idx="8464" formatCode="General">
                        <c:v>873.60400000000004</c:v>
                      </c:pt>
                      <c:pt idx="8465" formatCode="General">
                        <c:v>874.60400000000004</c:v>
                      </c:pt>
                      <c:pt idx="8466" formatCode="General">
                        <c:v>875.60400000000004</c:v>
                      </c:pt>
                      <c:pt idx="8467" formatCode="General">
                        <c:v>876.60400000000004</c:v>
                      </c:pt>
                      <c:pt idx="8468" formatCode="General">
                        <c:v>877.60400000000004</c:v>
                      </c:pt>
                      <c:pt idx="8469" formatCode="General">
                        <c:v>878.60400000000004</c:v>
                      </c:pt>
                      <c:pt idx="8470" formatCode="General">
                        <c:v>879.60400000000004</c:v>
                      </c:pt>
                      <c:pt idx="8471" formatCode="General">
                        <c:v>880.60400000000004</c:v>
                      </c:pt>
                      <c:pt idx="8472" formatCode="General">
                        <c:v>881.60400000000004</c:v>
                      </c:pt>
                      <c:pt idx="8473" formatCode="General">
                        <c:v>882.60400000000004</c:v>
                      </c:pt>
                      <c:pt idx="8474" formatCode="General">
                        <c:v>883.60400000000004</c:v>
                      </c:pt>
                      <c:pt idx="8475" formatCode="General">
                        <c:v>884.60400000000004</c:v>
                      </c:pt>
                      <c:pt idx="8476" formatCode="General">
                        <c:v>885.60400000000004</c:v>
                      </c:pt>
                      <c:pt idx="8477" formatCode="General">
                        <c:v>886.60400000000004</c:v>
                      </c:pt>
                      <c:pt idx="8478" formatCode="General">
                        <c:v>887.60400000000004</c:v>
                      </c:pt>
                      <c:pt idx="8479" formatCode="General">
                        <c:v>888.60400000000004</c:v>
                      </c:pt>
                      <c:pt idx="8480" formatCode="General">
                        <c:v>889.60400000000004</c:v>
                      </c:pt>
                      <c:pt idx="8481" formatCode="General">
                        <c:v>890.60400000000004</c:v>
                      </c:pt>
                      <c:pt idx="8482" formatCode="General">
                        <c:v>891.60400000000004</c:v>
                      </c:pt>
                      <c:pt idx="8483" formatCode="General">
                        <c:v>892.60400000000004</c:v>
                      </c:pt>
                      <c:pt idx="8484" formatCode="General">
                        <c:v>893.60400000000004</c:v>
                      </c:pt>
                      <c:pt idx="8485" formatCode="General">
                        <c:v>894.60400000000004</c:v>
                      </c:pt>
                      <c:pt idx="8486" formatCode="General">
                        <c:v>895.60400000000004</c:v>
                      </c:pt>
                      <c:pt idx="8487" formatCode="General">
                        <c:v>896.60400000000004</c:v>
                      </c:pt>
                      <c:pt idx="8488" formatCode="General">
                        <c:v>897.60400000000004</c:v>
                      </c:pt>
                      <c:pt idx="8489" formatCode="General">
                        <c:v>898.60400000000004</c:v>
                      </c:pt>
                      <c:pt idx="8490" formatCode="General">
                        <c:v>899.60400000000004</c:v>
                      </c:pt>
                      <c:pt idx="8491" formatCode="General">
                        <c:v>900.60400000000004</c:v>
                      </c:pt>
                      <c:pt idx="8492" formatCode="General">
                        <c:v>901.60400000000004</c:v>
                      </c:pt>
                      <c:pt idx="8493" formatCode="General">
                        <c:v>902.60400000000004</c:v>
                      </c:pt>
                      <c:pt idx="8494" formatCode="General">
                        <c:v>903.60400000000004</c:v>
                      </c:pt>
                      <c:pt idx="8495" formatCode="General">
                        <c:v>904.60400000000004</c:v>
                      </c:pt>
                      <c:pt idx="8496" formatCode="General">
                        <c:v>905.60400000000004</c:v>
                      </c:pt>
                      <c:pt idx="8497" formatCode="General">
                        <c:v>906.60400000000004</c:v>
                      </c:pt>
                      <c:pt idx="8498" formatCode="General">
                        <c:v>907.60400000000004</c:v>
                      </c:pt>
                      <c:pt idx="8499" formatCode="General">
                        <c:v>908.60400000000004</c:v>
                      </c:pt>
                      <c:pt idx="8500" formatCode="General">
                        <c:v>909.60400000000004</c:v>
                      </c:pt>
                      <c:pt idx="8501" formatCode="General">
                        <c:v>910.60400000000004</c:v>
                      </c:pt>
                      <c:pt idx="8502" formatCode="General">
                        <c:v>911.60400000000004</c:v>
                      </c:pt>
                      <c:pt idx="8503" formatCode="General">
                        <c:v>912.60400000000004</c:v>
                      </c:pt>
                      <c:pt idx="8504" formatCode="General">
                        <c:v>913.60400000000004</c:v>
                      </c:pt>
                      <c:pt idx="8505" formatCode="General">
                        <c:v>914.60400000000004</c:v>
                      </c:pt>
                      <c:pt idx="8506" formatCode="General">
                        <c:v>915.60400000000004</c:v>
                      </c:pt>
                      <c:pt idx="8507" formatCode="General">
                        <c:v>916.60400000000004</c:v>
                      </c:pt>
                      <c:pt idx="8508" formatCode="General">
                        <c:v>917.60400000000004</c:v>
                      </c:pt>
                      <c:pt idx="8509" formatCode="General">
                        <c:v>918.60400000000004</c:v>
                      </c:pt>
                      <c:pt idx="8510" formatCode="General">
                        <c:v>919.60400000000004</c:v>
                      </c:pt>
                      <c:pt idx="8511" formatCode="General">
                        <c:v>920.60400000000004</c:v>
                      </c:pt>
                      <c:pt idx="8512" formatCode="General">
                        <c:v>921.60400000000004</c:v>
                      </c:pt>
                      <c:pt idx="8513" formatCode="General">
                        <c:v>922.60400000000004</c:v>
                      </c:pt>
                      <c:pt idx="8514" formatCode="General">
                        <c:v>923.60400000000004</c:v>
                      </c:pt>
                      <c:pt idx="8515" formatCode="General">
                        <c:v>924.60400000000004</c:v>
                      </c:pt>
                      <c:pt idx="8516" formatCode="General">
                        <c:v>925.60400000000004</c:v>
                      </c:pt>
                      <c:pt idx="8517" formatCode="General">
                        <c:v>926.60400000000004</c:v>
                      </c:pt>
                      <c:pt idx="8518" formatCode="General">
                        <c:v>927.60400000000004</c:v>
                      </c:pt>
                      <c:pt idx="8519" formatCode="General">
                        <c:v>928.60400000000004</c:v>
                      </c:pt>
                      <c:pt idx="8520" formatCode="General">
                        <c:v>929.60400000000004</c:v>
                      </c:pt>
                      <c:pt idx="8521" formatCode="General">
                        <c:v>930.60400000000004</c:v>
                      </c:pt>
                      <c:pt idx="8522" formatCode="General">
                        <c:v>931.60400000000004</c:v>
                      </c:pt>
                      <c:pt idx="8523" formatCode="General">
                        <c:v>932.60400000000004</c:v>
                      </c:pt>
                      <c:pt idx="8524" formatCode="General">
                        <c:v>933.60400000000004</c:v>
                      </c:pt>
                      <c:pt idx="8525" formatCode="General">
                        <c:v>934.60400000000004</c:v>
                      </c:pt>
                      <c:pt idx="8526" formatCode="General">
                        <c:v>935.60400000000004</c:v>
                      </c:pt>
                      <c:pt idx="8527" formatCode="General">
                        <c:v>936.60400000000004</c:v>
                      </c:pt>
                      <c:pt idx="8528" formatCode="General">
                        <c:v>937.60400000000004</c:v>
                      </c:pt>
                      <c:pt idx="8529" formatCode="General">
                        <c:v>938.60400000000004</c:v>
                      </c:pt>
                      <c:pt idx="8530" formatCode="General">
                        <c:v>939.60400000000004</c:v>
                      </c:pt>
                      <c:pt idx="8531" formatCode="General">
                        <c:v>940.60400000000004</c:v>
                      </c:pt>
                      <c:pt idx="8532" formatCode="General">
                        <c:v>941.60400000000004</c:v>
                      </c:pt>
                      <c:pt idx="8533" formatCode="General">
                        <c:v>942.60400000000004</c:v>
                      </c:pt>
                      <c:pt idx="8534" formatCode="General">
                        <c:v>943.60400000000004</c:v>
                      </c:pt>
                      <c:pt idx="8535" formatCode="General">
                        <c:v>944.60400000000004</c:v>
                      </c:pt>
                      <c:pt idx="8536" formatCode="General">
                        <c:v>945.60400000000004</c:v>
                      </c:pt>
                      <c:pt idx="8537" formatCode="General">
                        <c:v>946.60400000000004</c:v>
                      </c:pt>
                      <c:pt idx="8538" formatCode="General">
                        <c:v>947.60400000000004</c:v>
                      </c:pt>
                      <c:pt idx="8539" formatCode="General">
                        <c:v>948.60400000000004</c:v>
                      </c:pt>
                      <c:pt idx="8540" formatCode="General">
                        <c:v>949.60400000000004</c:v>
                      </c:pt>
                      <c:pt idx="8541" formatCode="General">
                        <c:v>950.60400000000004</c:v>
                      </c:pt>
                      <c:pt idx="8542" formatCode="General">
                        <c:v>951.60400000000004</c:v>
                      </c:pt>
                      <c:pt idx="8543" formatCode="General">
                        <c:v>952.60400000000004</c:v>
                      </c:pt>
                      <c:pt idx="8544" formatCode="General">
                        <c:v>953.60400000000004</c:v>
                      </c:pt>
                      <c:pt idx="8545" formatCode="General">
                        <c:v>954.60400000000004</c:v>
                      </c:pt>
                      <c:pt idx="8546" formatCode="General">
                        <c:v>955.60400000000004</c:v>
                      </c:pt>
                      <c:pt idx="8547" formatCode="General">
                        <c:v>956.60400000000004</c:v>
                      </c:pt>
                      <c:pt idx="8548" formatCode="General">
                        <c:v>957.60400000000004</c:v>
                      </c:pt>
                      <c:pt idx="8549" formatCode="General">
                        <c:v>958.60400000000004</c:v>
                      </c:pt>
                      <c:pt idx="8550" formatCode="General">
                        <c:v>959.60400000000004</c:v>
                      </c:pt>
                      <c:pt idx="8551" formatCode="General">
                        <c:v>960.60400000000004</c:v>
                      </c:pt>
                      <c:pt idx="8552" formatCode="General">
                        <c:v>961.60400000000004</c:v>
                      </c:pt>
                      <c:pt idx="8553" formatCode="General">
                        <c:v>962.60400000000004</c:v>
                      </c:pt>
                      <c:pt idx="8554" formatCode="General">
                        <c:v>963.60400000000004</c:v>
                      </c:pt>
                      <c:pt idx="8555" formatCode="General">
                        <c:v>964.60400000000004</c:v>
                      </c:pt>
                      <c:pt idx="8556" formatCode="General">
                        <c:v>965.60400000000004</c:v>
                      </c:pt>
                      <c:pt idx="8557" formatCode="General">
                        <c:v>966.60400000000004</c:v>
                      </c:pt>
                      <c:pt idx="8558" formatCode="General">
                        <c:v>967.60400000000004</c:v>
                      </c:pt>
                      <c:pt idx="8559" formatCode="General">
                        <c:v>968.60400000000004</c:v>
                      </c:pt>
                      <c:pt idx="8560" formatCode="General">
                        <c:v>969.60400000000004</c:v>
                      </c:pt>
                      <c:pt idx="8561" formatCode="General">
                        <c:v>970.60400000000004</c:v>
                      </c:pt>
                      <c:pt idx="8562" formatCode="General">
                        <c:v>971.60400000000004</c:v>
                      </c:pt>
                      <c:pt idx="8563" formatCode="General">
                        <c:v>972.60400000000004</c:v>
                      </c:pt>
                      <c:pt idx="8564" formatCode="General">
                        <c:v>973.60400000000004</c:v>
                      </c:pt>
                      <c:pt idx="8565" formatCode="General">
                        <c:v>974.60400000000004</c:v>
                      </c:pt>
                      <c:pt idx="8566" formatCode="General">
                        <c:v>975.60400000000004</c:v>
                      </c:pt>
                      <c:pt idx="8567" formatCode="General">
                        <c:v>976.60400000000004</c:v>
                      </c:pt>
                      <c:pt idx="8568" formatCode="General">
                        <c:v>977.60400000000004</c:v>
                      </c:pt>
                      <c:pt idx="8569" formatCode="General">
                        <c:v>978.60400000000004</c:v>
                      </c:pt>
                      <c:pt idx="8570" formatCode="General">
                        <c:v>979.60400000000004</c:v>
                      </c:pt>
                      <c:pt idx="8571" formatCode="General">
                        <c:v>980.60400000000004</c:v>
                      </c:pt>
                      <c:pt idx="8572" formatCode="General">
                        <c:v>981.60400000000004</c:v>
                      </c:pt>
                      <c:pt idx="8573" formatCode="General">
                        <c:v>982.60400000000004</c:v>
                      </c:pt>
                      <c:pt idx="8574" formatCode="General">
                        <c:v>983.60400000000004</c:v>
                      </c:pt>
                      <c:pt idx="8575" formatCode="General">
                        <c:v>984.60400000000004</c:v>
                      </c:pt>
                      <c:pt idx="8576" formatCode="General">
                        <c:v>985.60400000000004</c:v>
                      </c:pt>
                      <c:pt idx="8577" formatCode="General">
                        <c:v>986.60400000000004</c:v>
                      </c:pt>
                      <c:pt idx="8578" formatCode="General">
                        <c:v>987.60400000000004</c:v>
                      </c:pt>
                      <c:pt idx="8579" formatCode="General">
                        <c:v>988.60400000000004</c:v>
                      </c:pt>
                      <c:pt idx="8580" formatCode="General">
                        <c:v>989.60400000000004</c:v>
                      </c:pt>
                      <c:pt idx="8581" formatCode="General">
                        <c:v>990.60400000000004</c:v>
                      </c:pt>
                      <c:pt idx="8582" formatCode="General">
                        <c:v>991.60400000000004</c:v>
                      </c:pt>
                      <c:pt idx="8583" formatCode="General">
                        <c:v>992.60400000000004</c:v>
                      </c:pt>
                      <c:pt idx="8584" formatCode="General">
                        <c:v>993.60400000000004</c:v>
                      </c:pt>
                      <c:pt idx="8585" formatCode="General">
                        <c:v>994.60400000000004</c:v>
                      </c:pt>
                      <c:pt idx="8586" formatCode="General">
                        <c:v>995.60400000000004</c:v>
                      </c:pt>
                      <c:pt idx="8587" formatCode="General">
                        <c:v>996.60400000000004</c:v>
                      </c:pt>
                      <c:pt idx="8588" formatCode="General">
                        <c:v>997.60400000000004</c:v>
                      </c:pt>
                      <c:pt idx="8589" formatCode="General">
                        <c:v>998.60400000000004</c:v>
                      </c:pt>
                      <c:pt idx="8590" formatCode="General">
                        <c:v>999.60400000000004</c:v>
                      </c:pt>
                      <c:pt idx="8591">
                        <c:v>1000.6</c:v>
                      </c:pt>
                      <c:pt idx="8592">
                        <c:v>1001.6</c:v>
                      </c:pt>
                      <c:pt idx="8593">
                        <c:v>1002.6</c:v>
                      </c:pt>
                      <c:pt idx="8594">
                        <c:v>1003.6</c:v>
                      </c:pt>
                      <c:pt idx="8595">
                        <c:v>1004.6</c:v>
                      </c:pt>
                      <c:pt idx="8596">
                        <c:v>1005.6</c:v>
                      </c:pt>
                      <c:pt idx="8597">
                        <c:v>1006.6</c:v>
                      </c:pt>
                      <c:pt idx="8598">
                        <c:v>1007.6</c:v>
                      </c:pt>
                      <c:pt idx="8599">
                        <c:v>1008.6</c:v>
                      </c:pt>
                    </c:numCache>
                  </c:numRef>
                </c:xVal>
                <c:yVal>
                  <c:numRef>
                    <c:extLst xmlns:c15="http://schemas.microsoft.com/office/drawing/2012/chart">
                      <c:ext xmlns:c15="http://schemas.microsoft.com/office/drawing/2012/chart" uri="{02D57815-91ED-43cb-92C2-25804820EDAC}">
                        <c15:formulaRef>
                          <c15:sqref>'NT11 (2)'!$C$4:$C$8603</c15:sqref>
                        </c15:formulaRef>
                      </c:ext>
                    </c:extLst>
                    <c:numCache>
                      <c:formatCode>General</c:formatCode>
                      <c:ptCount val="8600"/>
                      <c:pt idx="0">
                        <c:v>300</c:v>
                      </c:pt>
                      <c:pt idx="1">
                        <c:v>300</c:v>
                      </c:pt>
                      <c:pt idx="2">
                        <c:v>300</c:v>
                      </c:pt>
                      <c:pt idx="3">
                        <c:v>300</c:v>
                      </c:pt>
                      <c:pt idx="4">
                        <c:v>300</c:v>
                      </c:pt>
                      <c:pt idx="5">
                        <c:v>300</c:v>
                      </c:pt>
                      <c:pt idx="6">
                        <c:v>300</c:v>
                      </c:pt>
                      <c:pt idx="7">
                        <c:v>300</c:v>
                      </c:pt>
                      <c:pt idx="8">
                        <c:v>300</c:v>
                      </c:pt>
                      <c:pt idx="9">
                        <c:v>300</c:v>
                      </c:pt>
                      <c:pt idx="10">
                        <c:v>300</c:v>
                      </c:pt>
                      <c:pt idx="11">
                        <c:v>300</c:v>
                      </c:pt>
                      <c:pt idx="12">
                        <c:v>300</c:v>
                      </c:pt>
                      <c:pt idx="13">
                        <c:v>300</c:v>
                      </c:pt>
                      <c:pt idx="14">
                        <c:v>300</c:v>
                      </c:pt>
                      <c:pt idx="15">
                        <c:v>300</c:v>
                      </c:pt>
                      <c:pt idx="16">
                        <c:v>300</c:v>
                      </c:pt>
                      <c:pt idx="17">
                        <c:v>300</c:v>
                      </c:pt>
                      <c:pt idx="18">
                        <c:v>300</c:v>
                      </c:pt>
                      <c:pt idx="19">
                        <c:v>300</c:v>
                      </c:pt>
                      <c:pt idx="20">
                        <c:v>300</c:v>
                      </c:pt>
                      <c:pt idx="21">
                        <c:v>300</c:v>
                      </c:pt>
                      <c:pt idx="22">
                        <c:v>300</c:v>
                      </c:pt>
                      <c:pt idx="23">
                        <c:v>300</c:v>
                      </c:pt>
                      <c:pt idx="24">
                        <c:v>300</c:v>
                      </c:pt>
                      <c:pt idx="25">
                        <c:v>300</c:v>
                      </c:pt>
                      <c:pt idx="26">
                        <c:v>300</c:v>
                      </c:pt>
                      <c:pt idx="27">
                        <c:v>300</c:v>
                      </c:pt>
                      <c:pt idx="28">
                        <c:v>300</c:v>
                      </c:pt>
                      <c:pt idx="29">
                        <c:v>300</c:v>
                      </c:pt>
                      <c:pt idx="30">
                        <c:v>300</c:v>
                      </c:pt>
                      <c:pt idx="31">
                        <c:v>300</c:v>
                      </c:pt>
                      <c:pt idx="32">
                        <c:v>300</c:v>
                      </c:pt>
                      <c:pt idx="33">
                        <c:v>300</c:v>
                      </c:pt>
                      <c:pt idx="34">
                        <c:v>300</c:v>
                      </c:pt>
                      <c:pt idx="35">
                        <c:v>300</c:v>
                      </c:pt>
                      <c:pt idx="36">
                        <c:v>300</c:v>
                      </c:pt>
                      <c:pt idx="37">
                        <c:v>300</c:v>
                      </c:pt>
                      <c:pt idx="38">
                        <c:v>300</c:v>
                      </c:pt>
                      <c:pt idx="39">
                        <c:v>300</c:v>
                      </c:pt>
                      <c:pt idx="40">
                        <c:v>300</c:v>
                      </c:pt>
                      <c:pt idx="41">
                        <c:v>300</c:v>
                      </c:pt>
                      <c:pt idx="42">
                        <c:v>300</c:v>
                      </c:pt>
                      <c:pt idx="43">
                        <c:v>300</c:v>
                      </c:pt>
                      <c:pt idx="44">
                        <c:v>300</c:v>
                      </c:pt>
                      <c:pt idx="45">
                        <c:v>300</c:v>
                      </c:pt>
                      <c:pt idx="46">
                        <c:v>300</c:v>
                      </c:pt>
                      <c:pt idx="47">
                        <c:v>300</c:v>
                      </c:pt>
                      <c:pt idx="48">
                        <c:v>300</c:v>
                      </c:pt>
                      <c:pt idx="49">
                        <c:v>300</c:v>
                      </c:pt>
                      <c:pt idx="50">
                        <c:v>300</c:v>
                      </c:pt>
                      <c:pt idx="51">
                        <c:v>300</c:v>
                      </c:pt>
                      <c:pt idx="52">
                        <c:v>300</c:v>
                      </c:pt>
                      <c:pt idx="53">
                        <c:v>300</c:v>
                      </c:pt>
                      <c:pt idx="54">
                        <c:v>300</c:v>
                      </c:pt>
                      <c:pt idx="55">
                        <c:v>300</c:v>
                      </c:pt>
                      <c:pt idx="56">
                        <c:v>300</c:v>
                      </c:pt>
                      <c:pt idx="57">
                        <c:v>300</c:v>
                      </c:pt>
                      <c:pt idx="58">
                        <c:v>300</c:v>
                      </c:pt>
                      <c:pt idx="59">
                        <c:v>300</c:v>
                      </c:pt>
                      <c:pt idx="60">
                        <c:v>300</c:v>
                      </c:pt>
                      <c:pt idx="61">
                        <c:v>300</c:v>
                      </c:pt>
                      <c:pt idx="62">
                        <c:v>300</c:v>
                      </c:pt>
                      <c:pt idx="63">
                        <c:v>300</c:v>
                      </c:pt>
                      <c:pt idx="64">
                        <c:v>300</c:v>
                      </c:pt>
                      <c:pt idx="65">
                        <c:v>300</c:v>
                      </c:pt>
                      <c:pt idx="66">
                        <c:v>300</c:v>
                      </c:pt>
                      <c:pt idx="67">
                        <c:v>300</c:v>
                      </c:pt>
                      <c:pt idx="68">
                        <c:v>300</c:v>
                      </c:pt>
                      <c:pt idx="69">
                        <c:v>300</c:v>
                      </c:pt>
                      <c:pt idx="70">
                        <c:v>300</c:v>
                      </c:pt>
                      <c:pt idx="71">
                        <c:v>300</c:v>
                      </c:pt>
                      <c:pt idx="72">
                        <c:v>300</c:v>
                      </c:pt>
                      <c:pt idx="73">
                        <c:v>300</c:v>
                      </c:pt>
                      <c:pt idx="74">
                        <c:v>300</c:v>
                      </c:pt>
                      <c:pt idx="75">
                        <c:v>300</c:v>
                      </c:pt>
                      <c:pt idx="76">
                        <c:v>300</c:v>
                      </c:pt>
                      <c:pt idx="77">
                        <c:v>300</c:v>
                      </c:pt>
                      <c:pt idx="78">
                        <c:v>300</c:v>
                      </c:pt>
                      <c:pt idx="79">
                        <c:v>300</c:v>
                      </c:pt>
                      <c:pt idx="80">
                        <c:v>300</c:v>
                      </c:pt>
                      <c:pt idx="81">
                        <c:v>300</c:v>
                      </c:pt>
                      <c:pt idx="82">
                        <c:v>300</c:v>
                      </c:pt>
                      <c:pt idx="83">
                        <c:v>300</c:v>
                      </c:pt>
                      <c:pt idx="84">
                        <c:v>300</c:v>
                      </c:pt>
                      <c:pt idx="85">
                        <c:v>300</c:v>
                      </c:pt>
                      <c:pt idx="86">
                        <c:v>300</c:v>
                      </c:pt>
                      <c:pt idx="87">
                        <c:v>300</c:v>
                      </c:pt>
                      <c:pt idx="88">
                        <c:v>300</c:v>
                      </c:pt>
                      <c:pt idx="89">
                        <c:v>300</c:v>
                      </c:pt>
                      <c:pt idx="90">
                        <c:v>300</c:v>
                      </c:pt>
                      <c:pt idx="91">
                        <c:v>300</c:v>
                      </c:pt>
                      <c:pt idx="92">
                        <c:v>300</c:v>
                      </c:pt>
                      <c:pt idx="93">
                        <c:v>300</c:v>
                      </c:pt>
                      <c:pt idx="94">
                        <c:v>300</c:v>
                      </c:pt>
                      <c:pt idx="95">
                        <c:v>300</c:v>
                      </c:pt>
                      <c:pt idx="96">
                        <c:v>300</c:v>
                      </c:pt>
                      <c:pt idx="97">
                        <c:v>300</c:v>
                      </c:pt>
                      <c:pt idx="98">
                        <c:v>300</c:v>
                      </c:pt>
                      <c:pt idx="99">
                        <c:v>300</c:v>
                      </c:pt>
                      <c:pt idx="100">
                        <c:v>300</c:v>
                      </c:pt>
                      <c:pt idx="101">
                        <c:v>300</c:v>
                      </c:pt>
                      <c:pt idx="102">
                        <c:v>300</c:v>
                      </c:pt>
                      <c:pt idx="103">
                        <c:v>300</c:v>
                      </c:pt>
                      <c:pt idx="104">
                        <c:v>300</c:v>
                      </c:pt>
                      <c:pt idx="105">
                        <c:v>300</c:v>
                      </c:pt>
                      <c:pt idx="106">
                        <c:v>300</c:v>
                      </c:pt>
                      <c:pt idx="107">
                        <c:v>300</c:v>
                      </c:pt>
                      <c:pt idx="108">
                        <c:v>300</c:v>
                      </c:pt>
                      <c:pt idx="109">
                        <c:v>300</c:v>
                      </c:pt>
                      <c:pt idx="110">
                        <c:v>300</c:v>
                      </c:pt>
                      <c:pt idx="111">
                        <c:v>300</c:v>
                      </c:pt>
                      <c:pt idx="112">
                        <c:v>300</c:v>
                      </c:pt>
                      <c:pt idx="113">
                        <c:v>300</c:v>
                      </c:pt>
                      <c:pt idx="114">
                        <c:v>300</c:v>
                      </c:pt>
                      <c:pt idx="115">
                        <c:v>300</c:v>
                      </c:pt>
                      <c:pt idx="116">
                        <c:v>300</c:v>
                      </c:pt>
                      <c:pt idx="117">
                        <c:v>300</c:v>
                      </c:pt>
                      <c:pt idx="118">
                        <c:v>300</c:v>
                      </c:pt>
                      <c:pt idx="119">
                        <c:v>300</c:v>
                      </c:pt>
                      <c:pt idx="120">
                        <c:v>300</c:v>
                      </c:pt>
                      <c:pt idx="121">
                        <c:v>300</c:v>
                      </c:pt>
                      <c:pt idx="122">
                        <c:v>300</c:v>
                      </c:pt>
                      <c:pt idx="123">
                        <c:v>300</c:v>
                      </c:pt>
                      <c:pt idx="124">
                        <c:v>300</c:v>
                      </c:pt>
                      <c:pt idx="125">
                        <c:v>300</c:v>
                      </c:pt>
                      <c:pt idx="126">
                        <c:v>300</c:v>
                      </c:pt>
                      <c:pt idx="127">
                        <c:v>300</c:v>
                      </c:pt>
                      <c:pt idx="128">
                        <c:v>300</c:v>
                      </c:pt>
                      <c:pt idx="129">
                        <c:v>300</c:v>
                      </c:pt>
                      <c:pt idx="130">
                        <c:v>300</c:v>
                      </c:pt>
                      <c:pt idx="131">
                        <c:v>300</c:v>
                      </c:pt>
                      <c:pt idx="132">
                        <c:v>300</c:v>
                      </c:pt>
                      <c:pt idx="133">
                        <c:v>300</c:v>
                      </c:pt>
                      <c:pt idx="134">
                        <c:v>300</c:v>
                      </c:pt>
                      <c:pt idx="135">
                        <c:v>300</c:v>
                      </c:pt>
                      <c:pt idx="136">
                        <c:v>300</c:v>
                      </c:pt>
                      <c:pt idx="137">
                        <c:v>300</c:v>
                      </c:pt>
                      <c:pt idx="138">
                        <c:v>300</c:v>
                      </c:pt>
                      <c:pt idx="139">
                        <c:v>300</c:v>
                      </c:pt>
                      <c:pt idx="140">
                        <c:v>300</c:v>
                      </c:pt>
                      <c:pt idx="141">
                        <c:v>300</c:v>
                      </c:pt>
                      <c:pt idx="142">
                        <c:v>300</c:v>
                      </c:pt>
                      <c:pt idx="143">
                        <c:v>300</c:v>
                      </c:pt>
                      <c:pt idx="144">
                        <c:v>300</c:v>
                      </c:pt>
                      <c:pt idx="145">
                        <c:v>300</c:v>
                      </c:pt>
                      <c:pt idx="146">
                        <c:v>300</c:v>
                      </c:pt>
                      <c:pt idx="147">
                        <c:v>300</c:v>
                      </c:pt>
                      <c:pt idx="148">
                        <c:v>300</c:v>
                      </c:pt>
                      <c:pt idx="149">
                        <c:v>300</c:v>
                      </c:pt>
                      <c:pt idx="150">
                        <c:v>300</c:v>
                      </c:pt>
                      <c:pt idx="151">
                        <c:v>300</c:v>
                      </c:pt>
                      <c:pt idx="152">
                        <c:v>300</c:v>
                      </c:pt>
                      <c:pt idx="153">
                        <c:v>300</c:v>
                      </c:pt>
                      <c:pt idx="154">
                        <c:v>300</c:v>
                      </c:pt>
                      <c:pt idx="155">
                        <c:v>300</c:v>
                      </c:pt>
                      <c:pt idx="156">
                        <c:v>300</c:v>
                      </c:pt>
                      <c:pt idx="157">
                        <c:v>300</c:v>
                      </c:pt>
                      <c:pt idx="158">
                        <c:v>300</c:v>
                      </c:pt>
                      <c:pt idx="159">
                        <c:v>300</c:v>
                      </c:pt>
                      <c:pt idx="160">
                        <c:v>300</c:v>
                      </c:pt>
                      <c:pt idx="161">
                        <c:v>300</c:v>
                      </c:pt>
                      <c:pt idx="162">
                        <c:v>300</c:v>
                      </c:pt>
                      <c:pt idx="163">
                        <c:v>300</c:v>
                      </c:pt>
                      <c:pt idx="164">
                        <c:v>300</c:v>
                      </c:pt>
                      <c:pt idx="165">
                        <c:v>300</c:v>
                      </c:pt>
                      <c:pt idx="166">
                        <c:v>300</c:v>
                      </c:pt>
                      <c:pt idx="167">
                        <c:v>300</c:v>
                      </c:pt>
                      <c:pt idx="168">
                        <c:v>300</c:v>
                      </c:pt>
                      <c:pt idx="169">
                        <c:v>300</c:v>
                      </c:pt>
                      <c:pt idx="170">
                        <c:v>300</c:v>
                      </c:pt>
                      <c:pt idx="171">
                        <c:v>300</c:v>
                      </c:pt>
                      <c:pt idx="172">
                        <c:v>300</c:v>
                      </c:pt>
                      <c:pt idx="173">
                        <c:v>300</c:v>
                      </c:pt>
                      <c:pt idx="174">
                        <c:v>300</c:v>
                      </c:pt>
                      <c:pt idx="175">
                        <c:v>300</c:v>
                      </c:pt>
                      <c:pt idx="176">
                        <c:v>300</c:v>
                      </c:pt>
                      <c:pt idx="177">
                        <c:v>300</c:v>
                      </c:pt>
                      <c:pt idx="178">
                        <c:v>300</c:v>
                      </c:pt>
                      <c:pt idx="179">
                        <c:v>300</c:v>
                      </c:pt>
                      <c:pt idx="180">
                        <c:v>300</c:v>
                      </c:pt>
                      <c:pt idx="181">
                        <c:v>300</c:v>
                      </c:pt>
                      <c:pt idx="182">
                        <c:v>300</c:v>
                      </c:pt>
                      <c:pt idx="183">
                        <c:v>300</c:v>
                      </c:pt>
                      <c:pt idx="184">
                        <c:v>300</c:v>
                      </c:pt>
                      <c:pt idx="185">
                        <c:v>300</c:v>
                      </c:pt>
                      <c:pt idx="186">
                        <c:v>300</c:v>
                      </c:pt>
                      <c:pt idx="187">
                        <c:v>300</c:v>
                      </c:pt>
                      <c:pt idx="188">
                        <c:v>300</c:v>
                      </c:pt>
                      <c:pt idx="189">
                        <c:v>300</c:v>
                      </c:pt>
                      <c:pt idx="190">
                        <c:v>300</c:v>
                      </c:pt>
                      <c:pt idx="191">
                        <c:v>300</c:v>
                      </c:pt>
                      <c:pt idx="192">
                        <c:v>300</c:v>
                      </c:pt>
                      <c:pt idx="193">
                        <c:v>300</c:v>
                      </c:pt>
                      <c:pt idx="194">
                        <c:v>300</c:v>
                      </c:pt>
                      <c:pt idx="195">
                        <c:v>300</c:v>
                      </c:pt>
                      <c:pt idx="196">
                        <c:v>300</c:v>
                      </c:pt>
                      <c:pt idx="197">
                        <c:v>300</c:v>
                      </c:pt>
                      <c:pt idx="198">
                        <c:v>300</c:v>
                      </c:pt>
                      <c:pt idx="199">
                        <c:v>300</c:v>
                      </c:pt>
                      <c:pt idx="200">
                        <c:v>300</c:v>
                      </c:pt>
                      <c:pt idx="201">
                        <c:v>300</c:v>
                      </c:pt>
                      <c:pt idx="202">
                        <c:v>300</c:v>
                      </c:pt>
                      <c:pt idx="203">
                        <c:v>300</c:v>
                      </c:pt>
                      <c:pt idx="204">
                        <c:v>300</c:v>
                      </c:pt>
                      <c:pt idx="205">
                        <c:v>300</c:v>
                      </c:pt>
                      <c:pt idx="206">
                        <c:v>300</c:v>
                      </c:pt>
                      <c:pt idx="207">
                        <c:v>300</c:v>
                      </c:pt>
                      <c:pt idx="208">
                        <c:v>300</c:v>
                      </c:pt>
                      <c:pt idx="209">
                        <c:v>300</c:v>
                      </c:pt>
                      <c:pt idx="210">
                        <c:v>300</c:v>
                      </c:pt>
                      <c:pt idx="211">
                        <c:v>300</c:v>
                      </c:pt>
                      <c:pt idx="212">
                        <c:v>300</c:v>
                      </c:pt>
                      <c:pt idx="213">
                        <c:v>300</c:v>
                      </c:pt>
                      <c:pt idx="214">
                        <c:v>300</c:v>
                      </c:pt>
                      <c:pt idx="215">
                        <c:v>300</c:v>
                      </c:pt>
                      <c:pt idx="216">
                        <c:v>300</c:v>
                      </c:pt>
                      <c:pt idx="217">
                        <c:v>300</c:v>
                      </c:pt>
                      <c:pt idx="218">
                        <c:v>300</c:v>
                      </c:pt>
                      <c:pt idx="219">
                        <c:v>300</c:v>
                      </c:pt>
                      <c:pt idx="220">
                        <c:v>300</c:v>
                      </c:pt>
                      <c:pt idx="221">
                        <c:v>300</c:v>
                      </c:pt>
                      <c:pt idx="222">
                        <c:v>300</c:v>
                      </c:pt>
                      <c:pt idx="223">
                        <c:v>300</c:v>
                      </c:pt>
                      <c:pt idx="224">
                        <c:v>300</c:v>
                      </c:pt>
                      <c:pt idx="225">
                        <c:v>300</c:v>
                      </c:pt>
                      <c:pt idx="226">
                        <c:v>300</c:v>
                      </c:pt>
                      <c:pt idx="227">
                        <c:v>300</c:v>
                      </c:pt>
                      <c:pt idx="228">
                        <c:v>300</c:v>
                      </c:pt>
                      <c:pt idx="229">
                        <c:v>300</c:v>
                      </c:pt>
                      <c:pt idx="230">
                        <c:v>300</c:v>
                      </c:pt>
                      <c:pt idx="231">
                        <c:v>300</c:v>
                      </c:pt>
                      <c:pt idx="232">
                        <c:v>300</c:v>
                      </c:pt>
                      <c:pt idx="233">
                        <c:v>300</c:v>
                      </c:pt>
                      <c:pt idx="234">
                        <c:v>300</c:v>
                      </c:pt>
                      <c:pt idx="235">
                        <c:v>300</c:v>
                      </c:pt>
                      <c:pt idx="236">
                        <c:v>300</c:v>
                      </c:pt>
                      <c:pt idx="237">
                        <c:v>300</c:v>
                      </c:pt>
                      <c:pt idx="238">
                        <c:v>300</c:v>
                      </c:pt>
                      <c:pt idx="239">
                        <c:v>300</c:v>
                      </c:pt>
                      <c:pt idx="240">
                        <c:v>300</c:v>
                      </c:pt>
                      <c:pt idx="241">
                        <c:v>300</c:v>
                      </c:pt>
                      <c:pt idx="242">
                        <c:v>300</c:v>
                      </c:pt>
                      <c:pt idx="243">
                        <c:v>300</c:v>
                      </c:pt>
                      <c:pt idx="244">
                        <c:v>300</c:v>
                      </c:pt>
                      <c:pt idx="245">
                        <c:v>300</c:v>
                      </c:pt>
                      <c:pt idx="246">
                        <c:v>300</c:v>
                      </c:pt>
                      <c:pt idx="247">
                        <c:v>300</c:v>
                      </c:pt>
                      <c:pt idx="248">
                        <c:v>300</c:v>
                      </c:pt>
                      <c:pt idx="249">
                        <c:v>300</c:v>
                      </c:pt>
                      <c:pt idx="250">
                        <c:v>300</c:v>
                      </c:pt>
                      <c:pt idx="251">
                        <c:v>300</c:v>
                      </c:pt>
                      <c:pt idx="252">
                        <c:v>300</c:v>
                      </c:pt>
                      <c:pt idx="253">
                        <c:v>300</c:v>
                      </c:pt>
                      <c:pt idx="254">
                        <c:v>300</c:v>
                      </c:pt>
                      <c:pt idx="255">
                        <c:v>300</c:v>
                      </c:pt>
                      <c:pt idx="256">
                        <c:v>300</c:v>
                      </c:pt>
                      <c:pt idx="257">
                        <c:v>300</c:v>
                      </c:pt>
                      <c:pt idx="258">
                        <c:v>300</c:v>
                      </c:pt>
                      <c:pt idx="259">
                        <c:v>300</c:v>
                      </c:pt>
                      <c:pt idx="260">
                        <c:v>300</c:v>
                      </c:pt>
                      <c:pt idx="261">
                        <c:v>300</c:v>
                      </c:pt>
                      <c:pt idx="262">
                        <c:v>300</c:v>
                      </c:pt>
                      <c:pt idx="263">
                        <c:v>300</c:v>
                      </c:pt>
                      <c:pt idx="264">
                        <c:v>300</c:v>
                      </c:pt>
                      <c:pt idx="265">
                        <c:v>300</c:v>
                      </c:pt>
                      <c:pt idx="266">
                        <c:v>300</c:v>
                      </c:pt>
                      <c:pt idx="267">
                        <c:v>300</c:v>
                      </c:pt>
                      <c:pt idx="268">
                        <c:v>300</c:v>
                      </c:pt>
                      <c:pt idx="269">
                        <c:v>300</c:v>
                      </c:pt>
                      <c:pt idx="270">
                        <c:v>300</c:v>
                      </c:pt>
                      <c:pt idx="271">
                        <c:v>300</c:v>
                      </c:pt>
                      <c:pt idx="272">
                        <c:v>300</c:v>
                      </c:pt>
                      <c:pt idx="273">
                        <c:v>300</c:v>
                      </c:pt>
                      <c:pt idx="274">
                        <c:v>300</c:v>
                      </c:pt>
                      <c:pt idx="275">
                        <c:v>300</c:v>
                      </c:pt>
                      <c:pt idx="276">
                        <c:v>300</c:v>
                      </c:pt>
                      <c:pt idx="277">
                        <c:v>300</c:v>
                      </c:pt>
                      <c:pt idx="278">
                        <c:v>300</c:v>
                      </c:pt>
                      <c:pt idx="279">
                        <c:v>300</c:v>
                      </c:pt>
                      <c:pt idx="280">
                        <c:v>300</c:v>
                      </c:pt>
                      <c:pt idx="281">
                        <c:v>300</c:v>
                      </c:pt>
                      <c:pt idx="282">
                        <c:v>300</c:v>
                      </c:pt>
                      <c:pt idx="283">
                        <c:v>300</c:v>
                      </c:pt>
                      <c:pt idx="284">
                        <c:v>300</c:v>
                      </c:pt>
                      <c:pt idx="285">
                        <c:v>300</c:v>
                      </c:pt>
                      <c:pt idx="286">
                        <c:v>300</c:v>
                      </c:pt>
                      <c:pt idx="287">
                        <c:v>300</c:v>
                      </c:pt>
                      <c:pt idx="288">
                        <c:v>300</c:v>
                      </c:pt>
                      <c:pt idx="289">
                        <c:v>300</c:v>
                      </c:pt>
                      <c:pt idx="290">
                        <c:v>300</c:v>
                      </c:pt>
                      <c:pt idx="291">
                        <c:v>300</c:v>
                      </c:pt>
                      <c:pt idx="292">
                        <c:v>300</c:v>
                      </c:pt>
                      <c:pt idx="293">
                        <c:v>300</c:v>
                      </c:pt>
                      <c:pt idx="294">
                        <c:v>300</c:v>
                      </c:pt>
                      <c:pt idx="295">
                        <c:v>300</c:v>
                      </c:pt>
                      <c:pt idx="296">
                        <c:v>300</c:v>
                      </c:pt>
                      <c:pt idx="297">
                        <c:v>300</c:v>
                      </c:pt>
                      <c:pt idx="298">
                        <c:v>300</c:v>
                      </c:pt>
                      <c:pt idx="299">
                        <c:v>300</c:v>
                      </c:pt>
                      <c:pt idx="300">
                        <c:v>300</c:v>
                      </c:pt>
                      <c:pt idx="301">
                        <c:v>300</c:v>
                      </c:pt>
                      <c:pt idx="302">
                        <c:v>300</c:v>
                      </c:pt>
                      <c:pt idx="303">
                        <c:v>300</c:v>
                      </c:pt>
                      <c:pt idx="304">
                        <c:v>300</c:v>
                      </c:pt>
                      <c:pt idx="305">
                        <c:v>300</c:v>
                      </c:pt>
                      <c:pt idx="306">
                        <c:v>300</c:v>
                      </c:pt>
                      <c:pt idx="307">
                        <c:v>300</c:v>
                      </c:pt>
                      <c:pt idx="308">
                        <c:v>300</c:v>
                      </c:pt>
                      <c:pt idx="309">
                        <c:v>300</c:v>
                      </c:pt>
                      <c:pt idx="310">
                        <c:v>300</c:v>
                      </c:pt>
                      <c:pt idx="311">
                        <c:v>300</c:v>
                      </c:pt>
                      <c:pt idx="312">
                        <c:v>300</c:v>
                      </c:pt>
                      <c:pt idx="313">
                        <c:v>300</c:v>
                      </c:pt>
                      <c:pt idx="314">
                        <c:v>300</c:v>
                      </c:pt>
                      <c:pt idx="315">
                        <c:v>300</c:v>
                      </c:pt>
                      <c:pt idx="316">
                        <c:v>300</c:v>
                      </c:pt>
                      <c:pt idx="317">
                        <c:v>300</c:v>
                      </c:pt>
                      <c:pt idx="318">
                        <c:v>300</c:v>
                      </c:pt>
                      <c:pt idx="319">
                        <c:v>300</c:v>
                      </c:pt>
                      <c:pt idx="320">
                        <c:v>300</c:v>
                      </c:pt>
                      <c:pt idx="321">
                        <c:v>300</c:v>
                      </c:pt>
                      <c:pt idx="322">
                        <c:v>300</c:v>
                      </c:pt>
                      <c:pt idx="323">
                        <c:v>300</c:v>
                      </c:pt>
                      <c:pt idx="324">
                        <c:v>300</c:v>
                      </c:pt>
                      <c:pt idx="325">
                        <c:v>300</c:v>
                      </c:pt>
                      <c:pt idx="326">
                        <c:v>300</c:v>
                      </c:pt>
                      <c:pt idx="327">
                        <c:v>300</c:v>
                      </c:pt>
                      <c:pt idx="328">
                        <c:v>300</c:v>
                      </c:pt>
                      <c:pt idx="329">
                        <c:v>300</c:v>
                      </c:pt>
                      <c:pt idx="330">
                        <c:v>300</c:v>
                      </c:pt>
                      <c:pt idx="331">
                        <c:v>300</c:v>
                      </c:pt>
                      <c:pt idx="332">
                        <c:v>300</c:v>
                      </c:pt>
                      <c:pt idx="333">
                        <c:v>300</c:v>
                      </c:pt>
                      <c:pt idx="334">
                        <c:v>300</c:v>
                      </c:pt>
                      <c:pt idx="335">
                        <c:v>300</c:v>
                      </c:pt>
                      <c:pt idx="336">
                        <c:v>300</c:v>
                      </c:pt>
                      <c:pt idx="337">
                        <c:v>300</c:v>
                      </c:pt>
                      <c:pt idx="338">
                        <c:v>300</c:v>
                      </c:pt>
                      <c:pt idx="339">
                        <c:v>300</c:v>
                      </c:pt>
                      <c:pt idx="340">
                        <c:v>300</c:v>
                      </c:pt>
                      <c:pt idx="341">
                        <c:v>300</c:v>
                      </c:pt>
                      <c:pt idx="342">
                        <c:v>300</c:v>
                      </c:pt>
                      <c:pt idx="343">
                        <c:v>300</c:v>
                      </c:pt>
                      <c:pt idx="344">
                        <c:v>300</c:v>
                      </c:pt>
                      <c:pt idx="345">
                        <c:v>300</c:v>
                      </c:pt>
                      <c:pt idx="346">
                        <c:v>300</c:v>
                      </c:pt>
                      <c:pt idx="347">
                        <c:v>300</c:v>
                      </c:pt>
                      <c:pt idx="348">
                        <c:v>300</c:v>
                      </c:pt>
                      <c:pt idx="349">
                        <c:v>300</c:v>
                      </c:pt>
                      <c:pt idx="350">
                        <c:v>300</c:v>
                      </c:pt>
                      <c:pt idx="351">
                        <c:v>300</c:v>
                      </c:pt>
                      <c:pt idx="352">
                        <c:v>300</c:v>
                      </c:pt>
                      <c:pt idx="353">
                        <c:v>300</c:v>
                      </c:pt>
                      <c:pt idx="354">
                        <c:v>300</c:v>
                      </c:pt>
                      <c:pt idx="355">
                        <c:v>300</c:v>
                      </c:pt>
                      <c:pt idx="356">
                        <c:v>300</c:v>
                      </c:pt>
                      <c:pt idx="357">
                        <c:v>300</c:v>
                      </c:pt>
                      <c:pt idx="358">
                        <c:v>300</c:v>
                      </c:pt>
                      <c:pt idx="359">
                        <c:v>300</c:v>
                      </c:pt>
                      <c:pt idx="360">
                        <c:v>300</c:v>
                      </c:pt>
                      <c:pt idx="361">
                        <c:v>300</c:v>
                      </c:pt>
                      <c:pt idx="362">
                        <c:v>300</c:v>
                      </c:pt>
                      <c:pt idx="363">
                        <c:v>300</c:v>
                      </c:pt>
                      <c:pt idx="364">
                        <c:v>300</c:v>
                      </c:pt>
                      <c:pt idx="365">
                        <c:v>300</c:v>
                      </c:pt>
                      <c:pt idx="366">
                        <c:v>300</c:v>
                      </c:pt>
                      <c:pt idx="367">
                        <c:v>300</c:v>
                      </c:pt>
                      <c:pt idx="368">
                        <c:v>300</c:v>
                      </c:pt>
                      <c:pt idx="369">
                        <c:v>300</c:v>
                      </c:pt>
                      <c:pt idx="370">
                        <c:v>300</c:v>
                      </c:pt>
                      <c:pt idx="371">
                        <c:v>300</c:v>
                      </c:pt>
                      <c:pt idx="372">
                        <c:v>300</c:v>
                      </c:pt>
                      <c:pt idx="373">
                        <c:v>300</c:v>
                      </c:pt>
                      <c:pt idx="374">
                        <c:v>300</c:v>
                      </c:pt>
                      <c:pt idx="375">
                        <c:v>300</c:v>
                      </c:pt>
                      <c:pt idx="376">
                        <c:v>300</c:v>
                      </c:pt>
                      <c:pt idx="377">
                        <c:v>300</c:v>
                      </c:pt>
                      <c:pt idx="378">
                        <c:v>300</c:v>
                      </c:pt>
                      <c:pt idx="379">
                        <c:v>300</c:v>
                      </c:pt>
                      <c:pt idx="380">
                        <c:v>300</c:v>
                      </c:pt>
                      <c:pt idx="381">
                        <c:v>300</c:v>
                      </c:pt>
                      <c:pt idx="382">
                        <c:v>300</c:v>
                      </c:pt>
                      <c:pt idx="383">
                        <c:v>300</c:v>
                      </c:pt>
                      <c:pt idx="384">
                        <c:v>300</c:v>
                      </c:pt>
                      <c:pt idx="385">
                        <c:v>300</c:v>
                      </c:pt>
                      <c:pt idx="386">
                        <c:v>300</c:v>
                      </c:pt>
                      <c:pt idx="387">
                        <c:v>300</c:v>
                      </c:pt>
                      <c:pt idx="388">
                        <c:v>300</c:v>
                      </c:pt>
                      <c:pt idx="389">
                        <c:v>300</c:v>
                      </c:pt>
                      <c:pt idx="390">
                        <c:v>300</c:v>
                      </c:pt>
                      <c:pt idx="391">
                        <c:v>300</c:v>
                      </c:pt>
                      <c:pt idx="392">
                        <c:v>300</c:v>
                      </c:pt>
                      <c:pt idx="393">
                        <c:v>300</c:v>
                      </c:pt>
                      <c:pt idx="394">
                        <c:v>300</c:v>
                      </c:pt>
                      <c:pt idx="395">
                        <c:v>300</c:v>
                      </c:pt>
                      <c:pt idx="396">
                        <c:v>300</c:v>
                      </c:pt>
                      <c:pt idx="397">
                        <c:v>300</c:v>
                      </c:pt>
                      <c:pt idx="398">
                        <c:v>300</c:v>
                      </c:pt>
                      <c:pt idx="399">
                        <c:v>300</c:v>
                      </c:pt>
                      <c:pt idx="400">
                        <c:v>300</c:v>
                      </c:pt>
                      <c:pt idx="401">
                        <c:v>300</c:v>
                      </c:pt>
                      <c:pt idx="402">
                        <c:v>300</c:v>
                      </c:pt>
                      <c:pt idx="403">
                        <c:v>300</c:v>
                      </c:pt>
                      <c:pt idx="404">
                        <c:v>300</c:v>
                      </c:pt>
                      <c:pt idx="405">
                        <c:v>300</c:v>
                      </c:pt>
                      <c:pt idx="406">
                        <c:v>300</c:v>
                      </c:pt>
                      <c:pt idx="407">
                        <c:v>300</c:v>
                      </c:pt>
                      <c:pt idx="408">
                        <c:v>300</c:v>
                      </c:pt>
                      <c:pt idx="409">
                        <c:v>300</c:v>
                      </c:pt>
                      <c:pt idx="410">
                        <c:v>300</c:v>
                      </c:pt>
                      <c:pt idx="411">
                        <c:v>300</c:v>
                      </c:pt>
                      <c:pt idx="412">
                        <c:v>300</c:v>
                      </c:pt>
                      <c:pt idx="413">
                        <c:v>300</c:v>
                      </c:pt>
                      <c:pt idx="414">
                        <c:v>300</c:v>
                      </c:pt>
                      <c:pt idx="415">
                        <c:v>300</c:v>
                      </c:pt>
                      <c:pt idx="416">
                        <c:v>300</c:v>
                      </c:pt>
                      <c:pt idx="417">
                        <c:v>300</c:v>
                      </c:pt>
                      <c:pt idx="418">
                        <c:v>300</c:v>
                      </c:pt>
                      <c:pt idx="419">
                        <c:v>300</c:v>
                      </c:pt>
                      <c:pt idx="420">
                        <c:v>300</c:v>
                      </c:pt>
                      <c:pt idx="421">
                        <c:v>300</c:v>
                      </c:pt>
                      <c:pt idx="422">
                        <c:v>300</c:v>
                      </c:pt>
                      <c:pt idx="423">
                        <c:v>300</c:v>
                      </c:pt>
                      <c:pt idx="424">
                        <c:v>300</c:v>
                      </c:pt>
                      <c:pt idx="425">
                        <c:v>300</c:v>
                      </c:pt>
                      <c:pt idx="426">
                        <c:v>300</c:v>
                      </c:pt>
                      <c:pt idx="427">
                        <c:v>300</c:v>
                      </c:pt>
                      <c:pt idx="428">
                        <c:v>300</c:v>
                      </c:pt>
                      <c:pt idx="429">
                        <c:v>300</c:v>
                      </c:pt>
                      <c:pt idx="430">
                        <c:v>300</c:v>
                      </c:pt>
                      <c:pt idx="431">
                        <c:v>300</c:v>
                      </c:pt>
                      <c:pt idx="432">
                        <c:v>300</c:v>
                      </c:pt>
                      <c:pt idx="433">
                        <c:v>300</c:v>
                      </c:pt>
                      <c:pt idx="434">
                        <c:v>300</c:v>
                      </c:pt>
                      <c:pt idx="435">
                        <c:v>300</c:v>
                      </c:pt>
                      <c:pt idx="436">
                        <c:v>300</c:v>
                      </c:pt>
                      <c:pt idx="437">
                        <c:v>300</c:v>
                      </c:pt>
                      <c:pt idx="438">
                        <c:v>300</c:v>
                      </c:pt>
                      <c:pt idx="439">
                        <c:v>300</c:v>
                      </c:pt>
                      <c:pt idx="440">
                        <c:v>300</c:v>
                      </c:pt>
                      <c:pt idx="441">
                        <c:v>300</c:v>
                      </c:pt>
                      <c:pt idx="442">
                        <c:v>300</c:v>
                      </c:pt>
                      <c:pt idx="443">
                        <c:v>300</c:v>
                      </c:pt>
                      <c:pt idx="444">
                        <c:v>300</c:v>
                      </c:pt>
                      <c:pt idx="445">
                        <c:v>300</c:v>
                      </c:pt>
                      <c:pt idx="446">
                        <c:v>300</c:v>
                      </c:pt>
                      <c:pt idx="447">
                        <c:v>300</c:v>
                      </c:pt>
                      <c:pt idx="448">
                        <c:v>300</c:v>
                      </c:pt>
                      <c:pt idx="449">
                        <c:v>300</c:v>
                      </c:pt>
                      <c:pt idx="450">
                        <c:v>300</c:v>
                      </c:pt>
                      <c:pt idx="451">
                        <c:v>300</c:v>
                      </c:pt>
                      <c:pt idx="452">
                        <c:v>300</c:v>
                      </c:pt>
                      <c:pt idx="453">
                        <c:v>300</c:v>
                      </c:pt>
                      <c:pt idx="454">
                        <c:v>300</c:v>
                      </c:pt>
                      <c:pt idx="455">
                        <c:v>300</c:v>
                      </c:pt>
                      <c:pt idx="456">
                        <c:v>300</c:v>
                      </c:pt>
                      <c:pt idx="457">
                        <c:v>300</c:v>
                      </c:pt>
                      <c:pt idx="458">
                        <c:v>300</c:v>
                      </c:pt>
                      <c:pt idx="459">
                        <c:v>300</c:v>
                      </c:pt>
                      <c:pt idx="460">
                        <c:v>300</c:v>
                      </c:pt>
                      <c:pt idx="461">
                        <c:v>300</c:v>
                      </c:pt>
                      <c:pt idx="462">
                        <c:v>300</c:v>
                      </c:pt>
                      <c:pt idx="463">
                        <c:v>300</c:v>
                      </c:pt>
                      <c:pt idx="464">
                        <c:v>300</c:v>
                      </c:pt>
                      <c:pt idx="465">
                        <c:v>300</c:v>
                      </c:pt>
                      <c:pt idx="466">
                        <c:v>300</c:v>
                      </c:pt>
                      <c:pt idx="467">
                        <c:v>300</c:v>
                      </c:pt>
                      <c:pt idx="468">
                        <c:v>300</c:v>
                      </c:pt>
                      <c:pt idx="469">
                        <c:v>300</c:v>
                      </c:pt>
                      <c:pt idx="470">
                        <c:v>300</c:v>
                      </c:pt>
                      <c:pt idx="471">
                        <c:v>300</c:v>
                      </c:pt>
                      <c:pt idx="472">
                        <c:v>300</c:v>
                      </c:pt>
                      <c:pt idx="473">
                        <c:v>300</c:v>
                      </c:pt>
                      <c:pt idx="474">
                        <c:v>300</c:v>
                      </c:pt>
                      <c:pt idx="475">
                        <c:v>300</c:v>
                      </c:pt>
                      <c:pt idx="476">
                        <c:v>300</c:v>
                      </c:pt>
                      <c:pt idx="477">
                        <c:v>300</c:v>
                      </c:pt>
                      <c:pt idx="478">
                        <c:v>300</c:v>
                      </c:pt>
                      <c:pt idx="479">
                        <c:v>300</c:v>
                      </c:pt>
                      <c:pt idx="480">
                        <c:v>300</c:v>
                      </c:pt>
                      <c:pt idx="481">
                        <c:v>300</c:v>
                      </c:pt>
                      <c:pt idx="482">
                        <c:v>300</c:v>
                      </c:pt>
                      <c:pt idx="483">
                        <c:v>300</c:v>
                      </c:pt>
                      <c:pt idx="484">
                        <c:v>300</c:v>
                      </c:pt>
                      <c:pt idx="485">
                        <c:v>300</c:v>
                      </c:pt>
                      <c:pt idx="486">
                        <c:v>300</c:v>
                      </c:pt>
                      <c:pt idx="487">
                        <c:v>300</c:v>
                      </c:pt>
                      <c:pt idx="488">
                        <c:v>300</c:v>
                      </c:pt>
                      <c:pt idx="489">
                        <c:v>300</c:v>
                      </c:pt>
                      <c:pt idx="490">
                        <c:v>300</c:v>
                      </c:pt>
                      <c:pt idx="491">
                        <c:v>300</c:v>
                      </c:pt>
                      <c:pt idx="492">
                        <c:v>300</c:v>
                      </c:pt>
                      <c:pt idx="493">
                        <c:v>300</c:v>
                      </c:pt>
                      <c:pt idx="494">
                        <c:v>300</c:v>
                      </c:pt>
                      <c:pt idx="495">
                        <c:v>300</c:v>
                      </c:pt>
                      <c:pt idx="496">
                        <c:v>300</c:v>
                      </c:pt>
                      <c:pt idx="497">
                        <c:v>300</c:v>
                      </c:pt>
                      <c:pt idx="498">
                        <c:v>300</c:v>
                      </c:pt>
                      <c:pt idx="499">
                        <c:v>300</c:v>
                      </c:pt>
                      <c:pt idx="500">
                        <c:v>300</c:v>
                      </c:pt>
                      <c:pt idx="501">
                        <c:v>300</c:v>
                      </c:pt>
                      <c:pt idx="502">
                        <c:v>300</c:v>
                      </c:pt>
                      <c:pt idx="503">
                        <c:v>300</c:v>
                      </c:pt>
                      <c:pt idx="504">
                        <c:v>300</c:v>
                      </c:pt>
                      <c:pt idx="505">
                        <c:v>300</c:v>
                      </c:pt>
                      <c:pt idx="506">
                        <c:v>300</c:v>
                      </c:pt>
                      <c:pt idx="507">
                        <c:v>300</c:v>
                      </c:pt>
                      <c:pt idx="508">
                        <c:v>300</c:v>
                      </c:pt>
                      <c:pt idx="509">
                        <c:v>300</c:v>
                      </c:pt>
                      <c:pt idx="510">
                        <c:v>300</c:v>
                      </c:pt>
                      <c:pt idx="511">
                        <c:v>300</c:v>
                      </c:pt>
                      <c:pt idx="512">
                        <c:v>300</c:v>
                      </c:pt>
                      <c:pt idx="513">
                        <c:v>300</c:v>
                      </c:pt>
                      <c:pt idx="514">
                        <c:v>300</c:v>
                      </c:pt>
                      <c:pt idx="515">
                        <c:v>300</c:v>
                      </c:pt>
                      <c:pt idx="516">
                        <c:v>300</c:v>
                      </c:pt>
                      <c:pt idx="517">
                        <c:v>300</c:v>
                      </c:pt>
                      <c:pt idx="518">
                        <c:v>300</c:v>
                      </c:pt>
                      <c:pt idx="519">
                        <c:v>300</c:v>
                      </c:pt>
                      <c:pt idx="520">
                        <c:v>300</c:v>
                      </c:pt>
                      <c:pt idx="521">
                        <c:v>300</c:v>
                      </c:pt>
                      <c:pt idx="522">
                        <c:v>300</c:v>
                      </c:pt>
                      <c:pt idx="523">
                        <c:v>300</c:v>
                      </c:pt>
                      <c:pt idx="524">
                        <c:v>300</c:v>
                      </c:pt>
                      <c:pt idx="525">
                        <c:v>300</c:v>
                      </c:pt>
                      <c:pt idx="526">
                        <c:v>300</c:v>
                      </c:pt>
                      <c:pt idx="527">
                        <c:v>300</c:v>
                      </c:pt>
                      <c:pt idx="528">
                        <c:v>300</c:v>
                      </c:pt>
                      <c:pt idx="529">
                        <c:v>300</c:v>
                      </c:pt>
                      <c:pt idx="530">
                        <c:v>300</c:v>
                      </c:pt>
                      <c:pt idx="531">
                        <c:v>300</c:v>
                      </c:pt>
                      <c:pt idx="532">
                        <c:v>300</c:v>
                      </c:pt>
                      <c:pt idx="533">
                        <c:v>300</c:v>
                      </c:pt>
                      <c:pt idx="534">
                        <c:v>300</c:v>
                      </c:pt>
                      <c:pt idx="535">
                        <c:v>300</c:v>
                      </c:pt>
                      <c:pt idx="536">
                        <c:v>300</c:v>
                      </c:pt>
                      <c:pt idx="537">
                        <c:v>300</c:v>
                      </c:pt>
                      <c:pt idx="538">
                        <c:v>300</c:v>
                      </c:pt>
                      <c:pt idx="539">
                        <c:v>300</c:v>
                      </c:pt>
                      <c:pt idx="540">
                        <c:v>300</c:v>
                      </c:pt>
                      <c:pt idx="541">
                        <c:v>300</c:v>
                      </c:pt>
                      <c:pt idx="542">
                        <c:v>300</c:v>
                      </c:pt>
                      <c:pt idx="543">
                        <c:v>300</c:v>
                      </c:pt>
                      <c:pt idx="544">
                        <c:v>300</c:v>
                      </c:pt>
                      <c:pt idx="545">
                        <c:v>300</c:v>
                      </c:pt>
                      <c:pt idx="546">
                        <c:v>300</c:v>
                      </c:pt>
                      <c:pt idx="547">
                        <c:v>300</c:v>
                      </c:pt>
                      <c:pt idx="548">
                        <c:v>300</c:v>
                      </c:pt>
                      <c:pt idx="549">
                        <c:v>300</c:v>
                      </c:pt>
                      <c:pt idx="550">
                        <c:v>300</c:v>
                      </c:pt>
                      <c:pt idx="551">
                        <c:v>300</c:v>
                      </c:pt>
                      <c:pt idx="552">
                        <c:v>300</c:v>
                      </c:pt>
                      <c:pt idx="553">
                        <c:v>300</c:v>
                      </c:pt>
                      <c:pt idx="554">
                        <c:v>300</c:v>
                      </c:pt>
                      <c:pt idx="555">
                        <c:v>300</c:v>
                      </c:pt>
                      <c:pt idx="556">
                        <c:v>300</c:v>
                      </c:pt>
                      <c:pt idx="557">
                        <c:v>300</c:v>
                      </c:pt>
                      <c:pt idx="558">
                        <c:v>300</c:v>
                      </c:pt>
                      <c:pt idx="559">
                        <c:v>300</c:v>
                      </c:pt>
                      <c:pt idx="560">
                        <c:v>300</c:v>
                      </c:pt>
                      <c:pt idx="561">
                        <c:v>300</c:v>
                      </c:pt>
                      <c:pt idx="562">
                        <c:v>300</c:v>
                      </c:pt>
                      <c:pt idx="563">
                        <c:v>300</c:v>
                      </c:pt>
                      <c:pt idx="564">
                        <c:v>300</c:v>
                      </c:pt>
                      <c:pt idx="565">
                        <c:v>300</c:v>
                      </c:pt>
                      <c:pt idx="566">
                        <c:v>300</c:v>
                      </c:pt>
                      <c:pt idx="567">
                        <c:v>300</c:v>
                      </c:pt>
                      <c:pt idx="568">
                        <c:v>300</c:v>
                      </c:pt>
                      <c:pt idx="569">
                        <c:v>300</c:v>
                      </c:pt>
                      <c:pt idx="570">
                        <c:v>300</c:v>
                      </c:pt>
                      <c:pt idx="571">
                        <c:v>300</c:v>
                      </c:pt>
                      <c:pt idx="572">
                        <c:v>300</c:v>
                      </c:pt>
                      <c:pt idx="573">
                        <c:v>300</c:v>
                      </c:pt>
                      <c:pt idx="574">
                        <c:v>300</c:v>
                      </c:pt>
                      <c:pt idx="575">
                        <c:v>300</c:v>
                      </c:pt>
                      <c:pt idx="576">
                        <c:v>300</c:v>
                      </c:pt>
                      <c:pt idx="577">
                        <c:v>300</c:v>
                      </c:pt>
                      <c:pt idx="578">
                        <c:v>300</c:v>
                      </c:pt>
                      <c:pt idx="579">
                        <c:v>300</c:v>
                      </c:pt>
                      <c:pt idx="580">
                        <c:v>300</c:v>
                      </c:pt>
                      <c:pt idx="581">
                        <c:v>300</c:v>
                      </c:pt>
                      <c:pt idx="582">
                        <c:v>300</c:v>
                      </c:pt>
                      <c:pt idx="583">
                        <c:v>300</c:v>
                      </c:pt>
                      <c:pt idx="584">
                        <c:v>300</c:v>
                      </c:pt>
                      <c:pt idx="585">
                        <c:v>300</c:v>
                      </c:pt>
                      <c:pt idx="586">
                        <c:v>300</c:v>
                      </c:pt>
                      <c:pt idx="587">
                        <c:v>300</c:v>
                      </c:pt>
                      <c:pt idx="588">
                        <c:v>300</c:v>
                      </c:pt>
                      <c:pt idx="589">
                        <c:v>300</c:v>
                      </c:pt>
                      <c:pt idx="590">
                        <c:v>300</c:v>
                      </c:pt>
                      <c:pt idx="591">
                        <c:v>300</c:v>
                      </c:pt>
                      <c:pt idx="592">
                        <c:v>300</c:v>
                      </c:pt>
                      <c:pt idx="593">
                        <c:v>300</c:v>
                      </c:pt>
                      <c:pt idx="594">
                        <c:v>300</c:v>
                      </c:pt>
                      <c:pt idx="595">
                        <c:v>300</c:v>
                      </c:pt>
                      <c:pt idx="596">
                        <c:v>300</c:v>
                      </c:pt>
                      <c:pt idx="597">
                        <c:v>300</c:v>
                      </c:pt>
                      <c:pt idx="598">
                        <c:v>300</c:v>
                      </c:pt>
                      <c:pt idx="599">
                        <c:v>300</c:v>
                      </c:pt>
                      <c:pt idx="600">
                        <c:v>300</c:v>
                      </c:pt>
                      <c:pt idx="601">
                        <c:v>300</c:v>
                      </c:pt>
                      <c:pt idx="602">
                        <c:v>300</c:v>
                      </c:pt>
                      <c:pt idx="603">
                        <c:v>300</c:v>
                      </c:pt>
                      <c:pt idx="604">
                        <c:v>300</c:v>
                      </c:pt>
                      <c:pt idx="605">
                        <c:v>300</c:v>
                      </c:pt>
                      <c:pt idx="606">
                        <c:v>300</c:v>
                      </c:pt>
                      <c:pt idx="607">
                        <c:v>300</c:v>
                      </c:pt>
                      <c:pt idx="608">
                        <c:v>300</c:v>
                      </c:pt>
                      <c:pt idx="609">
                        <c:v>300</c:v>
                      </c:pt>
                      <c:pt idx="610">
                        <c:v>300</c:v>
                      </c:pt>
                      <c:pt idx="611">
                        <c:v>300</c:v>
                      </c:pt>
                      <c:pt idx="612">
                        <c:v>300</c:v>
                      </c:pt>
                      <c:pt idx="613">
                        <c:v>300</c:v>
                      </c:pt>
                      <c:pt idx="614">
                        <c:v>300</c:v>
                      </c:pt>
                      <c:pt idx="615">
                        <c:v>300</c:v>
                      </c:pt>
                      <c:pt idx="616">
                        <c:v>300</c:v>
                      </c:pt>
                      <c:pt idx="617">
                        <c:v>300</c:v>
                      </c:pt>
                      <c:pt idx="618">
                        <c:v>300</c:v>
                      </c:pt>
                      <c:pt idx="619">
                        <c:v>300</c:v>
                      </c:pt>
                      <c:pt idx="620">
                        <c:v>300</c:v>
                      </c:pt>
                      <c:pt idx="621">
                        <c:v>300</c:v>
                      </c:pt>
                      <c:pt idx="622">
                        <c:v>300</c:v>
                      </c:pt>
                      <c:pt idx="623">
                        <c:v>300</c:v>
                      </c:pt>
                      <c:pt idx="624">
                        <c:v>300</c:v>
                      </c:pt>
                      <c:pt idx="625">
                        <c:v>300</c:v>
                      </c:pt>
                      <c:pt idx="626">
                        <c:v>300</c:v>
                      </c:pt>
                      <c:pt idx="627">
                        <c:v>300</c:v>
                      </c:pt>
                      <c:pt idx="628">
                        <c:v>300</c:v>
                      </c:pt>
                      <c:pt idx="629">
                        <c:v>300</c:v>
                      </c:pt>
                      <c:pt idx="630">
                        <c:v>300</c:v>
                      </c:pt>
                      <c:pt idx="631">
                        <c:v>300</c:v>
                      </c:pt>
                      <c:pt idx="632">
                        <c:v>300</c:v>
                      </c:pt>
                      <c:pt idx="633">
                        <c:v>300</c:v>
                      </c:pt>
                      <c:pt idx="634">
                        <c:v>300</c:v>
                      </c:pt>
                      <c:pt idx="635">
                        <c:v>300</c:v>
                      </c:pt>
                      <c:pt idx="636">
                        <c:v>300</c:v>
                      </c:pt>
                      <c:pt idx="637">
                        <c:v>300</c:v>
                      </c:pt>
                      <c:pt idx="638">
                        <c:v>300</c:v>
                      </c:pt>
                      <c:pt idx="639">
                        <c:v>300</c:v>
                      </c:pt>
                      <c:pt idx="640">
                        <c:v>300</c:v>
                      </c:pt>
                      <c:pt idx="641">
                        <c:v>300</c:v>
                      </c:pt>
                      <c:pt idx="642">
                        <c:v>300</c:v>
                      </c:pt>
                      <c:pt idx="643">
                        <c:v>300</c:v>
                      </c:pt>
                      <c:pt idx="644">
                        <c:v>300</c:v>
                      </c:pt>
                      <c:pt idx="645">
                        <c:v>300</c:v>
                      </c:pt>
                      <c:pt idx="646">
                        <c:v>300</c:v>
                      </c:pt>
                      <c:pt idx="647">
                        <c:v>300</c:v>
                      </c:pt>
                      <c:pt idx="648">
                        <c:v>300</c:v>
                      </c:pt>
                      <c:pt idx="649">
                        <c:v>300</c:v>
                      </c:pt>
                      <c:pt idx="650">
                        <c:v>300</c:v>
                      </c:pt>
                      <c:pt idx="651">
                        <c:v>300</c:v>
                      </c:pt>
                      <c:pt idx="652">
                        <c:v>300</c:v>
                      </c:pt>
                      <c:pt idx="653">
                        <c:v>300</c:v>
                      </c:pt>
                      <c:pt idx="654">
                        <c:v>300</c:v>
                      </c:pt>
                      <c:pt idx="655">
                        <c:v>300</c:v>
                      </c:pt>
                      <c:pt idx="656">
                        <c:v>300</c:v>
                      </c:pt>
                      <c:pt idx="657">
                        <c:v>300</c:v>
                      </c:pt>
                      <c:pt idx="658">
                        <c:v>300</c:v>
                      </c:pt>
                      <c:pt idx="659">
                        <c:v>300</c:v>
                      </c:pt>
                      <c:pt idx="660">
                        <c:v>300</c:v>
                      </c:pt>
                      <c:pt idx="661">
                        <c:v>300</c:v>
                      </c:pt>
                      <c:pt idx="662">
                        <c:v>300</c:v>
                      </c:pt>
                      <c:pt idx="663">
                        <c:v>300</c:v>
                      </c:pt>
                      <c:pt idx="664">
                        <c:v>300</c:v>
                      </c:pt>
                      <c:pt idx="665">
                        <c:v>300</c:v>
                      </c:pt>
                      <c:pt idx="666">
                        <c:v>300</c:v>
                      </c:pt>
                      <c:pt idx="667">
                        <c:v>300</c:v>
                      </c:pt>
                      <c:pt idx="668">
                        <c:v>300</c:v>
                      </c:pt>
                      <c:pt idx="669">
                        <c:v>300</c:v>
                      </c:pt>
                      <c:pt idx="670">
                        <c:v>300</c:v>
                      </c:pt>
                      <c:pt idx="671">
                        <c:v>300</c:v>
                      </c:pt>
                      <c:pt idx="672">
                        <c:v>300</c:v>
                      </c:pt>
                      <c:pt idx="673">
                        <c:v>300</c:v>
                      </c:pt>
                      <c:pt idx="674">
                        <c:v>300</c:v>
                      </c:pt>
                      <c:pt idx="675">
                        <c:v>300</c:v>
                      </c:pt>
                      <c:pt idx="676">
                        <c:v>300</c:v>
                      </c:pt>
                      <c:pt idx="677">
                        <c:v>300</c:v>
                      </c:pt>
                      <c:pt idx="678">
                        <c:v>300</c:v>
                      </c:pt>
                      <c:pt idx="679">
                        <c:v>300</c:v>
                      </c:pt>
                      <c:pt idx="680">
                        <c:v>300</c:v>
                      </c:pt>
                      <c:pt idx="681">
                        <c:v>300</c:v>
                      </c:pt>
                      <c:pt idx="682">
                        <c:v>300</c:v>
                      </c:pt>
                      <c:pt idx="683">
                        <c:v>300</c:v>
                      </c:pt>
                      <c:pt idx="684">
                        <c:v>300</c:v>
                      </c:pt>
                      <c:pt idx="685">
                        <c:v>300</c:v>
                      </c:pt>
                      <c:pt idx="686">
                        <c:v>300</c:v>
                      </c:pt>
                      <c:pt idx="687">
                        <c:v>300</c:v>
                      </c:pt>
                      <c:pt idx="688">
                        <c:v>300</c:v>
                      </c:pt>
                      <c:pt idx="689">
                        <c:v>300</c:v>
                      </c:pt>
                      <c:pt idx="690">
                        <c:v>300</c:v>
                      </c:pt>
                      <c:pt idx="691">
                        <c:v>300</c:v>
                      </c:pt>
                      <c:pt idx="692">
                        <c:v>300</c:v>
                      </c:pt>
                      <c:pt idx="693">
                        <c:v>300</c:v>
                      </c:pt>
                      <c:pt idx="694">
                        <c:v>300</c:v>
                      </c:pt>
                      <c:pt idx="695">
                        <c:v>300</c:v>
                      </c:pt>
                      <c:pt idx="696">
                        <c:v>300</c:v>
                      </c:pt>
                      <c:pt idx="697">
                        <c:v>300</c:v>
                      </c:pt>
                      <c:pt idx="698">
                        <c:v>300</c:v>
                      </c:pt>
                      <c:pt idx="699">
                        <c:v>300</c:v>
                      </c:pt>
                      <c:pt idx="700">
                        <c:v>300</c:v>
                      </c:pt>
                      <c:pt idx="701">
                        <c:v>300</c:v>
                      </c:pt>
                      <c:pt idx="702">
                        <c:v>300</c:v>
                      </c:pt>
                      <c:pt idx="703">
                        <c:v>300</c:v>
                      </c:pt>
                      <c:pt idx="704">
                        <c:v>300</c:v>
                      </c:pt>
                      <c:pt idx="705">
                        <c:v>300</c:v>
                      </c:pt>
                      <c:pt idx="706">
                        <c:v>300</c:v>
                      </c:pt>
                      <c:pt idx="707">
                        <c:v>300</c:v>
                      </c:pt>
                      <c:pt idx="708">
                        <c:v>300</c:v>
                      </c:pt>
                      <c:pt idx="709">
                        <c:v>300</c:v>
                      </c:pt>
                      <c:pt idx="710">
                        <c:v>300</c:v>
                      </c:pt>
                      <c:pt idx="711">
                        <c:v>300</c:v>
                      </c:pt>
                      <c:pt idx="712">
                        <c:v>300</c:v>
                      </c:pt>
                      <c:pt idx="713">
                        <c:v>300</c:v>
                      </c:pt>
                      <c:pt idx="714">
                        <c:v>300</c:v>
                      </c:pt>
                      <c:pt idx="715">
                        <c:v>300</c:v>
                      </c:pt>
                      <c:pt idx="716">
                        <c:v>300</c:v>
                      </c:pt>
                      <c:pt idx="717">
                        <c:v>300</c:v>
                      </c:pt>
                      <c:pt idx="718">
                        <c:v>300</c:v>
                      </c:pt>
                      <c:pt idx="719">
                        <c:v>300</c:v>
                      </c:pt>
                      <c:pt idx="720">
                        <c:v>300</c:v>
                      </c:pt>
                      <c:pt idx="721">
                        <c:v>300</c:v>
                      </c:pt>
                      <c:pt idx="722">
                        <c:v>300</c:v>
                      </c:pt>
                      <c:pt idx="723">
                        <c:v>300</c:v>
                      </c:pt>
                      <c:pt idx="724">
                        <c:v>300</c:v>
                      </c:pt>
                      <c:pt idx="725">
                        <c:v>300</c:v>
                      </c:pt>
                      <c:pt idx="726">
                        <c:v>300</c:v>
                      </c:pt>
                      <c:pt idx="727">
                        <c:v>300</c:v>
                      </c:pt>
                      <c:pt idx="728">
                        <c:v>300</c:v>
                      </c:pt>
                      <c:pt idx="729">
                        <c:v>300</c:v>
                      </c:pt>
                      <c:pt idx="730">
                        <c:v>300</c:v>
                      </c:pt>
                      <c:pt idx="731">
                        <c:v>300</c:v>
                      </c:pt>
                      <c:pt idx="732">
                        <c:v>300</c:v>
                      </c:pt>
                      <c:pt idx="733">
                        <c:v>300</c:v>
                      </c:pt>
                      <c:pt idx="734">
                        <c:v>300</c:v>
                      </c:pt>
                      <c:pt idx="735">
                        <c:v>300</c:v>
                      </c:pt>
                      <c:pt idx="736">
                        <c:v>300</c:v>
                      </c:pt>
                      <c:pt idx="737">
                        <c:v>300</c:v>
                      </c:pt>
                      <c:pt idx="738">
                        <c:v>300</c:v>
                      </c:pt>
                      <c:pt idx="739">
                        <c:v>300</c:v>
                      </c:pt>
                      <c:pt idx="740">
                        <c:v>300</c:v>
                      </c:pt>
                      <c:pt idx="741">
                        <c:v>300</c:v>
                      </c:pt>
                      <c:pt idx="742">
                        <c:v>300</c:v>
                      </c:pt>
                      <c:pt idx="743">
                        <c:v>300</c:v>
                      </c:pt>
                      <c:pt idx="744">
                        <c:v>300</c:v>
                      </c:pt>
                      <c:pt idx="745">
                        <c:v>300</c:v>
                      </c:pt>
                      <c:pt idx="746">
                        <c:v>300</c:v>
                      </c:pt>
                      <c:pt idx="747">
                        <c:v>300</c:v>
                      </c:pt>
                      <c:pt idx="748">
                        <c:v>300</c:v>
                      </c:pt>
                      <c:pt idx="749">
                        <c:v>300</c:v>
                      </c:pt>
                      <c:pt idx="750">
                        <c:v>300</c:v>
                      </c:pt>
                      <c:pt idx="751">
                        <c:v>300</c:v>
                      </c:pt>
                      <c:pt idx="752">
                        <c:v>300</c:v>
                      </c:pt>
                      <c:pt idx="753">
                        <c:v>300</c:v>
                      </c:pt>
                      <c:pt idx="754">
                        <c:v>300</c:v>
                      </c:pt>
                      <c:pt idx="755">
                        <c:v>300</c:v>
                      </c:pt>
                      <c:pt idx="756">
                        <c:v>300</c:v>
                      </c:pt>
                      <c:pt idx="757">
                        <c:v>300</c:v>
                      </c:pt>
                      <c:pt idx="758">
                        <c:v>300</c:v>
                      </c:pt>
                      <c:pt idx="759">
                        <c:v>300</c:v>
                      </c:pt>
                      <c:pt idx="760">
                        <c:v>300</c:v>
                      </c:pt>
                      <c:pt idx="761">
                        <c:v>300</c:v>
                      </c:pt>
                      <c:pt idx="762">
                        <c:v>300</c:v>
                      </c:pt>
                      <c:pt idx="763">
                        <c:v>300</c:v>
                      </c:pt>
                      <c:pt idx="764">
                        <c:v>300</c:v>
                      </c:pt>
                      <c:pt idx="765">
                        <c:v>300</c:v>
                      </c:pt>
                      <c:pt idx="766">
                        <c:v>300</c:v>
                      </c:pt>
                      <c:pt idx="767">
                        <c:v>300</c:v>
                      </c:pt>
                      <c:pt idx="768">
                        <c:v>300</c:v>
                      </c:pt>
                      <c:pt idx="769">
                        <c:v>300</c:v>
                      </c:pt>
                      <c:pt idx="770">
                        <c:v>300</c:v>
                      </c:pt>
                      <c:pt idx="771">
                        <c:v>300</c:v>
                      </c:pt>
                      <c:pt idx="772">
                        <c:v>300</c:v>
                      </c:pt>
                      <c:pt idx="773">
                        <c:v>300</c:v>
                      </c:pt>
                      <c:pt idx="774">
                        <c:v>300</c:v>
                      </c:pt>
                      <c:pt idx="775">
                        <c:v>300</c:v>
                      </c:pt>
                      <c:pt idx="776">
                        <c:v>300</c:v>
                      </c:pt>
                      <c:pt idx="777">
                        <c:v>300</c:v>
                      </c:pt>
                      <c:pt idx="778">
                        <c:v>300</c:v>
                      </c:pt>
                      <c:pt idx="779">
                        <c:v>300</c:v>
                      </c:pt>
                      <c:pt idx="780">
                        <c:v>300</c:v>
                      </c:pt>
                      <c:pt idx="781">
                        <c:v>300</c:v>
                      </c:pt>
                      <c:pt idx="782">
                        <c:v>300</c:v>
                      </c:pt>
                      <c:pt idx="783">
                        <c:v>300</c:v>
                      </c:pt>
                      <c:pt idx="784">
                        <c:v>300</c:v>
                      </c:pt>
                      <c:pt idx="785">
                        <c:v>300</c:v>
                      </c:pt>
                      <c:pt idx="786">
                        <c:v>300</c:v>
                      </c:pt>
                      <c:pt idx="787">
                        <c:v>300</c:v>
                      </c:pt>
                      <c:pt idx="788">
                        <c:v>300</c:v>
                      </c:pt>
                      <c:pt idx="789">
                        <c:v>300</c:v>
                      </c:pt>
                      <c:pt idx="790">
                        <c:v>300</c:v>
                      </c:pt>
                      <c:pt idx="791">
                        <c:v>300</c:v>
                      </c:pt>
                      <c:pt idx="792">
                        <c:v>300</c:v>
                      </c:pt>
                      <c:pt idx="793">
                        <c:v>300</c:v>
                      </c:pt>
                      <c:pt idx="794">
                        <c:v>300</c:v>
                      </c:pt>
                      <c:pt idx="795">
                        <c:v>300</c:v>
                      </c:pt>
                      <c:pt idx="796">
                        <c:v>300</c:v>
                      </c:pt>
                      <c:pt idx="797">
                        <c:v>300</c:v>
                      </c:pt>
                      <c:pt idx="798">
                        <c:v>300</c:v>
                      </c:pt>
                      <c:pt idx="799">
                        <c:v>300</c:v>
                      </c:pt>
                      <c:pt idx="800">
                        <c:v>300</c:v>
                      </c:pt>
                      <c:pt idx="801">
                        <c:v>300</c:v>
                      </c:pt>
                      <c:pt idx="802">
                        <c:v>300</c:v>
                      </c:pt>
                      <c:pt idx="803">
                        <c:v>300</c:v>
                      </c:pt>
                      <c:pt idx="804">
                        <c:v>300</c:v>
                      </c:pt>
                      <c:pt idx="805">
                        <c:v>300</c:v>
                      </c:pt>
                      <c:pt idx="806">
                        <c:v>300</c:v>
                      </c:pt>
                      <c:pt idx="807">
                        <c:v>300</c:v>
                      </c:pt>
                      <c:pt idx="808">
                        <c:v>300</c:v>
                      </c:pt>
                      <c:pt idx="809">
                        <c:v>300</c:v>
                      </c:pt>
                      <c:pt idx="810">
                        <c:v>300</c:v>
                      </c:pt>
                      <c:pt idx="811">
                        <c:v>300</c:v>
                      </c:pt>
                      <c:pt idx="812">
                        <c:v>300</c:v>
                      </c:pt>
                      <c:pt idx="813">
                        <c:v>300</c:v>
                      </c:pt>
                      <c:pt idx="814">
                        <c:v>300</c:v>
                      </c:pt>
                      <c:pt idx="815">
                        <c:v>300</c:v>
                      </c:pt>
                      <c:pt idx="816">
                        <c:v>300</c:v>
                      </c:pt>
                      <c:pt idx="817">
                        <c:v>300</c:v>
                      </c:pt>
                      <c:pt idx="818">
                        <c:v>300</c:v>
                      </c:pt>
                      <c:pt idx="819">
                        <c:v>300</c:v>
                      </c:pt>
                      <c:pt idx="820">
                        <c:v>300</c:v>
                      </c:pt>
                      <c:pt idx="821">
                        <c:v>300</c:v>
                      </c:pt>
                      <c:pt idx="822">
                        <c:v>300</c:v>
                      </c:pt>
                      <c:pt idx="823">
                        <c:v>300</c:v>
                      </c:pt>
                      <c:pt idx="824">
                        <c:v>300</c:v>
                      </c:pt>
                      <c:pt idx="825">
                        <c:v>300</c:v>
                      </c:pt>
                      <c:pt idx="826">
                        <c:v>300</c:v>
                      </c:pt>
                      <c:pt idx="827">
                        <c:v>300</c:v>
                      </c:pt>
                      <c:pt idx="828">
                        <c:v>300</c:v>
                      </c:pt>
                      <c:pt idx="829">
                        <c:v>300</c:v>
                      </c:pt>
                      <c:pt idx="830">
                        <c:v>300</c:v>
                      </c:pt>
                      <c:pt idx="831">
                        <c:v>300</c:v>
                      </c:pt>
                      <c:pt idx="832">
                        <c:v>300</c:v>
                      </c:pt>
                      <c:pt idx="833">
                        <c:v>300</c:v>
                      </c:pt>
                      <c:pt idx="834">
                        <c:v>300</c:v>
                      </c:pt>
                      <c:pt idx="835">
                        <c:v>300</c:v>
                      </c:pt>
                      <c:pt idx="836">
                        <c:v>300</c:v>
                      </c:pt>
                      <c:pt idx="837">
                        <c:v>300</c:v>
                      </c:pt>
                      <c:pt idx="838">
                        <c:v>300</c:v>
                      </c:pt>
                      <c:pt idx="839">
                        <c:v>300</c:v>
                      </c:pt>
                      <c:pt idx="840">
                        <c:v>300</c:v>
                      </c:pt>
                      <c:pt idx="841">
                        <c:v>300</c:v>
                      </c:pt>
                      <c:pt idx="842">
                        <c:v>300</c:v>
                      </c:pt>
                      <c:pt idx="843">
                        <c:v>300</c:v>
                      </c:pt>
                      <c:pt idx="844">
                        <c:v>300</c:v>
                      </c:pt>
                      <c:pt idx="845">
                        <c:v>300</c:v>
                      </c:pt>
                      <c:pt idx="846">
                        <c:v>300</c:v>
                      </c:pt>
                      <c:pt idx="847">
                        <c:v>300</c:v>
                      </c:pt>
                      <c:pt idx="848">
                        <c:v>300</c:v>
                      </c:pt>
                      <c:pt idx="849">
                        <c:v>300</c:v>
                      </c:pt>
                      <c:pt idx="850">
                        <c:v>300</c:v>
                      </c:pt>
                      <c:pt idx="851">
                        <c:v>300</c:v>
                      </c:pt>
                      <c:pt idx="852">
                        <c:v>300</c:v>
                      </c:pt>
                      <c:pt idx="853">
                        <c:v>300</c:v>
                      </c:pt>
                      <c:pt idx="854">
                        <c:v>300</c:v>
                      </c:pt>
                      <c:pt idx="855">
                        <c:v>300</c:v>
                      </c:pt>
                      <c:pt idx="856">
                        <c:v>300</c:v>
                      </c:pt>
                      <c:pt idx="857">
                        <c:v>300</c:v>
                      </c:pt>
                      <c:pt idx="858">
                        <c:v>300</c:v>
                      </c:pt>
                      <c:pt idx="859">
                        <c:v>300</c:v>
                      </c:pt>
                      <c:pt idx="860">
                        <c:v>300</c:v>
                      </c:pt>
                      <c:pt idx="861">
                        <c:v>300</c:v>
                      </c:pt>
                      <c:pt idx="862">
                        <c:v>300</c:v>
                      </c:pt>
                      <c:pt idx="863">
                        <c:v>300</c:v>
                      </c:pt>
                      <c:pt idx="864">
                        <c:v>300</c:v>
                      </c:pt>
                      <c:pt idx="865">
                        <c:v>300</c:v>
                      </c:pt>
                      <c:pt idx="866">
                        <c:v>300</c:v>
                      </c:pt>
                      <c:pt idx="867">
                        <c:v>300</c:v>
                      </c:pt>
                      <c:pt idx="868">
                        <c:v>300</c:v>
                      </c:pt>
                      <c:pt idx="869">
                        <c:v>300</c:v>
                      </c:pt>
                      <c:pt idx="870">
                        <c:v>300</c:v>
                      </c:pt>
                      <c:pt idx="871">
                        <c:v>300</c:v>
                      </c:pt>
                      <c:pt idx="872">
                        <c:v>300</c:v>
                      </c:pt>
                      <c:pt idx="873">
                        <c:v>300</c:v>
                      </c:pt>
                      <c:pt idx="874">
                        <c:v>300</c:v>
                      </c:pt>
                      <c:pt idx="875">
                        <c:v>300</c:v>
                      </c:pt>
                      <c:pt idx="876">
                        <c:v>300</c:v>
                      </c:pt>
                      <c:pt idx="877">
                        <c:v>300</c:v>
                      </c:pt>
                      <c:pt idx="878">
                        <c:v>300</c:v>
                      </c:pt>
                      <c:pt idx="879">
                        <c:v>300</c:v>
                      </c:pt>
                      <c:pt idx="880">
                        <c:v>300</c:v>
                      </c:pt>
                      <c:pt idx="881">
                        <c:v>300</c:v>
                      </c:pt>
                      <c:pt idx="882">
                        <c:v>300</c:v>
                      </c:pt>
                      <c:pt idx="883">
                        <c:v>300</c:v>
                      </c:pt>
                      <c:pt idx="884">
                        <c:v>300</c:v>
                      </c:pt>
                      <c:pt idx="885">
                        <c:v>300</c:v>
                      </c:pt>
                      <c:pt idx="886">
                        <c:v>300</c:v>
                      </c:pt>
                      <c:pt idx="887">
                        <c:v>300</c:v>
                      </c:pt>
                      <c:pt idx="888">
                        <c:v>300</c:v>
                      </c:pt>
                      <c:pt idx="889">
                        <c:v>300</c:v>
                      </c:pt>
                      <c:pt idx="890">
                        <c:v>300</c:v>
                      </c:pt>
                      <c:pt idx="891">
                        <c:v>300</c:v>
                      </c:pt>
                      <c:pt idx="892">
                        <c:v>300</c:v>
                      </c:pt>
                      <c:pt idx="893">
                        <c:v>300</c:v>
                      </c:pt>
                      <c:pt idx="894">
                        <c:v>300</c:v>
                      </c:pt>
                      <c:pt idx="895">
                        <c:v>300</c:v>
                      </c:pt>
                      <c:pt idx="896">
                        <c:v>300</c:v>
                      </c:pt>
                      <c:pt idx="897">
                        <c:v>300</c:v>
                      </c:pt>
                      <c:pt idx="898">
                        <c:v>300</c:v>
                      </c:pt>
                      <c:pt idx="899">
                        <c:v>300</c:v>
                      </c:pt>
                      <c:pt idx="900">
                        <c:v>300</c:v>
                      </c:pt>
                      <c:pt idx="901">
                        <c:v>300</c:v>
                      </c:pt>
                      <c:pt idx="902">
                        <c:v>300</c:v>
                      </c:pt>
                      <c:pt idx="903">
                        <c:v>300</c:v>
                      </c:pt>
                      <c:pt idx="904">
                        <c:v>300</c:v>
                      </c:pt>
                      <c:pt idx="905">
                        <c:v>300</c:v>
                      </c:pt>
                      <c:pt idx="906">
                        <c:v>300</c:v>
                      </c:pt>
                      <c:pt idx="907">
                        <c:v>300</c:v>
                      </c:pt>
                      <c:pt idx="908">
                        <c:v>300</c:v>
                      </c:pt>
                      <c:pt idx="909">
                        <c:v>300</c:v>
                      </c:pt>
                      <c:pt idx="910">
                        <c:v>300</c:v>
                      </c:pt>
                      <c:pt idx="911">
                        <c:v>300</c:v>
                      </c:pt>
                      <c:pt idx="912">
                        <c:v>300</c:v>
                      </c:pt>
                      <c:pt idx="913">
                        <c:v>300</c:v>
                      </c:pt>
                      <c:pt idx="914">
                        <c:v>300</c:v>
                      </c:pt>
                      <c:pt idx="915">
                        <c:v>300</c:v>
                      </c:pt>
                      <c:pt idx="916">
                        <c:v>300</c:v>
                      </c:pt>
                      <c:pt idx="917">
                        <c:v>300</c:v>
                      </c:pt>
                      <c:pt idx="918">
                        <c:v>300</c:v>
                      </c:pt>
                      <c:pt idx="919">
                        <c:v>300</c:v>
                      </c:pt>
                      <c:pt idx="920">
                        <c:v>300</c:v>
                      </c:pt>
                      <c:pt idx="921">
                        <c:v>300</c:v>
                      </c:pt>
                      <c:pt idx="922">
                        <c:v>300</c:v>
                      </c:pt>
                      <c:pt idx="923">
                        <c:v>300</c:v>
                      </c:pt>
                      <c:pt idx="924">
                        <c:v>300</c:v>
                      </c:pt>
                      <c:pt idx="925">
                        <c:v>300</c:v>
                      </c:pt>
                      <c:pt idx="926">
                        <c:v>300</c:v>
                      </c:pt>
                      <c:pt idx="927">
                        <c:v>300</c:v>
                      </c:pt>
                      <c:pt idx="928">
                        <c:v>300</c:v>
                      </c:pt>
                      <c:pt idx="929">
                        <c:v>300</c:v>
                      </c:pt>
                      <c:pt idx="930">
                        <c:v>300</c:v>
                      </c:pt>
                      <c:pt idx="931">
                        <c:v>300</c:v>
                      </c:pt>
                      <c:pt idx="932">
                        <c:v>300</c:v>
                      </c:pt>
                      <c:pt idx="933">
                        <c:v>300</c:v>
                      </c:pt>
                      <c:pt idx="934">
                        <c:v>300</c:v>
                      </c:pt>
                      <c:pt idx="935">
                        <c:v>300</c:v>
                      </c:pt>
                      <c:pt idx="936">
                        <c:v>300</c:v>
                      </c:pt>
                      <c:pt idx="937">
                        <c:v>300</c:v>
                      </c:pt>
                      <c:pt idx="938">
                        <c:v>300</c:v>
                      </c:pt>
                      <c:pt idx="939">
                        <c:v>300</c:v>
                      </c:pt>
                      <c:pt idx="940">
                        <c:v>300</c:v>
                      </c:pt>
                      <c:pt idx="941">
                        <c:v>300</c:v>
                      </c:pt>
                      <c:pt idx="942">
                        <c:v>300</c:v>
                      </c:pt>
                      <c:pt idx="943">
                        <c:v>300</c:v>
                      </c:pt>
                      <c:pt idx="944">
                        <c:v>300</c:v>
                      </c:pt>
                      <c:pt idx="945">
                        <c:v>300</c:v>
                      </c:pt>
                      <c:pt idx="946">
                        <c:v>300</c:v>
                      </c:pt>
                      <c:pt idx="947">
                        <c:v>300</c:v>
                      </c:pt>
                      <c:pt idx="948">
                        <c:v>300</c:v>
                      </c:pt>
                      <c:pt idx="949">
                        <c:v>300</c:v>
                      </c:pt>
                      <c:pt idx="950">
                        <c:v>300</c:v>
                      </c:pt>
                      <c:pt idx="951">
                        <c:v>300</c:v>
                      </c:pt>
                      <c:pt idx="952">
                        <c:v>300</c:v>
                      </c:pt>
                      <c:pt idx="953">
                        <c:v>300</c:v>
                      </c:pt>
                      <c:pt idx="954">
                        <c:v>300</c:v>
                      </c:pt>
                      <c:pt idx="955">
                        <c:v>300</c:v>
                      </c:pt>
                      <c:pt idx="956">
                        <c:v>300</c:v>
                      </c:pt>
                      <c:pt idx="957">
                        <c:v>300</c:v>
                      </c:pt>
                      <c:pt idx="958">
                        <c:v>300</c:v>
                      </c:pt>
                      <c:pt idx="959">
                        <c:v>300</c:v>
                      </c:pt>
                      <c:pt idx="960">
                        <c:v>300</c:v>
                      </c:pt>
                      <c:pt idx="961">
                        <c:v>300</c:v>
                      </c:pt>
                      <c:pt idx="962">
                        <c:v>300</c:v>
                      </c:pt>
                      <c:pt idx="963">
                        <c:v>300</c:v>
                      </c:pt>
                      <c:pt idx="964">
                        <c:v>300</c:v>
                      </c:pt>
                      <c:pt idx="965">
                        <c:v>300</c:v>
                      </c:pt>
                      <c:pt idx="966">
                        <c:v>300</c:v>
                      </c:pt>
                      <c:pt idx="967">
                        <c:v>300</c:v>
                      </c:pt>
                      <c:pt idx="968">
                        <c:v>300</c:v>
                      </c:pt>
                      <c:pt idx="969">
                        <c:v>300</c:v>
                      </c:pt>
                      <c:pt idx="970">
                        <c:v>300</c:v>
                      </c:pt>
                      <c:pt idx="971">
                        <c:v>300</c:v>
                      </c:pt>
                      <c:pt idx="972">
                        <c:v>300</c:v>
                      </c:pt>
                      <c:pt idx="973">
                        <c:v>300</c:v>
                      </c:pt>
                      <c:pt idx="974">
                        <c:v>300</c:v>
                      </c:pt>
                      <c:pt idx="975">
                        <c:v>300</c:v>
                      </c:pt>
                      <c:pt idx="976">
                        <c:v>300</c:v>
                      </c:pt>
                      <c:pt idx="977">
                        <c:v>300</c:v>
                      </c:pt>
                      <c:pt idx="978">
                        <c:v>300</c:v>
                      </c:pt>
                      <c:pt idx="979">
                        <c:v>300</c:v>
                      </c:pt>
                      <c:pt idx="980">
                        <c:v>300</c:v>
                      </c:pt>
                      <c:pt idx="981">
                        <c:v>300</c:v>
                      </c:pt>
                      <c:pt idx="982">
                        <c:v>300</c:v>
                      </c:pt>
                      <c:pt idx="983">
                        <c:v>300</c:v>
                      </c:pt>
                      <c:pt idx="984">
                        <c:v>300</c:v>
                      </c:pt>
                      <c:pt idx="985">
                        <c:v>300</c:v>
                      </c:pt>
                      <c:pt idx="986">
                        <c:v>300</c:v>
                      </c:pt>
                      <c:pt idx="987">
                        <c:v>300</c:v>
                      </c:pt>
                      <c:pt idx="988">
                        <c:v>300</c:v>
                      </c:pt>
                      <c:pt idx="989">
                        <c:v>300</c:v>
                      </c:pt>
                      <c:pt idx="990">
                        <c:v>300</c:v>
                      </c:pt>
                      <c:pt idx="991">
                        <c:v>300</c:v>
                      </c:pt>
                      <c:pt idx="992">
                        <c:v>300</c:v>
                      </c:pt>
                      <c:pt idx="993">
                        <c:v>300</c:v>
                      </c:pt>
                      <c:pt idx="994">
                        <c:v>300</c:v>
                      </c:pt>
                      <c:pt idx="995">
                        <c:v>300</c:v>
                      </c:pt>
                      <c:pt idx="996">
                        <c:v>300</c:v>
                      </c:pt>
                      <c:pt idx="997">
                        <c:v>300</c:v>
                      </c:pt>
                      <c:pt idx="998">
                        <c:v>300</c:v>
                      </c:pt>
                      <c:pt idx="999">
                        <c:v>300</c:v>
                      </c:pt>
                      <c:pt idx="1000">
                        <c:v>300</c:v>
                      </c:pt>
                      <c:pt idx="1001">
                        <c:v>300</c:v>
                      </c:pt>
                      <c:pt idx="1002">
                        <c:v>300</c:v>
                      </c:pt>
                      <c:pt idx="1003">
                        <c:v>300</c:v>
                      </c:pt>
                      <c:pt idx="1004">
                        <c:v>300</c:v>
                      </c:pt>
                      <c:pt idx="1005">
                        <c:v>300</c:v>
                      </c:pt>
                      <c:pt idx="1006">
                        <c:v>300</c:v>
                      </c:pt>
                      <c:pt idx="1007">
                        <c:v>300</c:v>
                      </c:pt>
                      <c:pt idx="1008">
                        <c:v>300</c:v>
                      </c:pt>
                      <c:pt idx="1009">
                        <c:v>300</c:v>
                      </c:pt>
                      <c:pt idx="1010">
                        <c:v>300</c:v>
                      </c:pt>
                      <c:pt idx="1011">
                        <c:v>300</c:v>
                      </c:pt>
                      <c:pt idx="1012">
                        <c:v>300</c:v>
                      </c:pt>
                      <c:pt idx="1013">
                        <c:v>300</c:v>
                      </c:pt>
                      <c:pt idx="1014">
                        <c:v>300</c:v>
                      </c:pt>
                      <c:pt idx="1015">
                        <c:v>300</c:v>
                      </c:pt>
                      <c:pt idx="1016">
                        <c:v>300</c:v>
                      </c:pt>
                      <c:pt idx="1017">
                        <c:v>300</c:v>
                      </c:pt>
                      <c:pt idx="1018">
                        <c:v>300</c:v>
                      </c:pt>
                      <c:pt idx="1019">
                        <c:v>300</c:v>
                      </c:pt>
                      <c:pt idx="1020">
                        <c:v>300</c:v>
                      </c:pt>
                      <c:pt idx="1021">
                        <c:v>300</c:v>
                      </c:pt>
                      <c:pt idx="1022">
                        <c:v>300</c:v>
                      </c:pt>
                      <c:pt idx="1023">
                        <c:v>300</c:v>
                      </c:pt>
                      <c:pt idx="1024">
                        <c:v>300</c:v>
                      </c:pt>
                      <c:pt idx="1025">
                        <c:v>300</c:v>
                      </c:pt>
                      <c:pt idx="1026">
                        <c:v>300</c:v>
                      </c:pt>
                      <c:pt idx="1027">
                        <c:v>300</c:v>
                      </c:pt>
                      <c:pt idx="1028">
                        <c:v>300</c:v>
                      </c:pt>
                      <c:pt idx="1029">
                        <c:v>300</c:v>
                      </c:pt>
                      <c:pt idx="1030">
                        <c:v>300</c:v>
                      </c:pt>
                      <c:pt idx="1031">
                        <c:v>300</c:v>
                      </c:pt>
                      <c:pt idx="1032">
                        <c:v>300</c:v>
                      </c:pt>
                      <c:pt idx="1033">
                        <c:v>300</c:v>
                      </c:pt>
                      <c:pt idx="1034">
                        <c:v>300</c:v>
                      </c:pt>
                      <c:pt idx="1035">
                        <c:v>300</c:v>
                      </c:pt>
                      <c:pt idx="1036">
                        <c:v>300</c:v>
                      </c:pt>
                      <c:pt idx="1037">
                        <c:v>300</c:v>
                      </c:pt>
                      <c:pt idx="1038">
                        <c:v>300</c:v>
                      </c:pt>
                      <c:pt idx="1039">
                        <c:v>300</c:v>
                      </c:pt>
                      <c:pt idx="1040">
                        <c:v>300</c:v>
                      </c:pt>
                      <c:pt idx="1041">
                        <c:v>300</c:v>
                      </c:pt>
                      <c:pt idx="1042">
                        <c:v>300</c:v>
                      </c:pt>
                      <c:pt idx="1043">
                        <c:v>300</c:v>
                      </c:pt>
                      <c:pt idx="1044">
                        <c:v>300</c:v>
                      </c:pt>
                      <c:pt idx="1045">
                        <c:v>300</c:v>
                      </c:pt>
                      <c:pt idx="1046">
                        <c:v>300</c:v>
                      </c:pt>
                      <c:pt idx="1047">
                        <c:v>300</c:v>
                      </c:pt>
                      <c:pt idx="1048">
                        <c:v>300</c:v>
                      </c:pt>
                      <c:pt idx="1049">
                        <c:v>300</c:v>
                      </c:pt>
                      <c:pt idx="1050">
                        <c:v>300</c:v>
                      </c:pt>
                      <c:pt idx="1051">
                        <c:v>300</c:v>
                      </c:pt>
                      <c:pt idx="1052">
                        <c:v>300</c:v>
                      </c:pt>
                      <c:pt idx="1053">
                        <c:v>300</c:v>
                      </c:pt>
                      <c:pt idx="1054">
                        <c:v>300</c:v>
                      </c:pt>
                      <c:pt idx="1055">
                        <c:v>300</c:v>
                      </c:pt>
                      <c:pt idx="1056">
                        <c:v>300</c:v>
                      </c:pt>
                      <c:pt idx="1057">
                        <c:v>300</c:v>
                      </c:pt>
                      <c:pt idx="1058">
                        <c:v>300</c:v>
                      </c:pt>
                      <c:pt idx="1059">
                        <c:v>300</c:v>
                      </c:pt>
                      <c:pt idx="1060">
                        <c:v>300</c:v>
                      </c:pt>
                      <c:pt idx="1061">
                        <c:v>300</c:v>
                      </c:pt>
                      <c:pt idx="1062">
                        <c:v>300</c:v>
                      </c:pt>
                      <c:pt idx="1063">
                        <c:v>300</c:v>
                      </c:pt>
                      <c:pt idx="1064">
                        <c:v>300</c:v>
                      </c:pt>
                      <c:pt idx="1065">
                        <c:v>300</c:v>
                      </c:pt>
                      <c:pt idx="1066">
                        <c:v>300</c:v>
                      </c:pt>
                      <c:pt idx="1067">
                        <c:v>300</c:v>
                      </c:pt>
                      <c:pt idx="1068">
                        <c:v>300</c:v>
                      </c:pt>
                      <c:pt idx="1069">
                        <c:v>300</c:v>
                      </c:pt>
                      <c:pt idx="1070">
                        <c:v>300</c:v>
                      </c:pt>
                      <c:pt idx="1071">
                        <c:v>300</c:v>
                      </c:pt>
                      <c:pt idx="1072">
                        <c:v>300</c:v>
                      </c:pt>
                      <c:pt idx="1073">
                        <c:v>300</c:v>
                      </c:pt>
                      <c:pt idx="1074">
                        <c:v>300</c:v>
                      </c:pt>
                      <c:pt idx="1075">
                        <c:v>300</c:v>
                      </c:pt>
                      <c:pt idx="1076">
                        <c:v>300</c:v>
                      </c:pt>
                      <c:pt idx="1077">
                        <c:v>300</c:v>
                      </c:pt>
                      <c:pt idx="1078">
                        <c:v>300</c:v>
                      </c:pt>
                      <c:pt idx="1079">
                        <c:v>300</c:v>
                      </c:pt>
                      <c:pt idx="1080">
                        <c:v>300</c:v>
                      </c:pt>
                      <c:pt idx="1081">
                        <c:v>300</c:v>
                      </c:pt>
                      <c:pt idx="1082">
                        <c:v>300</c:v>
                      </c:pt>
                      <c:pt idx="1083">
                        <c:v>300</c:v>
                      </c:pt>
                      <c:pt idx="1084">
                        <c:v>300</c:v>
                      </c:pt>
                      <c:pt idx="1085">
                        <c:v>300</c:v>
                      </c:pt>
                      <c:pt idx="1086">
                        <c:v>300</c:v>
                      </c:pt>
                      <c:pt idx="1087">
                        <c:v>300</c:v>
                      </c:pt>
                      <c:pt idx="1088">
                        <c:v>300</c:v>
                      </c:pt>
                      <c:pt idx="1089">
                        <c:v>300</c:v>
                      </c:pt>
                      <c:pt idx="1090">
                        <c:v>300</c:v>
                      </c:pt>
                      <c:pt idx="1091">
                        <c:v>300</c:v>
                      </c:pt>
                      <c:pt idx="1092">
                        <c:v>300</c:v>
                      </c:pt>
                      <c:pt idx="1093">
                        <c:v>300</c:v>
                      </c:pt>
                      <c:pt idx="1094">
                        <c:v>300</c:v>
                      </c:pt>
                      <c:pt idx="1095">
                        <c:v>300</c:v>
                      </c:pt>
                      <c:pt idx="1096">
                        <c:v>300</c:v>
                      </c:pt>
                      <c:pt idx="1097">
                        <c:v>300</c:v>
                      </c:pt>
                      <c:pt idx="1098">
                        <c:v>300</c:v>
                      </c:pt>
                      <c:pt idx="1099">
                        <c:v>300</c:v>
                      </c:pt>
                      <c:pt idx="1100">
                        <c:v>300</c:v>
                      </c:pt>
                      <c:pt idx="1101">
                        <c:v>300</c:v>
                      </c:pt>
                      <c:pt idx="1102">
                        <c:v>300</c:v>
                      </c:pt>
                      <c:pt idx="1103">
                        <c:v>300</c:v>
                      </c:pt>
                      <c:pt idx="1104">
                        <c:v>300</c:v>
                      </c:pt>
                      <c:pt idx="1105">
                        <c:v>300</c:v>
                      </c:pt>
                      <c:pt idx="1106">
                        <c:v>300</c:v>
                      </c:pt>
                      <c:pt idx="1107">
                        <c:v>300</c:v>
                      </c:pt>
                      <c:pt idx="1108">
                        <c:v>300</c:v>
                      </c:pt>
                      <c:pt idx="1109">
                        <c:v>300</c:v>
                      </c:pt>
                      <c:pt idx="1110">
                        <c:v>300</c:v>
                      </c:pt>
                      <c:pt idx="1111">
                        <c:v>300</c:v>
                      </c:pt>
                      <c:pt idx="1112">
                        <c:v>300</c:v>
                      </c:pt>
                      <c:pt idx="1113">
                        <c:v>300</c:v>
                      </c:pt>
                      <c:pt idx="1114">
                        <c:v>300</c:v>
                      </c:pt>
                      <c:pt idx="1115">
                        <c:v>300</c:v>
                      </c:pt>
                      <c:pt idx="1116">
                        <c:v>300</c:v>
                      </c:pt>
                      <c:pt idx="1117">
                        <c:v>300</c:v>
                      </c:pt>
                      <c:pt idx="1118">
                        <c:v>300</c:v>
                      </c:pt>
                      <c:pt idx="1119">
                        <c:v>300</c:v>
                      </c:pt>
                      <c:pt idx="1120">
                        <c:v>300</c:v>
                      </c:pt>
                      <c:pt idx="1121">
                        <c:v>300</c:v>
                      </c:pt>
                      <c:pt idx="1122">
                        <c:v>300</c:v>
                      </c:pt>
                      <c:pt idx="1123">
                        <c:v>300</c:v>
                      </c:pt>
                      <c:pt idx="1124">
                        <c:v>300</c:v>
                      </c:pt>
                      <c:pt idx="1125">
                        <c:v>300</c:v>
                      </c:pt>
                      <c:pt idx="1126">
                        <c:v>300</c:v>
                      </c:pt>
                      <c:pt idx="1127">
                        <c:v>300</c:v>
                      </c:pt>
                      <c:pt idx="1128">
                        <c:v>300</c:v>
                      </c:pt>
                      <c:pt idx="1129">
                        <c:v>300</c:v>
                      </c:pt>
                      <c:pt idx="1130">
                        <c:v>300</c:v>
                      </c:pt>
                      <c:pt idx="1131">
                        <c:v>300</c:v>
                      </c:pt>
                      <c:pt idx="1132">
                        <c:v>300</c:v>
                      </c:pt>
                      <c:pt idx="1133">
                        <c:v>300</c:v>
                      </c:pt>
                      <c:pt idx="1134">
                        <c:v>300</c:v>
                      </c:pt>
                      <c:pt idx="1135">
                        <c:v>300</c:v>
                      </c:pt>
                      <c:pt idx="1136">
                        <c:v>300</c:v>
                      </c:pt>
                      <c:pt idx="1137">
                        <c:v>300</c:v>
                      </c:pt>
                      <c:pt idx="1138">
                        <c:v>300</c:v>
                      </c:pt>
                      <c:pt idx="1139">
                        <c:v>300</c:v>
                      </c:pt>
                      <c:pt idx="1140">
                        <c:v>300</c:v>
                      </c:pt>
                      <c:pt idx="1141">
                        <c:v>300</c:v>
                      </c:pt>
                      <c:pt idx="1142">
                        <c:v>300</c:v>
                      </c:pt>
                      <c:pt idx="1143">
                        <c:v>300</c:v>
                      </c:pt>
                      <c:pt idx="1144">
                        <c:v>300</c:v>
                      </c:pt>
                      <c:pt idx="1145">
                        <c:v>300</c:v>
                      </c:pt>
                      <c:pt idx="1146">
                        <c:v>300</c:v>
                      </c:pt>
                      <c:pt idx="1147">
                        <c:v>300</c:v>
                      </c:pt>
                      <c:pt idx="1148">
                        <c:v>300</c:v>
                      </c:pt>
                      <c:pt idx="1149">
                        <c:v>300</c:v>
                      </c:pt>
                      <c:pt idx="1150">
                        <c:v>300</c:v>
                      </c:pt>
                      <c:pt idx="1151">
                        <c:v>300</c:v>
                      </c:pt>
                      <c:pt idx="1152">
                        <c:v>300</c:v>
                      </c:pt>
                      <c:pt idx="1153">
                        <c:v>300</c:v>
                      </c:pt>
                      <c:pt idx="1154">
                        <c:v>300</c:v>
                      </c:pt>
                      <c:pt idx="1155">
                        <c:v>300</c:v>
                      </c:pt>
                      <c:pt idx="1156">
                        <c:v>300</c:v>
                      </c:pt>
                      <c:pt idx="1157">
                        <c:v>300</c:v>
                      </c:pt>
                      <c:pt idx="1158">
                        <c:v>300</c:v>
                      </c:pt>
                      <c:pt idx="1159">
                        <c:v>300</c:v>
                      </c:pt>
                      <c:pt idx="1160">
                        <c:v>300</c:v>
                      </c:pt>
                      <c:pt idx="1161">
                        <c:v>300</c:v>
                      </c:pt>
                      <c:pt idx="1162">
                        <c:v>300</c:v>
                      </c:pt>
                      <c:pt idx="1163">
                        <c:v>300</c:v>
                      </c:pt>
                      <c:pt idx="1164">
                        <c:v>300</c:v>
                      </c:pt>
                      <c:pt idx="1165">
                        <c:v>300</c:v>
                      </c:pt>
                      <c:pt idx="1166">
                        <c:v>300</c:v>
                      </c:pt>
                      <c:pt idx="1167">
                        <c:v>300</c:v>
                      </c:pt>
                      <c:pt idx="1168">
                        <c:v>300</c:v>
                      </c:pt>
                      <c:pt idx="1169">
                        <c:v>300</c:v>
                      </c:pt>
                      <c:pt idx="1170">
                        <c:v>300</c:v>
                      </c:pt>
                      <c:pt idx="1171">
                        <c:v>300</c:v>
                      </c:pt>
                      <c:pt idx="1172">
                        <c:v>300</c:v>
                      </c:pt>
                      <c:pt idx="1173">
                        <c:v>300</c:v>
                      </c:pt>
                      <c:pt idx="1174">
                        <c:v>300</c:v>
                      </c:pt>
                      <c:pt idx="1175">
                        <c:v>300</c:v>
                      </c:pt>
                      <c:pt idx="1176">
                        <c:v>300</c:v>
                      </c:pt>
                      <c:pt idx="1177">
                        <c:v>300</c:v>
                      </c:pt>
                      <c:pt idx="1178">
                        <c:v>300</c:v>
                      </c:pt>
                      <c:pt idx="1179">
                        <c:v>300</c:v>
                      </c:pt>
                      <c:pt idx="1180">
                        <c:v>300</c:v>
                      </c:pt>
                      <c:pt idx="1181">
                        <c:v>300</c:v>
                      </c:pt>
                      <c:pt idx="1182">
                        <c:v>300</c:v>
                      </c:pt>
                      <c:pt idx="1183">
                        <c:v>300</c:v>
                      </c:pt>
                      <c:pt idx="1184">
                        <c:v>300</c:v>
                      </c:pt>
                      <c:pt idx="1185">
                        <c:v>300</c:v>
                      </c:pt>
                      <c:pt idx="1186">
                        <c:v>300</c:v>
                      </c:pt>
                      <c:pt idx="1187">
                        <c:v>300</c:v>
                      </c:pt>
                      <c:pt idx="1188">
                        <c:v>300</c:v>
                      </c:pt>
                      <c:pt idx="1189">
                        <c:v>300</c:v>
                      </c:pt>
                      <c:pt idx="1190">
                        <c:v>300</c:v>
                      </c:pt>
                      <c:pt idx="1191">
                        <c:v>300</c:v>
                      </c:pt>
                      <c:pt idx="1192">
                        <c:v>300</c:v>
                      </c:pt>
                      <c:pt idx="1193">
                        <c:v>300</c:v>
                      </c:pt>
                      <c:pt idx="1194">
                        <c:v>300</c:v>
                      </c:pt>
                      <c:pt idx="1195">
                        <c:v>300</c:v>
                      </c:pt>
                      <c:pt idx="1196">
                        <c:v>300</c:v>
                      </c:pt>
                      <c:pt idx="1197">
                        <c:v>300</c:v>
                      </c:pt>
                      <c:pt idx="1198">
                        <c:v>300</c:v>
                      </c:pt>
                      <c:pt idx="1199">
                        <c:v>300</c:v>
                      </c:pt>
                      <c:pt idx="1200">
                        <c:v>300</c:v>
                      </c:pt>
                      <c:pt idx="1201">
                        <c:v>300</c:v>
                      </c:pt>
                      <c:pt idx="1202">
                        <c:v>300</c:v>
                      </c:pt>
                      <c:pt idx="1203">
                        <c:v>300</c:v>
                      </c:pt>
                      <c:pt idx="1204">
                        <c:v>300</c:v>
                      </c:pt>
                      <c:pt idx="1205">
                        <c:v>300</c:v>
                      </c:pt>
                      <c:pt idx="1206">
                        <c:v>300</c:v>
                      </c:pt>
                      <c:pt idx="1207">
                        <c:v>300</c:v>
                      </c:pt>
                      <c:pt idx="1208">
                        <c:v>300</c:v>
                      </c:pt>
                      <c:pt idx="1209">
                        <c:v>300</c:v>
                      </c:pt>
                      <c:pt idx="1210">
                        <c:v>300</c:v>
                      </c:pt>
                      <c:pt idx="1211">
                        <c:v>300</c:v>
                      </c:pt>
                      <c:pt idx="1212">
                        <c:v>300</c:v>
                      </c:pt>
                      <c:pt idx="1213">
                        <c:v>300</c:v>
                      </c:pt>
                      <c:pt idx="1214">
                        <c:v>300</c:v>
                      </c:pt>
                      <c:pt idx="1215">
                        <c:v>300</c:v>
                      </c:pt>
                      <c:pt idx="1216">
                        <c:v>300</c:v>
                      </c:pt>
                      <c:pt idx="1217">
                        <c:v>300</c:v>
                      </c:pt>
                      <c:pt idx="1218">
                        <c:v>300</c:v>
                      </c:pt>
                      <c:pt idx="1219">
                        <c:v>300</c:v>
                      </c:pt>
                      <c:pt idx="1220">
                        <c:v>300</c:v>
                      </c:pt>
                      <c:pt idx="1221">
                        <c:v>300</c:v>
                      </c:pt>
                      <c:pt idx="1222">
                        <c:v>300</c:v>
                      </c:pt>
                      <c:pt idx="1223">
                        <c:v>300</c:v>
                      </c:pt>
                      <c:pt idx="1224">
                        <c:v>300</c:v>
                      </c:pt>
                      <c:pt idx="1225">
                        <c:v>300</c:v>
                      </c:pt>
                      <c:pt idx="1226">
                        <c:v>300</c:v>
                      </c:pt>
                      <c:pt idx="1227">
                        <c:v>300</c:v>
                      </c:pt>
                      <c:pt idx="1228">
                        <c:v>300</c:v>
                      </c:pt>
                      <c:pt idx="1229">
                        <c:v>300</c:v>
                      </c:pt>
                      <c:pt idx="1230">
                        <c:v>300</c:v>
                      </c:pt>
                      <c:pt idx="1231">
                        <c:v>300</c:v>
                      </c:pt>
                      <c:pt idx="1232">
                        <c:v>300</c:v>
                      </c:pt>
                      <c:pt idx="1233">
                        <c:v>300</c:v>
                      </c:pt>
                      <c:pt idx="1234">
                        <c:v>300</c:v>
                      </c:pt>
                      <c:pt idx="1235">
                        <c:v>300</c:v>
                      </c:pt>
                      <c:pt idx="1236">
                        <c:v>300</c:v>
                      </c:pt>
                      <c:pt idx="1237">
                        <c:v>300</c:v>
                      </c:pt>
                      <c:pt idx="1238">
                        <c:v>300</c:v>
                      </c:pt>
                      <c:pt idx="1239">
                        <c:v>300</c:v>
                      </c:pt>
                      <c:pt idx="1240">
                        <c:v>300</c:v>
                      </c:pt>
                      <c:pt idx="1241">
                        <c:v>300</c:v>
                      </c:pt>
                      <c:pt idx="1242">
                        <c:v>300</c:v>
                      </c:pt>
                      <c:pt idx="1243">
                        <c:v>300</c:v>
                      </c:pt>
                      <c:pt idx="1244">
                        <c:v>300</c:v>
                      </c:pt>
                      <c:pt idx="1245">
                        <c:v>300</c:v>
                      </c:pt>
                      <c:pt idx="1246">
                        <c:v>300</c:v>
                      </c:pt>
                      <c:pt idx="1247">
                        <c:v>300</c:v>
                      </c:pt>
                      <c:pt idx="1248">
                        <c:v>300</c:v>
                      </c:pt>
                      <c:pt idx="1249">
                        <c:v>300</c:v>
                      </c:pt>
                      <c:pt idx="1250">
                        <c:v>300</c:v>
                      </c:pt>
                      <c:pt idx="1251">
                        <c:v>300</c:v>
                      </c:pt>
                      <c:pt idx="1252">
                        <c:v>300</c:v>
                      </c:pt>
                      <c:pt idx="1253">
                        <c:v>300</c:v>
                      </c:pt>
                      <c:pt idx="1254">
                        <c:v>300</c:v>
                      </c:pt>
                      <c:pt idx="1255">
                        <c:v>300</c:v>
                      </c:pt>
                      <c:pt idx="1256">
                        <c:v>300</c:v>
                      </c:pt>
                      <c:pt idx="1257">
                        <c:v>300</c:v>
                      </c:pt>
                      <c:pt idx="1258">
                        <c:v>300</c:v>
                      </c:pt>
                      <c:pt idx="1259">
                        <c:v>300</c:v>
                      </c:pt>
                      <c:pt idx="1260">
                        <c:v>300</c:v>
                      </c:pt>
                      <c:pt idx="1261">
                        <c:v>300</c:v>
                      </c:pt>
                      <c:pt idx="1262">
                        <c:v>300</c:v>
                      </c:pt>
                      <c:pt idx="1263">
                        <c:v>300</c:v>
                      </c:pt>
                      <c:pt idx="1264">
                        <c:v>300</c:v>
                      </c:pt>
                      <c:pt idx="1265">
                        <c:v>300</c:v>
                      </c:pt>
                      <c:pt idx="1266">
                        <c:v>300</c:v>
                      </c:pt>
                      <c:pt idx="1267">
                        <c:v>300</c:v>
                      </c:pt>
                      <c:pt idx="1268">
                        <c:v>300</c:v>
                      </c:pt>
                      <c:pt idx="1269">
                        <c:v>300</c:v>
                      </c:pt>
                      <c:pt idx="1270">
                        <c:v>300</c:v>
                      </c:pt>
                      <c:pt idx="1271">
                        <c:v>300</c:v>
                      </c:pt>
                      <c:pt idx="1272">
                        <c:v>300</c:v>
                      </c:pt>
                      <c:pt idx="1273">
                        <c:v>300</c:v>
                      </c:pt>
                      <c:pt idx="1274">
                        <c:v>300</c:v>
                      </c:pt>
                      <c:pt idx="1275">
                        <c:v>300</c:v>
                      </c:pt>
                      <c:pt idx="1276">
                        <c:v>300</c:v>
                      </c:pt>
                      <c:pt idx="1277">
                        <c:v>300</c:v>
                      </c:pt>
                      <c:pt idx="1278">
                        <c:v>300</c:v>
                      </c:pt>
                      <c:pt idx="1279">
                        <c:v>300</c:v>
                      </c:pt>
                      <c:pt idx="1280">
                        <c:v>300</c:v>
                      </c:pt>
                      <c:pt idx="1281">
                        <c:v>300</c:v>
                      </c:pt>
                      <c:pt idx="1282">
                        <c:v>300</c:v>
                      </c:pt>
                      <c:pt idx="1283">
                        <c:v>300</c:v>
                      </c:pt>
                      <c:pt idx="1284">
                        <c:v>300</c:v>
                      </c:pt>
                      <c:pt idx="1285">
                        <c:v>300</c:v>
                      </c:pt>
                      <c:pt idx="1286">
                        <c:v>300</c:v>
                      </c:pt>
                      <c:pt idx="1287">
                        <c:v>300</c:v>
                      </c:pt>
                      <c:pt idx="1288">
                        <c:v>300</c:v>
                      </c:pt>
                      <c:pt idx="1289">
                        <c:v>300</c:v>
                      </c:pt>
                      <c:pt idx="1290">
                        <c:v>300</c:v>
                      </c:pt>
                      <c:pt idx="1291">
                        <c:v>300</c:v>
                      </c:pt>
                      <c:pt idx="1292">
                        <c:v>300</c:v>
                      </c:pt>
                      <c:pt idx="1293">
                        <c:v>300</c:v>
                      </c:pt>
                      <c:pt idx="1294">
                        <c:v>300</c:v>
                      </c:pt>
                      <c:pt idx="1295">
                        <c:v>300</c:v>
                      </c:pt>
                      <c:pt idx="1296">
                        <c:v>300</c:v>
                      </c:pt>
                      <c:pt idx="1297">
                        <c:v>300</c:v>
                      </c:pt>
                      <c:pt idx="1298">
                        <c:v>300</c:v>
                      </c:pt>
                      <c:pt idx="1299">
                        <c:v>300</c:v>
                      </c:pt>
                      <c:pt idx="1300">
                        <c:v>300</c:v>
                      </c:pt>
                      <c:pt idx="1301">
                        <c:v>300</c:v>
                      </c:pt>
                      <c:pt idx="1302">
                        <c:v>300</c:v>
                      </c:pt>
                      <c:pt idx="1303">
                        <c:v>300</c:v>
                      </c:pt>
                      <c:pt idx="1304">
                        <c:v>300</c:v>
                      </c:pt>
                      <c:pt idx="1305">
                        <c:v>300</c:v>
                      </c:pt>
                      <c:pt idx="1306">
                        <c:v>300</c:v>
                      </c:pt>
                      <c:pt idx="1307">
                        <c:v>300</c:v>
                      </c:pt>
                      <c:pt idx="1308">
                        <c:v>300</c:v>
                      </c:pt>
                      <c:pt idx="1309">
                        <c:v>300</c:v>
                      </c:pt>
                      <c:pt idx="1310">
                        <c:v>300</c:v>
                      </c:pt>
                      <c:pt idx="1311">
                        <c:v>300</c:v>
                      </c:pt>
                      <c:pt idx="1312">
                        <c:v>300</c:v>
                      </c:pt>
                      <c:pt idx="1313">
                        <c:v>300</c:v>
                      </c:pt>
                      <c:pt idx="1314">
                        <c:v>300</c:v>
                      </c:pt>
                      <c:pt idx="1315">
                        <c:v>300</c:v>
                      </c:pt>
                      <c:pt idx="1316">
                        <c:v>300</c:v>
                      </c:pt>
                      <c:pt idx="1317">
                        <c:v>300</c:v>
                      </c:pt>
                      <c:pt idx="1318">
                        <c:v>300</c:v>
                      </c:pt>
                      <c:pt idx="1319">
                        <c:v>300</c:v>
                      </c:pt>
                      <c:pt idx="1320">
                        <c:v>300</c:v>
                      </c:pt>
                      <c:pt idx="1321">
                        <c:v>300</c:v>
                      </c:pt>
                      <c:pt idx="1322">
                        <c:v>300</c:v>
                      </c:pt>
                      <c:pt idx="1323">
                        <c:v>300</c:v>
                      </c:pt>
                      <c:pt idx="1324">
                        <c:v>300</c:v>
                      </c:pt>
                      <c:pt idx="1325">
                        <c:v>300</c:v>
                      </c:pt>
                      <c:pt idx="1326">
                        <c:v>300</c:v>
                      </c:pt>
                      <c:pt idx="1327">
                        <c:v>300</c:v>
                      </c:pt>
                      <c:pt idx="1328">
                        <c:v>300</c:v>
                      </c:pt>
                      <c:pt idx="1329">
                        <c:v>300</c:v>
                      </c:pt>
                      <c:pt idx="1330">
                        <c:v>300</c:v>
                      </c:pt>
                      <c:pt idx="1331">
                        <c:v>300</c:v>
                      </c:pt>
                      <c:pt idx="1332">
                        <c:v>300</c:v>
                      </c:pt>
                      <c:pt idx="1333">
                        <c:v>300</c:v>
                      </c:pt>
                      <c:pt idx="1334">
                        <c:v>300</c:v>
                      </c:pt>
                      <c:pt idx="1335">
                        <c:v>300</c:v>
                      </c:pt>
                      <c:pt idx="1336">
                        <c:v>300</c:v>
                      </c:pt>
                      <c:pt idx="1337">
                        <c:v>300</c:v>
                      </c:pt>
                      <c:pt idx="1338">
                        <c:v>300</c:v>
                      </c:pt>
                      <c:pt idx="1339">
                        <c:v>300</c:v>
                      </c:pt>
                      <c:pt idx="1340">
                        <c:v>300</c:v>
                      </c:pt>
                      <c:pt idx="1341">
                        <c:v>300</c:v>
                      </c:pt>
                      <c:pt idx="1342">
                        <c:v>300</c:v>
                      </c:pt>
                      <c:pt idx="1343">
                        <c:v>300</c:v>
                      </c:pt>
                      <c:pt idx="1344">
                        <c:v>300</c:v>
                      </c:pt>
                      <c:pt idx="1345">
                        <c:v>300</c:v>
                      </c:pt>
                      <c:pt idx="1346">
                        <c:v>300</c:v>
                      </c:pt>
                      <c:pt idx="1347">
                        <c:v>300</c:v>
                      </c:pt>
                      <c:pt idx="1348">
                        <c:v>300</c:v>
                      </c:pt>
                      <c:pt idx="1349">
                        <c:v>300</c:v>
                      </c:pt>
                      <c:pt idx="1350">
                        <c:v>300</c:v>
                      </c:pt>
                      <c:pt idx="1351">
                        <c:v>300</c:v>
                      </c:pt>
                      <c:pt idx="1352">
                        <c:v>300</c:v>
                      </c:pt>
                      <c:pt idx="1353">
                        <c:v>300</c:v>
                      </c:pt>
                      <c:pt idx="1354">
                        <c:v>300</c:v>
                      </c:pt>
                      <c:pt idx="1355">
                        <c:v>300</c:v>
                      </c:pt>
                      <c:pt idx="1356">
                        <c:v>300</c:v>
                      </c:pt>
                      <c:pt idx="1357">
                        <c:v>300</c:v>
                      </c:pt>
                      <c:pt idx="1358">
                        <c:v>300</c:v>
                      </c:pt>
                      <c:pt idx="1359">
                        <c:v>300</c:v>
                      </c:pt>
                      <c:pt idx="1360">
                        <c:v>300</c:v>
                      </c:pt>
                      <c:pt idx="1361">
                        <c:v>300</c:v>
                      </c:pt>
                      <c:pt idx="1362">
                        <c:v>300</c:v>
                      </c:pt>
                      <c:pt idx="1363">
                        <c:v>300</c:v>
                      </c:pt>
                      <c:pt idx="1364">
                        <c:v>300</c:v>
                      </c:pt>
                      <c:pt idx="1365">
                        <c:v>300</c:v>
                      </c:pt>
                      <c:pt idx="1366">
                        <c:v>300</c:v>
                      </c:pt>
                      <c:pt idx="1367">
                        <c:v>300</c:v>
                      </c:pt>
                      <c:pt idx="1368">
                        <c:v>300</c:v>
                      </c:pt>
                      <c:pt idx="1369">
                        <c:v>300</c:v>
                      </c:pt>
                      <c:pt idx="1370">
                        <c:v>300</c:v>
                      </c:pt>
                      <c:pt idx="1371">
                        <c:v>300</c:v>
                      </c:pt>
                      <c:pt idx="1372">
                        <c:v>300</c:v>
                      </c:pt>
                      <c:pt idx="1373">
                        <c:v>300</c:v>
                      </c:pt>
                      <c:pt idx="1374">
                        <c:v>300</c:v>
                      </c:pt>
                      <c:pt idx="1375">
                        <c:v>300</c:v>
                      </c:pt>
                      <c:pt idx="1376">
                        <c:v>300</c:v>
                      </c:pt>
                      <c:pt idx="1377">
                        <c:v>300</c:v>
                      </c:pt>
                      <c:pt idx="1378">
                        <c:v>300</c:v>
                      </c:pt>
                      <c:pt idx="1379">
                        <c:v>300</c:v>
                      </c:pt>
                      <c:pt idx="1380">
                        <c:v>300</c:v>
                      </c:pt>
                      <c:pt idx="1381">
                        <c:v>300</c:v>
                      </c:pt>
                      <c:pt idx="1382">
                        <c:v>300</c:v>
                      </c:pt>
                      <c:pt idx="1383">
                        <c:v>300</c:v>
                      </c:pt>
                      <c:pt idx="1384">
                        <c:v>300</c:v>
                      </c:pt>
                      <c:pt idx="1385">
                        <c:v>300</c:v>
                      </c:pt>
                      <c:pt idx="1386">
                        <c:v>300</c:v>
                      </c:pt>
                      <c:pt idx="1387">
                        <c:v>300</c:v>
                      </c:pt>
                      <c:pt idx="1388">
                        <c:v>300</c:v>
                      </c:pt>
                      <c:pt idx="1389">
                        <c:v>300</c:v>
                      </c:pt>
                      <c:pt idx="1390">
                        <c:v>300</c:v>
                      </c:pt>
                      <c:pt idx="1391">
                        <c:v>300</c:v>
                      </c:pt>
                      <c:pt idx="1392">
                        <c:v>300</c:v>
                      </c:pt>
                      <c:pt idx="1393">
                        <c:v>300</c:v>
                      </c:pt>
                      <c:pt idx="1394">
                        <c:v>300</c:v>
                      </c:pt>
                      <c:pt idx="1395">
                        <c:v>300</c:v>
                      </c:pt>
                      <c:pt idx="1396">
                        <c:v>300</c:v>
                      </c:pt>
                      <c:pt idx="1397">
                        <c:v>300</c:v>
                      </c:pt>
                      <c:pt idx="1398">
                        <c:v>300</c:v>
                      </c:pt>
                      <c:pt idx="1399">
                        <c:v>300</c:v>
                      </c:pt>
                      <c:pt idx="1400">
                        <c:v>300</c:v>
                      </c:pt>
                      <c:pt idx="1401">
                        <c:v>300</c:v>
                      </c:pt>
                      <c:pt idx="1402">
                        <c:v>300</c:v>
                      </c:pt>
                      <c:pt idx="1403">
                        <c:v>300</c:v>
                      </c:pt>
                      <c:pt idx="1404">
                        <c:v>300</c:v>
                      </c:pt>
                      <c:pt idx="1405">
                        <c:v>300</c:v>
                      </c:pt>
                      <c:pt idx="1406">
                        <c:v>300</c:v>
                      </c:pt>
                      <c:pt idx="1407">
                        <c:v>300</c:v>
                      </c:pt>
                      <c:pt idx="1408">
                        <c:v>300</c:v>
                      </c:pt>
                      <c:pt idx="1409">
                        <c:v>300</c:v>
                      </c:pt>
                      <c:pt idx="1410">
                        <c:v>300</c:v>
                      </c:pt>
                      <c:pt idx="1411">
                        <c:v>300</c:v>
                      </c:pt>
                      <c:pt idx="1412">
                        <c:v>300</c:v>
                      </c:pt>
                      <c:pt idx="1413">
                        <c:v>300</c:v>
                      </c:pt>
                      <c:pt idx="1414">
                        <c:v>300</c:v>
                      </c:pt>
                      <c:pt idx="1415">
                        <c:v>300</c:v>
                      </c:pt>
                      <c:pt idx="1416">
                        <c:v>300</c:v>
                      </c:pt>
                      <c:pt idx="1417">
                        <c:v>300</c:v>
                      </c:pt>
                      <c:pt idx="1418">
                        <c:v>300</c:v>
                      </c:pt>
                      <c:pt idx="1419">
                        <c:v>300</c:v>
                      </c:pt>
                      <c:pt idx="1420">
                        <c:v>300</c:v>
                      </c:pt>
                      <c:pt idx="1421">
                        <c:v>300</c:v>
                      </c:pt>
                      <c:pt idx="1422">
                        <c:v>300</c:v>
                      </c:pt>
                      <c:pt idx="1423">
                        <c:v>300</c:v>
                      </c:pt>
                      <c:pt idx="1424">
                        <c:v>300</c:v>
                      </c:pt>
                      <c:pt idx="1425">
                        <c:v>300</c:v>
                      </c:pt>
                      <c:pt idx="1426">
                        <c:v>300</c:v>
                      </c:pt>
                      <c:pt idx="1427">
                        <c:v>300</c:v>
                      </c:pt>
                      <c:pt idx="1428">
                        <c:v>300</c:v>
                      </c:pt>
                      <c:pt idx="1429">
                        <c:v>300</c:v>
                      </c:pt>
                      <c:pt idx="1430">
                        <c:v>300</c:v>
                      </c:pt>
                      <c:pt idx="1431">
                        <c:v>300</c:v>
                      </c:pt>
                      <c:pt idx="1432">
                        <c:v>300</c:v>
                      </c:pt>
                      <c:pt idx="1433">
                        <c:v>300</c:v>
                      </c:pt>
                      <c:pt idx="1434">
                        <c:v>300</c:v>
                      </c:pt>
                      <c:pt idx="1435">
                        <c:v>300</c:v>
                      </c:pt>
                      <c:pt idx="1436">
                        <c:v>300</c:v>
                      </c:pt>
                      <c:pt idx="1437">
                        <c:v>300</c:v>
                      </c:pt>
                      <c:pt idx="1438">
                        <c:v>300</c:v>
                      </c:pt>
                      <c:pt idx="1439">
                        <c:v>300</c:v>
                      </c:pt>
                      <c:pt idx="1440">
                        <c:v>300</c:v>
                      </c:pt>
                      <c:pt idx="1441">
                        <c:v>300</c:v>
                      </c:pt>
                      <c:pt idx="1442">
                        <c:v>300</c:v>
                      </c:pt>
                      <c:pt idx="1443">
                        <c:v>300</c:v>
                      </c:pt>
                      <c:pt idx="1444">
                        <c:v>300</c:v>
                      </c:pt>
                      <c:pt idx="1445">
                        <c:v>300</c:v>
                      </c:pt>
                      <c:pt idx="1446">
                        <c:v>300</c:v>
                      </c:pt>
                      <c:pt idx="1447">
                        <c:v>300</c:v>
                      </c:pt>
                      <c:pt idx="1448">
                        <c:v>300</c:v>
                      </c:pt>
                      <c:pt idx="1449">
                        <c:v>300</c:v>
                      </c:pt>
                      <c:pt idx="1450">
                        <c:v>300</c:v>
                      </c:pt>
                      <c:pt idx="1451">
                        <c:v>300</c:v>
                      </c:pt>
                      <c:pt idx="1452">
                        <c:v>300</c:v>
                      </c:pt>
                      <c:pt idx="1453">
                        <c:v>300</c:v>
                      </c:pt>
                      <c:pt idx="1454">
                        <c:v>300</c:v>
                      </c:pt>
                      <c:pt idx="1455">
                        <c:v>300</c:v>
                      </c:pt>
                      <c:pt idx="1456">
                        <c:v>300</c:v>
                      </c:pt>
                      <c:pt idx="1457">
                        <c:v>300</c:v>
                      </c:pt>
                      <c:pt idx="1458">
                        <c:v>300</c:v>
                      </c:pt>
                      <c:pt idx="1459">
                        <c:v>300</c:v>
                      </c:pt>
                      <c:pt idx="1460">
                        <c:v>300</c:v>
                      </c:pt>
                      <c:pt idx="1461">
                        <c:v>300</c:v>
                      </c:pt>
                      <c:pt idx="1462">
                        <c:v>300</c:v>
                      </c:pt>
                      <c:pt idx="1463">
                        <c:v>300</c:v>
                      </c:pt>
                      <c:pt idx="1464">
                        <c:v>300</c:v>
                      </c:pt>
                      <c:pt idx="1465">
                        <c:v>300</c:v>
                      </c:pt>
                      <c:pt idx="1466">
                        <c:v>300</c:v>
                      </c:pt>
                      <c:pt idx="1467">
                        <c:v>300</c:v>
                      </c:pt>
                      <c:pt idx="1468">
                        <c:v>300</c:v>
                      </c:pt>
                      <c:pt idx="1469">
                        <c:v>300</c:v>
                      </c:pt>
                      <c:pt idx="1470">
                        <c:v>300</c:v>
                      </c:pt>
                      <c:pt idx="1471">
                        <c:v>300</c:v>
                      </c:pt>
                      <c:pt idx="1472">
                        <c:v>300</c:v>
                      </c:pt>
                      <c:pt idx="1473">
                        <c:v>300</c:v>
                      </c:pt>
                      <c:pt idx="1474">
                        <c:v>300</c:v>
                      </c:pt>
                      <c:pt idx="1475">
                        <c:v>300</c:v>
                      </c:pt>
                      <c:pt idx="1476">
                        <c:v>300</c:v>
                      </c:pt>
                      <c:pt idx="1477">
                        <c:v>300</c:v>
                      </c:pt>
                      <c:pt idx="1478">
                        <c:v>300</c:v>
                      </c:pt>
                      <c:pt idx="1479">
                        <c:v>300</c:v>
                      </c:pt>
                      <c:pt idx="1480">
                        <c:v>300</c:v>
                      </c:pt>
                      <c:pt idx="1481">
                        <c:v>300</c:v>
                      </c:pt>
                      <c:pt idx="1482">
                        <c:v>300</c:v>
                      </c:pt>
                      <c:pt idx="1483">
                        <c:v>300</c:v>
                      </c:pt>
                      <c:pt idx="1484">
                        <c:v>300</c:v>
                      </c:pt>
                      <c:pt idx="1485">
                        <c:v>300</c:v>
                      </c:pt>
                      <c:pt idx="1486">
                        <c:v>300</c:v>
                      </c:pt>
                      <c:pt idx="1487">
                        <c:v>300</c:v>
                      </c:pt>
                      <c:pt idx="1488">
                        <c:v>300</c:v>
                      </c:pt>
                      <c:pt idx="1489">
                        <c:v>300</c:v>
                      </c:pt>
                      <c:pt idx="1490">
                        <c:v>300</c:v>
                      </c:pt>
                      <c:pt idx="1491">
                        <c:v>300</c:v>
                      </c:pt>
                      <c:pt idx="1492">
                        <c:v>300</c:v>
                      </c:pt>
                      <c:pt idx="1493">
                        <c:v>300</c:v>
                      </c:pt>
                      <c:pt idx="1494">
                        <c:v>300</c:v>
                      </c:pt>
                      <c:pt idx="1495">
                        <c:v>300</c:v>
                      </c:pt>
                      <c:pt idx="1496">
                        <c:v>300</c:v>
                      </c:pt>
                      <c:pt idx="1497">
                        <c:v>300</c:v>
                      </c:pt>
                      <c:pt idx="1498">
                        <c:v>300</c:v>
                      </c:pt>
                      <c:pt idx="1499">
                        <c:v>300</c:v>
                      </c:pt>
                      <c:pt idx="1500">
                        <c:v>300</c:v>
                      </c:pt>
                      <c:pt idx="1501">
                        <c:v>300</c:v>
                      </c:pt>
                      <c:pt idx="1502">
                        <c:v>300</c:v>
                      </c:pt>
                      <c:pt idx="1503">
                        <c:v>300</c:v>
                      </c:pt>
                      <c:pt idx="1504">
                        <c:v>300</c:v>
                      </c:pt>
                      <c:pt idx="1505">
                        <c:v>300</c:v>
                      </c:pt>
                      <c:pt idx="1506">
                        <c:v>300</c:v>
                      </c:pt>
                      <c:pt idx="1507">
                        <c:v>300</c:v>
                      </c:pt>
                      <c:pt idx="1508">
                        <c:v>300</c:v>
                      </c:pt>
                      <c:pt idx="1509">
                        <c:v>300</c:v>
                      </c:pt>
                      <c:pt idx="1510">
                        <c:v>300</c:v>
                      </c:pt>
                      <c:pt idx="1511">
                        <c:v>300</c:v>
                      </c:pt>
                      <c:pt idx="1512">
                        <c:v>300</c:v>
                      </c:pt>
                      <c:pt idx="1513">
                        <c:v>300</c:v>
                      </c:pt>
                      <c:pt idx="1514">
                        <c:v>300</c:v>
                      </c:pt>
                      <c:pt idx="1515">
                        <c:v>300</c:v>
                      </c:pt>
                      <c:pt idx="1516">
                        <c:v>300</c:v>
                      </c:pt>
                      <c:pt idx="1517">
                        <c:v>300</c:v>
                      </c:pt>
                      <c:pt idx="1518">
                        <c:v>300</c:v>
                      </c:pt>
                      <c:pt idx="1519">
                        <c:v>300</c:v>
                      </c:pt>
                      <c:pt idx="1520">
                        <c:v>300</c:v>
                      </c:pt>
                      <c:pt idx="1521">
                        <c:v>300</c:v>
                      </c:pt>
                      <c:pt idx="1522">
                        <c:v>300</c:v>
                      </c:pt>
                      <c:pt idx="1523">
                        <c:v>300</c:v>
                      </c:pt>
                      <c:pt idx="1524">
                        <c:v>300</c:v>
                      </c:pt>
                      <c:pt idx="1525">
                        <c:v>300</c:v>
                      </c:pt>
                      <c:pt idx="1526">
                        <c:v>300</c:v>
                      </c:pt>
                      <c:pt idx="1527">
                        <c:v>300</c:v>
                      </c:pt>
                      <c:pt idx="1528">
                        <c:v>300</c:v>
                      </c:pt>
                      <c:pt idx="1529">
                        <c:v>300</c:v>
                      </c:pt>
                      <c:pt idx="1530">
                        <c:v>300</c:v>
                      </c:pt>
                      <c:pt idx="1531">
                        <c:v>300</c:v>
                      </c:pt>
                      <c:pt idx="1532">
                        <c:v>300</c:v>
                      </c:pt>
                      <c:pt idx="1533">
                        <c:v>300</c:v>
                      </c:pt>
                      <c:pt idx="1534">
                        <c:v>300</c:v>
                      </c:pt>
                      <c:pt idx="1535">
                        <c:v>300</c:v>
                      </c:pt>
                      <c:pt idx="1536">
                        <c:v>300</c:v>
                      </c:pt>
                      <c:pt idx="1537">
                        <c:v>300</c:v>
                      </c:pt>
                      <c:pt idx="1538">
                        <c:v>300</c:v>
                      </c:pt>
                      <c:pt idx="1539">
                        <c:v>300</c:v>
                      </c:pt>
                      <c:pt idx="1540">
                        <c:v>300</c:v>
                      </c:pt>
                      <c:pt idx="1541">
                        <c:v>300</c:v>
                      </c:pt>
                      <c:pt idx="1542">
                        <c:v>300</c:v>
                      </c:pt>
                      <c:pt idx="1543">
                        <c:v>300</c:v>
                      </c:pt>
                      <c:pt idx="1544">
                        <c:v>300</c:v>
                      </c:pt>
                      <c:pt idx="1545">
                        <c:v>300</c:v>
                      </c:pt>
                      <c:pt idx="1546">
                        <c:v>300</c:v>
                      </c:pt>
                      <c:pt idx="1547">
                        <c:v>300</c:v>
                      </c:pt>
                      <c:pt idx="1548">
                        <c:v>300</c:v>
                      </c:pt>
                      <c:pt idx="1549">
                        <c:v>300</c:v>
                      </c:pt>
                      <c:pt idx="1550">
                        <c:v>300</c:v>
                      </c:pt>
                      <c:pt idx="1551">
                        <c:v>300</c:v>
                      </c:pt>
                      <c:pt idx="1552">
                        <c:v>300</c:v>
                      </c:pt>
                      <c:pt idx="1553">
                        <c:v>300</c:v>
                      </c:pt>
                      <c:pt idx="1554">
                        <c:v>300</c:v>
                      </c:pt>
                      <c:pt idx="1555">
                        <c:v>300</c:v>
                      </c:pt>
                      <c:pt idx="1556">
                        <c:v>300</c:v>
                      </c:pt>
                      <c:pt idx="1557">
                        <c:v>300</c:v>
                      </c:pt>
                      <c:pt idx="1558">
                        <c:v>300</c:v>
                      </c:pt>
                      <c:pt idx="1559">
                        <c:v>300</c:v>
                      </c:pt>
                      <c:pt idx="1560">
                        <c:v>300</c:v>
                      </c:pt>
                      <c:pt idx="1561">
                        <c:v>300</c:v>
                      </c:pt>
                      <c:pt idx="1562">
                        <c:v>300</c:v>
                      </c:pt>
                      <c:pt idx="1563">
                        <c:v>300</c:v>
                      </c:pt>
                      <c:pt idx="1564">
                        <c:v>300</c:v>
                      </c:pt>
                      <c:pt idx="1565">
                        <c:v>300</c:v>
                      </c:pt>
                      <c:pt idx="1566">
                        <c:v>300</c:v>
                      </c:pt>
                      <c:pt idx="1567">
                        <c:v>300</c:v>
                      </c:pt>
                      <c:pt idx="1568">
                        <c:v>300</c:v>
                      </c:pt>
                      <c:pt idx="1569">
                        <c:v>300</c:v>
                      </c:pt>
                      <c:pt idx="1570">
                        <c:v>300</c:v>
                      </c:pt>
                      <c:pt idx="1571">
                        <c:v>300</c:v>
                      </c:pt>
                      <c:pt idx="1572">
                        <c:v>300</c:v>
                      </c:pt>
                      <c:pt idx="1573">
                        <c:v>300</c:v>
                      </c:pt>
                      <c:pt idx="1574">
                        <c:v>300</c:v>
                      </c:pt>
                      <c:pt idx="1575">
                        <c:v>300</c:v>
                      </c:pt>
                      <c:pt idx="1576">
                        <c:v>300</c:v>
                      </c:pt>
                      <c:pt idx="1577">
                        <c:v>300</c:v>
                      </c:pt>
                      <c:pt idx="1578">
                        <c:v>300</c:v>
                      </c:pt>
                      <c:pt idx="1579">
                        <c:v>300</c:v>
                      </c:pt>
                      <c:pt idx="1580">
                        <c:v>300</c:v>
                      </c:pt>
                      <c:pt idx="1581">
                        <c:v>300</c:v>
                      </c:pt>
                      <c:pt idx="1582">
                        <c:v>300</c:v>
                      </c:pt>
                      <c:pt idx="1583">
                        <c:v>300</c:v>
                      </c:pt>
                      <c:pt idx="1584">
                        <c:v>300</c:v>
                      </c:pt>
                      <c:pt idx="1585">
                        <c:v>300</c:v>
                      </c:pt>
                      <c:pt idx="1586">
                        <c:v>300</c:v>
                      </c:pt>
                      <c:pt idx="1587">
                        <c:v>300</c:v>
                      </c:pt>
                      <c:pt idx="1588">
                        <c:v>300</c:v>
                      </c:pt>
                      <c:pt idx="1589">
                        <c:v>300</c:v>
                      </c:pt>
                      <c:pt idx="1590">
                        <c:v>300</c:v>
                      </c:pt>
                      <c:pt idx="1591">
                        <c:v>300</c:v>
                      </c:pt>
                      <c:pt idx="1592">
                        <c:v>300</c:v>
                      </c:pt>
                      <c:pt idx="1593">
                        <c:v>300</c:v>
                      </c:pt>
                      <c:pt idx="1594">
                        <c:v>300</c:v>
                      </c:pt>
                      <c:pt idx="1595">
                        <c:v>300</c:v>
                      </c:pt>
                      <c:pt idx="1596">
                        <c:v>300</c:v>
                      </c:pt>
                      <c:pt idx="1597">
                        <c:v>300</c:v>
                      </c:pt>
                      <c:pt idx="1598">
                        <c:v>300</c:v>
                      </c:pt>
                      <c:pt idx="1599">
                        <c:v>300</c:v>
                      </c:pt>
                      <c:pt idx="1600">
                        <c:v>300</c:v>
                      </c:pt>
                      <c:pt idx="1601">
                        <c:v>300</c:v>
                      </c:pt>
                      <c:pt idx="1602">
                        <c:v>300</c:v>
                      </c:pt>
                      <c:pt idx="1603">
                        <c:v>300</c:v>
                      </c:pt>
                      <c:pt idx="1604">
                        <c:v>300</c:v>
                      </c:pt>
                      <c:pt idx="1605">
                        <c:v>300</c:v>
                      </c:pt>
                      <c:pt idx="1606">
                        <c:v>300</c:v>
                      </c:pt>
                      <c:pt idx="1607">
                        <c:v>300</c:v>
                      </c:pt>
                      <c:pt idx="1608">
                        <c:v>300</c:v>
                      </c:pt>
                      <c:pt idx="1609">
                        <c:v>300</c:v>
                      </c:pt>
                      <c:pt idx="1610">
                        <c:v>300</c:v>
                      </c:pt>
                      <c:pt idx="1611">
                        <c:v>300</c:v>
                      </c:pt>
                      <c:pt idx="1612">
                        <c:v>300</c:v>
                      </c:pt>
                      <c:pt idx="1613">
                        <c:v>300</c:v>
                      </c:pt>
                      <c:pt idx="1614">
                        <c:v>300</c:v>
                      </c:pt>
                      <c:pt idx="1615">
                        <c:v>300</c:v>
                      </c:pt>
                      <c:pt idx="1616">
                        <c:v>300</c:v>
                      </c:pt>
                      <c:pt idx="1617">
                        <c:v>300</c:v>
                      </c:pt>
                      <c:pt idx="1618">
                        <c:v>300</c:v>
                      </c:pt>
                      <c:pt idx="1619">
                        <c:v>300</c:v>
                      </c:pt>
                      <c:pt idx="1620">
                        <c:v>300</c:v>
                      </c:pt>
                      <c:pt idx="1621">
                        <c:v>300</c:v>
                      </c:pt>
                      <c:pt idx="1622">
                        <c:v>300</c:v>
                      </c:pt>
                      <c:pt idx="1623">
                        <c:v>300</c:v>
                      </c:pt>
                      <c:pt idx="1624">
                        <c:v>300</c:v>
                      </c:pt>
                      <c:pt idx="1625">
                        <c:v>300</c:v>
                      </c:pt>
                      <c:pt idx="1626">
                        <c:v>300</c:v>
                      </c:pt>
                      <c:pt idx="1627">
                        <c:v>300</c:v>
                      </c:pt>
                      <c:pt idx="1628">
                        <c:v>300</c:v>
                      </c:pt>
                      <c:pt idx="1629">
                        <c:v>300</c:v>
                      </c:pt>
                      <c:pt idx="1630">
                        <c:v>300</c:v>
                      </c:pt>
                      <c:pt idx="1631">
                        <c:v>300</c:v>
                      </c:pt>
                      <c:pt idx="1632">
                        <c:v>300</c:v>
                      </c:pt>
                      <c:pt idx="1633">
                        <c:v>300</c:v>
                      </c:pt>
                      <c:pt idx="1634">
                        <c:v>300</c:v>
                      </c:pt>
                      <c:pt idx="1635">
                        <c:v>300</c:v>
                      </c:pt>
                      <c:pt idx="1636">
                        <c:v>300</c:v>
                      </c:pt>
                      <c:pt idx="1637">
                        <c:v>300</c:v>
                      </c:pt>
                      <c:pt idx="1638">
                        <c:v>300</c:v>
                      </c:pt>
                      <c:pt idx="1639">
                        <c:v>300</c:v>
                      </c:pt>
                      <c:pt idx="1640">
                        <c:v>300</c:v>
                      </c:pt>
                      <c:pt idx="1641">
                        <c:v>300</c:v>
                      </c:pt>
                      <c:pt idx="1642">
                        <c:v>300</c:v>
                      </c:pt>
                      <c:pt idx="1643">
                        <c:v>300</c:v>
                      </c:pt>
                      <c:pt idx="1644">
                        <c:v>300</c:v>
                      </c:pt>
                      <c:pt idx="1645">
                        <c:v>300</c:v>
                      </c:pt>
                      <c:pt idx="1646">
                        <c:v>300</c:v>
                      </c:pt>
                      <c:pt idx="1647">
                        <c:v>300</c:v>
                      </c:pt>
                      <c:pt idx="1648">
                        <c:v>300</c:v>
                      </c:pt>
                      <c:pt idx="1649">
                        <c:v>300</c:v>
                      </c:pt>
                      <c:pt idx="1650">
                        <c:v>300</c:v>
                      </c:pt>
                      <c:pt idx="1651">
                        <c:v>300</c:v>
                      </c:pt>
                      <c:pt idx="1652">
                        <c:v>300</c:v>
                      </c:pt>
                      <c:pt idx="1653">
                        <c:v>300</c:v>
                      </c:pt>
                      <c:pt idx="1654">
                        <c:v>300</c:v>
                      </c:pt>
                      <c:pt idx="1655">
                        <c:v>300</c:v>
                      </c:pt>
                      <c:pt idx="1656">
                        <c:v>300</c:v>
                      </c:pt>
                      <c:pt idx="1657">
                        <c:v>300</c:v>
                      </c:pt>
                      <c:pt idx="1658">
                        <c:v>300</c:v>
                      </c:pt>
                      <c:pt idx="1659">
                        <c:v>300</c:v>
                      </c:pt>
                      <c:pt idx="1660">
                        <c:v>300</c:v>
                      </c:pt>
                      <c:pt idx="1661">
                        <c:v>300</c:v>
                      </c:pt>
                      <c:pt idx="1662">
                        <c:v>300</c:v>
                      </c:pt>
                      <c:pt idx="1663">
                        <c:v>300</c:v>
                      </c:pt>
                      <c:pt idx="1664">
                        <c:v>300</c:v>
                      </c:pt>
                      <c:pt idx="1665">
                        <c:v>300</c:v>
                      </c:pt>
                      <c:pt idx="1666">
                        <c:v>300</c:v>
                      </c:pt>
                      <c:pt idx="1667">
                        <c:v>300</c:v>
                      </c:pt>
                      <c:pt idx="1668">
                        <c:v>300</c:v>
                      </c:pt>
                      <c:pt idx="1669">
                        <c:v>300</c:v>
                      </c:pt>
                      <c:pt idx="1670">
                        <c:v>300</c:v>
                      </c:pt>
                      <c:pt idx="1671">
                        <c:v>300</c:v>
                      </c:pt>
                      <c:pt idx="1672">
                        <c:v>300</c:v>
                      </c:pt>
                      <c:pt idx="1673">
                        <c:v>300</c:v>
                      </c:pt>
                      <c:pt idx="1674">
                        <c:v>300</c:v>
                      </c:pt>
                      <c:pt idx="1675">
                        <c:v>300</c:v>
                      </c:pt>
                      <c:pt idx="1676">
                        <c:v>300</c:v>
                      </c:pt>
                      <c:pt idx="1677">
                        <c:v>300</c:v>
                      </c:pt>
                      <c:pt idx="1678">
                        <c:v>300</c:v>
                      </c:pt>
                      <c:pt idx="1679">
                        <c:v>300</c:v>
                      </c:pt>
                      <c:pt idx="1680">
                        <c:v>300</c:v>
                      </c:pt>
                      <c:pt idx="1681">
                        <c:v>300</c:v>
                      </c:pt>
                      <c:pt idx="1682">
                        <c:v>300</c:v>
                      </c:pt>
                      <c:pt idx="1683">
                        <c:v>300</c:v>
                      </c:pt>
                      <c:pt idx="1684">
                        <c:v>300</c:v>
                      </c:pt>
                      <c:pt idx="1685">
                        <c:v>300</c:v>
                      </c:pt>
                      <c:pt idx="1686">
                        <c:v>300</c:v>
                      </c:pt>
                      <c:pt idx="1687">
                        <c:v>300</c:v>
                      </c:pt>
                      <c:pt idx="1688">
                        <c:v>300</c:v>
                      </c:pt>
                      <c:pt idx="1689">
                        <c:v>300</c:v>
                      </c:pt>
                      <c:pt idx="1690">
                        <c:v>300</c:v>
                      </c:pt>
                      <c:pt idx="1691">
                        <c:v>300</c:v>
                      </c:pt>
                      <c:pt idx="1692">
                        <c:v>300</c:v>
                      </c:pt>
                      <c:pt idx="1693">
                        <c:v>300</c:v>
                      </c:pt>
                      <c:pt idx="1694">
                        <c:v>300</c:v>
                      </c:pt>
                      <c:pt idx="1695">
                        <c:v>300</c:v>
                      </c:pt>
                      <c:pt idx="1696">
                        <c:v>300</c:v>
                      </c:pt>
                      <c:pt idx="1697">
                        <c:v>300</c:v>
                      </c:pt>
                      <c:pt idx="1698">
                        <c:v>300</c:v>
                      </c:pt>
                      <c:pt idx="1699">
                        <c:v>300</c:v>
                      </c:pt>
                      <c:pt idx="1700">
                        <c:v>300</c:v>
                      </c:pt>
                      <c:pt idx="1701">
                        <c:v>300</c:v>
                      </c:pt>
                      <c:pt idx="1702">
                        <c:v>300</c:v>
                      </c:pt>
                      <c:pt idx="1703">
                        <c:v>300</c:v>
                      </c:pt>
                      <c:pt idx="1704">
                        <c:v>300</c:v>
                      </c:pt>
                      <c:pt idx="1705">
                        <c:v>300</c:v>
                      </c:pt>
                      <c:pt idx="1706">
                        <c:v>300</c:v>
                      </c:pt>
                      <c:pt idx="1707">
                        <c:v>300</c:v>
                      </c:pt>
                      <c:pt idx="1708">
                        <c:v>300</c:v>
                      </c:pt>
                      <c:pt idx="1709">
                        <c:v>300</c:v>
                      </c:pt>
                      <c:pt idx="1710">
                        <c:v>300</c:v>
                      </c:pt>
                      <c:pt idx="1711">
                        <c:v>300</c:v>
                      </c:pt>
                      <c:pt idx="1712">
                        <c:v>300</c:v>
                      </c:pt>
                      <c:pt idx="1713">
                        <c:v>300</c:v>
                      </c:pt>
                      <c:pt idx="1714">
                        <c:v>300</c:v>
                      </c:pt>
                      <c:pt idx="1715">
                        <c:v>300</c:v>
                      </c:pt>
                      <c:pt idx="1716">
                        <c:v>300</c:v>
                      </c:pt>
                      <c:pt idx="1717">
                        <c:v>300</c:v>
                      </c:pt>
                      <c:pt idx="1718">
                        <c:v>300</c:v>
                      </c:pt>
                      <c:pt idx="1719">
                        <c:v>300</c:v>
                      </c:pt>
                      <c:pt idx="1720">
                        <c:v>300</c:v>
                      </c:pt>
                      <c:pt idx="1721">
                        <c:v>300</c:v>
                      </c:pt>
                      <c:pt idx="1722">
                        <c:v>300</c:v>
                      </c:pt>
                      <c:pt idx="1723">
                        <c:v>300</c:v>
                      </c:pt>
                      <c:pt idx="1724">
                        <c:v>300</c:v>
                      </c:pt>
                      <c:pt idx="1725">
                        <c:v>300</c:v>
                      </c:pt>
                      <c:pt idx="1726">
                        <c:v>300</c:v>
                      </c:pt>
                      <c:pt idx="1727">
                        <c:v>300</c:v>
                      </c:pt>
                      <c:pt idx="1728">
                        <c:v>300</c:v>
                      </c:pt>
                      <c:pt idx="1729">
                        <c:v>300</c:v>
                      </c:pt>
                      <c:pt idx="1730">
                        <c:v>300</c:v>
                      </c:pt>
                      <c:pt idx="1731">
                        <c:v>300</c:v>
                      </c:pt>
                      <c:pt idx="1732">
                        <c:v>300</c:v>
                      </c:pt>
                      <c:pt idx="1733">
                        <c:v>300</c:v>
                      </c:pt>
                      <c:pt idx="1734">
                        <c:v>300</c:v>
                      </c:pt>
                      <c:pt idx="1735">
                        <c:v>300</c:v>
                      </c:pt>
                      <c:pt idx="1736">
                        <c:v>300</c:v>
                      </c:pt>
                      <c:pt idx="1737">
                        <c:v>300</c:v>
                      </c:pt>
                      <c:pt idx="1738">
                        <c:v>300</c:v>
                      </c:pt>
                      <c:pt idx="1739">
                        <c:v>300</c:v>
                      </c:pt>
                      <c:pt idx="1740">
                        <c:v>300</c:v>
                      </c:pt>
                      <c:pt idx="1741">
                        <c:v>300</c:v>
                      </c:pt>
                      <c:pt idx="1742">
                        <c:v>300</c:v>
                      </c:pt>
                      <c:pt idx="1743">
                        <c:v>300</c:v>
                      </c:pt>
                      <c:pt idx="1744">
                        <c:v>300</c:v>
                      </c:pt>
                      <c:pt idx="1745">
                        <c:v>300</c:v>
                      </c:pt>
                      <c:pt idx="1746">
                        <c:v>300</c:v>
                      </c:pt>
                      <c:pt idx="1747">
                        <c:v>300</c:v>
                      </c:pt>
                      <c:pt idx="1748">
                        <c:v>300</c:v>
                      </c:pt>
                      <c:pt idx="1749">
                        <c:v>300</c:v>
                      </c:pt>
                      <c:pt idx="1750">
                        <c:v>300</c:v>
                      </c:pt>
                      <c:pt idx="1751">
                        <c:v>300</c:v>
                      </c:pt>
                      <c:pt idx="1752">
                        <c:v>300</c:v>
                      </c:pt>
                      <c:pt idx="1753">
                        <c:v>300</c:v>
                      </c:pt>
                      <c:pt idx="1754">
                        <c:v>300</c:v>
                      </c:pt>
                      <c:pt idx="1755">
                        <c:v>300</c:v>
                      </c:pt>
                      <c:pt idx="1756">
                        <c:v>300</c:v>
                      </c:pt>
                      <c:pt idx="1757">
                        <c:v>300</c:v>
                      </c:pt>
                      <c:pt idx="1758">
                        <c:v>300</c:v>
                      </c:pt>
                      <c:pt idx="1759">
                        <c:v>300</c:v>
                      </c:pt>
                      <c:pt idx="1760">
                        <c:v>300</c:v>
                      </c:pt>
                      <c:pt idx="1761">
                        <c:v>300</c:v>
                      </c:pt>
                      <c:pt idx="1762">
                        <c:v>300</c:v>
                      </c:pt>
                      <c:pt idx="1763">
                        <c:v>300</c:v>
                      </c:pt>
                      <c:pt idx="1764">
                        <c:v>300</c:v>
                      </c:pt>
                      <c:pt idx="1765">
                        <c:v>300</c:v>
                      </c:pt>
                      <c:pt idx="1766">
                        <c:v>300</c:v>
                      </c:pt>
                      <c:pt idx="1767">
                        <c:v>300</c:v>
                      </c:pt>
                      <c:pt idx="1768">
                        <c:v>300</c:v>
                      </c:pt>
                      <c:pt idx="1769">
                        <c:v>300</c:v>
                      </c:pt>
                      <c:pt idx="1770">
                        <c:v>300</c:v>
                      </c:pt>
                      <c:pt idx="1771">
                        <c:v>300</c:v>
                      </c:pt>
                      <c:pt idx="1772">
                        <c:v>300</c:v>
                      </c:pt>
                      <c:pt idx="1773">
                        <c:v>300</c:v>
                      </c:pt>
                      <c:pt idx="1774">
                        <c:v>300</c:v>
                      </c:pt>
                      <c:pt idx="1775">
                        <c:v>300</c:v>
                      </c:pt>
                      <c:pt idx="1776">
                        <c:v>300</c:v>
                      </c:pt>
                      <c:pt idx="1777">
                        <c:v>300</c:v>
                      </c:pt>
                      <c:pt idx="1778">
                        <c:v>300</c:v>
                      </c:pt>
                      <c:pt idx="1779">
                        <c:v>300</c:v>
                      </c:pt>
                      <c:pt idx="1780">
                        <c:v>300</c:v>
                      </c:pt>
                      <c:pt idx="1781">
                        <c:v>300</c:v>
                      </c:pt>
                      <c:pt idx="1782">
                        <c:v>300</c:v>
                      </c:pt>
                      <c:pt idx="1783">
                        <c:v>300</c:v>
                      </c:pt>
                      <c:pt idx="1784">
                        <c:v>300</c:v>
                      </c:pt>
                      <c:pt idx="1785">
                        <c:v>300</c:v>
                      </c:pt>
                      <c:pt idx="1786">
                        <c:v>300</c:v>
                      </c:pt>
                      <c:pt idx="1787">
                        <c:v>300</c:v>
                      </c:pt>
                      <c:pt idx="1788">
                        <c:v>300</c:v>
                      </c:pt>
                      <c:pt idx="1789">
                        <c:v>300</c:v>
                      </c:pt>
                      <c:pt idx="1790">
                        <c:v>300</c:v>
                      </c:pt>
                      <c:pt idx="1791">
                        <c:v>300</c:v>
                      </c:pt>
                      <c:pt idx="1792">
                        <c:v>300</c:v>
                      </c:pt>
                      <c:pt idx="1793">
                        <c:v>300</c:v>
                      </c:pt>
                      <c:pt idx="1794">
                        <c:v>300</c:v>
                      </c:pt>
                      <c:pt idx="1795">
                        <c:v>300</c:v>
                      </c:pt>
                      <c:pt idx="1796">
                        <c:v>300</c:v>
                      </c:pt>
                      <c:pt idx="1797">
                        <c:v>300</c:v>
                      </c:pt>
                      <c:pt idx="1798">
                        <c:v>300</c:v>
                      </c:pt>
                      <c:pt idx="1799">
                        <c:v>300</c:v>
                      </c:pt>
                      <c:pt idx="1800">
                        <c:v>300</c:v>
                      </c:pt>
                      <c:pt idx="1801">
                        <c:v>300</c:v>
                      </c:pt>
                      <c:pt idx="1802">
                        <c:v>300</c:v>
                      </c:pt>
                      <c:pt idx="1803">
                        <c:v>300</c:v>
                      </c:pt>
                      <c:pt idx="1804">
                        <c:v>300</c:v>
                      </c:pt>
                      <c:pt idx="1805">
                        <c:v>300</c:v>
                      </c:pt>
                      <c:pt idx="1806">
                        <c:v>300</c:v>
                      </c:pt>
                      <c:pt idx="1807">
                        <c:v>300</c:v>
                      </c:pt>
                      <c:pt idx="1808">
                        <c:v>300</c:v>
                      </c:pt>
                      <c:pt idx="1809">
                        <c:v>300</c:v>
                      </c:pt>
                      <c:pt idx="1810">
                        <c:v>300</c:v>
                      </c:pt>
                      <c:pt idx="1811">
                        <c:v>300</c:v>
                      </c:pt>
                      <c:pt idx="1812">
                        <c:v>300</c:v>
                      </c:pt>
                      <c:pt idx="1813">
                        <c:v>300</c:v>
                      </c:pt>
                      <c:pt idx="1814">
                        <c:v>300</c:v>
                      </c:pt>
                      <c:pt idx="1815">
                        <c:v>300</c:v>
                      </c:pt>
                      <c:pt idx="1816">
                        <c:v>300</c:v>
                      </c:pt>
                      <c:pt idx="1817">
                        <c:v>300</c:v>
                      </c:pt>
                      <c:pt idx="1818">
                        <c:v>300</c:v>
                      </c:pt>
                      <c:pt idx="1819">
                        <c:v>300</c:v>
                      </c:pt>
                      <c:pt idx="1820">
                        <c:v>300</c:v>
                      </c:pt>
                      <c:pt idx="1821">
                        <c:v>300</c:v>
                      </c:pt>
                      <c:pt idx="1822">
                        <c:v>300</c:v>
                      </c:pt>
                      <c:pt idx="1823">
                        <c:v>300</c:v>
                      </c:pt>
                      <c:pt idx="1824">
                        <c:v>300</c:v>
                      </c:pt>
                      <c:pt idx="1825">
                        <c:v>300</c:v>
                      </c:pt>
                      <c:pt idx="1826">
                        <c:v>300</c:v>
                      </c:pt>
                      <c:pt idx="1827">
                        <c:v>300</c:v>
                      </c:pt>
                      <c:pt idx="1828">
                        <c:v>300</c:v>
                      </c:pt>
                      <c:pt idx="1829">
                        <c:v>300</c:v>
                      </c:pt>
                      <c:pt idx="1830">
                        <c:v>300</c:v>
                      </c:pt>
                      <c:pt idx="1831">
                        <c:v>300</c:v>
                      </c:pt>
                      <c:pt idx="1832">
                        <c:v>300</c:v>
                      </c:pt>
                      <c:pt idx="1833">
                        <c:v>300</c:v>
                      </c:pt>
                      <c:pt idx="1834">
                        <c:v>300</c:v>
                      </c:pt>
                      <c:pt idx="1835">
                        <c:v>300</c:v>
                      </c:pt>
                      <c:pt idx="1836">
                        <c:v>300</c:v>
                      </c:pt>
                      <c:pt idx="1837">
                        <c:v>300</c:v>
                      </c:pt>
                      <c:pt idx="1838">
                        <c:v>300</c:v>
                      </c:pt>
                      <c:pt idx="1839">
                        <c:v>300</c:v>
                      </c:pt>
                      <c:pt idx="1840">
                        <c:v>300</c:v>
                      </c:pt>
                      <c:pt idx="1841">
                        <c:v>300</c:v>
                      </c:pt>
                      <c:pt idx="1842">
                        <c:v>300</c:v>
                      </c:pt>
                      <c:pt idx="1843">
                        <c:v>300</c:v>
                      </c:pt>
                      <c:pt idx="1844">
                        <c:v>300</c:v>
                      </c:pt>
                      <c:pt idx="1845">
                        <c:v>300</c:v>
                      </c:pt>
                      <c:pt idx="1846">
                        <c:v>300</c:v>
                      </c:pt>
                      <c:pt idx="1847">
                        <c:v>300</c:v>
                      </c:pt>
                      <c:pt idx="1848">
                        <c:v>300</c:v>
                      </c:pt>
                      <c:pt idx="1849">
                        <c:v>300</c:v>
                      </c:pt>
                      <c:pt idx="1850">
                        <c:v>300</c:v>
                      </c:pt>
                      <c:pt idx="1851">
                        <c:v>300</c:v>
                      </c:pt>
                      <c:pt idx="1852">
                        <c:v>300</c:v>
                      </c:pt>
                      <c:pt idx="1853">
                        <c:v>300</c:v>
                      </c:pt>
                      <c:pt idx="1854">
                        <c:v>300</c:v>
                      </c:pt>
                      <c:pt idx="1855">
                        <c:v>300</c:v>
                      </c:pt>
                      <c:pt idx="1856">
                        <c:v>300</c:v>
                      </c:pt>
                      <c:pt idx="1857">
                        <c:v>300</c:v>
                      </c:pt>
                      <c:pt idx="1858">
                        <c:v>300</c:v>
                      </c:pt>
                      <c:pt idx="1859">
                        <c:v>300</c:v>
                      </c:pt>
                      <c:pt idx="1860">
                        <c:v>300</c:v>
                      </c:pt>
                      <c:pt idx="1861">
                        <c:v>300</c:v>
                      </c:pt>
                      <c:pt idx="1862">
                        <c:v>300</c:v>
                      </c:pt>
                      <c:pt idx="1863">
                        <c:v>300</c:v>
                      </c:pt>
                      <c:pt idx="1864">
                        <c:v>300</c:v>
                      </c:pt>
                      <c:pt idx="1865">
                        <c:v>300</c:v>
                      </c:pt>
                      <c:pt idx="1866">
                        <c:v>300</c:v>
                      </c:pt>
                      <c:pt idx="1867">
                        <c:v>300</c:v>
                      </c:pt>
                      <c:pt idx="1868">
                        <c:v>300</c:v>
                      </c:pt>
                      <c:pt idx="1869">
                        <c:v>300</c:v>
                      </c:pt>
                      <c:pt idx="1870">
                        <c:v>300</c:v>
                      </c:pt>
                      <c:pt idx="1871">
                        <c:v>300</c:v>
                      </c:pt>
                      <c:pt idx="1872">
                        <c:v>300</c:v>
                      </c:pt>
                      <c:pt idx="1873">
                        <c:v>300</c:v>
                      </c:pt>
                      <c:pt idx="1874">
                        <c:v>300</c:v>
                      </c:pt>
                      <c:pt idx="1875">
                        <c:v>300</c:v>
                      </c:pt>
                      <c:pt idx="1876">
                        <c:v>300</c:v>
                      </c:pt>
                      <c:pt idx="1877">
                        <c:v>300</c:v>
                      </c:pt>
                      <c:pt idx="1878">
                        <c:v>300</c:v>
                      </c:pt>
                      <c:pt idx="1879">
                        <c:v>300</c:v>
                      </c:pt>
                      <c:pt idx="1880">
                        <c:v>300</c:v>
                      </c:pt>
                      <c:pt idx="1881">
                        <c:v>300</c:v>
                      </c:pt>
                      <c:pt idx="1882">
                        <c:v>300</c:v>
                      </c:pt>
                      <c:pt idx="1883">
                        <c:v>300</c:v>
                      </c:pt>
                      <c:pt idx="1884">
                        <c:v>300</c:v>
                      </c:pt>
                      <c:pt idx="1885">
                        <c:v>300</c:v>
                      </c:pt>
                      <c:pt idx="1886">
                        <c:v>300</c:v>
                      </c:pt>
                      <c:pt idx="1887">
                        <c:v>300</c:v>
                      </c:pt>
                      <c:pt idx="1888">
                        <c:v>300</c:v>
                      </c:pt>
                      <c:pt idx="1889">
                        <c:v>300</c:v>
                      </c:pt>
                      <c:pt idx="1890">
                        <c:v>300</c:v>
                      </c:pt>
                      <c:pt idx="1891">
                        <c:v>300</c:v>
                      </c:pt>
                      <c:pt idx="1892">
                        <c:v>300</c:v>
                      </c:pt>
                      <c:pt idx="1893">
                        <c:v>300</c:v>
                      </c:pt>
                      <c:pt idx="1894">
                        <c:v>300</c:v>
                      </c:pt>
                      <c:pt idx="1895">
                        <c:v>300</c:v>
                      </c:pt>
                      <c:pt idx="1896">
                        <c:v>300</c:v>
                      </c:pt>
                      <c:pt idx="1897">
                        <c:v>300</c:v>
                      </c:pt>
                      <c:pt idx="1898">
                        <c:v>300</c:v>
                      </c:pt>
                      <c:pt idx="1899">
                        <c:v>300</c:v>
                      </c:pt>
                      <c:pt idx="1900">
                        <c:v>300</c:v>
                      </c:pt>
                      <c:pt idx="1901">
                        <c:v>300</c:v>
                      </c:pt>
                      <c:pt idx="1902">
                        <c:v>300</c:v>
                      </c:pt>
                      <c:pt idx="1903">
                        <c:v>300</c:v>
                      </c:pt>
                      <c:pt idx="1904">
                        <c:v>300</c:v>
                      </c:pt>
                      <c:pt idx="1905">
                        <c:v>300</c:v>
                      </c:pt>
                      <c:pt idx="1906">
                        <c:v>300</c:v>
                      </c:pt>
                      <c:pt idx="1907">
                        <c:v>300</c:v>
                      </c:pt>
                      <c:pt idx="1908">
                        <c:v>300</c:v>
                      </c:pt>
                      <c:pt idx="1909">
                        <c:v>300</c:v>
                      </c:pt>
                      <c:pt idx="1910">
                        <c:v>300</c:v>
                      </c:pt>
                      <c:pt idx="1911">
                        <c:v>300</c:v>
                      </c:pt>
                      <c:pt idx="1912">
                        <c:v>300</c:v>
                      </c:pt>
                      <c:pt idx="1913">
                        <c:v>300</c:v>
                      </c:pt>
                      <c:pt idx="1914">
                        <c:v>300</c:v>
                      </c:pt>
                      <c:pt idx="1915">
                        <c:v>300</c:v>
                      </c:pt>
                      <c:pt idx="1916">
                        <c:v>300</c:v>
                      </c:pt>
                      <c:pt idx="1917">
                        <c:v>300</c:v>
                      </c:pt>
                      <c:pt idx="1918">
                        <c:v>300</c:v>
                      </c:pt>
                      <c:pt idx="1919">
                        <c:v>300</c:v>
                      </c:pt>
                      <c:pt idx="1920">
                        <c:v>300</c:v>
                      </c:pt>
                      <c:pt idx="1921">
                        <c:v>300</c:v>
                      </c:pt>
                      <c:pt idx="1922">
                        <c:v>300</c:v>
                      </c:pt>
                      <c:pt idx="1923">
                        <c:v>300</c:v>
                      </c:pt>
                      <c:pt idx="1924">
                        <c:v>300</c:v>
                      </c:pt>
                      <c:pt idx="1925">
                        <c:v>300</c:v>
                      </c:pt>
                      <c:pt idx="1926">
                        <c:v>300</c:v>
                      </c:pt>
                      <c:pt idx="1927">
                        <c:v>300</c:v>
                      </c:pt>
                      <c:pt idx="1928">
                        <c:v>300</c:v>
                      </c:pt>
                      <c:pt idx="1929">
                        <c:v>300</c:v>
                      </c:pt>
                      <c:pt idx="1930">
                        <c:v>300</c:v>
                      </c:pt>
                      <c:pt idx="1931">
                        <c:v>300</c:v>
                      </c:pt>
                      <c:pt idx="1932">
                        <c:v>300</c:v>
                      </c:pt>
                      <c:pt idx="1933">
                        <c:v>300</c:v>
                      </c:pt>
                      <c:pt idx="1934">
                        <c:v>300</c:v>
                      </c:pt>
                      <c:pt idx="1935">
                        <c:v>300</c:v>
                      </c:pt>
                      <c:pt idx="1936">
                        <c:v>300</c:v>
                      </c:pt>
                      <c:pt idx="1937">
                        <c:v>300</c:v>
                      </c:pt>
                      <c:pt idx="1938">
                        <c:v>300</c:v>
                      </c:pt>
                      <c:pt idx="1939">
                        <c:v>300</c:v>
                      </c:pt>
                      <c:pt idx="1940">
                        <c:v>300</c:v>
                      </c:pt>
                      <c:pt idx="1941">
                        <c:v>300</c:v>
                      </c:pt>
                      <c:pt idx="1942">
                        <c:v>300</c:v>
                      </c:pt>
                      <c:pt idx="1943">
                        <c:v>300</c:v>
                      </c:pt>
                      <c:pt idx="1944">
                        <c:v>300</c:v>
                      </c:pt>
                      <c:pt idx="1945">
                        <c:v>300</c:v>
                      </c:pt>
                      <c:pt idx="1946">
                        <c:v>300</c:v>
                      </c:pt>
                      <c:pt idx="1947">
                        <c:v>300</c:v>
                      </c:pt>
                      <c:pt idx="1948">
                        <c:v>300</c:v>
                      </c:pt>
                      <c:pt idx="1949">
                        <c:v>300</c:v>
                      </c:pt>
                      <c:pt idx="1950">
                        <c:v>300</c:v>
                      </c:pt>
                      <c:pt idx="1951">
                        <c:v>300</c:v>
                      </c:pt>
                      <c:pt idx="1952">
                        <c:v>300</c:v>
                      </c:pt>
                      <c:pt idx="1953">
                        <c:v>300</c:v>
                      </c:pt>
                      <c:pt idx="1954">
                        <c:v>300</c:v>
                      </c:pt>
                      <c:pt idx="1955">
                        <c:v>300</c:v>
                      </c:pt>
                      <c:pt idx="1956">
                        <c:v>300</c:v>
                      </c:pt>
                      <c:pt idx="1957">
                        <c:v>300</c:v>
                      </c:pt>
                      <c:pt idx="1958">
                        <c:v>300</c:v>
                      </c:pt>
                      <c:pt idx="1959">
                        <c:v>300</c:v>
                      </c:pt>
                      <c:pt idx="1960">
                        <c:v>300</c:v>
                      </c:pt>
                      <c:pt idx="1961">
                        <c:v>300</c:v>
                      </c:pt>
                      <c:pt idx="1962">
                        <c:v>300</c:v>
                      </c:pt>
                      <c:pt idx="1963">
                        <c:v>300</c:v>
                      </c:pt>
                      <c:pt idx="1964">
                        <c:v>300</c:v>
                      </c:pt>
                      <c:pt idx="1965">
                        <c:v>300</c:v>
                      </c:pt>
                      <c:pt idx="1966">
                        <c:v>300</c:v>
                      </c:pt>
                      <c:pt idx="1967">
                        <c:v>300</c:v>
                      </c:pt>
                      <c:pt idx="1968">
                        <c:v>300</c:v>
                      </c:pt>
                      <c:pt idx="1969">
                        <c:v>300</c:v>
                      </c:pt>
                      <c:pt idx="1970">
                        <c:v>300</c:v>
                      </c:pt>
                      <c:pt idx="1971">
                        <c:v>300</c:v>
                      </c:pt>
                      <c:pt idx="1972">
                        <c:v>300</c:v>
                      </c:pt>
                      <c:pt idx="1973">
                        <c:v>300</c:v>
                      </c:pt>
                      <c:pt idx="1974">
                        <c:v>300</c:v>
                      </c:pt>
                      <c:pt idx="1975">
                        <c:v>300</c:v>
                      </c:pt>
                      <c:pt idx="1976">
                        <c:v>300</c:v>
                      </c:pt>
                      <c:pt idx="1977">
                        <c:v>300</c:v>
                      </c:pt>
                      <c:pt idx="1978">
                        <c:v>300</c:v>
                      </c:pt>
                      <c:pt idx="1979">
                        <c:v>300</c:v>
                      </c:pt>
                      <c:pt idx="1980">
                        <c:v>300</c:v>
                      </c:pt>
                      <c:pt idx="1981">
                        <c:v>300</c:v>
                      </c:pt>
                      <c:pt idx="1982">
                        <c:v>300</c:v>
                      </c:pt>
                      <c:pt idx="1983">
                        <c:v>300</c:v>
                      </c:pt>
                      <c:pt idx="1984">
                        <c:v>300</c:v>
                      </c:pt>
                      <c:pt idx="1985">
                        <c:v>300</c:v>
                      </c:pt>
                      <c:pt idx="1986">
                        <c:v>300</c:v>
                      </c:pt>
                      <c:pt idx="1987">
                        <c:v>300</c:v>
                      </c:pt>
                      <c:pt idx="1988">
                        <c:v>300</c:v>
                      </c:pt>
                      <c:pt idx="1989">
                        <c:v>300</c:v>
                      </c:pt>
                      <c:pt idx="1990">
                        <c:v>300</c:v>
                      </c:pt>
                      <c:pt idx="1991">
                        <c:v>300</c:v>
                      </c:pt>
                      <c:pt idx="1992">
                        <c:v>300</c:v>
                      </c:pt>
                      <c:pt idx="1993">
                        <c:v>300</c:v>
                      </c:pt>
                      <c:pt idx="1994">
                        <c:v>300</c:v>
                      </c:pt>
                      <c:pt idx="1995">
                        <c:v>300</c:v>
                      </c:pt>
                      <c:pt idx="1996">
                        <c:v>300</c:v>
                      </c:pt>
                      <c:pt idx="1997">
                        <c:v>300</c:v>
                      </c:pt>
                      <c:pt idx="1998">
                        <c:v>300</c:v>
                      </c:pt>
                      <c:pt idx="1999">
                        <c:v>300</c:v>
                      </c:pt>
                      <c:pt idx="2000">
                        <c:v>300</c:v>
                      </c:pt>
                      <c:pt idx="2001">
                        <c:v>300</c:v>
                      </c:pt>
                      <c:pt idx="2002">
                        <c:v>300</c:v>
                      </c:pt>
                      <c:pt idx="2003">
                        <c:v>300</c:v>
                      </c:pt>
                      <c:pt idx="2004">
                        <c:v>300</c:v>
                      </c:pt>
                      <c:pt idx="2005">
                        <c:v>300</c:v>
                      </c:pt>
                      <c:pt idx="2006">
                        <c:v>300</c:v>
                      </c:pt>
                      <c:pt idx="2007">
                        <c:v>300</c:v>
                      </c:pt>
                      <c:pt idx="2008">
                        <c:v>300</c:v>
                      </c:pt>
                      <c:pt idx="2009">
                        <c:v>300</c:v>
                      </c:pt>
                      <c:pt idx="2010">
                        <c:v>300</c:v>
                      </c:pt>
                      <c:pt idx="2011">
                        <c:v>300</c:v>
                      </c:pt>
                      <c:pt idx="2012">
                        <c:v>300</c:v>
                      </c:pt>
                      <c:pt idx="2013">
                        <c:v>300</c:v>
                      </c:pt>
                      <c:pt idx="2014">
                        <c:v>300</c:v>
                      </c:pt>
                      <c:pt idx="2015">
                        <c:v>300</c:v>
                      </c:pt>
                      <c:pt idx="2016">
                        <c:v>300</c:v>
                      </c:pt>
                      <c:pt idx="2017">
                        <c:v>300</c:v>
                      </c:pt>
                      <c:pt idx="2018">
                        <c:v>300</c:v>
                      </c:pt>
                      <c:pt idx="2019">
                        <c:v>300</c:v>
                      </c:pt>
                      <c:pt idx="2020">
                        <c:v>300</c:v>
                      </c:pt>
                      <c:pt idx="2021">
                        <c:v>300</c:v>
                      </c:pt>
                      <c:pt idx="2022">
                        <c:v>300</c:v>
                      </c:pt>
                      <c:pt idx="2023">
                        <c:v>300</c:v>
                      </c:pt>
                      <c:pt idx="2024">
                        <c:v>300</c:v>
                      </c:pt>
                      <c:pt idx="2025">
                        <c:v>300</c:v>
                      </c:pt>
                      <c:pt idx="2026">
                        <c:v>300</c:v>
                      </c:pt>
                      <c:pt idx="2027">
                        <c:v>300</c:v>
                      </c:pt>
                      <c:pt idx="2028">
                        <c:v>300</c:v>
                      </c:pt>
                      <c:pt idx="2029">
                        <c:v>300</c:v>
                      </c:pt>
                      <c:pt idx="2030">
                        <c:v>300</c:v>
                      </c:pt>
                      <c:pt idx="2031">
                        <c:v>300</c:v>
                      </c:pt>
                      <c:pt idx="2032">
                        <c:v>300</c:v>
                      </c:pt>
                      <c:pt idx="2033">
                        <c:v>300</c:v>
                      </c:pt>
                      <c:pt idx="2034">
                        <c:v>300</c:v>
                      </c:pt>
                      <c:pt idx="2035">
                        <c:v>300</c:v>
                      </c:pt>
                      <c:pt idx="2036">
                        <c:v>300</c:v>
                      </c:pt>
                      <c:pt idx="2037">
                        <c:v>300</c:v>
                      </c:pt>
                      <c:pt idx="2038">
                        <c:v>300</c:v>
                      </c:pt>
                      <c:pt idx="2039">
                        <c:v>300</c:v>
                      </c:pt>
                      <c:pt idx="2040">
                        <c:v>300</c:v>
                      </c:pt>
                      <c:pt idx="2041">
                        <c:v>300</c:v>
                      </c:pt>
                      <c:pt idx="2042">
                        <c:v>300</c:v>
                      </c:pt>
                      <c:pt idx="2043">
                        <c:v>300</c:v>
                      </c:pt>
                      <c:pt idx="2044">
                        <c:v>300</c:v>
                      </c:pt>
                      <c:pt idx="2045">
                        <c:v>300</c:v>
                      </c:pt>
                      <c:pt idx="2046">
                        <c:v>300</c:v>
                      </c:pt>
                      <c:pt idx="2047">
                        <c:v>300</c:v>
                      </c:pt>
                      <c:pt idx="2048">
                        <c:v>300</c:v>
                      </c:pt>
                      <c:pt idx="2049">
                        <c:v>300</c:v>
                      </c:pt>
                      <c:pt idx="2050">
                        <c:v>300</c:v>
                      </c:pt>
                      <c:pt idx="2051">
                        <c:v>300</c:v>
                      </c:pt>
                      <c:pt idx="2052">
                        <c:v>300</c:v>
                      </c:pt>
                      <c:pt idx="2053">
                        <c:v>300</c:v>
                      </c:pt>
                      <c:pt idx="2054">
                        <c:v>300</c:v>
                      </c:pt>
                      <c:pt idx="2055">
                        <c:v>300</c:v>
                      </c:pt>
                      <c:pt idx="2056">
                        <c:v>300</c:v>
                      </c:pt>
                      <c:pt idx="2057">
                        <c:v>300</c:v>
                      </c:pt>
                      <c:pt idx="2058">
                        <c:v>300</c:v>
                      </c:pt>
                      <c:pt idx="2059">
                        <c:v>300</c:v>
                      </c:pt>
                      <c:pt idx="2060">
                        <c:v>300</c:v>
                      </c:pt>
                      <c:pt idx="2061">
                        <c:v>300</c:v>
                      </c:pt>
                      <c:pt idx="2062">
                        <c:v>300</c:v>
                      </c:pt>
                      <c:pt idx="2063">
                        <c:v>300</c:v>
                      </c:pt>
                      <c:pt idx="2064">
                        <c:v>300</c:v>
                      </c:pt>
                      <c:pt idx="2065">
                        <c:v>300</c:v>
                      </c:pt>
                      <c:pt idx="2066">
                        <c:v>300</c:v>
                      </c:pt>
                      <c:pt idx="2067">
                        <c:v>300</c:v>
                      </c:pt>
                      <c:pt idx="2068">
                        <c:v>300</c:v>
                      </c:pt>
                      <c:pt idx="2069">
                        <c:v>300</c:v>
                      </c:pt>
                      <c:pt idx="2070">
                        <c:v>300</c:v>
                      </c:pt>
                      <c:pt idx="2071">
                        <c:v>300</c:v>
                      </c:pt>
                      <c:pt idx="2072">
                        <c:v>300</c:v>
                      </c:pt>
                      <c:pt idx="2073">
                        <c:v>300</c:v>
                      </c:pt>
                      <c:pt idx="2074">
                        <c:v>300</c:v>
                      </c:pt>
                      <c:pt idx="2075">
                        <c:v>300</c:v>
                      </c:pt>
                      <c:pt idx="2076">
                        <c:v>300</c:v>
                      </c:pt>
                      <c:pt idx="2077">
                        <c:v>300</c:v>
                      </c:pt>
                      <c:pt idx="2078">
                        <c:v>300</c:v>
                      </c:pt>
                      <c:pt idx="2079">
                        <c:v>300</c:v>
                      </c:pt>
                      <c:pt idx="2080">
                        <c:v>300</c:v>
                      </c:pt>
                      <c:pt idx="2081">
                        <c:v>300</c:v>
                      </c:pt>
                      <c:pt idx="2082">
                        <c:v>300</c:v>
                      </c:pt>
                      <c:pt idx="2083">
                        <c:v>300</c:v>
                      </c:pt>
                      <c:pt idx="2084">
                        <c:v>300</c:v>
                      </c:pt>
                      <c:pt idx="2085">
                        <c:v>300</c:v>
                      </c:pt>
                      <c:pt idx="2086">
                        <c:v>300</c:v>
                      </c:pt>
                      <c:pt idx="2087">
                        <c:v>300</c:v>
                      </c:pt>
                      <c:pt idx="2088">
                        <c:v>300</c:v>
                      </c:pt>
                      <c:pt idx="2089">
                        <c:v>300</c:v>
                      </c:pt>
                      <c:pt idx="2090">
                        <c:v>300</c:v>
                      </c:pt>
                      <c:pt idx="2091">
                        <c:v>300</c:v>
                      </c:pt>
                      <c:pt idx="2092">
                        <c:v>300</c:v>
                      </c:pt>
                      <c:pt idx="2093">
                        <c:v>300</c:v>
                      </c:pt>
                      <c:pt idx="2094">
                        <c:v>300</c:v>
                      </c:pt>
                      <c:pt idx="2095">
                        <c:v>300</c:v>
                      </c:pt>
                      <c:pt idx="2096">
                        <c:v>300</c:v>
                      </c:pt>
                      <c:pt idx="2097">
                        <c:v>300</c:v>
                      </c:pt>
                      <c:pt idx="2098">
                        <c:v>300</c:v>
                      </c:pt>
                      <c:pt idx="2099">
                        <c:v>300</c:v>
                      </c:pt>
                      <c:pt idx="2100">
                        <c:v>300</c:v>
                      </c:pt>
                      <c:pt idx="2101">
                        <c:v>300</c:v>
                      </c:pt>
                      <c:pt idx="2102">
                        <c:v>300</c:v>
                      </c:pt>
                      <c:pt idx="2103">
                        <c:v>300</c:v>
                      </c:pt>
                      <c:pt idx="2104">
                        <c:v>300</c:v>
                      </c:pt>
                      <c:pt idx="2105">
                        <c:v>300</c:v>
                      </c:pt>
                      <c:pt idx="2106">
                        <c:v>300</c:v>
                      </c:pt>
                      <c:pt idx="2107">
                        <c:v>300</c:v>
                      </c:pt>
                      <c:pt idx="2108">
                        <c:v>300</c:v>
                      </c:pt>
                      <c:pt idx="2109">
                        <c:v>300</c:v>
                      </c:pt>
                      <c:pt idx="2110">
                        <c:v>300</c:v>
                      </c:pt>
                      <c:pt idx="2111">
                        <c:v>300</c:v>
                      </c:pt>
                      <c:pt idx="2112">
                        <c:v>300</c:v>
                      </c:pt>
                      <c:pt idx="2113">
                        <c:v>300</c:v>
                      </c:pt>
                      <c:pt idx="2114">
                        <c:v>300</c:v>
                      </c:pt>
                      <c:pt idx="2115">
                        <c:v>300</c:v>
                      </c:pt>
                      <c:pt idx="2116">
                        <c:v>300</c:v>
                      </c:pt>
                      <c:pt idx="2117">
                        <c:v>300</c:v>
                      </c:pt>
                      <c:pt idx="2118">
                        <c:v>300</c:v>
                      </c:pt>
                      <c:pt idx="2119">
                        <c:v>300</c:v>
                      </c:pt>
                      <c:pt idx="2120">
                        <c:v>300</c:v>
                      </c:pt>
                      <c:pt idx="2121">
                        <c:v>300</c:v>
                      </c:pt>
                      <c:pt idx="2122">
                        <c:v>300</c:v>
                      </c:pt>
                      <c:pt idx="2123">
                        <c:v>300</c:v>
                      </c:pt>
                      <c:pt idx="2124">
                        <c:v>300</c:v>
                      </c:pt>
                      <c:pt idx="2125">
                        <c:v>300</c:v>
                      </c:pt>
                      <c:pt idx="2126">
                        <c:v>300</c:v>
                      </c:pt>
                      <c:pt idx="2127">
                        <c:v>300</c:v>
                      </c:pt>
                      <c:pt idx="2128">
                        <c:v>300</c:v>
                      </c:pt>
                      <c:pt idx="2129">
                        <c:v>300</c:v>
                      </c:pt>
                      <c:pt idx="2130">
                        <c:v>300</c:v>
                      </c:pt>
                      <c:pt idx="2131">
                        <c:v>300</c:v>
                      </c:pt>
                      <c:pt idx="2132">
                        <c:v>300</c:v>
                      </c:pt>
                      <c:pt idx="2133">
                        <c:v>300</c:v>
                      </c:pt>
                      <c:pt idx="2134">
                        <c:v>300</c:v>
                      </c:pt>
                      <c:pt idx="2135">
                        <c:v>300</c:v>
                      </c:pt>
                      <c:pt idx="2136">
                        <c:v>300</c:v>
                      </c:pt>
                      <c:pt idx="2137">
                        <c:v>300</c:v>
                      </c:pt>
                      <c:pt idx="2138">
                        <c:v>300</c:v>
                      </c:pt>
                      <c:pt idx="2139">
                        <c:v>300</c:v>
                      </c:pt>
                      <c:pt idx="2140">
                        <c:v>300</c:v>
                      </c:pt>
                      <c:pt idx="2141">
                        <c:v>300</c:v>
                      </c:pt>
                      <c:pt idx="2142">
                        <c:v>300</c:v>
                      </c:pt>
                      <c:pt idx="2143">
                        <c:v>300</c:v>
                      </c:pt>
                      <c:pt idx="2144">
                        <c:v>300</c:v>
                      </c:pt>
                      <c:pt idx="2145">
                        <c:v>300</c:v>
                      </c:pt>
                      <c:pt idx="2146">
                        <c:v>300</c:v>
                      </c:pt>
                      <c:pt idx="2147">
                        <c:v>300</c:v>
                      </c:pt>
                      <c:pt idx="2148">
                        <c:v>300</c:v>
                      </c:pt>
                      <c:pt idx="2149">
                        <c:v>300</c:v>
                      </c:pt>
                      <c:pt idx="2150">
                        <c:v>300</c:v>
                      </c:pt>
                      <c:pt idx="2151">
                        <c:v>300</c:v>
                      </c:pt>
                      <c:pt idx="2152">
                        <c:v>300</c:v>
                      </c:pt>
                      <c:pt idx="2153">
                        <c:v>300</c:v>
                      </c:pt>
                      <c:pt idx="2154">
                        <c:v>300</c:v>
                      </c:pt>
                      <c:pt idx="2155">
                        <c:v>300</c:v>
                      </c:pt>
                      <c:pt idx="2156">
                        <c:v>300</c:v>
                      </c:pt>
                      <c:pt idx="2157">
                        <c:v>300</c:v>
                      </c:pt>
                      <c:pt idx="2158">
                        <c:v>300</c:v>
                      </c:pt>
                      <c:pt idx="2159">
                        <c:v>300</c:v>
                      </c:pt>
                      <c:pt idx="2160">
                        <c:v>300</c:v>
                      </c:pt>
                      <c:pt idx="2161">
                        <c:v>300</c:v>
                      </c:pt>
                      <c:pt idx="2162">
                        <c:v>300</c:v>
                      </c:pt>
                      <c:pt idx="2163">
                        <c:v>300</c:v>
                      </c:pt>
                      <c:pt idx="2164">
                        <c:v>300</c:v>
                      </c:pt>
                      <c:pt idx="2165">
                        <c:v>300</c:v>
                      </c:pt>
                      <c:pt idx="2166">
                        <c:v>300</c:v>
                      </c:pt>
                      <c:pt idx="2167">
                        <c:v>300</c:v>
                      </c:pt>
                      <c:pt idx="2168">
                        <c:v>300</c:v>
                      </c:pt>
                      <c:pt idx="2169">
                        <c:v>300</c:v>
                      </c:pt>
                      <c:pt idx="2170">
                        <c:v>300</c:v>
                      </c:pt>
                      <c:pt idx="2171">
                        <c:v>300</c:v>
                      </c:pt>
                      <c:pt idx="2172">
                        <c:v>300</c:v>
                      </c:pt>
                      <c:pt idx="2173">
                        <c:v>300</c:v>
                      </c:pt>
                      <c:pt idx="2174">
                        <c:v>300</c:v>
                      </c:pt>
                      <c:pt idx="2175">
                        <c:v>300</c:v>
                      </c:pt>
                      <c:pt idx="2176">
                        <c:v>300</c:v>
                      </c:pt>
                      <c:pt idx="2177">
                        <c:v>300</c:v>
                      </c:pt>
                      <c:pt idx="2178">
                        <c:v>300</c:v>
                      </c:pt>
                      <c:pt idx="2179">
                        <c:v>300</c:v>
                      </c:pt>
                      <c:pt idx="2180">
                        <c:v>300</c:v>
                      </c:pt>
                      <c:pt idx="2181">
                        <c:v>300</c:v>
                      </c:pt>
                      <c:pt idx="2182">
                        <c:v>300</c:v>
                      </c:pt>
                      <c:pt idx="2183">
                        <c:v>300</c:v>
                      </c:pt>
                      <c:pt idx="2184">
                        <c:v>300</c:v>
                      </c:pt>
                      <c:pt idx="2185">
                        <c:v>300</c:v>
                      </c:pt>
                      <c:pt idx="2186">
                        <c:v>300</c:v>
                      </c:pt>
                      <c:pt idx="2187">
                        <c:v>300</c:v>
                      </c:pt>
                      <c:pt idx="2188">
                        <c:v>300</c:v>
                      </c:pt>
                      <c:pt idx="2189">
                        <c:v>300</c:v>
                      </c:pt>
                      <c:pt idx="2190">
                        <c:v>300</c:v>
                      </c:pt>
                      <c:pt idx="2191">
                        <c:v>300</c:v>
                      </c:pt>
                      <c:pt idx="2192">
                        <c:v>300</c:v>
                      </c:pt>
                      <c:pt idx="2193">
                        <c:v>300</c:v>
                      </c:pt>
                      <c:pt idx="2194">
                        <c:v>300</c:v>
                      </c:pt>
                      <c:pt idx="2195">
                        <c:v>300</c:v>
                      </c:pt>
                      <c:pt idx="2196">
                        <c:v>300</c:v>
                      </c:pt>
                      <c:pt idx="2197">
                        <c:v>300</c:v>
                      </c:pt>
                      <c:pt idx="2198">
                        <c:v>300</c:v>
                      </c:pt>
                      <c:pt idx="2199">
                        <c:v>300</c:v>
                      </c:pt>
                      <c:pt idx="2200">
                        <c:v>300</c:v>
                      </c:pt>
                      <c:pt idx="2201">
                        <c:v>300</c:v>
                      </c:pt>
                      <c:pt idx="2202">
                        <c:v>300</c:v>
                      </c:pt>
                      <c:pt idx="2203">
                        <c:v>300</c:v>
                      </c:pt>
                      <c:pt idx="2204">
                        <c:v>300</c:v>
                      </c:pt>
                      <c:pt idx="2205">
                        <c:v>300</c:v>
                      </c:pt>
                      <c:pt idx="2206">
                        <c:v>300</c:v>
                      </c:pt>
                      <c:pt idx="2207">
                        <c:v>300</c:v>
                      </c:pt>
                      <c:pt idx="2208">
                        <c:v>300</c:v>
                      </c:pt>
                      <c:pt idx="2209">
                        <c:v>300</c:v>
                      </c:pt>
                      <c:pt idx="2210">
                        <c:v>300</c:v>
                      </c:pt>
                      <c:pt idx="2211">
                        <c:v>300</c:v>
                      </c:pt>
                      <c:pt idx="2212">
                        <c:v>300</c:v>
                      </c:pt>
                      <c:pt idx="2213">
                        <c:v>300</c:v>
                      </c:pt>
                      <c:pt idx="2214">
                        <c:v>300</c:v>
                      </c:pt>
                      <c:pt idx="2215">
                        <c:v>300</c:v>
                      </c:pt>
                      <c:pt idx="2216">
                        <c:v>300</c:v>
                      </c:pt>
                      <c:pt idx="2217">
                        <c:v>300</c:v>
                      </c:pt>
                      <c:pt idx="2218">
                        <c:v>300</c:v>
                      </c:pt>
                      <c:pt idx="2219">
                        <c:v>300</c:v>
                      </c:pt>
                      <c:pt idx="2220">
                        <c:v>300</c:v>
                      </c:pt>
                      <c:pt idx="2221">
                        <c:v>300</c:v>
                      </c:pt>
                      <c:pt idx="2222">
                        <c:v>300</c:v>
                      </c:pt>
                      <c:pt idx="2223">
                        <c:v>300</c:v>
                      </c:pt>
                      <c:pt idx="2224">
                        <c:v>300</c:v>
                      </c:pt>
                      <c:pt idx="2225">
                        <c:v>300</c:v>
                      </c:pt>
                      <c:pt idx="2226">
                        <c:v>300</c:v>
                      </c:pt>
                      <c:pt idx="2227">
                        <c:v>300</c:v>
                      </c:pt>
                      <c:pt idx="2228">
                        <c:v>300</c:v>
                      </c:pt>
                      <c:pt idx="2229">
                        <c:v>300</c:v>
                      </c:pt>
                      <c:pt idx="2230">
                        <c:v>300</c:v>
                      </c:pt>
                      <c:pt idx="2231">
                        <c:v>300</c:v>
                      </c:pt>
                      <c:pt idx="2232">
                        <c:v>300</c:v>
                      </c:pt>
                      <c:pt idx="2233">
                        <c:v>300</c:v>
                      </c:pt>
                      <c:pt idx="2234">
                        <c:v>300</c:v>
                      </c:pt>
                      <c:pt idx="2235">
                        <c:v>300</c:v>
                      </c:pt>
                      <c:pt idx="2236">
                        <c:v>300</c:v>
                      </c:pt>
                      <c:pt idx="2237">
                        <c:v>300</c:v>
                      </c:pt>
                      <c:pt idx="2238">
                        <c:v>300</c:v>
                      </c:pt>
                      <c:pt idx="2239">
                        <c:v>300</c:v>
                      </c:pt>
                      <c:pt idx="2240">
                        <c:v>300</c:v>
                      </c:pt>
                      <c:pt idx="2241">
                        <c:v>300</c:v>
                      </c:pt>
                      <c:pt idx="2242">
                        <c:v>300</c:v>
                      </c:pt>
                      <c:pt idx="2243">
                        <c:v>300</c:v>
                      </c:pt>
                      <c:pt idx="2244">
                        <c:v>300</c:v>
                      </c:pt>
                      <c:pt idx="2245">
                        <c:v>300</c:v>
                      </c:pt>
                      <c:pt idx="2246">
                        <c:v>300</c:v>
                      </c:pt>
                      <c:pt idx="2247">
                        <c:v>300</c:v>
                      </c:pt>
                      <c:pt idx="2248">
                        <c:v>300</c:v>
                      </c:pt>
                      <c:pt idx="2249">
                        <c:v>300</c:v>
                      </c:pt>
                      <c:pt idx="2250">
                        <c:v>300</c:v>
                      </c:pt>
                      <c:pt idx="2251">
                        <c:v>300</c:v>
                      </c:pt>
                      <c:pt idx="2252">
                        <c:v>300</c:v>
                      </c:pt>
                      <c:pt idx="2253">
                        <c:v>300</c:v>
                      </c:pt>
                      <c:pt idx="2254">
                        <c:v>300</c:v>
                      </c:pt>
                      <c:pt idx="2255">
                        <c:v>300</c:v>
                      </c:pt>
                      <c:pt idx="2256">
                        <c:v>300</c:v>
                      </c:pt>
                      <c:pt idx="2257">
                        <c:v>300</c:v>
                      </c:pt>
                      <c:pt idx="2258">
                        <c:v>300</c:v>
                      </c:pt>
                      <c:pt idx="2259">
                        <c:v>300</c:v>
                      </c:pt>
                      <c:pt idx="2260">
                        <c:v>300</c:v>
                      </c:pt>
                      <c:pt idx="2261">
                        <c:v>300</c:v>
                      </c:pt>
                      <c:pt idx="2262">
                        <c:v>300</c:v>
                      </c:pt>
                      <c:pt idx="2263">
                        <c:v>300</c:v>
                      </c:pt>
                      <c:pt idx="2264">
                        <c:v>300</c:v>
                      </c:pt>
                      <c:pt idx="2265">
                        <c:v>300</c:v>
                      </c:pt>
                      <c:pt idx="2266">
                        <c:v>300</c:v>
                      </c:pt>
                      <c:pt idx="2267">
                        <c:v>300</c:v>
                      </c:pt>
                      <c:pt idx="2268">
                        <c:v>300</c:v>
                      </c:pt>
                      <c:pt idx="2269">
                        <c:v>300</c:v>
                      </c:pt>
                      <c:pt idx="2270">
                        <c:v>300</c:v>
                      </c:pt>
                      <c:pt idx="2271">
                        <c:v>300</c:v>
                      </c:pt>
                      <c:pt idx="2272">
                        <c:v>300</c:v>
                      </c:pt>
                      <c:pt idx="2273">
                        <c:v>300</c:v>
                      </c:pt>
                      <c:pt idx="2274">
                        <c:v>300</c:v>
                      </c:pt>
                      <c:pt idx="2275">
                        <c:v>300</c:v>
                      </c:pt>
                      <c:pt idx="2276">
                        <c:v>300</c:v>
                      </c:pt>
                      <c:pt idx="2277">
                        <c:v>300</c:v>
                      </c:pt>
                      <c:pt idx="2278">
                        <c:v>300</c:v>
                      </c:pt>
                      <c:pt idx="2279">
                        <c:v>300</c:v>
                      </c:pt>
                      <c:pt idx="2280">
                        <c:v>300</c:v>
                      </c:pt>
                      <c:pt idx="2281">
                        <c:v>300</c:v>
                      </c:pt>
                      <c:pt idx="2282">
                        <c:v>300</c:v>
                      </c:pt>
                      <c:pt idx="2283">
                        <c:v>300</c:v>
                      </c:pt>
                      <c:pt idx="2284">
                        <c:v>300</c:v>
                      </c:pt>
                      <c:pt idx="2285">
                        <c:v>300</c:v>
                      </c:pt>
                      <c:pt idx="2286">
                        <c:v>300</c:v>
                      </c:pt>
                      <c:pt idx="2287">
                        <c:v>300</c:v>
                      </c:pt>
                      <c:pt idx="2288">
                        <c:v>300</c:v>
                      </c:pt>
                      <c:pt idx="2289">
                        <c:v>300</c:v>
                      </c:pt>
                      <c:pt idx="2290">
                        <c:v>300</c:v>
                      </c:pt>
                      <c:pt idx="2291">
                        <c:v>300</c:v>
                      </c:pt>
                      <c:pt idx="2292">
                        <c:v>300</c:v>
                      </c:pt>
                      <c:pt idx="2293">
                        <c:v>300</c:v>
                      </c:pt>
                      <c:pt idx="2294">
                        <c:v>300</c:v>
                      </c:pt>
                      <c:pt idx="2295">
                        <c:v>300</c:v>
                      </c:pt>
                      <c:pt idx="2296">
                        <c:v>300</c:v>
                      </c:pt>
                      <c:pt idx="2297">
                        <c:v>300</c:v>
                      </c:pt>
                      <c:pt idx="2298">
                        <c:v>300</c:v>
                      </c:pt>
                      <c:pt idx="2299">
                        <c:v>300</c:v>
                      </c:pt>
                      <c:pt idx="2300">
                        <c:v>300</c:v>
                      </c:pt>
                      <c:pt idx="2301">
                        <c:v>300</c:v>
                      </c:pt>
                      <c:pt idx="2302">
                        <c:v>300</c:v>
                      </c:pt>
                      <c:pt idx="2303">
                        <c:v>300</c:v>
                      </c:pt>
                      <c:pt idx="2304">
                        <c:v>300</c:v>
                      </c:pt>
                      <c:pt idx="2305">
                        <c:v>300</c:v>
                      </c:pt>
                      <c:pt idx="2306">
                        <c:v>300</c:v>
                      </c:pt>
                      <c:pt idx="2307">
                        <c:v>300</c:v>
                      </c:pt>
                      <c:pt idx="2308">
                        <c:v>300</c:v>
                      </c:pt>
                      <c:pt idx="2309">
                        <c:v>300</c:v>
                      </c:pt>
                      <c:pt idx="2310">
                        <c:v>300</c:v>
                      </c:pt>
                      <c:pt idx="2311">
                        <c:v>300</c:v>
                      </c:pt>
                      <c:pt idx="2312">
                        <c:v>300</c:v>
                      </c:pt>
                      <c:pt idx="2313">
                        <c:v>300</c:v>
                      </c:pt>
                      <c:pt idx="2314">
                        <c:v>300</c:v>
                      </c:pt>
                      <c:pt idx="2315">
                        <c:v>300</c:v>
                      </c:pt>
                      <c:pt idx="2316">
                        <c:v>300</c:v>
                      </c:pt>
                      <c:pt idx="2317">
                        <c:v>300</c:v>
                      </c:pt>
                      <c:pt idx="2318">
                        <c:v>300</c:v>
                      </c:pt>
                      <c:pt idx="2319">
                        <c:v>300</c:v>
                      </c:pt>
                      <c:pt idx="2320">
                        <c:v>300</c:v>
                      </c:pt>
                      <c:pt idx="2321">
                        <c:v>300</c:v>
                      </c:pt>
                      <c:pt idx="2322">
                        <c:v>300</c:v>
                      </c:pt>
                      <c:pt idx="2323">
                        <c:v>300</c:v>
                      </c:pt>
                      <c:pt idx="2324">
                        <c:v>300</c:v>
                      </c:pt>
                      <c:pt idx="2325">
                        <c:v>300</c:v>
                      </c:pt>
                      <c:pt idx="2326">
                        <c:v>300</c:v>
                      </c:pt>
                      <c:pt idx="2327">
                        <c:v>300</c:v>
                      </c:pt>
                      <c:pt idx="2328">
                        <c:v>300</c:v>
                      </c:pt>
                      <c:pt idx="2329">
                        <c:v>300</c:v>
                      </c:pt>
                      <c:pt idx="2330">
                        <c:v>300</c:v>
                      </c:pt>
                      <c:pt idx="2331">
                        <c:v>300</c:v>
                      </c:pt>
                      <c:pt idx="2332">
                        <c:v>300</c:v>
                      </c:pt>
                      <c:pt idx="2333">
                        <c:v>300</c:v>
                      </c:pt>
                      <c:pt idx="2334">
                        <c:v>300</c:v>
                      </c:pt>
                      <c:pt idx="2335">
                        <c:v>300</c:v>
                      </c:pt>
                      <c:pt idx="2336">
                        <c:v>300</c:v>
                      </c:pt>
                      <c:pt idx="2337">
                        <c:v>300</c:v>
                      </c:pt>
                      <c:pt idx="2338">
                        <c:v>300</c:v>
                      </c:pt>
                      <c:pt idx="2339">
                        <c:v>300</c:v>
                      </c:pt>
                      <c:pt idx="2340">
                        <c:v>300</c:v>
                      </c:pt>
                      <c:pt idx="2341">
                        <c:v>300</c:v>
                      </c:pt>
                      <c:pt idx="2342">
                        <c:v>300</c:v>
                      </c:pt>
                      <c:pt idx="2343">
                        <c:v>300</c:v>
                      </c:pt>
                      <c:pt idx="2344">
                        <c:v>300</c:v>
                      </c:pt>
                      <c:pt idx="2345">
                        <c:v>300</c:v>
                      </c:pt>
                      <c:pt idx="2346">
                        <c:v>300</c:v>
                      </c:pt>
                      <c:pt idx="2347">
                        <c:v>300</c:v>
                      </c:pt>
                      <c:pt idx="2348">
                        <c:v>300</c:v>
                      </c:pt>
                      <c:pt idx="2349">
                        <c:v>300</c:v>
                      </c:pt>
                      <c:pt idx="2350">
                        <c:v>300</c:v>
                      </c:pt>
                      <c:pt idx="2351">
                        <c:v>300</c:v>
                      </c:pt>
                      <c:pt idx="2352">
                        <c:v>300</c:v>
                      </c:pt>
                      <c:pt idx="2353">
                        <c:v>300</c:v>
                      </c:pt>
                      <c:pt idx="2354">
                        <c:v>300</c:v>
                      </c:pt>
                      <c:pt idx="2355">
                        <c:v>300</c:v>
                      </c:pt>
                      <c:pt idx="2356">
                        <c:v>300</c:v>
                      </c:pt>
                      <c:pt idx="2357">
                        <c:v>300</c:v>
                      </c:pt>
                      <c:pt idx="2358">
                        <c:v>300</c:v>
                      </c:pt>
                      <c:pt idx="2359">
                        <c:v>300</c:v>
                      </c:pt>
                      <c:pt idx="2360">
                        <c:v>300</c:v>
                      </c:pt>
                      <c:pt idx="2361">
                        <c:v>300</c:v>
                      </c:pt>
                      <c:pt idx="2362">
                        <c:v>300</c:v>
                      </c:pt>
                      <c:pt idx="2363">
                        <c:v>300</c:v>
                      </c:pt>
                      <c:pt idx="2364">
                        <c:v>300</c:v>
                      </c:pt>
                      <c:pt idx="2365">
                        <c:v>300</c:v>
                      </c:pt>
                      <c:pt idx="2366">
                        <c:v>300</c:v>
                      </c:pt>
                      <c:pt idx="2367">
                        <c:v>300</c:v>
                      </c:pt>
                      <c:pt idx="2368">
                        <c:v>300</c:v>
                      </c:pt>
                      <c:pt idx="2369">
                        <c:v>300</c:v>
                      </c:pt>
                      <c:pt idx="2370">
                        <c:v>300</c:v>
                      </c:pt>
                      <c:pt idx="2371">
                        <c:v>300</c:v>
                      </c:pt>
                      <c:pt idx="2372">
                        <c:v>300</c:v>
                      </c:pt>
                      <c:pt idx="2373">
                        <c:v>300</c:v>
                      </c:pt>
                      <c:pt idx="2374">
                        <c:v>300</c:v>
                      </c:pt>
                      <c:pt idx="2375">
                        <c:v>300</c:v>
                      </c:pt>
                      <c:pt idx="2376">
                        <c:v>300</c:v>
                      </c:pt>
                      <c:pt idx="2377">
                        <c:v>300</c:v>
                      </c:pt>
                      <c:pt idx="2378">
                        <c:v>300</c:v>
                      </c:pt>
                      <c:pt idx="2379">
                        <c:v>300</c:v>
                      </c:pt>
                      <c:pt idx="2380">
                        <c:v>300</c:v>
                      </c:pt>
                      <c:pt idx="2381">
                        <c:v>300</c:v>
                      </c:pt>
                      <c:pt idx="2382">
                        <c:v>300</c:v>
                      </c:pt>
                      <c:pt idx="2383">
                        <c:v>300</c:v>
                      </c:pt>
                      <c:pt idx="2384">
                        <c:v>300</c:v>
                      </c:pt>
                      <c:pt idx="2385">
                        <c:v>300</c:v>
                      </c:pt>
                      <c:pt idx="2386">
                        <c:v>300</c:v>
                      </c:pt>
                      <c:pt idx="2387">
                        <c:v>300</c:v>
                      </c:pt>
                      <c:pt idx="2388">
                        <c:v>300</c:v>
                      </c:pt>
                      <c:pt idx="2389">
                        <c:v>300</c:v>
                      </c:pt>
                      <c:pt idx="2390">
                        <c:v>300</c:v>
                      </c:pt>
                      <c:pt idx="2391">
                        <c:v>300</c:v>
                      </c:pt>
                      <c:pt idx="2392">
                        <c:v>300</c:v>
                      </c:pt>
                      <c:pt idx="2393">
                        <c:v>300</c:v>
                      </c:pt>
                      <c:pt idx="2394">
                        <c:v>300</c:v>
                      </c:pt>
                      <c:pt idx="2395">
                        <c:v>300</c:v>
                      </c:pt>
                      <c:pt idx="2396">
                        <c:v>300</c:v>
                      </c:pt>
                      <c:pt idx="2397">
                        <c:v>300</c:v>
                      </c:pt>
                      <c:pt idx="2398">
                        <c:v>300</c:v>
                      </c:pt>
                      <c:pt idx="2399">
                        <c:v>300</c:v>
                      </c:pt>
                      <c:pt idx="2400">
                        <c:v>300</c:v>
                      </c:pt>
                      <c:pt idx="2401">
                        <c:v>300</c:v>
                      </c:pt>
                      <c:pt idx="2402">
                        <c:v>300</c:v>
                      </c:pt>
                      <c:pt idx="2403">
                        <c:v>300</c:v>
                      </c:pt>
                      <c:pt idx="2404">
                        <c:v>300</c:v>
                      </c:pt>
                      <c:pt idx="2405">
                        <c:v>300</c:v>
                      </c:pt>
                      <c:pt idx="2406">
                        <c:v>300</c:v>
                      </c:pt>
                      <c:pt idx="2407">
                        <c:v>300</c:v>
                      </c:pt>
                      <c:pt idx="2408">
                        <c:v>300</c:v>
                      </c:pt>
                      <c:pt idx="2409">
                        <c:v>300</c:v>
                      </c:pt>
                      <c:pt idx="2410">
                        <c:v>300</c:v>
                      </c:pt>
                      <c:pt idx="2411">
                        <c:v>300</c:v>
                      </c:pt>
                      <c:pt idx="2412">
                        <c:v>300</c:v>
                      </c:pt>
                      <c:pt idx="2413">
                        <c:v>300</c:v>
                      </c:pt>
                      <c:pt idx="2414">
                        <c:v>300</c:v>
                      </c:pt>
                      <c:pt idx="2415">
                        <c:v>300</c:v>
                      </c:pt>
                      <c:pt idx="2416">
                        <c:v>300</c:v>
                      </c:pt>
                      <c:pt idx="2417">
                        <c:v>300</c:v>
                      </c:pt>
                      <c:pt idx="2418">
                        <c:v>300</c:v>
                      </c:pt>
                      <c:pt idx="2419">
                        <c:v>300</c:v>
                      </c:pt>
                      <c:pt idx="2420">
                        <c:v>300</c:v>
                      </c:pt>
                      <c:pt idx="2421">
                        <c:v>300</c:v>
                      </c:pt>
                      <c:pt idx="2422">
                        <c:v>300</c:v>
                      </c:pt>
                      <c:pt idx="2423">
                        <c:v>300</c:v>
                      </c:pt>
                      <c:pt idx="2424">
                        <c:v>300</c:v>
                      </c:pt>
                      <c:pt idx="2425">
                        <c:v>300</c:v>
                      </c:pt>
                      <c:pt idx="2426">
                        <c:v>300</c:v>
                      </c:pt>
                      <c:pt idx="2427">
                        <c:v>300</c:v>
                      </c:pt>
                      <c:pt idx="2428">
                        <c:v>300</c:v>
                      </c:pt>
                      <c:pt idx="2429">
                        <c:v>300</c:v>
                      </c:pt>
                      <c:pt idx="2430">
                        <c:v>300</c:v>
                      </c:pt>
                      <c:pt idx="2431">
                        <c:v>300</c:v>
                      </c:pt>
                      <c:pt idx="2432">
                        <c:v>300</c:v>
                      </c:pt>
                      <c:pt idx="2433">
                        <c:v>300</c:v>
                      </c:pt>
                      <c:pt idx="2434">
                        <c:v>300</c:v>
                      </c:pt>
                      <c:pt idx="2435">
                        <c:v>300</c:v>
                      </c:pt>
                      <c:pt idx="2436">
                        <c:v>300</c:v>
                      </c:pt>
                      <c:pt idx="2437">
                        <c:v>300</c:v>
                      </c:pt>
                      <c:pt idx="2438">
                        <c:v>300</c:v>
                      </c:pt>
                      <c:pt idx="2439">
                        <c:v>300</c:v>
                      </c:pt>
                      <c:pt idx="2440">
                        <c:v>300</c:v>
                      </c:pt>
                      <c:pt idx="2441">
                        <c:v>300</c:v>
                      </c:pt>
                      <c:pt idx="2442">
                        <c:v>300</c:v>
                      </c:pt>
                      <c:pt idx="2443">
                        <c:v>300</c:v>
                      </c:pt>
                      <c:pt idx="2444">
                        <c:v>300</c:v>
                      </c:pt>
                      <c:pt idx="2445">
                        <c:v>300</c:v>
                      </c:pt>
                      <c:pt idx="2446">
                        <c:v>300</c:v>
                      </c:pt>
                      <c:pt idx="2447">
                        <c:v>300</c:v>
                      </c:pt>
                      <c:pt idx="2448">
                        <c:v>300</c:v>
                      </c:pt>
                      <c:pt idx="2449">
                        <c:v>300</c:v>
                      </c:pt>
                      <c:pt idx="2450">
                        <c:v>300</c:v>
                      </c:pt>
                      <c:pt idx="2451">
                        <c:v>300</c:v>
                      </c:pt>
                      <c:pt idx="2452">
                        <c:v>300</c:v>
                      </c:pt>
                      <c:pt idx="2453">
                        <c:v>300</c:v>
                      </c:pt>
                      <c:pt idx="2454">
                        <c:v>300</c:v>
                      </c:pt>
                      <c:pt idx="2455">
                        <c:v>300</c:v>
                      </c:pt>
                      <c:pt idx="2456">
                        <c:v>300</c:v>
                      </c:pt>
                      <c:pt idx="2457">
                        <c:v>300</c:v>
                      </c:pt>
                      <c:pt idx="2458">
                        <c:v>300</c:v>
                      </c:pt>
                      <c:pt idx="2459">
                        <c:v>300</c:v>
                      </c:pt>
                      <c:pt idx="2460">
                        <c:v>300</c:v>
                      </c:pt>
                      <c:pt idx="2461">
                        <c:v>300</c:v>
                      </c:pt>
                      <c:pt idx="2462">
                        <c:v>300</c:v>
                      </c:pt>
                      <c:pt idx="2463">
                        <c:v>300</c:v>
                      </c:pt>
                      <c:pt idx="2464">
                        <c:v>300</c:v>
                      </c:pt>
                      <c:pt idx="2465">
                        <c:v>300</c:v>
                      </c:pt>
                      <c:pt idx="2466">
                        <c:v>300</c:v>
                      </c:pt>
                      <c:pt idx="2467">
                        <c:v>300</c:v>
                      </c:pt>
                      <c:pt idx="2468">
                        <c:v>300</c:v>
                      </c:pt>
                      <c:pt idx="2469">
                        <c:v>300</c:v>
                      </c:pt>
                      <c:pt idx="2470">
                        <c:v>300</c:v>
                      </c:pt>
                      <c:pt idx="2471">
                        <c:v>300</c:v>
                      </c:pt>
                      <c:pt idx="2472">
                        <c:v>300</c:v>
                      </c:pt>
                      <c:pt idx="2473">
                        <c:v>300</c:v>
                      </c:pt>
                      <c:pt idx="2474">
                        <c:v>300</c:v>
                      </c:pt>
                      <c:pt idx="2475">
                        <c:v>300</c:v>
                      </c:pt>
                      <c:pt idx="2476">
                        <c:v>300</c:v>
                      </c:pt>
                      <c:pt idx="2477">
                        <c:v>300</c:v>
                      </c:pt>
                      <c:pt idx="2478">
                        <c:v>300</c:v>
                      </c:pt>
                      <c:pt idx="2479">
                        <c:v>300</c:v>
                      </c:pt>
                      <c:pt idx="2480">
                        <c:v>300</c:v>
                      </c:pt>
                      <c:pt idx="2481">
                        <c:v>300</c:v>
                      </c:pt>
                      <c:pt idx="2482">
                        <c:v>300</c:v>
                      </c:pt>
                      <c:pt idx="2483">
                        <c:v>300</c:v>
                      </c:pt>
                      <c:pt idx="2484">
                        <c:v>300</c:v>
                      </c:pt>
                      <c:pt idx="2485">
                        <c:v>300</c:v>
                      </c:pt>
                      <c:pt idx="2486">
                        <c:v>300</c:v>
                      </c:pt>
                      <c:pt idx="2487">
                        <c:v>300</c:v>
                      </c:pt>
                      <c:pt idx="2488">
                        <c:v>300</c:v>
                      </c:pt>
                      <c:pt idx="2489">
                        <c:v>300</c:v>
                      </c:pt>
                      <c:pt idx="2490">
                        <c:v>300</c:v>
                      </c:pt>
                      <c:pt idx="2491">
                        <c:v>300</c:v>
                      </c:pt>
                      <c:pt idx="2492">
                        <c:v>300</c:v>
                      </c:pt>
                      <c:pt idx="2493">
                        <c:v>300</c:v>
                      </c:pt>
                      <c:pt idx="2494">
                        <c:v>300</c:v>
                      </c:pt>
                      <c:pt idx="2495">
                        <c:v>300</c:v>
                      </c:pt>
                      <c:pt idx="2496">
                        <c:v>300</c:v>
                      </c:pt>
                      <c:pt idx="2497">
                        <c:v>300</c:v>
                      </c:pt>
                      <c:pt idx="2498">
                        <c:v>300</c:v>
                      </c:pt>
                      <c:pt idx="2499">
                        <c:v>300</c:v>
                      </c:pt>
                      <c:pt idx="2500">
                        <c:v>300</c:v>
                      </c:pt>
                      <c:pt idx="2501">
                        <c:v>300</c:v>
                      </c:pt>
                      <c:pt idx="2502">
                        <c:v>300</c:v>
                      </c:pt>
                      <c:pt idx="2503">
                        <c:v>300</c:v>
                      </c:pt>
                      <c:pt idx="2504">
                        <c:v>300</c:v>
                      </c:pt>
                      <c:pt idx="2505">
                        <c:v>300</c:v>
                      </c:pt>
                      <c:pt idx="2506">
                        <c:v>300</c:v>
                      </c:pt>
                      <c:pt idx="2507">
                        <c:v>300</c:v>
                      </c:pt>
                      <c:pt idx="2508">
                        <c:v>300</c:v>
                      </c:pt>
                      <c:pt idx="2509">
                        <c:v>300</c:v>
                      </c:pt>
                      <c:pt idx="2510">
                        <c:v>300</c:v>
                      </c:pt>
                      <c:pt idx="2511">
                        <c:v>300</c:v>
                      </c:pt>
                      <c:pt idx="2512">
                        <c:v>300</c:v>
                      </c:pt>
                      <c:pt idx="2513">
                        <c:v>300</c:v>
                      </c:pt>
                      <c:pt idx="2514">
                        <c:v>300</c:v>
                      </c:pt>
                      <c:pt idx="2515">
                        <c:v>300</c:v>
                      </c:pt>
                      <c:pt idx="2516">
                        <c:v>300</c:v>
                      </c:pt>
                      <c:pt idx="2517">
                        <c:v>300</c:v>
                      </c:pt>
                      <c:pt idx="2518">
                        <c:v>300</c:v>
                      </c:pt>
                      <c:pt idx="2519">
                        <c:v>300</c:v>
                      </c:pt>
                      <c:pt idx="2520">
                        <c:v>300</c:v>
                      </c:pt>
                      <c:pt idx="2521">
                        <c:v>300</c:v>
                      </c:pt>
                      <c:pt idx="2522">
                        <c:v>300</c:v>
                      </c:pt>
                      <c:pt idx="2523">
                        <c:v>300</c:v>
                      </c:pt>
                      <c:pt idx="2524">
                        <c:v>300</c:v>
                      </c:pt>
                      <c:pt idx="2525">
                        <c:v>300</c:v>
                      </c:pt>
                      <c:pt idx="2526">
                        <c:v>300</c:v>
                      </c:pt>
                      <c:pt idx="2527">
                        <c:v>300</c:v>
                      </c:pt>
                      <c:pt idx="2528">
                        <c:v>300</c:v>
                      </c:pt>
                      <c:pt idx="2529">
                        <c:v>300</c:v>
                      </c:pt>
                      <c:pt idx="2530">
                        <c:v>300</c:v>
                      </c:pt>
                      <c:pt idx="2531">
                        <c:v>300</c:v>
                      </c:pt>
                      <c:pt idx="2532">
                        <c:v>300</c:v>
                      </c:pt>
                      <c:pt idx="2533">
                        <c:v>300</c:v>
                      </c:pt>
                      <c:pt idx="2534">
                        <c:v>300</c:v>
                      </c:pt>
                      <c:pt idx="2535">
                        <c:v>300</c:v>
                      </c:pt>
                      <c:pt idx="2536">
                        <c:v>300</c:v>
                      </c:pt>
                      <c:pt idx="2537">
                        <c:v>300</c:v>
                      </c:pt>
                      <c:pt idx="2538">
                        <c:v>300</c:v>
                      </c:pt>
                      <c:pt idx="2539">
                        <c:v>300</c:v>
                      </c:pt>
                      <c:pt idx="2540">
                        <c:v>300</c:v>
                      </c:pt>
                      <c:pt idx="2541">
                        <c:v>300</c:v>
                      </c:pt>
                      <c:pt idx="2542">
                        <c:v>300</c:v>
                      </c:pt>
                      <c:pt idx="2543">
                        <c:v>300</c:v>
                      </c:pt>
                      <c:pt idx="2544">
                        <c:v>300</c:v>
                      </c:pt>
                      <c:pt idx="2545">
                        <c:v>300</c:v>
                      </c:pt>
                      <c:pt idx="2546">
                        <c:v>300</c:v>
                      </c:pt>
                      <c:pt idx="2547">
                        <c:v>300</c:v>
                      </c:pt>
                      <c:pt idx="2548">
                        <c:v>300</c:v>
                      </c:pt>
                      <c:pt idx="2549">
                        <c:v>300</c:v>
                      </c:pt>
                      <c:pt idx="2550">
                        <c:v>300</c:v>
                      </c:pt>
                      <c:pt idx="2551">
                        <c:v>300</c:v>
                      </c:pt>
                      <c:pt idx="2552">
                        <c:v>300</c:v>
                      </c:pt>
                      <c:pt idx="2553">
                        <c:v>300</c:v>
                      </c:pt>
                      <c:pt idx="2554">
                        <c:v>300</c:v>
                      </c:pt>
                      <c:pt idx="2555">
                        <c:v>300</c:v>
                      </c:pt>
                      <c:pt idx="2556">
                        <c:v>300</c:v>
                      </c:pt>
                      <c:pt idx="2557">
                        <c:v>300</c:v>
                      </c:pt>
                      <c:pt idx="2558">
                        <c:v>300</c:v>
                      </c:pt>
                      <c:pt idx="2559">
                        <c:v>300</c:v>
                      </c:pt>
                      <c:pt idx="2560">
                        <c:v>300</c:v>
                      </c:pt>
                      <c:pt idx="2561">
                        <c:v>300</c:v>
                      </c:pt>
                      <c:pt idx="2562">
                        <c:v>300</c:v>
                      </c:pt>
                      <c:pt idx="2563">
                        <c:v>300</c:v>
                      </c:pt>
                      <c:pt idx="2564">
                        <c:v>300</c:v>
                      </c:pt>
                      <c:pt idx="2565">
                        <c:v>300</c:v>
                      </c:pt>
                      <c:pt idx="2566">
                        <c:v>300</c:v>
                      </c:pt>
                      <c:pt idx="2567">
                        <c:v>300</c:v>
                      </c:pt>
                      <c:pt idx="2568">
                        <c:v>300</c:v>
                      </c:pt>
                      <c:pt idx="2569">
                        <c:v>300</c:v>
                      </c:pt>
                      <c:pt idx="2570">
                        <c:v>300</c:v>
                      </c:pt>
                      <c:pt idx="2571">
                        <c:v>300</c:v>
                      </c:pt>
                      <c:pt idx="2572">
                        <c:v>300</c:v>
                      </c:pt>
                      <c:pt idx="2573">
                        <c:v>300</c:v>
                      </c:pt>
                      <c:pt idx="2574">
                        <c:v>300</c:v>
                      </c:pt>
                      <c:pt idx="2575">
                        <c:v>300</c:v>
                      </c:pt>
                      <c:pt idx="2576">
                        <c:v>300</c:v>
                      </c:pt>
                      <c:pt idx="2577">
                        <c:v>300</c:v>
                      </c:pt>
                      <c:pt idx="2578">
                        <c:v>300</c:v>
                      </c:pt>
                      <c:pt idx="2579">
                        <c:v>300</c:v>
                      </c:pt>
                      <c:pt idx="2580">
                        <c:v>300</c:v>
                      </c:pt>
                      <c:pt idx="2581">
                        <c:v>300</c:v>
                      </c:pt>
                      <c:pt idx="2582">
                        <c:v>300</c:v>
                      </c:pt>
                      <c:pt idx="2583">
                        <c:v>300</c:v>
                      </c:pt>
                      <c:pt idx="2584">
                        <c:v>300</c:v>
                      </c:pt>
                      <c:pt idx="2585">
                        <c:v>300</c:v>
                      </c:pt>
                      <c:pt idx="2586">
                        <c:v>300</c:v>
                      </c:pt>
                      <c:pt idx="2587">
                        <c:v>300</c:v>
                      </c:pt>
                      <c:pt idx="2588">
                        <c:v>300</c:v>
                      </c:pt>
                      <c:pt idx="2589">
                        <c:v>300</c:v>
                      </c:pt>
                      <c:pt idx="2590">
                        <c:v>300</c:v>
                      </c:pt>
                      <c:pt idx="2591">
                        <c:v>300</c:v>
                      </c:pt>
                      <c:pt idx="2592">
                        <c:v>300</c:v>
                      </c:pt>
                      <c:pt idx="2593">
                        <c:v>300</c:v>
                      </c:pt>
                      <c:pt idx="2594">
                        <c:v>300</c:v>
                      </c:pt>
                      <c:pt idx="2595">
                        <c:v>300</c:v>
                      </c:pt>
                      <c:pt idx="2596">
                        <c:v>300</c:v>
                      </c:pt>
                      <c:pt idx="2597">
                        <c:v>300</c:v>
                      </c:pt>
                      <c:pt idx="2598">
                        <c:v>300</c:v>
                      </c:pt>
                      <c:pt idx="2599">
                        <c:v>300</c:v>
                      </c:pt>
                      <c:pt idx="2600">
                        <c:v>300</c:v>
                      </c:pt>
                      <c:pt idx="2601">
                        <c:v>300</c:v>
                      </c:pt>
                      <c:pt idx="2602">
                        <c:v>300</c:v>
                      </c:pt>
                      <c:pt idx="2603">
                        <c:v>300</c:v>
                      </c:pt>
                      <c:pt idx="2604">
                        <c:v>300</c:v>
                      </c:pt>
                      <c:pt idx="2605">
                        <c:v>300</c:v>
                      </c:pt>
                      <c:pt idx="2606">
                        <c:v>300</c:v>
                      </c:pt>
                      <c:pt idx="2607">
                        <c:v>300</c:v>
                      </c:pt>
                      <c:pt idx="2608">
                        <c:v>300</c:v>
                      </c:pt>
                      <c:pt idx="2609">
                        <c:v>300</c:v>
                      </c:pt>
                      <c:pt idx="2610">
                        <c:v>300</c:v>
                      </c:pt>
                      <c:pt idx="2611">
                        <c:v>300</c:v>
                      </c:pt>
                      <c:pt idx="2612">
                        <c:v>300</c:v>
                      </c:pt>
                      <c:pt idx="2613">
                        <c:v>300</c:v>
                      </c:pt>
                      <c:pt idx="2614">
                        <c:v>300</c:v>
                      </c:pt>
                      <c:pt idx="2615">
                        <c:v>300</c:v>
                      </c:pt>
                      <c:pt idx="2616">
                        <c:v>300</c:v>
                      </c:pt>
                      <c:pt idx="2617">
                        <c:v>300</c:v>
                      </c:pt>
                      <c:pt idx="2618">
                        <c:v>300</c:v>
                      </c:pt>
                      <c:pt idx="2619">
                        <c:v>300</c:v>
                      </c:pt>
                      <c:pt idx="2620">
                        <c:v>300</c:v>
                      </c:pt>
                      <c:pt idx="2621">
                        <c:v>300</c:v>
                      </c:pt>
                      <c:pt idx="2622">
                        <c:v>300</c:v>
                      </c:pt>
                      <c:pt idx="2623">
                        <c:v>300</c:v>
                      </c:pt>
                      <c:pt idx="2624">
                        <c:v>300</c:v>
                      </c:pt>
                      <c:pt idx="2625">
                        <c:v>300</c:v>
                      </c:pt>
                      <c:pt idx="2626">
                        <c:v>300</c:v>
                      </c:pt>
                      <c:pt idx="2627">
                        <c:v>300</c:v>
                      </c:pt>
                      <c:pt idx="2628">
                        <c:v>300</c:v>
                      </c:pt>
                      <c:pt idx="2629">
                        <c:v>300</c:v>
                      </c:pt>
                      <c:pt idx="2630">
                        <c:v>300</c:v>
                      </c:pt>
                      <c:pt idx="2631">
                        <c:v>300</c:v>
                      </c:pt>
                      <c:pt idx="2632">
                        <c:v>300</c:v>
                      </c:pt>
                      <c:pt idx="2633">
                        <c:v>300</c:v>
                      </c:pt>
                      <c:pt idx="2634">
                        <c:v>300</c:v>
                      </c:pt>
                      <c:pt idx="2635">
                        <c:v>300</c:v>
                      </c:pt>
                      <c:pt idx="2636">
                        <c:v>300</c:v>
                      </c:pt>
                      <c:pt idx="2637">
                        <c:v>300</c:v>
                      </c:pt>
                      <c:pt idx="2638">
                        <c:v>300</c:v>
                      </c:pt>
                      <c:pt idx="2639">
                        <c:v>300</c:v>
                      </c:pt>
                      <c:pt idx="2640">
                        <c:v>300</c:v>
                      </c:pt>
                      <c:pt idx="2641">
                        <c:v>300</c:v>
                      </c:pt>
                      <c:pt idx="2642">
                        <c:v>300</c:v>
                      </c:pt>
                      <c:pt idx="2643">
                        <c:v>300</c:v>
                      </c:pt>
                      <c:pt idx="2644">
                        <c:v>300</c:v>
                      </c:pt>
                      <c:pt idx="2645">
                        <c:v>300</c:v>
                      </c:pt>
                      <c:pt idx="2646">
                        <c:v>300</c:v>
                      </c:pt>
                      <c:pt idx="2647">
                        <c:v>300</c:v>
                      </c:pt>
                      <c:pt idx="2648">
                        <c:v>300</c:v>
                      </c:pt>
                      <c:pt idx="2649">
                        <c:v>300</c:v>
                      </c:pt>
                      <c:pt idx="2650">
                        <c:v>300</c:v>
                      </c:pt>
                      <c:pt idx="2651">
                        <c:v>300</c:v>
                      </c:pt>
                      <c:pt idx="2652">
                        <c:v>300</c:v>
                      </c:pt>
                      <c:pt idx="2653">
                        <c:v>300</c:v>
                      </c:pt>
                      <c:pt idx="2654">
                        <c:v>300</c:v>
                      </c:pt>
                      <c:pt idx="2655">
                        <c:v>300</c:v>
                      </c:pt>
                      <c:pt idx="2656">
                        <c:v>300</c:v>
                      </c:pt>
                      <c:pt idx="2657">
                        <c:v>300</c:v>
                      </c:pt>
                      <c:pt idx="2658">
                        <c:v>300</c:v>
                      </c:pt>
                      <c:pt idx="2659">
                        <c:v>300</c:v>
                      </c:pt>
                      <c:pt idx="2660">
                        <c:v>300</c:v>
                      </c:pt>
                      <c:pt idx="2661">
                        <c:v>300</c:v>
                      </c:pt>
                      <c:pt idx="2662">
                        <c:v>300</c:v>
                      </c:pt>
                      <c:pt idx="2663">
                        <c:v>300</c:v>
                      </c:pt>
                      <c:pt idx="2664">
                        <c:v>300</c:v>
                      </c:pt>
                      <c:pt idx="2665">
                        <c:v>300</c:v>
                      </c:pt>
                      <c:pt idx="2666">
                        <c:v>300</c:v>
                      </c:pt>
                      <c:pt idx="2667">
                        <c:v>300</c:v>
                      </c:pt>
                      <c:pt idx="2668">
                        <c:v>300</c:v>
                      </c:pt>
                      <c:pt idx="2669">
                        <c:v>300</c:v>
                      </c:pt>
                      <c:pt idx="2670">
                        <c:v>300</c:v>
                      </c:pt>
                      <c:pt idx="2671">
                        <c:v>300</c:v>
                      </c:pt>
                      <c:pt idx="2672">
                        <c:v>300</c:v>
                      </c:pt>
                      <c:pt idx="2673">
                        <c:v>300</c:v>
                      </c:pt>
                      <c:pt idx="2674">
                        <c:v>300</c:v>
                      </c:pt>
                      <c:pt idx="2675">
                        <c:v>300</c:v>
                      </c:pt>
                      <c:pt idx="2676">
                        <c:v>300</c:v>
                      </c:pt>
                      <c:pt idx="2677">
                        <c:v>300</c:v>
                      </c:pt>
                      <c:pt idx="2678">
                        <c:v>300</c:v>
                      </c:pt>
                      <c:pt idx="2679">
                        <c:v>300</c:v>
                      </c:pt>
                      <c:pt idx="2680">
                        <c:v>300</c:v>
                      </c:pt>
                      <c:pt idx="2681">
                        <c:v>300</c:v>
                      </c:pt>
                      <c:pt idx="2682">
                        <c:v>300</c:v>
                      </c:pt>
                      <c:pt idx="2683">
                        <c:v>300</c:v>
                      </c:pt>
                      <c:pt idx="2684">
                        <c:v>300</c:v>
                      </c:pt>
                      <c:pt idx="2685">
                        <c:v>300</c:v>
                      </c:pt>
                      <c:pt idx="2686">
                        <c:v>300</c:v>
                      </c:pt>
                      <c:pt idx="2687">
                        <c:v>300</c:v>
                      </c:pt>
                      <c:pt idx="2688">
                        <c:v>300</c:v>
                      </c:pt>
                      <c:pt idx="2689">
                        <c:v>300</c:v>
                      </c:pt>
                      <c:pt idx="2690">
                        <c:v>300</c:v>
                      </c:pt>
                      <c:pt idx="2691">
                        <c:v>300</c:v>
                      </c:pt>
                      <c:pt idx="2692">
                        <c:v>300</c:v>
                      </c:pt>
                      <c:pt idx="2693">
                        <c:v>300</c:v>
                      </c:pt>
                      <c:pt idx="2694">
                        <c:v>300</c:v>
                      </c:pt>
                      <c:pt idx="2695">
                        <c:v>300</c:v>
                      </c:pt>
                      <c:pt idx="2696">
                        <c:v>300</c:v>
                      </c:pt>
                      <c:pt idx="2697">
                        <c:v>300</c:v>
                      </c:pt>
                      <c:pt idx="2698">
                        <c:v>300</c:v>
                      </c:pt>
                      <c:pt idx="2699">
                        <c:v>300</c:v>
                      </c:pt>
                      <c:pt idx="2700">
                        <c:v>300</c:v>
                      </c:pt>
                      <c:pt idx="2701">
                        <c:v>300</c:v>
                      </c:pt>
                      <c:pt idx="2702">
                        <c:v>300</c:v>
                      </c:pt>
                      <c:pt idx="2703">
                        <c:v>300</c:v>
                      </c:pt>
                      <c:pt idx="2704">
                        <c:v>300</c:v>
                      </c:pt>
                      <c:pt idx="2705">
                        <c:v>300</c:v>
                      </c:pt>
                      <c:pt idx="2706">
                        <c:v>300</c:v>
                      </c:pt>
                      <c:pt idx="2707">
                        <c:v>300</c:v>
                      </c:pt>
                      <c:pt idx="2708">
                        <c:v>300</c:v>
                      </c:pt>
                      <c:pt idx="2709">
                        <c:v>300</c:v>
                      </c:pt>
                      <c:pt idx="2710">
                        <c:v>300</c:v>
                      </c:pt>
                      <c:pt idx="2711">
                        <c:v>300</c:v>
                      </c:pt>
                      <c:pt idx="2712">
                        <c:v>300</c:v>
                      </c:pt>
                      <c:pt idx="2713">
                        <c:v>300</c:v>
                      </c:pt>
                      <c:pt idx="2714">
                        <c:v>300</c:v>
                      </c:pt>
                      <c:pt idx="2715">
                        <c:v>300</c:v>
                      </c:pt>
                      <c:pt idx="2716">
                        <c:v>300</c:v>
                      </c:pt>
                      <c:pt idx="2717">
                        <c:v>300</c:v>
                      </c:pt>
                      <c:pt idx="2718">
                        <c:v>300</c:v>
                      </c:pt>
                      <c:pt idx="2719">
                        <c:v>300</c:v>
                      </c:pt>
                      <c:pt idx="2720">
                        <c:v>300</c:v>
                      </c:pt>
                      <c:pt idx="2721">
                        <c:v>300</c:v>
                      </c:pt>
                      <c:pt idx="2722">
                        <c:v>300</c:v>
                      </c:pt>
                      <c:pt idx="2723">
                        <c:v>300</c:v>
                      </c:pt>
                      <c:pt idx="2724">
                        <c:v>300</c:v>
                      </c:pt>
                      <c:pt idx="2725">
                        <c:v>300</c:v>
                      </c:pt>
                      <c:pt idx="2726">
                        <c:v>300</c:v>
                      </c:pt>
                      <c:pt idx="2727">
                        <c:v>300</c:v>
                      </c:pt>
                      <c:pt idx="2728">
                        <c:v>300</c:v>
                      </c:pt>
                      <c:pt idx="2729">
                        <c:v>300</c:v>
                      </c:pt>
                      <c:pt idx="2730">
                        <c:v>300</c:v>
                      </c:pt>
                      <c:pt idx="2731">
                        <c:v>300</c:v>
                      </c:pt>
                      <c:pt idx="2732">
                        <c:v>300</c:v>
                      </c:pt>
                      <c:pt idx="2733">
                        <c:v>300</c:v>
                      </c:pt>
                      <c:pt idx="2734">
                        <c:v>300</c:v>
                      </c:pt>
                      <c:pt idx="2735">
                        <c:v>300</c:v>
                      </c:pt>
                      <c:pt idx="2736">
                        <c:v>300</c:v>
                      </c:pt>
                      <c:pt idx="2737">
                        <c:v>300</c:v>
                      </c:pt>
                      <c:pt idx="2738">
                        <c:v>300</c:v>
                      </c:pt>
                      <c:pt idx="2739">
                        <c:v>300</c:v>
                      </c:pt>
                      <c:pt idx="2740">
                        <c:v>300</c:v>
                      </c:pt>
                      <c:pt idx="2741">
                        <c:v>300</c:v>
                      </c:pt>
                      <c:pt idx="2742">
                        <c:v>300</c:v>
                      </c:pt>
                      <c:pt idx="2743">
                        <c:v>300</c:v>
                      </c:pt>
                      <c:pt idx="2744">
                        <c:v>300</c:v>
                      </c:pt>
                      <c:pt idx="2745">
                        <c:v>300</c:v>
                      </c:pt>
                      <c:pt idx="2746">
                        <c:v>300</c:v>
                      </c:pt>
                      <c:pt idx="2747">
                        <c:v>300</c:v>
                      </c:pt>
                      <c:pt idx="2748">
                        <c:v>300</c:v>
                      </c:pt>
                      <c:pt idx="2749">
                        <c:v>300</c:v>
                      </c:pt>
                      <c:pt idx="2750">
                        <c:v>300</c:v>
                      </c:pt>
                      <c:pt idx="2751">
                        <c:v>300</c:v>
                      </c:pt>
                      <c:pt idx="2752">
                        <c:v>300</c:v>
                      </c:pt>
                      <c:pt idx="2753">
                        <c:v>300</c:v>
                      </c:pt>
                      <c:pt idx="2754">
                        <c:v>300</c:v>
                      </c:pt>
                      <c:pt idx="2755">
                        <c:v>300</c:v>
                      </c:pt>
                      <c:pt idx="2756">
                        <c:v>300</c:v>
                      </c:pt>
                      <c:pt idx="2757">
                        <c:v>300</c:v>
                      </c:pt>
                      <c:pt idx="2758">
                        <c:v>300</c:v>
                      </c:pt>
                      <c:pt idx="2759">
                        <c:v>300</c:v>
                      </c:pt>
                      <c:pt idx="2760">
                        <c:v>300</c:v>
                      </c:pt>
                      <c:pt idx="2761">
                        <c:v>300</c:v>
                      </c:pt>
                      <c:pt idx="2762">
                        <c:v>300</c:v>
                      </c:pt>
                      <c:pt idx="2763">
                        <c:v>300</c:v>
                      </c:pt>
                      <c:pt idx="2764">
                        <c:v>300</c:v>
                      </c:pt>
                      <c:pt idx="2765">
                        <c:v>300</c:v>
                      </c:pt>
                      <c:pt idx="2766">
                        <c:v>300</c:v>
                      </c:pt>
                      <c:pt idx="2767">
                        <c:v>300</c:v>
                      </c:pt>
                      <c:pt idx="2768">
                        <c:v>300</c:v>
                      </c:pt>
                      <c:pt idx="2769">
                        <c:v>300</c:v>
                      </c:pt>
                      <c:pt idx="2770">
                        <c:v>300</c:v>
                      </c:pt>
                      <c:pt idx="2771">
                        <c:v>300</c:v>
                      </c:pt>
                      <c:pt idx="2772">
                        <c:v>300</c:v>
                      </c:pt>
                      <c:pt idx="2773">
                        <c:v>300</c:v>
                      </c:pt>
                      <c:pt idx="2774">
                        <c:v>300</c:v>
                      </c:pt>
                      <c:pt idx="2775">
                        <c:v>300</c:v>
                      </c:pt>
                      <c:pt idx="2776">
                        <c:v>300</c:v>
                      </c:pt>
                      <c:pt idx="2777">
                        <c:v>300</c:v>
                      </c:pt>
                      <c:pt idx="2778">
                        <c:v>300</c:v>
                      </c:pt>
                      <c:pt idx="2779">
                        <c:v>300</c:v>
                      </c:pt>
                      <c:pt idx="2780">
                        <c:v>300</c:v>
                      </c:pt>
                      <c:pt idx="2781">
                        <c:v>300</c:v>
                      </c:pt>
                      <c:pt idx="2782">
                        <c:v>300</c:v>
                      </c:pt>
                      <c:pt idx="2783">
                        <c:v>300</c:v>
                      </c:pt>
                      <c:pt idx="2784">
                        <c:v>300</c:v>
                      </c:pt>
                      <c:pt idx="2785">
                        <c:v>300</c:v>
                      </c:pt>
                      <c:pt idx="2786">
                        <c:v>300</c:v>
                      </c:pt>
                      <c:pt idx="2787">
                        <c:v>300</c:v>
                      </c:pt>
                      <c:pt idx="2788">
                        <c:v>300</c:v>
                      </c:pt>
                      <c:pt idx="2789">
                        <c:v>300</c:v>
                      </c:pt>
                      <c:pt idx="2790">
                        <c:v>300</c:v>
                      </c:pt>
                      <c:pt idx="2791">
                        <c:v>300</c:v>
                      </c:pt>
                      <c:pt idx="2792">
                        <c:v>300</c:v>
                      </c:pt>
                      <c:pt idx="2793">
                        <c:v>300</c:v>
                      </c:pt>
                      <c:pt idx="2794">
                        <c:v>300</c:v>
                      </c:pt>
                      <c:pt idx="2795">
                        <c:v>300</c:v>
                      </c:pt>
                      <c:pt idx="2796">
                        <c:v>300</c:v>
                      </c:pt>
                      <c:pt idx="2797">
                        <c:v>300</c:v>
                      </c:pt>
                      <c:pt idx="2798">
                        <c:v>300</c:v>
                      </c:pt>
                      <c:pt idx="2799">
                        <c:v>300</c:v>
                      </c:pt>
                      <c:pt idx="2800">
                        <c:v>300</c:v>
                      </c:pt>
                      <c:pt idx="2801">
                        <c:v>300</c:v>
                      </c:pt>
                      <c:pt idx="2802">
                        <c:v>300</c:v>
                      </c:pt>
                      <c:pt idx="2803">
                        <c:v>300</c:v>
                      </c:pt>
                      <c:pt idx="2804">
                        <c:v>300</c:v>
                      </c:pt>
                      <c:pt idx="2805">
                        <c:v>300</c:v>
                      </c:pt>
                      <c:pt idx="2806">
                        <c:v>300</c:v>
                      </c:pt>
                      <c:pt idx="2807">
                        <c:v>300</c:v>
                      </c:pt>
                      <c:pt idx="2808">
                        <c:v>300</c:v>
                      </c:pt>
                      <c:pt idx="2809">
                        <c:v>300</c:v>
                      </c:pt>
                      <c:pt idx="2810">
                        <c:v>300</c:v>
                      </c:pt>
                      <c:pt idx="2811">
                        <c:v>300</c:v>
                      </c:pt>
                      <c:pt idx="2812">
                        <c:v>300</c:v>
                      </c:pt>
                      <c:pt idx="2813">
                        <c:v>300</c:v>
                      </c:pt>
                      <c:pt idx="2814">
                        <c:v>300</c:v>
                      </c:pt>
                      <c:pt idx="2815">
                        <c:v>300</c:v>
                      </c:pt>
                      <c:pt idx="2816">
                        <c:v>300</c:v>
                      </c:pt>
                      <c:pt idx="2817">
                        <c:v>300</c:v>
                      </c:pt>
                      <c:pt idx="2818">
                        <c:v>300</c:v>
                      </c:pt>
                      <c:pt idx="2819">
                        <c:v>300</c:v>
                      </c:pt>
                      <c:pt idx="2820">
                        <c:v>300</c:v>
                      </c:pt>
                      <c:pt idx="2821">
                        <c:v>300</c:v>
                      </c:pt>
                      <c:pt idx="2822">
                        <c:v>300</c:v>
                      </c:pt>
                      <c:pt idx="2823">
                        <c:v>300</c:v>
                      </c:pt>
                      <c:pt idx="2824">
                        <c:v>300</c:v>
                      </c:pt>
                      <c:pt idx="2825">
                        <c:v>300</c:v>
                      </c:pt>
                      <c:pt idx="2826">
                        <c:v>300</c:v>
                      </c:pt>
                      <c:pt idx="2827">
                        <c:v>300</c:v>
                      </c:pt>
                      <c:pt idx="2828">
                        <c:v>300</c:v>
                      </c:pt>
                      <c:pt idx="2829">
                        <c:v>300</c:v>
                      </c:pt>
                      <c:pt idx="2830">
                        <c:v>300</c:v>
                      </c:pt>
                      <c:pt idx="2831">
                        <c:v>300</c:v>
                      </c:pt>
                      <c:pt idx="2832">
                        <c:v>300</c:v>
                      </c:pt>
                      <c:pt idx="2833">
                        <c:v>300</c:v>
                      </c:pt>
                      <c:pt idx="2834">
                        <c:v>300</c:v>
                      </c:pt>
                      <c:pt idx="2835">
                        <c:v>300</c:v>
                      </c:pt>
                      <c:pt idx="2836">
                        <c:v>300</c:v>
                      </c:pt>
                      <c:pt idx="2837">
                        <c:v>300</c:v>
                      </c:pt>
                      <c:pt idx="2838">
                        <c:v>300</c:v>
                      </c:pt>
                      <c:pt idx="2839">
                        <c:v>300</c:v>
                      </c:pt>
                      <c:pt idx="2840">
                        <c:v>300</c:v>
                      </c:pt>
                      <c:pt idx="2841">
                        <c:v>300</c:v>
                      </c:pt>
                      <c:pt idx="2842">
                        <c:v>300</c:v>
                      </c:pt>
                      <c:pt idx="2843">
                        <c:v>300</c:v>
                      </c:pt>
                      <c:pt idx="2844">
                        <c:v>300</c:v>
                      </c:pt>
                      <c:pt idx="2845">
                        <c:v>300</c:v>
                      </c:pt>
                      <c:pt idx="2846">
                        <c:v>300</c:v>
                      </c:pt>
                      <c:pt idx="2847">
                        <c:v>300</c:v>
                      </c:pt>
                      <c:pt idx="2848">
                        <c:v>300</c:v>
                      </c:pt>
                      <c:pt idx="2849">
                        <c:v>300</c:v>
                      </c:pt>
                      <c:pt idx="2850">
                        <c:v>300</c:v>
                      </c:pt>
                      <c:pt idx="2851">
                        <c:v>300</c:v>
                      </c:pt>
                      <c:pt idx="2852">
                        <c:v>300</c:v>
                      </c:pt>
                      <c:pt idx="2853">
                        <c:v>300</c:v>
                      </c:pt>
                      <c:pt idx="2854">
                        <c:v>300</c:v>
                      </c:pt>
                      <c:pt idx="2855">
                        <c:v>300</c:v>
                      </c:pt>
                      <c:pt idx="2856">
                        <c:v>300</c:v>
                      </c:pt>
                      <c:pt idx="2857">
                        <c:v>300</c:v>
                      </c:pt>
                      <c:pt idx="2858">
                        <c:v>300</c:v>
                      </c:pt>
                      <c:pt idx="2859">
                        <c:v>300</c:v>
                      </c:pt>
                      <c:pt idx="2860">
                        <c:v>300</c:v>
                      </c:pt>
                      <c:pt idx="2861">
                        <c:v>300</c:v>
                      </c:pt>
                      <c:pt idx="2862">
                        <c:v>300</c:v>
                      </c:pt>
                      <c:pt idx="2863">
                        <c:v>300</c:v>
                      </c:pt>
                      <c:pt idx="2864">
                        <c:v>300</c:v>
                      </c:pt>
                      <c:pt idx="2865">
                        <c:v>300</c:v>
                      </c:pt>
                      <c:pt idx="2866">
                        <c:v>300</c:v>
                      </c:pt>
                      <c:pt idx="2867">
                        <c:v>300</c:v>
                      </c:pt>
                      <c:pt idx="2868">
                        <c:v>300</c:v>
                      </c:pt>
                      <c:pt idx="2869">
                        <c:v>300</c:v>
                      </c:pt>
                      <c:pt idx="2870">
                        <c:v>300</c:v>
                      </c:pt>
                      <c:pt idx="2871">
                        <c:v>300</c:v>
                      </c:pt>
                      <c:pt idx="2872">
                        <c:v>300</c:v>
                      </c:pt>
                      <c:pt idx="2873">
                        <c:v>300</c:v>
                      </c:pt>
                      <c:pt idx="2874">
                        <c:v>300</c:v>
                      </c:pt>
                      <c:pt idx="2875">
                        <c:v>300</c:v>
                      </c:pt>
                      <c:pt idx="2876">
                        <c:v>300</c:v>
                      </c:pt>
                      <c:pt idx="2877">
                        <c:v>300</c:v>
                      </c:pt>
                      <c:pt idx="2878">
                        <c:v>300</c:v>
                      </c:pt>
                      <c:pt idx="2879">
                        <c:v>300</c:v>
                      </c:pt>
                      <c:pt idx="2880">
                        <c:v>300</c:v>
                      </c:pt>
                      <c:pt idx="2881">
                        <c:v>300</c:v>
                      </c:pt>
                      <c:pt idx="2882">
                        <c:v>300</c:v>
                      </c:pt>
                      <c:pt idx="2883">
                        <c:v>300</c:v>
                      </c:pt>
                      <c:pt idx="2884">
                        <c:v>300</c:v>
                      </c:pt>
                      <c:pt idx="2885">
                        <c:v>300</c:v>
                      </c:pt>
                      <c:pt idx="2886">
                        <c:v>300</c:v>
                      </c:pt>
                      <c:pt idx="2887">
                        <c:v>300</c:v>
                      </c:pt>
                      <c:pt idx="2888">
                        <c:v>300</c:v>
                      </c:pt>
                      <c:pt idx="2889">
                        <c:v>300</c:v>
                      </c:pt>
                      <c:pt idx="2890">
                        <c:v>300</c:v>
                      </c:pt>
                      <c:pt idx="2891">
                        <c:v>300</c:v>
                      </c:pt>
                      <c:pt idx="2892">
                        <c:v>300</c:v>
                      </c:pt>
                      <c:pt idx="2893">
                        <c:v>300</c:v>
                      </c:pt>
                      <c:pt idx="2894">
                        <c:v>300</c:v>
                      </c:pt>
                      <c:pt idx="2895">
                        <c:v>300</c:v>
                      </c:pt>
                      <c:pt idx="2896">
                        <c:v>300</c:v>
                      </c:pt>
                      <c:pt idx="2897">
                        <c:v>300</c:v>
                      </c:pt>
                      <c:pt idx="2898">
                        <c:v>300</c:v>
                      </c:pt>
                      <c:pt idx="2899">
                        <c:v>300</c:v>
                      </c:pt>
                      <c:pt idx="2900">
                        <c:v>300</c:v>
                      </c:pt>
                      <c:pt idx="2901">
                        <c:v>300</c:v>
                      </c:pt>
                      <c:pt idx="2902">
                        <c:v>300</c:v>
                      </c:pt>
                      <c:pt idx="2903">
                        <c:v>300</c:v>
                      </c:pt>
                      <c:pt idx="2904">
                        <c:v>300</c:v>
                      </c:pt>
                      <c:pt idx="2905">
                        <c:v>300</c:v>
                      </c:pt>
                      <c:pt idx="2906">
                        <c:v>300</c:v>
                      </c:pt>
                      <c:pt idx="2907">
                        <c:v>300</c:v>
                      </c:pt>
                      <c:pt idx="2908">
                        <c:v>300</c:v>
                      </c:pt>
                      <c:pt idx="2909">
                        <c:v>300</c:v>
                      </c:pt>
                      <c:pt idx="2910">
                        <c:v>300</c:v>
                      </c:pt>
                      <c:pt idx="2911">
                        <c:v>300</c:v>
                      </c:pt>
                      <c:pt idx="2912">
                        <c:v>300</c:v>
                      </c:pt>
                      <c:pt idx="2913">
                        <c:v>300</c:v>
                      </c:pt>
                      <c:pt idx="2914">
                        <c:v>300</c:v>
                      </c:pt>
                      <c:pt idx="2915">
                        <c:v>300</c:v>
                      </c:pt>
                      <c:pt idx="2916">
                        <c:v>300</c:v>
                      </c:pt>
                      <c:pt idx="2917">
                        <c:v>300</c:v>
                      </c:pt>
                      <c:pt idx="2918">
                        <c:v>300</c:v>
                      </c:pt>
                      <c:pt idx="2919">
                        <c:v>300</c:v>
                      </c:pt>
                      <c:pt idx="2920">
                        <c:v>300</c:v>
                      </c:pt>
                      <c:pt idx="2921">
                        <c:v>300</c:v>
                      </c:pt>
                      <c:pt idx="2922">
                        <c:v>300</c:v>
                      </c:pt>
                      <c:pt idx="2923">
                        <c:v>300</c:v>
                      </c:pt>
                      <c:pt idx="2924">
                        <c:v>300</c:v>
                      </c:pt>
                      <c:pt idx="2925">
                        <c:v>300</c:v>
                      </c:pt>
                      <c:pt idx="2926">
                        <c:v>300</c:v>
                      </c:pt>
                      <c:pt idx="2927">
                        <c:v>300</c:v>
                      </c:pt>
                      <c:pt idx="2928">
                        <c:v>300</c:v>
                      </c:pt>
                      <c:pt idx="2929">
                        <c:v>300</c:v>
                      </c:pt>
                      <c:pt idx="2930">
                        <c:v>300</c:v>
                      </c:pt>
                      <c:pt idx="2931">
                        <c:v>300</c:v>
                      </c:pt>
                      <c:pt idx="2932">
                        <c:v>300</c:v>
                      </c:pt>
                      <c:pt idx="2933">
                        <c:v>300</c:v>
                      </c:pt>
                      <c:pt idx="2934">
                        <c:v>300</c:v>
                      </c:pt>
                      <c:pt idx="2935">
                        <c:v>300</c:v>
                      </c:pt>
                      <c:pt idx="2936">
                        <c:v>300</c:v>
                      </c:pt>
                      <c:pt idx="2937">
                        <c:v>300</c:v>
                      </c:pt>
                      <c:pt idx="2938">
                        <c:v>300</c:v>
                      </c:pt>
                      <c:pt idx="2939">
                        <c:v>300</c:v>
                      </c:pt>
                      <c:pt idx="2940">
                        <c:v>300</c:v>
                      </c:pt>
                      <c:pt idx="2941">
                        <c:v>300</c:v>
                      </c:pt>
                      <c:pt idx="2942">
                        <c:v>300</c:v>
                      </c:pt>
                      <c:pt idx="2943">
                        <c:v>300</c:v>
                      </c:pt>
                      <c:pt idx="2944">
                        <c:v>300</c:v>
                      </c:pt>
                      <c:pt idx="2945">
                        <c:v>300</c:v>
                      </c:pt>
                      <c:pt idx="2946">
                        <c:v>300</c:v>
                      </c:pt>
                      <c:pt idx="2947">
                        <c:v>300</c:v>
                      </c:pt>
                      <c:pt idx="2948">
                        <c:v>300</c:v>
                      </c:pt>
                      <c:pt idx="2949">
                        <c:v>300</c:v>
                      </c:pt>
                      <c:pt idx="2950">
                        <c:v>300</c:v>
                      </c:pt>
                      <c:pt idx="2951">
                        <c:v>300</c:v>
                      </c:pt>
                      <c:pt idx="2952">
                        <c:v>300</c:v>
                      </c:pt>
                      <c:pt idx="2953">
                        <c:v>300</c:v>
                      </c:pt>
                      <c:pt idx="2954">
                        <c:v>300</c:v>
                      </c:pt>
                      <c:pt idx="2955">
                        <c:v>300</c:v>
                      </c:pt>
                      <c:pt idx="2956">
                        <c:v>300</c:v>
                      </c:pt>
                      <c:pt idx="2957">
                        <c:v>300</c:v>
                      </c:pt>
                      <c:pt idx="2958">
                        <c:v>300</c:v>
                      </c:pt>
                      <c:pt idx="2959">
                        <c:v>300</c:v>
                      </c:pt>
                      <c:pt idx="2960">
                        <c:v>300</c:v>
                      </c:pt>
                      <c:pt idx="2961">
                        <c:v>300</c:v>
                      </c:pt>
                      <c:pt idx="2962">
                        <c:v>300</c:v>
                      </c:pt>
                      <c:pt idx="2963">
                        <c:v>300</c:v>
                      </c:pt>
                      <c:pt idx="2964">
                        <c:v>300</c:v>
                      </c:pt>
                      <c:pt idx="2965">
                        <c:v>300</c:v>
                      </c:pt>
                      <c:pt idx="2966">
                        <c:v>300</c:v>
                      </c:pt>
                      <c:pt idx="2967">
                        <c:v>300</c:v>
                      </c:pt>
                      <c:pt idx="2968">
                        <c:v>300</c:v>
                      </c:pt>
                      <c:pt idx="2969">
                        <c:v>300</c:v>
                      </c:pt>
                      <c:pt idx="2970">
                        <c:v>300</c:v>
                      </c:pt>
                      <c:pt idx="2971">
                        <c:v>300</c:v>
                      </c:pt>
                      <c:pt idx="2972">
                        <c:v>300</c:v>
                      </c:pt>
                      <c:pt idx="2973">
                        <c:v>300</c:v>
                      </c:pt>
                      <c:pt idx="2974">
                        <c:v>300</c:v>
                      </c:pt>
                      <c:pt idx="2975">
                        <c:v>300</c:v>
                      </c:pt>
                      <c:pt idx="2976">
                        <c:v>300</c:v>
                      </c:pt>
                      <c:pt idx="2977">
                        <c:v>300</c:v>
                      </c:pt>
                      <c:pt idx="2978">
                        <c:v>300</c:v>
                      </c:pt>
                      <c:pt idx="2979">
                        <c:v>300</c:v>
                      </c:pt>
                      <c:pt idx="2980">
                        <c:v>300</c:v>
                      </c:pt>
                      <c:pt idx="2981">
                        <c:v>300</c:v>
                      </c:pt>
                      <c:pt idx="2982">
                        <c:v>300</c:v>
                      </c:pt>
                      <c:pt idx="2983">
                        <c:v>300</c:v>
                      </c:pt>
                      <c:pt idx="2984">
                        <c:v>300</c:v>
                      </c:pt>
                      <c:pt idx="2985">
                        <c:v>300</c:v>
                      </c:pt>
                      <c:pt idx="2986">
                        <c:v>300</c:v>
                      </c:pt>
                      <c:pt idx="2987">
                        <c:v>300</c:v>
                      </c:pt>
                      <c:pt idx="2988">
                        <c:v>300</c:v>
                      </c:pt>
                      <c:pt idx="2989">
                        <c:v>300</c:v>
                      </c:pt>
                      <c:pt idx="2990">
                        <c:v>300</c:v>
                      </c:pt>
                      <c:pt idx="2991">
                        <c:v>300</c:v>
                      </c:pt>
                      <c:pt idx="2992">
                        <c:v>300</c:v>
                      </c:pt>
                      <c:pt idx="2993">
                        <c:v>300</c:v>
                      </c:pt>
                      <c:pt idx="2994">
                        <c:v>300</c:v>
                      </c:pt>
                      <c:pt idx="2995">
                        <c:v>300</c:v>
                      </c:pt>
                      <c:pt idx="2996">
                        <c:v>300</c:v>
                      </c:pt>
                      <c:pt idx="2997">
                        <c:v>300</c:v>
                      </c:pt>
                      <c:pt idx="2998">
                        <c:v>300</c:v>
                      </c:pt>
                      <c:pt idx="2999">
                        <c:v>300</c:v>
                      </c:pt>
                      <c:pt idx="3000">
                        <c:v>300</c:v>
                      </c:pt>
                      <c:pt idx="3001">
                        <c:v>300</c:v>
                      </c:pt>
                      <c:pt idx="3002">
                        <c:v>300</c:v>
                      </c:pt>
                      <c:pt idx="3003">
                        <c:v>300</c:v>
                      </c:pt>
                      <c:pt idx="3004">
                        <c:v>300</c:v>
                      </c:pt>
                      <c:pt idx="3005">
                        <c:v>300</c:v>
                      </c:pt>
                      <c:pt idx="3006">
                        <c:v>300</c:v>
                      </c:pt>
                      <c:pt idx="3007">
                        <c:v>300</c:v>
                      </c:pt>
                      <c:pt idx="3008">
                        <c:v>300</c:v>
                      </c:pt>
                      <c:pt idx="3009">
                        <c:v>300</c:v>
                      </c:pt>
                      <c:pt idx="3010">
                        <c:v>300</c:v>
                      </c:pt>
                      <c:pt idx="3011">
                        <c:v>300</c:v>
                      </c:pt>
                      <c:pt idx="3012">
                        <c:v>300</c:v>
                      </c:pt>
                      <c:pt idx="3013">
                        <c:v>300</c:v>
                      </c:pt>
                      <c:pt idx="3014">
                        <c:v>300</c:v>
                      </c:pt>
                      <c:pt idx="3015">
                        <c:v>300</c:v>
                      </c:pt>
                      <c:pt idx="3016">
                        <c:v>300</c:v>
                      </c:pt>
                      <c:pt idx="3017">
                        <c:v>300</c:v>
                      </c:pt>
                      <c:pt idx="3018">
                        <c:v>300</c:v>
                      </c:pt>
                      <c:pt idx="3019">
                        <c:v>300</c:v>
                      </c:pt>
                      <c:pt idx="3020">
                        <c:v>300</c:v>
                      </c:pt>
                      <c:pt idx="3021">
                        <c:v>300</c:v>
                      </c:pt>
                      <c:pt idx="3022">
                        <c:v>300</c:v>
                      </c:pt>
                      <c:pt idx="3023">
                        <c:v>300</c:v>
                      </c:pt>
                      <c:pt idx="3024">
                        <c:v>300</c:v>
                      </c:pt>
                      <c:pt idx="3025">
                        <c:v>300</c:v>
                      </c:pt>
                      <c:pt idx="3026">
                        <c:v>300</c:v>
                      </c:pt>
                      <c:pt idx="3027">
                        <c:v>300</c:v>
                      </c:pt>
                      <c:pt idx="3028">
                        <c:v>300</c:v>
                      </c:pt>
                      <c:pt idx="3029">
                        <c:v>300</c:v>
                      </c:pt>
                      <c:pt idx="3030">
                        <c:v>300</c:v>
                      </c:pt>
                      <c:pt idx="3031">
                        <c:v>300</c:v>
                      </c:pt>
                      <c:pt idx="3032">
                        <c:v>300</c:v>
                      </c:pt>
                      <c:pt idx="3033">
                        <c:v>300</c:v>
                      </c:pt>
                      <c:pt idx="3034">
                        <c:v>300</c:v>
                      </c:pt>
                      <c:pt idx="3035">
                        <c:v>300</c:v>
                      </c:pt>
                      <c:pt idx="3036">
                        <c:v>300</c:v>
                      </c:pt>
                      <c:pt idx="3037">
                        <c:v>300</c:v>
                      </c:pt>
                      <c:pt idx="3038">
                        <c:v>300</c:v>
                      </c:pt>
                      <c:pt idx="3039">
                        <c:v>300</c:v>
                      </c:pt>
                      <c:pt idx="3040">
                        <c:v>300</c:v>
                      </c:pt>
                      <c:pt idx="3041">
                        <c:v>300</c:v>
                      </c:pt>
                      <c:pt idx="3042">
                        <c:v>300</c:v>
                      </c:pt>
                      <c:pt idx="3043">
                        <c:v>300</c:v>
                      </c:pt>
                      <c:pt idx="3044">
                        <c:v>300</c:v>
                      </c:pt>
                      <c:pt idx="3045">
                        <c:v>300</c:v>
                      </c:pt>
                      <c:pt idx="3046">
                        <c:v>300</c:v>
                      </c:pt>
                      <c:pt idx="3047">
                        <c:v>300</c:v>
                      </c:pt>
                      <c:pt idx="3048">
                        <c:v>300</c:v>
                      </c:pt>
                      <c:pt idx="3049">
                        <c:v>300</c:v>
                      </c:pt>
                      <c:pt idx="3050">
                        <c:v>300</c:v>
                      </c:pt>
                      <c:pt idx="3051">
                        <c:v>300</c:v>
                      </c:pt>
                      <c:pt idx="3052">
                        <c:v>300</c:v>
                      </c:pt>
                      <c:pt idx="3053">
                        <c:v>300</c:v>
                      </c:pt>
                      <c:pt idx="3054">
                        <c:v>300</c:v>
                      </c:pt>
                      <c:pt idx="3055">
                        <c:v>300</c:v>
                      </c:pt>
                      <c:pt idx="3056">
                        <c:v>300</c:v>
                      </c:pt>
                      <c:pt idx="3057">
                        <c:v>300</c:v>
                      </c:pt>
                      <c:pt idx="3058">
                        <c:v>300</c:v>
                      </c:pt>
                      <c:pt idx="3059">
                        <c:v>300</c:v>
                      </c:pt>
                      <c:pt idx="3060">
                        <c:v>300</c:v>
                      </c:pt>
                      <c:pt idx="3061">
                        <c:v>300</c:v>
                      </c:pt>
                      <c:pt idx="3062">
                        <c:v>300</c:v>
                      </c:pt>
                      <c:pt idx="3063">
                        <c:v>300</c:v>
                      </c:pt>
                      <c:pt idx="3064">
                        <c:v>300</c:v>
                      </c:pt>
                      <c:pt idx="3065">
                        <c:v>300</c:v>
                      </c:pt>
                      <c:pt idx="3066">
                        <c:v>300</c:v>
                      </c:pt>
                      <c:pt idx="3067">
                        <c:v>300</c:v>
                      </c:pt>
                      <c:pt idx="3068">
                        <c:v>300</c:v>
                      </c:pt>
                      <c:pt idx="3069">
                        <c:v>300</c:v>
                      </c:pt>
                      <c:pt idx="3070">
                        <c:v>300</c:v>
                      </c:pt>
                      <c:pt idx="3071">
                        <c:v>300</c:v>
                      </c:pt>
                      <c:pt idx="3072">
                        <c:v>300</c:v>
                      </c:pt>
                      <c:pt idx="3073">
                        <c:v>300</c:v>
                      </c:pt>
                      <c:pt idx="3074">
                        <c:v>300</c:v>
                      </c:pt>
                      <c:pt idx="3075">
                        <c:v>300</c:v>
                      </c:pt>
                      <c:pt idx="3076">
                        <c:v>300</c:v>
                      </c:pt>
                      <c:pt idx="3077">
                        <c:v>300</c:v>
                      </c:pt>
                      <c:pt idx="3078">
                        <c:v>300</c:v>
                      </c:pt>
                      <c:pt idx="3079">
                        <c:v>300</c:v>
                      </c:pt>
                      <c:pt idx="3080">
                        <c:v>300</c:v>
                      </c:pt>
                      <c:pt idx="3081">
                        <c:v>300</c:v>
                      </c:pt>
                      <c:pt idx="3082">
                        <c:v>300</c:v>
                      </c:pt>
                      <c:pt idx="3083">
                        <c:v>300</c:v>
                      </c:pt>
                      <c:pt idx="3084">
                        <c:v>300</c:v>
                      </c:pt>
                      <c:pt idx="3085">
                        <c:v>300</c:v>
                      </c:pt>
                      <c:pt idx="3086">
                        <c:v>300</c:v>
                      </c:pt>
                      <c:pt idx="3087">
                        <c:v>300</c:v>
                      </c:pt>
                      <c:pt idx="3088">
                        <c:v>300</c:v>
                      </c:pt>
                      <c:pt idx="3089">
                        <c:v>300</c:v>
                      </c:pt>
                      <c:pt idx="3090">
                        <c:v>300</c:v>
                      </c:pt>
                      <c:pt idx="3091">
                        <c:v>300</c:v>
                      </c:pt>
                      <c:pt idx="3092">
                        <c:v>300</c:v>
                      </c:pt>
                      <c:pt idx="3093">
                        <c:v>300</c:v>
                      </c:pt>
                      <c:pt idx="3094">
                        <c:v>300</c:v>
                      </c:pt>
                      <c:pt idx="3095">
                        <c:v>300</c:v>
                      </c:pt>
                      <c:pt idx="3096">
                        <c:v>300</c:v>
                      </c:pt>
                      <c:pt idx="3097">
                        <c:v>300</c:v>
                      </c:pt>
                      <c:pt idx="3098">
                        <c:v>300</c:v>
                      </c:pt>
                      <c:pt idx="3099">
                        <c:v>300</c:v>
                      </c:pt>
                      <c:pt idx="3100">
                        <c:v>300</c:v>
                      </c:pt>
                      <c:pt idx="3101">
                        <c:v>300</c:v>
                      </c:pt>
                      <c:pt idx="3102">
                        <c:v>300</c:v>
                      </c:pt>
                      <c:pt idx="3103">
                        <c:v>300</c:v>
                      </c:pt>
                      <c:pt idx="3104">
                        <c:v>300</c:v>
                      </c:pt>
                      <c:pt idx="3105">
                        <c:v>300</c:v>
                      </c:pt>
                      <c:pt idx="3106">
                        <c:v>300</c:v>
                      </c:pt>
                      <c:pt idx="3107">
                        <c:v>300</c:v>
                      </c:pt>
                      <c:pt idx="3108">
                        <c:v>300</c:v>
                      </c:pt>
                      <c:pt idx="3109">
                        <c:v>300</c:v>
                      </c:pt>
                      <c:pt idx="3110">
                        <c:v>300</c:v>
                      </c:pt>
                      <c:pt idx="3111">
                        <c:v>300</c:v>
                      </c:pt>
                      <c:pt idx="3112">
                        <c:v>300</c:v>
                      </c:pt>
                      <c:pt idx="3113">
                        <c:v>300</c:v>
                      </c:pt>
                      <c:pt idx="3114">
                        <c:v>300</c:v>
                      </c:pt>
                      <c:pt idx="3115">
                        <c:v>300</c:v>
                      </c:pt>
                      <c:pt idx="3116">
                        <c:v>300</c:v>
                      </c:pt>
                      <c:pt idx="3117">
                        <c:v>300</c:v>
                      </c:pt>
                      <c:pt idx="3118">
                        <c:v>300</c:v>
                      </c:pt>
                      <c:pt idx="3119">
                        <c:v>300</c:v>
                      </c:pt>
                      <c:pt idx="3120">
                        <c:v>300</c:v>
                      </c:pt>
                      <c:pt idx="3121">
                        <c:v>300</c:v>
                      </c:pt>
                      <c:pt idx="3122">
                        <c:v>300</c:v>
                      </c:pt>
                      <c:pt idx="3123">
                        <c:v>300</c:v>
                      </c:pt>
                      <c:pt idx="3124">
                        <c:v>300</c:v>
                      </c:pt>
                      <c:pt idx="3125">
                        <c:v>300</c:v>
                      </c:pt>
                      <c:pt idx="3126">
                        <c:v>300</c:v>
                      </c:pt>
                      <c:pt idx="3127">
                        <c:v>300</c:v>
                      </c:pt>
                      <c:pt idx="3128">
                        <c:v>300</c:v>
                      </c:pt>
                      <c:pt idx="3129">
                        <c:v>300</c:v>
                      </c:pt>
                      <c:pt idx="3130">
                        <c:v>300</c:v>
                      </c:pt>
                      <c:pt idx="3131">
                        <c:v>300</c:v>
                      </c:pt>
                      <c:pt idx="3132">
                        <c:v>300</c:v>
                      </c:pt>
                      <c:pt idx="3133">
                        <c:v>300</c:v>
                      </c:pt>
                      <c:pt idx="3134">
                        <c:v>300</c:v>
                      </c:pt>
                      <c:pt idx="3135">
                        <c:v>300</c:v>
                      </c:pt>
                      <c:pt idx="3136">
                        <c:v>300</c:v>
                      </c:pt>
                      <c:pt idx="3137">
                        <c:v>300</c:v>
                      </c:pt>
                      <c:pt idx="3138">
                        <c:v>300</c:v>
                      </c:pt>
                      <c:pt idx="3139">
                        <c:v>300</c:v>
                      </c:pt>
                      <c:pt idx="3140">
                        <c:v>300</c:v>
                      </c:pt>
                      <c:pt idx="3141">
                        <c:v>300</c:v>
                      </c:pt>
                      <c:pt idx="3142">
                        <c:v>300</c:v>
                      </c:pt>
                      <c:pt idx="3143">
                        <c:v>300</c:v>
                      </c:pt>
                      <c:pt idx="3144">
                        <c:v>300</c:v>
                      </c:pt>
                      <c:pt idx="3145">
                        <c:v>300</c:v>
                      </c:pt>
                      <c:pt idx="3146">
                        <c:v>300</c:v>
                      </c:pt>
                      <c:pt idx="3147">
                        <c:v>300</c:v>
                      </c:pt>
                      <c:pt idx="3148">
                        <c:v>300</c:v>
                      </c:pt>
                      <c:pt idx="3149">
                        <c:v>300</c:v>
                      </c:pt>
                      <c:pt idx="3150">
                        <c:v>300</c:v>
                      </c:pt>
                      <c:pt idx="3151">
                        <c:v>300</c:v>
                      </c:pt>
                      <c:pt idx="3152">
                        <c:v>300</c:v>
                      </c:pt>
                      <c:pt idx="3153">
                        <c:v>300</c:v>
                      </c:pt>
                      <c:pt idx="3154">
                        <c:v>300</c:v>
                      </c:pt>
                      <c:pt idx="3155">
                        <c:v>300</c:v>
                      </c:pt>
                      <c:pt idx="3156">
                        <c:v>300</c:v>
                      </c:pt>
                      <c:pt idx="3157">
                        <c:v>300</c:v>
                      </c:pt>
                      <c:pt idx="3158">
                        <c:v>300</c:v>
                      </c:pt>
                      <c:pt idx="3159">
                        <c:v>300</c:v>
                      </c:pt>
                      <c:pt idx="3160">
                        <c:v>300</c:v>
                      </c:pt>
                      <c:pt idx="3161">
                        <c:v>300</c:v>
                      </c:pt>
                      <c:pt idx="3162">
                        <c:v>300</c:v>
                      </c:pt>
                      <c:pt idx="3163">
                        <c:v>300</c:v>
                      </c:pt>
                      <c:pt idx="3164">
                        <c:v>300</c:v>
                      </c:pt>
                      <c:pt idx="3165">
                        <c:v>300</c:v>
                      </c:pt>
                      <c:pt idx="3166">
                        <c:v>300</c:v>
                      </c:pt>
                      <c:pt idx="3167">
                        <c:v>300</c:v>
                      </c:pt>
                      <c:pt idx="3168">
                        <c:v>300</c:v>
                      </c:pt>
                      <c:pt idx="3169">
                        <c:v>300</c:v>
                      </c:pt>
                      <c:pt idx="3170">
                        <c:v>300</c:v>
                      </c:pt>
                      <c:pt idx="3171">
                        <c:v>300</c:v>
                      </c:pt>
                      <c:pt idx="3172">
                        <c:v>300</c:v>
                      </c:pt>
                      <c:pt idx="3173">
                        <c:v>300</c:v>
                      </c:pt>
                      <c:pt idx="3174">
                        <c:v>300</c:v>
                      </c:pt>
                      <c:pt idx="3175">
                        <c:v>300</c:v>
                      </c:pt>
                      <c:pt idx="3176">
                        <c:v>300</c:v>
                      </c:pt>
                      <c:pt idx="3177">
                        <c:v>300</c:v>
                      </c:pt>
                      <c:pt idx="3178">
                        <c:v>300</c:v>
                      </c:pt>
                      <c:pt idx="3179">
                        <c:v>300</c:v>
                      </c:pt>
                      <c:pt idx="3180">
                        <c:v>300</c:v>
                      </c:pt>
                      <c:pt idx="3181">
                        <c:v>300</c:v>
                      </c:pt>
                      <c:pt idx="3182">
                        <c:v>300</c:v>
                      </c:pt>
                      <c:pt idx="3183">
                        <c:v>300</c:v>
                      </c:pt>
                      <c:pt idx="3184">
                        <c:v>300</c:v>
                      </c:pt>
                      <c:pt idx="3185">
                        <c:v>300</c:v>
                      </c:pt>
                      <c:pt idx="3186">
                        <c:v>300</c:v>
                      </c:pt>
                      <c:pt idx="3187">
                        <c:v>300</c:v>
                      </c:pt>
                      <c:pt idx="3188">
                        <c:v>300</c:v>
                      </c:pt>
                      <c:pt idx="3189">
                        <c:v>300</c:v>
                      </c:pt>
                      <c:pt idx="3190">
                        <c:v>300</c:v>
                      </c:pt>
                      <c:pt idx="3191">
                        <c:v>300</c:v>
                      </c:pt>
                      <c:pt idx="3192">
                        <c:v>300</c:v>
                      </c:pt>
                      <c:pt idx="3193">
                        <c:v>300</c:v>
                      </c:pt>
                      <c:pt idx="3194">
                        <c:v>300</c:v>
                      </c:pt>
                      <c:pt idx="3195">
                        <c:v>300</c:v>
                      </c:pt>
                      <c:pt idx="3196">
                        <c:v>300</c:v>
                      </c:pt>
                      <c:pt idx="3197">
                        <c:v>300</c:v>
                      </c:pt>
                      <c:pt idx="3198">
                        <c:v>300</c:v>
                      </c:pt>
                      <c:pt idx="3199">
                        <c:v>300</c:v>
                      </c:pt>
                      <c:pt idx="3200">
                        <c:v>300</c:v>
                      </c:pt>
                      <c:pt idx="3201">
                        <c:v>300</c:v>
                      </c:pt>
                      <c:pt idx="3202">
                        <c:v>300</c:v>
                      </c:pt>
                      <c:pt idx="3203">
                        <c:v>300</c:v>
                      </c:pt>
                      <c:pt idx="3204">
                        <c:v>300</c:v>
                      </c:pt>
                      <c:pt idx="3205">
                        <c:v>300</c:v>
                      </c:pt>
                      <c:pt idx="3206">
                        <c:v>300</c:v>
                      </c:pt>
                      <c:pt idx="3207">
                        <c:v>300</c:v>
                      </c:pt>
                      <c:pt idx="3208">
                        <c:v>300</c:v>
                      </c:pt>
                      <c:pt idx="3209">
                        <c:v>300</c:v>
                      </c:pt>
                      <c:pt idx="3210">
                        <c:v>300</c:v>
                      </c:pt>
                      <c:pt idx="3211">
                        <c:v>300</c:v>
                      </c:pt>
                      <c:pt idx="3212">
                        <c:v>300</c:v>
                      </c:pt>
                      <c:pt idx="3213">
                        <c:v>300</c:v>
                      </c:pt>
                      <c:pt idx="3214">
                        <c:v>300</c:v>
                      </c:pt>
                      <c:pt idx="3215">
                        <c:v>300</c:v>
                      </c:pt>
                      <c:pt idx="3216">
                        <c:v>300</c:v>
                      </c:pt>
                      <c:pt idx="3217">
                        <c:v>300</c:v>
                      </c:pt>
                      <c:pt idx="3218">
                        <c:v>300</c:v>
                      </c:pt>
                      <c:pt idx="3219">
                        <c:v>300</c:v>
                      </c:pt>
                      <c:pt idx="3220">
                        <c:v>300</c:v>
                      </c:pt>
                      <c:pt idx="3221">
                        <c:v>300</c:v>
                      </c:pt>
                      <c:pt idx="3222">
                        <c:v>300</c:v>
                      </c:pt>
                      <c:pt idx="3223">
                        <c:v>300</c:v>
                      </c:pt>
                      <c:pt idx="3224">
                        <c:v>300</c:v>
                      </c:pt>
                      <c:pt idx="3225">
                        <c:v>300</c:v>
                      </c:pt>
                      <c:pt idx="3226">
                        <c:v>300</c:v>
                      </c:pt>
                      <c:pt idx="3227">
                        <c:v>300</c:v>
                      </c:pt>
                      <c:pt idx="3228">
                        <c:v>300</c:v>
                      </c:pt>
                      <c:pt idx="3229">
                        <c:v>300</c:v>
                      </c:pt>
                      <c:pt idx="3230">
                        <c:v>300</c:v>
                      </c:pt>
                      <c:pt idx="3231">
                        <c:v>300</c:v>
                      </c:pt>
                      <c:pt idx="3232">
                        <c:v>300</c:v>
                      </c:pt>
                      <c:pt idx="3233">
                        <c:v>300</c:v>
                      </c:pt>
                      <c:pt idx="3234">
                        <c:v>300</c:v>
                      </c:pt>
                      <c:pt idx="3235">
                        <c:v>300</c:v>
                      </c:pt>
                      <c:pt idx="3236">
                        <c:v>300</c:v>
                      </c:pt>
                      <c:pt idx="3237">
                        <c:v>300</c:v>
                      </c:pt>
                      <c:pt idx="3238">
                        <c:v>300</c:v>
                      </c:pt>
                      <c:pt idx="3239">
                        <c:v>300</c:v>
                      </c:pt>
                      <c:pt idx="3240">
                        <c:v>300</c:v>
                      </c:pt>
                      <c:pt idx="3241">
                        <c:v>300</c:v>
                      </c:pt>
                      <c:pt idx="3242">
                        <c:v>300</c:v>
                      </c:pt>
                      <c:pt idx="3243">
                        <c:v>300</c:v>
                      </c:pt>
                      <c:pt idx="3244">
                        <c:v>300</c:v>
                      </c:pt>
                      <c:pt idx="3245">
                        <c:v>300</c:v>
                      </c:pt>
                      <c:pt idx="3246">
                        <c:v>300</c:v>
                      </c:pt>
                      <c:pt idx="3247">
                        <c:v>300</c:v>
                      </c:pt>
                      <c:pt idx="3248">
                        <c:v>300</c:v>
                      </c:pt>
                      <c:pt idx="3249">
                        <c:v>300</c:v>
                      </c:pt>
                      <c:pt idx="3250">
                        <c:v>300</c:v>
                      </c:pt>
                      <c:pt idx="3251">
                        <c:v>300</c:v>
                      </c:pt>
                      <c:pt idx="3252">
                        <c:v>300</c:v>
                      </c:pt>
                      <c:pt idx="3253">
                        <c:v>300</c:v>
                      </c:pt>
                      <c:pt idx="3254">
                        <c:v>300</c:v>
                      </c:pt>
                      <c:pt idx="3255">
                        <c:v>300</c:v>
                      </c:pt>
                      <c:pt idx="3256">
                        <c:v>300</c:v>
                      </c:pt>
                      <c:pt idx="3257">
                        <c:v>300</c:v>
                      </c:pt>
                      <c:pt idx="3258">
                        <c:v>300</c:v>
                      </c:pt>
                      <c:pt idx="3259">
                        <c:v>300</c:v>
                      </c:pt>
                      <c:pt idx="3260">
                        <c:v>300</c:v>
                      </c:pt>
                      <c:pt idx="3261">
                        <c:v>300</c:v>
                      </c:pt>
                      <c:pt idx="3262">
                        <c:v>300</c:v>
                      </c:pt>
                      <c:pt idx="3263">
                        <c:v>300</c:v>
                      </c:pt>
                      <c:pt idx="3264">
                        <c:v>300</c:v>
                      </c:pt>
                      <c:pt idx="3265">
                        <c:v>300</c:v>
                      </c:pt>
                      <c:pt idx="3266">
                        <c:v>300</c:v>
                      </c:pt>
                      <c:pt idx="3267">
                        <c:v>300</c:v>
                      </c:pt>
                      <c:pt idx="3268">
                        <c:v>300</c:v>
                      </c:pt>
                      <c:pt idx="3269">
                        <c:v>300</c:v>
                      </c:pt>
                      <c:pt idx="3270">
                        <c:v>300</c:v>
                      </c:pt>
                      <c:pt idx="3271">
                        <c:v>300</c:v>
                      </c:pt>
                      <c:pt idx="3272">
                        <c:v>300</c:v>
                      </c:pt>
                      <c:pt idx="3273">
                        <c:v>300</c:v>
                      </c:pt>
                      <c:pt idx="3274">
                        <c:v>300</c:v>
                      </c:pt>
                      <c:pt idx="3275">
                        <c:v>300</c:v>
                      </c:pt>
                      <c:pt idx="3276">
                        <c:v>300</c:v>
                      </c:pt>
                      <c:pt idx="3277">
                        <c:v>300</c:v>
                      </c:pt>
                      <c:pt idx="3278">
                        <c:v>300</c:v>
                      </c:pt>
                      <c:pt idx="3279">
                        <c:v>300</c:v>
                      </c:pt>
                      <c:pt idx="3280">
                        <c:v>300</c:v>
                      </c:pt>
                      <c:pt idx="3281">
                        <c:v>300</c:v>
                      </c:pt>
                      <c:pt idx="3282">
                        <c:v>300</c:v>
                      </c:pt>
                      <c:pt idx="3283">
                        <c:v>300</c:v>
                      </c:pt>
                      <c:pt idx="3284">
                        <c:v>300</c:v>
                      </c:pt>
                      <c:pt idx="3285">
                        <c:v>300</c:v>
                      </c:pt>
                      <c:pt idx="3286">
                        <c:v>300</c:v>
                      </c:pt>
                      <c:pt idx="3287">
                        <c:v>300</c:v>
                      </c:pt>
                      <c:pt idx="3288">
                        <c:v>300</c:v>
                      </c:pt>
                      <c:pt idx="3289">
                        <c:v>300</c:v>
                      </c:pt>
                      <c:pt idx="3290">
                        <c:v>300</c:v>
                      </c:pt>
                      <c:pt idx="3291">
                        <c:v>300</c:v>
                      </c:pt>
                      <c:pt idx="3292">
                        <c:v>300</c:v>
                      </c:pt>
                      <c:pt idx="3293">
                        <c:v>300</c:v>
                      </c:pt>
                      <c:pt idx="3294">
                        <c:v>300</c:v>
                      </c:pt>
                      <c:pt idx="3295">
                        <c:v>300</c:v>
                      </c:pt>
                      <c:pt idx="3296">
                        <c:v>300</c:v>
                      </c:pt>
                      <c:pt idx="3297">
                        <c:v>300</c:v>
                      </c:pt>
                      <c:pt idx="3298">
                        <c:v>300</c:v>
                      </c:pt>
                      <c:pt idx="3299">
                        <c:v>300</c:v>
                      </c:pt>
                      <c:pt idx="3300">
                        <c:v>300</c:v>
                      </c:pt>
                      <c:pt idx="3301">
                        <c:v>300</c:v>
                      </c:pt>
                      <c:pt idx="3302">
                        <c:v>300</c:v>
                      </c:pt>
                      <c:pt idx="3303">
                        <c:v>300</c:v>
                      </c:pt>
                      <c:pt idx="3304">
                        <c:v>300</c:v>
                      </c:pt>
                      <c:pt idx="3305">
                        <c:v>300</c:v>
                      </c:pt>
                      <c:pt idx="3306">
                        <c:v>300</c:v>
                      </c:pt>
                      <c:pt idx="3307">
                        <c:v>300</c:v>
                      </c:pt>
                      <c:pt idx="3308">
                        <c:v>300</c:v>
                      </c:pt>
                      <c:pt idx="3309">
                        <c:v>300</c:v>
                      </c:pt>
                      <c:pt idx="3310">
                        <c:v>300</c:v>
                      </c:pt>
                      <c:pt idx="3311">
                        <c:v>300</c:v>
                      </c:pt>
                      <c:pt idx="3312">
                        <c:v>300</c:v>
                      </c:pt>
                      <c:pt idx="3313">
                        <c:v>300</c:v>
                      </c:pt>
                      <c:pt idx="3314">
                        <c:v>300</c:v>
                      </c:pt>
                      <c:pt idx="3315">
                        <c:v>300</c:v>
                      </c:pt>
                      <c:pt idx="3316">
                        <c:v>300</c:v>
                      </c:pt>
                      <c:pt idx="3317">
                        <c:v>300</c:v>
                      </c:pt>
                      <c:pt idx="3318">
                        <c:v>300</c:v>
                      </c:pt>
                      <c:pt idx="3319">
                        <c:v>300</c:v>
                      </c:pt>
                      <c:pt idx="3320">
                        <c:v>300</c:v>
                      </c:pt>
                      <c:pt idx="3321">
                        <c:v>300</c:v>
                      </c:pt>
                      <c:pt idx="3322">
                        <c:v>300</c:v>
                      </c:pt>
                      <c:pt idx="3323">
                        <c:v>300</c:v>
                      </c:pt>
                      <c:pt idx="3324">
                        <c:v>300</c:v>
                      </c:pt>
                      <c:pt idx="3325">
                        <c:v>300</c:v>
                      </c:pt>
                      <c:pt idx="3326">
                        <c:v>300</c:v>
                      </c:pt>
                      <c:pt idx="3327">
                        <c:v>300</c:v>
                      </c:pt>
                      <c:pt idx="3328">
                        <c:v>300</c:v>
                      </c:pt>
                      <c:pt idx="3329">
                        <c:v>300</c:v>
                      </c:pt>
                      <c:pt idx="3330">
                        <c:v>300</c:v>
                      </c:pt>
                      <c:pt idx="3331">
                        <c:v>300</c:v>
                      </c:pt>
                      <c:pt idx="3332">
                        <c:v>300</c:v>
                      </c:pt>
                      <c:pt idx="3333">
                        <c:v>300</c:v>
                      </c:pt>
                      <c:pt idx="3334">
                        <c:v>300</c:v>
                      </c:pt>
                      <c:pt idx="3335">
                        <c:v>300</c:v>
                      </c:pt>
                      <c:pt idx="3336">
                        <c:v>300</c:v>
                      </c:pt>
                      <c:pt idx="3337">
                        <c:v>300</c:v>
                      </c:pt>
                      <c:pt idx="3338">
                        <c:v>300</c:v>
                      </c:pt>
                      <c:pt idx="3339">
                        <c:v>300</c:v>
                      </c:pt>
                      <c:pt idx="3340">
                        <c:v>300</c:v>
                      </c:pt>
                      <c:pt idx="3341">
                        <c:v>300</c:v>
                      </c:pt>
                      <c:pt idx="3342">
                        <c:v>300</c:v>
                      </c:pt>
                      <c:pt idx="3343">
                        <c:v>300</c:v>
                      </c:pt>
                      <c:pt idx="3344">
                        <c:v>300</c:v>
                      </c:pt>
                      <c:pt idx="3345">
                        <c:v>300</c:v>
                      </c:pt>
                      <c:pt idx="3346">
                        <c:v>300</c:v>
                      </c:pt>
                      <c:pt idx="3347">
                        <c:v>300</c:v>
                      </c:pt>
                      <c:pt idx="3348">
                        <c:v>300</c:v>
                      </c:pt>
                      <c:pt idx="3349">
                        <c:v>300</c:v>
                      </c:pt>
                      <c:pt idx="3350">
                        <c:v>300</c:v>
                      </c:pt>
                      <c:pt idx="3351">
                        <c:v>300</c:v>
                      </c:pt>
                      <c:pt idx="3352">
                        <c:v>300</c:v>
                      </c:pt>
                      <c:pt idx="3353">
                        <c:v>300</c:v>
                      </c:pt>
                      <c:pt idx="3354">
                        <c:v>300</c:v>
                      </c:pt>
                      <c:pt idx="3355">
                        <c:v>300</c:v>
                      </c:pt>
                      <c:pt idx="3356">
                        <c:v>300</c:v>
                      </c:pt>
                      <c:pt idx="3357">
                        <c:v>300</c:v>
                      </c:pt>
                      <c:pt idx="3358">
                        <c:v>300</c:v>
                      </c:pt>
                      <c:pt idx="3359">
                        <c:v>300</c:v>
                      </c:pt>
                      <c:pt idx="3360">
                        <c:v>300</c:v>
                      </c:pt>
                      <c:pt idx="3361">
                        <c:v>300</c:v>
                      </c:pt>
                      <c:pt idx="3362">
                        <c:v>300</c:v>
                      </c:pt>
                      <c:pt idx="3363">
                        <c:v>300</c:v>
                      </c:pt>
                      <c:pt idx="3364">
                        <c:v>300</c:v>
                      </c:pt>
                      <c:pt idx="3365">
                        <c:v>300</c:v>
                      </c:pt>
                      <c:pt idx="3366">
                        <c:v>300</c:v>
                      </c:pt>
                      <c:pt idx="3367">
                        <c:v>300</c:v>
                      </c:pt>
                      <c:pt idx="3368">
                        <c:v>300</c:v>
                      </c:pt>
                      <c:pt idx="3369">
                        <c:v>300</c:v>
                      </c:pt>
                      <c:pt idx="3370">
                        <c:v>300</c:v>
                      </c:pt>
                      <c:pt idx="3371">
                        <c:v>300</c:v>
                      </c:pt>
                      <c:pt idx="3372">
                        <c:v>300</c:v>
                      </c:pt>
                      <c:pt idx="3373">
                        <c:v>300</c:v>
                      </c:pt>
                      <c:pt idx="3374">
                        <c:v>300</c:v>
                      </c:pt>
                      <c:pt idx="3375">
                        <c:v>300</c:v>
                      </c:pt>
                      <c:pt idx="3376">
                        <c:v>300</c:v>
                      </c:pt>
                      <c:pt idx="3377">
                        <c:v>300</c:v>
                      </c:pt>
                      <c:pt idx="3378">
                        <c:v>300</c:v>
                      </c:pt>
                      <c:pt idx="3379">
                        <c:v>300</c:v>
                      </c:pt>
                      <c:pt idx="3380">
                        <c:v>300</c:v>
                      </c:pt>
                      <c:pt idx="3381">
                        <c:v>300</c:v>
                      </c:pt>
                      <c:pt idx="3382">
                        <c:v>300</c:v>
                      </c:pt>
                      <c:pt idx="3383">
                        <c:v>300</c:v>
                      </c:pt>
                      <c:pt idx="3384">
                        <c:v>300</c:v>
                      </c:pt>
                      <c:pt idx="3385">
                        <c:v>300</c:v>
                      </c:pt>
                      <c:pt idx="3386">
                        <c:v>300</c:v>
                      </c:pt>
                      <c:pt idx="3387">
                        <c:v>300</c:v>
                      </c:pt>
                      <c:pt idx="3388">
                        <c:v>300</c:v>
                      </c:pt>
                      <c:pt idx="3389">
                        <c:v>300</c:v>
                      </c:pt>
                      <c:pt idx="3390">
                        <c:v>300</c:v>
                      </c:pt>
                      <c:pt idx="3391">
                        <c:v>300</c:v>
                      </c:pt>
                      <c:pt idx="3392">
                        <c:v>300</c:v>
                      </c:pt>
                      <c:pt idx="3393">
                        <c:v>300</c:v>
                      </c:pt>
                      <c:pt idx="3394">
                        <c:v>300</c:v>
                      </c:pt>
                      <c:pt idx="3395">
                        <c:v>300</c:v>
                      </c:pt>
                      <c:pt idx="3396">
                        <c:v>300</c:v>
                      </c:pt>
                      <c:pt idx="3397">
                        <c:v>300</c:v>
                      </c:pt>
                      <c:pt idx="3398">
                        <c:v>300</c:v>
                      </c:pt>
                      <c:pt idx="3399">
                        <c:v>300</c:v>
                      </c:pt>
                      <c:pt idx="3400">
                        <c:v>300</c:v>
                      </c:pt>
                      <c:pt idx="3401">
                        <c:v>300</c:v>
                      </c:pt>
                      <c:pt idx="3402">
                        <c:v>300</c:v>
                      </c:pt>
                      <c:pt idx="3403">
                        <c:v>300</c:v>
                      </c:pt>
                      <c:pt idx="3404">
                        <c:v>300</c:v>
                      </c:pt>
                      <c:pt idx="3405">
                        <c:v>300</c:v>
                      </c:pt>
                      <c:pt idx="3406">
                        <c:v>300</c:v>
                      </c:pt>
                      <c:pt idx="3407">
                        <c:v>300</c:v>
                      </c:pt>
                      <c:pt idx="3408">
                        <c:v>300</c:v>
                      </c:pt>
                      <c:pt idx="3409">
                        <c:v>300</c:v>
                      </c:pt>
                      <c:pt idx="3410">
                        <c:v>300</c:v>
                      </c:pt>
                      <c:pt idx="3411">
                        <c:v>300</c:v>
                      </c:pt>
                      <c:pt idx="3412">
                        <c:v>300</c:v>
                      </c:pt>
                      <c:pt idx="3413">
                        <c:v>300</c:v>
                      </c:pt>
                      <c:pt idx="3414">
                        <c:v>300</c:v>
                      </c:pt>
                      <c:pt idx="3415">
                        <c:v>300</c:v>
                      </c:pt>
                      <c:pt idx="3416">
                        <c:v>300</c:v>
                      </c:pt>
                      <c:pt idx="3417">
                        <c:v>300</c:v>
                      </c:pt>
                      <c:pt idx="3418">
                        <c:v>300</c:v>
                      </c:pt>
                      <c:pt idx="3419">
                        <c:v>300</c:v>
                      </c:pt>
                      <c:pt idx="3420">
                        <c:v>300</c:v>
                      </c:pt>
                      <c:pt idx="3421">
                        <c:v>300</c:v>
                      </c:pt>
                      <c:pt idx="3422">
                        <c:v>300</c:v>
                      </c:pt>
                      <c:pt idx="3423">
                        <c:v>300</c:v>
                      </c:pt>
                      <c:pt idx="3424">
                        <c:v>300</c:v>
                      </c:pt>
                      <c:pt idx="3425">
                        <c:v>300</c:v>
                      </c:pt>
                      <c:pt idx="3426">
                        <c:v>300</c:v>
                      </c:pt>
                      <c:pt idx="3427">
                        <c:v>300</c:v>
                      </c:pt>
                      <c:pt idx="3428">
                        <c:v>300</c:v>
                      </c:pt>
                      <c:pt idx="3429">
                        <c:v>300</c:v>
                      </c:pt>
                      <c:pt idx="3430">
                        <c:v>300</c:v>
                      </c:pt>
                      <c:pt idx="3431">
                        <c:v>300</c:v>
                      </c:pt>
                      <c:pt idx="3432">
                        <c:v>300</c:v>
                      </c:pt>
                      <c:pt idx="3433">
                        <c:v>300</c:v>
                      </c:pt>
                      <c:pt idx="3434">
                        <c:v>300</c:v>
                      </c:pt>
                      <c:pt idx="3435">
                        <c:v>300</c:v>
                      </c:pt>
                      <c:pt idx="3436">
                        <c:v>300</c:v>
                      </c:pt>
                      <c:pt idx="3437">
                        <c:v>300</c:v>
                      </c:pt>
                      <c:pt idx="3438">
                        <c:v>300</c:v>
                      </c:pt>
                      <c:pt idx="3439">
                        <c:v>300</c:v>
                      </c:pt>
                      <c:pt idx="3440">
                        <c:v>300</c:v>
                      </c:pt>
                      <c:pt idx="3441">
                        <c:v>300</c:v>
                      </c:pt>
                      <c:pt idx="3442">
                        <c:v>300</c:v>
                      </c:pt>
                      <c:pt idx="3443">
                        <c:v>300</c:v>
                      </c:pt>
                      <c:pt idx="3444">
                        <c:v>300</c:v>
                      </c:pt>
                      <c:pt idx="3445">
                        <c:v>300</c:v>
                      </c:pt>
                      <c:pt idx="3446">
                        <c:v>300</c:v>
                      </c:pt>
                      <c:pt idx="3447">
                        <c:v>300</c:v>
                      </c:pt>
                      <c:pt idx="3448">
                        <c:v>300</c:v>
                      </c:pt>
                      <c:pt idx="3449">
                        <c:v>300</c:v>
                      </c:pt>
                      <c:pt idx="3450">
                        <c:v>300</c:v>
                      </c:pt>
                      <c:pt idx="3451">
                        <c:v>300</c:v>
                      </c:pt>
                      <c:pt idx="3452">
                        <c:v>300</c:v>
                      </c:pt>
                      <c:pt idx="3453">
                        <c:v>300</c:v>
                      </c:pt>
                      <c:pt idx="3454">
                        <c:v>300</c:v>
                      </c:pt>
                      <c:pt idx="3455">
                        <c:v>300</c:v>
                      </c:pt>
                      <c:pt idx="3456">
                        <c:v>300</c:v>
                      </c:pt>
                      <c:pt idx="3457">
                        <c:v>300</c:v>
                      </c:pt>
                      <c:pt idx="3458">
                        <c:v>300</c:v>
                      </c:pt>
                      <c:pt idx="3459">
                        <c:v>300</c:v>
                      </c:pt>
                      <c:pt idx="3460">
                        <c:v>300</c:v>
                      </c:pt>
                      <c:pt idx="3461">
                        <c:v>300</c:v>
                      </c:pt>
                      <c:pt idx="3462">
                        <c:v>300</c:v>
                      </c:pt>
                      <c:pt idx="3463">
                        <c:v>300</c:v>
                      </c:pt>
                      <c:pt idx="3464">
                        <c:v>300</c:v>
                      </c:pt>
                      <c:pt idx="3465">
                        <c:v>300</c:v>
                      </c:pt>
                      <c:pt idx="3466">
                        <c:v>300</c:v>
                      </c:pt>
                      <c:pt idx="3467">
                        <c:v>300</c:v>
                      </c:pt>
                      <c:pt idx="3468">
                        <c:v>300</c:v>
                      </c:pt>
                      <c:pt idx="3469">
                        <c:v>300</c:v>
                      </c:pt>
                      <c:pt idx="3470">
                        <c:v>300</c:v>
                      </c:pt>
                      <c:pt idx="3471">
                        <c:v>300</c:v>
                      </c:pt>
                      <c:pt idx="3472">
                        <c:v>300</c:v>
                      </c:pt>
                      <c:pt idx="3473">
                        <c:v>300</c:v>
                      </c:pt>
                      <c:pt idx="3474">
                        <c:v>300</c:v>
                      </c:pt>
                      <c:pt idx="3475">
                        <c:v>300</c:v>
                      </c:pt>
                      <c:pt idx="3476">
                        <c:v>300</c:v>
                      </c:pt>
                      <c:pt idx="3477">
                        <c:v>300</c:v>
                      </c:pt>
                      <c:pt idx="3478">
                        <c:v>300</c:v>
                      </c:pt>
                      <c:pt idx="3479">
                        <c:v>300</c:v>
                      </c:pt>
                      <c:pt idx="3480">
                        <c:v>300</c:v>
                      </c:pt>
                      <c:pt idx="3481">
                        <c:v>300</c:v>
                      </c:pt>
                      <c:pt idx="3482">
                        <c:v>300</c:v>
                      </c:pt>
                      <c:pt idx="3483">
                        <c:v>300</c:v>
                      </c:pt>
                      <c:pt idx="3484">
                        <c:v>300</c:v>
                      </c:pt>
                      <c:pt idx="3485">
                        <c:v>300</c:v>
                      </c:pt>
                      <c:pt idx="3486">
                        <c:v>300</c:v>
                      </c:pt>
                      <c:pt idx="3487">
                        <c:v>300</c:v>
                      </c:pt>
                      <c:pt idx="3488">
                        <c:v>300</c:v>
                      </c:pt>
                      <c:pt idx="3489">
                        <c:v>300</c:v>
                      </c:pt>
                      <c:pt idx="3490">
                        <c:v>300</c:v>
                      </c:pt>
                      <c:pt idx="3491">
                        <c:v>300</c:v>
                      </c:pt>
                      <c:pt idx="3492">
                        <c:v>300</c:v>
                      </c:pt>
                      <c:pt idx="3493">
                        <c:v>300</c:v>
                      </c:pt>
                      <c:pt idx="3494">
                        <c:v>300</c:v>
                      </c:pt>
                      <c:pt idx="3495">
                        <c:v>300</c:v>
                      </c:pt>
                      <c:pt idx="3496">
                        <c:v>300</c:v>
                      </c:pt>
                      <c:pt idx="3497">
                        <c:v>300</c:v>
                      </c:pt>
                      <c:pt idx="3498">
                        <c:v>300</c:v>
                      </c:pt>
                      <c:pt idx="3499">
                        <c:v>300</c:v>
                      </c:pt>
                      <c:pt idx="3500">
                        <c:v>300</c:v>
                      </c:pt>
                      <c:pt idx="3501">
                        <c:v>300</c:v>
                      </c:pt>
                      <c:pt idx="3502">
                        <c:v>300</c:v>
                      </c:pt>
                      <c:pt idx="3503">
                        <c:v>300</c:v>
                      </c:pt>
                      <c:pt idx="3504">
                        <c:v>300</c:v>
                      </c:pt>
                      <c:pt idx="3505">
                        <c:v>300</c:v>
                      </c:pt>
                      <c:pt idx="3506">
                        <c:v>300</c:v>
                      </c:pt>
                      <c:pt idx="3507">
                        <c:v>300</c:v>
                      </c:pt>
                      <c:pt idx="3508">
                        <c:v>300</c:v>
                      </c:pt>
                      <c:pt idx="3509">
                        <c:v>300</c:v>
                      </c:pt>
                      <c:pt idx="3510">
                        <c:v>300</c:v>
                      </c:pt>
                      <c:pt idx="3511">
                        <c:v>300</c:v>
                      </c:pt>
                      <c:pt idx="3512">
                        <c:v>300</c:v>
                      </c:pt>
                      <c:pt idx="3513">
                        <c:v>300</c:v>
                      </c:pt>
                      <c:pt idx="3514">
                        <c:v>300</c:v>
                      </c:pt>
                      <c:pt idx="3515">
                        <c:v>300</c:v>
                      </c:pt>
                      <c:pt idx="3516">
                        <c:v>300</c:v>
                      </c:pt>
                      <c:pt idx="3517">
                        <c:v>300</c:v>
                      </c:pt>
                      <c:pt idx="3518">
                        <c:v>300</c:v>
                      </c:pt>
                      <c:pt idx="3519">
                        <c:v>300</c:v>
                      </c:pt>
                      <c:pt idx="3520">
                        <c:v>300</c:v>
                      </c:pt>
                      <c:pt idx="3521">
                        <c:v>300</c:v>
                      </c:pt>
                      <c:pt idx="3522">
                        <c:v>300</c:v>
                      </c:pt>
                      <c:pt idx="3523">
                        <c:v>300</c:v>
                      </c:pt>
                      <c:pt idx="3524">
                        <c:v>300</c:v>
                      </c:pt>
                      <c:pt idx="3525">
                        <c:v>300</c:v>
                      </c:pt>
                      <c:pt idx="3526">
                        <c:v>300</c:v>
                      </c:pt>
                      <c:pt idx="3527">
                        <c:v>300</c:v>
                      </c:pt>
                      <c:pt idx="3528">
                        <c:v>300</c:v>
                      </c:pt>
                      <c:pt idx="3529">
                        <c:v>300</c:v>
                      </c:pt>
                      <c:pt idx="3530">
                        <c:v>300</c:v>
                      </c:pt>
                      <c:pt idx="3531">
                        <c:v>300</c:v>
                      </c:pt>
                      <c:pt idx="3532">
                        <c:v>300</c:v>
                      </c:pt>
                      <c:pt idx="3533">
                        <c:v>300</c:v>
                      </c:pt>
                      <c:pt idx="3534">
                        <c:v>300</c:v>
                      </c:pt>
                      <c:pt idx="3535">
                        <c:v>300</c:v>
                      </c:pt>
                      <c:pt idx="3536">
                        <c:v>300</c:v>
                      </c:pt>
                      <c:pt idx="3537">
                        <c:v>300</c:v>
                      </c:pt>
                      <c:pt idx="3538">
                        <c:v>300</c:v>
                      </c:pt>
                      <c:pt idx="3539">
                        <c:v>300</c:v>
                      </c:pt>
                      <c:pt idx="3540">
                        <c:v>300</c:v>
                      </c:pt>
                      <c:pt idx="3541">
                        <c:v>300</c:v>
                      </c:pt>
                      <c:pt idx="3542">
                        <c:v>300</c:v>
                      </c:pt>
                      <c:pt idx="3543">
                        <c:v>300</c:v>
                      </c:pt>
                      <c:pt idx="3544">
                        <c:v>300</c:v>
                      </c:pt>
                      <c:pt idx="3545">
                        <c:v>300</c:v>
                      </c:pt>
                      <c:pt idx="3546">
                        <c:v>300</c:v>
                      </c:pt>
                      <c:pt idx="3547">
                        <c:v>300</c:v>
                      </c:pt>
                      <c:pt idx="3548">
                        <c:v>300</c:v>
                      </c:pt>
                      <c:pt idx="3549">
                        <c:v>300</c:v>
                      </c:pt>
                      <c:pt idx="3550">
                        <c:v>300</c:v>
                      </c:pt>
                      <c:pt idx="3551">
                        <c:v>300</c:v>
                      </c:pt>
                      <c:pt idx="3552">
                        <c:v>300</c:v>
                      </c:pt>
                      <c:pt idx="3553">
                        <c:v>300</c:v>
                      </c:pt>
                      <c:pt idx="3554">
                        <c:v>300</c:v>
                      </c:pt>
                      <c:pt idx="3555">
                        <c:v>300</c:v>
                      </c:pt>
                      <c:pt idx="3556">
                        <c:v>300</c:v>
                      </c:pt>
                      <c:pt idx="3557">
                        <c:v>300</c:v>
                      </c:pt>
                      <c:pt idx="3558">
                        <c:v>300</c:v>
                      </c:pt>
                      <c:pt idx="3559">
                        <c:v>300</c:v>
                      </c:pt>
                      <c:pt idx="3560">
                        <c:v>300</c:v>
                      </c:pt>
                      <c:pt idx="3561">
                        <c:v>300</c:v>
                      </c:pt>
                      <c:pt idx="3562">
                        <c:v>300</c:v>
                      </c:pt>
                      <c:pt idx="3563">
                        <c:v>300</c:v>
                      </c:pt>
                      <c:pt idx="3564">
                        <c:v>300</c:v>
                      </c:pt>
                      <c:pt idx="3565">
                        <c:v>300</c:v>
                      </c:pt>
                      <c:pt idx="3566">
                        <c:v>300</c:v>
                      </c:pt>
                      <c:pt idx="3567">
                        <c:v>300</c:v>
                      </c:pt>
                      <c:pt idx="3568">
                        <c:v>300</c:v>
                      </c:pt>
                      <c:pt idx="3569">
                        <c:v>300</c:v>
                      </c:pt>
                      <c:pt idx="3570">
                        <c:v>300</c:v>
                      </c:pt>
                      <c:pt idx="3571">
                        <c:v>300</c:v>
                      </c:pt>
                      <c:pt idx="3572">
                        <c:v>300</c:v>
                      </c:pt>
                      <c:pt idx="3573">
                        <c:v>300</c:v>
                      </c:pt>
                      <c:pt idx="3574">
                        <c:v>300</c:v>
                      </c:pt>
                      <c:pt idx="3575">
                        <c:v>300</c:v>
                      </c:pt>
                      <c:pt idx="3576">
                        <c:v>300</c:v>
                      </c:pt>
                      <c:pt idx="3577">
                        <c:v>300</c:v>
                      </c:pt>
                      <c:pt idx="3578">
                        <c:v>300</c:v>
                      </c:pt>
                      <c:pt idx="3579">
                        <c:v>300</c:v>
                      </c:pt>
                      <c:pt idx="3580">
                        <c:v>300</c:v>
                      </c:pt>
                      <c:pt idx="3581">
                        <c:v>300</c:v>
                      </c:pt>
                      <c:pt idx="3582">
                        <c:v>300</c:v>
                      </c:pt>
                      <c:pt idx="3583">
                        <c:v>300</c:v>
                      </c:pt>
                      <c:pt idx="3584">
                        <c:v>300</c:v>
                      </c:pt>
                      <c:pt idx="3585">
                        <c:v>300</c:v>
                      </c:pt>
                      <c:pt idx="3586">
                        <c:v>300</c:v>
                      </c:pt>
                      <c:pt idx="3587">
                        <c:v>300</c:v>
                      </c:pt>
                      <c:pt idx="3588">
                        <c:v>300</c:v>
                      </c:pt>
                      <c:pt idx="3589">
                        <c:v>300</c:v>
                      </c:pt>
                      <c:pt idx="3590">
                        <c:v>300</c:v>
                      </c:pt>
                      <c:pt idx="3591">
                        <c:v>300</c:v>
                      </c:pt>
                      <c:pt idx="3592">
                        <c:v>300</c:v>
                      </c:pt>
                      <c:pt idx="3593">
                        <c:v>300</c:v>
                      </c:pt>
                      <c:pt idx="3594">
                        <c:v>300</c:v>
                      </c:pt>
                      <c:pt idx="3595">
                        <c:v>300</c:v>
                      </c:pt>
                      <c:pt idx="3596">
                        <c:v>300</c:v>
                      </c:pt>
                      <c:pt idx="3597">
                        <c:v>300</c:v>
                      </c:pt>
                      <c:pt idx="3598">
                        <c:v>300</c:v>
                      </c:pt>
                      <c:pt idx="3599">
                        <c:v>300</c:v>
                      </c:pt>
                      <c:pt idx="3600">
                        <c:v>300</c:v>
                      </c:pt>
                      <c:pt idx="3601">
                        <c:v>300</c:v>
                      </c:pt>
                      <c:pt idx="3602">
                        <c:v>300</c:v>
                      </c:pt>
                      <c:pt idx="3603">
                        <c:v>300</c:v>
                      </c:pt>
                      <c:pt idx="3604">
                        <c:v>300</c:v>
                      </c:pt>
                      <c:pt idx="3605">
                        <c:v>300</c:v>
                      </c:pt>
                      <c:pt idx="3606">
                        <c:v>300</c:v>
                      </c:pt>
                      <c:pt idx="3607">
                        <c:v>300</c:v>
                      </c:pt>
                      <c:pt idx="3608">
                        <c:v>300</c:v>
                      </c:pt>
                      <c:pt idx="3609">
                        <c:v>300</c:v>
                      </c:pt>
                      <c:pt idx="3610">
                        <c:v>300</c:v>
                      </c:pt>
                      <c:pt idx="3611">
                        <c:v>300</c:v>
                      </c:pt>
                      <c:pt idx="3612">
                        <c:v>300</c:v>
                      </c:pt>
                      <c:pt idx="3613">
                        <c:v>300</c:v>
                      </c:pt>
                      <c:pt idx="3614">
                        <c:v>300</c:v>
                      </c:pt>
                      <c:pt idx="3615">
                        <c:v>300</c:v>
                      </c:pt>
                      <c:pt idx="3616">
                        <c:v>300</c:v>
                      </c:pt>
                      <c:pt idx="3617">
                        <c:v>300</c:v>
                      </c:pt>
                      <c:pt idx="3618">
                        <c:v>300</c:v>
                      </c:pt>
                      <c:pt idx="3619">
                        <c:v>300</c:v>
                      </c:pt>
                      <c:pt idx="3620">
                        <c:v>300</c:v>
                      </c:pt>
                      <c:pt idx="3621">
                        <c:v>300</c:v>
                      </c:pt>
                      <c:pt idx="3622">
                        <c:v>300</c:v>
                      </c:pt>
                      <c:pt idx="3623">
                        <c:v>300</c:v>
                      </c:pt>
                      <c:pt idx="3624">
                        <c:v>300</c:v>
                      </c:pt>
                      <c:pt idx="3625">
                        <c:v>300</c:v>
                      </c:pt>
                      <c:pt idx="3626">
                        <c:v>300</c:v>
                      </c:pt>
                      <c:pt idx="3627">
                        <c:v>300</c:v>
                      </c:pt>
                      <c:pt idx="3628">
                        <c:v>300</c:v>
                      </c:pt>
                      <c:pt idx="3629">
                        <c:v>300</c:v>
                      </c:pt>
                      <c:pt idx="3630">
                        <c:v>300</c:v>
                      </c:pt>
                      <c:pt idx="3631">
                        <c:v>300</c:v>
                      </c:pt>
                      <c:pt idx="3632">
                        <c:v>300</c:v>
                      </c:pt>
                      <c:pt idx="3633">
                        <c:v>300</c:v>
                      </c:pt>
                      <c:pt idx="3634">
                        <c:v>300</c:v>
                      </c:pt>
                      <c:pt idx="3635">
                        <c:v>300</c:v>
                      </c:pt>
                      <c:pt idx="3636">
                        <c:v>300</c:v>
                      </c:pt>
                      <c:pt idx="3637">
                        <c:v>300</c:v>
                      </c:pt>
                      <c:pt idx="3638">
                        <c:v>300</c:v>
                      </c:pt>
                      <c:pt idx="3639">
                        <c:v>300</c:v>
                      </c:pt>
                      <c:pt idx="3640">
                        <c:v>300</c:v>
                      </c:pt>
                      <c:pt idx="3641">
                        <c:v>300</c:v>
                      </c:pt>
                      <c:pt idx="3642">
                        <c:v>300</c:v>
                      </c:pt>
                      <c:pt idx="3643">
                        <c:v>300</c:v>
                      </c:pt>
                      <c:pt idx="3644">
                        <c:v>300</c:v>
                      </c:pt>
                      <c:pt idx="3645">
                        <c:v>300</c:v>
                      </c:pt>
                      <c:pt idx="3646">
                        <c:v>300</c:v>
                      </c:pt>
                      <c:pt idx="3647">
                        <c:v>300</c:v>
                      </c:pt>
                      <c:pt idx="3648">
                        <c:v>300</c:v>
                      </c:pt>
                      <c:pt idx="3649">
                        <c:v>300</c:v>
                      </c:pt>
                      <c:pt idx="3650">
                        <c:v>300</c:v>
                      </c:pt>
                      <c:pt idx="3651">
                        <c:v>300</c:v>
                      </c:pt>
                      <c:pt idx="3652">
                        <c:v>300</c:v>
                      </c:pt>
                      <c:pt idx="3653">
                        <c:v>300</c:v>
                      </c:pt>
                      <c:pt idx="3654">
                        <c:v>300</c:v>
                      </c:pt>
                      <c:pt idx="3655">
                        <c:v>300</c:v>
                      </c:pt>
                      <c:pt idx="3656">
                        <c:v>300</c:v>
                      </c:pt>
                      <c:pt idx="3657">
                        <c:v>300</c:v>
                      </c:pt>
                      <c:pt idx="3658">
                        <c:v>300</c:v>
                      </c:pt>
                      <c:pt idx="3659">
                        <c:v>300</c:v>
                      </c:pt>
                      <c:pt idx="3660">
                        <c:v>300</c:v>
                      </c:pt>
                      <c:pt idx="3661">
                        <c:v>300</c:v>
                      </c:pt>
                      <c:pt idx="3662">
                        <c:v>300</c:v>
                      </c:pt>
                      <c:pt idx="3663">
                        <c:v>300</c:v>
                      </c:pt>
                      <c:pt idx="3664">
                        <c:v>300</c:v>
                      </c:pt>
                      <c:pt idx="3665">
                        <c:v>300</c:v>
                      </c:pt>
                      <c:pt idx="3666">
                        <c:v>300</c:v>
                      </c:pt>
                      <c:pt idx="3667">
                        <c:v>300</c:v>
                      </c:pt>
                      <c:pt idx="3668">
                        <c:v>300</c:v>
                      </c:pt>
                      <c:pt idx="3669">
                        <c:v>300</c:v>
                      </c:pt>
                      <c:pt idx="3670">
                        <c:v>300</c:v>
                      </c:pt>
                      <c:pt idx="3671">
                        <c:v>300</c:v>
                      </c:pt>
                      <c:pt idx="3672">
                        <c:v>300</c:v>
                      </c:pt>
                      <c:pt idx="3673">
                        <c:v>300</c:v>
                      </c:pt>
                      <c:pt idx="3674">
                        <c:v>300</c:v>
                      </c:pt>
                      <c:pt idx="3675">
                        <c:v>300</c:v>
                      </c:pt>
                      <c:pt idx="3676">
                        <c:v>300</c:v>
                      </c:pt>
                      <c:pt idx="3677">
                        <c:v>300</c:v>
                      </c:pt>
                      <c:pt idx="3678">
                        <c:v>300</c:v>
                      </c:pt>
                      <c:pt idx="3679">
                        <c:v>300</c:v>
                      </c:pt>
                      <c:pt idx="3680">
                        <c:v>300</c:v>
                      </c:pt>
                      <c:pt idx="3681">
                        <c:v>300</c:v>
                      </c:pt>
                      <c:pt idx="3682">
                        <c:v>300</c:v>
                      </c:pt>
                      <c:pt idx="3683">
                        <c:v>300</c:v>
                      </c:pt>
                      <c:pt idx="3684">
                        <c:v>300</c:v>
                      </c:pt>
                      <c:pt idx="3685">
                        <c:v>300</c:v>
                      </c:pt>
                      <c:pt idx="3686">
                        <c:v>300</c:v>
                      </c:pt>
                      <c:pt idx="3687">
                        <c:v>300</c:v>
                      </c:pt>
                      <c:pt idx="3688">
                        <c:v>300</c:v>
                      </c:pt>
                      <c:pt idx="3689">
                        <c:v>300</c:v>
                      </c:pt>
                      <c:pt idx="3690">
                        <c:v>300</c:v>
                      </c:pt>
                      <c:pt idx="3691">
                        <c:v>300</c:v>
                      </c:pt>
                      <c:pt idx="3692">
                        <c:v>300</c:v>
                      </c:pt>
                      <c:pt idx="3693">
                        <c:v>300</c:v>
                      </c:pt>
                      <c:pt idx="3694">
                        <c:v>300</c:v>
                      </c:pt>
                      <c:pt idx="3695">
                        <c:v>300</c:v>
                      </c:pt>
                      <c:pt idx="3696">
                        <c:v>300</c:v>
                      </c:pt>
                      <c:pt idx="3697">
                        <c:v>300</c:v>
                      </c:pt>
                      <c:pt idx="3698">
                        <c:v>300</c:v>
                      </c:pt>
                      <c:pt idx="3699">
                        <c:v>300</c:v>
                      </c:pt>
                      <c:pt idx="3700">
                        <c:v>300</c:v>
                      </c:pt>
                      <c:pt idx="3701">
                        <c:v>300</c:v>
                      </c:pt>
                      <c:pt idx="3702">
                        <c:v>300</c:v>
                      </c:pt>
                      <c:pt idx="3703">
                        <c:v>300</c:v>
                      </c:pt>
                      <c:pt idx="3704">
                        <c:v>300</c:v>
                      </c:pt>
                      <c:pt idx="3705">
                        <c:v>300</c:v>
                      </c:pt>
                      <c:pt idx="3706">
                        <c:v>300</c:v>
                      </c:pt>
                      <c:pt idx="3707">
                        <c:v>300</c:v>
                      </c:pt>
                      <c:pt idx="3708">
                        <c:v>300</c:v>
                      </c:pt>
                      <c:pt idx="3709">
                        <c:v>300</c:v>
                      </c:pt>
                      <c:pt idx="3710">
                        <c:v>300</c:v>
                      </c:pt>
                      <c:pt idx="3711">
                        <c:v>300</c:v>
                      </c:pt>
                      <c:pt idx="3712">
                        <c:v>300</c:v>
                      </c:pt>
                      <c:pt idx="3713">
                        <c:v>300</c:v>
                      </c:pt>
                      <c:pt idx="3714">
                        <c:v>300</c:v>
                      </c:pt>
                      <c:pt idx="3715">
                        <c:v>300</c:v>
                      </c:pt>
                      <c:pt idx="3716">
                        <c:v>300</c:v>
                      </c:pt>
                      <c:pt idx="3717">
                        <c:v>300</c:v>
                      </c:pt>
                      <c:pt idx="3718">
                        <c:v>300</c:v>
                      </c:pt>
                      <c:pt idx="3719">
                        <c:v>300</c:v>
                      </c:pt>
                      <c:pt idx="3720">
                        <c:v>300</c:v>
                      </c:pt>
                      <c:pt idx="3721">
                        <c:v>300</c:v>
                      </c:pt>
                      <c:pt idx="3722">
                        <c:v>300</c:v>
                      </c:pt>
                      <c:pt idx="3723">
                        <c:v>300</c:v>
                      </c:pt>
                      <c:pt idx="3724">
                        <c:v>300</c:v>
                      </c:pt>
                      <c:pt idx="3725">
                        <c:v>300</c:v>
                      </c:pt>
                      <c:pt idx="3726">
                        <c:v>300</c:v>
                      </c:pt>
                      <c:pt idx="3727">
                        <c:v>300</c:v>
                      </c:pt>
                      <c:pt idx="3728">
                        <c:v>300</c:v>
                      </c:pt>
                      <c:pt idx="3729">
                        <c:v>300</c:v>
                      </c:pt>
                      <c:pt idx="3730">
                        <c:v>300</c:v>
                      </c:pt>
                      <c:pt idx="3731">
                        <c:v>300</c:v>
                      </c:pt>
                      <c:pt idx="3732">
                        <c:v>300</c:v>
                      </c:pt>
                      <c:pt idx="3733">
                        <c:v>300</c:v>
                      </c:pt>
                      <c:pt idx="3734">
                        <c:v>300</c:v>
                      </c:pt>
                      <c:pt idx="3735">
                        <c:v>300</c:v>
                      </c:pt>
                      <c:pt idx="3736">
                        <c:v>300</c:v>
                      </c:pt>
                      <c:pt idx="3737">
                        <c:v>300</c:v>
                      </c:pt>
                      <c:pt idx="3738">
                        <c:v>300</c:v>
                      </c:pt>
                      <c:pt idx="3739">
                        <c:v>300</c:v>
                      </c:pt>
                      <c:pt idx="3740">
                        <c:v>300</c:v>
                      </c:pt>
                      <c:pt idx="3741">
                        <c:v>300</c:v>
                      </c:pt>
                      <c:pt idx="3742">
                        <c:v>300</c:v>
                      </c:pt>
                      <c:pt idx="3743">
                        <c:v>300</c:v>
                      </c:pt>
                      <c:pt idx="3744">
                        <c:v>300</c:v>
                      </c:pt>
                      <c:pt idx="3745">
                        <c:v>300</c:v>
                      </c:pt>
                      <c:pt idx="3746">
                        <c:v>300</c:v>
                      </c:pt>
                      <c:pt idx="3747">
                        <c:v>300</c:v>
                      </c:pt>
                      <c:pt idx="3748">
                        <c:v>300</c:v>
                      </c:pt>
                      <c:pt idx="3749">
                        <c:v>300</c:v>
                      </c:pt>
                      <c:pt idx="3750">
                        <c:v>300</c:v>
                      </c:pt>
                      <c:pt idx="3751">
                        <c:v>300</c:v>
                      </c:pt>
                      <c:pt idx="3752">
                        <c:v>300</c:v>
                      </c:pt>
                      <c:pt idx="3753">
                        <c:v>300</c:v>
                      </c:pt>
                      <c:pt idx="3754">
                        <c:v>300</c:v>
                      </c:pt>
                      <c:pt idx="3755">
                        <c:v>300</c:v>
                      </c:pt>
                      <c:pt idx="3756">
                        <c:v>300</c:v>
                      </c:pt>
                      <c:pt idx="3757">
                        <c:v>300</c:v>
                      </c:pt>
                      <c:pt idx="3758">
                        <c:v>300</c:v>
                      </c:pt>
                      <c:pt idx="3759">
                        <c:v>300</c:v>
                      </c:pt>
                      <c:pt idx="3760">
                        <c:v>300</c:v>
                      </c:pt>
                      <c:pt idx="3761">
                        <c:v>300</c:v>
                      </c:pt>
                      <c:pt idx="3762">
                        <c:v>300</c:v>
                      </c:pt>
                      <c:pt idx="3763">
                        <c:v>300</c:v>
                      </c:pt>
                      <c:pt idx="3764">
                        <c:v>300</c:v>
                      </c:pt>
                      <c:pt idx="3765">
                        <c:v>300</c:v>
                      </c:pt>
                      <c:pt idx="3766">
                        <c:v>300</c:v>
                      </c:pt>
                      <c:pt idx="3767">
                        <c:v>300</c:v>
                      </c:pt>
                      <c:pt idx="3768">
                        <c:v>300</c:v>
                      </c:pt>
                      <c:pt idx="3769">
                        <c:v>300</c:v>
                      </c:pt>
                      <c:pt idx="3770">
                        <c:v>300</c:v>
                      </c:pt>
                      <c:pt idx="3771">
                        <c:v>300</c:v>
                      </c:pt>
                      <c:pt idx="3772">
                        <c:v>300</c:v>
                      </c:pt>
                      <c:pt idx="3773">
                        <c:v>300</c:v>
                      </c:pt>
                      <c:pt idx="3774">
                        <c:v>300</c:v>
                      </c:pt>
                      <c:pt idx="3775">
                        <c:v>300</c:v>
                      </c:pt>
                      <c:pt idx="3776">
                        <c:v>300</c:v>
                      </c:pt>
                      <c:pt idx="3777">
                        <c:v>300</c:v>
                      </c:pt>
                      <c:pt idx="3778">
                        <c:v>300</c:v>
                      </c:pt>
                      <c:pt idx="3779">
                        <c:v>300</c:v>
                      </c:pt>
                      <c:pt idx="3780">
                        <c:v>300</c:v>
                      </c:pt>
                      <c:pt idx="3781">
                        <c:v>300</c:v>
                      </c:pt>
                      <c:pt idx="3782">
                        <c:v>300</c:v>
                      </c:pt>
                      <c:pt idx="3783">
                        <c:v>300</c:v>
                      </c:pt>
                      <c:pt idx="3784">
                        <c:v>300</c:v>
                      </c:pt>
                      <c:pt idx="3785">
                        <c:v>300</c:v>
                      </c:pt>
                      <c:pt idx="3786">
                        <c:v>300</c:v>
                      </c:pt>
                      <c:pt idx="3787">
                        <c:v>300</c:v>
                      </c:pt>
                      <c:pt idx="3788">
                        <c:v>300</c:v>
                      </c:pt>
                      <c:pt idx="3789">
                        <c:v>300</c:v>
                      </c:pt>
                      <c:pt idx="3790">
                        <c:v>300</c:v>
                      </c:pt>
                      <c:pt idx="3791">
                        <c:v>300</c:v>
                      </c:pt>
                      <c:pt idx="3792">
                        <c:v>300</c:v>
                      </c:pt>
                      <c:pt idx="3793">
                        <c:v>300</c:v>
                      </c:pt>
                      <c:pt idx="3794">
                        <c:v>300</c:v>
                      </c:pt>
                      <c:pt idx="3795">
                        <c:v>300</c:v>
                      </c:pt>
                      <c:pt idx="3796">
                        <c:v>300</c:v>
                      </c:pt>
                      <c:pt idx="3797">
                        <c:v>300</c:v>
                      </c:pt>
                      <c:pt idx="3798">
                        <c:v>300</c:v>
                      </c:pt>
                      <c:pt idx="3799">
                        <c:v>300</c:v>
                      </c:pt>
                      <c:pt idx="3800">
                        <c:v>300</c:v>
                      </c:pt>
                      <c:pt idx="3801">
                        <c:v>300</c:v>
                      </c:pt>
                      <c:pt idx="3802">
                        <c:v>300</c:v>
                      </c:pt>
                      <c:pt idx="3803">
                        <c:v>300</c:v>
                      </c:pt>
                      <c:pt idx="3804">
                        <c:v>300</c:v>
                      </c:pt>
                      <c:pt idx="3805">
                        <c:v>300</c:v>
                      </c:pt>
                      <c:pt idx="3806">
                        <c:v>300</c:v>
                      </c:pt>
                      <c:pt idx="3807">
                        <c:v>300</c:v>
                      </c:pt>
                      <c:pt idx="3808">
                        <c:v>300</c:v>
                      </c:pt>
                      <c:pt idx="3809">
                        <c:v>300</c:v>
                      </c:pt>
                      <c:pt idx="3810">
                        <c:v>300</c:v>
                      </c:pt>
                      <c:pt idx="3811">
                        <c:v>300</c:v>
                      </c:pt>
                      <c:pt idx="3812">
                        <c:v>300</c:v>
                      </c:pt>
                      <c:pt idx="3813">
                        <c:v>300</c:v>
                      </c:pt>
                      <c:pt idx="3814">
                        <c:v>300</c:v>
                      </c:pt>
                      <c:pt idx="3815">
                        <c:v>300</c:v>
                      </c:pt>
                      <c:pt idx="3816">
                        <c:v>300</c:v>
                      </c:pt>
                      <c:pt idx="3817">
                        <c:v>300</c:v>
                      </c:pt>
                      <c:pt idx="3818">
                        <c:v>300</c:v>
                      </c:pt>
                      <c:pt idx="3819">
                        <c:v>300</c:v>
                      </c:pt>
                      <c:pt idx="3820">
                        <c:v>300</c:v>
                      </c:pt>
                      <c:pt idx="3821">
                        <c:v>300</c:v>
                      </c:pt>
                      <c:pt idx="3822">
                        <c:v>300</c:v>
                      </c:pt>
                      <c:pt idx="3823">
                        <c:v>300</c:v>
                      </c:pt>
                      <c:pt idx="3824">
                        <c:v>300</c:v>
                      </c:pt>
                      <c:pt idx="3825">
                        <c:v>300</c:v>
                      </c:pt>
                      <c:pt idx="3826">
                        <c:v>300</c:v>
                      </c:pt>
                      <c:pt idx="3827">
                        <c:v>300</c:v>
                      </c:pt>
                      <c:pt idx="3828">
                        <c:v>300</c:v>
                      </c:pt>
                      <c:pt idx="3829">
                        <c:v>300</c:v>
                      </c:pt>
                      <c:pt idx="3830">
                        <c:v>300</c:v>
                      </c:pt>
                      <c:pt idx="3831">
                        <c:v>300</c:v>
                      </c:pt>
                      <c:pt idx="3832">
                        <c:v>300</c:v>
                      </c:pt>
                      <c:pt idx="3833">
                        <c:v>300</c:v>
                      </c:pt>
                      <c:pt idx="3834">
                        <c:v>300</c:v>
                      </c:pt>
                      <c:pt idx="3835">
                        <c:v>300</c:v>
                      </c:pt>
                      <c:pt idx="3836">
                        <c:v>300</c:v>
                      </c:pt>
                      <c:pt idx="3837">
                        <c:v>300</c:v>
                      </c:pt>
                      <c:pt idx="3838">
                        <c:v>300</c:v>
                      </c:pt>
                      <c:pt idx="3839">
                        <c:v>300</c:v>
                      </c:pt>
                      <c:pt idx="3840">
                        <c:v>300</c:v>
                      </c:pt>
                      <c:pt idx="3841">
                        <c:v>300</c:v>
                      </c:pt>
                      <c:pt idx="3842">
                        <c:v>300</c:v>
                      </c:pt>
                      <c:pt idx="3843">
                        <c:v>300</c:v>
                      </c:pt>
                      <c:pt idx="3844">
                        <c:v>300</c:v>
                      </c:pt>
                      <c:pt idx="3845">
                        <c:v>300</c:v>
                      </c:pt>
                      <c:pt idx="3846">
                        <c:v>300</c:v>
                      </c:pt>
                      <c:pt idx="3847">
                        <c:v>300</c:v>
                      </c:pt>
                      <c:pt idx="3848">
                        <c:v>300</c:v>
                      </c:pt>
                      <c:pt idx="3849">
                        <c:v>300</c:v>
                      </c:pt>
                      <c:pt idx="3850">
                        <c:v>300</c:v>
                      </c:pt>
                      <c:pt idx="3851">
                        <c:v>300</c:v>
                      </c:pt>
                      <c:pt idx="3852">
                        <c:v>300</c:v>
                      </c:pt>
                      <c:pt idx="3853">
                        <c:v>300</c:v>
                      </c:pt>
                      <c:pt idx="3854">
                        <c:v>300</c:v>
                      </c:pt>
                      <c:pt idx="3855">
                        <c:v>300</c:v>
                      </c:pt>
                      <c:pt idx="3856">
                        <c:v>300</c:v>
                      </c:pt>
                      <c:pt idx="3857">
                        <c:v>300</c:v>
                      </c:pt>
                      <c:pt idx="3858">
                        <c:v>300</c:v>
                      </c:pt>
                      <c:pt idx="3859">
                        <c:v>300</c:v>
                      </c:pt>
                      <c:pt idx="3860">
                        <c:v>300</c:v>
                      </c:pt>
                      <c:pt idx="3861">
                        <c:v>300</c:v>
                      </c:pt>
                      <c:pt idx="3862">
                        <c:v>300</c:v>
                      </c:pt>
                      <c:pt idx="3863">
                        <c:v>300</c:v>
                      </c:pt>
                      <c:pt idx="3864">
                        <c:v>300</c:v>
                      </c:pt>
                      <c:pt idx="3865">
                        <c:v>300</c:v>
                      </c:pt>
                      <c:pt idx="3866">
                        <c:v>300</c:v>
                      </c:pt>
                      <c:pt idx="3867">
                        <c:v>300</c:v>
                      </c:pt>
                      <c:pt idx="3868">
                        <c:v>300</c:v>
                      </c:pt>
                      <c:pt idx="3869">
                        <c:v>300</c:v>
                      </c:pt>
                      <c:pt idx="3870">
                        <c:v>300</c:v>
                      </c:pt>
                      <c:pt idx="3871">
                        <c:v>300</c:v>
                      </c:pt>
                      <c:pt idx="3872">
                        <c:v>300</c:v>
                      </c:pt>
                      <c:pt idx="3873">
                        <c:v>300</c:v>
                      </c:pt>
                      <c:pt idx="3874">
                        <c:v>300</c:v>
                      </c:pt>
                      <c:pt idx="3875">
                        <c:v>300</c:v>
                      </c:pt>
                      <c:pt idx="3876">
                        <c:v>300</c:v>
                      </c:pt>
                      <c:pt idx="3877">
                        <c:v>300</c:v>
                      </c:pt>
                      <c:pt idx="3878">
                        <c:v>300</c:v>
                      </c:pt>
                      <c:pt idx="3879">
                        <c:v>300</c:v>
                      </c:pt>
                      <c:pt idx="3880">
                        <c:v>300</c:v>
                      </c:pt>
                      <c:pt idx="3881">
                        <c:v>300</c:v>
                      </c:pt>
                      <c:pt idx="3882">
                        <c:v>300</c:v>
                      </c:pt>
                      <c:pt idx="3883">
                        <c:v>300</c:v>
                      </c:pt>
                      <c:pt idx="3884">
                        <c:v>300</c:v>
                      </c:pt>
                      <c:pt idx="3885">
                        <c:v>300</c:v>
                      </c:pt>
                      <c:pt idx="3886">
                        <c:v>300</c:v>
                      </c:pt>
                      <c:pt idx="3887">
                        <c:v>300</c:v>
                      </c:pt>
                      <c:pt idx="3888">
                        <c:v>300</c:v>
                      </c:pt>
                      <c:pt idx="3889">
                        <c:v>300</c:v>
                      </c:pt>
                      <c:pt idx="3890">
                        <c:v>300</c:v>
                      </c:pt>
                      <c:pt idx="3891">
                        <c:v>300</c:v>
                      </c:pt>
                      <c:pt idx="3892">
                        <c:v>300</c:v>
                      </c:pt>
                      <c:pt idx="3893">
                        <c:v>300</c:v>
                      </c:pt>
                      <c:pt idx="3894">
                        <c:v>300</c:v>
                      </c:pt>
                      <c:pt idx="3895">
                        <c:v>300</c:v>
                      </c:pt>
                      <c:pt idx="3896">
                        <c:v>300</c:v>
                      </c:pt>
                      <c:pt idx="3897">
                        <c:v>300</c:v>
                      </c:pt>
                      <c:pt idx="3898">
                        <c:v>300</c:v>
                      </c:pt>
                      <c:pt idx="3899">
                        <c:v>300</c:v>
                      </c:pt>
                      <c:pt idx="3900">
                        <c:v>300</c:v>
                      </c:pt>
                      <c:pt idx="3901">
                        <c:v>300</c:v>
                      </c:pt>
                      <c:pt idx="3902">
                        <c:v>300</c:v>
                      </c:pt>
                      <c:pt idx="3903">
                        <c:v>300</c:v>
                      </c:pt>
                      <c:pt idx="3904">
                        <c:v>300</c:v>
                      </c:pt>
                      <c:pt idx="3905">
                        <c:v>300</c:v>
                      </c:pt>
                      <c:pt idx="3906">
                        <c:v>300</c:v>
                      </c:pt>
                      <c:pt idx="3907">
                        <c:v>300</c:v>
                      </c:pt>
                      <c:pt idx="3908">
                        <c:v>300</c:v>
                      </c:pt>
                      <c:pt idx="3909">
                        <c:v>300</c:v>
                      </c:pt>
                      <c:pt idx="3910">
                        <c:v>300</c:v>
                      </c:pt>
                      <c:pt idx="3911">
                        <c:v>300</c:v>
                      </c:pt>
                      <c:pt idx="3912">
                        <c:v>300</c:v>
                      </c:pt>
                      <c:pt idx="3913">
                        <c:v>300</c:v>
                      </c:pt>
                      <c:pt idx="3914">
                        <c:v>300</c:v>
                      </c:pt>
                      <c:pt idx="3915">
                        <c:v>300</c:v>
                      </c:pt>
                      <c:pt idx="3916">
                        <c:v>300</c:v>
                      </c:pt>
                      <c:pt idx="3917">
                        <c:v>300</c:v>
                      </c:pt>
                      <c:pt idx="3918">
                        <c:v>300</c:v>
                      </c:pt>
                      <c:pt idx="3919">
                        <c:v>300</c:v>
                      </c:pt>
                      <c:pt idx="3920">
                        <c:v>300</c:v>
                      </c:pt>
                      <c:pt idx="3921">
                        <c:v>300</c:v>
                      </c:pt>
                      <c:pt idx="3922">
                        <c:v>300</c:v>
                      </c:pt>
                      <c:pt idx="3923">
                        <c:v>300</c:v>
                      </c:pt>
                      <c:pt idx="3924">
                        <c:v>300</c:v>
                      </c:pt>
                      <c:pt idx="3925">
                        <c:v>300</c:v>
                      </c:pt>
                      <c:pt idx="3926">
                        <c:v>300</c:v>
                      </c:pt>
                      <c:pt idx="3927">
                        <c:v>300</c:v>
                      </c:pt>
                      <c:pt idx="3928">
                        <c:v>300</c:v>
                      </c:pt>
                      <c:pt idx="3929">
                        <c:v>300</c:v>
                      </c:pt>
                      <c:pt idx="3930">
                        <c:v>300</c:v>
                      </c:pt>
                      <c:pt idx="3931">
                        <c:v>300</c:v>
                      </c:pt>
                      <c:pt idx="3932">
                        <c:v>300</c:v>
                      </c:pt>
                      <c:pt idx="3933">
                        <c:v>300</c:v>
                      </c:pt>
                      <c:pt idx="3934">
                        <c:v>300</c:v>
                      </c:pt>
                      <c:pt idx="3935">
                        <c:v>300</c:v>
                      </c:pt>
                      <c:pt idx="3936">
                        <c:v>300</c:v>
                      </c:pt>
                      <c:pt idx="3937">
                        <c:v>300</c:v>
                      </c:pt>
                      <c:pt idx="3938">
                        <c:v>300</c:v>
                      </c:pt>
                      <c:pt idx="3939">
                        <c:v>300</c:v>
                      </c:pt>
                      <c:pt idx="3940">
                        <c:v>300</c:v>
                      </c:pt>
                      <c:pt idx="3941">
                        <c:v>300</c:v>
                      </c:pt>
                      <c:pt idx="3942">
                        <c:v>300</c:v>
                      </c:pt>
                      <c:pt idx="3943">
                        <c:v>300</c:v>
                      </c:pt>
                      <c:pt idx="3944">
                        <c:v>300</c:v>
                      </c:pt>
                      <c:pt idx="3945">
                        <c:v>300</c:v>
                      </c:pt>
                      <c:pt idx="3946">
                        <c:v>300</c:v>
                      </c:pt>
                      <c:pt idx="3947">
                        <c:v>300</c:v>
                      </c:pt>
                      <c:pt idx="3948">
                        <c:v>300</c:v>
                      </c:pt>
                      <c:pt idx="3949">
                        <c:v>300</c:v>
                      </c:pt>
                      <c:pt idx="3950">
                        <c:v>300</c:v>
                      </c:pt>
                      <c:pt idx="3951">
                        <c:v>300</c:v>
                      </c:pt>
                      <c:pt idx="3952">
                        <c:v>300</c:v>
                      </c:pt>
                      <c:pt idx="3953">
                        <c:v>300</c:v>
                      </c:pt>
                      <c:pt idx="3954">
                        <c:v>300</c:v>
                      </c:pt>
                      <c:pt idx="3955">
                        <c:v>300</c:v>
                      </c:pt>
                      <c:pt idx="3956">
                        <c:v>300</c:v>
                      </c:pt>
                      <c:pt idx="3957">
                        <c:v>300</c:v>
                      </c:pt>
                      <c:pt idx="3958">
                        <c:v>300</c:v>
                      </c:pt>
                      <c:pt idx="3959">
                        <c:v>300</c:v>
                      </c:pt>
                      <c:pt idx="3960">
                        <c:v>300</c:v>
                      </c:pt>
                      <c:pt idx="3961">
                        <c:v>300</c:v>
                      </c:pt>
                      <c:pt idx="3962">
                        <c:v>300</c:v>
                      </c:pt>
                      <c:pt idx="3963">
                        <c:v>300</c:v>
                      </c:pt>
                      <c:pt idx="3964">
                        <c:v>300</c:v>
                      </c:pt>
                      <c:pt idx="3965">
                        <c:v>300</c:v>
                      </c:pt>
                      <c:pt idx="3966">
                        <c:v>300</c:v>
                      </c:pt>
                      <c:pt idx="3967">
                        <c:v>300</c:v>
                      </c:pt>
                      <c:pt idx="3968">
                        <c:v>300</c:v>
                      </c:pt>
                      <c:pt idx="3969">
                        <c:v>300</c:v>
                      </c:pt>
                      <c:pt idx="3970">
                        <c:v>300</c:v>
                      </c:pt>
                      <c:pt idx="3971">
                        <c:v>300</c:v>
                      </c:pt>
                      <c:pt idx="3972">
                        <c:v>300</c:v>
                      </c:pt>
                      <c:pt idx="3973">
                        <c:v>300</c:v>
                      </c:pt>
                      <c:pt idx="3974">
                        <c:v>300</c:v>
                      </c:pt>
                      <c:pt idx="3975">
                        <c:v>300</c:v>
                      </c:pt>
                      <c:pt idx="3976">
                        <c:v>300</c:v>
                      </c:pt>
                      <c:pt idx="3977">
                        <c:v>300</c:v>
                      </c:pt>
                      <c:pt idx="3978">
                        <c:v>300</c:v>
                      </c:pt>
                      <c:pt idx="3979">
                        <c:v>300</c:v>
                      </c:pt>
                      <c:pt idx="3980">
                        <c:v>300</c:v>
                      </c:pt>
                      <c:pt idx="3981">
                        <c:v>300</c:v>
                      </c:pt>
                      <c:pt idx="3982">
                        <c:v>300</c:v>
                      </c:pt>
                      <c:pt idx="3983">
                        <c:v>300</c:v>
                      </c:pt>
                      <c:pt idx="3984">
                        <c:v>300</c:v>
                      </c:pt>
                      <c:pt idx="3985">
                        <c:v>300</c:v>
                      </c:pt>
                      <c:pt idx="3986">
                        <c:v>300</c:v>
                      </c:pt>
                      <c:pt idx="3987">
                        <c:v>300</c:v>
                      </c:pt>
                      <c:pt idx="3988">
                        <c:v>300</c:v>
                      </c:pt>
                      <c:pt idx="3989">
                        <c:v>300</c:v>
                      </c:pt>
                      <c:pt idx="3990">
                        <c:v>300</c:v>
                      </c:pt>
                      <c:pt idx="3991">
                        <c:v>300</c:v>
                      </c:pt>
                      <c:pt idx="3992">
                        <c:v>300</c:v>
                      </c:pt>
                      <c:pt idx="3993">
                        <c:v>300</c:v>
                      </c:pt>
                      <c:pt idx="3994">
                        <c:v>300</c:v>
                      </c:pt>
                      <c:pt idx="3995">
                        <c:v>300</c:v>
                      </c:pt>
                      <c:pt idx="3996">
                        <c:v>300</c:v>
                      </c:pt>
                      <c:pt idx="3997">
                        <c:v>300</c:v>
                      </c:pt>
                      <c:pt idx="3998">
                        <c:v>300</c:v>
                      </c:pt>
                      <c:pt idx="3999">
                        <c:v>300</c:v>
                      </c:pt>
                      <c:pt idx="4000">
                        <c:v>300</c:v>
                      </c:pt>
                      <c:pt idx="4001">
                        <c:v>300</c:v>
                      </c:pt>
                      <c:pt idx="4002">
                        <c:v>300</c:v>
                      </c:pt>
                      <c:pt idx="4003">
                        <c:v>300</c:v>
                      </c:pt>
                      <c:pt idx="4004">
                        <c:v>300</c:v>
                      </c:pt>
                      <c:pt idx="4005">
                        <c:v>300</c:v>
                      </c:pt>
                      <c:pt idx="4006">
                        <c:v>300</c:v>
                      </c:pt>
                      <c:pt idx="4007">
                        <c:v>300</c:v>
                      </c:pt>
                      <c:pt idx="4008">
                        <c:v>300</c:v>
                      </c:pt>
                      <c:pt idx="4009">
                        <c:v>300</c:v>
                      </c:pt>
                      <c:pt idx="4010">
                        <c:v>300</c:v>
                      </c:pt>
                      <c:pt idx="4011">
                        <c:v>300</c:v>
                      </c:pt>
                      <c:pt idx="4012">
                        <c:v>300</c:v>
                      </c:pt>
                      <c:pt idx="4013">
                        <c:v>300</c:v>
                      </c:pt>
                      <c:pt idx="4014">
                        <c:v>300</c:v>
                      </c:pt>
                      <c:pt idx="4015">
                        <c:v>300</c:v>
                      </c:pt>
                      <c:pt idx="4016">
                        <c:v>300</c:v>
                      </c:pt>
                      <c:pt idx="4017">
                        <c:v>300</c:v>
                      </c:pt>
                      <c:pt idx="4018">
                        <c:v>300</c:v>
                      </c:pt>
                      <c:pt idx="4019">
                        <c:v>300</c:v>
                      </c:pt>
                      <c:pt idx="4020">
                        <c:v>300</c:v>
                      </c:pt>
                      <c:pt idx="4021">
                        <c:v>300</c:v>
                      </c:pt>
                      <c:pt idx="4022">
                        <c:v>300</c:v>
                      </c:pt>
                      <c:pt idx="4023">
                        <c:v>300</c:v>
                      </c:pt>
                      <c:pt idx="4024">
                        <c:v>300</c:v>
                      </c:pt>
                      <c:pt idx="4025">
                        <c:v>300</c:v>
                      </c:pt>
                      <c:pt idx="4026">
                        <c:v>300</c:v>
                      </c:pt>
                      <c:pt idx="4027">
                        <c:v>300</c:v>
                      </c:pt>
                      <c:pt idx="4028">
                        <c:v>300</c:v>
                      </c:pt>
                      <c:pt idx="4029">
                        <c:v>300</c:v>
                      </c:pt>
                      <c:pt idx="4030">
                        <c:v>300</c:v>
                      </c:pt>
                      <c:pt idx="4031">
                        <c:v>300</c:v>
                      </c:pt>
                      <c:pt idx="4032">
                        <c:v>300</c:v>
                      </c:pt>
                      <c:pt idx="4033">
                        <c:v>300</c:v>
                      </c:pt>
                      <c:pt idx="4034">
                        <c:v>300</c:v>
                      </c:pt>
                      <c:pt idx="4035">
                        <c:v>300</c:v>
                      </c:pt>
                      <c:pt idx="4036">
                        <c:v>300</c:v>
                      </c:pt>
                      <c:pt idx="4037">
                        <c:v>300</c:v>
                      </c:pt>
                      <c:pt idx="4038">
                        <c:v>300</c:v>
                      </c:pt>
                      <c:pt idx="4039">
                        <c:v>300</c:v>
                      </c:pt>
                      <c:pt idx="4040">
                        <c:v>300</c:v>
                      </c:pt>
                      <c:pt idx="4041">
                        <c:v>300</c:v>
                      </c:pt>
                      <c:pt idx="4042">
                        <c:v>300</c:v>
                      </c:pt>
                      <c:pt idx="4043">
                        <c:v>300</c:v>
                      </c:pt>
                      <c:pt idx="4044">
                        <c:v>300</c:v>
                      </c:pt>
                      <c:pt idx="4045">
                        <c:v>300</c:v>
                      </c:pt>
                      <c:pt idx="4046">
                        <c:v>300</c:v>
                      </c:pt>
                      <c:pt idx="4047">
                        <c:v>300</c:v>
                      </c:pt>
                      <c:pt idx="4048">
                        <c:v>300</c:v>
                      </c:pt>
                      <c:pt idx="4049">
                        <c:v>300</c:v>
                      </c:pt>
                      <c:pt idx="4050">
                        <c:v>300</c:v>
                      </c:pt>
                      <c:pt idx="4051">
                        <c:v>300</c:v>
                      </c:pt>
                      <c:pt idx="4052">
                        <c:v>300</c:v>
                      </c:pt>
                      <c:pt idx="4053">
                        <c:v>300</c:v>
                      </c:pt>
                      <c:pt idx="4054">
                        <c:v>300</c:v>
                      </c:pt>
                      <c:pt idx="4055">
                        <c:v>300</c:v>
                      </c:pt>
                      <c:pt idx="4056">
                        <c:v>300</c:v>
                      </c:pt>
                      <c:pt idx="4057">
                        <c:v>300</c:v>
                      </c:pt>
                      <c:pt idx="4058">
                        <c:v>300</c:v>
                      </c:pt>
                      <c:pt idx="4059">
                        <c:v>300</c:v>
                      </c:pt>
                      <c:pt idx="4060">
                        <c:v>300</c:v>
                      </c:pt>
                      <c:pt idx="4061">
                        <c:v>300</c:v>
                      </c:pt>
                      <c:pt idx="4062">
                        <c:v>300</c:v>
                      </c:pt>
                      <c:pt idx="4063">
                        <c:v>300</c:v>
                      </c:pt>
                      <c:pt idx="4064">
                        <c:v>300</c:v>
                      </c:pt>
                      <c:pt idx="4065">
                        <c:v>300</c:v>
                      </c:pt>
                      <c:pt idx="4066">
                        <c:v>300</c:v>
                      </c:pt>
                      <c:pt idx="4067">
                        <c:v>300</c:v>
                      </c:pt>
                      <c:pt idx="4068">
                        <c:v>300</c:v>
                      </c:pt>
                      <c:pt idx="4069">
                        <c:v>300</c:v>
                      </c:pt>
                      <c:pt idx="4070">
                        <c:v>300</c:v>
                      </c:pt>
                      <c:pt idx="4071">
                        <c:v>300</c:v>
                      </c:pt>
                      <c:pt idx="4072">
                        <c:v>300</c:v>
                      </c:pt>
                      <c:pt idx="4073">
                        <c:v>300</c:v>
                      </c:pt>
                      <c:pt idx="4074">
                        <c:v>300</c:v>
                      </c:pt>
                      <c:pt idx="4075">
                        <c:v>300</c:v>
                      </c:pt>
                      <c:pt idx="4076">
                        <c:v>300</c:v>
                      </c:pt>
                      <c:pt idx="4077">
                        <c:v>300</c:v>
                      </c:pt>
                      <c:pt idx="4078">
                        <c:v>300</c:v>
                      </c:pt>
                      <c:pt idx="4079">
                        <c:v>300</c:v>
                      </c:pt>
                      <c:pt idx="4080">
                        <c:v>300</c:v>
                      </c:pt>
                      <c:pt idx="4081">
                        <c:v>300</c:v>
                      </c:pt>
                      <c:pt idx="4082">
                        <c:v>300</c:v>
                      </c:pt>
                      <c:pt idx="4083">
                        <c:v>300</c:v>
                      </c:pt>
                      <c:pt idx="4084">
                        <c:v>300</c:v>
                      </c:pt>
                      <c:pt idx="4085">
                        <c:v>300</c:v>
                      </c:pt>
                      <c:pt idx="4086">
                        <c:v>300</c:v>
                      </c:pt>
                      <c:pt idx="4087">
                        <c:v>300</c:v>
                      </c:pt>
                      <c:pt idx="4088">
                        <c:v>300</c:v>
                      </c:pt>
                      <c:pt idx="4089">
                        <c:v>300</c:v>
                      </c:pt>
                      <c:pt idx="4090">
                        <c:v>300</c:v>
                      </c:pt>
                      <c:pt idx="4091">
                        <c:v>300</c:v>
                      </c:pt>
                      <c:pt idx="4092">
                        <c:v>300</c:v>
                      </c:pt>
                      <c:pt idx="4093">
                        <c:v>300</c:v>
                      </c:pt>
                      <c:pt idx="4094">
                        <c:v>300</c:v>
                      </c:pt>
                      <c:pt idx="4095">
                        <c:v>300</c:v>
                      </c:pt>
                      <c:pt idx="4096">
                        <c:v>300</c:v>
                      </c:pt>
                      <c:pt idx="4097">
                        <c:v>300</c:v>
                      </c:pt>
                      <c:pt idx="4098">
                        <c:v>300</c:v>
                      </c:pt>
                      <c:pt idx="4099">
                        <c:v>300</c:v>
                      </c:pt>
                      <c:pt idx="4100">
                        <c:v>300</c:v>
                      </c:pt>
                      <c:pt idx="4101">
                        <c:v>300</c:v>
                      </c:pt>
                      <c:pt idx="4102">
                        <c:v>300</c:v>
                      </c:pt>
                      <c:pt idx="4103">
                        <c:v>300</c:v>
                      </c:pt>
                      <c:pt idx="4104">
                        <c:v>300</c:v>
                      </c:pt>
                      <c:pt idx="4105">
                        <c:v>300</c:v>
                      </c:pt>
                      <c:pt idx="4106">
                        <c:v>300</c:v>
                      </c:pt>
                      <c:pt idx="4107">
                        <c:v>300</c:v>
                      </c:pt>
                      <c:pt idx="4108">
                        <c:v>300</c:v>
                      </c:pt>
                      <c:pt idx="4109">
                        <c:v>300</c:v>
                      </c:pt>
                      <c:pt idx="4110">
                        <c:v>300</c:v>
                      </c:pt>
                      <c:pt idx="4111">
                        <c:v>300</c:v>
                      </c:pt>
                      <c:pt idx="4112">
                        <c:v>300</c:v>
                      </c:pt>
                      <c:pt idx="4113">
                        <c:v>300</c:v>
                      </c:pt>
                      <c:pt idx="4114">
                        <c:v>300</c:v>
                      </c:pt>
                      <c:pt idx="4115">
                        <c:v>300</c:v>
                      </c:pt>
                      <c:pt idx="4116">
                        <c:v>300</c:v>
                      </c:pt>
                      <c:pt idx="4117">
                        <c:v>300</c:v>
                      </c:pt>
                      <c:pt idx="4118">
                        <c:v>300</c:v>
                      </c:pt>
                      <c:pt idx="4119">
                        <c:v>300</c:v>
                      </c:pt>
                      <c:pt idx="4120">
                        <c:v>300</c:v>
                      </c:pt>
                      <c:pt idx="4121">
                        <c:v>300</c:v>
                      </c:pt>
                      <c:pt idx="4122">
                        <c:v>300</c:v>
                      </c:pt>
                      <c:pt idx="4123">
                        <c:v>300</c:v>
                      </c:pt>
                      <c:pt idx="4124">
                        <c:v>300</c:v>
                      </c:pt>
                      <c:pt idx="4125">
                        <c:v>300</c:v>
                      </c:pt>
                      <c:pt idx="4126">
                        <c:v>300</c:v>
                      </c:pt>
                      <c:pt idx="4127">
                        <c:v>300</c:v>
                      </c:pt>
                      <c:pt idx="4128">
                        <c:v>300</c:v>
                      </c:pt>
                      <c:pt idx="4129">
                        <c:v>300</c:v>
                      </c:pt>
                      <c:pt idx="4130">
                        <c:v>300</c:v>
                      </c:pt>
                      <c:pt idx="4131">
                        <c:v>300</c:v>
                      </c:pt>
                      <c:pt idx="4132">
                        <c:v>300</c:v>
                      </c:pt>
                      <c:pt idx="4133">
                        <c:v>300</c:v>
                      </c:pt>
                      <c:pt idx="4134">
                        <c:v>300</c:v>
                      </c:pt>
                      <c:pt idx="4135">
                        <c:v>300</c:v>
                      </c:pt>
                      <c:pt idx="4136">
                        <c:v>300</c:v>
                      </c:pt>
                      <c:pt idx="4137">
                        <c:v>300</c:v>
                      </c:pt>
                      <c:pt idx="4138">
                        <c:v>300</c:v>
                      </c:pt>
                      <c:pt idx="4139">
                        <c:v>300</c:v>
                      </c:pt>
                      <c:pt idx="4140">
                        <c:v>300</c:v>
                      </c:pt>
                      <c:pt idx="4141">
                        <c:v>300</c:v>
                      </c:pt>
                      <c:pt idx="4142">
                        <c:v>300</c:v>
                      </c:pt>
                      <c:pt idx="4143">
                        <c:v>300</c:v>
                      </c:pt>
                      <c:pt idx="4144">
                        <c:v>300</c:v>
                      </c:pt>
                      <c:pt idx="4145">
                        <c:v>300</c:v>
                      </c:pt>
                      <c:pt idx="4146">
                        <c:v>300</c:v>
                      </c:pt>
                      <c:pt idx="4147">
                        <c:v>300</c:v>
                      </c:pt>
                      <c:pt idx="4148">
                        <c:v>300</c:v>
                      </c:pt>
                      <c:pt idx="4149">
                        <c:v>300</c:v>
                      </c:pt>
                      <c:pt idx="4150">
                        <c:v>300</c:v>
                      </c:pt>
                      <c:pt idx="4151">
                        <c:v>300</c:v>
                      </c:pt>
                      <c:pt idx="4152">
                        <c:v>300</c:v>
                      </c:pt>
                      <c:pt idx="4153">
                        <c:v>300</c:v>
                      </c:pt>
                      <c:pt idx="4154">
                        <c:v>300</c:v>
                      </c:pt>
                      <c:pt idx="4155">
                        <c:v>300</c:v>
                      </c:pt>
                      <c:pt idx="4156">
                        <c:v>300</c:v>
                      </c:pt>
                      <c:pt idx="4157">
                        <c:v>300</c:v>
                      </c:pt>
                      <c:pt idx="4158">
                        <c:v>300</c:v>
                      </c:pt>
                      <c:pt idx="4159">
                        <c:v>300</c:v>
                      </c:pt>
                      <c:pt idx="4160">
                        <c:v>300</c:v>
                      </c:pt>
                      <c:pt idx="4161">
                        <c:v>300</c:v>
                      </c:pt>
                      <c:pt idx="4162">
                        <c:v>300</c:v>
                      </c:pt>
                      <c:pt idx="4163">
                        <c:v>300</c:v>
                      </c:pt>
                      <c:pt idx="4164">
                        <c:v>300</c:v>
                      </c:pt>
                      <c:pt idx="4165">
                        <c:v>300</c:v>
                      </c:pt>
                      <c:pt idx="4166">
                        <c:v>300</c:v>
                      </c:pt>
                      <c:pt idx="4167">
                        <c:v>300</c:v>
                      </c:pt>
                      <c:pt idx="4168">
                        <c:v>300</c:v>
                      </c:pt>
                      <c:pt idx="4169">
                        <c:v>300</c:v>
                      </c:pt>
                      <c:pt idx="4170">
                        <c:v>300</c:v>
                      </c:pt>
                      <c:pt idx="4171">
                        <c:v>300</c:v>
                      </c:pt>
                      <c:pt idx="4172">
                        <c:v>300</c:v>
                      </c:pt>
                      <c:pt idx="4173">
                        <c:v>300</c:v>
                      </c:pt>
                      <c:pt idx="4174">
                        <c:v>300</c:v>
                      </c:pt>
                      <c:pt idx="4175">
                        <c:v>300</c:v>
                      </c:pt>
                      <c:pt idx="4176">
                        <c:v>300</c:v>
                      </c:pt>
                      <c:pt idx="4177">
                        <c:v>300</c:v>
                      </c:pt>
                      <c:pt idx="4178">
                        <c:v>300</c:v>
                      </c:pt>
                      <c:pt idx="4179">
                        <c:v>300</c:v>
                      </c:pt>
                      <c:pt idx="4180">
                        <c:v>300</c:v>
                      </c:pt>
                      <c:pt idx="4181">
                        <c:v>300</c:v>
                      </c:pt>
                      <c:pt idx="4182">
                        <c:v>300</c:v>
                      </c:pt>
                      <c:pt idx="4183">
                        <c:v>300</c:v>
                      </c:pt>
                      <c:pt idx="4184">
                        <c:v>300</c:v>
                      </c:pt>
                      <c:pt idx="4185">
                        <c:v>300</c:v>
                      </c:pt>
                      <c:pt idx="4186">
                        <c:v>300</c:v>
                      </c:pt>
                      <c:pt idx="4187">
                        <c:v>300</c:v>
                      </c:pt>
                      <c:pt idx="4188">
                        <c:v>300</c:v>
                      </c:pt>
                      <c:pt idx="4189">
                        <c:v>300</c:v>
                      </c:pt>
                      <c:pt idx="4190">
                        <c:v>300</c:v>
                      </c:pt>
                      <c:pt idx="4191">
                        <c:v>300</c:v>
                      </c:pt>
                      <c:pt idx="4192">
                        <c:v>300</c:v>
                      </c:pt>
                      <c:pt idx="4193">
                        <c:v>300</c:v>
                      </c:pt>
                      <c:pt idx="4194">
                        <c:v>300</c:v>
                      </c:pt>
                      <c:pt idx="4195">
                        <c:v>300</c:v>
                      </c:pt>
                      <c:pt idx="4196">
                        <c:v>300</c:v>
                      </c:pt>
                      <c:pt idx="4197">
                        <c:v>300</c:v>
                      </c:pt>
                      <c:pt idx="4198">
                        <c:v>300</c:v>
                      </c:pt>
                      <c:pt idx="4199">
                        <c:v>300</c:v>
                      </c:pt>
                      <c:pt idx="4200">
                        <c:v>300</c:v>
                      </c:pt>
                      <c:pt idx="4201">
                        <c:v>300</c:v>
                      </c:pt>
                      <c:pt idx="4202">
                        <c:v>300</c:v>
                      </c:pt>
                      <c:pt idx="4203">
                        <c:v>300</c:v>
                      </c:pt>
                      <c:pt idx="4204">
                        <c:v>300</c:v>
                      </c:pt>
                      <c:pt idx="4205">
                        <c:v>300</c:v>
                      </c:pt>
                      <c:pt idx="4206">
                        <c:v>300</c:v>
                      </c:pt>
                      <c:pt idx="4207">
                        <c:v>300</c:v>
                      </c:pt>
                      <c:pt idx="4208">
                        <c:v>300</c:v>
                      </c:pt>
                      <c:pt idx="4209">
                        <c:v>300</c:v>
                      </c:pt>
                      <c:pt idx="4210">
                        <c:v>300</c:v>
                      </c:pt>
                      <c:pt idx="4211">
                        <c:v>300</c:v>
                      </c:pt>
                      <c:pt idx="4212">
                        <c:v>300</c:v>
                      </c:pt>
                      <c:pt idx="4213">
                        <c:v>300</c:v>
                      </c:pt>
                      <c:pt idx="4214">
                        <c:v>300</c:v>
                      </c:pt>
                      <c:pt idx="4215">
                        <c:v>300</c:v>
                      </c:pt>
                      <c:pt idx="4216">
                        <c:v>300</c:v>
                      </c:pt>
                      <c:pt idx="4217">
                        <c:v>300</c:v>
                      </c:pt>
                      <c:pt idx="4218">
                        <c:v>300</c:v>
                      </c:pt>
                      <c:pt idx="4219">
                        <c:v>300</c:v>
                      </c:pt>
                      <c:pt idx="4220">
                        <c:v>300</c:v>
                      </c:pt>
                      <c:pt idx="4221">
                        <c:v>300</c:v>
                      </c:pt>
                      <c:pt idx="4222">
                        <c:v>300</c:v>
                      </c:pt>
                      <c:pt idx="4223">
                        <c:v>300</c:v>
                      </c:pt>
                      <c:pt idx="4224">
                        <c:v>300</c:v>
                      </c:pt>
                      <c:pt idx="4225">
                        <c:v>300</c:v>
                      </c:pt>
                      <c:pt idx="4226">
                        <c:v>300</c:v>
                      </c:pt>
                      <c:pt idx="4227">
                        <c:v>300</c:v>
                      </c:pt>
                      <c:pt idx="4228">
                        <c:v>300</c:v>
                      </c:pt>
                      <c:pt idx="4229">
                        <c:v>300</c:v>
                      </c:pt>
                      <c:pt idx="4230">
                        <c:v>300</c:v>
                      </c:pt>
                      <c:pt idx="4231">
                        <c:v>300</c:v>
                      </c:pt>
                      <c:pt idx="4232">
                        <c:v>300</c:v>
                      </c:pt>
                      <c:pt idx="4233">
                        <c:v>300</c:v>
                      </c:pt>
                      <c:pt idx="4234">
                        <c:v>300</c:v>
                      </c:pt>
                      <c:pt idx="4235">
                        <c:v>300</c:v>
                      </c:pt>
                      <c:pt idx="4236">
                        <c:v>300</c:v>
                      </c:pt>
                      <c:pt idx="4237">
                        <c:v>300</c:v>
                      </c:pt>
                      <c:pt idx="4238">
                        <c:v>300</c:v>
                      </c:pt>
                      <c:pt idx="4239">
                        <c:v>300</c:v>
                      </c:pt>
                      <c:pt idx="4240">
                        <c:v>300</c:v>
                      </c:pt>
                      <c:pt idx="4241">
                        <c:v>300</c:v>
                      </c:pt>
                      <c:pt idx="4242">
                        <c:v>300</c:v>
                      </c:pt>
                      <c:pt idx="4243">
                        <c:v>300</c:v>
                      </c:pt>
                      <c:pt idx="4244">
                        <c:v>300</c:v>
                      </c:pt>
                      <c:pt idx="4245">
                        <c:v>300</c:v>
                      </c:pt>
                      <c:pt idx="4246">
                        <c:v>300</c:v>
                      </c:pt>
                      <c:pt idx="4247">
                        <c:v>300</c:v>
                      </c:pt>
                      <c:pt idx="4248">
                        <c:v>300</c:v>
                      </c:pt>
                      <c:pt idx="4249">
                        <c:v>300</c:v>
                      </c:pt>
                      <c:pt idx="4250">
                        <c:v>300</c:v>
                      </c:pt>
                      <c:pt idx="4251">
                        <c:v>300</c:v>
                      </c:pt>
                      <c:pt idx="4252">
                        <c:v>300</c:v>
                      </c:pt>
                      <c:pt idx="4253">
                        <c:v>300</c:v>
                      </c:pt>
                      <c:pt idx="4254">
                        <c:v>300</c:v>
                      </c:pt>
                      <c:pt idx="4255">
                        <c:v>300</c:v>
                      </c:pt>
                      <c:pt idx="4256">
                        <c:v>300</c:v>
                      </c:pt>
                      <c:pt idx="4257">
                        <c:v>300</c:v>
                      </c:pt>
                      <c:pt idx="4258">
                        <c:v>300</c:v>
                      </c:pt>
                      <c:pt idx="4259">
                        <c:v>300</c:v>
                      </c:pt>
                      <c:pt idx="4260">
                        <c:v>300</c:v>
                      </c:pt>
                      <c:pt idx="4261">
                        <c:v>300</c:v>
                      </c:pt>
                      <c:pt idx="4262">
                        <c:v>300</c:v>
                      </c:pt>
                      <c:pt idx="4263">
                        <c:v>300</c:v>
                      </c:pt>
                      <c:pt idx="4264">
                        <c:v>300</c:v>
                      </c:pt>
                      <c:pt idx="4265">
                        <c:v>300</c:v>
                      </c:pt>
                      <c:pt idx="4266">
                        <c:v>300</c:v>
                      </c:pt>
                      <c:pt idx="4267">
                        <c:v>300</c:v>
                      </c:pt>
                      <c:pt idx="4268">
                        <c:v>300</c:v>
                      </c:pt>
                      <c:pt idx="4269">
                        <c:v>300</c:v>
                      </c:pt>
                      <c:pt idx="4270">
                        <c:v>300</c:v>
                      </c:pt>
                      <c:pt idx="4271">
                        <c:v>300</c:v>
                      </c:pt>
                      <c:pt idx="4272">
                        <c:v>300</c:v>
                      </c:pt>
                      <c:pt idx="4273">
                        <c:v>300</c:v>
                      </c:pt>
                      <c:pt idx="4274">
                        <c:v>300</c:v>
                      </c:pt>
                      <c:pt idx="4275">
                        <c:v>300</c:v>
                      </c:pt>
                      <c:pt idx="4276">
                        <c:v>300</c:v>
                      </c:pt>
                      <c:pt idx="4277">
                        <c:v>300</c:v>
                      </c:pt>
                      <c:pt idx="4278">
                        <c:v>300</c:v>
                      </c:pt>
                      <c:pt idx="4279">
                        <c:v>300</c:v>
                      </c:pt>
                      <c:pt idx="4280">
                        <c:v>300</c:v>
                      </c:pt>
                      <c:pt idx="4281">
                        <c:v>300</c:v>
                      </c:pt>
                      <c:pt idx="4282">
                        <c:v>300</c:v>
                      </c:pt>
                      <c:pt idx="4283">
                        <c:v>300</c:v>
                      </c:pt>
                      <c:pt idx="4284">
                        <c:v>300</c:v>
                      </c:pt>
                      <c:pt idx="4285">
                        <c:v>300</c:v>
                      </c:pt>
                      <c:pt idx="4286">
                        <c:v>300</c:v>
                      </c:pt>
                      <c:pt idx="4287">
                        <c:v>300</c:v>
                      </c:pt>
                      <c:pt idx="4288">
                        <c:v>300</c:v>
                      </c:pt>
                      <c:pt idx="4289">
                        <c:v>300</c:v>
                      </c:pt>
                      <c:pt idx="4290">
                        <c:v>300</c:v>
                      </c:pt>
                      <c:pt idx="4291">
                        <c:v>300</c:v>
                      </c:pt>
                      <c:pt idx="4292">
                        <c:v>300</c:v>
                      </c:pt>
                      <c:pt idx="4293">
                        <c:v>300</c:v>
                      </c:pt>
                      <c:pt idx="4294">
                        <c:v>300</c:v>
                      </c:pt>
                      <c:pt idx="4295">
                        <c:v>300</c:v>
                      </c:pt>
                      <c:pt idx="4296">
                        <c:v>300</c:v>
                      </c:pt>
                      <c:pt idx="4297">
                        <c:v>300</c:v>
                      </c:pt>
                      <c:pt idx="4298">
                        <c:v>300</c:v>
                      </c:pt>
                      <c:pt idx="4299">
                        <c:v>300</c:v>
                      </c:pt>
                      <c:pt idx="4300">
                        <c:v>300</c:v>
                      </c:pt>
                      <c:pt idx="4301">
                        <c:v>300</c:v>
                      </c:pt>
                      <c:pt idx="4302">
                        <c:v>300</c:v>
                      </c:pt>
                      <c:pt idx="4303">
                        <c:v>300</c:v>
                      </c:pt>
                      <c:pt idx="4304">
                        <c:v>300</c:v>
                      </c:pt>
                      <c:pt idx="4305">
                        <c:v>300</c:v>
                      </c:pt>
                      <c:pt idx="4306">
                        <c:v>300</c:v>
                      </c:pt>
                      <c:pt idx="4307">
                        <c:v>300</c:v>
                      </c:pt>
                      <c:pt idx="4308">
                        <c:v>300</c:v>
                      </c:pt>
                      <c:pt idx="4309">
                        <c:v>300</c:v>
                      </c:pt>
                      <c:pt idx="4310">
                        <c:v>300</c:v>
                      </c:pt>
                      <c:pt idx="4311">
                        <c:v>300</c:v>
                      </c:pt>
                      <c:pt idx="4312">
                        <c:v>300</c:v>
                      </c:pt>
                      <c:pt idx="4313">
                        <c:v>300</c:v>
                      </c:pt>
                      <c:pt idx="4314">
                        <c:v>300</c:v>
                      </c:pt>
                      <c:pt idx="4315">
                        <c:v>300</c:v>
                      </c:pt>
                      <c:pt idx="4316">
                        <c:v>300</c:v>
                      </c:pt>
                      <c:pt idx="4317">
                        <c:v>300</c:v>
                      </c:pt>
                      <c:pt idx="4318">
                        <c:v>300</c:v>
                      </c:pt>
                      <c:pt idx="4319">
                        <c:v>300</c:v>
                      </c:pt>
                      <c:pt idx="4320">
                        <c:v>300</c:v>
                      </c:pt>
                      <c:pt idx="4321">
                        <c:v>300</c:v>
                      </c:pt>
                      <c:pt idx="4322">
                        <c:v>300</c:v>
                      </c:pt>
                      <c:pt idx="4323">
                        <c:v>300</c:v>
                      </c:pt>
                      <c:pt idx="4324">
                        <c:v>300</c:v>
                      </c:pt>
                      <c:pt idx="4325">
                        <c:v>300</c:v>
                      </c:pt>
                      <c:pt idx="4326">
                        <c:v>300</c:v>
                      </c:pt>
                      <c:pt idx="4327">
                        <c:v>300</c:v>
                      </c:pt>
                      <c:pt idx="4328">
                        <c:v>300</c:v>
                      </c:pt>
                      <c:pt idx="4329">
                        <c:v>300</c:v>
                      </c:pt>
                      <c:pt idx="4330">
                        <c:v>300</c:v>
                      </c:pt>
                      <c:pt idx="4331">
                        <c:v>300</c:v>
                      </c:pt>
                      <c:pt idx="4332">
                        <c:v>300</c:v>
                      </c:pt>
                      <c:pt idx="4333">
                        <c:v>300</c:v>
                      </c:pt>
                      <c:pt idx="4334">
                        <c:v>300</c:v>
                      </c:pt>
                      <c:pt idx="4335">
                        <c:v>300</c:v>
                      </c:pt>
                      <c:pt idx="4336">
                        <c:v>300</c:v>
                      </c:pt>
                      <c:pt idx="4337">
                        <c:v>300</c:v>
                      </c:pt>
                      <c:pt idx="4338">
                        <c:v>300</c:v>
                      </c:pt>
                      <c:pt idx="4339">
                        <c:v>300</c:v>
                      </c:pt>
                      <c:pt idx="4340">
                        <c:v>300</c:v>
                      </c:pt>
                      <c:pt idx="4341">
                        <c:v>300</c:v>
                      </c:pt>
                      <c:pt idx="4342">
                        <c:v>300</c:v>
                      </c:pt>
                      <c:pt idx="4343">
                        <c:v>300</c:v>
                      </c:pt>
                      <c:pt idx="4344">
                        <c:v>300</c:v>
                      </c:pt>
                      <c:pt idx="4345">
                        <c:v>300</c:v>
                      </c:pt>
                      <c:pt idx="4346">
                        <c:v>300</c:v>
                      </c:pt>
                      <c:pt idx="4347">
                        <c:v>300</c:v>
                      </c:pt>
                      <c:pt idx="4348">
                        <c:v>300</c:v>
                      </c:pt>
                      <c:pt idx="4349">
                        <c:v>300</c:v>
                      </c:pt>
                      <c:pt idx="4350">
                        <c:v>300</c:v>
                      </c:pt>
                      <c:pt idx="4351">
                        <c:v>300</c:v>
                      </c:pt>
                      <c:pt idx="4352">
                        <c:v>300</c:v>
                      </c:pt>
                      <c:pt idx="4353">
                        <c:v>300</c:v>
                      </c:pt>
                      <c:pt idx="4354">
                        <c:v>300</c:v>
                      </c:pt>
                      <c:pt idx="4355">
                        <c:v>300</c:v>
                      </c:pt>
                      <c:pt idx="4356">
                        <c:v>300</c:v>
                      </c:pt>
                      <c:pt idx="4357">
                        <c:v>300</c:v>
                      </c:pt>
                      <c:pt idx="4358">
                        <c:v>300</c:v>
                      </c:pt>
                      <c:pt idx="4359">
                        <c:v>300</c:v>
                      </c:pt>
                      <c:pt idx="4360">
                        <c:v>300</c:v>
                      </c:pt>
                      <c:pt idx="4361">
                        <c:v>300</c:v>
                      </c:pt>
                      <c:pt idx="4362">
                        <c:v>300</c:v>
                      </c:pt>
                      <c:pt idx="4363">
                        <c:v>300</c:v>
                      </c:pt>
                      <c:pt idx="4364">
                        <c:v>300</c:v>
                      </c:pt>
                      <c:pt idx="4365">
                        <c:v>300</c:v>
                      </c:pt>
                      <c:pt idx="4366">
                        <c:v>300</c:v>
                      </c:pt>
                      <c:pt idx="4367">
                        <c:v>300</c:v>
                      </c:pt>
                      <c:pt idx="4368">
                        <c:v>300</c:v>
                      </c:pt>
                      <c:pt idx="4369">
                        <c:v>300</c:v>
                      </c:pt>
                      <c:pt idx="4370">
                        <c:v>300</c:v>
                      </c:pt>
                      <c:pt idx="4371">
                        <c:v>300</c:v>
                      </c:pt>
                      <c:pt idx="4372">
                        <c:v>300</c:v>
                      </c:pt>
                      <c:pt idx="4373">
                        <c:v>300</c:v>
                      </c:pt>
                      <c:pt idx="4374">
                        <c:v>300</c:v>
                      </c:pt>
                      <c:pt idx="4375">
                        <c:v>300</c:v>
                      </c:pt>
                      <c:pt idx="4376">
                        <c:v>300</c:v>
                      </c:pt>
                      <c:pt idx="4377">
                        <c:v>300</c:v>
                      </c:pt>
                      <c:pt idx="4378">
                        <c:v>300</c:v>
                      </c:pt>
                      <c:pt idx="4379">
                        <c:v>300</c:v>
                      </c:pt>
                      <c:pt idx="4380">
                        <c:v>300</c:v>
                      </c:pt>
                      <c:pt idx="4381">
                        <c:v>300</c:v>
                      </c:pt>
                      <c:pt idx="4382">
                        <c:v>300</c:v>
                      </c:pt>
                      <c:pt idx="4383">
                        <c:v>300</c:v>
                      </c:pt>
                      <c:pt idx="4384">
                        <c:v>300</c:v>
                      </c:pt>
                      <c:pt idx="4385">
                        <c:v>300</c:v>
                      </c:pt>
                      <c:pt idx="4386">
                        <c:v>300</c:v>
                      </c:pt>
                      <c:pt idx="4387">
                        <c:v>300</c:v>
                      </c:pt>
                      <c:pt idx="4388">
                        <c:v>300</c:v>
                      </c:pt>
                      <c:pt idx="4389">
                        <c:v>300</c:v>
                      </c:pt>
                      <c:pt idx="4390">
                        <c:v>300</c:v>
                      </c:pt>
                      <c:pt idx="4391">
                        <c:v>300</c:v>
                      </c:pt>
                      <c:pt idx="4392">
                        <c:v>300</c:v>
                      </c:pt>
                      <c:pt idx="4393">
                        <c:v>300</c:v>
                      </c:pt>
                      <c:pt idx="4394">
                        <c:v>300</c:v>
                      </c:pt>
                      <c:pt idx="4395">
                        <c:v>300</c:v>
                      </c:pt>
                      <c:pt idx="4396">
                        <c:v>300</c:v>
                      </c:pt>
                      <c:pt idx="4397">
                        <c:v>300</c:v>
                      </c:pt>
                      <c:pt idx="4398">
                        <c:v>300</c:v>
                      </c:pt>
                      <c:pt idx="4399">
                        <c:v>300</c:v>
                      </c:pt>
                      <c:pt idx="4400">
                        <c:v>300</c:v>
                      </c:pt>
                      <c:pt idx="4401">
                        <c:v>300</c:v>
                      </c:pt>
                      <c:pt idx="4402">
                        <c:v>300</c:v>
                      </c:pt>
                      <c:pt idx="4403">
                        <c:v>300</c:v>
                      </c:pt>
                      <c:pt idx="4404">
                        <c:v>300</c:v>
                      </c:pt>
                      <c:pt idx="4405">
                        <c:v>300</c:v>
                      </c:pt>
                      <c:pt idx="4406">
                        <c:v>300</c:v>
                      </c:pt>
                      <c:pt idx="4407">
                        <c:v>300</c:v>
                      </c:pt>
                      <c:pt idx="4408">
                        <c:v>300</c:v>
                      </c:pt>
                      <c:pt idx="4409">
                        <c:v>300</c:v>
                      </c:pt>
                      <c:pt idx="4410">
                        <c:v>300</c:v>
                      </c:pt>
                      <c:pt idx="4411">
                        <c:v>300</c:v>
                      </c:pt>
                      <c:pt idx="4412">
                        <c:v>300</c:v>
                      </c:pt>
                      <c:pt idx="4413">
                        <c:v>300</c:v>
                      </c:pt>
                      <c:pt idx="4414">
                        <c:v>300</c:v>
                      </c:pt>
                      <c:pt idx="4415">
                        <c:v>300</c:v>
                      </c:pt>
                      <c:pt idx="4416">
                        <c:v>300</c:v>
                      </c:pt>
                      <c:pt idx="4417">
                        <c:v>300</c:v>
                      </c:pt>
                      <c:pt idx="4418">
                        <c:v>300</c:v>
                      </c:pt>
                      <c:pt idx="4419">
                        <c:v>300</c:v>
                      </c:pt>
                      <c:pt idx="4420">
                        <c:v>300</c:v>
                      </c:pt>
                      <c:pt idx="4421">
                        <c:v>300</c:v>
                      </c:pt>
                      <c:pt idx="4422">
                        <c:v>300</c:v>
                      </c:pt>
                      <c:pt idx="4423">
                        <c:v>300</c:v>
                      </c:pt>
                      <c:pt idx="4424">
                        <c:v>300</c:v>
                      </c:pt>
                      <c:pt idx="4425">
                        <c:v>300</c:v>
                      </c:pt>
                      <c:pt idx="4426">
                        <c:v>300</c:v>
                      </c:pt>
                      <c:pt idx="4427">
                        <c:v>300</c:v>
                      </c:pt>
                      <c:pt idx="4428">
                        <c:v>300</c:v>
                      </c:pt>
                      <c:pt idx="4429">
                        <c:v>300</c:v>
                      </c:pt>
                      <c:pt idx="4430">
                        <c:v>300</c:v>
                      </c:pt>
                      <c:pt idx="4431">
                        <c:v>300</c:v>
                      </c:pt>
                      <c:pt idx="4432">
                        <c:v>300</c:v>
                      </c:pt>
                      <c:pt idx="4433">
                        <c:v>300</c:v>
                      </c:pt>
                      <c:pt idx="4434">
                        <c:v>300</c:v>
                      </c:pt>
                      <c:pt idx="4435">
                        <c:v>300</c:v>
                      </c:pt>
                      <c:pt idx="4436">
                        <c:v>300</c:v>
                      </c:pt>
                      <c:pt idx="4437">
                        <c:v>300</c:v>
                      </c:pt>
                      <c:pt idx="4438">
                        <c:v>300</c:v>
                      </c:pt>
                      <c:pt idx="4439">
                        <c:v>300</c:v>
                      </c:pt>
                      <c:pt idx="4440">
                        <c:v>300</c:v>
                      </c:pt>
                      <c:pt idx="4441">
                        <c:v>300</c:v>
                      </c:pt>
                      <c:pt idx="4442">
                        <c:v>300</c:v>
                      </c:pt>
                      <c:pt idx="4443">
                        <c:v>300</c:v>
                      </c:pt>
                      <c:pt idx="4444">
                        <c:v>300</c:v>
                      </c:pt>
                      <c:pt idx="4445">
                        <c:v>300</c:v>
                      </c:pt>
                      <c:pt idx="4446">
                        <c:v>300</c:v>
                      </c:pt>
                      <c:pt idx="4447">
                        <c:v>300</c:v>
                      </c:pt>
                      <c:pt idx="4448">
                        <c:v>300</c:v>
                      </c:pt>
                      <c:pt idx="4449">
                        <c:v>300</c:v>
                      </c:pt>
                      <c:pt idx="4450">
                        <c:v>300</c:v>
                      </c:pt>
                      <c:pt idx="4451">
                        <c:v>300</c:v>
                      </c:pt>
                      <c:pt idx="4452">
                        <c:v>300</c:v>
                      </c:pt>
                      <c:pt idx="4453">
                        <c:v>300</c:v>
                      </c:pt>
                      <c:pt idx="4454">
                        <c:v>300</c:v>
                      </c:pt>
                      <c:pt idx="4455">
                        <c:v>300</c:v>
                      </c:pt>
                      <c:pt idx="4456">
                        <c:v>300</c:v>
                      </c:pt>
                      <c:pt idx="4457">
                        <c:v>300</c:v>
                      </c:pt>
                      <c:pt idx="4458">
                        <c:v>300</c:v>
                      </c:pt>
                      <c:pt idx="4459">
                        <c:v>300</c:v>
                      </c:pt>
                      <c:pt idx="4460">
                        <c:v>300</c:v>
                      </c:pt>
                      <c:pt idx="4461">
                        <c:v>300</c:v>
                      </c:pt>
                      <c:pt idx="4462">
                        <c:v>300</c:v>
                      </c:pt>
                      <c:pt idx="4463">
                        <c:v>300</c:v>
                      </c:pt>
                      <c:pt idx="4464">
                        <c:v>300</c:v>
                      </c:pt>
                      <c:pt idx="4465">
                        <c:v>300</c:v>
                      </c:pt>
                      <c:pt idx="4466">
                        <c:v>300</c:v>
                      </c:pt>
                      <c:pt idx="4467">
                        <c:v>300</c:v>
                      </c:pt>
                      <c:pt idx="4468">
                        <c:v>300</c:v>
                      </c:pt>
                      <c:pt idx="4469">
                        <c:v>300</c:v>
                      </c:pt>
                      <c:pt idx="4470">
                        <c:v>300</c:v>
                      </c:pt>
                      <c:pt idx="4471">
                        <c:v>300</c:v>
                      </c:pt>
                      <c:pt idx="4472">
                        <c:v>300</c:v>
                      </c:pt>
                      <c:pt idx="4473">
                        <c:v>300</c:v>
                      </c:pt>
                      <c:pt idx="4474">
                        <c:v>300</c:v>
                      </c:pt>
                      <c:pt idx="4475">
                        <c:v>300</c:v>
                      </c:pt>
                      <c:pt idx="4476">
                        <c:v>300</c:v>
                      </c:pt>
                      <c:pt idx="4477">
                        <c:v>300</c:v>
                      </c:pt>
                      <c:pt idx="4478">
                        <c:v>300</c:v>
                      </c:pt>
                      <c:pt idx="4479">
                        <c:v>300</c:v>
                      </c:pt>
                      <c:pt idx="4480">
                        <c:v>300</c:v>
                      </c:pt>
                      <c:pt idx="4481">
                        <c:v>300</c:v>
                      </c:pt>
                      <c:pt idx="4482">
                        <c:v>300</c:v>
                      </c:pt>
                      <c:pt idx="4483">
                        <c:v>300</c:v>
                      </c:pt>
                      <c:pt idx="4484">
                        <c:v>300</c:v>
                      </c:pt>
                      <c:pt idx="4485">
                        <c:v>300</c:v>
                      </c:pt>
                      <c:pt idx="4486">
                        <c:v>300</c:v>
                      </c:pt>
                      <c:pt idx="4487">
                        <c:v>300</c:v>
                      </c:pt>
                      <c:pt idx="4488">
                        <c:v>300</c:v>
                      </c:pt>
                      <c:pt idx="4489">
                        <c:v>300</c:v>
                      </c:pt>
                      <c:pt idx="4490">
                        <c:v>300</c:v>
                      </c:pt>
                      <c:pt idx="4491">
                        <c:v>300</c:v>
                      </c:pt>
                      <c:pt idx="4492">
                        <c:v>300</c:v>
                      </c:pt>
                      <c:pt idx="4493">
                        <c:v>300</c:v>
                      </c:pt>
                      <c:pt idx="4494">
                        <c:v>300</c:v>
                      </c:pt>
                      <c:pt idx="4495">
                        <c:v>300</c:v>
                      </c:pt>
                      <c:pt idx="4496">
                        <c:v>300</c:v>
                      </c:pt>
                      <c:pt idx="4497">
                        <c:v>300</c:v>
                      </c:pt>
                      <c:pt idx="4498">
                        <c:v>300</c:v>
                      </c:pt>
                      <c:pt idx="4499">
                        <c:v>300</c:v>
                      </c:pt>
                      <c:pt idx="4500">
                        <c:v>300</c:v>
                      </c:pt>
                      <c:pt idx="4501">
                        <c:v>300</c:v>
                      </c:pt>
                      <c:pt idx="4502">
                        <c:v>300</c:v>
                      </c:pt>
                      <c:pt idx="4503">
                        <c:v>300</c:v>
                      </c:pt>
                      <c:pt idx="4504">
                        <c:v>300</c:v>
                      </c:pt>
                      <c:pt idx="4505">
                        <c:v>300</c:v>
                      </c:pt>
                      <c:pt idx="4506">
                        <c:v>300</c:v>
                      </c:pt>
                      <c:pt idx="4507">
                        <c:v>300</c:v>
                      </c:pt>
                      <c:pt idx="4508">
                        <c:v>300</c:v>
                      </c:pt>
                      <c:pt idx="4509">
                        <c:v>300</c:v>
                      </c:pt>
                      <c:pt idx="4510">
                        <c:v>300</c:v>
                      </c:pt>
                      <c:pt idx="4511">
                        <c:v>300</c:v>
                      </c:pt>
                      <c:pt idx="4512">
                        <c:v>300</c:v>
                      </c:pt>
                      <c:pt idx="4513">
                        <c:v>300</c:v>
                      </c:pt>
                      <c:pt idx="4514">
                        <c:v>300</c:v>
                      </c:pt>
                      <c:pt idx="4515">
                        <c:v>300</c:v>
                      </c:pt>
                      <c:pt idx="4516">
                        <c:v>300</c:v>
                      </c:pt>
                      <c:pt idx="4517">
                        <c:v>300</c:v>
                      </c:pt>
                      <c:pt idx="4518">
                        <c:v>300</c:v>
                      </c:pt>
                      <c:pt idx="4519">
                        <c:v>300</c:v>
                      </c:pt>
                      <c:pt idx="4520">
                        <c:v>300</c:v>
                      </c:pt>
                      <c:pt idx="4521">
                        <c:v>300</c:v>
                      </c:pt>
                      <c:pt idx="4522">
                        <c:v>300</c:v>
                      </c:pt>
                      <c:pt idx="4523">
                        <c:v>300</c:v>
                      </c:pt>
                      <c:pt idx="4524">
                        <c:v>300</c:v>
                      </c:pt>
                      <c:pt idx="4525">
                        <c:v>300</c:v>
                      </c:pt>
                      <c:pt idx="4526">
                        <c:v>300</c:v>
                      </c:pt>
                      <c:pt idx="4527">
                        <c:v>300</c:v>
                      </c:pt>
                      <c:pt idx="4528">
                        <c:v>300</c:v>
                      </c:pt>
                      <c:pt idx="4529">
                        <c:v>300</c:v>
                      </c:pt>
                      <c:pt idx="4530">
                        <c:v>300</c:v>
                      </c:pt>
                      <c:pt idx="4531">
                        <c:v>300</c:v>
                      </c:pt>
                      <c:pt idx="4532">
                        <c:v>300</c:v>
                      </c:pt>
                      <c:pt idx="4533">
                        <c:v>300</c:v>
                      </c:pt>
                      <c:pt idx="4534">
                        <c:v>300</c:v>
                      </c:pt>
                      <c:pt idx="4535">
                        <c:v>300</c:v>
                      </c:pt>
                      <c:pt idx="4536">
                        <c:v>300</c:v>
                      </c:pt>
                      <c:pt idx="4537">
                        <c:v>300</c:v>
                      </c:pt>
                      <c:pt idx="4538">
                        <c:v>300</c:v>
                      </c:pt>
                      <c:pt idx="4539">
                        <c:v>300</c:v>
                      </c:pt>
                      <c:pt idx="4540">
                        <c:v>300</c:v>
                      </c:pt>
                      <c:pt idx="4541">
                        <c:v>300</c:v>
                      </c:pt>
                      <c:pt idx="4542">
                        <c:v>300</c:v>
                      </c:pt>
                      <c:pt idx="4543">
                        <c:v>300</c:v>
                      </c:pt>
                      <c:pt idx="4544">
                        <c:v>300</c:v>
                      </c:pt>
                      <c:pt idx="4545">
                        <c:v>300</c:v>
                      </c:pt>
                      <c:pt idx="4546" formatCode="0.00E+00">
                        <c:v>300</c:v>
                      </c:pt>
                      <c:pt idx="4547" formatCode="0.00E+00">
                        <c:v>300</c:v>
                      </c:pt>
                      <c:pt idx="4548" formatCode="0.00E+00">
                        <c:v>300</c:v>
                      </c:pt>
                      <c:pt idx="4549" formatCode="0.00E+00">
                        <c:v>300</c:v>
                      </c:pt>
                      <c:pt idx="4550" formatCode="0.00E+00">
                        <c:v>300</c:v>
                      </c:pt>
                      <c:pt idx="4551" formatCode="0.00E+00">
                        <c:v>300</c:v>
                      </c:pt>
                      <c:pt idx="4552" formatCode="0.00E+00">
                        <c:v>300</c:v>
                      </c:pt>
                      <c:pt idx="4553" formatCode="0.00E+00">
                        <c:v>300</c:v>
                      </c:pt>
                      <c:pt idx="4554" formatCode="0.00E+00">
                        <c:v>300</c:v>
                      </c:pt>
                      <c:pt idx="4555" formatCode="0.00E+00">
                        <c:v>300</c:v>
                      </c:pt>
                      <c:pt idx="4556" formatCode="0.00E+00">
                        <c:v>300</c:v>
                      </c:pt>
                      <c:pt idx="4557" formatCode="0.00E+00">
                        <c:v>300</c:v>
                      </c:pt>
                      <c:pt idx="4558" formatCode="0.00E+00">
                        <c:v>300</c:v>
                      </c:pt>
                      <c:pt idx="4559" formatCode="0.00E+00">
                        <c:v>300</c:v>
                      </c:pt>
                      <c:pt idx="4560" formatCode="0.00E+00">
                        <c:v>300</c:v>
                      </c:pt>
                      <c:pt idx="4561" formatCode="0.00E+00">
                        <c:v>300</c:v>
                      </c:pt>
                      <c:pt idx="4562" formatCode="0.00E+00">
                        <c:v>300</c:v>
                      </c:pt>
                      <c:pt idx="4563" formatCode="0.00E+00">
                        <c:v>300</c:v>
                      </c:pt>
                      <c:pt idx="4564" formatCode="0.00E+00">
                        <c:v>300</c:v>
                      </c:pt>
                      <c:pt idx="4565" formatCode="0.00E+00">
                        <c:v>300</c:v>
                      </c:pt>
                      <c:pt idx="4566" formatCode="0.00E+00">
                        <c:v>300</c:v>
                      </c:pt>
                      <c:pt idx="4567" formatCode="0.00E+00">
                        <c:v>300</c:v>
                      </c:pt>
                      <c:pt idx="4568" formatCode="0.00E+00">
                        <c:v>300</c:v>
                      </c:pt>
                      <c:pt idx="4569" formatCode="0.00E+00">
                        <c:v>300</c:v>
                      </c:pt>
                      <c:pt idx="4570" formatCode="0.00E+00">
                        <c:v>300</c:v>
                      </c:pt>
                      <c:pt idx="4571" formatCode="0.00E+00">
                        <c:v>300</c:v>
                      </c:pt>
                      <c:pt idx="4572" formatCode="0.00E+00">
                        <c:v>300</c:v>
                      </c:pt>
                      <c:pt idx="4573" formatCode="0.00E+00">
                        <c:v>300</c:v>
                      </c:pt>
                      <c:pt idx="4574" formatCode="0.00E+00">
                        <c:v>300</c:v>
                      </c:pt>
                      <c:pt idx="4575" formatCode="0.00E+00">
                        <c:v>300</c:v>
                      </c:pt>
                      <c:pt idx="4576" formatCode="0.00E+00">
                        <c:v>300</c:v>
                      </c:pt>
                      <c:pt idx="4577" formatCode="0.00E+00">
                        <c:v>300</c:v>
                      </c:pt>
                      <c:pt idx="4578" formatCode="0.00E+00">
                        <c:v>300</c:v>
                      </c:pt>
                      <c:pt idx="4579" formatCode="0.00E+00">
                        <c:v>300</c:v>
                      </c:pt>
                      <c:pt idx="4580" formatCode="0.00E+00">
                        <c:v>300</c:v>
                      </c:pt>
                      <c:pt idx="4581" formatCode="0.00E+00">
                        <c:v>300</c:v>
                      </c:pt>
                      <c:pt idx="4582" formatCode="0.00E+00">
                        <c:v>300</c:v>
                      </c:pt>
                      <c:pt idx="4583" formatCode="0.00E+00">
                        <c:v>300</c:v>
                      </c:pt>
                      <c:pt idx="4584" formatCode="0.00E+00">
                        <c:v>300</c:v>
                      </c:pt>
                      <c:pt idx="4585" formatCode="0.00E+00">
                        <c:v>300</c:v>
                      </c:pt>
                      <c:pt idx="4586" formatCode="0.00E+00">
                        <c:v>300</c:v>
                      </c:pt>
                      <c:pt idx="4587" formatCode="0.00E+00">
                        <c:v>300</c:v>
                      </c:pt>
                      <c:pt idx="4588" formatCode="0.00E+00">
                        <c:v>300</c:v>
                      </c:pt>
                      <c:pt idx="4589" formatCode="0.00E+00">
                        <c:v>300</c:v>
                      </c:pt>
                      <c:pt idx="4590" formatCode="0.00E+00">
                        <c:v>300</c:v>
                      </c:pt>
                      <c:pt idx="4591" formatCode="0.00E+00">
                        <c:v>300</c:v>
                      </c:pt>
                      <c:pt idx="4592" formatCode="0.00E+00">
                        <c:v>300</c:v>
                      </c:pt>
                      <c:pt idx="4593" formatCode="0.00E+00">
                        <c:v>300</c:v>
                      </c:pt>
                      <c:pt idx="4594" formatCode="0.00E+00">
                        <c:v>300</c:v>
                      </c:pt>
                      <c:pt idx="4595" formatCode="0.00E+00">
                        <c:v>300</c:v>
                      </c:pt>
                      <c:pt idx="4596" formatCode="0.00E+00">
                        <c:v>300</c:v>
                      </c:pt>
                      <c:pt idx="4597" formatCode="0.00E+00">
                        <c:v>300</c:v>
                      </c:pt>
                      <c:pt idx="4598" formatCode="0.00E+00">
                        <c:v>300</c:v>
                      </c:pt>
                      <c:pt idx="4599" formatCode="0.00E+00">
                        <c:v>300</c:v>
                      </c:pt>
                      <c:pt idx="4600" formatCode="0.00E+00">
                        <c:v>300</c:v>
                      </c:pt>
                      <c:pt idx="4601" formatCode="0.00E+00">
                        <c:v>300</c:v>
                      </c:pt>
                      <c:pt idx="4602" formatCode="0.00E+00">
                        <c:v>300</c:v>
                      </c:pt>
                      <c:pt idx="4603" formatCode="0.00E+00">
                        <c:v>300</c:v>
                      </c:pt>
                      <c:pt idx="4604" formatCode="0.00E+00">
                        <c:v>300</c:v>
                      </c:pt>
                      <c:pt idx="4605" formatCode="0.00E+00">
                        <c:v>300</c:v>
                      </c:pt>
                      <c:pt idx="4606" formatCode="0.00E+00">
                        <c:v>300</c:v>
                      </c:pt>
                      <c:pt idx="4607" formatCode="0.00E+00">
                        <c:v>300</c:v>
                      </c:pt>
                      <c:pt idx="4608" formatCode="0.00E+00">
                        <c:v>300</c:v>
                      </c:pt>
                      <c:pt idx="4609" formatCode="0.00E+00">
                        <c:v>300</c:v>
                      </c:pt>
                      <c:pt idx="4610" formatCode="0.00E+00">
                        <c:v>300</c:v>
                      </c:pt>
                      <c:pt idx="4611" formatCode="0.00E+00">
                        <c:v>300</c:v>
                      </c:pt>
                      <c:pt idx="4612" formatCode="0.00E+00">
                        <c:v>300</c:v>
                      </c:pt>
                      <c:pt idx="4613" formatCode="0.00E+00">
                        <c:v>300</c:v>
                      </c:pt>
                      <c:pt idx="4614" formatCode="0.00E+00">
                        <c:v>300</c:v>
                      </c:pt>
                      <c:pt idx="4615" formatCode="0.00E+00">
                        <c:v>300</c:v>
                      </c:pt>
                      <c:pt idx="4616" formatCode="0.00E+00">
                        <c:v>300</c:v>
                      </c:pt>
                      <c:pt idx="4617" formatCode="0.00E+00">
                        <c:v>300</c:v>
                      </c:pt>
                      <c:pt idx="4618" formatCode="0.00E+00">
                        <c:v>300</c:v>
                      </c:pt>
                      <c:pt idx="4619" formatCode="0.00E+00">
                        <c:v>300</c:v>
                      </c:pt>
                      <c:pt idx="4620" formatCode="0.00E+00">
                        <c:v>300</c:v>
                      </c:pt>
                      <c:pt idx="4621" formatCode="0.00E+00">
                        <c:v>300</c:v>
                      </c:pt>
                      <c:pt idx="4622" formatCode="0.00E+00">
                        <c:v>300</c:v>
                      </c:pt>
                      <c:pt idx="4623" formatCode="0.00E+00">
                        <c:v>300</c:v>
                      </c:pt>
                      <c:pt idx="4624" formatCode="0.00E+00">
                        <c:v>300</c:v>
                      </c:pt>
                      <c:pt idx="4625" formatCode="0.00E+00">
                        <c:v>300</c:v>
                      </c:pt>
                      <c:pt idx="4626" formatCode="0.00E+00">
                        <c:v>300</c:v>
                      </c:pt>
                      <c:pt idx="4627" formatCode="0.00E+00">
                        <c:v>300</c:v>
                      </c:pt>
                      <c:pt idx="4628" formatCode="0.00E+00">
                        <c:v>300</c:v>
                      </c:pt>
                      <c:pt idx="4629" formatCode="0.00E+00">
                        <c:v>300</c:v>
                      </c:pt>
                      <c:pt idx="4630" formatCode="0.00E+00">
                        <c:v>300</c:v>
                      </c:pt>
                      <c:pt idx="4631" formatCode="0.00E+00">
                        <c:v>300</c:v>
                      </c:pt>
                      <c:pt idx="4632" formatCode="0.00E+00">
                        <c:v>300</c:v>
                      </c:pt>
                      <c:pt idx="4633" formatCode="0.00E+00">
                        <c:v>300</c:v>
                      </c:pt>
                      <c:pt idx="4634" formatCode="0.00E+00">
                        <c:v>300</c:v>
                      </c:pt>
                      <c:pt idx="4635" formatCode="0.00E+00">
                        <c:v>300</c:v>
                      </c:pt>
                      <c:pt idx="4636" formatCode="0.00E+00">
                        <c:v>300</c:v>
                      </c:pt>
                      <c:pt idx="4637" formatCode="0.00E+00">
                        <c:v>300</c:v>
                      </c:pt>
                      <c:pt idx="4638" formatCode="0.00E+00">
                        <c:v>300</c:v>
                      </c:pt>
                      <c:pt idx="4639" formatCode="0.00E+00">
                        <c:v>300</c:v>
                      </c:pt>
                      <c:pt idx="4640" formatCode="0.00E+00">
                        <c:v>300</c:v>
                      </c:pt>
                      <c:pt idx="4641" formatCode="0.00E+00">
                        <c:v>300</c:v>
                      </c:pt>
                      <c:pt idx="4642" formatCode="0.00E+00">
                        <c:v>300</c:v>
                      </c:pt>
                      <c:pt idx="4643" formatCode="0.00E+00">
                        <c:v>300</c:v>
                      </c:pt>
                      <c:pt idx="4644" formatCode="0.00E+00">
                        <c:v>300</c:v>
                      </c:pt>
                      <c:pt idx="4645" formatCode="0.00E+00">
                        <c:v>300</c:v>
                      </c:pt>
                      <c:pt idx="4646" formatCode="0.00E+00">
                        <c:v>300</c:v>
                      </c:pt>
                      <c:pt idx="4647" formatCode="0.00E+00">
                        <c:v>300</c:v>
                      </c:pt>
                      <c:pt idx="4648" formatCode="0.00E+00">
                        <c:v>300</c:v>
                      </c:pt>
                      <c:pt idx="4649" formatCode="0.00E+00">
                        <c:v>300</c:v>
                      </c:pt>
                      <c:pt idx="4650" formatCode="0.00E+00">
                        <c:v>300</c:v>
                      </c:pt>
                      <c:pt idx="4651" formatCode="0.00E+00">
                        <c:v>300</c:v>
                      </c:pt>
                      <c:pt idx="4652" formatCode="0.00E+00">
                        <c:v>300</c:v>
                      </c:pt>
                      <c:pt idx="4653" formatCode="0.00E+00">
                        <c:v>300</c:v>
                      </c:pt>
                      <c:pt idx="4654" formatCode="0.00E+00">
                        <c:v>300</c:v>
                      </c:pt>
                      <c:pt idx="4655" formatCode="0.00E+00">
                        <c:v>300</c:v>
                      </c:pt>
                      <c:pt idx="4656" formatCode="0.00E+00">
                        <c:v>300</c:v>
                      </c:pt>
                      <c:pt idx="4657" formatCode="0.00E+00">
                        <c:v>300</c:v>
                      </c:pt>
                      <c:pt idx="4658" formatCode="0.00E+00">
                        <c:v>300</c:v>
                      </c:pt>
                      <c:pt idx="4659" formatCode="0.00E+00">
                        <c:v>300</c:v>
                      </c:pt>
                      <c:pt idx="4660" formatCode="0.00E+00">
                        <c:v>300</c:v>
                      </c:pt>
                      <c:pt idx="4661" formatCode="0.00E+00">
                        <c:v>300</c:v>
                      </c:pt>
                      <c:pt idx="4662" formatCode="0.00E+00">
                        <c:v>300</c:v>
                      </c:pt>
                      <c:pt idx="4663" formatCode="0.00E+00">
                        <c:v>300</c:v>
                      </c:pt>
                      <c:pt idx="4664" formatCode="0.00E+00">
                        <c:v>300</c:v>
                      </c:pt>
                      <c:pt idx="4665" formatCode="0.00E+00">
                        <c:v>300</c:v>
                      </c:pt>
                      <c:pt idx="4666" formatCode="0.00E+00">
                        <c:v>300</c:v>
                      </c:pt>
                      <c:pt idx="4667" formatCode="0.00E+00">
                        <c:v>300</c:v>
                      </c:pt>
                      <c:pt idx="4668" formatCode="0.00E+00">
                        <c:v>300</c:v>
                      </c:pt>
                      <c:pt idx="4669" formatCode="0.00E+00">
                        <c:v>300</c:v>
                      </c:pt>
                      <c:pt idx="4670" formatCode="0.00E+00">
                        <c:v>300</c:v>
                      </c:pt>
                      <c:pt idx="4671" formatCode="0.00E+00">
                        <c:v>300</c:v>
                      </c:pt>
                      <c:pt idx="4672" formatCode="0.00E+00">
                        <c:v>300</c:v>
                      </c:pt>
                      <c:pt idx="4673" formatCode="0.00E+00">
                        <c:v>300</c:v>
                      </c:pt>
                      <c:pt idx="4674" formatCode="0.00E+00">
                        <c:v>300</c:v>
                      </c:pt>
                      <c:pt idx="4675" formatCode="0.00E+00">
                        <c:v>300</c:v>
                      </c:pt>
                      <c:pt idx="4676" formatCode="0.00E+00">
                        <c:v>300</c:v>
                      </c:pt>
                      <c:pt idx="4677" formatCode="0.00E+00">
                        <c:v>300</c:v>
                      </c:pt>
                      <c:pt idx="4678" formatCode="0.00E+00">
                        <c:v>300</c:v>
                      </c:pt>
                      <c:pt idx="4679" formatCode="0.00E+00">
                        <c:v>300</c:v>
                      </c:pt>
                      <c:pt idx="4680" formatCode="0.00E+00">
                        <c:v>300</c:v>
                      </c:pt>
                      <c:pt idx="4681" formatCode="0.00E+00">
                        <c:v>300</c:v>
                      </c:pt>
                      <c:pt idx="4682" formatCode="0.00E+00">
                        <c:v>300</c:v>
                      </c:pt>
                      <c:pt idx="4683" formatCode="0.00E+00">
                        <c:v>300</c:v>
                      </c:pt>
                      <c:pt idx="4684" formatCode="0.00E+00">
                        <c:v>300</c:v>
                      </c:pt>
                      <c:pt idx="4685" formatCode="0.00E+00">
                        <c:v>300</c:v>
                      </c:pt>
                      <c:pt idx="4686" formatCode="0.00E+00">
                        <c:v>300</c:v>
                      </c:pt>
                      <c:pt idx="4687" formatCode="0.00E+00">
                        <c:v>300</c:v>
                      </c:pt>
                      <c:pt idx="4688" formatCode="0.00E+00">
                        <c:v>300</c:v>
                      </c:pt>
                      <c:pt idx="4689" formatCode="0.00E+00">
                        <c:v>300</c:v>
                      </c:pt>
                      <c:pt idx="4690" formatCode="0.00E+00">
                        <c:v>300</c:v>
                      </c:pt>
                      <c:pt idx="4691" formatCode="0.00E+00">
                        <c:v>300</c:v>
                      </c:pt>
                      <c:pt idx="4692" formatCode="0.00E+00">
                        <c:v>300</c:v>
                      </c:pt>
                      <c:pt idx="4693" formatCode="0.00E+00">
                        <c:v>300</c:v>
                      </c:pt>
                      <c:pt idx="4694" formatCode="0.00E+00">
                        <c:v>300</c:v>
                      </c:pt>
                      <c:pt idx="4695" formatCode="0.00E+00">
                        <c:v>300</c:v>
                      </c:pt>
                      <c:pt idx="4696" formatCode="0.00E+00">
                        <c:v>300</c:v>
                      </c:pt>
                      <c:pt idx="4697" formatCode="0.00E+00">
                        <c:v>300</c:v>
                      </c:pt>
                      <c:pt idx="4698" formatCode="0.00E+00">
                        <c:v>300</c:v>
                      </c:pt>
                      <c:pt idx="4699" formatCode="0.00E+00">
                        <c:v>300</c:v>
                      </c:pt>
                      <c:pt idx="4700" formatCode="0.00E+00">
                        <c:v>300</c:v>
                      </c:pt>
                      <c:pt idx="4701" formatCode="0.00E+00">
                        <c:v>300</c:v>
                      </c:pt>
                      <c:pt idx="4702" formatCode="0.00E+00">
                        <c:v>300</c:v>
                      </c:pt>
                      <c:pt idx="4703" formatCode="0.00E+00">
                        <c:v>300</c:v>
                      </c:pt>
                      <c:pt idx="4704" formatCode="0.00E+00">
                        <c:v>300</c:v>
                      </c:pt>
                      <c:pt idx="4705" formatCode="0.00E+00">
                        <c:v>300</c:v>
                      </c:pt>
                      <c:pt idx="4706" formatCode="0.00E+00">
                        <c:v>300</c:v>
                      </c:pt>
                      <c:pt idx="4707" formatCode="0.00E+00">
                        <c:v>300</c:v>
                      </c:pt>
                      <c:pt idx="4708" formatCode="0.00E+00">
                        <c:v>300</c:v>
                      </c:pt>
                      <c:pt idx="4709" formatCode="0.00E+00">
                        <c:v>300</c:v>
                      </c:pt>
                      <c:pt idx="4710" formatCode="0.00E+00">
                        <c:v>300</c:v>
                      </c:pt>
                      <c:pt idx="4711" formatCode="0.00E+00">
                        <c:v>300</c:v>
                      </c:pt>
                      <c:pt idx="4712" formatCode="0.00E+00">
                        <c:v>300</c:v>
                      </c:pt>
                      <c:pt idx="4713" formatCode="0.00E+00">
                        <c:v>300</c:v>
                      </c:pt>
                      <c:pt idx="4714" formatCode="0.00E+00">
                        <c:v>300</c:v>
                      </c:pt>
                      <c:pt idx="4715" formatCode="0.00E+00">
                        <c:v>300</c:v>
                      </c:pt>
                      <c:pt idx="4716" formatCode="0.00E+00">
                        <c:v>300</c:v>
                      </c:pt>
                      <c:pt idx="4717" formatCode="0.00E+00">
                        <c:v>300</c:v>
                      </c:pt>
                      <c:pt idx="4718" formatCode="0.00E+00">
                        <c:v>300</c:v>
                      </c:pt>
                      <c:pt idx="4719" formatCode="0.00E+00">
                        <c:v>300</c:v>
                      </c:pt>
                      <c:pt idx="4720" formatCode="0.00E+00">
                        <c:v>300</c:v>
                      </c:pt>
                      <c:pt idx="4721" formatCode="0.00E+00">
                        <c:v>300</c:v>
                      </c:pt>
                      <c:pt idx="4722" formatCode="0.00E+00">
                        <c:v>300</c:v>
                      </c:pt>
                      <c:pt idx="4723" formatCode="0.00E+00">
                        <c:v>300</c:v>
                      </c:pt>
                      <c:pt idx="4724" formatCode="0.00E+00">
                        <c:v>300</c:v>
                      </c:pt>
                      <c:pt idx="4725" formatCode="0.00E+00">
                        <c:v>300</c:v>
                      </c:pt>
                      <c:pt idx="4726" formatCode="0.00E+00">
                        <c:v>300</c:v>
                      </c:pt>
                      <c:pt idx="4727" formatCode="0.00E+00">
                        <c:v>300</c:v>
                      </c:pt>
                      <c:pt idx="4728" formatCode="0.00E+00">
                        <c:v>300</c:v>
                      </c:pt>
                      <c:pt idx="4729" formatCode="0.00E+00">
                        <c:v>300</c:v>
                      </c:pt>
                      <c:pt idx="4730" formatCode="0.00E+00">
                        <c:v>300</c:v>
                      </c:pt>
                      <c:pt idx="4731" formatCode="0.00E+00">
                        <c:v>300</c:v>
                      </c:pt>
                      <c:pt idx="4732" formatCode="0.00E+00">
                        <c:v>300</c:v>
                      </c:pt>
                      <c:pt idx="4733" formatCode="0.00E+00">
                        <c:v>300</c:v>
                      </c:pt>
                      <c:pt idx="4734" formatCode="0.00E+00">
                        <c:v>300</c:v>
                      </c:pt>
                      <c:pt idx="4735" formatCode="0.00E+00">
                        <c:v>300</c:v>
                      </c:pt>
                      <c:pt idx="4736" formatCode="0.00E+00">
                        <c:v>300</c:v>
                      </c:pt>
                      <c:pt idx="4737" formatCode="0.00E+00">
                        <c:v>300</c:v>
                      </c:pt>
                      <c:pt idx="4738" formatCode="0.00E+00">
                        <c:v>300</c:v>
                      </c:pt>
                      <c:pt idx="4739" formatCode="0.00E+00">
                        <c:v>300</c:v>
                      </c:pt>
                      <c:pt idx="4740" formatCode="0.00E+00">
                        <c:v>300</c:v>
                      </c:pt>
                      <c:pt idx="4741" formatCode="0.00E+00">
                        <c:v>300</c:v>
                      </c:pt>
                      <c:pt idx="4742" formatCode="0.00E+00">
                        <c:v>300</c:v>
                      </c:pt>
                      <c:pt idx="4743" formatCode="0.00E+00">
                        <c:v>300</c:v>
                      </c:pt>
                      <c:pt idx="4744" formatCode="0.00E+00">
                        <c:v>300</c:v>
                      </c:pt>
                      <c:pt idx="4745" formatCode="0.00E+00">
                        <c:v>300</c:v>
                      </c:pt>
                      <c:pt idx="4746" formatCode="0.00E+00">
                        <c:v>300</c:v>
                      </c:pt>
                      <c:pt idx="4747" formatCode="0.00E+00">
                        <c:v>300</c:v>
                      </c:pt>
                      <c:pt idx="4748" formatCode="0.00E+00">
                        <c:v>300</c:v>
                      </c:pt>
                      <c:pt idx="4749" formatCode="0.00E+00">
                        <c:v>300</c:v>
                      </c:pt>
                      <c:pt idx="4750" formatCode="0.00E+00">
                        <c:v>300</c:v>
                      </c:pt>
                      <c:pt idx="4751" formatCode="0.00E+00">
                        <c:v>300</c:v>
                      </c:pt>
                      <c:pt idx="4752" formatCode="0.00E+00">
                        <c:v>300</c:v>
                      </c:pt>
                      <c:pt idx="4753" formatCode="0.00E+00">
                        <c:v>300</c:v>
                      </c:pt>
                      <c:pt idx="4754" formatCode="0.00E+00">
                        <c:v>300</c:v>
                      </c:pt>
                      <c:pt idx="4755" formatCode="0.00E+00">
                        <c:v>300</c:v>
                      </c:pt>
                      <c:pt idx="4756" formatCode="0.00E+00">
                        <c:v>300</c:v>
                      </c:pt>
                      <c:pt idx="4757" formatCode="0.00E+00">
                        <c:v>300</c:v>
                      </c:pt>
                      <c:pt idx="4758" formatCode="0.00E+00">
                        <c:v>300</c:v>
                      </c:pt>
                      <c:pt idx="4759" formatCode="0.00E+00">
                        <c:v>300</c:v>
                      </c:pt>
                      <c:pt idx="4760" formatCode="0.00E+00">
                        <c:v>300</c:v>
                      </c:pt>
                      <c:pt idx="4761" formatCode="0.00E+00">
                        <c:v>300</c:v>
                      </c:pt>
                      <c:pt idx="4762" formatCode="0.00E+00">
                        <c:v>300</c:v>
                      </c:pt>
                      <c:pt idx="4763" formatCode="0.00E+00">
                        <c:v>300</c:v>
                      </c:pt>
                      <c:pt idx="4764" formatCode="0.00E+00">
                        <c:v>300</c:v>
                      </c:pt>
                      <c:pt idx="4765" formatCode="0.00E+00">
                        <c:v>300</c:v>
                      </c:pt>
                      <c:pt idx="4766" formatCode="0.00E+00">
                        <c:v>300</c:v>
                      </c:pt>
                      <c:pt idx="4767" formatCode="0.00E+00">
                        <c:v>300</c:v>
                      </c:pt>
                      <c:pt idx="4768" formatCode="0.00E+00">
                        <c:v>300</c:v>
                      </c:pt>
                      <c:pt idx="4769" formatCode="0.00E+00">
                        <c:v>300</c:v>
                      </c:pt>
                      <c:pt idx="4770" formatCode="0.00E+00">
                        <c:v>300</c:v>
                      </c:pt>
                      <c:pt idx="4771" formatCode="0.00E+00">
                        <c:v>300</c:v>
                      </c:pt>
                      <c:pt idx="4772" formatCode="0.00E+00">
                        <c:v>300</c:v>
                      </c:pt>
                      <c:pt idx="4773" formatCode="0.00E+00">
                        <c:v>300</c:v>
                      </c:pt>
                      <c:pt idx="4774" formatCode="0.00E+00">
                        <c:v>300</c:v>
                      </c:pt>
                      <c:pt idx="4775" formatCode="0.00E+00">
                        <c:v>300</c:v>
                      </c:pt>
                      <c:pt idx="4776" formatCode="0.00E+00">
                        <c:v>300</c:v>
                      </c:pt>
                      <c:pt idx="4777" formatCode="0.00E+00">
                        <c:v>300</c:v>
                      </c:pt>
                      <c:pt idx="4778" formatCode="0.00E+00">
                        <c:v>300</c:v>
                      </c:pt>
                      <c:pt idx="4779" formatCode="0.00E+00">
                        <c:v>300</c:v>
                      </c:pt>
                      <c:pt idx="4780" formatCode="0.00E+00">
                        <c:v>300</c:v>
                      </c:pt>
                      <c:pt idx="4781" formatCode="0.00E+00">
                        <c:v>300</c:v>
                      </c:pt>
                      <c:pt idx="4782" formatCode="0.00E+00">
                        <c:v>300</c:v>
                      </c:pt>
                      <c:pt idx="4783" formatCode="0.00E+00">
                        <c:v>300</c:v>
                      </c:pt>
                      <c:pt idx="4784" formatCode="0.00E+00">
                        <c:v>300</c:v>
                      </c:pt>
                      <c:pt idx="4785" formatCode="0.00E+00">
                        <c:v>300</c:v>
                      </c:pt>
                      <c:pt idx="4786" formatCode="0.00E+00">
                        <c:v>300</c:v>
                      </c:pt>
                      <c:pt idx="4787" formatCode="0.00E+00">
                        <c:v>300</c:v>
                      </c:pt>
                      <c:pt idx="4788" formatCode="0.00E+00">
                        <c:v>300</c:v>
                      </c:pt>
                      <c:pt idx="4789" formatCode="0.00E+00">
                        <c:v>300</c:v>
                      </c:pt>
                      <c:pt idx="4790" formatCode="0.00E+00">
                        <c:v>300</c:v>
                      </c:pt>
                      <c:pt idx="4791" formatCode="0.00E+00">
                        <c:v>300</c:v>
                      </c:pt>
                      <c:pt idx="4792" formatCode="0.00E+00">
                        <c:v>300</c:v>
                      </c:pt>
                      <c:pt idx="4793" formatCode="0.00E+00">
                        <c:v>300</c:v>
                      </c:pt>
                      <c:pt idx="4794" formatCode="0.00E+00">
                        <c:v>300</c:v>
                      </c:pt>
                      <c:pt idx="4795" formatCode="0.00E+00">
                        <c:v>300</c:v>
                      </c:pt>
                      <c:pt idx="4796" formatCode="0.00E+00">
                        <c:v>300</c:v>
                      </c:pt>
                      <c:pt idx="4797" formatCode="0.00E+00">
                        <c:v>300</c:v>
                      </c:pt>
                      <c:pt idx="4798" formatCode="0.00E+00">
                        <c:v>300</c:v>
                      </c:pt>
                      <c:pt idx="4799" formatCode="0.00E+00">
                        <c:v>300</c:v>
                      </c:pt>
                      <c:pt idx="4800" formatCode="0.00E+00">
                        <c:v>300</c:v>
                      </c:pt>
                      <c:pt idx="4801" formatCode="0.00E+00">
                        <c:v>300</c:v>
                      </c:pt>
                      <c:pt idx="4802" formatCode="0.00E+00">
                        <c:v>300</c:v>
                      </c:pt>
                      <c:pt idx="4803" formatCode="0.00E+00">
                        <c:v>300</c:v>
                      </c:pt>
                      <c:pt idx="4804" formatCode="0.00E+00">
                        <c:v>300</c:v>
                      </c:pt>
                      <c:pt idx="4805" formatCode="0.00E+00">
                        <c:v>300</c:v>
                      </c:pt>
                      <c:pt idx="4806" formatCode="0.00E+00">
                        <c:v>300</c:v>
                      </c:pt>
                      <c:pt idx="4807" formatCode="0.00E+00">
                        <c:v>300</c:v>
                      </c:pt>
                      <c:pt idx="4808" formatCode="0.00E+00">
                        <c:v>300</c:v>
                      </c:pt>
                      <c:pt idx="4809" formatCode="0.00E+00">
                        <c:v>300</c:v>
                      </c:pt>
                      <c:pt idx="4810" formatCode="0.00E+00">
                        <c:v>300</c:v>
                      </c:pt>
                      <c:pt idx="4811" formatCode="0.00E+00">
                        <c:v>300</c:v>
                      </c:pt>
                      <c:pt idx="4812" formatCode="0.00E+00">
                        <c:v>300</c:v>
                      </c:pt>
                      <c:pt idx="4813" formatCode="0.00E+00">
                        <c:v>300</c:v>
                      </c:pt>
                      <c:pt idx="4814" formatCode="0.00E+00">
                        <c:v>300</c:v>
                      </c:pt>
                      <c:pt idx="4815" formatCode="0.00E+00">
                        <c:v>300</c:v>
                      </c:pt>
                      <c:pt idx="4816" formatCode="0.00E+00">
                        <c:v>300</c:v>
                      </c:pt>
                      <c:pt idx="4817" formatCode="0.00E+00">
                        <c:v>300</c:v>
                      </c:pt>
                      <c:pt idx="4818" formatCode="0.00E+00">
                        <c:v>300</c:v>
                      </c:pt>
                      <c:pt idx="4819" formatCode="0.00E+00">
                        <c:v>300</c:v>
                      </c:pt>
                      <c:pt idx="4820" formatCode="0.00E+00">
                        <c:v>300</c:v>
                      </c:pt>
                      <c:pt idx="4821" formatCode="0.00E+00">
                        <c:v>300</c:v>
                      </c:pt>
                      <c:pt idx="4822" formatCode="0.00E+00">
                        <c:v>300</c:v>
                      </c:pt>
                      <c:pt idx="4823" formatCode="0.00E+00">
                        <c:v>300</c:v>
                      </c:pt>
                      <c:pt idx="4824" formatCode="0.00E+00">
                        <c:v>300</c:v>
                      </c:pt>
                      <c:pt idx="4825" formatCode="0.00E+00">
                        <c:v>300</c:v>
                      </c:pt>
                      <c:pt idx="4826" formatCode="0.00E+00">
                        <c:v>300</c:v>
                      </c:pt>
                      <c:pt idx="4827" formatCode="0.00E+00">
                        <c:v>300</c:v>
                      </c:pt>
                      <c:pt idx="4828" formatCode="0.00E+00">
                        <c:v>300</c:v>
                      </c:pt>
                      <c:pt idx="4829" formatCode="0.00E+00">
                        <c:v>300</c:v>
                      </c:pt>
                      <c:pt idx="4830" formatCode="0.00E+00">
                        <c:v>300</c:v>
                      </c:pt>
                      <c:pt idx="4831" formatCode="0.00E+00">
                        <c:v>300</c:v>
                      </c:pt>
                      <c:pt idx="4832" formatCode="0.00E+00">
                        <c:v>300</c:v>
                      </c:pt>
                      <c:pt idx="4833" formatCode="0.00E+00">
                        <c:v>300</c:v>
                      </c:pt>
                      <c:pt idx="4834" formatCode="0.00E+00">
                        <c:v>300</c:v>
                      </c:pt>
                      <c:pt idx="4835" formatCode="0.00E+00">
                        <c:v>300</c:v>
                      </c:pt>
                      <c:pt idx="4836" formatCode="0.00E+00">
                        <c:v>300</c:v>
                      </c:pt>
                      <c:pt idx="4837" formatCode="0.00E+00">
                        <c:v>300</c:v>
                      </c:pt>
                      <c:pt idx="4838" formatCode="0.00E+00">
                        <c:v>300</c:v>
                      </c:pt>
                      <c:pt idx="4839" formatCode="0.00E+00">
                        <c:v>300</c:v>
                      </c:pt>
                      <c:pt idx="4840" formatCode="0.00E+00">
                        <c:v>300</c:v>
                      </c:pt>
                      <c:pt idx="4841" formatCode="0.00E+00">
                        <c:v>300</c:v>
                      </c:pt>
                      <c:pt idx="4842" formatCode="0.00E+00">
                        <c:v>300</c:v>
                      </c:pt>
                      <c:pt idx="4843" formatCode="0.00E+00">
                        <c:v>300</c:v>
                      </c:pt>
                      <c:pt idx="4844" formatCode="0.00E+00">
                        <c:v>300</c:v>
                      </c:pt>
                      <c:pt idx="4845" formatCode="0.00E+00">
                        <c:v>300</c:v>
                      </c:pt>
                      <c:pt idx="4846" formatCode="0.00E+00">
                        <c:v>300</c:v>
                      </c:pt>
                      <c:pt idx="4847" formatCode="0.00E+00">
                        <c:v>300</c:v>
                      </c:pt>
                      <c:pt idx="4848" formatCode="0.00E+00">
                        <c:v>300</c:v>
                      </c:pt>
                      <c:pt idx="4849" formatCode="0.00E+00">
                        <c:v>300</c:v>
                      </c:pt>
                      <c:pt idx="4850" formatCode="0.00E+00">
                        <c:v>300</c:v>
                      </c:pt>
                      <c:pt idx="4851" formatCode="0.00E+00">
                        <c:v>300</c:v>
                      </c:pt>
                      <c:pt idx="4852" formatCode="0.00E+00">
                        <c:v>300</c:v>
                      </c:pt>
                      <c:pt idx="4853" formatCode="0.00E+00">
                        <c:v>300</c:v>
                      </c:pt>
                      <c:pt idx="4854" formatCode="0.00E+00">
                        <c:v>300</c:v>
                      </c:pt>
                      <c:pt idx="4855" formatCode="0.00E+00">
                        <c:v>300</c:v>
                      </c:pt>
                      <c:pt idx="4856" formatCode="0.00E+00">
                        <c:v>300</c:v>
                      </c:pt>
                      <c:pt idx="4857" formatCode="0.00E+00">
                        <c:v>300</c:v>
                      </c:pt>
                      <c:pt idx="4858" formatCode="0.00E+00">
                        <c:v>300</c:v>
                      </c:pt>
                      <c:pt idx="4859" formatCode="0.00E+00">
                        <c:v>300</c:v>
                      </c:pt>
                      <c:pt idx="4860" formatCode="0.00E+00">
                        <c:v>300</c:v>
                      </c:pt>
                      <c:pt idx="4861" formatCode="0.00E+00">
                        <c:v>300</c:v>
                      </c:pt>
                      <c:pt idx="4862" formatCode="0.00E+00">
                        <c:v>300</c:v>
                      </c:pt>
                      <c:pt idx="4863" formatCode="0.00E+00">
                        <c:v>300</c:v>
                      </c:pt>
                      <c:pt idx="4864" formatCode="0.00E+00">
                        <c:v>300</c:v>
                      </c:pt>
                      <c:pt idx="4865" formatCode="0.00E+00">
                        <c:v>300</c:v>
                      </c:pt>
                      <c:pt idx="4866" formatCode="0.00E+00">
                        <c:v>300</c:v>
                      </c:pt>
                      <c:pt idx="4867" formatCode="0.00E+00">
                        <c:v>300</c:v>
                      </c:pt>
                      <c:pt idx="4868" formatCode="0.00E+00">
                        <c:v>300</c:v>
                      </c:pt>
                      <c:pt idx="4869" formatCode="0.00E+00">
                        <c:v>300</c:v>
                      </c:pt>
                      <c:pt idx="4870" formatCode="0.00E+00">
                        <c:v>300</c:v>
                      </c:pt>
                      <c:pt idx="4871" formatCode="0.00E+00">
                        <c:v>300</c:v>
                      </c:pt>
                      <c:pt idx="4872" formatCode="0.00E+00">
                        <c:v>300</c:v>
                      </c:pt>
                      <c:pt idx="4873" formatCode="0.00E+00">
                        <c:v>300</c:v>
                      </c:pt>
                      <c:pt idx="4874" formatCode="0.00E+00">
                        <c:v>300</c:v>
                      </c:pt>
                      <c:pt idx="4875" formatCode="0.00E+00">
                        <c:v>300</c:v>
                      </c:pt>
                      <c:pt idx="4876" formatCode="0.00E+00">
                        <c:v>300</c:v>
                      </c:pt>
                      <c:pt idx="4877" formatCode="0.00E+00">
                        <c:v>300</c:v>
                      </c:pt>
                      <c:pt idx="4878" formatCode="0.00E+00">
                        <c:v>300</c:v>
                      </c:pt>
                      <c:pt idx="4879" formatCode="0.00E+00">
                        <c:v>300</c:v>
                      </c:pt>
                      <c:pt idx="4880" formatCode="0.00E+00">
                        <c:v>300</c:v>
                      </c:pt>
                      <c:pt idx="4881" formatCode="0.00E+00">
                        <c:v>300</c:v>
                      </c:pt>
                      <c:pt idx="4882" formatCode="0.00E+00">
                        <c:v>300</c:v>
                      </c:pt>
                      <c:pt idx="4883" formatCode="0.00E+00">
                        <c:v>300</c:v>
                      </c:pt>
                      <c:pt idx="4884" formatCode="0.00E+00">
                        <c:v>300</c:v>
                      </c:pt>
                      <c:pt idx="4885" formatCode="0.00E+00">
                        <c:v>300</c:v>
                      </c:pt>
                      <c:pt idx="4886" formatCode="0.00E+00">
                        <c:v>300</c:v>
                      </c:pt>
                      <c:pt idx="4887" formatCode="0.00E+00">
                        <c:v>300</c:v>
                      </c:pt>
                      <c:pt idx="4888" formatCode="0.00E+00">
                        <c:v>300</c:v>
                      </c:pt>
                      <c:pt idx="4889" formatCode="0.00E+00">
                        <c:v>300</c:v>
                      </c:pt>
                      <c:pt idx="4890" formatCode="0.00E+00">
                        <c:v>300</c:v>
                      </c:pt>
                      <c:pt idx="4891" formatCode="0.00E+00">
                        <c:v>300</c:v>
                      </c:pt>
                      <c:pt idx="4892" formatCode="0.00E+00">
                        <c:v>300</c:v>
                      </c:pt>
                      <c:pt idx="4893" formatCode="0.00E+00">
                        <c:v>300</c:v>
                      </c:pt>
                      <c:pt idx="4894" formatCode="0.00E+00">
                        <c:v>300</c:v>
                      </c:pt>
                      <c:pt idx="4895" formatCode="0.00E+00">
                        <c:v>300</c:v>
                      </c:pt>
                      <c:pt idx="4896" formatCode="0.00E+00">
                        <c:v>300</c:v>
                      </c:pt>
                      <c:pt idx="4897" formatCode="0.00E+00">
                        <c:v>300</c:v>
                      </c:pt>
                      <c:pt idx="4898" formatCode="0.00E+00">
                        <c:v>300</c:v>
                      </c:pt>
                      <c:pt idx="4899" formatCode="0.00E+00">
                        <c:v>300</c:v>
                      </c:pt>
                      <c:pt idx="4900" formatCode="0.00E+00">
                        <c:v>300</c:v>
                      </c:pt>
                      <c:pt idx="4901" formatCode="0.00E+00">
                        <c:v>300</c:v>
                      </c:pt>
                      <c:pt idx="4902" formatCode="0.00E+00">
                        <c:v>300</c:v>
                      </c:pt>
                      <c:pt idx="4903" formatCode="0.00E+00">
                        <c:v>300</c:v>
                      </c:pt>
                      <c:pt idx="4904" formatCode="0.00E+00">
                        <c:v>300</c:v>
                      </c:pt>
                      <c:pt idx="4905" formatCode="0.00E+00">
                        <c:v>300</c:v>
                      </c:pt>
                      <c:pt idx="4906" formatCode="0.00E+00">
                        <c:v>300</c:v>
                      </c:pt>
                      <c:pt idx="4907" formatCode="0.00E+00">
                        <c:v>300</c:v>
                      </c:pt>
                      <c:pt idx="4908" formatCode="0.00E+00">
                        <c:v>300</c:v>
                      </c:pt>
                      <c:pt idx="4909" formatCode="0.00E+00">
                        <c:v>300</c:v>
                      </c:pt>
                      <c:pt idx="4910" formatCode="0.00E+00">
                        <c:v>300</c:v>
                      </c:pt>
                      <c:pt idx="4911" formatCode="0.00E+00">
                        <c:v>300</c:v>
                      </c:pt>
                      <c:pt idx="4912" formatCode="0.00E+00">
                        <c:v>300</c:v>
                      </c:pt>
                      <c:pt idx="4913" formatCode="0.00E+00">
                        <c:v>300</c:v>
                      </c:pt>
                      <c:pt idx="4914" formatCode="0.00E+00">
                        <c:v>300</c:v>
                      </c:pt>
                      <c:pt idx="4915" formatCode="0.00E+00">
                        <c:v>300</c:v>
                      </c:pt>
                      <c:pt idx="4916" formatCode="0.00E+00">
                        <c:v>300</c:v>
                      </c:pt>
                      <c:pt idx="4917" formatCode="0.00E+00">
                        <c:v>300</c:v>
                      </c:pt>
                      <c:pt idx="4918" formatCode="0.00E+00">
                        <c:v>300</c:v>
                      </c:pt>
                      <c:pt idx="4919" formatCode="0.00E+00">
                        <c:v>300</c:v>
                      </c:pt>
                      <c:pt idx="4920" formatCode="0.00E+00">
                        <c:v>300</c:v>
                      </c:pt>
                      <c:pt idx="4921" formatCode="0.00E+00">
                        <c:v>300</c:v>
                      </c:pt>
                      <c:pt idx="4922" formatCode="0.00E+00">
                        <c:v>300</c:v>
                      </c:pt>
                      <c:pt idx="4923" formatCode="0.00E+00">
                        <c:v>300</c:v>
                      </c:pt>
                      <c:pt idx="4924" formatCode="0.00E+00">
                        <c:v>300</c:v>
                      </c:pt>
                      <c:pt idx="4925" formatCode="0.00E+00">
                        <c:v>300</c:v>
                      </c:pt>
                      <c:pt idx="4926" formatCode="0.00E+00">
                        <c:v>300</c:v>
                      </c:pt>
                      <c:pt idx="4927" formatCode="0.00E+00">
                        <c:v>300</c:v>
                      </c:pt>
                      <c:pt idx="4928" formatCode="0.00E+00">
                        <c:v>300</c:v>
                      </c:pt>
                      <c:pt idx="4929" formatCode="0.00E+00">
                        <c:v>300</c:v>
                      </c:pt>
                      <c:pt idx="4930" formatCode="0.00E+00">
                        <c:v>300</c:v>
                      </c:pt>
                      <c:pt idx="4931" formatCode="0.00E+00">
                        <c:v>300</c:v>
                      </c:pt>
                      <c:pt idx="4932" formatCode="0.00E+00">
                        <c:v>300</c:v>
                      </c:pt>
                      <c:pt idx="4933" formatCode="0.00E+00">
                        <c:v>300</c:v>
                      </c:pt>
                      <c:pt idx="4934" formatCode="0.00E+00">
                        <c:v>300</c:v>
                      </c:pt>
                      <c:pt idx="4935" formatCode="0.00E+00">
                        <c:v>300</c:v>
                      </c:pt>
                      <c:pt idx="4936" formatCode="0.00E+00">
                        <c:v>300</c:v>
                      </c:pt>
                      <c:pt idx="4937" formatCode="0.00E+00">
                        <c:v>300</c:v>
                      </c:pt>
                      <c:pt idx="4938" formatCode="0.00E+00">
                        <c:v>300</c:v>
                      </c:pt>
                      <c:pt idx="4939" formatCode="0.00E+00">
                        <c:v>300</c:v>
                      </c:pt>
                      <c:pt idx="4940" formatCode="0.00E+00">
                        <c:v>300</c:v>
                      </c:pt>
                      <c:pt idx="4941" formatCode="0.00E+00">
                        <c:v>300</c:v>
                      </c:pt>
                      <c:pt idx="4942" formatCode="0.00E+00">
                        <c:v>300</c:v>
                      </c:pt>
                      <c:pt idx="4943" formatCode="0.00E+00">
                        <c:v>300</c:v>
                      </c:pt>
                      <c:pt idx="4944" formatCode="0.00E+00">
                        <c:v>300</c:v>
                      </c:pt>
                      <c:pt idx="4945" formatCode="0.00E+00">
                        <c:v>300</c:v>
                      </c:pt>
                      <c:pt idx="4946" formatCode="0.00E+00">
                        <c:v>300</c:v>
                      </c:pt>
                      <c:pt idx="4947" formatCode="0.00E+00">
                        <c:v>300</c:v>
                      </c:pt>
                      <c:pt idx="4948" formatCode="0.00E+00">
                        <c:v>300</c:v>
                      </c:pt>
                      <c:pt idx="4949" formatCode="0.00E+00">
                        <c:v>300</c:v>
                      </c:pt>
                      <c:pt idx="4950" formatCode="0.00E+00">
                        <c:v>300</c:v>
                      </c:pt>
                      <c:pt idx="4951" formatCode="0.00E+00">
                        <c:v>300</c:v>
                      </c:pt>
                      <c:pt idx="4952" formatCode="0.00E+00">
                        <c:v>300</c:v>
                      </c:pt>
                      <c:pt idx="4953" formatCode="0.00E+00">
                        <c:v>300</c:v>
                      </c:pt>
                      <c:pt idx="4954" formatCode="0.00E+00">
                        <c:v>300</c:v>
                      </c:pt>
                      <c:pt idx="4955" formatCode="0.00E+00">
                        <c:v>300</c:v>
                      </c:pt>
                      <c:pt idx="4956" formatCode="0.00E+00">
                        <c:v>300</c:v>
                      </c:pt>
                      <c:pt idx="4957" formatCode="0.00E+00">
                        <c:v>300</c:v>
                      </c:pt>
                      <c:pt idx="4958">
                        <c:v>300</c:v>
                      </c:pt>
                      <c:pt idx="4959">
                        <c:v>300</c:v>
                      </c:pt>
                      <c:pt idx="4960">
                        <c:v>300</c:v>
                      </c:pt>
                      <c:pt idx="4961">
                        <c:v>300</c:v>
                      </c:pt>
                      <c:pt idx="4962">
                        <c:v>300</c:v>
                      </c:pt>
                      <c:pt idx="4963">
                        <c:v>300</c:v>
                      </c:pt>
                      <c:pt idx="4964">
                        <c:v>300</c:v>
                      </c:pt>
                      <c:pt idx="4965">
                        <c:v>300</c:v>
                      </c:pt>
                      <c:pt idx="4966">
                        <c:v>300</c:v>
                      </c:pt>
                      <c:pt idx="4967">
                        <c:v>300</c:v>
                      </c:pt>
                      <c:pt idx="4968">
                        <c:v>300</c:v>
                      </c:pt>
                      <c:pt idx="4969">
                        <c:v>300</c:v>
                      </c:pt>
                      <c:pt idx="4970">
                        <c:v>300</c:v>
                      </c:pt>
                      <c:pt idx="4971">
                        <c:v>300</c:v>
                      </c:pt>
                      <c:pt idx="4972">
                        <c:v>300</c:v>
                      </c:pt>
                      <c:pt idx="4973">
                        <c:v>300</c:v>
                      </c:pt>
                      <c:pt idx="4974">
                        <c:v>300</c:v>
                      </c:pt>
                      <c:pt idx="4975">
                        <c:v>300</c:v>
                      </c:pt>
                      <c:pt idx="4976">
                        <c:v>300</c:v>
                      </c:pt>
                      <c:pt idx="4977">
                        <c:v>300</c:v>
                      </c:pt>
                      <c:pt idx="4978">
                        <c:v>300</c:v>
                      </c:pt>
                      <c:pt idx="4979">
                        <c:v>300</c:v>
                      </c:pt>
                      <c:pt idx="4980">
                        <c:v>300</c:v>
                      </c:pt>
                      <c:pt idx="4981">
                        <c:v>300</c:v>
                      </c:pt>
                      <c:pt idx="4982">
                        <c:v>300</c:v>
                      </c:pt>
                      <c:pt idx="4983">
                        <c:v>300</c:v>
                      </c:pt>
                      <c:pt idx="4984">
                        <c:v>300</c:v>
                      </c:pt>
                      <c:pt idx="4985">
                        <c:v>300</c:v>
                      </c:pt>
                      <c:pt idx="4986">
                        <c:v>300</c:v>
                      </c:pt>
                      <c:pt idx="4987">
                        <c:v>300</c:v>
                      </c:pt>
                      <c:pt idx="4988">
                        <c:v>300</c:v>
                      </c:pt>
                      <c:pt idx="4989">
                        <c:v>300</c:v>
                      </c:pt>
                      <c:pt idx="4990">
                        <c:v>300</c:v>
                      </c:pt>
                      <c:pt idx="4991">
                        <c:v>300</c:v>
                      </c:pt>
                      <c:pt idx="4992">
                        <c:v>300</c:v>
                      </c:pt>
                      <c:pt idx="4993">
                        <c:v>300</c:v>
                      </c:pt>
                      <c:pt idx="4994">
                        <c:v>300</c:v>
                      </c:pt>
                      <c:pt idx="4995">
                        <c:v>300</c:v>
                      </c:pt>
                      <c:pt idx="4996">
                        <c:v>300</c:v>
                      </c:pt>
                      <c:pt idx="4997">
                        <c:v>300</c:v>
                      </c:pt>
                      <c:pt idx="4998">
                        <c:v>300</c:v>
                      </c:pt>
                      <c:pt idx="4999">
                        <c:v>300</c:v>
                      </c:pt>
                      <c:pt idx="5000">
                        <c:v>300</c:v>
                      </c:pt>
                      <c:pt idx="5001">
                        <c:v>300</c:v>
                      </c:pt>
                      <c:pt idx="5002">
                        <c:v>300</c:v>
                      </c:pt>
                      <c:pt idx="5003">
                        <c:v>300</c:v>
                      </c:pt>
                      <c:pt idx="5004">
                        <c:v>300</c:v>
                      </c:pt>
                      <c:pt idx="5005">
                        <c:v>300</c:v>
                      </c:pt>
                      <c:pt idx="5006">
                        <c:v>300</c:v>
                      </c:pt>
                      <c:pt idx="5007">
                        <c:v>300</c:v>
                      </c:pt>
                      <c:pt idx="5008">
                        <c:v>300</c:v>
                      </c:pt>
                      <c:pt idx="5009">
                        <c:v>300</c:v>
                      </c:pt>
                      <c:pt idx="5010">
                        <c:v>300</c:v>
                      </c:pt>
                      <c:pt idx="5011">
                        <c:v>300</c:v>
                      </c:pt>
                      <c:pt idx="5012">
                        <c:v>300</c:v>
                      </c:pt>
                      <c:pt idx="5013">
                        <c:v>300</c:v>
                      </c:pt>
                      <c:pt idx="5014">
                        <c:v>300</c:v>
                      </c:pt>
                      <c:pt idx="5015">
                        <c:v>300</c:v>
                      </c:pt>
                      <c:pt idx="5016">
                        <c:v>300</c:v>
                      </c:pt>
                      <c:pt idx="5017">
                        <c:v>300</c:v>
                      </c:pt>
                      <c:pt idx="5018">
                        <c:v>300</c:v>
                      </c:pt>
                      <c:pt idx="5019">
                        <c:v>300</c:v>
                      </c:pt>
                      <c:pt idx="5020">
                        <c:v>300</c:v>
                      </c:pt>
                      <c:pt idx="5021">
                        <c:v>300</c:v>
                      </c:pt>
                      <c:pt idx="5022">
                        <c:v>300</c:v>
                      </c:pt>
                      <c:pt idx="5023">
                        <c:v>300</c:v>
                      </c:pt>
                      <c:pt idx="5024">
                        <c:v>300</c:v>
                      </c:pt>
                      <c:pt idx="5025">
                        <c:v>300</c:v>
                      </c:pt>
                      <c:pt idx="5026">
                        <c:v>300</c:v>
                      </c:pt>
                      <c:pt idx="5027">
                        <c:v>300</c:v>
                      </c:pt>
                      <c:pt idx="5028">
                        <c:v>300</c:v>
                      </c:pt>
                      <c:pt idx="5029">
                        <c:v>300</c:v>
                      </c:pt>
                      <c:pt idx="5030">
                        <c:v>300</c:v>
                      </c:pt>
                      <c:pt idx="5031">
                        <c:v>300</c:v>
                      </c:pt>
                      <c:pt idx="5032">
                        <c:v>300</c:v>
                      </c:pt>
                      <c:pt idx="5033">
                        <c:v>300</c:v>
                      </c:pt>
                      <c:pt idx="5034">
                        <c:v>300</c:v>
                      </c:pt>
                      <c:pt idx="5035">
                        <c:v>300</c:v>
                      </c:pt>
                      <c:pt idx="5036">
                        <c:v>300</c:v>
                      </c:pt>
                      <c:pt idx="5037">
                        <c:v>300</c:v>
                      </c:pt>
                      <c:pt idx="5038">
                        <c:v>300</c:v>
                      </c:pt>
                      <c:pt idx="5039">
                        <c:v>300</c:v>
                      </c:pt>
                      <c:pt idx="5040">
                        <c:v>300</c:v>
                      </c:pt>
                      <c:pt idx="5041">
                        <c:v>300</c:v>
                      </c:pt>
                      <c:pt idx="5042">
                        <c:v>300</c:v>
                      </c:pt>
                      <c:pt idx="5043">
                        <c:v>300</c:v>
                      </c:pt>
                      <c:pt idx="5044">
                        <c:v>300</c:v>
                      </c:pt>
                      <c:pt idx="5045">
                        <c:v>300</c:v>
                      </c:pt>
                      <c:pt idx="5046">
                        <c:v>300</c:v>
                      </c:pt>
                      <c:pt idx="5047">
                        <c:v>300</c:v>
                      </c:pt>
                      <c:pt idx="5048">
                        <c:v>300</c:v>
                      </c:pt>
                      <c:pt idx="5049">
                        <c:v>300</c:v>
                      </c:pt>
                      <c:pt idx="5050">
                        <c:v>300</c:v>
                      </c:pt>
                      <c:pt idx="5051">
                        <c:v>300</c:v>
                      </c:pt>
                      <c:pt idx="5052">
                        <c:v>300</c:v>
                      </c:pt>
                      <c:pt idx="5053">
                        <c:v>300</c:v>
                      </c:pt>
                      <c:pt idx="5054">
                        <c:v>300</c:v>
                      </c:pt>
                      <c:pt idx="5055">
                        <c:v>300</c:v>
                      </c:pt>
                      <c:pt idx="5056">
                        <c:v>300</c:v>
                      </c:pt>
                      <c:pt idx="5057">
                        <c:v>300</c:v>
                      </c:pt>
                      <c:pt idx="5058">
                        <c:v>300</c:v>
                      </c:pt>
                      <c:pt idx="5059">
                        <c:v>300</c:v>
                      </c:pt>
                      <c:pt idx="5060">
                        <c:v>300</c:v>
                      </c:pt>
                      <c:pt idx="5061">
                        <c:v>300</c:v>
                      </c:pt>
                      <c:pt idx="5062">
                        <c:v>300</c:v>
                      </c:pt>
                      <c:pt idx="5063">
                        <c:v>300</c:v>
                      </c:pt>
                      <c:pt idx="5064">
                        <c:v>300</c:v>
                      </c:pt>
                      <c:pt idx="5065">
                        <c:v>300</c:v>
                      </c:pt>
                      <c:pt idx="5066">
                        <c:v>300</c:v>
                      </c:pt>
                      <c:pt idx="5067">
                        <c:v>300</c:v>
                      </c:pt>
                      <c:pt idx="5068">
                        <c:v>300</c:v>
                      </c:pt>
                      <c:pt idx="5069">
                        <c:v>300</c:v>
                      </c:pt>
                      <c:pt idx="5070">
                        <c:v>300</c:v>
                      </c:pt>
                      <c:pt idx="5071">
                        <c:v>300</c:v>
                      </c:pt>
                      <c:pt idx="5072">
                        <c:v>300</c:v>
                      </c:pt>
                      <c:pt idx="5073">
                        <c:v>300</c:v>
                      </c:pt>
                      <c:pt idx="5074">
                        <c:v>300</c:v>
                      </c:pt>
                      <c:pt idx="5075">
                        <c:v>300</c:v>
                      </c:pt>
                      <c:pt idx="5076">
                        <c:v>300</c:v>
                      </c:pt>
                      <c:pt idx="5077">
                        <c:v>300</c:v>
                      </c:pt>
                      <c:pt idx="5078">
                        <c:v>300</c:v>
                      </c:pt>
                      <c:pt idx="5079">
                        <c:v>300</c:v>
                      </c:pt>
                      <c:pt idx="5080">
                        <c:v>300</c:v>
                      </c:pt>
                      <c:pt idx="5081">
                        <c:v>300</c:v>
                      </c:pt>
                      <c:pt idx="5082">
                        <c:v>300</c:v>
                      </c:pt>
                      <c:pt idx="5083">
                        <c:v>300</c:v>
                      </c:pt>
                      <c:pt idx="5084">
                        <c:v>300</c:v>
                      </c:pt>
                      <c:pt idx="5085">
                        <c:v>300</c:v>
                      </c:pt>
                      <c:pt idx="5086">
                        <c:v>300</c:v>
                      </c:pt>
                      <c:pt idx="5087">
                        <c:v>300</c:v>
                      </c:pt>
                      <c:pt idx="5088">
                        <c:v>300</c:v>
                      </c:pt>
                      <c:pt idx="5089">
                        <c:v>300</c:v>
                      </c:pt>
                      <c:pt idx="5090">
                        <c:v>300</c:v>
                      </c:pt>
                      <c:pt idx="5091">
                        <c:v>300</c:v>
                      </c:pt>
                      <c:pt idx="5092">
                        <c:v>300</c:v>
                      </c:pt>
                      <c:pt idx="5093">
                        <c:v>300</c:v>
                      </c:pt>
                      <c:pt idx="5094">
                        <c:v>300</c:v>
                      </c:pt>
                      <c:pt idx="5095">
                        <c:v>300</c:v>
                      </c:pt>
                      <c:pt idx="5096">
                        <c:v>300</c:v>
                      </c:pt>
                      <c:pt idx="5097">
                        <c:v>300</c:v>
                      </c:pt>
                      <c:pt idx="5098">
                        <c:v>300</c:v>
                      </c:pt>
                      <c:pt idx="5099">
                        <c:v>300</c:v>
                      </c:pt>
                      <c:pt idx="5100">
                        <c:v>300</c:v>
                      </c:pt>
                      <c:pt idx="5101">
                        <c:v>300</c:v>
                      </c:pt>
                      <c:pt idx="5102">
                        <c:v>300</c:v>
                      </c:pt>
                      <c:pt idx="5103">
                        <c:v>300</c:v>
                      </c:pt>
                      <c:pt idx="5104">
                        <c:v>300</c:v>
                      </c:pt>
                      <c:pt idx="5105">
                        <c:v>300</c:v>
                      </c:pt>
                      <c:pt idx="5106">
                        <c:v>300</c:v>
                      </c:pt>
                      <c:pt idx="5107">
                        <c:v>300</c:v>
                      </c:pt>
                      <c:pt idx="5108">
                        <c:v>300</c:v>
                      </c:pt>
                      <c:pt idx="5109">
                        <c:v>300</c:v>
                      </c:pt>
                      <c:pt idx="5110">
                        <c:v>300</c:v>
                      </c:pt>
                      <c:pt idx="5111">
                        <c:v>300</c:v>
                      </c:pt>
                      <c:pt idx="5112">
                        <c:v>300</c:v>
                      </c:pt>
                      <c:pt idx="5113">
                        <c:v>300</c:v>
                      </c:pt>
                      <c:pt idx="5114">
                        <c:v>300</c:v>
                      </c:pt>
                      <c:pt idx="5115">
                        <c:v>300</c:v>
                      </c:pt>
                      <c:pt idx="5116">
                        <c:v>300</c:v>
                      </c:pt>
                      <c:pt idx="5117">
                        <c:v>300</c:v>
                      </c:pt>
                      <c:pt idx="5118">
                        <c:v>300</c:v>
                      </c:pt>
                      <c:pt idx="5119">
                        <c:v>300</c:v>
                      </c:pt>
                      <c:pt idx="5120">
                        <c:v>300</c:v>
                      </c:pt>
                      <c:pt idx="5121">
                        <c:v>300</c:v>
                      </c:pt>
                      <c:pt idx="5122">
                        <c:v>300</c:v>
                      </c:pt>
                      <c:pt idx="5123">
                        <c:v>300</c:v>
                      </c:pt>
                      <c:pt idx="5124">
                        <c:v>300</c:v>
                      </c:pt>
                      <c:pt idx="5125">
                        <c:v>300</c:v>
                      </c:pt>
                      <c:pt idx="5126">
                        <c:v>300</c:v>
                      </c:pt>
                      <c:pt idx="5127">
                        <c:v>300</c:v>
                      </c:pt>
                      <c:pt idx="5128">
                        <c:v>300</c:v>
                      </c:pt>
                      <c:pt idx="5129">
                        <c:v>300</c:v>
                      </c:pt>
                      <c:pt idx="5130">
                        <c:v>300</c:v>
                      </c:pt>
                      <c:pt idx="5131">
                        <c:v>300</c:v>
                      </c:pt>
                      <c:pt idx="5132">
                        <c:v>300</c:v>
                      </c:pt>
                      <c:pt idx="5133">
                        <c:v>300</c:v>
                      </c:pt>
                      <c:pt idx="5134">
                        <c:v>300</c:v>
                      </c:pt>
                      <c:pt idx="5135">
                        <c:v>300</c:v>
                      </c:pt>
                      <c:pt idx="5136">
                        <c:v>300</c:v>
                      </c:pt>
                      <c:pt idx="5137">
                        <c:v>300</c:v>
                      </c:pt>
                      <c:pt idx="5138">
                        <c:v>300</c:v>
                      </c:pt>
                      <c:pt idx="5139">
                        <c:v>300</c:v>
                      </c:pt>
                      <c:pt idx="5140">
                        <c:v>300</c:v>
                      </c:pt>
                      <c:pt idx="5141">
                        <c:v>300</c:v>
                      </c:pt>
                      <c:pt idx="5142">
                        <c:v>300</c:v>
                      </c:pt>
                      <c:pt idx="5143">
                        <c:v>300</c:v>
                      </c:pt>
                      <c:pt idx="5144">
                        <c:v>300</c:v>
                      </c:pt>
                      <c:pt idx="5145">
                        <c:v>300</c:v>
                      </c:pt>
                      <c:pt idx="5146">
                        <c:v>300</c:v>
                      </c:pt>
                      <c:pt idx="5147">
                        <c:v>300</c:v>
                      </c:pt>
                      <c:pt idx="5148">
                        <c:v>300</c:v>
                      </c:pt>
                      <c:pt idx="5149">
                        <c:v>300</c:v>
                      </c:pt>
                      <c:pt idx="5150">
                        <c:v>300</c:v>
                      </c:pt>
                      <c:pt idx="5151">
                        <c:v>300</c:v>
                      </c:pt>
                      <c:pt idx="5152">
                        <c:v>300</c:v>
                      </c:pt>
                      <c:pt idx="5153">
                        <c:v>300</c:v>
                      </c:pt>
                      <c:pt idx="5154">
                        <c:v>300</c:v>
                      </c:pt>
                      <c:pt idx="5155">
                        <c:v>300</c:v>
                      </c:pt>
                      <c:pt idx="5156">
                        <c:v>300</c:v>
                      </c:pt>
                      <c:pt idx="5157">
                        <c:v>300</c:v>
                      </c:pt>
                      <c:pt idx="5158">
                        <c:v>300</c:v>
                      </c:pt>
                      <c:pt idx="5159">
                        <c:v>300</c:v>
                      </c:pt>
                      <c:pt idx="5160">
                        <c:v>300</c:v>
                      </c:pt>
                      <c:pt idx="5161">
                        <c:v>300</c:v>
                      </c:pt>
                      <c:pt idx="5162">
                        <c:v>300</c:v>
                      </c:pt>
                      <c:pt idx="5163">
                        <c:v>300</c:v>
                      </c:pt>
                      <c:pt idx="5164">
                        <c:v>300</c:v>
                      </c:pt>
                      <c:pt idx="5165">
                        <c:v>300</c:v>
                      </c:pt>
                      <c:pt idx="5166">
                        <c:v>300</c:v>
                      </c:pt>
                      <c:pt idx="5167">
                        <c:v>300</c:v>
                      </c:pt>
                      <c:pt idx="5168">
                        <c:v>300</c:v>
                      </c:pt>
                      <c:pt idx="5169">
                        <c:v>300</c:v>
                      </c:pt>
                      <c:pt idx="5170">
                        <c:v>300</c:v>
                      </c:pt>
                      <c:pt idx="5171">
                        <c:v>300</c:v>
                      </c:pt>
                      <c:pt idx="5172">
                        <c:v>300</c:v>
                      </c:pt>
                      <c:pt idx="5173">
                        <c:v>300</c:v>
                      </c:pt>
                      <c:pt idx="5174">
                        <c:v>300</c:v>
                      </c:pt>
                      <c:pt idx="5175">
                        <c:v>300</c:v>
                      </c:pt>
                      <c:pt idx="5176">
                        <c:v>300</c:v>
                      </c:pt>
                      <c:pt idx="5177">
                        <c:v>300</c:v>
                      </c:pt>
                      <c:pt idx="5178">
                        <c:v>300</c:v>
                      </c:pt>
                      <c:pt idx="5179">
                        <c:v>300</c:v>
                      </c:pt>
                      <c:pt idx="5180">
                        <c:v>300</c:v>
                      </c:pt>
                      <c:pt idx="5181">
                        <c:v>300</c:v>
                      </c:pt>
                      <c:pt idx="5182">
                        <c:v>300</c:v>
                      </c:pt>
                      <c:pt idx="5183">
                        <c:v>300</c:v>
                      </c:pt>
                      <c:pt idx="5184">
                        <c:v>300</c:v>
                      </c:pt>
                      <c:pt idx="5185">
                        <c:v>300</c:v>
                      </c:pt>
                      <c:pt idx="5186">
                        <c:v>300</c:v>
                      </c:pt>
                      <c:pt idx="5187">
                        <c:v>300</c:v>
                      </c:pt>
                      <c:pt idx="5188">
                        <c:v>300</c:v>
                      </c:pt>
                      <c:pt idx="5189">
                        <c:v>300</c:v>
                      </c:pt>
                      <c:pt idx="5190">
                        <c:v>300</c:v>
                      </c:pt>
                      <c:pt idx="5191">
                        <c:v>300</c:v>
                      </c:pt>
                      <c:pt idx="5192">
                        <c:v>300</c:v>
                      </c:pt>
                      <c:pt idx="5193">
                        <c:v>300</c:v>
                      </c:pt>
                      <c:pt idx="5194">
                        <c:v>300</c:v>
                      </c:pt>
                      <c:pt idx="5195">
                        <c:v>300</c:v>
                      </c:pt>
                      <c:pt idx="5196">
                        <c:v>300</c:v>
                      </c:pt>
                      <c:pt idx="5197">
                        <c:v>300</c:v>
                      </c:pt>
                      <c:pt idx="5198">
                        <c:v>300</c:v>
                      </c:pt>
                      <c:pt idx="5199">
                        <c:v>300</c:v>
                      </c:pt>
                      <c:pt idx="5200">
                        <c:v>300</c:v>
                      </c:pt>
                      <c:pt idx="5201">
                        <c:v>300</c:v>
                      </c:pt>
                      <c:pt idx="5202">
                        <c:v>300</c:v>
                      </c:pt>
                      <c:pt idx="5203">
                        <c:v>300</c:v>
                      </c:pt>
                      <c:pt idx="5204">
                        <c:v>300</c:v>
                      </c:pt>
                      <c:pt idx="5205">
                        <c:v>300</c:v>
                      </c:pt>
                      <c:pt idx="5206">
                        <c:v>300</c:v>
                      </c:pt>
                      <c:pt idx="5207">
                        <c:v>300</c:v>
                      </c:pt>
                      <c:pt idx="5208">
                        <c:v>300</c:v>
                      </c:pt>
                      <c:pt idx="5209">
                        <c:v>300</c:v>
                      </c:pt>
                      <c:pt idx="5210">
                        <c:v>300</c:v>
                      </c:pt>
                      <c:pt idx="5211">
                        <c:v>300</c:v>
                      </c:pt>
                      <c:pt idx="5212">
                        <c:v>300</c:v>
                      </c:pt>
                      <c:pt idx="5213">
                        <c:v>300</c:v>
                      </c:pt>
                      <c:pt idx="5214">
                        <c:v>300</c:v>
                      </c:pt>
                      <c:pt idx="5215">
                        <c:v>300</c:v>
                      </c:pt>
                      <c:pt idx="5216">
                        <c:v>300</c:v>
                      </c:pt>
                      <c:pt idx="5217">
                        <c:v>300</c:v>
                      </c:pt>
                      <c:pt idx="5218">
                        <c:v>300</c:v>
                      </c:pt>
                      <c:pt idx="5219">
                        <c:v>300</c:v>
                      </c:pt>
                      <c:pt idx="5220">
                        <c:v>300</c:v>
                      </c:pt>
                      <c:pt idx="5221">
                        <c:v>300</c:v>
                      </c:pt>
                      <c:pt idx="5222">
                        <c:v>300</c:v>
                      </c:pt>
                      <c:pt idx="5223">
                        <c:v>300</c:v>
                      </c:pt>
                      <c:pt idx="5224">
                        <c:v>300</c:v>
                      </c:pt>
                      <c:pt idx="5225">
                        <c:v>300</c:v>
                      </c:pt>
                      <c:pt idx="5226">
                        <c:v>300</c:v>
                      </c:pt>
                      <c:pt idx="5227">
                        <c:v>300</c:v>
                      </c:pt>
                      <c:pt idx="5228">
                        <c:v>300</c:v>
                      </c:pt>
                      <c:pt idx="5229">
                        <c:v>300</c:v>
                      </c:pt>
                      <c:pt idx="5230">
                        <c:v>300</c:v>
                      </c:pt>
                      <c:pt idx="5231">
                        <c:v>300</c:v>
                      </c:pt>
                      <c:pt idx="5232">
                        <c:v>300</c:v>
                      </c:pt>
                      <c:pt idx="5233">
                        <c:v>300</c:v>
                      </c:pt>
                      <c:pt idx="5234">
                        <c:v>300</c:v>
                      </c:pt>
                      <c:pt idx="5235">
                        <c:v>300</c:v>
                      </c:pt>
                      <c:pt idx="5236">
                        <c:v>300</c:v>
                      </c:pt>
                      <c:pt idx="5237">
                        <c:v>300</c:v>
                      </c:pt>
                      <c:pt idx="5238">
                        <c:v>300</c:v>
                      </c:pt>
                      <c:pt idx="5239">
                        <c:v>300</c:v>
                      </c:pt>
                      <c:pt idx="5240">
                        <c:v>300</c:v>
                      </c:pt>
                      <c:pt idx="5241">
                        <c:v>300</c:v>
                      </c:pt>
                      <c:pt idx="5242">
                        <c:v>300</c:v>
                      </c:pt>
                      <c:pt idx="5243">
                        <c:v>300</c:v>
                      </c:pt>
                      <c:pt idx="5244">
                        <c:v>300</c:v>
                      </c:pt>
                      <c:pt idx="5245">
                        <c:v>300</c:v>
                      </c:pt>
                      <c:pt idx="5246">
                        <c:v>300</c:v>
                      </c:pt>
                      <c:pt idx="5247">
                        <c:v>300</c:v>
                      </c:pt>
                      <c:pt idx="5248">
                        <c:v>300</c:v>
                      </c:pt>
                      <c:pt idx="5249">
                        <c:v>300</c:v>
                      </c:pt>
                      <c:pt idx="5250">
                        <c:v>300</c:v>
                      </c:pt>
                      <c:pt idx="5251">
                        <c:v>300</c:v>
                      </c:pt>
                      <c:pt idx="5252">
                        <c:v>300</c:v>
                      </c:pt>
                      <c:pt idx="5253">
                        <c:v>300</c:v>
                      </c:pt>
                      <c:pt idx="5254">
                        <c:v>300</c:v>
                      </c:pt>
                      <c:pt idx="5255">
                        <c:v>300</c:v>
                      </c:pt>
                      <c:pt idx="5256">
                        <c:v>300</c:v>
                      </c:pt>
                      <c:pt idx="5257">
                        <c:v>300</c:v>
                      </c:pt>
                      <c:pt idx="5258">
                        <c:v>300</c:v>
                      </c:pt>
                      <c:pt idx="5259">
                        <c:v>300</c:v>
                      </c:pt>
                      <c:pt idx="5260">
                        <c:v>300</c:v>
                      </c:pt>
                      <c:pt idx="5261">
                        <c:v>300</c:v>
                      </c:pt>
                      <c:pt idx="5262">
                        <c:v>300</c:v>
                      </c:pt>
                      <c:pt idx="5263">
                        <c:v>300</c:v>
                      </c:pt>
                      <c:pt idx="5264">
                        <c:v>300</c:v>
                      </c:pt>
                      <c:pt idx="5265">
                        <c:v>300</c:v>
                      </c:pt>
                      <c:pt idx="5266">
                        <c:v>300</c:v>
                      </c:pt>
                      <c:pt idx="5267">
                        <c:v>300</c:v>
                      </c:pt>
                      <c:pt idx="5268">
                        <c:v>300</c:v>
                      </c:pt>
                      <c:pt idx="5269">
                        <c:v>300</c:v>
                      </c:pt>
                      <c:pt idx="5270">
                        <c:v>300</c:v>
                      </c:pt>
                      <c:pt idx="5271">
                        <c:v>300</c:v>
                      </c:pt>
                      <c:pt idx="5272">
                        <c:v>300</c:v>
                      </c:pt>
                      <c:pt idx="5273">
                        <c:v>300</c:v>
                      </c:pt>
                      <c:pt idx="5274">
                        <c:v>300</c:v>
                      </c:pt>
                      <c:pt idx="5275">
                        <c:v>300</c:v>
                      </c:pt>
                      <c:pt idx="5276">
                        <c:v>300</c:v>
                      </c:pt>
                      <c:pt idx="5277">
                        <c:v>300</c:v>
                      </c:pt>
                      <c:pt idx="5278">
                        <c:v>300</c:v>
                      </c:pt>
                      <c:pt idx="5279">
                        <c:v>300</c:v>
                      </c:pt>
                      <c:pt idx="5280">
                        <c:v>300</c:v>
                      </c:pt>
                      <c:pt idx="5281">
                        <c:v>300</c:v>
                      </c:pt>
                      <c:pt idx="5282">
                        <c:v>300</c:v>
                      </c:pt>
                      <c:pt idx="5283">
                        <c:v>300</c:v>
                      </c:pt>
                      <c:pt idx="5284">
                        <c:v>300</c:v>
                      </c:pt>
                      <c:pt idx="5285">
                        <c:v>300</c:v>
                      </c:pt>
                      <c:pt idx="5286">
                        <c:v>300</c:v>
                      </c:pt>
                      <c:pt idx="5287">
                        <c:v>300</c:v>
                      </c:pt>
                      <c:pt idx="5288">
                        <c:v>300</c:v>
                      </c:pt>
                      <c:pt idx="5289">
                        <c:v>300</c:v>
                      </c:pt>
                      <c:pt idx="5290">
                        <c:v>300</c:v>
                      </c:pt>
                      <c:pt idx="5291">
                        <c:v>300</c:v>
                      </c:pt>
                      <c:pt idx="5292">
                        <c:v>300</c:v>
                      </c:pt>
                      <c:pt idx="5293">
                        <c:v>300</c:v>
                      </c:pt>
                      <c:pt idx="5294">
                        <c:v>300</c:v>
                      </c:pt>
                      <c:pt idx="5295">
                        <c:v>300</c:v>
                      </c:pt>
                      <c:pt idx="5296">
                        <c:v>300</c:v>
                      </c:pt>
                      <c:pt idx="5297">
                        <c:v>300</c:v>
                      </c:pt>
                      <c:pt idx="5298">
                        <c:v>300</c:v>
                      </c:pt>
                      <c:pt idx="5299">
                        <c:v>300</c:v>
                      </c:pt>
                      <c:pt idx="5300">
                        <c:v>300</c:v>
                      </c:pt>
                      <c:pt idx="5301">
                        <c:v>300</c:v>
                      </c:pt>
                      <c:pt idx="5302">
                        <c:v>300</c:v>
                      </c:pt>
                      <c:pt idx="5303">
                        <c:v>300</c:v>
                      </c:pt>
                      <c:pt idx="5304">
                        <c:v>300</c:v>
                      </c:pt>
                      <c:pt idx="5305">
                        <c:v>300</c:v>
                      </c:pt>
                      <c:pt idx="5306">
                        <c:v>300</c:v>
                      </c:pt>
                      <c:pt idx="5307">
                        <c:v>300</c:v>
                      </c:pt>
                      <c:pt idx="5308">
                        <c:v>300</c:v>
                      </c:pt>
                      <c:pt idx="5309">
                        <c:v>300</c:v>
                      </c:pt>
                      <c:pt idx="5310">
                        <c:v>300</c:v>
                      </c:pt>
                      <c:pt idx="5311">
                        <c:v>300</c:v>
                      </c:pt>
                      <c:pt idx="5312">
                        <c:v>300</c:v>
                      </c:pt>
                      <c:pt idx="5313">
                        <c:v>300</c:v>
                      </c:pt>
                      <c:pt idx="5314">
                        <c:v>300</c:v>
                      </c:pt>
                      <c:pt idx="5315">
                        <c:v>300</c:v>
                      </c:pt>
                      <c:pt idx="5316">
                        <c:v>300</c:v>
                      </c:pt>
                      <c:pt idx="5317">
                        <c:v>300</c:v>
                      </c:pt>
                      <c:pt idx="5318">
                        <c:v>300</c:v>
                      </c:pt>
                      <c:pt idx="5319">
                        <c:v>300</c:v>
                      </c:pt>
                      <c:pt idx="5320">
                        <c:v>300</c:v>
                      </c:pt>
                      <c:pt idx="5321">
                        <c:v>300</c:v>
                      </c:pt>
                      <c:pt idx="5322">
                        <c:v>300</c:v>
                      </c:pt>
                      <c:pt idx="5323">
                        <c:v>300</c:v>
                      </c:pt>
                      <c:pt idx="5324">
                        <c:v>300</c:v>
                      </c:pt>
                      <c:pt idx="5325">
                        <c:v>300</c:v>
                      </c:pt>
                      <c:pt idx="5326">
                        <c:v>300</c:v>
                      </c:pt>
                      <c:pt idx="5327">
                        <c:v>300</c:v>
                      </c:pt>
                      <c:pt idx="5328">
                        <c:v>300</c:v>
                      </c:pt>
                      <c:pt idx="5329">
                        <c:v>300</c:v>
                      </c:pt>
                      <c:pt idx="5330">
                        <c:v>300</c:v>
                      </c:pt>
                      <c:pt idx="5331">
                        <c:v>300</c:v>
                      </c:pt>
                      <c:pt idx="5332">
                        <c:v>300</c:v>
                      </c:pt>
                      <c:pt idx="5333">
                        <c:v>300</c:v>
                      </c:pt>
                      <c:pt idx="5334">
                        <c:v>300</c:v>
                      </c:pt>
                      <c:pt idx="5335">
                        <c:v>300</c:v>
                      </c:pt>
                      <c:pt idx="5336">
                        <c:v>300</c:v>
                      </c:pt>
                      <c:pt idx="5337">
                        <c:v>300</c:v>
                      </c:pt>
                      <c:pt idx="5338">
                        <c:v>300</c:v>
                      </c:pt>
                      <c:pt idx="5339">
                        <c:v>300</c:v>
                      </c:pt>
                      <c:pt idx="5340">
                        <c:v>300</c:v>
                      </c:pt>
                      <c:pt idx="5341">
                        <c:v>300</c:v>
                      </c:pt>
                      <c:pt idx="5342">
                        <c:v>300</c:v>
                      </c:pt>
                      <c:pt idx="5343">
                        <c:v>300</c:v>
                      </c:pt>
                      <c:pt idx="5344">
                        <c:v>300</c:v>
                      </c:pt>
                      <c:pt idx="5345">
                        <c:v>300</c:v>
                      </c:pt>
                      <c:pt idx="5346">
                        <c:v>300</c:v>
                      </c:pt>
                      <c:pt idx="5347">
                        <c:v>300</c:v>
                      </c:pt>
                      <c:pt idx="5348">
                        <c:v>300</c:v>
                      </c:pt>
                      <c:pt idx="5349">
                        <c:v>300</c:v>
                      </c:pt>
                      <c:pt idx="5350">
                        <c:v>300</c:v>
                      </c:pt>
                      <c:pt idx="5351">
                        <c:v>300</c:v>
                      </c:pt>
                      <c:pt idx="5352">
                        <c:v>300</c:v>
                      </c:pt>
                      <c:pt idx="5353">
                        <c:v>300</c:v>
                      </c:pt>
                      <c:pt idx="5354">
                        <c:v>300</c:v>
                      </c:pt>
                      <c:pt idx="5355">
                        <c:v>300</c:v>
                      </c:pt>
                      <c:pt idx="5356">
                        <c:v>300</c:v>
                      </c:pt>
                      <c:pt idx="5357">
                        <c:v>300</c:v>
                      </c:pt>
                      <c:pt idx="5358">
                        <c:v>300</c:v>
                      </c:pt>
                      <c:pt idx="5359">
                        <c:v>300</c:v>
                      </c:pt>
                      <c:pt idx="5360">
                        <c:v>300</c:v>
                      </c:pt>
                      <c:pt idx="5361">
                        <c:v>300</c:v>
                      </c:pt>
                      <c:pt idx="5362">
                        <c:v>300</c:v>
                      </c:pt>
                      <c:pt idx="5363">
                        <c:v>300</c:v>
                      </c:pt>
                      <c:pt idx="5364">
                        <c:v>300</c:v>
                      </c:pt>
                      <c:pt idx="5365">
                        <c:v>300</c:v>
                      </c:pt>
                      <c:pt idx="5366">
                        <c:v>300</c:v>
                      </c:pt>
                      <c:pt idx="5367">
                        <c:v>300</c:v>
                      </c:pt>
                      <c:pt idx="5368">
                        <c:v>300</c:v>
                      </c:pt>
                      <c:pt idx="5369">
                        <c:v>300</c:v>
                      </c:pt>
                      <c:pt idx="5370">
                        <c:v>300</c:v>
                      </c:pt>
                      <c:pt idx="5371">
                        <c:v>300</c:v>
                      </c:pt>
                      <c:pt idx="5372">
                        <c:v>300</c:v>
                      </c:pt>
                      <c:pt idx="5373">
                        <c:v>300</c:v>
                      </c:pt>
                      <c:pt idx="5374">
                        <c:v>300</c:v>
                      </c:pt>
                      <c:pt idx="5375">
                        <c:v>300</c:v>
                      </c:pt>
                      <c:pt idx="5376">
                        <c:v>300</c:v>
                      </c:pt>
                      <c:pt idx="5377">
                        <c:v>300</c:v>
                      </c:pt>
                      <c:pt idx="5378">
                        <c:v>300</c:v>
                      </c:pt>
                      <c:pt idx="5379">
                        <c:v>300</c:v>
                      </c:pt>
                      <c:pt idx="5380">
                        <c:v>300</c:v>
                      </c:pt>
                      <c:pt idx="5381">
                        <c:v>300</c:v>
                      </c:pt>
                      <c:pt idx="5382">
                        <c:v>300</c:v>
                      </c:pt>
                      <c:pt idx="5383">
                        <c:v>300</c:v>
                      </c:pt>
                      <c:pt idx="5384">
                        <c:v>300</c:v>
                      </c:pt>
                      <c:pt idx="5385">
                        <c:v>300</c:v>
                      </c:pt>
                      <c:pt idx="5386">
                        <c:v>300</c:v>
                      </c:pt>
                      <c:pt idx="5387">
                        <c:v>300</c:v>
                      </c:pt>
                      <c:pt idx="5388">
                        <c:v>300</c:v>
                      </c:pt>
                      <c:pt idx="5389">
                        <c:v>300</c:v>
                      </c:pt>
                      <c:pt idx="5390" formatCode="0.00E+00">
                        <c:v>300</c:v>
                      </c:pt>
                      <c:pt idx="5391" formatCode="0.00E+00">
                        <c:v>300</c:v>
                      </c:pt>
                      <c:pt idx="5392" formatCode="0.00E+00">
                        <c:v>300</c:v>
                      </c:pt>
                      <c:pt idx="5393" formatCode="0.00E+00">
                        <c:v>300</c:v>
                      </c:pt>
                      <c:pt idx="5394" formatCode="0.00E+00">
                        <c:v>300</c:v>
                      </c:pt>
                      <c:pt idx="5395" formatCode="0.00E+00">
                        <c:v>300</c:v>
                      </c:pt>
                      <c:pt idx="5396" formatCode="0.00E+00">
                        <c:v>300</c:v>
                      </c:pt>
                      <c:pt idx="5397" formatCode="0.00E+00">
                        <c:v>300</c:v>
                      </c:pt>
                      <c:pt idx="5398" formatCode="0.00E+00">
                        <c:v>300</c:v>
                      </c:pt>
                      <c:pt idx="5399" formatCode="0.00E+00">
                        <c:v>300</c:v>
                      </c:pt>
                      <c:pt idx="5400" formatCode="0.00E+00">
                        <c:v>300</c:v>
                      </c:pt>
                      <c:pt idx="5401" formatCode="0.00E+00">
                        <c:v>300</c:v>
                      </c:pt>
                      <c:pt idx="5402" formatCode="0.00E+00">
                        <c:v>300</c:v>
                      </c:pt>
                      <c:pt idx="5403" formatCode="0.00E+00">
                        <c:v>300</c:v>
                      </c:pt>
                      <c:pt idx="5404" formatCode="0.00E+00">
                        <c:v>300</c:v>
                      </c:pt>
                      <c:pt idx="5405" formatCode="0.00E+00">
                        <c:v>300</c:v>
                      </c:pt>
                      <c:pt idx="5406" formatCode="0.00E+00">
                        <c:v>300</c:v>
                      </c:pt>
                      <c:pt idx="5407" formatCode="0.00E+00">
                        <c:v>300</c:v>
                      </c:pt>
                      <c:pt idx="5408" formatCode="0.00E+00">
                        <c:v>300</c:v>
                      </c:pt>
                      <c:pt idx="5409" formatCode="0.00E+00">
                        <c:v>300</c:v>
                      </c:pt>
                      <c:pt idx="5410" formatCode="0.00E+00">
                        <c:v>300</c:v>
                      </c:pt>
                      <c:pt idx="5411" formatCode="0.00E+00">
                        <c:v>300</c:v>
                      </c:pt>
                      <c:pt idx="5412" formatCode="0.00E+00">
                        <c:v>300</c:v>
                      </c:pt>
                      <c:pt idx="5413" formatCode="0.00E+00">
                        <c:v>300</c:v>
                      </c:pt>
                      <c:pt idx="5414" formatCode="0.00E+00">
                        <c:v>300</c:v>
                      </c:pt>
                      <c:pt idx="5415" formatCode="0.00E+00">
                        <c:v>300</c:v>
                      </c:pt>
                      <c:pt idx="5416" formatCode="0.00E+00">
                        <c:v>300</c:v>
                      </c:pt>
                      <c:pt idx="5417" formatCode="0.00E+00">
                        <c:v>300</c:v>
                      </c:pt>
                      <c:pt idx="5418" formatCode="0.00E+00">
                        <c:v>300</c:v>
                      </c:pt>
                      <c:pt idx="5419" formatCode="0.00E+00">
                        <c:v>300</c:v>
                      </c:pt>
                      <c:pt idx="5420" formatCode="0.00E+00">
                        <c:v>300</c:v>
                      </c:pt>
                      <c:pt idx="5421" formatCode="0.00E+00">
                        <c:v>300</c:v>
                      </c:pt>
                      <c:pt idx="5422" formatCode="0.00E+00">
                        <c:v>300</c:v>
                      </c:pt>
                      <c:pt idx="5423" formatCode="0.00E+00">
                        <c:v>300</c:v>
                      </c:pt>
                      <c:pt idx="5424" formatCode="0.00E+00">
                        <c:v>300</c:v>
                      </c:pt>
                      <c:pt idx="5425" formatCode="0.00E+00">
                        <c:v>300</c:v>
                      </c:pt>
                      <c:pt idx="5426" formatCode="0.00E+00">
                        <c:v>300</c:v>
                      </c:pt>
                      <c:pt idx="5427" formatCode="0.00E+00">
                        <c:v>300</c:v>
                      </c:pt>
                      <c:pt idx="5428" formatCode="0.00E+00">
                        <c:v>300</c:v>
                      </c:pt>
                      <c:pt idx="5429" formatCode="0.00E+00">
                        <c:v>300</c:v>
                      </c:pt>
                      <c:pt idx="5430" formatCode="0.00E+00">
                        <c:v>300</c:v>
                      </c:pt>
                      <c:pt idx="5431" formatCode="0.00E+00">
                        <c:v>300</c:v>
                      </c:pt>
                      <c:pt idx="5432" formatCode="0.00E+00">
                        <c:v>300</c:v>
                      </c:pt>
                      <c:pt idx="5433" formatCode="0.00E+00">
                        <c:v>300</c:v>
                      </c:pt>
                      <c:pt idx="5434" formatCode="0.00E+00">
                        <c:v>300</c:v>
                      </c:pt>
                      <c:pt idx="5435" formatCode="0.00E+00">
                        <c:v>300</c:v>
                      </c:pt>
                      <c:pt idx="5436" formatCode="0.00E+00">
                        <c:v>300</c:v>
                      </c:pt>
                      <c:pt idx="5437" formatCode="0.00E+00">
                        <c:v>300</c:v>
                      </c:pt>
                      <c:pt idx="5438" formatCode="0.00E+00">
                        <c:v>300</c:v>
                      </c:pt>
                      <c:pt idx="5439" formatCode="0.00E+00">
                        <c:v>300</c:v>
                      </c:pt>
                      <c:pt idx="5440" formatCode="0.00E+00">
                        <c:v>300</c:v>
                      </c:pt>
                      <c:pt idx="5441" formatCode="0.00E+00">
                        <c:v>300</c:v>
                      </c:pt>
                      <c:pt idx="5442" formatCode="0.00E+00">
                        <c:v>300</c:v>
                      </c:pt>
                      <c:pt idx="5443" formatCode="0.00E+00">
                        <c:v>300</c:v>
                      </c:pt>
                      <c:pt idx="5444" formatCode="0.00E+00">
                        <c:v>300</c:v>
                      </c:pt>
                      <c:pt idx="5445" formatCode="0.00E+00">
                        <c:v>300</c:v>
                      </c:pt>
                      <c:pt idx="5446" formatCode="0.00E+00">
                        <c:v>300</c:v>
                      </c:pt>
                      <c:pt idx="5447" formatCode="0.00E+00">
                        <c:v>300</c:v>
                      </c:pt>
                      <c:pt idx="5448" formatCode="0.00E+00">
                        <c:v>300</c:v>
                      </c:pt>
                      <c:pt idx="5449" formatCode="0.00E+00">
                        <c:v>300</c:v>
                      </c:pt>
                      <c:pt idx="5450" formatCode="0.00E+00">
                        <c:v>300</c:v>
                      </c:pt>
                      <c:pt idx="5451" formatCode="0.00E+00">
                        <c:v>300</c:v>
                      </c:pt>
                      <c:pt idx="5452" formatCode="0.00E+00">
                        <c:v>300</c:v>
                      </c:pt>
                      <c:pt idx="5453" formatCode="0.00E+00">
                        <c:v>300</c:v>
                      </c:pt>
                      <c:pt idx="5454" formatCode="0.00E+00">
                        <c:v>300</c:v>
                      </c:pt>
                      <c:pt idx="5455" formatCode="0.00E+00">
                        <c:v>300</c:v>
                      </c:pt>
                      <c:pt idx="5456" formatCode="0.00E+00">
                        <c:v>300</c:v>
                      </c:pt>
                      <c:pt idx="5457" formatCode="0.00E+00">
                        <c:v>300</c:v>
                      </c:pt>
                      <c:pt idx="5458" formatCode="0.00E+00">
                        <c:v>300</c:v>
                      </c:pt>
                      <c:pt idx="5459" formatCode="0.00E+00">
                        <c:v>300</c:v>
                      </c:pt>
                      <c:pt idx="5460" formatCode="0.00E+00">
                        <c:v>300</c:v>
                      </c:pt>
                      <c:pt idx="5461" formatCode="0.00E+00">
                        <c:v>300</c:v>
                      </c:pt>
                      <c:pt idx="5462" formatCode="0.00E+00">
                        <c:v>300</c:v>
                      </c:pt>
                      <c:pt idx="5463" formatCode="0.00E+00">
                        <c:v>300</c:v>
                      </c:pt>
                      <c:pt idx="5464" formatCode="0.00E+00">
                        <c:v>300</c:v>
                      </c:pt>
                      <c:pt idx="5465" formatCode="0.00E+00">
                        <c:v>300</c:v>
                      </c:pt>
                      <c:pt idx="5466" formatCode="0.00E+00">
                        <c:v>300</c:v>
                      </c:pt>
                      <c:pt idx="5467" formatCode="0.00E+00">
                        <c:v>300</c:v>
                      </c:pt>
                      <c:pt idx="5468" formatCode="0.00E+00">
                        <c:v>300</c:v>
                      </c:pt>
                      <c:pt idx="5469" formatCode="0.00E+00">
                        <c:v>300</c:v>
                      </c:pt>
                      <c:pt idx="5470" formatCode="0.00E+00">
                        <c:v>300</c:v>
                      </c:pt>
                      <c:pt idx="5471" formatCode="0.00E+00">
                        <c:v>300</c:v>
                      </c:pt>
                      <c:pt idx="5472" formatCode="0.00E+00">
                        <c:v>300</c:v>
                      </c:pt>
                      <c:pt idx="5473" formatCode="0.00E+00">
                        <c:v>300</c:v>
                      </c:pt>
                      <c:pt idx="5474" formatCode="0.00E+00">
                        <c:v>300</c:v>
                      </c:pt>
                      <c:pt idx="5475" formatCode="0.00E+00">
                        <c:v>300</c:v>
                      </c:pt>
                      <c:pt idx="5476" formatCode="0.00E+00">
                        <c:v>300</c:v>
                      </c:pt>
                      <c:pt idx="5477" formatCode="0.00E+00">
                        <c:v>300</c:v>
                      </c:pt>
                      <c:pt idx="5478" formatCode="0.00E+00">
                        <c:v>300</c:v>
                      </c:pt>
                      <c:pt idx="5479" formatCode="0.00E+00">
                        <c:v>300</c:v>
                      </c:pt>
                      <c:pt idx="5480" formatCode="0.00E+00">
                        <c:v>300</c:v>
                      </c:pt>
                      <c:pt idx="5481" formatCode="0.00E+00">
                        <c:v>300</c:v>
                      </c:pt>
                      <c:pt idx="5482" formatCode="0.00E+00">
                        <c:v>300</c:v>
                      </c:pt>
                      <c:pt idx="5483" formatCode="0.00E+00">
                        <c:v>300</c:v>
                      </c:pt>
                      <c:pt idx="5484" formatCode="0.00E+00">
                        <c:v>300</c:v>
                      </c:pt>
                      <c:pt idx="5485" formatCode="0.00E+00">
                        <c:v>300</c:v>
                      </c:pt>
                      <c:pt idx="5486" formatCode="0.00E+00">
                        <c:v>300</c:v>
                      </c:pt>
                      <c:pt idx="5487" formatCode="0.00E+00">
                        <c:v>300</c:v>
                      </c:pt>
                      <c:pt idx="5488" formatCode="0.00E+00">
                        <c:v>300</c:v>
                      </c:pt>
                      <c:pt idx="5489" formatCode="0.00E+00">
                        <c:v>300</c:v>
                      </c:pt>
                      <c:pt idx="5490" formatCode="0.00E+00">
                        <c:v>300</c:v>
                      </c:pt>
                      <c:pt idx="5491" formatCode="0.00E+00">
                        <c:v>300</c:v>
                      </c:pt>
                      <c:pt idx="5492" formatCode="0.00E+00">
                        <c:v>300</c:v>
                      </c:pt>
                      <c:pt idx="5493" formatCode="0.00E+00">
                        <c:v>300</c:v>
                      </c:pt>
                      <c:pt idx="5494" formatCode="0.00E+00">
                        <c:v>300</c:v>
                      </c:pt>
                      <c:pt idx="5495" formatCode="0.00E+00">
                        <c:v>300</c:v>
                      </c:pt>
                      <c:pt idx="5496" formatCode="0.00E+00">
                        <c:v>300</c:v>
                      </c:pt>
                      <c:pt idx="5497" formatCode="0.00E+00">
                        <c:v>300</c:v>
                      </c:pt>
                      <c:pt idx="5498" formatCode="0.00E+00">
                        <c:v>300</c:v>
                      </c:pt>
                      <c:pt idx="5499" formatCode="0.00E+00">
                        <c:v>300</c:v>
                      </c:pt>
                      <c:pt idx="5500" formatCode="0.00E+00">
                        <c:v>300</c:v>
                      </c:pt>
                      <c:pt idx="5501" formatCode="0.00E+00">
                        <c:v>300</c:v>
                      </c:pt>
                      <c:pt idx="5502" formatCode="0.00E+00">
                        <c:v>300</c:v>
                      </c:pt>
                      <c:pt idx="5503" formatCode="0.00E+00">
                        <c:v>300</c:v>
                      </c:pt>
                      <c:pt idx="5504" formatCode="0.00E+00">
                        <c:v>300</c:v>
                      </c:pt>
                      <c:pt idx="5505" formatCode="0.00E+00">
                        <c:v>300</c:v>
                      </c:pt>
                      <c:pt idx="5506" formatCode="0.00E+00">
                        <c:v>300</c:v>
                      </c:pt>
                      <c:pt idx="5507" formatCode="0.00E+00">
                        <c:v>300</c:v>
                      </c:pt>
                      <c:pt idx="5508" formatCode="0.00E+00">
                        <c:v>300</c:v>
                      </c:pt>
                      <c:pt idx="5509" formatCode="0.00E+00">
                        <c:v>300</c:v>
                      </c:pt>
                      <c:pt idx="5510" formatCode="0.00E+00">
                        <c:v>300</c:v>
                      </c:pt>
                      <c:pt idx="5511" formatCode="0.00E+00">
                        <c:v>300</c:v>
                      </c:pt>
                      <c:pt idx="5512" formatCode="0.00E+00">
                        <c:v>300</c:v>
                      </c:pt>
                      <c:pt idx="5513" formatCode="0.00E+00">
                        <c:v>300</c:v>
                      </c:pt>
                      <c:pt idx="5514" formatCode="0.00E+00">
                        <c:v>300</c:v>
                      </c:pt>
                      <c:pt idx="5515" formatCode="0.00E+00">
                        <c:v>300</c:v>
                      </c:pt>
                      <c:pt idx="5516" formatCode="0.00E+00">
                        <c:v>300</c:v>
                      </c:pt>
                      <c:pt idx="5517" formatCode="0.00E+00">
                        <c:v>300</c:v>
                      </c:pt>
                      <c:pt idx="5518" formatCode="0.00E+00">
                        <c:v>300</c:v>
                      </c:pt>
                      <c:pt idx="5519" formatCode="0.00E+00">
                        <c:v>300</c:v>
                      </c:pt>
                      <c:pt idx="5520" formatCode="0.00E+00">
                        <c:v>300</c:v>
                      </c:pt>
                      <c:pt idx="5521" formatCode="0.00E+00">
                        <c:v>300</c:v>
                      </c:pt>
                      <c:pt idx="5522" formatCode="0.00E+00">
                        <c:v>300</c:v>
                      </c:pt>
                      <c:pt idx="5523" formatCode="0.00E+00">
                        <c:v>300</c:v>
                      </c:pt>
                      <c:pt idx="5524" formatCode="0.00E+00">
                        <c:v>300</c:v>
                      </c:pt>
                      <c:pt idx="5525" formatCode="0.00E+00">
                        <c:v>300</c:v>
                      </c:pt>
                      <c:pt idx="5526" formatCode="0.00E+00">
                        <c:v>300</c:v>
                      </c:pt>
                      <c:pt idx="5527" formatCode="0.00E+00">
                        <c:v>300</c:v>
                      </c:pt>
                      <c:pt idx="5528" formatCode="0.00E+00">
                        <c:v>300</c:v>
                      </c:pt>
                      <c:pt idx="5529" formatCode="0.00E+00">
                        <c:v>300</c:v>
                      </c:pt>
                      <c:pt idx="5530" formatCode="0.00E+00">
                        <c:v>300</c:v>
                      </c:pt>
                      <c:pt idx="5531" formatCode="0.00E+00">
                        <c:v>300</c:v>
                      </c:pt>
                      <c:pt idx="5532" formatCode="0.00E+00">
                        <c:v>300</c:v>
                      </c:pt>
                      <c:pt idx="5533" formatCode="0.00E+00">
                        <c:v>300</c:v>
                      </c:pt>
                      <c:pt idx="5534" formatCode="0.00E+00">
                        <c:v>300</c:v>
                      </c:pt>
                      <c:pt idx="5535" formatCode="0.00E+00">
                        <c:v>300</c:v>
                      </c:pt>
                      <c:pt idx="5536" formatCode="0.00E+00">
                        <c:v>300</c:v>
                      </c:pt>
                      <c:pt idx="5537" formatCode="0.00E+00">
                        <c:v>300</c:v>
                      </c:pt>
                      <c:pt idx="5538" formatCode="0.00E+00">
                        <c:v>300</c:v>
                      </c:pt>
                      <c:pt idx="5539" formatCode="0.00E+00">
                        <c:v>300</c:v>
                      </c:pt>
                      <c:pt idx="5540" formatCode="0.00E+00">
                        <c:v>300</c:v>
                      </c:pt>
                      <c:pt idx="5541" formatCode="0.00E+00">
                        <c:v>300</c:v>
                      </c:pt>
                      <c:pt idx="5542" formatCode="0.00E+00">
                        <c:v>300</c:v>
                      </c:pt>
                      <c:pt idx="5543" formatCode="0.00E+00">
                        <c:v>300</c:v>
                      </c:pt>
                      <c:pt idx="5544" formatCode="0.00E+00">
                        <c:v>300</c:v>
                      </c:pt>
                      <c:pt idx="5545" formatCode="0.00E+00">
                        <c:v>300</c:v>
                      </c:pt>
                      <c:pt idx="5546" formatCode="0.00E+00">
                        <c:v>300</c:v>
                      </c:pt>
                      <c:pt idx="5547" formatCode="0.00E+00">
                        <c:v>300</c:v>
                      </c:pt>
                      <c:pt idx="5548" formatCode="0.00E+00">
                        <c:v>300</c:v>
                      </c:pt>
                      <c:pt idx="5549" formatCode="0.00E+00">
                        <c:v>300</c:v>
                      </c:pt>
                      <c:pt idx="5550" formatCode="0.00E+00">
                        <c:v>300</c:v>
                      </c:pt>
                      <c:pt idx="5551" formatCode="0.00E+00">
                        <c:v>300</c:v>
                      </c:pt>
                      <c:pt idx="5552" formatCode="0.00E+00">
                        <c:v>300</c:v>
                      </c:pt>
                      <c:pt idx="5553" formatCode="0.00E+00">
                        <c:v>300</c:v>
                      </c:pt>
                      <c:pt idx="5554" formatCode="0.00E+00">
                        <c:v>300</c:v>
                      </c:pt>
                      <c:pt idx="5555" formatCode="0.00E+00">
                        <c:v>300</c:v>
                      </c:pt>
                      <c:pt idx="5556" formatCode="0.00E+00">
                        <c:v>300</c:v>
                      </c:pt>
                      <c:pt idx="5557" formatCode="0.00E+00">
                        <c:v>300</c:v>
                      </c:pt>
                      <c:pt idx="5558" formatCode="0.00E+00">
                        <c:v>300</c:v>
                      </c:pt>
                      <c:pt idx="5559" formatCode="0.00E+00">
                        <c:v>300</c:v>
                      </c:pt>
                      <c:pt idx="5560" formatCode="0.00E+00">
                        <c:v>300</c:v>
                      </c:pt>
                      <c:pt idx="5561" formatCode="0.00E+00">
                        <c:v>300</c:v>
                      </c:pt>
                      <c:pt idx="5562" formatCode="0.00E+00">
                        <c:v>300</c:v>
                      </c:pt>
                      <c:pt idx="5563" formatCode="0.00E+00">
                        <c:v>300</c:v>
                      </c:pt>
                      <c:pt idx="5564" formatCode="0.00E+00">
                        <c:v>300</c:v>
                      </c:pt>
                      <c:pt idx="5565" formatCode="0.00E+00">
                        <c:v>300</c:v>
                      </c:pt>
                      <c:pt idx="5566" formatCode="0.00E+00">
                        <c:v>300</c:v>
                      </c:pt>
                      <c:pt idx="5567" formatCode="0.00E+00">
                        <c:v>300</c:v>
                      </c:pt>
                      <c:pt idx="5568" formatCode="0.00E+00">
                        <c:v>300</c:v>
                      </c:pt>
                      <c:pt idx="5569" formatCode="0.00E+00">
                        <c:v>300</c:v>
                      </c:pt>
                      <c:pt idx="5570" formatCode="0.00E+00">
                        <c:v>300</c:v>
                      </c:pt>
                      <c:pt idx="5571" formatCode="0.00E+00">
                        <c:v>300</c:v>
                      </c:pt>
                      <c:pt idx="5572" formatCode="0.00E+00">
                        <c:v>300</c:v>
                      </c:pt>
                      <c:pt idx="5573" formatCode="0.00E+00">
                        <c:v>300</c:v>
                      </c:pt>
                      <c:pt idx="5574" formatCode="0.00E+00">
                        <c:v>300</c:v>
                      </c:pt>
                      <c:pt idx="5575" formatCode="0.00E+00">
                        <c:v>300</c:v>
                      </c:pt>
                      <c:pt idx="5576" formatCode="0.00E+00">
                        <c:v>300</c:v>
                      </c:pt>
                      <c:pt idx="5577" formatCode="0.00E+00">
                        <c:v>300</c:v>
                      </c:pt>
                      <c:pt idx="5578" formatCode="0.00E+00">
                        <c:v>300</c:v>
                      </c:pt>
                      <c:pt idx="5579" formatCode="0.00E+00">
                        <c:v>300</c:v>
                      </c:pt>
                      <c:pt idx="5580" formatCode="0.00E+00">
                        <c:v>300</c:v>
                      </c:pt>
                      <c:pt idx="5581" formatCode="0.00E+00">
                        <c:v>300</c:v>
                      </c:pt>
                      <c:pt idx="5582" formatCode="0.00E+00">
                        <c:v>300</c:v>
                      </c:pt>
                      <c:pt idx="5583" formatCode="0.00E+00">
                        <c:v>300</c:v>
                      </c:pt>
                      <c:pt idx="5584" formatCode="0.00E+00">
                        <c:v>300</c:v>
                      </c:pt>
                      <c:pt idx="5585" formatCode="0.00E+00">
                        <c:v>300</c:v>
                      </c:pt>
                      <c:pt idx="5586" formatCode="0.00E+00">
                        <c:v>300</c:v>
                      </c:pt>
                      <c:pt idx="5587" formatCode="0.00E+00">
                        <c:v>300</c:v>
                      </c:pt>
                      <c:pt idx="5588" formatCode="0.00E+00">
                        <c:v>300</c:v>
                      </c:pt>
                      <c:pt idx="5589" formatCode="0.00E+00">
                        <c:v>300</c:v>
                      </c:pt>
                      <c:pt idx="5590" formatCode="0.00E+00">
                        <c:v>300</c:v>
                      </c:pt>
                      <c:pt idx="5591" formatCode="0.00E+00">
                        <c:v>300</c:v>
                      </c:pt>
                      <c:pt idx="5592" formatCode="0.00E+00">
                        <c:v>300</c:v>
                      </c:pt>
                      <c:pt idx="5593" formatCode="0.00E+00">
                        <c:v>300</c:v>
                      </c:pt>
                      <c:pt idx="5594" formatCode="0.00E+00">
                        <c:v>300</c:v>
                      </c:pt>
                      <c:pt idx="5595" formatCode="0.00E+00">
                        <c:v>300</c:v>
                      </c:pt>
                      <c:pt idx="5596" formatCode="0.00E+00">
                        <c:v>300</c:v>
                      </c:pt>
                      <c:pt idx="5597" formatCode="0.00E+00">
                        <c:v>300</c:v>
                      </c:pt>
                      <c:pt idx="5598" formatCode="0.00E+00">
                        <c:v>300</c:v>
                      </c:pt>
                      <c:pt idx="5599" formatCode="0.00E+00">
                        <c:v>300</c:v>
                      </c:pt>
                      <c:pt idx="5600" formatCode="0.00E+00">
                        <c:v>300</c:v>
                      </c:pt>
                      <c:pt idx="5601" formatCode="0.00E+00">
                        <c:v>300</c:v>
                      </c:pt>
                      <c:pt idx="5602" formatCode="0.00E+00">
                        <c:v>300</c:v>
                      </c:pt>
                      <c:pt idx="5603" formatCode="0.00E+00">
                        <c:v>300</c:v>
                      </c:pt>
                      <c:pt idx="5604" formatCode="0.00E+00">
                        <c:v>300</c:v>
                      </c:pt>
                      <c:pt idx="5605" formatCode="0.00E+00">
                        <c:v>300</c:v>
                      </c:pt>
                      <c:pt idx="5606" formatCode="0.00E+00">
                        <c:v>300</c:v>
                      </c:pt>
                      <c:pt idx="5607" formatCode="0.00E+00">
                        <c:v>300</c:v>
                      </c:pt>
                      <c:pt idx="5608" formatCode="0.00E+00">
                        <c:v>300</c:v>
                      </c:pt>
                      <c:pt idx="5609" formatCode="0.00E+00">
                        <c:v>300</c:v>
                      </c:pt>
                      <c:pt idx="5610" formatCode="0.00E+00">
                        <c:v>300</c:v>
                      </c:pt>
                      <c:pt idx="5611" formatCode="0.00E+00">
                        <c:v>300</c:v>
                      </c:pt>
                      <c:pt idx="5612" formatCode="0.00E+00">
                        <c:v>300</c:v>
                      </c:pt>
                      <c:pt idx="5613" formatCode="0.00E+00">
                        <c:v>300</c:v>
                      </c:pt>
                      <c:pt idx="5614" formatCode="0.00E+00">
                        <c:v>300</c:v>
                      </c:pt>
                      <c:pt idx="5615" formatCode="0.00E+00">
                        <c:v>300</c:v>
                      </c:pt>
                      <c:pt idx="5616" formatCode="0.00E+00">
                        <c:v>300</c:v>
                      </c:pt>
                      <c:pt idx="5617" formatCode="0.00E+00">
                        <c:v>300</c:v>
                      </c:pt>
                      <c:pt idx="5618" formatCode="0.00E+00">
                        <c:v>300</c:v>
                      </c:pt>
                      <c:pt idx="5619" formatCode="0.00E+00">
                        <c:v>300</c:v>
                      </c:pt>
                      <c:pt idx="5620" formatCode="0.00E+00">
                        <c:v>300</c:v>
                      </c:pt>
                      <c:pt idx="5621" formatCode="0.00E+00">
                        <c:v>300</c:v>
                      </c:pt>
                      <c:pt idx="5622" formatCode="0.00E+00">
                        <c:v>300</c:v>
                      </c:pt>
                      <c:pt idx="5623" formatCode="0.00E+00">
                        <c:v>300</c:v>
                      </c:pt>
                      <c:pt idx="5624" formatCode="0.00E+00">
                        <c:v>300</c:v>
                      </c:pt>
                      <c:pt idx="5625" formatCode="0.00E+00">
                        <c:v>300</c:v>
                      </c:pt>
                      <c:pt idx="5626" formatCode="0.00E+00">
                        <c:v>300</c:v>
                      </c:pt>
                      <c:pt idx="5627" formatCode="0.00E+00">
                        <c:v>300</c:v>
                      </c:pt>
                      <c:pt idx="5628" formatCode="0.00E+00">
                        <c:v>300</c:v>
                      </c:pt>
                      <c:pt idx="5629" formatCode="0.00E+00">
                        <c:v>300</c:v>
                      </c:pt>
                      <c:pt idx="5630" formatCode="0.00E+00">
                        <c:v>300</c:v>
                      </c:pt>
                      <c:pt idx="5631" formatCode="0.00E+00">
                        <c:v>300</c:v>
                      </c:pt>
                      <c:pt idx="5632" formatCode="0.00E+00">
                        <c:v>300</c:v>
                      </c:pt>
                      <c:pt idx="5633" formatCode="0.00E+00">
                        <c:v>300</c:v>
                      </c:pt>
                      <c:pt idx="5634" formatCode="0.00E+00">
                        <c:v>300</c:v>
                      </c:pt>
                      <c:pt idx="5635" formatCode="0.00E+00">
                        <c:v>300</c:v>
                      </c:pt>
                      <c:pt idx="5636" formatCode="0.00E+00">
                        <c:v>300</c:v>
                      </c:pt>
                      <c:pt idx="5637" formatCode="0.00E+00">
                        <c:v>300</c:v>
                      </c:pt>
                      <c:pt idx="5638" formatCode="0.00E+00">
                        <c:v>300</c:v>
                      </c:pt>
                      <c:pt idx="5639" formatCode="0.00E+00">
                        <c:v>300</c:v>
                      </c:pt>
                      <c:pt idx="5640" formatCode="0.00E+00">
                        <c:v>300</c:v>
                      </c:pt>
                      <c:pt idx="5641" formatCode="0.00E+00">
                        <c:v>300</c:v>
                      </c:pt>
                      <c:pt idx="5642" formatCode="0.00E+00">
                        <c:v>300</c:v>
                      </c:pt>
                      <c:pt idx="5643" formatCode="0.00E+00">
                        <c:v>300</c:v>
                      </c:pt>
                      <c:pt idx="5644" formatCode="0.00E+00">
                        <c:v>300</c:v>
                      </c:pt>
                      <c:pt idx="5645" formatCode="0.00E+00">
                        <c:v>300</c:v>
                      </c:pt>
                      <c:pt idx="5646" formatCode="0.00E+00">
                        <c:v>300</c:v>
                      </c:pt>
                      <c:pt idx="5647" formatCode="0.00E+00">
                        <c:v>300</c:v>
                      </c:pt>
                      <c:pt idx="5648" formatCode="0.00E+00">
                        <c:v>300</c:v>
                      </c:pt>
                      <c:pt idx="5649" formatCode="0.00E+00">
                        <c:v>300</c:v>
                      </c:pt>
                      <c:pt idx="5650" formatCode="0.00E+00">
                        <c:v>300</c:v>
                      </c:pt>
                      <c:pt idx="5651" formatCode="0.00E+00">
                        <c:v>300</c:v>
                      </c:pt>
                      <c:pt idx="5652" formatCode="0.00E+00">
                        <c:v>300</c:v>
                      </c:pt>
                      <c:pt idx="5653" formatCode="0.00E+00">
                        <c:v>300</c:v>
                      </c:pt>
                      <c:pt idx="5654" formatCode="0.00E+00">
                        <c:v>300</c:v>
                      </c:pt>
                      <c:pt idx="5655" formatCode="0.00E+00">
                        <c:v>300</c:v>
                      </c:pt>
                      <c:pt idx="5656" formatCode="0.00E+00">
                        <c:v>300</c:v>
                      </c:pt>
                      <c:pt idx="5657" formatCode="0.00E+00">
                        <c:v>300</c:v>
                      </c:pt>
                      <c:pt idx="5658" formatCode="0.00E+00">
                        <c:v>300</c:v>
                      </c:pt>
                      <c:pt idx="5659" formatCode="0.00E+00">
                        <c:v>300</c:v>
                      </c:pt>
                      <c:pt idx="5660" formatCode="0.00E+00">
                        <c:v>300</c:v>
                      </c:pt>
                      <c:pt idx="5661" formatCode="0.00E+00">
                        <c:v>300</c:v>
                      </c:pt>
                      <c:pt idx="5662" formatCode="0.00E+00">
                        <c:v>300</c:v>
                      </c:pt>
                      <c:pt idx="5663" formatCode="0.00E+00">
                        <c:v>300</c:v>
                      </c:pt>
                      <c:pt idx="5664" formatCode="0.00E+00">
                        <c:v>300</c:v>
                      </c:pt>
                      <c:pt idx="5665" formatCode="0.00E+00">
                        <c:v>300</c:v>
                      </c:pt>
                      <c:pt idx="5666" formatCode="0.00E+00">
                        <c:v>300</c:v>
                      </c:pt>
                      <c:pt idx="5667" formatCode="0.00E+00">
                        <c:v>300</c:v>
                      </c:pt>
                      <c:pt idx="5668" formatCode="0.00E+00">
                        <c:v>300</c:v>
                      </c:pt>
                      <c:pt idx="5669" formatCode="0.00E+00">
                        <c:v>300</c:v>
                      </c:pt>
                      <c:pt idx="5670" formatCode="0.00E+00">
                        <c:v>300</c:v>
                      </c:pt>
                      <c:pt idx="5671" formatCode="0.00E+00">
                        <c:v>300</c:v>
                      </c:pt>
                      <c:pt idx="5672" formatCode="0.00E+00">
                        <c:v>300</c:v>
                      </c:pt>
                      <c:pt idx="5673" formatCode="0.00E+00">
                        <c:v>300</c:v>
                      </c:pt>
                      <c:pt idx="5674" formatCode="0.00E+00">
                        <c:v>300</c:v>
                      </c:pt>
                      <c:pt idx="5675" formatCode="0.00E+00">
                        <c:v>300</c:v>
                      </c:pt>
                      <c:pt idx="5676" formatCode="0.00E+00">
                        <c:v>300</c:v>
                      </c:pt>
                      <c:pt idx="5677" formatCode="0.00E+00">
                        <c:v>300</c:v>
                      </c:pt>
                      <c:pt idx="5678" formatCode="0.00E+00">
                        <c:v>300</c:v>
                      </c:pt>
                      <c:pt idx="5679" formatCode="0.00E+00">
                        <c:v>300</c:v>
                      </c:pt>
                      <c:pt idx="5680" formatCode="0.00E+00">
                        <c:v>300</c:v>
                      </c:pt>
                      <c:pt idx="5681" formatCode="0.00E+00">
                        <c:v>300</c:v>
                      </c:pt>
                      <c:pt idx="5682" formatCode="0.00E+00">
                        <c:v>300</c:v>
                      </c:pt>
                      <c:pt idx="5683" formatCode="0.00E+00">
                        <c:v>300</c:v>
                      </c:pt>
                      <c:pt idx="5684" formatCode="0.00E+00">
                        <c:v>300</c:v>
                      </c:pt>
                      <c:pt idx="5685" formatCode="0.00E+00">
                        <c:v>300</c:v>
                      </c:pt>
                      <c:pt idx="5686" formatCode="0.00E+00">
                        <c:v>300</c:v>
                      </c:pt>
                      <c:pt idx="5687" formatCode="0.00E+00">
                        <c:v>300</c:v>
                      </c:pt>
                      <c:pt idx="5688" formatCode="0.00E+00">
                        <c:v>300</c:v>
                      </c:pt>
                      <c:pt idx="5689" formatCode="0.00E+00">
                        <c:v>300</c:v>
                      </c:pt>
                      <c:pt idx="5690" formatCode="0.00E+00">
                        <c:v>300</c:v>
                      </c:pt>
                      <c:pt idx="5691" formatCode="0.00E+00">
                        <c:v>300</c:v>
                      </c:pt>
                      <c:pt idx="5692" formatCode="0.00E+00">
                        <c:v>300</c:v>
                      </c:pt>
                      <c:pt idx="5693" formatCode="0.00E+00">
                        <c:v>300</c:v>
                      </c:pt>
                      <c:pt idx="5694" formatCode="0.00E+00">
                        <c:v>300</c:v>
                      </c:pt>
                      <c:pt idx="5695" formatCode="0.00E+00">
                        <c:v>300</c:v>
                      </c:pt>
                      <c:pt idx="5696" formatCode="0.00E+00">
                        <c:v>300</c:v>
                      </c:pt>
                      <c:pt idx="5697" formatCode="0.00E+00">
                        <c:v>300</c:v>
                      </c:pt>
                      <c:pt idx="5698" formatCode="0.00E+00">
                        <c:v>300</c:v>
                      </c:pt>
                      <c:pt idx="5699" formatCode="0.00E+00">
                        <c:v>300</c:v>
                      </c:pt>
                      <c:pt idx="5700" formatCode="0.00E+00">
                        <c:v>300</c:v>
                      </c:pt>
                      <c:pt idx="5701" formatCode="0.00E+00">
                        <c:v>300</c:v>
                      </c:pt>
                      <c:pt idx="5702" formatCode="0.00E+00">
                        <c:v>300</c:v>
                      </c:pt>
                      <c:pt idx="5703" formatCode="0.00E+00">
                        <c:v>300</c:v>
                      </c:pt>
                      <c:pt idx="5704" formatCode="0.00E+00">
                        <c:v>300</c:v>
                      </c:pt>
                      <c:pt idx="5705" formatCode="0.00E+00">
                        <c:v>300</c:v>
                      </c:pt>
                      <c:pt idx="5706" formatCode="0.00E+00">
                        <c:v>300</c:v>
                      </c:pt>
                      <c:pt idx="5707" formatCode="0.00E+00">
                        <c:v>300</c:v>
                      </c:pt>
                      <c:pt idx="5708" formatCode="0.00E+00">
                        <c:v>300</c:v>
                      </c:pt>
                      <c:pt idx="5709" formatCode="0.00E+00">
                        <c:v>300</c:v>
                      </c:pt>
                      <c:pt idx="5710" formatCode="0.00E+00">
                        <c:v>300</c:v>
                      </c:pt>
                      <c:pt idx="5711" formatCode="0.00E+00">
                        <c:v>300</c:v>
                      </c:pt>
                      <c:pt idx="5712" formatCode="0.00E+00">
                        <c:v>300</c:v>
                      </c:pt>
                      <c:pt idx="5713" formatCode="0.00E+00">
                        <c:v>300</c:v>
                      </c:pt>
                      <c:pt idx="5714" formatCode="0.00E+00">
                        <c:v>300</c:v>
                      </c:pt>
                      <c:pt idx="5715" formatCode="0.00E+00">
                        <c:v>300</c:v>
                      </c:pt>
                      <c:pt idx="5716" formatCode="0.00E+00">
                        <c:v>300</c:v>
                      </c:pt>
                      <c:pt idx="5717" formatCode="0.00E+00">
                        <c:v>300</c:v>
                      </c:pt>
                      <c:pt idx="5718" formatCode="0.00E+00">
                        <c:v>300</c:v>
                      </c:pt>
                      <c:pt idx="5719" formatCode="0.00E+00">
                        <c:v>300</c:v>
                      </c:pt>
                      <c:pt idx="5720" formatCode="0.00E+00">
                        <c:v>300</c:v>
                      </c:pt>
                      <c:pt idx="5721" formatCode="0.00E+00">
                        <c:v>300</c:v>
                      </c:pt>
                      <c:pt idx="5722" formatCode="0.00E+00">
                        <c:v>300</c:v>
                      </c:pt>
                      <c:pt idx="5723" formatCode="0.00E+00">
                        <c:v>300</c:v>
                      </c:pt>
                      <c:pt idx="5724" formatCode="0.00E+00">
                        <c:v>300</c:v>
                      </c:pt>
                      <c:pt idx="5725" formatCode="0.00E+00">
                        <c:v>300</c:v>
                      </c:pt>
                      <c:pt idx="5726" formatCode="0.00E+00">
                        <c:v>300</c:v>
                      </c:pt>
                      <c:pt idx="5727" formatCode="0.00E+00">
                        <c:v>300</c:v>
                      </c:pt>
                      <c:pt idx="5728" formatCode="0.00E+00">
                        <c:v>300</c:v>
                      </c:pt>
                      <c:pt idx="5729" formatCode="0.00E+00">
                        <c:v>300</c:v>
                      </c:pt>
                      <c:pt idx="5730" formatCode="0.00E+00">
                        <c:v>300</c:v>
                      </c:pt>
                      <c:pt idx="5731" formatCode="0.00E+00">
                        <c:v>300</c:v>
                      </c:pt>
                      <c:pt idx="5732" formatCode="0.00E+00">
                        <c:v>300</c:v>
                      </c:pt>
                      <c:pt idx="5733" formatCode="0.00E+00">
                        <c:v>300</c:v>
                      </c:pt>
                      <c:pt idx="5734" formatCode="0.00E+00">
                        <c:v>300</c:v>
                      </c:pt>
                      <c:pt idx="5735" formatCode="0.00E+00">
                        <c:v>300</c:v>
                      </c:pt>
                      <c:pt idx="5736" formatCode="0.00E+00">
                        <c:v>300</c:v>
                      </c:pt>
                      <c:pt idx="5737" formatCode="0.00E+00">
                        <c:v>300</c:v>
                      </c:pt>
                      <c:pt idx="5738" formatCode="0.00E+00">
                        <c:v>300</c:v>
                      </c:pt>
                      <c:pt idx="5739" formatCode="0.00E+00">
                        <c:v>300</c:v>
                      </c:pt>
                      <c:pt idx="5740" formatCode="0.00E+00">
                        <c:v>300</c:v>
                      </c:pt>
                      <c:pt idx="5741" formatCode="0.00E+00">
                        <c:v>300</c:v>
                      </c:pt>
                      <c:pt idx="5742" formatCode="0.00E+00">
                        <c:v>300</c:v>
                      </c:pt>
                      <c:pt idx="5743" formatCode="0.00E+00">
                        <c:v>300</c:v>
                      </c:pt>
                      <c:pt idx="5744" formatCode="0.00E+00">
                        <c:v>300</c:v>
                      </c:pt>
                      <c:pt idx="5745" formatCode="0.00E+00">
                        <c:v>300</c:v>
                      </c:pt>
                      <c:pt idx="5746" formatCode="0.00E+00">
                        <c:v>300</c:v>
                      </c:pt>
                      <c:pt idx="5747" formatCode="0.00E+00">
                        <c:v>300</c:v>
                      </c:pt>
                      <c:pt idx="5748" formatCode="0.00E+00">
                        <c:v>300</c:v>
                      </c:pt>
                      <c:pt idx="5749" formatCode="0.00E+00">
                        <c:v>300</c:v>
                      </c:pt>
                      <c:pt idx="5750" formatCode="0.00E+00">
                        <c:v>300</c:v>
                      </c:pt>
                      <c:pt idx="5751" formatCode="0.00E+00">
                        <c:v>300</c:v>
                      </c:pt>
                      <c:pt idx="5752" formatCode="0.00E+00">
                        <c:v>300</c:v>
                      </c:pt>
                      <c:pt idx="5753" formatCode="0.00E+00">
                        <c:v>300</c:v>
                      </c:pt>
                      <c:pt idx="5754" formatCode="0.00E+00">
                        <c:v>300</c:v>
                      </c:pt>
                      <c:pt idx="5755" formatCode="0.00E+00">
                        <c:v>300</c:v>
                      </c:pt>
                      <c:pt idx="5756" formatCode="0.00E+00">
                        <c:v>300</c:v>
                      </c:pt>
                      <c:pt idx="5757" formatCode="0.00E+00">
                        <c:v>300</c:v>
                      </c:pt>
                      <c:pt idx="5758" formatCode="0.00E+00">
                        <c:v>300</c:v>
                      </c:pt>
                      <c:pt idx="5759" formatCode="0.00E+00">
                        <c:v>300</c:v>
                      </c:pt>
                      <c:pt idx="5760" formatCode="0.00E+00">
                        <c:v>300</c:v>
                      </c:pt>
                      <c:pt idx="5761" formatCode="0.00E+00">
                        <c:v>300</c:v>
                      </c:pt>
                      <c:pt idx="5762" formatCode="0.00E+00">
                        <c:v>300</c:v>
                      </c:pt>
                      <c:pt idx="5763" formatCode="0.00E+00">
                        <c:v>300</c:v>
                      </c:pt>
                      <c:pt idx="5764" formatCode="0.00E+00">
                        <c:v>300</c:v>
                      </c:pt>
                      <c:pt idx="5765" formatCode="0.00E+00">
                        <c:v>300</c:v>
                      </c:pt>
                      <c:pt idx="5766" formatCode="0.00E+00">
                        <c:v>300</c:v>
                      </c:pt>
                      <c:pt idx="5767" formatCode="0.00E+00">
                        <c:v>300</c:v>
                      </c:pt>
                      <c:pt idx="5768" formatCode="0.00E+00">
                        <c:v>300</c:v>
                      </c:pt>
                      <c:pt idx="5769" formatCode="0.00E+00">
                        <c:v>300</c:v>
                      </c:pt>
                      <c:pt idx="5770" formatCode="0.00E+00">
                        <c:v>300</c:v>
                      </c:pt>
                      <c:pt idx="5771" formatCode="0.00E+00">
                        <c:v>300</c:v>
                      </c:pt>
                      <c:pt idx="5772" formatCode="0.00E+00">
                        <c:v>300</c:v>
                      </c:pt>
                      <c:pt idx="5773" formatCode="0.00E+00">
                        <c:v>300</c:v>
                      </c:pt>
                      <c:pt idx="5774" formatCode="0.00E+00">
                        <c:v>300</c:v>
                      </c:pt>
                      <c:pt idx="5775" formatCode="0.00E+00">
                        <c:v>300</c:v>
                      </c:pt>
                      <c:pt idx="5776" formatCode="0.00E+00">
                        <c:v>300</c:v>
                      </c:pt>
                      <c:pt idx="5777" formatCode="0.00E+00">
                        <c:v>300</c:v>
                      </c:pt>
                      <c:pt idx="5778" formatCode="0.00E+00">
                        <c:v>300</c:v>
                      </c:pt>
                      <c:pt idx="5779" formatCode="0.00E+00">
                        <c:v>300</c:v>
                      </c:pt>
                      <c:pt idx="5780" formatCode="0.00E+00">
                        <c:v>300</c:v>
                      </c:pt>
                      <c:pt idx="5781" formatCode="0.00E+00">
                        <c:v>300</c:v>
                      </c:pt>
                      <c:pt idx="5782" formatCode="0.00E+00">
                        <c:v>300</c:v>
                      </c:pt>
                      <c:pt idx="5783" formatCode="0.00E+00">
                        <c:v>300</c:v>
                      </c:pt>
                      <c:pt idx="5784" formatCode="0.00E+00">
                        <c:v>300</c:v>
                      </c:pt>
                      <c:pt idx="5785" formatCode="0.00E+00">
                        <c:v>300</c:v>
                      </c:pt>
                      <c:pt idx="5786" formatCode="0.00E+00">
                        <c:v>300</c:v>
                      </c:pt>
                      <c:pt idx="5787" formatCode="0.00E+00">
                        <c:v>300</c:v>
                      </c:pt>
                      <c:pt idx="5788" formatCode="0.00E+00">
                        <c:v>300</c:v>
                      </c:pt>
                      <c:pt idx="5789" formatCode="0.00E+00">
                        <c:v>300</c:v>
                      </c:pt>
                      <c:pt idx="5790" formatCode="0.00E+00">
                        <c:v>300</c:v>
                      </c:pt>
                      <c:pt idx="5791" formatCode="0.00E+00">
                        <c:v>300</c:v>
                      </c:pt>
                      <c:pt idx="5792" formatCode="0.00E+00">
                        <c:v>300</c:v>
                      </c:pt>
                      <c:pt idx="5793" formatCode="0.00E+00">
                        <c:v>300</c:v>
                      </c:pt>
                      <c:pt idx="5794" formatCode="0.00E+00">
                        <c:v>300</c:v>
                      </c:pt>
                      <c:pt idx="5795" formatCode="0.00E+00">
                        <c:v>300</c:v>
                      </c:pt>
                      <c:pt idx="5796" formatCode="0.00E+00">
                        <c:v>300</c:v>
                      </c:pt>
                      <c:pt idx="5797">
                        <c:v>300</c:v>
                      </c:pt>
                      <c:pt idx="5798">
                        <c:v>300</c:v>
                      </c:pt>
                      <c:pt idx="5799">
                        <c:v>300</c:v>
                      </c:pt>
                      <c:pt idx="5800">
                        <c:v>300</c:v>
                      </c:pt>
                      <c:pt idx="5801">
                        <c:v>300</c:v>
                      </c:pt>
                      <c:pt idx="5802">
                        <c:v>300</c:v>
                      </c:pt>
                      <c:pt idx="5803">
                        <c:v>300</c:v>
                      </c:pt>
                      <c:pt idx="5804">
                        <c:v>300</c:v>
                      </c:pt>
                      <c:pt idx="5805">
                        <c:v>300</c:v>
                      </c:pt>
                      <c:pt idx="5806">
                        <c:v>300</c:v>
                      </c:pt>
                      <c:pt idx="5807">
                        <c:v>300</c:v>
                      </c:pt>
                      <c:pt idx="5808">
                        <c:v>300</c:v>
                      </c:pt>
                      <c:pt idx="5809">
                        <c:v>300</c:v>
                      </c:pt>
                      <c:pt idx="5810">
                        <c:v>300</c:v>
                      </c:pt>
                      <c:pt idx="5811">
                        <c:v>300</c:v>
                      </c:pt>
                      <c:pt idx="5812">
                        <c:v>300</c:v>
                      </c:pt>
                      <c:pt idx="5813">
                        <c:v>300</c:v>
                      </c:pt>
                      <c:pt idx="5814">
                        <c:v>300</c:v>
                      </c:pt>
                      <c:pt idx="5815">
                        <c:v>300</c:v>
                      </c:pt>
                      <c:pt idx="5816">
                        <c:v>300</c:v>
                      </c:pt>
                      <c:pt idx="5817">
                        <c:v>300</c:v>
                      </c:pt>
                      <c:pt idx="5818">
                        <c:v>300</c:v>
                      </c:pt>
                      <c:pt idx="5819">
                        <c:v>300</c:v>
                      </c:pt>
                      <c:pt idx="5820">
                        <c:v>300</c:v>
                      </c:pt>
                      <c:pt idx="5821">
                        <c:v>300</c:v>
                      </c:pt>
                      <c:pt idx="5822">
                        <c:v>300</c:v>
                      </c:pt>
                      <c:pt idx="5823">
                        <c:v>300</c:v>
                      </c:pt>
                      <c:pt idx="5824">
                        <c:v>300</c:v>
                      </c:pt>
                      <c:pt idx="5825">
                        <c:v>300</c:v>
                      </c:pt>
                      <c:pt idx="5826">
                        <c:v>300</c:v>
                      </c:pt>
                      <c:pt idx="5827">
                        <c:v>300</c:v>
                      </c:pt>
                      <c:pt idx="5828">
                        <c:v>300</c:v>
                      </c:pt>
                      <c:pt idx="5829">
                        <c:v>300</c:v>
                      </c:pt>
                      <c:pt idx="5830">
                        <c:v>300</c:v>
                      </c:pt>
                      <c:pt idx="5831">
                        <c:v>300</c:v>
                      </c:pt>
                      <c:pt idx="5832">
                        <c:v>300</c:v>
                      </c:pt>
                      <c:pt idx="5833">
                        <c:v>300</c:v>
                      </c:pt>
                      <c:pt idx="5834">
                        <c:v>300</c:v>
                      </c:pt>
                      <c:pt idx="5835">
                        <c:v>300</c:v>
                      </c:pt>
                      <c:pt idx="5836">
                        <c:v>300</c:v>
                      </c:pt>
                      <c:pt idx="5837">
                        <c:v>300</c:v>
                      </c:pt>
                      <c:pt idx="5838">
                        <c:v>300</c:v>
                      </c:pt>
                      <c:pt idx="5839">
                        <c:v>300</c:v>
                      </c:pt>
                      <c:pt idx="5840">
                        <c:v>300</c:v>
                      </c:pt>
                      <c:pt idx="5841">
                        <c:v>300</c:v>
                      </c:pt>
                      <c:pt idx="5842">
                        <c:v>300</c:v>
                      </c:pt>
                      <c:pt idx="5843">
                        <c:v>300</c:v>
                      </c:pt>
                      <c:pt idx="5844">
                        <c:v>300</c:v>
                      </c:pt>
                      <c:pt idx="5845">
                        <c:v>300</c:v>
                      </c:pt>
                      <c:pt idx="5846">
                        <c:v>300</c:v>
                      </c:pt>
                      <c:pt idx="5847">
                        <c:v>300</c:v>
                      </c:pt>
                      <c:pt idx="5848">
                        <c:v>300</c:v>
                      </c:pt>
                      <c:pt idx="5849">
                        <c:v>300</c:v>
                      </c:pt>
                      <c:pt idx="5850">
                        <c:v>300</c:v>
                      </c:pt>
                      <c:pt idx="5851">
                        <c:v>300</c:v>
                      </c:pt>
                      <c:pt idx="5852">
                        <c:v>300</c:v>
                      </c:pt>
                      <c:pt idx="5853">
                        <c:v>300</c:v>
                      </c:pt>
                      <c:pt idx="5854">
                        <c:v>300</c:v>
                      </c:pt>
                      <c:pt idx="5855">
                        <c:v>300</c:v>
                      </c:pt>
                      <c:pt idx="5856">
                        <c:v>300</c:v>
                      </c:pt>
                      <c:pt idx="5857">
                        <c:v>300</c:v>
                      </c:pt>
                      <c:pt idx="5858">
                        <c:v>300</c:v>
                      </c:pt>
                      <c:pt idx="5859">
                        <c:v>300</c:v>
                      </c:pt>
                      <c:pt idx="5860">
                        <c:v>300</c:v>
                      </c:pt>
                      <c:pt idx="5861">
                        <c:v>300</c:v>
                      </c:pt>
                      <c:pt idx="5862">
                        <c:v>300</c:v>
                      </c:pt>
                      <c:pt idx="5863">
                        <c:v>300</c:v>
                      </c:pt>
                      <c:pt idx="5864">
                        <c:v>300</c:v>
                      </c:pt>
                      <c:pt idx="5865">
                        <c:v>300</c:v>
                      </c:pt>
                      <c:pt idx="5866">
                        <c:v>300</c:v>
                      </c:pt>
                      <c:pt idx="5867">
                        <c:v>300</c:v>
                      </c:pt>
                      <c:pt idx="5868">
                        <c:v>300</c:v>
                      </c:pt>
                      <c:pt idx="5869">
                        <c:v>300</c:v>
                      </c:pt>
                      <c:pt idx="5870">
                        <c:v>300</c:v>
                      </c:pt>
                      <c:pt idx="5871">
                        <c:v>300</c:v>
                      </c:pt>
                      <c:pt idx="5872">
                        <c:v>300</c:v>
                      </c:pt>
                      <c:pt idx="5873">
                        <c:v>300</c:v>
                      </c:pt>
                      <c:pt idx="5874">
                        <c:v>300</c:v>
                      </c:pt>
                      <c:pt idx="5875">
                        <c:v>300</c:v>
                      </c:pt>
                      <c:pt idx="5876">
                        <c:v>300</c:v>
                      </c:pt>
                      <c:pt idx="5877">
                        <c:v>300</c:v>
                      </c:pt>
                      <c:pt idx="5878">
                        <c:v>300</c:v>
                      </c:pt>
                      <c:pt idx="5879">
                        <c:v>300</c:v>
                      </c:pt>
                      <c:pt idx="5880">
                        <c:v>300</c:v>
                      </c:pt>
                      <c:pt idx="5881">
                        <c:v>300</c:v>
                      </c:pt>
                      <c:pt idx="5882">
                        <c:v>300</c:v>
                      </c:pt>
                      <c:pt idx="5883">
                        <c:v>300</c:v>
                      </c:pt>
                      <c:pt idx="5884">
                        <c:v>300</c:v>
                      </c:pt>
                      <c:pt idx="5885">
                        <c:v>300</c:v>
                      </c:pt>
                      <c:pt idx="5886">
                        <c:v>300</c:v>
                      </c:pt>
                      <c:pt idx="5887">
                        <c:v>300</c:v>
                      </c:pt>
                      <c:pt idx="5888">
                        <c:v>300</c:v>
                      </c:pt>
                      <c:pt idx="5889">
                        <c:v>300</c:v>
                      </c:pt>
                      <c:pt idx="5890">
                        <c:v>300</c:v>
                      </c:pt>
                      <c:pt idx="5891">
                        <c:v>300</c:v>
                      </c:pt>
                      <c:pt idx="5892">
                        <c:v>300</c:v>
                      </c:pt>
                      <c:pt idx="5893">
                        <c:v>300</c:v>
                      </c:pt>
                      <c:pt idx="5894">
                        <c:v>300</c:v>
                      </c:pt>
                      <c:pt idx="5895">
                        <c:v>300</c:v>
                      </c:pt>
                      <c:pt idx="5896">
                        <c:v>300</c:v>
                      </c:pt>
                      <c:pt idx="5897">
                        <c:v>300</c:v>
                      </c:pt>
                      <c:pt idx="5898">
                        <c:v>300</c:v>
                      </c:pt>
                      <c:pt idx="5899">
                        <c:v>300</c:v>
                      </c:pt>
                      <c:pt idx="5900">
                        <c:v>300</c:v>
                      </c:pt>
                      <c:pt idx="5901">
                        <c:v>300</c:v>
                      </c:pt>
                      <c:pt idx="5902">
                        <c:v>300</c:v>
                      </c:pt>
                      <c:pt idx="5903">
                        <c:v>300</c:v>
                      </c:pt>
                      <c:pt idx="5904">
                        <c:v>300</c:v>
                      </c:pt>
                      <c:pt idx="5905">
                        <c:v>300</c:v>
                      </c:pt>
                      <c:pt idx="5906">
                        <c:v>300</c:v>
                      </c:pt>
                      <c:pt idx="5907">
                        <c:v>300</c:v>
                      </c:pt>
                      <c:pt idx="5908">
                        <c:v>300</c:v>
                      </c:pt>
                      <c:pt idx="5909">
                        <c:v>300</c:v>
                      </c:pt>
                      <c:pt idx="5910">
                        <c:v>300</c:v>
                      </c:pt>
                      <c:pt idx="5911">
                        <c:v>300</c:v>
                      </c:pt>
                      <c:pt idx="5912">
                        <c:v>300</c:v>
                      </c:pt>
                      <c:pt idx="5913">
                        <c:v>300</c:v>
                      </c:pt>
                      <c:pt idx="5914">
                        <c:v>300</c:v>
                      </c:pt>
                      <c:pt idx="5915">
                        <c:v>300</c:v>
                      </c:pt>
                      <c:pt idx="5916">
                        <c:v>300</c:v>
                      </c:pt>
                      <c:pt idx="5917">
                        <c:v>300</c:v>
                      </c:pt>
                      <c:pt idx="5918">
                        <c:v>300</c:v>
                      </c:pt>
                      <c:pt idx="5919">
                        <c:v>300</c:v>
                      </c:pt>
                      <c:pt idx="5920">
                        <c:v>300</c:v>
                      </c:pt>
                      <c:pt idx="5921">
                        <c:v>300</c:v>
                      </c:pt>
                      <c:pt idx="5922">
                        <c:v>300</c:v>
                      </c:pt>
                      <c:pt idx="5923">
                        <c:v>300</c:v>
                      </c:pt>
                      <c:pt idx="5924">
                        <c:v>300</c:v>
                      </c:pt>
                      <c:pt idx="5925">
                        <c:v>300</c:v>
                      </c:pt>
                      <c:pt idx="5926">
                        <c:v>300</c:v>
                      </c:pt>
                      <c:pt idx="5927">
                        <c:v>300</c:v>
                      </c:pt>
                      <c:pt idx="5928">
                        <c:v>300</c:v>
                      </c:pt>
                      <c:pt idx="5929">
                        <c:v>300</c:v>
                      </c:pt>
                      <c:pt idx="5930">
                        <c:v>300</c:v>
                      </c:pt>
                      <c:pt idx="5931">
                        <c:v>300</c:v>
                      </c:pt>
                      <c:pt idx="5932">
                        <c:v>300</c:v>
                      </c:pt>
                      <c:pt idx="5933">
                        <c:v>300</c:v>
                      </c:pt>
                      <c:pt idx="5934">
                        <c:v>300</c:v>
                      </c:pt>
                      <c:pt idx="5935">
                        <c:v>300</c:v>
                      </c:pt>
                      <c:pt idx="5936">
                        <c:v>300</c:v>
                      </c:pt>
                      <c:pt idx="5937">
                        <c:v>300</c:v>
                      </c:pt>
                      <c:pt idx="5938">
                        <c:v>300</c:v>
                      </c:pt>
                      <c:pt idx="5939">
                        <c:v>300</c:v>
                      </c:pt>
                      <c:pt idx="5940">
                        <c:v>300</c:v>
                      </c:pt>
                      <c:pt idx="5941">
                        <c:v>300</c:v>
                      </c:pt>
                      <c:pt idx="5942">
                        <c:v>300</c:v>
                      </c:pt>
                      <c:pt idx="5943">
                        <c:v>300</c:v>
                      </c:pt>
                      <c:pt idx="5944">
                        <c:v>300</c:v>
                      </c:pt>
                      <c:pt idx="5945">
                        <c:v>300</c:v>
                      </c:pt>
                      <c:pt idx="5946">
                        <c:v>300</c:v>
                      </c:pt>
                      <c:pt idx="5947">
                        <c:v>300</c:v>
                      </c:pt>
                      <c:pt idx="5948">
                        <c:v>300</c:v>
                      </c:pt>
                      <c:pt idx="5949">
                        <c:v>300</c:v>
                      </c:pt>
                      <c:pt idx="5950">
                        <c:v>300</c:v>
                      </c:pt>
                      <c:pt idx="5951">
                        <c:v>300</c:v>
                      </c:pt>
                      <c:pt idx="5952">
                        <c:v>300</c:v>
                      </c:pt>
                      <c:pt idx="5953">
                        <c:v>300</c:v>
                      </c:pt>
                      <c:pt idx="5954">
                        <c:v>300</c:v>
                      </c:pt>
                      <c:pt idx="5955">
                        <c:v>300</c:v>
                      </c:pt>
                      <c:pt idx="5956">
                        <c:v>300</c:v>
                      </c:pt>
                      <c:pt idx="5957">
                        <c:v>300</c:v>
                      </c:pt>
                      <c:pt idx="5958">
                        <c:v>300</c:v>
                      </c:pt>
                      <c:pt idx="5959">
                        <c:v>300</c:v>
                      </c:pt>
                      <c:pt idx="5960">
                        <c:v>300</c:v>
                      </c:pt>
                      <c:pt idx="5961">
                        <c:v>300</c:v>
                      </c:pt>
                      <c:pt idx="5962">
                        <c:v>300</c:v>
                      </c:pt>
                      <c:pt idx="5963">
                        <c:v>300</c:v>
                      </c:pt>
                      <c:pt idx="5964">
                        <c:v>300</c:v>
                      </c:pt>
                      <c:pt idx="5965">
                        <c:v>300</c:v>
                      </c:pt>
                      <c:pt idx="5966">
                        <c:v>300</c:v>
                      </c:pt>
                      <c:pt idx="5967">
                        <c:v>300</c:v>
                      </c:pt>
                      <c:pt idx="5968">
                        <c:v>300</c:v>
                      </c:pt>
                      <c:pt idx="5969">
                        <c:v>300</c:v>
                      </c:pt>
                      <c:pt idx="5970">
                        <c:v>300</c:v>
                      </c:pt>
                      <c:pt idx="5971">
                        <c:v>300</c:v>
                      </c:pt>
                      <c:pt idx="5972">
                        <c:v>300</c:v>
                      </c:pt>
                      <c:pt idx="5973">
                        <c:v>300</c:v>
                      </c:pt>
                      <c:pt idx="5974">
                        <c:v>300</c:v>
                      </c:pt>
                      <c:pt idx="5975">
                        <c:v>300</c:v>
                      </c:pt>
                      <c:pt idx="5976">
                        <c:v>300</c:v>
                      </c:pt>
                      <c:pt idx="5977">
                        <c:v>300</c:v>
                      </c:pt>
                      <c:pt idx="5978">
                        <c:v>300</c:v>
                      </c:pt>
                      <c:pt idx="5979">
                        <c:v>300</c:v>
                      </c:pt>
                      <c:pt idx="5980">
                        <c:v>300</c:v>
                      </c:pt>
                      <c:pt idx="5981">
                        <c:v>300</c:v>
                      </c:pt>
                      <c:pt idx="5982">
                        <c:v>300</c:v>
                      </c:pt>
                      <c:pt idx="5983">
                        <c:v>300</c:v>
                      </c:pt>
                      <c:pt idx="5984">
                        <c:v>300</c:v>
                      </c:pt>
                      <c:pt idx="5985">
                        <c:v>300</c:v>
                      </c:pt>
                      <c:pt idx="5986">
                        <c:v>300</c:v>
                      </c:pt>
                      <c:pt idx="5987">
                        <c:v>300</c:v>
                      </c:pt>
                      <c:pt idx="5988">
                        <c:v>300</c:v>
                      </c:pt>
                      <c:pt idx="5989">
                        <c:v>300</c:v>
                      </c:pt>
                      <c:pt idx="5990">
                        <c:v>300</c:v>
                      </c:pt>
                      <c:pt idx="5991">
                        <c:v>300</c:v>
                      </c:pt>
                      <c:pt idx="5992">
                        <c:v>300</c:v>
                      </c:pt>
                      <c:pt idx="5993">
                        <c:v>300</c:v>
                      </c:pt>
                      <c:pt idx="5994">
                        <c:v>300</c:v>
                      </c:pt>
                      <c:pt idx="5995">
                        <c:v>300</c:v>
                      </c:pt>
                      <c:pt idx="5996">
                        <c:v>300</c:v>
                      </c:pt>
                      <c:pt idx="5997">
                        <c:v>300</c:v>
                      </c:pt>
                      <c:pt idx="5998">
                        <c:v>300</c:v>
                      </c:pt>
                      <c:pt idx="5999">
                        <c:v>300</c:v>
                      </c:pt>
                      <c:pt idx="6000">
                        <c:v>300</c:v>
                      </c:pt>
                      <c:pt idx="6001">
                        <c:v>300</c:v>
                      </c:pt>
                      <c:pt idx="6002">
                        <c:v>300</c:v>
                      </c:pt>
                      <c:pt idx="6003">
                        <c:v>300</c:v>
                      </c:pt>
                      <c:pt idx="6004">
                        <c:v>300</c:v>
                      </c:pt>
                      <c:pt idx="6005">
                        <c:v>300</c:v>
                      </c:pt>
                      <c:pt idx="6006">
                        <c:v>300</c:v>
                      </c:pt>
                      <c:pt idx="6007">
                        <c:v>300</c:v>
                      </c:pt>
                      <c:pt idx="6008">
                        <c:v>300</c:v>
                      </c:pt>
                      <c:pt idx="6009">
                        <c:v>300</c:v>
                      </c:pt>
                      <c:pt idx="6010">
                        <c:v>300</c:v>
                      </c:pt>
                      <c:pt idx="6011">
                        <c:v>300</c:v>
                      </c:pt>
                      <c:pt idx="6012">
                        <c:v>300</c:v>
                      </c:pt>
                      <c:pt idx="6013">
                        <c:v>300</c:v>
                      </c:pt>
                      <c:pt idx="6014">
                        <c:v>300</c:v>
                      </c:pt>
                      <c:pt idx="6015">
                        <c:v>300</c:v>
                      </c:pt>
                      <c:pt idx="6016">
                        <c:v>300</c:v>
                      </c:pt>
                      <c:pt idx="6017">
                        <c:v>300</c:v>
                      </c:pt>
                      <c:pt idx="6018">
                        <c:v>300</c:v>
                      </c:pt>
                      <c:pt idx="6019">
                        <c:v>300</c:v>
                      </c:pt>
                      <c:pt idx="6020">
                        <c:v>300</c:v>
                      </c:pt>
                      <c:pt idx="6021">
                        <c:v>300</c:v>
                      </c:pt>
                      <c:pt idx="6022">
                        <c:v>300</c:v>
                      </c:pt>
                      <c:pt idx="6023">
                        <c:v>300</c:v>
                      </c:pt>
                      <c:pt idx="6024">
                        <c:v>300</c:v>
                      </c:pt>
                      <c:pt idx="6025">
                        <c:v>300</c:v>
                      </c:pt>
                      <c:pt idx="6026">
                        <c:v>300</c:v>
                      </c:pt>
                      <c:pt idx="6027">
                        <c:v>300</c:v>
                      </c:pt>
                      <c:pt idx="6028">
                        <c:v>300</c:v>
                      </c:pt>
                      <c:pt idx="6029">
                        <c:v>300</c:v>
                      </c:pt>
                      <c:pt idx="6030">
                        <c:v>300</c:v>
                      </c:pt>
                      <c:pt idx="6031">
                        <c:v>300</c:v>
                      </c:pt>
                      <c:pt idx="6032">
                        <c:v>300</c:v>
                      </c:pt>
                      <c:pt idx="6033">
                        <c:v>300</c:v>
                      </c:pt>
                      <c:pt idx="6034">
                        <c:v>300</c:v>
                      </c:pt>
                      <c:pt idx="6035">
                        <c:v>300</c:v>
                      </c:pt>
                      <c:pt idx="6036">
                        <c:v>300</c:v>
                      </c:pt>
                      <c:pt idx="6037">
                        <c:v>300</c:v>
                      </c:pt>
                      <c:pt idx="6038">
                        <c:v>300</c:v>
                      </c:pt>
                      <c:pt idx="6039">
                        <c:v>300</c:v>
                      </c:pt>
                      <c:pt idx="6040">
                        <c:v>300</c:v>
                      </c:pt>
                      <c:pt idx="6041">
                        <c:v>300</c:v>
                      </c:pt>
                      <c:pt idx="6042">
                        <c:v>300</c:v>
                      </c:pt>
                      <c:pt idx="6043">
                        <c:v>300</c:v>
                      </c:pt>
                      <c:pt idx="6044">
                        <c:v>300</c:v>
                      </c:pt>
                      <c:pt idx="6045">
                        <c:v>300</c:v>
                      </c:pt>
                      <c:pt idx="6046">
                        <c:v>300</c:v>
                      </c:pt>
                      <c:pt idx="6047">
                        <c:v>300</c:v>
                      </c:pt>
                      <c:pt idx="6048">
                        <c:v>300</c:v>
                      </c:pt>
                      <c:pt idx="6049">
                        <c:v>300</c:v>
                      </c:pt>
                      <c:pt idx="6050">
                        <c:v>300</c:v>
                      </c:pt>
                      <c:pt idx="6051">
                        <c:v>300</c:v>
                      </c:pt>
                      <c:pt idx="6052">
                        <c:v>300</c:v>
                      </c:pt>
                      <c:pt idx="6053">
                        <c:v>300</c:v>
                      </c:pt>
                      <c:pt idx="6054">
                        <c:v>300</c:v>
                      </c:pt>
                      <c:pt idx="6055">
                        <c:v>300</c:v>
                      </c:pt>
                      <c:pt idx="6056">
                        <c:v>300</c:v>
                      </c:pt>
                      <c:pt idx="6057">
                        <c:v>300</c:v>
                      </c:pt>
                      <c:pt idx="6058">
                        <c:v>300</c:v>
                      </c:pt>
                      <c:pt idx="6059">
                        <c:v>300</c:v>
                      </c:pt>
                      <c:pt idx="6060">
                        <c:v>300</c:v>
                      </c:pt>
                      <c:pt idx="6061">
                        <c:v>300</c:v>
                      </c:pt>
                      <c:pt idx="6062">
                        <c:v>300</c:v>
                      </c:pt>
                      <c:pt idx="6063">
                        <c:v>300</c:v>
                      </c:pt>
                      <c:pt idx="6064">
                        <c:v>300</c:v>
                      </c:pt>
                      <c:pt idx="6065">
                        <c:v>300</c:v>
                      </c:pt>
                      <c:pt idx="6066">
                        <c:v>300</c:v>
                      </c:pt>
                      <c:pt idx="6067">
                        <c:v>300</c:v>
                      </c:pt>
                      <c:pt idx="6068">
                        <c:v>300</c:v>
                      </c:pt>
                      <c:pt idx="6069">
                        <c:v>300</c:v>
                      </c:pt>
                      <c:pt idx="6070">
                        <c:v>300</c:v>
                      </c:pt>
                      <c:pt idx="6071">
                        <c:v>300</c:v>
                      </c:pt>
                      <c:pt idx="6072">
                        <c:v>300</c:v>
                      </c:pt>
                      <c:pt idx="6073">
                        <c:v>300</c:v>
                      </c:pt>
                      <c:pt idx="6074">
                        <c:v>300</c:v>
                      </c:pt>
                      <c:pt idx="6075">
                        <c:v>300</c:v>
                      </c:pt>
                      <c:pt idx="6076">
                        <c:v>300</c:v>
                      </c:pt>
                      <c:pt idx="6077">
                        <c:v>300</c:v>
                      </c:pt>
                      <c:pt idx="6078">
                        <c:v>300</c:v>
                      </c:pt>
                      <c:pt idx="6079">
                        <c:v>300</c:v>
                      </c:pt>
                      <c:pt idx="6080">
                        <c:v>300</c:v>
                      </c:pt>
                      <c:pt idx="6081">
                        <c:v>300</c:v>
                      </c:pt>
                      <c:pt idx="6082">
                        <c:v>300</c:v>
                      </c:pt>
                      <c:pt idx="6083">
                        <c:v>300</c:v>
                      </c:pt>
                      <c:pt idx="6084">
                        <c:v>300</c:v>
                      </c:pt>
                      <c:pt idx="6085">
                        <c:v>300</c:v>
                      </c:pt>
                      <c:pt idx="6086">
                        <c:v>300</c:v>
                      </c:pt>
                      <c:pt idx="6087">
                        <c:v>300</c:v>
                      </c:pt>
                      <c:pt idx="6088">
                        <c:v>300</c:v>
                      </c:pt>
                      <c:pt idx="6089">
                        <c:v>300</c:v>
                      </c:pt>
                      <c:pt idx="6090">
                        <c:v>300</c:v>
                      </c:pt>
                      <c:pt idx="6091">
                        <c:v>300</c:v>
                      </c:pt>
                      <c:pt idx="6092">
                        <c:v>300</c:v>
                      </c:pt>
                      <c:pt idx="6093">
                        <c:v>300</c:v>
                      </c:pt>
                      <c:pt idx="6094">
                        <c:v>300</c:v>
                      </c:pt>
                      <c:pt idx="6095">
                        <c:v>300</c:v>
                      </c:pt>
                      <c:pt idx="6096">
                        <c:v>300</c:v>
                      </c:pt>
                      <c:pt idx="6097">
                        <c:v>300</c:v>
                      </c:pt>
                      <c:pt idx="6098">
                        <c:v>300</c:v>
                      </c:pt>
                      <c:pt idx="6099">
                        <c:v>300</c:v>
                      </c:pt>
                      <c:pt idx="6100">
                        <c:v>300</c:v>
                      </c:pt>
                      <c:pt idx="6101">
                        <c:v>300</c:v>
                      </c:pt>
                      <c:pt idx="6102">
                        <c:v>300</c:v>
                      </c:pt>
                      <c:pt idx="6103">
                        <c:v>300</c:v>
                      </c:pt>
                      <c:pt idx="6104">
                        <c:v>300</c:v>
                      </c:pt>
                      <c:pt idx="6105">
                        <c:v>300</c:v>
                      </c:pt>
                      <c:pt idx="6106">
                        <c:v>300</c:v>
                      </c:pt>
                      <c:pt idx="6107">
                        <c:v>300</c:v>
                      </c:pt>
                      <c:pt idx="6108">
                        <c:v>300</c:v>
                      </c:pt>
                      <c:pt idx="6109">
                        <c:v>300</c:v>
                      </c:pt>
                      <c:pt idx="6110">
                        <c:v>300</c:v>
                      </c:pt>
                      <c:pt idx="6111">
                        <c:v>300</c:v>
                      </c:pt>
                      <c:pt idx="6112">
                        <c:v>300</c:v>
                      </c:pt>
                      <c:pt idx="6113">
                        <c:v>300</c:v>
                      </c:pt>
                      <c:pt idx="6114">
                        <c:v>300</c:v>
                      </c:pt>
                      <c:pt idx="6115">
                        <c:v>300</c:v>
                      </c:pt>
                      <c:pt idx="6116">
                        <c:v>300</c:v>
                      </c:pt>
                      <c:pt idx="6117">
                        <c:v>300</c:v>
                      </c:pt>
                      <c:pt idx="6118">
                        <c:v>300</c:v>
                      </c:pt>
                      <c:pt idx="6119">
                        <c:v>300</c:v>
                      </c:pt>
                      <c:pt idx="6120">
                        <c:v>300</c:v>
                      </c:pt>
                      <c:pt idx="6121">
                        <c:v>300</c:v>
                      </c:pt>
                      <c:pt idx="6122">
                        <c:v>300</c:v>
                      </c:pt>
                      <c:pt idx="6123">
                        <c:v>300</c:v>
                      </c:pt>
                      <c:pt idx="6124">
                        <c:v>300</c:v>
                      </c:pt>
                      <c:pt idx="6125">
                        <c:v>300</c:v>
                      </c:pt>
                      <c:pt idx="6126">
                        <c:v>300</c:v>
                      </c:pt>
                      <c:pt idx="6127">
                        <c:v>300</c:v>
                      </c:pt>
                      <c:pt idx="6128">
                        <c:v>300</c:v>
                      </c:pt>
                      <c:pt idx="6129">
                        <c:v>300</c:v>
                      </c:pt>
                      <c:pt idx="6130">
                        <c:v>300</c:v>
                      </c:pt>
                      <c:pt idx="6131">
                        <c:v>300</c:v>
                      </c:pt>
                      <c:pt idx="6132">
                        <c:v>300</c:v>
                      </c:pt>
                      <c:pt idx="6133">
                        <c:v>300</c:v>
                      </c:pt>
                      <c:pt idx="6134">
                        <c:v>300</c:v>
                      </c:pt>
                      <c:pt idx="6135">
                        <c:v>300</c:v>
                      </c:pt>
                      <c:pt idx="6136">
                        <c:v>300</c:v>
                      </c:pt>
                      <c:pt idx="6137">
                        <c:v>300</c:v>
                      </c:pt>
                      <c:pt idx="6138">
                        <c:v>300</c:v>
                      </c:pt>
                      <c:pt idx="6139">
                        <c:v>300</c:v>
                      </c:pt>
                      <c:pt idx="6140">
                        <c:v>300</c:v>
                      </c:pt>
                      <c:pt idx="6141">
                        <c:v>300</c:v>
                      </c:pt>
                      <c:pt idx="6142">
                        <c:v>300</c:v>
                      </c:pt>
                      <c:pt idx="6143">
                        <c:v>300</c:v>
                      </c:pt>
                      <c:pt idx="6144">
                        <c:v>300</c:v>
                      </c:pt>
                      <c:pt idx="6145">
                        <c:v>300</c:v>
                      </c:pt>
                      <c:pt idx="6146">
                        <c:v>300</c:v>
                      </c:pt>
                      <c:pt idx="6147">
                        <c:v>300</c:v>
                      </c:pt>
                      <c:pt idx="6148">
                        <c:v>300</c:v>
                      </c:pt>
                      <c:pt idx="6149">
                        <c:v>300</c:v>
                      </c:pt>
                      <c:pt idx="6150">
                        <c:v>300</c:v>
                      </c:pt>
                      <c:pt idx="6151">
                        <c:v>300</c:v>
                      </c:pt>
                      <c:pt idx="6152">
                        <c:v>300</c:v>
                      </c:pt>
                      <c:pt idx="6153">
                        <c:v>300</c:v>
                      </c:pt>
                      <c:pt idx="6154">
                        <c:v>300</c:v>
                      </c:pt>
                      <c:pt idx="6155">
                        <c:v>300</c:v>
                      </c:pt>
                      <c:pt idx="6156">
                        <c:v>300</c:v>
                      </c:pt>
                      <c:pt idx="6157">
                        <c:v>300</c:v>
                      </c:pt>
                      <c:pt idx="6158">
                        <c:v>300</c:v>
                      </c:pt>
                      <c:pt idx="6159">
                        <c:v>300</c:v>
                      </c:pt>
                      <c:pt idx="6160">
                        <c:v>300</c:v>
                      </c:pt>
                      <c:pt idx="6161">
                        <c:v>300</c:v>
                      </c:pt>
                      <c:pt idx="6162">
                        <c:v>300</c:v>
                      </c:pt>
                      <c:pt idx="6163">
                        <c:v>300</c:v>
                      </c:pt>
                      <c:pt idx="6164">
                        <c:v>300</c:v>
                      </c:pt>
                      <c:pt idx="6165">
                        <c:v>300</c:v>
                      </c:pt>
                      <c:pt idx="6166">
                        <c:v>300</c:v>
                      </c:pt>
                      <c:pt idx="6167">
                        <c:v>300</c:v>
                      </c:pt>
                      <c:pt idx="6168">
                        <c:v>300</c:v>
                      </c:pt>
                      <c:pt idx="6169">
                        <c:v>300</c:v>
                      </c:pt>
                      <c:pt idx="6170">
                        <c:v>300</c:v>
                      </c:pt>
                      <c:pt idx="6171">
                        <c:v>300</c:v>
                      </c:pt>
                      <c:pt idx="6172">
                        <c:v>300</c:v>
                      </c:pt>
                      <c:pt idx="6173">
                        <c:v>300</c:v>
                      </c:pt>
                      <c:pt idx="6174">
                        <c:v>300</c:v>
                      </c:pt>
                      <c:pt idx="6175">
                        <c:v>300</c:v>
                      </c:pt>
                      <c:pt idx="6176">
                        <c:v>300</c:v>
                      </c:pt>
                      <c:pt idx="6177">
                        <c:v>300</c:v>
                      </c:pt>
                      <c:pt idx="6178">
                        <c:v>300</c:v>
                      </c:pt>
                      <c:pt idx="6179">
                        <c:v>300</c:v>
                      </c:pt>
                      <c:pt idx="6180">
                        <c:v>300</c:v>
                      </c:pt>
                      <c:pt idx="6181">
                        <c:v>300</c:v>
                      </c:pt>
                      <c:pt idx="6182">
                        <c:v>300</c:v>
                      </c:pt>
                      <c:pt idx="6183">
                        <c:v>300</c:v>
                      </c:pt>
                      <c:pt idx="6184">
                        <c:v>300</c:v>
                      </c:pt>
                      <c:pt idx="6185">
                        <c:v>300</c:v>
                      </c:pt>
                      <c:pt idx="6186">
                        <c:v>300</c:v>
                      </c:pt>
                      <c:pt idx="6187">
                        <c:v>300</c:v>
                      </c:pt>
                      <c:pt idx="6188">
                        <c:v>300</c:v>
                      </c:pt>
                      <c:pt idx="6189">
                        <c:v>300</c:v>
                      </c:pt>
                      <c:pt idx="6190">
                        <c:v>300</c:v>
                      </c:pt>
                      <c:pt idx="6191">
                        <c:v>300</c:v>
                      </c:pt>
                      <c:pt idx="6192">
                        <c:v>300</c:v>
                      </c:pt>
                      <c:pt idx="6193">
                        <c:v>300</c:v>
                      </c:pt>
                      <c:pt idx="6194">
                        <c:v>300</c:v>
                      </c:pt>
                      <c:pt idx="6195">
                        <c:v>300</c:v>
                      </c:pt>
                      <c:pt idx="6196">
                        <c:v>300</c:v>
                      </c:pt>
                      <c:pt idx="6197">
                        <c:v>300</c:v>
                      </c:pt>
                      <c:pt idx="6198">
                        <c:v>300</c:v>
                      </c:pt>
                      <c:pt idx="6199">
                        <c:v>300</c:v>
                      </c:pt>
                      <c:pt idx="6200">
                        <c:v>300</c:v>
                      </c:pt>
                      <c:pt idx="6201">
                        <c:v>300</c:v>
                      </c:pt>
                      <c:pt idx="6202">
                        <c:v>300</c:v>
                      </c:pt>
                      <c:pt idx="6203">
                        <c:v>300</c:v>
                      </c:pt>
                      <c:pt idx="6204">
                        <c:v>300</c:v>
                      </c:pt>
                      <c:pt idx="6205">
                        <c:v>300</c:v>
                      </c:pt>
                      <c:pt idx="6206">
                        <c:v>300</c:v>
                      </c:pt>
                      <c:pt idx="6207">
                        <c:v>300</c:v>
                      </c:pt>
                      <c:pt idx="6208">
                        <c:v>300</c:v>
                      </c:pt>
                      <c:pt idx="6209">
                        <c:v>300</c:v>
                      </c:pt>
                      <c:pt idx="6210">
                        <c:v>300</c:v>
                      </c:pt>
                      <c:pt idx="6211">
                        <c:v>300</c:v>
                      </c:pt>
                      <c:pt idx="6212">
                        <c:v>300</c:v>
                      </c:pt>
                      <c:pt idx="6213">
                        <c:v>300</c:v>
                      </c:pt>
                      <c:pt idx="6214">
                        <c:v>300</c:v>
                      </c:pt>
                      <c:pt idx="6215">
                        <c:v>300</c:v>
                      </c:pt>
                      <c:pt idx="6216">
                        <c:v>300</c:v>
                      </c:pt>
                      <c:pt idx="6217">
                        <c:v>300</c:v>
                      </c:pt>
                      <c:pt idx="6218">
                        <c:v>300</c:v>
                      </c:pt>
                      <c:pt idx="6219">
                        <c:v>300</c:v>
                      </c:pt>
                      <c:pt idx="6220">
                        <c:v>300</c:v>
                      </c:pt>
                      <c:pt idx="6221">
                        <c:v>300</c:v>
                      </c:pt>
                      <c:pt idx="6222">
                        <c:v>300</c:v>
                      </c:pt>
                      <c:pt idx="6223">
                        <c:v>300</c:v>
                      </c:pt>
                      <c:pt idx="6224">
                        <c:v>300</c:v>
                      </c:pt>
                      <c:pt idx="6225">
                        <c:v>300</c:v>
                      </c:pt>
                      <c:pt idx="6226">
                        <c:v>300</c:v>
                      </c:pt>
                      <c:pt idx="6227">
                        <c:v>300</c:v>
                      </c:pt>
                      <c:pt idx="6228">
                        <c:v>300</c:v>
                      </c:pt>
                      <c:pt idx="6229">
                        <c:v>300</c:v>
                      </c:pt>
                      <c:pt idx="6230">
                        <c:v>300</c:v>
                      </c:pt>
                      <c:pt idx="6231">
                        <c:v>300</c:v>
                      </c:pt>
                      <c:pt idx="6232">
                        <c:v>300</c:v>
                      </c:pt>
                      <c:pt idx="6233">
                        <c:v>300</c:v>
                      </c:pt>
                      <c:pt idx="6234">
                        <c:v>300</c:v>
                      </c:pt>
                      <c:pt idx="6235">
                        <c:v>300</c:v>
                      </c:pt>
                      <c:pt idx="6236">
                        <c:v>300</c:v>
                      </c:pt>
                      <c:pt idx="6237">
                        <c:v>300</c:v>
                      </c:pt>
                      <c:pt idx="6238">
                        <c:v>300</c:v>
                      </c:pt>
                      <c:pt idx="6239">
                        <c:v>300</c:v>
                      </c:pt>
                      <c:pt idx="6240">
                        <c:v>300</c:v>
                      </c:pt>
                      <c:pt idx="6241">
                        <c:v>300</c:v>
                      </c:pt>
                      <c:pt idx="6242">
                        <c:v>300</c:v>
                      </c:pt>
                      <c:pt idx="6243">
                        <c:v>300</c:v>
                      </c:pt>
                      <c:pt idx="6244">
                        <c:v>300</c:v>
                      </c:pt>
                      <c:pt idx="6245">
                        <c:v>300</c:v>
                      </c:pt>
                      <c:pt idx="6246">
                        <c:v>300</c:v>
                      </c:pt>
                      <c:pt idx="6247">
                        <c:v>300</c:v>
                      </c:pt>
                      <c:pt idx="6248">
                        <c:v>300</c:v>
                      </c:pt>
                      <c:pt idx="6249">
                        <c:v>300</c:v>
                      </c:pt>
                      <c:pt idx="6250">
                        <c:v>300</c:v>
                      </c:pt>
                      <c:pt idx="6251">
                        <c:v>300</c:v>
                      </c:pt>
                      <c:pt idx="6252">
                        <c:v>300</c:v>
                      </c:pt>
                      <c:pt idx="6253">
                        <c:v>300</c:v>
                      </c:pt>
                      <c:pt idx="6254">
                        <c:v>300</c:v>
                      </c:pt>
                      <c:pt idx="6255">
                        <c:v>300</c:v>
                      </c:pt>
                      <c:pt idx="6256">
                        <c:v>300</c:v>
                      </c:pt>
                      <c:pt idx="6257" formatCode="0.00E+00">
                        <c:v>300</c:v>
                      </c:pt>
                      <c:pt idx="6258" formatCode="0.00E+00">
                        <c:v>300</c:v>
                      </c:pt>
                      <c:pt idx="6259" formatCode="0.00E+00">
                        <c:v>300</c:v>
                      </c:pt>
                      <c:pt idx="6260" formatCode="0.00E+00">
                        <c:v>300</c:v>
                      </c:pt>
                      <c:pt idx="6261" formatCode="0.00E+00">
                        <c:v>300</c:v>
                      </c:pt>
                      <c:pt idx="6262" formatCode="0.00E+00">
                        <c:v>300</c:v>
                      </c:pt>
                      <c:pt idx="6263" formatCode="0.00E+00">
                        <c:v>300</c:v>
                      </c:pt>
                      <c:pt idx="6264" formatCode="0.00E+00">
                        <c:v>300</c:v>
                      </c:pt>
                      <c:pt idx="6265" formatCode="0.00E+00">
                        <c:v>300</c:v>
                      </c:pt>
                      <c:pt idx="6266" formatCode="0.00E+00">
                        <c:v>300</c:v>
                      </c:pt>
                      <c:pt idx="6267" formatCode="0.00E+00">
                        <c:v>300</c:v>
                      </c:pt>
                      <c:pt idx="6268" formatCode="0.00E+00">
                        <c:v>300</c:v>
                      </c:pt>
                      <c:pt idx="6269" formatCode="0.00E+00">
                        <c:v>300</c:v>
                      </c:pt>
                      <c:pt idx="6270" formatCode="0.00E+00">
                        <c:v>300</c:v>
                      </c:pt>
                      <c:pt idx="6271" formatCode="0.00E+00">
                        <c:v>300</c:v>
                      </c:pt>
                      <c:pt idx="6272" formatCode="0.00E+00">
                        <c:v>300</c:v>
                      </c:pt>
                      <c:pt idx="6273" formatCode="0.00E+00">
                        <c:v>300</c:v>
                      </c:pt>
                      <c:pt idx="6274" formatCode="0.00E+00">
                        <c:v>300</c:v>
                      </c:pt>
                      <c:pt idx="6275" formatCode="0.00E+00">
                        <c:v>300</c:v>
                      </c:pt>
                      <c:pt idx="6276" formatCode="0.00E+00">
                        <c:v>300</c:v>
                      </c:pt>
                      <c:pt idx="6277" formatCode="0.00E+00">
                        <c:v>300</c:v>
                      </c:pt>
                      <c:pt idx="6278" formatCode="0.00E+00">
                        <c:v>300</c:v>
                      </c:pt>
                      <c:pt idx="6279" formatCode="0.00E+00">
                        <c:v>300</c:v>
                      </c:pt>
                      <c:pt idx="6280" formatCode="0.00E+00">
                        <c:v>300</c:v>
                      </c:pt>
                      <c:pt idx="6281" formatCode="0.00E+00">
                        <c:v>300</c:v>
                      </c:pt>
                      <c:pt idx="6282" formatCode="0.00E+00">
                        <c:v>300</c:v>
                      </c:pt>
                      <c:pt idx="6283" formatCode="0.00E+00">
                        <c:v>300</c:v>
                      </c:pt>
                      <c:pt idx="6284" formatCode="0.00E+00">
                        <c:v>300</c:v>
                      </c:pt>
                      <c:pt idx="6285" formatCode="0.00E+00">
                        <c:v>300</c:v>
                      </c:pt>
                      <c:pt idx="6286" formatCode="0.00E+00">
                        <c:v>300</c:v>
                      </c:pt>
                      <c:pt idx="6287" formatCode="0.00E+00">
                        <c:v>300</c:v>
                      </c:pt>
                      <c:pt idx="6288" formatCode="0.00E+00">
                        <c:v>300</c:v>
                      </c:pt>
                      <c:pt idx="6289" formatCode="0.00E+00">
                        <c:v>300</c:v>
                      </c:pt>
                      <c:pt idx="6290" formatCode="0.00E+00">
                        <c:v>300</c:v>
                      </c:pt>
                      <c:pt idx="6291" formatCode="0.00E+00">
                        <c:v>300</c:v>
                      </c:pt>
                      <c:pt idx="6292" formatCode="0.00E+00">
                        <c:v>300</c:v>
                      </c:pt>
                      <c:pt idx="6293" formatCode="0.00E+00">
                        <c:v>300</c:v>
                      </c:pt>
                      <c:pt idx="6294" formatCode="0.00E+00">
                        <c:v>300</c:v>
                      </c:pt>
                      <c:pt idx="6295" formatCode="0.00E+00">
                        <c:v>300</c:v>
                      </c:pt>
                      <c:pt idx="6296" formatCode="0.00E+00">
                        <c:v>300</c:v>
                      </c:pt>
                      <c:pt idx="6297" formatCode="0.00E+00">
                        <c:v>300</c:v>
                      </c:pt>
                      <c:pt idx="6298" formatCode="0.00E+00">
                        <c:v>300</c:v>
                      </c:pt>
                      <c:pt idx="6299" formatCode="0.00E+00">
                        <c:v>300</c:v>
                      </c:pt>
                      <c:pt idx="6300" formatCode="0.00E+00">
                        <c:v>300</c:v>
                      </c:pt>
                      <c:pt idx="6301" formatCode="0.00E+00">
                        <c:v>300</c:v>
                      </c:pt>
                      <c:pt idx="6302" formatCode="0.00E+00">
                        <c:v>300</c:v>
                      </c:pt>
                      <c:pt idx="6303" formatCode="0.00E+00">
                        <c:v>300</c:v>
                      </c:pt>
                      <c:pt idx="6304" formatCode="0.00E+00">
                        <c:v>300</c:v>
                      </c:pt>
                      <c:pt idx="6305" formatCode="0.00E+00">
                        <c:v>300</c:v>
                      </c:pt>
                      <c:pt idx="6306" formatCode="0.00E+00">
                        <c:v>300</c:v>
                      </c:pt>
                      <c:pt idx="6307" formatCode="0.00E+00">
                        <c:v>300</c:v>
                      </c:pt>
                      <c:pt idx="6308" formatCode="0.00E+00">
                        <c:v>300</c:v>
                      </c:pt>
                      <c:pt idx="6309" formatCode="0.00E+00">
                        <c:v>300</c:v>
                      </c:pt>
                      <c:pt idx="6310" formatCode="0.00E+00">
                        <c:v>300</c:v>
                      </c:pt>
                      <c:pt idx="6311" formatCode="0.00E+00">
                        <c:v>300</c:v>
                      </c:pt>
                      <c:pt idx="6312" formatCode="0.00E+00">
                        <c:v>300</c:v>
                      </c:pt>
                      <c:pt idx="6313" formatCode="0.00E+00">
                        <c:v>300</c:v>
                      </c:pt>
                      <c:pt idx="6314" formatCode="0.00E+00">
                        <c:v>300</c:v>
                      </c:pt>
                      <c:pt idx="6315" formatCode="0.00E+00">
                        <c:v>300</c:v>
                      </c:pt>
                      <c:pt idx="6316" formatCode="0.00E+00">
                        <c:v>300</c:v>
                      </c:pt>
                      <c:pt idx="6317" formatCode="0.00E+00">
                        <c:v>300</c:v>
                      </c:pt>
                      <c:pt idx="6318" formatCode="0.00E+00">
                        <c:v>300</c:v>
                      </c:pt>
                      <c:pt idx="6319" formatCode="0.00E+00">
                        <c:v>300</c:v>
                      </c:pt>
                      <c:pt idx="6320" formatCode="0.00E+00">
                        <c:v>300</c:v>
                      </c:pt>
                      <c:pt idx="6321" formatCode="0.00E+00">
                        <c:v>300</c:v>
                      </c:pt>
                      <c:pt idx="6322" formatCode="0.00E+00">
                        <c:v>300</c:v>
                      </c:pt>
                      <c:pt idx="6323" formatCode="0.00E+00">
                        <c:v>300</c:v>
                      </c:pt>
                      <c:pt idx="6324" formatCode="0.00E+00">
                        <c:v>300</c:v>
                      </c:pt>
                      <c:pt idx="6325" formatCode="0.00E+00">
                        <c:v>300</c:v>
                      </c:pt>
                      <c:pt idx="6326" formatCode="0.00E+00">
                        <c:v>300</c:v>
                      </c:pt>
                      <c:pt idx="6327" formatCode="0.00E+00">
                        <c:v>300</c:v>
                      </c:pt>
                      <c:pt idx="6328" formatCode="0.00E+00">
                        <c:v>300</c:v>
                      </c:pt>
                      <c:pt idx="6329" formatCode="0.00E+00">
                        <c:v>300</c:v>
                      </c:pt>
                      <c:pt idx="6330" formatCode="0.00E+00">
                        <c:v>300</c:v>
                      </c:pt>
                      <c:pt idx="6331" formatCode="0.00E+00">
                        <c:v>300</c:v>
                      </c:pt>
                      <c:pt idx="6332" formatCode="0.00E+00">
                        <c:v>300</c:v>
                      </c:pt>
                      <c:pt idx="6333" formatCode="0.00E+00">
                        <c:v>300</c:v>
                      </c:pt>
                      <c:pt idx="6334" formatCode="0.00E+00">
                        <c:v>300</c:v>
                      </c:pt>
                      <c:pt idx="6335" formatCode="0.00E+00">
                        <c:v>300</c:v>
                      </c:pt>
                      <c:pt idx="6336" formatCode="0.00E+00">
                        <c:v>300</c:v>
                      </c:pt>
                      <c:pt idx="6337" formatCode="0.00E+00">
                        <c:v>300</c:v>
                      </c:pt>
                      <c:pt idx="6338" formatCode="0.00E+00">
                        <c:v>300</c:v>
                      </c:pt>
                      <c:pt idx="6339" formatCode="0.00E+00">
                        <c:v>300</c:v>
                      </c:pt>
                      <c:pt idx="6340" formatCode="0.00E+00">
                        <c:v>300</c:v>
                      </c:pt>
                      <c:pt idx="6341" formatCode="0.00E+00">
                        <c:v>300</c:v>
                      </c:pt>
                      <c:pt idx="6342" formatCode="0.00E+00">
                        <c:v>300</c:v>
                      </c:pt>
                      <c:pt idx="6343" formatCode="0.00E+00">
                        <c:v>300</c:v>
                      </c:pt>
                      <c:pt idx="6344" formatCode="0.00E+00">
                        <c:v>300</c:v>
                      </c:pt>
                      <c:pt idx="6345" formatCode="0.00E+00">
                        <c:v>300</c:v>
                      </c:pt>
                      <c:pt idx="6346" formatCode="0.00E+00">
                        <c:v>300</c:v>
                      </c:pt>
                      <c:pt idx="6347" formatCode="0.00E+00">
                        <c:v>300</c:v>
                      </c:pt>
                      <c:pt idx="6348" formatCode="0.00E+00">
                        <c:v>300</c:v>
                      </c:pt>
                      <c:pt idx="6349" formatCode="0.00E+00">
                        <c:v>300</c:v>
                      </c:pt>
                      <c:pt idx="6350" formatCode="0.00E+00">
                        <c:v>300</c:v>
                      </c:pt>
                      <c:pt idx="6351" formatCode="0.00E+00">
                        <c:v>300</c:v>
                      </c:pt>
                      <c:pt idx="6352" formatCode="0.00E+00">
                        <c:v>300</c:v>
                      </c:pt>
                      <c:pt idx="6353" formatCode="0.00E+00">
                        <c:v>300</c:v>
                      </c:pt>
                      <c:pt idx="6354" formatCode="0.00E+00">
                        <c:v>300</c:v>
                      </c:pt>
                      <c:pt idx="6355" formatCode="0.00E+00">
                        <c:v>300</c:v>
                      </c:pt>
                      <c:pt idx="6356" formatCode="0.00E+00">
                        <c:v>300</c:v>
                      </c:pt>
                      <c:pt idx="6357" formatCode="0.00E+00">
                        <c:v>300</c:v>
                      </c:pt>
                      <c:pt idx="6358" formatCode="0.00E+00">
                        <c:v>300</c:v>
                      </c:pt>
                      <c:pt idx="6359" formatCode="0.00E+00">
                        <c:v>300</c:v>
                      </c:pt>
                      <c:pt idx="6360" formatCode="0.00E+00">
                        <c:v>300</c:v>
                      </c:pt>
                      <c:pt idx="6361" formatCode="0.00E+00">
                        <c:v>300</c:v>
                      </c:pt>
                      <c:pt idx="6362" formatCode="0.00E+00">
                        <c:v>300</c:v>
                      </c:pt>
                      <c:pt idx="6363" formatCode="0.00E+00">
                        <c:v>300</c:v>
                      </c:pt>
                      <c:pt idx="6364" formatCode="0.00E+00">
                        <c:v>300</c:v>
                      </c:pt>
                      <c:pt idx="6365" formatCode="0.00E+00">
                        <c:v>300</c:v>
                      </c:pt>
                      <c:pt idx="6366" formatCode="0.00E+00">
                        <c:v>300</c:v>
                      </c:pt>
                      <c:pt idx="6367" formatCode="0.00E+00">
                        <c:v>300</c:v>
                      </c:pt>
                      <c:pt idx="6368" formatCode="0.00E+00">
                        <c:v>300</c:v>
                      </c:pt>
                      <c:pt idx="6369" formatCode="0.00E+00">
                        <c:v>300</c:v>
                      </c:pt>
                      <c:pt idx="6370" formatCode="0.00E+00">
                        <c:v>300</c:v>
                      </c:pt>
                      <c:pt idx="6371" formatCode="0.00E+00">
                        <c:v>300</c:v>
                      </c:pt>
                      <c:pt idx="6372" formatCode="0.00E+00">
                        <c:v>300</c:v>
                      </c:pt>
                      <c:pt idx="6373" formatCode="0.00E+00">
                        <c:v>300</c:v>
                      </c:pt>
                      <c:pt idx="6374" formatCode="0.00E+00">
                        <c:v>300</c:v>
                      </c:pt>
                      <c:pt idx="6375" formatCode="0.00E+00">
                        <c:v>300</c:v>
                      </c:pt>
                      <c:pt idx="6376" formatCode="0.00E+00">
                        <c:v>300</c:v>
                      </c:pt>
                      <c:pt idx="6377" formatCode="0.00E+00">
                        <c:v>300</c:v>
                      </c:pt>
                      <c:pt idx="6378" formatCode="0.00E+00">
                        <c:v>300</c:v>
                      </c:pt>
                      <c:pt idx="6379" formatCode="0.00E+00">
                        <c:v>300</c:v>
                      </c:pt>
                      <c:pt idx="6380" formatCode="0.00E+00">
                        <c:v>300</c:v>
                      </c:pt>
                      <c:pt idx="6381" formatCode="0.00E+00">
                        <c:v>300</c:v>
                      </c:pt>
                      <c:pt idx="6382" formatCode="0.00E+00">
                        <c:v>300</c:v>
                      </c:pt>
                      <c:pt idx="6383" formatCode="0.00E+00">
                        <c:v>300</c:v>
                      </c:pt>
                      <c:pt idx="6384" formatCode="0.00E+00">
                        <c:v>300</c:v>
                      </c:pt>
                      <c:pt idx="6385" formatCode="0.00E+00">
                        <c:v>300</c:v>
                      </c:pt>
                      <c:pt idx="6386" formatCode="0.00E+00">
                        <c:v>300</c:v>
                      </c:pt>
                      <c:pt idx="6387" formatCode="0.00E+00">
                        <c:v>300</c:v>
                      </c:pt>
                      <c:pt idx="6388" formatCode="0.00E+00">
                        <c:v>300</c:v>
                      </c:pt>
                      <c:pt idx="6389" formatCode="0.00E+00">
                        <c:v>300</c:v>
                      </c:pt>
                      <c:pt idx="6390" formatCode="0.00E+00">
                        <c:v>300</c:v>
                      </c:pt>
                      <c:pt idx="6391" formatCode="0.00E+00">
                        <c:v>300</c:v>
                      </c:pt>
                      <c:pt idx="6392" formatCode="0.00E+00">
                        <c:v>300</c:v>
                      </c:pt>
                      <c:pt idx="6393" formatCode="0.00E+00">
                        <c:v>300</c:v>
                      </c:pt>
                      <c:pt idx="6394" formatCode="0.00E+00">
                        <c:v>300</c:v>
                      </c:pt>
                      <c:pt idx="6395" formatCode="0.00E+00">
                        <c:v>300</c:v>
                      </c:pt>
                      <c:pt idx="6396" formatCode="0.00E+00">
                        <c:v>300</c:v>
                      </c:pt>
                      <c:pt idx="6397" formatCode="0.00E+00">
                        <c:v>300</c:v>
                      </c:pt>
                      <c:pt idx="6398" formatCode="0.00E+00">
                        <c:v>300</c:v>
                      </c:pt>
                      <c:pt idx="6399" formatCode="0.00E+00">
                        <c:v>300</c:v>
                      </c:pt>
                      <c:pt idx="6400" formatCode="0.00E+00">
                        <c:v>300</c:v>
                      </c:pt>
                      <c:pt idx="6401" formatCode="0.00E+00">
                        <c:v>300</c:v>
                      </c:pt>
                      <c:pt idx="6402" formatCode="0.00E+00">
                        <c:v>300</c:v>
                      </c:pt>
                      <c:pt idx="6403" formatCode="0.00E+00">
                        <c:v>300</c:v>
                      </c:pt>
                      <c:pt idx="6404" formatCode="0.00E+00">
                        <c:v>300</c:v>
                      </c:pt>
                      <c:pt idx="6405" formatCode="0.00E+00">
                        <c:v>300</c:v>
                      </c:pt>
                      <c:pt idx="6406" formatCode="0.00E+00">
                        <c:v>300</c:v>
                      </c:pt>
                      <c:pt idx="6407" formatCode="0.00E+00">
                        <c:v>300</c:v>
                      </c:pt>
                      <c:pt idx="6408" formatCode="0.00E+00">
                        <c:v>300</c:v>
                      </c:pt>
                      <c:pt idx="6409" formatCode="0.00E+00">
                        <c:v>300</c:v>
                      </c:pt>
                      <c:pt idx="6410" formatCode="0.00E+00">
                        <c:v>300</c:v>
                      </c:pt>
                      <c:pt idx="6411" formatCode="0.00E+00">
                        <c:v>300</c:v>
                      </c:pt>
                      <c:pt idx="6412" formatCode="0.00E+00">
                        <c:v>300</c:v>
                      </c:pt>
                      <c:pt idx="6413" formatCode="0.00E+00">
                        <c:v>300</c:v>
                      </c:pt>
                      <c:pt idx="6414" formatCode="0.00E+00">
                        <c:v>300</c:v>
                      </c:pt>
                      <c:pt idx="6415" formatCode="0.00E+00">
                        <c:v>300</c:v>
                      </c:pt>
                      <c:pt idx="6416" formatCode="0.00E+00">
                        <c:v>300</c:v>
                      </c:pt>
                      <c:pt idx="6417" formatCode="0.00E+00">
                        <c:v>300</c:v>
                      </c:pt>
                      <c:pt idx="6418" formatCode="0.00E+00">
                        <c:v>300</c:v>
                      </c:pt>
                      <c:pt idx="6419" formatCode="0.00E+00">
                        <c:v>300</c:v>
                      </c:pt>
                      <c:pt idx="6420" formatCode="0.00E+00">
                        <c:v>300</c:v>
                      </c:pt>
                      <c:pt idx="6421" formatCode="0.00E+00">
                        <c:v>300</c:v>
                      </c:pt>
                      <c:pt idx="6422" formatCode="0.00E+00">
                        <c:v>300</c:v>
                      </c:pt>
                      <c:pt idx="6423" formatCode="0.00E+00">
                        <c:v>300</c:v>
                      </c:pt>
                      <c:pt idx="6424" formatCode="0.00E+00">
                        <c:v>300</c:v>
                      </c:pt>
                      <c:pt idx="6425" formatCode="0.00E+00">
                        <c:v>300</c:v>
                      </c:pt>
                      <c:pt idx="6426" formatCode="0.00E+00">
                        <c:v>300</c:v>
                      </c:pt>
                      <c:pt idx="6427" formatCode="0.00E+00">
                        <c:v>300</c:v>
                      </c:pt>
                      <c:pt idx="6428" formatCode="0.00E+00">
                        <c:v>300</c:v>
                      </c:pt>
                      <c:pt idx="6429" formatCode="0.00E+00">
                        <c:v>300</c:v>
                      </c:pt>
                      <c:pt idx="6430" formatCode="0.00E+00">
                        <c:v>300</c:v>
                      </c:pt>
                      <c:pt idx="6431" formatCode="0.00E+00">
                        <c:v>300</c:v>
                      </c:pt>
                      <c:pt idx="6432" formatCode="0.00E+00">
                        <c:v>300</c:v>
                      </c:pt>
                      <c:pt idx="6433" formatCode="0.00E+00">
                        <c:v>300</c:v>
                      </c:pt>
                      <c:pt idx="6434" formatCode="0.00E+00">
                        <c:v>300</c:v>
                      </c:pt>
                      <c:pt idx="6435" formatCode="0.00E+00">
                        <c:v>300</c:v>
                      </c:pt>
                      <c:pt idx="6436" formatCode="0.00E+00">
                        <c:v>300</c:v>
                      </c:pt>
                      <c:pt idx="6437" formatCode="0.00E+00">
                        <c:v>300</c:v>
                      </c:pt>
                      <c:pt idx="6438" formatCode="0.00E+00">
                        <c:v>300</c:v>
                      </c:pt>
                      <c:pt idx="6439" formatCode="0.00E+00">
                        <c:v>300</c:v>
                      </c:pt>
                      <c:pt idx="6440" formatCode="0.00E+00">
                        <c:v>300</c:v>
                      </c:pt>
                      <c:pt idx="6441" formatCode="0.00E+00">
                        <c:v>300</c:v>
                      </c:pt>
                      <c:pt idx="6442" formatCode="0.00E+00">
                        <c:v>300</c:v>
                      </c:pt>
                      <c:pt idx="6443" formatCode="0.00E+00">
                        <c:v>300</c:v>
                      </c:pt>
                      <c:pt idx="6444" formatCode="0.00E+00">
                        <c:v>300</c:v>
                      </c:pt>
                      <c:pt idx="6445" formatCode="0.00E+00">
                        <c:v>300</c:v>
                      </c:pt>
                      <c:pt idx="6446" formatCode="0.00E+00">
                        <c:v>300</c:v>
                      </c:pt>
                      <c:pt idx="6447" formatCode="0.00E+00">
                        <c:v>300</c:v>
                      </c:pt>
                      <c:pt idx="6448" formatCode="0.00E+00">
                        <c:v>300</c:v>
                      </c:pt>
                      <c:pt idx="6449" formatCode="0.00E+00">
                        <c:v>300</c:v>
                      </c:pt>
                      <c:pt idx="6450" formatCode="0.00E+00">
                        <c:v>300</c:v>
                      </c:pt>
                      <c:pt idx="6451" formatCode="0.00E+00">
                        <c:v>300</c:v>
                      </c:pt>
                      <c:pt idx="6452" formatCode="0.00E+00">
                        <c:v>300</c:v>
                      </c:pt>
                      <c:pt idx="6453" formatCode="0.00E+00">
                        <c:v>300</c:v>
                      </c:pt>
                      <c:pt idx="6454" formatCode="0.00E+00">
                        <c:v>300</c:v>
                      </c:pt>
                      <c:pt idx="6455" formatCode="0.00E+00">
                        <c:v>300</c:v>
                      </c:pt>
                      <c:pt idx="6456" formatCode="0.00E+00">
                        <c:v>300</c:v>
                      </c:pt>
                      <c:pt idx="6457" formatCode="0.00E+00">
                        <c:v>300</c:v>
                      </c:pt>
                      <c:pt idx="6458" formatCode="0.00E+00">
                        <c:v>300</c:v>
                      </c:pt>
                      <c:pt idx="6459" formatCode="0.00E+00">
                        <c:v>300</c:v>
                      </c:pt>
                      <c:pt idx="6460" formatCode="0.00E+00">
                        <c:v>300</c:v>
                      </c:pt>
                      <c:pt idx="6461" formatCode="0.00E+00">
                        <c:v>300</c:v>
                      </c:pt>
                      <c:pt idx="6462" formatCode="0.00E+00">
                        <c:v>300</c:v>
                      </c:pt>
                      <c:pt idx="6463" formatCode="0.00E+00">
                        <c:v>300</c:v>
                      </c:pt>
                      <c:pt idx="6464" formatCode="0.00E+00">
                        <c:v>300</c:v>
                      </c:pt>
                      <c:pt idx="6465" formatCode="0.00E+00">
                        <c:v>300</c:v>
                      </c:pt>
                      <c:pt idx="6466" formatCode="0.00E+00">
                        <c:v>300</c:v>
                      </c:pt>
                      <c:pt idx="6467" formatCode="0.00E+00">
                        <c:v>300</c:v>
                      </c:pt>
                      <c:pt idx="6468" formatCode="0.00E+00">
                        <c:v>300</c:v>
                      </c:pt>
                      <c:pt idx="6469" formatCode="0.00E+00">
                        <c:v>300</c:v>
                      </c:pt>
                      <c:pt idx="6470" formatCode="0.00E+00">
                        <c:v>300</c:v>
                      </c:pt>
                      <c:pt idx="6471" formatCode="0.00E+00">
                        <c:v>300</c:v>
                      </c:pt>
                      <c:pt idx="6472" formatCode="0.00E+00">
                        <c:v>300</c:v>
                      </c:pt>
                      <c:pt idx="6473" formatCode="0.00E+00">
                        <c:v>300</c:v>
                      </c:pt>
                      <c:pt idx="6474" formatCode="0.00E+00">
                        <c:v>300</c:v>
                      </c:pt>
                      <c:pt idx="6475" formatCode="0.00E+00">
                        <c:v>300</c:v>
                      </c:pt>
                      <c:pt idx="6476" formatCode="0.00E+00">
                        <c:v>300</c:v>
                      </c:pt>
                      <c:pt idx="6477" formatCode="0.00E+00">
                        <c:v>300</c:v>
                      </c:pt>
                      <c:pt idx="6478" formatCode="0.00E+00">
                        <c:v>300</c:v>
                      </c:pt>
                      <c:pt idx="6479" formatCode="0.00E+00">
                        <c:v>300</c:v>
                      </c:pt>
                      <c:pt idx="6480" formatCode="0.00E+00">
                        <c:v>300</c:v>
                      </c:pt>
                      <c:pt idx="6481" formatCode="0.00E+00">
                        <c:v>300</c:v>
                      </c:pt>
                      <c:pt idx="6482" formatCode="0.00E+00">
                        <c:v>300</c:v>
                      </c:pt>
                      <c:pt idx="6483" formatCode="0.00E+00">
                        <c:v>300</c:v>
                      </c:pt>
                      <c:pt idx="6484" formatCode="0.00E+00">
                        <c:v>300</c:v>
                      </c:pt>
                      <c:pt idx="6485" formatCode="0.00E+00">
                        <c:v>300</c:v>
                      </c:pt>
                      <c:pt idx="6486" formatCode="0.00E+00">
                        <c:v>300</c:v>
                      </c:pt>
                      <c:pt idx="6487" formatCode="0.00E+00">
                        <c:v>300</c:v>
                      </c:pt>
                      <c:pt idx="6488" formatCode="0.00E+00">
                        <c:v>300</c:v>
                      </c:pt>
                      <c:pt idx="6489" formatCode="0.00E+00">
                        <c:v>300</c:v>
                      </c:pt>
                      <c:pt idx="6490" formatCode="0.00E+00">
                        <c:v>300</c:v>
                      </c:pt>
                      <c:pt idx="6491" formatCode="0.00E+00">
                        <c:v>300</c:v>
                      </c:pt>
                      <c:pt idx="6492" formatCode="0.00E+00">
                        <c:v>300</c:v>
                      </c:pt>
                      <c:pt idx="6493" formatCode="0.00E+00">
                        <c:v>300</c:v>
                      </c:pt>
                      <c:pt idx="6494" formatCode="0.00E+00">
                        <c:v>300</c:v>
                      </c:pt>
                      <c:pt idx="6495" formatCode="0.00E+00">
                        <c:v>300</c:v>
                      </c:pt>
                      <c:pt idx="6496" formatCode="0.00E+00">
                        <c:v>300</c:v>
                      </c:pt>
                      <c:pt idx="6497" formatCode="0.00E+00">
                        <c:v>300</c:v>
                      </c:pt>
                      <c:pt idx="6498" formatCode="0.00E+00">
                        <c:v>300</c:v>
                      </c:pt>
                      <c:pt idx="6499" formatCode="0.00E+00">
                        <c:v>300</c:v>
                      </c:pt>
                      <c:pt idx="6500" formatCode="0.00E+00">
                        <c:v>300</c:v>
                      </c:pt>
                      <c:pt idx="6501" formatCode="0.00E+00">
                        <c:v>300</c:v>
                      </c:pt>
                      <c:pt idx="6502" formatCode="0.00E+00">
                        <c:v>300</c:v>
                      </c:pt>
                      <c:pt idx="6503" formatCode="0.00E+00">
                        <c:v>300</c:v>
                      </c:pt>
                      <c:pt idx="6504" formatCode="0.00E+00">
                        <c:v>300</c:v>
                      </c:pt>
                      <c:pt idx="6505" formatCode="0.00E+00">
                        <c:v>300</c:v>
                      </c:pt>
                      <c:pt idx="6506" formatCode="0.00E+00">
                        <c:v>300</c:v>
                      </c:pt>
                      <c:pt idx="6507" formatCode="0.00E+00">
                        <c:v>300</c:v>
                      </c:pt>
                      <c:pt idx="6508" formatCode="0.00E+00">
                        <c:v>300</c:v>
                      </c:pt>
                      <c:pt idx="6509" formatCode="0.00E+00">
                        <c:v>300</c:v>
                      </c:pt>
                      <c:pt idx="6510" formatCode="0.00E+00">
                        <c:v>300</c:v>
                      </c:pt>
                      <c:pt idx="6511" formatCode="0.00E+00">
                        <c:v>300</c:v>
                      </c:pt>
                      <c:pt idx="6512" formatCode="0.00E+00">
                        <c:v>300</c:v>
                      </c:pt>
                      <c:pt idx="6513" formatCode="0.00E+00">
                        <c:v>300</c:v>
                      </c:pt>
                      <c:pt idx="6514" formatCode="0.00E+00">
                        <c:v>300</c:v>
                      </c:pt>
                      <c:pt idx="6515" formatCode="0.00E+00">
                        <c:v>300</c:v>
                      </c:pt>
                      <c:pt idx="6516" formatCode="0.00E+00">
                        <c:v>300</c:v>
                      </c:pt>
                      <c:pt idx="6517" formatCode="0.00E+00">
                        <c:v>300</c:v>
                      </c:pt>
                      <c:pt idx="6518" formatCode="0.00E+00">
                        <c:v>300</c:v>
                      </c:pt>
                      <c:pt idx="6519" formatCode="0.00E+00">
                        <c:v>300</c:v>
                      </c:pt>
                      <c:pt idx="6520" formatCode="0.00E+00">
                        <c:v>300</c:v>
                      </c:pt>
                      <c:pt idx="6521" formatCode="0.00E+00">
                        <c:v>300</c:v>
                      </c:pt>
                      <c:pt idx="6522" formatCode="0.00E+00">
                        <c:v>300</c:v>
                      </c:pt>
                      <c:pt idx="6523" formatCode="0.00E+00">
                        <c:v>300</c:v>
                      </c:pt>
                      <c:pt idx="6524" formatCode="0.00E+00">
                        <c:v>300</c:v>
                      </c:pt>
                      <c:pt idx="6525" formatCode="0.00E+00">
                        <c:v>300</c:v>
                      </c:pt>
                      <c:pt idx="6526" formatCode="0.00E+00">
                        <c:v>300</c:v>
                      </c:pt>
                      <c:pt idx="6527" formatCode="0.00E+00">
                        <c:v>300</c:v>
                      </c:pt>
                      <c:pt idx="6528" formatCode="0.00E+00">
                        <c:v>300</c:v>
                      </c:pt>
                      <c:pt idx="6529" formatCode="0.00E+00">
                        <c:v>300</c:v>
                      </c:pt>
                      <c:pt idx="6530" formatCode="0.00E+00">
                        <c:v>300</c:v>
                      </c:pt>
                      <c:pt idx="6531" formatCode="0.00E+00">
                        <c:v>300</c:v>
                      </c:pt>
                      <c:pt idx="6532" formatCode="0.00E+00">
                        <c:v>300</c:v>
                      </c:pt>
                      <c:pt idx="6533" formatCode="0.00E+00">
                        <c:v>300</c:v>
                      </c:pt>
                      <c:pt idx="6534" formatCode="0.00E+00">
                        <c:v>300</c:v>
                      </c:pt>
                      <c:pt idx="6535" formatCode="0.00E+00">
                        <c:v>300</c:v>
                      </c:pt>
                      <c:pt idx="6536" formatCode="0.00E+00">
                        <c:v>300</c:v>
                      </c:pt>
                      <c:pt idx="6537" formatCode="0.00E+00">
                        <c:v>300</c:v>
                      </c:pt>
                      <c:pt idx="6538" formatCode="0.00E+00">
                        <c:v>300</c:v>
                      </c:pt>
                      <c:pt idx="6539" formatCode="0.00E+00">
                        <c:v>300</c:v>
                      </c:pt>
                      <c:pt idx="6540" formatCode="0.00E+00">
                        <c:v>300</c:v>
                      </c:pt>
                      <c:pt idx="6541" formatCode="0.00E+00">
                        <c:v>300</c:v>
                      </c:pt>
                      <c:pt idx="6542" formatCode="0.00E+00">
                        <c:v>300</c:v>
                      </c:pt>
                      <c:pt idx="6543" formatCode="0.00E+00">
                        <c:v>300</c:v>
                      </c:pt>
                      <c:pt idx="6544" formatCode="0.00E+00">
                        <c:v>300</c:v>
                      </c:pt>
                      <c:pt idx="6545" formatCode="0.00E+00">
                        <c:v>300</c:v>
                      </c:pt>
                      <c:pt idx="6546" formatCode="0.00E+00">
                        <c:v>300</c:v>
                      </c:pt>
                      <c:pt idx="6547" formatCode="0.00E+00">
                        <c:v>300</c:v>
                      </c:pt>
                      <c:pt idx="6548" formatCode="0.00E+00">
                        <c:v>300</c:v>
                      </c:pt>
                      <c:pt idx="6549" formatCode="0.00E+00">
                        <c:v>300</c:v>
                      </c:pt>
                      <c:pt idx="6550" formatCode="0.00E+00">
                        <c:v>300</c:v>
                      </c:pt>
                      <c:pt idx="6551" formatCode="0.00E+00">
                        <c:v>300</c:v>
                      </c:pt>
                      <c:pt idx="6552" formatCode="0.00E+00">
                        <c:v>300</c:v>
                      </c:pt>
                      <c:pt idx="6553" formatCode="0.00E+00">
                        <c:v>300</c:v>
                      </c:pt>
                      <c:pt idx="6554" formatCode="0.00E+00">
                        <c:v>300</c:v>
                      </c:pt>
                      <c:pt idx="6555" formatCode="0.00E+00">
                        <c:v>300</c:v>
                      </c:pt>
                      <c:pt idx="6556" formatCode="0.00E+00">
                        <c:v>300</c:v>
                      </c:pt>
                      <c:pt idx="6557" formatCode="0.00E+00">
                        <c:v>300</c:v>
                      </c:pt>
                      <c:pt idx="6558" formatCode="0.00E+00">
                        <c:v>300</c:v>
                      </c:pt>
                      <c:pt idx="6559" formatCode="0.00E+00">
                        <c:v>300</c:v>
                      </c:pt>
                      <c:pt idx="6560" formatCode="0.00E+00">
                        <c:v>300</c:v>
                      </c:pt>
                      <c:pt idx="6561" formatCode="0.00E+00">
                        <c:v>300</c:v>
                      </c:pt>
                      <c:pt idx="6562" formatCode="0.00E+00">
                        <c:v>300</c:v>
                      </c:pt>
                      <c:pt idx="6563" formatCode="0.00E+00">
                        <c:v>300</c:v>
                      </c:pt>
                      <c:pt idx="6564" formatCode="0.00E+00">
                        <c:v>300</c:v>
                      </c:pt>
                      <c:pt idx="6565" formatCode="0.00E+00">
                        <c:v>300</c:v>
                      </c:pt>
                      <c:pt idx="6566" formatCode="0.00E+00">
                        <c:v>300</c:v>
                      </c:pt>
                      <c:pt idx="6567" formatCode="0.00E+00">
                        <c:v>300</c:v>
                      </c:pt>
                      <c:pt idx="6568" formatCode="0.00E+00">
                        <c:v>300</c:v>
                      </c:pt>
                      <c:pt idx="6569" formatCode="0.00E+00">
                        <c:v>300</c:v>
                      </c:pt>
                      <c:pt idx="6570" formatCode="0.00E+00">
                        <c:v>300</c:v>
                      </c:pt>
                      <c:pt idx="6571" formatCode="0.00E+00">
                        <c:v>300</c:v>
                      </c:pt>
                      <c:pt idx="6572" formatCode="0.00E+00">
                        <c:v>300</c:v>
                      </c:pt>
                      <c:pt idx="6573" formatCode="0.00E+00">
                        <c:v>300</c:v>
                      </c:pt>
                      <c:pt idx="6574" formatCode="0.00E+00">
                        <c:v>300</c:v>
                      </c:pt>
                      <c:pt idx="6575" formatCode="0.00E+00">
                        <c:v>300</c:v>
                      </c:pt>
                      <c:pt idx="6576" formatCode="0.00E+00">
                        <c:v>300</c:v>
                      </c:pt>
                      <c:pt idx="6577" formatCode="0.00E+00">
                        <c:v>300</c:v>
                      </c:pt>
                      <c:pt idx="6578" formatCode="0.00E+00">
                        <c:v>300</c:v>
                      </c:pt>
                      <c:pt idx="6579" formatCode="0.00E+00">
                        <c:v>300</c:v>
                      </c:pt>
                      <c:pt idx="6580" formatCode="0.00E+00">
                        <c:v>300</c:v>
                      </c:pt>
                      <c:pt idx="6581" formatCode="0.00E+00">
                        <c:v>300</c:v>
                      </c:pt>
                      <c:pt idx="6582" formatCode="0.00E+00">
                        <c:v>300</c:v>
                      </c:pt>
                      <c:pt idx="6583" formatCode="0.00E+00">
                        <c:v>300</c:v>
                      </c:pt>
                      <c:pt idx="6584" formatCode="0.00E+00">
                        <c:v>300</c:v>
                      </c:pt>
                      <c:pt idx="6585" formatCode="0.00E+00">
                        <c:v>300</c:v>
                      </c:pt>
                      <c:pt idx="6586" formatCode="0.00E+00">
                        <c:v>300</c:v>
                      </c:pt>
                      <c:pt idx="6587" formatCode="0.00E+00">
                        <c:v>300</c:v>
                      </c:pt>
                      <c:pt idx="6588" formatCode="0.00E+00">
                        <c:v>300</c:v>
                      </c:pt>
                      <c:pt idx="6589" formatCode="0.00E+00">
                        <c:v>300</c:v>
                      </c:pt>
                      <c:pt idx="6590" formatCode="0.00E+00">
                        <c:v>300</c:v>
                      </c:pt>
                      <c:pt idx="6591" formatCode="0.00E+00">
                        <c:v>300</c:v>
                      </c:pt>
                      <c:pt idx="6592" formatCode="0.00E+00">
                        <c:v>300</c:v>
                      </c:pt>
                      <c:pt idx="6593" formatCode="0.00E+00">
                        <c:v>300</c:v>
                      </c:pt>
                      <c:pt idx="6594" formatCode="0.00E+00">
                        <c:v>300</c:v>
                      </c:pt>
                      <c:pt idx="6595" formatCode="0.00E+00">
                        <c:v>300</c:v>
                      </c:pt>
                      <c:pt idx="6596" formatCode="0.00E+00">
                        <c:v>300</c:v>
                      </c:pt>
                      <c:pt idx="6597" formatCode="0.00E+00">
                        <c:v>300</c:v>
                      </c:pt>
                      <c:pt idx="6598" formatCode="0.00E+00">
                        <c:v>300</c:v>
                      </c:pt>
                      <c:pt idx="6599" formatCode="0.00E+00">
                        <c:v>300</c:v>
                      </c:pt>
                      <c:pt idx="6600" formatCode="0.00E+00">
                        <c:v>300</c:v>
                      </c:pt>
                      <c:pt idx="6601" formatCode="0.00E+00">
                        <c:v>300</c:v>
                      </c:pt>
                      <c:pt idx="6602" formatCode="0.00E+00">
                        <c:v>300</c:v>
                      </c:pt>
                      <c:pt idx="6603" formatCode="0.00E+00">
                        <c:v>300</c:v>
                      </c:pt>
                      <c:pt idx="6604" formatCode="0.00E+00">
                        <c:v>300</c:v>
                      </c:pt>
                      <c:pt idx="6605" formatCode="0.00E+00">
                        <c:v>300</c:v>
                      </c:pt>
                      <c:pt idx="6606" formatCode="0.00E+00">
                        <c:v>300</c:v>
                      </c:pt>
                      <c:pt idx="6607" formatCode="0.00E+00">
                        <c:v>300</c:v>
                      </c:pt>
                      <c:pt idx="6608" formatCode="0.00E+00">
                        <c:v>300</c:v>
                      </c:pt>
                      <c:pt idx="6609" formatCode="0.00E+00">
                        <c:v>300</c:v>
                      </c:pt>
                      <c:pt idx="6610" formatCode="0.00E+00">
                        <c:v>300</c:v>
                      </c:pt>
                      <c:pt idx="6611" formatCode="0.00E+00">
                        <c:v>300</c:v>
                      </c:pt>
                      <c:pt idx="6612" formatCode="0.00E+00">
                        <c:v>300</c:v>
                      </c:pt>
                      <c:pt idx="6613" formatCode="0.00E+00">
                        <c:v>300</c:v>
                      </c:pt>
                      <c:pt idx="6614" formatCode="0.00E+00">
                        <c:v>300</c:v>
                      </c:pt>
                      <c:pt idx="6615" formatCode="0.00E+00">
                        <c:v>300</c:v>
                      </c:pt>
                      <c:pt idx="6616" formatCode="0.00E+00">
                        <c:v>300</c:v>
                      </c:pt>
                      <c:pt idx="6617" formatCode="0.00E+00">
                        <c:v>300</c:v>
                      </c:pt>
                      <c:pt idx="6618" formatCode="0.00E+00">
                        <c:v>300</c:v>
                      </c:pt>
                      <c:pt idx="6619" formatCode="0.00E+00">
                        <c:v>300</c:v>
                      </c:pt>
                      <c:pt idx="6620" formatCode="0.00E+00">
                        <c:v>300</c:v>
                      </c:pt>
                      <c:pt idx="6621" formatCode="0.00E+00">
                        <c:v>300</c:v>
                      </c:pt>
                      <c:pt idx="6622" formatCode="0.00E+00">
                        <c:v>300</c:v>
                      </c:pt>
                      <c:pt idx="6623" formatCode="0.00E+00">
                        <c:v>300</c:v>
                      </c:pt>
                      <c:pt idx="6624" formatCode="0.00E+00">
                        <c:v>300</c:v>
                      </c:pt>
                      <c:pt idx="6625" formatCode="0.00E+00">
                        <c:v>300</c:v>
                      </c:pt>
                      <c:pt idx="6626" formatCode="0.00E+00">
                        <c:v>300</c:v>
                      </c:pt>
                      <c:pt idx="6627" formatCode="0.00E+00">
                        <c:v>300</c:v>
                      </c:pt>
                      <c:pt idx="6628" formatCode="0.00E+00">
                        <c:v>300</c:v>
                      </c:pt>
                      <c:pt idx="6629" formatCode="0.00E+00">
                        <c:v>300</c:v>
                      </c:pt>
                      <c:pt idx="6630" formatCode="0.00E+00">
                        <c:v>300</c:v>
                      </c:pt>
                      <c:pt idx="6631" formatCode="0.00E+00">
                        <c:v>300</c:v>
                      </c:pt>
                      <c:pt idx="6632" formatCode="0.00E+00">
                        <c:v>300</c:v>
                      </c:pt>
                      <c:pt idx="6633" formatCode="0.00E+00">
                        <c:v>300</c:v>
                      </c:pt>
                      <c:pt idx="6634">
                        <c:v>300</c:v>
                      </c:pt>
                      <c:pt idx="6635">
                        <c:v>300</c:v>
                      </c:pt>
                      <c:pt idx="6636">
                        <c:v>300</c:v>
                      </c:pt>
                      <c:pt idx="6637">
                        <c:v>300</c:v>
                      </c:pt>
                      <c:pt idx="6638">
                        <c:v>300</c:v>
                      </c:pt>
                      <c:pt idx="6639">
                        <c:v>300</c:v>
                      </c:pt>
                      <c:pt idx="6640">
                        <c:v>300</c:v>
                      </c:pt>
                      <c:pt idx="6641">
                        <c:v>300</c:v>
                      </c:pt>
                      <c:pt idx="6642">
                        <c:v>300</c:v>
                      </c:pt>
                      <c:pt idx="6643">
                        <c:v>300</c:v>
                      </c:pt>
                      <c:pt idx="6644">
                        <c:v>300</c:v>
                      </c:pt>
                      <c:pt idx="6645">
                        <c:v>300</c:v>
                      </c:pt>
                      <c:pt idx="6646">
                        <c:v>300</c:v>
                      </c:pt>
                      <c:pt idx="6647">
                        <c:v>300</c:v>
                      </c:pt>
                      <c:pt idx="6648">
                        <c:v>300</c:v>
                      </c:pt>
                      <c:pt idx="6649">
                        <c:v>300</c:v>
                      </c:pt>
                      <c:pt idx="6650">
                        <c:v>300</c:v>
                      </c:pt>
                      <c:pt idx="6651">
                        <c:v>300</c:v>
                      </c:pt>
                      <c:pt idx="6652">
                        <c:v>300</c:v>
                      </c:pt>
                      <c:pt idx="6653">
                        <c:v>300</c:v>
                      </c:pt>
                      <c:pt idx="6654">
                        <c:v>300</c:v>
                      </c:pt>
                      <c:pt idx="6655">
                        <c:v>300</c:v>
                      </c:pt>
                      <c:pt idx="6656">
                        <c:v>300</c:v>
                      </c:pt>
                      <c:pt idx="6657">
                        <c:v>300</c:v>
                      </c:pt>
                      <c:pt idx="6658">
                        <c:v>300</c:v>
                      </c:pt>
                      <c:pt idx="6659">
                        <c:v>300</c:v>
                      </c:pt>
                      <c:pt idx="6660">
                        <c:v>300</c:v>
                      </c:pt>
                      <c:pt idx="6661">
                        <c:v>300</c:v>
                      </c:pt>
                      <c:pt idx="6662">
                        <c:v>300</c:v>
                      </c:pt>
                      <c:pt idx="6663">
                        <c:v>300</c:v>
                      </c:pt>
                      <c:pt idx="6664">
                        <c:v>300</c:v>
                      </c:pt>
                      <c:pt idx="6665">
                        <c:v>300</c:v>
                      </c:pt>
                      <c:pt idx="6666">
                        <c:v>300</c:v>
                      </c:pt>
                      <c:pt idx="6667">
                        <c:v>300</c:v>
                      </c:pt>
                      <c:pt idx="6668">
                        <c:v>300</c:v>
                      </c:pt>
                      <c:pt idx="6669">
                        <c:v>300</c:v>
                      </c:pt>
                      <c:pt idx="6670">
                        <c:v>300</c:v>
                      </c:pt>
                      <c:pt idx="6671">
                        <c:v>300</c:v>
                      </c:pt>
                      <c:pt idx="6672">
                        <c:v>300</c:v>
                      </c:pt>
                      <c:pt idx="6673">
                        <c:v>300</c:v>
                      </c:pt>
                      <c:pt idx="6674">
                        <c:v>300</c:v>
                      </c:pt>
                      <c:pt idx="6675">
                        <c:v>300</c:v>
                      </c:pt>
                      <c:pt idx="6676">
                        <c:v>300</c:v>
                      </c:pt>
                      <c:pt idx="6677">
                        <c:v>300</c:v>
                      </c:pt>
                      <c:pt idx="6678">
                        <c:v>300</c:v>
                      </c:pt>
                      <c:pt idx="6679">
                        <c:v>300</c:v>
                      </c:pt>
                      <c:pt idx="6680">
                        <c:v>300</c:v>
                      </c:pt>
                      <c:pt idx="6681">
                        <c:v>300</c:v>
                      </c:pt>
                      <c:pt idx="6682">
                        <c:v>300</c:v>
                      </c:pt>
                      <c:pt idx="6683">
                        <c:v>300</c:v>
                      </c:pt>
                      <c:pt idx="6684">
                        <c:v>300</c:v>
                      </c:pt>
                      <c:pt idx="6685">
                        <c:v>300</c:v>
                      </c:pt>
                      <c:pt idx="6686">
                        <c:v>300</c:v>
                      </c:pt>
                      <c:pt idx="6687">
                        <c:v>300</c:v>
                      </c:pt>
                      <c:pt idx="6688">
                        <c:v>300</c:v>
                      </c:pt>
                      <c:pt idx="6689">
                        <c:v>300</c:v>
                      </c:pt>
                      <c:pt idx="6690">
                        <c:v>300</c:v>
                      </c:pt>
                      <c:pt idx="6691">
                        <c:v>300</c:v>
                      </c:pt>
                      <c:pt idx="6692">
                        <c:v>300</c:v>
                      </c:pt>
                      <c:pt idx="6693">
                        <c:v>300</c:v>
                      </c:pt>
                      <c:pt idx="6694">
                        <c:v>300</c:v>
                      </c:pt>
                      <c:pt idx="6695">
                        <c:v>300</c:v>
                      </c:pt>
                      <c:pt idx="6696">
                        <c:v>300</c:v>
                      </c:pt>
                      <c:pt idx="6697">
                        <c:v>300</c:v>
                      </c:pt>
                      <c:pt idx="6698">
                        <c:v>300</c:v>
                      </c:pt>
                      <c:pt idx="6699">
                        <c:v>300</c:v>
                      </c:pt>
                      <c:pt idx="6700">
                        <c:v>300</c:v>
                      </c:pt>
                      <c:pt idx="6701">
                        <c:v>300</c:v>
                      </c:pt>
                      <c:pt idx="6702">
                        <c:v>300</c:v>
                      </c:pt>
                      <c:pt idx="6703">
                        <c:v>300</c:v>
                      </c:pt>
                      <c:pt idx="6704">
                        <c:v>300</c:v>
                      </c:pt>
                      <c:pt idx="6705">
                        <c:v>300</c:v>
                      </c:pt>
                      <c:pt idx="6706">
                        <c:v>300</c:v>
                      </c:pt>
                      <c:pt idx="6707">
                        <c:v>300</c:v>
                      </c:pt>
                      <c:pt idx="6708">
                        <c:v>300</c:v>
                      </c:pt>
                      <c:pt idx="6709">
                        <c:v>300</c:v>
                      </c:pt>
                      <c:pt idx="6710">
                        <c:v>300</c:v>
                      </c:pt>
                      <c:pt idx="6711">
                        <c:v>300</c:v>
                      </c:pt>
                      <c:pt idx="6712">
                        <c:v>300</c:v>
                      </c:pt>
                      <c:pt idx="6713">
                        <c:v>300</c:v>
                      </c:pt>
                      <c:pt idx="6714">
                        <c:v>300</c:v>
                      </c:pt>
                      <c:pt idx="6715">
                        <c:v>300</c:v>
                      </c:pt>
                      <c:pt idx="6716">
                        <c:v>300</c:v>
                      </c:pt>
                      <c:pt idx="6717">
                        <c:v>300</c:v>
                      </c:pt>
                      <c:pt idx="6718">
                        <c:v>300</c:v>
                      </c:pt>
                      <c:pt idx="6719">
                        <c:v>300</c:v>
                      </c:pt>
                      <c:pt idx="6720">
                        <c:v>300</c:v>
                      </c:pt>
                      <c:pt idx="6721">
                        <c:v>300</c:v>
                      </c:pt>
                      <c:pt idx="6722">
                        <c:v>300</c:v>
                      </c:pt>
                      <c:pt idx="6723">
                        <c:v>300</c:v>
                      </c:pt>
                      <c:pt idx="6724">
                        <c:v>300</c:v>
                      </c:pt>
                      <c:pt idx="6725">
                        <c:v>300</c:v>
                      </c:pt>
                      <c:pt idx="6726">
                        <c:v>300</c:v>
                      </c:pt>
                      <c:pt idx="6727">
                        <c:v>300</c:v>
                      </c:pt>
                      <c:pt idx="6728">
                        <c:v>300</c:v>
                      </c:pt>
                      <c:pt idx="6729">
                        <c:v>300</c:v>
                      </c:pt>
                      <c:pt idx="6730">
                        <c:v>300</c:v>
                      </c:pt>
                      <c:pt idx="6731">
                        <c:v>300</c:v>
                      </c:pt>
                      <c:pt idx="6732">
                        <c:v>300</c:v>
                      </c:pt>
                      <c:pt idx="6733">
                        <c:v>300</c:v>
                      </c:pt>
                      <c:pt idx="6734">
                        <c:v>300</c:v>
                      </c:pt>
                      <c:pt idx="6735">
                        <c:v>300</c:v>
                      </c:pt>
                      <c:pt idx="6736">
                        <c:v>300</c:v>
                      </c:pt>
                      <c:pt idx="6737">
                        <c:v>300</c:v>
                      </c:pt>
                      <c:pt idx="6738">
                        <c:v>300</c:v>
                      </c:pt>
                      <c:pt idx="6739">
                        <c:v>300</c:v>
                      </c:pt>
                      <c:pt idx="6740">
                        <c:v>300</c:v>
                      </c:pt>
                      <c:pt idx="6741">
                        <c:v>300</c:v>
                      </c:pt>
                      <c:pt idx="6742">
                        <c:v>300</c:v>
                      </c:pt>
                      <c:pt idx="6743">
                        <c:v>300</c:v>
                      </c:pt>
                      <c:pt idx="6744">
                        <c:v>300</c:v>
                      </c:pt>
                      <c:pt idx="6745">
                        <c:v>300</c:v>
                      </c:pt>
                      <c:pt idx="6746">
                        <c:v>300</c:v>
                      </c:pt>
                      <c:pt idx="6747">
                        <c:v>300</c:v>
                      </c:pt>
                      <c:pt idx="6748">
                        <c:v>300</c:v>
                      </c:pt>
                      <c:pt idx="6749">
                        <c:v>300</c:v>
                      </c:pt>
                      <c:pt idx="6750">
                        <c:v>300</c:v>
                      </c:pt>
                      <c:pt idx="6751">
                        <c:v>300</c:v>
                      </c:pt>
                      <c:pt idx="6752">
                        <c:v>300</c:v>
                      </c:pt>
                      <c:pt idx="6753">
                        <c:v>300</c:v>
                      </c:pt>
                      <c:pt idx="6754">
                        <c:v>300</c:v>
                      </c:pt>
                      <c:pt idx="6755">
                        <c:v>300</c:v>
                      </c:pt>
                      <c:pt idx="6756">
                        <c:v>300</c:v>
                      </c:pt>
                      <c:pt idx="6757">
                        <c:v>300</c:v>
                      </c:pt>
                      <c:pt idx="6758">
                        <c:v>300</c:v>
                      </c:pt>
                      <c:pt idx="6759">
                        <c:v>300</c:v>
                      </c:pt>
                      <c:pt idx="6760">
                        <c:v>300</c:v>
                      </c:pt>
                      <c:pt idx="6761">
                        <c:v>300</c:v>
                      </c:pt>
                      <c:pt idx="6762">
                        <c:v>300</c:v>
                      </c:pt>
                      <c:pt idx="6763">
                        <c:v>300</c:v>
                      </c:pt>
                      <c:pt idx="6764">
                        <c:v>300</c:v>
                      </c:pt>
                      <c:pt idx="6765">
                        <c:v>300</c:v>
                      </c:pt>
                      <c:pt idx="6766">
                        <c:v>300</c:v>
                      </c:pt>
                      <c:pt idx="6767">
                        <c:v>300</c:v>
                      </c:pt>
                      <c:pt idx="6768">
                        <c:v>300</c:v>
                      </c:pt>
                      <c:pt idx="6769">
                        <c:v>300</c:v>
                      </c:pt>
                      <c:pt idx="6770">
                        <c:v>300</c:v>
                      </c:pt>
                      <c:pt idx="6771">
                        <c:v>300</c:v>
                      </c:pt>
                      <c:pt idx="6772">
                        <c:v>300</c:v>
                      </c:pt>
                      <c:pt idx="6773">
                        <c:v>300</c:v>
                      </c:pt>
                      <c:pt idx="6774">
                        <c:v>300</c:v>
                      </c:pt>
                      <c:pt idx="6775">
                        <c:v>300</c:v>
                      </c:pt>
                      <c:pt idx="6776">
                        <c:v>300</c:v>
                      </c:pt>
                      <c:pt idx="6777">
                        <c:v>300</c:v>
                      </c:pt>
                      <c:pt idx="6778">
                        <c:v>300</c:v>
                      </c:pt>
                      <c:pt idx="6779">
                        <c:v>300</c:v>
                      </c:pt>
                      <c:pt idx="6780">
                        <c:v>300</c:v>
                      </c:pt>
                      <c:pt idx="6781">
                        <c:v>300</c:v>
                      </c:pt>
                      <c:pt idx="6782">
                        <c:v>300</c:v>
                      </c:pt>
                      <c:pt idx="6783">
                        <c:v>300</c:v>
                      </c:pt>
                      <c:pt idx="6784">
                        <c:v>300</c:v>
                      </c:pt>
                      <c:pt idx="6785">
                        <c:v>300</c:v>
                      </c:pt>
                      <c:pt idx="6786">
                        <c:v>300</c:v>
                      </c:pt>
                      <c:pt idx="6787">
                        <c:v>300</c:v>
                      </c:pt>
                      <c:pt idx="6788">
                        <c:v>300</c:v>
                      </c:pt>
                      <c:pt idx="6789">
                        <c:v>300</c:v>
                      </c:pt>
                      <c:pt idx="6790">
                        <c:v>300</c:v>
                      </c:pt>
                      <c:pt idx="6791">
                        <c:v>300</c:v>
                      </c:pt>
                      <c:pt idx="6792">
                        <c:v>300</c:v>
                      </c:pt>
                      <c:pt idx="6793">
                        <c:v>300</c:v>
                      </c:pt>
                      <c:pt idx="6794">
                        <c:v>300</c:v>
                      </c:pt>
                      <c:pt idx="6795">
                        <c:v>300</c:v>
                      </c:pt>
                      <c:pt idx="6796">
                        <c:v>300</c:v>
                      </c:pt>
                      <c:pt idx="6797">
                        <c:v>300</c:v>
                      </c:pt>
                      <c:pt idx="6798">
                        <c:v>300</c:v>
                      </c:pt>
                      <c:pt idx="6799">
                        <c:v>300</c:v>
                      </c:pt>
                      <c:pt idx="6800">
                        <c:v>300</c:v>
                      </c:pt>
                      <c:pt idx="6801">
                        <c:v>300</c:v>
                      </c:pt>
                      <c:pt idx="6802">
                        <c:v>300</c:v>
                      </c:pt>
                      <c:pt idx="6803">
                        <c:v>300</c:v>
                      </c:pt>
                      <c:pt idx="6804">
                        <c:v>300</c:v>
                      </c:pt>
                      <c:pt idx="6805">
                        <c:v>300</c:v>
                      </c:pt>
                      <c:pt idx="6806">
                        <c:v>300</c:v>
                      </c:pt>
                      <c:pt idx="6807">
                        <c:v>300</c:v>
                      </c:pt>
                      <c:pt idx="6808">
                        <c:v>300</c:v>
                      </c:pt>
                      <c:pt idx="6809">
                        <c:v>300</c:v>
                      </c:pt>
                      <c:pt idx="6810">
                        <c:v>300</c:v>
                      </c:pt>
                      <c:pt idx="6811">
                        <c:v>300</c:v>
                      </c:pt>
                      <c:pt idx="6812">
                        <c:v>300</c:v>
                      </c:pt>
                      <c:pt idx="6813">
                        <c:v>300</c:v>
                      </c:pt>
                      <c:pt idx="6814">
                        <c:v>300</c:v>
                      </c:pt>
                      <c:pt idx="6815">
                        <c:v>300</c:v>
                      </c:pt>
                      <c:pt idx="6816">
                        <c:v>300</c:v>
                      </c:pt>
                      <c:pt idx="6817">
                        <c:v>300</c:v>
                      </c:pt>
                      <c:pt idx="6818">
                        <c:v>300</c:v>
                      </c:pt>
                      <c:pt idx="6819">
                        <c:v>300</c:v>
                      </c:pt>
                      <c:pt idx="6820">
                        <c:v>300</c:v>
                      </c:pt>
                      <c:pt idx="6821">
                        <c:v>300</c:v>
                      </c:pt>
                      <c:pt idx="6822">
                        <c:v>300</c:v>
                      </c:pt>
                      <c:pt idx="6823">
                        <c:v>300</c:v>
                      </c:pt>
                      <c:pt idx="6824">
                        <c:v>300</c:v>
                      </c:pt>
                      <c:pt idx="6825">
                        <c:v>300</c:v>
                      </c:pt>
                      <c:pt idx="6826">
                        <c:v>300</c:v>
                      </c:pt>
                      <c:pt idx="6827">
                        <c:v>300</c:v>
                      </c:pt>
                      <c:pt idx="6828">
                        <c:v>300</c:v>
                      </c:pt>
                      <c:pt idx="6829">
                        <c:v>300</c:v>
                      </c:pt>
                      <c:pt idx="6830">
                        <c:v>300</c:v>
                      </c:pt>
                      <c:pt idx="6831">
                        <c:v>300</c:v>
                      </c:pt>
                      <c:pt idx="6832">
                        <c:v>300</c:v>
                      </c:pt>
                      <c:pt idx="6833">
                        <c:v>300</c:v>
                      </c:pt>
                      <c:pt idx="6834">
                        <c:v>300</c:v>
                      </c:pt>
                      <c:pt idx="6835">
                        <c:v>300</c:v>
                      </c:pt>
                      <c:pt idx="6836">
                        <c:v>300</c:v>
                      </c:pt>
                      <c:pt idx="6837">
                        <c:v>300</c:v>
                      </c:pt>
                      <c:pt idx="6838">
                        <c:v>300</c:v>
                      </c:pt>
                      <c:pt idx="6839">
                        <c:v>300</c:v>
                      </c:pt>
                      <c:pt idx="6840">
                        <c:v>300</c:v>
                      </c:pt>
                      <c:pt idx="6841">
                        <c:v>300</c:v>
                      </c:pt>
                      <c:pt idx="6842">
                        <c:v>300</c:v>
                      </c:pt>
                      <c:pt idx="6843">
                        <c:v>300</c:v>
                      </c:pt>
                      <c:pt idx="6844">
                        <c:v>300</c:v>
                      </c:pt>
                      <c:pt idx="6845">
                        <c:v>300</c:v>
                      </c:pt>
                      <c:pt idx="6846">
                        <c:v>300</c:v>
                      </c:pt>
                      <c:pt idx="6847">
                        <c:v>300</c:v>
                      </c:pt>
                      <c:pt idx="6848">
                        <c:v>300</c:v>
                      </c:pt>
                      <c:pt idx="6849">
                        <c:v>300</c:v>
                      </c:pt>
                      <c:pt idx="6850">
                        <c:v>300</c:v>
                      </c:pt>
                      <c:pt idx="6851">
                        <c:v>300</c:v>
                      </c:pt>
                      <c:pt idx="6852">
                        <c:v>300</c:v>
                      </c:pt>
                      <c:pt idx="6853">
                        <c:v>300</c:v>
                      </c:pt>
                      <c:pt idx="6854">
                        <c:v>300</c:v>
                      </c:pt>
                      <c:pt idx="6855">
                        <c:v>300</c:v>
                      </c:pt>
                      <c:pt idx="6856">
                        <c:v>300</c:v>
                      </c:pt>
                      <c:pt idx="6857">
                        <c:v>300</c:v>
                      </c:pt>
                      <c:pt idx="6858">
                        <c:v>300</c:v>
                      </c:pt>
                      <c:pt idx="6859">
                        <c:v>300</c:v>
                      </c:pt>
                      <c:pt idx="6860">
                        <c:v>300</c:v>
                      </c:pt>
                      <c:pt idx="6861">
                        <c:v>300</c:v>
                      </c:pt>
                      <c:pt idx="6862">
                        <c:v>300</c:v>
                      </c:pt>
                      <c:pt idx="6863">
                        <c:v>300</c:v>
                      </c:pt>
                      <c:pt idx="6864">
                        <c:v>300</c:v>
                      </c:pt>
                      <c:pt idx="6865">
                        <c:v>300</c:v>
                      </c:pt>
                      <c:pt idx="6866">
                        <c:v>300</c:v>
                      </c:pt>
                      <c:pt idx="6867">
                        <c:v>300</c:v>
                      </c:pt>
                      <c:pt idx="6868">
                        <c:v>300</c:v>
                      </c:pt>
                      <c:pt idx="6869">
                        <c:v>300</c:v>
                      </c:pt>
                      <c:pt idx="6870">
                        <c:v>300</c:v>
                      </c:pt>
                      <c:pt idx="6871">
                        <c:v>300</c:v>
                      </c:pt>
                      <c:pt idx="6872">
                        <c:v>300</c:v>
                      </c:pt>
                      <c:pt idx="6873">
                        <c:v>300</c:v>
                      </c:pt>
                      <c:pt idx="6874">
                        <c:v>300</c:v>
                      </c:pt>
                      <c:pt idx="6875">
                        <c:v>300</c:v>
                      </c:pt>
                      <c:pt idx="6876">
                        <c:v>300</c:v>
                      </c:pt>
                      <c:pt idx="6877">
                        <c:v>300</c:v>
                      </c:pt>
                      <c:pt idx="6878">
                        <c:v>300</c:v>
                      </c:pt>
                      <c:pt idx="6879">
                        <c:v>300</c:v>
                      </c:pt>
                      <c:pt idx="6880">
                        <c:v>300</c:v>
                      </c:pt>
                      <c:pt idx="6881">
                        <c:v>300</c:v>
                      </c:pt>
                      <c:pt idx="6882">
                        <c:v>300</c:v>
                      </c:pt>
                      <c:pt idx="6883">
                        <c:v>300</c:v>
                      </c:pt>
                      <c:pt idx="6884">
                        <c:v>300</c:v>
                      </c:pt>
                      <c:pt idx="6885">
                        <c:v>300</c:v>
                      </c:pt>
                      <c:pt idx="6886">
                        <c:v>300</c:v>
                      </c:pt>
                      <c:pt idx="6887">
                        <c:v>300</c:v>
                      </c:pt>
                      <c:pt idx="6888">
                        <c:v>300</c:v>
                      </c:pt>
                      <c:pt idx="6889">
                        <c:v>300</c:v>
                      </c:pt>
                      <c:pt idx="6890">
                        <c:v>300</c:v>
                      </c:pt>
                      <c:pt idx="6891">
                        <c:v>300</c:v>
                      </c:pt>
                      <c:pt idx="6892">
                        <c:v>300</c:v>
                      </c:pt>
                      <c:pt idx="6893">
                        <c:v>300</c:v>
                      </c:pt>
                      <c:pt idx="6894">
                        <c:v>300</c:v>
                      </c:pt>
                      <c:pt idx="6895">
                        <c:v>300</c:v>
                      </c:pt>
                      <c:pt idx="6896">
                        <c:v>300</c:v>
                      </c:pt>
                      <c:pt idx="6897">
                        <c:v>300</c:v>
                      </c:pt>
                      <c:pt idx="6898">
                        <c:v>300</c:v>
                      </c:pt>
                      <c:pt idx="6899">
                        <c:v>300</c:v>
                      </c:pt>
                      <c:pt idx="6900">
                        <c:v>300</c:v>
                      </c:pt>
                      <c:pt idx="6901">
                        <c:v>300</c:v>
                      </c:pt>
                      <c:pt idx="6902">
                        <c:v>300</c:v>
                      </c:pt>
                      <c:pt idx="6903">
                        <c:v>300</c:v>
                      </c:pt>
                      <c:pt idx="6904">
                        <c:v>300</c:v>
                      </c:pt>
                      <c:pt idx="6905">
                        <c:v>300</c:v>
                      </c:pt>
                      <c:pt idx="6906">
                        <c:v>300</c:v>
                      </c:pt>
                      <c:pt idx="6907">
                        <c:v>300</c:v>
                      </c:pt>
                      <c:pt idx="6908">
                        <c:v>300</c:v>
                      </c:pt>
                      <c:pt idx="6909">
                        <c:v>300</c:v>
                      </c:pt>
                      <c:pt idx="6910">
                        <c:v>300</c:v>
                      </c:pt>
                      <c:pt idx="6911">
                        <c:v>300</c:v>
                      </c:pt>
                      <c:pt idx="6912">
                        <c:v>300</c:v>
                      </c:pt>
                      <c:pt idx="6913">
                        <c:v>300</c:v>
                      </c:pt>
                      <c:pt idx="6914">
                        <c:v>300</c:v>
                      </c:pt>
                      <c:pt idx="6915">
                        <c:v>300</c:v>
                      </c:pt>
                      <c:pt idx="6916">
                        <c:v>300</c:v>
                      </c:pt>
                      <c:pt idx="6917">
                        <c:v>300</c:v>
                      </c:pt>
                      <c:pt idx="6918">
                        <c:v>300</c:v>
                      </c:pt>
                      <c:pt idx="6919">
                        <c:v>300</c:v>
                      </c:pt>
                      <c:pt idx="6920">
                        <c:v>300</c:v>
                      </c:pt>
                      <c:pt idx="6921">
                        <c:v>300</c:v>
                      </c:pt>
                      <c:pt idx="6922">
                        <c:v>300</c:v>
                      </c:pt>
                      <c:pt idx="6923">
                        <c:v>300</c:v>
                      </c:pt>
                      <c:pt idx="6924">
                        <c:v>300</c:v>
                      </c:pt>
                      <c:pt idx="6925">
                        <c:v>300</c:v>
                      </c:pt>
                      <c:pt idx="6926">
                        <c:v>300</c:v>
                      </c:pt>
                      <c:pt idx="6927">
                        <c:v>300</c:v>
                      </c:pt>
                      <c:pt idx="6928">
                        <c:v>300</c:v>
                      </c:pt>
                      <c:pt idx="6929">
                        <c:v>300</c:v>
                      </c:pt>
                      <c:pt idx="6930">
                        <c:v>300</c:v>
                      </c:pt>
                      <c:pt idx="6931">
                        <c:v>300</c:v>
                      </c:pt>
                      <c:pt idx="6932">
                        <c:v>300</c:v>
                      </c:pt>
                      <c:pt idx="6933">
                        <c:v>300</c:v>
                      </c:pt>
                      <c:pt idx="6934">
                        <c:v>300</c:v>
                      </c:pt>
                      <c:pt idx="6935">
                        <c:v>300</c:v>
                      </c:pt>
                      <c:pt idx="6936">
                        <c:v>300</c:v>
                      </c:pt>
                      <c:pt idx="6937">
                        <c:v>300</c:v>
                      </c:pt>
                      <c:pt idx="6938">
                        <c:v>300</c:v>
                      </c:pt>
                      <c:pt idx="6939">
                        <c:v>300</c:v>
                      </c:pt>
                      <c:pt idx="6940">
                        <c:v>300</c:v>
                      </c:pt>
                      <c:pt idx="6941">
                        <c:v>300</c:v>
                      </c:pt>
                      <c:pt idx="6942">
                        <c:v>300</c:v>
                      </c:pt>
                      <c:pt idx="6943">
                        <c:v>300</c:v>
                      </c:pt>
                      <c:pt idx="6944">
                        <c:v>300</c:v>
                      </c:pt>
                      <c:pt idx="6945">
                        <c:v>300</c:v>
                      </c:pt>
                      <c:pt idx="6946">
                        <c:v>300</c:v>
                      </c:pt>
                      <c:pt idx="6947">
                        <c:v>300</c:v>
                      </c:pt>
                      <c:pt idx="6948">
                        <c:v>300</c:v>
                      </c:pt>
                      <c:pt idx="6949">
                        <c:v>300</c:v>
                      </c:pt>
                      <c:pt idx="6950">
                        <c:v>300</c:v>
                      </c:pt>
                      <c:pt idx="6951">
                        <c:v>300</c:v>
                      </c:pt>
                      <c:pt idx="6952">
                        <c:v>300</c:v>
                      </c:pt>
                      <c:pt idx="6953">
                        <c:v>300</c:v>
                      </c:pt>
                      <c:pt idx="6954">
                        <c:v>300</c:v>
                      </c:pt>
                      <c:pt idx="6955">
                        <c:v>300</c:v>
                      </c:pt>
                      <c:pt idx="6956">
                        <c:v>300</c:v>
                      </c:pt>
                      <c:pt idx="6957">
                        <c:v>300</c:v>
                      </c:pt>
                      <c:pt idx="6958">
                        <c:v>300</c:v>
                      </c:pt>
                      <c:pt idx="6959">
                        <c:v>300</c:v>
                      </c:pt>
                      <c:pt idx="6960">
                        <c:v>300</c:v>
                      </c:pt>
                      <c:pt idx="6961">
                        <c:v>300</c:v>
                      </c:pt>
                      <c:pt idx="6962">
                        <c:v>300</c:v>
                      </c:pt>
                      <c:pt idx="6963">
                        <c:v>300</c:v>
                      </c:pt>
                      <c:pt idx="6964">
                        <c:v>300</c:v>
                      </c:pt>
                      <c:pt idx="6965">
                        <c:v>300</c:v>
                      </c:pt>
                      <c:pt idx="6966">
                        <c:v>300</c:v>
                      </c:pt>
                      <c:pt idx="6967">
                        <c:v>300</c:v>
                      </c:pt>
                      <c:pt idx="6968">
                        <c:v>300</c:v>
                      </c:pt>
                      <c:pt idx="6969">
                        <c:v>300</c:v>
                      </c:pt>
                      <c:pt idx="6970">
                        <c:v>300</c:v>
                      </c:pt>
                      <c:pt idx="6971">
                        <c:v>300</c:v>
                      </c:pt>
                      <c:pt idx="6972">
                        <c:v>300</c:v>
                      </c:pt>
                      <c:pt idx="6973">
                        <c:v>300</c:v>
                      </c:pt>
                      <c:pt idx="6974">
                        <c:v>300</c:v>
                      </c:pt>
                      <c:pt idx="6975">
                        <c:v>300</c:v>
                      </c:pt>
                      <c:pt idx="6976">
                        <c:v>300</c:v>
                      </c:pt>
                      <c:pt idx="6977">
                        <c:v>300</c:v>
                      </c:pt>
                      <c:pt idx="6978">
                        <c:v>300</c:v>
                      </c:pt>
                      <c:pt idx="6979">
                        <c:v>300</c:v>
                      </c:pt>
                      <c:pt idx="6980">
                        <c:v>300</c:v>
                      </c:pt>
                      <c:pt idx="6981">
                        <c:v>300</c:v>
                      </c:pt>
                      <c:pt idx="6982">
                        <c:v>300</c:v>
                      </c:pt>
                      <c:pt idx="6983">
                        <c:v>300</c:v>
                      </c:pt>
                      <c:pt idx="6984">
                        <c:v>300</c:v>
                      </c:pt>
                      <c:pt idx="6985">
                        <c:v>300</c:v>
                      </c:pt>
                      <c:pt idx="6986">
                        <c:v>300</c:v>
                      </c:pt>
                      <c:pt idx="6987">
                        <c:v>300</c:v>
                      </c:pt>
                      <c:pt idx="6988">
                        <c:v>300</c:v>
                      </c:pt>
                      <c:pt idx="6989">
                        <c:v>300</c:v>
                      </c:pt>
                      <c:pt idx="6990">
                        <c:v>300</c:v>
                      </c:pt>
                      <c:pt idx="6991">
                        <c:v>300</c:v>
                      </c:pt>
                      <c:pt idx="6992">
                        <c:v>300</c:v>
                      </c:pt>
                      <c:pt idx="6993">
                        <c:v>300</c:v>
                      </c:pt>
                      <c:pt idx="6994">
                        <c:v>300</c:v>
                      </c:pt>
                      <c:pt idx="6995">
                        <c:v>300</c:v>
                      </c:pt>
                      <c:pt idx="6996">
                        <c:v>300</c:v>
                      </c:pt>
                      <c:pt idx="6997">
                        <c:v>300</c:v>
                      </c:pt>
                      <c:pt idx="6998">
                        <c:v>300</c:v>
                      </c:pt>
                      <c:pt idx="6999">
                        <c:v>300</c:v>
                      </c:pt>
                      <c:pt idx="7000">
                        <c:v>300</c:v>
                      </c:pt>
                      <c:pt idx="7001">
                        <c:v>300</c:v>
                      </c:pt>
                      <c:pt idx="7002">
                        <c:v>300</c:v>
                      </c:pt>
                      <c:pt idx="7003">
                        <c:v>300</c:v>
                      </c:pt>
                      <c:pt idx="7004">
                        <c:v>300</c:v>
                      </c:pt>
                      <c:pt idx="7005">
                        <c:v>300</c:v>
                      </c:pt>
                      <c:pt idx="7006">
                        <c:v>300</c:v>
                      </c:pt>
                      <c:pt idx="7007">
                        <c:v>300</c:v>
                      </c:pt>
                      <c:pt idx="7008">
                        <c:v>300</c:v>
                      </c:pt>
                      <c:pt idx="7009">
                        <c:v>300</c:v>
                      </c:pt>
                      <c:pt idx="7010">
                        <c:v>300</c:v>
                      </c:pt>
                      <c:pt idx="7011">
                        <c:v>300</c:v>
                      </c:pt>
                      <c:pt idx="7012">
                        <c:v>300</c:v>
                      </c:pt>
                      <c:pt idx="7013">
                        <c:v>300</c:v>
                      </c:pt>
                      <c:pt idx="7014">
                        <c:v>300</c:v>
                      </c:pt>
                      <c:pt idx="7015">
                        <c:v>300</c:v>
                      </c:pt>
                      <c:pt idx="7016">
                        <c:v>300</c:v>
                      </c:pt>
                      <c:pt idx="7017">
                        <c:v>300</c:v>
                      </c:pt>
                      <c:pt idx="7018">
                        <c:v>300</c:v>
                      </c:pt>
                      <c:pt idx="7019">
                        <c:v>300</c:v>
                      </c:pt>
                      <c:pt idx="7020">
                        <c:v>300</c:v>
                      </c:pt>
                      <c:pt idx="7021">
                        <c:v>300</c:v>
                      </c:pt>
                      <c:pt idx="7022">
                        <c:v>300</c:v>
                      </c:pt>
                      <c:pt idx="7023">
                        <c:v>300</c:v>
                      </c:pt>
                      <c:pt idx="7024">
                        <c:v>300</c:v>
                      </c:pt>
                      <c:pt idx="7025">
                        <c:v>300</c:v>
                      </c:pt>
                      <c:pt idx="7026">
                        <c:v>300</c:v>
                      </c:pt>
                      <c:pt idx="7027">
                        <c:v>300</c:v>
                      </c:pt>
                      <c:pt idx="7028">
                        <c:v>300</c:v>
                      </c:pt>
                      <c:pt idx="7029">
                        <c:v>300</c:v>
                      </c:pt>
                      <c:pt idx="7030">
                        <c:v>300</c:v>
                      </c:pt>
                      <c:pt idx="7031">
                        <c:v>300</c:v>
                      </c:pt>
                      <c:pt idx="7032">
                        <c:v>300</c:v>
                      </c:pt>
                      <c:pt idx="7033">
                        <c:v>300</c:v>
                      </c:pt>
                      <c:pt idx="7034">
                        <c:v>300</c:v>
                      </c:pt>
                      <c:pt idx="7035">
                        <c:v>300</c:v>
                      </c:pt>
                      <c:pt idx="7036">
                        <c:v>300</c:v>
                      </c:pt>
                      <c:pt idx="7037">
                        <c:v>300</c:v>
                      </c:pt>
                      <c:pt idx="7038">
                        <c:v>300</c:v>
                      </c:pt>
                      <c:pt idx="7039">
                        <c:v>300</c:v>
                      </c:pt>
                      <c:pt idx="7040">
                        <c:v>300</c:v>
                      </c:pt>
                      <c:pt idx="7041">
                        <c:v>300</c:v>
                      </c:pt>
                      <c:pt idx="7042">
                        <c:v>300</c:v>
                      </c:pt>
                      <c:pt idx="7043">
                        <c:v>300</c:v>
                      </c:pt>
                      <c:pt idx="7044">
                        <c:v>300</c:v>
                      </c:pt>
                      <c:pt idx="7045">
                        <c:v>300</c:v>
                      </c:pt>
                      <c:pt idx="7046">
                        <c:v>300</c:v>
                      </c:pt>
                      <c:pt idx="7047">
                        <c:v>300</c:v>
                      </c:pt>
                      <c:pt idx="7048">
                        <c:v>300</c:v>
                      </c:pt>
                      <c:pt idx="7049">
                        <c:v>300</c:v>
                      </c:pt>
                      <c:pt idx="7050">
                        <c:v>300</c:v>
                      </c:pt>
                      <c:pt idx="7051">
                        <c:v>300</c:v>
                      </c:pt>
                      <c:pt idx="7052">
                        <c:v>300</c:v>
                      </c:pt>
                      <c:pt idx="7053">
                        <c:v>300</c:v>
                      </c:pt>
                      <c:pt idx="7054">
                        <c:v>300</c:v>
                      </c:pt>
                      <c:pt idx="7055">
                        <c:v>300</c:v>
                      </c:pt>
                      <c:pt idx="7056">
                        <c:v>300</c:v>
                      </c:pt>
                      <c:pt idx="7057">
                        <c:v>300</c:v>
                      </c:pt>
                      <c:pt idx="7058">
                        <c:v>300</c:v>
                      </c:pt>
                      <c:pt idx="7059">
                        <c:v>300</c:v>
                      </c:pt>
                      <c:pt idx="7060">
                        <c:v>300</c:v>
                      </c:pt>
                      <c:pt idx="7061">
                        <c:v>300</c:v>
                      </c:pt>
                      <c:pt idx="7062">
                        <c:v>300</c:v>
                      </c:pt>
                      <c:pt idx="7063">
                        <c:v>300</c:v>
                      </c:pt>
                      <c:pt idx="7064">
                        <c:v>300</c:v>
                      </c:pt>
                      <c:pt idx="7065">
                        <c:v>300</c:v>
                      </c:pt>
                      <c:pt idx="7066">
                        <c:v>300</c:v>
                      </c:pt>
                      <c:pt idx="7067">
                        <c:v>300</c:v>
                      </c:pt>
                      <c:pt idx="7068">
                        <c:v>300</c:v>
                      </c:pt>
                      <c:pt idx="7069">
                        <c:v>300</c:v>
                      </c:pt>
                      <c:pt idx="7070">
                        <c:v>300</c:v>
                      </c:pt>
                      <c:pt idx="7071">
                        <c:v>300</c:v>
                      </c:pt>
                      <c:pt idx="7072">
                        <c:v>300</c:v>
                      </c:pt>
                      <c:pt idx="7073">
                        <c:v>300</c:v>
                      </c:pt>
                      <c:pt idx="7074">
                        <c:v>300</c:v>
                      </c:pt>
                      <c:pt idx="7075">
                        <c:v>300</c:v>
                      </c:pt>
                      <c:pt idx="7076">
                        <c:v>300</c:v>
                      </c:pt>
                      <c:pt idx="7077">
                        <c:v>300</c:v>
                      </c:pt>
                      <c:pt idx="7078">
                        <c:v>300</c:v>
                      </c:pt>
                      <c:pt idx="7079">
                        <c:v>300</c:v>
                      </c:pt>
                      <c:pt idx="7080">
                        <c:v>300</c:v>
                      </c:pt>
                      <c:pt idx="7081">
                        <c:v>300</c:v>
                      </c:pt>
                      <c:pt idx="7082">
                        <c:v>300</c:v>
                      </c:pt>
                      <c:pt idx="7083">
                        <c:v>300</c:v>
                      </c:pt>
                      <c:pt idx="7084">
                        <c:v>300</c:v>
                      </c:pt>
                      <c:pt idx="7085">
                        <c:v>300</c:v>
                      </c:pt>
                      <c:pt idx="7086">
                        <c:v>300</c:v>
                      </c:pt>
                      <c:pt idx="7087">
                        <c:v>300</c:v>
                      </c:pt>
                      <c:pt idx="7088">
                        <c:v>300</c:v>
                      </c:pt>
                      <c:pt idx="7089">
                        <c:v>300</c:v>
                      </c:pt>
                      <c:pt idx="7090">
                        <c:v>300</c:v>
                      </c:pt>
                      <c:pt idx="7091">
                        <c:v>300</c:v>
                      </c:pt>
                      <c:pt idx="7092">
                        <c:v>300</c:v>
                      </c:pt>
                      <c:pt idx="7093">
                        <c:v>300</c:v>
                      </c:pt>
                      <c:pt idx="7094">
                        <c:v>300</c:v>
                      </c:pt>
                      <c:pt idx="7095">
                        <c:v>300</c:v>
                      </c:pt>
                      <c:pt idx="7096">
                        <c:v>300</c:v>
                      </c:pt>
                      <c:pt idx="7097">
                        <c:v>300</c:v>
                      </c:pt>
                      <c:pt idx="7098">
                        <c:v>300</c:v>
                      </c:pt>
                      <c:pt idx="7099">
                        <c:v>300</c:v>
                      </c:pt>
                      <c:pt idx="7100">
                        <c:v>300</c:v>
                      </c:pt>
                      <c:pt idx="7101">
                        <c:v>300</c:v>
                      </c:pt>
                      <c:pt idx="7102">
                        <c:v>300</c:v>
                      </c:pt>
                      <c:pt idx="7103">
                        <c:v>300</c:v>
                      </c:pt>
                      <c:pt idx="7104">
                        <c:v>300</c:v>
                      </c:pt>
                      <c:pt idx="7105">
                        <c:v>300</c:v>
                      </c:pt>
                      <c:pt idx="7106">
                        <c:v>300</c:v>
                      </c:pt>
                      <c:pt idx="7107">
                        <c:v>300</c:v>
                      </c:pt>
                      <c:pt idx="7108">
                        <c:v>300</c:v>
                      </c:pt>
                      <c:pt idx="7109">
                        <c:v>300</c:v>
                      </c:pt>
                      <c:pt idx="7110">
                        <c:v>300</c:v>
                      </c:pt>
                      <c:pt idx="7111">
                        <c:v>300</c:v>
                      </c:pt>
                      <c:pt idx="7112">
                        <c:v>300</c:v>
                      </c:pt>
                      <c:pt idx="7113">
                        <c:v>300</c:v>
                      </c:pt>
                      <c:pt idx="7114">
                        <c:v>300</c:v>
                      </c:pt>
                      <c:pt idx="7115">
                        <c:v>300</c:v>
                      </c:pt>
                      <c:pt idx="7116">
                        <c:v>300</c:v>
                      </c:pt>
                      <c:pt idx="7117">
                        <c:v>300</c:v>
                      </c:pt>
                      <c:pt idx="7118">
                        <c:v>300</c:v>
                      </c:pt>
                      <c:pt idx="7119">
                        <c:v>300</c:v>
                      </c:pt>
                      <c:pt idx="7120">
                        <c:v>300</c:v>
                      </c:pt>
                      <c:pt idx="7121">
                        <c:v>300</c:v>
                      </c:pt>
                      <c:pt idx="7122">
                        <c:v>300</c:v>
                      </c:pt>
                      <c:pt idx="7123">
                        <c:v>300</c:v>
                      </c:pt>
                      <c:pt idx="7124">
                        <c:v>300</c:v>
                      </c:pt>
                      <c:pt idx="7125">
                        <c:v>300</c:v>
                      </c:pt>
                      <c:pt idx="7126">
                        <c:v>300</c:v>
                      </c:pt>
                      <c:pt idx="7127">
                        <c:v>300</c:v>
                      </c:pt>
                      <c:pt idx="7128">
                        <c:v>300</c:v>
                      </c:pt>
                      <c:pt idx="7129">
                        <c:v>300</c:v>
                      </c:pt>
                      <c:pt idx="7130">
                        <c:v>300</c:v>
                      </c:pt>
                      <c:pt idx="7131">
                        <c:v>300</c:v>
                      </c:pt>
                      <c:pt idx="7132">
                        <c:v>300</c:v>
                      </c:pt>
                      <c:pt idx="7133">
                        <c:v>300</c:v>
                      </c:pt>
                      <c:pt idx="7134">
                        <c:v>300</c:v>
                      </c:pt>
                      <c:pt idx="7135">
                        <c:v>300</c:v>
                      </c:pt>
                      <c:pt idx="7136">
                        <c:v>300</c:v>
                      </c:pt>
                      <c:pt idx="7137">
                        <c:v>300</c:v>
                      </c:pt>
                      <c:pt idx="7138">
                        <c:v>300</c:v>
                      </c:pt>
                      <c:pt idx="7139">
                        <c:v>300</c:v>
                      </c:pt>
                      <c:pt idx="7140">
                        <c:v>300</c:v>
                      </c:pt>
                      <c:pt idx="7141">
                        <c:v>300</c:v>
                      </c:pt>
                      <c:pt idx="7142">
                        <c:v>300</c:v>
                      </c:pt>
                      <c:pt idx="7143">
                        <c:v>300</c:v>
                      </c:pt>
                      <c:pt idx="7144">
                        <c:v>300</c:v>
                      </c:pt>
                      <c:pt idx="7145">
                        <c:v>300</c:v>
                      </c:pt>
                      <c:pt idx="7146">
                        <c:v>300</c:v>
                      </c:pt>
                      <c:pt idx="7147">
                        <c:v>300</c:v>
                      </c:pt>
                      <c:pt idx="7148">
                        <c:v>300</c:v>
                      </c:pt>
                      <c:pt idx="7149">
                        <c:v>300</c:v>
                      </c:pt>
                      <c:pt idx="7150">
                        <c:v>300</c:v>
                      </c:pt>
                      <c:pt idx="7151">
                        <c:v>300</c:v>
                      </c:pt>
                      <c:pt idx="7152">
                        <c:v>300</c:v>
                      </c:pt>
                      <c:pt idx="7153">
                        <c:v>300</c:v>
                      </c:pt>
                      <c:pt idx="7154">
                        <c:v>300</c:v>
                      </c:pt>
                      <c:pt idx="7155">
                        <c:v>300</c:v>
                      </c:pt>
                      <c:pt idx="7156">
                        <c:v>300</c:v>
                      </c:pt>
                      <c:pt idx="7157">
                        <c:v>300</c:v>
                      </c:pt>
                      <c:pt idx="7158">
                        <c:v>300</c:v>
                      </c:pt>
                      <c:pt idx="7159">
                        <c:v>300</c:v>
                      </c:pt>
                      <c:pt idx="7160">
                        <c:v>300</c:v>
                      </c:pt>
                      <c:pt idx="7161">
                        <c:v>300</c:v>
                      </c:pt>
                      <c:pt idx="7162">
                        <c:v>300</c:v>
                      </c:pt>
                      <c:pt idx="7163">
                        <c:v>300</c:v>
                      </c:pt>
                      <c:pt idx="7164">
                        <c:v>300</c:v>
                      </c:pt>
                      <c:pt idx="7165">
                        <c:v>300</c:v>
                      </c:pt>
                      <c:pt idx="7166">
                        <c:v>300</c:v>
                      </c:pt>
                      <c:pt idx="7167">
                        <c:v>300</c:v>
                      </c:pt>
                      <c:pt idx="7168">
                        <c:v>300</c:v>
                      </c:pt>
                      <c:pt idx="7169">
                        <c:v>300</c:v>
                      </c:pt>
                      <c:pt idx="7170">
                        <c:v>300</c:v>
                      </c:pt>
                      <c:pt idx="7171">
                        <c:v>300</c:v>
                      </c:pt>
                      <c:pt idx="7172">
                        <c:v>300</c:v>
                      </c:pt>
                      <c:pt idx="7173">
                        <c:v>300</c:v>
                      </c:pt>
                      <c:pt idx="7174">
                        <c:v>300</c:v>
                      </c:pt>
                      <c:pt idx="7175">
                        <c:v>300</c:v>
                      </c:pt>
                      <c:pt idx="7176">
                        <c:v>300</c:v>
                      </c:pt>
                      <c:pt idx="7177">
                        <c:v>300</c:v>
                      </c:pt>
                      <c:pt idx="7178">
                        <c:v>300</c:v>
                      </c:pt>
                      <c:pt idx="7179">
                        <c:v>300</c:v>
                      </c:pt>
                      <c:pt idx="7180">
                        <c:v>300</c:v>
                      </c:pt>
                      <c:pt idx="7181">
                        <c:v>300</c:v>
                      </c:pt>
                      <c:pt idx="7182">
                        <c:v>300</c:v>
                      </c:pt>
                      <c:pt idx="7183">
                        <c:v>300</c:v>
                      </c:pt>
                      <c:pt idx="7184">
                        <c:v>300</c:v>
                      </c:pt>
                      <c:pt idx="7185">
                        <c:v>300</c:v>
                      </c:pt>
                      <c:pt idx="7186">
                        <c:v>300</c:v>
                      </c:pt>
                      <c:pt idx="7187">
                        <c:v>300</c:v>
                      </c:pt>
                      <c:pt idx="7188">
                        <c:v>300</c:v>
                      </c:pt>
                      <c:pt idx="7189">
                        <c:v>300</c:v>
                      </c:pt>
                      <c:pt idx="7190">
                        <c:v>300</c:v>
                      </c:pt>
                      <c:pt idx="7191">
                        <c:v>300</c:v>
                      </c:pt>
                      <c:pt idx="7192">
                        <c:v>300</c:v>
                      </c:pt>
                      <c:pt idx="7193">
                        <c:v>300</c:v>
                      </c:pt>
                      <c:pt idx="7194">
                        <c:v>300</c:v>
                      </c:pt>
                      <c:pt idx="7195">
                        <c:v>300</c:v>
                      </c:pt>
                      <c:pt idx="7196">
                        <c:v>300</c:v>
                      </c:pt>
                      <c:pt idx="7197">
                        <c:v>300</c:v>
                      </c:pt>
                      <c:pt idx="7198">
                        <c:v>300</c:v>
                      </c:pt>
                      <c:pt idx="7199">
                        <c:v>300</c:v>
                      </c:pt>
                      <c:pt idx="7200">
                        <c:v>300</c:v>
                      </c:pt>
                      <c:pt idx="7201">
                        <c:v>300</c:v>
                      </c:pt>
                      <c:pt idx="7202">
                        <c:v>300</c:v>
                      </c:pt>
                      <c:pt idx="7203">
                        <c:v>300</c:v>
                      </c:pt>
                      <c:pt idx="7204">
                        <c:v>300</c:v>
                      </c:pt>
                      <c:pt idx="7205">
                        <c:v>300</c:v>
                      </c:pt>
                      <c:pt idx="7206">
                        <c:v>300</c:v>
                      </c:pt>
                      <c:pt idx="7207">
                        <c:v>300</c:v>
                      </c:pt>
                      <c:pt idx="7208">
                        <c:v>300</c:v>
                      </c:pt>
                      <c:pt idx="7209">
                        <c:v>300</c:v>
                      </c:pt>
                      <c:pt idx="7210" formatCode="0.00E+00">
                        <c:v>300</c:v>
                      </c:pt>
                      <c:pt idx="7211" formatCode="0.00E+00">
                        <c:v>300</c:v>
                      </c:pt>
                      <c:pt idx="7212" formatCode="0.00E+00">
                        <c:v>300</c:v>
                      </c:pt>
                      <c:pt idx="7213" formatCode="0.00E+00">
                        <c:v>300</c:v>
                      </c:pt>
                      <c:pt idx="7214" formatCode="0.00E+00">
                        <c:v>300</c:v>
                      </c:pt>
                      <c:pt idx="7215" formatCode="0.00E+00">
                        <c:v>300</c:v>
                      </c:pt>
                      <c:pt idx="7216" formatCode="0.00E+00">
                        <c:v>300</c:v>
                      </c:pt>
                      <c:pt idx="7217" formatCode="0.00E+00">
                        <c:v>300</c:v>
                      </c:pt>
                      <c:pt idx="7218" formatCode="0.00E+00">
                        <c:v>300</c:v>
                      </c:pt>
                      <c:pt idx="7219" formatCode="0.00E+00">
                        <c:v>300</c:v>
                      </c:pt>
                      <c:pt idx="7220" formatCode="0.00E+00">
                        <c:v>300</c:v>
                      </c:pt>
                      <c:pt idx="7221" formatCode="0.00E+00">
                        <c:v>300</c:v>
                      </c:pt>
                      <c:pt idx="7222" formatCode="0.00E+00">
                        <c:v>300</c:v>
                      </c:pt>
                      <c:pt idx="7223" formatCode="0.00E+00">
                        <c:v>300</c:v>
                      </c:pt>
                      <c:pt idx="7224" formatCode="0.00E+00">
                        <c:v>300</c:v>
                      </c:pt>
                      <c:pt idx="7225" formatCode="0.00E+00">
                        <c:v>300</c:v>
                      </c:pt>
                      <c:pt idx="7226" formatCode="0.00E+00">
                        <c:v>300</c:v>
                      </c:pt>
                      <c:pt idx="7227" formatCode="0.00E+00">
                        <c:v>300</c:v>
                      </c:pt>
                      <c:pt idx="7228" formatCode="0.00E+00">
                        <c:v>300</c:v>
                      </c:pt>
                      <c:pt idx="7229" formatCode="0.00E+00">
                        <c:v>300</c:v>
                      </c:pt>
                      <c:pt idx="7230" formatCode="0.00E+00">
                        <c:v>300</c:v>
                      </c:pt>
                      <c:pt idx="7231" formatCode="0.00E+00">
                        <c:v>300</c:v>
                      </c:pt>
                      <c:pt idx="7232" formatCode="0.00E+00">
                        <c:v>300</c:v>
                      </c:pt>
                      <c:pt idx="7233" formatCode="0.00E+00">
                        <c:v>300</c:v>
                      </c:pt>
                      <c:pt idx="7234" formatCode="0.00E+00">
                        <c:v>300</c:v>
                      </c:pt>
                      <c:pt idx="7235" formatCode="0.00E+00">
                        <c:v>300</c:v>
                      </c:pt>
                      <c:pt idx="7236" formatCode="0.00E+00">
                        <c:v>300</c:v>
                      </c:pt>
                      <c:pt idx="7237" formatCode="0.00E+00">
                        <c:v>300</c:v>
                      </c:pt>
                      <c:pt idx="7238" formatCode="0.00E+00">
                        <c:v>300</c:v>
                      </c:pt>
                      <c:pt idx="7239" formatCode="0.00E+00">
                        <c:v>300</c:v>
                      </c:pt>
                      <c:pt idx="7240" formatCode="0.00E+00">
                        <c:v>300</c:v>
                      </c:pt>
                      <c:pt idx="7241" formatCode="0.00E+00">
                        <c:v>300</c:v>
                      </c:pt>
                      <c:pt idx="7242" formatCode="0.00E+00">
                        <c:v>300</c:v>
                      </c:pt>
                      <c:pt idx="7243" formatCode="0.00E+00">
                        <c:v>300</c:v>
                      </c:pt>
                      <c:pt idx="7244" formatCode="0.00E+00">
                        <c:v>300</c:v>
                      </c:pt>
                      <c:pt idx="7245" formatCode="0.00E+00">
                        <c:v>300</c:v>
                      </c:pt>
                      <c:pt idx="7246" formatCode="0.00E+00">
                        <c:v>300</c:v>
                      </c:pt>
                      <c:pt idx="7247" formatCode="0.00E+00">
                        <c:v>300</c:v>
                      </c:pt>
                      <c:pt idx="7248" formatCode="0.00E+00">
                        <c:v>300</c:v>
                      </c:pt>
                      <c:pt idx="7249" formatCode="0.00E+00">
                        <c:v>300</c:v>
                      </c:pt>
                      <c:pt idx="7250" formatCode="0.00E+00">
                        <c:v>300</c:v>
                      </c:pt>
                      <c:pt idx="7251" formatCode="0.00E+00">
                        <c:v>300</c:v>
                      </c:pt>
                      <c:pt idx="7252" formatCode="0.00E+00">
                        <c:v>300</c:v>
                      </c:pt>
                      <c:pt idx="7253" formatCode="0.00E+00">
                        <c:v>300</c:v>
                      </c:pt>
                      <c:pt idx="7254" formatCode="0.00E+00">
                        <c:v>300</c:v>
                      </c:pt>
                      <c:pt idx="7255" formatCode="0.00E+00">
                        <c:v>300</c:v>
                      </c:pt>
                      <c:pt idx="7256" formatCode="0.00E+00">
                        <c:v>300</c:v>
                      </c:pt>
                      <c:pt idx="7257" formatCode="0.00E+00">
                        <c:v>300</c:v>
                      </c:pt>
                      <c:pt idx="7258" formatCode="0.00E+00">
                        <c:v>300</c:v>
                      </c:pt>
                      <c:pt idx="7259" formatCode="0.00E+00">
                        <c:v>300</c:v>
                      </c:pt>
                      <c:pt idx="7260" formatCode="0.00E+00">
                        <c:v>300</c:v>
                      </c:pt>
                      <c:pt idx="7261" formatCode="0.00E+00">
                        <c:v>300</c:v>
                      </c:pt>
                      <c:pt idx="7262" formatCode="0.00E+00">
                        <c:v>300</c:v>
                      </c:pt>
                      <c:pt idx="7263" formatCode="0.00E+00">
                        <c:v>300</c:v>
                      </c:pt>
                      <c:pt idx="7264" formatCode="0.00E+00">
                        <c:v>300</c:v>
                      </c:pt>
                      <c:pt idx="7265" formatCode="0.00E+00">
                        <c:v>300</c:v>
                      </c:pt>
                      <c:pt idx="7266" formatCode="0.00E+00">
                        <c:v>300</c:v>
                      </c:pt>
                      <c:pt idx="7267" formatCode="0.00E+00">
                        <c:v>300</c:v>
                      </c:pt>
                      <c:pt idx="7268" formatCode="0.00E+00">
                        <c:v>300</c:v>
                      </c:pt>
                      <c:pt idx="7269" formatCode="0.00E+00">
                        <c:v>300</c:v>
                      </c:pt>
                      <c:pt idx="7270" formatCode="0.00E+00">
                        <c:v>300</c:v>
                      </c:pt>
                      <c:pt idx="7271" formatCode="0.00E+00">
                        <c:v>300</c:v>
                      </c:pt>
                      <c:pt idx="7272" formatCode="0.00E+00">
                        <c:v>300</c:v>
                      </c:pt>
                      <c:pt idx="7273" formatCode="0.00E+00">
                        <c:v>300</c:v>
                      </c:pt>
                      <c:pt idx="7274" formatCode="0.00E+00">
                        <c:v>300</c:v>
                      </c:pt>
                      <c:pt idx="7275" formatCode="0.00E+00">
                        <c:v>300</c:v>
                      </c:pt>
                      <c:pt idx="7276" formatCode="0.00E+00">
                        <c:v>300</c:v>
                      </c:pt>
                      <c:pt idx="7277" formatCode="0.00E+00">
                        <c:v>300</c:v>
                      </c:pt>
                      <c:pt idx="7278" formatCode="0.00E+00">
                        <c:v>300</c:v>
                      </c:pt>
                      <c:pt idx="7279" formatCode="0.00E+00">
                        <c:v>300</c:v>
                      </c:pt>
                      <c:pt idx="7280" formatCode="0.00E+00">
                        <c:v>300</c:v>
                      </c:pt>
                      <c:pt idx="7281" formatCode="0.00E+00">
                        <c:v>300</c:v>
                      </c:pt>
                      <c:pt idx="7282" formatCode="0.00E+00">
                        <c:v>300</c:v>
                      </c:pt>
                      <c:pt idx="7283" formatCode="0.00E+00">
                        <c:v>300</c:v>
                      </c:pt>
                      <c:pt idx="7284" formatCode="0.00E+00">
                        <c:v>300</c:v>
                      </c:pt>
                      <c:pt idx="7285" formatCode="0.00E+00">
                        <c:v>300</c:v>
                      </c:pt>
                      <c:pt idx="7286" formatCode="0.00E+00">
                        <c:v>300</c:v>
                      </c:pt>
                      <c:pt idx="7287" formatCode="0.00E+00">
                        <c:v>300</c:v>
                      </c:pt>
                      <c:pt idx="7288" formatCode="0.00E+00">
                        <c:v>300</c:v>
                      </c:pt>
                      <c:pt idx="7289" formatCode="0.00E+00">
                        <c:v>300</c:v>
                      </c:pt>
                      <c:pt idx="7290" formatCode="0.00E+00">
                        <c:v>300</c:v>
                      </c:pt>
                      <c:pt idx="7291" formatCode="0.00E+00">
                        <c:v>300</c:v>
                      </c:pt>
                      <c:pt idx="7292" formatCode="0.00E+00">
                        <c:v>300</c:v>
                      </c:pt>
                      <c:pt idx="7293" formatCode="0.00E+00">
                        <c:v>300</c:v>
                      </c:pt>
                      <c:pt idx="7294" formatCode="0.00E+00">
                        <c:v>300</c:v>
                      </c:pt>
                      <c:pt idx="7295" formatCode="0.00E+00">
                        <c:v>300</c:v>
                      </c:pt>
                      <c:pt idx="7296" formatCode="0.00E+00">
                        <c:v>300</c:v>
                      </c:pt>
                      <c:pt idx="7297" formatCode="0.00E+00">
                        <c:v>300</c:v>
                      </c:pt>
                      <c:pt idx="7298" formatCode="0.00E+00">
                        <c:v>300</c:v>
                      </c:pt>
                      <c:pt idx="7299" formatCode="0.00E+00">
                        <c:v>300</c:v>
                      </c:pt>
                      <c:pt idx="7300" formatCode="0.00E+00">
                        <c:v>300</c:v>
                      </c:pt>
                      <c:pt idx="7301" formatCode="0.00E+00">
                        <c:v>300</c:v>
                      </c:pt>
                      <c:pt idx="7302" formatCode="0.00E+00">
                        <c:v>300</c:v>
                      </c:pt>
                      <c:pt idx="7303" formatCode="0.00E+00">
                        <c:v>300</c:v>
                      </c:pt>
                      <c:pt idx="7304" formatCode="0.00E+00">
                        <c:v>300</c:v>
                      </c:pt>
                      <c:pt idx="7305" formatCode="0.00E+00">
                        <c:v>300</c:v>
                      </c:pt>
                      <c:pt idx="7306" formatCode="0.00E+00">
                        <c:v>300</c:v>
                      </c:pt>
                      <c:pt idx="7307" formatCode="0.00E+00">
                        <c:v>300</c:v>
                      </c:pt>
                      <c:pt idx="7308" formatCode="0.00E+00">
                        <c:v>300</c:v>
                      </c:pt>
                      <c:pt idx="7309" formatCode="0.00E+00">
                        <c:v>300</c:v>
                      </c:pt>
                      <c:pt idx="7310" formatCode="0.00E+00">
                        <c:v>300</c:v>
                      </c:pt>
                      <c:pt idx="7311" formatCode="0.00E+00">
                        <c:v>300</c:v>
                      </c:pt>
                      <c:pt idx="7312" formatCode="0.00E+00">
                        <c:v>300</c:v>
                      </c:pt>
                      <c:pt idx="7313" formatCode="0.00E+00">
                        <c:v>300</c:v>
                      </c:pt>
                      <c:pt idx="7314" formatCode="0.00E+00">
                        <c:v>300</c:v>
                      </c:pt>
                      <c:pt idx="7315" formatCode="0.00E+00">
                        <c:v>300</c:v>
                      </c:pt>
                      <c:pt idx="7316" formatCode="0.00E+00">
                        <c:v>300</c:v>
                      </c:pt>
                      <c:pt idx="7317" formatCode="0.00E+00">
                        <c:v>300</c:v>
                      </c:pt>
                      <c:pt idx="7318" formatCode="0.00E+00">
                        <c:v>300</c:v>
                      </c:pt>
                      <c:pt idx="7319" formatCode="0.00E+00">
                        <c:v>300</c:v>
                      </c:pt>
                      <c:pt idx="7320" formatCode="0.00E+00">
                        <c:v>300</c:v>
                      </c:pt>
                      <c:pt idx="7321" formatCode="0.00E+00">
                        <c:v>300</c:v>
                      </c:pt>
                      <c:pt idx="7322" formatCode="0.00E+00">
                        <c:v>300</c:v>
                      </c:pt>
                      <c:pt idx="7323" formatCode="0.00E+00">
                        <c:v>300</c:v>
                      </c:pt>
                      <c:pt idx="7324" formatCode="0.00E+00">
                        <c:v>300</c:v>
                      </c:pt>
                      <c:pt idx="7325" formatCode="0.00E+00">
                        <c:v>300</c:v>
                      </c:pt>
                      <c:pt idx="7326" formatCode="0.00E+00">
                        <c:v>300</c:v>
                      </c:pt>
                      <c:pt idx="7327" formatCode="0.00E+00">
                        <c:v>300</c:v>
                      </c:pt>
                      <c:pt idx="7328" formatCode="0.00E+00">
                        <c:v>300</c:v>
                      </c:pt>
                      <c:pt idx="7329" formatCode="0.00E+00">
                        <c:v>300</c:v>
                      </c:pt>
                      <c:pt idx="7330" formatCode="0.00E+00">
                        <c:v>300</c:v>
                      </c:pt>
                      <c:pt idx="7331" formatCode="0.00E+00">
                        <c:v>300</c:v>
                      </c:pt>
                      <c:pt idx="7332" formatCode="0.00E+00">
                        <c:v>300</c:v>
                      </c:pt>
                      <c:pt idx="7333" formatCode="0.00E+00">
                        <c:v>300</c:v>
                      </c:pt>
                      <c:pt idx="7334" formatCode="0.00E+00">
                        <c:v>300</c:v>
                      </c:pt>
                      <c:pt idx="7335" formatCode="0.00E+00">
                        <c:v>300</c:v>
                      </c:pt>
                      <c:pt idx="7336" formatCode="0.00E+00">
                        <c:v>300</c:v>
                      </c:pt>
                      <c:pt idx="7337" formatCode="0.00E+00">
                        <c:v>300</c:v>
                      </c:pt>
                      <c:pt idx="7338" formatCode="0.00E+00">
                        <c:v>300</c:v>
                      </c:pt>
                      <c:pt idx="7339" formatCode="0.00E+00">
                        <c:v>300</c:v>
                      </c:pt>
                      <c:pt idx="7340" formatCode="0.00E+00">
                        <c:v>300</c:v>
                      </c:pt>
                      <c:pt idx="7341" formatCode="0.00E+00">
                        <c:v>300</c:v>
                      </c:pt>
                      <c:pt idx="7342" formatCode="0.00E+00">
                        <c:v>300</c:v>
                      </c:pt>
                      <c:pt idx="7343" formatCode="0.00E+00">
                        <c:v>300</c:v>
                      </c:pt>
                      <c:pt idx="7344" formatCode="0.00E+00">
                        <c:v>300</c:v>
                      </c:pt>
                      <c:pt idx="7345" formatCode="0.00E+00">
                        <c:v>300</c:v>
                      </c:pt>
                      <c:pt idx="7346" formatCode="0.00E+00">
                        <c:v>300</c:v>
                      </c:pt>
                      <c:pt idx="7347" formatCode="0.00E+00">
                        <c:v>300</c:v>
                      </c:pt>
                      <c:pt idx="7348" formatCode="0.00E+00">
                        <c:v>300</c:v>
                      </c:pt>
                      <c:pt idx="7349" formatCode="0.00E+00">
                        <c:v>300</c:v>
                      </c:pt>
                      <c:pt idx="7350" formatCode="0.00E+00">
                        <c:v>300</c:v>
                      </c:pt>
                      <c:pt idx="7351" formatCode="0.00E+00">
                        <c:v>300</c:v>
                      </c:pt>
                      <c:pt idx="7352" formatCode="0.00E+00">
                        <c:v>300</c:v>
                      </c:pt>
                      <c:pt idx="7353" formatCode="0.00E+00">
                        <c:v>300</c:v>
                      </c:pt>
                      <c:pt idx="7354" formatCode="0.00E+00">
                        <c:v>300</c:v>
                      </c:pt>
                      <c:pt idx="7355" formatCode="0.00E+00">
                        <c:v>300</c:v>
                      </c:pt>
                      <c:pt idx="7356" formatCode="0.00E+00">
                        <c:v>300</c:v>
                      </c:pt>
                      <c:pt idx="7357" formatCode="0.00E+00">
                        <c:v>300</c:v>
                      </c:pt>
                      <c:pt idx="7358" formatCode="0.00E+00">
                        <c:v>300</c:v>
                      </c:pt>
                      <c:pt idx="7359" formatCode="0.00E+00">
                        <c:v>300</c:v>
                      </c:pt>
                      <c:pt idx="7360" formatCode="0.00E+00">
                        <c:v>300</c:v>
                      </c:pt>
                      <c:pt idx="7361" formatCode="0.00E+00">
                        <c:v>300</c:v>
                      </c:pt>
                      <c:pt idx="7362" formatCode="0.00E+00">
                        <c:v>300</c:v>
                      </c:pt>
                      <c:pt idx="7363" formatCode="0.00E+00">
                        <c:v>300</c:v>
                      </c:pt>
                      <c:pt idx="7364" formatCode="0.00E+00">
                        <c:v>300</c:v>
                      </c:pt>
                      <c:pt idx="7365" formatCode="0.00E+00">
                        <c:v>300</c:v>
                      </c:pt>
                      <c:pt idx="7366" formatCode="0.00E+00">
                        <c:v>300</c:v>
                      </c:pt>
                      <c:pt idx="7367" formatCode="0.00E+00">
                        <c:v>300</c:v>
                      </c:pt>
                      <c:pt idx="7368" formatCode="0.00E+00">
                        <c:v>300</c:v>
                      </c:pt>
                      <c:pt idx="7369" formatCode="0.00E+00">
                        <c:v>300</c:v>
                      </c:pt>
                      <c:pt idx="7370" formatCode="0.00E+00">
                        <c:v>300</c:v>
                      </c:pt>
                      <c:pt idx="7371" formatCode="0.00E+00">
                        <c:v>300</c:v>
                      </c:pt>
                      <c:pt idx="7372" formatCode="0.00E+00">
                        <c:v>300</c:v>
                      </c:pt>
                      <c:pt idx="7373" formatCode="0.00E+00">
                        <c:v>300</c:v>
                      </c:pt>
                      <c:pt idx="7374" formatCode="0.00E+00">
                        <c:v>300</c:v>
                      </c:pt>
                      <c:pt idx="7375" formatCode="0.00E+00">
                        <c:v>300</c:v>
                      </c:pt>
                      <c:pt idx="7376" formatCode="0.00E+00">
                        <c:v>300</c:v>
                      </c:pt>
                      <c:pt idx="7377" formatCode="0.00E+00">
                        <c:v>300</c:v>
                      </c:pt>
                      <c:pt idx="7378" formatCode="0.00E+00">
                        <c:v>300</c:v>
                      </c:pt>
                      <c:pt idx="7379" formatCode="0.00E+00">
                        <c:v>300</c:v>
                      </c:pt>
                      <c:pt idx="7380" formatCode="0.00E+00">
                        <c:v>300</c:v>
                      </c:pt>
                      <c:pt idx="7381" formatCode="0.00E+00">
                        <c:v>300</c:v>
                      </c:pt>
                      <c:pt idx="7382" formatCode="0.00E+00">
                        <c:v>300</c:v>
                      </c:pt>
                      <c:pt idx="7383" formatCode="0.00E+00">
                        <c:v>300</c:v>
                      </c:pt>
                      <c:pt idx="7384" formatCode="0.00E+00">
                        <c:v>300</c:v>
                      </c:pt>
                      <c:pt idx="7385" formatCode="0.00E+00">
                        <c:v>300</c:v>
                      </c:pt>
                      <c:pt idx="7386" formatCode="0.00E+00">
                        <c:v>300</c:v>
                      </c:pt>
                      <c:pt idx="7387" formatCode="0.00E+00">
                        <c:v>300</c:v>
                      </c:pt>
                      <c:pt idx="7388" formatCode="0.00E+00">
                        <c:v>300</c:v>
                      </c:pt>
                      <c:pt idx="7389" formatCode="0.00E+00">
                        <c:v>300</c:v>
                      </c:pt>
                      <c:pt idx="7390" formatCode="0.00E+00">
                        <c:v>300</c:v>
                      </c:pt>
                      <c:pt idx="7391" formatCode="0.00E+00">
                        <c:v>300</c:v>
                      </c:pt>
                      <c:pt idx="7392" formatCode="0.00E+00">
                        <c:v>300</c:v>
                      </c:pt>
                      <c:pt idx="7393" formatCode="0.00E+00">
                        <c:v>300</c:v>
                      </c:pt>
                      <c:pt idx="7394" formatCode="0.00E+00">
                        <c:v>300</c:v>
                      </c:pt>
                      <c:pt idx="7395" formatCode="0.00E+00">
                        <c:v>300</c:v>
                      </c:pt>
                      <c:pt idx="7396" formatCode="0.00E+00">
                        <c:v>300</c:v>
                      </c:pt>
                      <c:pt idx="7397" formatCode="0.00E+00">
                        <c:v>300</c:v>
                      </c:pt>
                      <c:pt idx="7398" formatCode="0.00E+00">
                        <c:v>300</c:v>
                      </c:pt>
                      <c:pt idx="7399" formatCode="0.00E+00">
                        <c:v>300</c:v>
                      </c:pt>
                      <c:pt idx="7400" formatCode="0.00E+00">
                        <c:v>300</c:v>
                      </c:pt>
                      <c:pt idx="7401" formatCode="0.00E+00">
                        <c:v>300</c:v>
                      </c:pt>
                      <c:pt idx="7402" formatCode="0.00E+00">
                        <c:v>300</c:v>
                      </c:pt>
                      <c:pt idx="7403" formatCode="0.00E+00">
                        <c:v>300</c:v>
                      </c:pt>
                      <c:pt idx="7404" formatCode="0.00E+00">
                        <c:v>300</c:v>
                      </c:pt>
                      <c:pt idx="7405" formatCode="0.00E+00">
                        <c:v>300</c:v>
                      </c:pt>
                      <c:pt idx="7406" formatCode="0.00E+00">
                        <c:v>300</c:v>
                      </c:pt>
                      <c:pt idx="7407" formatCode="0.00E+00">
                        <c:v>300</c:v>
                      </c:pt>
                      <c:pt idx="7408" formatCode="0.00E+00">
                        <c:v>300</c:v>
                      </c:pt>
                      <c:pt idx="7409" formatCode="0.00E+00">
                        <c:v>300</c:v>
                      </c:pt>
                      <c:pt idx="7410" formatCode="0.00E+00">
                        <c:v>300</c:v>
                      </c:pt>
                      <c:pt idx="7411" formatCode="0.00E+00">
                        <c:v>300</c:v>
                      </c:pt>
                      <c:pt idx="7412" formatCode="0.00E+00">
                        <c:v>300</c:v>
                      </c:pt>
                      <c:pt idx="7413" formatCode="0.00E+00">
                        <c:v>300</c:v>
                      </c:pt>
                      <c:pt idx="7414" formatCode="0.00E+00">
                        <c:v>300</c:v>
                      </c:pt>
                      <c:pt idx="7415" formatCode="0.00E+00">
                        <c:v>300</c:v>
                      </c:pt>
                      <c:pt idx="7416" formatCode="0.00E+00">
                        <c:v>300</c:v>
                      </c:pt>
                      <c:pt idx="7417" formatCode="0.00E+00">
                        <c:v>300</c:v>
                      </c:pt>
                      <c:pt idx="7418" formatCode="0.00E+00">
                        <c:v>300</c:v>
                      </c:pt>
                      <c:pt idx="7419" formatCode="0.00E+00">
                        <c:v>300</c:v>
                      </c:pt>
                      <c:pt idx="7420" formatCode="0.00E+00">
                        <c:v>300</c:v>
                      </c:pt>
                      <c:pt idx="7421" formatCode="0.00E+00">
                        <c:v>300</c:v>
                      </c:pt>
                      <c:pt idx="7422" formatCode="0.00E+00">
                        <c:v>300</c:v>
                      </c:pt>
                      <c:pt idx="7423" formatCode="0.00E+00">
                        <c:v>300</c:v>
                      </c:pt>
                      <c:pt idx="7424" formatCode="0.00E+00">
                        <c:v>300</c:v>
                      </c:pt>
                      <c:pt idx="7425" formatCode="0.00E+00">
                        <c:v>300</c:v>
                      </c:pt>
                      <c:pt idx="7426" formatCode="0.00E+00">
                        <c:v>300</c:v>
                      </c:pt>
                      <c:pt idx="7427" formatCode="0.00E+00">
                        <c:v>300</c:v>
                      </c:pt>
                      <c:pt idx="7428" formatCode="0.00E+00">
                        <c:v>300</c:v>
                      </c:pt>
                      <c:pt idx="7429" formatCode="0.00E+00">
                        <c:v>300</c:v>
                      </c:pt>
                      <c:pt idx="7430" formatCode="0.00E+00">
                        <c:v>300</c:v>
                      </c:pt>
                      <c:pt idx="7431" formatCode="0.00E+00">
                        <c:v>300</c:v>
                      </c:pt>
                      <c:pt idx="7432" formatCode="0.00E+00">
                        <c:v>300</c:v>
                      </c:pt>
                      <c:pt idx="7433" formatCode="0.00E+00">
                        <c:v>300</c:v>
                      </c:pt>
                      <c:pt idx="7434" formatCode="0.00E+00">
                        <c:v>300</c:v>
                      </c:pt>
                      <c:pt idx="7435" formatCode="0.00E+00">
                        <c:v>300</c:v>
                      </c:pt>
                      <c:pt idx="7436" formatCode="0.00E+00">
                        <c:v>300</c:v>
                      </c:pt>
                      <c:pt idx="7437" formatCode="0.00E+00">
                        <c:v>300</c:v>
                      </c:pt>
                      <c:pt idx="7438" formatCode="0.00E+00">
                        <c:v>300</c:v>
                      </c:pt>
                      <c:pt idx="7439" formatCode="0.00E+00">
                        <c:v>300</c:v>
                      </c:pt>
                      <c:pt idx="7440" formatCode="0.00E+00">
                        <c:v>300</c:v>
                      </c:pt>
                      <c:pt idx="7441" formatCode="0.00E+00">
                        <c:v>300</c:v>
                      </c:pt>
                      <c:pt idx="7442" formatCode="0.00E+00">
                        <c:v>300</c:v>
                      </c:pt>
                      <c:pt idx="7443" formatCode="0.00E+00">
                        <c:v>300</c:v>
                      </c:pt>
                      <c:pt idx="7444" formatCode="0.00E+00">
                        <c:v>300</c:v>
                      </c:pt>
                      <c:pt idx="7445" formatCode="0.00E+00">
                        <c:v>300</c:v>
                      </c:pt>
                      <c:pt idx="7446" formatCode="0.00E+00">
                        <c:v>300</c:v>
                      </c:pt>
                      <c:pt idx="7447" formatCode="0.00E+00">
                        <c:v>300</c:v>
                      </c:pt>
                      <c:pt idx="7448" formatCode="0.00E+00">
                        <c:v>300</c:v>
                      </c:pt>
                      <c:pt idx="7449" formatCode="0.00E+00">
                        <c:v>300</c:v>
                      </c:pt>
                      <c:pt idx="7450" formatCode="0.00E+00">
                        <c:v>300</c:v>
                      </c:pt>
                      <c:pt idx="7451" formatCode="0.00E+00">
                        <c:v>300</c:v>
                      </c:pt>
                      <c:pt idx="7452" formatCode="0.00E+00">
                        <c:v>300</c:v>
                      </c:pt>
                      <c:pt idx="7453" formatCode="0.00E+00">
                        <c:v>300</c:v>
                      </c:pt>
                      <c:pt idx="7454" formatCode="0.00E+00">
                        <c:v>300</c:v>
                      </c:pt>
                      <c:pt idx="7455" formatCode="0.00E+00">
                        <c:v>300</c:v>
                      </c:pt>
                      <c:pt idx="7456" formatCode="0.00E+00">
                        <c:v>300</c:v>
                      </c:pt>
                      <c:pt idx="7457" formatCode="0.00E+00">
                        <c:v>300</c:v>
                      </c:pt>
                      <c:pt idx="7458" formatCode="0.00E+00">
                        <c:v>300</c:v>
                      </c:pt>
                      <c:pt idx="7459" formatCode="0.00E+00">
                        <c:v>300</c:v>
                      </c:pt>
                      <c:pt idx="7460" formatCode="0.00E+00">
                        <c:v>300</c:v>
                      </c:pt>
                      <c:pt idx="7461" formatCode="0.00E+00">
                        <c:v>300</c:v>
                      </c:pt>
                      <c:pt idx="7462" formatCode="0.00E+00">
                        <c:v>300</c:v>
                      </c:pt>
                      <c:pt idx="7463" formatCode="0.00E+00">
                        <c:v>300</c:v>
                      </c:pt>
                      <c:pt idx="7464" formatCode="0.00E+00">
                        <c:v>300</c:v>
                      </c:pt>
                      <c:pt idx="7465" formatCode="0.00E+00">
                        <c:v>300</c:v>
                      </c:pt>
                      <c:pt idx="7466" formatCode="0.00E+00">
                        <c:v>300</c:v>
                      </c:pt>
                      <c:pt idx="7467" formatCode="0.00E+00">
                        <c:v>300</c:v>
                      </c:pt>
                      <c:pt idx="7468" formatCode="0.00E+00">
                        <c:v>300</c:v>
                      </c:pt>
                      <c:pt idx="7469">
                        <c:v>300</c:v>
                      </c:pt>
                      <c:pt idx="7470">
                        <c:v>300</c:v>
                      </c:pt>
                      <c:pt idx="7471">
                        <c:v>300</c:v>
                      </c:pt>
                      <c:pt idx="7472">
                        <c:v>300</c:v>
                      </c:pt>
                      <c:pt idx="7473">
                        <c:v>300</c:v>
                      </c:pt>
                      <c:pt idx="7474">
                        <c:v>300</c:v>
                      </c:pt>
                      <c:pt idx="7475">
                        <c:v>300</c:v>
                      </c:pt>
                      <c:pt idx="7476">
                        <c:v>300</c:v>
                      </c:pt>
                      <c:pt idx="7477">
                        <c:v>300</c:v>
                      </c:pt>
                      <c:pt idx="7478">
                        <c:v>300</c:v>
                      </c:pt>
                      <c:pt idx="7479">
                        <c:v>300</c:v>
                      </c:pt>
                      <c:pt idx="7480">
                        <c:v>300</c:v>
                      </c:pt>
                      <c:pt idx="7481">
                        <c:v>300</c:v>
                      </c:pt>
                      <c:pt idx="7482">
                        <c:v>300</c:v>
                      </c:pt>
                      <c:pt idx="7483">
                        <c:v>300</c:v>
                      </c:pt>
                      <c:pt idx="7484">
                        <c:v>300</c:v>
                      </c:pt>
                      <c:pt idx="7485">
                        <c:v>300</c:v>
                      </c:pt>
                      <c:pt idx="7486">
                        <c:v>300</c:v>
                      </c:pt>
                      <c:pt idx="7487">
                        <c:v>300</c:v>
                      </c:pt>
                      <c:pt idx="7488">
                        <c:v>300</c:v>
                      </c:pt>
                      <c:pt idx="7489">
                        <c:v>300</c:v>
                      </c:pt>
                      <c:pt idx="7490">
                        <c:v>300</c:v>
                      </c:pt>
                      <c:pt idx="7491">
                        <c:v>300</c:v>
                      </c:pt>
                      <c:pt idx="7492">
                        <c:v>300</c:v>
                      </c:pt>
                      <c:pt idx="7493">
                        <c:v>300</c:v>
                      </c:pt>
                      <c:pt idx="7494">
                        <c:v>300</c:v>
                      </c:pt>
                      <c:pt idx="7495">
                        <c:v>300</c:v>
                      </c:pt>
                      <c:pt idx="7496">
                        <c:v>300</c:v>
                      </c:pt>
                      <c:pt idx="7497">
                        <c:v>300</c:v>
                      </c:pt>
                      <c:pt idx="7498">
                        <c:v>300</c:v>
                      </c:pt>
                      <c:pt idx="7499">
                        <c:v>300</c:v>
                      </c:pt>
                      <c:pt idx="7500">
                        <c:v>300</c:v>
                      </c:pt>
                      <c:pt idx="7501">
                        <c:v>300</c:v>
                      </c:pt>
                      <c:pt idx="7502">
                        <c:v>300</c:v>
                      </c:pt>
                      <c:pt idx="7503">
                        <c:v>300</c:v>
                      </c:pt>
                      <c:pt idx="7504">
                        <c:v>300</c:v>
                      </c:pt>
                      <c:pt idx="7505">
                        <c:v>300</c:v>
                      </c:pt>
                      <c:pt idx="7506">
                        <c:v>300</c:v>
                      </c:pt>
                      <c:pt idx="7507">
                        <c:v>300</c:v>
                      </c:pt>
                      <c:pt idx="7508">
                        <c:v>300</c:v>
                      </c:pt>
                      <c:pt idx="7509">
                        <c:v>300</c:v>
                      </c:pt>
                      <c:pt idx="7510">
                        <c:v>300</c:v>
                      </c:pt>
                      <c:pt idx="7511">
                        <c:v>300</c:v>
                      </c:pt>
                      <c:pt idx="7512">
                        <c:v>300</c:v>
                      </c:pt>
                      <c:pt idx="7513">
                        <c:v>300</c:v>
                      </c:pt>
                      <c:pt idx="7514">
                        <c:v>300</c:v>
                      </c:pt>
                      <c:pt idx="7515">
                        <c:v>300</c:v>
                      </c:pt>
                      <c:pt idx="7516">
                        <c:v>300</c:v>
                      </c:pt>
                      <c:pt idx="7517">
                        <c:v>300</c:v>
                      </c:pt>
                      <c:pt idx="7518">
                        <c:v>300</c:v>
                      </c:pt>
                      <c:pt idx="7519">
                        <c:v>300</c:v>
                      </c:pt>
                      <c:pt idx="7520">
                        <c:v>300</c:v>
                      </c:pt>
                      <c:pt idx="7521">
                        <c:v>300</c:v>
                      </c:pt>
                      <c:pt idx="7522">
                        <c:v>300</c:v>
                      </c:pt>
                      <c:pt idx="7523">
                        <c:v>300</c:v>
                      </c:pt>
                      <c:pt idx="7524">
                        <c:v>300</c:v>
                      </c:pt>
                      <c:pt idx="7525">
                        <c:v>300</c:v>
                      </c:pt>
                      <c:pt idx="7526">
                        <c:v>300</c:v>
                      </c:pt>
                      <c:pt idx="7527">
                        <c:v>300</c:v>
                      </c:pt>
                      <c:pt idx="7528">
                        <c:v>300</c:v>
                      </c:pt>
                      <c:pt idx="7529">
                        <c:v>300</c:v>
                      </c:pt>
                      <c:pt idx="7530">
                        <c:v>300</c:v>
                      </c:pt>
                      <c:pt idx="7531">
                        <c:v>300</c:v>
                      </c:pt>
                      <c:pt idx="7532">
                        <c:v>300</c:v>
                      </c:pt>
                      <c:pt idx="7533">
                        <c:v>300</c:v>
                      </c:pt>
                      <c:pt idx="7534">
                        <c:v>300</c:v>
                      </c:pt>
                      <c:pt idx="7535">
                        <c:v>300</c:v>
                      </c:pt>
                      <c:pt idx="7536">
                        <c:v>300</c:v>
                      </c:pt>
                      <c:pt idx="7537">
                        <c:v>300</c:v>
                      </c:pt>
                      <c:pt idx="7538">
                        <c:v>300</c:v>
                      </c:pt>
                      <c:pt idx="7539">
                        <c:v>300</c:v>
                      </c:pt>
                      <c:pt idx="7540">
                        <c:v>300</c:v>
                      </c:pt>
                      <c:pt idx="7541">
                        <c:v>300</c:v>
                      </c:pt>
                      <c:pt idx="7542">
                        <c:v>300</c:v>
                      </c:pt>
                      <c:pt idx="7543">
                        <c:v>300</c:v>
                      </c:pt>
                      <c:pt idx="7544">
                        <c:v>300</c:v>
                      </c:pt>
                      <c:pt idx="7545">
                        <c:v>300</c:v>
                      </c:pt>
                      <c:pt idx="7546">
                        <c:v>300</c:v>
                      </c:pt>
                      <c:pt idx="7547">
                        <c:v>300</c:v>
                      </c:pt>
                      <c:pt idx="7548">
                        <c:v>300</c:v>
                      </c:pt>
                      <c:pt idx="7549">
                        <c:v>300</c:v>
                      </c:pt>
                      <c:pt idx="7550">
                        <c:v>300</c:v>
                      </c:pt>
                      <c:pt idx="7551">
                        <c:v>300</c:v>
                      </c:pt>
                      <c:pt idx="7552">
                        <c:v>300</c:v>
                      </c:pt>
                      <c:pt idx="7553">
                        <c:v>300</c:v>
                      </c:pt>
                      <c:pt idx="7554">
                        <c:v>300</c:v>
                      </c:pt>
                      <c:pt idx="7555">
                        <c:v>300</c:v>
                      </c:pt>
                      <c:pt idx="7556">
                        <c:v>300</c:v>
                      </c:pt>
                      <c:pt idx="7557">
                        <c:v>300</c:v>
                      </c:pt>
                      <c:pt idx="7558">
                        <c:v>300</c:v>
                      </c:pt>
                      <c:pt idx="7559">
                        <c:v>300</c:v>
                      </c:pt>
                      <c:pt idx="7560">
                        <c:v>300</c:v>
                      </c:pt>
                      <c:pt idx="7561">
                        <c:v>300</c:v>
                      </c:pt>
                      <c:pt idx="7562">
                        <c:v>300</c:v>
                      </c:pt>
                      <c:pt idx="7563">
                        <c:v>300</c:v>
                      </c:pt>
                      <c:pt idx="7564">
                        <c:v>300</c:v>
                      </c:pt>
                      <c:pt idx="7565">
                        <c:v>300</c:v>
                      </c:pt>
                      <c:pt idx="7566">
                        <c:v>300</c:v>
                      </c:pt>
                      <c:pt idx="7567">
                        <c:v>300</c:v>
                      </c:pt>
                      <c:pt idx="7568">
                        <c:v>300</c:v>
                      </c:pt>
                      <c:pt idx="7569">
                        <c:v>300</c:v>
                      </c:pt>
                      <c:pt idx="7570">
                        <c:v>300</c:v>
                      </c:pt>
                      <c:pt idx="7571">
                        <c:v>300</c:v>
                      </c:pt>
                      <c:pt idx="7572">
                        <c:v>300</c:v>
                      </c:pt>
                      <c:pt idx="7573">
                        <c:v>300</c:v>
                      </c:pt>
                      <c:pt idx="7574">
                        <c:v>300</c:v>
                      </c:pt>
                      <c:pt idx="7575">
                        <c:v>300</c:v>
                      </c:pt>
                      <c:pt idx="7576">
                        <c:v>300</c:v>
                      </c:pt>
                      <c:pt idx="7577">
                        <c:v>300</c:v>
                      </c:pt>
                      <c:pt idx="7578">
                        <c:v>300</c:v>
                      </c:pt>
                      <c:pt idx="7579">
                        <c:v>300</c:v>
                      </c:pt>
                      <c:pt idx="7580">
                        <c:v>300</c:v>
                      </c:pt>
                      <c:pt idx="7581">
                        <c:v>300</c:v>
                      </c:pt>
                      <c:pt idx="7582">
                        <c:v>300</c:v>
                      </c:pt>
                      <c:pt idx="7583">
                        <c:v>300</c:v>
                      </c:pt>
                      <c:pt idx="7584">
                        <c:v>300</c:v>
                      </c:pt>
                      <c:pt idx="7585">
                        <c:v>300</c:v>
                      </c:pt>
                      <c:pt idx="7586">
                        <c:v>300</c:v>
                      </c:pt>
                      <c:pt idx="7587">
                        <c:v>300</c:v>
                      </c:pt>
                      <c:pt idx="7588">
                        <c:v>300</c:v>
                      </c:pt>
                      <c:pt idx="7589">
                        <c:v>300</c:v>
                      </c:pt>
                      <c:pt idx="7590">
                        <c:v>300</c:v>
                      </c:pt>
                      <c:pt idx="7591">
                        <c:v>300</c:v>
                      </c:pt>
                      <c:pt idx="7592">
                        <c:v>300</c:v>
                      </c:pt>
                      <c:pt idx="7593">
                        <c:v>300</c:v>
                      </c:pt>
                      <c:pt idx="7594">
                        <c:v>300</c:v>
                      </c:pt>
                      <c:pt idx="7595">
                        <c:v>300</c:v>
                      </c:pt>
                      <c:pt idx="7596">
                        <c:v>300</c:v>
                      </c:pt>
                      <c:pt idx="7597">
                        <c:v>300</c:v>
                      </c:pt>
                      <c:pt idx="7598">
                        <c:v>300</c:v>
                      </c:pt>
                      <c:pt idx="7599">
                        <c:v>300</c:v>
                      </c:pt>
                      <c:pt idx="7600">
                        <c:v>300</c:v>
                      </c:pt>
                      <c:pt idx="7601">
                        <c:v>300</c:v>
                      </c:pt>
                      <c:pt idx="7602">
                        <c:v>300</c:v>
                      </c:pt>
                      <c:pt idx="7603">
                        <c:v>300</c:v>
                      </c:pt>
                      <c:pt idx="7604">
                        <c:v>300</c:v>
                      </c:pt>
                      <c:pt idx="7605">
                        <c:v>300</c:v>
                      </c:pt>
                      <c:pt idx="7606">
                        <c:v>300</c:v>
                      </c:pt>
                      <c:pt idx="7607">
                        <c:v>300</c:v>
                      </c:pt>
                      <c:pt idx="7608">
                        <c:v>300</c:v>
                      </c:pt>
                      <c:pt idx="7609">
                        <c:v>300</c:v>
                      </c:pt>
                      <c:pt idx="7610">
                        <c:v>300</c:v>
                      </c:pt>
                      <c:pt idx="7611">
                        <c:v>300</c:v>
                      </c:pt>
                      <c:pt idx="7612">
                        <c:v>300</c:v>
                      </c:pt>
                      <c:pt idx="7613">
                        <c:v>300</c:v>
                      </c:pt>
                      <c:pt idx="7614">
                        <c:v>300</c:v>
                      </c:pt>
                      <c:pt idx="7615">
                        <c:v>300</c:v>
                      </c:pt>
                      <c:pt idx="7616">
                        <c:v>300</c:v>
                      </c:pt>
                      <c:pt idx="7617">
                        <c:v>300</c:v>
                      </c:pt>
                      <c:pt idx="7618">
                        <c:v>300</c:v>
                      </c:pt>
                      <c:pt idx="7619">
                        <c:v>300</c:v>
                      </c:pt>
                      <c:pt idx="7620">
                        <c:v>300</c:v>
                      </c:pt>
                      <c:pt idx="7621">
                        <c:v>300</c:v>
                      </c:pt>
                      <c:pt idx="7622">
                        <c:v>300</c:v>
                      </c:pt>
                      <c:pt idx="7623">
                        <c:v>300</c:v>
                      </c:pt>
                      <c:pt idx="7624">
                        <c:v>300</c:v>
                      </c:pt>
                      <c:pt idx="7625">
                        <c:v>300</c:v>
                      </c:pt>
                      <c:pt idx="7626">
                        <c:v>300</c:v>
                      </c:pt>
                      <c:pt idx="7627">
                        <c:v>300</c:v>
                      </c:pt>
                      <c:pt idx="7628">
                        <c:v>300</c:v>
                      </c:pt>
                      <c:pt idx="7629">
                        <c:v>300</c:v>
                      </c:pt>
                      <c:pt idx="7630">
                        <c:v>300</c:v>
                      </c:pt>
                      <c:pt idx="7631">
                        <c:v>300</c:v>
                      </c:pt>
                      <c:pt idx="7632">
                        <c:v>300</c:v>
                      </c:pt>
                      <c:pt idx="7633">
                        <c:v>300</c:v>
                      </c:pt>
                      <c:pt idx="7634">
                        <c:v>300</c:v>
                      </c:pt>
                      <c:pt idx="7635">
                        <c:v>300</c:v>
                      </c:pt>
                      <c:pt idx="7636">
                        <c:v>300</c:v>
                      </c:pt>
                      <c:pt idx="7637">
                        <c:v>300</c:v>
                      </c:pt>
                      <c:pt idx="7638">
                        <c:v>300</c:v>
                      </c:pt>
                      <c:pt idx="7639">
                        <c:v>300</c:v>
                      </c:pt>
                      <c:pt idx="7640">
                        <c:v>300</c:v>
                      </c:pt>
                      <c:pt idx="7641">
                        <c:v>300</c:v>
                      </c:pt>
                      <c:pt idx="7642">
                        <c:v>300</c:v>
                      </c:pt>
                      <c:pt idx="7643">
                        <c:v>300</c:v>
                      </c:pt>
                      <c:pt idx="7644">
                        <c:v>300</c:v>
                      </c:pt>
                      <c:pt idx="7645">
                        <c:v>300</c:v>
                      </c:pt>
                      <c:pt idx="7646">
                        <c:v>300</c:v>
                      </c:pt>
                      <c:pt idx="7647">
                        <c:v>300</c:v>
                      </c:pt>
                      <c:pt idx="7648">
                        <c:v>300</c:v>
                      </c:pt>
                      <c:pt idx="7649">
                        <c:v>300</c:v>
                      </c:pt>
                      <c:pt idx="7650">
                        <c:v>300</c:v>
                      </c:pt>
                      <c:pt idx="7651">
                        <c:v>300</c:v>
                      </c:pt>
                      <c:pt idx="7652">
                        <c:v>300</c:v>
                      </c:pt>
                      <c:pt idx="7653">
                        <c:v>300</c:v>
                      </c:pt>
                      <c:pt idx="7654">
                        <c:v>300</c:v>
                      </c:pt>
                      <c:pt idx="7655">
                        <c:v>300</c:v>
                      </c:pt>
                      <c:pt idx="7656">
                        <c:v>300</c:v>
                      </c:pt>
                      <c:pt idx="7657">
                        <c:v>300</c:v>
                      </c:pt>
                      <c:pt idx="7658">
                        <c:v>300</c:v>
                      </c:pt>
                      <c:pt idx="7659">
                        <c:v>300</c:v>
                      </c:pt>
                      <c:pt idx="7660">
                        <c:v>300</c:v>
                      </c:pt>
                      <c:pt idx="7661">
                        <c:v>300</c:v>
                      </c:pt>
                      <c:pt idx="7662">
                        <c:v>300</c:v>
                      </c:pt>
                      <c:pt idx="7663">
                        <c:v>300</c:v>
                      </c:pt>
                      <c:pt idx="7664">
                        <c:v>300</c:v>
                      </c:pt>
                      <c:pt idx="7665">
                        <c:v>300</c:v>
                      </c:pt>
                      <c:pt idx="7666">
                        <c:v>300</c:v>
                      </c:pt>
                      <c:pt idx="7667">
                        <c:v>300</c:v>
                      </c:pt>
                      <c:pt idx="7668">
                        <c:v>300</c:v>
                      </c:pt>
                      <c:pt idx="7669">
                        <c:v>300</c:v>
                      </c:pt>
                      <c:pt idx="7670">
                        <c:v>300</c:v>
                      </c:pt>
                      <c:pt idx="7671">
                        <c:v>300</c:v>
                      </c:pt>
                      <c:pt idx="7672">
                        <c:v>300</c:v>
                      </c:pt>
                      <c:pt idx="7673">
                        <c:v>300</c:v>
                      </c:pt>
                      <c:pt idx="7674">
                        <c:v>300</c:v>
                      </c:pt>
                      <c:pt idx="7675">
                        <c:v>300</c:v>
                      </c:pt>
                      <c:pt idx="7676">
                        <c:v>300</c:v>
                      </c:pt>
                      <c:pt idx="7677">
                        <c:v>300</c:v>
                      </c:pt>
                      <c:pt idx="7678">
                        <c:v>300</c:v>
                      </c:pt>
                      <c:pt idx="7679">
                        <c:v>300</c:v>
                      </c:pt>
                      <c:pt idx="7680">
                        <c:v>300</c:v>
                      </c:pt>
                      <c:pt idx="7681">
                        <c:v>300</c:v>
                      </c:pt>
                      <c:pt idx="7682">
                        <c:v>300</c:v>
                      </c:pt>
                      <c:pt idx="7683">
                        <c:v>300</c:v>
                      </c:pt>
                      <c:pt idx="7684">
                        <c:v>300</c:v>
                      </c:pt>
                      <c:pt idx="7685">
                        <c:v>300</c:v>
                      </c:pt>
                      <c:pt idx="7686">
                        <c:v>300</c:v>
                      </c:pt>
                      <c:pt idx="7687">
                        <c:v>300</c:v>
                      </c:pt>
                      <c:pt idx="7688">
                        <c:v>300</c:v>
                      </c:pt>
                      <c:pt idx="7689">
                        <c:v>300</c:v>
                      </c:pt>
                      <c:pt idx="7690">
                        <c:v>300</c:v>
                      </c:pt>
                      <c:pt idx="7691">
                        <c:v>300</c:v>
                      </c:pt>
                      <c:pt idx="7692">
                        <c:v>300</c:v>
                      </c:pt>
                      <c:pt idx="7693">
                        <c:v>300</c:v>
                      </c:pt>
                      <c:pt idx="7694">
                        <c:v>300</c:v>
                      </c:pt>
                      <c:pt idx="7695">
                        <c:v>300</c:v>
                      </c:pt>
                      <c:pt idx="7696">
                        <c:v>300</c:v>
                      </c:pt>
                      <c:pt idx="7697">
                        <c:v>300</c:v>
                      </c:pt>
                      <c:pt idx="7698">
                        <c:v>300</c:v>
                      </c:pt>
                      <c:pt idx="7699">
                        <c:v>300</c:v>
                      </c:pt>
                      <c:pt idx="7700">
                        <c:v>300</c:v>
                      </c:pt>
                      <c:pt idx="7701">
                        <c:v>300</c:v>
                      </c:pt>
                      <c:pt idx="7702">
                        <c:v>300</c:v>
                      </c:pt>
                      <c:pt idx="7703">
                        <c:v>300</c:v>
                      </c:pt>
                      <c:pt idx="7704">
                        <c:v>300</c:v>
                      </c:pt>
                      <c:pt idx="7705">
                        <c:v>300</c:v>
                      </c:pt>
                      <c:pt idx="7706">
                        <c:v>300</c:v>
                      </c:pt>
                      <c:pt idx="7707">
                        <c:v>300</c:v>
                      </c:pt>
                      <c:pt idx="7708">
                        <c:v>300</c:v>
                      </c:pt>
                      <c:pt idx="7709">
                        <c:v>300</c:v>
                      </c:pt>
                      <c:pt idx="7710">
                        <c:v>300</c:v>
                      </c:pt>
                      <c:pt idx="7711">
                        <c:v>300</c:v>
                      </c:pt>
                      <c:pt idx="7712">
                        <c:v>300</c:v>
                      </c:pt>
                      <c:pt idx="7713">
                        <c:v>300</c:v>
                      </c:pt>
                      <c:pt idx="7714">
                        <c:v>300</c:v>
                      </c:pt>
                      <c:pt idx="7715">
                        <c:v>300</c:v>
                      </c:pt>
                      <c:pt idx="7716">
                        <c:v>300</c:v>
                      </c:pt>
                      <c:pt idx="7717">
                        <c:v>300</c:v>
                      </c:pt>
                      <c:pt idx="7718">
                        <c:v>300</c:v>
                      </c:pt>
                      <c:pt idx="7719">
                        <c:v>300</c:v>
                      </c:pt>
                      <c:pt idx="7720">
                        <c:v>300</c:v>
                      </c:pt>
                      <c:pt idx="7721">
                        <c:v>300</c:v>
                      </c:pt>
                      <c:pt idx="7722">
                        <c:v>300</c:v>
                      </c:pt>
                      <c:pt idx="7723">
                        <c:v>300</c:v>
                      </c:pt>
                      <c:pt idx="7724">
                        <c:v>300</c:v>
                      </c:pt>
                      <c:pt idx="7725">
                        <c:v>300</c:v>
                      </c:pt>
                      <c:pt idx="7726">
                        <c:v>300</c:v>
                      </c:pt>
                      <c:pt idx="7727">
                        <c:v>300</c:v>
                      </c:pt>
                      <c:pt idx="7728">
                        <c:v>300</c:v>
                      </c:pt>
                      <c:pt idx="7729">
                        <c:v>300</c:v>
                      </c:pt>
                      <c:pt idx="7730">
                        <c:v>300</c:v>
                      </c:pt>
                      <c:pt idx="7731">
                        <c:v>300</c:v>
                      </c:pt>
                      <c:pt idx="7732">
                        <c:v>300</c:v>
                      </c:pt>
                      <c:pt idx="7733">
                        <c:v>300</c:v>
                      </c:pt>
                      <c:pt idx="7734">
                        <c:v>300</c:v>
                      </c:pt>
                      <c:pt idx="7735">
                        <c:v>300</c:v>
                      </c:pt>
                      <c:pt idx="7736">
                        <c:v>300</c:v>
                      </c:pt>
                      <c:pt idx="7737">
                        <c:v>300</c:v>
                      </c:pt>
                      <c:pt idx="7738">
                        <c:v>300</c:v>
                      </c:pt>
                      <c:pt idx="7739">
                        <c:v>300</c:v>
                      </c:pt>
                      <c:pt idx="7740">
                        <c:v>300</c:v>
                      </c:pt>
                      <c:pt idx="7741">
                        <c:v>300</c:v>
                      </c:pt>
                      <c:pt idx="7742">
                        <c:v>300</c:v>
                      </c:pt>
                      <c:pt idx="7743">
                        <c:v>300</c:v>
                      </c:pt>
                      <c:pt idx="7744">
                        <c:v>300</c:v>
                      </c:pt>
                      <c:pt idx="7745">
                        <c:v>300</c:v>
                      </c:pt>
                      <c:pt idx="7746">
                        <c:v>300</c:v>
                      </c:pt>
                      <c:pt idx="7747">
                        <c:v>300</c:v>
                      </c:pt>
                      <c:pt idx="7748">
                        <c:v>300</c:v>
                      </c:pt>
                      <c:pt idx="7749">
                        <c:v>300</c:v>
                      </c:pt>
                      <c:pt idx="7750">
                        <c:v>300</c:v>
                      </c:pt>
                      <c:pt idx="7751">
                        <c:v>300</c:v>
                      </c:pt>
                      <c:pt idx="7752">
                        <c:v>300</c:v>
                      </c:pt>
                      <c:pt idx="7753">
                        <c:v>300</c:v>
                      </c:pt>
                      <c:pt idx="7754">
                        <c:v>300</c:v>
                      </c:pt>
                      <c:pt idx="7755">
                        <c:v>300</c:v>
                      </c:pt>
                      <c:pt idx="7756">
                        <c:v>300</c:v>
                      </c:pt>
                      <c:pt idx="7757">
                        <c:v>300</c:v>
                      </c:pt>
                      <c:pt idx="7758">
                        <c:v>300</c:v>
                      </c:pt>
                      <c:pt idx="7759">
                        <c:v>300</c:v>
                      </c:pt>
                      <c:pt idx="7760">
                        <c:v>300</c:v>
                      </c:pt>
                      <c:pt idx="7761">
                        <c:v>300</c:v>
                      </c:pt>
                      <c:pt idx="7762">
                        <c:v>300</c:v>
                      </c:pt>
                      <c:pt idx="7763">
                        <c:v>300</c:v>
                      </c:pt>
                      <c:pt idx="7764">
                        <c:v>300</c:v>
                      </c:pt>
                      <c:pt idx="7765">
                        <c:v>300</c:v>
                      </c:pt>
                      <c:pt idx="7766">
                        <c:v>300</c:v>
                      </c:pt>
                      <c:pt idx="7767">
                        <c:v>300</c:v>
                      </c:pt>
                      <c:pt idx="7768">
                        <c:v>300</c:v>
                      </c:pt>
                      <c:pt idx="7769">
                        <c:v>300</c:v>
                      </c:pt>
                      <c:pt idx="7770">
                        <c:v>300</c:v>
                      </c:pt>
                      <c:pt idx="7771">
                        <c:v>300</c:v>
                      </c:pt>
                      <c:pt idx="7772">
                        <c:v>300</c:v>
                      </c:pt>
                      <c:pt idx="7773">
                        <c:v>300</c:v>
                      </c:pt>
                      <c:pt idx="7774">
                        <c:v>300</c:v>
                      </c:pt>
                      <c:pt idx="7775">
                        <c:v>300</c:v>
                      </c:pt>
                      <c:pt idx="7776">
                        <c:v>300</c:v>
                      </c:pt>
                      <c:pt idx="7777">
                        <c:v>300</c:v>
                      </c:pt>
                      <c:pt idx="7778">
                        <c:v>300</c:v>
                      </c:pt>
                      <c:pt idx="7779">
                        <c:v>300</c:v>
                      </c:pt>
                      <c:pt idx="7780">
                        <c:v>300</c:v>
                      </c:pt>
                      <c:pt idx="7781">
                        <c:v>300</c:v>
                      </c:pt>
                      <c:pt idx="7782">
                        <c:v>300</c:v>
                      </c:pt>
                      <c:pt idx="7783">
                        <c:v>300</c:v>
                      </c:pt>
                      <c:pt idx="7784">
                        <c:v>300</c:v>
                      </c:pt>
                      <c:pt idx="7785">
                        <c:v>300</c:v>
                      </c:pt>
                      <c:pt idx="7786">
                        <c:v>300</c:v>
                      </c:pt>
                      <c:pt idx="7787">
                        <c:v>300</c:v>
                      </c:pt>
                      <c:pt idx="7788">
                        <c:v>300</c:v>
                      </c:pt>
                      <c:pt idx="7789">
                        <c:v>300</c:v>
                      </c:pt>
                      <c:pt idx="7790">
                        <c:v>300</c:v>
                      </c:pt>
                      <c:pt idx="7791">
                        <c:v>300</c:v>
                      </c:pt>
                      <c:pt idx="7792">
                        <c:v>300</c:v>
                      </c:pt>
                      <c:pt idx="7793">
                        <c:v>300</c:v>
                      </c:pt>
                      <c:pt idx="7794">
                        <c:v>300</c:v>
                      </c:pt>
                      <c:pt idx="7795">
                        <c:v>300</c:v>
                      </c:pt>
                      <c:pt idx="7796">
                        <c:v>300</c:v>
                      </c:pt>
                      <c:pt idx="7797">
                        <c:v>300</c:v>
                      </c:pt>
                      <c:pt idx="7798">
                        <c:v>300</c:v>
                      </c:pt>
                      <c:pt idx="7799">
                        <c:v>300</c:v>
                      </c:pt>
                      <c:pt idx="7800">
                        <c:v>300</c:v>
                      </c:pt>
                      <c:pt idx="7801">
                        <c:v>300</c:v>
                      </c:pt>
                      <c:pt idx="7802">
                        <c:v>300</c:v>
                      </c:pt>
                      <c:pt idx="7803">
                        <c:v>300</c:v>
                      </c:pt>
                      <c:pt idx="7804">
                        <c:v>300</c:v>
                      </c:pt>
                      <c:pt idx="7805">
                        <c:v>300</c:v>
                      </c:pt>
                      <c:pt idx="7806">
                        <c:v>300</c:v>
                      </c:pt>
                      <c:pt idx="7807">
                        <c:v>300</c:v>
                      </c:pt>
                      <c:pt idx="7808">
                        <c:v>300</c:v>
                      </c:pt>
                      <c:pt idx="7809">
                        <c:v>300</c:v>
                      </c:pt>
                      <c:pt idx="7810">
                        <c:v>300</c:v>
                      </c:pt>
                      <c:pt idx="7811">
                        <c:v>300</c:v>
                      </c:pt>
                      <c:pt idx="7812">
                        <c:v>300</c:v>
                      </c:pt>
                      <c:pt idx="7813">
                        <c:v>300</c:v>
                      </c:pt>
                      <c:pt idx="7814">
                        <c:v>300</c:v>
                      </c:pt>
                      <c:pt idx="7815">
                        <c:v>300</c:v>
                      </c:pt>
                      <c:pt idx="7816">
                        <c:v>300</c:v>
                      </c:pt>
                      <c:pt idx="7817">
                        <c:v>300</c:v>
                      </c:pt>
                      <c:pt idx="7818">
                        <c:v>300</c:v>
                      </c:pt>
                      <c:pt idx="7819">
                        <c:v>300</c:v>
                      </c:pt>
                      <c:pt idx="7820">
                        <c:v>300</c:v>
                      </c:pt>
                      <c:pt idx="7821">
                        <c:v>300</c:v>
                      </c:pt>
                      <c:pt idx="7822">
                        <c:v>300</c:v>
                      </c:pt>
                      <c:pt idx="7823">
                        <c:v>300</c:v>
                      </c:pt>
                      <c:pt idx="7824">
                        <c:v>300</c:v>
                      </c:pt>
                      <c:pt idx="7825">
                        <c:v>300</c:v>
                      </c:pt>
                      <c:pt idx="7826">
                        <c:v>300</c:v>
                      </c:pt>
                      <c:pt idx="7827">
                        <c:v>300</c:v>
                      </c:pt>
                      <c:pt idx="7828">
                        <c:v>300</c:v>
                      </c:pt>
                      <c:pt idx="7829">
                        <c:v>300</c:v>
                      </c:pt>
                      <c:pt idx="7830">
                        <c:v>300</c:v>
                      </c:pt>
                      <c:pt idx="7831">
                        <c:v>300</c:v>
                      </c:pt>
                      <c:pt idx="7832">
                        <c:v>300</c:v>
                      </c:pt>
                      <c:pt idx="7833">
                        <c:v>300</c:v>
                      </c:pt>
                      <c:pt idx="7834">
                        <c:v>300</c:v>
                      </c:pt>
                      <c:pt idx="7835">
                        <c:v>300</c:v>
                      </c:pt>
                      <c:pt idx="7836">
                        <c:v>300</c:v>
                      </c:pt>
                      <c:pt idx="7837">
                        <c:v>300</c:v>
                      </c:pt>
                      <c:pt idx="7838">
                        <c:v>300</c:v>
                      </c:pt>
                      <c:pt idx="7839">
                        <c:v>300</c:v>
                      </c:pt>
                      <c:pt idx="7840">
                        <c:v>300</c:v>
                      </c:pt>
                      <c:pt idx="7841">
                        <c:v>300</c:v>
                      </c:pt>
                      <c:pt idx="7842">
                        <c:v>300</c:v>
                      </c:pt>
                      <c:pt idx="7843">
                        <c:v>300</c:v>
                      </c:pt>
                      <c:pt idx="7844">
                        <c:v>300</c:v>
                      </c:pt>
                      <c:pt idx="7845">
                        <c:v>300</c:v>
                      </c:pt>
                      <c:pt idx="7846">
                        <c:v>300</c:v>
                      </c:pt>
                      <c:pt idx="7847">
                        <c:v>300</c:v>
                      </c:pt>
                      <c:pt idx="7848">
                        <c:v>300</c:v>
                      </c:pt>
                      <c:pt idx="7849">
                        <c:v>300</c:v>
                      </c:pt>
                      <c:pt idx="7850">
                        <c:v>300</c:v>
                      </c:pt>
                      <c:pt idx="7851">
                        <c:v>300</c:v>
                      </c:pt>
                      <c:pt idx="7852">
                        <c:v>300</c:v>
                      </c:pt>
                      <c:pt idx="7853">
                        <c:v>300</c:v>
                      </c:pt>
                      <c:pt idx="7854">
                        <c:v>300</c:v>
                      </c:pt>
                      <c:pt idx="7855">
                        <c:v>300</c:v>
                      </c:pt>
                      <c:pt idx="7856">
                        <c:v>300</c:v>
                      </c:pt>
                      <c:pt idx="7857">
                        <c:v>300</c:v>
                      </c:pt>
                      <c:pt idx="7858">
                        <c:v>300</c:v>
                      </c:pt>
                      <c:pt idx="7859">
                        <c:v>300</c:v>
                      </c:pt>
                      <c:pt idx="7860">
                        <c:v>300</c:v>
                      </c:pt>
                      <c:pt idx="7861">
                        <c:v>300</c:v>
                      </c:pt>
                      <c:pt idx="7862">
                        <c:v>300</c:v>
                      </c:pt>
                      <c:pt idx="7863">
                        <c:v>300</c:v>
                      </c:pt>
                      <c:pt idx="7864">
                        <c:v>300</c:v>
                      </c:pt>
                      <c:pt idx="7865">
                        <c:v>300</c:v>
                      </c:pt>
                      <c:pt idx="7866">
                        <c:v>300</c:v>
                      </c:pt>
                      <c:pt idx="7867">
                        <c:v>300</c:v>
                      </c:pt>
                      <c:pt idx="7868">
                        <c:v>300</c:v>
                      </c:pt>
                      <c:pt idx="7869">
                        <c:v>300</c:v>
                      </c:pt>
                      <c:pt idx="7870">
                        <c:v>300</c:v>
                      </c:pt>
                      <c:pt idx="7871">
                        <c:v>300</c:v>
                      </c:pt>
                      <c:pt idx="7872">
                        <c:v>300</c:v>
                      </c:pt>
                      <c:pt idx="7873">
                        <c:v>300</c:v>
                      </c:pt>
                      <c:pt idx="7874">
                        <c:v>300</c:v>
                      </c:pt>
                      <c:pt idx="7875">
                        <c:v>300</c:v>
                      </c:pt>
                      <c:pt idx="7876">
                        <c:v>300</c:v>
                      </c:pt>
                      <c:pt idx="7877">
                        <c:v>300</c:v>
                      </c:pt>
                      <c:pt idx="7878">
                        <c:v>300</c:v>
                      </c:pt>
                      <c:pt idx="7879">
                        <c:v>300</c:v>
                      </c:pt>
                      <c:pt idx="7880">
                        <c:v>300</c:v>
                      </c:pt>
                      <c:pt idx="7881">
                        <c:v>300</c:v>
                      </c:pt>
                      <c:pt idx="7882">
                        <c:v>300</c:v>
                      </c:pt>
                      <c:pt idx="7883">
                        <c:v>300</c:v>
                      </c:pt>
                      <c:pt idx="7884">
                        <c:v>317.387</c:v>
                      </c:pt>
                      <c:pt idx="7885">
                        <c:v>336.39100000000002</c:v>
                      </c:pt>
                      <c:pt idx="7886">
                        <c:v>357.91199999999998</c:v>
                      </c:pt>
                      <c:pt idx="7887">
                        <c:v>383.20299999999997</c:v>
                      </c:pt>
                      <c:pt idx="7888">
                        <c:v>413.97</c:v>
                      </c:pt>
                      <c:pt idx="7889">
                        <c:v>377.00200000000001</c:v>
                      </c:pt>
                      <c:pt idx="7890">
                        <c:v>401.99099999999999</c:v>
                      </c:pt>
                      <c:pt idx="7891">
                        <c:v>433.39100000000002</c:v>
                      </c:pt>
                      <c:pt idx="7892">
                        <c:v>473.85700000000003</c:v>
                      </c:pt>
                      <c:pt idx="7893">
                        <c:v>524.88800000000003</c:v>
                      </c:pt>
                      <c:pt idx="7894">
                        <c:v>577.00199999999995</c:v>
                      </c:pt>
                      <c:pt idx="7895">
                        <c:v>639.87400000000002</c:v>
                      </c:pt>
                      <c:pt idx="7896">
                        <c:v>722.40700000000004</c:v>
                      </c:pt>
                      <c:pt idx="7897">
                        <c:v>827.005</c:v>
                      </c:pt>
                      <c:pt idx="7898">
                        <c:v>943.072</c:v>
                      </c:pt>
                      <c:pt idx="7899" formatCode="0.00E+00">
                        <c:v>1062.5899999999999</c:v>
                      </c:pt>
                      <c:pt idx="7900" formatCode="0.00E+00">
                        <c:v>1178.3399999999999</c:v>
                      </c:pt>
                      <c:pt idx="7901" formatCode="0.00E+00">
                        <c:v>1285.21</c:v>
                      </c:pt>
                      <c:pt idx="7902" formatCode="0.00E+00">
                        <c:v>1384.09</c:v>
                      </c:pt>
                      <c:pt idx="7903" formatCode="0.00E+00">
                        <c:v>1474.73</c:v>
                      </c:pt>
                      <c:pt idx="7904" formatCode="0.00E+00">
                        <c:v>1558.08</c:v>
                      </c:pt>
                      <c:pt idx="7905" formatCode="0.00E+00">
                        <c:v>1627.7</c:v>
                      </c:pt>
                      <c:pt idx="7906" formatCode="0.00E+00">
                        <c:v>1671.45</c:v>
                      </c:pt>
                      <c:pt idx="7907" formatCode="0.00E+00">
                        <c:v>1694.57</c:v>
                      </c:pt>
                      <c:pt idx="7908" formatCode="0.00E+00">
                        <c:v>1705.48</c:v>
                      </c:pt>
                      <c:pt idx="7909" formatCode="0.00E+00">
                        <c:v>1709.82</c:v>
                      </c:pt>
                      <c:pt idx="7910" formatCode="0.00E+00">
                        <c:v>1711.68</c:v>
                      </c:pt>
                      <c:pt idx="7911" formatCode="0.00E+00">
                        <c:v>1711.12</c:v>
                      </c:pt>
                      <c:pt idx="7912" formatCode="0.00E+00">
                        <c:v>1707.57</c:v>
                      </c:pt>
                      <c:pt idx="7913" formatCode="0.00E+00">
                        <c:v>1701.37</c:v>
                      </c:pt>
                      <c:pt idx="7914" formatCode="0.00E+00">
                        <c:v>1692.95</c:v>
                      </c:pt>
                      <c:pt idx="7915" formatCode="0.00E+00">
                        <c:v>1687.32</c:v>
                      </c:pt>
                      <c:pt idx="7916" formatCode="0.00E+00">
                        <c:v>1688.01</c:v>
                      </c:pt>
                      <c:pt idx="7917" formatCode="0.00E+00">
                        <c:v>1693.77</c:v>
                      </c:pt>
                      <c:pt idx="7918" formatCode="0.00E+00">
                        <c:v>1702.73</c:v>
                      </c:pt>
                      <c:pt idx="7919" formatCode="0.00E+00">
                        <c:v>1713.65</c:v>
                      </c:pt>
                      <c:pt idx="7920" formatCode="0.00E+00">
                        <c:v>1729.85</c:v>
                      </c:pt>
                      <c:pt idx="7921" formatCode="0.00E+00">
                        <c:v>1752.66</c:v>
                      </c:pt>
                      <c:pt idx="7922" formatCode="0.00E+00">
                        <c:v>1780.21</c:v>
                      </c:pt>
                      <c:pt idx="7923" formatCode="0.00E+00">
                        <c:v>1810.63</c:v>
                      </c:pt>
                      <c:pt idx="7924" formatCode="0.00E+00">
                        <c:v>1842.55</c:v>
                      </c:pt>
                      <c:pt idx="7925" formatCode="0.00E+00">
                        <c:v>1875.4</c:v>
                      </c:pt>
                      <c:pt idx="7926" formatCode="0.00E+00">
                        <c:v>1908.62</c:v>
                      </c:pt>
                      <c:pt idx="7927" formatCode="0.00E+00">
                        <c:v>1941.42</c:v>
                      </c:pt>
                      <c:pt idx="7928" formatCode="0.00E+00">
                        <c:v>1973.64</c:v>
                      </c:pt>
                      <c:pt idx="7929" formatCode="0.00E+00">
                        <c:v>2004.5</c:v>
                      </c:pt>
                      <c:pt idx="7930" formatCode="0.00E+00">
                        <c:v>2025.07</c:v>
                      </c:pt>
                      <c:pt idx="7931" formatCode="0.00E+00">
                        <c:v>2034.4</c:v>
                      </c:pt>
                      <c:pt idx="7932" formatCode="0.00E+00">
                        <c:v>2036</c:v>
                      </c:pt>
                      <c:pt idx="7933" formatCode="0.00E+00">
                        <c:v>2032.64</c:v>
                      </c:pt>
                      <c:pt idx="7934" formatCode="0.00E+00">
                        <c:v>2026.1</c:v>
                      </c:pt>
                      <c:pt idx="7935" formatCode="0.00E+00">
                        <c:v>2017.45</c:v>
                      </c:pt>
                      <c:pt idx="7936" formatCode="0.00E+00">
                        <c:v>2007.1</c:v>
                      </c:pt>
                      <c:pt idx="7937" formatCode="0.00E+00">
                        <c:v>1995.3</c:v>
                      </c:pt>
                      <c:pt idx="7938" formatCode="0.00E+00">
                        <c:v>1982.11</c:v>
                      </c:pt>
                      <c:pt idx="7939" formatCode="0.00E+00">
                        <c:v>1968.31</c:v>
                      </c:pt>
                      <c:pt idx="7940" formatCode="0.00E+00">
                        <c:v>1958.23</c:v>
                      </c:pt>
                      <c:pt idx="7941" formatCode="0.00E+00">
                        <c:v>1952.16</c:v>
                      </c:pt>
                      <c:pt idx="7942" formatCode="0.00E+00">
                        <c:v>1948.9</c:v>
                      </c:pt>
                      <c:pt idx="7943" formatCode="0.00E+00">
                        <c:v>1947.33</c:v>
                      </c:pt>
                      <c:pt idx="7944" formatCode="0.00E+00">
                        <c:v>1947.41</c:v>
                      </c:pt>
                      <c:pt idx="7945" formatCode="0.00E+00">
                        <c:v>1951.53</c:v>
                      </c:pt>
                      <c:pt idx="7946" formatCode="0.00E+00">
                        <c:v>1959.42</c:v>
                      </c:pt>
                      <c:pt idx="7947" formatCode="0.00E+00">
                        <c:v>1970.02</c:v>
                      </c:pt>
                      <c:pt idx="7948" formatCode="0.00E+00">
                        <c:v>1982.3</c:v>
                      </c:pt>
                      <c:pt idx="7949" formatCode="0.00E+00">
                        <c:v>1995.59</c:v>
                      </c:pt>
                      <c:pt idx="7950" formatCode="0.00E+00">
                        <c:v>2009.63</c:v>
                      </c:pt>
                      <c:pt idx="7951" formatCode="0.00E+00">
                        <c:v>2024.03</c:v>
                      </c:pt>
                      <c:pt idx="7952" formatCode="0.00E+00">
                        <c:v>2038.47</c:v>
                      </c:pt>
                      <c:pt idx="7953" formatCode="0.00E+00">
                        <c:v>2052.8200000000002</c:v>
                      </c:pt>
                      <c:pt idx="7954" formatCode="0.00E+00">
                        <c:v>2064.85</c:v>
                      </c:pt>
                      <c:pt idx="7955" formatCode="0.00E+00">
                        <c:v>2069.7199999999998</c:v>
                      </c:pt>
                      <c:pt idx="7956" formatCode="0.00E+00">
                        <c:v>2068.62</c:v>
                      </c:pt>
                      <c:pt idx="7957" formatCode="0.00E+00">
                        <c:v>2063.5300000000002</c:v>
                      </c:pt>
                      <c:pt idx="7958" formatCode="0.00E+00">
                        <c:v>2055.92</c:v>
                      </c:pt>
                      <c:pt idx="7959" formatCode="0.00E+00">
                        <c:v>2046.77</c:v>
                      </c:pt>
                      <c:pt idx="7960" formatCode="0.00E+00">
                        <c:v>2036.65</c:v>
                      </c:pt>
                      <c:pt idx="7961" formatCode="0.00E+00">
                        <c:v>2025.62</c:v>
                      </c:pt>
                      <c:pt idx="7962" formatCode="0.00E+00">
                        <c:v>2013.68</c:v>
                      </c:pt>
                      <c:pt idx="7963" formatCode="0.00E+00">
                        <c:v>2000.87</c:v>
                      </c:pt>
                      <c:pt idx="7964" formatCode="0.00E+00">
                        <c:v>1988.71</c:v>
                      </c:pt>
                      <c:pt idx="7965" formatCode="0.00E+00">
                        <c:v>1979.18</c:v>
                      </c:pt>
                      <c:pt idx="7966" formatCode="0.00E+00">
                        <c:v>1971.79</c:v>
                      </c:pt>
                      <c:pt idx="7967" formatCode="0.00E+00">
                        <c:v>1965.77</c:v>
                      </c:pt>
                      <c:pt idx="7968" formatCode="0.00E+00">
                        <c:v>1960.52</c:v>
                      </c:pt>
                      <c:pt idx="7969" formatCode="0.00E+00">
                        <c:v>1956.74</c:v>
                      </c:pt>
                      <c:pt idx="7970" formatCode="0.00E+00">
                        <c:v>1955.15</c:v>
                      </c:pt>
                      <c:pt idx="7971" formatCode="0.00E+00">
                        <c:v>1955.37</c:v>
                      </c:pt>
                      <c:pt idx="7972" formatCode="0.00E+00">
                        <c:v>1956.87</c:v>
                      </c:pt>
                      <c:pt idx="7973" formatCode="0.00E+00">
                        <c:v>1959.22</c:v>
                      </c:pt>
                      <c:pt idx="7974" formatCode="0.00E+00">
                        <c:v>1962.14</c:v>
                      </c:pt>
                      <c:pt idx="7975" formatCode="0.00E+00">
                        <c:v>1965.35</c:v>
                      </c:pt>
                      <c:pt idx="7976" formatCode="0.00E+00">
                        <c:v>1968.66</c:v>
                      </c:pt>
                      <c:pt idx="7977" formatCode="0.00E+00">
                        <c:v>1972.06</c:v>
                      </c:pt>
                      <c:pt idx="7978" formatCode="0.00E+00">
                        <c:v>1975.46</c:v>
                      </c:pt>
                      <c:pt idx="7979" formatCode="0.00E+00">
                        <c:v>1976.44</c:v>
                      </c:pt>
                      <c:pt idx="7980" formatCode="0.00E+00">
                        <c:v>1974.1</c:v>
                      </c:pt>
                      <c:pt idx="7981" formatCode="0.00E+00">
                        <c:v>1969.33</c:v>
                      </c:pt>
                      <c:pt idx="7982" formatCode="0.00E+00">
                        <c:v>1963.01</c:v>
                      </c:pt>
                      <c:pt idx="7983" formatCode="0.00E+00">
                        <c:v>1955.76</c:v>
                      </c:pt>
                      <c:pt idx="7984" formatCode="0.00E+00">
                        <c:v>1947.93</c:v>
                      </c:pt>
                      <c:pt idx="7985" formatCode="0.00E+00">
                        <c:v>1939.61</c:v>
                      </c:pt>
                      <c:pt idx="7986" formatCode="0.00E+00">
                        <c:v>1930.82</c:v>
                      </c:pt>
                      <c:pt idx="7987" formatCode="0.00E+00">
                        <c:v>1921.68</c:v>
                      </c:pt>
                      <c:pt idx="7988" formatCode="0.00E+00">
                        <c:v>1912.35</c:v>
                      </c:pt>
                      <c:pt idx="7989" formatCode="0.00E+00">
                        <c:v>1903.99</c:v>
                      </c:pt>
                      <c:pt idx="7990" formatCode="0.00E+00">
                        <c:v>1896.82</c:v>
                      </c:pt>
                      <c:pt idx="7991" formatCode="0.00E+00">
                        <c:v>1890.51</c:v>
                      </c:pt>
                      <c:pt idx="7992" formatCode="0.00E+00">
                        <c:v>1884.7</c:v>
                      </c:pt>
                      <c:pt idx="7993" formatCode="0.00E+00">
                        <c:v>1879.24</c:v>
                      </c:pt>
                      <c:pt idx="7994" formatCode="0.00E+00">
                        <c:v>1874.64</c:v>
                      </c:pt>
                      <c:pt idx="7995" formatCode="0.00E+00">
                        <c:v>1870.95</c:v>
                      </c:pt>
                      <c:pt idx="7996" formatCode="0.00E+00">
                        <c:v>1867.99</c:v>
                      </c:pt>
                      <c:pt idx="7997" formatCode="0.00E+00">
                        <c:v>1865.54</c:v>
                      </c:pt>
                      <c:pt idx="7998" formatCode="0.00E+00">
                        <c:v>1863.44</c:v>
                      </c:pt>
                      <c:pt idx="7999" formatCode="0.00E+00">
                        <c:v>1861.59</c:v>
                      </c:pt>
                      <c:pt idx="8000" formatCode="0.00E+00">
                        <c:v>1859.89</c:v>
                      </c:pt>
                      <c:pt idx="8001" formatCode="0.00E+00">
                        <c:v>1858.3</c:v>
                      </c:pt>
                      <c:pt idx="8002" formatCode="0.00E+00">
                        <c:v>1856.8</c:v>
                      </c:pt>
                      <c:pt idx="8003" formatCode="0.00E+00">
                        <c:v>1855.11</c:v>
                      </c:pt>
                      <c:pt idx="8004" formatCode="0.00E+00">
                        <c:v>1852.13</c:v>
                      </c:pt>
                      <c:pt idx="8005" formatCode="0.00E+00">
                        <c:v>1847.97</c:v>
                      </c:pt>
                      <c:pt idx="8006" formatCode="0.00E+00">
                        <c:v>1843</c:v>
                      </c:pt>
                      <c:pt idx="8007" formatCode="0.00E+00">
                        <c:v>1837.51</c:v>
                      </c:pt>
                      <c:pt idx="8008" formatCode="0.00E+00">
                        <c:v>1831.71</c:v>
                      </c:pt>
                      <c:pt idx="8009" formatCode="0.00E+00">
                        <c:v>1825.67</c:v>
                      </c:pt>
                      <c:pt idx="8010" formatCode="0.00E+00">
                        <c:v>1819.42</c:v>
                      </c:pt>
                      <c:pt idx="8011" formatCode="0.00E+00">
                        <c:v>1812.97</c:v>
                      </c:pt>
                      <c:pt idx="8012" formatCode="0.00E+00">
                        <c:v>1806.37</c:v>
                      </c:pt>
                      <c:pt idx="8013" formatCode="0.00E+00">
                        <c:v>1799.79</c:v>
                      </c:pt>
                      <c:pt idx="8014" formatCode="0.00E+00">
                        <c:v>1793.64</c:v>
                      </c:pt>
                      <c:pt idx="8015" formatCode="0.00E+00">
                        <c:v>1787.87</c:v>
                      </c:pt>
                      <c:pt idx="8016" formatCode="0.00E+00">
                        <c:v>1782.31</c:v>
                      </c:pt>
                      <c:pt idx="8017" formatCode="0.00E+00">
                        <c:v>1776.88</c:v>
                      </c:pt>
                      <c:pt idx="8018" formatCode="0.00E+00">
                        <c:v>1771.52</c:v>
                      </c:pt>
                      <c:pt idx="8019" formatCode="0.00E+00">
                        <c:v>1766.3</c:v>
                      </c:pt>
                      <c:pt idx="8020" formatCode="0.00E+00">
                        <c:v>1761.22</c:v>
                      </c:pt>
                      <c:pt idx="8021" formatCode="0.00E+00">
                        <c:v>1756.27</c:v>
                      </c:pt>
                      <c:pt idx="8022" formatCode="0.00E+00">
                        <c:v>1751.43</c:v>
                      </c:pt>
                      <c:pt idx="8023" formatCode="0.00E+00">
                        <c:v>1746.68</c:v>
                      </c:pt>
                      <c:pt idx="8024" formatCode="0.00E+00">
                        <c:v>1742.03</c:v>
                      </c:pt>
                      <c:pt idx="8025" formatCode="0.00E+00">
                        <c:v>1737.49</c:v>
                      </c:pt>
                      <c:pt idx="8026" formatCode="0.00E+00">
                        <c:v>1733.04</c:v>
                      </c:pt>
                      <c:pt idx="8027" formatCode="0.00E+00">
                        <c:v>1728.69</c:v>
                      </c:pt>
                      <c:pt idx="8028" formatCode="0.00E+00">
                        <c:v>1724.42</c:v>
                      </c:pt>
                      <c:pt idx="8029" formatCode="0.00E+00">
                        <c:v>1720.23</c:v>
                      </c:pt>
                      <c:pt idx="8030" formatCode="0.00E+00">
                        <c:v>1716.12</c:v>
                      </c:pt>
                      <c:pt idx="8031" formatCode="0.00E+00">
                        <c:v>1712.09</c:v>
                      </c:pt>
                      <c:pt idx="8032" formatCode="0.00E+00">
                        <c:v>1708.13</c:v>
                      </c:pt>
                      <c:pt idx="8033" formatCode="0.00E+00">
                        <c:v>1704.24</c:v>
                      </c:pt>
                      <c:pt idx="8034" formatCode="0.00E+00">
                        <c:v>1700.42</c:v>
                      </c:pt>
                      <c:pt idx="8035" formatCode="0.00E+00">
                        <c:v>1696.66</c:v>
                      </c:pt>
                      <c:pt idx="8036" formatCode="0.00E+00">
                        <c:v>1692.96</c:v>
                      </c:pt>
                      <c:pt idx="8037" formatCode="0.00E+00">
                        <c:v>1689.32</c:v>
                      </c:pt>
                      <c:pt idx="8038" formatCode="0.00E+00">
                        <c:v>1685.74</c:v>
                      </c:pt>
                      <c:pt idx="8039" formatCode="0.00E+00">
                        <c:v>1682.22</c:v>
                      </c:pt>
                      <c:pt idx="8040" formatCode="0.00E+00">
                        <c:v>1678.75</c:v>
                      </c:pt>
                      <c:pt idx="8041" formatCode="0.00E+00">
                        <c:v>1675.33</c:v>
                      </c:pt>
                      <c:pt idx="8042" formatCode="0.00E+00">
                        <c:v>1671.95</c:v>
                      </c:pt>
                      <c:pt idx="8043" formatCode="0.00E+00">
                        <c:v>1668.63</c:v>
                      </c:pt>
                      <c:pt idx="8044" formatCode="0.00E+00">
                        <c:v>1665.36</c:v>
                      </c:pt>
                      <c:pt idx="8045" formatCode="0.00E+00">
                        <c:v>1662.13</c:v>
                      </c:pt>
                      <c:pt idx="8046" formatCode="0.00E+00">
                        <c:v>1658.94</c:v>
                      </c:pt>
                      <c:pt idx="8047" formatCode="0.00E+00">
                        <c:v>1655.79</c:v>
                      </c:pt>
                      <c:pt idx="8048" formatCode="0.00E+00">
                        <c:v>1652.69</c:v>
                      </c:pt>
                      <c:pt idx="8049" formatCode="0.00E+00">
                        <c:v>1649.63</c:v>
                      </c:pt>
                      <c:pt idx="8050" formatCode="0.00E+00">
                        <c:v>1646.61</c:v>
                      </c:pt>
                      <c:pt idx="8051" formatCode="0.00E+00">
                        <c:v>1643.62</c:v>
                      </c:pt>
                      <c:pt idx="8052" formatCode="0.00E+00">
                        <c:v>1640.68</c:v>
                      </c:pt>
                      <c:pt idx="8053" formatCode="0.00E+00">
                        <c:v>1637.76</c:v>
                      </c:pt>
                      <c:pt idx="8054" formatCode="0.00E+00">
                        <c:v>1634.89</c:v>
                      </c:pt>
                      <c:pt idx="8055" formatCode="0.00E+00">
                        <c:v>1632.05</c:v>
                      </c:pt>
                      <c:pt idx="8056" formatCode="0.00E+00">
                        <c:v>1629.24</c:v>
                      </c:pt>
                      <c:pt idx="8057" formatCode="0.00E+00">
                        <c:v>1626.47</c:v>
                      </c:pt>
                      <c:pt idx="8058" formatCode="0.00E+00">
                        <c:v>1623.72</c:v>
                      </c:pt>
                      <c:pt idx="8059" formatCode="0.00E+00">
                        <c:v>1621.01</c:v>
                      </c:pt>
                      <c:pt idx="8060" formatCode="0.00E+00">
                        <c:v>1618.33</c:v>
                      </c:pt>
                      <c:pt idx="8061" formatCode="0.00E+00">
                        <c:v>1615.67</c:v>
                      </c:pt>
                      <c:pt idx="8062" formatCode="0.00E+00">
                        <c:v>1613.05</c:v>
                      </c:pt>
                      <c:pt idx="8063" formatCode="0.00E+00">
                        <c:v>1610.45</c:v>
                      </c:pt>
                      <c:pt idx="8064" formatCode="0.00E+00">
                        <c:v>1607.88</c:v>
                      </c:pt>
                      <c:pt idx="8065" formatCode="0.00E+00">
                        <c:v>1605.34</c:v>
                      </c:pt>
                      <c:pt idx="8066" formatCode="0.00E+00">
                        <c:v>1602.82</c:v>
                      </c:pt>
                      <c:pt idx="8067" formatCode="0.00E+00">
                        <c:v>1600.33</c:v>
                      </c:pt>
                      <c:pt idx="8068" formatCode="0.00E+00">
                        <c:v>1597.86</c:v>
                      </c:pt>
                      <c:pt idx="8069" formatCode="0.00E+00">
                        <c:v>1595.42</c:v>
                      </c:pt>
                      <c:pt idx="8070" formatCode="0.00E+00">
                        <c:v>1593</c:v>
                      </c:pt>
                      <c:pt idx="8071" formatCode="0.00E+00">
                        <c:v>1590.61</c:v>
                      </c:pt>
                      <c:pt idx="8072" formatCode="0.00E+00">
                        <c:v>1588.23</c:v>
                      </c:pt>
                      <c:pt idx="8073" formatCode="0.00E+00">
                        <c:v>1585.88</c:v>
                      </c:pt>
                      <c:pt idx="8074" formatCode="0.00E+00">
                        <c:v>1583.55</c:v>
                      </c:pt>
                      <c:pt idx="8075" formatCode="0.00E+00">
                        <c:v>1581.25</c:v>
                      </c:pt>
                      <c:pt idx="8076" formatCode="0.00E+00">
                        <c:v>1578.96</c:v>
                      </c:pt>
                      <c:pt idx="8077" formatCode="0.00E+00">
                        <c:v>1576.7</c:v>
                      </c:pt>
                      <c:pt idx="8078" formatCode="0.00E+00">
                        <c:v>1574.45</c:v>
                      </c:pt>
                      <c:pt idx="8079" formatCode="0.00E+00">
                        <c:v>1572.23</c:v>
                      </c:pt>
                      <c:pt idx="8080" formatCode="0.00E+00">
                        <c:v>1570.02</c:v>
                      </c:pt>
                      <c:pt idx="8081" formatCode="0.00E+00">
                        <c:v>1567.83</c:v>
                      </c:pt>
                      <c:pt idx="8082" formatCode="0.00E+00">
                        <c:v>1565.67</c:v>
                      </c:pt>
                      <c:pt idx="8083" formatCode="0.00E+00">
                        <c:v>1563.52</c:v>
                      </c:pt>
                      <c:pt idx="8084" formatCode="0.00E+00">
                        <c:v>1561.39</c:v>
                      </c:pt>
                      <c:pt idx="8085" formatCode="0.00E+00">
                        <c:v>1559.27</c:v>
                      </c:pt>
                      <c:pt idx="8086" formatCode="0.00E+00">
                        <c:v>1557.18</c:v>
                      </c:pt>
                      <c:pt idx="8087" formatCode="0.00E+00">
                        <c:v>1555.1</c:v>
                      </c:pt>
                      <c:pt idx="8088" formatCode="0.00E+00">
                        <c:v>1553.04</c:v>
                      </c:pt>
                      <c:pt idx="8089" formatCode="0.00E+00">
                        <c:v>1550.99</c:v>
                      </c:pt>
                      <c:pt idx="8090" formatCode="0.00E+00">
                        <c:v>1548.96</c:v>
                      </c:pt>
                      <c:pt idx="8091" formatCode="0.00E+00">
                        <c:v>1546.95</c:v>
                      </c:pt>
                      <c:pt idx="8092" formatCode="0.00E+00">
                        <c:v>1544.95</c:v>
                      </c:pt>
                      <c:pt idx="8093" formatCode="0.00E+00">
                        <c:v>1542.97</c:v>
                      </c:pt>
                      <c:pt idx="8094" formatCode="0.00E+00">
                        <c:v>1541</c:v>
                      </c:pt>
                      <c:pt idx="8095" formatCode="0.00E+00">
                        <c:v>1539.05</c:v>
                      </c:pt>
                      <c:pt idx="8096" formatCode="0.00E+00">
                        <c:v>1537.11</c:v>
                      </c:pt>
                      <c:pt idx="8097" formatCode="0.00E+00">
                        <c:v>1535.19</c:v>
                      </c:pt>
                      <c:pt idx="8098" formatCode="0.00E+00">
                        <c:v>1533.28</c:v>
                      </c:pt>
                      <c:pt idx="8099" formatCode="0.00E+00">
                        <c:v>1531.39</c:v>
                      </c:pt>
                      <c:pt idx="8100" formatCode="0.00E+00">
                        <c:v>1529.51</c:v>
                      </c:pt>
                      <c:pt idx="8101" formatCode="0.00E+00">
                        <c:v>1527.64</c:v>
                      </c:pt>
                      <c:pt idx="8102" formatCode="0.00E+00">
                        <c:v>1525.79</c:v>
                      </c:pt>
                      <c:pt idx="8103" formatCode="0.00E+00">
                        <c:v>1523.95</c:v>
                      </c:pt>
                      <c:pt idx="8104" formatCode="0.00E+00">
                        <c:v>1522.12</c:v>
                      </c:pt>
                      <c:pt idx="8105" formatCode="0.00E+00">
                        <c:v>1520.31</c:v>
                      </c:pt>
                      <c:pt idx="8106" formatCode="0.00E+00">
                        <c:v>1518.51</c:v>
                      </c:pt>
                      <c:pt idx="8107" formatCode="0.00E+00">
                        <c:v>1516.72</c:v>
                      </c:pt>
                      <c:pt idx="8108" formatCode="0.00E+00">
                        <c:v>1514.95</c:v>
                      </c:pt>
                      <c:pt idx="8109" formatCode="0.00E+00">
                        <c:v>1513.18</c:v>
                      </c:pt>
                      <c:pt idx="8110" formatCode="0.00E+00">
                        <c:v>1511.43</c:v>
                      </c:pt>
                      <c:pt idx="8111" formatCode="0.00E+00">
                        <c:v>1509.69</c:v>
                      </c:pt>
                      <c:pt idx="8112" formatCode="0.00E+00">
                        <c:v>1507.96</c:v>
                      </c:pt>
                      <c:pt idx="8113" formatCode="0.00E+00">
                        <c:v>1506.25</c:v>
                      </c:pt>
                      <c:pt idx="8114" formatCode="0.00E+00">
                        <c:v>1504.54</c:v>
                      </c:pt>
                      <c:pt idx="8115" formatCode="0.00E+00">
                        <c:v>1502.85</c:v>
                      </c:pt>
                      <c:pt idx="8116" formatCode="0.00E+00">
                        <c:v>1501.17</c:v>
                      </c:pt>
                      <c:pt idx="8117" formatCode="0.00E+00">
                        <c:v>1499.49</c:v>
                      </c:pt>
                      <c:pt idx="8118" formatCode="0.00E+00">
                        <c:v>1497.83</c:v>
                      </c:pt>
                      <c:pt idx="8119" formatCode="0.00E+00">
                        <c:v>1496.18</c:v>
                      </c:pt>
                      <c:pt idx="8120" formatCode="0.00E+00">
                        <c:v>1494.54</c:v>
                      </c:pt>
                      <c:pt idx="8121" formatCode="0.00E+00">
                        <c:v>1492.91</c:v>
                      </c:pt>
                      <c:pt idx="8122" formatCode="0.00E+00">
                        <c:v>1491.29</c:v>
                      </c:pt>
                      <c:pt idx="8123" formatCode="0.00E+00">
                        <c:v>1489.69</c:v>
                      </c:pt>
                      <c:pt idx="8124" formatCode="0.00E+00">
                        <c:v>1488.09</c:v>
                      </c:pt>
                      <c:pt idx="8125" formatCode="0.00E+00">
                        <c:v>1486.5</c:v>
                      </c:pt>
                      <c:pt idx="8126" formatCode="0.00E+00">
                        <c:v>1484.92</c:v>
                      </c:pt>
                      <c:pt idx="8127" formatCode="0.00E+00">
                        <c:v>1483.35</c:v>
                      </c:pt>
                      <c:pt idx="8128" formatCode="0.00E+00">
                        <c:v>1481.79</c:v>
                      </c:pt>
                      <c:pt idx="8129" formatCode="0.00E+00">
                        <c:v>1480.24</c:v>
                      </c:pt>
                      <c:pt idx="8130" formatCode="0.00E+00">
                        <c:v>1478.7</c:v>
                      </c:pt>
                      <c:pt idx="8131" formatCode="0.00E+00">
                        <c:v>1477.17</c:v>
                      </c:pt>
                      <c:pt idx="8132" formatCode="0.00E+00">
                        <c:v>1475.64</c:v>
                      </c:pt>
                      <c:pt idx="8133" formatCode="0.00E+00">
                        <c:v>1474.13</c:v>
                      </c:pt>
                      <c:pt idx="8134" formatCode="0.00E+00">
                        <c:v>1472.63</c:v>
                      </c:pt>
                      <c:pt idx="8135" formatCode="0.00E+00">
                        <c:v>1471.13</c:v>
                      </c:pt>
                      <c:pt idx="8136" formatCode="0.00E+00">
                        <c:v>1469.64</c:v>
                      </c:pt>
                      <c:pt idx="8137" formatCode="0.00E+00">
                        <c:v>1468.16</c:v>
                      </c:pt>
                      <c:pt idx="8138" formatCode="0.00E+00">
                        <c:v>1466.69</c:v>
                      </c:pt>
                      <c:pt idx="8139" formatCode="0.00E+00">
                        <c:v>1465.23</c:v>
                      </c:pt>
                      <c:pt idx="8140" formatCode="0.00E+00">
                        <c:v>1463.78</c:v>
                      </c:pt>
                      <c:pt idx="8141" formatCode="0.00E+00">
                        <c:v>1462.33</c:v>
                      </c:pt>
                      <c:pt idx="8142" formatCode="0.00E+00">
                        <c:v>1460.9</c:v>
                      </c:pt>
                      <c:pt idx="8143" formatCode="0.00E+00">
                        <c:v>1459.47</c:v>
                      </c:pt>
                      <c:pt idx="8144" formatCode="0.00E+00">
                        <c:v>1458.05</c:v>
                      </c:pt>
                      <c:pt idx="8145" formatCode="0.00E+00">
                        <c:v>1456.64</c:v>
                      </c:pt>
                      <c:pt idx="8146" formatCode="0.00E+00">
                        <c:v>1455.23</c:v>
                      </c:pt>
                      <c:pt idx="8147" formatCode="0.00E+00">
                        <c:v>1453.84</c:v>
                      </c:pt>
                      <c:pt idx="8148" formatCode="0.00E+00">
                        <c:v>1452.45</c:v>
                      </c:pt>
                      <c:pt idx="8149" formatCode="0.00E+00">
                        <c:v>1451.07</c:v>
                      </c:pt>
                      <c:pt idx="8150" formatCode="0.00E+00">
                        <c:v>1449.69</c:v>
                      </c:pt>
                      <c:pt idx="8151" formatCode="0.00E+00">
                        <c:v>1448.33</c:v>
                      </c:pt>
                      <c:pt idx="8152" formatCode="0.00E+00">
                        <c:v>1446.97</c:v>
                      </c:pt>
                      <c:pt idx="8153" formatCode="0.00E+00">
                        <c:v>1445.62</c:v>
                      </c:pt>
                      <c:pt idx="8154" formatCode="0.00E+00">
                        <c:v>1444.27</c:v>
                      </c:pt>
                      <c:pt idx="8155" formatCode="0.00E+00">
                        <c:v>1442.94</c:v>
                      </c:pt>
                      <c:pt idx="8156" formatCode="0.00E+00">
                        <c:v>1441.61</c:v>
                      </c:pt>
                      <c:pt idx="8157" formatCode="0.00E+00">
                        <c:v>1440.29</c:v>
                      </c:pt>
                      <c:pt idx="8158" formatCode="0.00E+00">
                        <c:v>1438.97</c:v>
                      </c:pt>
                      <c:pt idx="8159" formatCode="0.00E+00">
                        <c:v>1437.66</c:v>
                      </c:pt>
                      <c:pt idx="8160" formatCode="0.00E+00">
                        <c:v>1436.36</c:v>
                      </c:pt>
                      <c:pt idx="8161" formatCode="0.00E+00">
                        <c:v>1435.07</c:v>
                      </c:pt>
                      <c:pt idx="8162" formatCode="0.00E+00">
                        <c:v>1433.78</c:v>
                      </c:pt>
                      <c:pt idx="8163" formatCode="0.00E+00">
                        <c:v>1432.5</c:v>
                      </c:pt>
                      <c:pt idx="8164" formatCode="0.00E+00">
                        <c:v>1431.23</c:v>
                      </c:pt>
                      <c:pt idx="8165" formatCode="0.00E+00">
                        <c:v>1429.96</c:v>
                      </c:pt>
                      <c:pt idx="8166" formatCode="0.00E+00">
                        <c:v>1428.7</c:v>
                      </c:pt>
                      <c:pt idx="8167" formatCode="0.00E+00">
                        <c:v>1427.44</c:v>
                      </c:pt>
                      <c:pt idx="8168" formatCode="0.00E+00">
                        <c:v>1426.2</c:v>
                      </c:pt>
                      <c:pt idx="8169" formatCode="0.00E+00">
                        <c:v>1424.95</c:v>
                      </c:pt>
                      <c:pt idx="8170" formatCode="0.00E+00">
                        <c:v>1423.72</c:v>
                      </c:pt>
                      <c:pt idx="8171" formatCode="0.00E+00">
                        <c:v>1422.49</c:v>
                      </c:pt>
                      <c:pt idx="8172" formatCode="0.00E+00">
                        <c:v>1421.26</c:v>
                      </c:pt>
                      <c:pt idx="8173" formatCode="0.00E+00">
                        <c:v>1420.05</c:v>
                      </c:pt>
                      <c:pt idx="8174" formatCode="0.00E+00">
                        <c:v>1418.84</c:v>
                      </c:pt>
                      <c:pt idx="8175" formatCode="0.00E+00">
                        <c:v>1417.63</c:v>
                      </c:pt>
                      <c:pt idx="8176" formatCode="0.00E+00">
                        <c:v>1416.43</c:v>
                      </c:pt>
                      <c:pt idx="8177" formatCode="0.00E+00">
                        <c:v>1415.24</c:v>
                      </c:pt>
                      <c:pt idx="8178" formatCode="0.00E+00">
                        <c:v>1414.05</c:v>
                      </c:pt>
                      <c:pt idx="8179" formatCode="0.00E+00">
                        <c:v>1412.87</c:v>
                      </c:pt>
                      <c:pt idx="8180" formatCode="0.00E+00">
                        <c:v>1411.69</c:v>
                      </c:pt>
                      <c:pt idx="8181" formatCode="0.00E+00">
                        <c:v>1410.52</c:v>
                      </c:pt>
                      <c:pt idx="8182" formatCode="0.00E+00">
                        <c:v>1409.35</c:v>
                      </c:pt>
                      <c:pt idx="8183" formatCode="0.00E+00">
                        <c:v>1408.19</c:v>
                      </c:pt>
                      <c:pt idx="8184" formatCode="0.00E+00">
                        <c:v>1407.04</c:v>
                      </c:pt>
                      <c:pt idx="8185" formatCode="0.00E+00">
                        <c:v>1405.89</c:v>
                      </c:pt>
                      <c:pt idx="8186" formatCode="0.00E+00">
                        <c:v>1404.75</c:v>
                      </c:pt>
                      <c:pt idx="8187" formatCode="0.00E+00">
                        <c:v>1403.61</c:v>
                      </c:pt>
                      <c:pt idx="8188" formatCode="0.00E+00">
                        <c:v>1402.48</c:v>
                      </c:pt>
                      <c:pt idx="8189" formatCode="0.00E+00">
                        <c:v>1401.35</c:v>
                      </c:pt>
                      <c:pt idx="8190" formatCode="0.00E+00">
                        <c:v>1400.23</c:v>
                      </c:pt>
                      <c:pt idx="8191" formatCode="0.00E+00">
                        <c:v>1399.11</c:v>
                      </c:pt>
                      <c:pt idx="8192" formatCode="0.00E+00">
                        <c:v>1398</c:v>
                      </c:pt>
                      <c:pt idx="8193" formatCode="0.00E+00">
                        <c:v>1396.89</c:v>
                      </c:pt>
                      <c:pt idx="8194" formatCode="0.00E+00">
                        <c:v>1395.79</c:v>
                      </c:pt>
                      <c:pt idx="8195" formatCode="0.00E+00">
                        <c:v>1394.69</c:v>
                      </c:pt>
                      <c:pt idx="8196" formatCode="0.00E+00">
                        <c:v>1393.6</c:v>
                      </c:pt>
                      <c:pt idx="8197" formatCode="0.00E+00">
                        <c:v>1392.51</c:v>
                      </c:pt>
                      <c:pt idx="8198" formatCode="0.00E+00">
                        <c:v>1391.43</c:v>
                      </c:pt>
                      <c:pt idx="8199" formatCode="0.00E+00">
                        <c:v>1390.35</c:v>
                      </c:pt>
                      <c:pt idx="8200" formatCode="0.00E+00">
                        <c:v>1389.28</c:v>
                      </c:pt>
                      <c:pt idx="8201" formatCode="0.00E+00">
                        <c:v>1388.21</c:v>
                      </c:pt>
                      <c:pt idx="8202" formatCode="0.00E+00">
                        <c:v>1387.14</c:v>
                      </c:pt>
                      <c:pt idx="8203" formatCode="0.00E+00">
                        <c:v>1386.08</c:v>
                      </c:pt>
                      <c:pt idx="8204" formatCode="0.00E+00">
                        <c:v>1385.03</c:v>
                      </c:pt>
                      <c:pt idx="8205" formatCode="0.00E+00">
                        <c:v>1383.98</c:v>
                      </c:pt>
                      <c:pt idx="8206" formatCode="0.00E+00">
                        <c:v>1382.93</c:v>
                      </c:pt>
                      <c:pt idx="8207" formatCode="0.00E+00">
                        <c:v>1381.89</c:v>
                      </c:pt>
                      <c:pt idx="8208" formatCode="0.00E+00">
                        <c:v>1380.86</c:v>
                      </c:pt>
                      <c:pt idx="8209" formatCode="0.00E+00">
                        <c:v>1379.83</c:v>
                      </c:pt>
                      <c:pt idx="8210" formatCode="0.00E+00">
                        <c:v>1378.8</c:v>
                      </c:pt>
                      <c:pt idx="8211" formatCode="0.00E+00">
                        <c:v>1377.77</c:v>
                      </c:pt>
                      <c:pt idx="8212" formatCode="0.00E+00">
                        <c:v>1376.76</c:v>
                      </c:pt>
                      <c:pt idx="8213" formatCode="0.00E+00">
                        <c:v>1375.74</c:v>
                      </c:pt>
                      <c:pt idx="8214" formatCode="0.00E+00">
                        <c:v>1374.73</c:v>
                      </c:pt>
                      <c:pt idx="8215" formatCode="0.00E+00">
                        <c:v>1373.72</c:v>
                      </c:pt>
                      <c:pt idx="8216" formatCode="0.00E+00">
                        <c:v>1372.72</c:v>
                      </c:pt>
                      <c:pt idx="8217" formatCode="0.00E+00">
                        <c:v>1371.72</c:v>
                      </c:pt>
                      <c:pt idx="8218" formatCode="0.00E+00">
                        <c:v>1370.73</c:v>
                      </c:pt>
                      <c:pt idx="8219" formatCode="0.00E+00">
                        <c:v>1369.74</c:v>
                      </c:pt>
                      <c:pt idx="8220" formatCode="0.00E+00">
                        <c:v>1368.76</c:v>
                      </c:pt>
                      <c:pt idx="8221" formatCode="0.00E+00">
                        <c:v>1367.77</c:v>
                      </c:pt>
                      <c:pt idx="8222" formatCode="0.00E+00">
                        <c:v>1366.8</c:v>
                      </c:pt>
                      <c:pt idx="8223" formatCode="0.00E+00">
                        <c:v>1365.82</c:v>
                      </c:pt>
                      <c:pt idx="8224" formatCode="0.00E+00">
                        <c:v>1364.85</c:v>
                      </c:pt>
                      <c:pt idx="8225" formatCode="0.00E+00">
                        <c:v>1363.89</c:v>
                      </c:pt>
                      <c:pt idx="8226" formatCode="0.00E+00">
                        <c:v>1362.92</c:v>
                      </c:pt>
                      <c:pt idx="8227" formatCode="0.00E+00">
                        <c:v>1361.97</c:v>
                      </c:pt>
                      <c:pt idx="8228" formatCode="0.00E+00">
                        <c:v>1361.01</c:v>
                      </c:pt>
                      <c:pt idx="8229" formatCode="0.00E+00">
                        <c:v>1360.06</c:v>
                      </c:pt>
                      <c:pt idx="8230" formatCode="0.00E+00">
                        <c:v>1359.11</c:v>
                      </c:pt>
                      <c:pt idx="8231" formatCode="0.00E+00">
                        <c:v>1358.17</c:v>
                      </c:pt>
                      <c:pt idx="8232" formatCode="0.00E+00">
                        <c:v>1357.23</c:v>
                      </c:pt>
                      <c:pt idx="8233" formatCode="0.00E+00">
                        <c:v>1356.29</c:v>
                      </c:pt>
                      <c:pt idx="8234" formatCode="0.00E+00">
                        <c:v>1355.36</c:v>
                      </c:pt>
                      <c:pt idx="8235" formatCode="0.00E+00">
                        <c:v>1354.43</c:v>
                      </c:pt>
                      <c:pt idx="8236" formatCode="0.00E+00">
                        <c:v>1353.51</c:v>
                      </c:pt>
                      <c:pt idx="8237" formatCode="0.00E+00">
                        <c:v>1352.59</c:v>
                      </c:pt>
                      <c:pt idx="8238" formatCode="0.00E+00">
                        <c:v>1351.67</c:v>
                      </c:pt>
                      <c:pt idx="8239" formatCode="0.00E+00">
                        <c:v>1350.75</c:v>
                      </c:pt>
                      <c:pt idx="8240" formatCode="0.00E+00">
                        <c:v>1349.84</c:v>
                      </c:pt>
                      <c:pt idx="8241" formatCode="0.00E+00">
                        <c:v>1348.93</c:v>
                      </c:pt>
                      <c:pt idx="8242" formatCode="0.00E+00">
                        <c:v>1348.03</c:v>
                      </c:pt>
                      <c:pt idx="8243" formatCode="0.00E+00">
                        <c:v>1347.13</c:v>
                      </c:pt>
                      <c:pt idx="8244" formatCode="0.00E+00">
                        <c:v>1346.23</c:v>
                      </c:pt>
                      <c:pt idx="8245" formatCode="0.00E+00">
                        <c:v>1345.34</c:v>
                      </c:pt>
                      <c:pt idx="8246" formatCode="0.00E+00">
                        <c:v>1344.45</c:v>
                      </c:pt>
                      <c:pt idx="8247" formatCode="0.00E+00">
                        <c:v>1343.56</c:v>
                      </c:pt>
                      <c:pt idx="8248" formatCode="0.00E+00">
                        <c:v>1342.67</c:v>
                      </c:pt>
                      <c:pt idx="8249" formatCode="0.00E+00">
                        <c:v>1341.79</c:v>
                      </c:pt>
                      <c:pt idx="8250" formatCode="0.00E+00">
                        <c:v>1340.91</c:v>
                      </c:pt>
                      <c:pt idx="8251" formatCode="0.00E+00">
                        <c:v>1340.04</c:v>
                      </c:pt>
                      <c:pt idx="8252" formatCode="0.00E+00">
                        <c:v>1339.17</c:v>
                      </c:pt>
                      <c:pt idx="8253" formatCode="0.00E+00">
                        <c:v>1338.3</c:v>
                      </c:pt>
                      <c:pt idx="8254" formatCode="0.00E+00">
                        <c:v>1337.43</c:v>
                      </c:pt>
                      <c:pt idx="8255" formatCode="0.00E+00">
                        <c:v>1336.57</c:v>
                      </c:pt>
                      <c:pt idx="8256" formatCode="0.00E+00">
                        <c:v>1335.71</c:v>
                      </c:pt>
                      <c:pt idx="8257" formatCode="0.00E+00">
                        <c:v>1334.85</c:v>
                      </c:pt>
                      <c:pt idx="8258" formatCode="0.00E+00">
                        <c:v>1334</c:v>
                      </c:pt>
                      <c:pt idx="8259" formatCode="0.00E+00">
                        <c:v>1333.15</c:v>
                      </c:pt>
                      <c:pt idx="8260" formatCode="0.00E+00">
                        <c:v>1332.3</c:v>
                      </c:pt>
                      <c:pt idx="8261" formatCode="0.00E+00">
                        <c:v>1331.46</c:v>
                      </c:pt>
                      <c:pt idx="8262" formatCode="0.00E+00">
                        <c:v>1330.62</c:v>
                      </c:pt>
                      <c:pt idx="8263" formatCode="0.00E+00">
                        <c:v>1329.78</c:v>
                      </c:pt>
                      <c:pt idx="8264" formatCode="0.00E+00">
                        <c:v>1328.94</c:v>
                      </c:pt>
                      <c:pt idx="8265" formatCode="0.00E+00">
                        <c:v>1328.11</c:v>
                      </c:pt>
                      <c:pt idx="8266" formatCode="0.00E+00">
                        <c:v>1327.28</c:v>
                      </c:pt>
                      <c:pt idx="8267" formatCode="0.00E+00">
                        <c:v>1326.45</c:v>
                      </c:pt>
                      <c:pt idx="8268" formatCode="0.00E+00">
                        <c:v>1325.63</c:v>
                      </c:pt>
                      <c:pt idx="8269" formatCode="0.00E+00">
                        <c:v>1324.8</c:v>
                      </c:pt>
                      <c:pt idx="8270" formatCode="0.00E+00">
                        <c:v>1323.99</c:v>
                      </c:pt>
                      <c:pt idx="8271" formatCode="0.00E+00">
                        <c:v>1323.17</c:v>
                      </c:pt>
                      <c:pt idx="8272" formatCode="0.00E+00">
                        <c:v>1322.36</c:v>
                      </c:pt>
                      <c:pt idx="8273" formatCode="0.00E+00">
                        <c:v>1321.54</c:v>
                      </c:pt>
                      <c:pt idx="8274" formatCode="0.00E+00">
                        <c:v>1320.74</c:v>
                      </c:pt>
                      <c:pt idx="8275" formatCode="0.00E+00">
                        <c:v>1319.93</c:v>
                      </c:pt>
                      <c:pt idx="8276" formatCode="0.00E+00">
                        <c:v>1319.13</c:v>
                      </c:pt>
                      <c:pt idx="8277" formatCode="0.00E+00">
                        <c:v>1318.33</c:v>
                      </c:pt>
                      <c:pt idx="8278" formatCode="0.00E+00">
                        <c:v>1317.53</c:v>
                      </c:pt>
                      <c:pt idx="8279" formatCode="0.00E+00">
                        <c:v>1316.73</c:v>
                      </c:pt>
                      <c:pt idx="8280" formatCode="0.00E+00">
                        <c:v>1315.94</c:v>
                      </c:pt>
                      <c:pt idx="8281" formatCode="0.00E+00">
                        <c:v>1315.15</c:v>
                      </c:pt>
                      <c:pt idx="8282" formatCode="0.00E+00">
                        <c:v>1314.36</c:v>
                      </c:pt>
                      <c:pt idx="8283" formatCode="0.00E+00">
                        <c:v>1313.58</c:v>
                      </c:pt>
                      <c:pt idx="8284" formatCode="0.00E+00">
                        <c:v>1312.79</c:v>
                      </c:pt>
                      <c:pt idx="8285" formatCode="0.00E+00">
                        <c:v>1312.01</c:v>
                      </c:pt>
                      <c:pt idx="8286" formatCode="0.00E+00">
                        <c:v>1311.23</c:v>
                      </c:pt>
                      <c:pt idx="8287" formatCode="0.00E+00">
                        <c:v>1310.46</c:v>
                      </c:pt>
                      <c:pt idx="8288" formatCode="0.00E+00">
                        <c:v>1309.69</c:v>
                      </c:pt>
                      <c:pt idx="8289" formatCode="0.00E+00">
                        <c:v>1308.9100000000001</c:v>
                      </c:pt>
                      <c:pt idx="8290" formatCode="0.00E+00">
                        <c:v>1308.1500000000001</c:v>
                      </c:pt>
                      <c:pt idx="8291" formatCode="0.00E+00">
                        <c:v>1307.3800000000001</c:v>
                      </c:pt>
                      <c:pt idx="8292" formatCode="0.00E+00">
                        <c:v>1306.6199999999999</c:v>
                      </c:pt>
                      <c:pt idx="8293" formatCode="0.00E+00">
                        <c:v>1305.8499999999999</c:v>
                      </c:pt>
                      <c:pt idx="8294" formatCode="0.00E+00">
                        <c:v>1305.0899999999999</c:v>
                      </c:pt>
                      <c:pt idx="8295" formatCode="0.00E+00">
                        <c:v>1304.3399999999999</c:v>
                      </c:pt>
                      <c:pt idx="8296" formatCode="0.00E+00">
                        <c:v>1303.58</c:v>
                      </c:pt>
                      <c:pt idx="8297" formatCode="0.00E+00">
                        <c:v>1302.83</c:v>
                      </c:pt>
                      <c:pt idx="8298" formatCode="0.00E+00">
                        <c:v>1302.3</c:v>
                      </c:pt>
                      <c:pt idx="8299" formatCode="0.00E+00">
                        <c:v>1302.3</c:v>
                      </c:pt>
                      <c:pt idx="8300" formatCode="0.00E+00">
                        <c:v>1241.76</c:v>
                      </c:pt>
                      <c:pt idx="8301" formatCode="0.00E+00">
                        <c:v>1191.6500000000001</c:v>
                      </c:pt>
                      <c:pt idx="8302" formatCode="0.00E+00">
                        <c:v>1147.53</c:v>
                      </c:pt>
                      <c:pt idx="8303" formatCode="0.00E+00">
                        <c:v>1109.78</c:v>
                      </c:pt>
                      <c:pt idx="8304" formatCode="0.00E+00">
                        <c:v>1076.94</c:v>
                      </c:pt>
                      <c:pt idx="8305" formatCode="0.00E+00">
                        <c:v>1048.01</c:v>
                      </c:pt>
                      <c:pt idx="8306" formatCode="0.00E+00">
                        <c:v>1022.24</c:v>
                      </c:pt>
                      <c:pt idx="8307">
                        <c:v>999.08900000000006</c:v>
                      </c:pt>
                      <c:pt idx="8308">
                        <c:v>978.08399999999995</c:v>
                      </c:pt>
                      <c:pt idx="8309">
                        <c:v>958.90200000000004</c:v>
                      </c:pt>
                      <c:pt idx="8310">
                        <c:v>941.26499999999999</c:v>
                      </c:pt>
                      <c:pt idx="8311">
                        <c:v>924.93899999999996</c:v>
                      </c:pt>
                      <c:pt idx="8312">
                        <c:v>909.721</c:v>
                      </c:pt>
                      <c:pt idx="8313">
                        <c:v>895.46199999999999</c:v>
                      </c:pt>
                      <c:pt idx="8314">
                        <c:v>882.03700000000003</c:v>
                      </c:pt>
                      <c:pt idx="8315">
                        <c:v>869.33399999999995</c:v>
                      </c:pt>
                      <c:pt idx="8316">
                        <c:v>857.26900000000001</c:v>
                      </c:pt>
                      <c:pt idx="8317">
                        <c:v>845.77300000000002</c:v>
                      </c:pt>
                      <c:pt idx="8318">
                        <c:v>834.78599999999994</c:v>
                      </c:pt>
                      <c:pt idx="8319">
                        <c:v>824.26</c:v>
                      </c:pt>
                      <c:pt idx="8320">
                        <c:v>814.15200000000004</c:v>
                      </c:pt>
                      <c:pt idx="8321">
                        <c:v>804.42700000000002</c:v>
                      </c:pt>
                      <c:pt idx="8322">
                        <c:v>795.05499999999995</c:v>
                      </c:pt>
                      <c:pt idx="8323">
                        <c:v>786.01</c:v>
                      </c:pt>
                      <c:pt idx="8324">
                        <c:v>777.27</c:v>
                      </c:pt>
                      <c:pt idx="8325">
                        <c:v>768.81700000000001</c:v>
                      </c:pt>
                      <c:pt idx="8326">
                        <c:v>760.63099999999997</c:v>
                      </c:pt>
                      <c:pt idx="8327">
                        <c:v>752.69899999999996</c:v>
                      </c:pt>
                      <c:pt idx="8328">
                        <c:v>745.005</c:v>
                      </c:pt>
                      <c:pt idx="8329">
                        <c:v>737.53700000000003</c:v>
                      </c:pt>
                      <c:pt idx="8330">
                        <c:v>730.28399999999999</c:v>
                      </c:pt>
                      <c:pt idx="8331">
                        <c:v>723.23400000000004</c:v>
                      </c:pt>
                      <c:pt idx="8332">
                        <c:v>716.37900000000002</c:v>
                      </c:pt>
                      <c:pt idx="8333">
                        <c:v>709.70899999999995</c:v>
                      </c:pt>
                      <c:pt idx="8334">
                        <c:v>703.21799999999996</c:v>
                      </c:pt>
                      <c:pt idx="8335">
                        <c:v>696.89800000000002</c:v>
                      </c:pt>
                      <c:pt idx="8336">
                        <c:v>690.74400000000003</c:v>
                      </c:pt>
                      <c:pt idx="8337">
                        <c:v>684.74900000000002</c:v>
                      </c:pt>
                      <c:pt idx="8338">
                        <c:v>678.90800000000002</c:v>
                      </c:pt>
                      <c:pt idx="8339">
                        <c:v>673.21500000000003</c:v>
                      </c:pt>
                      <c:pt idx="8340">
                        <c:v>667.66700000000003</c:v>
                      </c:pt>
                      <c:pt idx="8341">
                        <c:v>662.25800000000004</c:v>
                      </c:pt>
                      <c:pt idx="8342">
                        <c:v>656.98400000000004</c:v>
                      </c:pt>
                      <c:pt idx="8343">
                        <c:v>651.84</c:v>
                      </c:pt>
                      <c:pt idx="8344">
                        <c:v>646.82299999999998</c:v>
                      </c:pt>
                      <c:pt idx="8345">
                        <c:v>641.928</c:v>
                      </c:pt>
                      <c:pt idx="8346">
                        <c:v>637.15099999999995</c:v>
                      </c:pt>
                      <c:pt idx="8347">
                        <c:v>632.48900000000003</c:v>
                      </c:pt>
                      <c:pt idx="8348">
                        <c:v>627.93799999999999</c:v>
                      </c:pt>
                      <c:pt idx="8349">
                        <c:v>623.49599999999998</c:v>
                      </c:pt>
                      <c:pt idx="8350">
                        <c:v>619.15800000000002</c:v>
                      </c:pt>
                      <c:pt idx="8351">
                        <c:v>614.92200000000003</c:v>
                      </c:pt>
                      <c:pt idx="8352">
                        <c:v>610.78599999999994</c:v>
                      </c:pt>
                      <c:pt idx="8353">
                        <c:v>606.74599999999998</c:v>
                      </c:pt>
                      <c:pt idx="8354">
                        <c:v>602.79899999999998</c:v>
                      </c:pt>
                      <c:pt idx="8355">
                        <c:v>598.94299999999998</c:v>
                      </c:pt>
                      <c:pt idx="8356">
                        <c:v>595.17499999999995</c:v>
                      </c:pt>
                      <c:pt idx="8357">
                        <c:v>591.49300000000005</c:v>
                      </c:pt>
                      <c:pt idx="8358">
                        <c:v>587.89499999999998</c:v>
                      </c:pt>
                      <c:pt idx="8359">
                        <c:v>584.37800000000004</c:v>
                      </c:pt>
                      <c:pt idx="8360">
                        <c:v>580.94000000000005</c:v>
                      </c:pt>
                      <c:pt idx="8361">
                        <c:v>577.57899999999995</c:v>
                      </c:pt>
                      <c:pt idx="8362">
                        <c:v>574.29300000000001</c:v>
                      </c:pt>
                      <c:pt idx="8363">
                        <c:v>571.08000000000004</c:v>
                      </c:pt>
                      <c:pt idx="8364">
                        <c:v>567.93799999999999</c:v>
                      </c:pt>
                      <c:pt idx="8365">
                        <c:v>564.86599999999999</c:v>
                      </c:pt>
                      <c:pt idx="8366">
                        <c:v>561.86199999999997</c:v>
                      </c:pt>
                      <c:pt idx="8367">
                        <c:v>558.92399999999998</c:v>
                      </c:pt>
                      <c:pt idx="8368">
                        <c:v>556.04999999999995</c:v>
                      </c:pt>
                      <c:pt idx="8369">
                        <c:v>553.23800000000006</c:v>
                      </c:pt>
                      <c:pt idx="8370">
                        <c:v>550.48699999999997</c:v>
                      </c:pt>
                      <c:pt idx="8371">
                        <c:v>547.79600000000005</c:v>
                      </c:pt>
                      <c:pt idx="8372">
                        <c:v>545.16200000000003</c:v>
                      </c:pt>
                      <c:pt idx="8373">
                        <c:v>542.58500000000004</c:v>
                      </c:pt>
                      <c:pt idx="8374">
                        <c:v>540.06200000000001</c:v>
                      </c:pt>
                      <c:pt idx="8375">
                        <c:v>537.59299999999996</c:v>
                      </c:pt>
                      <c:pt idx="8376">
                        <c:v>535.17499999999995</c:v>
                      </c:pt>
                      <c:pt idx="8377">
                        <c:v>532.80899999999997</c:v>
                      </c:pt>
                      <c:pt idx="8378">
                        <c:v>530.49199999999996</c:v>
                      </c:pt>
                      <c:pt idx="8379">
                        <c:v>528.22299999999996</c:v>
                      </c:pt>
                      <c:pt idx="8380">
                        <c:v>526.00199999999995</c:v>
                      </c:pt>
                      <c:pt idx="8381">
                        <c:v>523.82600000000002</c:v>
                      </c:pt>
                      <c:pt idx="8382">
                        <c:v>521.69600000000003</c:v>
                      </c:pt>
                      <c:pt idx="8383">
                        <c:v>519.60900000000004</c:v>
                      </c:pt>
                      <c:pt idx="8384">
                        <c:v>517.56500000000005</c:v>
                      </c:pt>
                      <c:pt idx="8385">
                        <c:v>515.56299999999999</c:v>
                      </c:pt>
                      <c:pt idx="8386">
                        <c:v>513.60199999999998</c:v>
                      </c:pt>
                      <c:pt idx="8387">
                        <c:v>511.68200000000002</c:v>
                      </c:pt>
                      <c:pt idx="8388">
                        <c:v>509.80099999999999</c:v>
                      </c:pt>
                      <c:pt idx="8389">
                        <c:v>507.959</c:v>
                      </c:pt>
                      <c:pt idx="8390">
                        <c:v>506.154</c:v>
                      </c:pt>
                      <c:pt idx="8391">
                        <c:v>504.38499999999999</c:v>
                      </c:pt>
                      <c:pt idx="8392">
                        <c:v>502.65199999999999</c:v>
                      </c:pt>
                      <c:pt idx="8393">
                        <c:v>500.95400000000001</c:v>
                      </c:pt>
                      <c:pt idx="8394">
                        <c:v>499.28899999999999</c:v>
                      </c:pt>
                      <c:pt idx="8395">
                        <c:v>497.65800000000002</c:v>
                      </c:pt>
                      <c:pt idx="8396">
                        <c:v>496.05900000000003</c:v>
                      </c:pt>
                      <c:pt idx="8397">
                        <c:v>494.49099999999999</c:v>
                      </c:pt>
                      <c:pt idx="8398">
                        <c:v>492.95400000000001</c:v>
                      </c:pt>
                      <c:pt idx="8399">
                        <c:v>491.447</c:v>
                      </c:pt>
                      <c:pt idx="8400">
                        <c:v>489.96899999999999</c:v>
                      </c:pt>
                      <c:pt idx="8401">
                        <c:v>488.51900000000001</c:v>
                      </c:pt>
                      <c:pt idx="8402">
                        <c:v>487.09800000000001</c:v>
                      </c:pt>
                      <c:pt idx="8403">
                        <c:v>485.70400000000001</c:v>
                      </c:pt>
                      <c:pt idx="8404">
                        <c:v>484.33600000000001</c:v>
                      </c:pt>
                      <c:pt idx="8405">
                        <c:v>482.995</c:v>
                      </c:pt>
                      <c:pt idx="8406">
                        <c:v>481.678</c:v>
                      </c:pt>
                      <c:pt idx="8407">
                        <c:v>480.387</c:v>
                      </c:pt>
                      <c:pt idx="8408">
                        <c:v>479.12</c:v>
                      </c:pt>
                      <c:pt idx="8409">
                        <c:v>477.87700000000001</c:v>
                      </c:pt>
                      <c:pt idx="8410">
                        <c:v>476.65600000000001</c:v>
                      </c:pt>
                      <c:pt idx="8411">
                        <c:v>475.459</c:v>
                      </c:pt>
                      <c:pt idx="8412">
                        <c:v>474.28300000000002</c:v>
                      </c:pt>
                      <c:pt idx="8413">
                        <c:v>473.12900000000002</c:v>
                      </c:pt>
                      <c:pt idx="8414">
                        <c:v>471.99599999999998</c:v>
                      </c:pt>
                      <c:pt idx="8415">
                        <c:v>470.88400000000001</c:v>
                      </c:pt>
                      <c:pt idx="8416">
                        <c:v>469.79199999999997</c:v>
                      </c:pt>
                      <c:pt idx="8417">
                        <c:v>468.72</c:v>
                      </c:pt>
                      <c:pt idx="8418">
                        <c:v>467.66699999999997</c:v>
                      </c:pt>
                      <c:pt idx="8419">
                        <c:v>466.63299999999998</c:v>
                      </c:pt>
                      <c:pt idx="8420">
                        <c:v>465.61700000000002</c:v>
                      </c:pt>
                      <c:pt idx="8421">
                        <c:v>464.61900000000003</c:v>
                      </c:pt>
                      <c:pt idx="8422">
                        <c:v>463.63900000000001</c:v>
                      </c:pt>
                      <c:pt idx="8423">
                        <c:v>462.67599999999999</c:v>
                      </c:pt>
                      <c:pt idx="8424">
                        <c:v>461.73</c:v>
                      </c:pt>
                      <c:pt idx="8425">
                        <c:v>460.8</c:v>
                      </c:pt>
                      <c:pt idx="8426">
                        <c:v>459.88600000000002</c:v>
                      </c:pt>
                      <c:pt idx="8427">
                        <c:v>458.988</c:v>
                      </c:pt>
                      <c:pt idx="8428">
                        <c:v>458.10599999999999</c:v>
                      </c:pt>
                      <c:pt idx="8429">
                        <c:v>457.238</c:v>
                      </c:pt>
                      <c:pt idx="8430">
                        <c:v>456.38600000000002</c:v>
                      </c:pt>
                      <c:pt idx="8431">
                        <c:v>455.548</c:v>
                      </c:pt>
                      <c:pt idx="8432">
                        <c:v>454.72399999999999</c:v>
                      </c:pt>
                      <c:pt idx="8433">
                        <c:v>453.91399999999999</c:v>
                      </c:pt>
                      <c:pt idx="8434">
                        <c:v>453.11700000000002</c:v>
                      </c:pt>
                      <c:pt idx="8435">
                        <c:v>452.334</c:v>
                      </c:pt>
                      <c:pt idx="8436">
                        <c:v>451.565</c:v>
                      </c:pt>
                      <c:pt idx="8437">
                        <c:v>450.80799999999999</c:v>
                      </c:pt>
                      <c:pt idx="8438">
                        <c:v>450.06299999999999</c:v>
                      </c:pt>
                      <c:pt idx="8439">
                        <c:v>449.33100000000002</c:v>
                      </c:pt>
                      <c:pt idx="8440">
                        <c:v>448.61099999999999</c:v>
                      </c:pt>
                      <c:pt idx="8441">
                        <c:v>447.90300000000002</c:v>
                      </c:pt>
                      <c:pt idx="8442">
                        <c:v>447.20600000000002</c:v>
                      </c:pt>
                      <c:pt idx="8443">
                        <c:v>446.52100000000002</c:v>
                      </c:pt>
                      <c:pt idx="8444">
                        <c:v>445.84699999999998</c:v>
                      </c:pt>
                      <c:pt idx="8445">
                        <c:v>445.18299999999999</c:v>
                      </c:pt>
                      <c:pt idx="8446">
                        <c:v>444.53</c:v>
                      </c:pt>
                      <c:pt idx="8447">
                        <c:v>443.88799999999998</c:v>
                      </c:pt>
                      <c:pt idx="8448">
                        <c:v>443.25599999999997</c:v>
                      </c:pt>
                      <c:pt idx="8449">
                        <c:v>442.63400000000001</c:v>
                      </c:pt>
                      <c:pt idx="8450">
                        <c:v>442.02199999999999</c:v>
                      </c:pt>
                      <c:pt idx="8451">
                        <c:v>441.41899999999998</c:v>
                      </c:pt>
                      <c:pt idx="8452">
                        <c:v>440.82600000000002</c:v>
                      </c:pt>
                      <c:pt idx="8453">
                        <c:v>440.24099999999999</c:v>
                      </c:pt>
                      <c:pt idx="8454">
                        <c:v>439.666</c:v>
                      </c:pt>
                      <c:pt idx="8455">
                        <c:v>439.1</c:v>
                      </c:pt>
                      <c:pt idx="8456">
                        <c:v>438.54199999999997</c:v>
                      </c:pt>
                      <c:pt idx="8457">
                        <c:v>437.99299999999999</c:v>
                      </c:pt>
                      <c:pt idx="8458">
                        <c:v>437.452</c:v>
                      </c:pt>
                      <c:pt idx="8459">
                        <c:v>436.91899999999998</c:v>
                      </c:pt>
                      <c:pt idx="8460">
                        <c:v>436.39400000000001</c:v>
                      </c:pt>
                      <c:pt idx="8461">
                        <c:v>435.87700000000001</c:v>
                      </c:pt>
                      <c:pt idx="8462">
                        <c:v>435.36799999999999</c:v>
                      </c:pt>
                      <c:pt idx="8463">
                        <c:v>434.86599999999999</c:v>
                      </c:pt>
                      <c:pt idx="8464">
                        <c:v>434.37099999999998</c:v>
                      </c:pt>
                      <c:pt idx="8465">
                        <c:v>433.88299999999998</c:v>
                      </c:pt>
                      <c:pt idx="8466">
                        <c:v>433.40300000000002</c:v>
                      </c:pt>
                      <c:pt idx="8467">
                        <c:v>432.92899999999997</c:v>
                      </c:pt>
                      <c:pt idx="8468">
                        <c:v>432.46199999999999</c:v>
                      </c:pt>
                      <c:pt idx="8469">
                        <c:v>432.00200000000001</c:v>
                      </c:pt>
                      <c:pt idx="8470">
                        <c:v>431.548</c:v>
                      </c:pt>
                      <c:pt idx="8471">
                        <c:v>431.1</c:v>
                      </c:pt>
                      <c:pt idx="8472">
                        <c:v>430.65899999999999</c:v>
                      </c:pt>
                      <c:pt idx="8473">
                        <c:v>430.22399999999999</c:v>
                      </c:pt>
                      <c:pt idx="8474">
                        <c:v>429.79399999999998</c:v>
                      </c:pt>
                      <c:pt idx="8475">
                        <c:v>429.37099999999998</c:v>
                      </c:pt>
                      <c:pt idx="8476">
                        <c:v>428.95299999999997</c:v>
                      </c:pt>
                      <c:pt idx="8477">
                        <c:v>428.541</c:v>
                      </c:pt>
                      <c:pt idx="8478">
                        <c:v>428.13400000000001</c:v>
                      </c:pt>
                      <c:pt idx="8479">
                        <c:v>427.73200000000003</c:v>
                      </c:pt>
                      <c:pt idx="8480">
                        <c:v>427.33600000000001</c:v>
                      </c:pt>
                      <c:pt idx="8481">
                        <c:v>426.94499999999999</c:v>
                      </c:pt>
                      <c:pt idx="8482">
                        <c:v>426.55900000000003</c:v>
                      </c:pt>
                      <c:pt idx="8483">
                        <c:v>426.178</c:v>
                      </c:pt>
                      <c:pt idx="8484">
                        <c:v>425.80200000000002</c:v>
                      </c:pt>
                      <c:pt idx="8485">
                        <c:v>425.43</c:v>
                      </c:pt>
                      <c:pt idx="8486">
                        <c:v>425.06400000000002</c:v>
                      </c:pt>
                      <c:pt idx="8487">
                        <c:v>424.70100000000002</c:v>
                      </c:pt>
                      <c:pt idx="8488">
                        <c:v>424.34399999999999</c:v>
                      </c:pt>
                      <c:pt idx="8489">
                        <c:v>423.99</c:v>
                      </c:pt>
                      <c:pt idx="8490">
                        <c:v>423.64100000000002</c:v>
                      </c:pt>
                      <c:pt idx="8491">
                        <c:v>423.29599999999999</c:v>
                      </c:pt>
                      <c:pt idx="8492">
                        <c:v>422.95499999999998</c:v>
                      </c:pt>
                      <c:pt idx="8493">
                        <c:v>422.61799999999999</c:v>
                      </c:pt>
                      <c:pt idx="8494">
                        <c:v>422.28500000000003</c:v>
                      </c:pt>
                      <c:pt idx="8495">
                        <c:v>421.95600000000002</c:v>
                      </c:pt>
                      <c:pt idx="8496">
                        <c:v>421.63099999999997</c:v>
                      </c:pt>
                      <c:pt idx="8497">
                        <c:v>421.31</c:v>
                      </c:pt>
                      <c:pt idx="8498">
                        <c:v>420.99200000000002</c:v>
                      </c:pt>
                      <c:pt idx="8499">
                        <c:v>420.67700000000002</c:v>
                      </c:pt>
                      <c:pt idx="8500">
                        <c:v>420.36700000000002</c:v>
                      </c:pt>
                      <c:pt idx="8501">
                        <c:v>420.05900000000003</c:v>
                      </c:pt>
                      <c:pt idx="8502">
                        <c:v>419.755</c:v>
                      </c:pt>
                      <c:pt idx="8503">
                        <c:v>419.45400000000001</c:v>
                      </c:pt>
                      <c:pt idx="8504">
                        <c:v>419.15699999999998</c:v>
                      </c:pt>
                      <c:pt idx="8505">
                        <c:v>418.86200000000002</c:v>
                      </c:pt>
                      <c:pt idx="8506">
                        <c:v>418.57100000000003</c:v>
                      </c:pt>
                      <c:pt idx="8507">
                        <c:v>418.28300000000002</c:v>
                      </c:pt>
                      <c:pt idx="8508">
                        <c:v>417.99799999999999</c:v>
                      </c:pt>
                      <c:pt idx="8509">
                        <c:v>417.71499999999997</c:v>
                      </c:pt>
                      <c:pt idx="8510">
                        <c:v>417.43599999999998</c:v>
                      </c:pt>
                      <c:pt idx="8511">
                        <c:v>417.15899999999999</c:v>
                      </c:pt>
                      <c:pt idx="8512">
                        <c:v>416.88499999999999</c:v>
                      </c:pt>
                      <c:pt idx="8513">
                        <c:v>416.61399999999998</c:v>
                      </c:pt>
                      <c:pt idx="8514">
                        <c:v>416.346</c:v>
                      </c:pt>
                      <c:pt idx="8515">
                        <c:v>416.08</c:v>
                      </c:pt>
                      <c:pt idx="8516">
                        <c:v>415.81599999999997</c:v>
                      </c:pt>
                      <c:pt idx="8517">
                        <c:v>415.55500000000001</c:v>
                      </c:pt>
                      <c:pt idx="8518">
                        <c:v>415.29700000000003</c:v>
                      </c:pt>
                      <c:pt idx="8519">
                        <c:v>415.041</c:v>
                      </c:pt>
                      <c:pt idx="8520">
                        <c:v>414.78699999999998</c:v>
                      </c:pt>
                      <c:pt idx="8521">
                        <c:v>414.53500000000003</c:v>
                      </c:pt>
                      <c:pt idx="8522">
                        <c:v>414.286</c:v>
                      </c:pt>
                      <c:pt idx="8523">
                        <c:v>414.03899999999999</c:v>
                      </c:pt>
                      <c:pt idx="8524">
                        <c:v>413.79399999999998</c:v>
                      </c:pt>
                      <c:pt idx="8525">
                        <c:v>413.55200000000002</c:v>
                      </c:pt>
                      <c:pt idx="8526">
                        <c:v>413.31099999999998</c:v>
                      </c:pt>
                      <c:pt idx="8527">
                        <c:v>413.07299999999998</c:v>
                      </c:pt>
                      <c:pt idx="8528">
                        <c:v>412.83600000000001</c:v>
                      </c:pt>
                      <c:pt idx="8529">
                        <c:v>412.60199999999998</c:v>
                      </c:pt>
                      <c:pt idx="8530">
                        <c:v>412.36900000000003</c:v>
                      </c:pt>
                      <c:pt idx="8531">
                        <c:v>412.13799999999998</c:v>
                      </c:pt>
                      <c:pt idx="8532">
                        <c:v>411.90899999999999</c:v>
                      </c:pt>
                      <c:pt idx="8533">
                        <c:v>411.68200000000002</c:v>
                      </c:pt>
                      <c:pt idx="8534">
                        <c:v>411.45699999999999</c:v>
                      </c:pt>
                      <c:pt idx="8535">
                        <c:v>411.23399999999998</c:v>
                      </c:pt>
                      <c:pt idx="8536">
                        <c:v>411.012</c:v>
                      </c:pt>
                      <c:pt idx="8537">
                        <c:v>410.79199999999997</c:v>
                      </c:pt>
                      <c:pt idx="8538">
                        <c:v>410.57299999999998</c:v>
                      </c:pt>
                      <c:pt idx="8539">
                        <c:v>410.35700000000003</c:v>
                      </c:pt>
                      <c:pt idx="8540">
                        <c:v>410.14100000000002</c:v>
                      </c:pt>
                      <c:pt idx="8541">
                        <c:v>409.928</c:v>
                      </c:pt>
                      <c:pt idx="8542">
                        <c:v>409.71600000000001</c:v>
                      </c:pt>
                      <c:pt idx="8543">
                        <c:v>409.505</c:v>
                      </c:pt>
                      <c:pt idx="8544">
                        <c:v>409.29599999999999</c:v>
                      </c:pt>
                      <c:pt idx="8545">
                        <c:v>409.089</c:v>
                      </c:pt>
                      <c:pt idx="8546">
                        <c:v>408.88200000000001</c:v>
                      </c:pt>
                      <c:pt idx="8547">
                        <c:v>408.678</c:v>
                      </c:pt>
                      <c:pt idx="8548">
                        <c:v>408.47399999999999</c:v>
                      </c:pt>
                      <c:pt idx="8549">
                        <c:v>408.27199999999999</c:v>
                      </c:pt>
                      <c:pt idx="8550">
                        <c:v>408.072</c:v>
                      </c:pt>
                      <c:pt idx="8551">
                        <c:v>407.87200000000001</c:v>
                      </c:pt>
                      <c:pt idx="8552">
                        <c:v>407.67399999999998</c:v>
                      </c:pt>
                      <c:pt idx="8553">
                        <c:v>407.47699999999998</c:v>
                      </c:pt>
                      <c:pt idx="8554">
                        <c:v>407.28199999999998</c:v>
                      </c:pt>
                      <c:pt idx="8555">
                        <c:v>407.08699999999999</c:v>
                      </c:pt>
                      <c:pt idx="8556">
                        <c:v>406.89400000000001</c:v>
                      </c:pt>
                      <c:pt idx="8557">
                        <c:v>406.702</c:v>
                      </c:pt>
                      <c:pt idx="8558">
                        <c:v>406.51100000000002</c:v>
                      </c:pt>
                      <c:pt idx="8559">
                        <c:v>406.32100000000003</c:v>
                      </c:pt>
                      <c:pt idx="8560">
                        <c:v>406.13299999999998</c:v>
                      </c:pt>
                      <c:pt idx="8561">
                        <c:v>405.94499999999999</c:v>
                      </c:pt>
                      <c:pt idx="8562">
                        <c:v>405.75799999999998</c:v>
                      </c:pt>
                      <c:pt idx="8563">
                        <c:v>405.57299999999998</c:v>
                      </c:pt>
                      <c:pt idx="8564">
                        <c:v>405.38900000000001</c:v>
                      </c:pt>
                      <c:pt idx="8565">
                        <c:v>405.20499999999998</c:v>
                      </c:pt>
                      <c:pt idx="8566">
                        <c:v>405.02300000000002</c:v>
                      </c:pt>
                      <c:pt idx="8567">
                        <c:v>404.84100000000001</c:v>
                      </c:pt>
                      <c:pt idx="8568">
                        <c:v>404.661</c:v>
                      </c:pt>
                      <c:pt idx="8569">
                        <c:v>404.48099999999999</c:v>
                      </c:pt>
                      <c:pt idx="8570">
                        <c:v>404.303</c:v>
                      </c:pt>
                      <c:pt idx="8571">
                        <c:v>404.125</c:v>
                      </c:pt>
                      <c:pt idx="8572">
                        <c:v>403.94799999999998</c:v>
                      </c:pt>
                      <c:pt idx="8573">
                        <c:v>403.77300000000002</c:v>
                      </c:pt>
                      <c:pt idx="8574">
                        <c:v>403.59800000000001</c:v>
                      </c:pt>
                      <c:pt idx="8575">
                        <c:v>403.423</c:v>
                      </c:pt>
                      <c:pt idx="8576">
                        <c:v>403.25</c:v>
                      </c:pt>
                      <c:pt idx="8577">
                        <c:v>403.07799999999997</c:v>
                      </c:pt>
                      <c:pt idx="8578">
                        <c:v>402.90600000000001</c:v>
                      </c:pt>
                      <c:pt idx="8579">
                        <c:v>402.73500000000001</c:v>
                      </c:pt>
                      <c:pt idx="8580">
                        <c:v>402.565</c:v>
                      </c:pt>
                      <c:pt idx="8581">
                        <c:v>402.39600000000002</c:v>
                      </c:pt>
                      <c:pt idx="8582">
                        <c:v>402.22699999999998</c:v>
                      </c:pt>
                      <c:pt idx="8583">
                        <c:v>402.06</c:v>
                      </c:pt>
                      <c:pt idx="8584">
                        <c:v>401.89299999999997</c:v>
                      </c:pt>
                      <c:pt idx="8585">
                        <c:v>401.726</c:v>
                      </c:pt>
                      <c:pt idx="8586">
                        <c:v>401.56099999999998</c:v>
                      </c:pt>
                      <c:pt idx="8587">
                        <c:v>401.39600000000002</c:v>
                      </c:pt>
                      <c:pt idx="8588">
                        <c:v>401.23200000000003</c:v>
                      </c:pt>
                      <c:pt idx="8589">
                        <c:v>401.06799999999998</c:v>
                      </c:pt>
                      <c:pt idx="8590">
                        <c:v>400.90499999999997</c:v>
                      </c:pt>
                      <c:pt idx="8591">
                        <c:v>400.74299999999999</c:v>
                      </c:pt>
                      <c:pt idx="8592">
                        <c:v>400.58100000000002</c:v>
                      </c:pt>
                      <c:pt idx="8593">
                        <c:v>400.42099999999999</c:v>
                      </c:pt>
                      <c:pt idx="8594">
                        <c:v>400.26</c:v>
                      </c:pt>
                      <c:pt idx="8595">
                        <c:v>400.101</c:v>
                      </c:pt>
                      <c:pt idx="8596">
                        <c:v>399.94200000000001</c:v>
                      </c:pt>
                      <c:pt idx="8597">
                        <c:v>399.78300000000002</c:v>
                      </c:pt>
                      <c:pt idx="8598">
                        <c:v>399.625</c:v>
                      </c:pt>
                      <c:pt idx="8599">
                        <c:v>399.46800000000002</c:v>
                      </c:pt>
                    </c:numCache>
                  </c:numRef>
                </c:yVal>
                <c:smooth val="1"/>
                <c:extLst xmlns:c15="http://schemas.microsoft.com/office/drawing/2012/chart">
                  <c:ext xmlns:c16="http://schemas.microsoft.com/office/drawing/2014/chart" uri="{C3380CC4-5D6E-409C-BE32-E72D297353CC}">
                    <c16:uniqueId val="{00000002-4C20-4280-B96B-CB175FD5BEC7}"/>
                  </c:ext>
                </c:extLst>
              </c15:ser>
            </c15:filteredScatterSeries>
            <c15:filteredScatterSeries>
              <c15:ser>
                <c:idx val="2"/>
                <c:order val="2"/>
                <c:tx>
                  <c:strRef>
                    <c:extLst xmlns:c15="http://schemas.microsoft.com/office/drawing/2012/chart">
                      <c:ext xmlns:c15="http://schemas.microsoft.com/office/drawing/2012/chart" uri="{02D57815-91ED-43cb-92C2-25804820EDAC}">
                        <c15:formulaRef>
                          <c15:sqref>'NT11 (2)'!$D$2</c15:sqref>
                        </c15:formulaRef>
                      </c:ext>
                    </c:extLst>
                    <c:strCache>
                      <c:ptCount val="1"/>
                      <c:pt idx="0">
                        <c:v>3</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extLst xmlns:c15="http://schemas.microsoft.com/office/drawing/2012/chart">
                      <c:ext xmlns:c15="http://schemas.microsoft.com/office/drawing/2012/chart" uri="{02D57815-91ED-43cb-92C2-25804820EDAC}">
                        <c15:formulaRef>
                          <c15:sqref>'NT11 (2)'!$A$4:$A$8603</c15:sqref>
                        </c15:formulaRef>
                      </c:ext>
                    </c:extLst>
                    <c:numCache>
                      <c:formatCode>0.00E+00</c:formatCode>
                      <c:ptCount val="8600"/>
                      <c:pt idx="0">
                        <c:v>0</c:v>
                      </c:pt>
                      <c:pt idx="1">
                        <c:v>0.01</c:v>
                      </c:pt>
                      <c:pt idx="2">
                        <c:v>0.02</c:v>
                      </c:pt>
                      <c:pt idx="3">
                        <c:v>0.03</c:v>
                      </c:pt>
                      <c:pt idx="4">
                        <c:v>0.04</c:v>
                      </c:pt>
                      <c:pt idx="5">
                        <c:v>0.05</c:v>
                      </c:pt>
                      <c:pt idx="6">
                        <c:v>0.06</c:v>
                      </c:pt>
                      <c:pt idx="7">
                        <c:v>7.0000000000000007E-2</c:v>
                      </c:pt>
                      <c:pt idx="8">
                        <c:v>0.08</c:v>
                      </c:pt>
                      <c:pt idx="9">
                        <c:v>0.09</c:v>
                      </c:pt>
                      <c:pt idx="10">
                        <c:v>0.1</c:v>
                      </c:pt>
                      <c:pt idx="11">
                        <c:v>0.11</c:v>
                      </c:pt>
                      <c:pt idx="12">
                        <c:v>0.12</c:v>
                      </c:pt>
                      <c:pt idx="13">
                        <c:v>0.13</c:v>
                      </c:pt>
                      <c:pt idx="14">
                        <c:v>0.14000000000000001</c:v>
                      </c:pt>
                      <c:pt idx="15">
                        <c:v>0.15</c:v>
                      </c:pt>
                      <c:pt idx="16">
                        <c:v>0.16</c:v>
                      </c:pt>
                      <c:pt idx="17">
                        <c:v>0.17</c:v>
                      </c:pt>
                      <c:pt idx="18">
                        <c:v>0.18</c:v>
                      </c:pt>
                      <c:pt idx="19">
                        <c:v>0.19</c:v>
                      </c:pt>
                      <c:pt idx="20">
                        <c:v>0.2</c:v>
                      </c:pt>
                      <c:pt idx="21">
                        <c:v>0.21</c:v>
                      </c:pt>
                      <c:pt idx="22">
                        <c:v>0.22</c:v>
                      </c:pt>
                      <c:pt idx="23">
                        <c:v>0.23</c:v>
                      </c:pt>
                      <c:pt idx="24">
                        <c:v>0.24</c:v>
                      </c:pt>
                      <c:pt idx="25">
                        <c:v>0.25</c:v>
                      </c:pt>
                      <c:pt idx="26">
                        <c:v>0.26</c:v>
                      </c:pt>
                      <c:pt idx="27">
                        <c:v>0.27</c:v>
                      </c:pt>
                      <c:pt idx="28">
                        <c:v>0.28000000000000003</c:v>
                      </c:pt>
                      <c:pt idx="29">
                        <c:v>0.28999999999999998</c:v>
                      </c:pt>
                      <c:pt idx="30">
                        <c:v>0.3</c:v>
                      </c:pt>
                      <c:pt idx="31">
                        <c:v>0.31</c:v>
                      </c:pt>
                      <c:pt idx="32">
                        <c:v>0.32</c:v>
                      </c:pt>
                      <c:pt idx="33">
                        <c:v>0.33</c:v>
                      </c:pt>
                      <c:pt idx="34">
                        <c:v>0.34</c:v>
                      </c:pt>
                      <c:pt idx="35">
                        <c:v>0.35</c:v>
                      </c:pt>
                      <c:pt idx="36">
                        <c:v>0.36</c:v>
                      </c:pt>
                      <c:pt idx="37">
                        <c:v>0.37</c:v>
                      </c:pt>
                      <c:pt idx="38">
                        <c:v>0.38</c:v>
                      </c:pt>
                      <c:pt idx="39">
                        <c:v>0.39</c:v>
                      </c:pt>
                      <c:pt idx="40">
                        <c:v>0.4</c:v>
                      </c:pt>
                      <c:pt idx="41">
                        <c:v>0.41</c:v>
                      </c:pt>
                      <c:pt idx="42">
                        <c:v>0.42</c:v>
                      </c:pt>
                      <c:pt idx="43">
                        <c:v>0.43</c:v>
                      </c:pt>
                      <c:pt idx="44">
                        <c:v>0.44</c:v>
                      </c:pt>
                      <c:pt idx="45">
                        <c:v>0.45</c:v>
                      </c:pt>
                      <c:pt idx="46">
                        <c:v>0.46</c:v>
                      </c:pt>
                      <c:pt idx="47">
                        <c:v>0.47</c:v>
                      </c:pt>
                      <c:pt idx="48">
                        <c:v>0.48</c:v>
                      </c:pt>
                      <c:pt idx="49">
                        <c:v>0.49</c:v>
                      </c:pt>
                      <c:pt idx="50">
                        <c:v>0.5</c:v>
                      </c:pt>
                      <c:pt idx="51">
                        <c:v>0.51</c:v>
                      </c:pt>
                      <c:pt idx="52">
                        <c:v>0.52</c:v>
                      </c:pt>
                      <c:pt idx="53">
                        <c:v>0.53</c:v>
                      </c:pt>
                      <c:pt idx="54">
                        <c:v>0.54</c:v>
                      </c:pt>
                      <c:pt idx="55">
                        <c:v>0.55000000000000004</c:v>
                      </c:pt>
                      <c:pt idx="56">
                        <c:v>0.56000000000000005</c:v>
                      </c:pt>
                      <c:pt idx="57">
                        <c:v>0.56999999999999995</c:v>
                      </c:pt>
                      <c:pt idx="58">
                        <c:v>0.57999999999999996</c:v>
                      </c:pt>
                      <c:pt idx="59">
                        <c:v>0.59</c:v>
                      </c:pt>
                      <c:pt idx="60">
                        <c:v>0.6</c:v>
                      </c:pt>
                      <c:pt idx="61">
                        <c:v>0.61</c:v>
                      </c:pt>
                      <c:pt idx="62">
                        <c:v>0.62</c:v>
                      </c:pt>
                      <c:pt idx="63">
                        <c:v>0.63</c:v>
                      </c:pt>
                      <c:pt idx="64">
                        <c:v>0.64</c:v>
                      </c:pt>
                      <c:pt idx="65">
                        <c:v>0.65</c:v>
                      </c:pt>
                      <c:pt idx="66">
                        <c:v>0.66</c:v>
                      </c:pt>
                      <c:pt idx="67">
                        <c:v>0.67</c:v>
                      </c:pt>
                      <c:pt idx="68">
                        <c:v>0.68</c:v>
                      </c:pt>
                      <c:pt idx="69">
                        <c:v>0.69</c:v>
                      </c:pt>
                      <c:pt idx="70">
                        <c:v>0.7</c:v>
                      </c:pt>
                      <c:pt idx="71">
                        <c:v>0.71</c:v>
                      </c:pt>
                      <c:pt idx="72">
                        <c:v>0.72</c:v>
                      </c:pt>
                      <c:pt idx="73">
                        <c:v>0.73</c:v>
                      </c:pt>
                      <c:pt idx="74">
                        <c:v>0.74</c:v>
                      </c:pt>
                      <c:pt idx="75">
                        <c:v>0.75</c:v>
                      </c:pt>
                      <c:pt idx="76">
                        <c:v>0.76</c:v>
                      </c:pt>
                      <c:pt idx="77">
                        <c:v>0.77</c:v>
                      </c:pt>
                      <c:pt idx="78">
                        <c:v>0.78</c:v>
                      </c:pt>
                      <c:pt idx="79">
                        <c:v>0.79</c:v>
                      </c:pt>
                      <c:pt idx="80">
                        <c:v>0.8</c:v>
                      </c:pt>
                      <c:pt idx="81">
                        <c:v>0.81</c:v>
                      </c:pt>
                      <c:pt idx="82">
                        <c:v>0.82</c:v>
                      </c:pt>
                      <c:pt idx="83">
                        <c:v>0.83</c:v>
                      </c:pt>
                      <c:pt idx="84">
                        <c:v>0.84</c:v>
                      </c:pt>
                      <c:pt idx="85">
                        <c:v>0.85</c:v>
                      </c:pt>
                      <c:pt idx="86">
                        <c:v>0.86</c:v>
                      </c:pt>
                      <c:pt idx="87">
                        <c:v>0.87</c:v>
                      </c:pt>
                      <c:pt idx="88">
                        <c:v>0.88</c:v>
                      </c:pt>
                      <c:pt idx="89">
                        <c:v>0.89</c:v>
                      </c:pt>
                      <c:pt idx="90">
                        <c:v>0.9</c:v>
                      </c:pt>
                      <c:pt idx="91">
                        <c:v>0.91</c:v>
                      </c:pt>
                      <c:pt idx="92">
                        <c:v>0.92</c:v>
                      </c:pt>
                      <c:pt idx="93">
                        <c:v>0.93</c:v>
                      </c:pt>
                      <c:pt idx="94">
                        <c:v>0.94</c:v>
                      </c:pt>
                      <c:pt idx="95">
                        <c:v>0.95</c:v>
                      </c:pt>
                      <c:pt idx="96">
                        <c:v>0.96</c:v>
                      </c:pt>
                      <c:pt idx="97">
                        <c:v>0.97</c:v>
                      </c:pt>
                      <c:pt idx="98">
                        <c:v>0.98</c:v>
                      </c:pt>
                      <c:pt idx="99">
                        <c:v>0.99</c:v>
                      </c:pt>
                      <c:pt idx="100" formatCode="General">
                        <c:v>1</c:v>
                      </c:pt>
                      <c:pt idx="101" formatCode="General">
                        <c:v>1.01</c:v>
                      </c:pt>
                      <c:pt idx="102" formatCode="General">
                        <c:v>1.02</c:v>
                      </c:pt>
                      <c:pt idx="103" formatCode="General">
                        <c:v>1.03</c:v>
                      </c:pt>
                      <c:pt idx="104" formatCode="General">
                        <c:v>1.04</c:v>
                      </c:pt>
                      <c:pt idx="105" formatCode="General">
                        <c:v>1.05</c:v>
                      </c:pt>
                      <c:pt idx="106" formatCode="General">
                        <c:v>1.06</c:v>
                      </c:pt>
                      <c:pt idx="107" formatCode="General">
                        <c:v>1.07</c:v>
                      </c:pt>
                      <c:pt idx="108" formatCode="General">
                        <c:v>1.08</c:v>
                      </c:pt>
                      <c:pt idx="109" formatCode="General">
                        <c:v>1.0900000000000001</c:v>
                      </c:pt>
                      <c:pt idx="110" formatCode="General">
                        <c:v>1.1000000000000001</c:v>
                      </c:pt>
                      <c:pt idx="111" formatCode="General">
                        <c:v>1.1100000000000001</c:v>
                      </c:pt>
                      <c:pt idx="112" formatCode="General">
                        <c:v>1.1200000000000001</c:v>
                      </c:pt>
                      <c:pt idx="113" formatCode="General">
                        <c:v>1.1299999999999999</c:v>
                      </c:pt>
                      <c:pt idx="114" formatCode="General">
                        <c:v>1.1399999999999999</c:v>
                      </c:pt>
                      <c:pt idx="115" formatCode="General">
                        <c:v>1.1499999999999999</c:v>
                      </c:pt>
                      <c:pt idx="116" formatCode="General">
                        <c:v>1.1599999999999999</c:v>
                      </c:pt>
                      <c:pt idx="117" formatCode="General">
                        <c:v>1.17</c:v>
                      </c:pt>
                      <c:pt idx="118" formatCode="General">
                        <c:v>1.18</c:v>
                      </c:pt>
                      <c:pt idx="119" formatCode="General">
                        <c:v>1.19</c:v>
                      </c:pt>
                      <c:pt idx="120" formatCode="General">
                        <c:v>1.2</c:v>
                      </c:pt>
                      <c:pt idx="121" formatCode="General">
                        <c:v>1.21</c:v>
                      </c:pt>
                      <c:pt idx="122" formatCode="General">
                        <c:v>1.22</c:v>
                      </c:pt>
                      <c:pt idx="123" formatCode="General">
                        <c:v>1.23</c:v>
                      </c:pt>
                      <c:pt idx="124" formatCode="General">
                        <c:v>1.24</c:v>
                      </c:pt>
                      <c:pt idx="125" formatCode="General">
                        <c:v>1.25</c:v>
                      </c:pt>
                      <c:pt idx="126" formatCode="General">
                        <c:v>1.26</c:v>
                      </c:pt>
                      <c:pt idx="127" formatCode="General">
                        <c:v>1.27</c:v>
                      </c:pt>
                      <c:pt idx="128" formatCode="General">
                        <c:v>1.28</c:v>
                      </c:pt>
                      <c:pt idx="129" formatCode="General">
                        <c:v>1.29</c:v>
                      </c:pt>
                      <c:pt idx="130" formatCode="General">
                        <c:v>1.3</c:v>
                      </c:pt>
                      <c:pt idx="131" formatCode="General">
                        <c:v>1.31</c:v>
                      </c:pt>
                      <c:pt idx="132" formatCode="General">
                        <c:v>1.32</c:v>
                      </c:pt>
                      <c:pt idx="133" formatCode="General">
                        <c:v>1.33</c:v>
                      </c:pt>
                      <c:pt idx="134" formatCode="General">
                        <c:v>1.34</c:v>
                      </c:pt>
                      <c:pt idx="135" formatCode="General">
                        <c:v>1.35</c:v>
                      </c:pt>
                      <c:pt idx="136" formatCode="General">
                        <c:v>1.36</c:v>
                      </c:pt>
                      <c:pt idx="137" formatCode="General">
                        <c:v>1.37</c:v>
                      </c:pt>
                      <c:pt idx="138" formatCode="General">
                        <c:v>1.38</c:v>
                      </c:pt>
                      <c:pt idx="139" formatCode="General">
                        <c:v>1.39</c:v>
                      </c:pt>
                      <c:pt idx="140" formatCode="General">
                        <c:v>1.4</c:v>
                      </c:pt>
                      <c:pt idx="141" formatCode="General">
                        <c:v>1.41</c:v>
                      </c:pt>
                      <c:pt idx="142" formatCode="General">
                        <c:v>1.42</c:v>
                      </c:pt>
                      <c:pt idx="143" formatCode="General">
                        <c:v>1.43</c:v>
                      </c:pt>
                      <c:pt idx="144" formatCode="General">
                        <c:v>1.44</c:v>
                      </c:pt>
                      <c:pt idx="145" formatCode="General">
                        <c:v>1.45</c:v>
                      </c:pt>
                      <c:pt idx="146" formatCode="General">
                        <c:v>1.46</c:v>
                      </c:pt>
                      <c:pt idx="147" formatCode="General">
                        <c:v>1.47</c:v>
                      </c:pt>
                      <c:pt idx="148" formatCode="General">
                        <c:v>1.48</c:v>
                      </c:pt>
                      <c:pt idx="149" formatCode="General">
                        <c:v>1.49</c:v>
                      </c:pt>
                      <c:pt idx="150" formatCode="General">
                        <c:v>1.5</c:v>
                      </c:pt>
                      <c:pt idx="151" formatCode="General">
                        <c:v>1.51</c:v>
                      </c:pt>
                      <c:pt idx="152" formatCode="General">
                        <c:v>1.52</c:v>
                      </c:pt>
                      <c:pt idx="153" formatCode="General">
                        <c:v>1.53</c:v>
                      </c:pt>
                      <c:pt idx="154" formatCode="General">
                        <c:v>1.54</c:v>
                      </c:pt>
                      <c:pt idx="155" formatCode="General">
                        <c:v>1.55</c:v>
                      </c:pt>
                      <c:pt idx="156" formatCode="General">
                        <c:v>1.56</c:v>
                      </c:pt>
                      <c:pt idx="157" formatCode="General">
                        <c:v>1.57</c:v>
                      </c:pt>
                      <c:pt idx="158" formatCode="General">
                        <c:v>1.58</c:v>
                      </c:pt>
                      <c:pt idx="159" formatCode="General">
                        <c:v>1.59</c:v>
                      </c:pt>
                      <c:pt idx="160" formatCode="General">
                        <c:v>1.6</c:v>
                      </c:pt>
                      <c:pt idx="161" formatCode="General">
                        <c:v>1.61</c:v>
                      </c:pt>
                      <c:pt idx="162" formatCode="General">
                        <c:v>1.62</c:v>
                      </c:pt>
                      <c:pt idx="163" formatCode="General">
                        <c:v>1.63</c:v>
                      </c:pt>
                      <c:pt idx="164" formatCode="General">
                        <c:v>1.64</c:v>
                      </c:pt>
                      <c:pt idx="165" formatCode="General">
                        <c:v>1.65</c:v>
                      </c:pt>
                      <c:pt idx="166" formatCode="General">
                        <c:v>1.66</c:v>
                      </c:pt>
                      <c:pt idx="167" formatCode="General">
                        <c:v>1.67</c:v>
                      </c:pt>
                      <c:pt idx="168" formatCode="General">
                        <c:v>1.68</c:v>
                      </c:pt>
                      <c:pt idx="169" formatCode="General">
                        <c:v>1.69</c:v>
                      </c:pt>
                      <c:pt idx="170" formatCode="General">
                        <c:v>1.7</c:v>
                      </c:pt>
                      <c:pt idx="171" formatCode="General">
                        <c:v>1.71</c:v>
                      </c:pt>
                      <c:pt idx="172" formatCode="General">
                        <c:v>1.72</c:v>
                      </c:pt>
                      <c:pt idx="173" formatCode="General">
                        <c:v>1.73</c:v>
                      </c:pt>
                      <c:pt idx="174" formatCode="General">
                        <c:v>1.74</c:v>
                      </c:pt>
                      <c:pt idx="175" formatCode="General">
                        <c:v>1.75</c:v>
                      </c:pt>
                      <c:pt idx="176" formatCode="General">
                        <c:v>1.76</c:v>
                      </c:pt>
                      <c:pt idx="177" formatCode="General">
                        <c:v>1.77</c:v>
                      </c:pt>
                      <c:pt idx="178" formatCode="General">
                        <c:v>1.78</c:v>
                      </c:pt>
                      <c:pt idx="179" formatCode="General">
                        <c:v>1.79</c:v>
                      </c:pt>
                      <c:pt idx="180" formatCode="General">
                        <c:v>1.8</c:v>
                      </c:pt>
                      <c:pt idx="181" formatCode="General">
                        <c:v>1.81</c:v>
                      </c:pt>
                      <c:pt idx="182" formatCode="General">
                        <c:v>1.82</c:v>
                      </c:pt>
                      <c:pt idx="183" formatCode="General">
                        <c:v>1.83</c:v>
                      </c:pt>
                      <c:pt idx="184" formatCode="General">
                        <c:v>1.84</c:v>
                      </c:pt>
                      <c:pt idx="185" formatCode="General">
                        <c:v>1.85</c:v>
                      </c:pt>
                      <c:pt idx="186" formatCode="General">
                        <c:v>1.86</c:v>
                      </c:pt>
                      <c:pt idx="187" formatCode="General">
                        <c:v>1.87</c:v>
                      </c:pt>
                      <c:pt idx="188" formatCode="General">
                        <c:v>1.88</c:v>
                      </c:pt>
                      <c:pt idx="189" formatCode="General">
                        <c:v>1.89</c:v>
                      </c:pt>
                      <c:pt idx="190" formatCode="General">
                        <c:v>1.9</c:v>
                      </c:pt>
                      <c:pt idx="191" formatCode="General">
                        <c:v>1.91</c:v>
                      </c:pt>
                      <c:pt idx="192" formatCode="General">
                        <c:v>1.92</c:v>
                      </c:pt>
                      <c:pt idx="193" formatCode="General">
                        <c:v>1.93</c:v>
                      </c:pt>
                      <c:pt idx="194" formatCode="General">
                        <c:v>1.94</c:v>
                      </c:pt>
                      <c:pt idx="195" formatCode="General">
                        <c:v>1.95</c:v>
                      </c:pt>
                      <c:pt idx="196" formatCode="General">
                        <c:v>1.96</c:v>
                      </c:pt>
                      <c:pt idx="197" formatCode="General">
                        <c:v>1.97</c:v>
                      </c:pt>
                      <c:pt idx="198" formatCode="General">
                        <c:v>1.98</c:v>
                      </c:pt>
                      <c:pt idx="199" formatCode="General">
                        <c:v>1.99</c:v>
                      </c:pt>
                      <c:pt idx="200" formatCode="General">
                        <c:v>2</c:v>
                      </c:pt>
                      <c:pt idx="201" formatCode="General">
                        <c:v>2.0099999999999998</c:v>
                      </c:pt>
                      <c:pt idx="202" formatCode="General">
                        <c:v>2.02</c:v>
                      </c:pt>
                      <c:pt idx="203" formatCode="General">
                        <c:v>2.0299999999999998</c:v>
                      </c:pt>
                      <c:pt idx="204" formatCode="General">
                        <c:v>2.04</c:v>
                      </c:pt>
                      <c:pt idx="205" formatCode="General">
                        <c:v>2.0499999999999998</c:v>
                      </c:pt>
                      <c:pt idx="206" formatCode="General">
                        <c:v>2.06</c:v>
                      </c:pt>
                      <c:pt idx="207" formatCode="General">
                        <c:v>2.0699999999999998</c:v>
                      </c:pt>
                      <c:pt idx="208" formatCode="General">
                        <c:v>2.08</c:v>
                      </c:pt>
                      <c:pt idx="209" formatCode="General">
                        <c:v>2.09</c:v>
                      </c:pt>
                      <c:pt idx="210" formatCode="General">
                        <c:v>2.1</c:v>
                      </c:pt>
                      <c:pt idx="211" formatCode="General">
                        <c:v>2.11</c:v>
                      </c:pt>
                      <c:pt idx="212" formatCode="General">
                        <c:v>2.12</c:v>
                      </c:pt>
                      <c:pt idx="213" formatCode="General">
                        <c:v>2.13</c:v>
                      </c:pt>
                      <c:pt idx="214" formatCode="General">
                        <c:v>2.14</c:v>
                      </c:pt>
                      <c:pt idx="215" formatCode="General">
                        <c:v>2.15</c:v>
                      </c:pt>
                      <c:pt idx="216" formatCode="General">
                        <c:v>2.16</c:v>
                      </c:pt>
                      <c:pt idx="217" formatCode="General">
                        <c:v>2.17</c:v>
                      </c:pt>
                      <c:pt idx="218" formatCode="General">
                        <c:v>2.1800000000000002</c:v>
                      </c:pt>
                      <c:pt idx="219" formatCode="General">
                        <c:v>2.19</c:v>
                      </c:pt>
                      <c:pt idx="220" formatCode="General">
                        <c:v>2.2000000000000002</c:v>
                      </c:pt>
                      <c:pt idx="221" formatCode="General">
                        <c:v>2.21</c:v>
                      </c:pt>
                      <c:pt idx="222" formatCode="General">
                        <c:v>2.2200000000000002</c:v>
                      </c:pt>
                      <c:pt idx="223" formatCode="General">
                        <c:v>2.23</c:v>
                      </c:pt>
                      <c:pt idx="224" formatCode="General">
                        <c:v>2.2400000000000002</c:v>
                      </c:pt>
                      <c:pt idx="225" formatCode="General">
                        <c:v>2.25</c:v>
                      </c:pt>
                      <c:pt idx="226" formatCode="General">
                        <c:v>2.2599999999999998</c:v>
                      </c:pt>
                      <c:pt idx="227" formatCode="General">
                        <c:v>2.27</c:v>
                      </c:pt>
                      <c:pt idx="228" formatCode="General">
                        <c:v>2.2799999999999998</c:v>
                      </c:pt>
                      <c:pt idx="229" formatCode="General">
                        <c:v>2.29</c:v>
                      </c:pt>
                      <c:pt idx="230" formatCode="General">
                        <c:v>2.2999999999999998</c:v>
                      </c:pt>
                      <c:pt idx="231" formatCode="General">
                        <c:v>2.31</c:v>
                      </c:pt>
                      <c:pt idx="232" formatCode="General">
                        <c:v>2.3199999999999998</c:v>
                      </c:pt>
                      <c:pt idx="233" formatCode="General">
                        <c:v>2.33</c:v>
                      </c:pt>
                      <c:pt idx="234" formatCode="General">
                        <c:v>2.34</c:v>
                      </c:pt>
                      <c:pt idx="235" formatCode="General">
                        <c:v>2.35</c:v>
                      </c:pt>
                      <c:pt idx="236" formatCode="General">
                        <c:v>2.36</c:v>
                      </c:pt>
                      <c:pt idx="237" formatCode="General">
                        <c:v>2.37</c:v>
                      </c:pt>
                      <c:pt idx="238" formatCode="General">
                        <c:v>2.38</c:v>
                      </c:pt>
                      <c:pt idx="239" formatCode="General">
                        <c:v>2.39</c:v>
                      </c:pt>
                      <c:pt idx="240" formatCode="General">
                        <c:v>2.4</c:v>
                      </c:pt>
                      <c:pt idx="241" formatCode="General">
                        <c:v>2.41</c:v>
                      </c:pt>
                      <c:pt idx="242" formatCode="General">
                        <c:v>2.42</c:v>
                      </c:pt>
                      <c:pt idx="243" formatCode="General">
                        <c:v>2.4300000000000002</c:v>
                      </c:pt>
                      <c:pt idx="244" formatCode="General">
                        <c:v>2.44</c:v>
                      </c:pt>
                      <c:pt idx="245" formatCode="General">
                        <c:v>2.4500000000000002</c:v>
                      </c:pt>
                      <c:pt idx="246" formatCode="General">
                        <c:v>2.46</c:v>
                      </c:pt>
                      <c:pt idx="247" formatCode="General">
                        <c:v>2.4700000000000002</c:v>
                      </c:pt>
                      <c:pt idx="248" formatCode="General">
                        <c:v>2.48</c:v>
                      </c:pt>
                      <c:pt idx="249" formatCode="General">
                        <c:v>2.4900000000000002</c:v>
                      </c:pt>
                      <c:pt idx="250" formatCode="General">
                        <c:v>2.5</c:v>
                      </c:pt>
                      <c:pt idx="251" formatCode="General">
                        <c:v>2.5099999999999998</c:v>
                      </c:pt>
                      <c:pt idx="252" formatCode="General">
                        <c:v>2.52</c:v>
                      </c:pt>
                      <c:pt idx="253" formatCode="General">
                        <c:v>2.5299999999999998</c:v>
                      </c:pt>
                      <c:pt idx="254" formatCode="General">
                        <c:v>2.54</c:v>
                      </c:pt>
                      <c:pt idx="255" formatCode="General">
                        <c:v>2.5499999999999998</c:v>
                      </c:pt>
                      <c:pt idx="256" formatCode="General">
                        <c:v>2.56</c:v>
                      </c:pt>
                      <c:pt idx="257" formatCode="General">
                        <c:v>2.57</c:v>
                      </c:pt>
                      <c:pt idx="258" formatCode="General">
                        <c:v>2.58</c:v>
                      </c:pt>
                      <c:pt idx="259" formatCode="General">
                        <c:v>2.59</c:v>
                      </c:pt>
                      <c:pt idx="260" formatCode="General">
                        <c:v>2.6</c:v>
                      </c:pt>
                      <c:pt idx="261" formatCode="General">
                        <c:v>2.61</c:v>
                      </c:pt>
                      <c:pt idx="262" formatCode="General">
                        <c:v>2.62</c:v>
                      </c:pt>
                      <c:pt idx="263" formatCode="General">
                        <c:v>2.63</c:v>
                      </c:pt>
                      <c:pt idx="264" formatCode="General">
                        <c:v>2.64</c:v>
                      </c:pt>
                      <c:pt idx="265" formatCode="General">
                        <c:v>2.65</c:v>
                      </c:pt>
                      <c:pt idx="266" formatCode="General">
                        <c:v>2.66</c:v>
                      </c:pt>
                      <c:pt idx="267" formatCode="General">
                        <c:v>2.67</c:v>
                      </c:pt>
                      <c:pt idx="268" formatCode="General">
                        <c:v>2.68</c:v>
                      </c:pt>
                      <c:pt idx="269" formatCode="General">
                        <c:v>2.69</c:v>
                      </c:pt>
                      <c:pt idx="270" formatCode="General">
                        <c:v>2.7</c:v>
                      </c:pt>
                      <c:pt idx="271" formatCode="General">
                        <c:v>2.71</c:v>
                      </c:pt>
                      <c:pt idx="272" formatCode="General">
                        <c:v>2.72</c:v>
                      </c:pt>
                      <c:pt idx="273" formatCode="General">
                        <c:v>2.73</c:v>
                      </c:pt>
                      <c:pt idx="274" formatCode="General">
                        <c:v>2.74</c:v>
                      </c:pt>
                      <c:pt idx="275" formatCode="General">
                        <c:v>2.75</c:v>
                      </c:pt>
                      <c:pt idx="276" formatCode="General">
                        <c:v>2.76</c:v>
                      </c:pt>
                      <c:pt idx="277" formatCode="General">
                        <c:v>2.77</c:v>
                      </c:pt>
                      <c:pt idx="278" formatCode="General">
                        <c:v>2.78</c:v>
                      </c:pt>
                      <c:pt idx="279" formatCode="General">
                        <c:v>2.79</c:v>
                      </c:pt>
                      <c:pt idx="280" formatCode="General">
                        <c:v>2.8</c:v>
                      </c:pt>
                      <c:pt idx="281" formatCode="General">
                        <c:v>2.81</c:v>
                      </c:pt>
                      <c:pt idx="282" formatCode="General">
                        <c:v>2.82</c:v>
                      </c:pt>
                      <c:pt idx="283" formatCode="General">
                        <c:v>2.83</c:v>
                      </c:pt>
                      <c:pt idx="284" formatCode="General">
                        <c:v>2.84</c:v>
                      </c:pt>
                      <c:pt idx="285" formatCode="General">
                        <c:v>2.85</c:v>
                      </c:pt>
                      <c:pt idx="286" formatCode="General">
                        <c:v>2.86</c:v>
                      </c:pt>
                      <c:pt idx="287" formatCode="General">
                        <c:v>2.87</c:v>
                      </c:pt>
                      <c:pt idx="288" formatCode="General">
                        <c:v>2.88</c:v>
                      </c:pt>
                      <c:pt idx="289" formatCode="General">
                        <c:v>2.89</c:v>
                      </c:pt>
                      <c:pt idx="290" formatCode="General">
                        <c:v>2.9</c:v>
                      </c:pt>
                      <c:pt idx="291" formatCode="General">
                        <c:v>2.91</c:v>
                      </c:pt>
                      <c:pt idx="292" formatCode="General">
                        <c:v>2.92</c:v>
                      </c:pt>
                      <c:pt idx="293" formatCode="General">
                        <c:v>2.93</c:v>
                      </c:pt>
                      <c:pt idx="294" formatCode="General">
                        <c:v>2.94</c:v>
                      </c:pt>
                      <c:pt idx="295" formatCode="General">
                        <c:v>2.95</c:v>
                      </c:pt>
                      <c:pt idx="296" formatCode="General">
                        <c:v>2.96</c:v>
                      </c:pt>
                      <c:pt idx="297" formatCode="General">
                        <c:v>2.97</c:v>
                      </c:pt>
                      <c:pt idx="298" formatCode="General">
                        <c:v>2.98</c:v>
                      </c:pt>
                      <c:pt idx="299" formatCode="General">
                        <c:v>2.99</c:v>
                      </c:pt>
                      <c:pt idx="300" formatCode="General">
                        <c:v>3</c:v>
                      </c:pt>
                      <c:pt idx="301" formatCode="General">
                        <c:v>3.01</c:v>
                      </c:pt>
                      <c:pt idx="302" formatCode="General">
                        <c:v>3.02</c:v>
                      </c:pt>
                      <c:pt idx="303" formatCode="General">
                        <c:v>3.03</c:v>
                      </c:pt>
                      <c:pt idx="304" formatCode="General">
                        <c:v>3.04</c:v>
                      </c:pt>
                      <c:pt idx="305" formatCode="General">
                        <c:v>3.05</c:v>
                      </c:pt>
                      <c:pt idx="306" formatCode="General">
                        <c:v>3.06</c:v>
                      </c:pt>
                      <c:pt idx="307" formatCode="General">
                        <c:v>3.07</c:v>
                      </c:pt>
                      <c:pt idx="308" formatCode="General">
                        <c:v>3.08</c:v>
                      </c:pt>
                      <c:pt idx="309" formatCode="General">
                        <c:v>3.09</c:v>
                      </c:pt>
                      <c:pt idx="310" formatCode="General">
                        <c:v>3.1</c:v>
                      </c:pt>
                      <c:pt idx="311" formatCode="General">
                        <c:v>3.11</c:v>
                      </c:pt>
                      <c:pt idx="312" formatCode="General">
                        <c:v>3.12</c:v>
                      </c:pt>
                      <c:pt idx="313" formatCode="General">
                        <c:v>3.13</c:v>
                      </c:pt>
                      <c:pt idx="314" formatCode="General">
                        <c:v>3.14</c:v>
                      </c:pt>
                      <c:pt idx="315" formatCode="General">
                        <c:v>3.15</c:v>
                      </c:pt>
                      <c:pt idx="316" formatCode="General">
                        <c:v>3.16</c:v>
                      </c:pt>
                      <c:pt idx="317" formatCode="General">
                        <c:v>3.17</c:v>
                      </c:pt>
                      <c:pt idx="318" formatCode="General">
                        <c:v>3.18</c:v>
                      </c:pt>
                      <c:pt idx="319" formatCode="General">
                        <c:v>3.19</c:v>
                      </c:pt>
                      <c:pt idx="320" formatCode="General">
                        <c:v>3.2</c:v>
                      </c:pt>
                      <c:pt idx="321" formatCode="General">
                        <c:v>3.21</c:v>
                      </c:pt>
                      <c:pt idx="322" formatCode="General">
                        <c:v>3.22</c:v>
                      </c:pt>
                      <c:pt idx="323" formatCode="General">
                        <c:v>3.23</c:v>
                      </c:pt>
                      <c:pt idx="324" formatCode="General">
                        <c:v>3.24</c:v>
                      </c:pt>
                      <c:pt idx="325" formatCode="General">
                        <c:v>3.25</c:v>
                      </c:pt>
                      <c:pt idx="326" formatCode="General">
                        <c:v>3.26</c:v>
                      </c:pt>
                      <c:pt idx="327" formatCode="General">
                        <c:v>3.27</c:v>
                      </c:pt>
                      <c:pt idx="328" formatCode="General">
                        <c:v>3.28</c:v>
                      </c:pt>
                      <c:pt idx="329" formatCode="General">
                        <c:v>3.29</c:v>
                      </c:pt>
                      <c:pt idx="330" formatCode="General">
                        <c:v>3.3</c:v>
                      </c:pt>
                      <c:pt idx="331" formatCode="General">
                        <c:v>3.31</c:v>
                      </c:pt>
                      <c:pt idx="332" formatCode="General">
                        <c:v>3.32</c:v>
                      </c:pt>
                      <c:pt idx="333" formatCode="General">
                        <c:v>3.33</c:v>
                      </c:pt>
                      <c:pt idx="334" formatCode="General">
                        <c:v>3.34</c:v>
                      </c:pt>
                      <c:pt idx="335" formatCode="General">
                        <c:v>3.35</c:v>
                      </c:pt>
                      <c:pt idx="336" formatCode="General">
                        <c:v>3.36</c:v>
                      </c:pt>
                      <c:pt idx="337" formatCode="General">
                        <c:v>3.37</c:v>
                      </c:pt>
                      <c:pt idx="338" formatCode="General">
                        <c:v>3.38</c:v>
                      </c:pt>
                      <c:pt idx="339" formatCode="General">
                        <c:v>3.39</c:v>
                      </c:pt>
                      <c:pt idx="340" formatCode="General">
                        <c:v>3.4</c:v>
                      </c:pt>
                      <c:pt idx="341" formatCode="General">
                        <c:v>3.41</c:v>
                      </c:pt>
                      <c:pt idx="342" formatCode="General">
                        <c:v>3.42</c:v>
                      </c:pt>
                      <c:pt idx="343" formatCode="General">
                        <c:v>3.43</c:v>
                      </c:pt>
                      <c:pt idx="344" formatCode="General">
                        <c:v>3.44</c:v>
                      </c:pt>
                      <c:pt idx="345" formatCode="General">
                        <c:v>3.45</c:v>
                      </c:pt>
                      <c:pt idx="346" formatCode="General">
                        <c:v>3.46</c:v>
                      </c:pt>
                      <c:pt idx="347" formatCode="General">
                        <c:v>3.47</c:v>
                      </c:pt>
                      <c:pt idx="348" formatCode="General">
                        <c:v>3.48</c:v>
                      </c:pt>
                      <c:pt idx="349" formatCode="General">
                        <c:v>3.49</c:v>
                      </c:pt>
                      <c:pt idx="350" formatCode="General">
                        <c:v>3.5</c:v>
                      </c:pt>
                      <c:pt idx="351" formatCode="General">
                        <c:v>3.51</c:v>
                      </c:pt>
                      <c:pt idx="352" formatCode="General">
                        <c:v>3.52</c:v>
                      </c:pt>
                      <c:pt idx="353" formatCode="General">
                        <c:v>3.53</c:v>
                      </c:pt>
                      <c:pt idx="354" formatCode="General">
                        <c:v>3.54</c:v>
                      </c:pt>
                      <c:pt idx="355" formatCode="General">
                        <c:v>3.55</c:v>
                      </c:pt>
                      <c:pt idx="356" formatCode="General">
                        <c:v>3.56</c:v>
                      </c:pt>
                      <c:pt idx="357" formatCode="General">
                        <c:v>3.57</c:v>
                      </c:pt>
                      <c:pt idx="358" formatCode="General">
                        <c:v>3.58</c:v>
                      </c:pt>
                      <c:pt idx="359" formatCode="General">
                        <c:v>3.59</c:v>
                      </c:pt>
                      <c:pt idx="360" formatCode="General">
                        <c:v>3.6</c:v>
                      </c:pt>
                      <c:pt idx="361" formatCode="General">
                        <c:v>3.61</c:v>
                      </c:pt>
                      <c:pt idx="362" formatCode="General">
                        <c:v>3.62</c:v>
                      </c:pt>
                      <c:pt idx="363" formatCode="General">
                        <c:v>3.63</c:v>
                      </c:pt>
                      <c:pt idx="364" formatCode="General">
                        <c:v>3.64</c:v>
                      </c:pt>
                      <c:pt idx="365" formatCode="General">
                        <c:v>3.65</c:v>
                      </c:pt>
                      <c:pt idx="366" formatCode="General">
                        <c:v>3.66</c:v>
                      </c:pt>
                      <c:pt idx="367" formatCode="General">
                        <c:v>3.67</c:v>
                      </c:pt>
                      <c:pt idx="368" formatCode="General">
                        <c:v>3.68</c:v>
                      </c:pt>
                      <c:pt idx="369" formatCode="General">
                        <c:v>3.69</c:v>
                      </c:pt>
                      <c:pt idx="370" formatCode="General">
                        <c:v>3.7</c:v>
                      </c:pt>
                      <c:pt idx="371" formatCode="General">
                        <c:v>3.71</c:v>
                      </c:pt>
                      <c:pt idx="372" formatCode="General">
                        <c:v>3.72</c:v>
                      </c:pt>
                      <c:pt idx="373" formatCode="General">
                        <c:v>3.73</c:v>
                      </c:pt>
                      <c:pt idx="374" formatCode="General">
                        <c:v>3.74</c:v>
                      </c:pt>
                      <c:pt idx="375" formatCode="General">
                        <c:v>3.75</c:v>
                      </c:pt>
                      <c:pt idx="376" formatCode="General">
                        <c:v>3.76</c:v>
                      </c:pt>
                      <c:pt idx="377" formatCode="General">
                        <c:v>3.77</c:v>
                      </c:pt>
                      <c:pt idx="378" formatCode="General">
                        <c:v>3.78</c:v>
                      </c:pt>
                      <c:pt idx="379" formatCode="General">
                        <c:v>3.79</c:v>
                      </c:pt>
                      <c:pt idx="380" formatCode="General">
                        <c:v>3.8</c:v>
                      </c:pt>
                      <c:pt idx="381" formatCode="General">
                        <c:v>3.81</c:v>
                      </c:pt>
                      <c:pt idx="382" formatCode="General">
                        <c:v>3.82</c:v>
                      </c:pt>
                      <c:pt idx="383" formatCode="General">
                        <c:v>3.83</c:v>
                      </c:pt>
                      <c:pt idx="384" formatCode="General">
                        <c:v>3.84</c:v>
                      </c:pt>
                      <c:pt idx="385" formatCode="General">
                        <c:v>3.85</c:v>
                      </c:pt>
                      <c:pt idx="386" formatCode="General">
                        <c:v>3.86</c:v>
                      </c:pt>
                      <c:pt idx="387" formatCode="General">
                        <c:v>3.87</c:v>
                      </c:pt>
                      <c:pt idx="388" formatCode="General">
                        <c:v>3.88</c:v>
                      </c:pt>
                      <c:pt idx="389" formatCode="General">
                        <c:v>3.89</c:v>
                      </c:pt>
                      <c:pt idx="390" formatCode="General">
                        <c:v>3.9</c:v>
                      </c:pt>
                      <c:pt idx="391" formatCode="General">
                        <c:v>3.91</c:v>
                      </c:pt>
                      <c:pt idx="392" formatCode="General">
                        <c:v>3.92</c:v>
                      </c:pt>
                      <c:pt idx="393" formatCode="General">
                        <c:v>3.93</c:v>
                      </c:pt>
                      <c:pt idx="394" formatCode="General">
                        <c:v>3.94</c:v>
                      </c:pt>
                      <c:pt idx="395" formatCode="General">
                        <c:v>3.95</c:v>
                      </c:pt>
                      <c:pt idx="396" formatCode="General">
                        <c:v>3.96</c:v>
                      </c:pt>
                      <c:pt idx="397" formatCode="General">
                        <c:v>3.97</c:v>
                      </c:pt>
                      <c:pt idx="398" formatCode="General">
                        <c:v>3.98</c:v>
                      </c:pt>
                      <c:pt idx="399" formatCode="General">
                        <c:v>3.99</c:v>
                      </c:pt>
                      <c:pt idx="400" formatCode="General">
                        <c:v>4</c:v>
                      </c:pt>
                      <c:pt idx="401" formatCode="General">
                        <c:v>4.01</c:v>
                      </c:pt>
                      <c:pt idx="402" formatCode="General">
                        <c:v>4.0199999999999996</c:v>
                      </c:pt>
                      <c:pt idx="403" formatCode="General">
                        <c:v>4.03</c:v>
                      </c:pt>
                      <c:pt idx="404" formatCode="General">
                        <c:v>4.04</c:v>
                      </c:pt>
                      <c:pt idx="405" formatCode="General">
                        <c:v>4.05</c:v>
                      </c:pt>
                      <c:pt idx="406" formatCode="General">
                        <c:v>4.0599999999999996</c:v>
                      </c:pt>
                      <c:pt idx="407" formatCode="General">
                        <c:v>4.07</c:v>
                      </c:pt>
                      <c:pt idx="408" formatCode="General">
                        <c:v>4.08</c:v>
                      </c:pt>
                      <c:pt idx="409" formatCode="General">
                        <c:v>4.09</c:v>
                      </c:pt>
                      <c:pt idx="410" formatCode="General">
                        <c:v>4.0999999999999996</c:v>
                      </c:pt>
                      <c:pt idx="411" formatCode="General">
                        <c:v>4.1100000000000003</c:v>
                      </c:pt>
                      <c:pt idx="412" formatCode="General">
                        <c:v>4.12</c:v>
                      </c:pt>
                      <c:pt idx="413" formatCode="General">
                        <c:v>4.13</c:v>
                      </c:pt>
                      <c:pt idx="414" formatCode="General">
                        <c:v>4.1399999999999997</c:v>
                      </c:pt>
                      <c:pt idx="415" formatCode="General">
                        <c:v>4.1500000000000004</c:v>
                      </c:pt>
                      <c:pt idx="416" formatCode="General">
                        <c:v>4.16</c:v>
                      </c:pt>
                      <c:pt idx="417" formatCode="General">
                        <c:v>4.17</c:v>
                      </c:pt>
                      <c:pt idx="418" formatCode="General">
                        <c:v>4.18</c:v>
                      </c:pt>
                      <c:pt idx="419" formatCode="General">
                        <c:v>4.1900000000000004</c:v>
                      </c:pt>
                      <c:pt idx="420" formatCode="General">
                        <c:v>4.2</c:v>
                      </c:pt>
                      <c:pt idx="421" formatCode="General">
                        <c:v>4.21</c:v>
                      </c:pt>
                      <c:pt idx="422" formatCode="General">
                        <c:v>4.22</c:v>
                      </c:pt>
                      <c:pt idx="423" formatCode="General">
                        <c:v>4.2300000000000004</c:v>
                      </c:pt>
                      <c:pt idx="424" formatCode="General">
                        <c:v>4.24</c:v>
                      </c:pt>
                      <c:pt idx="425" formatCode="General">
                        <c:v>4.25</c:v>
                      </c:pt>
                      <c:pt idx="426" formatCode="General">
                        <c:v>4.26</c:v>
                      </c:pt>
                      <c:pt idx="427" formatCode="General">
                        <c:v>4.2699999999999996</c:v>
                      </c:pt>
                      <c:pt idx="428" formatCode="General">
                        <c:v>4.28</c:v>
                      </c:pt>
                      <c:pt idx="429" formatCode="General">
                        <c:v>4.29</c:v>
                      </c:pt>
                      <c:pt idx="430" formatCode="General">
                        <c:v>4.3</c:v>
                      </c:pt>
                      <c:pt idx="431" formatCode="General">
                        <c:v>4.3099999999999996</c:v>
                      </c:pt>
                      <c:pt idx="432" formatCode="General">
                        <c:v>4.32</c:v>
                      </c:pt>
                      <c:pt idx="433" formatCode="General">
                        <c:v>4.33</c:v>
                      </c:pt>
                      <c:pt idx="434" formatCode="General">
                        <c:v>4.34</c:v>
                      </c:pt>
                      <c:pt idx="435" formatCode="General">
                        <c:v>4.3499999999999996</c:v>
                      </c:pt>
                      <c:pt idx="436" formatCode="General">
                        <c:v>4.3600000000000003</c:v>
                      </c:pt>
                      <c:pt idx="437" formatCode="General">
                        <c:v>4.37</c:v>
                      </c:pt>
                      <c:pt idx="438" formatCode="General">
                        <c:v>4.38</c:v>
                      </c:pt>
                      <c:pt idx="439" formatCode="General">
                        <c:v>4.3899999999999997</c:v>
                      </c:pt>
                      <c:pt idx="440" formatCode="General">
                        <c:v>4.4000000000000004</c:v>
                      </c:pt>
                      <c:pt idx="441" formatCode="General">
                        <c:v>4.41</c:v>
                      </c:pt>
                      <c:pt idx="442" formatCode="General">
                        <c:v>4.42</c:v>
                      </c:pt>
                      <c:pt idx="443" formatCode="General">
                        <c:v>4.43</c:v>
                      </c:pt>
                      <c:pt idx="444" formatCode="General">
                        <c:v>4.4400000000000004</c:v>
                      </c:pt>
                      <c:pt idx="445" formatCode="General">
                        <c:v>4.45</c:v>
                      </c:pt>
                      <c:pt idx="446" formatCode="General">
                        <c:v>4.46</c:v>
                      </c:pt>
                      <c:pt idx="447" formatCode="General">
                        <c:v>4.47</c:v>
                      </c:pt>
                      <c:pt idx="448" formatCode="General">
                        <c:v>4.4800000000000004</c:v>
                      </c:pt>
                      <c:pt idx="449" formatCode="General">
                        <c:v>4.49</c:v>
                      </c:pt>
                      <c:pt idx="450" formatCode="General">
                        <c:v>4.5</c:v>
                      </c:pt>
                      <c:pt idx="451" formatCode="General">
                        <c:v>4.51</c:v>
                      </c:pt>
                      <c:pt idx="452" formatCode="General">
                        <c:v>4.5199999999999996</c:v>
                      </c:pt>
                      <c:pt idx="453" formatCode="General">
                        <c:v>4.53</c:v>
                      </c:pt>
                      <c:pt idx="454" formatCode="General">
                        <c:v>4.54</c:v>
                      </c:pt>
                      <c:pt idx="455" formatCode="General">
                        <c:v>4.55</c:v>
                      </c:pt>
                      <c:pt idx="456" formatCode="General">
                        <c:v>4.5599999999999996</c:v>
                      </c:pt>
                      <c:pt idx="457" formatCode="General">
                        <c:v>4.57</c:v>
                      </c:pt>
                      <c:pt idx="458" formatCode="General">
                        <c:v>4.58</c:v>
                      </c:pt>
                      <c:pt idx="459" formatCode="General">
                        <c:v>4.59</c:v>
                      </c:pt>
                      <c:pt idx="460" formatCode="General">
                        <c:v>4.5999999999999996</c:v>
                      </c:pt>
                      <c:pt idx="461" formatCode="General">
                        <c:v>4.6100000000000003</c:v>
                      </c:pt>
                      <c:pt idx="462" formatCode="General">
                        <c:v>4.62</c:v>
                      </c:pt>
                      <c:pt idx="463" formatCode="General">
                        <c:v>4.63</c:v>
                      </c:pt>
                      <c:pt idx="464" formatCode="General">
                        <c:v>4.6399999999999997</c:v>
                      </c:pt>
                      <c:pt idx="465" formatCode="General">
                        <c:v>4.6500000000000004</c:v>
                      </c:pt>
                      <c:pt idx="466" formatCode="General">
                        <c:v>4.66</c:v>
                      </c:pt>
                      <c:pt idx="467" formatCode="General">
                        <c:v>4.67</c:v>
                      </c:pt>
                      <c:pt idx="468" formatCode="General">
                        <c:v>4.68</c:v>
                      </c:pt>
                      <c:pt idx="469" formatCode="General">
                        <c:v>4.6900000000000004</c:v>
                      </c:pt>
                      <c:pt idx="470" formatCode="General">
                        <c:v>4.7</c:v>
                      </c:pt>
                      <c:pt idx="471" formatCode="General">
                        <c:v>4.71</c:v>
                      </c:pt>
                      <c:pt idx="472" formatCode="General">
                        <c:v>4.72</c:v>
                      </c:pt>
                      <c:pt idx="473" formatCode="General">
                        <c:v>4.7300000000000004</c:v>
                      </c:pt>
                      <c:pt idx="474" formatCode="General">
                        <c:v>4.74</c:v>
                      </c:pt>
                      <c:pt idx="475" formatCode="General">
                        <c:v>4.75</c:v>
                      </c:pt>
                      <c:pt idx="476" formatCode="General">
                        <c:v>4.76</c:v>
                      </c:pt>
                      <c:pt idx="477" formatCode="General">
                        <c:v>4.7699999999999996</c:v>
                      </c:pt>
                      <c:pt idx="478" formatCode="General">
                        <c:v>4.78</c:v>
                      </c:pt>
                      <c:pt idx="479" formatCode="General">
                        <c:v>4.79</c:v>
                      </c:pt>
                      <c:pt idx="480" formatCode="General">
                        <c:v>4.8</c:v>
                      </c:pt>
                      <c:pt idx="481" formatCode="General">
                        <c:v>4.8099999999999996</c:v>
                      </c:pt>
                      <c:pt idx="482" formatCode="General">
                        <c:v>4.82</c:v>
                      </c:pt>
                      <c:pt idx="483" formatCode="General">
                        <c:v>4.83</c:v>
                      </c:pt>
                      <c:pt idx="484" formatCode="General">
                        <c:v>4.84</c:v>
                      </c:pt>
                      <c:pt idx="485" formatCode="General">
                        <c:v>4.8499999999999996</c:v>
                      </c:pt>
                      <c:pt idx="486" formatCode="General">
                        <c:v>4.8600000000000003</c:v>
                      </c:pt>
                      <c:pt idx="487" formatCode="General">
                        <c:v>4.87</c:v>
                      </c:pt>
                      <c:pt idx="488" formatCode="General">
                        <c:v>4.88</c:v>
                      </c:pt>
                      <c:pt idx="489" formatCode="General">
                        <c:v>4.8899999999999997</c:v>
                      </c:pt>
                      <c:pt idx="490" formatCode="General">
                        <c:v>4.9000000000000004</c:v>
                      </c:pt>
                      <c:pt idx="491" formatCode="General">
                        <c:v>4.91</c:v>
                      </c:pt>
                      <c:pt idx="492" formatCode="General">
                        <c:v>4.92</c:v>
                      </c:pt>
                      <c:pt idx="493" formatCode="General">
                        <c:v>4.93</c:v>
                      </c:pt>
                      <c:pt idx="494" formatCode="General">
                        <c:v>4.9400000000000004</c:v>
                      </c:pt>
                      <c:pt idx="495" formatCode="General">
                        <c:v>4.95</c:v>
                      </c:pt>
                      <c:pt idx="496" formatCode="General">
                        <c:v>4.96</c:v>
                      </c:pt>
                      <c:pt idx="497" formatCode="General">
                        <c:v>4.97</c:v>
                      </c:pt>
                      <c:pt idx="498" formatCode="General">
                        <c:v>4.9800000000000004</c:v>
                      </c:pt>
                      <c:pt idx="499" formatCode="General">
                        <c:v>4.99</c:v>
                      </c:pt>
                      <c:pt idx="500" formatCode="General">
                        <c:v>5</c:v>
                      </c:pt>
                      <c:pt idx="501" formatCode="General">
                        <c:v>5.01</c:v>
                      </c:pt>
                      <c:pt idx="502" formatCode="General">
                        <c:v>5.0199999999999996</c:v>
                      </c:pt>
                      <c:pt idx="503" formatCode="General">
                        <c:v>5.03</c:v>
                      </c:pt>
                      <c:pt idx="504" formatCode="General">
                        <c:v>5.04</c:v>
                      </c:pt>
                      <c:pt idx="505" formatCode="General">
                        <c:v>5.05</c:v>
                      </c:pt>
                      <c:pt idx="506" formatCode="General">
                        <c:v>5.0599999999999996</c:v>
                      </c:pt>
                      <c:pt idx="507" formatCode="General">
                        <c:v>5.07</c:v>
                      </c:pt>
                      <c:pt idx="508" formatCode="General">
                        <c:v>5.08</c:v>
                      </c:pt>
                      <c:pt idx="509" formatCode="General">
                        <c:v>5.09</c:v>
                      </c:pt>
                      <c:pt idx="510" formatCode="General">
                        <c:v>5.0999999999999996</c:v>
                      </c:pt>
                      <c:pt idx="511" formatCode="General">
                        <c:v>5.1100000000000003</c:v>
                      </c:pt>
                      <c:pt idx="512" formatCode="General">
                        <c:v>5.12</c:v>
                      </c:pt>
                      <c:pt idx="513" formatCode="General">
                        <c:v>5.13</c:v>
                      </c:pt>
                      <c:pt idx="514" formatCode="General">
                        <c:v>5.14</c:v>
                      </c:pt>
                      <c:pt idx="515" formatCode="General">
                        <c:v>5.15</c:v>
                      </c:pt>
                      <c:pt idx="516" formatCode="General">
                        <c:v>5.16</c:v>
                      </c:pt>
                      <c:pt idx="517" formatCode="General">
                        <c:v>5.17</c:v>
                      </c:pt>
                      <c:pt idx="518" formatCode="General">
                        <c:v>5.18</c:v>
                      </c:pt>
                      <c:pt idx="519" formatCode="General">
                        <c:v>5.19</c:v>
                      </c:pt>
                      <c:pt idx="520" formatCode="General">
                        <c:v>5.2</c:v>
                      </c:pt>
                      <c:pt idx="521" formatCode="General">
                        <c:v>5.21</c:v>
                      </c:pt>
                      <c:pt idx="522" formatCode="General">
                        <c:v>5.22</c:v>
                      </c:pt>
                      <c:pt idx="523" formatCode="General">
                        <c:v>5.23</c:v>
                      </c:pt>
                      <c:pt idx="524" formatCode="General">
                        <c:v>5.24</c:v>
                      </c:pt>
                      <c:pt idx="525" formatCode="General">
                        <c:v>5.25</c:v>
                      </c:pt>
                      <c:pt idx="526" formatCode="General">
                        <c:v>5.26</c:v>
                      </c:pt>
                      <c:pt idx="527" formatCode="General">
                        <c:v>5.27</c:v>
                      </c:pt>
                      <c:pt idx="528" formatCode="General">
                        <c:v>5.28</c:v>
                      </c:pt>
                      <c:pt idx="529" formatCode="General">
                        <c:v>5.29</c:v>
                      </c:pt>
                      <c:pt idx="530" formatCode="General">
                        <c:v>5.3</c:v>
                      </c:pt>
                      <c:pt idx="531" formatCode="General">
                        <c:v>5.31</c:v>
                      </c:pt>
                      <c:pt idx="532" formatCode="General">
                        <c:v>5.32</c:v>
                      </c:pt>
                      <c:pt idx="533" formatCode="General">
                        <c:v>5.33</c:v>
                      </c:pt>
                      <c:pt idx="534" formatCode="General">
                        <c:v>5.34</c:v>
                      </c:pt>
                      <c:pt idx="535" formatCode="General">
                        <c:v>5.35</c:v>
                      </c:pt>
                      <c:pt idx="536" formatCode="General">
                        <c:v>5.36</c:v>
                      </c:pt>
                      <c:pt idx="537" formatCode="General">
                        <c:v>5.37</c:v>
                      </c:pt>
                      <c:pt idx="538" formatCode="General">
                        <c:v>5.38</c:v>
                      </c:pt>
                      <c:pt idx="539" formatCode="General">
                        <c:v>5.39</c:v>
                      </c:pt>
                      <c:pt idx="540" formatCode="General">
                        <c:v>5.4</c:v>
                      </c:pt>
                      <c:pt idx="541" formatCode="General">
                        <c:v>5.41</c:v>
                      </c:pt>
                      <c:pt idx="542" formatCode="General">
                        <c:v>5.42</c:v>
                      </c:pt>
                      <c:pt idx="543" formatCode="General">
                        <c:v>5.43</c:v>
                      </c:pt>
                      <c:pt idx="544" formatCode="General">
                        <c:v>5.44</c:v>
                      </c:pt>
                      <c:pt idx="545" formatCode="General">
                        <c:v>5.45</c:v>
                      </c:pt>
                      <c:pt idx="546" formatCode="General">
                        <c:v>5.46</c:v>
                      </c:pt>
                      <c:pt idx="547" formatCode="General">
                        <c:v>5.47</c:v>
                      </c:pt>
                      <c:pt idx="548" formatCode="General">
                        <c:v>5.48</c:v>
                      </c:pt>
                      <c:pt idx="549" formatCode="General">
                        <c:v>5.49</c:v>
                      </c:pt>
                      <c:pt idx="550" formatCode="General">
                        <c:v>5.5</c:v>
                      </c:pt>
                      <c:pt idx="551" formatCode="General">
                        <c:v>5.51</c:v>
                      </c:pt>
                      <c:pt idx="552" formatCode="General">
                        <c:v>5.52</c:v>
                      </c:pt>
                      <c:pt idx="553" formatCode="General">
                        <c:v>5.53</c:v>
                      </c:pt>
                      <c:pt idx="554" formatCode="General">
                        <c:v>5.54</c:v>
                      </c:pt>
                      <c:pt idx="555" formatCode="General">
                        <c:v>5.55</c:v>
                      </c:pt>
                      <c:pt idx="556" formatCode="General">
                        <c:v>5.56</c:v>
                      </c:pt>
                      <c:pt idx="557" formatCode="General">
                        <c:v>5.57</c:v>
                      </c:pt>
                      <c:pt idx="558" formatCode="General">
                        <c:v>5.58</c:v>
                      </c:pt>
                      <c:pt idx="559" formatCode="General">
                        <c:v>5.59</c:v>
                      </c:pt>
                      <c:pt idx="560" formatCode="General">
                        <c:v>5.6</c:v>
                      </c:pt>
                      <c:pt idx="561" formatCode="General">
                        <c:v>5.61</c:v>
                      </c:pt>
                      <c:pt idx="562" formatCode="General">
                        <c:v>5.62</c:v>
                      </c:pt>
                      <c:pt idx="563" formatCode="General">
                        <c:v>5.63</c:v>
                      </c:pt>
                      <c:pt idx="564" formatCode="General">
                        <c:v>5.64</c:v>
                      </c:pt>
                      <c:pt idx="565" formatCode="General">
                        <c:v>5.65</c:v>
                      </c:pt>
                      <c:pt idx="566" formatCode="General">
                        <c:v>5.66</c:v>
                      </c:pt>
                      <c:pt idx="567" formatCode="General">
                        <c:v>5.67</c:v>
                      </c:pt>
                      <c:pt idx="568" formatCode="General">
                        <c:v>5.68</c:v>
                      </c:pt>
                      <c:pt idx="569" formatCode="General">
                        <c:v>5.69</c:v>
                      </c:pt>
                      <c:pt idx="570" formatCode="General">
                        <c:v>5.7</c:v>
                      </c:pt>
                      <c:pt idx="571" formatCode="General">
                        <c:v>5.71</c:v>
                      </c:pt>
                      <c:pt idx="572" formatCode="General">
                        <c:v>5.72</c:v>
                      </c:pt>
                      <c:pt idx="573" formatCode="General">
                        <c:v>5.73</c:v>
                      </c:pt>
                      <c:pt idx="574" formatCode="General">
                        <c:v>5.74</c:v>
                      </c:pt>
                      <c:pt idx="575" formatCode="General">
                        <c:v>5.75</c:v>
                      </c:pt>
                      <c:pt idx="576" formatCode="General">
                        <c:v>5.76</c:v>
                      </c:pt>
                      <c:pt idx="577" formatCode="General">
                        <c:v>5.77</c:v>
                      </c:pt>
                      <c:pt idx="578" formatCode="General">
                        <c:v>5.78</c:v>
                      </c:pt>
                      <c:pt idx="579" formatCode="General">
                        <c:v>5.79</c:v>
                      </c:pt>
                      <c:pt idx="580" formatCode="General">
                        <c:v>5.8</c:v>
                      </c:pt>
                      <c:pt idx="581" formatCode="General">
                        <c:v>5.81</c:v>
                      </c:pt>
                      <c:pt idx="582" formatCode="General">
                        <c:v>5.82</c:v>
                      </c:pt>
                      <c:pt idx="583" formatCode="General">
                        <c:v>5.83</c:v>
                      </c:pt>
                      <c:pt idx="584" formatCode="General">
                        <c:v>5.84</c:v>
                      </c:pt>
                      <c:pt idx="585" formatCode="General">
                        <c:v>5.85</c:v>
                      </c:pt>
                      <c:pt idx="586" formatCode="General">
                        <c:v>5.86</c:v>
                      </c:pt>
                      <c:pt idx="587" formatCode="General">
                        <c:v>5.87</c:v>
                      </c:pt>
                      <c:pt idx="588" formatCode="General">
                        <c:v>5.88</c:v>
                      </c:pt>
                      <c:pt idx="589" formatCode="General">
                        <c:v>5.89</c:v>
                      </c:pt>
                      <c:pt idx="590" formatCode="General">
                        <c:v>5.9</c:v>
                      </c:pt>
                      <c:pt idx="591" formatCode="General">
                        <c:v>5.91</c:v>
                      </c:pt>
                      <c:pt idx="592" formatCode="General">
                        <c:v>5.92</c:v>
                      </c:pt>
                      <c:pt idx="593" formatCode="General">
                        <c:v>5.93</c:v>
                      </c:pt>
                      <c:pt idx="594" formatCode="General">
                        <c:v>5.94</c:v>
                      </c:pt>
                      <c:pt idx="595" formatCode="General">
                        <c:v>5.95</c:v>
                      </c:pt>
                      <c:pt idx="596" formatCode="General">
                        <c:v>5.96</c:v>
                      </c:pt>
                      <c:pt idx="597" formatCode="General">
                        <c:v>5.97</c:v>
                      </c:pt>
                      <c:pt idx="598" formatCode="General">
                        <c:v>5.98</c:v>
                      </c:pt>
                      <c:pt idx="599" formatCode="General">
                        <c:v>5.99</c:v>
                      </c:pt>
                      <c:pt idx="600" formatCode="General">
                        <c:v>6</c:v>
                      </c:pt>
                      <c:pt idx="601" formatCode="General">
                        <c:v>6.01</c:v>
                      </c:pt>
                      <c:pt idx="602" formatCode="General">
                        <c:v>6.02</c:v>
                      </c:pt>
                      <c:pt idx="603" formatCode="General">
                        <c:v>6.03</c:v>
                      </c:pt>
                      <c:pt idx="604" formatCode="General">
                        <c:v>6.04</c:v>
                      </c:pt>
                      <c:pt idx="605" formatCode="General">
                        <c:v>6.05</c:v>
                      </c:pt>
                      <c:pt idx="606" formatCode="General">
                        <c:v>6.06</c:v>
                      </c:pt>
                      <c:pt idx="607" formatCode="General">
                        <c:v>6.07</c:v>
                      </c:pt>
                      <c:pt idx="608" formatCode="General">
                        <c:v>6.08</c:v>
                      </c:pt>
                      <c:pt idx="609" formatCode="General">
                        <c:v>6.09</c:v>
                      </c:pt>
                      <c:pt idx="610" formatCode="General">
                        <c:v>6.1</c:v>
                      </c:pt>
                      <c:pt idx="611" formatCode="General">
                        <c:v>6.11</c:v>
                      </c:pt>
                      <c:pt idx="612" formatCode="General">
                        <c:v>6.12</c:v>
                      </c:pt>
                      <c:pt idx="613" formatCode="General">
                        <c:v>6.13</c:v>
                      </c:pt>
                      <c:pt idx="614" formatCode="General">
                        <c:v>6.14</c:v>
                      </c:pt>
                      <c:pt idx="615" formatCode="General">
                        <c:v>6.15</c:v>
                      </c:pt>
                      <c:pt idx="616" formatCode="General">
                        <c:v>6.16</c:v>
                      </c:pt>
                      <c:pt idx="617" formatCode="General">
                        <c:v>6.17</c:v>
                      </c:pt>
                      <c:pt idx="618" formatCode="General">
                        <c:v>6.18</c:v>
                      </c:pt>
                      <c:pt idx="619" formatCode="General">
                        <c:v>6.19</c:v>
                      </c:pt>
                      <c:pt idx="620" formatCode="General">
                        <c:v>6.2</c:v>
                      </c:pt>
                      <c:pt idx="621" formatCode="General">
                        <c:v>6.21</c:v>
                      </c:pt>
                      <c:pt idx="622" formatCode="General">
                        <c:v>6.22</c:v>
                      </c:pt>
                      <c:pt idx="623" formatCode="General">
                        <c:v>6.23</c:v>
                      </c:pt>
                      <c:pt idx="624" formatCode="General">
                        <c:v>6.24</c:v>
                      </c:pt>
                      <c:pt idx="625" formatCode="General">
                        <c:v>6.25</c:v>
                      </c:pt>
                      <c:pt idx="626" formatCode="General">
                        <c:v>6.26</c:v>
                      </c:pt>
                      <c:pt idx="627" formatCode="General">
                        <c:v>6.27</c:v>
                      </c:pt>
                      <c:pt idx="628" formatCode="General">
                        <c:v>6.28</c:v>
                      </c:pt>
                      <c:pt idx="629" formatCode="General">
                        <c:v>6.29</c:v>
                      </c:pt>
                      <c:pt idx="630" formatCode="General">
                        <c:v>6.3</c:v>
                      </c:pt>
                      <c:pt idx="631" formatCode="General">
                        <c:v>6.31</c:v>
                      </c:pt>
                      <c:pt idx="632" formatCode="General">
                        <c:v>6.32</c:v>
                      </c:pt>
                      <c:pt idx="633" formatCode="General">
                        <c:v>6.33</c:v>
                      </c:pt>
                      <c:pt idx="634" formatCode="General">
                        <c:v>6.34</c:v>
                      </c:pt>
                      <c:pt idx="635" formatCode="General">
                        <c:v>6.35</c:v>
                      </c:pt>
                      <c:pt idx="636" formatCode="General">
                        <c:v>6.36</c:v>
                      </c:pt>
                      <c:pt idx="637" formatCode="General">
                        <c:v>6.37</c:v>
                      </c:pt>
                      <c:pt idx="638" formatCode="General">
                        <c:v>6.38</c:v>
                      </c:pt>
                      <c:pt idx="639" formatCode="General">
                        <c:v>6.39</c:v>
                      </c:pt>
                      <c:pt idx="640" formatCode="General">
                        <c:v>6.4</c:v>
                      </c:pt>
                      <c:pt idx="641" formatCode="General">
                        <c:v>6.41</c:v>
                      </c:pt>
                      <c:pt idx="642" formatCode="General">
                        <c:v>6.42</c:v>
                      </c:pt>
                      <c:pt idx="643" formatCode="General">
                        <c:v>6.43</c:v>
                      </c:pt>
                      <c:pt idx="644" formatCode="General">
                        <c:v>6.44</c:v>
                      </c:pt>
                      <c:pt idx="645" formatCode="General">
                        <c:v>6.45</c:v>
                      </c:pt>
                      <c:pt idx="646" formatCode="General">
                        <c:v>6.46</c:v>
                      </c:pt>
                      <c:pt idx="647" formatCode="General">
                        <c:v>6.47</c:v>
                      </c:pt>
                      <c:pt idx="648" formatCode="General">
                        <c:v>6.48</c:v>
                      </c:pt>
                      <c:pt idx="649" formatCode="General">
                        <c:v>6.49</c:v>
                      </c:pt>
                      <c:pt idx="650" formatCode="General">
                        <c:v>6.5</c:v>
                      </c:pt>
                      <c:pt idx="651" formatCode="General">
                        <c:v>6.51</c:v>
                      </c:pt>
                      <c:pt idx="652" formatCode="General">
                        <c:v>6.52</c:v>
                      </c:pt>
                      <c:pt idx="653" formatCode="General">
                        <c:v>6.53</c:v>
                      </c:pt>
                      <c:pt idx="654" formatCode="General">
                        <c:v>6.54</c:v>
                      </c:pt>
                      <c:pt idx="655" formatCode="General">
                        <c:v>6.55</c:v>
                      </c:pt>
                      <c:pt idx="656" formatCode="General">
                        <c:v>6.56</c:v>
                      </c:pt>
                      <c:pt idx="657" formatCode="General">
                        <c:v>6.57</c:v>
                      </c:pt>
                      <c:pt idx="658" formatCode="General">
                        <c:v>6.58</c:v>
                      </c:pt>
                      <c:pt idx="659" formatCode="General">
                        <c:v>6.59</c:v>
                      </c:pt>
                      <c:pt idx="660" formatCode="General">
                        <c:v>6.6</c:v>
                      </c:pt>
                      <c:pt idx="661" formatCode="General">
                        <c:v>6.61</c:v>
                      </c:pt>
                      <c:pt idx="662" formatCode="General">
                        <c:v>6.62</c:v>
                      </c:pt>
                      <c:pt idx="663" formatCode="General">
                        <c:v>6.63</c:v>
                      </c:pt>
                      <c:pt idx="664" formatCode="General">
                        <c:v>6.64</c:v>
                      </c:pt>
                      <c:pt idx="665" formatCode="General">
                        <c:v>6.65</c:v>
                      </c:pt>
                      <c:pt idx="666" formatCode="General">
                        <c:v>6.66</c:v>
                      </c:pt>
                      <c:pt idx="667" formatCode="General">
                        <c:v>6.67</c:v>
                      </c:pt>
                      <c:pt idx="668" formatCode="General">
                        <c:v>6.68</c:v>
                      </c:pt>
                      <c:pt idx="669" formatCode="General">
                        <c:v>6.69</c:v>
                      </c:pt>
                      <c:pt idx="670" formatCode="General">
                        <c:v>6.7</c:v>
                      </c:pt>
                      <c:pt idx="671" formatCode="General">
                        <c:v>6.71</c:v>
                      </c:pt>
                      <c:pt idx="672" formatCode="General">
                        <c:v>6.72</c:v>
                      </c:pt>
                      <c:pt idx="673" formatCode="General">
                        <c:v>6.73</c:v>
                      </c:pt>
                      <c:pt idx="674" formatCode="General">
                        <c:v>6.74</c:v>
                      </c:pt>
                      <c:pt idx="675" formatCode="General">
                        <c:v>6.75</c:v>
                      </c:pt>
                      <c:pt idx="676" formatCode="General">
                        <c:v>6.76</c:v>
                      </c:pt>
                      <c:pt idx="677" formatCode="General">
                        <c:v>6.77</c:v>
                      </c:pt>
                      <c:pt idx="678" formatCode="General">
                        <c:v>6.78</c:v>
                      </c:pt>
                      <c:pt idx="679" formatCode="General">
                        <c:v>6.79</c:v>
                      </c:pt>
                      <c:pt idx="680" formatCode="General">
                        <c:v>6.8</c:v>
                      </c:pt>
                      <c:pt idx="681" formatCode="General">
                        <c:v>6.81</c:v>
                      </c:pt>
                      <c:pt idx="682" formatCode="General">
                        <c:v>6.82</c:v>
                      </c:pt>
                      <c:pt idx="683" formatCode="General">
                        <c:v>6.83</c:v>
                      </c:pt>
                      <c:pt idx="684" formatCode="General">
                        <c:v>6.84</c:v>
                      </c:pt>
                      <c:pt idx="685" formatCode="General">
                        <c:v>6.85</c:v>
                      </c:pt>
                      <c:pt idx="686" formatCode="General">
                        <c:v>6.86</c:v>
                      </c:pt>
                      <c:pt idx="687" formatCode="General">
                        <c:v>6.87</c:v>
                      </c:pt>
                      <c:pt idx="688" formatCode="General">
                        <c:v>6.88</c:v>
                      </c:pt>
                      <c:pt idx="689" formatCode="General">
                        <c:v>6.89</c:v>
                      </c:pt>
                      <c:pt idx="690" formatCode="General">
                        <c:v>6.9</c:v>
                      </c:pt>
                      <c:pt idx="691" formatCode="General">
                        <c:v>6.91</c:v>
                      </c:pt>
                      <c:pt idx="692" formatCode="General">
                        <c:v>6.92</c:v>
                      </c:pt>
                      <c:pt idx="693" formatCode="General">
                        <c:v>6.93</c:v>
                      </c:pt>
                      <c:pt idx="694" formatCode="General">
                        <c:v>6.94</c:v>
                      </c:pt>
                      <c:pt idx="695" formatCode="General">
                        <c:v>6.95</c:v>
                      </c:pt>
                      <c:pt idx="696" formatCode="General">
                        <c:v>6.96</c:v>
                      </c:pt>
                      <c:pt idx="697" formatCode="General">
                        <c:v>6.97</c:v>
                      </c:pt>
                      <c:pt idx="698" formatCode="General">
                        <c:v>6.98</c:v>
                      </c:pt>
                      <c:pt idx="699" formatCode="General">
                        <c:v>6.99</c:v>
                      </c:pt>
                      <c:pt idx="700" formatCode="General">
                        <c:v>7</c:v>
                      </c:pt>
                      <c:pt idx="701" formatCode="General">
                        <c:v>7.01</c:v>
                      </c:pt>
                      <c:pt idx="702" formatCode="General">
                        <c:v>7.02</c:v>
                      </c:pt>
                      <c:pt idx="703" formatCode="General">
                        <c:v>7.03</c:v>
                      </c:pt>
                      <c:pt idx="704" formatCode="General">
                        <c:v>7.04</c:v>
                      </c:pt>
                      <c:pt idx="705" formatCode="General">
                        <c:v>7.05</c:v>
                      </c:pt>
                      <c:pt idx="706" formatCode="General">
                        <c:v>7.06</c:v>
                      </c:pt>
                      <c:pt idx="707" formatCode="General">
                        <c:v>7.07</c:v>
                      </c:pt>
                      <c:pt idx="708" formatCode="General">
                        <c:v>7.08</c:v>
                      </c:pt>
                      <c:pt idx="709" formatCode="General">
                        <c:v>7.09</c:v>
                      </c:pt>
                      <c:pt idx="710" formatCode="General">
                        <c:v>7.1</c:v>
                      </c:pt>
                      <c:pt idx="711" formatCode="General">
                        <c:v>7.11</c:v>
                      </c:pt>
                      <c:pt idx="712" formatCode="General">
                        <c:v>7.12</c:v>
                      </c:pt>
                      <c:pt idx="713" formatCode="General">
                        <c:v>7.13</c:v>
                      </c:pt>
                      <c:pt idx="714" formatCode="General">
                        <c:v>7.14</c:v>
                      </c:pt>
                      <c:pt idx="715" formatCode="General">
                        <c:v>7.15</c:v>
                      </c:pt>
                      <c:pt idx="716" formatCode="General">
                        <c:v>7.16</c:v>
                      </c:pt>
                      <c:pt idx="717" formatCode="General">
                        <c:v>7.17</c:v>
                      </c:pt>
                      <c:pt idx="718" formatCode="General">
                        <c:v>7.18</c:v>
                      </c:pt>
                      <c:pt idx="719" formatCode="General">
                        <c:v>7.19</c:v>
                      </c:pt>
                      <c:pt idx="720" formatCode="General">
                        <c:v>7.2</c:v>
                      </c:pt>
                      <c:pt idx="721" formatCode="General">
                        <c:v>7.21</c:v>
                      </c:pt>
                      <c:pt idx="722" formatCode="General">
                        <c:v>7.22</c:v>
                      </c:pt>
                      <c:pt idx="723" formatCode="General">
                        <c:v>7.23</c:v>
                      </c:pt>
                      <c:pt idx="724" formatCode="General">
                        <c:v>7.24</c:v>
                      </c:pt>
                      <c:pt idx="725" formatCode="General">
                        <c:v>7.25</c:v>
                      </c:pt>
                      <c:pt idx="726" formatCode="General">
                        <c:v>7.26</c:v>
                      </c:pt>
                      <c:pt idx="727" formatCode="General">
                        <c:v>7.27</c:v>
                      </c:pt>
                      <c:pt idx="728" formatCode="General">
                        <c:v>7.28</c:v>
                      </c:pt>
                      <c:pt idx="729" formatCode="General">
                        <c:v>7.29</c:v>
                      </c:pt>
                      <c:pt idx="730" formatCode="General">
                        <c:v>7.3</c:v>
                      </c:pt>
                      <c:pt idx="731" formatCode="General">
                        <c:v>7.31</c:v>
                      </c:pt>
                      <c:pt idx="732" formatCode="General">
                        <c:v>7.32</c:v>
                      </c:pt>
                      <c:pt idx="733" formatCode="General">
                        <c:v>7.33</c:v>
                      </c:pt>
                      <c:pt idx="734" formatCode="General">
                        <c:v>7.34</c:v>
                      </c:pt>
                      <c:pt idx="735" formatCode="General">
                        <c:v>7.35</c:v>
                      </c:pt>
                      <c:pt idx="736" formatCode="General">
                        <c:v>7.36</c:v>
                      </c:pt>
                      <c:pt idx="737" formatCode="General">
                        <c:v>7.37</c:v>
                      </c:pt>
                      <c:pt idx="738" formatCode="General">
                        <c:v>7.38</c:v>
                      </c:pt>
                      <c:pt idx="739" formatCode="General">
                        <c:v>7.39</c:v>
                      </c:pt>
                      <c:pt idx="740" formatCode="General">
                        <c:v>7.4</c:v>
                      </c:pt>
                      <c:pt idx="741" formatCode="General">
                        <c:v>7.41</c:v>
                      </c:pt>
                      <c:pt idx="742" formatCode="General">
                        <c:v>7.42</c:v>
                      </c:pt>
                      <c:pt idx="743" formatCode="General">
                        <c:v>7.43</c:v>
                      </c:pt>
                      <c:pt idx="744" formatCode="General">
                        <c:v>7.44</c:v>
                      </c:pt>
                      <c:pt idx="745" formatCode="General">
                        <c:v>7.45</c:v>
                      </c:pt>
                      <c:pt idx="746" formatCode="General">
                        <c:v>7.46</c:v>
                      </c:pt>
                      <c:pt idx="747" formatCode="General">
                        <c:v>7.47</c:v>
                      </c:pt>
                      <c:pt idx="748" formatCode="General">
                        <c:v>7.48</c:v>
                      </c:pt>
                      <c:pt idx="749" formatCode="General">
                        <c:v>7.49</c:v>
                      </c:pt>
                      <c:pt idx="750" formatCode="General">
                        <c:v>7.5</c:v>
                      </c:pt>
                      <c:pt idx="751" formatCode="General">
                        <c:v>7.51</c:v>
                      </c:pt>
                      <c:pt idx="752" formatCode="General">
                        <c:v>7.52</c:v>
                      </c:pt>
                      <c:pt idx="753" formatCode="General">
                        <c:v>7.53</c:v>
                      </c:pt>
                      <c:pt idx="754" formatCode="General">
                        <c:v>7.54</c:v>
                      </c:pt>
                      <c:pt idx="755" formatCode="General">
                        <c:v>7.55</c:v>
                      </c:pt>
                      <c:pt idx="756" formatCode="General">
                        <c:v>7.56</c:v>
                      </c:pt>
                      <c:pt idx="757" formatCode="General">
                        <c:v>7.57</c:v>
                      </c:pt>
                      <c:pt idx="758" formatCode="General">
                        <c:v>7.58</c:v>
                      </c:pt>
                      <c:pt idx="759" formatCode="General">
                        <c:v>7.59</c:v>
                      </c:pt>
                      <c:pt idx="760" formatCode="General">
                        <c:v>7.6</c:v>
                      </c:pt>
                      <c:pt idx="761" formatCode="General">
                        <c:v>7.61</c:v>
                      </c:pt>
                      <c:pt idx="762" formatCode="General">
                        <c:v>7.62</c:v>
                      </c:pt>
                      <c:pt idx="763" formatCode="General">
                        <c:v>7.63</c:v>
                      </c:pt>
                      <c:pt idx="764" formatCode="General">
                        <c:v>7.64</c:v>
                      </c:pt>
                      <c:pt idx="765" formatCode="General">
                        <c:v>7.65</c:v>
                      </c:pt>
                      <c:pt idx="766" formatCode="General">
                        <c:v>7.66</c:v>
                      </c:pt>
                      <c:pt idx="767" formatCode="General">
                        <c:v>7.6619999999999999</c:v>
                      </c:pt>
                      <c:pt idx="768" formatCode="General">
                        <c:v>7.6619999999999999</c:v>
                      </c:pt>
                      <c:pt idx="769" formatCode="General">
                        <c:v>8.6620000000000008</c:v>
                      </c:pt>
                      <c:pt idx="770" formatCode="General">
                        <c:v>9.6620000000000008</c:v>
                      </c:pt>
                      <c:pt idx="771" formatCode="General">
                        <c:v>10.662000000000001</c:v>
                      </c:pt>
                      <c:pt idx="772" formatCode="General">
                        <c:v>11.662000000000001</c:v>
                      </c:pt>
                      <c:pt idx="773" formatCode="General">
                        <c:v>12.662000000000001</c:v>
                      </c:pt>
                      <c:pt idx="774" formatCode="General">
                        <c:v>13.662000000000001</c:v>
                      </c:pt>
                      <c:pt idx="775" formatCode="General">
                        <c:v>14.662000000000001</c:v>
                      </c:pt>
                      <c:pt idx="776" formatCode="General">
                        <c:v>15.662000000000001</c:v>
                      </c:pt>
                      <c:pt idx="777" formatCode="General">
                        <c:v>16.661999999999999</c:v>
                      </c:pt>
                      <c:pt idx="778" formatCode="General">
                        <c:v>17.661999999999999</c:v>
                      </c:pt>
                      <c:pt idx="779" formatCode="General">
                        <c:v>18.661999999999999</c:v>
                      </c:pt>
                      <c:pt idx="780" formatCode="General">
                        <c:v>19.661999999999999</c:v>
                      </c:pt>
                      <c:pt idx="781" formatCode="General">
                        <c:v>20.661999999999999</c:v>
                      </c:pt>
                      <c:pt idx="782" formatCode="General">
                        <c:v>21.661999999999999</c:v>
                      </c:pt>
                      <c:pt idx="783" formatCode="General">
                        <c:v>22.661999999999999</c:v>
                      </c:pt>
                      <c:pt idx="784" formatCode="General">
                        <c:v>23.661999999999999</c:v>
                      </c:pt>
                      <c:pt idx="785" formatCode="General">
                        <c:v>24.661999999999999</c:v>
                      </c:pt>
                      <c:pt idx="786" formatCode="General">
                        <c:v>25.661999999999999</c:v>
                      </c:pt>
                      <c:pt idx="787" formatCode="General">
                        <c:v>26.661999999999999</c:v>
                      </c:pt>
                      <c:pt idx="788" formatCode="General">
                        <c:v>27.661999999999999</c:v>
                      </c:pt>
                      <c:pt idx="789" formatCode="General">
                        <c:v>28.661999999999999</c:v>
                      </c:pt>
                      <c:pt idx="790" formatCode="General">
                        <c:v>29.661999999999999</c:v>
                      </c:pt>
                      <c:pt idx="791" formatCode="General">
                        <c:v>30.661999999999999</c:v>
                      </c:pt>
                      <c:pt idx="792" formatCode="General">
                        <c:v>31.661999999999999</c:v>
                      </c:pt>
                      <c:pt idx="793" formatCode="General">
                        <c:v>32.661999999999999</c:v>
                      </c:pt>
                      <c:pt idx="794" formatCode="General">
                        <c:v>33.661999999999999</c:v>
                      </c:pt>
                      <c:pt idx="795" formatCode="General">
                        <c:v>34.661999999999999</c:v>
                      </c:pt>
                      <c:pt idx="796" formatCode="General">
                        <c:v>35.661999999999999</c:v>
                      </c:pt>
                      <c:pt idx="797" formatCode="General">
                        <c:v>36.661999999999999</c:v>
                      </c:pt>
                      <c:pt idx="798" formatCode="General">
                        <c:v>37.661999999999999</c:v>
                      </c:pt>
                      <c:pt idx="799" formatCode="General">
                        <c:v>38.661999999999999</c:v>
                      </c:pt>
                      <c:pt idx="800" formatCode="General">
                        <c:v>39.661999999999999</c:v>
                      </c:pt>
                      <c:pt idx="801" formatCode="General">
                        <c:v>40.661999999999999</c:v>
                      </c:pt>
                      <c:pt idx="802" formatCode="General">
                        <c:v>41.661999999999999</c:v>
                      </c:pt>
                      <c:pt idx="803" formatCode="General">
                        <c:v>42.661999999999999</c:v>
                      </c:pt>
                      <c:pt idx="804" formatCode="General">
                        <c:v>43.661999999999999</c:v>
                      </c:pt>
                      <c:pt idx="805" formatCode="General">
                        <c:v>44.661999999999999</c:v>
                      </c:pt>
                      <c:pt idx="806" formatCode="General">
                        <c:v>45.661999999999999</c:v>
                      </c:pt>
                      <c:pt idx="807" formatCode="General">
                        <c:v>46.661999999999999</c:v>
                      </c:pt>
                      <c:pt idx="808" formatCode="General">
                        <c:v>47.661999999999999</c:v>
                      </c:pt>
                      <c:pt idx="809" formatCode="General">
                        <c:v>48.661999999999999</c:v>
                      </c:pt>
                      <c:pt idx="810" formatCode="General">
                        <c:v>49.661999999999999</c:v>
                      </c:pt>
                      <c:pt idx="811" formatCode="General">
                        <c:v>50.661999999999999</c:v>
                      </c:pt>
                      <c:pt idx="812" formatCode="General">
                        <c:v>51.661999999999999</c:v>
                      </c:pt>
                      <c:pt idx="813" formatCode="General">
                        <c:v>52.661999999999999</c:v>
                      </c:pt>
                      <c:pt idx="814" formatCode="General">
                        <c:v>53.661999999999999</c:v>
                      </c:pt>
                      <c:pt idx="815" formatCode="General">
                        <c:v>54.661999999999999</c:v>
                      </c:pt>
                      <c:pt idx="816" formatCode="General">
                        <c:v>55.661999999999999</c:v>
                      </c:pt>
                      <c:pt idx="817" formatCode="General">
                        <c:v>56.661999999999999</c:v>
                      </c:pt>
                      <c:pt idx="818" formatCode="General">
                        <c:v>57.661999999999999</c:v>
                      </c:pt>
                      <c:pt idx="819" formatCode="General">
                        <c:v>58.661999999999999</c:v>
                      </c:pt>
                      <c:pt idx="820" formatCode="General">
                        <c:v>59.661999999999999</c:v>
                      </c:pt>
                      <c:pt idx="821" formatCode="General">
                        <c:v>60.661999999999999</c:v>
                      </c:pt>
                      <c:pt idx="822" formatCode="General">
                        <c:v>61.661999999999999</c:v>
                      </c:pt>
                      <c:pt idx="823" formatCode="General">
                        <c:v>62.661999999999999</c:v>
                      </c:pt>
                      <c:pt idx="824" formatCode="General">
                        <c:v>63.661999999999999</c:v>
                      </c:pt>
                      <c:pt idx="825" formatCode="General">
                        <c:v>64.662000000000006</c:v>
                      </c:pt>
                      <c:pt idx="826" formatCode="General">
                        <c:v>65.662000000000006</c:v>
                      </c:pt>
                      <c:pt idx="827" formatCode="General">
                        <c:v>66.662000000000006</c:v>
                      </c:pt>
                      <c:pt idx="828" formatCode="General">
                        <c:v>67.662000000000006</c:v>
                      </c:pt>
                      <c:pt idx="829" formatCode="General">
                        <c:v>68.662000000000006</c:v>
                      </c:pt>
                      <c:pt idx="830" formatCode="General">
                        <c:v>69.662000000000006</c:v>
                      </c:pt>
                      <c:pt idx="831" formatCode="General">
                        <c:v>70.662000000000006</c:v>
                      </c:pt>
                      <c:pt idx="832" formatCode="General">
                        <c:v>71.662000000000006</c:v>
                      </c:pt>
                      <c:pt idx="833" formatCode="General">
                        <c:v>72.662000000000006</c:v>
                      </c:pt>
                      <c:pt idx="834" formatCode="General">
                        <c:v>73.662000000000006</c:v>
                      </c:pt>
                      <c:pt idx="835" formatCode="General">
                        <c:v>74.662000000000006</c:v>
                      </c:pt>
                      <c:pt idx="836" formatCode="General">
                        <c:v>75.662000000000006</c:v>
                      </c:pt>
                      <c:pt idx="837" formatCode="General">
                        <c:v>76.662000000000006</c:v>
                      </c:pt>
                      <c:pt idx="838" formatCode="General">
                        <c:v>77.662000000000006</c:v>
                      </c:pt>
                      <c:pt idx="839" formatCode="General">
                        <c:v>77.942999999999998</c:v>
                      </c:pt>
                      <c:pt idx="840" formatCode="General">
                        <c:v>77.942999999999998</c:v>
                      </c:pt>
                      <c:pt idx="841" formatCode="General">
                        <c:v>77.953000000000003</c:v>
                      </c:pt>
                      <c:pt idx="842" formatCode="General">
                        <c:v>77.962999999999994</c:v>
                      </c:pt>
                      <c:pt idx="843" formatCode="General">
                        <c:v>77.972999999999999</c:v>
                      </c:pt>
                      <c:pt idx="844" formatCode="General">
                        <c:v>77.983000000000004</c:v>
                      </c:pt>
                      <c:pt idx="845" formatCode="General">
                        <c:v>77.992999999999995</c:v>
                      </c:pt>
                      <c:pt idx="846" formatCode="General">
                        <c:v>78.003</c:v>
                      </c:pt>
                      <c:pt idx="847" formatCode="General">
                        <c:v>78.013000000000005</c:v>
                      </c:pt>
                      <c:pt idx="848" formatCode="General">
                        <c:v>78.022999999999996</c:v>
                      </c:pt>
                      <c:pt idx="849" formatCode="General">
                        <c:v>78.033000000000001</c:v>
                      </c:pt>
                      <c:pt idx="850" formatCode="General">
                        <c:v>78.043000000000006</c:v>
                      </c:pt>
                      <c:pt idx="851" formatCode="General">
                        <c:v>78.052999999999997</c:v>
                      </c:pt>
                      <c:pt idx="852" formatCode="General">
                        <c:v>78.063000000000002</c:v>
                      </c:pt>
                      <c:pt idx="853" formatCode="General">
                        <c:v>78.072999999999993</c:v>
                      </c:pt>
                      <c:pt idx="854" formatCode="General">
                        <c:v>78.082999999999998</c:v>
                      </c:pt>
                      <c:pt idx="855" formatCode="General">
                        <c:v>78.093000000000004</c:v>
                      </c:pt>
                      <c:pt idx="856" formatCode="General">
                        <c:v>78.102999999999994</c:v>
                      </c:pt>
                      <c:pt idx="857" formatCode="General">
                        <c:v>78.113</c:v>
                      </c:pt>
                      <c:pt idx="858" formatCode="General">
                        <c:v>78.123000000000005</c:v>
                      </c:pt>
                      <c:pt idx="859" formatCode="General">
                        <c:v>78.132999999999996</c:v>
                      </c:pt>
                      <c:pt idx="860" formatCode="General">
                        <c:v>78.143000000000001</c:v>
                      </c:pt>
                      <c:pt idx="861" formatCode="General">
                        <c:v>78.153000000000006</c:v>
                      </c:pt>
                      <c:pt idx="862" formatCode="General">
                        <c:v>78.162999999999997</c:v>
                      </c:pt>
                      <c:pt idx="863" formatCode="General">
                        <c:v>78.173000000000002</c:v>
                      </c:pt>
                      <c:pt idx="864" formatCode="General">
                        <c:v>78.183000000000007</c:v>
                      </c:pt>
                      <c:pt idx="865" formatCode="General">
                        <c:v>78.192999999999998</c:v>
                      </c:pt>
                      <c:pt idx="866" formatCode="General">
                        <c:v>78.203000000000003</c:v>
                      </c:pt>
                      <c:pt idx="867" formatCode="General">
                        <c:v>78.212999999999994</c:v>
                      </c:pt>
                      <c:pt idx="868" formatCode="General">
                        <c:v>78.222999999999999</c:v>
                      </c:pt>
                      <c:pt idx="869" formatCode="General">
                        <c:v>78.233000000000004</c:v>
                      </c:pt>
                      <c:pt idx="870" formatCode="General">
                        <c:v>78.242999999999995</c:v>
                      </c:pt>
                      <c:pt idx="871" formatCode="General">
                        <c:v>78.253</c:v>
                      </c:pt>
                      <c:pt idx="872" formatCode="General">
                        <c:v>78.263000000000005</c:v>
                      </c:pt>
                      <c:pt idx="873" formatCode="General">
                        <c:v>78.272999999999996</c:v>
                      </c:pt>
                      <c:pt idx="874" formatCode="General">
                        <c:v>78.283000000000001</c:v>
                      </c:pt>
                      <c:pt idx="875" formatCode="General">
                        <c:v>78.293000000000006</c:v>
                      </c:pt>
                      <c:pt idx="876" formatCode="General">
                        <c:v>78.302999999999997</c:v>
                      </c:pt>
                      <c:pt idx="877" formatCode="General">
                        <c:v>78.313000000000002</c:v>
                      </c:pt>
                      <c:pt idx="878" formatCode="General">
                        <c:v>78.322999999999993</c:v>
                      </c:pt>
                      <c:pt idx="879" formatCode="General">
                        <c:v>78.332999999999998</c:v>
                      </c:pt>
                      <c:pt idx="880" formatCode="General">
                        <c:v>78.343000000000004</c:v>
                      </c:pt>
                      <c:pt idx="881" formatCode="General">
                        <c:v>78.352999999999994</c:v>
                      </c:pt>
                      <c:pt idx="882" formatCode="General">
                        <c:v>78.363</c:v>
                      </c:pt>
                      <c:pt idx="883" formatCode="General">
                        <c:v>78.373000000000005</c:v>
                      </c:pt>
                      <c:pt idx="884" formatCode="General">
                        <c:v>78.382999999999996</c:v>
                      </c:pt>
                      <c:pt idx="885" formatCode="General">
                        <c:v>78.393000000000001</c:v>
                      </c:pt>
                      <c:pt idx="886" formatCode="General">
                        <c:v>78.403000000000006</c:v>
                      </c:pt>
                      <c:pt idx="887" formatCode="General">
                        <c:v>78.412999999999997</c:v>
                      </c:pt>
                      <c:pt idx="888" formatCode="General">
                        <c:v>78.423000000000002</c:v>
                      </c:pt>
                      <c:pt idx="889" formatCode="General">
                        <c:v>78.433000000000007</c:v>
                      </c:pt>
                      <c:pt idx="890" formatCode="General">
                        <c:v>78.442999999999998</c:v>
                      </c:pt>
                      <c:pt idx="891" formatCode="General">
                        <c:v>78.453000000000003</c:v>
                      </c:pt>
                      <c:pt idx="892" formatCode="General">
                        <c:v>78.462999999999994</c:v>
                      </c:pt>
                      <c:pt idx="893" formatCode="General">
                        <c:v>78.472999999999999</c:v>
                      </c:pt>
                      <c:pt idx="894" formatCode="General">
                        <c:v>78.483000000000004</c:v>
                      </c:pt>
                      <c:pt idx="895" formatCode="General">
                        <c:v>78.492999999999995</c:v>
                      </c:pt>
                      <c:pt idx="896" formatCode="General">
                        <c:v>78.503</c:v>
                      </c:pt>
                      <c:pt idx="897" formatCode="General">
                        <c:v>78.513000000000005</c:v>
                      </c:pt>
                      <c:pt idx="898" formatCode="General">
                        <c:v>78.522999999999996</c:v>
                      </c:pt>
                      <c:pt idx="899" formatCode="General">
                        <c:v>78.533000000000001</c:v>
                      </c:pt>
                      <c:pt idx="900" formatCode="General">
                        <c:v>78.543000000000006</c:v>
                      </c:pt>
                      <c:pt idx="901" formatCode="General">
                        <c:v>78.552999999999997</c:v>
                      </c:pt>
                      <c:pt idx="902" formatCode="General">
                        <c:v>78.563000000000002</c:v>
                      </c:pt>
                      <c:pt idx="903" formatCode="General">
                        <c:v>78.572999999999993</c:v>
                      </c:pt>
                      <c:pt idx="904" formatCode="General">
                        <c:v>78.582999999999998</c:v>
                      </c:pt>
                      <c:pt idx="905" formatCode="General">
                        <c:v>78.593000000000004</c:v>
                      </c:pt>
                      <c:pt idx="906" formatCode="General">
                        <c:v>78.602999999999994</c:v>
                      </c:pt>
                      <c:pt idx="907" formatCode="General">
                        <c:v>78.613</c:v>
                      </c:pt>
                      <c:pt idx="908" formatCode="General">
                        <c:v>78.623000000000005</c:v>
                      </c:pt>
                      <c:pt idx="909" formatCode="General">
                        <c:v>78.632999999999996</c:v>
                      </c:pt>
                      <c:pt idx="910" formatCode="General">
                        <c:v>78.643000000000001</c:v>
                      </c:pt>
                      <c:pt idx="911" formatCode="General">
                        <c:v>78.653000000000006</c:v>
                      </c:pt>
                      <c:pt idx="912" formatCode="General">
                        <c:v>78.662999999999997</c:v>
                      </c:pt>
                      <c:pt idx="913" formatCode="General">
                        <c:v>78.673000000000002</c:v>
                      </c:pt>
                      <c:pt idx="914" formatCode="General">
                        <c:v>78.683000000000007</c:v>
                      </c:pt>
                      <c:pt idx="915" formatCode="General">
                        <c:v>78.692999999999998</c:v>
                      </c:pt>
                      <c:pt idx="916" formatCode="General">
                        <c:v>78.703000000000003</c:v>
                      </c:pt>
                      <c:pt idx="917" formatCode="General">
                        <c:v>78.712999999999994</c:v>
                      </c:pt>
                      <c:pt idx="918" formatCode="General">
                        <c:v>78.722999999999999</c:v>
                      </c:pt>
                      <c:pt idx="919" formatCode="General">
                        <c:v>78.733000000000004</c:v>
                      </c:pt>
                      <c:pt idx="920" formatCode="General">
                        <c:v>78.742999999999995</c:v>
                      </c:pt>
                      <c:pt idx="921" formatCode="General">
                        <c:v>78.753</c:v>
                      </c:pt>
                      <c:pt idx="922" formatCode="General">
                        <c:v>78.763000000000005</c:v>
                      </c:pt>
                      <c:pt idx="923" formatCode="General">
                        <c:v>78.772999999999996</c:v>
                      </c:pt>
                      <c:pt idx="924" formatCode="General">
                        <c:v>78.783000000000001</c:v>
                      </c:pt>
                      <c:pt idx="925" formatCode="General">
                        <c:v>78.793000000000006</c:v>
                      </c:pt>
                      <c:pt idx="926" formatCode="General">
                        <c:v>78.802999999999997</c:v>
                      </c:pt>
                      <c:pt idx="927" formatCode="General">
                        <c:v>78.813000000000002</c:v>
                      </c:pt>
                      <c:pt idx="928" formatCode="General">
                        <c:v>78.822999999999993</c:v>
                      </c:pt>
                      <c:pt idx="929" formatCode="General">
                        <c:v>78.832999999999998</c:v>
                      </c:pt>
                      <c:pt idx="930" formatCode="General">
                        <c:v>78.843000000000004</c:v>
                      </c:pt>
                      <c:pt idx="931" formatCode="General">
                        <c:v>78.852999999999994</c:v>
                      </c:pt>
                      <c:pt idx="932" formatCode="General">
                        <c:v>78.863</c:v>
                      </c:pt>
                      <c:pt idx="933" formatCode="General">
                        <c:v>78.873000000000005</c:v>
                      </c:pt>
                      <c:pt idx="934" formatCode="General">
                        <c:v>78.882999999999996</c:v>
                      </c:pt>
                      <c:pt idx="935" formatCode="General">
                        <c:v>78.893000000000001</c:v>
                      </c:pt>
                      <c:pt idx="936" formatCode="General">
                        <c:v>78.903000000000006</c:v>
                      </c:pt>
                      <c:pt idx="937" formatCode="General">
                        <c:v>78.912999999999997</c:v>
                      </c:pt>
                      <c:pt idx="938" formatCode="General">
                        <c:v>78.923000000000002</c:v>
                      </c:pt>
                      <c:pt idx="939" formatCode="General">
                        <c:v>78.933000000000007</c:v>
                      </c:pt>
                      <c:pt idx="940" formatCode="General">
                        <c:v>78.942999999999998</c:v>
                      </c:pt>
                      <c:pt idx="941" formatCode="General">
                        <c:v>78.953000000000003</c:v>
                      </c:pt>
                      <c:pt idx="942" formatCode="General">
                        <c:v>78.962999999999994</c:v>
                      </c:pt>
                      <c:pt idx="943" formatCode="General">
                        <c:v>78.972999999999999</c:v>
                      </c:pt>
                      <c:pt idx="944" formatCode="General">
                        <c:v>78.983000000000004</c:v>
                      </c:pt>
                      <c:pt idx="945" formatCode="General">
                        <c:v>78.992999999999995</c:v>
                      </c:pt>
                      <c:pt idx="946" formatCode="General">
                        <c:v>79.003</c:v>
                      </c:pt>
                      <c:pt idx="947" formatCode="General">
                        <c:v>79.013000000000005</c:v>
                      </c:pt>
                      <c:pt idx="948" formatCode="General">
                        <c:v>79.022999999999996</c:v>
                      </c:pt>
                      <c:pt idx="949" formatCode="General">
                        <c:v>79.033000000000001</c:v>
                      </c:pt>
                      <c:pt idx="950" formatCode="General">
                        <c:v>79.043000000000006</c:v>
                      </c:pt>
                      <c:pt idx="951" formatCode="General">
                        <c:v>79.052999999999997</c:v>
                      </c:pt>
                      <c:pt idx="952" formatCode="General">
                        <c:v>79.063000000000002</c:v>
                      </c:pt>
                      <c:pt idx="953" formatCode="General">
                        <c:v>79.072999999999993</c:v>
                      </c:pt>
                      <c:pt idx="954" formatCode="General">
                        <c:v>79.082999999999998</c:v>
                      </c:pt>
                      <c:pt idx="955" formatCode="General">
                        <c:v>79.093000000000004</c:v>
                      </c:pt>
                      <c:pt idx="956" formatCode="General">
                        <c:v>79.102999999999994</c:v>
                      </c:pt>
                      <c:pt idx="957" formatCode="General">
                        <c:v>79.113</c:v>
                      </c:pt>
                      <c:pt idx="958" formatCode="General">
                        <c:v>79.123000000000005</c:v>
                      </c:pt>
                      <c:pt idx="959" formatCode="General">
                        <c:v>79.132999999999996</c:v>
                      </c:pt>
                      <c:pt idx="960" formatCode="General">
                        <c:v>79.143000000000001</c:v>
                      </c:pt>
                      <c:pt idx="961" formatCode="General">
                        <c:v>79.153000000000006</c:v>
                      </c:pt>
                      <c:pt idx="962" formatCode="General">
                        <c:v>79.162999999999997</c:v>
                      </c:pt>
                      <c:pt idx="963" formatCode="General">
                        <c:v>79.173000000000002</c:v>
                      </c:pt>
                      <c:pt idx="964" formatCode="General">
                        <c:v>79.183000000000007</c:v>
                      </c:pt>
                      <c:pt idx="965" formatCode="General">
                        <c:v>79.192999999999998</c:v>
                      </c:pt>
                      <c:pt idx="966" formatCode="General">
                        <c:v>79.203000000000003</c:v>
                      </c:pt>
                      <c:pt idx="967" formatCode="General">
                        <c:v>79.212999999999994</c:v>
                      </c:pt>
                      <c:pt idx="968" formatCode="General">
                        <c:v>79.222999999999999</c:v>
                      </c:pt>
                      <c:pt idx="969" formatCode="General">
                        <c:v>79.233000000000004</c:v>
                      </c:pt>
                      <c:pt idx="970" formatCode="General">
                        <c:v>79.242999999999995</c:v>
                      </c:pt>
                      <c:pt idx="971" formatCode="General">
                        <c:v>79.253</c:v>
                      </c:pt>
                      <c:pt idx="972" formatCode="General">
                        <c:v>79.263000000000005</c:v>
                      </c:pt>
                      <c:pt idx="973" formatCode="General">
                        <c:v>79.272999999999996</c:v>
                      </c:pt>
                      <c:pt idx="974" formatCode="General">
                        <c:v>79.283000000000001</c:v>
                      </c:pt>
                      <c:pt idx="975" formatCode="General">
                        <c:v>79.293000000000006</c:v>
                      </c:pt>
                      <c:pt idx="976" formatCode="General">
                        <c:v>79.302999999999997</c:v>
                      </c:pt>
                      <c:pt idx="977" formatCode="General">
                        <c:v>79.313000000000002</c:v>
                      </c:pt>
                      <c:pt idx="978" formatCode="General">
                        <c:v>79.322999999999993</c:v>
                      </c:pt>
                      <c:pt idx="979" formatCode="General">
                        <c:v>79.332999999999998</c:v>
                      </c:pt>
                      <c:pt idx="980" formatCode="General">
                        <c:v>79.343000000000004</c:v>
                      </c:pt>
                      <c:pt idx="981" formatCode="General">
                        <c:v>79.352999999999994</c:v>
                      </c:pt>
                      <c:pt idx="982" formatCode="General">
                        <c:v>79.363</c:v>
                      </c:pt>
                      <c:pt idx="983" formatCode="General">
                        <c:v>79.373000000000005</c:v>
                      </c:pt>
                      <c:pt idx="984" formatCode="General">
                        <c:v>79.382999999999996</c:v>
                      </c:pt>
                      <c:pt idx="985" formatCode="General">
                        <c:v>79.393000000000001</c:v>
                      </c:pt>
                      <c:pt idx="986" formatCode="General">
                        <c:v>79.403000000000006</c:v>
                      </c:pt>
                      <c:pt idx="987" formatCode="General">
                        <c:v>79.412999999999997</c:v>
                      </c:pt>
                      <c:pt idx="988" formatCode="General">
                        <c:v>79.423000000000002</c:v>
                      </c:pt>
                      <c:pt idx="989" formatCode="General">
                        <c:v>79.433000000000007</c:v>
                      </c:pt>
                      <c:pt idx="990" formatCode="General">
                        <c:v>79.442999999999998</c:v>
                      </c:pt>
                      <c:pt idx="991" formatCode="General">
                        <c:v>79.453000000000003</c:v>
                      </c:pt>
                      <c:pt idx="992" formatCode="General">
                        <c:v>79.462999999999994</c:v>
                      </c:pt>
                      <c:pt idx="993" formatCode="General">
                        <c:v>79.472999999999999</c:v>
                      </c:pt>
                      <c:pt idx="994" formatCode="General">
                        <c:v>79.483000000000004</c:v>
                      </c:pt>
                      <c:pt idx="995" formatCode="General">
                        <c:v>79.492999999999995</c:v>
                      </c:pt>
                      <c:pt idx="996" formatCode="General">
                        <c:v>79.503</c:v>
                      </c:pt>
                      <c:pt idx="997" formatCode="General">
                        <c:v>79.513000000000005</c:v>
                      </c:pt>
                      <c:pt idx="998" formatCode="General">
                        <c:v>79.522999999999996</c:v>
                      </c:pt>
                      <c:pt idx="999" formatCode="General">
                        <c:v>79.533000000000001</c:v>
                      </c:pt>
                      <c:pt idx="1000" formatCode="General">
                        <c:v>79.543000000000006</c:v>
                      </c:pt>
                      <c:pt idx="1001" formatCode="General">
                        <c:v>79.552999999999997</c:v>
                      </c:pt>
                      <c:pt idx="1002" formatCode="General">
                        <c:v>79.563000000000002</c:v>
                      </c:pt>
                      <c:pt idx="1003" formatCode="General">
                        <c:v>79.572999999999993</c:v>
                      </c:pt>
                      <c:pt idx="1004" formatCode="General">
                        <c:v>79.582999999999998</c:v>
                      </c:pt>
                      <c:pt idx="1005" formatCode="General">
                        <c:v>79.593000000000004</c:v>
                      </c:pt>
                      <c:pt idx="1006" formatCode="General">
                        <c:v>79.602999999999994</c:v>
                      </c:pt>
                      <c:pt idx="1007" formatCode="General">
                        <c:v>79.613</c:v>
                      </c:pt>
                      <c:pt idx="1008" formatCode="General">
                        <c:v>79.623000000000005</c:v>
                      </c:pt>
                      <c:pt idx="1009" formatCode="General">
                        <c:v>79.632999999999996</c:v>
                      </c:pt>
                      <c:pt idx="1010" formatCode="General">
                        <c:v>79.643000000000001</c:v>
                      </c:pt>
                      <c:pt idx="1011" formatCode="General">
                        <c:v>79.653000000000006</c:v>
                      </c:pt>
                      <c:pt idx="1012" formatCode="General">
                        <c:v>79.662999999999997</c:v>
                      </c:pt>
                      <c:pt idx="1013" formatCode="General">
                        <c:v>79.673000000000002</c:v>
                      </c:pt>
                      <c:pt idx="1014" formatCode="General">
                        <c:v>79.683000000000007</c:v>
                      </c:pt>
                      <c:pt idx="1015" formatCode="General">
                        <c:v>79.692999999999998</c:v>
                      </c:pt>
                      <c:pt idx="1016" formatCode="General">
                        <c:v>79.703000000000003</c:v>
                      </c:pt>
                      <c:pt idx="1017" formatCode="General">
                        <c:v>79.712999999999994</c:v>
                      </c:pt>
                      <c:pt idx="1018" formatCode="General">
                        <c:v>79.722999999999999</c:v>
                      </c:pt>
                      <c:pt idx="1019" formatCode="General">
                        <c:v>79.733000000000004</c:v>
                      </c:pt>
                      <c:pt idx="1020" formatCode="General">
                        <c:v>79.742999999999995</c:v>
                      </c:pt>
                      <c:pt idx="1021" formatCode="General">
                        <c:v>79.753</c:v>
                      </c:pt>
                      <c:pt idx="1022" formatCode="General">
                        <c:v>79.763000000000005</c:v>
                      </c:pt>
                      <c:pt idx="1023" formatCode="General">
                        <c:v>79.772999999999996</c:v>
                      </c:pt>
                      <c:pt idx="1024" formatCode="General">
                        <c:v>79.783000000000001</c:v>
                      </c:pt>
                      <c:pt idx="1025" formatCode="General">
                        <c:v>79.793000000000006</c:v>
                      </c:pt>
                      <c:pt idx="1026" formatCode="General">
                        <c:v>79.802999999999997</c:v>
                      </c:pt>
                      <c:pt idx="1027" formatCode="General">
                        <c:v>79.813000000000002</c:v>
                      </c:pt>
                      <c:pt idx="1028" formatCode="General">
                        <c:v>79.822999999999993</c:v>
                      </c:pt>
                      <c:pt idx="1029" formatCode="General">
                        <c:v>79.832999999999998</c:v>
                      </c:pt>
                      <c:pt idx="1030" formatCode="General">
                        <c:v>79.843000000000004</c:v>
                      </c:pt>
                      <c:pt idx="1031" formatCode="General">
                        <c:v>79.852999999999994</c:v>
                      </c:pt>
                      <c:pt idx="1032" formatCode="General">
                        <c:v>79.863</c:v>
                      </c:pt>
                      <c:pt idx="1033" formatCode="General">
                        <c:v>79.873000000000005</c:v>
                      </c:pt>
                      <c:pt idx="1034" formatCode="General">
                        <c:v>79.882999999999996</c:v>
                      </c:pt>
                      <c:pt idx="1035" formatCode="General">
                        <c:v>79.893000000000001</c:v>
                      </c:pt>
                      <c:pt idx="1036" formatCode="General">
                        <c:v>79.903000000000006</c:v>
                      </c:pt>
                      <c:pt idx="1037" formatCode="General">
                        <c:v>79.912999999999997</c:v>
                      </c:pt>
                      <c:pt idx="1038" formatCode="General">
                        <c:v>79.923000000000002</c:v>
                      </c:pt>
                      <c:pt idx="1039" formatCode="General">
                        <c:v>79.933000000000007</c:v>
                      </c:pt>
                      <c:pt idx="1040" formatCode="General">
                        <c:v>79.942999999999998</c:v>
                      </c:pt>
                      <c:pt idx="1041" formatCode="General">
                        <c:v>79.953000000000003</c:v>
                      </c:pt>
                      <c:pt idx="1042" formatCode="General">
                        <c:v>79.962999999999994</c:v>
                      </c:pt>
                      <c:pt idx="1043" formatCode="General">
                        <c:v>79.972999999999999</c:v>
                      </c:pt>
                      <c:pt idx="1044" formatCode="General">
                        <c:v>79.983000000000004</c:v>
                      </c:pt>
                      <c:pt idx="1045" formatCode="General">
                        <c:v>79.992999999999995</c:v>
                      </c:pt>
                      <c:pt idx="1046" formatCode="General">
                        <c:v>80.003</c:v>
                      </c:pt>
                      <c:pt idx="1047" formatCode="General">
                        <c:v>80.013000000000005</c:v>
                      </c:pt>
                      <c:pt idx="1048" formatCode="General">
                        <c:v>80.022999999999996</c:v>
                      </c:pt>
                      <c:pt idx="1049" formatCode="General">
                        <c:v>80.033000000000001</c:v>
                      </c:pt>
                      <c:pt idx="1050" formatCode="General">
                        <c:v>80.043000000000006</c:v>
                      </c:pt>
                      <c:pt idx="1051" formatCode="General">
                        <c:v>80.052999999999997</c:v>
                      </c:pt>
                      <c:pt idx="1052" formatCode="General">
                        <c:v>80.063000000000002</c:v>
                      </c:pt>
                      <c:pt idx="1053" formatCode="General">
                        <c:v>80.072999999999993</c:v>
                      </c:pt>
                      <c:pt idx="1054" formatCode="General">
                        <c:v>80.082999999999998</c:v>
                      </c:pt>
                      <c:pt idx="1055" formatCode="General">
                        <c:v>80.093000000000004</c:v>
                      </c:pt>
                      <c:pt idx="1056" formatCode="General">
                        <c:v>80.102999999999994</c:v>
                      </c:pt>
                      <c:pt idx="1057" formatCode="General">
                        <c:v>80.113</c:v>
                      </c:pt>
                      <c:pt idx="1058" formatCode="General">
                        <c:v>80.123000000000005</c:v>
                      </c:pt>
                      <c:pt idx="1059" formatCode="General">
                        <c:v>80.132999999999996</c:v>
                      </c:pt>
                      <c:pt idx="1060" formatCode="General">
                        <c:v>80.143000000000001</c:v>
                      </c:pt>
                      <c:pt idx="1061" formatCode="General">
                        <c:v>80.153000000000006</c:v>
                      </c:pt>
                      <c:pt idx="1062" formatCode="General">
                        <c:v>80.162999999999997</c:v>
                      </c:pt>
                      <c:pt idx="1063" formatCode="General">
                        <c:v>80.173000000000002</c:v>
                      </c:pt>
                      <c:pt idx="1064" formatCode="General">
                        <c:v>80.183000000000007</c:v>
                      </c:pt>
                      <c:pt idx="1065" formatCode="General">
                        <c:v>80.192999999999998</c:v>
                      </c:pt>
                      <c:pt idx="1066" formatCode="General">
                        <c:v>80.203000000000003</c:v>
                      </c:pt>
                      <c:pt idx="1067" formatCode="General">
                        <c:v>80.212999999999994</c:v>
                      </c:pt>
                      <c:pt idx="1068" formatCode="General">
                        <c:v>80.222999999999999</c:v>
                      </c:pt>
                      <c:pt idx="1069" formatCode="General">
                        <c:v>80.233000000000004</c:v>
                      </c:pt>
                      <c:pt idx="1070" formatCode="General">
                        <c:v>80.242999999999995</c:v>
                      </c:pt>
                      <c:pt idx="1071" formatCode="General">
                        <c:v>80.253</c:v>
                      </c:pt>
                      <c:pt idx="1072" formatCode="General">
                        <c:v>80.263000000000005</c:v>
                      </c:pt>
                      <c:pt idx="1073" formatCode="General">
                        <c:v>80.272999999999996</c:v>
                      </c:pt>
                      <c:pt idx="1074" formatCode="General">
                        <c:v>80.283000000000001</c:v>
                      </c:pt>
                      <c:pt idx="1075" formatCode="General">
                        <c:v>80.293000000000006</c:v>
                      </c:pt>
                      <c:pt idx="1076" formatCode="General">
                        <c:v>80.302999999999997</c:v>
                      </c:pt>
                      <c:pt idx="1077" formatCode="General">
                        <c:v>80.313000000000002</c:v>
                      </c:pt>
                      <c:pt idx="1078" formatCode="General">
                        <c:v>80.322999999999993</c:v>
                      </c:pt>
                      <c:pt idx="1079" formatCode="General">
                        <c:v>80.332999999999998</c:v>
                      </c:pt>
                      <c:pt idx="1080" formatCode="General">
                        <c:v>80.343000000000004</c:v>
                      </c:pt>
                      <c:pt idx="1081" formatCode="General">
                        <c:v>80.352999999999994</c:v>
                      </c:pt>
                      <c:pt idx="1082" formatCode="General">
                        <c:v>80.363</c:v>
                      </c:pt>
                      <c:pt idx="1083" formatCode="General">
                        <c:v>80.373000000000005</c:v>
                      </c:pt>
                      <c:pt idx="1084" formatCode="General">
                        <c:v>80.382999999999996</c:v>
                      </c:pt>
                      <c:pt idx="1085" formatCode="General">
                        <c:v>80.393000000000001</c:v>
                      </c:pt>
                      <c:pt idx="1086" formatCode="General">
                        <c:v>80.403000000000006</c:v>
                      </c:pt>
                      <c:pt idx="1087" formatCode="General">
                        <c:v>80.412999999999997</c:v>
                      </c:pt>
                      <c:pt idx="1088" formatCode="General">
                        <c:v>80.423000000000002</c:v>
                      </c:pt>
                      <c:pt idx="1089" formatCode="General">
                        <c:v>80.433000000000007</c:v>
                      </c:pt>
                      <c:pt idx="1090" formatCode="General">
                        <c:v>80.442999999999998</c:v>
                      </c:pt>
                      <c:pt idx="1091" formatCode="General">
                        <c:v>80.453000000000003</c:v>
                      </c:pt>
                      <c:pt idx="1092" formatCode="General">
                        <c:v>80.462999999999994</c:v>
                      </c:pt>
                      <c:pt idx="1093" formatCode="General">
                        <c:v>80.472999999999999</c:v>
                      </c:pt>
                      <c:pt idx="1094" formatCode="General">
                        <c:v>80.483000000000004</c:v>
                      </c:pt>
                      <c:pt idx="1095" formatCode="General">
                        <c:v>80.492999999999995</c:v>
                      </c:pt>
                      <c:pt idx="1096" formatCode="General">
                        <c:v>80.503</c:v>
                      </c:pt>
                      <c:pt idx="1097" formatCode="General">
                        <c:v>80.513000000000005</c:v>
                      </c:pt>
                      <c:pt idx="1098" formatCode="General">
                        <c:v>80.522999999999996</c:v>
                      </c:pt>
                      <c:pt idx="1099" formatCode="General">
                        <c:v>80.533000000000001</c:v>
                      </c:pt>
                      <c:pt idx="1100" formatCode="General">
                        <c:v>80.543000000000006</c:v>
                      </c:pt>
                      <c:pt idx="1101" formatCode="General">
                        <c:v>80.552999999999997</c:v>
                      </c:pt>
                      <c:pt idx="1102" formatCode="General">
                        <c:v>80.563000000000002</c:v>
                      </c:pt>
                      <c:pt idx="1103" formatCode="General">
                        <c:v>80.572999999999993</c:v>
                      </c:pt>
                      <c:pt idx="1104" formatCode="General">
                        <c:v>80.582999999999998</c:v>
                      </c:pt>
                      <c:pt idx="1105" formatCode="General">
                        <c:v>80.593000000000004</c:v>
                      </c:pt>
                      <c:pt idx="1106" formatCode="General">
                        <c:v>80.602999999999994</c:v>
                      </c:pt>
                      <c:pt idx="1107" formatCode="General">
                        <c:v>80.613</c:v>
                      </c:pt>
                      <c:pt idx="1108" formatCode="General">
                        <c:v>80.623000000000005</c:v>
                      </c:pt>
                      <c:pt idx="1109" formatCode="General">
                        <c:v>80.632999999999996</c:v>
                      </c:pt>
                      <c:pt idx="1110" formatCode="General">
                        <c:v>80.643000000000001</c:v>
                      </c:pt>
                      <c:pt idx="1111" formatCode="General">
                        <c:v>80.653000000000006</c:v>
                      </c:pt>
                      <c:pt idx="1112" formatCode="General">
                        <c:v>80.662999999999997</c:v>
                      </c:pt>
                      <c:pt idx="1113" formatCode="General">
                        <c:v>80.673000000000002</c:v>
                      </c:pt>
                      <c:pt idx="1114" formatCode="General">
                        <c:v>80.683000000000007</c:v>
                      </c:pt>
                      <c:pt idx="1115" formatCode="General">
                        <c:v>80.692999999999998</c:v>
                      </c:pt>
                      <c:pt idx="1116" formatCode="General">
                        <c:v>80.703000000000003</c:v>
                      </c:pt>
                      <c:pt idx="1117" formatCode="General">
                        <c:v>80.712999999999994</c:v>
                      </c:pt>
                      <c:pt idx="1118" formatCode="General">
                        <c:v>80.722999999999999</c:v>
                      </c:pt>
                      <c:pt idx="1119" formatCode="General">
                        <c:v>80.733000000000004</c:v>
                      </c:pt>
                      <c:pt idx="1120" formatCode="General">
                        <c:v>80.742999999999995</c:v>
                      </c:pt>
                      <c:pt idx="1121" formatCode="General">
                        <c:v>80.753</c:v>
                      </c:pt>
                      <c:pt idx="1122" formatCode="General">
                        <c:v>80.763000000000005</c:v>
                      </c:pt>
                      <c:pt idx="1123" formatCode="General">
                        <c:v>80.772999999999996</c:v>
                      </c:pt>
                      <c:pt idx="1124" formatCode="General">
                        <c:v>80.783000000000001</c:v>
                      </c:pt>
                      <c:pt idx="1125" formatCode="General">
                        <c:v>80.793000000000006</c:v>
                      </c:pt>
                      <c:pt idx="1126" formatCode="General">
                        <c:v>80.802999999999997</c:v>
                      </c:pt>
                      <c:pt idx="1127" formatCode="General">
                        <c:v>80.813000000000002</c:v>
                      </c:pt>
                      <c:pt idx="1128" formatCode="General">
                        <c:v>80.822999999999993</c:v>
                      </c:pt>
                      <c:pt idx="1129" formatCode="General">
                        <c:v>80.832999999999998</c:v>
                      </c:pt>
                      <c:pt idx="1130" formatCode="General">
                        <c:v>80.843000000000004</c:v>
                      </c:pt>
                      <c:pt idx="1131" formatCode="General">
                        <c:v>80.852999999999994</c:v>
                      </c:pt>
                      <c:pt idx="1132" formatCode="General">
                        <c:v>80.863</c:v>
                      </c:pt>
                      <c:pt idx="1133" formatCode="General">
                        <c:v>80.873000000000005</c:v>
                      </c:pt>
                      <c:pt idx="1134" formatCode="General">
                        <c:v>80.882999999999996</c:v>
                      </c:pt>
                      <c:pt idx="1135" formatCode="General">
                        <c:v>80.893000000000001</c:v>
                      </c:pt>
                      <c:pt idx="1136" formatCode="General">
                        <c:v>80.903000000000006</c:v>
                      </c:pt>
                      <c:pt idx="1137" formatCode="General">
                        <c:v>80.912999999999997</c:v>
                      </c:pt>
                      <c:pt idx="1138" formatCode="General">
                        <c:v>80.923000000000002</c:v>
                      </c:pt>
                      <c:pt idx="1139" formatCode="General">
                        <c:v>80.933000000000007</c:v>
                      </c:pt>
                      <c:pt idx="1140" formatCode="General">
                        <c:v>80.942999999999998</c:v>
                      </c:pt>
                      <c:pt idx="1141" formatCode="General">
                        <c:v>80.953000000000003</c:v>
                      </c:pt>
                      <c:pt idx="1142" formatCode="General">
                        <c:v>80.962999999999994</c:v>
                      </c:pt>
                      <c:pt idx="1143" formatCode="General">
                        <c:v>80.972999999999999</c:v>
                      </c:pt>
                      <c:pt idx="1144" formatCode="General">
                        <c:v>80.983000000000004</c:v>
                      </c:pt>
                      <c:pt idx="1145" formatCode="General">
                        <c:v>80.992999999999995</c:v>
                      </c:pt>
                      <c:pt idx="1146" formatCode="General">
                        <c:v>81.003</c:v>
                      </c:pt>
                      <c:pt idx="1147" formatCode="General">
                        <c:v>81.013000000000005</c:v>
                      </c:pt>
                      <c:pt idx="1148" formatCode="General">
                        <c:v>81.022999999999996</c:v>
                      </c:pt>
                      <c:pt idx="1149" formatCode="General">
                        <c:v>81.033000000000001</c:v>
                      </c:pt>
                      <c:pt idx="1150" formatCode="General">
                        <c:v>81.043000000000006</c:v>
                      </c:pt>
                      <c:pt idx="1151" formatCode="General">
                        <c:v>81.052999999999997</c:v>
                      </c:pt>
                      <c:pt idx="1152" formatCode="General">
                        <c:v>81.063000000000002</c:v>
                      </c:pt>
                      <c:pt idx="1153" formatCode="General">
                        <c:v>81.072999999999993</c:v>
                      </c:pt>
                      <c:pt idx="1154" formatCode="General">
                        <c:v>81.082999999999998</c:v>
                      </c:pt>
                      <c:pt idx="1155" formatCode="General">
                        <c:v>81.093000000000004</c:v>
                      </c:pt>
                      <c:pt idx="1156" formatCode="General">
                        <c:v>81.102999999999994</c:v>
                      </c:pt>
                      <c:pt idx="1157" formatCode="General">
                        <c:v>81.113</c:v>
                      </c:pt>
                      <c:pt idx="1158" formatCode="General">
                        <c:v>81.123000000000005</c:v>
                      </c:pt>
                      <c:pt idx="1159" formatCode="General">
                        <c:v>81.132999999999996</c:v>
                      </c:pt>
                      <c:pt idx="1160" formatCode="General">
                        <c:v>81.143000000000001</c:v>
                      </c:pt>
                      <c:pt idx="1161" formatCode="General">
                        <c:v>81.153000000000006</c:v>
                      </c:pt>
                      <c:pt idx="1162" formatCode="General">
                        <c:v>81.162999999999997</c:v>
                      </c:pt>
                      <c:pt idx="1163" formatCode="General">
                        <c:v>81.173000000000002</c:v>
                      </c:pt>
                      <c:pt idx="1164" formatCode="General">
                        <c:v>81.183000000000007</c:v>
                      </c:pt>
                      <c:pt idx="1165" formatCode="General">
                        <c:v>81.192999999999998</c:v>
                      </c:pt>
                      <c:pt idx="1166" formatCode="General">
                        <c:v>81.203000000000003</c:v>
                      </c:pt>
                      <c:pt idx="1167" formatCode="General">
                        <c:v>81.212999999999994</c:v>
                      </c:pt>
                      <c:pt idx="1168" formatCode="General">
                        <c:v>81.222999999999999</c:v>
                      </c:pt>
                      <c:pt idx="1169" formatCode="General">
                        <c:v>81.233000000000004</c:v>
                      </c:pt>
                      <c:pt idx="1170" formatCode="General">
                        <c:v>81.242999999999995</c:v>
                      </c:pt>
                      <c:pt idx="1171" formatCode="General">
                        <c:v>81.253</c:v>
                      </c:pt>
                      <c:pt idx="1172" formatCode="General">
                        <c:v>81.263000000000005</c:v>
                      </c:pt>
                      <c:pt idx="1173" formatCode="General">
                        <c:v>81.272999999999996</c:v>
                      </c:pt>
                      <c:pt idx="1174" formatCode="General">
                        <c:v>81.283000000000001</c:v>
                      </c:pt>
                      <c:pt idx="1175" formatCode="General">
                        <c:v>81.293000000000006</c:v>
                      </c:pt>
                      <c:pt idx="1176" formatCode="General">
                        <c:v>81.302999999999997</c:v>
                      </c:pt>
                      <c:pt idx="1177" formatCode="General">
                        <c:v>81.313000000000002</c:v>
                      </c:pt>
                      <c:pt idx="1178" formatCode="General">
                        <c:v>81.322999999999993</c:v>
                      </c:pt>
                      <c:pt idx="1179" formatCode="General">
                        <c:v>81.332999999999998</c:v>
                      </c:pt>
                      <c:pt idx="1180" formatCode="General">
                        <c:v>81.343000000000004</c:v>
                      </c:pt>
                      <c:pt idx="1181" formatCode="General">
                        <c:v>81.352999999999994</c:v>
                      </c:pt>
                      <c:pt idx="1182" formatCode="General">
                        <c:v>81.363</c:v>
                      </c:pt>
                      <c:pt idx="1183" formatCode="General">
                        <c:v>81.373000000000005</c:v>
                      </c:pt>
                      <c:pt idx="1184" formatCode="General">
                        <c:v>81.382999999999996</c:v>
                      </c:pt>
                      <c:pt idx="1185" formatCode="General">
                        <c:v>81.393000000000001</c:v>
                      </c:pt>
                      <c:pt idx="1186" formatCode="General">
                        <c:v>81.403000000000006</c:v>
                      </c:pt>
                      <c:pt idx="1187" formatCode="General">
                        <c:v>81.412999999999997</c:v>
                      </c:pt>
                      <c:pt idx="1188" formatCode="General">
                        <c:v>81.423000000000002</c:v>
                      </c:pt>
                      <c:pt idx="1189" formatCode="General">
                        <c:v>81.433000000000007</c:v>
                      </c:pt>
                      <c:pt idx="1190" formatCode="General">
                        <c:v>81.442999999999998</c:v>
                      </c:pt>
                      <c:pt idx="1191" formatCode="General">
                        <c:v>81.453000000000003</c:v>
                      </c:pt>
                      <c:pt idx="1192" formatCode="General">
                        <c:v>81.462999999999994</c:v>
                      </c:pt>
                      <c:pt idx="1193" formatCode="General">
                        <c:v>81.472999999999999</c:v>
                      </c:pt>
                      <c:pt idx="1194" formatCode="General">
                        <c:v>81.483000000000004</c:v>
                      </c:pt>
                      <c:pt idx="1195" formatCode="General">
                        <c:v>81.492999999999995</c:v>
                      </c:pt>
                      <c:pt idx="1196" formatCode="General">
                        <c:v>81.503</c:v>
                      </c:pt>
                      <c:pt idx="1197" formatCode="General">
                        <c:v>81.513000000000005</c:v>
                      </c:pt>
                      <c:pt idx="1198" formatCode="General">
                        <c:v>81.522999999999996</c:v>
                      </c:pt>
                      <c:pt idx="1199" formatCode="General">
                        <c:v>81.533000000000001</c:v>
                      </c:pt>
                      <c:pt idx="1200" formatCode="General">
                        <c:v>81.543000000000006</c:v>
                      </c:pt>
                      <c:pt idx="1201" formatCode="General">
                        <c:v>81.552999999999997</c:v>
                      </c:pt>
                      <c:pt idx="1202" formatCode="General">
                        <c:v>81.563000000000002</c:v>
                      </c:pt>
                      <c:pt idx="1203" formatCode="General">
                        <c:v>81.572999999999993</c:v>
                      </c:pt>
                      <c:pt idx="1204" formatCode="General">
                        <c:v>81.582999999999998</c:v>
                      </c:pt>
                      <c:pt idx="1205" formatCode="General">
                        <c:v>81.593000000000004</c:v>
                      </c:pt>
                      <c:pt idx="1206" formatCode="General">
                        <c:v>81.602999999999994</c:v>
                      </c:pt>
                      <c:pt idx="1207" formatCode="General">
                        <c:v>81.613</c:v>
                      </c:pt>
                      <c:pt idx="1208" formatCode="General">
                        <c:v>81.623000000000005</c:v>
                      </c:pt>
                      <c:pt idx="1209" formatCode="General">
                        <c:v>81.632999999999996</c:v>
                      </c:pt>
                      <c:pt idx="1210" formatCode="General">
                        <c:v>81.643000000000001</c:v>
                      </c:pt>
                      <c:pt idx="1211" formatCode="General">
                        <c:v>81.653000000000006</c:v>
                      </c:pt>
                      <c:pt idx="1212" formatCode="General">
                        <c:v>81.662999999999997</c:v>
                      </c:pt>
                      <c:pt idx="1213" formatCode="General">
                        <c:v>81.673000000000002</c:v>
                      </c:pt>
                      <c:pt idx="1214" formatCode="General">
                        <c:v>81.683000000000007</c:v>
                      </c:pt>
                      <c:pt idx="1215" formatCode="General">
                        <c:v>81.692999999999998</c:v>
                      </c:pt>
                      <c:pt idx="1216" formatCode="General">
                        <c:v>81.703000000000003</c:v>
                      </c:pt>
                      <c:pt idx="1217" formatCode="General">
                        <c:v>81.712999999999994</c:v>
                      </c:pt>
                      <c:pt idx="1218" formatCode="General">
                        <c:v>81.722999999999999</c:v>
                      </c:pt>
                      <c:pt idx="1219" formatCode="General">
                        <c:v>81.733000000000004</c:v>
                      </c:pt>
                      <c:pt idx="1220" formatCode="General">
                        <c:v>81.742999999999995</c:v>
                      </c:pt>
                      <c:pt idx="1221" formatCode="General">
                        <c:v>81.753</c:v>
                      </c:pt>
                      <c:pt idx="1222" formatCode="General">
                        <c:v>81.763000000000005</c:v>
                      </c:pt>
                      <c:pt idx="1223" formatCode="General">
                        <c:v>81.772999999999996</c:v>
                      </c:pt>
                      <c:pt idx="1224" formatCode="General">
                        <c:v>81.783000000000001</c:v>
                      </c:pt>
                      <c:pt idx="1225" formatCode="General">
                        <c:v>81.793000000000006</c:v>
                      </c:pt>
                      <c:pt idx="1226" formatCode="General">
                        <c:v>81.802999999999997</c:v>
                      </c:pt>
                      <c:pt idx="1227" formatCode="General">
                        <c:v>81.813000000000002</c:v>
                      </c:pt>
                      <c:pt idx="1228" formatCode="General">
                        <c:v>81.822999999999993</c:v>
                      </c:pt>
                      <c:pt idx="1229" formatCode="General">
                        <c:v>81.832999999999998</c:v>
                      </c:pt>
                      <c:pt idx="1230" formatCode="General">
                        <c:v>81.843000000000004</c:v>
                      </c:pt>
                      <c:pt idx="1231" formatCode="General">
                        <c:v>81.852999999999994</c:v>
                      </c:pt>
                      <c:pt idx="1232" formatCode="General">
                        <c:v>81.863</c:v>
                      </c:pt>
                      <c:pt idx="1233" formatCode="General">
                        <c:v>81.873000000000005</c:v>
                      </c:pt>
                      <c:pt idx="1234" formatCode="General">
                        <c:v>81.882999999999996</c:v>
                      </c:pt>
                      <c:pt idx="1235" formatCode="General">
                        <c:v>81.893000000000001</c:v>
                      </c:pt>
                      <c:pt idx="1236" formatCode="General">
                        <c:v>81.903000000000006</c:v>
                      </c:pt>
                      <c:pt idx="1237" formatCode="General">
                        <c:v>81.912999999999997</c:v>
                      </c:pt>
                      <c:pt idx="1238" formatCode="General">
                        <c:v>81.923000000000002</c:v>
                      </c:pt>
                      <c:pt idx="1239" formatCode="General">
                        <c:v>81.933000000000007</c:v>
                      </c:pt>
                      <c:pt idx="1240" formatCode="General">
                        <c:v>81.942999999999998</c:v>
                      </c:pt>
                      <c:pt idx="1241" formatCode="General">
                        <c:v>81.953000000000003</c:v>
                      </c:pt>
                      <c:pt idx="1242" formatCode="General">
                        <c:v>81.962999999999994</c:v>
                      </c:pt>
                      <c:pt idx="1243" formatCode="General">
                        <c:v>81.972999999999999</c:v>
                      </c:pt>
                      <c:pt idx="1244" formatCode="General">
                        <c:v>81.983000000000004</c:v>
                      </c:pt>
                      <c:pt idx="1245" formatCode="General">
                        <c:v>81.992999999999995</c:v>
                      </c:pt>
                      <c:pt idx="1246" formatCode="General">
                        <c:v>82.003</c:v>
                      </c:pt>
                      <c:pt idx="1247" formatCode="General">
                        <c:v>82.013000000000005</c:v>
                      </c:pt>
                      <c:pt idx="1248" formatCode="General">
                        <c:v>82.022999999999996</c:v>
                      </c:pt>
                      <c:pt idx="1249" formatCode="General">
                        <c:v>82.033000000000001</c:v>
                      </c:pt>
                      <c:pt idx="1250" formatCode="General">
                        <c:v>82.043000000000006</c:v>
                      </c:pt>
                      <c:pt idx="1251" formatCode="General">
                        <c:v>82.052999999999997</c:v>
                      </c:pt>
                      <c:pt idx="1252" formatCode="General">
                        <c:v>82.063000000000002</c:v>
                      </c:pt>
                      <c:pt idx="1253" formatCode="General">
                        <c:v>82.072999999999993</c:v>
                      </c:pt>
                      <c:pt idx="1254" formatCode="General">
                        <c:v>82.082999999999998</c:v>
                      </c:pt>
                      <c:pt idx="1255" formatCode="General">
                        <c:v>82.093000000000004</c:v>
                      </c:pt>
                      <c:pt idx="1256" formatCode="General">
                        <c:v>82.102999999999994</c:v>
                      </c:pt>
                      <c:pt idx="1257" formatCode="General">
                        <c:v>82.113</c:v>
                      </c:pt>
                      <c:pt idx="1258" formatCode="General">
                        <c:v>82.123000000000005</c:v>
                      </c:pt>
                      <c:pt idx="1259" formatCode="General">
                        <c:v>82.132999999999996</c:v>
                      </c:pt>
                      <c:pt idx="1260" formatCode="General">
                        <c:v>82.143000000000001</c:v>
                      </c:pt>
                      <c:pt idx="1261" formatCode="General">
                        <c:v>82.153000000000006</c:v>
                      </c:pt>
                      <c:pt idx="1262" formatCode="General">
                        <c:v>82.162999999999997</c:v>
                      </c:pt>
                      <c:pt idx="1263" formatCode="General">
                        <c:v>82.173000000000002</c:v>
                      </c:pt>
                      <c:pt idx="1264" formatCode="General">
                        <c:v>82.183000000000007</c:v>
                      </c:pt>
                      <c:pt idx="1265" formatCode="General">
                        <c:v>82.192999999999998</c:v>
                      </c:pt>
                      <c:pt idx="1266" formatCode="General">
                        <c:v>82.203000000000003</c:v>
                      </c:pt>
                      <c:pt idx="1267" formatCode="General">
                        <c:v>82.212999999999994</c:v>
                      </c:pt>
                      <c:pt idx="1268" formatCode="General">
                        <c:v>82.222999999999999</c:v>
                      </c:pt>
                      <c:pt idx="1269" formatCode="General">
                        <c:v>82.233000000000004</c:v>
                      </c:pt>
                      <c:pt idx="1270" formatCode="General">
                        <c:v>82.242999999999995</c:v>
                      </c:pt>
                      <c:pt idx="1271" formatCode="General">
                        <c:v>82.253</c:v>
                      </c:pt>
                      <c:pt idx="1272" formatCode="General">
                        <c:v>82.263000000000005</c:v>
                      </c:pt>
                      <c:pt idx="1273" formatCode="General">
                        <c:v>82.272999999999996</c:v>
                      </c:pt>
                      <c:pt idx="1274" formatCode="General">
                        <c:v>82.283000000000001</c:v>
                      </c:pt>
                      <c:pt idx="1275" formatCode="General">
                        <c:v>82.293000000000006</c:v>
                      </c:pt>
                      <c:pt idx="1276" formatCode="General">
                        <c:v>82.302999999999997</c:v>
                      </c:pt>
                      <c:pt idx="1277" formatCode="General">
                        <c:v>82.313000000000002</c:v>
                      </c:pt>
                      <c:pt idx="1278" formatCode="General">
                        <c:v>82.322999999999993</c:v>
                      </c:pt>
                      <c:pt idx="1279" formatCode="General">
                        <c:v>82.332999999999998</c:v>
                      </c:pt>
                      <c:pt idx="1280" formatCode="General">
                        <c:v>82.343000000000004</c:v>
                      </c:pt>
                      <c:pt idx="1281" formatCode="General">
                        <c:v>82.352999999999994</c:v>
                      </c:pt>
                      <c:pt idx="1282" formatCode="General">
                        <c:v>82.363</c:v>
                      </c:pt>
                      <c:pt idx="1283" formatCode="General">
                        <c:v>82.373000000000005</c:v>
                      </c:pt>
                      <c:pt idx="1284" formatCode="General">
                        <c:v>82.382999999999996</c:v>
                      </c:pt>
                      <c:pt idx="1285" formatCode="General">
                        <c:v>82.393000000000001</c:v>
                      </c:pt>
                      <c:pt idx="1286" formatCode="General">
                        <c:v>82.403000000000006</c:v>
                      </c:pt>
                      <c:pt idx="1287" formatCode="General">
                        <c:v>82.412999999999997</c:v>
                      </c:pt>
                      <c:pt idx="1288" formatCode="General">
                        <c:v>82.423000000000002</c:v>
                      </c:pt>
                      <c:pt idx="1289" formatCode="General">
                        <c:v>82.433000000000007</c:v>
                      </c:pt>
                      <c:pt idx="1290" formatCode="General">
                        <c:v>82.442999999999998</c:v>
                      </c:pt>
                      <c:pt idx="1291" formatCode="General">
                        <c:v>82.453000000000003</c:v>
                      </c:pt>
                      <c:pt idx="1292" formatCode="General">
                        <c:v>82.462999999999994</c:v>
                      </c:pt>
                      <c:pt idx="1293" formatCode="General">
                        <c:v>82.472999999999999</c:v>
                      </c:pt>
                      <c:pt idx="1294" formatCode="General">
                        <c:v>82.483000000000004</c:v>
                      </c:pt>
                      <c:pt idx="1295" formatCode="General">
                        <c:v>82.492999999999995</c:v>
                      </c:pt>
                      <c:pt idx="1296" formatCode="General">
                        <c:v>82.503</c:v>
                      </c:pt>
                      <c:pt idx="1297" formatCode="General">
                        <c:v>82.513000000000005</c:v>
                      </c:pt>
                      <c:pt idx="1298" formatCode="General">
                        <c:v>82.522999999999996</c:v>
                      </c:pt>
                      <c:pt idx="1299" formatCode="General">
                        <c:v>82.533000000000001</c:v>
                      </c:pt>
                      <c:pt idx="1300" formatCode="General">
                        <c:v>82.543000000000006</c:v>
                      </c:pt>
                      <c:pt idx="1301" formatCode="General">
                        <c:v>82.552999999999997</c:v>
                      </c:pt>
                      <c:pt idx="1302" formatCode="General">
                        <c:v>82.563000000000002</c:v>
                      </c:pt>
                      <c:pt idx="1303" formatCode="General">
                        <c:v>82.572999999999993</c:v>
                      </c:pt>
                      <c:pt idx="1304" formatCode="General">
                        <c:v>82.582999999999998</c:v>
                      </c:pt>
                      <c:pt idx="1305" formatCode="General">
                        <c:v>82.593000000000004</c:v>
                      </c:pt>
                      <c:pt idx="1306" formatCode="General">
                        <c:v>82.602999999999994</c:v>
                      </c:pt>
                      <c:pt idx="1307" formatCode="General">
                        <c:v>82.613</c:v>
                      </c:pt>
                      <c:pt idx="1308" formatCode="General">
                        <c:v>82.623000000000005</c:v>
                      </c:pt>
                      <c:pt idx="1309" formatCode="General">
                        <c:v>82.632999999999996</c:v>
                      </c:pt>
                      <c:pt idx="1310" formatCode="General">
                        <c:v>82.643000000000001</c:v>
                      </c:pt>
                      <c:pt idx="1311" formatCode="General">
                        <c:v>82.653000000000006</c:v>
                      </c:pt>
                      <c:pt idx="1312" formatCode="General">
                        <c:v>82.662999999999997</c:v>
                      </c:pt>
                      <c:pt idx="1313" formatCode="General">
                        <c:v>82.673000000000002</c:v>
                      </c:pt>
                      <c:pt idx="1314" formatCode="General">
                        <c:v>82.683000000000007</c:v>
                      </c:pt>
                      <c:pt idx="1315" formatCode="General">
                        <c:v>82.692999999999998</c:v>
                      </c:pt>
                      <c:pt idx="1316" formatCode="General">
                        <c:v>82.703000000000003</c:v>
                      </c:pt>
                      <c:pt idx="1317" formatCode="General">
                        <c:v>82.712999999999994</c:v>
                      </c:pt>
                      <c:pt idx="1318" formatCode="General">
                        <c:v>82.722999999999999</c:v>
                      </c:pt>
                      <c:pt idx="1319" formatCode="General">
                        <c:v>82.733000000000004</c:v>
                      </c:pt>
                      <c:pt idx="1320" formatCode="General">
                        <c:v>82.742999999999995</c:v>
                      </c:pt>
                      <c:pt idx="1321" formatCode="General">
                        <c:v>82.753</c:v>
                      </c:pt>
                      <c:pt idx="1322" formatCode="General">
                        <c:v>82.763000000000005</c:v>
                      </c:pt>
                      <c:pt idx="1323" formatCode="General">
                        <c:v>82.772999999999996</c:v>
                      </c:pt>
                      <c:pt idx="1324" formatCode="General">
                        <c:v>82.783000000000001</c:v>
                      </c:pt>
                      <c:pt idx="1325" formatCode="General">
                        <c:v>82.793000000000006</c:v>
                      </c:pt>
                      <c:pt idx="1326" formatCode="General">
                        <c:v>82.802999999999997</c:v>
                      </c:pt>
                      <c:pt idx="1327" formatCode="General">
                        <c:v>82.813000000000002</c:v>
                      </c:pt>
                      <c:pt idx="1328" formatCode="General">
                        <c:v>82.822999999999993</c:v>
                      </c:pt>
                      <c:pt idx="1329" formatCode="General">
                        <c:v>82.832999999999998</c:v>
                      </c:pt>
                      <c:pt idx="1330" formatCode="General">
                        <c:v>82.843000000000004</c:v>
                      </c:pt>
                      <c:pt idx="1331" formatCode="General">
                        <c:v>82.852999999999994</c:v>
                      </c:pt>
                      <c:pt idx="1332" formatCode="General">
                        <c:v>82.863</c:v>
                      </c:pt>
                      <c:pt idx="1333" formatCode="General">
                        <c:v>82.873000000000005</c:v>
                      </c:pt>
                      <c:pt idx="1334" formatCode="General">
                        <c:v>82.882999999999996</c:v>
                      </c:pt>
                      <c:pt idx="1335" formatCode="General">
                        <c:v>82.893000000000001</c:v>
                      </c:pt>
                      <c:pt idx="1336" formatCode="General">
                        <c:v>82.903000000000006</c:v>
                      </c:pt>
                      <c:pt idx="1337" formatCode="General">
                        <c:v>82.912999999999997</c:v>
                      </c:pt>
                      <c:pt idx="1338" formatCode="General">
                        <c:v>82.923000000000002</c:v>
                      </c:pt>
                      <c:pt idx="1339" formatCode="General">
                        <c:v>82.933000000000007</c:v>
                      </c:pt>
                      <c:pt idx="1340" formatCode="General">
                        <c:v>82.942999999999998</c:v>
                      </c:pt>
                      <c:pt idx="1341" formatCode="General">
                        <c:v>82.953000000000003</c:v>
                      </c:pt>
                      <c:pt idx="1342" formatCode="General">
                        <c:v>82.962999999999994</c:v>
                      </c:pt>
                      <c:pt idx="1343" formatCode="General">
                        <c:v>82.972999999999999</c:v>
                      </c:pt>
                      <c:pt idx="1344" formatCode="General">
                        <c:v>82.983000000000004</c:v>
                      </c:pt>
                      <c:pt idx="1345" formatCode="General">
                        <c:v>82.992999999999995</c:v>
                      </c:pt>
                      <c:pt idx="1346" formatCode="General">
                        <c:v>83.003</c:v>
                      </c:pt>
                      <c:pt idx="1347" formatCode="General">
                        <c:v>83.013000000000005</c:v>
                      </c:pt>
                      <c:pt idx="1348" formatCode="General">
                        <c:v>83.022999999999996</c:v>
                      </c:pt>
                      <c:pt idx="1349" formatCode="General">
                        <c:v>83.033000000000001</c:v>
                      </c:pt>
                      <c:pt idx="1350" formatCode="General">
                        <c:v>83.043000000000006</c:v>
                      </c:pt>
                      <c:pt idx="1351" formatCode="General">
                        <c:v>83.052999999999997</c:v>
                      </c:pt>
                      <c:pt idx="1352" formatCode="General">
                        <c:v>83.063000000000002</c:v>
                      </c:pt>
                      <c:pt idx="1353" formatCode="General">
                        <c:v>83.072999999999993</c:v>
                      </c:pt>
                      <c:pt idx="1354" formatCode="General">
                        <c:v>83.082999999999998</c:v>
                      </c:pt>
                      <c:pt idx="1355" formatCode="General">
                        <c:v>83.093000000000004</c:v>
                      </c:pt>
                      <c:pt idx="1356" formatCode="General">
                        <c:v>83.102999999999994</c:v>
                      </c:pt>
                      <c:pt idx="1357" formatCode="General">
                        <c:v>83.113</c:v>
                      </c:pt>
                      <c:pt idx="1358" formatCode="General">
                        <c:v>83.123000000000005</c:v>
                      </c:pt>
                      <c:pt idx="1359" formatCode="General">
                        <c:v>83.132999999999996</c:v>
                      </c:pt>
                      <c:pt idx="1360" formatCode="General">
                        <c:v>83.143000000000001</c:v>
                      </c:pt>
                      <c:pt idx="1361" formatCode="General">
                        <c:v>83.153000000000006</c:v>
                      </c:pt>
                      <c:pt idx="1362" formatCode="General">
                        <c:v>83.162999999999997</c:v>
                      </c:pt>
                      <c:pt idx="1363" formatCode="General">
                        <c:v>83.173000000000002</c:v>
                      </c:pt>
                      <c:pt idx="1364" formatCode="General">
                        <c:v>83.183000000000007</c:v>
                      </c:pt>
                      <c:pt idx="1365" formatCode="General">
                        <c:v>83.192999999999998</c:v>
                      </c:pt>
                      <c:pt idx="1366" formatCode="General">
                        <c:v>83.203000000000003</c:v>
                      </c:pt>
                      <c:pt idx="1367" formatCode="General">
                        <c:v>83.212999999999994</c:v>
                      </c:pt>
                      <c:pt idx="1368" formatCode="General">
                        <c:v>83.222999999999999</c:v>
                      </c:pt>
                      <c:pt idx="1369" formatCode="General">
                        <c:v>83.233000000000004</c:v>
                      </c:pt>
                      <c:pt idx="1370" formatCode="General">
                        <c:v>83.242999999999995</c:v>
                      </c:pt>
                      <c:pt idx="1371" formatCode="General">
                        <c:v>83.253</c:v>
                      </c:pt>
                      <c:pt idx="1372" formatCode="General">
                        <c:v>83.263000000000005</c:v>
                      </c:pt>
                      <c:pt idx="1373" formatCode="General">
                        <c:v>83.272999999999996</c:v>
                      </c:pt>
                      <c:pt idx="1374" formatCode="General">
                        <c:v>83.283000000000001</c:v>
                      </c:pt>
                      <c:pt idx="1375" formatCode="General">
                        <c:v>83.293000000000006</c:v>
                      </c:pt>
                      <c:pt idx="1376" formatCode="General">
                        <c:v>83.302999999999997</c:v>
                      </c:pt>
                      <c:pt idx="1377" formatCode="General">
                        <c:v>83.313000000000002</c:v>
                      </c:pt>
                      <c:pt idx="1378" formatCode="General">
                        <c:v>83.322999999999993</c:v>
                      </c:pt>
                      <c:pt idx="1379" formatCode="General">
                        <c:v>83.332999999999998</c:v>
                      </c:pt>
                      <c:pt idx="1380" formatCode="General">
                        <c:v>83.343000000000004</c:v>
                      </c:pt>
                      <c:pt idx="1381" formatCode="General">
                        <c:v>83.352999999999994</c:v>
                      </c:pt>
                      <c:pt idx="1382" formatCode="General">
                        <c:v>83.363</c:v>
                      </c:pt>
                      <c:pt idx="1383" formatCode="General">
                        <c:v>83.373000000000005</c:v>
                      </c:pt>
                      <c:pt idx="1384" formatCode="General">
                        <c:v>83.382999999999996</c:v>
                      </c:pt>
                      <c:pt idx="1385" formatCode="General">
                        <c:v>83.393000000000001</c:v>
                      </c:pt>
                      <c:pt idx="1386" formatCode="General">
                        <c:v>83.403000000000006</c:v>
                      </c:pt>
                      <c:pt idx="1387" formatCode="General">
                        <c:v>83.412999999999997</c:v>
                      </c:pt>
                      <c:pt idx="1388" formatCode="General">
                        <c:v>83.423000000000002</c:v>
                      </c:pt>
                      <c:pt idx="1389" formatCode="General">
                        <c:v>83.433000000000007</c:v>
                      </c:pt>
                      <c:pt idx="1390" formatCode="General">
                        <c:v>83.442999999999998</c:v>
                      </c:pt>
                      <c:pt idx="1391" formatCode="General">
                        <c:v>83.453000000000003</c:v>
                      </c:pt>
                      <c:pt idx="1392" formatCode="General">
                        <c:v>83.462999999999994</c:v>
                      </c:pt>
                      <c:pt idx="1393" formatCode="General">
                        <c:v>83.472999999999999</c:v>
                      </c:pt>
                      <c:pt idx="1394" formatCode="General">
                        <c:v>83.483000000000004</c:v>
                      </c:pt>
                      <c:pt idx="1395" formatCode="General">
                        <c:v>83.492999999999995</c:v>
                      </c:pt>
                      <c:pt idx="1396" formatCode="General">
                        <c:v>83.503</c:v>
                      </c:pt>
                      <c:pt idx="1397" formatCode="General">
                        <c:v>83.513000000000005</c:v>
                      </c:pt>
                      <c:pt idx="1398" formatCode="General">
                        <c:v>83.522999999999996</c:v>
                      </c:pt>
                      <c:pt idx="1399" formatCode="General">
                        <c:v>83.533000000000001</c:v>
                      </c:pt>
                      <c:pt idx="1400" formatCode="General">
                        <c:v>83.543000000000006</c:v>
                      </c:pt>
                      <c:pt idx="1401" formatCode="General">
                        <c:v>83.552999999999997</c:v>
                      </c:pt>
                      <c:pt idx="1402" formatCode="General">
                        <c:v>83.563000000000002</c:v>
                      </c:pt>
                      <c:pt idx="1403" formatCode="General">
                        <c:v>83.572999999999993</c:v>
                      </c:pt>
                      <c:pt idx="1404" formatCode="General">
                        <c:v>83.582999999999998</c:v>
                      </c:pt>
                      <c:pt idx="1405" formatCode="General">
                        <c:v>83.593000000000004</c:v>
                      </c:pt>
                      <c:pt idx="1406" formatCode="General">
                        <c:v>83.602999999999994</c:v>
                      </c:pt>
                      <c:pt idx="1407" formatCode="General">
                        <c:v>83.613</c:v>
                      </c:pt>
                      <c:pt idx="1408" formatCode="General">
                        <c:v>83.623000000000005</c:v>
                      </c:pt>
                      <c:pt idx="1409" formatCode="General">
                        <c:v>83.632999999999996</c:v>
                      </c:pt>
                      <c:pt idx="1410" formatCode="General">
                        <c:v>83.643000000000001</c:v>
                      </c:pt>
                      <c:pt idx="1411" formatCode="General">
                        <c:v>83.653000000000006</c:v>
                      </c:pt>
                      <c:pt idx="1412" formatCode="General">
                        <c:v>83.662999999999997</c:v>
                      </c:pt>
                      <c:pt idx="1413" formatCode="General">
                        <c:v>83.673000000000002</c:v>
                      </c:pt>
                      <c:pt idx="1414" formatCode="General">
                        <c:v>83.683000000000007</c:v>
                      </c:pt>
                      <c:pt idx="1415" formatCode="General">
                        <c:v>83.692999999999998</c:v>
                      </c:pt>
                      <c:pt idx="1416" formatCode="General">
                        <c:v>83.703000000000003</c:v>
                      </c:pt>
                      <c:pt idx="1417" formatCode="General">
                        <c:v>83.712999999999994</c:v>
                      </c:pt>
                      <c:pt idx="1418" formatCode="General">
                        <c:v>83.722999999999999</c:v>
                      </c:pt>
                      <c:pt idx="1419" formatCode="General">
                        <c:v>83.733000000000004</c:v>
                      </c:pt>
                      <c:pt idx="1420" formatCode="General">
                        <c:v>83.742999999999995</c:v>
                      </c:pt>
                      <c:pt idx="1421" formatCode="General">
                        <c:v>83.753</c:v>
                      </c:pt>
                      <c:pt idx="1422" formatCode="General">
                        <c:v>83.763000000000005</c:v>
                      </c:pt>
                      <c:pt idx="1423" formatCode="General">
                        <c:v>83.772999999999996</c:v>
                      </c:pt>
                      <c:pt idx="1424" formatCode="General">
                        <c:v>83.783000000000001</c:v>
                      </c:pt>
                      <c:pt idx="1425" formatCode="General">
                        <c:v>83.793000000000006</c:v>
                      </c:pt>
                      <c:pt idx="1426" formatCode="General">
                        <c:v>83.802999999999997</c:v>
                      </c:pt>
                      <c:pt idx="1427" formatCode="General">
                        <c:v>83.813000000000002</c:v>
                      </c:pt>
                      <c:pt idx="1428" formatCode="General">
                        <c:v>83.822999999999993</c:v>
                      </c:pt>
                      <c:pt idx="1429" formatCode="General">
                        <c:v>83.832999999999998</c:v>
                      </c:pt>
                      <c:pt idx="1430" formatCode="General">
                        <c:v>83.843000000000004</c:v>
                      </c:pt>
                      <c:pt idx="1431" formatCode="General">
                        <c:v>83.852999999999994</c:v>
                      </c:pt>
                      <c:pt idx="1432" formatCode="General">
                        <c:v>83.863</c:v>
                      </c:pt>
                      <c:pt idx="1433" formatCode="General">
                        <c:v>83.873000000000005</c:v>
                      </c:pt>
                      <c:pt idx="1434" formatCode="General">
                        <c:v>83.882999999999996</c:v>
                      </c:pt>
                      <c:pt idx="1435" formatCode="General">
                        <c:v>83.893000000000001</c:v>
                      </c:pt>
                      <c:pt idx="1436" formatCode="General">
                        <c:v>83.903000000000006</c:v>
                      </c:pt>
                      <c:pt idx="1437" formatCode="General">
                        <c:v>83.912999999999997</c:v>
                      </c:pt>
                      <c:pt idx="1438" formatCode="General">
                        <c:v>83.923000000000002</c:v>
                      </c:pt>
                      <c:pt idx="1439" formatCode="General">
                        <c:v>83.933000000000007</c:v>
                      </c:pt>
                      <c:pt idx="1440" formatCode="General">
                        <c:v>83.942999999999998</c:v>
                      </c:pt>
                      <c:pt idx="1441" formatCode="General">
                        <c:v>83.953000000000003</c:v>
                      </c:pt>
                      <c:pt idx="1442" formatCode="General">
                        <c:v>83.962999999999994</c:v>
                      </c:pt>
                      <c:pt idx="1443" formatCode="General">
                        <c:v>83.972999999999999</c:v>
                      </c:pt>
                      <c:pt idx="1444" formatCode="General">
                        <c:v>83.983000000000004</c:v>
                      </c:pt>
                      <c:pt idx="1445" formatCode="General">
                        <c:v>83.992999999999995</c:v>
                      </c:pt>
                      <c:pt idx="1446" formatCode="General">
                        <c:v>84.003</c:v>
                      </c:pt>
                      <c:pt idx="1447" formatCode="General">
                        <c:v>84.013000000000005</c:v>
                      </c:pt>
                      <c:pt idx="1448" formatCode="General">
                        <c:v>84.022999999999996</c:v>
                      </c:pt>
                      <c:pt idx="1449" formatCode="General">
                        <c:v>84.033000000000001</c:v>
                      </c:pt>
                      <c:pt idx="1450" formatCode="General">
                        <c:v>84.043000000000006</c:v>
                      </c:pt>
                      <c:pt idx="1451" formatCode="General">
                        <c:v>84.052999999999997</c:v>
                      </c:pt>
                      <c:pt idx="1452" formatCode="General">
                        <c:v>84.063000000000002</c:v>
                      </c:pt>
                      <c:pt idx="1453" formatCode="General">
                        <c:v>84.072999999999993</c:v>
                      </c:pt>
                      <c:pt idx="1454" formatCode="General">
                        <c:v>84.082999999999998</c:v>
                      </c:pt>
                      <c:pt idx="1455" formatCode="General">
                        <c:v>84.093000000000004</c:v>
                      </c:pt>
                      <c:pt idx="1456" formatCode="General">
                        <c:v>84.102999999999994</c:v>
                      </c:pt>
                      <c:pt idx="1457" formatCode="General">
                        <c:v>84.113</c:v>
                      </c:pt>
                      <c:pt idx="1458" formatCode="General">
                        <c:v>84.123000000000005</c:v>
                      </c:pt>
                      <c:pt idx="1459" formatCode="General">
                        <c:v>84.132999999999996</c:v>
                      </c:pt>
                      <c:pt idx="1460" formatCode="General">
                        <c:v>84.143000000000001</c:v>
                      </c:pt>
                      <c:pt idx="1461" formatCode="General">
                        <c:v>84.153000000000006</c:v>
                      </c:pt>
                      <c:pt idx="1462" formatCode="General">
                        <c:v>84.162999999999997</c:v>
                      </c:pt>
                      <c:pt idx="1463" formatCode="General">
                        <c:v>84.173000000000002</c:v>
                      </c:pt>
                      <c:pt idx="1464" formatCode="General">
                        <c:v>84.183000000000007</c:v>
                      </c:pt>
                      <c:pt idx="1465" formatCode="General">
                        <c:v>84.192999999999998</c:v>
                      </c:pt>
                      <c:pt idx="1466" formatCode="General">
                        <c:v>84.203000000000003</c:v>
                      </c:pt>
                      <c:pt idx="1467" formatCode="General">
                        <c:v>84.212999999999994</c:v>
                      </c:pt>
                      <c:pt idx="1468" formatCode="General">
                        <c:v>84.222999999999999</c:v>
                      </c:pt>
                      <c:pt idx="1469" formatCode="General">
                        <c:v>84.233000000000004</c:v>
                      </c:pt>
                      <c:pt idx="1470" formatCode="General">
                        <c:v>84.242999999999995</c:v>
                      </c:pt>
                      <c:pt idx="1471" formatCode="General">
                        <c:v>84.253</c:v>
                      </c:pt>
                      <c:pt idx="1472" formatCode="General">
                        <c:v>84.263000000000005</c:v>
                      </c:pt>
                      <c:pt idx="1473" formatCode="General">
                        <c:v>84.272999999999996</c:v>
                      </c:pt>
                      <c:pt idx="1474" formatCode="General">
                        <c:v>84.283000000000001</c:v>
                      </c:pt>
                      <c:pt idx="1475" formatCode="General">
                        <c:v>84.293000000000006</c:v>
                      </c:pt>
                      <c:pt idx="1476" formatCode="General">
                        <c:v>84.302999999999997</c:v>
                      </c:pt>
                      <c:pt idx="1477" formatCode="General">
                        <c:v>84.313000000000002</c:v>
                      </c:pt>
                      <c:pt idx="1478" formatCode="General">
                        <c:v>84.322999999999993</c:v>
                      </c:pt>
                      <c:pt idx="1479" formatCode="General">
                        <c:v>84.332999999999998</c:v>
                      </c:pt>
                      <c:pt idx="1480" formatCode="General">
                        <c:v>84.343000000000004</c:v>
                      </c:pt>
                      <c:pt idx="1481" formatCode="General">
                        <c:v>84.352999999999994</c:v>
                      </c:pt>
                      <c:pt idx="1482" formatCode="General">
                        <c:v>84.363</c:v>
                      </c:pt>
                      <c:pt idx="1483" formatCode="General">
                        <c:v>84.373000000000005</c:v>
                      </c:pt>
                      <c:pt idx="1484" formatCode="General">
                        <c:v>84.382999999999996</c:v>
                      </c:pt>
                      <c:pt idx="1485" formatCode="General">
                        <c:v>84.393000000000001</c:v>
                      </c:pt>
                      <c:pt idx="1486" formatCode="General">
                        <c:v>84.403000000000006</c:v>
                      </c:pt>
                      <c:pt idx="1487" formatCode="General">
                        <c:v>84.412999999999997</c:v>
                      </c:pt>
                      <c:pt idx="1488" formatCode="General">
                        <c:v>84.423000000000002</c:v>
                      </c:pt>
                      <c:pt idx="1489" formatCode="General">
                        <c:v>84.433000000000007</c:v>
                      </c:pt>
                      <c:pt idx="1490" formatCode="General">
                        <c:v>84.442999999999998</c:v>
                      </c:pt>
                      <c:pt idx="1491" formatCode="General">
                        <c:v>84.453000000000003</c:v>
                      </c:pt>
                      <c:pt idx="1492" formatCode="General">
                        <c:v>84.462999999999994</c:v>
                      </c:pt>
                      <c:pt idx="1493" formatCode="General">
                        <c:v>84.472999999999999</c:v>
                      </c:pt>
                      <c:pt idx="1494" formatCode="General">
                        <c:v>84.483000000000004</c:v>
                      </c:pt>
                      <c:pt idx="1495" formatCode="General">
                        <c:v>84.492999999999995</c:v>
                      </c:pt>
                      <c:pt idx="1496" formatCode="General">
                        <c:v>84.503</c:v>
                      </c:pt>
                      <c:pt idx="1497" formatCode="General">
                        <c:v>84.513000000000005</c:v>
                      </c:pt>
                      <c:pt idx="1498" formatCode="General">
                        <c:v>84.522999999999996</c:v>
                      </c:pt>
                      <c:pt idx="1499" formatCode="General">
                        <c:v>84.533000000000001</c:v>
                      </c:pt>
                      <c:pt idx="1500" formatCode="General">
                        <c:v>84.543000000000006</c:v>
                      </c:pt>
                      <c:pt idx="1501" formatCode="General">
                        <c:v>84.552999999999997</c:v>
                      </c:pt>
                      <c:pt idx="1502" formatCode="General">
                        <c:v>84.563000000000002</c:v>
                      </c:pt>
                      <c:pt idx="1503" formatCode="General">
                        <c:v>84.572999999999993</c:v>
                      </c:pt>
                      <c:pt idx="1504" formatCode="General">
                        <c:v>84.582999999999998</c:v>
                      </c:pt>
                      <c:pt idx="1505" formatCode="General">
                        <c:v>84.593000000000004</c:v>
                      </c:pt>
                      <c:pt idx="1506" formatCode="General">
                        <c:v>84.602999999999994</c:v>
                      </c:pt>
                      <c:pt idx="1507" formatCode="General">
                        <c:v>84.613</c:v>
                      </c:pt>
                      <c:pt idx="1508" formatCode="General">
                        <c:v>84.623000000000005</c:v>
                      </c:pt>
                      <c:pt idx="1509" formatCode="General">
                        <c:v>84.632999999999996</c:v>
                      </c:pt>
                      <c:pt idx="1510" formatCode="General">
                        <c:v>84.643000000000001</c:v>
                      </c:pt>
                      <c:pt idx="1511" formatCode="General">
                        <c:v>84.653000000000006</c:v>
                      </c:pt>
                      <c:pt idx="1512" formatCode="General">
                        <c:v>84.662999999999997</c:v>
                      </c:pt>
                      <c:pt idx="1513" formatCode="General">
                        <c:v>84.673000000000002</c:v>
                      </c:pt>
                      <c:pt idx="1514" formatCode="General">
                        <c:v>84.683000000000007</c:v>
                      </c:pt>
                      <c:pt idx="1515" formatCode="General">
                        <c:v>84.692999999999998</c:v>
                      </c:pt>
                      <c:pt idx="1516" formatCode="General">
                        <c:v>84.703000000000003</c:v>
                      </c:pt>
                      <c:pt idx="1517" formatCode="General">
                        <c:v>84.712999999999994</c:v>
                      </c:pt>
                      <c:pt idx="1518" formatCode="General">
                        <c:v>84.722999999999999</c:v>
                      </c:pt>
                      <c:pt idx="1519" formatCode="General">
                        <c:v>84.733000000000004</c:v>
                      </c:pt>
                      <c:pt idx="1520" formatCode="General">
                        <c:v>84.742999999999995</c:v>
                      </c:pt>
                      <c:pt idx="1521" formatCode="General">
                        <c:v>84.753</c:v>
                      </c:pt>
                      <c:pt idx="1522" formatCode="General">
                        <c:v>84.763000000000005</c:v>
                      </c:pt>
                      <c:pt idx="1523" formatCode="General">
                        <c:v>84.772999999999996</c:v>
                      </c:pt>
                      <c:pt idx="1524" formatCode="General">
                        <c:v>84.783000000000001</c:v>
                      </c:pt>
                      <c:pt idx="1525" formatCode="General">
                        <c:v>84.793000000000006</c:v>
                      </c:pt>
                      <c:pt idx="1526" formatCode="General">
                        <c:v>84.802999999999997</c:v>
                      </c:pt>
                      <c:pt idx="1527" formatCode="General">
                        <c:v>84.813000000000002</c:v>
                      </c:pt>
                      <c:pt idx="1528" formatCode="General">
                        <c:v>84.822999999999993</c:v>
                      </c:pt>
                      <c:pt idx="1529" formatCode="General">
                        <c:v>84.832999999999998</c:v>
                      </c:pt>
                      <c:pt idx="1530" formatCode="General">
                        <c:v>84.843000000000004</c:v>
                      </c:pt>
                      <c:pt idx="1531" formatCode="General">
                        <c:v>84.852999999999994</c:v>
                      </c:pt>
                      <c:pt idx="1532" formatCode="General">
                        <c:v>84.863</c:v>
                      </c:pt>
                      <c:pt idx="1533" formatCode="General">
                        <c:v>84.873000000000005</c:v>
                      </c:pt>
                      <c:pt idx="1534" formatCode="General">
                        <c:v>84.882999999999996</c:v>
                      </c:pt>
                      <c:pt idx="1535" formatCode="General">
                        <c:v>84.893000000000001</c:v>
                      </c:pt>
                      <c:pt idx="1536" formatCode="General">
                        <c:v>84.903000000000006</c:v>
                      </c:pt>
                      <c:pt idx="1537" formatCode="General">
                        <c:v>84.912999999999997</c:v>
                      </c:pt>
                      <c:pt idx="1538" formatCode="General">
                        <c:v>84.923000000000002</c:v>
                      </c:pt>
                      <c:pt idx="1539" formatCode="General">
                        <c:v>84.933000000000007</c:v>
                      </c:pt>
                      <c:pt idx="1540" formatCode="General">
                        <c:v>84.942999999999998</c:v>
                      </c:pt>
                      <c:pt idx="1541" formatCode="General">
                        <c:v>84.953000000000003</c:v>
                      </c:pt>
                      <c:pt idx="1542" formatCode="General">
                        <c:v>84.962999999999994</c:v>
                      </c:pt>
                      <c:pt idx="1543" formatCode="General">
                        <c:v>84.972999999999999</c:v>
                      </c:pt>
                      <c:pt idx="1544" formatCode="General">
                        <c:v>84.983000000000004</c:v>
                      </c:pt>
                      <c:pt idx="1545" formatCode="General">
                        <c:v>84.992999999999995</c:v>
                      </c:pt>
                      <c:pt idx="1546" formatCode="General">
                        <c:v>85.003</c:v>
                      </c:pt>
                      <c:pt idx="1547" formatCode="General">
                        <c:v>85.013000000000005</c:v>
                      </c:pt>
                      <c:pt idx="1548" formatCode="General">
                        <c:v>85.022999999999996</c:v>
                      </c:pt>
                      <c:pt idx="1549" formatCode="General">
                        <c:v>85.033000000000001</c:v>
                      </c:pt>
                      <c:pt idx="1550" formatCode="General">
                        <c:v>85.043000000000006</c:v>
                      </c:pt>
                      <c:pt idx="1551" formatCode="General">
                        <c:v>85.052999999999997</c:v>
                      </c:pt>
                      <c:pt idx="1552" formatCode="General">
                        <c:v>85.063000000000002</c:v>
                      </c:pt>
                      <c:pt idx="1553" formatCode="General">
                        <c:v>85.072999999999993</c:v>
                      </c:pt>
                      <c:pt idx="1554" formatCode="General">
                        <c:v>85.082999999999998</c:v>
                      </c:pt>
                      <c:pt idx="1555" formatCode="General">
                        <c:v>85.093000000000004</c:v>
                      </c:pt>
                      <c:pt idx="1556" formatCode="General">
                        <c:v>85.102999999999994</c:v>
                      </c:pt>
                      <c:pt idx="1557" formatCode="General">
                        <c:v>85.113</c:v>
                      </c:pt>
                      <c:pt idx="1558" formatCode="General">
                        <c:v>85.123000000000005</c:v>
                      </c:pt>
                      <c:pt idx="1559" formatCode="General">
                        <c:v>85.132999999999996</c:v>
                      </c:pt>
                      <c:pt idx="1560" formatCode="General">
                        <c:v>85.143000000000001</c:v>
                      </c:pt>
                      <c:pt idx="1561" formatCode="General">
                        <c:v>85.153000000000006</c:v>
                      </c:pt>
                      <c:pt idx="1562" formatCode="General">
                        <c:v>85.162999999999997</c:v>
                      </c:pt>
                      <c:pt idx="1563" formatCode="General">
                        <c:v>85.173000000000002</c:v>
                      </c:pt>
                      <c:pt idx="1564" formatCode="General">
                        <c:v>85.183000000000007</c:v>
                      </c:pt>
                      <c:pt idx="1565" formatCode="General">
                        <c:v>85.192999999999998</c:v>
                      </c:pt>
                      <c:pt idx="1566" formatCode="General">
                        <c:v>85.203000000000003</c:v>
                      </c:pt>
                      <c:pt idx="1567" formatCode="General">
                        <c:v>85.212999999999994</c:v>
                      </c:pt>
                      <c:pt idx="1568" formatCode="General">
                        <c:v>85.222999999999999</c:v>
                      </c:pt>
                      <c:pt idx="1569" formatCode="General">
                        <c:v>85.233000000000004</c:v>
                      </c:pt>
                      <c:pt idx="1570" formatCode="General">
                        <c:v>85.242999999999995</c:v>
                      </c:pt>
                      <c:pt idx="1571" formatCode="General">
                        <c:v>85.253</c:v>
                      </c:pt>
                      <c:pt idx="1572" formatCode="General">
                        <c:v>85.263000000000005</c:v>
                      </c:pt>
                      <c:pt idx="1573" formatCode="General">
                        <c:v>85.272999999999996</c:v>
                      </c:pt>
                      <c:pt idx="1574" formatCode="General">
                        <c:v>85.283000000000001</c:v>
                      </c:pt>
                      <c:pt idx="1575" formatCode="General">
                        <c:v>85.293000000000006</c:v>
                      </c:pt>
                      <c:pt idx="1576" formatCode="General">
                        <c:v>85.302999999999997</c:v>
                      </c:pt>
                      <c:pt idx="1577" formatCode="General">
                        <c:v>85.313000000000002</c:v>
                      </c:pt>
                      <c:pt idx="1578" formatCode="General">
                        <c:v>85.322999999999993</c:v>
                      </c:pt>
                      <c:pt idx="1579" formatCode="General">
                        <c:v>85.332999999999998</c:v>
                      </c:pt>
                      <c:pt idx="1580" formatCode="General">
                        <c:v>85.343000000000004</c:v>
                      </c:pt>
                      <c:pt idx="1581" formatCode="General">
                        <c:v>85.352999999999994</c:v>
                      </c:pt>
                      <c:pt idx="1582" formatCode="General">
                        <c:v>85.363</c:v>
                      </c:pt>
                      <c:pt idx="1583" formatCode="General">
                        <c:v>85.373000000000005</c:v>
                      </c:pt>
                      <c:pt idx="1584" formatCode="General">
                        <c:v>85.382999999999996</c:v>
                      </c:pt>
                      <c:pt idx="1585" formatCode="General">
                        <c:v>85.393000000000001</c:v>
                      </c:pt>
                      <c:pt idx="1586" formatCode="General">
                        <c:v>85.403000000000006</c:v>
                      </c:pt>
                      <c:pt idx="1587" formatCode="General">
                        <c:v>85.412999999999997</c:v>
                      </c:pt>
                      <c:pt idx="1588" formatCode="General">
                        <c:v>85.423000000000002</c:v>
                      </c:pt>
                      <c:pt idx="1589" formatCode="General">
                        <c:v>85.433000000000007</c:v>
                      </c:pt>
                      <c:pt idx="1590" formatCode="General">
                        <c:v>85.442999999999998</c:v>
                      </c:pt>
                      <c:pt idx="1591" formatCode="General">
                        <c:v>85.453000000000003</c:v>
                      </c:pt>
                      <c:pt idx="1592" formatCode="General">
                        <c:v>85.462999999999994</c:v>
                      </c:pt>
                      <c:pt idx="1593" formatCode="General">
                        <c:v>85.472999999999999</c:v>
                      </c:pt>
                      <c:pt idx="1594" formatCode="General">
                        <c:v>85.483000000000004</c:v>
                      </c:pt>
                      <c:pt idx="1595" formatCode="General">
                        <c:v>85.492999999999995</c:v>
                      </c:pt>
                      <c:pt idx="1596" formatCode="General">
                        <c:v>85.503</c:v>
                      </c:pt>
                      <c:pt idx="1597" formatCode="General">
                        <c:v>85.513000000000005</c:v>
                      </c:pt>
                      <c:pt idx="1598" formatCode="General">
                        <c:v>85.522999999999996</c:v>
                      </c:pt>
                      <c:pt idx="1599" formatCode="General">
                        <c:v>85.533000000000001</c:v>
                      </c:pt>
                      <c:pt idx="1600" formatCode="General">
                        <c:v>85.543000000000006</c:v>
                      </c:pt>
                      <c:pt idx="1601" formatCode="General">
                        <c:v>85.552999999999997</c:v>
                      </c:pt>
                      <c:pt idx="1602" formatCode="General">
                        <c:v>85.563000000000002</c:v>
                      </c:pt>
                      <c:pt idx="1603" formatCode="General">
                        <c:v>85.572999999999993</c:v>
                      </c:pt>
                      <c:pt idx="1604" formatCode="General">
                        <c:v>85.582999999999998</c:v>
                      </c:pt>
                      <c:pt idx="1605" formatCode="General">
                        <c:v>85.593000000000004</c:v>
                      </c:pt>
                      <c:pt idx="1606" formatCode="General">
                        <c:v>85.602999999999994</c:v>
                      </c:pt>
                      <c:pt idx="1607" formatCode="General">
                        <c:v>85.61</c:v>
                      </c:pt>
                      <c:pt idx="1608" formatCode="General">
                        <c:v>85.61</c:v>
                      </c:pt>
                      <c:pt idx="1609" formatCode="General">
                        <c:v>86.61</c:v>
                      </c:pt>
                      <c:pt idx="1610" formatCode="General">
                        <c:v>87.61</c:v>
                      </c:pt>
                      <c:pt idx="1611" formatCode="General">
                        <c:v>88.61</c:v>
                      </c:pt>
                      <c:pt idx="1612" formatCode="General">
                        <c:v>89.61</c:v>
                      </c:pt>
                      <c:pt idx="1613" formatCode="General">
                        <c:v>90.61</c:v>
                      </c:pt>
                      <c:pt idx="1614" formatCode="General">
                        <c:v>91.61</c:v>
                      </c:pt>
                      <c:pt idx="1615" formatCode="General">
                        <c:v>92.61</c:v>
                      </c:pt>
                      <c:pt idx="1616" formatCode="General">
                        <c:v>93.61</c:v>
                      </c:pt>
                      <c:pt idx="1617" formatCode="General">
                        <c:v>94.61</c:v>
                      </c:pt>
                      <c:pt idx="1618" formatCode="General">
                        <c:v>95.61</c:v>
                      </c:pt>
                      <c:pt idx="1619" formatCode="General">
                        <c:v>96.61</c:v>
                      </c:pt>
                      <c:pt idx="1620" formatCode="General">
                        <c:v>97.61</c:v>
                      </c:pt>
                      <c:pt idx="1621" formatCode="General">
                        <c:v>98.61</c:v>
                      </c:pt>
                      <c:pt idx="1622" formatCode="General">
                        <c:v>99.61</c:v>
                      </c:pt>
                      <c:pt idx="1623" formatCode="General">
                        <c:v>100.61</c:v>
                      </c:pt>
                      <c:pt idx="1624" formatCode="General">
                        <c:v>101.61</c:v>
                      </c:pt>
                      <c:pt idx="1625" formatCode="General">
                        <c:v>102.61</c:v>
                      </c:pt>
                      <c:pt idx="1626" formatCode="General">
                        <c:v>103.61</c:v>
                      </c:pt>
                      <c:pt idx="1627" formatCode="General">
                        <c:v>104.61</c:v>
                      </c:pt>
                      <c:pt idx="1628" formatCode="General">
                        <c:v>105.61</c:v>
                      </c:pt>
                      <c:pt idx="1629" formatCode="General">
                        <c:v>106.61</c:v>
                      </c:pt>
                      <c:pt idx="1630" formatCode="General">
                        <c:v>107.61</c:v>
                      </c:pt>
                      <c:pt idx="1631" formatCode="General">
                        <c:v>108.61</c:v>
                      </c:pt>
                      <c:pt idx="1632" formatCode="General">
                        <c:v>109.61</c:v>
                      </c:pt>
                      <c:pt idx="1633" formatCode="General">
                        <c:v>110.61</c:v>
                      </c:pt>
                      <c:pt idx="1634" formatCode="General">
                        <c:v>111.61</c:v>
                      </c:pt>
                      <c:pt idx="1635" formatCode="General">
                        <c:v>112.61</c:v>
                      </c:pt>
                      <c:pt idx="1636" formatCode="General">
                        <c:v>113.61</c:v>
                      </c:pt>
                      <c:pt idx="1637" formatCode="General">
                        <c:v>114.61</c:v>
                      </c:pt>
                      <c:pt idx="1638" formatCode="General">
                        <c:v>115.61</c:v>
                      </c:pt>
                      <c:pt idx="1639" formatCode="General">
                        <c:v>116.61</c:v>
                      </c:pt>
                      <c:pt idx="1640" formatCode="General">
                        <c:v>117.61</c:v>
                      </c:pt>
                      <c:pt idx="1641" formatCode="General">
                        <c:v>118.61</c:v>
                      </c:pt>
                      <c:pt idx="1642" formatCode="General">
                        <c:v>119.61</c:v>
                      </c:pt>
                      <c:pt idx="1643" formatCode="General">
                        <c:v>120.61</c:v>
                      </c:pt>
                      <c:pt idx="1644" formatCode="General">
                        <c:v>121.61</c:v>
                      </c:pt>
                      <c:pt idx="1645" formatCode="General">
                        <c:v>122.61</c:v>
                      </c:pt>
                      <c:pt idx="1646" formatCode="General">
                        <c:v>123.61</c:v>
                      </c:pt>
                      <c:pt idx="1647" formatCode="General">
                        <c:v>124.61</c:v>
                      </c:pt>
                      <c:pt idx="1648" formatCode="General">
                        <c:v>125.61</c:v>
                      </c:pt>
                      <c:pt idx="1649" formatCode="General">
                        <c:v>126.61</c:v>
                      </c:pt>
                      <c:pt idx="1650" formatCode="General">
                        <c:v>127.61</c:v>
                      </c:pt>
                      <c:pt idx="1651" formatCode="General">
                        <c:v>128.61000000000001</c:v>
                      </c:pt>
                      <c:pt idx="1652" formatCode="General">
                        <c:v>129.61000000000001</c:v>
                      </c:pt>
                      <c:pt idx="1653" formatCode="General">
                        <c:v>130.61000000000001</c:v>
                      </c:pt>
                      <c:pt idx="1654" formatCode="General">
                        <c:v>131.61000000000001</c:v>
                      </c:pt>
                      <c:pt idx="1655" formatCode="General">
                        <c:v>132.61000000000001</c:v>
                      </c:pt>
                      <c:pt idx="1656" formatCode="General">
                        <c:v>133.61000000000001</c:v>
                      </c:pt>
                      <c:pt idx="1657" formatCode="General">
                        <c:v>134.61000000000001</c:v>
                      </c:pt>
                      <c:pt idx="1658" formatCode="General">
                        <c:v>135.61000000000001</c:v>
                      </c:pt>
                      <c:pt idx="1659" formatCode="General">
                        <c:v>136.61000000000001</c:v>
                      </c:pt>
                      <c:pt idx="1660" formatCode="General">
                        <c:v>137.61000000000001</c:v>
                      </c:pt>
                      <c:pt idx="1661" formatCode="General">
                        <c:v>138.61000000000001</c:v>
                      </c:pt>
                      <c:pt idx="1662" formatCode="General">
                        <c:v>139.61000000000001</c:v>
                      </c:pt>
                      <c:pt idx="1663" formatCode="General">
                        <c:v>140.61000000000001</c:v>
                      </c:pt>
                      <c:pt idx="1664" formatCode="General">
                        <c:v>141.61000000000001</c:v>
                      </c:pt>
                      <c:pt idx="1665" formatCode="General">
                        <c:v>142.61000000000001</c:v>
                      </c:pt>
                      <c:pt idx="1666" formatCode="General">
                        <c:v>143.61000000000001</c:v>
                      </c:pt>
                      <c:pt idx="1667" formatCode="General">
                        <c:v>144.61000000000001</c:v>
                      </c:pt>
                      <c:pt idx="1668" formatCode="General">
                        <c:v>145.61000000000001</c:v>
                      </c:pt>
                      <c:pt idx="1669" formatCode="General">
                        <c:v>146.61000000000001</c:v>
                      </c:pt>
                      <c:pt idx="1670" formatCode="General">
                        <c:v>147.61000000000001</c:v>
                      </c:pt>
                      <c:pt idx="1671" formatCode="General">
                        <c:v>148.61000000000001</c:v>
                      </c:pt>
                      <c:pt idx="1672" formatCode="General">
                        <c:v>149.61000000000001</c:v>
                      </c:pt>
                      <c:pt idx="1673" formatCode="General">
                        <c:v>150.61000000000001</c:v>
                      </c:pt>
                      <c:pt idx="1674" formatCode="General">
                        <c:v>151.61000000000001</c:v>
                      </c:pt>
                      <c:pt idx="1675" formatCode="General">
                        <c:v>152.61000000000001</c:v>
                      </c:pt>
                      <c:pt idx="1676" formatCode="General">
                        <c:v>153.61000000000001</c:v>
                      </c:pt>
                      <c:pt idx="1677" formatCode="General">
                        <c:v>154.61000000000001</c:v>
                      </c:pt>
                      <c:pt idx="1678" formatCode="General">
                        <c:v>155.61000000000001</c:v>
                      </c:pt>
                      <c:pt idx="1679" formatCode="General">
                        <c:v>155.93700000000001</c:v>
                      </c:pt>
                      <c:pt idx="1680" formatCode="General">
                        <c:v>155.93700000000001</c:v>
                      </c:pt>
                      <c:pt idx="1681" formatCode="General">
                        <c:v>155.947</c:v>
                      </c:pt>
                      <c:pt idx="1682" formatCode="General">
                        <c:v>155.95699999999999</c:v>
                      </c:pt>
                      <c:pt idx="1683" formatCode="General">
                        <c:v>155.96700000000001</c:v>
                      </c:pt>
                      <c:pt idx="1684" formatCode="General">
                        <c:v>155.977</c:v>
                      </c:pt>
                      <c:pt idx="1685" formatCode="General">
                        <c:v>155.98699999999999</c:v>
                      </c:pt>
                      <c:pt idx="1686" formatCode="General">
                        <c:v>155.99700000000001</c:v>
                      </c:pt>
                      <c:pt idx="1687" formatCode="General">
                        <c:v>156.00700000000001</c:v>
                      </c:pt>
                      <c:pt idx="1688" formatCode="General">
                        <c:v>156.017</c:v>
                      </c:pt>
                      <c:pt idx="1689" formatCode="General">
                        <c:v>156.02699999999999</c:v>
                      </c:pt>
                      <c:pt idx="1690" formatCode="General">
                        <c:v>156.03700000000001</c:v>
                      </c:pt>
                      <c:pt idx="1691" formatCode="General">
                        <c:v>156.047</c:v>
                      </c:pt>
                      <c:pt idx="1692" formatCode="General">
                        <c:v>156.05699999999999</c:v>
                      </c:pt>
                      <c:pt idx="1693" formatCode="General">
                        <c:v>156.06700000000001</c:v>
                      </c:pt>
                      <c:pt idx="1694" formatCode="General">
                        <c:v>156.077</c:v>
                      </c:pt>
                      <c:pt idx="1695" formatCode="General">
                        <c:v>156.08699999999999</c:v>
                      </c:pt>
                      <c:pt idx="1696" formatCode="General">
                        <c:v>156.09700000000001</c:v>
                      </c:pt>
                      <c:pt idx="1697" formatCode="General">
                        <c:v>156.107</c:v>
                      </c:pt>
                      <c:pt idx="1698" formatCode="General">
                        <c:v>156.11699999999999</c:v>
                      </c:pt>
                      <c:pt idx="1699" formatCode="General">
                        <c:v>156.12700000000001</c:v>
                      </c:pt>
                      <c:pt idx="1700" formatCode="General">
                        <c:v>156.137</c:v>
                      </c:pt>
                      <c:pt idx="1701" formatCode="General">
                        <c:v>156.14699999999999</c:v>
                      </c:pt>
                      <c:pt idx="1702" formatCode="General">
                        <c:v>156.15700000000001</c:v>
                      </c:pt>
                      <c:pt idx="1703" formatCode="General">
                        <c:v>156.167</c:v>
                      </c:pt>
                      <c:pt idx="1704" formatCode="General">
                        <c:v>156.17699999999999</c:v>
                      </c:pt>
                      <c:pt idx="1705" formatCode="General">
                        <c:v>156.18700000000001</c:v>
                      </c:pt>
                      <c:pt idx="1706" formatCode="General">
                        <c:v>156.197</c:v>
                      </c:pt>
                      <c:pt idx="1707" formatCode="General">
                        <c:v>156.20699999999999</c:v>
                      </c:pt>
                      <c:pt idx="1708" formatCode="General">
                        <c:v>156.21700000000001</c:v>
                      </c:pt>
                      <c:pt idx="1709" formatCode="General">
                        <c:v>156.227</c:v>
                      </c:pt>
                      <c:pt idx="1710" formatCode="General">
                        <c:v>156.23699999999999</c:v>
                      </c:pt>
                      <c:pt idx="1711" formatCode="General">
                        <c:v>156.24700000000001</c:v>
                      </c:pt>
                      <c:pt idx="1712" formatCode="General">
                        <c:v>156.25700000000001</c:v>
                      </c:pt>
                      <c:pt idx="1713" formatCode="General">
                        <c:v>156.267</c:v>
                      </c:pt>
                      <c:pt idx="1714" formatCode="General">
                        <c:v>156.27699999999999</c:v>
                      </c:pt>
                      <c:pt idx="1715" formatCode="General">
                        <c:v>156.28700000000001</c:v>
                      </c:pt>
                      <c:pt idx="1716" formatCode="General">
                        <c:v>156.297</c:v>
                      </c:pt>
                      <c:pt idx="1717" formatCode="General">
                        <c:v>156.30699999999999</c:v>
                      </c:pt>
                      <c:pt idx="1718" formatCode="General">
                        <c:v>156.31700000000001</c:v>
                      </c:pt>
                      <c:pt idx="1719" formatCode="General">
                        <c:v>156.327</c:v>
                      </c:pt>
                      <c:pt idx="1720" formatCode="General">
                        <c:v>156.33699999999999</c:v>
                      </c:pt>
                      <c:pt idx="1721" formatCode="General">
                        <c:v>156.34700000000001</c:v>
                      </c:pt>
                      <c:pt idx="1722" formatCode="General">
                        <c:v>156.357</c:v>
                      </c:pt>
                      <c:pt idx="1723" formatCode="General">
                        <c:v>156.36699999999999</c:v>
                      </c:pt>
                      <c:pt idx="1724" formatCode="General">
                        <c:v>156.37700000000001</c:v>
                      </c:pt>
                      <c:pt idx="1725" formatCode="General">
                        <c:v>156.387</c:v>
                      </c:pt>
                      <c:pt idx="1726" formatCode="General">
                        <c:v>156.39699999999999</c:v>
                      </c:pt>
                      <c:pt idx="1727" formatCode="General">
                        <c:v>156.40700000000001</c:v>
                      </c:pt>
                      <c:pt idx="1728" formatCode="General">
                        <c:v>156.417</c:v>
                      </c:pt>
                      <c:pt idx="1729" formatCode="General">
                        <c:v>156.42699999999999</c:v>
                      </c:pt>
                      <c:pt idx="1730" formatCode="General">
                        <c:v>156.43700000000001</c:v>
                      </c:pt>
                      <c:pt idx="1731" formatCode="General">
                        <c:v>156.447</c:v>
                      </c:pt>
                      <c:pt idx="1732" formatCode="General">
                        <c:v>156.45699999999999</c:v>
                      </c:pt>
                      <c:pt idx="1733" formatCode="General">
                        <c:v>156.46700000000001</c:v>
                      </c:pt>
                      <c:pt idx="1734" formatCode="General">
                        <c:v>156.477</c:v>
                      </c:pt>
                      <c:pt idx="1735" formatCode="General">
                        <c:v>156.48699999999999</c:v>
                      </c:pt>
                      <c:pt idx="1736" formatCode="General">
                        <c:v>156.49700000000001</c:v>
                      </c:pt>
                      <c:pt idx="1737" formatCode="General">
                        <c:v>156.50700000000001</c:v>
                      </c:pt>
                      <c:pt idx="1738" formatCode="General">
                        <c:v>156.517</c:v>
                      </c:pt>
                      <c:pt idx="1739" formatCode="General">
                        <c:v>156.52699999999999</c:v>
                      </c:pt>
                      <c:pt idx="1740" formatCode="General">
                        <c:v>156.53700000000001</c:v>
                      </c:pt>
                      <c:pt idx="1741" formatCode="General">
                        <c:v>156.547</c:v>
                      </c:pt>
                      <c:pt idx="1742" formatCode="General">
                        <c:v>156.55699999999999</c:v>
                      </c:pt>
                      <c:pt idx="1743" formatCode="General">
                        <c:v>156.56700000000001</c:v>
                      </c:pt>
                      <c:pt idx="1744" formatCode="General">
                        <c:v>156.577</c:v>
                      </c:pt>
                      <c:pt idx="1745" formatCode="General">
                        <c:v>156.58699999999999</c:v>
                      </c:pt>
                      <c:pt idx="1746" formatCode="General">
                        <c:v>156.59700000000001</c:v>
                      </c:pt>
                      <c:pt idx="1747" formatCode="General">
                        <c:v>156.607</c:v>
                      </c:pt>
                      <c:pt idx="1748" formatCode="General">
                        <c:v>156.61699999999999</c:v>
                      </c:pt>
                      <c:pt idx="1749" formatCode="General">
                        <c:v>156.62700000000001</c:v>
                      </c:pt>
                      <c:pt idx="1750" formatCode="General">
                        <c:v>156.637</c:v>
                      </c:pt>
                      <c:pt idx="1751" formatCode="General">
                        <c:v>156.64699999999999</c:v>
                      </c:pt>
                      <c:pt idx="1752" formatCode="General">
                        <c:v>156.65700000000001</c:v>
                      </c:pt>
                      <c:pt idx="1753" formatCode="General">
                        <c:v>156.667</c:v>
                      </c:pt>
                      <c:pt idx="1754" formatCode="General">
                        <c:v>156.67699999999999</c:v>
                      </c:pt>
                      <c:pt idx="1755" formatCode="General">
                        <c:v>156.68700000000001</c:v>
                      </c:pt>
                      <c:pt idx="1756" formatCode="General">
                        <c:v>156.697</c:v>
                      </c:pt>
                      <c:pt idx="1757" formatCode="General">
                        <c:v>156.70699999999999</c:v>
                      </c:pt>
                      <c:pt idx="1758" formatCode="General">
                        <c:v>156.71700000000001</c:v>
                      </c:pt>
                      <c:pt idx="1759" formatCode="General">
                        <c:v>156.727</c:v>
                      </c:pt>
                      <c:pt idx="1760" formatCode="General">
                        <c:v>156.73699999999999</c:v>
                      </c:pt>
                      <c:pt idx="1761" formatCode="General">
                        <c:v>156.74700000000001</c:v>
                      </c:pt>
                      <c:pt idx="1762" formatCode="General">
                        <c:v>156.75700000000001</c:v>
                      </c:pt>
                      <c:pt idx="1763" formatCode="General">
                        <c:v>156.767</c:v>
                      </c:pt>
                      <c:pt idx="1764" formatCode="General">
                        <c:v>156.77699999999999</c:v>
                      </c:pt>
                      <c:pt idx="1765" formatCode="General">
                        <c:v>156.78700000000001</c:v>
                      </c:pt>
                      <c:pt idx="1766" formatCode="General">
                        <c:v>156.797</c:v>
                      </c:pt>
                      <c:pt idx="1767" formatCode="General">
                        <c:v>156.80699999999999</c:v>
                      </c:pt>
                      <c:pt idx="1768" formatCode="General">
                        <c:v>156.81700000000001</c:v>
                      </c:pt>
                      <c:pt idx="1769" formatCode="General">
                        <c:v>156.827</c:v>
                      </c:pt>
                      <c:pt idx="1770" formatCode="General">
                        <c:v>156.83699999999999</c:v>
                      </c:pt>
                      <c:pt idx="1771" formatCode="General">
                        <c:v>156.84700000000001</c:v>
                      </c:pt>
                      <c:pt idx="1772" formatCode="General">
                        <c:v>156.857</c:v>
                      </c:pt>
                      <c:pt idx="1773" formatCode="General">
                        <c:v>156.86699999999999</c:v>
                      </c:pt>
                      <c:pt idx="1774" formatCode="General">
                        <c:v>156.87700000000001</c:v>
                      </c:pt>
                      <c:pt idx="1775" formatCode="General">
                        <c:v>156.887</c:v>
                      </c:pt>
                      <c:pt idx="1776" formatCode="General">
                        <c:v>156.89699999999999</c:v>
                      </c:pt>
                      <c:pt idx="1777" formatCode="General">
                        <c:v>156.90700000000001</c:v>
                      </c:pt>
                      <c:pt idx="1778" formatCode="General">
                        <c:v>156.917</c:v>
                      </c:pt>
                      <c:pt idx="1779" formatCode="General">
                        <c:v>156.92699999999999</c:v>
                      </c:pt>
                      <c:pt idx="1780" formatCode="General">
                        <c:v>156.93700000000001</c:v>
                      </c:pt>
                      <c:pt idx="1781" formatCode="General">
                        <c:v>156.947</c:v>
                      </c:pt>
                      <c:pt idx="1782" formatCode="General">
                        <c:v>156.95699999999999</c:v>
                      </c:pt>
                      <c:pt idx="1783" formatCode="General">
                        <c:v>156.96700000000001</c:v>
                      </c:pt>
                      <c:pt idx="1784" formatCode="General">
                        <c:v>156.977</c:v>
                      </c:pt>
                      <c:pt idx="1785" formatCode="General">
                        <c:v>156.98699999999999</c:v>
                      </c:pt>
                      <c:pt idx="1786" formatCode="General">
                        <c:v>156.99700000000001</c:v>
                      </c:pt>
                      <c:pt idx="1787" formatCode="General">
                        <c:v>157.00700000000001</c:v>
                      </c:pt>
                      <c:pt idx="1788" formatCode="General">
                        <c:v>157.017</c:v>
                      </c:pt>
                      <c:pt idx="1789" formatCode="General">
                        <c:v>157.02699999999999</c:v>
                      </c:pt>
                      <c:pt idx="1790" formatCode="General">
                        <c:v>157.03700000000001</c:v>
                      </c:pt>
                      <c:pt idx="1791" formatCode="General">
                        <c:v>157.047</c:v>
                      </c:pt>
                      <c:pt idx="1792" formatCode="General">
                        <c:v>157.05699999999999</c:v>
                      </c:pt>
                      <c:pt idx="1793" formatCode="General">
                        <c:v>157.06700000000001</c:v>
                      </c:pt>
                      <c:pt idx="1794" formatCode="General">
                        <c:v>157.077</c:v>
                      </c:pt>
                      <c:pt idx="1795" formatCode="General">
                        <c:v>157.08699999999999</c:v>
                      </c:pt>
                      <c:pt idx="1796" formatCode="General">
                        <c:v>157.09700000000001</c:v>
                      </c:pt>
                      <c:pt idx="1797" formatCode="General">
                        <c:v>157.107</c:v>
                      </c:pt>
                      <c:pt idx="1798" formatCode="General">
                        <c:v>157.11699999999999</c:v>
                      </c:pt>
                      <c:pt idx="1799" formatCode="General">
                        <c:v>157.12700000000001</c:v>
                      </c:pt>
                      <c:pt idx="1800" formatCode="General">
                        <c:v>157.137</c:v>
                      </c:pt>
                      <c:pt idx="1801" formatCode="General">
                        <c:v>157.14699999999999</c:v>
                      </c:pt>
                      <c:pt idx="1802" formatCode="General">
                        <c:v>157.15700000000001</c:v>
                      </c:pt>
                      <c:pt idx="1803" formatCode="General">
                        <c:v>157.167</c:v>
                      </c:pt>
                      <c:pt idx="1804" formatCode="General">
                        <c:v>157.17699999999999</c:v>
                      </c:pt>
                      <c:pt idx="1805" formatCode="General">
                        <c:v>157.18700000000001</c:v>
                      </c:pt>
                      <c:pt idx="1806" formatCode="General">
                        <c:v>157.197</c:v>
                      </c:pt>
                      <c:pt idx="1807" formatCode="General">
                        <c:v>157.20699999999999</c:v>
                      </c:pt>
                      <c:pt idx="1808" formatCode="General">
                        <c:v>157.21700000000001</c:v>
                      </c:pt>
                      <c:pt idx="1809" formatCode="General">
                        <c:v>157.227</c:v>
                      </c:pt>
                      <c:pt idx="1810" formatCode="General">
                        <c:v>157.23699999999999</c:v>
                      </c:pt>
                      <c:pt idx="1811" formatCode="General">
                        <c:v>157.24700000000001</c:v>
                      </c:pt>
                      <c:pt idx="1812" formatCode="General">
                        <c:v>157.25700000000001</c:v>
                      </c:pt>
                      <c:pt idx="1813" formatCode="General">
                        <c:v>157.267</c:v>
                      </c:pt>
                      <c:pt idx="1814" formatCode="General">
                        <c:v>157.27699999999999</c:v>
                      </c:pt>
                      <c:pt idx="1815" formatCode="General">
                        <c:v>157.28700000000001</c:v>
                      </c:pt>
                      <c:pt idx="1816" formatCode="General">
                        <c:v>157.297</c:v>
                      </c:pt>
                      <c:pt idx="1817" formatCode="General">
                        <c:v>157.30699999999999</c:v>
                      </c:pt>
                      <c:pt idx="1818" formatCode="General">
                        <c:v>157.31700000000001</c:v>
                      </c:pt>
                      <c:pt idx="1819" formatCode="General">
                        <c:v>157.327</c:v>
                      </c:pt>
                      <c:pt idx="1820" formatCode="General">
                        <c:v>157.33699999999999</c:v>
                      </c:pt>
                      <c:pt idx="1821" formatCode="General">
                        <c:v>157.34700000000001</c:v>
                      </c:pt>
                      <c:pt idx="1822" formatCode="General">
                        <c:v>157.357</c:v>
                      </c:pt>
                      <c:pt idx="1823" formatCode="General">
                        <c:v>157.36699999999999</c:v>
                      </c:pt>
                      <c:pt idx="1824" formatCode="General">
                        <c:v>157.37700000000001</c:v>
                      </c:pt>
                      <c:pt idx="1825" formatCode="General">
                        <c:v>157.387</c:v>
                      </c:pt>
                      <c:pt idx="1826" formatCode="General">
                        <c:v>157.39699999999999</c:v>
                      </c:pt>
                      <c:pt idx="1827" formatCode="General">
                        <c:v>157.40700000000001</c:v>
                      </c:pt>
                      <c:pt idx="1828" formatCode="General">
                        <c:v>157.417</c:v>
                      </c:pt>
                      <c:pt idx="1829" formatCode="General">
                        <c:v>157.42699999999999</c:v>
                      </c:pt>
                      <c:pt idx="1830" formatCode="General">
                        <c:v>157.43700000000001</c:v>
                      </c:pt>
                      <c:pt idx="1831" formatCode="General">
                        <c:v>157.447</c:v>
                      </c:pt>
                      <c:pt idx="1832" formatCode="General">
                        <c:v>157.45699999999999</c:v>
                      </c:pt>
                      <c:pt idx="1833" formatCode="General">
                        <c:v>157.46700000000001</c:v>
                      </c:pt>
                      <c:pt idx="1834" formatCode="General">
                        <c:v>157.477</c:v>
                      </c:pt>
                      <c:pt idx="1835" formatCode="General">
                        <c:v>157.48699999999999</c:v>
                      </c:pt>
                      <c:pt idx="1836" formatCode="General">
                        <c:v>157.49700000000001</c:v>
                      </c:pt>
                      <c:pt idx="1837" formatCode="General">
                        <c:v>157.50700000000001</c:v>
                      </c:pt>
                      <c:pt idx="1838" formatCode="General">
                        <c:v>157.517</c:v>
                      </c:pt>
                      <c:pt idx="1839" formatCode="General">
                        <c:v>157.52699999999999</c:v>
                      </c:pt>
                      <c:pt idx="1840" formatCode="General">
                        <c:v>157.53700000000001</c:v>
                      </c:pt>
                      <c:pt idx="1841" formatCode="General">
                        <c:v>157.547</c:v>
                      </c:pt>
                      <c:pt idx="1842" formatCode="General">
                        <c:v>157.55699999999999</c:v>
                      </c:pt>
                      <c:pt idx="1843" formatCode="General">
                        <c:v>157.56700000000001</c:v>
                      </c:pt>
                      <c:pt idx="1844" formatCode="General">
                        <c:v>157.577</c:v>
                      </c:pt>
                      <c:pt idx="1845" formatCode="General">
                        <c:v>157.58699999999999</c:v>
                      </c:pt>
                      <c:pt idx="1846" formatCode="General">
                        <c:v>157.59700000000001</c:v>
                      </c:pt>
                      <c:pt idx="1847" formatCode="General">
                        <c:v>157.607</c:v>
                      </c:pt>
                      <c:pt idx="1848" formatCode="General">
                        <c:v>157.61699999999999</c:v>
                      </c:pt>
                      <c:pt idx="1849" formatCode="General">
                        <c:v>157.62700000000001</c:v>
                      </c:pt>
                      <c:pt idx="1850" formatCode="General">
                        <c:v>157.637</c:v>
                      </c:pt>
                      <c:pt idx="1851" formatCode="General">
                        <c:v>157.64699999999999</c:v>
                      </c:pt>
                      <c:pt idx="1852" formatCode="General">
                        <c:v>157.65700000000001</c:v>
                      </c:pt>
                      <c:pt idx="1853" formatCode="General">
                        <c:v>157.667</c:v>
                      </c:pt>
                      <c:pt idx="1854" formatCode="General">
                        <c:v>157.67699999999999</c:v>
                      </c:pt>
                      <c:pt idx="1855" formatCode="General">
                        <c:v>157.68700000000001</c:v>
                      </c:pt>
                      <c:pt idx="1856" formatCode="General">
                        <c:v>157.697</c:v>
                      </c:pt>
                      <c:pt idx="1857" formatCode="General">
                        <c:v>157.70699999999999</c:v>
                      </c:pt>
                      <c:pt idx="1858" formatCode="General">
                        <c:v>157.71700000000001</c:v>
                      </c:pt>
                      <c:pt idx="1859" formatCode="General">
                        <c:v>157.727</c:v>
                      </c:pt>
                      <c:pt idx="1860" formatCode="General">
                        <c:v>157.73699999999999</c:v>
                      </c:pt>
                      <c:pt idx="1861" formatCode="General">
                        <c:v>157.74700000000001</c:v>
                      </c:pt>
                      <c:pt idx="1862" formatCode="General">
                        <c:v>157.75700000000001</c:v>
                      </c:pt>
                      <c:pt idx="1863" formatCode="General">
                        <c:v>157.767</c:v>
                      </c:pt>
                      <c:pt idx="1864" formatCode="General">
                        <c:v>157.77699999999999</c:v>
                      </c:pt>
                      <c:pt idx="1865" formatCode="General">
                        <c:v>157.78700000000001</c:v>
                      </c:pt>
                      <c:pt idx="1866" formatCode="General">
                        <c:v>157.797</c:v>
                      </c:pt>
                      <c:pt idx="1867" formatCode="General">
                        <c:v>157.80699999999999</c:v>
                      </c:pt>
                      <c:pt idx="1868" formatCode="General">
                        <c:v>157.81700000000001</c:v>
                      </c:pt>
                      <c:pt idx="1869" formatCode="General">
                        <c:v>157.827</c:v>
                      </c:pt>
                      <c:pt idx="1870" formatCode="General">
                        <c:v>157.83699999999999</c:v>
                      </c:pt>
                      <c:pt idx="1871" formatCode="General">
                        <c:v>157.84700000000001</c:v>
                      </c:pt>
                      <c:pt idx="1872" formatCode="General">
                        <c:v>157.857</c:v>
                      </c:pt>
                      <c:pt idx="1873" formatCode="General">
                        <c:v>157.86699999999999</c:v>
                      </c:pt>
                      <c:pt idx="1874" formatCode="General">
                        <c:v>157.87700000000001</c:v>
                      </c:pt>
                      <c:pt idx="1875" formatCode="General">
                        <c:v>157.887</c:v>
                      </c:pt>
                      <c:pt idx="1876" formatCode="General">
                        <c:v>157.89699999999999</c:v>
                      </c:pt>
                      <c:pt idx="1877" formatCode="General">
                        <c:v>157.90700000000001</c:v>
                      </c:pt>
                      <c:pt idx="1878" formatCode="General">
                        <c:v>157.917</c:v>
                      </c:pt>
                      <c:pt idx="1879" formatCode="General">
                        <c:v>157.92699999999999</c:v>
                      </c:pt>
                      <c:pt idx="1880" formatCode="General">
                        <c:v>157.93700000000001</c:v>
                      </c:pt>
                      <c:pt idx="1881" formatCode="General">
                        <c:v>157.947</c:v>
                      </c:pt>
                      <c:pt idx="1882" formatCode="General">
                        <c:v>157.95699999999999</c:v>
                      </c:pt>
                      <c:pt idx="1883" formatCode="General">
                        <c:v>157.96700000000001</c:v>
                      </c:pt>
                      <c:pt idx="1884" formatCode="General">
                        <c:v>157.977</c:v>
                      </c:pt>
                      <c:pt idx="1885" formatCode="General">
                        <c:v>157.98699999999999</c:v>
                      </c:pt>
                      <c:pt idx="1886" formatCode="General">
                        <c:v>157.99700000000001</c:v>
                      </c:pt>
                      <c:pt idx="1887" formatCode="General">
                        <c:v>158.00700000000001</c:v>
                      </c:pt>
                      <c:pt idx="1888" formatCode="General">
                        <c:v>158.017</c:v>
                      </c:pt>
                      <c:pt idx="1889" formatCode="General">
                        <c:v>158.02699999999999</c:v>
                      </c:pt>
                      <c:pt idx="1890" formatCode="General">
                        <c:v>158.03700000000001</c:v>
                      </c:pt>
                      <c:pt idx="1891" formatCode="General">
                        <c:v>158.047</c:v>
                      </c:pt>
                      <c:pt idx="1892" formatCode="General">
                        <c:v>158.05699999999999</c:v>
                      </c:pt>
                      <c:pt idx="1893" formatCode="General">
                        <c:v>158.06700000000001</c:v>
                      </c:pt>
                      <c:pt idx="1894" formatCode="General">
                        <c:v>158.077</c:v>
                      </c:pt>
                      <c:pt idx="1895" formatCode="General">
                        <c:v>158.08699999999999</c:v>
                      </c:pt>
                      <c:pt idx="1896" formatCode="General">
                        <c:v>158.09700000000001</c:v>
                      </c:pt>
                      <c:pt idx="1897" formatCode="General">
                        <c:v>158.107</c:v>
                      </c:pt>
                      <c:pt idx="1898" formatCode="General">
                        <c:v>158.11699999999999</c:v>
                      </c:pt>
                      <c:pt idx="1899" formatCode="General">
                        <c:v>158.12700000000001</c:v>
                      </c:pt>
                      <c:pt idx="1900" formatCode="General">
                        <c:v>158.137</c:v>
                      </c:pt>
                      <c:pt idx="1901" formatCode="General">
                        <c:v>158.14699999999999</c:v>
                      </c:pt>
                      <c:pt idx="1902" formatCode="General">
                        <c:v>158.15700000000001</c:v>
                      </c:pt>
                      <c:pt idx="1903" formatCode="General">
                        <c:v>158.167</c:v>
                      </c:pt>
                      <c:pt idx="1904" formatCode="General">
                        <c:v>158.17699999999999</c:v>
                      </c:pt>
                      <c:pt idx="1905" formatCode="General">
                        <c:v>158.18700000000001</c:v>
                      </c:pt>
                      <c:pt idx="1906" formatCode="General">
                        <c:v>158.197</c:v>
                      </c:pt>
                      <c:pt idx="1907" formatCode="General">
                        <c:v>158.20699999999999</c:v>
                      </c:pt>
                      <c:pt idx="1908" formatCode="General">
                        <c:v>158.21700000000001</c:v>
                      </c:pt>
                      <c:pt idx="1909" formatCode="General">
                        <c:v>158.227</c:v>
                      </c:pt>
                      <c:pt idx="1910" formatCode="General">
                        <c:v>158.23699999999999</c:v>
                      </c:pt>
                      <c:pt idx="1911" formatCode="General">
                        <c:v>158.24700000000001</c:v>
                      </c:pt>
                      <c:pt idx="1912" formatCode="General">
                        <c:v>158.25700000000001</c:v>
                      </c:pt>
                      <c:pt idx="1913" formatCode="General">
                        <c:v>158.267</c:v>
                      </c:pt>
                      <c:pt idx="1914" formatCode="General">
                        <c:v>158.27699999999999</c:v>
                      </c:pt>
                      <c:pt idx="1915" formatCode="General">
                        <c:v>158.28700000000001</c:v>
                      </c:pt>
                      <c:pt idx="1916" formatCode="General">
                        <c:v>158.297</c:v>
                      </c:pt>
                      <c:pt idx="1917" formatCode="General">
                        <c:v>158.30699999999999</c:v>
                      </c:pt>
                      <c:pt idx="1918" formatCode="General">
                        <c:v>158.31700000000001</c:v>
                      </c:pt>
                      <c:pt idx="1919" formatCode="General">
                        <c:v>158.327</c:v>
                      </c:pt>
                      <c:pt idx="1920" formatCode="General">
                        <c:v>158.33699999999999</c:v>
                      </c:pt>
                      <c:pt idx="1921" formatCode="General">
                        <c:v>158.34700000000001</c:v>
                      </c:pt>
                      <c:pt idx="1922" formatCode="General">
                        <c:v>158.357</c:v>
                      </c:pt>
                      <c:pt idx="1923" formatCode="General">
                        <c:v>158.36699999999999</c:v>
                      </c:pt>
                      <c:pt idx="1924" formatCode="General">
                        <c:v>158.37700000000001</c:v>
                      </c:pt>
                      <c:pt idx="1925" formatCode="General">
                        <c:v>158.387</c:v>
                      </c:pt>
                      <c:pt idx="1926" formatCode="General">
                        <c:v>158.39699999999999</c:v>
                      </c:pt>
                      <c:pt idx="1927" formatCode="General">
                        <c:v>158.40700000000001</c:v>
                      </c:pt>
                      <c:pt idx="1928" formatCode="General">
                        <c:v>158.417</c:v>
                      </c:pt>
                      <c:pt idx="1929" formatCode="General">
                        <c:v>158.42699999999999</c:v>
                      </c:pt>
                      <c:pt idx="1930" formatCode="General">
                        <c:v>158.43700000000001</c:v>
                      </c:pt>
                      <c:pt idx="1931" formatCode="General">
                        <c:v>158.447</c:v>
                      </c:pt>
                      <c:pt idx="1932" formatCode="General">
                        <c:v>158.45699999999999</c:v>
                      </c:pt>
                      <c:pt idx="1933" formatCode="General">
                        <c:v>158.46700000000001</c:v>
                      </c:pt>
                      <c:pt idx="1934" formatCode="General">
                        <c:v>158.477</c:v>
                      </c:pt>
                      <c:pt idx="1935" formatCode="General">
                        <c:v>158.48699999999999</c:v>
                      </c:pt>
                      <c:pt idx="1936" formatCode="General">
                        <c:v>158.49700000000001</c:v>
                      </c:pt>
                      <c:pt idx="1937" formatCode="General">
                        <c:v>158.50700000000001</c:v>
                      </c:pt>
                      <c:pt idx="1938" formatCode="General">
                        <c:v>158.517</c:v>
                      </c:pt>
                      <c:pt idx="1939" formatCode="General">
                        <c:v>158.52699999999999</c:v>
                      </c:pt>
                      <c:pt idx="1940" formatCode="General">
                        <c:v>158.53700000000001</c:v>
                      </c:pt>
                      <c:pt idx="1941" formatCode="General">
                        <c:v>158.547</c:v>
                      </c:pt>
                      <c:pt idx="1942" formatCode="General">
                        <c:v>158.55699999999999</c:v>
                      </c:pt>
                      <c:pt idx="1943" formatCode="General">
                        <c:v>158.56700000000001</c:v>
                      </c:pt>
                      <c:pt idx="1944" formatCode="General">
                        <c:v>158.577</c:v>
                      </c:pt>
                      <c:pt idx="1945" formatCode="General">
                        <c:v>158.58699999999999</c:v>
                      </c:pt>
                      <c:pt idx="1946" formatCode="General">
                        <c:v>158.59700000000001</c:v>
                      </c:pt>
                      <c:pt idx="1947" formatCode="General">
                        <c:v>158.607</c:v>
                      </c:pt>
                      <c:pt idx="1948" formatCode="General">
                        <c:v>158.61699999999999</c:v>
                      </c:pt>
                      <c:pt idx="1949" formatCode="General">
                        <c:v>158.62700000000001</c:v>
                      </c:pt>
                      <c:pt idx="1950" formatCode="General">
                        <c:v>158.637</c:v>
                      </c:pt>
                      <c:pt idx="1951" formatCode="General">
                        <c:v>158.64699999999999</c:v>
                      </c:pt>
                      <c:pt idx="1952" formatCode="General">
                        <c:v>158.65700000000001</c:v>
                      </c:pt>
                      <c:pt idx="1953" formatCode="General">
                        <c:v>158.667</c:v>
                      </c:pt>
                      <c:pt idx="1954" formatCode="General">
                        <c:v>158.67699999999999</c:v>
                      </c:pt>
                      <c:pt idx="1955" formatCode="General">
                        <c:v>158.68700000000001</c:v>
                      </c:pt>
                      <c:pt idx="1956" formatCode="General">
                        <c:v>158.697</c:v>
                      </c:pt>
                      <c:pt idx="1957" formatCode="General">
                        <c:v>158.70699999999999</c:v>
                      </c:pt>
                      <c:pt idx="1958" formatCode="General">
                        <c:v>158.71700000000001</c:v>
                      </c:pt>
                      <c:pt idx="1959" formatCode="General">
                        <c:v>158.727</c:v>
                      </c:pt>
                      <c:pt idx="1960" formatCode="General">
                        <c:v>158.73699999999999</c:v>
                      </c:pt>
                      <c:pt idx="1961" formatCode="General">
                        <c:v>158.74700000000001</c:v>
                      </c:pt>
                      <c:pt idx="1962" formatCode="General">
                        <c:v>158.75700000000001</c:v>
                      </c:pt>
                      <c:pt idx="1963" formatCode="General">
                        <c:v>158.767</c:v>
                      </c:pt>
                      <c:pt idx="1964" formatCode="General">
                        <c:v>158.77699999999999</c:v>
                      </c:pt>
                      <c:pt idx="1965" formatCode="General">
                        <c:v>158.78700000000001</c:v>
                      </c:pt>
                      <c:pt idx="1966" formatCode="General">
                        <c:v>158.797</c:v>
                      </c:pt>
                      <c:pt idx="1967" formatCode="General">
                        <c:v>158.80699999999999</c:v>
                      </c:pt>
                      <c:pt idx="1968" formatCode="General">
                        <c:v>158.81700000000001</c:v>
                      </c:pt>
                      <c:pt idx="1969" formatCode="General">
                        <c:v>158.827</c:v>
                      </c:pt>
                      <c:pt idx="1970" formatCode="General">
                        <c:v>158.83699999999999</c:v>
                      </c:pt>
                      <c:pt idx="1971" formatCode="General">
                        <c:v>158.84700000000001</c:v>
                      </c:pt>
                      <c:pt idx="1972" formatCode="General">
                        <c:v>158.857</c:v>
                      </c:pt>
                      <c:pt idx="1973" formatCode="General">
                        <c:v>158.86699999999999</c:v>
                      </c:pt>
                      <c:pt idx="1974" formatCode="General">
                        <c:v>158.87700000000001</c:v>
                      </c:pt>
                      <c:pt idx="1975" formatCode="General">
                        <c:v>158.887</c:v>
                      </c:pt>
                      <c:pt idx="1976" formatCode="General">
                        <c:v>158.89699999999999</c:v>
                      </c:pt>
                      <c:pt idx="1977" formatCode="General">
                        <c:v>158.90700000000001</c:v>
                      </c:pt>
                      <c:pt idx="1978" formatCode="General">
                        <c:v>158.917</c:v>
                      </c:pt>
                      <c:pt idx="1979" formatCode="General">
                        <c:v>158.92699999999999</c:v>
                      </c:pt>
                      <c:pt idx="1980" formatCode="General">
                        <c:v>158.93700000000001</c:v>
                      </c:pt>
                      <c:pt idx="1981" formatCode="General">
                        <c:v>158.947</c:v>
                      </c:pt>
                      <c:pt idx="1982" formatCode="General">
                        <c:v>158.95699999999999</c:v>
                      </c:pt>
                      <c:pt idx="1983" formatCode="General">
                        <c:v>158.96700000000001</c:v>
                      </c:pt>
                      <c:pt idx="1984" formatCode="General">
                        <c:v>158.977</c:v>
                      </c:pt>
                      <c:pt idx="1985" formatCode="General">
                        <c:v>158.98699999999999</c:v>
                      </c:pt>
                      <c:pt idx="1986" formatCode="General">
                        <c:v>158.99700000000001</c:v>
                      </c:pt>
                      <c:pt idx="1987" formatCode="General">
                        <c:v>159.00700000000001</c:v>
                      </c:pt>
                      <c:pt idx="1988" formatCode="General">
                        <c:v>159.017</c:v>
                      </c:pt>
                      <c:pt idx="1989" formatCode="General">
                        <c:v>159.02699999999999</c:v>
                      </c:pt>
                      <c:pt idx="1990" formatCode="General">
                        <c:v>159.03700000000001</c:v>
                      </c:pt>
                      <c:pt idx="1991" formatCode="General">
                        <c:v>159.047</c:v>
                      </c:pt>
                      <c:pt idx="1992" formatCode="General">
                        <c:v>159.05699999999999</c:v>
                      </c:pt>
                      <c:pt idx="1993" formatCode="General">
                        <c:v>159.06700000000001</c:v>
                      </c:pt>
                      <c:pt idx="1994" formatCode="General">
                        <c:v>159.077</c:v>
                      </c:pt>
                      <c:pt idx="1995" formatCode="General">
                        <c:v>159.08699999999999</c:v>
                      </c:pt>
                      <c:pt idx="1996" formatCode="General">
                        <c:v>159.09700000000001</c:v>
                      </c:pt>
                      <c:pt idx="1997" formatCode="General">
                        <c:v>159.107</c:v>
                      </c:pt>
                      <c:pt idx="1998" formatCode="General">
                        <c:v>159.11699999999999</c:v>
                      </c:pt>
                      <c:pt idx="1999" formatCode="General">
                        <c:v>159.12700000000001</c:v>
                      </c:pt>
                      <c:pt idx="2000" formatCode="General">
                        <c:v>159.137</c:v>
                      </c:pt>
                      <c:pt idx="2001" formatCode="General">
                        <c:v>159.14699999999999</c:v>
                      </c:pt>
                      <c:pt idx="2002" formatCode="General">
                        <c:v>159.15700000000001</c:v>
                      </c:pt>
                      <c:pt idx="2003" formatCode="General">
                        <c:v>159.167</c:v>
                      </c:pt>
                      <c:pt idx="2004" formatCode="General">
                        <c:v>159.17699999999999</c:v>
                      </c:pt>
                      <c:pt idx="2005" formatCode="General">
                        <c:v>159.18700000000001</c:v>
                      </c:pt>
                      <c:pt idx="2006" formatCode="General">
                        <c:v>159.197</c:v>
                      </c:pt>
                      <c:pt idx="2007" formatCode="General">
                        <c:v>159.20699999999999</c:v>
                      </c:pt>
                      <c:pt idx="2008" formatCode="General">
                        <c:v>159.21700000000001</c:v>
                      </c:pt>
                      <c:pt idx="2009" formatCode="General">
                        <c:v>159.227</c:v>
                      </c:pt>
                      <c:pt idx="2010" formatCode="General">
                        <c:v>159.23699999999999</c:v>
                      </c:pt>
                      <c:pt idx="2011" formatCode="General">
                        <c:v>159.24700000000001</c:v>
                      </c:pt>
                      <c:pt idx="2012" formatCode="General">
                        <c:v>159.25700000000001</c:v>
                      </c:pt>
                      <c:pt idx="2013" formatCode="General">
                        <c:v>159.267</c:v>
                      </c:pt>
                      <c:pt idx="2014" formatCode="General">
                        <c:v>159.27699999999999</c:v>
                      </c:pt>
                      <c:pt idx="2015" formatCode="General">
                        <c:v>159.28700000000001</c:v>
                      </c:pt>
                      <c:pt idx="2016" formatCode="General">
                        <c:v>159.297</c:v>
                      </c:pt>
                      <c:pt idx="2017" formatCode="General">
                        <c:v>159.30699999999999</c:v>
                      </c:pt>
                      <c:pt idx="2018" formatCode="General">
                        <c:v>159.31700000000001</c:v>
                      </c:pt>
                      <c:pt idx="2019" formatCode="General">
                        <c:v>159.327</c:v>
                      </c:pt>
                      <c:pt idx="2020" formatCode="General">
                        <c:v>159.33699999999999</c:v>
                      </c:pt>
                      <c:pt idx="2021" formatCode="General">
                        <c:v>159.34700000000001</c:v>
                      </c:pt>
                      <c:pt idx="2022" formatCode="General">
                        <c:v>159.357</c:v>
                      </c:pt>
                      <c:pt idx="2023" formatCode="General">
                        <c:v>159.36699999999999</c:v>
                      </c:pt>
                      <c:pt idx="2024" formatCode="General">
                        <c:v>159.37700000000001</c:v>
                      </c:pt>
                      <c:pt idx="2025" formatCode="General">
                        <c:v>159.387</c:v>
                      </c:pt>
                      <c:pt idx="2026" formatCode="General">
                        <c:v>159.39699999999999</c:v>
                      </c:pt>
                      <c:pt idx="2027" formatCode="General">
                        <c:v>159.40700000000001</c:v>
                      </c:pt>
                      <c:pt idx="2028" formatCode="General">
                        <c:v>159.417</c:v>
                      </c:pt>
                      <c:pt idx="2029" formatCode="General">
                        <c:v>159.42699999999999</c:v>
                      </c:pt>
                      <c:pt idx="2030" formatCode="General">
                        <c:v>159.43700000000001</c:v>
                      </c:pt>
                      <c:pt idx="2031" formatCode="General">
                        <c:v>159.447</c:v>
                      </c:pt>
                      <c:pt idx="2032" formatCode="General">
                        <c:v>159.45699999999999</c:v>
                      </c:pt>
                      <c:pt idx="2033" formatCode="General">
                        <c:v>159.46700000000001</c:v>
                      </c:pt>
                      <c:pt idx="2034" formatCode="General">
                        <c:v>159.477</c:v>
                      </c:pt>
                      <c:pt idx="2035" formatCode="General">
                        <c:v>159.48699999999999</c:v>
                      </c:pt>
                      <c:pt idx="2036" formatCode="General">
                        <c:v>159.49700000000001</c:v>
                      </c:pt>
                      <c:pt idx="2037" formatCode="General">
                        <c:v>159.50700000000001</c:v>
                      </c:pt>
                      <c:pt idx="2038" formatCode="General">
                        <c:v>159.517</c:v>
                      </c:pt>
                      <c:pt idx="2039" formatCode="General">
                        <c:v>159.52699999999999</c:v>
                      </c:pt>
                      <c:pt idx="2040" formatCode="General">
                        <c:v>159.53700000000001</c:v>
                      </c:pt>
                      <c:pt idx="2041" formatCode="General">
                        <c:v>159.547</c:v>
                      </c:pt>
                      <c:pt idx="2042" formatCode="General">
                        <c:v>159.55699999999999</c:v>
                      </c:pt>
                      <c:pt idx="2043" formatCode="General">
                        <c:v>159.56700000000001</c:v>
                      </c:pt>
                      <c:pt idx="2044" formatCode="General">
                        <c:v>159.577</c:v>
                      </c:pt>
                      <c:pt idx="2045" formatCode="General">
                        <c:v>159.58699999999999</c:v>
                      </c:pt>
                      <c:pt idx="2046" formatCode="General">
                        <c:v>159.59700000000001</c:v>
                      </c:pt>
                      <c:pt idx="2047" formatCode="General">
                        <c:v>159.607</c:v>
                      </c:pt>
                      <c:pt idx="2048" formatCode="General">
                        <c:v>159.61699999999999</c:v>
                      </c:pt>
                      <c:pt idx="2049" formatCode="General">
                        <c:v>159.62700000000001</c:v>
                      </c:pt>
                      <c:pt idx="2050" formatCode="General">
                        <c:v>159.637</c:v>
                      </c:pt>
                      <c:pt idx="2051" formatCode="General">
                        <c:v>159.64699999999999</c:v>
                      </c:pt>
                      <c:pt idx="2052" formatCode="General">
                        <c:v>159.65700000000001</c:v>
                      </c:pt>
                      <c:pt idx="2053" formatCode="General">
                        <c:v>159.667</c:v>
                      </c:pt>
                      <c:pt idx="2054" formatCode="General">
                        <c:v>159.67699999999999</c:v>
                      </c:pt>
                      <c:pt idx="2055" formatCode="General">
                        <c:v>159.68700000000001</c:v>
                      </c:pt>
                      <c:pt idx="2056" formatCode="General">
                        <c:v>159.697</c:v>
                      </c:pt>
                      <c:pt idx="2057" formatCode="General">
                        <c:v>159.70699999999999</c:v>
                      </c:pt>
                      <c:pt idx="2058" formatCode="General">
                        <c:v>159.71700000000001</c:v>
                      </c:pt>
                      <c:pt idx="2059" formatCode="General">
                        <c:v>159.727</c:v>
                      </c:pt>
                      <c:pt idx="2060" formatCode="General">
                        <c:v>159.73699999999999</c:v>
                      </c:pt>
                      <c:pt idx="2061" formatCode="General">
                        <c:v>159.74700000000001</c:v>
                      </c:pt>
                      <c:pt idx="2062" formatCode="General">
                        <c:v>159.75700000000001</c:v>
                      </c:pt>
                      <c:pt idx="2063" formatCode="General">
                        <c:v>159.767</c:v>
                      </c:pt>
                      <c:pt idx="2064" formatCode="General">
                        <c:v>159.77699999999999</c:v>
                      </c:pt>
                      <c:pt idx="2065" formatCode="General">
                        <c:v>159.78700000000001</c:v>
                      </c:pt>
                      <c:pt idx="2066" formatCode="General">
                        <c:v>159.797</c:v>
                      </c:pt>
                      <c:pt idx="2067" formatCode="General">
                        <c:v>159.80699999999999</c:v>
                      </c:pt>
                      <c:pt idx="2068" formatCode="General">
                        <c:v>159.81700000000001</c:v>
                      </c:pt>
                      <c:pt idx="2069" formatCode="General">
                        <c:v>159.827</c:v>
                      </c:pt>
                      <c:pt idx="2070" formatCode="General">
                        <c:v>159.83699999999999</c:v>
                      </c:pt>
                      <c:pt idx="2071" formatCode="General">
                        <c:v>159.84700000000001</c:v>
                      </c:pt>
                      <c:pt idx="2072" formatCode="General">
                        <c:v>159.857</c:v>
                      </c:pt>
                      <c:pt idx="2073" formatCode="General">
                        <c:v>159.86699999999999</c:v>
                      </c:pt>
                      <c:pt idx="2074" formatCode="General">
                        <c:v>159.87700000000001</c:v>
                      </c:pt>
                      <c:pt idx="2075" formatCode="General">
                        <c:v>159.887</c:v>
                      </c:pt>
                      <c:pt idx="2076" formatCode="General">
                        <c:v>159.89699999999999</c:v>
                      </c:pt>
                      <c:pt idx="2077" formatCode="General">
                        <c:v>159.90700000000001</c:v>
                      </c:pt>
                      <c:pt idx="2078" formatCode="General">
                        <c:v>159.917</c:v>
                      </c:pt>
                      <c:pt idx="2079" formatCode="General">
                        <c:v>159.92699999999999</c:v>
                      </c:pt>
                      <c:pt idx="2080" formatCode="General">
                        <c:v>159.93700000000001</c:v>
                      </c:pt>
                      <c:pt idx="2081" formatCode="General">
                        <c:v>159.947</c:v>
                      </c:pt>
                      <c:pt idx="2082" formatCode="General">
                        <c:v>159.95699999999999</c:v>
                      </c:pt>
                      <c:pt idx="2083" formatCode="General">
                        <c:v>159.96700000000001</c:v>
                      </c:pt>
                      <c:pt idx="2084" formatCode="General">
                        <c:v>159.977</c:v>
                      </c:pt>
                      <c:pt idx="2085" formatCode="General">
                        <c:v>159.98699999999999</c:v>
                      </c:pt>
                      <c:pt idx="2086" formatCode="General">
                        <c:v>159.99700000000001</c:v>
                      </c:pt>
                      <c:pt idx="2087" formatCode="General">
                        <c:v>160.00700000000001</c:v>
                      </c:pt>
                      <c:pt idx="2088" formatCode="General">
                        <c:v>160.017</c:v>
                      </c:pt>
                      <c:pt idx="2089" formatCode="General">
                        <c:v>160.02699999999999</c:v>
                      </c:pt>
                      <c:pt idx="2090" formatCode="General">
                        <c:v>160.03700000000001</c:v>
                      </c:pt>
                      <c:pt idx="2091" formatCode="General">
                        <c:v>160.047</c:v>
                      </c:pt>
                      <c:pt idx="2092" formatCode="General">
                        <c:v>160.05699999999999</c:v>
                      </c:pt>
                      <c:pt idx="2093" formatCode="General">
                        <c:v>160.06700000000001</c:v>
                      </c:pt>
                      <c:pt idx="2094" formatCode="General">
                        <c:v>160.077</c:v>
                      </c:pt>
                      <c:pt idx="2095" formatCode="General">
                        <c:v>160.08699999999999</c:v>
                      </c:pt>
                      <c:pt idx="2096" formatCode="General">
                        <c:v>160.09700000000001</c:v>
                      </c:pt>
                      <c:pt idx="2097" formatCode="General">
                        <c:v>160.107</c:v>
                      </c:pt>
                      <c:pt idx="2098" formatCode="General">
                        <c:v>160.11699999999999</c:v>
                      </c:pt>
                      <c:pt idx="2099" formatCode="General">
                        <c:v>160.12700000000001</c:v>
                      </c:pt>
                      <c:pt idx="2100" formatCode="General">
                        <c:v>160.137</c:v>
                      </c:pt>
                      <c:pt idx="2101" formatCode="General">
                        <c:v>160.14699999999999</c:v>
                      </c:pt>
                      <c:pt idx="2102" formatCode="General">
                        <c:v>160.15700000000001</c:v>
                      </c:pt>
                      <c:pt idx="2103" formatCode="General">
                        <c:v>160.167</c:v>
                      </c:pt>
                      <c:pt idx="2104" formatCode="General">
                        <c:v>160.17699999999999</c:v>
                      </c:pt>
                      <c:pt idx="2105" formatCode="General">
                        <c:v>160.18700000000001</c:v>
                      </c:pt>
                      <c:pt idx="2106" formatCode="General">
                        <c:v>160.197</c:v>
                      </c:pt>
                      <c:pt idx="2107" formatCode="General">
                        <c:v>160.20699999999999</c:v>
                      </c:pt>
                      <c:pt idx="2108" formatCode="General">
                        <c:v>160.21700000000001</c:v>
                      </c:pt>
                      <c:pt idx="2109" formatCode="General">
                        <c:v>160.227</c:v>
                      </c:pt>
                      <c:pt idx="2110" formatCode="General">
                        <c:v>160.23699999999999</c:v>
                      </c:pt>
                      <c:pt idx="2111" formatCode="General">
                        <c:v>160.24700000000001</c:v>
                      </c:pt>
                      <c:pt idx="2112" formatCode="General">
                        <c:v>160.25700000000001</c:v>
                      </c:pt>
                      <c:pt idx="2113" formatCode="General">
                        <c:v>160.267</c:v>
                      </c:pt>
                      <c:pt idx="2114" formatCode="General">
                        <c:v>160.27699999999999</c:v>
                      </c:pt>
                      <c:pt idx="2115" formatCode="General">
                        <c:v>160.28700000000001</c:v>
                      </c:pt>
                      <c:pt idx="2116" formatCode="General">
                        <c:v>160.297</c:v>
                      </c:pt>
                      <c:pt idx="2117" formatCode="General">
                        <c:v>160.30699999999999</c:v>
                      </c:pt>
                      <c:pt idx="2118" formatCode="General">
                        <c:v>160.31700000000001</c:v>
                      </c:pt>
                      <c:pt idx="2119" formatCode="General">
                        <c:v>160.327</c:v>
                      </c:pt>
                      <c:pt idx="2120" formatCode="General">
                        <c:v>160.33699999999999</c:v>
                      </c:pt>
                      <c:pt idx="2121" formatCode="General">
                        <c:v>160.34700000000001</c:v>
                      </c:pt>
                      <c:pt idx="2122" formatCode="General">
                        <c:v>160.357</c:v>
                      </c:pt>
                      <c:pt idx="2123" formatCode="General">
                        <c:v>160.36699999999999</c:v>
                      </c:pt>
                      <c:pt idx="2124" formatCode="General">
                        <c:v>160.37700000000001</c:v>
                      </c:pt>
                      <c:pt idx="2125" formatCode="General">
                        <c:v>160.387</c:v>
                      </c:pt>
                      <c:pt idx="2126" formatCode="General">
                        <c:v>160.39699999999999</c:v>
                      </c:pt>
                      <c:pt idx="2127" formatCode="General">
                        <c:v>160.40700000000001</c:v>
                      </c:pt>
                      <c:pt idx="2128" formatCode="General">
                        <c:v>160.417</c:v>
                      </c:pt>
                      <c:pt idx="2129" formatCode="General">
                        <c:v>160.42699999999999</c:v>
                      </c:pt>
                      <c:pt idx="2130" formatCode="General">
                        <c:v>160.43700000000001</c:v>
                      </c:pt>
                      <c:pt idx="2131" formatCode="General">
                        <c:v>160.447</c:v>
                      </c:pt>
                      <c:pt idx="2132" formatCode="General">
                        <c:v>160.45699999999999</c:v>
                      </c:pt>
                      <c:pt idx="2133" formatCode="General">
                        <c:v>160.46700000000001</c:v>
                      </c:pt>
                      <c:pt idx="2134" formatCode="General">
                        <c:v>160.477</c:v>
                      </c:pt>
                      <c:pt idx="2135" formatCode="General">
                        <c:v>160.48699999999999</c:v>
                      </c:pt>
                      <c:pt idx="2136" formatCode="General">
                        <c:v>160.49700000000001</c:v>
                      </c:pt>
                      <c:pt idx="2137" formatCode="General">
                        <c:v>160.50700000000001</c:v>
                      </c:pt>
                      <c:pt idx="2138" formatCode="General">
                        <c:v>160.517</c:v>
                      </c:pt>
                      <c:pt idx="2139" formatCode="General">
                        <c:v>160.52699999999999</c:v>
                      </c:pt>
                      <c:pt idx="2140" formatCode="General">
                        <c:v>160.53700000000001</c:v>
                      </c:pt>
                      <c:pt idx="2141" formatCode="General">
                        <c:v>160.547</c:v>
                      </c:pt>
                      <c:pt idx="2142" formatCode="General">
                        <c:v>160.55699999999999</c:v>
                      </c:pt>
                      <c:pt idx="2143" formatCode="General">
                        <c:v>160.56700000000001</c:v>
                      </c:pt>
                      <c:pt idx="2144" formatCode="General">
                        <c:v>160.577</c:v>
                      </c:pt>
                      <c:pt idx="2145" formatCode="General">
                        <c:v>160.58699999999999</c:v>
                      </c:pt>
                      <c:pt idx="2146" formatCode="General">
                        <c:v>160.59700000000001</c:v>
                      </c:pt>
                      <c:pt idx="2147" formatCode="General">
                        <c:v>160.607</c:v>
                      </c:pt>
                      <c:pt idx="2148" formatCode="General">
                        <c:v>160.61699999999999</c:v>
                      </c:pt>
                      <c:pt idx="2149" formatCode="General">
                        <c:v>160.62700000000001</c:v>
                      </c:pt>
                      <c:pt idx="2150" formatCode="General">
                        <c:v>160.637</c:v>
                      </c:pt>
                      <c:pt idx="2151" formatCode="General">
                        <c:v>160.64699999999999</c:v>
                      </c:pt>
                      <c:pt idx="2152" formatCode="General">
                        <c:v>160.65700000000001</c:v>
                      </c:pt>
                      <c:pt idx="2153" formatCode="General">
                        <c:v>160.667</c:v>
                      </c:pt>
                      <c:pt idx="2154" formatCode="General">
                        <c:v>160.67699999999999</c:v>
                      </c:pt>
                      <c:pt idx="2155" formatCode="General">
                        <c:v>160.68700000000001</c:v>
                      </c:pt>
                      <c:pt idx="2156" formatCode="General">
                        <c:v>160.697</c:v>
                      </c:pt>
                      <c:pt idx="2157" formatCode="General">
                        <c:v>160.70699999999999</c:v>
                      </c:pt>
                      <c:pt idx="2158" formatCode="General">
                        <c:v>160.71700000000001</c:v>
                      </c:pt>
                      <c:pt idx="2159" formatCode="General">
                        <c:v>160.727</c:v>
                      </c:pt>
                      <c:pt idx="2160" formatCode="General">
                        <c:v>160.73699999999999</c:v>
                      </c:pt>
                      <c:pt idx="2161" formatCode="General">
                        <c:v>160.74700000000001</c:v>
                      </c:pt>
                      <c:pt idx="2162" formatCode="General">
                        <c:v>160.75700000000001</c:v>
                      </c:pt>
                      <c:pt idx="2163" formatCode="General">
                        <c:v>160.767</c:v>
                      </c:pt>
                      <c:pt idx="2164" formatCode="General">
                        <c:v>160.77699999999999</c:v>
                      </c:pt>
                      <c:pt idx="2165" formatCode="General">
                        <c:v>160.78700000000001</c:v>
                      </c:pt>
                      <c:pt idx="2166" formatCode="General">
                        <c:v>160.797</c:v>
                      </c:pt>
                      <c:pt idx="2167" formatCode="General">
                        <c:v>160.80699999999999</c:v>
                      </c:pt>
                      <c:pt idx="2168" formatCode="General">
                        <c:v>160.81700000000001</c:v>
                      </c:pt>
                      <c:pt idx="2169" formatCode="General">
                        <c:v>160.827</c:v>
                      </c:pt>
                      <c:pt idx="2170" formatCode="General">
                        <c:v>160.83699999999999</c:v>
                      </c:pt>
                      <c:pt idx="2171" formatCode="General">
                        <c:v>160.84700000000001</c:v>
                      </c:pt>
                      <c:pt idx="2172" formatCode="General">
                        <c:v>160.857</c:v>
                      </c:pt>
                      <c:pt idx="2173" formatCode="General">
                        <c:v>160.86699999999999</c:v>
                      </c:pt>
                      <c:pt idx="2174" formatCode="General">
                        <c:v>160.87700000000001</c:v>
                      </c:pt>
                      <c:pt idx="2175" formatCode="General">
                        <c:v>160.887</c:v>
                      </c:pt>
                      <c:pt idx="2176" formatCode="General">
                        <c:v>160.89699999999999</c:v>
                      </c:pt>
                      <c:pt idx="2177" formatCode="General">
                        <c:v>160.90700000000001</c:v>
                      </c:pt>
                      <c:pt idx="2178" formatCode="General">
                        <c:v>160.917</c:v>
                      </c:pt>
                      <c:pt idx="2179" formatCode="General">
                        <c:v>160.92699999999999</c:v>
                      </c:pt>
                      <c:pt idx="2180" formatCode="General">
                        <c:v>160.93700000000001</c:v>
                      </c:pt>
                      <c:pt idx="2181" formatCode="General">
                        <c:v>160.947</c:v>
                      </c:pt>
                      <c:pt idx="2182" formatCode="General">
                        <c:v>160.95699999999999</c:v>
                      </c:pt>
                      <c:pt idx="2183" formatCode="General">
                        <c:v>160.96700000000001</c:v>
                      </c:pt>
                      <c:pt idx="2184" formatCode="General">
                        <c:v>160.977</c:v>
                      </c:pt>
                      <c:pt idx="2185" formatCode="General">
                        <c:v>160.98699999999999</c:v>
                      </c:pt>
                      <c:pt idx="2186" formatCode="General">
                        <c:v>160.99700000000001</c:v>
                      </c:pt>
                      <c:pt idx="2187" formatCode="General">
                        <c:v>161.00700000000001</c:v>
                      </c:pt>
                      <c:pt idx="2188" formatCode="General">
                        <c:v>161.017</c:v>
                      </c:pt>
                      <c:pt idx="2189" formatCode="General">
                        <c:v>161.02699999999999</c:v>
                      </c:pt>
                      <c:pt idx="2190" formatCode="General">
                        <c:v>161.03700000000001</c:v>
                      </c:pt>
                      <c:pt idx="2191" formatCode="General">
                        <c:v>161.047</c:v>
                      </c:pt>
                      <c:pt idx="2192" formatCode="General">
                        <c:v>161.05699999999999</c:v>
                      </c:pt>
                      <c:pt idx="2193" formatCode="General">
                        <c:v>161.06700000000001</c:v>
                      </c:pt>
                      <c:pt idx="2194" formatCode="General">
                        <c:v>161.077</c:v>
                      </c:pt>
                      <c:pt idx="2195" formatCode="General">
                        <c:v>161.08699999999999</c:v>
                      </c:pt>
                      <c:pt idx="2196" formatCode="General">
                        <c:v>161.09700000000001</c:v>
                      </c:pt>
                      <c:pt idx="2197" formatCode="General">
                        <c:v>161.107</c:v>
                      </c:pt>
                      <c:pt idx="2198" formatCode="General">
                        <c:v>161.11699999999999</c:v>
                      </c:pt>
                      <c:pt idx="2199" formatCode="General">
                        <c:v>161.12700000000001</c:v>
                      </c:pt>
                      <c:pt idx="2200" formatCode="General">
                        <c:v>161.137</c:v>
                      </c:pt>
                      <c:pt idx="2201" formatCode="General">
                        <c:v>161.14699999999999</c:v>
                      </c:pt>
                      <c:pt idx="2202" formatCode="General">
                        <c:v>161.15700000000001</c:v>
                      </c:pt>
                      <c:pt idx="2203" formatCode="General">
                        <c:v>161.167</c:v>
                      </c:pt>
                      <c:pt idx="2204" formatCode="General">
                        <c:v>161.17699999999999</c:v>
                      </c:pt>
                      <c:pt idx="2205" formatCode="General">
                        <c:v>161.18700000000001</c:v>
                      </c:pt>
                      <c:pt idx="2206" formatCode="General">
                        <c:v>161.197</c:v>
                      </c:pt>
                      <c:pt idx="2207" formatCode="General">
                        <c:v>161.20699999999999</c:v>
                      </c:pt>
                      <c:pt idx="2208" formatCode="General">
                        <c:v>161.21700000000001</c:v>
                      </c:pt>
                      <c:pt idx="2209" formatCode="General">
                        <c:v>161.227</c:v>
                      </c:pt>
                      <c:pt idx="2210" formatCode="General">
                        <c:v>161.23699999999999</c:v>
                      </c:pt>
                      <c:pt idx="2211" formatCode="General">
                        <c:v>161.24700000000001</c:v>
                      </c:pt>
                      <c:pt idx="2212" formatCode="General">
                        <c:v>161.25700000000001</c:v>
                      </c:pt>
                      <c:pt idx="2213" formatCode="General">
                        <c:v>161.267</c:v>
                      </c:pt>
                      <c:pt idx="2214" formatCode="General">
                        <c:v>161.27699999999999</c:v>
                      </c:pt>
                      <c:pt idx="2215" formatCode="General">
                        <c:v>161.28700000000001</c:v>
                      </c:pt>
                      <c:pt idx="2216" formatCode="General">
                        <c:v>161.297</c:v>
                      </c:pt>
                      <c:pt idx="2217" formatCode="General">
                        <c:v>161.30699999999999</c:v>
                      </c:pt>
                      <c:pt idx="2218" formatCode="General">
                        <c:v>161.31700000000001</c:v>
                      </c:pt>
                      <c:pt idx="2219" formatCode="General">
                        <c:v>161.327</c:v>
                      </c:pt>
                      <c:pt idx="2220" formatCode="General">
                        <c:v>161.33699999999999</c:v>
                      </c:pt>
                      <c:pt idx="2221" formatCode="General">
                        <c:v>161.34700000000001</c:v>
                      </c:pt>
                      <c:pt idx="2222" formatCode="General">
                        <c:v>161.357</c:v>
                      </c:pt>
                      <c:pt idx="2223" formatCode="General">
                        <c:v>161.36699999999999</c:v>
                      </c:pt>
                      <c:pt idx="2224" formatCode="General">
                        <c:v>161.37700000000001</c:v>
                      </c:pt>
                      <c:pt idx="2225" formatCode="General">
                        <c:v>161.387</c:v>
                      </c:pt>
                      <c:pt idx="2226" formatCode="General">
                        <c:v>161.39699999999999</c:v>
                      </c:pt>
                      <c:pt idx="2227" formatCode="General">
                        <c:v>161.40700000000001</c:v>
                      </c:pt>
                      <c:pt idx="2228" formatCode="General">
                        <c:v>161.417</c:v>
                      </c:pt>
                      <c:pt idx="2229" formatCode="General">
                        <c:v>161.42699999999999</c:v>
                      </c:pt>
                      <c:pt idx="2230" formatCode="General">
                        <c:v>161.43700000000001</c:v>
                      </c:pt>
                      <c:pt idx="2231" formatCode="General">
                        <c:v>161.447</c:v>
                      </c:pt>
                      <c:pt idx="2232" formatCode="General">
                        <c:v>161.45699999999999</c:v>
                      </c:pt>
                      <c:pt idx="2233" formatCode="General">
                        <c:v>161.46700000000001</c:v>
                      </c:pt>
                      <c:pt idx="2234" formatCode="General">
                        <c:v>161.477</c:v>
                      </c:pt>
                      <c:pt idx="2235" formatCode="General">
                        <c:v>161.48699999999999</c:v>
                      </c:pt>
                      <c:pt idx="2236" formatCode="General">
                        <c:v>161.49700000000001</c:v>
                      </c:pt>
                      <c:pt idx="2237" formatCode="General">
                        <c:v>161.50700000000001</c:v>
                      </c:pt>
                      <c:pt idx="2238" formatCode="General">
                        <c:v>161.517</c:v>
                      </c:pt>
                      <c:pt idx="2239" formatCode="General">
                        <c:v>161.52699999999999</c:v>
                      </c:pt>
                      <c:pt idx="2240" formatCode="General">
                        <c:v>161.53700000000001</c:v>
                      </c:pt>
                      <c:pt idx="2241" formatCode="General">
                        <c:v>161.547</c:v>
                      </c:pt>
                      <c:pt idx="2242" formatCode="General">
                        <c:v>161.55699999999999</c:v>
                      </c:pt>
                      <c:pt idx="2243" formatCode="General">
                        <c:v>161.56700000000001</c:v>
                      </c:pt>
                      <c:pt idx="2244" formatCode="General">
                        <c:v>161.577</c:v>
                      </c:pt>
                      <c:pt idx="2245" formatCode="General">
                        <c:v>161.58699999999999</c:v>
                      </c:pt>
                      <c:pt idx="2246" formatCode="General">
                        <c:v>161.59700000000001</c:v>
                      </c:pt>
                      <c:pt idx="2247" formatCode="General">
                        <c:v>161.607</c:v>
                      </c:pt>
                      <c:pt idx="2248" formatCode="General">
                        <c:v>161.61699999999999</c:v>
                      </c:pt>
                      <c:pt idx="2249" formatCode="General">
                        <c:v>161.62700000000001</c:v>
                      </c:pt>
                      <c:pt idx="2250" formatCode="General">
                        <c:v>161.637</c:v>
                      </c:pt>
                      <c:pt idx="2251" formatCode="General">
                        <c:v>161.64699999999999</c:v>
                      </c:pt>
                      <c:pt idx="2252" formatCode="General">
                        <c:v>161.65700000000001</c:v>
                      </c:pt>
                      <c:pt idx="2253" formatCode="General">
                        <c:v>161.667</c:v>
                      </c:pt>
                      <c:pt idx="2254" formatCode="General">
                        <c:v>161.67699999999999</c:v>
                      </c:pt>
                      <c:pt idx="2255" formatCode="General">
                        <c:v>161.68700000000001</c:v>
                      </c:pt>
                      <c:pt idx="2256" formatCode="General">
                        <c:v>161.697</c:v>
                      </c:pt>
                      <c:pt idx="2257" formatCode="General">
                        <c:v>161.70699999999999</c:v>
                      </c:pt>
                      <c:pt idx="2258" formatCode="General">
                        <c:v>161.71700000000001</c:v>
                      </c:pt>
                      <c:pt idx="2259" formatCode="General">
                        <c:v>161.727</c:v>
                      </c:pt>
                      <c:pt idx="2260" formatCode="General">
                        <c:v>161.73699999999999</c:v>
                      </c:pt>
                      <c:pt idx="2261" formatCode="General">
                        <c:v>161.74700000000001</c:v>
                      </c:pt>
                      <c:pt idx="2262" formatCode="General">
                        <c:v>161.75700000000001</c:v>
                      </c:pt>
                      <c:pt idx="2263" formatCode="General">
                        <c:v>161.767</c:v>
                      </c:pt>
                      <c:pt idx="2264" formatCode="General">
                        <c:v>161.77699999999999</c:v>
                      </c:pt>
                      <c:pt idx="2265" formatCode="General">
                        <c:v>161.78700000000001</c:v>
                      </c:pt>
                      <c:pt idx="2266" formatCode="General">
                        <c:v>161.797</c:v>
                      </c:pt>
                      <c:pt idx="2267" formatCode="General">
                        <c:v>161.80699999999999</c:v>
                      </c:pt>
                      <c:pt idx="2268" formatCode="General">
                        <c:v>161.81700000000001</c:v>
                      </c:pt>
                      <c:pt idx="2269" formatCode="General">
                        <c:v>161.827</c:v>
                      </c:pt>
                      <c:pt idx="2270" formatCode="General">
                        <c:v>161.83699999999999</c:v>
                      </c:pt>
                      <c:pt idx="2271" formatCode="General">
                        <c:v>161.84700000000001</c:v>
                      </c:pt>
                      <c:pt idx="2272" formatCode="General">
                        <c:v>161.857</c:v>
                      </c:pt>
                      <c:pt idx="2273" formatCode="General">
                        <c:v>161.86699999999999</c:v>
                      </c:pt>
                      <c:pt idx="2274" formatCode="General">
                        <c:v>161.87700000000001</c:v>
                      </c:pt>
                      <c:pt idx="2275" formatCode="General">
                        <c:v>161.887</c:v>
                      </c:pt>
                      <c:pt idx="2276" formatCode="General">
                        <c:v>161.89699999999999</c:v>
                      </c:pt>
                      <c:pt idx="2277" formatCode="General">
                        <c:v>161.90700000000001</c:v>
                      </c:pt>
                      <c:pt idx="2278" formatCode="General">
                        <c:v>161.917</c:v>
                      </c:pt>
                      <c:pt idx="2279" formatCode="General">
                        <c:v>161.92699999999999</c:v>
                      </c:pt>
                      <c:pt idx="2280" formatCode="General">
                        <c:v>161.93700000000001</c:v>
                      </c:pt>
                      <c:pt idx="2281" formatCode="General">
                        <c:v>161.947</c:v>
                      </c:pt>
                      <c:pt idx="2282" formatCode="General">
                        <c:v>161.95699999999999</c:v>
                      </c:pt>
                      <c:pt idx="2283" formatCode="General">
                        <c:v>161.96700000000001</c:v>
                      </c:pt>
                      <c:pt idx="2284" formatCode="General">
                        <c:v>161.977</c:v>
                      </c:pt>
                      <c:pt idx="2285" formatCode="General">
                        <c:v>161.98699999999999</c:v>
                      </c:pt>
                      <c:pt idx="2286" formatCode="General">
                        <c:v>161.99700000000001</c:v>
                      </c:pt>
                      <c:pt idx="2287" formatCode="General">
                        <c:v>162.00700000000001</c:v>
                      </c:pt>
                      <c:pt idx="2288" formatCode="General">
                        <c:v>162.017</c:v>
                      </c:pt>
                      <c:pt idx="2289" formatCode="General">
                        <c:v>162.02699999999999</c:v>
                      </c:pt>
                      <c:pt idx="2290" formatCode="General">
                        <c:v>162.03700000000001</c:v>
                      </c:pt>
                      <c:pt idx="2291" formatCode="General">
                        <c:v>162.047</c:v>
                      </c:pt>
                      <c:pt idx="2292" formatCode="General">
                        <c:v>162.05699999999999</c:v>
                      </c:pt>
                      <c:pt idx="2293" formatCode="General">
                        <c:v>162.06700000000001</c:v>
                      </c:pt>
                      <c:pt idx="2294" formatCode="General">
                        <c:v>162.077</c:v>
                      </c:pt>
                      <c:pt idx="2295" formatCode="General">
                        <c:v>162.08699999999999</c:v>
                      </c:pt>
                      <c:pt idx="2296" formatCode="General">
                        <c:v>162.09700000000001</c:v>
                      </c:pt>
                      <c:pt idx="2297" formatCode="General">
                        <c:v>162.107</c:v>
                      </c:pt>
                      <c:pt idx="2298" formatCode="General">
                        <c:v>162.11699999999999</c:v>
                      </c:pt>
                      <c:pt idx="2299" formatCode="General">
                        <c:v>162.12700000000001</c:v>
                      </c:pt>
                      <c:pt idx="2300" formatCode="General">
                        <c:v>162.137</c:v>
                      </c:pt>
                      <c:pt idx="2301" formatCode="General">
                        <c:v>162.14699999999999</c:v>
                      </c:pt>
                      <c:pt idx="2302" formatCode="General">
                        <c:v>162.15700000000001</c:v>
                      </c:pt>
                      <c:pt idx="2303" formatCode="General">
                        <c:v>162.167</c:v>
                      </c:pt>
                      <c:pt idx="2304" formatCode="General">
                        <c:v>162.17699999999999</c:v>
                      </c:pt>
                      <c:pt idx="2305" formatCode="General">
                        <c:v>162.18700000000001</c:v>
                      </c:pt>
                      <c:pt idx="2306" formatCode="General">
                        <c:v>162.197</c:v>
                      </c:pt>
                      <c:pt idx="2307" formatCode="General">
                        <c:v>162.20699999999999</c:v>
                      </c:pt>
                      <c:pt idx="2308" formatCode="General">
                        <c:v>162.21700000000001</c:v>
                      </c:pt>
                      <c:pt idx="2309" formatCode="General">
                        <c:v>162.227</c:v>
                      </c:pt>
                      <c:pt idx="2310" formatCode="General">
                        <c:v>162.23699999999999</c:v>
                      </c:pt>
                      <c:pt idx="2311" formatCode="General">
                        <c:v>162.24700000000001</c:v>
                      </c:pt>
                      <c:pt idx="2312" formatCode="General">
                        <c:v>162.25700000000001</c:v>
                      </c:pt>
                      <c:pt idx="2313" formatCode="General">
                        <c:v>162.267</c:v>
                      </c:pt>
                      <c:pt idx="2314" formatCode="General">
                        <c:v>162.27699999999999</c:v>
                      </c:pt>
                      <c:pt idx="2315" formatCode="General">
                        <c:v>162.28700000000001</c:v>
                      </c:pt>
                      <c:pt idx="2316" formatCode="General">
                        <c:v>162.297</c:v>
                      </c:pt>
                      <c:pt idx="2317" formatCode="General">
                        <c:v>162.30699999999999</c:v>
                      </c:pt>
                      <c:pt idx="2318" formatCode="General">
                        <c:v>162.31700000000001</c:v>
                      </c:pt>
                      <c:pt idx="2319" formatCode="General">
                        <c:v>162.327</c:v>
                      </c:pt>
                      <c:pt idx="2320" formatCode="General">
                        <c:v>162.33699999999999</c:v>
                      </c:pt>
                      <c:pt idx="2321" formatCode="General">
                        <c:v>162.34700000000001</c:v>
                      </c:pt>
                      <c:pt idx="2322" formatCode="General">
                        <c:v>162.357</c:v>
                      </c:pt>
                      <c:pt idx="2323" formatCode="General">
                        <c:v>162.36699999999999</c:v>
                      </c:pt>
                      <c:pt idx="2324" formatCode="General">
                        <c:v>162.37700000000001</c:v>
                      </c:pt>
                      <c:pt idx="2325" formatCode="General">
                        <c:v>162.387</c:v>
                      </c:pt>
                      <c:pt idx="2326" formatCode="General">
                        <c:v>162.39699999999999</c:v>
                      </c:pt>
                      <c:pt idx="2327" formatCode="General">
                        <c:v>162.40700000000001</c:v>
                      </c:pt>
                      <c:pt idx="2328" formatCode="General">
                        <c:v>162.417</c:v>
                      </c:pt>
                      <c:pt idx="2329" formatCode="General">
                        <c:v>162.42699999999999</c:v>
                      </c:pt>
                      <c:pt idx="2330" formatCode="General">
                        <c:v>162.43700000000001</c:v>
                      </c:pt>
                      <c:pt idx="2331" formatCode="General">
                        <c:v>162.447</c:v>
                      </c:pt>
                      <c:pt idx="2332" formatCode="General">
                        <c:v>162.45699999999999</c:v>
                      </c:pt>
                      <c:pt idx="2333" formatCode="General">
                        <c:v>162.46700000000001</c:v>
                      </c:pt>
                      <c:pt idx="2334" formatCode="General">
                        <c:v>162.477</c:v>
                      </c:pt>
                      <c:pt idx="2335" formatCode="General">
                        <c:v>162.48699999999999</c:v>
                      </c:pt>
                      <c:pt idx="2336" formatCode="General">
                        <c:v>162.49700000000001</c:v>
                      </c:pt>
                      <c:pt idx="2337" formatCode="General">
                        <c:v>162.50700000000001</c:v>
                      </c:pt>
                      <c:pt idx="2338" formatCode="General">
                        <c:v>162.517</c:v>
                      </c:pt>
                      <c:pt idx="2339" formatCode="General">
                        <c:v>162.52699999999999</c:v>
                      </c:pt>
                      <c:pt idx="2340" formatCode="General">
                        <c:v>162.53700000000001</c:v>
                      </c:pt>
                      <c:pt idx="2341" formatCode="General">
                        <c:v>162.547</c:v>
                      </c:pt>
                      <c:pt idx="2342" formatCode="General">
                        <c:v>162.55699999999999</c:v>
                      </c:pt>
                      <c:pt idx="2343" formatCode="General">
                        <c:v>162.56700000000001</c:v>
                      </c:pt>
                      <c:pt idx="2344" formatCode="General">
                        <c:v>162.577</c:v>
                      </c:pt>
                      <c:pt idx="2345" formatCode="General">
                        <c:v>162.58699999999999</c:v>
                      </c:pt>
                      <c:pt idx="2346" formatCode="General">
                        <c:v>162.59700000000001</c:v>
                      </c:pt>
                      <c:pt idx="2347" formatCode="General">
                        <c:v>162.607</c:v>
                      </c:pt>
                      <c:pt idx="2348" formatCode="General">
                        <c:v>162.61699999999999</c:v>
                      </c:pt>
                      <c:pt idx="2349" formatCode="General">
                        <c:v>162.62700000000001</c:v>
                      </c:pt>
                      <c:pt idx="2350" formatCode="General">
                        <c:v>162.637</c:v>
                      </c:pt>
                      <c:pt idx="2351" formatCode="General">
                        <c:v>162.64699999999999</c:v>
                      </c:pt>
                      <c:pt idx="2352" formatCode="General">
                        <c:v>162.65700000000001</c:v>
                      </c:pt>
                      <c:pt idx="2353" formatCode="General">
                        <c:v>162.667</c:v>
                      </c:pt>
                      <c:pt idx="2354" formatCode="General">
                        <c:v>162.67699999999999</c:v>
                      </c:pt>
                      <c:pt idx="2355" formatCode="General">
                        <c:v>162.68700000000001</c:v>
                      </c:pt>
                      <c:pt idx="2356" formatCode="General">
                        <c:v>162.697</c:v>
                      </c:pt>
                      <c:pt idx="2357" formatCode="General">
                        <c:v>162.70699999999999</c:v>
                      </c:pt>
                      <c:pt idx="2358" formatCode="General">
                        <c:v>162.71700000000001</c:v>
                      </c:pt>
                      <c:pt idx="2359" formatCode="General">
                        <c:v>162.727</c:v>
                      </c:pt>
                      <c:pt idx="2360" formatCode="General">
                        <c:v>162.73699999999999</c:v>
                      </c:pt>
                      <c:pt idx="2361" formatCode="General">
                        <c:v>162.74700000000001</c:v>
                      </c:pt>
                      <c:pt idx="2362" formatCode="General">
                        <c:v>162.75700000000001</c:v>
                      </c:pt>
                      <c:pt idx="2363" formatCode="General">
                        <c:v>162.767</c:v>
                      </c:pt>
                      <c:pt idx="2364" formatCode="General">
                        <c:v>162.77699999999999</c:v>
                      </c:pt>
                      <c:pt idx="2365" formatCode="General">
                        <c:v>162.78700000000001</c:v>
                      </c:pt>
                      <c:pt idx="2366" formatCode="General">
                        <c:v>162.797</c:v>
                      </c:pt>
                      <c:pt idx="2367" formatCode="General">
                        <c:v>162.80699999999999</c:v>
                      </c:pt>
                      <c:pt idx="2368" formatCode="General">
                        <c:v>162.81700000000001</c:v>
                      </c:pt>
                      <c:pt idx="2369" formatCode="General">
                        <c:v>162.827</c:v>
                      </c:pt>
                      <c:pt idx="2370" formatCode="General">
                        <c:v>162.83699999999999</c:v>
                      </c:pt>
                      <c:pt idx="2371" formatCode="General">
                        <c:v>162.84700000000001</c:v>
                      </c:pt>
                      <c:pt idx="2372" formatCode="General">
                        <c:v>162.857</c:v>
                      </c:pt>
                      <c:pt idx="2373" formatCode="General">
                        <c:v>162.86699999999999</c:v>
                      </c:pt>
                      <c:pt idx="2374" formatCode="General">
                        <c:v>162.87700000000001</c:v>
                      </c:pt>
                      <c:pt idx="2375" formatCode="General">
                        <c:v>162.887</c:v>
                      </c:pt>
                      <c:pt idx="2376" formatCode="General">
                        <c:v>162.89699999999999</c:v>
                      </c:pt>
                      <c:pt idx="2377" formatCode="General">
                        <c:v>162.90700000000001</c:v>
                      </c:pt>
                      <c:pt idx="2378" formatCode="General">
                        <c:v>162.917</c:v>
                      </c:pt>
                      <c:pt idx="2379" formatCode="General">
                        <c:v>162.92699999999999</c:v>
                      </c:pt>
                      <c:pt idx="2380" formatCode="General">
                        <c:v>162.93700000000001</c:v>
                      </c:pt>
                      <c:pt idx="2381" formatCode="General">
                        <c:v>162.947</c:v>
                      </c:pt>
                      <c:pt idx="2382" formatCode="General">
                        <c:v>162.95699999999999</c:v>
                      </c:pt>
                      <c:pt idx="2383" formatCode="General">
                        <c:v>162.96700000000001</c:v>
                      </c:pt>
                      <c:pt idx="2384" formatCode="General">
                        <c:v>162.977</c:v>
                      </c:pt>
                      <c:pt idx="2385" formatCode="General">
                        <c:v>162.98699999999999</c:v>
                      </c:pt>
                      <c:pt idx="2386" formatCode="General">
                        <c:v>162.99700000000001</c:v>
                      </c:pt>
                      <c:pt idx="2387" formatCode="General">
                        <c:v>163.00700000000001</c:v>
                      </c:pt>
                      <c:pt idx="2388" formatCode="General">
                        <c:v>163.017</c:v>
                      </c:pt>
                      <c:pt idx="2389" formatCode="General">
                        <c:v>163.02699999999999</c:v>
                      </c:pt>
                      <c:pt idx="2390" formatCode="General">
                        <c:v>163.03700000000001</c:v>
                      </c:pt>
                      <c:pt idx="2391" formatCode="General">
                        <c:v>163.047</c:v>
                      </c:pt>
                      <c:pt idx="2392" formatCode="General">
                        <c:v>163.05699999999999</c:v>
                      </c:pt>
                      <c:pt idx="2393" formatCode="General">
                        <c:v>163.06700000000001</c:v>
                      </c:pt>
                      <c:pt idx="2394" formatCode="General">
                        <c:v>163.077</c:v>
                      </c:pt>
                      <c:pt idx="2395" formatCode="General">
                        <c:v>163.08699999999999</c:v>
                      </c:pt>
                      <c:pt idx="2396" formatCode="General">
                        <c:v>163.09700000000001</c:v>
                      </c:pt>
                      <c:pt idx="2397" formatCode="General">
                        <c:v>163.107</c:v>
                      </c:pt>
                      <c:pt idx="2398" formatCode="General">
                        <c:v>163.11699999999999</c:v>
                      </c:pt>
                      <c:pt idx="2399" formatCode="General">
                        <c:v>163.12700000000001</c:v>
                      </c:pt>
                      <c:pt idx="2400" formatCode="General">
                        <c:v>163.137</c:v>
                      </c:pt>
                      <c:pt idx="2401" formatCode="General">
                        <c:v>163.14699999999999</c:v>
                      </c:pt>
                      <c:pt idx="2402" formatCode="General">
                        <c:v>163.15700000000001</c:v>
                      </c:pt>
                      <c:pt idx="2403" formatCode="General">
                        <c:v>163.167</c:v>
                      </c:pt>
                      <c:pt idx="2404" formatCode="General">
                        <c:v>163.17699999999999</c:v>
                      </c:pt>
                      <c:pt idx="2405" formatCode="General">
                        <c:v>163.18700000000001</c:v>
                      </c:pt>
                      <c:pt idx="2406" formatCode="General">
                        <c:v>163.197</c:v>
                      </c:pt>
                      <c:pt idx="2407" formatCode="General">
                        <c:v>163.20699999999999</c:v>
                      </c:pt>
                      <c:pt idx="2408" formatCode="General">
                        <c:v>163.21700000000001</c:v>
                      </c:pt>
                      <c:pt idx="2409" formatCode="General">
                        <c:v>163.227</c:v>
                      </c:pt>
                      <c:pt idx="2410" formatCode="General">
                        <c:v>163.23699999999999</c:v>
                      </c:pt>
                      <c:pt idx="2411" formatCode="General">
                        <c:v>163.24700000000001</c:v>
                      </c:pt>
                      <c:pt idx="2412" formatCode="General">
                        <c:v>163.25700000000001</c:v>
                      </c:pt>
                      <c:pt idx="2413" formatCode="General">
                        <c:v>163.267</c:v>
                      </c:pt>
                      <c:pt idx="2414" formatCode="General">
                        <c:v>163.27699999999999</c:v>
                      </c:pt>
                      <c:pt idx="2415" formatCode="General">
                        <c:v>163.28700000000001</c:v>
                      </c:pt>
                      <c:pt idx="2416" formatCode="General">
                        <c:v>163.297</c:v>
                      </c:pt>
                      <c:pt idx="2417" formatCode="General">
                        <c:v>163.30699999999999</c:v>
                      </c:pt>
                      <c:pt idx="2418" formatCode="General">
                        <c:v>163.31700000000001</c:v>
                      </c:pt>
                      <c:pt idx="2419" formatCode="General">
                        <c:v>163.327</c:v>
                      </c:pt>
                      <c:pt idx="2420" formatCode="General">
                        <c:v>163.33699999999999</c:v>
                      </c:pt>
                      <c:pt idx="2421" formatCode="General">
                        <c:v>163.34700000000001</c:v>
                      </c:pt>
                      <c:pt idx="2422" formatCode="General">
                        <c:v>163.357</c:v>
                      </c:pt>
                      <c:pt idx="2423" formatCode="General">
                        <c:v>163.36699999999999</c:v>
                      </c:pt>
                      <c:pt idx="2424" formatCode="General">
                        <c:v>163.37700000000001</c:v>
                      </c:pt>
                      <c:pt idx="2425" formatCode="General">
                        <c:v>163.387</c:v>
                      </c:pt>
                      <c:pt idx="2426" formatCode="General">
                        <c:v>163.39699999999999</c:v>
                      </c:pt>
                      <c:pt idx="2427" formatCode="General">
                        <c:v>163.40700000000001</c:v>
                      </c:pt>
                      <c:pt idx="2428" formatCode="General">
                        <c:v>163.417</c:v>
                      </c:pt>
                      <c:pt idx="2429" formatCode="General">
                        <c:v>163.42699999999999</c:v>
                      </c:pt>
                      <c:pt idx="2430" formatCode="General">
                        <c:v>163.43700000000001</c:v>
                      </c:pt>
                      <c:pt idx="2431" formatCode="General">
                        <c:v>163.447</c:v>
                      </c:pt>
                      <c:pt idx="2432" formatCode="General">
                        <c:v>163.45699999999999</c:v>
                      </c:pt>
                      <c:pt idx="2433" formatCode="General">
                        <c:v>163.46700000000001</c:v>
                      </c:pt>
                      <c:pt idx="2434" formatCode="General">
                        <c:v>163.477</c:v>
                      </c:pt>
                      <c:pt idx="2435" formatCode="General">
                        <c:v>163.48699999999999</c:v>
                      </c:pt>
                      <c:pt idx="2436" formatCode="General">
                        <c:v>163.49700000000001</c:v>
                      </c:pt>
                      <c:pt idx="2437" formatCode="General">
                        <c:v>163.50700000000001</c:v>
                      </c:pt>
                      <c:pt idx="2438" formatCode="General">
                        <c:v>163.517</c:v>
                      </c:pt>
                      <c:pt idx="2439" formatCode="General">
                        <c:v>163.52699999999999</c:v>
                      </c:pt>
                      <c:pt idx="2440" formatCode="General">
                        <c:v>163.53700000000001</c:v>
                      </c:pt>
                      <c:pt idx="2441" formatCode="General">
                        <c:v>163.547</c:v>
                      </c:pt>
                      <c:pt idx="2442" formatCode="General">
                        <c:v>163.55699999999999</c:v>
                      </c:pt>
                      <c:pt idx="2443" formatCode="General">
                        <c:v>163.55699999999999</c:v>
                      </c:pt>
                      <c:pt idx="2444" formatCode="General">
                        <c:v>164.55699999999999</c:v>
                      </c:pt>
                      <c:pt idx="2445" formatCode="General">
                        <c:v>165.55699999999999</c:v>
                      </c:pt>
                      <c:pt idx="2446" formatCode="General">
                        <c:v>166.55699999999999</c:v>
                      </c:pt>
                      <c:pt idx="2447" formatCode="General">
                        <c:v>167.55699999999999</c:v>
                      </c:pt>
                      <c:pt idx="2448" formatCode="General">
                        <c:v>168.55699999999999</c:v>
                      </c:pt>
                      <c:pt idx="2449" formatCode="General">
                        <c:v>169.55699999999999</c:v>
                      </c:pt>
                      <c:pt idx="2450" formatCode="General">
                        <c:v>170.55699999999999</c:v>
                      </c:pt>
                      <c:pt idx="2451" formatCode="General">
                        <c:v>171.55699999999999</c:v>
                      </c:pt>
                      <c:pt idx="2452" formatCode="General">
                        <c:v>172.55699999999999</c:v>
                      </c:pt>
                      <c:pt idx="2453" formatCode="General">
                        <c:v>173.55699999999999</c:v>
                      </c:pt>
                      <c:pt idx="2454" formatCode="General">
                        <c:v>174.55699999999999</c:v>
                      </c:pt>
                      <c:pt idx="2455" formatCode="General">
                        <c:v>175.55699999999999</c:v>
                      </c:pt>
                      <c:pt idx="2456" formatCode="General">
                        <c:v>176.55699999999999</c:v>
                      </c:pt>
                      <c:pt idx="2457" formatCode="General">
                        <c:v>177.55699999999999</c:v>
                      </c:pt>
                      <c:pt idx="2458" formatCode="General">
                        <c:v>178.55699999999999</c:v>
                      </c:pt>
                      <c:pt idx="2459" formatCode="General">
                        <c:v>179.55699999999999</c:v>
                      </c:pt>
                      <c:pt idx="2460" formatCode="General">
                        <c:v>180.55699999999999</c:v>
                      </c:pt>
                      <c:pt idx="2461" formatCode="General">
                        <c:v>181.55699999999999</c:v>
                      </c:pt>
                      <c:pt idx="2462" formatCode="General">
                        <c:v>182.55699999999999</c:v>
                      </c:pt>
                      <c:pt idx="2463" formatCode="General">
                        <c:v>183.55699999999999</c:v>
                      </c:pt>
                      <c:pt idx="2464" formatCode="General">
                        <c:v>184.55699999999999</c:v>
                      </c:pt>
                      <c:pt idx="2465" formatCode="General">
                        <c:v>185.55699999999999</c:v>
                      </c:pt>
                      <c:pt idx="2466" formatCode="General">
                        <c:v>186.55699999999999</c:v>
                      </c:pt>
                      <c:pt idx="2467" formatCode="General">
                        <c:v>187.55699999999999</c:v>
                      </c:pt>
                      <c:pt idx="2468" formatCode="General">
                        <c:v>188.55699999999999</c:v>
                      </c:pt>
                      <c:pt idx="2469" formatCode="General">
                        <c:v>189.55699999999999</c:v>
                      </c:pt>
                      <c:pt idx="2470" formatCode="General">
                        <c:v>190.55699999999999</c:v>
                      </c:pt>
                      <c:pt idx="2471" formatCode="General">
                        <c:v>191.55699999999999</c:v>
                      </c:pt>
                      <c:pt idx="2472" formatCode="General">
                        <c:v>192.55699999999999</c:v>
                      </c:pt>
                      <c:pt idx="2473" formatCode="General">
                        <c:v>193.55699999999999</c:v>
                      </c:pt>
                      <c:pt idx="2474" formatCode="General">
                        <c:v>194.55699999999999</c:v>
                      </c:pt>
                      <c:pt idx="2475" formatCode="General">
                        <c:v>195.55699999999999</c:v>
                      </c:pt>
                      <c:pt idx="2476" formatCode="General">
                        <c:v>196.55699999999999</c:v>
                      </c:pt>
                      <c:pt idx="2477" formatCode="General">
                        <c:v>197.55699999999999</c:v>
                      </c:pt>
                      <c:pt idx="2478" formatCode="General">
                        <c:v>198.55699999999999</c:v>
                      </c:pt>
                      <c:pt idx="2479" formatCode="General">
                        <c:v>199.55699999999999</c:v>
                      </c:pt>
                      <c:pt idx="2480" formatCode="General">
                        <c:v>200.55699999999999</c:v>
                      </c:pt>
                      <c:pt idx="2481" formatCode="General">
                        <c:v>201.55699999999999</c:v>
                      </c:pt>
                      <c:pt idx="2482" formatCode="General">
                        <c:v>202.55699999999999</c:v>
                      </c:pt>
                      <c:pt idx="2483" formatCode="General">
                        <c:v>203.55699999999999</c:v>
                      </c:pt>
                      <c:pt idx="2484" formatCode="General">
                        <c:v>204.55699999999999</c:v>
                      </c:pt>
                      <c:pt idx="2485" formatCode="General">
                        <c:v>205.55699999999999</c:v>
                      </c:pt>
                      <c:pt idx="2486" formatCode="General">
                        <c:v>206.55699999999999</c:v>
                      </c:pt>
                      <c:pt idx="2487" formatCode="General">
                        <c:v>207.55699999999999</c:v>
                      </c:pt>
                      <c:pt idx="2488" formatCode="General">
                        <c:v>208.55699999999999</c:v>
                      </c:pt>
                      <c:pt idx="2489" formatCode="General">
                        <c:v>209.55699999999999</c:v>
                      </c:pt>
                      <c:pt idx="2490" formatCode="General">
                        <c:v>210.55699999999999</c:v>
                      </c:pt>
                      <c:pt idx="2491" formatCode="General">
                        <c:v>211.55699999999999</c:v>
                      </c:pt>
                      <c:pt idx="2492" formatCode="General">
                        <c:v>212.55699999999999</c:v>
                      </c:pt>
                      <c:pt idx="2493" formatCode="General">
                        <c:v>213.55699999999999</c:v>
                      </c:pt>
                      <c:pt idx="2494" formatCode="General">
                        <c:v>214.55699999999999</c:v>
                      </c:pt>
                      <c:pt idx="2495" formatCode="General">
                        <c:v>215.55699999999999</c:v>
                      </c:pt>
                      <c:pt idx="2496" formatCode="General">
                        <c:v>216.55699999999999</c:v>
                      </c:pt>
                      <c:pt idx="2497" formatCode="General">
                        <c:v>217.55699999999999</c:v>
                      </c:pt>
                      <c:pt idx="2498" formatCode="General">
                        <c:v>218.55699999999999</c:v>
                      </c:pt>
                      <c:pt idx="2499" formatCode="General">
                        <c:v>219.55699999999999</c:v>
                      </c:pt>
                      <c:pt idx="2500" formatCode="General">
                        <c:v>220.55699999999999</c:v>
                      </c:pt>
                      <c:pt idx="2501" formatCode="General">
                        <c:v>221.55699999999999</c:v>
                      </c:pt>
                      <c:pt idx="2502" formatCode="General">
                        <c:v>222.55699999999999</c:v>
                      </c:pt>
                      <c:pt idx="2503" formatCode="General">
                        <c:v>223.55699999999999</c:v>
                      </c:pt>
                      <c:pt idx="2504" formatCode="General">
                        <c:v>224.55699999999999</c:v>
                      </c:pt>
                      <c:pt idx="2505" formatCode="General">
                        <c:v>225.55699999999999</c:v>
                      </c:pt>
                      <c:pt idx="2506" formatCode="General">
                        <c:v>226.55699999999999</c:v>
                      </c:pt>
                      <c:pt idx="2507" formatCode="General">
                        <c:v>227.55699999999999</c:v>
                      </c:pt>
                      <c:pt idx="2508" formatCode="General">
                        <c:v>228.55699999999999</c:v>
                      </c:pt>
                      <c:pt idx="2509" formatCode="General">
                        <c:v>229.55699999999999</c:v>
                      </c:pt>
                      <c:pt idx="2510" formatCode="General">
                        <c:v>230.55699999999999</c:v>
                      </c:pt>
                      <c:pt idx="2511" formatCode="General">
                        <c:v>231.55699999999999</c:v>
                      </c:pt>
                      <c:pt idx="2512" formatCode="General">
                        <c:v>232.55699999999999</c:v>
                      </c:pt>
                      <c:pt idx="2513" formatCode="General">
                        <c:v>233.55699999999999</c:v>
                      </c:pt>
                      <c:pt idx="2514" formatCode="General">
                        <c:v>233.821</c:v>
                      </c:pt>
                      <c:pt idx="2515" formatCode="General">
                        <c:v>233.821</c:v>
                      </c:pt>
                      <c:pt idx="2516" formatCode="General">
                        <c:v>233.83099999999999</c:v>
                      </c:pt>
                      <c:pt idx="2517" formatCode="General">
                        <c:v>233.84100000000001</c:v>
                      </c:pt>
                      <c:pt idx="2518" formatCode="General">
                        <c:v>233.851</c:v>
                      </c:pt>
                      <c:pt idx="2519" formatCode="General">
                        <c:v>233.86099999999999</c:v>
                      </c:pt>
                      <c:pt idx="2520" formatCode="General">
                        <c:v>233.87100000000001</c:v>
                      </c:pt>
                      <c:pt idx="2521" formatCode="General">
                        <c:v>233.881</c:v>
                      </c:pt>
                      <c:pt idx="2522" formatCode="General">
                        <c:v>233.89099999999999</c:v>
                      </c:pt>
                      <c:pt idx="2523" formatCode="General">
                        <c:v>233.90100000000001</c:v>
                      </c:pt>
                      <c:pt idx="2524" formatCode="General">
                        <c:v>233.911</c:v>
                      </c:pt>
                      <c:pt idx="2525" formatCode="General">
                        <c:v>233.92099999999999</c:v>
                      </c:pt>
                      <c:pt idx="2526" formatCode="General">
                        <c:v>233.93100000000001</c:v>
                      </c:pt>
                      <c:pt idx="2527" formatCode="General">
                        <c:v>233.941</c:v>
                      </c:pt>
                      <c:pt idx="2528" formatCode="General">
                        <c:v>233.95099999999999</c:v>
                      </c:pt>
                      <c:pt idx="2529" formatCode="General">
                        <c:v>233.96100000000001</c:v>
                      </c:pt>
                      <c:pt idx="2530" formatCode="General">
                        <c:v>233.971</c:v>
                      </c:pt>
                      <c:pt idx="2531" formatCode="General">
                        <c:v>233.98099999999999</c:v>
                      </c:pt>
                      <c:pt idx="2532" formatCode="General">
                        <c:v>233.99100000000001</c:v>
                      </c:pt>
                      <c:pt idx="2533" formatCode="General">
                        <c:v>234.001</c:v>
                      </c:pt>
                      <c:pt idx="2534" formatCode="General">
                        <c:v>234.011</c:v>
                      </c:pt>
                      <c:pt idx="2535" formatCode="General">
                        <c:v>234.02099999999999</c:v>
                      </c:pt>
                      <c:pt idx="2536" formatCode="General">
                        <c:v>234.03100000000001</c:v>
                      </c:pt>
                      <c:pt idx="2537" formatCode="General">
                        <c:v>234.041</c:v>
                      </c:pt>
                      <c:pt idx="2538" formatCode="General">
                        <c:v>234.05099999999999</c:v>
                      </c:pt>
                      <c:pt idx="2539" formatCode="General">
                        <c:v>234.06100000000001</c:v>
                      </c:pt>
                      <c:pt idx="2540" formatCode="General">
                        <c:v>234.071</c:v>
                      </c:pt>
                      <c:pt idx="2541" formatCode="General">
                        <c:v>234.08099999999999</c:v>
                      </c:pt>
                      <c:pt idx="2542" formatCode="General">
                        <c:v>234.09100000000001</c:v>
                      </c:pt>
                      <c:pt idx="2543" formatCode="General">
                        <c:v>234.101</c:v>
                      </c:pt>
                      <c:pt idx="2544" formatCode="General">
                        <c:v>234.11099999999999</c:v>
                      </c:pt>
                      <c:pt idx="2545" formatCode="General">
                        <c:v>234.12100000000001</c:v>
                      </c:pt>
                      <c:pt idx="2546" formatCode="General">
                        <c:v>234.131</c:v>
                      </c:pt>
                      <c:pt idx="2547" formatCode="General">
                        <c:v>234.14099999999999</c:v>
                      </c:pt>
                      <c:pt idx="2548" formatCode="General">
                        <c:v>234.15100000000001</c:v>
                      </c:pt>
                      <c:pt idx="2549" formatCode="General">
                        <c:v>234.161</c:v>
                      </c:pt>
                      <c:pt idx="2550" formatCode="General">
                        <c:v>234.17099999999999</c:v>
                      </c:pt>
                      <c:pt idx="2551" formatCode="General">
                        <c:v>234.18100000000001</c:v>
                      </c:pt>
                      <c:pt idx="2552" formatCode="General">
                        <c:v>234.191</c:v>
                      </c:pt>
                      <c:pt idx="2553" formatCode="General">
                        <c:v>234.20099999999999</c:v>
                      </c:pt>
                      <c:pt idx="2554" formatCode="General">
                        <c:v>234.21100000000001</c:v>
                      </c:pt>
                      <c:pt idx="2555" formatCode="General">
                        <c:v>234.221</c:v>
                      </c:pt>
                      <c:pt idx="2556" formatCode="General">
                        <c:v>234.23099999999999</c:v>
                      </c:pt>
                      <c:pt idx="2557" formatCode="General">
                        <c:v>234.24100000000001</c:v>
                      </c:pt>
                      <c:pt idx="2558" formatCode="General">
                        <c:v>234.251</c:v>
                      </c:pt>
                      <c:pt idx="2559" formatCode="General">
                        <c:v>234.261</c:v>
                      </c:pt>
                      <c:pt idx="2560" formatCode="General">
                        <c:v>234.27099999999999</c:v>
                      </c:pt>
                      <c:pt idx="2561" formatCode="General">
                        <c:v>234.28100000000001</c:v>
                      </c:pt>
                      <c:pt idx="2562" formatCode="General">
                        <c:v>234.291</c:v>
                      </c:pt>
                      <c:pt idx="2563" formatCode="General">
                        <c:v>234.30099999999999</c:v>
                      </c:pt>
                      <c:pt idx="2564" formatCode="General">
                        <c:v>234.31100000000001</c:v>
                      </c:pt>
                      <c:pt idx="2565" formatCode="General">
                        <c:v>234.321</c:v>
                      </c:pt>
                      <c:pt idx="2566" formatCode="General">
                        <c:v>234.33099999999999</c:v>
                      </c:pt>
                      <c:pt idx="2567" formatCode="General">
                        <c:v>234.34100000000001</c:v>
                      </c:pt>
                      <c:pt idx="2568" formatCode="General">
                        <c:v>234.351</c:v>
                      </c:pt>
                      <c:pt idx="2569" formatCode="General">
                        <c:v>234.36099999999999</c:v>
                      </c:pt>
                      <c:pt idx="2570" formatCode="General">
                        <c:v>234.37100000000001</c:v>
                      </c:pt>
                      <c:pt idx="2571" formatCode="General">
                        <c:v>234.381</c:v>
                      </c:pt>
                      <c:pt idx="2572" formatCode="General">
                        <c:v>234.39099999999999</c:v>
                      </c:pt>
                      <c:pt idx="2573" formatCode="General">
                        <c:v>234.40100000000001</c:v>
                      </c:pt>
                      <c:pt idx="2574" formatCode="General">
                        <c:v>234.411</c:v>
                      </c:pt>
                      <c:pt idx="2575" formatCode="General">
                        <c:v>234.42099999999999</c:v>
                      </c:pt>
                      <c:pt idx="2576" formatCode="General">
                        <c:v>234.43100000000001</c:v>
                      </c:pt>
                      <c:pt idx="2577" formatCode="General">
                        <c:v>234.441</c:v>
                      </c:pt>
                      <c:pt idx="2578" formatCode="General">
                        <c:v>234.45099999999999</c:v>
                      </c:pt>
                      <c:pt idx="2579" formatCode="General">
                        <c:v>234.46100000000001</c:v>
                      </c:pt>
                      <c:pt idx="2580" formatCode="General">
                        <c:v>234.471</c:v>
                      </c:pt>
                      <c:pt idx="2581" formatCode="General">
                        <c:v>234.48099999999999</c:v>
                      </c:pt>
                      <c:pt idx="2582" formatCode="General">
                        <c:v>234.49100000000001</c:v>
                      </c:pt>
                      <c:pt idx="2583" formatCode="General">
                        <c:v>234.501</c:v>
                      </c:pt>
                      <c:pt idx="2584" formatCode="General">
                        <c:v>234.511</c:v>
                      </c:pt>
                      <c:pt idx="2585" formatCode="General">
                        <c:v>234.52099999999999</c:v>
                      </c:pt>
                      <c:pt idx="2586" formatCode="General">
                        <c:v>234.53100000000001</c:v>
                      </c:pt>
                      <c:pt idx="2587" formatCode="General">
                        <c:v>234.541</c:v>
                      </c:pt>
                      <c:pt idx="2588" formatCode="General">
                        <c:v>234.55099999999999</c:v>
                      </c:pt>
                      <c:pt idx="2589" formatCode="General">
                        <c:v>234.56100000000001</c:v>
                      </c:pt>
                      <c:pt idx="2590" formatCode="General">
                        <c:v>234.571</c:v>
                      </c:pt>
                      <c:pt idx="2591" formatCode="General">
                        <c:v>234.58099999999999</c:v>
                      </c:pt>
                      <c:pt idx="2592" formatCode="General">
                        <c:v>234.59100000000001</c:v>
                      </c:pt>
                      <c:pt idx="2593" formatCode="General">
                        <c:v>234.601</c:v>
                      </c:pt>
                      <c:pt idx="2594" formatCode="General">
                        <c:v>234.61099999999999</c:v>
                      </c:pt>
                      <c:pt idx="2595" formatCode="General">
                        <c:v>234.62100000000001</c:v>
                      </c:pt>
                      <c:pt idx="2596" formatCode="General">
                        <c:v>234.631</c:v>
                      </c:pt>
                      <c:pt idx="2597" formatCode="General">
                        <c:v>234.64099999999999</c:v>
                      </c:pt>
                      <c:pt idx="2598" formatCode="General">
                        <c:v>234.65100000000001</c:v>
                      </c:pt>
                      <c:pt idx="2599" formatCode="General">
                        <c:v>234.661</c:v>
                      </c:pt>
                      <c:pt idx="2600" formatCode="General">
                        <c:v>234.67099999999999</c:v>
                      </c:pt>
                      <c:pt idx="2601" formatCode="General">
                        <c:v>234.68100000000001</c:v>
                      </c:pt>
                      <c:pt idx="2602" formatCode="General">
                        <c:v>234.691</c:v>
                      </c:pt>
                      <c:pt idx="2603" formatCode="General">
                        <c:v>234.70099999999999</c:v>
                      </c:pt>
                      <c:pt idx="2604" formatCode="General">
                        <c:v>234.71100000000001</c:v>
                      </c:pt>
                      <c:pt idx="2605" formatCode="General">
                        <c:v>234.721</c:v>
                      </c:pt>
                      <c:pt idx="2606" formatCode="General">
                        <c:v>234.73099999999999</c:v>
                      </c:pt>
                      <c:pt idx="2607" formatCode="General">
                        <c:v>234.74100000000001</c:v>
                      </c:pt>
                      <c:pt idx="2608" formatCode="General">
                        <c:v>234.751</c:v>
                      </c:pt>
                      <c:pt idx="2609" formatCode="General">
                        <c:v>234.761</c:v>
                      </c:pt>
                      <c:pt idx="2610" formatCode="General">
                        <c:v>234.77099999999999</c:v>
                      </c:pt>
                      <c:pt idx="2611" formatCode="General">
                        <c:v>234.78100000000001</c:v>
                      </c:pt>
                      <c:pt idx="2612" formatCode="General">
                        <c:v>234.791</c:v>
                      </c:pt>
                      <c:pt idx="2613" formatCode="General">
                        <c:v>234.80099999999999</c:v>
                      </c:pt>
                      <c:pt idx="2614" formatCode="General">
                        <c:v>234.81100000000001</c:v>
                      </c:pt>
                      <c:pt idx="2615" formatCode="General">
                        <c:v>234.821</c:v>
                      </c:pt>
                      <c:pt idx="2616" formatCode="General">
                        <c:v>234.83099999999999</c:v>
                      </c:pt>
                      <c:pt idx="2617" formatCode="General">
                        <c:v>234.84100000000001</c:v>
                      </c:pt>
                      <c:pt idx="2618" formatCode="General">
                        <c:v>234.851</c:v>
                      </c:pt>
                      <c:pt idx="2619" formatCode="General">
                        <c:v>234.86099999999999</c:v>
                      </c:pt>
                      <c:pt idx="2620" formatCode="General">
                        <c:v>234.87100000000001</c:v>
                      </c:pt>
                      <c:pt idx="2621" formatCode="General">
                        <c:v>234.881</c:v>
                      </c:pt>
                      <c:pt idx="2622" formatCode="General">
                        <c:v>234.89099999999999</c:v>
                      </c:pt>
                      <c:pt idx="2623" formatCode="General">
                        <c:v>234.90100000000001</c:v>
                      </c:pt>
                      <c:pt idx="2624" formatCode="General">
                        <c:v>234.911</c:v>
                      </c:pt>
                      <c:pt idx="2625" formatCode="General">
                        <c:v>234.92099999999999</c:v>
                      </c:pt>
                      <c:pt idx="2626" formatCode="General">
                        <c:v>234.93100000000001</c:v>
                      </c:pt>
                      <c:pt idx="2627" formatCode="General">
                        <c:v>234.941</c:v>
                      </c:pt>
                      <c:pt idx="2628" formatCode="General">
                        <c:v>234.95099999999999</c:v>
                      </c:pt>
                      <c:pt idx="2629" formatCode="General">
                        <c:v>234.96100000000001</c:v>
                      </c:pt>
                      <c:pt idx="2630" formatCode="General">
                        <c:v>234.971</c:v>
                      </c:pt>
                      <c:pt idx="2631" formatCode="General">
                        <c:v>234.98099999999999</c:v>
                      </c:pt>
                      <c:pt idx="2632" formatCode="General">
                        <c:v>234.99100000000001</c:v>
                      </c:pt>
                      <c:pt idx="2633" formatCode="General">
                        <c:v>235.001</c:v>
                      </c:pt>
                      <c:pt idx="2634" formatCode="General">
                        <c:v>235.011</c:v>
                      </c:pt>
                      <c:pt idx="2635" formatCode="General">
                        <c:v>235.02099999999999</c:v>
                      </c:pt>
                      <c:pt idx="2636" formatCode="General">
                        <c:v>235.03100000000001</c:v>
                      </c:pt>
                      <c:pt idx="2637" formatCode="General">
                        <c:v>235.041</c:v>
                      </c:pt>
                      <c:pt idx="2638" formatCode="General">
                        <c:v>235.05099999999999</c:v>
                      </c:pt>
                      <c:pt idx="2639" formatCode="General">
                        <c:v>235.06100000000001</c:v>
                      </c:pt>
                      <c:pt idx="2640" formatCode="General">
                        <c:v>235.071</c:v>
                      </c:pt>
                      <c:pt idx="2641" formatCode="General">
                        <c:v>235.08099999999999</c:v>
                      </c:pt>
                      <c:pt idx="2642" formatCode="General">
                        <c:v>235.09100000000001</c:v>
                      </c:pt>
                      <c:pt idx="2643" formatCode="General">
                        <c:v>235.101</c:v>
                      </c:pt>
                      <c:pt idx="2644" formatCode="General">
                        <c:v>235.11099999999999</c:v>
                      </c:pt>
                      <c:pt idx="2645" formatCode="General">
                        <c:v>235.12100000000001</c:v>
                      </c:pt>
                      <c:pt idx="2646" formatCode="General">
                        <c:v>235.131</c:v>
                      </c:pt>
                      <c:pt idx="2647" formatCode="General">
                        <c:v>235.14099999999999</c:v>
                      </c:pt>
                      <c:pt idx="2648" formatCode="General">
                        <c:v>235.15100000000001</c:v>
                      </c:pt>
                      <c:pt idx="2649" formatCode="General">
                        <c:v>235.161</c:v>
                      </c:pt>
                      <c:pt idx="2650" formatCode="General">
                        <c:v>235.17099999999999</c:v>
                      </c:pt>
                      <c:pt idx="2651" formatCode="General">
                        <c:v>235.18100000000001</c:v>
                      </c:pt>
                      <c:pt idx="2652" formatCode="General">
                        <c:v>235.191</c:v>
                      </c:pt>
                      <c:pt idx="2653" formatCode="General">
                        <c:v>235.20099999999999</c:v>
                      </c:pt>
                      <c:pt idx="2654" formatCode="General">
                        <c:v>235.21100000000001</c:v>
                      </c:pt>
                      <c:pt idx="2655" formatCode="General">
                        <c:v>235.221</c:v>
                      </c:pt>
                      <c:pt idx="2656" formatCode="General">
                        <c:v>235.23099999999999</c:v>
                      </c:pt>
                      <c:pt idx="2657" formatCode="General">
                        <c:v>235.24100000000001</c:v>
                      </c:pt>
                      <c:pt idx="2658" formatCode="General">
                        <c:v>235.251</c:v>
                      </c:pt>
                      <c:pt idx="2659" formatCode="General">
                        <c:v>235.261</c:v>
                      </c:pt>
                      <c:pt idx="2660" formatCode="General">
                        <c:v>235.27099999999999</c:v>
                      </c:pt>
                      <c:pt idx="2661" formatCode="General">
                        <c:v>235.28100000000001</c:v>
                      </c:pt>
                      <c:pt idx="2662" formatCode="General">
                        <c:v>235.291</c:v>
                      </c:pt>
                      <c:pt idx="2663" formatCode="General">
                        <c:v>235.30099999999999</c:v>
                      </c:pt>
                      <c:pt idx="2664" formatCode="General">
                        <c:v>235.31100000000001</c:v>
                      </c:pt>
                      <c:pt idx="2665" formatCode="General">
                        <c:v>235.321</c:v>
                      </c:pt>
                      <c:pt idx="2666" formatCode="General">
                        <c:v>235.33099999999999</c:v>
                      </c:pt>
                      <c:pt idx="2667" formatCode="General">
                        <c:v>235.34100000000001</c:v>
                      </c:pt>
                      <c:pt idx="2668" formatCode="General">
                        <c:v>235.351</c:v>
                      </c:pt>
                      <c:pt idx="2669" formatCode="General">
                        <c:v>235.36099999999999</c:v>
                      </c:pt>
                      <c:pt idx="2670" formatCode="General">
                        <c:v>235.37100000000001</c:v>
                      </c:pt>
                      <c:pt idx="2671" formatCode="General">
                        <c:v>235.381</c:v>
                      </c:pt>
                      <c:pt idx="2672" formatCode="General">
                        <c:v>235.39099999999999</c:v>
                      </c:pt>
                      <c:pt idx="2673" formatCode="General">
                        <c:v>235.40100000000001</c:v>
                      </c:pt>
                      <c:pt idx="2674" formatCode="General">
                        <c:v>235.411</c:v>
                      </c:pt>
                      <c:pt idx="2675" formatCode="General">
                        <c:v>235.42099999999999</c:v>
                      </c:pt>
                      <c:pt idx="2676" formatCode="General">
                        <c:v>235.43100000000001</c:v>
                      </c:pt>
                      <c:pt idx="2677" formatCode="General">
                        <c:v>235.441</c:v>
                      </c:pt>
                      <c:pt idx="2678" formatCode="General">
                        <c:v>235.45099999999999</c:v>
                      </c:pt>
                      <c:pt idx="2679" formatCode="General">
                        <c:v>235.46100000000001</c:v>
                      </c:pt>
                      <c:pt idx="2680" formatCode="General">
                        <c:v>235.471</c:v>
                      </c:pt>
                      <c:pt idx="2681" formatCode="General">
                        <c:v>235.48099999999999</c:v>
                      </c:pt>
                      <c:pt idx="2682" formatCode="General">
                        <c:v>235.49100000000001</c:v>
                      </c:pt>
                      <c:pt idx="2683" formatCode="General">
                        <c:v>235.501</c:v>
                      </c:pt>
                      <c:pt idx="2684" formatCode="General">
                        <c:v>235.511</c:v>
                      </c:pt>
                      <c:pt idx="2685" formatCode="General">
                        <c:v>235.52099999999999</c:v>
                      </c:pt>
                      <c:pt idx="2686" formatCode="General">
                        <c:v>235.53100000000001</c:v>
                      </c:pt>
                      <c:pt idx="2687" formatCode="General">
                        <c:v>235.541</c:v>
                      </c:pt>
                      <c:pt idx="2688" formatCode="General">
                        <c:v>235.55099999999999</c:v>
                      </c:pt>
                      <c:pt idx="2689" formatCode="General">
                        <c:v>235.56100000000001</c:v>
                      </c:pt>
                      <c:pt idx="2690" formatCode="General">
                        <c:v>235.571</c:v>
                      </c:pt>
                      <c:pt idx="2691" formatCode="General">
                        <c:v>235.58099999999999</c:v>
                      </c:pt>
                      <c:pt idx="2692" formatCode="General">
                        <c:v>235.59100000000001</c:v>
                      </c:pt>
                      <c:pt idx="2693" formatCode="General">
                        <c:v>235.601</c:v>
                      </c:pt>
                      <c:pt idx="2694" formatCode="General">
                        <c:v>235.61099999999999</c:v>
                      </c:pt>
                      <c:pt idx="2695" formatCode="General">
                        <c:v>235.62100000000001</c:v>
                      </c:pt>
                      <c:pt idx="2696" formatCode="General">
                        <c:v>235.631</c:v>
                      </c:pt>
                      <c:pt idx="2697" formatCode="General">
                        <c:v>235.64099999999999</c:v>
                      </c:pt>
                      <c:pt idx="2698" formatCode="General">
                        <c:v>235.65100000000001</c:v>
                      </c:pt>
                      <c:pt idx="2699" formatCode="General">
                        <c:v>235.661</c:v>
                      </c:pt>
                      <c:pt idx="2700" formatCode="General">
                        <c:v>235.67099999999999</c:v>
                      </c:pt>
                      <c:pt idx="2701" formatCode="General">
                        <c:v>235.68100000000001</c:v>
                      </c:pt>
                      <c:pt idx="2702" formatCode="General">
                        <c:v>235.691</c:v>
                      </c:pt>
                      <c:pt idx="2703" formatCode="General">
                        <c:v>235.70099999999999</c:v>
                      </c:pt>
                      <c:pt idx="2704" formatCode="General">
                        <c:v>235.71100000000001</c:v>
                      </c:pt>
                      <c:pt idx="2705" formatCode="General">
                        <c:v>235.721</c:v>
                      </c:pt>
                      <c:pt idx="2706" formatCode="General">
                        <c:v>235.73099999999999</c:v>
                      </c:pt>
                      <c:pt idx="2707" formatCode="General">
                        <c:v>235.74100000000001</c:v>
                      </c:pt>
                      <c:pt idx="2708" formatCode="General">
                        <c:v>235.751</c:v>
                      </c:pt>
                      <c:pt idx="2709" formatCode="General">
                        <c:v>235.761</c:v>
                      </c:pt>
                      <c:pt idx="2710" formatCode="General">
                        <c:v>235.77099999999999</c:v>
                      </c:pt>
                      <c:pt idx="2711" formatCode="General">
                        <c:v>235.78100000000001</c:v>
                      </c:pt>
                      <c:pt idx="2712" formatCode="General">
                        <c:v>235.791</c:v>
                      </c:pt>
                      <c:pt idx="2713" formatCode="General">
                        <c:v>235.80099999999999</c:v>
                      </c:pt>
                      <c:pt idx="2714" formatCode="General">
                        <c:v>235.81100000000001</c:v>
                      </c:pt>
                      <c:pt idx="2715" formatCode="General">
                        <c:v>235.821</c:v>
                      </c:pt>
                      <c:pt idx="2716" formatCode="General">
                        <c:v>235.83099999999999</c:v>
                      </c:pt>
                      <c:pt idx="2717" formatCode="General">
                        <c:v>235.84100000000001</c:v>
                      </c:pt>
                      <c:pt idx="2718" formatCode="General">
                        <c:v>235.851</c:v>
                      </c:pt>
                      <c:pt idx="2719" formatCode="General">
                        <c:v>235.86099999999999</c:v>
                      </c:pt>
                      <c:pt idx="2720" formatCode="General">
                        <c:v>235.87100000000001</c:v>
                      </c:pt>
                      <c:pt idx="2721" formatCode="General">
                        <c:v>235.881</c:v>
                      </c:pt>
                      <c:pt idx="2722" formatCode="General">
                        <c:v>235.89099999999999</c:v>
                      </c:pt>
                      <c:pt idx="2723" formatCode="General">
                        <c:v>235.90100000000001</c:v>
                      </c:pt>
                      <c:pt idx="2724" formatCode="General">
                        <c:v>235.911</c:v>
                      </c:pt>
                      <c:pt idx="2725" formatCode="General">
                        <c:v>235.92099999999999</c:v>
                      </c:pt>
                      <c:pt idx="2726" formatCode="General">
                        <c:v>235.93100000000001</c:v>
                      </c:pt>
                      <c:pt idx="2727" formatCode="General">
                        <c:v>235.941</c:v>
                      </c:pt>
                      <c:pt idx="2728" formatCode="General">
                        <c:v>235.95099999999999</c:v>
                      </c:pt>
                      <c:pt idx="2729" formatCode="General">
                        <c:v>235.96100000000001</c:v>
                      </c:pt>
                      <c:pt idx="2730" formatCode="General">
                        <c:v>235.971</c:v>
                      </c:pt>
                      <c:pt idx="2731" formatCode="General">
                        <c:v>235.98099999999999</c:v>
                      </c:pt>
                      <c:pt idx="2732" formatCode="General">
                        <c:v>235.99100000000001</c:v>
                      </c:pt>
                      <c:pt idx="2733" formatCode="General">
                        <c:v>236.001</c:v>
                      </c:pt>
                      <c:pt idx="2734" formatCode="General">
                        <c:v>236.011</c:v>
                      </c:pt>
                      <c:pt idx="2735" formatCode="General">
                        <c:v>236.02099999999999</c:v>
                      </c:pt>
                      <c:pt idx="2736" formatCode="General">
                        <c:v>236.03100000000001</c:v>
                      </c:pt>
                      <c:pt idx="2737" formatCode="General">
                        <c:v>236.041</c:v>
                      </c:pt>
                      <c:pt idx="2738" formatCode="General">
                        <c:v>236.05099999999999</c:v>
                      </c:pt>
                      <c:pt idx="2739" formatCode="General">
                        <c:v>236.06100000000001</c:v>
                      </c:pt>
                      <c:pt idx="2740" formatCode="General">
                        <c:v>236.071</c:v>
                      </c:pt>
                      <c:pt idx="2741" formatCode="General">
                        <c:v>236.08099999999999</c:v>
                      </c:pt>
                      <c:pt idx="2742" formatCode="General">
                        <c:v>236.09100000000001</c:v>
                      </c:pt>
                      <c:pt idx="2743" formatCode="General">
                        <c:v>236.101</c:v>
                      </c:pt>
                      <c:pt idx="2744" formatCode="General">
                        <c:v>236.11099999999999</c:v>
                      </c:pt>
                      <c:pt idx="2745" formatCode="General">
                        <c:v>236.12100000000001</c:v>
                      </c:pt>
                      <c:pt idx="2746" formatCode="General">
                        <c:v>236.131</c:v>
                      </c:pt>
                      <c:pt idx="2747" formatCode="General">
                        <c:v>236.14099999999999</c:v>
                      </c:pt>
                      <c:pt idx="2748" formatCode="General">
                        <c:v>236.15100000000001</c:v>
                      </c:pt>
                      <c:pt idx="2749" formatCode="General">
                        <c:v>236.161</c:v>
                      </c:pt>
                      <c:pt idx="2750" formatCode="General">
                        <c:v>236.17099999999999</c:v>
                      </c:pt>
                      <c:pt idx="2751" formatCode="General">
                        <c:v>236.18100000000001</c:v>
                      </c:pt>
                      <c:pt idx="2752" formatCode="General">
                        <c:v>236.191</c:v>
                      </c:pt>
                      <c:pt idx="2753" formatCode="General">
                        <c:v>236.20099999999999</c:v>
                      </c:pt>
                      <c:pt idx="2754" formatCode="General">
                        <c:v>236.21100000000001</c:v>
                      </c:pt>
                      <c:pt idx="2755" formatCode="General">
                        <c:v>236.221</c:v>
                      </c:pt>
                      <c:pt idx="2756" formatCode="General">
                        <c:v>236.23099999999999</c:v>
                      </c:pt>
                      <c:pt idx="2757" formatCode="General">
                        <c:v>236.24100000000001</c:v>
                      </c:pt>
                      <c:pt idx="2758" formatCode="General">
                        <c:v>236.251</c:v>
                      </c:pt>
                      <c:pt idx="2759" formatCode="General">
                        <c:v>236.261</c:v>
                      </c:pt>
                      <c:pt idx="2760" formatCode="General">
                        <c:v>236.27099999999999</c:v>
                      </c:pt>
                      <c:pt idx="2761" formatCode="General">
                        <c:v>236.28100000000001</c:v>
                      </c:pt>
                      <c:pt idx="2762" formatCode="General">
                        <c:v>236.291</c:v>
                      </c:pt>
                      <c:pt idx="2763" formatCode="General">
                        <c:v>236.30099999999999</c:v>
                      </c:pt>
                      <c:pt idx="2764" formatCode="General">
                        <c:v>236.31100000000001</c:v>
                      </c:pt>
                      <c:pt idx="2765" formatCode="General">
                        <c:v>236.321</c:v>
                      </c:pt>
                      <c:pt idx="2766" formatCode="General">
                        <c:v>236.33099999999999</c:v>
                      </c:pt>
                      <c:pt idx="2767" formatCode="General">
                        <c:v>236.34100000000001</c:v>
                      </c:pt>
                      <c:pt idx="2768" formatCode="General">
                        <c:v>236.351</c:v>
                      </c:pt>
                      <c:pt idx="2769" formatCode="General">
                        <c:v>236.36099999999999</c:v>
                      </c:pt>
                      <c:pt idx="2770" formatCode="General">
                        <c:v>236.37100000000001</c:v>
                      </c:pt>
                      <c:pt idx="2771" formatCode="General">
                        <c:v>236.381</c:v>
                      </c:pt>
                      <c:pt idx="2772" formatCode="General">
                        <c:v>236.39099999999999</c:v>
                      </c:pt>
                      <c:pt idx="2773" formatCode="General">
                        <c:v>236.40100000000001</c:v>
                      </c:pt>
                      <c:pt idx="2774" formatCode="General">
                        <c:v>236.411</c:v>
                      </c:pt>
                      <c:pt idx="2775" formatCode="General">
                        <c:v>236.42099999999999</c:v>
                      </c:pt>
                      <c:pt idx="2776" formatCode="General">
                        <c:v>236.43100000000001</c:v>
                      </c:pt>
                      <c:pt idx="2777" formatCode="General">
                        <c:v>236.441</c:v>
                      </c:pt>
                      <c:pt idx="2778" formatCode="General">
                        <c:v>236.45099999999999</c:v>
                      </c:pt>
                      <c:pt idx="2779" formatCode="General">
                        <c:v>236.46100000000001</c:v>
                      </c:pt>
                      <c:pt idx="2780" formatCode="General">
                        <c:v>236.471</c:v>
                      </c:pt>
                      <c:pt idx="2781" formatCode="General">
                        <c:v>236.48099999999999</c:v>
                      </c:pt>
                      <c:pt idx="2782" formatCode="General">
                        <c:v>236.49100000000001</c:v>
                      </c:pt>
                      <c:pt idx="2783" formatCode="General">
                        <c:v>236.501</c:v>
                      </c:pt>
                      <c:pt idx="2784" formatCode="General">
                        <c:v>236.511</c:v>
                      </c:pt>
                      <c:pt idx="2785" formatCode="General">
                        <c:v>236.52099999999999</c:v>
                      </c:pt>
                      <c:pt idx="2786" formatCode="General">
                        <c:v>236.53100000000001</c:v>
                      </c:pt>
                      <c:pt idx="2787" formatCode="General">
                        <c:v>236.541</c:v>
                      </c:pt>
                      <c:pt idx="2788" formatCode="General">
                        <c:v>236.55099999999999</c:v>
                      </c:pt>
                      <c:pt idx="2789" formatCode="General">
                        <c:v>236.56100000000001</c:v>
                      </c:pt>
                      <c:pt idx="2790" formatCode="General">
                        <c:v>236.571</c:v>
                      </c:pt>
                      <c:pt idx="2791" formatCode="General">
                        <c:v>236.58099999999999</c:v>
                      </c:pt>
                      <c:pt idx="2792" formatCode="General">
                        <c:v>236.59100000000001</c:v>
                      </c:pt>
                      <c:pt idx="2793" formatCode="General">
                        <c:v>236.601</c:v>
                      </c:pt>
                      <c:pt idx="2794" formatCode="General">
                        <c:v>236.61099999999999</c:v>
                      </c:pt>
                      <c:pt idx="2795" formatCode="General">
                        <c:v>236.62100000000001</c:v>
                      </c:pt>
                      <c:pt idx="2796" formatCode="General">
                        <c:v>236.631</c:v>
                      </c:pt>
                      <c:pt idx="2797" formatCode="General">
                        <c:v>236.64099999999999</c:v>
                      </c:pt>
                      <c:pt idx="2798" formatCode="General">
                        <c:v>236.65100000000001</c:v>
                      </c:pt>
                      <c:pt idx="2799" formatCode="General">
                        <c:v>236.661</c:v>
                      </c:pt>
                      <c:pt idx="2800" formatCode="General">
                        <c:v>236.67099999999999</c:v>
                      </c:pt>
                      <c:pt idx="2801" formatCode="General">
                        <c:v>236.68100000000001</c:v>
                      </c:pt>
                      <c:pt idx="2802" formatCode="General">
                        <c:v>236.691</c:v>
                      </c:pt>
                      <c:pt idx="2803" formatCode="General">
                        <c:v>236.70099999999999</c:v>
                      </c:pt>
                      <c:pt idx="2804" formatCode="General">
                        <c:v>236.71100000000001</c:v>
                      </c:pt>
                      <c:pt idx="2805" formatCode="General">
                        <c:v>236.721</c:v>
                      </c:pt>
                      <c:pt idx="2806" formatCode="General">
                        <c:v>236.73099999999999</c:v>
                      </c:pt>
                      <c:pt idx="2807" formatCode="General">
                        <c:v>236.74100000000001</c:v>
                      </c:pt>
                      <c:pt idx="2808" formatCode="General">
                        <c:v>236.751</c:v>
                      </c:pt>
                      <c:pt idx="2809" formatCode="General">
                        <c:v>236.761</c:v>
                      </c:pt>
                      <c:pt idx="2810" formatCode="General">
                        <c:v>236.77099999999999</c:v>
                      </c:pt>
                      <c:pt idx="2811" formatCode="General">
                        <c:v>236.78100000000001</c:v>
                      </c:pt>
                      <c:pt idx="2812" formatCode="General">
                        <c:v>236.791</c:v>
                      </c:pt>
                      <c:pt idx="2813" formatCode="General">
                        <c:v>236.80099999999999</c:v>
                      </c:pt>
                      <c:pt idx="2814" formatCode="General">
                        <c:v>236.81100000000001</c:v>
                      </c:pt>
                      <c:pt idx="2815" formatCode="General">
                        <c:v>236.821</c:v>
                      </c:pt>
                      <c:pt idx="2816" formatCode="General">
                        <c:v>236.83099999999999</c:v>
                      </c:pt>
                      <c:pt idx="2817" formatCode="General">
                        <c:v>236.84100000000001</c:v>
                      </c:pt>
                      <c:pt idx="2818" formatCode="General">
                        <c:v>236.851</c:v>
                      </c:pt>
                      <c:pt idx="2819" formatCode="General">
                        <c:v>236.86099999999999</c:v>
                      </c:pt>
                      <c:pt idx="2820" formatCode="General">
                        <c:v>236.87100000000001</c:v>
                      </c:pt>
                      <c:pt idx="2821" formatCode="General">
                        <c:v>236.881</c:v>
                      </c:pt>
                      <c:pt idx="2822" formatCode="General">
                        <c:v>236.89099999999999</c:v>
                      </c:pt>
                      <c:pt idx="2823" formatCode="General">
                        <c:v>236.90100000000001</c:v>
                      </c:pt>
                      <c:pt idx="2824" formatCode="General">
                        <c:v>236.911</c:v>
                      </c:pt>
                      <c:pt idx="2825" formatCode="General">
                        <c:v>236.92099999999999</c:v>
                      </c:pt>
                      <c:pt idx="2826" formatCode="General">
                        <c:v>236.93100000000001</c:v>
                      </c:pt>
                      <c:pt idx="2827" formatCode="General">
                        <c:v>236.941</c:v>
                      </c:pt>
                      <c:pt idx="2828" formatCode="General">
                        <c:v>236.95099999999999</c:v>
                      </c:pt>
                      <c:pt idx="2829" formatCode="General">
                        <c:v>236.96100000000001</c:v>
                      </c:pt>
                      <c:pt idx="2830" formatCode="General">
                        <c:v>236.971</c:v>
                      </c:pt>
                      <c:pt idx="2831" formatCode="General">
                        <c:v>236.98099999999999</c:v>
                      </c:pt>
                      <c:pt idx="2832" formatCode="General">
                        <c:v>236.99100000000001</c:v>
                      </c:pt>
                      <c:pt idx="2833" formatCode="General">
                        <c:v>237.001</c:v>
                      </c:pt>
                      <c:pt idx="2834" formatCode="General">
                        <c:v>237.011</c:v>
                      </c:pt>
                      <c:pt idx="2835" formatCode="General">
                        <c:v>237.02099999999999</c:v>
                      </c:pt>
                      <c:pt idx="2836" formatCode="General">
                        <c:v>237.03100000000001</c:v>
                      </c:pt>
                      <c:pt idx="2837" formatCode="General">
                        <c:v>237.041</c:v>
                      </c:pt>
                      <c:pt idx="2838" formatCode="General">
                        <c:v>237.05099999999999</c:v>
                      </c:pt>
                      <c:pt idx="2839" formatCode="General">
                        <c:v>237.06100000000001</c:v>
                      </c:pt>
                      <c:pt idx="2840" formatCode="General">
                        <c:v>237.071</c:v>
                      </c:pt>
                      <c:pt idx="2841" formatCode="General">
                        <c:v>237.08099999999999</c:v>
                      </c:pt>
                      <c:pt idx="2842" formatCode="General">
                        <c:v>237.09100000000001</c:v>
                      </c:pt>
                      <c:pt idx="2843" formatCode="General">
                        <c:v>237.101</c:v>
                      </c:pt>
                      <c:pt idx="2844" formatCode="General">
                        <c:v>237.11099999999999</c:v>
                      </c:pt>
                      <c:pt idx="2845" formatCode="General">
                        <c:v>237.12100000000001</c:v>
                      </c:pt>
                      <c:pt idx="2846" formatCode="General">
                        <c:v>237.131</c:v>
                      </c:pt>
                      <c:pt idx="2847" formatCode="General">
                        <c:v>237.14099999999999</c:v>
                      </c:pt>
                      <c:pt idx="2848" formatCode="General">
                        <c:v>237.15100000000001</c:v>
                      </c:pt>
                      <c:pt idx="2849" formatCode="General">
                        <c:v>237.161</c:v>
                      </c:pt>
                      <c:pt idx="2850" formatCode="General">
                        <c:v>237.17099999999999</c:v>
                      </c:pt>
                      <c:pt idx="2851" formatCode="General">
                        <c:v>237.18100000000001</c:v>
                      </c:pt>
                      <c:pt idx="2852" formatCode="General">
                        <c:v>237.191</c:v>
                      </c:pt>
                      <c:pt idx="2853" formatCode="General">
                        <c:v>237.20099999999999</c:v>
                      </c:pt>
                      <c:pt idx="2854" formatCode="General">
                        <c:v>237.21100000000001</c:v>
                      </c:pt>
                      <c:pt idx="2855" formatCode="General">
                        <c:v>237.221</c:v>
                      </c:pt>
                      <c:pt idx="2856" formatCode="General">
                        <c:v>237.23099999999999</c:v>
                      </c:pt>
                      <c:pt idx="2857" formatCode="General">
                        <c:v>237.24100000000001</c:v>
                      </c:pt>
                      <c:pt idx="2858" formatCode="General">
                        <c:v>237.251</c:v>
                      </c:pt>
                      <c:pt idx="2859" formatCode="General">
                        <c:v>237.261</c:v>
                      </c:pt>
                      <c:pt idx="2860" formatCode="General">
                        <c:v>237.27099999999999</c:v>
                      </c:pt>
                      <c:pt idx="2861" formatCode="General">
                        <c:v>237.28100000000001</c:v>
                      </c:pt>
                      <c:pt idx="2862" formatCode="General">
                        <c:v>237.291</c:v>
                      </c:pt>
                      <c:pt idx="2863" formatCode="General">
                        <c:v>237.30099999999999</c:v>
                      </c:pt>
                      <c:pt idx="2864" formatCode="General">
                        <c:v>237.31100000000001</c:v>
                      </c:pt>
                      <c:pt idx="2865" formatCode="General">
                        <c:v>237.321</c:v>
                      </c:pt>
                      <c:pt idx="2866" formatCode="General">
                        <c:v>237.33099999999999</c:v>
                      </c:pt>
                      <c:pt idx="2867" formatCode="General">
                        <c:v>237.34100000000001</c:v>
                      </c:pt>
                      <c:pt idx="2868" formatCode="General">
                        <c:v>237.351</c:v>
                      </c:pt>
                      <c:pt idx="2869" formatCode="General">
                        <c:v>237.36099999999999</c:v>
                      </c:pt>
                      <c:pt idx="2870" formatCode="General">
                        <c:v>237.37100000000001</c:v>
                      </c:pt>
                      <c:pt idx="2871" formatCode="General">
                        <c:v>237.381</c:v>
                      </c:pt>
                      <c:pt idx="2872" formatCode="General">
                        <c:v>237.39099999999999</c:v>
                      </c:pt>
                      <c:pt idx="2873" formatCode="General">
                        <c:v>237.40100000000001</c:v>
                      </c:pt>
                      <c:pt idx="2874" formatCode="General">
                        <c:v>237.411</c:v>
                      </c:pt>
                      <c:pt idx="2875" formatCode="General">
                        <c:v>237.42099999999999</c:v>
                      </c:pt>
                      <c:pt idx="2876" formatCode="General">
                        <c:v>237.43100000000001</c:v>
                      </c:pt>
                      <c:pt idx="2877" formatCode="General">
                        <c:v>237.441</c:v>
                      </c:pt>
                      <c:pt idx="2878" formatCode="General">
                        <c:v>237.45099999999999</c:v>
                      </c:pt>
                      <c:pt idx="2879" formatCode="General">
                        <c:v>237.46100000000001</c:v>
                      </c:pt>
                      <c:pt idx="2880" formatCode="General">
                        <c:v>237.471</c:v>
                      </c:pt>
                      <c:pt idx="2881" formatCode="General">
                        <c:v>237.48099999999999</c:v>
                      </c:pt>
                      <c:pt idx="2882" formatCode="General">
                        <c:v>237.49100000000001</c:v>
                      </c:pt>
                      <c:pt idx="2883" formatCode="General">
                        <c:v>237.501</c:v>
                      </c:pt>
                      <c:pt idx="2884" formatCode="General">
                        <c:v>237.511</c:v>
                      </c:pt>
                      <c:pt idx="2885" formatCode="General">
                        <c:v>237.52099999999999</c:v>
                      </c:pt>
                      <c:pt idx="2886" formatCode="General">
                        <c:v>237.53100000000001</c:v>
                      </c:pt>
                      <c:pt idx="2887" formatCode="General">
                        <c:v>237.541</c:v>
                      </c:pt>
                      <c:pt idx="2888" formatCode="General">
                        <c:v>237.55099999999999</c:v>
                      </c:pt>
                      <c:pt idx="2889" formatCode="General">
                        <c:v>237.56100000000001</c:v>
                      </c:pt>
                      <c:pt idx="2890" formatCode="General">
                        <c:v>237.571</c:v>
                      </c:pt>
                      <c:pt idx="2891" formatCode="General">
                        <c:v>237.58099999999999</c:v>
                      </c:pt>
                      <c:pt idx="2892" formatCode="General">
                        <c:v>237.59100000000001</c:v>
                      </c:pt>
                      <c:pt idx="2893" formatCode="General">
                        <c:v>237.601</c:v>
                      </c:pt>
                      <c:pt idx="2894" formatCode="General">
                        <c:v>237.61099999999999</c:v>
                      </c:pt>
                      <c:pt idx="2895" formatCode="General">
                        <c:v>237.62100000000001</c:v>
                      </c:pt>
                      <c:pt idx="2896" formatCode="General">
                        <c:v>237.631</c:v>
                      </c:pt>
                      <c:pt idx="2897" formatCode="General">
                        <c:v>237.64099999999999</c:v>
                      </c:pt>
                      <c:pt idx="2898" formatCode="General">
                        <c:v>237.65100000000001</c:v>
                      </c:pt>
                      <c:pt idx="2899" formatCode="General">
                        <c:v>237.661</c:v>
                      </c:pt>
                      <c:pt idx="2900" formatCode="General">
                        <c:v>237.67099999999999</c:v>
                      </c:pt>
                      <c:pt idx="2901" formatCode="General">
                        <c:v>237.68100000000001</c:v>
                      </c:pt>
                      <c:pt idx="2902" formatCode="General">
                        <c:v>237.691</c:v>
                      </c:pt>
                      <c:pt idx="2903" formatCode="General">
                        <c:v>237.70099999999999</c:v>
                      </c:pt>
                      <c:pt idx="2904" formatCode="General">
                        <c:v>237.71100000000001</c:v>
                      </c:pt>
                      <c:pt idx="2905" formatCode="General">
                        <c:v>237.721</c:v>
                      </c:pt>
                      <c:pt idx="2906" formatCode="General">
                        <c:v>237.73099999999999</c:v>
                      </c:pt>
                      <c:pt idx="2907" formatCode="General">
                        <c:v>237.74100000000001</c:v>
                      </c:pt>
                      <c:pt idx="2908" formatCode="General">
                        <c:v>237.751</c:v>
                      </c:pt>
                      <c:pt idx="2909" formatCode="General">
                        <c:v>237.761</c:v>
                      </c:pt>
                      <c:pt idx="2910" formatCode="General">
                        <c:v>237.77099999999999</c:v>
                      </c:pt>
                      <c:pt idx="2911" formatCode="General">
                        <c:v>237.78100000000001</c:v>
                      </c:pt>
                      <c:pt idx="2912" formatCode="General">
                        <c:v>237.791</c:v>
                      </c:pt>
                      <c:pt idx="2913" formatCode="General">
                        <c:v>237.80099999999999</c:v>
                      </c:pt>
                      <c:pt idx="2914" formatCode="General">
                        <c:v>237.81100000000001</c:v>
                      </c:pt>
                      <c:pt idx="2915" formatCode="General">
                        <c:v>237.821</c:v>
                      </c:pt>
                      <c:pt idx="2916" formatCode="General">
                        <c:v>237.83099999999999</c:v>
                      </c:pt>
                      <c:pt idx="2917" formatCode="General">
                        <c:v>237.84100000000001</c:v>
                      </c:pt>
                      <c:pt idx="2918" formatCode="General">
                        <c:v>237.851</c:v>
                      </c:pt>
                      <c:pt idx="2919" formatCode="General">
                        <c:v>237.86099999999999</c:v>
                      </c:pt>
                      <c:pt idx="2920" formatCode="General">
                        <c:v>237.87100000000001</c:v>
                      </c:pt>
                      <c:pt idx="2921" formatCode="General">
                        <c:v>237.881</c:v>
                      </c:pt>
                      <c:pt idx="2922" formatCode="General">
                        <c:v>237.89099999999999</c:v>
                      </c:pt>
                      <c:pt idx="2923" formatCode="General">
                        <c:v>237.90100000000001</c:v>
                      </c:pt>
                      <c:pt idx="2924" formatCode="General">
                        <c:v>237.911</c:v>
                      </c:pt>
                      <c:pt idx="2925" formatCode="General">
                        <c:v>237.92099999999999</c:v>
                      </c:pt>
                      <c:pt idx="2926" formatCode="General">
                        <c:v>237.93100000000001</c:v>
                      </c:pt>
                      <c:pt idx="2927" formatCode="General">
                        <c:v>237.941</c:v>
                      </c:pt>
                      <c:pt idx="2928" formatCode="General">
                        <c:v>237.95099999999999</c:v>
                      </c:pt>
                      <c:pt idx="2929" formatCode="General">
                        <c:v>237.96100000000001</c:v>
                      </c:pt>
                      <c:pt idx="2930" formatCode="General">
                        <c:v>237.971</c:v>
                      </c:pt>
                      <c:pt idx="2931" formatCode="General">
                        <c:v>237.98099999999999</c:v>
                      </c:pt>
                      <c:pt idx="2932" formatCode="General">
                        <c:v>237.99100000000001</c:v>
                      </c:pt>
                      <c:pt idx="2933" formatCode="General">
                        <c:v>238.001</c:v>
                      </c:pt>
                      <c:pt idx="2934" formatCode="General">
                        <c:v>238.011</c:v>
                      </c:pt>
                      <c:pt idx="2935" formatCode="General">
                        <c:v>238.02099999999999</c:v>
                      </c:pt>
                      <c:pt idx="2936" formatCode="General">
                        <c:v>238.03100000000001</c:v>
                      </c:pt>
                      <c:pt idx="2937" formatCode="General">
                        <c:v>238.041</c:v>
                      </c:pt>
                      <c:pt idx="2938" formatCode="General">
                        <c:v>238.05099999999999</c:v>
                      </c:pt>
                      <c:pt idx="2939" formatCode="General">
                        <c:v>238.06100000000001</c:v>
                      </c:pt>
                      <c:pt idx="2940" formatCode="General">
                        <c:v>238.071</c:v>
                      </c:pt>
                      <c:pt idx="2941" formatCode="General">
                        <c:v>238.08099999999999</c:v>
                      </c:pt>
                      <c:pt idx="2942" formatCode="General">
                        <c:v>238.09100000000001</c:v>
                      </c:pt>
                      <c:pt idx="2943" formatCode="General">
                        <c:v>238.101</c:v>
                      </c:pt>
                      <c:pt idx="2944" formatCode="General">
                        <c:v>238.11099999999999</c:v>
                      </c:pt>
                      <c:pt idx="2945" formatCode="General">
                        <c:v>238.12100000000001</c:v>
                      </c:pt>
                      <c:pt idx="2946" formatCode="General">
                        <c:v>238.131</c:v>
                      </c:pt>
                      <c:pt idx="2947" formatCode="General">
                        <c:v>238.14099999999999</c:v>
                      </c:pt>
                      <c:pt idx="2948" formatCode="General">
                        <c:v>238.15100000000001</c:v>
                      </c:pt>
                      <c:pt idx="2949" formatCode="General">
                        <c:v>238.161</c:v>
                      </c:pt>
                      <c:pt idx="2950" formatCode="General">
                        <c:v>238.17099999999999</c:v>
                      </c:pt>
                      <c:pt idx="2951" formatCode="General">
                        <c:v>238.18100000000001</c:v>
                      </c:pt>
                      <c:pt idx="2952" formatCode="General">
                        <c:v>238.191</c:v>
                      </c:pt>
                      <c:pt idx="2953" formatCode="General">
                        <c:v>238.20099999999999</c:v>
                      </c:pt>
                      <c:pt idx="2954" formatCode="General">
                        <c:v>238.21100000000001</c:v>
                      </c:pt>
                      <c:pt idx="2955" formatCode="General">
                        <c:v>238.221</c:v>
                      </c:pt>
                      <c:pt idx="2956" formatCode="General">
                        <c:v>238.23099999999999</c:v>
                      </c:pt>
                      <c:pt idx="2957" formatCode="General">
                        <c:v>238.24100000000001</c:v>
                      </c:pt>
                      <c:pt idx="2958" formatCode="General">
                        <c:v>238.251</c:v>
                      </c:pt>
                      <c:pt idx="2959" formatCode="General">
                        <c:v>238.261</c:v>
                      </c:pt>
                      <c:pt idx="2960" formatCode="General">
                        <c:v>238.27099999999999</c:v>
                      </c:pt>
                      <c:pt idx="2961" formatCode="General">
                        <c:v>238.28100000000001</c:v>
                      </c:pt>
                      <c:pt idx="2962" formatCode="General">
                        <c:v>238.291</c:v>
                      </c:pt>
                      <c:pt idx="2963" formatCode="General">
                        <c:v>238.30099999999999</c:v>
                      </c:pt>
                      <c:pt idx="2964" formatCode="General">
                        <c:v>238.31100000000001</c:v>
                      </c:pt>
                      <c:pt idx="2965" formatCode="General">
                        <c:v>238.321</c:v>
                      </c:pt>
                      <c:pt idx="2966" formatCode="General">
                        <c:v>238.33099999999999</c:v>
                      </c:pt>
                      <c:pt idx="2967" formatCode="General">
                        <c:v>238.34100000000001</c:v>
                      </c:pt>
                      <c:pt idx="2968" formatCode="General">
                        <c:v>238.351</c:v>
                      </c:pt>
                      <c:pt idx="2969" formatCode="General">
                        <c:v>238.36099999999999</c:v>
                      </c:pt>
                      <c:pt idx="2970" formatCode="General">
                        <c:v>238.37100000000001</c:v>
                      </c:pt>
                      <c:pt idx="2971" formatCode="General">
                        <c:v>238.381</c:v>
                      </c:pt>
                      <c:pt idx="2972" formatCode="General">
                        <c:v>238.39099999999999</c:v>
                      </c:pt>
                      <c:pt idx="2973" formatCode="General">
                        <c:v>238.40100000000001</c:v>
                      </c:pt>
                      <c:pt idx="2974" formatCode="General">
                        <c:v>238.411</c:v>
                      </c:pt>
                      <c:pt idx="2975" formatCode="General">
                        <c:v>238.42099999999999</c:v>
                      </c:pt>
                      <c:pt idx="2976" formatCode="General">
                        <c:v>238.43100000000001</c:v>
                      </c:pt>
                      <c:pt idx="2977" formatCode="General">
                        <c:v>238.441</c:v>
                      </c:pt>
                      <c:pt idx="2978" formatCode="General">
                        <c:v>238.45099999999999</c:v>
                      </c:pt>
                      <c:pt idx="2979" formatCode="General">
                        <c:v>238.46100000000001</c:v>
                      </c:pt>
                      <c:pt idx="2980" formatCode="General">
                        <c:v>238.471</c:v>
                      </c:pt>
                      <c:pt idx="2981" formatCode="General">
                        <c:v>238.48099999999999</c:v>
                      </c:pt>
                      <c:pt idx="2982" formatCode="General">
                        <c:v>238.49100000000001</c:v>
                      </c:pt>
                      <c:pt idx="2983" formatCode="General">
                        <c:v>238.501</c:v>
                      </c:pt>
                      <c:pt idx="2984" formatCode="General">
                        <c:v>238.511</c:v>
                      </c:pt>
                      <c:pt idx="2985" formatCode="General">
                        <c:v>238.52099999999999</c:v>
                      </c:pt>
                      <c:pt idx="2986" formatCode="General">
                        <c:v>238.53100000000001</c:v>
                      </c:pt>
                      <c:pt idx="2987" formatCode="General">
                        <c:v>238.541</c:v>
                      </c:pt>
                      <c:pt idx="2988" formatCode="General">
                        <c:v>238.55099999999999</c:v>
                      </c:pt>
                      <c:pt idx="2989" formatCode="General">
                        <c:v>238.56100000000001</c:v>
                      </c:pt>
                      <c:pt idx="2990" formatCode="General">
                        <c:v>238.571</c:v>
                      </c:pt>
                      <c:pt idx="2991" formatCode="General">
                        <c:v>238.58099999999999</c:v>
                      </c:pt>
                      <c:pt idx="2992" formatCode="General">
                        <c:v>238.59100000000001</c:v>
                      </c:pt>
                      <c:pt idx="2993" formatCode="General">
                        <c:v>238.601</c:v>
                      </c:pt>
                      <c:pt idx="2994" formatCode="General">
                        <c:v>238.61099999999999</c:v>
                      </c:pt>
                      <c:pt idx="2995" formatCode="General">
                        <c:v>238.62100000000001</c:v>
                      </c:pt>
                      <c:pt idx="2996" formatCode="General">
                        <c:v>238.631</c:v>
                      </c:pt>
                      <c:pt idx="2997" formatCode="General">
                        <c:v>238.64099999999999</c:v>
                      </c:pt>
                      <c:pt idx="2998" formatCode="General">
                        <c:v>238.65100000000001</c:v>
                      </c:pt>
                      <c:pt idx="2999" formatCode="General">
                        <c:v>238.661</c:v>
                      </c:pt>
                      <c:pt idx="3000" formatCode="General">
                        <c:v>238.67099999999999</c:v>
                      </c:pt>
                      <c:pt idx="3001" formatCode="General">
                        <c:v>238.68100000000001</c:v>
                      </c:pt>
                      <c:pt idx="3002" formatCode="General">
                        <c:v>238.691</c:v>
                      </c:pt>
                      <c:pt idx="3003" formatCode="General">
                        <c:v>238.70099999999999</c:v>
                      </c:pt>
                      <c:pt idx="3004" formatCode="General">
                        <c:v>238.71100000000001</c:v>
                      </c:pt>
                      <c:pt idx="3005" formatCode="General">
                        <c:v>238.721</c:v>
                      </c:pt>
                      <c:pt idx="3006" formatCode="General">
                        <c:v>238.73099999999999</c:v>
                      </c:pt>
                      <c:pt idx="3007" formatCode="General">
                        <c:v>238.74100000000001</c:v>
                      </c:pt>
                      <c:pt idx="3008" formatCode="General">
                        <c:v>238.751</c:v>
                      </c:pt>
                      <c:pt idx="3009" formatCode="General">
                        <c:v>238.761</c:v>
                      </c:pt>
                      <c:pt idx="3010" formatCode="General">
                        <c:v>238.77099999999999</c:v>
                      </c:pt>
                      <c:pt idx="3011" formatCode="General">
                        <c:v>238.78100000000001</c:v>
                      </c:pt>
                      <c:pt idx="3012" formatCode="General">
                        <c:v>238.791</c:v>
                      </c:pt>
                      <c:pt idx="3013" formatCode="General">
                        <c:v>238.80099999999999</c:v>
                      </c:pt>
                      <c:pt idx="3014" formatCode="General">
                        <c:v>238.81100000000001</c:v>
                      </c:pt>
                      <c:pt idx="3015" formatCode="General">
                        <c:v>238.821</c:v>
                      </c:pt>
                      <c:pt idx="3016" formatCode="General">
                        <c:v>238.83099999999999</c:v>
                      </c:pt>
                      <c:pt idx="3017" formatCode="General">
                        <c:v>238.84100000000001</c:v>
                      </c:pt>
                      <c:pt idx="3018" formatCode="General">
                        <c:v>238.851</c:v>
                      </c:pt>
                      <c:pt idx="3019" formatCode="General">
                        <c:v>238.86099999999999</c:v>
                      </c:pt>
                      <c:pt idx="3020" formatCode="General">
                        <c:v>238.87100000000001</c:v>
                      </c:pt>
                      <c:pt idx="3021" formatCode="General">
                        <c:v>238.881</c:v>
                      </c:pt>
                      <c:pt idx="3022" formatCode="General">
                        <c:v>238.89099999999999</c:v>
                      </c:pt>
                      <c:pt idx="3023" formatCode="General">
                        <c:v>238.90100000000001</c:v>
                      </c:pt>
                      <c:pt idx="3024" formatCode="General">
                        <c:v>238.911</c:v>
                      </c:pt>
                      <c:pt idx="3025" formatCode="General">
                        <c:v>238.92099999999999</c:v>
                      </c:pt>
                      <c:pt idx="3026" formatCode="General">
                        <c:v>238.93100000000001</c:v>
                      </c:pt>
                      <c:pt idx="3027" formatCode="General">
                        <c:v>238.941</c:v>
                      </c:pt>
                      <c:pt idx="3028" formatCode="General">
                        <c:v>238.95099999999999</c:v>
                      </c:pt>
                      <c:pt idx="3029" formatCode="General">
                        <c:v>238.96100000000001</c:v>
                      </c:pt>
                      <c:pt idx="3030" formatCode="General">
                        <c:v>238.971</c:v>
                      </c:pt>
                      <c:pt idx="3031" formatCode="General">
                        <c:v>238.98099999999999</c:v>
                      </c:pt>
                      <c:pt idx="3032" formatCode="General">
                        <c:v>238.99100000000001</c:v>
                      </c:pt>
                      <c:pt idx="3033" formatCode="General">
                        <c:v>239.001</c:v>
                      </c:pt>
                      <c:pt idx="3034" formatCode="General">
                        <c:v>239.011</c:v>
                      </c:pt>
                      <c:pt idx="3035" formatCode="General">
                        <c:v>239.02099999999999</c:v>
                      </c:pt>
                      <c:pt idx="3036" formatCode="General">
                        <c:v>239.03100000000001</c:v>
                      </c:pt>
                      <c:pt idx="3037" formatCode="General">
                        <c:v>239.041</c:v>
                      </c:pt>
                      <c:pt idx="3038" formatCode="General">
                        <c:v>239.05099999999999</c:v>
                      </c:pt>
                      <c:pt idx="3039" formatCode="General">
                        <c:v>239.06100000000001</c:v>
                      </c:pt>
                      <c:pt idx="3040" formatCode="General">
                        <c:v>239.071</c:v>
                      </c:pt>
                      <c:pt idx="3041" formatCode="General">
                        <c:v>239.08099999999999</c:v>
                      </c:pt>
                      <c:pt idx="3042" formatCode="General">
                        <c:v>239.09100000000001</c:v>
                      </c:pt>
                      <c:pt idx="3043" formatCode="General">
                        <c:v>239.101</c:v>
                      </c:pt>
                      <c:pt idx="3044" formatCode="General">
                        <c:v>239.11099999999999</c:v>
                      </c:pt>
                      <c:pt idx="3045" formatCode="General">
                        <c:v>239.12100000000001</c:v>
                      </c:pt>
                      <c:pt idx="3046" formatCode="General">
                        <c:v>239.131</c:v>
                      </c:pt>
                      <c:pt idx="3047" formatCode="General">
                        <c:v>239.14099999999999</c:v>
                      </c:pt>
                      <c:pt idx="3048" formatCode="General">
                        <c:v>239.15100000000001</c:v>
                      </c:pt>
                      <c:pt idx="3049" formatCode="General">
                        <c:v>239.161</c:v>
                      </c:pt>
                      <c:pt idx="3050" formatCode="General">
                        <c:v>239.17099999999999</c:v>
                      </c:pt>
                      <c:pt idx="3051" formatCode="General">
                        <c:v>239.18100000000001</c:v>
                      </c:pt>
                      <c:pt idx="3052" formatCode="General">
                        <c:v>239.191</c:v>
                      </c:pt>
                      <c:pt idx="3053" formatCode="General">
                        <c:v>239.20099999999999</c:v>
                      </c:pt>
                      <c:pt idx="3054" formatCode="General">
                        <c:v>239.21100000000001</c:v>
                      </c:pt>
                      <c:pt idx="3055" formatCode="General">
                        <c:v>239.221</c:v>
                      </c:pt>
                      <c:pt idx="3056" formatCode="General">
                        <c:v>239.23099999999999</c:v>
                      </c:pt>
                      <c:pt idx="3057" formatCode="General">
                        <c:v>239.24100000000001</c:v>
                      </c:pt>
                      <c:pt idx="3058" formatCode="General">
                        <c:v>239.251</c:v>
                      </c:pt>
                      <c:pt idx="3059" formatCode="General">
                        <c:v>239.261</c:v>
                      </c:pt>
                      <c:pt idx="3060" formatCode="General">
                        <c:v>239.27099999999999</c:v>
                      </c:pt>
                      <c:pt idx="3061" formatCode="General">
                        <c:v>239.28100000000001</c:v>
                      </c:pt>
                      <c:pt idx="3062" formatCode="General">
                        <c:v>239.291</c:v>
                      </c:pt>
                      <c:pt idx="3063" formatCode="General">
                        <c:v>239.30099999999999</c:v>
                      </c:pt>
                      <c:pt idx="3064" formatCode="General">
                        <c:v>239.31100000000001</c:v>
                      </c:pt>
                      <c:pt idx="3065" formatCode="General">
                        <c:v>239.321</c:v>
                      </c:pt>
                      <c:pt idx="3066" formatCode="General">
                        <c:v>239.33099999999999</c:v>
                      </c:pt>
                      <c:pt idx="3067" formatCode="General">
                        <c:v>239.34100000000001</c:v>
                      </c:pt>
                      <c:pt idx="3068" formatCode="General">
                        <c:v>239.351</c:v>
                      </c:pt>
                      <c:pt idx="3069" formatCode="General">
                        <c:v>239.36099999999999</c:v>
                      </c:pt>
                      <c:pt idx="3070" formatCode="General">
                        <c:v>239.37100000000001</c:v>
                      </c:pt>
                      <c:pt idx="3071" formatCode="General">
                        <c:v>239.381</c:v>
                      </c:pt>
                      <c:pt idx="3072" formatCode="General">
                        <c:v>239.39099999999999</c:v>
                      </c:pt>
                      <c:pt idx="3073" formatCode="General">
                        <c:v>239.40100000000001</c:v>
                      </c:pt>
                      <c:pt idx="3074" formatCode="General">
                        <c:v>239.411</c:v>
                      </c:pt>
                      <c:pt idx="3075" formatCode="General">
                        <c:v>239.42099999999999</c:v>
                      </c:pt>
                      <c:pt idx="3076" formatCode="General">
                        <c:v>239.43100000000001</c:v>
                      </c:pt>
                      <c:pt idx="3077" formatCode="General">
                        <c:v>239.441</c:v>
                      </c:pt>
                      <c:pt idx="3078" formatCode="General">
                        <c:v>239.45099999999999</c:v>
                      </c:pt>
                      <c:pt idx="3079" formatCode="General">
                        <c:v>239.46100000000001</c:v>
                      </c:pt>
                      <c:pt idx="3080" formatCode="General">
                        <c:v>239.471</c:v>
                      </c:pt>
                      <c:pt idx="3081" formatCode="General">
                        <c:v>239.48099999999999</c:v>
                      </c:pt>
                      <c:pt idx="3082" formatCode="General">
                        <c:v>239.49100000000001</c:v>
                      </c:pt>
                      <c:pt idx="3083" formatCode="General">
                        <c:v>239.501</c:v>
                      </c:pt>
                      <c:pt idx="3084" formatCode="General">
                        <c:v>239.511</c:v>
                      </c:pt>
                      <c:pt idx="3085" formatCode="General">
                        <c:v>239.52099999999999</c:v>
                      </c:pt>
                      <c:pt idx="3086" formatCode="General">
                        <c:v>239.53100000000001</c:v>
                      </c:pt>
                      <c:pt idx="3087" formatCode="General">
                        <c:v>239.541</c:v>
                      </c:pt>
                      <c:pt idx="3088" formatCode="General">
                        <c:v>239.55099999999999</c:v>
                      </c:pt>
                      <c:pt idx="3089" formatCode="General">
                        <c:v>239.56100000000001</c:v>
                      </c:pt>
                      <c:pt idx="3090" formatCode="General">
                        <c:v>239.571</c:v>
                      </c:pt>
                      <c:pt idx="3091" formatCode="General">
                        <c:v>239.58099999999999</c:v>
                      </c:pt>
                      <c:pt idx="3092" formatCode="General">
                        <c:v>239.59100000000001</c:v>
                      </c:pt>
                      <c:pt idx="3093" formatCode="General">
                        <c:v>239.601</c:v>
                      </c:pt>
                      <c:pt idx="3094" formatCode="General">
                        <c:v>239.61099999999999</c:v>
                      </c:pt>
                      <c:pt idx="3095" formatCode="General">
                        <c:v>239.62100000000001</c:v>
                      </c:pt>
                      <c:pt idx="3096" formatCode="General">
                        <c:v>239.631</c:v>
                      </c:pt>
                      <c:pt idx="3097" formatCode="General">
                        <c:v>239.64099999999999</c:v>
                      </c:pt>
                      <c:pt idx="3098" formatCode="General">
                        <c:v>239.65100000000001</c:v>
                      </c:pt>
                      <c:pt idx="3099" formatCode="General">
                        <c:v>239.661</c:v>
                      </c:pt>
                      <c:pt idx="3100" formatCode="General">
                        <c:v>239.67099999999999</c:v>
                      </c:pt>
                      <c:pt idx="3101" formatCode="General">
                        <c:v>239.68100000000001</c:v>
                      </c:pt>
                      <c:pt idx="3102" formatCode="General">
                        <c:v>239.691</c:v>
                      </c:pt>
                      <c:pt idx="3103" formatCode="General">
                        <c:v>239.70099999999999</c:v>
                      </c:pt>
                      <c:pt idx="3104" formatCode="General">
                        <c:v>239.71100000000001</c:v>
                      </c:pt>
                      <c:pt idx="3105" formatCode="General">
                        <c:v>239.721</c:v>
                      </c:pt>
                      <c:pt idx="3106" formatCode="General">
                        <c:v>239.73099999999999</c:v>
                      </c:pt>
                      <c:pt idx="3107" formatCode="General">
                        <c:v>239.74100000000001</c:v>
                      </c:pt>
                      <c:pt idx="3108" formatCode="General">
                        <c:v>239.751</c:v>
                      </c:pt>
                      <c:pt idx="3109" formatCode="General">
                        <c:v>239.761</c:v>
                      </c:pt>
                      <c:pt idx="3110" formatCode="General">
                        <c:v>239.77099999999999</c:v>
                      </c:pt>
                      <c:pt idx="3111" formatCode="General">
                        <c:v>239.78100000000001</c:v>
                      </c:pt>
                      <c:pt idx="3112" formatCode="General">
                        <c:v>239.791</c:v>
                      </c:pt>
                      <c:pt idx="3113" formatCode="General">
                        <c:v>239.80099999999999</c:v>
                      </c:pt>
                      <c:pt idx="3114" formatCode="General">
                        <c:v>239.81100000000001</c:v>
                      </c:pt>
                      <c:pt idx="3115" formatCode="General">
                        <c:v>239.821</c:v>
                      </c:pt>
                      <c:pt idx="3116" formatCode="General">
                        <c:v>239.83099999999999</c:v>
                      </c:pt>
                      <c:pt idx="3117" formatCode="General">
                        <c:v>239.84100000000001</c:v>
                      </c:pt>
                      <c:pt idx="3118" formatCode="General">
                        <c:v>239.851</c:v>
                      </c:pt>
                      <c:pt idx="3119" formatCode="General">
                        <c:v>239.86099999999999</c:v>
                      </c:pt>
                      <c:pt idx="3120" formatCode="General">
                        <c:v>239.87100000000001</c:v>
                      </c:pt>
                      <c:pt idx="3121" formatCode="General">
                        <c:v>239.881</c:v>
                      </c:pt>
                      <c:pt idx="3122" formatCode="General">
                        <c:v>239.89099999999999</c:v>
                      </c:pt>
                      <c:pt idx="3123" formatCode="General">
                        <c:v>239.90100000000001</c:v>
                      </c:pt>
                      <c:pt idx="3124" formatCode="General">
                        <c:v>239.911</c:v>
                      </c:pt>
                      <c:pt idx="3125" formatCode="General">
                        <c:v>239.92099999999999</c:v>
                      </c:pt>
                      <c:pt idx="3126" formatCode="General">
                        <c:v>239.93100000000001</c:v>
                      </c:pt>
                      <c:pt idx="3127" formatCode="General">
                        <c:v>239.941</c:v>
                      </c:pt>
                      <c:pt idx="3128" formatCode="General">
                        <c:v>239.95099999999999</c:v>
                      </c:pt>
                      <c:pt idx="3129" formatCode="General">
                        <c:v>239.96100000000001</c:v>
                      </c:pt>
                      <c:pt idx="3130" formatCode="General">
                        <c:v>239.971</c:v>
                      </c:pt>
                      <c:pt idx="3131" formatCode="General">
                        <c:v>239.98099999999999</c:v>
                      </c:pt>
                      <c:pt idx="3132" formatCode="General">
                        <c:v>239.99100000000001</c:v>
                      </c:pt>
                      <c:pt idx="3133" formatCode="General">
                        <c:v>240.001</c:v>
                      </c:pt>
                      <c:pt idx="3134" formatCode="General">
                        <c:v>240.011</c:v>
                      </c:pt>
                      <c:pt idx="3135" formatCode="General">
                        <c:v>240.02099999999999</c:v>
                      </c:pt>
                      <c:pt idx="3136" formatCode="General">
                        <c:v>240.03100000000001</c:v>
                      </c:pt>
                      <c:pt idx="3137" formatCode="General">
                        <c:v>240.041</c:v>
                      </c:pt>
                      <c:pt idx="3138" formatCode="General">
                        <c:v>240.05099999999999</c:v>
                      </c:pt>
                      <c:pt idx="3139" formatCode="General">
                        <c:v>240.06100000000001</c:v>
                      </c:pt>
                      <c:pt idx="3140" formatCode="General">
                        <c:v>240.071</c:v>
                      </c:pt>
                      <c:pt idx="3141" formatCode="General">
                        <c:v>240.08099999999999</c:v>
                      </c:pt>
                      <c:pt idx="3142" formatCode="General">
                        <c:v>240.09100000000001</c:v>
                      </c:pt>
                      <c:pt idx="3143" formatCode="General">
                        <c:v>240.101</c:v>
                      </c:pt>
                      <c:pt idx="3144" formatCode="General">
                        <c:v>240.11099999999999</c:v>
                      </c:pt>
                      <c:pt idx="3145" formatCode="General">
                        <c:v>240.12100000000001</c:v>
                      </c:pt>
                      <c:pt idx="3146" formatCode="General">
                        <c:v>240.131</c:v>
                      </c:pt>
                      <c:pt idx="3147" formatCode="General">
                        <c:v>240.14099999999999</c:v>
                      </c:pt>
                      <c:pt idx="3148" formatCode="General">
                        <c:v>240.15100000000001</c:v>
                      </c:pt>
                      <c:pt idx="3149" formatCode="General">
                        <c:v>240.161</c:v>
                      </c:pt>
                      <c:pt idx="3150" formatCode="General">
                        <c:v>240.17099999999999</c:v>
                      </c:pt>
                      <c:pt idx="3151" formatCode="General">
                        <c:v>240.18100000000001</c:v>
                      </c:pt>
                      <c:pt idx="3152" formatCode="General">
                        <c:v>240.191</c:v>
                      </c:pt>
                      <c:pt idx="3153" formatCode="General">
                        <c:v>240.20099999999999</c:v>
                      </c:pt>
                      <c:pt idx="3154" formatCode="General">
                        <c:v>240.21100000000001</c:v>
                      </c:pt>
                      <c:pt idx="3155" formatCode="General">
                        <c:v>240.221</c:v>
                      </c:pt>
                      <c:pt idx="3156" formatCode="General">
                        <c:v>240.23099999999999</c:v>
                      </c:pt>
                      <c:pt idx="3157" formatCode="General">
                        <c:v>240.24100000000001</c:v>
                      </c:pt>
                      <c:pt idx="3158" formatCode="General">
                        <c:v>240.251</c:v>
                      </c:pt>
                      <c:pt idx="3159" formatCode="General">
                        <c:v>240.261</c:v>
                      </c:pt>
                      <c:pt idx="3160" formatCode="General">
                        <c:v>240.27099999999999</c:v>
                      </c:pt>
                      <c:pt idx="3161" formatCode="General">
                        <c:v>240.28100000000001</c:v>
                      </c:pt>
                      <c:pt idx="3162" formatCode="General">
                        <c:v>240.291</c:v>
                      </c:pt>
                      <c:pt idx="3163" formatCode="General">
                        <c:v>240.30099999999999</c:v>
                      </c:pt>
                      <c:pt idx="3164" formatCode="General">
                        <c:v>240.31100000000001</c:v>
                      </c:pt>
                      <c:pt idx="3165" formatCode="General">
                        <c:v>240.321</c:v>
                      </c:pt>
                      <c:pt idx="3166" formatCode="General">
                        <c:v>240.33099999999999</c:v>
                      </c:pt>
                      <c:pt idx="3167" formatCode="General">
                        <c:v>240.34100000000001</c:v>
                      </c:pt>
                      <c:pt idx="3168" formatCode="General">
                        <c:v>240.351</c:v>
                      </c:pt>
                      <c:pt idx="3169" formatCode="General">
                        <c:v>240.36099999999999</c:v>
                      </c:pt>
                      <c:pt idx="3170" formatCode="General">
                        <c:v>240.37100000000001</c:v>
                      </c:pt>
                      <c:pt idx="3171" formatCode="General">
                        <c:v>240.381</c:v>
                      </c:pt>
                      <c:pt idx="3172" formatCode="General">
                        <c:v>240.39099999999999</c:v>
                      </c:pt>
                      <c:pt idx="3173" formatCode="General">
                        <c:v>240.40100000000001</c:v>
                      </c:pt>
                      <c:pt idx="3174" formatCode="General">
                        <c:v>240.411</c:v>
                      </c:pt>
                      <c:pt idx="3175" formatCode="General">
                        <c:v>240.42099999999999</c:v>
                      </c:pt>
                      <c:pt idx="3176" formatCode="General">
                        <c:v>240.43100000000001</c:v>
                      </c:pt>
                      <c:pt idx="3177" formatCode="General">
                        <c:v>240.441</c:v>
                      </c:pt>
                      <c:pt idx="3178" formatCode="General">
                        <c:v>240.45099999999999</c:v>
                      </c:pt>
                      <c:pt idx="3179" formatCode="General">
                        <c:v>240.46100000000001</c:v>
                      </c:pt>
                      <c:pt idx="3180" formatCode="General">
                        <c:v>240.471</c:v>
                      </c:pt>
                      <c:pt idx="3181" formatCode="General">
                        <c:v>240.48099999999999</c:v>
                      </c:pt>
                      <c:pt idx="3182" formatCode="General">
                        <c:v>240.49100000000001</c:v>
                      </c:pt>
                      <c:pt idx="3183" formatCode="General">
                        <c:v>240.501</c:v>
                      </c:pt>
                      <c:pt idx="3184" formatCode="General">
                        <c:v>240.511</c:v>
                      </c:pt>
                      <c:pt idx="3185" formatCode="General">
                        <c:v>240.52099999999999</c:v>
                      </c:pt>
                      <c:pt idx="3186" formatCode="General">
                        <c:v>240.53100000000001</c:v>
                      </c:pt>
                      <c:pt idx="3187" formatCode="General">
                        <c:v>240.541</c:v>
                      </c:pt>
                      <c:pt idx="3188" formatCode="General">
                        <c:v>240.55099999999999</c:v>
                      </c:pt>
                      <c:pt idx="3189" formatCode="General">
                        <c:v>240.56100000000001</c:v>
                      </c:pt>
                      <c:pt idx="3190" formatCode="General">
                        <c:v>240.571</c:v>
                      </c:pt>
                      <c:pt idx="3191" formatCode="General">
                        <c:v>240.58099999999999</c:v>
                      </c:pt>
                      <c:pt idx="3192" formatCode="General">
                        <c:v>240.59100000000001</c:v>
                      </c:pt>
                      <c:pt idx="3193" formatCode="General">
                        <c:v>240.601</c:v>
                      </c:pt>
                      <c:pt idx="3194" formatCode="General">
                        <c:v>240.61099999999999</c:v>
                      </c:pt>
                      <c:pt idx="3195" formatCode="General">
                        <c:v>240.62100000000001</c:v>
                      </c:pt>
                      <c:pt idx="3196" formatCode="General">
                        <c:v>240.631</c:v>
                      </c:pt>
                      <c:pt idx="3197" formatCode="General">
                        <c:v>240.64099999999999</c:v>
                      </c:pt>
                      <c:pt idx="3198" formatCode="General">
                        <c:v>240.65100000000001</c:v>
                      </c:pt>
                      <c:pt idx="3199" formatCode="General">
                        <c:v>240.661</c:v>
                      </c:pt>
                      <c:pt idx="3200" formatCode="General">
                        <c:v>240.67099999999999</c:v>
                      </c:pt>
                      <c:pt idx="3201" formatCode="General">
                        <c:v>240.68100000000001</c:v>
                      </c:pt>
                      <c:pt idx="3202" formatCode="General">
                        <c:v>240.691</c:v>
                      </c:pt>
                      <c:pt idx="3203" formatCode="General">
                        <c:v>240.70099999999999</c:v>
                      </c:pt>
                      <c:pt idx="3204" formatCode="General">
                        <c:v>240.71100000000001</c:v>
                      </c:pt>
                      <c:pt idx="3205" formatCode="General">
                        <c:v>240.721</c:v>
                      </c:pt>
                      <c:pt idx="3206" formatCode="General">
                        <c:v>240.73099999999999</c:v>
                      </c:pt>
                      <c:pt idx="3207" formatCode="General">
                        <c:v>240.74100000000001</c:v>
                      </c:pt>
                      <c:pt idx="3208" formatCode="General">
                        <c:v>240.751</c:v>
                      </c:pt>
                      <c:pt idx="3209" formatCode="General">
                        <c:v>240.761</c:v>
                      </c:pt>
                      <c:pt idx="3210" formatCode="General">
                        <c:v>240.77099999999999</c:v>
                      </c:pt>
                      <c:pt idx="3211" formatCode="General">
                        <c:v>240.78100000000001</c:v>
                      </c:pt>
                      <c:pt idx="3212" formatCode="General">
                        <c:v>240.791</c:v>
                      </c:pt>
                      <c:pt idx="3213" formatCode="General">
                        <c:v>240.80099999999999</c:v>
                      </c:pt>
                      <c:pt idx="3214" formatCode="General">
                        <c:v>240.81100000000001</c:v>
                      </c:pt>
                      <c:pt idx="3215" formatCode="General">
                        <c:v>240.821</c:v>
                      </c:pt>
                      <c:pt idx="3216" formatCode="General">
                        <c:v>240.83099999999999</c:v>
                      </c:pt>
                      <c:pt idx="3217" formatCode="General">
                        <c:v>240.84100000000001</c:v>
                      </c:pt>
                      <c:pt idx="3218" formatCode="General">
                        <c:v>240.851</c:v>
                      </c:pt>
                      <c:pt idx="3219" formatCode="General">
                        <c:v>240.86099999999999</c:v>
                      </c:pt>
                      <c:pt idx="3220" formatCode="General">
                        <c:v>240.87100000000001</c:v>
                      </c:pt>
                      <c:pt idx="3221" formatCode="General">
                        <c:v>240.881</c:v>
                      </c:pt>
                      <c:pt idx="3222" formatCode="General">
                        <c:v>240.89099999999999</c:v>
                      </c:pt>
                      <c:pt idx="3223" formatCode="General">
                        <c:v>240.90100000000001</c:v>
                      </c:pt>
                      <c:pt idx="3224" formatCode="General">
                        <c:v>240.911</c:v>
                      </c:pt>
                      <c:pt idx="3225" formatCode="General">
                        <c:v>240.92099999999999</c:v>
                      </c:pt>
                      <c:pt idx="3226" formatCode="General">
                        <c:v>240.93100000000001</c:v>
                      </c:pt>
                      <c:pt idx="3227" formatCode="General">
                        <c:v>240.941</c:v>
                      </c:pt>
                      <c:pt idx="3228" formatCode="General">
                        <c:v>240.95099999999999</c:v>
                      </c:pt>
                      <c:pt idx="3229" formatCode="General">
                        <c:v>240.96100000000001</c:v>
                      </c:pt>
                      <c:pt idx="3230" formatCode="General">
                        <c:v>240.971</c:v>
                      </c:pt>
                      <c:pt idx="3231" formatCode="General">
                        <c:v>240.98099999999999</c:v>
                      </c:pt>
                      <c:pt idx="3232" formatCode="General">
                        <c:v>240.99100000000001</c:v>
                      </c:pt>
                      <c:pt idx="3233" formatCode="General">
                        <c:v>241.001</c:v>
                      </c:pt>
                      <c:pt idx="3234" formatCode="General">
                        <c:v>241.011</c:v>
                      </c:pt>
                      <c:pt idx="3235" formatCode="General">
                        <c:v>241.02099999999999</c:v>
                      </c:pt>
                      <c:pt idx="3236" formatCode="General">
                        <c:v>241.03100000000001</c:v>
                      </c:pt>
                      <c:pt idx="3237" formatCode="General">
                        <c:v>241.041</c:v>
                      </c:pt>
                      <c:pt idx="3238" formatCode="General">
                        <c:v>241.05099999999999</c:v>
                      </c:pt>
                      <c:pt idx="3239" formatCode="General">
                        <c:v>241.06100000000001</c:v>
                      </c:pt>
                      <c:pt idx="3240" formatCode="General">
                        <c:v>241.071</c:v>
                      </c:pt>
                      <c:pt idx="3241" formatCode="General">
                        <c:v>241.08099999999999</c:v>
                      </c:pt>
                      <c:pt idx="3242" formatCode="General">
                        <c:v>241.09100000000001</c:v>
                      </c:pt>
                      <c:pt idx="3243" formatCode="General">
                        <c:v>241.101</c:v>
                      </c:pt>
                      <c:pt idx="3244" formatCode="General">
                        <c:v>241.11099999999999</c:v>
                      </c:pt>
                      <c:pt idx="3245" formatCode="General">
                        <c:v>241.12100000000001</c:v>
                      </c:pt>
                      <c:pt idx="3246" formatCode="General">
                        <c:v>241.131</c:v>
                      </c:pt>
                      <c:pt idx="3247" formatCode="General">
                        <c:v>241.14099999999999</c:v>
                      </c:pt>
                      <c:pt idx="3248" formatCode="General">
                        <c:v>241.15100000000001</c:v>
                      </c:pt>
                      <c:pt idx="3249" formatCode="General">
                        <c:v>241.161</c:v>
                      </c:pt>
                      <c:pt idx="3250" formatCode="General">
                        <c:v>241.17099999999999</c:v>
                      </c:pt>
                      <c:pt idx="3251" formatCode="General">
                        <c:v>241.18100000000001</c:v>
                      </c:pt>
                      <c:pt idx="3252" formatCode="General">
                        <c:v>241.191</c:v>
                      </c:pt>
                      <c:pt idx="3253" formatCode="General">
                        <c:v>241.20099999999999</c:v>
                      </c:pt>
                      <c:pt idx="3254" formatCode="General">
                        <c:v>241.21100000000001</c:v>
                      </c:pt>
                      <c:pt idx="3255" formatCode="General">
                        <c:v>241.221</c:v>
                      </c:pt>
                      <c:pt idx="3256" formatCode="General">
                        <c:v>241.23099999999999</c:v>
                      </c:pt>
                      <c:pt idx="3257" formatCode="General">
                        <c:v>241.24100000000001</c:v>
                      </c:pt>
                      <c:pt idx="3258" formatCode="General">
                        <c:v>241.251</c:v>
                      </c:pt>
                      <c:pt idx="3259" formatCode="General">
                        <c:v>241.261</c:v>
                      </c:pt>
                      <c:pt idx="3260" formatCode="General">
                        <c:v>241.27099999999999</c:v>
                      </c:pt>
                      <c:pt idx="3261" formatCode="General">
                        <c:v>241.28100000000001</c:v>
                      </c:pt>
                      <c:pt idx="3262" formatCode="General">
                        <c:v>241.291</c:v>
                      </c:pt>
                      <c:pt idx="3263" formatCode="General">
                        <c:v>241.30099999999999</c:v>
                      </c:pt>
                      <c:pt idx="3264" formatCode="General">
                        <c:v>241.31100000000001</c:v>
                      </c:pt>
                      <c:pt idx="3265" formatCode="General">
                        <c:v>241.321</c:v>
                      </c:pt>
                      <c:pt idx="3266" formatCode="General">
                        <c:v>241.33099999999999</c:v>
                      </c:pt>
                      <c:pt idx="3267" formatCode="General">
                        <c:v>241.34100000000001</c:v>
                      </c:pt>
                      <c:pt idx="3268" formatCode="General">
                        <c:v>241.351</c:v>
                      </c:pt>
                      <c:pt idx="3269" formatCode="General">
                        <c:v>241.36099999999999</c:v>
                      </c:pt>
                      <c:pt idx="3270" formatCode="General">
                        <c:v>241.37100000000001</c:v>
                      </c:pt>
                      <c:pt idx="3271" formatCode="General">
                        <c:v>241.381</c:v>
                      </c:pt>
                      <c:pt idx="3272" formatCode="General">
                        <c:v>241.39099999999999</c:v>
                      </c:pt>
                      <c:pt idx="3273" formatCode="General">
                        <c:v>241.40100000000001</c:v>
                      </c:pt>
                      <c:pt idx="3274" formatCode="General">
                        <c:v>241.411</c:v>
                      </c:pt>
                      <c:pt idx="3275" formatCode="General">
                        <c:v>241.42099999999999</c:v>
                      </c:pt>
                      <c:pt idx="3276" formatCode="General">
                        <c:v>241.43100000000001</c:v>
                      </c:pt>
                      <c:pt idx="3277" formatCode="General">
                        <c:v>241.441</c:v>
                      </c:pt>
                      <c:pt idx="3278" formatCode="General">
                        <c:v>241.45099999999999</c:v>
                      </c:pt>
                      <c:pt idx="3279" formatCode="General">
                        <c:v>241.45400000000001</c:v>
                      </c:pt>
                      <c:pt idx="3280" formatCode="General">
                        <c:v>241.45400000000001</c:v>
                      </c:pt>
                      <c:pt idx="3281" formatCode="General">
                        <c:v>242.45400000000001</c:v>
                      </c:pt>
                      <c:pt idx="3282" formatCode="General">
                        <c:v>243.45400000000001</c:v>
                      </c:pt>
                      <c:pt idx="3283" formatCode="General">
                        <c:v>244.45400000000001</c:v>
                      </c:pt>
                      <c:pt idx="3284" formatCode="General">
                        <c:v>245.45400000000001</c:v>
                      </c:pt>
                      <c:pt idx="3285" formatCode="General">
                        <c:v>246.45400000000001</c:v>
                      </c:pt>
                      <c:pt idx="3286" formatCode="General">
                        <c:v>247.45400000000001</c:v>
                      </c:pt>
                      <c:pt idx="3287" formatCode="General">
                        <c:v>248.45400000000001</c:v>
                      </c:pt>
                      <c:pt idx="3288" formatCode="General">
                        <c:v>249.45400000000001</c:v>
                      </c:pt>
                      <c:pt idx="3289" formatCode="General">
                        <c:v>250.45400000000001</c:v>
                      </c:pt>
                      <c:pt idx="3290" formatCode="General">
                        <c:v>251.45400000000001</c:v>
                      </c:pt>
                      <c:pt idx="3291" formatCode="General">
                        <c:v>252.45400000000001</c:v>
                      </c:pt>
                      <c:pt idx="3292" formatCode="General">
                        <c:v>253.45400000000001</c:v>
                      </c:pt>
                      <c:pt idx="3293" formatCode="General">
                        <c:v>254.45400000000001</c:v>
                      </c:pt>
                      <c:pt idx="3294" formatCode="General">
                        <c:v>255.45400000000001</c:v>
                      </c:pt>
                      <c:pt idx="3295" formatCode="General">
                        <c:v>256.45400000000001</c:v>
                      </c:pt>
                      <c:pt idx="3296" formatCode="General">
                        <c:v>257.45400000000001</c:v>
                      </c:pt>
                      <c:pt idx="3297" formatCode="General">
                        <c:v>258.45400000000001</c:v>
                      </c:pt>
                      <c:pt idx="3298" formatCode="General">
                        <c:v>259.45400000000001</c:v>
                      </c:pt>
                      <c:pt idx="3299" formatCode="General">
                        <c:v>260.45400000000001</c:v>
                      </c:pt>
                      <c:pt idx="3300" formatCode="General">
                        <c:v>261.45400000000001</c:v>
                      </c:pt>
                      <c:pt idx="3301" formatCode="General">
                        <c:v>262.45400000000001</c:v>
                      </c:pt>
                      <c:pt idx="3302" formatCode="General">
                        <c:v>263.45400000000001</c:v>
                      </c:pt>
                      <c:pt idx="3303" formatCode="General">
                        <c:v>264.45400000000001</c:v>
                      </c:pt>
                      <c:pt idx="3304" formatCode="General">
                        <c:v>265.45400000000001</c:v>
                      </c:pt>
                      <c:pt idx="3305" formatCode="General">
                        <c:v>266.45400000000001</c:v>
                      </c:pt>
                      <c:pt idx="3306" formatCode="General">
                        <c:v>267.45400000000001</c:v>
                      </c:pt>
                      <c:pt idx="3307" formatCode="General">
                        <c:v>268.45400000000001</c:v>
                      </c:pt>
                      <c:pt idx="3308" formatCode="General">
                        <c:v>269.45400000000001</c:v>
                      </c:pt>
                      <c:pt idx="3309" formatCode="General">
                        <c:v>270.45400000000001</c:v>
                      </c:pt>
                      <c:pt idx="3310" formatCode="General">
                        <c:v>271.45400000000001</c:v>
                      </c:pt>
                      <c:pt idx="3311" formatCode="General">
                        <c:v>272.45400000000001</c:v>
                      </c:pt>
                      <c:pt idx="3312" formatCode="General">
                        <c:v>273.45400000000001</c:v>
                      </c:pt>
                      <c:pt idx="3313" formatCode="General">
                        <c:v>274.45400000000001</c:v>
                      </c:pt>
                      <c:pt idx="3314" formatCode="General">
                        <c:v>275.45400000000001</c:v>
                      </c:pt>
                      <c:pt idx="3315" formatCode="General">
                        <c:v>276.45400000000001</c:v>
                      </c:pt>
                      <c:pt idx="3316" formatCode="General">
                        <c:v>277.45400000000001</c:v>
                      </c:pt>
                      <c:pt idx="3317" formatCode="General">
                        <c:v>278.45400000000001</c:v>
                      </c:pt>
                      <c:pt idx="3318" formatCode="General">
                        <c:v>279.45400000000001</c:v>
                      </c:pt>
                      <c:pt idx="3319" formatCode="General">
                        <c:v>280.45400000000001</c:v>
                      </c:pt>
                      <c:pt idx="3320" formatCode="General">
                        <c:v>281.45400000000001</c:v>
                      </c:pt>
                      <c:pt idx="3321" formatCode="General">
                        <c:v>282.45400000000001</c:v>
                      </c:pt>
                      <c:pt idx="3322" formatCode="General">
                        <c:v>283.45400000000001</c:v>
                      </c:pt>
                      <c:pt idx="3323" formatCode="General">
                        <c:v>284.45400000000001</c:v>
                      </c:pt>
                      <c:pt idx="3324" formatCode="General">
                        <c:v>285.45400000000001</c:v>
                      </c:pt>
                      <c:pt idx="3325" formatCode="General">
                        <c:v>286.45400000000001</c:v>
                      </c:pt>
                      <c:pt idx="3326" formatCode="General">
                        <c:v>287.45400000000001</c:v>
                      </c:pt>
                      <c:pt idx="3327" formatCode="General">
                        <c:v>288.45400000000001</c:v>
                      </c:pt>
                      <c:pt idx="3328" formatCode="General">
                        <c:v>289.45400000000001</c:v>
                      </c:pt>
                      <c:pt idx="3329" formatCode="General">
                        <c:v>290.45400000000001</c:v>
                      </c:pt>
                      <c:pt idx="3330" formatCode="General">
                        <c:v>291.45400000000001</c:v>
                      </c:pt>
                      <c:pt idx="3331" formatCode="General">
                        <c:v>292.45400000000001</c:v>
                      </c:pt>
                      <c:pt idx="3332" formatCode="General">
                        <c:v>293.45400000000001</c:v>
                      </c:pt>
                      <c:pt idx="3333" formatCode="General">
                        <c:v>294.45400000000001</c:v>
                      </c:pt>
                      <c:pt idx="3334" formatCode="General">
                        <c:v>295.45400000000001</c:v>
                      </c:pt>
                      <c:pt idx="3335" formatCode="General">
                        <c:v>296.45400000000001</c:v>
                      </c:pt>
                      <c:pt idx="3336" formatCode="General">
                        <c:v>297.45400000000001</c:v>
                      </c:pt>
                      <c:pt idx="3337" formatCode="General">
                        <c:v>298.45400000000001</c:v>
                      </c:pt>
                      <c:pt idx="3338" formatCode="General">
                        <c:v>299.45400000000001</c:v>
                      </c:pt>
                      <c:pt idx="3339" formatCode="General">
                        <c:v>300.45400000000001</c:v>
                      </c:pt>
                      <c:pt idx="3340" formatCode="General">
                        <c:v>301.45400000000001</c:v>
                      </c:pt>
                      <c:pt idx="3341" formatCode="General">
                        <c:v>302.45400000000001</c:v>
                      </c:pt>
                      <c:pt idx="3342" formatCode="General">
                        <c:v>303.45400000000001</c:v>
                      </c:pt>
                      <c:pt idx="3343" formatCode="General">
                        <c:v>304.45400000000001</c:v>
                      </c:pt>
                      <c:pt idx="3344" formatCode="General">
                        <c:v>305.45400000000001</c:v>
                      </c:pt>
                      <c:pt idx="3345" formatCode="General">
                        <c:v>306.45400000000001</c:v>
                      </c:pt>
                      <c:pt idx="3346" formatCode="General">
                        <c:v>307.45400000000001</c:v>
                      </c:pt>
                      <c:pt idx="3347" formatCode="General">
                        <c:v>308.45400000000001</c:v>
                      </c:pt>
                      <c:pt idx="3348" formatCode="General">
                        <c:v>309.45400000000001</c:v>
                      </c:pt>
                      <c:pt idx="3349" formatCode="General">
                        <c:v>310.45400000000001</c:v>
                      </c:pt>
                      <c:pt idx="3350" formatCode="General">
                        <c:v>311.45400000000001</c:v>
                      </c:pt>
                      <c:pt idx="3351" formatCode="General">
                        <c:v>311.75599999999997</c:v>
                      </c:pt>
                      <c:pt idx="3352" formatCode="General">
                        <c:v>311.75599999999997</c:v>
                      </c:pt>
                      <c:pt idx="3353" formatCode="General">
                        <c:v>311.76600000000002</c:v>
                      </c:pt>
                      <c:pt idx="3354" formatCode="General">
                        <c:v>311.77600000000001</c:v>
                      </c:pt>
                      <c:pt idx="3355" formatCode="General">
                        <c:v>311.786</c:v>
                      </c:pt>
                      <c:pt idx="3356" formatCode="General">
                        <c:v>311.79599999999999</c:v>
                      </c:pt>
                      <c:pt idx="3357" formatCode="General">
                        <c:v>311.80599999999998</c:v>
                      </c:pt>
                      <c:pt idx="3358" formatCode="General">
                        <c:v>311.81599999999997</c:v>
                      </c:pt>
                      <c:pt idx="3359" formatCode="General">
                        <c:v>311.82600000000002</c:v>
                      </c:pt>
                      <c:pt idx="3360" formatCode="General">
                        <c:v>311.83600000000001</c:v>
                      </c:pt>
                      <c:pt idx="3361" formatCode="General">
                        <c:v>311.846</c:v>
                      </c:pt>
                      <c:pt idx="3362" formatCode="General">
                        <c:v>311.85599999999999</c:v>
                      </c:pt>
                      <c:pt idx="3363" formatCode="General">
                        <c:v>311.86599999999999</c:v>
                      </c:pt>
                      <c:pt idx="3364" formatCode="General">
                        <c:v>311.87599999999998</c:v>
                      </c:pt>
                      <c:pt idx="3365" formatCode="General">
                        <c:v>311.88600000000002</c:v>
                      </c:pt>
                      <c:pt idx="3366" formatCode="General">
                        <c:v>311.89600000000002</c:v>
                      </c:pt>
                      <c:pt idx="3367" formatCode="General">
                        <c:v>311.90600000000001</c:v>
                      </c:pt>
                      <c:pt idx="3368" formatCode="General">
                        <c:v>311.916</c:v>
                      </c:pt>
                      <c:pt idx="3369" formatCode="General">
                        <c:v>311.92599999999999</c:v>
                      </c:pt>
                      <c:pt idx="3370" formatCode="General">
                        <c:v>311.93599999999998</c:v>
                      </c:pt>
                      <c:pt idx="3371" formatCode="General">
                        <c:v>311.94600000000003</c:v>
                      </c:pt>
                      <c:pt idx="3372" formatCode="General">
                        <c:v>311.95600000000002</c:v>
                      </c:pt>
                      <c:pt idx="3373" formatCode="General">
                        <c:v>311.96600000000001</c:v>
                      </c:pt>
                      <c:pt idx="3374" formatCode="General">
                        <c:v>311.976</c:v>
                      </c:pt>
                      <c:pt idx="3375" formatCode="General">
                        <c:v>311.98599999999999</c:v>
                      </c:pt>
                      <c:pt idx="3376" formatCode="General">
                        <c:v>311.99599999999998</c:v>
                      </c:pt>
                      <c:pt idx="3377" formatCode="General">
                        <c:v>312.00599999999997</c:v>
                      </c:pt>
                      <c:pt idx="3378" formatCode="General">
                        <c:v>312.01600000000002</c:v>
                      </c:pt>
                      <c:pt idx="3379" formatCode="General">
                        <c:v>312.02600000000001</c:v>
                      </c:pt>
                      <c:pt idx="3380" formatCode="General">
                        <c:v>312.036</c:v>
                      </c:pt>
                      <c:pt idx="3381" formatCode="General">
                        <c:v>312.04599999999999</c:v>
                      </c:pt>
                      <c:pt idx="3382" formatCode="General">
                        <c:v>312.05599999999998</c:v>
                      </c:pt>
                      <c:pt idx="3383" formatCode="General">
                        <c:v>312.06599999999997</c:v>
                      </c:pt>
                      <c:pt idx="3384" formatCode="General">
                        <c:v>312.07600000000002</c:v>
                      </c:pt>
                      <c:pt idx="3385" formatCode="General">
                        <c:v>312.08600000000001</c:v>
                      </c:pt>
                      <c:pt idx="3386" formatCode="General">
                        <c:v>312.096</c:v>
                      </c:pt>
                      <c:pt idx="3387" formatCode="General">
                        <c:v>312.10599999999999</c:v>
                      </c:pt>
                      <c:pt idx="3388" formatCode="General">
                        <c:v>312.11599999999999</c:v>
                      </c:pt>
                      <c:pt idx="3389" formatCode="General">
                        <c:v>312.12599999999998</c:v>
                      </c:pt>
                      <c:pt idx="3390" formatCode="General">
                        <c:v>312.13600000000002</c:v>
                      </c:pt>
                      <c:pt idx="3391" formatCode="General">
                        <c:v>312.14600000000002</c:v>
                      </c:pt>
                      <c:pt idx="3392" formatCode="General">
                        <c:v>312.15600000000001</c:v>
                      </c:pt>
                      <c:pt idx="3393" formatCode="General">
                        <c:v>312.166</c:v>
                      </c:pt>
                      <c:pt idx="3394" formatCode="General">
                        <c:v>312.17599999999999</c:v>
                      </c:pt>
                      <c:pt idx="3395" formatCode="General">
                        <c:v>312.18599999999998</c:v>
                      </c:pt>
                      <c:pt idx="3396" formatCode="General">
                        <c:v>312.19600000000003</c:v>
                      </c:pt>
                      <c:pt idx="3397" formatCode="General">
                        <c:v>312.20600000000002</c:v>
                      </c:pt>
                      <c:pt idx="3398" formatCode="General">
                        <c:v>312.21600000000001</c:v>
                      </c:pt>
                      <c:pt idx="3399" formatCode="General">
                        <c:v>312.226</c:v>
                      </c:pt>
                      <c:pt idx="3400" formatCode="General">
                        <c:v>312.23599999999999</c:v>
                      </c:pt>
                      <c:pt idx="3401" formatCode="General">
                        <c:v>312.24599999999998</c:v>
                      </c:pt>
                      <c:pt idx="3402" formatCode="General">
                        <c:v>312.25599999999997</c:v>
                      </c:pt>
                      <c:pt idx="3403" formatCode="General">
                        <c:v>312.26600000000002</c:v>
                      </c:pt>
                      <c:pt idx="3404" formatCode="General">
                        <c:v>312.27600000000001</c:v>
                      </c:pt>
                      <c:pt idx="3405" formatCode="General">
                        <c:v>312.286</c:v>
                      </c:pt>
                      <c:pt idx="3406" formatCode="General">
                        <c:v>312.29599999999999</c:v>
                      </c:pt>
                      <c:pt idx="3407" formatCode="General">
                        <c:v>312.30599999999998</c:v>
                      </c:pt>
                      <c:pt idx="3408" formatCode="General">
                        <c:v>312.31599999999997</c:v>
                      </c:pt>
                      <c:pt idx="3409" formatCode="General">
                        <c:v>312.32600000000002</c:v>
                      </c:pt>
                      <c:pt idx="3410" formatCode="General">
                        <c:v>312.33600000000001</c:v>
                      </c:pt>
                      <c:pt idx="3411" formatCode="General">
                        <c:v>312.346</c:v>
                      </c:pt>
                      <c:pt idx="3412" formatCode="General">
                        <c:v>312.35599999999999</c:v>
                      </c:pt>
                      <c:pt idx="3413" formatCode="General">
                        <c:v>312.36599999999999</c:v>
                      </c:pt>
                      <c:pt idx="3414" formatCode="General">
                        <c:v>312.37599999999998</c:v>
                      </c:pt>
                      <c:pt idx="3415" formatCode="General">
                        <c:v>312.38600000000002</c:v>
                      </c:pt>
                      <c:pt idx="3416" formatCode="General">
                        <c:v>312.39600000000002</c:v>
                      </c:pt>
                      <c:pt idx="3417" formatCode="General">
                        <c:v>312.40600000000001</c:v>
                      </c:pt>
                      <c:pt idx="3418" formatCode="General">
                        <c:v>312.416</c:v>
                      </c:pt>
                      <c:pt idx="3419" formatCode="General">
                        <c:v>312.42599999999999</c:v>
                      </c:pt>
                      <c:pt idx="3420" formatCode="General">
                        <c:v>312.43599999999998</c:v>
                      </c:pt>
                      <c:pt idx="3421" formatCode="General">
                        <c:v>312.44600000000003</c:v>
                      </c:pt>
                      <c:pt idx="3422" formatCode="General">
                        <c:v>312.45600000000002</c:v>
                      </c:pt>
                      <c:pt idx="3423" formatCode="General">
                        <c:v>312.46600000000001</c:v>
                      </c:pt>
                      <c:pt idx="3424" formatCode="General">
                        <c:v>312.476</c:v>
                      </c:pt>
                      <c:pt idx="3425" formatCode="General">
                        <c:v>312.48599999999999</c:v>
                      </c:pt>
                      <c:pt idx="3426" formatCode="General">
                        <c:v>312.49599999999998</c:v>
                      </c:pt>
                      <c:pt idx="3427" formatCode="General">
                        <c:v>312.50599999999997</c:v>
                      </c:pt>
                      <c:pt idx="3428" formatCode="General">
                        <c:v>312.51600000000002</c:v>
                      </c:pt>
                      <c:pt idx="3429" formatCode="General">
                        <c:v>312.52600000000001</c:v>
                      </c:pt>
                      <c:pt idx="3430" formatCode="General">
                        <c:v>312.536</c:v>
                      </c:pt>
                      <c:pt idx="3431" formatCode="General">
                        <c:v>312.54599999999999</c:v>
                      </c:pt>
                      <c:pt idx="3432" formatCode="General">
                        <c:v>312.55599999999998</c:v>
                      </c:pt>
                      <c:pt idx="3433" formatCode="General">
                        <c:v>312.56599999999997</c:v>
                      </c:pt>
                      <c:pt idx="3434" formatCode="General">
                        <c:v>312.57600000000002</c:v>
                      </c:pt>
                      <c:pt idx="3435" formatCode="General">
                        <c:v>312.58600000000001</c:v>
                      </c:pt>
                      <c:pt idx="3436" formatCode="General">
                        <c:v>312.596</c:v>
                      </c:pt>
                      <c:pt idx="3437" formatCode="General">
                        <c:v>312.60599999999999</c:v>
                      </c:pt>
                      <c:pt idx="3438" formatCode="General">
                        <c:v>312.61599999999999</c:v>
                      </c:pt>
                      <c:pt idx="3439" formatCode="General">
                        <c:v>312.62599999999998</c:v>
                      </c:pt>
                      <c:pt idx="3440" formatCode="General">
                        <c:v>312.63600000000002</c:v>
                      </c:pt>
                      <c:pt idx="3441" formatCode="General">
                        <c:v>312.64600000000002</c:v>
                      </c:pt>
                      <c:pt idx="3442" formatCode="General">
                        <c:v>312.65600000000001</c:v>
                      </c:pt>
                      <c:pt idx="3443" formatCode="General">
                        <c:v>312.666</c:v>
                      </c:pt>
                      <c:pt idx="3444" formatCode="General">
                        <c:v>312.67599999999999</c:v>
                      </c:pt>
                      <c:pt idx="3445" formatCode="General">
                        <c:v>312.68599999999998</c:v>
                      </c:pt>
                      <c:pt idx="3446" formatCode="General">
                        <c:v>312.69600000000003</c:v>
                      </c:pt>
                      <c:pt idx="3447" formatCode="General">
                        <c:v>312.70600000000002</c:v>
                      </c:pt>
                      <c:pt idx="3448" formatCode="General">
                        <c:v>312.71600000000001</c:v>
                      </c:pt>
                      <c:pt idx="3449" formatCode="General">
                        <c:v>312.726</c:v>
                      </c:pt>
                      <c:pt idx="3450" formatCode="General">
                        <c:v>312.73599999999999</c:v>
                      </c:pt>
                      <c:pt idx="3451" formatCode="General">
                        <c:v>312.74599999999998</c:v>
                      </c:pt>
                      <c:pt idx="3452" formatCode="General">
                        <c:v>312.75599999999997</c:v>
                      </c:pt>
                      <c:pt idx="3453" formatCode="General">
                        <c:v>312.76600000000002</c:v>
                      </c:pt>
                      <c:pt idx="3454" formatCode="General">
                        <c:v>312.77600000000001</c:v>
                      </c:pt>
                      <c:pt idx="3455" formatCode="General">
                        <c:v>312.786</c:v>
                      </c:pt>
                      <c:pt idx="3456" formatCode="General">
                        <c:v>312.79599999999999</c:v>
                      </c:pt>
                      <c:pt idx="3457" formatCode="General">
                        <c:v>312.80599999999998</c:v>
                      </c:pt>
                      <c:pt idx="3458" formatCode="General">
                        <c:v>312.81599999999997</c:v>
                      </c:pt>
                      <c:pt idx="3459" formatCode="General">
                        <c:v>312.82600000000002</c:v>
                      </c:pt>
                      <c:pt idx="3460" formatCode="General">
                        <c:v>312.83600000000001</c:v>
                      </c:pt>
                      <c:pt idx="3461" formatCode="General">
                        <c:v>312.846</c:v>
                      </c:pt>
                      <c:pt idx="3462" formatCode="General">
                        <c:v>312.85599999999999</c:v>
                      </c:pt>
                      <c:pt idx="3463" formatCode="General">
                        <c:v>312.86599999999999</c:v>
                      </c:pt>
                      <c:pt idx="3464" formatCode="General">
                        <c:v>312.87599999999998</c:v>
                      </c:pt>
                      <c:pt idx="3465" formatCode="General">
                        <c:v>312.88600000000002</c:v>
                      </c:pt>
                      <c:pt idx="3466" formatCode="General">
                        <c:v>312.89600000000002</c:v>
                      </c:pt>
                      <c:pt idx="3467" formatCode="General">
                        <c:v>312.90600000000001</c:v>
                      </c:pt>
                      <c:pt idx="3468" formatCode="General">
                        <c:v>312.916</c:v>
                      </c:pt>
                      <c:pt idx="3469" formatCode="General">
                        <c:v>312.92599999999999</c:v>
                      </c:pt>
                      <c:pt idx="3470" formatCode="General">
                        <c:v>312.93599999999998</c:v>
                      </c:pt>
                      <c:pt idx="3471" formatCode="General">
                        <c:v>312.94600000000003</c:v>
                      </c:pt>
                      <c:pt idx="3472" formatCode="General">
                        <c:v>312.95600000000002</c:v>
                      </c:pt>
                      <c:pt idx="3473" formatCode="General">
                        <c:v>312.96600000000001</c:v>
                      </c:pt>
                      <c:pt idx="3474" formatCode="General">
                        <c:v>312.976</c:v>
                      </c:pt>
                      <c:pt idx="3475" formatCode="General">
                        <c:v>312.98599999999999</c:v>
                      </c:pt>
                      <c:pt idx="3476" formatCode="General">
                        <c:v>312.99599999999998</c:v>
                      </c:pt>
                      <c:pt idx="3477" formatCode="General">
                        <c:v>313.00599999999997</c:v>
                      </c:pt>
                      <c:pt idx="3478" formatCode="General">
                        <c:v>313.01600000000002</c:v>
                      </c:pt>
                      <c:pt idx="3479" formatCode="General">
                        <c:v>313.02600000000001</c:v>
                      </c:pt>
                      <c:pt idx="3480" formatCode="General">
                        <c:v>313.036</c:v>
                      </c:pt>
                      <c:pt idx="3481" formatCode="General">
                        <c:v>313.04599999999999</c:v>
                      </c:pt>
                      <c:pt idx="3482" formatCode="General">
                        <c:v>313.05599999999998</c:v>
                      </c:pt>
                      <c:pt idx="3483" formatCode="General">
                        <c:v>313.06599999999997</c:v>
                      </c:pt>
                      <c:pt idx="3484" formatCode="General">
                        <c:v>313.07600000000002</c:v>
                      </c:pt>
                      <c:pt idx="3485" formatCode="General">
                        <c:v>313.08600000000001</c:v>
                      </c:pt>
                      <c:pt idx="3486" formatCode="General">
                        <c:v>313.096</c:v>
                      </c:pt>
                      <c:pt idx="3487" formatCode="General">
                        <c:v>313.10599999999999</c:v>
                      </c:pt>
                      <c:pt idx="3488" formatCode="General">
                        <c:v>313.11599999999999</c:v>
                      </c:pt>
                      <c:pt idx="3489" formatCode="General">
                        <c:v>313.12599999999998</c:v>
                      </c:pt>
                      <c:pt idx="3490" formatCode="General">
                        <c:v>313.13600000000002</c:v>
                      </c:pt>
                      <c:pt idx="3491" formatCode="General">
                        <c:v>313.14600000000002</c:v>
                      </c:pt>
                      <c:pt idx="3492" formatCode="General">
                        <c:v>313.15600000000001</c:v>
                      </c:pt>
                      <c:pt idx="3493" formatCode="General">
                        <c:v>313.166</c:v>
                      </c:pt>
                      <c:pt idx="3494" formatCode="General">
                        <c:v>313.17599999999999</c:v>
                      </c:pt>
                      <c:pt idx="3495" formatCode="General">
                        <c:v>313.18599999999998</c:v>
                      </c:pt>
                      <c:pt idx="3496" formatCode="General">
                        <c:v>313.19600000000003</c:v>
                      </c:pt>
                      <c:pt idx="3497" formatCode="General">
                        <c:v>313.20600000000002</c:v>
                      </c:pt>
                      <c:pt idx="3498" formatCode="General">
                        <c:v>313.21600000000001</c:v>
                      </c:pt>
                      <c:pt idx="3499" formatCode="General">
                        <c:v>313.226</c:v>
                      </c:pt>
                      <c:pt idx="3500" formatCode="General">
                        <c:v>313.23599999999999</c:v>
                      </c:pt>
                      <c:pt idx="3501" formatCode="General">
                        <c:v>313.24599999999998</c:v>
                      </c:pt>
                      <c:pt idx="3502" formatCode="General">
                        <c:v>313.25599999999997</c:v>
                      </c:pt>
                      <c:pt idx="3503" formatCode="General">
                        <c:v>313.26600000000002</c:v>
                      </c:pt>
                      <c:pt idx="3504" formatCode="General">
                        <c:v>313.27600000000001</c:v>
                      </c:pt>
                      <c:pt idx="3505" formatCode="General">
                        <c:v>313.286</c:v>
                      </c:pt>
                      <c:pt idx="3506" formatCode="General">
                        <c:v>313.29599999999999</c:v>
                      </c:pt>
                      <c:pt idx="3507" formatCode="General">
                        <c:v>313.30599999999998</c:v>
                      </c:pt>
                      <c:pt idx="3508" formatCode="General">
                        <c:v>313.31599999999997</c:v>
                      </c:pt>
                      <c:pt idx="3509" formatCode="General">
                        <c:v>313.32600000000002</c:v>
                      </c:pt>
                      <c:pt idx="3510" formatCode="General">
                        <c:v>313.33600000000001</c:v>
                      </c:pt>
                      <c:pt idx="3511" formatCode="General">
                        <c:v>313.346</c:v>
                      </c:pt>
                      <c:pt idx="3512" formatCode="General">
                        <c:v>313.35599999999999</c:v>
                      </c:pt>
                      <c:pt idx="3513" formatCode="General">
                        <c:v>313.36599999999999</c:v>
                      </c:pt>
                      <c:pt idx="3514" formatCode="General">
                        <c:v>313.37599999999998</c:v>
                      </c:pt>
                      <c:pt idx="3515" formatCode="General">
                        <c:v>313.38600000000002</c:v>
                      </c:pt>
                      <c:pt idx="3516" formatCode="General">
                        <c:v>313.39600000000002</c:v>
                      </c:pt>
                      <c:pt idx="3517" formatCode="General">
                        <c:v>313.40600000000001</c:v>
                      </c:pt>
                      <c:pt idx="3518" formatCode="General">
                        <c:v>313.416</c:v>
                      </c:pt>
                      <c:pt idx="3519" formatCode="General">
                        <c:v>313.42599999999999</c:v>
                      </c:pt>
                      <c:pt idx="3520" formatCode="General">
                        <c:v>313.43599999999998</c:v>
                      </c:pt>
                      <c:pt idx="3521" formatCode="General">
                        <c:v>313.44600000000003</c:v>
                      </c:pt>
                      <c:pt idx="3522" formatCode="General">
                        <c:v>313.45600000000002</c:v>
                      </c:pt>
                      <c:pt idx="3523" formatCode="General">
                        <c:v>313.46600000000001</c:v>
                      </c:pt>
                      <c:pt idx="3524" formatCode="General">
                        <c:v>313.476</c:v>
                      </c:pt>
                      <c:pt idx="3525" formatCode="General">
                        <c:v>313.48599999999999</c:v>
                      </c:pt>
                      <c:pt idx="3526" formatCode="General">
                        <c:v>313.49599999999998</c:v>
                      </c:pt>
                      <c:pt idx="3527" formatCode="General">
                        <c:v>313.50599999999997</c:v>
                      </c:pt>
                      <c:pt idx="3528" formatCode="General">
                        <c:v>313.51600000000002</c:v>
                      </c:pt>
                      <c:pt idx="3529" formatCode="General">
                        <c:v>313.52600000000001</c:v>
                      </c:pt>
                      <c:pt idx="3530" formatCode="General">
                        <c:v>313.536</c:v>
                      </c:pt>
                      <c:pt idx="3531" formatCode="General">
                        <c:v>313.54599999999999</c:v>
                      </c:pt>
                      <c:pt idx="3532" formatCode="General">
                        <c:v>313.55599999999998</c:v>
                      </c:pt>
                      <c:pt idx="3533" formatCode="General">
                        <c:v>313.56599999999997</c:v>
                      </c:pt>
                      <c:pt idx="3534" formatCode="General">
                        <c:v>313.57600000000002</c:v>
                      </c:pt>
                      <c:pt idx="3535" formatCode="General">
                        <c:v>313.58600000000001</c:v>
                      </c:pt>
                      <c:pt idx="3536" formatCode="General">
                        <c:v>313.596</c:v>
                      </c:pt>
                      <c:pt idx="3537" formatCode="General">
                        <c:v>313.60599999999999</c:v>
                      </c:pt>
                      <c:pt idx="3538" formatCode="General">
                        <c:v>313.61599999999999</c:v>
                      </c:pt>
                      <c:pt idx="3539" formatCode="General">
                        <c:v>313.62599999999998</c:v>
                      </c:pt>
                      <c:pt idx="3540" formatCode="General">
                        <c:v>313.63600000000002</c:v>
                      </c:pt>
                      <c:pt idx="3541" formatCode="General">
                        <c:v>313.64600000000002</c:v>
                      </c:pt>
                      <c:pt idx="3542" formatCode="General">
                        <c:v>313.65600000000001</c:v>
                      </c:pt>
                      <c:pt idx="3543" formatCode="General">
                        <c:v>313.666</c:v>
                      </c:pt>
                      <c:pt idx="3544" formatCode="General">
                        <c:v>313.67599999999999</c:v>
                      </c:pt>
                      <c:pt idx="3545" formatCode="General">
                        <c:v>313.68599999999998</c:v>
                      </c:pt>
                      <c:pt idx="3546" formatCode="General">
                        <c:v>313.69600000000003</c:v>
                      </c:pt>
                      <c:pt idx="3547" formatCode="General">
                        <c:v>313.70600000000002</c:v>
                      </c:pt>
                      <c:pt idx="3548" formatCode="General">
                        <c:v>313.71600000000001</c:v>
                      </c:pt>
                      <c:pt idx="3549" formatCode="General">
                        <c:v>313.726</c:v>
                      </c:pt>
                      <c:pt idx="3550" formatCode="General">
                        <c:v>313.73599999999999</c:v>
                      </c:pt>
                      <c:pt idx="3551" formatCode="General">
                        <c:v>313.74599999999998</c:v>
                      </c:pt>
                      <c:pt idx="3552" formatCode="General">
                        <c:v>313.75599999999997</c:v>
                      </c:pt>
                      <c:pt idx="3553" formatCode="General">
                        <c:v>313.76600000000002</c:v>
                      </c:pt>
                      <c:pt idx="3554" formatCode="General">
                        <c:v>313.77600000000001</c:v>
                      </c:pt>
                      <c:pt idx="3555" formatCode="General">
                        <c:v>313.786</c:v>
                      </c:pt>
                      <c:pt idx="3556" formatCode="General">
                        <c:v>313.79599999999999</c:v>
                      </c:pt>
                      <c:pt idx="3557" formatCode="General">
                        <c:v>313.80599999999998</c:v>
                      </c:pt>
                      <c:pt idx="3558" formatCode="General">
                        <c:v>313.81599999999997</c:v>
                      </c:pt>
                      <c:pt idx="3559" formatCode="General">
                        <c:v>313.82600000000002</c:v>
                      </c:pt>
                      <c:pt idx="3560" formatCode="General">
                        <c:v>313.83600000000001</c:v>
                      </c:pt>
                      <c:pt idx="3561" formatCode="General">
                        <c:v>313.846</c:v>
                      </c:pt>
                      <c:pt idx="3562" formatCode="General">
                        <c:v>313.85599999999999</c:v>
                      </c:pt>
                      <c:pt idx="3563" formatCode="General">
                        <c:v>313.86599999999999</c:v>
                      </c:pt>
                      <c:pt idx="3564" formatCode="General">
                        <c:v>313.87599999999998</c:v>
                      </c:pt>
                      <c:pt idx="3565" formatCode="General">
                        <c:v>313.88600000000002</c:v>
                      </c:pt>
                      <c:pt idx="3566" formatCode="General">
                        <c:v>313.89600000000002</c:v>
                      </c:pt>
                      <c:pt idx="3567" formatCode="General">
                        <c:v>313.90600000000001</c:v>
                      </c:pt>
                      <c:pt idx="3568" formatCode="General">
                        <c:v>313.916</c:v>
                      </c:pt>
                      <c:pt idx="3569" formatCode="General">
                        <c:v>313.92599999999999</c:v>
                      </c:pt>
                      <c:pt idx="3570" formatCode="General">
                        <c:v>313.93599999999998</c:v>
                      </c:pt>
                      <c:pt idx="3571" formatCode="General">
                        <c:v>313.94600000000003</c:v>
                      </c:pt>
                      <c:pt idx="3572" formatCode="General">
                        <c:v>313.95600000000002</c:v>
                      </c:pt>
                      <c:pt idx="3573" formatCode="General">
                        <c:v>313.96600000000001</c:v>
                      </c:pt>
                      <c:pt idx="3574" formatCode="General">
                        <c:v>313.976</c:v>
                      </c:pt>
                      <c:pt idx="3575" formatCode="General">
                        <c:v>313.98599999999999</c:v>
                      </c:pt>
                      <c:pt idx="3576" formatCode="General">
                        <c:v>313.99599999999998</c:v>
                      </c:pt>
                      <c:pt idx="3577" formatCode="General">
                        <c:v>314.00599999999997</c:v>
                      </c:pt>
                      <c:pt idx="3578" formatCode="General">
                        <c:v>314.01600000000002</c:v>
                      </c:pt>
                      <c:pt idx="3579" formatCode="General">
                        <c:v>314.02600000000001</c:v>
                      </c:pt>
                      <c:pt idx="3580" formatCode="General">
                        <c:v>314.036</c:v>
                      </c:pt>
                      <c:pt idx="3581" formatCode="General">
                        <c:v>314.04599999999999</c:v>
                      </c:pt>
                      <c:pt idx="3582" formatCode="General">
                        <c:v>314.05599999999998</c:v>
                      </c:pt>
                      <c:pt idx="3583" formatCode="General">
                        <c:v>314.06599999999997</c:v>
                      </c:pt>
                      <c:pt idx="3584" formatCode="General">
                        <c:v>314.07600000000002</c:v>
                      </c:pt>
                      <c:pt idx="3585" formatCode="General">
                        <c:v>314.08600000000001</c:v>
                      </c:pt>
                      <c:pt idx="3586" formatCode="General">
                        <c:v>314.096</c:v>
                      </c:pt>
                      <c:pt idx="3587" formatCode="General">
                        <c:v>314.10599999999999</c:v>
                      </c:pt>
                      <c:pt idx="3588" formatCode="General">
                        <c:v>314.11599999999999</c:v>
                      </c:pt>
                      <c:pt idx="3589" formatCode="General">
                        <c:v>314.12599999999998</c:v>
                      </c:pt>
                      <c:pt idx="3590" formatCode="General">
                        <c:v>314.13600000000002</c:v>
                      </c:pt>
                      <c:pt idx="3591" formatCode="General">
                        <c:v>314.14600000000002</c:v>
                      </c:pt>
                      <c:pt idx="3592" formatCode="General">
                        <c:v>314.15600000000001</c:v>
                      </c:pt>
                      <c:pt idx="3593" formatCode="General">
                        <c:v>314.166</c:v>
                      </c:pt>
                      <c:pt idx="3594" formatCode="General">
                        <c:v>314.17599999999999</c:v>
                      </c:pt>
                      <c:pt idx="3595" formatCode="General">
                        <c:v>314.18599999999998</c:v>
                      </c:pt>
                      <c:pt idx="3596" formatCode="General">
                        <c:v>314.19600000000003</c:v>
                      </c:pt>
                      <c:pt idx="3597" formatCode="General">
                        <c:v>314.20600000000002</c:v>
                      </c:pt>
                      <c:pt idx="3598" formatCode="General">
                        <c:v>314.21600000000001</c:v>
                      </c:pt>
                      <c:pt idx="3599" formatCode="General">
                        <c:v>314.226</c:v>
                      </c:pt>
                      <c:pt idx="3600" formatCode="General">
                        <c:v>314.23599999999999</c:v>
                      </c:pt>
                      <c:pt idx="3601" formatCode="General">
                        <c:v>314.24599999999998</c:v>
                      </c:pt>
                      <c:pt idx="3602" formatCode="General">
                        <c:v>314.25599999999997</c:v>
                      </c:pt>
                      <c:pt idx="3603" formatCode="General">
                        <c:v>314.26600000000002</c:v>
                      </c:pt>
                      <c:pt idx="3604" formatCode="General">
                        <c:v>314.27600000000001</c:v>
                      </c:pt>
                      <c:pt idx="3605" formatCode="General">
                        <c:v>314.286</c:v>
                      </c:pt>
                      <c:pt idx="3606" formatCode="General">
                        <c:v>314.29599999999999</c:v>
                      </c:pt>
                      <c:pt idx="3607" formatCode="General">
                        <c:v>314.30599999999998</c:v>
                      </c:pt>
                      <c:pt idx="3608" formatCode="General">
                        <c:v>314.31599999999997</c:v>
                      </c:pt>
                      <c:pt idx="3609" formatCode="General">
                        <c:v>314.32600000000002</c:v>
                      </c:pt>
                      <c:pt idx="3610" formatCode="General">
                        <c:v>314.33600000000001</c:v>
                      </c:pt>
                      <c:pt idx="3611" formatCode="General">
                        <c:v>314.346</c:v>
                      </c:pt>
                      <c:pt idx="3612" formatCode="General">
                        <c:v>314.35599999999999</c:v>
                      </c:pt>
                      <c:pt idx="3613" formatCode="General">
                        <c:v>314.36599999999999</c:v>
                      </c:pt>
                      <c:pt idx="3614" formatCode="General">
                        <c:v>314.37599999999998</c:v>
                      </c:pt>
                      <c:pt idx="3615" formatCode="General">
                        <c:v>314.38600000000002</c:v>
                      </c:pt>
                      <c:pt idx="3616" formatCode="General">
                        <c:v>314.39600000000002</c:v>
                      </c:pt>
                      <c:pt idx="3617" formatCode="General">
                        <c:v>314.40600000000001</c:v>
                      </c:pt>
                      <c:pt idx="3618" formatCode="General">
                        <c:v>314.416</c:v>
                      </c:pt>
                      <c:pt idx="3619" formatCode="General">
                        <c:v>314.42599999999999</c:v>
                      </c:pt>
                      <c:pt idx="3620" formatCode="General">
                        <c:v>314.43599999999998</c:v>
                      </c:pt>
                      <c:pt idx="3621" formatCode="General">
                        <c:v>314.44600000000003</c:v>
                      </c:pt>
                      <c:pt idx="3622" formatCode="General">
                        <c:v>314.45600000000002</c:v>
                      </c:pt>
                      <c:pt idx="3623" formatCode="General">
                        <c:v>314.46600000000001</c:v>
                      </c:pt>
                      <c:pt idx="3624" formatCode="General">
                        <c:v>314.476</c:v>
                      </c:pt>
                      <c:pt idx="3625" formatCode="General">
                        <c:v>314.48599999999999</c:v>
                      </c:pt>
                      <c:pt idx="3626" formatCode="General">
                        <c:v>314.49599999999998</c:v>
                      </c:pt>
                      <c:pt idx="3627" formatCode="General">
                        <c:v>314.50599999999997</c:v>
                      </c:pt>
                      <c:pt idx="3628" formatCode="General">
                        <c:v>314.51600000000002</c:v>
                      </c:pt>
                      <c:pt idx="3629" formatCode="General">
                        <c:v>314.52600000000001</c:v>
                      </c:pt>
                      <c:pt idx="3630" formatCode="General">
                        <c:v>314.536</c:v>
                      </c:pt>
                      <c:pt idx="3631" formatCode="General">
                        <c:v>314.54599999999999</c:v>
                      </c:pt>
                      <c:pt idx="3632" formatCode="General">
                        <c:v>314.55599999999998</c:v>
                      </c:pt>
                      <c:pt idx="3633" formatCode="General">
                        <c:v>314.56599999999997</c:v>
                      </c:pt>
                      <c:pt idx="3634" formatCode="General">
                        <c:v>314.57600000000002</c:v>
                      </c:pt>
                      <c:pt idx="3635" formatCode="General">
                        <c:v>314.58600000000001</c:v>
                      </c:pt>
                      <c:pt idx="3636" formatCode="General">
                        <c:v>314.596</c:v>
                      </c:pt>
                      <c:pt idx="3637" formatCode="General">
                        <c:v>314.60599999999999</c:v>
                      </c:pt>
                      <c:pt idx="3638" formatCode="General">
                        <c:v>314.61599999999999</c:v>
                      </c:pt>
                      <c:pt idx="3639" formatCode="General">
                        <c:v>314.62599999999998</c:v>
                      </c:pt>
                      <c:pt idx="3640" formatCode="General">
                        <c:v>314.63600000000002</c:v>
                      </c:pt>
                      <c:pt idx="3641" formatCode="General">
                        <c:v>314.64600000000002</c:v>
                      </c:pt>
                      <c:pt idx="3642" formatCode="General">
                        <c:v>314.65600000000001</c:v>
                      </c:pt>
                      <c:pt idx="3643" formatCode="General">
                        <c:v>314.666</c:v>
                      </c:pt>
                      <c:pt idx="3644" formatCode="General">
                        <c:v>314.67599999999999</c:v>
                      </c:pt>
                      <c:pt idx="3645" formatCode="General">
                        <c:v>314.68599999999998</c:v>
                      </c:pt>
                      <c:pt idx="3646" formatCode="General">
                        <c:v>314.69600000000003</c:v>
                      </c:pt>
                      <c:pt idx="3647" formatCode="General">
                        <c:v>314.70600000000002</c:v>
                      </c:pt>
                      <c:pt idx="3648" formatCode="General">
                        <c:v>314.71600000000001</c:v>
                      </c:pt>
                      <c:pt idx="3649" formatCode="General">
                        <c:v>314.726</c:v>
                      </c:pt>
                      <c:pt idx="3650" formatCode="General">
                        <c:v>314.73599999999999</c:v>
                      </c:pt>
                      <c:pt idx="3651" formatCode="General">
                        <c:v>314.74599999999998</c:v>
                      </c:pt>
                      <c:pt idx="3652" formatCode="General">
                        <c:v>314.75599999999997</c:v>
                      </c:pt>
                      <c:pt idx="3653" formatCode="General">
                        <c:v>314.76600000000002</c:v>
                      </c:pt>
                      <c:pt idx="3654" formatCode="General">
                        <c:v>314.77600000000001</c:v>
                      </c:pt>
                      <c:pt idx="3655" formatCode="General">
                        <c:v>314.786</c:v>
                      </c:pt>
                      <c:pt idx="3656" formatCode="General">
                        <c:v>314.79599999999999</c:v>
                      </c:pt>
                      <c:pt idx="3657" formatCode="General">
                        <c:v>314.80599999999998</c:v>
                      </c:pt>
                      <c:pt idx="3658" formatCode="General">
                        <c:v>314.81599999999997</c:v>
                      </c:pt>
                      <c:pt idx="3659" formatCode="General">
                        <c:v>314.82600000000002</c:v>
                      </c:pt>
                      <c:pt idx="3660" formatCode="General">
                        <c:v>314.83600000000001</c:v>
                      </c:pt>
                      <c:pt idx="3661" formatCode="General">
                        <c:v>314.846</c:v>
                      </c:pt>
                      <c:pt idx="3662" formatCode="General">
                        <c:v>314.85599999999999</c:v>
                      </c:pt>
                      <c:pt idx="3663" formatCode="General">
                        <c:v>314.86599999999999</c:v>
                      </c:pt>
                      <c:pt idx="3664" formatCode="General">
                        <c:v>314.87599999999998</c:v>
                      </c:pt>
                      <c:pt idx="3665" formatCode="General">
                        <c:v>314.88600000000002</c:v>
                      </c:pt>
                      <c:pt idx="3666" formatCode="General">
                        <c:v>314.89600000000002</c:v>
                      </c:pt>
                      <c:pt idx="3667" formatCode="General">
                        <c:v>314.90600000000001</c:v>
                      </c:pt>
                      <c:pt idx="3668" formatCode="General">
                        <c:v>314.916</c:v>
                      </c:pt>
                      <c:pt idx="3669" formatCode="General">
                        <c:v>314.92599999999999</c:v>
                      </c:pt>
                      <c:pt idx="3670" formatCode="General">
                        <c:v>314.93599999999998</c:v>
                      </c:pt>
                      <c:pt idx="3671" formatCode="General">
                        <c:v>314.94600000000003</c:v>
                      </c:pt>
                      <c:pt idx="3672" formatCode="General">
                        <c:v>314.95600000000002</c:v>
                      </c:pt>
                      <c:pt idx="3673" formatCode="General">
                        <c:v>314.96600000000001</c:v>
                      </c:pt>
                      <c:pt idx="3674" formatCode="General">
                        <c:v>314.976</c:v>
                      </c:pt>
                      <c:pt idx="3675" formatCode="General">
                        <c:v>314.98599999999999</c:v>
                      </c:pt>
                      <c:pt idx="3676" formatCode="General">
                        <c:v>314.99599999999998</c:v>
                      </c:pt>
                      <c:pt idx="3677" formatCode="General">
                        <c:v>315.00599999999997</c:v>
                      </c:pt>
                      <c:pt idx="3678" formatCode="General">
                        <c:v>315.01600000000002</c:v>
                      </c:pt>
                      <c:pt idx="3679" formatCode="General">
                        <c:v>315.02600000000001</c:v>
                      </c:pt>
                      <c:pt idx="3680" formatCode="General">
                        <c:v>315.036</c:v>
                      </c:pt>
                      <c:pt idx="3681" formatCode="General">
                        <c:v>315.04599999999999</c:v>
                      </c:pt>
                      <c:pt idx="3682" formatCode="General">
                        <c:v>315.05599999999998</c:v>
                      </c:pt>
                      <c:pt idx="3683" formatCode="General">
                        <c:v>315.06599999999997</c:v>
                      </c:pt>
                      <c:pt idx="3684" formatCode="General">
                        <c:v>315.07600000000002</c:v>
                      </c:pt>
                      <c:pt idx="3685" formatCode="General">
                        <c:v>315.08600000000001</c:v>
                      </c:pt>
                      <c:pt idx="3686" formatCode="General">
                        <c:v>315.096</c:v>
                      </c:pt>
                      <c:pt idx="3687" formatCode="General">
                        <c:v>315.10599999999999</c:v>
                      </c:pt>
                      <c:pt idx="3688" formatCode="General">
                        <c:v>315.11599999999999</c:v>
                      </c:pt>
                      <c:pt idx="3689" formatCode="General">
                        <c:v>315.12599999999998</c:v>
                      </c:pt>
                      <c:pt idx="3690" formatCode="General">
                        <c:v>315.13600000000002</c:v>
                      </c:pt>
                      <c:pt idx="3691" formatCode="General">
                        <c:v>315.14600000000002</c:v>
                      </c:pt>
                      <c:pt idx="3692" formatCode="General">
                        <c:v>315.15600000000001</c:v>
                      </c:pt>
                      <c:pt idx="3693" formatCode="General">
                        <c:v>315.166</c:v>
                      </c:pt>
                      <c:pt idx="3694" formatCode="General">
                        <c:v>315.17599999999999</c:v>
                      </c:pt>
                      <c:pt idx="3695" formatCode="General">
                        <c:v>315.18599999999998</c:v>
                      </c:pt>
                      <c:pt idx="3696" formatCode="General">
                        <c:v>315.19600000000003</c:v>
                      </c:pt>
                      <c:pt idx="3697" formatCode="General">
                        <c:v>315.20600000000002</c:v>
                      </c:pt>
                      <c:pt idx="3698" formatCode="General">
                        <c:v>315.21600000000001</c:v>
                      </c:pt>
                      <c:pt idx="3699" formatCode="General">
                        <c:v>315.226</c:v>
                      </c:pt>
                      <c:pt idx="3700" formatCode="General">
                        <c:v>315.23599999999999</c:v>
                      </c:pt>
                      <c:pt idx="3701" formatCode="General">
                        <c:v>315.24599999999998</c:v>
                      </c:pt>
                      <c:pt idx="3702" formatCode="General">
                        <c:v>315.25599999999997</c:v>
                      </c:pt>
                      <c:pt idx="3703" formatCode="General">
                        <c:v>315.26600000000002</c:v>
                      </c:pt>
                      <c:pt idx="3704" formatCode="General">
                        <c:v>315.27600000000001</c:v>
                      </c:pt>
                      <c:pt idx="3705" formatCode="General">
                        <c:v>315.286</c:v>
                      </c:pt>
                      <c:pt idx="3706" formatCode="General">
                        <c:v>315.29599999999999</c:v>
                      </c:pt>
                      <c:pt idx="3707" formatCode="General">
                        <c:v>315.30599999999998</c:v>
                      </c:pt>
                      <c:pt idx="3708" formatCode="General">
                        <c:v>315.31599999999997</c:v>
                      </c:pt>
                      <c:pt idx="3709" formatCode="General">
                        <c:v>315.32600000000002</c:v>
                      </c:pt>
                      <c:pt idx="3710" formatCode="General">
                        <c:v>315.33600000000001</c:v>
                      </c:pt>
                      <c:pt idx="3711" formatCode="General">
                        <c:v>315.346</c:v>
                      </c:pt>
                      <c:pt idx="3712" formatCode="General">
                        <c:v>315.35599999999999</c:v>
                      </c:pt>
                      <c:pt idx="3713" formatCode="General">
                        <c:v>315.36599999999999</c:v>
                      </c:pt>
                      <c:pt idx="3714" formatCode="General">
                        <c:v>315.37599999999998</c:v>
                      </c:pt>
                      <c:pt idx="3715" formatCode="General">
                        <c:v>315.38600000000002</c:v>
                      </c:pt>
                      <c:pt idx="3716" formatCode="General">
                        <c:v>315.39600000000002</c:v>
                      </c:pt>
                      <c:pt idx="3717" formatCode="General">
                        <c:v>315.40600000000001</c:v>
                      </c:pt>
                      <c:pt idx="3718" formatCode="General">
                        <c:v>315.416</c:v>
                      </c:pt>
                      <c:pt idx="3719" formatCode="General">
                        <c:v>315.42599999999999</c:v>
                      </c:pt>
                      <c:pt idx="3720" formatCode="General">
                        <c:v>315.43599999999998</c:v>
                      </c:pt>
                      <c:pt idx="3721" formatCode="General">
                        <c:v>315.44600000000003</c:v>
                      </c:pt>
                      <c:pt idx="3722" formatCode="General">
                        <c:v>315.45600000000002</c:v>
                      </c:pt>
                      <c:pt idx="3723" formatCode="General">
                        <c:v>315.46600000000001</c:v>
                      </c:pt>
                      <c:pt idx="3724" formatCode="General">
                        <c:v>315.476</c:v>
                      </c:pt>
                      <c:pt idx="3725" formatCode="General">
                        <c:v>315.48599999999999</c:v>
                      </c:pt>
                      <c:pt idx="3726" formatCode="General">
                        <c:v>315.49599999999998</c:v>
                      </c:pt>
                      <c:pt idx="3727" formatCode="General">
                        <c:v>315.50599999999997</c:v>
                      </c:pt>
                      <c:pt idx="3728" formatCode="General">
                        <c:v>315.51600000000002</c:v>
                      </c:pt>
                      <c:pt idx="3729" formatCode="General">
                        <c:v>315.52600000000001</c:v>
                      </c:pt>
                      <c:pt idx="3730" formatCode="General">
                        <c:v>315.536</c:v>
                      </c:pt>
                      <c:pt idx="3731" formatCode="General">
                        <c:v>315.54599999999999</c:v>
                      </c:pt>
                      <c:pt idx="3732" formatCode="General">
                        <c:v>315.55599999999998</c:v>
                      </c:pt>
                      <c:pt idx="3733" formatCode="General">
                        <c:v>315.56599999999997</c:v>
                      </c:pt>
                      <c:pt idx="3734" formatCode="General">
                        <c:v>315.57600000000002</c:v>
                      </c:pt>
                      <c:pt idx="3735" formatCode="General">
                        <c:v>315.58600000000001</c:v>
                      </c:pt>
                      <c:pt idx="3736" formatCode="General">
                        <c:v>315.596</c:v>
                      </c:pt>
                      <c:pt idx="3737" formatCode="General">
                        <c:v>315.60599999999999</c:v>
                      </c:pt>
                      <c:pt idx="3738" formatCode="General">
                        <c:v>315.61599999999999</c:v>
                      </c:pt>
                      <c:pt idx="3739" formatCode="General">
                        <c:v>315.62599999999998</c:v>
                      </c:pt>
                      <c:pt idx="3740" formatCode="General">
                        <c:v>315.63600000000002</c:v>
                      </c:pt>
                      <c:pt idx="3741" formatCode="General">
                        <c:v>315.64600000000002</c:v>
                      </c:pt>
                      <c:pt idx="3742" formatCode="General">
                        <c:v>315.65600000000001</c:v>
                      </c:pt>
                      <c:pt idx="3743" formatCode="General">
                        <c:v>315.666</c:v>
                      </c:pt>
                      <c:pt idx="3744" formatCode="General">
                        <c:v>315.67599999999999</c:v>
                      </c:pt>
                      <c:pt idx="3745" formatCode="General">
                        <c:v>315.68599999999998</c:v>
                      </c:pt>
                      <c:pt idx="3746" formatCode="General">
                        <c:v>315.69600000000003</c:v>
                      </c:pt>
                      <c:pt idx="3747" formatCode="General">
                        <c:v>315.70600000000002</c:v>
                      </c:pt>
                      <c:pt idx="3748" formatCode="General">
                        <c:v>315.71600000000001</c:v>
                      </c:pt>
                      <c:pt idx="3749" formatCode="General">
                        <c:v>315.726</c:v>
                      </c:pt>
                      <c:pt idx="3750" formatCode="General">
                        <c:v>315.73599999999999</c:v>
                      </c:pt>
                      <c:pt idx="3751" formatCode="General">
                        <c:v>315.74599999999998</c:v>
                      </c:pt>
                      <c:pt idx="3752" formatCode="General">
                        <c:v>315.75599999999997</c:v>
                      </c:pt>
                      <c:pt idx="3753" formatCode="General">
                        <c:v>315.76600000000002</c:v>
                      </c:pt>
                      <c:pt idx="3754" formatCode="General">
                        <c:v>315.77600000000001</c:v>
                      </c:pt>
                      <c:pt idx="3755" formatCode="General">
                        <c:v>315.786</c:v>
                      </c:pt>
                      <c:pt idx="3756" formatCode="General">
                        <c:v>315.79599999999999</c:v>
                      </c:pt>
                      <c:pt idx="3757" formatCode="General">
                        <c:v>315.80599999999998</c:v>
                      </c:pt>
                      <c:pt idx="3758" formatCode="General">
                        <c:v>315.81599999999997</c:v>
                      </c:pt>
                      <c:pt idx="3759" formatCode="General">
                        <c:v>315.82600000000002</c:v>
                      </c:pt>
                      <c:pt idx="3760" formatCode="General">
                        <c:v>315.83600000000001</c:v>
                      </c:pt>
                      <c:pt idx="3761" formatCode="General">
                        <c:v>315.846</c:v>
                      </c:pt>
                      <c:pt idx="3762" formatCode="General">
                        <c:v>315.85599999999999</c:v>
                      </c:pt>
                      <c:pt idx="3763" formatCode="General">
                        <c:v>315.86599999999999</c:v>
                      </c:pt>
                      <c:pt idx="3764" formatCode="General">
                        <c:v>315.87599999999998</c:v>
                      </c:pt>
                      <c:pt idx="3765" formatCode="General">
                        <c:v>315.88600000000002</c:v>
                      </c:pt>
                      <c:pt idx="3766" formatCode="General">
                        <c:v>315.89600000000002</c:v>
                      </c:pt>
                      <c:pt idx="3767" formatCode="General">
                        <c:v>315.90600000000001</c:v>
                      </c:pt>
                      <c:pt idx="3768" formatCode="General">
                        <c:v>315.916</c:v>
                      </c:pt>
                      <c:pt idx="3769" formatCode="General">
                        <c:v>315.92599999999999</c:v>
                      </c:pt>
                      <c:pt idx="3770" formatCode="General">
                        <c:v>315.93599999999998</c:v>
                      </c:pt>
                      <c:pt idx="3771" formatCode="General">
                        <c:v>315.94600000000003</c:v>
                      </c:pt>
                      <c:pt idx="3772" formatCode="General">
                        <c:v>315.95600000000002</c:v>
                      </c:pt>
                      <c:pt idx="3773" formatCode="General">
                        <c:v>315.96600000000001</c:v>
                      </c:pt>
                      <c:pt idx="3774" formatCode="General">
                        <c:v>315.976</c:v>
                      </c:pt>
                      <c:pt idx="3775" formatCode="General">
                        <c:v>315.98599999999999</c:v>
                      </c:pt>
                      <c:pt idx="3776" formatCode="General">
                        <c:v>315.99599999999998</c:v>
                      </c:pt>
                      <c:pt idx="3777" formatCode="General">
                        <c:v>316.00599999999997</c:v>
                      </c:pt>
                      <c:pt idx="3778" formatCode="General">
                        <c:v>316.01600000000002</c:v>
                      </c:pt>
                      <c:pt idx="3779" formatCode="General">
                        <c:v>316.02600000000001</c:v>
                      </c:pt>
                      <c:pt idx="3780" formatCode="General">
                        <c:v>316.036</c:v>
                      </c:pt>
                      <c:pt idx="3781" formatCode="General">
                        <c:v>316.04599999999999</c:v>
                      </c:pt>
                      <c:pt idx="3782" formatCode="General">
                        <c:v>316.05599999999998</c:v>
                      </c:pt>
                      <c:pt idx="3783" formatCode="General">
                        <c:v>316.06599999999997</c:v>
                      </c:pt>
                      <c:pt idx="3784" formatCode="General">
                        <c:v>316.07600000000002</c:v>
                      </c:pt>
                      <c:pt idx="3785" formatCode="General">
                        <c:v>316.08600000000001</c:v>
                      </c:pt>
                      <c:pt idx="3786" formatCode="General">
                        <c:v>316.096</c:v>
                      </c:pt>
                      <c:pt idx="3787" formatCode="General">
                        <c:v>316.10599999999999</c:v>
                      </c:pt>
                      <c:pt idx="3788" formatCode="General">
                        <c:v>316.11599999999999</c:v>
                      </c:pt>
                      <c:pt idx="3789" formatCode="General">
                        <c:v>316.12599999999998</c:v>
                      </c:pt>
                      <c:pt idx="3790" formatCode="General">
                        <c:v>316.13600000000002</c:v>
                      </c:pt>
                      <c:pt idx="3791" formatCode="General">
                        <c:v>316.14600000000002</c:v>
                      </c:pt>
                      <c:pt idx="3792" formatCode="General">
                        <c:v>316.15600000000001</c:v>
                      </c:pt>
                      <c:pt idx="3793" formatCode="General">
                        <c:v>316.166</c:v>
                      </c:pt>
                      <c:pt idx="3794" formatCode="General">
                        <c:v>316.17599999999999</c:v>
                      </c:pt>
                      <c:pt idx="3795" formatCode="General">
                        <c:v>316.18599999999998</c:v>
                      </c:pt>
                      <c:pt idx="3796" formatCode="General">
                        <c:v>316.19600000000003</c:v>
                      </c:pt>
                      <c:pt idx="3797" formatCode="General">
                        <c:v>316.20600000000002</c:v>
                      </c:pt>
                      <c:pt idx="3798" formatCode="General">
                        <c:v>316.21600000000001</c:v>
                      </c:pt>
                      <c:pt idx="3799" formatCode="General">
                        <c:v>316.226</c:v>
                      </c:pt>
                      <c:pt idx="3800" formatCode="General">
                        <c:v>316.23599999999999</c:v>
                      </c:pt>
                      <c:pt idx="3801" formatCode="General">
                        <c:v>316.24599999999998</c:v>
                      </c:pt>
                      <c:pt idx="3802" formatCode="General">
                        <c:v>316.25599999999997</c:v>
                      </c:pt>
                      <c:pt idx="3803" formatCode="General">
                        <c:v>316.26600000000002</c:v>
                      </c:pt>
                      <c:pt idx="3804" formatCode="General">
                        <c:v>316.27600000000001</c:v>
                      </c:pt>
                      <c:pt idx="3805" formatCode="General">
                        <c:v>316.286</c:v>
                      </c:pt>
                      <c:pt idx="3806" formatCode="General">
                        <c:v>316.29599999999999</c:v>
                      </c:pt>
                      <c:pt idx="3807" formatCode="General">
                        <c:v>316.30599999999998</c:v>
                      </c:pt>
                      <c:pt idx="3808" formatCode="General">
                        <c:v>316.31599999999997</c:v>
                      </c:pt>
                      <c:pt idx="3809" formatCode="General">
                        <c:v>316.32600000000002</c:v>
                      </c:pt>
                      <c:pt idx="3810" formatCode="General">
                        <c:v>316.33600000000001</c:v>
                      </c:pt>
                      <c:pt idx="3811" formatCode="General">
                        <c:v>316.346</c:v>
                      </c:pt>
                      <c:pt idx="3812" formatCode="General">
                        <c:v>316.35599999999999</c:v>
                      </c:pt>
                      <c:pt idx="3813" formatCode="General">
                        <c:v>316.36599999999999</c:v>
                      </c:pt>
                      <c:pt idx="3814" formatCode="General">
                        <c:v>316.37599999999998</c:v>
                      </c:pt>
                      <c:pt idx="3815" formatCode="General">
                        <c:v>316.38600000000002</c:v>
                      </c:pt>
                      <c:pt idx="3816" formatCode="General">
                        <c:v>316.39600000000002</c:v>
                      </c:pt>
                      <c:pt idx="3817" formatCode="General">
                        <c:v>316.40600000000001</c:v>
                      </c:pt>
                      <c:pt idx="3818" formatCode="General">
                        <c:v>316.416</c:v>
                      </c:pt>
                      <c:pt idx="3819" formatCode="General">
                        <c:v>316.42599999999999</c:v>
                      </c:pt>
                      <c:pt idx="3820" formatCode="General">
                        <c:v>316.43599999999998</c:v>
                      </c:pt>
                      <c:pt idx="3821" formatCode="General">
                        <c:v>316.44600000000003</c:v>
                      </c:pt>
                      <c:pt idx="3822" formatCode="General">
                        <c:v>316.45600000000002</c:v>
                      </c:pt>
                      <c:pt idx="3823" formatCode="General">
                        <c:v>316.46600000000001</c:v>
                      </c:pt>
                      <c:pt idx="3824" formatCode="General">
                        <c:v>316.476</c:v>
                      </c:pt>
                      <c:pt idx="3825" formatCode="General">
                        <c:v>316.48599999999999</c:v>
                      </c:pt>
                      <c:pt idx="3826" formatCode="General">
                        <c:v>316.49599999999998</c:v>
                      </c:pt>
                      <c:pt idx="3827" formatCode="General">
                        <c:v>316.50599999999997</c:v>
                      </c:pt>
                      <c:pt idx="3828" formatCode="General">
                        <c:v>316.51600000000002</c:v>
                      </c:pt>
                      <c:pt idx="3829" formatCode="General">
                        <c:v>316.52600000000001</c:v>
                      </c:pt>
                      <c:pt idx="3830" formatCode="General">
                        <c:v>316.536</c:v>
                      </c:pt>
                      <c:pt idx="3831" formatCode="General">
                        <c:v>316.54599999999999</c:v>
                      </c:pt>
                      <c:pt idx="3832" formatCode="General">
                        <c:v>316.55599999999998</c:v>
                      </c:pt>
                      <c:pt idx="3833" formatCode="General">
                        <c:v>316.56599999999997</c:v>
                      </c:pt>
                      <c:pt idx="3834" formatCode="General">
                        <c:v>316.57600000000002</c:v>
                      </c:pt>
                      <c:pt idx="3835" formatCode="General">
                        <c:v>316.58600000000001</c:v>
                      </c:pt>
                      <c:pt idx="3836" formatCode="General">
                        <c:v>316.596</c:v>
                      </c:pt>
                      <c:pt idx="3837" formatCode="General">
                        <c:v>316.60599999999999</c:v>
                      </c:pt>
                      <c:pt idx="3838" formatCode="General">
                        <c:v>316.61599999999999</c:v>
                      </c:pt>
                      <c:pt idx="3839" formatCode="General">
                        <c:v>316.62599999999998</c:v>
                      </c:pt>
                      <c:pt idx="3840" formatCode="General">
                        <c:v>316.63600000000002</c:v>
                      </c:pt>
                      <c:pt idx="3841" formatCode="General">
                        <c:v>316.64600000000002</c:v>
                      </c:pt>
                      <c:pt idx="3842" formatCode="General">
                        <c:v>316.65600000000001</c:v>
                      </c:pt>
                      <c:pt idx="3843" formatCode="General">
                        <c:v>316.666</c:v>
                      </c:pt>
                      <c:pt idx="3844" formatCode="General">
                        <c:v>316.67599999999999</c:v>
                      </c:pt>
                      <c:pt idx="3845" formatCode="General">
                        <c:v>316.68599999999998</c:v>
                      </c:pt>
                      <c:pt idx="3846" formatCode="General">
                        <c:v>316.69600000000003</c:v>
                      </c:pt>
                      <c:pt idx="3847" formatCode="General">
                        <c:v>316.70600000000002</c:v>
                      </c:pt>
                      <c:pt idx="3848" formatCode="General">
                        <c:v>316.71600000000001</c:v>
                      </c:pt>
                      <c:pt idx="3849" formatCode="General">
                        <c:v>316.726</c:v>
                      </c:pt>
                      <c:pt idx="3850" formatCode="General">
                        <c:v>316.73599999999999</c:v>
                      </c:pt>
                      <c:pt idx="3851" formatCode="General">
                        <c:v>316.74599999999998</c:v>
                      </c:pt>
                      <c:pt idx="3852" formatCode="General">
                        <c:v>316.75599999999997</c:v>
                      </c:pt>
                      <c:pt idx="3853" formatCode="General">
                        <c:v>316.76600000000002</c:v>
                      </c:pt>
                      <c:pt idx="3854" formatCode="General">
                        <c:v>316.77600000000001</c:v>
                      </c:pt>
                      <c:pt idx="3855" formatCode="General">
                        <c:v>316.786</c:v>
                      </c:pt>
                      <c:pt idx="3856" formatCode="General">
                        <c:v>316.79599999999999</c:v>
                      </c:pt>
                      <c:pt idx="3857" formatCode="General">
                        <c:v>316.80599999999998</c:v>
                      </c:pt>
                      <c:pt idx="3858" formatCode="General">
                        <c:v>316.81599999999997</c:v>
                      </c:pt>
                      <c:pt idx="3859" formatCode="General">
                        <c:v>316.82600000000002</c:v>
                      </c:pt>
                      <c:pt idx="3860" formatCode="General">
                        <c:v>316.83600000000001</c:v>
                      </c:pt>
                      <c:pt idx="3861" formatCode="General">
                        <c:v>316.846</c:v>
                      </c:pt>
                      <c:pt idx="3862" formatCode="General">
                        <c:v>316.85599999999999</c:v>
                      </c:pt>
                      <c:pt idx="3863" formatCode="General">
                        <c:v>316.86599999999999</c:v>
                      </c:pt>
                      <c:pt idx="3864" formatCode="General">
                        <c:v>316.87599999999998</c:v>
                      </c:pt>
                      <c:pt idx="3865" formatCode="General">
                        <c:v>316.88600000000002</c:v>
                      </c:pt>
                      <c:pt idx="3866" formatCode="General">
                        <c:v>316.89600000000002</c:v>
                      </c:pt>
                      <c:pt idx="3867" formatCode="General">
                        <c:v>316.90600000000001</c:v>
                      </c:pt>
                      <c:pt idx="3868" formatCode="General">
                        <c:v>316.916</c:v>
                      </c:pt>
                      <c:pt idx="3869" formatCode="General">
                        <c:v>316.92599999999999</c:v>
                      </c:pt>
                      <c:pt idx="3870" formatCode="General">
                        <c:v>316.93599999999998</c:v>
                      </c:pt>
                      <c:pt idx="3871" formatCode="General">
                        <c:v>316.94600000000003</c:v>
                      </c:pt>
                      <c:pt idx="3872" formatCode="General">
                        <c:v>316.95600000000002</c:v>
                      </c:pt>
                      <c:pt idx="3873" formatCode="General">
                        <c:v>316.96600000000001</c:v>
                      </c:pt>
                      <c:pt idx="3874" formatCode="General">
                        <c:v>316.976</c:v>
                      </c:pt>
                      <c:pt idx="3875" formatCode="General">
                        <c:v>316.98599999999999</c:v>
                      </c:pt>
                      <c:pt idx="3876" formatCode="General">
                        <c:v>316.99599999999998</c:v>
                      </c:pt>
                      <c:pt idx="3877" formatCode="General">
                        <c:v>317.00599999999997</c:v>
                      </c:pt>
                      <c:pt idx="3878" formatCode="General">
                        <c:v>317.01600000000002</c:v>
                      </c:pt>
                      <c:pt idx="3879" formatCode="General">
                        <c:v>317.02600000000001</c:v>
                      </c:pt>
                      <c:pt idx="3880" formatCode="General">
                        <c:v>317.036</c:v>
                      </c:pt>
                      <c:pt idx="3881" formatCode="General">
                        <c:v>317.04599999999999</c:v>
                      </c:pt>
                      <c:pt idx="3882" formatCode="General">
                        <c:v>317.05599999999998</c:v>
                      </c:pt>
                      <c:pt idx="3883" formatCode="General">
                        <c:v>317.06599999999997</c:v>
                      </c:pt>
                      <c:pt idx="3884" formatCode="General">
                        <c:v>317.07600000000002</c:v>
                      </c:pt>
                      <c:pt idx="3885" formatCode="General">
                        <c:v>317.08600000000001</c:v>
                      </c:pt>
                      <c:pt idx="3886" formatCode="General">
                        <c:v>317.096</c:v>
                      </c:pt>
                      <c:pt idx="3887" formatCode="General">
                        <c:v>317.10599999999999</c:v>
                      </c:pt>
                      <c:pt idx="3888" formatCode="General">
                        <c:v>317.11599999999999</c:v>
                      </c:pt>
                      <c:pt idx="3889" formatCode="General">
                        <c:v>317.12599999999998</c:v>
                      </c:pt>
                      <c:pt idx="3890" formatCode="General">
                        <c:v>317.13600000000002</c:v>
                      </c:pt>
                      <c:pt idx="3891" formatCode="General">
                        <c:v>317.14600000000002</c:v>
                      </c:pt>
                      <c:pt idx="3892" formatCode="General">
                        <c:v>317.15600000000001</c:v>
                      </c:pt>
                      <c:pt idx="3893" formatCode="General">
                        <c:v>317.166</c:v>
                      </c:pt>
                      <c:pt idx="3894" formatCode="General">
                        <c:v>317.17599999999999</c:v>
                      </c:pt>
                      <c:pt idx="3895" formatCode="General">
                        <c:v>317.18599999999998</c:v>
                      </c:pt>
                      <c:pt idx="3896" formatCode="General">
                        <c:v>317.19600000000003</c:v>
                      </c:pt>
                      <c:pt idx="3897" formatCode="General">
                        <c:v>317.20600000000002</c:v>
                      </c:pt>
                      <c:pt idx="3898" formatCode="General">
                        <c:v>317.21600000000001</c:v>
                      </c:pt>
                      <c:pt idx="3899" formatCode="General">
                        <c:v>317.226</c:v>
                      </c:pt>
                      <c:pt idx="3900" formatCode="General">
                        <c:v>317.23599999999999</c:v>
                      </c:pt>
                      <c:pt idx="3901" formatCode="General">
                        <c:v>317.24599999999998</c:v>
                      </c:pt>
                      <c:pt idx="3902" formatCode="General">
                        <c:v>317.25599999999997</c:v>
                      </c:pt>
                      <c:pt idx="3903" formatCode="General">
                        <c:v>317.26600000000002</c:v>
                      </c:pt>
                      <c:pt idx="3904" formatCode="General">
                        <c:v>317.27600000000001</c:v>
                      </c:pt>
                      <c:pt idx="3905" formatCode="General">
                        <c:v>317.286</c:v>
                      </c:pt>
                      <c:pt idx="3906" formatCode="General">
                        <c:v>317.29599999999999</c:v>
                      </c:pt>
                      <c:pt idx="3907" formatCode="General">
                        <c:v>317.30599999999998</c:v>
                      </c:pt>
                      <c:pt idx="3908" formatCode="General">
                        <c:v>317.31599999999997</c:v>
                      </c:pt>
                      <c:pt idx="3909" formatCode="General">
                        <c:v>317.32600000000002</c:v>
                      </c:pt>
                      <c:pt idx="3910" formatCode="General">
                        <c:v>317.33600000000001</c:v>
                      </c:pt>
                      <c:pt idx="3911" formatCode="General">
                        <c:v>317.346</c:v>
                      </c:pt>
                      <c:pt idx="3912" formatCode="General">
                        <c:v>317.35599999999999</c:v>
                      </c:pt>
                      <c:pt idx="3913" formatCode="General">
                        <c:v>317.36599999999999</c:v>
                      </c:pt>
                      <c:pt idx="3914" formatCode="General">
                        <c:v>317.37599999999998</c:v>
                      </c:pt>
                      <c:pt idx="3915" formatCode="General">
                        <c:v>317.38600000000002</c:v>
                      </c:pt>
                      <c:pt idx="3916" formatCode="General">
                        <c:v>317.39600000000002</c:v>
                      </c:pt>
                      <c:pt idx="3917" formatCode="General">
                        <c:v>317.40600000000001</c:v>
                      </c:pt>
                      <c:pt idx="3918" formatCode="General">
                        <c:v>317.416</c:v>
                      </c:pt>
                      <c:pt idx="3919" formatCode="General">
                        <c:v>317.42599999999999</c:v>
                      </c:pt>
                      <c:pt idx="3920" formatCode="General">
                        <c:v>317.43599999999998</c:v>
                      </c:pt>
                      <c:pt idx="3921" formatCode="General">
                        <c:v>317.44600000000003</c:v>
                      </c:pt>
                      <c:pt idx="3922" formatCode="General">
                        <c:v>317.45600000000002</c:v>
                      </c:pt>
                      <c:pt idx="3923" formatCode="General">
                        <c:v>317.46600000000001</c:v>
                      </c:pt>
                      <c:pt idx="3924" formatCode="General">
                        <c:v>317.476</c:v>
                      </c:pt>
                      <c:pt idx="3925" formatCode="General">
                        <c:v>317.48599999999999</c:v>
                      </c:pt>
                      <c:pt idx="3926" formatCode="General">
                        <c:v>317.49599999999998</c:v>
                      </c:pt>
                      <c:pt idx="3927" formatCode="General">
                        <c:v>317.50599999999997</c:v>
                      </c:pt>
                      <c:pt idx="3928" formatCode="General">
                        <c:v>317.51600000000002</c:v>
                      </c:pt>
                      <c:pt idx="3929" formatCode="General">
                        <c:v>317.52600000000001</c:v>
                      </c:pt>
                      <c:pt idx="3930" formatCode="General">
                        <c:v>317.536</c:v>
                      </c:pt>
                      <c:pt idx="3931" formatCode="General">
                        <c:v>317.54599999999999</c:v>
                      </c:pt>
                      <c:pt idx="3932" formatCode="General">
                        <c:v>317.55599999999998</c:v>
                      </c:pt>
                      <c:pt idx="3933" formatCode="General">
                        <c:v>317.56599999999997</c:v>
                      </c:pt>
                      <c:pt idx="3934" formatCode="General">
                        <c:v>317.57600000000002</c:v>
                      </c:pt>
                      <c:pt idx="3935" formatCode="General">
                        <c:v>317.58600000000001</c:v>
                      </c:pt>
                      <c:pt idx="3936" formatCode="General">
                        <c:v>317.596</c:v>
                      </c:pt>
                      <c:pt idx="3937" formatCode="General">
                        <c:v>317.60599999999999</c:v>
                      </c:pt>
                      <c:pt idx="3938" formatCode="General">
                        <c:v>317.61599999999999</c:v>
                      </c:pt>
                      <c:pt idx="3939" formatCode="General">
                        <c:v>317.62599999999998</c:v>
                      </c:pt>
                      <c:pt idx="3940" formatCode="General">
                        <c:v>317.63600000000002</c:v>
                      </c:pt>
                      <c:pt idx="3941" formatCode="General">
                        <c:v>317.64600000000002</c:v>
                      </c:pt>
                      <c:pt idx="3942" formatCode="General">
                        <c:v>317.65600000000001</c:v>
                      </c:pt>
                      <c:pt idx="3943" formatCode="General">
                        <c:v>317.666</c:v>
                      </c:pt>
                      <c:pt idx="3944" formatCode="General">
                        <c:v>317.67599999999999</c:v>
                      </c:pt>
                      <c:pt idx="3945" formatCode="General">
                        <c:v>317.68599999999998</c:v>
                      </c:pt>
                      <c:pt idx="3946" formatCode="General">
                        <c:v>317.69600000000003</c:v>
                      </c:pt>
                      <c:pt idx="3947" formatCode="General">
                        <c:v>317.70600000000002</c:v>
                      </c:pt>
                      <c:pt idx="3948" formatCode="General">
                        <c:v>317.71600000000001</c:v>
                      </c:pt>
                      <c:pt idx="3949" formatCode="General">
                        <c:v>317.726</c:v>
                      </c:pt>
                      <c:pt idx="3950" formatCode="General">
                        <c:v>317.73599999999999</c:v>
                      </c:pt>
                      <c:pt idx="3951" formatCode="General">
                        <c:v>317.74599999999998</c:v>
                      </c:pt>
                      <c:pt idx="3952" formatCode="General">
                        <c:v>317.75599999999997</c:v>
                      </c:pt>
                      <c:pt idx="3953" formatCode="General">
                        <c:v>317.76600000000002</c:v>
                      </c:pt>
                      <c:pt idx="3954" formatCode="General">
                        <c:v>317.77600000000001</c:v>
                      </c:pt>
                      <c:pt idx="3955" formatCode="General">
                        <c:v>317.786</c:v>
                      </c:pt>
                      <c:pt idx="3956" formatCode="General">
                        <c:v>317.79599999999999</c:v>
                      </c:pt>
                      <c:pt idx="3957" formatCode="General">
                        <c:v>317.80599999999998</c:v>
                      </c:pt>
                      <c:pt idx="3958" formatCode="General">
                        <c:v>317.81599999999997</c:v>
                      </c:pt>
                      <c:pt idx="3959" formatCode="General">
                        <c:v>317.82600000000002</c:v>
                      </c:pt>
                      <c:pt idx="3960" formatCode="General">
                        <c:v>317.83600000000001</c:v>
                      </c:pt>
                      <c:pt idx="3961" formatCode="General">
                        <c:v>317.846</c:v>
                      </c:pt>
                      <c:pt idx="3962" formatCode="General">
                        <c:v>317.85599999999999</c:v>
                      </c:pt>
                      <c:pt idx="3963" formatCode="General">
                        <c:v>317.86599999999999</c:v>
                      </c:pt>
                      <c:pt idx="3964" formatCode="General">
                        <c:v>317.87599999999998</c:v>
                      </c:pt>
                      <c:pt idx="3965" formatCode="General">
                        <c:v>317.88600000000002</c:v>
                      </c:pt>
                      <c:pt idx="3966" formatCode="General">
                        <c:v>317.89600000000002</c:v>
                      </c:pt>
                      <c:pt idx="3967" formatCode="General">
                        <c:v>317.90600000000001</c:v>
                      </c:pt>
                      <c:pt idx="3968" formatCode="General">
                        <c:v>317.916</c:v>
                      </c:pt>
                      <c:pt idx="3969" formatCode="General">
                        <c:v>317.92599999999999</c:v>
                      </c:pt>
                      <c:pt idx="3970" formatCode="General">
                        <c:v>317.93599999999998</c:v>
                      </c:pt>
                      <c:pt idx="3971" formatCode="General">
                        <c:v>317.94600000000003</c:v>
                      </c:pt>
                      <c:pt idx="3972" formatCode="General">
                        <c:v>317.95600000000002</c:v>
                      </c:pt>
                      <c:pt idx="3973" formatCode="General">
                        <c:v>317.96600000000001</c:v>
                      </c:pt>
                      <c:pt idx="3974" formatCode="General">
                        <c:v>317.976</c:v>
                      </c:pt>
                      <c:pt idx="3975" formatCode="General">
                        <c:v>317.98599999999999</c:v>
                      </c:pt>
                      <c:pt idx="3976" formatCode="General">
                        <c:v>317.99599999999998</c:v>
                      </c:pt>
                      <c:pt idx="3977" formatCode="General">
                        <c:v>318.00599999999997</c:v>
                      </c:pt>
                      <c:pt idx="3978" formatCode="General">
                        <c:v>318.01600000000002</c:v>
                      </c:pt>
                      <c:pt idx="3979" formatCode="General">
                        <c:v>318.02600000000001</c:v>
                      </c:pt>
                      <c:pt idx="3980" formatCode="General">
                        <c:v>318.036</c:v>
                      </c:pt>
                      <c:pt idx="3981" formatCode="General">
                        <c:v>318.04599999999999</c:v>
                      </c:pt>
                      <c:pt idx="3982" formatCode="General">
                        <c:v>318.05599999999998</c:v>
                      </c:pt>
                      <c:pt idx="3983" formatCode="General">
                        <c:v>318.06599999999997</c:v>
                      </c:pt>
                      <c:pt idx="3984" formatCode="General">
                        <c:v>318.07600000000002</c:v>
                      </c:pt>
                      <c:pt idx="3985" formatCode="General">
                        <c:v>318.08600000000001</c:v>
                      </c:pt>
                      <c:pt idx="3986" formatCode="General">
                        <c:v>318.096</c:v>
                      </c:pt>
                      <c:pt idx="3987" formatCode="General">
                        <c:v>318.10599999999999</c:v>
                      </c:pt>
                      <c:pt idx="3988" formatCode="General">
                        <c:v>318.11599999999999</c:v>
                      </c:pt>
                      <c:pt idx="3989" formatCode="General">
                        <c:v>318.12599999999998</c:v>
                      </c:pt>
                      <c:pt idx="3990" formatCode="General">
                        <c:v>318.13600000000002</c:v>
                      </c:pt>
                      <c:pt idx="3991" formatCode="General">
                        <c:v>318.14600000000002</c:v>
                      </c:pt>
                      <c:pt idx="3992" formatCode="General">
                        <c:v>318.15600000000001</c:v>
                      </c:pt>
                      <c:pt idx="3993" formatCode="General">
                        <c:v>318.166</c:v>
                      </c:pt>
                      <c:pt idx="3994" formatCode="General">
                        <c:v>318.17599999999999</c:v>
                      </c:pt>
                      <c:pt idx="3995" formatCode="General">
                        <c:v>318.18599999999998</c:v>
                      </c:pt>
                      <c:pt idx="3996" formatCode="General">
                        <c:v>318.19600000000003</c:v>
                      </c:pt>
                      <c:pt idx="3997" formatCode="General">
                        <c:v>318.20600000000002</c:v>
                      </c:pt>
                      <c:pt idx="3998" formatCode="General">
                        <c:v>318.21600000000001</c:v>
                      </c:pt>
                      <c:pt idx="3999" formatCode="General">
                        <c:v>318.226</c:v>
                      </c:pt>
                      <c:pt idx="4000" formatCode="General">
                        <c:v>318.23599999999999</c:v>
                      </c:pt>
                      <c:pt idx="4001" formatCode="General">
                        <c:v>318.24599999999998</c:v>
                      </c:pt>
                      <c:pt idx="4002" formatCode="General">
                        <c:v>318.25599999999997</c:v>
                      </c:pt>
                      <c:pt idx="4003" formatCode="General">
                        <c:v>318.26600000000002</c:v>
                      </c:pt>
                      <c:pt idx="4004" formatCode="General">
                        <c:v>318.27600000000001</c:v>
                      </c:pt>
                      <c:pt idx="4005" formatCode="General">
                        <c:v>318.286</c:v>
                      </c:pt>
                      <c:pt idx="4006" formatCode="General">
                        <c:v>318.29599999999999</c:v>
                      </c:pt>
                      <c:pt idx="4007" formatCode="General">
                        <c:v>318.30599999999998</c:v>
                      </c:pt>
                      <c:pt idx="4008" formatCode="General">
                        <c:v>318.31599999999997</c:v>
                      </c:pt>
                      <c:pt idx="4009" formatCode="General">
                        <c:v>318.32600000000002</c:v>
                      </c:pt>
                      <c:pt idx="4010" formatCode="General">
                        <c:v>318.33600000000001</c:v>
                      </c:pt>
                      <c:pt idx="4011" formatCode="General">
                        <c:v>318.346</c:v>
                      </c:pt>
                      <c:pt idx="4012" formatCode="General">
                        <c:v>318.35599999999999</c:v>
                      </c:pt>
                      <c:pt idx="4013" formatCode="General">
                        <c:v>318.36599999999999</c:v>
                      </c:pt>
                      <c:pt idx="4014" formatCode="General">
                        <c:v>318.37599999999998</c:v>
                      </c:pt>
                      <c:pt idx="4015" formatCode="General">
                        <c:v>318.38600000000002</c:v>
                      </c:pt>
                      <c:pt idx="4016" formatCode="General">
                        <c:v>318.39600000000002</c:v>
                      </c:pt>
                      <c:pt idx="4017" formatCode="General">
                        <c:v>318.40600000000001</c:v>
                      </c:pt>
                      <c:pt idx="4018" formatCode="General">
                        <c:v>318.416</c:v>
                      </c:pt>
                      <c:pt idx="4019" formatCode="General">
                        <c:v>318.42599999999999</c:v>
                      </c:pt>
                      <c:pt idx="4020" formatCode="General">
                        <c:v>318.43599999999998</c:v>
                      </c:pt>
                      <c:pt idx="4021" formatCode="General">
                        <c:v>318.44600000000003</c:v>
                      </c:pt>
                      <c:pt idx="4022" formatCode="General">
                        <c:v>318.45600000000002</c:v>
                      </c:pt>
                      <c:pt idx="4023" formatCode="General">
                        <c:v>318.46600000000001</c:v>
                      </c:pt>
                      <c:pt idx="4024" formatCode="General">
                        <c:v>318.476</c:v>
                      </c:pt>
                      <c:pt idx="4025" formatCode="General">
                        <c:v>318.48599999999999</c:v>
                      </c:pt>
                      <c:pt idx="4026" formatCode="General">
                        <c:v>318.49599999999998</c:v>
                      </c:pt>
                      <c:pt idx="4027" formatCode="General">
                        <c:v>318.50599999999997</c:v>
                      </c:pt>
                      <c:pt idx="4028" formatCode="General">
                        <c:v>318.51600000000002</c:v>
                      </c:pt>
                      <c:pt idx="4029" formatCode="General">
                        <c:v>318.52600000000001</c:v>
                      </c:pt>
                      <c:pt idx="4030" formatCode="General">
                        <c:v>318.536</c:v>
                      </c:pt>
                      <c:pt idx="4031" formatCode="General">
                        <c:v>318.54599999999999</c:v>
                      </c:pt>
                      <c:pt idx="4032" formatCode="General">
                        <c:v>318.55599999999998</c:v>
                      </c:pt>
                      <c:pt idx="4033" formatCode="General">
                        <c:v>318.56599999999997</c:v>
                      </c:pt>
                      <c:pt idx="4034" formatCode="General">
                        <c:v>318.57600000000002</c:v>
                      </c:pt>
                      <c:pt idx="4035" formatCode="General">
                        <c:v>318.58600000000001</c:v>
                      </c:pt>
                      <c:pt idx="4036" formatCode="General">
                        <c:v>318.596</c:v>
                      </c:pt>
                      <c:pt idx="4037" formatCode="General">
                        <c:v>318.60599999999999</c:v>
                      </c:pt>
                      <c:pt idx="4038" formatCode="General">
                        <c:v>318.61599999999999</c:v>
                      </c:pt>
                      <c:pt idx="4039" formatCode="General">
                        <c:v>318.62599999999998</c:v>
                      </c:pt>
                      <c:pt idx="4040" formatCode="General">
                        <c:v>318.63600000000002</c:v>
                      </c:pt>
                      <c:pt idx="4041" formatCode="General">
                        <c:v>318.64600000000002</c:v>
                      </c:pt>
                      <c:pt idx="4042" formatCode="General">
                        <c:v>318.65600000000001</c:v>
                      </c:pt>
                      <c:pt idx="4043" formatCode="General">
                        <c:v>318.666</c:v>
                      </c:pt>
                      <c:pt idx="4044" formatCode="General">
                        <c:v>318.67599999999999</c:v>
                      </c:pt>
                      <c:pt idx="4045" formatCode="General">
                        <c:v>318.68599999999998</c:v>
                      </c:pt>
                      <c:pt idx="4046" formatCode="General">
                        <c:v>318.69600000000003</c:v>
                      </c:pt>
                      <c:pt idx="4047" formatCode="General">
                        <c:v>318.70600000000002</c:v>
                      </c:pt>
                      <c:pt idx="4048" formatCode="General">
                        <c:v>318.71600000000001</c:v>
                      </c:pt>
                      <c:pt idx="4049" formatCode="General">
                        <c:v>318.726</c:v>
                      </c:pt>
                      <c:pt idx="4050" formatCode="General">
                        <c:v>318.73599999999999</c:v>
                      </c:pt>
                      <c:pt idx="4051" formatCode="General">
                        <c:v>318.74599999999998</c:v>
                      </c:pt>
                      <c:pt idx="4052" formatCode="General">
                        <c:v>318.75599999999997</c:v>
                      </c:pt>
                      <c:pt idx="4053" formatCode="General">
                        <c:v>318.76600000000002</c:v>
                      </c:pt>
                      <c:pt idx="4054" formatCode="General">
                        <c:v>318.77600000000001</c:v>
                      </c:pt>
                      <c:pt idx="4055" formatCode="General">
                        <c:v>318.786</c:v>
                      </c:pt>
                      <c:pt idx="4056" formatCode="General">
                        <c:v>318.79599999999999</c:v>
                      </c:pt>
                      <c:pt idx="4057" formatCode="General">
                        <c:v>318.80599999999998</c:v>
                      </c:pt>
                      <c:pt idx="4058" formatCode="General">
                        <c:v>318.81599999999997</c:v>
                      </c:pt>
                      <c:pt idx="4059" formatCode="General">
                        <c:v>318.82600000000002</c:v>
                      </c:pt>
                      <c:pt idx="4060" formatCode="General">
                        <c:v>318.83600000000001</c:v>
                      </c:pt>
                      <c:pt idx="4061" formatCode="General">
                        <c:v>318.846</c:v>
                      </c:pt>
                      <c:pt idx="4062" formatCode="General">
                        <c:v>318.85599999999999</c:v>
                      </c:pt>
                      <c:pt idx="4063" formatCode="General">
                        <c:v>318.86599999999999</c:v>
                      </c:pt>
                      <c:pt idx="4064" formatCode="General">
                        <c:v>318.87599999999998</c:v>
                      </c:pt>
                      <c:pt idx="4065" formatCode="General">
                        <c:v>318.88600000000002</c:v>
                      </c:pt>
                      <c:pt idx="4066" formatCode="General">
                        <c:v>318.89600000000002</c:v>
                      </c:pt>
                      <c:pt idx="4067" formatCode="General">
                        <c:v>318.90600000000001</c:v>
                      </c:pt>
                      <c:pt idx="4068" formatCode="General">
                        <c:v>318.916</c:v>
                      </c:pt>
                      <c:pt idx="4069" formatCode="General">
                        <c:v>318.92599999999999</c:v>
                      </c:pt>
                      <c:pt idx="4070" formatCode="General">
                        <c:v>318.93599999999998</c:v>
                      </c:pt>
                      <c:pt idx="4071" formatCode="General">
                        <c:v>318.94600000000003</c:v>
                      </c:pt>
                      <c:pt idx="4072" formatCode="General">
                        <c:v>318.95600000000002</c:v>
                      </c:pt>
                      <c:pt idx="4073" formatCode="General">
                        <c:v>318.96600000000001</c:v>
                      </c:pt>
                      <c:pt idx="4074" formatCode="General">
                        <c:v>318.976</c:v>
                      </c:pt>
                      <c:pt idx="4075" formatCode="General">
                        <c:v>318.98599999999999</c:v>
                      </c:pt>
                      <c:pt idx="4076" formatCode="General">
                        <c:v>318.99599999999998</c:v>
                      </c:pt>
                      <c:pt idx="4077" formatCode="General">
                        <c:v>319.00599999999997</c:v>
                      </c:pt>
                      <c:pt idx="4078" formatCode="General">
                        <c:v>319.01600000000002</c:v>
                      </c:pt>
                      <c:pt idx="4079" formatCode="General">
                        <c:v>319.02600000000001</c:v>
                      </c:pt>
                      <c:pt idx="4080" formatCode="General">
                        <c:v>319.036</c:v>
                      </c:pt>
                      <c:pt idx="4081" formatCode="General">
                        <c:v>319.04599999999999</c:v>
                      </c:pt>
                      <c:pt idx="4082" formatCode="General">
                        <c:v>319.05599999999998</c:v>
                      </c:pt>
                      <c:pt idx="4083" formatCode="General">
                        <c:v>319.06599999999997</c:v>
                      </c:pt>
                      <c:pt idx="4084" formatCode="General">
                        <c:v>319.07600000000002</c:v>
                      </c:pt>
                      <c:pt idx="4085" formatCode="General">
                        <c:v>319.08600000000001</c:v>
                      </c:pt>
                      <c:pt idx="4086" formatCode="General">
                        <c:v>319.096</c:v>
                      </c:pt>
                      <c:pt idx="4087" formatCode="General">
                        <c:v>319.10599999999999</c:v>
                      </c:pt>
                      <c:pt idx="4088" formatCode="General">
                        <c:v>319.11599999999999</c:v>
                      </c:pt>
                      <c:pt idx="4089" formatCode="General">
                        <c:v>319.12599999999998</c:v>
                      </c:pt>
                      <c:pt idx="4090" formatCode="General">
                        <c:v>319.13600000000002</c:v>
                      </c:pt>
                      <c:pt idx="4091" formatCode="General">
                        <c:v>319.14600000000002</c:v>
                      </c:pt>
                      <c:pt idx="4092" formatCode="General">
                        <c:v>319.15600000000001</c:v>
                      </c:pt>
                      <c:pt idx="4093" formatCode="General">
                        <c:v>319.166</c:v>
                      </c:pt>
                      <c:pt idx="4094" formatCode="General">
                        <c:v>319.17599999999999</c:v>
                      </c:pt>
                      <c:pt idx="4095" formatCode="General">
                        <c:v>319.18599999999998</c:v>
                      </c:pt>
                      <c:pt idx="4096" formatCode="General">
                        <c:v>319.19600000000003</c:v>
                      </c:pt>
                      <c:pt idx="4097" formatCode="General">
                        <c:v>319.20600000000002</c:v>
                      </c:pt>
                      <c:pt idx="4098" formatCode="General">
                        <c:v>319.21600000000001</c:v>
                      </c:pt>
                      <c:pt idx="4099" formatCode="General">
                        <c:v>319.226</c:v>
                      </c:pt>
                      <c:pt idx="4100" formatCode="General">
                        <c:v>319.23599999999999</c:v>
                      </c:pt>
                      <c:pt idx="4101" formatCode="General">
                        <c:v>319.24599999999998</c:v>
                      </c:pt>
                      <c:pt idx="4102" formatCode="General">
                        <c:v>319.25599999999997</c:v>
                      </c:pt>
                      <c:pt idx="4103" formatCode="General">
                        <c:v>319.26600000000002</c:v>
                      </c:pt>
                      <c:pt idx="4104" formatCode="General">
                        <c:v>319.27600000000001</c:v>
                      </c:pt>
                      <c:pt idx="4105" formatCode="General">
                        <c:v>319.286</c:v>
                      </c:pt>
                      <c:pt idx="4106" formatCode="General">
                        <c:v>319.29599999999999</c:v>
                      </c:pt>
                      <c:pt idx="4107" formatCode="General">
                        <c:v>319.30599999999998</c:v>
                      </c:pt>
                      <c:pt idx="4108" formatCode="General">
                        <c:v>319.31599999999997</c:v>
                      </c:pt>
                      <c:pt idx="4109" formatCode="General">
                        <c:v>319.32600000000002</c:v>
                      </c:pt>
                      <c:pt idx="4110" formatCode="General">
                        <c:v>319.33600000000001</c:v>
                      </c:pt>
                      <c:pt idx="4111" formatCode="General">
                        <c:v>319.346</c:v>
                      </c:pt>
                      <c:pt idx="4112" formatCode="General">
                        <c:v>319.35599999999999</c:v>
                      </c:pt>
                      <c:pt idx="4113" formatCode="General">
                        <c:v>319.36599999999999</c:v>
                      </c:pt>
                      <c:pt idx="4114" formatCode="General">
                        <c:v>319.37599999999998</c:v>
                      </c:pt>
                      <c:pt idx="4115" formatCode="General">
                        <c:v>319.38600000000002</c:v>
                      </c:pt>
                      <c:pt idx="4116" formatCode="General">
                        <c:v>319.39100000000002</c:v>
                      </c:pt>
                      <c:pt idx="4117" formatCode="General">
                        <c:v>319.39100000000002</c:v>
                      </c:pt>
                      <c:pt idx="4118" formatCode="General">
                        <c:v>320.39100000000002</c:v>
                      </c:pt>
                      <c:pt idx="4119" formatCode="General">
                        <c:v>321.39100000000002</c:v>
                      </c:pt>
                      <c:pt idx="4120" formatCode="General">
                        <c:v>322.39100000000002</c:v>
                      </c:pt>
                      <c:pt idx="4121" formatCode="General">
                        <c:v>323.39100000000002</c:v>
                      </c:pt>
                      <c:pt idx="4122" formatCode="General">
                        <c:v>324.39100000000002</c:v>
                      </c:pt>
                      <c:pt idx="4123" formatCode="General">
                        <c:v>325.39100000000002</c:v>
                      </c:pt>
                      <c:pt idx="4124" formatCode="General">
                        <c:v>326.39100000000002</c:v>
                      </c:pt>
                      <c:pt idx="4125" formatCode="General">
                        <c:v>327.39100000000002</c:v>
                      </c:pt>
                      <c:pt idx="4126" formatCode="General">
                        <c:v>328.39100000000002</c:v>
                      </c:pt>
                      <c:pt idx="4127" formatCode="General">
                        <c:v>329.39100000000002</c:v>
                      </c:pt>
                      <c:pt idx="4128" formatCode="General">
                        <c:v>330.39100000000002</c:v>
                      </c:pt>
                      <c:pt idx="4129" formatCode="General">
                        <c:v>331.39100000000002</c:v>
                      </c:pt>
                      <c:pt idx="4130" formatCode="General">
                        <c:v>332.39100000000002</c:v>
                      </c:pt>
                      <c:pt idx="4131" formatCode="General">
                        <c:v>333.39100000000002</c:v>
                      </c:pt>
                      <c:pt idx="4132" formatCode="General">
                        <c:v>334.39100000000002</c:v>
                      </c:pt>
                      <c:pt idx="4133" formatCode="General">
                        <c:v>335.39100000000002</c:v>
                      </c:pt>
                      <c:pt idx="4134" formatCode="General">
                        <c:v>336.39100000000002</c:v>
                      </c:pt>
                      <c:pt idx="4135" formatCode="General">
                        <c:v>337.39100000000002</c:v>
                      </c:pt>
                      <c:pt idx="4136" formatCode="General">
                        <c:v>338.39100000000002</c:v>
                      </c:pt>
                      <c:pt idx="4137" formatCode="General">
                        <c:v>339.39100000000002</c:v>
                      </c:pt>
                      <c:pt idx="4138" formatCode="General">
                        <c:v>340.39100000000002</c:v>
                      </c:pt>
                      <c:pt idx="4139" formatCode="General">
                        <c:v>341.39100000000002</c:v>
                      </c:pt>
                      <c:pt idx="4140" formatCode="General">
                        <c:v>342.39100000000002</c:v>
                      </c:pt>
                      <c:pt idx="4141" formatCode="General">
                        <c:v>343.39100000000002</c:v>
                      </c:pt>
                      <c:pt idx="4142" formatCode="General">
                        <c:v>344.39100000000002</c:v>
                      </c:pt>
                      <c:pt idx="4143" formatCode="General">
                        <c:v>345.39100000000002</c:v>
                      </c:pt>
                      <c:pt idx="4144" formatCode="General">
                        <c:v>346.39100000000002</c:v>
                      </c:pt>
                      <c:pt idx="4145" formatCode="General">
                        <c:v>347.39100000000002</c:v>
                      </c:pt>
                      <c:pt idx="4146" formatCode="General">
                        <c:v>348.39100000000002</c:v>
                      </c:pt>
                      <c:pt idx="4147" formatCode="General">
                        <c:v>349.39100000000002</c:v>
                      </c:pt>
                      <c:pt idx="4148" formatCode="General">
                        <c:v>350.39100000000002</c:v>
                      </c:pt>
                      <c:pt idx="4149" formatCode="General">
                        <c:v>351.39100000000002</c:v>
                      </c:pt>
                      <c:pt idx="4150" formatCode="General">
                        <c:v>352.39100000000002</c:v>
                      </c:pt>
                      <c:pt idx="4151" formatCode="General">
                        <c:v>353.39100000000002</c:v>
                      </c:pt>
                      <c:pt idx="4152" formatCode="General">
                        <c:v>354.39100000000002</c:v>
                      </c:pt>
                      <c:pt idx="4153" formatCode="General">
                        <c:v>355.39100000000002</c:v>
                      </c:pt>
                      <c:pt idx="4154" formatCode="General">
                        <c:v>356.39100000000002</c:v>
                      </c:pt>
                      <c:pt idx="4155" formatCode="General">
                        <c:v>357.39100000000002</c:v>
                      </c:pt>
                      <c:pt idx="4156" formatCode="General">
                        <c:v>358.39100000000002</c:v>
                      </c:pt>
                      <c:pt idx="4157" formatCode="General">
                        <c:v>359.39100000000002</c:v>
                      </c:pt>
                      <c:pt idx="4158" formatCode="General">
                        <c:v>360.39100000000002</c:v>
                      </c:pt>
                      <c:pt idx="4159" formatCode="General">
                        <c:v>361.39100000000002</c:v>
                      </c:pt>
                      <c:pt idx="4160" formatCode="General">
                        <c:v>362.39100000000002</c:v>
                      </c:pt>
                      <c:pt idx="4161" formatCode="General">
                        <c:v>363.39100000000002</c:v>
                      </c:pt>
                      <c:pt idx="4162" formatCode="General">
                        <c:v>364.39100000000002</c:v>
                      </c:pt>
                      <c:pt idx="4163" formatCode="General">
                        <c:v>365.39100000000002</c:v>
                      </c:pt>
                      <c:pt idx="4164" formatCode="General">
                        <c:v>366.39100000000002</c:v>
                      </c:pt>
                      <c:pt idx="4165" formatCode="General">
                        <c:v>367.39100000000002</c:v>
                      </c:pt>
                      <c:pt idx="4166" formatCode="General">
                        <c:v>368.39100000000002</c:v>
                      </c:pt>
                      <c:pt idx="4167" formatCode="General">
                        <c:v>369.39100000000002</c:v>
                      </c:pt>
                      <c:pt idx="4168" formatCode="General">
                        <c:v>370.39100000000002</c:v>
                      </c:pt>
                      <c:pt idx="4169" formatCode="General">
                        <c:v>371.39100000000002</c:v>
                      </c:pt>
                      <c:pt idx="4170" formatCode="General">
                        <c:v>372.39100000000002</c:v>
                      </c:pt>
                      <c:pt idx="4171" formatCode="General">
                        <c:v>373.39100000000002</c:v>
                      </c:pt>
                      <c:pt idx="4172" formatCode="General">
                        <c:v>374.39100000000002</c:v>
                      </c:pt>
                      <c:pt idx="4173" formatCode="General">
                        <c:v>375.39100000000002</c:v>
                      </c:pt>
                      <c:pt idx="4174" formatCode="General">
                        <c:v>376.39100000000002</c:v>
                      </c:pt>
                      <c:pt idx="4175" formatCode="General">
                        <c:v>377.39100000000002</c:v>
                      </c:pt>
                      <c:pt idx="4176" formatCode="General">
                        <c:v>378.39100000000002</c:v>
                      </c:pt>
                      <c:pt idx="4177" formatCode="General">
                        <c:v>379.39100000000002</c:v>
                      </c:pt>
                      <c:pt idx="4178" formatCode="General">
                        <c:v>380.39100000000002</c:v>
                      </c:pt>
                      <c:pt idx="4179" formatCode="General">
                        <c:v>381.39100000000002</c:v>
                      </c:pt>
                      <c:pt idx="4180" formatCode="General">
                        <c:v>382.39100000000002</c:v>
                      </c:pt>
                      <c:pt idx="4181" formatCode="General">
                        <c:v>383.39100000000002</c:v>
                      </c:pt>
                      <c:pt idx="4182" formatCode="General">
                        <c:v>384.39100000000002</c:v>
                      </c:pt>
                      <c:pt idx="4183" formatCode="General">
                        <c:v>385.39100000000002</c:v>
                      </c:pt>
                      <c:pt idx="4184" formatCode="General">
                        <c:v>386.39100000000002</c:v>
                      </c:pt>
                      <c:pt idx="4185" formatCode="General">
                        <c:v>387.39100000000002</c:v>
                      </c:pt>
                      <c:pt idx="4186" formatCode="General">
                        <c:v>388.39100000000002</c:v>
                      </c:pt>
                      <c:pt idx="4187" formatCode="General">
                        <c:v>389.39100000000002</c:v>
                      </c:pt>
                      <c:pt idx="4188" formatCode="General">
                        <c:v>389.62</c:v>
                      </c:pt>
                      <c:pt idx="4189" formatCode="General">
                        <c:v>389.62</c:v>
                      </c:pt>
                      <c:pt idx="4190" formatCode="General">
                        <c:v>389.63</c:v>
                      </c:pt>
                      <c:pt idx="4191" formatCode="General">
                        <c:v>389.64</c:v>
                      </c:pt>
                      <c:pt idx="4192" formatCode="General">
                        <c:v>389.65</c:v>
                      </c:pt>
                      <c:pt idx="4193" formatCode="General">
                        <c:v>389.66</c:v>
                      </c:pt>
                      <c:pt idx="4194" formatCode="General">
                        <c:v>389.67</c:v>
                      </c:pt>
                      <c:pt idx="4195" formatCode="General">
                        <c:v>389.68</c:v>
                      </c:pt>
                      <c:pt idx="4196" formatCode="General">
                        <c:v>389.69</c:v>
                      </c:pt>
                      <c:pt idx="4197" formatCode="General">
                        <c:v>389.7</c:v>
                      </c:pt>
                      <c:pt idx="4198" formatCode="General">
                        <c:v>389.71</c:v>
                      </c:pt>
                      <c:pt idx="4199" formatCode="General">
                        <c:v>389.72</c:v>
                      </c:pt>
                      <c:pt idx="4200" formatCode="General">
                        <c:v>389.73</c:v>
                      </c:pt>
                      <c:pt idx="4201" formatCode="General">
                        <c:v>389.74</c:v>
                      </c:pt>
                      <c:pt idx="4202" formatCode="General">
                        <c:v>389.75</c:v>
                      </c:pt>
                      <c:pt idx="4203" formatCode="General">
                        <c:v>389.76</c:v>
                      </c:pt>
                      <c:pt idx="4204" formatCode="General">
                        <c:v>389.77</c:v>
                      </c:pt>
                      <c:pt idx="4205" formatCode="General">
                        <c:v>389.78</c:v>
                      </c:pt>
                      <c:pt idx="4206" formatCode="General">
                        <c:v>389.79</c:v>
                      </c:pt>
                      <c:pt idx="4207" formatCode="General">
                        <c:v>389.8</c:v>
                      </c:pt>
                      <c:pt idx="4208" formatCode="General">
                        <c:v>389.81</c:v>
                      </c:pt>
                      <c:pt idx="4209" formatCode="General">
                        <c:v>389.82</c:v>
                      </c:pt>
                      <c:pt idx="4210" formatCode="General">
                        <c:v>389.83</c:v>
                      </c:pt>
                      <c:pt idx="4211" formatCode="General">
                        <c:v>389.84</c:v>
                      </c:pt>
                      <c:pt idx="4212" formatCode="General">
                        <c:v>389.85</c:v>
                      </c:pt>
                      <c:pt idx="4213" formatCode="General">
                        <c:v>389.86</c:v>
                      </c:pt>
                      <c:pt idx="4214" formatCode="General">
                        <c:v>389.87</c:v>
                      </c:pt>
                      <c:pt idx="4215" formatCode="General">
                        <c:v>389.88</c:v>
                      </c:pt>
                      <c:pt idx="4216" formatCode="General">
                        <c:v>389.89</c:v>
                      </c:pt>
                      <c:pt idx="4217" formatCode="General">
                        <c:v>389.9</c:v>
                      </c:pt>
                      <c:pt idx="4218" formatCode="General">
                        <c:v>389.91</c:v>
                      </c:pt>
                      <c:pt idx="4219" formatCode="General">
                        <c:v>389.92</c:v>
                      </c:pt>
                      <c:pt idx="4220" formatCode="General">
                        <c:v>389.93</c:v>
                      </c:pt>
                      <c:pt idx="4221" formatCode="General">
                        <c:v>389.94</c:v>
                      </c:pt>
                      <c:pt idx="4222" formatCode="General">
                        <c:v>389.95</c:v>
                      </c:pt>
                      <c:pt idx="4223" formatCode="General">
                        <c:v>389.96</c:v>
                      </c:pt>
                      <c:pt idx="4224" formatCode="General">
                        <c:v>389.97</c:v>
                      </c:pt>
                      <c:pt idx="4225" formatCode="General">
                        <c:v>389.98</c:v>
                      </c:pt>
                      <c:pt idx="4226" formatCode="General">
                        <c:v>389.99</c:v>
                      </c:pt>
                      <c:pt idx="4227" formatCode="General">
                        <c:v>390</c:v>
                      </c:pt>
                      <c:pt idx="4228" formatCode="General">
                        <c:v>390.01</c:v>
                      </c:pt>
                      <c:pt idx="4229" formatCode="General">
                        <c:v>390.02</c:v>
                      </c:pt>
                      <c:pt idx="4230" formatCode="General">
                        <c:v>390.03</c:v>
                      </c:pt>
                      <c:pt idx="4231" formatCode="General">
                        <c:v>390.04</c:v>
                      </c:pt>
                      <c:pt idx="4232" formatCode="General">
                        <c:v>390.05</c:v>
                      </c:pt>
                      <c:pt idx="4233" formatCode="General">
                        <c:v>390.06</c:v>
                      </c:pt>
                      <c:pt idx="4234" formatCode="General">
                        <c:v>390.07</c:v>
                      </c:pt>
                      <c:pt idx="4235" formatCode="General">
                        <c:v>390.08</c:v>
                      </c:pt>
                      <c:pt idx="4236" formatCode="General">
                        <c:v>390.09</c:v>
                      </c:pt>
                      <c:pt idx="4237" formatCode="General">
                        <c:v>390.1</c:v>
                      </c:pt>
                      <c:pt idx="4238" formatCode="General">
                        <c:v>390.11</c:v>
                      </c:pt>
                      <c:pt idx="4239" formatCode="General">
                        <c:v>390.12</c:v>
                      </c:pt>
                      <c:pt idx="4240" formatCode="General">
                        <c:v>390.13</c:v>
                      </c:pt>
                      <c:pt idx="4241" formatCode="General">
                        <c:v>390.14</c:v>
                      </c:pt>
                      <c:pt idx="4242" formatCode="General">
                        <c:v>390.15</c:v>
                      </c:pt>
                      <c:pt idx="4243" formatCode="General">
                        <c:v>390.16</c:v>
                      </c:pt>
                      <c:pt idx="4244" formatCode="General">
                        <c:v>390.17</c:v>
                      </c:pt>
                      <c:pt idx="4245" formatCode="General">
                        <c:v>390.18</c:v>
                      </c:pt>
                      <c:pt idx="4246" formatCode="General">
                        <c:v>390.19</c:v>
                      </c:pt>
                      <c:pt idx="4247" formatCode="General">
                        <c:v>390.2</c:v>
                      </c:pt>
                      <c:pt idx="4248" formatCode="General">
                        <c:v>390.21</c:v>
                      </c:pt>
                      <c:pt idx="4249" formatCode="General">
                        <c:v>390.22</c:v>
                      </c:pt>
                      <c:pt idx="4250" formatCode="General">
                        <c:v>390.23</c:v>
                      </c:pt>
                      <c:pt idx="4251" formatCode="General">
                        <c:v>390.24</c:v>
                      </c:pt>
                      <c:pt idx="4252" formatCode="General">
                        <c:v>390.25</c:v>
                      </c:pt>
                      <c:pt idx="4253" formatCode="General">
                        <c:v>390.26</c:v>
                      </c:pt>
                      <c:pt idx="4254" formatCode="General">
                        <c:v>390.27</c:v>
                      </c:pt>
                      <c:pt idx="4255" formatCode="General">
                        <c:v>390.28</c:v>
                      </c:pt>
                      <c:pt idx="4256" formatCode="General">
                        <c:v>390.29</c:v>
                      </c:pt>
                      <c:pt idx="4257" formatCode="General">
                        <c:v>390.3</c:v>
                      </c:pt>
                      <c:pt idx="4258" formatCode="General">
                        <c:v>390.31</c:v>
                      </c:pt>
                      <c:pt idx="4259" formatCode="General">
                        <c:v>390.32</c:v>
                      </c:pt>
                      <c:pt idx="4260" formatCode="General">
                        <c:v>390.33</c:v>
                      </c:pt>
                      <c:pt idx="4261" formatCode="General">
                        <c:v>390.34</c:v>
                      </c:pt>
                      <c:pt idx="4262" formatCode="General">
                        <c:v>390.35</c:v>
                      </c:pt>
                      <c:pt idx="4263" formatCode="General">
                        <c:v>390.36</c:v>
                      </c:pt>
                      <c:pt idx="4264" formatCode="General">
                        <c:v>390.37</c:v>
                      </c:pt>
                      <c:pt idx="4265" formatCode="General">
                        <c:v>390.38</c:v>
                      </c:pt>
                      <c:pt idx="4266" formatCode="General">
                        <c:v>390.39</c:v>
                      </c:pt>
                      <c:pt idx="4267" formatCode="General">
                        <c:v>390.4</c:v>
                      </c:pt>
                      <c:pt idx="4268" formatCode="General">
                        <c:v>390.41</c:v>
                      </c:pt>
                      <c:pt idx="4269" formatCode="General">
                        <c:v>390.42</c:v>
                      </c:pt>
                      <c:pt idx="4270" formatCode="General">
                        <c:v>390.43</c:v>
                      </c:pt>
                      <c:pt idx="4271" formatCode="General">
                        <c:v>390.44</c:v>
                      </c:pt>
                      <c:pt idx="4272" formatCode="General">
                        <c:v>390.45</c:v>
                      </c:pt>
                      <c:pt idx="4273" formatCode="General">
                        <c:v>390.46</c:v>
                      </c:pt>
                      <c:pt idx="4274" formatCode="General">
                        <c:v>390.47</c:v>
                      </c:pt>
                      <c:pt idx="4275" formatCode="General">
                        <c:v>390.48</c:v>
                      </c:pt>
                      <c:pt idx="4276" formatCode="General">
                        <c:v>390.49</c:v>
                      </c:pt>
                      <c:pt idx="4277" formatCode="General">
                        <c:v>390.5</c:v>
                      </c:pt>
                      <c:pt idx="4278" formatCode="General">
                        <c:v>390.51</c:v>
                      </c:pt>
                      <c:pt idx="4279" formatCode="General">
                        <c:v>390.52</c:v>
                      </c:pt>
                      <c:pt idx="4280" formatCode="General">
                        <c:v>390.53</c:v>
                      </c:pt>
                      <c:pt idx="4281" formatCode="General">
                        <c:v>390.54</c:v>
                      </c:pt>
                      <c:pt idx="4282" formatCode="General">
                        <c:v>390.55</c:v>
                      </c:pt>
                      <c:pt idx="4283" formatCode="General">
                        <c:v>390.56</c:v>
                      </c:pt>
                      <c:pt idx="4284" formatCode="General">
                        <c:v>390.57</c:v>
                      </c:pt>
                      <c:pt idx="4285" formatCode="General">
                        <c:v>390.58</c:v>
                      </c:pt>
                      <c:pt idx="4286" formatCode="General">
                        <c:v>390.59</c:v>
                      </c:pt>
                      <c:pt idx="4287" formatCode="General">
                        <c:v>390.6</c:v>
                      </c:pt>
                      <c:pt idx="4288" formatCode="General">
                        <c:v>390.61</c:v>
                      </c:pt>
                      <c:pt idx="4289" formatCode="General">
                        <c:v>390.62</c:v>
                      </c:pt>
                      <c:pt idx="4290" formatCode="General">
                        <c:v>390.63</c:v>
                      </c:pt>
                      <c:pt idx="4291" formatCode="General">
                        <c:v>390.64</c:v>
                      </c:pt>
                      <c:pt idx="4292" formatCode="General">
                        <c:v>390.65</c:v>
                      </c:pt>
                      <c:pt idx="4293" formatCode="General">
                        <c:v>390.66</c:v>
                      </c:pt>
                      <c:pt idx="4294" formatCode="General">
                        <c:v>390.67</c:v>
                      </c:pt>
                      <c:pt idx="4295" formatCode="General">
                        <c:v>390.68</c:v>
                      </c:pt>
                      <c:pt idx="4296" formatCode="General">
                        <c:v>390.69</c:v>
                      </c:pt>
                      <c:pt idx="4297" formatCode="General">
                        <c:v>390.7</c:v>
                      </c:pt>
                      <c:pt idx="4298" formatCode="General">
                        <c:v>390.71</c:v>
                      </c:pt>
                      <c:pt idx="4299" formatCode="General">
                        <c:v>390.72</c:v>
                      </c:pt>
                      <c:pt idx="4300" formatCode="General">
                        <c:v>390.73</c:v>
                      </c:pt>
                      <c:pt idx="4301" formatCode="General">
                        <c:v>390.74</c:v>
                      </c:pt>
                      <c:pt idx="4302" formatCode="General">
                        <c:v>390.75</c:v>
                      </c:pt>
                      <c:pt idx="4303" formatCode="General">
                        <c:v>390.76</c:v>
                      </c:pt>
                      <c:pt idx="4304" formatCode="General">
                        <c:v>390.77</c:v>
                      </c:pt>
                      <c:pt idx="4305" formatCode="General">
                        <c:v>390.78</c:v>
                      </c:pt>
                      <c:pt idx="4306" formatCode="General">
                        <c:v>390.79</c:v>
                      </c:pt>
                      <c:pt idx="4307" formatCode="General">
                        <c:v>390.8</c:v>
                      </c:pt>
                      <c:pt idx="4308" formatCode="General">
                        <c:v>390.81</c:v>
                      </c:pt>
                      <c:pt idx="4309" formatCode="General">
                        <c:v>390.82</c:v>
                      </c:pt>
                      <c:pt idx="4310" formatCode="General">
                        <c:v>390.83</c:v>
                      </c:pt>
                      <c:pt idx="4311" formatCode="General">
                        <c:v>390.84</c:v>
                      </c:pt>
                      <c:pt idx="4312" formatCode="General">
                        <c:v>390.85</c:v>
                      </c:pt>
                      <c:pt idx="4313" formatCode="General">
                        <c:v>390.86</c:v>
                      </c:pt>
                      <c:pt idx="4314" formatCode="General">
                        <c:v>390.87</c:v>
                      </c:pt>
                      <c:pt idx="4315" formatCode="General">
                        <c:v>390.88</c:v>
                      </c:pt>
                      <c:pt idx="4316" formatCode="General">
                        <c:v>390.89</c:v>
                      </c:pt>
                      <c:pt idx="4317" formatCode="General">
                        <c:v>390.9</c:v>
                      </c:pt>
                      <c:pt idx="4318" formatCode="General">
                        <c:v>390.91</c:v>
                      </c:pt>
                      <c:pt idx="4319" formatCode="General">
                        <c:v>390.92</c:v>
                      </c:pt>
                      <c:pt idx="4320" formatCode="General">
                        <c:v>390.93</c:v>
                      </c:pt>
                      <c:pt idx="4321" formatCode="General">
                        <c:v>390.94</c:v>
                      </c:pt>
                      <c:pt idx="4322" formatCode="General">
                        <c:v>390.95</c:v>
                      </c:pt>
                      <c:pt idx="4323" formatCode="General">
                        <c:v>390.96</c:v>
                      </c:pt>
                      <c:pt idx="4324" formatCode="General">
                        <c:v>390.97</c:v>
                      </c:pt>
                      <c:pt idx="4325" formatCode="General">
                        <c:v>390.98</c:v>
                      </c:pt>
                      <c:pt idx="4326" formatCode="General">
                        <c:v>390.99</c:v>
                      </c:pt>
                      <c:pt idx="4327" formatCode="General">
                        <c:v>391</c:v>
                      </c:pt>
                      <c:pt idx="4328" formatCode="General">
                        <c:v>391.01</c:v>
                      </c:pt>
                      <c:pt idx="4329" formatCode="General">
                        <c:v>391.02</c:v>
                      </c:pt>
                      <c:pt idx="4330" formatCode="General">
                        <c:v>391.03</c:v>
                      </c:pt>
                      <c:pt idx="4331" formatCode="General">
                        <c:v>391.04</c:v>
                      </c:pt>
                      <c:pt idx="4332" formatCode="General">
                        <c:v>391.05</c:v>
                      </c:pt>
                      <c:pt idx="4333" formatCode="General">
                        <c:v>391.06</c:v>
                      </c:pt>
                      <c:pt idx="4334" formatCode="General">
                        <c:v>391.07</c:v>
                      </c:pt>
                      <c:pt idx="4335" formatCode="General">
                        <c:v>391.08</c:v>
                      </c:pt>
                      <c:pt idx="4336" formatCode="General">
                        <c:v>391.09</c:v>
                      </c:pt>
                      <c:pt idx="4337" formatCode="General">
                        <c:v>391.1</c:v>
                      </c:pt>
                      <c:pt idx="4338" formatCode="General">
                        <c:v>391.11</c:v>
                      </c:pt>
                      <c:pt idx="4339" formatCode="General">
                        <c:v>391.12</c:v>
                      </c:pt>
                      <c:pt idx="4340" formatCode="General">
                        <c:v>391.13</c:v>
                      </c:pt>
                      <c:pt idx="4341" formatCode="General">
                        <c:v>391.14</c:v>
                      </c:pt>
                      <c:pt idx="4342" formatCode="General">
                        <c:v>391.15</c:v>
                      </c:pt>
                      <c:pt idx="4343" formatCode="General">
                        <c:v>391.16</c:v>
                      </c:pt>
                      <c:pt idx="4344" formatCode="General">
                        <c:v>391.17</c:v>
                      </c:pt>
                      <c:pt idx="4345" formatCode="General">
                        <c:v>391.18</c:v>
                      </c:pt>
                      <c:pt idx="4346" formatCode="General">
                        <c:v>391.19</c:v>
                      </c:pt>
                      <c:pt idx="4347" formatCode="General">
                        <c:v>391.2</c:v>
                      </c:pt>
                      <c:pt idx="4348" formatCode="General">
                        <c:v>391.21</c:v>
                      </c:pt>
                      <c:pt idx="4349" formatCode="General">
                        <c:v>391.22</c:v>
                      </c:pt>
                      <c:pt idx="4350" formatCode="General">
                        <c:v>391.23</c:v>
                      </c:pt>
                      <c:pt idx="4351" formatCode="General">
                        <c:v>391.24</c:v>
                      </c:pt>
                      <c:pt idx="4352" formatCode="General">
                        <c:v>391.25</c:v>
                      </c:pt>
                      <c:pt idx="4353" formatCode="General">
                        <c:v>391.26</c:v>
                      </c:pt>
                      <c:pt idx="4354" formatCode="General">
                        <c:v>391.27</c:v>
                      </c:pt>
                      <c:pt idx="4355" formatCode="General">
                        <c:v>391.28</c:v>
                      </c:pt>
                      <c:pt idx="4356" formatCode="General">
                        <c:v>391.29</c:v>
                      </c:pt>
                      <c:pt idx="4357" formatCode="General">
                        <c:v>391.3</c:v>
                      </c:pt>
                      <c:pt idx="4358" formatCode="General">
                        <c:v>391.31</c:v>
                      </c:pt>
                      <c:pt idx="4359" formatCode="General">
                        <c:v>391.32</c:v>
                      </c:pt>
                      <c:pt idx="4360" formatCode="General">
                        <c:v>391.33</c:v>
                      </c:pt>
                      <c:pt idx="4361" formatCode="General">
                        <c:v>391.34</c:v>
                      </c:pt>
                      <c:pt idx="4362" formatCode="General">
                        <c:v>391.35</c:v>
                      </c:pt>
                      <c:pt idx="4363" formatCode="General">
                        <c:v>391.36</c:v>
                      </c:pt>
                      <c:pt idx="4364" formatCode="General">
                        <c:v>391.37</c:v>
                      </c:pt>
                      <c:pt idx="4365" formatCode="General">
                        <c:v>391.38</c:v>
                      </c:pt>
                      <c:pt idx="4366" formatCode="General">
                        <c:v>391.39</c:v>
                      </c:pt>
                      <c:pt idx="4367" formatCode="General">
                        <c:v>391.4</c:v>
                      </c:pt>
                      <c:pt idx="4368" formatCode="General">
                        <c:v>391.41</c:v>
                      </c:pt>
                      <c:pt idx="4369" formatCode="General">
                        <c:v>391.42</c:v>
                      </c:pt>
                      <c:pt idx="4370" formatCode="General">
                        <c:v>391.43</c:v>
                      </c:pt>
                      <c:pt idx="4371" formatCode="General">
                        <c:v>391.44</c:v>
                      </c:pt>
                      <c:pt idx="4372" formatCode="General">
                        <c:v>391.45</c:v>
                      </c:pt>
                      <c:pt idx="4373" formatCode="General">
                        <c:v>391.46</c:v>
                      </c:pt>
                      <c:pt idx="4374" formatCode="General">
                        <c:v>391.47</c:v>
                      </c:pt>
                      <c:pt idx="4375" formatCode="General">
                        <c:v>391.48</c:v>
                      </c:pt>
                      <c:pt idx="4376" formatCode="General">
                        <c:v>391.49</c:v>
                      </c:pt>
                      <c:pt idx="4377" formatCode="General">
                        <c:v>391.5</c:v>
                      </c:pt>
                      <c:pt idx="4378" formatCode="General">
                        <c:v>391.51</c:v>
                      </c:pt>
                      <c:pt idx="4379" formatCode="General">
                        <c:v>391.52</c:v>
                      </c:pt>
                      <c:pt idx="4380" formatCode="General">
                        <c:v>391.53</c:v>
                      </c:pt>
                      <c:pt idx="4381" formatCode="General">
                        <c:v>391.54</c:v>
                      </c:pt>
                      <c:pt idx="4382" formatCode="General">
                        <c:v>391.55</c:v>
                      </c:pt>
                      <c:pt idx="4383" formatCode="General">
                        <c:v>391.56</c:v>
                      </c:pt>
                      <c:pt idx="4384" formatCode="General">
                        <c:v>391.57</c:v>
                      </c:pt>
                      <c:pt idx="4385" formatCode="General">
                        <c:v>391.58</c:v>
                      </c:pt>
                      <c:pt idx="4386" formatCode="General">
                        <c:v>391.59</c:v>
                      </c:pt>
                      <c:pt idx="4387" formatCode="General">
                        <c:v>391.6</c:v>
                      </c:pt>
                      <c:pt idx="4388" formatCode="General">
                        <c:v>391.61</c:v>
                      </c:pt>
                      <c:pt idx="4389" formatCode="General">
                        <c:v>391.62</c:v>
                      </c:pt>
                      <c:pt idx="4390" formatCode="General">
                        <c:v>391.63</c:v>
                      </c:pt>
                      <c:pt idx="4391" formatCode="General">
                        <c:v>391.64</c:v>
                      </c:pt>
                      <c:pt idx="4392" formatCode="General">
                        <c:v>391.65</c:v>
                      </c:pt>
                      <c:pt idx="4393" formatCode="General">
                        <c:v>391.66</c:v>
                      </c:pt>
                      <c:pt idx="4394" formatCode="General">
                        <c:v>391.67</c:v>
                      </c:pt>
                      <c:pt idx="4395" formatCode="General">
                        <c:v>391.68</c:v>
                      </c:pt>
                      <c:pt idx="4396" formatCode="General">
                        <c:v>391.69</c:v>
                      </c:pt>
                      <c:pt idx="4397" formatCode="General">
                        <c:v>391.7</c:v>
                      </c:pt>
                      <c:pt idx="4398" formatCode="General">
                        <c:v>391.71</c:v>
                      </c:pt>
                      <c:pt idx="4399" formatCode="General">
                        <c:v>391.72</c:v>
                      </c:pt>
                      <c:pt idx="4400" formatCode="General">
                        <c:v>391.73</c:v>
                      </c:pt>
                      <c:pt idx="4401" formatCode="General">
                        <c:v>391.74</c:v>
                      </c:pt>
                      <c:pt idx="4402" formatCode="General">
                        <c:v>391.75</c:v>
                      </c:pt>
                      <c:pt idx="4403" formatCode="General">
                        <c:v>391.76</c:v>
                      </c:pt>
                      <c:pt idx="4404" formatCode="General">
                        <c:v>391.77</c:v>
                      </c:pt>
                      <c:pt idx="4405" formatCode="General">
                        <c:v>391.78</c:v>
                      </c:pt>
                      <c:pt idx="4406" formatCode="General">
                        <c:v>391.79</c:v>
                      </c:pt>
                      <c:pt idx="4407" formatCode="General">
                        <c:v>391.8</c:v>
                      </c:pt>
                      <c:pt idx="4408" formatCode="General">
                        <c:v>391.81</c:v>
                      </c:pt>
                      <c:pt idx="4409" formatCode="General">
                        <c:v>391.82</c:v>
                      </c:pt>
                      <c:pt idx="4410" formatCode="General">
                        <c:v>391.83</c:v>
                      </c:pt>
                      <c:pt idx="4411" formatCode="General">
                        <c:v>391.84</c:v>
                      </c:pt>
                      <c:pt idx="4412" formatCode="General">
                        <c:v>391.85</c:v>
                      </c:pt>
                      <c:pt idx="4413" formatCode="General">
                        <c:v>391.86</c:v>
                      </c:pt>
                      <c:pt idx="4414" formatCode="General">
                        <c:v>391.87</c:v>
                      </c:pt>
                      <c:pt idx="4415" formatCode="General">
                        <c:v>391.88</c:v>
                      </c:pt>
                      <c:pt idx="4416" formatCode="General">
                        <c:v>391.89</c:v>
                      </c:pt>
                      <c:pt idx="4417" formatCode="General">
                        <c:v>391.9</c:v>
                      </c:pt>
                      <c:pt idx="4418" formatCode="General">
                        <c:v>391.91</c:v>
                      </c:pt>
                      <c:pt idx="4419" formatCode="General">
                        <c:v>391.92</c:v>
                      </c:pt>
                      <c:pt idx="4420" formatCode="General">
                        <c:v>391.93</c:v>
                      </c:pt>
                      <c:pt idx="4421" formatCode="General">
                        <c:v>391.94</c:v>
                      </c:pt>
                      <c:pt idx="4422" formatCode="General">
                        <c:v>391.95</c:v>
                      </c:pt>
                      <c:pt idx="4423" formatCode="General">
                        <c:v>391.96</c:v>
                      </c:pt>
                      <c:pt idx="4424" formatCode="General">
                        <c:v>391.97</c:v>
                      </c:pt>
                      <c:pt idx="4425" formatCode="General">
                        <c:v>391.98</c:v>
                      </c:pt>
                      <c:pt idx="4426" formatCode="General">
                        <c:v>391.99</c:v>
                      </c:pt>
                      <c:pt idx="4427" formatCode="General">
                        <c:v>392</c:v>
                      </c:pt>
                      <c:pt idx="4428" formatCode="General">
                        <c:v>392.01</c:v>
                      </c:pt>
                      <c:pt idx="4429" formatCode="General">
                        <c:v>392.02</c:v>
                      </c:pt>
                      <c:pt idx="4430" formatCode="General">
                        <c:v>392.03</c:v>
                      </c:pt>
                      <c:pt idx="4431" formatCode="General">
                        <c:v>392.04</c:v>
                      </c:pt>
                      <c:pt idx="4432" formatCode="General">
                        <c:v>392.05</c:v>
                      </c:pt>
                      <c:pt idx="4433" formatCode="General">
                        <c:v>392.06</c:v>
                      </c:pt>
                      <c:pt idx="4434" formatCode="General">
                        <c:v>392.07</c:v>
                      </c:pt>
                      <c:pt idx="4435" formatCode="General">
                        <c:v>392.08</c:v>
                      </c:pt>
                      <c:pt idx="4436" formatCode="General">
                        <c:v>392.09</c:v>
                      </c:pt>
                      <c:pt idx="4437" formatCode="General">
                        <c:v>392.1</c:v>
                      </c:pt>
                      <c:pt idx="4438" formatCode="General">
                        <c:v>392.11</c:v>
                      </c:pt>
                      <c:pt idx="4439" formatCode="General">
                        <c:v>392.12</c:v>
                      </c:pt>
                      <c:pt idx="4440" formatCode="General">
                        <c:v>392.13</c:v>
                      </c:pt>
                      <c:pt idx="4441" formatCode="General">
                        <c:v>392.14</c:v>
                      </c:pt>
                      <c:pt idx="4442" formatCode="General">
                        <c:v>392.15</c:v>
                      </c:pt>
                      <c:pt idx="4443" formatCode="General">
                        <c:v>392.16</c:v>
                      </c:pt>
                      <c:pt idx="4444" formatCode="General">
                        <c:v>392.17</c:v>
                      </c:pt>
                      <c:pt idx="4445" formatCode="General">
                        <c:v>392.18</c:v>
                      </c:pt>
                      <c:pt idx="4446" formatCode="General">
                        <c:v>392.19</c:v>
                      </c:pt>
                      <c:pt idx="4447" formatCode="General">
                        <c:v>392.2</c:v>
                      </c:pt>
                      <c:pt idx="4448" formatCode="General">
                        <c:v>392.21</c:v>
                      </c:pt>
                      <c:pt idx="4449" formatCode="General">
                        <c:v>392.22</c:v>
                      </c:pt>
                      <c:pt idx="4450" formatCode="General">
                        <c:v>392.23</c:v>
                      </c:pt>
                      <c:pt idx="4451" formatCode="General">
                        <c:v>392.24</c:v>
                      </c:pt>
                      <c:pt idx="4452" formatCode="General">
                        <c:v>392.25</c:v>
                      </c:pt>
                      <c:pt idx="4453" formatCode="General">
                        <c:v>392.26</c:v>
                      </c:pt>
                      <c:pt idx="4454" formatCode="General">
                        <c:v>392.27</c:v>
                      </c:pt>
                      <c:pt idx="4455" formatCode="General">
                        <c:v>392.28</c:v>
                      </c:pt>
                      <c:pt idx="4456" formatCode="General">
                        <c:v>392.29</c:v>
                      </c:pt>
                      <c:pt idx="4457" formatCode="General">
                        <c:v>392.3</c:v>
                      </c:pt>
                      <c:pt idx="4458" formatCode="General">
                        <c:v>392.31</c:v>
                      </c:pt>
                      <c:pt idx="4459" formatCode="General">
                        <c:v>392.32</c:v>
                      </c:pt>
                      <c:pt idx="4460" formatCode="General">
                        <c:v>392.33</c:v>
                      </c:pt>
                      <c:pt idx="4461" formatCode="General">
                        <c:v>392.34</c:v>
                      </c:pt>
                      <c:pt idx="4462" formatCode="General">
                        <c:v>392.35</c:v>
                      </c:pt>
                      <c:pt idx="4463" formatCode="General">
                        <c:v>392.36</c:v>
                      </c:pt>
                      <c:pt idx="4464" formatCode="General">
                        <c:v>392.37</c:v>
                      </c:pt>
                      <c:pt idx="4465" formatCode="General">
                        <c:v>392.38</c:v>
                      </c:pt>
                      <c:pt idx="4466" formatCode="General">
                        <c:v>392.39</c:v>
                      </c:pt>
                      <c:pt idx="4467" formatCode="General">
                        <c:v>392.4</c:v>
                      </c:pt>
                      <c:pt idx="4468" formatCode="General">
                        <c:v>392.41</c:v>
                      </c:pt>
                      <c:pt idx="4469" formatCode="General">
                        <c:v>392.42</c:v>
                      </c:pt>
                      <c:pt idx="4470" formatCode="General">
                        <c:v>392.43</c:v>
                      </c:pt>
                      <c:pt idx="4471" formatCode="General">
                        <c:v>392.44</c:v>
                      </c:pt>
                      <c:pt idx="4472" formatCode="General">
                        <c:v>392.45</c:v>
                      </c:pt>
                      <c:pt idx="4473" formatCode="General">
                        <c:v>392.46</c:v>
                      </c:pt>
                      <c:pt idx="4474" formatCode="General">
                        <c:v>392.47</c:v>
                      </c:pt>
                      <c:pt idx="4475" formatCode="General">
                        <c:v>392.48</c:v>
                      </c:pt>
                      <c:pt idx="4476" formatCode="General">
                        <c:v>392.49</c:v>
                      </c:pt>
                      <c:pt idx="4477" formatCode="General">
                        <c:v>392.5</c:v>
                      </c:pt>
                      <c:pt idx="4478" formatCode="General">
                        <c:v>392.51</c:v>
                      </c:pt>
                      <c:pt idx="4479" formatCode="General">
                        <c:v>392.52</c:v>
                      </c:pt>
                      <c:pt idx="4480" formatCode="General">
                        <c:v>392.53</c:v>
                      </c:pt>
                      <c:pt idx="4481" formatCode="General">
                        <c:v>392.54</c:v>
                      </c:pt>
                      <c:pt idx="4482" formatCode="General">
                        <c:v>392.55</c:v>
                      </c:pt>
                      <c:pt idx="4483" formatCode="General">
                        <c:v>392.56</c:v>
                      </c:pt>
                      <c:pt idx="4484" formatCode="General">
                        <c:v>392.57</c:v>
                      </c:pt>
                      <c:pt idx="4485" formatCode="General">
                        <c:v>392.58</c:v>
                      </c:pt>
                      <c:pt idx="4486" formatCode="General">
                        <c:v>392.59</c:v>
                      </c:pt>
                      <c:pt idx="4487" formatCode="General">
                        <c:v>392.6</c:v>
                      </c:pt>
                      <c:pt idx="4488" formatCode="General">
                        <c:v>392.61</c:v>
                      </c:pt>
                      <c:pt idx="4489" formatCode="General">
                        <c:v>392.62</c:v>
                      </c:pt>
                      <c:pt idx="4490" formatCode="General">
                        <c:v>392.63</c:v>
                      </c:pt>
                      <c:pt idx="4491" formatCode="General">
                        <c:v>392.64</c:v>
                      </c:pt>
                      <c:pt idx="4492" formatCode="General">
                        <c:v>392.65</c:v>
                      </c:pt>
                      <c:pt idx="4493" formatCode="General">
                        <c:v>392.66</c:v>
                      </c:pt>
                      <c:pt idx="4494" formatCode="General">
                        <c:v>392.67</c:v>
                      </c:pt>
                      <c:pt idx="4495" formatCode="General">
                        <c:v>392.68</c:v>
                      </c:pt>
                      <c:pt idx="4496" formatCode="General">
                        <c:v>392.69</c:v>
                      </c:pt>
                      <c:pt idx="4497" formatCode="General">
                        <c:v>392.7</c:v>
                      </c:pt>
                      <c:pt idx="4498" formatCode="General">
                        <c:v>392.71</c:v>
                      </c:pt>
                      <c:pt idx="4499" formatCode="General">
                        <c:v>392.72</c:v>
                      </c:pt>
                      <c:pt idx="4500" formatCode="General">
                        <c:v>392.73</c:v>
                      </c:pt>
                      <c:pt idx="4501" formatCode="General">
                        <c:v>392.74</c:v>
                      </c:pt>
                      <c:pt idx="4502" formatCode="General">
                        <c:v>392.75</c:v>
                      </c:pt>
                      <c:pt idx="4503" formatCode="General">
                        <c:v>392.76</c:v>
                      </c:pt>
                      <c:pt idx="4504" formatCode="General">
                        <c:v>392.77</c:v>
                      </c:pt>
                      <c:pt idx="4505" formatCode="General">
                        <c:v>392.78</c:v>
                      </c:pt>
                      <c:pt idx="4506" formatCode="General">
                        <c:v>392.79</c:v>
                      </c:pt>
                      <c:pt idx="4507" formatCode="General">
                        <c:v>392.8</c:v>
                      </c:pt>
                      <c:pt idx="4508" formatCode="General">
                        <c:v>392.81</c:v>
                      </c:pt>
                      <c:pt idx="4509" formatCode="General">
                        <c:v>392.82</c:v>
                      </c:pt>
                      <c:pt idx="4510" formatCode="General">
                        <c:v>392.83</c:v>
                      </c:pt>
                      <c:pt idx="4511" formatCode="General">
                        <c:v>392.84</c:v>
                      </c:pt>
                      <c:pt idx="4512" formatCode="General">
                        <c:v>392.85</c:v>
                      </c:pt>
                      <c:pt idx="4513" formatCode="General">
                        <c:v>392.86</c:v>
                      </c:pt>
                      <c:pt idx="4514" formatCode="General">
                        <c:v>392.87</c:v>
                      </c:pt>
                      <c:pt idx="4515" formatCode="General">
                        <c:v>392.88</c:v>
                      </c:pt>
                      <c:pt idx="4516" formatCode="General">
                        <c:v>392.89</c:v>
                      </c:pt>
                      <c:pt idx="4517" formatCode="General">
                        <c:v>392.9</c:v>
                      </c:pt>
                      <c:pt idx="4518" formatCode="General">
                        <c:v>392.91</c:v>
                      </c:pt>
                      <c:pt idx="4519" formatCode="General">
                        <c:v>392.92</c:v>
                      </c:pt>
                      <c:pt idx="4520" formatCode="General">
                        <c:v>392.93</c:v>
                      </c:pt>
                      <c:pt idx="4521" formatCode="General">
                        <c:v>392.94</c:v>
                      </c:pt>
                      <c:pt idx="4522" formatCode="General">
                        <c:v>392.95</c:v>
                      </c:pt>
                      <c:pt idx="4523" formatCode="General">
                        <c:v>392.96</c:v>
                      </c:pt>
                      <c:pt idx="4524" formatCode="General">
                        <c:v>392.97</c:v>
                      </c:pt>
                      <c:pt idx="4525" formatCode="General">
                        <c:v>392.98</c:v>
                      </c:pt>
                      <c:pt idx="4526" formatCode="General">
                        <c:v>392.99</c:v>
                      </c:pt>
                      <c:pt idx="4527" formatCode="General">
                        <c:v>393</c:v>
                      </c:pt>
                      <c:pt idx="4528" formatCode="General">
                        <c:v>393.01</c:v>
                      </c:pt>
                      <c:pt idx="4529" formatCode="General">
                        <c:v>393.02</c:v>
                      </c:pt>
                      <c:pt idx="4530" formatCode="General">
                        <c:v>393.03</c:v>
                      </c:pt>
                      <c:pt idx="4531" formatCode="General">
                        <c:v>393.04</c:v>
                      </c:pt>
                      <c:pt idx="4532" formatCode="General">
                        <c:v>393.05</c:v>
                      </c:pt>
                      <c:pt idx="4533" formatCode="General">
                        <c:v>393.06</c:v>
                      </c:pt>
                      <c:pt idx="4534" formatCode="General">
                        <c:v>393.07</c:v>
                      </c:pt>
                      <c:pt idx="4535" formatCode="General">
                        <c:v>393.08</c:v>
                      </c:pt>
                      <c:pt idx="4536" formatCode="General">
                        <c:v>393.09</c:v>
                      </c:pt>
                      <c:pt idx="4537" formatCode="General">
                        <c:v>393.1</c:v>
                      </c:pt>
                      <c:pt idx="4538" formatCode="General">
                        <c:v>393.11</c:v>
                      </c:pt>
                      <c:pt idx="4539" formatCode="General">
                        <c:v>393.12</c:v>
                      </c:pt>
                      <c:pt idx="4540" formatCode="General">
                        <c:v>393.13</c:v>
                      </c:pt>
                      <c:pt idx="4541" formatCode="General">
                        <c:v>393.14</c:v>
                      </c:pt>
                      <c:pt idx="4542" formatCode="General">
                        <c:v>393.15</c:v>
                      </c:pt>
                      <c:pt idx="4543" formatCode="General">
                        <c:v>393.16</c:v>
                      </c:pt>
                      <c:pt idx="4544" formatCode="General">
                        <c:v>393.17</c:v>
                      </c:pt>
                      <c:pt idx="4545" formatCode="General">
                        <c:v>393.18</c:v>
                      </c:pt>
                      <c:pt idx="4546" formatCode="General">
                        <c:v>393.19</c:v>
                      </c:pt>
                      <c:pt idx="4547" formatCode="General">
                        <c:v>393.2</c:v>
                      </c:pt>
                      <c:pt idx="4548" formatCode="General">
                        <c:v>393.21</c:v>
                      </c:pt>
                      <c:pt idx="4549" formatCode="General">
                        <c:v>393.22</c:v>
                      </c:pt>
                      <c:pt idx="4550" formatCode="General">
                        <c:v>393.23</c:v>
                      </c:pt>
                      <c:pt idx="4551" formatCode="General">
                        <c:v>393.24</c:v>
                      </c:pt>
                      <c:pt idx="4552" formatCode="General">
                        <c:v>393.25</c:v>
                      </c:pt>
                      <c:pt idx="4553" formatCode="General">
                        <c:v>393.26</c:v>
                      </c:pt>
                      <c:pt idx="4554" formatCode="General">
                        <c:v>393.27</c:v>
                      </c:pt>
                      <c:pt idx="4555" formatCode="General">
                        <c:v>393.28</c:v>
                      </c:pt>
                      <c:pt idx="4556" formatCode="General">
                        <c:v>393.29</c:v>
                      </c:pt>
                      <c:pt idx="4557" formatCode="General">
                        <c:v>393.3</c:v>
                      </c:pt>
                      <c:pt idx="4558" formatCode="General">
                        <c:v>393.31</c:v>
                      </c:pt>
                      <c:pt idx="4559" formatCode="General">
                        <c:v>393.32</c:v>
                      </c:pt>
                      <c:pt idx="4560" formatCode="General">
                        <c:v>393.33</c:v>
                      </c:pt>
                      <c:pt idx="4561" formatCode="General">
                        <c:v>393.34</c:v>
                      </c:pt>
                      <c:pt idx="4562" formatCode="General">
                        <c:v>393.35</c:v>
                      </c:pt>
                      <c:pt idx="4563" formatCode="General">
                        <c:v>393.36</c:v>
                      </c:pt>
                      <c:pt idx="4564" formatCode="General">
                        <c:v>393.37</c:v>
                      </c:pt>
                      <c:pt idx="4565" formatCode="General">
                        <c:v>393.38</c:v>
                      </c:pt>
                      <c:pt idx="4566" formatCode="General">
                        <c:v>393.39</c:v>
                      </c:pt>
                      <c:pt idx="4567" formatCode="General">
                        <c:v>393.4</c:v>
                      </c:pt>
                      <c:pt idx="4568" formatCode="General">
                        <c:v>393.41</c:v>
                      </c:pt>
                      <c:pt idx="4569" formatCode="General">
                        <c:v>393.42</c:v>
                      </c:pt>
                      <c:pt idx="4570" formatCode="General">
                        <c:v>393.43</c:v>
                      </c:pt>
                      <c:pt idx="4571" formatCode="General">
                        <c:v>393.44</c:v>
                      </c:pt>
                      <c:pt idx="4572" formatCode="General">
                        <c:v>393.45</c:v>
                      </c:pt>
                      <c:pt idx="4573" formatCode="General">
                        <c:v>393.46</c:v>
                      </c:pt>
                      <c:pt idx="4574" formatCode="General">
                        <c:v>393.47</c:v>
                      </c:pt>
                      <c:pt idx="4575" formatCode="General">
                        <c:v>393.48</c:v>
                      </c:pt>
                      <c:pt idx="4576" formatCode="General">
                        <c:v>393.49</c:v>
                      </c:pt>
                      <c:pt idx="4577" formatCode="General">
                        <c:v>393.5</c:v>
                      </c:pt>
                      <c:pt idx="4578" formatCode="General">
                        <c:v>393.51</c:v>
                      </c:pt>
                      <c:pt idx="4579" formatCode="General">
                        <c:v>393.52</c:v>
                      </c:pt>
                      <c:pt idx="4580" formatCode="General">
                        <c:v>393.53</c:v>
                      </c:pt>
                      <c:pt idx="4581" formatCode="General">
                        <c:v>393.54</c:v>
                      </c:pt>
                      <c:pt idx="4582" formatCode="General">
                        <c:v>393.55</c:v>
                      </c:pt>
                      <c:pt idx="4583" formatCode="General">
                        <c:v>393.56</c:v>
                      </c:pt>
                      <c:pt idx="4584" formatCode="General">
                        <c:v>393.57</c:v>
                      </c:pt>
                      <c:pt idx="4585" formatCode="General">
                        <c:v>393.58</c:v>
                      </c:pt>
                      <c:pt idx="4586" formatCode="General">
                        <c:v>393.59</c:v>
                      </c:pt>
                      <c:pt idx="4587" formatCode="General">
                        <c:v>393.6</c:v>
                      </c:pt>
                      <c:pt idx="4588" formatCode="General">
                        <c:v>393.61</c:v>
                      </c:pt>
                      <c:pt idx="4589" formatCode="General">
                        <c:v>393.62</c:v>
                      </c:pt>
                      <c:pt idx="4590" formatCode="General">
                        <c:v>393.63</c:v>
                      </c:pt>
                      <c:pt idx="4591" formatCode="General">
                        <c:v>393.64</c:v>
                      </c:pt>
                      <c:pt idx="4592" formatCode="General">
                        <c:v>393.65</c:v>
                      </c:pt>
                      <c:pt idx="4593" formatCode="General">
                        <c:v>393.66</c:v>
                      </c:pt>
                      <c:pt idx="4594" formatCode="General">
                        <c:v>393.67</c:v>
                      </c:pt>
                      <c:pt idx="4595" formatCode="General">
                        <c:v>393.68</c:v>
                      </c:pt>
                      <c:pt idx="4596" formatCode="General">
                        <c:v>393.69</c:v>
                      </c:pt>
                      <c:pt idx="4597" formatCode="General">
                        <c:v>393.7</c:v>
                      </c:pt>
                      <c:pt idx="4598" formatCode="General">
                        <c:v>393.71</c:v>
                      </c:pt>
                      <c:pt idx="4599" formatCode="General">
                        <c:v>393.72</c:v>
                      </c:pt>
                      <c:pt idx="4600" formatCode="General">
                        <c:v>393.73</c:v>
                      </c:pt>
                      <c:pt idx="4601" formatCode="General">
                        <c:v>393.74</c:v>
                      </c:pt>
                      <c:pt idx="4602" formatCode="General">
                        <c:v>393.75</c:v>
                      </c:pt>
                      <c:pt idx="4603" formatCode="General">
                        <c:v>393.76</c:v>
                      </c:pt>
                      <c:pt idx="4604" formatCode="General">
                        <c:v>393.77</c:v>
                      </c:pt>
                      <c:pt idx="4605" formatCode="General">
                        <c:v>393.78</c:v>
                      </c:pt>
                      <c:pt idx="4606" formatCode="General">
                        <c:v>393.79</c:v>
                      </c:pt>
                      <c:pt idx="4607" formatCode="General">
                        <c:v>393.8</c:v>
                      </c:pt>
                      <c:pt idx="4608" formatCode="General">
                        <c:v>393.81</c:v>
                      </c:pt>
                      <c:pt idx="4609" formatCode="General">
                        <c:v>393.82</c:v>
                      </c:pt>
                      <c:pt idx="4610" formatCode="General">
                        <c:v>393.83</c:v>
                      </c:pt>
                      <c:pt idx="4611" formatCode="General">
                        <c:v>393.84</c:v>
                      </c:pt>
                      <c:pt idx="4612" formatCode="General">
                        <c:v>393.85</c:v>
                      </c:pt>
                      <c:pt idx="4613" formatCode="General">
                        <c:v>393.86</c:v>
                      </c:pt>
                      <c:pt idx="4614" formatCode="General">
                        <c:v>393.87</c:v>
                      </c:pt>
                      <c:pt idx="4615" formatCode="General">
                        <c:v>393.88</c:v>
                      </c:pt>
                      <c:pt idx="4616" formatCode="General">
                        <c:v>393.89</c:v>
                      </c:pt>
                      <c:pt idx="4617" formatCode="General">
                        <c:v>393.9</c:v>
                      </c:pt>
                      <c:pt idx="4618" formatCode="General">
                        <c:v>393.91</c:v>
                      </c:pt>
                      <c:pt idx="4619" formatCode="General">
                        <c:v>393.92</c:v>
                      </c:pt>
                      <c:pt idx="4620" formatCode="General">
                        <c:v>393.93</c:v>
                      </c:pt>
                      <c:pt idx="4621" formatCode="General">
                        <c:v>393.94</c:v>
                      </c:pt>
                      <c:pt idx="4622" formatCode="General">
                        <c:v>393.95</c:v>
                      </c:pt>
                      <c:pt idx="4623" formatCode="General">
                        <c:v>393.96</c:v>
                      </c:pt>
                      <c:pt idx="4624" formatCode="General">
                        <c:v>393.97</c:v>
                      </c:pt>
                      <c:pt idx="4625" formatCode="General">
                        <c:v>393.98</c:v>
                      </c:pt>
                      <c:pt idx="4626" formatCode="General">
                        <c:v>393.99</c:v>
                      </c:pt>
                      <c:pt idx="4627" formatCode="General">
                        <c:v>394</c:v>
                      </c:pt>
                      <c:pt idx="4628" formatCode="General">
                        <c:v>394.01</c:v>
                      </c:pt>
                      <c:pt idx="4629" formatCode="General">
                        <c:v>394.02</c:v>
                      </c:pt>
                      <c:pt idx="4630" formatCode="General">
                        <c:v>394.03</c:v>
                      </c:pt>
                      <c:pt idx="4631" formatCode="General">
                        <c:v>394.04</c:v>
                      </c:pt>
                      <c:pt idx="4632" formatCode="General">
                        <c:v>394.05</c:v>
                      </c:pt>
                      <c:pt idx="4633" formatCode="General">
                        <c:v>394.06</c:v>
                      </c:pt>
                      <c:pt idx="4634" formatCode="General">
                        <c:v>394.07</c:v>
                      </c:pt>
                      <c:pt idx="4635" formatCode="General">
                        <c:v>394.08</c:v>
                      </c:pt>
                      <c:pt idx="4636" formatCode="General">
                        <c:v>394.09</c:v>
                      </c:pt>
                      <c:pt idx="4637" formatCode="General">
                        <c:v>394.1</c:v>
                      </c:pt>
                      <c:pt idx="4638" formatCode="General">
                        <c:v>394.11</c:v>
                      </c:pt>
                      <c:pt idx="4639" formatCode="General">
                        <c:v>394.12</c:v>
                      </c:pt>
                      <c:pt idx="4640" formatCode="General">
                        <c:v>394.13</c:v>
                      </c:pt>
                      <c:pt idx="4641" formatCode="General">
                        <c:v>394.14</c:v>
                      </c:pt>
                      <c:pt idx="4642" formatCode="General">
                        <c:v>394.15</c:v>
                      </c:pt>
                      <c:pt idx="4643" formatCode="General">
                        <c:v>394.16</c:v>
                      </c:pt>
                      <c:pt idx="4644" formatCode="General">
                        <c:v>394.17</c:v>
                      </c:pt>
                      <c:pt idx="4645" formatCode="General">
                        <c:v>394.18</c:v>
                      </c:pt>
                      <c:pt idx="4646" formatCode="General">
                        <c:v>394.19</c:v>
                      </c:pt>
                      <c:pt idx="4647" formatCode="General">
                        <c:v>394.2</c:v>
                      </c:pt>
                      <c:pt idx="4648" formatCode="General">
                        <c:v>394.21</c:v>
                      </c:pt>
                      <c:pt idx="4649" formatCode="General">
                        <c:v>394.22</c:v>
                      </c:pt>
                      <c:pt idx="4650" formatCode="General">
                        <c:v>394.23</c:v>
                      </c:pt>
                      <c:pt idx="4651" formatCode="General">
                        <c:v>394.24</c:v>
                      </c:pt>
                      <c:pt idx="4652" formatCode="General">
                        <c:v>394.25</c:v>
                      </c:pt>
                      <c:pt idx="4653" formatCode="General">
                        <c:v>394.26</c:v>
                      </c:pt>
                      <c:pt idx="4654" formatCode="General">
                        <c:v>394.27</c:v>
                      </c:pt>
                      <c:pt idx="4655" formatCode="General">
                        <c:v>394.28</c:v>
                      </c:pt>
                      <c:pt idx="4656" formatCode="General">
                        <c:v>394.29</c:v>
                      </c:pt>
                      <c:pt idx="4657" formatCode="General">
                        <c:v>394.3</c:v>
                      </c:pt>
                      <c:pt idx="4658" formatCode="General">
                        <c:v>394.31</c:v>
                      </c:pt>
                      <c:pt idx="4659" formatCode="General">
                        <c:v>394.32</c:v>
                      </c:pt>
                      <c:pt idx="4660" formatCode="General">
                        <c:v>394.33</c:v>
                      </c:pt>
                      <c:pt idx="4661" formatCode="General">
                        <c:v>394.34</c:v>
                      </c:pt>
                      <c:pt idx="4662" formatCode="General">
                        <c:v>394.35</c:v>
                      </c:pt>
                      <c:pt idx="4663" formatCode="General">
                        <c:v>394.36</c:v>
                      </c:pt>
                      <c:pt idx="4664" formatCode="General">
                        <c:v>394.37</c:v>
                      </c:pt>
                      <c:pt idx="4665" formatCode="General">
                        <c:v>394.38</c:v>
                      </c:pt>
                      <c:pt idx="4666" formatCode="General">
                        <c:v>394.39</c:v>
                      </c:pt>
                      <c:pt idx="4667" formatCode="General">
                        <c:v>394.4</c:v>
                      </c:pt>
                      <c:pt idx="4668" formatCode="General">
                        <c:v>394.41</c:v>
                      </c:pt>
                      <c:pt idx="4669" formatCode="General">
                        <c:v>394.42</c:v>
                      </c:pt>
                      <c:pt idx="4670" formatCode="General">
                        <c:v>394.43</c:v>
                      </c:pt>
                      <c:pt idx="4671" formatCode="General">
                        <c:v>394.44</c:v>
                      </c:pt>
                      <c:pt idx="4672" formatCode="General">
                        <c:v>394.45</c:v>
                      </c:pt>
                      <c:pt idx="4673" formatCode="General">
                        <c:v>394.46</c:v>
                      </c:pt>
                      <c:pt idx="4674" formatCode="General">
                        <c:v>394.47</c:v>
                      </c:pt>
                      <c:pt idx="4675" formatCode="General">
                        <c:v>394.48</c:v>
                      </c:pt>
                      <c:pt idx="4676" formatCode="General">
                        <c:v>394.49</c:v>
                      </c:pt>
                      <c:pt idx="4677" formatCode="General">
                        <c:v>394.5</c:v>
                      </c:pt>
                      <c:pt idx="4678" formatCode="General">
                        <c:v>394.51</c:v>
                      </c:pt>
                      <c:pt idx="4679" formatCode="General">
                        <c:v>394.52</c:v>
                      </c:pt>
                      <c:pt idx="4680" formatCode="General">
                        <c:v>394.53</c:v>
                      </c:pt>
                      <c:pt idx="4681" formatCode="General">
                        <c:v>394.54</c:v>
                      </c:pt>
                      <c:pt idx="4682" formatCode="General">
                        <c:v>394.55</c:v>
                      </c:pt>
                      <c:pt idx="4683" formatCode="General">
                        <c:v>394.56</c:v>
                      </c:pt>
                      <c:pt idx="4684" formatCode="General">
                        <c:v>394.57</c:v>
                      </c:pt>
                      <c:pt idx="4685" formatCode="General">
                        <c:v>394.58</c:v>
                      </c:pt>
                      <c:pt idx="4686" formatCode="General">
                        <c:v>394.59</c:v>
                      </c:pt>
                      <c:pt idx="4687" formatCode="General">
                        <c:v>394.6</c:v>
                      </c:pt>
                      <c:pt idx="4688" formatCode="General">
                        <c:v>394.61</c:v>
                      </c:pt>
                      <c:pt idx="4689" formatCode="General">
                        <c:v>394.62</c:v>
                      </c:pt>
                      <c:pt idx="4690" formatCode="General">
                        <c:v>394.63</c:v>
                      </c:pt>
                      <c:pt idx="4691" formatCode="General">
                        <c:v>394.64</c:v>
                      </c:pt>
                      <c:pt idx="4692" formatCode="General">
                        <c:v>394.65</c:v>
                      </c:pt>
                      <c:pt idx="4693" formatCode="General">
                        <c:v>394.66</c:v>
                      </c:pt>
                      <c:pt idx="4694" formatCode="General">
                        <c:v>394.67</c:v>
                      </c:pt>
                      <c:pt idx="4695" formatCode="General">
                        <c:v>394.68</c:v>
                      </c:pt>
                      <c:pt idx="4696" formatCode="General">
                        <c:v>394.69</c:v>
                      </c:pt>
                      <c:pt idx="4697" formatCode="General">
                        <c:v>394.7</c:v>
                      </c:pt>
                      <c:pt idx="4698" formatCode="General">
                        <c:v>394.71</c:v>
                      </c:pt>
                      <c:pt idx="4699" formatCode="General">
                        <c:v>394.72</c:v>
                      </c:pt>
                      <c:pt idx="4700" formatCode="General">
                        <c:v>394.73</c:v>
                      </c:pt>
                      <c:pt idx="4701" formatCode="General">
                        <c:v>394.74</c:v>
                      </c:pt>
                      <c:pt idx="4702" formatCode="General">
                        <c:v>394.75</c:v>
                      </c:pt>
                      <c:pt idx="4703" formatCode="General">
                        <c:v>394.76</c:v>
                      </c:pt>
                      <c:pt idx="4704" formatCode="General">
                        <c:v>394.77</c:v>
                      </c:pt>
                      <c:pt idx="4705" formatCode="General">
                        <c:v>394.78</c:v>
                      </c:pt>
                      <c:pt idx="4706" formatCode="General">
                        <c:v>394.79</c:v>
                      </c:pt>
                      <c:pt idx="4707" formatCode="General">
                        <c:v>394.8</c:v>
                      </c:pt>
                      <c:pt idx="4708" formatCode="General">
                        <c:v>394.81</c:v>
                      </c:pt>
                      <c:pt idx="4709" formatCode="General">
                        <c:v>394.82</c:v>
                      </c:pt>
                      <c:pt idx="4710" formatCode="General">
                        <c:v>394.83</c:v>
                      </c:pt>
                      <c:pt idx="4711" formatCode="General">
                        <c:v>394.84</c:v>
                      </c:pt>
                      <c:pt idx="4712" formatCode="General">
                        <c:v>394.85</c:v>
                      </c:pt>
                      <c:pt idx="4713" formatCode="General">
                        <c:v>394.86</c:v>
                      </c:pt>
                      <c:pt idx="4714" formatCode="General">
                        <c:v>394.87</c:v>
                      </c:pt>
                      <c:pt idx="4715" formatCode="General">
                        <c:v>394.88</c:v>
                      </c:pt>
                      <c:pt idx="4716" formatCode="General">
                        <c:v>394.89</c:v>
                      </c:pt>
                      <c:pt idx="4717" formatCode="General">
                        <c:v>394.9</c:v>
                      </c:pt>
                      <c:pt idx="4718" formatCode="General">
                        <c:v>394.91</c:v>
                      </c:pt>
                      <c:pt idx="4719" formatCode="General">
                        <c:v>394.92</c:v>
                      </c:pt>
                      <c:pt idx="4720" formatCode="General">
                        <c:v>394.93</c:v>
                      </c:pt>
                      <c:pt idx="4721" formatCode="General">
                        <c:v>394.94</c:v>
                      </c:pt>
                      <c:pt idx="4722" formatCode="General">
                        <c:v>394.95</c:v>
                      </c:pt>
                      <c:pt idx="4723" formatCode="General">
                        <c:v>394.96</c:v>
                      </c:pt>
                      <c:pt idx="4724" formatCode="General">
                        <c:v>394.97</c:v>
                      </c:pt>
                      <c:pt idx="4725" formatCode="General">
                        <c:v>394.98</c:v>
                      </c:pt>
                      <c:pt idx="4726" formatCode="General">
                        <c:v>394.99</c:v>
                      </c:pt>
                      <c:pt idx="4727" formatCode="General">
                        <c:v>395</c:v>
                      </c:pt>
                      <c:pt idx="4728" formatCode="General">
                        <c:v>395.01</c:v>
                      </c:pt>
                      <c:pt idx="4729" formatCode="General">
                        <c:v>395.02</c:v>
                      </c:pt>
                      <c:pt idx="4730" formatCode="General">
                        <c:v>395.03</c:v>
                      </c:pt>
                      <c:pt idx="4731" formatCode="General">
                        <c:v>395.04</c:v>
                      </c:pt>
                      <c:pt idx="4732" formatCode="General">
                        <c:v>395.05</c:v>
                      </c:pt>
                      <c:pt idx="4733" formatCode="General">
                        <c:v>395.06</c:v>
                      </c:pt>
                      <c:pt idx="4734" formatCode="General">
                        <c:v>395.07</c:v>
                      </c:pt>
                      <c:pt idx="4735" formatCode="General">
                        <c:v>395.08</c:v>
                      </c:pt>
                      <c:pt idx="4736" formatCode="General">
                        <c:v>395.09</c:v>
                      </c:pt>
                      <c:pt idx="4737" formatCode="General">
                        <c:v>395.1</c:v>
                      </c:pt>
                      <c:pt idx="4738" formatCode="General">
                        <c:v>395.11</c:v>
                      </c:pt>
                      <c:pt idx="4739" formatCode="General">
                        <c:v>395.12</c:v>
                      </c:pt>
                      <c:pt idx="4740" formatCode="General">
                        <c:v>395.13</c:v>
                      </c:pt>
                      <c:pt idx="4741" formatCode="General">
                        <c:v>395.14</c:v>
                      </c:pt>
                      <c:pt idx="4742" formatCode="General">
                        <c:v>395.15</c:v>
                      </c:pt>
                      <c:pt idx="4743" formatCode="General">
                        <c:v>395.16</c:v>
                      </c:pt>
                      <c:pt idx="4744" formatCode="General">
                        <c:v>395.17</c:v>
                      </c:pt>
                      <c:pt idx="4745" formatCode="General">
                        <c:v>395.18</c:v>
                      </c:pt>
                      <c:pt idx="4746" formatCode="General">
                        <c:v>395.19</c:v>
                      </c:pt>
                      <c:pt idx="4747" formatCode="General">
                        <c:v>395.2</c:v>
                      </c:pt>
                      <c:pt idx="4748" formatCode="General">
                        <c:v>395.21</c:v>
                      </c:pt>
                      <c:pt idx="4749" formatCode="General">
                        <c:v>395.22</c:v>
                      </c:pt>
                      <c:pt idx="4750" formatCode="General">
                        <c:v>395.23</c:v>
                      </c:pt>
                      <c:pt idx="4751" formatCode="General">
                        <c:v>395.24</c:v>
                      </c:pt>
                      <c:pt idx="4752" formatCode="General">
                        <c:v>395.25</c:v>
                      </c:pt>
                      <c:pt idx="4753" formatCode="General">
                        <c:v>395.26</c:v>
                      </c:pt>
                      <c:pt idx="4754" formatCode="General">
                        <c:v>395.27</c:v>
                      </c:pt>
                      <c:pt idx="4755" formatCode="General">
                        <c:v>395.28</c:v>
                      </c:pt>
                      <c:pt idx="4756" formatCode="General">
                        <c:v>395.29</c:v>
                      </c:pt>
                      <c:pt idx="4757" formatCode="General">
                        <c:v>395.3</c:v>
                      </c:pt>
                      <c:pt idx="4758" formatCode="General">
                        <c:v>395.31</c:v>
                      </c:pt>
                      <c:pt idx="4759" formatCode="General">
                        <c:v>395.32</c:v>
                      </c:pt>
                      <c:pt idx="4760" formatCode="General">
                        <c:v>395.33</c:v>
                      </c:pt>
                      <c:pt idx="4761" formatCode="General">
                        <c:v>395.34</c:v>
                      </c:pt>
                      <c:pt idx="4762" formatCode="General">
                        <c:v>395.35</c:v>
                      </c:pt>
                      <c:pt idx="4763" formatCode="General">
                        <c:v>395.36</c:v>
                      </c:pt>
                      <c:pt idx="4764" formatCode="General">
                        <c:v>395.37</c:v>
                      </c:pt>
                      <c:pt idx="4765" formatCode="General">
                        <c:v>395.38</c:v>
                      </c:pt>
                      <c:pt idx="4766" formatCode="General">
                        <c:v>395.39</c:v>
                      </c:pt>
                      <c:pt idx="4767" formatCode="General">
                        <c:v>395.4</c:v>
                      </c:pt>
                      <c:pt idx="4768" formatCode="General">
                        <c:v>395.41</c:v>
                      </c:pt>
                      <c:pt idx="4769" formatCode="General">
                        <c:v>395.42</c:v>
                      </c:pt>
                      <c:pt idx="4770" formatCode="General">
                        <c:v>395.43</c:v>
                      </c:pt>
                      <c:pt idx="4771" formatCode="General">
                        <c:v>395.44</c:v>
                      </c:pt>
                      <c:pt idx="4772" formatCode="General">
                        <c:v>395.45</c:v>
                      </c:pt>
                      <c:pt idx="4773" formatCode="General">
                        <c:v>395.46</c:v>
                      </c:pt>
                      <c:pt idx="4774" formatCode="General">
                        <c:v>395.47</c:v>
                      </c:pt>
                      <c:pt idx="4775" formatCode="General">
                        <c:v>395.48</c:v>
                      </c:pt>
                      <c:pt idx="4776" formatCode="General">
                        <c:v>395.49</c:v>
                      </c:pt>
                      <c:pt idx="4777" formatCode="General">
                        <c:v>395.5</c:v>
                      </c:pt>
                      <c:pt idx="4778" formatCode="General">
                        <c:v>395.51</c:v>
                      </c:pt>
                      <c:pt idx="4779" formatCode="General">
                        <c:v>395.52</c:v>
                      </c:pt>
                      <c:pt idx="4780" formatCode="General">
                        <c:v>395.53</c:v>
                      </c:pt>
                      <c:pt idx="4781" formatCode="General">
                        <c:v>395.54</c:v>
                      </c:pt>
                      <c:pt idx="4782" formatCode="General">
                        <c:v>395.55</c:v>
                      </c:pt>
                      <c:pt idx="4783" formatCode="General">
                        <c:v>395.56</c:v>
                      </c:pt>
                      <c:pt idx="4784" formatCode="General">
                        <c:v>395.57</c:v>
                      </c:pt>
                      <c:pt idx="4785" formatCode="General">
                        <c:v>395.58</c:v>
                      </c:pt>
                      <c:pt idx="4786" formatCode="General">
                        <c:v>395.59</c:v>
                      </c:pt>
                      <c:pt idx="4787" formatCode="General">
                        <c:v>395.6</c:v>
                      </c:pt>
                      <c:pt idx="4788" formatCode="General">
                        <c:v>395.61</c:v>
                      </c:pt>
                      <c:pt idx="4789" formatCode="General">
                        <c:v>395.62</c:v>
                      </c:pt>
                      <c:pt idx="4790" formatCode="General">
                        <c:v>395.63</c:v>
                      </c:pt>
                      <c:pt idx="4791" formatCode="General">
                        <c:v>395.64</c:v>
                      </c:pt>
                      <c:pt idx="4792" formatCode="General">
                        <c:v>395.65</c:v>
                      </c:pt>
                      <c:pt idx="4793" formatCode="General">
                        <c:v>395.66</c:v>
                      </c:pt>
                      <c:pt idx="4794" formatCode="General">
                        <c:v>395.67</c:v>
                      </c:pt>
                      <c:pt idx="4795" formatCode="General">
                        <c:v>395.68</c:v>
                      </c:pt>
                      <c:pt idx="4796" formatCode="General">
                        <c:v>395.69</c:v>
                      </c:pt>
                      <c:pt idx="4797" formatCode="General">
                        <c:v>395.7</c:v>
                      </c:pt>
                      <c:pt idx="4798" formatCode="General">
                        <c:v>395.71</c:v>
                      </c:pt>
                      <c:pt idx="4799" formatCode="General">
                        <c:v>395.72</c:v>
                      </c:pt>
                      <c:pt idx="4800" formatCode="General">
                        <c:v>395.73</c:v>
                      </c:pt>
                      <c:pt idx="4801" formatCode="General">
                        <c:v>395.74</c:v>
                      </c:pt>
                      <c:pt idx="4802" formatCode="General">
                        <c:v>395.75</c:v>
                      </c:pt>
                      <c:pt idx="4803" formatCode="General">
                        <c:v>395.76</c:v>
                      </c:pt>
                      <c:pt idx="4804" formatCode="General">
                        <c:v>395.77</c:v>
                      </c:pt>
                      <c:pt idx="4805" formatCode="General">
                        <c:v>395.78</c:v>
                      </c:pt>
                      <c:pt idx="4806" formatCode="General">
                        <c:v>395.79</c:v>
                      </c:pt>
                      <c:pt idx="4807" formatCode="General">
                        <c:v>395.8</c:v>
                      </c:pt>
                      <c:pt idx="4808" formatCode="General">
                        <c:v>395.81</c:v>
                      </c:pt>
                      <c:pt idx="4809" formatCode="General">
                        <c:v>395.82</c:v>
                      </c:pt>
                      <c:pt idx="4810" formatCode="General">
                        <c:v>395.83</c:v>
                      </c:pt>
                      <c:pt idx="4811" formatCode="General">
                        <c:v>395.84</c:v>
                      </c:pt>
                      <c:pt idx="4812" formatCode="General">
                        <c:v>395.85</c:v>
                      </c:pt>
                      <c:pt idx="4813" formatCode="General">
                        <c:v>395.86</c:v>
                      </c:pt>
                      <c:pt idx="4814" formatCode="General">
                        <c:v>395.87</c:v>
                      </c:pt>
                      <c:pt idx="4815" formatCode="General">
                        <c:v>395.88</c:v>
                      </c:pt>
                      <c:pt idx="4816" formatCode="General">
                        <c:v>395.89</c:v>
                      </c:pt>
                      <c:pt idx="4817" formatCode="General">
                        <c:v>395.9</c:v>
                      </c:pt>
                      <c:pt idx="4818" formatCode="General">
                        <c:v>395.91</c:v>
                      </c:pt>
                      <c:pt idx="4819" formatCode="General">
                        <c:v>395.92</c:v>
                      </c:pt>
                      <c:pt idx="4820" formatCode="General">
                        <c:v>395.93</c:v>
                      </c:pt>
                      <c:pt idx="4821" formatCode="General">
                        <c:v>395.94</c:v>
                      </c:pt>
                      <c:pt idx="4822" formatCode="General">
                        <c:v>395.95</c:v>
                      </c:pt>
                      <c:pt idx="4823" formatCode="General">
                        <c:v>395.96</c:v>
                      </c:pt>
                      <c:pt idx="4824" formatCode="General">
                        <c:v>395.97</c:v>
                      </c:pt>
                      <c:pt idx="4825" formatCode="General">
                        <c:v>395.98</c:v>
                      </c:pt>
                      <c:pt idx="4826" formatCode="General">
                        <c:v>395.99</c:v>
                      </c:pt>
                      <c:pt idx="4827" formatCode="General">
                        <c:v>396</c:v>
                      </c:pt>
                      <c:pt idx="4828" formatCode="General">
                        <c:v>396.01</c:v>
                      </c:pt>
                      <c:pt idx="4829" formatCode="General">
                        <c:v>396.02</c:v>
                      </c:pt>
                      <c:pt idx="4830" formatCode="General">
                        <c:v>396.03</c:v>
                      </c:pt>
                      <c:pt idx="4831" formatCode="General">
                        <c:v>396.04</c:v>
                      </c:pt>
                      <c:pt idx="4832" formatCode="General">
                        <c:v>396.05</c:v>
                      </c:pt>
                      <c:pt idx="4833" formatCode="General">
                        <c:v>396.06</c:v>
                      </c:pt>
                      <c:pt idx="4834" formatCode="General">
                        <c:v>396.07</c:v>
                      </c:pt>
                      <c:pt idx="4835" formatCode="General">
                        <c:v>396.08</c:v>
                      </c:pt>
                      <c:pt idx="4836" formatCode="General">
                        <c:v>396.09</c:v>
                      </c:pt>
                      <c:pt idx="4837" formatCode="General">
                        <c:v>396.1</c:v>
                      </c:pt>
                      <c:pt idx="4838" formatCode="General">
                        <c:v>396.11</c:v>
                      </c:pt>
                      <c:pt idx="4839" formatCode="General">
                        <c:v>396.12</c:v>
                      </c:pt>
                      <c:pt idx="4840" formatCode="General">
                        <c:v>396.13</c:v>
                      </c:pt>
                      <c:pt idx="4841" formatCode="General">
                        <c:v>396.14</c:v>
                      </c:pt>
                      <c:pt idx="4842" formatCode="General">
                        <c:v>396.15</c:v>
                      </c:pt>
                      <c:pt idx="4843" formatCode="General">
                        <c:v>396.16</c:v>
                      </c:pt>
                      <c:pt idx="4844" formatCode="General">
                        <c:v>396.17</c:v>
                      </c:pt>
                      <c:pt idx="4845" formatCode="General">
                        <c:v>396.18</c:v>
                      </c:pt>
                      <c:pt idx="4846" formatCode="General">
                        <c:v>396.19</c:v>
                      </c:pt>
                      <c:pt idx="4847" formatCode="General">
                        <c:v>396.2</c:v>
                      </c:pt>
                      <c:pt idx="4848" formatCode="General">
                        <c:v>396.21</c:v>
                      </c:pt>
                      <c:pt idx="4849" formatCode="General">
                        <c:v>396.22</c:v>
                      </c:pt>
                      <c:pt idx="4850" formatCode="General">
                        <c:v>396.23</c:v>
                      </c:pt>
                      <c:pt idx="4851" formatCode="General">
                        <c:v>396.24</c:v>
                      </c:pt>
                      <c:pt idx="4852" formatCode="General">
                        <c:v>396.25</c:v>
                      </c:pt>
                      <c:pt idx="4853" formatCode="General">
                        <c:v>396.26</c:v>
                      </c:pt>
                      <c:pt idx="4854" formatCode="General">
                        <c:v>396.27</c:v>
                      </c:pt>
                      <c:pt idx="4855" formatCode="General">
                        <c:v>396.28</c:v>
                      </c:pt>
                      <c:pt idx="4856" formatCode="General">
                        <c:v>396.29</c:v>
                      </c:pt>
                      <c:pt idx="4857" formatCode="General">
                        <c:v>396.3</c:v>
                      </c:pt>
                      <c:pt idx="4858" formatCode="General">
                        <c:v>396.31</c:v>
                      </c:pt>
                      <c:pt idx="4859" formatCode="General">
                        <c:v>396.32</c:v>
                      </c:pt>
                      <c:pt idx="4860" formatCode="General">
                        <c:v>396.33</c:v>
                      </c:pt>
                      <c:pt idx="4861" formatCode="General">
                        <c:v>396.34</c:v>
                      </c:pt>
                      <c:pt idx="4862" formatCode="General">
                        <c:v>396.35</c:v>
                      </c:pt>
                      <c:pt idx="4863" formatCode="General">
                        <c:v>396.36</c:v>
                      </c:pt>
                      <c:pt idx="4864" formatCode="General">
                        <c:v>396.37</c:v>
                      </c:pt>
                      <c:pt idx="4865" formatCode="General">
                        <c:v>396.38</c:v>
                      </c:pt>
                      <c:pt idx="4866" formatCode="General">
                        <c:v>396.39</c:v>
                      </c:pt>
                      <c:pt idx="4867" formatCode="General">
                        <c:v>396.4</c:v>
                      </c:pt>
                      <c:pt idx="4868" formatCode="General">
                        <c:v>396.41</c:v>
                      </c:pt>
                      <c:pt idx="4869" formatCode="General">
                        <c:v>396.42</c:v>
                      </c:pt>
                      <c:pt idx="4870" formatCode="General">
                        <c:v>396.43</c:v>
                      </c:pt>
                      <c:pt idx="4871" formatCode="General">
                        <c:v>396.44</c:v>
                      </c:pt>
                      <c:pt idx="4872" formatCode="General">
                        <c:v>396.45</c:v>
                      </c:pt>
                      <c:pt idx="4873" formatCode="General">
                        <c:v>396.46</c:v>
                      </c:pt>
                      <c:pt idx="4874" formatCode="General">
                        <c:v>396.47</c:v>
                      </c:pt>
                      <c:pt idx="4875" formatCode="General">
                        <c:v>396.48</c:v>
                      </c:pt>
                      <c:pt idx="4876" formatCode="General">
                        <c:v>396.49</c:v>
                      </c:pt>
                      <c:pt idx="4877" formatCode="General">
                        <c:v>396.5</c:v>
                      </c:pt>
                      <c:pt idx="4878" formatCode="General">
                        <c:v>396.51</c:v>
                      </c:pt>
                      <c:pt idx="4879" formatCode="General">
                        <c:v>396.52</c:v>
                      </c:pt>
                      <c:pt idx="4880" formatCode="General">
                        <c:v>396.53</c:v>
                      </c:pt>
                      <c:pt idx="4881" formatCode="General">
                        <c:v>396.54</c:v>
                      </c:pt>
                      <c:pt idx="4882" formatCode="General">
                        <c:v>396.55</c:v>
                      </c:pt>
                      <c:pt idx="4883" formatCode="General">
                        <c:v>396.56</c:v>
                      </c:pt>
                      <c:pt idx="4884" formatCode="General">
                        <c:v>396.57</c:v>
                      </c:pt>
                      <c:pt idx="4885" formatCode="General">
                        <c:v>396.58</c:v>
                      </c:pt>
                      <c:pt idx="4886" formatCode="General">
                        <c:v>396.59</c:v>
                      </c:pt>
                      <c:pt idx="4887" formatCode="General">
                        <c:v>396.6</c:v>
                      </c:pt>
                      <c:pt idx="4888" formatCode="General">
                        <c:v>396.61</c:v>
                      </c:pt>
                      <c:pt idx="4889" formatCode="General">
                        <c:v>396.62</c:v>
                      </c:pt>
                      <c:pt idx="4890" formatCode="General">
                        <c:v>396.63</c:v>
                      </c:pt>
                      <c:pt idx="4891" formatCode="General">
                        <c:v>396.64</c:v>
                      </c:pt>
                      <c:pt idx="4892" formatCode="General">
                        <c:v>396.65</c:v>
                      </c:pt>
                      <c:pt idx="4893" formatCode="General">
                        <c:v>396.66</c:v>
                      </c:pt>
                      <c:pt idx="4894" formatCode="General">
                        <c:v>396.67</c:v>
                      </c:pt>
                      <c:pt idx="4895" formatCode="General">
                        <c:v>396.68</c:v>
                      </c:pt>
                      <c:pt idx="4896" formatCode="General">
                        <c:v>396.69</c:v>
                      </c:pt>
                      <c:pt idx="4897" formatCode="General">
                        <c:v>396.7</c:v>
                      </c:pt>
                      <c:pt idx="4898" formatCode="General">
                        <c:v>396.71</c:v>
                      </c:pt>
                      <c:pt idx="4899" formatCode="General">
                        <c:v>396.72</c:v>
                      </c:pt>
                      <c:pt idx="4900" formatCode="General">
                        <c:v>396.73</c:v>
                      </c:pt>
                      <c:pt idx="4901" formatCode="General">
                        <c:v>396.74</c:v>
                      </c:pt>
                      <c:pt idx="4902" formatCode="General">
                        <c:v>396.75</c:v>
                      </c:pt>
                      <c:pt idx="4903" formatCode="General">
                        <c:v>396.76</c:v>
                      </c:pt>
                      <c:pt idx="4904" formatCode="General">
                        <c:v>396.77</c:v>
                      </c:pt>
                      <c:pt idx="4905" formatCode="General">
                        <c:v>396.78</c:v>
                      </c:pt>
                      <c:pt idx="4906" formatCode="General">
                        <c:v>396.79</c:v>
                      </c:pt>
                      <c:pt idx="4907" formatCode="General">
                        <c:v>396.8</c:v>
                      </c:pt>
                      <c:pt idx="4908" formatCode="General">
                        <c:v>396.81</c:v>
                      </c:pt>
                      <c:pt idx="4909" formatCode="General">
                        <c:v>396.82</c:v>
                      </c:pt>
                      <c:pt idx="4910" formatCode="General">
                        <c:v>396.83</c:v>
                      </c:pt>
                      <c:pt idx="4911" formatCode="General">
                        <c:v>396.84</c:v>
                      </c:pt>
                      <c:pt idx="4912" formatCode="General">
                        <c:v>396.85</c:v>
                      </c:pt>
                      <c:pt idx="4913" formatCode="General">
                        <c:v>396.86</c:v>
                      </c:pt>
                      <c:pt idx="4914" formatCode="General">
                        <c:v>396.87</c:v>
                      </c:pt>
                      <c:pt idx="4915" formatCode="General">
                        <c:v>396.88</c:v>
                      </c:pt>
                      <c:pt idx="4916" formatCode="General">
                        <c:v>396.89</c:v>
                      </c:pt>
                      <c:pt idx="4917" formatCode="General">
                        <c:v>396.9</c:v>
                      </c:pt>
                      <c:pt idx="4918" formatCode="General">
                        <c:v>396.91</c:v>
                      </c:pt>
                      <c:pt idx="4919" formatCode="General">
                        <c:v>396.92</c:v>
                      </c:pt>
                      <c:pt idx="4920" formatCode="General">
                        <c:v>396.93</c:v>
                      </c:pt>
                      <c:pt idx="4921" formatCode="General">
                        <c:v>396.94</c:v>
                      </c:pt>
                      <c:pt idx="4922" formatCode="General">
                        <c:v>396.95</c:v>
                      </c:pt>
                      <c:pt idx="4923" formatCode="General">
                        <c:v>396.96</c:v>
                      </c:pt>
                      <c:pt idx="4924" formatCode="General">
                        <c:v>396.97</c:v>
                      </c:pt>
                      <c:pt idx="4925" formatCode="General">
                        <c:v>396.98</c:v>
                      </c:pt>
                      <c:pt idx="4926" formatCode="General">
                        <c:v>396.99</c:v>
                      </c:pt>
                      <c:pt idx="4927" formatCode="General">
                        <c:v>397</c:v>
                      </c:pt>
                      <c:pt idx="4928" formatCode="General">
                        <c:v>397.01</c:v>
                      </c:pt>
                      <c:pt idx="4929" formatCode="General">
                        <c:v>397.02</c:v>
                      </c:pt>
                      <c:pt idx="4930" formatCode="General">
                        <c:v>397.03</c:v>
                      </c:pt>
                      <c:pt idx="4931" formatCode="General">
                        <c:v>397.04</c:v>
                      </c:pt>
                      <c:pt idx="4932" formatCode="General">
                        <c:v>397.05</c:v>
                      </c:pt>
                      <c:pt idx="4933" formatCode="General">
                        <c:v>397.06</c:v>
                      </c:pt>
                      <c:pt idx="4934" formatCode="General">
                        <c:v>397.07</c:v>
                      </c:pt>
                      <c:pt idx="4935" formatCode="General">
                        <c:v>397.08</c:v>
                      </c:pt>
                      <c:pt idx="4936" formatCode="General">
                        <c:v>397.09</c:v>
                      </c:pt>
                      <c:pt idx="4937" formatCode="General">
                        <c:v>397.1</c:v>
                      </c:pt>
                      <c:pt idx="4938" formatCode="General">
                        <c:v>397.11</c:v>
                      </c:pt>
                      <c:pt idx="4939" formatCode="General">
                        <c:v>397.12</c:v>
                      </c:pt>
                      <c:pt idx="4940" formatCode="General">
                        <c:v>397.13</c:v>
                      </c:pt>
                      <c:pt idx="4941" formatCode="General">
                        <c:v>397.14</c:v>
                      </c:pt>
                      <c:pt idx="4942" formatCode="General">
                        <c:v>397.15</c:v>
                      </c:pt>
                      <c:pt idx="4943" formatCode="General">
                        <c:v>397.16</c:v>
                      </c:pt>
                      <c:pt idx="4944" formatCode="General">
                        <c:v>397.17</c:v>
                      </c:pt>
                      <c:pt idx="4945" formatCode="General">
                        <c:v>397.18</c:v>
                      </c:pt>
                      <c:pt idx="4946" formatCode="General">
                        <c:v>397.19</c:v>
                      </c:pt>
                      <c:pt idx="4947" formatCode="General">
                        <c:v>397.2</c:v>
                      </c:pt>
                      <c:pt idx="4948" formatCode="General">
                        <c:v>397.21</c:v>
                      </c:pt>
                      <c:pt idx="4949" formatCode="General">
                        <c:v>397.22</c:v>
                      </c:pt>
                      <c:pt idx="4950" formatCode="General">
                        <c:v>397.23</c:v>
                      </c:pt>
                      <c:pt idx="4951" formatCode="General">
                        <c:v>397.24</c:v>
                      </c:pt>
                      <c:pt idx="4952" formatCode="General">
                        <c:v>397.24700000000001</c:v>
                      </c:pt>
                      <c:pt idx="4953" formatCode="General">
                        <c:v>397.24700000000001</c:v>
                      </c:pt>
                      <c:pt idx="4954" formatCode="General">
                        <c:v>398.24700000000001</c:v>
                      </c:pt>
                      <c:pt idx="4955" formatCode="General">
                        <c:v>399.24700000000001</c:v>
                      </c:pt>
                      <c:pt idx="4956" formatCode="General">
                        <c:v>400.24700000000001</c:v>
                      </c:pt>
                      <c:pt idx="4957" formatCode="General">
                        <c:v>401.24700000000001</c:v>
                      </c:pt>
                      <c:pt idx="4958" formatCode="General">
                        <c:v>402.24700000000001</c:v>
                      </c:pt>
                      <c:pt idx="4959" formatCode="General">
                        <c:v>403.24700000000001</c:v>
                      </c:pt>
                      <c:pt idx="4960" formatCode="General">
                        <c:v>404.24700000000001</c:v>
                      </c:pt>
                      <c:pt idx="4961" formatCode="General">
                        <c:v>405.24700000000001</c:v>
                      </c:pt>
                      <c:pt idx="4962" formatCode="General">
                        <c:v>406.24700000000001</c:v>
                      </c:pt>
                      <c:pt idx="4963" formatCode="General">
                        <c:v>407.24700000000001</c:v>
                      </c:pt>
                      <c:pt idx="4964" formatCode="General">
                        <c:v>408.24700000000001</c:v>
                      </c:pt>
                      <c:pt idx="4965" formatCode="General">
                        <c:v>409.24700000000001</c:v>
                      </c:pt>
                      <c:pt idx="4966" formatCode="General">
                        <c:v>410.24700000000001</c:v>
                      </c:pt>
                      <c:pt idx="4967" formatCode="General">
                        <c:v>411.24700000000001</c:v>
                      </c:pt>
                      <c:pt idx="4968" formatCode="General">
                        <c:v>412.24700000000001</c:v>
                      </c:pt>
                      <c:pt idx="4969" formatCode="General">
                        <c:v>413.24700000000001</c:v>
                      </c:pt>
                      <c:pt idx="4970" formatCode="General">
                        <c:v>414.24700000000001</c:v>
                      </c:pt>
                      <c:pt idx="4971" formatCode="General">
                        <c:v>415.24700000000001</c:v>
                      </c:pt>
                      <c:pt idx="4972" formatCode="General">
                        <c:v>416.24700000000001</c:v>
                      </c:pt>
                      <c:pt idx="4973" formatCode="General">
                        <c:v>417.24700000000001</c:v>
                      </c:pt>
                      <c:pt idx="4974" formatCode="General">
                        <c:v>418.24700000000001</c:v>
                      </c:pt>
                      <c:pt idx="4975" formatCode="General">
                        <c:v>419.24700000000001</c:v>
                      </c:pt>
                      <c:pt idx="4976" formatCode="General">
                        <c:v>420.24700000000001</c:v>
                      </c:pt>
                      <c:pt idx="4977" formatCode="General">
                        <c:v>421.24700000000001</c:v>
                      </c:pt>
                      <c:pt idx="4978" formatCode="General">
                        <c:v>422.24700000000001</c:v>
                      </c:pt>
                      <c:pt idx="4979" formatCode="General">
                        <c:v>423.24700000000001</c:v>
                      </c:pt>
                      <c:pt idx="4980" formatCode="General">
                        <c:v>424.24700000000001</c:v>
                      </c:pt>
                      <c:pt idx="4981" formatCode="General">
                        <c:v>425.24700000000001</c:v>
                      </c:pt>
                      <c:pt idx="4982" formatCode="General">
                        <c:v>426.24700000000001</c:v>
                      </c:pt>
                      <c:pt idx="4983" formatCode="General">
                        <c:v>427.24700000000001</c:v>
                      </c:pt>
                      <c:pt idx="4984" formatCode="General">
                        <c:v>428.24700000000001</c:v>
                      </c:pt>
                      <c:pt idx="4985" formatCode="General">
                        <c:v>429.24700000000001</c:v>
                      </c:pt>
                      <c:pt idx="4986" formatCode="General">
                        <c:v>430.24700000000001</c:v>
                      </c:pt>
                      <c:pt idx="4987" formatCode="General">
                        <c:v>431.24700000000001</c:v>
                      </c:pt>
                      <c:pt idx="4988" formatCode="General">
                        <c:v>432.24700000000001</c:v>
                      </c:pt>
                      <c:pt idx="4989" formatCode="General">
                        <c:v>433.24700000000001</c:v>
                      </c:pt>
                      <c:pt idx="4990" formatCode="General">
                        <c:v>434.24700000000001</c:v>
                      </c:pt>
                      <c:pt idx="4991" formatCode="General">
                        <c:v>435.24700000000001</c:v>
                      </c:pt>
                      <c:pt idx="4992" formatCode="General">
                        <c:v>436.24700000000001</c:v>
                      </c:pt>
                      <c:pt idx="4993" formatCode="General">
                        <c:v>437.24700000000001</c:v>
                      </c:pt>
                      <c:pt idx="4994" formatCode="General">
                        <c:v>438.24700000000001</c:v>
                      </c:pt>
                      <c:pt idx="4995" formatCode="General">
                        <c:v>439.24700000000001</c:v>
                      </c:pt>
                      <c:pt idx="4996" formatCode="General">
                        <c:v>440.24700000000001</c:v>
                      </c:pt>
                      <c:pt idx="4997" formatCode="General">
                        <c:v>441.24700000000001</c:v>
                      </c:pt>
                      <c:pt idx="4998" formatCode="General">
                        <c:v>442.24700000000001</c:v>
                      </c:pt>
                      <c:pt idx="4999" formatCode="General">
                        <c:v>443.24700000000001</c:v>
                      </c:pt>
                      <c:pt idx="5000" formatCode="General">
                        <c:v>444.24700000000001</c:v>
                      </c:pt>
                      <c:pt idx="5001" formatCode="General">
                        <c:v>445.24700000000001</c:v>
                      </c:pt>
                      <c:pt idx="5002" formatCode="General">
                        <c:v>446.24700000000001</c:v>
                      </c:pt>
                      <c:pt idx="5003" formatCode="General">
                        <c:v>447.24700000000001</c:v>
                      </c:pt>
                      <c:pt idx="5004" formatCode="General">
                        <c:v>448.24700000000001</c:v>
                      </c:pt>
                      <c:pt idx="5005" formatCode="General">
                        <c:v>449.24700000000001</c:v>
                      </c:pt>
                      <c:pt idx="5006" formatCode="General">
                        <c:v>450.24700000000001</c:v>
                      </c:pt>
                      <c:pt idx="5007" formatCode="General">
                        <c:v>451.24700000000001</c:v>
                      </c:pt>
                      <c:pt idx="5008" formatCode="General">
                        <c:v>452.24700000000001</c:v>
                      </c:pt>
                      <c:pt idx="5009" formatCode="General">
                        <c:v>453.24700000000001</c:v>
                      </c:pt>
                      <c:pt idx="5010" formatCode="General">
                        <c:v>454.24700000000001</c:v>
                      </c:pt>
                      <c:pt idx="5011" formatCode="General">
                        <c:v>455.24700000000001</c:v>
                      </c:pt>
                      <c:pt idx="5012" formatCode="General">
                        <c:v>456.24700000000001</c:v>
                      </c:pt>
                      <c:pt idx="5013" formatCode="General">
                        <c:v>457.24700000000001</c:v>
                      </c:pt>
                      <c:pt idx="5014" formatCode="General">
                        <c:v>458.24700000000001</c:v>
                      </c:pt>
                      <c:pt idx="5015" formatCode="General">
                        <c:v>459.24700000000001</c:v>
                      </c:pt>
                      <c:pt idx="5016" formatCode="General">
                        <c:v>460.24700000000001</c:v>
                      </c:pt>
                      <c:pt idx="5017" formatCode="General">
                        <c:v>461.24700000000001</c:v>
                      </c:pt>
                      <c:pt idx="5018" formatCode="General">
                        <c:v>462.24700000000001</c:v>
                      </c:pt>
                      <c:pt idx="5019" formatCode="General">
                        <c:v>463.24700000000001</c:v>
                      </c:pt>
                      <c:pt idx="5020" formatCode="General">
                        <c:v>464.24700000000001</c:v>
                      </c:pt>
                      <c:pt idx="5021" formatCode="General">
                        <c:v>465.24700000000001</c:v>
                      </c:pt>
                      <c:pt idx="5022" formatCode="General">
                        <c:v>466.24700000000001</c:v>
                      </c:pt>
                      <c:pt idx="5023" formatCode="General">
                        <c:v>467.24700000000001</c:v>
                      </c:pt>
                      <c:pt idx="5024" formatCode="General">
                        <c:v>467.45800000000003</c:v>
                      </c:pt>
                      <c:pt idx="5025" formatCode="General">
                        <c:v>467.45800000000003</c:v>
                      </c:pt>
                      <c:pt idx="5026" formatCode="General">
                        <c:v>467.46800000000002</c:v>
                      </c:pt>
                      <c:pt idx="5027" formatCode="General">
                        <c:v>467.47800000000001</c:v>
                      </c:pt>
                      <c:pt idx="5028" formatCode="General">
                        <c:v>467.488</c:v>
                      </c:pt>
                      <c:pt idx="5029" formatCode="General">
                        <c:v>467.49799999999999</c:v>
                      </c:pt>
                      <c:pt idx="5030" formatCode="General">
                        <c:v>467.50799999999998</c:v>
                      </c:pt>
                      <c:pt idx="5031" formatCode="General">
                        <c:v>467.51799999999997</c:v>
                      </c:pt>
                      <c:pt idx="5032" formatCode="General">
                        <c:v>467.52800000000002</c:v>
                      </c:pt>
                      <c:pt idx="5033" formatCode="General">
                        <c:v>467.53800000000001</c:v>
                      </c:pt>
                      <c:pt idx="5034" formatCode="General">
                        <c:v>467.548</c:v>
                      </c:pt>
                      <c:pt idx="5035" formatCode="General">
                        <c:v>467.55799999999999</c:v>
                      </c:pt>
                      <c:pt idx="5036" formatCode="General">
                        <c:v>467.56799999999998</c:v>
                      </c:pt>
                      <c:pt idx="5037" formatCode="General">
                        <c:v>467.57799999999997</c:v>
                      </c:pt>
                      <c:pt idx="5038" formatCode="General">
                        <c:v>467.58800000000002</c:v>
                      </c:pt>
                      <c:pt idx="5039" formatCode="General">
                        <c:v>467.59800000000001</c:v>
                      </c:pt>
                      <c:pt idx="5040" formatCode="General">
                        <c:v>467.608</c:v>
                      </c:pt>
                      <c:pt idx="5041" formatCode="General">
                        <c:v>467.61799999999999</c:v>
                      </c:pt>
                      <c:pt idx="5042" formatCode="General">
                        <c:v>467.62799999999999</c:v>
                      </c:pt>
                      <c:pt idx="5043" formatCode="General">
                        <c:v>467.63799999999998</c:v>
                      </c:pt>
                      <c:pt idx="5044" formatCode="General">
                        <c:v>467.64800000000002</c:v>
                      </c:pt>
                      <c:pt idx="5045" formatCode="General">
                        <c:v>467.65800000000002</c:v>
                      </c:pt>
                      <c:pt idx="5046" formatCode="General">
                        <c:v>467.66800000000001</c:v>
                      </c:pt>
                      <c:pt idx="5047" formatCode="General">
                        <c:v>467.678</c:v>
                      </c:pt>
                      <c:pt idx="5048" formatCode="General">
                        <c:v>467.68799999999999</c:v>
                      </c:pt>
                      <c:pt idx="5049" formatCode="General">
                        <c:v>467.69799999999998</c:v>
                      </c:pt>
                      <c:pt idx="5050" formatCode="General">
                        <c:v>467.70800000000003</c:v>
                      </c:pt>
                      <c:pt idx="5051" formatCode="General">
                        <c:v>467.71800000000002</c:v>
                      </c:pt>
                      <c:pt idx="5052" formatCode="General">
                        <c:v>467.72800000000001</c:v>
                      </c:pt>
                      <c:pt idx="5053" formatCode="General">
                        <c:v>467.738</c:v>
                      </c:pt>
                      <c:pt idx="5054" formatCode="General">
                        <c:v>467.74799999999999</c:v>
                      </c:pt>
                      <c:pt idx="5055" formatCode="General">
                        <c:v>467.75799999999998</c:v>
                      </c:pt>
                      <c:pt idx="5056" formatCode="General">
                        <c:v>467.76799999999997</c:v>
                      </c:pt>
                      <c:pt idx="5057" formatCode="General">
                        <c:v>467.77800000000002</c:v>
                      </c:pt>
                      <c:pt idx="5058" formatCode="General">
                        <c:v>467.78800000000001</c:v>
                      </c:pt>
                      <c:pt idx="5059" formatCode="General">
                        <c:v>467.798</c:v>
                      </c:pt>
                      <c:pt idx="5060" formatCode="General">
                        <c:v>467.80799999999999</c:v>
                      </c:pt>
                      <c:pt idx="5061" formatCode="General">
                        <c:v>467.81799999999998</c:v>
                      </c:pt>
                      <c:pt idx="5062" formatCode="General">
                        <c:v>467.82799999999997</c:v>
                      </c:pt>
                      <c:pt idx="5063" formatCode="General">
                        <c:v>467.83800000000002</c:v>
                      </c:pt>
                      <c:pt idx="5064" formatCode="General">
                        <c:v>467.84800000000001</c:v>
                      </c:pt>
                      <c:pt idx="5065" formatCode="General">
                        <c:v>467.858</c:v>
                      </c:pt>
                      <c:pt idx="5066" formatCode="General">
                        <c:v>467.86799999999999</c:v>
                      </c:pt>
                      <c:pt idx="5067" formatCode="General">
                        <c:v>467.87799999999999</c:v>
                      </c:pt>
                      <c:pt idx="5068" formatCode="General">
                        <c:v>467.88799999999998</c:v>
                      </c:pt>
                      <c:pt idx="5069" formatCode="General">
                        <c:v>467.89800000000002</c:v>
                      </c:pt>
                      <c:pt idx="5070" formatCode="General">
                        <c:v>467.90800000000002</c:v>
                      </c:pt>
                      <c:pt idx="5071" formatCode="General">
                        <c:v>467.91800000000001</c:v>
                      </c:pt>
                      <c:pt idx="5072" formatCode="General">
                        <c:v>467.928</c:v>
                      </c:pt>
                      <c:pt idx="5073" formatCode="General">
                        <c:v>467.93799999999999</c:v>
                      </c:pt>
                      <c:pt idx="5074" formatCode="General">
                        <c:v>467.94799999999998</c:v>
                      </c:pt>
                      <c:pt idx="5075" formatCode="General">
                        <c:v>467.95800000000003</c:v>
                      </c:pt>
                      <c:pt idx="5076" formatCode="General">
                        <c:v>467.96800000000002</c:v>
                      </c:pt>
                      <c:pt idx="5077" formatCode="General">
                        <c:v>467.97800000000001</c:v>
                      </c:pt>
                      <c:pt idx="5078" formatCode="General">
                        <c:v>467.988</c:v>
                      </c:pt>
                      <c:pt idx="5079" formatCode="General">
                        <c:v>467.99799999999999</c:v>
                      </c:pt>
                      <c:pt idx="5080" formatCode="General">
                        <c:v>468.00799999999998</c:v>
                      </c:pt>
                      <c:pt idx="5081" formatCode="General">
                        <c:v>468.01799999999997</c:v>
                      </c:pt>
                      <c:pt idx="5082" formatCode="General">
                        <c:v>468.02800000000002</c:v>
                      </c:pt>
                      <c:pt idx="5083" formatCode="General">
                        <c:v>468.03800000000001</c:v>
                      </c:pt>
                      <c:pt idx="5084" formatCode="General">
                        <c:v>468.048</c:v>
                      </c:pt>
                      <c:pt idx="5085" formatCode="General">
                        <c:v>468.05799999999999</c:v>
                      </c:pt>
                      <c:pt idx="5086" formatCode="General">
                        <c:v>468.06799999999998</c:v>
                      </c:pt>
                      <c:pt idx="5087" formatCode="General">
                        <c:v>468.07799999999997</c:v>
                      </c:pt>
                      <c:pt idx="5088" formatCode="General">
                        <c:v>468.08800000000002</c:v>
                      </c:pt>
                      <c:pt idx="5089" formatCode="General">
                        <c:v>468.09800000000001</c:v>
                      </c:pt>
                      <c:pt idx="5090" formatCode="General">
                        <c:v>468.108</c:v>
                      </c:pt>
                      <c:pt idx="5091" formatCode="General">
                        <c:v>468.11799999999999</c:v>
                      </c:pt>
                      <c:pt idx="5092" formatCode="General">
                        <c:v>468.12799999999999</c:v>
                      </c:pt>
                      <c:pt idx="5093" formatCode="General">
                        <c:v>468.13799999999998</c:v>
                      </c:pt>
                      <c:pt idx="5094" formatCode="General">
                        <c:v>468.14800000000002</c:v>
                      </c:pt>
                      <c:pt idx="5095" formatCode="General">
                        <c:v>468.15800000000002</c:v>
                      </c:pt>
                      <c:pt idx="5096" formatCode="General">
                        <c:v>468.16800000000001</c:v>
                      </c:pt>
                      <c:pt idx="5097" formatCode="General">
                        <c:v>468.178</c:v>
                      </c:pt>
                      <c:pt idx="5098" formatCode="General">
                        <c:v>468.18799999999999</c:v>
                      </c:pt>
                      <c:pt idx="5099" formatCode="General">
                        <c:v>468.19799999999998</c:v>
                      </c:pt>
                      <c:pt idx="5100" formatCode="General">
                        <c:v>468.20800000000003</c:v>
                      </c:pt>
                      <c:pt idx="5101" formatCode="General">
                        <c:v>468.21800000000002</c:v>
                      </c:pt>
                      <c:pt idx="5102" formatCode="General">
                        <c:v>468.22800000000001</c:v>
                      </c:pt>
                      <c:pt idx="5103" formatCode="General">
                        <c:v>468.238</c:v>
                      </c:pt>
                      <c:pt idx="5104" formatCode="General">
                        <c:v>468.24799999999999</c:v>
                      </c:pt>
                      <c:pt idx="5105" formatCode="General">
                        <c:v>468.25799999999998</c:v>
                      </c:pt>
                      <c:pt idx="5106" formatCode="General">
                        <c:v>468.26799999999997</c:v>
                      </c:pt>
                      <c:pt idx="5107" formatCode="General">
                        <c:v>468.27800000000002</c:v>
                      </c:pt>
                      <c:pt idx="5108" formatCode="General">
                        <c:v>468.28800000000001</c:v>
                      </c:pt>
                      <c:pt idx="5109" formatCode="General">
                        <c:v>468.298</c:v>
                      </c:pt>
                      <c:pt idx="5110" formatCode="General">
                        <c:v>468.30799999999999</c:v>
                      </c:pt>
                      <c:pt idx="5111" formatCode="General">
                        <c:v>468.31799999999998</c:v>
                      </c:pt>
                      <c:pt idx="5112" formatCode="General">
                        <c:v>468.32799999999997</c:v>
                      </c:pt>
                      <c:pt idx="5113" formatCode="General">
                        <c:v>468.33800000000002</c:v>
                      </c:pt>
                      <c:pt idx="5114" formatCode="General">
                        <c:v>468.34800000000001</c:v>
                      </c:pt>
                      <c:pt idx="5115" formatCode="General">
                        <c:v>468.358</c:v>
                      </c:pt>
                      <c:pt idx="5116" formatCode="General">
                        <c:v>468.36799999999999</c:v>
                      </c:pt>
                      <c:pt idx="5117" formatCode="General">
                        <c:v>468.37799999999999</c:v>
                      </c:pt>
                      <c:pt idx="5118" formatCode="General">
                        <c:v>468.38799999999998</c:v>
                      </c:pt>
                      <c:pt idx="5119" formatCode="General">
                        <c:v>468.39800000000002</c:v>
                      </c:pt>
                      <c:pt idx="5120" formatCode="General">
                        <c:v>468.40800000000002</c:v>
                      </c:pt>
                      <c:pt idx="5121" formatCode="General">
                        <c:v>468.41800000000001</c:v>
                      </c:pt>
                      <c:pt idx="5122" formatCode="General">
                        <c:v>468.428</c:v>
                      </c:pt>
                      <c:pt idx="5123" formatCode="General">
                        <c:v>468.43799999999999</c:v>
                      </c:pt>
                      <c:pt idx="5124" formatCode="General">
                        <c:v>468.44799999999998</c:v>
                      </c:pt>
                      <c:pt idx="5125" formatCode="General">
                        <c:v>468.45800000000003</c:v>
                      </c:pt>
                      <c:pt idx="5126" formatCode="General">
                        <c:v>468.46800000000002</c:v>
                      </c:pt>
                      <c:pt idx="5127" formatCode="General">
                        <c:v>468.47800000000001</c:v>
                      </c:pt>
                      <c:pt idx="5128" formatCode="General">
                        <c:v>468.488</c:v>
                      </c:pt>
                      <c:pt idx="5129" formatCode="General">
                        <c:v>468.49799999999999</c:v>
                      </c:pt>
                      <c:pt idx="5130" formatCode="General">
                        <c:v>468.50799999999998</c:v>
                      </c:pt>
                      <c:pt idx="5131" formatCode="General">
                        <c:v>468.51799999999997</c:v>
                      </c:pt>
                      <c:pt idx="5132" formatCode="General">
                        <c:v>468.52800000000002</c:v>
                      </c:pt>
                      <c:pt idx="5133" formatCode="General">
                        <c:v>468.53800000000001</c:v>
                      </c:pt>
                      <c:pt idx="5134" formatCode="General">
                        <c:v>468.548</c:v>
                      </c:pt>
                      <c:pt idx="5135" formatCode="General">
                        <c:v>468.55799999999999</c:v>
                      </c:pt>
                      <c:pt idx="5136" formatCode="General">
                        <c:v>468.56799999999998</c:v>
                      </c:pt>
                      <c:pt idx="5137" formatCode="General">
                        <c:v>468.57799999999997</c:v>
                      </c:pt>
                      <c:pt idx="5138" formatCode="General">
                        <c:v>468.58800000000002</c:v>
                      </c:pt>
                      <c:pt idx="5139" formatCode="General">
                        <c:v>468.59800000000001</c:v>
                      </c:pt>
                      <c:pt idx="5140" formatCode="General">
                        <c:v>468.608</c:v>
                      </c:pt>
                      <c:pt idx="5141" formatCode="General">
                        <c:v>468.61799999999999</c:v>
                      </c:pt>
                      <c:pt idx="5142" formatCode="General">
                        <c:v>468.62799999999999</c:v>
                      </c:pt>
                      <c:pt idx="5143" formatCode="General">
                        <c:v>468.63799999999998</c:v>
                      </c:pt>
                      <c:pt idx="5144" formatCode="General">
                        <c:v>468.64800000000002</c:v>
                      </c:pt>
                      <c:pt idx="5145" formatCode="General">
                        <c:v>468.65800000000002</c:v>
                      </c:pt>
                      <c:pt idx="5146" formatCode="General">
                        <c:v>468.66800000000001</c:v>
                      </c:pt>
                      <c:pt idx="5147" formatCode="General">
                        <c:v>468.678</c:v>
                      </c:pt>
                      <c:pt idx="5148" formatCode="General">
                        <c:v>468.68799999999999</c:v>
                      </c:pt>
                      <c:pt idx="5149" formatCode="General">
                        <c:v>468.69799999999998</c:v>
                      </c:pt>
                      <c:pt idx="5150" formatCode="General">
                        <c:v>468.70800000000003</c:v>
                      </c:pt>
                      <c:pt idx="5151" formatCode="General">
                        <c:v>468.71800000000002</c:v>
                      </c:pt>
                      <c:pt idx="5152" formatCode="General">
                        <c:v>468.72800000000001</c:v>
                      </c:pt>
                      <c:pt idx="5153" formatCode="General">
                        <c:v>468.738</c:v>
                      </c:pt>
                      <c:pt idx="5154" formatCode="General">
                        <c:v>468.74799999999999</c:v>
                      </c:pt>
                      <c:pt idx="5155" formatCode="General">
                        <c:v>468.75799999999998</c:v>
                      </c:pt>
                      <c:pt idx="5156" formatCode="General">
                        <c:v>468.76799999999997</c:v>
                      </c:pt>
                      <c:pt idx="5157" formatCode="General">
                        <c:v>468.77800000000002</c:v>
                      </c:pt>
                      <c:pt idx="5158" formatCode="General">
                        <c:v>468.78800000000001</c:v>
                      </c:pt>
                      <c:pt idx="5159" formatCode="General">
                        <c:v>468.798</c:v>
                      </c:pt>
                      <c:pt idx="5160" formatCode="General">
                        <c:v>468.80799999999999</c:v>
                      </c:pt>
                      <c:pt idx="5161" formatCode="General">
                        <c:v>468.81799999999998</c:v>
                      </c:pt>
                      <c:pt idx="5162" formatCode="General">
                        <c:v>468.82799999999997</c:v>
                      </c:pt>
                      <c:pt idx="5163" formatCode="General">
                        <c:v>468.83800000000002</c:v>
                      </c:pt>
                      <c:pt idx="5164" formatCode="General">
                        <c:v>468.84800000000001</c:v>
                      </c:pt>
                      <c:pt idx="5165" formatCode="General">
                        <c:v>468.858</c:v>
                      </c:pt>
                      <c:pt idx="5166" formatCode="General">
                        <c:v>468.86799999999999</c:v>
                      </c:pt>
                      <c:pt idx="5167" formatCode="General">
                        <c:v>468.87799999999999</c:v>
                      </c:pt>
                      <c:pt idx="5168" formatCode="General">
                        <c:v>468.88799999999998</c:v>
                      </c:pt>
                      <c:pt idx="5169" formatCode="General">
                        <c:v>468.89800000000002</c:v>
                      </c:pt>
                      <c:pt idx="5170" formatCode="General">
                        <c:v>468.90800000000002</c:v>
                      </c:pt>
                      <c:pt idx="5171" formatCode="General">
                        <c:v>468.91800000000001</c:v>
                      </c:pt>
                      <c:pt idx="5172" formatCode="General">
                        <c:v>468.928</c:v>
                      </c:pt>
                      <c:pt idx="5173" formatCode="General">
                        <c:v>468.93799999999999</c:v>
                      </c:pt>
                      <c:pt idx="5174" formatCode="General">
                        <c:v>468.94799999999998</c:v>
                      </c:pt>
                      <c:pt idx="5175" formatCode="General">
                        <c:v>468.95800000000003</c:v>
                      </c:pt>
                      <c:pt idx="5176" formatCode="General">
                        <c:v>468.96800000000002</c:v>
                      </c:pt>
                      <c:pt idx="5177" formatCode="General">
                        <c:v>468.97800000000001</c:v>
                      </c:pt>
                      <c:pt idx="5178" formatCode="General">
                        <c:v>468.988</c:v>
                      </c:pt>
                      <c:pt idx="5179" formatCode="General">
                        <c:v>468.99799999999999</c:v>
                      </c:pt>
                      <c:pt idx="5180" formatCode="General">
                        <c:v>469.00799999999998</c:v>
                      </c:pt>
                      <c:pt idx="5181" formatCode="General">
                        <c:v>469.01799999999997</c:v>
                      </c:pt>
                      <c:pt idx="5182" formatCode="General">
                        <c:v>469.02800000000002</c:v>
                      </c:pt>
                      <c:pt idx="5183" formatCode="General">
                        <c:v>469.03800000000001</c:v>
                      </c:pt>
                      <c:pt idx="5184" formatCode="General">
                        <c:v>469.048</c:v>
                      </c:pt>
                      <c:pt idx="5185" formatCode="General">
                        <c:v>469.05799999999999</c:v>
                      </c:pt>
                      <c:pt idx="5186" formatCode="General">
                        <c:v>469.06799999999998</c:v>
                      </c:pt>
                      <c:pt idx="5187" formatCode="General">
                        <c:v>469.07799999999997</c:v>
                      </c:pt>
                      <c:pt idx="5188" formatCode="General">
                        <c:v>469.08800000000002</c:v>
                      </c:pt>
                      <c:pt idx="5189" formatCode="General">
                        <c:v>469.09800000000001</c:v>
                      </c:pt>
                      <c:pt idx="5190" formatCode="General">
                        <c:v>469.108</c:v>
                      </c:pt>
                      <c:pt idx="5191" formatCode="General">
                        <c:v>469.11799999999999</c:v>
                      </c:pt>
                      <c:pt idx="5192" formatCode="General">
                        <c:v>469.12799999999999</c:v>
                      </c:pt>
                      <c:pt idx="5193" formatCode="General">
                        <c:v>469.13799999999998</c:v>
                      </c:pt>
                      <c:pt idx="5194" formatCode="General">
                        <c:v>469.14800000000002</c:v>
                      </c:pt>
                      <c:pt idx="5195" formatCode="General">
                        <c:v>469.15800000000002</c:v>
                      </c:pt>
                      <c:pt idx="5196" formatCode="General">
                        <c:v>469.16800000000001</c:v>
                      </c:pt>
                      <c:pt idx="5197" formatCode="General">
                        <c:v>469.178</c:v>
                      </c:pt>
                      <c:pt idx="5198" formatCode="General">
                        <c:v>469.18799999999999</c:v>
                      </c:pt>
                      <c:pt idx="5199" formatCode="General">
                        <c:v>469.19799999999998</c:v>
                      </c:pt>
                      <c:pt idx="5200" formatCode="General">
                        <c:v>469.20800000000003</c:v>
                      </c:pt>
                      <c:pt idx="5201" formatCode="General">
                        <c:v>469.21800000000002</c:v>
                      </c:pt>
                      <c:pt idx="5202" formatCode="General">
                        <c:v>469.22800000000001</c:v>
                      </c:pt>
                      <c:pt idx="5203" formatCode="General">
                        <c:v>469.238</c:v>
                      </c:pt>
                      <c:pt idx="5204" formatCode="General">
                        <c:v>469.24799999999999</c:v>
                      </c:pt>
                      <c:pt idx="5205" formatCode="General">
                        <c:v>469.25799999999998</c:v>
                      </c:pt>
                      <c:pt idx="5206" formatCode="General">
                        <c:v>469.26799999999997</c:v>
                      </c:pt>
                      <c:pt idx="5207" formatCode="General">
                        <c:v>469.27800000000002</c:v>
                      </c:pt>
                      <c:pt idx="5208" formatCode="General">
                        <c:v>469.28800000000001</c:v>
                      </c:pt>
                      <c:pt idx="5209" formatCode="General">
                        <c:v>469.298</c:v>
                      </c:pt>
                      <c:pt idx="5210" formatCode="General">
                        <c:v>469.30799999999999</c:v>
                      </c:pt>
                      <c:pt idx="5211" formatCode="General">
                        <c:v>469.31799999999998</c:v>
                      </c:pt>
                      <c:pt idx="5212" formatCode="General">
                        <c:v>469.32799999999997</c:v>
                      </c:pt>
                      <c:pt idx="5213" formatCode="General">
                        <c:v>469.33800000000002</c:v>
                      </c:pt>
                      <c:pt idx="5214" formatCode="General">
                        <c:v>469.34800000000001</c:v>
                      </c:pt>
                      <c:pt idx="5215" formatCode="General">
                        <c:v>469.358</c:v>
                      </c:pt>
                      <c:pt idx="5216" formatCode="General">
                        <c:v>469.36799999999999</c:v>
                      </c:pt>
                      <c:pt idx="5217" formatCode="General">
                        <c:v>469.37799999999999</c:v>
                      </c:pt>
                      <c:pt idx="5218" formatCode="General">
                        <c:v>469.38799999999998</c:v>
                      </c:pt>
                      <c:pt idx="5219" formatCode="General">
                        <c:v>469.39800000000002</c:v>
                      </c:pt>
                      <c:pt idx="5220" formatCode="General">
                        <c:v>469.40800000000002</c:v>
                      </c:pt>
                      <c:pt idx="5221" formatCode="General">
                        <c:v>469.41800000000001</c:v>
                      </c:pt>
                      <c:pt idx="5222" formatCode="General">
                        <c:v>469.428</c:v>
                      </c:pt>
                      <c:pt idx="5223" formatCode="General">
                        <c:v>469.43799999999999</c:v>
                      </c:pt>
                      <c:pt idx="5224" formatCode="General">
                        <c:v>469.44799999999998</c:v>
                      </c:pt>
                      <c:pt idx="5225" formatCode="General">
                        <c:v>469.45800000000003</c:v>
                      </c:pt>
                      <c:pt idx="5226" formatCode="General">
                        <c:v>469.46800000000002</c:v>
                      </c:pt>
                      <c:pt idx="5227" formatCode="General">
                        <c:v>469.47800000000001</c:v>
                      </c:pt>
                      <c:pt idx="5228" formatCode="General">
                        <c:v>469.488</c:v>
                      </c:pt>
                      <c:pt idx="5229" formatCode="General">
                        <c:v>469.49799999999999</c:v>
                      </c:pt>
                      <c:pt idx="5230" formatCode="General">
                        <c:v>469.50799999999998</c:v>
                      </c:pt>
                      <c:pt idx="5231" formatCode="General">
                        <c:v>469.51799999999997</c:v>
                      </c:pt>
                      <c:pt idx="5232" formatCode="General">
                        <c:v>469.52800000000002</c:v>
                      </c:pt>
                      <c:pt idx="5233" formatCode="General">
                        <c:v>469.53800000000001</c:v>
                      </c:pt>
                      <c:pt idx="5234" formatCode="General">
                        <c:v>469.548</c:v>
                      </c:pt>
                      <c:pt idx="5235" formatCode="General">
                        <c:v>469.55799999999999</c:v>
                      </c:pt>
                      <c:pt idx="5236" formatCode="General">
                        <c:v>469.56799999999998</c:v>
                      </c:pt>
                      <c:pt idx="5237" formatCode="General">
                        <c:v>469.57799999999997</c:v>
                      </c:pt>
                      <c:pt idx="5238" formatCode="General">
                        <c:v>469.58800000000002</c:v>
                      </c:pt>
                      <c:pt idx="5239" formatCode="General">
                        <c:v>469.59800000000001</c:v>
                      </c:pt>
                      <c:pt idx="5240" formatCode="General">
                        <c:v>469.608</c:v>
                      </c:pt>
                      <c:pt idx="5241" formatCode="General">
                        <c:v>469.61799999999999</c:v>
                      </c:pt>
                      <c:pt idx="5242" formatCode="General">
                        <c:v>469.62799999999999</c:v>
                      </c:pt>
                      <c:pt idx="5243" formatCode="General">
                        <c:v>469.63799999999998</c:v>
                      </c:pt>
                      <c:pt idx="5244" formatCode="General">
                        <c:v>469.64800000000002</c:v>
                      </c:pt>
                      <c:pt idx="5245" formatCode="General">
                        <c:v>469.65800000000002</c:v>
                      </c:pt>
                      <c:pt idx="5246" formatCode="General">
                        <c:v>469.66800000000001</c:v>
                      </c:pt>
                      <c:pt idx="5247" formatCode="General">
                        <c:v>469.678</c:v>
                      </c:pt>
                      <c:pt idx="5248" formatCode="General">
                        <c:v>469.68799999999999</c:v>
                      </c:pt>
                      <c:pt idx="5249" formatCode="General">
                        <c:v>469.69799999999998</c:v>
                      </c:pt>
                      <c:pt idx="5250" formatCode="General">
                        <c:v>469.70800000000003</c:v>
                      </c:pt>
                      <c:pt idx="5251" formatCode="General">
                        <c:v>469.71800000000002</c:v>
                      </c:pt>
                      <c:pt idx="5252" formatCode="General">
                        <c:v>469.72800000000001</c:v>
                      </c:pt>
                      <c:pt idx="5253" formatCode="General">
                        <c:v>469.738</c:v>
                      </c:pt>
                      <c:pt idx="5254" formatCode="General">
                        <c:v>469.74799999999999</c:v>
                      </c:pt>
                      <c:pt idx="5255" formatCode="General">
                        <c:v>469.75799999999998</c:v>
                      </c:pt>
                      <c:pt idx="5256" formatCode="General">
                        <c:v>469.76799999999997</c:v>
                      </c:pt>
                      <c:pt idx="5257" formatCode="General">
                        <c:v>469.77800000000002</c:v>
                      </c:pt>
                      <c:pt idx="5258" formatCode="General">
                        <c:v>469.78800000000001</c:v>
                      </c:pt>
                      <c:pt idx="5259" formatCode="General">
                        <c:v>469.798</c:v>
                      </c:pt>
                      <c:pt idx="5260" formatCode="General">
                        <c:v>469.80799999999999</c:v>
                      </c:pt>
                      <c:pt idx="5261" formatCode="General">
                        <c:v>469.81799999999998</c:v>
                      </c:pt>
                      <c:pt idx="5262" formatCode="General">
                        <c:v>469.82799999999997</c:v>
                      </c:pt>
                      <c:pt idx="5263" formatCode="General">
                        <c:v>469.83800000000002</c:v>
                      </c:pt>
                      <c:pt idx="5264" formatCode="General">
                        <c:v>469.84800000000001</c:v>
                      </c:pt>
                      <c:pt idx="5265" formatCode="General">
                        <c:v>469.858</c:v>
                      </c:pt>
                      <c:pt idx="5266" formatCode="General">
                        <c:v>469.86799999999999</c:v>
                      </c:pt>
                      <c:pt idx="5267" formatCode="General">
                        <c:v>469.87799999999999</c:v>
                      </c:pt>
                      <c:pt idx="5268" formatCode="General">
                        <c:v>469.88799999999998</c:v>
                      </c:pt>
                      <c:pt idx="5269" formatCode="General">
                        <c:v>469.89800000000002</c:v>
                      </c:pt>
                      <c:pt idx="5270" formatCode="General">
                        <c:v>469.90800000000002</c:v>
                      </c:pt>
                      <c:pt idx="5271" formatCode="General">
                        <c:v>469.91800000000001</c:v>
                      </c:pt>
                      <c:pt idx="5272" formatCode="General">
                        <c:v>469.928</c:v>
                      </c:pt>
                      <c:pt idx="5273" formatCode="General">
                        <c:v>469.93799999999999</c:v>
                      </c:pt>
                      <c:pt idx="5274" formatCode="General">
                        <c:v>469.94799999999998</c:v>
                      </c:pt>
                      <c:pt idx="5275" formatCode="General">
                        <c:v>469.95800000000003</c:v>
                      </c:pt>
                      <c:pt idx="5276" formatCode="General">
                        <c:v>469.96800000000002</c:v>
                      </c:pt>
                      <c:pt idx="5277" formatCode="General">
                        <c:v>469.97800000000001</c:v>
                      </c:pt>
                      <c:pt idx="5278" formatCode="General">
                        <c:v>469.988</c:v>
                      </c:pt>
                      <c:pt idx="5279" formatCode="General">
                        <c:v>469.99799999999999</c:v>
                      </c:pt>
                      <c:pt idx="5280" formatCode="General">
                        <c:v>470.00799999999998</c:v>
                      </c:pt>
                      <c:pt idx="5281" formatCode="General">
                        <c:v>470.01799999999997</c:v>
                      </c:pt>
                      <c:pt idx="5282" formatCode="General">
                        <c:v>470.02800000000002</c:v>
                      </c:pt>
                      <c:pt idx="5283" formatCode="General">
                        <c:v>470.03800000000001</c:v>
                      </c:pt>
                      <c:pt idx="5284" formatCode="General">
                        <c:v>470.048</c:v>
                      </c:pt>
                      <c:pt idx="5285" formatCode="General">
                        <c:v>470.05799999999999</c:v>
                      </c:pt>
                      <c:pt idx="5286" formatCode="General">
                        <c:v>470.06799999999998</c:v>
                      </c:pt>
                      <c:pt idx="5287" formatCode="General">
                        <c:v>470.07799999999997</c:v>
                      </c:pt>
                      <c:pt idx="5288" formatCode="General">
                        <c:v>470.08800000000002</c:v>
                      </c:pt>
                      <c:pt idx="5289" formatCode="General">
                        <c:v>470.09800000000001</c:v>
                      </c:pt>
                      <c:pt idx="5290" formatCode="General">
                        <c:v>470.108</c:v>
                      </c:pt>
                      <c:pt idx="5291" formatCode="General">
                        <c:v>470.11799999999999</c:v>
                      </c:pt>
                      <c:pt idx="5292" formatCode="General">
                        <c:v>470.12799999999999</c:v>
                      </c:pt>
                      <c:pt idx="5293" formatCode="General">
                        <c:v>470.13799999999998</c:v>
                      </c:pt>
                      <c:pt idx="5294" formatCode="General">
                        <c:v>470.14800000000002</c:v>
                      </c:pt>
                      <c:pt idx="5295" formatCode="General">
                        <c:v>470.15800000000002</c:v>
                      </c:pt>
                      <c:pt idx="5296" formatCode="General">
                        <c:v>470.16800000000001</c:v>
                      </c:pt>
                      <c:pt idx="5297" formatCode="General">
                        <c:v>470.178</c:v>
                      </c:pt>
                      <c:pt idx="5298" formatCode="General">
                        <c:v>470.18799999999999</c:v>
                      </c:pt>
                      <c:pt idx="5299" formatCode="General">
                        <c:v>470.19799999999998</c:v>
                      </c:pt>
                      <c:pt idx="5300" formatCode="General">
                        <c:v>470.20800000000003</c:v>
                      </c:pt>
                      <c:pt idx="5301" formatCode="General">
                        <c:v>470.21800000000002</c:v>
                      </c:pt>
                      <c:pt idx="5302" formatCode="General">
                        <c:v>470.22800000000001</c:v>
                      </c:pt>
                      <c:pt idx="5303" formatCode="General">
                        <c:v>470.238</c:v>
                      </c:pt>
                      <c:pt idx="5304" formatCode="General">
                        <c:v>470.24799999999999</c:v>
                      </c:pt>
                      <c:pt idx="5305" formatCode="General">
                        <c:v>470.25799999999998</c:v>
                      </c:pt>
                      <c:pt idx="5306" formatCode="General">
                        <c:v>470.26799999999997</c:v>
                      </c:pt>
                      <c:pt idx="5307" formatCode="General">
                        <c:v>470.27800000000002</c:v>
                      </c:pt>
                      <c:pt idx="5308" formatCode="General">
                        <c:v>470.28800000000001</c:v>
                      </c:pt>
                      <c:pt idx="5309" formatCode="General">
                        <c:v>470.298</c:v>
                      </c:pt>
                      <c:pt idx="5310" formatCode="General">
                        <c:v>470.30799999999999</c:v>
                      </c:pt>
                      <c:pt idx="5311" formatCode="General">
                        <c:v>470.31799999999998</c:v>
                      </c:pt>
                      <c:pt idx="5312" formatCode="General">
                        <c:v>470.32799999999997</c:v>
                      </c:pt>
                      <c:pt idx="5313" formatCode="General">
                        <c:v>470.33800000000002</c:v>
                      </c:pt>
                      <c:pt idx="5314" formatCode="General">
                        <c:v>470.34800000000001</c:v>
                      </c:pt>
                      <c:pt idx="5315" formatCode="General">
                        <c:v>470.358</c:v>
                      </c:pt>
                      <c:pt idx="5316" formatCode="General">
                        <c:v>470.36799999999999</c:v>
                      </c:pt>
                      <c:pt idx="5317" formatCode="General">
                        <c:v>470.37799999999999</c:v>
                      </c:pt>
                      <c:pt idx="5318" formatCode="General">
                        <c:v>470.38799999999998</c:v>
                      </c:pt>
                      <c:pt idx="5319" formatCode="General">
                        <c:v>470.39800000000002</c:v>
                      </c:pt>
                      <c:pt idx="5320" formatCode="General">
                        <c:v>470.40800000000002</c:v>
                      </c:pt>
                      <c:pt idx="5321" formatCode="General">
                        <c:v>470.41800000000001</c:v>
                      </c:pt>
                      <c:pt idx="5322" formatCode="General">
                        <c:v>470.428</c:v>
                      </c:pt>
                      <c:pt idx="5323" formatCode="General">
                        <c:v>470.43799999999999</c:v>
                      </c:pt>
                      <c:pt idx="5324" formatCode="General">
                        <c:v>470.44799999999998</c:v>
                      </c:pt>
                      <c:pt idx="5325" formatCode="General">
                        <c:v>470.45800000000003</c:v>
                      </c:pt>
                      <c:pt idx="5326" formatCode="General">
                        <c:v>470.46800000000002</c:v>
                      </c:pt>
                      <c:pt idx="5327" formatCode="General">
                        <c:v>470.47800000000001</c:v>
                      </c:pt>
                      <c:pt idx="5328" formatCode="General">
                        <c:v>470.488</c:v>
                      </c:pt>
                      <c:pt idx="5329" formatCode="General">
                        <c:v>470.49799999999999</c:v>
                      </c:pt>
                      <c:pt idx="5330" formatCode="General">
                        <c:v>470.50799999999998</c:v>
                      </c:pt>
                      <c:pt idx="5331" formatCode="General">
                        <c:v>470.51799999999997</c:v>
                      </c:pt>
                      <c:pt idx="5332" formatCode="General">
                        <c:v>470.52800000000002</c:v>
                      </c:pt>
                      <c:pt idx="5333" formatCode="General">
                        <c:v>470.53800000000001</c:v>
                      </c:pt>
                      <c:pt idx="5334" formatCode="General">
                        <c:v>470.548</c:v>
                      </c:pt>
                      <c:pt idx="5335" formatCode="General">
                        <c:v>470.55799999999999</c:v>
                      </c:pt>
                      <c:pt idx="5336" formatCode="General">
                        <c:v>470.56799999999998</c:v>
                      </c:pt>
                      <c:pt idx="5337" formatCode="General">
                        <c:v>470.57799999999997</c:v>
                      </c:pt>
                      <c:pt idx="5338" formatCode="General">
                        <c:v>470.58800000000002</c:v>
                      </c:pt>
                      <c:pt idx="5339" formatCode="General">
                        <c:v>470.59800000000001</c:v>
                      </c:pt>
                      <c:pt idx="5340" formatCode="General">
                        <c:v>470.608</c:v>
                      </c:pt>
                      <c:pt idx="5341" formatCode="General">
                        <c:v>470.61799999999999</c:v>
                      </c:pt>
                      <c:pt idx="5342" formatCode="General">
                        <c:v>470.62799999999999</c:v>
                      </c:pt>
                      <c:pt idx="5343" formatCode="General">
                        <c:v>470.63799999999998</c:v>
                      </c:pt>
                      <c:pt idx="5344" formatCode="General">
                        <c:v>470.64800000000002</c:v>
                      </c:pt>
                      <c:pt idx="5345" formatCode="General">
                        <c:v>470.65800000000002</c:v>
                      </c:pt>
                      <c:pt idx="5346" formatCode="General">
                        <c:v>470.66800000000001</c:v>
                      </c:pt>
                      <c:pt idx="5347" formatCode="General">
                        <c:v>470.678</c:v>
                      </c:pt>
                      <c:pt idx="5348" formatCode="General">
                        <c:v>470.68799999999999</c:v>
                      </c:pt>
                      <c:pt idx="5349" formatCode="General">
                        <c:v>470.69799999999998</c:v>
                      </c:pt>
                      <c:pt idx="5350" formatCode="General">
                        <c:v>470.70800000000003</c:v>
                      </c:pt>
                      <c:pt idx="5351" formatCode="General">
                        <c:v>470.71800000000002</c:v>
                      </c:pt>
                      <c:pt idx="5352" formatCode="General">
                        <c:v>470.72800000000001</c:v>
                      </c:pt>
                      <c:pt idx="5353" formatCode="General">
                        <c:v>470.738</c:v>
                      </c:pt>
                      <c:pt idx="5354" formatCode="General">
                        <c:v>470.74799999999999</c:v>
                      </c:pt>
                      <c:pt idx="5355" formatCode="General">
                        <c:v>470.75799999999998</c:v>
                      </c:pt>
                      <c:pt idx="5356" formatCode="General">
                        <c:v>470.76799999999997</c:v>
                      </c:pt>
                      <c:pt idx="5357" formatCode="General">
                        <c:v>470.77800000000002</c:v>
                      </c:pt>
                      <c:pt idx="5358" formatCode="General">
                        <c:v>470.78800000000001</c:v>
                      </c:pt>
                      <c:pt idx="5359" formatCode="General">
                        <c:v>470.798</c:v>
                      </c:pt>
                      <c:pt idx="5360" formatCode="General">
                        <c:v>470.80799999999999</c:v>
                      </c:pt>
                      <c:pt idx="5361" formatCode="General">
                        <c:v>470.81799999999998</c:v>
                      </c:pt>
                      <c:pt idx="5362" formatCode="General">
                        <c:v>470.82799999999997</c:v>
                      </c:pt>
                      <c:pt idx="5363" formatCode="General">
                        <c:v>470.83800000000002</c:v>
                      </c:pt>
                      <c:pt idx="5364" formatCode="General">
                        <c:v>470.84800000000001</c:v>
                      </c:pt>
                      <c:pt idx="5365" formatCode="General">
                        <c:v>470.858</c:v>
                      </c:pt>
                      <c:pt idx="5366" formatCode="General">
                        <c:v>470.86799999999999</c:v>
                      </c:pt>
                      <c:pt idx="5367" formatCode="General">
                        <c:v>470.87799999999999</c:v>
                      </c:pt>
                      <c:pt idx="5368" formatCode="General">
                        <c:v>470.88799999999998</c:v>
                      </c:pt>
                      <c:pt idx="5369" formatCode="General">
                        <c:v>470.89800000000002</c:v>
                      </c:pt>
                      <c:pt idx="5370" formatCode="General">
                        <c:v>470.90800000000002</c:v>
                      </c:pt>
                      <c:pt idx="5371" formatCode="General">
                        <c:v>470.91800000000001</c:v>
                      </c:pt>
                      <c:pt idx="5372" formatCode="General">
                        <c:v>470.928</c:v>
                      </c:pt>
                      <c:pt idx="5373" formatCode="General">
                        <c:v>470.93799999999999</c:v>
                      </c:pt>
                      <c:pt idx="5374" formatCode="General">
                        <c:v>470.94799999999998</c:v>
                      </c:pt>
                      <c:pt idx="5375" formatCode="General">
                        <c:v>470.95800000000003</c:v>
                      </c:pt>
                      <c:pt idx="5376" formatCode="General">
                        <c:v>470.96800000000002</c:v>
                      </c:pt>
                      <c:pt idx="5377" formatCode="General">
                        <c:v>470.97800000000001</c:v>
                      </c:pt>
                      <c:pt idx="5378" formatCode="General">
                        <c:v>470.988</c:v>
                      </c:pt>
                      <c:pt idx="5379" formatCode="General">
                        <c:v>470.99799999999999</c:v>
                      </c:pt>
                      <c:pt idx="5380" formatCode="General">
                        <c:v>471.00799999999998</c:v>
                      </c:pt>
                      <c:pt idx="5381" formatCode="General">
                        <c:v>471.01799999999997</c:v>
                      </c:pt>
                      <c:pt idx="5382" formatCode="General">
                        <c:v>471.02800000000002</c:v>
                      </c:pt>
                      <c:pt idx="5383" formatCode="General">
                        <c:v>471.03800000000001</c:v>
                      </c:pt>
                      <c:pt idx="5384" formatCode="General">
                        <c:v>471.048</c:v>
                      </c:pt>
                      <c:pt idx="5385" formatCode="General">
                        <c:v>471.05799999999999</c:v>
                      </c:pt>
                      <c:pt idx="5386" formatCode="General">
                        <c:v>471.06799999999998</c:v>
                      </c:pt>
                      <c:pt idx="5387" formatCode="General">
                        <c:v>471.07799999999997</c:v>
                      </c:pt>
                      <c:pt idx="5388" formatCode="General">
                        <c:v>471.08800000000002</c:v>
                      </c:pt>
                      <c:pt idx="5389" formatCode="General">
                        <c:v>471.09800000000001</c:v>
                      </c:pt>
                      <c:pt idx="5390" formatCode="General">
                        <c:v>471.108</c:v>
                      </c:pt>
                      <c:pt idx="5391" formatCode="General">
                        <c:v>471.11799999999999</c:v>
                      </c:pt>
                      <c:pt idx="5392" formatCode="General">
                        <c:v>471.12799999999999</c:v>
                      </c:pt>
                      <c:pt idx="5393" formatCode="General">
                        <c:v>471.13799999999998</c:v>
                      </c:pt>
                      <c:pt idx="5394" formatCode="General">
                        <c:v>471.14800000000002</c:v>
                      </c:pt>
                      <c:pt idx="5395" formatCode="General">
                        <c:v>471.15800000000002</c:v>
                      </c:pt>
                      <c:pt idx="5396" formatCode="General">
                        <c:v>471.16800000000001</c:v>
                      </c:pt>
                      <c:pt idx="5397" formatCode="General">
                        <c:v>471.178</c:v>
                      </c:pt>
                      <c:pt idx="5398" formatCode="General">
                        <c:v>471.18799999999999</c:v>
                      </c:pt>
                      <c:pt idx="5399" formatCode="General">
                        <c:v>471.19799999999998</c:v>
                      </c:pt>
                      <c:pt idx="5400" formatCode="General">
                        <c:v>471.20800000000003</c:v>
                      </c:pt>
                      <c:pt idx="5401" formatCode="General">
                        <c:v>471.21800000000002</c:v>
                      </c:pt>
                      <c:pt idx="5402" formatCode="General">
                        <c:v>471.22800000000001</c:v>
                      </c:pt>
                      <c:pt idx="5403" formatCode="General">
                        <c:v>471.238</c:v>
                      </c:pt>
                      <c:pt idx="5404" formatCode="General">
                        <c:v>471.24799999999999</c:v>
                      </c:pt>
                      <c:pt idx="5405" formatCode="General">
                        <c:v>471.25799999999998</c:v>
                      </c:pt>
                      <c:pt idx="5406" formatCode="General">
                        <c:v>471.26799999999997</c:v>
                      </c:pt>
                      <c:pt idx="5407" formatCode="General">
                        <c:v>471.27800000000002</c:v>
                      </c:pt>
                      <c:pt idx="5408" formatCode="General">
                        <c:v>471.28800000000001</c:v>
                      </c:pt>
                      <c:pt idx="5409" formatCode="General">
                        <c:v>471.298</c:v>
                      </c:pt>
                      <c:pt idx="5410" formatCode="General">
                        <c:v>471.30799999999999</c:v>
                      </c:pt>
                      <c:pt idx="5411" formatCode="General">
                        <c:v>471.31799999999998</c:v>
                      </c:pt>
                      <c:pt idx="5412" formatCode="General">
                        <c:v>471.32799999999997</c:v>
                      </c:pt>
                      <c:pt idx="5413" formatCode="General">
                        <c:v>471.33800000000002</c:v>
                      </c:pt>
                      <c:pt idx="5414" formatCode="General">
                        <c:v>471.34800000000001</c:v>
                      </c:pt>
                      <c:pt idx="5415" formatCode="General">
                        <c:v>471.358</c:v>
                      </c:pt>
                      <c:pt idx="5416" formatCode="General">
                        <c:v>471.36799999999999</c:v>
                      </c:pt>
                      <c:pt idx="5417" formatCode="General">
                        <c:v>471.37799999999999</c:v>
                      </c:pt>
                      <c:pt idx="5418" formatCode="General">
                        <c:v>471.38799999999998</c:v>
                      </c:pt>
                      <c:pt idx="5419" formatCode="General">
                        <c:v>471.39800000000002</c:v>
                      </c:pt>
                      <c:pt idx="5420" formatCode="General">
                        <c:v>471.40800000000002</c:v>
                      </c:pt>
                      <c:pt idx="5421" formatCode="General">
                        <c:v>471.41800000000001</c:v>
                      </c:pt>
                      <c:pt idx="5422" formatCode="General">
                        <c:v>471.428</c:v>
                      </c:pt>
                      <c:pt idx="5423" formatCode="General">
                        <c:v>471.43799999999999</c:v>
                      </c:pt>
                      <c:pt idx="5424" formatCode="General">
                        <c:v>471.44799999999998</c:v>
                      </c:pt>
                      <c:pt idx="5425" formatCode="General">
                        <c:v>471.45800000000003</c:v>
                      </c:pt>
                      <c:pt idx="5426" formatCode="General">
                        <c:v>471.46800000000002</c:v>
                      </c:pt>
                      <c:pt idx="5427" formatCode="General">
                        <c:v>471.47800000000001</c:v>
                      </c:pt>
                      <c:pt idx="5428" formatCode="General">
                        <c:v>471.488</c:v>
                      </c:pt>
                      <c:pt idx="5429" formatCode="General">
                        <c:v>471.49799999999999</c:v>
                      </c:pt>
                      <c:pt idx="5430" formatCode="General">
                        <c:v>471.50799999999998</c:v>
                      </c:pt>
                      <c:pt idx="5431" formatCode="General">
                        <c:v>471.51799999999997</c:v>
                      </c:pt>
                      <c:pt idx="5432" formatCode="General">
                        <c:v>471.52800000000002</c:v>
                      </c:pt>
                      <c:pt idx="5433" formatCode="General">
                        <c:v>471.53800000000001</c:v>
                      </c:pt>
                      <c:pt idx="5434" formatCode="General">
                        <c:v>471.548</c:v>
                      </c:pt>
                      <c:pt idx="5435" formatCode="General">
                        <c:v>471.55799999999999</c:v>
                      </c:pt>
                      <c:pt idx="5436" formatCode="General">
                        <c:v>471.56799999999998</c:v>
                      </c:pt>
                      <c:pt idx="5437" formatCode="General">
                        <c:v>471.57799999999997</c:v>
                      </c:pt>
                      <c:pt idx="5438" formatCode="General">
                        <c:v>471.58800000000002</c:v>
                      </c:pt>
                      <c:pt idx="5439" formatCode="General">
                        <c:v>471.59800000000001</c:v>
                      </c:pt>
                      <c:pt idx="5440" formatCode="General">
                        <c:v>471.608</c:v>
                      </c:pt>
                      <c:pt idx="5441" formatCode="General">
                        <c:v>471.61799999999999</c:v>
                      </c:pt>
                      <c:pt idx="5442" formatCode="General">
                        <c:v>471.62799999999999</c:v>
                      </c:pt>
                      <c:pt idx="5443" formatCode="General">
                        <c:v>471.63799999999998</c:v>
                      </c:pt>
                      <c:pt idx="5444" formatCode="General">
                        <c:v>471.64800000000002</c:v>
                      </c:pt>
                      <c:pt idx="5445" formatCode="General">
                        <c:v>471.65800000000002</c:v>
                      </c:pt>
                      <c:pt idx="5446" formatCode="General">
                        <c:v>471.66800000000001</c:v>
                      </c:pt>
                      <c:pt idx="5447" formatCode="General">
                        <c:v>471.678</c:v>
                      </c:pt>
                      <c:pt idx="5448" formatCode="General">
                        <c:v>471.68799999999999</c:v>
                      </c:pt>
                      <c:pt idx="5449" formatCode="General">
                        <c:v>471.69799999999998</c:v>
                      </c:pt>
                      <c:pt idx="5450" formatCode="General">
                        <c:v>471.70800000000003</c:v>
                      </c:pt>
                      <c:pt idx="5451" formatCode="General">
                        <c:v>471.71800000000002</c:v>
                      </c:pt>
                      <c:pt idx="5452" formatCode="General">
                        <c:v>471.72800000000001</c:v>
                      </c:pt>
                      <c:pt idx="5453" formatCode="General">
                        <c:v>471.738</c:v>
                      </c:pt>
                      <c:pt idx="5454" formatCode="General">
                        <c:v>471.74799999999999</c:v>
                      </c:pt>
                      <c:pt idx="5455" formatCode="General">
                        <c:v>471.75799999999998</c:v>
                      </c:pt>
                      <c:pt idx="5456" formatCode="General">
                        <c:v>471.76799999999997</c:v>
                      </c:pt>
                      <c:pt idx="5457" formatCode="General">
                        <c:v>471.77800000000002</c:v>
                      </c:pt>
                      <c:pt idx="5458" formatCode="General">
                        <c:v>471.78800000000001</c:v>
                      </c:pt>
                      <c:pt idx="5459" formatCode="General">
                        <c:v>471.798</c:v>
                      </c:pt>
                      <c:pt idx="5460" formatCode="General">
                        <c:v>471.80799999999999</c:v>
                      </c:pt>
                      <c:pt idx="5461" formatCode="General">
                        <c:v>471.81799999999998</c:v>
                      </c:pt>
                      <c:pt idx="5462" formatCode="General">
                        <c:v>471.82799999999997</c:v>
                      </c:pt>
                      <c:pt idx="5463" formatCode="General">
                        <c:v>471.83800000000002</c:v>
                      </c:pt>
                      <c:pt idx="5464" formatCode="General">
                        <c:v>471.84800000000001</c:v>
                      </c:pt>
                      <c:pt idx="5465" formatCode="General">
                        <c:v>471.858</c:v>
                      </c:pt>
                      <c:pt idx="5466" formatCode="General">
                        <c:v>471.86799999999999</c:v>
                      </c:pt>
                      <c:pt idx="5467" formatCode="General">
                        <c:v>471.87799999999999</c:v>
                      </c:pt>
                      <c:pt idx="5468" formatCode="General">
                        <c:v>471.88799999999998</c:v>
                      </c:pt>
                      <c:pt idx="5469" formatCode="General">
                        <c:v>471.89800000000002</c:v>
                      </c:pt>
                      <c:pt idx="5470" formatCode="General">
                        <c:v>471.90800000000002</c:v>
                      </c:pt>
                      <c:pt idx="5471" formatCode="General">
                        <c:v>471.91800000000001</c:v>
                      </c:pt>
                      <c:pt idx="5472" formatCode="General">
                        <c:v>471.928</c:v>
                      </c:pt>
                      <c:pt idx="5473" formatCode="General">
                        <c:v>471.93799999999999</c:v>
                      </c:pt>
                      <c:pt idx="5474" formatCode="General">
                        <c:v>471.94799999999998</c:v>
                      </c:pt>
                      <c:pt idx="5475" formatCode="General">
                        <c:v>471.95800000000003</c:v>
                      </c:pt>
                      <c:pt idx="5476" formatCode="General">
                        <c:v>471.96800000000002</c:v>
                      </c:pt>
                      <c:pt idx="5477" formatCode="General">
                        <c:v>471.97800000000001</c:v>
                      </c:pt>
                      <c:pt idx="5478" formatCode="General">
                        <c:v>471.988</c:v>
                      </c:pt>
                      <c:pt idx="5479" formatCode="General">
                        <c:v>471.99799999999999</c:v>
                      </c:pt>
                      <c:pt idx="5480" formatCode="General">
                        <c:v>472.00799999999998</c:v>
                      </c:pt>
                      <c:pt idx="5481" formatCode="General">
                        <c:v>472.01799999999997</c:v>
                      </c:pt>
                      <c:pt idx="5482" formatCode="General">
                        <c:v>472.02800000000002</c:v>
                      </c:pt>
                      <c:pt idx="5483" formatCode="General">
                        <c:v>472.03800000000001</c:v>
                      </c:pt>
                      <c:pt idx="5484" formatCode="General">
                        <c:v>472.048</c:v>
                      </c:pt>
                      <c:pt idx="5485" formatCode="General">
                        <c:v>472.05799999999999</c:v>
                      </c:pt>
                      <c:pt idx="5486" formatCode="General">
                        <c:v>472.06799999999998</c:v>
                      </c:pt>
                      <c:pt idx="5487" formatCode="General">
                        <c:v>472.07799999999997</c:v>
                      </c:pt>
                      <c:pt idx="5488" formatCode="General">
                        <c:v>472.08800000000002</c:v>
                      </c:pt>
                      <c:pt idx="5489" formatCode="General">
                        <c:v>472.09800000000001</c:v>
                      </c:pt>
                      <c:pt idx="5490" formatCode="General">
                        <c:v>472.108</c:v>
                      </c:pt>
                      <c:pt idx="5491" formatCode="General">
                        <c:v>472.11799999999999</c:v>
                      </c:pt>
                      <c:pt idx="5492" formatCode="General">
                        <c:v>472.12799999999999</c:v>
                      </c:pt>
                      <c:pt idx="5493" formatCode="General">
                        <c:v>472.13799999999998</c:v>
                      </c:pt>
                      <c:pt idx="5494" formatCode="General">
                        <c:v>472.14800000000002</c:v>
                      </c:pt>
                      <c:pt idx="5495" formatCode="General">
                        <c:v>472.15800000000002</c:v>
                      </c:pt>
                      <c:pt idx="5496" formatCode="General">
                        <c:v>472.16800000000001</c:v>
                      </c:pt>
                      <c:pt idx="5497" formatCode="General">
                        <c:v>472.178</c:v>
                      </c:pt>
                      <c:pt idx="5498" formatCode="General">
                        <c:v>472.18799999999999</c:v>
                      </c:pt>
                      <c:pt idx="5499" formatCode="General">
                        <c:v>472.19799999999998</c:v>
                      </c:pt>
                      <c:pt idx="5500" formatCode="General">
                        <c:v>472.20800000000003</c:v>
                      </c:pt>
                      <c:pt idx="5501" formatCode="General">
                        <c:v>472.21800000000002</c:v>
                      </c:pt>
                      <c:pt idx="5502" formatCode="General">
                        <c:v>472.22800000000001</c:v>
                      </c:pt>
                      <c:pt idx="5503" formatCode="General">
                        <c:v>472.238</c:v>
                      </c:pt>
                      <c:pt idx="5504" formatCode="General">
                        <c:v>472.24799999999999</c:v>
                      </c:pt>
                      <c:pt idx="5505" formatCode="General">
                        <c:v>472.25799999999998</c:v>
                      </c:pt>
                      <c:pt idx="5506" formatCode="General">
                        <c:v>472.26799999999997</c:v>
                      </c:pt>
                      <c:pt idx="5507" formatCode="General">
                        <c:v>472.27800000000002</c:v>
                      </c:pt>
                      <c:pt idx="5508" formatCode="General">
                        <c:v>472.28800000000001</c:v>
                      </c:pt>
                      <c:pt idx="5509" formatCode="General">
                        <c:v>472.298</c:v>
                      </c:pt>
                      <c:pt idx="5510" formatCode="General">
                        <c:v>472.30799999999999</c:v>
                      </c:pt>
                      <c:pt idx="5511" formatCode="General">
                        <c:v>472.31799999999998</c:v>
                      </c:pt>
                      <c:pt idx="5512" formatCode="General">
                        <c:v>472.32799999999997</c:v>
                      </c:pt>
                      <c:pt idx="5513" formatCode="General">
                        <c:v>472.33800000000002</c:v>
                      </c:pt>
                      <c:pt idx="5514" formatCode="General">
                        <c:v>472.34800000000001</c:v>
                      </c:pt>
                      <c:pt idx="5515" formatCode="General">
                        <c:v>472.358</c:v>
                      </c:pt>
                      <c:pt idx="5516" formatCode="General">
                        <c:v>472.36799999999999</c:v>
                      </c:pt>
                      <c:pt idx="5517" formatCode="General">
                        <c:v>472.37799999999999</c:v>
                      </c:pt>
                      <c:pt idx="5518" formatCode="General">
                        <c:v>472.38799999999998</c:v>
                      </c:pt>
                      <c:pt idx="5519" formatCode="General">
                        <c:v>472.39800000000002</c:v>
                      </c:pt>
                      <c:pt idx="5520" formatCode="General">
                        <c:v>472.40800000000002</c:v>
                      </c:pt>
                      <c:pt idx="5521" formatCode="General">
                        <c:v>472.41800000000001</c:v>
                      </c:pt>
                      <c:pt idx="5522" formatCode="General">
                        <c:v>472.428</c:v>
                      </c:pt>
                      <c:pt idx="5523" formatCode="General">
                        <c:v>472.43799999999999</c:v>
                      </c:pt>
                      <c:pt idx="5524" formatCode="General">
                        <c:v>472.44799999999998</c:v>
                      </c:pt>
                      <c:pt idx="5525" formatCode="General">
                        <c:v>472.45800000000003</c:v>
                      </c:pt>
                      <c:pt idx="5526" formatCode="General">
                        <c:v>472.46800000000002</c:v>
                      </c:pt>
                      <c:pt idx="5527" formatCode="General">
                        <c:v>472.47800000000001</c:v>
                      </c:pt>
                      <c:pt idx="5528" formatCode="General">
                        <c:v>472.488</c:v>
                      </c:pt>
                      <c:pt idx="5529" formatCode="General">
                        <c:v>472.49799999999999</c:v>
                      </c:pt>
                      <c:pt idx="5530" formatCode="General">
                        <c:v>472.50799999999998</c:v>
                      </c:pt>
                      <c:pt idx="5531" formatCode="General">
                        <c:v>472.51799999999997</c:v>
                      </c:pt>
                      <c:pt idx="5532" formatCode="General">
                        <c:v>472.52800000000002</c:v>
                      </c:pt>
                      <c:pt idx="5533" formatCode="General">
                        <c:v>472.53800000000001</c:v>
                      </c:pt>
                      <c:pt idx="5534" formatCode="General">
                        <c:v>472.548</c:v>
                      </c:pt>
                      <c:pt idx="5535" formatCode="General">
                        <c:v>472.55799999999999</c:v>
                      </c:pt>
                      <c:pt idx="5536" formatCode="General">
                        <c:v>472.56799999999998</c:v>
                      </c:pt>
                      <c:pt idx="5537" formatCode="General">
                        <c:v>472.57799999999997</c:v>
                      </c:pt>
                      <c:pt idx="5538" formatCode="General">
                        <c:v>472.58800000000002</c:v>
                      </c:pt>
                      <c:pt idx="5539" formatCode="General">
                        <c:v>472.59800000000001</c:v>
                      </c:pt>
                      <c:pt idx="5540" formatCode="General">
                        <c:v>472.608</c:v>
                      </c:pt>
                      <c:pt idx="5541" formatCode="General">
                        <c:v>472.61799999999999</c:v>
                      </c:pt>
                      <c:pt idx="5542" formatCode="General">
                        <c:v>472.62799999999999</c:v>
                      </c:pt>
                      <c:pt idx="5543" formatCode="General">
                        <c:v>472.63799999999998</c:v>
                      </c:pt>
                      <c:pt idx="5544" formatCode="General">
                        <c:v>472.64800000000002</c:v>
                      </c:pt>
                      <c:pt idx="5545" formatCode="General">
                        <c:v>472.65800000000002</c:v>
                      </c:pt>
                      <c:pt idx="5546" formatCode="General">
                        <c:v>472.66800000000001</c:v>
                      </c:pt>
                      <c:pt idx="5547" formatCode="General">
                        <c:v>472.678</c:v>
                      </c:pt>
                      <c:pt idx="5548" formatCode="General">
                        <c:v>472.68799999999999</c:v>
                      </c:pt>
                      <c:pt idx="5549" formatCode="General">
                        <c:v>472.69799999999998</c:v>
                      </c:pt>
                      <c:pt idx="5550" formatCode="General">
                        <c:v>472.70800000000003</c:v>
                      </c:pt>
                      <c:pt idx="5551" formatCode="General">
                        <c:v>472.71800000000002</c:v>
                      </c:pt>
                      <c:pt idx="5552" formatCode="General">
                        <c:v>472.72800000000001</c:v>
                      </c:pt>
                      <c:pt idx="5553" formatCode="General">
                        <c:v>472.738</c:v>
                      </c:pt>
                      <c:pt idx="5554" formatCode="General">
                        <c:v>472.74799999999999</c:v>
                      </c:pt>
                      <c:pt idx="5555" formatCode="General">
                        <c:v>472.75799999999998</c:v>
                      </c:pt>
                      <c:pt idx="5556" formatCode="General">
                        <c:v>472.76799999999997</c:v>
                      </c:pt>
                      <c:pt idx="5557" formatCode="General">
                        <c:v>472.77800000000002</c:v>
                      </c:pt>
                      <c:pt idx="5558" formatCode="General">
                        <c:v>472.78800000000001</c:v>
                      </c:pt>
                      <c:pt idx="5559" formatCode="General">
                        <c:v>472.798</c:v>
                      </c:pt>
                      <c:pt idx="5560" formatCode="General">
                        <c:v>472.80799999999999</c:v>
                      </c:pt>
                      <c:pt idx="5561" formatCode="General">
                        <c:v>472.81799999999998</c:v>
                      </c:pt>
                      <c:pt idx="5562" formatCode="General">
                        <c:v>472.82799999999997</c:v>
                      </c:pt>
                      <c:pt idx="5563" formatCode="General">
                        <c:v>472.83800000000002</c:v>
                      </c:pt>
                      <c:pt idx="5564" formatCode="General">
                        <c:v>472.84800000000001</c:v>
                      </c:pt>
                      <c:pt idx="5565" formatCode="General">
                        <c:v>472.858</c:v>
                      </c:pt>
                      <c:pt idx="5566" formatCode="General">
                        <c:v>472.86799999999999</c:v>
                      </c:pt>
                      <c:pt idx="5567" formatCode="General">
                        <c:v>472.87799999999999</c:v>
                      </c:pt>
                      <c:pt idx="5568" formatCode="General">
                        <c:v>472.88799999999998</c:v>
                      </c:pt>
                      <c:pt idx="5569" formatCode="General">
                        <c:v>472.89800000000002</c:v>
                      </c:pt>
                      <c:pt idx="5570" formatCode="General">
                        <c:v>472.90800000000002</c:v>
                      </c:pt>
                      <c:pt idx="5571" formatCode="General">
                        <c:v>472.91800000000001</c:v>
                      </c:pt>
                      <c:pt idx="5572" formatCode="General">
                        <c:v>472.928</c:v>
                      </c:pt>
                      <c:pt idx="5573" formatCode="General">
                        <c:v>472.93799999999999</c:v>
                      </c:pt>
                      <c:pt idx="5574" formatCode="General">
                        <c:v>472.94799999999998</c:v>
                      </c:pt>
                      <c:pt idx="5575" formatCode="General">
                        <c:v>472.95800000000003</c:v>
                      </c:pt>
                      <c:pt idx="5576" formatCode="General">
                        <c:v>472.96800000000002</c:v>
                      </c:pt>
                      <c:pt idx="5577" formatCode="General">
                        <c:v>472.97800000000001</c:v>
                      </c:pt>
                      <c:pt idx="5578" formatCode="General">
                        <c:v>472.988</c:v>
                      </c:pt>
                      <c:pt idx="5579" formatCode="General">
                        <c:v>472.99799999999999</c:v>
                      </c:pt>
                      <c:pt idx="5580" formatCode="General">
                        <c:v>473.00799999999998</c:v>
                      </c:pt>
                      <c:pt idx="5581" formatCode="General">
                        <c:v>473.01799999999997</c:v>
                      </c:pt>
                      <c:pt idx="5582" formatCode="General">
                        <c:v>473.02800000000002</c:v>
                      </c:pt>
                      <c:pt idx="5583" formatCode="General">
                        <c:v>473.03800000000001</c:v>
                      </c:pt>
                      <c:pt idx="5584" formatCode="General">
                        <c:v>473.048</c:v>
                      </c:pt>
                      <c:pt idx="5585" formatCode="General">
                        <c:v>473.05799999999999</c:v>
                      </c:pt>
                      <c:pt idx="5586" formatCode="General">
                        <c:v>473.06799999999998</c:v>
                      </c:pt>
                      <c:pt idx="5587" formatCode="General">
                        <c:v>473.07799999999997</c:v>
                      </c:pt>
                      <c:pt idx="5588" formatCode="General">
                        <c:v>473.08800000000002</c:v>
                      </c:pt>
                      <c:pt idx="5589" formatCode="General">
                        <c:v>473.09800000000001</c:v>
                      </c:pt>
                      <c:pt idx="5590" formatCode="General">
                        <c:v>473.108</c:v>
                      </c:pt>
                      <c:pt idx="5591" formatCode="General">
                        <c:v>473.11799999999999</c:v>
                      </c:pt>
                      <c:pt idx="5592" formatCode="General">
                        <c:v>473.12799999999999</c:v>
                      </c:pt>
                      <c:pt idx="5593" formatCode="General">
                        <c:v>473.13799999999998</c:v>
                      </c:pt>
                      <c:pt idx="5594" formatCode="General">
                        <c:v>473.14800000000002</c:v>
                      </c:pt>
                      <c:pt idx="5595" formatCode="General">
                        <c:v>473.15800000000002</c:v>
                      </c:pt>
                      <c:pt idx="5596" formatCode="General">
                        <c:v>473.16800000000001</c:v>
                      </c:pt>
                      <c:pt idx="5597" formatCode="General">
                        <c:v>473.178</c:v>
                      </c:pt>
                      <c:pt idx="5598" formatCode="General">
                        <c:v>473.18799999999999</c:v>
                      </c:pt>
                      <c:pt idx="5599" formatCode="General">
                        <c:v>473.19799999999998</c:v>
                      </c:pt>
                      <c:pt idx="5600" formatCode="General">
                        <c:v>473.20800000000003</c:v>
                      </c:pt>
                      <c:pt idx="5601" formatCode="General">
                        <c:v>473.21800000000002</c:v>
                      </c:pt>
                      <c:pt idx="5602" formatCode="General">
                        <c:v>473.22800000000001</c:v>
                      </c:pt>
                      <c:pt idx="5603" formatCode="General">
                        <c:v>473.238</c:v>
                      </c:pt>
                      <c:pt idx="5604" formatCode="General">
                        <c:v>473.24799999999999</c:v>
                      </c:pt>
                      <c:pt idx="5605" formatCode="General">
                        <c:v>473.25799999999998</c:v>
                      </c:pt>
                      <c:pt idx="5606" formatCode="General">
                        <c:v>473.26799999999997</c:v>
                      </c:pt>
                      <c:pt idx="5607" formatCode="General">
                        <c:v>473.27800000000002</c:v>
                      </c:pt>
                      <c:pt idx="5608" formatCode="General">
                        <c:v>473.28800000000001</c:v>
                      </c:pt>
                      <c:pt idx="5609" formatCode="General">
                        <c:v>473.298</c:v>
                      </c:pt>
                      <c:pt idx="5610" formatCode="General">
                        <c:v>473.30799999999999</c:v>
                      </c:pt>
                      <c:pt idx="5611" formatCode="General">
                        <c:v>473.31799999999998</c:v>
                      </c:pt>
                      <c:pt idx="5612" formatCode="General">
                        <c:v>473.32799999999997</c:v>
                      </c:pt>
                      <c:pt idx="5613" formatCode="General">
                        <c:v>473.33800000000002</c:v>
                      </c:pt>
                      <c:pt idx="5614" formatCode="General">
                        <c:v>473.34800000000001</c:v>
                      </c:pt>
                      <c:pt idx="5615" formatCode="General">
                        <c:v>473.358</c:v>
                      </c:pt>
                      <c:pt idx="5616" formatCode="General">
                        <c:v>473.36799999999999</c:v>
                      </c:pt>
                      <c:pt idx="5617" formatCode="General">
                        <c:v>473.37799999999999</c:v>
                      </c:pt>
                      <c:pt idx="5618" formatCode="General">
                        <c:v>473.38799999999998</c:v>
                      </c:pt>
                      <c:pt idx="5619" formatCode="General">
                        <c:v>473.39800000000002</c:v>
                      </c:pt>
                      <c:pt idx="5620" formatCode="General">
                        <c:v>473.40800000000002</c:v>
                      </c:pt>
                      <c:pt idx="5621" formatCode="General">
                        <c:v>473.41800000000001</c:v>
                      </c:pt>
                      <c:pt idx="5622" formatCode="General">
                        <c:v>473.428</c:v>
                      </c:pt>
                      <c:pt idx="5623" formatCode="General">
                        <c:v>473.43799999999999</c:v>
                      </c:pt>
                      <c:pt idx="5624" formatCode="General">
                        <c:v>473.44799999999998</c:v>
                      </c:pt>
                      <c:pt idx="5625" formatCode="General">
                        <c:v>473.45800000000003</c:v>
                      </c:pt>
                      <c:pt idx="5626" formatCode="General">
                        <c:v>473.46800000000002</c:v>
                      </c:pt>
                      <c:pt idx="5627" formatCode="General">
                        <c:v>473.47800000000001</c:v>
                      </c:pt>
                      <c:pt idx="5628" formatCode="General">
                        <c:v>473.488</c:v>
                      </c:pt>
                      <c:pt idx="5629" formatCode="General">
                        <c:v>473.49799999999999</c:v>
                      </c:pt>
                      <c:pt idx="5630" formatCode="General">
                        <c:v>473.50799999999998</c:v>
                      </c:pt>
                      <c:pt idx="5631" formatCode="General">
                        <c:v>473.51799999999997</c:v>
                      </c:pt>
                      <c:pt idx="5632" formatCode="General">
                        <c:v>473.52800000000002</c:v>
                      </c:pt>
                      <c:pt idx="5633" formatCode="General">
                        <c:v>473.53800000000001</c:v>
                      </c:pt>
                      <c:pt idx="5634" formatCode="General">
                        <c:v>473.548</c:v>
                      </c:pt>
                      <c:pt idx="5635" formatCode="General">
                        <c:v>473.55799999999999</c:v>
                      </c:pt>
                      <c:pt idx="5636" formatCode="General">
                        <c:v>473.56799999999998</c:v>
                      </c:pt>
                      <c:pt idx="5637" formatCode="General">
                        <c:v>473.57799999999997</c:v>
                      </c:pt>
                      <c:pt idx="5638" formatCode="General">
                        <c:v>473.58800000000002</c:v>
                      </c:pt>
                      <c:pt idx="5639" formatCode="General">
                        <c:v>473.59800000000001</c:v>
                      </c:pt>
                      <c:pt idx="5640" formatCode="General">
                        <c:v>473.608</c:v>
                      </c:pt>
                      <c:pt idx="5641" formatCode="General">
                        <c:v>473.61799999999999</c:v>
                      </c:pt>
                      <c:pt idx="5642" formatCode="General">
                        <c:v>473.62799999999999</c:v>
                      </c:pt>
                      <c:pt idx="5643" formatCode="General">
                        <c:v>473.63799999999998</c:v>
                      </c:pt>
                      <c:pt idx="5644" formatCode="General">
                        <c:v>473.64800000000002</c:v>
                      </c:pt>
                      <c:pt idx="5645" formatCode="General">
                        <c:v>473.65800000000002</c:v>
                      </c:pt>
                      <c:pt idx="5646" formatCode="General">
                        <c:v>473.66800000000001</c:v>
                      </c:pt>
                      <c:pt idx="5647" formatCode="General">
                        <c:v>473.678</c:v>
                      </c:pt>
                      <c:pt idx="5648" formatCode="General">
                        <c:v>473.68799999999999</c:v>
                      </c:pt>
                      <c:pt idx="5649" formatCode="General">
                        <c:v>473.69799999999998</c:v>
                      </c:pt>
                      <c:pt idx="5650" formatCode="General">
                        <c:v>473.70800000000003</c:v>
                      </c:pt>
                      <c:pt idx="5651" formatCode="General">
                        <c:v>473.71800000000002</c:v>
                      </c:pt>
                      <c:pt idx="5652" formatCode="General">
                        <c:v>473.72800000000001</c:v>
                      </c:pt>
                      <c:pt idx="5653" formatCode="General">
                        <c:v>473.738</c:v>
                      </c:pt>
                      <c:pt idx="5654" formatCode="General">
                        <c:v>473.74799999999999</c:v>
                      </c:pt>
                      <c:pt idx="5655" formatCode="General">
                        <c:v>473.75799999999998</c:v>
                      </c:pt>
                      <c:pt idx="5656" formatCode="General">
                        <c:v>473.76799999999997</c:v>
                      </c:pt>
                      <c:pt idx="5657" formatCode="General">
                        <c:v>473.77800000000002</c:v>
                      </c:pt>
                      <c:pt idx="5658" formatCode="General">
                        <c:v>473.78800000000001</c:v>
                      </c:pt>
                      <c:pt idx="5659" formatCode="General">
                        <c:v>473.798</c:v>
                      </c:pt>
                      <c:pt idx="5660" formatCode="General">
                        <c:v>473.80799999999999</c:v>
                      </c:pt>
                      <c:pt idx="5661" formatCode="General">
                        <c:v>473.81799999999998</c:v>
                      </c:pt>
                      <c:pt idx="5662" formatCode="General">
                        <c:v>473.82799999999997</c:v>
                      </c:pt>
                      <c:pt idx="5663" formatCode="General">
                        <c:v>473.83800000000002</c:v>
                      </c:pt>
                      <c:pt idx="5664" formatCode="General">
                        <c:v>473.84800000000001</c:v>
                      </c:pt>
                      <c:pt idx="5665" formatCode="General">
                        <c:v>473.858</c:v>
                      </c:pt>
                      <c:pt idx="5666" formatCode="General">
                        <c:v>473.86799999999999</c:v>
                      </c:pt>
                      <c:pt idx="5667" formatCode="General">
                        <c:v>473.87799999999999</c:v>
                      </c:pt>
                      <c:pt idx="5668" formatCode="General">
                        <c:v>473.88799999999998</c:v>
                      </c:pt>
                      <c:pt idx="5669" formatCode="General">
                        <c:v>473.89800000000002</c:v>
                      </c:pt>
                      <c:pt idx="5670" formatCode="General">
                        <c:v>473.90800000000002</c:v>
                      </c:pt>
                      <c:pt idx="5671" formatCode="General">
                        <c:v>473.91800000000001</c:v>
                      </c:pt>
                      <c:pt idx="5672" formatCode="General">
                        <c:v>473.928</c:v>
                      </c:pt>
                      <c:pt idx="5673" formatCode="General">
                        <c:v>473.93799999999999</c:v>
                      </c:pt>
                      <c:pt idx="5674" formatCode="General">
                        <c:v>473.94799999999998</c:v>
                      </c:pt>
                      <c:pt idx="5675" formatCode="General">
                        <c:v>473.95800000000003</c:v>
                      </c:pt>
                      <c:pt idx="5676" formatCode="General">
                        <c:v>473.96800000000002</c:v>
                      </c:pt>
                      <c:pt idx="5677" formatCode="General">
                        <c:v>473.97800000000001</c:v>
                      </c:pt>
                      <c:pt idx="5678" formatCode="General">
                        <c:v>473.988</c:v>
                      </c:pt>
                      <c:pt idx="5679" formatCode="General">
                        <c:v>473.99799999999999</c:v>
                      </c:pt>
                      <c:pt idx="5680" formatCode="General">
                        <c:v>474.00799999999998</c:v>
                      </c:pt>
                      <c:pt idx="5681" formatCode="General">
                        <c:v>474.01799999999997</c:v>
                      </c:pt>
                      <c:pt idx="5682" formatCode="General">
                        <c:v>474.02800000000002</c:v>
                      </c:pt>
                      <c:pt idx="5683" formatCode="General">
                        <c:v>474.03800000000001</c:v>
                      </c:pt>
                      <c:pt idx="5684" formatCode="General">
                        <c:v>474.048</c:v>
                      </c:pt>
                      <c:pt idx="5685" formatCode="General">
                        <c:v>474.05799999999999</c:v>
                      </c:pt>
                      <c:pt idx="5686" formatCode="General">
                        <c:v>474.06799999999998</c:v>
                      </c:pt>
                      <c:pt idx="5687" formatCode="General">
                        <c:v>474.07799999999997</c:v>
                      </c:pt>
                      <c:pt idx="5688" formatCode="General">
                        <c:v>474.08800000000002</c:v>
                      </c:pt>
                      <c:pt idx="5689" formatCode="General">
                        <c:v>474.09800000000001</c:v>
                      </c:pt>
                      <c:pt idx="5690" formatCode="General">
                        <c:v>474.108</c:v>
                      </c:pt>
                      <c:pt idx="5691" formatCode="General">
                        <c:v>474.11799999999999</c:v>
                      </c:pt>
                      <c:pt idx="5692" formatCode="General">
                        <c:v>474.12799999999999</c:v>
                      </c:pt>
                      <c:pt idx="5693" formatCode="General">
                        <c:v>474.13799999999998</c:v>
                      </c:pt>
                      <c:pt idx="5694" formatCode="General">
                        <c:v>474.14800000000002</c:v>
                      </c:pt>
                      <c:pt idx="5695" formatCode="General">
                        <c:v>474.15800000000002</c:v>
                      </c:pt>
                      <c:pt idx="5696" formatCode="General">
                        <c:v>474.16800000000001</c:v>
                      </c:pt>
                      <c:pt idx="5697" formatCode="General">
                        <c:v>474.178</c:v>
                      </c:pt>
                      <c:pt idx="5698" formatCode="General">
                        <c:v>474.18799999999999</c:v>
                      </c:pt>
                      <c:pt idx="5699" formatCode="General">
                        <c:v>474.19799999999998</c:v>
                      </c:pt>
                      <c:pt idx="5700" formatCode="General">
                        <c:v>474.20800000000003</c:v>
                      </c:pt>
                      <c:pt idx="5701" formatCode="General">
                        <c:v>474.21800000000002</c:v>
                      </c:pt>
                      <c:pt idx="5702" formatCode="General">
                        <c:v>474.22800000000001</c:v>
                      </c:pt>
                      <c:pt idx="5703" formatCode="General">
                        <c:v>474.238</c:v>
                      </c:pt>
                      <c:pt idx="5704" formatCode="General">
                        <c:v>474.24799999999999</c:v>
                      </c:pt>
                      <c:pt idx="5705" formatCode="General">
                        <c:v>474.25799999999998</c:v>
                      </c:pt>
                      <c:pt idx="5706" formatCode="General">
                        <c:v>474.26799999999997</c:v>
                      </c:pt>
                      <c:pt idx="5707" formatCode="General">
                        <c:v>474.27800000000002</c:v>
                      </c:pt>
                      <c:pt idx="5708" formatCode="General">
                        <c:v>474.28800000000001</c:v>
                      </c:pt>
                      <c:pt idx="5709" formatCode="General">
                        <c:v>474.298</c:v>
                      </c:pt>
                      <c:pt idx="5710" formatCode="General">
                        <c:v>474.30799999999999</c:v>
                      </c:pt>
                      <c:pt idx="5711" formatCode="General">
                        <c:v>474.31799999999998</c:v>
                      </c:pt>
                      <c:pt idx="5712" formatCode="General">
                        <c:v>474.32799999999997</c:v>
                      </c:pt>
                      <c:pt idx="5713" formatCode="General">
                        <c:v>474.33800000000002</c:v>
                      </c:pt>
                      <c:pt idx="5714" formatCode="General">
                        <c:v>474.34800000000001</c:v>
                      </c:pt>
                      <c:pt idx="5715" formatCode="General">
                        <c:v>474.358</c:v>
                      </c:pt>
                      <c:pt idx="5716" formatCode="General">
                        <c:v>474.36799999999999</c:v>
                      </c:pt>
                      <c:pt idx="5717" formatCode="General">
                        <c:v>474.37799999999999</c:v>
                      </c:pt>
                      <c:pt idx="5718" formatCode="General">
                        <c:v>474.38799999999998</c:v>
                      </c:pt>
                      <c:pt idx="5719" formatCode="General">
                        <c:v>474.39800000000002</c:v>
                      </c:pt>
                      <c:pt idx="5720" formatCode="General">
                        <c:v>474.40800000000002</c:v>
                      </c:pt>
                      <c:pt idx="5721" formatCode="General">
                        <c:v>474.41800000000001</c:v>
                      </c:pt>
                      <c:pt idx="5722" formatCode="General">
                        <c:v>474.428</c:v>
                      </c:pt>
                      <c:pt idx="5723" formatCode="General">
                        <c:v>474.43799999999999</c:v>
                      </c:pt>
                      <c:pt idx="5724" formatCode="General">
                        <c:v>474.44799999999998</c:v>
                      </c:pt>
                      <c:pt idx="5725" formatCode="General">
                        <c:v>474.45800000000003</c:v>
                      </c:pt>
                      <c:pt idx="5726" formatCode="General">
                        <c:v>474.46800000000002</c:v>
                      </c:pt>
                      <c:pt idx="5727" formatCode="General">
                        <c:v>474.47800000000001</c:v>
                      </c:pt>
                      <c:pt idx="5728" formatCode="General">
                        <c:v>474.488</c:v>
                      </c:pt>
                      <c:pt idx="5729" formatCode="General">
                        <c:v>474.49799999999999</c:v>
                      </c:pt>
                      <c:pt idx="5730" formatCode="General">
                        <c:v>474.50799999999998</c:v>
                      </c:pt>
                      <c:pt idx="5731" formatCode="General">
                        <c:v>474.51799999999997</c:v>
                      </c:pt>
                      <c:pt idx="5732" formatCode="General">
                        <c:v>474.52800000000002</c:v>
                      </c:pt>
                      <c:pt idx="5733" formatCode="General">
                        <c:v>474.53800000000001</c:v>
                      </c:pt>
                      <c:pt idx="5734" formatCode="General">
                        <c:v>474.548</c:v>
                      </c:pt>
                      <c:pt idx="5735" formatCode="General">
                        <c:v>474.55799999999999</c:v>
                      </c:pt>
                      <c:pt idx="5736" formatCode="General">
                        <c:v>474.56799999999998</c:v>
                      </c:pt>
                      <c:pt idx="5737" formatCode="General">
                        <c:v>474.57799999999997</c:v>
                      </c:pt>
                      <c:pt idx="5738" formatCode="General">
                        <c:v>474.58800000000002</c:v>
                      </c:pt>
                      <c:pt idx="5739" formatCode="General">
                        <c:v>474.59800000000001</c:v>
                      </c:pt>
                      <c:pt idx="5740" formatCode="General">
                        <c:v>474.608</c:v>
                      </c:pt>
                      <c:pt idx="5741" formatCode="General">
                        <c:v>474.61799999999999</c:v>
                      </c:pt>
                      <c:pt idx="5742" formatCode="General">
                        <c:v>474.62799999999999</c:v>
                      </c:pt>
                      <c:pt idx="5743" formatCode="General">
                        <c:v>474.63799999999998</c:v>
                      </c:pt>
                      <c:pt idx="5744" formatCode="General">
                        <c:v>474.64800000000002</c:v>
                      </c:pt>
                      <c:pt idx="5745" formatCode="General">
                        <c:v>474.65800000000002</c:v>
                      </c:pt>
                      <c:pt idx="5746" formatCode="General">
                        <c:v>474.66800000000001</c:v>
                      </c:pt>
                      <c:pt idx="5747" formatCode="General">
                        <c:v>474.678</c:v>
                      </c:pt>
                      <c:pt idx="5748" formatCode="General">
                        <c:v>474.68799999999999</c:v>
                      </c:pt>
                      <c:pt idx="5749" formatCode="General">
                        <c:v>474.69799999999998</c:v>
                      </c:pt>
                      <c:pt idx="5750" formatCode="General">
                        <c:v>474.70800000000003</c:v>
                      </c:pt>
                      <c:pt idx="5751" formatCode="General">
                        <c:v>474.71800000000002</c:v>
                      </c:pt>
                      <c:pt idx="5752" formatCode="General">
                        <c:v>474.72800000000001</c:v>
                      </c:pt>
                      <c:pt idx="5753" formatCode="General">
                        <c:v>474.738</c:v>
                      </c:pt>
                      <c:pt idx="5754" formatCode="General">
                        <c:v>474.74799999999999</c:v>
                      </c:pt>
                      <c:pt idx="5755" formatCode="General">
                        <c:v>474.75799999999998</c:v>
                      </c:pt>
                      <c:pt idx="5756" formatCode="General">
                        <c:v>474.76799999999997</c:v>
                      </c:pt>
                      <c:pt idx="5757" formatCode="General">
                        <c:v>474.77800000000002</c:v>
                      </c:pt>
                      <c:pt idx="5758" formatCode="General">
                        <c:v>474.78800000000001</c:v>
                      </c:pt>
                      <c:pt idx="5759" formatCode="General">
                        <c:v>474.798</c:v>
                      </c:pt>
                      <c:pt idx="5760" formatCode="General">
                        <c:v>474.80799999999999</c:v>
                      </c:pt>
                      <c:pt idx="5761" formatCode="General">
                        <c:v>474.81799999999998</c:v>
                      </c:pt>
                      <c:pt idx="5762" formatCode="General">
                        <c:v>474.82799999999997</c:v>
                      </c:pt>
                      <c:pt idx="5763" formatCode="General">
                        <c:v>474.83800000000002</c:v>
                      </c:pt>
                      <c:pt idx="5764" formatCode="General">
                        <c:v>474.84800000000001</c:v>
                      </c:pt>
                      <c:pt idx="5765" formatCode="General">
                        <c:v>474.858</c:v>
                      </c:pt>
                      <c:pt idx="5766" formatCode="General">
                        <c:v>474.86799999999999</c:v>
                      </c:pt>
                      <c:pt idx="5767" formatCode="General">
                        <c:v>474.87799999999999</c:v>
                      </c:pt>
                      <c:pt idx="5768" formatCode="General">
                        <c:v>474.88799999999998</c:v>
                      </c:pt>
                      <c:pt idx="5769" formatCode="General">
                        <c:v>474.89800000000002</c:v>
                      </c:pt>
                      <c:pt idx="5770" formatCode="General">
                        <c:v>474.90800000000002</c:v>
                      </c:pt>
                      <c:pt idx="5771" formatCode="General">
                        <c:v>474.91800000000001</c:v>
                      </c:pt>
                      <c:pt idx="5772" formatCode="General">
                        <c:v>474.928</c:v>
                      </c:pt>
                      <c:pt idx="5773" formatCode="General">
                        <c:v>474.93799999999999</c:v>
                      </c:pt>
                      <c:pt idx="5774" formatCode="General">
                        <c:v>474.94799999999998</c:v>
                      </c:pt>
                      <c:pt idx="5775" formatCode="General">
                        <c:v>474.95800000000003</c:v>
                      </c:pt>
                      <c:pt idx="5776" formatCode="General">
                        <c:v>474.96800000000002</c:v>
                      </c:pt>
                      <c:pt idx="5777" formatCode="General">
                        <c:v>474.97800000000001</c:v>
                      </c:pt>
                      <c:pt idx="5778" formatCode="General">
                        <c:v>474.988</c:v>
                      </c:pt>
                      <c:pt idx="5779" formatCode="General">
                        <c:v>474.99799999999999</c:v>
                      </c:pt>
                      <c:pt idx="5780" formatCode="General">
                        <c:v>475.00799999999998</c:v>
                      </c:pt>
                      <c:pt idx="5781" formatCode="General">
                        <c:v>475.01799999999997</c:v>
                      </c:pt>
                      <c:pt idx="5782" formatCode="General">
                        <c:v>475.02800000000002</c:v>
                      </c:pt>
                      <c:pt idx="5783" formatCode="General">
                        <c:v>475.03800000000001</c:v>
                      </c:pt>
                      <c:pt idx="5784" formatCode="General">
                        <c:v>475.048</c:v>
                      </c:pt>
                      <c:pt idx="5785" formatCode="General">
                        <c:v>475.05799999999999</c:v>
                      </c:pt>
                      <c:pt idx="5786" formatCode="General">
                        <c:v>475.06799999999998</c:v>
                      </c:pt>
                      <c:pt idx="5787" formatCode="General">
                        <c:v>475.07799999999997</c:v>
                      </c:pt>
                      <c:pt idx="5788" formatCode="General">
                        <c:v>475.08800000000002</c:v>
                      </c:pt>
                      <c:pt idx="5789" formatCode="General">
                        <c:v>475.09800000000001</c:v>
                      </c:pt>
                      <c:pt idx="5790" formatCode="General">
                        <c:v>475.108</c:v>
                      </c:pt>
                      <c:pt idx="5791" formatCode="General">
                        <c:v>475.11500000000001</c:v>
                      </c:pt>
                      <c:pt idx="5792" formatCode="General">
                        <c:v>475.11500000000001</c:v>
                      </c:pt>
                      <c:pt idx="5793" formatCode="General">
                        <c:v>476.11500000000001</c:v>
                      </c:pt>
                      <c:pt idx="5794" formatCode="General">
                        <c:v>477.11500000000001</c:v>
                      </c:pt>
                      <c:pt idx="5795" formatCode="General">
                        <c:v>478.11500000000001</c:v>
                      </c:pt>
                      <c:pt idx="5796" formatCode="General">
                        <c:v>479.11500000000001</c:v>
                      </c:pt>
                      <c:pt idx="5797" formatCode="General">
                        <c:v>480.11500000000001</c:v>
                      </c:pt>
                      <c:pt idx="5798" formatCode="General">
                        <c:v>481.11500000000001</c:v>
                      </c:pt>
                      <c:pt idx="5799" formatCode="General">
                        <c:v>482.11500000000001</c:v>
                      </c:pt>
                      <c:pt idx="5800" formatCode="General">
                        <c:v>483.11500000000001</c:v>
                      </c:pt>
                      <c:pt idx="5801" formatCode="General">
                        <c:v>484.11500000000001</c:v>
                      </c:pt>
                      <c:pt idx="5802" formatCode="General">
                        <c:v>485.11500000000001</c:v>
                      </c:pt>
                      <c:pt idx="5803" formatCode="General">
                        <c:v>486.11500000000001</c:v>
                      </c:pt>
                      <c:pt idx="5804" formatCode="General">
                        <c:v>487.11500000000001</c:v>
                      </c:pt>
                      <c:pt idx="5805" formatCode="General">
                        <c:v>488.11500000000001</c:v>
                      </c:pt>
                      <c:pt idx="5806" formatCode="General">
                        <c:v>489.11500000000001</c:v>
                      </c:pt>
                      <c:pt idx="5807" formatCode="General">
                        <c:v>490.11500000000001</c:v>
                      </c:pt>
                      <c:pt idx="5808" formatCode="General">
                        <c:v>491.11500000000001</c:v>
                      </c:pt>
                      <c:pt idx="5809" formatCode="General">
                        <c:v>492.11500000000001</c:v>
                      </c:pt>
                      <c:pt idx="5810" formatCode="General">
                        <c:v>493.11500000000001</c:v>
                      </c:pt>
                      <c:pt idx="5811" formatCode="General">
                        <c:v>494.11500000000001</c:v>
                      </c:pt>
                      <c:pt idx="5812" formatCode="General">
                        <c:v>495.11500000000001</c:v>
                      </c:pt>
                      <c:pt idx="5813" formatCode="General">
                        <c:v>496.11500000000001</c:v>
                      </c:pt>
                      <c:pt idx="5814" formatCode="General">
                        <c:v>497.11500000000001</c:v>
                      </c:pt>
                      <c:pt idx="5815" formatCode="General">
                        <c:v>498.11500000000001</c:v>
                      </c:pt>
                      <c:pt idx="5816" formatCode="General">
                        <c:v>499.11500000000001</c:v>
                      </c:pt>
                      <c:pt idx="5817" formatCode="General">
                        <c:v>500.11500000000001</c:v>
                      </c:pt>
                      <c:pt idx="5818" formatCode="General">
                        <c:v>501.11500000000001</c:v>
                      </c:pt>
                      <c:pt idx="5819" formatCode="General">
                        <c:v>502.11500000000001</c:v>
                      </c:pt>
                      <c:pt idx="5820" formatCode="General">
                        <c:v>503.11500000000001</c:v>
                      </c:pt>
                      <c:pt idx="5821" formatCode="General">
                        <c:v>504.11500000000001</c:v>
                      </c:pt>
                      <c:pt idx="5822" formatCode="General">
                        <c:v>505.11500000000001</c:v>
                      </c:pt>
                      <c:pt idx="5823" formatCode="General">
                        <c:v>506.11500000000001</c:v>
                      </c:pt>
                      <c:pt idx="5824" formatCode="General">
                        <c:v>507.11500000000001</c:v>
                      </c:pt>
                      <c:pt idx="5825" formatCode="General">
                        <c:v>508.11500000000001</c:v>
                      </c:pt>
                      <c:pt idx="5826" formatCode="General">
                        <c:v>509.11500000000001</c:v>
                      </c:pt>
                      <c:pt idx="5827" formatCode="General">
                        <c:v>510.11500000000001</c:v>
                      </c:pt>
                      <c:pt idx="5828" formatCode="General">
                        <c:v>511.11500000000001</c:v>
                      </c:pt>
                      <c:pt idx="5829" formatCode="General">
                        <c:v>512.11500000000001</c:v>
                      </c:pt>
                      <c:pt idx="5830" formatCode="General">
                        <c:v>513.11500000000001</c:v>
                      </c:pt>
                      <c:pt idx="5831" formatCode="General">
                        <c:v>514.11500000000001</c:v>
                      </c:pt>
                      <c:pt idx="5832" formatCode="General">
                        <c:v>515.11500000000001</c:v>
                      </c:pt>
                      <c:pt idx="5833" formatCode="General">
                        <c:v>516.11500000000001</c:v>
                      </c:pt>
                      <c:pt idx="5834" formatCode="General">
                        <c:v>517.11500000000001</c:v>
                      </c:pt>
                      <c:pt idx="5835" formatCode="General">
                        <c:v>518.11500000000001</c:v>
                      </c:pt>
                      <c:pt idx="5836" formatCode="General">
                        <c:v>519.11500000000001</c:v>
                      </c:pt>
                      <c:pt idx="5837" formatCode="General">
                        <c:v>520.11500000000001</c:v>
                      </c:pt>
                      <c:pt idx="5838" formatCode="General">
                        <c:v>521.11500000000001</c:v>
                      </c:pt>
                      <c:pt idx="5839" formatCode="General">
                        <c:v>522.11500000000001</c:v>
                      </c:pt>
                      <c:pt idx="5840" formatCode="General">
                        <c:v>523.11500000000001</c:v>
                      </c:pt>
                      <c:pt idx="5841" formatCode="General">
                        <c:v>524.11500000000001</c:v>
                      </c:pt>
                      <c:pt idx="5842" formatCode="General">
                        <c:v>525.11500000000001</c:v>
                      </c:pt>
                      <c:pt idx="5843" formatCode="General">
                        <c:v>526.11500000000001</c:v>
                      </c:pt>
                      <c:pt idx="5844" formatCode="General">
                        <c:v>527.11500000000001</c:v>
                      </c:pt>
                      <c:pt idx="5845" formatCode="General">
                        <c:v>528.11500000000001</c:v>
                      </c:pt>
                      <c:pt idx="5846" formatCode="General">
                        <c:v>529.11500000000001</c:v>
                      </c:pt>
                      <c:pt idx="5847" formatCode="General">
                        <c:v>530.11500000000001</c:v>
                      </c:pt>
                      <c:pt idx="5848" formatCode="General">
                        <c:v>531.11500000000001</c:v>
                      </c:pt>
                      <c:pt idx="5849" formatCode="General">
                        <c:v>532.11500000000001</c:v>
                      </c:pt>
                      <c:pt idx="5850" formatCode="General">
                        <c:v>533.11500000000001</c:v>
                      </c:pt>
                      <c:pt idx="5851" formatCode="General">
                        <c:v>534.11500000000001</c:v>
                      </c:pt>
                      <c:pt idx="5852" formatCode="General">
                        <c:v>535.11500000000001</c:v>
                      </c:pt>
                      <c:pt idx="5853" formatCode="General">
                        <c:v>536.11500000000001</c:v>
                      </c:pt>
                      <c:pt idx="5854" formatCode="General">
                        <c:v>537.11500000000001</c:v>
                      </c:pt>
                      <c:pt idx="5855" formatCode="General">
                        <c:v>538.11500000000001</c:v>
                      </c:pt>
                      <c:pt idx="5856" formatCode="General">
                        <c:v>539.11500000000001</c:v>
                      </c:pt>
                      <c:pt idx="5857" formatCode="General">
                        <c:v>540.11500000000001</c:v>
                      </c:pt>
                      <c:pt idx="5858" formatCode="General">
                        <c:v>541.11500000000001</c:v>
                      </c:pt>
                      <c:pt idx="5859" formatCode="General">
                        <c:v>542.11500000000001</c:v>
                      </c:pt>
                      <c:pt idx="5860" formatCode="General">
                        <c:v>543.11500000000001</c:v>
                      </c:pt>
                      <c:pt idx="5861" formatCode="General">
                        <c:v>544.11500000000001</c:v>
                      </c:pt>
                      <c:pt idx="5862" formatCode="General">
                        <c:v>545.11500000000001</c:v>
                      </c:pt>
                      <c:pt idx="5863" formatCode="General">
                        <c:v>545.30799999999999</c:v>
                      </c:pt>
                      <c:pt idx="5864" formatCode="General">
                        <c:v>545.30799999999999</c:v>
                      </c:pt>
                      <c:pt idx="5865" formatCode="General">
                        <c:v>545.31799999999998</c:v>
                      </c:pt>
                      <c:pt idx="5866" formatCode="General">
                        <c:v>545.32799999999997</c:v>
                      </c:pt>
                      <c:pt idx="5867" formatCode="General">
                        <c:v>545.33799999999997</c:v>
                      </c:pt>
                      <c:pt idx="5868" formatCode="General">
                        <c:v>545.34799999999996</c:v>
                      </c:pt>
                      <c:pt idx="5869" formatCode="General">
                        <c:v>545.35799999999995</c:v>
                      </c:pt>
                      <c:pt idx="5870" formatCode="General">
                        <c:v>545.36800000000005</c:v>
                      </c:pt>
                      <c:pt idx="5871" formatCode="General">
                        <c:v>545.37800000000004</c:v>
                      </c:pt>
                      <c:pt idx="5872" formatCode="General">
                        <c:v>545.38800000000003</c:v>
                      </c:pt>
                      <c:pt idx="5873" formatCode="General">
                        <c:v>545.39800000000002</c:v>
                      </c:pt>
                      <c:pt idx="5874" formatCode="General">
                        <c:v>545.40800000000002</c:v>
                      </c:pt>
                      <c:pt idx="5875" formatCode="General">
                        <c:v>545.41800000000001</c:v>
                      </c:pt>
                      <c:pt idx="5876" formatCode="General">
                        <c:v>545.428</c:v>
                      </c:pt>
                      <c:pt idx="5877" formatCode="General">
                        <c:v>545.43799999999999</c:v>
                      </c:pt>
                      <c:pt idx="5878" formatCode="General">
                        <c:v>545.44799999999998</c:v>
                      </c:pt>
                      <c:pt idx="5879" formatCode="General">
                        <c:v>545.45799999999997</c:v>
                      </c:pt>
                      <c:pt idx="5880" formatCode="General">
                        <c:v>545.46799999999996</c:v>
                      </c:pt>
                      <c:pt idx="5881" formatCode="General">
                        <c:v>545.47799999999995</c:v>
                      </c:pt>
                      <c:pt idx="5882" formatCode="General">
                        <c:v>545.48800000000006</c:v>
                      </c:pt>
                      <c:pt idx="5883" formatCode="General">
                        <c:v>545.49800000000005</c:v>
                      </c:pt>
                      <c:pt idx="5884" formatCode="General">
                        <c:v>545.50800000000004</c:v>
                      </c:pt>
                      <c:pt idx="5885" formatCode="General">
                        <c:v>545.51800000000003</c:v>
                      </c:pt>
                      <c:pt idx="5886" formatCode="General">
                        <c:v>545.52800000000002</c:v>
                      </c:pt>
                      <c:pt idx="5887" formatCode="General">
                        <c:v>545.53800000000001</c:v>
                      </c:pt>
                      <c:pt idx="5888" formatCode="General">
                        <c:v>545.548</c:v>
                      </c:pt>
                      <c:pt idx="5889" formatCode="General">
                        <c:v>545.55799999999999</c:v>
                      </c:pt>
                      <c:pt idx="5890" formatCode="General">
                        <c:v>545.56799999999998</c:v>
                      </c:pt>
                      <c:pt idx="5891" formatCode="General">
                        <c:v>545.57799999999997</c:v>
                      </c:pt>
                      <c:pt idx="5892" formatCode="General">
                        <c:v>545.58799999999997</c:v>
                      </c:pt>
                      <c:pt idx="5893" formatCode="General">
                        <c:v>545.59799999999996</c:v>
                      </c:pt>
                      <c:pt idx="5894" formatCode="General">
                        <c:v>545.60799999999995</c:v>
                      </c:pt>
                      <c:pt idx="5895" formatCode="General">
                        <c:v>545.61800000000005</c:v>
                      </c:pt>
                      <c:pt idx="5896" formatCode="General">
                        <c:v>545.62800000000004</c:v>
                      </c:pt>
                      <c:pt idx="5897" formatCode="General">
                        <c:v>545.63800000000003</c:v>
                      </c:pt>
                      <c:pt idx="5898" formatCode="General">
                        <c:v>545.64800000000002</c:v>
                      </c:pt>
                      <c:pt idx="5899" formatCode="General">
                        <c:v>545.65800000000002</c:v>
                      </c:pt>
                      <c:pt idx="5900" formatCode="General">
                        <c:v>545.66800000000001</c:v>
                      </c:pt>
                      <c:pt idx="5901" formatCode="General">
                        <c:v>545.678</c:v>
                      </c:pt>
                      <c:pt idx="5902" formatCode="General">
                        <c:v>545.68799999999999</c:v>
                      </c:pt>
                      <c:pt idx="5903" formatCode="General">
                        <c:v>545.69799999999998</c:v>
                      </c:pt>
                      <c:pt idx="5904" formatCode="General">
                        <c:v>545.70799999999997</c:v>
                      </c:pt>
                      <c:pt idx="5905" formatCode="General">
                        <c:v>545.71799999999996</c:v>
                      </c:pt>
                      <c:pt idx="5906" formatCode="General">
                        <c:v>545.72799999999995</c:v>
                      </c:pt>
                      <c:pt idx="5907" formatCode="General">
                        <c:v>545.73800000000006</c:v>
                      </c:pt>
                      <c:pt idx="5908" formatCode="General">
                        <c:v>545.74800000000005</c:v>
                      </c:pt>
                      <c:pt idx="5909" formatCode="General">
                        <c:v>545.75800000000004</c:v>
                      </c:pt>
                      <c:pt idx="5910" formatCode="General">
                        <c:v>545.76800000000003</c:v>
                      </c:pt>
                      <c:pt idx="5911" formatCode="General">
                        <c:v>545.77800000000002</c:v>
                      </c:pt>
                      <c:pt idx="5912" formatCode="General">
                        <c:v>545.78800000000001</c:v>
                      </c:pt>
                      <c:pt idx="5913" formatCode="General">
                        <c:v>545.798</c:v>
                      </c:pt>
                      <c:pt idx="5914" formatCode="General">
                        <c:v>545.80799999999999</c:v>
                      </c:pt>
                      <c:pt idx="5915" formatCode="General">
                        <c:v>545.81799999999998</c:v>
                      </c:pt>
                      <c:pt idx="5916" formatCode="General">
                        <c:v>545.82799999999997</c:v>
                      </c:pt>
                      <c:pt idx="5917" formatCode="General">
                        <c:v>545.83799999999997</c:v>
                      </c:pt>
                      <c:pt idx="5918" formatCode="General">
                        <c:v>545.84799999999996</c:v>
                      </c:pt>
                      <c:pt idx="5919" formatCode="General">
                        <c:v>545.85799999999995</c:v>
                      </c:pt>
                      <c:pt idx="5920" formatCode="General">
                        <c:v>545.86800000000005</c:v>
                      </c:pt>
                      <c:pt idx="5921" formatCode="General">
                        <c:v>545.87800000000004</c:v>
                      </c:pt>
                      <c:pt idx="5922" formatCode="General">
                        <c:v>545.88800000000003</c:v>
                      </c:pt>
                      <c:pt idx="5923" formatCode="General">
                        <c:v>545.89800000000002</c:v>
                      </c:pt>
                      <c:pt idx="5924" formatCode="General">
                        <c:v>545.90800000000002</c:v>
                      </c:pt>
                      <c:pt idx="5925" formatCode="General">
                        <c:v>545.91800000000001</c:v>
                      </c:pt>
                      <c:pt idx="5926" formatCode="General">
                        <c:v>545.928</c:v>
                      </c:pt>
                      <c:pt idx="5927" formatCode="General">
                        <c:v>545.93799999999999</c:v>
                      </c:pt>
                      <c:pt idx="5928" formatCode="General">
                        <c:v>545.94799999999998</c:v>
                      </c:pt>
                      <c:pt idx="5929" formatCode="General">
                        <c:v>545.95799999999997</c:v>
                      </c:pt>
                      <c:pt idx="5930" formatCode="General">
                        <c:v>545.96799999999996</c:v>
                      </c:pt>
                      <c:pt idx="5931" formatCode="General">
                        <c:v>545.97799999999995</c:v>
                      </c:pt>
                      <c:pt idx="5932" formatCode="General">
                        <c:v>545.98800000000006</c:v>
                      </c:pt>
                      <c:pt idx="5933" formatCode="General">
                        <c:v>545.99800000000005</c:v>
                      </c:pt>
                      <c:pt idx="5934" formatCode="General">
                        <c:v>546.00800000000004</c:v>
                      </c:pt>
                      <c:pt idx="5935" formatCode="General">
                        <c:v>546.01800000000003</c:v>
                      </c:pt>
                      <c:pt idx="5936" formatCode="General">
                        <c:v>546.02800000000002</c:v>
                      </c:pt>
                      <c:pt idx="5937" formatCode="General">
                        <c:v>546.03800000000001</c:v>
                      </c:pt>
                      <c:pt idx="5938" formatCode="General">
                        <c:v>546.048</c:v>
                      </c:pt>
                      <c:pt idx="5939" formatCode="General">
                        <c:v>546.05799999999999</c:v>
                      </c:pt>
                      <c:pt idx="5940" formatCode="General">
                        <c:v>546.06799999999998</c:v>
                      </c:pt>
                      <c:pt idx="5941" formatCode="General">
                        <c:v>546.07799999999997</c:v>
                      </c:pt>
                      <c:pt idx="5942" formatCode="General">
                        <c:v>546.08799999999997</c:v>
                      </c:pt>
                      <c:pt idx="5943" formatCode="General">
                        <c:v>546.09799999999996</c:v>
                      </c:pt>
                      <c:pt idx="5944" formatCode="General">
                        <c:v>546.10799999999995</c:v>
                      </c:pt>
                      <c:pt idx="5945" formatCode="General">
                        <c:v>546.11800000000005</c:v>
                      </c:pt>
                      <c:pt idx="5946" formatCode="General">
                        <c:v>546.12800000000004</c:v>
                      </c:pt>
                      <c:pt idx="5947" formatCode="General">
                        <c:v>546.13800000000003</c:v>
                      </c:pt>
                      <c:pt idx="5948" formatCode="General">
                        <c:v>546.14800000000002</c:v>
                      </c:pt>
                      <c:pt idx="5949" formatCode="General">
                        <c:v>546.15800000000002</c:v>
                      </c:pt>
                      <c:pt idx="5950" formatCode="General">
                        <c:v>546.16800000000001</c:v>
                      </c:pt>
                      <c:pt idx="5951" formatCode="General">
                        <c:v>546.178</c:v>
                      </c:pt>
                      <c:pt idx="5952" formatCode="General">
                        <c:v>546.18799999999999</c:v>
                      </c:pt>
                      <c:pt idx="5953" formatCode="General">
                        <c:v>546.19799999999998</c:v>
                      </c:pt>
                      <c:pt idx="5954" formatCode="General">
                        <c:v>546.20799999999997</c:v>
                      </c:pt>
                      <c:pt idx="5955" formatCode="General">
                        <c:v>546.21799999999996</c:v>
                      </c:pt>
                      <c:pt idx="5956" formatCode="General">
                        <c:v>546.22799999999995</c:v>
                      </c:pt>
                      <c:pt idx="5957" formatCode="General">
                        <c:v>546.23800000000006</c:v>
                      </c:pt>
                      <c:pt idx="5958" formatCode="General">
                        <c:v>546.24800000000005</c:v>
                      </c:pt>
                      <c:pt idx="5959" formatCode="General">
                        <c:v>546.25800000000004</c:v>
                      </c:pt>
                      <c:pt idx="5960" formatCode="General">
                        <c:v>546.26800000000003</c:v>
                      </c:pt>
                      <c:pt idx="5961" formatCode="General">
                        <c:v>546.27800000000002</c:v>
                      </c:pt>
                      <c:pt idx="5962" formatCode="General">
                        <c:v>546.28800000000001</c:v>
                      </c:pt>
                      <c:pt idx="5963" formatCode="General">
                        <c:v>546.298</c:v>
                      </c:pt>
                      <c:pt idx="5964" formatCode="General">
                        <c:v>546.30799999999999</c:v>
                      </c:pt>
                      <c:pt idx="5965" formatCode="General">
                        <c:v>546.31799999999998</c:v>
                      </c:pt>
                      <c:pt idx="5966" formatCode="General">
                        <c:v>546.32799999999997</c:v>
                      </c:pt>
                      <c:pt idx="5967" formatCode="General">
                        <c:v>546.33799999999997</c:v>
                      </c:pt>
                      <c:pt idx="5968" formatCode="General">
                        <c:v>546.34799999999996</c:v>
                      </c:pt>
                      <c:pt idx="5969" formatCode="General">
                        <c:v>546.35799999999995</c:v>
                      </c:pt>
                      <c:pt idx="5970" formatCode="General">
                        <c:v>546.36800000000005</c:v>
                      </c:pt>
                      <c:pt idx="5971" formatCode="General">
                        <c:v>546.37800000000004</c:v>
                      </c:pt>
                      <c:pt idx="5972" formatCode="General">
                        <c:v>546.38800000000003</c:v>
                      </c:pt>
                      <c:pt idx="5973" formatCode="General">
                        <c:v>546.39800000000002</c:v>
                      </c:pt>
                      <c:pt idx="5974" formatCode="General">
                        <c:v>546.40800000000002</c:v>
                      </c:pt>
                      <c:pt idx="5975" formatCode="General">
                        <c:v>546.41800000000001</c:v>
                      </c:pt>
                      <c:pt idx="5976" formatCode="General">
                        <c:v>546.428</c:v>
                      </c:pt>
                      <c:pt idx="5977" formatCode="General">
                        <c:v>546.43799999999999</c:v>
                      </c:pt>
                      <c:pt idx="5978" formatCode="General">
                        <c:v>546.44799999999998</c:v>
                      </c:pt>
                      <c:pt idx="5979" formatCode="General">
                        <c:v>546.45799999999997</c:v>
                      </c:pt>
                      <c:pt idx="5980" formatCode="General">
                        <c:v>546.46799999999996</c:v>
                      </c:pt>
                      <c:pt idx="5981" formatCode="General">
                        <c:v>546.47799999999995</c:v>
                      </c:pt>
                      <c:pt idx="5982" formatCode="General">
                        <c:v>546.48800000000006</c:v>
                      </c:pt>
                      <c:pt idx="5983" formatCode="General">
                        <c:v>546.49800000000005</c:v>
                      </c:pt>
                      <c:pt idx="5984" formatCode="General">
                        <c:v>546.50800000000004</c:v>
                      </c:pt>
                      <c:pt idx="5985" formatCode="General">
                        <c:v>546.51800000000003</c:v>
                      </c:pt>
                      <c:pt idx="5986" formatCode="General">
                        <c:v>546.52800000000002</c:v>
                      </c:pt>
                      <c:pt idx="5987" formatCode="General">
                        <c:v>546.53800000000001</c:v>
                      </c:pt>
                      <c:pt idx="5988" formatCode="General">
                        <c:v>546.548</c:v>
                      </c:pt>
                      <c:pt idx="5989" formatCode="General">
                        <c:v>546.55799999999999</c:v>
                      </c:pt>
                      <c:pt idx="5990" formatCode="General">
                        <c:v>546.56799999999998</c:v>
                      </c:pt>
                      <c:pt idx="5991" formatCode="General">
                        <c:v>546.57799999999997</c:v>
                      </c:pt>
                      <c:pt idx="5992" formatCode="General">
                        <c:v>546.58799999999997</c:v>
                      </c:pt>
                      <c:pt idx="5993" formatCode="General">
                        <c:v>546.59799999999996</c:v>
                      </c:pt>
                      <c:pt idx="5994" formatCode="General">
                        <c:v>546.60799999999995</c:v>
                      </c:pt>
                      <c:pt idx="5995" formatCode="General">
                        <c:v>546.61800000000005</c:v>
                      </c:pt>
                      <c:pt idx="5996" formatCode="General">
                        <c:v>546.62800000000004</c:v>
                      </c:pt>
                      <c:pt idx="5997" formatCode="General">
                        <c:v>546.63800000000003</c:v>
                      </c:pt>
                      <c:pt idx="5998" formatCode="General">
                        <c:v>546.64800000000002</c:v>
                      </c:pt>
                      <c:pt idx="5999" formatCode="General">
                        <c:v>546.65800000000002</c:v>
                      </c:pt>
                      <c:pt idx="6000" formatCode="General">
                        <c:v>546.66800000000001</c:v>
                      </c:pt>
                      <c:pt idx="6001" formatCode="General">
                        <c:v>546.678</c:v>
                      </c:pt>
                      <c:pt idx="6002" formatCode="General">
                        <c:v>546.68799999999999</c:v>
                      </c:pt>
                      <c:pt idx="6003" formatCode="General">
                        <c:v>546.69799999999998</c:v>
                      </c:pt>
                      <c:pt idx="6004" formatCode="General">
                        <c:v>546.70799999999997</c:v>
                      </c:pt>
                      <c:pt idx="6005" formatCode="General">
                        <c:v>546.71799999999996</c:v>
                      </c:pt>
                      <c:pt idx="6006" formatCode="General">
                        <c:v>546.72799999999995</c:v>
                      </c:pt>
                      <c:pt idx="6007" formatCode="General">
                        <c:v>546.73800000000006</c:v>
                      </c:pt>
                      <c:pt idx="6008" formatCode="General">
                        <c:v>546.74800000000005</c:v>
                      </c:pt>
                      <c:pt idx="6009" formatCode="General">
                        <c:v>546.75800000000004</c:v>
                      </c:pt>
                      <c:pt idx="6010" formatCode="General">
                        <c:v>546.76800000000003</c:v>
                      </c:pt>
                      <c:pt idx="6011" formatCode="General">
                        <c:v>546.77800000000002</c:v>
                      </c:pt>
                      <c:pt idx="6012" formatCode="General">
                        <c:v>546.78800000000001</c:v>
                      </c:pt>
                      <c:pt idx="6013" formatCode="General">
                        <c:v>546.798</c:v>
                      </c:pt>
                      <c:pt idx="6014" formatCode="General">
                        <c:v>546.80799999999999</c:v>
                      </c:pt>
                      <c:pt idx="6015" formatCode="General">
                        <c:v>546.81799999999998</c:v>
                      </c:pt>
                      <c:pt idx="6016" formatCode="General">
                        <c:v>546.82799999999997</c:v>
                      </c:pt>
                      <c:pt idx="6017" formatCode="General">
                        <c:v>546.83799999999997</c:v>
                      </c:pt>
                      <c:pt idx="6018" formatCode="General">
                        <c:v>546.84799999999996</c:v>
                      </c:pt>
                      <c:pt idx="6019" formatCode="General">
                        <c:v>546.85799999999995</c:v>
                      </c:pt>
                      <c:pt idx="6020" formatCode="General">
                        <c:v>546.86800000000005</c:v>
                      </c:pt>
                      <c:pt idx="6021" formatCode="General">
                        <c:v>546.87800000000004</c:v>
                      </c:pt>
                      <c:pt idx="6022" formatCode="General">
                        <c:v>546.88800000000003</c:v>
                      </c:pt>
                      <c:pt idx="6023" formatCode="General">
                        <c:v>546.89800000000002</c:v>
                      </c:pt>
                      <c:pt idx="6024" formatCode="General">
                        <c:v>546.90800000000002</c:v>
                      </c:pt>
                      <c:pt idx="6025" formatCode="General">
                        <c:v>546.91800000000001</c:v>
                      </c:pt>
                      <c:pt idx="6026" formatCode="General">
                        <c:v>546.928</c:v>
                      </c:pt>
                      <c:pt idx="6027" formatCode="General">
                        <c:v>546.93799999999999</c:v>
                      </c:pt>
                      <c:pt idx="6028" formatCode="General">
                        <c:v>546.94799999999998</c:v>
                      </c:pt>
                      <c:pt idx="6029" formatCode="General">
                        <c:v>546.95799999999997</c:v>
                      </c:pt>
                      <c:pt idx="6030" formatCode="General">
                        <c:v>546.96799999999996</c:v>
                      </c:pt>
                      <c:pt idx="6031" formatCode="General">
                        <c:v>546.97799999999995</c:v>
                      </c:pt>
                      <c:pt idx="6032" formatCode="General">
                        <c:v>546.98800000000006</c:v>
                      </c:pt>
                      <c:pt idx="6033" formatCode="General">
                        <c:v>546.99800000000005</c:v>
                      </c:pt>
                      <c:pt idx="6034" formatCode="General">
                        <c:v>547.00800000000004</c:v>
                      </c:pt>
                      <c:pt idx="6035" formatCode="General">
                        <c:v>547.01800000000003</c:v>
                      </c:pt>
                      <c:pt idx="6036" formatCode="General">
                        <c:v>547.02800000000002</c:v>
                      </c:pt>
                      <c:pt idx="6037" formatCode="General">
                        <c:v>547.03800000000001</c:v>
                      </c:pt>
                      <c:pt idx="6038" formatCode="General">
                        <c:v>547.048</c:v>
                      </c:pt>
                      <c:pt idx="6039" formatCode="General">
                        <c:v>547.05799999999999</c:v>
                      </c:pt>
                      <c:pt idx="6040" formatCode="General">
                        <c:v>547.06799999999998</c:v>
                      </c:pt>
                      <c:pt idx="6041" formatCode="General">
                        <c:v>547.07799999999997</c:v>
                      </c:pt>
                      <c:pt idx="6042" formatCode="General">
                        <c:v>547.08799999999997</c:v>
                      </c:pt>
                      <c:pt idx="6043" formatCode="General">
                        <c:v>547.09799999999996</c:v>
                      </c:pt>
                      <c:pt idx="6044" formatCode="General">
                        <c:v>547.10799999999995</c:v>
                      </c:pt>
                      <c:pt idx="6045" formatCode="General">
                        <c:v>547.11800000000005</c:v>
                      </c:pt>
                      <c:pt idx="6046" formatCode="General">
                        <c:v>547.12800000000004</c:v>
                      </c:pt>
                      <c:pt idx="6047" formatCode="General">
                        <c:v>547.13800000000003</c:v>
                      </c:pt>
                      <c:pt idx="6048" formatCode="General">
                        <c:v>547.14800000000002</c:v>
                      </c:pt>
                      <c:pt idx="6049" formatCode="General">
                        <c:v>547.15800000000002</c:v>
                      </c:pt>
                      <c:pt idx="6050" formatCode="General">
                        <c:v>547.16800000000001</c:v>
                      </c:pt>
                      <c:pt idx="6051" formatCode="General">
                        <c:v>547.178</c:v>
                      </c:pt>
                      <c:pt idx="6052" formatCode="General">
                        <c:v>547.18799999999999</c:v>
                      </c:pt>
                      <c:pt idx="6053" formatCode="General">
                        <c:v>547.19799999999998</c:v>
                      </c:pt>
                      <c:pt idx="6054" formatCode="General">
                        <c:v>547.20799999999997</c:v>
                      </c:pt>
                      <c:pt idx="6055" formatCode="General">
                        <c:v>547.21799999999996</c:v>
                      </c:pt>
                      <c:pt idx="6056" formatCode="General">
                        <c:v>547.22799999999995</c:v>
                      </c:pt>
                      <c:pt idx="6057" formatCode="General">
                        <c:v>547.23800000000006</c:v>
                      </c:pt>
                      <c:pt idx="6058" formatCode="General">
                        <c:v>547.24800000000005</c:v>
                      </c:pt>
                      <c:pt idx="6059" formatCode="General">
                        <c:v>547.25800000000004</c:v>
                      </c:pt>
                      <c:pt idx="6060" formatCode="General">
                        <c:v>547.26800000000003</c:v>
                      </c:pt>
                      <c:pt idx="6061" formatCode="General">
                        <c:v>547.27800000000002</c:v>
                      </c:pt>
                      <c:pt idx="6062" formatCode="General">
                        <c:v>547.28800000000001</c:v>
                      </c:pt>
                      <c:pt idx="6063" formatCode="General">
                        <c:v>547.298</c:v>
                      </c:pt>
                      <c:pt idx="6064" formatCode="General">
                        <c:v>547.30799999999999</c:v>
                      </c:pt>
                      <c:pt idx="6065" formatCode="General">
                        <c:v>547.31799999999998</c:v>
                      </c:pt>
                      <c:pt idx="6066" formatCode="General">
                        <c:v>547.32799999999997</c:v>
                      </c:pt>
                      <c:pt idx="6067" formatCode="General">
                        <c:v>547.33799999999997</c:v>
                      </c:pt>
                      <c:pt idx="6068" formatCode="General">
                        <c:v>547.34799999999996</c:v>
                      </c:pt>
                      <c:pt idx="6069" formatCode="General">
                        <c:v>547.35799999999995</c:v>
                      </c:pt>
                      <c:pt idx="6070" formatCode="General">
                        <c:v>547.36800000000005</c:v>
                      </c:pt>
                      <c:pt idx="6071" formatCode="General">
                        <c:v>547.37800000000004</c:v>
                      </c:pt>
                      <c:pt idx="6072" formatCode="General">
                        <c:v>547.38800000000003</c:v>
                      </c:pt>
                      <c:pt idx="6073" formatCode="General">
                        <c:v>547.39800000000002</c:v>
                      </c:pt>
                      <c:pt idx="6074" formatCode="General">
                        <c:v>547.40800000000002</c:v>
                      </c:pt>
                      <c:pt idx="6075" formatCode="General">
                        <c:v>547.41800000000001</c:v>
                      </c:pt>
                      <c:pt idx="6076" formatCode="General">
                        <c:v>547.428</c:v>
                      </c:pt>
                      <c:pt idx="6077" formatCode="General">
                        <c:v>547.43799999999999</c:v>
                      </c:pt>
                      <c:pt idx="6078" formatCode="General">
                        <c:v>547.44799999999998</c:v>
                      </c:pt>
                      <c:pt idx="6079" formatCode="General">
                        <c:v>547.45799999999997</c:v>
                      </c:pt>
                      <c:pt idx="6080" formatCode="General">
                        <c:v>547.46799999999996</c:v>
                      </c:pt>
                      <c:pt idx="6081" formatCode="General">
                        <c:v>547.47799999999995</c:v>
                      </c:pt>
                      <c:pt idx="6082" formatCode="General">
                        <c:v>547.48800000000006</c:v>
                      </c:pt>
                      <c:pt idx="6083" formatCode="General">
                        <c:v>547.49800000000005</c:v>
                      </c:pt>
                      <c:pt idx="6084" formatCode="General">
                        <c:v>547.50800000000004</c:v>
                      </c:pt>
                      <c:pt idx="6085" formatCode="General">
                        <c:v>547.51800000000003</c:v>
                      </c:pt>
                      <c:pt idx="6086" formatCode="General">
                        <c:v>547.52800000000002</c:v>
                      </c:pt>
                      <c:pt idx="6087" formatCode="General">
                        <c:v>547.53800000000001</c:v>
                      </c:pt>
                      <c:pt idx="6088" formatCode="General">
                        <c:v>547.548</c:v>
                      </c:pt>
                      <c:pt idx="6089" formatCode="General">
                        <c:v>547.55799999999999</c:v>
                      </c:pt>
                      <c:pt idx="6090" formatCode="General">
                        <c:v>547.56799999999998</c:v>
                      </c:pt>
                      <c:pt idx="6091" formatCode="General">
                        <c:v>547.57799999999997</c:v>
                      </c:pt>
                      <c:pt idx="6092" formatCode="General">
                        <c:v>547.58799999999997</c:v>
                      </c:pt>
                      <c:pt idx="6093" formatCode="General">
                        <c:v>547.59799999999996</c:v>
                      </c:pt>
                      <c:pt idx="6094" formatCode="General">
                        <c:v>547.60799999999995</c:v>
                      </c:pt>
                      <c:pt idx="6095" formatCode="General">
                        <c:v>547.61800000000005</c:v>
                      </c:pt>
                      <c:pt idx="6096" formatCode="General">
                        <c:v>547.62800000000004</c:v>
                      </c:pt>
                      <c:pt idx="6097" formatCode="General">
                        <c:v>547.63800000000003</c:v>
                      </c:pt>
                      <c:pt idx="6098" formatCode="General">
                        <c:v>547.64800000000002</c:v>
                      </c:pt>
                      <c:pt idx="6099" formatCode="General">
                        <c:v>547.65800000000002</c:v>
                      </c:pt>
                      <c:pt idx="6100" formatCode="General">
                        <c:v>547.66800000000001</c:v>
                      </c:pt>
                      <c:pt idx="6101" formatCode="General">
                        <c:v>547.678</c:v>
                      </c:pt>
                      <c:pt idx="6102" formatCode="General">
                        <c:v>547.68799999999999</c:v>
                      </c:pt>
                      <c:pt idx="6103" formatCode="General">
                        <c:v>547.69799999999998</c:v>
                      </c:pt>
                      <c:pt idx="6104" formatCode="General">
                        <c:v>547.70799999999997</c:v>
                      </c:pt>
                      <c:pt idx="6105" formatCode="General">
                        <c:v>547.71799999999996</c:v>
                      </c:pt>
                      <c:pt idx="6106" formatCode="General">
                        <c:v>547.72799999999995</c:v>
                      </c:pt>
                      <c:pt idx="6107" formatCode="General">
                        <c:v>547.73800000000006</c:v>
                      </c:pt>
                      <c:pt idx="6108" formatCode="General">
                        <c:v>547.74800000000005</c:v>
                      </c:pt>
                      <c:pt idx="6109" formatCode="General">
                        <c:v>547.75800000000004</c:v>
                      </c:pt>
                      <c:pt idx="6110" formatCode="General">
                        <c:v>547.76800000000003</c:v>
                      </c:pt>
                      <c:pt idx="6111" formatCode="General">
                        <c:v>547.77800000000002</c:v>
                      </c:pt>
                      <c:pt idx="6112" formatCode="General">
                        <c:v>547.78800000000001</c:v>
                      </c:pt>
                      <c:pt idx="6113" formatCode="General">
                        <c:v>547.798</c:v>
                      </c:pt>
                      <c:pt idx="6114" formatCode="General">
                        <c:v>547.80799999999999</c:v>
                      </c:pt>
                      <c:pt idx="6115" formatCode="General">
                        <c:v>547.81799999999998</c:v>
                      </c:pt>
                      <c:pt idx="6116" formatCode="General">
                        <c:v>547.82799999999997</c:v>
                      </c:pt>
                      <c:pt idx="6117" formatCode="General">
                        <c:v>547.83799999999997</c:v>
                      </c:pt>
                      <c:pt idx="6118" formatCode="General">
                        <c:v>547.84799999999996</c:v>
                      </c:pt>
                      <c:pt idx="6119" formatCode="General">
                        <c:v>547.85799999999995</c:v>
                      </c:pt>
                      <c:pt idx="6120" formatCode="General">
                        <c:v>547.86800000000005</c:v>
                      </c:pt>
                      <c:pt idx="6121" formatCode="General">
                        <c:v>547.87800000000004</c:v>
                      </c:pt>
                      <c:pt idx="6122" formatCode="General">
                        <c:v>547.88800000000003</c:v>
                      </c:pt>
                      <c:pt idx="6123" formatCode="General">
                        <c:v>547.89800000000002</c:v>
                      </c:pt>
                      <c:pt idx="6124" formatCode="General">
                        <c:v>547.90800000000002</c:v>
                      </c:pt>
                      <c:pt idx="6125" formatCode="General">
                        <c:v>547.91800000000001</c:v>
                      </c:pt>
                      <c:pt idx="6126" formatCode="General">
                        <c:v>547.928</c:v>
                      </c:pt>
                      <c:pt idx="6127" formatCode="General">
                        <c:v>547.93799999999999</c:v>
                      </c:pt>
                      <c:pt idx="6128" formatCode="General">
                        <c:v>547.94799999999998</c:v>
                      </c:pt>
                      <c:pt idx="6129" formatCode="General">
                        <c:v>547.95799999999997</c:v>
                      </c:pt>
                      <c:pt idx="6130" formatCode="General">
                        <c:v>547.96799999999996</c:v>
                      </c:pt>
                      <c:pt idx="6131" formatCode="General">
                        <c:v>547.97799999999995</c:v>
                      </c:pt>
                      <c:pt idx="6132" formatCode="General">
                        <c:v>547.98800000000006</c:v>
                      </c:pt>
                      <c:pt idx="6133" formatCode="General">
                        <c:v>547.99800000000005</c:v>
                      </c:pt>
                      <c:pt idx="6134" formatCode="General">
                        <c:v>548.00800000000004</c:v>
                      </c:pt>
                      <c:pt idx="6135" formatCode="General">
                        <c:v>548.01800000000003</c:v>
                      </c:pt>
                      <c:pt idx="6136" formatCode="General">
                        <c:v>548.02800000000002</c:v>
                      </c:pt>
                      <c:pt idx="6137" formatCode="General">
                        <c:v>548.03800000000001</c:v>
                      </c:pt>
                      <c:pt idx="6138" formatCode="General">
                        <c:v>548.048</c:v>
                      </c:pt>
                      <c:pt idx="6139" formatCode="General">
                        <c:v>548.05799999999999</c:v>
                      </c:pt>
                      <c:pt idx="6140" formatCode="General">
                        <c:v>548.06799999999998</c:v>
                      </c:pt>
                      <c:pt idx="6141" formatCode="General">
                        <c:v>548.07799999999997</c:v>
                      </c:pt>
                      <c:pt idx="6142" formatCode="General">
                        <c:v>548.08799999999997</c:v>
                      </c:pt>
                      <c:pt idx="6143" formatCode="General">
                        <c:v>548.09799999999996</c:v>
                      </c:pt>
                      <c:pt idx="6144" formatCode="General">
                        <c:v>548.10799999999995</c:v>
                      </c:pt>
                      <c:pt idx="6145" formatCode="General">
                        <c:v>548.11800000000005</c:v>
                      </c:pt>
                      <c:pt idx="6146" formatCode="General">
                        <c:v>548.12800000000004</c:v>
                      </c:pt>
                      <c:pt idx="6147" formatCode="General">
                        <c:v>548.13800000000003</c:v>
                      </c:pt>
                      <c:pt idx="6148" formatCode="General">
                        <c:v>548.14800000000002</c:v>
                      </c:pt>
                      <c:pt idx="6149" formatCode="General">
                        <c:v>548.15800000000002</c:v>
                      </c:pt>
                      <c:pt idx="6150" formatCode="General">
                        <c:v>548.16800000000001</c:v>
                      </c:pt>
                      <c:pt idx="6151" formatCode="General">
                        <c:v>548.178</c:v>
                      </c:pt>
                      <c:pt idx="6152" formatCode="General">
                        <c:v>548.18799999999999</c:v>
                      </c:pt>
                      <c:pt idx="6153" formatCode="General">
                        <c:v>548.19799999999998</c:v>
                      </c:pt>
                      <c:pt idx="6154" formatCode="General">
                        <c:v>548.20799999999997</c:v>
                      </c:pt>
                      <c:pt idx="6155" formatCode="General">
                        <c:v>548.21799999999996</c:v>
                      </c:pt>
                      <c:pt idx="6156" formatCode="General">
                        <c:v>548.22799999999995</c:v>
                      </c:pt>
                      <c:pt idx="6157" formatCode="General">
                        <c:v>548.23800000000006</c:v>
                      </c:pt>
                      <c:pt idx="6158" formatCode="General">
                        <c:v>548.24800000000005</c:v>
                      </c:pt>
                      <c:pt idx="6159" formatCode="General">
                        <c:v>548.25800000000004</c:v>
                      </c:pt>
                      <c:pt idx="6160" formatCode="General">
                        <c:v>548.26800000000003</c:v>
                      </c:pt>
                      <c:pt idx="6161" formatCode="General">
                        <c:v>548.27800000000002</c:v>
                      </c:pt>
                      <c:pt idx="6162" formatCode="General">
                        <c:v>548.28800000000001</c:v>
                      </c:pt>
                      <c:pt idx="6163" formatCode="General">
                        <c:v>548.298</c:v>
                      </c:pt>
                      <c:pt idx="6164" formatCode="General">
                        <c:v>548.30799999999999</c:v>
                      </c:pt>
                      <c:pt idx="6165" formatCode="General">
                        <c:v>548.31799999999998</c:v>
                      </c:pt>
                      <c:pt idx="6166" formatCode="General">
                        <c:v>548.32799999999997</c:v>
                      </c:pt>
                      <c:pt idx="6167" formatCode="General">
                        <c:v>548.33799999999997</c:v>
                      </c:pt>
                      <c:pt idx="6168" formatCode="General">
                        <c:v>548.34799999999996</c:v>
                      </c:pt>
                      <c:pt idx="6169" formatCode="General">
                        <c:v>548.35799999999995</c:v>
                      </c:pt>
                      <c:pt idx="6170" formatCode="General">
                        <c:v>548.36800000000005</c:v>
                      </c:pt>
                      <c:pt idx="6171" formatCode="General">
                        <c:v>548.37800000000004</c:v>
                      </c:pt>
                      <c:pt idx="6172" formatCode="General">
                        <c:v>548.38800000000003</c:v>
                      </c:pt>
                      <c:pt idx="6173" formatCode="General">
                        <c:v>548.39800000000002</c:v>
                      </c:pt>
                      <c:pt idx="6174" formatCode="General">
                        <c:v>548.40800000000002</c:v>
                      </c:pt>
                      <c:pt idx="6175" formatCode="General">
                        <c:v>548.41800000000001</c:v>
                      </c:pt>
                      <c:pt idx="6176" formatCode="General">
                        <c:v>548.428</c:v>
                      </c:pt>
                      <c:pt idx="6177" formatCode="General">
                        <c:v>548.43799999999999</c:v>
                      </c:pt>
                      <c:pt idx="6178" formatCode="General">
                        <c:v>548.44799999999998</c:v>
                      </c:pt>
                      <c:pt idx="6179" formatCode="General">
                        <c:v>548.45799999999997</c:v>
                      </c:pt>
                      <c:pt idx="6180" formatCode="General">
                        <c:v>548.46799999999996</c:v>
                      </c:pt>
                      <c:pt idx="6181" formatCode="General">
                        <c:v>548.47799999999995</c:v>
                      </c:pt>
                      <c:pt idx="6182" formatCode="General">
                        <c:v>548.48800000000006</c:v>
                      </c:pt>
                      <c:pt idx="6183" formatCode="General">
                        <c:v>548.49800000000005</c:v>
                      </c:pt>
                      <c:pt idx="6184" formatCode="General">
                        <c:v>548.50800000000004</c:v>
                      </c:pt>
                      <c:pt idx="6185" formatCode="General">
                        <c:v>548.51800000000003</c:v>
                      </c:pt>
                      <c:pt idx="6186" formatCode="General">
                        <c:v>548.52800000000002</c:v>
                      </c:pt>
                      <c:pt idx="6187" formatCode="General">
                        <c:v>548.53800000000001</c:v>
                      </c:pt>
                      <c:pt idx="6188" formatCode="General">
                        <c:v>548.548</c:v>
                      </c:pt>
                      <c:pt idx="6189" formatCode="General">
                        <c:v>548.55799999999999</c:v>
                      </c:pt>
                      <c:pt idx="6190" formatCode="General">
                        <c:v>548.56799999999998</c:v>
                      </c:pt>
                      <c:pt idx="6191" formatCode="General">
                        <c:v>548.57799999999997</c:v>
                      </c:pt>
                      <c:pt idx="6192" formatCode="General">
                        <c:v>548.58799999999997</c:v>
                      </c:pt>
                      <c:pt idx="6193" formatCode="General">
                        <c:v>548.59799999999996</c:v>
                      </c:pt>
                      <c:pt idx="6194" formatCode="General">
                        <c:v>548.60799999999995</c:v>
                      </c:pt>
                      <c:pt idx="6195" formatCode="General">
                        <c:v>548.61800000000005</c:v>
                      </c:pt>
                      <c:pt idx="6196" formatCode="General">
                        <c:v>548.62800000000004</c:v>
                      </c:pt>
                      <c:pt idx="6197" formatCode="General">
                        <c:v>548.63800000000003</c:v>
                      </c:pt>
                      <c:pt idx="6198" formatCode="General">
                        <c:v>548.64800000000002</c:v>
                      </c:pt>
                      <c:pt idx="6199" formatCode="General">
                        <c:v>548.65800000000002</c:v>
                      </c:pt>
                      <c:pt idx="6200" formatCode="General">
                        <c:v>548.66800000000001</c:v>
                      </c:pt>
                      <c:pt idx="6201" formatCode="General">
                        <c:v>548.678</c:v>
                      </c:pt>
                      <c:pt idx="6202" formatCode="General">
                        <c:v>548.68799999999999</c:v>
                      </c:pt>
                      <c:pt idx="6203" formatCode="General">
                        <c:v>548.69799999999998</c:v>
                      </c:pt>
                      <c:pt idx="6204" formatCode="General">
                        <c:v>548.70799999999997</c:v>
                      </c:pt>
                      <c:pt idx="6205" formatCode="General">
                        <c:v>548.71799999999996</c:v>
                      </c:pt>
                      <c:pt idx="6206" formatCode="General">
                        <c:v>548.72799999999995</c:v>
                      </c:pt>
                      <c:pt idx="6207" formatCode="General">
                        <c:v>548.73800000000006</c:v>
                      </c:pt>
                      <c:pt idx="6208" formatCode="General">
                        <c:v>548.74800000000005</c:v>
                      </c:pt>
                      <c:pt idx="6209" formatCode="General">
                        <c:v>548.75800000000004</c:v>
                      </c:pt>
                      <c:pt idx="6210" formatCode="General">
                        <c:v>548.76800000000003</c:v>
                      </c:pt>
                      <c:pt idx="6211" formatCode="General">
                        <c:v>548.77800000000002</c:v>
                      </c:pt>
                      <c:pt idx="6212" formatCode="General">
                        <c:v>548.78800000000001</c:v>
                      </c:pt>
                      <c:pt idx="6213" formatCode="General">
                        <c:v>548.798</c:v>
                      </c:pt>
                      <c:pt idx="6214" formatCode="General">
                        <c:v>548.80799999999999</c:v>
                      </c:pt>
                      <c:pt idx="6215" formatCode="General">
                        <c:v>548.81799999999998</c:v>
                      </c:pt>
                      <c:pt idx="6216" formatCode="General">
                        <c:v>548.82799999999997</c:v>
                      </c:pt>
                      <c:pt idx="6217" formatCode="General">
                        <c:v>548.83799999999997</c:v>
                      </c:pt>
                      <c:pt idx="6218" formatCode="General">
                        <c:v>548.84799999999996</c:v>
                      </c:pt>
                      <c:pt idx="6219" formatCode="General">
                        <c:v>548.85799999999995</c:v>
                      </c:pt>
                      <c:pt idx="6220" formatCode="General">
                        <c:v>548.86800000000005</c:v>
                      </c:pt>
                      <c:pt idx="6221" formatCode="General">
                        <c:v>548.87800000000004</c:v>
                      </c:pt>
                      <c:pt idx="6222" formatCode="General">
                        <c:v>548.88800000000003</c:v>
                      </c:pt>
                      <c:pt idx="6223" formatCode="General">
                        <c:v>548.89800000000002</c:v>
                      </c:pt>
                      <c:pt idx="6224" formatCode="General">
                        <c:v>548.90800000000002</c:v>
                      </c:pt>
                      <c:pt idx="6225" formatCode="General">
                        <c:v>548.91800000000001</c:v>
                      </c:pt>
                      <c:pt idx="6226" formatCode="General">
                        <c:v>548.928</c:v>
                      </c:pt>
                      <c:pt idx="6227" formatCode="General">
                        <c:v>548.93799999999999</c:v>
                      </c:pt>
                      <c:pt idx="6228" formatCode="General">
                        <c:v>548.94799999999998</c:v>
                      </c:pt>
                      <c:pt idx="6229" formatCode="General">
                        <c:v>548.95799999999997</c:v>
                      </c:pt>
                      <c:pt idx="6230" formatCode="General">
                        <c:v>548.96799999999996</c:v>
                      </c:pt>
                      <c:pt idx="6231" formatCode="General">
                        <c:v>548.97799999999995</c:v>
                      </c:pt>
                      <c:pt idx="6232" formatCode="General">
                        <c:v>548.98800000000006</c:v>
                      </c:pt>
                      <c:pt idx="6233" formatCode="General">
                        <c:v>548.99800000000005</c:v>
                      </c:pt>
                      <c:pt idx="6234" formatCode="General">
                        <c:v>549.00800000000004</c:v>
                      </c:pt>
                      <c:pt idx="6235" formatCode="General">
                        <c:v>549.01800000000003</c:v>
                      </c:pt>
                      <c:pt idx="6236" formatCode="General">
                        <c:v>549.02800000000002</c:v>
                      </c:pt>
                      <c:pt idx="6237" formatCode="General">
                        <c:v>549.03800000000001</c:v>
                      </c:pt>
                      <c:pt idx="6238" formatCode="General">
                        <c:v>549.048</c:v>
                      </c:pt>
                      <c:pt idx="6239" formatCode="General">
                        <c:v>549.05799999999999</c:v>
                      </c:pt>
                      <c:pt idx="6240" formatCode="General">
                        <c:v>549.06799999999998</c:v>
                      </c:pt>
                      <c:pt idx="6241" formatCode="General">
                        <c:v>549.07799999999997</c:v>
                      </c:pt>
                      <c:pt idx="6242" formatCode="General">
                        <c:v>549.08799999999997</c:v>
                      </c:pt>
                      <c:pt idx="6243" formatCode="General">
                        <c:v>549.09799999999996</c:v>
                      </c:pt>
                      <c:pt idx="6244" formatCode="General">
                        <c:v>549.10799999999995</c:v>
                      </c:pt>
                      <c:pt idx="6245" formatCode="General">
                        <c:v>549.11800000000005</c:v>
                      </c:pt>
                      <c:pt idx="6246" formatCode="General">
                        <c:v>549.12800000000004</c:v>
                      </c:pt>
                      <c:pt idx="6247" formatCode="General">
                        <c:v>549.13800000000003</c:v>
                      </c:pt>
                      <c:pt idx="6248" formatCode="General">
                        <c:v>549.14800000000002</c:v>
                      </c:pt>
                      <c:pt idx="6249" formatCode="General">
                        <c:v>549.15800000000002</c:v>
                      </c:pt>
                      <c:pt idx="6250" formatCode="General">
                        <c:v>549.16800000000001</c:v>
                      </c:pt>
                      <c:pt idx="6251" formatCode="General">
                        <c:v>549.178</c:v>
                      </c:pt>
                      <c:pt idx="6252" formatCode="General">
                        <c:v>549.18799999999999</c:v>
                      </c:pt>
                      <c:pt idx="6253" formatCode="General">
                        <c:v>549.19799999999998</c:v>
                      </c:pt>
                      <c:pt idx="6254" formatCode="General">
                        <c:v>549.20799999999997</c:v>
                      </c:pt>
                      <c:pt idx="6255" formatCode="General">
                        <c:v>549.21799999999996</c:v>
                      </c:pt>
                      <c:pt idx="6256" formatCode="General">
                        <c:v>549.22799999999995</c:v>
                      </c:pt>
                      <c:pt idx="6257" formatCode="General">
                        <c:v>549.23800000000006</c:v>
                      </c:pt>
                      <c:pt idx="6258" formatCode="General">
                        <c:v>549.24800000000005</c:v>
                      </c:pt>
                      <c:pt idx="6259" formatCode="General">
                        <c:v>549.25800000000004</c:v>
                      </c:pt>
                      <c:pt idx="6260" formatCode="General">
                        <c:v>549.26800000000003</c:v>
                      </c:pt>
                      <c:pt idx="6261" formatCode="General">
                        <c:v>549.27800000000002</c:v>
                      </c:pt>
                      <c:pt idx="6262" formatCode="General">
                        <c:v>549.28800000000001</c:v>
                      </c:pt>
                      <c:pt idx="6263" formatCode="General">
                        <c:v>549.298</c:v>
                      </c:pt>
                      <c:pt idx="6264" formatCode="General">
                        <c:v>549.30799999999999</c:v>
                      </c:pt>
                      <c:pt idx="6265" formatCode="General">
                        <c:v>549.31799999999998</c:v>
                      </c:pt>
                      <c:pt idx="6266" formatCode="General">
                        <c:v>549.32799999999997</c:v>
                      </c:pt>
                      <c:pt idx="6267" formatCode="General">
                        <c:v>549.33799999999997</c:v>
                      </c:pt>
                      <c:pt idx="6268" formatCode="General">
                        <c:v>549.34799999999996</c:v>
                      </c:pt>
                      <c:pt idx="6269" formatCode="General">
                        <c:v>549.35799999999995</c:v>
                      </c:pt>
                      <c:pt idx="6270" formatCode="General">
                        <c:v>549.36800000000005</c:v>
                      </c:pt>
                      <c:pt idx="6271" formatCode="General">
                        <c:v>549.37800000000004</c:v>
                      </c:pt>
                      <c:pt idx="6272" formatCode="General">
                        <c:v>549.38800000000003</c:v>
                      </c:pt>
                      <c:pt idx="6273" formatCode="General">
                        <c:v>549.39800000000002</c:v>
                      </c:pt>
                      <c:pt idx="6274" formatCode="General">
                        <c:v>549.40800000000002</c:v>
                      </c:pt>
                      <c:pt idx="6275" formatCode="General">
                        <c:v>549.41800000000001</c:v>
                      </c:pt>
                      <c:pt idx="6276" formatCode="General">
                        <c:v>549.428</c:v>
                      </c:pt>
                      <c:pt idx="6277" formatCode="General">
                        <c:v>549.43799999999999</c:v>
                      </c:pt>
                      <c:pt idx="6278" formatCode="General">
                        <c:v>549.44799999999998</c:v>
                      </c:pt>
                      <c:pt idx="6279" formatCode="General">
                        <c:v>549.45799999999997</c:v>
                      </c:pt>
                      <c:pt idx="6280" formatCode="General">
                        <c:v>549.46799999999996</c:v>
                      </c:pt>
                      <c:pt idx="6281" formatCode="General">
                        <c:v>549.47799999999995</c:v>
                      </c:pt>
                      <c:pt idx="6282" formatCode="General">
                        <c:v>549.48800000000006</c:v>
                      </c:pt>
                      <c:pt idx="6283" formatCode="General">
                        <c:v>549.49800000000005</c:v>
                      </c:pt>
                      <c:pt idx="6284" formatCode="General">
                        <c:v>549.50800000000004</c:v>
                      </c:pt>
                      <c:pt idx="6285" formatCode="General">
                        <c:v>549.51800000000003</c:v>
                      </c:pt>
                      <c:pt idx="6286" formatCode="General">
                        <c:v>549.52800000000002</c:v>
                      </c:pt>
                      <c:pt idx="6287" formatCode="General">
                        <c:v>549.53800000000001</c:v>
                      </c:pt>
                      <c:pt idx="6288" formatCode="General">
                        <c:v>549.548</c:v>
                      </c:pt>
                      <c:pt idx="6289" formatCode="General">
                        <c:v>549.55799999999999</c:v>
                      </c:pt>
                      <c:pt idx="6290" formatCode="General">
                        <c:v>549.56799999999998</c:v>
                      </c:pt>
                      <c:pt idx="6291" formatCode="General">
                        <c:v>549.57799999999997</c:v>
                      </c:pt>
                      <c:pt idx="6292" formatCode="General">
                        <c:v>549.58799999999997</c:v>
                      </c:pt>
                      <c:pt idx="6293" formatCode="General">
                        <c:v>549.59799999999996</c:v>
                      </c:pt>
                      <c:pt idx="6294" formatCode="General">
                        <c:v>549.60799999999995</c:v>
                      </c:pt>
                      <c:pt idx="6295" formatCode="General">
                        <c:v>549.61800000000005</c:v>
                      </c:pt>
                      <c:pt idx="6296" formatCode="General">
                        <c:v>549.62800000000004</c:v>
                      </c:pt>
                      <c:pt idx="6297" formatCode="General">
                        <c:v>549.63800000000003</c:v>
                      </c:pt>
                      <c:pt idx="6298" formatCode="General">
                        <c:v>549.64800000000002</c:v>
                      </c:pt>
                      <c:pt idx="6299" formatCode="General">
                        <c:v>549.65800000000002</c:v>
                      </c:pt>
                      <c:pt idx="6300" formatCode="General">
                        <c:v>549.66800000000001</c:v>
                      </c:pt>
                      <c:pt idx="6301" formatCode="General">
                        <c:v>549.678</c:v>
                      </c:pt>
                      <c:pt idx="6302" formatCode="General">
                        <c:v>549.68799999999999</c:v>
                      </c:pt>
                      <c:pt idx="6303" formatCode="General">
                        <c:v>549.69799999999998</c:v>
                      </c:pt>
                      <c:pt idx="6304" formatCode="General">
                        <c:v>549.70799999999997</c:v>
                      </c:pt>
                      <c:pt idx="6305" formatCode="General">
                        <c:v>549.71799999999996</c:v>
                      </c:pt>
                      <c:pt idx="6306" formatCode="General">
                        <c:v>549.72799999999995</c:v>
                      </c:pt>
                      <c:pt idx="6307" formatCode="General">
                        <c:v>549.73800000000006</c:v>
                      </c:pt>
                      <c:pt idx="6308" formatCode="General">
                        <c:v>549.74800000000005</c:v>
                      </c:pt>
                      <c:pt idx="6309" formatCode="General">
                        <c:v>549.75800000000004</c:v>
                      </c:pt>
                      <c:pt idx="6310" formatCode="General">
                        <c:v>549.76800000000003</c:v>
                      </c:pt>
                      <c:pt idx="6311" formatCode="General">
                        <c:v>549.77800000000002</c:v>
                      </c:pt>
                      <c:pt idx="6312" formatCode="General">
                        <c:v>549.78800000000001</c:v>
                      </c:pt>
                      <c:pt idx="6313" formatCode="General">
                        <c:v>549.798</c:v>
                      </c:pt>
                      <c:pt idx="6314" formatCode="General">
                        <c:v>549.80799999999999</c:v>
                      </c:pt>
                      <c:pt idx="6315" formatCode="General">
                        <c:v>549.81799999999998</c:v>
                      </c:pt>
                      <c:pt idx="6316" formatCode="General">
                        <c:v>549.82799999999997</c:v>
                      </c:pt>
                      <c:pt idx="6317" formatCode="General">
                        <c:v>549.83799999999997</c:v>
                      </c:pt>
                      <c:pt idx="6318" formatCode="General">
                        <c:v>549.84799999999996</c:v>
                      </c:pt>
                      <c:pt idx="6319" formatCode="General">
                        <c:v>549.85799999999995</c:v>
                      </c:pt>
                      <c:pt idx="6320" formatCode="General">
                        <c:v>549.86800000000005</c:v>
                      </c:pt>
                      <c:pt idx="6321" formatCode="General">
                        <c:v>549.87800000000004</c:v>
                      </c:pt>
                      <c:pt idx="6322" formatCode="General">
                        <c:v>549.88800000000003</c:v>
                      </c:pt>
                      <c:pt idx="6323" formatCode="General">
                        <c:v>549.89800000000002</c:v>
                      </c:pt>
                      <c:pt idx="6324" formatCode="General">
                        <c:v>549.90800000000002</c:v>
                      </c:pt>
                      <c:pt idx="6325" formatCode="General">
                        <c:v>549.91800000000001</c:v>
                      </c:pt>
                      <c:pt idx="6326" formatCode="General">
                        <c:v>549.928</c:v>
                      </c:pt>
                      <c:pt idx="6327" formatCode="General">
                        <c:v>549.93799999999999</c:v>
                      </c:pt>
                      <c:pt idx="6328" formatCode="General">
                        <c:v>549.94799999999998</c:v>
                      </c:pt>
                      <c:pt idx="6329" formatCode="General">
                        <c:v>549.95799999999997</c:v>
                      </c:pt>
                      <c:pt idx="6330" formatCode="General">
                        <c:v>549.96799999999996</c:v>
                      </c:pt>
                      <c:pt idx="6331" formatCode="General">
                        <c:v>549.97799999999995</c:v>
                      </c:pt>
                      <c:pt idx="6332" formatCode="General">
                        <c:v>549.98800000000006</c:v>
                      </c:pt>
                      <c:pt idx="6333" formatCode="General">
                        <c:v>549.99800000000005</c:v>
                      </c:pt>
                      <c:pt idx="6334" formatCode="General">
                        <c:v>550.00800000000004</c:v>
                      </c:pt>
                      <c:pt idx="6335" formatCode="General">
                        <c:v>550.01800000000003</c:v>
                      </c:pt>
                      <c:pt idx="6336" formatCode="General">
                        <c:v>550.02800000000002</c:v>
                      </c:pt>
                      <c:pt idx="6337" formatCode="General">
                        <c:v>550.03800000000001</c:v>
                      </c:pt>
                      <c:pt idx="6338" formatCode="General">
                        <c:v>550.048</c:v>
                      </c:pt>
                      <c:pt idx="6339" formatCode="General">
                        <c:v>550.05799999999999</c:v>
                      </c:pt>
                      <c:pt idx="6340" formatCode="General">
                        <c:v>550.06799999999998</c:v>
                      </c:pt>
                      <c:pt idx="6341" formatCode="General">
                        <c:v>550.07799999999997</c:v>
                      </c:pt>
                      <c:pt idx="6342" formatCode="General">
                        <c:v>550.08799999999997</c:v>
                      </c:pt>
                      <c:pt idx="6343" formatCode="General">
                        <c:v>550.09799999999996</c:v>
                      </c:pt>
                      <c:pt idx="6344" formatCode="General">
                        <c:v>550.10799999999995</c:v>
                      </c:pt>
                      <c:pt idx="6345" formatCode="General">
                        <c:v>550.11800000000005</c:v>
                      </c:pt>
                      <c:pt idx="6346" formatCode="General">
                        <c:v>550.12800000000004</c:v>
                      </c:pt>
                      <c:pt idx="6347" formatCode="General">
                        <c:v>550.13800000000003</c:v>
                      </c:pt>
                      <c:pt idx="6348" formatCode="General">
                        <c:v>550.14800000000002</c:v>
                      </c:pt>
                      <c:pt idx="6349" formatCode="General">
                        <c:v>550.15800000000002</c:v>
                      </c:pt>
                      <c:pt idx="6350" formatCode="General">
                        <c:v>550.16800000000001</c:v>
                      </c:pt>
                      <c:pt idx="6351" formatCode="General">
                        <c:v>550.178</c:v>
                      </c:pt>
                      <c:pt idx="6352" formatCode="General">
                        <c:v>550.18799999999999</c:v>
                      </c:pt>
                      <c:pt idx="6353" formatCode="General">
                        <c:v>550.19799999999998</c:v>
                      </c:pt>
                      <c:pt idx="6354" formatCode="General">
                        <c:v>550.20799999999997</c:v>
                      </c:pt>
                      <c:pt idx="6355" formatCode="General">
                        <c:v>550.21799999999996</c:v>
                      </c:pt>
                      <c:pt idx="6356" formatCode="General">
                        <c:v>550.22799999999995</c:v>
                      </c:pt>
                      <c:pt idx="6357" formatCode="General">
                        <c:v>550.23800000000006</c:v>
                      </c:pt>
                      <c:pt idx="6358" formatCode="General">
                        <c:v>550.24800000000005</c:v>
                      </c:pt>
                      <c:pt idx="6359" formatCode="General">
                        <c:v>550.25800000000004</c:v>
                      </c:pt>
                      <c:pt idx="6360" formatCode="General">
                        <c:v>550.26800000000003</c:v>
                      </c:pt>
                      <c:pt idx="6361" formatCode="General">
                        <c:v>550.27800000000002</c:v>
                      </c:pt>
                      <c:pt idx="6362" formatCode="General">
                        <c:v>550.28800000000001</c:v>
                      </c:pt>
                      <c:pt idx="6363" formatCode="General">
                        <c:v>550.298</c:v>
                      </c:pt>
                      <c:pt idx="6364" formatCode="General">
                        <c:v>550.30799999999999</c:v>
                      </c:pt>
                      <c:pt idx="6365" formatCode="General">
                        <c:v>550.31799999999998</c:v>
                      </c:pt>
                      <c:pt idx="6366" formatCode="General">
                        <c:v>550.32799999999997</c:v>
                      </c:pt>
                      <c:pt idx="6367" formatCode="General">
                        <c:v>550.33799999999997</c:v>
                      </c:pt>
                      <c:pt idx="6368" formatCode="General">
                        <c:v>550.34799999999996</c:v>
                      </c:pt>
                      <c:pt idx="6369" formatCode="General">
                        <c:v>550.35799999999995</c:v>
                      </c:pt>
                      <c:pt idx="6370" formatCode="General">
                        <c:v>550.36800000000005</c:v>
                      </c:pt>
                      <c:pt idx="6371" formatCode="General">
                        <c:v>550.37800000000004</c:v>
                      </c:pt>
                      <c:pt idx="6372" formatCode="General">
                        <c:v>550.38800000000003</c:v>
                      </c:pt>
                      <c:pt idx="6373" formatCode="General">
                        <c:v>550.39800000000002</c:v>
                      </c:pt>
                      <c:pt idx="6374" formatCode="General">
                        <c:v>550.40800000000002</c:v>
                      </c:pt>
                      <c:pt idx="6375" formatCode="General">
                        <c:v>550.41800000000001</c:v>
                      </c:pt>
                      <c:pt idx="6376" formatCode="General">
                        <c:v>550.428</c:v>
                      </c:pt>
                      <c:pt idx="6377" formatCode="General">
                        <c:v>550.43799999999999</c:v>
                      </c:pt>
                      <c:pt idx="6378" formatCode="General">
                        <c:v>550.44799999999998</c:v>
                      </c:pt>
                      <c:pt idx="6379" formatCode="General">
                        <c:v>550.45799999999997</c:v>
                      </c:pt>
                      <c:pt idx="6380" formatCode="General">
                        <c:v>550.46799999999996</c:v>
                      </c:pt>
                      <c:pt idx="6381" formatCode="General">
                        <c:v>550.47799999999995</c:v>
                      </c:pt>
                      <c:pt idx="6382" formatCode="General">
                        <c:v>550.48800000000006</c:v>
                      </c:pt>
                      <c:pt idx="6383" formatCode="General">
                        <c:v>550.49800000000005</c:v>
                      </c:pt>
                      <c:pt idx="6384" formatCode="General">
                        <c:v>550.50800000000004</c:v>
                      </c:pt>
                      <c:pt idx="6385" formatCode="General">
                        <c:v>550.51800000000003</c:v>
                      </c:pt>
                      <c:pt idx="6386" formatCode="General">
                        <c:v>550.52800000000002</c:v>
                      </c:pt>
                      <c:pt idx="6387" formatCode="General">
                        <c:v>550.53800000000001</c:v>
                      </c:pt>
                      <c:pt idx="6388" formatCode="General">
                        <c:v>550.548</c:v>
                      </c:pt>
                      <c:pt idx="6389" formatCode="General">
                        <c:v>550.55799999999999</c:v>
                      </c:pt>
                      <c:pt idx="6390" formatCode="General">
                        <c:v>550.56799999999998</c:v>
                      </c:pt>
                      <c:pt idx="6391" formatCode="General">
                        <c:v>550.57799999999997</c:v>
                      </c:pt>
                      <c:pt idx="6392" formatCode="General">
                        <c:v>550.58799999999997</c:v>
                      </c:pt>
                      <c:pt idx="6393" formatCode="General">
                        <c:v>550.59799999999996</c:v>
                      </c:pt>
                      <c:pt idx="6394" formatCode="General">
                        <c:v>550.60799999999995</c:v>
                      </c:pt>
                      <c:pt idx="6395" formatCode="General">
                        <c:v>550.61800000000005</c:v>
                      </c:pt>
                      <c:pt idx="6396" formatCode="General">
                        <c:v>550.62800000000004</c:v>
                      </c:pt>
                      <c:pt idx="6397" formatCode="General">
                        <c:v>550.63800000000003</c:v>
                      </c:pt>
                      <c:pt idx="6398" formatCode="General">
                        <c:v>550.64800000000002</c:v>
                      </c:pt>
                      <c:pt idx="6399" formatCode="General">
                        <c:v>550.65800000000002</c:v>
                      </c:pt>
                      <c:pt idx="6400" formatCode="General">
                        <c:v>550.66800000000001</c:v>
                      </c:pt>
                      <c:pt idx="6401" formatCode="General">
                        <c:v>550.678</c:v>
                      </c:pt>
                      <c:pt idx="6402" formatCode="General">
                        <c:v>550.68799999999999</c:v>
                      </c:pt>
                      <c:pt idx="6403" formatCode="General">
                        <c:v>550.69799999999998</c:v>
                      </c:pt>
                      <c:pt idx="6404" formatCode="General">
                        <c:v>550.70799999999997</c:v>
                      </c:pt>
                      <c:pt idx="6405" formatCode="General">
                        <c:v>550.71799999999996</c:v>
                      </c:pt>
                      <c:pt idx="6406" formatCode="General">
                        <c:v>550.72799999999995</c:v>
                      </c:pt>
                      <c:pt idx="6407" formatCode="General">
                        <c:v>550.73800000000006</c:v>
                      </c:pt>
                      <c:pt idx="6408" formatCode="General">
                        <c:v>550.74800000000005</c:v>
                      </c:pt>
                      <c:pt idx="6409" formatCode="General">
                        <c:v>550.75800000000004</c:v>
                      </c:pt>
                      <c:pt idx="6410" formatCode="General">
                        <c:v>550.76800000000003</c:v>
                      </c:pt>
                      <c:pt idx="6411" formatCode="General">
                        <c:v>550.77800000000002</c:v>
                      </c:pt>
                      <c:pt idx="6412" formatCode="General">
                        <c:v>550.78800000000001</c:v>
                      </c:pt>
                      <c:pt idx="6413" formatCode="General">
                        <c:v>550.798</c:v>
                      </c:pt>
                      <c:pt idx="6414" formatCode="General">
                        <c:v>550.80799999999999</c:v>
                      </c:pt>
                      <c:pt idx="6415" formatCode="General">
                        <c:v>550.81799999999998</c:v>
                      </c:pt>
                      <c:pt idx="6416" formatCode="General">
                        <c:v>550.82799999999997</c:v>
                      </c:pt>
                      <c:pt idx="6417" formatCode="General">
                        <c:v>550.83799999999997</c:v>
                      </c:pt>
                      <c:pt idx="6418" formatCode="General">
                        <c:v>550.84799999999996</c:v>
                      </c:pt>
                      <c:pt idx="6419" formatCode="General">
                        <c:v>550.85799999999995</c:v>
                      </c:pt>
                      <c:pt idx="6420" formatCode="General">
                        <c:v>550.86800000000005</c:v>
                      </c:pt>
                      <c:pt idx="6421" formatCode="General">
                        <c:v>550.87800000000004</c:v>
                      </c:pt>
                      <c:pt idx="6422" formatCode="General">
                        <c:v>550.88800000000003</c:v>
                      </c:pt>
                      <c:pt idx="6423" formatCode="General">
                        <c:v>550.89800000000002</c:v>
                      </c:pt>
                      <c:pt idx="6424" formatCode="General">
                        <c:v>550.90800000000002</c:v>
                      </c:pt>
                      <c:pt idx="6425" formatCode="General">
                        <c:v>550.91800000000001</c:v>
                      </c:pt>
                      <c:pt idx="6426" formatCode="General">
                        <c:v>550.928</c:v>
                      </c:pt>
                      <c:pt idx="6427" formatCode="General">
                        <c:v>550.93799999999999</c:v>
                      </c:pt>
                      <c:pt idx="6428" formatCode="General">
                        <c:v>550.94799999999998</c:v>
                      </c:pt>
                      <c:pt idx="6429" formatCode="General">
                        <c:v>550.95799999999997</c:v>
                      </c:pt>
                      <c:pt idx="6430" formatCode="General">
                        <c:v>550.96799999999996</c:v>
                      </c:pt>
                      <c:pt idx="6431" formatCode="General">
                        <c:v>550.97799999999995</c:v>
                      </c:pt>
                      <c:pt idx="6432" formatCode="General">
                        <c:v>550.98800000000006</c:v>
                      </c:pt>
                      <c:pt idx="6433" formatCode="General">
                        <c:v>550.99800000000005</c:v>
                      </c:pt>
                      <c:pt idx="6434" formatCode="General">
                        <c:v>551.00800000000004</c:v>
                      </c:pt>
                      <c:pt idx="6435" formatCode="General">
                        <c:v>551.01800000000003</c:v>
                      </c:pt>
                      <c:pt idx="6436" formatCode="General">
                        <c:v>551.02800000000002</c:v>
                      </c:pt>
                      <c:pt idx="6437" formatCode="General">
                        <c:v>551.03800000000001</c:v>
                      </c:pt>
                      <c:pt idx="6438" formatCode="General">
                        <c:v>551.048</c:v>
                      </c:pt>
                      <c:pt idx="6439" formatCode="General">
                        <c:v>551.05799999999999</c:v>
                      </c:pt>
                      <c:pt idx="6440" formatCode="General">
                        <c:v>551.06799999999998</c:v>
                      </c:pt>
                      <c:pt idx="6441" formatCode="General">
                        <c:v>551.07799999999997</c:v>
                      </c:pt>
                      <c:pt idx="6442" formatCode="General">
                        <c:v>551.08799999999997</c:v>
                      </c:pt>
                      <c:pt idx="6443" formatCode="General">
                        <c:v>551.09799999999996</c:v>
                      </c:pt>
                      <c:pt idx="6444" formatCode="General">
                        <c:v>551.10799999999995</c:v>
                      </c:pt>
                      <c:pt idx="6445" formatCode="General">
                        <c:v>551.11800000000005</c:v>
                      </c:pt>
                      <c:pt idx="6446" formatCode="General">
                        <c:v>551.12800000000004</c:v>
                      </c:pt>
                      <c:pt idx="6447" formatCode="General">
                        <c:v>551.13800000000003</c:v>
                      </c:pt>
                      <c:pt idx="6448" formatCode="General">
                        <c:v>551.14800000000002</c:v>
                      </c:pt>
                      <c:pt idx="6449" formatCode="General">
                        <c:v>551.15800000000002</c:v>
                      </c:pt>
                      <c:pt idx="6450" formatCode="General">
                        <c:v>551.16800000000001</c:v>
                      </c:pt>
                      <c:pt idx="6451" formatCode="General">
                        <c:v>551.178</c:v>
                      </c:pt>
                      <c:pt idx="6452" formatCode="General">
                        <c:v>551.18799999999999</c:v>
                      </c:pt>
                      <c:pt idx="6453" formatCode="General">
                        <c:v>551.19799999999998</c:v>
                      </c:pt>
                      <c:pt idx="6454" formatCode="General">
                        <c:v>551.20799999999997</c:v>
                      </c:pt>
                      <c:pt idx="6455" formatCode="General">
                        <c:v>551.21799999999996</c:v>
                      </c:pt>
                      <c:pt idx="6456" formatCode="General">
                        <c:v>551.22799999999995</c:v>
                      </c:pt>
                      <c:pt idx="6457" formatCode="General">
                        <c:v>551.23800000000006</c:v>
                      </c:pt>
                      <c:pt idx="6458" formatCode="General">
                        <c:v>551.24800000000005</c:v>
                      </c:pt>
                      <c:pt idx="6459" formatCode="General">
                        <c:v>551.25800000000004</c:v>
                      </c:pt>
                      <c:pt idx="6460" formatCode="General">
                        <c:v>551.26800000000003</c:v>
                      </c:pt>
                      <c:pt idx="6461" formatCode="General">
                        <c:v>551.27800000000002</c:v>
                      </c:pt>
                      <c:pt idx="6462" formatCode="General">
                        <c:v>551.28800000000001</c:v>
                      </c:pt>
                      <c:pt idx="6463" formatCode="General">
                        <c:v>551.298</c:v>
                      </c:pt>
                      <c:pt idx="6464" formatCode="General">
                        <c:v>551.30799999999999</c:v>
                      </c:pt>
                      <c:pt idx="6465" formatCode="General">
                        <c:v>551.31799999999998</c:v>
                      </c:pt>
                      <c:pt idx="6466" formatCode="General">
                        <c:v>551.32799999999997</c:v>
                      </c:pt>
                      <c:pt idx="6467" formatCode="General">
                        <c:v>551.33799999999997</c:v>
                      </c:pt>
                      <c:pt idx="6468" formatCode="General">
                        <c:v>551.34799999999996</c:v>
                      </c:pt>
                      <c:pt idx="6469" formatCode="General">
                        <c:v>551.35799999999995</c:v>
                      </c:pt>
                      <c:pt idx="6470" formatCode="General">
                        <c:v>551.36800000000005</c:v>
                      </c:pt>
                      <c:pt idx="6471" formatCode="General">
                        <c:v>551.37800000000004</c:v>
                      </c:pt>
                      <c:pt idx="6472" formatCode="General">
                        <c:v>551.38800000000003</c:v>
                      </c:pt>
                      <c:pt idx="6473" formatCode="General">
                        <c:v>551.39800000000002</c:v>
                      </c:pt>
                      <c:pt idx="6474" formatCode="General">
                        <c:v>551.40800000000002</c:v>
                      </c:pt>
                      <c:pt idx="6475" formatCode="General">
                        <c:v>551.41800000000001</c:v>
                      </c:pt>
                      <c:pt idx="6476" formatCode="General">
                        <c:v>551.428</c:v>
                      </c:pt>
                      <c:pt idx="6477" formatCode="General">
                        <c:v>551.43799999999999</c:v>
                      </c:pt>
                      <c:pt idx="6478" formatCode="General">
                        <c:v>551.44799999999998</c:v>
                      </c:pt>
                      <c:pt idx="6479" formatCode="General">
                        <c:v>551.45799999999997</c:v>
                      </c:pt>
                      <c:pt idx="6480" formatCode="General">
                        <c:v>551.46799999999996</c:v>
                      </c:pt>
                      <c:pt idx="6481" formatCode="General">
                        <c:v>551.47799999999995</c:v>
                      </c:pt>
                      <c:pt idx="6482" formatCode="General">
                        <c:v>551.48800000000006</c:v>
                      </c:pt>
                      <c:pt idx="6483" formatCode="General">
                        <c:v>551.49800000000005</c:v>
                      </c:pt>
                      <c:pt idx="6484" formatCode="General">
                        <c:v>551.50800000000004</c:v>
                      </c:pt>
                      <c:pt idx="6485" formatCode="General">
                        <c:v>551.51800000000003</c:v>
                      </c:pt>
                      <c:pt idx="6486" formatCode="General">
                        <c:v>551.52800000000002</c:v>
                      </c:pt>
                      <c:pt idx="6487" formatCode="General">
                        <c:v>551.53800000000001</c:v>
                      </c:pt>
                      <c:pt idx="6488" formatCode="General">
                        <c:v>551.548</c:v>
                      </c:pt>
                      <c:pt idx="6489" formatCode="General">
                        <c:v>551.55799999999999</c:v>
                      </c:pt>
                      <c:pt idx="6490" formatCode="General">
                        <c:v>551.56799999999998</c:v>
                      </c:pt>
                      <c:pt idx="6491" formatCode="General">
                        <c:v>551.57799999999997</c:v>
                      </c:pt>
                      <c:pt idx="6492" formatCode="General">
                        <c:v>551.58799999999997</c:v>
                      </c:pt>
                      <c:pt idx="6493" formatCode="General">
                        <c:v>551.59799999999996</c:v>
                      </c:pt>
                      <c:pt idx="6494" formatCode="General">
                        <c:v>551.60799999999995</c:v>
                      </c:pt>
                      <c:pt idx="6495" formatCode="General">
                        <c:v>551.61800000000005</c:v>
                      </c:pt>
                      <c:pt idx="6496" formatCode="General">
                        <c:v>551.62800000000004</c:v>
                      </c:pt>
                      <c:pt idx="6497" formatCode="General">
                        <c:v>551.63800000000003</c:v>
                      </c:pt>
                      <c:pt idx="6498" formatCode="General">
                        <c:v>551.64800000000002</c:v>
                      </c:pt>
                      <c:pt idx="6499" formatCode="General">
                        <c:v>551.65800000000002</c:v>
                      </c:pt>
                      <c:pt idx="6500" formatCode="General">
                        <c:v>551.66800000000001</c:v>
                      </c:pt>
                      <c:pt idx="6501" formatCode="General">
                        <c:v>551.678</c:v>
                      </c:pt>
                      <c:pt idx="6502" formatCode="General">
                        <c:v>551.68799999999999</c:v>
                      </c:pt>
                      <c:pt idx="6503" formatCode="General">
                        <c:v>551.69799999999998</c:v>
                      </c:pt>
                      <c:pt idx="6504" formatCode="General">
                        <c:v>551.70799999999997</c:v>
                      </c:pt>
                      <c:pt idx="6505" formatCode="General">
                        <c:v>551.71799999999996</c:v>
                      </c:pt>
                      <c:pt idx="6506" formatCode="General">
                        <c:v>551.72799999999995</c:v>
                      </c:pt>
                      <c:pt idx="6507" formatCode="General">
                        <c:v>551.73800000000006</c:v>
                      </c:pt>
                      <c:pt idx="6508" formatCode="General">
                        <c:v>551.74800000000005</c:v>
                      </c:pt>
                      <c:pt idx="6509" formatCode="General">
                        <c:v>551.75800000000004</c:v>
                      </c:pt>
                      <c:pt idx="6510" formatCode="General">
                        <c:v>551.76800000000003</c:v>
                      </c:pt>
                      <c:pt idx="6511" formatCode="General">
                        <c:v>551.77800000000002</c:v>
                      </c:pt>
                      <c:pt idx="6512" formatCode="General">
                        <c:v>551.78800000000001</c:v>
                      </c:pt>
                      <c:pt idx="6513" formatCode="General">
                        <c:v>551.798</c:v>
                      </c:pt>
                      <c:pt idx="6514" formatCode="General">
                        <c:v>551.80799999999999</c:v>
                      </c:pt>
                      <c:pt idx="6515" formatCode="General">
                        <c:v>551.81799999999998</c:v>
                      </c:pt>
                      <c:pt idx="6516" formatCode="General">
                        <c:v>551.82799999999997</c:v>
                      </c:pt>
                      <c:pt idx="6517" formatCode="General">
                        <c:v>551.83799999999997</c:v>
                      </c:pt>
                      <c:pt idx="6518" formatCode="General">
                        <c:v>551.84799999999996</c:v>
                      </c:pt>
                      <c:pt idx="6519" formatCode="General">
                        <c:v>551.85799999999995</c:v>
                      </c:pt>
                      <c:pt idx="6520" formatCode="General">
                        <c:v>551.86800000000005</c:v>
                      </c:pt>
                      <c:pt idx="6521" formatCode="General">
                        <c:v>551.87800000000004</c:v>
                      </c:pt>
                      <c:pt idx="6522" formatCode="General">
                        <c:v>551.88800000000003</c:v>
                      </c:pt>
                      <c:pt idx="6523" formatCode="General">
                        <c:v>551.89800000000002</c:v>
                      </c:pt>
                      <c:pt idx="6524" formatCode="General">
                        <c:v>551.90800000000002</c:v>
                      </c:pt>
                      <c:pt idx="6525" formatCode="General">
                        <c:v>551.91800000000001</c:v>
                      </c:pt>
                      <c:pt idx="6526" formatCode="General">
                        <c:v>551.928</c:v>
                      </c:pt>
                      <c:pt idx="6527" formatCode="General">
                        <c:v>551.93799999999999</c:v>
                      </c:pt>
                      <c:pt idx="6528" formatCode="General">
                        <c:v>551.94799999999998</c:v>
                      </c:pt>
                      <c:pt idx="6529" formatCode="General">
                        <c:v>551.95799999999997</c:v>
                      </c:pt>
                      <c:pt idx="6530" formatCode="General">
                        <c:v>551.96799999999996</c:v>
                      </c:pt>
                      <c:pt idx="6531" formatCode="General">
                        <c:v>551.97799999999995</c:v>
                      </c:pt>
                      <c:pt idx="6532" formatCode="General">
                        <c:v>551.98800000000006</c:v>
                      </c:pt>
                      <c:pt idx="6533" formatCode="General">
                        <c:v>551.99800000000005</c:v>
                      </c:pt>
                      <c:pt idx="6534" formatCode="General">
                        <c:v>552.00800000000004</c:v>
                      </c:pt>
                      <c:pt idx="6535" formatCode="General">
                        <c:v>552.01800000000003</c:v>
                      </c:pt>
                      <c:pt idx="6536" formatCode="General">
                        <c:v>552.02800000000002</c:v>
                      </c:pt>
                      <c:pt idx="6537" formatCode="General">
                        <c:v>552.03800000000001</c:v>
                      </c:pt>
                      <c:pt idx="6538" formatCode="General">
                        <c:v>552.048</c:v>
                      </c:pt>
                      <c:pt idx="6539" formatCode="General">
                        <c:v>552.05799999999999</c:v>
                      </c:pt>
                      <c:pt idx="6540" formatCode="General">
                        <c:v>552.06799999999998</c:v>
                      </c:pt>
                      <c:pt idx="6541" formatCode="General">
                        <c:v>552.07799999999997</c:v>
                      </c:pt>
                      <c:pt idx="6542" formatCode="General">
                        <c:v>552.08799999999997</c:v>
                      </c:pt>
                      <c:pt idx="6543" formatCode="General">
                        <c:v>552.09799999999996</c:v>
                      </c:pt>
                      <c:pt idx="6544" formatCode="General">
                        <c:v>552.10799999999995</c:v>
                      </c:pt>
                      <c:pt idx="6545" formatCode="General">
                        <c:v>552.11800000000005</c:v>
                      </c:pt>
                      <c:pt idx="6546" formatCode="General">
                        <c:v>552.12800000000004</c:v>
                      </c:pt>
                      <c:pt idx="6547" formatCode="General">
                        <c:v>552.13800000000003</c:v>
                      </c:pt>
                      <c:pt idx="6548" formatCode="General">
                        <c:v>552.14800000000002</c:v>
                      </c:pt>
                      <c:pt idx="6549" formatCode="General">
                        <c:v>552.15800000000002</c:v>
                      </c:pt>
                      <c:pt idx="6550" formatCode="General">
                        <c:v>552.16800000000001</c:v>
                      </c:pt>
                      <c:pt idx="6551" formatCode="General">
                        <c:v>552.178</c:v>
                      </c:pt>
                      <c:pt idx="6552" formatCode="General">
                        <c:v>552.18799999999999</c:v>
                      </c:pt>
                      <c:pt idx="6553" formatCode="General">
                        <c:v>552.19799999999998</c:v>
                      </c:pt>
                      <c:pt idx="6554" formatCode="General">
                        <c:v>552.20799999999997</c:v>
                      </c:pt>
                      <c:pt idx="6555" formatCode="General">
                        <c:v>552.21799999999996</c:v>
                      </c:pt>
                      <c:pt idx="6556" formatCode="General">
                        <c:v>552.22799999999995</c:v>
                      </c:pt>
                      <c:pt idx="6557" formatCode="General">
                        <c:v>552.23800000000006</c:v>
                      </c:pt>
                      <c:pt idx="6558" formatCode="General">
                        <c:v>552.24800000000005</c:v>
                      </c:pt>
                      <c:pt idx="6559" formatCode="General">
                        <c:v>552.25800000000004</c:v>
                      </c:pt>
                      <c:pt idx="6560" formatCode="General">
                        <c:v>552.26800000000003</c:v>
                      </c:pt>
                      <c:pt idx="6561" formatCode="General">
                        <c:v>552.27800000000002</c:v>
                      </c:pt>
                      <c:pt idx="6562" formatCode="General">
                        <c:v>552.28800000000001</c:v>
                      </c:pt>
                      <c:pt idx="6563" formatCode="General">
                        <c:v>552.298</c:v>
                      </c:pt>
                      <c:pt idx="6564" formatCode="General">
                        <c:v>552.30799999999999</c:v>
                      </c:pt>
                      <c:pt idx="6565" formatCode="General">
                        <c:v>552.31799999999998</c:v>
                      </c:pt>
                      <c:pt idx="6566" formatCode="General">
                        <c:v>552.32799999999997</c:v>
                      </c:pt>
                      <c:pt idx="6567" formatCode="General">
                        <c:v>552.33799999999997</c:v>
                      </c:pt>
                      <c:pt idx="6568" formatCode="General">
                        <c:v>552.34799999999996</c:v>
                      </c:pt>
                      <c:pt idx="6569" formatCode="General">
                        <c:v>552.35799999999995</c:v>
                      </c:pt>
                      <c:pt idx="6570" formatCode="General">
                        <c:v>552.36800000000005</c:v>
                      </c:pt>
                      <c:pt idx="6571" formatCode="General">
                        <c:v>552.37800000000004</c:v>
                      </c:pt>
                      <c:pt idx="6572" formatCode="General">
                        <c:v>552.38800000000003</c:v>
                      </c:pt>
                      <c:pt idx="6573" formatCode="General">
                        <c:v>552.39800000000002</c:v>
                      </c:pt>
                      <c:pt idx="6574" formatCode="General">
                        <c:v>552.40800000000002</c:v>
                      </c:pt>
                      <c:pt idx="6575" formatCode="General">
                        <c:v>552.41800000000001</c:v>
                      </c:pt>
                      <c:pt idx="6576" formatCode="General">
                        <c:v>552.428</c:v>
                      </c:pt>
                      <c:pt idx="6577" formatCode="General">
                        <c:v>552.43799999999999</c:v>
                      </c:pt>
                      <c:pt idx="6578" formatCode="General">
                        <c:v>552.44799999999998</c:v>
                      </c:pt>
                      <c:pt idx="6579" formatCode="General">
                        <c:v>552.45799999999997</c:v>
                      </c:pt>
                      <c:pt idx="6580" formatCode="General">
                        <c:v>552.46799999999996</c:v>
                      </c:pt>
                      <c:pt idx="6581" formatCode="General">
                        <c:v>552.47799999999995</c:v>
                      </c:pt>
                      <c:pt idx="6582" formatCode="General">
                        <c:v>552.48800000000006</c:v>
                      </c:pt>
                      <c:pt idx="6583" formatCode="General">
                        <c:v>552.49800000000005</c:v>
                      </c:pt>
                      <c:pt idx="6584" formatCode="General">
                        <c:v>552.50800000000004</c:v>
                      </c:pt>
                      <c:pt idx="6585" formatCode="General">
                        <c:v>552.51800000000003</c:v>
                      </c:pt>
                      <c:pt idx="6586" formatCode="General">
                        <c:v>552.52800000000002</c:v>
                      </c:pt>
                      <c:pt idx="6587" formatCode="General">
                        <c:v>552.53800000000001</c:v>
                      </c:pt>
                      <c:pt idx="6588" formatCode="General">
                        <c:v>552.548</c:v>
                      </c:pt>
                      <c:pt idx="6589" formatCode="General">
                        <c:v>552.55799999999999</c:v>
                      </c:pt>
                      <c:pt idx="6590" formatCode="General">
                        <c:v>552.56799999999998</c:v>
                      </c:pt>
                      <c:pt idx="6591" formatCode="General">
                        <c:v>552.57799999999997</c:v>
                      </c:pt>
                      <c:pt idx="6592" formatCode="General">
                        <c:v>552.58799999999997</c:v>
                      </c:pt>
                      <c:pt idx="6593" formatCode="General">
                        <c:v>552.59799999999996</c:v>
                      </c:pt>
                      <c:pt idx="6594" formatCode="General">
                        <c:v>552.60799999999995</c:v>
                      </c:pt>
                      <c:pt idx="6595" formatCode="General">
                        <c:v>552.61800000000005</c:v>
                      </c:pt>
                      <c:pt idx="6596" formatCode="General">
                        <c:v>552.62800000000004</c:v>
                      </c:pt>
                      <c:pt idx="6597" formatCode="General">
                        <c:v>552.63800000000003</c:v>
                      </c:pt>
                      <c:pt idx="6598" formatCode="General">
                        <c:v>552.64800000000002</c:v>
                      </c:pt>
                      <c:pt idx="6599" formatCode="General">
                        <c:v>552.65800000000002</c:v>
                      </c:pt>
                      <c:pt idx="6600" formatCode="General">
                        <c:v>552.66800000000001</c:v>
                      </c:pt>
                      <c:pt idx="6601" formatCode="General">
                        <c:v>552.678</c:v>
                      </c:pt>
                      <c:pt idx="6602" formatCode="General">
                        <c:v>552.68799999999999</c:v>
                      </c:pt>
                      <c:pt idx="6603" formatCode="General">
                        <c:v>552.69799999999998</c:v>
                      </c:pt>
                      <c:pt idx="6604" formatCode="General">
                        <c:v>552.70799999999997</c:v>
                      </c:pt>
                      <c:pt idx="6605" formatCode="General">
                        <c:v>552.71799999999996</c:v>
                      </c:pt>
                      <c:pt idx="6606" formatCode="General">
                        <c:v>552.72799999999995</c:v>
                      </c:pt>
                      <c:pt idx="6607" formatCode="General">
                        <c:v>552.73800000000006</c:v>
                      </c:pt>
                      <c:pt idx="6608" formatCode="General">
                        <c:v>552.74800000000005</c:v>
                      </c:pt>
                      <c:pt idx="6609" formatCode="General">
                        <c:v>552.75800000000004</c:v>
                      </c:pt>
                      <c:pt idx="6610" formatCode="General">
                        <c:v>552.76800000000003</c:v>
                      </c:pt>
                      <c:pt idx="6611" formatCode="General">
                        <c:v>552.77800000000002</c:v>
                      </c:pt>
                      <c:pt idx="6612" formatCode="General">
                        <c:v>552.78800000000001</c:v>
                      </c:pt>
                      <c:pt idx="6613" formatCode="General">
                        <c:v>552.798</c:v>
                      </c:pt>
                      <c:pt idx="6614" formatCode="General">
                        <c:v>552.80799999999999</c:v>
                      </c:pt>
                      <c:pt idx="6615" formatCode="General">
                        <c:v>552.81799999999998</c:v>
                      </c:pt>
                      <c:pt idx="6616" formatCode="General">
                        <c:v>552.82799999999997</c:v>
                      </c:pt>
                      <c:pt idx="6617" formatCode="General">
                        <c:v>552.83799999999997</c:v>
                      </c:pt>
                      <c:pt idx="6618" formatCode="General">
                        <c:v>552.84799999999996</c:v>
                      </c:pt>
                      <c:pt idx="6619" formatCode="General">
                        <c:v>552.85799999999995</c:v>
                      </c:pt>
                      <c:pt idx="6620" formatCode="General">
                        <c:v>552.86800000000005</c:v>
                      </c:pt>
                      <c:pt idx="6621" formatCode="General">
                        <c:v>552.87800000000004</c:v>
                      </c:pt>
                      <c:pt idx="6622" formatCode="General">
                        <c:v>552.88800000000003</c:v>
                      </c:pt>
                      <c:pt idx="6623" formatCode="General">
                        <c:v>552.89800000000002</c:v>
                      </c:pt>
                      <c:pt idx="6624" formatCode="General">
                        <c:v>552.90800000000002</c:v>
                      </c:pt>
                      <c:pt idx="6625" formatCode="General">
                        <c:v>552.91800000000001</c:v>
                      </c:pt>
                      <c:pt idx="6626" formatCode="General">
                        <c:v>552.928</c:v>
                      </c:pt>
                      <c:pt idx="6627" formatCode="General">
                        <c:v>552.93799999999999</c:v>
                      </c:pt>
                      <c:pt idx="6628" formatCode="General">
                        <c:v>552.94399999999996</c:v>
                      </c:pt>
                      <c:pt idx="6629" formatCode="General">
                        <c:v>552.94399999999996</c:v>
                      </c:pt>
                      <c:pt idx="6630" formatCode="General">
                        <c:v>553.94399999999996</c:v>
                      </c:pt>
                      <c:pt idx="6631" formatCode="General">
                        <c:v>554.94399999999996</c:v>
                      </c:pt>
                      <c:pt idx="6632" formatCode="General">
                        <c:v>555.94399999999996</c:v>
                      </c:pt>
                      <c:pt idx="6633" formatCode="General">
                        <c:v>556.94399999999996</c:v>
                      </c:pt>
                      <c:pt idx="6634" formatCode="General">
                        <c:v>557.94399999999996</c:v>
                      </c:pt>
                      <c:pt idx="6635" formatCode="General">
                        <c:v>558.94399999999996</c:v>
                      </c:pt>
                      <c:pt idx="6636" formatCode="General">
                        <c:v>559.94399999999996</c:v>
                      </c:pt>
                      <c:pt idx="6637" formatCode="General">
                        <c:v>560.94399999999996</c:v>
                      </c:pt>
                      <c:pt idx="6638" formatCode="General">
                        <c:v>561.94399999999996</c:v>
                      </c:pt>
                      <c:pt idx="6639" formatCode="General">
                        <c:v>562.94399999999996</c:v>
                      </c:pt>
                      <c:pt idx="6640" formatCode="General">
                        <c:v>563.94399999999996</c:v>
                      </c:pt>
                      <c:pt idx="6641" formatCode="General">
                        <c:v>564.94399999999996</c:v>
                      </c:pt>
                      <c:pt idx="6642" formatCode="General">
                        <c:v>565.94399999999996</c:v>
                      </c:pt>
                      <c:pt idx="6643" formatCode="General">
                        <c:v>566.94399999999996</c:v>
                      </c:pt>
                      <c:pt idx="6644" formatCode="General">
                        <c:v>567.94399999999996</c:v>
                      </c:pt>
                      <c:pt idx="6645" formatCode="General">
                        <c:v>568.94399999999996</c:v>
                      </c:pt>
                      <c:pt idx="6646" formatCode="General">
                        <c:v>569.94399999999996</c:v>
                      </c:pt>
                      <c:pt idx="6647" formatCode="General">
                        <c:v>570.94399999999996</c:v>
                      </c:pt>
                      <c:pt idx="6648" formatCode="General">
                        <c:v>571.94399999999996</c:v>
                      </c:pt>
                      <c:pt idx="6649" formatCode="General">
                        <c:v>572.94399999999996</c:v>
                      </c:pt>
                      <c:pt idx="6650" formatCode="General">
                        <c:v>573.94399999999996</c:v>
                      </c:pt>
                      <c:pt idx="6651" formatCode="General">
                        <c:v>574.94399999999996</c:v>
                      </c:pt>
                      <c:pt idx="6652" formatCode="General">
                        <c:v>575.94399999999996</c:v>
                      </c:pt>
                      <c:pt idx="6653" formatCode="General">
                        <c:v>576.94399999999996</c:v>
                      </c:pt>
                      <c:pt idx="6654" formatCode="General">
                        <c:v>577.94399999999996</c:v>
                      </c:pt>
                      <c:pt idx="6655" formatCode="General">
                        <c:v>578.94399999999996</c:v>
                      </c:pt>
                      <c:pt idx="6656" formatCode="General">
                        <c:v>579.94399999999996</c:v>
                      </c:pt>
                      <c:pt idx="6657" formatCode="General">
                        <c:v>580.94399999999996</c:v>
                      </c:pt>
                      <c:pt idx="6658" formatCode="General">
                        <c:v>581.94399999999996</c:v>
                      </c:pt>
                      <c:pt idx="6659" formatCode="General">
                        <c:v>582.94399999999996</c:v>
                      </c:pt>
                      <c:pt idx="6660" formatCode="General">
                        <c:v>583.94399999999996</c:v>
                      </c:pt>
                      <c:pt idx="6661" formatCode="General">
                        <c:v>584.94399999999996</c:v>
                      </c:pt>
                      <c:pt idx="6662" formatCode="General">
                        <c:v>585.94399999999996</c:v>
                      </c:pt>
                      <c:pt idx="6663" formatCode="General">
                        <c:v>586.94399999999996</c:v>
                      </c:pt>
                      <c:pt idx="6664" formatCode="General">
                        <c:v>587.94399999999996</c:v>
                      </c:pt>
                      <c:pt idx="6665" formatCode="General">
                        <c:v>588.94399999999996</c:v>
                      </c:pt>
                      <c:pt idx="6666" formatCode="General">
                        <c:v>589.94399999999996</c:v>
                      </c:pt>
                      <c:pt idx="6667" formatCode="General">
                        <c:v>590.94399999999996</c:v>
                      </c:pt>
                      <c:pt idx="6668" formatCode="General">
                        <c:v>591.94399999999996</c:v>
                      </c:pt>
                      <c:pt idx="6669" formatCode="General">
                        <c:v>592.94399999999996</c:v>
                      </c:pt>
                      <c:pt idx="6670" formatCode="General">
                        <c:v>593.94399999999996</c:v>
                      </c:pt>
                      <c:pt idx="6671" formatCode="General">
                        <c:v>594.94399999999996</c:v>
                      </c:pt>
                      <c:pt idx="6672" formatCode="General">
                        <c:v>595.94399999999996</c:v>
                      </c:pt>
                      <c:pt idx="6673" formatCode="General">
                        <c:v>596.94399999999996</c:v>
                      </c:pt>
                      <c:pt idx="6674" formatCode="General">
                        <c:v>597.94399999999996</c:v>
                      </c:pt>
                      <c:pt idx="6675" formatCode="General">
                        <c:v>598.94399999999996</c:v>
                      </c:pt>
                      <c:pt idx="6676" formatCode="General">
                        <c:v>599.94399999999996</c:v>
                      </c:pt>
                      <c:pt idx="6677" formatCode="General">
                        <c:v>600.94399999999996</c:v>
                      </c:pt>
                      <c:pt idx="6678" formatCode="General">
                        <c:v>601.94399999999996</c:v>
                      </c:pt>
                      <c:pt idx="6679" formatCode="General">
                        <c:v>602.94399999999996</c:v>
                      </c:pt>
                      <c:pt idx="6680" formatCode="General">
                        <c:v>603.94399999999996</c:v>
                      </c:pt>
                      <c:pt idx="6681" formatCode="General">
                        <c:v>604.94399999999996</c:v>
                      </c:pt>
                      <c:pt idx="6682" formatCode="General">
                        <c:v>605.94399999999996</c:v>
                      </c:pt>
                      <c:pt idx="6683" formatCode="General">
                        <c:v>606.94399999999996</c:v>
                      </c:pt>
                      <c:pt idx="6684" formatCode="General">
                        <c:v>607.94399999999996</c:v>
                      </c:pt>
                      <c:pt idx="6685" formatCode="General">
                        <c:v>608.94399999999996</c:v>
                      </c:pt>
                      <c:pt idx="6686" formatCode="General">
                        <c:v>609.94399999999996</c:v>
                      </c:pt>
                      <c:pt idx="6687" formatCode="General">
                        <c:v>610.94399999999996</c:v>
                      </c:pt>
                      <c:pt idx="6688" formatCode="General">
                        <c:v>611.94399999999996</c:v>
                      </c:pt>
                      <c:pt idx="6689" formatCode="General">
                        <c:v>612.94399999999996</c:v>
                      </c:pt>
                      <c:pt idx="6690" formatCode="General">
                        <c:v>613.94399999999996</c:v>
                      </c:pt>
                      <c:pt idx="6691" formatCode="General">
                        <c:v>614.94399999999996</c:v>
                      </c:pt>
                      <c:pt idx="6692" formatCode="General">
                        <c:v>615.94399999999996</c:v>
                      </c:pt>
                      <c:pt idx="6693" formatCode="General">
                        <c:v>616.94399999999996</c:v>
                      </c:pt>
                      <c:pt idx="6694" formatCode="General">
                        <c:v>617.94399999999996</c:v>
                      </c:pt>
                      <c:pt idx="6695" formatCode="General">
                        <c:v>618.94399999999996</c:v>
                      </c:pt>
                      <c:pt idx="6696" formatCode="General">
                        <c:v>619.94399999999996</c:v>
                      </c:pt>
                      <c:pt idx="6697" formatCode="General">
                        <c:v>620.94399999999996</c:v>
                      </c:pt>
                      <c:pt idx="6698" formatCode="General">
                        <c:v>621.94399999999996</c:v>
                      </c:pt>
                      <c:pt idx="6699" formatCode="General">
                        <c:v>622.94399999999996</c:v>
                      </c:pt>
                      <c:pt idx="6700" formatCode="General">
                        <c:v>623.15899999999999</c:v>
                      </c:pt>
                      <c:pt idx="6701" formatCode="General">
                        <c:v>623.15899999999999</c:v>
                      </c:pt>
                      <c:pt idx="6702" formatCode="General">
                        <c:v>623.16899999999998</c:v>
                      </c:pt>
                      <c:pt idx="6703" formatCode="General">
                        <c:v>623.17899999999997</c:v>
                      </c:pt>
                      <c:pt idx="6704" formatCode="General">
                        <c:v>623.18899999999996</c:v>
                      </c:pt>
                      <c:pt idx="6705" formatCode="General">
                        <c:v>623.19899999999996</c:v>
                      </c:pt>
                      <c:pt idx="6706" formatCode="General">
                        <c:v>623.20899999999995</c:v>
                      </c:pt>
                      <c:pt idx="6707" formatCode="General">
                        <c:v>623.21900000000005</c:v>
                      </c:pt>
                      <c:pt idx="6708" formatCode="General">
                        <c:v>623.22900000000004</c:v>
                      </c:pt>
                      <c:pt idx="6709" formatCode="General">
                        <c:v>623.23900000000003</c:v>
                      </c:pt>
                      <c:pt idx="6710" formatCode="General">
                        <c:v>623.24900000000002</c:v>
                      </c:pt>
                      <c:pt idx="6711" formatCode="General">
                        <c:v>623.25900000000001</c:v>
                      </c:pt>
                      <c:pt idx="6712" formatCode="General">
                        <c:v>623.26900000000001</c:v>
                      </c:pt>
                      <c:pt idx="6713" formatCode="General">
                        <c:v>623.279</c:v>
                      </c:pt>
                      <c:pt idx="6714" formatCode="General">
                        <c:v>623.28899999999999</c:v>
                      </c:pt>
                      <c:pt idx="6715" formatCode="General">
                        <c:v>623.29899999999998</c:v>
                      </c:pt>
                      <c:pt idx="6716" formatCode="General">
                        <c:v>623.30899999999997</c:v>
                      </c:pt>
                      <c:pt idx="6717" formatCode="General">
                        <c:v>623.31899999999996</c:v>
                      </c:pt>
                      <c:pt idx="6718" formatCode="General">
                        <c:v>623.32899999999995</c:v>
                      </c:pt>
                      <c:pt idx="6719" formatCode="General">
                        <c:v>623.33900000000006</c:v>
                      </c:pt>
                      <c:pt idx="6720" formatCode="General">
                        <c:v>623.34900000000005</c:v>
                      </c:pt>
                      <c:pt idx="6721" formatCode="General">
                        <c:v>623.35900000000004</c:v>
                      </c:pt>
                      <c:pt idx="6722" formatCode="General">
                        <c:v>623.36900000000003</c:v>
                      </c:pt>
                      <c:pt idx="6723" formatCode="General">
                        <c:v>623.37900000000002</c:v>
                      </c:pt>
                      <c:pt idx="6724" formatCode="General">
                        <c:v>623.38900000000001</c:v>
                      </c:pt>
                      <c:pt idx="6725" formatCode="General">
                        <c:v>623.399</c:v>
                      </c:pt>
                      <c:pt idx="6726" formatCode="General">
                        <c:v>623.40899999999999</c:v>
                      </c:pt>
                      <c:pt idx="6727" formatCode="General">
                        <c:v>623.41899999999998</c:v>
                      </c:pt>
                      <c:pt idx="6728" formatCode="General">
                        <c:v>623.42899999999997</c:v>
                      </c:pt>
                      <c:pt idx="6729" formatCode="General">
                        <c:v>623.43899999999996</c:v>
                      </c:pt>
                      <c:pt idx="6730" formatCode="General">
                        <c:v>623.44899999999996</c:v>
                      </c:pt>
                      <c:pt idx="6731" formatCode="General">
                        <c:v>623.45899999999995</c:v>
                      </c:pt>
                      <c:pt idx="6732" formatCode="General">
                        <c:v>623.46900000000005</c:v>
                      </c:pt>
                      <c:pt idx="6733" formatCode="General">
                        <c:v>623.47900000000004</c:v>
                      </c:pt>
                      <c:pt idx="6734" formatCode="General">
                        <c:v>623.48900000000003</c:v>
                      </c:pt>
                      <c:pt idx="6735" formatCode="General">
                        <c:v>623.49900000000002</c:v>
                      </c:pt>
                      <c:pt idx="6736" formatCode="General">
                        <c:v>623.50900000000001</c:v>
                      </c:pt>
                      <c:pt idx="6737" formatCode="General">
                        <c:v>623.51900000000001</c:v>
                      </c:pt>
                      <c:pt idx="6738" formatCode="General">
                        <c:v>623.529</c:v>
                      </c:pt>
                      <c:pt idx="6739" formatCode="General">
                        <c:v>623.53899999999999</c:v>
                      </c:pt>
                      <c:pt idx="6740" formatCode="General">
                        <c:v>623.54899999999998</c:v>
                      </c:pt>
                      <c:pt idx="6741" formatCode="General">
                        <c:v>623.55899999999997</c:v>
                      </c:pt>
                      <c:pt idx="6742" formatCode="General">
                        <c:v>623.56899999999996</c:v>
                      </c:pt>
                      <c:pt idx="6743" formatCode="General">
                        <c:v>623.57899999999995</c:v>
                      </c:pt>
                      <c:pt idx="6744" formatCode="General">
                        <c:v>623.58900000000006</c:v>
                      </c:pt>
                      <c:pt idx="6745" formatCode="General">
                        <c:v>623.59900000000005</c:v>
                      </c:pt>
                      <c:pt idx="6746" formatCode="General">
                        <c:v>623.60900000000004</c:v>
                      </c:pt>
                      <c:pt idx="6747" formatCode="General">
                        <c:v>623.61900000000003</c:v>
                      </c:pt>
                      <c:pt idx="6748" formatCode="General">
                        <c:v>623.62900000000002</c:v>
                      </c:pt>
                      <c:pt idx="6749" formatCode="General">
                        <c:v>623.63900000000001</c:v>
                      </c:pt>
                      <c:pt idx="6750" formatCode="General">
                        <c:v>623.649</c:v>
                      </c:pt>
                      <c:pt idx="6751" formatCode="General">
                        <c:v>623.65899999999999</c:v>
                      </c:pt>
                      <c:pt idx="6752" formatCode="General">
                        <c:v>623.66899999999998</c:v>
                      </c:pt>
                      <c:pt idx="6753" formatCode="General">
                        <c:v>623.67899999999997</c:v>
                      </c:pt>
                      <c:pt idx="6754" formatCode="General">
                        <c:v>623.68899999999996</c:v>
                      </c:pt>
                      <c:pt idx="6755" formatCode="General">
                        <c:v>623.69899999999996</c:v>
                      </c:pt>
                      <c:pt idx="6756" formatCode="General">
                        <c:v>623.70899999999995</c:v>
                      </c:pt>
                      <c:pt idx="6757" formatCode="General">
                        <c:v>623.71900000000005</c:v>
                      </c:pt>
                      <c:pt idx="6758" formatCode="General">
                        <c:v>623.72900000000004</c:v>
                      </c:pt>
                      <c:pt idx="6759" formatCode="General">
                        <c:v>623.73900000000003</c:v>
                      </c:pt>
                      <c:pt idx="6760" formatCode="General">
                        <c:v>623.74900000000002</c:v>
                      </c:pt>
                      <c:pt idx="6761" formatCode="General">
                        <c:v>623.75900000000001</c:v>
                      </c:pt>
                      <c:pt idx="6762" formatCode="General">
                        <c:v>623.76900000000001</c:v>
                      </c:pt>
                      <c:pt idx="6763" formatCode="General">
                        <c:v>623.779</c:v>
                      </c:pt>
                      <c:pt idx="6764" formatCode="General">
                        <c:v>623.78899999999999</c:v>
                      </c:pt>
                      <c:pt idx="6765" formatCode="General">
                        <c:v>623.79899999999998</c:v>
                      </c:pt>
                      <c:pt idx="6766" formatCode="General">
                        <c:v>623.80899999999997</c:v>
                      </c:pt>
                      <c:pt idx="6767" formatCode="General">
                        <c:v>623.81899999999996</c:v>
                      </c:pt>
                      <c:pt idx="6768" formatCode="General">
                        <c:v>623.82899999999995</c:v>
                      </c:pt>
                      <c:pt idx="6769" formatCode="General">
                        <c:v>623.83900000000006</c:v>
                      </c:pt>
                      <c:pt idx="6770" formatCode="General">
                        <c:v>623.84900000000005</c:v>
                      </c:pt>
                      <c:pt idx="6771" formatCode="General">
                        <c:v>623.85900000000004</c:v>
                      </c:pt>
                      <c:pt idx="6772" formatCode="General">
                        <c:v>623.86900000000003</c:v>
                      </c:pt>
                      <c:pt idx="6773" formatCode="General">
                        <c:v>623.87900000000002</c:v>
                      </c:pt>
                      <c:pt idx="6774" formatCode="General">
                        <c:v>623.88900000000001</c:v>
                      </c:pt>
                      <c:pt idx="6775" formatCode="General">
                        <c:v>623.899</c:v>
                      </c:pt>
                      <c:pt idx="6776" formatCode="General">
                        <c:v>623.90899999999999</c:v>
                      </c:pt>
                      <c:pt idx="6777" formatCode="General">
                        <c:v>623.91899999999998</c:v>
                      </c:pt>
                      <c:pt idx="6778" formatCode="General">
                        <c:v>623.92899999999997</c:v>
                      </c:pt>
                      <c:pt idx="6779" formatCode="General">
                        <c:v>623.93899999999996</c:v>
                      </c:pt>
                      <c:pt idx="6780" formatCode="General">
                        <c:v>623.94899999999996</c:v>
                      </c:pt>
                      <c:pt idx="6781" formatCode="General">
                        <c:v>623.95899999999995</c:v>
                      </c:pt>
                      <c:pt idx="6782" formatCode="General">
                        <c:v>623.96900000000005</c:v>
                      </c:pt>
                      <c:pt idx="6783" formatCode="General">
                        <c:v>623.97900000000004</c:v>
                      </c:pt>
                      <c:pt idx="6784" formatCode="General">
                        <c:v>623.98900000000003</c:v>
                      </c:pt>
                      <c:pt idx="6785" formatCode="General">
                        <c:v>623.99900000000002</c:v>
                      </c:pt>
                      <c:pt idx="6786" formatCode="General">
                        <c:v>624.00900000000001</c:v>
                      </c:pt>
                      <c:pt idx="6787" formatCode="General">
                        <c:v>624.01900000000001</c:v>
                      </c:pt>
                      <c:pt idx="6788" formatCode="General">
                        <c:v>624.029</c:v>
                      </c:pt>
                      <c:pt idx="6789" formatCode="General">
                        <c:v>624.03899999999999</c:v>
                      </c:pt>
                      <c:pt idx="6790" formatCode="General">
                        <c:v>624.04899999999998</c:v>
                      </c:pt>
                      <c:pt idx="6791" formatCode="General">
                        <c:v>624.05899999999997</c:v>
                      </c:pt>
                      <c:pt idx="6792" formatCode="General">
                        <c:v>624.06899999999996</c:v>
                      </c:pt>
                      <c:pt idx="6793" formatCode="General">
                        <c:v>624.07899999999995</c:v>
                      </c:pt>
                      <c:pt idx="6794" formatCode="General">
                        <c:v>624.08900000000006</c:v>
                      </c:pt>
                      <c:pt idx="6795" formatCode="General">
                        <c:v>624.09900000000005</c:v>
                      </c:pt>
                      <c:pt idx="6796" formatCode="General">
                        <c:v>624.10900000000004</c:v>
                      </c:pt>
                      <c:pt idx="6797" formatCode="General">
                        <c:v>624.11900000000003</c:v>
                      </c:pt>
                      <c:pt idx="6798" formatCode="General">
                        <c:v>624.12900000000002</c:v>
                      </c:pt>
                      <c:pt idx="6799" formatCode="General">
                        <c:v>624.13900000000001</c:v>
                      </c:pt>
                      <c:pt idx="6800" formatCode="General">
                        <c:v>624.149</c:v>
                      </c:pt>
                      <c:pt idx="6801" formatCode="General">
                        <c:v>624.15899999999999</c:v>
                      </c:pt>
                      <c:pt idx="6802" formatCode="General">
                        <c:v>624.16899999999998</c:v>
                      </c:pt>
                      <c:pt idx="6803" formatCode="General">
                        <c:v>624.17899999999997</c:v>
                      </c:pt>
                      <c:pt idx="6804" formatCode="General">
                        <c:v>624.18899999999996</c:v>
                      </c:pt>
                      <c:pt idx="6805" formatCode="General">
                        <c:v>624.19899999999996</c:v>
                      </c:pt>
                      <c:pt idx="6806" formatCode="General">
                        <c:v>624.20899999999995</c:v>
                      </c:pt>
                      <c:pt idx="6807" formatCode="General">
                        <c:v>624.21900000000005</c:v>
                      </c:pt>
                      <c:pt idx="6808" formatCode="General">
                        <c:v>624.22900000000004</c:v>
                      </c:pt>
                      <c:pt idx="6809" formatCode="General">
                        <c:v>624.23900000000003</c:v>
                      </c:pt>
                      <c:pt idx="6810" formatCode="General">
                        <c:v>624.24900000000002</c:v>
                      </c:pt>
                      <c:pt idx="6811" formatCode="General">
                        <c:v>624.25900000000001</c:v>
                      </c:pt>
                      <c:pt idx="6812" formatCode="General">
                        <c:v>624.26900000000001</c:v>
                      </c:pt>
                      <c:pt idx="6813" formatCode="General">
                        <c:v>624.279</c:v>
                      </c:pt>
                      <c:pt idx="6814" formatCode="General">
                        <c:v>624.28899999999999</c:v>
                      </c:pt>
                      <c:pt idx="6815" formatCode="General">
                        <c:v>624.29899999999998</c:v>
                      </c:pt>
                      <c:pt idx="6816" formatCode="General">
                        <c:v>624.30899999999997</c:v>
                      </c:pt>
                      <c:pt idx="6817" formatCode="General">
                        <c:v>624.31899999999996</c:v>
                      </c:pt>
                      <c:pt idx="6818" formatCode="General">
                        <c:v>624.32899999999995</c:v>
                      </c:pt>
                      <c:pt idx="6819" formatCode="General">
                        <c:v>624.33900000000006</c:v>
                      </c:pt>
                      <c:pt idx="6820" formatCode="General">
                        <c:v>624.34900000000005</c:v>
                      </c:pt>
                      <c:pt idx="6821" formatCode="General">
                        <c:v>624.35900000000004</c:v>
                      </c:pt>
                      <c:pt idx="6822" formatCode="General">
                        <c:v>624.36900000000003</c:v>
                      </c:pt>
                      <c:pt idx="6823" formatCode="General">
                        <c:v>624.37900000000002</c:v>
                      </c:pt>
                      <c:pt idx="6824" formatCode="General">
                        <c:v>624.38900000000001</c:v>
                      </c:pt>
                      <c:pt idx="6825" formatCode="General">
                        <c:v>624.399</c:v>
                      </c:pt>
                      <c:pt idx="6826" formatCode="General">
                        <c:v>624.40899999999999</c:v>
                      </c:pt>
                      <c:pt idx="6827" formatCode="General">
                        <c:v>624.41899999999998</c:v>
                      </c:pt>
                      <c:pt idx="6828" formatCode="General">
                        <c:v>624.42899999999997</c:v>
                      </c:pt>
                      <c:pt idx="6829" formatCode="General">
                        <c:v>624.43899999999996</c:v>
                      </c:pt>
                      <c:pt idx="6830" formatCode="General">
                        <c:v>624.44899999999996</c:v>
                      </c:pt>
                      <c:pt idx="6831" formatCode="General">
                        <c:v>624.45899999999995</c:v>
                      </c:pt>
                      <c:pt idx="6832" formatCode="General">
                        <c:v>624.46900000000005</c:v>
                      </c:pt>
                      <c:pt idx="6833" formatCode="General">
                        <c:v>624.47900000000004</c:v>
                      </c:pt>
                      <c:pt idx="6834" formatCode="General">
                        <c:v>624.48900000000003</c:v>
                      </c:pt>
                      <c:pt idx="6835" formatCode="General">
                        <c:v>624.49900000000002</c:v>
                      </c:pt>
                      <c:pt idx="6836" formatCode="General">
                        <c:v>624.50900000000001</c:v>
                      </c:pt>
                      <c:pt idx="6837" formatCode="General">
                        <c:v>624.51900000000001</c:v>
                      </c:pt>
                      <c:pt idx="6838" formatCode="General">
                        <c:v>624.529</c:v>
                      </c:pt>
                      <c:pt idx="6839" formatCode="General">
                        <c:v>624.53899999999999</c:v>
                      </c:pt>
                      <c:pt idx="6840" formatCode="General">
                        <c:v>624.54899999999998</c:v>
                      </c:pt>
                      <c:pt idx="6841" formatCode="General">
                        <c:v>624.55899999999997</c:v>
                      </c:pt>
                      <c:pt idx="6842" formatCode="General">
                        <c:v>624.56899999999996</c:v>
                      </c:pt>
                      <c:pt idx="6843" formatCode="General">
                        <c:v>624.57899999999995</c:v>
                      </c:pt>
                      <c:pt idx="6844" formatCode="General">
                        <c:v>624.58900000000006</c:v>
                      </c:pt>
                      <c:pt idx="6845" formatCode="General">
                        <c:v>624.59900000000005</c:v>
                      </c:pt>
                      <c:pt idx="6846" formatCode="General">
                        <c:v>624.60900000000004</c:v>
                      </c:pt>
                      <c:pt idx="6847" formatCode="General">
                        <c:v>624.61900000000003</c:v>
                      </c:pt>
                      <c:pt idx="6848" formatCode="General">
                        <c:v>624.62900000000002</c:v>
                      </c:pt>
                      <c:pt idx="6849" formatCode="General">
                        <c:v>624.63900000000001</c:v>
                      </c:pt>
                      <c:pt idx="6850" formatCode="General">
                        <c:v>624.649</c:v>
                      </c:pt>
                      <c:pt idx="6851" formatCode="General">
                        <c:v>624.65899999999999</c:v>
                      </c:pt>
                      <c:pt idx="6852" formatCode="General">
                        <c:v>624.66899999999998</c:v>
                      </c:pt>
                      <c:pt idx="6853" formatCode="General">
                        <c:v>624.67899999999997</c:v>
                      </c:pt>
                      <c:pt idx="6854" formatCode="General">
                        <c:v>624.68899999999996</c:v>
                      </c:pt>
                      <c:pt idx="6855" formatCode="General">
                        <c:v>624.69899999999996</c:v>
                      </c:pt>
                      <c:pt idx="6856" formatCode="General">
                        <c:v>624.70899999999995</c:v>
                      </c:pt>
                      <c:pt idx="6857" formatCode="General">
                        <c:v>624.71900000000005</c:v>
                      </c:pt>
                      <c:pt idx="6858" formatCode="General">
                        <c:v>624.72900000000004</c:v>
                      </c:pt>
                      <c:pt idx="6859" formatCode="General">
                        <c:v>624.73900000000003</c:v>
                      </c:pt>
                      <c:pt idx="6860" formatCode="General">
                        <c:v>624.74900000000002</c:v>
                      </c:pt>
                      <c:pt idx="6861" formatCode="General">
                        <c:v>624.75900000000001</c:v>
                      </c:pt>
                      <c:pt idx="6862" formatCode="General">
                        <c:v>624.76900000000001</c:v>
                      </c:pt>
                      <c:pt idx="6863" formatCode="General">
                        <c:v>624.779</c:v>
                      </c:pt>
                      <c:pt idx="6864" formatCode="General">
                        <c:v>624.78899999999999</c:v>
                      </c:pt>
                      <c:pt idx="6865" formatCode="General">
                        <c:v>624.79899999999998</c:v>
                      </c:pt>
                      <c:pt idx="6866" formatCode="General">
                        <c:v>624.80899999999997</c:v>
                      </c:pt>
                      <c:pt idx="6867" formatCode="General">
                        <c:v>624.81899999999996</c:v>
                      </c:pt>
                      <c:pt idx="6868" formatCode="General">
                        <c:v>624.82899999999995</c:v>
                      </c:pt>
                      <c:pt idx="6869" formatCode="General">
                        <c:v>624.83900000000006</c:v>
                      </c:pt>
                      <c:pt idx="6870" formatCode="General">
                        <c:v>624.84900000000005</c:v>
                      </c:pt>
                      <c:pt idx="6871" formatCode="General">
                        <c:v>624.85900000000004</c:v>
                      </c:pt>
                      <c:pt idx="6872" formatCode="General">
                        <c:v>624.86900000000003</c:v>
                      </c:pt>
                      <c:pt idx="6873" formatCode="General">
                        <c:v>624.87900000000002</c:v>
                      </c:pt>
                      <c:pt idx="6874" formatCode="General">
                        <c:v>624.88900000000001</c:v>
                      </c:pt>
                      <c:pt idx="6875" formatCode="General">
                        <c:v>624.899</c:v>
                      </c:pt>
                      <c:pt idx="6876" formatCode="General">
                        <c:v>624.90899999999999</c:v>
                      </c:pt>
                      <c:pt idx="6877" formatCode="General">
                        <c:v>624.91899999999998</c:v>
                      </c:pt>
                      <c:pt idx="6878" formatCode="General">
                        <c:v>624.92899999999997</c:v>
                      </c:pt>
                      <c:pt idx="6879" formatCode="General">
                        <c:v>624.93899999999996</c:v>
                      </c:pt>
                      <c:pt idx="6880" formatCode="General">
                        <c:v>624.94899999999996</c:v>
                      </c:pt>
                      <c:pt idx="6881" formatCode="General">
                        <c:v>624.95899999999995</c:v>
                      </c:pt>
                      <c:pt idx="6882" formatCode="General">
                        <c:v>624.96900000000005</c:v>
                      </c:pt>
                      <c:pt idx="6883" formatCode="General">
                        <c:v>624.97900000000004</c:v>
                      </c:pt>
                      <c:pt idx="6884" formatCode="General">
                        <c:v>624.98900000000003</c:v>
                      </c:pt>
                      <c:pt idx="6885" formatCode="General">
                        <c:v>624.99900000000002</c:v>
                      </c:pt>
                      <c:pt idx="6886" formatCode="General">
                        <c:v>625.00900000000001</c:v>
                      </c:pt>
                      <c:pt idx="6887" formatCode="General">
                        <c:v>625.01900000000001</c:v>
                      </c:pt>
                      <c:pt idx="6888" formatCode="General">
                        <c:v>625.029</c:v>
                      </c:pt>
                      <c:pt idx="6889" formatCode="General">
                        <c:v>625.03899999999999</c:v>
                      </c:pt>
                      <c:pt idx="6890" formatCode="General">
                        <c:v>625.04899999999998</c:v>
                      </c:pt>
                      <c:pt idx="6891" formatCode="General">
                        <c:v>625.05899999999997</c:v>
                      </c:pt>
                      <c:pt idx="6892" formatCode="General">
                        <c:v>625.06899999999996</c:v>
                      </c:pt>
                      <c:pt idx="6893" formatCode="General">
                        <c:v>625.07899999999995</c:v>
                      </c:pt>
                      <c:pt idx="6894" formatCode="General">
                        <c:v>625.08900000000006</c:v>
                      </c:pt>
                      <c:pt idx="6895" formatCode="General">
                        <c:v>625.09900000000005</c:v>
                      </c:pt>
                      <c:pt idx="6896" formatCode="General">
                        <c:v>625.10900000000004</c:v>
                      </c:pt>
                      <c:pt idx="6897" formatCode="General">
                        <c:v>625.11900000000003</c:v>
                      </c:pt>
                      <c:pt idx="6898" formatCode="General">
                        <c:v>625.12900000000002</c:v>
                      </c:pt>
                      <c:pt idx="6899" formatCode="General">
                        <c:v>625.13900000000001</c:v>
                      </c:pt>
                      <c:pt idx="6900" formatCode="General">
                        <c:v>625.149</c:v>
                      </c:pt>
                      <c:pt idx="6901" formatCode="General">
                        <c:v>625.15899999999999</c:v>
                      </c:pt>
                      <c:pt idx="6902" formatCode="General">
                        <c:v>625.16899999999998</c:v>
                      </c:pt>
                      <c:pt idx="6903" formatCode="General">
                        <c:v>625.17899999999997</c:v>
                      </c:pt>
                      <c:pt idx="6904" formatCode="General">
                        <c:v>625.18899999999996</c:v>
                      </c:pt>
                      <c:pt idx="6905" formatCode="General">
                        <c:v>625.19899999999996</c:v>
                      </c:pt>
                      <c:pt idx="6906" formatCode="General">
                        <c:v>625.20899999999995</c:v>
                      </c:pt>
                      <c:pt idx="6907" formatCode="General">
                        <c:v>625.21900000000005</c:v>
                      </c:pt>
                      <c:pt idx="6908" formatCode="General">
                        <c:v>625.22900000000004</c:v>
                      </c:pt>
                      <c:pt idx="6909" formatCode="General">
                        <c:v>625.23900000000003</c:v>
                      </c:pt>
                      <c:pt idx="6910" formatCode="General">
                        <c:v>625.24900000000002</c:v>
                      </c:pt>
                      <c:pt idx="6911" formatCode="General">
                        <c:v>625.25900000000001</c:v>
                      </c:pt>
                      <c:pt idx="6912" formatCode="General">
                        <c:v>625.26900000000001</c:v>
                      </c:pt>
                      <c:pt idx="6913" formatCode="General">
                        <c:v>625.279</c:v>
                      </c:pt>
                      <c:pt idx="6914" formatCode="General">
                        <c:v>625.28899999999999</c:v>
                      </c:pt>
                      <c:pt idx="6915" formatCode="General">
                        <c:v>625.29899999999998</c:v>
                      </c:pt>
                      <c:pt idx="6916" formatCode="General">
                        <c:v>625.30899999999997</c:v>
                      </c:pt>
                      <c:pt idx="6917" formatCode="General">
                        <c:v>625.31899999999996</c:v>
                      </c:pt>
                      <c:pt idx="6918" formatCode="General">
                        <c:v>625.32899999999995</c:v>
                      </c:pt>
                      <c:pt idx="6919" formatCode="General">
                        <c:v>625.33900000000006</c:v>
                      </c:pt>
                      <c:pt idx="6920" formatCode="General">
                        <c:v>625.34900000000005</c:v>
                      </c:pt>
                      <c:pt idx="6921" formatCode="General">
                        <c:v>625.35900000000004</c:v>
                      </c:pt>
                      <c:pt idx="6922" formatCode="General">
                        <c:v>625.36900000000003</c:v>
                      </c:pt>
                      <c:pt idx="6923" formatCode="General">
                        <c:v>625.37900000000002</c:v>
                      </c:pt>
                      <c:pt idx="6924" formatCode="General">
                        <c:v>625.38900000000001</c:v>
                      </c:pt>
                      <c:pt idx="6925" formatCode="General">
                        <c:v>625.399</c:v>
                      </c:pt>
                      <c:pt idx="6926" formatCode="General">
                        <c:v>625.40899999999999</c:v>
                      </c:pt>
                      <c:pt idx="6927" formatCode="General">
                        <c:v>625.41899999999998</c:v>
                      </c:pt>
                      <c:pt idx="6928" formatCode="General">
                        <c:v>625.42899999999997</c:v>
                      </c:pt>
                      <c:pt idx="6929" formatCode="General">
                        <c:v>625.43899999999996</c:v>
                      </c:pt>
                      <c:pt idx="6930" formatCode="General">
                        <c:v>625.44899999999996</c:v>
                      </c:pt>
                      <c:pt idx="6931" formatCode="General">
                        <c:v>625.45899999999995</c:v>
                      </c:pt>
                      <c:pt idx="6932" formatCode="General">
                        <c:v>625.46900000000005</c:v>
                      </c:pt>
                      <c:pt idx="6933" formatCode="General">
                        <c:v>625.47900000000004</c:v>
                      </c:pt>
                      <c:pt idx="6934" formatCode="General">
                        <c:v>625.48900000000003</c:v>
                      </c:pt>
                      <c:pt idx="6935" formatCode="General">
                        <c:v>625.49900000000002</c:v>
                      </c:pt>
                      <c:pt idx="6936" formatCode="General">
                        <c:v>625.50900000000001</c:v>
                      </c:pt>
                      <c:pt idx="6937" formatCode="General">
                        <c:v>625.51900000000001</c:v>
                      </c:pt>
                      <c:pt idx="6938" formatCode="General">
                        <c:v>625.529</c:v>
                      </c:pt>
                      <c:pt idx="6939" formatCode="General">
                        <c:v>625.53899999999999</c:v>
                      </c:pt>
                      <c:pt idx="6940" formatCode="General">
                        <c:v>625.54899999999998</c:v>
                      </c:pt>
                      <c:pt idx="6941" formatCode="General">
                        <c:v>625.55899999999997</c:v>
                      </c:pt>
                      <c:pt idx="6942" formatCode="General">
                        <c:v>625.56899999999996</c:v>
                      </c:pt>
                      <c:pt idx="6943" formatCode="General">
                        <c:v>625.57899999999995</c:v>
                      </c:pt>
                      <c:pt idx="6944" formatCode="General">
                        <c:v>625.58900000000006</c:v>
                      </c:pt>
                      <c:pt idx="6945" formatCode="General">
                        <c:v>625.59900000000005</c:v>
                      </c:pt>
                      <c:pt idx="6946" formatCode="General">
                        <c:v>625.60900000000004</c:v>
                      </c:pt>
                      <c:pt idx="6947" formatCode="General">
                        <c:v>625.61900000000003</c:v>
                      </c:pt>
                      <c:pt idx="6948" formatCode="General">
                        <c:v>625.62900000000002</c:v>
                      </c:pt>
                      <c:pt idx="6949" formatCode="General">
                        <c:v>625.63900000000001</c:v>
                      </c:pt>
                      <c:pt idx="6950" formatCode="General">
                        <c:v>625.649</c:v>
                      </c:pt>
                      <c:pt idx="6951" formatCode="General">
                        <c:v>625.65899999999999</c:v>
                      </c:pt>
                      <c:pt idx="6952" formatCode="General">
                        <c:v>625.66899999999998</c:v>
                      </c:pt>
                      <c:pt idx="6953" formatCode="General">
                        <c:v>625.67899999999997</c:v>
                      </c:pt>
                      <c:pt idx="6954" formatCode="General">
                        <c:v>625.68899999999996</c:v>
                      </c:pt>
                      <c:pt idx="6955" formatCode="General">
                        <c:v>625.69899999999996</c:v>
                      </c:pt>
                      <c:pt idx="6956" formatCode="General">
                        <c:v>625.70899999999995</c:v>
                      </c:pt>
                      <c:pt idx="6957" formatCode="General">
                        <c:v>625.71900000000005</c:v>
                      </c:pt>
                      <c:pt idx="6958" formatCode="General">
                        <c:v>625.72900000000004</c:v>
                      </c:pt>
                      <c:pt idx="6959" formatCode="General">
                        <c:v>625.73900000000003</c:v>
                      </c:pt>
                      <c:pt idx="6960" formatCode="General">
                        <c:v>625.74900000000002</c:v>
                      </c:pt>
                      <c:pt idx="6961" formatCode="General">
                        <c:v>625.75900000000001</c:v>
                      </c:pt>
                      <c:pt idx="6962" formatCode="General">
                        <c:v>625.76900000000001</c:v>
                      </c:pt>
                      <c:pt idx="6963" formatCode="General">
                        <c:v>625.779</c:v>
                      </c:pt>
                      <c:pt idx="6964" formatCode="General">
                        <c:v>625.78899999999999</c:v>
                      </c:pt>
                      <c:pt idx="6965" formatCode="General">
                        <c:v>625.79899999999998</c:v>
                      </c:pt>
                      <c:pt idx="6966" formatCode="General">
                        <c:v>625.80899999999997</c:v>
                      </c:pt>
                      <c:pt idx="6967" formatCode="General">
                        <c:v>625.81899999999996</c:v>
                      </c:pt>
                      <c:pt idx="6968" formatCode="General">
                        <c:v>625.82899999999995</c:v>
                      </c:pt>
                      <c:pt idx="6969" formatCode="General">
                        <c:v>625.83900000000006</c:v>
                      </c:pt>
                      <c:pt idx="6970" formatCode="General">
                        <c:v>625.84900000000005</c:v>
                      </c:pt>
                      <c:pt idx="6971" formatCode="General">
                        <c:v>625.85900000000004</c:v>
                      </c:pt>
                      <c:pt idx="6972" formatCode="General">
                        <c:v>625.86900000000003</c:v>
                      </c:pt>
                      <c:pt idx="6973" formatCode="General">
                        <c:v>625.87900000000002</c:v>
                      </c:pt>
                      <c:pt idx="6974" formatCode="General">
                        <c:v>625.88900000000001</c:v>
                      </c:pt>
                      <c:pt idx="6975" formatCode="General">
                        <c:v>625.899</c:v>
                      </c:pt>
                      <c:pt idx="6976" formatCode="General">
                        <c:v>625.90899999999999</c:v>
                      </c:pt>
                      <c:pt idx="6977" formatCode="General">
                        <c:v>625.91899999999998</c:v>
                      </c:pt>
                      <c:pt idx="6978" formatCode="General">
                        <c:v>625.92899999999997</c:v>
                      </c:pt>
                      <c:pt idx="6979" formatCode="General">
                        <c:v>625.93899999999996</c:v>
                      </c:pt>
                      <c:pt idx="6980" formatCode="General">
                        <c:v>625.94899999999996</c:v>
                      </c:pt>
                      <c:pt idx="6981" formatCode="General">
                        <c:v>625.95899999999995</c:v>
                      </c:pt>
                      <c:pt idx="6982" formatCode="General">
                        <c:v>625.96900000000005</c:v>
                      </c:pt>
                      <c:pt idx="6983" formatCode="General">
                        <c:v>625.97900000000004</c:v>
                      </c:pt>
                      <c:pt idx="6984" formatCode="General">
                        <c:v>625.98900000000003</c:v>
                      </c:pt>
                      <c:pt idx="6985" formatCode="General">
                        <c:v>625.99900000000002</c:v>
                      </c:pt>
                      <c:pt idx="6986" formatCode="General">
                        <c:v>626.00900000000001</c:v>
                      </c:pt>
                      <c:pt idx="6987" formatCode="General">
                        <c:v>626.01900000000001</c:v>
                      </c:pt>
                      <c:pt idx="6988" formatCode="General">
                        <c:v>626.029</c:v>
                      </c:pt>
                      <c:pt idx="6989" formatCode="General">
                        <c:v>626.03899999999999</c:v>
                      </c:pt>
                      <c:pt idx="6990" formatCode="General">
                        <c:v>626.04899999999998</c:v>
                      </c:pt>
                      <c:pt idx="6991" formatCode="General">
                        <c:v>626.05899999999997</c:v>
                      </c:pt>
                      <c:pt idx="6992" formatCode="General">
                        <c:v>626.06899999999996</c:v>
                      </c:pt>
                      <c:pt idx="6993" formatCode="General">
                        <c:v>626.07899999999995</c:v>
                      </c:pt>
                      <c:pt idx="6994" formatCode="General">
                        <c:v>626.08900000000006</c:v>
                      </c:pt>
                      <c:pt idx="6995" formatCode="General">
                        <c:v>626.09900000000005</c:v>
                      </c:pt>
                      <c:pt idx="6996" formatCode="General">
                        <c:v>626.10900000000004</c:v>
                      </c:pt>
                      <c:pt idx="6997" formatCode="General">
                        <c:v>626.11900000000003</c:v>
                      </c:pt>
                      <c:pt idx="6998" formatCode="General">
                        <c:v>626.12900000000002</c:v>
                      </c:pt>
                      <c:pt idx="6999" formatCode="General">
                        <c:v>626.13900000000001</c:v>
                      </c:pt>
                      <c:pt idx="7000" formatCode="General">
                        <c:v>626.149</c:v>
                      </c:pt>
                      <c:pt idx="7001" formatCode="General">
                        <c:v>626.15899999999999</c:v>
                      </c:pt>
                      <c:pt idx="7002" formatCode="General">
                        <c:v>626.16899999999998</c:v>
                      </c:pt>
                      <c:pt idx="7003" formatCode="General">
                        <c:v>626.17899999999997</c:v>
                      </c:pt>
                      <c:pt idx="7004" formatCode="General">
                        <c:v>626.18899999999996</c:v>
                      </c:pt>
                      <c:pt idx="7005" formatCode="General">
                        <c:v>626.19899999999996</c:v>
                      </c:pt>
                      <c:pt idx="7006" formatCode="General">
                        <c:v>626.20899999999995</c:v>
                      </c:pt>
                      <c:pt idx="7007" formatCode="General">
                        <c:v>626.21900000000005</c:v>
                      </c:pt>
                      <c:pt idx="7008" formatCode="General">
                        <c:v>626.22900000000004</c:v>
                      </c:pt>
                      <c:pt idx="7009" formatCode="General">
                        <c:v>626.23900000000003</c:v>
                      </c:pt>
                      <c:pt idx="7010" formatCode="General">
                        <c:v>626.24900000000002</c:v>
                      </c:pt>
                      <c:pt idx="7011" formatCode="General">
                        <c:v>626.25900000000001</c:v>
                      </c:pt>
                      <c:pt idx="7012" formatCode="General">
                        <c:v>626.26900000000001</c:v>
                      </c:pt>
                      <c:pt idx="7013" formatCode="General">
                        <c:v>626.279</c:v>
                      </c:pt>
                      <c:pt idx="7014" formatCode="General">
                        <c:v>626.28899999999999</c:v>
                      </c:pt>
                      <c:pt idx="7015" formatCode="General">
                        <c:v>626.29899999999998</c:v>
                      </c:pt>
                      <c:pt idx="7016" formatCode="General">
                        <c:v>626.30899999999997</c:v>
                      </c:pt>
                      <c:pt idx="7017" formatCode="General">
                        <c:v>626.31899999999996</c:v>
                      </c:pt>
                      <c:pt idx="7018" formatCode="General">
                        <c:v>626.32899999999995</c:v>
                      </c:pt>
                      <c:pt idx="7019" formatCode="General">
                        <c:v>626.33900000000006</c:v>
                      </c:pt>
                      <c:pt idx="7020" formatCode="General">
                        <c:v>626.34900000000005</c:v>
                      </c:pt>
                      <c:pt idx="7021" formatCode="General">
                        <c:v>626.35900000000004</c:v>
                      </c:pt>
                      <c:pt idx="7022" formatCode="General">
                        <c:v>626.36900000000003</c:v>
                      </c:pt>
                      <c:pt idx="7023" formatCode="General">
                        <c:v>626.37900000000002</c:v>
                      </c:pt>
                      <c:pt idx="7024" formatCode="General">
                        <c:v>626.38900000000001</c:v>
                      </c:pt>
                      <c:pt idx="7025" formatCode="General">
                        <c:v>626.399</c:v>
                      </c:pt>
                      <c:pt idx="7026" formatCode="General">
                        <c:v>626.40899999999999</c:v>
                      </c:pt>
                      <c:pt idx="7027" formatCode="General">
                        <c:v>626.41899999999998</c:v>
                      </c:pt>
                      <c:pt idx="7028" formatCode="General">
                        <c:v>626.42899999999997</c:v>
                      </c:pt>
                      <c:pt idx="7029" formatCode="General">
                        <c:v>626.43899999999996</c:v>
                      </c:pt>
                      <c:pt idx="7030" formatCode="General">
                        <c:v>626.44899999999996</c:v>
                      </c:pt>
                      <c:pt idx="7031" formatCode="General">
                        <c:v>626.45899999999995</c:v>
                      </c:pt>
                      <c:pt idx="7032" formatCode="General">
                        <c:v>626.46900000000005</c:v>
                      </c:pt>
                      <c:pt idx="7033" formatCode="General">
                        <c:v>626.47900000000004</c:v>
                      </c:pt>
                      <c:pt idx="7034" formatCode="General">
                        <c:v>626.48900000000003</c:v>
                      </c:pt>
                      <c:pt idx="7035" formatCode="General">
                        <c:v>626.49900000000002</c:v>
                      </c:pt>
                      <c:pt idx="7036" formatCode="General">
                        <c:v>626.50900000000001</c:v>
                      </c:pt>
                      <c:pt idx="7037" formatCode="General">
                        <c:v>626.51900000000001</c:v>
                      </c:pt>
                      <c:pt idx="7038" formatCode="General">
                        <c:v>626.529</c:v>
                      </c:pt>
                      <c:pt idx="7039" formatCode="General">
                        <c:v>626.53899999999999</c:v>
                      </c:pt>
                      <c:pt idx="7040" formatCode="General">
                        <c:v>626.54899999999998</c:v>
                      </c:pt>
                      <c:pt idx="7041" formatCode="General">
                        <c:v>626.55899999999997</c:v>
                      </c:pt>
                      <c:pt idx="7042" formatCode="General">
                        <c:v>626.56899999999996</c:v>
                      </c:pt>
                      <c:pt idx="7043" formatCode="General">
                        <c:v>626.57899999999995</c:v>
                      </c:pt>
                      <c:pt idx="7044" formatCode="General">
                        <c:v>626.58900000000006</c:v>
                      </c:pt>
                      <c:pt idx="7045" formatCode="General">
                        <c:v>626.59900000000005</c:v>
                      </c:pt>
                      <c:pt idx="7046" formatCode="General">
                        <c:v>626.60900000000004</c:v>
                      </c:pt>
                      <c:pt idx="7047" formatCode="General">
                        <c:v>626.61900000000003</c:v>
                      </c:pt>
                      <c:pt idx="7048" formatCode="General">
                        <c:v>626.62900000000002</c:v>
                      </c:pt>
                      <c:pt idx="7049" formatCode="General">
                        <c:v>626.63900000000001</c:v>
                      </c:pt>
                      <c:pt idx="7050" formatCode="General">
                        <c:v>626.649</c:v>
                      </c:pt>
                      <c:pt idx="7051" formatCode="General">
                        <c:v>626.65899999999999</c:v>
                      </c:pt>
                      <c:pt idx="7052" formatCode="General">
                        <c:v>626.66899999999998</c:v>
                      </c:pt>
                      <c:pt idx="7053" formatCode="General">
                        <c:v>626.67899999999997</c:v>
                      </c:pt>
                      <c:pt idx="7054" formatCode="General">
                        <c:v>626.68899999999996</c:v>
                      </c:pt>
                      <c:pt idx="7055" formatCode="General">
                        <c:v>626.69899999999996</c:v>
                      </c:pt>
                      <c:pt idx="7056" formatCode="General">
                        <c:v>626.70899999999995</c:v>
                      </c:pt>
                      <c:pt idx="7057" formatCode="General">
                        <c:v>626.71900000000005</c:v>
                      </c:pt>
                      <c:pt idx="7058" formatCode="General">
                        <c:v>626.72900000000004</c:v>
                      </c:pt>
                      <c:pt idx="7059" formatCode="General">
                        <c:v>626.73900000000003</c:v>
                      </c:pt>
                      <c:pt idx="7060" formatCode="General">
                        <c:v>626.74900000000002</c:v>
                      </c:pt>
                      <c:pt idx="7061" formatCode="General">
                        <c:v>626.75900000000001</c:v>
                      </c:pt>
                      <c:pt idx="7062" formatCode="General">
                        <c:v>626.76900000000001</c:v>
                      </c:pt>
                      <c:pt idx="7063" formatCode="General">
                        <c:v>626.779</c:v>
                      </c:pt>
                      <c:pt idx="7064" formatCode="General">
                        <c:v>626.78899999999999</c:v>
                      </c:pt>
                      <c:pt idx="7065" formatCode="General">
                        <c:v>626.79899999999998</c:v>
                      </c:pt>
                      <c:pt idx="7066" formatCode="General">
                        <c:v>626.80899999999997</c:v>
                      </c:pt>
                      <c:pt idx="7067" formatCode="General">
                        <c:v>626.81899999999996</c:v>
                      </c:pt>
                      <c:pt idx="7068" formatCode="General">
                        <c:v>626.82899999999995</c:v>
                      </c:pt>
                      <c:pt idx="7069" formatCode="General">
                        <c:v>626.83900000000006</c:v>
                      </c:pt>
                      <c:pt idx="7070" formatCode="General">
                        <c:v>626.84900000000005</c:v>
                      </c:pt>
                      <c:pt idx="7071" formatCode="General">
                        <c:v>626.85900000000004</c:v>
                      </c:pt>
                      <c:pt idx="7072" formatCode="General">
                        <c:v>626.86900000000003</c:v>
                      </c:pt>
                      <c:pt idx="7073" formatCode="General">
                        <c:v>626.87900000000002</c:v>
                      </c:pt>
                      <c:pt idx="7074" formatCode="General">
                        <c:v>626.88900000000001</c:v>
                      </c:pt>
                      <c:pt idx="7075" formatCode="General">
                        <c:v>626.899</c:v>
                      </c:pt>
                      <c:pt idx="7076" formatCode="General">
                        <c:v>626.90899999999999</c:v>
                      </c:pt>
                      <c:pt idx="7077" formatCode="General">
                        <c:v>626.91899999999998</c:v>
                      </c:pt>
                      <c:pt idx="7078" formatCode="General">
                        <c:v>626.92899999999997</c:v>
                      </c:pt>
                      <c:pt idx="7079" formatCode="General">
                        <c:v>626.93899999999996</c:v>
                      </c:pt>
                      <c:pt idx="7080" formatCode="General">
                        <c:v>626.94899999999996</c:v>
                      </c:pt>
                      <c:pt idx="7081" formatCode="General">
                        <c:v>626.95899999999995</c:v>
                      </c:pt>
                      <c:pt idx="7082" formatCode="General">
                        <c:v>626.96900000000005</c:v>
                      </c:pt>
                      <c:pt idx="7083" formatCode="General">
                        <c:v>626.97900000000004</c:v>
                      </c:pt>
                      <c:pt idx="7084" formatCode="General">
                        <c:v>626.98900000000003</c:v>
                      </c:pt>
                      <c:pt idx="7085" formatCode="General">
                        <c:v>626.99900000000002</c:v>
                      </c:pt>
                      <c:pt idx="7086" formatCode="General">
                        <c:v>627.00900000000001</c:v>
                      </c:pt>
                      <c:pt idx="7087" formatCode="General">
                        <c:v>627.01900000000001</c:v>
                      </c:pt>
                      <c:pt idx="7088" formatCode="General">
                        <c:v>627.029</c:v>
                      </c:pt>
                      <c:pt idx="7089" formatCode="General">
                        <c:v>627.03899999999999</c:v>
                      </c:pt>
                      <c:pt idx="7090" formatCode="General">
                        <c:v>627.04899999999998</c:v>
                      </c:pt>
                      <c:pt idx="7091" formatCode="General">
                        <c:v>627.05899999999997</c:v>
                      </c:pt>
                      <c:pt idx="7092" formatCode="General">
                        <c:v>627.06899999999996</c:v>
                      </c:pt>
                      <c:pt idx="7093" formatCode="General">
                        <c:v>627.07899999999995</c:v>
                      </c:pt>
                      <c:pt idx="7094" formatCode="General">
                        <c:v>627.08900000000006</c:v>
                      </c:pt>
                      <c:pt idx="7095" formatCode="General">
                        <c:v>627.09900000000005</c:v>
                      </c:pt>
                      <c:pt idx="7096" formatCode="General">
                        <c:v>627.10900000000004</c:v>
                      </c:pt>
                      <c:pt idx="7097" formatCode="General">
                        <c:v>627.11900000000003</c:v>
                      </c:pt>
                      <c:pt idx="7098" formatCode="General">
                        <c:v>627.12900000000002</c:v>
                      </c:pt>
                      <c:pt idx="7099" formatCode="General">
                        <c:v>627.13900000000001</c:v>
                      </c:pt>
                      <c:pt idx="7100" formatCode="General">
                        <c:v>627.149</c:v>
                      </c:pt>
                      <c:pt idx="7101" formatCode="General">
                        <c:v>627.15899999999999</c:v>
                      </c:pt>
                      <c:pt idx="7102" formatCode="General">
                        <c:v>627.16899999999998</c:v>
                      </c:pt>
                      <c:pt idx="7103" formatCode="General">
                        <c:v>627.17899999999997</c:v>
                      </c:pt>
                      <c:pt idx="7104" formatCode="General">
                        <c:v>627.18899999999996</c:v>
                      </c:pt>
                      <c:pt idx="7105" formatCode="General">
                        <c:v>627.19899999999996</c:v>
                      </c:pt>
                      <c:pt idx="7106" formatCode="General">
                        <c:v>627.20899999999995</c:v>
                      </c:pt>
                      <c:pt idx="7107" formatCode="General">
                        <c:v>627.21900000000005</c:v>
                      </c:pt>
                      <c:pt idx="7108" formatCode="General">
                        <c:v>627.22900000000004</c:v>
                      </c:pt>
                      <c:pt idx="7109" formatCode="General">
                        <c:v>627.23900000000003</c:v>
                      </c:pt>
                      <c:pt idx="7110" formatCode="General">
                        <c:v>627.24900000000002</c:v>
                      </c:pt>
                      <c:pt idx="7111" formatCode="General">
                        <c:v>627.25900000000001</c:v>
                      </c:pt>
                      <c:pt idx="7112" formatCode="General">
                        <c:v>627.26900000000001</c:v>
                      </c:pt>
                      <c:pt idx="7113" formatCode="General">
                        <c:v>627.279</c:v>
                      </c:pt>
                      <c:pt idx="7114" formatCode="General">
                        <c:v>627.28899999999999</c:v>
                      </c:pt>
                      <c:pt idx="7115" formatCode="General">
                        <c:v>627.29899999999998</c:v>
                      </c:pt>
                      <c:pt idx="7116" formatCode="General">
                        <c:v>627.30899999999997</c:v>
                      </c:pt>
                      <c:pt idx="7117" formatCode="General">
                        <c:v>627.31899999999996</c:v>
                      </c:pt>
                      <c:pt idx="7118" formatCode="General">
                        <c:v>627.32899999999995</c:v>
                      </c:pt>
                      <c:pt idx="7119" formatCode="General">
                        <c:v>627.33900000000006</c:v>
                      </c:pt>
                      <c:pt idx="7120" formatCode="General">
                        <c:v>627.34900000000005</c:v>
                      </c:pt>
                      <c:pt idx="7121" formatCode="General">
                        <c:v>627.35900000000004</c:v>
                      </c:pt>
                      <c:pt idx="7122" formatCode="General">
                        <c:v>627.36900000000003</c:v>
                      </c:pt>
                      <c:pt idx="7123" formatCode="General">
                        <c:v>627.37900000000002</c:v>
                      </c:pt>
                      <c:pt idx="7124" formatCode="General">
                        <c:v>627.38900000000001</c:v>
                      </c:pt>
                      <c:pt idx="7125" formatCode="General">
                        <c:v>627.399</c:v>
                      </c:pt>
                      <c:pt idx="7126" formatCode="General">
                        <c:v>627.40899999999999</c:v>
                      </c:pt>
                      <c:pt idx="7127" formatCode="General">
                        <c:v>627.41899999999998</c:v>
                      </c:pt>
                      <c:pt idx="7128" formatCode="General">
                        <c:v>627.42899999999997</c:v>
                      </c:pt>
                      <c:pt idx="7129" formatCode="General">
                        <c:v>627.43899999999996</c:v>
                      </c:pt>
                      <c:pt idx="7130" formatCode="General">
                        <c:v>627.44899999999996</c:v>
                      </c:pt>
                      <c:pt idx="7131" formatCode="General">
                        <c:v>627.45899999999995</c:v>
                      </c:pt>
                      <c:pt idx="7132" formatCode="General">
                        <c:v>627.46900000000005</c:v>
                      </c:pt>
                      <c:pt idx="7133" formatCode="General">
                        <c:v>627.47900000000004</c:v>
                      </c:pt>
                      <c:pt idx="7134" formatCode="General">
                        <c:v>627.48900000000003</c:v>
                      </c:pt>
                      <c:pt idx="7135" formatCode="General">
                        <c:v>627.49900000000002</c:v>
                      </c:pt>
                      <c:pt idx="7136" formatCode="General">
                        <c:v>627.50900000000001</c:v>
                      </c:pt>
                      <c:pt idx="7137" formatCode="General">
                        <c:v>627.51900000000001</c:v>
                      </c:pt>
                      <c:pt idx="7138" formatCode="General">
                        <c:v>627.529</c:v>
                      </c:pt>
                      <c:pt idx="7139" formatCode="General">
                        <c:v>627.53899999999999</c:v>
                      </c:pt>
                      <c:pt idx="7140" formatCode="General">
                        <c:v>627.54899999999998</c:v>
                      </c:pt>
                      <c:pt idx="7141" formatCode="General">
                        <c:v>627.55899999999997</c:v>
                      </c:pt>
                      <c:pt idx="7142" formatCode="General">
                        <c:v>627.56899999999996</c:v>
                      </c:pt>
                      <c:pt idx="7143" formatCode="General">
                        <c:v>627.57899999999995</c:v>
                      </c:pt>
                      <c:pt idx="7144" formatCode="General">
                        <c:v>627.58900000000006</c:v>
                      </c:pt>
                      <c:pt idx="7145" formatCode="General">
                        <c:v>627.59900000000005</c:v>
                      </c:pt>
                      <c:pt idx="7146" formatCode="General">
                        <c:v>627.60900000000004</c:v>
                      </c:pt>
                      <c:pt idx="7147" formatCode="General">
                        <c:v>627.61900000000003</c:v>
                      </c:pt>
                      <c:pt idx="7148" formatCode="General">
                        <c:v>627.62900000000002</c:v>
                      </c:pt>
                      <c:pt idx="7149" formatCode="General">
                        <c:v>627.63900000000001</c:v>
                      </c:pt>
                      <c:pt idx="7150" formatCode="General">
                        <c:v>627.649</c:v>
                      </c:pt>
                      <c:pt idx="7151" formatCode="General">
                        <c:v>627.65899999999999</c:v>
                      </c:pt>
                      <c:pt idx="7152" formatCode="General">
                        <c:v>627.66899999999998</c:v>
                      </c:pt>
                      <c:pt idx="7153" formatCode="General">
                        <c:v>627.67899999999997</c:v>
                      </c:pt>
                      <c:pt idx="7154" formatCode="General">
                        <c:v>627.68899999999996</c:v>
                      </c:pt>
                      <c:pt idx="7155" formatCode="General">
                        <c:v>627.69899999999996</c:v>
                      </c:pt>
                      <c:pt idx="7156" formatCode="General">
                        <c:v>627.70899999999995</c:v>
                      </c:pt>
                      <c:pt idx="7157" formatCode="General">
                        <c:v>627.71900000000005</c:v>
                      </c:pt>
                      <c:pt idx="7158" formatCode="General">
                        <c:v>627.72900000000004</c:v>
                      </c:pt>
                      <c:pt idx="7159" formatCode="General">
                        <c:v>627.73900000000003</c:v>
                      </c:pt>
                      <c:pt idx="7160" formatCode="General">
                        <c:v>627.74900000000002</c:v>
                      </c:pt>
                      <c:pt idx="7161" formatCode="General">
                        <c:v>627.75900000000001</c:v>
                      </c:pt>
                      <c:pt idx="7162" formatCode="General">
                        <c:v>627.76900000000001</c:v>
                      </c:pt>
                      <c:pt idx="7163" formatCode="General">
                        <c:v>627.779</c:v>
                      </c:pt>
                      <c:pt idx="7164" formatCode="General">
                        <c:v>627.78899999999999</c:v>
                      </c:pt>
                      <c:pt idx="7165" formatCode="General">
                        <c:v>627.79899999999998</c:v>
                      </c:pt>
                      <c:pt idx="7166" formatCode="General">
                        <c:v>627.80899999999997</c:v>
                      </c:pt>
                      <c:pt idx="7167" formatCode="General">
                        <c:v>627.81899999999996</c:v>
                      </c:pt>
                      <c:pt idx="7168" formatCode="General">
                        <c:v>627.82899999999995</c:v>
                      </c:pt>
                      <c:pt idx="7169" formatCode="General">
                        <c:v>627.83900000000006</c:v>
                      </c:pt>
                      <c:pt idx="7170" formatCode="General">
                        <c:v>627.84900000000005</c:v>
                      </c:pt>
                      <c:pt idx="7171" formatCode="General">
                        <c:v>627.85900000000004</c:v>
                      </c:pt>
                      <c:pt idx="7172" formatCode="General">
                        <c:v>627.86900000000003</c:v>
                      </c:pt>
                      <c:pt idx="7173" formatCode="General">
                        <c:v>627.87900000000002</c:v>
                      </c:pt>
                      <c:pt idx="7174" formatCode="General">
                        <c:v>627.88900000000001</c:v>
                      </c:pt>
                      <c:pt idx="7175" formatCode="General">
                        <c:v>627.899</c:v>
                      </c:pt>
                      <c:pt idx="7176" formatCode="General">
                        <c:v>627.90899999999999</c:v>
                      </c:pt>
                      <c:pt idx="7177" formatCode="General">
                        <c:v>627.91899999999998</c:v>
                      </c:pt>
                      <c:pt idx="7178" formatCode="General">
                        <c:v>627.92899999999997</c:v>
                      </c:pt>
                      <c:pt idx="7179" formatCode="General">
                        <c:v>627.93899999999996</c:v>
                      </c:pt>
                      <c:pt idx="7180" formatCode="General">
                        <c:v>627.94899999999996</c:v>
                      </c:pt>
                      <c:pt idx="7181" formatCode="General">
                        <c:v>627.95899999999995</c:v>
                      </c:pt>
                      <c:pt idx="7182" formatCode="General">
                        <c:v>627.96900000000005</c:v>
                      </c:pt>
                      <c:pt idx="7183" formatCode="General">
                        <c:v>627.97900000000004</c:v>
                      </c:pt>
                      <c:pt idx="7184" formatCode="General">
                        <c:v>627.98900000000003</c:v>
                      </c:pt>
                      <c:pt idx="7185" formatCode="General">
                        <c:v>627.99900000000002</c:v>
                      </c:pt>
                      <c:pt idx="7186" formatCode="General">
                        <c:v>628.00900000000001</c:v>
                      </c:pt>
                      <c:pt idx="7187" formatCode="General">
                        <c:v>628.01900000000001</c:v>
                      </c:pt>
                      <c:pt idx="7188" formatCode="General">
                        <c:v>628.029</c:v>
                      </c:pt>
                      <c:pt idx="7189" formatCode="General">
                        <c:v>628.03899999999999</c:v>
                      </c:pt>
                      <c:pt idx="7190" formatCode="General">
                        <c:v>628.04899999999998</c:v>
                      </c:pt>
                      <c:pt idx="7191" formatCode="General">
                        <c:v>628.05899999999997</c:v>
                      </c:pt>
                      <c:pt idx="7192" formatCode="General">
                        <c:v>628.06899999999996</c:v>
                      </c:pt>
                      <c:pt idx="7193" formatCode="General">
                        <c:v>628.07899999999995</c:v>
                      </c:pt>
                      <c:pt idx="7194" formatCode="General">
                        <c:v>628.08900000000006</c:v>
                      </c:pt>
                      <c:pt idx="7195" formatCode="General">
                        <c:v>628.09900000000005</c:v>
                      </c:pt>
                      <c:pt idx="7196" formatCode="General">
                        <c:v>628.10900000000004</c:v>
                      </c:pt>
                      <c:pt idx="7197" formatCode="General">
                        <c:v>628.11900000000003</c:v>
                      </c:pt>
                      <c:pt idx="7198" formatCode="General">
                        <c:v>628.12900000000002</c:v>
                      </c:pt>
                      <c:pt idx="7199" formatCode="General">
                        <c:v>628.13900000000001</c:v>
                      </c:pt>
                      <c:pt idx="7200" formatCode="General">
                        <c:v>628.149</c:v>
                      </c:pt>
                      <c:pt idx="7201" formatCode="General">
                        <c:v>628.15899999999999</c:v>
                      </c:pt>
                      <c:pt idx="7202" formatCode="General">
                        <c:v>628.16899999999998</c:v>
                      </c:pt>
                      <c:pt idx="7203" formatCode="General">
                        <c:v>628.17899999999997</c:v>
                      </c:pt>
                      <c:pt idx="7204" formatCode="General">
                        <c:v>628.18899999999996</c:v>
                      </c:pt>
                      <c:pt idx="7205" formatCode="General">
                        <c:v>628.19899999999996</c:v>
                      </c:pt>
                      <c:pt idx="7206" formatCode="General">
                        <c:v>628.20899999999995</c:v>
                      </c:pt>
                      <c:pt idx="7207" formatCode="General">
                        <c:v>628.21900000000005</c:v>
                      </c:pt>
                      <c:pt idx="7208" formatCode="General">
                        <c:v>628.22900000000004</c:v>
                      </c:pt>
                      <c:pt idx="7209" formatCode="General">
                        <c:v>628.23900000000003</c:v>
                      </c:pt>
                      <c:pt idx="7210" formatCode="General">
                        <c:v>628.24900000000002</c:v>
                      </c:pt>
                      <c:pt idx="7211" formatCode="General">
                        <c:v>628.25900000000001</c:v>
                      </c:pt>
                      <c:pt idx="7212" formatCode="General">
                        <c:v>628.26900000000001</c:v>
                      </c:pt>
                      <c:pt idx="7213" formatCode="General">
                        <c:v>628.279</c:v>
                      </c:pt>
                      <c:pt idx="7214" formatCode="General">
                        <c:v>628.28899999999999</c:v>
                      </c:pt>
                      <c:pt idx="7215" formatCode="General">
                        <c:v>628.29899999999998</c:v>
                      </c:pt>
                      <c:pt idx="7216" formatCode="General">
                        <c:v>628.30899999999997</c:v>
                      </c:pt>
                      <c:pt idx="7217" formatCode="General">
                        <c:v>628.31899999999996</c:v>
                      </c:pt>
                      <c:pt idx="7218" formatCode="General">
                        <c:v>628.32899999999995</c:v>
                      </c:pt>
                      <c:pt idx="7219" formatCode="General">
                        <c:v>628.33900000000006</c:v>
                      </c:pt>
                      <c:pt idx="7220" formatCode="General">
                        <c:v>628.34900000000005</c:v>
                      </c:pt>
                      <c:pt idx="7221" formatCode="General">
                        <c:v>628.35900000000004</c:v>
                      </c:pt>
                      <c:pt idx="7222" formatCode="General">
                        <c:v>628.36900000000003</c:v>
                      </c:pt>
                      <c:pt idx="7223" formatCode="General">
                        <c:v>628.37900000000002</c:v>
                      </c:pt>
                      <c:pt idx="7224" formatCode="General">
                        <c:v>628.38900000000001</c:v>
                      </c:pt>
                      <c:pt idx="7225" formatCode="General">
                        <c:v>628.399</c:v>
                      </c:pt>
                      <c:pt idx="7226" formatCode="General">
                        <c:v>628.40899999999999</c:v>
                      </c:pt>
                      <c:pt idx="7227" formatCode="General">
                        <c:v>628.41899999999998</c:v>
                      </c:pt>
                      <c:pt idx="7228" formatCode="General">
                        <c:v>628.42899999999997</c:v>
                      </c:pt>
                      <c:pt idx="7229" formatCode="General">
                        <c:v>628.43899999999996</c:v>
                      </c:pt>
                      <c:pt idx="7230" formatCode="General">
                        <c:v>628.44899999999996</c:v>
                      </c:pt>
                      <c:pt idx="7231" formatCode="General">
                        <c:v>628.45899999999995</c:v>
                      </c:pt>
                      <c:pt idx="7232" formatCode="General">
                        <c:v>628.46900000000005</c:v>
                      </c:pt>
                      <c:pt idx="7233" formatCode="General">
                        <c:v>628.47900000000004</c:v>
                      </c:pt>
                      <c:pt idx="7234" formatCode="General">
                        <c:v>628.48900000000003</c:v>
                      </c:pt>
                      <c:pt idx="7235" formatCode="General">
                        <c:v>628.49900000000002</c:v>
                      </c:pt>
                      <c:pt idx="7236" formatCode="General">
                        <c:v>628.50900000000001</c:v>
                      </c:pt>
                      <c:pt idx="7237" formatCode="General">
                        <c:v>628.51900000000001</c:v>
                      </c:pt>
                      <c:pt idx="7238" formatCode="General">
                        <c:v>628.529</c:v>
                      </c:pt>
                      <c:pt idx="7239" formatCode="General">
                        <c:v>628.53899999999999</c:v>
                      </c:pt>
                      <c:pt idx="7240" formatCode="General">
                        <c:v>628.54899999999998</c:v>
                      </c:pt>
                      <c:pt idx="7241" formatCode="General">
                        <c:v>628.55899999999997</c:v>
                      </c:pt>
                      <c:pt idx="7242" formatCode="General">
                        <c:v>628.56899999999996</c:v>
                      </c:pt>
                      <c:pt idx="7243" formatCode="General">
                        <c:v>628.57899999999995</c:v>
                      </c:pt>
                      <c:pt idx="7244" formatCode="General">
                        <c:v>628.58900000000006</c:v>
                      </c:pt>
                      <c:pt idx="7245" formatCode="General">
                        <c:v>628.59900000000005</c:v>
                      </c:pt>
                      <c:pt idx="7246" formatCode="General">
                        <c:v>628.60900000000004</c:v>
                      </c:pt>
                      <c:pt idx="7247" formatCode="General">
                        <c:v>628.61900000000003</c:v>
                      </c:pt>
                      <c:pt idx="7248" formatCode="General">
                        <c:v>628.62900000000002</c:v>
                      </c:pt>
                      <c:pt idx="7249" formatCode="General">
                        <c:v>628.63900000000001</c:v>
                      </c:pt>
                      <c:pt idx="7250" formatCode="General">
                        <c:v>628.649</c:v>
                      </c:pt>
                      <c:pt idx="7251" formatCode="General">
                        <c:v>628.65899999999999</c:v>
                      </c:pt>
                      <c:pt idx="7252" formatCode="General">
                        <c:v>628.66899999999998</c:v>
                      </c:pt>
                      <c:pt idx="7253" formatCode="General">
                        <c:v>628.67899999999997</c:v>
                      </c:pt>
                      <c:pt idx="7254" formatCode="General">
                        <c:v>628.68899999999996</c:v>
                      </c:pt>
                      <c:pt idx="7255" formatCode="General">
                        <c:v>628.69899999999996</c:v>
                      </c:pt>
                      <c:pt idx="7256" formatCode="General">
                        <c:v>628.70899999999995</c:v>
                      </c:pt>
                      <c:pt idx="7257" formatCode="General">
                        <c:v>628.71900000000005</c:v>
                      </c:pt>
                      <c:pt idx="7258" formatCode="General">
                        <c:v>628.72900000000004</c:v>
                      </c:pt>
                      <c:pt idx="7259" formatCode="General">
                        <c:v>628.73900000000003</c:v>
                      </c:pt>
                      <c:pt idx="7260" formatCode="General">
                        <c:v>628.74900000000002</c:v>
                      </c:pt>
                      <c:pt idx="7261" formatCode="General">
                        <c:v>628.75900000000001</c:v>
                      </c:pt>
                      <c:pt idx="7262" formatCode="General">
                        <c:v>628.76900000000001</c:v>
                      </c:pt>
                      <c:pt idx="7263" formatCode="General">
                        <c:v>628.779</c:v>
                      </c:pt>
                      <c:pt idx="7264" formatCode="General">
                        <c:v>628.78899999999999</c:v>
                      </c:pt>
                      <c:pt idx="7265" formatCode="General">
                        <c:v>628.79899999999998</c:v>
                      </c:pt>
                      <c:pt idx="7266" formatCode="General">
                        <c:v>628.80899999999997</c:v>
                      </c:pt>
                      <c:pt idx="7267" formatCode="General">
                        <c:v>628.81899999999996</c:v>
                      </c:pt>
                      <c:pt idx="7268" formatCode="General">
                        <c:v>628.82899999999995</c:v>
                      </c:pt>
                      <c:pt idx="7269" formatCode="General">
                        <c:v>628.83900000000006</c:v>
                      </c:pt>
                      <c:pt idx="7270" formatCode="General">
                        <c:v>628.84900000000005</c:v>
                      </c:pt>
                      <c:pt idx="7271" formatCode="General">
                        <c:v>628.85900000000004</c:v>
                      </c:pt>
                      <c:pt idx="7272" formatCode="General">
                        <c:v>628.86900000000003</c:v>
                      </c:pt>
                      <c:pt idx="7273" formatCode="General">
                        <c:v>628.87900000000002</c:v>
                      </c:pt>
                      <c:pt idx="7274" formatCode="General">
                        <c:v>628.88900000000001</c:v>
                      </c:pt>
                      <c:pt idx="7275" formatCode="General">
                        <c:v>628.899</c:v>
                      </c:pt>
                      <c:pt idx="7276" formatCode="General">
                        <c:v>628.90899999999999</c:v>
                      </c:pt>
                      <c:pt idx="7277" formatCode="General">
                        <c:v>628.91899999999998</c:v>
                      </c:pt>
                      <c:pt idx="7278" formatCode="General">
                        <c:v>628.92899999999997</c:v>
                      </c:pt>
                      <c:pt idx="7279" formatCode="General">
                        <c:v>628.93899999999996</c:v>
                      </c:pt>
                      <c:pt idx="7280" formatCode="General">
                        <c:v>628.94899999999996</c:v>
                      </c:pt>
                      <c:pt idx="7281" formatCode="General">
                        <c:v>628.95899999999995</c:v>
                      </c:pt>
                      <c:pt idx="7282" formatCode="General">
                        <c:v>628.96900000000005</c:v>
                      </c:pt>
                      <c:pt idx="7283" formatCode="General">
                        <c:v>628.97900000000004</c:v>
                      </c:pt>
                      <c:pt idx="7284" formatCode="General">
                        <c:v>628.98900000000003</c:v>
                      </c:pt>
                      <c:pt idx="7285" formatCode="General">
                        <c:v>628.99900000000002</c:v>
                      </c:pt>
                      <c:pt idx="7286" formatCode="General">
                        <c:v>629.00900000000001</c:v>
                      </c:pt>
                      <c:pt idx="7287" formatCode="General">
                        <c:v>629.01900000000001</c:v>
                      </c:pt>
                      <c:pt idx="7288" formatCode="General">
                        <c:v>629.029</c:v>
                      </c:pt>
                      <c:pt idx="7289" formatCode="General">
                        <c:v>629.03899999999999</c:v>
                      </c:pt>
                      <c:pt idx="7290" formatCode="General">
                        <c:v>629.04899999999998</c:v>
                      </c:pt>
                      <c:pt idx="7291" formatCode="General">
                        <c:v>629.05899999999997</c:v>
                      </c:pt>
                      <c:pt idx="7292" formatCode="General">
                        <c:v>629.06899999999996</c:v>
                      </c:pt>
                      <c:pt idx="7293" formatCode="General">
                        <c:v>629.07899999999995</c:v>
                      </c:pt>
                      <c:pt idx="7294" formatCode="General">
                        <c:v>629.08900000000006</c:v>
                      </c:pt>
                      <c:pt idx="7295" formatCode="General">
                        <c:v>629.09900000000005</c:v>
                      </c:pt>
                      <c:pt idx="7296" formatCode="General">
                        <c:v>629.10900000000004</c:v>
                      </c:pt>
                      <c:pt idx="7297" formatCode="General">
                        <c:v>629.11900000000003</c:v>
                      </c:pt>
                      <c:pt idx="7298" formatCode="General">
                        <c:v>629.12900000000002</c:v>
                      </c:pt>
                      <c:pt idx="7299" formatCode="General">
                        <c:v>629.13900000000001</c:v>
                      </c:pt>
                      <c:pt idx="7300" formatCode="General">
                        <c:v>629.149</c:v>
                      </c:pt>
                      <c:pt idx="7301" formatCode="General">
                        <c:v>629.15899999999999</c:v>
                      </c:pt>
                      <c:pt idx="7302" formatCode="General">
                        <c:v>629.16899999999998</c:v>
                      </c:pt>
                      <c:pt idx="7303" formatCode="General">
                        <c:v>629.17899999999997</c:v>
                      </c:pt>
                      <c:pt idx="7304" formatCode="General">
                        <c:v>629.18899999999996</c:v>
                      </c:pt>
                      <c:pt idx="7305" formatCode="General">
                        <c:v>629.19899999999996</c:v>
                      </c:pt>
                      <c:pt idx="7306" formatCode="General">
                        <c:v>629.20899999999995</c:v>
                      </c:pt>
                      <c:pt idx="7307" formatCode="General">
                        <c:v>629.21900000000005</c:v>
                      </c:pt>
                      <c:pt idx="7308" formatCode="General">
                        <c:v>629.22900000000004</c:v>
                      </c:pt>
                      <c:pt idx="7309" formatCode="General">
                        <c:v>629.23900000000003</c:v>
                      </c:pt>
                      <c:pt idx="7310" formatCode="General">
                        <c:v>629.24900000000002</c:v>
                      </c:pt>
                      <c:pt idx="7311" formatCode="General">
                        <c:v>629.25900000000001</c:v>
                      </c:pt>
                      <c:pt idx="7312" formatCode="General">
                        <c:v>629.26900000000001</c:v>
                      </c:pt>
                      <c:pt idx="7313" formatCode="General">
                        <c:v>629.279</c:v>
                      </c:pt>
                      <c:pt idx="7314" formatCode="General">
                        <c:v>629.28899999999999</c:v>
                      </c:pt>
                      <c:pt idx="7315" formatCode="General">
                        <c:v>629.29899999999998</c:v>
                      </c:pt>
                      <c:pt idx="7316" formatCode="General">
                        <c:v>629.30899999999997</c:v>
                      </c:pt>
                      <c:pt idx="7317" formatCode="General">
                        <c:v>629.31899999999996</c:v>
                      </c:pt>
                      <c:pt idx="7318" formatCode="General">
                        <c:v>629.32899999999995</c:v>
                      </c:pt>
                      <c:pt idx="7319" formatCode="General">
                        <c:v>629.33900000000006</c:v>
                      </c:pt>
                      <c:pt idx="7320" formatCode="General">
                        <c:v>629.34900000000005</c:v>
                      </c:pt>
                      <c:pt idx="7321" formatCode="General">
                        <c:v>629.35900000000004</c:v>
                      </c:pt>
                      <c:pt idx="7322" formatCode="General">
                        <c:v>629.36900000000003</c:v>
                      </c:pt>
                      <c:pt idx="7323" formatCode="General">
                        <c:v>629.37900000000002</c:v>
                      </c:pt>
                      <c:pt idx="7324" formatCode="General">
                        <c:v>629.38900000000001</c:v>
                      </c:pt>
                      <c:pt idx="7325" formatCode="General">
                        <c:v>629.399</c:v>
                      </c:pt>
                      <c:pt idx="7326" formatCode="General">
                        <c:v>629.40899999999999</c:v>
                      </c:pt>
                      <c:pt idx="7327" formatCode="General">
                        <c:v>629.41899999999998</c:v>
                      </c:pt>
                      <c:pt idx="7328" formatCode="General">
                        <c:v>629.42899999999997</c:v>
                      </c:pt>
                      <c:pt idx="7329" formatCode="General">
                        <c:v>629.43899999999996</c:v>
                      </c:pt>
                      <c:pt idx="7330" formatCode="General">
                        <c:v>629.44899999999996</c:v>
                      </c:pt>
                      <c:pt idx="7331" formatCode="General">
                        <c:v>629.45899999999995</c:v>
                      </c:pt>
                      <c:pt idx="7332" formatCode="General">
                        <c:v>629.46900000000005</c:v>
                      </c:pt>
                      <c:pt idx="7333" formatCode="General">
                        <c:v>629.47900000000004</c:v>
                      </c:pt>
                      <c:pt idx="7334" formatCode="General">
                        <c:v>629.48900000000003</c:v>
                      </c:pt>
                      <c:pt idx="7335" formatCode="General">
                        <c:v>629.49900000000002</c:v>
                      </c:pt>
                      <c:pt idx="7336" formatCode="General">
                        <c:v>629.50900000000001</c:v>
                      </c:pt>
                      <c:pt idx="7337" formatCode="General">
                        <c:v>629.51900000000001</c:v>
                      </c:pt>
                      <c:pt idx="7338" formatCode="General">
                        <c:v>629.529</c:v>
                      </c:pt>
                      <c:pt idx="7339" formatCode="General">
                        <c:v>629.53899999999999</c:v>
                      </c:pt>
                      <c:pt idx="7340" formatCode="General">
                        <c:v>629.54899999999998</c:v>
                      </c:pt>
                      <c:pt idx="7341" formatCode="General">
                        <c:v>629.55899999999997</c:v>
                      </c:pt>
                      <c:pt idx="7342" formatCode="General">
                        <c:v>629.56899999999996</c:v>
                      </c:pt>
                      <c:pt idx="7343" formatCode="General">
                        <c:v>629.57899999999995</c:v>
                      </c:pt>
                      <c:pt idx="7344" formatCode="General">
                        <c:v>629.58900000000006</c:v>
                      </c:pt>
                      <c:pt idx="7345" formatCode="General">
                        <c:v>629.59900000000005</c:v>
                      </c:pt>
                      <c:pt idx="7346" formatCode="General">
                        <c:v>629.60900000000004</c:v>
                      </c:pt>
                      <c:pt idx="7347" formatCode="General">
                        <c:v>629.61900000000003</c:v>
                      </c:pt>
                      <c:pt idx="7348" formatCode="General">
                        <c:v>629.62900000000002</c:v>
                      </c:pt>
                      <c:pt idx="7349" formatCode="General">
                        <c:v>629.63900000000001</c:v>
                      </c:pt>
                      <c:pt idx="7350" formatCode="General">
                        <c:v>629.649</c:v>
                      </c:pt>
                      <c:pt idx="7351" formatCode="General">
                        <c:v>629.65899999999999</c:v>
                      </c:pt>
                      <c:pt idx="7352" formatCode="General">
                        <c:v>629.66899999999998</c:v>
                      </c:pt>
                      <c:pt idx="7353" formatCode="General">
                        <c:v>629.67899999999997</c:v>
                      </c:pt>
                      <c:pt idx="7354" formatCode="General">
                        <c:v>629.68899999999996</c:v>
                      </c:pt>
                      <c:pt idx="7355" formatCode="General">
                        <c:v>629.69899999999996</c:v>
                      </c:pt>
                      <c:pt idx="7356" formatCode="General">
                        <c:v>629.70899999999995</c:v>
                      </c:pt>
                      <c:pt idx="7357" formatCode="General">
                        <c:v>629.71900000000005</c:v>
                      </c:pt>
                      <c:pt idx="7358" formatCode="General">
                        <c:v>629.72900000000004</c:v>
                      </c:pt>
                      <c:pt idx="7359" formatCode="General">
                        <c:v>629.73900000000003</c:v>
                      </c:pt>
                      <c:pt idx="7360" formatCode="General">
                        <c:v>629.74900000000002</c:v>
                      </c:pt>
                      <c:pt idx="7361" formatCode="General">
                        <c:v>629.75900000000001</c:v>
                      </c:pt>
                      <c:pt idx="7362" formatCode="General">
                        <c:v>629.76900000000001</c:v>
                      </c:pt>
                      <c:pt idx="7363" formatCode="General">
                        <c:v>629.779</c:v>
                      </c:pt>
                      <c:pt idx="7364" formatCode="General">
                        <c:v>629.78899999999999</c:v>
                      </c:pt>
                      <c:pt idx="7365" formatCode="General">
                        <c:v>629.79899999999998</c:v>
                      </c:pt>
                      <c:pt idx="7366" formatCode="General">
                        <c:v>629.80899999999997</c:v>
                      </c:pt>
                      <c:pt idx="7367" formatCode="General">
                        <c:v>629.81899999999996</c:v>
                      </c:pt>
                      <c:pt idx="7368" formatCode="General">
                        <c:v>629.82899999999995</c:v>
                      </c:pt>
                      <c:pt idx="7369" formatCode="General">
                        <c:v>629.83900000000006</c:v>
                      </c:pt>
                      <c:pt idx="7370" formatCode="General">
                        <c:v>629.84900000000005</c:v>
                      </c:pt>
                      <c:pt idx="7371" formatCode="General">
                        <c:v>629.85900000000004</c:v>
                      </c:pt>
                      <c:pt idx="7372" formatCode="General">
                        <c:v>629.86900000000003</c:v>
                      </c:pt>
                      <c:pt idx="7373" formatCode="General">
                        <c:v>629.87900000000002</c:v>
                      </c:pt>
                      <c:pt idx="7374" formatCode="General">
                        <c:v>629.88900000000001</c:v>
                      </c:pt>
                      <c:pt idx="7375" formatCode="General">
                        <c:v>629.899</c:v>
                      </c:pt>
                      <c:pt idx="7376" formatCode="General">
                        <c:v>629.90899999999999</c:v>
                      </c:pt>
                      <c:pt idx="7377" formatCode="General">
                        <c:v>629.91899999999998</c:v>
                      </c:pt>
                      <c:pt idx="7378" formatCode="General">
                        <c:v>629.92899999999997</c:v>
                      </c:pt>
                      <c:pt idx="7379" formatCode="General">
                        <c:v>629.93899999999996</c:v>
                      </c:pt>
                      <c:pt idx="7380" formatCode="General">
                        <c:v>629.94899999999996</c:v>
                      </c:pt>
                      <c:pt idx="7381" formatCode="General">
                        <c:v>629.95899999999995</c:v>
                      </c:pt>
                      <c:pt idx="7382" formatCode="General">
                        <c:v>629.96900000000005</c:v>
                      </c:pt>
                      <c:pt idx="7383" formatCode="General">
                        <c:v>629.97900000000004</c:v>
                      </c:pt>
                      <c:pt idx="7384" formatCode="General">
                        <c:v>629.98900000000003</c:v>
                      </c:pt>
                      <c:pt idx="7385" formatCode="General">
                        <c:v>629.99900000000002</c:v>
                      </c:pt>
                      <c:pt idx="7386" formatCode="General">
                        <c:v>630.00900000000001</c:v>
                      </c:pt>
                      <c:pt idx="7387" formatCode="General">
                        <c:v>630.01900000000001</c:v>
                      </c:pt>
                      <c:pt idx="7388" formatCode="General">
                        <c:v>630.029</c:v>
                      </c:pt>
                      <c:pt idx="7389" formatCode="General">
                        <c:v>630.03899999999999</c:v>
                      </c:pt>
                      <c:pt idx="7390" formatCode="General">
                        <c:v>630.04899999999998</c:v>
                      </c:pt>
                      <c:pt idx="7391" formatCode="General">
                        <c:v>630.05899999999997</c:v>
                      </c:pt>
                      <c:pt idx="7392" formatCode="General">
                        <c:v>630.06899999999996</c:v>
                      </c:pt>
                      <c:pt idx="7393" formatCode="General">
                        <c:v>630.07899999999995</c:v>
                      </c:pt>
                      <c:pt idx="7394" formatCode="General">
                        <c:v>630.08900000000006</c:v>
                      </c:pt>
                      <c:pt idx="7395" formatCode="General">
                        <c:v>630.09900000000005</c:v>
                      </c:pt>
                      <c:pt idx="7396" formatCode="General">
                        <c:v>630.10900000000004</c:v>
                      </c:pt>
                      <c:pt idx="7397" formatCode="General">
                        <c:v>630.11900000000003</c:v>
                      </c:pt>
                      <c:pt idx="7398" formatCode="General">
                        <c:v>630.12900000000002</c:v>
                      </c:pt>
                      <c:pt idx="7399" formatCode="General">
                        <c:v>630.13900000000001</c:v>
                      </c:pt>
                      <c:pt idx="7400" formatCode="General">
                        <c:v>630.149</c:v>
                      </c:pt>
                      <c:pt idx="7401" formatCode="General">
                        <c:v>630.15899999999999</c:v>
                      </c:pt>
                      <c:pt idx="7402" formatCode="General">
                        <c:v>630.16899999999998</c:v>
                      </c:pt>
                      <c:pt idx="7403" formatCode="General">
                        <c:v>630.17899999999997</c:v>
                      </c:pt>
                      <c:pt idx="7404" formatCode="General">
                        <c:v>630.18899999999996</c:v>
                      </c:pt>
                      <c:pt idx="7405" formatCode="General">
                        <c:v>630.19899999999996</c:v>
                      </c:pt>
                      <c:pt idx="7406" formatCode="General">
                        <c:v>630.20899999999995</c:v>
                      </c:pt>
                      <c:pt idx="7407" formatCode="General">
                        <c:v>630.21900000000005</c:v>
                      </c:pt>
                      <c:pt idx="7408" formatCode="General">
                        <c:v>630.22900000000004</c:v>
                      </c:pt>
                      <c:pt idx="7409" formatCode="General">
                        <c:v>630.23900000000003</c:v>
                      </c:pt>
                      <c:pt idx="7410" formatCode="General">
                        <c:v>630.24900000000002</c:v>
                      </c:pt>
                      <c:pt idx="7411" formatCode="General">
                        <c:v>630.25900000000001</c:v>
                      </c:pt>
                      <c:pt idx="7412" formatCode="General">
                        <c:v>630.26900000000001</c:v>
                      </c:pt>
                      <c:pt idx="7413" formatCode="General">
                        <c:v>630.279</c:v>
                      </c:pt>
                      <c:pt idx="7414" formatCode="General">
                        <c:v>630.28899999999999</c:v>
                      </c:pt>
                      <c:pt idx="7415" formatCode="General">
                        <c:v>630.29899999999998</c:v>
                      </c:pt>
                      <c:pt idx="7416" formatCode="General">
                        <c:v>630.30899999999997</c:v>
                      </c:pt>
                      <c:pt idx="7417" formatCode="General">
                        <c:v>630.31899999999996</c:v>
                      </c:pt>
                      <c:pt idx="7418" formatCode="General">
                        <c:v>630.32899999999995</c:v>
                      </c:pt>
                      <c:pt idx="7419" formatCode="General">
                        <c:v>630.33900000000006</c:v>
                      </c:pt>
                      <c:pt idx="7420" formatCode="General">
                        <c:v>630.34900000000005</c:v>
                      </c:pt>
                      <c:pt idx="7421" formatCode="General">
                        <c:v>630.35900000000004</c:v>
                      </c:pt>
                      <c:pt idx="7422" formatCode="General">
                        <c:v>630.36900000000003</c:v>
                      </c:pt>
                      <c:pt idx="7423" formatCode="General">
                        <c:v>630.37900000000002</c:v>
                      </c:pt>
                      <c:pt idx="7424" formatCode="General">
                        <c:v>630.38900000000001</c:v>
                      </c:pt>
                      <c:pt idx="7425" formatCode="General">
                        <c:v>630.399</c:v>
                      </c:pt>
                      <c:pt idx="7426" formatCode="General">
                        <c:v>630.40899999999999</c:v>
                      </c:pt>
                      <c:pt idx="7427" formatCode="General">
                        <c:v>630.41899999999998</c:v>
                      </c:pt>
                      <c:pt idx="7428" formatCode="General">
                        <c:v>630.42899999999997</c:v>
                      </c:pt>
                      <c:pt idx="7429" formatCode="General">
                        <c:v>630.43899999999996</c:v>
                      </c:pt>
                      <c:pt idx="7430" formatCode="General">
                        <c:v>630.44899999999996</c:v>
                      </c:pt>
                      <c:pt idx="7431" formatCode="General">
                        <c:v>630.45899999999995</c:v>
                      </c:pt>
                      <c:pt idx="7432" formatCode="General">
                        <c:v>630.46900000000005</c:v>
                      </c:pt>
                      <c:pt idx="7433" formatCode="General">
                        <c:v>630.47900000000004</c:v>
                      </c:pt>
                      <c:pt idx="7434" formatCode="General">
                        <c:v>630.48900000000003</c:v>
                      </c:pt>
                      <c:pt idx="7435" formatCode="General">
                        <c:v>630.49900000000002</c:v>
                      </c:pt>
                      <c:pt idx="7436" formatCode="General">
                        <c:v>630.50900000000001</c:v>
                      </c:pt>
                      <c:pt idx="7437" formatCode="General">
                        <c:v>630.51900000000001</c:v>
                      </c:pt>
                      <c:pt idx="7438" formatCode="General">
                        <c:v>630.529</c:v>
                      </c:pt>
                      <c:pt idx="7439" formatCode="General">
                        <c:v>630.53899999999999</c:v>
                      </c:pt>
                      <c:pt idx="7440" formatCode="General">
                        <c:v>630.54899999999998</c:v>
                      </c:pt>
                      <c:pt idx="7441" formatCode="General">
                        <c:v>630.55899999999997</c:v>
                      </c:pt>
                      <c:pt idx="7442" formatCode="General">
                        <c:v>630.56899999999996</c:v>
                      </c:pt>
                      <c:pt idx="7443" formatCode="General">
                        <c:v>630.57899999999995</c:v>
                      </c:pt>
                      <c:pt idx="7444" formatCode="General">
                        <c:v>630.58900000000006</c:v>
                      </c:pt>
                      <c:pt idx="7445" formatCode="General">
                        <c:v>630.59900000000005</c:v>
                      </c:pt>
                      <c:pt idx="7446" formatCode="General">
                        <c:v>630.60900000000004</c:v>
                      </c:pt>
                      <c:pt idx="7447" formatCode="General">
                        <c:v>630.61900000000003</c:v>
                      </c:pt>
                      <c:pt idx="7448" formatCode="General">
                        <c:v>630.62900000000002</c:v>
                      </c:pt>
                      <c:pt idx="7449" formatCode="General">
                        <c:v>630.63900000000001</c:v>
                      </c:pt>
                      <c:pt idx="7450" formatCode="General">
                        <c:v>630.649</c:v>
                      </c:pt>
                      <c:pt idx="7451" formatCode="General">
                        <c:v>630.65899999999999</c:v>
                      </c:pt>
                      <c:pt idx="7452" formatCode="General">
                        <c:v>630.66899999999998</c:v>
                      </c:pt>
                      <c:pt idx="7453" formatCode="General">
                        <c:v>630.67899999999997</c:v>
                      </c:pt>
                      <c:pt idx="7454" formatCode="General">
                        <c:v>630.68899999999996</c:v>
                      </c:pt>
                      <c:pt idx="7455" formatCode="General">
                        <c:v>630.69899999999996</c:v>
                      </c:pt>
                      <c:pt idx="7456" formatCode="General">
                        <c:v>630.70899999999995</c:v>
                      </c:pt>
                      <c:pt idx="7457" formatCode="General">
                        <c:v>630.71900000000005</c:v>
                      </c:pt>
                      <c:pt idx="7458" formatCode="General">
                        <c:v>630.72900000000004</c:v>
                      </c:pt>
                      <c:pt idx="7459" formatCode="General">
                        <c:v>630.73900000000003</c:v>
                      </c:pt>
                      <c:pt idx="7460" formatCode="General">
                        <c:v>630.74900000000002</c:v>
                      </c:pt>
                      <c:pt idx="7461" formatCode="General">
                        <c:v>630.75900000000001</c:v>
                      </c:pt>
                      <c:pt idx="7462" formatCode="General">
                        <c:v>630.76900000000001</c:v>
                      </c:pt>
                      <c:pt idx="7463" formatCode="General">
                        <c:v>630.779</c:v>
                      </c:pt>
                      <c:pt idx="7464" formatCode="General">
                        <c:v>630.78899999999999</c:v>
                      </c:pt>
                      <c:pt idx="7465" formatCode="General">
                        <c:v>630.79600000000005</c:v>
                      </c:pt>
                      <c:pt idx="7466" formatCode="General">
                        <c:v>630.79600000000005</c:v>
                      </c:pt>
                      <c:pt idx="7467" formatCode="General">
                        <c:v>631.79600000000005</c:v>
                      </c:pt>
                      <c:pt idx="7468" formatCode="General">
                        <c:v>632.79600000000005</c:v>
                      </c:pt>
                      <c:pt idx="7469" formatCode="General">
                        <c:v>633.79600000000005</c:v>
                      </c:pt>
                      <c:pt idx="7470" formatCode="General">
                        <c:v>634.79600000000005</c:v>
                      </c:pt>
                      <c:pt idx="7471" formatCode="General">
                        <c:v>635.79600000000005</c:v>
                      </c:pt>
                      <c:pt idx="7472" formatCode="General">
                        <c:v>636.79600000000005</c:v>
                      </c:pt>
                      <c:pt idx="7473" formatCode="General">
                        <c:v>637.79600000000005</c:v>
                      </c:pt>
                      <c:pt idx="7474" formatCode="General">
                        <c:v>638.79600000000005</c:v>
                      </c:pt>
                      <c:pt idx="7475" formatCode="General">
                        <c:v>639.79600000000005</c:v>
                      </c:pt>
                      <c:pt idx="7476" formatCode="General">
                        <c:v>640.79600000000005</c:v>
                      </c:pt>
                      <c:pt idx="7477" formatCode="General">
                        <c:v>641.79600000000005</c:v>
                      </c:pt>
                      <c:pt idx="7478" formatCode="General">
                        <c:v>642.79600000000005</c:v>
                      </c:pt>
                      <c:pt idx="7479" formatCode="General">
                        <c:v>643.79600000000005</c:v>
                      </c:pt>
                      <c:pt idx="7480" formatCode="General">
                        <c:v>644.79600000000005</c:v>
                      </c:pt>
                      <c:pt idx="7481" formatCode="General">
                        <c:v>645.79600000000005</c:v>
                      </c:pt>
                      <c:pt idx="7482" formatCode="General">
                        <c:v>646.79600000000005</c:v>
                      </c:pt>
                      <c:pt idx="7483" formatCode="General">
                        <c:v>647.79600000000005</c:v>
                      </c:pt>
                      <c:pt idx="7484" formatCode="General">
                        <c:v>648.79600000000005</c:v>
                      </c:pt>
                      <c:pt idx="7485" formatCode="General">
                        <c:v>649.79600000000005</c:v>
                      </c:pt>
                      <c:pt idx="7486" formatCode="General">
                        <c:v>650.79600000000005</c:v>
                      </c:pt>
                      <c:pt idx="7487" formatCode="General">
                        <c:v>651.79600000000005</c:v>
                      </c:pt>
                      <c:pt idx="7488" formatCode="General">
                        <c:v>652.79600000000005</c:v>
                      </c:pt>
                      <c:pt idx="7489" formatCode="General">
                        <c:v>653.79600000000005</c:v>
                      </c:pt>
                      <c:pt idx="7490" formatCode="General">
                        <c:v>654.79600000000005</c:v>
                      </c:pt>
                      <c:pt idx="7491" formatCode="General">
                        <c:v>655.79600000000005</c:v>
                      </c:pt>
                      <c:pt idx="7492" formatCode="General">
                        <c:v>656.79600000000005</c:v>
                      </c:pt>
                      <c:pt idx="7493" formatCode="General">
                        <c:v>657.79600000000005</c:v>
                      </c:pt>
                      <c:pt idx="7494" formatCode="General">
                        <c:v>658.79600000000005</c:v>
                      </c:pt>
                      <c:pt idx="7495" formatCode="General">
                        <c:v>659.79600000000005</c:v>
                      </c:pt>
                      <c:pt idx="7496" formatCode="General">
                        <c:v>660.79600000000005</c:v>
                      </c:pt>
                      <c:pt idx="7497" formatCode="General">
                        <c:v>661.79600000000005</c:v>
                      </c:pt>
                      <c:pt idx="7498" formatCode="General">
                        <c:v>662.79600000000005</c:v>
                      </c:pt>
                      <c:pt idx="7499" formatCode="General">
                        <c:v>663.79600000000005</c:v>
                      </c:pt>
                      <c:pt idx="7500" formatCode="General">
                        <c:v>664.79600000000005</c:v>
                      </c:pt>
                      <c:pt idx="7501" formatCode="General">
                        <c:v>665.79600000000005</c:v>
                      </c:pt>
                      <c:pt idx="7502" formatCode="General">
                        <c:v>666.79600000000005</c:v>
                      </c:pt>
                      <c:pt idx="7503" formatCode="General">
                        <c:v>667.79600000000005</c:v>
                      </c:pt>
                      <c:pt idx="7504" formatCode="General">
                        <c:v>668.79600000000005</c:v>
                      </c:pt>
                      <c:pt idx="7505" formatCode="General">
                        <c:v>669.79600000000005</c:v>
                      </c:pt>
                      <c:pt idx="7506" formatCode="General">
                        <c:v>670.79600000000005</c:v>
                      </c:pt>
                      <c:pt idx="7507" formatCode="General">
                        <c:v>671.79600000000005</c:v>
                      </c:pt>
                      <c:pt idx="7508" formatCode="General">
                        <c:v>672.79600000000005</c:v>
                      </c:pt>
                      <c:pt idx="7509" formatCode="General">
                        <c:v>673.79600000000005</c:v>
                      </c:pt>
                      <c:pt idx="7510" formatCode="General">
                        <c:v>674.79600000000005</c:v>
                      </c:pt>
                      <c:pt idx="7511" formatCode="General">
                        <c:v>675.79600000000005</c:v>
                      </c:pt>
                      <c:pt idx="7512" formatCode="General">
                        <c:v>676.79600000000005</c:v>
                      </c:pt>
                      <c:pt idx="7513" formatCode="General">
                        <c:v>677.79600000000005</c:v>
                      </c:pt>
                      <c:pt idx="7514" formatCode="General">
                        <c:v>678.79600000000005</c:v>
                      </c:pt>
                      <c:pt idx="7515" formatCode="General">
                        <c:v>679.79600000000005</c:v>
                      </c:pt>
                      <c:pt idx="7516" formatCode="General">
                        <c:v>680.79600000000005</c:v>
                      </c:pt>
                      <c:pt idx="7517" formatCode="General">
                        <c:v>681.79600000000005</c:v>
                      </c:pt>
                      <c:pt idx="7518" formatCode="General">
                        <c:v>682.79600000000005</c:v>
                      </c:pt>
                      <c:pt idx="7519" formatCode="General">
                        <c:v>683.79600000000005</c:v>
                      </c:pt>
                      <c:pt idx="7520" formatCode="General">
                        <c:v>684.79600000000005</c:v>
                      </c:pt>
                      <c:pt idx="7521" formatCode="General">
                        <c:v>685.79600000000005</c:v>
                      </c:pt>
                      <c:pt idx="7522" formatCode="General">
                        <c:v>686.79600000000005</c:v>
                      </c:pt>
                      <c:pt idx="7523" formatCode="General">
                        <c:v>687.79600000000005</c:v>
                      </c:pt>
                      <c:pt idx="7524" formatCode="General">
                        <c:v>688.79600000000005</c:v>
                      </c:pt>
                      <c:pt idx="7525" formatCode="General">
                        <c:v>689.79600000000005</c:v>
                      </c:pt>
                      <c:pt idx="7526" formatCode="General">
                        <c:v>690.79600000000005</c:v>
                      </c:pt>
                      <c:pt idx="7527" formatCode="General">
                        <c:v>691.79600000000005</c:v>
                      </c:pt>
                      <c:pt idx="7528" formatCode="General">
                        <c:v>692.79600000000005</c:v>
                      </c:pt>
                      <c:pt idx="7529" formatCode="General">
                        <c:v>693.79600000000005</c:v>
                      </c:pt>
                      <c:pt idx="7530" formatCode="General">
                        <c:v>694.79600000000005</c:v>
                      </c:pt>
                      <c:pt idx="7531" formatCode="General">
                        <c:v>695.79600000000005</c:v>
                      </c:pt>
                      <c:pt idx="7532" formatCode="General">
                        <c:v>696.79600000000005</c:v>
                      </c:pt>
                      <c:pt idx="7533" formatCode="General">
                        <c:v>697.79600000000005</c:v>
                      </c:pt>
                      <c:pt idx="7534" formatCode="General">
                        <c:v>698.79600000000005</c:v>
                      </c:pt>
                      <c:pt idx="7535" formatCode="General">
                        <c:v>699.79600000000005</c:v>
                      </c:pt>
                      <c:pt idx="7536" formatCode="General">
                        <c:v>700.79600000000005</c:v>
                      </c:pt>
                      <c:pt idx="7537" formatCode="General">
                        <c:v>701.00699999999995</c:v>
                      </c:pt>
                      <c:pt idx="7538" formatCode="General">
                        <c:v>701.00699999999995</c:v>
                      </c:pt>
                      <c:pt idx="7539" formatCode="General">
                        <c:v>701.01700000000005</c:v>
                      </c:pt>
                      <c:pt idx="7540" formatCode="General">
                        <c:v>701.02700000000004</c:v>
                      </c:pt>
                      <c:pt idx="7541" formatCode="General">
                        <c:v>701.03700000000003</c:v>
                      </c:pt>
                      <c:pt idx="7542" formatCode="General">
                        <c:v>701.04700000000003</c:v>
                      </c:pt>
                      <c:pt idx="7543" formatCode="General">
                        <c:v>701.05700000000002</c:v>
                      </c:pt>
                      <c:pt idx="7544" formatCode="General">
                        <c:v>701.06700000000001</c:v>
                      </c:pt>
                      <c:pt idx="7545" formatCode="General">
                        <c:v>701.077</c:v>
                      </c:pt>
                      <c:pt idx="7546" formatCode="General">
                        <c:v>701.08699999999999</c:v>
                      </c:pt>
                      <c:pt idx="7547" formatCode="General">
                        <c:v>701.09699999999998</c:v>
                      </c:pt>
                      <c:pt idx="7548" formatCode="General">
                        <c:v>701.10699999999997</c:v>
                      </c:pt>
                      <c:pt idx="7549" formatCode="General">
                        <c:v>701.11699999999996</c:v>
                      </c:pt>
                      <c:pt idx="7550" formatCode="General">
                        <c:v>701.12699999999995</c:v>
                      </c:pt>
                      <c:pt idx="7551" formatCode="General">
                        <c:v>701.13699999999994</c:v>
                      </c:pt>
                      <c:pt idx="7552" formatCode="General">
                        <c:v>701.14700000000005</c:v>
                      </c:pt>
                      <c:pt idx="7553" formatCode="General">
                        <c:v>701.15700000000004</c:v>
                      </c:pt>
                      <c:pt idx="7554" formatCode="General">
                        <c:v>701.16700000000003</c:v>
                      </c:pt>
                      <c:pt idx="7555" formatCode="General">
                        <c:v>701.17700000000002</c:v>
                      </c:pt>
                      <c:pt idx="7556" formatCode="General">
                        <c:v>701.18700000000001</c:v>
                      </c:pt>
                      <c:pt idx="7557" formatCode="General">
                        <c:v>701.197</c:v>
                      </c:pt>
                      <c:pt idx="7558" formatCode="General">
                        <c:v>701.20699999999999</c:v>
                      </c:pt>
                      <c:pt idx="7559" formatCode="General">
                        <c:v>701.21699999999998</c:v>
                      </c:pt>
                      <c:pt idx="7560" formatCode="General">
                        <c:v>701.22699999999998</c:v>
                      </c:pt>
                      <c:pt idx="7561" formatCode="General">
                        <c:v>701.23699999999997</c:v>
                      </c:pt>
                      <c:pt idx="7562" formatCode="General">
                        <c:v>701.24699999999996</c:v>
                      </c:pt>
                      <c:pt idx="7563" formatCode="General">
                        <c:v>701.25699999999995</c:v>
                      </c:pt>
                      <c:pt idx="7564" formatCode="General">
                        <c:v>701.26700000000005</c:v>
                      </c:pt>
                      <c:pt idx="7565" formatCode="General">
                        <c:v>701.27700000000004</c:v>
                      </c:pt>
                      <c:pt idx="7566" formatCode="General">
                        <c:v>701.28700000000003</c:v>
                      </c:pt>
                      <c:pt idx="7567" formatCode="General">
                        <c:v>701.29700000000003</c:v>
                      </c:pt>
                      <c:pt idx="7568" formatCode="General">
                        <c:v>701.30700000000002</c:v>
                      </c:pt>
                      <c:pt idx="7569" formatCode="General">
                        <c:v>701.31700000000001</c:v>
                      </c:pt>
                      <c:pt idx="7570" formatCode="General">
                        <c:v>701.327</c:v>
                      </c:pt>
                      <c:pt idx="7571" formatCode="General">
                        <c:v>701.33699999999999</c:v>
                      </c:pt>
                      <c:pt idx="7572" formatCode="General">
                        <c:v>701.34699999999998</c:v>
                      </c:pt>
                      <c:pt idx="7573" formatCode="General">
                        <c:v>701.35699999999997</c:v>
                      </c:pt>
                      <c:pt idx="7574" formatCode="General">
                        <c:v>701.36699999999996</c:v>
                      </c:pt>
                      <c:pt idx="7575" formatCode="General">
                        <c:v>701.37699999999995</c:v>
                      </c:pt>
                      <c:pt idx="7576" formatCode="General">
                        <c:v>701.38699999999994</c:v>
                      </c:pt>
                      <c:pt idx="7577" formatCode="General">
                        <c:v>701.39700000000005</c:v>
                      </c:pt>
                      <c:pt idx="7578" formatCode="General">
                        <c:v>701.40700000000004</c:v>
                      </c:pt>
                      <c:pt idx="7579" formatCode="General">
                        <c:v>701.41700000000003</c:v>
                      </c:pt>
                      <c:pt idx="7580" formatCode="General">
                        <c:v>701.42700000000002</c:v>
                      </c:pt>
                      <c:pt idx="7581" formatCode="General">
                        <c:v>701.43700000000001</c:v>
                      </c:pt>
                      <c:pt idx="7582" formatCode="General">
                        <c:v>701.447</c:v>
                      </c:pt>
                      <c:pt idx="7583" formatCode="General">
                        <c:v>701.45699999999999</c:v>
                      </c:pt>
                      <c:pt idx="7584" formatCode="General">
                        <c:v>701.46699999999998</c:v>
                      </c:pt>
                      <c:pt idx="7585" formatCode="General">
                        <c:v>701.47699999999998</c:v>
                      </c:pt>
                      <c:pt idx="7586" formatCode="General">
                        <c:v>701.48699999999997</c:v>
                      </c:pt>
                      <c:pt idx="7587" formatCode="General">
                        <c:v>701.49699999999996</c:v>
                      </c:pt>
                      <c:pt idx="7588" formatCode="General">
                        <c:v>701.50699999999995</c:v>
                      </c:pt>
                      <c:pt idx="7589" formatCode="General">
                        <c:v>701.51700000000005</c:v>
                      </c:pt>
                      <c:pt idx="7590" formatCode="General">
                        <c:v>701.52700000000004</c:v>
                      </c:pt>
                      <c:pt idx="7591" formatCode="General">
                        <c:v>701.53700000000003</c:v>
                      </c:pt>
                      <c:pt idx="7592" formatCode="General">
                        <c:v>701.54700000000003</c:v>
                      </c:pt>
                      <c:pt idx="7593" formatCode="General">
                        <c:v>701.55700000000002</c:v>
                      </c:pt>
                      <c:pt idx="7594" formatCode="General">
                        <c:v>701.56700000000001</c:v>
                      </c:pt>
                      <c:pt idx="7595" formatCode="General">
                        <c:v>701.577</c:v>
                      </c:pt>
                      <c:pt idx="7596" formatCode="General">
                        <c:v>701.58699999999999</c:v>
                      </c:pt>
                      <c:pt idx="7597" formatCode="General">
                        <c:v>701.59699999999998</c:v>
                      </c:pt>
                      <c:pt idx="7598" formatCode="General">
                        <c:v>701.60699999999997</c:v>
                      </c:pt>
                      <c:pt idx="7599" formatCode="General">
                        <c:v>701.61699999999996</c:v>
                      </c:pt>
                      <c:pt idx="7600" formatCode="General">
                        <c:v>701.62699999999995</c:v>
                      </c:pt>
                      <c:pt idx="7601" formatCode="General">
                        <c:v>701.63699999999994</c:v>
                      </c:pt>
                      <c:pt idx="7602" formatCode="General">
                        <c:v>701.64700000000005</c:v>
                      </c:pt>
                      <c:pt idx="7603" formatCode="General">
                        <c:v>701.65700000000004</c:v>
                      </c:pt>
                      <c:pt idx="7604" formatCode="General">
                        <c:v>701.66700000000003</c:v>
                      </c:pt>
                      <c:pt idx="7605" formatCode="General">
                        <c:v>701.67700000000002</c:v>
                      </c:pt>
                      <c:pt idx="7606" formatCode="General">
                        <c:v>701.68700000000001</c:v>
                      </c:pt>
                      <c:pt idx="7607" formatCode="General">
                        <c:v>701.697</c:v>
                      </c:pt>
                      <c:pt idx="7608" formatCode="General">
                        <c:v>701.70699999999999</c:v>
                      </c:pt>
                      <c:pt idx="7609" formatCode="General">
                        <c:v>701.71699999999998</c:v>
                      </c:pt>
                      <c:pt idx="7610" formatCode="General">
                        <c:v>701.72699999999998</c:v>
                      </c:pt>
                      <c:pt idx="7611" formatCode="General">
                        <c:v>701.73699999999997</c:v>
                      </c:pt>
                      <c:pt idx="7612" formatCode="General">
                        <c:v>701.74699999999996</c:v>
                      </c:pt>
                      <c:pt idx="7613" formatCode="General">
                        <c:v>701.75699999999995</c:v>
                      </c:pt>
                      <c:pt idx="7614" formatCode="General">
                        <c:v>701.76700000000005</c:v>
                      </c:pt>
                      <c:pt idx="7615" formatCode="General">
                        <c:v>701.77700000000004</c:v>
                      </c:pt>
                      <c:pt idx="7616" formatCode="General">
                        <c:v>701.78700000000003</c:v>
                      </c:pt>
                      <c:pt idx="7617" formatCode="General">
                        <c:v>701.79700000000003</c:v>
                      </c:pt>
                      <c:pt idx="7618" formatCode="General">
                        <c:v>701.80700000000002</c:v>
                      </c:pt>
                      <c:pt idx="7619" formatCode="General">
                        <c:v>701.81700000000001</c:v>
                      </c:pt>
                      <c:pt idx="7620" formatCode="General">
                        <c:v>701.827</c:v>
                      </c:pt>
                      <c:pt idx="7621" formatCode="General">
                        <c:v>701.83699999999999</c:v>
                      </c:pt>
                      <c:pt idx="7622" formatCode="General">
                        <c:v>701.84699999999998</c:v>
                      </c:pt>
                      <c:pt idx="7623" formatCode="General">
                        <c:v>701.85699999999997</c:v>
                      </c:pt>
                      <c:pt idx="7624" formatCode="General">
                        <c:v>701.86699999999996</c:v>
                      </c:pt>
                      <c:pt idx="7625" formatCode="General">
                        <c:v>701.87699999999995</c:v>
                      </c:pt>
                      <c:pt idx="7626" formatCode="General">
                        <c:v>701.88699999999994</c:v>
                      </c:pt>
                      <c:pt idx="7627" formatCode="General">
                        <c:v>701.89700000000005</c:v>
                      </c:pt>
                      <c:pt idx="7628" formatCode="General">
                        <c:v>701.90700000000004</c:v>
                      </c:pt>
                      <c:pt idx="7629" formatCode="General">
                        <c:v>701.91700000000003</c:v>
                      </c:pt>
                      <c:pt idx="7630" formatCode="General">
                        <c:v>701.92700000000002</c:v>
                      </c:pt>
                      <c:pt idx="7631" formatCode="General">
                        <c:v>701.93700000000001</c:v>
                      </c:pt>
                      <c:pt idx="7632" formatCode="General">
                        <c:v>701.947</c:v>
                      </c:pt>
                      <c:pt idx="7633" formatCode="General">
                        <c:v>701.95699999999999</c:v>
                      </c:pt>
                      <c:pt idx="7634" formatCode="General">
                        <c:v>701.96699999999998</c:v>
                      </c:pt>
                      <c:pt idx="7635" formatCode="General">
                        <c:v>701.97699999999998</c:v>
                      </c:pt>
                      <c:pt idx="7636" formatCode="General">
                        <c:v>701.98699999999997</c:v>
                      </c:pt>
                      <c:pt idx="7637" formatCode="General">
                        <c:v>701.99699999999996</c:v>
                      </c:pt>
                      <c:pt idx="7638" formatCode="General">
                        <c:v>702.00699999999995</c:v>
                      </c:pt>
                      <c:pt idx="7639" formatCode="General">
                        <c:v>702.01700000000005</c:v>
                      </c:pt>
                      <c:pt idx="7640" formatCode="General">
                        <c:v>702.02700000000004</c:v>
                      </c:pt>
                      <c:pt idx="7641" formatCode="General">
                        <c:v>702.03700000000003</c:v>
                      </c:pt>
                      <c:pt idx="7642" formatCode="General">
                        <c:v>702.04700000000003</c:v>
                      </c:pt>
                      <c:pt idx="7643" formatCode="General">
                        <c:v>702.05700000000002</c:v>
                      </c:pt>
                      <c:pt idx="7644" formatCode="General">
                        <c:v>702.06700000000001</c:v>
                      </c:pt>
                      <c:pt idx="7645" formatCode="General">
                        <c:v>702.077</c:v>
                      </c:pt>
                      <c:pt idx="7646" formatCode="General">
                        <c:v>702.08699999999999</c:v>
                      </c:pt>
                      <c:pt idx="7647" formatCode="General">
                        <c:v>702.09699999999998</c:v>
                      </c:pt>
                      <c:pt idx="7648" formatCode="General">
                        <c:v>702.10699999999997</c:v>
                      </c:pt>
                      <c:pt idx="7649" formatCode="General">
                        <c:v>702.11699999999996</c:v>
                      </c:pt>
                      <c:pt idx="7650" formatCode="General">
                        <c:v>702.12699999999995</c:v>
                      </c:pt>
                      <c:pt idx="7651" formatCode="General">
                        <c:v>702.13699999999994</c:v>
                      </c:pt>
                      <c:pt idx="7652" formatCode="General">
                        <c:v>702.14700000000005</c:v>
                      </c:pt>
                      <c:pt idx="7653" formatCode="General">
                        <c:v>702.15700000000004</c:v>
                      </c:pt>
                      <c:pt idx="7654" formatCode="General">
                        <c:v>702.16700000000003</c:v>
                      </c:pt>
                      <c:pt idx="7655" formatCode="General">
                        <c:v>702.17700000000002</c:v>
                      </c:pt>
                      <c:pt idx="7656" formatCode="General">
                        <c:v>702.18700000000001</c:v>
                      </c:pt>
                      <c:pt idx="7657" formatCode="General">
                        <c:v>702.197</c:v>
                      </c:pt>
                      <c:pt idx="7658" formatCode="General">
                        <c:v>702.20699999999999</c:v>
                      </c:pt>
                      <c:pt idx="7659" formatCode="General">
                        <c:v>702.21699999999998</c:v>
                      </c:pt>
                      <c:pt idx="7660" formatCode="General">
                        <c:v>702.22699999999998</c:v>
                      </c:pt>
                      <c:pt idx="7661" formatCode="General">
                        <c:v>702.23699999999997</c:v>
                      </c:pt>
                      <c:pt idx="7662" formatCode="General">
                        <c:v>702.24699999999996</c:v>
                      </c:pt>
                      <c:pt idx="7663" formatCode="General">
                        <c:v>702.25699999999995</c:v>
                      </c:pt>
                      <c:pt idx="7664" formatCode="General">
                        <c:v>702.26700000000005</c:v>
                      </c:pt>
                      <c:pt idx="7665" formatCode="General">
                        <c:v>702.27700000000004</c:v>
                      </c:pt>
                      <c:pt idx="7666" formatCode="General">
                        <c:v>702.28700000000003</c:v>
                      </c:pt>
                      <c:pt idx="7667" formatCode="General">
                        <c:v>702.29700000000003</c:v>
                      </c:pt>
                      <c:pt idx="7668" formatCode="General">
                        <c:v>702.30700000000002</c:v>
                      </c:pt>
                      <c:pt idx="7669" formatCode="General">
                        <c:v>702.31700000000001</c:v>
                      </c:pt>
                      <c:pt idx="7670" formatCode="General">
                        <c:v>702.327</c:v>
                      </c:pt>
                      <c:pt idx="7671" formatCode="General">
                        <c:v>702.33699999999999</c:v>
                      </c:pt>
                      <c:pt idx="7672" formatCode="General">
                        <c:v>702.34699999999998</c:v>
                      </c:pt>
                      <c:pt idx="7673" formatCode="General">
                        <c:v>702.35699999999997</c:v>
                      </c:pt>
                      <c:pt idx="7674" formatCode="General">
                        <c:v>702.36699999999996</c:v>
                      </c:pt>
                      <c:pt idx="7675" formatCode="General">
                        <c:v>702.37699999999995</c:v>
                      </c:pt>
                      <c:pt idx="7676" formatCode="General">
                        <c:v>702.38699999999994</c:v>
                      </c:pt>
                      <c:pt idx="7677" formatCode="General">
                        <c:v>702.39700000000005</c:v>
                      </c:pt>
                      <c:pt idx="7678" formatCode="General">
                        <c:v>702.40700000000004</c:v>
                      </c:pt>
                      <c:pt idx="7679" formatCode="General">
                        <c:v>702.41700000000003</c:v>
                      </c:pt>
                      <c:pt idx="7680" formatCode="General">
                        <c:v>702.42700000000002</c:v>
                      </c:pt>
                      <c:pt idx="7681" formatCode="General">
                        <c:v>702.43700000000001</c:v>
                      </c:pt>
                      <c:pt idx="7682" formatCode="General">
                        <c:v>702.447</c:v>
                      </c:pt>
                      <c:pt idx="7683" formatCode="General">
                        <c:v>702.45699999999999</c:v>
                      </c:pt>
                      <c:pt idx="7684" formatCode="General">
                        <c:v>702.46699999999998</c:v>
                      </c:pt>
                      <c:pt idx="7685" formatCode="General">
                        <c:v>702.47699999999998</c:v>
                      </c:pt>
                      <c:pt idx="7686" formatCode="General">
                        <c:v>702.48699999999997</c:v>
                      </c:pt>
                      <c:pt idx="7687" formatCode="General">
                        <c:v>702.49699999999996</c:v>
                      </c:pt>
                      <c:pt idx="7688" formatCode="General">
                        <c:v>702.50699999999995</c:v>
                      </c:pt>
                      <c:pt idx="7689" formatCode="General">
                        <c:v>702.51700000000005</c:v>
                      </c:pt>
                      <c:pt idx="7690" formatCode="General">
                        <c:v>702.52700000000004</c:v>
                      </c:pt>
                      <c:pt idx="7691" formatCode="General">
                        <c:v>702.53700000000003</c:v>
                      </c:pt>
                      <c:pt idx="7692" formatCode="General">
                        <c:v>702.54700000000003</c:v>
                      </c:pt>
                      <c:pt idx="7693" formatCode="General">
                        <c:v>702.55700000000002</c:v>
                      </c:pt>
                      <c:pt idx="7694" formatCode="General">
                        <c:v>702.56700000000001</c:v>
                      </c:pt>
                      <c:pt idx="7695" formatCode="General">
                        <c:v>702.577</c:v>
                      </c:pt>
                      <c:pt idx="7696" formatCode="General">
                        <c:v>702.58699999999999</c:v>
                      </c:pt>
                      <c:pt idx="7697" formatCode="General">
                        <c:v>702.59699999999998</c:v>
                      </c:pt>
                      <c:pt idx="7698" formatCode="General">
                        <c:v>702.60699999999997</c:v>
                      </c:pt>
                      <c:pt idx="7699" formatCode="General">
                        <c:v>702.61699999999996</c:v>
                      </c:pt>
                      <c:pt idx="7700" formatCode="General">
                        <c:v>702.62699999999995</c:v>
                      </c:pt>
                      <c:pt idx="7701" formatCode="General">
                        <c:v>702.63699999999994</c:v>
                      </c:pt>
                      <c:pt idx="7702" formatCode="General">
                        <c:v>702.64700000000005</c:v>
                      </c:pt>
                      <c:pt idx="7703" formatCode="General">
                        <c:v>702.65700000000004</c:v>
                      </c:pt>
                      <c:pt idx="7704" formatCode="General">
                        <c:v>702.66700000000003</c:v>
                      </c:pt>
                      <c:pt idx="7705" formatCode="General">
                        <c:v>702.67700000000002</c:v>
                      </c:pt>
                      <c:pt idx="7706" formatCode="General">
                        <c:v>702.68700000000001</c:v>
                      </c:pt>
                      <c:pt idx="7707" formatCode="General">
                        <c:v>702.697</c:v>
                      </c:pt>
                      <c:pt idx="7708" formatCode="General">
                        <c:v>702.70699999999999</c:v>
                      </c:pt>
                      <c:pt idx="7709" formatCode="General">
                        <c:v>702.71699999999998</c:v>
                      </c:pt>
                      <c:pt idx="7710" formatCode="General">
                        <c:v>702.72699999999998</c:v>
                      </c:pt>
                      <c:pt idx="7711" formatCode="General">
                        <c:v>702.73699999999997</c:v>
                      </c:pt>
                      <c:pt idx="7712" formatCode="General">
                        <c:v>702.74699999999996</c:v>
                      </c:pt>
                      <c:pt idx="7713" formatCode="General">
                        <c:v>702.75699999999995</c:v>
                      </c:pt>
                      <c:pt idx="7714" formatCode="General">
                        <c:v>702.76700000000005</c:v>
                      </c:pt>
                      <c:pt idx="7715" formatCode="General">
                        <c:v>702.77700000000004</c:v>
                      </c:pt>
                      <c:pt idx="7716" formatCode="General">
                        <c:v>702.78700000000003</c:v>
                      </c:pt>
                      <c:pt idx="7717" formatCode="General">
                        <c:v>702.79700000000003</c:v>
                      </c:pt>
                      <c:pt idx="7718" formatCode="General">
                        <c:v>702.80700000000002</c:v>
                      </c:pt>
                      <c:pt idx="7719" formatCode="General">
                        <c:v>702.81700000000001</c:v>
                      </c:pt>
                      <c:pt idx="7720" formatCode="General">
                        <c:v>702.827</c:v>
                      </c:pt>
                      <c:pt idx="7721" formatCode="General">
                        <c:v>702.83699999999999</c:v>
                      </c:pt>
                      <c:pt idx="7722" formatCode="General">
                        <c:v>702.84699999999998</c:v>
                      </c:pt>
                      <c:pt idx="7723" formatCode="General">
                        <c:v>702.85699999999997</c:v>
                      </c:pt>
                      <c:pt idx="7724" formatCode="General">
                        <c:v>702.86699999999996</c:v>
                      </c:pt>
                      <c:pt idx="7725" formatCode="General">
                        <c:v>702.87699999999995</c:v>
                      </c:pt>
                      <c:pt idx="7726" formatCode="General">
                        <c:v>702.88699999999994</c:v>
                      </c:pt>
                      <c:pt idx="7727" formatCode="General">
                        <c:v>702.89700000000005</c:v>
                      </c:pt>
                      <c:pt idx="7728" formatCode="General">
                        <c:v>702.90700000000004</c:v>
                      </c:pt>
                      <c:pt idx="7729" formatCode="General">
                        <c:v>702.91700000000003</c:v>
                      </c:pt>
                      <c:pt idx="7730" formatCode="General">
                        <c:v>702.92700000000002</c:v>
                      </c:pt>
                      <c:pt idx="7731" formatCode="General">
                        <c:v>702.93700000000001</c:v>
                      </c:pt>
                      <c:pt idx="7732" formatCode="General">
                        <c:v>702.947</c:v>
                      </c:pt>
                      <c:pt idx="7733" formatCode="General">
                        <c:v>702.95699999999999</c:v>
                      </c:pt>
                      <c:pt idx="7734" formatCode="General">
                        <c:v>702.96699999999998</c:v>
                      </c:pt>
                      <c:pt idx="7735" formatCode="General">
                        <c:v>702.97699999999998</c:v>
                      </c:pt>
                      <c:pt idx="7736" formatCode="General">
                        <c:v>702.98699999999997</c:v>
                      </c:pt>
                      <c:pt idx="7737" formatCode="General">
                        <c:v>702.99699999999996</c:v>
                      </c:pt>
                      <c:pt idx="7738" formatCode="General">
                        <c:v>703.00699999999995</c:v>
                      </c:pt>
                      <c:pt idx="7739" formatCode="General">
                        <c:v>703.01700000000005</c:v>
                      </c:pt>
                      <c:pt idx="7740" formatCode="General">
                        <c:v>703.02700000000004</c:v>
                      </c:pt>
                      <c:pt idx="7741" formatCode="General">
                        <c:v>703.03700000000003</c:v>
                      </c:pt>
                      <c:pt idx="7742" formatCode="General">
                        <c:v>703.04700000000003</c:v>
                      </c:pt>
                      <c:pt idx="7743" formatCode="General">
                        <c:v>703.05700000000002</c:v>
                      </c:pt>
                      <c:pt idx="7744" formatCode="General">
                        <c:v>703.06700000000001</c:v>
                      </c:pt>
                      <c:pt idx="7745" formatCode="General">
                        <c:v>703.077</c:v>
                      </c:pt>
                      <c:pt idx="7746" formatCode="General">
                        <c:v>703.08699999999999</c:v>
                      </c:pt>
                      <c:pt idx="7747" formatCode="General">
                        <c:v>703.09699999999998</c:v>
                      </c:pt>
                      <c:pt idx="7748" formatCode="General">
                        <c:v>703.10699999999997</c:v>
                      </c:pt>
                      <c:pt idx="7749" formatCode="General">
                        <c:v>703.11699999999996</c:v>
                      </c:pt>
                      <c:pt idx="7750" formatCode="General">
                        <c:v>703.12699999999995</c:v>
                      </c:pt>
                      <c:pt idx="7751" formatCode="General">
                        <c:v>703.13699999999994</c:v>
                      </c:pt>
                      <c:pt idx="7752" formatCode="General">
                        <c:v>703.14700000000005</c:v>
                      </c:pt>
                      <c:pt idx="7753" formatCode="General">
                        <c:v>703.15700000000004</c:v>
                      </c:pt>
                      <c:pt idx="7754" formatCode="General">
                        <c:v>703.16700000000003</c:v>
                      </c:pt>
                      <c:pt idx="7755" formatCode="General">
                        <c:v>703.17700000000002</c:v>
                      </c:pt>
                      <c:pt idx="7756" formatCode="General">
                        <c:v>703.18700000000001</c:v>
                      </c:pt>
                      <c:pt idx="7757" formatCode="General">
                        <c:v>703.197</c:v>
                      </c:pt>
                      <c:pt idx="7758" formatCode="General">
                        <c:v>703.20699999999999</c:v>
                      </c:pt>
                      <c:pt idx="7759" formatCode="General">
                        <c:v>703.21699999999998</c:v>
                      </c:pt>
                      <c:pt idx="7760" formatCode="General">
                        <c:v>703.22699999999998</c:v>
                      </c:pt>
                      <c:pt idx="7761" formatCode="General">
                        <c:v>703.23699999999997</c:v>
                      </c:pt>
                      <c:pt idx="7762" formatCode="General">
                        <c:v>703.24699999999996</c:v>
                      </c:pt>
                      <c:pt idx="7763" formatCode="General">
                        <c:v>703.25699999999995</c:v>
                      </c:pt>
                      <c:pt idx="7764" formatCode="General">
                        <c:v>703.26700000000005</c:v>
                      </c:pt>
                      <c:pt idx="7765" formatCode="General">
                        <c:v>703.27700000000004</c:v>
                      </c:pt>
                      <c:pt idx="7766" formatCode="General">
                        <c:v>703.28700000000003</c:v>
                      </c:pt>
                      <c:pt idx="7767" formatCode="General">
                        <c:v>703.29700000000003</c:v>
                      </c:pt>
                      <c:pt idx="7768" formatCode="General">
                        <c:v>703.30700000000002</c:v>
                      </c:pt>
                      <c:pt idx="7769" formatCode="General">
                        <c:v>703.31700000000001</c:v>
                      </c:pt>
                      <c:pt idx="7770" formatCode="General">
                        <c:v>703.327</c:v>
                      </c:pt>
                      <c:pt idx="7771" formatCode="General">
                        <c:v>703.33699999999999</c:v>
                      </c:pt>
                      <c:pt idx="7772" formatCode="General">
                        <c:v>703.34699999999998</c:v>
                      </c:pt>
                      <c:pt idx="7773" formatCode="General">
                        <c:v>703.35699999999997</c:v>
                      </c:pt>
                      <c:pt idx="7774" formatCode="General">
                        <c:v>703.36699999999996</c:v>
                      </c:pt>
                      <c:pt idx="7775" formatCode="General">
                        <c:v>703.37699999999995</c:v>
                      </c:pt>
                      <c:pt idx="7776" formatCode="General">
                        <c:v>703.38699999999994</c:v>
                      </c:pt>
                      <c:pt idx="7777" formatCode="General">
                        <c:v>703.39700000000005</c:v>
                      </c:pt>
                      <c:pt idx="7778" formatCode="General">
                        <c:v>703.40700000000004</c:v>
                      </c:pt>
                      <c:pt idx="7779" formatCode="General">
                        <c:v>703.41700000000003</c:v>
                      </c:pt>
                      <c:pt idx="7780" formatCode="General">
                        <c:v>703.42700000000002</c:v>
                      </c:pt>
                      <c:pt idx="7781" formatCode="General">
                        <c:v>703.43700000000001</c:v>
                      </c:pt>
                      <c:pt idx="7782" formatCode="General">
                        <c:v>703.447</c:v>
                      </c:pt>
                      <c:pt idx="7783" formatCode="General">
                        <c:v>703.45699999999999</c:v>
                      </c:pt>
                      <c:pt idx="7784" formatCode="General">
                        <c:v>703.46699999999998</c:v>
                      </c:pt>
                      <c:pt idx="7785" formatCode="General">
                        <c:v>703.47699999999998</c:v>
                      </c:pt>
                      <c:pt idx="7786" formatCode="General">
                        <c:v>703.48699999999997</c:v>
                      </c:pt>
                      <c:pt idx="7787" formatCode="General">
                        <c:v>703.49699999999996</c:v>
                      </c:pt>
                      <c:pt idx="7788" formatCode="General">
                        <c:v>703.50699999999995</c:v>
                      </c:pt>
                      <c:pt idx="7789" formatCode="General">
                        <c:v>703.51700000000005</c:v>
                      </c:pt>
                      <c:pt idx="7790" formatCode="General">
                        <c:v>703.52700000000004</c:v>
                      </c:pt>
                      <c:pt idx="7791" formatCode="General">
                        <c:v>703.53700000000003</c:v>
                      </c:pt>
                      <c:pt idx="7792" formatCode="General">
                        <c:v>703.54700000000003</c:v>
                      </c:pt>
                      <c:pt idx="7793" formatCode="General">
                        <c:v>703.55700000000002</c:v>
                      </c:pt>
                      <c:pt idx="7794" formatCode="General">
                        <c:v>703.56700000000001</c:v>
                      </c:pt>
                      <c:pt idx="7795" formatCode="General">
                        <c:v>703.577</c:v>
                      </c:pt>
                      <c:pt idx="7796" formatCode="General">
                        <c:v>703.58699999999999</c:v>
                      </c:pt>
                      <c:pt idx="7797" formatCode="General">
                        <c:v>703.59699999999998</c:v>
                      </c:pt>
                      <c:pt idx="7798" formatCode="General">
                        <c:v>703.60699999999997</c:v>
                      </c:pt>
                      <c:pt idx="7799" formatCode="General">
                        <c:v>703.61699999999996</c:v>
                      </c:pt>
                      <c:pt idx="7800" formatCode="General">
                        <c:v>703.62699999999995</c:v>
                      </c:pt>
                      <c:pt idx="7801" formatCode="General">
                        <c:v>703.63699999999994</c:v>
                      </c:pt>
                      <c:pt idx="7802" formatCode="General">
                        <c:v>703.64700000000005</c:v>
                      </c:pt>
                      <c:pt idx="7803" formatCode="General">
                        <c:v>703.65700000000004</c:v>
                      </c:pt>
                      <c:pt idx="7804" formatCode="General">
                        <c:v>703.66700000000003</c:v>
                      </c:pt>
                      <c:pt idx="7805" formatCode="General">
                        <c:v>703.67700000000002</c:v>
                      </c:pt>
                      <c:pt idx="7806" formatCode="General">
                        <c:v>703.68700000000001</c:v>
                      </c:pt>
                      <c:pt idx="7807" formatCode="General">
                        <c:v>703.697</c:v>
                      </c:pt>
                      <c:pt idx="7808" formatCode="General">
                        <c:v>703.70699999999999</c:v>
                      </c:pt>
                      <c:pt idx="7809" formatCode="General">
                        <c:v>703.71699999999998</c:v>
                      </c:pt>
                      <c:pt idx="7810" formatCode="General">
                        <c:v>703.72699999999998</c:v>
                      </c:pt>
                      <c:pt idx="7811" formatCode="General">
                        <c:v>703.73699999999997</c:v>
                      </c:pt>
                      <c:pt idx="7812" formatCode="General">
                        <c:v>703.74699999999996</c:v>
                      </c:pt>
                      <c:pt idx="7813" formatCode="General">
                        <c:v>703.75699999999995</c:v>
                      </c:pt>
                      <c:pt idx="7814" formatCode="General">
                        <c:v>703.76700000000005</c:v>
                      </c:pt>
                      <c:pt idx="7815" formatCode="General">
                        <c:v>703.77700000000004</c:v>
                      </c:pt>
                      <c:pt idx="7816" formatCode="General">
                        <c:v>703.78700000000003</c:v>
                      </c:pt>
                      <c:pt idx="7817" formatCode="General">
                        <c:v>703.79700000000003</c:v>
                      </c:pt>
                      <c:pt idx="7818" formatCode="General">
                        <c:v>703.80700000000002</c:v>
                      </c:pt>
                      <c:pt idx="7819" formatCode="General">
                        <c:v>703.81700000000001</c:v>
                      </c:pt>
                      <c:pt idx="7820" formatCode="General">
                        <c:v>703.827</c:v>
                      </c:pt>
                      <c:pt idx="7821" formatCode="General">
                        <c:v>703.83699999999999</c:v>
                      </c:pt>
                      <c:pt idx="7822" formatCode="General">
                        <c:v>703.84699999999998</c:v>
                      </c:pt>
                      <c:pt idx="7823" formatCode="General">
                        <c:v>703.85699999999997</c:v>
                      </c:pt>
                      <c:pt idx="7824" formatCode="General">
                        <c:v>703.86699999999996</c:v>
                      </c:pt>
                      <c:pt idx="7825" formatCode="General">
                        <c:v>703.87699999999995</c:v>
                      </c:pt>
                      <c:pt idx="7826" formatCode="General">
                        <c:v>703.88699999999994</c:v>
                      </c:pt>
                      <c:pt idx="7827" formatCode="General">
                        <c:v>703.89700000000005</c:v>
                      </c:pt>
                      <c:pt idx="7828" formatCode="General">
                        <c:v>703.90700000000004</c:v>
                      </c:pt>
                      <c:pt idx="7829" formatCode="General">
                        <c:v>703.91700000000003</c:v>
                      </c:pt>
                      <c:pt idx="7830" formatCode="General">
                        <c:v>703.92700000000002</c:v>
                      </c:pt>
                      <c:pt idx="7831" formatCode="General">
                        <c:v>703.93700000000001</c:v>
                      </c:pt>
                      <c:pt idx="7832" formatCode="General">
                        <c:v>703.947</c:v>
                      </c:pt>
                      <c:pt idx="7833" formatCode="General">
                        <c:v>703.95699999999999</c:v>
                      </c:pt>
                      <c:pt idx="7834" formatCode="General">
                        <c:v>703.96699999999998</c:v>
                      </c:pt>
                      <c:pt idx="7835" formatCode="General">
                        <c:v>703.97699999999998</c:v>
                      </c:pt>
                      <c:pt idx="7836" formatCode="General">
                        <c:v>703.98699999999997</c:v>
                      </c:pt>
                      <c:pt idx="7837" formatCode="General">
                        <c:v>703.99699999999996</c:v>
                      </c:pt>
                      <c:pt idx="7838" formatCode="General">
                        <c:v>704.00699999999995</c:v>
                      </c:pt>
                      <c:pt idx="7839" formatCode="General">
                        <c:v>704.01700000000005</c:v>
                      </c:pt>
                      <c:pt idx="7840" formatCode="General">
                        <c:v>704.02700000000004</c:v>
                      </c:pt>
                      <c:pt idx="7841" formatCode="General">
                        <c:v>704.03700000000003</c:v>
                      </c:pt>
                      <c:pt idx="7842" formatCode="General">
                        <c:v>704.04700000000003</c:v>
                      </c:pt>
                      <c:pt idx="7843" formatCode="General">
                        <c:v>704.05700000000002</c:v>
                      </c:pt>
                      <c:pt idx="7844" formatCode="General">
                        <c:v>704.06700000000001</c:v>
                      </c:pt>
                      <c:pt idx="7845" formatCode="General">
                        <c:v>704.077</c:v>
                      </c:pt>
                      <c:pt idx="7846" formatCode="General">
                        <c:v>704.08699999999999</c:v>
                      </c:pt>
                      <c:pt idx="7847" formatCode="General">
                        <c:v>704.09699999999998</c:v>
                      </c:pt>
                      <c:pt idx="7848" formatCode="General">
                        <c:v>704.10699999999997</c:v>
                      </c:pt>
                      <c:pt idx="7849" formatCode="General">
                        <c:v>704.11699999999996</c:v>
                      </c:pt>
                      <c:pt idx="7850" formatCode="General">
                        <c:v>704.12699999999995</c:v>
                      </c:pt>
                      <c:pt idx="7851" formatCode="General">
                        <c:v>704.13699999999994</c:v>
                      </c:pt>
                      <c:pt idx="7852" formatCode="General">
                        <c:v>704.14700000000005</c:v>
                      </c:pt>
                      <c:pt idx="7853" formatCode="General">
                        <c:v>704.15700000000004</c:v>
                      </c:pt>
                      <c:pt idx="7854" formatCode="General">
                        <c:v>704.16700000000003</c:v>
                      </c:pt>
                      <c:pt idx="7855" formatCode="General">
                        <c:v>704.17700000000002</c:v>
                      </c:pt>
                      <c:pt idx="7856" formatCode="General">
                        <c:v>704.18700000000001</c:v>
                      </c:pt>
                      <c:pt idx="7857" formatCode="General">
                        <c:v>704.197</c:v>
                      </c:pt>
                      <c:pt idx="7858" formatCode="General">
                        <c:v>704.20699999999999</c:v>
                      </c:pt>
                      <c:pt idx="7859" formatCode="General">
                        <c:v>704.21699999999998</c:v>
                      </c:pt>
                      <c:pt idx="7860" formatCode="General">
                        <c:v>704.22699999999998</c:v>
                      </c:pt>
                      <c:pt idx="7861" formatCode="General">
                        <c:v>704.23699999999997</c:v>
                      </c:pt>
                      <c:pt idx="7862" formatCode="General">
                        <c:v>704.24699999999996</c:v>
                      </c:pt>
                      <c:pt idx="7863" formatCode="General">
                        <c:v>704.25699999999995</c:v>
                      </c:pt>
                      <c:pt idx="7864" formatCode="General">
                        <c:v>704.26700000000005</c:v>
                      </c:pt>
                      <c:pt idx="7865" formatCode="General">
                        <c:v>704.27700000000004</c:v>
                      </c:pt>
                      <c:pt idx="7866" formatCode="General">
                        <c:v>704.28700000000003</c:v>
                      </c:pt>
                      <c:pt idx="7867" formatCode="General">
                        <c:v>704.29700000000003</c:v>
                      </c:pt>
                      <c:pt idx="7868" formatCode="General">
                        <c:v>704.30700000000002</c:v>
                      </c:pt>
                      <c:pt idx="7869" formatCode="General">
                        <c:v>704.31700000000001</c:v>
                      </c:pt>
                      <c:pt idx="7870" formatCode="General">
                        <c:v>704.327</c:v>
                      </c:pt>
                      <c:pt idx="7871" formatCode="General">
                        <c:v>704.33699999999999</c:v>
                      </c:pt>
                      <c:pt idx="7872" formatCode="General">
                        <c:v>704.34699999999998</c:v>
                      </c:pt>
                      <c:pt idx="7873" formatCode="General">
                        <c:v>704.35699999999997</c:v>
                      </c:pt>
                      <c:pt idx="7874" formatCode="General">
                        <c:v>704.36699999999996</c:v>
                      </c:pt>
                      <c:pt idx="7875" formatCode="General">
                        <c:v>704.37699999999995</c:v>
                      </c:pt>
                      <c:pt idx="7876" formatCode="General">
                        <c:v>704.38699999999994</c:v>
                      </c:pt>
                      <c:pt idx="7877" formatCode="General">
                        <c:v>704.39700000000005</c:v>
                      </c:pt>
                      <c:pt idx="7878" formatCode="General">
                        <c:v>704.40700000000004</c:v>
                      </c:pt>
                      <c:pt idx="7879" formatCode="General">
                        <c:v>704.41700000000003</c:v>
                      </c:pt>
                      <c:pt idx="7880" formatCode="General">
                        <c:v>704.42700000000002</c:v>
                      </c:pt>
                      <c:pt idx="7881" formatCode="General">
                        <c:v>704.43700000000001</c:v>
                      </c:pt>
                      <c:pt idx="7882" formatCode="General">
                        <c:v>704.447</c:v>
                      </c:pt>
                      <c:pt idx="7883" formatCode="General">
                        <c:v>704.45699999999999</c:v>
                      </c:pt>
                      <c:pt idx="7884" formatCode="General">
                        <c:v>704.46699999999998</c:v>
                      </c:pt>
                      <c:pt idx="7885" formatCode="General">
                        <c:v>704.47699999999998</c:v>
                      </c:pt>
                      <c:pt idx="7886" formatCode="General">
                        <c:v>704.48699999999997</c:v>
                      </c:pt>
                      <c:pt idx="7887" formatCode="General">
                        <c:v>704.49699999999996</c:v>
                      </c:pt>
                      <c:pt idx="7888" formatCode="General">
                        <c:v>704.50699999999995</c:v>
                      </c:pt>
                      <c:pt idx="7889" formatCode="General">
                        <c:v>704.51700000000005</c:v>
                      </c:pt>
                      <c:pt idx="7890" formatCode="General">
                        <c:v>704.52700000000004</c:v>
                      </c:pt>
                      <c:pt idx="7891" formatCode="General">
                        <c:v>704.53700000000003</c:v>
                      </c:pt>
                      <c:pt idx="7892" formatCode="General">
                        <c:v>704.54700000000003</c:v>
                      </c:pt>
                      <c:pt idx="7893" formatCode="General">
                        <c:v>704.55700000000002</c:v>
                      </c:pt>
                      <c:pt idx="7894" formatCode="General">
                        <c:v>704.56700000000001</c:v>
                      </c:pt>
                      <c:pt idx="7895" formatCode="General">
                        <c:v>704.577</c:v>
                      </c:pt>
                      <c:pt idx="7896" formatCode="General">
                        <c:v>704.58699999999999</c:v>
                      </c:pt>
                      <c:pt idx="7897" formatCode="General">
                        <c:v>704.59699999999998</c:v>
                      </c:pt>
                      <c:pt idx="7898" formatCode="General">
                        <c:v>704.60699999999997</c:v>
                      </c:pt>
                      <c:pt idx="7899" formatCode="General">
                        <c:v>704.61699999999996</c:v>
                      </c:pt>
                      <c:pt idx="7900" formatCode="General">
                        <c:v>704.62699999999995</c:v>
                      </c:pt>
                      <c:pt idx="7901" formatCode="General">
                        <c:v>704.63699999999994</c:v>
                      </c:pt>
                      <c:pt idx="7902" formatCode="General">
                        <c:v>704.64700000000005</c:v>
                      </c:pt>
                      <c:pt idx="7903" formatCode="General">
                        <c:v>704.65700000000004</c:v>
                      </c:pt>
                      <c:pt idx="7904" formatCode="General">
                        <c:v>704.66700000000003</c:v>
                      </c:pt>
                      <c:pt idx="7905" formatCode="General">
                        <c:v>704.67700000000002</c:v>
                      </c:pt>
                      <c:pt idx="7906" formatCode="General">
                        <c:v>704.68700000000001</c:v>
                      </c:pt>
                      <c:pt idx="7907" formatCode="General">
                        <c:v>704.697</c:v>
                      </c:pt>
                      <c:pt idx="7908" formatCode="General">
                        <c:v>704.70699999999999</c:v>
                      </c:pt>
                      <c:pt idx="7909" formatCode="General">
                        <c:v>704.71699999999998</c:v>
                      </c:pt>
                      <c:pt idx="7910" formatCode="General">
                        <c:v>704.72699999999998</c:v>
                      </c:pt>
                      <c:pt idx="7911" formatCode="General">
                        <c:v>704.73699999999997</c:v>
                      </c:pt>
                      <c:pt idx="7912" formatCode="General">
                        <c:v>704.74699999999996</c:v>
                      </c:pt>
                      <c:pt idx="7913" formatCode="General">
                        <c:v>704.75699999999995</c:v>
                      </c:pt>
                      <c:pt idx="7914" formatCode="General">
                        <c:v>704.76700000000005</c:v>
                      </c:pt>
                      <c:pt idx="7915" formatCode="General">
                        <c:v>704.77700000000004</c:v>
                      </c:pt>
                      <c:pt idx="7916" formatCode="General">
                        <c:v>704.78700000000003</c:v>
                      </c:pt>
                      <c:pt idx="7917" formatCode="General">
                        <c:v>704.79700000000003</c:v>
                      </c:pt>
                      <c:pt idx="7918" formatCode="General">
                        <c:v>704.80700000000002</c:v>
                      </c:pt>
                      <c:pt idx="7919" formatCode="General">
                        <c:v>704.81700000000001</c:v>
                      </c:pt>
                      <c:pt idx="7920" formatCode="General">
                        <c:v>704.827</c:v>
                      </c:pt>
                      <c:pt idx="7921" formatCode="General">
                        <c:v>704.83699999999999</c:v>
                      </c:pt>
                      <c:pt idx="7922" formatCode="General">
                        <c:v>704.84699999999998</c:v>
                      </c:pt>
                      <c:pt idx="7923" formatCode="General">
                        <c:v>704.85699999999997</c:v>
                      </c:pt>
                      <c:pt idx="7924" formatCode="General">
                        <c:v>704.86699999999996</c:v>
                      </c:pt>
                      <c:pt idx="7925" formatCode="General">
                        <c:v>704.87699999999995</c:v>
                      </c:pt>
                      <c:pt idx="7926" formatCode="General">
                        <c:v>704.88699999999994</c:v>
                      </c:pt>
                      <c:pt idx="7927" formatCode="General">
                        <c:v>704.89700000000005</c:v>
                      </c:pt>
                      <c:pt idx="7928" formatCode="General">
                        <c:v>704.90700000000004</c:v>
                      </c:pt>
                      <c:pt idx="7929" formatCode="General">
                        <c:v>704.91700000000003</c:v>
                      </c:pt>
                      <c:pt idx="7930" formatCode="General">
                        <c:v>704.92700000000002</c:v>
                      </c:pt>
                      <c:pt idx="7931" formatCode="General">
                        <c:v>704.93700000000001</c:v>
                      </c:pt>
                      <c:pt idx="7932" formatCode="General">
                        <c:v>704.947</c:v>
                      </c:pt>
                      <c:pt idx="7933" formatCode="General">
                        <c:v>704.95699999999999</c:v>
                      </c:pt>
                      <c:pt idx="7934" formatCode="General">
                        <c:v>704.96699999999998</c:v>
                      </c:pt>
                      <c:pt idx="7935" formatCode="General">
                        <c:v>704.97699999999998</c:v>
                      </c:pt>
                      <c:pt idx="7936" formatCode="General">
                        <c:v>704.98699999999997</c:v>
                      </c:pt>
                      <c:pt idx="7937" formatCode="General">
                        <c:v>704.99699999999996</c:v>
                      </c:pt>
                      <c:pt idx="7938" formatCode="General">
                        <c:v>705.00699999999995</c:v>
                      </c:pt>
                      <c:pt idx="7939" formatCode="General">
                        <c:v>705.01700000000005</c:v>
                      </c:pt>
                      <c:pt idx="7940" formatCode="General">
                        <c:v>705.02700000000004</c:v>
                      </c:pt>
                      <c:pt idx="7941" formatCode="General">
                        <c:v>705.03700000000003</c:v>
                      </c:pt>
                      <c:pt idx="7942" formatCode="General">
                        <c:v>705.04700000000003</c:v>
                      </c:pt>
                      <c:pt idx="7943" formatCode="General">
                        <c:v>705.05700000000002</c:v>
                      </c:pt>
                      <c:pt idx="7944" formatCode="General">
                        <c:v>705.06700000000001</c:v>
                      </c:pt>
                      <c:pt idx="7945" formatCode="General">
                        <c:v>705.077</c:v>
                      </c:pt>
                      <c:pt idx="7946" formatCode="General">
                        <c:v>705.08699999999999</c:v>
                      </c:pt>
                      <c:pt idx="7947" formatCode="General">
                        <c:v>705.09699999999998</c:v>
                      </c:pt>
                      <c:pt idx="7948" formatCode="General">
                        <c:v>705.10699999999997</c:v>
                      </c:pt>
                      <c:pt idx="7949" formatCode="General">
                        <c:v>705.11699999999996</c:v>
                      </c:pt>
                      <c:pt idx="7950" formatCode="General">
                        <c:v>705.12699999999995</c:v>
                      </c:pt>
                      <c:pt idx="7951" formatCode="General">
                        <c:v>705.13699999999994</c:v>
                      </c:pt>
                      <c:pt idx="7952" formatCode="General">
                        <c:v>705.14700000000005</c:v>
                      </c:pt>
                      <c:pt idx="7953" formatCode="General">
                        <c:v>705.15700000000004</c:v>
                      </c:pt>
                      <c:pt idx="7954" formatCode="General">
                        <c:v>705.16700000000003</c:v>
                      </c:pt>
                      <c:pt idx="7955" formatCode="General">
                        <c:v>705.17700000000002</c:v>
                      </c:pt>
                      <c:pt idx="7956" formatCode="General">
                        <c:v>705.18700000000001</c:v>
                      </c:pt>
                      <c:pt idx="7957" formatCode="General">
                        <c:v>705.197</c:v>
                      </c:pt>
                      <c:pt idx="7958" formatCode="General">
                        <c:v>705.20699999999999</c:v>
                      </c:pt>
                      <c:pt idx="7959" formatCode="General">
                        <c:v>705.21699999999998</c:v>
                      </c:pt>
                      <c:pt idx="7960" formatCode="General">
                        <c:v>705.22699999999998</c:v>
                      </c:pt>
                      <c:pt idx="7961" formatCode="General">
                        <c:v>705.23699999999997</c:v>
                      </c:pt>
                      <c:pt idx="7962" formatCode="General">
                        <c:v>705.24699999999996</c:v>
                      </c:pt>
                      <c:pt idx="7963" formatCode="General">
                        <c:v>705.25699999999995</c:v>
                      </c:pt>
                      <c:pt idx="7964" formatCode="General">
                        <c:v>705.26700000000005</c:v>
                      </c:pt>
                      <c:pt idx="7965" formatCode="General">
                        <c:v>705.27700000000004</c:v>
                      </c:pt>
                      <c:pt idx="7966" formatCode="General">
                        <c:v>705.28700000000003</c:v>
                      </c:pt>
                      <c:pt idx="7967" formatCode="General">
                        <c:v>705.29700000000003</c:v>
                      </c:pt>
                      <c:pt idx="7968" formatCode="General">
                        <c:v>705.30700000000002</c:v>
                      </c:pt>
                      <c:pt idx="7969" formatCode="General">
                        <c:v>705.31700000000001</c:v>
                      </c:pt>
                      <c:pt idx="7970" formatCode="General">
                        <c:v>705.327</c:v>
                      </c:pt>
                      <c:pt idx="7971" formatCode="General">
                        <c:v>705.33699999999999</c:v>
                      </c:pt>
                      <c:pt idx="7972" formatCode="General">
                        <c:v>705.34699999999998</c:v>
                      </c:pt>
                      <c:pt idx="7973" formatCode="General">
                        <c:v>705.35699999999997</c:v>
                      </c:pt>
                      <c:pt idx="7974" formatCode="General">
                        <c:v>705.36699999999996</c:v>
                      </c:pt>
                      <c:pt idx="7975" formatCode="General">
                        <c:v>705.37699999999995</c:v>
                      </c:pt>
                      <c:pt idx="7976" formatCode="General">
                        <c:v>705.38699999999994</c:v>
                      </c:pt>
                      <c:pt idx="7977" formatCode="General">
                        <c:v>705.39700000000005</c:v>
                      </c:pt>
                      <c:pt idx="7978" formatCode="General">
                        <c:v>705.40700000000004</c:v>
                      </c:pt>
                      <c:pt idx="7979" formatCode="General">
                        <c:v>705.41700000000003</c:v>
                      </c:pt>
                      <c:pt idx="7980" formatCode="General">
                        <c:v>705.42700000000002</c:v>
                      </c:pt>
                      <c:pt idx="7981" formatCode="General">
                        <c:v>705.43700000000001</c:v>
                      </c:pt>
                      <c:pt idx="7982" formatCode="General">
                        <c:v>705.447</c:v>
                      </c:pt>
                      <c:pt idx="7983" formatCode="General">
                        <c:v>705.45699999999999</c:v>
                      </c:pt>
                      <c:pt idx="7984" formatCode="General">
                        <c:v>705.46699999999998</c:v>
                      </c:pt>
                      <c:pt idx="7985" formatCode="General">
                        <c:v>705.47699999999998</c:v>
                      </c:pt>
                      <c:pt idx="7986" formatCode="General">
                        <c:v>705.48699999999997</c:v>
                      </c:pt>
                      <c:pt idx="7987" formatCode="General">
                        <c:v>705.49699999999996</c:v>
                      </c:pt>
                      <c:pt idx="7988" formatCode="General">
                        <c:v>705.50699999999995</c:v>
                      </c:pt>
                      <c:pt idx="7989" formatCode="General">
                        <c:v>705.51700000000005</c:v>
                      </c:pt>
                      <c:pt idx="7990" formatCode="General">
                        <c:v>705.52700000000004</c:v>
                      </c:pt>
                      <c:pt idx="7991" formatCode="General">
                        <c:v>705.53700000000003</c:v>
                      </c:pt>
                      <c:pt idx="7992" formatCode="General">
                        <c:v>705.54700000000003</c:v>
                      </c:pt>
                      <c:pt idx="7993" formatCode="General">
                        <c:v>705.55700000000002</c:v>
                      </c:pt>
                      <c:pt idx="7994" formatCode="General">
                        <c:v>705.56700000000001</c:v>
                      </c:pt>
                      <c:pt idx="7995" formatCode="General">
                        <c:v>705.577</c:v>
                      </c:pt>
                      <c:pt idx="7996" formatCode="General">
                        <c:v>705.58699999999999</c:v>
                      </c:pt>
                      <c:pt idx="7997" formatCode="General">
                        <c:v>705.59699999999998</c:v>
                      </c:pt>
                      <c:pt idx="7998" formatCode="General">
                        <c:v>705.60699999999997</c:v>
                      </c:pt>
                      <c:pt idx="7999" formatCode="General">
                        <c:v>705.61699999999996</c:v>
                      </c:pt>
                      <c:pt idx="8000" formatCode="General">
                        <c:v>705.62699999999995</c:v>
                      </c:pt>
                      <c:pt idx="8001" formatCode="General">
                        <c:v>705.63699999999994</c:v>
                      </c:pt>
                      <c:pt idx="8002" formatCode="General">
                        <c:v>705.64700000000005</c:v>
                      </c:pt>
                      <c:pt idx="8003" formatCode="General">
                        <c:v>705.65700000000004</c:v>
                      </c:pt>
                      <c:pt idx="8004" formatCode="General">
                        <c:v>705.66700000000003</c:v>
                      </c:pt>
                      <c:pt idx="8005" formatCode="General">
                        <c:v>705.67700000000002</c:v>
                      </c:pt>
                      <c:pt idx="8006" formatCode="General">
                        <c:v>705.68700000000001</c:v>
                      </c:pt>
                      <c:pt idx="8007" formatCode="General">
                        <c:v>705.697</c:v>
                      </c:pt>
                      <c:pt idx="8008" formatCode="General">
                        <c:v>705.70699999999999</c:v>
                      </c:pt>
                      <c:pt idx="8009" formatCode="General">
                        <c:v>705.71699999999998</c:v>
                      </c:pt>
                      <c:pt idx="8010" formatCode="General">
                        <c:v>705.72699999999998</c:v>
                      </c:pt>
                      <c:pt idx="8011" formatCode="General">
                        <c:v>705.73699999999997</c:v>
                      </c:pt>
                      <c:pt idx="8012" formatCode="General">
                        <c:v>705.74699999999996</c:v>
                      </c:pt>
                      <c:pt idx="8013" formatCode="General">
                        <c:v>705.75699999999995</c:v>
                      </c:pt>
                      <c:pt idx="8014" formatCode="General">
                        <c:v>705.76700000000005</c:v>
                      </c:pt>
                      <c:pt idx="8015" formatCode="General">
                        <c:v>705.77700000000004</c:v>
                      </c:pt>
                      <c:pt idx="8016" formatCode="General">
                        <c:v>705.78700000000003</c:v>
                      </c:pt>
                      <c:pt idx="8017" formatCode="General">
                        <c:v>705.79700000000003</c:v>
                      </c:pt>
                      <c:pt idx="8018" formatCode="General">
                        <c:v>705.80700000000002</c:v>
                      </c:pt>
                      <c:pt idx="8019" formatCode="General">
                        <c:v>705.81700000000001</c:v>
                      </c:pt>
                      <c:pt idx="8020" formatCode="General">
                        <c:v>705.827</c:v>
                      </c:pt>
                      <c:pt idx="8021" formatCode="General">
                        <c:v>705.83699999999999</c:v>
                      </c:pt>
                      <c:pt idx="8022" formatCode="General">
                        <c:v>705.84699999999998</c:v>
                      </c:pt>
                      <c:pt idx="8023" formatCode="General">
                        <c:v>705.85699999999997</c:v>
                      </c:pt>
                      <c:pt idx="8024" formatCode="General">
                        <c:v>705.86699999999996</c:v>
                      </c:pt>
                      <c:pt idx="8025" formatCode="General">
                        <c:v>705.87699999999995</c:v>
                      </c:pt>
                      <c:pt idx="8026" formatCode="General">
                        <c:v>705.88699999999994</c:v>
                      </c:pt>
                      <c:pt idx="8027" formatCode="General">
                        <c:v>705.89700000000005</c:v>
                      </c:pt>
                      <c:pt idx="8028" formatCode="General">
                        <c:v>705.90700000000004</c:v>
                      </c:pt>
                      <c:pt idx="8029" formatCode="General">
                        <c:v>705.91700000000003</c:v>
                      </c:pt>
                      <c:pt idx="8030" formatCode="General">
                        <c:v>705.92700000000002</c:v>
                      </c:pt>
                      <c:pt idx="8031" formatCode="General">
                        <c:v>705.93700000000001</c:v>
                      </c:pt>
                      <c:pt idx="8032" formatCode="General">
                        <c:v>705.947</c:v>
                      </c:pt>
                      <c:pt idx="8033" formatCode="General">
                        <c:v>705.95699999999999</c:v>
                      </c:pt>
                      <c:pt idx="8034" formatCode="General">
                        <c:v>705.96699999999998</c:v>
                      </c:pt>
                      <c:pt idx="8035" formatCode="General">
                        <c:v>705.97699999999998</c:v>
                      </c:pt>
                      <c:pt idx="8036" formatCode="General">
                        <c:v>705.98699999999997</c:v>
                      </c:pt>
                      <c:pt idx="8037" formatCode="General">
                        <c:v>705.99699999999996</c:v>
                      </c:pt>
                      <c:pt idx="8038" formatCode="General">
                        <c:v>706.00699999999995</c:v>
                      </c:pt>
                      <c:pt idx="8039" formatCode="General">
                        <c:v>706.01700000000005</c:v>
                      </c:pt>
                      <c:pt idx="8040" formatCode="General">
                        <c:v>706.02700000000004</c:v>
                      </c:pt>
                      <c:pt idx="8041" formatCode="General">
                        <c:v>706.03700000000003</c:v>
                      </c:pt>
                      <c:pt idx="8042" formatCode="General">
                        <c:v>706.04700000000003</c:v>
                      </c:pt>
                      <c:pt idx="8043" formatCode="General">
                        <c:v>706.05700000000002</c:v>
                      </c:pt>
                      <c:pt idx="8044" formatCode="General">
                        <c:v>706.06700000000001</c:v>
                      </c:pt>
                      <c:pt idx="8045" formatCode="General">
                        <c:v>706.077</c:v>
                      </c:pt>
                      <c:pt idx="8046" formatCode="General">
                        <c:v>706.08699999999999</c:v>
                      </c:pt>
                      <c:pt idx="8047" formatCode="General">
                        <c:v>706.09699999999998</c:v>
                      </c:pt>
                      <c:pt idx="8048" formatCode="General">
                        <c:v>706.10699999999997</c:v>
                      </c:pt>
                      <c:pt idx="8049" formatCode="General">
                        <c:v>706.11699999999996</c:v>
                      </c:pt>
                      <c:pt idx="8050" formatCode="General">
                        <c:v>706.12699999999995</c:v>
                      </c:pt>
                      <c:pt idx="8051" formatCode="General">
                        <c:v>706.13699999999994</c:v>
                      </c:pt>
                      <c:pt idx="8052" formatCode="General">
                        <c:v>706.14700000000005</c:v>
                      </c:pt>
                      <c:pt idx="8053" formatCode="General">
                        <c:v>706.15700000000004</c:v>
                      </c:pt>
                      <c:pt idx="8054" formatCode="General">
                        <c:v>706.16700000000003</c:v>
                      </c:pt>
                      <c:pt idx="8055" formatCode="General">
                        <c:v>706.17700000000002</c:v>
                      </c:pt>
                      <c:pt idx="8056" formatCode="General">
                        <c:v>706.18700000000001</c:v>
                      </c:pt>
                      <c:pt idx="8057" formatCode="General">
                        <c:v>706.197</c:v>
                      </c:pt>
                      <c:pt idx="8058" formatCode="General">
                        <c:v>706.20699999999999</c:v>
                      </c:pt>
                      <c:pt idx="8059" formatCode="General">
                        <c:v>706.21699999999998</c:v>
                      </c:pt>
                      <c:pt idx="8060" formatCode="General">
                        <c:v>706.22699999999998</c:v>
                      </c:pt>
                      <c:pt idx="8061" formatCode="General">
                        <c:v>706.23699999999997</c:v>
                      </c:pt>
                      <c:pt idx="8062" formatCode="General">
                        <c:v>706.24699999999996</c:v>
                      </c:pt>
                      <c:pt idx="8063" formatCode="General">
                        <c:v>706.25699999999995</c:v>
                      </c:pt>
                      <c:pt idx="8064" formatCode="General">
                        <c:v>706.26700000000005</c:v>
                      </c:pt>
                      <c:pt idx="8065" formatCode="General">
                        <c:v>706.27700000000004</c:v>
                      </c:pt>
                      <c:pt idx="8066" formatCode="General">
                        <c:v>706.28700000000003</c:v>
                      </c:pt>
                      <c:pt idx="8067" formatCode="General">
                        <c:v>706.29700000000003</c:v>
                      </c:pt>
                      <c:pt idx="8068" formatCode="General">
                        <c:v>706.30700000000002</c:v>
                      </c:pt>
                      <c:pt idx="8069" formatCode="General">
                        <c:v>706.31700000000001</c:v>
                      </c:pt>
                      <c:pt idx="8070" formatCode="General">
                        <c:v>706.327</c:v>
                      </c:pt>
                      <c:pt idx="8071" formatCode="General">
                        <c:v>706.33699999999999</c:v>
                      </c:pt>
                      <c:pt idx="8072" formatCode="General">
                        <c:v>706.34699999999998</c:v>
                      </c:pt>
                      <c:pt idx="8073" formatCode="General">
                        <c:v>706.35699999999997</c:v>
                      </c:pt>
                      <c:pt idx="8074" formatCode="General">
                        <c:v>706.36699999999996</c:v>
                      </c:pt>
                      <c:pt idx="8075" formatCode="General">
                        <c:v>706.37699999999995</c:v>
                      </c:pt>
                      <c:pt idx="8076" formatCode="General">
                        <c:v>706.38699999999994</c:v>
                      </c:pt>
                      <c:pt idx="8077" formatCode="General">
                        <c:v>706.39700000000005</c:v>
                      </c:pt>
                      <c:pt idx="8078" formatCode="General">
                        <c:v>706.40700000000004</c:v>
                      </c:pt>
                      <c:pt idx="8079" formatCode="General">
                        <c:v>706.41700000000003</c:v>
                      </c:pt>
                      <c:pt idx="8080" formatCode="General">
                        <c:v>706.42700000000002</c:v>
                      </c:pt>
                      <c:pt idx="8081" formatCode="General">
                        <c:v>706.43700000000001</c:v>
                      </c:pt>
                      <c:pt idx="8082" formatCode="General">
                        <c:v>706.447</c:v>
                      </c:pt>
                      <c:pt idx="8083" formatCode="General">
                        <c:v>706.45699999999999</c:v>
                      </c:pt>
                      <c:pt idx="8084" formatCode="General">
                        <c:v>706.46699999999998</c:v>
                      </c:pt>
                      <c:pt idx="8085" formatCode="General">
                        <c:v>706.47699999999998</c:v>
                      </c:pt>
                      <c:pt idx="8086" formatCode="General">
                        <c:v>706.48699999999997</c:v>
                      </c:pt>
                      <c:pt idx="8087" formatCode="General">
                        <c:v>706.49699999999996</c:v>
                      </c:pt>
                      <c:pt idx="8088" formatCode="General">
                        <c:v>706.50699999999995</c:v>
                      </c:pt>
                      <c:pt idx="8089" formatCode="General">
                        <c:v>706.51700000000005</c:v>
                      </c:pt>
                      <c:pt idx="8090" formatCode="General">
                        <c:v>706.52700000000004</c:v>
                      </c:pt>
                      <c:pt idx="8091" formatCode="General">
                        <c:v>706.53700000000003</c:v>
                      </c:pt>
                      <c:pt idx="8092" formatCode="General">
                        <c:v>706.54700000000003</c:v>
                      </c:pt>
                      <c:pt idx="8093" formatCode="General">
                        <c:v>706.55700000000002</c:v>
                      </c:pt>
                      <c:pt idx="8094" formatCode="General">
                        <c:v>706.56700000000001</c:v>
                      </c:pt>
                      <c:pt idx="8095" formatCode="General">
                        <c:v>706.577</c:v>
                      </c:pt>
                      <c:pt idx="8096" formatCode="General">
                        <c:v>706.58699999999999</c:v>
                      </c:pt>
                      <c:pt idx="8097" formatCode="General">
                        <c:v>706.59699999999998</c:v>
                      </c:pt>
                      <c:pt idx="8098" formatCode="General">
                        <c:v>706.60699999999997</c:v>
                      </c:pt>
                      <c:pt idx="8099" formatCode="General">
                        <c:v>706.61699999999996</c:v>
                      </c:pt>
                      <c:pt idx="8100" formatCode="General">
                        <c:v>706.62699999999995</c:v>
                      </c:pt>
                      <c:pt idx="8101" formatCode="General">
                        <c:v>706.63699999999994</c:v>
                      </c:pt>
                      <c:pt idx="8102" formatCode="General">
                        <c:v>706.64700000000005</c:v>
                      </c:pt>
                      <c:pt idx="8103" formatCode="General">
                        <c:v>706.65700000000004</c:v>
                      </c:pt>
                      <c:pt idx="8104" formatCode="General">
                        <c:v>706.66700000000003</c:v>
                      </c:pt>
                      <c:pt idx="8105" formatCode="General">
                        <c:v>706.67700000000002</c:v>
                      </c:pt>
                      <c:pt idx="8106" formatCode="General">
                        <c:v>706.68700000000001</c:v>
                      </c:pt>
                      <c:pt idx="8107" formatCode="General">
                        <c:v>706.697</c:v>
                      </c:pt>
                      <c:pt idx="8108" formatCode="General">
                        <c:v>706.70699999999999</c:v>
                      </c:pt>
                      <c:pt idx="8109" formatCode="General">
                        <c:v>706.71699999999998</c:v>
                      </c:pt>
                      <c:pt idx="8110" formatCode="General">
                        <c:v>706.72699999999998</c:v>
                      </c:pt>
                      <c:pt idx="8111" formatCode="General">
                        <c:v>706.73699999999997</c:v>
                      </c:pt>
                      <c:pt idx="8112" formatCode="General">
                        <c:v>706.74699999999996</c:v>
                      </c:pt>
                      <c:pt idx="8113" formatCode="General">
                        <c:v>706.75699999999995</c:v>
                      </c:pt>
                      <c:pt idx="8114" formatCode="General">
                        <c:v>706.76700000000005</c:v>
                      </c:pt>
                      <c:pt idx="8115" formatCode="General">
                        <c:v>706.77700000000004</c:v>
                      </c:pt>
                      <c:pt idx="8116" formatCode="General">
                        <c:v>706.78700000000003</c:v>
                      </c:pt>
                      <c:pt idx="8117" formatCode="General">
                        <c:v>706.79700000000003</c:v>
                      </c:pt>
                      <c:pt idx="8118" formatCode="General">
                        <c:v>706.80700000000002</c:v>
                      </c:pt>
                      <c:pt idx="8119" formatCode="General">
                        <c:v>706.81700000000001</c:v>
                      </c:pt>
                      <c:pt idx="8120" formatCode="General">
                        <c:v>706.827</c:v>
                      </c:pt>
                      <c:pt idx="8121" formatCode="General">
                        <c:v>706.83699999999999</c:v>
                      </c:pt>
                      <c:pt idx="8122" formatCode="General">
                        <c:v>706.84699999999998</c:v>
                      </c:pt>
                      <c:pt idx="8123" formatCode="General">
                        <c:v>706.85699999999997</c:v>
                      </c:pt>
                      <c:pt idx="8124" formatCode="General">
                        <c:v>706.86699999999996</c:v>
                      </c:pt>
                      <c:pt idx="8125" formatCode="General">
                        <c:v>706.87699999999995</c:v>
                      </c:pt>
                      <c:pt idx="8126" formatCode="General">
                        <c:v>706.88699999999994</c:v>
                      </c:pt>
                      <c:pt idx="8127" formatCode="General">
                        <c:v>706.89700000000005</c:v>
                      </c:pt>
                      <c:pt idx="8128" formatCode="General">
                        <c:v>706.90700000000004</c:v>
                      </c:pt>
                      <c:pt idx="8129" formatCode="General">
                        <c:v>706.91700000000003</c:v>
                      </c:pt>
                      <c:pt idx="8130" formatCode="General">
                        <c:v>706.92700000000002</c:v>
                      </c:pt>
                      <c:pt idx="8131" formatCode="General">
                        <c:v>706.93700000000001</c:v>
                      </c:pt>
                      <c:pt idx="8132" formatCode="General">
                        <c:v>706.947</c:v>
                      </c:pt>
                      <c:pt idx="8133" formatCode="General">
                        <c:v>706.95699999999999</c:v>
                      </c:pt>
                      <c:pt idx="8134" formatCode="General">
                        <c:v>706.96699999999998</c:v>
                      </c:pt>
                      <c:pt idx="8135" formatCode="General">
                        <c:v>706.97699999999998</c:v>
                      </c:pt>
                      <c:pt idx="8136" formatCode="General">
                        <c:v>706.98699999999997</c:v>
                      </c:pt>
                      <c:pt idx="8137" formatCode="General">
                        <c:v>706.99699999999996</c:v>
                      </c:pt>
                      <c:pt idx="8138" formatCode="General">
                        <c:v>707.00699999999995</c:v>
                      </c:pt>
                      <c:pt idx="8139" formatCode="General">
                        <c:v>707.01700000000005</c:v>
                      </c:pt>
                      <c:pt idx="8140" formatCode="General">
                        <c:v>707.02700000000004</c:v>
                      </c:pt>
                      <c:pt idx="8141" formatCode="General">
                        <c:v>707.03700000000003</c:v>
                      </c:pt>
                      <c:pt idx="8142" formatCode="General">
                        <c:v>707.04700000000003</c:v>
                      </c:pt>
                      <c:pt idx="8143" formatCode="General">
                        <c:v>707.05700000000002</c:v>
                      </c:pt>
                      <c:pt idx="8144" formatCode="General">
                        <c:v>707.06700000000001</c:v>
                      </c:pt>
                      <c:pt idx="8145" formatCode="General">
                        <c:v>707.077</c:v>
                      </c:pt>
                      <c:pt idx="8146" formatCode="General">
                        <c:v>707.08699999999999</c:v>
                      </c:pt>
                      <c:pt idx="8147" formatCode="General">
                        <c:v>707.09699999999998</c:v>
                      </c:pt>
                      <c:pt idx="8148" formatCode="General">
                        <c:v>707.10699999999997</c:v>
                      </c:pt>
                      <c:pt idx="8149" formatCode="General">
                        <c:v>707.11699999999996</c:v>
                      </c:pt>
                      <c:pt idx="8150" formatCode="General">
                        <c:v>707.12699999999995</c:v>
                      </c:pt>
                      <c:pt idx="8151" formatCode="General">
                        <c:v>707.13699999999994</c:v>
                      </c:pt>
                      <c:pt idx="8152" formatCode="General">
                        <c:v>707.14700000000005</c:v>
                      </c:pt>
                      <c:pt idx="8153" formatCode="General">
                        <c:v>707.15700000000004</c:v>
                      </c:pt>
                      <c:pt idx="8154" formatCode="General">
                        <c:v>707.16700000000003</c:v>
                      </c:pt>
                      <c:pt idx="8155" formatCode="General">
                        <c:v>707.17700000000002</c:v>
                      </c:pt>
                      <c:pt idx="8156" formatCode="General">
                        <c:v>707.18700000000001</c:v>
                      </c:pt>
                      <c:pt idx="8157" formatCode="General">
                        <c:v>707.197</c:v>
                      </c:pt>
                      <c:pt idx="8158" formatCode="General">
                        <c:v>707.20699999999999</c:v>
                      </c:pt>
                      <c:pt idx="8159" formatCode="General">
                        <c:v>707.21699999999998</c:v>
                      </c:pt>
                      <c:pt idx="8160" formatCode="General">
                        <c:v>707.22699999999998</c:v>
                      </c:pt>
                      <c:pt idx="8161" formatCode="General">
                        <c:v>707.23699999999997</c:v>
                      </c:pt>
                      <c:pt idx="8162" formatCode="General">
                        <c:v>707.24699999999996</c:v>
                      </c:pt>
                      <c:pt idx="8163" formatCode="General">
                        <c:v>707.25699999999995</c:v>
                      </c:pt>
                      <c:pt idx="8164" formatCode="General">
                        <c:v>707.26700000000005</c:v>
                      </c:pt>
                      <c:pt idx="8165" formatCode="General">
                        <c:v>707.27700000000004</c:v>
                      </c:pt>
                      <c:pt idx="8166" formatCode="General">
                        <c:v>707.28700000000003</c:v>
                      </c:pt>
                      <c:pt idx="8167" formatCode="General">
                        <c:v>707.29700000000003</c:v>
                      </c:pt>
                      <c:pt idx="8168" formatCode="General">
                        <c:v>707.30700000000002</c:v>
                      </c:pt>
                      <c:pt idx="8169" formatCode="General">
                        <c:v>707.31700000000001</c:v>
                      </c:pt>
                      <c:pt idx="8170" formatCode="General">
                        <c:v>707.327</c:v>
                      </c:pt>
                      <c:pt idx="8171" formatCode="General">
                        <c:v>707.33699999999999</c:v>
                      </c:pt>
                      <c:pt idx="8172" formatCode="General">
                        <c:v>707.34699999999998</c:v>
                      </c:pt>
                      <c:pt idx="8173" formatCode="General">
                        <c:v>707.35699999999997</c:v>
                      </c:pt>
                      <c:pt idx="8174" formatCode="General">
                        <c:v>707.36699999999996</c:v>
                      </c:pt>
                      <c:pt idx="8175" formatCode="General">
                        <c:v>707.37699999999995</c:v>
                      </c:pt>
                      <c:pt idx="8176" formatCode="General">
                        <c:v>707.38699999999994</c:v>
                      </c:pt>
                      <c:pt idx="8177" formatCode="General">
                        <c:v>707.39700000000005</c:v>
                      </c:pt>
                      <c:pt idx="8178" formatCode="General">
                        <c:v>707.40700000000004</c:v>
                      </c:pt>
                      <c:pt idx="8179" formatCode="General">
                        <c:v>707.41700000000003</c:v>
                      </c:pt>
                      <c:pt idx="8180" formatCode="General">
                        <c:v>707.42700000000002</c:v>
                      </c:pt>
                      <c:pt idx="8181" formatCode="General">
                        <c:v>707.43700000000001</c:v>
                      </c:pt>
                      <c:pt idx="8182" formatCode="General">
                        <c:v>707.447</c:v>
                      </c:pt>
                      <c:pt idx="8183" formatCode="General">
                        <c:v>707.45699999999999</c:v>
                      </c:pt>
                      <c:pt idx="8184" formatCode="General">
                        <c:v>707.46699999999998</c:v>
                      </c:pt>
                      <c:pt idx="8185" formatCode="General">
                        <c:v>707.47699999999998</c:v>
                      </c:pt>
                      <c:pt idx="8186" formatCode="General">
                        <c:v>707.48699999999997</c:v>
                      </c:pt>
                      <c:pt idx="8187" formatCode="General">
                        <c:v>707.49699999999996</c:v>
                      </c:pt>
                      <c:pt idx="8188" formatCode="General">
                        <c:v>707.50699999999995</c:v>
                      </c:pt>
                      <c:pt idx="8189" formatCode="General">
                        <c:v>707.51700000000005</c:v>
                      </c:pt>
                      <c:pt idx="8190" formatCode="General">
                        <c:v>707.52700000000004</c:v>
                      </c:pt>
                      <c:pt idx="8191" formatCode="General">
                        <c:v>707.53700000000003</c:v>
                      </c:pt>
                      <c:pt idx="8192" formatCode="General">
                        <c:v>707.54700000000003</c:v>
                      </c:pt>
                      <c:pt idx="8193" formatCode="General">
                        <c:v>707.55700000000002</c:v>
                      </c:pt>
                      <c:pt idx="8194" formatCode="General">
                        <c:v>707.56700000000001</c:v>
                      </c:pt>
                      <c:pt idx="8195" formatCode="General">
                        <c:v>707.577</c:v>
                      </c:pt>
                      <c:pt idx="8196" formatCode="General">
                        <c:v>707.58699999999999</c:v>
                      </c:pt>
                      <c:pt idx="8197" formatCode="General">
                        <c:v>707.59699999999998</c:v>
                      </c:pt>
                      <c:pt idx="8198" formatCode="General">
                        <c:v>707.60699999999997</c:v>
                      </c:pt>
                      <c:pt idx="8199" formatCode="General">
                        <c:v>707.61699999999996</c:v>
                      </c:pt>
                      <c:pt idx="8200" formatCode="General">
                        <c:v>707.62699999999995</c:v>
                      </c:pt>
                      <c:pt idx="8201" formatCode="General">
                        <c:v>707.63699999999994</c:v>
                      </c:pt>
                      <c:pt idx="8202" formatCode="General">
                        <c:v>707.64700000000005</c:v>
                      </c:pt>
                      <c:pt idx="8203" formatCode="General">
                        <c:v>707.65700000000004</c:v>
                      </c:pt>
                      <c:pt idx="8204" formatCode="General">
                        <c:v>707.66700000000003</c:v>
                      </c:pt>
                      <c:pt idx="8205" formatCode="General">
                        <c:v>707.67700000000002</c:v>
                      </c:pt>
                      <c:pt idx="8206" formatCode="General">
                        <c:v>707.68700000000001</c:v>
                      </c:pt>
                      <c:pt idx="8207" formatCode="General">
                        <c:v>707.697</c:v>
                      </c:pt>
                      <c:pt idx="8208" formatCode="General">
                        <c:v>707.70699999999999</c:v>
                      </c:pt>
                      <c:pt idx="8209" formatCode="General">
                        <c:v>707.71699999999998</c:v>
                      </c:pt>
                      <c:pt idx="8210" formatCode="General">
                        <c:v>707.72699999999998</c:v>
                      </c:pt>
                      <c:pt idx="8211" formatCode="General">
                        <c:v>707.73699999999997</c:v>
                      </c:pt>
                      <c:pt idx="8212" formatCode="General">
                        <c:v>707.74699999999996</c:v>
                      </c:pt>
                      <c:pt idx="8213" formatCode="General">
                        <c:v>707.75699999999995</c:v>
                      </c:pt>
                      <c:pt idx="8214" formatCode="General">
                        <c:v>707.76700000000005</c:v>
                      </c:pt>
                      <c:pt idx="8215" formatCode="General">
                        <c:v>707.77700000000004</c:v>
                      </c:pt>
                      <c:pt idx="8216" formatCode="General">
                        <c:v>707.78700000000003</c:v>
                      </c:pt>
                      <c:pt idx="8217" formatCode="General">
                        <c:v>707.79700000000003</c:v>
                      </c:pt>
                      <c:pt idx="8218" formatCode="General">
                        <c:v>707.80700000000002</c:v>
                      </c:pt>
                      <c:pt idx="8219" formatCode="General">
                        <c:v>707.81700000000001</c:v>
                      </c:pt>
                      <c:pt idx="8220" formatCode="General">
                        <c:v>707.827</c:v>
                      </c:pt>
                      <c:pt idx="8221" formatCode="General">
                        <c:v>707.83699999999999</c:v>
                      </c:pt>
                      <c:pt idx="8222" formatCode="General">
                        <c:v>707.84699999999998</c:v>
                      </c:pt>
                      <c:pt idx="8223" formatCode="General">
                        <c:v>707.85699999999997</c:v>
                      </c:pt>
                      <c:pt idx="8224" formatCode="General">
                        <c:v>707.86699999999996</c:v>
                      </c:pt>
                      <c:pt idx="8225" formatCode="General">
                        <c:v>707.87699999999995</c:v>
                      </c:pt>
                      <c:pt idx="8226" formatCode="General">
                        <c:v>707.88699999999994</c:v>
                      </c:pt>
                      <c:pt idx="8227" formatCode="General">
                        <c:v>707.89700000000005</c:v>
                      </c:pt>
                      <c:pt idx="8228" formatCode="General">
                        <c:v>707.90700000000004</c:v>
                      </c:pt>
                      <c:pt idx="8229" formatCode="General">
                        <c:v>707.91700000000003</c:v>
                      </c:pt>
                      <c:pt idx="8230" formatCode="General">
                        <c:v>707.92700000000002</c:v>
                      </c:pt>
                      <c:pt idx="8231" formatCode="General">
                        <c:v>707.93700000000001</c:v>
                      </c:pt>
                      <c:pt idx="8232" formatCode="General">
                        <c:v>707.947</c:v>
                      </c:pt>
                      <c:pt idx="8233" formatCode="General">
                        <c:v>707.95699999999999</c:v>
                      </c:pt>
                      <c:pt idx="8234" formatCode="General">
                        <c:v>707.96699999999998</c:v>
                      </c:pt>
                      <c:pt idx="8235" formatCode="General">
                        <c:v>707.97699999999998</c:v>
                      </c:pt>
                      <c:pt idx="8236" formatCode="General">
                        <c:v>707.98699999999997</c:v>
                      </c:pt>
                      <c:pt idx="8237" formatCode="General">
                        <c:v>707.99699999999996</c:v>
                      </c:pt>
                      <c:pt idx="8238" formatCode="General">
                        <c:v>708.00699999999995</c:v>
                      </c:pt>
                      <c:pt idx="8239" formatCode="General">
                        <c:v>708.01700000000005</c:v>
                      </c:pt>
                      <c:pt idx="8240" formatCode="General">
                        <c:v>708.02700000000004</c:v>
                      </c:pt>
                      <c:pt idx="8241" formatCode="General">
                        <c:v>708.03700000000003</c:v>
                      </c:pt>
                      <c:pt idx="8242" formatCode="General">
                        <c:v>708.04700000000003</c:v>
                      </c:pt>
                      <c:pt idx="8243" formatCode="General">
                        <c:v>708.05700000000002</c:v>
                      </c:pt>
                      <c:pt idx="8244" formatCode="General">
                        <c:v>708.06700000000001</c:v>
                      </c:pt>
                      <c:pt idx="8245" formatCode="General">
                        <c:v>708.077</c:v>
                      </c:pt>
                      <c:pt idx="8246" formatCode="General">
                        <c:v>708.08699999999999</c:v>
                      </c:pt>
                      <c:pt idx="8247" formatCode="General">
                        <c:v>708.09699999999998</c:v>
                      </c:pt>
                      <c:pt idx="8248" formatCode="General">
                        <c:v>708.10699999999997</c:v>
                      </c:pt>
                      <c:pt idx="8249" formatCode="General">
                        <c:v>708.11699999999996</c:v>
                      </c:pt>
                      <c:pt idx="8250" formatCode="General">
                        <c:v>708.12699999999995</c:v>
                      </c:pt>
                      <c:pt idx="8251" formatCode="General">
                        <c:v>708.13699999999994</c:v>
                      </c:pt>
                      <c:pt idx="8252" formatCode="General">
                        <c:v>708.14700000000005</c:v>
                      </c:pt>
                      <c:pt idx="8253" formatCode="General">
                        <c:v>708.15700000000004</c:v>
                      </c:pt>
                      <c:pt idx="8254" formatCode="General">
                        <c:v>708.16700000000003</c:v>
                      </c:pt>
                      <c:pt idx="8255" formatCode="General">
                        <c:v>708.17700000000002</c:v>
                      </c:pt>
                      <c:pt idx="8256" formatCode="General">
                        <c:v>708.18700000000001</c:v>
                      </c:pt>
                      <c:pt idx="8257" formatCode="General">
                        <c:v>708.197</c:v>
                      </c:pt>
                      <c:pt idx="8258" formatCode="General">
                        <c:v>708.20699999999999</c:v>
                      </c:pt>
                      <c:pt idx="8259" formatCode="General">
                        <c:v>708.21699999999998</c:v>
                      </c:pt>
                      <c:pt idx="8260" formatCode="General">
                        <c:v>708.22699999999998</c:v>
                      </c:pt>
                      <c:pt idx="8261" formatCode="General">
                        <c:v>708.23699999999997</c:v>
                      </c:pt>
                      <c:pt idx="8262" formatCode="General">
                        <c:v>708.24699999999996</c:v>
                      </c:pt>
                      <c:pt idx="8263" formatCode="General">
                        <c:v>708.25699999999995</c:v>
                      </c:pt>
                      <c:pt idx="8264" formatCode="General">
                        <c:v>708.26700000000005</c:v>
                      </c:pt>
                      <c:pt idx="8265" formatCode="General">
                        <c:v>708.27700000000004</c:v>
                      </c:pt>
                      <c:pt idx="8266" formatCode="General">
                        <c:v>708.28700000000003</c:v>
                      </c:pt>
                      <c:pt idx="8267" formatCode="General">
                        <c:v>708.29700000000003</c:v>
                      </c:pt>
                      <c:pt idx="8268" formatCode="General">
                        <c:v>708.30700000000002</c:v>
                      </c:pt>
                      <c:pt idx="8269" formatCode="General">
                        <c:v>708.31700000000001</c:v>
                      </c:pt>
                      <c:pt idx="8270" formatCode="General">
                        <c:v>708.327</c:v>
                      </c:pt>
                      <c:pt idx="8271" formatCode="General">
                        <c:v>708.33699999999999</c:v>
                      </c:pt>
                      <c:pt idx="8272" formatCode="General">
                        <c:v>708.34699999999998</c:v>
                      </c:pt>
                      <c:pt idx="8273" formatCode="General">
                        <c:v>708.35699999999997</c:v>
                      </c:pt>
                      <c:pt idx="8274" formatCode="General">
                        <c:v>708.36699999999996</c:v>
                      </c:pt>
                      <c:pt idx="8275" formatCode="General">
                        <c:v>708.37699999999995</c:v>
                      </c:pt>
                      <c:pt idx="8276" formatCode="General">
                        <c:v>708.38699999999994</c:v>
                      </c:pt>
                      <c:pt idx="8277" formatCode="General">
                        <c:v>708.39700000000005</c:v>
                      </c:pt>
                      <c:pt idx="8278" formatCode="General">
                        <c:v>708.40700000000004</c:v>
                      </c:pt>
                      <c:pt idx="8279" formatCode="General">
                        <c:v>708.41700000000003</c:v>
                      </c:pt>
                      <c:pt idx="8280" formatCode="General">
                        <c:v>708.42700000000002</c:v>
                      </c:pt>
                      <c:pt idx="8281" formatCode="General">
                        <c:v>708.43700000000001</c:v>
                      </c:pt>
                      <c:pt idx="8282" formatCode="General">
                        <c:v>708.447</c:v>
                      </c:pt>
                      <c:pt idx="8283" formatCode="General">
                        <c:v>708.45699999999999</c:v>
                      </c:pt>
                      <c:pt idx="8284" formatCode="General">
                        <c:v>708.46699999999998</c:v>
                      </c:pt>
                      <c:pt idx="8285" formatCode="General">
                        <c:v>708.47699999999998</c:v>
                      </c:pt>
                      <c:pt idx="8286" formatCode="General">
                        <c:v>708.48699999999997</c:v>
                      </c:pt>
                      <c:pt idx="8287" formatCode="General">
                        <c:v>708.49699999999996</c:v>
                      </c:pt>
                      <c:pt idx="8288" formatCode="General">
                        <c:v>708.50699999999995</c:v>
                      </c:pt>
                      <c:pt idx="8289" formatCode="General">
                        <c:v>708.51700000000005</c:v>
                      </c:pt>
                      <c:pt idx="8290" formatCode="General">
                        <c:v>708.52700000000004</c:v>
                      </c:pt>
                      <c:pt idx="8291" formatCode="General">
                        <c:v>708.53700000000003</c:v>
                      </c:pt>
                      <c:pt idx="8292" formatCode="General">
                        <c:v>708.54700000000003</c:v>
                      </c:pt>
                      <c:pt idx="8293" formatCode="General">
                        <c:v>708.55700000000002</c:v>
                      </c:pt>
                      <c:pt idx="8294" formatCode="General">
                        <c:v>708.56700000000001</c:v>
                      </c:pt>
                      <c:pt idx="8295" formatCode="General">
                        <c:v>708.577</c:v>
                      </c:pt>
                      <c:pt idx="8296" formatCode="General">
                        <c:v>708.58699999999999</c:v>
                      </c:pt>
                      <c:pt idx="8297" formatCode="General">
                        <c:v>708.59699999999998</c:v>
                      </c:pt>
                      <c:pt idx="8298" formatCode="General">
                        <c:v>708.60400000000004</c:v>
                      </c:pt>
                      <c:pt idx="8299" formatCode="General">
                        <c:v>708.60400000000004</c:v>
                      </c:pt>
                      <c:pt idx="8300" formatCode="General">
                        <c:v>709.60400000000004</c:v>
                      </c:pt>
                      <c:pt idx="8301" formatCode="General">
                        <c:v>710.60400000000004</c:v>
                      </c:pt>
                      <c:pt idx="8302" formatCode="General">
                        <c:v>711.60400000000004</c:v>
                      </c:pt>
                      <c:pt idx="8303" formatCode="General">
                        <c:v>712.60400000000004</c:v>
                      </c:pt>
                      <c:pt idx="8304" formatCode="General">
                        <c:v>713.60400000000004</c:v>
                      </c:pt>
                      <c:pt idx="8305" formatCode="General">
                        <c:v>714.60400000000004</c:v>
                      </c:pt>
                      <c:pt idx="8306" formatCode="General">
                        <c:v>715.60400000000004</c:v>
                      </c:pt>
                      <c:pt idx="8307" formatCode="General">
                        <c:v>716.60400000000004</c:v>
                      </c:pt>
                      <c:pt idx="8308" formatCode="General">
                        <c:v>717.60400000000004</c:v>
                      </c:pt>
                      <c:pt idx="8309" formatCode="General">
                        <c:v>718.60400000000004</c:v>
                      </c:pt>
                      <c:pt idx="8310" formatCode="General">
                        <c:v>719.60400000000004</c:v>
                      </c:pt>
                      <c:pt idx="8311" formatCode="General">
                        <c:v>720.60400000000004</c:v>
                      </c:pt>
                      <c:pt idx="8312" formatCode="General">
                        <c:v>721.60400000000004</c:v>
                      </c:pt>
                      <c:pt idx="8313" formatCode="General">
                        <c:v>722.60400000000004</c:v>
                      </c:pt>
                      <c:pt idx="8314" formatCode="General">
                        <c:v>723.60400000000004</c:v>
                      </c:pt>
                      <c:pt idx="8315" formatCode="General">
                        <c:v>724.60400000000004</c:v>
                      </c:pt>
                      <c:pt idx="8316" formatCode="General">
                        <c:v>725.60400000000004</c:v>
                      </c:pt>
                      <c:pt idx="8317" formatCode="General">
                        <c:v>726.60400000000004</c:v>
                      </c:pt>
                      <c:pt idx="8318" formatCode="General">
                        <c:v>727.60400000000004</c:v>
                      </c:pt>
                      <c:pt idx="8319" formatCode="General">
                        <c:v>728.60400000000004</c:v>
                      </c:pt>
                      <c:pt idx="8320" formatCode="General">
                        <c:v>729.60400000000004</c:v>
                      </c:pt>
                      <c:pt idx="8321" formatCode="General">
                        <c:v>730.60400000000004</c:v>
                      </c:pt>
                      <c:pt idx="8322" formatCode="General">
                        <c:v>731.60400000000004</c:v>
                      </c:pt>
                      <c:pt idx="8323" formatCode="General">
                        <c:v>732.60400000000004</c:v>
                      </c:pt>
                      <c:pt idx="8324" formatCode="General">
                        <c:v>733.60400000000004</c:v>
                      </c:pt>
                      <c:pt idx="8325" formatCode="General">
                        <c:v>734.60400000000004</c:v>
                      </c:pt>
                      <c:pt idx="8326" formatCode="General">
                        <c:v>735.60400000000004</c:v>
                      </c:pt>
                      <c:pt idx="8327" formatCode="General">
                        <c:v>736.60400000000004</c:v>
                      </c:pt>
                      <c:pt idx="8328" formatCode="General">
                        <c:v>737.60400000000004</c:v>
                      </c:pt>
                      <c:pt idx="8329" formatCode="General">
                        <c:v>738.60400000000004</c:v>
                      </c:pt>
                      <c:pt idx="8330" formatCode="General">
                        <c:v>739.60400000000004</c:v>
                      </c:pt>
                      <c:pt idx="8331" formatCode="General">
                        <c:v>740.60400000000004</c:v>
                      </c:pt>
                      <c:pt idx="8332" formatCode="General">
                        <c:v>741.60400000000004</c:v>
                      </c:pt>
                      <c:pt idx="8333" formatCode="General">
                        <c:v>742.60400000000004</c:v>
                      </c:pt>
                      <c:pt idx="8334" formatCode="General">
                        <c:v>743.60400000000004</c:v>
                      </c:pt>
                      <c:pt idx="8335" formatCode="General">
                        <c:v>744.60400000000004</c:v>
                      </c:pt>
                      <c:pt idx="8336" formatCode="General">
                        <c:v>745.60400000000004</c:v>
                      </c:pt>
                      <c:pt idx="8337" formatCode="General">
                        <c:v>746.60400000000004</c:v>
                      </c:pt>
                      <c:pt idx="8338" formatCode="General">
                        <c:v>747.60400000000004</c:v>
                      </c:pt>
                      <c:pt idx="8339" formatCode="General">
                        <c:v>748.60400000000004</c:v>
                      </c:pt>
                      <c:pt idx="8340" formatCode="General">
                        <c:v>749.60400000000004</c:v>
                      </c:pt>
                      <c:pt idx="8341" formatCode="General">
                        <c:v>750.60400000000004</c:v>
                      </c:pt>
                      <c:pt idx="8342" formatCode="General">
                        <c:v>751.60400000000004</c:v>
                      </c:pt>
                      <c:pt idx="8343" formatCode="General">
                        <c:v>752.60400000000004</c:v>
                      </c:pt>
                      <c:pt idx="8344" formatCode="General">
                        <c:v>753.60400000000004</c:v>
                      </c:pt>
                      <c:pt idx="8345" formatCode="General">
                        <c:v>754.60400000000004</c:v>
                      </c:pt>
                      <c:pt idx="8346" formatCode="General">
                        <c:v>755.60400000000004</c:v>
                      </c:pt>
                      <c:pt idx="8347" formatCode="General">
                        <c:v>756.60400000000004</c:v>
                      </c:pt>
                      <c:pt idx="8348" formatCode="General">
                        <c:v>757.60400000000004</c:v>
                      </c:pt>
                      <c:pt idx="8349" formatCode="General">
                        <c:v>758.60400000000004</c:v>
                      </c:pt>
                      <c:pt idx="8350" formatCode="General">
                        <c:v>759.60400000000004</c:v>
                      </c:pt>
                      <c:pt idx="8351" formatCode="General">
                        <c:v>760.60400000000004</c:v>
                      </c:pt>
                      <c:pt idx="8352" formatCode="General">
                        <c:v>761.60400000000004</c:v>
                      </c:pt>
                      <c:pt idx="8353" formatCode="General">
                        <c:v>762.60400000000004</c:v>
                      </c:pt>
                      <c:pt idx="8354" formatCode="General">
                        <c:v>763.60400000000004</c:v>
                      </c:pt>
                      <c:pt idx="8355" formatCode="General">
                        <c:v>764.60400000000004</c:v>
                      </c:pt>
                      <c:pt idx="8356" formatCode="General">
                        <c:v>765.60400000000004</c:v>
                      </c:pt>
                      <c:pt idx="8357" formatCode="General">
                        <c:v>766.60400000000004</c:v>
                      </c:pt>
                      <c:pt idx="8358" formatCode="General">
                        <c:v>767.60400000000004</c:v>
                      </c:pt>
                      <c:pt idx="8359" formatCode="General">
                        <c:v>768.60400000000004</c:v>
                      </c:pt>
                      <c:pt idx="8360" formatCode="General">
                        <c:v>769.60400000000004</c:v>
                      </c:pt>
                      <c:pt idx="8361" formatCode="General">
                        <c:v>770.60400000000004</c:v>
                      </c:pt>
                      <c:pt idx="8362" formatCode="General">
                        <c:v>771.60400000000004</c:v>
                      </c:pt>
                      <c:pt idx="8363" formatCode="General">
                        <c:v>772.60400000000004</c:v>
                      </c:pt>
                      <c:pt idx="8364" formatCode="General">
                        <c:v>773.60400000000004</c:v>
                      </c:pt>
                      <c:pt idx="8365" formatCode="General">
                        <c:v>774.60400000000004</c:v>
                      </c:pt>
                      <c:pt idx="8366" formatCode="General">
                        <c:v>775.60400000000004</c:v>
                      </c:pt>
                      <c:pt idx="8367" formatCode="General">
                        <c:v>776.60400000000004</c:v>
                      </c:pt>
                      <c:pt idx="8368" formatCode="General">
                        <c:v>777.60400000000004</c:v>
                      </c:pt>
                      <c:pt idx="8369" formatCode="General">
                        <c:v>778.60400000000004</c:v>
                      </c:pt>
                      <c:pt idx="8370" formatCode="General">
                        <c:v>779.60400000000004</c:v>
                      </c:pt>
                      <c:pt idx="8371" formatCode="General">
                        <c:v>780.60400000000004</c:v>
                      </c:pt>
                      <c:pt idx="8372" formatCode="General">
                        <c:v>781.60400000000004</c:v>
                      </c:pt>
                      <c:pt idx="8373" formatCode="General">
                        <c:v>782.60400000000004</c:v>
                      </c:pt>
                      <c:pt idx="8374" formatCode="General">
                        <c:v>783.60400000000004</c:v>
                      </c:pt>
                      <c:pt idx="8375" formatCode="General">
                        <c:v>784.60400000000004</c:v>
                      </c:pt>
                      <c:pt idx="8376" formatCode="General">
                        <c:v>785.60400000000004</c:v>
                      </c:pt>
                      <c:pt idx="8377" formatCode="General">
                        <c:v>786.60400000000004</c:v>
                      </c:pt>
                      <c:pt idx="8378" formatCode="General">
                        <c:v>787.60400000000004</c:v>
                      </c:pt>
                      <c:pt idx="8379" formatCode="General">
                        <c:v>788.60400000000004</c:v>
                      </c:pt>
                      <c:pt idx="8380" formatCode="General">
                        <c:v>789.60400000000004</c:v>
                      </c:pt>
                      <c:pt idx="8381" formatCode="General">
                        <c:v>790.60400000000004</c:v>
                      </c:pt>
                      <c:pt idx="8382" formatCode="General">
                        <c:v>791.60400000000004</c:v>
                      </c:pt>
                      <c:pt idx="8383" formatCode="General">
                        <c:v>792.60400000000004</c:v>
                      </c:pt>
                      <c:pt idx="8384" formatCode="General">
                        <c:v>793.60400000000004</c:v>
                      </c:pt>
                      <c:pt idx="8385" formatCode="General">
                        <c:v>794.60400000000004</c:v>
                      </c:pt>
                      <c:pt idx="8386" formatCode="General">
                        <c:v>795.60400000000004</c:v>
                      </c:pt>
                      <c:pt idx="8387" formatCode="General">
                        <c:v>796.60400000000004</c:v>
                      </c:pt>
                      <c:pt idx="8388" formatCode="General">
                        <c:v>797.60400000000004</c:v>
                      </c:pt>
                      <c:pt idx="8389" formatCode="General">
                        <c:v>798.60400000000004</c:v>
                      </c:pt>
                      <c:pt idx="8390" formatCode="General">
                        <c:v>799.60400000000004</c:v>
                      </c:pt>
                      <c:pt idx="8391" formatCode="General">
                        <c:v>800.60400000000004</c:v>
                      </c:pt>
                      <c:pt idx="8392" formatCode="General">
                        <c:v>801.60400000000004</c:v>
                      </c:pt>
                      <c:pt idx="8393" formatCode="General">
                        <c:v>802.60400000000004</c:v>
                      </c:pt>
                      <c:pt idx="8394" formatCode="General">
                        <c:v>803.60400000000004</c:v>
                      </c:pt>
                      <c:pt idx="8395" formatCode="General">
                        <c:v>804.60400000000004</c:v>
                      </c:pt>
                      <c:pt idx="8396" formatCode="General">
                        <c:v>805.60400000000004</c:v>
                      </c:pt>
                      <c:pt idx="8397" formatCode="General">
                        <c:v>806.60400000000004</c:v>
                      </c:pt>
                      <c:pt idx="8398" formatCode="General">
                        <c:v>807.60400000000004</c:v>
                      </c:pt>
                      <c:pt idx="8399" formatCode="General">
                        <c:v>808.60400000000004</c:v>
                      </c:pt>
                      <c:pt idx="8400" formatCode="General">
                        <c:v>809.60400000000004</c:v>
                      </c:pt>
                      <c:pt idx="8401" formatCode="General">
                        <c:v>810.60400000000004</c:v>
                      </c:pt>
                      <c:pt idx="8402" formatCode="General">
                        <c:v>811.60400000000004</c:v>
                      </c:pt>
                      <c:pt idx="8403" formatCode="General">
                        <c:v>812.60400000000004</c:v>
                      </c:pt>
                      <c:pt idx="8404" formatCode="General">
                        <c:v>813.60400000000004</c:v>
                      </c:pt>
                      <c:pt idx="8405" formatCode="General">
                        <c:v>814.60400000000004</c:v>
                      </c:pt>
                      <c:pt idx="8406" formatCode="General">
                        <c:v>815.60400000000004</c:v>
                      </c:pt>
                      <c:pt idx="8407" formatCode="General">
                        <c:v>816.60400000000004</c:v>
                      </c:pt>
                      <c:pt idx="8408" formatCode="General">
                        <c:v>817.60400000000004</c:v>
                      </c:pt>
                      <c:pt idx="8409" formatCode="General">
                        <c:v>818.60400000000004</c:v>
                      </c:pt>
                      <c:pt idx="8410" formatCode="General">
                        <c:v>819.60400000000004</c:v>
                      </c:pt>
                      <c:pt idx="8411" formatCode="General">
                        <c:v>820.60400000000004</c:v>
                      </c:pt>
                      <c:pt idx="8412" formatCode="General">
                        <c:v>821.60400000000004</c:v>
                      </c:pt>
                      <c:pt idx="8413" formatCode="General">
                        <c:v>822.60400000000004</c:v>
                      </c:pt>
                      <c:pt idx="8414" formatCode="General">
                        <c:v>823.60400000000004</c:v>
                      </c:pt>
                      <c:pt idx="8415" formatCode="General">
                        <c:v>824.60400000000004</c:v>
                      </c:pt>
                      <c:pt idx="8416" formatCode="General">
                        <c:v>825.60400000000004</c:v>
                      </c:pt>
                      <c:pt idx="8417" formatCode="General">
                        <c:v>826.60400000000004</c:v>
                      </c:pt>
                      <c:pt idx="8418" formatCode="General">
                        <c:v>827.60400000000004</c:v>
                      </c:pt>
                      <c:pt idx="8419" formatCode="General">
                        <c:v>828.60400000000004</c:v>
                      </c:pt>
                      <c:pt idx="8420" formatCode="General">
                        <c:v>829.60400000000004</c:v>
                      </c:pt>
                      <c:pt idx="8421" formatCode="General">
                        <c:v>830.60400000000004</c:v>
                      </c:pt>
                      <c:pt idx="8422" formatCode="General">
                        <c:v>831.60400000000004</c:v>
                      </c:pt>
                      <c:pt idx="8423" formatCode="General">
                        <c:v>832.60400000000004</c:v>
                      </c:pt>
                      <c:pt idx="8424" formatCode="General">
                        <c:v>833.60400000000004</c:v>
                      </c:pt>
                      <c:pt idx="8425" formatCode="General">
                        <c:v>834.60400000000004</c:v>
                      </c:pt>
                      <c:pt idx="8426" formatCode="General">
                        <c:v>835.60400000000004</c:v>
                      </c:pt>
                      <c:pt idx="8427" formatCode="General">
                        <c:v>836.60400000000004</c:v>
                      </c:pt>
                      <c:pt idx="8428" formatCode="General">
                        <c:v>837.60400000000004</c:v>
                      </c:pt>
                      <c:pt idx="8429" formatCode="General">
                        <c:v>838.60400000000004</c:v>
                      </c:pt>
                      <c:pt idx="8430" formatCode="General">
                        <c:v>839.60400000000004</c:v>
                      </c:pt>
                      <c:pt idx="8431" formatCode="General">
                        <c:v>840.60400000000004</c:v>
                      </c:pt>
                      <c:pt idx="8432" formatCode="General">
                        <c:v>841.60400000000004</c:v>
                      </c:pt>
                      <c:pt idx="8433" formatCode="General">
                        <c:v>842.60400000000004</c:v>
                      </c:pt>
                      <c:pt idx="8434" formatCode="General">
                        <c:v>843.60400000000004</c:v>
                      </c:pt>
                      <c:pt idx="8435" formatCode="General">
                        <c:v>844.60400000000004</c:v>
                      </c:pt>
                      <c:pt idx="8436" formatCode="General">
                        <c:v>845.60400000000004</c:v>
                      </c:pt>
                      <c:pt idx="8437" formatCode="General">
                        <c:v>846.60400000000004</c:v>
                      </c:pt>
                      <c:pt idx="8438" formatCode="General">
                        <c:v>847.60400000000004</c:v>
                      </c:pt>
                      <c:pt idx="8439" formatCode="General">
                        <c:v>848.60400000000004</c:v>
                      </c:pt>
                      <c:pt idx="8440" formatCode="General">
                        <c:v>849.60400000000004</c:v>
                      </c:pt>
                      <c:pt idx="8441" formatCode="General">
                        <c:v>850.60400000000004</c:v>
                      </c:pt>
                      <c:pt idx="8442" formatCode="General">
                        <c:v>851.60400000000004</c:v>
                      </c:pt>
                      <c:pt idx="8443" formatCode="General">
                        <c:v>852.60400000000004</c:v>
                      </c:pt>
                      <c:pt idx="8444" formatCode="General">
                        <c:v>853.60400000000004</c:v>
                      </c:pt>
                      <c:pt idx="8445" formatCode="General">
                        <c:v>854.60400000000004</c:v>
                      </c:pt>
                      <c:pt idx="8446" formatCode="General">
                        <c:v>855.60400000000004</c:v>
                      </c:pt>
                      <c:pt idx="8447" formatCode="General">
                        <c:v>856.60400000000004</c:v>
                      </c:pt>
                      <c:pt idx="8448" formatCode="General">
                        <c:v>857.60400000000004</c:v>
                      </c:pt>
                      <c:pt idx="8449" formatCode="General">
                        <c:v>858.60400000000004</c:v>
                      </c:pt>
                      <c:pt idx="8450" formatCode="General">
                        <c:v>859.60400000000004</c:v>
                      </c:pt>
                      <c:pt idx="8451" formatCode="General">
                        <c:v>860.60400000000004</c:v>
                      </c:pt>
                      <c:pt idx="8452" formatCode="General">
                        <c:v>861.60400000000004</c:v>
                      </c:pt>
                      <c:pt idx="8453" formatCode="General">
                        <c:v>862.60400000000004</c:v>
                      </c:pt>
                      <c:pt idx="8454" formatCode="General">
                        <c:v>863.60400000000004</c:v>
                      </c:pt>
                      <c:pt idx="8455" formatCode="General">
                        <c:v>864.60400000000004</c:v>
                      </c:pt>
                      <c:pt idx="8456" formatCode="General">
                        <c:v>865.60400000000004</c:v>
                      </c:pt>
                      <c:pt idx="8457" formatCode="General">
                        <c:v>866.60400000000004</c:v>
                      </c:pt>
                      <c:pt idx="8458" formatCode="General">
                        <c:v>867.60400000000004</c:v>
                      </c:pt>
                      <c:pt idx="8459" formatCode="General">
                        <c:v>868.60400000000004</c:v>
                      </c:pt>
                      <c:pt idx="8460" formatCode="General">
                        <c:v>869.60400000000004</c:v>
                      </c:pt>
                      <c:pt idx="8461" formatCode="General">
                        <c:v>870.60400000000004</c:v>
                      </c:pt>
                      <c:pt idx="8462" formatCode="General">
                        <c:v>871.60400000000004</c:v>
                      </c:pt>
                      <c:pt idx="8463" formatCode="General">
                        <c:v>872.60400000000004</c:v>
                      </c:pt>
                      <c:pt idx="8464" formatCode="General">
                        <c:v>873.60400000000004</c:v>
                      </c:pt>
                      <c:pt idx="8465" formatCode="General">
                        <c:v>874.60400000000004</c:v>
                      </c:pt>
                      <c:pt idx="8466" formatCode="General">
                        <c:v>875.60400000000004</c:v>
                      </c:pt>
                      <c:pt idx="8467" formatCode="General">
                        <c:v>876.60400000000004</c:v>
                      </c:pt>
                      <c:pt idx="8468" formatCode="General">
                        <c:v>877.60400000000004</c:v>
                      </c:pt>
                      <c:pt idx="8469" formatCode="General">
                        <c:v>878.60400000000004</c:v>
                      </c:pt>
                      <c:pt idx="8470" formatCode="General">
                        <c:v>879.60400000000004</c:v>
                      </c:pt>
                      <c:pt idx="8471" formatCode="General">
                        <c:v>880.60400000000004</c:v>
                      </c:pt>
                      <c:pt idx="8472" formatCode="General">
                        <c:v>881.60400000000004</c:v>
                      </c:pt>
                      <c:pt idx="8473" formatCode="General">
                        <c:v>882.60400000000004</c:v>
                      </c:pt>
                      <c:pt idx="8474" formatCode="General">
                        <c:v>883.60400000000004</c:v>
                      </c:pt>
                      <c:pt idx="8475" formatCode="General">
                        <c:v>884.60400000000004</c:v>
                      </c:pt>
                      <c:pt idx="8476" formatCode="General">
                        <c:v>885.60400000000004</c:v>
                      </c:pt>
                      <c:pt idx="8477" formatCode="General">
                        <c:v>886.60400000000004</c:v>
                      </c:pt>
                      <c:pt idx="8478" formatCode="General">
                        <c:v>887.60400000000004</c:v>
                      </c:pt>
                      <c:pt idx="8479" formatCode="General">
                        <c:v>888.60400000000004</c:v>
                      </c:pt>
                      <c:pt idx="8480" formatCode="General">
                        <c:v>889.60400000000004</c:v>
                      </c:pt>
                      <c:pt idx="8481" formatCode="General">
                        <c:v>890.60400000000004</c:v>
                      </c:pt>
                      <c:pt idx="8482" formatCode="General">
                        <c:v>891.60400000000004</c:v>
                      </c:pt>
                      <c:pt idx="8483" formatCode="General">
                        <c:v>892.60400000000004</c:v>
                      </c:pt>
                      <c:pt idx="8484" formatCode="General">
                        <c:v>893.60400000000004</c:v>
                      </c:pt>
                      <c:pt idx="8485" formatCode="General">
                        <c:v>894.60400000000004</c:v>
                      </c:pt>
                      <c:pt idx="8486" formatCode="General">
                        <c:v>895.60400000000004</c:v>
                      </c:pt>
                      <c:pt idx="8487" formatCode="General">
                        <c:v>896.60400000000004</c:v>
                      </c:pt>
                      <c:pt idx="8488" formatCode="General">
                        <c:v>897.60400000000004</c:v>
                      </c:pt>
                      <c:pt idx="8489" formatCode="General">
                        <c:v>898.60400000000004</c:v>
                      </c:pt>
                      <c:pt idx="8490" formatCode="General">
                        <c:v>899.60400000000004</c:v>
                      </c:pt>
                      <c:pt idx="8491" formatCode="General">
                        <c:v>900.60400000000004</c:v>
                      </c:pt>
                      <c:pt idx="8492" formatCode="General">
                        <c:v>901.60400000000004</c:v>
                      </c:pt>
                      <c:pt idx="8493" formatCode="General">
                        <c:v>902.60400000000004</c:v>
                      </c:pt>
                      <c:pt idx="8494" formatCode="General">
                        <c:v>903.60400000000004</c:v>
                      </c:pt>
                      <c:pt idx="8495" formatCode="General">
                        <c:v>904.60400000000004</c:v>
                      </c:pt>
                      <c:pt idx="8496" formatCode="General">
                        <c:v>905.60400000000004</c:v>
                      </c:pt>
                      <c:pt idx="8497" formatCode="General">
                        <c:v>906.60400000000004</c:v>
                      </c:pt>
                      <c:pt idx="8498" formatCode="General">
                        <c:v>907.60400000000004</c:v>
                      </c:pt>
                      <c:pt idx="8499" formatCode="General">
                        <c:v>908.60400000000004</c:v>
                      </c:pt>
                      <c:pt idx="8500" formatCode="General">
                        <c:v>909.60400000000004</c:v>
                      </c:pt>
                      <c:pt idx="8501" formatCode="General">
                        <c:v>910.60400000000004</c:v>
                      </c:pt>
                      <c:pt idx="8502" formatCode="General">
                        <c:v>911.60400000000004</c:v>
                      </c:pt>
                      <c:pt idx="8503" formatCode="General">
                        <c:v>912.60400000000004</c:v>
                      </c:pt>
                      <c:pt idx="8504" formatCode="General">
                        <c:v>913.60400000000004</c:v>
                      </c:pt>
                      <c:pt idx="8505" formatCode="General">
                        <c:v>914.60400000000004</c:v>
                      </c:pt>
                      <c:pt idx="8506" formatCode="General">
                        <c:v>915.60400000000004</c:v>
                      </c:pt>
                      <c:pt idx="8507" formatCode="General">
                        <c:v>916.60400000000004</c:v>
                      </c:pt>
                      <c:pt idx="8508" formatCode="General">
                        <c:v>917.60400000000004</c:v>
                      </c:pt>
                      <c:pt idx="8509" formatCode="General">
                        <c:v>918.60400000000004</c:v>
                      </c:pt>
                      <c:pt idx="8510" formatCode="General">
                        <c:v>919.60400000000004</c:v>
                      </c:pt>
                      <c:pt idx="8511" formatCode="General">
                        <c:v>920.60400000000004</c:v>
                      </c:pt>
                      <c:pt idx="8512" formatCode="General">
                        <c:v>921.60400000000004</c:v>
                      </c:pt>
                      <c:pt idx="8513" formatCode="General">
                        <c:v>922.60400000000004</c:v>
                      </c:pt>
                      <c:pt idx="8514" formatCode="General">
                        <c:v>923.60400000000004</c:v>
                      </c:pt>
                      <c:pt idx="8515" formatCode="General">
                        <c:v>924.60400000000004</c:v>
                      </c:pt>
                      <c:pt idx="8516" formatCode="General">
                        <c:v>925.60400000000004</c:v>
                      </c:pt>
                      <c:pt idx="8517" formatCode="General">
                        <c:v>926.60400000000004</c:v>
                      </c:pt>
                      <c:pt idx="8518" formatCode="General">
                        <c:v>927.60400000000004</c:v>
                      </c:pt>
                      <c:pt idx="8519" formatCode="General">
                        <c:v>928.60400000000004</c:v>
                      </c:pt>
                      <c:pt idx="8520" formatCode="General">
                        <c:v>929.60400000000004</c:v>
                      </c:pt>
                      <c:pt idx="8521" formatCode="General">
                        <c:v>930.60400000000004</c:v>
                      </c:pt>
                      <c:pt idx="8522" formatCode="General">
                        <c:v>931.60400000000004</c:v>
                      </c:pt>
                      <c:pt idx="8523" formatCode="General">
                        <c:v>932.60400000000004</c:v>
                      </c:pt>
                      <c:pt idx="8524" formatCode="General">
                        <c:v>933.60400000000004</c:v>
                      </c:pt>
                      <c:pt idx="8525" formatCode="General">
                        <c:v>934.60400000000004</c:v>
                      </c:pt>
                      <c:pt idx="8526" formatCode="General">
                        <c:v>935.60400000000004</c:v>
                      </c:pt>
                      <c:pt idx="8527" formatCode="General">
                        <c:v>936.60400000000004</c:v>
                      </c:pt>
                      <c:pt idx="8528" formatCode="General">
                        <c:v>937.60400000000004</c:v>
                      </c:pt>
                      <c:pt idx="8529" formatCode="General">
                        <c:v>938.60400000000004</c:v>
                      </c:pt>
                      <c:pt idx="8530" formatCode="General">
                        <c:v>939.60400000000004</c:v>
                      </c:pt>
                      <c:pt idx="8531" formatCode="General">
                        <c:v>940.60400000000004</c:v>
                      </c:pt>
                      <c:pt idx="8532" formatCode="General">
                        <c:v>941.60400000000004</c:v>
                      </c:pt>
                      <c:pt idx="8533" formatCode="General">
                        <c:v>942.60400000000004</c:v>
                      </c:pt>
                      <c:pt idx="8534" formatCode="General">
                        <c:v>943.60400000000004</c:v>
                      </c:pt>
                      <c:pt idx="8535" formatCode="General">
                        <c:v>944.60400000000004</c:v>
                      </c:pt>
                      <c:pt idx="8536" formatCode="General">
                        <c:v>945.60400000000004</c:v>
                      </c:pt>
                      <c:pt idx="8537" formatCode="General">
                        <c:v>946.60400000000004</c:v>
                      </c:pt>
                      <c:pt idx="8538" formatCode="General">
                        <c:v>947.60400000000004</c:v>
                      </c:pt>
                      <c:pt idx="8539" formatCode="General">
                        <c:v>948.60400000000004</c:v>
                      </c:pt>
                      <c:pt idx="8540" formatCode="General">
                        <c:v>949.60400000000004</c:v>
                      </c:pt>
                      <c:pt idx="8541" formatCode="General">
                        <c:v>950.60400000000004</c:v>
                      </c:pt>
                      <c:pt idx="8542" formatCode="General">
                        <c:v>951.60400000000004</c:v>
                      </c:pt>
                      <c:pt idx="8543" formatCode="General">
                        <c:v>952.60400000000004</c:v>
                      </c:pt>
                      <c:pt idx="8544" formatCode="General">
                        <c:v>953.60400000000004</c:v>
                      </c:pt>
                      <c:pt idx="8545" formatCode="General">
                        <c:v>954.60400000000004</c:v>
                      </c:pt>
                      <c:pt idx="8546" formatCode="General">
                        <c:v>955.60400000000004</c:v>
                      </c:pt>
                      <c:pt idx="8547" formatCode="General">
                        <c:v>956.60400000000004</c:v>
                      </c:pt>
                      <c:pt idx="8548" formatCode="General">
                        <c:v>957.60400000000004</c:v>
                      </c:pt>
                      <c:pt idx="8549" formatCode="General">
                        <c:v>958.60400000000004</c:v>
                      </c:pt>
                      <c:pt idx="8550" formatCode="General">
                        <c:v>959.60400000000004</c:v>
                      </c:pt>
                      <c:pt idx="8551" formatCode="General">
                        <c:v>960.60400000000004</c:v>
                      </c:pt>
                      <c:pt idx="8552" formatCode="General">
                        <c:v>961.60400000000004</c:v>
                      </c:pt>
                      <c:pt idx="8553" formatCode="General">
                        <c:v>962.60400000000004</c:v>
                      </c:pt>
                      <c:pt idx="8554" formatCode="General">
                        <c:v>963.60400000000004</c:v>
                      </c:pt>
                      <c:pt idx="8555" formatCode="General">
                        <c:v>964.60400000000004</c:v>
                      </c:pt>
                      <c:pt idx="8556" formatCode="General">
                        <c:v>965.60400000000004</c:v>
                      </c:pt>
                      <c:pt idx="8557" formatCode="General">
                        <c:v>966.60400000000004</c:v>
                      </c:pt>
                      <c:pt idx="8558" formatCode="General">
                        <c:v>967.60400000000004</c:v>
                      </c:pt>
                      <c:pt idx="8559" formatCode="General">
                        <c:v>968.60400000000004</c:v>
                      </c:pt>
                      <c:pt idx="8560" formatCode="General">
                        <c:v>969.60400000000004</c:v>
                      </c:pt>
                      <c:pt idx="8561" formatCode="General">
                        <c:v>970.60400000000004</c:v>
                      </c:pt>
                      <c:pt idx="8562" formatCode="General">
                        <c:v>971.60400000000004</c:v>
                      </c:pt>
                      <c:pt idx="8563" formatCode="General">
                        <c:v>972.60400000000004</c:v>
                      </c:pt>
                      <c:pt idx="8564" formatCode="General">
                        <c:v>973.60400000000004</c:v>
                      </c:pt>
                      <c:pt idx="8565" formatCode="General">
                        <c:v>974.60400000000004</c:v>
                      </c:pt>
                      <c:pt idx="8566" formatCode="General">
                        <c:v>975.60400000000004</c:v>
                      </c:pt>
                      <c:pt idx="8567" formatCode="General">
                        <c:v>976.60400000000004</c:v>
                      </c:pt>
                      <c:pt idx="8568" formatCode="General">
                        <c:v>977.60400000000004</c:v>
                      </c:pt>
                      <c:pt idx="8569" formatCode="General">
                        <c:v>978.60400000000004</c:v>
                      </c:pt>
                      <c:pt idx="8570" formatCode="General">
                        <c:v>979.60400000000004</c:v>
                      </c:pt>
                      <c:pt idx="8571" formatCode="General">
                        <c:v>980.60400000000004</c:v>
                      </c:pt>
                      <c:pt idx="8572" formatCode="General">
                        <c:v>981.60400000000004</c:v>
                      </c:pt>
                      <c:pt idx="8573" formatCode="General">
                        <c:v>982.60400000000004</c:v>
                      </c:pt>
                      <c:pt idx="8574" formatCode="General">
                        <c:v>983.60400000000004</c:v>
                      </c:pt>
                      <c:pt idx="8575" formatCode="General">
                        <c:v>984.60400000000004</c:v>
                      </c:pt>
                      <c:pt idx="8576" formatCode="General">
                        <c:v>985.60400000000004</c:v>
                      </c:pt>
                      <c:pt idx="8577" formatCode="General">
                        <c:v>986.60400000000004</c:v>
                      </c:pt>
                      <c:pt idx="8578" formatCode="General">
                        <c:v>987.60400000000004</c:v>
                      </c:pt>
                      <c:pt idx="8579" formatCode="General">
                        <c:v>988.60400000000004</c:v>
                      </c:pt>
                      <c:pt idx="8580" formatCode="General">
                        <c:v>989.60400000000004</c:v>
                      </c:pt>
                      <c:pt idx="8581" formatCode="General">
                        <c:v>990.60400000000004</c:v>
                      </c:pt>
                      <c:pt idx="8582" formatCode="General">
                        <c:v>991.60400000000004</c:v>
                      </c:pt>
                      <c:pt idx="8583" formatCode="General">
                        <c:v>992.60400000000004</c:v>
                      </c:pt>
                      <c:pt idx="8584" formatCode="General">
                        <c:v>993.60400000000004</c:v>
                      </c:pt>
                      <c:pt idx="8585" formatCode="General">
                        <c:v>994.60400000000004</c:v>
                      </c:pt>
                      <c:pt idx="8586" formatCode="General">
                        <c:v>995.60400000000004</c:v>
                      </c:pt>
                      <c:pt idx="8587" formatCode="General">
                        <c:v>996.60400000000004</c:v>
                      </c:pt>
                      <c:pt idx="8588" formatCode="General">
                        <c:v>997.60400000000004</c:v>
                      </c:pt>
                      <c:pt idx="8589" formatCode="General">
                        <c:v>998.60400000000004</c:v>
                      </c:pt>
                      <c:pt idx="8590" formatCode="General">
                        <c:v>999.60400000000004</c:v>
                      </c:pt>
                      <c:pt idx="8591">
                        <c:v>1000.6</c:v>
                      </c:pt>
                      <c:pt idx="8592">
                        <c:v>1001.6</c:v>
                      </c:pt>
                      <c:pt idx="8593">
                        <c:v>1002.6</c:v>
                      </c:pt>
                      <c:pt idx="8594">
                        <c:v>1003.6</c:v>
                      </c:pt>
                      <c:pt idx="8595">
                        <c:v>1004.6</c:v>
                      </c:pt>
                      <c:pt idx="8596">
                        <c:v>1005.6</c:v>
                      </c:pt>
                      <c:pt idx="8597">
                        <c:v>1006.6</c:v>
                      </c:pt>
                      <c:pt idx="8598">
                        <c:v>1007.6</c:v>
                      </c:pt>
                      <c:pt idx="8599">
                        <c:v>1008.6</c:v>
                      </c:pt>
                    </c:numCache>
                  </c:numRef>
                </c:xVal>
                <c:yVal>
                  <c:numRef>
                    <c:extLst xmlns:c15="http://schemas.microsoft.com/office/drawing/2012/chart">
                      <c:ext xmlns:c15="http://schemas.microsoft.com/office/drawing/2012/chart" uri="{02D57815-91ED-43cb-92C2-25804820EDAC}">
                        <c15:formulaRef>
                          <c15:sqref>'NT11 (2)'!$D$4:$D$8603</c15:sqref>
                        </c15:formulaRef>
                      </c:ext>
                    </c:extLst>
                    <c:numCache>
                      <c:formatCode>General</c:formatCode>
                      <c:ptCount val="8600"/>
                      <c:pt idx="0">
                        <c:v>300</c:v>
                      </c:pt>
                      <c:pt idx="1">
                        <c:v>300</c:v>
                      </c:pt>
                      <c:pt idx="2">
                        <c:v>300</c:v>
                      </c:pt>
                      <c:pt idx="3">
                        <c:v>300</c:v>
                      </c:pt>
                      <c:pt idx="4">
                        <c:v>300</c:v>
                      </c:pt>
                      <c:pt idx="5">
                        <c:v>300</c:v>
                      </c:pt>
                      <c:pt idx="6">
                        <c:v>300</c:v>
                      </c:pt>
                      <c:pt idx="7">
                        <c:v>300</c:v>
                      </c:pt>
                      <c:pt idx="8">
                        <c:v>300</c:v>
                      </c:pt>
                      <c:pt idx="9">
                        <c:v>300</c:v>
                      </c:pt>
                      <c:pt idx="10">
                        <c:v>300</c:v>
                      </c:pt>
                      <c:pt idx="11">
                        <c:v>300</c:v>
                      </c:pt>
                      <c:pt idx="12">
                        <c:v>300</c:v>
                      </c:pt>
                      <c:pt idx="13">
                        <c:v>300</c:v>
                      </c:pt>
                      <c:pt idx="14">
                        <c:v>300</c:v>
                      </c:pt>
                      <c:pt idx="15">
                        <c:v>300</c:v>
                      </c:pt>
                      <c:pt idx="16">
                        <c:v>300</c:v>
                      </c:pt>
                      <c:pt idx="17">
                        <c:v>300</c:v>
                      </c:pt>
                      <c:pt idx="18">
                        <c:v>300</c:v>
                      </c:pt>
                      <c:pt idx="19">
                        <c:v>300</c:v>
                      </c:pt>
                      <c:pt idx="20">
                        <c:v>300</c:v>
                      </c:pt>
                      <c:pt idx="21">
                        <c:v>300</c:v>
                      </c:pt>
                      <c:pt idx="22">
                        <c:v>300</c:v>
                      </c:pt>
                      <c:pt idx="23">
                        <c:v>300</c:v>
                      </c:pt>
                      <c:pt idx="24">
                        <c:v>300</c:v>
                      </c:pt>
                      <c:pt idx="25">
                        <c:v>300</c:v>
                      </c:pt>
                      <c:pt idx="26">
                        <c:v>300</c:v>
                      </c:pt>
                      <c:pt idx="27">
                        <c:v>300</c:v>
                      </c:pt>
                      <c:pt idx="28">
                        <c:v>300</c:v>
                      </c:pt>
                      <c:pt idx="29">
                        <c:v>300</c:v>
                      </c:pt>
                      <c:pt idx="30">
                        <c:v>300</c:v>
                      </c:pt>
                      <c:pt idx="31">
                        <c:v>300</c:v>
                      </c:pt>
                      <c:pt idx="32">
                        <c:v>300</c:v>
                      </c:pt>
                      <c:pt idx="33">
                        <c:v>300</c:v>
                      </c:pt>
                      <c:pt idx="34">
                        <c:v>300</c:v>
                      </c:pt>
                      <c:pt idx="35">
                        <c:v>300</c:v>
                      </c:pt>
                      <c:pt idx="36">
                        <c:v>300</c:v>
                      </c:pt>
                      <c:pt idx="37">
                        <c:v>300</c:v>
                      </c:pt>
                      <c:pt idx="38">
                        <c:v>300</c:v>
                      </c:pt>
                      <c:pt idx="39">
                        <c:v>300</c:v>
                      </c:pt>
                      <c:pt idx="40">
                        <c:v>300</c:v>
                      </c:pt>
                      <c:pt idx="41">
                        <c:v>300</c:v>
                      </c:pt>
                      <c:pt idx="42">
                        <c:v>300</c:v>
                      </c:pt>
                      <c:pt idx="43">
                        <c:v>300</c:v>
                      </c:pt>
                      <c:pt idx="44">
                        <c:v>300</c:v>
                      </c:pt>
                      <c:pt idx="45">
                        <c:v>300</c:v>
                      </c:pt>
                      <c:pt idx="46">
                        <c:v>300</c:v>
                      </c:pt>
                      <c:pt idx="47">
                        <c:v>300</c:v>
                      </c:pt>
                      <c:pt idx="48">
                        <c:v>300</c:v>
                      </c:pt>
                      <c:pt idx="49">
                        <c:v>300</c:v>
                      </c:pt>
                      <c:pt idx="50">
                        <c:v>300</c:v>
                      </c:pt>
                      <c:pt idx="51">
                        <c:v>300</c:v>
                      </c:pt>
                      <c:pt idx="52">
                        <c:v>300</c:v>
                      </c:pt>
                      <c:pt idx="53">
                        <c:v>300</c:v>
                      </c:pt>
                      <c:pt idx="54">
                        <c:v>300</c:v>
                      </c:pt>
                      <c:pt idx="55">
                        <c:v>300</c:v>
                      </c:pt>
                      <c:pt idx="56">
                        <c:v>300</c:v>
                      </c:pt>
                      <c:pt idx="57">
                        <c:v>300</c:v>
                      </c:pt>
                      <c:pt idx="58">
                        <c:v>300</c:v>
                      </c:pt>
                      <c:pt idx="59">
                        <c:v>300</c:v>
                      </c:pt>
                      <c:pt idx="60">
                        <c:v>300</c:v>
                      </c:pt>
                      <c:pt idx="61">
                        <c:v>300</c:v>
                      </c:pt>
                      <c:pt idx="62">
                        <c:v>300</c:v>
                      </c:pt>
                      <c:pt idx="63">
                        <c:v>300</c:v>
                      </c:pt>
                      <c:pt idx="64">
                        <c:v>300</c:v>
                      </c:pt>
                      <c:pt idx="65">
                        <c:v>300</c:v>
                      </c:pt>
                      <c:pt idx="66">
                        <c:v>300</c:v>
                      </c:pt>
                      <c:pt idx="67">
                        <c:v>300</c:v>
                      </c:pt>
                      <c:pt idx="68">
                        <c:v>300</c:v>
                      </c:pt>
                      <c:pt idx="69">
                        <c:v>300</c:v>
                      </c:pt>
                      <c:pt idx="70">
                        <c:v>300</c:v>
                      </c:pt>
                      <c:pt idx="71">
                        <c:v>300</c:v>
                      </c:pt>
                      <c:pt idx="72">
                        <c:v>300</c:v>
                      </c:pt>
                      <c:pt idx="73">
                        <c:v>300</c:v>
                      </c:pt>
                      <c:pt idx="74">
                        <c:v>300</c:v>
                      </c:pt>
                      <c:pt idx="75">
                        <c:v>300</c:v>
                      </c:pt>
                      <c:pt idx="76">
                        <c:v>300</c:v>
                      </c:pt>
                      <c:pt idx="77">
                        <c:v>300</c:v>
                      </c:pt>
                      <c:pt idx="78">
                        <c:v>300</c:v>
                      </c:pt>
                      <c:pt idx="79">
                        <c:v>300</c:v>
                      </c:pt>
                      <c:pt idx="80">
                        <c:v>300</c:v>
                      </c:pt>
                      <c:pt idx="81">
                        <c:v>300</c:v>
                      </c:pt>
                      <c:pt idx="82">
                        <c:v>300</c:v>
                      </c:pt>
                      <c:pt idx="83">
                        <c:v>300</c:v>
                      </c:pt>
                      <c:pt idx="84">
                        <c:v>300</c:v>
                      </c:pt>
                      <c:pt idx="85">
                        <c:v>300</c:v>
                      </c:pt>
                      <c:pt idx="86">
                        <c:v>300</c:v>
                      </c:pt>
                      <c:pt idx="87">
                        <c:v>300</c:v>
                      </c:pt>
                      <c:pt idx="88">
                        <c:v>300</c:v>
                      </c:pt>
                      <c:pt idx="89">
                        <c:v>300</c:v>
                      </c:pt>
                      <c:pt idx="90">
                        <c:v>300</c:v>
                      </c:pt>
                      <c:pt idx="91">
                        <c:v>300</c:v>
                      </c:pt>
                      <c:pt idx="92">
                        <c:v>300</c:v>
                      </c:pt>
                      <c:pt idx="93">
                        <c:v>300</c:v>
                      </c:pt>
                      <c:pt idx="94">
                        <c:v>300</c:v>
                      </c:pt>
                      <c:pt idx="95">
                        <c:v>300</c:v>
                      </c:pt>
                      <c:pt idx="96">
                        <c:v>300</c:v>
                      </c:pt>
                      <c:pt idx="97">
                        <c:v>300</c:v>
                      </c:pt>
                      <c:pt idx="98">
                        <c:v>300</c:v>
                      </c:pt>
                      <c:pt idx="99">
                        <c:v>300</c:v>
                      </c:pt>
                      <c:pt idx="100">
                        <c:v>300</c:v>
                      </c:pt>
                      <c:pt idx="101">
                        <c:v>300</c:v>
                      </c:pt>
                      <c:pt idx="102">
                        <c:v>300</c:v>
                      </c:pt>
                      <c:pt idx="103">
                        <c:v>300</c:v>
                      </c:pt>
                      <c:pt idx="104">
                        <c:v>300</c:v>
                      </c:pt>
                      <c:pt idx="105">
                        <c:v>300</c:v>
                      </c:pt>
                      <c:pt idx="106">
                        <c:v>300</c:v>
                      </c:pt>
                      <c:pt idx="107">
                        <c:v>300</c:v>
                      </c:pt>
                      <c:pt idx="108">
                        <c:v>300</c:v>
                      </c:pt>
                      <c:pt idx="109">
                        <c:v>300</c:v>
                      </c:pt>
                      <c:pt idx="110">
                        <c:v>300</c:v>
                      </c:pt>
                      <c:pt idx="111">
                        <c:v>300</c:v>
                      </c:pt>
                      <c:pt idx="112">
                        <c:v>300</c:v>
                      </c:pt>
                      <c:pt idx="113">
                        <c:v>300</c:v>
                      </c:pt>
                      <c:pt idx="114">
                        <c:v>300</c:v>
                      </c:pt>
                      <c:pt idx="115">
                        <c:v>300</c:v>
                      </c:pt>
                      <c:pt idx="116">
                        <c:v>300</c:v>
                      </c:pt>
                      <c:pt idx="117">
                        <c:v>300</c:v>
                      </c:pt>
                      <c:pt idx="118">
                        <c:v>300</c:v>
                      </c:pt>
                      <c:pt idx="119">
                        <c:v>300</c:v>
                      </c:pt>
                      <c:pt idx="120">
                        <c:v>300</c:v>
                      </c:pt>
                      <c:pt idx="121">
                        <c:v>300</c:v>
                      </c:pt>
                      <c:pt idx="122">
                        <c:v>300</c:v>
                      </c:pt>
                      <c:pt idx="123">
                        <c:v>300</c:v>
                      </c:pt>
                      <c:pt idx="124">
                        <c:v>300</c:v>
                      </c:pt>
                      <c:pt idx="125">
                        <c:v>300</c:v>
                      </c:pt>
                      <c:pt idx="126">
                        <c:v>300</c:v>
                      </c:pt>
                      <c:pt idx="127">
                        <c:v>300</c:v>
                      </c:pt>
                      <c:pt idx="128">
                        <c:v>300</c:v>
                      </c:pt>
                      <c:pt idx="129">
                        <c:v>300</c:v>
                      </c:pt>
                      <c:pt idx="130">
                        <c:v>300</c:v>
                      </c:pt>
                      <c:pt idx="131">
                        <c:v>300</c:v>
                      </c:pt>
                      <c:pt idx="132">
                        <c:v>300</c:v>
                      </c:pt>
                      <c:pt idx="133">
                        <c:v>300</c:v>
                      </c:pt>
                      <c:pt idx="134">
                        <c:v>300</c:v>
                      </c:pt>
                      <c:pt idx="135">
                        <c:v>300</c:v>
                      </c:pt>
                      <c:pt idx="136">
                        <c:v>300</c:v>
                      </c:pt>
                      <c:pt idx="137">
                        <c:v>300</c:v>
                      </c:pt>
                      <c:pt idx="138">
                        <c:v>300</c:v>
                      </c:pt>
                      <c:pt idx="139">
                        <c:v>300</c:v>
                      </c:pt>
                      <c:pt idx="140">
                        <c:v>300</c:v>
                      </c:pt>
                      <c:pt idx="141">
                        <c:v>300</c:v>
                      </c:pt>
                      <c:pt idx="142">
                        <c:v>300</c:v>
                      </c:pt>
                      <c:pt idx="143">
                        <c:v>300</c:v>
                      </c:pt>
                      <c:pt idx="144">
                        <c:v>300</c:v>
                      </c:pt>
                      <c:pt idx="145">
                        <c:v>300</c:v>
                      </c:pt>
                      <c:pt idx="146">
                        <c:v>300</c:v>
                      </c:pt>
                      <c:pt idx="147">
                        <c:v>300</c:v>
                      </c:pt>
                      <c:pt idx="148">
                        <c:v>300</c:v>
                      </c:pt>
                      <c:pt idx="149">
                        <c:v>300</c:v>
                      </c:pt>
                      <c:pt idx="150">
                        <c:v>300</c:v>
                      </c:pt>
                      <c:pt idx="151">
                        <c:v>300</c:v>
                      </c:pt>
                      <c:pt idx="152">
                        <c:v>300</c:v>
                      </c:pt>
                      <c:pt idx="153">
                        <c:v>300</c:v>
                      </c:pt>
                      <c:pt idx="154">
                        <c:v>300</c:v>
                      </c:pt>
                      <c:pt idx="155">
                        <c:v>300</c:v>
                      </c:pt>
                      <c:pt idx="156">
                        <c:v>300</c:v>
                      </c:pt>
                      <c:pt idx="157">
                        <c:v>300</c:v>
                      </c:pt>
                      <c:pt idx="158">
                        <c:v>300</c:v>
                      </c:pt>
                      <c:pt idx="159">
                        <c:v>300</c:v>
                      </c:pt>
                      <c:pt idx="160">
                        <c:v>300</c:v>
                      </c:pt>
                      <c:pt idx="161">
                        <c:v>300</c:v>
                      </c:pt>
                      <c:pt idx="162">
                        <c:v>300</c:v>
                      </c:pt>
                      <c:pt idx="163">
                        <c:v>300</c:v>
                      </c:pt>
                      <c:pt idx="164">
                        <c:v>300</c:v>
                      </c:pt>
                      <c:pt idx="165">
                        <c:v>300</c:v>
                      </c:pt>
                      <c:pt idx="166">
                        <c:v>300</c:v>
                      </c:pt>
                      <c:pt idx="167">
                        <c:v>300</c:v>
                      </c:pt>
                      <c:pt idx="168">
                        <c:v>300</c:v>
                      </c:pt>
                      <c:pt idx="169">
                        <c:v>300</c:v>
                      </c:pt>
                      <c:pt idx="170">
                        <c:v>300</c:v>
                      </c:pt>
                      <c:pt idx="171">
                        <c:v>300</c:v>
                      </c:pt>
                      <c:pt idx="172">
                        <c:v>300</c:v>
                      </c:pt>
                      <c:pt idx="173">
                        <c:v>300</c:v>
                      </c:pt>
                      <c:pt idx="174">
                        <c:v>300</c:v>
                      </c:pt>
                      <c:pt idx="175">
                        <c:v>300</c:v>
                      </c:pt>
                      <c:pt idx="176">
                        <c:v>300</c:v>
                      </c:pt>
                      <c:pt idx="177">
                        <c:v>300</c:v>
                      </c:pt>
                      <c:pt idx="178">
                        <c:v>300</c:v>
                      </c:pt>
                      <c:pt idx="179">
                        <c:v>300</c:v>
                      </c:pt>
                      <c:pt idx="180">
                        <c:v>300</c:v>
                      </c:pt>
                      <c:pt idx="181">
                        <c:v>300</c:v>
                      </c:pt>
                      <c:pt idx="182">
                        <c:v>300</c:v>
                      </c:pt>
                      <c:pt idx="183">
                        <c:v>300</c:v>
                      </c:pt>
                      <c:pt idx="184">
                        <c:v>300</c:v>
                      </c:pt>
                      <c:pt idx="185">
                        <c:v>300</c:v>
                      </c:pt>
                      <c:pt idx="186">
                        <c:v>300</c:v>
                      </c:pt>
                      <c:pt idx="187">
                        <c:v>300</c:v>
                      </c:pt>
                      <c:pt idx="188">
                        <c:v>300</c:v>
                      </c:pt>
                      <c:pt idx="189">
                        <c:v>300</c:v>
                      </c:pt>
                      <c:pt idx="190">
                        <c:v>300</c:v>
                      </c:pt>
                      <c:pt idx="191">
                        <c:v>300</c:v>
                      </c:pt>
                      <c:pt idx="192">
                        <c:v>300</c:v>
                      </c:pt>
                      <c:pt idx="193">
                        <c:v>300</c:v>
                      </c:pt>
                      <c:pt idx="194">
                        <c:v>300</c:v>
                      </c:pt>
                      <c:pt idx="195">
                        <c:v>300</c:v>
                      </c:pt>
                      <c:pt idx="196">
                        <c:v>300</c:v>
                      </c:pt>
                      <c:pt idx="197">
                        <c:v>300</c:v>
                      </c:pt>
                      <c:pt idx="198">
                        <c:v>300</c:v>
                      </c:pt>
                      <c:pt idx="199">
                        <c:v>300</c:v>
                      </c:pt>
                      <c:pt idx="200">
                        <c:v>300</c:v>
                      </c:pt>
                      <c:pt idx="201">
                        <c:v>300</c:v>
                      </c:pt>
                      <c:pt idx="202">
                        <c:v>300</c:v>
                      </c:pt>
                      <c:pt idx="203">
                        <c:v>300</c:v>
                      </c:pt>
                      <c:pt idx="204">
                        <c:v>300</c:v>
                      </c:pt>
                      <c:pt idx="205">
                        <c:v>300</c:v>
                      </c:pt>
                      <c:pt idx="206">
                        <c:v>300</c:v>
                      </c:pt>
                      <c:pt idx="207">
                        <c:v>300</c:v>
                      </c:pt>
                      <c:pt idx="208">
                        <c:v>300</c:v>
                      </c:pt>
                      <c:pt idx="209">
                        <c:v>300</c:v>
                      </c:pt>
                      <c:pt idx="210">
                        <c:v>300</c:v>
                      </c:pt>
                      <c:pt idx="211">
                        <c:v>300</c:v>
                      </c:pt>
                      <c:pt idx="212">
                        <c:v>300</c:v>
                      </c:pt>
                      <c:pt idx="213">
                        <c:v>300</c:v>
                      </c:pt>
                      <c:pt idx="214">
                        <c:v>300</c:v>
                      </c:pt>
                      <c:pt idx="215">
                        <c:v>300</c:v>
                      </c:pt>
                      <c:pt idx="216">
                        <c:v>300</c:v>
                      </c:pt>
                      <c:pt idx="217">
                        <c:v>300</c:v>
                      </c:pt>
                      <c:pt idx="218">
                        <c:v>300</c:v>
                      </c:pt>
                      <c:pt idx="219">
                        <c:v>300</c:v>
                      </c:pt>
                      <c:pt idx="220">
                        <c:v>300</c:v>
                      </c:pt>
                      <c:pt idx="221">
                        <c:v>300</c:v>
                      </c:pt>
                      <c:pt idx="222">
                        <c:v>300</c:v>
                      </c:pt>
                      <c:pt idx="223">
                        <c:v>300</c:v>
                      </c:pt>
                      <c:pt idx="224">
                        <c:v>300</c:v>
                      </c:pt>
                      <c:pt idx="225">
                        <c:v>300</c:v>
                      </c:pt>
                      <c:pt idx="226">
                        <c:v>300</c:v>
                      </c:pt>
                      <c:pt idx="227">
                        <c:v>300</c:v>
                      </c:pt>
                      <c:pt idx="228">
                        <c:v>300</c:v>
                      </c:pt>
                      <c:pt idx="229">
                        <c:v>300</c:v>
                      </c:pt>
                      <c:pt idx="230">
                        <c:v>300</c:v>
                      </c:pt>
                      <c:pt idx="231">
                        <c:v>300</c:v>
                      </c:pt>
                      <c:pt idx="232">
                        <c:v>300</c:v>
                      </c:pt>
                      <c:pt idx="233">
                        <c:v>300</c:v>
                      </c:pt>
                      <c:pt idx="234">
                        <c:v>300</c:v>
                      </c:pt>
                      <c:pt idx="235">
                        <c:v>300</c:v>
                      </c:pt>
                      <c:pt idx="236">
                        <c:v>300</c:v>
                      </c:pt>
                      <c:pt idx="237">
                        <c:v>300</c:v>
                      </c:pt>
                      <c:pt idx="238">
                        <c:v>300</c:v>
                      </c:pt>
                      <c:pt idx="239">
                        <c:v>300</c:v>
                      </c:pt>
                      <c:pt idx="240">
                        <c:v>300</c:v>
                      </c:pt>
                      <c:pt idx="241">
                        <c:v>300</c:v>
                      </c:pt>
                      <c:pt idx="242">
                        <c:v>300</c:v>
                      </c:pt>
                      <c:pt idx="243">
                        <c:v>300</c:v>
                      </c:pt>
                      <c:pt idx="244">
                        <c:v>300</c:v>
                      </c:pt>
                      <c:pt idx="245">
                        <c:v>300</c:v>
                      </c:pt>
                      <c:pt idx="246">
                        <c:v>300</c:v>
                      </c:pt>
                      <c:pt idx="247">
                        <c:v>300</c:v>
                      </c:pt>
                      <c:pt idx="248">
                        <c:v>300</c:v>
                      </c:pt>
                      <c:pt idx="249">
                        <c:v>300</c:v>
                      </c:pt>
                      <c:pt idx="250">
                        <c:v>300</c:v>
                      </c:pt>
                      <c:pt idx="251">
                        <c:v>300</c:v>
                      </c:pt>
                      <c:pt idx="252">
                        <c:v>300</c:v>
                      </c:pt>
                      <c:pt idx="253">
                        <c:v>300</c:v>
                      </c:pt>
                      <c:pt idx="254">
                        <c:v>300</c:v>
                      </c:pt>
                      <c:pt idx="255">
                        <c:v>300</c:v>
                      </c:pt>
                      <c:pt idx="256">
                        <c:v>300</c:v>
                      </c:pt>
                      <c:pt idx="257">
                        <c:v>300</c:v>
                      </c:pt>
                      <c:pt idx="258">
                        <c:v>300</c:v>
                      </c:pt>
                      <c:pt idx="259">
                        <c:v>300</c:v>
                      </c:pt>
                      <c:pt idx="260">
                        <c:v>300</c:v>
                      </c:pt>
                      <c:pt idx="261">
                        <c:v>300</c:v>
                      </c:pt>
                      <c:pt idx="262">
                        <c:v>300</c:v>
                      </c:pt>
                      <c:pt idx="263">
                        <c:v>300</c:v>
                      </c:pt>
                      <c:pt idx="264">
                        <c:v>300</c:v>
                      </c:pt>
                      <c:pt idx="265">
                        <c:v>300</c:v>
                      </c:pt>
                      <c:pt idx="266">
                        <c:v>300</c:v>
                      </c:pt>
                      <c:pt idx="267">
                        <c:v>300</c:v>
                      </c:pt>
                      <c:pt idx="268">
                        <c:v>300</c:v>
                      </c:pt>
                      <c:pt idx="269">
                        <c:v>300</c:v>
                      </c:pt>
                      <c:pt idx="270">
                        <c:v>300</c:v>
                      </c:pt>
                      <c:pt idx="271">
                        <c:v>300</c:v>
                      </c:pt>
                      <c:pt idx="272">
                        <c:v>300</c:v>
                      </c:pt>
                      <c:pt idx="273">
                        <c:v>300</c:v>
                      </c:pt>
                      <c:pt idx="274">
                        <c:v>300</c:v>
                      </c:pt>
                      <c:pt idx="275">
                        <c:v>300</c:v>
                      </c:pt>
                      <c:pt idx="276">
                        <c:v>300</c:v>
                      </c:pt>
                      <c:pt idx="277">
                        <c:v>300</c:v>
                      </c:pt>
                      <c:pt idx="278">
                        <c:v>300</c:v>
                      </c:pt>
                      <c:pt idx="279">
                        <c:v>300</c:v>
                      </c:pt>
                      <c:pt idx="280">
                        <c:v>300</c:v>
                      </c:pt>
                      <c:pt idx="281">
                        <c:v>300</c:v>
                      </c:pt>
                      <c:pt idx="282">
                        <c:v>300</c:v>
                      </c:pt>
                      <c:pt idx="283">
                        <c:v>300</c:v>
                      </c:pt>
                      <c:pt idx="284">
                        <c:v>300</c:v>
                      </c:pt>
                      <c:pt idx="285">
                        <c:v>300</c:v>
                      </c:pt>
                      <c:pt idx="286">
                        <c:v>300</c:v>
                      </c:pt>
                      <c:pt idx="287">
                        <c:v>300</c:v>
                      </c:pt>
                      <c:pt idx="288">
                        <c:v>300</c:v>
                      </c:pt>
                      <c:pt idx="289">
                        <c:v>300</c:v>
                      </c:pt>
                      <c:pt idx="290">
                        <c:v>300</c:v>
                      </c:pt>
                      <c:pt idx="291">
                        <c:v>300</c:v>
                      </c:pt>
                      <c:pt idx="292">
                        <c:v>300</c:v>
                      </c:pt>
                      <c:pt idx="293">
                        <c:v>300</c:v>
                      </c:pt>
                      <c:pt idx="294">
                        <c:v>300</c:v>
                      </c:pt>
                      <c:pt idx="295">
                        <c:v>300</c:v>
                      </c:pt>
                      <c:pt idx="296">
                        <c:v>300</c:v>
                      </c:pt>
                      <c:pt idx="297">
                        <c:v>300</c:v>
                      </c:pt>
                      <c:pt idx="298">
                        <c:v>300</c:v>
                      </c:pt>
                      <c:pt idx="299">
                        <c:v>300</c:v>
                      </c:pt>
                      <c:pt idx="300">
                        <c:v>300</c:v>
                      </c:pt>
                      <c:pt idx="301">
                        <c:v>300</c:v>
                      </c:pt>
                      <c:pt idx="302">
                        <c:v>300</c:v>
                      </c:pt>
                      <c:pt idx="303">
                        <c:v>300</c:v>
                      </c:pt>
                      <c:pt idx="304">
                        <c:v>300</c:v>
                      </c:pt>
                      <c:pt idx="305">
                        <c:v>300</c:v>
                      </c:pt>
                      <c:pt idx="306">
                        <c:v>300</c:v>
                      </c:pt>
                      <c:pt idx="307">
                        <c:v>300</c:v>
                      </c:pt>
                      <c:pt idx="308">
                        <c:v>300</c:v>
                      </c:pt>
                      <c:pt idx="309">
                        <c:v>300</c:v>
                      </c:pt>
                      <c:pt idx="310">
                        <c:v>300</c:v>
                      </c:pt>
                      <c:pt idx="311">
                        <c:v>300</c:v>
                      </c:pt>
                      <c:pt idx="312">
                        <c:v>300</c:v>
                      </c:pt>
                      <c:pt idx="313">
                        <c:v>300</c:v>
                      </c:pt>
                      <c:pt idx="314">
                        <c:v>300</c:v>
                      </c:pt>
                      <c:pt idx="315">
                        <c:v>300</c:v>
                      </c:pt>
                      <c:pt idx="316">
                        <c:v>300</c:v>
                      </c:pt>
                      <c:pt idx="317">
                        <c:v>300</c:v>
                      </c:pt>
                      <c:pt idx="318">
                        <c:v>300</c:v>
                      </c:pt>
                      <c:pt idx="319">
                        <c:v>300</c:v>
                      </c:pt>
                      <c:pt idx="320">
                        <c:v>300</c:v>
                      </c:pt>
                      <c:pt idx="321">
                        <c:v>300</c:v>
                      </c:pt>
                      <c:pt idx="322">
                        <c:v>300</c:v>
                      </c:pt>
                      <c:pt idx="323">
                        <c:v>300</c:v>
                      </c:pt>
                      <c:pt idx="324">
                        <c:v>300</c:v>
                      </c:pt>
                      <c:pt idx="325">
                        <c:v>300</c:v>
                      </c:pt>
                      <c:pt idx="326">
                        <c:v>300</c:v>
                      </c:pt>
                      <c:pt idx="327">
                        <c:v>300</c:v>
                      </c:pt>
                      <c:pt idx="328">
                        <c:v>300</c:v>
                      </c:pt>
                      <c:pt idx="329">
                        <c:v>300</c:v>
                      </c:pt>
                      <c:pt idx="330">
                        <c:v>300</c:v>
                      </c:pt>
                      <c:pt idx="331">
                        <c:v>300</c:v>
                      </c:pt>
                      <c:pt idx="332">
                        <c:v>300</c:v>
                      </c:pt>
                      <c:pt idx="333">
                        <c:v>300</c:v>
                      </c:pt>
                      <c:pt idx="334">
                        <c:v>300</c:v>
                      </c:pt>
                      <c:pt idx="335">
                        <c:v>300</c:v>
                      </c:pt>
                      <c:pt idx="336">
                        <c:v>300</c:v>
                      </c:pt>
                      <c:pt idx="337">
                        <c:v>300</c:v>
                      </c:pt>
                      <c:pt idx="338">
                        <c:v>300</c:v>
                      </c:pt>
                      <c:pt idx="339">
                        <c:v>300</c:v>
                      </c:pt>
                      <c:pt idx="340">
                        <c:v>300</c:v>
                      </c:pt>
                      <c:pt idx="341">
                        <c:v>300</c:v>
                      </c:pt>
                      <c:pt idx="342">
                        <c:v>300</c:v>
                      </c:pt>
                      <c:pt idx="343">
                        <c:v>300</c:v>
                      </c:pt>
                      <c:pt idx="344">
                        <c:v>300</c:v>
                      </c:pt>
                      <c:pt idx="345">
                        <c:v>300</c:v>
                      </c:pt>
                      <c:pt idx="346">
                        <c:v>300</c:v>
                      </c:pt>
                      <c:pt idx="347">
                        <c:v>300</c:v>
                      </c:pt>
                      <c:pt idx="348">
                        <c:v>300</c:v>
                      </c:pt>
                      <c:pt idx="349">
                        <c:v>300</c:v>
                      </c:pt>
                      <c:pt idx="350">
                        <c:v>300</c:v>
                      </c:pt>
                      <c:pt idx="351">
                        <c:v>300</c:v>
                      </c:pt>
                      <c:pt idx="352">
                        <c:v>300</c:v>
                      </c:pt>
                      <c:pt idx="353">
                        <c:v>300</c:v>
                      </c:pt>
                      <c:pt idx="354">
                        <c:v>300</c:v>
                      </c:pt>
                      <c:pt idx="355">
                        <c:v>300</c:v>
                      </c:pt>
                      <c:pt idx="356">
                        <c:v>300</c:v>
                      </c:pt>
                      <c:pt idx="357">
                        <c:v>300</c:v>
                      </c:pt>
                      <c:pt idx="358">
                        <c:v>300</c:v>
                      </c:pt>
                      <c:pt idx="359">
                        <c:v>300</c:v>
                      </c:pt>
                      <c:pt idx="360">
                        <c:v>300</c:v>
                      </c:pt>
                      <c:pt idx="361">
                        <c:v>300</c:v>
                      </c:pt>
                      <c:pt idx="362">
                        <c:v>300</c:v>
                      </c:pt>
                      <c:pt idx="363">
                        <c:v>300</c:v>
                      </c:pt>
                      <c:pt idx="364">
                        <c:v>300</c:v>
                      </c:pt>
                      <c:pt idx="365">
                        <c:v>300</c:v>
                      </c:pt>
                      <c:pt idx="366">
                        <c:v>300</c:v>
                      </c:pt>
                      <c:pt idx="367">
                        <c:v>300</c:v>
                      </c:pt>
                      <c:pt idx="368">
                        <c:v>300</c:v>
                      </c:pt>
                      <c:pt idx="369">
                        <c:v>300</c:v>
                      </c:pt>
                      <c:pt idx="370">
                        <c:v>300</c:v>
                      </c:pt>
                      <c:pt idx="371">
                        <c:v>300</c:v>
                      </c:pt>
                      <c:pt idx="372">
                        <c:v>300</c:v>
                      </c:pt>
                      <c:pt idx="373">
                        <c:v>300</c:v>
                      </c:pt>
                      <c:pt idx="374">
                        <c:v>300</c:v>
                      </c:pt>
                      <c:pt idx="375">
                        <c:v>300</c:v>
                      </c:pt>
                      <c:pt idx="376">
                        <c:v>300</c:v>
                      </c:pt>
                      <c:pt idx="377">
                        <c:v>300</c:v>
                      </c:pt>
                      <c:pt idx="378">
                        <c:v>300</c:v>
                      </c:pt>
                      <c:pt idx="379">
                        <c:v>300</c:v>
                      </c:pt>
                      <c:pt idx="380">
                        <c:v>300</c:v>
                      </c:pt>
                      <c:pt idx="381">
                        <c:v>300</c:v>
                      </c:pt>
                      <c:pt idx="382">
                        <c:v>300</c:v>
                      </c:pt>
                      <c:pt idx="383">
                        <c:v>300</c:v>
                      </c:pt>
                      <c:pt idx="384">
                        <c:v>300</c:v>
                      </c:pt>
                      <c:pt idx="385">
                        <c:v>300</c:v>
                      </c:pt>
                      <c:pt idx="386">
                        <c:v>300</c:v>
                      </c:pt>
                      <c:pt idx="387">
                        <c:v>300</c:v>
                      </c:pt>
                      <c:pt idx="388">
                        <c:v>300</c:v>
                      </c:pt>
                      <c:pt idx="389">
                        <c:v>300</c:v>
                      </c:pt>
                      <c:pt idx="390">
                        <c:v>300</c:v>
                      </c:pt>
                      <c:pt idx="391">
                        <c:v>300</c:v>
                      </c:pt>
                      <c:pt idx="392">
                        <c:v>300</c:v>
                      </c:pt>
                      <c:pt idx="393">
                        <c:v>300</c:v>
                      </c:pt>
                      <c:pt idx="394">
                        <c:v>300</c:v>
                      </c:pt>
                      <c:pt idx="395">
                        <c:v>300</c:v>
                      </c:pt>
                      <c:pt idx="396">
                        <c:v>300</c:v>
                      </c:pt>
                      <c:pt idx="397">
                        <c:v>300</c:v>
                      </c:pt>
                      <c:pt idx="398">
                        <c:v>300</c:v>
                      </c:pt>
                      <c:pt idx="399">
                        <c:v>300</c:v>
                      </c:pt>
                      <c:pt idx="400">
                        <c:v>300</c:v>
                      </c:pt>
                      <c:pt idx="401">
                        <c:v>300</c:v>
                      </c:pt>
                      <c:pt idx="402">
                        <c:v>300</c:v>
                      </c:pt>
                      <c:pt idx="403">
                        <c:v>300</c:v>
                      </c:pt>
                      <c:pt idx="404">
                        <c:v>300</c:v>
                      </c:pt>
                      <c:pt idx="405">
                        <c:v>300</c:v>
                      </c:pt>
                      <c:pt idx="406">
                        <c:v>300</c:v>
                      </c:pt>
                      <c:pt idx="407">
                        <c:v>300</c:v>
                      </c:pt>
                      <c:pt idx="408">
                        <c:v>300</c:v>
                      </c:pt>
                      <c:pt idx="409">
                        <c:v>300</c:v>
                      </c:pt>
                      <c:pt idx="410">
                        <c:v>300</c:v>
                      </c:pt>
                      <c:pt idx="411">
                        <c:v>300</c:v>
                      </c:pt>
                      <c:pt idx="412">
                        <c:v>300</c:v>
                      </c:pt>
                      <c:pt idx="413">
                        <c:v>300</c:v>
                      </c:pt>
                      <c:pt idx="414">
                        <c:v>300</c:v>
                      </c:pt>
                      <c:pt idx="415">
                        <c:v>300</c:v>
                      </c:pt>
                      <c:pt idx="416">
                        <c:v>300</c:v>
                      </c:pt>
                      <c:pt idx="417">
                        <c:v>300</c:v>
                      </c:pt>
                      <c:pt idx="418">
                        <c:v>300</c:v>
                      </c:pt>
                      <c:pt idx="419">
                        <c:v>300</c:v>
                      </c:pt>
                      <c:pt idx="420">
                        <c:v>300</c:v>
                      </c:pt>
                      <c:pt idx="421">
                        <c:v>300</c:v>
                      </c:pt>
                      <c:pt idx="422">
                        <c:v>300</c:v>
                      </c:pt>
                      <c:pt idx="423">
                        <c:v>300</c:v>
                      </c:pt>
                      <c:pt idx="424">
                        <c:v>300</c:v>
                      </c:pt>
                      <c:pt idx="425">
                        <c:v>300</c:v>
                      </c:pt>
                      <c:pt idx="426">
                        <c:v>300</c:v>
                      </c:pt>
                      <c:pt idx="427">
                        <c:v>300</c:v>
                      </c:pt>
                      <c:pt idx="428">
                        <c:v>300</c:v>
                      </c:pt>
                      <c:pt idx="429">
                        <c:v>300</c:v>
                      </c:pt>
                      <c:pt idx="430">
                        <c:v>300</c:v>
                      </c:pt>
                      <c:pt idx="431">
                        <c:v>300</c:v>
                      </c:pt>
                      <c:pt idx="432">
                        <c:v>300</c:v>
                      </c:pt>
                      <c:pt idx="433">
                        <c:v>300</c:v>
                      </c:pt>
                      <c:pt idx="434">
                        <c:v>300</c:v>
                      </c:pt>
                      <c:pt idx="435">
                        <c:v>300</c:v>
                      </c:pt>
                      <c:pt idx="436">
                        <c:v>300</c:v>
                      </c:pt>
                      <c:pt idx="437">
                        <c:v>300</c:v>
                      </c:pt>
                      <c:pt idx="438">
                        <c:v>300</c:v>
                      </c:pt>
                      <c:pt idx="439">
                        <c:v>300</c:v>
                      </c:pt>
                      <c:pt idx="440">
                        <c:v>300</c:v>
                      </c:pt>
                      <c:pt idx="441">
                        <c:v>300</c:v>
                      </c:pt>
                      <c:pt idx="442">
                        <c:v>300</c:v>
                      </c:pt>
                      <c:pt idx="443">
                        <c:v>300</c:v>
                      </c:pt>
                      <c:pt idx="444">
                        <c:v>300</c:v>
                      </c:pt>
                      <c:pt idx="445">
                        <c:v>300</c:v>
                      </c:pt>
                      <c:pt idx="446">
                        <c:v>300</c:v>
                      </c:pt>
                      <c:pt idx="447">
                        <c:v>300</c:v>
                      </c:pt>
                      <c:pt idx="448">
                        <c:v>300</c:v>
                      </c:pt>
                      <c:pt idx="449">
                        <c:v>300</c:v>
                      </c:pt>
                      <c:pt idx="450">
                        <c:v>300</c:v>
                      </c:pt>
                      <c:pt idx="451">
                        <c:v>300</c:v>
                      </c:pt>
                      <c:pt idx="452">
                        <c:v>300</c:v>
                      </c:pt>
                      <c:pt idx="453">
                        <c:v>300</c:v>
                      </c:pt>
                      <c:pt idx="454">
                        <c:v>300</c:v>
                      </c:pt>
                      <c:pt idx="455">
                        <c:v>300</c:v>
                      </c:pt>
                      <c:pt idx="456">
                        <c:v>300</c:v>
                      </c:pt>
                      <c:pt idx="457">
                        <c:v>300</c:v>
                      </c:pt>
                      <c:pt idx="458">
                        <c:v>300</c:v>
                      </c:pt>
                      <c:pt idx="459">
                        <c:v>300</c:v>
                      </c:pt>
                      <c:pt idx="460">
                        <c:v>300</c:v>
                      </c:pt>
                      <c:pt idx="461">
                        <c:v>300</c:v>
                      </c:pt>
                      <c:pt idx="462">
                        <c:v>300</c:v>
                      </c:pt>
                      <c:pt idx="463">
                        <c:v>300</c:v>
                      </c:pt>
                      <c:pt idx="464">
                        <c:v>300</c:v>
                      </c:pt>
                      <c:pt idx="465">
                        <c:v>300</c:v>
                      </c:pt>
                      <c:pt idx="466">
                        <c:v>300</c:v>
                      </c:pt>
                      <c:pt idx="467">
                        <c:v>300</c:v>
                      </c:pt>
                      <c:pt idx="468">
                        <c:v>300</c:v>
                      </c:pt>
                      <c:pt idx="469">
                        <c:v>300</c:v>
                      </c:pt>
                      <c:pt idx="470">
                        <c:v>300</c:v>
                      </c:pt>
                      <c:pt idx="471">
                        <c:v>300</c:v>
                      </c:pt>
                      <c:pt idx="472">
                        <c:v>300</c:v>
                      </c:pt>
                      <c:pt idx="473">
                        <c:v>300</c:v>
                      </c:pt>
                      <c:pt idx="474">
                        <c:v>300</c:v>
                      </c:pt>
                      <c:pt idx="475">
                        <c:v>300</c:v>
                      </c:pt>
                      <c:pt idx="476">
                        <c:v>300</c:v>
                      </c:pt>
                      <c:pt idx="477">
                        <c:v>300</c:v>
                      </c:pt>
                      <c:pt idx="478">
                        <c:v>300</c:v>
                      </c:pt>
                      <c:pt idx="479">
                        <c:v>300</c:v>
                      </c:pt>
                      <c:pt idx="480">
                        <c:v>300</c:v>
                      </c:pt>
                      <c:pt idx="481">
                        <c:v>300</c:v>
                      </c:pt>
                      <c:pt idx="482">
                        <c:v>300</c:v>
                      </c:pt>
                      <c:pt idx="483">
                        <c:v>300</c:v>
                      </c:pt>
                      <c:pt idx="484">
                        <c:v>300</c:v>
                      </c:pt>
                      <c:pt idx="485">
                        <c:v>300</c:v>
                      </c:pt>
                      <c:pt idx="486">
                        <c:v>300</c:v>
                      </c:pt>
                      <c:pt idx="487">
                        <c:v>300</c:v>
                      </c:pt>
                      <c:pt idx="488">
                        <c:v>300</c:v>
                      </c:pt>
                      <c:pt idx="489">
                        <c:v>300</c:v>
                      </c:pt>
                      <c:pt idx="490">
                        <c:v>300</c:v>
                      </c:pt>
                      <c:pt idx="491">
                        <c:v>300</c:v>
                      </c:pt>
                      <c:pt idx="492">
                        <c:v>300</c:v>
                      </c:pt>
                      <c:pt idx="493">
                        <c:v>300</c:v>
                      </c:pt>
                      <c:pt idx="494">
                        <c:v>300</c:v>
                      </c:pt>
                      <c:pt idx="495">
                        <c:v>300</c:v>
                      </c:pt>
                      <c:pt idx="496">
                        <c:v>300</c:v>
                      </c:pt>
                      <c:pt idx="497">
                        <c:v>300</c:v>
                      </c:pt>
                      <c:pt idx="498">
                        <c:v>300</c:v>
                      </c:pt>
                      <c:pt idx="499">
                        <c:v>300</c:v>
                      </c:pt>
                      <c:pt idx="500">
                        <c:v>300</c:v>
                      </c:pt>
                      <c:pt idx="501">
                        <c:v>300</c:v>
                      </c:pt>
                      <c:pt idx="502">
                        <c:v>300</c:v>
                      </c:pt>
                      <c:pt idx="503">
                        <c:v>300</c:v>
                      </c:pt>
                      <c:pt idx="504">
                        <c:v>300</c:v>
                      </c:pt>
                      <c:pt idx="505">
                        <c:v>300</c:v>
                      </c:pt>
                      <c:pt idx="506">
                        <c:v>300</c:v>
                      </c:pt>
                      <c:pt idx="507">
                        <c:v>300</c:v>
                      </c:pt>
                      <c:pt idx="508">
                        <c:v>300</c:v>
                      </c:pt>
                      <c:pt idx="509">
                        <c:v>300</c:v>
                      </c:pt>
                      <c:pt idx="510">
                        <c:v>300</c:v>
                      </c:pt>
                      <c:pt idx="511">
                        <c:v>300</c:v>
                      </c:pt>
                      <c:pt idx="512">
                        <c:v>300</c:v>
                      </c:pt>
                      <c:pt idx="513">
                        <c:v>300</c:v>
                      </c:pt>
                      <c:pt idx="514">
                        <c:v>300</c:v>
                      </c:pt>
                      <c:pt idx="515">
                        <c:v>300</c:v>
                      </c:pt>
                      <c:pt idx="516">
                        <c:v>300</c:v>
                      </c:pt>
                      <c:pt idx="517">
                        <c:v>300</c:v>
                      </c:pt>
                      <c:pt idx="518">
                        <c:v>300</c:v>
                      </c:pt>
                      <c:pt idx="519">
                        <c:v>300</c:v>
                      </c:pt>
                      <c:pt idx="520">
                        <c:v>300</c:v>
                      </c:pt>
                      <c:pt idx="521">
                        <c:v>300</c:v>
                      </c:pt>
                      <c:pt idx="522">
                        <c:v>300</c:v>
                      </c:pt>
                      <c:pt idx="523">
                        <c:v>300</c:v>
                      </c:pt>
                      <c:pt idx="524">
                        <c:v>300</c:v>
                      </c:pt>
                      <c:pt idx="525">
                        <c:v>300</c:v>
                      </c:pt>
                      <c:pt idx="526">
                        <c:v>300</c:v>
                      </c:pt>
                      <c:pt idx="527">
                        <c:v>300</c:v>
                      </c:pt>
                      <c:pt idx="528">
                        <c:v>300</c:v>
                      </c:pt>
                      <c:pt idx="529">
                        <c:v>300</c:v>
                      </c:pt>
                      <c:pt idx="530">
                        <c:v>300</c:v>
                      </c:pt>
                      <c:pt idx="531">
                        <c:v>300</c:v>
                      </c:pt>
                      <c:pt idx="532">
                        <c:v>300</c:v>
                      </c:pt>
                      <c:pt idx="533">
                        <c:v>300</c:v>
                      </c:pt>
                      <c:pt idx="534">
                        <c:v>300</c:v>
                      </c:pt>
                      <c:pt idx="535">
                        <c:v>300</c:v>
                      </c:pt>
                      <c:pt idx="536">
                        <c:v>300</c:v>
                      </c:pt>
                      <c:pt idx="537">
                        <c:v>300</c:v>
                      </c:pt>
                      <c:pt idx="538">
                        <c:v>300</c:v>
                      </c:pt>
                      <c:pt idx="539">
                        <c:v>300</c:v>
                      </c:pt>
                      <c:pt idx="540">
                        <c:v>300</c:v>
                      </c:pt>
                      <c:pt idx="541">
                        <c:v>300</c:v>
                      </c:pt>
                      <c:pt idx="542">
                        <c:v>300</c:v>
                      </c:pt>
                      <c:pt idx="543">
                        <c:v>300</c:v>
                      </c:pt>
                      <c:pt idx="544">
                        <c:v>300</c:v>
                      </c:pt>
                      <c:pt idx="545">
                        <c:v>300</c:v>
                      </c:pt>
                      <c:pt idx="546">
                        <c:v>300</c:v>
                      </c:pt>
                      <c:pt idx="547">
                        <c:v>300</c:v>
                      </c:pt>
                      <c:pt idx="548">
                        <c:v>300</c:v>
                      </c:pt>
                      <c:pt idx="549">
                        <c:v>300</c:v>
                      </c:pt>
                      <c:pt idx="550">
                        <c:v>300</c:v>
                      </c:pt>
                      <c:pt idx="551">
                        <c:v>300</c:v>
                      </c:pt>
                      <c:pt idx="552">
                        <c:v>300</c:v>
                      </c:pt>
                      <c:pt idx="553">
                        <c:v>300</c:v>
                      </c:pt>
                      <c:pt idx="554">
                        <c:v>300</c:v>
                      </c:pt>
                      <c:pt idx="555">
                        <c:v>300</c:v>
                      </c:pt>
                      <c:pt idx="556">
                        <c:v>300</c:v>
                      </c:pt>
                      <c:pt idx="557">
                        <c:v>300</c:v>
                      </c:pt>
                      <c:pt idx="558">
                        <c:v>300</c:v>
                      </c:pt>
                      <c:pt idx="559">
                        <c:v>300</c:v>
                      </c:pt>
                      <c:pt idx="560">
                        <c:v>300</c:v>
                      </c:pt>
                      <c:pt idx="561">
                        <c:v>300</c:v>
                      </c:pt>
                      <c:pt idx="562">
                        <c:v>300</c:v>
                      </c:pt>
                      <c:pt idx="563">
                        <c:v>300</c:v>
                      </c:pt>
                      <c:pt idx="564">
                        <c:v>300</c:v>
                      </c:pt>
                      <c:pt idx="565">
                        <c:v>300</c:v>
                      </c:pt>
                      <c:pt idx="566">
                        <c:v>300</c:v>
                      </c:pt>
                      <c:pt idx="567">
                        <c:v>300</c:v>
                      </c:pt>
                      <c:pt idx="568">
                        <c:v>300</c:v>
                      </c:pt>
                      <c:pt idx="569">
                        <c:v>300</c:v>
                      </c:pt>
                      <c:pt idx="570">
                        <c:v>300</c:v>
                      </c:pt>
                      <c:pt idx="571">
                        <c:v>300</c:v>
                      </c:pt>
                      <c:pt idx="572">
                        <c:v>300</c:v>
                      </c:pt>
                      <c:pt idx="573">
                        <c:v>300</c:v>
                      </c:pt>
                      <c:pt idx="574">
                        <c:v>300</c:v>
                      </c:pt>
                      <c:pt idx="575">
                        <c:v>300</c:v>
                      </c:pt>
                      <c:pt idx="576">
                        <c:v>300</c:v>
                      </c:pt>
                      <c:pt idx="577">
                        <c:v>300</c:v>
                      </c:pt>
                      <c:pt idx="578">
                        <c:v>300</c:v>
                      </c:pt>
                      <c:pt idx="579">
                        <c:v>300</c:v>
                      </c:pt>
                      <c:pt idx="580">
                        <c:v>300</c:v>
                      </c:pt>
                      <c:pt idx="581">
                        <c:v>300</c:v>
                      </c:pt>
                      <c:pt idx="582">
                        <c:v>300</c:v>
                      </c:pt>
                      <c:pt idx="583">
                        <c:v>300</c:v>
                      </c:pt>
                      <c:pt idx="584">
                        <c:v>300</c:v>
                      </c:pt>
                      <c:pt idx="585">
                        <c:v>300</c:v>
                      </c:pt>
                      <c:pt idx="586">
                        <c:v>300</c:v>
                      </c:pt>
                      <c:pt idx="587">
                        <c:v>300</c:v>
                      </c:pt>
                      <c:pt idx="588">
                        <c:v>300</c:v>
                      </c:pt>
                      <c:pt idx="589">
                        <c:v>300</c:v>
                      </c:pt>
                      <c:pt idx="590">
                        <c:v>300</c:v>
                      </c:pt>
                      <c:pt idx="591">
                        <c:v>300</c:v>
                      </c:pt>
                      <c:pt idx="592">
                        <c:v>300</c:v>
                      </c:pt>
                      <c:pt idx="593">
                        <c:v>300</c:v>
                      </c:pt>
                      <c:pt idx="594">
                        <c:v>300</c:v>
                      </c:pt>
                      <c:pt idx="595">
                        <c:v>300</c:v>
                      </c:pt>
                      <c:pt idx="596">
                        <c:v>300</c:v>
                      </c:pt>
                      <c:pt idx="597">
                        <c:v>300</c:v>
                      </c:pt>
                      <c:pt idx="598">
                        <c:v>300</c:v>
                      </c:pt>
                      <c:pt idx="599">
                        <c:v>300</c:v>
                      </c:pt>
                      <c:pt idx="600">
                        <c:v>300</c:v>
                      </c:pt>
                      <c:pt idx="601">
                        <c:v>300</c:v>
                      </c:pt>
                      <c:pt idx="602">
                        <c:v>300</c:v>
                      </c:pt>
                      <c:pt idx="603">
                        <c:v>300</c:v>
                      </c:pt>
                      <c:pt idx="604">
                        <c:v>300</c:v>
                      </c:pt>
                      <c:pt idx="605">
                        <c:v>300</c:v>
                      </c:pt>
                      <c:pt idx="606">
                        <c:v>300</c:v>
                      </c:pt>
                      <c:pt idx="607">
                        <c:v>300</c:v>
                      </c:pt>
                      <c:pt idx="608">
                        <c:v>300</c:v>
                      </c:pt>
                      <c:pt idx="609">
                        <c:v>300</c:v>
                      </c:pt>
                      <c:pt idx="610">
                        <c:v>300</c:v>
                      </c:pt>
                      <c:pt idx="611">
                        <c:v>300</c:v>
                      </c:pt>
                      <c:pt idx="612">
                        <c:v>300</c:v>
                      </c:pt>
                      <c:pt idx="613">
                        <c:v>300</c:v>
                      </c:pt>
                      <c:pt idx="614">
                        <c:v>300</c:v>
                      </c:pt>
                      <c:pt idx="615">
                        <c:v>300</c:v>
                      </c:pt>
                      <c:pt idx="616">
                        <c:v>300</c:v>
                      </c:pt>
                      <c:pt idx="617">
                        <c:v>300</c:v>
                      </c:pt>
                      <c:pt idx="618">
                        <c:v>300</c:v>
                      </c:pt>
                      <c:pt idx="619">
                        <c:v>300</c:v>
                      </c:pt>
                      <c:pt idx="620">
                        <c:v>300</c:v>
                      </c:pt>
                      <c:pt idx="621">
                        <c:v>300</c:v>
                      </c:pt>
                      <c:pt idx="622">
                        <c:v>300</c:v>
                      </c:pt>
                      <c:pt idx="623">
                        <c:v>300</c:v>
                      </c:pt>
                      <c:pt idx="624">
                        <c:v>300</c:v>
                      </c:pt>
                      <c:pt idx="625">
                        <c:v>300</c:v>
                      </c:pt>
                      <c:pt idx="626">
                        <c:v>300</c:v>
                      </c:pt>
                      <c:pt idx="627">
                        <c:v>300</c:v>
                      </c:pt>
                      <c:pt idx="628">
                        <c:v>300</c:v>
                      </c:pt>
                      <c:pt idx="629">
                        <c:v>300</c:v>
                      </c:pt>
                      <c:pt idx="630">
                        <c:v>300</c:v>
                      </c:pt>
                      <c:pt idx="631">
                        <c:v>300</c:v>
                      </c:pt>
                      <c:pt idx="632">
                        <c:v>300</c:v>
                      </c:pt>
                      <c:pt idx="633">
                        <c:v>300</c:v>
                      </c:pt>
                      <c:pt idx="634">
                        <c:v>300</c:v>
                      </c:pt>
                      <c:pt idx="635">
                        <c:v>300</c:v>
                      </c:pt>
                      <c:pt idx="636">
                        <c:v>300</c:v>
                      </c:pt>
                      <c:pt idx="637">
                        <c:v>300</c:v>
                      </c:pt>
                      <c:pt idx="638">
                        <c:v>300</c:v>
                      </c:pt>
                      <c:pt idx="639">
                        <c:v>300</c:v>
                      </c:pt>
                      <c:pt idx="640">
                        <c:v>300</c:v>
                      </c:pt>
                      <c:pt idx="641">
                        <c:v>300</c:v>
                      </c:pt>
                      <c:pt idx="642">
                        <c:v>300</c:v>
                      </c:pt>
                      <c:pt idx="643">
                        <c:v>300</c:v>
                      </c:pt>
                      <c:pt idx="644">
                        <c:v>300</c:v>
                      </c:pt>
                      <c:pt idx="645">
                        <c:v>300</c:v>
                      </c:pt>
                      <c:pt idx="646">
                        <c:v>300</c:v>
                      </c:pt>
                      <c:pt idx="647">
                        <c:v>300</c:v>
                      </c:pt>
                      <c:pt idx="648">
                        <c:v>300</c:v>
                      </c:pt>
                      <c:pt idx="649">
                        <c:v>300</c:v>
                      </c:pt>
                      <c:pt idx="650">
                        <c:v>300</c:v>
                      </c:pt>
                      <c:pt idx="651">
                        <c:v>300</c:v>
                      </c:pt>
                      <c:pt idx="652">
                        <c:v>300</c:v>
                      </c:pt>
                      <c:pt idx="653">
                        <c:v>300</c:v>
                      </c:pt>
                      <c:pt idx="654">
                        <c:v>300</c:v>
                      </c:pt>
                      <c:pt idx="655">
                        <c:v>300</c:v>
                      </c:pt>
                      <c:pt idx="656">
                        <c:v>300</c:v>
                      </c:pt>
                      <c:pt idx="657">
                        <c:v>300</c:v>
                      </c:pt>
                      <c:pt idx="658">
                        <c:v>300</c:v>
                      </c:pt>
                      <c:pt idx="659">
                        <c:v>300</c:v>
                      </c:pt>
                      <c:pt idx="660">
                        <c:v>300</c:v>
                      </c:pt>
                      <c:pt idx="661">
                        <c:v>300</c:v>
                      </c:pt>
                      <c:pt idx="662">
                        <c:v>300</c:v>
                      </c:pt>
                      <c:pt idx="663">
                        <c:v>300</c:v>
                      </c:pt>
                      <c:pt idx="664">
                        <c:v>300</c:v>
                      </c:pt>
                      <c:pt idx="665">
                        <c:v>300</c:v>
                      </c:pt>
                      <c:pt idx="666">
                        <c:v>300</c:v>
                      </c:pt>
                      <c:pt idx="667">
                        <c:v>300</c:v>
                      </c:pt>
                      <c:pt idx="668">
                        <c:v>300</c:v>
                      </c:pt>
                      <c:pt idx="669">
                        <c:v>300</c:v>
                      </c:pt>
                      <c:pt idx="670">
                        <c:v>300</c:v>
                      </c:pt>
                      <c:pt idx="671">
                        <c:v>300</c:v>
                      </c:pt>
                      <c:pt idx="672">
                        <c:v>300</c:v>
                      </c:pt>
                      <c:pt idx="673">
                        <c:v>300</c:v>
                      </c:pt>
                      <c:pt idx="674">
                        <c:v>300</c:v>
                      </c:pt>
                      <c:pt idx="675">
                        <c:v>300</c:v>
                      </c:pt>
                      <c:pt idx="676">
                        <c:v>300</c:v>
                      </c:pt>
                      <c:pt idx="677">
                        <c:v>300</c:v>
                      </c:pt>
                      <c:pt idx="678">
                        <c:v>300</c:v>
                      </c:pt>
                      <c:pt idx="679">
                        <c:v>300</c:v>
                      </c:pt>
                      <c:pt idx="680">
                        <c:v>300</c:v>
                      </c:pt>
                      <c:pt idx="681">
                        <c:v>300</c:v>
                      </c:pt>
                      <c:pt idx="682">
                        <c:v>300</c:v>
                      </c:pt>
                      <c:pt idx="683">
                        <c:v>300</c:v>
                      </c:pt>
                      <c:pt idx="684">
                        <c:v>300</c:v>
                      </c:pt>
                      <c:pt idx="685">
                        <c:v>300</c:v>
                      </c:pt>
                      <c:pt idx="686">
                        <c:v>300</c:v>
                      </c:pt>
                      <c:pt idx="687">
                        <c:v>300</c:v>
                      </c:pt>
                      <c:pt idx="688">
                        <c:v>300</c:v>
                      </c:pt>
                      <c:pt idx="689">
                        <c:v>300</c:v>
                      </c:pt>
                      <c:pt idx="690">
                        <c:v>300</c:v>
                      </c:pt>
                      <c:pt idx="691">
                        <c:v>300</c:v>
                      </c:pt>
                      <c:pt idx="692">
                        <c:v>300</c:v>
                      </c:pt>
                      <c:pt idx="693">
                        <c:v>300</c:v>
                      </c:pt>
                      <c:pt idx="694">
                        <c:v>300</c:v>
                      </c:pt>
                      <c:pt idx="695">
                        <c:v>300</c:v>
                      </c:pt>
                      <c:pt idx="696">
                        <c:v>300</c:v>
                      </c:pt>
                      <c:pt idx="697">
                        <c:v>300</c:v>
                      </c:pt>
                      <c:pt idx="698">
                        <c:v>300</c:v>
                      </c:pt>
                      <c:pt idx="699">
                        <c:v>300</c:v>
                      </c:pt>
                      <c:pt idx="700">
                        <c:v>300</c:v>
                      </c:pt>
                      <c:pt idx="701">
                        <c:v>300</c:v>
                      </c:pt>
                      <c:pt idx="702">
                        <c:v>300</c:v>
                      </c:pt>
                      <c:pt idx="703">
                        <c:v>300</c:v>
                      </c:pt>
                      <c:pt idx="704">
                        <c:v>300</c:v>
                      </c:pt>
                      <c:pt idx="705">
                        <c:v>300</c:v>
                      </c:pt>
                      <c:pt idx="706">
                        <c:v>300</c:v>
                      </c:pt>
                      <c:pt idx="707">
                        <c:v>300</c:v>
                      </c:pt>
                      <c:pt idx="708">
                        <c:v>300</c:v>
                      </c:pt>
                      <c:pt idx="709">
                        <c:v>300</c:v>
                      </c:pt>
                      <c:pt idx="710">
                        <c:v>300</c:v>
                      </c:pt>
                      <c:pt idx="711">
                        <c:v>300</c:v>
                      </c:pt>
                      <c:pt idx="712">
                        <c:v>300</c:v>
                      </c:pt>
                      <c:pt idx="713">
                        <c:v>300</c:v>
                      </c:pt>
                      <c:pt idx="714">
                        <c:v>300</c:v>
                      </c:pt>
                      <c:pt idx="715">
                        <c:v>300</c:v>
                      </c:pt>
                      <c:pt idx="716">
                        <c:v>300</c:v>
                      </c:pt>
                      <c:pt idx="717">
                        <c:v>300</c:v>
                      </c:pt>
                      <c:pt idx="718">
                        <c:v>300</c:v>
                      </c:pt>
                      <c:pt idx="719">
                        <c:v>300</c:v>
                      </c:pt>
                      <c:pt idx="720">
                        <c:v>300</c:v>
                      </c:pt>
                      <c:pt idx="721">
                        <c:v>300</c:v>
                      </c:pt>
                      <c:pt idx="722">
                        <c:v>300</c:v>
                      </c:pt>
                      <c:pt idx="723">
                        <c:v>300</c:v>
                      </c:pt>
                      <c:pt idx="724">
                        <c:v>300</c:v>
                      </c:pt>
                      <c:pt idx="725">
                        <c:v>300</c:v>
                      </c:pt>
                      <c:pt idx="726">
                        <c:v>300</c:v>
                      </c:pt>
                      <c:pt idx="727">
                        <c:v>300</c:v>
                      </c:pt>
                      <c:pt idx="728">
                        <c:v>300</c:v>
                      </c:pt>
                      <c:pt idx="729">
                        <c:v>300</c:v>
                      </c:pt>
                      <c:pt idx="730">
                        <c:v>300</c:v>
                      </c:pt>
                      <c:pt idx="731">
                        <c:v>300</c:v>
                      </c:pt>
                      <c:pt idx="732">
                        <c:v>300</c:v>
                      </c:pt>
                      <c:pt idx="733">
                        <c:v>300</c:v>
                      </c:pt>
                      <c:pt idx="734">
                        <c:v>300</c:v>
                      </c:pt>
                      <c:pt idx="735">
                        <c:v>300</c:v>
                      </c:pt>
                      <c:pt idx="736">
                        <c:v>300</c:v>
                      </c:pt>
                      <c:pt idx="737">
                        <c:v>300</c:v>
                      </c:pt>
                      <c:pt idx="738">
                        <c:v>300</c:v>
                      </c:pt>
                      <c:pt idx="739">
                        <c:v>300</c:v>
                      </c:pt>
                      <c:pt idx="740">
                        <c:v>300</c:v>
                      </c:pt>
                      <c:pt idx="741">
                        <c:v>300</c:v>
                      </c:pt>
                      <c:pt idx="742">
                        <c:v>300</c:v>
                      </c:pt>
                      <c:pt idx="743">
                        <c:v>300</c:v>
                      </c:pt>
                      <c:pt idx="744">
                        <c:v>300</c:v>
                      </c:pt>
                      <c:pt idx="745">
                        <c:v>300</c:v>
                      </c:pt>
                      <c:pt idx="746">
                        <c:v>300</c:v>
                      </c:pt>
                      <c:pt idx="747">
                        <c:v>300</c:v>
                      </c:pt>
                      <c:pt idx="748">
                        <c:v>300</c:v>
                      </c:pt>
                      <c:pt idx="749">
                        <c:v>300</c:v>
                      </c:pt>
                      <c:pt idx="750">
                        <c:v>300</c:v>
                      </c:pt>
                      <c:pt idx="751">
                        <c:v>300</c:v>
                      </c:pt>
                      <c:pt idx="752">
                        <c:v>300</c:v>
                      </c:pt>
                      <c:pt idx="753">
                        <c:v>300</c:v>
                      </c:pt>
                      <c:pt idx="754">
                        <c:v>300</c:v>
                      </c:pt>
                      <c:pt idx="755">
                        <c:v>300</c:v>
                      </c:pt>
                      <c:pt idx="756">
                        <c:v>300</c:v>
                      </c:pt>
                      <c:pt idx="757">
                        <c:v>300</c:v>
                      </c:pt>
                      <c:pt idx="758">
                        <c:v>300</c:v>
                      </c:pt>
                      <c:pt idx="759">
                        <c:v>300</c:v>
                      </c:pt>
                      <c:pt idx="760">
                        <c:v>300</c:v>
                      </c:pt>
                      <c:pt idx="761">
                        <c:v>300</c:v>
                      </c:pt>
                      <c:pt idx="762">
                        <c:v>300</c:v>
                      </c:pt>
                      <c:pt idx="763">
                        <c:v>300</c:v>
                      </c:pt>
                      <c:pt idx="764">
                        <c:v>300</c:v>
                      </c:pt>
                      <c:pt idx="765">
                        <c:v>300</c:v>
                      </c:pt>
                      <c:pt idx="766">
                        <c:v>300</c:v>
                      </c:pt>
                      <c:pt idx="767">
                        <c:v>300</c:v>
                      </c:pt>
                      <c:pt idx="768">
                        <c:v>300</c:v>
                      </c:pt>
                      <c:pt idx="769">
                        <c:v>300</c:v>
                      </c:pt>
                      <c:pt idx="770">
                        <c:v>300</c:v>
                      </c:pt>
                      <c:pt idx="771">
                        <c:v>300</c:v>
                      </c:pt>
                      <c:pt idx="772">
                        <c:v>300</c:v>
                      </c:pt>
                      <c:pt idx="773">
                        <c:v>300</c:v>
                      </c:pt>
                      <c:pt idx="774">
                        <c:v>300</c:v>
                      </c:pt>
                      <c:pt idx="775">
                        <c:v>300</c:v>
                      </c:pt>
                      <c:pt idx="776">
                        <c:v>300</c:v>
                      </c:pt>
                      <c:pt idx="777">
                        <c:v>300</c:v>
                      </c:pt>
                      <c:pt idx="778">
                        <c:v>300</c:v>
                      </c:pt>
                      <c:pt idx="779">
                        <c:v>300</c:v>
                      </c:pt>
                      <c:pt idx="780">
                        <c:v>300</c:v>
                      </c:pt>
                      <c:pt idx="781">
                        <c:v>300</c:v>
                      </c:pt>
                      <c:pt idx="782">
                        <c:v>300</c:v>
                      </c:pt>
                      <c:pt idx="783">
                        <c:v>300</c:v>
                      </c:pt>
                      <c:pt idx="784">
                        <c:v>300</c:v>
                      </c:pt>
                      <c:pt idx="785">
                        <c:v>300</c:v>
                      </c:pt>
                      <c:pt idx="786">
                        <c:v>300</c:v>
                      </c:pt>
                      <c:pt idx="787">
                        <c:v>300</c:v>
                      </c:pt>
                      <c:pt idx="788">
                        <c:v>300</c:v>
                      </c:pt>
                      <c:pt idx="789">
                        <c:v>300</c:v>
                      </c:pt>
                      <c:pt idx="790">
                        <c:v>300</c:v>
                      </c:pt>
                      <c:pt idx="791">
                        <c:v>300</c:v>
                      </c:pt>
                      <c:pt idx="792">
                        <c:v>300</c:v>
                      </c:pt>
                      <c:pt idx="793">
                        <c:v>300</c:v>
                      </c:pt>
                      <c:pt idx="794">
                        <c:v>300</c:v>
                      </c:pt>
                      <c:pt idx="795">
                        <c:v>300</c:v>
                      </c:pt>
                      <c:pt idx="796">
                        <c:v>300</c:v>
                      </c:pt>
                      <c:pt idx="797">
                        <c:v>300</c:v>
                      </c:pt>
                      <c:pt idx="798">
                        <c:v>300</c:v>
                      </c:pt>
                      <c:pt idx="799">
                        <c:v>300</c:v>
                      </c:pt>
                      <c:pt idx="800">
                        <c:v>300</c:v>
                      </c:pt>
                      <c:pt idx="801">
                        <c:v>300</c:v>
                      </c:pt>
                      <c:pt idx="802">
                        <c:v>300</c:v>
                      </c:pt>
                      <c:pt idx="803">
                        <c:v>300</c:v>
                      </c:pt>
                      <c:pt idx="804">
                        <c:v>300</c:v>
                      </c:pt>
                      <c:pt idx="805">
                        <c:v>300</c:v>
                      </c:pt>
                      <c:pt idx="806">
                        <c:v>300</c:v>
                      </c:pt>
                      <c:pt idx="807">
                        <c:v>300</c:v>
                      </c:pt>
                      <c:pt idx="808">
                        <c:v>300</c:v>
                      </c:pt>
                      <c:pt idx="809">
                        <c:v>300</c:v>
                      </c:pt>
                      <c:pt idx="810">
                        <c:v>300</c:v>
                      </c:pt>
                      <c:pt idx="811">
                        <c:v>300</c:v>
                      </c:pt>
                      <c:pt idx="812">
                        <c:v>300</c:v>
                      </c:pt>
                      <c:pt idx="813">
                        <c:v>300</c:v>
                      </c:pt>
                      <c:pt idx="814">
                        <c:v>300</c:v>
                      </c:pt>
                      <c:pt idx="815">
                        <c:v>300</c:v>
                      </c:pt>
                      <c:pt idx="816">
                        <c:v>300</c:v>
                      </c:pt>
                      <c:pt idx="817">
                        <c:v>300</c:v>
                      </c:pt>
                      <c:pt idx="818">
                        <c:v>300</c:v>
                      </c:pt>
                      <c:pt idx="819">
                        <c:v>300</c:v>
                      </c:pt>
                      <c:pt idx="820">
                        <c:v>300</c:v>
                      </c:pt>
                      <c:pt idx="821">
                        <c:v>300</c:v>
                      </c:pt>
                      <c:pt idx="822">
                        <c:v>300</c:v>
                      </c:pt>
                      <c:pt idx="823">
                        <c:v>300</c:v>
                      </c:pt>
                      <c:pt idx="824">
                        <c:v>300</c:v>
                      </c:pt>
                      <c:pt idx="825">
                        <c:v>300</c:v>
                      </c:pt>
                      <c:pt idx="826">
                        <c:v>300</c:v>
                      </c:pt>
                      <c:pt idx="827">
                        <c:v>300</c:v>
                      </c:pt>
                      <c:pt idx="828">
                        <c:v>300</c:v>
                      </c:pt>
                      <c:pt idx="829">
                        <c:v>300</c:v>
                      </c:pt>
                      <c:pt idx="830">
                        <c:v>300</c:v>
                      </c:pt>
                      <c:pt idx="831">
                        <c:v>300</c:v>
                      </c:pt>
                      <c:pt idx="832">
                        <c:v>300</c:v>
                      </c:pt>
                      <c:pt idx="833">
                        <c:v>300</c:v>
                      </c:pt>
                      <c:pt idx="834">
                        <c:v>300</c:v>
                      </c:pt>
                      <c:pt idx="835">
                        <c:v>300</c:v>
                      </c:pt>
                      <c:pt idx="836">
                        <c:v>300</c:v>
                      </c:pt>
                      <c:pt idx="837">
                        <c:v>300</c:v>
                      </c:pt>
                      <c:pt idx="838">
                        <c:v>300</c:v>
                      </c:pt>
                      <c:pt idx="839">
                        <c:v>300</c:v>
                      </c:pt>
                      <c:pt idx="840">
                        <c:v>300</c:v>
                      </c:pt>
                      <c:pt idx="841">
                        <c:v>300</c:v>
                      </c:pt>
                      <c:pt idx="842">
                        <c:v>300</c:v>
                      </c:pt>
                      <c:pt idx="843">
                        <c:v>300</c:v>
                      </c:pt>
                      <c:pt idx="844">
                        <c:v>300</c:v>
                      </c:pt>
                      <c:pt idx="845">
                        <c:v>300</c:v>
                      </c:pt>
                      <c:pt idx="846">
                        <c:v>300</c:v>
                      </c:pt>
                      <c:pt idx="847">
                        <c:v>300</c:v>
                      </c:pt>
                      <c:pt idx="848">
                        <c:v>300</c:v>
                      </c:pt>
                      <c:pt idx="849">
                        <c:v>300</c:v>
                      </c:pt>
                      <c:pt idx="850">
                        <c:v>300</c:v>
                      </c:pt>
                      <c:pt idx="851">
                        <c:v>300</c:v>
                      </c:pt>
                      <c:pt idx="852">
                        <c:v>300</c:v>
                      </c:pt>
                      <c:pt idx="853">
                        <c:v>300</c:v>
                      </c:pt>
                      <c:pt idx="854">
                        <c:v>300</c:v>
                      </c:pt>
                      <c:pt idx="855">
                        <c:v>300</c:v>
                      </c:pt>
                      <c:pt idx="856">
                        <c:v>300</c:v>
                      </c:pt>
                      <c:pt idx="857">
                        <c:v>300</c:v>
                      </c:pt>
                      <c:pt idx="858">
                        <c:v>300</c:v>
                      </c:pt>
                      <c:pt idx="859">
                        <c:v>300</c:v>
                      </c:pt>
                      <c:pt idx="860">
                        <c:v>300</c:v>
                      </c:pt>
                      <c:pt idx="861">
                        <c:v>300</c:v>
                      </c:pt>
                      <c:pt idx="862">
                        <c:v>300</c:v>
                      </c:pt>
                      <c:pt idx="863">
                        <c:v>300</c:v>
                      </c:pt>
                      <c:pt idx="864">
                        <c:v>300</c:v>
                      </c:pt>
                      <c:pt idx="865">
                        <c:v>300</c:v>
                      </c:pt>
                      <c:pt idx="866">
                        <c:v>300</c:v>
                      </c:pt>
                      <c:pt idx="867">
                        <c:v>300</c:v>
                      </c:pt>
                      <c:pt idx="868">
                        <c:v>300</c:v>
                      </c:pt>
                      <c:pt idx="869">
                        <c:v>300</c:v>
                      </c:pt>
                      <c:pt idx="870">
                        <c:v>300</c:v>
                      </c:pt>
                      <c:pt idx="871">
                        <c:v>300</c:v>
                      </c:pt>
                      <c:pt idx="872">
                        <c:v>300</c:v>
                      </c:pt>
                      <c:pt idx="873">
                        <c:v>300</c:v>
                      </c:pt>
                      <c:pt idx="874">
                        <c:v>300</c:v>
                      </c:pt>
                      <c:pt idx="875">
                        <c:v>300</c:v>
                      </c:pt>
                      <c:pt idx="876">
                        <c:v>300</c:v>
                      </c:pt>
                      <c:pt idx="877">
                        <c:v>300</c:v>
                      </c:pt>
                      <c:pt idx="878">
                        <c:v>300</c:v>
                      </c:pt>
                      <c:pt idx="879">
                        <c:v>300</c:v>
                      </c:pt>
                      <c:pt idx="880">
                        <c:v>300</c:v>
                      </c:pt>
                      <c:pt idx="881">
                        <c:v>300</c:v>
                      </c:pt>
                      <c:pt idx="882">
                        <c:v>300</c:v>
                      </c:pt>
                      <c:pt idx="883">
                        <c:v>300</c:v>
                      </c:pt>
                      <c:pt idx="884">
                        <c:v>300</c:v>
                      </c:pt>
                      <c:pt idx="885">
                        <c:v>300</c:v>
                      </c:pt>
                      <c:pt idx="886">
                        <c:v>300</c:v>
                      </c:pt>
                      <c:pt idx="887">
                        <c:v>300</c:v>
                      </c:pt>
                      <c:pt idx="888">
                        <c:v>300</c:v>
                      </c:pt>
                      <c:pt idx="889">
                        <c:v>300</c:v>
                      </c:pt>
                      <c:pt idx="890">
                        <c:v>300</c:v>
                      </c:pt>
                      <c:pt idx="891">
                        <c:v>300</c:v>
                      </c:pt>
                      <c:pt idx="892">
                        <c:v>300</c:v>
                      </c:pt>
                      <c:pt idx="893">
                        <c:v>300</c:v>
                      </c:pt>
                      <c:pt idx="894">
                        <c:v>300</c:v>
                      </c:pt>
                      <c:pt idx="895">
                        <c:v>300</c:v>
                      </c:pt>
                      <c:pt idx="896">
                        <c:v>300</c:v>
                      </c:pt>
                      <c:pt idx="897">
                        <c:v>300</c:v>
                      </c:pt>
                      <c:pt idx="898">
                        <c:v>300</c:v>
                      </c:pt>
                      <c:pt idx="899">
                        <c:v>300</c:v>
                      </c:pt>
                      <c:pt idx="900">
                        <c:v>300</c:v>
                      </c:pt>
                      <c:pt idx="901">
                        <c:v>300</c:v>
                      </c:pt>
                      <c:pt idx="902">
                        <c:v>300</c:v>
                      </c:pt>
                      <c:pt idx="903">
                        <c:v>300</c:v>
                      </c:pt>
                      <c:pt idx="904">
                        <c:v>300</c:v>
                      </c:pt>
                      <c:pt idx="905">
                        <c:v>300</c:v>
                      </c:pt>
                      <c:pt idx="906">
                        <c:v>300</c:v>
                      </c:pt>
                      <c:pt idx="907">
                        <c:v>300</c:v>
                      </c:pt>
                      <c:pt idx="908">
                        <c:v>300</c:v>
                      </c:pt>
                      <c:pt idx="909">
                        <c:v>300</c:v>
                      </c:pt>
                      <c:pt idx="910">
                        <c:v>300</c:v>
                      </c:pt>
                      <c:pt idx="911">
                        <c:v>300</c:v>
                      </c:pt>
                      <c:pt idx="912">
                        <c:v>300</c:v>
                      </c:pt>
                      <c:pt idx="913">
                        <c:v>300</c:v>
                      </c:pt>
                      <c:pt idx="914">
                        <c:v>300</c:v>
                      </c:pt>
                      <c:pt idx="915">
                        <c:v>300</c:v>
                      </c:pt>
                      <c:pt idx="916">
                        <c:v>300</c:v>
                      </c:pt>
                      <c:pt idx="917">
                        <c:v>300</c:v>
                      </c:pt>
                      <c:pt idx="918">
                        <c:v>300</c:v>
                      </c:pt>
                      <c:pt idx="919">
                        <c:v>300</c:v>
                      </c:pt>
                      <c:pt idx="920">
                        <c:v>300</c:v>
                      </c:pt>
                      <c:pt idx="921">
                        <c:v>300</c:v>
                      </c:pt>
                      <c:pt idx="922">
                        <c:v>300</c:v>
                      </c:pt>
                      <c:pt idx="923">
                        <c:v>300</c:v>
                      </c:pt>
                      <c:pt idx="924">
                        <c:v>300</c:v>
                      </c:pt>
                      <c:pt idx="925">
                        <c:v>300</c:v>
                      </c:pt>
                      <c:pt idx="926">
                        <c:v>300</c:v>
                      </c:pt>
                      <c:pt idx="927">
                        <c:v>300</c:v>
                      </c:pt>
                      <c:pt idx="928">
                        <c:v>300</c:v>
                      </c:pt>
                      <c:pt idx="929">
                        <c:v>300</c:v>
                      </c:pt>
                      <c:pt idx="930">
                        <c:v>300</c:v>
                      </c:pt>
                      <c:pt idx="931">
                        <c:v>300</c:v>
                      </c:pt>
                      <c:pt idx="932">
                        <c:v>300</c:v>
                      </c:pt>
                      <c:pt idx="933">
                        <c:v>300</c:v>
                      </c:pt>
                      <c:pt idx="934">
                        <c:v>300</c:v>
                      </c:pt>
                      <c:pt idx="935">
                        <c:v>300</c:v>
                      </c:pt>
                      <c:pt idx="936">
                        <c:v>300</c:v>
                      </c:pt>
                      <c:pt idx="937">
                        <c:v>300</c:v>
                      </c:pt>
                      <c:pt idx="938">
                        <c:v>300</c:v>
                      </c:pt>
                      <c:pt idx="939">
                        <c:v>300</c:v>
                      </c:pt>
                      <c:pt idx="940">
                        <c:v>300</c:v>
                      </c:pt>
                      <c:pt idx="941">
                        <c:v>300</c:v>
                      </c:pt>
                      <c:pt idx="942">
                        <c:v>300</c:v>
                      </c:pt>
                      <c:pt idx="943">
                        <c:v>300</c:v>
                      </c:pt>
                      <c:pt idx="944">
                        <c:v>300</c:v>
                      </c:pt>
                      <c:pt idx="945">
                        <c:v>300</c:v>
                      </c:pt>
                      <c:pt idx="946">
                        <c:v>300</c:v>
                      </c:pt>
                      <c:pt idx="947">
                        <c:v>300</c:v>
                      </c:pt>
                      <c:pt idx="948">
                        <c:v>300</c:v>
                      </c:pt>
                      <c:pt idx="949">
                        <c:v>300</c:v>
                      </c:pt>
                      <c:pt idx="950">
                        <c:v>300</c:v>
                      </c:pt>
                      <c:pt idx="951">
                        <c:v>300</c:v>
                      </c:pt>
                      <c:pt idx="952">
                        <c:v>300</c:v>
                      </c:pt>
                      <c:pt idx="953">
                        <c:v>300</c:v>
                      </c:pt>
                      <c:pt idx="954">
                        <c:v>300</c:v>
                      </c:pt>
                      <c:pt idx="955">
                        <c:v>300</c:v>
                      </c:pt>
                      <c:pt idx="956">
                        <c:v>300</c:v>
                      </c:pt>
                      <c:pt idx="957">
                        <c:v>300</c:v>
                      </c:pt>
                      <c:pt idx="958">
                        <c:v>300</c:v>
                      </c:pt>
                      <c:pt idx="959">
                        <c:v>300</c:v>
                      </c:pt>
                      <c:pt idx="960">
                        <c:v>300</c:v>
                      </c:pt>
                      <c:pt idx="961">
                        <c:v>300</c:v>
                      </c:pt>
                      <c:pt idx="962">
                        <c:v>300</c:v>
                      </c:pt>
                      <c:pt idx="963">
                        <c:v>300</c:v>
                      </c:pt>
                      <c:pt idx="964">
                        <c:v>300</c:v>
                      </c:pt>
                      <c:pt idx="965">
                        <c:v>300</c:v>
                      </c:pt>
                      <c:pt idx="966">
                        <c:v>300</c:v>
                      </c:pt>
                      <c:pt idx="967">
                        <c:v>300</c:v>
                      </c:pt>
                      <c:pt idx="968">
                        <c:v>300</c:v>
                      </c:pt>
                      <c:pt idx="969">
                        <c:v>300</c:v>
                      </c:pt>
                      <c:pt idx="970">
                        <c:v>300</c:v>
                      </c:pt>
                      <c:pt idx="971">
                        <c:v>300</c:v>
                      </c:pt>
                      <c:pt idx="972">
                        <c:v>300</c:v>
                      </c:pt>
                      <c:pt idx="973">
                        <c:v>300</c:v>
                      </c:pt>
                      <c:pt idx="974">
                        <c:v>300</c:v>
                      </c:pt>
                      <c:pt idx="975">
                        <c:v>300</c:v>
                      </c:pt>
                      <c:pt idx="976">
                        <c:v>300</c:v>
                      </c:pt>
                      <c:pt idx="977">
                        <c:v>300</c:v>
                      </c:pt>
                      <c:pt idx="978">
                        <c:v>300</c:v>
                      </c:pt>
                      <c:pt idx="979">
                        <c:v>300</c:v>
                      </c:pt>
                      <c:pt idx="980">
                        <c:v>300</c:v>
                      </c:pt>
                      <c:pt idx="981">
                        <c:v>300</c:v>
                      </c:pt>
                      <c:pt idx="982">
                        <c:v>300</c:v>
                      </c:pt>
                      <c:pt idx="983">
                        <c:v>300</c:v>
                      </c:pt>
                      <c:pt idx="984">
                        <c:v>300</c:v>
                      </c:pt>
                      <c:pt idx="985">
                        <c:v>300</c:v>
                      </c:pt>
                      <c:pt idx="986">
                        <c:v>300</c:v>
                      </c:pt>
                      <c:pt idx="987">
                        <c:v>300</c:v>
                      </c:pt>
                      <c:pt idx="988">
                        <c:v>300</c:v>
                      </c:pt>
                      <c:pt idx="989">
                        <c:v>300</c:v>
                      </c:pt>
                      <c:pt idx="990">
                        <c:v>300</c:v>
                      </c:pt>
                      <c:pt idx="991">
                        <c:v>300</c:v>
                      </c:pt>
                      <c:pt idx="992">
                        <c:v>300</c:v>
                      </c:pt>
                      <c:pt idx="993">
                        <c:v>300</c:v>
                      </c:pt>
                      <c:pt idx="994">
                        <c:v>300</c:v>
                      </c:pt>
                      <c:pt idx="995">
                        <c:v>300</c:v>
                      </c:pt>
                      <c:pt idx="996">
                        <c:v>300</c:v>
                      </c:pt>
                      <c:pt idx="997">
                        <c:v>300</c:v>
                      </c:pt>
                      <c:pt idx="998">
                        <c:v>300</c:v>
                      </c:pt>
                      <c:pt idx="999">
                        <c:v>300</c:v>
                      </c:pt>
                      <c:pt idx="1000">
                        <c:v>300</c:v>
                      </c:pt>
                      <c:pt idx="1001">
                        <c:v>300</c:v>
                      </c:pt>
                      <c:pt idx="1002">
                        <c:v>300</c:v>
                      </c:pt>
                      <c:pt idx="1003">
                        <c:v>300</c:v>
                      </c:pt>
                      <c:pt idx="1004">
                        <c:v>300</c:v>
                      </c:pt>
                      <c:pt idx="1005">
                        <c:v>300</c:v>
                      </c:pt>
                      <c:pt idx="1006">
                        <c:v>300</c:v>
                      </c:pt>
                      <c:pt idx="1007">
                        <c:v>300</c:v>
                      </c:pt>
                      <c:pt idx="1008">
                        <c:v>300</c:v>
                      </c:pt>
                      <c:pt idx="1009">
                        <c:v>300</c:v>
                      </c:pt>
                      <c:pt idx="1010">
                        <c:v>300</c:v>
                      </c:pt>
                      <c:pt idx="1011">
                        <c:v>300</c:v>
                      </c:pt>
                      <c:pt idx="1012">
                        <c:v>300</c:v>
                      </c:pt>
                      <c:pt idx="1013">
                        <c:v>300</c:v>
                      </c:pt>
                      <c:pt idx="1014">
                        <c:v>300</c:v>
                      </c:pt>
                      <c:pt idx="1015">
                        <c:v>300</c:v>
                      </c:pt>
                      <c:pt idx="1016">
                        <c:v>300</c:v>
                      </c:pt>
                      <c:pt idx="1017">
                        <c:v>300</c:v>
                      </c:pt>
                      <c:pt idx="1018">
                        <c:v>300</c:v>
                      </c:pt>
                      <c:pt idx="1019">
                        <c:v>300</c:v>
                      </c:pt>
                      <c:pt idx="1020">
                        <c:v>300</c:v>
                      </c:pt>
                      <c:pt idx="1021">
                        <c:v>300</c:v>
                      </c:pt>
                      <c:pt idx="1022">
                        <c:v>300</c:v>
                      </c:pt>
                      <c:pt idx="1023">
                        <c:v>300</c:v>
                      </c:pt>
                      <c:pt idx="1024">
                        <c:v>300</c:v>
                      </c:pt>
                      <c:pt idx="1025">
                        <c:v>300</c:v>
                      </c:pt>
                      <c:pt idx="1026">
                        <c:v>300</c:v>
                      </c:pt>
                      <c:pt idx="1027">
                        <c:v>300</c:v>
                      </c:pt>
                      <c:pt idx="1028">
                        <c:v>300</c:v>
                      </c:pt>
                      <c:pt idx="1029">
                        <c:v>300</c:v>
                      </c:pt>
                      <c:pt idx="1030">
                        <c:v>300</c:v>
                      </c:pt>
                      <c:pt idx="1031">
                        <c:v>300</c:v>
                      </c:pt>
                      <c:pt idx="1032">
                        <c:v>300</c:v>
                      </c:pt>
                      <c:pt idx="1033">
                        <c:v>300</c:v>
                      </c:pt>
                      <c:pt idx="1034">
                        <c:v>300</c:v>
                      </c:pt>
                      <c:pt idx="1035">
                        <c:v>300</c:v>
                      </c:pt>
                      <c:pt idx="1036">
                        <c:v>300</c:v>
                      </c:pt>
                      <c:pt idx="1037">
                        <c:v>300</c:v>
                      </c:pt>
                      <c:pt idx="1038">
                        <c:v>300</c:v>
                      </c:pt>
                      <c:pt idx="1039">
                        <c:v>300</c:v>
                      </c:pt>
                      <c:pt idx="1040">
                        <c:v>300</c:v>
                      </c:pt>
                      <c:pt idx="1041">
                        <c:v>300</c:v>
                      </c:pt>
                      <c:pt idx="1042">
                        <c:v>300</c:v>
                      </c:pt>
                      <c:pt idx="1043">
                        <c:v>300</c:v>
                      </c:pt>
                      <c:pt idx="1044">
                        <c:v>300</c:v>
                      </c:pt>
                      <c:pt idx="1045">
                        <c:v>300</c:v>
                      </c:pt>
                      <c:pt idx="1046">
                        <c:v>300</c:v>
                      </c:pt>
                      <c:pt idx="1047">
                        <c:v>300</c:v>
                      </c:pt>
                      <c:pt idx="1048">
                        <c:v>300</c:v>
                      </c:pt>
                      <c:pt idx="1049">
                        <c:v>300</c:v>
                      </c:pt>
                      <c:pt idx="1050">
                        <c:v>300</c:v>
                      </c:pt>
                      <c:pt idx="1051">
                        <c:v>300</c:v>
                      </c:pt>
                      <c:pt idx="1052">
                        <c:v>300</c:v>
                      </c:pt>
                      <c:pt idx="1053">
                        <c:v>300</c:v>
                      </c:pt>
                      <c:pt idx="1054">
                        <c:v>300</c:v>
                      </c:pt>
                      <c:pt idx="1055">
                        <c:v>300</c:v>
                      </c:pt>
                      <c:pt idx="1056">
                        <c:v>300</c:v>
                      </c:pt>
                      <c:pt idx="1057">
                        <c:v>300</c:v>
                      </c:pt>
                      <c:pt idx="1058">
                        <c:v>300</c:v>
                      </c:pt>
                      <c:pt idx="1059">
                        <c:v>300</c:v>
                      </c:pt>
                      <c:pt idx="1060">
                        <c:v>300</c:v>
                      </c:pt>
                      <c:pt idx="1061">
                        <c:v>300</c:v>
                      </c:pt>
                      <c:pt idx="1062">
                        <c:v>300</c:v>
                      </c:pt>
                      <c:pt idx="1063">
                        <c:v>300</c:v>
                      </c:pt>
                      <c:pt idx="1064">
                        <c:v>300</c:v>
                      </c:pt>
                      <c:pt idx="1065">
                        <c:v>300</c:v>
                      </c:pt>
                      <c:pt idx="1066">
                        <c:v>300</c:v>
                      </c:pt>
                      <c:pt idx="1067">
                        <c:v>300</c:v>
                      </c:pt>
                      <c:pt idx="1068">
                        <c:v>300</c:v>
                      </c:pt>
                      <c:pt idx="1069">
                        <c:v>300</c:v>
                      </c:pt>
                      <c:pt idx="1070">
                        <c:v>300</c:v>
                      </c:pt>
                      <c:pt idx="1071">
                        <c:v>300</c:v>
                      </c:pt>
                      <c:pt idx="1072">
                        <c:v>300</c:v>
                      </c:pt>
                      <c:pt idx="1073">
                        <c:v>300</c:v>
                      </c:pt>
                      <c:pt idx="1074">
                        <c:v>300</c:v>
                      </c:pt>
                      <c:pt idx="1075">
                        <c:v>300</c:v>
                      </c:pt>
                      <c:pt idx="1076">
                        <c:v>300</c:v>
                      </c:pt>
                      <c:pt idx="1077">
                        <c:v>300</c:v>
                      </c:pt>
                      <c:pt idx="1078">
                        <c:v>300</c:v>
                      </c:pt>
                      <c:pt idx="1079">
                        <c:v>300</c:v>
                      </c:pt>
                      <c:pt idx="1080">
                        <c:v>300</c:v>
                      </c:pt>
                      <c:pt idx="1081">
                        <c:v>300</c:v>
                      </c:pt>
                      <c:pt idx="1082">
                        <c:v>300</c:v>
                      </c:pt>
                      <c:pt idx="1083">
                        <c:v>300</c:v>
                      </c:pt>
                      <c:pt idx="1084">
                        <c:v>300</c:v>
                      </c:pt>
                      <c:pt idx="1085">
                        <c:v>300</c:v>
                      </c:pt>
                      <c:pt idx="1086">
                        <c:v>300</c:v>
                      </c:pt>
                      <c:pt idx="1087">
                        <c:v>300</c:v>
                      </c:pt>
                      <c:pt idx="1088">
                        <c:v>300</c:v>
                      </c:pt>
                      <c:pt idx="1089">
                        <c:v>300</c:v>
                      </c:pt>
                      <c:pt idx="1090">
                        <c:v>300</c:v>
                      </c:pt>
                      <c:pt idx="1091">
                        <c:v>300</c:v>
                      </c:pt>
                      <c:pt idx="1092">
                        <c:v>300</c:v>
                      </c:pt>
                      <c:pt idx="1093">
                        <c:v>300</c:v>
                      </c:pt>
                      <c:pt idx="1094">
                        <c:v>300</c:v>
                      </c:pt>
                      <c:pt idx="1095">
                        <c:v>300</c:v>
                      </c:pt>
                      <c:pt idx="1096">
                        <c:v>300</c:v>
                      </c:pt>
                      <c:pt idx="1097">
                        <c:v>300</c:v>
                      </c:pt>
                      <c:pt idx="1098">
                        <c:v>300</c:v>
                      </c:pt>
                      <c:pt idx="1099">
                        <c:v>300</c:v>
                      </c:pt>
                      <c:pt idx="1100">
                        <c:v>300</c:v>
                      </c:pt>
                      <c:pt idx="1101">
                        <c:v>300</c:v>
                      </c:pt>
                      <c:pt idx="1102">
                        <c:v>300</c:v>
                      </c:pt>
                      <c:pt idx="1103">
                        <c:v>300</c:v>
                      </c:pt>
                      <c:pt idx="1104">
                        <c:v>300</c:v>
                      </c:pt>
                      <c:pt idx="1105">
                        <c:v>300</c:v>
                      </c:pt>
                      <c:pt idx="1106">
                        <c:v>300</c:v>
                      </c:pt>
                      <c:pt idx="1107">
                        <c:v>300</c:v>
                      </c:pt>
                      <c:pt idx="1108">
                        <c:v>300</c:v>
                      </c:pt>
                      <c:pt idx="1109">
                        <c:v>300</c:v>
                      </c:pt>
                      <c:pt idx="1110">
                        <c:v>300</c:v>
                      </c:pt>
                      <c:pt idx="1111">
                        <c:v>300</c:v>
                      </c:pt>
                      <c:pt idx="1112">
                        <c:v>300</c:v>
                      </c:pt>
                      <c:pt idx="1113">
                        <c:v>300</c:v>
                      </c:pt>
                      <c:pt idx="1114">
                        <c:v>300</c:v>
                      </c:pt>
                      <c:pt idx="1115">
                        <c:v>300</c:v>
                      </c:pt>
                      <c:pt idx="1116">
                        <c:v>300</c:v>
                      </c:pt>
                      <c:pt idx="1117">
                        <c:v>300</c:v>
                      </c:pt>
                      <c:pt idx="1118">
                        <c:v>300</c:v>
                      </c:pt>
                      <c:pt idx="1119">
                        <c:v>300</c:v>
                      </c:pt>
                      <c:pt idx="1120">
                        <c:v>300</c:v>
                      </c:pt>
                      <c:pt idx="1121">
                        <c:v>300</c:v>
                      </c:pt>
                      <c:pt idx="1122">
                        <c:v>300</c:v>
                      </c:pt>
                      <c:pt idx="1123">
                        <c:v>300</c:v>
                      </c:pt>
                      <c:pt idx="1124">
                        <c:v>300</c:v>
                      </c:pt>
                      <c:pt idx="1125">
                        <c:v>300</c:v>
                      </c:pt>
                      <c:pt idx="1126">
                        <c:v>300</c:v>
                      </c:pt>
                      <c:pt idx="1127">
                        <c:v>300</c:v>
                      </c:pt>
                      <c:pt idx="1128">
                        <c:v>300</c:v>
                      </c:pt>
                      <c:pt idx="1129">
                        <c:v>300</c:v>
                      </c:pt>
                      <c:pt idx="1130">
                        <c:v>300</c:v>
                      </c:pt>
                      <c:pt idx="1131">
                        <c:v>300</c:v>
                      </c:pt>
                      <c:pt idx="1132">
                        <c:v>300</c:v>
                      </c:pt>
                      <c:pt idx="1133">
                        <c:v>300</c:v>
                      </c:pt>
                      <c:pt idx="1134">
                        <c:v>300</c:v>
                      </c:pt>
                      <c:pt idx="1135">
                        <c:v>300</c:v>
                      </c:pt>
                      <c:pt idx="1136">
                        <c:v>300</c:v>
                      </c:pt>
                      <c:pt idx="1137">
                        <c:v>300</c:v>
                      </c:pt>
                      <c:pt idx="1138">
                        <c:v>300</c:v>
                      </c:pt>
                      <c:pt idx="1139">
                        <c:v>300</c:v>
                      </c:pt>
                      <c:pt idx="1140">
                        <c:v>300</c:v>
                      </c:pt>
                      <c:pt idx="1141">
                        <c:v>300</c:v>
                      </c:pt>
                      <c:pt idx="1142">
                        <c:v>300</c:v>
                      </c:pt>
                      <c:pt idx="1143">
                        <c:v>300</c:v>
                      </c:pt>
                      <c:pt idx="1144">
                        <c:v>300</c:v>
                      </c:pt>
                      <c:pt idx="1145">
                        <c:v>300</c:v>
                      </c:pt>
                      <c:pt idx="1146">
                        <c:v>300</c:v>
                      </c:pt>
                      <c:pt idx="1147">
                        <c:v>300</c:v>
                      </c:pt>
                      <c:pt idx="1148">
                        <c:v>300</c:v>
                      </c:pt>
                      <c:pt idx="1149">
                        <c:v>300</c:v>
                      </c:pt>
                      <c:pt idx="1150">
                        <c:v>300</c:v>
                      </c:pt>
                      <c:pt idx="1151">
                        <c:v>300</c:v>
                      </c:pt>
                      <c:pt idx="1152">
                        <c:v>300</c:v>
                      </c:pt>
                      <c:pt idx="1153">
                        <c:v>300</c:v>
                      </c:pt>
                      <c:pt idx="1154">
                        <c:v>300</c:v>
                      </c:pt>
                      <c:pt idx="1155">
                        <c:v>300</c:v>
                      </c:pt>
                      <c:pt idx="1156">
                        <c:v>300</c:v>
                      </c:pt>
                      <c:pt idx="1157">
                        <c:v>300</c:v>
                      </c:pt>
                      <c:pt idx="1158">
                        <c:v>300</c:v>
                      </c:pt>
                      <c:pt idx="1159">
                        <c:v>300</c:v>
                      </c:pt>
                      <c:pt idx="1160">
                        <c:v>300</c:v>
                      </c:pt>
                      <c:pt idx="1161">
                        <c:v>300</c:v>
                      </c:pt>
                      <c:pt idx="1162">
                        <c:v>300</c:v>
                      </c:pt>
                      <c:pt idx="1163">
                        <c:v>300</c:v>
                      </c:pt>
                      <c:pt idx="1164">
                        <c:v>300</c:v>
                      </c:pt>
                      <c:pt idx="1165">
                        <c:v>300</c:v>
                      </c:pt>
                      <c:pt idx="1166">
                        <c:v>300</c:v>
                      </c:pt>
                      <c:pt idx="1167">
                        <c:v>300</c:v>
                      </c:pt>
                      <c:pt idx="1168">
                        <c:v>300</c:v>
                      </c:pt>
                      <c:pt idx="1169">
                        <c:v>300</c:v>
                      </c:pt>
                      <c:pt idx="1170">
                        <c:v>300</c:v>
                      </c:pt>
                      <c:pt idx="1171">
                        <c:v>300</c:v>
                      </c:pt>
                      <c:pt idx="1172">
                        <c:v>300</c:v>
                      </c:pt>
                      <c:pt idx="1173">
                        <c:v>300</c:v>
                      </c:pt>
                      <c:pt idx="1174">
                        <c:v>300</c:v>
                      </c:pt>
                      <c:pt idx="1175">
                        <c:v>300</c:v>
                      </c:pt>
                      <c:pt idx="1176">
                        <c:v>300</c:v>
                      </c:pt>
                      <c:pt idx="1177">
                        <c:v>300</c:v>
                      </c:pt>
                      <c:pt idx="1178">
                        <c:v>300</c:v>
                      </c:pt>
                      <c:pt idx="1179">
                        <c:v>300</c:v>
                      </c:pt>
                      <c:pt idx="1180">
                        <c:v>300</c:v>
                      </c:pt>
                      <c:pt idx="1181">
                        <c:v>300</c:v>
                      </c:pt>
                      <c:pt idx="1182">
                        <c:v>300</c:v>
                      </c:pt>
                      <c:pt idx="1183">
                        <c:v>300</c:v>
                      </c:pt>
                      <c:pt idx="1184">
                        <c:v>300</c:v>
                      </c:pt>
                      <c:pt idx="1185">
                        <c:v>300</c:v>
                      </c:pt>
                      <c:pt idx="1186">
                        <c:v>300</c:v>
                      </c:pt>
                      <c:pt idx="1187">
                        <c:v>300</c:v>
                      </c:pt>
                      <c:pt idx="1188">
                        <c:v>300</c:v>
                      </c:pt>
                      <c:pt idx="1189">
                        <c:v>300</c:v>
                      </c:pt>
                      <c:pt idx="1190">
                        <c:v>300</c:v>
                      </c:pt>
                      <c:pt idx="1191">
                        <c:v>300</c:v>
                      </c:pt>
                      <c:pt idx="1192">
                        <c:v>300</c:v>
                      </c:pt>
                      <c:pt idx="1193">
                        <c:v>300</c:v>
                      </c:pt>
                      <c:pt idx="1194">
                        <c:v>300</c:v>
                      </c:pt>
                      <c:pt idx="1195">
                        <c:v>300</c:v>
                      </c:pt>
                      <c:pt idx="1196">
                        <c:v>300</c:v>
                      </c:pt>
                      <c:pt idx="1197">
                        <c:v>300</c:v>
                      </c:pt>
                      <c:pt idx="1198">
                        <c:v>300</c:v>
                      </c:pt>
                      <c:pt idx="1199">
                        <c:v>300</c:v>
                      </c:pt>
                      <c:pt idx="1200">
                        <c:v>300</c:v>
                      </c:pt>
                      <c:pt idx="1201">
                        <c:v>300</c:v>
                      </c:pt>
                      <c:pt idx="1202">
                        <c:v>300</c:v>
                      </c:pt>
                      <c:pt idx="1203">
                        <c:v>300</c:v>
                      </c:pt>
                      <c:pt idx="1204">
                        <c:v>300</c:v>
                      </c:pt>
                      <c:pt idx="1205">
                        <c:v>300</c:v>
                      </c:pt>
                      <c:pt idx="1206">
                        <c:v>300</c:v>
                      </c:pt>
                      <c:pt idx="1207">
                        <c:v>300</c:v>
                      </c:pt>
                      <c:pt idx="1208">
                        <c:v>300</c:v>
                      </c:pt>
                      <c:pt idx="1209">
                        <c:v>300</c:v>
                      </c:pt>
                      <c:pt idx="1210">
                        <c:v>300</c:v>
                      </c:pt>
                      <c:pt idx="1211">
                        <c:v>300</c:v>
                      </c:pt>
                      <c:pt idx="1212">
                        <c:v>300</c:v>
                      </c:pt>
                      <c:pt idx="1213">
                        <c:v>300</c:v>
                      </c:pt>
                      <c:pt idx="1214">
                        <c:v>300</c:v>
                      </c:pt>
                      <c:pt idx="1215">
                        <c:v>300</c:v>
                      </c:pt>
                      <c:pt idx="1216">
                        <c:v>300</c:v>
                      </c:pt>
                      <c:pt idx="1217">
                        <c:v>300</c:v>
                      </c:pt>
                      <c:pt idx="1218">
                        <c:v>300</c:v>
                      </c:pt>
                      <c:pt idx="1219">
                        <c:v>300</c:v>
                      </c:pt>
                      <c:pt idx="1220">
                        <c:v>300</c:v>
                      </c:pt>
                      <c:pt idx="1221">
                        <c:v>300</c:v>
                      </c:pt>
                      <c:pt idx="1222">
                        <c:v>300</c:v>
                      </c:pt>
                      <c:pt idx="1223">
                        <c:v>300</c:v>
                      </c:pt>
                      <c:pt idx="1224">
                        <c:v>300</c:v>
                      </c:pt>
                      <c:pt idx="1225">
                        <c:v>300</c:v>
                      </c:pt>
                      <c:pt idx="1226">
                        <c:v>300</c:v>
                      </c:pt>
                      <c:pt idx="1227">
                        <c:v>300</c:v>
                      </c:pt>
                      <c:pt idx="1228">
                        <c:v>300</c:v>
                      </c:pt>
                      <c:pt idx="1229">
                        <c:v>300</c:v>
                      </c:pt>
                      <c:pt idx="1230">
                        <c:v>300</c:v>
                      </c:pt>
                      <c:pt idx="1231">
                        <c:v>300</c:v>
                      </c:pt>
                      <c:pt idx="1232">
                        <c:v>300</c:v>
                      </c:pt>
                      <c:pt idx="1233">
                        <c:v>300</c:v>
                      </c:pt>
                      <c:pt idx="1234">
                        <c:v>300</c:v>
                      </c:pt>
                      <c:pt idx="1235">
                        <c:v>300</c:v>
                      </c:pt>
                      <c:pt idx="1236">
                        <c:v>300</c:v>
                      </c:pt>
                      <c:pt idx="1237">
                        <c:v>300</c:v>
                      </c:pt>
                      <c:pt idx="1238">
                        <c:v>300</c:v>
                      </c:pt>
                      <c:pt idx="1239">
                        <c:v>300</c:v>
                      </c:pt>
                      <c:pt idx="1240">
                        <c:v>300</c:v>
                      </c:pt>
                      <c:pt idx="1241">
                        <c:v>300</c:v>
                      </c:pt>
                      <c:pt idx="1242">
                        <c:v>300</c:v>
                      </c:pt>
                      <c:pt idx="1243">
                        <c:v>300</c:v>
                      </c:pt>
                      <c:pt idx="1244">
                        <c:v>300</c:v>
                      </c:pt>
                      <c:pt idx="1245">
                        <c:v>300</c:v>
                      </c:pt>
                      <c:pt idx="1246">
                        <c:v>300</c:v>
                      </c:pt>
                      <c:pt idx="1247">
                        <c:v>300</c:v>
                      </c:pt>
                      <c:pt idx="1248">
                        <c:v>300</c:v>
                      </c:pt>
                      <c:pt idx="1249">
                        <c:v>300</c:v>
                      </c:pt>
                      <c:pt idx="1250">
                        <c:v>300</c:v>
                      </c:pt>
                      <c:pt idx="1251">
                        <c:v>300</c:v>
                      </c:pt>
                      <c:pt idx="1252">
                        <c:v>300</c:v>
                      </c:pt>
                      <c:pt idx="1253">
                        <c:v>300</c:v>
                      </c:pt>
                      <c:pt idx="1254">
                        <c:v>300</c:v>
                      </c:pt>
                      <c:pt idx="1255">
                        <c:v>300</c:v>
                      </c:pt>
                      <c:pt idx="1256">
                        <c:v>300</c:v>
                      </c:pt>
                      <c:pt idx="1257">
                        <c:v>300</c:v>
                      </c:pt>
                      <c:pt idx="1258">
                        <c:v>300</c:v>
                      </c:pt>
                      <c:pt idx="1259">
                        <c:v>300</c:v>
                      </c:pt>
                      <c:pt idx="1260">
                        <c:v>300</c:v>
                      </c:pt>
                      <c:pt idx="1261">
                        <c:v>300</c:v>
                      </c:pt>
                      <c:pt idx="1262">
                        <c:v>300</c:v>
                      </c:pt>
                      <c:pt idx="1263">
                        <c:v>300</c:v>
                      </c:pt>
                      <c:pt idx="1264">
                        <c:v>300</c:v>
                      </c:pt>
                      <c:pt idx="1265">
                        <c:v>300</c:v>
                      </c:pt>
                      <c:pt idx="1266">
                        <c:v>300</c:v>
                      </c:pt>
                      <c:pt idx="1267">
                        <c:v>300</c:v>
                      </c:pt>
                      <c:pt idx="1268">
                        <c:v>300</c:v>
                      </c:pt>
                      <c:pt idx="1269">
                        <c:v>300</c:v>
                      </c:pt>
                      <c:pt idx="1270">
                        <c:v>300</c:v>
                      </c:pt>
                      <c:pt idx="1271">
                        <c:v>300</c:v>
                      </c:pt>
                      <c:pt idx="1272">
                        <c:v>300</c:v>
                      </c:pt>
                      <c:pt idx="1273">
                        <c:v>300</c:v>
                      </c:pt>
                      <c:pt idx="1274">
                        <c:v>300</c:v>
                      </c:pt>
                      <c:pt idx="1275">
                        <c:v>300</c:v>
                      </c:pt>
                      <c:pt idx="1276">
                        <c:v>300</c:v>
                      </c:pt>
                      <c:pt idx="1277">
                        <c:v>300</c:v>
                      </c:pt>
                      <c:pt idx="1278">
                        <c:v>300</c:v>
                      </c:pt>
                      <c:pt idx="1279">
                        <c:v>300</c:v>
                      </c:pt>
                      <c:pt idx="1280">
                        <c:v>300</c:v>
                      </c:pt>
                      <c:pt idx="1281">
                        <c:v>300</c:v>
                      </c:pt>
                      <c:pt idx="1282">
                        <c:v>300</c:v>
                      </c:pt>
                      <c:pt idx="1283">
                        <c:v>300</c:v>
                      </c:pt>
                      <c:pt idx="1284">
                        <c:v>300</c:v>
                      </c:pt>
                      <c:pt idx="1285">
                        <c:v>300</c:v>
                      </c:pt>
                      <c:pt idx="1286">
                        <c:v>300</c:v>
                      </c:pt>
                      <c:pt idx="1287">
                        <c:v>300</c:v>
                      </c:pt>
                      <c:pt idx="1288">
                        <c:v>300</c:v>
                      </c:pt>
                      <c:pt idx="1289">
                        <c:v>300</c:v>
                      </c:pt>
                      <c:pt idx="1290">
                        <c:v>300</c:v>
                      </c:pt>
                      <c:pt idx="1291">
                        <c:v>300</c:v>
                      </c:pt>
                      <c:pt idx="1292">
                        <c:v>300</c:v>
                      </c:pt>
                      <c:pt idx="1293">
                        <c:v>300</c:v>
                      </c:pt>
                      <c:pt idx="1294">
                        <c:v>300</c:v>
                      </c:pt>
                      <c:pt idx="1295">
                        <c:v>300</c:v>
                      </c:pt>
                      <c:pt idx="1296">
                        <c:v>300</c:v>
                      </c:pt>
                      <c:pt idx="1297">
                        <c:v>300</c:v>
                      </c:pt>
                      <c:pt idx="1298">
                        <c:v>300</c:v>
                      </c:pt>
                      <c:pt idx="1299">
                        <c:v>300</c:v>
                      </c:pt>
                      <c:pt idx="1300">
                        <c:v>300</c:v>
                      </c:pt>
                      <c:pt idx="1301">
                        <c:v>300</c:v>
                      </c:pt>
                      <c:pt idx="1302">
                        <c:v>300</c:v>
                      </c:pt>
                      <c:pt idx="1303">
                        <c:v>300</c:v>
                      </c:pt>
                      <c:pt idx="1304">
                        <c:v>300</c:v>
                      </c:pt>
                      <c:pt idx="1305">
                        <c:v>300</c:v>
                      </c:pt>
                      <c:pt idx="1306">
                        <c:v>300</c:v>
                      </c:pt>
                      <c:pt idx="1307">
                        <c:v>300</c:v>
                      </c:pt>
                      <c:pt idx="1308">
                        <c:v>300</c:v>
                      </c:pt>
                      <c:pt idx="1309">
                        <c:v>300</c:v>
                      </c:pt>
                      <c:pt idx="1310">
                        <c:v>300</c:v>
                      </c:pt>
                      <c:pt idx="1311">
                        <c:v>300</c:v>
                      </c:pt>
                      <c:pt idx="1312">
                        <c:v>300</c:v>
                      </c:pt>
                      <c:pt idx="1313">
                        <c:v>300</c:v>
                      </c:pt>
                      <c:pt idx="1314">
                        <c:v>300</c:v>
                      </c:pt>
                      <c:pt idx="1315">
                        <c:v>300</c:v>
                      </c:pt>
                      <c:pt idx="1316">
                        <c:v>300</c:v>
                      </c:pt>
                      <c:pt idx="1317">
                        <c:v>300</c:v>
                      </c:pt>
                      <c:pt idx="1318">
                        <c:v>300</c:v>
                      </c:pt>
                      <c:pt idx="1319">
                        <c:v>300</c:v>
                      </c:pt>
                      <c:pt idx="1320">
                        <c:v>300</c:v>
                      </c:pt>
                      <c:pt idx="1321">
                        <c:v>300</c:v>
                      </c:pt>
                      <c:pt idx="1322">
                        <c:v>300</c:v>
                      </c:pt>
                      <c:pt idx="1323">
                        <c:v>300</c:v>
                      </c:pt>
                      <c:pt idx="1324">
                        <c:v>300</c:v>
                      </c:pt>
                      <c:pt idx="1325">
                        <c:v>300</c:v>
                      </c:pt>
                      <c:pt idx="1326">
                        <c:v>300</c:v>
                      </c:pt>
                      <c:pt idx="1327">
                        <c:v>300</c:v>
                      </c:pt>
                      <c:pt idx="1328">
                        <c:v>300</c:v>
                      </c:pt>
                      <c:pt idx="1329">
                        <c:v>300</c:v>
                      </c:pt>
                      <c:pt idx="1330">
                        <c:v>300</c:v>
                      </c:pt>
                      <c:pt idx="1331">
                        <c:v>300</c:v>
                      </c:pt>
                      <c:pt idx="1332">
                        <c:v>300</c:v>
                      </c:pt>
                      <c:pt idx="1333">
                        <c:v>300</c:v>
                      </c:pt>
                      <c:pt idx="1334">
                        <c:v>300</c:v>
                      </c:pt>
                      <c:pt idx="1335">
                        <c:v>300</c:v>
                      </c:pt>
                      <c:pt idx="1336">
                        <c:v>300</c:v>
                      </c:pt>
                      <c:pt idx="1337">
                        <c:v>300</c:v>
                      </c:pt>
                      <c:pt idx="1338">
                        <c:v>300</c:v>
                      </c:pt>
                      <c:pt idx="1339">
                        <c:v>300</c:v>
                      </c:pt>
                      <c:pt idx="1340">
                        <c:v>300</c:v>
                      </c:pt>
                      <c:pt idx="1341">
                        <c:v>300</c:v>
                      </c:pt>
                      <c:pt idx="1342">
                        <c:v>300</c:v>
                      </c:pt>
                      <c:pt idx="1343">
                        <c:v>300</c:v>
                      </c:pt>
                      <c:pt idx="1344">
                        <c:v>300</c:v>
                      </c:pt>
                      <c:pt idx="1345">
                        <c:v>300</c:v>
                      </c:pt>
                      <c:pt idx="1346">
                        <c:v>300</c:v>
                      </c:pt>
                      <c:pt idx="1347">
                        <c:v>300</c:v>
                      </c:pt>
                      <c:pt idx="1348">
                        <c:v>300</c:v>
                      </c:pt>
                      <c:pt idx="1349">
                        <c:v>300</c:v>
                      </c:pt>
                      <c:pt idx="1350">
                        <c:v>300</c:v>
                      </c:pt>
                      <c:pt idx="1351">
                        <c:v>300</c:v>
                      </c:pt>
                      <c:pt idx="1352">
                        <c:v>300</c:v>
                      </c:pt>
                      <c:pt idx="1353">
                        <c:v>300</c:v>
                      </c:pt>
                      <c:pt idx="1354">
                        <c:v>300</c:v>
                      </c:pt>
                      <c:pt idx="1355">
                        <c:v>300</c:v>
                      </c:pt>
                      <c:pt idx="1356">
                        <c:v>300</c:v>
                      </c:pt>
                      <c:pt idx="1357">
                        <c:v>300</c:v>
                      </c:pt>
                      <c:pt idx="1358">
                        <c:v>300</c:v>
                      </c:pt>
                      <c:pt idx="1359">
                        <c:v>300</c:v>
                      </c:pt>
                      <c:pt idx="1360">
                        <c:v>300</c:v>
                      </c:pt>
                      <c:pt idx="1361">
                        <c:v>300</c:v>
                      </c:pt>
                      <c:pt idx="1362">
                        <c:v>300</c:v>
                      </c:pt>
                      <c:pt idx="1363">
                        <c:v>300</c:v>
                      </c:pt>
                      <c:pt idx="1364">
                        <c:v>300</c:v>
                      </c:pt>
                      <c:pt idx="1365">
                        <c:v>300</c:v>
                      </c:pt>
                      <c:pt idx="1366">
                        <c:v>300</c:v>
                      </c:pt>
                      <c:pt idx="1367">
                        <c:v>300</c:v>
                      </c:pt>
                      <c:pt idx="1368">
                        <c:v>300</c:v>
                      </c:pt>
                      <c:pt idx="1369">
                        <c:v>300</c:v>
                      </c:pt>
                      <c:pt idx="1370">
                        <c:v>300</c:v>
                      </c:pt>
                      <c:pt idx="1371">
                        <c:v>300</c:v>
                      </c:pt>
                      <c:pt idx="1372">
                        <c:v>300</c:v>
                      </c:pt>
                      <c:pt idx="1373">
                        <c:v>300</c:v>
                      </c:pt>
                      <c:pt idx="1374">
                        <c:v>300</c:v>
                      </c:pt>
                      <c:pt idx="1375">
                        <c:v>300</c:v>
                      </c:pt>
                      <c:pt idx="1376">
                        <c:v>300</c:v>
                      </c:pt>
                      <c:pt idx="1377">
                        <c:v>300</c:v>
                      </c:pt>
                      <c:pt idx="1378">
                        <c:v>300</c:v>
                      </c:pt>
                      <c:pt idx="1379">
                        <c:v>300</c:v>
                      </c:pt>
                      <c:pt idx="1380">
                        <c:v>300</c:v>
                      </c:pt>
                      <c:pt idx="1381">
                        <c:v>300</c:v>
                      </c:pt>
                      <c:pt idx="1382">
                        <c:v>300</c:v>
                      </c:pt>
                      <c:pt idx="1383">
                        <c:v>300</c:v>
                      </c:pt>
                      <c:pt idx="1384">
                        <c:v>300</c:v>
                      </c:pt>
                      <c:pt idx="1385">
                        <c:v>300</c:v>
                      </c:pt>
                      <c:pt idx="1386">
                        <c:v>300</c:v>
                      </c:pt>
                      <c:pt idx="1387">
                        <c:v>300</c:v>
                      </c:pt>
                      <c:pt idx="1388">
                        <c:v>300</c:v>
                      </c:pt>
                      <c:pt idx="1389">
                        <c:v>300</c:v>
                      </c:pt>
                      <c:pt idx="1390">
                        <c:v>300</c:v>
                      </c:pt>
                      <c:pt idx="1391">
                        <c:v>300</c:v>
                      </c:pt>
                      <c:pt idx="1392">
                        <c:v>300</c:v>
                      </c:pt>
                      <c:pt idx="1393">
                        <c:v>300</c:v>
                      </c:pt>
                      <c:pt idx="1394">
                        <c:v>300</c:v>
                      </c:pt>
                      <c:pt idx="1395">
                        <c:v>300</c:v>
                      </c:pt>
                      <c:pt idx="1396">
                        <c:v>300</c:v>
                      </c:pt>
                      <c:pt idx="1397">
                        <c:v>300</c:v>
                      </c:pt>
                      <c:pt idx="1398">
                        <c:v>300</c:v>
                      </c:pt>
                      <c:pt idx="1399">
                        <c:v>300</c:v>
                      </c:pt>
                      <c:pt idx="1400">
                        <c:v>300</c:v>
                      </c:pt>
                      <c:pt idx="1401">
                        <c:v>300</c:v>
                      </c:pt>
                      <c:pt idx="1402">
                        <c:v>300</c:v>
                      </c:pt>
                      <c:pt idx="1403">
                        <c:v>300</c:v>
                      </c:pt>
                      <c:pt idx="1404">
                        <c:v>300</c:v>
                      </c:pt>
                      <c:pt idx="1405">
                        <c:v>300</c:v>
                      </c:pt>
                      <c:pt idx="1406">
                        <c:v>300</c:v>
                      </c:pt>
                      <c:pt idx="1407">
                        <c:v>300</c:v>
                      </c:pt>
                      <c:pt idx="1408">
                        <c:v>300</c:v>
                      </c:pt>
                      <c:pt idx="1409">
                        <c:v>300</c:v>
                      </c:pt>
                      <c:pt idx="1410">
                        <c:v>300</c:v>
                      </c:pt>
                      <c:pt idx="1411">
                        <c:v>300</c:v>
                      </c:pt>
                      <c:pt idx="1412">
                        <c:v>300</c:v>
                      </c:pt>
                      <c:pt idx="1413">
                        <c:v>300</c:v>
                      </c:pt>
                      <c:pt idx="1414">
                        <c:v>300</c:v>
                      </c:pt>
                      <c:pt idx="1415">
                        <c:v>300</c:v>
                      </c:pt>
                      <c:pt idx="1416">
                        <c:v>300</c:v>
                      </c:pt>
                      <c:pt idx="1417">
                        <c:v>300</c:v>
                      </c:pt>
                      <c:pt idx="1418">
                        <c:v>300</c:v>
                      </c:pt>
                      <c:pt idx="1419">
                        <c:v>300</c:v>
                      </c:pt>
                      <c:pt idx="1420">
                        <c:v>300</c:v>
                      </c:pt>
                      <c:pt idx="1421">
                        <c:v>300</c:v>
                      </c:pt>
                      <c:pt idx="1422">
                        <c:v>300</c:v>
                      </c:pt>
                      <c:pt idx="1423">
                        <c:v>300</c:v>
                      </c:pt>
                      <c:pt idx="1424">
                        <c:v>300</c:v>
                      </c:pt>
                      <c:pt idx="1425">
                        <c:v>300</c:v>
                      </c:pt>
                      <c:pt idx="1426">
                        <c:v>300</c:v>
                      </c:pt>
                      <c:pt idx="1427">
                        <c:v>300</c:v>
                      </c:pt>
                      <c:pt idx="1428">
                        <c:v>300</c:v>
                      </c:pt>
                      <c:pt idx="1429">
                        <c:v>300</c:v>
                      </c:pt>
                      <c:pt idx="1430">
                        <c:v>300</c:v>
                      </c:pt>
                      <c:pt idx="1431">
                        <c:v>300</c:v>
                      </c:pt>
                      <c:pt idx="1432">
                        <c:v>300</c:v>
                      </c:pt>
                      <c:pt idx="1433">
                        <c:v>300</c:v>
                      </c:pt>
                      <c:pt idx="1434">
                        <c:v>300</c:v>
                      </c:pt>
                      <c:pt idx="1435">
                        <c:v>300</c:v>
                      </c:pt>
                      <c:pt idx="1436">
                        <c:v>300</c:v>
                      </c:pt>
                      <c:pt idx="1437">
                        <c:v>300</c:v>
                      </c:pt>
                      <c:pt idx="1438">
                        <c:v>300</c:v>
                      </c:pt>
                      <c:pt idx="1439">
                        <c:v>300</c:v>
                      </c:pt>
                      <c:pt idx="1440">
                        <c:v>300</c:v>
                      </c:pt>
                      <c:pt idx="1441">
                        <c:v>300</c:v>
                      </c:pt>
                      <c:pt idx="1442">
                        <c:v>300</c:v>
                      </c:pt>
                      <c:pt idx="1443">
                        <c:v>300</c:v>
                      </c:pt>
                      <c:pt idx="1444">
                        <c:v>300</c:v>
                      </c:pt>
                      <c:pt idx="1445">
                        <c:v>300</c:v>
                      </c:pt>
                      <c:pt idx="1446">
                        <c:v>300</c:v>
                      </c:pt>
                      <c:pt idx="1447">
                        <c:v>300</c:v>
                      </c:pt>
                      <c:pt idx="1448">
                        <c:v>300</c:v>
                      </c:pt>
                      <c:pt idx="1449">
                        <c:v>300</c:v>
                      </c:pt>
                      <c:pt idx="1450">
                        <c:v>300</c:v>
                      </c:pt>
                      <c:pt idx="1451">
                        <c:v>300</c:v>
                      </c:pt>
                      <c:pt idx="1452">
                        <c:v>300</c:v>
                      </c:pt>
                      <c:pt idx="1453">
                        <c:v>300</c:v>
                      </c:pt>
                      <c:pt idx="1454">
                        <c:v>300</c:v>
                      </c:pt>
                      <c:pt idx="1455">
                        <c:v>300</c:v>
                      </c:pt>
                      <c:pt idx="1456">
                        <c:v>300</c:v>
                      </c:pt>
                      <c:pt idx="1457">
                        <c:v>300</c:v>
                      </c:pt>
                      <c:pt idx="1458">
                        <c:v>300</c:v>
                      </c:pt>
                      <c:pt idx="1459">
                        <c:v>300</c:v>
                      </c:pt>
                      <c:pt idx="1460">
                        <c:v>300</c:v>
                      </c:pt>
                      <c:pt idx="1461">
                        <c:v>300</c:v>
                      </c:pt>
                      <c:pt idx="1462">
                        <c:v>300</c:v>
                      </c:pt>
                      <c:pt idx="1463">
                        <c:v>300</c:v>
                      </c:pt>
                      <c:pt idx="1464">
                        <c:v>300</c:v>
                      </c:pt>
                      <c:pt idx="1465">
                        <c:v>300</c:v>
                      </c:pt>
                      <c:pt idx="1466">
                        <c:v>300</c:v>
                      </c:pt>
                      <c:pt idx="1467">
                        <c:v>300</c:v>
                      </c:pt>
                      <c:pt idx="1468">
                        <c:v>300</c:v>
                      </c:pt>
                      <c:pt idx="1469">
                        <c:v>300</c:v>
                      </c:pt>
                      <c:pt idx="1470">
                        <c:v>300</c:v>
                      </c:pt>
                      <c:pt idx="1471">
                        <c:v>300</c:v>
                      </c:pt>
                      <c:pt idx="1472">
                        <c:v>300</c:v>
                      </c:pt>
                      <c:pt idx="1473">
                        <c:v>300</c:v>
                      </c:pt>
                      <c:pt idx="1474">
                        <c:v>300</c:v>
                      </c:pt>
                      <c:pt idx="1475">
                        <c:v>300</c:v>
                      </c:pt>
                      <c:pt idx="1476">
                        <c:v>300</c:v>
                      </c:pt>
                      <c:pt idx="1477">
                        <c:v>300</c:v>
                      </c:pt>
                      <c:pt idx="1478">
                        <c:v>300</c:v>
                      </c:pt>
                      <c:pt idx="1479">
                        <c:v>300</c:v>
                      </c:pt>
                      <c:pt idx="1480">
                        <c:v>300</c:v>
                      </c:pt>
                      <c:pt idx="1481">
                        <c:v>300</c:v>
                      </c:pt>
                      <c:pt idx="1482">
                        <c:v>300</c:v>
                      </c:pt>
                      <c:pt idx="1483">
                        <c:v>300</c:v>
                      </c:pt>
                      <c:pt idx="1484">
                        <c:v>300</c:v>
                      </c:pt>
                      <c:pt idx="1485">
                        <c:v>300</c:v>
                      </c:pt>
                      <c:pt idx="1486">
                        <c:v>300</c:v>
                      </c:pt>
                      <c:pt idx="1487">
                        <c:v>300</c:v>
                      </c:pt>
                      <c:pt idx="1488">
                        <c:v>300</c:v>
                      </c:pt>
                      <c:pt idx="1489">
                        <c:v>300</c:v>
                      </c:pt>
                      <c:pt idx="1490">
                        <c:v>300</c:v>
                      </c:pt>
                      <c:pt idx="1491">
                        <c:v>300</c:v>
                      </c:pt>
                      <c:pt idx="1492">
                        <c:v>300</c:v>
                      </c:pt>
                      <c:pt idx="1493">
                        <c:v>300</c:v>
                      </c:pt>
                      <c:pt idx="1494">
                        <c:v>300</c:v>
                      </c:pt>
                      <c:pt idx="1495">
                        <c:v>300</c:v>
                      </c:pt>
                      <c:pt idx="1496">
                        <c:v>300</c:v>
                      </c:pt>
                      <c:pt idx="1497">
                        <c:v>300</c:v>
                      </c:pt>
                      <c:pt idx="1498">
                        <c:v>300</c:v>
                      </c:pt>
                      <c:pt idx="1499">
                        <c:v>300</c:v>
                      </c:pt>
                      <c:pt idx="1500">
                        <c:v>300</c:v>
                      </c:pt>
                      <c:pt idx="1501">
                        <c:v>300</c:v>
                      </c:pt>
                      <c:pt idx="1502">
                        <c:v>300</c:v>
                      </c:pt>
                      <c:pt idx="1503">
                        <c:v>300</c:v>
                      </c:pt>
                      <c:pt idx="1504">
                        <c:v>300</c:v>
                      </c:pt>
                      <c:pt idx="1505">
                        <c:v>300</c:v>
                      </c:pt>
                      <c:pt idx="1506">
                        <c:v>300</c:v>
                      </c:pt>
                      <c:pt idx="1507">
                        <c:v>300</c:v>
                      </c:pt>
                      <c:pt idx="1508">
                        <c:v>300</c:v>
                      </c:pt>
                      <c:pt idx="1509">
                        <c:v>300</c:v>
                      </c:pt>
                      <c:pt idx="1510">
                        <c:v>300</c:v>
                      </c:pt>
                      <c:pt idx="1511">
                        <c:v>300</c:v>
                      </c:pt>
                      <c:pt idx="1512">
                        <c:v>300</c:v>
                      </c:pt>
                      <c:pt idx="1513">
                        <c:v>300</c:v>
                      </c:pt>
                      <c:pt idx="1514">
                        <c:v>300</c:v>
                      </c:pt>
                      <c:pt idx="1515">
                        <c:v>300</c:v>
                      </c:pt>
                      <c:pt idx="1516">
                        <c:v>300</c:v>
                      </c:pt>
                      <c:pt idx="1517">
                        <c:v>300</c:v>
                      </c:pt>
                      <c:pt idx="1518">
                        <c:v>300</c:v>
                      </c:pt>
                      <c:pt idx="1519">
                        <c:v>300</c:v>
                      </c:pt>
                      <c:pt idx="1520">
                        <c:v>300</c:v>
                      </c:pt>
                      <c:pt idx="1521">
                        <c:v>300</c:v>
                      </c:pt>
                      <c:pt idx="1522">
                        <c:v>300</c:v>
                      </c:pt>
                      <c:pt idx="1523">
                        <c:v>300</c:v>
                      </c:pt>
                      <c:pt idx="1524">
                        <c:v>300</c:v>
                      </c:pt>
                      <c:pt idx="1525">
                        <c:v>300</c:v>
                      </c:pt>
                      <c:pt idx="1526">
                        <c:v>300</c:v>
                      </c:pt>
                      <c:pt idx="1527">
                        <c:v>300</c:v>
                      </c:pt>
                      <c:pt idx="1528">
                        <c:v>300</c:v>
                      </c:pt>
                      <c:pt idx="1529">
                        <c:v>300</c:v>
                      </c:pt>
                      <c:pt idx="1530">
                        <c:v>300</c:v>
                      </c:pt>
                      <c:pt idx="1531">
                        <c:v>300</c:v>
                      </c:pt>
                      <c:pt idx="1532">
                        <c:v>300</c:v>
                      </c:pt>
                      <c:pt idx="1533">
                        <c:v>300</c:v>
                      </c:pt>
                      <c:pt idx="1534">
                        <c:v>300</c:v>
                      </c:pt>
                      <c:pt idx="1535">
                        <c:v>300</c:v>
                      </c:pt>
                      <c:pt idx="1536">
                        <c:v>300</c:v>
                      </c:pt>
                      <c:pt idx="1537">
                        <c:v>300</c:v>
                      </c:pt>
                      <c:pt idx="1538">
                        <c:v>300</c:v>
                      </c:pt>
                      <c:pt idx="1539">
                        <c:v>300</c:v>
                      </c:pt>
                      <c:pt idx="1540">
                        <c:v>300</c:v>
                      </c:pt>
                      <c:pt idx="1541">
                        <c:v>300</c:v>
                      </c:pt>
                      <c:pt idx="1542">
                        <c:v>300</c:v>
                      </c:pt>
                      <c:pt idx="1543">
                        <c:v>300</c:v>
                      </c:pt>
                      <c:pt idx="1544">
                        <c:v>300</c:v>
                      </c:pt>
                      <c:pt idx="1545">
                        <c:v>300</c:v>
                      </c:pt>
                      <c:pt idx="1546">
                        <c:v>300</c:v>
                      </c:pt>
                      <c:pt idx="1547">
                        <c:v>300</c:v>
                      </c:pt>
                      <c:pt idx="1548">
                        <c:v>300</c:v>
                      </c:pt>
                      <c:pt idx="1549">
                        <c:v>300</c:v>
                      </c:pt>
                      <c:pt idx="1550">
                        <c:v>300</c:v>
                      </c:pt>
                      <c:pt idx="1551">
                        <c:v>300</c:v>
                      </c:pt>
                      <c:pt idx="1552">
                        <c:v>300</c:v>
                      </c:pt>
                      <c:pt idx="1553">
                        <c:v>300</c:v>
                      </c:pt>
                      <c:pt idx="1554">
                        <c:v>300</c:v>
                      </c:pt>
                      <c:pt idx="1555">
                        <c:v>300</c:v>
                      </c:pt>
                      <c:pt idx="1556">
                        <c:v>300</c:v>
                      </c:pt>
                      <c:pt idx="1557">
                        <c:v>300</c:v>
                      </c:pt>
                      <c:pt idx="1558">
                        <c:v>300</c:v>
                      </c:pt>
                      <c:pt idx="1559">
                        <c:v>300</c:v>
                      </c:pt>
                      <c:pt idx="1560">
                        <c:v>300</c:v>
                      </c:pt>
                      <c:pt idx="1561">
                        <c:v>300</c:v>
                      </c:pt>
                      <c:pt idx="1562">
                        <c:v>300</c:v>
                      </c:pt>
                      <c:pt idx="1563">
                        <c:v>300</c:v>
                      </c:pt>
                      <c:pt idx="1564">
                        <c:v>300</c:v>
                      </c:pt>
                      <c:pt idx="1565">
                        <c:v>300</c:v>
                      </c:pt>
                      <c:pt idx="1566">
                        <c:v>300</c:v>
                      </c:pt>
                      <c:pt idx="1567">
                        <c:v>300</c:v>
                      </c:pt>
                      <c:pt idx="1568">
                        <c:v>300</c:v>
                      </c:pt>
                      <c:pt idx="1569">
                        <c:v>300</c:v>
                      </c:pt>
                      <c:pt idx="1570">
                        <c:v>300</c:v>
                      </c:pt>
                      <c:pt idx="1571">
                        <c:v>300</c:v>
                      </c:pt>
                      <c:pt idx="1572">
                        <c:v>300</c:v>
                      </c:pt>
                      <c:pt idx="1573">
                        <c:v>300</c:v>
                      </c:pt>
                      <c:pt idx="1574">
                        <c:v>300</c:v>
                      </c:pt>
                      <c:pt idx="1575">
                        <c:v>300</c:v>
                      </c:pt>
                      <c:pt idx="1576">
                        <c:v>300</c:v>
                      </c:pt>
                      <c:pt idx="1577">
                        <c:v>300</c:v>
                      </c:pt>
                      <c:pt idx="1578">
                        <c:v>300</c:v>
                      </c:pt>
                      <c:pt idx="1579">
                        <c:v>300</c:v>
                      </c:pt>
                      <c:pt idx="1580">
                        <c:v>300</c:v>
                      </c:pt>
                      <c:pt idx="1581">
                        <c:v>300</c:v>
                      </c:pt>
                      <c:pt idx="1582">
                        <c:v>300</c:v>
                      </c:pt>
                      <c:pt idx="1583">
                        <c:v>300</c:v>
                      </c:pt>
                      <c:pt idx="1584">
                        <c:v>300</c:v>
                      </c:pt>
                      <c:pt idx="1585">
                        <c:v>300</c:v>
                      </c:pt>
                      <c:pt idx="1586">
                        <c:v>300</c:v>
                      </c:pt>
                      <c:pt idx="1587">
                        <c:v>300</c:v>
                      </c:pt>
                      <c:pt idx="1588">
                        <c:v>300</c:v>
                      </c:pt>
                      <c:pt idx="1589">
                        <c:v>300</c:v>
                      </c:pt>
                      <c:pt idx="1590">
                        <c:v>300</c:v>
                      </c:pt>
                      <c:pt idx="1591">
                        <c:v>300</c:v>
                      </c:pt>
                      <c:pt idx="1592">
                        <c:v>300</c:v>
                      </c:pt>
                      <c:pt idx="1593">
                        <c:v>300</c:v>
                      </c:pt>
                      <c:pt idx="1594">
                        <c:v>300</c:v>
                      </c:pt>
                      <c:pt idx="1595">
                        <c:v>300</c:v>
                      </c:pt>
                      <c:pt idx="1596">
                        <c:v>300</c:v>
                      </c:pt>
                      <c:pt idx="1597">
                        <c:v>300</c:v>
                      </c:pt>
                      <c:pt idx="1598">
                        <c:v>300</c:v>
                      </c:pt>
                      <c:pt idx="1599">
                        <c:v>300</c:v>
                      </c:pt>
                      <c:pt idx="1600">
                        <c:v>300</c:v>
                      </c:pt>
                      <c:pt idx="1601">
                        <c:v>300</c:v>
                      </c:pt>
                      <c:pt idx="1602">
                        <c:v>300</c:v>
                      </c:pt>
                      <c:pt idx="1603">
                        <c:v>300</c:v>
                      </c:pt>
                      <c:pt idx="1604">
                        <c:v>300</c:v>
                      </c:pt>
                      <c:pt idx="1605">
                        <c:v>300</c:v>
                      </c:pt>
                      <c:pt idx="1606">
                        <c:v>300</c:v>
                      </c:pt>
                      <c:pt idx="1607">
                        <c:v>300</c:v>
                      </c:pt>
                      <c:pt idx="1608">
                        <c:v>300</c:v>
                      </c:pt>
                      <c:pt idx="1609">
                        <c:v>300</c:v>
                      </c:pt>
                      <c:pt idx="1610">
                        <c:v>300</c:v>
                      </c:pt>
                      <c:pt idx="1611">
                        <c:v>300</c:v>
                      </c:pt>
                      <c:pt idx="1612">
                        <c:v>300</c:v>
                      </c:pt>
                      <c:pt idx="1613">
                        <c:v>300</c:v>
                      </c:pt>
                      <c:pt idx="1614">
                        <c:v>300</c:v>
                      </c:pt>
                      <c:pt idx="1615">
                        <c:v>300</c:v>
                      </c:pt>
                      <c:pt idx="1616">
                        <c:v>300</c:v>
                      </c:pt>
                      <c:pt idx="1617">
                        <c:v>300</c:v>
                      </c:pt>
                      <c:pt idx="1618">
                        <c:v>300</c:v>
                      </c:pt>
                      <c:pt idx="1619">
                        <c:v>300</c:v>
                      </c:pt>
                      <c:pt idx="1620">
                        <c:v>300</c:v>
                      </c:pt>
                      <c:pt idx="1621">
                        <c:v>300</c:v>
                      </c:pt>
                      <c:pt idx="1622">
                        <c:v>300</c:v>
                      </c:pt>
                      <c:pt idx="1623">
                        <c:v>300</c:v>
                      </c:pt>
                      <c:pt idx="1624">
                        <c:v>300</c:v>
                      </c:pt>
                      <c:pt idx="1625">
                        <c:v>300</c:v>
                      </c:pt>
                      <c:pt idx="1626">
                        <c:v>300</c:v>
                      </c:pt>
                      <c:pt idx="1627">
                        <c:v>300</c:v>
                      </c:pt>
                      <c:pt idx="1628">
                        <c:v>300</c:v>
                      </c:pt>
                      <c:pt idx="1629">
                        <c:v>300</c:v>
                      </c:pt>
                      <c:pt idx="1630">
                        <c:v>300</c:v>
                      </c:pt>
                      <c:pt idx="1631">
                        <c:v>300</c:v>
                      </c:pt>
                      <c:pt idx="1632">
                        <c:v>300</c:v>
                      </c:pt>
                      <c:pt idx="1633">
                        <c:v>300</c:v>
                      </c:pt>
                      <c:pt idx="1634">
                        <c:v>300</c:v>
                      </c:pt>
                      <c:pt idx="1635">
                        <c:v>300</c:v>
                      </c:pt>
                      <c:pt idx="1636">
                        <c:v>300</c:v>
                      </c:pt>
                      <c:pt idx="1637">
                        <c:v>300</c:v>
                      </c:pt>
                      <c:pt idx="1638">
                        <c:v>300</c:v>
                      </c:pt>
                      <c:pt idx="1639">
                        <c:v>300</c:v>
                      </c:pt>
                      <c:pt idx="1640">
                        <c:v>300</c:v>
                      </c:pt>
                      <c:pt idx="1641">
                        <c:v>300</c:v>
                      </c:pt>
                      <c:pt idx="1642">
                        <c:v>300</c:v>
                      </c:pt>
                      <c:pt idx="1643">
                        <c:v>300</c:v>
                      </c:pt>
                      <c:pt idx="1644">
                        <c:v>300</c:v>
                      </c:pt>
                      <c:pt idx="1645">
                        <c:v>300</c:v>
                      </c:pt>
                      <c:pt idx="1646">
                        <c:v>300</c:v>
                      </c:pt>
                      <c:pt idx="1647">
                        <c:v>300</c:v>
                      </c:pt>
                      <c:pt idx="1648">
                        <c:v>300</c:v>
                      </c:pt>
                      <c:pt idx="1649">
                        <c:v>300</c:v>
                      </c:pt>
                      <c:pt idx="1650">
                        <c:v>300</c:v>
                      </c:pt>
                      <c:pt idx="1651">
                        <c:v>300</c:v>
                      </c:pt>
                      <c:pt idx="1652">
                        <c:v>300</c:v>
                      </c:pt>
                      <c:pt idx="1653">
                        <c:v>300</c:v>
                      </c:pt>
                      <c:pt idx="1654">
                        <c:v>300</c:v>
                      </c:pt>
                      <c:pt idx="1655">
                        <c:v>300</c:v>
                      </c:pt>
                      <c:pt idx="1656">
                        <c:v>300</c:v>
                      </c:pt>
                      <c:pt idx="1657">
                        <c:v>300</c:v>
                      </c:pt>
                      <c:pt idx="1658">
                        <c:v>300</c:v>
                      </c:pt>
                      <c:pt idx="1659">
                        <c:v>300</c:v>
                      </c:pt>
                      <c:pt idx="1660">
                        <c:v>300</c:v>
                      </c:pt>
                      <c:pt idx="1661">
                        <c:v>300</c:v>
                      </c:pt>
                      <c:pt idx="1662">
                        <c:v>300</c:v>
                      </c:pt>
                      <c:pt idx="1663">
                        <c:v>300</c:v>
                      </c:pt>
                      <c:pt idx="1664">
                        <c:v>300</c:v>
                      </c:pt>
                      <c:pt idx="1665">
                        <c:v>300</c:v>
                      </c:pt>
                      <c:pt idx="1666">
                        <c:v>300</c:v>
                      </c:pt>
                      <c:pt idx="1667">
                        <c:v>300</c:v>
                      </c:pt>
                      <c:pt idx="1668">
                        <c:v>300</c:v>
                      </c:pt>
                      <c:pt idx="1669">
                        <c:v>300</c:v>
                      </c:pt>
                      <c:pt idx="1670">
                        <c:v>300</c:v>
                      </c:pt>
                      <c:pt idx="1671">
                        <c:v>300</c:v>
                      </c:pt>
                      <c:pt idx="1672">
                        <c:v>300</c:v>
                      </c:pt>
                      <c:pt idx="1673">
                        <c:v>300</c:v>
                      </c:pt>
                      <c:pt idx="1674">
                        <c:v>300</c:v>
                      </c:pt>
                      <c:pt idx="1675">
                        <c:v>300</c:v>
                      </c:pt>
                      <c:pt idx="1676">
                        <c:v>300</c:v>
                      </c:pt>
                      <c:pt idx="1677">
                        <c:v>300</c:v>
                      </c:pt>
                      <c:pt idx="1678">
                        <c:v>300</c:v>
                      </c:pt>
                      <c:pt idx="1679">
                        <c:v>300</c:v>
                      </c:pt>
                      <c:pt idx="1680">
                        <c:v>300</c:v>
                      </c:pt>
                      <c:pt idx="1681">
                        <c:v>300</c:v>
                      </c:pt>
                      <c:pt idx="1682">
                        <c:v>300</c:v>
                      </c:pt>
                      <c:pt idx="1683">
                        <c:v>300</c:v>
                      </c:pt>
                      <c:pt idx="1684">
                        <c:v>300</c:v>
                      </c:pt>
                      <c:pt idx="1685">
                        <c:v>300</c:v>
                      </c:pt>
                      <c:pt idx="1686">
                        <c:v>300</c:v>
                      </c:pt>
                      <c:pt idx="1687">
                        <c:v>300</c:v>
                      </c:pt>
                      <c:pt idx="1688">
                        <c:v>300</c:v>
                      </c:pt>
                      <c:pt idx="1689">
                        <c:v>300</c:v>
                      </c:pt>
                      <c:pt idx="1690">
                        <c:v>300</c:v>
                      </c:pt>
                      <c:pt idx="1691">
                        <c:v>300</c:v>
                      </c:pt>
                      <c:pt idx="1692">
                        <c:v>300</c:v>
                      </c:pt>
                      <c:pt idx="1693">
                        <c:v>300</c:v>
                      </c:pt>
                      <c:pt idx="1694">
                        <c:v>300</c:v>
                      </c:pt>
                      <c:pt idx="1695">
                        <c:v>300</c:v>
                      </c:pt>
                      <c:pt idx="1696">
                        <c:v>300</c:v>
                      </c:pt>
                      <c:pt idx="1697">
                        <c:v>300</c:v>
                      </c:pt>
                      <c:pt idx="1698">
                        <c:v>300</c:v>
                      </c:pt>
                      <c:pt idx="1699">
                        <c:v>300</c:v>
                      </c:pt>
                      <c:pt idx="1700">
                        <c:v>300</c:v>
                      </c:pt>
                      <c:pt idx="1701">
                        <c:v>300</c:v>
                      </c:pt>
                      <c:pt idx="1702">
                        <c:v>300</c:v>
                      </c:pt>
                      <c:pt idx="1703">
                        <c:v>300</c:v>
                      </c:pt>
                      <c:pt idx="1704">
                        <c:v>300</c:v>
                      </c:pt>
                      <c:pt idx="1705">
                        <c:v>300</c:v>
                      </c:pt>
                      <c:pt idx="1706">
                        <c:v>300</c:v>
                      </c:pt>
                      <c:pt idx="1707">
                        <c:v>300</c:v>
                      </c:pt>
                      <c:pt idx="1708">
                        <c:v>300</c:v>
                      </c:pt>
                      <c:pt idx="1709">
                        <c:v>300</c:v>
                      </c:pt>
                      <c:pt idx="1710">
                        <c:v>300</c:v>
                      </c:pt>
                      <c:pt idx="1711">
                        <c:v>300</c:v>
                      </c:pt>
                      <c:pt idx="1712">
                        <c:v>300</c:v>
                      </c:pt>
                      <c:pt idx="1713">
                        <c:v>300</c:v>
                      </c:pt>
                      <c:pt idx="1714">
                        <c:v>300</c:v>
                      </c:pt>
                      <c:pt idx="1715">
                        <c:v>300</c:v>
                      </c:pt>
                      <c:pt idx="1716">
                        <c:v>300</c:v>
                      </c:pt>
                      <c:pt idx="1717">
                        <c:v>300</c:v>
                      </c:pt>
                      <c:pt idx="1718">
                        <c:v>300</c:v>
                      </c:pt>
                      <c:pt idx="1719">
                        <c:v>300</c:v>
                      </c:pt>
                      <c:pt idx="1720">
                        <c:v>300</c:v>
                      </c:pt>
                      <c:pt idx="1721">
                        <c:v>300</c:v>
                      </c:pt>
                      <c:pt idx="1722">
                        <c:v>300</c:v>
                      </c:pt>
                      <c:pt idx="1723">
                        <c:v>300</c:v>
                      </c:pt>
                      <c:pt idx="1724">
                        <c:v>300</c:v>
                      </c:pt>
                      <c:pt idx="1725">
                        <c:v>300</c:v>
                      </c:pt>
                      <c:pt idx="1726">
                        <c:v>300</c:v>
                      </c:pt>
                      <c:pt idx="1727">
                        <c:v>300</c:v>
                      </c:pt>
                      <c:pt idx="1728">
                        <c:v>300</c:v>
                      </c:pt>
                      <c:pt idx="1729">
                        <c:v>300</c:v>
                      </c:pt>
                      <c:pt idx="1730">
                        <c:v>300</c:v>
                      </c:pt>
                      <c:pt idx="1731">
                        <c:v>300</c:v>
                      </c:pt>
                      <c:pt idx="1732">
                        <c:v>300</c:v>
                      </c:pt>
                      <c:pt idx="1733">
                        <c:v>300</c:v>
                      </c:pt>
                      <c:pt idx="1734">
                        <c:v>300</c:v>
                      </c:pt>
                      <c:pt idx="1735">
                        <c:v>300</c:v>
                      </c:pt>
                      <c:pt idx="1736">
                        <c:v>300</c:v>
                      </c:pt>
                      <c:pt idx="1737">
                        <c:v>300</c:v>
                      </c:pt>
                      <c:pt idx="1738">
                        <c:v>300</c:v>
                      </c:pt>
                      <c:pt idx="1739">
                        <c:v>300</c:v>
                      </c:pt>
                      <c:pt idx="1740">
                        <c:v>300</c:v>
                      </c:pt>
                      <c:pt idx="1741">
                        <c:v>300</c:v>
                      </c:pt>
                      <c:pt idx="1742">
                        <c:v>300</c:v>
                      </c:pt>
                      <c:pt idx="1743">
                        <c:v>300</c:v>
                      </c:pt>
                      <c:pt idx="1744">
                        <c:v>300</c:v>
                      </c:pt>
                      <c:pt idx="1745">
                        <c:v>300</c:v>
                      </c:pt>
                      <c:pt idx="1746">
                        <c:v>300</c:v>
                      </c:pt>
                      <c:pt idx="1747">
                        <c:v>300</c:v>
                      </c:pt>
                      <c:pt idx="1748">
                        <c:v>300</c:v>
                      </c:pt>
                      <c:pt idx="1749">
                        <c:v>300</c:v>
                      </c:pt>
                      <c:pt idx="1750">
                        <c:v>300</c:v>
                      </c:pt>
                      <c:pt idx="1751">
                        <c:v>300</c:v>
                      </c:pt>
                      <c:pt idx="1752">
                        <c:v>300</c:v>
                      </c:pt>
                      <c:pt idx="1753">
                        <c:v>300</c:v>
                      </c:pt>
                      <c:pt idx="1754">
                        <c:v>300</c:v>
                      </c:pt>
                      <c:pt idx="1755">
                        <c:v>300</c:v>
                      </c:pt>
                      <c:pt idx="1756">
                        <c:v>300</c:v>
                      </c:pt>
                      <c:pt idx="1757">
                        <c:v>300</c:v>
                      </c:pt>
                      <c:pt idx="1758">
                        <c:v>300</c:v>
                      </c:pt>
                      <c:pt idx="1759">
                        <c:v>300</c:v>
                      </c:pt>
                      <c:pt idx="1760">
                        <c:v>300</c:v>
                      </c:pt>
                      <c:pt idx="1761">
                        <c:v>300</c:v>
                      </c:pt>
                      <c:pt idx="1762">
                        <c:v>300</c:v>
                      </c:pt>
                      <c:pt idx="1763">
                        <c:v>300</c:v>
                      </c:pt>
                      <c:pt idx="1764">
                        <c:v>300</c:v>
                      </c:pt>
                      <c:pt idx="1765">
                        <c:v>300</c:v>
                      </c:pt>
                      <c:pt idx="1766">
                        <c:v>300</c:v>
                      </c:pt>
                      <c:pt idx="1767">
                        <c:v>300</c:v>
                      </c:pt>
                      <c:pt idx="1768">
                        <c:v>300</c:v>
                      </c:pt>
                      <c:pt idx="1769">
                        <c:v>300</c:v>
                      </c:pt>
                      <c:pt idx="1770">
                        <c:v>300</c:v>
                      </c:pt>
                      <c:pt idx="1771">
                        <c:v>300</c:v>
                      </c:pt>
                      <c:pt idx="1772">
                        <c:v>300</c:v>
                      </c:pt>
                      <c:pt idx="1773">
                        <c:v>300</c:v>
                      </c:pt>
                      <c:pt idx="1774">
                        <c:v>300</c:v>
                      </c:pt>
                      <c:pt idx="1775">
                        <c:v>300</c:v>
                      </c:pt>
                      <c:pt idx="1776">
                        <c:v>300</c:v>
                      </c:pt>
                      <c:pt idx="1777">
                        <c:v>300</c:v>
                      </c:pt>
                      <c:pt idx="1778">
                        <c:v>300</c:v>
                      </c:pt>
                      <c:pt idx="1779">
                        <c:v>300</c:v>
                      </c:pt>
                      <c:pt idx="1780">
                        <c:v>300</c:v>
                      </c:pt>
                      <c:pt idx="1781">
                        <c:v>300</c:v>
                      </c:pt>
                      <c:pt idx="1782">
                        <c:v>300</c:v>
                      </c:pt>
                      <c:pt idx="1783">
                        <c:v>300</c:v>
                      </c:pt>
                      <c:pt idx="1784">
                        <c:v>300</c:v>
                      </c:pt>
                      <c:pt idx="1785">
                        <c:v>300</c:v>
                      </c:pt>
                      <c:pt idx="1786">
                        <c:v>300</c:v>
                      </c:pt>
                      <c:pt idx="1787">
                        <c:v>300</c:v>
                      </c:pt>
                      <c:pt idx="1788">
                        <c:v>300</c:v>
                      </c:pt>
                      <c:pt idx="1789">
                        <c:v>300</c:v>
                      </c:pt>
                      <c:pt idx="1790">
                        <c:v>300</c:v>
                      </c:pt>
                      <c:pt idx="1791">
                        <c:v>300</c:v>
                      </c:pt>
                      <c:pt idx="1792">
                        <c:v>300</c:v>
                      </c:pt>
                      <c:pt idx="1793">
                        <c:v>300</c:v>
                      </c:pt>
                      <c:pt idx="1794">
                        <c:v>300</c:v>
                      </c:pt>
                      <c:pt idx="1795">
                        <c:v>300</c:v>
                      </c:pt>
                      <c:pt idx="1796">
                        <c:v>300</c:v>
                      </c:pt>
                      <c:pt idx="1797">
                        <c:v>300</c:v>
                      </c:pt>
                      <c:pt idx="1798">
                        <c:v>300</c:v>
                      </c:pt>
                      <c:pt idx="1799">
                        <c:v>300</c:v>
                      </c:pt>
                      <c:pt idx="1800">
                        <c:v>300</c:v>
                      </c:pt>
                      <c:pt idx="1801">
                        <c:v>300</c:v>
                      </c:pt>
                      <c:pt idx="1802">
                        <c:v>300</c:v>
                      </c:pt>
                      <c:pt idx="1803">
                        <c:v>300</c:v>
                      </c:pt>
                      <c:pt idx="1804">
                        <c:v>300</c:v>
                      </c:pt>
                      <c:pt idx="1805">
                        <c:v>300</c:v>
                      </c:pt>
                      <c:pt idx="1806">
                        <c:v>300</c:v>
                      </c:pt>
                      <c:pt idx="1807">
                        <c:v>300</c:v>
                      </c:pt>
                      <c:pt idx="1808">
                        <c:v>300</c:v>
                      </c:pt>
                      <c:pt idx="1809">
                        <c:v>300</c:v>
                      </c:pt>
                      <c:pt idx="1810">
                        <c:v>300</c:v>
                      </c:pt>
                      <c:pt idx="1811">
                        <c:v>300</c:v>
                      </c:pt>
                      <c:pt idx="1812">
                        <c:v>300</c:v>
                      </c:pt>
                      <c:pt idx="1813">
                        <c:v>300</c:v>
                      </c:pt>
                      <c:pt idx="1814">
                        <c:v>300</c:v>
                      </c:pt>
                      <c:pt idx="1815">
                        <c:v>300</c:v>
                      </c:pt>
                      <c:pt idx="1816">
                        <c:v>300</c:v>
                      </c:pt>
                      <c:pt idx="1817">
                        <c:v>300</c:v>
                      </c:pt>
                      <c:pt idx="1818">
                        <c:v>300</c:v>
                      </c:pt>
                      <c:pt idx="1819">
                        <c:v>300</c:v>
                      </c:pt>
                      <c:pt idx="1820">
                        <c:v>300</c:v>
                      </c:pt>
                      <c:pt idx="1821">
                        <c:v>300</c:v>
                      </c:pt>
                      <c:pt idx="1822">
                        <c:v>300</c:v>
                      </c:pt>
                      <c:pt idx="1823">
                        <c:v>300</c:v>
                      </c:pt>
                      <c:pt idx="1824">
                        <c:v>300</c:v>
                      </c:pt>
                      <c:pt idx="1825">
                        <c:v>300</c:v>
                      </c:pt>
                      <c:pt idx="1826">
                        <c:v>300</c:v>
                      </c:pt>
                      <c:pt idx="1827">
                        <c:v>300</c:v>
                      </c:pt>
                      <c:pt idx="1828">
                        <c:v>300</c:v>
                      </c:pt>
                      <c:pt idx="1829">
                        <c:v>300</c:v>
                      </c:pt>
                      <c:pt idx="1830">
                        <c:v>300</c:v>
                      </c:pt>
                      <c:pt idx="1831">
                        <c:v>300</c:v>
                      </c:pt>
                      <c:pt idx="1832">
                        <c:v>300</c:v>
                      </c:pt>
                      <c:pt idx="1833">
                        <c:v>300</c:v>
                      </c:pt>
                      <c:pt idx="1834">
                        <c:v>300</c:v>
                      </c:pt>
                      <c:pt idx="1835">
                        <c:v>300</c:v>
                      </c:pt>
                      <c:pt idx="1836">
                        <c:v>300</c:v>
                      </c:pt>
                      <c:pt idx="1837">
                        <c:v>300</c:v>
                      </c:pt>
                      <c:pt idx="1838">
                        <c:v>300</c:v>
                      </c:pt>
                      <c:pt idx="1839">
                        <c:v>300</c:v>
                      </c:pt>
                      <c:pt idx="1840">
                        <c:v>300</c:v>
                      </c:pt>
                      <c:pt idx="1841">
                        <c:v>300</c:v>
                      </c:pt>
                      <c:pt idx="1842">
                        <c:v>300</c:v>
                      </c:pt>
                      <c:pt idx="1843">
                        <c:v>300</c:v>
                      </c:pt>
                      <c:pt idx="1844">
                        <c:v>300</c:v>
                      </c:pt>
                      <c:pt idx="1845">
                        <c:v>300</c:v>
                      </c:pt>
                      <c:pt idx="1846">
                        <c:v>300</c:v>
                      </c:pt>
                      <c:pt idx="1847">
                        <c:v>300</c:v>
                      </c:pt>
                      <c:pt idx="1848">
                        <c:v>300</c:v>
                      </c:pt>
                      <c:pt idx="1849">
                        <c:v>300</c:v>
                      </c:pt>
                      <c:pt idx="1850">
                        <c:v>300</c:v>
                      </c:pt>
                      <c:pt idx="1851">
                        <c:v>300</c:v>
                      </c:pt>
                      <c:pt idx="1852">
                        <c:v>300</c:v>
                      </c:pt>
                      <c:pt idx="1853">
                        <c:v>300</c:v>
                      </c:pt>
                      <c:pt idx="1854">
                        <c:v>300</c:v>
                      </c:pt>
                      <c:pt idx="1855">
                        <c:v>300</c:v>
                      </c:pt>
                      <c:pt idx="1856">
                        <c:v>300</c:v>
                      </c:pt>
                      <c:pt idx="1857">
                        <c:v>300</c:v>
                      </c:pt>
                      <c:pt idx="1858">
                        <c:v>300</c:v>
                      </c:pt>
                      <c:pt idx="1859">
                        <c:v>300</c:v>
                      </c:pt>
                      <c:pt idx="1860">
                        <c:v>300</c:v>
                      </c:pt>
                      <c:pt idx="1861">
                        <c:v>300</c:v>
                      </c:pt>
                      <c:pt idx="1862">
                        <c:v>300</c:v>
                      </c:pt>
                      <c:pt idx="1863">
                        <c:v>300</c:v>
                      </c:pt>
                      <c:pt idx="1864">
                        <c:v>300</c:v>
                      </c:pt>
                      <c:pt idx="1865">
                        <c:v>300</c:v>
                      </c:pt>
                      <c:pt idx="1866">
                        <c:v>300</c:v>
                      </c:pt>
                      <c:pt idx="1867">
                        <c:v>300</c:v>
                      </c:pt>
                      <c:pt idx="1868">
                        <c:v>300</c:v>
                      </c:pt>
                      <c:pt idx="1869">
                        <c:v>300</c:v>
                      </c:pt>
                      <c:pt idx="1870">
                        <c:v>300</c:v>
                      </c:pt>
                      <c:pt idx="1871">
                        <c:v>300</c:v>
                      </c:pt>
                      <c:pt idx="1872">
                        <c:v>300</c:v>
                      </c:pt>
                      <c:pt idx="1873">
                        <c:v>300</c:v>
                      </c:pt>
                      <c:pt idx="1874">
                        <c:v>300</c:v>
                      </c:pt>
                      <c:pt idx="1875">
                        <c:v>300</c:v>
                      </c:pt>
                      <c:pt idx="1876">
                        <c:v>300</c:v>
                      </c:pt>
                      <c:pt idx="1877">
                        <c:v>300</c:v>
                      </c:pt>
                      <c:pt idx="1878">
                        <c:v>300</c:v>
                      </c:pt>
                      <c:pt idx="1879">
                        <c:v>300</c:v>
                      </c:pt>
                      <c:pt idx="1880">
                        <c:v>300</c:v>
                      </c:pt>
                      <c:pt idx="1881">
                        <c:v>300</c:v>
                      </c:pt>
                      <c:pt idx="1882">
                        <c:v>300</c:v>
                      </c:pt>
                      <c:pt idx="1883">
                        <c:v>300</c:v>
                      </c:pt>
                      <c:pt idx="1884">
                        <c:v>300</c:v>
                      </c:pt>
                      <c:pt idx="1885">
                        <c:v>300</c:v>
                      </c:pt>
                      <c:pt idx="1886">
                        <c:v>300</c:v>
                      </c:pt>
                      <c:pt idx="1887">
                        <c:v>300</c:v>
                      </c:pt>
                      <c:pt idx="1888">
                        <c:v>300</c:v>
                      </c:pt>
                      <c:pt idx="1889">
                        <c:v>300</c:v>
                      </c:pt>
                      <c:pt idx="1890">
                        <c:v>300</c:v>
                      </c:pt>
                      <c:pt idx="1891">
                        <c:v>300</c:v>
                      </c:pt>
                      <c:pt idx="1892">
                        <c:v>300</c:v>
                      </c:pt>
                      <c:pt idx="1893">
                        <c:v>300</c:v>
                      </c:pt>
                      <c:pt idx="1894">
                        <c:v>300</c:v>
                      </c:pt>
                      <c:pt idx="1895">
                        <c:v>300</c:v>
                      </c:pt>
                      <c:pt idx="1896">
                        <c:v>300</c:v>
                      </c:pt>
                      <c:pt idx="1897">
                        <c:v>300</c:v>
                      </c:pt>
                      <c:pt idx="1898">
                        <c:v>300</c:v>
                      </c:pt>
                      <c:pt idx="1899">
                        <c:v>300</c:v>
                      </c:pt>
                      <c:pt idx="1900">
                        <c:v>300</c:v>
                      </c:pt>
                      <c:pt idx="1901">
                        <c:v>300</c:v>
                      </c:pt>
                      <c:pt idx="1902">
                        <c:v>300</c:v>
                      </c:pt>
                      <c:pt idx="1903">
                        <c:v>300</c:v>
                      </c:pt>
                      <c:pt idx="1904">
                        <c:v>300</c:v>
                      </c:pt>
                      <c:pt idx="1905">
                        <c:v>300</c:v>
                      </c:pt>
                      <c:pt idx="1906">
                        <c:v>300</c:v>
                      </c:pt>
                      <c:pt idx="1907">
                        <c:v>300</c:v>
                      </c:pt>
                      <c:pt idx="1908">
                        <c:v>300</c:v>
                      </c:pt>
                      <c:pt idx="1909">
                        <c:v>300</c:v>
                      </c:pt>
                      <c:pt idx="1910">
                        <c:v>300</c:v>
                      </c:pt>
                      <c:pt idx="1911">
                        <c:v>300</c:v>
                      </c:pt>
                      <c:pt idx="1912">
                        <c:v>300</c:v>
                      </c:pt>
                      <c:pt idx="1913">
                        <c:v>300</c:v>
                      </c:pt>
                      <c:pt idx="1914">
                        <c:v>300</c:v>
                      </c:pt>
                      <c:pt idx="1915">
                        <c:v>300</c:v>
                      </c:pt>
                      <c:pt idx="1916">
                        <c:v>300</c:v>
                      </c:pt>
                      <c:pt idx="1917">
                        <c:v>300</c:v>
                      </c:pt>
                      <c:pt idx="1918">
                        <c:v>300</c:v>
                      </c:pt>
                      <c:pt idx="1919">
                        <c:v>300</c:v>
                      </c:pt>
                      <c:pt idx="1920">
                        <c:v>300</c:v>
                      </c:pt>
                      <c:pt idx="1921">
                        <c:v>300</c:v>
                      </c:pt>
                      <c:pt idx="1922">
                        <c:v>300</c:v>
                      </c:pt>
                      <c:pt idx="1923">
                        <c:v>300</c:v>
                      </c:pt>
                      <c:pt idx="1924">
                        <c:v>300</c:v>
                      </c:pt>
                      <c:pt idx="1925">
                        <c:v>300</c:v>
                      </c:pt>
                      <c:pt idx="1926">
                        <c:v>300</c:v>
                      </c:pt>
                      <c:pt idx="1927">
                        <c:v>300</c:v>
                      </c:pt>
                      <c:pt idx="1928">
                        <c:v>300</c:v>
                      </c:pt>
                      <c:pt idx="1929">
                        <c:v>300</c:v>
                      </c:pt>
                      <c:pt idx="1930">
                        <c:v>300</c:v>
                      </c:pt>
                      <c:pt idx="1931">
                        <c:v>300</c:v>
                      </c:pt>
                      <c:pt idx="1932">
                        <c:v>300</c:v>
                      </c:pt>
                      <c:pt idx="1933">
                        <c:v>300</c:v>
                      </c:pt>
                      <c:pt idx="1934">
                        <c:v>300</c:v>
                      </c:pt>
                      <c:pt idx="1935">
                        <c:v>300</c:v>
                      </c:pt>
                      <c:pt idx="1936">
                        <c:v>300</c:v>
                      </c:pt>
                      <c:pt idx="1937">
                        <c:v>300</c:v>
                      </c:pt>
                      <c:pt idx="1938">
                        <c:v>300</c:v>
                      </c:pt>
                      <c:pt idx="1939">
                        <c:v>300</c:v>
                      </c:pt>
                      <c:pt idx="1940">
                        <c:v>300</c:v>
                      </c:pt>
                      <c:pt idx="1941">
                        <c:v>300</c:v>
                      </c:pt>
                      <c:pt idx="1942">
                        <c:v>300</c:v>
                      </c:pt>
                      <c:pt idx="1943">
                        <c:v>300</c:v>
                      </c:pt>
                      <c:pt idx="1944">
                        <c:v>300</c:v>
                      </c:pt>
                      <c:pt idx="1945">
                        <c:v>300</c:v>
                      </c:pt>
                      <c:pt idx="1946">
                        <c:v>300</c:v>
                      </c:pt>
                      <c:pt idx="1947">
                        <c:v>300</c:v>
                      </c:pt>
                      <c:pt idx="1948">
                        <c:v>300</c:v>
                      </c:pt>
                      <c:pt idx="1949">
                        <c:v>300</c:v>
                      </c:pt>
                      <c:pt idx="1950">
                        <c:v>300</c:v>
                      </c:pt>
                      <c:pt idx="1951">
                        <c:v>300</c:v>
                      </c:pt>
                      <c:pt idx="1952">
                        <c:v>300</c:v>
                      </c:pt>
                      <c:pt idx="1953">
                        <c:v>300</c:v>
                      </c:pt>
                      <c:pt idx="1954">
                        <c:v>300</c:v>
                      </c:pt>
                      <c:pt idx="1955">
                        <c:v>300</c:v>
                      </c:pt>
                      <c:pt idx="1956">
                        <c:v>300</c:v>
                      </c:pt>
                      <c:pt idx="1957">
                        <c:v>300</c:v>
                      </c:pt>
                      <c:pt idx="1958">
                        <c:v>300</c:v>
                      </c:pt>
                      <c:pt idx="1959">
                        <c:v>300</c:v>
                      </c:pt>
                      <c:pt idx="1960">
                        <c:v>300</c:v>
                      </c:pt>
                      <c:pt idx="1961">
                        <c:v>300</c:v>
                      </c:pt>
                      <c:pt idx="1962">
                        <c:v>300</c:v>
                      </c:pt>
                      <c:pt idx="1963">
                        <c:v>300</c:v>
                      </c:pt>
                      <c:pt idx="1964">
                        <c:v>300</c:v>
                      </c:pt>
                      <c:pt idx="1965">
                        <c:v>300</c:v>
                      </c:pt>
                      <c:pt idx="1966">
                        <c:v>300</c:v>
                      </c:pt>
                      <c:pt idx="1967">
                        <c:v>300</c:v>
                      </c:pt>
                      <c:pt idx="1968">
                        <c:v>300</c:v>
                      </c:pt>
                      <c:pt idx="1969">
                        <c:v>300</c:v>
                      </c:pt>
                      <c:pt idx="1970">
                        <c:v>300</c:v>
                      </c:pt>
                      <c:pt idx="1971">
                        <c:v>300</c:v>
                      </c:pt>
                      <c:pt idx="1972">
                        <c:v>300</c:v>
                      </c:pt>
                      <c:pt idx="1973">
                        <c:v>300</c:v>
                      </c:pt>
                      <c:pt idx="1974">
                        <c:v>300</c:v>
                      </c:pt>
                      <c:pt idx="1975">
                        <c:v>300</c:v>
                      </c:pt>
                      <c:pt idx="1976">
                        <c:v>300</c:v>
                      </c:pt>
                      <c:pt idx="1977">
                        <c:v>300</c:v>
                      </c:pt>
                      <c:pt idx="1978">
                        <c:v>300</c:v>
                      </c:pt>
                      <c:pt idx="1979">
                        <c:v>300</c:v>
                      </c:pt>
                      <c:pt idx="1980">
                        <c:v>300</c:v>
                      </c:pt>
                      <c:pt idx="1981">
                        <c:v>300</c:v>
                      </c:pt>
                      <c:pt idx="1982">
                        <c:v>300</c:v>
                      </c:pt>
                      <c:pt idx="1983">
                        <c:v>300</c:v>
                      </c:pt>
                      <c:pt idx="1984">
                        <c:v>300</c:v>
                      </c:pt>
                      <c:pt idx="1985">
                        <c:v>300</c:v>
                      </c:pt>
                      <c:pt idx="1986">
                        <c:v>300</c:v>
                      </c:pt>
                      <c:pt idx="1987">
                        <c:v>300</c:v>
                      </c:pt>
                      <c:pt idx="1988">
                        <c:v>300</c:v>
                      </c:pt>
                      <c:pt idx="1989">
                        <c:v>300</c:v>
                      </c:pt>
                      <c:pt idx="1990">
                        <c:v>300</c:v>
                      </c:pt>
                      <c:pt idx="1991">
                        <c:v>300</c:v>
                      </c:pt>
                      <c:pt idx="1992">
                        <c:v>300</c:v>
                      </c:pt>
                      <c:pt idx="1993">
                        <c:v>300</c:v>
                      </c:pt>
                      <c:pt idx="1994">
                        <c:v>300</c:v>
                      </c:pt>
                      <c:pt idx="1995">
                        <c:v>300</c:v>
                      </c:pt>
                      <c:pt idx="1996">
                        <c:v>300</c:v>
                      </c:pt>
                      <c:pt idx="1997">
                        <c:v>300</c:v>
                      </c:pt>
                      <c:pt idx="1998">
                        <c:v>300</c:v>
                      </c:pt>
                      <c:pt idx="1999">
                        <c:v>300</c:v>
                      </c:pt>
                      <c:pt idx="2000">
                        <c:v>300</c:v>
                      </c:pt>
                      <c:pt idx="2001">
                        <c:v>300</c:v>
                      </c:pt>
                      <c:pt idx="2002">
                        <c:v>300</c:v>
                      </c:pt>
                      <c:pt idx="2003">
                        <c:v>300</c:v>
                      </c:pt>
                      <c:pt idx="2004">
                        <c:v>300</c:v>
                      </c:pt>
                      <c:pt idx="2005">
                        <c:v>300</c:v>
                      </c:pt>
                      <c:pt idx="2006">
                        <c:v>300</c:v>
                      </c:pt>
                      <c:pt idx="2007">
                        <c:v>300</c:v>
                      </c:pt>
                      <c:pt idx="2008">
                        <c:v>300</c:v>
                      </c:pt>
                      <c:pt idx="2009">
                        <c:v>300</c:v>
                      </c:pt>
                      <c:pt idx="2010">
                        <c:v>300</c:v>
                      </c:pt>
                      <c:pt idx="2011">
                        <c:v>300</c:v>
                      </c:pt>
                      <c:pt idx="2012">
                        <c:v>300</c:v>
                      </c:pt>
                      <c:pt idx="2013">
                        <c:v>300</c:v>
                      </c:pt>
                      <c:pt idx="2014">
                        <c:v>300</c:v>
                      </c:pt>
                      <c:pt idx="2015">
                        <c:v>300</c:v>
                      </c:pt>
                      <c:pt idx="2016">
                        <c:v>300</c:v>
                      </c:pt>
                      <c:pt idx="2017">
                        <c:v>300</c:v>
                      </c:pt>
                      <c:pt idx="2018">
                        <c:v>300</c:v>
                      </c:pt>
                      <c:pt idx="2019">
                        <c:v>300</c:v>
                      </c:pt>
                      <c:pt idx="2020">
                        <c:v>300</c:v>
                      </c:pt>
                      <c:pt idx="2021">
                        <c:v>300</c:v>
                      </c:pt>
                      <c:pt idx="2022">
                        <c:v>300</c:v>
                      </c:pt>
                      <c:pt idx="2023">
                        <c:v>300</c:v>
                      </c:pt>
                      <c:pt idx="2024">
                        <c:v>300</c:v>
                      </c:pt>
                      <c:pt idx="2025">
                        <c:v>300</c:v>
                      </c:pt>
                      <c:pt idx="2026">
                        <c:v>300</c:v>
                      </c:pt>
                      <c:pt idx="2027">
                        <c:v>300</c:v>
                      </c:pt>
                      <c:pt idx="2028">
                        <c:v>300</c:v>
                      </c:pt>
                      <c:pt idx="2029">
                        <c:v>300</c:v>
                      </c:pt>
                      <c:pt idx="2030">
                        <c:v>300</c:v>
                      </c:pt>
                      <c:pt idx="2031">
                        <c:v>300</c:v>
                      </c:pt>
                      <c:pt idx="2032">
                        <c:v>300</c:v>
                      </c:pt>
                      <c:pt idx="2033">
                        <c:v>300</c:v>
                      </c:pt>
                      <c:pt idx="2034">
                        <c:v>300</c:v>
                      </c:pt>
                      <c:pt idx="2035">
                        <c:v>300</c:v>
                      </c:pt>
                      <c:pt idx="2036">
                        <c:v>300</c:v>
                      </c:pt>
                      <c:pt idx="2037">
                        <c:v>300</c:v>
                      </c:pt>
                      <c:pt idx="2038">
                        <c:v>300</c:v>
                      </c:pt>
                      <c:pt idx="2039">
                        <c:v>300</c:v>
                      </c:pt>
                      <c:pt idx="2040">
                        <c:v>300</c:v>
                      </c:pt>
                      <c:pt idx="2041">
                        <c:v>300</c:v>
                      </c:pt>
                      <c:pt idx="2042">
                        <c:v>300</c:v>
                      </c:pt>
                      <c:pt idx="2043">
                        <c:v>300</c:v>
                      </c:pt>
                      <c:pt idx="2044">
                        <c:v>300</c:v>
                      </c:pt>
                      <c:pt idx="2045">
                        <c:v>300</c:v>
                      </c:pt>
                      <c:pt idx="2046">
                        <c:v>300</c:v>
                      </c:pt>
                      <c:pt idx="2047">
                        <c:v>300</c:v>
                      </c:pt>
                      <c:pt idx="2048">
                        <c:v>300</c:v>
                      </c:pt>
                      <c:pt idx="2049">
                        <c:v>300</c:v>
                      </c:pt>
                      <c:pt idx="2050">
                        <c:v>300</c:v>
                      </c:pt>
                      <c:pt idx="2051">
                        <c:v>300</c:v>
                      </c:pt>
                      <c:pt idx="2052">
                        <c:v>300</c:v>
                      </c:pt>
                      <c:pt idx="2053">
                        <c:v>300</c:v>
                      </c:pt>
                      <c:pt idx="2054">
                        <c:v>300</c:v>
                      </c:pt>
                      <c:pt idx="2055">
                        <c:v>300</c:v>
                      </c:pt>
                      <c:pt idx="2056">
                        <c:v>300</c:v>
                      </c:pt>
                      <c:pt idx="2057">
                        <c:v>300</c:v>
                      </c:pt>
                      <c:pt idx="2058">
                        <c:v>300</c:v>
                      </c:pt>
                      <c:pt idx="2059">
                        <c:v>300</c:v>
                      </c:pt>
                      <c:pt idx="2060">
                        <c:v>300</c:v>
                      </c:pt>
                      <c:pt idx="2061">
                        <c:v>300</c:v>
                      </c:pt>
                      <c:pt idx="2062">
                        <c:v>300</c:v>
                      </c:pt>
                      <c:pt idx="2063">
                        <c:v>300</c:v>
                      </c:pt>
                      <c:pt idx="2064">
                        <c:v>300</c:v>
                      </c:pt>
                      <c:pt idx="2065">
                        <c:v>300</c:v>
                      </c:pt>
                      <c:pt idx="2066">
                        <c:v>300</c:v>
                      </c:pt>
                      <c:pt idx="2067">
                        <c:v>300</c:v>
                      </c:pt>
                      <c:pt idx="2068">
                        <c:v>300</c:v>
                      </c:pt>
                      <c:pt idx="2069">
                        <c:v>300</c:v>
                      </c:pt>
                      <c:pt idx="2070">
                        <c:v>300</c:v>
                      </c:pt>
                      <c:pt idx="2071">
                        <c:v>300</c:v>
                      </c:pt>
                      <c:pt idx="2072">
                        <c:v>300</c:v>
                      </c:pt>
                      <c:pt idx="2073">
                        <c:v>300</c:v>
                      </c:pt>
                      <c:pt idx="2074">
                        <c:v>300</c:v>
                      </c:pt>
                      <c:pt idx="2075">
                        <c:v>300</c:v>
                      </c:pt>
                      <c:pt idx="2076">
                        <c:v>300</c:v>
                      </c:pt>
                      <c:pt idx="2077">
                        <c:v>300</c:v>
                      </c:pt>
                      <c:pt idx="2078">
                        <c:v>300</c:v>
                      </c:pt>
                      <c:pt idx="2079">
                        <c:v>300</c:v>
                      </c:pt>
                      <c:pt idx="2080">
                        <c:v>300</c:v>
                      </c:pt>
                      <c:pt idx="2081">
                        <c:v>300</c:v>
                      </c:pt>
                      <c:pt idx="2082">
                        <c:v>300</c:v>
                      </c:pt>
                      <c:pt idx="2083">
                        <c:v>300</c:v>
                      </c:pt>
                      <c:pt idx="2084">
                        <c:v>300</c:v>
                      </c:pt>
                      <c:pt idx="2085">
                        <c:v>300</c:v>
                      </c:pt>
                      <c:pt idx="2086">
                        <c:v>300</c:v>
                      </c:pt>
                      <c:pt idx="2087">
                        <c:v>300</c:v>
                      </c:pt>
                      <c:pt idx="2088">
                        <c:v>300</c:v>
                      </c:pt>
                      <c:pt idx="2089">
                        <c:v>300</c:v>
                      </c:pt>
                      <c:pt idx="2090">
                        <c:v>300</c:v>
                      </c:pt>
                      <c:pt idx="2091">
                        <c:v>300</c:v>
                      </c:pt>
                      <c:pt idx="2092">
                        <c:v>300</c:v>
                      </c:pt>
                      <c:pt idx="2093">
                        <c:v>300</c:v>
                      </c:pt>
                      <c:pt idx="2094">
                        <c:v>300</c:v>
                      </c:pt>
                      <c:pt idx="2095">
                        <c:v>300</c:v>
                      </c:pt>
                      <c:pt idx="2096">
                        <c:v>300</c:v>
                      </c:pt>
                      <c:pt idx="2097">
                        <c:v>300</c:v>
                      </c:pt>
                      <c:pt idx="2098">
                        <c:v>300</c:v>
                      </c:pt>
                      <c:pt idx="2099">
                        <c:v>300</c:v>
                      </c:pt>
                      <c:pt idx="2100">
                        <c:v>300</c:v>
                      </c:pt>
                      <c:pt idx="2101">
                        <c:v>300</c:v>
                      </c:pt>
                      <c:pt idx="2102">
                        <c:v>300</c:v>
                      </c:pt>
                      <c:pt idx="2103">
                        <c:v>300</c:v>
                      </c:pt>
                      <c:pt idx="2104">
                        <c:v>300</c:v>
                      </c:pt>
                      <c:pt idx="2105">
                        <c:v>300</c:v>
                      </c:pt>
                      <c:pt idx="2106">
                        <c:v>300</c:v>
                      </c:pt>
                      <c:pt idx="2107">
                        <c:v>300</c:v>
                      </c:pt>
                      <c:pt idx="2108">
                        <c:v>300</c:v>
                      </c:pt>
                      <c:pt idx="2109">
                        <c:v>300</c:v>
                      </c:pt>
                      <c:pt idx="2110">
                        <c:v>300</c:v>
                      </c:pt>
                      <c:pt idx="2111">
                        <c:v>300</c:v>
                      </c:pt>
                      <c:pt idx="2112">
                        <c:v>300</c:v>
                      </c:pt>
                      <c:pt idx="2113">
                        <c:v>300</c:v>
                      </c:pt>
                      <c:pt idx="2114">
                        <c:v>300</c:v>
                      </c:pt>
                      <c:pt idx="2115">
                        <c:v>300</c:v>
                      </c:pt>
                      <c:pt idx="2116">
                        <c:v>300</c:v>
                      </c:pt>
                      <c:pt idx="2117">
                        <c:v>300</c:v>
                      </c:pt>
                      <c:pt idx="2118">
                        <c:v>300</c:v>
                      </c:pt>
                      <c:pt idx="2119">
                        <c:v>300</c:v>
                      </c:pt>
                      <c:pt idx="2120">
                        <c:v>300</c:v>
                      </c:pt>
                      <c:pt idx="2121">
                        <c:v>300</c:v>
                      </c:pt>
                      <c:pt idx="2122">
                        <c:v>300</c:v>
                      </c:pt>
                      <c:pt idx="2123">
                        <c:v>300</c:v>
                      </c:pt>
                      <c:pt idx="2124">
                        <c:v>300</c:v>
                      </c:pt>
                      <c:pt idx="2125">
                        <c:v>300</c:v>
                      </c:pt>
                      <c:pt idx="2126">
                        <c:v>300</c:v>
                      </c:pt>
                      <c:pt idx="2127">
                        <c:v>300</c:v>
                      </c:pt>
                      <c:pt idx="2128">
                        <c:v>300</c:v>
                      </c:pt>
                      <c:pt idx="2129">
                        <c:v>300</c:v>
                      </c:pt>
                      <c:pt idx="2130">
                        <c:v>300</c:v>
                      </c:pt>
                      <c:pt idx="2131">
                        <c:v>300</c:v>
                      </c:pt>
                      <c:pt idx="2132">
                        <c:v>300</c:v>
                      </c:pt>
                      <c:pt idx="2133">
                        <c:v>300</c:v>
                      </c:pt>
                      <c:pt idx="2134">
                        <c:v>300</c:v>
                      </c:pt>
                      <c:pt idx="2135">
                        <c:v>300</c:v>
                      </c:pt>
                      <c:pt idx="2136">
                        <c:v>300</c:v>
                      </c:pt>
                      <c:pt idx="2137">
                        <c:v>300</c:v>
                      </c:pt>
                      <c:pt idx="2138">
                        <c:v>300</c:v>
                      </c:pt>
                      <c:pt idx="2139">
                        <c:v>300</c:v>
                      </c:pt>
                      <c:pt idx="2140">
                        <c:v>300</c:v>
                      </c:pt>
                      <c:pt idx="2141">
                        <c:v>300</c:v>
                      </c:pt>
                      <c:pt idx="2142">
                        <c:v>300</c:v>
                      </c:pt>
                      <c:pt idx="2143">
                        <c:v>300</c:v>
                      </c:pt>
                      <c:pt idx="2144">
                        <c:v>300</c:v>
                      </c:pt>
                      <c:pt idx="2145">
                        <c:v>300</c:v>
                      </c:pt>
                      <c:pt idx="2146">
                        <c:v>300</c:v>
                      </c:pt>
                      <c:pt idx="2147">
                        <c:v>300</c:v>
                      </c:pt>
                      <c:pt idx="2148">
                        <c:v>300</c:v>
                      </c:pt>
                      <c:pt idx="2149">
                        <c:v>300</c:v>
                      </c:pt>
                      <c:pt idx="2150">
                        <c:v>300</c:v>
                      </c:pt>
                      <c:pt idx="2151">
                        <c:v>300</c:v>
                      </c:pt>
                      <c:pt idx="2152">
                        <c:v>300</c:v>
                      </c:pt>
                      <c:pt idx="2153">
                        <c:v>300</c:v>
                      </c:pt>
                      <c:pt idx="2154">
                        <c:v>300</c:v>
                      </c:pt>
                      <c:pt idx="2155">
                        <c:v>300</c:v>
                      </c:pt>
                      <c:pt idx="2156">
                        <c:v>300</c:v>
                      </c:pt>
                      <c:pt idx="2157">
                        <c:v>300</c:v>
                      </c:pt>
                      <c:pt idx="2158">
                        <c:v>300</c:v>
                      </c:pt>
                      <c:pt idx="2159">
                        <c:v>300</c:v>
                      </c:pt>
                      <c:pt idx="2160">
                        <c:v>300</c:v>
                      </c:pt>
                      <c:pt idx="2161">
                        <c:v>300</c:v>
                      </c:pt>
                      <c:pt idx="2162">
                        <c:v>300</c:v>
                      </c:pt>
                      <c:pt idx="2163">
                        <c:v>300</c:v>
                      </c:pt>
                      <c:pt idx="2164">
                        <c:v>300</c:v>
                      </c:pt>
                      <c:pt idx="2165">
                        <c:v>300</c:v>
                      </c:pt>
                      <c:pt idx="2166">
                        <c:v>300</c:v>
                      </c:pt>
                      <c:pt idx="2167">
                        <c:v>300</c:v>
                      </c:pt>
                      <c:pt idx="2168">
                        <c:v>300</c:v>
                      </c:pt>
                      <c:pt idx="2169">
                        <c:v>300</c:v>
                      </c:pt>
                      <c:pt idx="2170">
                        <c:v>300</c:v>
                      </c:pt>
                      <c:pt idx="2171">
                        <c:v>300</c:v>
                      </c:pt>
                      <c:pt idx="2172">
                        <c:v>300</c:v>
                      </c:pt>
                      <c:pt idx="2173">
                        <c:v>300</c:v>
                      </c:pt>
                      <c:pt idx="2174">
                        <c:v>300</c:v>
                      </c:pt>
                      <c:pt idx="2175">
                        <c:v>300</c:v>
                      </c:pt>
                      <c:pt idx="2176">
                        <c:v>300</c:v>
                      </c:pt>
                      <c:pt idx="2177">
                        <c:v>300</c:v>
                      </c:pt>
                      <c:pt idx="2178">
                        <c:v>300</c:v>
                      </c:pt>
                      <c:pt idx="2179">
                        <c:v>300</c:v>
                      </c:pt>
                      <c:pt idx="2180">
                        <c:v>300</c:v>
                      </c:pt>
                      <c:pt idx="2181">
                        <c:v>300</c:v>
                      </c:pt>
                      <c:pt idx="2182">
                        <c:v>300</c:v>
                      </c:pt>
                      <c:pt idx="2183">
                        <c:v>300</c:v>
                      </c:pt>
                      <c:pt idx="2184">
                        <c:v>300</c:v>
                      </c:pt>
                      <c:pt idx="2185">
                        <c:v>300</c:v>
                      </c:pt>
                      <c:pt idx="2186">
                        <c:v>300</c:v>
                      </c:pt>
                      <c:pt idx="2187">
                        <c:v>300</c:v>
                      </c:pt>
                      <c:pt idx="2188">
                        <c:v>300</c:v>
                      </c:pt>
                      <c:pt idx="2189">
                        <c:v>300</c:v>
                      </c:pt>
                      <c:pt idx="2190">
                        <c:v>300</c:v>
                      </c:pt>
                      <c:pt idx="2191">
                        <c:v>300</c:v>
                      </c:pt>
                      <c:pt idx="2192">
                        <c:v>300</c:v>
                      </c:pt>
                      <c:pt idx="2193">
                        <c:v>300</c:v>
                      </c:pt>
                      <c:pt idx="2194">
                        <c:v>300</c:v>
                      </c:pt>
                      <c:pt idx="2195">
                        <c:v>300</c:v>
                      </c:pt>
                      <c:pt idx="2196">
                        <c:v>300</c:v>
                      </c:pt>
                      <c:pt idx="2197">
                        <c:v>300</c:v>
                      </c:pt>
                      <c:pt idx="2198">
                        <c:v>300</c:v>
                      </c:pt>
                      <c:pt idx="2199">
                        <c:v>300</c:v>
                      </c:pt>
                      <c:pt idx="2200">
                        <c:v>300</c:v>
                      </c:pt>
                      <c:pt idx="2201">
                        <c:v>300</c:v>
                      </c:pt>
                      <c:pt idx="2202">
                        <c:v>300</c:v>
                      </c:pt>
                      <c:pt idx="2203">
                        <c:v>300</c:v>
                      </c:pt>
                      <c:pt idx="2204">
                        <c:v>300</c:v>
                      </c:pt>
                      <c:pt idx="2205">
                        <c:v>300</c:v>
                      </c:pt>
                      <c:pt idx="2206">
                        <c:v>300</c:v>
                      </c:pt>
                      <c:pt idx="2207">
                        <c:v>300</c:v>
                      </c:pt>
                      <c:pt idx="2208">
                        <c:v>300</c:v>
                      </c:pt>
                      <c:pt idx="2209">
                        <c:v>300</c:v>
                      </c:pt>
                      <c:pt idx="2210">
                        <c:v>300</c:v>
                      </c:pt>
                      <c:pt idx="2211">
                        <c:v>300</c:v>
                      </c:pt>
                      <c:pt idx="2212">
                        <c:v>300</c:v>
                      </c:pt>
                      <c:pt idx="2213">
                        <c:v>300</c:v>
                      </c:pt>
                      <c:pt idx="2214">
                        <c:v>300</c:v>
                      </c:pt>
                      <c:pt idx="2215">
                        <c:v>300</c:v>
                      </c:pt>
                      <c:pt idx="2216">
                        <c:v>300</c:v>
                      </c:pt>
                      <c:pt idx="2217">
                        <c:v>300</c:v>
                      </c:pt>
                      <c:pt idx="2218">
                        <c:v>300</c:v>
                      </c:pt>
                      <c:pt idx="2219">
                        <c:v>300</c:v>
                      </c:pt>
                      <c:pt idx="2220">
                        <c:v>300</c:v>
                      </c:pt>
                      <c:pt idx="2221">
                        <c:v>300</c:v>
                      </c:pt>
                      <c:pt idx="2222">
                        <c:v>300</c:v>
                      </c:pt>
                      <c:pt idx="2223">
                        <c:v>300</c:v>
                      </c:pt>
                      <c:pt idx="2224">
                        <c:v>300</c:v>
                      </c:pt>
                      <c:pt idx="2225">
                        <c:v>300</c:v>
                      </c:pt>
                      <c:pt idx="2226">
                        <c:v>300</c:v>
                      </c:pt>
                      <c:pt idx="2227">
                        <c:v>300</c:v>
                      </c:pt>
                      <c:pt idx="2228">
                        <c:v>300</c:v>
                      </c:pt>
                      <c:pt idx="2229">
                        <c:v>300</c:v>
                      </c:pt>
                      <c:pt idx="2230">
                        <c:v>300</c:v>
                      </c:pt>
                      <c:pt idx="2231">
                        <c:v>300</c:v>
                      </c:pt>
                      <c:pt idx="2232">
                        <c:v>300</c:v>
                      </c:pt>
                      <c:pt idx="2233">
                        <c:v>300</c:v>
                      </c:pt>
                      <c:pt idx="2234">
                        <c:v>300</c:v>
                      </c:pt>
                      <c:pt idx="2235">
                        <c:v>300</c:v>
                      </c:pt>
                      <c:pt idx="2236">
                        <c:v>300</c:v>
                      </c:pt>
                      <c:pt idx="2237">
                        <c:v>300</c:v>
                      </c:pt>
                      <c:pt idx="2238">
                        <c:v>300</c:v>
                      </c:pt>
                      <c:pt idx="2239">
                        <c:v>300</c:v>
                      </c:pt>
                      <c:pt idx="2240">
                        <c:v>300</c:v>
                      </c:pt>
                      <c:pt idx="2241">
                        <c:v>300</c:v>
                      </c:pt>
                      <c:pt idx="2242">
                        <c:v>300</c:v>
                      </c:pt>
                      <c:pt idx="2243">
                        <c:v>300</c:v>
                      </c:pt>
                      <c:pt idx="2244">
                        <c:v>300</c:v>
                      </c:pt>
                      <c:pt idx="2245">
                        <c:v>300</c:v>
                      </c:pt>
                      <c:pt idx="2246">
                        <c:v>300</c:v>
                      </c:pt>
                      <c:pt idx="2247">
                        <c:v>300</c:v>
                      </c:pt>
                      <c:pt idx="2248">
                        <c:v>300</c:v>
                      </c:pt>
                      <c:pt idx="2249">
                        <c:v>300</c:v>
                      </c:pt>
                      <c:pt idx="2250">
                        <c:v>300</c:v>
                      </c:pt>
                      <c:pt idx="2251">
                        <c:v>300</c:v>
                      </c:pt>
                      <c:pt idx="2252">
                        <c:v>300</c:v>
                      </c:pt>
                      <c:pt idx="2253">
                        <c:v>300</c:v>
                      </c:pt>
                      <c:pt idx="2254">
                        <c:v>300</c:v>
                      </c:pt>
                      <c:pt idx="2255">
                        <c:v>300</c:v>
                      </c:pt>
                      <c:pt idx="2256">
                        <c:v>300</c:v>
                      </c:pt>
                      <c:pt idx="2257">
                        <c:v>300</c:v>
                      </c:pt>
                      <c:pt idx="2258">
                        <c:v>300</c:v>
                      </c:pt>
                      <c:pt idx="2259">
                        <c:v>300</c:v>
                      </c:pt>
                      <c:pt idx="2260">
                        <c:v>300</c:v>
                      </c:pt>
                      <c:pt idx="2261">
                        <c:v>300</c:v>
                      </c:pt>
                      <c:pt idx="2262">
                        <c:v>300</c:v>
                      </c:pt>
                      <c:pt idx="2263">
                        <c:v>300</c:v>
                      </c:pt>
                      <c:pt idx="2264">
                        <c:v>300</c:v>
                      </c:pt>
                      <c:pt idx="2265">
                        <c:v>300</c:v>
                      </c:pt>
                      <c:pt idx="2266">
                        <c:v>300</c:v>
                      </c:pt>
                      <c:pt idx="2267">
                        <c:v>300</c:v>
                      </c:pt>
                      <c:pt idx="2268">
                        <c:v>300</c:v>
                      </c:pt>
                      <c:pt idx="2269">
                        <c:v>300</c:v>
                      </c:pt>
                      <c:pt idx="2270">
                        <c:v>300</c:v>
                      </c:pt>
                      <c:pt idx="2271">
                        <c:v>300</c:v>
                      </c:pt>
                      <c:pt idx="2272">
                        <c:v>300</c:v>
                      </c:pt>
                      <c:pt idx="2273">
                        <c:v>300</c:v>
                      </c:pt>
                      <c:pt idx="2274">
                        <c:v>300</c:v>
                      </c:pt>
                      <c:pt idx="2275">
                        <c:v>300</c:v>
                      </c:pt>
                      <c:pt idx="2276">
                        <c:v>300</c:v>
                      </c:pt>
                      <c:pt idx="2277">
                        <c:v>300</c:v>
                      </c:pt>
                      <c:pt idx="2278">
                        <c:v>300</c:v>
                      </c:pt>
                      <c:pt idx="2279">
                        <c:v>300</c:v>
                      </c:pt>
                      <c:pt idx="2280">
                        <c:v>300</c:v>
                      </c:pt>
                      <c:pt idx="2281">
                        <c:v>300</c:v>
                      </c:pt>
                      <c:pt idx="2282">
                        <c:v>300</c:v>
                      </c:pt>
                      <c:pt idx="2283">
                        <c:v>300</c:v>
                      </c:pt>
                      <c:pt idx="2284">
                        <c:v>300</c:v>
                      </c:pt>
                      <c:pt idx="2285">
                        <c:v>300</c:v>
                      </c:pt>
                      <c:pt idx="2286">
                        <c:v>300</c:v>
                      </c:pt>
                      <c:pt idx="2287">
                        <c:v>300</c:v>
                      </c:pt>
                      <c:pt idx="2288">
                        <c:v>300</c:v>
                      </c:pt>
                      <c:pt idx="2289">
                        <c:v>300</c:v>
                      </c:pt>
                      <c:pt idx="2290">
                        <c:v>300</c:v>
                      </c:pt>
                      <c:pt idx="2291">
                        <c:v>300</c:v>
                      </c:pt>
                      <c:pt idx="2292">
                        <c:v>300</c:v>
                      </c:pt>
                      <c:pt idx="2293">
                        <c:v>300</c:v>
                      </c:pt>
                      <c:pt idx="2294">
                        <c:v>300</c:v>
                      </c:pt>
                      <c:pt idx="2295">
                        <c:v>300</c:v>
                      </c:pt>
                      <c:pt idx="2296">
                        <c:v>300</c:v>
                      </c:pt>
                      <c:pt idx="2297">
                        <c:v>300</c:v>
                      </c:pt>
                      <c:pt idx="2298">
                        <c:v>300</c:v>
                      </c:pt>
                      <c:pt idx="2299">
                        <c:v>300</c:v>
                      </c:pt>
                      <c:pt idx="2300">
                        <c:v>300</c:v>
                      </c:pt>
                      <c:pt idx="2301">
                        <c:v>300</c:v>
                      </c:pt>
                      <c:pt idx="2302">
                        <c:v>300</c:v>
                      </c:pt>
                      <c:pt idx="2303">
                        <c:v>300</c:v>
                      </c:pt>
                      <c:pt idx="2304">
                        <c:v>300</c:v>
                      </c:pt>
                      <c:pt idx="2305">
                        <c:v>300</c:v>
                      </c:pt>
                      <c:pt idx="2306">
                        <c:v>300</c:v>
                      </c:pt>
                      <c:pt idx="2307">
                        <c:v>300</c:v>
                      </c:pt>
                      <c:pt idx="2308">
                        <c:v>300</c:v>
                      </c:pt>
                      <c:pt idx="2309">
                        <c:v>300</c:v>
                      </c:pt>
                      <c:pt idx="2310">
                        <c:v>300</c:v>
                      </c:pt>
                      <c:pt idx="2311">
                        <c:v>300</c:v>
                      </c:pt>
                      <c:pt idx="2312">
                        <c:v>300</c:v>
                      </c:pt>
                      <c:pt idx="2313">
                        <c:v>300</c:v>
                      </c:pt>
                      <c:pt idx="2314">
                        <c:v>300</c:v>
                      </c:pt>
                      <c:pt idx="2315">
                        <c:v>300</c:v>
                      </c:pt>
                      <c:pt idx="2316">
                        <c:v>300</c:v>
                      </c:pt>
                      <c:pt idx="2317">
                        <c:v>300</c:v>
                      </c:pt>
                      <c:pt idx="2318">
                        <c:v>300</c:v>
                      </c:pt>
                      <c:pt idx="2319">
                        <c:v>300</c:v>
                      </c:pt>
                      <c:pt idx="2320">
                        <c:v>300</c:v>
                      </c:pt>
                      <c:pt idx="2321">
                        <c:v>300</c:v>
                      </c:pt>
                      <c:pt idx="2322">
                        <c:v>300</c:v>
                      </c:pt>
                      <c:pt idx="2323">
                        <c:v>300</c:v>
                      </c:pt>
                      <c:pt idx="2324">
                        <c:v>300</c:v>
                      </c:pt>
                      <c:pt idx="2325">
                        <c:v>300</c:v>
                      </c:pt>
                      <c:pt idx="2326">
                        <c:v>300</c:v>
                      </c:pt>
                      <c:pt idx="2327">
                        <c:v>300</c:v>
                      </c:pt>
                      <c:pt idx="2328">
                        <c:v>300</c:v>
                      </c:pt>
                      <c:pt idx="2329">
                        <c:v>300</c:v>
                      </c:pt>
                      <c:pt idx="2330">
                        <c:v>300</c:v>
                      </c:pt>
                      <c:pt idx="2331">
                        <c:v>300</c:v>
                      </c:pt>
                      <c:pt idx="2332">
                        <c:v>300</c:v>
                      </c:pt>
                      <c:pt idx="2333">
                        <c:v>300</c:v>
                      </c:pt>
                      <c:pt idx="2334">
                        <c:v>300</c:v>
                      </c:pt>
                      <c:pt idx="2335">
                        <c:v>300</c:v>
                      </c:pt>
                      <c:pt idx="2336">
                        <c:v>300</c:v>
                      </c:pt>
                      <c:pt idx="2337">
                        <c:v>300</c:v>
                      </c:pt>
                      <c:pt idx="2338">
                        <c:v>300</c:v>
                      </c:pt>
                      <c:pt idx="2339">
                        <c:v>300</c:v>
                      </c:pt>
                      <c:pt idx="2340">
                        <c:v>300</c:v>
                      </c:pt>
                      <c:pt idx="2341">
                        <c:v>300</c:v>
                      </c:pt>
                      <c:pt idx="2342">
                        <c:v>300</c:v>
                      </c:pt>
                      <c:pt idx="2343">
                        <c:v>300</c:v>
                      </c:pt>
                      <c:pt idx="2344">
                        <c:v>300</c:v>
                      </c:pt>
                      <c:pt idx="2345">
                        <c:v>300</c:v>
                      </c:pt>
                      <c:pt idx="2346">
                        <c:v>300</c:v>
                      </c:pt>
                      <c:pt idx="2347">
                        <c:v>300</c:v>
                      </c:pt>
                      <c:pt idx="2348">
                        <c:v>300</c:v>
                      </c:pt>
                      <c:pt idx="2349">
                        <c:v>300</c:v>
                      </c:pt>
                      <c:pt idx="2350">
                        <c:v>300</c:v>
                      </c:pt>
                      <c:pt idx="2351">
                        <c:v>300</c:v>
                      </c:pt>
                      <c:pt idx="2352">
                        <c:v>300</c:v>
                      </c:pt>
                      <c:pt idx="2353">
                        <c:v>300</c:v>
                      </c:pt>
                      <c:pt idx="2354">
                        <c:v>300</c:v>
                      </c:pt>
                      <c:pt idx="2355">
                        <c:v>300</c:v>
                      </c:pt>
                      <c:pt idx="2356">
                        <c:v>300</c:v>
                      </c:pt>
                      <c:pt idx="2357">
                        <c:v>300</c:v>
                      </c:pt>
                      <c:pt idx="2358">
                        <c:v>300</c:v>
                      </c:pt>
                      <c:pt idx="2359">
                        <c:v>300</c:v>
                      </c:pt>
                      <c:pt idx="2360">
                        <c:v>300</c:v>
                      </c:pt>
                      <c:pt idx="2361">
                        <c:v>300</c:v>
                      </c:pt>
                      <c:pt idx="2362">
                        <c:v>300</c:v>
                      </c:pt>
                      <c:pt idx="2363">
                        <c:v>300</c:v>
                      </c:pt>
                      <c:pt idx="2364">
                        <c:v>300</c:v>
                      </c:pt>
                      <c:pt idx="2365">
                        <c:v>300</c:v>
                      </c:pt>
                      <c:pt idx="2366">
                        <c:v>300</c:v>
                      </c:pt>
                      <c:pt idx="2367">
                        <c:v>300</c:v>
                      </c:pt>
                      <c:pt idx="2368">
                        <c:v>300</c:v>
                      </c:pt>
                      <c:pt idx="2369">
                        <c:v>300</c:v>
                      </c:pt>
                      <c:pt idx="2370">
                        <c:v>300</c:v>
                      </c:pt>
                      <c:pt idx="2371">
                        <c:v>300</c:v>
                      </c:pt>
                      <c:pt idx="2372">
                        <c:v>300</c:v>
                      </c:pt>
                      <c:pt idx="2373">
                        <c:v>300</c:v>
                      </c:pt>
                      <c:pt idx="2374">
                        <c:v>300</c:v>
                      </c:pt>
                      <c:pt idx="2375">
                        <c:v>300</c:v>
                      </c:pt>
                      <c:pt idx="2376">
                        <c:v>300</c:v>
                      </c:pt>
                      <c:pt idx="2377">
                        <c:v>300</c:v>
                      </c:pt>
                      <c:pt idx="2378">
                        <c:v>300</c:v>
                      </c:pt>
                      <c:pt idx="2379">
                        <c:v>300</c:v>
                      </c:pt>
                      <c:pt idx="2380">
                        <c:v>300</c:v>
                      </c:pt>
                      <c:pt idx="2381">
                        <c:v>300</c:v>
                      </c:pt>
                      <c:pt idx="2382">
                        <c:v>300</c:v>
                      </c:pt>
                      <c:pt idx="2383">
                        <c:v>300</c:v>
                      </c:pt>
                      <c:pt idx="2384">
                        <c:v>300</c:v>
                      </c:pt>
                      <c:pt idx="2385">
                        <c:v>300</c:v>
                      </c:pt>
                      <c:pt idx="2386">
                        <c:v>300</c:v>
                      </c:pt>
                      <c:pt idx="2387">
                        <c:v>300</c:v>
                      </c:pt>
                      <c:pt idx="2388">
                        <c:v>300</c:v>
                      </c:pt>
                      <c:pt idx="2389">
                        <c:v>300</c:v>
                      </c:pt>
                      <c:pt idx="2390">
                        <c:v>300</c:v>
                      </c:pt>
                      <c:pt idx="2391">
                        <c:v>300</c:v>
                      </c:pt>
                      <c:pt idx="2392">
                        <c:v>300</c:v>
                      </c:pt>
                      <c:pt idx="2393">
                        <c:v>300</c:v>
                      </c:pt>
                      <c:pt idx="2394">
                        <c:v>300</c:v>
                      </c:pt>
                      <c:pt idx="2395">
                        <c:v>300</c:v>
                      </c:pt>
                      <c:pt idx="2396">
                        <c:v>300</c:v>
                      </c:pt>
                      <c:pt idx="2397">
                        <c:v>300</c:v>
                      </c:pt>
                      <c:pt idx="2398">
                        <c:v>300</c:v>
                      </c:pt>
                      <c:pt idx="2399">
                        <c:v>300</c:v>
                      </c:pt>
                      <c:pt idx="2400">
                        <c:v>300</c:v>
                      </c:pt>
                      <c:pt idx="2401">
                        <c:v>300</c:v>
                      </c:pt>
                      <c:pt idx="2402">
                        <c:v>300</c:v>
                      </c:pt>
                      <c:pt idx="2403">
                        <c:v>300</c:v>
                      </c:pt>
                      <c:pt idx="2404">
                        <c:v>300</c:v>
                      </c:pt>
                      <c:pt idx="2405">
                        <c:v>300</c:v>
                      </c:pt>
                      <c:pt idx="2406">
                        <c:v>300</c:v>
                      </c:pt>
                      <c:pt idx="2407">
                        <c:v>300</c:v>
                      </c:pt>
                      <c:pt idx="2408">
                        <c:v>300</c:v>
                      </c:pt>
                      <c:pt idx="2409">
                        <c:v>300</c:v>
                      </c:pt>
                      <c:pt idx="2410">
                        <c:v>300</c:v>
                      </c:pt>
                      <c:pt idx="2411">
                        <c:v>300</c:v>
                      </c:pt>
                      <c:pt idx="2412">
                        <c:v>300</c:v>
                      </c:pt>
                      <c:pt idx="2413">
                        <c:v>300</c:v>
                      </c:pt>
                      <c:pt idx="2414">
                        <c:v>300</c:v>
                      </c:pt>
                      <c:pt idx="2415">
                        <c:v>300</c:v>
                      </c:pt>
                      <c:pt idx="2416">
                        <c:v>300</c:v>
                      </c:pt>
                      <c:pt idx="2417">
                        <c:v>300</c:v>
                      </c:pt>
                      <c:pt idx="2418">
                        <c:v>300</c:v>
                      </c:pt>
                      <c:pt idx="2419">
                        <c:v>300</c:v>
                      </c:pt>
                      <c:pt idx="2420">
                        <c:v>300</c:v>
                      </c:pt>
                      <c:pt idx="2421">
                        <c:v>300</c:v>
                      </c:pt>
                      <c:pt idx="2422">
                        <c:v>300</c:v>
                      </c:pt>
                      <c:pt idx="2423">
                        <c:v>300</c:v>
                      </c:pt>
                      <c:pt idx="2424">
                        <c:v>300</c:v>
                      </c:pt>
                      <c:pt idx="2425">
                        <c:v>300</c:v>
                      </c:pt>
                      <c:pt idx="2426">
                        <c:v>300</c:v>
                      </c:pt>
                      <c:pt idx="2427">
                        <c:v>300</c:v>
                      </c:pt>
                      <c:pt idx="2428">
                        <c:v>300</c:v>
                      </c:pt>
                      <c:pt idx="2429">
                        <c:v>300</c:v>
                      </c:pt>
                      <c:pt idx="2430">
                        <c:v>300</c:v>
                      </c:pt>
                      <c:pt idx="2431">
                        <c:v>300</c:v>
                      </c:pt>
                      <c:pt idx="2432">
                        <c:v>300</c:v>
                      </c:pt>
                      <c:pt idx="2433">
                        <c:v>300</c:v>
                      </c:pt>
                      <c:pt idx="2434">
                        <c:v>300</c:v>
                      </c:pt>
                      <c:pt idx="2435">
                        <c:v>300</c:v>
                      </c:pt>
                      <c:pt idx="2436">
                        <c:v>300</c:v>
                      </c:pt>
                      <c:pt idx="2437">
                        <c:v>300</c:v>
                      </c:pt>
                      <c:pt idx="2438">
                        <c:v>300</c:v>
                      </c:pt>
                      <c:pt idx="2439">
                        <c:v>300</c:v>
                      </c:pt>
                      <c:pt idx="2440">
                        <c:v>300</c:v>
                      </c:pt>
                      <c:pt idx="2441">
                        <c:v>300</c:v>
                      </c:pt>
                      <c:pt idx="2442">
                        <c:v>300</c:v>
                      </c:pt>
                      <c:pt idx="2443">
                        <c:v>300</c:v>
                      </c:pt>
                      <c:pt idx="2444">
                        <c:v>300</c:v>
                      </c:pt>
                      <c:pt idx="2445">
                        <c:v>300</c:v>
                      </c:pt>
                      <c:pt idx="2446">
                        <c:v>300</c:v>
                      </c:pt>
                      <c:pt idx="2447">
                        <c:v>300</c:v>
                      </c:pt>
                      <c:pt idx="2448">
                        <c:v>300</c:v>
                      </c:pt>
                      <c:pt idx="2449">
                        <c:v>300</c:v>
                      </c:pt>
                      <c:pt idx="2450">
                        <c:v>300</c:v>
                      </c:pt>
                      <c:pt idx="2451">
                        <c:v>300</c:v>
                      </c:pt>
                      <c:pt idx="2452">
                        <c:v>300</c:v>
                      </c:pt>
                      <c:pt idx="2453">
                        <c:v>300</c:v>
                      </c:pt>
                      <c:pt idx="2454">
                        <c:v>300</c:v>
                      </c:pt>
                      <c:pt idx="2455">
                        <c:v>300</c:v>
                      </c:pt>
                      <c:pt idx="2456">
                        <c:v>300</c:v>
                      </c:pt>
                      <c:pt idx="2457">
                        <c:v>300</c:v>
                      </c:pt>
                      <c:pt idx="2458">
                        <c:v>300</c:v>
                      </c:pt>
                      <c:pt idx="2459">
                        <c:v>300</c:v>
                      </c:pt>
                      <c:pt idx="2460">
                        <c:v>300</c:v>
                      </c:pt>
                      <c:pt idx="2461">
                        <c:v>300</c:v>
                      </c:pt>
                      <c:pt idx="2462">
                        <c:v>300</c:v>
                      </c:pt>
                      <c:pt idx="2463">
                        <c:v>300</c:v>
                      </c:pt>
                      <c:pt idx="2464">
                        <c:v>300</c:v>
                      </c:pt>
                      <c:pt idx="2465">
                        <c:v>300</c:v>
                      </c:pt>
                      <c:pt idx="2466">
                        <c:v>300</c:v>
                      </c:pt>
                      <c:pt idx="2467">
                        <c:v>300</c:v>
                      </c:pt>
                      <c:pt idx="2468">
                        <c:v>300</c:v>
                      </c:pt>
                      <c:pt idx="2469">
                        <c:v>300</c:v>
                      </c:pt>
                      <c:pt idx="2470">
                        <c:v>300</c:v>
                      </c:pt>
                      <c:pt idx="2471">
                        <c:v>300</c:v>
                      </c:pt>
                      <c:pt idx="2472">
                        <c:v>300</c:v>
                      </c:pt>
                      <c:pt idx="2473">
                        <c:v>300</c:v>
                      </c:pt>
                      <c:pt idx="2474">
                        <c:v>300</c:v>
                      </c:pt>
                      <c:pt idx="2475">
                        <c:v>300</c:v>
                      </c:pt>
                      <c:pt idx="2476">
                        <c:v>300</c:v>
                      </c:pt>
                      <c:pt idx="2477">
                        <c:v>300</c:v>
                      </c:pt>
                      <c:pt idx="2478">
                        <c:v>300</c:v>
                      </c:pt>
                      <c:pt idx="2479">
                        <c:v>300</c:v>
                      </c:pt>
                      <c:pt idx="2480">
                        <c:v>300</c:v>
                      </c:pt>
                      <c:pt idx="2481">
                        <c:v>300</c:v>
                      </c:pt>
                      <c:pt idx="2482">
                        <c:v>300</c:v>
                      </c:pt>
                      <c:pt idx="2483">
                        <c:v>300</c:v>
                      </c:pt>
                      <c:pt idx="2484">
                        <c:v>300</c:v>
                      </c:pt>
                      <c:pt idx="2485">
                        <c:v>300</c:v>
                      </c:pt>
                      <c:pt idx="2486">
                        <c:v>300</c:v>
                      </c:pt>
                      <c:pt idx="2487">
                        <c:v>300</c:v>
                      </c:pt>
                      <c:pt idx="2488">
                        <c:v>300</c:v>
                      </c:pt>
                      <c:pt idx="2489">
                        <c:v>300</c:v>
                      </c:pt>
                      <c:pt idx="2490">
                        <c:v>300</c:v>
                      </c:pt>
                      <c:pt idx="2491">
                        <c:v>300</c:v>
                      </c:pt>
                      <c:pt idx="2492">
                        <c:v>300</c:v>
                      </c:pt>
                      <c:pt idx="2493">
                        <c:v>300</c:v>
                      </c:pt>
                      <c:pt idx="2494">
                        <c:v>300</c:v>
                      </c:pt>
                      <c:pt idx="2495">
                        <c:v>300</c:v>
                      </c:pt>
                      <c:pt idx="2496">
                        <c:v>300</c:v>
                      </c:pt>
                      <c:pt idx="2497">
                        <c:v>300</c:v>
                      </c:pt>
                      <c:pt idx="2498">
                        <c:v>300</c:v>
                      </c:pt>
                      <c:pt idx="2499">
                        <c:v>300</c:v>
                      </c:pt>
                      <c:pt idx="2500">
                        <c:v>300</c:v>
                      </c:pt>
                      <c:pt idx="2501">
                        <c:v>300</c:v>
                      </c:pt>
                      <c:pt idx="2502">
                        <c:v>300</c:v>
                      </c:pt>
                      <c:pt idx="2503">
                        <c:v>300</c:v>
                      </c:pt>
                      <c:pt idx="2504">
                        <c:v>300</c:v>
                      </c:pt>
                      <c:pt idx="2505">
                        <c:v>300</c:v>
                      </c:pt>
                      <c:pt idx="2506">
                        <c:v>300</c:v>
                      </c:pt>
                      <c:pt idx="2507">
                        <c:v>300</c:v>
                      </c:pt>
                      <c:pt idx="2508">
                        <c:v>300</c:v>
                      </c:pt>
                      <c:pt idx="2509">
                        <c:v>300</c:v>
                      </c:pt>
                      <c:pt idx="2510">
                        <c:v>300</c:v>
                      </c:pt>
                      <c:pt idx="2511">
                        <c:v>300</c:v>
                      </c:pt>
                      <c:pt idx="2512">
                        <c:v>300</c:v>
                      </c:pt>
                      <c:pt idx="2513">
                        <c:v>300</c:v>
                      </c:pt>
                      <c:pt idx="2514">
                        <c:v>300</c:v>
                      </c:pt>
                      <c:pt idx="2515">
                        <c:v>300</c:v>
                      </c:pt>
                      <c:pt idx="2516">
                        <c:v>300</c:v>
                      </c:pt>
                      <c:pt idx="2517">
                        <c:v>300</c:v>
                      </c:pt>
                      <c:pt idx="2518">
                        <c:v>300</c:v>
                      </c:pt>
                      <c:pt idx="2519">
                        <c:v>300</c:v>
                      </c:pt>
                      <c:pt idx="2520">
                        <c:v>300</c:v>
                      </c:pt>
                      <c:pt idx="2521">
                        <c:v>300</c:v>
                      </c:pt>
                      <c:pt idx="2522">
                        <c:v>300</c:v>
                      </c:pt>
                      <c:pt idx="2523">
                        <c:v>300</c:v>
                      </c:pt>
                      <c:pt idx="2524">
                        <c:v>300</c:v>
                      </c:pt>
                      <c:pt idx="2525">
                        <c:v>300</c:v>
                      </c:pt>
                      <c:pt idx="2526">
                        <c:v>300</c:v>
                      </c:pt>
                      <c:pt idx="2527">
                        <c:v>300</c:v>
                      </c:pt>
                      <c:pt idx="2528">
                        <c:v>300</c:v>
                      </c:pt>
                      <c:pt idx="2529">
                        <c:v>300</c:v>
                      </c:pt>
                      <c:pt idx="2530">
                        <c:v>300</c:v>
                      </c:pt>
                      <c:pt idx="2531">
                        <c:v>300</c:v>
                      </c:pt>
                      <c:pt idx="2532">
                        <c:v>300</c:v>
                      </c:pt>
                      <c:pt idx="2533">
                        <c:v>300</c:v>
                      </c:pt>
                      <c:pt idx="2534">
                        <c:v>300</c:v>
                      </c:pt>
                      <c:pt idx="2535">
                        <c:v>300</c:v>
                      </c:pt>
                      <c:pt idx="2536">
                        <c:v>300</c:v>
                      </c:pt>
                      <c:pt idx="2537">
                        <c:v>300</c:v>
                      </c:pt>
                      <c:pt idx="2538">
                        <c:v>300</c:v>
                      </c:pt>
                      <c:pt idx="2539">
                        <c:v>300</c:v>
                      </c:pt>
                      <c:pt idx="2540">
                        <c:v>300</c:v>
                      </c:pt>
                      <c:pt idx="2541">
                        <c:v>300</c:v>
                      </c:pt>
                      <c:pt idx="2542">
                        <c:v>300</c:v>
                      </c:pt>
                      <c:pt idx="2543">
                        <c:v>300</c:v>
                      </c:pt>
                      <c:pt idx="2544">
                        <c:v>300</c:v>
                      </c:pt>
                      <c:pt idx="2545">
                        <c:v>300</c:v>
                      </c:pt>
                      <c:pt idx="2546">
                        <c:v>300</c:v>
                      </c:pt>
                      <c:pt idx="2547">
                        <c:v>300</c:v>
                      </c:pt>
                      <c:pt idx="2548">
                        <c:v>300</c:v>
                      </c:pt>
                      <c:pt idx="2549">
                        <c:v>300</c:v>
                      </c:pt>
                      <c:pt idx="2550">
                        <c:v>300</c:v>
                      </c:pt>
                      <c:pt idx="2551">
                        <c:v>300</c:v>
                      </c:pt>
                      <c:pt idx="2552">
                        <c:v>300</c:v>
                      </c:pt>
                      <c:pt idx="2553">
                        <c:v>300</c:v>
                      </c:pt>
                      <c:pt idx="2554">
                        <c:v>300</c:v>
                      </c:pt>
                      <c:pt idx="2555">
                        <c:v>300</c:v>
                      </c:pt>
                      <c:pt idx="2556">
                        <c:v>300</c:v>
                      </c:pt>
                      <c:pt idx="2557">
                        <c:v>300</c:v>
                      </c:pt>
                      <c:pt idx="2558">
                        <c:v>300</c:v>
                      </c:pt>
                      <c:pt idx="2559">
                        <c:v>300</c:v>
                      </c:pt>
                      <c:pt idx="2560">
                        <c:v>300</c:v>
                      </c:pt>
                      <c:pt idx="2561">
                        <c:v>300</c:v>
                      </c:pt>
                      <c:pt idx="2562">
                        <c:v>300</c:v>
                      </c:pt>
                      <c:pt idx="2563">
                        <c:v>300</c:v>
                      </c:pt>
                      <c:pt idx="2564">
                        <c:v>300</c:v>
                      </c:pt>
                      <c:pt idx="2565">
                        <c:v>300</c:v>
                      </c:pt>
                      <c:pt idx="2566">
                        <c:v>300</c:v>
                      </c:pt>
                      <c:pt idx="2567">
                        <c:v>300</c:v>
                      </c:pt>
                      <c:pt idx="2568">
                        <c:v>300</c:v>
                      </c:pt>
                      <c:pt idx="2569">
                        <c:v>300</c:v>
                      </c:pt>
                      <c:pt idx="2570">
                        <c:v>300</c:v>
                      </c:pt>
                      <c:pt idx="2571">
                        <c:v>300</c:v>
                      </c:pt>
                      <c:pt idx="2572">
                        <c:v>300</c:v>
                      </c:pt>
                      <c:pt idx="2573">
                        <c:v>300</c:v>
                      </c:pt>
                      <c:pt idx="2574">
                        <c:v>300</c:v>
                      </c:pt>
                      <c:pt idx="2575">
                        <c:v>300</c:v>
                      </c:pt>
                      <c:pt idx="2576">
                        <c:v>300</c:v>
                      </c:pt>
                      <c:pt idx="2577">
                        <c:v>300</c:v>
                      </c:pt>
                      <c:pt idx="2578">
                        <c:v>300</c:v>
                      </c:pt>
                      <c:pt idx="2579">
                        <c:v>300</c:v>
                      </c:pt>
                      <c:pt idx="2580">
                        <c:v>300</c:v>
                      </c:pt>
                      <c:pt idx="2581">
                        <c:v>300</c:v>
                      </c:pt>
                      <c:pt idx="2582">
                        <c:v>300</c:v>
                      </c:pt>
                      <c:pt idx="2583">
                        <c:v>300</c:v>
                      </c:pt>
                      <c:pt idx="2584">
                        <c:v>300</c:v>
                      </c:pt>
                      <c:pt idx="2585">
                        <c:v>300</c:v>
                      </c:pt>
                      <c:pt idx="2586">
                        <c:v>300</c:v>
                      </c:pt>
                      <c:pt idx="2587">
                        <c:v>300</c:v>
                      </c:pt>
                      <c:pt idx="2588">
                        <c:v>300</c:v>
                      </c:pt>
                      <c:pt idx="2589">
                        <c:v>300</c:v>
                      </c:pt>
                      <c:pt idx="2590">
                        <c:v>300</c:v>
                      </c:pt>
                      <c:pt idx="2591">
                        <c:v>300</c:v>
                      </c:pt>
                      <c:pt idx="2592">
                        <c:v>300</c:v>
                      </c:pt>
                      <c:pt idx="2593">
                        <c:v>300</c:v>
                      </c:pt>
                      <c:pt idx="2594">
                        <c:v>300</c:v>
                      </c:pt>
                      <c:pt idx="2595">
                        <c:v>300</c:v>
                      </c:pt>
                      <c:pt idx="2596">
                        <c:v>300</c:v>
                      </c:pt>
                      <c:pt idx="2597">
                        <c:v>300</c:v>
                      </c:pt>
                      <c:pt idx="2598">
                        <c:v>300</c:v>
                      </c:pt>
                      <c:pt idx="2599">
                        <c:v>300</c:v>
                      </c:pt>
                      <c:pt idx="2600">
                        <c:v>300</c:v>
                      </c:pt>
                      <c:pt idx="2601">
                        <c:v>300</c:v>
                      </c:pt>
                      <c:pt idx="2602">
                        <c:v>300</c:v>
                      </c:pt>
                      <c:pt idx="2603">
                        <c:v>300</c:v>
                      </c:pt>
                      <c:pt idx="2604">
                        <c:v>300</c:v>
                      </c:pt>
                      <c:pt idx="2605">
                        <c:v>300</c:v>
                      </c:pt>
                      <c:pt idx="2606">
                        <c:v>300</c:v>
                      </c:pt>
                      <c:pt idx="2607">
                        <c:v>300</c:v>
                      </c:pt>
                      <c:pt idx="2608">
                        <c:v>300</c:v>
                      </c:pt>
                      <c:pt idx="2609">
                        <c:v>300</c:v>
                      </c:pt>
                      <c:pt idx="2610">
                        <c:v>300</c:v>
                      </c:pt>
                      <c:pt idx="2611">
                        <c:v>300</c:v>
                      </c:pt>
                      <c:pt idx="2612">
                        <c:v>300</c:v>
                      </c:pt>
                      <c:pt idx="2613">
                        <c:v>300</c:v>
                      </c:pt>
                      <c:pt idx="2614">
                        <c:v>300</c:v>
                      </c:pt>
                      <c:pt idx="2615">
                        <c:v>300</c:v>
                      </c:pt>
                      <c:pt idx="2616">
                        <c:v>300</c:v>
                      </c:pt>
                      <c:pt idx="2617">
                        <c:v>300</c:v>
                      </c:pt>
                      <c:pt idx="2618">
                        <c:v>300</c:v>
                      </c:pt>
                      <c:pt idx="2619">
                        <c:v>300</c:v>
                      </c:pt>
                      <c:pt idx="2620">
                        <c:v>300</c:v>
                      </c:pt>
                      <c:pt idx="2621">
                        <c:v>300</c:v>
                      </c:pt>
                      <c:pt idx="2622">
                        <c:v>300</c:v>
                      </c:pt>
                      <c:pt idx="2623">
                        <c:v>300</c:v>
                      </c:pt>
                      <c:pt idx="2624">
                        <c:v>300</c:v>
                      </c:pt>
                      <c:pt idx="2625">
                        <c:v>300</c:v>
                      </c:pt>
                      <c:pt idx="2626">
                        <c:v>300</c:v>
                      </c:pt>
                      <c:pt idx="2627">
                        <c:v>300</c:v>
                      </c:pt>
                      <c:pt idx="2628">
                        <c:v>300</c:v>
                      </c:pt>
                      <c:pt idx="2629">
                        <c:v>300</c:v>
                      </c:pt>
                      <c:pt idx="2630">
                        <c:v>300</c:v>
                      </c:pt>
                      <c:pt idx="2631">
                        <c:v>300</c:v>
                      </c:pt>
                      <c:pt idx="2632">
                        <c:v>300</c:v>
                      </c:pt>
                      <c:pt idx="2633">
                        <c:v>300</c:v>
                      </c:pt>
                      <c:pt idx="2634">
                        <c:v>300</c:v>
                      </c:pt>
                      <c:pt idx="2635">
                        <c:v>300</c:v>
                      </c:pt>
                      <c:pt idx="2636">
                        <c:v>300</c:v>
                      </c:pt>
                      <c:pt idx="2637">
                        <c:v>300</c:v>
                      </c:pt>
                      <c:pt idx="2638">
                        <c:v>300</c:v>
                      </c:pt>
                      <c:pt idx="2639">
                        <c:v>300</c:v>
                      </c:pt>
                      <c:pt idx="2640">
                        <c:v>300</c:v>
                      </c:pt>
                      <c:pt idx="2641">
                        <c:v>300</c:v>
                      </c:pt>
                      <c:pt idx="2642">
                        <c:v>300</c:v>
                      </c:pt>
                      <c:pt idx="2643">
                        <c:v>300</c:v>
                      </c:pt>
                      <c:pt idx="2644">
                        <c:v>300</c:v>
                      </c:pt>
                      <c:pt idx="2645">
                        <c:v>300</c:v>
                      </c:pt>
                      <c:pt idx="2646">
                        <c:v>300</c:v>
                      </c:pt>
                      <c:pt idx="2647">
                        <c:v>300</c:v>
                      </c:pt>
                      <c:pt idx="2648">
                        <c:v>300</c:v>
                      </c:pt>
                      <c:pt idx="2649">
                        <c:v>300</c:v>
                      </c:pt>
                      <c:pt idx="2650">
                        <c:v>300</c:v>
                      </c:pt>
                      <c:pt idx="2651">
                        <c:v>300</c:v>
                      </c:pt>
                      <c:pt idx="2652">
                        <c:v>300</c:v>
                      </c:pt>
                      <c:pt idx="2653">
                        <c:v>300</c:v>
                      </c:pt>
                      <c:pt idx="2654">
                        <c:v>300</c:v>
                      </c:pt>
                      <c:pt idx="2655">
                        <c:v>300</c:v>
                      </c:pt>
                      <c:pt idx="2656">
                        <c:v>300</c:v>
                      </c:pt>
                      <c:pt idx="2657">
                        <c:v>300</c:v>
                      </c:pt>
                      <c:pt idx="2658">
                        <c:v>300</c:v>
                      </c:pt>
                      <c:pt idx="2659">
                        <c:v>300</c:v>
                      </c:pt>
                      <c:pt idx="2660">
                        <c:v>300</c:v>
                      </c:pt>
                      <c:pt idx="2661">
                        <c:v>300</c:v>
                      </c:pt>
                      <c:pt idx="2662">
                        <c:v>300</c:v>
                      </c:pt>
                      <c:pt idx="2663">
                        <c:v>300</c:v>
                      </c:pt>
                      <c:pt idx="2664">
                        <c:v>300</c:v>
                      </c:pt>
                      <c:pt idx="2665">
                        <c:v>300</c:v>
                      </c:pt>
                      <c:pt idx="2666">
                        <c:v>300</c:v>
                      </c:pt>
                      <c:pt idx="2667">
                        <c:v>300</c:v>
                      </c:pt>
                      <c:pt idx="2668">
                        <c:v>300</c:v>
                      </c:pt>
                      <c:pt idx="2669">
                        <c:v>300</c:v>
                      </c:pt>
                      <c:pt idx="2670">
                        <c:v>300</c:v>
                      </c:pt>
                      <c:pt idx="2671">
                        <c:v>300</c:v>
                      </c:pt>
                      <c:pt idx="2672">
                        <c:v>300</c:v>
                      </c:pt>
                      <c:pt idx="2673">
                        <c:v>300</c:v>
                      </c:pt>
                      <c:pt idx="2674">
                        <c:v>300</c:v>
                      </c:pt>
                      <c:pt idx="2675">
                        <c:v>300</c:v>
                      </c:pt>
                      <c:pt idx="2676">
                        <c:v>300</c:v>
                      </c:pt>
                      <c:pt idx="2677">
                        <c:v>300</c:v>
                      </c:pt>
                      <c:pt idx="2678">
                        <c:v>300</c:v>
                      </c:pt>
                      <c:pt idx="2679">
                        <c:v>300</c:v>
                      </c:pt>
                      <c:pt idx="2680">
                        <c:v>300</c:v>
                      </c:pt>
                      <c:pt idx="2681">
                        <c:v>300</c:v>
                      </c:pt>
                      <c:pt idx="2682">
                        <c:v>300</c:v>
                      </c:pt>
                      <c:pt idx="2683">
                        <c:v>300</c:v>
                      </c:pt>
                      <c:pt idx="2684">
                        <c:v>300</c:v>
                      </c:pt>
                      <c:pt idx="2685">
                        <c:v>300</c:v>
                      </c:pt>
                      <c:pt idx="2686">
                        <c:v>300</c:v>
                      </c:pt>
                      <c:pt idx="2687">
                        <c:v>300</c:v>
                      </c:pt>
                      <c:pt idx="2688">
                        <c:v>300</c:v>
                      </c:pt>
                      <c:pt idx="2689">
                        <c:v>300</c:v>
                      </c:pt>
                      <c:pt idx="2690">
                        <c:v>300</c:v>
                      </c:pt>
                      <c:pt idx="2691">
                        <c:v>300</c:v>
                      </c:pt>
                      <c:pt idx="2692">
                        <c:v>300</c:v>
                      </c:pt>
                      <c:pt idx="2693">
                        <c:v>300</c:v>
                      </c:pt>
                      <c:pt idx="2694">
                        <c:v>300</c:v>
                      </c:pt>
                      <c:pt idx="2695">
                        <c:v>300</c:v>
                      </c:pt>
                      <c:pt idx="2696">
                        <c:v>300</c:v>
                      </c:pt>
                      <c:pt idx="2697">
                        <c:v>300</c:v>
                      </c:pt>
                      <c:pt idx="2698">
                        <c:v>300</c:v>
                      </c:pt>
                      <c:pt idx="2699">
                        <c:v>300</c:v>
                      </c:pt>
                      <c:pt idx="2700">
                        <c:v>300</c:v>
                      </c:pt>
                      <c:pt idx="2701">
                        <c:v>300</c:v>
                      </c:pt>
                      <c:pt idx="2702">
                        <c:v>300</c:v>
                      </c:pt>
                      <c:pt idx="2703">
                        <c:v>300</c:v>
                      </c:pt>
                      <c:pt idx="2704">
                        <c:v>300</c:v>
                      </c:pt>
                      <c:pt idx="2705">
                        <c:v>300</c:v>
                      </c:pt>
                      <c:pt idx="2706">
                        <c:v>300</c:v>
                      </c:pt>
                      <c:pt idx="2707">
                        <c:v>300</c:v>
                      </c:pt>
                      <c:pt idx="2708">
                        <c:v>300</c:v>
                      </c:pt>
                      <c:pt idx="2709">
                        <c:v>300</c:v>
                      </c:pt>
                      <c:pt idx="2710">
                        <c:v>300</c:v>
                      </c:pt>
                      <c:pt idx="2711">
                        <c:v>300</c:v>
                      </c:pt>
                      <c:pt idx="2712">
                        <c:v>300</c:v>
                      </c:pt>
                      <c:pt idx="2713">
                        <c:v>300</c:v>
                      </c:pt>
                      <c:pt idx="2714">
                        <c:v>300</c:v>
                      </c:pt>
                      <c:pt idx="2715">
                        <c:v>300</c:v>
                      </c:pt>
                      <c:pt idx="2716">
                        <c:v>300</c:v>
                      </c:pt>
                      <c:pt idx="2717">
                        <c:v>300</c:v>
                      </c:pt>
                      <c:pt idx="2718">
                        <c:v>300</c:v>
                      </c:pt>
                      <c:pt idx="2719">
                        <c:v>300</c:v>
                      </c:pt>
                      <c:pt idx="2720">
                        <c:v>300</c:v>
                      </c:pt>
                      <c:pt idx="2721">
                        <c:v>300</c:v>
                      </c:pt>
                      <c:pt idx="2722">
                        <c:v>300</c:v>
                      </c:pt>
                      <c:pt idx="2723">
                        <c:v>300</c:v>
                      </c:pt>
                      <c:pt idx="2724">
                        <c:v>300</c:v>
                      </c:pt>
                      <c:pt idx="2725">
                        <c:v>300</c:v>
                      </c:pt>
                      <c:pt idx="2726">
                        <c:v>300</c:v>
                      </c:pt>
                      <c:pt idx="2727">
                        <c:v>300</c:v>
                      </c:pt>
                      <c:pt idx="2728">
                        <c:v>300</c:v>
                      </c:pt>
                      <c:pt idx="2729">
                        <c:v>300</c:v>
                      </c:pt>
                      <c:pt idx="2730">
                        <c:v>300</c:v>
                      </c:pt>
                      <c:pt idx="2731">
                        <c:v>300</c:v>
                      </c:pt>
                      <c:pt idx="2732">
                        <c:v>300</c:v>
                      </c:pt>
                      <c:pt idx="2733">
                        <c:v>300</c:v>
                      </c:pt>
                      <c:pt idx="2734">
                        <c:v>300</c:v>
                      </c:pt>
                      <c:pt idx="2735">
                        <c:v>300</c:v>
                      </c:pt>
                      <c:pt idx="2736">
                        <c:v>300</c:v>
                      </c:pt>
                      <c:pt idx="2737">
                        <c:v>300</c:v>
                      </c:pt>
                      <c:pt idx="2738">
                        <c:v>300</c:v>
                      </c:pt>
                      <c:pt idx="2739">
                        <c:v>300</c:v>
                      </c:pt>
                      <c:pt idx="2740">
                        <c:v>300</c:v>
                      </c:pt>
                      <c:pt idx="2741">
                        <c:v>300</c:v>
                      </c:pt>
                      <c:pt idx="2742">
                        <c:v>300</c:v>
                      </c:pt>
                      <c:pt idx="2743">
                        <c:v>300</c:v>
                      </c:pt>
                      <c:pt idx="2744">
                        <c:v>300</c:v>
                      </c:pt>
                      <c:pt idx="2745">
                        <c:v>300</c:v>
                      </c:pt>
                      <c:pt idx="2746">
                        <c:v>300</c:v>
                      </c:pt>
                      <c:pt idx="2747">
                        <c:v>300</c:v>
                      </c:pt>
                      <c:pt idx="2748">
                        <c:v>300</c:v>
                      </c:pt>
                      <c:pt idx="2749">
                        <c:v>300</c:v>
                      </c:pt>
                      <c:pt idx="2750">
                        <c:v>300</c:v>
                      </c:pt>
                      <c:pt idx="2751">
                        <c:v>300</c:v>
                      </c:pt>
                      <c:pt idx="2752">
                        <c:v>300</c:v>
                      </c:pt>
                      <c:pt idx="2753">
                        <c:v>300</c:v>
                      </c:pt>
                      <c:pt idx="2754">
                        <c:v>300</c:v>
                      </c:pt>
                      <c:pt idx="2755">
                        <c:v>300</c:v>
                      </c:pt>
                      <c:pt idx="2756">
                        <c:v>300</c:v>
                      </c:pt>
                      <c:pt idx="2757">
                        <c:v>300</c:v>
                      </c:pt>
                      <c:pt idx="2758">
                        <c:v>300</c:v>
                      </c:pt>
                      <c:pt idx="2759">
                        <c:v>300</c:v>
                      </c:pt>
                      <c:pt idx="2760">
                        <c:v>300</c:v>
                      </c:pt>
                      <c:pt idx="2761">
                        <c:v>300</c:v>
                      </c:pt>
                      <c:pt idx="2762">
                        <c:v>300</c:v>
                      </c:pt>
                      <c:pt idx="2763">
                        <c:v>300</c:v>
                      </c:pt>
                      <c:pt idx="2764">
                        <c:v>300</c:v>
                      </c:pt>
                      <c:pt idx="2765">
                        <c:v>300</c:v>
                      </c:pt>
                      <c:pt idx="2766">
                        <c:v>300</c:v>
                      </c:pt>
                      <c:pt idx="2767">
                        <c:v>300</c:v>
                      </c:pt>
                      <c:pt idx="2768">
                        <c:v>300</c:v>
                      </c:pt>
                      <c:pt idx="2769">
                        <c:v>300</c:v>
                      </c:pt>
                      <c:pt idx="2770">
                        <c:v>300</c:v>
                      </c:pt>
                      <c:pt idx="2771">
                        <c:v>300</c:v>
                      </c:pt>
                      <c:pt idx="2772">
                        <c:v>300</c:v>
                      </c:pt>
                      <c:pt idx="2773">
                        <c:v>300</c:v>
                      </c:pt>
                      <c:pt idx="2774">
                        <c:v>300</c:v>
                      </c:pt>
                      <c:pt idx="2775">
                        <c:v>300</c:v>
                      </c:pt>
                      <c:pt idx="2776">
                        <c:v>300</c:v>
                      </c:pt>
                      <c:pt idx="2777">
                        <c:v>300</c:v>
                      </c:pt>
                      <c:pt idx="2778">
                        <c:v>300</c:v>
                      </c:pt>
                      <c:pt idx="2779">
                        <c:v>300</c:v>
                      </c:pt>
                      <c:pt idx="2780">
                        <c:v>300</c:v>
                      </c:pt>
                      <c:pt idx="2781">
                        <c:v>300</c:v>
                      </c:pt>
                      <c:pt idx="2782">
                        <c:v>300</c:v>
                      </c:pt>
                      <c:pt idx="2783">
                        <c:v>300</c:v>
                      </c:pt>
                      <c:pt idx="2784">
                        <c:v>300</c:v>
                      </c:pt>
                      <c:pt idx="2785">
                        <c:v>300</c:v>
                      </c:pt>
                      <c:pt idx="2786">
                        <c:v>300</c:v>
                      </c:pt>
                      <c:pt idx="2787">
                        <c:v>300</c:v>
                      </c:pt>
                      <c:pt idx="2788">
                        <c:v>300</c:v>
                      </c:pt>
                      <c:pt idx="2789">
                        <c:v>300</c:v>
                      </c:pt>
                      <c:pt idx="2790">
                        <c:v>300</c:v>
                      </c:pt>
                      <c:pt idx="2791">
                        <c:v>300</c:v>
                      </c:pt>
                      <c:pt idx="2792">
                        <c:v>300</c:v>
                      </c:pt>
                      <c:pt idx="2793">
                        <c:v>300</c:v>
                      </c:pt>
                      <c:pt idx="2794">
                        <c:v>300</c:v>
                      </c:pt>
                      <c:pt idx="2795">
                        <c:v>300</c:v>
                      </c:pt>
                      <c:pt idx="2796">
                        <c:v>300</c:v>
                      </c:pt>
                      <c:pt idx="2797">
                        <c:v>300</c:v>
                      </c:pt>
                      <c:pt idx="2798">
                        <c:v>300</c:v>
                      </c:pt>
                      <c:pt idx="2799">
                        <c:v>300</c:v>
                      </c:pt>
                      <c:pt idx="2800">
                        <c:v>300</c:v>
                      </c:pt>
                      <c:pt idx="2801">
                        <c:v>300</c:v>
                      </c:pt>
                      <c:pt idx="2802">
                        <c:v>300</c:v>
                      </c:pt>
                      <c:pt idx="2803">
                        <c:v>300</c:v>
                      </c:pt>
                      <c:pt idx="2804">
                        <c:v>300</c:v>
                      </c:pt>
                      <c:pt idx="2805">
                        <c:v>300</c:v>
                      </c:pt>
                      <c:pt idx="2806">
                        <c:v>300</c:v>
                      </c:pt>
                      <c:pt idx="2807">
                        <c:v>300</c:v>
                      </c:pt>
                      <c:pt idx="2808">
                        <c:v>300</c:v>
                      </c:pt>
                      <c:pt idx="2809">
                        <c:v>300</c:v>
                      </c:pt>
                      <c:pt idx="2810">
                        <c:v>300</c:v>
                      </c:pt>
                      <c:pt idx="2811">
                        <c:v>300</c:v>
                      </c:pt>
                      <c:pt idx="2812">
                        <c:v>300</c:v>
                      </c:pt>
                      <c:pt idx="2813">
                        <c:v>300</c:v>
                      </c:pt>
                      <c:pt idx="2814">
                        <c:v>300</c:v>
                      </c:pt>
                      <c:pt idx="2815">
                        <c:v>300</c:v>
                      </c:pt>
                      <c:pt idx="2816">
                        <c:v>300</c:v>
                      </c:pt>
                      <c:pt idx="2817">
                        <c:v>300</c:v>
                      </c:pt>
                      <c:pt idx="2818">
                        <c:v>300</c:v>
                      </c:pt>
                      <c:pt idx="2819">
                        <c:v>300</c:v>
                      </c:pt>
                      <c:pt idx="2820">
                        <c:v>300</c:v>
                      </c:pt>
                      <c:pt idx="2821">
                        <c:v>300</c:v>
                      </c:pt>
                      <c:pt idx="2822">
                        <c:v>300</c:v>
                      </c:pt>
                      <c:pt idx="2823">
                        <c:v>300</c:v>
                      </c:pt>
                      <c:pt idx="2824">
                        <c:v>300</c:v>
                      </c:pt>
                      <c:pt idx="2825">
                        <c:v>300</c:v>
                      </c:pt>
                      <c:pt idx="2826">
                        <c:v>300</c:v>
                      </c:pt>
                      <c:pt idx="2827">
                        <c:v>300</c:v>
                      </c:pt>
                      <c:pt idx="2828">
                        <c:v>300</c:v>
                      </c:pt>
                      <c:pt idx="2829">
                        <c:v>300</c:v>
                      </c:pt>
                      <c:pt idx="2830">
                        <c:v>300</c:v>
                      </c:pt>
                      <c:pt idx="2831">
                        <c:v>300</c:v>
                      </c:pt>
                      <c:pt idx="2832">
                        <c:v>300</c:v>
                      </c:pt>
                      <c:pt idx="2833">
                        <c:v>300</c:v>
                      </c:pt>
                      <c:pt idx="2834">
                        <c:v>300</c:v>
                      </c:pt>
                      <c:pt idx="2835">
                        <c:v>300</c:v>
                      </c:pt>
                      <c:pt idx="2836">
                        <c:v>300</c:v>
                      </c:pt>
                      <c:pt idx="2837">
                        <c:v>300</c:v>
                      </c:pt>
                      <c:pt idx="2838">
                        <c:v>300</c:v>
                      </c:pt>
                      <c:pt idx="2839">
                        <c:v>300</c:v>
                      </c:pt>
                      <c:pt idx="2840">
                        <c:v>300</c:v>
                      </c:pt>
                      <c:pt idx="2841">
                        <c:v>300</c:v>
                      </c:pt>
                      <c:pt idx="2842">
                        <c:v>300</c:v>
                      </c:pt>
                      <c:pt idx="2843">
                        <c:v>300</c:v>
                      </c:pt>
                      <c:pt idx="2844">
                        <c:v>300</c:v>
                      </c:pt>
                      <c:pt idx="2845">
                        <c:v>300</c:v>
                      </c:pt>
                      <c:pt idx="2846">
                        <c:v>300</c:v>
                      </c:pt>
                      <c:pt idx="2847">
                        <c:v>300</c:v>
                      </c:pt>
                      <c:pt idx="2848">
                        <c:v>300</c:v>
                      </c:pt>
                      <c:pt idx="2849">
                        <c:v>300</c:v>
                      </c:pt>
                      <c:pt idx="2850">
                        <c:v>300</c:v>
                      </c:pt>
                      <c:pt idx="2851">
                        <c:v>300</c:v>
                      </c:pt>
                      <c:pt idx="2852">
                        <c:v>300</c:v>
                      </c:pt>
                      <c:pt idx="2853">
                        <c:v>300</c:v>
                      </c:pt>
                      <c:pt idx="2854">
                        <c:v>300</c:v>
                      </c:pt>
                      <c:pt idx="2855">
                        <c:v>300</c:v>
                      </c:pt>
                      <c:pt idx="2856">
                        <c:v>300</c:v>
                      </c:pt>
                      <c:pt idx="2857">
                        <c:v>300</c:v>
                      </c:pt>
                      <c:pt idx="2858">
                        <c:v>300</c:v>
                      </c:pt>
                      <c:pt idx="2859">
                        <c:v>300</c:v>
                      </c:pt>
                      <c:pt idx="2860">
                        <c:v>300</c:v>
                      </c:pt>
                      <c:pt idx="2861">
                        <c:v>300</c:v>
                      </c:pt>
                      <c:pt idx="2862">
                        <c:v>300</c:v>
                      </c:pt>
                      <c:pt idx="2863">
                        <c:v>300</c:v>
                      </c:pt>
                      <c:pt idx="2864">
                        <c:v>300</c:v>
                      </c:pt>
                      <c:pt idx="2865">
                        <c:v>300</c:v>
                      </c:pt>
                      <c:pt idx="2866">
                        <c:v>300</c:v>
                      </c:pt>
                      <c:pt idx="2867">
                        <c:v>300</c:v>
                      </c:pt>
                      <c:pt idx="2868">
                        <c:v>300</c:v>
                      </c:pt>
                      <c:pt idx="2869">
                        <c:v>300</c:v>
                      </c:pt>
                      <c:pt idx="2870">
                        <c:v>300</c:v>
                      </c:pt>
                      <c:pt idx="2871">
                        <c:v>300</c:v>
                      </c:pt>
                      <c:pt idx="2872">
                        <c:v>300</c:v>
                      </c:pt>
                      <c:pt idx="2873">
                        <c:v>300</c:v>
                      </c:pt>
                      <c:pt idx="2874">
                        <c:v>300</c:v>
                      </c:pt>
                      <c:pt idx="2875">
                        <c:v>300</c:v>
                      </c:pt>
                      <c:pt idx="2876">
                        <c:v>300</c:v>
                      </c:pt>
                      <c:pt idx="2877">
                        <c:v>300</c:v>
                      </c:pt>
                      <c:pt idx="2878">
                        <c:v>300</c:v>
                      </c:pt>
                      <c:pt idx="2879">
                        <c:v>300</c:v>
                      </c:pt>
                      <c:pt idx="2880">
                        <c:v>300</c:v>
                      </c:pt>
                      <c:pt idx="2881">
                        <c:v>300</c:v>
                      </c:pt>
                      <c:pt idx="2882">
                        <c:v>300</c:v>
                      </c:pt>
                      <c:pt idx="2883">
                        <c:v>300</c:v>
                      </c:pt>
                      <c:pt idx="2884">
                        <c:v>300</c:v>
                      </c:pt>
                      <c:pt idx="2885">
                        <c:v>300</c:v>
                      </c:pt>
                      <c:pt idx="2886">
                        <c:v>300</c:v>
                      </c:pt>
                      <c:pt idx="2887">
                        <c:v>300</c:v>
                      </c:pt>
                      <c:pt idx="2888">
                        <c:v>300</c:v>
                      </c:pt>
                      <c:pt idx="2889">
                        <c:v>300</c:v>
                      </c:pt>
                      <c:pt idx="2890">
                        <c:v>300</c:v>
                      </c:pt>
                      <c:pt idx="2891">
                        <c:v>300</c:v>
                      </c:pt>
                      <c:pt idx="2892">
                        <c:v>300</c:v>
                      </c:pt>
                      <c:pt idx="2893">
                        <c:v>300</c:v>
                      </c:pt>
                      <c:pt idx="2894">
                        <c:v>300</c:v>
                      </c:pt>
                      <c:pt idx="2895">
                        <c:v>300</c:v>
                      </c:pt>
                      <c:pt idx="2896">
                        <c:v>300</c:v>
                      </c:pt>
                      <c:pt idx="2897">
                        <c:v>300</c:v>
                      </c:pt>
                      <c:pt idx="2898">
                        <c:v>300</c:v>
                      </c:pt>
                      <c:pt idx="2899">
                        <c:v>300</c:v>
                      </c:pt>
                      <c:pt idx="2900">
                        <c:v>300</c:v>
                      </c:pt>
                      <c:pt idx="2901">
                        <c:v>300</c:v>
                      </c:pt>
                      <c:pt idx="2902">
                        <c:v>300</c:v>
                      </c:pt>
                      <c:pt idx="2903">
                        <c:v>300</c:v>
                      </c:pt>
                      <c:pt idx="2904">
                        <c:v>300</c:v>
                      </c:pt>
                      <c:pt idx="2905">
                        <c:v>300</c:v>
                      </c:pt>
                      <c:pt idx="2906">
                        <c:v>300</c:v>
                      </c:pt>
                      <c:pt idx="2907">
                        <c:v>300</c:v>
                      </c:pt>
                      <c:pt idx="2908">
                        <c:v>300</c:v>
                      </c:pt>
                      <c:pt idx="2909">
                        <c:v>300</c:v>
                      </c:pt>
                      <c:pt idx="2910">
                        <c:v>300</c:v>
                      </c:pt>
                      <c:pt idx="2911">
                        <c:v>300</c:v>
                      </c:pt>
                      <c:pt idx="2912">
                        <c:v>300</c:v>
                      </c:pt>
                      <c:pt idx="2913">
                        <c:v>300</c:v>
                      </c:pt>
                      <c:pt idx="2914">
                        <c:v>300</c:v>
                      </c:pt>
                      <c:pt idx="2915">
                        <c:v>300</c:v>
                      </c:pt>
                      <c:pt idx="2916">
                        <c:v>300</c:v>
                      </c:pt>
                      <c:pt idx="2917">
                        <c:v>300</c:v>
                      </c:pt>
                      <c:pt idx="2918">
                        <c:v>300</c:v>
                      </c:pt>
                      <c:pt idx="2919">
                        <c:v>300</c:v>
                      </c:pt>
                      <c:pt idx="2920">
                        <c:v>300</c:v>
                      </c:pt>
                      <c:pt idx="2921">
                        <c:v>300</c:v>
                      </c:pt>
                      <c:pt idx="2922">
                        <c:v>300</c:v>
                      </c:pt>
                      <c:pt idx="2923">
                        <c:v>300</c:v>
                      </c:pt>
                      <c:pt idx="2924">
                        <c:v>300</c:v>
                      </c:pt>
                      <c:pt idx="2925">
                        <c:v>300</c:v>
                      </c:pt>
                      <c:pt idx="2926">
                        <c:v>300</c:v>
                      </c:pt>
                      <c:pt idx="2927">
                        <c:v>300</c:v>
                      </c:pt>
                      <c:pt idx="2928">
                        <c:v>300</c:v>
                      </c:pt>
                      <c:pt idx="2929">
                        <c:v>300</c:v>
                      </c:pt>
                      <c:pt idx="2930">
                        <c:v>300</c:v>
                      </c:pt>
                      <c:pt idx="2931">
                        <c:v>300</c:v>
                      </c:pt>
                      <c:pt idx="2932">
                        <c:v>300</c:v>
                      </c:pt>
                      <c:pt idx="2933">
                        <c:v>300</c:v>
                      </c:pt>
                      <c:pt idx="2934">
                        <c:v>300</c:v>
                      </c:pt>
                      <c:pt idx="2935">
                        <c:v>300</c:v>
                      </c:pt>
                      <c:pt idx="2936">
                        <c:v>300</c:v>
                      </c:pt>
                      <c:pt idx="2937">
                        <c:v>300</c:v>
                      </c:pt>
                      <c:pt idx="2938">
                        <c:v>300</c:v>
                      </c:pt>
                      <c:pt idx="2939">
                        <c:v>300</c:v>
                      </c:pt>
                      <c:pt idx="2940">
                        <c:v>300</c:v>
                      </c:pt>
                      <c:pt idx="2941">
                        <c:v>300</c:v>
                      </c:pt>
                      <c:pt idx="2942">
                        <c:v>300</c:v>
                      </c:pt>
                      <c:pt idx="2943">
                        <c:v>300</c:v>
                      </c:pt>
                      <c:pt idx="2944">
                        <c:v>300</c:v>
                      </c:pt>
                      <c:pt idx="2945">
                        <c:v>300</c:v>
                      </c:pt>
                      <c:pt idx="2946">
                        <c:v>300</c:v>
                      </c:pt>
                      <c:pt idx="2947">
                        <c:v>300</c:v>
                      </c:pt>
                      <c:pt idx="2948">
                        <c:v>300</c:v>
                      </c:pt>
                      <c:pt idx="2949">
                        <c:v>300</c:v>
                      </c:pt>
                      <c:pt idx="2950">
                        <c:v>300</c:v>
                      </c:pt>
                      <c:pt idx="2951">
                        <c:v>300</c:v>
                      </c:pt>
                      <c:pt idx="2952">
                        <c:v>300</c:v>
                      </c:pt>
                      <c:pt idx="2953">
                        <c:v>300</c:v>
                      </c:pt>
                      <c:pt idx="2954">
                        <c:v>300</c:v>
                      </c:pt>
                      <c:pt idx="2955">
                        <c:v>300</c:v>
                      </c:pt>
                      <c:pt idx="2956">
                        <c:v>300</c:v>
                      </c:pt>
                      <c:pt idx="2957">
                        <c:v>300</c:v>
                      </c:pt>
                      <c:pt idx="2958">
                        <c:v>300</c:v>
                      </c:pt>
                      <c:pt idx="2959">
                        <c:v>300</c:v>
                      </c:pt>
                      <c:pt idx="2960">
                        <c:v>300</c:v>
                      </c:pt>
                      <c:pt idx="2961">
                        <c:v>300</c:v>
                      </c:pt>
                      <c:pt idx="2962">
                        <c:v>300</c:v>
                      </c:pt>
                      <c:pt idx="2963">
                        <c:v>300</c:v>
                      </c:pt>
                      <c:pt idx="2964">
                        <c:v>300</c:v>
                      </c:pt>
                      <c:pt idx="2965">
                        <c:v>300</c:v>
                      </c:pt>
                      <c:pt idx="2966">
                        <c:v>300</c:v>
                      </c:pt>
                      <c:pt idx="2967">
                        <c:v>300</c:v>
                      </c:pt>
                      <c:pt idx="2968">
                        <c:v>300</c:v>
                      </c:pt>
                      <c:pt idx="2969">
                        <c:v>300</c:v>
                      </c:pt>
                      <c:pt idx="2970">
                        <c:v>300</c:v>
                      </c:pt>
                      <c:pt idx="2971">
                        <c:v>300</c:v>
                      </c:pt>
                      <c:pt idx="2972">
                        <c:v>300</c:v>
                      </c:pt>
                      <c:pt idx="2973">
                        <c:v>300</c:v>
                      </c:pt>
                      <c:pt idx="2974">
                        <c:v>300</c:v>
                      </c:pt>
                      <c:pt idx="2975">
                        <c:v>300</c:v>
                      </c:pt>
                      <c:pt idx="2976">
                        <c:v>300</c:v>
                      </c:pt>
                      <c:pt idx="2977">
                        <c:v>300</c:v>
                      </c:pt>
                      <c:pt idx="2978">
                        <c:v>300</c:v>
                      </c:pt>
                      <c:pt idx="2979">
                        <c:v>300</c:v>
                      </c:pt>
                      <c:pt idx="2980">
                        <c:v>300</c:v>
                      </c:pt>
                      <c:pt idx="2981">
                        <c:v>300</c:v>
                      </c:pt>
                      <c:pt idx="2982">
                        <c:v>300</c:v>
                      </c:pt>
                      <c:pt idx="2983">
                        <c:v>300</c:v>
                      </c:pt>
                      <c:pt idx="2984">
                        <c:v>300</c:v>
                      </c:pt>
                      <c:pt idx="2985">
                        <c:v>300</c:v>
                      </c:pt>
                      <c:pt idx="2986">
                        <c:v>300</c:v>
                      </c:pt>
                      <c:pt idx="2987">
                        <c:v>300</c:v>
                      </c:pt>
                      <c:pt idx="2988">
                        <c:v>300</c:v>
                      </c:pt>
                      <c:pt idx="2989">
                        <c:v>300</c:v>
                      </c:pt>
                      <c:pt idx="2990">
                        <c:v>300</c:v>
                      </c:pt>
                      <c:pt idx="2991">
                        <c:v>300</c:v>
                      </c:pt>
                      <c:pt idx="2992">
                        <c:v>300</c:v>
                      </c:pt>
                      <c:pt idx="2993">
                        <c:v>300</c:v>
                      </c:pt>
                      <c:pt idx="2994">
                        <c:v>300</c:v>
                      </c:pt>
                      <c:pt idx="2995">
                        <c:v>300</c:v>
                      </c:pt>
                      <c:pt idx="2996">
                        <c:v>300</c:v>
                      </c:pt>
                      <c:pt idx="2997">
                        <c:v>300</c:v>
                      </c:pt>
                      <c:pt idx="2998">
                        <c:v>300</c:v>
                      </c:pt>
                      <c:pt idx="2999">
                        <c:v>300</c:v>
                      </c:pt>
                      <c:pt idx="3000">
                        <c:v>300</c:v>
                      </c:pt>
                      <c:pt idx="3001">
                        <c:v>300</c:v>
                      </c:pt>
                      <c:pt idx="3002">
                        <c:v>300</c:v>
                      </c:pt>
                      <c:pt idx="3003">
                        <c:v>300</c:v>
                      </c:pt>
                      <c:pt idx="3004">
                        <c:v>300</c:v>
                      </c:pt>
                      <c:pt idx="3005">
                        <c:v>300</c:v>
                      </c:pt>
                      <c:pt idx="3006">
                        <c:v>300</c:v>
                      </c:pt>
                      <c:pt idx="3007">
                        <c:v>300</c:v>
                      </c:pt>
                      <c:pt idx="3008">
                        <c:v>300</c:v>
                      </c:pt>
                      <c:pt idx="3009">
                        <c:v>300</c:v>
                      </c:pt>
                      <c:pt idx="3010">
                        <c:v>300</c:v>
                      </c:pt>
                      <c:pt idx="3011">
                        <c:v>300</c:v>
                      </c:pt>
                      <c:pt idx="3012">
                        <c:v>300</c:v>
                      </c:pt>
                      <c:pt idx="3013">
                        <c:v>300</c:v>
                      </c:pt>
                      <c:pt idx="3014">
                        <c:v>300</c:v>
                      </c:pt>
                      <c:pt idx="3015">
                        <c:v>300</c:v>
                      </c:pt>
                      <c:pt idx="3016">
                        <c:v>300</c:v>
                      </c:pt>
                      <c:pt idx="3017">
                        <c:v>300</c:v>
                      </c:pt>
                      <c:pt idx="3018">
                        <c:v>300</c:v>
                      </c:pt>
                      <c:pt idx="3019">
                        <c:v>300</c:v>
                      </c:pt>
                      <c:pt idx="3020">
                        <c:v>300</c:v>
                      </c:pt>
                      <c:pt idx="3021">
                        <c:v>300</c:v>
                      </c:pt>
                      <c:pt idx="3022">
                        <c:v>300</c:v>
                      </c:pt>
                      <c:pt idx="3023">
                        <c:v>300</c:v>
                      </c:pt>
                      <c:pt idx="3024">
                        <c:v>300</c:v>
                      </c:pt>
                      <c:pt idx="3025">
                        <c:v>300</c:v>
                      </c:pt>
                      <c:pt idx="3026">
                        <c:v>300</c:v>
                      </c:pt>
                      <c:pt idx="3027">
                        <c:v>300</c:v>
                      </c:pt>
                      <c:pt idx="3028">
                        <c:v>300</c:v>
                      </c:pt>
                      <c:pt idx="3029">
                        <c:v>300</c:v>
                      </c:pt>
                      <c:pt idx="3030">
                        <c:v>300</c:v>
                      </c:pt>
                      <c:pt idx="3031">
                        <c:v>300</c:v>
                      </c:pt>
                      <c:pt idx="3032">
                        <c:v>300</c:v>
                      </c:pt>
                      <c:pt idx="3033">
                        <c:v>300</c:v>
                      </c:pt>
                      <c:pt idx="3034">
                        <c:v>300</c:v>
                      </c:pt>
                      <c:pt idx="3035">
                        <c:v>300</c:v>
                      </c:pt>
                      <c:pt idx="3036">
                        <c:v>300</c:v>
                      </c:pt>
                      <c:pt idx="3037">
                        <c:v>300</c:v>
                      </c:pt>
                      <c:pt idx="3038">
                        <c:v>300</c:v>
                      </c:pt>
                      <c:pt idx="3039">
                        <c:v>300</c:v>
                      </c:pt>
                      <c:pt idx="3040">
                        <c:v>300</c:v>
                      </c:pt>
                      <c:pt idx="3041">
                        <c:v>300</c:v>
                      </c:pt>
                      <c:pt idx="3042">
                        <c:v>300</c:v>
                      </c:pt>
                      <c:pt idx="3043">
                        <c:v>300</c:v>
                      </c:pt>
                      <c:pt idx="3044">
                        <c:v>300</c:v>
                      </c:pt>
                      <c:pt idx="3045">
                        <c:v>300</c:v>
                      </c:pt>
                      <c:pt idx="3046">
                        <c:v>300</c:v>
                      </c:pt>
                      <c:pt idx="3047">
                        <c:v>300</c:v>
                      </c:pt>
                      <c:pt idx="3048">
                        <c:v>300</c:v>
                      </c:pt>
                      <c:pt idx="3049">
                        <c:v>300</c:v>
                      </c:pt>
                      <c:pt idx="3050">
                        <c:v>300</c:v>
                      </c:pt>
                      <c:pt idx="3051">
                        <c:v>300</c:v>
                      </c:pt>
                      <c:pt idx="3052">
                        <c:v>300</c:v>
                      </c:pt>
                      <c:pt idx="3053">
                        <c:v>300</c:v>
                      </c:pt>
                      <c:pt idx="3054">
                        <c:v>300</c:v>
                      </c:pt>
                      <c:pt idx="3055">
                        <c:v>300</c:v>
                      </c:pt>
                      <c:pt idx="3056">
                        <c:v>300</c:v>
                      </c:pt>
                      <c:pt idx="3057">
                        <c:v>300</c:v>
                      </c:pt>
                      <c:pt idx="3058">
                        <c:v>300</c:v>
                      </c:pt>
                      <c:pt idx="3059">
                        <c:v>300</c:v>
                      </c:pt>
                      <c:pt idx="3060">
                        <c:v>300</c:v>
                      </c:pt>
                      <c:pt idx="3061">
                        <c:v>300</c:v>
                      </c:pt>
                      <c:pt idx="3062">
                        <c:v>300</c:v>
                      </c:pt>
                      <c:pt idx="3063">
                        <c:v>300</c:v>
                      </c:pt>
                      <c:pt idx="3064">
                        <c:v>300</c:v>
                      </c:pt>
                      <c:pt idx="3065">
                        <c:v>300</c:v>
                      </c:pt>
                      <c:pt idx="3066">
                        <c:v>300</c:v>
                      </c:pt>
                      <c:pt idx="3067">
                        <c:v>300</c:v>
                      </c:pt>
                      <c:pt idx="3068">
                        <c:v>300</c:v>
                      </c:pt>
                      <c:pt idx="3069">
                        <c:v>300</c:v>
                      </c:pt>
                      <c:pt idx="3070">
                        <c:v>300</c:v>
                      </c:pt>
                      <c:pt idx="3071">
                        <c:v>300</c:v>
                      </c:pt>
                      <c:pt idx="3072">
                        <c:v>300</c:v>
                      </c:pt>
                      <c:pt idx="3073">
                        <c:v>300</c:v>
                      </c:pt>
                      <c:pt idx="3074">
                        <c:v>300</c:v>
                      </c:pt>
                      <c:pt idx="3075">
                        <c:v>300</c:v>
                      </c:pt>
                      <c:pt idx="3076">
                        <c:v>300</c:v>
                      </c:pt>
                      <c:pt idx="3077">
                        <c:v>300</c:v>
                      </c:pt>
                      <c:pt idx="3078">
                        <c:v>300</c:v>
                      </c:pt>
                      <c:pt idx="3079">
                        <c:v>300</c:v>
                      </c:pt>
                      <c:pt idx="3080">
                        <c:v>300</c:v>
                      </c:pt>
                      <c:pt idx="3081">
                        <c:v>300</c:v>
                      </c:pt>
                      <c:pt idx="3082">
                        <c:v>300</c:v>
                      </c:pt>
                      <c:pt idx="3083">
                        <c:v>300</c:v>
                      </c:pt>
                      <c:pt idx="3084">
                        <c:v>300</c:v>
                      </c:pt>
                      <c:pt idx="3085">
                        <c:v>300</c:v>
                      </c:pt>
                      <c:pt idx="3086">
                        <c:v>300</c:v>
                      </c:pt>
                      <c:pt idx="3087">
                        <c:v>300</c:v>
                      </c:pt>
                      <c:pt idx="3088">
                        <c:v>300</c:v>
                      </c:pt>
                      <c:pt idx="3089">
                        <c:v>300</c:v>
                      </c:pt>
                      <c:pt idx="3090">
                        <c:v>300</c:v>
                      </c:pt>
                      <c:pt idx="3091">
                        <c:v>300</c:v>
                      </c:pt>
                      <c:pt idx="3092">
                        <c:v>300</c:v>
                      </c:pt>
                      <c:pt idx="3093">
                        <c:v>300</c:v>
                      </c:pt>
                      <c:pt idx="3094">
                        <c:v>300</c:v>
                      </c:pt>
                      <c:pt idx="3095">
                        <c:v>300</c:v>
                      </c:pt>
                      <c:pt idx="3096">
                        <c:v>300</c:v>
                      </c:pt>
                      <c:pt idx="3097">
                        <c:v>300</c:v>
                      </c:pt>
                      <c:pt idx="3098">
                        <c:v>300</c:v>
                      </c:pt>
                      <c:pt idx="3099">
                        <c:v>300</c:v>
                      </c:pt>
                      <c:pt idx="3100">
                        <c:v>300</c:v>
                      </c:pt>
                      <c:pt idx="3101">
                        <c:v>300</c:v>
                      </c:pt>
                      <c:pt idx="3102">
                        <c:v>300</c:v>
                      </c:pt>
                      <c:pt idx="3103">
                        <c:v>300</c:v>
                      </c:pt>
                      <c:pt idx="3104">
                        <c:v>300</c:v>
                      </c:pt>
                      <c:pt idx="3105">
                        <c:v>300</c:v>
                      </c:pt>
                      <c:pt idx="3106">
                        <c:v>300</c:v>
                      </c:pt>
                      <c:pt idx="3107">
                        <c:v>300</c:v>
                      </c:pt>
                      <c:pt idx="3108">
                        <c:v>300</c:v>
                      </c:pt>
                      <c:pt idx="3109">
                        <c:v>300</c:v>
                      </c:pt>
                      <c:pt idx="3110">
                        <c:v>300</c:v>
                      </c:pt>
                      <c:pt idx="3111">
                        <c:v>300</c:v>
                      </c:pt>
                      <c:pt idx="3112">
                        <c:v>300</c:v>
                      </c:pt>
                      <c:pt idx="3113">
                        <c:v>300</c:v>
                      </c:pt>
                      <c:pt idx="3114">
                        <c:v>300</c:v>
                      </c:pt>
                      <c:pt idx="3115">
                        <c:v>300</c:v>
                      </c:pt>
                      <c:pt idx="3116">
                        <c:v>300</c:v>
                      </c:pt>
                      <c:pt idx="3117">
                        <c:v>300</c:v>
                      </c:pt>
                      <c:pt idx="3118">
                        <c:v>300</c:v>
                      </c:pt>
                      <c:pt idx="3119">
                        <c:v>300</c:v>
                      </c:pt>
                      <c:pt idx="3120">
                        <c:v>300</c:v>
                      </c:pt>
                      <c:pt idx="3121">
                        <c:v>300</c:v>
                      </c:pt>
                      <c:pt idx="3122">
                        <c:v>300</c:v>
                      </c:pt>
                      <c:pt idx="3123">
                        <c:v>300</c:v>
                      </c:pt>
                      <c:pt idx="3124">
                        <c:v>300</c:v>
                      </c:pt>
                      <c:pt idx="3125">
                        <c:v>300</c:v>
                      </c:pt>
                      <c:pt idx="3126">
                        <c:v>300</c:v>
                      </c:pt>
                      <c:pt idx="3127">
                        <c:v>300</c:v>
                      </c:pt>
                      <c:pt idx="3128">
                        <c:v>300</c:v>
                      </c:pt>
                      <c:pt idx="3129">
                        <c:v>300</c:v>
                      </c:pt>
                      <c:pt idx="3130">
                        <c:v>300</c:v>
                      </c:pt>
                      <c:pt idx="3131">
                        <c:v>300</c:v>
                      </c:pt>
                      <c:pt idx="3132">
                        <c:v>300</c:v>
                      </c:pt>
                      <c:pt idx="3133">
                        <c:v>300</c:v>
                      </c:pt>
                      <c:pt idx="3134">
                        <c:v>300</c:v>
                      </c:pt>
                      <c:pt idx="3135">
                        <c:v>300</c:v>
                      </c:pt>
                      <c:pt idx="3136">
                        <c:v>300</c:v>
                      </c:pt>
                      <c:pt idx="3137">
                        <c:v>300</c:v>
                      </c:pt>
                      <c:pt idx="3138">
                        <c:v>300</c:v>
                      </c:pt>
                      <c:pt idx="3139">
                        <c:v>300</c:v>
                      </c:pt>
                      <c:pt idx="3140">
                        <c:v>300</c:v>
                      </c:pt>
                      <c:pt idx="3141">
                        <c:v>300</c:v>
                      </c:pt>
                      <c:pt idx="3142">
                        <c:v>300</c:v>
                      </c:pt>
                      <c:pt idx="3143">
                        <c:v>300</c:v>
                      </c:pt>
                      <c:pt idx="3144">
                        <c:v>300</c:v>
                      </c:pt>
                      <c:pt idx="3145">
                        <c:v>300</c:v>
                      </c:pt>
                      <c:pt idx="3146">
                        <c:v>300</c:v>
                      </c:pt>
                      <c:pt idx="3147">
                        <c:v>300</c:v>
                      </c:pt>
                      <c:pt idx="3148">
                        <c:v>300</c:v>
                      </c:pt>
                      <c:pt idx="3149">
                        <c:v>300</c:v>
                      </c:pt>
                      <c:pt idx="3150">
                        <c:v>300</c:v>
                      </c:pt>
                      <c:pt idx="3151">
                        <c:v>300</c:v>
                      </c:pt>
                      <c:pt idx="3152">
                        <c:v>300</c:v>
                      </c:pt>
                      <c:pt idx="3153">
                        <c:v>300</c:v>
                      </c:pt>
                      <c:pt idx="3154">
                        <c:v>300</c:v>
                      </c:pt>
                      <c:pt idx="3155">
                        <c:v>300</c:v>
                      </c:pt>
                      <c:pt idx="3156">
                        <c:v>300</c:v>
                      </c:pt>
                      <c:pt idx="3157">
                        <c:v>300</c:v>
                      </c:pt>
                      <c:pt idx="3158">
                        <c:v>300</c:v>
                      </c:pt>
                      <c:pt idx="3159">
                        <c:v>300</c:v>
                      </c:pt>
                      <c:pt idx="3160">
                        <c:v>300</c:v>
                      </c:pt>
                      <c:pt idx="3161">
                        <c:v>300</c:v>
                      </c:pt>
                      <c:pt idx="3162">
                        <c:v>300</c:v>
                      </c:pt>
                      <c:pt idx="3163">
                        <c:v>300</c:v>
                      </c:pt>
                      <c:pt idx="3164">
                        <c:v>300</c:v>
                      </c:pt>
                      <c:pt idx="3165">
                        <c:v>300</c:v>
                      </c:pt>
                      <c:pt idx="3166">
                        <c:v>300</c:v>
                      </c:pt>
                      <c:pt idx="3167">
                        <c:v>300</c:v>
                      </c:pt>
                      <c:pt idx="3168">
                        <c:v>300</c:v>
                      </c:pt>
                      <c:pt idx="3169">
                        <c:v>300</c:v>
                      </c:pt>
                      <c:pt idx="3170">
                        <c:v>300</c:v>
                      </c:pt>
                      <c:pt idx="3171">
                        <c:v>300</c:v>
                      </c:pt>
                      <c:pt idx="3172">
                        <c:v>300</c:v>
                      </c:pt>
                      <c:pt idx="3173">
                        <c:v>300</c:v>
                      </c:pt>
                      <c:pt idx="3174">
                        <c:v>300</c:v>
                      </c:pt>
                      <c:pt idx="3175">
                        <c:v>300</c:v>
                      </c:pt>
                      <c:pt idx="3176">
                        <c:v>300</c:v>
                      </c:pt>
                      <c:pt idx="3177">
                        <c:v>300</c:v>
                      </c:pt>
                      <c:pt idx="3178">
                        <c:v>300</c:v>
                      </c:pt>
                      <c:pt idx="3179">
                        <c:v>300</c:v>
                      </c:pt>
                      <c:pt idx="3180">
                        <c:v>300</c:v>
                      </c:pt>
                      <c:pt idx="3181">
                        <c:v>300</c:v>
                      </c:pt>
                      <c:pt idx="3182">
                        <c:v>300</c:v>
                      </c:pt>
                      <c:pt idx="3183">
                        <c:v>300</c:v>
                      </c:pt>
                      <c:pt idx="3184">
                        <c:v>300</c:v>
                      </c:pt>
                      <c:pt idx="3185">
                        <c:v>300</c:v>
                      </c:pt>
                      <c:pt idx="3186">
                        <c:v>300</c:v>
                      </c:pt>
                      <c:pt idx="3187">
                        <c:v>300</c:v>
                      </c:pt>
                      <c:pt idx="3188">
                        <c:v>300</c:v>
                      </c:pt>
                      <c:pt idx="3189">
                        <c:v>300</c:v>
                      </c:pt>
                      <c:pt idx="3190">
                        <c:v>300</c:v>
                      </c:pt>
                      <c:pt idx="3191">
                        <c:v>300</c:v>
                      </c:pt>
                      <c:pt idx="3192">
                        <c:v>300</c:v>
                      </c:pt>
                      <c:pt idx="3193">
                        <c:v>300</c:v>
                      </c:pt>
                      <c:pt idx="3194">
                        <c:v>300</c:v>
                      </c:pt>
                      <c:pt idx="3195">
                        <c:v>300</c:v>
                      </c:pt>
                      <c:pt idx="3196">
                        <c:v>300</c:v>
                      </c:pt>
                      <c:pt idx="3197">
                        <c:v>300</c:v>
                      </c:pt>
                      <c:pt idx="3198">
                        <c:v>300</c:v>
                      </c:pt>
                      <c:pt idx="3199">
                        <c:v>300</c:v>
                      </c:pt>
                      <c:pt idx="3200">
                        <c:v>300</c:v>
                      </c:pt>
                      <c:pt idx="3201">
                        <c:v>300</c:v>
                      </c:pt>
                      <c:pt idx="3202">
                        <c:v>300</c:v>
                      </c:pt>
                      <c:pt idx="3203">
                        <c:v>300</c:v>
                      </c:pt>
                      <c:pt idx="3204">
                        <c:v>300</c:v>
                      </c:pt>
                      <c:pt idx="3205">
                        <c:v>300</c:v>
                      </c:pt>
                      <c:pt idx="3206">
                        <c:v>300</c:v>
                      </c:pt>
                      <c:pt idx="3207">
                        <c:v>300</c:v>
                      </c:pt>
                      <c:pt idx="3208">
                        <c:v>300</c:v>
                      </c:pt>
                      <c:pt idx="3209">
                        <c:v>300</c:v>
                      </c:pt>
                      <c:pt idx="3210">
                        <c:v>300</c:v>
                      </c:pt>
                      <c:pt idx="3211">
                        <c:v>300</c:v>
                      </c:pt>
                      <c:pt idx="3212">
                        <c:v>300</c:v>
                      </c:pt>
                      <c:pt idx="3213">
                        <c:v>300</c:v>
                      </c:pt>
                      <c:pt idx="3214">
                        <c:v>300</c:v>
                      </c:pt>
                      <c:pt idx="3215">
                        <c:v>300</c:v>
                      </c:pt>
                      <c:pt idx="3216">
                        <c:v>300</c:v>
                      </c:pt>
                      <c:pt idx="3217">
                        <c:v>300</c:v>
                      </c:pt>
                      <c:pt idx="3218">
                        <c:v>300</c:v>
                      </c:pt>
                      <c:pt idx="3219">
                        <c:v>300</c:v>
                      </c:pt>
                      <c:pt idx="3220">
                        <c:v>300</c:v>
                      </c:pt>
                      <c:pt idx="3221">
                        <c:v>300</c:v>
                      </c:pt>
                      <c:pt idx="3222">
                        <c:v>300</c:v>
                      </c:pt>
                      <c:pt idx="3223">
                        <c:v>300</c:v>
                      </c:pt>
                      <c:pt idx="3224">
                        <c:v>300</c:v>
                      </c:pt>
                      <c:pt idx="3225">
                        <c:v>300</c:v>
                      </c:pt>
                      <c:pt idx="3226">
                        <c:v>300</c:v>
                      </c:pt>
                      <c:pt idx="3227">
                        <c:v>300</c:v>
                      </c:pt>
                      <c:pt idx="3228">
                        <c:v>300</c:v>
                      </c:pt>
                      <c:pt idx="3229">
                        <c:v>300</c:v>
                      </c:pt>
                      <c:pt idx="3230">
                        <c:v>300</c:v>
                      </c:pt>
                      <c:pt idx="3231">
                        <c:v>300</c:v>
                      </c:pt>
                      <c:pt idx="3232">
                        <c:v>300</c:v>
                      </c:pt>
                      <c:pt idx="3233">
                        <c:v>300</c:v>
                      </c:pt>
                      <c:pt idx="3234">
                        <c:v>300</c:v>
                      </c:pt>
                      <c:pt idx="3235">
                        <c:v>300</c:v>
                      </c:pt>
                      <c:pt idx="3236">
                        <c:v>300</c:v>
                      </c:pt>
                      <c:pt idx="3237">
                        <c:v>300</c:v>
                      </c:pt>
                      <c:pt idx="3238">
                        <c:v>300</c:v>
                      </c:pt>
                      <c:pt idx="3239">
                        <c:v>300</c:v>
                      </c:pt>
                      <c:pt idx="3240">
                        <c:v>300</c:v>
                      </c:pt>
                      <c:pt idx="3241">
                        <c:v>300</c:v>
                      </c:pt>
                      <c:pt idx="3242">
                        <c:v>300</c:v>
                      </c:pt>
                      <c:pt idx="3243">
                        <c:v>300</c:v>
                      </c:pt>
                      <c:pt idx="3244">
                        <c:v>300</c:v>
                      </c:pt>
                      <c:pt idx="3245">
                        <c:v>300</c:v>
                      </c:pt>
                      <c:pt idx="3246">
                        <c:v>300</c:v>
                      </c:pt>
                      <c:pt idx="3247">
                        <c:v>300</c:v>
                      </c:pt>
                      <c:pt idx="3248">
                        <c:v>300</c:v>
                      </c:pt>
                      <c:pt idx="3249">
                        <c:v>300</c:v>
                      </c:pt>
                      <c:pt idx="3250">
                        <c:v>300</c:v>
                      </c:pt>
                      <c:pt idx="3251">
                        <c:v>300</c:v>
                      </c:pt>
                      <c:pt idx="3252">
                        <c:v>300</c:v>
                      </c:pt>
                      <c:pt idx="3253">
                        <c:v>300</c:v>
                      </c:pt>
                      <c:pt idx="3254">
                        <c:v>300</c:v>
                      </c:pt>
                      <c:pt idx="3255">
                        <c:v>300</c:v>
                      </c:pt>
                      <c:pt idx="3256">
                        <c:v>300</c:v>
                      </c:pt>
                      <c:pt idx="3257">
                        <c:v>300</c:v>
                      </c:pt>
                      <c:pt idx="3258">
                        <c:v>300</c:v>
                      </c:pt>
                      <c:pt idx="3259">
                        <c:v>300</c:v>
                      </c:pt>
                      <c:pt idx="3260">
                        <c:v>300</c:v>
                      </c:pt>
                      <c:pt idx="3261">
                        <c:v>300</c:v>
                      </c:pt>
                      <c:pt idx="3262">
                        <c:v>300</c:v>
                      </c:pt>
                      <c:pt idx="3263">
                        <c:v>300</c:v>
                      </c:pt>
                      <c:pt idx="3264">
                        <c:v>300</c:v>
                      </c:pt>
                      <c:pt idx="3265">
                        <c:v>300</c:v>
                      </c:pt>
                      <c:pt idx="3266">
                        <c:v>300</c:v>
                      </c:pt>
                      <c:pt idx="3267">
                        <c:v>300</c:v>
                      </c:pt>
                      <c:pt idx="3268">
                        <c:v>300</c:v>
                      </c:pt>
                      <c:pt idx="3269">
                        <c:v>300</c:v>
                      </c:pt>
                      <c:pt idx="3270">
                        <c:v>300</c:v>
                      </c:pt>
                      <c:pt idx="3271">
                        <c:v>300</c:v>
                      </c:pt>
                      <c:pt idx="3272">
                        <c:v>300</c:v>
                      </c:pt>
                      <c:pt idx="3273">
                        <c:v>300</c:v>
                      </c:pt>
                      <c:pt idx="3274">
                        <c:v>300</c:v>
                      </c:pt>
                      <c:pt idx="3275">
                        <c:v>300</c:v>
                      </c:pt>
                      <c:pt idx="3276">
                        <c:v>300</c:v>
                      </c:pt>
                      <c:pt idx="3277">
                        <c:v>300</c:v>
                      </c:pt>
                      <c:pt idx="3278">
                        <c:v>300</c:v>
                      </c:pt>
                      <c:pt idx="3279">
                        <c:v>300</c:v>
                      </c:pt>
                      <c:pt idx="3280">
                        <c:v>300</c:v>
                      </c:pt>
                      <c:pt idx="3281">
                        <c:v>300</c:v>
                      </c:pt>
                      <c:pt idx="3282">
                        <c:v>300</c:v>
                      </c:pt>
                      <c:pt idx="3283">
                        <c:v>300</c:v>
                      </c:pt>
                      <c:pt idx="3284">
                        <c:v>300</c:v>
                      </c:pt>
                      <c:pt idx="3285">
                        <c:v>300</c:v>
                      </c:pt>
                      <c:pt idx="3286">
                        <c:v>300</c:v>
                      </c:pt>
                      <c:pt idx="3287">
                        <c:v>300</c:v>
                      </c:pt>
                      <c:pt idx="3288">
                        <c:v>300</c:v>
                      </c:pt>
                      <c:pt idx="3289">
                        <c:v>300</c:v>
                      </c:pt>
                      <c:pt idx="3290">
                        <c:v>300</c:v>
                      </c:pt>
                      <c:pt idx="3291">
                        <c:v>300</c:v>
                      </c:pt>
                      <c:pt idx="3292">
                        <c:v>300</c:v>
                      </c:pt>
                      <c:pt idx="3293">
                        <c:v>300</c:v>
                      </c:pt>
                      <c:pt idx="3294">
                        <c:v>300</c:v>
                      </c:pt>
                      <c:pt idx="3295">
                        <c:v>300</c:v>
                      </c:pt>
                      <c:pt idx="3296">
                        <c:v>300</c:v>
                      </c:pt>
                      <c:pt idx="3297">
                        <c:v>300</c:v>
                      </c:pt>
                      <c:pt idx="3298">
                        <c:v>300</c:v>
                      </c:pt>
                      <c:pt idx="3299">
                        <c:v>300</c:v>
                      </c:pt>
                      <c:pt idx="3300">
                        <c:v>300</c:v>
                      </c:pt>
                      <c:pt idx="3301">
                        <c:v>300</c:v>
                      </c:pt>
                      <c:pt idx="3302">
                        <c:v>300</c:v>
                      </c:pt>
                      <c:pt idx="3303">
                        <c:v>300</c:v>
                      </c:pt>
                      <c:pt idx="3304">
                        <c:v>300</c:v>
                      </c:pt>
                      <c:pt idx="3305">
                        <c:v>300</c:v>
                      </c:pt>
                      <c:pt idx="3306">
                        <c:v>300</c:v>
                      </c:pt>
                      <c:pt idx="3307">
                        <c:v>300</c:v>
                      </c:pt>
                      <c:pt idx="3308">
                        <c:v>300</c:v>
                      </c:pt>
                      <c:pt idx="3309">
                        <c:v>300</c:v>
                      </c:pt>
                      <c:pt idx="3310">
                        <c:v>300</c:v>
                      </c:pt>
                      <c:pt idx="3311">
                        <c:v>300</c:v>
                      </c:pt>
                      <c:pt idx="3312">
                        <c:v>300</c:v>
                      </c:pt>
                      <c:pt idx="3313">
                        <c:v>300</c:v>
                      </c:pt>
                      <c:pt idx="3314">
                        <c:v>300</c:v>
                      </c:pt>
                      <c:pt idx="3315">
                        <c:v>300</c:v>
                      </c:pt>
                      <c:pt idx="3316">
                        <c:v>300</c:v>
                      </c:pt>
                      <c:pt idx="3317">
                        <c:v>300</c:v>
                      </c:pt>
                      <c:pt idx="3318">
                        <c:v>300</c:v>
                      </c:pt>
                      <c:pt idx="3319">
                        <c:v>300</c:v>
                      </c:pt>
                      <c:pt idx="3320">
                        <c:v>300</c:v>
                      </c:pt>
                      <c:pt idx="3321">
                        <c:v>300</c:v>
                      </c:pt>
                      <c:pt idx="3322">
                        <c:v>300</c:v>
                      </c:pt>
                      <c:pt idx="3323">
                        <c:v>300</c:v>
                      </c:pt>
                      <c:pt idx="3324">
                        <c:v>300</c:v>
                      </c:pt>
                      <c:pt idx="3325">
                        <c:v>300</c:v>
                      </c:pt>
                      <c:pt idx="3326">
                        <c:v>300</c:v>
                      </c:pt>
                      <c:pt idx="3327">
                        <c:v>300</c:v>
                      </c:pt>
                      <c:pt idx="3328">
                        <c:v>300</c:v>
                      </c:pt>
                      <c:pt idx="3329">
                        <c:v>300</c:v>
                      </c:pt>
                      <c:pt idx="3330">
                        <c:v>300</c:v>
                      </c:pt>
                      <c:pt idx="3331">
                        <c:v>300</c:v>
                      </c:pt>
                      <c:pt idx="3332">
                        <c:v>300</c:v>
                      </c:pt>
                      <c:pt idx="3333">
                        <c:v>300</c:v>
                      </c:pt>
                      <c:pt idx="3334">
                        <c:v>300</c:v>
                      </c:pt>
                      <c:pt idx="3335">
                        <c:v>300</c:v>
                      </c:pt>
                      <c:pt idx="3336">
                        <c:v>300</c:v>
                      </c:pt>
                      <c:pt idx="3337">
                        <c:v>300</c:v>
                      </c:pt>
                      <c:pt idx="3338">
                        <c:v>300</c:v>
                      </c:pt>
                      <c:pt idx="3339">
                        <c:v>300</c:v>
                      </c:pt>
                      <c:pt idx="3340">
                        <c:v>300</c:v>
                      </c:pt>
                      <c:pt idx="3341">
                        <c:v>300</c:v>
                      </c:pt>
                      <c:pt idx="3342">
                        <c:v>300</c:v>
                      </c:pt>
                      <c:pt idx="3343">
                        <c:v>300</c:v>
                      </c:pt>
                      <c:pt idx="3344">
                        <c:v>300</c:v>
                      </c:pt>
                      <c:pt idx="3345">
                        <c:v>300</c:v>
                      </c:pt>
                      <c:pt idx="3346">
                        <c:v>300</c:v>
                      </c:pt>
                      <c:pt idx="3347">
                        <c:v>300</c:v>
                      </c:pt>
                      <c:pt idx="3348">
                        <c:v>300</c:v>
                      </c:pt>
                      <c:pt idx="3349">
                        <c:v>300</c:v>
                      </c:pt>
                      <c:pt idx="3350">
                        <c:v>300</c:v>
                      </c:pt>
                      <c:pt idx="3351">
                        <c:v>300</c:v>
                      </c:pt>
                      <c:pt idx="3352">
                        <c:v>300</c:v>
                      </c:pt>
                      <c:pt idx="3353">
                        <c:v>300</c:v>
                      </c:pt>
                      <c:pt idx="3354">
                        <c:v>300</c:v>
                      </c:pt>
                      <c:pt idx="3355">
                        <c:v>300</c:v>
                      </c:pt>
                      <c:pt idx="3356">
                        <c:v>300</c:v>
                      </c:pt>
                      <c:pt idx="3357">
                        <c:v>300</c:v>
                      </c:pt>
                      <c:pt idx="3358">
                        <c:v>300</c:v>
                      </c:pt>
                      <c:pt idx="3359">
                        <c:v>300</c:v>
                      </c:pt>
                      <c:pt idx="3360">
                        <c:v>300</c:v>
                      </c:pt>
                      <c:pt idx="3361">
                        <c:v>300</c:v>
                      </c:pt>
                      <c:pt idx="3362">
                        <c:v>300</c:v>
                      </c:pt>
                      <c:pt idx="3363">
                        <c:v>300</c:v>
                      </c:pt>
                      <c:pt idx="3364">
                        <c:v>300</c:v>
                      </c:pt>
                      <c:pt idx="3365">
                        <c:v>300</c:v>
                      </c:pt>
                      <c:pt idx="3366">
                        <c:v>300</c:v>
                      </c:pt>
                      <c:pt idx="3367">
                        <c:v>300</c:v>
                      </c:pt>
                      <c:pt idx="3368">
                        <c:v>300</c:v>
                      </c:pt>
                      <c:pt idx="3369">
                        <c:v>300</c:v>
                      </c:pt>
                      <c:pt idx="3370">
                        <c:v>300</c:v>
                      </c:pt>
                      <c:pt idx="3371">
                        <c:v>300</c:v>
                      </c:pt>
                      <c:pt idx="3372">
                        <c:v>300</c:v>
                      </c:pt>
                      <c:pt idx="3373">
                        <c:v>300</c:v>
                      </c:pt>
                      <c:pt idx="3374">
                        <c:v>300</c:v>
                      </c:pt>
                      <c:pt idx="3375">
                        <c:v>300</c:v>
                      </c:pt>
                      <c:pt idx="3376">
                        <c:v>300</c:v>
                      </c:pt>
                      <c:pt idx="3377">
                        <c:v>300</c:v>
                      </c:pt>
                      <c:pt idx="3378">
                        <c:v>300</c:v>
                      </c:pt>
                      <c:pt idx="3379">
                        <c:v>300</c:v>
                      </c:pt>
                      <c:pt idx="3380">
                        <c:v>300</c:v>
                      </c:pt>
                      <c:pt idx="3381">
                        <c:v>300</c:v>
                      </c:pt>
                      <c:pt idx="3382">
                        <c:v>300</c:v>
                      </c:pt>
                      <c:pt idx="3383">
                        <c:v>300</c:v>
                      </c:pt>
                      <c:pt idx="3384">
                        <c:v>300</c:v>
                      </c:pt>
                      <c:pt idx="3385">
                        <c:v>300</c:v>
                      </c:pt>
                      <c:pt idx="3386">
                        <c:v>300</c:v>
                      </c:pt>
                      <c:pt idx="3387">
                        <c:v>300</c:v>
                      </c:pt>
                      <c:pt idx="3388">
                        <c:v>300</c:v>
                      </c:pt>
                      <c:pt idx="3389">
                        <c:v>300</c:v>
                      </c:pt>
                      <c:pt idx="3390">
                        <c:v>300</c:v>
                      </c:pt>
                      <c:pt idx="3391">
                        <c:v>300</c:v>
                      </c:pt>
                      <c:pt idx="3392">
                        <c:v>300</c:v>
                      </c:pt>
                      <c:pt idx="3393">
                        <c:v>300</c:v>
                      </c:pt>
                      <c:pt idx="3394">
                        <c:v>300</c:v>
                      </c:pt>
                      <c:pt idx="3395">
                        <c:v>300</c:v>
                      </c:pt>
                      <c:pt idx="3396">
                        <c:v>300</c:v>
                      </c:pt>
                      <c:pt idx="3397">
                        <c:v>300</c:v>
                      </c:pt>
                      <c:pt idx="3398">
                        <c:v>300</c:v>
                      </c:pt>
                      <c:pt idx="3399">
                        <c:v>300</c:v>
                      </c:pt>
                      <c:pt idx="3400">
                        <c:v>300</c:v>
                      </c:pt>
                      <c:pt idx="3401">
                        <c:v>300</c:v>
                      </c:pt>
                      <c:pt idx="3402">
                        <c:v>300</c:v>
                      </c:pt>
                      <c:pt idx="3403">
                        <c:v>300</c:v>
                      </c:pt>
                      <c:pt idx="3404">
                        <c:v>300</c:v>
                      </c:pt>
                      <c:pt idx="3405">
                        <c:v>300</c:v>
                      </c:pt>
                      <c:pt idx="3406">
                        <c:v>300</c:v>
                      </c:pt>
                      <c:pt idx="3407">
                        <c:v>300</c:v>
                      </c:pt>
                      <c:pt idx="3408">
                        <c:v>300</c:v>
                      </c:pt>
                      <c:pt idx="3409">
                        <c:v>300</c:v>
                      </c:pt>
                      <c:pt idx="3410">
                        <c:v>300</c:v>
                      </c:pt>
                      <c:pt idx="3411">
                        <c:v>300</c:v>
                      </c:pt>
                      <c:pt idx="3412">
                        <c:v>300</c:v>
                      </c:pt>
                      <c:pt idx="3413">
                        <c:v>300</c:v>
                      </c:pt>
                      <c:pt idx="3414">
                        <c:v>300</c:v>
                      </c:pt>
                      <c:pt idx="3415">
                        <c:v>300</c:v>
                      </c:pt>
                      <c:pt idx="3416">
                        <c:v>300</c:v>
                      </c:pt>
                      <c:pt idx="3417">
                        <c:v>300</c:v>
                      </c:pt>
                      <c:pt idx="3418">
                        <c:v>300</c:v>
                      </c:pt>
                      <c:pt idx="3419">
                        <c:v>300</c:v>
                      </c:pt>
                      <c:pt idx="3420">
                        <c:v>300</c:v>
                      </c:pt>
                      <c:pt idx="3421">
                        <c:v>300</c:v>
                      </c:pt>
                      <c:pt idx="3422">
                        <c:v>300</c:v>
                      </c:pt>
                      <c:pt idx="3423">
                        <c:v>300</c:v>
                      </c:pt>
                      <c:pt idx="3424">
                        <c:v>300</c:v>
                      </c:pt>
                      <c:pt idx="3425">
                        <c:v>300</c:v>
                      </c:pt>
                      <c:pt idx="3426">
                        <c:v>300</c:v>
                      </c:pt>
                      <c:pt idx="3427">
                        <c:v>300</c:v>
                      </c:pt>
                      <c:pt idx="3428">
                        <c:v>300</c:v>
                      </c:pt>
                      <c:pt idx="3429">
                        <c:v>300</c:v>
                      </c:pt>
                      <c:pt idx="3430">
                        <c:v>300</c:v>
                      </c:pt>
                      <c:pt idx="3431">
                        <c:v>300</c:v>
                      </c:pt>
                      <c:pt idx="3432">
                        <c:v>300</c:v>
                      </c:pt>
                      <c:pt idx="3433">
                        <c:v>300</c:v>
                      </c:pt>
                      <c:pt idx="3434">
                        <c:v>300</c:v>
                      </c:pt>
                      <c:pt idx="3435">
                        <c:v>300</c:v>
                      </c:pt>
                      <c:pt idx="3436">
                        <c:v>300</c:v>
                      </c:pt>
                      <c:pt idx="3437">
                        <c:v>300</c:v>
                      </c:pt>
                      <c:pt idx="3438">
                        <c:v>300</c:v>
                      </c:pt>
                      <c:pt idx="3439">
                        <c:v>300</c:v>
                      </c:pt>
                      <c:pt idx="3440">
                        <c:v>300</c:v>
                      </c:pt>
                      <c:pt idx="3441">
                        <c:v>300</c:v>
                      </c:pt>
                      <c:pt idx="3442">
                        <c:v>300</c:v>
                      </c:pt>
                      <c:pt idx="3443">
                        <c:v>300</c:v>
                      </c:pt>
                      <c:pt idx="3444">
                        <c:v>300</c:v>
                      </c:pt>
                      <c:pt idx="3445">
                        <c:v>300</c:v>
                      </c:pt>
                      <c:pt idx="3446">
                        <c:v>300</c:v>
                      </c:pt>
                      <c:pt idx="3447">
                        <c:v>300</c:v>
                      </c:pt>
                      <c:pt idx="3448">
                        <c:v>300</c:v>
                      </c:pt>
                      <c:pt idx="3449">
                        <c:v>300</c:v>
                      </c:pt>
                      <c:pt idx="3450">
                        <c:v>300</c:v>
                      </c:pt>
                      <c:pt idx="3451">
                        <c:v>300</c:v>
                      </c:pt>
                      <c:pt idx="3452">
                        <c:v>300</c:v>
                      </c:pt>
                      <c:pt idx="3453">
                        <c:v>300</c:v>
                      </c:pt>
                      <c:pt idx="3454">
                        <c:v>300</c:v>
                      </c:pt>
                      <c:pt idx="3455">
                        <c:v>300</c:v>
                      </c:pt>
                      <c:pt idx="3456">
                        <c:v>300</c:v>
                      </c:pt>
                      <c:pt idx="3457">
                        <c:v>300</c:v>
                      </c:pt>
                      <c:pt idx="3458">
                        <c:v>300</c:v>
                      </c:pt>
                      <c:pt idx="3459">
                        <c:v>300</c:v>
                      </c:pt>
                      <c:pt idx="3460">
                        <c:v>300</c:v>
                      </c:pt>
                      <c:pt idx="3461">
                        <c:v>300</c:v>
                      </c:pt>
                      <c:pt idx="3462">
                        <c:v>300</c:v>
                      </c:pt>
                      <c:pt idx="3463">
                        <c:v>300</c:v>
                      </c:pt>
                      <c:pt idx="3464">
                        <c:v>300</c:v>
                      </c:pt>
                      <c:pt idx="3465">
                        <c:v>300</c:v>
                      </c:pt>
                      <c:pt idx="3466">
                        <c:v>300</c:v>
                      </c:pt>
                      <c:pt idx="3467">
                        <c:v>300</c:v>
                      </c:pt>
                      <c:pt idx="3468">
                        <c:v>300</c:v>
                      </c:pt>
                      <c:pt idx="3469">
                        <c:v>300</c:v>
                      </c:pt>
                      <c:pt idx="3470">
                        <c:v>300</c:v>
                      </c:pt>
                      <c:pt idx="3471">
                        <c:v>300</c:v>
                      </c:pt>
                      <c:pt idx="3472">
                        <c:v>300</c:v>
                      </c:pt>
                      <c:pt idx="3473">
                        <c:v>300</c:v>
                      </c:pt>
                      <c:pt idx="3474">
                        <c:v>300</c:v>
                      </c:pt>
                      <c:pt idx="3475">
                        <c:v>300</c:v>
                      </c:pt>
                      <c:pt idx="3476">
                        <c:v>300</c:v>
                      </c:pt>
                      <c:pt idx="3477">
                        <c:v>300</c:v>
                      </c:pt>
                      <c:pt idx="3478">
                        <c:v>300</c:v>
                      </c:pt>
                      <c:pt idx="3479">
                        <c:v>300</c:v>
                      </c:pt>
                      <c:pt idx="3480">
                        <c:v>300</c:v>
                      </c:pt>
                      <c:pt idx="3481">
                        <c:v>300</c:v>
                      </c:pt>
                      <c:pt idx="3482">
                        <c:v>300</c:v>
                      </c:pt>
                      <c:pt idx="3483">
                        <c:v>300</c:v>
                      </c:pt>
                      <c:pt idx="3484">
                        <c:v>300</c:v>
                      </c:pt>
                      <c:pt idx="3485">
                        <c:v>300</c:v>
                      </c:pt>
                      <c:pt idx="3486">
                        <c:v>300</c:v>
                      </c:pt>
                      <c:pt idx="3487">
                        <c:v>300</c:v>
                      </c:pt>
                      <c:pt idx="3488">
                        <c:v>300</c:v>
                      </c:pt>
                      <c:pt idx="3489">
                        <c:v>300</c:v>
                      </c:pt>
                      <c:pt idx="3490">
                        <c:v>300</c:v>
                      </c:pt>
                      <c:pt idx="3491">
                        <c:v>300</c:v>
                      </c:pt>
                      <c:pt idx="3492">
                        <c:v>300</c:v>
                      </c:pt>
                      <c:pt idx="3493">
                        <c:v>300</c:v>
                      </c:pt>
                      <c:pt idx="3494">
                        <c:v>300</c:v>
                      </c:pt>
                      <c:pt idx="3495">
                        <c:v>300</c:v>
                      </c:pt>
                      <c:pt idx="3496">
                        <c:v>300</c:v>
                      </c:pt>
                      <c:pt idx="3497">
                        <c:v>300</c:v>
                      </c:pt>
                      <c:pt idx="3498">
                        <c:v>300</c:v>
                      </c:pt>
                      <c:pt idx="3499">
                        <c:v>300</c:v>
                      </c:pt>
                      <c:pt idx="3500">
                        <c:v>300</c:v>
                      </c:pt>
                      <c:pt idx="3501">
                        <c:v>300</c:v>
                      </c:pt>
                      <c:pt idx="3502">
                        <c:v>300</c:v>
                      </c:pt>
                      <c:pt idx="3503">
                        <c:v>300</c:v>
                      </c:pt>
                      <c:pt idx="3504">
                        <c:v>300</c:v>
                      </c:pt>
                      <c:pt idx="3505">
                        <c:v>300</c:v>
                      </c:pt>
                      <c:pt idx="3506">
                        <c:v>300</c:v>
                      </c:pt>
                      <c:pt idx="3507">
                        <c:v>300</c:v>
                      </c:pt>
                      <c:pt idx="3508">
                        <c:v>300</c:v>
                      </c:pt>
                      <c:pt idx="3509">
                        <c:v>300</c:v>
                      </c:pt>
                      <c:pt idx="3510">
                        <c:v>300</c:v>
                      </c:pt>
                      <c:pt idx="3511">
                        <c:v>300</c:v>
                      </c:pt>
                      <c:pt idx="3512">
                        <c:v>300</c:v>
                      </c:pt>
                      <c:pt idx="3513">
                        <c:v>300</c:v>
                      </c:pt>
                      <c:pt idx="3514">
                        <c:v>300</c:v>
                      </c:pt>
                      <c:pt idx="3515">
                        <c:v>300</c:v>
                      </c:pt>
                      <c:pt idx="3516">
                        <c:v>300</c:v>
                      </c:pt>
                      <c:pt idx="3517">
                        <c:v>300</c:v>
                      </c:pt>
                      <c:pt idx="3518">
                        <c:v>300</c:v>
                      </c:pt>
                      <c:pt idx="3519">
                        <c:v>300</c:v>
                      </c:pt>
                      <c:pt idx="3520">
                        <c:v>300</c:v>
                      </c:pt>
                      <c:pt idx="3521">
                        <c:v>300</c:v>
                      </c:pt>
                      <c:pt idx="3522">
                        <c:v>300</c:v>
                      </c:pt>
                      <c:pt idx="3523">
                        <c:v>300</c:v>
                      </c:pt>
                      <c:pt idx="3524">
                        <c:v>300</c:v>
                      </c:pt>
                      <c:pt idx="3525">
                        <c:v>300</c:v>
                      </c:pt>
                      <c:pt idx="3526">
                        <c:v>300</c:v>
                      </c:pt>
                      <c:pt idx="3527">
                        <c:v>300</c:v>
                      </c:pt>
                      <c:pt idx="3528">
                        <c:v>300</c:v>
                      </c:pt>
                      <c:pt idx="3529">
                        <c:v>300</c:v>
                      </c:pt>
                      <c:pt idx="3530">
                        <c:v>300</c:v>
                      </c:pt>
                      <c:pt idx="3531">
                        <c:v>300</c:v>
                      </c:pt>
                      <c:pt idx="3532">
                        <c:v>300</c:v>
                      </c:pt>
                      <c:pt idx="3533">
                        <c:v>300</c:v>
                      </c:pt>
                      <c:pt idx="3534">
                        <c:v>300</c:v>
                      </c:pt>
                      <c:pt idx="3535">
                        <c:v>300</c:v>
                      </c:pt>
                      <c:pt idx="3536">
                        <c:v>300</c:v>
                      </c:pt>
                      <c:pt idx="3537">
                        <c:v>300</c:v>
                      </c:pt>
                      <c:pt idx="3538">
                        <c:v>300</c:v>
                      </c:pt>
                      <c:pt idx="3539">
                        <c:v>300</c:v>
                      </c:pt>
                      <c:pt idx="3540">
                        <c:v>300</c:v>
                      </c:pt>
                      <c:pt idx="3541">
                        <c:v>300</c:v>
                      </c:pt>
                      <c:pt idx="3542">
                        <c:v>300</c:v>
                      </c:pt>
                      <c:pt idx="3543">
                        <c:v>300</c:v>
                      </c:pt>
                      <c:pt idx="3544">
                        <c:v>300</c:v>
                      </c:pt>
                      <c:pt idx="3545">
                        <c:v>300</c:v>
                      </c:pt>
                      <c:pt idx="3546">
                        <c:v>300</c:v>
                      </c:pt>
                      <c:pt idx="3547">
                        <c:v>300</c:v>
                      </c:pt>
                      <c:pt idx="3548">
                        <c:v>300</c:v>
                      </c:pt>
                      <c:pt idx="3549">
                        <c:v>300</c:v>
                      </c:pt>
                      <c:pt idx="3550">
                        <c:v>300</c:v>
                      </c:pt>
                      <c:pt idx="3551">
                        <c:v>300</c:v>
                      </c:pt>
                      <c:pt idx="3552">
                        <c:v>300</c:v>
                      </c:pt>
                      <c:pt idx="3553">
                        <c:v>300</c:v>
                      </c:pt>
                      <c:pt idx="3554">
                        <c:v>300</c:v>
                      </c:pt>
                      <c:pt idx="3555">
                        <c:v>300</c:v>
                      </c:pt>
                      <c:pt idx="3556">
                        <c:v>300</c:v>
                      </c:pt>
                      <c:pt idx="3557">
                        <c:v>300</c:v>
                      </c:pt>
                      <c:pt idx="3558">
                        <c:v>300</c:v>
                      </c:pt>
                      <c:pt idx="3559">
                        <c:v>300</c:v>
                      </c:pt>
                      <c:pt idx="3560">
                        <c:v>300</c:v>
                      </c:pt>
                      <c:pt idx="3561">
                        <c:v>300</c:v>
                      </c:pt>
                      <c:pt idx="3562">
                        <c:v>300</c:v>
                      </c:pt>
                      <c:pt idx="3563">
                        <c:v>300</c:v>
                      </c:pt>
                      <c:pt idx="3564">
                        <c:v>300</c:v>
                      </c:pt>
                      <c:pt idx="3565">
                        <c:v>300</c:v>
                      </c:pt>
                      <c:pt idx="3566">
                        <c:v>300</c:v>
                      </c:pt>
                      <c:pt idx="3567">
                        <c:v>300</c:v>
                      </c:pt>
                      <c:pt idx="3568">
                        <c:v>300</c:v>
                      </c:pt>
                      <c:pt idx="3569">
                        <c:v>300</c:v>
                      </c:pt>
                      <c:pt idx="3570">
                        <c:v>300</c:v>
                      </c:pt>
                      <c:pt idx="3571">
                        <c:v>300</c:v>
                      </c:pt>
                      <c:pt idx="3572">
                        <c:v>300</c:v>
                      </c:pt>
                      <c:pt idx="3573">
                        <c:v>300</c:v>
                      </c:pt>
                      <c:pt idx="3574">
                        <c:v>300</c:v>
                      </c:pt>
                      <c:pt idx="3575">
                        <c:v>300</c:v>
                      </c:pt>
                      <c:pt idx="3576">
                        <c:v>300</c:v>
                      </c:pt>
                      <c:pt idx="3577">
                        <c:v>300</c:v>
                      </c:pt>
                      <c:pt idx="3578">
                        <c:v>300</c:v>
                      </c:pt>
                      <c:pt idx="3579">
                        <c:v>300</c:v>
                      </c:pt>
                      <c:pt idx="3580">
                        <c:v>300</c:v>
                      </c:pt>
                      <c:pt idx="3581">
                        <c:v>300</c:v>
                      </c:pt>
                      <c:pt idx="3582">
                        <c:v>300</c:v>
                      </c:pt>
                      <c:pt idx="3583">
                        <c:v>300</c:v>
                      </c:pt>
                      <c:pt idx="3584">
                        <c:v>300</c:v>
                      </c:pt>
                      <c:pt idx="3585">
                        <c:v>300</c:v>
                      </c:pt>
                      <c:pt idx="3586">
                        <c:v>300</c:v>
                      </c:pt>
                      <c:pt idx="3587">
                        <c:v>300</c:v>
                      </c:pt>
                      <c:pt idx="3588">
                        <c:v>300</c:v>
                      </c:pt>
                      <c:pt idx="3589">
                        <c:v>300</c:v>
                      </c:pt>
                      <c:pt idx="3590">
                        <c:v>300</c:v>
                      </c:pt>
                      <c:pt idx="3591">
                        <c:v>300</c:v>
                      </c:pt>
                      <c:pt idx="3592">
                        <c:v>300</c:v>
                      </c:pt>
                      <c:pt idx="3593">
                        <c:v>300</c:v>
                      </c:pt>
                      <c:pt idx="3594">
                        <c:v>300</c:v>
                      </c:pt>
                      <c:pt idx="3595">
                        <c:v>300</c:v>
                      </c:pt>
                      <c:pt idx="3596">
                        <c:v>300</c:v>
                      </c:pt>
                      <c:pt idx="3597">
                        <c:v>300</c:v>
                      </c:pt>
                      <c:pt idx="3598">
                        <c:v>300</c:v>
                      </c:pt>
                      <c:pt idx="3599">
                        <c:v>300</c:v>
                      </c:pt>
                      <c:pt idx="3600">
                        <c:v>300</c:v>
                      </c:pt>
                      <c:pt idx="3601">
                        <c:v>300</c:v>
                      </c:pt>
                      <c:pt idx="3602">
                        <c:v>300</c:v>
                      </c:pt>
                      <c:pt idx="3603">
                        <c:v>300</c:v>
                      </c:pt>
                      <c:pt idx="3604">
                        <c:v>300</c:v>
                      </c:pt>
                      <c:pt idx="3605">
                        <c:v>300</c:v>
                      </c:pt>
                      <c:pt idx="3606">
                        <c:v>300</c:v>
                      </c:pt>
                      <c:pt idx="3607">
                        <c:v>300</c:v>
                      </c:pt>
                      <c:pt idx="3608">
                        <c:v>300</c:v>
                      </c:pt>
                      <c:pt idx="3609">
                        <c:v>300</c:v>
                      </c:pt>
                      <c:pt idx="3610">
                        <c:v>300</c:v>
                      </c:pt>
                      <c:pt idx="3611">
                        <c:v>300</c:v>
                      </c:pt>
                      <c:pt idx="3612">
                        <c:v>300</c:v>
                      </c:pt>
                      <c:pt idx="3613">
                        <c:v>300</c:v>
                      </c:pt>
                      <c:pt idx="3614">
                        <c:v>300</c:v>
                      </c:pt>
                      <c:pt idx="3615">
                        <c:v>300</c:v>
                      </c:pt>
                      <c:pt idx="3616">
                        <c:v>300</c:v>
                      </c:pt>
                      <c:pt idx="3617">
                        <c:v>300</c:v>
                      </c:pt>
                      <c:pt idx="3618">
                        <c:v>300</c:v>
                      </c:pt>
                      <c:pt idx="3619">
                        <c:v>300</c:v>
                      </c:pt>
                      <c:pt idx="3620">
                        <c:v>300</c:v>
                      </c:pt>
                      <c:pt idx="3621">
                        <c:v>300</c:v>
                      </c:pt>
                      <c:pt idx="3622">
                        <c:v>300</c:v>
                      </c:pt>
                      <c:pt idx="3623">
                        <c:v>300</c:v>
                      </c:pt>
                      <c:pt idx="3624">
                        <c:v>300</c:v>
                      </c:pt>
                      <c:pt idx="3625">
                        <c:v>300</c:v>
                      </c:pt>
                      <c:pt idx="3626">
                        <c:v>300</c:v>
                      </c:pt>
                      <c:pt idx="3627">
                        <c:v>300</c:v>
                      </c:pt>
                      <c:pt idx="3628">
                        <c:v>300</c:v>
                      </c:pt>
                      <c:pt idx="3629">
                        <c:v>300</c:v>
                      </c:pt>
                      <c:pt idx="3630">
                        <c:v>300</c:v>
                      </c:pt>
                      <c:pt idx="3631">
                        <c:v>300</c:v>
                      </c:pt>
                      <c:pt idx="3632">
                        <c:v>300</c:v>
                      </c:pt>
                      <c:pt idx="3633">
                        <c:v>300</c:v>
                      </c:pt>
                      <c:pt idx="3634">
                        <c:v>300</c:v>
                      </c:pt>
                      <c:pt idx="3635">
                        <c:v>300</c:v>
                      </c:pt>
                      <c:pt idx="3636">
                        <c:v>300</c:v>
                      </c:pt>
                      <c:pt idx="3637">
                        <c:v>300</c:v>
                      </c:pt>
                      <c:pt idx="3638">
                        <c:v>300</c:v>
                      </c:pt>
                      <c:pt idx="3639">
                        <c:v>300</c:v>
                      </c:pt>
                      <c:pt idx="3640">
                        <c:v>300</c:v>
                      </c:pt>
                      <c:pt idx="3641">
                        <c:v>300</c:v>
                      </c:pt>
                      <c:pt idx="3642">
                        <c:v>300</c:v>
                      </c:pt>
                      <c:pt idx="3643">
                        <c:v>300</c:v>
                      </c:pt>
                      <c:pt idx="3644">
                        <c:v>300</c:v>
                      </c:pt>
                      <c:pt idx="3645">
                        <c:v>300</c:v>
                      </c:pt>
                      <c:pt idx="3646">
                        <c:v>300</c:v>
                      </c:pt>
                      <c:pt idx="3647">
                        <c:v>300</c:v>
                      </c:pt>
                      <c:pt idx="3648">
                        <c:v>300</c:v>
                      </c:pt>
                      <c:pt idx="3649">
                        <c:v>300</c:v>
                      </c:pt>
                      <c:pt idx="3650">
                        <c:v>300</c:v>
                      </c:pt>
                      <c:pt idx="3651">
                        <c:v>300</c:v>
                      </c:pt>
                      <c:pt idx="3652">
                        <c:v>300</c:v>
                      </c:pt>
                      <c:pt idx="3653">
                        <c:v>300</c:v>
                      </c:pt>
                      <c:pt idx="3654">
                        <c:v>300</c:v>
                      </c:pt>
                      <c:pt idx="3655">
                        <c:v>300</c:v>
                      </c:pt>
                      <c:pt idx="3656">
                        <c:v>300</c:v>
                      </c:pt>
                      <c:pt idx="3657">
                        <c:v>300</c:v>
                      </c:pt>
                      <c:pt idx="3658">
                        <c:v>300</c:v>
                      </c:pt>
                      <c:pt idx="3659">
                        <c:v>300</c:v>
                      </c:pt>
                      <c:pt idx="3660">
                        <c:v>300</c:v>
                      </c:pt>
                      <c:pt idx="3661">
                        <c:v>300</c:v>
                      </c:pt>
                      <c:pt idx="3662">
                        <c:v>300</c:v>
                      </c:pt>
                      <c:pt idx="3663">
                        <c:v>300</c:v>
                      </c:pt>
                      <c:pt idx="3664">
                        <c:v>300</c:v>
                      </c:pt>
                      <c:pt idx="3665">
                        <c:v>300</c:v>
                      </c:pt>
                      <c:pt idx="3666">
                        <c:v>300</c:v>
                      </c:pt>
                      <c:pt idx="3667">
                        <c:v>300</c:v>
                      </c:pt>
                      <c:pt idx="3668">
                        <c:v>300</c:v>
                      </c:pt>
                      <c:pt idx="3669">
                        <c:v>300</c:v>
                      </c:pt>
                      <c:pt idx="3670">
                        <c:v>300</c:v>
                      </c:pt>
                      <c:pt idx="3671">
                        <c:v>300</c:v>
                      </c:pt>
                      <c:pt idx="3672">
                        <c:v>300</c:v>
                      </c:pt>
                      <c:pt idx="3673">
                        <c:v>300</c:v>
                      </c:pt>
                      <c:pt idx="3674">
                        <c:v>300</c:v>
                      </c:pt>
                      <c:pt idx="3675">
                        <c:v>300</c:v>
                      </c:pt>
                      <c:pt idx="3676">
                        <c:v>300</c:v>
                      </c:pt>
                      <c:pt idx="3677">
                        <c:v>300</c:v>
                      </c:pt>
                      <c:pt idx="3678">
                        <c:v>300</c:v>
                      </c:pt>
                      <c:pt idx="3679">
                        <c:v>300</c:v>
                      </c:pt>
                      <c:pt idx="3680">
                        <c:v>300</c:v>
                      </c:pt>
                      <c:pt idx="3681">
                        <c:v>300</c:v>
                      </c:pt>
                      <c:pt idx="3682">
                        <c:v>300</c:v>
                      </c:pt>
                      <c:pt idx="3683">
                        <c:v>300</c:v>
                      </c:pt>
                      <c:pt idx="3684">
                        <c:v>300</c:v>
                      </c:pt>
                      <c:pt idx="3685">
                        <c:v>300</c:v>
                      </c:pt>
                      <c:pt idx="3686">
                        <c:v>300</c:v>
                      </c:pt>
                      <c:pt idx="3687">
                        <c:v>300</c:v>
                      </c:pt>
                      <c:pt idx="3688">
                        <c:v>300</c:v>
                      </c:pt>
                      <c:pt idx="3689">
                        <c:v>300</c:v>
                      </c:pt>
                      <c:pt idx="3690">
                        <c:v>300</c:v>
                      </c:pt>
                      <c:pt idx="3691">
                        <c:v>300</c:v>
                      </c:pt>
                      <c:pt idx="3692">
                        <c:v>300</c:v>
                      </c:pt>
                      <c:pt idx="3693">
                        <c:v>300</c:v>
                      </c:pt>
                      <c:pt idx="3694">
                        <c:v>300</c:v>
                      </c:pt>
                      <c:pt idx="3695">
                        <c:v>300</c:v>
                      </c:pt>
                      <c:pt idx="3696">
                        <c:v>300</c:v>
                      </c:pt>
                      <c:pt idx="3697">
                        <c:v>300</c:v>
                      </c:pt>
                      <c:pt idx="3698">
                        <c:v>300</c:v>
                      </c:pt>
                      <c:pt idx="3699">
                        <c:v>300</c:v>
                      </c:pt>
                      <c:pt idx="3700">
                        <c:v>300</c:v>
                      </c:pt>
                      <c:pt idx="3701">
                        <c:v>300</c:v>
                      </c:pt>
                      <c:pt idx="3702">
                        <c:v>300</c:v>
                      </c:pt>
                      <c:pt idx="3703">
                        <c:v>300</c:v>
                      </c:pt>
                      <c:pt idx="3704">
                        <c:v>300</c:v>
                      </c:pt>
                      <c:pt idx="3705">
                        <c:v>300</c:v>
                      </c:pt>
                      <c:pt idx="3706">
                        <c:v>300</c:v>
                      </c:pt>
                      <c:pt idx="3707">
                        <c:v>300</c:v>
                      </c:pt>
                      <c:pt idx="3708">
                        <c:v>300</c:v>
                      </c:pt>
                      <c:pt idx="3709">
                        <c:v>300</c:v>
                      </c:pt>
                      <c:pt idx="3710">
                        <c:v>300</c:v>
                      </c:pt>
                      <c:pt idx="3711">
                        <c:v>300</c:v>
                      </c:pt>
                      <c:pt idx="3712">
                        <c:v>300</c:v>
                      </c:pt>
                      <c:pt idx="3713">
                        <c:v>300</c:v>
                      </c:pt>
                      <c:pt idx="3714">
                        <c:v>300</c:v>
                      </c:pt>
                      <c:pt idx="3715">
                        <c:v>300</c:v>
                      </c:pt>
                      <c:pt idx="3716">
                        <c:v>300</c:v>
                      </c:pt>
                      <c:pt idx="3717">
                        <c:v>300</c:v>
                      </c:pt>
                      <c:pt idx="3718">
                        <c:v>300</c:v>
                      </c:pt>
                      <c:pt idx="3719">
                        <c:v>300</c:v>
                      </c:pt>
                      <c:pt idx="3720">
                        <c:v>300</c:v>
                      </c:pt>
                      <c:pt idx="3721">
                        <c:v>300</c:v>
                      </c:pt>
                      <c:pt idx="3722">
                        <c:v>300</c:v>
                      </c:pt>
                      <c:pt idx="3723">
                        <c:v>300</c:v>
                      </c:pt>
                      <c:pt idx="3724">
                        <c:v>300</c:v>
                      </c:pt>
                      <c:pt idx="3725">
                        <c:v>300</c:v>
                      </c:pt>
                      <c:pt idx="3726">
                        <c:v>300</c:v>
                      </c:pt>
                      <c:pt idx="3727">
                        <c:v>300</c:v>
                      </c:pt>
                      <c:pt idx="3728">
                        <c:v>300</c:v>
                      </c:pt>
                      <c:pt idx="3729">
                        <c:v>300</c:v>
                      </c:pt>
                      <c:pt idx="3730">
                        <c:v>300</c:v>
                      </c:pt>
                      <c:pt idx="3731">
                        <c:v>300</c:v>
                      </c:pt>
                      <c:pt idx="3732">
                        <c:v>300</c:v>
                      </c:pt>
                      <c:pt idx="3733">
                        <c:v>300</c:v>
                      </c:pt>
                      <c:pt idx="3734">
                        <c:v>300</c:v>
                      </c:pt>
                      <c:pt idx="3735">
                        <c:v>300</c:v>
                      </c:pt>
                      <c:pt idx="3736">
                        <c:v>300</c:v>
                      </c:pt>
                      <c:pt idx="3737">
                        <c:v>300</c:v>
                      </c:pt>
                      <c:pt idx="3738">
                        <c:v>300</c:v>
                      </c:pt>
                      <c:pt idx="3739">
                        <c:v>300</c:v>
                      </c:pt>
                      <c:pt idx="3740">
                        <c:v>300</c:v>
                      </c:pt>
                      <c:pt idx="3741">
                        <c:v>300</c:v>
                      </c:pt>
                      <c:pt idx="3742">
                        <c:v>300</c:v>
                      </c:pt>
                      <c:pt idx="3743">
                        <c:v>300</c:v>
                      </c:pt>
                      <c:pt idx="3744">
                        <c:v>300</c:v>
                      </c:pt>
                      <c:pt idx="3745">
                        <c:v>300</c:v>
                      </c:pt>
                      <c:pt idx="3746">
                        <c:v>300</c:v>
                      </c:pt>
                      <c:pt idx="3747">
                        <c:v>300</c:v>
                      </c:pt>
                      <c:pt idx="3748">
                        <c:v>300</c:v>
                      </c:pt>
                      <c:pt idx="3749">
                        <c:v>300</c:v>
                      </c:pt>
                      <c:pt idx="3750">
                        <c:v>300</c:v>
                      </c:pt>
                      <c:pt idx="3751">
                        <c:v>300</c:v>
                      </c:pt>
                      <c:pt idx="3752">
                        <c:v>300</c:v>
                      </c:pt>
                      <c:pt idx="3753">
                        <c:v>300</c:v>
                      </c:pt>
                      <c:pt idx="3754">
                        <c:v>300</c:v>
                      </c:pt>
                      <c:pt idx="3755">
                        <c:v>300</c:v>
                      </c:pt>
                      <c:pt idx="3756">
                        <c:v>300</c:v>
                      </c:pt>
                      <c:pt idx="3757">
                        <c:v>300</c:v>
                      </c:pt>
                      <c:pt idx="3758">
                        <c:v>300</c:v>
                      </c:pt>
                      <c:pt idx="3759">
                        <c:v>300</c:v>
                      </c:pt>
                      <c:pt idx="3760">
                        <c:v>300</c:v>
                      </c:pt>
                      <c:pt idx="3761">
                        <c:v>300</c:v>
                      </c:pt>
                      <c:pt idx="3762">
                        <c:v>300</c:v>
                      </c:pt>
                      <c:pt idx="3763">
                        <c:v>300</c:v>
                      </c:pt>
                      <c:pt idx="3764">
                        <c:v>300</c:v>
                      </c:pt>
                      <c:pt idx="3765">
                        <c:v>300</c:v>
                      </c:pt>
                      <c:pt idx="3766">
                        <c:v>300</c:v>
                      </c:pt>
                      <c:pt idx="3767">
                        <c:v>300</c:v>
                      </c:pt>
                      <c:pt idx="3768">
                        <c:v>300</c:v>
                      </c:pt>
                      <c:pt idx="3769">
                        <c:v>300</c:v>
                      </c:pt>
                      <c:pt idx="3770">
                        <c:v>300</c:v>
                      </c:pt>
                      <c:pt idx="3771">
                        <c:v>300</c:v>
                      </c:pt>
                      <c:pt idx="3772">
                        <c:v>300</c:v>
                      </c:pt>
                      <c:pt idx="3773">
                        <c:v>300</c:v>
                      </c:pt>
                      <c:pt idx="3774">
                        <c:v>300</c:v>
                      </c:pt>
                      <c:pt idx="3775">
                        <c:v>300</c:v>
                      </c:pt>
                      <c:pt idx="3776">
                        <c:v>300</c:v>
                      </c:pt>
                      <c:pt idx="3777">
                        <c:v>300</c:v>
                      </c:pt>
                      <c:pt idx="3778">
                        <c:v>300</c:v>
                      </c:pt>
                      <c:pt idx="3779">
                        <c:v>300</c:v>
                      </c:pt>
                      <c:pt idx="3780">
                        <c:v>300</c:v>
                      </c:pt>
                      <c:pt idx="3781">
                        <c:v>300</c:v>
                      </c:pt>
                      <c:pt idx="3782">
                        <c:v>300</c:v>
                      </c:pt>
                      <c:pt idx="3783">
                        <c:v>300</c:v>
                      </c:pt>
                      <c:pt idx="3784">
                        <c:v>300</c:v>
                      </c:pt>
                      <c:pt idx="3785">
                        <c:v>300</c:v>
                      </c:pt>
                      <c:pt idx="3786">
                        <c:v>300</c:v>
                      </c:pt>
                      <c:pt idx="3787">
                        <c:v>300</c:v>
                      </c:pt>
                      <c:pt idx="3788">
                        <c:v>300</c:v>
                      </c:pt>
                      <c:pt idx="3789">
                        <c:v>300</c:v>
                      </c:pt>
                      <c:pt idx="3790">
                        <c:v>300</c:v>
                      </c:pt>
                      <c:pt idx="3791">
                        <c:v>300</c:v>
                      </c:pt>
                      <c:pt idx="3792">
                        <c:v>300</c:v>
                      </c:pt>
                      <c:pt idx="3793">
                        <c:v>300</c:v>
                      </c:pt>
                      <c:pt idx="3794">
                        <c:v>300</c:v>
                      </c:pt>
                      <c:pt idx="3795">
                        <c:v>300</c:v>
                      </c:pt>
                      <c:pt idx="3796">
                        <c:v>300</c:v>
                      </c:pt>
                      <c:pt idx="3797">
                        <c:v>300</c:v>
                      </c:pt>
                      <c:pt idx="3798">
                        <c:v>300</c:v>
                      </c:pt>
                      <c:pt idx="3799">
                        <c:v>300</c:v>
                      </c:pt>
                      <c:pt idx="3800">
                        <c:v>300</c:v>
                      </c:pt>
                      <c:pt idx="3801">
                        <c:v>300</c:v>
                      </c:pt>
                      <c:pt idx="3802">
                        <c:v>300</c:v>
                      </c:pt>
                      <c:pt idx="3803">
                        <c:v>300</c:v>
                      </c:pt>
                      <c:pt idx="3804">
                        <c:v>300</c:v>
                      </c:pt>
                      <c:pt idx="3805">
                        <c:v>300</c:v>
                      </c:pt>
                      <c:pt idx="3806">
                        <c:v>300</c:v>
                      </c:pt>
                      <c:pt idx="3807">
                        <c:v>300</c:v>
                      </c:pt>
                      <c:pt idx="3808">
                        <c:v>300</c:v>
                      </c:pt>
                      <c:pt idx="3809">
                        <c:v>300</c:v>
                      </c:pt>
                      <c:pt idx="3810">
                        <c:v>300</c:v>
                      </c:pt>
                      <c:pt idx="3811">
                        <c:v>300</c:v>
                      </c:pt>
                      <c:pt idx="3812">
                        <c:v>300</c:v>
                      </c:pt>
                      <c:pt idx="3813">
                        <c:v>300</c:v>
                      </c:pt>
                      <c:pt idx="3814">
                        <c:v>300</c:v>
                      </c:pt>
                      <c:pt idx="3815">
                        <c:v>300</c:v>
                      </c:pt>
                      <c:pt idx="3816">
                        <c:v>300</c:v>
                      </c:pt>
                      <c:pt idx="3817">
                        <c:v>300</c:v>
                      </c:pt>
                      <c:pt idx="3818">
                        <c:v>300</c:v>
                      </c:pt>
                      <c:pt idx="3819">
                        <c:v>300</c:v>
                      </c:pt>
                      <c:pt idx="3820">
                        <c:v>300</c:v>
                      </c:pt>
                      <c:pt idx="3821">
                        <c:v>300</c:v>
                      </c:pt>
                      <c:pt idx="3822">
                        <c:v>300</c:v>
                      </c:pt>
                      <c:pt idx="3823">
                        <c:v>300</c:v>
                      </c:pt>
                      <c:pt idx="3824">
                        <c:v>300</c:v>
                      </c:pt>
                      <c:pt idx="3825">
                        <c:v>300</c:v>
                      </c:pt>
                      <c:pt idx="3826">
                        <c:v>300</c:v>
                      </c:pt>
                      <c:pt idx="3827">
                        <c:v>300</c:v>
                      </c:pt>
                      <c:pt idx="3828">
                        <c:v>300</c:v>
                      </c:pt>
                      <c:pt idx="3829">
                        <c:v>300</c:v>
                      </c:pt>
                      <c:pt idx="3830">
                        <c:v>300</c:v>
                      </c:pt>
                      <c:pt idx="3831">
                        <c:v>300</c:v>
                      </c:pt>
                      <c:pt idx="3832">
                        <c:v>300</c:v>
                      </c:pt>
                      <c:pt idx="3833">
                        <c:v>300</c:v>
                      </c:pt>
                      <c:pt idx="3834">
                        <c:v>300</c:v>
                      </c:pt>
                      <c:pt idx="3835">
                        <c:v>300</c:v>
                      </c:pt>
                      <c:pt idx="3836">
                        <c:v>300</c:v>
                      </c:pt>
                      <c:pt idx="3837">
                        <c:v>300</c:v>
                      </c:pt>
                      <c:pt idx="3838">
                        <c:v>300</c:v>
                      </c:pt>
                      <c:pt idx="3839">
                        <c:v>300</c:v>
                      </c:pt>
                      <c:pt idx="3840">
                        <c:v>300</c:v>
                      </c:pt>
                      <c:pt idx="3841">
                        <c:v>300</c:v>
                      </c:pt>
                      <c:pt idx="3842">
                        <c:v>300</c:v>
                      </c:pt>
                      <c:pt idx="3843">
                        <c:v>300</c:v>
                      </c:pt>
                      <c:pt idx="3844">
                        <c:v>300</c:v>
                      </c:pt>
                      <c:pt idx="3845">
                        <c:v>300</c:v>
                      </c:pt>
                      <c:pt idx="3846">
                        <c:v>300</c:v>
                      </c:pt>
                      <c:pt idx="3847">
                        <c:v>300</c:v>
                      </c:pt>
                      <c:pt idx="3848">
                        <c:v>300</c:v>
                      </c:pt>
                      <c:pt idx="3849">
                        <c:v>300</c:v>
                      </c:pt>
                      <c:pt idx="3850">
                        <c:v>300</c:v>
                      </c:pt>
                      <c:pt idx="3851">
                        <c:v>300</c:v>
                      </c:pt>
                      <c:pt idx="3852">
                        <c:v>300</c:v>
                      </c:pt>
                      <c:pt idx="3853">
                        <c:v>300</c:v>
                      </c:pt>
                      <c:pt idx="3854">
                        <c:v>300</c:v>
                      </c:pt>
                      <c:pt idx="3855">
                        <c:v>300</c:v>
                      </c:pt>
                      <c:pt idx="3856">
                        <c:v>300</c:v>
                      </c:pt>
                      <c:pt idx="3857">
                        <c:v>300</c:v>
                      </c:pt>
                      <c:pt idx="3858">
                        <c:v>300</c:v>
                      </c:pt>
                      <c:pt idx="3859">
                        <c:v>300</c:v>
                      </c:pt>
                      <c:pt idx="3860">
                        <c:v>300</c:v>
                      </c:pt>
                      <c:pt idx="3861">
                        <c:v>300</c:v>
                      </c:pt>
                      <c:pt idx="3862">
                        <c:v>300</c:v>
                      </c:pt>
                      <c:pt idx="3863">
                        <c:v>300</c:v>
                      </c:pt>
                      <c:pt idx="3864">
                        <c:v>300</c:v>
                      </c:pt>
                      <c:pt idx="3865">
                        <c:v>300</c:v>
                      </c:pt>
                      <c:pt idx="3866">
                        <c:v>300</c:v>
                      </c:pt>
                      <c:pt idx="3867">
                        <c:v>300</c:v>
                      </c:pt>
                      <c:pt idx="3868">
                        <c:v>300</c:v>
                      </c:pt>
                      <c:pt idx="3869">
                        <c:v>300</c:v>
                      </c:pt>
                      <c:pt idx="3870">
                        <c:v>300</c:v>
                      </c:pt>
                      <c:pt idx="3871">
                        <c:v>300</c:v>
                      </c:pt>
                      <c:pt idx="3872">
                        <c:v>300</c:v>
                      </c:pt>
                      <c:pt idx="3873">
                        <c:v>300</c:v>
                      </c:pt>
                      <c:pt idx="3874">
                        <c:v>300</c:v>
                      </c:pt>
                      <c:pt idx="3875">
                        <c:v>300</c:v>
                      </c:pt>
                      <c:pt idx="3876">
                        <c:v>300</c:v>
                      </c:pt>
                      <c:pt idx="3877">
                        <c:v>300</c:v>
                      </c:pt>
                      <c:pt idx="3878">
                        <c:v>300</c:v>
                      </c:pt>
                      <c:pt idx="3879">
                        <c:v>300</c:v>
                      </c:pt>
                      <c:pt idx="3880">
                        <c:v>300</c:v>
                      </c:pt>
                      <c:pt idx="3881">
                        <c:v>300</c:v>
                      </c:pt>
                      <c:pt idx="3882">
                        <c:v>300</c:v>
                      </c:pt>
                      <c:pt idx="3883">
                        <c:v>300</c:v>
                      </c:pt>
                      <c:pt idx="3884">
                        <c:v>300</c:v>
                      </c:pt>
                      <c:pt idx="3885">
                        <c:v>300</c:v>
                      </c:pt>
                      <c:pt idx="3886">
                        <c:v>300</c:v>
                      </c:pt>
                      <c:pt idx="3887">
                        <c:v>300</c:v>
                      </c:pt>
                      <c:pt idx="3888">
                        <c:v>300</c:v>
                      </c:pt>
                      <c:pt idx="3889">
                        <c:v>300</c:v>
                      </c:pt>
                      <c:pt idx="3890">
                        <c:v>300</c:v>
                      </c:pt>
                      <c:pt idx="3891">
                        <c:v>300</c:v>
                      </c:pt>
                      <c:pt idx="3892">
                        <c:v>300</c:v>
                      </c:pt>
                      <c:pt idx="3893">
                        <c:v>300</c:v>
                      </c:pt>
                      <c:pt idx="3894">
                        <c:v>300</c:v>
                      </c:pt>
                      <c:pt idx="3895">
                        <c:v>300</c:v>
                      </c:pt>
                      <c:pt idx="3896">
                        <c:v>300</c:v>
                      </c:pt>
                      <c:pt idx="3897">
                        <c:v>300</c:v>
                      </c:pt>
                      <c:pt idx="3898">
                        <c:v>300</c:v>
                      </c:pt>
                      <c:pt idx="3899">
                        <c:v>300</c:v>
                      </c:pt>
                      <c:pt idx="3900">
                        <c:v>300</c:v>
                      </c:pt>
                      <c:pt idx="3901">
                        <c:v>300</c:v>
                      </c:pt>
                      <c:pt idx="3902">
                        <c:v>300</c:v>
                      </c:pt>
                      <c:pt idx="3903">
                        <c:v>300</c:v>
                      </c:pt>
                      <c:pt idx="3904">
                        <c:v>300</c:v>
                      </c:pt>
                      <c:pt idx="3905">
                        <c:v>300</c:v>
                      </c:pt>
                      <c:pt idx="3906">
                        <c:v>300</c:v>
                      </c:pt>
                      <c:pt idx="3907">
                        <c:v>300</c:v>
                      </c:pt>
                      <c:pt idx="3908">
                        <c:v>300</c:v>
                      </c:pt>
                      <c:pt idx="3909">
                        <c:v>300</c:v>
                      </c:pt>
                      <c:pt idx="3910">
                        <c:v>300</c:v>
                      </c:pt>
                      <c:pt idx="3911">
                        <c:v>300</c:v>
                      </c:pt>
                      <c:pt idx="3912">
                        <c:v>300</c:v>
                      </c:pt>
                      <c:pt idx="3913">
                        <c:v>300</c:v>
                      </c:pt>
                      <c:pt idx="3914">
                        <c:v>300</c:v>
                      </c:pt>
                      <c:pt idx="3915">
                        <c:v>300</c:v>
                      </c:pt>
                      <c:pt idx="3916">
                        <c:v>300</c:v>
                      </c:pt>
                      <c:pt idx="3917">
                        <c:v>300</c:v>
                      </c:pt>
                      <c:pt idx="3918">
                        <c:v>300</c:v>
                      </c:pt>
                      <c:pt idx="3919">
                        <c:v>300</c:v>
                      </c:pt>
                      <c:pt idx="3920">
                        <c:v>300</c:v>
                      </c:pt>
                      <c:pt idx="3921">
                        <c:v>300</c:v>
                      </c:pt>
                      <c:pt idx="3922">
                        <c:v>300</c:v>
                      </c:pt>
                      <c:pt idx="3923">
                        <c:v>300</c:v>
                      </c:pt>
                      <c:pt idx="3924">
                        <c:v>300</c:v>
                      </c:pt>
                      <c:pt idx="3925">
                        <c:v>300</c:v>
                      </c:pt>
                      <c:pt idx="3926">
                        <c:v>300</c:v>
                      </c:pt>
                      <c:pt idx="3927">
                        <c:v>300</c:v>
                      </c:pt>
                      <c:pt idx="3928">
                        <c:v>300</c:v>
                      </c:pt>
                      <c:pt idx="3929">
                        <c:v>300</c:v>
                      </c:pt>
                      <c:pt idx="3930">
                        <c:v>300</c:v>
                      </c:pt>
                      <c:pt idx="3931">
                        <c:v>300</c:v>
                      </c:pt>
                      <c:pt idx="3932">
                        <c:v>300</c:v>
                      </c:pt>
                      <c:pt idx="3933">
                        <c:v>300</c:v>
                      </c:pt>
                      <c:pt idx="3934">
                        <c:v>300</c:v>
                      </c:pt>
                      <c:pt idx="3935">
                        <c:v>300</c:v>
                      </c:pt>
                      <c:pt idx="3936">
                        <c:v>300</c:v>
                      </c:pt>
                      <c:pt idx="3937">
                        <c:v>300</c:v>
                      </c:pt>
                      <c:pt idx="3938">
                        <c:v>300</c:v>
                      </c:pt>
                      <c:pt idx="3939">
                        <c:v>300</c:v>
                      </c:pt>
                      <c:pt idx="3940">
                        <c:v>300</c:v>
                      </c:pt>
                      <c:pt idx="3941">
                        <c:v>300</c:v>
                      </c:pt>
                      <c:pt idx="3942">
                        <c:v>300</c:v>
                      </c:pt>
                      <c:pt idx="3943">
                        <c:v>300</c:v>
                      </c:pt>
                      <c:pt idx="3944">
                        <c:v>300</c:v>
                      </c:pt>
                      <c:pt idx="3945">
                        <c:v>300</c:v>
                      </c:pt>
                      <c:pt idx="3946">
                        <c:v>300</c:v>
                      </c:pt>
                      <c:pt idx="3947">
                        <c:v>300</c:v>
                      </c:pt>
                      <c:pt idx="3948">
                        <c:v>300</c:v>
                      </c:pt>
                      <c:pt idx="3949">
                        <c:v>300</c:v>
                      </c:pt>
                      <c:pt idx="3950">
                        <c:v>300</c:v>
                      </c:pt>
                      <c:pt idx="3951">
                        <c:v>300</c:v>
                      </c:pt>
                      <c:pt idx="3952">
                        <c:v>300</c:v>
                      </c:pt>
                      <c:pt idx="3953">
                        <c:v>300</c:v>
                      </c:pt>
                      <c:pt idx="3954">
                        <c:v>300</c:v>
                      </c:pt>
                      <c:pt idx="3955">
                        <c:v>300</c:v>
                      </c:pt>
                      <c:pt idx="3956">
                        <c:v>300</c:v>
                      </c:pt>
                      <c:pt idx="3957">
                        <c:v>300</c:v>
                      </c:pt>
                      <c:pt idx="3958">
                        <c:v>300</c:v>
                      </c:pt>
                      <c:pt idx="3959">
                        <c:v>300</c:v>
                      </c:pt>
                      <c:pt idx="3960">
                        <c:v>300</c:v>
                      </c:pt>
                      <c:pt idx="3961">
                        <c:v>300</c:v>
                      </c:pt>
                      <c:pt idx="3962">
                        <c:v>300</c:v>
                      </c:pt>
                      <c:pt idx="3963">
                        <c:v>300</c:v>
                      </c:pt>
                      <c:pt idx="3964">
                        <c:v>300</c:v>
                      </c:pt>
                      <c:pt idx="3965">
                        <c:v>300</c:v>
                      </c:pt>
                      <c:pt idx="3966">
                        <c:v>300</c:v>
                      </c:pt>
                      <c:pt idx="3967">
                        <c:v>300</c:v>
                      </c:pt>
                      <c:pt idx="3968">
                        <c:v>300</c:v>
                      </c:pt>
                      <c:pt idx="3969">
                        <c:v>300</c:v>
                      </c:pt>
                      <c:pt idx="3970">
                        <c:v>300</c:v>
                      </c:pt>
                      <c:pt idx="3971">
                        <c:v>300</c:v>
                      </c:pt>
                      <c:pt idx="3972">
                        <c:v>300</c:v>
                      </c:pt>
                      <c:pt idx="3973">
                        <c:v>300</c:v>
                      </c:pt>
                      <c:pt idx="3974">
                        <c:v>300</c:v>
                      </c:pt>
                      <c:pt idx="3975">
                        <c:v>300</c:v>
                      </c:pt>
                      <c:pt idx="3976">
                        <c:v>300</c:v>
                      </c:pt>
                      <c:pt idx="3977">
                        <c:v>300</c:v>
                      </c:pt>
                      <c:pt idx="3978">
                        <c:v>300</c:v>
                      </c:pt>
                      <c:pt idx="3979">
                        <c:v>300</c:v>
                      </c:pt>
                      <c:pt idx="3980">
                        <c:v>300</c:v>
                      </c:pt>
                      <c:pt idx="3981">
                        <c:v>300</c:v>
                      </c:pt>
                      <c:pt idx="3982">
                        <c:v>300</c:v>
                      </c:pt>
                      <c:pt idx="3983">
                        <c:v>300</c:v>
                      </c:pt>
                      <c:pt idx="3984">
                        <c:v>300</c:v>
                      </c:pt>
                      <c:pt idx="3985">
                        <c:v>300</c:v>
                      </c:pt>
                      <c:pt idx="3986">
                        <c:v>300</c:v>
                      </c:pt>
                      <c:pt idx="3987">
                        <c:v>300</c:v>
                      </c:pt>
                      <c:pt idx="3988">
                        <c:v>300</c:v>
                      </c:pt>
                      <c:pt idx="3989">
                        <c:v>300</c:v>
                      </c:pt>
                      <c:pt idx="3990">
                        <c:v>300</c:v>
                      </c:pt>
                      <c:pt idx="3991">
                        <c:v>300</c:v>
                      </c:pt>
                      <c:pt idx="3992">
                        <c:v>300</c:v>
                      </c:pt>
                      <c:pt idx="3993">
                        <c:v>300</c:v>
                      </c:pt>
                      <c:pt idx="3994">
                        <c:v>300</c:v>
                      </c:pt>
                      <c:pt idx="3995">
                        <c:v>300</c:v>
                      </c:pt>
                      <c:pt idx="3996">
                        <c:v>300</c:v>
                      </c:pt>
                      <c:pt idx="3997">
                        <c:v>300</c:v>
                      </c:pt>
                      <c:pt idx="3998">
                        <c:v>300</c:v>
                      </c:pt>
                      <c:pt idx="3999">
                        <c:v>300</c:v>
                      </c:pt>
                      <c:pt idx="4000">
                        <c:v>300</c:v>
                      </c:pt>
                      <c:pt idx="4001">
                        <c:v>300</c:v>
                      </c:pt>
                      <c:pt idx="4002">
                        <c:v>300</c:v>
                      </c:pt>
                      <c:pt idx="4003">
                        <c:v>300</c:v>
                      </c:pt>
                      <c:pt idx="4004">
                        <c:v>300</c:v>
                      </c:pt>
                      <c:pt idx="4005">
                        <c:v>300</c:v>
                      </c:pt>
                      <c:pt idx="4006">
                        <c:v>300</c:v>
                      </c:pt>
                      <c:pt idx="4007">
                        <c:v>300</c:v>
                      </c:pt>
                      <c:pt idx="4008">
                        <c:v>300</c:v>
                      </c:pt>
                      <c:pt idx="4009">
                        <c:v>300</c:v>
                      </c:pt>
                      <c:pt idx="4010">
                        <c:v>300</c:v>
                      </c:pt>
                      <c:pt idx="4011">
                        <c:v>300</c:v>
                      </c:pt>
                      <c:pt idx="4012">
                        <c:v>300</c:v>
                      </c:pt>
                      <c:pt idx="4013">
                        <c:v>300</c:v>
                      </c:pt>
                      <c:pt idx="4014">
                        <c:v>300</c:v>
                      </c:pt>
                      <c:pt idx="4015">
                        <c:v>300</c:v>
                      </c:pt>
                      <c:pt idx="4016">
                        <c:v>300</c:v>
                      </c:pt>
                      <c:pt idx="4017">
                        <c:v>300</c:v>
                      </c:pt>
                      <c:pt idx="4018">
                        <c:v>300</c:v>
                      </c:pt>
                      <c:pt idx="4019">
                        <c:v>300</c:v>
                      </c:pt>
                      <c:pt idx="4020">
                        <c:v>300</c:v>
                      </c:pt>
                      <c:pt idx="4021">
                        <c:v>300</c:v>
                      </c:pt>
                      <c:pt idx="4022">
                        <c:v>300</c:v>
                      </c:pt>
                      <c:pt idx="4023">
                        <c:v>300</c:v>
                      </c:pt>
                      <c:pt idx="4024">
                        <c:v>300</c:v>
                      </c:pt>
                      <c:pt idx="4025">
                        <c:v>300</c:v>
                      </c:pt>
                      <c:pt idx="4026">
                        <c:v>300</c:v>
                      </c:pt>
                      <c:pt idx="4027">
                        <c:v>300</c:v>
                      </c:pt>
                      <c:pt idx="4028">
                        <c:v>300</c:v>
                      </c:pt>
                      <c:pt idx="4029">
                        <c:v>300</c:v>
                      </c:pt>
                      <c:pt idx="4030">
                        <c:v>300</c:v>
                      </c:pt>
                      <c:pt idx="4031">
                        <c:v>300</c:v>
                      </c:pt>
                      <c:pt idx="4032">
                        <c:v>300</c:v>
                      </c:pt>
                      <c:pt idx="4033">
                        <c:v>300</c:v>
                      </c:pt>
                      <c:pt idx="4034">
                        <c:v>300</c:v>
                      </c:pt>
                      <c:pt idx="4035">
                        <c:v>300</c:v>
                      </c:pt>
                      <c:pt idx="4036">
                        <c:v>300</c:v>
                      </c:pt>
                      <c:pt idx="4037">
                        <c:v>300</c:v>
                      </c:pt>
                      <c:pt idx="4038">
                        <c:v>300</c:v>
                      </c:pt>
                      <c:pt idx="4039">
                        <c:v>300</c:v>
                      </c:pt>
                      <c:pt idx="4040">
                        <c:v>300</c:v>
                      </c:pt>
                      <c:pt idx="4041">
                        <c:v>300</c:v>
                      </c:pt>
                      <c:pt idx="4042">
                        <c:v>300</c:v>
                      </c:pt>
                      <c:pt idx="4043">
                        <c:v>300</c:v>
                      </c:pt>
                      <c:pt idx="4044">
                        <c:v>300</c:v>
                      </c:pt>
                      <c:pt idx="4045">
                        <c:v>300</c:v>
                      </c:pt>
                      <c:pt idx="4046">
                        <c:v>300</c:v>
                      </c:pt>
                      <c:pt idx="4047">
                        <c:v>300</c:v>
                      </c:pt>
                      <c:pt idx="4048">
                        <c:v>300</c:v>
                      </c:pt>
                      <c:pt idx="4049">
                        <c:v>300</c:v>
                      </c:pt>
                      <c:pt idx="4050">
                        <c:v>300</c:v>
                      </c:pt>
                      <c:pt idx="4051">
                        <c:v>300</c:v>
                      </c:pt>
                      <c:pt idx="4052">
                        <c:v>300</c:v>
                      </c:pt>
                      <c:pt idx="4053">
                        <c:v>300</c:v>
                      </c:pt>
                      <c:pt idx="4054">
                        <c:v>300</c:v>
                      </c:pt>
                      <c:pt idx="4055">
                        <c:v>300</c:v>
                      </c:pt>
                      <c:pt idx="4056">
                        <c:v>300</c:v>
                      </c:pt>
                      <c:pt idx="4057">
                        <c:v>300</c:v>
                      </c:pt>
                      <c:pt idx="4058">
                        <c:v>300</c:v>
                      </c:pt>
                      <c:pt idx="4059">
                        <c:v>300</c:v>
                      </c:pt>
                      <c:pt idx="4060">
                        <c:v>300</c:v>
                      </c:pt>
                      <c:pt idx="4061">
                        <c:v>300</c:v>
                      </c:pt>
                      <c:pt idx="4062">
                        <c:v>300</c:v>
                      </c:pt>
                      <c:pt idx="4063">
                        <c:v>300</c:v>
                      </c:pt>
                      <c:pt idx="4064">
                        <c:v>300</c:v>
                      </c:pt>
                      <c:pt idx="4065">
                        <c:v>300</c:v>
                      </c:pt>
                      <c:pt idx="4066">
                        <c:v>300</c:v>
                      </c:pt>
                      <c:pt idx="4067">
                        <c:v>300</c:v>
                      </c:pt>
                      <c:pt idx="4068">
                        <c:v>300</c:v>
                      </c:pt>
                      <c:pt idx="4069">
                        <c:v>300</c:v>
                      </c:pt>
                      <c:pt idx="4070">
                        <c:v>300</c:v>
                      </c:pt>
                      <c:pt idx="4071">
                        <c:v>300</c:v>
                      </c:pt>
                      <c:pt idx="4072">
                        <c:v>300</c:v>
                      </c:pt>
                      <c:pt idx="4073">
                        <c:v>300</c:v>
                      </c:pt>
                      <c:pt idx="4074">
                        <c:v>300</c:v>
                      </c:pt>
                      <c:pt idx="4075">
                        <c:v>300</c:v>
                      </c:pt>
                      <c:pt idx="4076">
                        <c:v>300</c:v>
                      </c:pt>
                      <c:pt idx="4077">
                        <c:v>300</c:v>
                      </c:pt>
                      <c:pt idx="4078">
                        <c:v>300</c:v>
                      </c:pt>
                      <c:pt idx="4079">
                        <c:v>300</c:v>
                      </c:pt>
                      <c:pt idx="4080">
                        <c:v>300</c:v>
                      </c:pt>
                      <c:pt idx="4081">
                        <c:v>300</c:v>
                      </c:pt>
                      <c:pt idx="4082">
                        <c:v>300</c:v>
                      </c:pt>
                      <c:pt idx="4083">
                        <c:v>300</c:v>
                      </c:pt>
                      <c:pt idx="4084">
                        <c:v>300</c:v>
                      </c:pt>
                      <c:pt idx="4085">
                        <c:v>300</c:v>
                      </c:pt>
                      <c:pt idx="4086">
                        <c:v>300</c:v>
                      </c:pt>
                      <c:pt idx="4087">
                        <c:v>300</c:v>
                      </c:pt>
                      <c:pt idx="4088">
                        <c:v>300</c:v>
                      </c:pt>
                      <c:pt idx="4089">
                        <c:v>300</c:v>
                      </c:pt>
                      <c:pt idx="4090">
                        <c:v>300</c:v>
                      </c:pt>
                      <c:pt idx="4091">
                        <c:v>300</c:v>
                      </c:pt>
                      <c:pt idx="4092">
                        <c:v>300</c:v>
                      </c:pt>
                      <c:pt idx="4093">
                        <c:v>300</c:v>
                      </c:pt>
                      <c:pt idx="4094">
                        <c:v>300</c:v>
                      </c:pt>
                      <c:pt idx="4095">
                        <c:v>300</c:v>
                      </c:pt>
                      <c:pt idx="4096">
                        <c:v>300</c:v>
                      </c:pt>
                      <c:pt idx="4097">
                        <c:v>300</c:v>
                      </c:pt>
                      <c:pt idx="4098">
                        <c:v>300</c:v>
                      </c:pt>
                      <c:pt idx="4099">
                        <c:v>300</c:v>
                      </c:pt>
                      <c:pt idx="4100">
                        <c:v>300</c:v>
                      </c:pt>
                      <c:pt idx="4101">
                        <c:v>300</c:v>
                      </c:pt>
                      <c:pt idx="4102">
                        <c:v>300</c:v>
                      </c:pt>
                      <c:pt idx="4103">
                        <c:v>300</c:v>
                      </c:pt>
                      <c:pt idx="4104">
                        <c:v>300</c:v>
                      </c:pt>
                      <c:pt idx="4105">
                        <c:v>300</c:v>
                      </c:pt>
                      <c:pt idx="4106">
                        <c:v>300</c:v>
                      </c:pt>
                      <c:pt idx="4107">
                        <c:v>300</c:v>
                      </c:pt>
                      <c:pt idx="4108">
                        <c:v>300</c:v>
                      </c:pt>
                      <c:pt idx="4109">
                        <c:v>300</c:v>
                      </c:pt>
                      <c:pt idx="4110">
                        <c:v>300</c:v>
                      </c:pt>
                      <c:pt idx="4111">
                        <c:v>300</c:v>
                      </c:pt>
                      <c:pt idx="4112">
                        <c:v>300</c:v>
                      </c:pt>
                      <c:pt idx="4113">
                        <c:v>300</c:v>
                      </c:pt>
                      <c:pt idx="4114">
                        <c:v>300</c:v>
                      </c:pt>
                      <c:pt idx="4115">
                        <c:v>300</c:v>
                      </c:pt>
                      <c:pt idx="4116">
                        <c:v>300</c:v>
                      </c:pt>
                      <c:pt idx="4117">
                        <c:v>300</c:v>
                      </c:pt>
                      <c:pt idx="4118">
                        <c:v>300</c:v>
                      </c:pt>
                      <c:pt idx="4119">
                        <c:v>300</c:v>
                      </c:pt>
                      <c:pt idx="4120">
                        <c:v>300</c:v>
                      </c:pt>
                      <c:pt idx="4121">
                        <c:v>300</c:v>
                      </c:pt>
                      <c:pt idx="4122">
                        <c:v>300</c:v>
                      </c:pt>
                      <c:pt idx="4123">
                        <c:v>300</c:v>
                      </c:pt>
                      <c:pt idx="4124">
                        <c:v>300</c:v>
                      </c:pt>
                      <c:pt idx="4125">
                        <c:v>300</c:v>
                      </c:pt>
                      <c:pt idx="4126">
                        <c:v>300</c:v>
                      </c:pt>
                      <c:pt idx="4127">
                        <c:v>300</c:v>
                      </c:pt>
                      <c:pt idx="4128">
                        <c:v>300</c:v>
                      </c:pt>
                      <c:pt idx="4129">
                        <c:v>300</c:v>
                      </c:pt>
                      <c:pt idx="4130">
                        <c:v>300</c:v>
                      </c:pt>
                      <c:pt idx="4131">
                        <c:v>300</c:v>
                      </c:pt>
                      <c:pt idx="4132">
                        <c:v>300</c:v>
                      </c:pt>
                      <c:pt idx="4133">
                        <c:v>300</c:v>
                      </c:pt>
                      <c:pt idx="4134">
                        <c:v>300</c:v>
                      </c:pt>
                      <c:pt idx="4135">
                        <c:v>300</c:v>
                      </c:pt>
                      <c:pt idx="4136">
                        <c:v>300</c:v>
                      </c:pt>
                      <c:pt idx="4137">
                        <c:v>300</c:v>
                      </c:pt>
                      <c:pt idx="4138">
                        <c:v>300</c:v>
                      </c:pt>
                      <c:pt idx="4139">
                        <c:v>300</c:v>
                      </c:pt>
                      <c:pt idx="4140">
                        <c:v>300</c:v>
                      </c:pt>
                      <c:pt idx="4141">
                        <c:v>300</c:v>
                      </c:pt>
                      <c:pt idx="4142">
                        <c:v>300</c:v>
                      </c:pt>
                      <c:pt idx="4143">
                        <c:v>300</c:v>
                      </c:pt>
                      <c:pt idx="4144">
                        <c:v>300</c:v>
                      </c:pt>
                      <c:pt idx="4145">
                        <c:v>300</c:v>
                      </c:pt>
                      <c:pt idx="4146">
                        <c:v>300</c:v>
                      </c:pt>
                      <c:pt idx="4147">
                        <c:v>300</c:v>
                      </c:pt>
                      <c:pt idx="4148">
                        <c:v>300</c:v>
                      </c:pt>
                      <c:pt idx="4149">
                        <c:v>300</c:v>
                      </c:pt>
                      <c:pt idx="4150">
                        <c:v>300</c:v>
                      </c:pt>
                      <c:pt idx="4151">
                        <c:v>300</c:v>
                      </c:pt>
                      <c:pt idx="4152">
                        <c:v>300</c:v>
                      </c:pt>
                      <c:pt idx="4153">
                        <c:v>300</c:v>
                      </c:pt>
                      <c:pt idx="4154">
                        <c:v>300</c:v>
                      </c:pt>
                      <c:pt idx="4155">
                        <c:v>300</c:v>
                      </c:pt>
                      <c:pt idx="4156">
                        <c:v>300</c:v>
                      </c:pt>
                      <c:pt idx="4157">
                        <c:v>300</c:v>
                      </c:pt>
                      <c:pt idx="4158">
                        <c:v>300</c:v>
                      </c:pt>
                      <c:pt idx="4159">
                        <c:v>300</c:v>
                      </c:pt>
                      <c:pt idx="4160">
                        <c:v>300</c:v>
                      </c:pt>
                      <c:pt idx="4161">
                        <c:v>300</c:v>
                      </c:pt>
                      <c:pt idx="4162">
                        <c:v>300</c:v>
                      </c:pt>
                      <c:pt idx="4163">
                        <c:v>300</c:v>
                      </c:pt>
                      <c:pt idx="4164">
                        <c:v>300</c:v>
                      </c:pt>
                      <c:pt idx="4165">
                        <c:v>300</c:v>
                      </c:pt>
                      <c:pt idx="4166">
                        <c:v>300</c:v>
                      </c:pt>
                      <c:pt idx="4167">
                        <c:v>300</c:v>
                      </c:pt>
                      <c:pt idx="4168">
                        <c:v>300</c:v>
                      </c:pt>
                      <c:pt idx="4169">
                        <c:v>300</c:v>
                      </c:pt>
                      <c:pt idx="4170">
                        <c:v>300</c:v>
                      </c:pt>
                      <c:pt idx="4171">
                        <c:v>300</c:v>
                      </c:pt>
                      <c:pt idx="4172">
                        <c:v>300</c:v>
                      </c:pt>
                      <c:pt idx="4173">
                        <c:v>300</c:v>
                      </c:pt>
                      <c:pt idx="4174">
                        <c:v>300</c:v>
                      </c:pt>
                      <c:pt idx="4175">
                        <c:v>300</c:v>
                      </c:pt>
                      <c:pt idx="4176">
                        <c:v>300</c:v>
                      </c:pt>
                      <c:pt idx="4177">
                        <c:v>300</c:v>
                      </c:pt>
                      <c:pt idx="4178">
                        <c:v>300</c:v>
                      </c:pt>
                      <c:pt idx="4179">
                        <c:v>300</c:v>
                      </c:pt>
                      <c:pt idx="4180">
                        <c:v>300</c:v>
                      </c:pt>
                      <c:pt idx="4181">
                        <c:v>300</c:v>
                      </c:pt>
                      <c:pt idx="4182">
                        <c:v>300</c:v>
                      </c:pt>
                      <c:pt idx="4183">
                        <c:v>300</c:v>
                      </c:pt>
                      <c:pt idx="4184">
                        <c:v>300</c:v>
                      </c:pt>
                      <c:pt idx="4185">
                        <c:v>300</c:v>
                      </c:pt>
                      <c:pt idx="4186">
                        <c:v>300</c:v>
                      </c:pt>
                      <c:pt idx="4187">
                        <c:v>300</c:v>
                      </c:pt>
                      <c:pt idx="4188">
                        <c:v>300</c:v>
                      </c:pt>
                      <c:pt idx="4189">
                        <c:v>300</c:v>
                      </c:pt>
                      <c:pt idx="4190">
                        <c:v>300</c:v>
                      </c:pt>
                      <c:pt idx="4191">
                        <c:v>300</c:v>
                      </c:pt>
                      <c:pt idx="4192">
                        <c:v>300</c:v>
                      </c:pt>
                      <c:pt idx="4193">
                        <c:v>300</c:v>
                      </c:pt>
                      <c:pt idx="4194">
                        <c:v>300</c:v>
                      </c:pt>
                      <c:pt idx="4195">
                        <c:v>300</c:v>
                      </c:pt>
                      <c:pt idx="4196">
                        <c:v>300</c:v>
                      </c:pt>
                      <c:pt idx="4197">
                        <c:v>300</c:v>
                      </c:pt>
                      <c:pt idx="4198">
                        <c:v>300</c:v>
                      </c:pt>
                      <c:pt idx="4199">
                        <c:v>300</c:v>
                      </c:pt>
                      <c:pt idx="4200">
                        <c:v>300</c:v>
                      </c:pt>
                      <c:pt idx="4201">
                        <c:v>300</c:v>
                      </c:pt>
                      <c:pt idx="4202">
                        <c:v>300</c:v>
                      </c:pt>
                      <c:pt idx="4203">
                        <c:v>300</c:v>
                      </c:pt>
                      <c:pt idx="4204">
                        <c:v>300</c:v>
                      </c:pt>
                      <c:pt idx="4205">
                        <c:v>300</c:v>
                      </c:pt>
                      <c:pt idx="4206">
                        <c:v>300</c:v>
                      </c:pt>
                      <c:pt idx="4207">
                        <c:v>300</c:v>
                      </c:pt>
                      <c:pt idx="4208">
                        <c:v>300</c:v>
                      </c:pt>
                      <c:pt idx="4209">
                        <c:v>300</c:v>
                      </c:pt>
                      <c:pt idx="4210">
                        <c:v>300</c:v>
                      </c:pt>
                      <c:pt idx="4211">
                        <c:v>300</c:v>
                      </c:pt>
                      <c:pt idx="4212">
                        <c:v>300</c:v>
                      </c:pt>
                      <c:pt idx="4213">
                        <c:v>300</c:v>
                      </c:pt>
                      <c:pt idx="4214">
                        <c:v>300</c:v>
                      </c:pt>
                      <c:pt idx="4215">
                        <c:v>300</c:v>
                      </c:pt>
                      <c:pt idx="4216">
                        <c:v>300</c:v>
                      </c:pt>
                      <c:pt idx="4217">
                        <c:v>300</c:v>
                      </c:pt>
                      <c:pt idx="4218">
                        <c:v>300</c:v>
                      </c:pt>
                      <c:pt idx="4219">
                        <c:v>300</c:v>
                      </c:pt>
                      <c:pt idx="4220">
                        <c:v>300</c:v>
                      </c:pt>
                      <c:pt idx="4221">
                        <c:v>300</c:v>
                      </c:pt>
                      <c:pt idx="4222">
                        <c:v>300</c:v>
                      </c:pt>
                      <c:pt idx="4223">
                        <c:v>300</c:v>
                      </c:pt>
                      <c:pt idx="4224">
                        <c:v>300</c:v>
                      </c:pt>
                      <c:pt idx="4225">
                        <c:v>300</c:v>
                      </c:pt>
                      <c:pt idx="4226">
                        <c:v>300</c:v>
                      </c:pt>
                      <c:pt idx="4227">
                        <c:v>300</c:v>
                      </c:pt>
                      <c:pt idx="4228">
                        <c:v>300</c:v>
                      </c:pt>
                      <c:pt idx="4229">
                        <c:v>300</c:v>
                      </c:pt>
                      <c:pt idx="4230">
                        <c:v>300</c:v>
                      </c:pt>
                      <c:pt idx="4231">
                        <c:v>300</c:v>
                      </c:pt>
                      <c:pt idx="4232">
                        <c:v>300</c:v>
                      </c:pt>
                      <c:pt idx="4233">
                        <c:v>300</c:v>
                      </c:pt>
                      <c:pt idx="4234">
                        <c:v>300</c:v>
                      </c:pt>
                      <c:pt idx="4235">
                        <c:v>300</c:v>
                      </c:pt>
                      <c:pt idx="4236">
                        <c:v>300</c:v>
                      </c:pt>
                      <c:pt idx="4237">
                        <c:v>300</c:v>
                      </c:pt>
                      <c:pt idx="4238">
                        <c:v>300</c:v>
                      </c:pt>
                      <c:pt idx="4239">
                        <c:v>300</c:v>
                      </c:pt>
                      <c:pt idx="4240">
                        <c:v>300</c:v>
                      </c:pt>
                      <c:pt idx="4241">
                        <c:v>300</c:v>
                      </c:pt>
                      <c:pt idx="4242">
                        <c:v>300</c:v>
                      </c:pt>
                      <c:pt idx="4243">
                        <c:v>300</c:v>
                      </c:pt>
                      <c:pt idx="4244">
                        <c:v>300</c:v>
                      </c:pt>
                      <c:pt idx="4245">
                        <c:v>300</c:v>
                      </c:pt>
                      <c:pt idx="4246">
                        <c:v>300</c:v>
                      </c:pt>
                      <c:pt idx="4247">
                        <c:v>300</c:v>
                      </c:pt>
                      <c:pt idx="4248">
                        <c:v>300</c:v>
                      </c:pt>
                      <c:pt idx="4249">
                        <c:v>300</c:v>
                      </c:pt>
                      <c:pt idx="4250">
                        <c:v>300</c:v>
                      </c:pt>
                      <c:pt idx="4251">
                        <c:v>300</c:v>
                      </c:pt>
                      <c:pt idx="4252">
                        <c:v>300</c:v>
                      </c:pt>
                      <c:pt idx="4253">
                        <c:v>300</c:v>
                      </c:pt>
                      <c:pt idx="4254">
                        <c:v>300</c:v>
                      </c:pt>
                      <c:pt idx="4255">
                        <c:v>300</c:v>
                      </c:pt>
                      <c:pt idx="4256">
                        <c:v>300</c:v>
                      </c:pt>
                      <c:pt idx="4257">
                        <c:v>300</c:v>
                      </c:pt>
                      <c:pt idx="4258">
                        <c:v>300</c:v>
                      </c:pt>
                      <c:pt idx="4259">
                        <c:v>300</c:v>
                      </c:pt>
                      <c:pt idx="4260">
                        <c:v>300</c:v>
                      </c:pt>
                      <c:pt idx="4261">
                        <c:v>300</c:v>
                      </c:pt>
                      <c:pt idx="4262">
                        <c:v>300</c:v>
                      </c:pt>
                      <c:pt idx="4263">
                        <c:v>300</c:v>
                      </c:pt>
                      <c:pt idx="4264">
                        <c:v>300</c:v>
                      </c:pt>
                      <c:pt idx="4265">
                        <c:v>300</c:v>
                      </c:pt>
                      <c:pt idx="4266">
                        <c:v>300</c:v>
                      </c:pt>
                      <c:pt idx="4267">
                        <c:v>300</c:v>
                      </c:pt>
                      <c:pt idx="4268">
                        <c:v>300</c:v>
                      </c:pt>
                      <c:pt idx="4269">
                        <c:v>300</c:v>
                      </c:pt>
                      <c:pt idx="4270">
                        <c:v>300</c:v>
                      </c:pt>
                      <c:pt idx="4271">
                        <c:v>300</c:v>
                      </c:pt>
                      <c:pt idx="4272">
                        <c:v>300</c:v>
                      </c:pt>
                      <c:pt idx="4273">
                        <c:v>300</c:v>
                      </c:pt>
                      <c:pt idx="4274">
                        <c:v>300</c:v>
                      </c:pt>
                      <c:pt idx="4275">
                        <c:v>300</c:v>
                      </c:pt>
                      <c:pt idx="4276">
                        <c:v>300</c:v>
                      </c:pt>
                      <c:pt idx="4277">
                        <c:v>300</c:v>
                      </c:pt>
                      <c:pt idx="4278">
                        <c:v>300</c:v>
                      </c:pt>
                      <c:pt idx="4279">
                        <c:v>300</c:v>
                      </c:pt>
                      <c:pt idx="4280">
                        <c:v>300</c:v>
                      </c:pt>
                      <c:pt idx="4281">
                        <c:v>300</c:v>
                      </c:pt>
                      <c:pt idx="4282">
                        <c:v>300</c:v>
                      </c:pt>
                      <c:pt idx="4283">
                        <c:v>300</c:v>
                      </c:pt>
                      <c:pt idx="4284">
                        <c:v>300</c:v>
                      </c:pt>
                      <c:pt idx="4285">
                        <c:v>300</c:v>
                      </c:pt>
                      <c:pt idx="4286">
                        <c:v>300</c:v>
                      </c:pt>
                      <c:pt idx="4287">
                        <c:v>300</c:v>
                      </c:pt>
                      <c:pt idx="4288">
                        <c:v>300</c:v>
                      </c:pt>
                      <c:pt idx="4289">
                        <c:v>300</c:v>
                      </c:pt>
                      <c:pt idx="4290">
                        <c:v>300</c:v>
                      </c:pt>
                      <c:pt idx="4291">
                        <c:v>300</c:v>
                      </c:pt>
                      <c:pt idx="4292">
                        <c:v>300</c:v>
                      </c:pt>
                      <c:pt idx="4293">
                        <c:v>300</c:v>
                      </c:pt>
                      <c:pt idx="4294">
                        <c:v>300</c:v>
                      </c:pt>
                      <c:pt idx="4295">
                        <c:v>300</c:v>
                      </c:pt>
                      <c:pt idx="4296">
                        <c:v>300</c:v>
                      </c:pt>
                      <c:pt idx="4297">
                        <c:v>300</c:v>
                      </c:pt>
                      <c:pt idx="4298">
                        <c:v>300</c:v>
                      </c:pt>
                      <c:pt idx="4299">
                        <c:v>300</c:v>
                      </c:pt>
                      <c:pt idx="4300">
                        <c:v>300</c:v>
                      </c:pt>
                      <c:pt idx="4301">
                        <c:v>300</c:v>
                      </c:pt>
                      <c:pt idx="4302">
                        <c:v>300</c:v>
                      </c:pt>
                      <c:pt idx="4303">
                        <c:v>300</c:v>
                      </c:pt>
                      <c:pt idx="4304">
                        <c:v>300</c:v>
                      </c:pt>
                      <c:pt idx="4305">
                        <c:v>300</c:v>
                      </c:pt>
                      <c:pt idx="4306">
                        <c:v>300</c:v>
                      </c:pt>
                      <c:pt idx="4307">
                        <c:v>300</c:v>
                      </c:pt>
                      <c:pt idx="4308">
                        <c:v>300</c:v>
                      </c:pt>
                      <c:pt idx="4309">
                        <c:v>300</c:v>
                      </c:pt>
                      <c:pt idx="4310">
                        <c:v>300</c:v>
                      </c:pt>
                      <c:pt idx="4311">
                        <c:v>300</c:v>
                      </c:pt>
                      <c:pt idx="4312">
                        <c:v>300</c:v>
                      </c:pt>
                      <c:pt idx="4313">
                        <c:v>300</c:v>
                      </c:pt>
                      <c:pt idx="4314">
                        <c:v>300</c:v>
                      </c:pt>
                      <c:pt idx="4315">
                        <c:v>300</c:v>
                      </c:pt>
                      <c:pt idx="4316">
                        <c:v>300</c:v>
                      </c:pt>
                      <c:pt idx="4317">
                        <c:v>300</c:v>
                      </c:pt>
                      <c:pt idx="4318">
                        <c:v>300</c:v>
                      </c:pt>
                      <c:pt idx="4319">
                        <c:v>300</c:v>
                      </c:pt>
                      <c:pt idx="4320">
                        <c:v>300</c:v>
                      </c:pt>
                      <c:pt idx="4321">
                        <c:v>300</c:v>
                      </c:pt>
                      <c:pt idx="4322">
                        <c:v>300</c:v>
                      </c:pt>
                      <c:pt idx="4323">
                        <c:v>300</c:v>
                      </c:pt>
                      <c:pt idx="4324">
                        <c:v>300</c:v>
                      </c:pt>
                      <c:pt idx="4325">
                        <c:v>300</c:v>
                      </c:pt>
                      <c:pt idx="4326">
                        <c:v>300</c:v>
                      </c:pt>
                      <c:pt idx="4327">
                        <c:v>300</c:v>
                      </c:pt>
                      <c:pt idx="4328">
                        <c:v>300</c:v>
                      </c:pt>
                      <c:pt idx="4329">
                        <c:v>300</c:v>
                      </c:pt>
                      <c:pt idx="4330">
                        <c:v>300</c:v>
                      </c:pt>
                      <c:pt idx="4331">
                        <c:v>300</c:v>
                      </c:pt>
                      <c:pt idx="4332">
                        <c:v>300</c:v>
                      </c:pt>
                      <c:pt idx="4333">
                        <c:v>300</c:v>
                      </c:pt>
                      <c:pt idx="4334">
                        <c:v>300</c:v>
                      </c:pt>
                      <c:pt idx="4335">
                        <c:v>300</c:v>
                      </c:pt>
                      <c:pt idx="4336">
                        <c:v>300</c:v>
                      </c:pt>
                      <c:pt idx="4337">
                        <c:v>300</c:v>
                      </c:pt>
                      <c:pt idx="4338">
                        <c:v>300</c:v>
                      </c:pt>
                      <c:pt idx="4339">
                        <c:v>300</c:v>
                      </c:pt>
                      <c:pt idx="4340">
                        <c:v>300</c:v>
                      </c:pt>
                      <c:pt idx="4341">
                        <c:v>300</c:v>
                      </c:pt>
                      <c:pt idx="4342">
                        <c:v>300</c:v>
                      </c:pt>
                      <c:pt idx="4343">
                        <c:v>300</c:v>
                      </c:pt>
                      <c:pt idx="4344">
                        <c:v>300</c:v>
                      </c:pt>
                      <c:pt idx="4345">
                        <c:v>300</c:v>
                      </c:pt>
                      <c:pt idx="4346">
                        <c:v>300</c:v>
                      </c:pt>
                      <c:pt idx="4347">
                        <c:v>300</c:v>
                      </c:pt>
                      <c:pt idx="4348">
                        <c:v>300</c:v>
                      </c:pt>
                      <c:pt idx="4349">
                        <c:v>300</c:v>
                      </c:pt>
                      <c:pt idx="4350">
                        <c:v>300</c:v>
                      </c:pt>
                      <c:pt idx="4351">
                        <c:v>300</c:v>
                      </c:pt>
                      <c:pt idx="4352">
                        <c:v>300</c:v>
                      </c:pt>
                      <c:pt idx="4353">
                        <c:v>300</c:v>
                      </c:pt>
                      <c:pt idx="4354">
                        <c:v>300</c:v>
                      </c:pt>
                      <c:pt idx="4355">
                        <c:v>300</c:v>
                      </c:pt>
                      <c:pt idx="4356">
                        <c:v>300</c:v>
                      </c:pt>
                      <c:pt idx="4357">
                        <c:v>300</c:v>
                      </c:pt>
                      <c:pt idx="4358">
                        <c:v>300</c:v>
                      </c:pt>
                      <c:pt idx="4359">
                        <c:v>300</c:v>
                      </c:pt>
                      <c:pt idx="4360">
                        <c:v>300</c:v>
                      </c:pt>
                      <c:pt idx="4361">
                        <c:v>300</c:v>
                      </c:pt>
                      <c:pt idx="4362">
                        <c:v>300</c:v>
                      </c:pt>
                      <c:pt idx="4363">
                        <c:v>300</c:v>
                      </c:pt>
                      <c:pt idx="4364">
                        <c:v>300</c:v>
                      </c:pt>
                      <c:pt idx="4365">
                        <c:v>300</c:v>
                      </c:pt>
                      <c:pt idx="4366">
                        <c:v>300</c:v>
                      </c:pt>
                      <c:pt idx="4367">
                        <c:v>300</c:v>
                      </c:pt>
                      <c:pt idx="4368">
                        <c:v>300</c:v>
                      </c:pt>
                      <c:pt idx="4369">
                        <c:v>300</c:v>
                      </c:pt>
                      <c:pt idx="4370">
                        <c:v>300</c:v>
                      </c:pt>
                      <c:pt idx="4371">
                        <c:v>300</c:v>
                      </c:pt>
                      <c:pt idx="4372">
                        <c:v>300</c:v>
                      </c:pt>
                      <c:pt idx="4373">
                        <c:v>300</c:v>
                      </c:pt>
                      <c:pt idx="4374">
                        <c:v>300</c:v>
                      </c:pt>
                      <c:pt idx="4375">
                        <c:v>300</c:v>
                      </c:pt>
                      <c:pt idx="4376">
                        <c:v>300</c:v>
                      </c:pt>
                      <c:pt idx="4377">
                        <c:v>300</c:v>
                      </c:pt>
                      <c:pt idx="4378">
                        <c:v>300</c:v>
                      </c:pt>
                      <c:pt idx="4379">
                        <c:v>300</c:v>
                      </c:pt>
                      <c:pt idx="4380">
                        <c:v>300</c:v>
                      </c:pt>
                      <c:pt idx="4381">
                        <c:v>300</c:v>
                      </c:pt>
                      <c:pt idx="4382">
                        <c:v>300</c:v>
                      </c:pt>
                      <c:pt idx="4383">
                        <c:v>300</c:v>
                      </c:pt>
                      <c:pt idx="4384">
                        <c:v>300</c:v>
                      </c:pt>
                      <c:pt idx="4385">
                        <c:v>300</c:v>
                      </c:pt>
                      <c:pt idx="4386">
                        <c:v>300</c:v>
                      </c:pt>
                      <c:pt idx="4387">
                        <c:v>300</c:v>
                      </c:pt>
                      <c:pt idx="4388">
                        <c:v>300</c:v>
                      </c:pt>
                      <c:pt idx="4389">
                        <c:v>300</c:v>
                      </c:pt>
                      <c:pt idx="4390">
                        <c:v>300</c:v>
                      </c:pt>
                      <c:pt idx="4391">
                        <c:v>300</c:v>
                      </c:pt>
                      <c:pt idx="4392">
                        <c:v>300</c:v>
                      </c:pt>
                      <c:pt idx="4393">
                        <c:v>300</c:v>
                      </c:pt>
                      <c:pt idx="4394">
                        <c:v>300</c:v>
                      </c:pt>
                      <c:pt idx="4395">
                        <c:v>300</c:v>
                      </c:pt>
                      <c:pt idx="4396">
                        <c:v>300</c:v>
                      </c:pt>
                      <c:pt idx="4397">
                        <c:v>300</c:v>
                      </c:pt>
                      <c:pt idx="4398">
                        <c:v>300</c:v>
                      </c:pt>
                      <c:pt idx="4399">
                        <c:v>300</c:v>
                      </c:pt>
                      <c:pt idx="4400">
                        <c:v>300</c:v>
                      </c:pt>
                      <c:pt idx="4401">
                        <c:v>300</c:v>
                      </c:pt>
                      <c:pt idx="4402">
                        <c:v>300</c:v>
                      </c:pt>
                      <c:pt idx="4403">
                        <c:v>300</c:v>
                      </c:pt>
                      <c:pt idx="4404">
                        <c:v>300</c:v>
                      </c:pt>
                      <c:pt idx="4405">
                        <c:v>300</c:v>
                      </c:pt>
                      <c:pt idx="4406">
                        <c:v>300</c:v>
                      </c:pt>
                      <c:pt idx="4407">
                        <c:v>300</c:v>
                      </c:pt>
                      <c:pt idx="4408">
                        <c:v>300</c:v>
                      </c:pt>
                      <c:pt idx="4409">
                        <c:v>300</c:v>
                      </c:pt>
                      <c:pt idx="4410">
                        <c:v>300</c:v>
                      </c:pt>
                      <c:pt idx="4411">
                        <c:v>300</c:v>
                      </c:pt>
                      <c:pt idx="4412">
                        <c:v>300</c:v>
                      </c:pt>
                      <c:pt idx="4413">
                        <c:v>300</c:v>
                      </c:pt>
                      <c:pt idx="4414">
                        <c:v>300</c:v>
                      </c:pt>
                      <c:pt idx="4415">
                        <c:v>300</c:v>
                      </c:pt>
                      <c:pt idx="4416">
                        <c:v>300</c:v>
                      </c:pt>
                      <c:pt idx="4417">
                        <c:v>300</c:v>
                      </c:pt>
                      <c:pt idx="4418">
                        <c:v>300</c:v>
                      </c:pt>
                      <c:pt idx="4419">
                        <c:v>300</c:v>
                      </c:pt>
                      <c:pt idx="4420">
                        <c:v>300</c:v>
                      </c:pt>
                      <c:pt idx="4421">
                        <c:v>300</c:v>
                      </c:pt>
                      <c:pt idx="4422">
                        <c:v>300</c:v>
                      </c:pt>
                      <c:pt idx="4423">
                        <c:v>300</c:v>
                      </c:pt>
                      <c:pt idx="4424">
                        <c:v>300</c:v>
                      </c:pt>
                      <c:pt idx="4425">
                        <c:v>300</c:v>
                      </c:pt>
                      <c:pt idx="4426">
                        <c:v>300</c:v>
                      </c:pt>
                      <c:pt idx="4427">
                        <c:v>300</c:v>
                      </c:pt>
                      <c:pt idx="4428">
                        <c:v>300</c:v>
                      </c:pt>
                      <c:pt idx="4429">
                        <c:v>300</c:v>
                      </c:pt>
                      <c:pt idx="4430">
                        <c:v>300</c:v>
                      </c:pt>
                      <c:pt idx="4431">
                        <c:v>300</c:v>
                      </c:pt>
                      <c:pt idx="4432">
                        <c:v>300</c:v>
                      </c:pt>
                      <c:pt idx="4433">
                        <c:v>300</c:v>
                      </c:pt>
                      <c:pt idx="4434">
                        <c:v>300</c:v>
                      </c:pt>
                      <c:pt idx="4435">
                        <c:v>300</c:v>
                      </c:pt>
                      <c:pt idx="4436">
                        <c:v>300</c:v>
                      </c:pt>
                      <c:pt idx="4437">
                        <c:v>300</c:v>
                      </c:pt>
                      <c:pt idx="4438">
                        <c:v>300</c:v>
                      </c:pt>
                      <c:pt idx="4439">
                        <c:v>300</c:v>
                      </c:pt>
                      <c:pt idx="4440">
                        <c:v>300</c:v>
                      </c:pt>
                      <c:pt idx="4441">
                        <c:v>300</c:v>
                      </c:pt>
                      <c:pt idx="4442">
                        <c:v>300</c:v>
                      </c:pt>
                      <c:pt idx="4443">
                        <c:v>300</c:v>
                      </c:pt>
                      <c:pt idx="4444">
                        <c:v>300</c:v>
                      </c:pt>
                      <c:pt idx="4445">
                        <c:v>300</c:v>
                      </c:pt>
                      <c:pt idx="4446">
                        <c:v>300</c:v>
                      </c:pt>
                      <c:pt idx="4447">
                        <c:v>300</c:v>
                      </c:pt>
                      <c:pt idx="4448">
                        <c:v>300</c:v>
                      </c:pt>
                      <c:pt idx="4449">
                        <c:v>300</c:v>
                      </c:pt>
                      <c:pt idx="4450">
                        <c:v>300</c:v>
                      </c:pt>
                      <c:pt idx="4451">
                        <c:v>300</c:v>
                      </c:pt>
                      <c:pt idx="4452">
                        <c:v>300</c:v>
                      </c:pt>
                      <c:pt idx="4453">
                        <c:v>300</c:v>
                      </c:pt>
                      <c:pt idx="4454">
                        <c:v>300</c:v>
                      </c:pt>
                      <c:pt idx="4455">
                        <c:v>300</c:v>
                      </c:pt>
                      <c:pt idx="4456">
                        <c:v>300</c:v>
                      </c:pt>
                      <c:pt idx="4457">
                        <c:v>300</c:v>
                      </c:pt>
                      <c:pt idx="4458">
                        <c:v>300</c:v>
                      </c:pt>
                      <c:pt idx="4459">
                        <c:v>300</c:v>
                      </c:pt>
                      <c:pt idx="4460">
                        <c:v>300</c:v>
                      </c:pt>
                      <c:pt idx="4461">
                        <c:v>300</c:v>
                      </c:pt>
                      <c:pt idx="4462">
                        <c:v>300</c:v>
                      </c:pt>
                      <c:pt idx="4463">
                        <c:v>300</c:v>
                      </c:pt>
                      <c:pt idx="4464">
                        <c:v>300</c:v>
                      </c:pt>
                      <c:pt idx="4465">
                        <c:v>300</c:v>
                      </c:pt>
                      <c:pt idx="4466">
                        <c:v>300</c:v>
                      </c:pt>
                      <c:pt idx="4467">
                        <c:v>300</c:v>
                      </c:pt>
                      <c:pt idx="4468">
                        <c:v>300</c:v>
                      </c:pt>
                      <c:pt idx="4469">
                        <c:v>300</c:v>
                      </c:pt>
                      <c:pt idx="4470">
                        <c:v>300</c:v>
                      </c:pt>
                      <c:pt idx="4471">
                        <c:v>300</c:v>
                      </c:pt>
                      <c:pt idx="4472">
                        <c:v>300</c:v>
                      </c:pt>
                      <c:pt idx="4473">
                        <c:v>300</c:v>
                      </c:pt>
                      <c:pt idx="4474">
                        <c:v>300</c:v>
                      </c:pt>
                      <c:pt idx="4475">
                        <c:v>300</c:v>
                      </c:pt>
                      <c:pt idx="4476">
                        <c:v>300</c:v>
                      </c:pt>
                      <c:pt idx="4477">
                        <c:v>300</c:v>
                      </c:pt>
                      <c:pt idx="4478">
                        <c:v>300</c:v>
                      </c:pt>
                      <c:pt idx="4479">
                        <c:v>300</c:v>
                      </c:pt>
                      <c:pt idx="4480">
                        <c:v>300</c:v>
                      </c:pt>
                      <c:pt idx="4481">
                        <c:v>300</c:v>
                      </c:pt>
                      <c:pt idx="4482">
                        <c:v>300</c:v>
                      </c:pt>
                      <c:pt idx="4483">
                        <c:v>300</c:v>
                      </c:pt>
                      <c:pt idx="4484">
                        <c:v>300</c:v>
                      </c:pt>
                      <c:pt idx="4485">
                        <c:v>300</c:v>
                      </c:pt>
                      <c:pt idx="4486">
                        <c:v>300</c:v>
                      </c:pt>
                      <c:pt idx="4487">
                        <c:v>300</c:v>
                      </c:pt>
                      <c:pt idx="4488">
                        <c:v>300</c:v>
                      </c:pt>
                      <c:pt idx="4489">
                        <c:v>300</c:v>
                      </c:pt>
                      <c:pt idx="4490">
                        <c:v>300</c:v>
                      </c:pt>
                      <c:pt idx="4491">
                        <c:v>300</c:v>
                      </c:pt>
                      <c:pt idx="4492">
                        <c:v>300</c:v>
                      </c:pt>
                      <c:pt idx="4493">
                        <c:v>300</c:v>
                      </c:pt>
                      <c:pt idx="4494">
                        <c:v>300</c:v>
                      </c:pt>
                      <c:pt idx="4495">
                        <c:v>300</c:v>
                      </c:pt>
                      <c:pt idx="4496">
                        <c:v>300</c:v>
                      </c:pt>
                      <c:pt idx="4497">
                        <c:v>300</c:v>
                      </c:pt>
                      <c:pt idx="4498">
                        <c:v>300</c:v>
                      </c:pt>
                      <c:pt idx="4499">
                        <c:v>300</c:v>
                      </c:pt>
                      <c:pt idx="4500">
                        <c:v>300</c:v>
                      </c:pt>
                      <c:pt idx="4501">
                        <c:v>300</c:v>
                      </c:pt>
                      <c:pt idx="4502">
                        <c:v>300</c:v>
                      </c:pt>
                      <c:pt idx="4503">
                        <c:v>300</c:v>
                      </c:pt>
                      <c:pt idx="4504">
                        <c:v>300</c:v>
                      </c:pt>
                      <c:pt idx="4505">
                        <c:v>300</c:v>
                      </c:pt>
                      <c:pt idx="4506">
                        <c:v>300</c:v>
                      </c:pt>
                      <c:pt idx="4507">
                        <c:v>300</c:v>
                      </c:pt>
                      <c:pt idx="4508">
                        <c:v>300</c:v>
                      </c:pt>
                      <c:pt idx="4509">
                        <c:v>300</c:v>
                      </c:pt>
                      <c:pt idx="4510">
                        <c:v>300</c:v>
                      </c:pt>
                      <c:pt idx="4511">
                        <c:v>300</c:v>
                      </c:pt>
                      <c:pt idx="4512">
                        <c:v>300</c:v>
                      </c:pt>
                      <c:pt idx="4513">
                        <c:v>300</c:v>
                      </c:pt>
                      <c:pt idx="4514">
                        <c:v>300</c:v>
                      </c:pt>
                      <c:pt idx="4515">
                        <c:v>300</c:v>
                      </c:pt>
                      <c:pt idx="4516">
                        <c:v>300</c:v>
                      </c:pt>
                      <c:pt idx="4517">
                        <c:v>300</c:v>
                      </c:pt>
                      <c:pt idx="4518">
                        <c:v>300</c:v>
                      </c:pt>
                      <c:pt idx="4519">
                        <c:v>300</c:v>
                      </c:pt>
                      <c:pt idx="4520">
                        <c:v>300</c:v>
                      </c:pt>
                      <c:pt idx="4521">
                        <c:v>300</c:v>
                      </c:pt>
                      <c:pt idx="4522">
                        <c:v>300</c:v>
                      </c:pt>
                      <c:pt idx="4523">
                        <c:v>300</c:v>
                      </c:pt>
                      <c:pt idx="4524">
                        <c:v>300</c:v>
                      </c:pt>
                      <c:pt idx="4525">
                        <c:v>300</c:v>
                      </c:pt>
                      <c:pt idx="4526">
                        <c:v>300</c:v>
                      </c:pt>
                      <c:pt idx="4527">
                        <c:v>300</c:v>
                      </c:pt>
                      <c:pt idx="4528">
                        <c:v>300</c:v>
                      </c:pt>
                      <c:pt idx="4529">
                        <c:v>300</c:v>
                      </c:pt>
                      <c:pt idx="4530">
                        <c:v>300</c:v>
                      </c:pt>
                      <c:pt idx="4531">
                        <c:v>300</c:v>
                      </c:pt>
                      <c:pt idx="4532">
                        <c:v>300</c:v>
                      </c:pt>
                      <c:pt idx="4533">
                        <c:v>300</c:v>
                      </c:pt>
                      <c:pt idx="4534">
                        <c:v>300</c:v>
                      </c:pt>
                      <c:pt idx="4535">
                        <c:v>300</c:v>
                      </c:pt>
                      <c:pt idx="4536">
                        <c:v>300</c:v>
                      </c:pt>
                      <c:pt idx="4537">
                        <c:v>300</c:v>
                      </c:pt>
                      <c:pt idx="4538">
                        <c:v>300</c:v>
                      </c:pt>
                      <c:pt idx="4539">
                        <c:v>300</c:v>
                      </c:pt>
                      <c:pt idx="4540">
                        <c:v>300</c:v>
                      </c:pt>
                      <c:pt idx="4541">
                        <c:v>300</c:v>
                      </c:pt>
                      <c:pt idx="4542">
                        <c:v>300</c:v>
                      </c:pt>
                      <c:pt idx="4543">
                        <c:v>300</c:v>
                      </c:pt>
                      <c:pt idx="4544">
                        <c:v>300</c:v>
                      </c:pt>
                      <c:pt idx="4545">
                        <c:v>300</c:v>
                      </c:pt>
                      <c:pt idx="4546">
                        <c:v>300</c:v>
                      </c:pt>
                      <c:pt idx="4547">
                        <c:v>300</c:v>
                      </c:pt>
                      <c:pt idx="4548">
                        <c:v>300</c:v>
                      </c:pt>
                      <c:pt idx="4549">
                        <c:v>300</c:v>
                      </c:pt>
                      <c:pt idx="4550">
                        <c:v>300</c:v>
                      </c:pt>
                      <c:pt idx="4551">
                        <c:v>300</c:v>
                      </c:pt>
                      <c:pt idx="4552">
                        <c:v>300</c:v>
                      </c:pt>
                      <c:pt idx="4553">
                        <c:v>300</c:v>
                      </c:pt>
                      <c:pt idx="4554">
                        <c:v>300</c:v>
                      </c:pt>
                      <c:pt idx="4555">
                        <c:v>300</c:v>
                      </c:pt>
                      <c:pt idx="4556">
                        <c:v>300</c:v>
                      </c:pt>
                      <c:pt idx="4557">
                        <c:v>300</c:v>
                      </c:pt>
                      <c:pt idx="4558">
                        <c:v>300</c:v>
                      </c:pt>
                      <c:pt idx="4559">
                        <c:v>300</c:v>
                      </c:pt>
                      <c:pt idx="4560">
                        <c:v>300</c:v>
                      </c:pt>
                      <c:pt idx="4561">
                        <c:v>300</c:v>
                      </c:pt>
                      <c:pt idx="4562">
                        <c:v>300</c:v>
                      </c:pt>
                      <c:pt idx="4563">
                        <c:v>300</c:v>
                      </c:pt>
                      <c:pt idx="4564">
                        <c:v>300</c:v>
                      </c:pt>
                      <c:pt idx="4565">
                        <c:v>300</c:v>
                      </c:pt>
                      <c:pt idx="4566">
                        <c:v>300</c:v>
                      </c:pt>
                      <c:pt idx="4567">
                        <c:v>300</c:v>
                      </c:pt>
                      <c:pt idx="4568">
                        <c:v>300</c:v>
                      </c:pt>
                      <c:pt idx="4569">
                        <c:v>300</c:v>
                      </c:pt>
                      <c:pt idx="4570">
                        <c:v>300</c:v>
                      </c:pt>
                      <c:pt idx="4571">
                        <c:v>300</c:v>
                      </c:pt>
                      <c:pt idx="4572">
                        <c:v>300</c:v>
                      </c:pt>
                      <c:pt idx="4573">
                        <c:v>300</c:v>
                      </c:pt>
                      <c:pt idx="4574">
                        <c:v>300</c:v>
                      </c:pt>
                      <c:pt idx="4575">
                        <c:v>300</c:v>
                      </c:pt>
                      <c:pt idx="4576">
                        <c:v>300</c:v>
                      </c:pt>
                      <c:pt idx="4577">
                        <c:v>300</c:v>
                      </c:pt>
                      <c:pt idx="4578">
                        <c:v>300</c:v>
                      </c:pt>
                      <c:pt idx="4579">
                        <c:v>300</c:v>
                      </c:pt>
                      <c:pt idx="4580">
                        <c:v>300</c:v>
                      </c:pt>
                      <c:pt idx="4581">
                        <c:v>300</c:v>
                      </c:pt>
                      <c:pt idx="4582">
                        <c:v>300</c:v>
                      </c:pt>
                      <c:pt idx="4583">
                        <c:v>300</c:v>
                      </c:pt>
                      <c:pt idx="4584">
                        <c:v>300</c:v>
                      </c:pt>
                      <c:pt idx="4585">
                        <c:v>300</c:v>
                      </c:pt>
                      <c:pt idx="4586">
                        <c:v>300</c:v>
                      </c:pt>
                      <c:pt idx="4587">
                        <c:v>300</c:v>
                      </c:pt>
                      <c:pt idx="4588">
                        <c:v>300</c:v>
                      </c:pt>
                      <c:pt idx="4589">
                        <c:v>300</c:v>
                      </c:pt>
                      <c:pt idx="4590">
                        <c:v>300</c:v>
                      </c:pt>
                      <c:pt idx="4591">
                        <c:v>300</c:v>
                      </c:pt>
                      <c:pt idx="4592">
                        <c:v>300</c:v>
                      </c:pt>
                      <c:pt idx="4593">
                        <c:v>300</c:v>
                      </c:pt>
                      <c:pt idx="4594">
                        <c:v>300</c:v>
                      </c:pt>
                      <c:pt idx="4595">
                        <c:v>300</c:v>
                      </c:pt>
                      <c:pt idx="4596">
                        <c:v>300</c:v>
                      </c:pt>
                      <c:pt idx="4597">
                        <c:v>300</c:v>
                      </c:pt>
                      <c:pt idx="4598">
                        <c:v>300</c:v>
                      </c:pt>
                      <c:pt idx="4599">
                        <c:v>300</c:v>
                      </c:pt>
                      <c:pt idx="4600">
                        <c:v>300</c:v>
                      </c:pt>
                      <c:pt idx="4601">
                        <c:v>300</c:v>
                      </c:pt>
                      <c:pt idx="4602">
                        <c:v>300</c:v>
                      </c:pt>
                      <c:pt idx="4603">
                        <c:v>300</c:v>
                      </c:pt>
                      <c:pt idx="4604">
                        <c:v>300</c:v>
                      </c:pt>
                      <c:pt idx="4605">
                        <c:v>300</c:v>
                      </c:pt>
                      <c:pt idx="4606">
                        <c:v>300</c:v>
                      </c:pt>
                      <c:pt idx="4607">
                        <c:v>300</c:v>
                      </c:pt>
                      <c:pt idx="4608">
                        <c:v>300</c:v>
                      </c:pt>
                      <c:pt idx="4609">
                        <c:v>300</c:v>
                      </c:pt>
                      <c:pt idx="4610">
                        <c:v>300</c:v>
                      </c:pt>
                      <c:pt idx="4611">
                        <c:v>300</c:v>
                      </c:pt>
                      <c:pt idx="4612">
                        <c:v>300</c:v>
                      </c:pt>
                      <c:pt idx="4613">
                        <c:v>300</c:v>
                      </c:pt>
                      <c:pt idx="4614">
                        <c:v>300</c:v>
                      </c:pt>
                      <c:pt idx="4615">
                        <c:v>300</c:v>
                      </c:pt>
                      <c:pt idx="4616">
                        <c:v>300</c:v>
                      </c:pt>
                      <c:pt idx="4617">
                        <c:v>300</c:v>
                      </c:pt>
                      <c:pt idx="4618">
                        <c:v>300</c:v>
                      </c:pt>
                      <c:pt idx="4619">
                        <c:v>300</c:v>
                      </c:pt>
                      <c:pt idx="4620">
                        <c:v>300</c:v>
                      </c:pt>
                      <c:pt idx="4621">
                        <c:v>300</c:v>
                      </c:pt>
                      <c:pt idx="4622">
                        <c:v>300</c:v>
                      </c:pt>
                      <c:pt idx="4623">
                        <c:v>300</c:v>
                      </c:pt>
                      <c:pt idx="4624">
                        <c:v>300</c:v>
                      </c:pt>
                      <c:pt idx="4625">
                        <c:v>300</c:v>
                      </c:pt>
                      <c:pt idx="4626">
                        <c:v>300</c:v>
                      </c:pt>
                      <c:pt idx="4627">
                        <c:v>300</c:v>
                      </c:pt>
                      <c:pt idx="4628">
                        <c:v>300</c:v>
                      </c:pt>
                      <c:pt idx="4629">
                        <c:v>300</c:v>
                      </c:pt>
                      <c:pt idx="4630">
                        <c:v>300</c:v>
                      </c:pt>
                      <c:pt idx="4631">
                        <c:v>300</c:v>
                      </c:pt>
                      <c:pt idx="4632">
                        <c:v>300</c:v>
                      </c:pt>
                      <c:pt idx="4633">
                        <c:v>300</c:v>
                      </c:pt>
                      <c:pt idx="4634">
                        <c:v>300</c:v>
                      </c:pt>
                      <c:pt idx="4635">
                        <c:v>300</c:v>
                      </c:pt>
                      <c:pt idx="4636">
                        <c:v>300</c:v>
                      </c:pt>
                      <c:pt idx="4637">
                        <c:v>300</c:v>
                      </c:pt>
                      <c:pt idx="4638">
                        <c:v>300</c:v>
                      </c:pt>
                      <c:pt idx="4639">
                        <c:v>300</c:v>
                      </c:pt>
                      <c:pt idx="4640">
                        <c:v>300</c:v>
                      </c:pt>
                      <c:pt idx="4641">
                        <c:v>300</c:v>
                      </c:pt>
                      <c:pt idx="4642">
                        <c:v>300</c:v>
                      </c:pt>
                      <c:pt idx="4643">
                        <c:v>300</c:v>
                      </c:pt>
                      <c:pt idx="4644">
                        <c:v>300</c:v>
                      </c:pt>
                      <c:pt idx="4645">
                        <c:v>300</c:v>
                      </c:pt>
                      <c:pt idx="4646">
                        <c:v>300</c:v>
                      </c:pt>
                      <c:pt idx="4647">
                        <c:v>300</c:v>
                      </c:pt>
                      <c:pt idx="4648">
                        <c:v>300</c:v>
                      </c:pt>
                      <c:pt idx="4649">
                        <c:v>300</c:v>
                      </c:pt>
                      <c:pt idx="4650">
                        <c:v>300</c:v>
                      </c:pt>
                      <c:pt idx="4651">
                        <c:v>300</c:v>
                      </c:pt>
                      <c:pt idx="4652">
                        <c:v>300</c:v>
                      </c:pt>
                      <c:pt idx="4653">
                        <c:v>300</c:v>
                      </c:pt>
                      <c:pt idx="4654">
                        <c:v>300</c:v>
                      </c:pt>
                      <c:pt idx="4655">
                        <c:v>300</c:v>
                      </c:pt>
                      <c:pt idx="4656">
                        <c:v>300</c:v>
                      </c:pt>
                      <c:pt idx="4657">
                        <c:v>300</c:v>
                      </c:pt>
                      <c:pt idx="4658">
                        <c:v>300</c:v>
                      </c:pt>
                      <c:pt idx="4659">
                        <c:v>300</c:v>
                      </c:pt>
                      <c:pt idx="4660">
                        <c:v>300</c:v>
                      </c:pt>
                      <c:pt idx="4661">
                        <c:v>300</c:v>
                      </c:pt>
                      <c:pt idx="4662">
                        <c:v>300</c:v>
                      </c:pt>
                      <c:pt idx="4663">
                        <c:v>300</c:v>
                      </c:pt>
                      <c:pt idx="4664">
                        <c:v>300</c:v>
                      </c:pt>
                      <c:pt idx="4665">
                        <c:v>300</c:v>
                      </c:pt>
                      <c:pt idx="4666">
                        <c:v>300</c:v>
                      </c:pt>
                      <c:pt idx="4667">
                        <c:v>300</c:v>
                      </c:pt>
                      <c:pt idx="4668">
                        <c:v>300</c:v>
                      </c:pt>
                      <c:pt idx="4669">
                        <c:v>300</c:v>
                      </c:pt>
                      <c:pt idx="4670">
                        <c:v>300</c:v>
                      </c:pt>
                      <c:pt idx="4671">
                        <c:v>300</c:v>
                      </c:pt>
                      <c:pt idx="4672">
                        <c:v>300</c:v>
                      </c:pt>
                      <c:pt idx="4673">
                        <c:v>300</c:v>
                      </c:pt>
                      <c:pt idx="4674">
                        <c:v>300</c:v>
                      </c:pt>
                      <c:pt idx="4675">
                        <c:v>300</c:v>
                      </c:pt>
                      <c:pt idx="4676">
                        <c:v>300</c:v>
                      </c:pt>
                      <c:pt idx="4677">
                        <c:v>300</c:v>
                      </c:pt>
                      <c:pt idx="4678">
                        <c:v>300</c:v>
                      </c:pt>
                      <c:pt idx="4679">
                        <c:v>300</c:v>
                      </c:pt>
                      <c:pt idx="4680">
                        <c:v>300</c:v>
                      </c:pt>
                      <c:pt idx="4681">
                        <c:v>300</c:v>
                      </c:pt>
                      <c:pt idx="4682">
                        <c:v>300</c:v>
                      </c:pt>
                      <c:pt idx="4683">
                        <c:v>300</c:v>
                      </c:pt>
                      <c:pt idx="4684">
                        <c:v>300</c:v>
                      </c:pt>
                      <c:pt idx="4685">
                        <c:v>300</c:v>
                      </c:pt>
                      <c:pt idx="4686">
                        <c:v>300</c:v>
                      </c:pt>
                      <c:pt idx="4687">
                        <c:v>300</c:v>
                      </c:pt>
                      <c:pt idx="4688">
                        <c:v>300</c:v>
                      </c:pt>
                      <c:pt idx="4689">
                        <c:v>300</c:v>
                      </c:pt>
                      <c:pt idx="4690">
                        <c:v>300</c:v>
                      </c:pt>
                      <c:pt idx="4691">
                        <c:v>300</c:v>
                      </c:pt>
                      <c:pt idx="4692">
                        <c:v>300</c:v>
                      </c:pt>
                      <c:pt idx="4693">
                        <c:v>300</c:v>
                      </c:pt>
                      <c:pt idx="4694">
                        <c:v>300</c:v>
                      </c:pt>
                      <c:pt idx="4695">
                        <c:v>300</c:v>
                      </c:pt>
                      <c:pt idx="4696">
                        <c:v>300</c:v>
                      </c:pt>
                      <c:pt idx="4697">
                        <c:v>300</c:v>
                      </c:pt>
                      <c:pt idx="4698">
                        <c:v>300</c:v>
                      </c:pt>
                      <c:pt idx="4699">
                        <c:v>300</c:v>
                      </c:pt>
                      <c:pt idx="4700">
                        <c:v>300</c:v>
                      </c:pt>
                      <c:pt idx="4701">
                        <c:v>300</c:v>
                      </c:pt>
                      <c:pt idx="4702">
                        <c:v>300</c:v>
                      </c:pt>
                      <c:pt idx="4703">
                        <c:v>300</c:v>
                      </c:pt>
                      <c:pt idx="4704">
                        <c:v>300</c:v>
                      </c:pt>
                      <c:pt idx="4705">
                        <c:v>300</c:v>
                      </c:pt>
                      <c:pt idx="4706">
                        <c:v>300</c:v>
                      </c:pt>
                      <c:pt idx="4707">
                        <c:v>300</c:v>
                      </c:pt>
                      <c:pt idx="4708">
                        <c:v>300</c:v>
                      </c:pt>
                      <c:pt idx="4709">
                        <c:v>300</c:v>
                      </c:pt>
                      <c:pt idx="4710">
                        <c:v>300</c:v>
                      </c:pt>
                      <c:pt idx="4711">
                        <c:v>300</c:v>
                      </c:pt>
                      <c:pt idx="4712">
                        <c:v>300</c:v>
                      </c:pt>
                      <c:pt idx="4713">
                        <c:v>300</c:v>
                      </c:pt>
                      <c:pt idx="4714">
                        <c:v>300</c:v>
                      </c:pt>
                      <c:pt idx="4715">
                        <c:v>300</c:v>
                      </c:pt>
                      <c:pt idx="4716">
                        <c:v>300</c:v>
                      </c:pt>
                      <c:pt idx="4717">
                        <c:v>300</c:v>
                      </c:pt>
                      <c:pt idx="4718">
                        <c:v>300</c:v>
                      </c:pt>
                      <c:pt idx="4719">
                        <c:v>300</c:v>
                      </c:pt>
                      <c:pt idx="4720">
                        <c:v>300</c:v>
                      </c:pt>
                      <c:pt idx="4721">
                        <c:v>300</c:v>
                      </c:pt>
                      <c:pt idx="4722">
                        <c:v>300</c:v>
                      </c:pt>
                      <c:pt idx="4723">
                        <c:v>300</c:v>
                      </c:pt>
                      <c:pt idx="4724">
                        <c:v>300</c:v>
                      </c:pt>
                      <c:pt idx="4725">
                        <c:v>300</c:v>
                      </c:pt>
                      <c:pt idx="4726">
                        <c:v>300</c:v>
                      </c:pt>
                      <c:pt idx="4727">
                        <c:v>300</c:v>
                      </c:pt>
                      <c:pt idx="4728">
                        <c:v>300</c:v>
                      </c:pt>
                      <c:pt idx="4729">
                        <c:v>300</c:v>
                      </c:pt>
                      <c:pt idx="4730">
                        <c:v>300</c:v>
                      </c:pt>
                      <c:pt idx="4731">
                        <c:v>300</c:v>
                      </c:pt>
                      <c:pt idx="4732">
                        <c:v>300</c:v>
                      </c:pt>
                      <c:pt idx="4733">
                        <c:v>300</c:v>
                      </c:pt>
                      <c:pt idx="4734">
                        <c:v>300</c:v>
                      </c:pt>
                      <c:pt idx="4735">
                        <c:v>300</c:v>
                      </c:pt>
                      <c:pt idx="4736">
                        <c:v>300</c:v>
                      </c:pt>
                      <c:pt idx="4737">
                        <c:v>300</c:v>
                      </c:pt>
                      <c:pt idx="4738">
                        <c:v>300</c:v>
                      </c:pt>
                      <c:pt idx="4739">
                        <c:v>300</c:v>
                      </c:pt>
                      <c:pt idx="4740">
                        <c:v>300</c:v>
                      </c:pt>
                      <c:pt idx="4741">
                        <c:v>300</c:v>
                      </c:pt>
                      <c:pt idx="4742">
                        <c:v>300</c:v>
                      </c:pt>
                      <c:pt idx="4743">
                        <c:v>300</c:v>
                      </c:pt>
                      <c:pt idx="4744">
                        <c:v>300</c:v>
                      </c:pt>
                      <c:pt idx="4745">
                        <c:v>300</c:v>
                      </c:pt>
                      <c:pt idx="4746">
                        <c:v>300</c:v>
                      </c:pt>
                      <c:pt idx="4747">
                        <c:v>300</c:v>
                      </c:pt>
                      <c:pt idx="4748">
                        <c:v>300</c:v>
                      </c:pt>
                      <c:pt idx="4749">
                        <c:v>300</c:v>
                      </c:pt>
                      <c:pt idx="4750">
                        <c:v>300</c:v>
                      </c:pt>
                      <c:pt idx="4751">
                        <c:v>300</c:v>
                      </c:pt>
                      <c:pt idx="4752">
                        <c:v>300</c:v>
                      </c:pt>
                      <c:pt idx="4753">
                        <c:v>300</c:v>
                      </c:pt>
                      <c:pt idx="4754">
                        <c:v>300</c:v>
                      </c:pt>
                      <c:pt idx="4755">
                        <c:v>300</c:v>
                      </c:pt>
                      <c:pt idx="4756">
                        <c:v>300</c:v>
                      </c:pt>
                      <c:pt idx="4757">
                        <c:v>300</c:v>
                      </c:pt>
                      <c:pt idx="4758">
                        <c:v>300</c:v>
                      </c:pt>
                      <c:pt idx="4759">
                        <c:v>300</c:v>
                      </c:pt>
                      <c:pt idx="4760">
                        <c:v>300</c:v>
                      </c:pt>
                      <c:pt idx="4761">
                        <c:v>300</c:v>
                      </c:pt>
                      <c:pt idx="4762">
                        <c:v>300</c:v>
                      </c:pt>
                      <c:pt idx="4763">
                        <c:v>300</c:v>
                      </c:pt>
                      <c:pt idx="4764">
                        <c:v>300</c:v>
                      </c:pt>
                      <c:pt idx="4765">
                        <c:v>300</c:v>
                      </c:pt>
                      <c:pt idx="4766">
                        <c:v>300</c:v>
                      </c:pt>
                      <c:pt idx="4767">
                        <c:v>300</c:v>
                      </c:pt>
                      <c:pt idx="4768">
                        <c:v>300</c:v>
                      </c:pt>
                      <c:pt idx="4769">
                        <c:v>300</c:v>
                      </c:pt>
                      <c:pt idx="4770">
                        <c:v>300</c:v>
                      </c:pt>
                      <c:pt idx="4771">
                        <c:v>300</c:v>
                      </c:pt>
                      <c:pt idx="4772">
                        <c:v>300</c:v>
                      </c:pt>
                      <c:pt idx="4773">
                        <c:v>300</c:v>
                      </c:pt>
                      <c:pt idx="4774">
                        <c:v>300</c:v>
                      </c:pt>
                      <c:pt idx="4775">
                        <c:v>300</c:v>
                      </c:pt>
                      <c:pt idx="4776">
                        <c:v>300</c:v>
                      </c:pt>
                      <c:pt idx="4777">
                        <c:v>300</c:v>
                      </c:pt>
                      <c:pt idx="4778">
                        <c:v>300</c:v>
                      </c:pt>
                      <c:pt idx="4779">
                        <c:v>300</c:v>
                      </c:pt>
                      <c:pt idx="4780">
                        <c:v>300</c:v>
                      </c:pt>
                      <c:pt idx="4781">
                        <c:v>300</c:v>
                      </c:pt>
                      <c:pt idx="4782">
                        <c:v>300</c:v>
                      </c:pt>
                      <c:pt idx="4783">
                        <c:v>300</c:v>
                      </c:pt>
                      <c:pt idx="4784">
                        <c:v>300</c:v>
                      </c:pt>
                      <c:pt idx="4785">
                        <c:v>300</c:v>
                      </c:pt>
                      <c:pt idx="4786">
                        <c:v>300</c:v>
                      </c:pt>
                      <c:pt idx="4787">
                        <c:v>300</c:v>
                      </c:pt>
                      <c:pt idx="4788">
                        <c:v>300</c:v>
                      </c:pt>
                      <c:pt idx="4789">
                        <c:v>300</c:v>
                      </c:pt>
                      <c:pt idx="4790">
                        <c:v>300</c:v>
                      </c:pt>
                      <c:pt idx="4791">
                        <c:v>300</c:v>
                      </c:pt>
                      <c:pt idx="4792">
                        <c:v>300</c:v>
                      </c:pt>
                      <c:pt idx="4793">
                        <c:v>300</c:v>
                      </c:pt>
                      <c:pt idx="4794">
                        <c:v>300</c:v>
                      </c:pt>
                      <c:pt idx="4795">
                        <c:v>300</c:v>
                      </c:pt>
                      <c:pt idx="4796">
                        <c:v>300</c:v>
                      </c:pt>
                      <c:pt idx="4797">
                        <c:v>300</c:v>
                      </c:pt>
                      <c:pt idx="4798">
                        <c:v>300</c:v>
                      </c:pt>
                      <c:pt idx="4799">
                        <c:v>300</c:v>
                      </c:pt>
                      <c:pt idx="4800">
                        <c:v>300</c:v>
                      </c:pt>
                      <c:pt idx="4801">
                        <c:v>300</c:v>
                      </c:pt>
                      <c:pt idx="4802">
                        <c:v>300</c:v>
                      </c:pt>
                      <c:pt idx="4803">
                        <c:v>300</c:v>
                      </c:pt>
                      <c:pt idx="4804">
                        <c:v>300</c:v>
                      </c:pt>
                      <c:pt idx="4805">
                        <c:v>300</c:v>
                      </c:pt>
                      <c:pt idx="4806">
                        <c:v>300</c:v>
                      </c:pt>
                      <c:pt idx="4807">
                        <c:v>300</c:v>
                      </c:pt>
                      <c:pt idx="4808">
                        <c:v>300</c:v>
                      </c:pt>
                      <c:pt idx="4809">
                        <c:v>300</c:v>
                      </c:pt>
                      <c:pt idx="4810">
                        <c:v>300</c:v>
                      </c:pt>
                      <c:pt idx="4811">
                        <c:v>300</c:v>
                      </c:pt>
                      <c:pt idx="4812">
                        <c:v>300</c:v>
                      </c:pt>
                      <c:pt idx="4813">
                        <c:v>300</c:v>
                      </c:pt>
                      <c:pt idx="4814">
                        <c:v>300</c:v>
                      </c:pt>
                      <c:pt idx="4815">
                        <c:v>300</c:v>
                      </c:pt>
                      <c:pt idx="4816">
                        <c:v>300</c:v>
                      </c:pt>
                      <c:pt idx="4817">
                        <c:v>300</c:v>
                      </c:pt>
                      <c:pt idx="4818">
                        <c:v>300</c:v>
                      </c:pt>
                      <c:pt idx="4819">
                        <c:v>300</c:v>
                      </c:pt>
                      <c:pt idx="4820">
                        <c:v>300</c:v>
                      </c:pt>
                      <c:pt idx="4821">
                        <c:v>300</c:v>
                      </c:pt>
                      <c:pt idx="4822">
                        <c:v>300</c:v>
                      </c:pt>
                      <c:pt idx="4823">
                        <c:v>300</c:v>
                      </c:pt>
                      <c:pt idx="4824">
                        <c:v>300</c:v>
                      </c:pt>
                      <c:pt idx="4825">
                        <c:v>300</c:v>
                      </c:pt>
                      <c:pt idx="4826">
                        <c:v>300</c:v>
                      </c:pt>
                      <c:pt idx="4827">
                        <c:v>300</c:v>
                      </c:pt>
                      <c:pt idx="4828">
                        <c:v>300</c:v>
                      </c:pt>
                      <c:pt idx="4829">
                        <c:v>300</c:v>
                      </c:pt>
                      <c:pt idx="4830">
                        <c:v>300</c:v>
                      </c:pt>
                      <c:pt idx="4831">
                        <c:v>300</c:v>
                      </c:pt>
                      <c:pt idx="4832">
                        <c:v>300</c:v>
                      </c:pt>
                      <c:pt idx="4833">
                        <c:v>300</c:v>
                      </c:pt>
                      <c:pt idx="4834">
                        <c:v>300</c:v>
                      </c:pt>
                      <c:pt idx="4835">
                        <c:v>300</c:v>
                      </c:pt>
                      <c:pt idx="4836">
                        <c:v>300</c:v>
                      </c:pt>
                      <c:pt idx="4837">
                        <c:v>300</c:v>
                      </c:pt>
                      <c:pt idx="4838">
                        <c:v>300</c:v>
                      </c:pt>
                      <c:pt idx="4839">
                        <c:v>300</c:v>
                      </c:pt>
                      <c:pt idx="4840">
                        <c:v>300</c:v>
                      </c:pt>
                      <c:pt idx="4841">
                        <c:v>300</c:v>
                      </c:pt>
                      <c:pt idx="4842">
                        <c:v>300</c:v>
                      </c:pt>
                      <c:pt idx="4843">
                        <c:v>300</c:v>
                      </c:pt>
                      <c:pt idx="4844">
                        <c:v>300</c:v>
                      </c:pt>
                      <c:pt idx="4845">
                        <c:v>300</c:v>
                      </c:pt>
                      <c:pt idx="4846">
                        <c:v>300</c:v>
                      </c:pt>
                      <c:pt idx="4847">
                        <c:v>300</c:v>
                      </c:pt>
                      <c:pt idx="4848">
                        <c:v>300</c:v>
                      </c:pt>
                      <c:pt idx="4849">
                        <c:v>300</c:v>
                      </c:pt>
                      <c:pt idx="4850">
                        <c:v>300</c:v>
                      </c:pt>
                      <c:pt idx="4851">
                        <c:v>300</c:v>
                      </c:pt>
                      <c:pt idx="4852">
                        <c:v>300</c:v>
                      </c:pt>
                      <c:pt idx="4853">
                        <c:v>300</c:v>
                      </c:pt>
                      <c:pt idx="4854">
                        <c:v>300</c:v>
                      </c:pt>
                      <c:pt idx="4855">
                        <c:v>300</c:v>
                      </c:pt>
                      <c:pt idx="4856">
                        <c:v>300</c:v>
                      </c:pt>
                      <c:pt idx="4857">
                        <c:v>300</c:v>
                      </c:pt>
                      <c:pt idx="4858">
                        <c:v>300</c:v>
                      </c:pt>
                      <c:pt idx="4859">
                        <c:v>300</c:v>
                      </c:pt>
                      <c:pt idx="4860">
                        <c:v>300</c:v>
                      </c:pt>
                      <c:pt idx="4861">
                        <c:v>300</c:v>
                      </c:pt>
                      <c:pt idx="4862">
                        <c:v>300</c:v>
                      </c:pt>
                      <c:pt idx="4863">
                        <c:v>300</c:v>
                      </c:pt>
                      <c:pt idx="4864">
                        <c:v>300</c:v>
                      </c:pt>
                      <c:pt idx="4865">
                        <c:v>300</c:v>
                      </c:pt>
                      <c:pt idx="4866">
                        <c:v>300</c:v>
                      </c:pt>
                      <c:pt idx="4867">
                        <c:v>300</c:v>
                      </c:pt>
                      <c:pt idx="4868">
                        <c:v>300</c:v>
                      </c:pt>
                      <c:pt idx="4869">
                        <c:v>300</c:v>
                      </c:pt>
                      <c:pt idx="4870">
                        <c:v>300</c:v>
                      </c:pt>
                      <c:pt idx="4871">
                        <c:v>300</c:v>
                      </c:pt>
                      <c:pt idx="4872">
                        <c:v>300</c:v>
                      </c:pt>
                      <c:pt idx="4873">
                        <c:v>300</c:v>
                      </c:pt>
                      <c:pt idx="4874">
                        <c:v>300</c:v>
                      </c:pt>
                      <c:pt idx="4875">
                        <c:v>300</c:v>
                      </c:pt>
                      <c:pt idx="4876">
                        <c:v>300</c:v>
                      </c:pt>
                      <c:pt idx="4877">
                        <c:v>300</c:v>
                      </c:pt>
                      <c:pt idx="4878">
                        <c:v>300</c:v>
                      </c:pt>
                      <c:pt idx="4879">
                        <c:v>300</c:v>
                      </c:pt>
                      <c:pt idx="4880">
                        <c:v>300</c:v>
                      </c:pt>
                      <c:pt idx="4881">
                        <c:v>300</c:v>
                      </c:pt>
                      <c:pt idx="4882">
                        <c:v>300</c:v>
                      </c:pt>
                      <c:pt idx="4883">
                        <c:v>300</c:v>
                      </c:pt>
                      <c:pt idx="4884">
                        <c:v>300</c:v>
                      </c:pt>
                      <c:pt idx="4885">
                        <c:v>300</c:v>
                      </c:pt>
                      <c:pt idx="4886">
                        <c:v>300</c:v>
                      </c:pt>
                      <c:pt idx="4887">
                        <c:v>300</c:v>
                      </c:pt>
                      <c:pt idx="4888">
                        <c:v>300</c:v>
                      </c:pt>
                      <c:pt idx="4889">
                        <c:v>300</c:v>
                      </c:pt>
                      <c:pt idx="4890">
                        <c:v>300</c:v>
                      </c:pt>
                      <c:pt idx="4891">
                        <c:v>300</c:v>
                      </c:pt>
                      <c:pt idx="4892">
                        <c:v>300</c:v>
                      </c:pt>
                      <c:pt idx="4893">
                        <c:v>300</c:v>
                      </c:pt>
                      <c:pt idx="4894">
                        <c:v>300</c:v>
                      </c:pt>
                      <c:pt idx="4895">
                        <c:v>300</c:v>
                      </c:pt>
                      <c:pt idx="4896">
                        <c:v>300</c:v>
                      </c:pt>
                      <c:pt idx="4897">
                        <c:v>300</c:v>
                      </c:pt>
                      <c:pt idx="4898">
                        <c:v>300</c:v>
                      </c:pt>
                      <c:pt idx="4899">
                        <c:v>300</c:v>
                      </c:pt>
                      <c:pt idx="4900">
                        <c:v>300</c:v>
                      </c:pt>
                      <c:pt idx="4901">
                        <c:v>300</c:v>
                      </c:pt>
                      <c:pt idx="4902">
                        <c:v>300</c:v>
                      </c:pt>
                      <c:pt idx="4903">
                        <c:v>300</c:v>
                      </c:pt>
                      <c:pt idx="4904">
                        <c:v>300</c:v>
                      </c:pt>
                      <c:pt idx="4905">
                        <c:v>300</c:v>
                      </c:pt>
                      <c:pt idx="4906">
                        <c:v>300</c:v>
                      </c:pt>
                      <c:pt idx="4907">
                        <c:v>300</c:v>
                      </c:pt>
                      <c:pt idx="4908">
                        <c:v>300</c:v>
                      </c:pt>
                      <c:pt idx="4909">
                        <c:v>300</c:v>
                      </c:pt>
                      <c:pt idx="4910">
                        <c:v>300</c:v>
                      </c:pt>
                      <c:pt idx="4911">
                        <c:v>300</c:v>
                      </c:pt>
                      <c:pt idx="4912">
                        <c:v>300</c:v>
                      </c:pt>
                      <c:pt idx="4913">
                        <c:v>300</c:v>
                      </c:pt>
                      <c:pt idx="4914">
                        <c:v>300</c:v>
                      </c:pt>
                      <c:pt idx="4915">
                        <c:v>300</c:v>
                      </c:pt>
                      <c:pt idx="4916">
                        <c:v>300</c:v>
                      </c:pt>
                      <c:pt idx="4917">
                        <c:v>300</c:v>
                      </c:pt>
                      <c:pt idx="4918">
                        <c:v>300</c:v>
                      </c:pt>
                      <c:pt idx="4919">
                        <c:v>300</c:v>
                      </c:pt>
                      <c:pt idx="4920">
                        <c:v>300</c:v>
                      </c:pt>
                      <c:pt idx="4921">
                        <c:v>300</c:v>
                      </c:pt>
                      <c:pt idx="4922">
                        <c:v>300</c:v>
                      </c:pt>
                      <c:pt idx="4923">
                        <c:v>300</c:v>
                      </c:pt>
                      <c:pt idx="4924">
                        <c:v>300</c:v>
                      </c:pt>
                      <c:pt idx="4925">
                        <c:v>300</c:v>
                      </c:pt>
                      <c:pt idx="4926">
                        <c:v>300</c:v>
                      </c:pt>
                      <c:pt idx="4927">
                        <c:v>300</c:v>
                      </c:pt>
                      <c:pt idx="4928">
                        <c:v>300</c:v>
                      </c:pt>
                      <c:pt idx="4929">
                        <c:v>300</c:v>
                      </c:pt>
                      <c:pt idx="4930">
                        <c:v>300</c:v>
                      </c:pt>
                      <c:pt idx="4931">
                        <c:v>300</c:v>
                      </c:pt>
                      <c:pt idx="4932">
                        <c:v>300</c:v>
                      </c:pt>
                      <c:pt idx="4933">
                        <c:v>300</c:v>
                      </c:pt>
                      <c:pt idx="4934">
                        <c:v>300</c:v>
                      </c:pt>
                      <c:pt idx="4935">
                        <c:v>300</c:v>
                      </c:pt>
                      <c:pt idx="4936">
                        <c:v>300</c:v>
                      </c:pt>
                      <c:pt idx="4937">
                        <c:v>300</c:v>
                      </c:pt>
                      <c:pt idx="4938">
                        <c:v>300</c:v>
                      </c:pt>
                      <c:pt idx="4939">
                        <c:v>300</c:v>
                      </c:pt>
                      <c:pt idx="4940">
                        <c:v>300</c:v>
                      </c:pt>
                      <c:pt idx="4941">
                        <c:v>300</c:v>
                      </c:pt>
                      <c:pt idx="4942">
                        <c:v>300</c:v>
                      </c:pt>
                      <c:pt idx="4943" formatCode="0.00E+00">
                        <c:v>300</c:v>
                      </c:pt>
                      <c:pt idx="4944" formatCode="0.00E+00">
                        <c:v>300</c:v>
                      </c:pt>
                      <c:pt idx="4945" formatCode="0.00E+00">
                        <c:v>300</c:v>
                      </c:pt>
                      <c:pt idx="4946" formatCode="0.00E+00">
                        <c:v>300</c:v>
                      </c:pt>
                      <c:pt idx="4947" formatCode="0.00E+00">
                        <c:v>300</c:v>
                      </c:pt>
                      <c:pt idx="4948" formatCode="0.00E+00">
                        <c:v>300</c:v>
                      </c:pt>
                      <c:pt idx="4949" formatCode="0.00E+00">
                        <c:v>300</c:v>
                      </c:pt>
                      <c:pt idx="4950" formatCode="0.00E+00">
                        <c:v>300</c:v>
                      </c:pt>
                      <c:pt idx="4951" formatCode="0.00E+00">
                        <c:v>300</c:v>
                      </c:pt>
                      <c:pt idx="4952" formatCode="0.00E+00">
                        <c:v>300</c:v>
                      </c:pt>
                      <c:pt idx="4953" formatCode="0.00E+00">
                        <c:v>300</c:v>
                      </c:pt>
                      <c:pt idx="4954" formatCode="0.00E+00">
                        <c:v>300</c:v>
                      </c:pt>
                      <c:pt idx="4955" formatCode="0.00E+00">
                        <c:v>300</c:v>
                      </c:pt>
                      <c:pt idx="4956">
                        <c:v>300</c:v>
                      </c:pt>
                      <c:pt idx="4957">
                        <c:v>300</c:v>
                      </c:pt>
                      <c:pt idx="4958">
                        <c:v>300</c:v>
                      </c:pt>
                      <c:pt idx="4959">
                        <c:v>300</c:v>
                      </c:pt>
                      <c:pt idx="4960">
                        <c:v>300</c:v>
                      </c:pt>
                      <c:pt idx="4961">
                        <c:v>300</c:v>
                      </c:pt>
                      <c:pt idx="4962">
                        <c:v>300</c:v>
                      </c:pt>
                      <c:pt idx="4963">
                        <c:v>300</c:v>
                      </c:pt>
                      <c:pt idx="4964">
                        <c:v>300</c:v>
                      </c:pt>
                      <c:pt idx="4965">
                        <c:v>300</c:v>
                      </c:pt>
                      <c:pt idx="4966">
                        <c:v>300</c:v>
                      </c:pt>
                      <c:pt idx="4967">
                        <c:v>300</c:v>
                      </c:pt>
                      <c:pt idx="4968">
                        <c:v>300</c:v>
                      </c:pt>
                      <c:pt idx="4969">
                        <c:v>300</c:v>
                      </c:pt>
                      <c:pt idx="4970">
                        <c:v>300</c:v>
                      </c:pt>
                      <c:pt idx="4971">
                        <c:v>300</c:v>
                      </c:pt>
                      <c:pt idx="4972">
                        <c:v>300</c:v>
                      </c:pt>
                      <c:pt idx="4973">
                        <c:v>300</c:v>
                      </c:pt>
                      <c:pt idx="4974">
                        <c:v>300</c:v>
                      </c:pt>
                      <c:pt idx="4975">
                        <c:v>300</c:v>
                      </c:pt>
                      <c:pt idx="4976">
                        <c:v>300</c:v>
                      </c:pt>
                      <c:pt idx="4977">
                        <c:v>300</c:v>
                      </c:pt>
                      <c:pt idx="4978">
                        <c:v>300</c:v>
                      </c:pt>
                      <c:pt idx="4979">
                        <c:v>300</c:v>
                      </c:pt>
                      <c:pt idx="4980">
                        <c:v>300</c:v>
                      </c:pt>
                      <c:pt idx="4981">
                        <c:v>300</c:v>
                      </c:pt>
                      <c:pt idx="4982">
                        <c:v>300</c:v>
                      </c:pt>
                      <c:pt idx="4983">
                        <c:v>300</c:v>
                      </c:pt>
                      <c:pt idx="4984">
                        <c:v>300</c:v>
                      </c:pt>
                      <c:pt idx="4985">
                        <c:v>300</c:v>
                      </c:pt>
                      <c:pt idx="4986">
                        <c:v>300</c:v>
                      </c:pt>
                      <c:pt idx="4987">
                        <c:v>300</c:v>
                      </c:pt>
                      <c:pt idx="4988">
                        <c:v>300</c:v>
                      </c:pt>
                      <c:pt idx="4989">
                        <c:v>300</c:v>
                      </c:pt>
                      <c:pt idx="4990">
                        <c:v>300</c:v>
                      </c:pt>
                      <c:pt idx="4991">
                        <c:v>300</c:v>
                      </c:pt>
                      <c:pt idx="4992">
                        <c:v>300</c:v>
                      </c:pt>
                      <c:pt idx="4993">
                        <c:v>300</c:v>
                      </c:pt>
                      <c:pt idx="4994">
                        <c:v>300</c:v>
                      </c:pt>
                      <c:pt idx="4995">
                        <c:v>300</c:v>
                      </c:pt>
                      <c:pt idx="4996">
                        <c:v>300</c:v>
                      </c:pt>
                      <c:pt idx="4997">
                        <c:v>300</c:v>
                      </c:pt>
                      <c:pt idx="4998">
                        <c:v>300</c:v>
                      </c:pt>
                      <c:pt idx="4999">
                        <c:v>300</c:v>
                      </c:pt>
                      <c:pt idx="5000">
                        <c:v>300</c:v>
                      </c:pt>
                      <c:pt idx="5001">
                        <c:v>300</c:v>
                      </c:pt>
                      <c:pt idx="5002">
                        <c:v>300</c:v>
                      </c:pt>
                      <c:pt idx="5003">
                        <c:v>300</c:v>
                      </c:pt>
                      <c:pt idx="5004">
                        <c:v>300</c:v>
                      </c:pt>
                      <c:pt idx="5005">
                        <c:v>300</c:v>
                      </c:pt>
                      <c:pt idx="5006">
                        <c:v>300</c:v>
                      </c:pt>
                      <c:pt idx="5007">
                        <c:v>300</c:v>
                      </c:pt>
                      <c:pt idx="5008">
                        <c:v>300</c:v>
                      </c:pt>
                      <c:pt idx="5009">
                        <c:v>300</c:v>
                      </c:pt>
                      <c:pt idx="5010">
                        <c:v>300</c:v>
                      </c:pt>
                      <c:pt idx="5011">
                        <c:v>300</c:v>
                      </c:pt>
                      <c:pt idx="5012">
                        <c:v>300</c:v>
                      </c:pt>
                      <c:pt idx="5013">
                        <c:v>300</c:v>
                      </c:pt>
                      <c:pt idx="5014">
                        <c:v>300</c:v>
                      </c:pt>
                      <c:pt idx="5015">
                        <c:v>300</c:v>
                      </c:pt>
                      <c:pt idx="5016">
                        <c:v>300</c:v>
                      </c:pt>
                      <c:pt idx="5017">
                        <c:v>300</c:v>
                      </c:pt>
                      <c:pt idx="5018">
                        <c:v>300</c:v>
                      </c:pt>
                      <c:pt idx="5019">
                        <c:v>300</c:v>
                      </c:pt>
                      <c:pt idx="5020">
                        <c:v>300</c:v>
                      </c:pt>
                      <c:pt idx="5021">
                        <c:v>300</c:v>
                      </c:pt>
                      <c:pt idx="5022">
                        <c:v>300</c:v>
                      </c:pt>
                      <c:pt idx="5023">
                        <c:v>300</c:v>
                      </c:pt>
                      <c:pt idx="5024">
                        <c:v>300</c:v>
                      </c:pt>
                      <c:pt idx="5025">
                        <c:v>300</c:v>
                      </c:pt>
                      <c:pt idx="5026">
                        <c:v>300</c:v>
                      </c:pt>
                      <c:pt idx="5027">
                        <c:v>300</c:v>
                      </c:pt>
                      <c:pt idx="5028">
                        <c:v>300</c:v>
                      </c:pt>
                      <c:pt idx="5029">
                        <c:v>300</c:v>
                      </c:pt>
                      <c:pt idx="5030">
                        <c:v>300</c:v>
                      </c:pt>
                      <c:pt idx="5031">
                        <c:v>300</c:v>
                      </c:pt>
                      <c:pt idx="5032">
                        <c:v>300</c:v>
                      </c:pt>
                      <c:pt idx="5033">
                        <c:v>300</c:v>
                      </c:pt>
                      <c:pt idx="5034">
                        <c:v>300</c:v>
                      </c:pt>
                      <c:pt idx="5035">
                        <c:v>300</c:v>
                      </c:pt>
                      <c:pt idx="5036">
                        <c:v>300</c:v>
                      </c:pt>
                      <c:pt idx="5037">
                        <c:v>300</c:v>
                      </c:pt>
                      <c:pt idx="5038">
                        <c:v>300</c:v>
                      </c:pt>
                      <c:pt idx="5039">
                        <c:v>300</c:v>
                      </c:pt>
                      <c:pt idx="5040">
                        <c:v>300</c:v>
                      </c:pt>
                      <c:pt idx="5041">
                        <c:v>300</c:v>
                      </c:pt>
                      <c:pt idx="5042">
                        <c:v>300</c:v>
                      </c:pt>
                      <c:pt idx="5043">
                        <c:v>300</c:v>
                      </c:pt>
                      <c:pt idx="5044">
                        <c:v>300</c:v>
                      </c:pt>
                      <c:pt idx="5045">
                        <c:v>300</c:v>
                      </c:pt>
                      <c:pt idx="5046">
                        <c:v>300</c:v>
                      </c:pt>
                      <c:pt idx="5047">
                        <c:v>300</c:v>
                      </c:pt>
                      <c:pt idx="5048">
                        <c:v>300</c:v>
                      </c:pt>
                      <c:pt idx="5049">
                        <c:v>300</c:v>
                      </c:pt>
                      <c:pt idx="5050">
                        <c:v>300</c:v>
                      </c:pt>
                      <c:pt idx="5051">
                        <c:v>300</c:v>
                      </c:pt>
                      <c:pt idx="5052">
                        <c:v>300</c:v>
                      </c:pt>
                      <c:pt idx="5053">
                        <c:v>300</c:v>
                      </c:pt>
                      <c:pt idx="5054">
                        <c:v>300</c:v>
                      </c:pt>
                      <c:pt idx="5055">
                        <c:v>300</c:v>
                      </c:pt>
                      <c:pt idx="5056">
                        <c:v>300</c:v>
                      </c:pt>
                      <c:pt idx="5057">
                        <c:v>300</c:v>
                      </c:pt>
                      <c:pt idx="5058">
                        <c:v>300</c:v>
                      </c:pt>
                      <c:pt idx="5059">
                        <c:v>300</c:v>
                      </c:pt>
                      <c:pt idx="5060">
                        <c:v>300</c:v>
                      </c:pt>
                      <c:pt idx="5061">
                        <c:v>300</c:v>
                      </c:pt>
                      <c:pt idx="5062">
                        <c:v>300</c:v>
                      </c:pt>
                      <c:pt idx="5063">
                        <c:v>300</c:v>
                      </c:pt>
                      <c:pt idx="5064">
                        <c:v>300</c:v>
                      </c:pt>
                      <c:pt idx="5065">
                        <c:v>300</c:v>
                      </c:pt>
                      <c:pt idx="5066">
                        <c:v>300</c:v>
                      </c:pt>
                      <c:pt idx="5067">
                        <c:v>300</c:v>
                      </c:pt>
                      <c:pt idx="5068">
                        <c:v>300</c:v>
                      </c:pt>
                      <c:pt idx="5069">
                        <c:v>300</c:v>
                      </c:pt>
                      <c:pt idx="5070">
                        <c:v>300</c:v>
                      </c:pt>
                      <c:pt idx="5071">
                        <c:v>300</c:v>
                      </c:pt>
                      <c:pt idx="5072">
                        <c:v>300</c:v>
                      </c:pt>
                      <c:pt idx="5073">
                        <c:v>300</c:v>
                      </c:pt>
                      <c:pt idx="5074">
                        <c:v>300</c:v>
                      </c:pt>
                      <c:pt idx="5075">
                        <c:v>300</c:v>
                      </c:pt>
                      <c:pt idx="5076">
                        <c:v>300</c:v>
                      </c:pt>
                      <c:pt idx="5077">
                        <c:v>300</c:v>
                      </c:pt>
                      <c:pt idx="5078">
                        <c:v>300</c:v>
                      </c:pt>
                      <c:pt idx="5079">
                        <c:v>300</c:v>
                      </c:pt>
                      <c:pt idx="5080">
                        <c:v>300</c:v>
                      </c:pt>
                      <c:pt idx="5081">
                        <c:v>300</c:v>
                      </c:pt>
                      <c:pt idx="5082">
                        <c:v>300</c:v>
                      </c:pt>
                      <c:pt idx="5083">
                        <c:v>300</c:v>
                      </c:pt>
                      <c:pt idx="5084">
                        <c:v>300</c:v>
                      </c:pt>
                      <c:pt idx="5085">
                        <c:v>300</c:v>
                      </c:pt>
                      <c:pt idx="5086">
                        <c:v>300</c:v>
                      </c:pt>
                      <c:pt idx="5087">
                        <c:v>300</c:v>
                      </c:pt>
                      <c:pt idx="5088">
                        <c:v>300</c:v>
                      </c:pt>
                      <c:pt idx="5089">
                        <c:v>300</c:v>
                      </c:pt>
                      <c:pt idx="5090">
                        <c:v>300</c:v>
                      </c:pt>
                      <c:pt idx="5091">
                        <c:v>300</c:v>
                      </c:pt>
                      <c:pt idx="5092">
                        <c:v>300</c:v>
                      </c:pt>
                      <c:pt idx="5093">
                        <c:v>300</c:v>
                      </c:pt>
                      <c:pt idx="5094">
                        <c:v>300</c:v>
                      </c:pt>
                      <c:pt idx="5095">
                        <c:v>300</c:v>
                      </c:pt>
                      <c:pt idx="5096">
                        <c:v>300</c:v>
                      </c:pt>
                      <c:pt idx="5097">
                        <c:v>300</c:v>
                      </c:pt>
                      <c:pt idx="5098">
                        <c:v>300</c:v>
                      </c:pt>
                      <c:pt idx="5099">
                        <c:v>300</c:v>
                      </c:pt>
                      <c:pt idx="5100">
                        <c:v>300</c:v>
                      </c:pt>
                      <c:pt idx="5101">
                        <c:v>300</c:v>
                      </c:pt>
                      <c:pt idx="5102">
                        <c:v>300</c:v>
                      </c:pt>
                      <c:pt idx="5103">
                        <c:v>300</c:v>
                      </c:pt>
                      <c:pt idx="5104">
                        <c:v>300</c:v>
                      </c:pt>
                      <c:pt idx="5105">
                        <c:v>300</c:v>
                      </c:pt>
                      <c:pt idx="5106">
                        <c:v>300</c:v>
                      </c:pt>
                      <c:pt idx="5107">
                        <c:v>300</c:v>
                      </c:pt>
                      <c:pt idx="5108">
                        <c:v>300</c:v>
                      </c:pt>
                      <c:pt idx="5109">
                        <c:v>300</c:v>
                      </c:pt>
                      <c:pt idx="5110">
                        <c:v>300</c:v>
                      </c:pt>
                      <c:pt idx="5111">
                        <c:v>300</c:v>
                      </c:pt>
                      <c:pt idx="5112">
                        <c:v>300</c:v>
                      </c:pt>
                      <c:pt idx="5113">
                        <c:v>300</c:v>
                      </c:pt>
                      <c:pt idx="5114">
                        <c:v>300</c:v>
                      </c:pt>
                      <c:pt idx="5115">
                        <c:v>300</c:v>
                      </c:pt>
                      <c:pt idx="5116">
                        <c:v>300</c:v>
                      </c:pt>
                      <c:pt idx="5117">
                        <c:v>300</c:v>
                      </c:pt>
                      <c:pt idx="5118">
                        <c:v>300</c:v>
                      </c:pt>
                      <c:pt idx="5119">
                        <c:v>300</c:v>
                      </c:pt>
                      <c:pt idx="5120">
                        <c:v>300</c:v>
                      </c:pt>
                      <c:pt idx="5121">
                        <c:v>300</c:v>
                      </c:pt>
                      <c:pt idx="5122">
                        <c:v>300</c:v>
                      </c:pt>
                      <c:pt idx="5123">
                        <c:v>300</c:v>
                      </c:pt>
                      <c:pt idx="5124">
                        <c:v>300</c:v>
                      </c:pt>
                      <c:pt idx="5125">
                        <c:v>300</c:v>
                      </c:pt>
                      <c:pt idx="5126">
                        <c:v>300</c:v>
                      </c:pt>
                      <c:pt idx="5127">
                        <c:v>300</c:v>
                      </c:pt>
                      <c:pt idx="5128">
                        <c:v>300</c:v>
                      </c:pt>
                      <c:pt idx="5129">
                        <c:v>300</c:v>
                      </c:pt>
                      <c:pt idx="5130">
                        <c:v>300</c:v>
                      </c:pt>
                      <c:pt idx="5131">
                        <c:v>300</c:v>
                      </c:pt>
                      <c:pt idx="5132">
                        <c:v>300</c:v>
                      </c:pt>
                      <c:pt idx="5133">
                        <c:v>300</c:v>
                      </c:pt>
                      <c:pt idx="5134">
                        <c:v>300</c:v>
                      </c:pt>
                      <c:pt idx="5135">
                        <c:v>300</c:v>
                      </c:pt>
                      <c:pt idx="5136">
                        <c:v>300</c:v>
                      </c:pt>
                      <c:pt idx="5137">
                        <c:v>300</c:v>
                      </c:pt>
                      <c:pt idx="5138">
                        <c:v>300</c:v>
                      </c:pt>
                      <c:pt idx="5139">
                        <c:v>300</c:v>
                      </c:pt>
                      <c:pt idx="5140">
                        <c:v>300</c:v>
                      </c:pt>
                      <c:pt idx="5141">
                        <c:v>300</c:v>
                      </c:pt>
                      <c:pt idx="5142">
                        <c:v>300</c:v>
                      </c:pt>
                      <c:pt idx="5143">
                        <c:v>300</c:v>
                      </c:pt>
                      <c:pt idx="5144">
                        <c:v>300</c:v>
                      </c:pt>
                      <c:pt idx="5145">
                        <c:v>300</c:v>
                      </c:pt>
                      <c:pt idx="5146">
                        <c:v>300</c:v>
                      </c:pt>
                      <c:pt idx="5147">
                        <c:v>300</c:v>
                      </c:pt>
                      <c:pt idx="5148">
                        <c:v>300</c:v>
                      </c:pt>
                      <c:pt idx="5149">
                        <c:v>300</c:v>
                      </c:pt>
                      <c:pt idx="5150">
                        <c:v>300</c:v>
                      </c:pt>
                      <c:pt idx="5151">
                        <c:v>300</c:v>
                      </c:pt>
                      <c:pt idx="5152">
                        <c:v>300</c:v>
                      </c:pt>
                      <c:pt idx="5153">
                        <c:v>300</c:v>
                      </c:pt>
                      <c:pt idx="5154">
                        <c:v>300</c:v>
                      </c:pt>
                      <c:pt idx="5155">
                        <c:v>300</c:v>
                      </c:pt>
                      <c:pt idx="5156">
                        <c:v>300</c:v>
                      </c:pt>
                      <c:pt idx="5157">
                        <c:v>300</c:v>
                      </c:pt>
                      <c:pt idx="5158">
                        <c:v>300</c:v>
                      </c:pt>
                      <c:pt idx="5159">
                        <c:v>300</c:v>
                      </c:pt>
                      <c:pt idx="5160">
                        <c:v>300</c:v>
                      </c:pt>
                      <c:pt idx="5161">
                        <c:v>300</c:v>
                      </c:pt>
                      <c:pt idx="5162">
                        <c:v>300</c:v>
                      </c:pt>
                      <c:pt idx="5163">
                        <c:v>300</c:v>
                      </c:pt>
                      <c:pt idx="5164">
                        <c:v>300</c:v>
                      </c:pt>
                      <c:pt idx="5165">
                        <c:v>300</c:v>
                      </c:pt>
                      <c:pt idx="5166">
                        <c:v>300</c:v>
                      </c:pt>
                      <c:pt idx="5167">
                        <c:v>300</c:v>
                      </c:pt>
                      <c:pt idx="5168">
                        <c:v>300</c:v>
                      </c:pt>
                      <c:pt idx="5169">
                        <c:v>300</c:v>
                      </c:pt>
                      <c:pt idx="5170">
                        <c:v>300</c:v>
                      </c:pt>
                      <c:pt idx="5171">
                        <c:v>300</c:v>
                      </c:pt>
                      <c:pt idx="5172">
                        <c:v>300</c:v>
                      </c:pt>
                      <c:pt idx="5173">
                        <c:v>300</c:v>
                      </c:pt>
                      <c:pt idx="5174">
                        <c:v>300</c:v>
                      </c:pt>
                      <c:pt idx="5175">
                        <c:v>300</c:v>
                      </c:pt>
                      <c:pt idx="5176">
                        <c:v>300</c:v>
                      </c:pt>
                      <c:pt idx="5177">
                        <c:v>300</c:v>
                      </c:pt>
                      <c:pt idx="5178">
                        <c:v>300</c:v>
                      </c:pt>
                      <c:pt idx="5179">
                        <c:v>300</c:v>
                      </c:pt>
                      <c:pt idx="5180">
                        <c:v>300</c:v>
                      </c:pt>
                      <c:pt idx="5181">
                        <c:v>300</c:v>
                      </c:pt>
                      <c:pt idx="5182">
                        <c:v>300</c:v>
                      </c:pt>
                      <c:pt idx="5183">
                        <c:v>300</c:v>
                      </c:pt>
                      <c:pt idx="5184">
                        <c:v>300</c:v>
                      </c:pt>
                      <c:pt idx="5185">
                        <c:v>300</c:v>
                      </c:pt>
                      <c:pt idx="5186">
                        <c:v>300</c:v>
                      </c:pt>
                      <c:pt idx="5187">
                        <c:v>300</c:v>
                      </c:pt>
                      <c:pt idx="5188">
                        <c:v>300</c:v>
                      </c:pt>
                      <c:pt idx="5189">
                        <c:v>300</c:v>
                      </c:pt>
                      <c:pt idx="5190">
                        <c:v>300</c:v>
                      </c:pt>
                      <c:pt idx="5191">
                        <c:v>300</c:v>
                      </c:pt>
                      <c:pt idx="5192">
                        <c:v>300</c:v>
                      </c:pt>
                      <c:pt idx="5193">
                        <c:v>300</c:v>
                      </c:pt>
                      <c:pt idx="5194">
                        <c:v>300</c:v>
                      </c:pt>
                      <c:pt idx="5195">
                        <c:v>300</c:v>
                      </c:pt>
                      <c:pt idx="5196">
                        <c:v>300</c:v>
                      </c:pt>
                      <c:pt idx="5197">
                        <c:v>300</c:v>
                      </c:pt>
                      <c:pt idx="5198">
                        <c:v>300</c:v>
                      </c:pt>
                      <c:pt idx="5199">
                        <c:v>300</c:v>
                      </c:pt>
                      <c:pt idx="5200">
                        <c:v>300</c:v>
                      </c:pt>
                      <c:pt idx="5201">
                        <c:v>300</c:v>
                      </c:pt>
                      <c:pt idx="5202">
                        <c:v>300</c:v>
                      </c:pt>
                      <c:pt idx="5203">
                        <c:v>300</c:v>
                      </c:pt>
                      <c:pt idx="5204">
                        <c:v>300</c:v>
                      </c:pt>
                      <c:pt idx="5205">
                        <c:v>300</c:v>
                      </c:pt>
                      <c:pt idx="5206">
                        <c:v>300</c:v>
                      </c:pt>
                      <c:pt idx="5207">
                        <c:v>300</c:v>
                      </c:pt>
                      <c:pt idx="5208">
                        <c:v>300</c:v>
                      </c:pt>
                      <c:pt idx="5209">
                        <c:v>300</c:v>
                      </c:pt>
                      <c:pt idx="5210">
                        <c:v>300</c:v>
                      </c:pt>
                      <c:pt idx="5211">
                        <c:v>300</c:v>
                      </c:pt>
                      <c:pt idx="5212">
                        <c:v>300</c:v>
                      </c:pt>
                      <c:pt idx="5213">
                        <c:v>300</c:v>
                      </c:pt>
                      <c:pt idx="5214">
                        <c:v>300</c:v>
                      </c:pt>
                      <c:pt idx="5215">
                        <c:v>300</c:v>
                      </c:pt>
                      <c:pt idx="5216">
                        <c:v>300</c:v>
                      </c:pt>
                      <c:pt idx="5217">
                        <c:v>300</c:v>
                      </c:pt>
                      <c:pt idx="5218">
                        <c:v>300</c:v>
                      </c:pt>
                      <c:pt idx="5219">
                        <c:v>300</c:v>
                      </c:pt>
                      <c:pt idx="5220">
                        <c:v>300</c:v>
                      </c:pt>
                      <c:pt idx="5221">
                        <c:v>300</c:v>
                      </c:pt>
                      <c:pt idx="5222">
                        <c:v>300</c:v>
                      </c:pt>
                      <c:pt idx="5223">
                        <c:v>300</c:v>
                      </c:pt>
                      <c:pt idx="5224">
                        <c:v>300</c:v>
                      </c:pt>
                      <c:pt idx="5225">
                        <c:v>300</c:v>
                      </c:pt>
                      <c:pt idx="5226">
                        <c:v>300</c:v>
                      </c:pt>
                      <c:pt idx="5227">
                        <c:v>300</c:v>
                      </c:pt>
                      <c:pt idx="5228">
                        <c:v>300</c:v>
                      </c:pt>
                      <c:pt idx="5229">
                        <c:v>300</c:v>
                      </c:pt>
                      <c:pt idx="5230">
                        <c:v>300</c:v>
                      </c:pt>
                      <c:pt idx="5231">
                        <c:v>300</c:v>
                      </c:pt>
                      <c:pt idx="5232">
                        <c:v>300</c:v>
                      </c:pt>
                      <c:pt idx="5233">
                        <c:v>300</c:v>
                      </c:pt>
                      <c:pt idx="5234">
                        <c:v>300</c:v>
                      </c:pt>
                      <c:pt idx="5235">
                        <c:v>300</c:v>
                      </c:pt>
                      <c:pt idx="5236">
                        <c:v>300</c:v>
                      </c:pt>
                      <c:pt idx="5237">
                        <c:v>300</c:v>
                      </c:pt>
                      <c:pt idx="5238">
                        <c:v>300</c:v>
                      </c:pt>
                      <c:pt idx="5239">
                        <c:v>300</c:v>
                      </c:pt>
                      <c:pt idx="5240">
                        <c:v>300</c:v>
                      </c:pt>
                      <c:pt idx="5241">
                        <c:v>300</c:v>
                      </c:pt>
                      <c:pt idx="5242">
                        <c:v>300</c:v>
                      </c:pt>
                      <c:pt idx="5243">
                        <c:v>300</c:v>
                      </c:pt>
                      <c:pt idx="5244">
                        <c:v>300</c:v>
                      </c:pt>
                      <c:pt idx="5245">
                        <c:v>300</c:v>
                      </c:pt>
                      <c:pt idx="5246">
                        <c:v>300</c:v>
                      </c:pt>
                      <c:pt idx="5247">
                        <c:v>300</c:v>
                      </c:pt>
                      <c:pt idx="5248">
                        <c:v>300</c:v>
                      </c:pt>
                      <c:pt idx="5249">
                        <c:v>300</c:v>
                      </c:pt>
                      <c:pt idx="5250">
                        <c:v>300</c:v>
                      </c:pt>
                      <c:pt idx="5251">
                        <c:v>300</c:v>
                      </c:pt>
                      <c:pt idx="5252">
                        <c:v>300</c:v>
                      </c:pt>
                      <c:pt idx="5253">
                        <c:v>300</c:v>
                      </c:pt>
                      <c:pt idx="5254">
                        <c:v>300</c:v>
                      </c:pt>
                      <c:pt idx="5255">
                        <c:v>300</c:v>
                      </c:pt>
                      <c:pt idx="5256">
                        <c:v>300</c:v>
                      </c:pt>
                      <c:pt idx="5257">
                        <c:v>300</c:v>
                      </c:pt>
                      <c:pt idx="5258">
                        <c:v>300</c:v>
                      </c:pt>
                      <c:pt idx="5259">
                        <c:v>300</c:v>
                      </c:pt>
                      <c:pt idx="5260">
                        <c:v>300</c:v>
                      </c:pt>
                      <c:pt idx="5261">
                        <c:v>300</c:v>
                      </c:pt>
                      <c:pt idx="5262">
                        <c:v>300</c:v>
                      </c:pt>
                      <c:pt idx="5263">
                        <c:v>300</c:v>
                      </c:pt>
                      <c:pt idx="5264">
                        <c:v>300</c:v>
                      </c:pt>
                      <c:pt idx="5265">
                        <c:v>300</c:v>
                      </c:pt>
                      <c:pt idx="5266">
                        <c:v>300</c:v>
                      </c:pt>
                      <c:pt idx="5267">
                        <c:v>300</c:v>
                      </c:pt>
                      <c:pt idx="5268">
                        <c:v>300</c:v>
                      </c:pt>
                      <c:pt idx="5269">
                        <c:v>300</c:v>
                      </c:pt>
                      <c:pt idx="5270">
                        <c:v>300</c:v>
                      </c:pt>
                      <c:pt idx="5271">
                        <c:v>300</c:v>
                      </c:pt>
                      <c:pt idx="5272">
                        <c:v>300</c:v>
                      </c:pt>
                      <c:pt idx="5273">
                        <c:v>300</c:v>
                      </c:pt>
                      <c:pt idx="5274">
                        <c:v>300</c:v>
                      </c:pt>
                      <c:pt idx="5275">
                        <c:v>300</c:v>
                      </c:pt>
                      <c:pt idx="5276">
                        <c:v>300</c:v>
                      </c:pt>
                      <c:pt idx="5277">
                        <c:v>300</c:v>
                      </c:pt>
                      <c:pt idx="5278">
                        <c:v>300</c:v>
                      </c:pt>
                      <c:pt idx="5279">
                        <c:v>300</c:v>
                      </c:pt>
                      <c:pt idx="5280">
                        <c:v>300</c:v>
                      </c:pt>
                      <c:pt idx="5281">
                        <c:v>300</c:v>
                      </c:pt>
                      <c:pt idx="5282">
                        <c:v>300</c:v>
                      </c:pt>
                      <c:pt idx="5283">
                        <c:v>300</c:v>
                      </c:pt>
                      <c:pt idx="5284">
                        <c:v>300</c:v>
                      </c:pt>
                      <c:pt idx="5285">
                        <c:v>300</c:v>
                      </c:pt>
                      <c:pt idx="5286">
                        <c:v>300</c:v>
                      </c:pt>
                      <c:pt idx="5287">
                        <c:v>300</c:v>
                      </c:pt>
                      <c:pt idx="5288">
                        <c:v>300</c:v>
                      </c:pt>
                      <c:pt idx="5289">
                        <c:v>300</c:v>
                      </c:pt>
                      <c:pt idx="5290">
                        <c:v>300</c:v>
                      </c:pt>
                      <c:pt idx="5291">
                        <c:v>300</c:v>
                      </c:pt>
                      <c:pt idx="5292">
                        <c:v>300</c:v>
                      </c:pt>
                      <c:pt idx="5293">
                        <c:v>300</c:v>
                      </c:pt>
                      <c:pt idx="5294">
                        <c:v>300</c:v>
                      </c:pt>
                      <c:pt idx="5295">
                        <c:v>300</c:v>
                      </c:pt>
                      <c:pt idx="5296">
                        <c:v>300</c:v>
                      </c:pt>
                      <c:pt idx="5297">
                        <c:v>300</c:v>
                      </c:pt>
                      <c:pt idx="5298">
                        <c:v>300</c:v>
                      </c:pt>
                      <c:pt idx="5299">
                        <c:v>300</c:v>
                      </c:pt>
                      <c:pt idx="5300">
                        <c:v>300</c:v>
                      </c:pt>
                      <c:pt idx="5301">
                        <c:v>300</c:v>
                      </c:pt>
                      <c:pt idx="5302">
                        <c:v>300</c:v>
                      </c:pt>
                      <c:pt idx="5303">
                        <c:v>300</c:v>
                      </c:pt>
                      <c:pt idx="5304">
                        <c:v>300</c:v>
                      </c:pt>
                      <c:pt idx="5305">
                        <c:v>300</c:v>
                      </c:pt>
                      <c:pt idx="5306">
                        <c:v>300</c:v>
                      </c:pt>
                      <c:pt idx="5307">
                        <c:v>300</c:v>
                      </c:pt>
                      <c:pt idx="5308">
                        <c:v>300</c:v>
                      </c:pt>
                      <c:pt idx="5309">
                        <c:v>300</c:v>
                      </c:pt>
                      <c:pt idx="5310">
                        <c:v>300</c:v>
                      </c:pt>
                      <c:pt idx="5311">
                        <c:v>300</c:v>
                      </c:pt>
                      <c:pt idx="5312">
                        <c:v>300</c:v>
                      </c:pt>
                      <c:pt idx="5313">
                        <c:v>300</c:v>
                      </c:pt>
                      <c:pt idx="5314">
                        <c:v>300</c:v>
                      </c:pt>
                      <c:pt idx="5315">
                        <c:v>300</c:v>
                      </c:pt>
                      <c:pt idx="5316">
                        <c:v>300</c:v>
                      </c:pt>
                      <c:pt idx="5317">
                        <c:v>300</c:v>
                      </c:pt>
                      <c:pt idx="5318">
                        <c:v>300</c:v>
                      </c:pt>
                      <c:pt idx="5319">
                        <c:v>300</c:v>
                      </c:pt>
                      <c:pt idx="5320">
                        <c:v>300</c:v>
                      </c:pt>
                      <c:pt idx="5321">
                        <c:v>300</c:v>
                      </c:pt>
                      <c:pt idx="5322">
                        <c:v>300</c:v>
                      </c:pt>
                      <c:pt idx="5323">
                        <c:v>300</c:v>
                      </c:pt>
                      <c:pt idx="5324">
                        <c:v>300</c:v>
                      </c:pt>
                      <c:pt idx="5325">
                        <c:v>300</c:v>
                      </c:pt>
                      <c:pt idx="5326">
                        <c:v>300</c:v>
                      </c:pt>
                      <c:pt idx="5327">
                        <c:v>300</c:v>
                      </c:pt>
                      <c:pt idx="5328">
                        <c:v>300</c:v>
                      </c:pt>
                      <c:pt idx="5329">
                        <c:v>300</c:v>
                      </c:pt>
                      <c:pt idx="5330">
                        <c:v>300</c:v>
                      </c:pt>
                      <c:pt idx="5331">
                        <c:v>300</c:v>
                      </c:pt>
                      <c:pt idx="5332">
                        <c:v>300</c:v>
                      </c:pt>
                      <c:pt idx="5333">
                        <c:v>300</c:v>
                      </c:pt>
                      <c:pt idx="5334">
                        <c:v>300</c:v>
                      </c:pt>
                      <c:pt idx="5335">
                        <c:v>300</c:v>
                      </c:pt>
                      <c:pt idx="5336">
                        <c:v>300</c:v>
                      </c:pt>
                      <c:pt idx="5337">
                        <c:v>300</c:v>
                      </c:pt>
                      <c:pt idx="5338">
                        <c:v>300</c:v>
                      </c:pt>
                      <c:pt idx="5339">
                        <c:v>300</c:v>
                      </c:pt>
                      <c:pt idx="5340">
                        <c:v>300</c:v>
                      </c:pt>
                      <c:pt idx="5341">
                        <c:v>300</c:v>
                      </c:pt>
                      <c:pt idx="5342">
                        <c:v>300</c:v>
                      </c:pt>
                      <c:pt idx="5343">
                        <c:v>300</c:v>
                      </c:pt>
                      <c:pt idx="5344">
                        <c:v>300</c:v>
                      </c:pt>
                      <c:pt idx="5345">
                        <c:v>300</c:v>
                      </c:pt>
                      <c:pt idx="5346">
                        <c:v>300</c:v>
                      </c:pt>
                      <c:pt idx="5347">
                        <c:v>300</c:v>
                      </c:pt>
                      <c:pt idx="5348">
                        <c:v>300</c:v>
                      </c:pt>
                      <c:pt idx="5349">
                        <c:v>300</c:v>
                      </c:pt>
                      <c:pt idx="5350">
                        <c:v>300</c:v>
                      </c:pt>
                      <c:pt idx="5351">
                        <c:v>300</c:v>
                      </c:pt>
                      <c:pt idx="5352">
                        <c:v>300</c:v>
                      </c:pt>
                      <c:pt idx="5353">
                        <c:v>300</c:v>
                      </c:pt>
                      <c:pt idx="5354">
                        <c:v>300</c:v>
                      </c:pt>
                      <c:pt idx="5355">
                        <c:v>300</c:v>
                      </c:pt>
                      <c:pt idx="5356">
                        <c:v>300</c:v>
                      </c:pt>
                      <c:pt idx="5357">
                        <c:v>300</c:v>
                      </c:pt>
                      <c:pt idx="5358">
                        <c:v>300</c:v>
                      </c:pt>
                      <c:pt idx="5359">
                        <c:v>300</c:v>
                      </c:pt>
                      <c:pt idx="5360">
                        <c:v>300</c:v>
                      </c:pt>
                      <c:pt idx="5361">
                        <c:v>300</c:v>
                      </c:pt>
                      <c:pt idx="5362">
                        <c:v>300</c:v>
                      </c:pt>
                      <c:pt idx="5363">
                        <c:v>300</c:v>
                      </c:pt>
                      <c:pt idx="5364">
                        <c:v>300</c:v>
                      </c:pt>
                      <c:pt idx="5365">
                        <c:v>300</c:v>
                      </c:pt>
                      <c:pt idx="5366">
                        <c:v>300</c:v>
                      </c:pt>
                      <c:pt idx="5367">
                        <c:v>300</c:v>
                      </c:pt>
                      <c:pt idx="5368">
                        <c:v>300</c:v>
                      </c:pt>
                      <c:pt idx="5369">
                        <c:v>300</c:v>
                      </c:pt>
                      <c:pt idx="5370">
                        <c:v>300</c:v>
                      </c:pt>
                      <c:pt idx="5371">
                        <c:v>300</c:v>
                      </c:pt>
                      <c:pt idx="5372">
                        <c:v>300</c:v>
                      </c:pt>
                      <c:pt idx="5373">
                        <c:v>300</c:v>
                      </c:pt>
                      <c:pt idx="5374">
                        <c:v>300</c:v>
                      </c:pt>
                      <c:pt idx="5375">
                        <c:v>300</c:v>
                      </c:pt>
                      <c:pt idx="5376">
                        <c:v>300</c:v>
                      </c:pt>
                      <c:pt idx="5377">
                        <c:v>300</c:v>
                      </c:pt>
                      <c:pt idx="5378">
                        <c:v>300</c:v>
                      </c:pt>
                      <c:pt idx="5379">
                        <c:v>300</c:v>
                      </c:pt>
                      <c:pt idx="5380">
                        <c:v>300</c:v>
                      </c:pt>
                      <c:pt idx="5381">
                        <c:v>300</c:v>
                      </c:pt>
                      <c:pt idx="5382">
                        <c:v>300</c:v>
                      </c:pt>
                      <c:pt idx="5383">
                        <c:v>300</c:v>
                      </c:pt>
                      <c:pt idx="5384">
                        <c:v>300</c:v>
                      </c:pt>
                      <c:pt idx="5385">
                        <c:v>300</c:v>
                      </c:pt>
                      <c:pt idx="5386">
                        <c:v>300</c:v>
                      </c:pt>
                      <c:pt idx="5387">
                        <c:v>300</c:v>
                      </c:pt>
                      <c:pt idx="5388">
                        <c:v>300</c:v>
                      </c:pt>
                      <c:pt idx="5389">
                        <c:v>300</c:v>
                      </c:pt>
                      <c:pt idx="5390">
                        <c:v>300</c:v>
                      </c:pt>
                      <c:pt idx="5391">
                        <c:v>300</c:v>
                      </c:pt>
                      <c:pt idx="5392">
                        <c:v>300</c:v>
                      </c:pt>
                      <c:pt idx="5393">
                        <c:v>300</c:v>
                      </c:pt>
                      <c:pt idx="5394">
                        <c:v>300</c:v>
                      </c:pt>
                      <c:pt idx="5395">
                        <c:v>300</c:v>
                      </c:pt>
                      <c:pt idx="5396">
                        <c:v>300</c:v>
                      </c:pt>
                      <c:pt idx="5397">
                        <c:v>300</c:v>
                      </c:pt>
                      <c:pt idx="5398">
                        <c:v>300</c:v>
                      </c:pt>
                      <c:pt idx="5399">
                        <c:v>300</c:v>
                      </c:pt>
                      <c:pt idx="5400">
                        <c:v>300</c:v>
                      </c:pt>
                      <c:pt idx="5401">
                        <c:v>300</c:v>
                      </c:pt>
                      <c:pt idx="5402">
                        <c:v>300</c:v>
                      </c:pt>
                      <c:pt idx="5403">
                        <c:v>300</c:v>
                      </c:pt>
                      <c:pt idx="5404">
                        <c:v>300</c:v>
                      </c:pt>
                      <c:pt idx="5405">
                        <c:v>300</c:v>
                      </c:pt>
                      <c:pt idx="5406">
                        <c:v>300</c:v>
                      </c:pt>
                      <c:pt idx="5407">
                        <c:v>300</c:v>
                      </c:pt>
                      <c:pt idx="5408">
                        <c:v>300</c:v>
                      </c:pt>
                      <c:pt idx="5409">
                        <c:v>300</c:v>
                      </c:pt>
                      <c:pt idx="5410">
                        <c:v>300</c:v>
                      </c:pt>
                      <c:pt idx="5411">
                        <c:v>300</c:v>
                      </c:pt>
                      <c:pt idx="5412">
                        <c:v>300</c:v>
                      </c:pt>
                      <c:pt idx="5413">
                        <c:v>300</c:v>
                      </c:pt>
                      <c:pt idx="5414">
                        <c:v>300</c:v>
                      </c:pt>
                      <c:pt idx="5415">
                        <c:v>300</c:v>
                      </c:pt>
                      <c:pt idx="5416">
                        <c:v>300</c:v>
                      </c:pt>
                      <c:pt idx="5417">
                        <c:v>300</c:v>
                      </c:pt>
                      <c:pt idx="5418">
                        <c:v>300</c:v>
                      </c:pt>
                      <c:pt idx="5419">
                        <c:v>300</c:v>
                      </c:pt>
                      <c:pt idx="5420">
                        <c:v>300</c:v>
                      </c:pt>
                      <c:pt idx="5421">
                        <c:v>300</c:v>
                      </c:pt>
                      <c:pt idx="5422">
                        <c:v>300</c:v>
                      </c:pt>
                      <c:pt idx="5423">
                        <c:v>300</c:v>
                      </c:pt>
                      <c:pt idx="5424">
                        <c:v>300</c:v>
                      </c:pt>
                      <c:pt idx="5425">
                        <c:v>300</c:v>
                      </c:pt>
                      <c:pt idx="5426">
                        <c:v>300</c:v>
                      </c:pt>
                      <c:pt idx="5427">
                        <c:v>300</c:v>
                      </c:pt>
                      <c:pt idx="5428">
                        <c:v>300</c:v>
                      </c:pt>
                      <c:pt idx="5429">
                        <c:v>300</c:v>
                      </c:pt>
                      <c:pt idx="5430">
                        <c:v>300</c:v>
                      </c:pt>
                      <c:pt idx="5431">
                        <c:v>300</c:v>
                      </c:pt>
                      <c:pt idx="5432">
                        <c:v>300</c:v>
                      </c:pt>
                      <c:pt idx="5433">
                        <c:v>300</c:v>
                      </c:pt>
                      <c:pt idx="5434">
                        <c:v>300</c:v>
                      </c:pt>
                      <c:pt idx="5435">
                        <c:v>300</c:v>
                      </c:pt>
                      <c:pt idx="5436">
                        <c:v>300</c:v>
                      </c:pt>
                      <c:pt idx="5437">
                        <c:v>300</c:v>
                      </c:pt>
                      <c:pt idx="5438">
                        <c:v>300</c:v>
                      </c:pt>
                      <c:pt idx="5439">
                        <c:v>300</c:v>
                      </c:pt>
                      <c:pt idx="5440">
                        <c:v>300</c:v>
                      </c:pt>
                      <c:pt idx="5441">
                        <c:v>300</c:v>
                      </c:pt>
                      <c:pt idx="5442">
                        <c:v>300</c:v>
                      </c:pt>
                      <c:pt idx="5443">
                        <c:v>300</c:v>
                      </c:pt>
                      <c:pt idx="5444">
                        <c:v>300</c:v>
                      </c:pt>
                      <c:pt idx="5445">
                        <c:v>300</c:v>
                      </c:pt>
                      <c:pt idx="5446">
                        <c:v>300</c:v>
                      </c:pt>
                      <c:pt idx="5447">
                        <c:v>300</c:v>
                      </c:pt>
                      <c:pt idx="5448">
                        <c:v>300</c:v>
                      </c:pt>
                      <c:pt idx="5449">
                        <c:v>300</c:v>
                      </c:pt>
                      <c:pt idx="5450">
                        <c:v>300</c:v>
                      </c:pt>
                      <c:pt idx="5451">
                        <c:v>300</c:v>
                      </c:pt>
                      <c:pt idx="5452">
                        <c:v>300</c:v>
                      </c:pt>
                      <c:pt idx="5453">
                        <c:v>300</c:v>
                      </c:pt>
                      <c:pt idx="5454">
                        <c:v>300</c:v>
                      </c:pt>
                      <c:pt idx="5455">
                        <c:v>300</c:v>
                      </c:pt>
                      <c:pt idx="5456">
                        <c:v>300</c:v>
                      </c:pt>
                      <c:pt idx="5457">
                        <c:v>300</c:v>
                      </c:pt>
                      <c:pt idx="5458">
                        <c:v>300</c:v>
                      </c:pt>
                      <c:pt idx="5459">
                        <c:v>300</c:v>
                      </c:pt>
                      <c:pt idx="5460">
                        <c:v>300</c:v>
                      </c:pt>
                      <c:pt idx="5461">
                        <c:v>300</c:v>
                      </c:pt>
                      <c:pt idx="5462">
                        <c:v>300</c:v>
                      </c:pt>
                      <c:pt idx="5463">
                        <c:v>300</c:v>
                      </c:pt>
                      <c:pt idx="5464">
                        <c:v>300</c:v>
                      </c:pt>
                      <c:pt idx="5465">
                        <c:v>300</c:v>
                      </c:pt>
                      <c:pt idx="5466">
                        <c:v>300</c:v>
                      </c:pt>
                      <c:pt idx="5467">
                        <c:v>300</c:v>
                      </c:pt>
                      <c:pt idx="5468">
                        <c:v>300</c:v>
                      </c:pt>
                      <c:pt idx="5469">
                        <c:v>300</c:v>
                      </c:pt>
                      <c:pt idx="5470">
                        <c:v>300</c:v>
                      </c:pt>
                      <c:pt idx="5471">
                        <c:v>300</c:v>
                      </c:pt>
                      <c:pt idx="5472">
                        <c:v>300</c:v>
                      </c:pt>
                      <c:pt idx="5473">
                        <c:v>300</c:v>
                      </c:pt>
                      <c:pt idx="5474">
                        <c:v>300</c:v>
                      </c:pt>
                      <c:pt idx="5475">
                        <c:v>300</c:v>
                      </c:pt>
                      <c:pt idx="5476">
                        <c:v>300</c:v>
                      </c:pt>
                      <c:pt idx="5477">
                        <c:v>300</c:v>
                      </c:pt>
                      <c:pt idx="5478">
                        <c:v>300</c:v>
                      </c:pt>
                      <c:pt idx="5479">
                        <c:v>300</c:v>
                      </c:pt>
                      <c:pt idx="5480">
                        <c:v>300</c:v>
                      </c:pt>
                      <c:pt idx="5481">
                        <c:v>300</c:v>
                      </c:pt>
                      <c:pt idx="5482">
                        <c:v>300</c:v>
                      </c:pt>
                      <c:pt idx="5483">
                        <c:v>300</c:v>
                      </c:pt>
                      <c:pt idx="5484">
                        <c:v>300</c:v>
                      </c:pt>
                      <c:pt idx="5485">
                        <c:v>300</c:v>
                      </c:pt>
                      <c:pt idx="5486">
                        <c:v>300</c:v>
                      </c:pt>
                      <c:pt idx="5487">
                        <c:v>300</c:v>
                      </c:pt>
                      <c:pt idx="5488">
                        <c:v>300</c:v>
                      </c:pt>
                      <c:pt idx="5489">
                        <c:v>300</c:v>
                      </c:pt>
                      <c:pt idx="5490">
                        <c:v>300</c:v>
                      </c:pt>
                      <c:pt idx="5491">
                        <c:v>300</c:v>
                      </c:pt>
                      <c:pt idx="5492">
                        <c:v>300</c:v>
                      </c:pt>
                      <c:pt idx="5493">
                        <c:v>300</c:v>
                      </c:pt>
                      <c:pt idx="5494">
                        <c:v>300</c:v>
                      </c:pt>
                      <c:pt idx="5495">
                        <c:v>300</c:v>
                      </c:pt>
                      <c:pt idx="5496">
                        <c:v>300</c:v>
                      </c:pt>
                      <c:pt idx="5497">
                        <c:v>300</c:v>
                      </c:pt>
                      <c:pt idx="5498">
                        <c:v>300</c:v>
                      </c:pt>
                      <c:pt idx="5499">
                        <c:v>300</c:v>
                      </c:pt>
                      <c:pt idx="5500">
                        <c:v>300</c:v>
                      </c:pt>
                      <c:pt idx="5501">
                        <c:v>300</c:v>
                      </c:pt>
                      <c:pt idx="5502">
                        <c:v>300</c:v>
                      </c:pt>
                      <c:pt idx="5503">
                        <c:v>300</c:v>
                      </c:pt>
                      <c:pt idx="5504">
                        <c:v>300</c:v>
                      </c:pt>
                      <c:pt idx="5505">
                        <c:v>300</c:v>
                      </c:pt>
                      <c:pt idx="5506">
                        <c:v>300</c:v>
                      </c:pt>
                      <c:pt idx="5507">
                        <c:v>300</c:v>
                      </c:pt>
                      <c:pt idx="5508">
                        <c:v>300</c:v>
                      </c:pt>
                      <c:pt idx="5509">
                        <c:v>300</c:v>
                      </c:pt>
                      <c:pt idx="5510">
                        <c:v>300</c:v>
                      </c:pt>
                      <c:pt idx="5511">
                        <c:v>300</c:v>
                      </c:pt>
                      <c:pt idx="5512">
                        <c:v>300</c:v>
                      </c:pt>
                      <c:pt idx="5513">
                        <c:v>300</c:v>
                      </c:pt>
                      <c:pt idx="5514">
                        <c:v>300</c:v>
                      </c:pt>
                      <c:pt idx="5515">
                        <c:v>300</c:v>
                      </c:pt>
                      <c:pt idx="5516">
                        <c:v>300</c:v>
                      </c:pt>
                      <c:pt idx="5517">
                        <c:v>300</c:v>
                      </c:pt>
                      <c:pt idx="5518">
                        <c:v>300</c:v>
                      </c:pt>
                      <c:pt idx="5519">
                        <c:v>300</c:v>
                      </c:pt>
                      <c:pt idx="5520">
                        <c:v>300</c:v>
                      </c:pt>
                      <c:pt idx="5521">
                        <c:v>300</c:v>
                      </c:pt>
                      <c:pt idx="5522">
                        <c:v>300</c:v>
                      </c:pt>
                      <c:pt idx="5523">
                        <c:v>300</c:v>
                      </c:pt>
                      <c:pt idx="5524">
                        <c:v>300</c:v>
                      </c:pt>
                      <c:pt idx="5525">
                        <c:v>300</c:v>
                      </c:pt>
                      <c:pt idx="5526">
                        <c:v>300</c:v>
                      </c:pt>
                      <c:pt idx="5527">
                        <c:v>300</c:v>
                      </c:pt>
                      <c:pt idx="5528">
                        <c:v>300</c:v>
                      </c:pt>
                      <c:pt idx="5529">
                        <c:v>300</c:v>
                      </c:pt>
                      <c:pt idx="5530">
                        <c:v>300</c:v>
                      </c:pt>
                      <c:pt idx="5531">
                        <c:v>300</c:v>
                      </c:pt>
                      <c:pt idx="5532">
                        <c:v>300</c:v>
                      </c:pt>
                      <c:pt idx="5533">
                        <c:v>300</c:v>
                      </c:pt>
                      <c:pt idx="5534">
                        <c:v>300</c:v>
                      </c:pt>
                      <c:pt idx="5535">
                        <c:v>300</c:v>
                      </c:pt>
                      <c:pt idx="5536">
                        <c:v>300</c:v>
                      </c:pt>
                      <c:pt idx="5537">
                        <c:v>300</c:v>
                      </c:pt>
                      <c:pt idx="5538">
                        <c:v>300</c:v>
                      </c:pt>
                      <c:pt idx="5539">
                        <c:v>300</c:v>
                      </c:pt>
                      <c:pt idx="5540">
                        <c:v>300</c:v>
                      </c:pt>
                      <c:pt idx="5541">
                        <c:v>300</c:v>
                      </c:pt>
                      <c:pt idx="5542">
                        <c:v>300</c:v>
                      </c:pt>
                      <c:pt idx="5543">
                        <c:v>300</c:v>
                      </c:pt>
                      <c:pt idx="5544">
                        <c:v>300</c:v>
                      </c:pt>
                      <c:pt idx="5545">
                        <c:v>300</c:v>
                      </c:pt>
                      <c:pt idx="5546">
                        <c:v>300</c:v>
                      </c:pt>
                      <c:pt idx="5547">
                        <c:v>300</c:v>
                      </c:pt>
                      <c:pt idx="5548">
                        <c:v>300</c:v>
                      </c:pt>
                      <c:pt idx="5549">
                        <c:v>300</c:v>
                      </c:pt>
                      <c:pt idx="5550">
                        <c:v>300</c:v>
                      </c:pt>
                      <c:pt idx="5551">
                        <c:v>300</c:v>
                      </c:pt>
                      <c:pt idx="5552">
                        <c:v>300</c:v>
                      </c:pt>
                      <c:pt idx="5553">
                        <c:v>300</c:v>
                      </c:pt>
                      <c:pt idx="5554">
                        <c:v>300</c:v>
                      </c:pt>
                      <c:pt idx="5555">
                        <c:v>300</c:v>
                      </c:pt>
                      <c:pt idx="5556">
                        <c:v>300</c:v>
                      </c:pt>
                      <c:pt idx="5557">
                        <c:v>300</c:v>
                      </c:pt>
                      <c:pt idx="5558">
                        <c:v>300</c:v>
                      </c:pt>
                      <c:pt idx="5559">
                        <c:v>300</c:v>
                      </c:pt>
                      <c:pt idx="5560">
                        <c:v>300</c:v>
                      </c:pt>
                      <c:pt idx="5561">
                        <c:v>300</c:v>
                      </c:pt>
                      <c:pt idx="5562">
                        <c:v>300</c:v>
                      </c:pt>
                      <c:pt idx="5563">
                        <c:v>300</c:v>
                      </c:pt>
                      <c:pt idx="5564">
                        <c:v>300</c:v>
                      </c:pt>
                      <c:pt idx="5565">
                        <c:v>300</c:v>
                      </c:pt>
                      <c:pt idx="5566">
                        <c:v>300</c:v>
                      </c:pt>
                      <c:pt idx="5567">
                        <c:v>300</c:v>
                      </c:pt>
                      <c:pt idx="5568">
                        <c:v>300</c:v>
                      </c:pt>
                      <c:pt idx="5569">
                        <c:v>300</c:v>
                      </c:pt>
                      <c:pt idx="5570">
                        <c:v>300</c:v>
                      </c:pt>
                      <c:pt idx="5571">
                        <c:v>300</c:v>
                      </c:pt>
                      <c:pt idx="5572">
                        <c:v>300</c:v>
                      </c:pt>
                      <c:pt idx="5573">
                        <c:v>300</c:v>
                      </c:pt>
                      <c:pt idx="5574">
                        <c:v>300</c:v>
                      </c:pt>
                      <c:pt idx="5575">
                        <c:v>300</c:v>
                      </c:pt>
                      <c:pt idx="5576">
                        <c:v>300</c:v>
                      </c:pt>
                      <c:pt idx="5577">
                        <c:v>300</c:v>
                      </c:pt>
                      <c:pt idx="5578">
                        <c:v>300</c:v>
                      </c:pt>
                      <c:pt idx="5579">
                        <c:v>300</c:v>
                      </c:pt>
                      <c:pt idx="5580">
                        <c:v>300</c:v>
                      </c:pt>
                      <c:pt idx="5581">
                        <c:v>300</c:v>
                      </c:pt>
                      <c:pt idx="5582">
                        <c:v>300</c:v>
                      </c:pt>
                      <c:pt idx="5583">
                        <c:v>300</c:v>
                      </c:pt>
                      <c:pt idx="5584">
                        <c:v>300</c:v>
                      </c:pt>
                      <c:pt idx="5585">
                        <c:v>300</c:v>
                      </c:pt>
                      <c:pt idx="5586">
                        <c:v>300</c:v>
                      </c:pt>
                      <c:pt idx="5587">
                        <c:v>300</c:v>
                      </c:pt>
                      <c:pt idx="5588">
                        <c:v>300</c:v>
                      </c:pt>
                      <c:pt idx="5589">
                        <c:v>300</c:v>
                      </c:pt>
                      <c:pt idx="5590">
                        <c:v>300</c:v>
                      </c:pt>
                      <c:pt idx="5591">
                        <c:v>300</c:v>
                      </c:pt>
                      <c:pt idx="5592">
                        <c:v>300</c:v>
                      </c:pt>
                      <c:pt idx="5593">
                        <c:v>300</c:v>
                      </c:pt>
                      <c:pt idx="5594">
                        <c:v>300</c:v>
                      </c:pt>
                      <c:pt idx="5595">
                        <c:v>300</c:v>
                      </c:pt>
                      <c:pt idx="5596">
                        <c:v>300</c:v>
                      </c:pt>
                      <c:pt idx="5597">
                        <c:v>300</c:v>
                      </c:pt>
                      <c:pt idx="5598">
                        <c:v>300</c:v>
                      </c:pt>
                      <c:pt idx="5599">
                        <c:v>300</c:v>
                      </c:pt>
                      <c:pt idx="5600">
                        <c:v>300</c:v>
                      </c:pt>
                      <c:pt idx="5601">
                        <c:v>300</c:v>
                      </c:pt>
                      <c:pt idx="5602">
                        <c:v>300</c:v>
                      </c:pt>
                      <c:pt idx="5603">
                        <c:v>300</c:v>
                      </c:pt>
                      <c:pt idx="5604">
                        <c:v>300</c:v>
                      </c:pt>
                      <c:pt idx="5605">
                        <c:v>300</c:v>
                      </c:pt>
                      <c:pt idx="5606">
                        <c:v>300</c:v>
                      </c:pt>
                      <c:pt idx="5607">
                        <c:v>300</c:v>
                      </c:pt>
                      <c:pt idx="5608">
                        <c:v>300</c:v>
                      </c:pt>
                      <c:pt idx="5609">
                        <c:v>300</c:v>
                      </c:pt>
                      <c:pt idx="5610">
                        <c:v>300</c:v>
                      </c:pt>
                      <c:pt idx="5611">
                        <c:v>300</c:v>
                      </c:pt>
                      <c:pt idx="5612">
                        <c:v>300</c:v>
                      </c:pt>
                      <c:pt idx="5613">
                        <c:v>300</c:v>
                      </c:pt>
                      <c:pt idx="5614">
                        <c:v>300</c:v>
                      </c:pt>
                      <c:pt idx="5615">
                        <c:v>300</c:v>
                      </c:pt>
                      <c:pt idx="5616">
                        <c:v>300</c:v>
                      </c:pt>
                      <c:pt idx="5617">
                        <c:v>300</c:v>
                      </c:pt>
                      <c:pt idx="5618">
                        <c:v>300</c:v>
                      </c:pt>
                      <c:pt idx="5619">
                        <c:v>300</c:v>
                      </c:pt>
                      <c:pt idx="5620">
                        <c:v>300</c:v>
                      </c:pt>
                      <c:pt idx="5621">
                        <c:v>300</c:v>
                      </c:pt>
                      <c:pt idx="5622">
                        <c:v>300</c:v>
                      </c:pt>
                      <c:pt idx="5623">
                        <c:v>300</c:v>
                      </c:pt>
                      <c:pt idx="5624">
                        <c:v>300</c:v>
                      </c:pt>
                      <c:pt idx="5625">
                        <c:v>300</c:v>
                      </c:pt>
                      <c:pt idx="5626">
                        <c:v>300</c:v>
                      </c:pt>
                      <c:pt idx="5627">
                        <c:v>300</c:v>
                      </c:pt>
                      <c:pt idx="5628">
                        <c:v>300</c:v>
                      </c:pt>
                      <c:pt idx="5629">
                        <c:v>300</c:v>
                      </c:pt>
                      <c:pt idx="5630">
                        <c:v>300</c:v>
                      </c:pt>
                      <c:pt idx="5631">
                        <c:v>300</c:v>
                      </c:pt>
                      <c:pt idx="5632">
                        <c:v>300</c:v>
                      </c:pt>
                      <c:pt idx="5633">
                        <c:v>300</c:v>
                      </c:pt>
                      <c:pt idx="5634">
                        <c:v>300</c:v>
                      </c:pt>
                      <c:pt idx="5635">
                        <c:v>300</c:v>
                      </c:pt>
                      <c:pt idx="5636">
                        <c:v>300</c:v>
                      </c:pt>
                      <c:pt idx="5637">
                        <c:v>300</c:v>
                      </c:pt>
                      <c:pt idx="5638">
                        <c:v>300</c:v>
                      </c:pt>
                      <c:pt idx="5639">
                        <c:v>300</c:v>
                      </c:pt>
                      <c:pt idx="5640">
                        <c:v>300</c:v>
                      </c:pt>
                      <c:pt idx="5641">
                        <c:v>300</c:v>
                      </c:pt>
                      <c:pt idx="5642">
                        <c:v>300</c:v>
                      </c:pt>
                      <c:pt idx="5643">
                        <c:v>300</c:v>
                      </c:pt>
                      <c:pt idx="5644">
                        <c:v>300</c:v>
                      </c:pt>
                      <c:pt idx="5645">
                        <c:v>300</c:v>
                      </c:pt>
                      <c:pt idx="5646">
                        <c:v>300</c:v>
                      </c:pt>
                      <c:pt idx="5647">
                        <c:v>300</c:v>
                      </c:pt>
                      <c:pt idx="5648">
                        <c:v>300</c:v>
                      </c:pt>
                      <c:pt idx="5649">
                        <c:v>300</c:v>
                      </c:pt>
                      <c:pt idx="5650">
                        <c:v>300</c:v>
                      </c:pt>
                      <c:pt idx="5651">
                        <c:v>300</c:v>
                      </c:pt>
                      <c:pt idx="5652">
                        <c:v>300</c:v>
                      </c:pt>
                      <c:pt idx="5653">
                        <c:v>300</c:v>
                      </c:pt>
                      <c:pt idx="5654">
                        <c:v>300</c:v>
                      </c:pt>
                      <c:pt idx="5655">
                        <c:v>300</c:v>
                      </c:pt>
                      <c:pt idx="5656">
                        <c:v>300</c:v>
                      </c:pt>
                      <c:pt idx="5657">
                        <c:v>300</c:v>
                      </c:pt>
                      <c:pt idx="5658">
                        <c:v>300</c:v>
                      </c:pt>
                      <c:pt idx="5659">
                        <c:v>300</c:v>
                      </c:pt>
                      <c:pt idx="5660">
                        <c:v>300</c:v>
                      </c:pt>
                      <c:pt idx="5661">
                        <c:v>300</c:v>
                      </c:pt>
                      <c:pt idx="5662">
                        <c:v>300</c:v>
                      </c:pt>
                      <c:pt idx="5663">
                        <c:v>300</c:v>
                      </c:pt>
                      <c:pt idx="5664">
                        <c:v>300</c:v>
                      </c:pt>
                      <c:pt idx="5665">
                        <c:v>300</c:v>
                      </c:pt>
                      <c:pt idx="5666">
                        <c:v>300</c:v>
                      </c:pt>
                      <c:pt idx="5667">
                        <c:v>300</c:v>
                      </c:pt>
                      <c:pt idx="5668">
                        <c:v>300</c:v>
                      </c:pt>
                      <c:pt idx="5669">
                        <c:v>300</c:v>
                      </c:pt>
                      <c:pt idx="5670">
                        <c:v>300</c:v>
                      </c:pt>
                      <c:pt idx="5671">
                        <c:v>300</c:v>
                      </c:pt>
                      <c:pt idx="5672">
                        <c:v>300</c:v>
                      </c:pt>
                      <c:pt idx="5673">
                        <c:v>300</c:v>
                      </c:pt>
                      <c:pt idx="5674">
                        <c:v>300</c:v>
                      </c:pt>
                      <c:pt idx="5675">
                        <c:v>300</c:v>
                      </c:pt>
                      <c:pt idx="5676">
                        <c:v>300</c:v>
                      </c:pt>
                      <c:pt idx="5677">
                        <c:v>300</c:v>
                      </c:pt>
                      <c:pt idx="5678">
                        <c:v>300</c:v>
                      </c:pt>
                      <c:pt idx="5679">
                        <c:v>300</c:v>
                      </c:pt>
                      <c:pt idx="5680">
                        <c:v>300</c:v>
                      </c:pt>
                      <c:pt idx="5681">
                        <c:v>300</c:v>
                      </c:pt>
                      <c:pt idx="5682">
                        <c:v>300</c:v>
                      </c:pt>
                      <c:pt idx="5683">
                        <c:v>300</c:v>
                      </c:pt>
                      <c:pt idx="5684">
                        <c:v>300</c:v>
                      </c:pt>
                      <c:pt idx="5685">
                        <c:v>300</c:v>
                      </c:pt>
                      <c:pt idx="5686">
                        <c:v>300</c:v>
                      </c:pt>
                      <c:pt idx="5687">
                        <c:v>300</c:v>
                      </c:pt>
                      <c:pt idx="5688">
                        <c:v>300</c:v>
                      </c:pt>
                      <c:pt idx="5689">
                        <c:v>300</c:v>
                      </c:pt>
                      <c:pt idx="5690">
                        <c:v>300</c:v>
                      </c:pt>
                      <c:pt idx="5691">
                        <c:v>300</c:v>
                      </c:pt>
                      <c:pt idx="5692">
                        <c:v>300</c:v>
                      </c:pt>
                      <c:pt idx="5693">
                        <c:v>300</c:v>
                      </c:pt>
                      <c:pt idx="5694">
                        <c:v>300</c:v>
                      </c:pt>
                      <c:pt idx="5695">
                        <c:v>300</c:v>
                      </c:pt>
                      <c:pt idx="5696">
                        <c:v>300</c:v>
                      </c:pt>
                      <c:pt idx="5697">
                        <c:v>300</c:v>
                      </c:pt>
                      <c:pt idx="5698">
                        <c:v>300</c:v>
                      </c:pt>
                      <c:pt idx="5699">
                        <c:v>300</c:v>
                      </c:pt>
                      <c:pt idx="5700">
                        <c:v>300</c:v>
                      </c:pt>
                      <c:pt idx="5701">
                        <c:v>300</c:v>
                      </c:pt>
                      <c:pt idx="5702">
                        <c:v>300</c:v>
                      </c:pt>
                      <c:pt idx="5703">
                        <c:v>300</c:v>
                      </c:pt>
                      <c:pt idx="5704">
                        <c:v>300</c:v>
                      </c:pt>
                      <c:pt idx="5705">
                        <c:v>300</c:v>
                      </c:pt>
                      <c:pt idx="5706">
                        <c:v>300</c:v>
                      </c:pt>
                      <c:pt idx="5707">
                        <c:v>300</c:v>
                      </c:pt>
                      <c:pt idx="5708">
                        <c:v>300</c:v>
                      </c:pt>
                      <c:pt idx="5709">
                        <c:v>300</c:v>
                      </c:pt>
                      <c:pt idx="5710">
                        <c:v>300</c:v>
                      </c:pt>
                      <c:pt idx="5711">
                        <c:v>300</c:v>
                      </c:pt>
                      <c:pt idx="5712">
                        <c:v>300</c:v>
                      </c:pt>
                      <c:pt idx="5713">
                        <c:v>300</c:v>
                      </c:pt>
                      <c:pt idx="5714">
                        <c:v>300</c:v>
                      </c:pt>
                      <c:pt idx="5715">
                        <c:v>300</c:v>
                      </c:pt>
                      <c:pt idx="5716">
                        <c:v>300</c:v>
                      </c:pt>
                      <c:pt idx="5717">
                        <c:v>300</c:v>
                      </c:pt>
                      <c:pt idx="5718">
                        <c:v>300</c:v>
                      </c:pt>
                      <c:pt idx="5719">
                        <c:v>300</c:v>
                      </c:pt>
                      <c:pt idx="5720">
                        <c:v>300</c:v>
                      </c:pt>
                      <c:pt idx="5721">
                        <c:v>300</c:v>
                      </c:pt>
                      <c:pt idx="5722">
                        <c:v>300</c:v>
                      </c:pt>
                      <c:pt idx="5723">
                        <c:v>300</c:v>
                      </c:pt>
                      <c:pt idx="5724">
                        <c:v>300</c:v>
                      </c:pt>
                      <c:pt idx="5725">
                        <c:v>300</c:v>
                      </c:pt>
                      <c:pt idx="5726">
                        <c:v>300</c:v>
                      </c:pt>
                      <c:pt idx="5727">
                        <c:v>300</c:v>
                      </c:pt>
                      <c:pt idx="5728">
                        <c:v>300</c:v>
                      </c:pt>
                      <c:pt idx="5729">
                        <c:v>300</c:v>
                      </c:pt>
                      <c:pt idx="5730">
                        <c:v>300</c:v>
                      </c:pt>
                      <c:pt idx="5731">
                        <c:v>300</c:v>
                      </c:pt>
                      <c:pt idx="5732">
                        <c:v>300</c:v>
                      </c:pt>
                      <c:pt idx="5733">
                        <c:v>300</c:v>
                      </c:pt>
                      <c:pt idx="5734">
                        <c:v>300</c:v>
                      </c:pt>
                      <c:pt idx="5735">
                        <c:v>300</c:v>
                      </c:pt>
                      <c:pt idx="5736">
                        <c:v>300</c:v>
                      </c:pt>
                      <c:pt idx="5737">
                        <c:v>300</c:v>
                      </c:pt>
                      <c:pt idx="5738">
                        <c:v>300</c:v>
                      </c:pt>
                      <c:pt idx="5739">
                        <c:v>300</c:v>
                      </c:pt>
                      <c:pt idx="5740">
                        <c:v>300</c:v>
                      </c:pt>
                      <c:pt idx="5741">
                        <c:v>300</c:v>
                      </c:pt>
                      <c:pt idx="5742">
                        <c:v>300</c:v>
                      </c:pt>
                      <c:pt idx="5743">
                        <c:v>300</c:v>
                      </c:pt>
                      <c:pt idx="5744">
                        <c:v>300</c:v>
                      </c:pt>
                      <c:pt idx="5745">
                        <c:v>300</c:v>
                      </c:pt>
                      <c:pt idx="5746">
                        <c:v>300</c:v>
                      </c:pt>
                      <c:pt idx="5747">
                        <c:v>300</c:v>
                      </c:pt>
                      <c:pt idx="5748">
                        <c:v>300</c:v>
                      </c:pt>
                      <c:pt idx="5749">
                        <c:v>300</c:v>
                      </c:pt>
                      <c:pt idx="5750">
                        <c:v>300</c:v>
                      </c:pt>
                      <c:pt idx="5751">
                        <c:v>300</c:v>
                      </c:pt>
                      <c:pt idx="5752">
                        <c:v>300</c:v>
                      </c:pt>
                      <c:pt idx="5753">
                        <c:v>300</c:v>
                      </c:pt>
                      <c:pt idx="5754">
                        <c:v>300</c:v>
                      </c:pt>
                      <c:pt idx="5755">
                        <c:v>300</c:v>
                      </c:pt>
                      <c:pt idx="5756">
                        <c:v>300</c:v>
                      </c:pt>
                      <c:pt idx="5757">
                        <c:v>300</c:v>
                      </c:pt>
                      <c:pt idx="5758">
                        <c:v>300</c:v>
                      </c:pt>
                      <c:pt idx="5759">
                        <c:v>300</c:v>
                      </c:pt>
                      <c:pt idx="5760">
                        <c:v>300</c:v>
                      </c:pt>
                      <c:pt idx="5761">
                        <c:v>300</c:v>
                      </c:pt>
                      <c:pt idx="5762">
                        <c:v>300</c:v>
                      </c:pt>
                      <c:pt idx="5763">
                        <c:v>300</c:v>
                      </c:pt>
                      <c:pt idx="5764">
                        <c:v>300</c:v>
                      </c:pt>
                      <c:pt idx="5765">
                        <c:v>300</c:v>
                      </c:pt>
                      <c:pt idx="5766">
                        <c:v>300</c:v>
                      </c:pt>
                      <c:pt idx="5767">
                        <c:v>300</c:v>
                      </c:pt>
                      <c:pt idx="5768">
                        <c:v>300</c:v>
                      </c:pt>
                      <c:pt idx="5769">
                        <c:v>300</c:v>
                      </c:pt>
                      <c:pt idx="5770">
                        <c:v>300</c:v>
                      </c:pt>
                      <c:pt idx="5771">
                        <c:v>300</c:v>
                      </c:pt>
                      <c:pt idx="5772">
                        <c:v>300</c:v>
                      </c:pt>
                      <c:pt idx="5773">
                        <c:v>300</c:v>
                      </c:pt>
                      <c:pt idx="5774">
                        <c:v>300</c:v>
                      </c:pt>
                      <c:pt idx="5775">
                        <c:v>300</c:v>
                      </c:pt>
                      <c:pt idx="5776">
                        <c:v>300</c:v>
                      </c:pt>
                      <c:pt idx="5777">
                        <c:v>300</c:v>
                      </c:pt>
                      <c:pt idx="5778">
                        <c:v>300</c:v>
                      </c:pt>
                      <c:pt idx="5779">
                        <c:v>300</c:v>
                      </c:pt>
                      <c:pt idx="5780">
                        <c:v>300</c:v>
                      </c:pt>
                      <c:pt idx="5781">
                        <c:v>300</c:v>
                      </c:pt>
                      <c:pt idx="5782">
                        <c:v>300</c:v>
                      </c:pt>
                      <c:pt idx="5783">
                        <c:v>300</c:v>
                      </c:pt>
                      <c:pt idx="5784" formatCode="0.00E+00">
                        <c:v>300</c:v>
                      </c:pt>
                      <c:pt idx="5785" formatCode="0.00E+00">
                        <c:v>300</c:v>
                      </c:pt>
                      <c:pt idx="5786" formatCode="0.00E+00">
                        <c:v>300</c:v>
                      </c:pt>
                      <c:pt idx="5787" formatCode="0.00E+00">
                        <c:v>300</c:v>
                      </c:pt>
                      <c:pt idx="5788" formatCode="0.00E+00">
                        <c:v>300</c:v>
                      </c:pt>
                      <c:pt idx="5789" formatCode="0.00E+00">
                        <c:v>300</c:v>
                      </c:pt>
                      <c:pt idx="5790" formatCode="0.00E+00">
                        <c:v>300</c:v>
                      </c:pt>
                      <c:pt idx="5791" formatCode="0.00E+00">
                        <c:v>300</c:v>
                      </c:pt>
                      <c:pt idx="5792" formatCode="0.00E+00">
                        <c:v>300</c:v>
                      </c:pt>
                      <c:pt idx="5793">
                        <c:v>300</c:v>
                      </c:pt>
                      <c:pt idx="5794">
                        <c:v>300</c:v>
                      </c:pt>
                      <c:pt idx="5795">
                        <c:v>300</c:v>
                      </c:pt>
                      <c:pt idx="5796">
                        <c:v>300</c:v>
                      </c:pt>
                      <c:pt idx="5797">
                        <c:v>300</c:v>
                      </c:pt>
                      <c:pt idx="5798">
                        <c:v>300</c:v>
                      </c:pt>
                      <c:pt idx="5799">
                        <c:v>300</c:v>
                      </c:pt>
                      <c:pt idx="5800">
                        <c:v>300</c:v>
                      </c:pt>
                      <c:pt idx="5801">
                        <c:v>300</c:v>
                      </c:pt>
                      <c:pt idx="5802">
                        <c:v>300</c:v>
                      </c:pt>
                      <c:pt idx="5803">
                        <c:v>300</c:v>
                      </c:pt>
                      <c:pt idx="5804">
                        <c:v>300</c:v>
                      </c:pt>
                      <c:pt idx="5805">
                        <c:v>300</c:v>
                      </c:pt>
                      <c:pt idx="5806">
                        <c:v>300</c:v>
                      </c:pt>
                      <c:pt idx="5807">
                        <c:v>300</c:v>
                      </c:pt>
                      <c:pt idx="5808">
                        <c:v>300</c:v>
                      </c:pt>
                      <c:pt idx="5809">
                        <c:v>300</c:v>
                      </c:pt>
                      <c:pt idx="5810">
                        <c:v>300</c:v>
                      </c:pt>
                      <c:pt idx="5811">
                        <c:v>300</c:v>
                      </c:pt>
                      <c:pt idx="5812">
                        <c:v>300</c:v>
                      </c:pt>
                      <c:pt idx="5813">
                        <c:v>300</c:v>
                      </c:pt>
                      <c:pt idx="5814">
                        <c:v>300</c:v>
                      </c:pt>
                      <c:pt idx="5815">
                        <c:v>300</c:v>
                      </c:pt>
                      <c:pt idx="5816">
                        <c:v>300</c:v>
                      </c:pt>
                      <c:pt idx="5817">
                        <c:v>300</c:v>
                      </c:pt>
                      <c:pt idx="5818">
                        <c:v>300</c:v>
                      </c:pt>
                      <c:pt idx="5819">
                        <c:v>300</c:v>
                      </c:pt>
                      <c:pt idx="5820">
                        <c:v>300</c:v>
                      </c:pt>
                      <c:pt idx="5821">
                        <c:v>300</c:v>
                      </c:pt>
                      <c:pt idx="5822">
                        <c:v>300</c:v>
                      </c:pt>
                      <c:pt idx="5823">
                        <c:v>300</c:v>
                      </c:pt>
                      <c:pt idx="5824">
                        <c:v>300</c:v>
                      </c:pt>
                      <c:pt idx="5825">
                        <c:v>300</c:v>
                      </c:pt>
                      <c:pt idx="5826">
                        <c:v>300</c:v>
                      </c:pt>
                      <c:pt idx="5827">
                        <c:v>300</c:v>
                      </c:pt>
                      <c:pt idx="5828">
                        <c:v>300</c:v>
                      </c:pt>
                      <c:pt idx="5829">
                        <c:v>300</c:v>
                      </c:pt>
                      <c:pt idx="5830">
                        <c:v>300</c:v>
                      </c:pt>
                      <c:pt idx="5831">
                        <c:v>300</c:v>
                      </c:pt>
                      <c:pt idx="5832">
                        <c:v>300</c:v>
                      </c:pt>
                      <c:pt idx="5833">
                        <c:v>300</c:v>
                      </c:pt>
                      <c:pt idx="5834">
                        <c:v>300</c:v>
                      </c:pt>
                      <c:pt idx="5835">
                        <c:v>300</c:v>
                      </c:pt>
                      <c:pt idx="5836">
                        <c:v>300</c:v>
                      </c:pt>
                      <c:pt idx="5837">
                        <c:v>300</c:v>
                      </c:pt>
                      <c:pt idx="5838">
                        <c:v>300</c:v>
                      </c:pt>
                      <c:pt idx="5839">
                        <c:v>300</c:v>
                      </c:pt>
                      <c:pt idx="5840">
                        <c:v>300</c:v>
                      </c:pt>
                      <c:pt idx="5841">
                        <c:v>300</c:v>
                      </c:pt>
                      <c:pt idx="5842">
                        <c:v>300</c:v>
                      </c:pt>
                      <c:pt idx="5843">
                        <c:v>300</c:v>
                      </c:pt>
                      <c:pt idx="5844">
                        <c:v>300</c:v>
                      </c:pt>
                      <c:pt idx="5845">
                        <c:v>300</c:v>
                      </c:pt>
                      <c:pt idx="5846">
                        <c:v>300</c:v>
                      </c:pt>
                      <c:pt idx="5847">
                        <c:v>300</c:v>
                      </c:pt>
                      <c:pt idx="5848">
                        <c:v>300</c:v>
                      </c:pt>
                      <c:pt idx="5849">
                        <c:v>300</c:v>
                      </c:pt>
                      <c:pt idx="5850">
                        <c:v>300</c:v>
                      </c:pt>
                      <c:pt idx="5851">
                        <c:v>300</c:v>
                      </c:pt>
                      <c:pt idx="5852">
                        <c:v>300</c:v>
                      </c:pt>
                      <c:pt idx="5853">
                        <c:v>300</c:v>
                      </c:pt>
                      <c:pt idx="5854">
                        <c:v>300</c:v>
                      </c:pt>
                      <c:pt idx="5855">
                        <c:v>300</c:v>
                      </c:pt>
                      <c:pt idx="5856">
                        <c:v>300</c:v>
                      </c:pt>
                      <c:pt idx="5857">
                        <c:v>300</c:v>
                      </c:pt>
                      <c:pt idx="5858">
                        <c:v>300</c:v>
                      </c:pt>
                      <c:pt idx="5859">
                        <c:v>300</c:v>
                      </c:pt>
                      <c:pt idx="5860">
                        <c:v>300</c:v>
                      </c:pt>
                      <c:pt idx="5861">
                        <c:v>300</c:v>
                      </c:pt>
                      <c:pt idx="5862">
                        <c:v>300</c:v>
                      </c:pt>
                      <c:pt idx="5863">
                        <c:v>300</c:v>
                      </c:pt>
                      <c:pt idx="5864">
                        <c:v>300</c:v>
                      </c:pt>
                      <c:pt idx="5865">
                        <c:v>300</c:v>
                      </c:pt>
                      <c:pt idx="5866">
                        <c:v>300</c:v>
                      </c:pt>
                      <c:pt idx="5867">
                        <c:v>300</c:v>
                      </c:pt>
                      <c:pt idx="5868">
                        <c:v>300</c:v>
                      </c:pt>
                      <c:pt idx="5869">
                        <c:v>300</c:v>
                      </c:pt>
                      <c:pt idx="5870">
                        <c:v>300</c:v>
                      </c:pt>
                      <c:pt idx="5871">
                        <c:v>300</c:v>
                      </c:pt>
                      <c:pt idx="5872">
                        <c:v>300</c:v>
                      </c:pt>
                      <c:pt idx="5873">
                        <c:v>300</c:v>
                      </c:pt>
                      <c:pt idx="5874">
                        <c:v>300</c:v>
                      </c:pt>
                      <c:pt idx="5875">
                        <c:v>300</c:v>
                      </c:pt>
                      <c:pt idx="5876">
                        <c:v>300</c:v>
                      </c:pt>
                      <c:pt idx="5877">
                        <c:v>300</c:v>
                      </c:pt>
                      <c:pt idx="5878">
                        <c:v>300</c:v>
                      </c:pt>
                      <c:pt idx="5879">
                        <c:v>300</c:v>
                      </c:pt>
                      <c:pt idx="5880">
                        <c:v>300</c:v>
                      </c:pt>
                      <c:pt idx="5881">
                        <c:v>300</c:v>
                      </c:pt>
                      <c:pt idx="5882">
                        <c:v>300</c:v>
                      </c:pt>
                      <c:pt idx="5883">
                        <c:v>300</c:v>
                      </c:pt>
                      <c:pt idx="5884">
                        <c:v>300</c:v>
                      </c:pt>
                      <c:pt idx="5885">
                        <c:v>300</c:v>
                      </c:pt>
                      <c:pt idx="5886">
                        <c:v>300</c:v>
                      </c:pt>
                      <c:pt idx="5887">
                        <c:v>300</c:v>
                      </c:pt>
                      <c:pt idx="5888">
                        <c:v>300</c:v>
                      </c:pt>
                      <c:pt idx="5889">
                        <c:v>300</c:v>
                      </c:pt>
                      <c:pt idx="5890">
                        <c:v>300</c:v>
                      </c:pt>
                      <c:pt idx="5891">
                        <c:v>300</c:v>
                      </c:pt>
                      <c:pt idx="5892">
                        <c:v>300</c:v>
                      </c:pt>
                      <c:pt idx="5893">
                        <c:v>300</c:v>
                      </c:pt>
                      <c:pt idx="5894">
                        <c:v>300</c:v>
                      </c:pt>
                      <c:pt idx="5895">
                        <c:v>300</c:v>
                      </c:pt>
                      <c:pt idx="5896">
                        <c:v>300</c:v>
                      </c:pt>
                      <c:pt idx="5897">
                        <c:v>300</c:v>
                      </c:pt>
                      <c:pt idx="5898">
                        <c:v>300</c:v>
                      </c:pt>
                      <c:pt idx="5899">
                        <c:v>300</c:v>
                      </c:pt>
                      <c:pt idx="5900">
                        <c:v>300</c:v>
                      </c:pt>
                      <c:pt idx="5901">
                        <c:v>300</c:v>
                      </c:pt>
                      <c:pt idx="5902">
                        <c:v>300</c:v>
                      </c:pt>
                      <c:pt idx="5903">
                        <c:v>300</c:v>
                      </c:pt>
                      <c:pt idx="5904">
                        <c:v>300</c:v>
                      </c:pt>
                      <c:pt idx="5905">
                        <c:v>300</c:v>
                      </c:pt>
                      <c:pt idx="5906">
                        <c:v>300</c:v>
                      </c:pt>
                      <c:pt idx="5907">
                        <c:v>300</c:v>
                      </c:pt>
                      <c:pt idx="5908">
                        <c:v>300</c:v>
                      </c:pt>
                      <c:pt idx="5909">
                        <c:v>300</c:v>
                      </c:pt>
                      <c:pt idx="5910">
                        <c:v>300</c:v>
                      </c:pt>
                      <c:pt idx="5911">
                        <c:v>300</c:v>
                      </c:pt>
                      <c:pt idx="5912">
                        <c:v>300</c:v>
                      </c:pt>
                      <c:pt idx="5913">
                        <c:v>300</c:v>
                      </c:pt>
                      <c:pt idx="5914">
                        <c:v>300</c:v>
                      </c:pt>
                      <c:pt idx="5915">
                        <c:v>300</c:v>
                      </c:pt>
                      <c:pt idx="5916">
                        <c:v>300</c:v>
                      </c:pt>
                      <c:pt idx="5917">
                        <c:v>300</c:v>
                      </c:pt>
                      <c:pt idx="5918">
                        <c:v>300</c:v>
                      </c:pt>
                      <c:pt idx="5919">
                        <c:v>300</c:v>
                      </c:pt>
                      <c:pt idx="5920">
                        <c:v>300</c:v>
                      </c:pt>
                      <c:pt idx="5921">
                        <c:v>300</c:v>
                      </c:pt>
                      <c:pt idx="5922">
                        <c:v>300</c:v>
                      </c:pt>
                      <c:pt idx="5923">
                        <c:v>300</c:v>
                      </c:pt>
                      <c:pt idx="5924">
                        <c:v>300</c:v>
                      </c:pt>
                      <c:pt idx="5925">
                        <c:v>300</c:v>
                      </c:pt>
                      <c:pt idx="5926">
                        <c:v>300</c:v>
                      </c:pt>
                      <c:pt idx="5927">
                        <c:v>300</c:v>
                      </c:pt>
                      <c:pt idx="5928">
                        <c:v>300</c:v>
                      </c:pt>
                      <c:pt idx="5929">
                        <c:v>300</c:v>
                      </c:pt>
                      <c:pt idx="5930">
                        <c:v>300</c:v>
                      </c:pt>
                      <c:pt idx="5931">
                        <c:v>300</c:v>
                      </c:pt>
                      <c:pt idx="5932">
                        <c:v>300</c:v>
                      </c:pt>
                      <c:pt idx="5933">
                        <c:v>300</c:v>
                      </c:pt>
                      <c:pt idx="5934">
                        <c:v>300</c:v>
                      </c:pt>
                      <c:pt idx="5935">
                        <c:v>300</c:v>
                      </c:pt>
                      <c:pt idx="5936">
                        <c:v>300</c:v>
                      </c:pt>
                      <c:pt idx="5937">
                        <c:v>300</c:v>
                      </c:pt>
                      <c:pt idx="5938">
                        <c:v>300</c:v>
                      </c:pt>
                      <c:pt idx="5939">
                        <c:v>300</c:v>
                      </c:pt>
                      <c:pt idx="5940">
                        <c:v>300</c:v>
                      </c:pt>
                      <c:pt idx="5941">
                        <c:v>300</c:v>
                      </c:pt>
                      <c:pt idx="5942">
                        <c:v>300</c:v>
                      </c:pt>
                      <c:pt idx="5943">
                        <c:v>300</c:v>
                      </c:pt>
                      <c:pt idx="5944">
                        <c:v>300</c:v>
                      </c:pt>
                      <c:pt idx="5945">
                        <c:v>300</c:v>
                      </c:pt>
                      <c:pt idx="5946">
                        <c:v>300</c:v>
                      </c:pt>
                      <c:pt idx="5947">
                        <c:v>300</c:v>
                      </c:pt>
                      <c:pt idx="5948">
                        <c:v>300</c:v>
                      </c:pt>
                      <c:pt idx="5949">
                        <c:v>300</c:v>
                      </c:pt>
                      <c:pt idx="5950">
                        <c:v>300</c:v>
                      </c:pt>
                      <c:pt idx="5951">
                        <c:v>300</c:v>
                      </c:pt>
                      <c:pt idx="5952">
                        <c:v>300</c:v>
                      </c:pt>
                      <c:pt idx="5953">
                        <c:v>300</c:v>
                      </c:pt>
                      <c:pt idx="5954">
                        <c:v>300</c:v>
                      </c:pt>
                      <c:pt idx="5955">
                        <c:v>300</c:v>
                      </c:pt>
                      <c:pt idx="5956">
                        <c:v>300</c:v>
                      </c:pt>
                      <c:pt idx="5957">
                        <c:v>300</c:v>
                      </c:pt>
                      <c:pt idx="5958">
                        <c:v>300</c:v>
                      </c:pt>
                      <c:pt idx="5959">
                        <c:v>300</c:v>
                      </c:pt>
                      <c:pt idx="5960">
                        <c:v>300</c:v>
                      </c:pt>
                      <c:pt idx="5961">
                        <c:v>300</c:v>
                      </c:pt>
                      <c:pt idx="5962">
                        <c:v>300</c:v>
                      </c:pt>
                      <c:pt idx="5963">
                        <c:v>300</c:v>
                      </c:pt>
                      <c:pt idx="5964">
                        <c:v>300</c:v>
                      </c:pt>
                      <c:pt idx="5965">
                        <c:v>300</c:v>
                      </c:pt>
                      <c:pt idx="5966">
                        <c:v>300</c:v>
                      </c:pt>
                      <c:pt idx="5967">
                        <c:v>300</c:v>
                      </c:pt>
                      <c:pt idx="5968">
                        <c:v>300</c:v>
                      </c:pt>
                      <c:pt idx="5969">
                        <c:v>300</c:v>
                      </c:pt>
                      <c:pt idx="5970">
                        <c:v>300</c:v>
                      </c:pt>
                      <c:pt idx="5971">
                        <c:v>300</c:v>
                      </c:pt>
                      <c:pt idx="5972">
                        <c:v>300</c:v>
                      </c:pt>
                      <c:pt idx="5973">
                        <c:v>300</c:v>
                      </c:pt>
                      <c:pt idx="5974">
                        <c:v>300</c:v>
                      </c:pt>
                      <c:pt idx="5975">
                        <c:v>300</c:v>
                      </c:pt>
                      <c:pt idx="5976">
                        <c:v>300</c:v>
                      </c:pt>
                      <c:pt idx="5977">
                        <c:v>300</c:v>
                      </c:pt>
                      <c:pt idx="5978">
                        <c:v>300</c:v>
                      </c:pt>
                      <c:pt idx="5979">
                        <c:v>300</c:v>
                      </c:pt>
                      <c:pt idx="5980">
                        <c:v>300</c:v>
                      </c:pt>
                      <c:pt idx="5981">
                        <c:v>300</c:v>
                      </c:pt>
                      <c:pt idx="5982">
                        <c:v>300</c:v>
                      </c:pt>
                      <c:pt idx="5983">
                        <c:v>300</c:v>
                      </c:pt>
                      <c:pt idx="5984">
                        <c:v>300</c:v>
                      </c:pt>
                      <c:pt idx="5985">
                        <c:v>300</c:v>
                      </c:pt>
                      <c:pt idx="5986">
                        <c:v>300</c:v>
                      </c:pt>
                      <c:pt idx="5987">
                        <c:v>300</c:v>
                      </c:pt>
                      <c:pt idx="5988">
                        <c:v>300</c:v>
                      </c:pt>
                      <c:pt idx="5989">
                        <c:v>300</c:v>
                      </c:pt>
                      <c:pt idx="5990">
                        <c:v>300</c:v>
                      </c:pt>
                      <c:pt idx="5991">
                        <c:v>300</c:v>
                      </c:pt>
                      <c:pt idx="5992">
                        <c:v>300</c:v>
                      </c:pt>
                      <c:pt idx="5993">
                        <c:v>300</c:v>
                      </c:pt>
                      <c:pt idx="5994">
                        <c:v>300</c:v>
                      </c:pt>
                      <c:pt idx="5995">
                        <c:v>300</c:v>
                      </c:pt>
                      <c:pt idx="5996">
                        <c:v>300</c:v>
                      </c:pt>
                      <c:pt idx="5997">
                        <c:v>300</c:v>
                      </c:pt>
                      <c:pt idx="5998">
                        <c:v>300</c:v>
                      </c:pt>
                      <c:pt idx="5999">
                        <c:v>300</c:v>
                      </c:pt>
                      <c:pt idx="6000">
                        <c:v>300</c:v>
                      </c:pt>
                      <c:pt idx="6001">
                        <c:v>300</c:v>
                      </c:pt>
                      <c:pt idx="6002">
                        <c:v>300</c:v>
                      </c:pt>
                      <c:pt idx="6003">
                        <c:v>300</c:v>
                      </c:pt>
                      <c:pt idx="6004">
                        <c:v>300</c:v>
                      </c:pt>
                      <c:pt idx="6005">
                        <c:v>300</c:v>
                      </c:pt>
                      <c:pt idx="6006">
                        <c:v>300</c:v>
                      </c:pt>
                      <c:pt idx="6007">
                        <c:v>300</c:v>
                      </c:pt>
                      <c:pt idx="6008">
                        <c:v>300</c:v>
                      </c:pt>
                      <c:pt idx="6009">
                        <c:v>300</c:v>
                      </c:pt>
                      <c:pt idx="6010">
                        <c:v>300</c:v>
                      </c:pt>
                      <c:pt idx="6011">
                        <c:v>300</c:v>
                      </c:pt>
                      <c:pt idx="6012">
                        <c:v>300</c:v>
                      </c:pt>
                      <c:pt idx="6013">
                        <c:v>300</c:v>
                      </c:pt>
                      <c:pt idx="6014">
                        <c:v>300</c:v>
                      </c:pt>
                      <c:pt idx="6015">
                        <c:v>300</c:v>
                      </c:pt>
                      <c:pt idx="6016">
                        <c:v>300</c:v>
                      </c:pt>
                      <c:pt idx="6017">
                        <c:v>300</c:v>
                      </c:pt>
                      <c:pt idx="6018">
                        <c:v>300</c:v>
                      </c:pt>
                      <c:pt idx="6019">
                        <c:v>300</c:v>
                      </c:pt>
                      <c:pt idx="6020">
                        <c:v>300</c:v>
                      </c:pt>
                      <c:pt idx="6021">
                        <c:v>300</c:v>
                      </c:pt>
                      <c:pt idx="6022">
                        <c:v>300</c:v>
                      </c:pt>
                      <c:pt idx="6023">
                        <c:v>300</c:v>
                      </c:pt>
                      <c:pt idx="6024">
                        <c:v>300</c:v>
                      </c:pt>
                      <c:pt idx="6025">
                        <c:v>300</c:v>
                      </c:pt>
                      <c:pt idx="6026">
                        <c:v>300</c:v>
                      </c:pt>
                      <c:pt idx="6027">
                        <c:v>300</c:v>
                      </c:pt>
                      <c:pt idx="6028">
                        <c:v>300</c:v>
                      </c:pt>
                      <c:pt idx="6029">
                        <c:v>300</c:v>
                      </c:pt>
                      <c:pt idx="6030">
                        <c:v>300</c:v>
                      </c:pt>
                      <c:pt idx="6031">
                        <c:v>300</c:v>
                      </c:pt>
                      <c:pt idx="6032">
                        <c:v>300</c:v>
                      </c:pt>
                      <c:pt idx="6033">
                        <c:v>300</c:v>
                      </c:pt>
                      <c:pt idx="6034">
                        <c:v>300</c:v>
                      </c:pt>
                      <c:pt idx="6035">
                        <c:v>300</c:v>
                      </c:pt>
                      <c:pt idx="6036">
                        <c:v>300</c:v>
                      </c:pt>
                      <c:pt idx="6037">
                        <c:v>300</c:v>
                      </c:pt>
                      <c:pt idx="6038">
                        <c:v>300</c:v>
                      </c:pt>
                      <c:pt idx="6039">
                        <c:v>300</c:v>
                      </c:pt>
                      <c:pt idx="6040">
                        <c:v>300</c:v>
                      </c:pt>
                      <c:pt idx="6041">
                        <c:v>300</c:v>
                      </c:pt>
                      <c:pt idx="6042">
                        <c:v>300</c:v>
                      </c:pt>
                      <c:pt idx="6043">
                        <c:v>300</c:v>
                      </c:pt>
                      <c:pt idx="6044">
                        <c:v>300</c:v>
                      </c:pt>
                      <c:pt idx="6045">
                        <c:v>300</c:v>
                      </c:pt>
                      <c:pt idx="6046">
                        <c:v>300</c:v>
                      </c:pt>
                      <c:pt idx="6047">
                        <c:v>300</c:v>
                      </c:pt>
                      <c:pt idx="6048">
                        <c:v>300</c:v>
                      </c:pt>
                      <c:pt idx="6049">
                        <c:v>300</c:v>
                      </c:pt>
                      <c:pt idx="6050">
                        <c:v>300</c:v>
                      </c:pt>
                      <c:pt idx="6051">
                        <c:v>300</c:v>
                      </c:pt>
                      <c:pt idx="6052">
                        <c:v>300</c:v>
                      </c:pt>
                      <c:pt idx="6053">
                        <c:v>300</c:v>
                      </c:pt>
                      <c:pt idx="6054">
                        <c:v>300</c:v>
                      </c:pt>
                      <c:pt idx="6055">
                        <c:v>300</c:v>
                      </c:pt>
                      <c:pt idx="6056">
                        <c:v>300</c:v>
                      </c:pt>
                      <c:pt idx="6057">
                        <c:v>300</c:v>
                      </c:pt>
                      <c:pt idx="6058">
                        <c:v>300</c:v>
                      </c:pt>
                      <c:pt idx="6059">
                        <c:v>300</c:v>
                      </c:pt>
                      <c:pt idx="6060">
                        <c:v>300</c:v>
                      </c:pt>
                      <c:pt idx="6061">
                        <c:v>300</c:v>
                      </c:pt>
                      <c:pt idx="6062">
                        <c:v>300</c:v>
                      </c:pt>
                      <c:pt idx="6063">
                        <c:v>300</c:v>
                      </c:pt>
                      <c:pt idx="6064">
                        <c:v>300</c:v>
                      </c:pt>
                      <c:pt idx="6065">
                        <c:v>300</c:v>
                      </c:pt>
                      <c:pt idx="6066">
                        <c:v>300</c:v>
                      </c:pt>
                      <c:pt idx="6067">
                        <c:v>300</c:v>
                      </c:pt>
                      <c:pt idx="6068">
                        <c:v>300</c:v>
                      </c:pt>
                      <c:pt idx="6069">
                        <c:v>300</c:v>
                      </c:pt>
                      <c:pt idx="6070">
                        <c:v>300</c:v>
                      </c:pt>
                      <c:pt idx="6071">
                        <c:v>300</c:v>
                      </c:pt>
                      <c:pt idx="6072">
                        <c:v>300</c:v>
                      </c:pt>
                      <c:pt idx="6073">
                        <c:v>300</c:v>
                      </c:pt>
                      <c:pt idx="6074">
                        <c:v>300</c:v>
                      </c:pt>
                      <c:pt idx="6075">
                        <c:v>300</c:v>
                      </c:pt>
                      <c:pt idx="6076">
                        <c:v>300</c:v>
                      </c:pt>
                      <c:pt idx="6077">
                        <c:v>300</c:v>
                      </c:pt>
                      <c:pt idx="6078">
                        <c:v>300</c:v>
                      </c:pt>
                      <c:pt idx="6079">
                        <c:v>300</c:v>
                      </c:pt>
                      <c:pt idx="6080">
                        <c:v>300</c:v>
                      </c:pt>
                      <c:pt idx="6081">
                        <c:v>300</c:v>
                      </c:pt>
                      <c:pt idx="6082">
                        <c:v>300</c:v>
                      </c:pt>
                      <c:pt idx="6083">
                        <c:v>300</c:v>
                      </c:pt>
                      <c:pt idx="6084">
                        <c:v>300</c:v>
                      </c:pt>
                      <c:pt idx="6085">
                        <c:v>300</c:v>
                      </c:pt>
                      <c:pt idx="6086">
                        <c:v>300</c:v>
                      </c:pt>
                      <c:pt idx="6087">
                        <c:v>300</c:v>
                      </c:pt>
                      <c:pt idx="6088">
                        <c:v>300</c:v>
                      </c:pt>
                      <c:pt idx="6089">
                        <c:v>300</c:v>
                      </c:pt>
                      <c:pt idx="6090">
                        <c:v>300</c:v>
                      </c:pt>
                      <c:pt idx="6091">
                        <c:v>300</c:v>
                      </c:pt>
                      <c:pt idx="6092">
                        <c:v>300</c:v>
                      </c:pt>
                      <c:pt idx="6093">
                        <c:v>300</c:v>
                      </c:pt>
                      <c:pt idx="6094">
                        <c:v>300</c:v>
                      </c:pt>
                      <c:pt idx="6095">
                        <c:v>300</c:v>
                      </c:pt>
                      <c:pt idx="6096">
                        <c:v>300</c:v>
                      </c:pt>
                      <c:pt idx="6097">
                        <c:v>300</c:v>
                      </c:pt>
                      <c:pt idx="6098">
                        <c:v>300</c:v>
                      </c:pt>
                      <c:pt idx="6099">
                        <c:v>300</c:v>
                      </c:pt>
                      <c:pt idx="6100">
                        <c:v>300</c:v>
                      </c:pt>
                      <c:pt idx="6101">
                        <c:v>300</c:v>
                      </c:pt>
                      <c:pt idx="6102">
                        <c:v>300</c:v>
                      </c:pt>
                      <c:pt idx="6103">
                        <c:v>300</c:v>
                      </c:pt>
                      <c:pt idx="6104">
                        <c:v>300</c:v>
                      </c:pt>
                      <c:pt idx="6105">
                        <c:v>300</c:v>
                      </c:pt>
                      <c:pt idx="6106">
                        <c:v>300</c:v>
                      </c:pt>
                      <c:pt idx="6107">
                        <c:v>300</c:v>
                      </c:pt>
                      <c:pt idx="6108">
                        <c:v>300</c:v>
                      </c:pt>
                      <c:pt idx="6109">
                        <c:v>300</c:v>
                      </c:pt>
                      <c:pt idx="6110">
                        <c:v>300</c:v>
                      </c:pt>
                      <c:pt idx="6111">
                        <c:v>300</c:v>
                      </c:pt>
                      <c:pt idx="6112">
                        <c:v>300</c:v>
                      </c:pt>
                      <c:pt idx="6113">
                        <c:v>300</c:v>
                      </c:pt>
                      <c:pt idx="6114">
                        <c:v>300</c:v>
                      </c:pt>
                      <c:pt idx="6115">
                        <c:v>300</c:v>
                      </c:pt>
                      <c:pt idx="6116">
                        <c:v>300</c:v>
                      </c:pt>
                      <c:pt idx="6117">
                        <c:v>300</c:v>
                      </c:pt>
                      <c:pt idx="6118">
                        <c:v>300</c:v>
                      </c:pt>
                      <c:pt idx="6119">
                        <c:v>300</c:v>
                      </c:pt>
                      <c:pt idx="6120">
                        <c:v>300</c:v>
                      </c:pt>
                      <c:pt idx="6121">
                        <c:v>300</c:v>
                      </c:pt>
                      <c:pt idx="6122">
                        <c:v>300</c:v>
                      </c:pt>
                      <c:pt idx="6123">
                        <c:v>300</c:v>
                      </c:pt>
                      <c:pt idx="6124">
                        <c:v>300</c:v>
                      </c:pt>
                      <c:pt idx="6125">
                        <c:v>300</c:v>
                      </c:pt>
                      <c:pt idx="6126">
                        <c:v>300</c:v>
                      </c:pt>
                      <c:pt idx="6127">
                        <c:v>300</c:v>
                      </c:pt>
                      <c:pt idx="6128">
                        <c:v>300</c:v>
                      </c:pt>
                      <c:pt idx="6129">
                        <c:v>300</c:v>
                      </c:pt>
                      <c:pt idx="6130">
                        <c:v>300</c:v>
                      </c:pt>
                      <c:pt idx="6131">
                        <c:v>300</c:v>
                      </c:pt>
                      <c:pt idx="6132">
                        <c:v>300</c:v>
                      </c:pt>
                      <c:pt idx="6133">
                        <c:v>300</c:v>
                      </c:pt>
                      <c:pt idx="6134">
                        <c:v>300</c:v>
                      </c:pt>
                      <c:pt idx="6135">
                        <c:v>300</c:v>
                      </c:pt>
                      <c:pt idx="6136">
                        <c:v>300</c:v>
                      </c:pt>
                      <c:pt idx="6137">
                        <c:v>300</c:v>
                      </c:pt>
                      <c:pt idx="6138">
                        <c:v>300</c:v>
                      </c:pt>
                      <c:pt idx="6139">
                        <c:v>300</c:v>
                      </c:pt>
                      <c:pt idx="6140">
                        <c:v>300</c:v>
                      </c:pt>
                      <c:pt idx="6141">
                        <c:v>300</c:v>
                      </c:pt>
                      <c:pt idx="6142">
                        <c:v>300</c:v>
                      </c:pt>
                      <c:pt idx="6143">
                        <c:v>300</c:v>
                      </c:pt>
                      <c:pt idx="6144">
                        <c:v>300</c:v>
                      </c:pt>
                      <c:pt idx="6145">
                        <c:v>300</c:v>
                      </c:pt>
                      <c:pt idx="6146">
                        <c:v>300</c:v>
                      </c:pt>
                      <c:pt idx="6147">
                        <c:v>300</c:v>
                      </c:pt>
                      <c:pt idx="6148">
                        <c:v>300</c:v>
                      </c:pt>
                      <c:pt idx="6149">
                        <c:v>300</c:v>
                      </c:pt>
                      <c:pt idx="6150">
                        <c:v>300</c:v>
                      </c:pt>
                      <c:pt idx="6151">
                        <c:v>300</c:v>
                      </c:pt>
                      <c:pt idx="6152">
                        <c:v>300</c:v>
                      </c:pt>
                      <c:pt idx="6153">
                        <c:v>300</c:v>
                      </c:pt>
                      <c:pt idx="6154">
                        <c:v>300</c:v>
                      </c:pt>
                      <c:pt idx="6155">
                        <c:v>300</c:v>
                      </c:pt>
                      <c:pt idx="6156">
                        <c:v>300</c:v>
                      </c:pt>
                      <c:pt idx="6157">
                        <c:v>300</c:v>
                      </c:pt>
                      <c:pt idx="6158">
                        <c:v>300</c:v>
                      </c:pt>
                      <c:pt idx="6159">
                        <c:v>300</c:v>
                      </c:pt>
                      <c:pt idx="6160">
                        <c:v>300</c:v>
                      </c:pt>
                      <c:pt idx="6161">
                        <c:v>300</c:v>
                      </c:pt>
                      <c:pt idx="6162">
                        <c:v>300</c:v>
                      </c:pt>
                      <c:pt idx="6163">
                        <c:v>300</c:v>
                      </c:pt>
                      <c:pt idx="6164">
                        <c:v>300</c:v>
                      </c:pt>
                      <c:pt idx="6165">
                        <c:v>300</c:v>
                      </c:pt>
                      <c:pt idx="6166">
                        <c:v>300</c:v>
                      </c:pt>
                      <c:pt idx="6167">
                        <c:v>300</c:v>
                      </c:pt>
                      <c:pt idx="6168">
                        <c:v>300</c:v>
                      </c:pt>
                      <c:pt idx="6169">
                        <c:v>300</c:v>
                      </c:pt>
                      <c:pt idx="6170">
                        <c:v>300</c:v>
                      </c:pt>
                      <c:pt idx="6171">
                        <c:v>300</c:v>
                      </c:pt>
                      <c:pt idx="6172">
                        <c:v>300</c:v>
                      </c:pt>
                      <c:pt idx="6173">
                        <c:v>300</c:v>
                      </c:pt>
                      <c:pt idx="6174">
                        <c:v>300</c:v>
                      </c:pt>
                      <c:pt idx="6175">
                        <c:v>300</c:v>
                      </c:pt>
                      <c:pt idx="6176">
                        <c:v>300</c:v>
                      </c:pt>
                      <c:pt idx="6177">
                        <c:v>300</c:v>
                      </c:pt>
                      <c:pt idx="6178">
                        <c:v>300</c:v>
                      </c:pt>
                      <c:pt idx="6179">
                        <c:v>300</c:v>
                      </c:pt>
                      <c:pt idx="6180">
                        <c:v>300</c:v>
                      </c:pt>
                      <c:pt idx="6181">
                        <c:v>300</c:v>
                      </c:pt>
                      <c:pt idx="6182">
                        <c:v>300</c:v>
                      </c:pt>
                      <c:pt idx="6183">
                        <c:v>300</c:v>
                      </c:pt>
                      <c:pt idx="6184">
                        <c:v>300</c:v>
                      </c:pt>
                      <c:pt idx="6185">
                        <c:v>300</c:v>
                      </c:pt>
                      <c:pt idx="6186">
                        <c:v>300</c:v>
                      </c:pt>
                      <c:pt idx="6187">
                        <c:v>300</c:v>
                      </c:pt>
                      <c:pt idx="6188">
                        <c:v>300</c:v>
                      </c:pt>
                      <c:pt idx="6189">
                        <c:v>300</c:v>
                      </c:pt>
                      <c:pt idx="6190">
                        <c:v>300</c:v>
                      </c:pt>
                      <c:pt idx="6191">
                        <c:v>300</c:v>
                      </c:pt>
                      <c:pt idx="6192">
                        <c:v>300</c:v>
                      </c:pt>
                      <c:pt idx="6193">
                        <c:v>300</c:v>
                      </c:pt>
                      <c:pt idx="6194">
                        <c:v>300</c:v>
                      </c:pt>
                      <c:pt idx="6195">
                        <c:v>300</c:v>
                      </c:pt>
                      <c:pt idx="6196">
                        <c:v>300</c:v>
                      </c:pt>
                      <c:pt idx="6197">
                        <c:v>300</c:v>
                      </c:pt>
                      <c:pt idx="6198">
                        <c:v>300</c:v>
                      </c:pt>
                      <c:pt idx="6199">
                        <c:v>300</c:v>
                      </c:pt>
                      <c:pt idx="6200">
                        <c:v>300</c:v>
                      </c:pt>
                      <c:pt idx="6201">
                        <c:v>300</c:v>
                      </c:pt>
                      <c:pt idx="6202">
                        <c:v>300</c:v>
                      </c:pt>
                      <c:pt idx="6203">
                        <c:v>300</c:v>
                      </c:pt>
                      <c:pt idx="6204">
                        <c:v>300</c:v>
                      </c:pt>
                      <c:pt idx="6205">
                        <c:v>300</c:v>
                      </c:pt>
                      <c:pt idx="6206">
                        <c:v>300</c:v>
                      </c:pt>
                      <c:pt idx="6207">
                        <c:v>300</c:v>
                      </c:pt>
                      <c:pt idx="6208">
                        <c:v>300</c:v>
                      </c:pt>
                      <c:pt idx="6209">
                        <c:v>300</c:v>
                      </c:pt>
                      <c:pt idx="6210">
                        <c:v>300</c:v>
                      </c:pt>
                      <c:pt idx="6211">
                        <c:v>300</c:v>
                      </c:pt>
                      <c:pt idx="6212">
                        <c:v>300</c:v>
                      </c:pt>
                      <c:pt idx="6213">
                        <c:v>300</c:v>
                      </c:pt>
                      <c:pt idx="6214">
                        <c:v>300</c:v>
                      </c:pt>
                      <c:pt idx="6215">
                        <c:v>300</c:v>
                      </c:pt>
                      <c:pt idx="6216">
                        <c:v>300</c:v>
                      </c:pt>
                      <c:pt idx="6217">
                        <c:v>300</c:v>
                      </c:pt>
                      <c:pt idx="6218">
                        <c:v>300</c:v>
                      </c:pt>
                      <c:pt idx="6219">
                        <c:v>300</c:v>
                      </c:pt>
                      <c:pt idx="6220">
                        <c:v>300</c:v>
                      </c:pt>
                      <c:pt idx="6221">
                        <c:v>300</c:v>
                      </c:pt>
                      <c:pt idx="6222">
                        <c:v>300</c:v>
                      </c:pt>
                      <c:pt idx="6223">
                        <c:v>300</c:v>
                      </c:pt>
                      <c:pt idx="6224">
                        <c:v>300</c:v>
                      </c:pt>
                      <c:pt idx="6225">
                        <c:v>300</c:v>
                      </c:pt>
                      <c:pt idx="6226">
                        <c:v>300</c:v>
                      </c:pt>
                      <c:pt idx="6227">
                        <c:v>300</c:v>
                      </c:pt>
                      <c:pt idx="6228">
                        <c:v>300</c:v>
                      </c:pt>
                      <c:pt idx="6229">
                        <c:v>300</c:v>
                      </c:pt>
                      <c:pt idx="6230">
                        <c:v>300</c:v>
                      </c:pt>
                      <c:pt idx="6231">
                        <c:v>300</c:v>
                      </c:pt>
                      <c:pt idx="6232">
                        <c:v>300</c:v>
                      </c:pt>
                      <c:pt idx="6233">
                        <c:v>300</c:v>
                      </c:pt>
                      <c:pt idx="6234">
                        <c:v>300</c:v>
                      </c:pt>
                      <c:pt idx="6235">
                        <c:v>300</c:v>
                      </c:pt>
                      <c:pt idx="6236">
                        <c:v>300</c:v>
                      </c:pt>
                      <c:pt idx="6237">
                        <c:v>300</c:v>
                      </c:pt>
                      <c:pt idx="6238">
                        <c:v>300</c:v>
                      </c:pt>
                      <c:pt idx="6239">
                        <c:v>300</c:v>
                      </c:pt>
                      <c:pt idx="6240">
                        <c:v>300</c:v>
                      </c:pt>
                      <c:pt idx="6241">
                        <c:v>300</c:v>
                      </c:pt>
                      <c:pt idx="6242">
                        <c:v>300</c:v>
                      </c:pt>
                      <c:pt idx="6243">
                        <c:v>300</c:v>
                      </c:pt>
                      <c:pt idx="6244">
                        <c:v>300</c:v>
                      </c:pt>
                      <c:pt idx="6245">
                        <c:v>300</c:v>
                      </c:pt>
                      <c:pt idx="6246">
                        <c:v>300</c:v>
                      </c:pt>
                      <c:pt idx="6247">
                        <c:v>300</c:v>
                      </c:pt>
                      <c:pt idx="6248">
                        <c:v>300</c:v>
                      </c:pt>
                      <c:pt idx="6249">
                        <c:v>300</c:v>
                      </c:pt>
                      <c:pt idx="6250">
                        <c:v>300</c:v>
                      </c:pt>
                      <c:pt idx="6251">
                        <c:v>300</c:v>
                      </c:pt>
                      <c:pt idx="6252">
                        <c:v>300</c:v>
                      </c:pt>
                      <c:pt idx="6253">
                        <c:v>300</c:v>
                      </c:pt>
                      <c:pt idx="6254">
                        <c:v>300</c:v>
                      </c:pt>
                      <c:pt idx="6255">
                        <c:v>300</c:v>
                      </c:pt>
                      <c:pt idx="6256">
                        <c:v>300</c:v>
                      </c:pt>
                      <c:pt idx="6257">
                        <c:v>300</c:v>
                      </c:pt>
                      <c:pt idx="6258">
                        <c:v>300</c:v>
                      </c:pt>
                      <c:pt idx="6259">
                        <c:v>300</c:v>
                      </c:pt>
                      <c:pt idx="6260">
                        <c:v>300</c:v>
                      </c:pt>
                      <c:pt idx="6261">
                        <c:v>300</c:v>
                      </c:pt>
                      <c:pt idx="6262">
                        <c:v>300</c:v>
                      </c:pt>
                      <c:pt idx="6263">
                        <c:v>300</c:v>
                      </c:pt>
                      <c:pt idx="6264">
                        <c:v>300</c:v>
                      </c:pt>
                      <c:pt idx="6265">
                        <c:v>300</c:v>
                      </c:pt>
                      <c:pt idx="6266">
                        <c:v>300</c:v>
                      </c:pt>
                      <c:pt idx="6267">
                        <c:v>300</c:v>
                      </c:pt>
                      <c:pt idx="6268">
                        <c:v>300</c:v>
                      </c:pt>
                      <c:pt idx="6269">
                        <c:v>300</c:v>
                      </c:pt>
                      <c:pt idx="6270">
                        <c:v>300</c:v>
                      </c:pt>
                      <c:pt idx="6271">
                        <c:v>300</c:v>
                      </c:pt>
                      <c:pt idx="6272">
                        <c:v>300</c:v>
                      </c:pt>
                      <c:pt idx="6273">
                        <c:v>300</c:v>
                      </c:pt>
                      <c:pt idx="6274">
                        <c:v>300</c:v>
                      </c:pt>
                      <c:pt idx="6275">
                        <c:v>300</c:v>
                      </c:pt>
                      <c:pt idx="6276">
                        <c:v>300</c:v>
                      </c:pt>
                      <c:pt idx="6277">
                        <c:v>300</c:v>
                      </c:pt>
                      <c:pt idx="6278">
                        <c:v>300</c:v>
                      </c:pt>
                      <c:pt idx="6279">
                        <c:v>300</c:v>
                      </c:pt>
                      <c:pt idx="6280">
                        <c:v>300</c:v>
                      </c:pt>
                      <c:pt idx="6281">
                        <c:v>300</c:v>
                      </c:pt>
                      <c:pt idx="6282">
                        <c:v>300</c:v>
                      </c:pt>
                      <c:pt idx="6283">
                        <c:v>300</c:v>
                      </c:pt>
                      <c:pt idx="6284">
                        <c:v>300</c:v>
                      </c:pt>
                      <c:pt idx="6285">
                        <c:v>300</c:v>
                      </c:pt>
                      <c:pt idx="6286">
                        <c:v>300</c:v>
                      </c:pt>
                      <c:pt idx="6287">
                        <c:v>300</c:v>
                      </c:pt>
                      <c:pt idx="6288">
                        <c:v>300</c:v>
                      </c:pt>
                      <c:pt idx="6289">
                        <c:v>300</c:v>
                      </c:pt>
                      <c:pt idx="6290">
                        <c:v>300</c:v>
                      </c:pt>
                      <c:pt idx="6291">
                        <c:v>300</c:v>
                      </c:pt>
                      <c:pt idx="6292">
                        <c:v>300</c:v>
                      </c:pt>
                      <c:pt idx="6293">
                        <c:v>300</c:v>
                      </c:pt>
                      <c:pt idx="6294">
                        <c:v>300</c:v>
                      </c:pt>
                      <c:pt idx="6295">
                        <c:v>300</c:v>
                      </c:pt>
                      <c:pt idx="6296">
                        <c:v>300</c:v>
                      </c:pt>
                      <c:pt idx="6297">
                        <c:v>300</c:v>
                      </c:pt>
                      <c:pt idx="6298">
                        <c:v>300</c:v>
                      </c:pt>
                      <c:pt idx="6299">
                        <c:v>300</c:v>
                      </c:pt>
                      <c:pt idx="6300">
                        <c:v>300</c:v>
                      </c:pt>
                      <c:pt idx="6301">
                        <c:v>300</c:v>
                      </c:pt>
                      <c:pt idx="6302">
                        <c:v>300</c:v>
                      </c:pt>
                      <c:pt idx="6303">
                        <c:v>300</c:v>
                      </c:pt>
                      <c:pt idx="6304">
                        <c:v>300</c:v>
                      </c:pt>
                      <c:pt idx="6305">
                        <c:v>300</c:v>
                      </c:pt>
                      <c:pt idx="6306">
                        <c:v>300</c:v>
                      </c:pt>
                      <c:pt idx="6307">
                        <c:v>300</c:v>
                      </c:pt>
                      <c:pt idx="6308">
                        <c:v>300</c:v>
                      </c:pt>
                      <c:pt idx="6309">
                        <c:v>300</c:v>
                      </c:pt>
                      <c:pt idx="6310">
                        <c:v>300</c:v>
                      </c:pt>
                      <c:pt idx="6311">
                        <c:v>300</c:v>
                      </c:pt>
                      <c:pt idx="6312">
                        <c:v>300</c:v>
                      </c:pt>
                      <c:pt idx="6313">
                        <c:v>300</c:v>
                      </c:pt>
                      <c:pt idx="6314">
                        <c:v>300</c:v>
                      </c:pt>
                      <c:pt idx="6315">
                        <c:v>300</c:v>
                      </c:pt>
                      <c:pt idx="6316">
                        <c:v>300</c:v>
                      </c:pt>
                      <c:pt idx="6317">
                        <c:v>300</c:v>
                      </c:pt>
                      <c:pt idx="6318">
                        <c:v>300</c:v>
                      </c:pt>
                      <c:pt idx="6319">
                        <c:v>300</c:v>
                      </c:pt>
                      <c:pt idx="6320">
                        <c:v>300</c:v>
                      </c:pt>
                      <c:pt idx="6321">
                        <c:v>300</c:v>
                      </c:pt>
                      <c:pt idx="6322">
                        <c:v>300</c:v>
                      </c:pt>
                      <c:pt idx="6323">
                        <c:v>300</c:v>
                      </c:pt>
                      <c:pt idx="6324">
                        <c:v>300</c:v>
                      </c:pt>
                      <c:pt idx="6325">
                        <c:v>300</c:v>
                      </c:pt>
                      <c:pt idx="6326">
                        <c:v>300</c:v>
                      </c:pt>
                      <c:pt idx="6327">
                        <c:v>300</c:v>
                      </c:pt>
                      <c:pt idx="6328">
                        <c:v>300</c:v>
                      </c:pt>
                      <c:pt idx="6329">
                        <c:v>300</c:v>
                      </c:pt>
                      <c:pt idx="6330">
                        <c:v>300</c:v>
                      </c:pt>
                      <c:pt idx="6331">
                        <c:v>300</c:v>
                      </c:pt>
                      <c:pt idx="6332">
                        <c:v>300</c:v>
                      </c:pt>
                      <c:pt idx="6333">
                        <c:v>300</c:v>
                      </c:pt>
                      <c:pt idx="6334">
                        <c:v>300</c:v>
                      </c:pt>
                      <c:pt idx="6335">
                        <c:v>300</c:v>
                      </c:pt>
                      <c:pt idx="6336">
                        <c:v>300</c:v>
                      </c:pt>
                      <c:pt idx="6337">
                        <c:v>300</c:v>
                      </c:pt>
                      <c:pt idx="6338">
                        <c:v>300</c:v>
                      </c:pt>
                      <c:pt idx="6339">
                        <c:v>300</c:v>
                      </c:pt>
                      <c:pt idx="6340">
                        <c:v>300</c:v>
                      </c:pt>
                      <c:pt idx="6341">
                        <c:v>300</c:v>
                      </c:pt>
                      <c:pt idx="6342">
                        <c:v>300</c:v>
                      </c:pt>
                      <c:pt idx="6343">
                        <c:v>300</c:v>
                      </c:pt>
                      <c:pt idx="6344">
                        <c:v>300</c:v>
                      </c:pt>
                      <c:pt idx="6345">
                        <c:v>300</c:v>
                      </c:pt>
                      <c:pt idx="6346">
                        <c:v>300</c:v>
                      </c:pt>
                      <c:pt idx="6347">
                        <c:v>300</c:v>
                      </c:pt>
                      <c:pt idx="6348">
                        <c:v>300</c:v>
                      </c:pt>
                      <c:pt idx="6349">
                        <c:v>300</c:v>
                      </c:pt>
                      <c:pt idx="6350">
                        <c:v>300</c:v>
                      </c:pt>
                      <c:pt idx="6351">
                        <c:v>300</c:v>
                      </c:pt>
                      <c:pt idx="6352">
                        <c:v>300</c:v>
                      </c:pt>
                      <c:pt idx="6353">
                        <c:v>300</c:v>
                      </c:pt>
                      <c:pt idx="6354">
                        <c:v>300</c:v>
                      </c:pt>
                      <c:pt idx="6355">
                        <c:v>300</c:v>
                      </c:pt>
                      <c:pt idx="6356">
                        <c:v>300</c:v>
                      </c:pt>
                      <c:pt idx="6357">
                        <c:v>300</c:v>
                      </c:pt>
                      <c:pt idx="6358">
                        <c:v>300</c:v>
                      </c:pt>
                      <c:pt idx="6359">
                        <c:v>300</c:v>
                      </c:pt>
                      <c:pt idx="6360">
                        <c:v>300</c:v>
                      </c:pt>
                      <c:pt idx="6361">
                        <c:v>300</c:v>
                      </c:pt>
                      <c:pt idx="6362">
                        <c:v>300</c:v>
                      </c:pt>
                      <c:pt idx="6363">
                        <c:v>300</c:v>
                      </c:pt>
                      <c:pt idx="6364">
                        <c:v>300</c:v>
                      </c:pt>
                      <c:pt idx="6365">
                        <c:v>300</c:v>
                      </c:pt>
                      <c:pt idx="6366">
                        <c:v>300</c:v>
                      </c:pt>
                      <c:pt idx="6367">
                        <c:v>300</c:v>
                      </c:pt>
                      <c:pt idx="6368">
                        <c:v>300</c:v>
                      </c:pt>
                      <c:pt idx="6369">
                        <c:v>300</c:v>
                      </c:pt>
                      <c:pt idx="6370">
                        <c:v>300</c:v>
                      </c:pt>
                      <c:pt idx="6371">
                        <c:v>300</c:v>
                      </c:pt>
                      <c:pt idx="6372">
                        <c:v>300</c:v>
                      </c:pt>
                      <c:pt idx="6373">
                        <c:v>300</c:v>
                      </c:pt>
                      <c:pt idx="6374">
                        <c:v>300</c:v>
                      </c:pt>
                      <c:pt idx="6375">
                        <c:v>300</c:v>
                      </c:pt>
                      <c:pt idx="6376">
                        <c:v>300</c:v>
                      </c:pt>
                      <c:pt idx="6377">
                        <c:v>300</c:v>
                      </c:pt>
                      <c:pt idx="6378">
                        <c:v>300</c:v>
                      </c:pt>
                      <c:pt idx="6379">
                        <c:v>300</c:v>
                      </c:pt>
                      <c:pt idx="6380">
                        <c:v>300</c:v>
                      </c:pt>
                      <c:pt idx="6381">
                        <c:v>300</c:v>
                      </c:pt>
                      <c:pt idx="6382">
                        <c:v>300</c:v>
                      </c:pt>
                      <c:pt idx="6383">
                        <c:v>300</c:v>
                      </c:pt>
                      <c:pt idx="6384">
                        <c:v>300</c:v>
                      </c:pt>
                      <c:pt idx="6385">
                        <c:v>300</c:v>
                      </c:pt>
                      <c:pt idx="6386">
                        <c:v>300</c:v>
                      </c:pt>
                      <c:pt idx="6387">
                        <c:v>300</c:v>
                      </c:pt>
                      <c:pt idx="6388">
                        <c:v>300</c:v>
                      </c:pt>
                      <c:pt idx="6389">
                        <c:v>300</c:v>
                      </c:pt>
                      <c:pt idx="6390">
                        <c:v>300</c:v>
                      </c:pt>
                      <c:pt idx="6391">
                        <c:v>300</c:v>
                      </c:pt>
                      <c:pt idx="6392">
                        <c:v>300</c:v>
                      </c:pt>
                      <c:pt idx="6393">
                        <c:v>300</c:v>
                      </c:pt>
                      <c:pt idx="6394">
                        <c:v>300</c:v>
                      </c:pt>
                      <c:pt idx="6395">
                        <c:v>300</c:v>
                      </c:pt>
                      <c:pt idx="6396">
                        <c:v>300</c:v>
                      </c:pt>
                      <c:pt idx="6397">
                        <c:v>300</c:v>
                      </c:pt>
                      <c:pt idx="6398">
                        <c:v>300</c:v>
                      </c:pt>
                      <c:pt idx="6399">
                        <c:v>300</c:v>
                      </c:pt>
                      <c:pt idx="6400">
                        <c:v>300</c:v>
                      </c:pt>
                      <c:pt idx="6401">
                        <c:v>300</c:v>
                      </c:pt>
                      <c:pt idx="6402">
                        <c:v>300</c:v>
                      </c:pt>
                      <c:pt idx="6403">
                        <c:v>300</c:v>
                      </c:pt>
                      <c:pt idx="6404">
                        <c:v>300</c:v>
                      </c:pt>
                      <c:pt idx="6405">
                        <c:v>300</c:v>
                      </c:pt>
                      <c:pt idx="6406">
                        <c:v>300</c:v>
                      </c:pt>
                      <c:pt idx="6407">
                        <c:v>300</c:v>
                      </c:pt>
                      <c:pt idx="6408">
                        <c:v>300</c:v>
                      </c:pt>
                      <c:pt idx="6409">
                        <c:v>300</c:v>
                      </c:pt>
                      <c:pt idx="6410">
                        <c:v>300</c:v>
                      </c:pt>
                      <c:pt idx="6411">
                        <c:v>300</c:v>
                      </c:pt>
                      <c:pt idx="6412">
                        <c:v>300</c:v>
                      </c:pt>
                      <c:pt idx="6413">
                        <c:v>300</c:v>
                      </c:pt>
                      <c:pt idx="6414">
                        <c:v>300</c:v>
                      </c:pt>
                      <c:pt idx="6415">
                        <c:v>300</c:v>
                      </c:pt>
                      <c:pt idx="6416">
                        <c:v>300</c:v>
                      </c:pt>
                      <c:pt idx="6417">
                        <c:v>300</c:v>
                      </c:pt>
                      <c:pt idx="6418">
                        <c:v>300</c:v>
                      </c:pt>
                      <c:pt idx="6419">
                        <c:v>300</c:v>
                      </c:pt>
                      <c:pt idx="6420">
                        <c:v>300</c:v>
                      </c:pt>
                      <c:pt idx="6421">
                        <c:v>300</c:v>
                      </c:pt>
                      <c:pt idx="6422">
                        <c:v>300</c:v>
                      </c:pt>
                      <c:pt idx="6423">
                        <c:v>300</c:v>
                      </c:pt>
                      <c:pt idx="6424">
                        <c:v>300</c:v>
                      </c:pt>
                      <c:pt idx="6425">
                        <c:v>300</c:v>
                      </c:pt>
                      <c:pt idx="6426">
                        <c:v>300</c:v>
                      </c:pt>
                      <c:pt idx="6427">
                        <c:v>300</c:v>
                      </c:pt>
                      <c:pt idx="6428">
                        <c:v>300</c:v>
                      </c:pt>
                      <c:pt idx="6429">
                        <c:v>300</c:v>
                      </c:pt>
                      <c:pt idx="6430">
                        <c:v>300</c:v>
                      </c:pt>
                      <c:pt idx="6431">
                        <c:v>300</c:v>
                      </c:pt>
                      <c:pt idx="6432">
                        <c:v>300</c:v>
                      </c:pt>
                      <c:pt idx="6433">
                        <c:v>300</c:v>
                      </c:pt>
                      <c:pt idx="6434">
                        <c:v>300</c:v>
                      </c:pt>
                      <c:pt idx="6435">
                        <c:v>300</c:v>
                      </c:pt>
                      <c:pt idx="6436">
                        <c:v>300</c:v>
                      </c:pt>
                      <c:pt idx="6437">
                        <c:v>300</c:v>
                      </c:pt>
                      <c:pt idx="6438">
                        <c:v>300</c:v>
                      </c:pt>
                      <c:pt idx="6439">
                        <c:v>300</c:v>
                      </c:pt>
                      <c:pt idx="6440">
                        <c:v>300</c:v>
                      </c:pt>
                      <c:pt idx="6441">
                        <c:v>300</c:v>
                      </c:pt>
                      <c:pt idx="6442">
                        <c:v>300</c:v>
                      </c:pt>
                      <c:pt idx="6443">
                        <c:v>300</c:v>
                      </c:pt>
                      <c:pt idx="6444">
                        <c:v>300</c:v>
                      </c:pt>
                      <c:pt idx="6445">
                        <c:v>300</c:v>
                      </c:pt>
                      <c:pt idx="6446">
                        <c:v>300</c:v>
                      </c:pt>
                      <c:pt idx="6447">
                        <c:v>300</c:v>
                      </c:pt>
                      <c:pt idx="6448">
                        <c:v>300</c:v>
                      </c:pt>
                      <c:pt idx="6449">
                        <c:v>300</c:v>
                      </c:pt>
                      <c:pt idx="6450">
                        <c:v>300</c:v>
                      </c:pt>
                      <c:pt idx="6451">
                        <c:v>300</c:v>
                      </c:pt>
                      <c:pt idx="6452">
                        <c:v>300</c:v>
                      </c:pt>
                      <c:pt idx="6453">
                        <c:v>300</c:v>
                      </c:pt>
                      <c:pt idx="6454">
                        <c:v>300</c:v>
                      </c:pt>
                      <c:pt idx="6455">
                        <c:v>300</c:v>
                      </c:pt>
                      <c:pt idx="6456">
                        <c:v>300</c:v>
                      </c:pt>
                      <c:pt idx="6457">
                        <c:v>300</c:v>
                      </c:pt>
                      <c:pt idx="6458">
                        <c:v>300</c:v>
                      </c:pt>
                      <c:pt idx="6459">
                        <c:v>300</c:v>
                      </c:pt>
                      <c:pt idx="6460">
                        <c:v>300</c:v>
                      </c:pt>
                      <c:pt idx="6461">
                        <c:v>300</c:v>
                      </c:pt>
                      <c:pt idx="6462">
                        <c:v>300</c:v>
                      </c:pt>
                      <c:pt idx="6463">
                        <c:v>300</c:v>
                      </c:pt>
                      <c:pt idx="6464">
                        <c:v>300</c:v>
                      </c:pt>
                      <c:pt idx="6465">
                        <c:v>300</c:v>
                      </c:pt>
                      <c:pt idx="6466">
                        <c:v>300</c:v>
                      </c:pt>
                      <c:pt idx="6467">
                        <c:v>300</c:v>
                      </c:pt>
                      <c:pt idx="6468">
                        <c:v>300</c:v>
                      </c:pt>
                      <c:pt idx="6469">
                        <c:v>300</c:v>
                      </c:pt>
                      <c:pt idx="6470">
                        <c:v>300</c:v>
                      </c:pt>
                      <c:pt idx="6471">
                        <c:v>300</c:v>
                      </c:pt>
                      <c:pt idx="6472">
                        <c:v>300</c:v>
                      </c:pt>
                      <c:pt idx="6473">
                        <c:v>300</c:v>
                      </c:pt>
                      <c:pt idx="6474">
                        <c:v>300</c:v>
                      </c:pt>
                      <c:pt idx="6475">
                        <c:v>300</c:v>
                      </c:pt>
                      <c:pt idx="6476">
                        <c:v>300</c:v>
                      </c:pt>
                      <c:pt idx="6477">
                        <c:v>300</c:v>
                      </c:pt>
                      <c:pt idx="6478">
                        <c:v>300</c:v>
                      </c:pt>
                      <c:pt idx="6479">
                        <c:v>300</c:v>
                      </c:pt>
                      <c:pt idx="6480">
                        <c:v>300</c:v>
                      </c:pt>
                      <c:pt idx="6481">
                        <c:v>300</c:v>
                      </c:pt>
                      <c:pt idx="6482">
                        <c:v>300</c:v>
                      </c:pt>
                      <c:pt idx="6483">
                        <c:v>300</c:v>
                      </c:pt>
                      <c:pt idx="6484">
                        <c:v>300</c:v>
                      </c:pt>
                      <c:pt idx="6485">
                        <c:v>300</c:v>
                      </c:pt>
                      <c:pt idx="6486">
                        <c:v>300</c:v>
                      </c:pt>
                      <c:pt idx="6487">
                        <c:v>300</c:v>
                      </c:pt>
                      <c:pt idx="6488">
                        <c:v>300</c:v>
                      </c:pt>
                      <c:pt idx="6489">
                        <c:v>300</c:v>
                      </c:pt>
                      <c:pt idx="6490">
                        <c:v>300</c:v>
                      </c:pt>
                      <c:pt idx="6491">
                        <c:v>300</c:v>
                      </c:pt>
                      <c:pt idx="6492">
                        <c:v>300</c:v>
                      </c:pt>
                      <c:pt idx="6493">
                        <c:v>300</c:v>
                      </c:pt>
                      <c:pt idx="6494">
                        <c:v>300</c:v>
                      </c:pt>
                      <c:pt idx="6495">
                        <c:v>300</c:v>
                      </c:pt>
                      <c:pt idx="6496">
                        <c:v>300</c:v>
                      </c:pt>
                      <c:pt idx="6497">
                        <c:v>300</c:v>
                      </c:pt>
                      <c:pt idx="6498">
                        <c:v>300</c:v>
                      </c:pt>
                      <c:pt idx="6499">
                        <c:v>300</c:v>
                      </c:pt>
                      <c:pt idx="6500">
                        <c:v>300</c:v>
                      </c:pt>
                      <c:pt idx="6501">
                        <c:v>300</c:v>
                      </c:pt>
                      <c:pt idx="6502">
                        <c:v>300</c:v>
                      </c:pt>
                      <c:pt idx="6503">
                        <c:v>300</c:v>
                      </c:pt>
                      <c:pt idx="6504">
                        <c:v>300</c:v>
                      </c:pt>
                      <c:pt idx="6505">
                        <c:v>300</c:v>
                      </c:pt>
                      <c:pt idx="6506">
                        <c:v>300</c:v>
                      </c:pt>
                      <c:pt idx="6507">
                        <c:v>300</c:v>
                      </c:pt>
                      <c:pt idx="6508">
                        <c:v>300</c:v>
                      </c:pt>
                      <c:pt idx="6509">
                        <c:v>300</c:v>
                      </c:pt>
                      <c:pt idx="6510">
                        <c:v>300</c:v>
                      </c:pt>
                      <c:pt idx="6511">
                        <c:v>300</c:v>
                      </c:pt>
                      <c:pt idx="6512">
                        <c:v>300</c:v>
                      </c:pt>
                      <c:pt idx="6513">
                        <c:v>300</c:v>
                      </c:pt>
                      <c:pt idx="6514">
                        <c:v>300</c:v>
                      </c:pt>
                      <c:pt idx="6515">
                        <c:v>300</c:v>
                      </c:pt>
                      <c:pt idx="6516">
                        <c:v>300</c:v>
                      </c:pt>
                      <c:pt idx="6517">
                        <c:v>300</c:v>
                      </c:pt>
                      <c:pt idx="6518">
                        <c:v>300</c:v>
                      </c:pt>
                      <c:pt idx="6519">
                        <c:v>300</c:v>
                      </c:pt>
                      <c:pt idx="6520">
                        <c:v>300</c:v>
                      </c:pt>
                      <c:pt idx="6521">
                        <c:v>300</c:v>
                      </c:pt>
                      <c:pt idx="6522">
                        <c:v>300</c:v>
                      </c:pt>
                      <c:pt idx="6523">
                        <c:v>300</c:v>
                      </c:pt>
                      <c:pt idx="6524">
                        <c:v>300</c:v>
                      </c:pt>
                      <c:pt idx="6525">
                        <c:v>300</c:v>
                      </c:pt>
                      <c:pt idx="6526">
                        <c:v>300</c:v>
                      </c:pt>
                      <c:pt idx="6527">
                        <c:v>300</c:v>
                      </c:pt>
                      <c:pt idx="6528">
                        <c:v>300</c:v>
                      </c:pt>
                      <c:pt idx="6529">
                        <c:v>300</c:v>
                      </c:pt>
                      <c:pt idx="6530">
                        <c:v>300</c:v>
                      </c:pt>
                      <c:pt idx="6531">
                        <c:v>300</c:v>
                      </c:pt>
                      <c:pt idx="6532">
                        <c:v>300</c:v>
                      </c:pt>
                      <c:pt idx="6533">
                        <c:v>300</c:v>
                      </c:pt>
                      <c:pt idx="6534">
                        <c:v>300</c:v>
                      </c:pt>
                      <c:pt idx="6535">
                        <c:v>300</c:v>
                      </c:pt>
                      <c:pt idx="6536">
                        <c:v>300</c:v>
                      </c:pt>
                      <c:pt idx="6537">
                        <c:v>300</c:v>
                      </c:pt>
                      <c:pt idx="6538">
                        <c:v>300</c:v>
                      </c:pt>
                      <c:pt idx="6539">
                        <c:v>300</c:v>
                      </c:pt>
                      <c:pt idx="6540">
                        <c:v>300</c:v>
                      </c:pt>
                      <c:pt idx="6541">
                        <c:v>300</c:v>
                      </c:pt>
                      <c:pt idx="6542">
                        <c:v>300</c:v>
                      </c:pt>
                      <c:pt idx="6543">
                        <c:v>300</c:v>
                      </c:pt>
                      <c:pt idx="6544">
                        <c:v>300</c:v>
                      </c:pt>
                      <c:pt idx="6545">
                        <c:v>300</c:v>
                      </c:pt>
                      <c:pt idx="6546">
                        <c:v>300</c:v>
                      </c:pt>
                      <c:pt idx="6547">
                        <c:v>300</c:v>
                      </c:pt>
                      <c:pt idx="6548">
                        <c:v>300</c:v>
                      </c:pt>
                      <c:pt idx="6549">
                        <c:v>300</c:v>
                      </c:pt>
                      <c:pt idx="6550">
                        <c:v>300</c:v>
                      </c:pt>
                      <c:pt idx="6551">
                        <c:v>300</c:v>
                      </c:pt>
                      <c:pt idx="6552">
                        <c:v>300</c:v>
                      </c:pt>
                      <c:pt idx="6553">
                        <c:v>300</c:v>
                      </c:pt>
                      <c:pt idx="6554">
                        <c:v>300</c:v>
                      </c:pt>
                      <c:pt idx="6555">
                        <c:v>300</c:v>
                      </c:pt>
                      <c:pt idx="6556">
                        <c:v>300</c:v>
                      </c:pt>
                      <c:pt idx="6557">
                        <c:v>300</c:v>
                      </c:pt>
                      <c:pt idx="6558">
                        <c:v>300</c:v>
                      </c:pt>
                      <c:pt idx="6559">
                        <c:v>300</c:v>
                      </c:pt>
                      <c:pt idx="6560">
                        <c:v>300</c:v>
                      </c:pt>
                      <c:pt idx="6561">
                        <c:v>300</c:v>
                      </c:pt>
                      <c:pt idx="6562">
                        <c:v>300</c:v>
                      </c:pt>
                      <c:pt idx="6563">
                        <c:v>300</c:v>
                      </c:pt>
                      <c:pt idx="6564">
                        <c:v>300</c:v>
                      </c:pt>
                      <c:pt idx="6565">
                        <c:v>300</c:v>
                      </c:pt>
                      <c:pt idx="6566">
                        <c:v>300</c:v>
                      </c:pt>
                      <c:pt idx="6567">
                        <c:v>300</c:v>
                      </c:pt>
                      <c:pt idx="6568">
                        <c:v>300</c:v>
                      </c:pt>
                      <c:pt idx="6569">
                        <c:v>300</c:v>
                      </c:pt>
                      <c:pt idx="6570">
                        <c:v>300</c:v>
                      </c:pt>
                      <c:pt idx="6571">
                        <c:v>300</c:v>
                      </c:pt>
                      <c:pt idx="6572">
                        <c:v>300</c:v>
                      </c:pt>
                      <c:pt idx="6573">
                        <c:v>300</c:v>
                      </c:pt>
                      <c:pt idx="6574">
                        <c:v>300</c:v>
                      </c:pt>
                      <c:pt idx="6575">
                        <c:v>300</c:v>
                      </c:pt>
                      <c:pt idx="6576">
                        <c:v>300</c:v>
                      </c:pt>
                      <c:pt idx="6577">
                        <c:v>300</c:v>
                      </c:pt>
                      <c:pt idx="6578">
                        <c:v>300</c:v>
                      </c:pt>
                      <c:pt idx="6579">
                        <c:v>300</c:v>
                      </c:pt>
                      <c:pt idx="6580">
                        <c:v>300</c:v>
                      </c:pt>
                      <c:pt idx="6581">
                        <c:v>300</c:v>
                      </c:pt>
                      <c:pt idx="6582">
                        <c:v>300</c:v>
                      </c:pt>
                      <c:pt idx="6583">
                        <c:v>300</c:v>
                      </c:pt>
                      <c:pt idx="6584">
                        <c:v>300</c:v>
                      </c:pt>
                      <c:pt idx="6585">
                        <c:v>300</c:v>
                      </c:pt>
                      <c:pt idx="6586">
                        <c:v>300</c:v>
                      </c:pt>
                      <c:pt idx="6587">
                        <c:v>300</c:v>
                      </c:pt>
                      <c:pt idx="6588">
                        <c:v>300</c:v>
                      </c:pt>
                      <c:pt idx="6589">
                        <c:v>300</c:v>
                      </c:pt>
                      <c:pt idx="6590">
                        <c:v>300</c:v>
                      </c:pt>
                      <c:pt idx="6591">
                        <c:v>300</c:v>
                      </c:pt>
                      <c:pt idx="6592">
                        <c:v>300</c:v>
                      </c:pt>
                      <c:pt idx="6593">
                        <c:v>300</c:v>
                      </c:pt>
                      <c:pt idx="6594">
                        <c:v>300</c:v>
                      </c:pt>
                      <c:pt idx="6595">
                        <c:v>300</c:v>
                      </c:pt>
                      <c:pt idx="6596">
                        <c:v>300</c:v>
                      </c:pt>
                      <c:pt idx="6597">
                        <c:v>300</c:v>
                      </c:pt>
                      <c:pt idx="6598">
                        <c:v>300</c:v>
                      </c:pt>
                      <c:pt idx="6599">
                        <c:v>300</c:v>
                      </c:pt>
                      <c:pt idx="6600">
                        <c:v>300</c:v>
                      </c:pt>
                      <c:pt idx="6601">
                        <c:v>300</c:v>
                      </c:pt>
                      <c:pt idx="6602">
                        <c:v>300</c:v>
                      </c:pt>
                      <c:pt idx="6603">
                        <c:v>300</c:v>
                      </c:pt>
                      <c:pt idx="6604">
                        <c:v>300</c:v>
                      </c:pt>
                      <c:pt idx="6605">
                        <c:v>300</c:v>
                      </c:pt>
                      <c:pt idx="6606">
                        <c:v>300</c:v>
                      </c:pt>
                      <c:pt idx="6607">
                        <c:v>300</c:v>
                      </c:pt>
                      <c:pt idx="6608">
                        <c:v>300</c:v>
                      </c:pt>
                      <c:pt idx="6609">
                        <c:v>300</c:v>
                      </c:pt>
                      <c:pt idx="6610">
                        <c:v>300</c:v>
                      </c:pt>
                      <c:pt idx="6611">
                        <c:v>300</c:v>
                      </c:pt>
                      <c:pt idx="6612">
                        <c:v>300</c:v>
                      </c:pt>
                      <c:pt idx="6613">
                        <c:v>300</c:v>
                      </c:pt>
                      <c:pt idx="6614">
                        <c:v>300</c:v>
                      </c:pt>
                      <c:pt idx="6615">
                        <c:v>300</c:v>
                      </c:pt>
                      <c:pt idx="6616">
                        <c:v>300</c:v>
                      </c:pt>
                      <c:pt idx="6617">
                        <c:v>300</c:v>
                      </c:pt>
                      <c:pt idx="6618">
                        <c:v>300</c:v>
                      </c:pt>
                      <c:pt idx="6619">
                        <c:v>300</c:v>
                      </c:pt>
                      <c:pt idx="6620">
                        <c:v>300</c:v>
                      </c:pt>
                      <c:pt idx="6621">
                        <c:v>300</c:v>
                      </c:pt>
                      <c:pt idx="6622">
                        <c:v>300</c:v>
                      </c:pt>
                      <c:pt idx="6623">
                        <c:v>300</c:v>
                      </c:pt>
                      <c:pt idx="6624">
                        <c:v>300</c:v>
                      </c:pt>
                      <c:pt idx="6625">
                        <c:v>300</c:v>
                      </c:pt>
                      <c:pt idx="6626">
                        <c:v>300</c:v>
                      </c:pt>
                      <c:pt idx="6627">
                        <c:v>300</c:v>
                      </c:pt>
                      <c:pt idx="6628">
                        <c:v>300</c:v>
                      </c:pt>
                      <c:pt idx="6629">
                        <c:v>300</c:v>
                      </c:pt>
                      <c:pt idx="6630">
                        <c:v>300</c:v>
                      </c:pt>
                      <c:pt idx="6631">
                        <c:v>300</c:v>
                      </c:pt>
                      <c:pt idx="6632">
                        <c:v>300</c:v>
                      </c:pt>
                      <c:pt idx="6633">
                        <c:v>300</c:v>
                      </c:pt>
                      <c:pt idx="6634">
                        <c:v>300</c:v>
                      </c:pt>
                      <c:pt idx="6635">
                        <c:v>300</c:v>
                      </c:pt>
                      <c:pt idx="6636">
                        <c:v>300</c:v>
                      </c:pt>
                      <c:pt idx="6637">
                        <c:v>300</c:v>
                      </c:pt>
                      <c:pt idx="6638">
                        <c:v>300</c:v>
                      </c:pt>
                      <c:pt idx="6639">
                        <c:v>300</c:v>
                      </c:pt>
                      <c:pt idx="6640">
                        <c:v>300</c:v>
                      </c:pt>
                      <c:pt idx="6641">
                        <c:v>300</c:v>
                      </c:pt>
                      <c:pt idx="6642">
                        <c:v>300</c:v>
                      </c:pt>
                      <c:pt idx="6643">
                        <c:v>300</c:v>
                      </c:pt>
                      <c:pt idx="6644">
                        <c:v>300</c:v>
                      </c:pt>
                      <c:pt idx="6645">
                        <c:v>300</c:v>
                      </c:pt>
                      <c:pt idx="6646">
                        <c:v>300</c:v>
                      </c:pt>
                      <c:pt idx="6647">
                        <c:v>300</c:v>
                      </c:pt>
                      <c:pt idx="6648">
                        <c:v>300</c:v>
                      </c:pt>
                      <c:pt idx="6649">
                        <c:v>300</c:v>
                      </c:pt>
                      <c:pt idx="6650">
                        <c:v>300</c:v>
                      </c:pt>
                      <c:pt idx="6651">
                        <c:v>300</c:v>
                      </c:pt>
                      <c:pt idx="6652">
                        <c:v>300</c:v>
                      </c:pt>
                      <c:pt idx="6653">
                        <c:v>300</c:v>
                      </c:pt>
                      <c:pt idx="6654">
                        <c:v>300</c:v>
                      </c:pt>
                      <c:pt idx="6655">
                        <c:v>300</c:v>
                      </c:pt>
                      <c:pt idx="6656">
                        <c:v>300</c:v>
                      </c:pt>
                      <c:pt idx="6657">
                        <c:v>300</c:v>
                      </c:pt>
                      <c:pt idx="6658">
                        <c:v>300</c:v>
                      </c:pt>
                      <c:pt idx="6659">
                        <c:v>300</c:v>
                      </c:pt>
                      <c:pt idx="6660">
                        <c:v>300</c:v>
                      </c:pt>
                      <c:pt idx="6661">
                        <c:v>300</c:v>
                      </c:pt>
                      <c:pt idx="6662">
                        <c:v>300</c:v>
                      </c:pt>
                      <c:pt idx="6663">
                        <c:v>300</c:v>
                      </c:pt>
                      <c:pt idx="6664">
                        <c:v>300</c:v>
                      </c:pt>
                      <c:pt idx="6665">
                        <c:v>300</c:v>
                      </c:pt>
                      <c:pt idx="6666">
                        <c:v>300</c:v>
                      </c:pt>
                      <c:pt idx="6667">
                        <c:v>300</c:v>
                      </c:pt>
                      <c:pt idx="6668">
                        <c:v>300</c:v>
                      </c:pt>
                      <c:pt idx="6669">
                        <c:v>300</c:v>
                      </c:pt>
                      <c:pt idx="6670">
                        <c:v>300</c:v>
                      </c:pt>
                      <c:pt idx="6671">
                        <c:v>300</c:v>
                      </c:pt>
                      <c:pt idx="6672">
                        <c:v>300</c:v>
                      </c:pt>
                      <c:pt idx="6673">
                        <c:v>300</c:v>
                      </c:pt>
                      <c:pt idx="6674">
                        <c:v>300</c:v>
                      </c:pt>
                      <c:pt idx="6675">
                        <c:v>300</c:v>
                      </c:pt>
                      <c:pt idx="6676">
                        <c:v>300</c:v>
                      </c:pt>
                      <c:pt idx="6677">
                        <c:v>300</c:v>
                      </c:pt>
                      <c:pt idx="6678">
                        <c:v>300</c:v>
                      </c:pt>
                      <c:pt idx="6679">
                        <c:v>300</c:v>
                      </c:pt>
                      <c:pt idx="6680">
                        <c:v>300</c:v>
                      </c:pt>
                      <c:pt idx="6681">
                        <c:v>300</c:v>
                      </c:pt>
                      <c:pt idx="6682">
                        <c:v>300</c:v>
                      </c:pt>
                      <c:pt idx="6683">
                        <c:v>300</c:v>
                      </c:pt>
                      <c:pt idx="6684">
                        <c:v>300</c:v>
                      </c:pt>
                      <c:pt idx="6685">
                        <c:v>300</c:v>
                      </c:pt>
                      <c:pt idx="6686">
                        <c:v>300</c:v>
                      </c:pt>
                      <c:pt idx="6687">
                        <c:v>300</c:v>
                      </c:pt>
                      <c:pt idx="6688">
                        <c:v>300</c:v>
                      </c:pt>
                      <c:pt idx="6689">
                        <c:v>300</c:v>
                      </c:pt>
                      <c:pt idx="6690">
                        <c:v>300</c:v>
                      </c:pt>
                      <c:pt idx="6691">
                        <c:v>300</c:v>
                      </c:pt>
                      <c:pt idx="6692">
                        <c:v>300</c:v>
                      </c:pt>
                      <c:pt idx="6693">
                        <c:v>300</c:v>
                      </c:pt>
                      <c:pt idx="6694">
                        <c:v>300</c:v>
                      </c:pt>
                      <c:pt idx="6695">
                        <c:v>300</c:v>
                      </c:pt>
                      <c:pt idx="6696">
                        <c:v>300</c:v>
                      </c:pt>
                      <c:pt idx="6697">
                        <c:v>300</c:v>
                      </c:pt>
                      <c:pt idx="6698">
                        <c:v>300</c:v>
                      </c:pt>
                      <c:pt idx="6699">
                        <c:v>300</c:v>
                      </c:pt>
                      <c:pt idx="6700">
                        <c:v>300</c:v>
                      </c:pt>
                      <c:pt idx="6701">
                        <c:v>300</c:v>
                      </c:pt>
                      <c:pt idx="6702">
                        <c:v>300</c:v>
                      </c:pt>
                      <c:pt idx="6703">
                        <c:v>300</c:v>
                      </c:pt>
                      <c:pt idx="6704">
                        <c:v>300</c:v>
                      </c:pt>
                      <c:pt idx="6705">
                        <c:v>300</c:v>
                      </c:pt>
                      <c:pt idx="6706">
                        <c:v>300</c:v>
                      </c:pt>
                      <c:pt idx="6707">
                        <c:v>300</c:v>
                      </c:pt>
                      <c:pt idx="6708">
                        <c:v>300</c:v>
                      </c:pt>
                      <c:pt idx="6709">
                        <c:v>300</c:v>
                      </c:pt>
                      <c:pt idx="6710">
                        <c:v>300</c:v>
                      </c:pt>
                      <c:pt idx="6711">
                        <c:v>300</c:v>
                      </c:pt>
                      <c:pt idx="6712">
                        <c:v>300</c:v>
                      </c:pt>
                      <c:pt idx="6713">
                        <c:v>300</c:v>
                      </c:pt>
                      <c:pt idx="6714">
                        <c:v>300</c:v>
                      </c:pt>
                      <c:pt idx="6715">
                        <c:v>300</c:v>
                      </c:pt>
                      <c:pt idx="6716">
                        <c:v>300</c:v>
                      </c:pt>
                      <c:pt idx="6717">
                        <c:v>300</c:v>
                      </c:pt>
                      <c:pt idx="6718">
                        <c:v>300</c:v>
                      </c:pt>
                      <c:pt idx="6719">
                        <c:v>300</c:v>
                      </c:pt>
                      <c:pt idx="6720">
                        <c:v>300</c:v>
                      </c:pt>
                      <c:pt idx="6721">
                        <c:v>300</c:v>
                      </c:pt>
                      <c:pt idx="6722">
                        <c:v>300</c:v>
                      </c:pt>
                      <c:pt idx="6723">
                        <c:v>300</c:v>
                      </c:pt>
                      <c:pt idx="6724">
                        <c:v>300</c:v>
                      </c:pt>
                      <c:pt idx="6725">
                        <c:v>300</c:v>
                      </c:pt>
                      <c:pt idx="6726">
                        <c:v>300</c:v>
                      </c:pt>
                      <c:pt idx="6727">
                        <c:v>300</c:v>
                      </c:pt>
                      <c:pt idx="6728">
                        <c:v>300</c:v>
                      </c:pt>
                      <c:pt idx="6729">
                        <c:v>300</c:v>
                      </c:pt>
                      <c:pt idx="6730">
                        <c:v>300</c:v>
                      </c:pt>
                      <c:pt idx="6731">
                        <c:v>300</c:v>
                      </c:pt>
                      <c:pt idx="6732">
                        <c:v>300</c:v>
                      </c:pt>
                      <c:pt idx="6733">
                        <c:v>300</c:v>
                      </c:pt>
                      <c:pt idx="6734">
                        <c:v>300</c:v>
                      </c:pt>
                      <c:pt idx="6735">
                        <c:v>300</c:v>
                      </c:pt>
                      <c:pt idx="6736">
                        <c:v>300</c:v>
                      </c:pt>
                      <c:pt idx="6737">
                        <c:v>300</c:v>
                      </c:pt>
                      <c:pt idx="6738">
                        <c:v>300</c:v>
                      </c:pt>
                      <c:pt idx="6739">
                        <c:v>300</c:v>
                      </c:pt>
                      <c:pt idx="6740">
                        <c:v>300</c:v>
                      </c:pt>
                      <c:pt idx="6741">
                        <c:v>300</c:v>
                      </c:pt>
                      <c:pt idx="6742">
                        <c:v>300</c:v>
                      </c:pt>
                      <c:pt idx="6743">
                        <c:v>300</c:v>
                      </c:pt>
                      <c:pt idx="6744">
                        <c:v>300</c:v>
                      </c:pt>
                      <c:pt idx="6745">
                        <c:v>300</c:v>
                      </c:pt>
                      <c:pt idx="6746">
                        <c:v>300</c:v>
                      </c:pt>
                      <c:pt idx="6747">
                        <c:v>300</c:v>
                      </c:pt>
                      <c:pt idx="6748">
                        <c:v>300</c:v>
                      </c:pt>
                      <c:pt idx="6749">
                        <c:v>300</c:v>
                      </c:pt>
                      <c:pt idx="6750">
                        <c:v>300</c:v>
                      </c:pt>
                      <c:pt idx="6751">
                        <c:v>300</c:v>
                      </c:pt>
                      <c:pt idx="6752">
                        <c:v>300</c:v>
                      </c:pt>
                      <c:pt idx="6753">
                        <c:v>300</c:v>
                      </c:pt>
                      <c:pt idx="6754">
                        <c:v>300</c:v>
                      </c:pt>
                      <c:pt idx="6755">
                        <c:v>300</c:v>
                      </c:pt>
                      <c:pt idx="6756">
                        <c:v>300</c:v>
                      </c:pt>
                      <c:pt idx="6757">
                        <c:v>300</c:v>
                      </c:pt>
                      <c:pt idx="6758">
                        <c:v>300</c:v>
                      </c:pt>
                      <c:pt idx="6759">
                        <c:v>300</c:v>
                      </c:pt>
                      <c:pt idx="6760">
                        <c:v>300</c:v>
                      </c:pt>
                      <c:pt idx="6761">
                        <c:v>300</c:v>
                      </c:pt>
                      <c:pt idx="6762">
                        <c:v>300</c:v>
                      </c:pt>
                      <c:pt idx="6763">
                        <c:v>300</c:v>
                      </c:pt>
                      <c:pt idx="6764">
                        <c:v>300</c:v>
                      </c:pt>
                      <c:pt idx="6765">
                        <c:v>300</c:v>
                      </c:pt>
                      <c:pt idx="6766">
                        <c:v>300</c:v>
                      </c:pt>
                      <c:pt idx="6767">
                        <c:v>300</c:v>
                      </c:pt>
                      <c:pt idx="6768">
                        <c:v>300</c:v>
                      </c:pt>
                      <c:pt idx="6769">
                        <c:v>300</c:v>
                      </c:pt>
                      <c:pt idx="6770">
                        <c:v>300</c:v>
                      </c:pt>
                      <c:pt idx="6771">
                        <c:v>300</c:v>
                      </c:pt>
                      <c:pt idx="6772">
                        <c:v>300</c:v>
                      </c:pt>
                      <c:pt idx="6773">
                        <c:v>300</c:v>
                      </c:pt>
                      <c:pt idx="6774">
                        <c:v>300</c:v>
                      </c:pt>
                      <c:pt idx="6775">
                        <c:v>300</c:v>
                      </c:pt>
                      <c:pt idx="6776">
                        <c:v>300</c:v>
                      </c:pt>
                      <c:pt idx="6777">
                        <c:v>300</c:v>
                      </c:pt>
                      <c:pt idx="6778">
                        <c:v>300</c:v>
                      </c:pt>
                      <c:pt idx="6779">
                        <c:v>300</c:v>
                      </c:pt>
                      <c:pt idx="6780">
                        <c:v>300</c:v>
                      </c:pt>
                      <c:pt idx="6781">
                        <c:v>300</c:v>
                      </c:pt>
                      <c:pt idx="6782">
                        <c:v>300</c:v>
                      </c:pt>
                      <c:pt idx="6783">
                        <c:v>300</c:v>
                      </c:pt>
                      <c:pt idx="6784">
                        <c:v>300</c:v>
                      </c:pt>
                      <c:pt idx="6785">
                        <c:v>300</c:v>
                      </c:pt>
                      <c:pt idx="6786">
                        <c:v>300</c:v>
                      </c:pt>
                      <c:pt idx="6787">
                        <c:v>300</c:v>
                      </c:pt>
                      <c:pt idx="6788">
                        <c:v>300</c:v>
                      </c:pt>
                      <c:pt idx="6789">
                        <c:v>300</c:v>
                      </c:pt>
                      <c:pt idx="6790">
                        <c:v>300</c:v>
                      </c:pt>
                      <c:pt idx="6791">
                        <c:v>300</c:v>
                      </c:pt>
                      <c:pt idx="6792">
                        <c:v>300</c:v>
                      </c:pt>
                      <c:pt idx="6793">
                        <c:v>300</c:v>
                      </c:pt>
                      <c:pt idx="6794">
                        <c:v>300</c:v>
                      </c:pt>
                      <c:pt idx="6795">
                        <c:v>300</c:v>
                      </c:pt>
                      <c:pt idx="6796">
                        <c:v>300</c:v>
                      </c:pt>
                      <c:pt idx="6797">
                        <c:v>300</c:v>
                      </c:pt>
                      <c:pt idx="6798">
                        <c:v>300</c:v>
                      </c:pt>
                      <c:pt idx="6799">
                        <c:v>300</c:v>
                      </c:pt>
                      <c:pt idx="6800">
                        <c:v>300</c:v>
                      </c:pt>
                      <c:pt idx="6801">
                        <c:v>300</c:v>
                      </c:pt>
                      <c:pt idx="6802">
                        <c:v>300</c:v>
                      </c:pt>
                      <c:pt idx="6803">
                        <c:v>300</c:v>
                      </c:pt>
                      <c:pt idx="6804">
                        <c:v>300</c:v>
                      </c:pt>
                      <c:pt idx="6805">
                        <c:v>300</c:v>
                      </c:pt>
                      <c:pt idx="6806">
                        <c:v>300</c:v>
                      </c:pt>
                      <c:pt idx="6807">
                        <c:v>300</c:v>
                      </c:pt>
                      <c:pt idx="6808">
                        <c:v>300</c:v>
                      </c:pt>
                      <c:pt idx="6809">
                        <c:v>300</c:v>
                      </c:pt>
                      <c:pt idx="6810">
                        <c:v>300</c:v>
                      </c:pt>
                      <c:pt idx="6811">
                        <c:v>300</c:v>
                      </c:pt>
                      <c:pt idx="6812">
                        <c:v>300</c:v>
                      </c:pt>
                      <c:pt idx="6813">
                        <c:v>300</c:v>
                      </c:pt>
                      <c:pt idx="6814">
                        <c:v>300</c:v>
                      </c:pt>
                      <c:pt idx="6815">
                        <c:v>300</c:v>
                      </c:pt>
                      <c:pt idx="6816">
                        <c:v>300</c:v>
                      </c:pt>
                      <c:pt idx="6817">
                        <c:v>300</c:v>
                      </c:pt>
                      <c:pt idx="6818">
                        <c:v>300</c:v>
                      </c:pt>
                      <c:pt idx="6819">
                        <c:v>300</c:v>
                      </c:pt>
                      <c:pt idx="6820">
                        <c:v>300</c:v>
                      </c:pt>
                      <c:pt idx="6821">
                        <c:v>300</c:v>
                      </c:pt>
                      <c:pt idx="6822">
                        <c:v>300</c:v>
                      </c:pt>
                      <c:pt idx="6823">
                        <c:v>300</c:v>
                      </c:pt>
                      <c:pt idx="6824">
                        <c:v>300</c:v>
                      </c:pt>
                      <c:pt idx="6825">
                        <c:v>300</c:v>
                      </c:pt>
                      <c:pt idx="6826">
                        <c:v>300</c:v>
                      </c:pt>
                      <c:pt idx="6827">
                        <c:v>300</c:v>
                      </c:pt>
                      <c:pt idx="6828">
                        <c:v>300</c:v>
                      </c:pt>
                      <c:pt idx="6829">
                        <c:v>300</c:v>
                      </c:pt>
                      <c:pt idx="6830">
                        <c:v>300</c:v>
                      </c:pt>
                      <c:pt idx="6831">
                        <c:v>300</c:v>
                      </c:pt>
                      <c:pt idx="6832">
                        <c:v>300</c:v>
                      </c:pt>
                      <c:pt idx="6833">
                        <c:v>300</c:v>
                      </c:pt>
                      <c:pt idx="6834">
                        <c:v>300</c:v>
                      </c:pt>
                      <c:pt idx="6835">
                        <c:v>300</c:v>
                      </c:pt>
                      <c:pt idx="6836">
                        <c:v>300</c:v>
                      </c:pt>
                      <c:pt idx="6837">
                        <c:v>300</c:v>
                      </c:pt>
                      <c:pt idx="6838">
                        <c:v>300</c:v>
                      </c:pt>
                      <c:pt idx="6839">
                        <c:v>300</c:v>
                      </c:pt>
                      <c:pt idx="6840">
                        <c:v>300</c:v>
                      </c:pt>
                      <c:pt idx="6841">
                        <c:v>300</c:v>
                      </c:pt>
                      <c:pt idx="6842">
                        <c:v>300</c:v>
                      </c:pt>
                      <c:pt idx="6843">
                        <c:v>300</c:v>
                      </c:pt>
                      <c:pt idx="6844">
                        <c:v>300</c:v>
                      </c:pt>
                      <c:pt idx="6845">
                        <c:v>300</c:v>
                      </c:pt>
                      <c:pt idx="6846">
                        <c:v>300</c:v>
                      </c:pt>
                      <c:pt idx="6847">
                        <c:v>300</c:v>
                      </c:pt>
                      <c:pt idx="6848">
                        <c:v>300</c:v>
                      </c:pt>
                      <c:pt idx="6849">
                        <c:v>300</c:v>
                      </c:pt>
                      <c:pt idx="6850">
                        <c:v>300</c:v>
                      </c:pt>
                      <c:pt idx="6851">
                        <c:v>300</c:v>
                      </c:pt>
                      <c:pt idx="6852">
                        <c:v>300</c:v>
                      </c:pt>
                      <c:pt idx="6853">
                        <c:v>300</c:v>
                      </c:pt>
                      <c:pt idx="6854">
                        <c:v>300</c:v>
                      </c:pt>
                      <c:pt idx="6855">
                        <c:v>300</c:v>
                      </c:pt>
                      <c:pt idx="6856">
                        <c:v>300</c:v>
                      </c:pt>
                      <c:pt idx="6857">
                        <c:v>300</c:v>
                      </c:pt>
                      <c:pt idx="6858">
                        <c:v>300</c:v>
                      </c:pt>
                      <c:pt idx="6859">
                        <c:v>300</c:v>
                      </c:pt>
                      <c:pt idx="6860">
                        <c:v>300</c:v>
                      </c:pt>
                      <c:pt idx="6861">
                        <c:v>300</c:v>
                      </c:pt>
                      <c:pt idx="6862">
                        <c:v>300</c:v>
                      </c:pt>
                      <c:pt idx="6863">
                        <c:v>300</c:v>
                      </c:pt>
                      <c:pt idx="6864">
                        <c:v>300</c:v>
                      </c:pt>
                      <c:pt idx="6865">
                        <c:v>300</c:v>
                      </c:pt>
                      <c:pt idx="6866">
                        <c:v>300</c:v>
                      </c:pt>
                      <c:pt idx="6867">
                        <c:v>300</c:v>
                      </c:pt>
                      <c:pt idx="6868">
                        <c:v>300</c:v>
                      </c:pt>
                      <c:pt idx="6869">
                        <c:v>300</c:v>
                      </c:pt>
                      <c:pt idx="6870">
                        <c:v>300</c:v>
                      </c:pt>
                      <c:pt idx="6871">
                        <c:v>300</c:v>
                      </c:pt>
                      <c:pt idx="6872">
                        <c:v>300</c:v>
                      </c:pt>
                      <c:pt idx="6873">
                        <c:v>300</c:v>
                      </c:pt>
                      <c:pt idx="6874">
                        <c:v>300</c:v>
                      </c:pt>
                      <c:pt idx="6875">
                        <c:v>300</c:v>
                      </c:pt>
                      <c:pt idx="6876">
                        <c:v>300</c:v>
                      </c:pt>
                      <c:pt idx="6877">
                        <c:v>300</c:v>
                      </c:pt>
                      <c:pt idx="6878">
                        <c:v>300</c:v>
                      </c:pt>
                      <c:pt idx="6879">
                        <c:v>300</c:v>
                      </c:pt>
                      <c:pt idx="6880">
                        <c:v>300</c:v>
                      </c:pt>
                      <c:pt idx="6881">
                        <c:v>300</c:v>
                      </c:pt>
                      <c:pt idx="6882">
                        <c:v>300</c:v>
                      </c:pt>
                      <c:pt idx="6883">
                        <c:v>300</c:v>
                      </c:pt>
                      <c:pt idx="6884">
                        <c:v>300</c:v>
                      </c:pt>
                      <c:pt idx="6885">
                        <c:v>300</c:v>
                      </c:pt>
                      <c:pt idx="6886">
                        <c:v>300</c:v>
                      </c:pt>
                      <c:pt idx="6887">
                        <c:v>300</c:v>
                      </c:pt>
                      <c:pt idx="6888">
                        <c:v>300</c:v>
                      </c:pt>
                      <c:pt idx="6889">
                        <c:v>300</c:v>
                      </c:pt>
                      <c:pt idx="6890">
                        <c:v>300</c:v>
                      </c:pt>
                      <c:pt idx="6891">
                        <c:v>300</c:v>
                      </c:pt>
                      <c:pt idx="6892">
                        <c:v>300</c:v>
                      </c:pt>
                      <c:pt idx="6893">
                        <c:v>300</c:v>
                      </c:pt>
                      <c:pt idx="6894">
                        <c:v>300</c:v>
                      </c:pt>
                      <c:pt idx="6895">
                        <c:v>300</c:v>
                      </c:pt>
                      <c:pt idx="6896">
                        <c:v>300</c:v>
                      </c:pt>
                      <c:pt idx="6897">
                        <c:v>300</c:v>
                      </c:pt>
                      <c:pt idx="6898">
                        <c:v>300</c:v>
                      </c:pt>
                      <c:pt idx="6899">
                        <c:v>300</c:v>
                      </c:pt>
                      <c:pt idx="6900">
                        <c:v>300</c:v>
                      </c:pt>
                      <c:pt idx="6901">
                        <c:v>300</c:v>
                      </c:pt>
                      <c:pt idx="6902">
                        <c:v>300</c:v>
                      </c:pt>
                      <c:pt idx="6903">
                        <c:v>300</c:v>
                      </c:pt>
                      <c:pt idx="6904">
                        <c:v>300</c:v>
                      </c:pt>
                      <c:pt idx="6905">
                        <c:v>300</c:v>
                      </c:pt>
                      <c:pt idx="6906">
                        <c:v>300</c:v>
                      </c:pt>
                      <c:pt idx="6907">
                        <c:v>300</c:v>
                      </c:pt>
                      <c:pt idx="6908">
                        <c:v>300</c:v>
                      </c:pt>
                      <c:pt idx="6909">
                        <c:v>300</c:v>
                      </c:pt>
                      <c:pt idx="6910">
                        <c:v>300</c:v>
                      </c:pt>
                      <c:pt idx="6911">
                        <c:v>300</c:v>
                      </c:pt>
                      <c:pt idx="6912">
                        <c:v>300</c:v>
                      </c:pt>
                      <c:pt idx="6913">
                        <c:v>300</c:v>
                      </c:pt>
                      <c:pt idx="6914">
                        <c:v>300</c:v>
                      </c:pt>
                      <c:pt idx="6915">
                        <c:v>300</c:v>
                      </c:pt>
                      <c:pt idx="6916">
                        <c:v>300</c:v>
                      </c:pt>
                      <c:pt idx="6917">
                        <c:v>300</c:v>
                      </c:pt>
                      <c:pt idx="6918">
                        <c:v>300</c:v>
                      </c:pt>
                      <c:pt idx="6919">
                        <c:v>300</c:v>
                      </c:pt>
                      <c:pt idx="6920">
                        <c:v>300</c:v>
                      </c:pt>
                      <c:pt idx="6921">
                        <c:v>300</c:v>
                      </c:pt>
                      <c:pt idx="6922">
                        <c:v>300</c:v>
                      </c:pt>
                      <c:pt idx="6923">
                        <c:v>300</c:v>
                      </c:pt>
                      <c:pt idx="6924">
                        <c:v>300</c:v>
                      </c:pt>
                      <c:pt idx="6925">
                        <c:v>300</c:v>
                      </c:pt>
                      <c:pt idx="6926">
                        <c:v>300</c:v>
                      </c:pt>
                      <c:pt idx="6927">
                        <c:v>300</c:v>
                      </c:pt>
                      <c:pt idx="6928">
                        <c:v>300</c:v>
                      </c:pt>
                      <c:pt idx="6929">
                        <c:v>300</c:v>
                      </c:pt>
                      <c:pt idx="6930">
                        <c:v>300</c:v>
                      </c:pt>
                      <c:pt idx="6931">
                        <c:v>300</c:v>
                      </c:pt>
                      <c:pt idx="6932">
                        <c:v>300</c:v>
                      </c:pt>
                      <c:pt idx="6933">
                        <c:v>300</c:v>
                      </c:pt>
                      <c:pt idx="6934">
                        <c:v>300</c:v>
                      </c:pt>
                      <c:pt idx="6935">
                        <c:v>300</c:v>
                      </c:pt>
                      <c:pt idx="6936">
                        <c:v>300</c:v>
                      </c:pt>
                      <c:pt idx="6937">
                        <c:v>300</c:v>
                      </c:pt>
                      <c:pt idx="6938">
                        <c:v>300</c:v>
                      </c:pt>
                      <c:pt idx="6939">
                        <c:v>300</c:v>
                      </c:pt>
                      <c:pt idx="6940">
                        <c:v>300</c:v>
                      </c:pt>
                      <c:pt idx="6941">
                        <c:v>300</c:v>
                      </c:pt>
                      <c:pt idx="6942">
                        <c:v>300</c:v>
                      </c:pt>
                      <c:pt idx="6943">
                        <c:v>300</c:v>
                      </c:pt>
                      <c:pt idx="6944">
                        <c:v>300</c:v>
                      </c:pt>
                      <c:pt idx="6945">
                        <c:v>300</c:v>
                      </c:pt>
                      <c:pt idx="6946">
                        <c:v>300</c:v>
                      </c:pt>
                      <c:pt idx="6947">
                        <c:v>300</c:v>
                      </c:pt>
                      <c:pt idx="6948">
                        <c:v>300</c:v>
                      </c:pt>
                      <c:pt idx="6949">
                        <c:v>300</c:v>
                      </c:pt>
                      <c:pt idx="6950">
                        <c:v>300</c:v>
                      </c:pt>
                      <c:pt idx="6951">
                        <c:v>300</c:v>
                      </c:pt>
                      <c:pt idx="6952">
                        <c:v>300</c:v>
                      </c:pt>
                      <c:pt idx="6953">
                        <c:v>300</c:v>
                      </c:pt>
                      <c:pt idx="6954">
                        <c:v>300</c:v>
                      </c:pt>
                      <c:pt idx="6955">
                        <c:v>300</c:v>
                      </c:pt>
                      <c:pt idx="6956">
                        <c:v>300</c:v>
                      </c:pt>
                      <c:pt idx="6957">
                        <c:v>300</c:v>
                      </c:pt>
                      <c:pt idx="6958">
                        <c:v>300</c:v>
                      </c:pt>
                      <c:pt idx="6959">
                        <c:v>300</c:v>
                      </c:pt>
                      <c:pt idx="6960">
                        <c:v>300</c:v>
                      </c:pt>
                      <c:pt idx="6961">
                        <c:v>300</c:v>
                      </c:pt>
                      <c:pt idx="6962">
                        <c:v>300</c:v>
                      </c:pt>
                      <c:pt idx="6963">
                        <c:v>300</c:v>
                      </c:pt>
                      <c:pt idx="6964">
                        <c:v>300</c:v>
                      </c:pt>
                      <c:pt idx="6965">
                        <c:v>300</c:v>
                      </c:pt>
                      <c:pt idx="6966">
                        <c:v>300</c:v>
                      </c:pt>
                      <c:pt idx="6967">
                        <c:v>300</c:v>
                      </c:pt>
                      <c:pt idx="6968">
                        <c:v>300</c:v>
                      </c:pt>
                      <c:pt idx="6969">
                        <c:v>300</c:v>
                      </c:pt>
                      <c:pt idx="6970">
                        <c:v>300</c:v>
                      </c:pt>
                      <c:pt idx="6971">
                        <c:v>300</c:v>
                      </c:pt>
                      <c:pt idx="6972">
                        <c:v>300</c:v>
                      </c:pt>
                      <c:pt idx="6973">
                        <c:v>300</c:v>
                      </c:pt>
                      <c:pt idx="6974">
                        <c:v>300</c:v>
                      </c:pt>
                      <c:pt idx="6975">
                        <c:v>300</c:v>
                      </c:pt>
                      <c:pt idx="6976">
                        <c:v>300</c:v>
                      </c:pt>
                      <c:pt idx="6977">
                        <c:v>300</c:v>
                      </c:pt>
                      <c:pt idx="6978">
                        <c:v>300</c:v>
                      </c:pt>
                      <c:pt idx="6979">
                        <c:v>300</c:v>
                      </c:pt>
                      <c:pt idx="6980">
                        <c:v>300</c:v>
                      </c:pt>
                      <c:pt idx="6981">
                        <c:v>300</c:v>
                      </c:pt>
                      <c:pt idx="6982">
                        <c:v>300</c:v>
                      </c:pt>
                      <c:pt idx="6983">
                        <c:v>300</c:v>
                      </c:pt>
                      <c:pt idx="6984">
                        <c:v>300</c:v>
                      </c:pt>
                      <c:pt idx="6985">
                        <c:v>300</c:v>
                      </c:pt>
                      <c:pt idx="6986">
                        <c:v>300</c:v>
                      </c:pt>
                      <c:pt idx="6987">
                        <c:v>300</c:v>
                      </c:pt>
                      <c:pt idx="6988">
                        <c:v>300</c:v>
                      </c:pt>
                      <c:pt idx="6989">
                        <c:v>300</c:v>
                      </c:pt>
                      <c:pt idx="6990">
                        <c:v>300</c:v>
                      </c:pt>
                      <c:pt idx="6991">
                        <c:v>300</c:v>
                      </c:pt>
                      <c:pt idx="6992">
                        <c:v>300</c:v>
                      </c:pt>
                      <c:pt idx="6993">
                        <c:v>300</c:v>
                      </c:pt>
                      <c:pt idx="6994">
                        <c:v>300</c:v>
                      </c:pt>
                      <c:pt idx="6995">
                        <c:v>300</c:v>
                      </c:pt>
                      <c:pt idx="6996">
                        <c:v>300</c:v>
                      </c:pt>
                      <c:pt idx="6997">
                        <c:v>300</c:v>
                      </c:pt>
                      <c:pt idx="6998">
                        <c:v>300</c:v>
                      </c:pt>
                      <c:pt idx="6999">
                        <c:v>300</c:v>
                      </c:pt>
                      <c:pt idx="7000">
                        <c:v>300</c:v>
                      </c:pt>
                      <c:pt idx="7001">
                        <c:v>300</c:v>
                      </c:pt>
                      <c:pt idx="7002">
                        <c:v>300</c:v>
                      </c:pt>
                      <c:pt idx="7003">
                        <c:v>300</c:v>
                      </c:pt>
                      <c:pt idx="7004">
                        <c:v>300</c:v>
                      </c:pt>
                      <c:pt idx="7005">
                        <c:v>300</c:v>
                      </c:pt>
                      <c:pt idx="7006">
                        <c:v>300</c:v>
                      </c:pt>
                      <c:pt idx="7007">
                        <c:v>300</c:v>
                      </c:pt>
                      <c:pt idx="7008">
                        <c:v>300</c:v>
                      </c:pt>
                      <c:pt idx="7009">
                        <c:v>300</c:v>
                      </c:pt>
                      <c:pt idx="7010">
                        <c:v>300</c:v>
                      </c:pt>
                      <c:pt idx="7011">
                        <c:v>300</c:v>
                      </c:pt>
                      <c:pt idx="7012">
                        <c:v>300</c:v>
                      </c:pt>
                      <c:pt idx="7013">
                        <c:v>300</c:v>
                      </c:pt>
                      <c:pt idx="7014">
                        <c:v>300</c:v>
                      </c:pt>
                      <c:pt idx="7015">
                        <c:v>300</c:v>
                      </c:pt>
                      <c:pt idx="7016">
                        <c:v>300</c:v>
                      </c:pt>
                      <c:pt idx="7017">
                        <c:v>300</c:v>
                      </c:pt>
                      <c:pt idx="7018">
                        <c:v>300</c:v>
                      </c:pt>
                      <c:pt idx="7019">
                        <c:v>300</c:v>
                      </c:pt>
                      <c:pt idx="7020">
                        <c:v>300</c:v>
                      </c:pt>
                      <c:pt idx="7021">
                        <c:v>300</c:v>
                      </c:pt>
                      <c:pt idx="7022">
                        <c:v>300</c:v>
                      </c:pt>
                      <c:pt idx="7023">
                        <c:v>300</c:v>
                      </c:pt>
                      <c:pt idx="7024">
                        <c:v>300</c:v>
                      </c:pt>
                      <c:pt idx="7025">
                        <c:v>300</c:v>
                      </c:pt>
                      <c:pt idx="7026">
                        <c:v>300</c:v>
                      </c:pt>
                      <c:pt idx="7027">
                        <c:v>300</c:v>
                      </c:pt>
                      <c:pt idx="7028">
                        <c:v>300</c:v>
                      </c:pt>
                      <c:pt idx="7029">
                        <c:v>300</c:v>
                      </c:pt>
                      <c:pt idx="7030">
                        <c:v>300</c:v>
                      </c:pt>
                      <c:pt idx="7031">
                        <c:v>300</c:v>
                      </c:pt>
                      <c:pt idx="7032">
                        <c:v>300</c:v>
                      </c:pt>
                      <c:pt idx="7033">
                        <c:v>300</c:v>
                      </c:pt>
                      <c:pt idx="7034">
                        <c:v>300</c:v>
                      </c:pt>
                      <c:pt idx="7035">
                        <c:v>300</c:v>
                      </c:pt>
                      <c:pt idx="7036">
                        <c:v>300</c:v>
                      </c:pt>
                      <c:pt idx="7037">
                        <c:v>300</c:v>
                      </c:pt>
                      <c:pt idx="7038">
                        <c:v>300</c:v>
                      </c:pt>
                      <c:pt idx="7039">
                        <c:v>300</c:v>
                      </c:pt>
                      <c:pt idx="7040">
                        <c:v>300</c:v>
                      </c:pt>
                      <c:pt idx="7041">
                        <c:v>300</c:v>
                      </c:pt>
                      <c:pt idx="7042">
                        <c:v>300</c:v>
                      </c:pt>
                      <c:pt idx="7043">
                        <c:v>300</c:v>
                      </c:pt>
                      <c:pt idx="7044">
                        <c:v>300</c:v>
                      </c:pt>
                      <c:pt idx="7045">
                        <c:v>300</c:v>
                      </c:pt>
                      <c:pt idx="7046">
                        <c:v>300</c:v>
                      </c:pt>
                      <c:pt idx="7047">
                        <c:v>300</c:v>
                      </c:pt>
                      <c:pt idx="7048">
                        <c:v>300</c:v>
                      </c:pt>
                      <c:pt idx="7049">
                        <c:v>300</c:v>
                      </c:pt>
                      <c:pt idx="7050">
                        <c:v>300</c:v>
                      </c:pt>
                      <c:pt idx="7051">
                        <c:v>300</c:v>
                      </c:pt>
                      <c:pt idx="7052">
                        <c:v>300</c:v>
                      </c:pt>
                      <c:pt idx="7053">
                        <c:v>300</c:v>
                      </c:pt>
                      <c:pt idx="7054">
                        <c:v>300</c:v>
                      </c:pt>
                      <c:pt idx="7055">
                        <c:v>300</c:v>
                      </c:pt>
                      <c:pt idx="7056">
                        <c:v>300</c:v>
                      </c:pt>
                      <c:pt idx="7057">
                        <c:v>300</c:v>
                      </c:pt>
                      <c:pt idx="7058">
                        <c:v>300</c:v>
                      </c:pt>
                      <c:pt idx="7059">
                        <c:v>300</c:v>
                      </c:pt>
                      <c:pt idx="7060">
                        <c:v>300</c:v>
                      </c:pt>
                      <c:pt idx="7061">
                        <c:v>300</c:v>
                      </c:pt>
                      <c:pt idx="7062">
                        <c:v>300</c:v>
                      </c:pt>
                      <c:pt idx="7063">
                        <c:v>300</c:v>
                      </c:pt>
                      <c:pt idx="7064">
                        <c:v>300</c:v>
                      </c:pt>
                      <c:pt idx="7065">
                        <c:v>300</c:v>
                      </c:pt>
                      <c:pt idx="7066">
                        <c:v>300</c:v>
                      </c:pt>
                      <c:pt idx="7067">
                        <c:v>300</c:v>
                      </c:pt>
                      <c:pt idx="7068">
                        <c:v>300</c:v>
                      </c:pt>
                      <c:pt idx="7069">
                        <c:v>300</c:v>
                      </c:pt>
                      <c:pt idx="7070">
                        <c:v>300</c:v>
                      </c:pt>
                      <c:pt idx="7071">
                        <c:v>300</c:v>
                      </c:pt>
                      <c:pt idx="7072">
                        <c:v>300</c:v>
                      </c:pt>
                      <c:pt idx="7073">
                        <c:v>300</c:v>
                      </c:pt>
                      <c:pt idx="7074">
                        <c:v>300</c:v>
                      </c:pt>
                      <c:pt idx="7075">
                        <c:v>300</c:v>
                      </c:pt>
                      <c:pt idx="7076">
                        <c:v>300</c:v>
                      </c:pt>
                      <c:pt idx="7077">
                        <c:v>300</c:v>
                      </c:pt>
                      <c:pt idx="7078">
                        <c:v>300</c:v>
                      </c:pt>
                      <c:pt idx="7079">
                        <c:v>300</c:v>
                      </c:pt>
                      <c:pt idx="7080">
                        <c:v>300</c:v>
                      </c:pt>
                      <c:pt idx="7081">
                        <c:v>300</c:v>
                      </c:pt>
                      <c:pt idx="7082">
                        <c:v>300</c:v>
                      </c:pt>
                      <c:pt idx="7083">
                        <c:v>300</c:v>
                      </c:pt>
                      <c:pt idx="7084">
                        <c:v>300</c:v>
                      </c:pt>
                      <c:pt idx="7085">
                        <c:v>300</c:v>
                      </c:pt>
                      <c:pt idx="7086">
                        <c:v>300</c:v>
                      </c:pt>
                      <c:pt idx="7087">
                        <c:v>300</c:v>
                      </c:pt>
                      <c:pt idx="7088">
                        <c:v>300</c:v>
                      </c:pt>
                      <c:pt idx="7089">
                        <c:v>300</c:v>
                      </c:pt>
                      <c:pt idx="7090">
                        <c:v>300</c:v>
                      </c:pt>
                      <c:pt idx="7091">
                        <c:v>300</c:v>
                      </c:pt>
                      <c:pt idx="7092">
                        <c:v>300</c:v>
                      </c:pt>
                      <c:pt idx="7093">
                        <c:v>300</c:v>
                      </c:pt>
                      <c:pt idx="7094">
                        <c:v>300</c:v>
                      </c:pt>
                      <c:pt idx="7095">
                        <c:v>300</c:v>
                      </c:pt>
                      <c:pt idx="7096">
                        <c:v>300</c:v>
                      </c:pt>
                      <c:pt idx="7097">
                        <c:v>300</c:v>
                      </c:pt>
                      <c:pt idx="7098">
                        <c:v>300</c:v>
                      </c:pt>
                      <c:pt idx="7099">
                        <c:v>300</c:v>
                      </c:pt>
                      <c:pt idx="7100">
                        <c:v>300</c:v>
                      </c:pt>
                      <c:pt idx="7101">
                        <c:v>300</c:v>
                      </c:pt>
                      <c:pt idx="7102">
                        <c:v>300</c:v>
                      </c:pt>
                      <c:pt idx="7103">
                        <c:v>300</c:v>
                      </c:pt>
                      <c:pt idx="7104">
                        <c:v>300</c:v>
                      </c:pt>
                      <c:pt idx="7105">
                        <c:v>300</c:v>
                      </c:pt>
                      <c:pt idx="7106">
                        <c:v>300</c:v>
                      </c:pt>
                      <c:pt idx="7107">
                        <c:v>300</c:v>
                      </c:pt>
                      <c:pt idx="7108">
                        <c:v>300</c:v>
                      </c:pt>
                      <c:pt idx="7109">
                        <c:v>300</c:v>
                      </c:pt>
                      <c:pt idx="7110">
                        <c:v>300</c:v>
                      </c:pt>
                      <c:pt idx="7111">
                        <c:v>300</c:v>
                      </c:pt>
                      <c:pt idx="7112">
                        <c:v>300</c:v>
                      </c:pt>
                      <c:pt idx="7113">
                        <c:v>300</c:v>
                      </c:pt>
                      <c:pt idx="7114">
                        <c:v>300</c:v>
                      </c:pt>
                      <c:pt idx="7115">
                        <c:v>300</c:v>
                      </c:pt>
                      <c:pt idx="7116">
                        <c:v>300</c:v>
                      </c:pt>
                      <c:pt idx="7117">
                        <c:v>300</c:v>
                      </c:pt>
                      <c:pt idx="7118">
                        <c:v>300</c:v>
                      </c:pt>
                      <c:pt idx="7119">
                        <c:v>300</c:v>
                      </c:pt>
                      <c:pt idx="7120">
                        <c:v>300</c:v>
                      </c:pt>
                      <c:pt idx="7121">
                        <c:v>300</c:v>
                      </c:pt>
                      <c:pt idx="7122">
                        <c:v>300</c:v>
                      </c:pt>
                      <c:pt idx="7123">
                        <c:v>300</c:v>
                      </c:pt>
                      <c:pt idx="7124">
                        <c:v>300</c:v>
                      </c:pt>
                      <c:pt idx="7125">
                        <c:v>300</c:v>
                      </c:pt>
                      <c:pt idx="7126">
                        <c:v>300</c:v>
                      </c:pt>
                      <c:pt idx="7127">
                        <c:v>300</c:v>
                      </c:pt>
                      <c:pt idx="7128">
                        <c:v>300</c:v>
                      </c:pt>
                      <c:pt idx="7129">
                        <c:v>300</c:v>
                      </c:pt>
                      <c:pt idx="7130">
                        <c:v>300</c:v>
                      </c:pt>
                      <c:pt idx="7131">
                        <c:v>300</c:v>
                      </c:pt>
                      <c:pt idx="7132">
                        <c:v>300</c:v>
                      </c:pt>
                      <c:pt idx="7133">
                        <c:v>300</c:v>
                      </c:pt>
                      <c:pt idx="7134">
                        <c:v>300</c:v>
                      </c:pt>
                      <c:pt idx="7135">
                        <c:v>300</c:v>
                      </c:pt>
                      <c:pt idx="7136">
                        <c:v>300</c:v>
                      </c:pt>
                      <c:pt idx="7137">
                        <c:v>300</c:v>
                      </c:pt>
                      <c:pt idx="7138">
                        <c:v>300</c:v>
                      </c:pt>
                      <c:pt idx="7139">
                        <c:v>300</c:v>
                      </c:pt>
                      <c:pt idx="7140">
                        <c:v>300</c:v>
                      </c:pt>
                      <c:pt idx="7141">
                        <c:v>300</c:v>
                      </c:pt>
                      <c:pt idx="7142">
                        <c:v>300</c:v>
                      </c:pt>
                      <c:pt idx="7143">
                        <c:v>300</c:v>
                      </c:pt>
                      <c:pt idx="7144">
                        <c:v>300</c:v>
                      </c:pt>
                      <c:pt idx="7145">
                        <c:v>300</c:v>
                      </c:pt>
                      <c:pt idx="7146">
                        <c:v>300</c:v>
                      </c:pt>
                      <c:pt idx="7147">
                        <c:v>300</c:v>
                      </c:pt>
                      <c:pt idx="7148">
                        <c:v>300</c:v>
                      </c:pt>
                      <c:pt idx="7149">
                        <c:v>300</c:v>
                      </c:pt>
                      <c:pt idx="7150">
                        <c:v>300</c:v>
                      </c:pt>
                      <c:pt idx="7151">
                        <c:v>300</c:v>
                      </c:pt>
                      <c:pt idx="7152">
                        <c:v>300</c:v>
                      </c:pt>
                      <c:pt idx="7153">
                        <c:v>300</c:v>
                      </c:pt>
                      <c:pt idx="7154">
                        <c:v>300</c:v>
                      </c:pt>
                      <c:pt idx="7155">
                        <c:v>300</c:v>
                      </c:pt>
                      <c:pt idx="7156">
                        <c:v>300</c:v>
                      </c:pt>
                      <c:pt idx="7157">
                        <c:v>300</c:v>
                      </c:pt>
                      <c:pt idx="7158">
                        <c:v>300</c:v>
                      </c:pt>
                      <c:pt idx="7159">
                        <c:v>300</c:v>
                      </c:pt>
                      <c:pt idx="7160">
                        <c:v>300</c:v>
                      </c:pt>
                      <c:pt idx="7161">
                        <c:v>300</c:v>
                      </c:pt>
                      <c:pt idx="7162">
                        <c:v>300</c:v>
                      </c:pt>
                      <c:pt idx="7163">
                        <c:v>300</c:v>
                      </c:pt>
                      <c:pt idx="7164">
                        <c:v>300</c:v>
                      </c:pt>
                      <c:pt idx="7165">
                        <c:v>300</c:v>
                      </c:pt>
                      <c:pt idx="7166">
                        <c:v>300</c:v>
                      </c:pt>
                      <c:pt idx="7167">
                        <c:v>300</c:v>
                      </c:pt>
                      <c:pt idx="7168">
                        <c:v>300</c:v>
                      </c:pt>
                      <c:pt idx="7169">
                        <c:v>300</c:v>
                      </c:pt>
                      <c:pt idx="7170">
                        <c:v>300</c:v>
                      </c:pt>
                      <c:pt idx="7171">
                        <c:v>300</c:v>
                      </c:pt>
                      <c:pt idx="7172">
                        <c:v>300</c:v>
                      </c:pt>
                      <c:pt idx="7173">
                        <c:v>300</c:v>
                      </c:pt>
                      <c:pt idx="7174">
                        <c:v>300</c:v>
                      </c:pt>
                      <c:pt idx="7175">
                        <c:v>300</c:v>
                      </c:pt>
                      <c:pt idx="7176">
                        <c:v>300</c:v>
                      </c:pt>
                      <c:pt idx="7177">
                        <c:v>300</c:v>
                      </c:pt>
                      <c:pt idx="7178">
                        <c:v>300</c:v>
                      </c:pt>
                      <c:pt idx="7179">
                        <c:v>300</c:v>
                      </c:pt>
                      <c:pt idx="7180">
                        <c:v>300</c:v>
                      </c:pt>
                      <c:pt idx="7181">
                        <c:v>300</c:v>
                      </c:pt>
                      <c:pt idx="7182">
                        <c:v>300</c:v>
                      </c:pt>
                      <c:pt idx="7183">
                        <c:v>300</c:v>
                      </c:pt>
                      <c:pt idx="7184">
                        <c:v>300</c:v>
                      </c:pt>
                      <c:pt idx="7185">
                        <c:v>300</c:v>
                      </c:pt>
                      <c:pt idx="7186">
                        <c:v>300</c:v>
                      </c:pt>
                      <c:pt idx="7187">
                        <c:v>300</c:v>
                      </c:pt>
                      <c:pt idx="7188">
                        <c:v>300</c:v>
                      </c:pt>
                      <c:pt idx="7189">
                        <c:v>300</c:v>
                      </c:pt>
                      <c:pt idx="7190">
                        <c:v>300</c:v>
                      </c:pt>
                      <c:pt idx="7191">
                        <c:v>300</c:v>
                      </c:pt>
                      <c:pt idx="7192">
                        <c:v>300</c:v>
                      </c:pt>
                      <c:pt idx="7193">
                        <c:v>300</c:v>
                      </c:pt>
                      <c:pt idx="7194">
                        <c:v>300</c:v>
                      </c:pt>
                      <c:pt idx="7195">
                        <c:v>300</c:v>
                      </c:pt>
                      <c:pt idx="7196">
                        <c:v>300</c:v>
                      </c:pt>
                      <c:pt idx="7197">
                        <c:v>300</c:v>
                      </c:pt>
                      <c:pt idx="7198">
                        <c:v>300</c:v>
                      </c:pt>
                      <c:pt idx="7199">
                        <c:v>300</c:v>
                      </c:pt>
                      <c:pt idx="7200">
                        <c:v>300</c:v>
                      </c:pt>
                      <c:pt idx="7201">
                        <c:v>300</c:v>
                      </c:pt>
                      <c:pt idx="7202">
                        <c:v>300</c:v>
                      </c:pt>
                      <c:pt idx="7203">
                        <c:v>300</c:v>
                      </c:pt>
                      <c:pt idx="7204">
                        <c:v>300</c:v>
                      </c:pt>
                      <c:pt idx="7205">
                        <c:v>300</c:v>
                      </c:pt>
                      <c:pt idx="7206">
                        <c:v>300</c:v>
                      </c:pt>
                      <c:pt idx="7207">
                        <c:v>300</c:v>
                      </c:pt>
                      <c:pt idx="7208">
                        <c:v>300</c:v>
                      </c:pt>
                      <c:pt idx="7209">
                        <c:v>300</c:v>
                      </c:pt>
                      <c:pt idx="7210">
                        <c:v>300</c:v>
                      </c:pt>
                      <c:pt idx="7211">
                        <c:v>300</c:v>
                      </c:pt>
                      <c:pt idx="7212">
                        <c:v>300</c:v>
                      </c:pt>
                      <c:pt idx="7213">
                        <c:v>300</c:v>
                      </c:pt>
                      <c:pt idx="7214">
                        <c:v>300</c:v>
                      </c:pt>
                      <c:pt idx="7215">
                        <c:v>300</c:v>
                      </c:pt>
                      <c:pt idx="7216">
                        <c:v>300</c:v>
                      </c:pt>
                      <c:pt idx="7217">
                        <c:v>300</c:v>
                      </c:pt>
                      <c:pt idx="7218">
                        <c:v>300</c:v>
                      </c:pt>
                      <c:pt idx="7219">
                        <c:v>300</c:v>
                      </c:pt>
                      <c:pt idx="7220">
                        <c:v>300</c:v>
                      </c:pt>
                      <c:pt idx="7221">
                        <c:v>300</c:v>
                      </c:pt>
                      <c:pt idx="7222">
                        <c:v>300</c:v>
                      </c:pt>
                      <c:pt idx="7223">
                        <c:v>300</c:v>
                      </c:pt>
                      <c:pt idx="7224">
                        <c:v>300</c:v>
                      </c:pt>
                      <c:pt idx="7225">
                        <c:v>300</c:v>
                      </c:pt>
                      <c:pt idx="7226">
                        <c:v>300</c:v>
                      </c:pt>
                      <c:pt idx="7227">
                        <c:v>300</c:v>
                      </c:pt>
                      <c:pt idx="7228">
                        <c:v>300</c:v>
                      </c:pt>
                      <c:pt idx="7229">
                        <c:v>300</c:v>
                      </c:pt>
                      <c:pt idx="7230">
                        <c:v>300</c:v>
                      </c:pt>
                      <c:pt idx="7231">
                        <c:v>300</c:v>
                      </c:pt>
                      <c:pt idx="7232">
                        <c:v>300</c:v>
                      </c:pt>
                      <c:pt idx="7233">
                        <c:v>300</c:v>
                      </c:pt>
                      <c:pt idx="7234">
                        <c:v>300</c:v>
                      </c:pt>
                      <c:pt idx="7235">
                        <c:v>300</c:v>
                      </c:pt>
                      <c:pt idx="7236">
                        <c:v>300</c:v>
                      </c:pt>
                      <c:pt idx="7237">
                        <c:v>300</c:v>
                      </c:pt>
                      <c:pt idx="7238">
                        <c:v>300</c:v>
                      </c:pt>
                      <c:pt idx="7239">
                        <c:v>300</c:v>
                      </c:pt>
                      <c:pt idx="7240">
                        <c:v>300</c:v>
                      </c:pt>
                      <c:pt idx="7241">
                        <c:v>300</c:v>
                      </c:pt>
                      <c:pt idx="7242">
                        <c:v>300</c:v>
                      </c:pt>
                      <c:pt idx="7243">
                        <c:v>300</c:v>
                      </c:pt>
                      <c:pt idx="7244">
                        <c:v>300</c:v>
                      </c:pt>
                      <c:pt idx="7245">
                        <c:v>300</c:v>
                      </c:pt>
                      <c:pt idx="7246">
                        <c:v>300</c:v>
                      </c:pt>
                      <c:pt idx="7247">
                        <c:v>300</c:v>
                      </c:pt>
                      <c:pt idx="7248">
                        <c:v>300</c:v>
                      </c:pt>
                      <c:pt idx="7249">
                        <c:v>300</c:v>
                      </c:pt>
                      <c:pt idx="7250">
                        <c:v>300</c:v>
                      </c:pt>
                      <c:pt idx="7251">
                        <c:v>300</c:v>
                      </c:pt>
                      <c:pt idx="7252">
                        <c:v>300</c:v>
                      </c:pt>
                      <c:pt idx="7253">
                        <c:v>300</c:v>
                      </c:pt>
                      <c:pt idx="7254">
                        <c:v>300</c:v>
                      </c:pt>
                      <c:pt idx="7255">
                        <c:v>300</c:v>
                      </c:pt>
                      <c:pt idx="7256">
                        <c:v>300</c:v>
                      </c:pt>
                      <c:pt idx="7257">
                        <c:v>300</c:v>
                      </c:pt>
                      <c:pt idx="7258">
                        <c:v>300</c:v>
                      </c:pt>
                      <c:pt idx="7259">
                        <c:v>300</c:v>
                      </c:pt>
                      <c:pt idx="7260">
                        <c:v>300</c:v>
                      </c:pt>
                      <c:pt idx="7261">
                        <c:v>300</c:v>
                      </c:pt>
                      <c:pt idx="7262">
                        <c:v>300</c:v>
                      </c:pt>
                      <c:pt idx="7263">
                        <c:v>300</c:v>
                      </c:pt>
                      <c:pt idx="7264">
                        <c:v>300</c:v>
                      </c:pt>
                      <c:pt idx="7265">
                        <c:v>300</c:v>
                      </c:pt>
                      <c:pt idx="7266">
                        <c:v>300</c:v>
                      </c:pt>
                      <c:pt idx="7267">
                        <c:v>300</c:v>
                      </c:pt>
                      <c:pt idx="7268">
                        <c:v>300</c:v>
                      </c:pt>
                      <c:pt idx="7269">
                        <c:v>300</c:v>
                      </c:pt>
                      <c:pt idx="7270">
                        <c:v>300</c:v>
                      </c:pt>
                      <c:pt idx="7271">
                        <c:v>300</c:v>
                      </c:pt>
                      <c:pt idx="7272">
                        <c:v>300</c:v>
                      </c:pt>
                      <c:pt idx="7273">
                        <c:v>300</c:v>
                      </c:pt>
                      <c:pt idx="7274">
                        <c:v>300</c:v>
                      </c:pt>
                      <c:pt idx="7275">
                        <c:v>300</c:v>
                      </c:pt>
                      <c:pt idx="7276">
                        <c:v>300</c:v>
                      </c:pt>
                      <c:pt idx="7277">
                        <c:v>300</c:v>
                      </c:pt>
                      <c:pt idx="7278">
                        <c:v>300</c:v>
                      </c:pt>
                      <c:pt idx="7279">
                        <c:v>300</c:v>
                      </c:pt>
                      <c:pt idx="7280">
                        <c:v>300</c:v>
                      </c:pt>
                      <c:pt idx="7281">
                        <c:v>300</c:v>
                      </c:pt>
                      <c:pt idx="7282">
                        <c:v>300</c:v>
                      </c:pt>
                      <c:pt idx="7283">
                        <c:v>300</c:v>
                      </c:pt>
                      <c:pt idx="7284">
                        <c:v>300</c:v>
                      </c:pt>
                      <c:pt idx="7285">
                        <c:v>300</c:v>
                      </c:pt>
                      <c:pt idx="7286">
                        <c:v>300</c:v>
                      </c:pt>
                      <c:pt idx="7287">
                        <c:v>300</c:v>
                      </c:pt>
                      <c:pt idx="7288">
                        <c:v>300</c:v>
                      </c:pt>
                      <c:pt idx="7289">
                        <c:v>300</c:v>
                      </c:pt>
                      <c:pt idx="7290">
                        <c:v>300</c:v>
                      </c:pt>
                      <c:pt idx="7291">
                        <c:v>300</c:v>
                      </c:pt>
                      <c:pt idx="7292">
                        <c:v>300</c:v>
                      </c:pt>
                      <c:pt idx="7293">
                        <c:v>300</c:v>
                      </c:pt>
                      <c:pt idx="7294">
                        <c:v>300</c:v>
                      </c:pt>
                      <c:pt idx="7295">
                        <c:v>300</c:v>
                      </c:pt>
                      <c:pt idx="7296">
                        <c:v>300</c:v>
                      </c:pt>
                      <c:pt idx="7297">
                        <c:v>300</c:v>
                      </c:pt>
                      <c:pt idx="7298">
                        <c:v>300</c:v>
                      </c:pt>
                      <c:pt idx="7299">
                        <c:v>300</c:v>
                      </c:pt>
                      <c:pt idx="7300">
                        <c:v>300</c:v>
                      </c:pt>
                      <c:pt idx="7301">
                        <c:v>300</c:v>
                      </c:pt>
                      <c:pt idx="7302">
                        <c:v>300</c:v>
                      </c:pt>
                      <c:pt idx="7303">
                        <c:v>300</c:v>
                      </c:pt>
                      <c:pt idx="7304">
                        <c:v>300</c:v>
                      </c:pt>
                      <c:pt idx="7305">
                        <c:v>300</c:v>
                      </c:pt>
                      <c:pt idx="7306">
                        <c:v>300</c:v>
                      </c:pt>
                      <c:pt idx="7307">
                        <c:v>300</c:v>
                      </c:pt>
                      <c:pt idx="7308">
                        <c:v>300</c:v>
                      </c:pt>
                      <c:pt idx="7309">
                        <c:v>300</c:v>
                      </c:pt>
                      <c:pt idx="7310">
                        <c:v>300</c:v>
                      </c:pt>
                      <c:pt idx="7311">
                        <c:v>300</c:v>
                      </c:pt>
                      <c:pt idx="7312">
                        <c:v>300</c:v>
                      </c:pt>
                      <c:pt idx="7313">
                        <c:v>300</c:v>
                      </c:pt>
                      <c:pt idx="7314">
                        <c:v>300</c:v>
                      </c:pt>
                      <c:pt idx="7315">
                        <c:v>300</c:v>
                      </c:pt>
                      <c:pt idx="7316">
                        <c:v>300</c:v>
                      </c:pt>
                      <c:pt idx="7317">
                        <c:v>300</c:v>
                      </c:pt>
                      <c:pt idx="7318">
                        <c:v>300</c:v>
                      </c:pt>
                      <c:pt idx="7319">
                        <c:v>300</c:v>
                      </c:pt>
                      <c:pt idx="7320">
                        <c:v>300</c:v>
                      </c:pt>
                      <c:pt idx="7321">
                        <c:v>300</c:v>
                      </c:pt>
                      <c:pt idx="7322">
                        <c:v>300</c:v>
                      </c:pt>
                      <c:pt idx="7323">
                        <c:v>300</c:v>
                      </c:pt>
                      <c:pt idx="7324">
                        <c:v>300</c:v>
                      </c:pt>
                      <c:pt idx="7325">
                        <c:v>300</c:v>
                      </c:pt>
                      <c:pt idx="7326">
                        <c:v>300</c:v>
                      </c:pt>
                      <c:pt idx="7327">
                        <c:v>300</c:v>
                      </c:pt>
                      <c:pt idx="7328">
                        <c:v>300</c:v>
                      </c:pt>
                      <c:pt idx="7329">
                        <c:v>300</c:v>
                      </c:pt>
                      <c:pt idx="7330">
                        <c:v>300</c:v>
                      </c:pt>
                      <c:pt idx="7331">
                        <c:v>300</c:v>
                      </c:pt>
                      <c:pt idx="7332">
                        <c:v>300</c:v>
                      </c:pt>
                      <c:pt idx="7333">
                        <c:v>300</c:v>
                      </c:pt>
                      <c:pt idx="7334">
                        <c:v>300</c:v>
                      </c:pt>
                      <c:pt idx="7335">
                        <c:v>300</c:v>
                      </c:pt>
                      <c:pt idx="7336">
                        <c:v>300</c:v>
                      </c:pt>
                      <c:pt idx="7337">
                        <c:v>300</c:v>
                      </c:pt>
                      <c:pt idx="7338">
                        <c:v>300</c:v>
                      </c:pt>
                      <c:pt idx="7339">
                        <c:v>300</c:v>
                      </c:pt>
                      <c:pt idx="7340">
                        <c:v>300</c:v>
                      </c:pt>
                      <c:pt idx="7341">
                        <c:v>300</c:v>
                      </c:pt>
                      <c:pt idx="7342">
                        <c:v>300</c:v>
                      </c:pt>
                      <c:pt idx="7343">
                        <c:v>300</c:v>
                      </c:pt>
                      <c:pt idx="7344">
                        <c:v>300</c:v>
                      </c:pt>
                      <c:pt idx="7345">
                        <c:v>300</c:v>
                      </c:pt>
                      <c:pt idx="7346">
                        <c:v>300</c:v>
                      </c:pt>
                      <c:pt idx="7347">
                        <c:v>300</c:v>
                      </c:pt>
                      <c:pt idx="7348">
                        <c:v>300</c:v>
                      </c:pt>
                      <c:pt idx="7349">
                        <c:v>300</c:v>
                      </c:pt>
                      <c:pt idx="7350">
                        <c:v>300</c:v>
                      </c:pt>
                      <c:pt idx="7351">
                        <c:v>300</c:v>
                      </c:pt>
                      <c:pt idx="7352">
                        <c:v>300</c:v>
                      </c:pt>
                      <c:pt idx="7353">
                        <c:v>300</c:v>
                      </c:pt>
                      <c:pt idx="7354">
                        <c:v>300</c:v>
                      </c:pt>
                      <c:pt idx="7355">
                        <c:v>300</c:v>
                      </c:pt>
                      <c:pt idx="7356">
                        <c:v>300</c:v>
                      </c:pt>
                      <c:pt idx="7357">
                        <c:v>300</c:v>
                      </c:pt>
                      <c:pt idx="7358">
                        <c:v>300</c:v>
                      </c:pt>
                      <c:pt idx="7359">
                        <c:v>300</c:v>
                      </c:pt>
                      <c:pt idx="7360">
                        <c:v>300</c:v>
                      </c:pt>
                      <c:pt idx="7361">
                        <c:v>300</c:v>
                      </c:pt>
                      <c:pt idx="7362">
                        <c:v>300</c:v>
                      </c:pt>
                      <c:pt idx="7363">
                        <c:v>300</c:v>
                      </c:pt>
                      <c:pt idx="7364">
                        <c:v>300</c:v>
                      </c:pt>
                      <c:pt idx="7365">
                        <c:v>300</c:v>
                      </c:pt>
                      <c:pt idx="7366">
                        <c:v>300</c:v>
                      </c:pt>
                      <c:pt idx="7367">
                        <c:v>300</c:v>
                      </c:pt>
                      <c:pt idx="7368">
                        <c:v>300</c:v>
                      </c:pt>
                      <c:pt idx="7369">
                        <c:v>300</c:v>
                      </c:pt>
                      <c:pt idx="7370">
                        <c:v>300</c:v>
                      </c:pt>
                      <c:pt idx="7371">
                        <c:v>300</c:v>
                      </c:pt>
                      <c:pt idx="7372">
                        <c:v>300</c:v>
                      </c:pt>
                      <c:pt idx="7373">
                        <c:v>300</c:v>
                      </c:pt>
                      <c:pt idx="7374">
                        <c:v>300</c:v>
                      </c:pt>
                      <c:pt idx="7375">
                        <c:v>300</c:v>
                      </c:pt>
                      <c:pt idx="7376">
                        <c:v>300</c:v>
                      </c:pt>
                      <c:pt idx="7377">
                        <c:v>300</c:v>
                      </c:pt>
                      <c:pt idx="7378">
                        <c:v>300</c:v>
                      </c:pt>
                      <c:pt idx="7379">
                        <c:v>300</c:v>
                      </c:pt>
                      <c:pt idx="7380">
                        <c:v>300</c:v>
                      </c:pt>
                      <c:pt idx="7381">
                        <c:v>300</c:v>
                      </c:pt>
                      <c:pt idx="7382">
                        <c:v>300</c:v>
                      </c:pt>
                      <c:pt idx="7383">
                        <c:v>300</c:v>
                      </c:pt>
                      <c:pt idx="7384">
                        <c:v>300</c:v>
                      </c:pt>
                      <c:pt idx="7385">
                        <c:v>300</c:v>
                      </c:pt>
                      <c:pt idx="7386">
                        <c:v>300</c:v>
                      </c:pt>
                      <c:pt idx="7387">
                        <c:v>300</c:v>
                      </c:pt>
                      <c:pt idx="7388">
                        <c:v>300</c:v>
                      </c:pt>
                      <c:pt idx="7389">
                        <c:v>300</c:v>
                      </c:pt>
                      <c:pt idx="7390">
                        <c:v>300</c:v>
                      </c:pt>
                      <c:pt idx="7391">
                        <c:v>300</c:v>
                      </c:pt>
                      <c:pt idx="7392">
                        <c:v>300</c:v>
                      </c:pt>
                      <c:pt idx="7393">
                        <c:v>300</c:v>
                      </c:pt>
                      <c:pt idx="7394">
                        <c:v>300</c:v>
                      </c:pt>
                      <c:pt idx="7395">
                        <c:v>300</c:v>
                      </c:pt>
                      <c:pt idx="7396">
                        <c:v>300</c:v>
                      </c:pt>
                      <c:pt idx="7397">
                        <c:v>300</c:v>
                      </c:pt>
                      <c:pt idx="7398">
                        <c:v>300</c:v>
                      </c:pt>
                      <c:pt idx="7399">
                        <c:v>300</c:v>
                      </c:pt>
                      <c:pt idx="7400">
                        <c:v>300</c:v>
                      </c:pt>
                      <c:pt idx="7401">
                        <c:v>300</c:v>
                      </c:pt>
                      <c:pt idx="7402">
                        <c:v>300</c:v>
                      </c:pt>
                      <c:pt idx="7403">
                        <c:v>300</c:v>
                      </c:pt>
                      <c:pt idx="7404">
                        <c:v>300</c:v>
                      </c:pt>
                      <c:pt idx="7405">
                        <c:v>300</c:v>
                      </c:pt>
                      <c:pt idx="7406">
                        <c:v>300</c:v>
                      </c:pt>
                      <c:pt idx="7407">
                        <c:v>300</c:v>
                      </c:pt>
                      <c:pt idx="7408">
                        <c:v>300</c:v>
                      </c:pt>
                      <c:pt idx="7409">
                        <c:v>300</c:v>
                      </c:pt>
                      <c:pt idx="7410">
                        <c:v>300</c:v>
                      </c:pt>
                      <c:pt idx="7411">
                        <c:v>300</c:v>
                      </c:pt>
                      <c:pt idx="7412">
                        <c:v>300</c:v>
                      </c:pt>
                      <c:pt idx="7413">
                        <c:v>300</c:v>
                      </c:pt>
                      <c:pt idx="7414">
                        <c:v>300</c:v>
                      </c:pt>
                      <c:pt idx="7415">
                        <c:v>300</c:v>
                      </c:pt>
                      <c:pt idx="7416">
                        <c:v>300</c:v>
                      </c:pt>
                      <c:pt idx="7417">
                        <c:v>300</c:v>
                      </c:pt>
                      <c:pt idx="7418">
                        <c:v>300</c:v>
                      </c:pt>
                      <c:pt idx="7419">
                        <c:v>300</c:v>
                      </c:pt>
                      <c:pt idx="7420">
                        <c:v>300</c:v>
                      </c:pt>
                      <c:pt idx="7421">
                        <c:v>300</c:v>
                      </c:pt>
                      <c:pt idx="7422">
                        <c:v>300</c:v>
                      </c:pt>
                      <c:pt idx="7423">
                        <c:v>300</c:v>
                      </c:pt>
                      <c:pt idx="7424">
                        <c:v>300</c:v>
                      </c:pt>
                      <c:pt idx="7425">
                        <c:v>300</c:v>
                      </c:pt>
                      <c:pt idx="7426">
                        <c:v>300</c:v>
                      </c:pt>
                      <c:pt idx="7427">
                        <c:v>300</c:v>
                      </c:pt>
                      <c:pt idx="7428">
                        <c:v>300</c:v>
                      </c:pt>
                      <c:pt idx="7429">
                        <c:v>300</c:v>
                      </c:pt>
                      <c:pt idx="7430">
                        <c:v>300</c:v>
                      </c:pt>
                      <c:pt idx="7431">
                        <c:v>300</c:v>
                      </c:pt>
                      <c:pt idx="7432">
                        <c:v>300</c:v>
                      </c:pt>
                      <c:pt idx="7433">
                        <c:v>300</c:v>
                      </c:pt>
                      <c:pt idx="7434">
                        <c:v>300</c:v>
                      </c:pt>
                      <c:pt idx="7435">
                        <c:v>300</c:v>
                      </c:pt>
                      <c:pt idx="7436">
                        <c:v>300</c:v>
                      </c:pt>
                      <c:pt idx="7437">
                        <c:v>300</c:v>
                      </c:pt>
                      <c:pt idx="7438">
                        <c:v>300</c:v>
                      </c:pt>
                      <c:pt idx="7439">
                        <c:v>300</c:v>
                      </c:pt>
                      <c:pt idx="7440">
                        <c:v>300</c:v>
                      </c:pt>
                      <c:pt idx="7441">
                        <c:v>300</c:v>
                      </c:pt>
                      <c:pt idx="7442">
                        <c:v>300</c:v>
                      </c:pt>
                      <c:pt idx="7443">
                        <c:v>300</c:v>
                      </c:pt>
                      <c:pt idx="7444">
                        <c:v>300</c:v>
                      </c:pt>
                      <c:pt idx="7445">
                        <c:v>300</c:v>
                      </c:pt>
                      <c:pt idx="7446">
                        <c:v>300</c:v>
                      </c:pt>
                      <c:pt idx="7447">
                        <c:v>300</c:v>
                      </c:pt>
                      <c:pt idx="7448">
                        <c:v>300</c:v>
                      </c:pt>
                      <c:pt idx="7449">
                        <c:v>300</c:v>
                      </c:pt>
                      <c:pt idx="7450">
                        <c:v>300</c:v>
                      </c:pt>
                      <c:pt idx="7451">
                        <c:v>300</c:v>
                      </c:pt>
                      <c:pt idx="7452">
                        <c:v>300</c:v>
                      </c:pt>
                      <c:pt idx="7453">
                        <c:v>300</c:v>
                      </c:pt>
                      <c:pt idx="7454">
                        <c:v>300</c:v>
                      </c:pt>
                      <c:pt idx="7455">
                        <c:v>300</c:v>
                      </c:pt>
                      <c:pt idx="7456">
                        <c:v>300</c:v>
                      </c:pt>
                      <c:pt idx="7457">
                        <c:v>300</c:v>
                      </c:pt>
                      <c:pt idx="7458">
                        <c:v>300</c:v>
                      </c:pt>
                      <c:pt idx="7459">
                        <c:v>300</c:v>
                      </c:pt>
                      <c:pt idx="7460">
                        <c:v>300</c:v>
                      </c:pt>
                      <c:pt idx="7461">
                        <c:v>300</c:v>
                      </c:pt>
                      <c:pt idx="7462">
                        <c:v>300</c:v>
                      </c:pt>
                      <c:pt idx="7463">
                        <c:v>300</c:v>
                      </c:pt>
                      <c:pt idx="7464">
                        <c:v>300</c:v>
                      </c:pt>
                      <c:pt idx="7465">
                        <c:v>300</c:v>
                      </c:pt>
                      <c:pt idx="7466">
                        <c:v>300</c:v>
                      </c:pt>
                      <c:pt idx="7467">
                        <c:v>300</c:v>
                      </c:pt>
                      <c:pt idx="7468">
                        <c:v>300</c:v>
                      </c:pt>
                      <c:pt idx="7469">
                        <c:v>300</c:v>
                      </c:pt>
                      <c:pt idx="7470">
                        <c:v>300</c:v>
                      </c:pt>
                      <c:pt idx="7471">
                        <c:v>300</c:v>
                      </c:pt>
                      <c:pt idx="7472">
                        <c:v>300</c:v>
                      </c:pt>
                      <c:pt idx="7473">
                        <c:v>300</c:v>
                      </c:pt>
                      <c:pt idx="7474">
                        <c:v>300</c:v>
                      </c:pt>
                      <c:pt idx="7475">
                        <c:v>300</c:v>
                      </c:pt>
                      <c:pt idx="7476">
                        <c:v>300</c:v>
                      </c:pt>
                      <c:pt idx="7477">
                        <c:v>300</c:v>
                      </c:pt>
                      <c:pt idx="7478">
                        <c:v>300</c:v>
                      </c:pt>
                      <c:pt idx="7479">
                        <c:v>300</c:v>
                      </c:pt>
                      <c:pt idx="7480">
                        <c:v>300</c:v>
                      </c:pt>
                      <c:pt idx="7481">
                        <c:v>300</c:v>
                      </c:pt>
                      <c:pt idx="7482">
                        <c:v>300</c:v>
                      </c:pt>
                      <c:pt idx="7483">
                        <c:v>300</c:v>
                      </c:pt>
                      <c:pt idx="7484">
                        <c:v>300</c:v>
                      </c:pt>
                      <c:pt idx="7485">
                        <c:v>300</c:v>
                      </c:pt>
                      <c:pt idx="7486">
                        <c:v>300</c:v>
                      </c:pt>
                      <c:pt idx="7487">
                        <c:v>300</c:v>
                      </c:pt>
                      <c:pt idx="7488">
                        <c:v>300</c:v>
                      </c:pt>
                      <c:pt idx="7489">
                        <c:v>300</c:v>
                      </c:pt>
                      <c:pt idx="7490">
                        <c:v>300</c:v>
                      </c:pt>
                      <c:pt idx="7491">
                        <c:v>300</c:v>
                      </c:pt>
                      <c:pt idx="7492">
                        <c:v>300</c:v>
                      </c:pt>
                      <c:pt idx="7493">
                        <c:v>300</c:v>
                      </c:pt>
                      <c:pt idx="7494">
                        <c:v>300</c:v>
                      </c:pt>
                      <c:pt idx="7495">
                        <c:v>300</c:v>
                      </c:pt>
                      <c:pt idx="7496">
                        <c:v>300</c:v>
                      </c:pt>
                      <c:pt idx="7497">
                        <c:v>300</c:v>
                      </c:pt>
                      <c:pt idx="7498">
                        <c:v>300</c:v>
                      </c:pt>
                      <c:pt idx="7499">
                        <c:v>300</c:v>
                      </c:pt>
                      <c:pt idx="7500">
                        <c:v>300</c:v>
                      </c:pt>
                      <c:pt idx="7501">
                        <c:v>300</c:v>
                      </c:pt>
                      <c:pt idx="7502">
                        <c:v>300</c:v>
                      </c:pt>
                      <c:pt idx="7503">
                        <c:v>300</c:v>
                      </c:pt>
                      <c:pt idx="7504">
                        <c:v>300</c:v>
                      </c:pt>
                      <c:pt idx="7505">
                        <c:v>300</c:v>
                      </c:pt>
                      <c:pt idx="7506">
                        <c:v>300</c:v>
                      </c:pt>
                      <c:pt idx="7507">
                        <c:v>300</c:v>
                      </c:pt>
                      <c:pt idx="7508">
                        <c:v>300</c:v>
                      </c:pt>
                      <c:pt idx="7509">
                        <c:v>300</c:v>
                      </c:pt>
                      <c:pt idx="7510">
                        <c:v>300</c:v>
                      </c:pt>
                      <c:pt idx="7511">
                        <c:v>300</c:v>
                      </c:pt>
                      <c:pt idx="7512">
                        <c:v>300</c:v>
                      </c:pt>
                      <c:pt idx="7513">
                        <c:v>300</c:v>
                      </c:pt>
                      <c:pt idx="7514">
                        <c:v>300</c:v>
                      </c:pt>
                      <c:pt idx="7515">
                        <c:v>300</c:v>
                      </c:pt>
                      <c:pt idx="7516">
                        <c:v>300</c:v>
                      </c:pt>
                      <c:pt idx="7517">
                        <c:v>300</c:v>
                      </c:pt>
                      <c:pt idx="7518">
                        <c:v>300</c:v>
                      </c:pt>
                      <c:pt idx="7519">
                        <c:v>300</c:v>
                      </c:pt>
                      <c:pt idx="7520">
                        <c:v>300</c:v>
                      </c:pt>
                      <c:pt idx="7521">
                        <c:v>300</c:v>
                      </c:pt>
                      <c:pt idx="7522">
                        <c:v>300</c:v>
                      </c:pt>
                      <c:pt idx="7523">
                        <c:v>300</c:v>
                      </c:pt>
                      <c:pt idx="7524">
                        <c:v>300</c:v>
                      </c:pt>
                      <c:pt idx="7525">
                        <c:v>300</c:v>
                      </c:pt>
                      <c:pt idx="7526">
                        <c:v>300</c:v>
                      </c:pt>
                      <c:pt idx="7527">
                        <c:v>300</c:v>
                      </c:pt>
                      <c:pt idx="7528">
                        <c:v>300</c:v>
                      </c:pt>
                      <c:pt idx="7529">
                        <c:v>300</c:v>
                      </c:pt>
                      <c:pt idx="7530">
                        <c:v>300</c:v>
                      </c:pt>
                      <c:pt idx="7531">
                        <c:v>300</c:v>
                      </c:pt>
                      <c:pt idx="7532">
                        <c:v>300</c:v>
                      </c:pt>
                      <c:pt idx="7533">
                        <c:v>300</c:v>
                      </c:pt>
                      <c:pt idx="7534">
                        <c:v>300</c:v>
                      </c:pt>
                      <c:pt idx="7535">
                        <c:v>300</c:v>
                      </c:pt>
                      <c:pt idx="7536">
                        <c:v>300</c:v>
                      </c:pt>
                      <c:pt idx="7537">
                        <c:v>300</c:v>
                      </c:pt>
                      <c:pt idx="7538">
                        <c:v>300</c:v>
                      </c:pt>
                      <c:pt idx="7539">
                        <c:v>300</c:v>
                      </c:pt>
                      <c:pt idx="7540">
                        <c:v>300</c:v>
                      </c:pt>
                      <c:pt idx="7541">
                        <c:v>300</c:v>
                      </c:pt>
                      <c:pt idx="7542">
                        <c:v>300</c:v>
                      </c:pt>
                      <c:pt idx="7543">
                        <c:v>300</c:v>
                      </c:pt>
                      <c:pt idx="7544">
                        <c:v>300</c:v>
                      </c:pt>
                      <c:pt idx="7545">
                        <c:v>300</c:v>
                      </c:pt>
                      <c:pt idx="7546">
                        <c:v>300</c:v>
                      </c:pt>
                      <c:pt idx="7547">
                        <c:v>300</c:v>
                      </c:pt>
                      <c:pt idx="7548">
                        <c:v>300</c:v>
                      </c:pt>
                      <c:pt idx="7549">
                        <c:v>300</c:v>
                      </c:pt>
                      <c:pt idx="7550">
                        <c:v>300</c:v>
                      </c:pt>
                      <c:pt idx="7551">
                        <c:v>300</c:v>
                      </c:pt>
                      <c:pt idx="7552">
                        <c:v>300</c:v>
                      </c:pt>
                      <c:pt idx="7553">
                        <c:v>300</c:v>
                      </c:pt>
                      <c:pt idx="7554">
                        <c:v>300</c:v>
                      </c:pt>
                      <c:pt idx="7555">
                        <c:v>300</c:v>
                      </c:pt>
                      <c:pt idx="7556">
                        <c:v>300</c:v>
                      </c:pt>
                      <c:pt idx="7557">
                        <c:v>300</c:v>
                      </c:pt>
                      <c:pt idx="7558">
                        <c:v>300</c:v>
                      </c:pt>
                      <c:pt idx="7559">
                        <c:v>300</c:v>
                      </c:pt>
                      <c:pt idx="7560">
                        <c:v>300</c:v>
                      </c:pt>
                      <c:pt idx="7561">
                        <c:v>300</c:v>
                      </c:pt>
                      <c:pt idx="7562">
                        <c:v>300</c:v>
                      </c:pt>
                      <c:pt idx="7563">
                        <c:v>300</c:v>
                      </c:pt>
                      <c:pt idx="7564">
                        <c:v>300</c:v>
                      </c:pt>
                      <c:pt idx="7565">
                        <c:v>300</c:v>
                      </c:pt>
                      <c:pt idx="7566">
                        <c:v>300</c:v>
                      </c:pt>
                      <c:pt idx="7567">
                        <c:v>300</c:v>
                      </c:pt>
                      <c:pt idx="7568">
                        <c:v>300</c:v>
                      </c:pt>
                      <c:pt idx="7569">
                        <c:v>300</c:v>
                      </c:pt>
                      <c:pt idx="7570">
                        <c:v>300</c:v>
                      </c:pt>
                      <c:pt idx="7571">
                        <c:v>300</c:v>
                      </c:pt>
                      <c:pt idx="7572">
                        <c:v>300</c:v>
                      </c:pt>
                      <c:pt idx="7573">
                        <c:v>300</c:v>
                      </c:pt>
                      <c:pt idx="7574">
                        <c:v>300</c:v>
                      </c:pt>
                      <c:pt idx="7575">
                        <c:v>300</c:v>
                      </c:pt>
                      <c:pt idx="7576">
                        <c:v>300</c:v>
                      </c:pt>
                      <c:pt idx="7577">
                        <c:v>300</c:v>
                      </c:pt>
                      <c:pt idx="7578">
                        <c:v>300</c:v>
                      </c:pt>
                      <c:pt idx="7579">
                        <c:v>300</c:v>
                      </c:pt>
                      <c:pt idx="7580">
                        <c:v>300</c:v>
                      </c:pt>
                      <c:pt idx="7581">
                        <c:v>300</c:v>
                      </c:pt>
                      <c:pt idx="7582">
                        <c:v>300</c:v>
                      </c:pt>
                      <c:pt idx="7583">
                        <c:v>300</c:v>
                      </c:pt>
                      <c:pt idx="7584">
                        <c:v>300</c:v>
                      </c:pt>
                      <c:pt idx="7585">
                        <c:v>300</c:v>
                      </c:pt>
                      <c:pt idx="7586">
                        <c:v>300</c:v>
                      </c:pt>
                      <c:pt idx="7587">
                        <c:v>300</c:v>
                      </c:pt>
                      <c:pt idx="7588">
                        <c:v>300</c:v>
                      </c:pt>
                      <c:pt idx="7589">
                        <c:v>300</c:v>
                      </c:pt>
                      <c:pt idx="7590">
                        <c:v>300</c:v>
                      </c:pt>
                      <c:pt idx="7591">
                        <c:v>300</c:v>
                      </c:pt>
                      <c:pt idx="7592">
                        <c:v>300</c:v>
                      </c:pt>
                      <c:pt idx="7593">
                        <c:v>300</c:v>
                      </c:pt>
                      <c:pt idx="7594">
                        <c:v>300</c:v>
                      </c:pt>
                      <c:pt idx="7595">
                        <c:v>300</c:v>
                      </c:pt>
                      <c:pt idx="7596">
                        <c:v>300</c:v>
                      </c:pt>
                      <c:pt idx="7597">
                        <c:v>300</c:v>
                      </c:pt>
                      <c:pt idx="7598">
                        <c:v>300</c:v>
                      </c:pt>
                      <c:pt idx="7599">
                        <c:v>300</c:v>
                      </c:pt>
                      <c:pt idx="7600">
                        <c:v>300</c:v>
                      </c:pt>
                      <c:pt idx="7601">
                        <c:v>300</c:v>
                      </c:pt>
                      <c:pt idx="7602">
                        <c:v>300</c:v>
                      </c:pt>
                      <c:pt idx="7603">
                        <c:v>300</c:v>
                      </c:pt>
                      <c:pt idx="7604">
                        <c:v>300</c:v>
                      </c:pt>
                      <c:pt idx="7605">
                        <c:v>300</c:v>
                      </c:pt>
                      <c:pt idx="7606">
                        <c:v>300</c:v>
                      </c:pt>
                      <c:pt idx="7607">
                        <c:v>300</c:v>
                      </c:pt>
                      <c:pt idx="7608">
                        <c:v>300</c:v>
                      </c:pt>
                      <c:pt idx="7609">
                        <c:v>300</c:v>
                      </c:pt>
                      <c:pt idx="7610">
                        <c:v>300</c:v>
                      </c:pt>
                      <c:pt idx="7611">
                        <c:v>300</c:v>
                      </c:pt>
                      <c:pt idx="7612">
                        <c:v>300</c:v>
                      </c:pt>
                      <c:pt idx="7613">
                        <c:v>300</c:v>
                      </c:pt>
                      <c:pt idx="7614">
                        <c:v>300</c:v>
                      </c:pt>
                      <c:pt idx="7615">
                        <c:v>300</c:v>
                      </c:pt>
                      <c:pt idx="7616">
                        <c:v>300</c:v>
                      </c:pt>
                      <c:pt idx="7617">
                        <c:v>300</c:v>
                      </c:pt>
                      <c:pt idx="7618">
                        <c:v>300</c:v>
                      </c:pt>
                      <c:pt idx="7619">
                        <c:v>300</c:v>
                      </c:pt>
                      <c:pt idx="7620">
                        <c:v>300</c:v>
                      </c:pt>
                      <c:pt idx="7621">
                        <c:v>300</c:v>
                      </c:pt>
                      <c:pt idx="7622">
                        <c:v>300</c:v>
                      </c:pt>
                      <c:pt idx="7623">
                        <c:v>300</c:v>
                      </c:pt>
                      <c:pt idx="7624">
                        <c:v>300</c:v>
                      </c:pt>
                      <c:pt idx="7625">
                        <c:v>300</c:v>
                      </c:pt>
                      <c:pt idx="7626">
                        <c:v>300</c:v>
                      </c:pt>
                      <c:pt idx="7627">
                        <c:v>300</c:v>
                      </c:pt>
                      <c:pt idx="7628">
                        <c:v>300</c:v>
                      </c:pt>
                      <c:pt idx="7629">
                        <c:v>300</c:v>
                      </c:pt>
                      <c:pt idx="7630">
                        <c:v>300</c:v>
                      </c:pt>
                      <c:pt idx="7631">
                        <c:v>300</c:v>
                      </c:pt>
                      <c:pt idx="7632">
                        <c:v>300</c:v>
                      </c:pt>
                      <c:pt idx="7633">
                        <c:v>300</c:v>
                      </c:pt>
                      <c:pt idx="7634">
                        <c:v>300</c:v>
                      </c:pt>
                      <c:pt idx="7635">
                        <c:v>300</c:v>
                      </c:pt>
                      <c:pt idx="7636">
                        <c:v>300</c:v>
                      </c:pt>
                      <c:pt idx="7637">
                        <c:v>300</c:v>
                      </c:pt>
                      <c:pt idx="7638">
                        <c:v>300</c:v>
                      </c:pt>
                      <c:pt idx="7639">
                        <c:v>300</c:v>
                      </c:pt>
                      <c:pt idx="7640">
                        <c:v>300</c:v>
                      </c:pt>
                      <c:pt idx="7641">
                        <c:v>300</c:v>
                      </c:pt>
                      <c:pt idx="7642">
                        <c:v>300</c:v>
                      </c:pt>
                      <c:pt idx="7643">
                        <c:v>300</c:v>
                      </c:pt>
                      <c:pt idx="7644">
                        <c:v>300</c:v>
                      </c:pt>
                      <c:pt idx="7645">
                        <c:v>300</c:v>
                      </c:pt>
                      <c:pt idx="7646">
                        <c:v>300</c:v>
                      </c:pt>
                      <c:pt idx="7647">
                        <c:v>300</c:v>
                      </c:pt>
                      <c:pt idx="7648">
                        <c:v>300</c:v>
                      </c:pt>
                      <c:pt idx="7649">
                        <c:v>300</c:v>
                      </c:pt>
                      <c:pt idx="7650">
                        <c:v>300</c:v>
                      </c:pt>
                      <c:pt idx="7651">
                        <c:v>300</c:v>
                      </c:pt>
                      <c:pt idx="7652">
                        <c:v>300</c:v>
                      </c:pt>
                      <c:pt idx="7653">
                        <c:v>300</c:v>
                      </c:pt>
                      <c:pt idx="7654">
                        <c:v>300</c:v>
                      </c:pt>
                      <c:pt idx="7655">
                        <c:v>300</c:v>
                      </c:pt>
                      <c:pt idx="7656">
                        <c:v>300</c:v>
                      </c:pt>
                      <c:pt idx="7657">
                        <c:v>300</c:v>
                      </c:pt>
                      <c:pt idx="7658">
                        <c:v>300</c:v>
                      </c:pt>
                      <c:pt idx="7659">
                        <c:v>300</c:v>
                      </c:pt>
                      <c:pt idx="7660">
                        <c:v>300</c:v>
                      </c:pt>
                      <c:pt idx="7661">
                        <c:v>300</c:v>
                      </c:pt>
                      <c:pt idx="7662">
                        <c:v>300</c:v>
                      </c:pt>
                      <c:pt idx="7663">
                        <c:v>300</c:v>
                      </c:pt>
                      <c:pt idx="7664">
                        <c:v>300</c:v>
                      </c:pt>
                      <c:pt idx="7665">
                        <c:v>300</c:v>
                      </c:pt>
                      <c:pt idx="7666">
                        <c:v>300</c:v>
                      </c:pt>
                      <c:pt idx="7667">
                        <c:v>300</c:v>
                      </c:pt>
                      <c:pt idx="7668">
                        <c:v>300</c:v>
                      </c:pt>
                      <c:pt idx="7669">
                        <c:v>300</c:v>
                      </c:pt>
                      <c:pt idx="7670">
                        <c:v>300</c:v>
                      </c:pt>
                      <c:pt idx="7671">
                        <c:v>300</c:v>
                      </c:pt>
                      <c:pt idx="7672">
                        <c:v>300</c:v>
                      </c:pt>
                      <c:pt idx="7673">
                        <c:v>300</c:v>
                      </c:pt>
                      <c:pt idx="7674">
                        <c:v>300</c:v>
                      </c:pt>
                      <c:pt idx="7675">
                        <c:v>300</c:v>
                      </c:pt>
                      <c:pt idx="7676">
                        <c:v>300</c:v>
                      </c:pt>
                      <c:pt idx="7677">
                        <c:v>300</c:v>
                      </c:pt>
                      <c:pt idx="7678">
                        <c:v>300</c:v>
                      </c:pt>
                      <c:pt idx="7679">
                        <c:v>300</c:v>
                      </c:pt>
                      <c:pt idx="7680">
                        <c:v>300</c:v>
                      </c:pt>
                      <c:pt idx="7681">
                        <c:v>300</c:v>
                      </c:pt>
                      <c:pt idx="7682">
                        <c:v>300</c:v>
                      </c:pt>
                      <c:pt idx="7683">
                        <c:v>300</c:v>
                      </c:pt>
                      <c:pt idx="7684">
                        <c:v>300</c:v>
                      </c:pt>
                      <c:pt idx="7685">
                        <c:v>300</c:v>
                      </c:pt>
                      <c:pt idx="7686">
                        <c:v>300</c:v>
                      </c:pt>
                      <c:pt idx="7687">
                        <c:v>300</c:v>
                      </c:pt>
                      <c:pt idx="7688">
                        <c:v>300</c:v>
                      </c:pt>
                      <c:pt idx="7689">
                        <c:v>300</c:v>
                      </c:pt>
                      <c:pt idx="7690">
                        <c:v>300</c:v>
                      </c:pt>
                      <c:pt idx="7691">
                        <c:v>300</c:v>
                      </c:pt>
                      <c:pt idx="7692">
                        <c:v>300</c:v>
                      </c:pt>
                      <c:pt idx="7693">
                        <c:v>300</c:v>
                      </c:pt>
                      <c:pt idx="7694">
                        <c:v>300</c:v>
                      </c:pt>
                      <c:pt idx="7695">
                        <c:v>300</c:v>
                      </c:pt>
                      <c:pt idx="7696">
                        <c:v>300</c:v>
                      </c:pt>
                      <c:pt idx="7697">
                        <c:v>300</c:v>
                      </c:pt>
                      <c:pt idx="7698">
                        <c:v>300</c:v>
                      </c:pt>
                      <c:pt idx="7699">
                        <c:v>300</c:v>
                      </c:pt>
                      <c:pt idx="7700">
                        <c:v>300</c:v>
                      </c:pt>
                      <c:pt idx="7701">
                        <c:v>300</c:v>
                      </c:pt>
                      <c:pt idx="7702">
                        <c:v>300</c:v>
                      </c:pt>
                      <c:pt idx="7703">
                        <c:v>300</c:v>
                      </c:pt>
                      <c:pt idx="7704">
                        <c:v>300</c:v>
                      </c:pt>
                      <c:pt idx="7705">
                        <c:v>300</c:v>
                      </c:pt>
                      <c:pt idx="7706">
                        <c:v>300</c:v>
                      </c:pt>
                      <c:pt idx="7707">
                        <c:v>300</c:v>
                      </c:pt>
                      <c:pt idx="7708">
                        <c:v>300</c:v>
                      </c:pt>
                      <c:pt idx="7709">
                        <c:v>300</c:v>
                      </c:pt>
                      <c:pt idx="7710">
                        <c:v>300</c:v>
                      </c:pt>
                      <c:pt idx="7711">
                        <c:v>300</c:v>
                      </c:pt>
                      <c:pt idx="7712">
                        <c:v>300</c:v>
                      </c:pt>
                      <c:pt idx="7713">
                        <c:v>300</c:v>
                      </c:pt>
                      <c:pt idx="7714">
                        <c:v>300</c:v>
                      </c:pt>
                      <c:pt idx="7715">
                        <c:v>300</c:v>
                      </c:pt>
                      <c:pt idx="7716">
                        <c:v>300</c:v>
                      </c:pt>
                      <c:pt idx="7717">
                        <c:v>300</c:v>
                      </c:pt>
                      <c:pt idx="7718">
                        <c:v>300</c:v>
                      </c:pt>
                      <c:pt idx="7719">
                        <c:v>300</c:v>
                      </c:pt>
                      <c:pt idx="7720">
                        <c:v>300</c:v>
                      </c:pt>
                      <c:pt idx="7721">
                        <c:v>300</c:v>
                      </c:pt>
                      <c:pt idx="7722">
                        <c:v>300</c:v>
                      </c:pt>
                      <c:pt idx="7723">
                        <c:v>300</c:v>
                      </c:pt>
                      <c:pt idx="7724">
                        <c:v>300</c:v>
                      </c:pt>
                      <c:pt idx="7725">
                        <c:v>300</c:v>
                      </c:pt>
                      <c:pt idx="7726">
                        <c:v>300</c:v>
                      </c:pt>
                      <c:pt idx="7727">
                        <c:v>300</c:v>
                      </c:pt>
                      <c:pt idx="7728">
                        <c:v>300</c:v>
                      </c:pt>
                      <c:pt idx="7729">
                        <c:v>300</c:v>
                      </c:pt>
                      <c:pt idx="7730">
                        <c:v>300</c:v>
                      </c:pt>
                      <c:pt idx="7731">
                        <c:v>300</c:v>
                      </c:pt>
                      <c:pt idx="7732">
                        <c:v>300</c:v>
                      </c:pt>
                      <c:pt idx="7733">
                        <c:v>300</c:v>
                      </c:pt>
                      <c:pt idx="7734">
                        <c:v>300</c:v>
                      </c:pt>
                      <c:pt idx="7735">
                        <c:v>300</c:v>
                      </c:pt>
                      <c:pt idx="7736">
                        <c:v>300</c:v>
                      </c:pt>
                      <c:pt idx="7737">
                        <c:v>300</c:v>
                      </c:pt>
                      <c:pt idx="7738">
                        <c:v>300</c:v>
                      </c:pt>
                      <c:pt idx="7739">
                        <c:v>300</c:v>
                      </c:pt>
                      <c:pt idx="7740">
                        <c:v>300</c:v>
                      </c:pt>
                      <c:pt idx="7741">
                        <c:v>300</c:v>
                      </c:pt>
                      <c:pt idx="7742">
                        <c:v>300</c:v>
                      </c:pt>
                      <c:pt idx="7743">
                        <c:v>300</c:v>
                      </c:pt>
                      <c:pt idx="7744">
                        <c:v>300</c:v>
                      </c:pt>
                      <c:pt idx="7745">
                        <c:v>300</c:v>
                      </c:pt>
                      <c:pt idx="7746">
                        <c:v>300</c:v>
                      </c:pt>
                      <c:pt idx="7747">
                        <c:v>300</c:v>
                      </c:pt>
                      <c:pt idx="7748">
                        <c:v>300</c:v>
                      </c:pt>
                      <c:pt idx="7749">
                        <c:v>300</c:v>
                      </c:pt>
                      <c:pt idx="7750">
                        <c:v>300</c:v>
                      </c:pt>
                      <c:pt idx="7751">
                        <c:v>300</c:v>
                      </c:pt>
                      <c:pt idx="7752">
                        <c:v>300</c:v>
                      </c:pt>
                      <c:pt idx="7753">
                        <c:v>300</c:v>
                      </c:pt>
                      <c:pt idx="7754">
                        <c:v>300</c:v>
                      </c:pt>
                      <c:pt idx="7755">
                        <c:v>300</c:v>
                      </c:pt>
                      <c:pt idx="7756">
                        <c:v>300</c:v>
                      </c:pt>
                      <c:pt idx="7757">
                        <c:v>300</c:v>
                      </c:pt>
                      <c:pt idx="7758">
                        <c:v>300</c:v>
                      </c:pt>
                      <c:pt idx="7759">
                        <c:v>300</c:v>
                      </c:pt>
                      <c:pt idx="7760">
                        <c:v>300</c:v>
                      </c:pt>
                      <c:pt idx="7761">
                        <c:v>300</c:v>
                      </c:pt>
                      <c:pt idx="7762">
                        <c:v>300</c:v>
                      </c:pt>
                      <c:pt idx="7763">
                        <c:v>300</c:v>
                      </c:pt>
                      <c:pt idx="7764">
                        <c:v>300</c:v>
                      </c:pt>
                      <c:pt idx="7765">
                        <c:v>300</c:v>
                      </c:pt>
                      <c:pt idx="7766">
                        <c:v>300</c:v>
                      </c:pt>
                      <c:pt idx="7767">
                        <c:v>300</c:v>
                      </c:pt>
                      <c:pt idx="7768">
                        <c:v>300</c:v>
                      </c:pt>
                      <c:pt idx="7769">
                        <c:v>300</c:v>
                      </c:pt>
                      <c:pt idx="7770">
                        <c:v>300</c:v>
                      </c:pt>
                      <c:pt idx="7771">
                        <c:v>300</c:v>
                      </c:pt>
                      <c:pt idx="7772">
                        <c:v>300</c:v>
                      </c:pt>
                      <c:pt idx="7773">
                        <c:v>300</c:v>
                      </c:pt>
                      <c:pt idx="7774">
                        <c:v>300</c:v>
                      </c:pt>
                      <c:pt idx="7775">
                        <c:v>300</c:v>
                      </c:pt>
                      <c:pt idx="7776">
                        <c:v>300</c:v>
                      </c:pt>
                      <c:pt idx="7777">
                        <c:v>300</c:v>
                      </c:pt>
                      <c:pt idx="7778">
                        <c:v>300</c:v>
                      </c:pt>
                      <c:pt idx="7779">
                        <c:v>300</c:v>
                      </c:pt>
                      <c:pt idx="7780">
                        <c:v>300</c:v>
                      </c:pt>
                      <c:pt idx="7781">
                        <c:v>300</c:v>
                      </c:pt>
                      <c:pt idx="7782">
                        <c:v>300</c:v>
                      </c:pt>
                      <c:pt idx="7783">
                        <c:v>300</c:v>
                      </c:pt>
                      <c:pt idx="7784">
                        <c:v>300</c:v>
                      </c:pt>
                      <c:pt idx="7785">
                        <c:v>300</c:v>
                      </c:pt>
                      <c:pt idx="7786">
                        <c:v>300</c:v>
                      </c:pt>
                      <c:pt idx="7787">
                        <c:v>300</c:v>
                      </c:pt>
                      <c:pt idx="7788">
                        <c:v>300</c:v>
                      </c:pt>
                      <c:pt idx="7789">
                        <c:v>300</c:v>
                      </c:pt>
                      <c:pt idx="7790">
                        <c:v>300</c:v>
                      </c:pt>
                      <c:pt idx="7791">
                        <c:v>300</c:v>
                      </c:pt>
                      <c:pt idx="7792">
                        <c:v>300</c:v>
                      </c:pt>
                      <c:pt idx="7793">
                        <c:v>300</c:v>
                      </c:pt>
                      <c:pt idx="7794">
                        <c:v>300</c:v>
                      </c:pt>
                      <c:pt idx="7795">
                        <c:v>300</c:v>
                      </c:pt>
                      <c:pt idx="7796">
                        <c:v>300</c:v>
                      </c:pt>
                      <c:pt idx="7797">
                        <c:v>300</c:v>
                      </c:pt>
                      <c:pt idx="7798">
                        <c:v>300</c:v>
                      </c:pt>
                      <c:pt idx="7799">
                        <c:v>300</c:v>
                      </c:pt>
                      <c:pt idx="7800">
                        <c:v>300</c:v>
                      </c:pt>
                      <c:pt idx="7801">
                        <c:v>300</c:v>
                      </c:pt>
                      <c:pt idx="7802">
                        <c:v>300</c:v>
                      </c:pt>
                      <c:pt idx="7803">
                        <c:v>300</c:v>
                      </c:pt>
                      <c:pt idx="7804">
                        <c:v>300</c:v>
                      </c:pt>
                      <c:pt idx="7805">
                        <c:v>300</c:v>
                      </c:pt>
                      <c:pt idx="7806">
                        <c:v>300</c:v>
                      </c:pt>
                      <c:pt idx="7807">
                        <c:v>300</c:v>
                      </c:pt>
                      <c:pt idx="7808">
                        <c:v>300</c:v>
                      </c:pt>
                      <c:pt idx="7809">
                        <c:v>300</c:v>
                      </c:pt>
                      <c:pt idx="7810">
                        <c:v>300</c:v>
                      </c:pt>
                      <c:pt idx="7811">
                        <c:v>300</c:v>
                      </c:pt>
                      <c:pt idx="7812">
                        <c:v>300</c:v>
                      </c:pt>
                      <c:pt idx="7813">
                        <c:v>300</c:v>
                      </c:pt>
                      <c:pt idx="7814">
                        <c:v>300</c:v>
                      </c:pt>
                      <c:pt idx="7815">
                        <c:v>300</c:v>
                      </c:pt>
                      <c:pt idx="7816">
                        <c:v>300</c:v>
                      </c:pt>
                      <c:pt idx="7817">
                        <c:v>300</c:v>
                      </c:pt>
                      <c:pt idx="7818">
                        <c:v>300</c:v>
                      </c:pt>
                      <c:pt idx="7819">
                        <c:v>300</c:v>
                      </c:pt>
                      <c:pt idx="7820">
                        <c:v>300</c:v>
                      </c:pt>
                      <c:pt idx="7821">
                        <c:v>300</c:v>
                      </c:pt>
                      <c:pt idx="7822">
                        <c:v>300</c:v>
                      </c:pt>
                      <c:pt idx="7823">
                        <c:v>300</c:v>
                      </c:pt>
                      <c:pt idx="7824">
                        <c:v>300</c:v>
                      </c:pt>
                      <c:pt idx="7825">
                        <c:v>300</c:v>
                      </c:pt>
                      <c:pt idx="7826">
                        <c:v>300</c:v>
                      </c:pt>
                      <c:pt idx="7827">
                        <c:v>300</c:v>
                      </c:pt>
                      <c:pt idx="7828">
                        <c:v>300</c:v>
                      </c:pt>
                      <c:pt idx="7829">
                        <c:v>300</c:v>
                      </c:pt>
                      <c:pt idx="7830">
                        <c:v>300</c:v>
                      </c:pt>
                      <c:pt idx="7831">
                        <c:v>300</c:v>
                      </c:pt>
                      <c:pt idx="7832">
                        <c:v>300</c:v>
                      </c:pt>
                      <c:pt idx="7833">
                        <c:v>300</c:v>
                      </c:pt>
                      <c:pt idx="7834">
                        <c:v>300</c:v>
                      </c:pt>
                      <c:pt idx="7835">
                        <c:v>300</c:v>
                      </c:pt>
                      <c:pt idx="7836">
                        <c:v>300</c:v>
                      </c:pt>
                      <c:pt idx="7837">
                        <c:v>300</c:v>
                      </c:pt>
                      <c:pt idx="7838">
                        <c:v>300</c:v>
                      </c:pt>
                      <c:pt idx="7839">
                        <c:v>300</c:v>
                      </c:pt>
                      <c:pt idx="7840">
                        <c:v>300</c:v>
                      </c:pt>
                      <c:pt idx="7841">
                        <c:v>300</c:v>
                      </c:pt>
                      <c:pt idx="7842">
                        <c:v>300</c:v>
                      </c:pt>
                      <c:pt idx="7843">
                        <c:v>300</c:v>
                      </c:pt>
                      <c:pt idx="7844">
                        <c:v>300</c:v>
                      </c:pt>
                      <c:pt idx="7845">
                        <c:v>300</c:v>
                      </c:pt>
                      <c:pt idx="7846">
                        <c:v>300</c:v>
                      </c:pt>
                      <c:pt idx="7847">
                        <c:v>300</c:v>
                      </c:pt>
                      <c:pt idx="7848">
                        <c:v>300</c:v>
                      </c:pt>
                      <c:pt idx="7849">
                        <c:v>300</c:v>
                      </c:pt>
                      <c:pt idx="7850">
                        <c:v>300</c:v>
                      </c:pt>
                      <c:pt idx="7851">
                        <c:v>300</c:v>
                      </c:pt>
                      <c:pt idx="7852">
                        <c:v>300</c:v>
                      </c:pt>
                      <c:pt idx="7853">
                        <c:v>300</c:v>
                      </c:pt>
                      <c:pt idx="7854">
                        <c:v>300</c:v>
                      </c:pt>
                      <c:pt idx="7855">
                        <c:v>300</c:v>
                      </c:pt>
                      <c:pt idx="7856">
                        <c:v>300</c:v>
                      </c:pt>
                      <c:pt idx="7857">
                        <c:v>300</c:v>
                      </c:pt>
                      <c:pt idx="7858">
                        <c:v>300</c:v>
                      </c:pt>
                      <c:pt idx="7859">
                        <c:v>300</c:v>
                      </c:pt>
                      <c:pt idx="7860">
                        <c:v>300</c:v>
                      </c:pt>
                      <c:pt idx="7861">
                        <c:v>300</c:v>
                      </c:pt>
                      <c:pt idx="7862">
                        <c:v>300</c:v>
                      </c:pt>
                      <c:pt idx="7863">
                        <c:v>300</c:v>
                      </c:pt>
                      <c:pt idx="7864">
                        <c:v>300</c:v>
                      </c:pt>
                      <c:pt idx="7865">
                        <c:v>300</c:v>
                      </c:pt>
                      <c:pt idx="7866">
                        <c:v>300</c:v>
                      </c:pt>
                      <c:pt idx="7867">
                        <c:v>300</c:v>
                      </c:pt>
                      <c:pt idx="7868">
                        <c:v>300</c:v>
                      </c:pt>
                      <c:pt idx="7869">
                        <c:v>300</c:v>
                      </c:pt>
                      <c:pt idx="7870">
                        <c:v>300</c:v>
                      </c:pt>
                      <c:pt idx="7871">
                        <c:v>300</c:v>
                      </c:pt>
                      <c:pt idx="7872">
                        <c:v>300</c:v>
                      </c:pt>
                      <c:pt idx="7873">
                        <c:v>300</c:v>
                      </c:pt>
                      <c:pt idx="7874">
                        <c:v>300</c:v>
                      </c:pt>
                      <c:pt idx="7875">
                        <c:v>300</c:v>
                      </c:pt>
                      <c:pt idx="7876">
                        <c:v>300</c:v>
                      </c:pt>
                      <c:pt idx="7877">
                        <c:v>300</c:v>
                      </c:pt>
                      <c:pt idx="7878">
                        <c:v>300</c:v>
                      </c:pt>
                      <c:pt idx="7879">
                        <c:v>300</c:v>
                      </c:pt>
                      <c:pt idx="7880">
                        <c:v>300</c:v>
                      </c:pt>
                      <c:pt idx="7881">
                        <c:v>300</c:v>
                      </c:pt>
                      <c:pt idx="7882">
                        <c:v>300</c:v>
                      </c:pt>
                      <c:pt idx="7883">
                        <c:v>300</c:v>
                      </c:pt>
                      <c:pt idx="7884">
                        <c:v>300</c:v>
                      </c:pt>
                      <c:pt idx="7885">
                        <c:v>300</c:v>
                      </c:pt>
                      <c:pt idx="7886">
                        <c:v>300</c:v>
                      </c:pt>
                      <c:pt idx="7887">
                        <c:v>300</c:v>
                      </c:pt>
                      <c:pt idx="7888">
                        <c:v>300</c:v>
                      </c:pt>
                      <c:pt idx="7889">
                        <c:v>300</c:v>
                      </c:pt>
                      <c:pt idx="7890">
                        <c:v>300</c:v>
                      </c:pt>
                      <c:pt idx="7891">
                        <c:v>300</c:v>
                      </c:pt>
                      <c:pt idx="7892">
                        <c:v>300</c:v>
                      </c:pt>
                      <c:pt idx="7893">
                        <c:v>300</c:v>
                      </c:pt>
                      <c:pt idx="7894">
                        <c:v>300</c:v>
                      </c:pt>
                      <c:pt idx="7895">
                        <c:v>300</c:v>
                      </c:pt>
                      <c:pt idx="7896">
                        <c:v>300</c:v>
                      </c:pt>
                      <c:pt idx="7897">
                        <c:v>300</c:v>
                      </c:pt>
                      <c:pt idx="7898">
                        <c:v>300</c:v>
                      </c:pt>
                      <c:pt idx="7899">
                        <c:v>300</c:v>
                      </c:pt>
                      <c:pt idx="7900">
                        <c:v>300</c:v>
                      </c:pt>
                      <c:pt idx="7901">
                        <c:v>300</c:v>
                      </c:pt>
                      <c:pt idx="7902">
                        <c:v>300</c:v>
                      </c:pt>
                      <c:pt idx="7903">
                        <c:v>300</c:v>
                      </c:pt>
                      <c:pt idx="7904">
                        <c:v>300</c:v>
                      </c:pt>
                      <c:pt idx="7905">
                        <c:v>300</c:v>
                      </c:pt>
                      <c:pt idx="7906">
                        <c:v>300</c:v>
                      </c:pt>
                      <c:pt idx="7907">
                        <c:v>300</c:v>
                      </c:pt>
                      <c:pt idx="7908">
                        <c:v>300</c:v>
                      </c:pt>
                      <c:pt idx="7909">
                        <c:v>300</c:v>
                      </c:pt>
                      <c:pt idx="7910">
                        <c:v>300</c:v>
                      </c:pt>
                      <c:pt idx="7911">
                        <c:v>300</c:v>
                      </c:pt>
                      <c:pt idx="7912">
                        <c:v>300</c:v>
                      </c:pt>
                      <c:pt idx="7913">
                        <c:v>300</c:v>
                      </c:pt>
                      <c:pt idx="7914">
                        <c:v>300</c:v>
                      </c:pt>
                      <c:pt idx="7915">
                        <c:v>300</c:v>
                      </c:pt>
                      <c:pt idx="7916">
                        <c:v>300</c:v>
                      </c:pt>
                      <c:pt idx="7917">
                        <c:v>300</c:v>
                      </c:pt>
                      <c:pt idx="7918">
                        <c:v>300</c:v>
                      </c:pt>
                      <c:pt idx="7919">
                        <c:v>300</c:v>
                      </c:pt>
                      <c:pt idx="7920">
                        <c:v>300</c:v>
                      </c:pt>
                      <c:pt idx="7921">
                        <c:v>300</c:v>
                      </c:pt>
                      <c:pt idx="7922">
                        <c:v>300</c:v>
                      </c:pt>
                      <c:pt idx="7923">
                        <c:v>300</c:v>
                      </c:pt>
                      <c:pt idx="7924">
                        <c:v>300</c:v>
                      </c:pt>
                      <c:pt idx="7925">
                        <c:v>300</c:v>
                      </c:pt>
                      <c:pt idx="7926">
                        <c:v>300</c:v>
                      </c:pt>
                      <c:pt idx="7927">
                        <c:v>300</c:v>
                      </c:pt>
                      <c:pt idx="7928">
                        <c:v>300</c:v>
                      </c:pt>
                      <c:pt idx="7929">
                        <c:v>300</c:v>
                      </c:pt>
                      <c:pt idx="7930">
                        <c:v>300</c:v>
                      </c:pt>
                      <c:pt idx="7931">
                        <c:v>300</c:v>
                      </c:pt>
                      <c:pt idx="7932">
                        <c:v>300</c:v>
                      </c:pt>
                      <c:pt idx="7933">
                        <c:v>300</c:v>
                      </c:pt>
                      <c:pt idx="7934">
                        <c:v>300</c:v>
                      </c:pt>
                      <c:pt idx="7935">
                        <c:v>300</c:v>
                      </c:pt>
                      <c:pt idx="7936">
                        <c:v>300</c:v>
                      </c:pt>
                      <c:pt idx="7937">
                        <c:v>300</c:v>
                      </c:pt>
                      <c:pt idx="7938">
                        <c:v>300</c:v>
                      </c:pt>
                      <c:pt idx="7939">
                        <c:v>300</c:v>
                      </c:pt>
                      <c:pt idx="7940">
                        <c:v>300</c:v>
                      </c:pt>
                      <c:pt idx="7941">
                        <c:v>300</c:v>
                      </c:pt>
                      <c:pt idx="7942">
                        <c:v>300</c:v>
                      </c:pt>
                      <c:pt idx="7943">
                        <c:v>300</c:v>
                      </c:pt>
                      <c:pt idx="7944">
                        <c:v>300</c:v>
                      </c:pt>
                      <c:pt idx="7945">
                        <c:v>300</c:v>
                      </c:pt>
                      <c:pt idx="7946">
                        <c:v>300</c:v>
                      </c:pt>
                      <c:pt idx="7947">
                        <c:v>300</c:v>
                      </c:pt>
                      <c:pt idx="7948">
                        <c:v>300</c:v>
                      </c:pt>
                      <c:pt idx="7949">
                        <c:v>300</c:v>
                      </c:pt>
                      <c:pt idx="7950">
                        <c:v>300</c:v>
                      </c:pt>
                      <c:pt idx="7951">
                        <c:v>300</c:v>
                      </c:pt>
                      <c:pt idx="7952">
                        <c:v>300</c:v>
                      </c:pt>
                      <c:pt idx="7953">
                        <c:v>300</c:v>
                      </c:pt>
                      <c:pt idx="7954">
                        <c:v>300</c:v>
                      </c:pt>
                      <c:pt idx="7955">
                        <c:v>300</c:v>
                      </c:pt>
                      <c:pt idx="7956">
                        <c:v>300</c:v>
                      </c:pt>
                      <c:pt idx="7957">
                        <c:v>300</c:v>
                      </c:pt>
                      <c:pt idx="7958">
                        <c:v>300</c:v>
                      </c:pt>
                      <c:pt idx="7959">
                        <c:v>300</c:v>
                      </c:pt>
                      <c:pt idx="7960">
                        <c:v>300</c:v>
                      </c:pt>
                      <c:pt idx="7961">
                        <c:v>300</c:v>
                      </c:pt>
                      <c:pt idx="7962">
                        <c:v>300</c:v>
                      </c:pt>
                      <c:pt idx="7963">
                        <c:v>300</c:v>
                      </c:pt>
                      <c:pt idx="7964">
                        <c:v>300</c:v>
                      </c:pt>
                      <c:pt idx="7965">
                        <c:v>300</c:v>
                      </c:pt>
                      <c:pt idx="7966">
                        <c:v>300</c:v>
                      </c:pt>
                      <c:pt idx="7967">
                        <c:v>300</c:v>
                      </c:pt>
                      <c:pt idx="7968">
                        <c:v>300</c:v>
                      </c:pt>
                      <c:pt idx="7969">
                        <c:v>300</c:v>
                      </c:pt>
                      <c:pt idx="7970">
                        <c:v>300</c:v>
                      </c:pt>
                      <c:pt idx="7971">
                        <c:v>300</c:v>
                      </c:pt>
                      <c:pt idx="7972">
                        <c:v>300</c:v>
                      </c:pt>
                      <c:pt idx="7973">
                        <c:v>300</c:v>
                      </c:pt>
                      <c:pt idx="7974">
                        <c:v>300</c:v>
                      </c:pt>
                      <c:pt idx="7975">
                        <c:v>300</c:v>
                      </c:pt>
                      <c:pt idx="7976">
                        <c:v>300</c:v>
                      </c:pt>
                      <c:pt idx="7977">
                        <c:v>300</c:v>
                      </c:pt>
                      <c:pt idx="7978">
                        <c:v>300</c:v>
                      </c:pt>
                      <c:pt idx="7979">
                        <c:v>300</c:v>
                      </c:pt>
                      <c:pt idx="7980">
                        <c:v>300</c:v>
                      </c:pt>
                      <c:pt idx="7981">
                        <c:v>300</c:v>
                      </c:pt>
                      <c:pt idx="7982">
                        <c:v>300</c:v>
                      </c:pt>
                      <c:pt idx="7983">
                        <c:v>300</c:v>
                      </c:pt>
                      <c:pt idx="7984">
                        <c:v>300</c:v>
                      </c:pt>
                      <c:pt idx="7985">
                        <c:v>300</c:v>
                      </c:pt>
                      <c:pt idx="7986">
                        <c:v>300</c:v>
                      </c:pt>
                      <c:pt idx="7987">
                        <c:v>300</c:v>
                      </c:pt>
                      <c:pt idx="7988">
                        <c:v>300</c:v>
                      </c:pt>
                      <c:pt idx="7989">
                        <c:v>300</c:v>
                      </c:pt>
                      <c:pt idx="7990">
                        <c:v>300</c:v>
                      </c:pt>
                      <c:pt idx="7991">
                        <c:v>300</c:v>
                      </c:pt>
                      <c:pt idx="7992">
                        <c:v>300</c:v>
                      </c:pt>
                      <c:pt idx="7993">
                        <c:v>300</c:v>
                      </c:pt>
                      <c:pt idx="7994">
                        <c:v>300</c:v>
                      </c:pt>
                      <c:pt idx="7995">
                        <c:v>300</c:v>
                      </c:pt>
                      <c:pt idx="7996">
                        <c:v>300</c:v>
                      </c:pt>
                      <c:pt idx="7997">
                        <c:v>300</c:v>
                      </c:pt>
                      <c:pt idx="7998">
                        <c:v>300</c:v>
                      </c:pt>
                      <c:pt idx="7999">
                        <c:v>300</c:v>
                      </c:pt>
                      <c:pt idx="8000">
                        <c:v>300</c:v>
                      </c:pt>
                      <c:pt idx="8001">
                        <c:v>300</c:v>
                      </c:pt>
                      <c:pt idx="8002">
                        <c:v>300</c:v>
                      </c:pt>
                      <c:pt idx="8003">
                        <c:v>300</c:v>
                      </c:pt>
                      <c:pt idx="8004">
                        <c:v>300</c:v>
                      </c:pt>
                      <c:pt idx="8005">
                        <c:v>300</c:v>
                      </c:pt>
                      <c:pt idx="8006">
                        <c:v>300</c:v>
                      </c:pt>
                      <c:pt idx="8007">
                        <c:v>300</c:v>
                      </c:pt>
                      <c:pt idx="8008">
                        <c:v>300</c:v>
                      </c:pt>
                      <c:pt idx="8009">
                        <c:v>300</c:v>
                      </c:pt>
                      <c:pt idx="8010">
                        <c:v>300</c:v>
                      </c:pt>
                      <c:pt idx="8011">
                        <c:v>300</c:v>
                      </c:pt>
                      <c:pt idx="8012">
                        <c:v>300</c:v>
                      </c:pt>
                      <c:pt idx="8013">
                        <c:v>300</c:v>
                      </c:pt>
                      <c:pt idx="8014">
                        <c:v>300</c:v>
                      </c:pt>
                      <c:pt idx="8015">
                        <c:v>300</c:v>
                      </c:pt>
                      <c:pt idx="8016">
                        <c:v>300</c:v>
                      </c:pt>
                      <c:pt idx="8017">
                        <c:v>300</c:v>
                      </c:pt>
                      <c:pt idx="8018">
                        <c:v>300</c:v>
                      </c:pt>
                      <c:pt idx="8019">
                        <c:v>300</c:v>
                      </c:pt>
                      <c:pt idx="8020">
                        <c:v>300</c:v>
                      </c:pt>
                      <c:pt idx="8021">
                        <c:v>300</c:v>
                      </c:pt>
                      <c:pt idx="8022">
                        <c:v>300</c:v>
                      </c:pt>
                      <c:pt idx="8023">
                        <c:v>300</c:v>
                      </c:pt>
                      <c:pt idx="8024">
                        <c:v>300</c:v>
                      </c:pt>
                      <c:pt idx="8025">
                        <c:v>300</c:v>
                      </c:pt>
                      <c:pt idx="8026">
                        <c:v>300</c:v>
                      </c:pt>
                      <c:pt idx="8027">
                        <c:v>300</c:v>
                      </c:pt>
                      <c:pt idx="8028">
                        <c:v>300</c:v>
                      </c:pt>
                      <c:pt idx="8029">
                        <c:v>300</c:v>
                      </c:pt>
                      <c:pt idx="8030">
                        <c:v>300</c:v>
                      </c:pt>
                      <c:pt idx="8031">
                        <c:v>300</c:v>
                      </c:pt>
                      <c:pt idx="8032">
                        <c:v>300</c:v>
                      </c:pt>
                      <c:pt idx="8033">
                        <c:v>300</c:v>
                      </c:pt>
                      <c:pt idx="8034">
                        <c:v>300</c:v>
                      </c:pt>
                      <c:pt idx="8035">
                        <c:v>300</c:v>
                      </c:pt>
                      <c:pt idx="8036">
                        <c:v>300</c:v>
                      </c:pt>
                      <c:pt idx="8037">
                        <c:v>300</c:v>
                      </c:pt>
                      <c:pt idx="8038">
                        <c:v>300</c:v>
                      </c:pt>
                      <c:pt idx="8039">
                        <c:v>300</c:v>
                      </c:pt>
                      <c:pt idx="8040">
                        <c:v>300</c:v>
                      </c:pt>
                      <c:pt idx="8041">
                        <c:v>300</c:v>
                      </c:pt>
                      <c:pt idx="8042">
                        <c:v>300</c:v>
                      </c:pt>
                      <c:pt idx="8043">
                        <c:v>300</c:v>
                      </c:pt>
                      <c:pt idx="8044">
                        <c:v>300</c:v>
                      </c:pt>
                      <c:pt idx="8045">
                        <c:v>300</c:v>
                      </c:pt>
                      <c:pt idx="8046">
                        <c:v>300</c:v>
                      </c:pt>
                      <c:pt idx="8047">
                        <c:v>300</c:v>
                      </c:pt>
                      <c:pt idx="8048">
                        <c:v>300</c:v>
                      </c:pt>
                      <c:pt idx="8049">
                        <c:v>300</c:v>
                      </c:pt>
                      <c:pt idx="8050">
                        <c:v>300</c:v>
                      </c:pt>
                      <c:pt idx="8051">
                        <c:v>300</c:v>
                      </c:pt>
                      <c:pt idx="8052">
                        <c:v>300</c:v>
                      </c:pt>
                      <c:pt idx="8053">
                        <c:v>300</c:v>
                      </c:pt>
                      <c:pt idx="8054">
                        <c:v>300</c:v>
                      </c:pt>
                      <c:pt idx="8055">
                        <c:v>300</c:v>
                      </c:pt>
                      <c:pt idx="8056">
                        <c:v>300</c:v>
                      </c:pt>
                      <c:pt idx="8057">
                        <c:v>300</c:v>
                      </c:pt>
                      <c:pt idx="8058">
                        <c:v>300</c:v>
                      </c:pt>
                      <c:pt idx="8059">
                        <c:v>300</c:v>
                      </c:pt>
                      <c:pt idx="8060">
                        <c:v>300</c:v>
                      </c:pt>
                      <c:pt idx="8061">
                        <c:v>300</c:v>
                      </c:pt>
                      <c:pt idx="8062">
                        <c:v>300</c:v>
                      </c:pt>
                      <c:pt idx="8063">
                        <c:v>300</c:v>
                      </c:pt>
                      <c:pt idx="8064">
                        <c:v>300</c:v>
                      </c:pt>
                      <c:pt idx="8065">
                        <c:v>300</c:v>
                      </c:pt>
                      <c:pt idx="8066">
                        <c:v>300</c:v>
                      </c:pt>
                      <c:pt idx="8067">
                        <c:v>300</c:v>
                      </c:pt>
                      <c:pt idx="8068">
                        <c:v>300</c:v>
                      </c:pt>
                      <c:pt idx="8069">
                        <c:v>300</c:v>
                      </c:pt>
                      <c:pt idx="8070">
                        <c:v>300</c:v>
                      </c:pt>
                      <c:pt idx="8071">
                        <c:v>300</c:v>
                      </c:pt>
                      <c:pt idx="8072">
                        <c:v>300</c:v>
                      </c:pt>
                      <c:pt idx="8073">
                        <c:v>300</c:v>
                      </c:pt>
                      <c:pt idx="8074">
                        <c:v>300</c:v>
                      </c:pt>
                      <c:pt idx="8075">
                        <c:v>300</c:v>
                      </c:pt>
                      <c:pt idx="8076">
                        <c:v>300</c:v>
                      </c:pt>
                      <c:pt idx="8077">
                        <c:v>300</c:v>
                      </c:pt>
                      <c:pt idx="8078">
                        <c:v>300</c:v>
                      </c:pt>
                      <c:pt idx="8079">
                        <c:v>300</c:v>
                      </c:pt>
                      <c:pt idx="8080">
                        <c:v>300</c:v>
                      </c:pt>
                      <c:pt idx="8081">
                        <c:v>300</c:v>
                      </c:pt>
                      <c:pt idx="8082">
                        <c:v>300</c:v>
                      </c:pt>
                      <c:pt idx="8083">
                        <c:v>300</c:v>
                      </c:pt>
                      <c:pt idx="8084">
                        <c:v>300</c:v>
                      </c:pt>
                      <c:pt idx="8085">
                        <c:v>300</c:v>
                      </c:pt>
                      <c:pt idx="8086">
                        <c:v>300</c:v>
                      </c:pt>
                      <c:pt idx="8087">
                        <c:v>300</c:v>
                      </c:pt>
                      <c:pt idx="8088">
                        <c:v>300</c:v>
                      </c:pt>
                      <c:pt idx="8089">
                        <c:v>300</c:v>
                      </c:pt>
                      <c:pt idx="8090">
                        <c:v>300</c:v>
                      </c:pt>
                      <c:pt idx="8091">
                        <c:v>300</c:v>
                      </c:pt>
                      <c:pt idx="8092">
                        <c:v>300</c:v>
                      </c:pt>
                      <c:pt idx="8093">
                        <c:v>300</c:v>
                      </c:pt>
                      <c:pt idx="8094">
                        <c:v>300</c:v>
                      </c:pt>
                      <c:pt idx="8095">
                        <c:v>300</c:v>
                      </c:pt>
                      <c:pt idx="8096">
                        <c:v>300</c:v>
                      </c:pt>
                      <c:pt idx="8097">
                        <c:v>300</c:v>
                      </c:pt>
                      <c:pt idx="8098">
                        <c:v>300</c:v>
                      </c:pt>
                      <c:pt idx="8099">
                        <c:v>300</c:v>
                      </c:pt>
                      <c:pt idx="8100">
                        <c:v>300</c:v>
                      </c:pt>
                      <c:pt idx="8101">
                        <c:v>300</c:v>
                      </c:pt>
                      <c:pt idx="8102">
                        <c:v>300</c:v>
                      </c:pt>
                      <c:pt idx="8103">
                        <c:v>300</c:v>
                      </c:pt>
                      <c:pt idx="8104">
                        <c:v>300</c:v>
                      </c:pt>
                      <c:pt idx="8105">
                        <c:v>300</c:v>
                      </c:pt>
                      <c:pt idx="8106">
                        <c:v>300</c:v>
                      </c:pt>
                      <c:pt idx="8107">
                        <c:v>300</c:v>
                      </c:pt>
                      <c:pt idx="8108">
                        <c:v>300</c:v>
                      </c:pt>
                      <c:pt idx="8109">
                        <c:v>300</c:v>
                      </c:pt>
                      <c:pt idx="8110">
                        <c:v>300</c:v>
                      </c:pt>
                      <c:pt idx="8111">
                        <c:v>300</c:v>
                      </c:pt>
                      <c:pt idx="8112">
                        <c:v>300</c:v>
                      </c:pt>
                      <c:pt idx="8113">
                        <c:v>300</c:v>
                      </c:pt>
                      <c:pt idx="8114">
                        <c:v>300</c:v>
                      </c:pt>
                      <c:pt idx="8115">
                        <c:v>300</c:v>
                      </c:pt>
                      <c:pt idx="8116">
                        <c:v>300</c:v>
                      </c:pt>
                      <c:pt idx="8117">
                        <c:v>300</c:v>
                      </c:pt>
                      <c:pt idx="8118">
                        <c:v>300</c:v>
                      </c:pt>
                      <c:pt idx="8119">
                        <c:v>300</c:v>
                      </c:pt>
                      <c:pt idx="8120">
                        <c:v>300</c:v>
                      </c:pt>
                      <c:pt idx="8121">
                        <c:v>300</c:v>
                      </c:pt>
                      <c:pt idx="8122">
                        <c:v>300</c:v>
                      </c:pt>
                      <c:pt idx="8123">
                        <c:v>300</c:v>
                      </c:pt>
                      <c:pt idx="8124">
                        <c:v>300</c:v>
                      </c:pt>
                      <c:pt idx="8125">
                        <c:v>300</c:v>
                      </c:pt>
                      <c:pt idx="8126">
                        <c:v>300</c:v>
                      </c:pt>
                      <c:pt idx="8127">
                        <c:v>300</c:v>
                      </c:pt>
                      <c:pt idx="8128">
                        <c:v>300</c:v>
                      </c:pt>
                      <c:pt idx="8129">
                        <c:v>300</c:v>
                      </c:pt>
                      <c:pt idx="8130">
                        <c:v>300</c:v>
                      </c:pt>
                      <c:pt idx="8131">
                        <c:v>300</c:v>
                      </c:pt>
                      <c:pt idx="8132">
                        <c:v>300</c:v>
                      </c:pt>
                      <c:pt idx="8133">
                        <c:v>300</c:v>
                      </c:pt>
                      <c:pt idx="8134">
                        <c:v>300</c:v>
                      </c:pt>
                      <c:pt idx="8135">
                        <c:v>300</c:v>
                      </c:pt>
                      <c:pt idx="8136">
                        <c:v>300</c:v>
                      </c:pt>
                      <c:pt idx="8137">
                        <c:v>300</c:v>
                      </c:pt>
                      <c:pt idx="8138">
                        <c:v>300</c:v>
                      </c:pt>
                      <c:pt idx="8139">
                        <c:v>300</c:v>
                      </c:pt>
                      <c:pt idx="8140">
                        <c:v>300</c:v>
                      </c:pt>
                      <c:pt idx="8141">
                        <c:v>300</c:v>
                      </c:pt>
                      <c:pt idx="8142">
                        <c:v>300</c:v>
                      </c:pt>
                      <c:pt idx="8143">
                        <c:v>300</c:v>
                      </c:pt>
                      <c:pt idx="8144">
                        <c:v>300</c:v>
                      </c:pt>
                      <c:pt idx="8145">
                        <c:v>300</c:v>
                      </c:pt>
                      <c:pt idx="8146">
                        <c:v>300</c:v>
                      </c:pt>
                      <c:pt idx="8147">
                        <c:v>300</c:v>
                      </c:pt>
                      <c:pt idx="8148">
                        <c:v>300</c:v>
                      </c:pt>
                      <c:pt idx="8149">
                        <c:v>300</c:v>
                      </c:pt>
                      <c:pt idx="8150">
                        <c:v>300</c:v>
                      </c:pt>
                      <c:pt idx="8151">
                        <c:v>300</c:v>
                      </c:pt>
                      <c:pt idx="8152">
                        <c:v>300</c:v>
                      </c:pt>
                      <c:pt idx="8153">
                        <c:v>300</c:v>
                      </c:pt>
                      <c:pt idx="8154">
                        <c:v>300</c:v>
                      </c:pt>
                      <c:pt idx="8155">
                        <c:v>300</c:v>
                      </c:pt>
                      <c:pt idx="8156">
                        <c:v>300</c:v>
                      </c:pt>
                      <c:pt idx="8157">
                        <c:v>300</c:v>
                      </c:pt>
                      <c:pt idx="8158">
                        <c:v>300</c:v>
                      </c:pt>
                      <c:pt idx="8159">
                        <c:v>300</c:v>
                      </c:pt>
                      <c:pt idx="8160">
                        <c:v>300</c:v>
                      </c:pt>
                      <c:pt idx="8161">
                        <c:v>300</c:v>
                      </c:pt>
                      <c:pt idx="8162">
                        <c:v>300</c:v>
                      </c:pt>
                      <c:pt idx="8163">
                        <c:v>300</c:v>
                      </c:pt>
                      <c:pt idx="8164">
                        <c:v>300</c:v>
                      </c:pt>
                      <c:pt idx="8165">
                        <c:v>300</c:v>
                      </c:pt>
                      <c:pt idx="8166">
                        <c:v>300</c:v>
                      </c:pt>
                      <c:pt idx="8167">
                        <c:v>300</c:v>
                      </c:pt>
                      <c:pt idx="8168">
                        <c:v>300</c:v>
                      </c:pt>
                      <c:pt idx="8169">
                        <c:v>300</c:v>
                      </c:pt>
                      <c:pt idx="8170">
                        <c:v>300</c:v>
                      </c:pt>
                      <c:pt idx="8171">
                        <c:v>300</c:v>
                      </c:pt>
                      <c:pt idx="8172">
                        <c:v>300</c:v>
                      </c:pt>
                      <c:pt idx="8173">
                        <c:v>300</c:v>
                      </c:pt>
                      <c:pt idx="8174">
                        <c:v>300</c:v>
                      </c:pt>
                      <c:pt idx="8175">
                        <c:v>300</c:v>
                      </c:pt>
                      <c:pt idx="8176">
                        <c:v>300</c:v>
                      </c:pt>
                      <c:pt idx="8177">
                        <c:v>300</c:v>
                      </c:pt>
                      <c:pt idx="8178">
                        <c:v>300</c:v>
                      </c:pt>
                      <c:pt idx="8179">
                        <c:v>300</c:v>
                      </c:pt>
                      <c:pt idx="8180">
                        <c:v>300</c:v>
                      </c:pt>
                      <c:pt idx="8181">
                        <c:v>300</c:v>
                      </c:pt>
                      <c:pt idx="8182">
                        <c:v>300</c:v>
                      </c:pt>
                      <c:pt idx="8183">
                        <c:v>300</c:v>
                      </c:pt>
                      <c:pt idx="8184">
                        <c:v>300</c:v>
                      </c:pt>
                      <c:pt idx="8185">
                        <c:v>300</c:v>
                      </c:pt>
                      <c:pt idx="8186">
                        <c:v>300</c:v>
                      </c:pt>
                      <c:pt idx="8187">
                        <c:v>300</c:v>
                      </c:pt>
                      <c:pt idx="8188">
                        <c:v>300</c:v>
                      </c:pt>
                      <c:pt idx="8189">
                        <c:v>300</c:v>
                      </c:pt>
                      <c:pt idx="8190">
                        <c:v>300</c:v>
                      </c:pt>
                      <c:pt idx="8191">
                        <c:v>300</c:v>
                      </c:pt>
                      <c:pt idx="8192">
                        <c:v>300</c:v>
                      </c:pt>
                      <c:pt idx="8193">
                        <c:v>300</c:v>
                      </c:pt>
                      <c:pt idx="8194">
                        <c:v>300</c:v>
                      </c:pt>
                      <c:pt idx="8195">
                        <c:v>300</c:v>
                      </c:pt>
                      <c:pt idx="8196">
                        <c:v>300</c:v>
                      </c:pt>
                      <c:pt idx="8197">
                        <c:v>300</c:v>
                      </c:pt>
                      <c:pt idx="8198">
                        <c:v>300</c:v>
                      </c:pt>
                      <c:pt idx="8199">
                        <c:v>300</c:v>
                      </c:pt>
                      <c:pt idx="8200">
                        <c:v>300</c:v>
                      </c:pt>
                      <c:pt idx="8201">
                        <c:v>300</c:v>
                      </c:pt>
                      <c:pt idx="8202">
                        <c:v>300</c:v>
                      </c:pt>
                      <c:pt idx="8203">
                        <c:v>300</c:v>
                      </c:pt>
                      <c:pt idx="8204">
                        <c:v>300</c:v>
                      </c:pt>
                      <c:pt idx="8205">
                        <c:v>300</c:v>
                      </c:pt>
                      <c:pt idx="8206">
                        <c:v>300</c:v>
                      </c:pt>
                      <c:pt idx="8207">
                        <c:v>300</c:v>
                      </c:pt>
                      <c:pt idx="8208">
                        <c:v>300</c:v>
                      </c:pt>
                      <c:pt idx="8209">
                        <c:v>300</c:v>
                      </c:pt>
                      <c:pt idx="8210">
                        <c:v>300</c:v>
                      </c:pt>
                      <c:pt idx="8211">
                        <c:v>300</c:v>
                      </c:pt>
                      <c:pt idx="8212">
                        <c:v>300</c:v>
                      </c:pt>
                      <c:pt idx="8213">
                        <c:v>300</c:v>
                      </c:pt>
                      <c:pt idx="8214">
                        <c:v>300</c:v>
                      </c:pt>
                      <c:pt idx="8215">
                        <c:v>300</c:v>
                      </c:pt>
                      <c:pt idx="8216">
                        <c:v>300</c:v>
                      </c:pt>
                      <c:pt idx="8217">
                        <c:v>300</c:v>
                      </c:pt>
                      <c:pt idx="8218">
                        <c:v>300</c:v>
                      </c:pt>
                      <c:pt idx="8219">
                        <c:v>300</c:v>
                      </c:pt>
                      <c:pt idx="8220">
                        <c:v>300</c:v>
                      </c:pt>
                      <c:pt idx="8221">
                        <c:v>300</c:v>
                      </c:pt>
                      <c:pt idx="8222">
                        <c:v>300</c:v>
                      </c:pt>
                      <c:pt idx="8223">
                        <c:v>300</c:v>
                      </c:pt>
                      <c:pt idx="8224">
                        <c:v>300</c:v>
                      </c:pt>
                      <c:pt idx="8225">
                        <c:v>300</c:v>
                      </c:pt>
                      <c:pt idx="8226">
                        <c:v>300</c:v>
                      </c:pt>
                      <c:pt idx="8227">
                        <c:v>300</c:v>
                      </c:pt>
                      <c:pt idx="8228">
                        <c:v>300</c:v>
                      </c:pt>
                      <c:pt idx="8229">
                        <c:v>300</c:v>
                      </c:pt>
                      <c:pt idx="8230">
                        <c:v>300</c:v>
                      </c:pt>
                      <c:pt idx="8231">
                        <c:v>300</c:v>
                      </c:pt>
                      <c:pt idx="8232">
                        <c:v>300</c:v>
                      </c:pt>
                      <c:pt idx="8233">
                        <c:v>300</c:v>
                      </c:pt>
                      <c:pt idx="8234">
                        <c:v>300</c:v>
                      </c:pt>
                      <c:pt idx="8235">
                        <c:v>300</c:v>
                      </c:pt>
                      <c:pt idx="8236">
                        <c:v>300</c:v>
                      </c:pt>
                      <c:pt idx="8237">
                        <c:v>300</c:v>
                      </c:pt>
                      <c:pt idx="8238">
                        <c:v>300</c:v>
                      </c:pt>
                      <c:pt idx="8239">
                        <c:v>300</c:v>
                      </c:pt>
                      <c:pt idx="8240">
                        <c:v>300</c:v>
                      </c:pt>
                      <c:pt idx="8241">
                        <c:v>300</c:v>
                      </c:pt>
                      <c:pt idx="8242">
                        <c:v>300</c:v>
                      </c:pt>
                      <c:pt idx="8243">
                        <c:v>300</c:v>
                      </c:pt>
                      <c:pt idx="8244">
                        <c:v>300</c:v>
                      </c:pt>
                      <c:pt idx="8245">
                        <c:v>300</c:v>
                      </c:pt>
                      <c:pt idx="8246">
                        <c:v>300</c:v>
                      </c:pt>
                      <c:pt idx="8247">
                        <c:v>300</c:v>
                      </c:pt>
                      <c:pt idx="8248">
                        <c:v>300</c:v>
                      </c:pt>
                      <c:pt idx="8249">
                        <c:v>300</c:v>
                      </c:pt>
                      <c:pt idx="8250">
                        <c:v>300</c:v>
                      </c:pt>
                      <c:pt idx="8251">
                        <c:v>300</c:v>
                      </c:pt>
                      <c:pt idx="8252">
                        <c:v>300</c:v>
                      </c:pt>
                      <c:pt idx="8253">
                        <c:v>300</c:v>
                      </c:pt>
                      <c:pt idx="8254">
                        <c:v>300</c:v>
                      </c:pt>
                      <c:pt idx="8255">
                        <c:v>300</c:v>
                      </c:pt>
                      <c:pt idx="8256">
                        <c:v>300</c:v>
                      </c:pt>
                      <c:pt idx="8257">
                        <c:v>300</c:v>
                      </c:pt>
                      <c:pt idx="8258">
                        <c:v>300</c:v>
                      </c:pt>
                      <c:pt idx="8259">
                        <c:v>300</c:v>
                      </c:pt>
                      <c:pt idx="8260">
                        <c:v>300</c:v>
                      </c:pt>
                      <c:pt idx="8261">
                        <c:v>300</c:v>
                      </c:pt>
                      <c:pt idx="8262">
                        <c:v>300</c:v>
                      </c:pt>
                      <c:pt idx="8263">
                        <c:v>300</c:v>
                      </c:pt>
                      <c:pt idx="8264">
                        <c:v>300</c:v>
                      </c:pt>
                      <c:pt idx="8265">
                        <c:v>300</c:v>
                      </c:pt>
                      <c:pt idx="8266">
                        <c:v>300</c:v>
                      </c:pt>
                      <c:pt idx="8267">
                        <c:v>300</c:v>
                      </c:pt>
                      <c:pt idx="8268">
                        <c:v>300</c:v>
                      </c:pt>
                      <c:pt idx="8269">
                        <c:v>300</c:v>
                      </c:pt>
                      <c:pt idx="8270">
                        <c:v>300</c:v>
                      </c:pt>
                      <c:pt idx="8271">
                        <c:v>300</c:v>
                      </c:pt>
                      <c:pt idx="8272">
                        <c:v>300</c:v>
                      </c:pt>
                      <c:pt idx="8273">
                        <c:v>300</c:v>
                      </c:pt>
                      <c:pt idx="8274">
                        <c:v>300</c:v>
                      </c:pt>
                      <c:pt idx="8275">
                        <c:v>300</c:v>
                      </c:pt>
                      <c:pt idx="8276">
                        <c:v>300</c:v>
                      </c:pt>
                      <c:pt idx="8277">
                        <c:v>316.67899999999997</c:v>
                      </c:pt>
                      <c:pt idx="8278">
                        <c:v>334.96499999999997</c:v>
                      </c:pt>
                      <c:pt idx="8279">
                        <c:v>355.74200000000002</c:v>
                      </c:pt>
                      <c:pt idx="8280">
                        <c:v>380.173</c:v>
                      </c:pt>
                      <c:pt idx="8281">
                        <c:v>410.036</c:v>
                      </c:pt>
                      <c:pt idx="8282">
                        <c:v>374.52</c:v>
                      </c:pt>
                      <c:pt idx="8283">
                        <c:v>398.95800000000003</c:v>
                      </c:pt>
                      <c:pt idx="8284">
                        <c:v>429.66399999999999</c:v>
                      </c:pt>
                      <c:pt idx="8285">
                        <c:v>469.29500000000002</c:v>
                      </c:pt>
                      <c:pt idx="8286">
                        <c:v>519.66399999999999</c:v>
                      </c:pt>
                      <c:pt idx="8287">
                        <c:v>571.64300000000003</c:v>
                      </c:pt>
                      <c:pt idx="8288">
                        <c:v>633.75400000000002</c:v>
                      </c:pt>
                      <c:pt idx="8289">
                        <c:v>714.44399999999996</c:v>
                      </c:pt>
                      <c:pt idx="8290">
                        <c:v>818.03899999999999</c:v>
                      </c:pt>
                      <c:pt idx="8291">
                        <c:v>935.08</c:v>
                      </c:pt>
                      <c:pt idx="8292" formatCode="0.00E+00">
                        <c:v>1056.46</c:v>
                      </c:pt>
                      <c:pt idx="8293" formatCode="0.00E+00">
                        <c:v>1176.3499999999999</c:v>
                      </c:pt>
                      <c:pt idx="8294" formatCode="0.00E+00">
                        <c:v>1288.5899999999999</c:v>
                      </c:pt>
                      <c:pt idx="8295" formatCode="0.00E+00">
                        <c:v>1392.63</c:v>
                      </c:pt>
                      <c:pt idx="8296" formatCode="0.00E+00">
                        <c:v>1487.97</c:v>
                      </c:pt>
                      <c:pt idx="8297" formatCode="0.00E+00">
                        <c:v>1575.63</c:v>
                      </c:pt>
                      <c:pt idx="8298" formatCode="0.00E+00">
                        <c:v>1628.68</c:v>
                      </c:pt>
                      <c:pt idx="8299" formatCode="0.00E+00">
                        <c:v>1628.68</c:v>
                      </c:pt>
                      <c:pt idx="8300" formatCode="0.00E+00">
                        <c:v>1114.9100000000001</c:v>
                      </c:pt>
                      <c:pt idx="8301" formatCode="0.00E+00">
                        <c:v>1030.83</c:v>
                      </c:pt>
                      <c:pt idx="8302">
                        <c:v>999.84400000000005</c:v>
                      </c:pt>
                      <c:pt idx="8303">
                        <c:v>974.51300000000003</c:v>
                      </c:pt>
                      <c:pt idx="8304">
                        <c:v>951.78200000000004</c:v>
                      </c:pt>
                      <c:pt idx="8305">
                        <c:v>931.24300000000005</c:v>
                      </c:pt>
                      <c:pt idx="8306">
                        <c:v>912.61599999999999</c:v>
                      </c:pt>
                      <c:pt idx="8307">
                        <c:v>895.68299999999999</c:v>
                      </c:pt>
                      <c:pt idx="8308">
                        <c:v>880.21199999999999</c:v>
                      </c:pt>
                      <c:pt idx="8309">
                        <c:v>865.976</c:v>
                      </c:pt>
                      <c:pt idx="8310">
                        <c:v>852.80600000000004</c:v>
                      </c:pt>
                      <c:pt idx="8311">
                        <c:v>840.55</c:v>
                      </c:pt>
                      <c:pt idx="8312">
                        <c:v>829.08199999999999</c:v>
                      </c:pt>
                      <c:pt idx="8313">
                        <c:v>818.29700000000003</c:v>
                      </c:pt>
                      <c:pt idx="8314">
                        <c:v>808.10699999999997</c:v>
                      </c:pt>
                      <c:pt idx="8315">
                        <c:v>798.43600000000004</c:v>
                      </c:pt>
                      <c:pt idx="8316">
                        <c:v>789.22199999999998</c:v>
                      </c:pt>
                      <c:pt idx="8317">
                        <c:v>780.41200000000003</c:v>
                      </c:pt>
                      <c:pt idx="8318">
                        <c:v>771.96299999999997</c:v>
                      </c:pt>
                      <c:pt idx="8319">
                        <c:v>763.83799999999997</c:v>
                      </c:pt>
                      <c:pt idx="8320">
                        <c:v>756.00400000000002</c:v>
                      </c:pt>
                      <c:pt idx="8321">
                        <c:v>748.43499999999995</c:v>
                      </c:pt>
                      <c:pt idx="8322">
                        <c:v>741.10599999999999</c:v>
                      </c:pt>
                      <c:pt idx="8323">
                        <c:v>734</c:v>
                      </c:pt>
                      <c:pt idx="8324">
                        <c:v>727.09799999999996</c:v>
                      </c:pt>
                      <c:pt idx="8325">
                        <c:v>720.38699999999994</c:v>
                      </c:pt>
                      <c:pt idx="8326">
                        <c:v>713.85400000000004</c:v>
                      </c:pt>
                      <c:pt idx="8327">
                        <c:v>707.48900000000003</c:v>
                      </c:pt>
                      <c:pt idx="8328">
                        <c:v>701.28300000000002</c:v>
                      </c:pt>
                      <c:pt idx="8329">
                        <c:v>695.22900000000004</c:v>
                      </c:pt>
                      <c:pt idx="8330">
                        <c:v>689.32</c:v>
                      </c:pt>
                      <c:pt idx="8331">
                        <c:v>683.55</c:v>
                      </c:pt>
                      <c:pt idx="8332">
                        <c:v>677.91399999999999</c:v>
                      </c:pt>
                      <c:pt idx="8333">
                        <c:v>672.40700000000004</c:v>
                      </c:pt>
                      <c:pt idx="8334">
                        <c:v>667.02599999999995</c:v>
                      </c:pt>
                      <c:pt idx="8335">
                        <c:v>661.76599999999996</c:v>
                      </c:pt>
                      <c:pt idx="8336">
                        <c:v>656.62400000000002</c:v>
                      </c:pt>
                      <c:pt idx="8337">
                        <c:v>651.596</c:v>
                      </c:pt>
                      <c:pt idx="8338">
                        <c:v>646.67999999999995</c:v>
                      </c:pt>
                      <c:pt idx="8339">
                        <c:v>641.87099999999998</c:v>
                      </c:pt>
                      <c:pt idx="8340">
                        <c:v>637.16800000000001</c:v>
                      </c:pt>
                      <c:pt idx="8341">
                        <c:v>632.56799999999998</c:v>
                      </c:pt>
                      <c:pt idx="8342">
                        <c:v>628.06700000000001</c:v>
                      </c:pt>
                      <c:pt idx="8343">
                        <c:v>623.66399999999999</c:v>
                      </c:pt>
                      <c:pt idx="8344">
                        <c:v>619.35699999999997</c:v>
                      </c:pt>
                      <c:pt idx="8345">
                        <c:v>615.14200000000005</c:v>
                      </c:pt>
                      <c:pt idx="8346">
                        <c:v>611.01900000000001</c:v>
                      </c:pt>
                      <c:pt idx="8347">
                        <c:v>606.98400000000004</c:v>
                      </c:pt>
                      <c:pt idx="8348">
                        <c:v>603.03599999999994</c:v>
                      </c:pt>
                      <c:pt idx="8349">
                        <c:v>599.173</c:v>
                      </c:pt>
                      <c:pt idx="8350">
                        <c:v>595.39300000000003</c:v>
                      </c:pt>
                      <c:pt idx="8351">
                        <c:v>591.69399999999996</c:v>
                      </c:pt>
                      <c:pt idx="8352">
                        <c:v>588.07399999999996</c:v>
                      </c:pt>
                      <c:pt idx="8353">
                        <c:v>584.53099999999995</c:v>
                      </c:pt>
                      <c:pt idx="8354">
                        <c:v>581.06299999999999</c:v>
                      </c:pt>
                      <c:pt idx="8355">
                        <c:v>577.66899999999998</c:v>
                      </c:pt>
                      <c:pt idx="8356">
                        <c:v>574.34799999999996</c:v>
                      </c:pt>
                      <c:pt idx="8357">
                        <c:v>571.096</c:v>
                      </c:pt>
                      <c:pt idx="8358">
                        <c:v>567.91399999999999</c:v>
                      </c:pt>
                      <c:pt idx="8359">
                        <c:v>564.79999999999995</c:v>
                      </c:pt>
                      <c:pt idx="8360">
                        <c:v>561.75199999999995</c:v>
                      </c:pt>
                      <c:pt idx="8361">
                        <c:v>558.76800000000003</c:v>
                      </c:pt>
                      <c:pt idx="8362">
                        <c:v>555.84699999999998</c:v>
                      </c:pt>
                      <c:pt idx="8363">
                        <c:v>552.98800000000006</c:v>
                      </c:pt>
                      <c:pt idx="8364">
                        <c:v>550.18899999999996</c:v>
                      </c:pt>
                      <c:pt idx="8365">
                        <c:v>547.44899999999996</c:v>
                      </c:pt>
                      <c:pt idx="8366">
                        <c:v>544.76499999999999</c:v>
                      </c:pt>
                      <c:pt idx="8367">
                        <c:v>542.13800000000003</c:v>
                      </c:pt>
                      <c:pt idx="8368">
                        <c:v>539.56600000000003</c:v>
                      </c:pt>
                      <c:pt idx="8369">
                        <c:v>537.04600000000005</c:v>
                      </c:pt>
                      <c:pt idx="8370">
                        <c:v>534.57899999999995</c:v>
                      </c:pt>
                      <c:pt idx="8371">
                        <c:v>532.16300000000001</c:v>
                      </c:pt>
                      <c:pt idx="8372">
                        <c:v>529.79700000000003</c:v>
                      </c:pt>
                      <c:pt idx="8373">
                        <c:v>527.47900000000004</c:v>
                      </c:pt>
                      <c:pt idx="8374">
                        <c:v>525.20899999999995</c:v>
                      </c:pt>
                      <c:pt idx="8375">
                        <c:v>522.98500000000001</c:v>
                      </c:pt>
                      <c:pt idx="8376">
                        <c:v>520.80700000000002</c:v>
                      </c:pt>
                      <c:pt idx="8377">
                        <c:v>518.673</c:v>
                      </c:pt>
                      <c:pt idx="8378">
                        <c:v>516.58199999999999</c:v>
                      </c:pt>
                      <c:pt idx="8379">
                        <c:v>514.53499999999997</c:v>
                      </c:pt>
                      <c:pt idx="8380">
                        <c:v>512.529</c:v>
                      </c:pt>
                      <c:pt idx="8381">
                        <c:v>510.56400000000002</c:v>
                      </c:pt>
                      <c:pt idx="8382">
                        <c:v>508.63900000000001</c:v>
                      </c:pt>
                      <c:pt idx="8383">
                        <c:v>506.75400000000002</c:v>
                      </c:pt>
                      <c:pt idx="8384">
                        <c:v>504.90600000000001</c:v>
                      </c:pt>
                      <c:pt idx="8385">
                        <c:v>503.096</c:v>
                      </c:pt>
                      <c:pt idx="8386">
                        <c:v>501.322</c:v>
                      </c:pt>
                      <c:pt idx="8387">
                        <c:v>499.58300000000003</c:v>
                      </c:pt>
                      <c:pt idx="8388">
                        <c:v>497.87900000000002</c:v>
                      </c:pt>
                      <c:pt idx="8389">
                        <c:v>496.209</c:v>
                      </c:pt>
                      <c:pt idx="8390">
                        <c:v>494.572</c:v>
                      </c:pt>
                      <c:pt idx="8391">
                        <c:v>492.96699999999998</c:v>
                      </c:pt>
                      <c:pt idx="8392">
                        <c:v>491.39299999999997</c:v>
                      </c:pt>
                      <c:pt idx="8393">
                        <c:v>489.85</c:v>
                      </c:pt>
                      <c:pt idx="8394">
                        <c:v>488.33800000000002</c:v>
                      </c:pt>
                      <c:pt idx="8395">
                        <c:v>486.85399999999998</c:v>
                      </c:pt>
                      <c:pt idx="8396">
                        <c:v>485.4</c:v>
                      </c:pt>
                      <c:pt idx="8397">
                        <c:v>483.97300000000001</c:v>
                      </c:pt>
                      <c:pt idx="8398">
                        <c:v>482.57400000000001</c:v>
                      </c:pt>
                      <c:pt idx="8399">
                        <c:v>481.202</c:v>
                      </c:pt>
                      <c:pt idx="8400">
                        <c:v>479.85500000000002</c:v>
                      </c:pt>
                      <c:pt idx="8401">
                        <c:v>478.53500000000003</c:v>
                      </c:pt>
                      <c:pt idx="8402">
                        <c:v>477.23899999999998</c:v>
                      </c:pt>
                      <c:pt idx="8403">
                        <c:v>475.96800000000002</c:v>
                      </c:pt>
                      <c:pt idx="8404">
                        <c:v>474.72</c:v>
                      </c:pt>
                      <c:pt idx="8405">
                        <c:v>473.49599999999998</c:v>
                      </c:pt>
                      <c:pt idx="8406">
                        <c:v>472.29500000000002</c:v>
                      </c:pt>
                      <c:pt idx="8407">
                        <c:v>471.11599999999999</c:v>
                      </c:pt>
                      <c:pt idx="8408">
                        <c:v>469.95800000000003</c:v>
                      </c:pt>
                      <c:pt idx="8409">
                        <c:v>468.822</c:v>
                      </c:pt>
                      <c:pt idx="8410">
                        <c:v>467.70699999999999</c:v>
                      </c:pt>
                      <c:pt idx="8411">
                        <c:v>466.61200000000002</c:v>
                      </c:pt>
                      <c:pt idx="8412">
                        <c:v>465.53800000000001</c:v>
                      </c:pt>
                      <c:pt idx="8413">
                        <c:v>464.48200000000003</c:v>
                      </c:pt>
                      <c:pt idx="8414">
                        <c:v>463.44600000000003</c:v>
                      </c:pt>
                      <c:pt idx="8415">
                        <c:v>462.428</c:v>
                      </c:pt>
                      <c:pt idx="8416">
                        <c:v>461.428</c:v>
                      </c:pt>
                      <c:pt idx="8417">
                        <c:v>460.447</c:v>
                      </c:pt>
                      <c:pt idx="8418">
                        <c:v>459.483</c:v>
                      </c:pt>
                      <c:pt idx="8419">
                        <c:v>458.536</c:v>
                      </c:pt>
                      <c:pt idx="8420">
                        <c:v>457.60599999999999</c:v>
                      </c:pt>
                      <c:pt idx="8421">
                        <c:v>456.69200000000001</c:v>
                      </c:pt>
                      <c:pt idx="8422">
                        <c:v>455.79500000000002</c:v>
                      </c:pt>
                      <c:pt idx="8423">
                        <c:v>454.91300000000001</c:v>
                      </c:pt>
                      <c:pt idx="8424">
                        <c:v>454.04700000000003</c:v>
                      </c:pt>
                      <c:pt idx="8425">
                        <c:v>453.19600000000003</c:v>
                      </c:pt>
                      <c:pt idx="8426">
                        <c:v>452.35899999999998</c:v>
                      </c:pt>
                      <c:pt idx="8427">
                        <c:v>451.53699999999998</c:v>
                      </c:pt>
                      <c:pt idx="8428">
                        <c:v>450.73</c:v>
                      </c:pt>
                      <c:pt idx="8429">
                        <c:v>449.93599999999998</c:v>
                      </c:pt>
                      <c:pt idx="8430">
                        <c:v>449.15499999999997</c:v>
                      </c:pt>
                      <c:pt idx="8431">
                        <c:v>448.38799999999998</c:v>
                      </c:pt>
                      <c:pt idx="8432">
                        <c:v>447.63400000000001</c:v>
                      </c:pt>
                      <c:pt idx="8433">
                        <c:v>446.89299999999997</c:v>
                      </c:pt>
                      <c:pt idx="8434">
                        <c:v>446.16399999999999</c:v>
                      </c:pt>
                      <c:pt idx="8435">
                        <c:v>445.44799999999998</c:v>
                      </c:pt>
                      <c:pt idx="8436">
                        <c:v>444.74299999999999</c:v>
                      </c:pt>
                      <c:pt idx="8437">
                        <c:v>444.05</c:v>
                      </c:pt>
                      <c:pt idx="8438">
                        <c:v>443.36900000000003</c:v>
                      </c:pt>
                      <c:pt idx="8439">
                        <c:v>442.69799999999998</c:v>
                      </c:pt>
                      <c:pt idx="8440">
                        <c:v>442.03899999999999</c:v>
                      </c:pt>
                      <c:pt idx="8441">
                        <c:v>441.39</c:v>
                      </c:pt>
                      <c:pt idx="8442">
                        <c:v>440.75200000000001</c:v>
                      </c:pt>
                      <c:pt idx="8443">
                        <c:v>440.125</c:v>
                      </c:pt>
                      <c:pt idx="8444">
                        <c:v>439.50700000000001</c:v>
                      </c:pt>
                      <c:pt idx="8445">
                        <c:v>438.899</c:v>
                      </c:pt>
                      <c:pt idx="8446">
                        <c:v>438.30099999999999</c:v>
                      </c:pt>
                      <c:pt idx="8447">
                        <c:v>437.71199999999999</c:v>
                      </c:pt>
                      <c:pt idx="8448">
                        <c:v>437.13299999999998</c:v>
                      </c:pt>
                      <c:pt idx="8449">
                        <c:v>436.56200000000001</c:v>
                      </c:pt>
                      <c:pt idx="8450">
                        <c:v>436.00099999999998</c:v>
                      </c:pt>
                      <c:pt idx="8451">
                        <c:v>435.44799999999998</c:v>
                      </c:pt>
                      <c:pt idx="8452">
                        <c:v>434.90300000000002</c:v>
                      </c:pt>
                      <c:pt idx="8453">
                        <c:v>434.36700000000002</c:v>
                      </c:pt>
                      <c:pt idx="8454">
                        <c:v>433.84</c:v>
                      </c:pt>
                      <c:pt idx="8455">
                        <c:v>433.32</c:v>
                      </c:pt>
                      <c:pt idx="8456">
                        <c:v>432.80799999999999</c:v>
                      </c:pt>
                      <c:pt idx="8457">
                        <c:v>432.303</c:v>
                      </c:pt>
                      <c:pt idx="8458">
                        <c:v>431.80599999999998</c:v>
                      </c:pt>
                      <c:pt idx="8459">
                        <c:v>431.31700000000001</c:v>
                      </c:pt>
                      <c:pt idx="8460">
                        <c:v>430.834</c:v>
                      </c:pt>
                      <c:pt idx="8461">
                        <c:v>430.35899999999998</c:v>
                      </c:pt>
                      <c:pt idx="8462">
                        <c:v>429.89</c:v>
                      </c:pt>
                      <c:pt idx="8463">
                        <c:v>429.42899999999997</c:v>
                      </c:pt>
                      <c:pt idx="8464">
                        <c:v>428.97399999999999</c:v>
                      </c:pt>
                      <c:pt idx="8465">
                        <c:v>428.52499999999998</c:v>
                      </c:pt>
                      <c:pt idx="8466">
                        <c:v>428.08300000000003</c:v>
                      </c:pt>
                      <c:pt idx="8467">
                        <c:v>427.64600000000002</c:v>
                      </c:pt>
                      <c:pt idx="8468">
                        <c:v>427.21600000000001</c:v>
                      </c:pt>
                      <c:pt idx="8469">
                        <c:v>426.79199999999997</c:v>
                      </c:pt>
                      <c:pt idx="8470">
                        <c:v>426.37400000000002</c:v>
                      </c:pt>
                      <c:pt idx="8471">
                        <c:v>425.96199999999999</c:v>
                      </c:pt>
                      <c:pt idx="8472">
                        <c:v>425.55500000000001</c:v>
                      </c:pt>
                      <c:pt idx="8473">
                        <c:v>425.15300000000002</c:v>
                      </c:pt>
                      <c:pt idx="8474">
                        <c:v>424.75700000000001</c:v>
                      </c:pt>
                      <c:pt idx="8475">
                        <c:v>424.36599999999999</c:v>
                      </c:pt>
                      <c:pt idx="8476">
                        <c:v>423.98099999999999</c:v>
                      </c:pt>
                      <c:pt idx="8477">
                        <c:v>423.6</c:v>
                      </c:pt>
                      <c:pt idx="8478">
                        <c:v>423.22399999999999</c:v>
                      </c:pt>
                      <c:pt idx="8479">
                        <c:v>422.85300000000001</c:v>
                      </c:pt>
                      <c:pt idx="8480">
                        <c:v>422.48700000000002</c:v>
                      </c:pt>
                      <c:pt idx="8481">
                        <c:v>422.12599999999998</c:v>
                      </c:pt>
                      <c:pt idx="8482">
                        <c:v>421.76900000000001</c:v>
                      </c:pt>
                      <c:pt idx="8483">
                        <c:v>421.416</c:v>
                      </c:pt>
                      <c:pt idx="8484">
                        <c:v>421.06799999999998</c:v>
                      </c:pt>
                      <c:pt idx="8485">
                        <c:v>420.72399999999999</c:v>
                      </c:pt>
                      <c:pt idx="8486">
                        <c:v>420.38499999999999</c:v>
                      </c:pt>
                      <c:pt idx="8487">
                        <c:v>420.04899999999998</c:v>
                      </c:pt>
                      <c:pt idx="8488">
                        <c:v>419.71699999999998</c:v>
                      </c:pt>
                      <c:pt idx="8489">
                        <c:v>419.39</c:v>
                      </c:pt>
                      <c:pt idx="8490">
                        <c:v>419.06599999999997</c:v>
                      </c:pt>
                      <c:pt idx="8491">
                        <c:v>418.74599999999998</c:v>
                      </c:pt>
                      <c:pt idx="8492">
                        <c:v>418.43</c:v>
                      </c:pt>
                      <c:pt idx="8493">
                        <c:v>418.11700000000002</c:v>
                      </c:pt>
                      <c:pt idx="8494">
                        <c:v>417.80799999999999</c:v>
                      </c:pt>
                      <c:pt idx="8495">
                        <c:v>417.50299999999999</c:v>
                      </c:pt>
                      <c:pt idx="8496">
                        <c:v>417.2</c:v>
                      </c:pt>
                      <c:pt idx="8497">
                        <c:v>416.90199999999999</c:v>
                      </c:pt>
                      <c:pt idx="8498">
                        <c:v>416.60599999999999</c:v>
                      </c:pt>
                      <c:pt idx="8499">
                        <c:v>416.31400000000002</c:v>
                      </c:pt>
                      <c:pt idx="8500">
                        <c:v>416.02499999999998</c:v>
                      </c:pt>
                      <c:pt idx="8501">
                        <c:v>415.73899999999998</c:v>
                      </c:pt>
                      <c:pt idx="8502">
                        <c:v>415.45499999999998</c:v>
                      </c:pt>
                      <c:pt idx="8503">
                        <c:v>415.17500000000001</c:v>
                      </c:pt>
                      <c:pt idx="8504">
                        <c:v>414.89800000000002</c:v>
                      </c:pt>
                      <c:pt idx="8505">
                        <c:v>414.62400000000002</c:v>
                      </c:pt>
                      <c:pt idx="8506">
                        <c:v>414.35199999999998</c:v>
                      </c:pt>
                      <c:pt idx="8507">
                        <c:v>414.08300000000003</c:v>
                      </c:pt>
                      <c:pt idx="8508">
                        <c:v>413.81700000000001</c:v>
                      </c:pt>
                      <c:pt idx="8509">
                        <c:v>413.55399999999997</c:v>
                      </c:pt>
                      <c:pt idx="8510">
                        <c:v>413.29300000000001</c:v>
                      </c:pt>
                      <c:pt idx="8511">
                        <c:v>413.03500000000003</c:v>
                      </c:pt>
                      <c:pt idx="8512">
                        <c:v>412.779</c:v>
                      </c:pt>
                      <c:pt idx="8513">
                        <c:v>412.52499999999998</c:v>
                      </c:pt>
                      <c:pt idx="8514">
                        <c:v>412.274</c:v>
                      </c:pt>
                      <c:pt idx="8515">
                        <c:v>412.02499999999998</c:v>
                      </c:pt>
                      <c:pt idx="8516">
                        <c:v>411.779</c:v>
                      </c:pt>
                      <c:pt idx="8517">
                        <c:v>411.53500000000003</c:v>
                      </c:pt>
                      <c:pt idx="8518">
                        <c:v>411.29300000000001</c:v>
                      </c:pt>
                      <c:pt idx="8519">
                        <c:v>411.053</c:v>
                      </c:pt>
                      <c:pt idx="8520">
                        <c:v>410.815</c:v>
                      </c:pt>
                      <c:pt idx="8521">
                        <c:v>410.57900000000001</c:v>
                      </c:pt>
                      <c:pt idx="8522">
                        <c:v>410.346</c:v>
                      </c:pt>
                      <c:pt idx="8523">
                        <c:v>410.11399999999998</c:v>
                      </c:pt>
                      <c:pt idx="8524">
                        <c:v>409.88499999999999</c:v>
                      </c:pt>
                      <c:pt idx="8525">
                        <c:v>409.65699999999998</c:v>
                      </c:pt>
                      <c:pt idx="8526">
                        <c:v>409.43099999999998</c:v>
                      </c:pt>
                      <c:pt idx="8527">
                        <c:v>409.20699999999999</c:v>
                      </c:pt>
                      <c:pt idx="8528">
                        <c:v>408.98500000000001</c:v>
                      </c:pt>
                      <c:pt idx="8529">
                        <c:v>408.76400000000001</c:v>
                      </c:pt>
                      <c:pt idx="8530">
                        <c:v>408.54599999999999</c:v>
                      </c:pt>
                      <c:pt idx="8531">
                        <c:v>408.32900000000001</c:v>
                      </c:pt>
                      <c:pt idx="8532">
                        <c:v>408.113</c:v>
                      </c:pt>
                      <c:pt idx="8533">
                        <c:v>407.9</c:v>
                      </c:pt>
                      <c:pt idx="8534">
                        <c:v>407.68799999999999</c:v>
                      </c:pt>
                      <c:pt idx="8535">
                        <c:v>407.47699999999998</c:v>
                      </c:pt>
                      <c:pt idx="8536">
                        <c:v>407.26799999999997</c:v>
                      </c:pt>
                      <c:pt idx="8537">
                        <c:v>407.06099999999998</c:v>
                      </c:pt>
                      <c:pt idx="8538">
                        <c:v>406.85500000000002</c:v>
                      </c:pt>
                      <c:pt idx="8539">
                        <c:v>406.65100000000001</c:v>
                      </c:pt>
                      <c:pt idx="8540">
                        <c:v>406.44799999999998</c:v>
                      </c:pt>
                      <c:pt idx="8541">
                        <c:v>406.24599999999998</c:v>
                      </c:pt>
                      <c:pt idx="8542">
                        <c:v>406.04599999999999</c:v>
                      </c:pt>
                      <c:pt idx="8543">
                        <c:v>405.84699999999998</c:v>
                      </c:pt>
                      <c:pt idx="8544">
                        <c:v>405.65</c:v>
                      </c:pt>
                      <c:pt idx="8545">
                        <c:v>405.45400000000001</c:v>
                      </c:pt>
                      <c:pt idx="8546">
                        <c:v>405.25900000000001</c:v>
                      </c:pt>
                      <c:pt idx="8547">
                        <c:v>405.06599999999997</c:v>
                      </c:pt>
                      <c:pt idx="8548">
                        <c:v>404.87299999999999</c:v>
                      </c:pt>
                      <c:pt idx="8549">
                        <c:v>404.68200000000002</c:v>
                      </c:pt>
                      <c:pt idx="8550">
                        <c:v>404.49200000000002</c:v>
                      </c:pt>
                      <c:pt idx="8551">
                        <c:v>404.30399999999997</c:v>
                      </c:pt>
                      <c:pt idx="8552">
                        <c:v>404.11599999999999</c:v>
                      </c:pt>
                      <c:pt idx="8553">
                        <c:v>403.93</c:v>
                      </c:pt>
                      <c:pt idx="8554">
                        <c:v>403.74400000000003</c:v>
                      </c:pt>
                      <c:pt idx="8555">
                        <c:v>403.56</c:v>
                      </c:pt>
                      <c:pt idx="8556">
                        <c:v>403.37700000000001</c:v>
                      </c:pt>
                      <c:pt idx="8557">
                        <c:v>403.19499999999999</c:v>
                      </c:pt>
                      <c:pt idx="8558">
                        <c:v>403.01400000000001</c:v>
                      </c:pt>
                      <c:pt idx="8559">
                        <c:v>402.834</c:v>
                      </c:pt>
                      <c:pt idx="8560">
                        <c:v>402.65499999999997</c:v>
                      </c:pt>
                      <c:pt idx="8561">
                        <c:v>402.47699999999998</c:v>
                      </c:pt>
                      <c:pt idx="8562">
                        <c:v>402.3</c:v>
                      </c:pt>
                      <c:pt idx="8563">
                        <c:v>402.12400000000002</c:v>
                      </c:pt>
                      <c:pt idx="8564">
                        <c:v>401.94900000000001</c:v>
                      </c:pt>
                      <c:pt idx="8565">
                        <c:v>401.774</c:v>
                      </c:pt>
                      <c:pt idx="8566">
                        <c:v>401.601</c:v>
                      </c:pt>
                      <c:pt idx="8567">
                        <c:v>401.42899999999997</c:v>
                      </c:pt>
                      <c:pt idx="8568">
                        <c:v>401.25700000000001</c:v>
                      </c:pt>
                      <c:pt idx="8569">
                        <c:v>401.08600000000001</c:v>
                      </c:pt>
                      <c:pt idx="8570">
                        <c:v>400.91699999999997</c:v>
                      </c:pt>
                      <c:pt idx="8571">
                        <c:v>400.74799999999999</c:v>
                      </c:pt>
                      <c:pt idx="8572">
                        <c:v>400.57900000000001</c:v>
                      </c:pt>
                      <c:pt idx="8573">
                        <c:v>400.41199999999998</c:v>
                      </c:pt>
                      <c:pt idx="8574">
                        <c:v>400.245</c:v>
                      </c:pt>
                      <c:pt idx="8575">
                        <c:v>400.07900000000001</c:v>
                      </c:pt>
                      <c:pt idx="8576">
                        <c:v>399.91399999999999</c:v>
                      </c:pt>
                      <c:pt idx="8577">
                        <c:v>399.75</c:v>
                      </c:pt>
                      <c:pt idx="8578">
                        <c:v>399.58600000000001</c:v>
                      </c:pt>
                      <c:pt idx="8579">
                        <c:v>399.42399999999998</c:v>
                      </c:pt>
                      <c:pt idx="8580">
                        <c:v>399.26100000000002</c:v>
                      </c:pt>
                      <c:pt idx="8581">
                        <c:v>399.1</c:v>
                      </c:pt>
                      <c:pt idx="8582">
                        <c:v>398.93900000000002</c:v>
                      </c:pt>
                      <c:pt idx="8583">
                        <c:v>398.779</c:v>
                      </c:pt>
                      <c:pt idx="8584">
                        <c:v>398.62</c:v>
                      </c:pt>
                      <c:pt idx="8585">
                        <c:v>398.46100000000001</c:v>
                      </c:pt>
                      <c:pt idx="8586">
                        <c:v>398.303</c:v>
                      </c:pt>
                      <c:pt idx="8587">
                        <c:v>398.14600000000002</c:v>
                      </c:pt>
                      <c:pt idx="8588">
                        <c:v>397.98899999999998</c:v>
                      </c:pt>
                      <c:pt idx="8589">
                        <c:v>397.83300000000003</c:v>
                      </c:pt>
                      <c:pt idx="8590">
                        <c:v>397.67700000000002</c:v>
                      </c:pt>
                      <c:pt idx="8591">
                        <c:v>397.52199999999999</c:v>
                      </c:pt>
                      <c:pt idx="8592">
                        <c:v>397.36799999999999</c:v>
                      </c:pt>
                      <c:pt idx="8593">
                        <c:v>397.214</c:v>
                      </c:pt>
                      <c:pt idx="8594">
                        <c:v>397.06099999999998</c:v>
                      </c:pt>
                      <c:pt idx="8595">
                        <c:v>396.90800000000002</c:v>
                      </c:pt>
                      <c:pt idx="8596">
                        <c:v>396.75599999999997</c:v>
                      </c:pt>
                      <c:pt idx="8597">
                        <c:v>396.60399999999998</c:v>
                      </c:pt>
                      <c:pt idx="8598">
                        <c:v>396.45299999999997</c:v>
                      </c:pt>
                      <c:pt idx="8599">
                        <c:v>396.303</c:v>
                      </c:pt>
                    </c:numCache>
                  </c:numRef>
                </c:yVal>
                <c:smooth val="1"/>
                <c:extLst xmlns:c15="http://schemas.microsoft.com/office/drawing/2012/chart">
                  <c:ext xmlns:c16="http://schemas.microsoft.com/office/drawing/2014/chart" uri="{C3380CC4-5D6E-409C-BE32-E72D297353CC}">
                    <c16:uniqueId val="{00000003-4C20-4280-B96B-CB175FD5BEC7}"/>
                  </c:ext>
                </c:extLst>
              </c15:ser>
            </c15:filteredScatterSeries>
            <c15:filteredScatterSeries>
              <c15:ser>
                <c:idx val="3"/>
                <c:order val="3"/>
                <c:tx>
                  <c:strRef>
                    <c:extLst xmlns:c15="http://schemas.microsoft.com/office/drawing/2012/chart">
                      <c:ext xmlns:c15="http://schemas.microsoft.com/office/drawing/2012/chart" uri="{02D57815-91ED-43cb-92C2-25804820EDAC}">
                        <c15:formulaRef>
                          <c15:sqref>'NT11 (2)'!$E$2</c15:sqref>
                        </c15:formulaRef>
                      </c:ext>
                    </c:extLst>
                    <c:strCache>
                      <c:ptCount val="1"/>
                      <c:pt idx="0">
                        <c:v>4</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extLst xmlns:c15="http://schemas.microsoft.com/office/drawing/2012/chart">
                      <c:ext xmlns:c15="http://schemas.microsoft.com/office/drawing/2012/chart" uri="{02D57815-91ED-43cb-92C2-25804820EDAC}">
                        <c15:formulaRef>
                          <c15:sqref>'NT11 (2)'!$A$4:$A$8603</c15:sqref>
                        </c15:formulaRef>
                      </c:ext>
                    </c:extLst>
                    <c:numCache>
                      <c:formatCode>0.00E+00</c:formatCode>
                      <c:ptCount val="8600"/>
                      <c:pt idx="0">
                        <c:v>0</c:v>
                      </c:pt>
                      <c:pt idx="1">
                        <c:v>0.01</c:v>
                      </c:pt>
                      <c:pt idx="2">
                        <c:v>0.02</c:v>
                      </c:pt>
                      <c:pt idx="3">
                        <c:v>0.03</c:v>
                      </c:pt>
                      <c:pt idx="4">
                        <c:v>0.04</c:v>
                      </c:pt>
                      <c:pt idx="5">
                        <c:v>0.05</c:v>
                      </c:pt>
                      <c:pt idx="6">
                        <c:v>0.06</c:v>
                      </c:pt>
                      <c:pt idx="7">
                        <c:v>7.0000000000000007E-2</c:v>
                      </c:pt>
                      <c:pt idx="8">
                        <c:v>0.08</c:v>
                      </c:pt>
                      <c:pt idx="9">
                        <c:v>0.09</c:v>
                      </c:pt>
                      <c:pt idx="10">
                        <c:v>0.1</c:v>
                      </c:pt>
                      <c:pt idx="11">
                        <c:v>0.11</c:v>
                      </c:pt>
                      <c:pt idx="12">
                        <c:v>0.12</c:v>
                      </c:pt>
                      <c:pt idx="13">
                        <c:v>0.13</c:v>
                      </c:pt>
                      <c:pt idx="14">
                        <c:v>0.14000000000000001</c:v>
                      </c:pt>
                      <c:pt idx="15">
                        <c:v>0.15</c:v>
                      </c:pt>
                      <c:pt idx="16">
                        <c:v>0.16</c:v>
                      </c:pt>
                      <c:pt idx="17">
                        <c:v>0.17</c:v>
                      </c:pt>
                      <c:pt idx="18">
                        <c:v>0.18</c:v>
                      </c:pt>
                      <c:pt idx="19">
                        <c:v>0.19</c:v>
                      </c:pt>
                      <c:pt idx="20">
                        <c:v>0.2</c:v>
                      </c:pt>
                      <c:pt idx="21">
                        <c:v>0.21</c:v>
                      </c:pt>
                      <c:pt idx="22">
                        <c:v>0.22</c:v>
                      </c:pt>
                      <c:pt idx="23">
                        <c:v>0.23</c:v>
                      </c:pt>
                      <c:pt idx="24">
                        <c:v>0.24</c:v>
                      </c:pt>
                      <c:pt idx="25">
                        <c:v>0.25</c:v>
                      </c:pt>
                      <c:pt idx="26">
                        <c:v>0.26</c:v>
                      </c:pt>
                      <c:pt idx="27">
                        <c:v>0.27</c:v>
                      </c:pt>
                      <c:pt idx="28">
                        <c:v>0.28000000000000003</c:v>
                      </c:pt>
                      <c:pt idx="29">
                        <c:v>0.28999999999999998</c:v>
                      </c:pt>
                      <c:pt idx="30">
                        <c:v>0.3</c:v>
                      </c:pt>
                      <c:pt idx="31">
                        <c:v>0.31</c:v>
                      </c:pt>
                      <c:pt idx="32">
                        <c:v>0.32</c:v>
                      </c:pt>
                      <c:pt idx="33">
                        <c:v>0.33</c:v>
                      </c:pt>
                      <c:pt idx="34">
                        <c:v>0.34</c:v>
                      </c:pt>
                      <c:pt idx="35">
                        <c:v>0.35</c:v>
                      </c:pt>
                      <c:pt idx="36">
                        <c:v>0.36</c:v>
                      </c:pt>
                      <c:pt idx="37">
                        <c:v>0.37</c:v>
                      </c:pt>
                      <c:pt idx="38">
                        <c:v>0.38</c:v>
                      </c:pt>
                      <c:pt idx="39">
                        <c:v>0.39</c:v>
                      </c:pt>
                      <c:pt idx="40">
                        <c:v>0.4</c:v>
                      </c:pt>
                      <c:pt idx="41">
                        <c:v>0.41</c:v>
                      </c:pt>
                      <c:pt idx="42">
                        <c:v>0.42</c:v>
                      </c:pt>
                      <c:pt idx="43">
                        <c:v>0.43</c:v>
                      </c:pt>
                      <c:pt idx="44">
                        <c:v>0.44</c:v>
                      </c:pt>
                      <c:pt idx="45">
                        <c:v>0.45</c:v>
                      </c:pt>
                      <c:pt idx="46">
                        <c:v>0.46</c:v>
                      </c:pt>
                      <c:pt idx="47">
                        <c:v>0.47</c:v>
                      </c:pt>
                      <c:pt idx="48">
                        <c:v>0.48</c:v>
                      </c:pt>
                      <c:pt idx="49">
                        <c:v>0.49</c:v>
                      </c:pt>
                      <c:pt idx="50">
                        <c:v>0.5</c:v>
                      </c:pt>
                      <c:pt idx="51">
                        <c:v>0.51</c:v>
                      </c:pt>
                      <c:pt idx="52">
                        <c:v>0.52</c:v>
                      </c:pt>
                      <c:pt idx="53">
                        <c:v>0.53</c:v>
                      </c:pt>
                      <c:pt idx="54">
                        <c:v>0.54</c:v>
                      </c:pt>
                      <c:pt idx="55">
                        <c:v>0.55000000000000004</c:v>
                      </c:pt>
                      <c:pt idx="56">
                        <c:v>0.56000000000000005</c:v>
                      </c:pt>
                      <c:pt idx="57">
                        <c:v>0.56999999999999995</c:v>
                      </c:pt>
                      <c:pt idx="58">
                        <c:v>0.57999999999999996</c:v>
                      </c:pt>
                      <c:pt idx="59">
                        <c:v>0.59</c:v>
                      </c:pt>
                      <c:pt idx="60">
                        <c:v>0.6</c:v>
                      </c:pt>
                      <c:pt idx="61">
                        <c:v>0.61</c:v>
                      </c:pt>
                      <c:pt idx="62">
                        <c:v>0.62</c:v>
                      </c:pt>
                      <c:pt idx="63">
                        <c:v>0.63</c:v>
                      </c:pt>
                      <c:pt idx="64">
                        <c:v>0.64</c:v>
                      </c:pt>
                      <c:pt idx="65">
                        <c:v>0.65</c:v>
                      </c:pt>
                      <c:pt idx="66">
                        <c:v>0.66</c:v>
                      </c:pt>
                      <c:pt idx="67">
                        <c:v>0.67</c:v>
                      </c:pt>
                      <c:pt idx="68">
                        <c:v>0.68</c:v>
                      </c:pt>
                      <c:pt idx="69">
                        <c:v>0.69</c:v>
                      </c:pt>
                      <c:pt idx="70">
                        <c:v>0.7</c:v>
                      </c:pt>
                      <c:pt idx="71">
                        <c:v>0.71</c:v>
                      </c:pt>
                      <c:pt idx="72">
                        <c:v>0.72</c:v>
                      </c:pt>
                      <c:pt idx="73">
                        <c:v>0.73</c:v>
                      </c:pt>
                      <c:pt idx="74">
                        <c:v>0.74</c:v>
                      </c:pt>
                      <c:pt idx="75">
                        <c:v>0.75</c:v>
                      </c:pt>
                      <c:pt idx="76">
                        <c:v>0.76</c:v>
                      </c:pt>
                      <c:pt idx="77">
                        <c:v>0.77</c:v>
                      </c:pt>
                      <c:pt idx="78">
                        <c:v>0.78</c:v>
                      </c:pt>
                      <c:pt idx="79">
                        <c:v>0.79</c:v>
                      </c:pt>
                      <c:pt idx="80">
                        <c:v>0.8</c:v>
                      </c:pt>
                      <c:pt idx="81">
                        <c:v>0.81</c:v>
                      </c:pt>
                      <c:pt idx="82">
                        <c:v>0.82</c:v>
                      </c:pt>
                      <c:pt idx="83">
                        <c:v>0.83</c:v>
                      </c:pt>
                      <c:pt idx="84">
                        <c:v>0.84</c:v>
                      </c:pt>
                      <c:pt idx="85">
                        <c:v>0.85</c:v>
                      </c:pt>
                      <c:pt idx="86">
                        <c:v>0.86</c:v>
                      </c:pt>
                      <c:pt idx="87">
                        <c:v>0.87</c:v>
                      </c:pt>
                      <c:pt idx="88">
                        <c:v>0.88</c:v>
                      </c:pt>
                      <c:pt idx="89">
                        <c:v>0.89</c:v>
                      </c:pt>
                      <c:pt idx="90">
                        <c:v>0.9</c:v>
                      </c:pt>
                      <c:pt idx="91">
                        <c:v>0.91</c:v>
                      </c:pt>
                      <c:pt idx="92">
                        <c:v>0.92</c:v>
                      </c:pt>
                      <c:pt idx="93">
                        <c:v>0.93</c:v>
                      </c:pt>
                      <c:pt idx="94">
                        <c:v>0.94</c:v>
                      </c:pt>
                      <c:pt idx="95">
                        <c:v>0.95</c:v>
                      </c:pt>
                      <c:pt idx="96">
                        <c:v>0.96</c:v>
                      </c:pt>
                      <c:pt idx="97">
                        <c:v>0.97</c:v>
                      </c:pt>
                      <c:pt idx="98">
                        <c:v>0.98</c:v>
                      </c:pt>
                      <c:pt idx="99">
                        <c:v>0.99</c:v>
                      </c:pt>
                      <c:pt idx="100" formatCode="General">
                        <c:v>1</c:v>
                      </c:pt>
                      <c:pt idx="101" formatCode="General">
                        <c:v>1.01</c:v>
                      </c:pt>
                      <c:pt idx="102" formatCode="General">
                        <c:v>1.02</c:v>
                      </c:pt>
                      <c:pt idx="103" formatCode="General">
                        <c:v>1.03</c:v>
                      </c:pt>
                      <c:pt idx="104" formatCode="General">
                        <c:v>1.04</c:v>
                      </c:pt>
                      <c:pt idx="105" formatCode="General">
                        <c:v>1.05</c:v>
                      </c:pt>
                      <c:pt idx="106" formatCode="General">
                        <c:v>1.06</c:v>
                      </c:pt>
                      <c:pt idx="107" formatCode="General">
                        <c:v>1.07</c:v>
                      </c:pt>
                      <c:pt idx="108" formatCode="General">
                        <c:v>1.08</c:v>
                      </c:pt>
                      <c:pt idx="109" formatCode="General">
                        <c:v>1.0900000000000001</c:v>
                      </c:pt>
                      <c:pt idx="110" formatCode="General">
                        <c:v>1.1000000000000001</c:v>
                      </c:pt>
                      <c:pt idx="111" formatCode="General">
                        <c:v>1.1100000000000001</c:v>
                      </c:pt>
                      <c:pt idx="112" formatCode="General">
                        <c:v>1.1200000000000001</c:v>
                      </c:pt>
                      <c:pt idx="113" formatCode="General">
                        <c:v>1.1299999999999999</c:v>
                      </c:pt>
                      <c:pt idx="114" formatCode="General">
                        <c:v>1.1399999999999999</c:v>
                      </c:pt>
                      <c:pt idx="115" formatCode="General">
                        <c:v>1.1499999999999999</c:v>
                      </c:pt>
                      <c:pt idx="116" formatCode="General">
                        <c:v>1.1599999999999999</c:v>
                      </c:pt>
                      <c:pt idx="117" formatCode="General">
                        <c:v>1.17</c:v>
                      </c:pt>
                      <c:pt idx="118" formatCode="General">
                        <c:v>1.18</c:v>
                      </c:pt>
                      <c:pt idx="119" formatCode="General">
                        <c:v>1.19</c:v>
                      </c:pt>
                      <c:pt idx="120" formatCode="General">
                        <c:v>1.2</c:v>
                      </c:pt>
                      <c:pt idx="121" formatCode="General">
                        <c:v>1.21</c:v>
                      </c:pt>
                      <c:pt idx="122" formatCode="General">
                        <c:v>1.22</c:v>
                      </c:pt>
                      <c:pt idx="123" formatCode="General">
                        <c:v>1.23</c:v>
                      </c:pt>
                      <c:pt idx="124" formatCode="General">
                        <c:v>1.24</c:v>
                      </c:pt>
                      <c:pt idx="125" formatCode="General">
                        <c:v>1.25</c:v>
                      </c:pt>
                      <c:pt idx="126" formatCode="General">
                        <c:v>1.26</c:v>
                      </c:pt>
                      <c:pt idx="127" formatCode="General">
                        <c:v>1.27</c:v>
                      </c:pt>
                      <c:pt idx="128" formatCode="General">
                        <c:v>1.28</c:v>
                      </c:pt>
                      <c:pt idx="129" formatCode="General">
                        <c:v>1.29</c:v>
                      </c:pt>
                      <c:pt idx="130" formatCode="General">
                        <c:v>1.3</c:v>
                      </c:pt>
                      <c:pt idx="131" formatCode="General">
                        <c:v>1.31</c:v>
                      </c:pt>
                      <c:pt idx="132" formatCode="General">
                        <c:v>1.32</c:v>
                      </c:pt>
                      <c:pt idx="133" formatCode="General">
                        <c:v>1.33</c:v>
                      </c:pt>
                      <c:pt idx="134" formatCode="General">
                        <c:v>1.34</c:v>
                      </c:pt>
                      <c:pt idx="135" formatCode="General">
                        <c:v>1.35</c:v>
                      </c:pt>
                      <c:pt idx="136" formatCode="General">
                        <c:v>1.36</c:v>
                      </c:pt>
                      <c:pt idx="137" formatCode="General">
                        <c:v>1.37</c:v>
                      </c:pt>
                      <c:pt idx="138" formatCode="General">
                        <c:v>1.38</c:v>
                      </c:pt>
                      <c:pt idx="139" formatCode="General">
                        <c:v>1.39</c:v>
                      </c:pt>
                      <c:pt idx="140" formatCode="General">
                        <c:v>1.4</c:v>
                      </c:pt>
                      <c:pt idx="141" formatCode="General">
                        <c:v>1.41</c:v>
                      </c:pt>
                      <c:pt idx="142" formatCode="General">
                        <c:v>1.42</c:v>
                      </c:pt>
                      <c:pt idx="143" formatCode="General">
                        <c:v>1.43</c:v>
                      </c:pt>
                      <c:pt idx="144" formatCode="General">
                        <c:v>1.44</c:v>
                      </c:pt>
                      <c:pt idx="145" formatCode="General">
                        <c:v>1.45</c:v>
                      </c:pt>
                      <c:pt idx="146" formatCode="General">
                        <c:v>1.46</c:v>
                      </c:pt>
                      <c:pt idx="147" formatCode="General">
                        <c:v>1.47</c:v>
                      </c:pt>
                      <c:pt idx="148" formatCode="General">
                        <c:v>1.48</c:v>
                      </c:pt>
                      <c:pt idx="149" formatCode="General">
                        <c:v>1.49</c:v>
                      </c:pt>
                      <c:pt idx="150" formatCode="General">
                        <c:v>1.5</c:v>
                      </c:pt>
                      <c:pt idx="151" formatCode="General">
                        <c:v>1.51</c:v>
                      </c:pt>
                      <c:pt idx="152" formatCode="General">
                        <c:v>1.52</c:v>
                      </c:pt>
                      <c:pt idx="153" formatCode="General">
                        <c:v>1.53</c:v>
                      </c:pt>
                      <c:pt idx="154" formatCode="General">
                        <c:v>1.54</c:v>
                      </c:pt>
                      <c:pt idx="155" formatCode="General">
                        <c:v>1.55</c:v>
                      </c:pt>
                      <c:pt idx="156" formatCode="General">
                        <c:v>1.56</c:v>
                      </c:pt>
                      <c:pt idx="157" formatCode="General">
                        <c:v>1.57</c:v>
                      </c:pt>
                      <c:pt idx="158" formatCode="General">
                        <c:v>1.58</c:v>
                      </c:pt>
                      <c:pt idx="159" formatCode="General">
                        <c:v>1.59</c:v>
                      </c:pt>
                      <c:pt idx="160" formatCode="General">
                        <c:v>1.6</c:v>
                      </c:pt>
                      <c:pt idx="161" formatCode="General">
                        <c:v>1.61</c:v>
                      </c:pt>
                      <c:pt idx="162" formatCode="General">
                        <c:v>1.62</c:v>
                      </c:pt>
                      <c:pt idx="163" formatCode="General">
                        <c:v>1.63</c:v>
                      </c:pt>
                      <c:pt idx="164" formatCode="General">
                        <c:v>1.64</c:v>
                      </c:pt>
                      <c:pt idx="165" formatCode="General">
                        <c:v>1.65</c:v>
                      </c:pt>
                      <c:pt idx="166" formatCode="General">
                        <c:v>1.66</c:v>
                      </c:pt>
                      <c:pt idx="167" formatCode="General">
                        <c:v>1.67</c:v>
                      </c:pt>
                      <c:pt idx="168" formatCode="General">
                        <c:v>1.68</c:v>
                      </c:pt>
                      <c:pt idx="169" formatCode="General">
                        <c:v>1.69</c:v>
                      </c:pt>
                      <c:pt idx="170" formatCode="General">
                        <c:v>1.7</c:v>
                      </c:pt>
                      <c:pt idx="171" formatCode="General">
                        <c:v>1.71</c:v>
                      </c:pt>
                      <c:pt idx="172" formatCode="General">
                        <c:v>1.72</c:v>
                      </c:pt>
                      <c:pt idx="173" formatCode="General">
                        <c:v>1.73</c:v>
                      </c:pt>
                      <c:pt idx="174" formatCode="General">
                        <c:v>1.74</c:v>
                      </c:pt>
                      <c:pt idx="175" formatCode="General">
                        <c:v>1.75</c:v>
                      </c:pt>
                      <c:pt idx="176" formatCode="General">
                        <c:v>1.76</c:v>
                      </c:pt>
                      <c:pt idx="177" formatCode="General">
                        <c:v>1.77</c:v>
                      </c:pt>
                      <c:pt idx="178" formatCode="General">
                        <c:v>1.78</c:v>
                      </c:pt>
                      <c:pt idx="179" formatCode="General">
                        <c:v>1.79</c:v>
                      </c:pt>
                      <c:pt idx="180" formatCode="General">
                        <c:v>1.8</c:v>
                      </c:pt>
                      <c:pt idx="181" formatCode="General">
                        <c:v>1.81</c:v>
                      </c:pt>
                      <c:pt idx="182" formatCode="General">
                        <c:v>1.82</c:v>
                      </c:pt>
                      <c:pt idx="183" formatCode="General">
                        <c:v>1.83</c:v>
                      </c:pt>
                      <c:pt idx="184" formatCode="General">
                        <c:v>1.84</c:v>
                      </c:pt>
                      <c:pt idx="185" formatCode="General">
                        <c:v>1.85</c:v>
                      </c:pt>
                      <c:pt idx="186" formatCode="General">
                        <c:v>1.86</c:v>
                      </c:pt>
                      <c:pt idx="187" formatCode="General">
                        <c:v>1.87</c:v>
                      </c:pt>
                      <c:pt idx="188" formatCode="General">
                        <c:v>1.88</c:v>
                      </c:pt>
                      <c:pt idx="189" formatCode="General">
                        <c:v>1.89</c:v>
                      </c:pt>
                      <c:pt idx="190" formatCode="General">
                        <c:v>1.9</c:v>
                      </c:pt>
                      <c:pt idx="191" formatCode="General">
                        <c:v>1.91</c:v>
                      </c:pt>
                      <c:pt idx="192" formatCode="General">
                        <c:v>1.92</c:v>
                      </c:pt>
                      <c:pt idx="193" formatCode="General">
                        <c:v>1.93</c:v>
                      </c:pt>
                      <c:pt idx="194" formatCode="General">
                        <c:v>1.94</c:v>
                      </c:pt>
                      <c:pt idx="195" formatCode="General">
                        <c:v>1.95</c:v>
                      </c:pt>
                      <c:pt idx="196" formatCode="General">
                        <c:v>1.96</c:v>
                      </c:pt>
                      <c:pt idx="197" formatCode="General">
                        <c:v>1.97</c:v>
                      </c:pt>
                      <c:pt idx="198" formatCode="General">
                        <c:v>1.98</c:v>
                      </c:pt>
                      <c:pt idx="199" formatCode="General">
                        <c:v>1.99</c:v>
                      </c:pt>
                      <c:pt idx="200" formatCode="General">
                        <c:v>2</c:v>
                      </c:pt>
                      <c:pt idx="201" formatCode="General">
                        <c:v>2.0099999999999998</c:v>
                      </c:pt>
                      <c:pt idx="202" formatCode="General">
                        <c:v>2.02</c:v>
                      </c:pt>
                      <c:pt idx="203" formatCode="General">
                        <c:v>2.0299999999999998</c:v>
                      </c:pt>
                      <c:pt idx="204" formatCode="General">
                        <c:v>2.04</c:v>
                      </c:pt>
                      <c:pt idx="205" formatCode="General">
                        <c:v>2.0499999999999998</c:v>
                      </c:pt>
                      <c:pt idx="206" formatCode="General">
                        <c:v>2.06</c:v>
                      </c:pt>
                      <c:pt idx="207" formatCode="General">
                        <c:v>2.0699999999999998</c:v>
                      </c:pt>
                      <c:pt idx="208" formatCode="General">
                        <c:v>2.08</c:v>
                      </c:pt>
                      <c:pt idx="209" formatCode="General">
                        <c:v>2.09</c:v>
                      </c:pt>
                      <c:pt idx="210" formatCode="General">
                        <c:v>2.1</c:v>
                      </c:pt>
                      <c:pt idx="211" formatCode="General">
                        <c:v>2.11</c:v>
                      </c:pt>
                      <c:pt idx="212" formatCode="General">
                        <c:v>2.12</c:v>
                      </c:pt>
                      <c:pt idx="213" formatCode="General">
                        <c:v>2.13</c:v>
                      </c:pt>
                      <c:pt idx="214" formatCode="General">
                        <c:v>2.14</c:v>
                      </c:pt>
                      <c:pt idx="215" formatCode="General">
                        <c:v>2.15</c:v>
                      </c:pt>
                      <c:pt idx="216" formatCode="General">
                        <c:v>2.16</c:v>
                      </c:pt>
                      <c:pt idx="217" formatCode="General">
                        <c:v>2.17</c:v>
                      </c:pt>
                      <c:pt idx="218" formatCode="General">
                        <c:v>2.1800000000000002</c:v>
                      </c:pt>
                      <c:pt idx="219" formatCode="General">
                        <c:v>2.19</c:v>
                      </c:pt>
                      <c:pt idx="220" formatCode="General">
                        <c:v>2.2000000000000002</c:v>
                      </c:pt>
                      <c:pt idx="221" formatCode="General">
                        <c:v>2.21</c:v>
                      </c:pt>
                      <c:pt idx="222" formatCode="General">
                        <c:v>2.2200000000000002</c:v>
                      </c:pt>
                      <c:pt idx="223" formatCode="General">
                        <c:v>2.23</c:v>
                      </c:pt>
                      <c:pt idx="224" formatCode="General">
                        <c:v>2.2400000000000002</c:v>
                      </c:pt>
                      <c:pt idx="225" formatCode="General">
                        <c:v>2.25</c:v>
                      </c:pt>
                      <c:pt idx="226" formatCode="General">
                        <c:v>2.2599999999999998</c:v>
                      </c:pt>
                      <c:pt idx="227" formatCode="General">
                        <c:v>2.27</c:v>
                      </c:pt>
                      <c:pt idx="228" formatCode="General">
                        <c:v>2.2799999999999998</c:v>
                      </c:pt>
                      <c:pt idx="229" formatCode="General">
                        <c:v>2.29</c:v>
                      </c:pt>
                      <c:pt idx="230" formatCode="General">
                        <c:v>2.2999999999999998</c:v>
                      </c:pt>
                      <c:pt idx="231" formatCode="General">
                        <c:v>2.31</c:v>
                      </c:pt>
                      <c:pt idx="232" formatCode="General">
                        <c:v>2.3199999999999998</c:v>
                      </c:pt>
                      <c:pt idx="233" formatCode="General">
                        <c:v>2.33</c:v>
                      </c:pt>
                      <c:pt idx="234" formatCode="General">
                        <c:v>2.34</c:v>
                      </c:pt>
                      <c:pt idx="235" formatCode="General">
                        <c:v>2.35</c:v>
                      </c:pt>
                      <c:pt idx="236" formatCode="General">
                        <c:v>2.36</c:v>
                      </c:pt>
                      <c:pt idx="237" formatCode="General">
                        <c:v>2.37</c:v>
                      </c:pt>
                      <c:pt idx="238" formatCode="General">
                        <c:v>2.38</c:v>
                      </c:pt>
                      <c:pt idx="239" formatCode="General">
                        <c:v>2.39</c:v>
                      </c:pt>
                      <c:pt idx="240" formatCode="General">
                        <c:v>2.4</c:v>
                      </c:pt>
                      <c:pt idx="241" formatCode="General">
                        <c:v>2.41</c:v>
                      </c:pt>
                      <c:pt idx="242" formatCode="General">
                        <c:v>2.42</c:v>
                      </c:pt>
                      <c:pt idx="243" formatCode="General">
                        <c:v>2.4300000000000002</c:v>
                      </c:pt>
                      <c:pt idx="244" formatCode="General">
                        <c:v>2.44</c:v>
                      </c:pt>
                      <c:pt idx="245" formatCode="General">
                        <c:v>2.4500000000000002</c:v>
                      </c:pt>
                      <c:pt idx="246" formatCode="General">
                        <c:v>2.46</c:v>
                      </c:pt>
                      <c:pt idx="247" formatCode="General">
                        <c:v>2.4700000000000002</c:v>
                      </c:pt>
                      <c:pt idx="248" formatCode="General">
                        <c:v>2.48</c:v>
                      </c:pt>
                      <c:pt idx="249" formatCode="General">
                        <c:v>2.4900000000000002</c:v>
                      </c:pt>
                      <c:pt idx="250" formatCode="General">
                        <c:v>2.5</c:v>
                      </c:pt>
                      <c:pt idx="251" formatCode="General">
                        <c:v>2.5099999999999998</c:v>
                      </c:pt>
                      <c:pt idx="252" formatCode="General">
                        <c:v>2.52</c:v>
                      </c:pt>
                      <c:pt idx="253" formatCode="General">
                        <c:v>2.5299999999999998</c:v>
                      </c:pt>
                      <c:pt idx="254" formatCode="General">
                        <c:v>2.54</c:v>
                      </c:pt>
                      <c:pt idx="255" formatCode="General">
                        <c:v>2.5499999999999998</c:v>
                      </c:pt>
                      <c:pt idx="256" formatCode="General">
                        <c:v>2.56</c:v>
                      </c:pt>
                      <c:pt idx="257" formatCode="General">
                        <c:v>2.57</c:v>
                      </c:pt>
                      <c:pt idx="258" formatCode="General">
                        <c:v>2.58</c:v>
                      </c:pt>
                      <c:pt idx="259" formatCode="General">
                        <c:v>2.59</c:v>
                      </c:pt>
                      <c:pt idx="260" formatCode="General">
                        <c:v>2.6</c:v>
                      </c:pt>
                      <c:pt idx="261" formatCode="General">
                        <c:v>2.61</c:v>
                      </c:pt>
                      <c:pt idx="262" formatCode="General">
                        <c:v>2.62</c:v>
                      </c:pt>
                      <c:pt idx="263" formatCode="General">
                        <c:v>2.63</c:v>
                      </c:pt>
                      <c:pt idx="264" formatCode="General">
                        <c:v>2.64</c:v>
                      </c:pt>
                      <c:pt idx="265" formatCode="General">
                        <c:v>2.65</c:v>
                      </c:pt>
                      <c:pt idx="266" formatCode="General">
                        <c:v>2.66</c:v>
                      </c:pt>
                      <c:pt idx="267" formatCode="General">
                        <c:v>2.67</c:v>
                      </c:pt>
                      <c:pt idx="268" formatCode="General">
                        <c:v>2.68</c:v>
                      </c:pt>
                      <c:pt idx="269" formatCode="General">
                        <c:v>2.69</c:v>
                      </c:pt>
                      <c:pt idx="270" formatCode="General">
                        <c:v>2.7</c:v>
                      </c:pt>
                      <c:pt idx="271" formatCode="General">
                        <c:v>2.71</c:v>
                      </c:pt>
                      <c:pt idx="272" formatCode="General">
                        <c:v>2.72</c:v>
                      </c:pt>
                      <c:pt idx="273" formatCode="General">
                        <c:v>2.73</c:v>
                      </c:pt>
                      <c:pt idx="274" formatCode="General">
                        <c:v>2.74</c:v>
                      </c:pt>
                      <c:pt idx="275" formatCode="General">
                        <c:v>2.75</c:v>
                      </c:pt>
                      <c:pt idx="276" formatCode="General">
                        <c:v>2.76</c:v>
                      </c:pt>
                      <c:pt idx="277" formatCode="General">
                        <c:v>2.77</c:v>
                      </c:pt>
                      <c:pt idx="278" formatCode="General">
                        <c:v>2.78</c:v>
                      </c:pt>
                      <c:pt idx="279" formatCode="General">
                        <c:v>2.79</c:v>
                      </c:pt>
                      <c:pt idx="280" formatCode="General">
                        <c:v>2.8</c:v>
                      </c:pt>
                      <c:pt idx="281" formatCode="General">
                        <c:v>2.81</c:v>
                      </c:pt>
                      <c:pt idx="282" formatCode="General">
                        <c:v>2.82</c:v>
                      </c:pt>
                      <c:pt idx="283" formatCode="General">
                        <c:v>2.83</c:v>
                      </c:pt>
                      <c:pt idx="284" formatCode="General">
                        <c:v>2.84</c:v>
                      </c:pt>
                      <c:pt idx="285" formatCode="General">
                        <c:v>2.85</c:v>
                      </c:pt>
                      <c:pt idx="286" formatCode="General">
                        <c:v>2.86</c:v>
                      </c:pt>
                      <c:pt idx="287" formatCode="General">
                        <c:v>2.87</c:v>
                      </c:pt>
                      <c:pt idx="288" formatCode="General">
                        <c:v>2.88</c:v>
                      </c:pt>
                      <c:pt idx="289" formatCode="General">
                        <c:v>2.89</c:v>
                      </c:pt>
                      <c:pt idx="290" formatCode="General">
                        <c:v>2.9</c:v>
                      </c:pt>
                      <c:pt idx="291" formatCode="General">
                        <c:v>2.91</c:v>
                      </c:pt>
                      <c:pt idx="292" formatCode="General">
                        <c:v>2.92</c:v>
                      </c:pt>
                      <c:pt idx="293" formatCode="General">
                        <c:v>2.93</c:v>
                      </c:pt>
                      <c:pt idx="294" formatCode="General">
                        <c:v>2.94</c:v>
                      </c:pt>
                      <c:pt idx="295" formatCode="General">
                        <c:v>2.95</c:v>
                      </c:pt>
                      <c:pt idx="296" formatCode="General">
                        <c:v>2.96</c:v>
                      </c:pt>
                      <c:pt idx="297" formatCode="General">
                        <c:v>2.97</c:v>
                      </c:pt>
                      <c:pt idx="298" formatCode="General">
                        <c:v>2.98</c:v>
                      </c:pt>
                      <c:pt idx="299" formatCode="General">
                        <c:v>2.99</c:v>
                      </c:pt>
                      <c:pt idx="300" formatCode="General">
                        <c:v>3</c:v>
                      </c:pt>
                      <c:pt idx="301" formatCode="General">
                        <c:v>3.01</c:v>
                      </c:pt>
                      <c:pt idx="302" formatCode="General">
                        <c:v>3.02</c:v>
                      </c:pt>
                      <c:pt idx="303" formatCode="General">
                        <c:v>3.03</c:v>
                      </c:pt>
                      <c:pt idx="304" formatCode="General">
                        <c:v>3.04</c:v>
                      </c:pt>
                      <c:pt idx="305" formatCode="General">
                        <c:v>3.05</c:v>
                      </c:pt>
                      <c:pt idx="306" formatCode="General">
                        <c:v>3.06</c:v>
                      </c:pt>
                      <c:pt idx="307" formatCode="General">
                        <c:v>3.07</c:v>
                      </c:pt>
                      <c:pt idx="308" formatCode="General">
                        <c:v>3.08</c:v>
                      </c:pt>
                      <c:pt idx="309" formatCode="General">
                        <c:v>3.09</c:v>
                      </c:pt>
                      <c:pt idx="310" formatCode="General">
                        <c:v>3.1</c:v>
                      </c:pt>
                      <c:pt idx="311" formatCode="General">
                        <c:v>3.11</c:v>
                      </c:pt>
                      <c:pt idx="312" formatCode="General">
                        <c:v>3.12</c:v>
                      </c:pt>
                      <c:pt idx="313" formatCode="General">
                        <c:v>3.13</c:v>
                      </c:pt>
                      <c:pt idx="314" formatCode="General">
                        <c:v>3.14</c:v>
                      </c:pt>
                      <c:pt idx="315" formatCode="General">
                        <c:v>3.15</c:v>
                      </c:pt>
                      <c:pt idx="316" formatCode="General">
                        <c:v>3.16</c:v>
                      </c:pt>
                      <c:pt idx="317" formatCode="General">
                        <c:v>3.17</c:v>
                      </c:pt>
                      <c:pt idx="318" formatCode="General">
                        <c:v>3.18</c:v>
                      </c:pt>
                      <c:pt idx="319" formatCode="General">
                        <c:v>3.19</c:v>
                      </c:pt>
                      <c:pt idx="320" formatCode="General">
                        <c:v>3.2</c:v>
                      </c:pt>
                      <c:pt idx="321" formatCode="General">
                        <c:v>3.21</c:v>
                      </c:pt>
                      <c:pt idx="322" formatCode="General">
                        <c:v>3.22</c:v>
                      </c:pt>
                      <c:pt idx="323" formatCode="General">
                        <c:v>3.23</c:v>
                      </c:pt>
                      <c:pt idx="324" formatCode="General">
                        <c:v>3.24</c:v>
                      </c:pt>
                      <c:pt idx="325" formatCode="General">
                        <c:v>3.25</c:v>
                      </c:pt>
                      <c:pt idx="326" formatCode="General">
                        <c:v>3.26</c:v>
                      </c:pt>
                      <c:pt idx="327" formatCode="General">
                        <c:v>3.27</c:v>
                      </c:pt>
                      <c:pt idx="328" formatCode="General">
                        <c:v>3.28</c:v>
                      </c:pt>
                      <c:pt idx="329" formatCode="General">
                        <c:v>3.29</c:v>
                      </c:pt>
                      <c:pt idx="330" formatCode="General">
                        <c:v>3.3</c:v>
                      </c:pt>
                      <c:pt idx="331" formatCode="General">
                        <c:v>3.31</c:v>
                      </c:pt>
                      <c:pt idx="332" formatCode="General">
                        <c:v>3.32</c:v>
                      </c:pt>
                      <c:pt idx="333" formatCode="General">
                        <c:v>3.33</c:v>
                      </c:pt>
                      <c:pt idx="334" formatCode="General">
                        <c:v>3.34</c:v>
                      </c:pt>
                      <c:pt idx="335" formatCode="General">
                        <c:v>3.35</c:v>
                      </c:pt>
                      <c:pt idx="336" formatCode="General">
                        <c:v>3.36</c:v>
                      </c:pt>
                      <c:pt idx="337" formatCode="General">
                        <c:v>3.37</c:v>
                      </c:pt>
                      <c:pt idx="338" formatCode="General">
                        <c:v>3.38</c:v>
                      </c:pt>
                      <c:pt idx="339" formatCode="General">
                        <c:v>3.39</c:v>
                      </c:pt>
                      <c:pt idx="340" formatCode="General">
                        <c:v>3.4</c:v>
                      </c:pt>
                      <c:pt idx="341" formatCode="General">
                        <c:v>3.41</c:v>
                      </c:pt>
                      <c:pt idx="342" formatCode="General">
                        <c:v>3.42</c:v>
                      </c:pt>
                      <c:pt idx="343" formatCode="General">
                        <c:v>3.43</c:v>
                      </c:pt>
                      <c:pt idx="344" formatCode="General">
                        <c:v>3.44</c:v>
                      </c:pt>
                      <c:pt idx="345" formatCode="General">
                        <c:v>3.45</c:v>
                      </c:pt>
                      <c:pt idx="346" formatCode="General">
                        <c:v>3.46</c:v>
                      </c:pt>
                      <c:pt idx="347" formatCode="General">
                        <c:v>3.47</c:v>
                      </c:pt>
                      <c:pt idx="348" formatCode="General">
                        <c:v>3.48</c:v>
                      </c:pt>
                      <c:pt idx="349" formatCode="General">
                        <c:v>3.49</c:v>
                      </c:pt>
                      <c:pt idx="350" formatCode="General">
                        <c:v>3.5</c:v>
                      </c:pt>
                      <c:pt idx="351" formatCode="General">
                        <c:v>3.51</c:v>
                      </c:pt>
                      <c:pt idx="352" formatCode="General">
                        <c:v>3.52</c:v>
                      </c:pt>
                      <c:pt idx="353" formatCode="General">
                        <c:v>3.53</c:v>
                      </c:pt>
                      <c:pt idx="354" formatCode="General">
                        <c:v>3.54</c:v>
                      </c:pt>
                      <c:pt idx="355" formatCode="General">
                        <c:v>3.55</c:v>
                      </c:pt>
                      <c:pt idx="356" formatCode="General">
                        <c:v>3.56</c:v>
                      </c:pt>
                      <c:pt idx="357" formatCode="General">
                        <c:v>3.57</c:v>
                      </c:pt>
                      <c:pt idx="358" formatCode="General">
                        <c:v>3.58</c:v>
                      </c:pt>
                      <c:pt idx="359" formatCode="General">
                        <c:v>3.59</c:v>
                      </c:pt>
                      <c:pt idx="360" formatCode="General">
                        <c:v>3.6</c:v>
                      </c:pt>
                      <c:pt idx="361" formatCode="General">
                        <c:v>3.61</c:v>
                      </c:pt>
                      <c:pt idx="362" formatCode="General">
                        <c:v>3.62</c:v>
                      </c:pt>
                      <c:pt idx="363" formatCode="General">
                        <c:v>3.63</c:v>
                      </c:pt>
                      <c:pt idx="364" formatCode="General">
                        <c:v>3.64</c:v>
                      </c:pt>
                      <c:pt idx="365" formatCode="General">
                        <c:v>3.65</c:v>
                      </c:pt>
                      <c:pt idx="366" formatCode="General">
                        <c:v>3.66</c:v>
                      </c:pt>
                      <c:pt idx="367" formatCode="General">
                        <c:v>3.67</c:v>
                      </c:pt>
                      <c:pt idx="368" formatCode="General">
                        <c:v>3.68</c:v>
                      </c:pt>
                      <c:pt idx="369" formatCode="General">
                        <c:v>3.69</c:v>
                      </c:pt>
                      <c:pt idx="370" formatCode="General">
                        <c:v>3.7</c:v>
                      </c:pt>
                      <c:pt idx="371" formatCode="General">
                        <c:v>3.71</c:v>
                      </c:pt>
                      <c:pt idx="372" formatCode="General">
                        <c:v>3.72</c:v>
                      </c:pt>
                      <c:pt idx="373" formatCode="General">
                        <c:v>3.73</c:v>
                      </c:pt>
                      <c:pt idx="374" formatCode="General">
                        <c:v>3.74</c:v>
                      </c:pt>
                      <c:pt idx="375" formatCode="General">
                        <c:v>3.75</c:v>
                      </c:pt>
                      <c:pt idx="376" formatCode="General">
                        <c:v>3.76</c:v>
                      </c:pt>
                      <c:pt idx="377" formatCode="General">
                        <c:v>3.77</c:v>
                      </c:pt>
                      <c:pt idx="378" formatCode="General">
                        <c:v>3.78</c:v>
                      </c:pt>
                      <c:pt idx="379" formatCode="General">
                        <c:v>3.79</c:v>
                      </c:pt>
                      <c:pt idx="380" formatCode="General">
                        <c:v>3.8</c:v>
                      </c:pt>
                      <c:pt idx="381" formatCode="General">
                        <c:v>3.81</c:v>
                      </c:pt>
                      <c:pt idx="382" formatCode="General">
                        <c:v>3.82</c:v>
                      </c:pt>
                      <c:pt idx="383" formatCode="General">
                        <c:v>3.83</c:v>
                      </c:pt>
                      <c:pt idx="384" formatCode="General">
                        <c:v>3.84</c:v>
                      </c:pt>
                      <c:pt idx="385" formatCode="General">
                        <c:v>3.85</c:v>
                      </c:pt>
                      <c:pt idx="386" formatCode="General">
                        <c:v>3.86</c:v>
                      </c:pt>
                      <c:pt idx="387" formatCode="General">
                        <c:v>3.87</c:v>
                      </c:pt>
                      <c:pt idx="388" formatCode="General">
                        <c:v>3.88</c:v>
                      </c:pt>
                      <c:pt idx="389" formatCode="General">
                        <c:v>3.89</c:v>
                      </c:pt>
                      <c:pt idx="390" formatCode="General">
                        <c:v>3.9</c:v>
                      </c:pt>
                      <c:pt idx="391" formatCode="General">
                        <c:v>3.91</c:v>
                      </c:pt>
                      <c:pt idx="392" formatCode="General">
                        <c:v>3.92</c:v>
                      </c:pt>
                      <c:pt idx="393" formatCode="General">
                        <c:v>3.93</c:v>
                      </c:pt>
                      <c:pt idx="394" formatCode="General">
                        <c:v>3.94</c:v>
                      </c:pt>
                      <c:pt idx="395" formatCode="General">
                        <c:v>3.95</c:v>
                      </c:pt>
                      <c:pt idx="396" formatCode="General">
                        <c:v>3.96</c:v>
                      </c:pt>
                      <c:pt idx="397" formatCode="General">
                        <c:v>3.97</c:v>
                      </c:pt>
                      <c:pt idx="398" formatCode="General">
                        <c:v>3.98</c:v>
                      </c:pt>
                      <c:pt idx="399" formatCode="General">
                        <c:v>3.99</c:v>
                      </c:pt>
                      <c:pt idx="400" formatCode="General">
                        <c:v>4</c:v>
                      </c:pt>
                      <c:pt idx="401" formatCode="General">
                        <c:v>4.01</c:v>
                      </c:pt>
                      <c:pt idx="402" formatCode="General">
                        <c:v>4.0199999999999996</c:v>
                      </c:pt>
                      <c:pt idx="403" formatCode="General">
                        <c:v>4.03</c:v>
                      </c:pt>
                      <c:pt idx="404" formatCode="General">
                        <c:v>4.04</c:v>
                      </c:pt>
                      <c:pt idx="405" formatCode="General">
                        <c:v>4.05</c:v>
                      </c:pt>
                      <c:pt idx="406" formatCode="General">
                        <c:v>4.0599999999999996</c:v>
                      </c:pt>
                      <c:pt idx="407" formatCode="General">
                        <c:v>4.07</c:v>
                      </c:pt>
                      <c:pt idx="408" formatCode="General">
                        <c:v>4.08</c:v>
                      </c:pt>
                      <c:pt idx="409" formatCode="General">
                        <c:v>4.09</c:v>
                      </c:pt>
                      <c:pt idx="410" formatCode="General">
                        <c:v>4.0999999999999996</c:v>
                      </c:pt>
                      <c:pt idx="411" formatCode="General">
                        <c:v>4.1100000000000003</c:v>
                      </c:pt>
                      <c:pt idx="412" formatCode="General">
                        <c:v>4.12</c:v>
                      </c:pt>
                      <c:pt idx="413" formatCode="General">
                        <c:v>4.13</c:v>
                      </c:pt>
                      <c:pt idx="414" formatCode="General">
                        <c:v>4.1399999999999997</c:v>
                      </c:pt>
                      <c:pt idx="415" formatCode="General">
                        <c:v>4.1500000000000004</c:v>
                      </c:pt>
                      <c:pt idx="416" formatCode="General">
                        <c:v>4.16</c:v>
                      </c:pt>
                      <c:pt idx="417" formatCode="General">
                        <c:v>4.17</c:v>
                      </c:pt>
                      <c:pt idx="418" formatCode="General">
                        <c:v>4.18</c:v>
                      </c:pt>
                      <c:pt idx="419" formatCode="General">
                        <c:v>4.1900000000000004</c:v>
                      </c:pt>
                      <c:pt idx="420" formatCode="General">
                        <c:v>4.2</c:v>
                      </c:pt>
                      <c:pt idx="421" formatCode="General">
                        <c:v>4.21</c:v>
                      </c:pt>
                      <c:pt idx="422" formatCode="General">
                        <c:v>4.22</c:v>
                      </c:pt>
                      <c:pt idx="423" formatCode="General">
                        <c:v>4.2300000000000004</c:v>
                      </c:pt>
                      <c:pt idx="424" formatCode="General">
                        <c:v>4.24</c:v>
                      </c:pt>
                      <c:pt idx="425" formatCode="General">
                        <c:v>4.25</c:v>
                      </c:pt>
                      <c:pt idx="426" formatCode="General">
                        <c:v>4.26</c:v>
                      </c:pt>
                      <c:pt idx="427" formatCode="General">
                        <c:v>4.2699999999999996</c:v>
                      </c:pt>
                      <c:pt idx="428" formatCode="General">
                        <c:v>4.28</c:v>
                      </c:pt>
                      <c:pt idx="429" formatCode="General">
                        <c:v>4.29</c:v>
                      </c:pt>
                      <c:pt idx="430" formatCode="General">
                        <c:v>4.3</c:v>
                      </c:pt>
                      <c:pt idx="431" formatCode="General">
                        <c:v>4.3099999999999996</c:v>
                      </c:pt>
                      <c:pt idx="432" formatCode="General">
                        <c:v>4.32</c:v>
                      </c:pt>
                      <c:pt idx="433" formatCode="General">
                        <c:v>4.33</c:v>
                      </c:pt>
                      <c:pt idx="434" formatCode="General">
                        <c:v>4.34</c:v>
                      </c:pt>
                      <c:pt idx="435" formatCode="General">
                        <c:v>4.3499999999999996</c:v>
                      </c:pt>
                      <c:pt idx="436" formatCode="General">
                        <c:v>4.3600000000000003</c:v>
                      </c:pt>
                      <c:pt idx="437" formatCode="General">
                        <c:v>4.37</c:v>
                      </c:pt>
                      <c:pt idx="438" formatCode="General">
                        <c:v>4.38</c:v>
                      </c:pt>
                      <c:pt idx="439" formatCode="General">
                        <c:v>4.3899999999999997</c:v>
                      </c:pt>
                      <c:pt idx="440" formatCode="General">
                        <c:v>4.4000000000000004</c:v>
                      </c:pt>
                      <c:pt idx="441" formatCode="General">
                        <c:v>4.41</c:v>
                      </c:pt>
                      <c:pt idx="442" formatCode="General">
                        <c:v>4.42</c:v>
                      </c:pt>
                      <c:pt idx="443" formatCode="General">
                        <c:v>4.43</c:v>
                      </c:pt>
                      <c:pt idx="444" formatCode="General">
                        <c:v>4.4400000000000004</c:v>
                      </c:pt>
                      <c:pt idx="445" formatCode="General">
                        <c:v>4.45</c:v>
                      </c:pt>
                      <c:pt idx="446" formatCode="General">
                        <c:v>4.46</c:v>
                      </c:pt>
                      <c:pt idx="447" formatCode="General">
                        <c:v>4.47</c:v>
                      </c:pt>
                      <c:pt idx="448" formatCode="General">
                        <c:v>4.4800000000000004</c:v>
                      </c:pt>
                      <c:pt idx="449" formatCode="General">
                        <c:v>4.49</c:v>
                      </c:pt>
                      <c:pt idx="450" formatCode="General">
                        <c:v>4.5</c:v>
                      </c:pt>
                      <c:pt idx="451" formatCode="General">
                        <c:v>4.51</c:v>
                      </c:pt>
                      <c:pt idx="452" formatCode="General">
                        <c:v>4.5199999999999996</c:v>
                      </c:pt>
                      <c:pt idx="453" formatCode="General">
                        <c:v>4.53</c:v>
                      </c:pt>
                      <c:pt idx="454" formatCode="General">
                        <c:v>4.54</c:v>
                      </c:pt>
                      <c:pt idx="455" formatCode="General">
                        <c:v>4.55</c:v>
                      </c:pt>
                      <c:pt idx="456" formatCode="General">
                        <c:v>4.5599999999999996</c:v>
                      </c:pt>
                      <c:pt idx="457" formatCode="General">
                        <c:v>4.57</c:v>
                      </c:pt>
                      <c:pt idx="458" formatCode="General">
                        <c:v>4.58</c:v>
                      </c:pt>
                      <c:pt idx="459" formatCode="General">
                        <c:v>4.59</c:v>
                      </c:pt>
                      <c:pt idx="460" formatCode="General">
                        <c:v>4.5999999999999996</c:v>
                      </c:pt>
                      <c:pt idx="461" formatCode="General">
                        <c:v>4.6100000000000003</c:v>
                      </c:pt>
                      <c:pt idx="462" formatCode="General">
                        <c:v>4.62</c:v>
                      </c:pt>
                      <c:pt idx="463" formatCode="General">
                        <c:v>4.63</c:v>
                      </c:pt>
                      <c:pt idx="464" formatCode="General">
                        <c:v>4.6399999999999997</c:v>
                      </c:pt>
                      <c:pt idx="465" formatCode="General">
                        <c:v>4.6500000000000004</c:v>
                      </c:pt>
                      <c:pt idx="466" formatCode="General">
                        <c:v>4.66</c:v>
                      </c:pt>
                      <c:pt idx="467" formatCode="General">
                        <c:v>4.67</c:v>
                      </c:pt>
                      <c:pt idx="468" formatCode="General">
                        <c:v>4.68</c:v>
                      </c:pt>
                      <c:pt idx="469" formatCode="General">
                        <c:v>4.6900000000000004</c:v>
                      </c:pt>
                      <c:pt idx="470" formatCode="General">
                        <c:v>4.7</c:v>
                      </c:pt>
                      <c:pt idx="471" formatCode="General">
                        <c:v>4.71</c:v>
                      </c:pt>
                      <c:pt idx="472" formatCode="General">
                        <c:v>4.72</c:v>
                      </c:pt>
                      <c:pt idx="473" formatCode="General">
                        <c:v>4.7300000000000004</c:v>
                      </c:pt>
                      <c:pt idx="474" formatCode="General">
                        <c:v>4.74</c:v>
                      </c:pt>
                      <c:pt idx="475" formatCode="General">
                        <c:v>4.75</c:v>
                      </c:pt>
                      <c:pt idx="476" formatCode="General">
                        <c:v>4.76</c:v>
                      </c:pt>
                      <c:pt idx="477" formatCode="General">
                        <c:v>4.7699999999999996</c:v>
                      </c:pt>
                      <c:pt idx="478" formatCode="General">
                        <c:v>4.78</c:v>
                      </c:pt>
                      <c:pt idx="479" formatCode="General">
                        <c:v>4.79</c:v>
                      </c:pt>
                      <c:pt idx="480" formatCode="General">
                        <c:v>4.8</c:v>
                      </c:pt>
                      <c:pt idx="481" formatCode="General">
                        <c:v>4.8099999999999996</c:v>
                      </c:pt>
                      <c:pt idx="482" formatCode="General">
                        <c:v>4.82</c:v>
                      </c:pt>
                      <c:pt idx="483" formatCode="General">
                        <c:v>4.83</c:v>
                      </c:pt>
                      <c:pt idx="484" formatCode="General">
                        <c:v>4.84</c:v>
                      </c:pt>
                      <c:pt idx="485" formatCode="General">
                        <c:v>4.8499999999999996</c:v>
                      </c:pt>
                      <c:pt idx="486" formatCode="General">
                        <c:v>4.8600000000000003</c:v>
                      </c:pt>
                      <c:pt idx="487" formatCode="General">
                        <c:v>4.87</c:v>
                      </c:pt>
                      <c:pt idx="488" formatCode="General">
                        <c:v>4.88</c:v>
                      </c:pt>
                      <c:pt idx="489" formatCode="General">
                        <c:v>4.8899999999999997</c:v>
                      </c:pt>
                      <c:pt idx="490" formatCode="General">
                        <c:v>4.9000000000000004</c:v>
                      </c:pt>
                      <c:pt idx="491" formatCode="General">
                        <c:v>4.91</c:v>
                      </c:pt>
                      <c:pt idx="492" formatCode="General">
                        <c:v>4.92</c:v>
                      </c:pt>
                      <c:pt idx="493" formatCode="General">
                        <c:v>4.93</c:v>
                      </c:pt>
                      <c:pt idx="494" formatCode="General">
                        <c:v>4.9400000000000004</c:v>
                      </c:pt>
                      <c:pt idx="495" formatCode="General">
                        <c:v>4.95</c:v>
                      </c:pt>
                      <c:pt idx="496" formatCode="General">
                        <c:v>4.96</c:v>
                      </c:pt>
                      <c:pt idx="497" formatCode="General">
                        <c:v>4.97</c:v>
                      </c:pt>
                      <c:pt idx="498" formatCode="General">
                        <c:v>4.9800000000000004</c:v>
                      </c:pt>
                      <c:pt idx="499" formatCode="General">
                        <c:v>4.99</c:v>
                      </c:pt>
                      <c:pt idx="500" formatCode="General">
                        <c:v>5</c:v>
                      </c:pt>
                      <c:pt idx="501" formatCode="General">
                        <c:v>5.01</c:v>
                      </c:pt>
                      <c:pt idx="502" formatCode="General">
                        <c:v>5.0199999999999996</c:v>
                      </c:pt>
                      <c:pt idx="503" formatCode="General">
                        <c:v>5.03</c:v>
                      </c:pt>
                      <c:pt idx="504" formatCode="General">
                        <c:v>5.04</c:v>
                      </c:pt>
                      <c:pt idx="505" formatCode="General">
                        <c:v>5.05</c:v>
                      </c:pt>
                      <c:pt idx="506" formatCode="General">
                        <c:v>5.0599999999999996</c:v>
                      </c:pt>
                      <c:pt idx="507" formatCode="General">
                        <c:v>5.07</c:v>
                      </c:pt>
                      <c:pt idx="508" formatCode="General">
                        <c:v>5.08</c:v>
                      </c:pt>
                      <c:pt idx="509" formatCode="General">
                        <c:v>5.09</c:v>
                      </c:pt>
                      <c:pt idx="510" formatCode="General">
                        <c:v>5.0999999999999996</c:v>
                      </c:pt>
                      <c:pt idx="511" formatCode="General">
                        <c:v>5.1100000000000003</c:v>
                      </c:pt>
                      <c:pt idx="512" formatCode="General">
                        <c:v>5.12</c:v>
                      </c:pt>
                      <c:pt idx="513" formatCode="General">
                        <c:v>5.13</c:v>
                      </c:pt>
                      <c:pt idx="514" formatCode="General">
                        <c:v>5.14</c:v>
                      </c:pt>
                      <c:pt idx="515" formatCode="General">
                        <c:v>5.15</c:v>
                      </c:pt>
                      <c:pt idx="516" formatCode="General">
                        <c:v>5.16</c:v>
                      </c:pt>
                      <c:pt idx="517" formatCode="General">
                        <c:v>5.17</c:v>
                      </c:pt>
                      <c:pt idx="518" formatCode="General">
                        <c:v>5.18</c:v>
                      </c:pt>
                      <c:pt idx="519" formatCode="General">
                        <c:v>5.19</c:v>
                      </c:pt>
                      <c:pt idx="520" formatCode="General">
                        <c:v>5.2</c:v>
                      </c:pt>
                      <c:pt idx="521" formatCode="General">
                        <c:v>5.21</c:v>
                      </c:pt>
                      <c:pt idx="522" formatCode="General">
                        <c:v>5.22</c:v>
                      </c:pt>
                      <c:pt idx="523" formatCode="General">
                        <c:v>5.23</c:v>
                      </c:pt>
                      <c:pt idx="524" formatCode="General">
                        <c:v>5.24</c:v>
                      </c:pt>
                      <c:pt idx="525" formatCode="General">
                        <c:v>5.25</c:v>
                      </c:pt>
                      <c:pt idx="526" formatCode="General">
                        <c:v>5.26</c:v>
                      </c:pt>
                      <c:pt idx="527" formatCode="General">
                        <c:v>5.27</c:v>
                      </c:pt>
                      <c:pt idx="528" formatCode="General">
                        <c:v>5.28</c:v>
                      </c:pt>
                      <c:pt idx="529" formatCode="General">
                        <c:v>5.29</c:v>
                      </c:pt>
                      <c:pt idx="530" formatCode="General">
                        <c:v>5.3</c:v>
                      </c:pt>
                      <c:pt idx="531" formatCode="General">
                        <c:v>5.31</c:v>
                      </c:pt>
                      <c:pt idx="532" formatCode="General">
                        <c:v>5.32</c:v>
                      </c:pt>
                      <c:pt idx="533" formatCode="General">
                        <c:v>5.33</c:v>
                      </c:pt>
                      <c:pt idx="534" formatCode="General">
                        <c:v>5.34</c:v>
                      </c:pt>
                      <c:pt idx="535" formatCode="General">
                        <c:v>5.35</c:v>
                      </c:pt>
                      <c:pt idx="536" formatCode="General">
                        <c:v>5.36</c:v>
                      </c:pt>
                      <c:pt idx="537" formatCode="General">
                        <c:v>5.37</c:v>
                      </c:pt>
                      <c:pt idx="538" formatCode="General">
                        <c:v>5.38</c:v>
                      </c:pt>
                      <c:pt idx="539" formatCode="General">
                        <c:v>5.39</c:v>
                      </c:pt>
                      <c:pt idx="540" formatCode="General">
                        <c:v>5.4</c:v>
                      </c:pt>
                      <c:pt idx="541" formatCode="General">
                        <c:v>5.41</c:v>
                      </c:pt>
                      <c:pt idx="542" formatCode="General">
                        <c:v>5.42</c:v>
                      </c:pt>
                      <c:pt idx="543" formatCode="General">
                        <c:v>5.43</c:v>
                      </c:pt>
                      <c:pt idx="544" formatCode="General">
                        <c:v>5.44</c:v>
                      </c:pt>
                      <c:pt idx="545" formatCode="General">
                        <c:v>5.45</c:v>
                      </c:pt>
                      <c:pt idx="546" formatCode="General">
                        <c:v>5.46</c:v>
                      </c:pt>
                      <c:pt idx="547" formatCode="General">
                        <c:v>5.47</c:v>
                      </c:pt>
                      <c:pt idx="548" formatCode="General">
                        <c:v>5.48</c:v>
                      </c:pt>
                      <c:pt idx="549" formatCode="General">
                        <c:v>5.49</c:v>
                      </c:pt>
                      <c:pt idx="550" formatCode="General">
                        <c:v>5.5</c:v>
                      </c:pt>
                      <c:pt idx="551" formatCode="General">
                        <c:v>5.51</c:v>
                      </c:pt>
                      <c:pt idx="552" formatCode="General">
                        <c:v>5.52</c:v>
                      </c:pt>
                      <c:pt idx="553" formatCode="General">
                        <c:v>5.53</c:v>
                      </c:pt>
                      <c:pt idx="554" formatCode="General">
                        <c:v>5.54</c:v>
                      </c:pt>
                      <c:pt idx="555" formatCode="General">
                        <c:v>5.55</c:v>
                      </c:pt>
                      <c:pt idx="556" formatCode="General">
                        <c:v>5.56</c:v>
                      </c:pt>
                      <c:pt idx="557" formatCode="General">
                        <c:v>5.57</c:v>
                      </c:pt>
                      <c:pt idx="558" formatCode="General">
                        <c:v>5.58</c:v>
                      </c:pt>
                      <c:pt idx="559" formatCode="General">
                        <c:v>5.59</c:v>
                      </c:pt>
                      <c:pt idx="560" formatCode="General">
                        <c:v>5.6</c:v>
                      </c:pt>
                      <c:pt idx="561" formatCode="General">
                        <c:v>5.61</c:v>
                      </c:pt>
                      <c:pt idx="562" formatCode="General">
                        <c:v>5.62</c:v>
                      </c:pt>
                      <c:pt idx="563" formatCode="General">
                        <c:v>5.63</c:v>
                      </c:pt>
                      <c:pt idx="564" formatCode="General">
                        <c:v>5.64</c:v>
                      </c:pt>
                      <c:pt idx="565" formatCode="General">
                        <c:v>5.65</c:v>
                      </c:pt>
                      <c:pt idx="566" formatCode="General">
                        <c:v>5.66</c:v>
                      </c:pt>
                      <c:pt idx="567" formatCode="General">
                        <c:v>5.67</c:v>
                      </c:pt>
                      <c:pt idx="568" formatCode="General">
                        <c:v>5.68</c:v>
                      </c:pt>
                      <c:pt idx="569" formatCode="General">
                        <c:v>5.69</c:v>
                      </c:pt>
                      <c:pt idx="570" formatCode="General">
                        <c:v>5.7</c:v>
                      </c:pt>
                      <c:pt idx="571" formatCode="General">
                        <c:v>5.71</c:v>
                      </c:pt>
                      <c:pt idx="572" formatCode="General">
                        <c:v>5.72</c:v>
                      </c:pt>
                      <c:pt idx="573" formatCode="General">
                        <c:v>5.73</c:v>
                      </c:pt>
                      <c:pt idx="574" formatCode="General">
                        <c:v>5.74</c:v>
                      </c:pt>
                      <c:pt idx="575" formatCode="General">
                        <c:v>5.75</c:v>
                      </c:pt>
                      <c:pt idx="576" formatCode="General">
                        <c:v>5.76</c:v>
                      </c:pt>
                      <c:pt idx="577" formatCode="General">
                        <c:v>5.77</c:v>
                      </c:pt>
                      <c:pt idx="578" formatCode="General">
                        <c:v>5.78</c:v>
                      </c:pt>
                      <c:pt idx="579" formatCode="General">
                        <c:v>5.79</c:v>
                      </c:pt>
                      <c:pt idx="580" formatCode="General">
                        <c:v>5.8</c:v>
                      </c:pt>
                      <c:pt idx="581" formatCode="General">
                        <c:v>5.81</c:v>
                      </c:pt>
                      <c:pt idx="582" formatCode="General">
                        <c:v>5.82</c:v>
                      </c:pt>
                      <c:pt idx="583" formatCode="General">
                        <c:v>5.83</c:v>
                      </c:pt>
                      <c:pt idx="584" formatCode="General">
                        <c:v>5.84</c:v>
                      </c:pt>
                      <c:pt idx="585" formatCode="General">
                        <c:v>5.85</c:v>
                      </c:pt>
                      <c:pt idx="586" formatCode="General">
                        <c:v>5.86</c:v>
                      </c:pt>
                      <c:pt idx="587" formatCode="General">
                        <c:v>5.87</c:v>
                      </c:pt>
                      <c:pt idx="588" formatCode="General">
                        <c:v>5.88</c:v>
                      </c:pt>
                      <c:pt idx="589" formatCode="General">
                        <c:v>5.89</c:v>
                      </c:pt>
                      <c:pt idx="590" formatCode="General">
                        <c:v>5.9</c:v>
                      </c:pt>
                      <c:pt idx="591" formatCode="General">
                        <c:v>5.91</c:v>
                      </c:pt>
                      <c:pt idx="592" formatCode="General">
                        <c:v>5.92</c:v>
                      </c:pt>
                      <c:pt idx="593" formatCode="General">
                        <c:v>5.93</c:v>
                      </c:pt>
                      <c:pt idx="594" formatCode="General">
                        <c:v>5.94</c:v>
                      </c:pt>
                      <c:pt idx="595" formatCode="General">
                        <c:v>5.95</c:v>
                      </c:pt>
                      <c:pt idx="596" formatCode="General">
                        <c:v>5.96</c:v>
                      </c:pt>
                      <c:pt idx="597" formatCode="General">
                        <c:v>5.97</c:v>
                      </c:pt>
                      <c:pt idx="598" formatCode="General">
                        <c:v>5.98</c:v>
                      </c:pt>
                      <c:pt idx="599" formatCode="General">
                        <c:v>5.99</c:v>
                      </c:pt>
                      <c:pt idx="600" formatCode="General">
                        <c:v>6</c:v>
                      </c:pt>
                      <c:pt idx="601" formatCode="General">
                        <c:v>6.01</c:v>
                      </c:pt>
                      <c:pt idx="602" formatCode="General">
                        <c:v>6.02</c:v>
                      </c:pt>
                      <c:pt idx="603" formatCode="General">
                        <c:v>6.03</c:v>
                      </c:pt>
                      <c:pt idx="604" formatCode="General">
                        <c:v>6.04</c:v>
                      </c:pt>
                      <c:pt idx="605" formatCode="General">
                        <c:v>6.05</c:v>
                      </c:pt>
                      <c:pt idx="606" formatCode="General">
                        <c:v>6.06</c:v>
                      </c:pt>
                      <c:pt idx="607" formatCode="General">
                        <c:v>6.07</c:v>
                      </c:pt>
                      <c:pt idx="608" formatCode="General">
                        <c:v>6.08</c:v>
                      </c:pt>
                      <c:pt idx="609" formatCode="General">
                        <c:v>6.09</c:v>
                      </c:pt>
                      <c:pt idx="610" formatCode="General">
                        <c:v>6.1</c:v>
                      </c:pt>
                      <c:pt idx="611" formatCode="General">
                        <c:v>6.11</c:v>
                      </c:pt>
                      <c:pt idx="612" formatCode="General">
                        <c:v>6.12</c:v>
                      </c:pt>
                      <c:pt idx="613" formatCode="General">
                        <c:v>6.13</c:v>
                      </c:pt>
                      <c:pt idx="614" formatCode="General">
                        <c:v>6.14</c:v>
                      </c:pt>
                      <c:pt idx="615" formatCode="General">
                        <c:v>6.15</c:v>
                      </c:pt>
                      <c:pt idx="616" formatCode="General">
                        <c:v>6.16</c:v>
                      </c:pt>
                      <c:pt idx="617" formatCode="General">
                        <c:v>6.17</c:v>
                      </c:pt>
                      <c:pt idx="618" formatCode="General">
                        <c:v>6.18</c:v>
                      </c:pt>
                      <c:pt idx="619" formatCode="General">
                        <c:v>6.19</c:v>
                      </c:pt>
                      <c:pt idx="620" formatCode="General">
                        <c:v>6.2</c:v>
                      </c:pt>
                      <c:pt idx="621" formatCode="General">
                        <c:v>6.21</c:v>
                      </c:pt>
                      <c:pt idx="622" formatCode="General">
                        <c:v>6.22</c:v>
                      </c:pt>
                      <c:pt idx="623" formatCode="General">
                        <c:v>6.23</c:v>
                      </c:pt>
                      <c:pt idx="624" formatCode="General">
                        <c:v>6.24</c:v>
                      </c:pt>
                      <c:pt idx="625" formatCode="General">
                        <c:v>6.25</c:v>
                      </c:pt>
                      <c:pt idx="626" formatCode="General">
                        <c:v>6.26</c:v>
                      </c:pt>
                      <c:pt idx="627" formatCode="General">
                        <c:v>6.27</c:v>
                      </c:pt>
                      <c:pt idx="628" formatCode="General">
                        <c:v>6.28</c:v>
                      </c:pt>
                      <c:pt idx="629" formatCode="General">
                        <c:v>6.29</c:v>
                      </c:pt>
                      <c:pt idx="630" formatCode="General">
                        <c:v>6.3</c:v>
                      </c:pt>
                      <c:pt idx="631" formatCode="General">
                        <c:v>6.31</c:v>
                      </c:pt>
                      <c:pt idx="632" formatCode="General">
                        <c:v>6.32</c:v>
                      </c:pt>
                      <c:pt idx="633" formatCode="General">
                        <c:v>6.33</c:v>
                      </c:pt>
                      <c:pt idx="634" formatCode="General">
                        <c:v>6.34</c:v>
                      </c:pt>
                      <c:pt idx="635" formatCode="General">
                        <c:v>6.35</c:v>
                      </c:pt>
                      <c:pt idx="636" formatCode="General">
                        <c:v>6.36</c:v>
                      </c:pt>
                      <c:pt idx="637" formatCode="General">
                        <c:v>6.37</c:v>
                      </c:pt>
                      <c:pt idx="638" formatCode="General">
                        <c:v>6.38</c:v>
                      </c:pt>
                      <c:pt idx="639" formatCode="General">
                        <c:v>6.39</c:v>
                      </c:pt>
                      <c:pt idx="640" formatCode="General">
                        <c:v>6.4</c:v>
                      </c:pt>
                      <c:pt idx="641" formatCode="General">
                        <c:v>6.41</c:v>
                      </c:pt>
                      <c:pt idx="642" formatCode="General">
                        <c:v>6.42</c:v>
                      </c:pt>
                      <c:pt idx="643" formatCode="General">
                        <c:v>6.43</c:v>
                      </c:pt>
                      <c:pt idx="644" formatCode="General">
                        <c:v>6.44</c:v>
                      </c:pt>
                      <c:pt idx="645" formatCode="General">
                        <c:v>6.45</c:v>
                      </c:pt>
                      <c:pt idx="646" formatCode="General">
                        <c:v>6.46</c:v>
                      </c:pt>
                      <c:pt idx="647" formatCode="General">
                        <c:v>6.47</c:v>
                      </c:pt>
                      <c:pt idx="648" formatCode="General">
                        <c:v>6.48</c:v>
                      </c:pt>
                      <c:pt idx="649" formatCode="General">
                        <c:v>6.49</c:v>
                      </c:pt>
                      <c:pt idx="650" formatCode="General">
                        <c:v>6.5</c:v>
                      </c:pt>
                      <c:pt idx="651" formatCode="General">
                        <c:v>6.51</c:v>
                      </c:pt>
                      <c:pt idx="652" formatCode="General">
                        <c:v>6.52</c:v>
                      </c:pt>
                      <c:pt idx="653" formatCode="General">
                        <c:v>6.53</c:v>
                      </c:pt>
                      <c:pt idx="654" formatCode="General">
                        <c:v>6.54</c:v>
                      </c:pt>
                      <c:pt idx="655" formatCode="General">
                        <c:v>6.55</c:v>
                      </c:pt>
                      <c:pt idx="656" formatCode="General">
                        <c:v>6.56</c:v>
                      </c:pt>
                      <c:pt idx="657" formatCode="General">
                        <c:v>6.57</c:v>
                      </c:pt>
                      <c:pt idx="658" formatCode="General">
                        <c:v>6.58</c:v>
                      </c:pt>
                      <c:pt idx="659" formatCode="General">
                        <c:v>6.59</c:v>
                      </c:pt>
                      <c:pt idx="660" formatCode="General">
                        <c:v>6.6</c:v>
                      </c:pt>
                      <c:pt idx="661" formatCode="General">
                        <c:v>6.61</c:v>
                      </c:pt>
                      <c:pt idx="662" formatCode="General">
                        <c:v>6.62</c:v>
                      </c:pt>
                      <c:pt idx="663" formatCode="General">
                        <c:v>6.63</c:v>
                      </c:pt>
                      <c:pt idx="664" formatCode="General">
                        <c:v>6.64</c:v>
                      </c:pt>
                      <c:pt idx="665" formatCode="General">
                        <c:v>6.65</c:v>
                      </c:pt>
                      <c:pt idx="666" formatCode="General">
                        <c:v>6.66</c:v>
                      </c:pt>
                      <c:pt idx="667" formatCode="General">
                        <c:v>6.67</c:v>
                      </c:pt>
                      <c:pt idx="668" formatCode="General">
                        <c:v>6.68</c:v>
                      </c:pt>
                      <c:pt idx="669" formatCode="General">
                        <c:v>6.69</c:v>
                      </c:pt>
                      <c:pt idx="670" formatCode="General">
                        <c:v>6.7</c:v>
                      </c:pt>
                      <c:pt idx="671" formatCode="General">
                        <c:v>6.71</c:v>
                      </c:pt>
                      <c:pt idx="672" formatCode="General">
                        <c:v>6.72</c:v>
                      </c:pt>
                      <c:pt idx="673" formatCode="General">
                        <c:v>6.73</c:v>
                      </c:pt>
                      <c:pt idx="674" formatCode="General">
                        <c:v>6.74</c:v>
                      </c:pt>
                      <c:pt idx="675" formatCode="General">
                        <c:v>6.75</c:v>
                      </c:pt>
                      <c:pt idx="676" formatCode="General">
                        <c:v>6.76</c:v>
                      </c:pt>
                      <c:pt idx="677" formatCode="General">
                        <c:v>6.77</c:v>
                      </c:pt>
                      <c:pt idx="678" formatCode="General">
                        <c:v>6.78</c:v>
                      </c:pt>
                      <c:pt idx="679" formatCode="General">
                        <c:v>6.79</c:v>
                      </c:pt>
                      <c:pt idx="680" formatCode="General">
                        <c:v>6.8</c:v>
                      </c:pt>
                      <c:pt idx="681" formatCode="General">
                        <c:v>6.81</c:v>
                      </c:pt>
                      <c:pt idx="682" formatCode="General">
                        <c:v>6.82</c:v>
                      </c:pt>
                      <c:pt idx="683" formatCode="General">
                        <c:v>6.83</c:v>
                      </c:pt>
                      <c:pt idx="684" formatCode="General">
                        <c:v>6.84</c:v>
                      </c:pt>
                      <c:pt idx="685" formatCode="General">
                        <c:v>6.85</c:v>
                      </c:pt>
                      <c:pt idx="686" formatCode="General">
                        <c:v>6.86</c:v>
                      </c:pt>
                      <c:pt idx="687" formatCode="General">
                        <c:v>6.87</c:v>
                      </c:pt>
                      <c:pt idx="688" formatCode="General">
                        <c:v>6.88</c:v>
                      </c:pt>
                      <c:pt idx="689" formatCode="General">
                        <c:v>6.89</c:v>
                      </c:pt>
                      <c:pt idx="690" formatCode="General">
                        <c:v>6.9</c:v>
                      </c:pt>
                      <c:pt idx="691" formatCode="General">
                        <c:v>6.91</c:v>
                      </c:pt>
                      <c:pt idx="692" formatCode="General">
                        <c:v>6.92</c:v>
                      </c:pt>
                      <c:pt idx="693" formatCode="General">
                        <c:v>6.93</c:v>
                      </c:pt>
                      <c:pt idx="694" formatCode="General">
                        <c:v>6.94</c:v>
                      </c:pt>
                      <c:pt idx="695" formatCode="General">
                        <c:v>6.95</c:v>
                      </c:pt>
                      <c:pt idx="696" formatCode="General">
                        <c:v>6.96</c:v>
                      </c:pt>
                      <c:pt idx="697" formatCode="General">
                        <c:v>6.97</c:v>
                      </c:pt>
                      <c:pt idx="698" formatCode="General">
                        <c:v>6.98</c:v>
                      </c:pt>
                      <c:pt idx="699" formatCode="General">
                        <c:v>6.99</c:v>
                      </c:pt>
                      <c:pt idx="700" formatCode="General">
                        <c:v>7</c:v>
                      </c:pt>
                      <c:pt idx="701" formatCode="General">
                        <c:v>7.01</c:v>
                      </c:pt>
                      <c:pt idx="702" formatCode="General">
                        <c:v>7.02</c:v>
                      </c:pt>
                      <c:pt idx="703" formatCode="General">
                        <c:v>7.03</c:v>
                      </c:pt>
                      <c:pt idx="704" formatCode="General">
                        <c:v>7.04</c:v>
                      </c:pt>
                      <c:pt idx="705" formatCode="General">
                        <c:v>7.05</c:v>
                      </c:pt>
                      <c:pt idx="706" formatCode="General">
                        <c:v>7.06</c:v>
                      </c:pt>
                      <c:pt idx="707" formatCode="General">
                        <c:v>7.07</c:v>
                      </c:pt>
                      <c:pt idx="708" formatCode="General">
                        <c:v>7.08</c:v>
                      </c:pt>
                      <c:pt idx="709" formatCode="General">
                        <c:v>7.09</c:v>
                      </c:pt>
                      <c:pt idx="710" formatCode="General">
                        <c:v>7.1</c:v>
                      </c:pt>
                      <c:pt idx="711" formatCode="General">
                        <c:v>7.11</c:v>
                      </c:pt>
                      <c:pt idx="712" formatCode="General">
                        <c:v>7.12</c:v>
                      </c:pt>
                      <c:pt idx="713" formatCode="General">
                        <c:v>7.13</c:v>
                      </c:pt>
                      <c:pt idx="714" formatCode="General">
                        <c:v>7.14</c:v>
                      </c:pt>
                      <c:pt idx="715" formatCode="General">
                        <c:v>7.15</c:v>
                      </c:pt>
                      <c:pt idx="716" formatCode="General">
                        <c:v>7.16</c:v>
                      </c:pt>
                      <c:pt idx="717" formatCode="General">
                        <c:v>7.17</c:v>
                      </c:pt>
                      <c:pt idx="718" formatCode="General">
                        <c:v>7.18</c:v>
                      </c:pt>
                      <c:pt idx="719" formatCode="General">
                        <c:v>7.19</c:v>
                      </c:pt>
                      <c:pt idx="720" formatCode="General">
                        <c:v>7.2</c:v>
                      </c:pt>
                      <c:pt idx="721" formatCode="General">
                        <c:v>7.21</c:v>
                      </c:pt>
                      <c:pt idx="722" formatCode="General">
                        <c:v>7.22</c:v>
                      </c:pt>
                      <c:pt idx="723" formatCode="General">
                        <c:v>7.23</c:v>
                      </c:pt>
                      <c:pt idx="724" formatCode="General">
                        <c:v>7.24</c:v>
                      </c:pt>
                      <c:pt idx="725" formatCode="General">
                        <c:v>7.25</c:v>
                      </c:pt>
                      <c:pt idx="726" formatCode="General">
                        <c:v>7.26</c:v>
                      </c:pt>
                      <c:pt idx="727" formatCode="General">
                        <c:v>7.27</c:v>
                      </c:pt>
                      <c:pt idx="728" formatCode="General">
                        <c:v>7.28</c:v>
                      </c:pt>
                      <c:pt idx="729" formatCode="General">
                        <c:v>7.29</c:v>
                      </c:pt>
                      <c:pt idx="730" formatCode="General">
                        <c:v>7.3</c:v>
                      </c:pt>
                      <c:pt idx="731" formatCode="General">
                        <c:v>7.31</c:v>
                      </c:pt>
                      <c:pt idx="732" formatCode="General">
                        <c:v>7.32</c:v>
                      </c:pt>
                      <c:pt idx="733" formatCode="General">
                        <c:v>7.33</c:v>
                      </c:pt>
                      <c:pt idx="734" formatCode="General">
                        <c:v>7.34</c:v>
                      </c:pt>
                      <c:pt idx="735" formatCode="General">
                        <c:v>7.35</c:v>
                      </c:pt>
                      <c:pt idx="736" formatCode="General">
                        <c:v>7.36</c:v>
                      </c:pt>
                      <c:pt idx="737" formatCode="General">
                        <c:v>7.37</c:v>
                      </c:pt>
                      <c:pt idx="738" formatCode="General">
                        <c:v>7.38</c:v>
                      </c:pt>
                      <c:pt idx="739" formatCode="General">
                        <c:v>7.39</c:v>
                      </c:pt>
                      <c:pt idx="740" formatCode="General">
                        <c:v>7.4</c:v>
                      </c:pt>
                      <c:pt idx="741" formatCode="General">
                        <c:v>7.41</c:v>
                      </c:pt>
                      <c:pt idx="742" formatCode="General">
                        <c:v>7.42</c:v>
                      </c:pt>
                      <c:pt idx="743" formatCode="General">
                        <c:v>7.43</c:v>
                      </c:pt>
                      <c:pt idx="744" formatCode="General">
                        <c:v>7.44</c:v>
                      </c:pt>
                      <c:pt idx="745" formatCode="General">
                        <c:v>7.45</c:v>
                      </c:pt>
                      <c:pt idx="746" formatCode="General">
                        <c:v>7.46</c:v>
                      </c:pt>
                      <c:pt idx="747" formatCode="General">
                        <c:v>7.47</c:v>
                      </c:pt>
                      <c:pt idx="748" formatCode="General">
                        <c:v>7.48</c:v>
                      </c:pt>
                      <c:pt idx="749" formatCode="General">
                        <c:v>7.49</c:v>
                      </c:pt>
                      <c:pt idx="750" formatCode="General">
                        <c:v>7.5</c:v>
                      </c:pt>
                      <c:pt idx="751" formatCode="General">
                        <c:v>7.51</c:v>
                      </c:pt>
                      <c:pt idx="752" formatCode="General">
                        <c:v>7.52</c:v>
                      </c:pt>
                      <c:pt idx="753" formatCode="General">
                        <c:v>7.53</c:v>
                      </c:pt>
                      <c:pt idx="754" formatCode="General">
                        <c:v>7.54</c:v>
                      </c:pt>
                      <c:pt idx="755" formatCode="General">
                        <c:v>7.55</c:v>
                      </c:pt>
                      <c:pt idx="756" formatCode="General">
                        <c:v>7.56</c:v>
                      </c:pt>
                      <c:pt idx="757" formatCode="General">
                        <c:v>7.57</c:v>
                      </c:pt>
                      <c:pt idx="758" formatCode="General">
                        <c:v>7.58</c:v>
                      </c:pt>
                      <c:pt idx="759" formatCode="General">
                        <c:v>7.59</c:v>
                      </c:pt>
                      <c:pt idx="760" formatCode="General">
                        <c:v>7.6</c:v>
                      </c:pt>
                      <c:pt idx="761" formatCode="General">
                        <c:v>7.61</c:v>
                      </c:pt>
                      <c:pt idx="762" formatCode="General">
                        <c:v>7.62</c:v>
                      </c:pt>
                      <c:pt idx="763" formatCode="General">
                        <c:v>7.63</c:v>
                      </c:pt>
                      <c:pt idx="764" formatCode="General">
                        <c:v>7.64</c:v>
                      </c:pt>
                      <c:pt idx="765" formatCode="General">
                        <c:v>7.65</c:v>
                      </c:pt>
                      <c:pt idx="766" formatCode="General">
                        <c:v>7.66</c:v>
                      </c:pt>
                      <c:pt idx="767" formatCode="General">
                        <c:v>7.6619999999999999</c:v>
                      </c:pt>
                      <c:pt idx="768" formatCode="General">
                        <c:v>7.6619999999999999</c:v>
                      </c:pt>
                      <c:pt idx="769" formatCode="General">
                        <c:v>8.6620000000000008</c:v>
                      </c:pt>
                      <c:pt idx="770" formatCode="General">
                        <c:v>9.6620000000000008</c:v>
                      </c:pt>
                      <c:pt idx="771" formatCode="General">
                        <c:v>10.662000000000001</c:v>
                      </c:pt>
                      <c:pt idx="772" formatCode="General">
                        <c:v>11.662000000000001</c:v>
                      </c:pt>
                      <c:pt idx="773" formatCode="General">
                        <c:v>12.662000000000001</c:v>
                      </c:pt>
                      <c:pt idx="774" formatCode="General">
                        <c:v>13.662000000000001</c:v>
                      </c:pt>
                      <c:pt idx="775" formatCode="General">
                        <c:v>14.662000000000001</c:v>
                      </c:pt>
                      <c:pt idx="776" formatCode="General">
                        <c:v>15.662000000000001</c:v>
                      </c:pt>
                      <c:pt idx="777" formatCode="General">
                        <c:v>16.661999999999999</c:v>
                      </c:pt>
                      <c:pt idx="778" formatCode="General">
                        <c:v>17.661999999999999</c:v>
                      </c:pt>
                      <c:pt idx="779" formatCode="General">
                        <c:v>18.661999999999999</c:v>
                      </c:pt>
                      <c:pt idx="780" formatCode="General">
                        <c:v>19.661999999999999</c:v>
                      </c:pt>
                      <c:pt idx="781" formatCode="General">
                        <c:v>20.661999999999999</c:v>
                      </c:pt>
                      <c:pt idx="782" formatCode="General">
                        <c:v>21.661999999999999</c:v>
                      </c:pt>
                      <c:pt idx="783" formatCode="General">
                        <c:v>22.661999999999999</c:v>
                      </c:pt>
                      <c:pt idx="784" formatCode="General">
                        <c:v>23.661999999999999</c:v>
                      </c:pt>
                      <c:pt idx="785" formatCode="General">
                        <c:v>24.661999999999999</c:v>
                      </c:pt>
                      <c:pt idx="786" formatCode="General">
                        <c:v>25.661999999999999</c:v>
                      </c:pt>
                      <c:pt idx="787" formatCode="General">
                        <c:v>26.661999999999999</c:v>
                      </c:pt>
                      <c:pt idx="788" formatCode="General">
                        <c:v>27.661999999999999</c:v>
                      </c:pt>
                      <c:pt idx="789" formatCode="General">
                        <c:v>28.661999999999999</c:v>
                      </c:pt>
                      <c:pt idx="790" formatCode="General">
                        <c:v>29.661999999999999</c:v>
                      </c:pt>
                      <c:pt idx="791" formatCode="General">
                        <c:v>30.661999999999999</c:v>
                      </c:pt>
                      <c:pt idx="792" formatCode="General">
                        <c:v>31.661999999999999</c:v>
                      </c:pt>
                      <c:pt idx="793" formatCode="General">
                        <c:v>32.661999999999999</c:v>
                      </c:pt>
                      <c:pt idx="794" formatCode="General">
                        <c:v>33.661999999999999</c:v>
                      </c:pt>
                      <c:pt idx="795" formatCode="General">
                        <c:v>34.661999999999999</c:v>
                      </c:pt>
                      <c:pt idx="796" formatCode="General">
                        <c:v>35.661999999999999</c:v>
                      </c:pt>
                      <c:pt idx="797" formatCode="General">
                        <c:v>36.661999999999999</c:v>
                      </c:pt>
                      <c:pt idx="798" formatCode="General">
                        <c:v>37.661999999999999</c:v>
                      </c:pt>
                      <c:pt idx="799" formatCode="General">
                        <c:v>38.661999999999999</c:v>
                      </c:pt>
                      <c:pt idx="800" formatCode="General">
                        <c:v>39.661999999999999</c:v>
                      </c:pt>
                      <c:pt idx="801" formatCode="General">
                        <c:v>40.661999999999999</c:v>
                      </c:pt>
                      <c:pt idx="802" formatCode="General">
                        <c:v>41.661999999999999</c:v>
                      </c:pt>
                      <c:pt idx="803" formatCode="General">
                        <c:v>42.661999999999999</c:v>
                      </c:pt>
                      <c:pt idx="804" formatCode="General">
                        <c:v>43.661999999999999</c:v>
                      </c:pt>
                      <c:pt idx="805" formatCode="General">
                        <c:v>44.661999999999999</c:v>
                      </c:pt>
                      <c:pt idx="806" formatCode="General">
                        <c:v>45.661999999999999</c:v>
                      </c:pt>
                      <c:pt idx="807" formatCode="General">
                        <c:v>46.661999999999999</c:v>
                      </c:pt>
                      <c:pt idx="808" formatCode="General">
                        <c:v>47.661999999999999</c:v>
                      </c:pt>
                      <c:pt idx="809" formatCode="General">
                        <c:v>48.661999999999999</c:v>
                      </c:pt>
                      <c:pt idx="810" formatCode="General">
                        <c:v>49.661999999999999</c:v>
                      </c:pt>
                      <c:pt idx="811" formatCode="General">
                        <c:v>50.661999999999999</c:v>
                      </c:pt>
                      <c:pt idx="812" formatCode="General">
                        <c:v>51.661999999999999</c:v>
                      </c:pt>
                      <c:pt idx="813" formatCode="General">
                        <c:v>52.661999999999999</c:v>
                      </c:pt>
                      <c:pt idx="814" formatCode="General">
                        <c:v>53.661999999999999</c:v>
                      </c:pt>
                      <c:pt idx="815" formatCode="General">
                        <c:v>54.661999999999999</c:v>
                      </c:pt>
                      <c:pt idx="816" formatCode="General">
                        <c:v>55.661999999999999</c:v>
                      </c:pt>
                      <c:pt idx="817" formatCode="General">
                        <c:v>56.661999999999999</c:v>
                      </c:pt>
                      <c:pt idx="818" formatCode="General">
                        <c:v>57.661999999999999</c:v>
                      </c:pt>
                      <c:pt idx="819" formatCode="General">
                        <c:v>58.661999999999999</c:v>
                      </c:pt>
                      <c:pt idx="820" formatCode="General">
                        <c:v>59.661999999999999</c:v>
                      </c:pt>
                      <c:pt idx="821" formatCode="General">
                        <c:v>60.661999999999999</c:v>
                      </c:pt>
                      <c:pt idx="822" formatCode="General">
                        <c:v>61.661999999999999</c:v>
                      </c:pt>
                      <c:pt idx="823" formatCode="General">
                        <c:v>62.661999999999999</c:v>
                      </c:pt>
                      <c:pt idx="824" formatCode="General">
                        <c:v>63.661999999999999</c:v>
                      </c:pt>
                      <c:pt idx="825" formatCode="General">
                        <c:v>64.662000000000006</c:v>
                      </c:pt>
                      <c:pt idx="826" formatCode="General">
                        <c:v>65.662000000000006</c:v>
                      </c:pt>
                      <c:pt idx="827" formatCode="General">
                        <c:v>66.662000000000006</c:v>
                      </c:pt>
                      <c:pt idx="828" formatCode="General">
                        <c:v>67.662000000000006</c:v>
                      </c:pt>
                      <c:pt idx="829" formatCode="General">
                        <c:v>68.662000000000006</c:v>
                      </c:pt>
                      <c:pt idx="830" formatCode="General">
                        <c:v>69.662000000000006</c:v>
                      </c:pt>
                      <c:pt idx="831" formatCode="General">
                        <c:v>70.662000000000006</c:v>
                      </c:pt>
                      <c:pt idx="832" formatCode="General">
                        <c:v>71.662000000000006</c:v>
                      </c:pt>
                      <c:pt idx="833" formatCode="General">
                        <c:v>72.662000000000006</c:v>
                      </c:pt>
                      <c:pt idx="834" formatCode="General">
                        <c:v>73.662000000000006</c:v>
                      </c:pt>
                      <c:pt idx="835" formatCode="General">
                        <c:v>74.662000000000006</c:v>
                      </c:pt>
                      <c:pt idx="836" formatCode="General">
                        <c:v>75.662000000000006</c:v>
                      </c:pt>
                      <c:pt idx="837" formatCode="General">
                        <c:v>76.662000000000006</c:v>
                      </c:pt>
                      <c:pt idx="838" formatCode="General">
                        <c:v>77.662000000000006</c:v>
                      </c:pt>
                      <c:pt idx="839" formatCode="General">
                        <c:v>77.942999999999998</c:v>
                      </c:pt>
                      <c:pt idx="840" formatCode="General">
                        <c:v>77.942999999999998</c:v>
                      </c:pt>
                      <c:pt idx="841" formatCode="General">
                        <c:v>77.953000000000003</c:v>
                      </c:pt>
                      <c:pt idx="842" formatCode="General">
                        <c:v>77.962999999999994</c:v>
                      </c:pt>
                      <c:pt idx="843" formatCode="General">
                        <c:v>77.972999999999999</c:v>
                      </c:pt>
                      <c:pt idx="844" formatCode="General">
                        <c:v>77.983000000000004</c:v>
                      </c:pt>
                      <c:pt idx="845" formatCode="General">
                        <c:v>77.992999999999995</c:v>
                      </c:pt>
                      <c:pt idx="846" formatCode="General">
                        <c:v>78.003</c:v>
                      </c:pt>
                      <c:pt idx="847" formatCode="General">
                        <c:v>78.013000000000005</c:v>
                      </c:pt>
                      <c:pt idx="848" formatCode="General">
                        <c:v>78.022999999999996</c:v>
                      </c:pt>
                      <c:pt idx="849" formatCode="General">
                        <c:v>78.033000000000001</c:v>
                      </c:pt>
                      <c:pt idx="850" formatCode="General">
                        <c:v>78.043000000000006</c:v>
                      </c:pt>
                      <c:pt idx="851" formatCode="General">
                        <c:v>78.052999999999997</c:v>
                      </c:pt>
                      <c:pt idx="852" formatCode="General">
                        <c:v>78.063000000000002</c:v>
                      </c:pt>
                      <c:pt idx="853" formatCode="General">
                        <c:v>78.072999999999993</c:v>
                      </c:pt>
                      <c:pt idx="854" formatCode="General">
                        <c:v>78.082999999999998</c:v>
                      </c:pt>
                      <c:pt idx="855" formatCode="General">
                        <c:v>78.093000000000004</c:v>
                      </c:pt>
                      <c:pt idx="856" formatCode="General">
                        <c:v>78.102999999999994</c:v>
                      </c:pt>
                      <c:pt idx="857" formatCode="General">
                        <c:v>78.113</c:v>
                      </c:pt>
                      <c:pt idx="858" formatCode="General">
                        <c:v>78.123000000000005</c:v>
                      </c:pt>
                      <c:pt idx="859" formatCode="General">
                        <c:v>78.132999999999996</c:v>
                      </c:pt>
                      <c:pt idx="860" formatCode="General">
                        <c:v>78.143000000000001</c:v>
                      </c:pt>
                      <c:pt idx="861" formatCode="General">
                        <c:v>78.153000000000006</c:v>
                      </c:pt>
                      <c:pt idx="862" formatCode="General">
                        <c:v>78.162999999999997</c:v>
                      </c:pt>
                      <c:pt idx="863" formatCode="General">
                        <c:v>78.173000000000002</c:v>
                      </c:pt>
                      <c:pt idx="864" formatCode="General">
                        <c:v>78.183000000000007</c:v>
                      </c:pt>
                      <c:pt idx="865" formatCode="General">
                        <c:v>78.192999999999998</c:v>
                      </c:pt>
                      <c:pt idx="866" formatCode="General">
                        <c:v>78.203000000000003</c:v>
                      </c:pt>
                      <c:pt idx="867" formatCode="General">
                        <c:v>78.212999999999994</c:v>
                      </c:pt>
                      <c:pt idx="868" formatCode="General">
                        <c:v>78.222999999999999</c:v>
                      </c:pt>
                      <c:pt idx="869" formatCode="General">
                        <c:v>78.233000000000004</c:v>
                      </c:pt>
                      <c:pt idx="870" formatCode="General">
                        <c:v>78.242999999999995</c:v>
                      </c:pt>
                      <c:pt idx="871" formatCode="General">
                        <c:v>78.253</c:v>
                      </c:pt>
                      <c:pt idx="872" formatCode="General">
                        <c:v>78.263000000000005</c:v>
                      </c:pt>
                      <c:pt idx="873" formatCode="General">
                        <c:v>78.272999999999996</c:v>
                      </c:pt>
                      <c:pt idx="874" formatCode="General">
                        <c:v>78.283000000000001</c:v>
                      </c:pt>
                      <c:pt idx="875" formatCode="General">
                        <c:v>78.293000000000006</c:v>
                      </c:pt>
                      <c:pt idx="876" formatCode="General">
                        <c:v>78.302999999999997</c:v>
                      </c:pt>
                      <c:pt idx="877" formatCode="General">
                        <c:v>78.313000000000002</c:v>
                      </c:pt>
                      <c:pt idx="878" formatCode="General">
                        <c:v>78.322999999999993</c:v>
                      </c:pt>
                      <c:pt idx="879" formatCode="General">
                        <c:v>78.332999999999998</c:v>
                      </c:pt>
                      <c:pt idx="880" formatCode="General">
                        <c:v>78.343000000000004</c:v>
                      </c:pt>
                      <c:pt idx="881" formatCode="General">
                        <c:v>78.352999999999994</c:v>
                      </c:pt>
                      <c:pt idx="882" formatCode="General">
                        <c:v>78.363</c:v>
                      </c:pt>
                      <c:pt idx="883" formatCode="General">
                        <c:v>78.373000000000005</c:v>
                      </c:pt>
                      <c:pt idx="884" formatCode="General">
                        <c:v>78.382999999999996</c:v>
                      </c:pt>
                      <c:pt idx="885" formatCode="General">
                        <c:v>78.393000000000001</c:v>
                      </c:pt>
                      <c:pt idx="886" formatCode="General">
                        <c:v>78.403000000000006</c:v>
                      </c:pt>
                      <c:pt idx="887" formatCode="General">
                        <c:v>78.412999999999997</c:v>
                      </c:pt>
                      <c:pt idx="888" formatCode="General">
                        <c:v>78.423000000000002</c:v>
                      </c:pt>
                      <c:pt idx="889" formatCode="General">
                        <c:v>78.433000000000007</c:v>
                      </c:pt>
                      <c:pt idx="890" formatCode="General">
                        <c:v>78.442999999999998</c:v>
                      </c:pt>
                      <c:pt idx="891" formatCode="General">
                        <c:v>78.453000000000003</c:v>
                      </c:pt>
                      <c:pt idx="892" formatCode="General">
                        <c:v>78.462999999999994</c:v>
                      </c:pt>
                      <c:pt idx="893" formatCode="General">
                        <c:v>78.472999999999999</c:v>
                      </c:pt>
                      <c:pt idx="894" formatCode="General">
                        <c:v>78.483000000000004</c:v>
                      </c:pt>
                      <c:pt idx="895" formatCode="General">
                        <c:v>78.492999999999995</c:v>
                      </c:pt>
                      <c:pt idx="896" formatCode="General">
                        <c:v>78.503</c:v>
                      </c:pt>
                      <c:pt idx="897" formatCode="General">
                        <c:v>78.513000000000005</c:v>
                      </c:pt>
                      <c:pt idx="898" formatCode="General">
                        <c:v>78.522999999999996</c:v>
                      </c:pt>
                      <c:pt idx="899" formatCode="General">
                        <c:v>78.533000000000001</c:v>
                      </c:pt>
                      <c:pt idx="900" formatCode="General">
                        <c:v>78.543000000000006</c:v>
                      </c:pt>
                      <c:pt idx="901" formatCode="General">
                        <c:v>78.552999999999997</c:v>
                      </c:pt>
                      <c:pt idx="902" formatCode="General">
                        <c:v>78.563000000000002</c:v>
                      </c:pt>
                      <c:pt idx="903" formatCode="General">
                        <c:v>78.572999999999993</c:v>
                      </c:pt>
                      <c:pt idx="904" formatCode="General">
                        <c:v>78.582999999999998</c:v>
                      </c:pt>
                      <c:pt idx="905" formatCode="General">
                        <c:v>78.593000000000004</c:v>
                      </c:pt>
                      <c:pt idx="906" formatCode="General">
                        <c:v>78.602999999999994</c:v>
                      </c:pt>
                      <c:pt idx="907" formatCode="General">
                        <c:v>78.613</c:v>
                      </c:pt>
                      <c:pt idx="908" formatCode="General">
                        <c:v>78.623000000000005</c:v>
                      </c:pt>
                      <c:pt idx="909" formatCode="General">
                        <c:v>78.632999999999996</c:v>
                      </c:pt>
                      <c:pt idx="910" formatCode="General">
                        <c:v>78.643000000000001</c:v>
                      </c:pt>
                      <c:pt idx="911" formatCode="General">
                        <c:v>78.653000000000006</c:v>
                      </c:pt>
                      <c:pt idx="912" formatCode="General">
                        <c:v>78.662999999999997</c:v>
                      </c:pt>
                      <c:pt idx="913" formatCode="General">
                        <c:v>78.673000000000002</c:v>
                      </c:pt>
                      <c:pt idx="914" formatCode="General">
                        <c:v>78.683000000000007</c:v>
                      </c:pt>
                      <c:pt idx="915" formatCode="General">
                        <c:v>78.692999999999998</c:v>
                      </c:pt>
                      <c:pt idx="916" formatCode="General">
                        <c:v>78.703000000000003</c:v>
                      </c:pt>
                      <c:pt idx="917" formatCode="General">
                        <c:v>78.712999999999994</c:v>
                      </c:pt>
                      <c:pt idx="918" formatCode="General">
                        <c:v>78.722999999999999</c:v>
                      </c:pt>
                      <c:pt idx="919" formatCode="General">
                        <c:v>78.733000000000004</c:v>
                      </c:pt>
                      <c:pt idx="920" formatCode="General">
                        <c:v>78.742999999999995</c:v>
                      </c:pt>
                      <c:pt idx="921" formatCode="General">
                        <c:v>78.753</c:v>
                      </c:pt>
                      <c:pt idx="922" formatCode="General">
                        <c:v>78.763000000000005</c:v>
                      </c:pt>
                      <c:pt idx="923" formatCode="General">
                        <c:v>78.772999999999996</c:v>
                      </c:pt>
                      <c:pt idx="924" formatCode="General">
                        <c:v>78.783000000000001</c:v>
                      </c:pt>
                      <c:pt idx="925" formatCode="General">
                        <c:v>78.793000000000006</c:v>
                      </c:pt>
                      <c:pt idx="926" formatCode="General">
                        <c:v>78.802999999999997</c:v>
                      </c:pt>
                      <c:pt idx="927" formatCode="General">
                        <c:v>78.813000000000002</c:v>
                      </c:pt>
                      <c:pt idx="928" formatCode="General">
                        <c:v>78.822999999999993</c:v>
                      </c:pt>
                      <c:pt idx="929" formatCode="General">
                        <c:v>78.832999999999998</c:v>
                      </c:pt>
                      <c:pt idx="930" formatCode="General">
                        <c:v>78.843000000000004</c:v>
                      </c:pt>
                      <c:pt idx="931" formatCode="General">
                        <c:v>78.852999999999994</c:v>
                      </c:pt>
                      <c:pt idx="932" formatCode="General">
                        <c:v>78.863</c:v>
                      </c:pt>
                      <c:pt idx="933" formatCode="General">
                        <c:v>78.873000000000005</c:v>
                      </c:pt>
                      <c:pt idx="934" formatCode="General">
                        <c:v>78.882999999999996</c:v>
                      </c:pt>
                      <c:pt idx="935" formatCode="General">
                        <c:v>78.893000000000001</c:v>
                      </c:pt>
                      <c:pt idx="936" formatCode="General">
                        <c:v>78.903000000000006</c:v>
                      </c:pt>
                      <c:pt idx="937" formatCode="General">
                        <c:v>78.912999999999997</c:v>
                      </c:pt>
                      <c:pt idx="938" formatCode="General">
                        <c:v>78.923000000000002</c:v>
                      </c:pt>
                      <c:pt idx="939" formatCode="General">
                        <c:v>78.933000000000007</c:v>
                      </c:pt>
                      <c:pt idx="940" formatCode="General">
                        <c:v>78.942999999999998</c:v>
                      </c:pt>
                      <c:pt idx="941" formatCode="General">
                        <c:v>78.953000000000003</c:v>
                      </c:pt>
                      <c:pt idx="942" formatCode="General">
                        <c:v>78.962999999999994</c:v>
                      </c:pt>
                      <c:pt idx="943" formatCode="General">
                        <c:v>78.972999999999999</c:v>
                      </c:pt>
                      <c:pt idx="944" formatCode="General">
                        <c:v>78.983000000000004</c:v>
                      </c:pt>
                      <c:pt idx="945" formatCode="General">
                        <c:v>78.992999999999995</c:v>
                      </c:pt>
                      <c:pt idx="946" formatCode="General">
                        <c:v>79.003</c:v>
                      </c:pt>
                      <c:pt idx="947" formatCode="General">
                        <c:v>79.013000000000005</c:v>
                      </c:pt>
                      <c:pt idx="948" formatCode="General">
                        <c:v>79.022999999999996</c:v>
                      </c:pt>
                      <c:pt idx="949" formatCode="General">
                        <c:v>79.033000000000001</c:v>
                      </c:pt>
                      <c:pt idx="950" formatCode="General">
                        <c:v>79.043000000000006</c:v>
                      </c:pt>
                      <c:pt idx="951" formatCode="General">
                        <c:v>79.052999999999997</c:v>
                      </c:pt>
                      <c:pt idx="952" formatCode="General">
                        <c:v>79.063000000000002</c:v>
                      </c:pt>
                      <c:pt idx="953" formatCode="General">
                        <c:v>79.072999999999993</c:v>
                      </c:pt>
                      <c:pt idx="954" formatCode="General">
                        <c:v>79.082999999999998</c:v>
                      </c:pt>
                      <c:pt idx="955" formatCode="General">
                        <c:v>79.093000000000004</c:v>
                      </c:pt>
                      <c:pt idx="956" formatCode="General">
                        <c:v>79.102999999999994</c:v>
                      </c:pt>
                      <c:pt idx="957" formatCode="General">
                        <c:v>79.113</c:v>
                      </c:pt>
                      <c:pt idx="958" formatCode="General">
                        <c:v>79.123000000000005</c:v>
                      </c:pt>
                      <c:pt idx="959" formatCode="General">
                        <c:v>79.132999999999996</c:v>
                      </c:pt>
                      <c:pt idx="960" formatCode="General">
                        <c:v>79.143000000000001</c:v>
                      </c:pt>
                      <c:pt idx="961" formatCode="General">
                        <c:v>79.153000000000006</c:v>
                      </c:pt>
                      <c:pt idx="962" formatCode="General">
                        <c:v>79.162999999999997</c:v>
                      </c:pt>
                      <c:pt idx="963" formatCode="General">
                        <c:v>79.173000000000002</c:v>
                      </c:pt>
                      <c:pt idx="964" formatCode="General">
                        <c:v>79.183000000000007</c:v>
                      </c:pt>
                      <c:pt idx="965" formatCode="General">
                        <c:v>79.192999999999998</c:v>
                      </c:pt>
                      <c:pt idx="966" formatCode="General">
                        <c:v>79.203000000000003</c:v>
                      </c:pt>
                      <c:pt idx="967" formatCode="General">
                        <c:v>79.212999999999994</c:v>
                      </c:pt>
                      <c:pt idx="968" formatCode="General">
                        <c:v>79.222999999999999</c:v>
                      </c:pt>
                      <c:pt idx="969" formatCode="General">
                        <c:v>79.233000000000004</c:v>
                      </c:pt>
                      <c:pt idx="970" formatCode="General">
                        <c:v>79.242999999999995</c:v>
                      </c:pt>
                      <c:pt idx="971" formatCode="General">
                        <c:v>79.253</c:v>
                      </c:pt>
                      <c:pt idx="972" formatCode="General">
                        <c:v>79.263000000000005</c:v>
                      </c:pt>
                      <c:pt idx="973" formatCode="General">
                        <c:v>79.272999999999996</c:v>
                      </c:pt>
                      <c:pt idx="974" formatCode="General">
                        <c:v>79.283000000000001</c:v>
                      </c:pt>
                      <c:pt idx="975" formatCode="General">
                        <c:v>79.293000000000006</c:v>
                      </c:pt>
                      <c:pt idx="976" formatCode="General">
                        <c:v>79.302999999999997</c:v>
                      </c:pt>
                      <c:pt idx="977" formatCode="General">
                        <c:v>79.313000000000002</c:v>
                      </c:pt>
                      <c:pt idx="978" formatCode="General">
                        <c:v>79.322999999999993</c:v>
                      </c:pt>
                      <c:pt idx="979" formatCode="General">
                        <c:v>79.332999999999998</c:v>
                      </c:pt>
                      <c:pt idx="980" formatCode="General">
                        <c:v>79.343000000000004</c:v>
                      </c:pt>
                      <c:pt idx="981" formatCode="General">
                        <c:v>79.352999999999994</c:v>
                      </c:pt>
                      <c:pt idx="982" formatCode="General">
                        <c:v>79.363</c:v>
                      </c:pt>
                      <c:pt idx="983" formatCode="General">
                        <c:v>79.373000000000005</c:v>
                      </c:pt>
                      <c:pt idx="984" formatCode="General">
                        <c:v>79.382999999999996</c:v>
                      </c:pt>
                      <c:pt idx="985" formatCode="General">
                        <c:v>79.393000000000001</c:v>
                      </c:pt>
                      <c:pt idx="986" formatCode="General">
                        <c:v>79.403000000000006</c:v>
                      </c:pt>
                      <c:pt idx="987" formatCode="General">
                        <c:v>79.412999999999997</c:v>
                      </c:pt>
                      <c:pt idx="988" formatCode="General">
                        <c:v>79.423000000000002</c:v>
                      </c:pt>
                      <c:pt idx="989" formatCode="General">
                        <c:v>79.433000000000007</c:v>
                      </c:pt>
                      <c:pt idx="990" formatCode="General">
                        <c:v>79.442999999999998</c:v>
                      </c:pt>
                      <c:pt idx="991" formatCode="General">
                        <c:v>79.453000000000003</c:v>
                      </c:pt>
                      <c:pt idx="992" formatCode="General">
                        <c:v>79.462999999999994</c:v>
                      </c:pt>
                      <c:pt idx="993" formatCode="General">
                        <c:v>79.472999999999999</c:v>
                      </c:pt>
                      <c:pt idx="994" formatCode="General">
                        <c:v>79.483000000000004</c:v>
                      </c:pt>
                      <c:pt idx="995" formatCode="General">
                        <c:v>79.492999999999995</c:v>
                      </c:pt>
                      <c:pt idx="996" formatCode="General">
                        <c:v>79.503</c:v>
                      </c:pt>
                      <c:pt idx="997" formatCode="General">
                        <c:v>79.513000000000005</c:v>
                      </c:pt>
                      <c:pt idx="998" formatCode="General">
                        <c:v>79.522999999999996</c:v>
                      </c:pt>
                      <c:pt idx="999" formatCode="General">
                        <c:v>79.533000000000001</c:v>
                      </c:pt>
                      <c:pt idx="1000" formatCode="General">
                        <c:v>79.543000000000006</c:v>
                      </c:pt>
                      <c:pt idx="1001" formatCode="General">
                        <c:v>79.552999999999997</c:v>
                      </c:pt>
                      <c:pt idx="1002" formatCode="General">
                        <c:v>79.563000000000002</c:v>
                      </c:pt>
                      <c:pt idx="1003" formatCode="General">
                        <c:v>79.572999999999993</c:v>
                      </c:pt>
                      <c:pt idx="1004" formatCode="General">
                        <c:v>79.582999999999998</c:v>
                      </c:pt>
                      <c:pt idx="1005" formatCode="General">
                        <c:v>79.593000000000004</c:v>
                      </c:pt>
                      <c:pt idx="1006" formatCode="General">
                        <c:v>79.602999999999994</c:v>
                      </c:pt>
                      <c:pt idx="1007" formatCode="General">
                        <c:v>79.613</c:v>
                      </c:pt>
                      <c:pt idx="1008" formatCode="General">
                        <c:v>79.623000000000005</c:v>
                      </c:pt>
                      <c:pt idx="1009" formatCode="General">
                        <c:v>79.632999999999996</c:v>
                      </c:pt>
                      <c:pt idx="1010" formatCode="General">
                        <c:v>79.643000000000001</c:v>
                      </c:pt>
                      <c:pt idx="1011" formatCode="General">
                        <c:v>79.653000000000006</c:v>
                      </c:pt>
                      <c:pt idx="1012" formatCode="General">
                        <c:v>79.662999999999997</c:v>
                      </c:pt>
                      <c:pt idx="1013" formatCode="General">
                        <c:v>79.673000000000002</c:v>
                      </c:pt>
                      <c:pt idx="1014" formatCode="General">
                        <c:v>79.683000000000007</c:v>
                      </c:pt>
                      <c:pt idx="1015" formatCode="General">
                        <c:v>79.692999999999998</c:v>
                      </c:pt>
                      <c:pt idx="1016" formatCode="General">
                        <c:v>79.703000000000003</c:v>
                      </c:pt>
                      <c:pt idx="1017" formatCode="General">
                        <c:v>79.712999999999994</c:v>
                      </c:pt>
                      <c:pt idx="1018" formatCode="General">
                        <c:v>79.722999999999999</c:v>
                      </c:pt>
                      <c:pt idx="1019" formatCode="General">
                        <c:v>79.733000000000004</c:v>
                      </c:pt>
                      <c:pt idx="1020" formatCode="General">
                        <c:v>79.742999999999995</c:v>
                      </c:pt>
                      <c:pt idx="1021" formatCode="General">
                        <c:v>79.753</c:v>
                      </c:pt>
                      <c:pt idx="1022" formatCode="General">
                        <c:v>79.763000000000005</c:v>
                      </c:pt>
                      <c:pt idx="1023" formatCode="General">
                        <c:v>79.772999999999996</c:v>
                      </c:pt>
                      <c:pt idx="1024" formatCode="General">
                        <c:v>79.783000000000001</c:v>
                      </c:pt>
                      <c:pt idx="1025" formatCode="General">
                        <c:v>79.793000000000006</c:v>
                      </c:pt>
                      <c:pt idx="1026" formatCode="General">
                        <c:v>79.802999999999997</c:v>
                      </c:pt>
                      <c:pt idx="1027" formatCode="General">
                        <c:v>79.813000000000002</c:v>
                      </c:pt>
                      <c:pt idx="1028" formatCode="General">
                        <c:v>79.822999999999993</c:v>
                      </c:pt>
                      <c:pt idx="1029" formatCode="General">
                        <c:v>79.832999999999998</c:v>
                      </c:pt>
                      <c:pt idx="1030" formatCode="General">
                        <c:v>79.843000000000004</c:v>
                      </c:pt>
                      <c:pt idx="1031" formatCode="General">
                        <c:v>79.852999999999994</c:v>
                      </c:pt>
                      <c:pt idx="1032" formatCode="General">
                        <c:v>79.863</c:v>
                      </c:pt>
                      <c:pt idx="1033" formatCode="General">
                        <c:v>79.873000000000005</c:v>
                      </c:pt>
                      <c:pt idx="1034" formatCode="General">
                        <c:v>79.882999999999996</c:v>
                      </c:pt>
                      <c:pt idx="1035" formatCode="General">
                        <c:v>79.893000000000001</c:v>
                      </c:pt>
                      <c:pt idx="1036" formatCode="General">
                        <c:v>79.903000000000006</c:v>
                      </c:pt>
                      <c:pt idx="1037" formatCode="General">
                        <c:v>79.912999999999997</c:v>
                      </c:pt>
                      <c:pt idx="1038" formatCode="General">
                        <c:v>79.923000000000002</c:v>
                      </c:pt>
                      <c:pt idx="1039" formatCode="General">
                        <c:v>79.933000000000007</c:v>
                      </c:pt>
                      <c:pt idx="1040" formatCode="General">
                        <c:v>79.942999999999998</c:v>
                      </c:pt>
                      <c:pt idx="1041" formatCode="General">
                        <c:v>79.953000000000003</c:v>
                      </c:pt>
                      <c:pt idx="1042" formatCode="General">
                        <c:v>79.962999999999994</c:v>
                      </c:pt>
                      <c:pt idx="1043" formatCode="General">
                        <c:v>79.972999999999999</c:v>
                      </c:pt>
                      <c:pt idx="1044" formatCode="General">
                        <c:v>79.983000000000004</c:v>
                      </c:pt>
                      <c:pt idx="1045" formatCode="General">
                        <c:v>79.992999999999995</c:v>
                      </c:pt>
                      <c:pt idx="1046" formatCode="General">
                        <c:v>80.003</c:v>
                      </c:pt>
                      <c:pt idx="1047" formatCode="General">
                        <c:v>80.013000000000005</c:v>
                      </c:pt>
                      <c:pt idx="1048" formatCode="General">
                        <c:v>80.022999999999996</c:v>
                      </c:pt>
                      <c:pt idx="1049" formatCode="General">
                        <c:v>80.033000000000001</c:v>
                      </c:pt>
                      <c:pt idx="1050" formatCode="General">
                        <c:v>80.043000000000006</c:v>
                      </c:pt>
                      <c:pt idx="1051" formatCode="General">
                        <c:v>80.052999999999997</c:v>
                      </c:pt>
                      <c:pt idx="1052" formatCode="General">
                        <c:v>80.063000000000002</c:v>
                      </c:pt>
                      <c:pt idx="1053" formatCode="General">
                        <c:v>80.072999999999993</c:v>
                      </c:pt>
                      <c:pt idx="1054" formatCode="General">
                        <c:v>80.082999999999998</c:v>
                      </c:pt>
                      <c:pt idx="1055" formatCode="General">
                        <c:v>80.093000000000004</c:v>
                      </c:pt>
                      <c:pt idx="1056" formatCode="General">
                        <c:v>80.102999999999994</c:v>
                      </c:pt>
                      <c:pt idx="1057" formatCode="General">
                        <c:v>80.113</c:v>
                      </c:pt>
                      <c:pt idx="1058" formatCode="General">
                        <c:v>80.123000000000005</c:v>
                      </c:pt>
                      <c:pt idx="1059" formatCode="General">
                        <c:v>80.132999999999996</c:v>
                      </c:pt>
                      <c:pt idx="1060" formatCode="General">
                        <c:v>80.143000000000001</c:v>
                      </c:pt>
                      <c:pt idx="1061" formatCode="General">
                        <c:v>80.153000000000006</c:v>
                      </c:pt>
                      <c:pt idx="1062" formatCode="General">
                        <c:v>80.162999999999997</c:v>
                      </c:pt>
                      <c:pt idx="1063" formatCode="General">
                        <c:v>80.173000000000002</c:v>
                      </c:pt>
                      <c:pt idx="1064" formatCode="General">
                        <c:v>80.183000000000007</c:v>
                      </c:pt>
                      <c:pt idx="1065" formatCode="General">
                        <c:v>80.192999999999998</c:v>
                      </c:pt>
                      <c:pt idx="1066" formatCode="General">
                        <c:v>80.203000000000003</c:v>
                      </c:pt>
                      <c:pt idx="1067" formatCode="General">
                        <c:v>80.212999999999994</c:v>
                      </c:pt>
                      <c:pt idx="1068" formatCode="General">
                        <c:v>80.222999999999999</c:v>
                      </c:pt>
                      <c:pt idx="1069" formatCode="General">
                        <c:v>80.233000000000004</c:v>
                      </c:pt>
                      <c:pt idx="1070" formatCode="General">
                        <c:v>80.242999999999995</c:v>
                      </c:pt>
                      <c:pt idx="1071" formatCode="General">
                        <c:v>80.253</c:v>
                      </c:pt>
                      <c:pt idx="1072" formatCode="General">
                        <c:v>80.263000000000005</c:v>
                      </c:pt>
                      <c:pt idx="1073" formatCode="General">
                        <c:v>80.272999999999996</c:v>
                      </c:pt>
                      <c:pt idx="1074" formatCode="General">
                        <c:v>80.283000000000001</c:v>
                      </c:pt>
                      <c:pt idx="1075" formatCode="General">
                        <c:v>80.293000000000006</c:v>
                      </c:pt>
                      <c:pt idx="1076" formatCode="General">
                        <c:v>80.302999999999997</c:v>
                      </c:pt>
                      <c:pt idx="1077" formatCode="General">
                        <c:v>80.313000000000002</c:v>
                      </c:pt>
                      <c:pt idx="1078" formatCode="General">
                        <c:v>80.322999999999993</c:v>
                      </c:pt>
                      <c:pt idx="1079" formatCode="General">
                        <c:v>80.332999999999998</c:v>
                      </c:pt>
                      <c:pt idx="1080" formatCode="General">
                        <c:v>80.343000000000004</c:v>
                      </c:pt>
                      <c:pt idx="1081" formatCode="General">
                        <c:v>80.352999999999994</c:v>
                      </c:pt>
                      <c:pt idx="1082" formatCode="General">
                        <c:v>80.363</c:v>
                      </c:pt>
                      <c:pt idx="1083" formatCode="General">
                        <c:v>80.373000000000005</c:v>
                      </c:pt>
                      <c:pt idx="1084" formatCode="General">
                        <c:v>80.382999999999996</c:v>
                      </c:pt>
                      <c:pt idx="1085" formatCode="General">
                        <c:v>80.393000000000001</c:v>
                      </c:pt>
                      <c:pt idx="1086" formatCode="General">
                        <c:v>80.403000000000006</c:v>
                      </c:pt>
                      <c:pt idx="1087" formatCode="General">
                        <c:v>80.412999999999997</c:v>
                      </c:pt>
                      <c:pt idx="1088" formatCode="General">
                        <c:v>80.423000000000002</c:v>
                      </c:pt>
                      <c:pt idx="1089" formatCode="General">
                        <c:v>80.433000000000007</c:v>
                      </c:pt>
                      <c:pt idx="1090" formatCode="General">
                        <c:v>80.442999999999998</c:v>
                      </c:pt>
                      <c:pt idx="1091" formatCode="General">
                        <c:v>80.453000000000003</c:v>
                      </c:pt>
                      <c:pt idx="1092" formatCode="General">
                        <c:v>80.462999999999994</c:v>
                      </c:pt>
                      <c:pt idx="1093" formatCode="General">
                        <c:v>80.472999999999999</c:v>
                      </c:pt>
                      <c:pt idx="1094" formatCode="General">
                        <c:v>80.483000000000004</c:v>
                      </c:pt>
                      <c:pt idx="1095" formatCode="General">
                        <c:v>80.492999999999995</c:v>
                      </c:pt>
                      <c:pt idx="1096" formatCode="General">
                        <c:v>80.503</c:v>
                      </c:pt>
                      <c:pt idx="1097" formatCode="General">
                        <c:v>80.513000000000005</c:v>
                      </c:pt>
                      <c:pt idx="1098" formatCode="General">
                        <c:v>80.522999999999996</c:v>
                      </c:pt>
                      <c:pt idx="1099" formatCode="General">
                        <c:v>80.533000000000001</c:v>
                      </c:pt>
                      <c:pt idx="1100" formatCode="General">
                        <c:v>80.543000000000006</c:v>
                      </c:pt>
                      <c:pt idx="1101" formatCode="General">
                        <c:v>80.552999999999997</c:v>
                      </c:pt>
                      <c:pt idx="1102" formatCode="General">
                        <c:v>80.563000000000002</c:v>
                      </c:pt>
                      <c:pt idx="1103" formatCode="General">
                        <c:v>80.572999999999993</c:v>
                      </c:pt>
                      <c:pt idx="1104" formatCode="General">
                        <c:v>80.582999999999998</c:v>
                      </c:pt>
                      <c:pt idx="1105" formatCode="General">
                        <c:v>80.593000000000004</c:v>
                      </c:pt>
                      <c:pt idx="1106" formatCode="General">
                        <c:v>80.602999999999994</c:v>
                      </c:pt>
                      <c:pt idx="1107" formatCode="General">
                        <c:v>80.613</c:v>
                      </c:pt>
                      <c:pt idx="1108" formatCode="General">
                        <c:v>80.623000000000005</c:v>
                      </c:pt>
                      <c:pt idx="1109" formatCode="General">
                        <c:v>80.632999999999996</c:v>
                      </c:pt>
                      <c:pt idx="1110" formatCode="General">
                        <c:v>80.643000000000001</c:v>
                      </c:pt>
                      <c:pt idx="1111" formatCode="General">
                        <c:v>80.653000000000006</c:v>
                      </c:pt>
                      <c:pt idx="1112" formatCode="General">
                        <c:v>80.662999999999997</c:v>
                      </c:pt>
                      <c:pt idx="1113" formatCode="General">
                        <c:v>80.673000000000002</c:v>
                      </c:pt>
                      <c:pt idx="1114" formatCode="General">
                        <c:v>80.683000000000007</c:v>
                      </c:pt>
                      <c:pt idx="1115" formatCode="General">
                        <c:v>80.692999999999998</c:v>
                      </c:pt>
                      <c:pt idx="1116" formatCode="General">
                        <c:v>80.703000000000003</c:v>
                      </c:pt>
                      <c:pt idx="1117" formatCode="General">
                        <c:v>80.712999999999994</c:v>
                      </c:pt>
                      <c:pt idx="1118" formatCode="General">
                        <c:v>80.722999999999999</c:v>
                      </c:pt>
                      <c:pt idx="1119" formatCode="General">
                        <c:v>80.733000000000004</c:v>
                      </c:pt>
                      <c:pt idx="1120" formatCode="General">
                        <c:v>80.742999999999995</c:v>
                      </c:pt>
                      <c:pt idx="1121" formatCode="General">
                        <c:v>80.753</c:v>
                      </c:pt>
                      <c:pt idx="1122" formatCode="General">
                        <c:v>80.763000000000005</c:v>
                      </c:pt>
                      <c:pt idx="1123" formatCode="General">
                        <c:v>80.772999999999996</c:v>
                      </c:pt>
                      <c:pt idx="1124" formatCode="General">
                        <c:v>80.783000000000001</c:v>
                      </c:pt>
                      <c:pt idx="1125" formatCode="General">
                        <c:v>80.793000000000006</c:v>
                      </c:pt>
                      <c:pt idx="1126" formatCode="General">
                        <c:v>80.802999999999997</c:v>
                      </c:pt>
                      <c:pt idx="1127" formatCode="General">
                        <c:v>80.813000000000002</c:v>
                      </c:pt>
                      <c:pt idx="1128" formatCode="General">
                        <c:v>80.822999999999993</c:v>
                      </c:pt>
                      <c:pt idx="1129" formatCode="General">
                        <c:v>80.832999999999998</c:v>
                      </c:pt>
                      <c:pt idx="1130" formatCode="General">
                        <c:v>80.843000000000004</c:v>
                      </c:pt>
                      <c:pt idx="1131" formatCode="General">
                        <c:v>80.852999999999994</c:v>
                      </c:pt>
                      <c:pt idx="1132" formatCode="General">
                        <c:v>80.863</c:v>
                      </c:pt>
                      <c:pt idx="1133" formatCode="General">
                        <c:v>80.873000000000005</c:v>
                      </c:pt>
                      <c:pt idx="1134" formatCode="General">
                        <c:v>80.882999999999996</c:v>
                      </c:pt>
                      <c:pt idx="1135" formatCode="General">
                        <c:v>80.893000000000001</c:v>
                      </c:pt>
                      <c:pt idx="1136" formatCode="General">
                        <c:v>80.903000000000006</c:v>
                      </c:pt>
                      <c:pt idx="1137" formatCode="General">
                        <c:v>80.912999999999997</c:v>
                      </c:pt>
                      <c:pt idx="1138" formatCode="General">
                        <c:v>80.923000000000002</c:v>
                      </c:pt>
                      <c:pt idx="1139" formatCode="General">
                        <c:v>80.933000000000007</c:v>
                      </c:pt>
                      <c:pt idx="1140" formatCode="General">
                        <c:v>80.942999999999998</c:v>
                      </c:pt>
                      <c:pt idx="1141" formatCode="General">
                        <c:v>80.953000000000003</c:v>
                      </c:pt>
                      <c:pt idx="1142" formatCode="General">
                        <c:v>80.962999999999994</c:v>
                      </c:pt>
                      <c:pt idx="1143" formatCode="General">
                        <c:v>80.972999999999999</c:v>
                      </c:pt>
                      <c:pt idx="1144" formatCode="General">
                        <c:v>80.983000000000004</c:v>
                      </c:pt>
                      <c:pt idx="1145" formatCode="General">
                        <c:v>80.992999999999995</c:v>
                      </c:pt>
                      <c:pt idx="1146" formatCode="General">
                        <c:v>81.003</c:v>
                      </c:pt>
                      <c:pt idx="1147" formatCode="General">
                        <c:v>81.013000000000005</c:v>
                      </c:pt>
                      <c:pt idx="1148" formatCode="General">
                        <c:v>81.022999999999996</c:v>
                      </c:pt>
                      <c:pt idx="1149" formatCode="General">
                        <c:v>81.033000000000001</c:v>
                      </c:pt>
                      <c:pt idx="1150" formatCode="General">
                        <c:v>81.043000000000006</c:v>
                      </c:pt>
                      <c:pt idx="1151" formatCode="General">
                        <c:v>81.052999999999997</c:v>
                      </c:pt>
                      <c:pt idx="1152" formatCode="General">
                        <c:v>81.063000000000002</c:v>
                      </c:pt>
                      <c:pt idx="1153" formatCode="General">
                        <c:v>81.072999999999993</c:v>
                      </c:pt>
                      <c:pt idx="1154" formatCode="General">
                        <c:v>81.082999999999998</c:v>
                      </c:pt>
                      <c:pt idx="1155" formatCode="General">
                        <c:v>81.093000000000004</c:v>
                      </c:pt>
                      <c:pt idx="1156" formatCode="General">
                        <c:v>81.102999999999994</c:v>
                      </c:pt>
                      <c:pt idx="1157" formatCode="General">
                        <c:v>81.113</c:v>
                      </c:pt>
                      <c:pt idx="1158" formatCode="General">
                        <c:v>81.123000000000005</c:v>
                      </c:pt>
                      <c:pt idx="1159" formatCode="General">
                        <c:v>81.132999999999996</c:v>
                      </c:pt>
                      <c:pt idx="1160" formatCode="General">
                        <c:v>81.143000000000001</c:v>
                      </c:pt>
                      <c:pt idx="1161" formatCode="General">
                        <c:v>81.153000000000006</c:v>
                      </c:pt>
                      <c:pt idx="1162" formatCode="General">
                        <c:v>81.162999999999997</c:v>
                      </c:pt>
                      <c:pt idx="1163" formatCode="General">
                        <c:v>81.173000000000002</c:v>
                      </c:pt>
                      <c:pt idx="1164" formatCode="General">
                        <c:v>81.183000000000007</c:v>
                      </c:pt>
                      <c:pt idx="1165" formatCode="General">
                        <c:v>81.192999999999998</c:v>
                      </c:pt>
                      <c:pt idx="1166" formatCode="General">
                        <c:v>81.203000000000003</c:v>
                      </c:pt>
                      <c:pt idx="1167" formatCode="General">
                        <c:v>81.212999999999994</c:v>
                      </c:pt>
                      <c:pt idx="1168" formatCode="General">
                        <c:v>81.222999999999999</c:v>
                      </c:pt>
                      <c:pt idx="1169" formatCode="General">
                        <c:v>81.233000000000004</c:v>
                      </c:pt>
                      <c:pt idx="1170" formatCode="General">
                        <c:v>81.242999999999995</c:v>
                      </c:pt>
                      <c:pt idx="1171" formatCode="General">
                        <c:v>81.253</c:v>
                      </c:pt>
                      <c:pt idx="1172" formatCode="General">
                        <c:v>81.263000000000005</c:v>
                      </c:pt>
                      <c:pt idx="1173" formatCode="General">
                        <c:v>81.272999999999996</c:v>
                      </c:pt>
                      <c:pt idx="1174" formatCode="General">
                        <c:v>81.283000000000001</c:v>
                      </c:pt>
                      <c:pt idx="1175" formatCode="General">
                        <c:v>81.293000000000006</c:v>
                      </c:pt>
                      <c:pt idx="1176" formatCode="General">
                        <c:v>81.302999999999997</c:v>
                      </c:pt>
                      <c:pt idx="1177" formatCode="General">
                        <c:v>81.313000000000002</c:v>
                      </c:pt>
                      <c:pt idx="1178" formatCode="General">
                        <c:v>81.322999999999993</c:v>
                      </c:pt>
                      <c:pt idx="1179" formatCode="General">
                        <c:v>81.332999999999998</c:v>
                      </c:pt>
                      <c:pt idx="1180" formatCode="General">
                        <c:v>81.343000000000004</c:v>
                      </c:pt>
                      <c:pt idx="1181" formatCode="General">
                        <c:v>81.352999999999994</c:v>
                      </c:pt>
                      <c:pt idx="1182" formatCode="General">
                        <c:v>81.363</c:v>
                      </c:pt>
                      <c:pt idx="1183" formatCode="General">
                        <c:v>81.373000000000005</c:v>
                      </c:pt>
                      <c:pt idx="1184" formatCode="General">
                        <c:v>81.382999999999996</c:v>
                      </c:pt>
                      <c:pt idx="1185" formatCode="General">
                        <c:v>81.393000000000001</c:v>
                      </c:pt>
                      <c:pt idx="1186" formatCode="General">
                        <c:v>81.403000000000006</c:v>
                      </c:pt>
                      <c:pt idx="1187" formatCode="General">
                        <c:v>81.412999999999997</c:v>
                      </c:pt>
                      <c:pt idx="1188" formatCode="General">
                        <c:v>81.423000000000002</c:v>
                      </c:pt>
                      <c:pt idx="1189" formatCode="General">
                        <c:v>81.433000000000007</c:v>
                      </c:pt>
                      <c:pt idx="1190" formatCode="General">
                        <c:v>81.442999999999998</c:v>
                      </c:pt>
                      <c:pt idx="1191" formatCode="General">
                        <c:v>81.453000000000003</c:v>
                      </c:pt>
                      <c:pt idx="1192" formatCode="General">
                        <c:v>81.462999999999994</c:v>
                      </c:pt>
                      <c:pt idx="1193" formatCode="General">
                        <c:v>81.472999999999999</c:v>
                      </c:pt>
                      <c:pt idx="1194" formatCode="General">
                        <c:v>81.483000000000004</c:v>
                      </c:pt>
                      <c:pt idx="1195" formatCode="General">
                        <c:v>81.492999999999995</c:v>
                      </c:pt>
                      <c:pt idx="1196" formatCode="General">
                        <c:v>81.503</c:v>
                      </c:pt>
                      <c:pt idx="1197" formatCode="General">
                        <c:v>81.513000000000005</c:v>
                      </c:pt>
                      <c:pt idx="1198" formatCode="General">
                        <c:v>81.522999999999996</c:v>
                      </c:pt>
                      <c:pt idx="1199" formatCode="General">
                        <c:v>81.533000000000001</c:v>
                      </c:pt>
                      <c:pt idx="1200" formatCode="General">
                        <c:v>81.543000000000006</c:v>
                      </c:pt>
                      <c:pt idx="1201" formatCode="General">
                        <c:v>81.552999999999997</c:v>
                      </c:pt>
                      <c:pt idx="1202" formatCode="General">
                        <c:v>81.563000000000002</c:v>
                      </c:pt>
                      <c:pt idx="1203" formatCode="General">
                        <c:v>81.572999999999993</c:v>
                      </c:pt>
                      <c:pt idx="1204" formatCode="General">
                        <c:v>81.582999999999998</c:v>
                      </c:pt>
                      <c:pt idx="1205" formatCode="General">
                        <c:v>81.593000000000004</c:v>
                      </c:pt>
                      <c:pt idx="1206" formatCode="General">
                        <c:v>81.602999999999994</c:v>
                      </c:pt>
                      <c:pt idx="1207" formatCode="General">
                        <c:v>81.613</c:v>
                      </c:pt>
                      <c:pt idx="1208" formatCode="General">
                        <c:v>81.623000000000005</c:v>
                      </c:pt>
                      <c:pt idx="1209" formatCode="General">
                        <c:v>81.632999999999996</c:v>
                      </c:pt>
                      <c:pt idx="1210" formatCode="General">
                        <c:v>81.643000000000001</c:v>
                      </c:pt>
                      <c:pt idx="1211" formatCode="General">
                        <c:v>81.653000000000006</c:v>
                      </c:pt>
                      <c:pt idx="1212" formatCode="General">
                        <c:v>81.662999999999997</c:v>
                      </c:pt>
                      <c:pt idx="1213" formatCode="General">
                        <c:v>81.673000000000002</c:v>
                      </c:pt>
                      <c:pt idx="1214" formatCode="General">
                        <c:v>81.683000000000007</c:v>
                      </c:pt>
                      <c:pt idx="1215" formatCode="General">
                        <c:v>81.692999999999998</c:v>
                      </c:pt>
                      <c:pt idx="1216" formatCode="General">
                        <c:v>81.703000000000003</c:v>
                      </c:pt>
                      <c:pt idx="1217" formatCode="General">
                        <c:v>81.712999999999994</c:v>
                      </c:pt>
                      <c:pt idx="1218" formatCode="General">
                        <c:v>81.722999999999999</c:v>
                      </c:pt>
                      <c:pt idx="1219" formatCode="General">
                        <c:v>81.733000000000004</c:v>
                      </c:pt>
                      <c:pt idx="1220" formatCode="General">
                        <c:v>81.742999999999995</c:v>
                      </c:pt>
                      <c:pt idx="1221" formatCode="General">
                        <c:v>81.753</c:v>
                      </c:pt>
                      <c:pt idx="1222" formatCode="General">
                        <c:v>81.763000000000005</c:v>
                      </c:pt>
                      <c:pt idx="1223" formatCode="General">
                        <c:v>81.772999999999996</c:v>
                      </c:pt>
                      <c:pt idx="1224" formatCode="General">
                        <c:v>81.783000000000001</c:v>
                      </c:pt>
                      <c:pt idx="1225" formatCode="General">
                        <c:v>81.793000000000006</c:v>
                      </c:pt>
                      <c:pt idx="1226" formatCode="General">
                        <c:v>81.802999999999997</c:v>
                      </c:pt>
                      <c:pt idx="1227" formatCode="General">
                        <c:v>81.813000000000002</c:v>
                      </c:pt>
                      <c:pt idx="1228" formatCode="General">
                        <c:v>81.822999999999993</c:v>
                      </c:pt>
                      <c:pt idx="1229" formatCode="General">
                        <c:v>81.832999999999998</c:v>
                      </c:pt>
                      <c:pt idx="1230" formatCode="General">
                        <c:v>81.843000000000004</c:v>
                      </c:pt>
                      <c:pt idx="1231" formatCode="General">
                        <c:v>81.852999999999994</c:v>
                      </c:pt>
                      <c:pt idx="1232" formatCode="General">
                        <c:v>81.863</c:v>
                      </c:pt>
                      <c:pt idx="1233" formatCode="General">
                        <c:v>81.873000000000005</c:v>
                      </c:pt>
                      <c:pt idx="1234" formatCode="General">
                        <c:v>81.882999999999996</c:v>
                      </c:pt>
                      <c:pt idx="1235" formatCode="General">
                        <c:v>81.893000000000001</c:v>
                      </c:pt>
                      <c:pt idx="1236" formatCode="General">
                        <c:v>81.903000000000006</c:v>
                      </c:pt>
                      <c:pt idx="1237" formatCode="General">
                        <c:v>81.912999999999997</c:v>
                      </c:pt>
                      <c:pt idx="1238" formatCode="General">
                        <c:v>81.923000000000002</c:v>
                      </c:pt>
                      <c:pt idx="1239" formatCode="General">
                        <c:v>81.933000000000007</c:v>
                      </c:pt>
                      <c:pt idx="1240" formatCode="General">
                        <c:v>81.942999999999998</c:v>
                      </c:pt>
                      <c:pt idx="1241" formatCode="General">
                        <c:v>81.953000000000003</c:v>
                      </c:pt>
                      <c:pt idx="1242" formatCode="General">
                        <c:v>81.962999999999994</c:v>
                      </c:pt>
                      <c:pt idx="1243" formatCode="General">
                        <c:v>81.972999999999999</c:v>
                      </c:pt>
                      <c:pt idx="1244" formatCode="General">
                        <c:v>81.983000000000004</c:v>
                      </c:pt>
                      <c:pt idx="1245" formatCode="General">
                        <c:v>81.992999999999995</c:v>
                      </c:pt>
                      <c:pt idx="1246" formatCode="General">
                        <c:v>82.003</c:v>
                      </c:pt>
                      <c:pt idx="1247" formatCode="General">
                        <c:v>82.013000000000005</c:v>
                      </c:pt>
                      <c:pt idx="1248" formatCode="General">
                        <c:v>82.022999999999996</c:v>
                      </c:pt>
                      <c:pt idx="1249" formatCode="General">
                        <c:v>82.033000000000001</c:v>
                      </c:pt>
                      <c:pt idx="1250" formatCode="General">
                        <c:v>82.043000000000006</c:v>
                      </c:pt>
                      <c:pt idx="1251" formatCode="General">
                        <c:v>82.052999999999997</c:v>
                      </c:pt>
                      <c:pt idx="1252" formatCode="General">
                        <c:v>82.063000000000002</c:v>
                      </c:pt>
                      <c:pt idx="1253" formatCode="General">
                        <c:v>82.072999999999993</c:v>
                      </c:pt>
                      <c:pt idx="1254" formatCode="General">
                        <c:v>82.082999999999998</c:v>
                      </c:pt>
                      <c:pt idx="1255" formatCode="General">
                        <c:v>82.093000000000004</c:v>
                      </c:pt>
                      <c:pt idx="1256" formatCode="General">
                        <c:v>82.102999999999994</c:v>
                      </c:pt>
                      <c:pt idx="1257" formatCode="General">
                        <c:v>82.113</c:v>
                      </c:pt>
                      <c:pt idx="1258" formatCode="General">
                        <c:v>82.123000000000005</c:v>
                      </c:pt>
                      <c:pt idx="1259" formatCode="General">
                        <c:v>82.132999999999996</c:v>
                      </c:pt>
                      <c:pt idx="1260" formatCode="General">
                        <c:v>82.143000000000001</c:v>
                      </c:pt>
                      <c:pt idx="1261" formatCode="General">
                        <c:v>82.153000000000006</c:v>
                      </c:pt>
                      <c:pt idx="1262" formatCode="General">
                        <c:v>82.162999999999997</c:v>
                      </c:pt>
                      <c:pt idx="1263" formatCode="General">
                        <c:v>82.173000000000002</c:v>
                      </c:pt>
                      <c:pt idx="1264" formatCode="General">
                        <c:v>82.183000000000007</c:v>
                      </c:pt>
                      <c:pt idx="1265" formatCode="General">
                        <c:v>82.192999999999998</c:v>
                      </c:pt>
                      <c:pt idx="1266" formatCode="General">
                        <c:v>82.203000000000003</c:v>
                      </c:pt>
                      <c:pt idx="1267" formatCode="General">
                        <c:v>82.212999999999994</c:v>
                      </c:pt>
                      <c:pt idx="1268" formatCode="General">
                        <c:v>82.222999999999999</c:v>
                      </c:pt>
                      <c:pt idx="1269" formatCode="General">
                        <c:v>82.233000000000004</c:v>
                      </c:pt>
                      <c:pt idx="1270" formatCode="General">
                        <c:v>82.242999999999995</c:v>
                      </c:pt>
                      <c:pt idx="1271" formatCode="General">
                        <c:v>82.253</c:v>
                      </c:pt>
                      <c:pt idx="1272" formatCode="General">
                        <c:v>82.263000000000005</c:v>
                      </c:pt>
                      <c:pt idx="1273" formatCode="General">
                        <c:v>82.272999999999996</c:v>
                      </c:pt>
                      <c:pt idx="1274" formatCode="General">
                        <c:v>82.283000000000001</c:v>
                      </c:pt>
                      <c:pt idx="1275" formatCode="General">
                        <c:v>82.293000000000006</c:v>
                      </c:pt>
                      <c:pt idx="1276" formatCode="General">
                        <c:v>82.302999999999997</c:v>
                      </c:pt>
                      <c:pt idx="1277" formatCode="General">
                        <c:v>82.313000000000002</c:v>
                      </c:pt>
                      <c:pt idx="1278" formatCode="General">
                        <c:v>82.322999999999993</c:v>
                      </c:pt>
                      <c:pt idx="1279" formatCode="General">
                        <c:v>82.332999999999998</c:v>
                      </c:pt>
                      <c:pt idx="1280" formatCode="General">
                        <c:v>82.343000000000004</c:v>
                      </c:pt>
                      <c:pt idx="1281" formatCode="General">
                        <c:v>82.352999999999994</c:v>
                      </c:pt>
                      <c:pt idx="1282" formatCode="General">
                        <c:v>82.363</c:v>
                      </c:pt>
                      <c:pt idx="1283" formatCode="General">
                        <c:v>82.373000000000005</c:v>
                      </c:pt>
                      <c:pt idx="1284" formatCode="General">
                        <c:v>82.382999999999996</c:v>
                      </c:pt>
                      <c:pt idx="1285" formatCode="General">
                        <c:v>82.393000000000001</c:v>
                      </c:pt>
                      <c:pt idx="1286" formatCode="General">
                        <c:v>82.403000000000006</c:v>
                      </c:pt>
                      <c:pt idx="1287" formatCode="General">
                        <c:v>82.412999999999997</c:v>
                      </c:pt>
                      <c:pt idx="1288" formatCode="General">
                        <c:v>82.423000000000002</c:v>
                      </c:pt>
                      <c:pt idx="1289" formatCode="General">
                        <c:v>82.433000000000007</c:v>
                      </c:pt>
                      <c:pt idx="1290" formatCode="General">
                        <c:v>82.442999999999998</c:v>
                      </c:pt>
                      <c:pt idx="1291" formatCode="General">
                        <c:v>82.453000000000003</c:v>
                      </c:pt>
                      <c:pt idx="1292" formatCode="General">
                        <c:v>82.462999999999994</c:v>
                      </c:pt>
                      <c:pt idx="1293" formatCode="General">
                        <c:v>82.472999999999999</c:v>
                      </c:pt>
                      <c:pt idx="1294" formatCode="General">
                        <c:v>82.483000000000004</c:v>
                      </c:pt>
                      <c:pt idx="1295" formatCode="General">
                        <c:v>82.492999999999995</c:v>
                      </c:pt>
                      <c:pt idx="1296" formatCode="General">
                        <c:v>82.503</c:v>
                      </c:pt>
                      <c:pt idx="1297" formatCode="General">
                        <c:v>82.513000000000005</c:v>
                      </c:pt>
                      <c:pt idx="1298" formatCode="General">
                        <c:v>82.522999999999996</c:v>
                      </c:pt>
                      <c:pt idx="1299" formatCode="General">
                        <c:v>82.533000000000001</c:v>
                      </c:pt>
                      <c:pt idx="1300" formatCode="General">
                        <c:v>82.543000000000006</c:v>
                      </c:pt>
                      <c:pt idx="1301" formatCode="General">
                        <c:v>82.552999999999997</c:v>
                      </c:pt>
                      <c:pt idx="1302" formatCode="General">
                        <c:v>82.563000000000002</c:v>
                      </c:pt>
                      <c:pt idx="1303" formatCode="General">
                        <c:v>82.572999999999993</c:v>
                      </c:pt>
                      <c:pt idx="1304" formatCode="General">
                        <c:v>82.582999999999998</c:v>
                      </c:pt>
                      <c:pt idx="1305" formatCode="General">
                        <c:v>82.593000000000004</c:v>
                      </c:pt>
                      <c:pt idx="1306" formatCode="General">
                        <c:v>82.602999999999994</c:v>
                      </c:pt>
                      <c:pt idx="1307" formatCode="General">
                        <c:v>82.613</c:v>
                      </c:pt>
                      <c:pt idx="1308" formatCode="General">
                        <c:v>82.623000000000005</c:v>
                      </c:pt>
                      <c:pt idx="1309" formatCode="General">
                        <c:v>82.632999999999996</c:v>
                      </c:pt>
                      <c:pt idx="1310" formatCode="General">
                        <c:v>82.643000000000001</c:v>
                      </c:pt>
                      <c:pt idx="1311" formatCode="General">
                        <c:v>82.653000000000006</c:v>
                      </c:pt>
                      <c:pt idx="1312" formatCode="General">
                        <c:v>82.662999999999997</c:v>
                      </c:pt>
                      <c:pt idx="1313" formatCode="General">
                        <c:v>82.673000000000002</c:v>
                      </c:pt>
                      <c:pt idx="1314" formatCode="General">
                        <c:v>82.683000000000007</c:v>
                      </c:pt>
                      <c:pt idx="1315" formatCode="General">
                        <c:v>82.692999999999998</c:v>
                      </c:pt>
                      <c:pt idx="1316" formatCode="General">
                        <c:v>82.703000000000003</c:v>
                      </c:pt>
                      <c:pt idx="1317" formatCode="General">
                        <c:v>82.712999999999994</c:v>
                      </c:pt>
                      <c:pt idx="1318" formatCode="General">
                        <c:v>82.722999999999999</c:v>
                      </c:pt>
                      <c:pt idx="1319" formatCode="General">
                        <c:v>82.733000000000004</c:v>
                      </c:pt>
                      <c:pt idx="1320" formatCode="General">
                        <c:v>82.742999999999995</c:v>
                      </c:pt>
                      <c:pt idx="1321" formatCode="General">
                        <c:v>82.753</c:v>
                      </c:pt>
                      <c:pt idx="1322" formatCode="General">
                        <c:v>82.763000000000005</c:v>
                      </c:pt>
                      <c:pt idx="1323" formatCode="General">
                        <c:v>82.772999999999996</c:v>
                      </c:pt>
                      <c:pt idx="1324" formatCode="General">
                        <c:v>82.783000000000001</c:v>
                      </c:pt>
                      <c:pt idx="1325" formatCode="General">
                        <c:v>82.793000000000006</c:v>
                      </c:pt>
                      <c:pt idx="1326" formatCode="General">
                        <c:v>82.802999999999997</c:v>
                      </c:pt>
                      <c:pt idx="1327" formatCode="General">
                        <c:v>82.813000000000002</c:v>
                      </c:pt>
                      <c:pt idx="1328" formatCode="General">
                        <c:v>82.822999999999993</c:v>
                      </c:pt>
                      <c:pt idx="1329" formatCode="General">
                        <c:v>82.832999999999998</c:v>
                      </c:pt>
                      <c:pt idx="1330" formatCode="General">
                        <c:v>82.843000000000004</c:v>
                      </c:pt>
                      <c:pt idx="1331" formatCode="General">
                        <c:v>82.852999999999994</c:v>
                      </c:pt>
                      <c:pt idx="1332" formatCode="General">
                        <c:v>82.863</c:v>
                      </c:pt>
                      <c:pt idx="1333" formatCode="General">
                        <c:v>82.873000000000005</c:v>
                      </c:pt>
                      <c:pt idx="1334" formatCode="General">
                        <c:v>82.882999999999996</c:v>
                      </c:pt>
                      <c:pt idx="1335" formatCode="General">
                        <c:v>82.893000000000001</c:v>
                      </c:pt>
                      <c:pt idx="1336" formatCode="General">
                        <c:v>82.903000000000006</c:v>
                      </c:pt>
                      <c:pt idx="1337" formatCode="General">
                        <c:v>82.912999999999997</c:v>
                      </c:pt>
                      <c:pt idx="1338" formatCode="General">
                        <c:v>82.923000000000002</c:v>
                      </c:pt>
                      <c:pt idx="1339" formatCode="General">
                        <c:v>82.933000000000007</c:v>
                      </c:pt>
                      <c:pt idx="1340" formatCode="General">
                        <c:v>82.942999999999998</c:v>
                      </c:pt>
                      <c:pt idx="1341" formatCode="General">
                        <c:v>82.953000000000003</c:v>
                      </c:pt>
                      <c:pt idx="1342" formatCode="General">
                        <c:v>82.962999999999994</c:v>
                      </c:pt>
                      <c:pt idx="1343" formatCode="General">
                        <c:v>82.972999999999999</c:v>
                      </c:pt>
                      <c:pt idx="1344" formatCode="General">
                        <c:v>82.983000000000004</c:v>
                      </c:pt>
                      <c:pt idx="1345" formatCode="General">
                        <c:v>82.992999999999995</c:v>
                      </c:pt>
                      <c:pt idx="1346" formatCode="General">
                        <c:v>83.003</c:v>
                      </c:pt>
                      <c:pt idx="1347" formatCode="General">
                        <c:v>83.013000000000005</c:v>
                      </c:pt>
                      <c:pt idx="1348" formatCode="General">
                        <c:v>83.022999999999996</c:v>
                      </c:pt>
                      <c:pt idx="1349" formatCode="General">
                        <c:v>83.033000000000001</c:v>
                      </c:pt>
                      <c:pt idx="1350" formatCode="General">
                        <c:v>83.043000000000006</c:v>
                      </c:pt>
                      <c:pt idx="1351" formatCode="General">
                        <c:v>83.052999999999997</c:v>
                      </c:pt>
                      <c:pt idx="1352" formatCode="General">
                        <c:v>83.063000000000002</c:v>
                      </c:pt>
                      <c:pt idx="1353" formatCode="General">
                        <c:v>83.072999999999993</c:v>
                      </c:pt>
                      <c:pt idx="1354" formatCode="General">
                        <c:v>83.082999999999998</c:v>
                      </c:pt>
                      <c:pt idx="1355" formatCode="General">
                        <c:v>83.093000000000004</c:v>
                      </c:pt>
                      <c:pt idx="1356" formatCode="General">
                        <c:v>83.102999999999994</c:v>
                      </c:pt>
                      <c:pt idx="1357" formatCode="General">
                        <c:v>83.113</c:v>
                      </c:pt>
                      <c:pt idx="1358" formatCode="General">
                        <c:v>83.123000000000005</c:v>
                      </c:pt>
                      <c:pt idx="1359" formatCode="General">
                        <c:v>83.132999999999996</c:v>
                      </c:pt>
                      <c:pt idx="1360" formatCode="General">
                        <c:v>83.143000000000001</c:v>
                      </c:pt>
                      <c:pt idx="1361" formatCode="General">
                        <c:v>83.153000000000006</c:v>
                      </c:pt>
                      <c:pt idx="1362" formatCode="General">
                        <c:v>83.162999999999997</c:v>
                      </c:pt>
                      <c:pt idx="1363" formatCode="General">
                        <c:v>83.173000000000002</c:v>
                      </c:pt>
                      <c:pt idx="1364" formatCode="General">
                        <c:v>83.183000000000007</c:v>
                      </c:pt>
                      <c:pt idx="1365" formatCode="General">
                        <c:v>83.192999999999998</c:v>
                      </c:pt>
                      <c:pt idx="1366" formatCode="General">
                        <c:v>83.203000000000003</c:v>
                      </c:pt>
                      <c:pt idx="1367" formatCode="General">
                        <c:v>83.212999999999994</c:v>
                      </c:pt>
                      <c:pt idx="1368" formatCode="General">
                        <c:v>83.222999999999999</c:v>
                      </c:pt>
                      <c:pt idx="1369" formatCode="General">
                        <c:v>83.233000000000004</c:v>
                      </c:pt>
                      <c:pt idx="1370" formatCode="General">
                        <c:v>83.242999999999995</c:v>
                      </c:pt>
                      <c:pt idx="1371" formatCode="General">
                        <c:v>83.253</c:v>
                      </c:pt>
                      <c:pt idx="1372" formatCode="General">
                        <c:v>83.263000000000005</c:v>
                      </c:pt>
                      <c:pt idx="1373" formatCode="General">
                        <c:v>83.272999999999996</c:v>
                      </c:pt>
                      <c:pt idx="1374" formatCode="General">
                        <c:v>83.283000000000001</c:v>
                      </c:pt>
                      <c:pt idx="1375" formatCode="General">
                        <c:v>83.293000000000006</c:v>
                      </c:pt>
                      <c:pt idx="1376" formatCode="General">
                        <c:v>83.302999999999997</c:v>
                      </c:pt>
                      <c:pt idx="1377" formatCode="General">
                        <c:v>83.313000000000002</c:v>
                      </c:pt>
                      <c:pt idx="1378" formatCode="General">
                        <c:v>83.322999999999993</c:v>
                      </c:pt>
                      <c:pt idx="1379" formatCode="General">
                        <c:v>83.332999999999998</c:v>
                      </c:pt>
                      <c:pt idx="1380" formatCode="General">
                        <c:v>83.343000000000004</c:v>
                      </c:pt>
                      <c:pt idx="1381" formatCode="General">
                        <c:v>83.352999999999994</c:v>
                      </c:pt>
                      <c:pt idx="1382" formatCode="General">
                        <c:v>83.363</c:v>
                      </c:pt>
                      <c:pt idx="1383" formatCode="General">
                        <c:v>83.373000000000005</c:v>
                      </c:pt>
                      <c:pt idx="1384" formatCode="General">
                        <c:v>83.382999999999996</c:v>
                      </c:pt>
                      <c:pt idx="1385" formatCode="General">
                        <c:v>83.393000000000001</c:v>
                      </c:pt>
                      <c:pt idx="1386" formatCode="General">
                        <c:v>83.403000000000006</c:v>
                      </c:pt>
                      <c:pt idx="1387" formatCode="General">
                        <c:v>83.412999999999997</c:v>
                      </c:pt>
                      <c:pt idx="1388" formatCode="General">
                        <c:v>83.423000000000002</c:v>
                      </c:pt>
                      <c:pt idx="1389" formatCode="General">
                        <c:v>83.433000000000007</c:v>
                      </c:pt>
                      <c:pt idx="1390" formatCode="General">
                        <c:v>83.442999999999998</c:v>
                      </c:pt>
                      <c:pt idx="1391" formatCode="General">
                        <c:v>83.453000000000003</c:v>
                      </c:pt>
                      <c:pt idx="1392" formatCode="General">
                        <c:v>83.462999999999994</c:v>
                      </c:pt>
                      <c:pt idx="1393" formatCode="General">
                        <c:v>83.472999999999999</c:v>
                      </c:pt>
                      <c:pt idx="1394" formatCode="General">
                        <c:v>83.483000000000004</c:v>
                      </c:pt>
                      <c:pt idx="1395" formatCode="General">
                        <c:v>83.492999999999995</c:v>
                      </c:pt>
                      <c:pt idx="1396" formatCode="General">
                        <c:v>83.503</c:v>
                      </c:pt>
                      <c:pt idx="1397" formatCode="General">
                        <c:v>83.513000000000005</c:v>
                      </c:pt>
                      <c:pt idx="1398" formatCode="General">
                        <c:v>83.522999999999996</c:v>
                      </c:pt>
                      <c:pt idx="1399" formatCode="General">
                        <c:v>83.533000000000001</c:v>
                      </c:pt>
                      <c:pt idx="1400" formatCode="General">
                        <c:v>83.543000000000006</c:v>
                      </c:pt>
                      <c:pt idx="1401" formatCode="General">
                        <c:v>83.552999999999997</c:v>
                      </c:pt>
                      <c:pt idx="1402" formatCode="General">
                        <c:v>83.563000000000002</c:v>
                      </c:pt>
                      <c:pt idx="1403" formatCode="General">
                        <c:v>83.572999999999993</c:v>
                      </c:pt>
                      <c:pt idx="1404" formatCode="General">
                        <c:v>83.582999999999998</c:v>
                      </c:pt>
                      <c:pt idx="1405" formatCode="General">
                        <c:v>83.593000000000004</c:v>
                      </c:pt>
                      <c:pt idx="1406" formatCode="General">
                        <c:v>83.602999999999994</c:v>
                      </c:pt>
                      <c:pt idx="1407" formatCode="General">
                        <c:v>83.613</c:v>
                      </c:pt>
                      <c:pt idx="1408" formatCode="General">
                        <c:v>83.623000000000005</c:v>
                      </c:pt>
                      <c:pt idx="1409" formatCode="General">
                        <c:v>83.632999999999996</c:v>
                      </c:pt>
                      <c:pt idx="1410" formatCode="General">
                        <c:v>83.643000000000001</c:v>
                      </c:pt>
                      <c:pt idx="1411" formatCode="General">
                        <c:v>83.653000000000006</c:v>
                      </c:pt>
                      <c:pt idx="1412" formatCode="General">
                        <c:v>83.662999999999997</c:v>
                      </c:pt>
                      <c:pt idx="1413" formatCode="General">
                        <c:v>83.673000000000002</c:v>
                      </c:pt>
                      <c:pt idx="1414" formatCode="General">
                        <c:v>83.683000000000007</c:v>
                      </c:pt>
                      <c:pt idx="1415" formatCode="General">
                        <c:v>83.692999999999998</c:v>
                      </c:pt>
                      <c:pt idx="1416" formatCode="General">
                        <c:v>83.703000000000003</c:v>
                      </c:pt>
                      <c:pt idx="1417" formatCode="General">
                        <c:v>83.712999999999994</c:v>
                      </c:pt>
                      <c:pt idx="1418" formatCode="General">
                        <c:v>83.722999999999999</c:v>
                      </c:pt>
                      <c:pt idx="1419" formatCode="General">
                        <c:v>83.733000000000004</c:v>
                      </c:pt>
                      <c:pt idx="1420" formatCode="General">
                        <c:v>83.742999999999995</c:v>
                      </c:pt>
                      <c:pt idx="1421" formatCode="General">
                        <c:v>83.753</c:v>
                      </c:pt>
                      <c:pt idx="1422" formatCode="General">
                        <c:v>83.763000000000005</c:v>
                      </c:pt>
                      <c:pt idx="1423" formatCode="General">
                        <c:v>83.772999999999996</c:v>
                      </c:pt>
                      <c:pt idx="1424" formatCode="General">
                        <c:v>83.783000000000001</c:v>
                      </c:pt>
                      <c:pt idx="1425" formatCode="General">
                        <c:v>83.793000000000006</c:v>
                      </c:pt>
                      <c:pt idx="1426" formatCode="General">
                        <c:v>83.802999999999997</c:v>
                      </c:pt>
                      <c:pt idx="1427" formatCode="General">
                        <c:v>83.813000000000002</c:v>
                      </c:pt>
                      <c:pt idx="1428" formatCode="General">
                        <c:v>83.822999999999993</c:v>
                      </c:pt>
                      <c:pt idx="1429" formatCode="General">
                        <c:v>83.832999999999998</c:v>
                      </c:pt>
                      <c:pt idx="1430" formatCode="General">
                        <c:v>83.843000000000004</c:v>
                      </c:pt>
                      <c:pt idx="1431" formatCode="General">
                        <c:v>83.852999999999994</c:v>
                      </c:pt>
                      <c:pt idx="1432" formatCode="General">
                        <c:v>83.863</c:v>
                      </c:pt>
                      <c:pt idx="1433" formatCode="General">
                        <c:v>83.873000000000005</c:v>
                      </c:pt>
                      <c:pt idx="1434" formatCode="General">
                        <c:v>83.882999999999996</c:v>
                      </c:pt>
                      <c:pt idx="1435" formatCode="General">
                        <c:v>83.893000000000001</c:v>
                      </c:pt>
                      <c:pt idx="1436" formatCode="General">
                        <c:v>83.903000000000006</c:v>
                      </c:pt>
                      <c:pt idx="1437" formatCode="General">
                        <c:v>83.912999999999997</c:v>
                      </c:pt>
                      <c:pt idx="1438" formatCode="General">
                        <c:v>83.923000000000002</c:v>
                      </c:pt>
                      <c:pt idx="1439" formatCode="General">
                        <c:v>83.933000000000007</c:v>
                      </c:pt>
                      <c:pt idx="1440" formatCode="General">
                        <c:v>83.942999999999998</c:v>
                      </c:pt>
                      <c:pt idx="1441" formatCode="General">
                        <c:v>83.953000000000003</c:v>
                      </c:pt>
                      <c:pt idx="1442" formatCode="General">
                        <c:v>83.962999999999994</c:v>
                      </c:pt>
                      <c:pt idx="1443" formatCode="General">
                        <c:v>83.972999999999999</c:v>
                      </c:pt>
                      <c:pt idx="1444" formatCode="General">
                        <c:v>83.983000000000004</c:v>
                      </c:pt>
                      <c:pt idx="1445" formatCode="General">
                        <c:v>83.992999999999995</c:v>
                      </c:pt>
                      <c:pt idx="1446" formatCode="General">
                        <c:v>84.003</c:v>
                      </c:pt>
                      <c:pt idx="1447" formatCode="General">
                        <c:v>84.013000000000005</c:v>
                      </c:pt>
                      <c:pt idx="1448" formatCode="General">
                        <c:v>84.022999999999996</c:v>
                      </c:pt>
                      <c:pt idx="1449" formatCode="General">
                        <c:v>84.033000000000001</c:v>
                      </c:pt>
                      <c:pt idx="1450" formatCode="General">
                        <c:v>84.043000000000006</c:v>
                      </c:pt>
                      <c:pt idx="1451" formatCode="General">
                        <c:v>84.052999999999997</c:v>
                      </c:pt>
                      <c:pt idx="1452" formatCode="General">
                        <c:v>84.063000000000002</c:v>
                      </c:pt>
                      <c:pt idx="1453" formatCode="General">
                        <c:v>84.072999999999993</c:v>
                      </c:pt>
                      <c:pt idx="1454" formatCode="General">
                        <c:v>84.082999999999998</c:v>
                      </c:pt>
                      <c:pt idx="1455" formatCode="General">
                        <c:v>84.093000000000004</c:v>
                      </c:pt>
                      <c:pt idx="1456" formatCode="General">
                        <c:v>84.102999999999994</c:v>
                      </c:pt>
                      <c:pt idx="1457" formatCode="General">
                        <c:v>84.113</c:v>
                      </c:pt>
                      <c:pt idx="1458" formatCode="General">
                        <c:v>84.123000000000005</c:v>
                      </c:pt>
                      <c:pt idx="1459" formatCode="General">
                        <c:v>84.132999999999996</c:v>
                      </c:pt>
                      <c:pt idx="1460" formatCode="General">
                        <c:v>84.143000000000001</c:v>
                      </c:pt>
                      <c:pt idx="1461" formatCode="General">
                        <c:v>84.153000000000006</c:v>
                      </c:pt>
                      <c:pt idx="1462" formatCode="General">
                        <c:v>84.162999999999997</c:v>
                      </c:pt>
                      <c:pt idx="1463" formatCode="General">
                        <c:v>84.173000000000002</c:v>
                      </c:pt>
                      <c:pt idx="1464" formatCode="General">
                        <c:v>84.183000000000007</c:v>
                      </c:pt>
                      <c:pt idx="1465" formatCode="General">
                        <c:v>84.192999999999998</c:v>
                      </c:pt>
                      <c:pt idx="1466" formatCode="General">
                        <c:v>84.203000000000003</c:v>
                      </c:pt>
                      <c:pt idx="1467" formatCode="General">
                        <c:v>84.212999999999994</c:v>
                      </c:pt>
                      <c:pt idx="1468" formatCode="General">
                        <c:v>84.222999999999999</c:v>
                      </c:pt>
                      <c:pt idx="1469" formatCode="General">
                        <c:v>84.233000000000004</c:v>
                      </c:pt>
                      <c:pt idx="1470" formatCode="General">
                        <c:v>84.242999999999995</c:v>
                      </c:pt>
                      <c:pt idx="1471" formatCode="General">
                        <c:v>84.253</c:v>
                      </c:pt>
                      <c:pt idx="1472" formatCode="General">
                        <c:v>84.263000000000005</c:v>
                      </c:pt>
                      <c:pt idx="1473" formatCode="General">
                        <c:v>84.272999999999996</c:v>
                      </c:pt>
                      <c:pt idx="1474" formatCode="General">
                        <c:v>84.283000000000001</c:v>
                      </c:pt>
                      <c:pt idx="1475" formatCode="General">
                        <c:v>84.293000000000006</c:v>
                      </c:pt>
                      <c:pt idx="1476" formatCode="General">
                        <c:v>84.302999999999997</c:v>
                      </c:pt>
                      <c:pt idx="1477" formatCode="General">
                        <c:v>84.313000000000002</c:v>
                      </c:pt>
                      <c:pt idx="1478" formatCode="General">
                        <c:v>84.322999999999993</c:v>
                      </c:pt>
                      <c:pt idx="1479" formatCode="General">
                        <c:v>84.332999999999998</c:v>
                      </c:pt>
                      <c:pt idx="1480" formatCode="General">
                        <c:v>84.343000000000004</c:v>
                      </c:pt>
                      <c:pt idx="1481" formatCode="General">
                        <c:v>84.352999999999994</c:v>
                      </c:pt>
                      <c:pt idx="1482" formatCode="General">
                        <c:v>84.363</c:v>
                      </c:pt>
                      <c:pt idx="1483" formatCode="General">
                        <c:v>84.373000000000005</c:v>
                      </c:pt>
                      <c:pt idx="1484" formatCode="General">
                        <c:v>84.382999999999996</c:v>
                      </c:pt>
                      <c:pt idx="1485" formatCode="General">
                        <c:v>84.393000000000001</c:v>
                      </c:pt>
                      <c:pt idx="1486" formatCode="General">
                        <c:v>84.403000000000006</c:v>
                      </c:pt>
                      <c:pt idx="1487" formatCode="General">
                        <c:v>84.412999999999997</c:v>
                      </c:pt>
                      <c:pt idx="1488" formatCode="General">
                        <c:v>84.423000000000002</c:v>
                      </c:pt>
                      <c:pt idx="1489" formatCode="General">
                        <c:v>84.433000000000007</c:v>
                      </c:pt>
                      <c:pt idx="1490" formatCode="General">
                        <c:v>84.442999999999998</c:v>
                      </c:pt>
                      <c:pt idx="1491" formatCode="General">
                        <c:v>84.453000000000003</c:v>
                      </c:pt>
                      <c:pt idx="1492" formatCode="General">
                        <c:v>84.462999999999994</c:v>
                      </c:pt>
                      <c:pt idx="1493" formatCode="General">
                        <c:v>84.472999999999999</c:v>
                      </c:pt>
                      <c:pt idx="1494" formatCode="General">
                        <c:v>84.483000000000004</c:v>
                      </c:pt>
                      <c:pt idx="1495" formatCode="General">
                        <c:v>84.492999999999995</c:v>
                      </c:pt>
                      <c:pt idx="1496" formatCode="General">
                        <c:v>84.503</c:v>
                      </c:pt>
                      <c:pt idx="1497" formatCode="General">
                        <c:v>84.513000000000005</c:v>
                      </c:pt>
                      <c:pt idx="1498" formatCode="General">
                        <c:v>84.522999999999996</c:v>
                      </c:pt>
                      <c:pt idx="1499" formatCode="General">
                        <c:v>84.533000000000001</c:v>
                      </c:pt>
                      <c:pt idx="1500" formatCode="General">
                        <c:v>84.543000000000006</c:v>
                      </c:pt>
                      <c:pt idx="1501" formatCode="General">
                        <c:v>84.552999999999997</c:v>
                      </c:pt>
                      <c:pt idx="1502" formatCode="General">
                        <c:v>84.563000000000002</c:v>
                      </c:pt>
                      <c:pt idx="1503" formatCode="General">
                        <c:v>84.572999999999993</c:v>
                      </c:pt>
                      <c:pt idx="1504" formatCode="General">
                        <c:v>84.582999999999998</c:v>
                      </c:pt>
                      <c:pt idx="1505" formatCode="General">
                        <c:v>84.593000000000004</c:v>
                      </c:pt>
                      <c:pt idx="1506" formatCode="General">
                        <c:v>84.602999999999994</c:v>
                      </c:pt>
                      <c:pt idx="1507" formatCode="General">
                        <c:v>84.613</c:v>
                      </c:pt>
                      <c:pt idx="1508" formatCode="General">
                        <c:v>84.623000000000005</c:v>
                      </c:pt>
                      <c:pt idx="1509" formatCode="General">
                        <c:v>84.632999999999996</c:v>
                      </c:pt>
                      <c:pt idx="1510" formatCode="General">
                        <c:v>84.643000000000001</c:v>
                      </c:pt>
                      <c:pt idx="1511" formatCode="General">
                        <c:v>84.653000000000006</c:v>
                      </c:pt>
                      <c:pt idx="1512" formatCode="General">
                        <c:v>84.662999999999997</c:v>
                      </c:pt>
                      <c:pt idx="1513" formatCode="General">
                        <c:v>84.673000000000002</c:v>
                      </c:pt>
                      <c:pt idx="1514" formatCode="General">
                        <c:v>84.683000000000007</c:v>
                      </c:pt>
                      <c:pt idx="1515" formatCode="General">
                        <c:v>84.692999999999998</c:v>
                      </c:pt>
                      <c:pt idx="1516" formatCode="General">
                        <c:v>84.703000000000003</c:v>
                      </c:pt>
                      <c:pt idx="1517" formatCode="General">
                        <c:v>84.712999999999994</c:v>
                      </c:pt>
                      <c:pt idx="1518" formatCode="General">
                        <c:v>84.722999999999999</c:v>
                      </c:pt>
                      <c:pt idx="1519" formatCode="General">
                        <c:v>84.733000000000004</c:v>
                      </c:pt>
                      <c:pt idx="1520" formatCode="General">
                        <c:v>84.742999999999995</c:v>
                      </c:pt>
                      <c:pt idx="1521" formatCode="General">
                        <c:v>84.753</c:v>
                      </c:pt>
                      <c:pt idx="1522" formatCode="General">
                        <c:v>84.763000000000005</c:v>
                      </c:pt>
                      <c:pt idx="1523" formatCode="General">
                        <c:v>84.772999999999996</c:v>
                      </c:pt>
                      <c:pt idx="1524" formatCode="General">
                        <c:v>84.783000000000001</c:v>
                      </c:pt>
                      <c:pt idx="1525" formatCode="General">
                        <c:v>84.793000000000006</c:v>
                      </c:pt>
                      <c:pt idx="1526" formatCode="General">
                        <c:v>84.802999999999997</c:v>
                      </c:pt>
                      <c:pt idx="1527" formatCode="General">
                        <c:v>84.813000000000002</c:v>
                      </c:pt>
                      <c:pt idx="1528" formatCode="General">
                        <c:v>84.822999999999993</c:v>
                      </c:pt>
                      <c:pt idx="1529" formatCode="General">
                        <c:v>84.832999999999998</c:v>
                      </c:pt>
                      <c:pt idx="1530" formatCode="General">
                        <c:v>84.843000000000004</c:v>
                      </c:pt>
                      <c:pt idx="1531" formatCode="General">
                        <c:v>84.852999999999994</c:v>
                      </c:pt>
                      <c:pt idx="1532" formatCode="General">
                        <c:v>84.863</c:v>
                      </c:pt>
                      <c:pt idx="1533" formatCode="General">
                        <c:v>84.873000000000005</c:v>
                      </c:pt>
                      <c:pt idx="1534" formatCode="General">
                        <c:v>84.882999999999996</c:v>
                      </c:pt>
                      <c:pt idx="1535" formatCode="General">
                        <c:v>84.893000000000001</c:v>
                      </c:pt>
                      <c:pt idx="1536" formatCode="General">
                        <c:v>84.903000000000006</c:v>
                      </c:pt>
                      <c:pt idx="1537" formatCode="General">
                        <c:v>84.912999999999997</c:v>
                      </c:pt>
                      <c:pt idx="1538" formatCode="General">
                        <c:v>84.923000000000002</c:v>
                      </c:pt>
                      <c:pt idx="1539" formatCode="General">
                        <c:v>84.933000000000007</c:v>
                      </c:pt>
                      <c:pt idx="1540" formatCode="General">
                        <c:v>84.942999999999998</c:v>
                      </c:pt>
                      <c:pt idx="1541" formatCode="General">
                        <c:v>84.953000000000003</c:v>
                      </c:pt>
                      <c:pt idx="1542" formatCode="General">
                        <c:v>84.962999999999994</c:v>
                      </c:pt>
                      <c:pt idx="1543" formatCode="General">
                        <c:v>84.972999999999999</c:v>
                      </c:pt>
                      <c:pt idx="1544" formatCode="General">
                        <c:v>84.983000000000004</c:v>
                      </c:pt>
                      <c:pt idx="1545" formatCode="General">
                        <c:v>84.992999999999995</c:v>
                      </c:pt>
                      <c:pt idx="1546" formatCode="General">
                        <c:v>85.003</c:v>
                      </c:pt>
                      <c:pt idx="1547" formatCode="General">
                        <c:v>85.013000000000005</c:v>
                      </c:pt>
                      <c:pt idx="1548" formatCode="General">
                        <c:v>85.022999999999996</c:v>
                      </c:pt>
                      <c:pt idx="1549" formatCode="General">
                        <c:v>85.033000000000001</c:v>
                      </c:pt>
                      <c:pt idx="1550" formatCode="General">
                        <c:v>85.043000000000006</c:v>
                      </c:pt>
                      <c:pt idx="1551" formatCode="General">
                        <c:v>85.052999999999997</c:v>
                      </c:pt>
                      <c:pt idx="1552" formatCode="General">
                        <c:v>85.063000000000002</c:v>
                      </c:pt>
                      <c:pt idx="1553" formatCode="General">
                        <c:v>85.072999999999993</c:v>
                      </c:pt>
                      <c:pt idx="1554" formatCode="General">
                        <c:v>85.082999999999998</c:v>
                      </c:pt>
                      <c:pt idx="1555" formatCode="General">
                        <c:v>85.093000000000004</c:v>
                      </c:pt>
                      <c:pt idx="1556" formatCode="General">
                        <c:v>85.102999999999994</c:v>
                      </c:pt>
                      <c:pt idx="1557" formatCode="General">
                        <c:v>85.113</c:v>
                      </c:pt>
                      <c:pt idx="1558" formatCode="General">
                        <c:v>85.123000000000005</c:v>
                      </c:pt>
                      <c:pt idx="1559" formatCode="General">
                        <c:v>85.132999999999996</c:v>
                      </c:pt>
                      <c:pt idx="1560" formatCode="General">
                        <c:v>85.143000000000001</c:v>
                      </c:pt>
                      <c:pt idx="1561" formatCode="General">
                        <c:v>85.153000000000006</c:v>
                      </c:pt>
                      <c:pt idx="1562" formatCode="General">
                        <c:v>85.162999999999997</c:v>
                      </c:pt>
                      <c:pt idx="1563" formatCode="General">
                        <c:v>85.173000000000002</c:v>
                      </c:pt>
                      <c:pt idx="1564" formatCode="General">
                        <c:v>85.183000000000007</c:v>
                      </c:pt>
                      <c:pt idx="1565" formatCode="General">
                        <c:v>85.192999999999998</c:v>
                      </c:pt>
                      <c:pt idx="1566" formatCode="General">
                        <c:v>85.203000000000003</c:v>
                      </c:pt>
                      <c:pt idx="1567" formatCode="General">
                        <c:v>85.212999999999994</c:v>
                      </c:pt>
                      <c:pt idx="1568" formatCode="General">
                        <c:v>85.222999999999999</c:v>
                      </c:pt>
                      <c:pt idx="1569" formatCode="General">
                        <c:v>85.233000000000004</c:v>
                      </c:pt>
                      <c:pt idx="1570" formatCode="General">
                        <c:v>85.242999999999995</c:v>
                      </c:pt>
                      <c:pt idx="1571" formatCode="General">
                        <c:v>85.253</c:v>
                      </c:pt>
                      <c:pt idx="1572" formatCode="General">
                        <c:v>85.263000000000005</c:v>
                      </c:pt>
                      <c:pt idx="1573" formatCode="General">
                        <c:v>85.272999999999996</c:v>
                      </c:pt>
                      <c:pt idx="1574" formatCode="General">
                        <c:v>85.283000000000001</c:v>
                      </c:pt>
                      <c:pt idx="1575" formatCode="General">
                        <c:v>85.293000000000006</c:v>
                      </c:pt>
                      <c:pt idx="1576" formatCode="General">
                        <c:v>85.302999999999997</c:v>
                      </c:pt>
                      <c:pt idx="1577" formatCode="General">
                        <c:v>85.313000000000002</c:v>
                      </c:pt>
                      <c:pt idx="1578" formatCode="General">
                        <c:v>85.322999999999993</c:v>
                      </c:pt>
                      <c:pt idx="1579" formatCode="General">
                        <c:v>85.332999999999998</c:v>
                      </c:pt>
                      <c:pt idx="1580" formatCode="General">
                        <c:v>85.343000000000004</c:v>
                      </c:pt>
                      <c:pt idx="1581" formatCode="General">
                        <c:v>85.352999999999994</c:v>
                      </c:pt>
                      <c:pt idx="1582" formatCode="General">
                        <c:v>85.363</c:v>
                      </c:pt>
                      <c:pt idx="1583" formatCode="General">
                        <c:v>85.373000000000005</c:v>
                      </c:pt>
                      <c:pt idx="1584" formatCode="General">
                        <c:v>85.382999999999996</c:v>
                      </c:pt>
                      <c:pt idx="1585" formatCode="General">
                        <c:v>85.393000000000001</c:v>
                      </c:pt>
                      <c:pt idx="1586" formatCode="General">
                        <c:v>85.403000000000006</c:v>
                      </c:pt>
                      <c:pt idx="1587" formatCode="General">
                        <c:v>85.412999999999997</c:v>
                      </c:pt>
                      <c:pt idx="1588" formatCode="General">
                        <c:v>85.423000000000002</c:v>
                      </c:pt>
                      <c:pt idx="1589" formatCode="General">
                        <c:v>85.433000000000007</c:v>
                      </c:pt>
                      <c:pt idx="1590" formatCode="General">
                        <c:v>85.442999999999998</c:v>
                      </c:pt>
                      <c:pt idx="1591" formatCode="General">
                        <c:v>85.453000000000003</c:v>
                      </c:pt>
                      <c:pt idx="1592" formatCode="General">
                        <c:v>85.462999999999994</c:v>
                      </c:pt>
                      <c:pt idx="1593" formatCode="General">
                        <c:v>85.472999999999999</c:v>
                      </c:pt>
                      <c:pt idx="1594" formatCode="General">
                        <c:v>85.483000000000004</c:v>
                      </c:pt>
                      <c:pt idx="1595" formatCode="General">
                        <c:v>85.492999999999995</c:v>
                      </c:pt>
                      <c:pt idx="1596" formatCode="General">
                        <c:v>85.503</c:v>
                      </c:pt>
                      <c:pt idx="1597" formatCode="General">
                        <c:v>85.513000000000005</c:v>
                      </c:pt>
                      <c:pt idx="1598" formatCode="General">
                        <c:v>85.522999999999996</c:v>
                      </c:pt>
                      <c:pt idx="1599" formatCode="General">
                        <c:v>85.533000000000001</c:v>
                      </c:pt>
                      <c:pt idx="1600" formatCode="General">
                        <c:v>85.543000000000006</c:v>
                      </c:pt>
                      <c:pt idx="1601" formatCode="General">
                        <c:v>85.552999999999997</c:v>
                      </c:pt>
                      <c:pt idx="1602" formatCode="General">
                        <c:v>85.563000000000002</c:v>
                      </c:pt>
                      <c:pt idx="1603" formatCode="General">
                        <c:v>85.572999999999993</c:v>
                      </c:pt>
                      <c:pt idx="1604" formatCode="General">
                        <c:v>85.582999999999998</c:v>
                      </c:pt>
                      <c:pt idx="1605" formatCode="General">
                        <c:v>85.593000000000004</c:v>
                      </c:pt>
                      <c:pt idx="1606" formatCode="General">
                        <c:v>85.602999999999994</c:v>
                      </c:pt>
                      <c:pt idx="1607" formatCode="General">
                        <c:v>85.61</c:v>
                      </c:pt>
                      <c:pt idx="1608" formatCode="General">
                        <c:v>85.61</c:v>
                      </c:pt>
                      <c:pt idx="1609" formatCode="General">
                        <c:v>86.61</c:v>
                      </c:pt>
                      <c:pt idx="1610" formatCode="General">
                        <c:v>87.61</c:v>
                      </c:pt>
                      <c:pt idx="1611" formatCode="General">
                        <c:v>88.61</c:v>
                      </c:pt>
                      <c:pt idx="1612" formatCode="General">
                        <c:v>89.61</c:v>
                      </c:pt>
                      <c:pt idx="1613" formatCode="General">
                        <c:v>90.61</c:v>
                      </c:pt>
                      <c:pt idx="1614" formatCode="General">
                        <c:v>91.61</c:v>
                      </c:pt>
                      <c:pt idx="1615" formatCode="General">
                        <c:v>92.61</c:v>
                      </c:pt>
                      <c:pt idx="1616" formatCode="General">
                        <c:v>93.61</c:v>
                      </c:pt>
                      <c:pt idx="1617" formatCode="General">
                        <c:v>94.61</c:v>
                      </c:pt>
                      <c:pt idx="1618" formatCode="General">
                        <c:v>95.61</c:v>
                      </c:pt>
                      <c:pt idx="1619" formatCode="General">
                        <c:v>96.61</c:v>
                      </c:pt>
                      <c:pt idx="1620" formatCode="General">
                        <c:v>97.61</c:v>
                      </c:pt>
                      <c:pt idx="1621" formatCode="General">
                        <c:v>98.61</c:v>
                      </c:pt>
                      <c:pt idx="1622" formatCode="General">
                        <c:v>99.61</c:v>
                      </c:pt>
                      <c:pt idx="1623" formatCode="General">
                        <c:v>100.61</c:v>
                      </c:pt>
                      <c:pt idx="1624" formatCode="General">
                        <c:v>101.61</c:v>
                      </c:pt>
                      <c:pt idx="1625" formatCode="General">
                        <c:v>102.61</c:v>
                      </c:pt>
                      <c:pt idx="1626" formatCode="General">
                        <c:v>103.61</c:v>
                      </c:pt>
                      <c:pt idx="1627" formatCode="General">
                        <c:v>104.61</c:v>
                      </c:pt>
                      <c:pt idx="1628" formatCode="General">
                        <c:v>105.61</c:v>
                      </c:pt>
                      <c:pt idx="1629" formatCode="General">
                        <c:v>106.61</c:v>
                      </c:pt>
                      <c:pt idx="1630" formatCode="General">
                        <c:v>107.61</c:v>
                      </c:pt>
                      <c:pt idx="1631" formatCode="General">
                        <c:v>108.61</c:v>
                      </c:pt>
                      <c:pt idx="1632" formatCode="General">
                        <c:v>109.61</c:v>
                      </c:pt>
                      <c:pt idx="1633" formatCode="General">
                        <c:v>110.61</c:v>
                      </c:pt>
                      <c:pt idx="1634" formatCode="General">
                        <c:v>111.61</c:v>
                      </c:pt>
                      <c:pt idx="1635" formatCode="General">
                        <c:v>112.61</c:v>
                      </c:pt>
                      <c:pt idx="1636" formatCode="General">
                        <c:v>113.61</c:v>
                      </c:pt>
                      <c:pt idx="1637" formatCode="General">
                        <c:v>114.61</c:v>
                      </c:pt>
                      <c:pt idx="1638" formatCode="General">
                        <c:v>115.61</c:v>
                      </c:pt>
                      <c:pt idx="1639" formatCode="General">
                        <c:v>116.61</c:v>
                      </c:pt>
                      <c:pt idx="1640" formatCode="General">
                        <c:v>117.61</c:v>
                      </c:pt>
                      <c:pt idx="1641" formatCode="General">
                        <c:v>118.61</c:v>
                      </c:pt>
                      <c:pt idx="1642" formatCode="General">
                        <c:v>119.61</c:v>
                      </c:pt>
                      <c:pt idx="1643" formatCode="General">
                        <c:v>120.61</c:v>
                      </c:pt>
                      <c:pt idx="1644" formatCode="General">
                        <c:v>121.61</c:v>
                      </c:pt>
                      <c:pt idx="1645" formatCode="General">
                        <c:v>122.61</c:v>
                      </c:pt>
                      <c:pt idx="1646" formatCode="General">
                        <c:v>123.61</c:v>
                      </c:pt>
                      <c:pt idx="1647" formatCode="General">
                        <c:v>124.61</c:v>
                      </c:pt>
                      <c:pt idx="1648" formatCode="General">
                        <c:v>125.61</c:v>
                      </c:pt>
                      <c:pt idx="1649" formatCode="General">
                        <c:v>126.61</c:v>
                      </c:pt>
                      <c:pt idx="1650" formatCode="General">
                        <c:v>127.61</c:v>
                      </c:pt>
                      <c:pt idx="1651" formatCode="General">
                        <c:v>128.61000000000001</c:v>
                      </c:pt>
                      <c:pt idx="1652" formatCode="General">
                        <c:v>129.61000000000001</c:v>
                      </c:pt>
                      <c:pt idx="1653" formatCode="General">
                        <c:v>130.61000000000001</c:v>
                      </c:pt>
                      <c:pt idx="1654" formatCode="General">
                        <c:v>131.61000000000001</c:v>
                      </c:pt>
                      <c:pt idx="1655" formatCode="General">
                        <c:v>132.61000000000001</c:v>
                      </c:pt>
                      <c:pt idx="1656" formatCode="General">
                        <c:v>133.61000000000001</c:v>
                      </c:pt>
                      <c:pt idx="1657" formatCode="General">
                        <c:v>134.61000000000001</c:v>
                      </c:pt>
                      <c:pt idx="1658" formatCode="General">
                        <c:v>135.61000000000001</c:v>
                      </c:pt>
                      <c:pt idx="1659" formatCode="General">
                        <c:v>136.61000000000001</c:v>
                      </c:pt>
                      <c:pt idx="1660" formatCode="General">
                        <c:v>137.61000000000001</c:v>
                      </c:pt>
                      <c:pt idx="1661" formatCode="General">
                        <c:v>138.61000000000001</c:v>
                      </c:pt>
                      <c:pt idx="1662" formatCode="General">
                        <c:v>139.61000000000001</c:v>
                      </c:pt>
                      <c:pt idx="1663" formatCode="General">
                        <c:v>140.61000000000001</c:v>
                      </c:pt>
                      <c:pt idx="1664" formatCode="General">
                        <c:v>141.61000000000001</c:v>
                      </c:pt>
                      <c:pt idx="1665" formatCode="General">
                        <c:v>142.61000000000001</c:v>
                      </c:pt>
                      <c:pt idx="1666" formatCode="General">
                        <c:v>143.61000000000001</c:v>
                      </c:pt>
                      <c:pt idx="1667" formatCode="General">
                        <c:v>144.61000000000001</c:v>
                      </c:pt>
                      <c:pt idx="1668" formatCode="General">
                        <c:v>145.61000000000001</c:v>
                      </c:pt>
                      <c:pt idx="1669" formatCode="General">
                        <c:v>146.61000000000001</c:v>
                      </c:pt>
                      <c:pt idx="1670" formatCode="General">
                        <c:v>147.61000000000001</c:v>
                      </c:pt>
                      <c:pt idx="1671" formatCode="General">
                        <c:v>148.61000000000001</c:v>
                      </c:pt>
                      <c:pt idx="1672" formatCode="General">
                        <c:v>149.61000000000001</c:v>
                      </c:pt>
                      <c:pt idx="1673" formatCode="General">
                        <c:v>150.61000000000001</c:v>
                      </c:pt>
                      <c:pt idx="1674" formatCode="General">
                        <c:v>151.61000000000001</c:v>
                      </c:pt>
                      <c:pt idx="1675" formatCode="General">
                        <c:v>152.61000000000001</c:v>
                      </c:pt>
                      <c:pt idx="1676" formatCode="General">
                        <c:v>153.61000000000001</c:v>
                      </c:pt>
                      <c:pt idx="1677" formatCode="General">
                        <c:v>154.61000000000001</c:v>
                      </c:pt>
                      <c:pt idx="1678" formatCode="General">
                        <c:v>155.61000000000001</c:v>
                      </c:pt>
                      <c:pt idx="1679" formatCode="General">
                        <c:v>155.93700000000001</c:v>
                      </c:pt>
                      <c:pt idx="1680" formatCode="General">
                        <c:v>155.93700000000001</c:v>
                      </c:pt>
                      <c:pt idx="1681" formatCode="General">
                        <c:v>155.947</c:v>
                      </c:pt>
                      <c:pt idx="1682" formatCode="General">
                        <c:v>155.95699999999999</c:v>
                      </c:pt>
                      <c:pt idx="1683" formatCode="General">
                        <c:v>155.96700000000001</c:v>
                      </c:pt>
                      <c:pt idx="1684" formatCode="General">
                        <c:v>155.977</c:v>
                      </c:pt>
                      <c:pt idx="1685" formatCode="General">
                        <c:v>155.98699999999999</c:v>
                      </c:pt>
                      <c:pt idx="1686" formatCode="General">
                        <c:v>155.99700000000001</c:v>
                      </c:pt>
                      <c:pt idx="1687" formatCode="General">
                        <c:v>156.00700000000001</c:v>
                      </c:pt>
                      <c:pt idx="1688" formatCode="General">
                        <c:v>156.017</c:v>
                      </c:pt>
                      <c:pt idx="1689" formatCode="General">
                        <c:v>156.02699999999999</c:v>
                      </c:pt>
                      <c:pt idx="1690" formatCode="General">
                        <c:v>156.03700000000001</c:v>
                      </c:pt>
                      <c:pt idx="1691" formatCode="General">
                        <c:v>156.047</c:v>
                      </c:pt>
                      <c:pt idx="1692" formatCode="General">
                        <c:v>156.05699999999999</c:v>
                      </c:pt>
                      <c:pt idx="1693" formatCode="General">
                        <c:v>156.06700000000001</c:v>
                      </c:pt>
                      <c:pt idx="1694" formatCode="General">
                        <c:v>156.077</c:v>
                      </c:pt>
                      <c:pt idx="1695" formatCode="General">
                        <c:v>156.08699999999999</c:v>
                      </c:pt>
                      <c:pt idx="1696" formatCode="General">
                        <c:v>156.09700000000001</c:v>
                      </c:pt>
                      <c:pt idx="1697" formatCode="General">
                        <c:v>156.107</c:v>
                      </c:pt>
                      <c:pt idx="1698" formatCode="General">
                        <c:v>156.11699999999999</c:v>
                      </c:pt>
                      <c:pt idx="1699" formatCode="General">
                        <c:v>156.12700000000001</c:v>
                      </c:pt>
                      <c:pt idx="1700" formatCode="General">
                        <c:v>156.137</c:v>
                      </c:pt>
                      <c:pt idx="1701" formatCode="General">
                        <c:v>156.14699999999999</c:v>
                      </c:pt>
                      <c:pt idx="1702" formatCode="General">
                        <c:v>156.15700000000001</c:v>
                      </c:pt>
                      <c:pt idx="1703" formatCode="General">
                        <c:v>156.167</c:v>
                      </c:pt>
                      <c:pt idx="1704" formatCode="General">
                        <c:v>156.17699999999999</c:v>
                      </c:pt>
                      <c:pt idx="1705" formatCode="General">
                        <c:v>156.18700000000001</c:v>
                      </c:pt>
                      <c:pt idx="1706" formatCode="General">
                        <c:v>156.197</c:v>
                      </c:pt>
                      <c:pt idx="1707" formatCode="General">
                        <c:v>156.20699999999999</c:v>
                      </c:pt>
                      <c:pt idx="1708" formatCode="General">
                        <c:v>156.21700000000001</c:v>
                      </c:pt>
                      <c:pt idx="1709" formatCode="General">
                        <c:v>156.227</c:v>
                      </c:pt>
                      <c:pt idx="1710" formatCode="General">
                        <c:v>156.23699999999999</c:v>
                      </c:pt>
                      <c:pt idx="1711" formatCode="General">
                        <c:v>156.24700000000001</c:v>
                      </c:pt>
                      <c:pt idx="1712" formatCode="General">
                        <c:v>156.25700000000001</c:v>
                      </c:pt>
                      <c:pt idx="1713" formatCode="General">
                        <c:v>156.267</c:v>
                      </c:pt>
                      <c:pt idx="1714" formatCode="General">
                        <c:v>156.27699999999999</c:v>
                      </c:pt>
                      <c:pt idx="1715" formatCode="General">
                        <c:v>156.28700000000001</c:v>
                      </c:pt>
                      <c:pt idx="1716" formatCode="General">
                        <c:v>156.297</c:v>
                      </c:pt>
                      <c:pt idx="1717" formatCode="General">
                        <c:v>156.30699999999999</c:v>
                      </c:pt>
                      <c:pt idx="1718" formatCode="General">
                        <c:v>156.31700000000001</c:v>
                      </c:pt>
                      <c:pt idx="1719" formatCode="General">
                        <c:v>156.327</c:v>
                      </c:pt>
                      <c:pt idx="1720" formatCode="General">
                        <c:v>156.33699999999999</c:v>
                      </c:pt>
                      <c:pt idx="1721" formatCode="General">
                        <c:v>156.34700000000001</c:v>
                      </c:pt>
                      <c:pt idx="1722" formatCode="General">
                        <c:v>156.357</c:v>
                      </c:pt>
                      <c:pt idx="1723" formatCode="General">
                        <c:v>156.36699999999999</c:v>
                      </c:pt>
                      <c:pt idx="1724" formatCode="General">
                        <c:v>156.37700000000001</c:v>
                      </c:pt>
                      <c:pt idx="1725" formatCode="General">
                        <c:v>156.387</c:v>
                      </c:pt>
                      <c:pt idx="1726" formatCode="General">
                        <c:v>156.39699999999999</c:v>
                      </c:pt>
                      <c:pt idx="1727" formatCode="General">
                        <c:v>156.40700000000001</c:v>
                      </c:pt>
                      <c:pt idx="1728" formatCode="General">
                        <c:v>156.417</c:v>
                      </c:pt>
                      <c:pt idx="1729" formatCode="General">
                        <c:v>156.42699999999999</c:v>
                      </c:pt>
                      <c:pt idx="1730" formatCode="General">
                        <c:v>156.43700000000001</c:v>
                      </c:pt>
                      <c:pt idx="1731" formatCode="General">
                        <c:v>156.447</c:v>
                      </c:pt>
                      <c:pt idx="1732" formatCode="General">
                        <c:v>156.45699999999999</c:v>
                      </c:pt>
                      <c:pt idx="1733" formatCode="General">
                        <c:v>156.46700000000001</c:v>
                      </c:pt>
                      <c:pt idx="1734" formatCode="General">
                        <c:v>156.477</c:v>
                      </c:pt>
                      <c:pt idx="1735" formatCode="General">
                        <c:v>156.48699999999999</c:v>
                      </c:pt>
                      <c:pt idx="1736" formatCode="General">
                        <c:v>156.49700000000001</c:v>
                      </c:pt>
                      <c:pt idx="1737" formatCode="General">
                        <c:v>156.50700000000001</c:v>
                      </c:pt>
                      <c:pt idx="1738" formatCode="General">
                        <c:v>156.517</c:v>
                      </c:pt>
                      <c:pt idx="1739" formatCode="General">
                        <c:v>156.52699999999999</c:v>
                      </c:pt>
                      <c:pt idx="1740" formatCode="General">
                        <c:v>156.53700000000001</c:v>
                      </c:pt>
                      <c:pt idx="1741" formatCode="General">
                        <c:v>156.547</c:v>
                      </c:pt>
                      <c:pt idx="1742" formatCode="General">
                        <c:v>156.55699999999999</c:v>
                      </c:pt>
                      <c:pt idx="1743" formatCode="General">
                        <c:v>156.56700000000001</c:v>
                      </c:pt>
                      <c:pt idx="1744" formatCode="General">
                        <c:v>156.577</c:v>
                      </c:pt>
                      <c:pt idx="1745" formatCode="General">
                        <c:v>156.58699999999999</c:v>
                      </c:pt>
                      <c:pt idx="1746" formatCode="General">
                        <c:v>156.59700000000001</c:v>
                      </c:pt>
                      <c:pt idx="1747" formatCode="General">
                        <c:v>156.607</c:v>
                      </c:pt>
                      <c:pt idx="1748" formatCode="General">
                        <c:v>156.61699999999999</c:v>
                      </c:pt>
                      <c:pt idx="1749" formatCode="General">
                        <c:v>156.62700000000001</c:v>
                      </c:pt>
                      <c:pt idx="1750" formatCode="General">
                        <c:v>156.637</c:v>
                      </c:pt>
                      <c:pt idx="1751" formatCode="General">
                        <c:v>156.64699999999999</c:v>
                      </c:pt>
                      <c:pt idx="1752" formatCode="General">
                        <c:v>156.65700000000001</c:v>
                      </c:pt>
                      <c:pt idx="1753" formatCode="General">
                        <c:v>156.667</c:v>
                      </c:pt>
                      <c:pt idx="1754" formatCode="General">
                        <c:v>156.67699999999999</c:v>
                      </c:pt>
                      <c:pt idx="1755" formatCode="General">
                        <c:v>156.68700000000001</c:v>
                      </c:pt>
                      <c:pt idx="1756" formatCode="General">
                        <c:v>156.697</c:v>
                      </c:pt>
                      <c:pt idx="1757" formatCode="General">
                        <c:v>156.70699999999999</c:v>
                      </c:pt>
                      <c:pt idx="1758" formatCode="General">
                        <c:v>156.71700000000001</c:v>
                      </c:pt>
                      <c:pt idx="1759" formatCode="General">
                        <c:v>156.727</c:v>
                      </c:pt>
                      <c:pt idx="1760" formatCode="General">
                        <c:v>156.73699999999999</c:v>
                      </c:pt>
                      <c:pt idx="1761" formatCode="General">
                        <c:v>156.74700000000001</c:v>
                      </c:pt>
                      <c:pt idx="1762" formatCode="General">
                        <c:v>156.75700000000001</c:v>
                      </c:pt>
                      <c:pt idx="1763" formatCode="General">
                        <c:v>156.767</c:v>
                      </c:pt>
                      <c:pt idx="1764" formatCode="General">
                        <c:v>156.77699999999999</c:v>
                      </c:pt>
                      <c:pt idx="1765" formatCode="General">
                        <c:v>156.78700000000001</c:v>
                      </c:pt>
                      <c:pt idx="1766" formatCode="General">
                        <c:v>156.797</c:v>
                      </c:pt>
                      <c:pt idx="1767" formatCode="General">
                        <c:v>156.80699999999999</c:v>
                      </c:pt>
                      <c:pt idx="1768" formatCode="General">
                        <c:v>156.81700000000001</c:v>
                      </c:pt>
                      <c:pt idx="1769" formatCode="General">
                        <c:v>156.827</c:v>
                      </c:pt>
                      <c:pt idx="1770" formatCode="General">
                        <c:v>156.83699999999999</c:v>
                      </c:pt>
                      <c:pt idx="1771" formatCode="General">
                        <c:v>156.84700000000001</c:v>
                      </c:pt>
                      <c:pt idx="1772" formatCode="General">
                        <c:v>156.857</c:v>
                      </c:pt>
                      <c:pt idx="1773" formatCode="General">
                        <c:v>156.86699999999999</c:v>
                      </c:pt>
                      <c:pt idx="1774" formatCode="General">
                        <c:v>156.87700000000001</c:v>
                      </c:pt>
                      <c:pt idx="1775" formatCode="General">
                        <c:v>156.887</c:v>
                      </c:pt>
                      <c:pt idx="1776" formatCode="General">
                        <c:v>156.89699999999999</c:v>
                      </c:pt>
                      <c:pt idx="1777" formatCode="General">
                        <c:v>156.90700000000001</c:v>
                      </c:pt>
                      <c:pt idx="1778" formatCode="General">
                        <c:v>156.917</c:v>
                      </c:pt>
                      <c:pt idx="1779" formatCode="General">
                        <c:v>156.92699999999999</c:v>
                      </c:pt>
                      <c:pt idx="1780" formatCode="General">
                        <c:v>156.93700000000001</c:v>
                      </c:pt>
                      <c:pt idx="1781" formatCode="General">
                        <c:v>156.947</c:v>
                      </c:pt>
                      <c:pt idx="1782" formatCode="General">
                        <c:v>156.95699999999999</c:v>
                      </c:pt>
                      <c:pt idx="1783" formatCode="General">
                        <c:v>156.96700000000001</c:v>
                      </c:pt>
                      <c:pt idx="1784" formatCode="General">
                        <c:v>156.977</c:v>
                      </c:pt>
                      <c:pt idx="1785" formatCode="General">
                        <c:v>156.98699999999999</c:v>
                      </c:pt>
                      <c:pt idx="1786" formatCode="General">
                        <c:v>156.99700000000001</c:v>
                      </c:pt>
                      <c:pt idx="1787" formatCode="General">
                        <c:v>157.00700000000001</c:v>
                      </c:pt>
                      <c:pt idx="1788" formatCode="General">
                        <c:v>157.017</c:v>
                      </c:pt>
                      <c:pt idx="1789" formatCode="General">
                        <c:v>157.02699999999999</c:v>
                      </c:pt>
                      <c:pt idx="1790" formatCode="General">
                        <c:v>157.03700000000001</c:v>
                      </c:pt>
                      <c:pt idx="1791" formatCode="General">
                        <c:v>157.047</c:v>
                      </c:pt>
                      <c:pt idx="1792" formatCode="General">
                        <c:v>157.05699999999999</c:v>
                      </c:pt>
                      <c:pt idx="1793" formatCode="General">
                        <c:v>157.06700000000001</c:v>
                      </c:pt>
                      <c:pt idx="1794" formatCode="General">
                        <c:v>157.077</c:v>
                      </c:pt>
                      <c:pt idx="1795" formatCode="General">
                        <c:v>157.08699999999999</c:v>
                      </c:pt>
                      <c:pt idx="1796" formatCode="General">
                        <c:v>157.09700000000001</c:v>
                      </c:pt>
                      <c:pt idx="1797" formatCode="General">
                        <c:v>157.107</c:v>
                      </c:pt>
                      <c:pt idx="1798" formatCode="General">
                        <c:v>157.11699999999999</c:v>
                      </c:pt>
                      <c:pt idx="1799" formatCode="General">
                        <c:v>157.12700000000001</c:v>
                      </c:pt>
                      <c:pt idx="1800" formatCode="General">
                        <c:v>157.137</c:v>
                      </c:pt>
                      <c:pt idx="1801" formatCode="General">
                        <c:v>157.14699999999999</c:v>
                      </c:pt>
                      <c:pt idx="1802" formatCode="General">
                        <c:v>157.15700000000001</c:v>
                      </c:pt>
                      <c:pt idx="1803" formatCode="General">
                        <c:v>157.167</c:v>
                      </c:pt>
                      <c:pt idx="1804" formatCode="General">
                        <c:v>157.17699999999999</c:v>
                      </c:pt>
                      <c:pt idx="1805" formatCode="General">
                        <c:v>157.18700000000001</c:v>
                      </c:pt>
                      <c:pt idx="1806" formatCode="General">
                        <c:v>157.197</c:v>
                      </c:pt>
                      <c:pt idx="1807" formatCode="General">
                        <c:v>157.20699999999999</c:v>
                      </c:pt>
                      <c:pt idx="1808" formatCode="General">
                        <c:v>157.21700000000001</c:v>
                      </c:pt>
                      <c:pt idx="1809" formatCode="General">
                        <c:v>157.227</c:v>
                      </c:pt>
                      <c:pt idx="1810" formatCode="General">
                        <c:v>157.23699999999999</c:v>
                      </c:pt>
                      <c:pt idx="1811" formatCode="General">
                        <c:v>157.24700000000001</c:v>
                      </c:pt>
                      <c:pt idx="1812" formatCode="General">
                        <c:v>157.25700000000001</c:v>
                      </c:pt>
                      <c:pt idx="1813" formatCode="General">
                        <c:v>157.267</c:v>
                      </c:pt>
                      <c:pt idx="1814" formatCode="General">
                        <c:v>157.27699999999999</c:v>
                      </c:pt>
                      <c:pt idx="1815" formatCode="General">
                        <c:v>157.28700000000001</c:v>
                      </c:pt>
                      <c:pt idx="1816" formatCode="General">
                        <c:v>157.297</c:v>
                      </c:pt>
                      <c:pt idx="1817" formatCode="General">
                        <c:v>157.30699999999999</c:v>
                      </c:pt>
                      <c:pt idx="1818" formatCode="General">
                        <c:v>157.31700000000001</c:v>
                      </c:pt>
                      <c:pt idx="1819" formatCode="General">
                        <c:v>157.327</c:v>
                      </c:pt>
                      <c:pt idx="1820" formatCode="General">
                        <c:v>157.33699999999999</c:v>
                      </c:pt>
                      <c:pt idx="1821" formatCode="General">
                        <c:v>157.34700000000001</c:v>
                      </c:pt>
                      <c:pt idx="1822" formatCode="General">
                        <c:v>157.357</c:v>
                      </c:pt>
                      <c:pt idx="1823" formatCode="General">
                        <c:v>157.36699999999999</c:v>
                      </c:pt>
                      <c:pt idx="1824" formatCode="General">
                        <c:v>157.37700000000001</c:v>
                      </c:pt>
                      <c:pt idx="1825" formatCode="General">
                        <c:v>157.387</c:v>
                      </c:pt>
                      <c:pt idx="1826" formatCode="General">
                        <c:v>157.39699999999999</c:v>
                      </c:pt>
                      <c:pt idx="1827" formatCode="General">
                        <c:v>157.40700000000001</c:v>
                      </c:pt>
                      <c:pt idx="1828" formatCode="General">
                        <c:v>157.417</c:v>
                      </c:pt>
                      <c:pt idx="1829" formatCode="General">
                        <c:v>157.42699999999999</c:v>
                      </c:pt>
                      <c:pt idx="1830" formatCode="General">
                        <c:v>157.43700000000001</c:v>
                      </c:pt>
                      <c:pt idx="1831" formatCode="General">
                        <c:v>157.447</c:v>
                      </c:pt>
                      <c:pt idx="1832" formatCode="General">
                        <c:v>157.45699999999999</c:v>
                      </c:pt>
                      <c:pt idx="1833" formatCode="General">
                        <c:v>157.46700000000001</c:v>
                      </c:pt>
                      <c:pt idx="1834" formatCode="General">
                        <c:v>157.477</c:v>
                      </c:pt>
                      <c:pt idx="1835" formatCode="General">
                        <c:v>157.48699999999999</c:v>
                      </c:pt>
                      <c:pt idx="1836" formatCode="General">
                        <c:v>157.49700000000001</c:v>
                      </c:pt>
                      <c:pt idx="1837" formatCode="General">
                        <c:v>157.50700000000001</c:v>
                      </c:pt>
                      <c:pt idx="1838" formatCode="General">
                        <c:v>157.517</c:v>
                      </c:pt>
                      <c:pt idx="1839" formatCode="General">
                        <c:v>157.52699999999999</c:v>
                      </c:pt>
                      <c:pt idx="1840" formatCode="General">
                        <c:v>157.53700000000001</c:v>
                      </c:pt>
                      <c:pt idx="1841" formatCode="General">
                        <c:v>157.547</c:v>
                      </c:pt>
                      <c:pt idx="1842" formatCode="General">
                        <c:v>157.55699999999999</c:v>
                      </c:pt>
                      <c:pt idx="1843" formatCode="General">
                        <c:v>157.56700000000001</c:v>
                      </c:pt>
                      <c:pt idx="1844" formatCode="General">
                        <c:v>157.577</c:v>
                      </c:pt>
                      <c:pt idx="1845" formatCode="General">
                        <c:v>157.58699999999999</c:v>
                      </c:pt>
                      <c:pt idx="1846" formatCode="General">
                        <c:v>157.59700000000001</c:v>
                      </c:pt>
                      <c:pt idx="1847" formatCode="General">
                        <c:v>157.607</c:v>
                      </c:pt>
                      <c:pt idx="1848" formatCode="General">
                        <c:v>157.61699999999999</c:v>
                      </c:pt>
                      <c:pt idx="1849" formatCode="General">
                        <c:v>157.62700000000001</c:v>
                      </c:pt>
                      <c:pt idx="1850" formatCode="General">
                        <c:v>157.637</c:v>
                      </c:pt>
                      <c:pt idx="1851" formatCode="General">
                        <c:v>157.64699999999999</c:v>
                      </c:pt>
                      <c:pt idx="1852" formatCode="General">
                        <c:v>157.65700000000001</c:v>
                      </c:pt>
                      <c:pt idx="1853" formatCode="General">
                        <c:v>157.667</c:v>
                      </c:pt>
                      <c:pt idx="1854" formatCode="General">
                        <c:v>157.67699999999999</c:v>
                      </c:pt>
                      <c:pt idx="1855" formatCode="General">
                        <c:v>157.68700000000001</c:v>
                      </c:pt>
                      <c:pt idx="1856" formatCode="General">
                        <c:v>157.697</c:v>
                      </c:pt>
                      <c:pt idx="1857" formatCode="General">
                        <c:v>157.70699999999999</c:v>
                      </c:pt>
                      <c:pt idx="1858" formatCode="General">
                        <c:v>157.71700000000001</c:v>
                      </c:pt>
                      <c:pt idx="1859" formatCode="General">
                        <c:v>157.727</c:v>
                      </c:pt>
                      <c:pt idx="1860" formatCode="General">
                        <c:v>157.73699999999999</c:v>
                      </c:pt>
                      <c:pt idx="1861" formatCode="General">
                        <c:v>157.74700000000001</c:v>
                      </c:pt>
                      <c:pt idx="1862" formatCode="General">
                        <c:v>157.75700000000001</c:v>
                      </c:pt>
                      <c:pt idx="1863" formatCode="General">
                        <c:v>157.767</c:v>
                      </c:pt>
                      <c:pt idx="1864" formatCode="General">
                        <c:v>157.77699999999999</c:v>
                      </c:pt>
                      <c:pt idx="1865" formatCode="General">
                        <c:v>157.78700000000001</c:v>
                      </c:pt>
                      <c:pt idx="1866" formatCode="General">
                        <c:v>157.797</c:v>
                      </c:pt>
                      <c:pt idx="1867" formatCode="General">
                        <c:v>157.80699999999999</c:v>
                      </c:pt>
                      <c:pt idx="1868" formatCode="General">
                        <c:v>157.81700000000001</c:v>
                      </c:pt>
                      <c:pt idx="1869" formatCode="General">
                        <c:v>157.827</c:v>
                      </c:pt>
                      <c:pt idx="1870" formatCode="General">
                        <c:v>157.83699999999999</c:v>
                      </c:pt>
                      <c:pt idx="1871" formatCode="General">
                        <c:v>157.84700000000001</c:v>
                      </c:pt>
                      <c:pt idx="1872" formatCode="General">
                        <c:v>157.857</c:v>
                      </c:pt>
                      <c:pt idx="1873" formatCode="General">
                        <c:v>157.86699999999999</c:v>
                      </c:pt>
                      <c:pt idx="1874" formatCode="General">
                        <c:v>157.87700000000001</c:v>
                      </c:pt>
                      <c:pt idx="1875" formatCode="General">
                        <c:v>157.887</c:v>
                      </c:pt>
                      <c:pt idx="1876" formatCode="General">
                        <c:v>157.89699999999999</c:v>
                      </c:pt>
                      <c:pt idx="1877" formatCode="General">
                        <c:v>157.90700000000001</c:v>
                      </c:pt>
                      <c:pt idx="1878" formatCode="General">
                        <c:v>157.917</c:v>
                      </c:pt>
                      <c:pt idx="1879" formatCode="General">
                        <c:v>157.92699999999999</c:v>
                      </c:pt>
                      <c:pt idx="1880" formatCode="General">
                        <c:v>157.93700000000001</c:v>
                      </c:pt>
                      <c:pt idx="1881" formatCode="General">
                        <c:v>157.947</c:v>
                      </c:pt>
                      <c:pt idx="1882" formatCode="General">
                        <c:v>157.95699999999999</c:v>
                      </c:pt>
                      <c:pt idx="1883" formatCode="General">
                        <c:v>157.96700000000001</c:v>
                      </c:pt>
                      <c:pt idx="1884" formatCode="General">
                        <c:v>157.977</c:v>
                      </c:pt>
                      <c:pt idx="1885" formatCode="General">
                        <c:v>157.98699999999999</c:v>
                      </c:pt>
                      <c:pt idx="1886" formatCode="General">
                        <c:v>157.99700000000001</c:v>
                      </c:pt>
                      <c:pt idx="1887" formatCode="General">
                        <c:v>158.00700000000001</c:v>
                      </c:pt>
                      <c:pt idx="1888" formatCode="General">
                        <c:v>158.017</c:v>
                      </c:pt>
                      <c:pt idx="1889" formatCode="General">
                        <c:v>158.02699999999999</c:v>
                      </c:pt>
                      <c:pt idx="1890" formatCode="General">
                        <c:v>158.03700000000001</c:v>
                      </c:pt>
                      <c:pt idx="1891" formatCode="General">
                        <c:v>158.047</c:v>
                      </c:pt>
                      <c:pt idx="1892" formatCode="General">
                        <c:v>158.05699999999999</c:v>
                      </c:pt>
                      <c:pt idx="1893" formatCode="General">
                        <c:v>158.06700000000001</c:v>
                      </c:pt>
                      <c:pt idx="1894" formatCode="General">
                        <c:v>158.077</c:v>
                      </c:pt>
                      <c:pt idx="1895" formatCode="General">
                        <c:v>158.08699999999999</c:v>
                      </c:pt>
                      <c:pt idx="1896" formatCode="General">
                        <c:v>158.09700000000001</c:v>
                      </c:pt>
                      <c:pt idx="1897" formatCode="General">
                        <c:v>158.107</c:v>
                      </c:pt>
                      <c:pt idx="1898" formatCode="General">
                        <c:v>158.11699999999999</c:v>
                      </c:pt>
                      <c:pt idx="1899" formatCode="General">
                        <c:v>158.12700000000001</c:v>
                      </c:pt>
                      <c:pt idx="1900" formatCode="General">
                        <c:v>158.137</c:v>
                      </c:pt>
                      <c:pt idx="1901" formatCode="General">
                        <c:v>158.14699999999999</c:v>
                      </c:pt>
                      <c:pt idx="1902" formatCode="General">
                        <c:v>158.15700000000001</c:v>
                      </c:pt>
                      <c:pt idx="1903" formatCode="General">
                        <c:v>158.167</c:v>
                      </c:pt>
                      <c:pt idx="1904" formatCode="General">
                        <c:v>158.17699999999999</c:v>
                      </c:pt>
                      <c:pt idx="1905" formatCode="General">
                        <c:v>158.18700000000001</c:v>
                      </c:pt>
                      <c:pt idx="1906" formatCode="General">
                        <c:v>158.197</c:v>
                      </c:pt>
                      <c:pt idx="1907" formatCode="General">
                        <c:v>158.20699999999999</c:v>
                      </c:pt>
                      <c:pt idx="1908" formatCode="General">
                        <c:v>158.21700000000001</c:v>
                      </c:pt>
                      <c:pt idx="1909" formatCode="General">
                        <c:v>158.227</c:v>
                      </c:pt>
                      <c:pt idx="1910" formatCode="General">
                        <c:v>158.23699999999999</c:v>
                      </c:pt>
                      <c:pt idx="1911" formatCode="General">
                        <c:v>158.24700000000001</c:v>
                      </c:pt>
                      <c:pt idx="1912" formatCode="General">
                        <c:v>158.25700000000001</c:v>
                      </c:pt>
                      <c:pt idx="1913" formatCode="General">
                        <c:v>158.267</c:v>
                      </c:pt>
                      <c:pt idx="1914" formatCode="General">
                        <c:v>158.27699999999999</c:v>
                      </c:pt>
                      <c:pt idx="1915" formatCode="General">
                        <c:v>158.28700000000001</c:v>
                      </c:pt>
                      <c:pt idx="1916" formatCode="General">
                        <c:v>158.297</c:v>
                      </c:pt>
                      <c:pt idx="1917" formatCode="General">
                        <c:v>158.30699999999999</c:v>
                      </c:pt>
                      <c:pt idx="1918" formatCode="General">
                        <c:v>158.31700000000001</c:v>
                      </c:pt>
                      <c:pt idx="1919" formatCode="General">
                        <c:v>158.327</c:v>
                      </c:pt>
                      <c:pt idx="1920" formatCode="General">
                        <c:v>158.33699999999999</c:v>
                      </c:pt>
                      <c:pt idx="1921" formatCode="General">
                        <c:v>158.34700000000001</c:v>
                      </c:pt>
                      <c:pt idx="1922" formatCode="General">
                        <c:v>158.357</c:v>
                      </c:pt>
                      <c:pt idx="1923" formatCode="General">
                        <c:v>158.36699999999999</c:v>
                      </c:pt>
                      <c:pt idx="1924" formatCode="General">
                        <c:v>158.37700000000001</c:v>
                      </c:pt>
                      <c:pt idx="1925" formatCode="General">
                        <c:v>158.387</c:v>
                      </c:pt>
                      <c:pt idx="1926" formatCode="General">
                        <c:v>158.39699999999999</c:v>
                      </c:pt>
                      <c:pt idx="1927" formatCode="General">
                        <c:v>158.40700000000001</c:v>
                      </c:pt>
                      <c:pt idx="1928" formatCode="General">
                        <c:v>158.417</c:v>
                      </c:pt>
                      <c:pt idx="1929" formatCode="General">
                        <c:v>158.42699999999999</c:v>
                      </c:pt>
                      <c:pt idx="1930" formatCode="General">
                        <c:v>158.43700000000001</c:v>
                      </c:pt>
                      <c:pt idx="1931" formatCode="General">
                        <c:v>158.447</c:v>
                      </c:pt>
                      <c:pt idx="1932" formatCode="General">
                        <c:v>158.45699999999999</c:v>
                      </c:pt>
                      <c:pt idx="1933" formatCode="General">
                        <c:v>158.46700000000001</c:v>
                      </c:pt>
                      <c:pt idx="1934" formatCode="General">
                        <c:v>158.477</c:v>
                      </c:pt>
                      <c:pt idx="1935" formatCode="General">
                        <c:v>158.48699999999999</c:v>
                      </c:pt>
                      <c:pt idx="1936" formatCode="General">
                        <c:v>158.49700000000001</c:v>
                      </c:pt>
                      <c:pt idx="1937" formatCode="General">
                        <c:v>158.50700000000001</c:v>
                      </c:pt>
                      <c:pt idx="1938" formatCode="General">
                        <c:v>158.517</c:v>
                      </c:pt>
                      <c:pt idx="1939" formatCode="General">
                        <c:v>158.52699999999999</c:v>
                      </c:pt>
                      <c:pt idx="1940" formatCode="General">
                        <c:v>158.53700000000001</c:v>
                      </c:pt>
                      <c:pt idx="1941" formatCode="General">
                        <c:v>158.547</c:v>
                      </c:pt>
                      <c:pt idx="1942" formatCode="General">
                        <c:v>158.55699999999999</c:v>
                      </c:pt>
                      <c:pt idx="1943" formatCode="General">
                        <c:v>158.56700000000001</c:v>
                      </c:pt>
                      <c:pt idx="1944" formatCode="General">
                        <c:v>158.577</c:v>
                      </c:pt>
                      <c:pt idx="1945" formatCode="General">
                        <c:v>158.58699999999999</c:v>
                      </c:pt>
                      <c:pt idx="1946" formatCode="General">
                        <c:v>158.59700000000001</c:v>
                      </c:pt>
                      <c:pt idx="1947" formatCode="General">
                        <c:v>158.607</c:v>
                      </c:pt>
                      <c:pt idx="1948" formatCode="General">
                        <c:v>158.61699999999999</c:v>
                      </c:pt>
                      <c:pt idx="1949" formatCode="General">
                        <c:v>158.62700000000001</c:v>
                      </c:pt>
                      <c:pt idx="1950" formatCode="General">
                        <c:v>158.637</c:v>
                      </c:pt>
                      <c:pt idx="1951" formatCode="General">
                        <c:v>158.64699999999999</c:v>
                      </c:pt>
                      <c:pt idx="1952" formatCode="General">
                        <c:v>158.65700000000001</c:v>
                      </c:pt>
                      <c:pt idx="1953" formatCode="General">
                        <c:v>158.667</c:v>
                      </c:pt>
                      <c:pt idx="1954" formatCode="General">
                        <c:v>158.67699999999999</c:v>
                      </c:pt>
                      <c:pt idx="1955" formatCode="General">
                        <c:v>158.68700000000001</c:v>
                      </c:pt>
                      <c:pt idx="1956" formatCode="General">
                        <c:v>158.697</c:v>
                      </c:pt>
                      <c:pt idx="1957" formatCode="General">
                        <c:v>158.70699999999999</c:v>
                      </c:pt>
                      <c:pt idx="1958" formatCode="General">
                        <c:v>158.71700000000001</c:v>
                      </c:pt>
                      <c:pt idx="1959" formatCode="General">
                        <c:v>158.727</c:v>
                      </c:pt>
                      <c:pt idx="1960" formatCode="General">
                        <c:v>158.73699999999999</c:v>
                      </c:pt>
                      <c:pt idx="1961" formatCode="General">
                        <c:v>158.74700000000001</c:v>
                      </c:pt>
                      <c:pt idx="1962" formatCode="General">
                        <c:v>158.75700000000001</c:v>
                      </c:pt>
                      <c:pt idx="1963" formatCode="General">
                        <c:v>158.767</c:v>
                      </c:pt>
                      <c:pt idx="1964" formatCode="General">
                        <c:v>158.77699999999999</c:v>
                      </c:pt>
                      <c:pt idx="1965" formatCode="General">
                        <c:v>158.78700000000001</c:v>
                      </c:pt>
                      <c:pt idx="1966" formatCode="General">
                        <c:v>158.797</c:v>
                      </c:pt>
                      <c:pt idx="1967" formatCode="General">
                        <c:v>158.80699999999999</c:v>
                      </c:pt>
                      <c:pt idx="1968" formatCode="General">
                        <c:v>158.81700000000001</c:v>
                      </c:pt>
                      <c:pt idx="1969" formatCode="General">
                        <c:v>158.827</c:v>
                      </c:pt>
                      <c:pt idx="1970" formatCode="General">
                        <c:v>158.83699999999999</c:v>
                      </c:pt>
                      <c:pt idx="1971" formatCode="General">
                        <c:v>158.84700000000001</c:v>
                      </c:pt>
                      <c:pt idx="1972" formatCode="General">
                        <c:v>158.857</c:v>
                      </c:pt>
                      <c:pt idx="1973" formatCode="General">
                        <c:v>158.86699999999999</c:v>
                      </c:pt>
                      <c:pt idx="1974" formatCode="General">
                        <c:v>158.87700000000001</c:v>
                      </c:pt>
                      <c:pt idx="1975" formatCode="General">
                        <c:v>158.887</c:v>
                      </c:pt>
                      <c:pt idx="1976" formatCode="General">
                        <c:v>158.89699999999999</c:v>
                      </c:pt>
                      <c:pt idx="1977" formatCode="General">
                        <c:v>158.90700000000001</c:v>
                      </c:pt>
                      <c:pt idx="1978" formatCode="General">
                        <c:v>158.917</c:v>
                      </c:pt>
                      <c:pt idx="1979" formatCode="General">
                        <c:v>158.92699999999999</c:v>
                      </c:pt>
                      <c:pt idx="1980" formatCode="General">
                        <c:v>158.93700000000001</c:v>
                      </c:pt>
                      <c:pt idx="1981" formatCode="General">
                        <c:v>158.947</c:v>
                      </c:pt>
                      <c:pt idx="1982" formatCode="General">
                        <c:v>158.95699999999999</c:v>
                      </c:pt>
                      <c:pt idx="1983" formatCode="General">
                        <c:v>158.96700000000001</c:v>
                      </c:pt>
                      <c:pt idx="1984" formatCode="General">
                        <c:v>158.977</c:v>
                      </c:pt>
                      <c:pt idx="1985" formatCode="General">
                        <c:v>158.98699999999999</c:v>
                      </c:pt>
                      <c:pt idx="1986" formatCode="General">
                        <c:v>158.99700000000001</c:v>
                      </c:pt>
                      <c:pt idx="1987" formatCode="General">
                        <c:v>159.00700000000001</c:v>
                      </c:pt>
                      <c:pt idx="1988" formatCode="General">
                        <c:v>159.017</c:v>
                      </c:pt>
                      <c:pt idx="1989" formatCode="General">
                        <c:v>159.02699999999999</c:v>
                      </c:pt>
                      <c:pt idx="1990" formatCode="General">
                        <c:v>159.03700000000001</c:v>
                      </c:pt>
                      <c:pt idx="1991" formatCode="General">
                        <c:v>159.047</c:v>
                      </c:pt>
                      <c:pt idx="1992" formatCode="General">
                        <c:v>159.05699999999999</c:v>
                      </c:pt>
                      <c:pt idx="1993" formatCode="General">
                        <c:v>159.06700000000001</c:v>
                      </c:pt>
                      <c:pt idx="1994" formatCode="General">
                        <c:v>159.077</c:v>
                      </c:pt>
                      <c:pt idx="1995" formatCode="General">
                        <c:v>159.08699999999999</c:v>
                      </c:pt>
                      <c:pt idx="1996" formatCode="General">
                        <c:v>159.09700000000001</c:v>
                      </c:pt>
                      <c:pt idx="1997" formatCode="General">
                        <c:v>159.107</c:v>
                      </c:pt>
                      <c:pt idx="1998" formatCode="General">
                        <c:v>159.11699999999999</c:v>
                      </c:pt>
                      <c:pt idx="1999" formatCode="General">
                        <c:v>159.12700000000001</c:v>
                      </c:pt>
                      <c:pt idx="2000" formatCode="General">
                        <c:v>159.137</c:v>
                      </c:pt>
                      <c:pt idx="2001" formatCode="General">
                        <c:v>159.14699999999999</c:v>
                      </c:pt>
                      <c:pt idx="2002" formatCode="General">
                        <c:v>159.15700000000001</c:v>
                      </c:pt>
                      <c:pt idx="2003" formatCode="General">
                        <c:v>159.167</c:v>
                      </c:pt>
                      <c:pt idx="2004" formatCode="General">
                        <c:v>159.17699999999999</c:v>
                      </c:pt>
                      <c:pt idx="2005" formatCode="General">
                        <c:v>159.18700000000001</c:v>
                      </c:pt>
                      <c:pt idx="2006" formatCode="General">
                        <c:v>159.197</c:v>
                      </c:pt>
                      <c:pt idx="2007" formatCode="General">
                        <c:v>159.20699999999999</c:v>
                      </c:pt>
                      <c:pt idx="2008" formatCode="General">
                        <c:v>159.21700000000001</c:v>
                      </c:pt>
                      <c:pt idx="2009" formatCode="General">
                        <c:v>159.227</c:v>
                      </c:pt>
                      <c:pt idx="2010" formatCode="General">
                        <c:v>159.23699999999999</c:v>
                      </c:pt>
                      <c:pt idx="2011" formatCode="General">
                        <c:v>159.24700000000001</c:v>
                      </c:pt>
                      <c:pt idx="2012" formatCode="General">
                        <c:v>159.25700000000001</c:v>
                      </c:pt>
                      <c:pt idx="2013" formatCode="General">
                        <c:v>159.267</c:v>
                      </c:pt>
                      <c:pt idx="2014" formatCode="General">
                        <c:v>159.27699999999999</c:v>
                      </c:pt>
                      <c:pt idx="2015" formatCode="General">
                        <c:v>159.28700000000001</c:v>
                      </c:pt>
                      <c:pt idx="2016" formatCode="General">
                        <c:v>159.297</c:v>
                      </c:pt>
                      <c:pt idx="2017" formatCode="General">
                        <c:v>159.30699999999999</c:v>
                      </c:pt>
                      <c:pt idx="2018" formatCode="General">
                        <c:v>159.31700000000001</c:v>
                      </c:pt>
                      <c:pt idx="2019" formatCode="General">
                        <c:v>159.327</c:v>
                      </c:pt>
                      <c:pt idx="2020" formatCode="General">
                        <c:v>159.33699999999999</c:v>
                      </c:pt>
                      <c:pt idx="2021" formatCode="General">
                        <c:v>159.34700000000001</c:v>
                      </c:pt>
                      <c:pt idx="2022" formatCode="General">
                        <c:v>159.357</c:v>
                      </c:pt>
                      <c:pt idx="2023" formatCode="General">
                        <c:v>159.36699999999999</c:v>
                      </c:pt>
                      <c:pt idx="2024" formatCode="General">
                        <c:v>159.37700000000001</c:v>
                      </c:pt>
                      <c:pt idx="2025" formatCode="General">
                        <c:v>159.387</c:v>
                      </c:pt>
                      <c:pt idx="2026" formatCode="General">
                        <c:v>159.39699999999999</c:v>
                      </c:pt>
                      <c:pt idx="2027" formatCode="General">
                        <c:v>159.40700000000001</c:v>
                      </c:pt>
                      <c:pt idx="2028" formatCode="General">
                        <c:v>159.417</c:v>
                      </c:pt>
                      <c:pt idx="2029" formatCode="General">
                        <c:v>159.42699999999999</c:v>
                      </c:pt>
                      <c:pt idx="2030" formatCode="General">
                        <c:v>159.43700000000001</c:v>
                      </c:pt>
                      <c:pt idx="2031" formatCode="General">
                        <c:v>159.447</c:v>
                      </c:pt>
                      <c:pt idx="2032" formatCode="General">
                        <c:v>159.45699999999999</c:v>
                      </c:pt>
                      <c:pt idx="2033" formatCode="General">
                        <c:v>159.46700000000001</c:v>
                      </c:pt>
                      <c:pt idx="2034" formatCode="General">
                        <c:v>159.477</c:v>
                      </c:pt>
                      <c:pt idx="2035" formatCode="General">
                        <c:v>159.48699999999999</c:v>
                      </c:pt>
                      <c:pt idx="2036" formatCode="General">
                        <c:v>159.49700000000001</c:v>
                      </c:pt>
                      <c:pt idx="2037" formatCode="General">
                        <c:v>159.50700000000001</c:v>
                      </c:pt>
                      <c:pt idx="2038" formatCode="General">
                        <c:v>159.517</c:v>
                      </c:pt>
                      <c:pt idx="2039" formatCode="General">
                        <c:v>159.52699999999999</c:v>
                      </c:pt>
                      <c:pt idx="2040" formatCode="General">
                        <c:v>159.53700000000001</c:v>
                      </c:pt>
                      <c:pt idx="2041" formatCode="General">
                        <c:v>159.547</c:v>
                      </c:pt>
                      <c:pt idx="2042" formatCode="General">
                        <c:v>159.55699999999999</c:v>
                      </c:pt>
                      <c:pt idx="2043" formatCode="General">
                        <c:v>159.56700000000001</c:v>
                      </c:pt>
                      <c:pt idx="2044" formatCode="General">
                        <c:v>159.577</c:v>
                      </c:pt>
                      <c:pt idx="2045" formatCode="General">
                        <c:v>159.58699999999999</c:v>
                      </c:pt>
                      <c:pt idx="2046" formatCode="General">
                        <c:v>159.59700000000001</c:v>
                      </c:pt>
                      <c:pt idx="2047" formatCode="General">
                        <c:v>159.607</c:v>
                      </c:pt>
                      <c:pt idx="2048" formatCode="General">
                        <c:v>159.61699999999999</c:v>
                      </c:pt>
                      <c:pt idx="2049" formatCode="General">
                        <c:v>159.62700000000001</c:v>
                      </c:pt>
                      <c:pt idx="2050" formatCode="General">
                        <c:v>159.637</c:v>
                      </c:pt>
                      <c:pt idx="2051" formatCode="General">
                        <c:v>159.64699999999999</c:v>
                      </c:pt>
                      <c:pt idx="2052" formatCode="General">
                        <c:v>159.65700000000001</c:v>
                      </c:pt>
                      <c:pt idx="2053" formatCode="General">
                        <c:v>159.667</c:v>
                      </c:pt>
                      <c:pt idx="2054" formatCode="General">
                        <c:v>159.67699999999999</c:v>
                      </c:pt>
                      <c:pt idx="2055" formatCode="General">
                        <c:v>159.68700000000001</c:v>
                      </c:pt>
                      <c:pt idx="2056" formatCode="General">
                        <c:v>159.697</c:v>
                      </c:pt>
                      <c:pt idx="2057" formatCode="General">
                        <c:v>159.70699999999999</c:v>
                      </c:pt>
                      <c:pt idx="2058" formatCode="General">
                        <c:v>159.71700000000001</c:v>
                      </c:pt>
                      <c:pt idx="2059" formatCode="General">
                        <c:v>159.727</c:v>
                      </c:pt>
                      <c:pt idx="2060" formatCode="General">
                        <c:v>159.73699999999999</c:v>
                      </c:pt>
                      <c:pt idx="2061" formatCode="General">
                        <c:v>159.74700000000001</c:v>
                      </c:pt>
                      <c:pt idx="2062" formatCode="General">
                        <c:v>159.75700000000001</c:v>
                      </c:pt>
                      <c:pt idx="2063" formatCode="General">
                        <c:v>159.767</c:v>
                      </c:pt>
                      <c:pt idx="2064" formatCode="General">
                        <c:v>159.77699999999999</c:v>
                      </c:pt>
                      <c:pt idx="2065" formatCode="General">
                        <c:v>159.78700000000001</c:v>
                      </c:pt>
                      <c:pt idx="2066" formatCode="General">
                        <c:v>159.797</c:v>
                      </c:pt>
                      <c:pt idx="2067" formatCode="General">
                        <c:v>159.80699999999999</c:v>
                      </c:pt>
                      <c:pt idx="2068" formatCode="General">
                        <c:v>159.81700000000001</c:v>
                      </c:pt>
                      <c:pt idx="2069" formatCode="General">
                        <c:v>159.827</c:v>
                      </c:pt>
                      <c:pt idx="2070" formatCode="General">
                        <c:v>159.83699999999999</c:v>
                      </c:pt>
                      <c:pt idx="2071" formatCode="General">
                        <c:v>159.84700000000001</c:v>
                      </c:pt>
                      <c:pt idx="2072" formatCode="General">
                        <c:v>159.857</c:v>
                      </c:pt>
                      <c:pt idx="2073" formatCode="General">
                        <c:v>159.86699999999999</c:v>
                      </c:pt>
                      <c:pt idx="2074" formatCode="General">
                        <c:v>159.87700000000001</c:v>
                      </c:pt>
                      <c:pt idx="2075" formatCode="General">
                        <c:v>159.887</c:v>
                      </c:pt>
                      <c:pt idx="2076" formatCode="General">
                        <c:v>159.89699999999999</c:v>
                      </c:pt>
                      <c:pt idx="2077" formatCode="General">
                        <c:v>159.90700000000001</c:v>
                      </c:pt>
                      <c:pt idx="2078" formatCode="General">
                        <c:v>159.917</c:v>
                      </c:pt>
                      <c:pt idx="2079" formatCode="General">
                        <c:v>159.92699999999999</c:v>
                      </c:pt>
                      <c:pt idx="2080" formatCode="General">
                        <c:v>159.93700000000001</c:v>
                      </c:pt>
                      <c:pt idx="2081" formatCode="General">
                        <c:v>159.947</c:v>
                      </c:pt>
                      <c:pt idx="2082" formatCode="General">
                        <c:v>159.95699999999999</c:v>
                      </c:pt>
                      <c:pt idx="2083" formatCode="General">
                        <c:v>159.96700000000001</c:v>
                      </c:pt>
                      <c:pt idx="2084" formatCode="General">
                        <c:v>159.977</c:v>
                      </c:pt>
                      <c:pt idx="2085" formatCode="General">
                        <c:v>159.98699999999999</c:v>
                      </c:pt>
                      <c:pt idx="2086" formatCode="General">
                        <c:v>159.99700000000001</c:v>
                      </c:pt>
                      <c:pt idx="2087" formatCode="General">
                        <c:v>160.00700000000001</c:v>
                      </c:pt>
                      <c:pt idx="2088" formatCode="General">
                        <c:v>160.017</c:v>
                      </c:pt>
                      <c:pt idx="2089" formatCode="General">
                        <c:v>160.02699999999999</c:v>
                      </c:pt>
                      <c:pt idx="2090" formatCode="General">
                        <c:v>160.03700000000001</c:v>
                      </c:pt>
                      <c:pt idx="2091" formatCode="General">
                        <c:v>160.047</c:v>
                      </c:pt>
                      <c:pt idx="2092" formatCode="General">
                        <c:v>160.05699999999999</c:v>
                      </c:pt>
                      <c:pt idx="2093" formatCode="General">
                        <c:v>160.06700000000001</c:v>
                      </c:pt>
                      <c:pt idx="2094" formatCode="General">
                        <c:v>160.077</c:v>
                      </c:pt>
                      <c:pt idx="2095" formatCode="General">
                        <c:v>160.08699999999999</c:v>
                      </c:pt>
                      <c:pt idx="2096" formatCode="General">
                        <c:v>160.09700000000001</c:v>
                      </c:pt>
                      <c:pt idx="2097" formatCode="General">
                        <c:v>160.107</c:v>
                      </c:pt>
                      <c:pt idx="2098" formatCode="General">
                        <c:v>160.11699999999999</c:v>
                      </c:pt>
                      <c:pt idx="2099" formatCode="General">
                        <c:v>160.12700000000001</c:v>
                      </c:pt>
                      <c:pt idx="2100" formatCode="General">
                        <c:v>160.137</c:v>
                      </c:pt>
                      <c:pt idx="2101" formatCode="General">
                        <c:v>160.14699999999999</c:v>
                      </c:pt>
                      <c:pt idx="2102" formatCode="General">
                        <c:v>160.15700000000001</c:v>
                      </c:pt>
                      <c:pt idx="2103" formatCode="General">
                        <c:v>160.167</c:v>
                      </c:pt>
                      <c:pt idx="2104" formatCode="General">
                        <c:v>160.17699999999999</c:v>
                      </c:pt>
                      <c:pt idx="2105" formatCode="General">
                        <c:v>160.18700000000001</c:v>
                      </c:pt>
                      <c:pt idx="2106" formatCode="General">
                        <c:v>160.197</c:v>
                      </c:pt>
                      <c:pt idx="2107" formatCode="General">
                        <c:v>160.20699999999999</c:v>
                      </c:pt>
                      <c:pt idx="2108" formatCode="General">
                        <c:v>160.21700000000001</c:v>
                      </c:pt>
                      <c:pt idx="2109" formatCode="General">
                        <c:v>160.227</c:v>
                      </c:pt>
                      <c:pt idx="2110" formatCode="General">
                        <c:v>160.23699999999999</c:v>
                      </c:pt>
                      <c:pt idx="2111" formatCode="General">
                        <c:v>160.24700000000001</c:v>
                      </c:pt>
                      <c:pt idx="2112" formatCode="General">
                        <c:v>160.25700000000001</c:v>
                      </c:pt>
                      <c:pt idx="2113" formatCode="General">
                        <c:v>160.267</c:v>
                      </c:pt>
                      <c:pt idx="2114" formatCode="General">
                        <c:v>160.27699999999999</c:v>
                      </c:pt>
                      <c:pt idx="2115" formatCode="General">
                        <c:v>160.28700000000001</c:v>
                      </c:pt>
                      <c:pt idx="2116" formatCode="General">
                        <c:v>160.297</c:v>
                      </c:pt>
                      <c:pt idx="2117" formatCode="General">
                        <c:v>160.30699999999999</c:v>
                      </c:pt>
                      <c:pt idx="2118" formatCode="General">
                        <c:v>160.31700000000001</c:v>
                      </c:pt>
                      <c:pt idx="2119" formatCode="General">
                        <c:v>160.327</c:v>
                      </c:pt>
                      <c:pt idx="2120" formatCode="General">
                        <c:v>160.33699999999999</c:v>
                      </c:pt>
                      <c:pt idx="2121" formatCode="General">
                        <c:v>160.34700000000001</c:v>
                      </c:pt>
                      <c:pt idx="2122" formatCode="General">
                        <c:v>160.357</c:v>
                      </c:pt>
                      <c:pt idx="2123" formatCode="General">
                        <c:v>160.36699999999999</c:v>
                      </c:pt>
                      <c:pt idx="2124" formatCode="General">
                        <c:v>160.37700000000001</c:v>
                      </c:pt>
                      <c:pt idx="2125" formatCode="General">
                        <c:v>160.387</c:v>
                      </c:pt>
                      <c:pt idx="2126" formatCode="General">
                        <c:v>160.39699999999999</c:v>
                      </c:pt>
                      <c:pt idx="2127" formatCode="General">
                        <c:v>160.40700000000001</c:v>
                      </c:pt>
                      <c:pt idx="2128" formatCode="General">
                        <c:v>160.417</c:v>
                      </c:pt>
                      <c:pt idx="2129" formatCode="General">
                        <c:v>160.42699999999999</c:v>
                      </c:pt>
                      <c:pt idx="2130" formatCode="General">
                        <c:v>160.43700000000001</c:v>
                      </c:pt>
                      <c:pt idx="2131" formatCode="General">
                        <c:v>160.447</c:v>
                      </c:pt>
                      <c:pt idx="2132" formatCode="General">
                        <c:v>160.45699999999999</c:v>
                      </c:pt>
                      <c:pt idx="2133" formatCode="General">
                        <c:v>160.46700000000001</c:v>
                      </c:pt>
                      <c:pt idx="2134" formatCode="General">
                        <c:v>160.477</c:v>
                      </c:pt>
                      <c:pt idx="2135" formatCode="General">
                        <c:v>160.48699999999999</c:v>
                      </c:pt>
                      <c:pt idx="2136" formatCode="General">
                        <c:v>160.49700000000001</c:v>
                      </c:pt>
                      <c:pt idx="2137" formatCode="General">
                        <c:v>160.50700000000001</c:v>
                      </c:pt>
                      <c:pt idx="2138" formatCode="General">
                        <c:v>160.517</c:v>
                      </c:pt>
                      <c:pt idx="2139" formatCode="General">
                        <c:v>160.52699999999999</c:v>
                      </c:pt>
                      <c:pt idx="2140" formatCode="General">
                        <c:v>160.53700000000001</c:v>
                      </c:pt>
                      <c:pt idx="2141" formatCode="General">
                        <c:v>160.547</c:v>
                      </c:pt>
                      <c:pt idx="2142" formatCode="General">
                        <c:v>160.55699999999999</c:v>
                      </c:pt>
                      <c:pt idx="2143" formatCode="General">
                        <c:v>160.56700000000001</c:v>
                      </c:pt>
                      <c:pt idx="2144" formatCode="General">
                        <c:v>160.577</c:v>
                      </c:pt>
                      <c:pt idx="2145" formatCode="General">
                        <c:v>160.58699999999999</c:v>
                      </c:pt>
                      <c:pt idx="2146" formatCode="General">
                        <c:v>160.59700000000001</c:v>
                      </c:pt>
                      <c:pt idx="2147" formatCode="General">
                        <c:v>160.607</c:v>
                      </c:pt>
                      <c:pt idx="2148" formatCode="General">
                        <c:v>160.61699999999999</c:v>
                      </c:pt>
                      <c:pt idx="2149" formatCode="General">
                        <c:v>160.62700000000001</c:v>
                      </c:pt>
                      <c:pt idx="2150" formatCode="General">
                        <c:v>160.637</c:v>
                      </c:pt>
                      <c:pt idx="2151" formatCode="General">
                        <c:v>160.64699999999999</c:v>
                      </c:pt>
                      <c:pt idx="2152" formatCode="General">
                        <c:v>160.65700000000001</c:v>
                      </c:pt>
                      <c:pt idx="2153" formatCode="General">
                        <c:v>160.667</c:v>
                      </c:pt>
                      <c:pt idx="2154" formatCode="General">
                        <c:v>160.67699999999999</c:v>
                      </c:pt>
                      <c:pt idx="2155" formatCode="General">
                        <c:v>160.68700000000001</c:v>
                      </c:pt>
                      <c:pt idx="2156" formatCode="General">
                        <c:v>160.697</c:v>
                      </c:pt>
                      <c:pt idx="2157" formatCode="General">
                        <c:v>160.70699999999999</c:v>
                      </c:pt>
                      <c:pt idx="2158" formatCode="General">
                        <c:v>160.71700000000001</c:v>
                      </c:pt>
                      <c:pt idx="2159" formatCode="General">
                        <c:v>160.727</c:v>
                      </c:pt>
                      <c:pt idx="2160" formatCode="General">
                        <c:v>160.73699999999999</c:v>
                      </c:pt>
                      <c:pt idx="2161" formatCode="General">
                        <c:v>160.74700000000001</c:v>
                      </c:pt>
                      <c:pt idx="2162" formatCode="General">
                        <c:v>160.75700000000001</c:v>
                      </c:pt>
                      <c:pt idx="2163" formatCode="General">
                        <c:v>160.767</c:v>
                      </c:pt>
                      <c:pt idx="2164" formatCode="General">
                        <c:v>160.77699999999999</c:v>
                      </c:pt>
                      <c:pt idx="2165" formatCode="General">
                        <c:v>160.78700000000001</c:v>
                      </c:pt>
                      <c:pt idx="2166" formatCode="General">
                        <c:v>160.797</c:v>
                      </c:pt>
                      <c:pt idx="2167" formatCode="General">
                        <c:v>160.80699999999999</c:v>
                      </c:pt>
                      <c:pt idx="2168" formatCode="General">
                        <c:v>160.81700000000001</c:v>
                      </c:pt>
                      <c:pt idx="2169" formatCode="General">
                        <c:v>160.827</c:v>
                      </c:pt>
                      <c:pt idx="2170" formatCode="General">
                        <c:v>160.83699999999999</c:v>
                      </c:pt>
                      <c:pt idx="2171" formatCode="General">
                        <c:v>160.84700000000001</c:v>
                      </c:pt>
                      <c:pt idx="2172" formatCode="General">
                        <c:v>160.857</c:v>
                      </c:pt>
                      <c:pt idx="2173" formatCode="General">
                        <c:v>160.86699999999999</c:v>
                      </c:pt>
                      <c:pt idx="2174" formatCode="General">
                        <c:v>160.87700000000001</c:v>
                      </c:pt>
                      <c:pt idx="2175" formatCode="General">
                        <c:v>160.887</c:v>
                      </c:pt>
                      <c:pt idx="2176" formatCode="General">
                        <c:v>160.89699999999999</c:v>
                      </c:pt>
                      <c:pt idx="2177" formatCode="General">
                        <c:v>160.90700000000001</c:v>
                      </c:pt>
                      <c:pt idx="2178" formatCode="General">
                        <c:v>160.917</c:v>
                      </c:pt>
                      <c:pt idx="2179" formatCode="General">
                        <c:v>160.92699999999999</c:v>
                      </c:pt>
                      <c:pt idx="2180" formatCode="General">
                        <c:v>160.93700000000001</c:v>
                      </c:pt>
                      <c:pt idx="2181" formatCode="General">
                        <c:v>160.947</c:v>
                      </c:pt>
                      <c:pt idx="2182" formatCode="General">
                        <c:v>160.95699999999999</c:v>
                      </c:pt>
                      <c:pt idx="2183" formatCode="General">
                        <c:v>160.96700000000001</c:v>
                      </c:pt>
                      <c:pt idx="2184" formatCode="General">
                        <c:v>160.977</c:v>
                      </c:pt>
                      <c:pt idx="2185" formatCode="General">
                        <c:v>160.98699999999999</c:v>
                      </c:pt>
                      <c:pt idx="2186" formatCode="General">
                        <c:v>160.99700000000001</c:v>
                      </c:pt>
                      <c:pt idx="2187" formatCode="General">
                        <c:v>161.00700000000001</c:v>
                      </c:pt>
                      <c:pt idx="2188" formatCode="General">
                        <c:v>161.017</c:v>
                      </c:pt>
                      <c:pt idx="2189" formatCode="General">
                        <c:v>161.02699999999999</c:v>
                      </c:pt>
                      <c:pt idx="2190" formatCode="General">
                        <c:v>161.03700000000001</c:v>
                      </c:pt>
                      <c:pt idx="2191" formatCode="General">
                        <c:v>161.047</c:v>
                      </c:pt>
                      <c:pt idx="2192" formatCode="General">
                        <c:v>161.05699999999999</c:v>
                      </c:pt>
                      <c:pt idx="2193" formatCode="General">
                        <c:v>161.06700000000001</c:v>
                      </c:pt>
                      <c:pt idx="2194" formatCode="General">
                        <c:v>161.077</c:v>
                      </c:pt>
                      <c:pt idx="2195" formatCode="General">
                        <c:v>161.08699999999999</c:v>
                      </c:pt>
                      <c:pt idx="2196" formatCode="General">
                        <c:v>161.09700000000001</c:v>
                      </c:pt>
                      <c:pt idx="2197" formatCode="General">
                        <c:v>161.107</c:v>
                      </c:pt>
                      <c:pt idx="2198" formatCode="General">
                        <c:v>161.11699999999999</c:v>
                      </c:pt>
                      <c:pt idx="2199" formatCode="General">
                        <c:v>161.12700000000001</c:v>
                      </c:pt>
                      <c:pt idx="2200" formatCode="General">
                        <c:v>161.137</c:v>
                      </c:pt>
                      <c:pt idx="2201" formatCode="General">
                        <c:v>161.14699999999999</c:v>
                      </c:pt>
                      <c:pt idx="2202" formatCode="General">
                        <c:v>161.15700000000001</c:v>
                      </c:pt>
                      <c:pt idx="2203" formatCode="General">
                        <c:v>161.167</c:v>
                      </c:pt>
                      <c:pt idx="2204" formatCode="General">
                        <c:v>161.17699999999999</c:v>
                      </c:pt>
                      <c:pt idx="2205" formatCode="General">
                        <c:v>161.18700000000001</c:v>
                      </c:pt>
                      <c:pt idx="2206" formatCode="General">
                        <c:v>161.197</c:v>
                      </c:pt>
                      <c:pt idx="2207" formatCode="General">
                        <c:v>161.20699999999999</c:v>
                      </c:pt>
                      <c:pt idx="2208" formatCode="General">
                        <c:v>161.21700000000001</c:v>
                      </c:pt>
                      <c:pt idx="2209" formatCode="General">
                        <c:v>161.227</c:v>
                      </c:pt>
                      <c:pt idx="2210" formatCode="General">
                        <c:v>161.23699999999999</c:v>
                      </c:pt>
                      <c:pt idx="2211" formatCode="General">
                        <c:v>161.24700000000001</c:v>
                      </c:pt>
                      <c:pt idx="2212" formatCode="General">
                        <c:v>161.25700000000001</c:v>
                      </c:pt>
                      <c:pt idx="2213" formatCode="General">
                        <c:v>161.267</c:v>
                      </c:pt>
                      <c:pt idx="2214" formatCode="General">
                        <c:v>161.27699999999999</c:v>
                      </c:pt>
                      <c:pt idx="2215" formatCode="General">
                        <c:v>161.28700000000001</c:v>
                      </c:pt>
                      <c:pt idx="2216" formatCode="General">
                        <c:v>161.297</c:v>
                      </c:pt>
                      <c:pt idx="2217" formatCode="General">
                        <c:v>161.30699999999999</c:v>
                      </c:pt>
                      <c:pt idx="2218" formatCode="General">
                        <c:v>161.31700000000001</c:v>
                      </c:pt>
                      <c:pt idx="2219" formatCode="General">
                        <c:v>161.327</c:v>
                      </c:pt>
                      <c:pt idx="2220" formatCode="General">
                        <c:v>161.33699999999999</c:v>
                      </c:pt>
                      <c:pt idx="2221" formatCode="General">
                        <c:v>161.34700000000001</c:v>
                      </c:pt>
                      <c:pt idx="2222" formatCode="General">
                        <c:v>161.357</c:v>
                      </c:pt>
                      <c:pt idx="2223" formatCode="General">
                        <c:v>161.36699999999999</c:v>
                      </c:pt>
                      <c:pt idx="2224" formatCode="General">
                        <c:v>161.37700000000001</c:v>
                      </c:pt>
                      <c:pt idx="2225" formatCode="General">
                        <c:v>161.387</c:v>
                      </c:pt>
                      <c:pt idx="2226" formatCode="General">
                        <c:v>161.39699999999999</c:v>
                      </c:pt>
                      <c:pt idx="2227" formatCode="General">
                        <c:v>161.40700000000001</c:v>
                      </c:pt>
                      <c:pt idx="2228" formatCode="General">
                        <c:v>161.417</c:v>
                      </c:pt>
                      <c:pt idx="2229" formatCode="General">
                        <c:v>161.42699999999999</c:v>
                      </c:pt>
                      <c:pt idx="2230" formatCode="General">
                        <c:v>161.43700000000001</c:v>
                      </c:pt>
                      <c:pt idx="2231" formatCode="General">
                        <c:v>161.447</c:v>
                      </c:pt>
                      <c:pt idx="2232" formatCode="General">
                        <c:v>161.45699999999999</c:v>
                      </c:pt>
                      <c:pt idx="2233" formatCode="General">
                        <c:v>161.46700000000001</c:v>
                      </c:pt>
                      <c:pt idx="2234" formatCode="General">
                        <c:v>161.477</c:v>
                      </c:pt>
                      <c:pt idx="2235" formatCode="General">
                        <c:v>161.48699999999999</c:v>
                      </c:pt>
                      <c:pt idx="2236" formatCode="General">
                        <c:v>161.49700000000001</c:v>
                      </c:pt>
                      <c:pt idx="2237" formatCode="General">
                        <c:v>161.50700000000001</c:v>
                      </c:pt>
                      <c:pt idx="2238" formatCode="General">
                        <c:v>161.517</c:v>
                      </c:pt>
                      <c:pt idx="2239" formatCode="General">
                        <c:v>161.52699999999999</c:v>
                      </c:pt>
                      <c:pt idx="2240" formatCode="General">
                        <c:v>161.53700000000001</c:v>
                      </c:pt>
                      <c:pt idx="2241" formatCode="General">
                        <c:v>161.547</c:v>
                      </c:pt>
                      <c:pt idx="2242" formatCode="General">
                        <c:v>161.55699999999999</c:v>
                      </c:pt>
                      <c:pt idx="2243" formatCode="General">
                        <c:v>161.56700000000001</c:v>
                      </c:pt>
                      <c:pt idx="2244" formatCode="General">
                        <c:v>161.577</c:v>
                      </c:pt>
                      <c:pt idx="2245" formatCode="General">
                        <c:v>161.58699999999999</c:v>
                      </c:pt>
                      <c:pt idx="2246" formatCode="General">
                        <c:v>161.59700000000001</c:v>
                      </c:pt>
                      <c:pt idx="2247" formatCode="General">
                        <c:v>161.607</c:v>
                      </c:pt>
                      <c:pt idx="2248" formatCode="General">
                        <c:v>161.61699999999999</c:v>
                      </c:pt>
                      <c:pt idx="2249" formatCode="General">
                        <c:v>161.62700000000001</c:v>
                      </c:pt>
                      <c:pt idx="2250" formatCode="General">
                        <c:v>161.637</c:v>
                      </c:pt>
                      <c:pt idx="2251" formatCode="General">
                        <c:v>161.64699999999999</c:v>
                      </c:pt>
                      <c:pt idx="2252" formatCode="General">
                        <c:v>161.65700000000001</c:v>
                      </c:pt>
                      <c:pt idx="2253" formatCode="General">
                        <c:v>161.667</c:v>
                      </c:pt>
                      <c:pt idx="2254" formatCode="General">
                        <c:v>161.67699999999999</c:v>
                      </c:pt>
                      <c:pt idx="2255" formatCode="General">
                        <c:v>161.68700000000001</c:v>
                      </c:pt>
                      <c:pt idx="2256" formatCode="General">
                        <c:v>161.697</c:v>
                      </c:pt>
                      <c:pt idx="2257" formatCode="General">
                        <c:v>161.70699999999999</c:v>
                      </c:pt>
                      <c:pt idx="2258" formatCode="General">
                        <c:v>161.71700000000001</c:v>
                      </c:pt>
                      <c:pt idx="2259" formatCode="General">
                        <c:v>161.727</c:v>
                      </c:pt>
                      <c:pt idx="2260" formatCode="General">
                        <c:v>161.73699999999999</c:v>
                      </c:pt>
                      <c:pt idx="2261" formatCode="General">
                        <c:v>161.74700000000001</c:v>
                      </c:pt>
                      <c:pt idx="2262" formatCode="General">
                        <c:v>161.75700000000001</c:v>
                      </c:pt>
                      <c:pt idx="2263" formatCode="General">
                        <c:v>161.767</c:v>
                      </c:pt>
                      <c:pt idx="2264" formatCode="General">
                        <c:v>161.77699999999999</c:v>
                      </c:pt>
                      <c:pt idx="2265" formatCode="General">
                        <c:v>161.78700000000001</c:v>
                      </c:pt>
                      <c:pt idx="2266" formatCode="General">
                        <c:v>161.797</c:v>
                      </c:pt>
                      <c:pt idx="2267" formatCode="General">
                        <c:v>161.80699999999999</c:v>
                      </c:pt>
                      <c:pt idx="2268" formatCode="General">
                        <c:v>161.81700000000001</c:v>
                      </c:pt>
                      <c:pt idx="2269" formatCode="General">
                        <c:v>161.827</c:v>
                      </c:pt>
                      <c:pt idx="2270" formatCode="General">
                        <c:v>161.83699999999999</c:v>
                      </c:pt>
                      <c:pt idx="2271" formatCode="General">
                        <c:v>161.84700000000001</c:v>
                      </c:pt>
                      <c:pt idx="2272" formatCode="General">
                        <c:v>161.857</c:v>
                      </c:pt>
                      <c:pt idx="2273" formatCode="General">
                        <c:v>161.86699999999999</c:v>
                      </c:pt>
                      <c:pt idx="2274" formatCode="General">
                        <c:v>161.87700000000001</c:v>
                      </c:pt>
                      <c:pt idx="2275" formatCode="General">
                        <c:v>161.887</c:v>
                      </c:pt>
                      <c:pt idx="2276" formatCode="General">
                        <c:v>161.89699999999999</c:v>
                      </c:pt>
                      <c:pt idx="2277" formatCode="General">
                        <c:v>161.90700000000001</c:v>
                      </c:pt>
                      <c:pt idx="2278" formatCode="General">
                        <c:v>161.917</c:v>
                      </c:pt>
                      <c:pt idx="2279" formatCode="General">
                        <c:v>161.92699999999999</c:v>
                      </c:pt>
                      <c:pt idx="2280" formatCode="General">
                        <c:v>161.93700000000001</c:v>
                      </c:pt>
                      <c:pt idx="2281" formatCode="General">
                        <c:v>161.947</c:v>
                      </c:pt>
                      <c:pt idx="2282" formatCode="General">
                        <c:v>161.95699999999999</c:v>
                      </c:pt>
                      <c:pt idx="2283" formatCode="General">
                        <c:v>161.96700000000001</c:v>
                      </c:pt>
                      <c:pt idx="2284" formatCode="General">
                        <c:v>161.977</c:v>
                      </c:pt>
                      <c:pt idx="2285" formatCode="General">
                        <c:v>161.98699999999999</c:v>
                      </c:pt>
                      <c:pt idx="2286" formatCode="General">
                        <c:v>161.99700000000001</c:v>
                      </c:pt>
                      <c:pt idx="2287" formatCode="General">
                        <c:v>162.00700000000001</c:v>
                      </c:pt>
                      <c:pt idx="2288" formatCode="General">
                        <c:v>162.017</c:v>
                      </c:pt>
                      <c:pt idx="2289" formatCode="General">
                        <c:v>162.02699999999999</c:v>
                      </c:pt>
                      <c:pt idx="2290" formatCode="General">
                        <c:v>162.03700000000001</c:v>
                      </c:pt>
                      <c:pt idx="2291" formatCode="General">
                        <c:v>162.047</c:v>
                      </c:pt>
                      <c:pt idx="2292" formatCode="General">
                        <c:v>162.05699999999999</c:v>
                      </c:pt>
                      <c:pt idx="2293" formatCode="General">
                        <c:v>162.06700000000001</c:v>
                      </c:pt>
                      <c:pt idx="2294" formatCode="General">
                        <c:v>162.077</c:v>
                      </c:pt>
                      <c:pt idx="2295" formatCode="General">
                        <c:v>162.08699999999999</c:v>
                      </c:pt>
                      <c:pt idx="2296" formatCode="General">
                        <c:v>162.09700000000001</c:v>
                      </c:pt>
                      <c:pt idx="2297" formatCode="General">
                        <c:v>162.107</c:v>
                      </c:pt>
                      <c:pt idx="2298" formatCode="General">
                        <c:v>162.11699999999999</c:v>
                      </c:pt>
                      <c:pt idx="2299" formatCode="General">
                        <c:v>162.12700000000001</c:v>
                      </c:pt>
                      <c:pt idx="2300" formatCode="General">
                        <c:v>162.137</c:v>
                      </c:pt>
                      <c:pt idx="2301" formatCode="General">
                        <c:v>162.14699999999999</c:v>
                      </c:pt>
                      <c:pt idx="2302" formatCode="General">
                        <c:v>162.15700000000001</c:v>
                      </c:pt>
                      <c:pt idx="2303" formatCode="General">
                        <c:v>162.167</c:v>
                      </c:pt>
                      <c:pt idx="2304" formatCode="General">
                        <c:v>162.17699999999999</c:v>
                      </c:pt>
                      <c:pt idx="2305" formatCode="General">
                        <c:v>162.18700000000001</c:v>
                      </c:pt>
                      <c:pt idx="2306" formatCode="General">
                        <c:v>162.197</c:v>
                      </c:pt>
                      <c:pt idx="2307" formatCode="General">
                        <c:v>162.20699999999999</c:v>
                      </c:pt>
                      <c:pt idx="2308" formatCode="General">
                        <c:v>162.21700000000001</c:v>
                      </c:pt>
                      <c:pt idx="2309" formatCode="General">
                        <c:v>162.227</c:v>
                      </c:pt>
                      <c:pt idx="2310" formatCode="General">
                        <c:v>162.23699999999999</c:v>
                      </c:pt>
                      <c:pt idx="2311" formatCode="General">
                        <c:v>162.24700000000001</c:v>
                      </c:pt>
                      <c:pt idx="2312" formatCode="General">
                        <c:v>162.25700000000001</c:v>
                      </c:pt>
                      <c:pt idx="2313" formatCode="General">
                        <c:v>162.267</c:v>
                      </c:pt>
                      <c:pt idx="2314" formatCode="General">
                        <c:v>162.27699999999999</c:v>
                      </c:pt>
                      <c:pt idx="2315" formatCode="General">
                        <c:v>162.28700000000001</c:v>
                      </c:pt>
                      <c:pt idx="2316" formatCode="General">
                        <c:v>162.297</c:v>
                      </c:pt>
                      <c:pt idx="2317" formatCode="General">
                        <c:v>162.30699999999999</c:v>
                      </c:pt>
                      <c:pt idx="2318" formatCode="General">
                        <c:v>162.31700000000001</c:v>
                      </c:pt>
                      <c:pt idx="2319" formatCode="General">
                        <c:v>162.327</c:v>
                      </c:pt>
                      <c:pt idx="2320" formatCode="General">
                        <c:v>162.33699999999999</c:v>
                      </c:pt>
                      <c:pt idx="2321" formatCode="General">
                        <c:v>162.34700000000001</c:v>
                      </c:pt>
                      <c:pt idx="2322" formatCode="General">
                        <c:v>162.357</c:v>
                      </c:pt>
                      <c:pt idx="2323" formatCode="General">
                        <c:v>162.36699999999999</c:v>
                      </c:pt>
                      <c:pt idx="2324" formatCode="General">
                        <c:v>162.37700000000001</c:v>
                      </c:pt>
                      <c:pt idx="2325" formatCode="General">
                        <c:v>162.387</c:v>
                      </c:pt>
                      <c:pt idx="2326" formatCode="General">
                        <c:v>162.39699999999999</c:v>
                      </c:pt>
                      <c:pt idx="2327" formatCode="General">
                        <c:v>162.40700000000001</c:v>
                      </c:pt>
                      <c:pt idx="2328" formatCode="General">
                        <c:v>162.417</c:v>
                      </c:pt>
                      <c:pt idx="2329" formatCode="General">
                        <c:v>162.42699999999999</c:v>
                      </c:pt>
                      <c:pt idx="2330" formatCode="General">
                        <c:v>162.43700000000001</c:v>
                      </c:pt>
                      <c:pt idx="2331" formatCode="General">
                        <c:v>162.447</c:v>
                      </c:pt>
                      <c:pt idx="2332" formatCode="General">
                        <c:v>162.45699999999999</c:v>
                      </c:pt>
                      <c:pt idx="2333" formatCode="General">
                        <c:v>162.46700000000001</c:v>
                      </c:pt>
                      <c:pt idx="2334" formatCode="General">
                        <c:v>162.477</c:v>
                      </c:pt>
                      <c:pt idx="2335" formatCode="General">
                        <c:v>162.48699999999999</c:v>
                      </c:pt>
                      <c:pt idx="2336" formatCode="General">
                        <c:v>162.49700000000001</c:v>
                      </c:pt>
                      <c:pt idx="2337" formatCode="General">
                        <c:v>162.50700000000001</c:v>
                      </c:pt>
                      <c:pt idx="2338" formatCode="General">
                        <c:v>162.517</c:v>
                      </c:pt>
                      <c:pt idx="2339" formatCode="General">
                        <c:v>162.52699999999999</c:v>
                      </c:pt>
                      <c:pt idx="2340" formatCode="General">
                        <c:v>162.53700000000001</c:v>
                      </c:pt>
                      <c:pt idx="2341" formatCode="General">
                        <c:v>162.547</c:v>
                      </c:pt>
                      <c:pt idx="2342" formatCode="General">
                        <c:v>162.55699999999999</c:v>
                      </c:pt>
                      <c:pt idx="2343" formatCode="General">
                        <c:v>162.56700000000001</c:v>
                      </c:pt>
                      <c:pt idx="2344" formatCode="General">
                        <c:v>162.577</c:v>
                      </c:pt>
                      <c:pt idx="2345" formatCode="General">
                        <c:v>162.58699999999999</c:v>
                      </c:pt>
                      <c:pt idx="2346" formatCode="General">
                        <c:v>162.59700000000001</c:v>
                      </c:pt>
                      <c:pt idx="2347" formatCode="General">
                        <c:v>162.607</c:v>
                      </c:pt>
                      <c:pt idx="2348" formatCode="General">
                        <c:v>162.61699999999999</c:v>
                      </c:pt>
                      <c:pt idx="2349" formatCode="General">
                        <c:v>162.62700000000001</c:v>
                      </c:pt>
                      <c:pt idx="2350" formatCode="General">
                        <c:v>162.637</c:v>
                      </c:pt>
                      <c:pt idx="2351" formatCode="General">
                        <c:v>162.64699999999999</c:v>
                      </c:pt>
                      <c:pt idx="2352" formatCode="General">
                        <c:v>162.65700000000001</c:v>
                      </c:pt>
                      <c:pt idx="2353" formatCode="General">
                        <c:v>162.667</c:v>
                      </c:pt>
                      <c:pt idx="2354" formatCode="General">
                        <c:v>162.67699999999999</c:v>
                      </c:pt>
                      <c:pt idx="2355" formatCode="General">
                        <c:v>162.68700000000001</c:v>
                      </c:pt>
                      <c:pt idx="2356" formatCode="General">
                        <c:v>162.697</c:v>
                      </c:pt>
                      <c:pt idx="2357" formatCode="General">
                        <c:v>162.70699999999999</c:v>
                      </c:pt>
                      <c:pt idx="2358" formatCode="General">
                        <c:v>162.71700000000001</c:v>
                      </c:pt>
                      <c:pt idx="2359" formatCode="General">
                        <c:v>162.727</c:v>
                      </c:pt>
                      <c:pt idx="2360" formatCode="General">
                        <c:v>162.73699999999999</c:v>
                      </c:pt>
                      <c:pt idx="2361" formatCode="General">
                        <c:v>162.74700000000001</c:v>
                      </c:pt>
                      <c:pt idx="2362" formatCode="General">
                        <c:v>162.75700000000001</c:v>
                      </c:pt>
                      <c:pt idx="2363" formatCode="General">
                        <c:v>162.767</c:v>
                      </c:pt>
                      <c:pt idx="2364" formatCode="General">
                        <c:v>162.77699999999999</c:v>
                      </c:pt>
                      <c:pt idx="2365" formatCode="General">
                        <c:v>162.78700000000001</c:v>
                      </c:pt>
                      <c:pt idx="2366" formatCode="General">
                        <c:v>162.797</c:v>
                      </c:pt>
                      <c:pt idx="2367" formatCode="General">
                        <c:v>162.80699999999999</c:v>
                      </c:pt>
                      <c:pt idx="2368" formatCode="General">
                        <c:v>162.81700000000001</c:v>
                      </c:pt>
                      <c:pt idx="2369" formatCode="General">
                        <c:v>162.827</c:v>
                      </c:pt>
                      <c:pt idx="2370" formatCode="General">
                        <c:v>162.83699999999999</c:v>
                      </c:pt>
                      <c:pt idx="2371" formatCode="General">
                        <c:v>162.84700000000001</c:v>
                      </c:pt>
                      <c:pt idx="2372" formatCode="General">
                        <c:v>162.857</c:v>
                      </c:pt>
                      <c:pt idx="2373" formatCode="General">
                        <c:v>162.86699999999999</c:v>
                      </c:pt>
                      <c:pt idx="2374" formatCode="General">
                        <c:v>162.87700000000001</c:v>
                      </c:pt>
                      <c:pt idx="2375" formatCode="General">
                        <c:v>162.887</c:v>
                      </c:pt>
                      <c:pt idx="2376" formatCode="General">
                        <c:v>162.89699999999999</c:v>
                      </c:pt>
                      <c:pt idx="2377" formatCode="General">
                        <c:v>162.90700000000001</c:v>
                      </c:pt>
                      <c:pt idx="2378" formatCode="General">
                        <c:v>162.917</c:v>
                      </c:pt>
                      <c:pt idx="2379" formatCode="General">
                        <c:v>162.92699999999999</c:v>
                      </c:pt>
                      <c:pt idx="2380" formatCode="General">
                        <c:v>162.93700000000001</c:v>
                      </c:pt>
                      <c:pt idx="2381" formatCode="General">
                        <c:v>162.947</c:v>
                      </c:pt>
                      <c:pt idx="2382" formatCode="General">
                        <c:v>162.95699999999999</c:v>
                      </c:pt>
                      <c:pt idx="2383" formatCode="General">
                        <c:v>162.96700000000001</c:v>
                      </c:pt>
                      <c:pt idx="2384" formatCode="General">
                        <c:v>162.977</c:v>
                      </c:pt>
                      <c:pt idx="2385" formatCode="General">
                        <c:v>162.98699999999999</c:v>
                      </c:pt>
                      <c:pt idx="2386" formatCode="General">
                        <c:v>162.99700000000001</c:v>
                      </c:pt>
                      <c:pt idx="2387" formatCode="General">
                        <c:v>163.00700000000001</c:v>
                      </c:pt>
                      <c:pt idx="2388" formatCode="General">
                        <c:v>163.017</c:v>
                      </c:pt>
                      <c:pt idx="2389" formatCode="General">
                        <c:v>163.02699999999999</c:v>
                      </c:pt>
                      <c:pt idx="2390" formatCode="General">
                        <c:v>163.03700000000001</c:v>
                      </c:pt>
                      <c:pt idx="2391" formatCode="General">
                        <c:v>163.047</c:v>
                      </c:pt>
                      <c:pt idx="2392" formatCode="General">
                        <c:v>163.05699999999999</c:v>
                      </c:pt>
                      <c:pt idx="2393" formatCode="General">
                        <c:v>163.06700000000001</c:v>
                      </c:pt>
                      <c:pt idx="2394" formatCode="General">
                        <c:v>163.077</c:v>
                      </c:pt>
                      <c:pt idx="2395" formatCode="General">
                        <c:v>163.08699999999999</c:v>
                      </c:pt>
                      <c:pt idx="2396" formatCode="General">
                        <c:v>163.09700000000001</c:v>
                      </c:pt>
                      <c:pt idx="2397" formatCode="General">
                        <c:v>163.107</c:v>
                      </c:pt>
                      <c:pt idx="2398" formatCode="General">
                        <c:v>163.11699999999999</c:v>
                      </c:pt>
                      <c:pt idx="2399" formatCode="General">
                        <c:v>163.12700000000001</c:v>
                      </c:pt>
                      <c:pt idx="2400" formatCode="General">
                        <c:v>163.137</c:v>
                      </c:pt>
                      <c:pt idx="2401" formatCode="General">
                        <c:v>163.14699999999999</c:v>
                      </c:pt>
                      <c:pt idx="2402" formatCode="General">
                        <c:v>163.15700000000001</c:v>
                      </c:pt>
                      <c:pt idx="2403" formatCode="General">
                        <c:v>163.167</c:v>
                      </c:pt>
                      <c:pt idx="2404" formatCode="General">
                        <c:v>163.17699999999999</c:v>
                      </c:pt>
                      <c:pt idx="2405" formatCode="General">
                        <c:v>163.18700000000001</c:v>
                      </c:pt>
                      <c:pt idx="2406" formatCode="General">
                        <c:v>163.197</c:v>
                      </c:pt>
                      <c:pt idx="2407" formatCode="General">
                        <c:v>163.20699999999999</c:v>
                      </c:pt>
                      <c:pt idx="2408" formatCode="General">
                        <c:v>163.21700000000001</c:v>
                      </c:pt>
                      <c:pt idx="2409" formatCode="General">
                        <c:v>163.227</c:v>
                      </c:pt>
                      <c:pt idx="2410" formatCode="General">
                        <c:v>163.23699999999999</c:v>
                      </c:pt>
                      <c:pt idx="2411" formatCode="General">
                        <c:v>163.24700000000001</c:v>
                      </c:pt>
                      <c:pt idx="2412" formatCode="General">
                        <c:v>163.25700000000001</c:v>
                      </c:pt>
                      <c:pt idx="2413" formatCode="General">
                        <c:v>163.267</c:v>
                      </c:pt>
                      <c:pt idx="2414" formatCode="General">
                        <c:v>163.27699999999999</c:v>
                      </c:pt>
                      <c:pt idx="2415" formatCode="General">
                        <c:v>163.28700000000001</c:v>
                      </c:pt>
                      <c:pt idx="2416" formatCode="General">
                        <c:v>163.297</c:v>
                      </c:pt>
                      <c:pt idx="2417" formatCode="General">
                        <c:v>163.30699999999999</c:v>
                      </c:pt>
                      <c:pt idx="2418" formatCode="General">
                        <c:v>163.31700000000001</c:v>
                      </c:pt>
                      <c:pt idx="2419" formatCode="General">
                        <c:v>163.327</c:v>
                      </c:pt>
                      <c:pt idx="2420" formatCode="General">
                        <c:v>163.33699999999999</c:v>
                      </c:pt>
                      <c:pt idx="2421" formatCode="General">
                        <c:v>163.34700000000001</c:v>
                      </c:pt>
                      <c:pt idx="2422" formatCode="General">
                        <c:v>163.357</c:v>
                      </c:pt>
                      <c:pt idx="2423" formatCode="General">
                        <c:v>163.36699999999999</c:v>
                      </c:pt>
                      <c:pt idx="2424" formatCode="General">
                        <c:v>163.37700000000001</c:v>
                      </c:pt>
                      <c:pt idx="2425" formatCode="General">
                        <c:v>163.387</c:v>
                      </c:pt>
                      <c:pt idx="2426" formatCode="General">
                        <c:v>163.39699999999999</c:v>
                      </c:pt>
                      <c:pt idx="2427" formatCode="General">
                        <c:v>163.40700000000001</c:v>
                      </c:pt>
                      <c:pt idx="2428" formatCode="General">
                        <c:v>163.417</c:v>
                      </c:pt>
                      <c:pt idx="2429" formatCode="General">
                        <c:v>163.42699999999999</c:v>
                      </c:pt>
                      <c:pt idx="2430" formatCode="General">
                        <c:v>163.43700000000001</c:v>
                      </c:pt>
                      <c:pt idx="2431" formatCode="General">
                        <c:v>163.447</c:v>
                      </c:pt>
                      <c:pt idx="2432" formatCode="General">
                        <c:v>163.45699999999999</c:v>
                      </c:pt>
                      <c:pt idx="2433" formatCode="General">
                        <c:v>163.46700000000001</c:v>
                      </c:pt>
                      <c:pt idx="2434" formatCode="General">
                        <c:v>163.477</c:v>
                      </c:pt>
                      <c:pt idx="2435" formatCode="General">
                        <c:v>163.48699999999999</c:v>
                      </c:pt>
                      <c:pt idx="2436" formatCode="General">
                        <c:v>163.49700000000001</c:v>
                      </c:pt>
                      <c:pt idx="2437" formatCode="General">
                        <c:v>163.50700000000001</c:v>
                      </c:pt>
                      <c:pt idx="2438" formatCode="General">
                        <c:v>163.517</c:v>
                      </c:pt>
                      <c:pt idx="2439" formatCode="General">
                        <c:v>163.52699999999999</c:v>
                      </c:pt>
                      <c:pt idx="2440" formatCode="General">
                        <c:v>163.53700000000001</c:v>
                      </c:pt>
                      <c:pt idx="2441" formatCode="General">
                        <c:v>163.547</c:v>
                      </c:pt>
                      <c:pt idx="2442" formatCode="General">
                        <c:v>163.55699999999999</c:v>
                      </c:pt>
                      <c:pt idx="2443" formatCode="General">
                        <c:v>163.55699999999999</c:v>
                      </c:pt>
                      <c:pt idx="2444" formatCode="General">
                        <c:v>164.55699999999999</c:v>
                      </c:pt>
                      <c:pt idx="2445" formatCode="General">
                        <c:v>165.55699999999999</c:v>
                      </c:pt>
                      <c:pt idx="2446" formatCode="General">
                        <c:v>166.55699999999999</c:v>
                      </c:pt>
                      <c:pt idx="2447" formatCode="General">
                        <c:v>167.55699999999999</c:v>
                      </c:pt>
                      <c:pt idx="2448" formatCode="General">
                        <c:v>168.55699999999999</c:v>
                      </c:pt>
                      <c:pt idx="2449" formatCode="General">
                        <c:v>169.55699999999999</c:v>
                      </c:pt>
                      <c:pt idx="2450" formatCode="General">
                        <c:v>170.55699999999999</c:v>
                      </c:pt>
                      <c:pt idx="2451" formatCode="General">
                        <c:v>171.55699999999999</c:v>
                      </c:pt>
                      <c:pt idx="2452" formatCode="General">
                        <c:v>172.55699999999999</c:v>
                      </c:pt>
                      <c:pt idx="2453" formatCode="General">
                        <c:v>173.55699999999999</c:v>
                      </c:pt>
                      <c:pt idx="2454" formatCode="General">
                        <c:v>174.55699999999999</c:v>
                      </c:pt>
                      <c:pt idx="2455" formatCode="General">
                        <c:v>175.55699999999999</c:v>
                      </c:pt>
                      <c:pt idx="2456" formatCode="General">
                        <c:v>176.55699999999999</c:v>
                      </c:pt>
                      <c:pt idx="2457" formatCode="General">
                        <c:v>177.55699999999999</c:v>
                      </c:pt>
                      <c:pt idx="2458" formatCode="General">
                        <c:v>178.55699999999999</c:v>
                      </c:pt>
                      <c:pt idx="2459" formatCode="General">
                        <c:v>179.55699999999999</c:v>
                      </c:pt>
                      <c:pt idx="2460" formatCode="General">
                        <c:v>180.55699999999999</c:v>
                      </c:pt>
                      <c:pt idx="2461" formatCode="General">
                        <c:v>181.55699999999999</c:v>
                      </c:pt>
                      <c:pt idx="2462" formatCode="General">
                        <c:v>182.55699999999999</c:v>
                      </c:pt>
                      <c:pt idx="2463" formatCode="General">
                        <c:v>183.55699999999999</c:v>
                      </c:pt>
                      <c:pt idx="2464" formatCode="General">
                        <c:v>184.55699999999999</c:v>
                      </c:pt>
                      <c:pt idx="2465" formatCode="General">
                        <c:v>185.55699999999999</c:v>
                      </c:pt>
                      <c:pt idx="2466" formatCode="General">
                        <c:v>186.55699999999999</c:v>
                      </c:pt>
                      <c:pt idx="2467" formatCode="General">
                        <c:v>187.55699999999999</c:v>
                      </c:pt>
                      <c:pt idx="2468" formatCode="General">
                        <c:v>188.55699999999999</c:v>
                      </c:pt>
                      <c:pt idx="2469" formatCode="General">
                        <c:v>189.55699999999999</c:v>
                      </c:pt>
                      <c:pt idx="2470" formatCode="General">
                        <c:v>190.55699999999999</c:v>
                      </c:pt>
                      <c:pt idx="2471" formatCode="General">
                        <c:v>191.55699999999999</c:v>
                      </c:pt>
                      <c:pt idx="2472" formatCode="General">
                        <c:v>192.55699999999999</c:v>
                      </c:pt>
                      <c:pt idx="2473" formatCode="General">
                        <c:v>193.55699999999999</c:v>
                      </c:pt>
                      <c:pt idx="2474" formatCode="General">
                        <c:v>194.55699999999999</c:v>
                      </c:pt>
                      <c:pt idx="2475" formatCode="General">
                        <c:v>195.55699999999999</c:v>
                      </c:pt>
                      <c:pt idx="2476" formatCode="General">
                        <c:v>196.55699999999999</c:v>
                      </c:pt>
                      <c:pt idx="2477" formatCode="General">
                        <c:v>197.55699999999999</c:v>
                      </c:pt>
                      <c:pt idx="2478" formatCode="General">
                        <c:v>198.55699999999999</c:v>
                      </c:pt>
                      <c:pt idx="2479" formatCode="General">
                        <c:v>199.55699999999999</c:v>
                      </c:pt>
                      <c:pt idx="2480" formatCode="General">
                        <c:v>200.55699999999999</c:v>
                      </c:pt>
                      <c:pt idx="2481" formatCode="General">
                        <c:v>201.55699999999999</c:v>
                      </c:pt>
                      <c:pt idx="2482" formatCode="General">
                        <c:v>202.55699999999999</c:v>
                      </c:pt>
                      <c:pt idx="2483" formatCode="General">
                        <c:v>203.55699999999999</c:v>
                      </c:pt>
                      <c:pt idx="2484" formatCode="General">
                        <c:v>204.55699999999999</c:v>
                      </c:pt>
                      <c:pt idx="2485" formatCode="General">
                        <c:v>205.55699999999999</c:v>
                      </c:pt>
                      <c:pt idx="2486" formatCode="General">
                        <c:v>206.55699999999999</c:v>
                      </c:pt>
                      <c:pt idx="2487" formatCode="General">
                        <c:v>207.55699999999999</c:v>
                      </c:pt>
                      <c:pt idx="2488" formatCode="General">
                        <c:v>208.55699999999999</c:v>
                      </c:pt>
                      <c:pt idx="2489" formatCode="General">
                        <c:v>209.55699999999999</c:v>
                      </c:pt>
                      <c:pt idx="2490" formatCode="General">
                        <c:v>210.55699999999999</c:v>
                      </c:pt>
                      <c:pt idx="2491" formatCode="General">
                        <c:v>211.55699999999999</c:v>
                      </c:pt>
                      <c:pt idx="2492" formatCode="General">
                        <c:v>212.55699999999999</c:v>
                      </c:pt>
                      <c:pt idx="2493" formatCode="General">
                        <c:v>213.55699999999999</c:v>
                      </c:pt>
                      <c:pt idx="2494" formatCode="General">
                        <c:v>214.55699999999999</c:v>
                      </c:pt>
                      <c:pt idx="2495" formatCode="General">
                        <c:v>215.55699999999999</c:v>
                      </c:pt>
                      <c:pt idx="2496" formatCode="General">
                        <c:v>216.55699999999999</c:v>
                      </c:pt>
                      <c:pt idx="2497" formatCode="General">
                        <c:v>217.55699999999999</c:v>
                      </c:pt>
                      <c:pt idx="2498" formatCode="General">
                        <c:v>218.55699999999999</c:v>
                      </c:pt>
                      <c:pt idx="2499" formatCode="General">
                        <c:v>219.55699999999999</c:v>
                      </c:pt>
                      <c:pt idx="2500" formatCode="General">
                        <c:v>220.55699999999999</c:v>
                      </c:pt>
                      <c:pt idx="2501" formatCode="General">
                        <c:v>221.55699999999999</c:v>
                      </c:pt>
                      <c:pt idx="2502" formatCode="General">
                        <c:v>222.55699999999999</c:v>
                      </c:pt>
                      <c:pt idx="2503" formatCode="General">
                        <c:v>223.55699999999999</c:v>
                      </c:pt>
                      <c:pt idx="2504" formatCode="General">
                        <c:v>224.55699999999999</c:v>
                      </c:pt>
                      <c:pt idx="2505" formatCode="General">
                        <c:v>225.55699999999999</c:v>
                      </c:pt>
                      <c:pt idx="2506" formatCode="General">
                        <c:v>226.55699999999999</c:v>
                      </c:pt>
                      <c:pt idx="2507" formatCode="General">
                        <c:v>227.55699999999999</c:v>
                      </c:pt>
                      <c:pt idx="2508" formatCode="General">
                        <c:v>228.55699999999999</c:v>
                      </c:pt>
                      <c:pt idx="2509" formatCode="General">
                        <c:v>229.55699999999999</c:v>
                      </c:pt>
                      <c:pt idx="2510" formatCode="General">
                        <c:v>230.55699999999999</c:v>
                      </c:pt>
                      <c:pt idx="2511" formatCode="General">
                        <c:v>231.55699999999999</c:v>
                      </c:pt>
                      <c:pt idx="2512" formatCode="General">
                        <c:v>232.55699999999999</c:v>
                      </c:pt>
                      <c:pt idx="2513" formatCode="General">
                        <c:v>233.55699999999999</c:v>
                      </c:pt>
                      <c:pt idx="2514" formatCode="General">
                        <c:v>233.821</c:v>
                      </c:pt>
                      <c:pt idx="2515" formatCode="General">
                        <c:v>233.821</c:v>
                      </c:pt>
                      <c:pt idx="2516" formatCode="General">
                        <c:v>233.83099999999999</c:v>
                      </c:pt>
                      <c:pt idx="2517" formatCode="General">
                        <c:v>233.84100000000001</c:v>
                      </c:pt>
                      <c:pt idx="2518" formatCode="General">
                        <c:v>233.851</c:v>
                      </c:pt>
                      <c:pt idx="2519" formatCode="General">
                        <c:v>233.86099999999999</c:v>
                      </c:pt>
                      <c:pt idx="2520" formatCode="General">
                        <c:v>233.87100000000001</c:v>
                      </c:pt>
                      <c:pt idx="2521" formatCode="General">
                        <c:v>233.881</c:v>
                      </c:pt>
                      <c:pt idx="2522" formatCode="General">
                        <c:v>233.89099999999999</c:v>
                      </c:pt>
                      <c:pt idx="2523" formatCode="General">
                        <c:v>233.90100000000001</c:v>
                      </c:pt>
                      <c:pt idx="2524" formatCode="General">
                        <c:v>233.911</c:v>
                      </c:pt>
                      <c:pt idx="2525" formatCode="General">
                        <c:v>233.92099999999999</c:v>
                      </c:pt>
                      <c:pt idx="2526" formatCode="General">
                        <c:v>233.93100000000001</c:v>
                      </c:pt>
                      <c:pt idx="2527" formatCode="General">
                        <c:v>233.941</c:v>
                      </c:pt>
                      <c:pt idx="2528" formatCode="General">
                        <c:v>233.95099999999999</c:v>
                      </c:pt>
                      <c:pt idx="2529" formatCode="General">
                        <c:v>233.96100000000001</c:v>
                      </c:pt>
                      <c:pt idx="2530" formatCode="General">
                        <c:v>233.971</c:v>
                      </c:pt>
                      <c:pt idx="2531" formatCode="General">
                        <c:v>233.98099999999999</c:v>
                      </c:pt>
                      <c:pt idx="2532" formatCode="General">
                        <c:v>233.99100000000001</c:v>
                      </c:pt>
                      <c:pt idx="2533" formatCode="General">
                        <c:v>234.001</c:v>
                      </c:pt>
                      <c:pt idx="2534" formatCode="General">
                        <c:v>234.011</c:v>
                      </c:pt>
                      <c:pt idx="2535" formatCode="General">
                        <c:v>234.02099999999999</c:v>
                      </c:pt>
                      <c:pt idx="2536" formatCode="General">
                        <c:v>234.03100000000001</c:v>
                      </c:pt>
                      <c:pt idx="2537" formatCode="General">
                        <c:v>234.041</c:v>
                      </c:pt>
                      <c:pt idx="2538" formatCode="General">
                        <c:v>234.05099999999999</c:v>
                      </c:pt>
                      <c:pt idx="2539" formatCode="General">
                        <c:v>234.06100000000001</c:v>
                      </c:pt>
                      <c:pt idx="2540" formatCode="General">
                        <c:v>234.071</c:v>
                      </c:pt>
                      <c:pt idx="2541" formatCode="General">
                        <c:v>234.08099999999999</c:v>
                      </c:pt>
                      <c:pt idx="2542" formatCode="General">
                        <c:v>234.09100000000001</c:v>
                      </c:pt>
                      <c:pt idx="2543" formatCode="General">
                        <c:v>234.101</c:v>
                      </c:pt>
                      <c:pt idx="2544" formatCode="General">
                        <c:v>234.11099999999999</c:v>
                      </c:pt>
                      <c:pt idx="2545" formatCode="General">
                        <c:v>234.12100000000001</c:v>
                      </c:pt>
                      <c:pt idx="2546" formatCode="General">
                        <c:v>234.131</c:v>
                      </c:pt>
                      <c:pt idx="2547" formatCode="General">
                        <c:v>234.14099999999999</c:v>
                      </c:pt>
                      <c:pt idx="2548" formatCode="General">
                        <c:v>234.15100000000001</c:v>
                      </c:pt>
                      <c:pt idx="2549" formatCode="General">
                        <c:v>234.161</c:v>
                      </c:pt>
                      <c:pt idx="2550" formatCode="General">
                        <c:v>234.17099999999999</c:v>
                      </c:pt>
                      <c:pt idx="2551" formatCode="General">
                        <c:v>234.18100000000001</c:v>
                      </c:pt>
                      <c:pt idx="2552" formatCode="General">
                        <c:v>234.191</c:v>
                      </c:pt>
                      <c:pt idx="2553" formatCode="General">
                        <c:v>234.20099999999999</c:v>
                      </c:pt>
                      <c:pt idx="2554" formatCode="General">
                        <c:v>234.21100000000001</c:v>
                      </c:pt>
                      <c:pt idx="2555" formatCode="General">
                        <c:v>234.221</c:v>
                      </c:pt>
                      <c:pt idx="2556" formatCode="General">
                        <c:v>234.23099999999999</c:v>
                      </c:pt>
                      <c:pt idx="2557" formatCode="General">
                        <c:v>234.24100000000001</c:v>
                      </c:pt>
                      <c:pt idx="2558" formatCode="General">
                        <c:v>234.251</c:v>
                      </c:pt>
                      <c:pt idx="2559" formatCode="General">
                        <c:v>234.261</c:v>
                      </c:pt>
                      <c:pt idx="2560" formatCode="General">
                        <c:v>234.27099999999999</c:v>
                      </c:pt>
                      <c:pt idx="2561" formatCode="General">
                        <c:v>234.28100000000001</c:v>
                      </c:pt>
                      <c:pt idx="2562" formatCode="General">
                        <c:v>234.291</c:v>
                      </c:pt>
                      <c:pt idx="2563" formatCode="General">
                        <c:v>234.30099999999999</c:v>
                      </c:pt>
                      <c:pt idx="2564" formatCode="General">
                        <c:v>234.31100000000001</c:v>
                      </c:pt>
                      <c:pt idx="2565" formatCode="General">
                        <c:v>234.321</c:v>
                      </c:pt>
                      <c:pt idx="2566" formatCode="General">
                        <c:v>234.33099999999999</c:v>
                      </c:pt>
                      <c:pt idx="2567" formatCode="General">
                        <c:v>234.34100000000001</c:v>
                      </c:pt>
                      <c:pt idx="2568" formatCode="General">
                        <c:v>234.351</c:v>
                      </c:pt>
                      <c:pt idx="2569" formatCode="General">
                        <c:v>234.36099999999999</c:v>
                      </c:pt>
                      <c:pt idx="2570" formatCode="General">
                        <c:v>234.37100000000001</c:v>
                      </c:pt>
                      <c:pt idx="2571" formatCode="General">
                        <c:v>234.381</c:v>
                      </c:pt>
                      <c:pt idx="2572" formatCode="General">
                        <c:v>234.39099999999999</c:v>
                      </c:pt>
                      <c:pt idx="2573" formatCode="General">
                        <c:v>234.40100000000001</c:v>
                      </c:pt>
                      <c:pt idx="2574" formatCode="General">
                        <c:v>234.411</c:v>
                      </c:pt>
                      <c:pt idx="2575" formatCode="General">
                        <c:v>234.42099999999999</c:v>
                      </c:pt>
                      <c:pt idx="2576" formatCode="General">
                        <c:v>234.43100000000001</c:v>
                      </c:pt>
                      <c:pt idx="2577" formatCode="General">
                        <c:v>234.441</c:v>
                      </c:pt>
                      <c:pt idx="2578" formatCode="General">
                        <c:v>234.45099999999999</c:v>
                      </c:pt>
                      <c:pt idx="2579" formatCode="General">
                        <c:v>234.46100000000001</c:v>
                      </c:pt>
                      <c:pt idx="2580" formatCode="General">
                        <c:v>234.471</c:v>
                      </c:pt>
                      <c:pt idx="2581" formatCode="General">
                        <c:v>234.48099999999999</c:v>
                      </c:pt>
                      <c:pt idx="2582" formatCode="General">
                        <c:v>234.49100000000001</c:v>
                      </c:pt>
                      <c:pt idx="2583" formatCode="General">
                        <c:v>234.501</c:v>
                      </c:pt>
                      <c:pt idx="2584" formatCode="General">
                        <c:v>234.511</c:v>
                      </c:pt>
                      <c:pt idx="2585" formatCode="General">
                        <c:v>234.52099999999999</c:v>
                      </c:pt>
                      <c:pt idx="2586" formatCode="General">
                        <c:v>234.53100000000001</c:v>
                      </c:pt>
                      <c:pt idx="2587" formatCode="General">
                        <c:v>234.541</c:v>
                      </c:pt>
                      <c:pt idx="2588" formatCode="General">
                        <c:v>234.55099999999999</c:v>
                      </c:pt>
                      <c:pt idx="2589" formatCode="General">
                        <c:v>234.56100000000001</c:v>
                      </c:pt>
                      <c:pt idx="2590" formatCode="General">
                        <c:v>234.571</c:v>
                      </c:pt>
                      <c:pt idx="2591" formatCode="General">
                        <c:v>234.58099999999999</c:v>
                      </c:pt>
                      <c:pt idx="2592" formatCode="General">
                        <c:v>234.59100000000001</c:v>
                      </c:pt>
                      <c:pt idx="2593" formatCode="General">
                        <c:v>234.601</c:v>
                      </c:pt>
                      <c:pt idx="2594" formatCode="General">
                        <c:v>234.61099999999999</c:v>
                      </c:pt>
                      <c:pt idx="2595" formatCode="General">
                        <c:v>234.62100000000001</c:v>
                      </c:pt>
                      <c:pt idx="2596" formatCode="General">
                        <c:v>234.631</c:v>
                      </c:pt>
                      <c:pt idx="2597" formatCode="General">
                        <c:v>234.64099999999999</c:v>
                      </c:pt>
                      <c:pt idx="2598" formatCode="General">
                        <c:v>234.65100000000001</c:v>
                      </c:pt>
                      <c:pt idx="2599" formatCode="General">
                        <c:v>234.661</c:v>
                      </c:pt>
                      <c:pt idx="2600" formatCode="General">
                        <c:v>234.67099999999999</c:v>
                      </c:pt>
                      <c:pt idx="2601" formatCode="General">
                        <c:v>234.68100000000001</c:v>
                      </c:pt>
                      <c:pt idx="2602" formatCode="General">
                        <c:v>234.691</c:v>
                      </c:pt>
                      <c:pt idx="2603" formatCode="General">
                        <c:v>234.70099999999999</c:v>
                      </c:pt>
                      <c:pt idx="2604" formatCode="General">
                        <c:v>234.71100000000001</c:v>
                      </c:pt>
                      <c:pt idx="2605" formatCode="General">
                        <c:v>234.721</c:v>
                      </c:pt>
                      <c:pt idx="2606" formatCode="General">
                        <c:v>234.73099999999999</c:v>
                      </c:pt>
                      <c:pt idx="2607" formatCode="General">
                        <c:v>234.74100000000001</c:v>
                      </c:pt>
                      <c:pt idx="2608" formatCode="General">
                        <c:v>234.751</c:v>
                      </c:pt>
                      <c:pt idx="2609" formatCode="General">
                        <c:v>234.761</c:v>
                      </c:pt>
                      <c:pt idx="2610" formatCode="General">
                        <c:v>234.77099999999999</c:v>
                      </c:pt>
                      <c:pt idx="2611" formatCode="General">
                        <c:v>234.78100000000001</c:v>
                      </c:pt>
                      <c:pt idx="2612" formatCode="General">
                        <c:v>234.791</c:v>
                      </c:pt>
                      <c:pt idx="2613" formatCode="General">
                        <c:v>234.80099999999999</c:v>
                      </c:pt>
                      <c:pt idx="2614" formatCode="General">
                        <c:v>234.81100000000001</c:v>
                      </c:pt>
                      <c:pt idx="2615" formatCode="General">
                        <c:v>234.821</c:v>
                      </c:pt>
                      <c:pt idx="2616" formatCode="General">
                        <c:v>234.83099999999999</c:v>
                      </c:pt>
                      <c:pt idx="2617" formatCode="General">
                        <c:v>234.84100000000001</c:v>
                      </c:pt>
                      <c:pt idx="2618" formatCode="General">
                        <c:v>234.851</c:v>
                      </c:pt>
                      <c:pt idx="2619" formatCode="General">
                        <c:v>234.86099999999999</c:v>
                      </c:pt>
                      <c:pt idx="2620" formatCode="General">
                        <c:v>234.87100000000001</c:v>
                      </c:pt>
                      <c:pt idx="2621" formatCode="General">
                        <c:v>234.881</c:v>
                      </c:pt>
                      <c:pt idx="2622" formatCode="General">
                        <c:v>234.89099999999999</c:v>
                      </c:pt>
                      <c:pt idx="2623" formatCode="General">
                        <c:v>234.90100000000001</c:v>
                      </c:pt>
                      <c:pt idx="2624" formatCode="General">
                        <c:v>234.911</c:v>
                      </c:pt>
                      <c:pt idx="2625" formatCode="General">
                        <c:v>234.92099999999999</c:v>
                      </c:pt>
                      <c:pt idx="2626" formatCode="General">
                        <c:v>234.93100000000001</c:v>
                      </c:pt>
                      <c:pt idx="2627" formatCode="General">
                        <c:v>234.941</c:v>
                      </c:pt>
                      <c:pt idx="2628" formatCode="General">
                        <c:v>234.95099999999999</c:v>
                      </c:pt>
                      <c:pt idx="2629" formatCode="General">
                        <c:v>234.96100000000001</c:v>
                      </c:pt>
                      <c:pt idx="2630" formatCode="General">
                        <c:v>234.971</c:v>
                      </c:pt>
                      <c:pt idx="2631" formatCode="General">
                        <c:v>234.98099999999999</c:v>
                      </c:pt>
                      <c:pt idx="2632" formatCode="General">
                        <c:v>234.99100000000001</c:v>
                      </c:pt>
                      <c:pt idx="2633" formatCode="General">
                        <c:v>235.001</c:v>
                      </c:pt>
                      <c:pt idx="2634" formatCode="General">
                        <c:v>235.011</c:v>
                      </c:pt>
                      <c:pt idx="2635" formatCode="General">
                        <c:v>235.02099999999999</c:v>
                      </c:pt>
                      <c:pt idx="2636" formatCode="General">
                        <c:v>235.03100000000001</c:v>
                      </c:pt>
                      <c:pt idx="2637" formatCode="General">
                        <c:v>235.041</c:v>
                      </c:pt>
                      <c:pt idx="2638" formatCode="General">
                        <c:v>235.05099999999999</c:v>
                      </c:pt>
                      <c:pt idx="2639" formatCode="General">
                        <c:v>235.06100000000001</c:v>
                      </c:pt>
                      <c:pt idx="2640" formatCode="General">
                        <c:v>235.071</c:v>
                      </c:pt>
                      <c:pt idx="2641" formatCode="General">
                        <c:v>235.08099999999999</c:v>
                      </c:pt>
                      <c:pt idx="2642" formatCode="General">
                        <c:v>235.09100000000001</c:v>
                      </c:pt>
                      <c:pt idx="2643" formatCode="General">
                        <c:v>235.101</c:v>
                      </c:pt>
                      <c:pt idx="2644" formatCode="General">
                        <c:v>235.11099999999999</c:v>
                      </c:pt>
                      <c:pt idx="2645" formatCode="General">
                        <c:v>235.12100000000001</c:v>
                      </c:pt>
                      <c:pt idx="2646" formatCode="General">
                        <c:v>235.131</c:v>
                      </c:pt>
                      <c:pt idx="2647" formatCode="General">
                        <c:v>235.14099999999999</c:v>
                      </c:pt>
                      <c:pt idx="2648" formatCode="General">
                        <c:v>235.15100000000001</c:v>
                      </c:pt>
                      <c:pt idx="2649" formatCode="General">
                        <c:v>235.161</c:v>
                      </c:pt>
                      <c:pt idx="2650" formatCode="General">
                        <c:v>235.17099999999999</c:v>
                      </c:pt>
                      <c:pt idx="2651" formatCode="General">
                        <c:v>235.18100000000001</c:v>
                      </c:pt>
                      <c:pt idx="2652" formatCode="General">
                        <c:v>235.191</c:v>
                      </c:pt>
                      <c:pt idx="2653" formatCode="General">
                        <c:v>235.20099999999999</c:v>
                      </c:pt>
                      <c:pt idx="2654" formatCode="General">
                        <c:v>235.21100000000001</c:v>
                      </c:pt>
                      <c:pt idx="2655" formatCode="General">
                        <c:v>235.221</c:v>
                      </c:pt>
                      <c:pt idx="2656" formatCode="General">
                        <c:v>235.23099999999999</c:v>
                      </c:pt>
                      <c:pt idx="2657" formatCode="General">
                        <c:v>235.24100000000001</c:v>
                      </c:pt>
                      <c:pt idx="2658" formatCode="General">
                        <c:v>235.251</c:v>
                      </c:pt>
                      <c:pt idx="2659" formatCode="General">
                        <c:v>235.261</c:v>
                      </c:pt>
                      <c:pt idx="2660" formatCode="General">
                        <c:v>235.27099999999999</c:v>
                      </c:pt>
                      <c:pt idx="2661" formatCode="General">
                        <c:v>235.28100000000001</c:v>
                      </c:pt>
                      <c:pt idx="2662" formatCode="General">
                        <c:v>235.291</c:v>
                      </c:pt>
                      <c:pt idx="2663" formatCode="General">
                        <c:v>235.30099999999999</c:v>
                      </c:pt>
                      <c:pt idx="2664" formatCode="General">
                        <c:v>235.31100000000001</c:v>
                      </c:pt>
                      <c:pt idx="2665" formatCode="General">
                        <c:v>235.321</c:v>
                      </c:pt>
                      <c:pt idx="2666" formatCode="General">
                        <c:v>235.33099999999999</c:v>
                      </c:pt>
                      <c:pt idx="2667" formatCode="General">
                        <c:v>235.34100000000001</c:v>
                      </c:pt>
                      <c:pt idx="2668" formatCode="General">
                        <c:v>235.351</c:v>
                      </c:pt>
                      <c:pt idx="2669" formatCode="General">
                        <c:v>235.36099999999999</c:v>
                      </c:pt>
                      <c:pt idx="2670" formatCode="General">
                        <c:v>235.37100000000001</c:v>
                      </c:pt>
                      <c:pt idx="2671" formatCode="General">
                        <c:v>235.381</c:v>
                      </c:pt>
                      <c:pt idx="2672" formatCode="General">
                        <c:v>235.39099999999999</c:v>
                      </c:pt>
                      <c:pt idx="2673" formatCode="General">
                        <c:v>235.40100000000001</c:v>
                      </c:pt>
                      <c:pt idx="2674" formatCode="General">
                        <c:v>235.411</c:v>
                      </c:pt>
                      <c:pt idx="2675" formatCode="General">
                        <c:v>235.42099999999999</c:v>
                      </c:pt>
                      <c:pt idx="2676" formatCode="General">
                        <c:v>235.43100000000001</c:v>
                      </c:pt>
                      <c:pt idx="2677" formatCode="General">
                        <c:v>235.441</c:v>
                      </c:pt>
                      <c:pt idx="2678" formatCode="General">
                        <c:v>235.45099999999999</c:v>
                      </c:pt>
                      <c:pt idx="2679" formatCode="General">
                        <c:v>235.46100000000001</c:v>
                      </c:pt>
                      <c:pt idx="2680" formatCode="General">
                        <c:v>235.471</c:v>
                      </c:pt>
                      <c:pt idx="2681" formatCode="General">
                        <c:v>235.48099999999999</c:v>
                      </c:pt>
                      <c:pt idx="2682" formatCode="General">
                        <c:v>235.49100000000001</c:v>
                      </c:pt>
                      <c:pt idx="2683" formatCode="General">
                        <c:v>235.501</c:v>
                      </c:pt>
                      <c:pt idx="2684" formatCode="General">
                        <c:v>235.511</c:v>
                      </c:pt>
                      <c:pt idx="2685" formatCode="General">
                        <c:v>235.52099999999999</c:v>
                      </c:pt>
                      <c:pt idx="2686" formatCode="General">
                        <c:v>235.53100000000001</c:v>
                      </c:pt>
                      <c:pt idx="2687" formatCode="General">
                        <c:v>235.541</c:v>
                      </c:pt>
                      <c:pt idx="2688" formatCode="General">
                        <c:v>235.55099999999999</c:v>
                      </c:pt>
                      <c:pt idx="2689" formatCode="General">
                        <c:v>235.56100000000001</c:v>
                      </c:pt>
                      <c:pt idx="2690" formatCode="General">
                        <c:v>235.571</c:v>
                      </c:pt>
                      <c:pt idx="2691" formatCode="General">
                        <c:v>235.58099999999999</c:v>
                      </c:pt>
                      <c:pt idx="2692" formatCode="General">
                        <c:v>235.59100000000001</c:v>
                      </c:pt>
                      <c:pt idx="2693" formatCode="General">
                        <c:v>235.601</c:v>
                      </c:pt>
                      <c:pt idx="2694" formatCode="General">
                        <c:v>235.61099999999999</c:v>
                      </c:pt>
                      <c:pt idx="2695" formatCode="General">
                        <c:v>235.62100000000001</c:v>
                      </c:pt>
                      <c:pt idx="2696" formatCode="General">
                        <c:v>235.631</c:v>
                      </c:pt>
                      <c:pt idx="2697" formatCode="General">
                        <c:v>235.64099999999999</c:v>
                      </c:pt>
                      <c:pt idx="2698" formatCode="General">
                        <c:v>235.65100000000001</c:v>
                      </c:pt>
                      <c:pt idx="2699" formatCode="General">
                        <c:v>235.661</c:v>
                      </c:pt>
                      <c:pt idx="2700" formatCode="General">
                        <c:v>235.67099999999999</c:v>
                      </c:pt>
                      <c:pt idx="2701" formatCode="General">
                        <c:v>235.68100000000001</c:v>
                      </c:pt>
                      <c:pt idx="2702" formatCode="General">
                        <c:v>235.691</c:v>
                      </c:pt>
                      <c:pt idx="2703" formatCode="General">
                        <c:v>235.70099999999999</c:v>
                      </c:pt>
                      <c:pt idx="2704" formatCode="General">
                        <c:v>235.71100000000001</c:v>
                      </c:pt>
                      <c:pt idx="2705" formatCode="General">
                        <c:v>235.721</c:v>
                      </c:pt>
                      <c:pt idx="2706" formatCode="General">
                        <c:v>235.73099999999999</c:v>
                      </c:pt>
                      <c:pt idx="2707" formatCode="General">
                        <c:v>235.74100000000001</c:v>
                      </c:pt>
                      <c:pt idx="2708" formatCode="General">
                        <c:v>235.751</c:v>
                      </c:pt>
                      <c:pt idx="2709" formatCode="General">
                        <c:v>235.761</c:v>
                      </c:pt>
                      <c:pt idx="2710" formatCode="General">
                        <c:v>235.77099999999999</c:v>
                      </c:pt>
                      <c:pt idx="2711" formatCode="General">
                        <c:v>235.78100000000001</c:v>
                      </c:pt>
                      <c:pt idx="2712" formatCode="General">
                        <c:v>235.791</c:v>
                      </c:pt>
                      <c:pt idx="2713" formatCode="General">
                        <c:v>235.80099999999999</c:v>
                      </c:pt>
                      <c:pt idx="2714" formatCode="General">
                        <c:v>235.81100000000001</c:v>
                      </c:pt>
                      <c:pt idx="2715" formatCode="General">
                        <c:v>235.821</c:v>
                      </c:pt>
                      <c:pt idx="2716" formatCode="General">
                        <c:v>235.83099999999999</c:v>
                      </c:pt>
                      <c:pt idx="2717" formatCode="General">
                        <c:v>235.84100000000001</c:v>
                      </c:pt>
                      <c:pt idx="2718" formatCode="General">
                        <c:v>235.851</c:v>
                      </c:pt>
                      <c:pt idx="2719" formatCode="General">
                        <c:v>235.86099999999999</c:v>
                      </c:pt>
                      <c:pt idx="2720" formatCode="General">
                        <c:v>235.87100000000001</c:v>
                      </c:pt>
                      <c:pt idx="2721" formatCode="General">
                        <c:v>235.881</c:v>
                      </c:pt>
                      <c:pt idx="2722" formatCode="General">
                        <c:v>235.89099999999999</c:v>
                      </c:pt>
                      <c:pt idx="2723" formatCode="General">
                        <c:v>235.90100000000001</c:v>
                      </c:pt>
                      <c:pt idx="2724" formatCode="General">
                        <c:v>235.911</c:v>
                      </c:pt>
                      <c:pt idx="2725" formatCode="General">
                        <c:v>235.92099999999999</c:v>
                      </c:pt>
                      <c:pt idx="2726" formatCode="General">
                        <c:v>235.93100000000001</c:v>
                      </c:pt>
                      <c:pt idx="2727" formatCode="General">
                        <c:v>235.941</c:v>
                      </c:pt>
                      <c:pt idx="2728" formatCode="General">
                        <c:v>235.95099999999999</c:v>
                      </c:pt>
                      <c:pt idx="2729" formatCode="General">
                        <c:v>235.96100000000001</c:v>
                      </c:pt>
                      <c:pt idx="2730" formatCode="General">
                        <c:v>235.971</c:v>
                      </c:pt>
                      <c:pt idx="2731" formatCode="General">
                        <c:v>235.98099999999999</c:v>
                      </c:pt>
                      <c:pt idx="2732" formatCode="General">
                        <c:v>235.99100000000001</c:v>
                      </c:pt>
                      <c:pt idx="2733" formatCode="General">
                        <c:v>236.001</c:v>
                      </c:pt>
                      <c:pt idx="2734" formatCode="General">
                        <c:v>236.011</c:v>
                      </c:pt>
                      <c:pt idx="2735" formatCode="General">
                        <c:v>236.02099999999999</c:v>
                      </c:pt>
                      <c:pt idx="2736" formatCode="General">
                        <c:v>236.03100000000001</c:v>
                      </c:pt>
                      <c:pt idx="2737" formatCode="General">
                        <c:v>236.041</c:v>
                      </c:pt>
                      <c:pt idx="2738" formatCode="General">
                        <c:v>236.05099999999999</c:v>
                      </c:pt>
                      <c:pt idx="2739" formatCode="General">
                        <c:v>236.06100000000001</c:v>
                      </c:pt>
                      <c:pt idx="2740" formatCode="General">
                        <c:v>236.071</c:v>
                      </c:pt>
                      <c:pt idx="2741" formatCode="General">
                        <c:v>236.08099999999999</c:v>
                      </c:pt>
                      <c:pt idx="2742" formatCode="General">
                        <c:v>236.09100000000001</c:v>
                      </c:pt>
                      <c:pt idx="2743" formatCode="General">
                        <c:v>236.101</c:v>
                      </c:pt>
                      <c:pt idx="2744" formatCode="General">
                        <c:v>236.11099999999999</c:v>
                      </c:pt>
                      <c:pt idx="2745" formatCode="General">
                        <c:v>236.12100000000001</c:v>
                      </c:pt>
                      <c:pt idx="2746" formatCode="General">
                        <c:v>236.131</c:v>
                      </c:pt>
                      <c:pt idx="2747" formatCode="General">
                        <c:v>236.14099999999999</c:v>
                      </c:pt>
                      <c:pt idx="2748" formatCode="General">
                        <c:v>236.15100000000001</c:v>
                      </c:pt>
                      <c:pt idx="2749" formatCode="General">
                        <c:v>236.161</c:v>
                      </c:pt>
                      <c:pt idx="2750" formatCode="General">
                        <c:v>236.17099999999999</c:v>
                      </c:pt>
                      <c:pt idx="2751" formatCode="General">
                        <c:v>236.18100000000001</c:v>
                      </c:pt>
                      <c:pt idx="2752" formatCode="General">
                        <c:v>236.191</c:v>
                      </c:pt>
                      <c:pt idx="2753" formatCode="General">
                        <c:v>236.20099999999999</c:v>
                      </c:pt>
                      <c:pt idx="2754" formatCode="General">
                        <c:v>236.21100000000001</c:v>
                      </c:pt>
                      <c:pt idx="2755" formatCode="General">
                        <c:v>236.221</c:v>
                      </c:pt>
                      <c:pt idx="2756" formatCode="General">
                        <c:v>236.23099999999999</c:v>
                      </c:pt>
                      <c:pt idx="2757" formatCode="General">
                        <c:v>236.24100000000001</c:v>
                      </c:pt>
                      <c:pt idx="2758" formatCode="General">
                        <c:v>236.251</c:v>
                      </c:pt>
                      <c:pt idx="2759" formatCode="General">
                        <c:v>236.261</c:v>
                      </c:pt>
                      <c:pt idx="2760" formatCode="General">
                        <c:v>236.27099999999999</c:v>
                      </c:pt>
                      <c:pt idx="2761" formatCode="General">
                        <c:v>236.28100000000001</c:v>
                      </c:pt>
                      <c:pt idx="2762" formatCode="General">
                        <c:v>236.291</c:v>
                      </c:pt>
                      <c:pt idx="2763" formatCode="General">
                        <c:v>236.30099999999999</c:v>
                      </c:pt>
                      <c:pt idx="2764" formatCode="General">
                        <c:v>236.31100000000001</c:v>
                      </c:pt>
                      <c:pt idx="2765" formatCode="General">
                        <c:v>236.321</c:v>
                      </c:pt>
                      <c:pt idx="2766" formatCode="General">
                        <c:v>236.33099999999999</c:v>
                      </c:pt>
                      <c:pt idx="2767" formatCode="General">
                        <c:v>236.34100000000001</c:v>
                      </c:pt>
                      <c:pt idx="2768" formatCode="General">
                        <c:v>236.351</c:v>
                      </c:pt>
                      <c:pt idx="2769" formatCode="General">
                        <c:v>236.36099999999999</c:v>
                      </c:pt>
                      <c:pt idx="2770" formatCode="General">
                        <c:v>236.37100000000001</c:v>
                      </c:pt>
                      <c:pt idx="2771" formatCode="General">
                        <c:v>236.381</c:v>
                      </c:pt>
                      <c:pt idx="2772" formatCode="General">
                        <c:v>236.39099999999999</c:v>
                      </c:pt>
                      <c:pt idx="2773" formatCode="General">
                        <c:v>236.40100000000001</c:v>
                      </c:pt>
                      <c:pt idx="2774" formatCode="General">
                        <c:v>236.411</c:v>
                      </c:pt>
                      <c:pt idx="2775" formatCode="General">
                        <c:v>236.42099999999999</c:v>
                      </c:pt>
                      <c:pt idx="2776" formatCode="General">
                        <c:v>236.43100000000001</c:v>
                      </c:pt>
                      <c:pt idx="2777" formatCode="General">
                        <c:v>236.441</c:v>
                      </c:pt>
                      <c:pt idx="2778" formatCode="General">
                        <c:v>236.45099999999999</c:v>
                      </c:pt>
                      <c:pt idx="2779" formatCode="General">
                        <c:v>236.46100000000001</c:v>
                      </c:pt>
                      <c:pt idx="2780" formatCode="General">
                        <c:v>236.471</c:v>
                      </c:pt>
                      <c:pt idx="2781" formatCode="General">
                        <c:v>236.48099999999999</c:v>
                      </c:pt>
                      <c:pt idx="2782" formatCode="General">
                        <c:v>236.49100000000001</c:v>
                      </c:pt>
                      <c:pt idx="2783" formatCode="General">
                        <c:v>236.501</c:v>
                      </c:pt>
                      <c:pt idx="2784" formatCode="General">
                        <c:v>236.511</c:v>
                      </c:pt>
                      <c:pt idx="2785" formatCode="General">
                        <c:v>236.52099999999999</c:v>
                      </c:pt>
                      <c:pt idx="2786" formatCode="General">
                        <c:v>236.53100000000001</c:v>
                      </c:pt>
                      <c:pt idx="2787" formatCode="General">
                        <c:v>236.541</c:v>
                      </c:pt>
                      <c:pt idx="2788" formatCode="General">
                        <c:v>236.55099999999999</c:v>
                      </c:pt>
                      <c:pt idx="2789" formatCode="General">
                        <c:v>236.56100000000001</c:v>
                      </c:pt>
                      <c:pt idx="2790" formatCode="General">
                        <c:v>236.571</c:v>
                      </c:pt>
                      <c:pt idx="2791" formatCode="General">
                        <c:v>236.58099999999999</c:v>
                      </c:pt>
                      <c:pt idx="2792" formatCode="General">
                        <c:v>236.59100000000001</c:v>
                      </c:pt>
                      <c:pt idx="2793" formatCode="General">
                        <c:v>236.601</c:v>
                      </c:pt>
                      <c:pt idx="2794" formatCode="General">
                        <c:v>236.61099999999999</c:v>
                      </c:pt>
                      <c:pt idx="2795" formatCode="General">
                        <c:v>236.62100000000001</c:v>
                      </c:pt>
                      <c:pt idx="2796" formatCode="General">
                        <c:v>236.631</c:v>
                      </c:pt>
                      <c:pt idx="2797" formatCode="General">
                        <c:v>236.64099999999999</c:v>
                      </c:pt>
                      <c:pt idx="2798" formatCode="General">
                        <c:v>236.65100000000001</c:v>
                      </c:pt>
                      <c:pt idx="2799" formatCode="General">
                        <c:v>236.661</c:v>
                      </c:pt>
                      <c:pt idx="2800" formatCode="General">
                        <c:v>236.67099999999999</c:v>
                      </c:pt>
                      <c:pt idx="2801" formatCode="General">
                        <c:v>236.68100000000001</c:v>
                      </c:pt>
                      <c:pt idx="2802" formatCode="General">
                        <c:v>236.691</c:v>
                      </c:pt>
                      <c:pt idx="2803" formatCode="General">
                        <c:v>236.70099999999999</c:v>
                      </c:pt>
                      <c:pt idx="2804" formatCode="General">
                        <c:v>236.71100000000001</c:v>
                      </c:pt>
                      <c:pt idx="2805" formatCode="General">
                        <c:v>236.721</c:v>
                      </c:pt>
                      <c:pt idx="2806" formatCode="General">
                        <c:v>236.73099999999999</c:v>
                      </c:pt>
                      <c:pt idx="2807" formatCode="General">
                        <c:v>236.74100000000001</c:v>
                      </c:pt>
                      <c:pt idx="2808" formatCode="General">
                        <c:v>236.751</c:v>
                      </c:pt>
                      <c:pt idx="2809" formatCode="General">
                        <c:v>236.761</c:v>
                      </c:pt>
                      <c:pt idx="2810" formatCode="General">
                        <c:v>236.77099999999999</c:v>
                      </c:pt>
                      <c:pt idx="2811" formatCode="General">
                        <c:v>236.78100000000001</c:v>
                      </c:pt>
                      <c:pt idx="2812" formatCode="General">
                        <c:v>236.791</c:v>
                      </c:pt>
                      <c:pt idx="2813" formatCode="General">
                        <c:v>236.80099999999999</c:v>
                      </c:pt>
                      <c:pt idx="2814" formatCode="General">
                        <c:v>236.81100000000001</c:v>
                      </c:pt>
                      <c:pt idx="2815" formatCode="General">
                        <c:v>236.821</c:v>
                      </c:pt>
                      <c:pt idx="2816" formatCode="General">
                        <c:v>236.83099999999999</c:v>
                      </c:pt>
                      <c:pt idx="2817" formatCode="General">
                        <c:v>236.84100000000001</c:v>
                      </c:pt>
                      <c:pt idx="2818" formatCode="General">
                        <c:v>236.851</c:v>
                      </c:pt>
                      <c:pt idx="2819" formatCode="General">
                        <c:v>236.86099999999999</c:v>
                      </c:pt>
                      <c:pt idx="2820" formatCode="General">
                        <c:v>236.87100000000001</c:v>
                      </c:pt>
                      <c:pt idx="2821" formatCode="General">
                        <c:v>236.881</c:v>
                      </c:pt>
                      <c:pt idx="2822" formatCode="General">
                        <c:v>236.89099999999999</c:v>
                      </c:pt>
                      <c:pt idx="2823" formatCode="General">
                        <c:v>236.90100000000001</c:v>
                      </c:pt>
                      <c:pt idx="2824" formatCode="General">
                        <c:v>236.911</c:v>
                      </c:pt>
                      <c:pt idx="2825" formatCode="General">
                        <c:v>236.92099999999999</c:v>
                      </c:pt>
                      <c:pt idx="2826" formatCode="General">
                        <c:v>236.93100000000001</c:v>
                      </c:pt>
                      <c:pt idx="2827" formatCode="General">
                        <c:v>236.941</c:v>
                      </c:pt>
                      <c:pt idx="2828" formatCode="General">
                        <c:v>236.95099999999999</c:v>
                      </c:pt>
                      <c:pt idx="2829" formatCode="General">
                        <c:v>236.96100000000001</c:v>
                      </c:pt>
                      <c:pt idx="2830" formatCode="General">
                        <c:v>236.971</c:v>
                      </c:pt>
                      <c:pt idx="2831" formatCode="General">
                        <c:v>236.98099999999999</c:v>
                      </c:pt>
                      <c:pt idx="2832" formatCode="General">
                        <c:v>236.99100000000001</c:v>
                      </c:pt>
                      <c:pt idx="2833" formatCode="General">
                        <c:v>237.001</c:v>
                      </c:pt>
                      <c:pt idx="2834" formatCode="General">
                        <c:v>237.011</c:v>
                      </c:pt>
                      <c:pt idx="2835" formatCode="General">
                        <c:v>237.02099999999999</c:v>
                      </c:pt>
                      <c:pt idx="2836" formatCode="General">
                        <c:v>237.03100000000001</c:v>
                      </c:pt>
                      <c:pt idx="2837" formatCode="General">
                        <c:v>237.041</c:v>
                      </c:pt>
                      <c:pt idx="2838" formatCode="General">
                        <c:v>237.05099999999999</c:v>
                      </c:pt>
                      <c:pt idx="2839" formatCode="General">
                        <c:v>237.06100000000001</c:v>
                      </c:pt>
                      <c:pt idx="2840" formatCode="General">
                        <c:v>237.071</c:v>
                      </c:pt>
                      <c:pt idx="2841" formatCode="General">
                        <c:v>237.08099999999999</c:v>
                      </c:pt>
                      <c:pt idx="2842" formatCode="General">
                        <c:v>237.09100000000001</c:v>
                      </c:pt>
                      <c:pt idx="2843" formatCode="General">
                        <c:v>237.101</c:v>
                      </c:pt>
                      <c:pt idx="2844" formatCode="General">
                        <c:v>237.11099999999999</c:v>
                      </c:pt>
                      <c:pt idx="2845" formatCode="General">
                        <c:v>237.12100000000001</c:v>
                      </c:pt>
                      <c:pt idx="2846" formatCode="General">
                        <c:v>237.131</c:v>
                      </c:pt>
                      <c:pt idx="2847" formatCode="General">
                        <c:v>237.14099999999999</c:v>
                      </c:pt>
                      <c:pt idx="2848" formatCode="General">
                        <c:v>237.15100000000001</c:v>
                      </c:pt>
                      <c:pt idx="2849" formatCode="General">
                        <c:v>237.161</c:v>
                      </c:pt>
                      <c:pt idx="2850" formatCode="General">
                        <c:v>237.17099999999999</c:v>
                      </c:pt>
                      <c:pt idx="2851" formatCode="General">
                        <c:v>237.18100000000001</c:v>
                      </c:pt>
                      <c:pt idx="2852" formatCode="General">
                        <c:v>237.191</c:v>
                      </c:pt>
                      <c:pt idx="2853" formatCode="General">
                        <c:v>237.20099999999999</c:v>
                      </c:pt>
                      <c:pt idx="2854" formatCode="General">
                        <c:v>237.21100000000001</c:v>
                      </c:pt>
                      <c:pt idx="2855" formatCode="General">
                        <c:v>237.221</c:v>
                      </c:pt>
                      <c:pt idx="2856" formatCode="General">
                        <c:v>237.23099999999999</c:v>
                      </c:pt>
                      <c:pt idx="2857" formatCode="General">
                        <c:v>237.24100000000001</c:v>
                      </c:pt>
                      <c:pt idx="2858" formatCode="General">
                        <c:v>237.251</c:v>
                      </c:pt>
                      <c:pt idx="2859" formatCode="General">
                        <c:v>237.261</c:v>
                      </c:pt>
                      <c:pt idx="2860" formatCode="General">
                        <c:v>237.27099999999999</c:v>
                      </c:pt>
                      <c:pt idx="2861" formatCode="General">
                        <c:v>237.28100000000001</c:v>
                      </c:pt>
                      <c:pt idx="2862" formatCode="General">
                        <c:v>237.291</c:v>
                      </c:pt>
                      <c:pt idx="2863" formatCode="General">
                        <c:v>237.30099999999999</c:v>
                      </c:pt>
                      <c:pt idx="2864" formatCode="General">
                        <c:v>237.31100000000001</c:v>
                      </c:pt>
                      <c:pt idx="2865" formatCode="General">
                        <c:v>237.321</c:v>
                      </c:pt>
                      <c:pt idx="2866" formatCode="General">
                        <c:v>237.33099999999999</c:v>
                      </c:pt>
                      <c:pt idx="2867" formatCode="General">
                        <c:v>237.34100000000001</c:v>
                      </c:pt>
                      <c:pt idx="2868" formatCode="General">
                        <c:v>237.351</c:v>
                      </c:pt>
                      <c:pt idx="2869" formatCode="General">
                        <c:v>237.36099999999999</c:v>
                      </c:pt>
                      <c:pt idx="2870" formatCode="General">
                        <c:v>237.37100000000001</c:v>
                      </c:pt>
                      <c:pt idx="2871" formatCode="General">
                        <c:v>237.381</c:v>
                      </c:pt>
                      <c:pt idx="2872" formatCode="General">
                        <c:v>237.39099999999999</c:v>
                      </c:pt>
                      <c:pt idx="2873" formatCode="General">
                        <c:v>237.40100000000001</c:v>
                      </c:pt>
                      <c:pt idx="2874" formatCode="General">
                        <c:v>237.411</c:v>
                      </c:pt>
                      <c:pt idx="2875" formatCode="General">
                        <c:v>237.42099999999999</c:v>
                      </c:pt>
                      <c:pt idx="2876" formatCode="General">
                        <c:v>237.43100000000001</c:v>
                      </c:pt>
                      <c:pt idx="2877" formatCode="General">
                        <c:v>237.441</c:v>
                      </c:pt>
                      <c:pt idx="2878" formatCode="General">
                        <c:v>237.45099999999999</c:v>
                      </c:pt>
                      <c:pt idx="2879" formatCode="General">
                        <c:v>237.46100000000001</c:v>
                      </c:pt>
                      <c:pt idx="2880" formatCode="General">
                        <c:v>237.471</c:v>
                      </c:pt>
                      <c:pt idx="2881" formatCode="General">
                        <c:v>237.48099999999999</c:v>
                      </c:pt>
                      <c:pt idx="2882" formatCode="General">
                        <c:v>237.49100000000001</c:v>
                      </c:pt>
                      <c:pt idx="2883" formatCode="General">
                        <c:v>237.501</c:v>
                      </c:pt>
                      <c:pt idx="2884" formatCode="General">
                        <c:v>237.511</c:v>
                      </c:pt>
                      <c:pt idx="2885" formatCode="General">
                        <c:v>237.52099999999999</c:v>
                      </c:pt>
                      <c:pt idx="2886" formatCode="General">
                        <c:v>237.53100000000001</c:v>
                      </c:pt>
                      <c:pt idx="2887" formatCode="General">
                        <c:v>237.541</c:v>
                      </c:pt>
                      <c:pt idx="2888" formatCode="General">
                        <c:v>237.55099999999999</c:v>
                      </c:pt>
                      <c:pt idx="2889" formatCode="General">
                        <c:v>237.56100000000001</c:v>
                      </c:pt>
                      <c:pt idx="2890" formatCode="General">
                        <c:v>237.571</c:v>
                      </c:pt>
                      <c:pt idx="2891" formatCode="General">
                        <c:v>237.58099999999999</c:v>
                      </c:pt>
                      <c:pt idx="2892" formatCode="General">
                        <c:v>237.59100000000001</c:v>
                      </c:pt>
                      <c:pt idx="2893" formatCode="General">
                        <c:v>237.601</c:v>
                      </c:pt>
                      <c:pt idx="2894" formatCode="General">
                        <c:v>237.61099999999999</c:v>
                      </c:pt>
                      <c:pt idx="2895" formatCode="General">
                        <c:v>237.62100000000001</c:v>
                      </c:pt>
                      <c:pt idx="2896" formatCode="General">
                        <c:v>237.631</c:v>
                      </c:pt>
                      <c:pt idx="2897" formatCode="General">
                        <c:v>237.64099999999999</c:v>
                      </c:pt>
                      <c:pt idx="2898" formatCode="General">
                        <c:v>237.65100000000001</c:v>
                      </c:pt>
                      <c:pt idx="2899" formatCode="General">
                        <c:v>237.661</c:v>
                      </c:pt>
                      <c:pt idx="2900" formatCode="General">
                        <c:v>237.67099999999999</c:v>
                      </c:pt>
                      <c:pt idx="2901" formatCode="General">
                        <c:v>237.68100000000001</c:v>
                      </c:pt>
                      <c:pt idx="2902" formatCode="General">
                        <c:v>237.691</c:v>
                      </c:pt>
                      <c:pt idx="2903" formatCode="General">
                        <c:v>237.70099999999999</c:v>
                      </c:pt>
                      <c:pt idx="2904" formatCode="General">
                        <c:v>237.71100000000001</c:v>
                      </c:pt>
                      <c:pt idx="2905" formatCode="General">
                        <c:v>237.721</c:v>
                      </c:pt>
                      <c:pt idx="2906" formatCode="General">
                        <c:v>237.73099999999999</c:v>
                      </c:pt>
                      <c:pt idx="2907" formatCode="General">
                        <c:v>237.74100000000001</c:v>
                      </c:pt>
                      <c:pt idx="2908" formatCode="General">
                        <c:v>237.751</c:v>
                      </c:pt>
                      <c:pt idx="2909" formatCode="General">
                        <c:v>237.761</c:v>
                      </c:pt>
                      <c:pt idx="2910" formatCode="General">
                        <c:v>237.77099999999999</c:v>
                      </c:pt>
                      <c:pt idx="2911" formatCode="General">
                        <c:v>237.78100000000001</c:v>
                      </c:pt>
                      <c:pt idx="2912" formatCode="General">
                        <c:v>237.791</c:v>
                      </c:pt>
                      <c:pt idx="2913" formatCode="General">
                        <c:v>237.80099999999999</c:v>
                      </c:pt>
                      <c:pt idx="2914" formatCode="General">
                        <c:v>237.81100000000001</c:v>
                      </c:pt>
                      <c:pt idx="2915" formatCode="General">
                        <c:v>237.821</c:v>
                      </c:pt>
                      <c:pt idx="2916" formatCode="General">
                        <c:v>237.83099999999999</c:v>
                      </c:pt>
                      <c:pt idx="2917" formatCode="General">
                        <c:v>237.84100000000001</c:v>
                      </c:pt>
                      <c:pt idx="2918" formatCode="General">
                        <c:v>237.851</c:v>
                      </c:pt>
                      <c:pt idx="2919" formatCode="General">
                        <c:v>237.86099999999999</c:v>
                      </c:pt>
                      <c:pt idx="2920" formatCode="General">
                        <c:v>237.87100000000001</c:v>
                      </c:pt>
                      <c:pt idx="2921" formatCode="General">
                        <c:v>237.881</c:v>
                      </c:pt>
                      <c:pt idx="2922" formatCode="General">
                        <c:v>237.89099999999999</c:v>
                      </c:pt>
                      <c:pt idx="2923" formatCode="General">
                        <c:v>237.90100000000001</c:v>
                      </c:pt>
                      <c:pt idx="2924" formatCode="General">
                        <c:v>237.911</c:v>
                      </c:pt>
                      <c:pt idx="2925" formatCode="General">
                        <c:v>237.92099999999999</c:v>
                      </c:pt>
                      <c:pt idx="2926" formatCode="General">
                        <c:v>237.93100000000001</c:v>
                      </c:pt>
                      <c:pt idx="2927" formatCode="General">
                        <c:v>237.941</c:v>
                      </c:pt>
                      <c:pt idx="2928" formatCode="General">
                        <c:v>237.95099999999999</c:v>
                      </c:pt>
                      <c:pt idx="2929" formatCode="General">
                        <c:v>237.96100000000001</c:v>
                      </c:pt>
                      <c:pt idx="2930" formatCode="General">
                        <c:v>237.971</c:v>
                      </c:pt>
                      <c:pt idx="2931" formatCode="General">
                        <c:v>237.98099999999999</c:v>
                      </c:pt>
                      <c:pt idx="2932" formatCode="General">
                        <c:v>237.99100000000001</c:v>
                      </c:pt>
                      <c:pt idx="2933" formatCode="General">
                        <c:v>238.001</c:v>
                      </c:pt>
                      <c:pt idx="2934" formatCode="General">
                        <c:v>238.011</c:v>
                      </c:pt>
                      <c:pt idx="2935" formatCode="General">
                        <c:v>238.02099999999999</c:v>
                      </c:pt>
                      <c:pt idx="2936" formatCode="General">
                        <c:v>238.03100000000001</c:v>
                      </c:pt>
                      <c:pt idx="2937" formatCode="General">
                        <c:v>238.041</c:v>
                      </c:pt>
                      <c:pt idx="2938" formatCode="General">
                        <c:v>238.05099999999999</c:v>
                      </c:pt>
                      <c:pt idx="2939" formatCode="General">
                        <c:v>238.06100000000001</c:v>
                      </c:pt>
                      <c:pt idx="2940" formatCode="General">
                        <c:v>238.071</c:v>
                      </c:pt>
                      <c:pt idx="2941" formatCode="General">
                        <c:v>238.08099999999999</c:v>
                      </c:pt>
                      <c:pt idx="2942" formatCode="General">
                        <c:v>238.09100000000001</c:v>
                      </c:pt>
                      <c:pt idx="2943" formatCode="General">
                        <c:v>238.101</c:v>
                      </c:pt>
                      <c:pt idx="2944" formatCode="General">
                        <c:v>238.11099999999999</c:v>
                      </c:pt>
                      <c:pt idx="2945" formatCode="General">
                        <c:v>238.12100000000001</c:v>
                      </c:pt>
                      <c:pt idx="2946" formatCode="General">
                        <c:v>238.131</c:v>
                      </c:pt>
                      <c:pt idx="2947" formatCode="General">
                        <c:v>238.14099999999999</c:v>
                      </c:pt>
                      <c:pt idx="2948" formatCode="General">
                        <c:v>238.15100000000001</c:v>
                      </c:pt>
                      <c:pt idx="2949" formatCode="General">
                        <c:v>238.161</c:v>
                      </c:pt>
                      <c:pt idx="2950" formatCode="General">
                        <c:v>238.17099999999999</c:v>
                      </c:pt>
                      <c:pt idx="2951" formatCode="General">
                        <c:v>238.18100000000001</c:v>
                      </c:pt>
                      <c:pt idx="2952" formatCode="General">
                        <c:v>238.191</c:v>
                      </c:pt>
                      <c:pt idx="2953" formatCode="General">
                        <c:v>238.20099999999999</c:v>
                      </c:pt>
                      <c:pt idx="2954" formatCode="General">
                        <c:v>238.21100000000001</c:v>
                      </c:pt>
                      <c:pt idx="2955" formatCode="General">
                        <c:v>238.221</c:v>
                      </c:pt>
                      <c:pt idx="2956" formatCode="General">
                        <c:v>238.23099999999999</c:v>
                      </c:pt>
                      <c:pt idx="2957" formatCode="General">
                        <c:v>238.24100000000001</c:v>
                      </c:pt>
                      <c:pt idx="2958" formatCode="General">
                        <c:v>238.251</c:v>
                      </c:pt>
                      <c:pt idx="2959" formatCode="General">
                        <c:v>238.261</c:v>
                      </c:pt>
                      <c:pt idx="2960" formatCode="General">
                        <c:v>238.27099999999999</c:v>
                      </c:pt>
                      <c:pt idx="2961" formatCode="General">
                        <c:v>238.28100000000001</c:v>
                      </c:pt>
                      <c:pt idx="2962" formatCode="General">
                        <c:v>238.291</c:v>
                      </c:pt>
                      <c:pt idx="2963" formatCode="General">
                        <c:v>238.30099999999999</c:v>
                      </c:pt>
                      <c:pt idx="2964" formatCode="General">
                        <c:v>238.31100000000001</c:v>
                      </c:pt>
                      <c:pt idx="2965" formatCode="General">
                        <c:v>238.321</c:v>
                      </c:pt>
                      <c:pt idx="2966" formatCode="General">
                        <c:v>238.33099999999999</c:v>
                      </c:pt>
                      <c:pt idx="2967" formatCode="General">
                        <c:v>238.34100000000001</c:v>
                      </c:pt>
                      <c:pt idx="2968" formatCode="General">
                        <c:v>238.351</c:v>
                      </c:pt>
                      <c:pt idx="2969" formatCode="General">
                        <c:v>238.36099999999999</c:v>
                      </c:pt>
                      <c:pt idx="2970" formatCode="General">
                        <c:v>238.37100000000001</c:v>
                      </c:pt>
                      <c:pt idx="2971" formatCode="General">
                        <c:v>238.381</c:v>
                      </c:pt>
                      <c:pt idx="2972" formatCode="General">
                        <c:v>238.39099999999999</c:v>
                      </c:pt>
                      <c:pt idx="2973" formatCode="General">
                        <c:v>238.40100000000001</c:v>
                      </c:pt>
                      <c:pt idx="2974" formatCode="General">
                        <c:v>238.411</c:v>
                      </c:pt>
                      <c:pt idx="2975" formatCode="General">
                        <c:v>238.42099999999999</c:v>
                      </c:pt>
                      <c:pt idx="2976" formatCode="General">
                        <c:v>238.43100000000001</c:v>
                      </c:pt>
                      <c:pt idx="2977" formatCode="General">
                        <c:v>238.441</c:v>
                      </c:pt>
                      <c:pt idx="2978" formatCode="General">
                        <c:v>238.45099999999999</c:v>
                      </c:pt>
                      <c:pt idx="2979" formatCode="General">
                        <c:v>238.46100000000001</c:v>
                      </c:pt>
                      <c:pt idx="2980" formatCode="General">
                        <c:v>238.471</c:v>
                      </c:pt>
                      <c:pt idx="2981" formatCode="General">
                        <c:v>238.48099999999999</c:v>
                      </c:pt>
                      <c:pt idx="2982" formatCode="General">
                        <c:v>238.49100000000001</c:v>
                      </c:pt>
                      <c:pt idx="2983" formatCode="General">
                        <c:v>238.501</c:v>
                      </c:pt>
                      <c:pt idx="2984" formatCode="General">
                        <c:v>238.511</c:v>
                      </c:pt>
                      <c:pt idx="2985" formatCode="General">
                        <c:v>238.52099999999999</c:v>
                      </c:pt>
                      <c:pt idx="2986" formatCode="General">
                        <c:v>238.53100000000001</c:v>
                      </c:pt>
                      <c:pt idx="2987" formatCode="General">
                        <c:v>238.541</c:v>
                      </c:pt>
                      <c:pt idx="2988" formatCode="General">
                        <c:v>238.55099999999999</c:v>
                      </c:pt>
                      <c:pt idx="2989" formatCode="General">
                        <c:v>238.56100000000001</c:v>
                      </c:pt>
                      <c:pt idx="2990" formatCode="General">
                        <c:v>238.571</c:v>
                      </c:pt>
                      <c:pt idx="2991" formatCode="General">
                        <c:v>238.58099999999999</c:v>
                      </c:pt>
                      <c:pt idx="2992" formatCode="General">
                        <c:v>238.59100000000001</c:v>
                      </c:pt>
                      <c:pt idx="2993" formatCode="General">
                        <c:v>238.601</c:v>
                      </c:pt>
                      <c:pt idx="2994" formatCode="General">
                        <c:v>238.61099999999999</c:v>
                      </c:pt>
                      <c:pt idx="2995" formatCode="General">
                        <c:v>238.62100000000001</c:v>
                      </c:pt>
                      <c:pt idx="2996" formatCode="General">
                        <c:v>238.631</c:v>
                      </c:pt>
                      <c:pt idx="2997" formatCode="General">
                        <c:v>238.64099999999999</c:v>
                      </c:pt>
                      <c:pt idx="2998" formatCode="General">
                        <c:v>238.65100000000001</c:v>
                      </c:pt>
                      <c:pt idx="2999" formatCode="General">
                        <c:v>238.661</c:v>
                      </c:pt>
                      <c:pt idx="3000" formatCode="General">
                        <c:v>238.67099999999999</c:v>
                      </c:pt>
                      <c:pt idx="3001" formatCode="General">
                        <c:v>238.68100000000001</c:v>
                      </c:pt>
                      <c:pt idx="3002" formatCode="General">
                        <c:v>238.691</c:v>
                      </c:pt>
                      <c:pt idx="3003" formatCode="General">
                        <c:v>238.70099999999999</c:v>
                      </c:pt>
                      <c:pt idx="3004" formatCode="General">
                        <c:v>238.71100000000001</c:v>
                      </c:pt>
                      <c:pt idx="3005" formatCode="General">
                        <c:v>238.721</c:v>
                      </c:pt>
                      <c:pt idx="3006" formatCode="General">
                        <c:v>238.73099999999999</c:v>
                      </c:pt>
                      <c:pt idx="3007" formatCode="General">
                        <c:v>238.74100000000001</c:v>
                      </c:pt>
                      <c:pt idx="3008" formatCode="General">
                        <c:v>238.751</c:v>
                      </c:pt>
                      <c:pt idx="3009" formatCode="General">
                        <c:v>238.761</c:v>
                      </c:pt>
                      <c:pt idx="3010" formatCode="General">
                        <c:v>238.77099999999999</c:v>
                      </c:pt>
                      <c:pt idx="3011" formatCode="General">
                        <c:v>238.78100000000001</c:v>
                      </c:pt>
                      <c:pt idx="3012" formatCode="General">
                        <c:v>238.791</c:v>
                      </c:pt>
                      <c:pt idx="3013" formatCode="General">
                        <c:v>238.80099999999999</c:v>
                      </c:pt>
                      <c:pt idx="3014" formatCode="General">
                        <c:v>238.81100000000001</c:v>
                      </c:pt>
                      <c:pt idx="3015" formatCode="General">
                        <c:v>238.821</c:v>
                      </c:pt>
                      <c:pt idx="3016" formatCode="General">
                        <c:v>238.83099999999999</c:v>
                      </c:pt>
                      <c:pt idx="3017" formatCode="General">
                        <c:v>238.84100000000001</c:v>
                      </c:pt>
                      <c:pt idx="3018" formatCode="General">
                        <c:v>238.851</c:v>
                      </c:pt>
                      <c:pt idx="3019" formatCode="General">
                        <c:v>238.86099999999999</c:v>
                      </c:pt>
                      <c:pt idx="3020" formatCode="General">
                        <c:v>238.87100000000001</c:v>
                      </c:pt>
                      <c:pt idx="3021" formatCode="General">
                        <c:v>238.881</c:v>
                      </c:pt>
                      <c:pt idx="3022" formatCode="General">
                        <c:v>238.89099999999999</c:v>
                      </c:pt>
                      <c:pt idx="3023" formatCode="General">
                        <c:v>238.90100000000001</c:v>
                      </c:pt>
                      <c:pt idx="3024" formatCode="General">
                        <c:v>238.911</c:v>
                      </c:pt>
                      <c:pt idx="3025" formatCode="General">
                        <c:v>238.92099999999999</c:v>
                      </c:pt>
                      <c:pt idx="3026" formatCode="General">
                        <c:v>238.93100000000001</c:v>
                      </c:pt>
                      <c:pt idx="3027" formatCode="General">
                        <c:v>238.941</c:v>
                      </c:pt>
                      <c:pt idx="3028" formatCode="General">
                        <c:v>238.95099999999999</c:v>
                      </c:pt>
                      <c:pt idx="3029" formatCode="General">
                        <c:v>238.96100000000001</c:v>
                      </c:pt>
                      <c:pt idx="3030" formatCode="General">
                        <c:v>238.971</c:v>
                      </c:pt>
                      <c:pt idx="3031" formatCode="General">
                        <c:v>238.98099999999999</c:v>
                      </c:pt>
                      <c:pt idx="3032" formatCode="General">
                        <c:v>238.99100000000001</c:v>
                      </c:pt>
                      <c:pt idx="3033" formatCode="General">
                        <c:v>239.001</c:v>
                      </c:pt>
                      <c:pt idx="3034" formatCode="General">
                        <c:v>239.011</c:v>
                      </c:pt>
                      <c:pt idx="3035" formatCode="General">
                        <c:v>239.02099999999999</c:v>
                      </c:pt>
                      <c:pt idx="3036" formatCode="General">
                        <c:v>239.03100000000001</c:v>
                      </c:pt>
                      <c:pt idx="3037" formatCode="General">
                        <c:v>239.041</c:v>
                      </c:pt>
                      <c:pt idx="3038" formatCode="General">
                        <c:v>239.05099999999999</c:v>
                      </c:pt>
                      <c:pt idx="3039" formatCode="General">
                        <c:v>239.06100000000001</c:v>
                      </c:pt>
                      <c:pt idx="3040" formatCode="General">
                        <c:v>239.071</c:v>
                      </c:pt>
                      <c:pt idx="3041" formatCode="General">
                        <c:v>239.08099999999999</c:v>
                      </c:pt>
                      <c:pt idx="3042" formatCode="General">
                        <c:v>239.09100000000001</c:v>
                      </c:pt>
                      <c:pt idx="3043" formatCode="General">
                        <c:v>239.101</c:v>
                      </c:pt>
                      <c:pt idx="3044" formatCode="General">
                        <c:v>239.11099999999999</c:v>
                      </c:pt>
                      <c:pt idx="3045" formatCode="General">
                        <c:v>239.12100000000001</c:v>
                      </c:pt>
                      <c:pt idx="3046" formatCode="General">
                        <c:v>239.131</c:v>
                      </c:pt>
                      <c:pt idx="3047" formatCode="General">
                        <c:v>239.14099999999999</c:v>
                      </c:pt>
                      <c:pt idx="3048" formatCode="General">
                        <c:v>239.15100000000001</c:v>
                      </c:pt>
                      <c:pt idx="3049" formatCode="General">
                        <c:v>239.161</c:v>
                      </c:pt>
                      <c:pt idx="3050" formatCode="General">
                        <c:v>239.17099999999999</c:v>
                      </c:pt>
                      <c:pt idx="3051" formatCode="General">
                        <c:v>239.18100000000001</c:v>
                      </c:pt>
                      <c:pt idx="3052" formatCode="General">
                        <c:v>239.191</c:v>
                      </c:pt>
                      <c:pt idx="3053" formatCode="General">
                        <c:v>239.20099999999999</c:v>
                      </c:pt>
                      <c:pt idx="3054" formatCode="General">
                        <c:v>239.21100000000001</c:v>
                      </c:pt>
                      <c:pt idx="3055" formatCode="General">
                        <c:v>239.221</c:v>
                      </c:pt>
                      <c:pt idx="3056" formatCode="General">
                        <c:v>239.23099999999999</c:v>
                      </c:pt>
                      <c:pt idx="3057" formatCode="General">
                        <c:v>239.24100000000001</c:v>
                      </c:pt>
                      <c:pt idx="3058" formatCode="General">
                        <c:v>239.251</c:v>
                      </c:pt>
                      <c:pt idx="3059" formatCode="General">
                        <c:v>239.261</c:v>
                      </c:pt>
                      <c:pt idx="3060" formatCode="General">
                        <c:v>239.27099999999999</c:v>
                      </c:pt>
                      <c:pt idx="3061" formatCode="General">
                        <c:v>239.28100000000001</c:v>
                      </c:pt>
                      <c:pt idx="3062" formatCode="General">
                        <c:v>239.291</c:v>
                      </c:pt>
                      <c:pt idx="3063" formatCode="General">
                        <c:v>239.30099999999999</c:v>
                      </c:pt>
                      <c:pt idx="3064" formatCode="General">
                        <c:v>239.31100000000001</c:v>
                      </c:pt>
                      <c:pt idx="3065" formatCode="General">
                        <c:v>239.321</c:v>
                      </c:pt>
                      <c:pt idx="3066" formatCode="General">
                        <c:v>239.33099999999999</c:v>
                      </c:pt>
                      <c:pt idx="3067" formatCode="General">
                        <c:v>239.34100000000001</c:v>
                      </c:pt>
                      <c:pt idx="3068" formatCode="General">
                        <c:v>239.351</c:v>
                      </c:pt>
                      <c:pt idx="3069" formatCode="General">
                        <c:v>239.36099999999999</c:v>
                      </c:pt>
                      <c:pt idx="3070" formatCode="General">
                        <c:v>239.37100000000001</c:v>
                      </c:pt>
                      <c:pt idx="3071" formatCode="General">
                        <c:v>239.381</c:v>
                      </c:pt>
                      <c:pt idx="3072" formatCode="General">
                        <c:v>239.39099999999999</c:v>
                      </c:pt>
                      <c:pt idx="3073" formatCode="General">
                        <c:v>239.40100000000001</c:v>
                      </c:pt>
                      <c:pt idx="3074" formatCode="General">
                        <c:v>239.411</c:v>
                      </c:pt>
                      <c:pt idx="3075" formatCode="General">
                        <c:v>239.42099999999999</c:v>
                      </c:pt>
                      <c:pt idx="3076" formatCode="General">
                        <c:v>239.43100000000001</c:v>
                      </c:pt>
                      <c:pt idx="3077" formatCode="General">
                        <c:v>239.441</c:v>
                      </c:pt>
                      <c:pt idx="3078" formatCode="General">
                        <c:v>239.45099999999999</c:v>
                      </c:pt>
                      <c:pt idx="3079" formatCode="General">
                        <c:v>239.46100000000001</c:v>
                      </c:pt>
                      <c:pt idx="3080" formatCode="General">
                        <c:v>239.471</c:v>
                      </c:pt>
                      <c:pt idx="3081" formatCode="General">
                        <c:v>239.48099999999999</c:v>
                      </c:pt>
                      <c:pt idx="3082" formatCode="General">
                        <c:v>239.49100000000001</c:v>
                      </c:pt>
                      <c:pt idx="3083" formatCode="General">
                        <c:v>239.501</c:v>
                      </c:pt>
                      <c:pt idx="3084" formatCode="General">
                        <c:v>239.511</c:v>
                      </c:pt>
                      <c:pt idx="3085" formatCode="General">
                        <c:v>239.52099999999999</c:v>
                      </c:pt>
                      <c:pt idx="3086" formatCode="General">
                        <c:v>239.53100000000001</c:v>
                      </c:pt>
                      <c:pt idx="3087" formatCode="General">
                        <c:v>239.541</c:v>
                      </c:pt>
                      <c:pt idx="3088" formatCode="General">
                        <c:v>239.55099999999999</c:v>
                      </c:pt>
                      <c:pt idx="3089" formatCode="General">
                        <c:v>239.56100000000001</c:v>
                      </c:pt>
                      <c:pt idx="3090" formatCode="General">
                        <c:v>239.571</c:v>
                      </c:pt>
                      <c:pt idx="3091" formatCode="General">
                        <c:v>239.58099999999999</c:v>
                      </c:pt>
                      <c:pt idx="3092" formatCode="General">
                        <c:v>239.59100000000001</c:v>
                      </c:pt>
                      <c:pt idx="3093" formatCode="General">
                        <c:v>239.601</c:v>
                      </c:pt>
                      <c:pt idx="3094" formatCode="General">
                        <c:v>239.61099999999999</c:v>
                      </c:pt>
                      <c:pt idx="3095" formatCode="General">
                        <c:v>239.62100000000001</c:v>
                      </c:pt>
                      <c:pt idx="3096" formatCode="General">
                        <c:v>239.631</c:v>
                      </c:pt>
                      <c:pt idx="3097" formatCode="General">
                        <c:v>239.64099999999999</c:v>
                      </c:pt>
                      <c:pt idx="3098" formatCode="General">
                        <c:v>239.65100000000001</c:v>
                      </c:pt>
                      <c:pt idx="3099" formatCode="General">
                        <c:v>239.661</c:v>
                      </c:pt>
                      <c:pt idx="3100" formatCode="General">
                        <c:v>239.67099999999999</c:v>
                      </c:pt>
                      <c:pt idx="3101" formatCode="General">
                        <c:v>239.68100000000001</c:v>
                      </c:pt>
                      <c:pt idx="3102" formatCode="General">
                        <c:v>239.691</c:v>
                      </c:pt>
                      <c:pt idx="3103" formatCode="General">
                        <c:v>239.70099999999999</c:v>
                      </c:pt>
                      <c:pt idx="3104" formatCode="General">
                        <c:v>239.71100000000001</c:v>
                      </c:pt>
                      <c:pt idx="3105" formatCode="General">
                        <c:v>239.721</c:v>
                      </c:pt>
                      <c:pt idx="3106" formatCode="General">
                        <c:v>239.73099999999999</c:v>
                      </c:pt>
                      <c:pt idx="3107" formatCode="General">
                        <c:v>239.74100000000001</c:v>
                      </c:pt>
                      <c:pt idx="3108" formatCode="General">
                        <c:v>239.751</c:v>
                      </c:pt>
                      <c:pt idx="3109" formatCode="General">
                        <c:v>239.761</c:v>
                      </c:pt>
                      <c:pt idx="3110" formatCode="General">
                        <c:v>239.77099999999999</c:v>
                      </c:pt>
                      <c:pt idx="3111" formatCode="General">
                        <c:v>239.78100000000001</c:v>
                      </c:pt>
                      <c:pt idx="3112" formatCode="General">
                        <c:v>239.791</c:v>
                      </c:pt>
                      <c:pt idx="3113" formatCode="General">
                        <c:v>239.80099999999999</c:v>
                      </c:pt>
                      <c:pt idx="3114" formatCode="General">
                        <c:v>239.81100000000001</c:v>
                      </c:pt>
                      <c:pt idx="3115" formatCode="General">
                        <c:v>239.821</c:v>
                      </c:pt>
                      <c:pt idx="3116" formatCode="General">
                        <c:v>239.83099999999999</c:v>
                      </c:pt>
                      <c:pt idx="3117" formatCode="General">
                        <c:v>239.84100000000001</c:v>
                      </c:pt>
                      <c:pt idx="3118" formatCode="General">
                        <c:v>239.851</c:v>
                      </c:pt>
                      <c:pt idx="3119" formatCode="General">
                        <c:v>239.86099999999999</c:v>
                      </c:pt>
                      <c:pt idx="3120" formatCode="General">
                        <c:v>239.87100000000001</c:v>
                      </c:pt>
                      <c:pt idx="3121" formatCode="General">
                        <c:v>239.881</c:v>
                      </c:pt>
                      <c:pt idx="3122" formatCode="General">
                        <c:v>239.89099999999999</c:v>
                      </c:pt>
                      <c:pt idx="3123" formatCode="General">
                        <c:v>239.90100000000001</c:v>
                      </c:pt>
                      <c:pt idx="3124" formatCode="General">
                        <c:v>239.911</c:v>
                      </c:pt>
                      <c:pt idx="3125" formatCode="General">
                        <c:v>239.92099999999999</c:v>
                      </c:pt>
                      <c:pt idx="3126" formatCode="General">
                        <c:v>239.93100000000001</c:v>
                      </c:pt>
                      <c:pt idx="3127" formatCode="General">
                        <c:v>239.941</c:v>
                      </c:pt>
                      <c:pt idx="3128" formatCode="General">
                        <c:v>239.95099999999999</c:v>
                      </c:pt>
                      <c:pt idx="3129" formatCode="General">
                        <c:v>239.96100000000001</c:v>
                      </c:pt>
                      <c:pt idx="3130" formatCode="General">
                        <c:v>239.971</c:v>
                      </c:pt>
                      <c:pt idx="3131" formatCode="General">
                        <c:v>239.98099999999999</c:v>
                      </c:pt>
                      <c:pt idx="3132" formatCode="General">
                        <c:v>239.99100000000001</c:v>
                      </c:pt>
                      <c:pt idx="3133" formatCode="General">
                        <c:v>240.001</c:v>
                      </c:pt>
                      <c:pt idx="3134" formatCode="General">
                        <c:v>240.011</c:v>
                      </c:pt>
                      <c:pt idx="3135" formatCode="General">
                        <c:v>240.02099999999999</c:v>
                      </c:pt>
                      <c:pt idx="3136" formatCode="General">
                        <c:v>240.03100000000001</c:v>
                      </c:pt>
                      <c:pt idx="3137" formatCode="General">
                        <c:v>240.041</c:v>
                      </c:pt>
                      <c:pt idx="3138" formatCode="General">
                        <c:v>240.05099999999999</c:v>
                      </c:pt>
                      <c:pt idx="3139" formatCode="General">
                        <c:v>240.06100000000001</c:v>
                      </c:pt>
                      <c:pt idx="3140" formatCode="General">
                        <c:v>240.071</c:v>
                      </c:pt>
                      <c:pt idx="3141" formatCode="General">
                        <c:v>240.08099999999999</c:v>
                      </c:pt>
                      <c:pt idx="3142" formatCode="General">
                        <c:v>240.09100000000001</c:v>
                      </c:pt>
                      <c:pt idx="3143" formatCode="General">
                        <c:v>240.101</c:v>
                      </c:pt>
                      <c:pt idx="3144" formatCode="General">
                        <c:v>240.11099999999999</c:v>
                      </c:pt>
                      <c:pt idx="3145" formatCode="General">
                        <c:v>240.12100000000001</c:v>
                      </c:pt>
                      <c:pt idx="3146" formatCode="General">
                        <c:v>240.131</c:v>
                      </c:pt>
                      <c:pt idx="3147" formatCode="General">
                        <c:v>240.14099999999999</c:v>
                      </c:pt>
                      <c:pt idx="3148" formatCode="General">
                        <c:v>240.15100000000001</c:v>
                      </c:pt>
                      <c:pt idx="3149" formatCode="General">
                        <c:v>240.161</c:v>
                      </c:pt>
                      <c:pt idx="3150" formatCode="General">
                        <c:v>240.17099999999999</c:v>
                      </c:pt>
                      <c:pt idx="3151" formatCode="General">
                        <c:v>240.18100000000001</c:v>
                      </c:pt>
                      <c:pt idx="3152" formatCode="General">
                        <c:v>240.191</c:v>
                      </c:pt>
                      <c:pt idx="3153" formatCode="General">
                        <c:v>240.20099999999999</c:v>
                      </c:pt>
                      <c:pt idx="3154" formatCode="General">
                        <c:v>240.21100000000001</c:v>
                      </c:pt>
                      <c:pt idx="3155" formatCode="General">
                        <c:v>240.221</c:v>
                      </c:pt>
                      <c:pt idx="3156" formatCode="General">
                        <c:v>240.23099999999999</c:v>
                      </c:pt>
                      <c:pt idx="3157" formatCode="General">
                        <c:v>240.24100000000001</c:v>
                      </c:pt>
                      <c:pt idx="3158" formatCode="General">
                        <c:v>240.251</c:v>
                      </c:pt>
                      <c:pt idx="3159" formatCode="General">
                        <c:v>240.261</c:v>
                      </c:pt>
                      <c:pt idx="3160" formatCode="General">
                        <c:v>240.27099999999999</c:v>
                      </c:pt>
                      <c:pt idx="3161" formatCode="General">
                        <c:v>240.28100000000001</c:v>
                      </c:pt>
                      <c:pt idx="3162" formatCode="General">
                        <c:v>240.291</c:v>
                      </c:pt>
                      <c:pt idx="3163" formatCode="General">
                        <c:v>240.30099999999999</c:v>
                      </c:pt>
                      <c:pt idx="3164" formatCode="General">
                        <c:v>240.31100000000001</c:v>
                      </c:pt>
                      <c:pt idx="3165" formatCode="General">
                        <c:v>240.321</c:v>
                      </c:pt>
                      <c:pt idx="3166" formatCode="General">
                        <c:v>240.33099999999999</c:v>
                      </c:pt>
                      <c:pt idx="3167" formatCode="General">
                        <c:v>240.34100000000001</c:v>
                      </c:pt>
                      <c:pt idx="3168" formatCode="General">
                        <c:v>240.351</c:v>
                      </c:pt>
                      <c:pt idx="3169" formatCode="General">
                        <c:v>240.36099999999999</c:v>
                      </c:pt>
                      <c:pt idx="3170" formatCode="General">
                        <c:v>240.37100000000001</c:v>
                      </c:pt>
                      <c:pt idx="3171" formatCode="General">
                        <c:v>240.381</c:v>
                      </c:pt>
                      <c:pt idx="3172" formatCode="General">
                        <c:v>240.39099999999999</c:v>
                      </c:pt>
                      <c:pt idx="3173" formatCode="General">
                        <c:v>240.40100000000001</c:v>
                      </c:pt>
                      <c:pt idx="3174" formatCode="General">
                        <c:v>240.411</c:v>
                      </c:pt>
                      <c:pt idx="3175" formatCode="General">
                        <c:v>240.42099999999999</c:v>
                      </c:pt>
                      <c:pt idx="3176" formatCode="General">
                        <c:v>240.43100000000001</c:v>
                      </c:pt>
                      <c:pt idx="3177" formatCode="General">
                        <c:v>240.441</c:v>
                      </c:pt>
                      <c:pt idx="3178" formatCode="General">
                        <c:v>240.45099999999999</c:v>
                      </c:pt>
                      <c:pt idx="3179" formatCode="General">
                        <c:v>240.46100000000001</c:v>
                      </c:pt>
                      <c:pt idx="3180" formatCode="General">
                        <c:v>240.471</c:v>
                      </c:pt>
                      <c:pt idx="3181" formatCode="General">
                        <c:v>240.48099999999999</c:v>
                      </c:pt>
                      <c:pt idx="3182" formatCode="General">
                        <c:v>240.49100000000001</c:v>
                      </c:pt>
                      <c:pt idx="3183" formatCode="General">
                        <c:v>240.501</c:v>
                      </c:pt>
                      <c:pt idx="3184" formatCode="General">
                        <c:v>240.511</c:v>
                      </c:pt>
                      <c:pt idx="3185" formatCode="General">
                        <c:v>240.52099999999999</c:v>
                      </c:pt>
                      <c:pt idx="3186" formatCode="General">
                        <c:v>240.53100000000001</c:v>
                      </c:pt>
                      <c:pt idx="3187" formatCode="General">
                        <c:v>240.541</c:v>
                      </c:pt>
                      <c:pt idx="3188" formatCode="General">
                        <c:v>240.55099999999999</c:v>
                      </c:pt>
                      <c:pt idx="3189" formatCode="General">
                        <c:v>240.56100000000001</c:v>
                      </c:pt>
                      <c:pt idx="3190" formatCode="General">
                        <c:v>240.571</c:v>
                      </c:pt>
                      <c:pt idx="3191" formatCode="General">
                        <c:v>240.58099999999999</c:v>
                      </c:pt>
                      <c:pt idx="3192" formatCode="General">
                        <c:v>240.59100000000001</c:v>
                      </c:pt>
                      <c:pt idx="3193" formatCode="General">
                        <c:v>240.601</c:v>
                      </c:pt>
                      <c:pt idx="3194" formatCode="General">
                        <c:v>240.61099999999999</c:v>
                      </c:pt>
                      <c:pt idx="3195" formatCode="General">
                        <c:v>240.62100000000001</c:v>
                      </c:pt>
                      <c:pt idx="3196" formatCode="General">
                        <c:v>240.631</c:v>
                      </c:pt>
                      <c:pt idx="3197" formatCode="General">
                        <c:v>240.64099999999999</c:v>
                      </c:pt>
                      <c:pt idx="3198" formatCode="General">
                        <c:v>240.65100000000001</c:v>
                      </c:pt>
                      <c:pt idx="3199" formatCode="General">
                        <c:v>240.661</c:v>
                      </c:pt>
                      <c:pt idx="3200" formatCode="General">
                        <c:v>240.67099999999999</c:v>
                      </c:pt>
                      <c:pt idx="3201" formatCode="General">
                        <c:v>240.68100000000001</c:v>
                      </c:pt>
                      <c:pt idx="3202" formatCode="General">
                        <c:v>240.691</c:v>
                      </c:pt>
                      <c:pt idx="3203" formatCode="General">
                        <c:v>240.70099999999999</c:v>
                      </c:pt>
                      <c:pt idx="3204" formatCode="General">
                        <c:v>240.71100000000001</c:v>
                      </c:pt>
                      <c:pt idx="3205" formatCode="General">
                        <c:v>240.721</c:v>
                      </c:pt>
                      <c:pt idx="3206" formatCode="General">
                        <c:v>240.73099999999999</c:v>
                      </c:pt>
                      <c:pt idx="3207" formatCode="General">
                        <c:v>240.74100000000001</c:v>
                      </c:pt>
                      <c:pt idx="3208" formatCode="General">
                        <c:v>240.751</c:v>
                      </c:pt>
                      <c:pt idx="3209" formatCode="General">
                        <c:v>240.761</c:v>
                      </c:pt>
                      <c:pt idx="3210" formatCode="General">
                        <c:v>240.77099999999999</c:v>
                      </c:pt>
                      <c:pt idx="3211" formatCode="General">
                        <c:v>240.78100000000001</c:v>
                      </c:pt>
                      <c:pt idx="3212" formatCode="General">
                        <c:v>240.791</c:v>
                      </c:pt>
                      <c:pt idx="3213" formatCode="General">
                        <c:v>240.80099999999999</c:v>
                      </c:pt>
                      <c:pt idx="3214" formatCode="General">
                        <c:v>240.81100000000001</c:v>
                      </c:pt>
                      <c:pt idx="3215" formatCode="General">
                        <c:v>240.821</c:v>
                      </c:pt>
                      <c:pt idx="3216" formatCode="General">
                        <c:v>240.83099999999999</c:v>
                      </c:pt>
                      <c:pt idx="3217" formatCode="General">
                        <c:v>240.84100000000001</c:v>
                      </c:pt>
                      <c:pt idx="3218" formatCode="General">
                        <c:v>240.851</c:v>
                      </c:pt>
                      <c:pt idx="3219" formatCode="General">
                        <c:v>240.86099999999999</c:v>
                      </c:pt>
                      <c:pt idx="3220" formatCode="General">
                        <c:v>240.87100000000001</c:v>
                      </c:pt>
                      <c:pt idx="3221" formatCode="General">
                        <c:v>240.881</c:v>
                      </c:pt>
                      <c:pt idx="3222" formatCode="General">
                        <c:v>240.89099999999999</c:v>
                      </c:pt>
                      <c:pt idx="3223" formatCode="General">
                        <c:v>240.90100000000001</c:v>
                      </c:pt>
                      <c:pt idx="3224" formatCode="General">
                        <c:v>240.911</c:v>
                      </c:pt>
                      <c:pt idx="3225" formatCode="General">
                        <c:v>240.92099999999999</c:v>
                      </c:pt>
                      <c:pt idx="3226" formatCode="General">
                        <c:v>240.93100000000001</c:v>
                      </c:pt>
                      <c:pt idx="3227" formatCode="General">
                        <c:v>240.941</c:v>
                      </c:pt>
                      <c:pt idx="3228" formatCode="General">
                        <c:v>240.95099999999999</c:v>
                      </c:pt>
                      <c:pt idx="3229" formatCode="General">
                        <c:v>240.96100000000001</c:v>
                      </c:pt>
                      <c:pt idx="3230" formatCode="General">
                        <c:v>240.971</c:v>
                      </c:pt>
                      <c:pt idx="3231" formatCode="General">
                        <c:v>240.98099999999999</c:v>
                      </c:pt>
                      <c:pt idx="3232" formatCode="General">
                        <c:v>240.99100000000001</c:v>
                      </c:pt>
                      <c:pt idx="3233" formatCode="General">
                        <c:v>241.001</c:v>
                      </c:pt>
                      <c:pt idx="3234" formatCode="General">
                        <c:v>241.011</c:v>
                      </c:pt>
                      <c:pt idx="3235" formatCode="General">
                        <c:v>241.02099999999999</c:v>
                      </c:pt>
                      <c:pt idx="3236" formatCode="General">
                        <c:v>241.03100000000001</c:v>
                      </c:pt>
                      <c:pt idx="3237" formatCode="General">
                        <c:v>241.041</c:v>
                      </c:pt>
                      <c:pt idx="3238" formatCode="General">
                        <c:v>241.05099999999999</c:v>
                      </c:pt>
                      <c:pt idx="3239" formatCode="General">
                        <c:v>241.06100000000001</c:v>
                      </c:pt>
                      <c:pt idx="3240" formatCode="General">
                        <c:v>241.071</c:v>
                      </c:pt>
                      <c:pt idx="3241" formatCode="General">
                        <c:v>241.08099999999999</c:v>
                      </c:pt>
                      <c:pt idx="3242" formatCode="General">
                        <c:v>241.09100000000001</c:v>
                      </c:pt>
                      <c:pt idx="3243" formatCode="General">
                        <c:v>241.101</c:v>
                      </c:pt>
                      <c:pt idx="3244" formatCode="General">
                        <c:v>241.11099999999999</c:v>
                      </c:pt>
                      <c:pt idx="3245" formatCode="General">
                        <c:v>241.12100000000001</c:v>
                      </c:pt>
                      <c:pt idx="3246" formatCode="General">
                        <c:v>241.131</c:v>
                      </c:pt>
                      <c:pt idx="3247" formatCode="General">
                        <c:v>241.14099999999999</c:v>
                      </c:pt>
                      <c:pt idx="3248" formatCode="General">
                        <c:v>241.15100000000001</c:v>
                      </c:pt>
                      <c:pt idx="3249" formatCode="General">
                        <c:v>241.161</c:v>
                      </c:pt>
                      <c:pt idx="3250" formatCode="General">
                        <c:v>241.17099999999999</c:v>
                      </c:pt>
                      <c:pt idx="3251" formatCode="General">
                        <c:v>241.18100000000001</c:v>
                      </c:pt>
                      <c:pt idx="3252" formatCode="General">
                        <c:v>241.191</c:v>
                      </c:pt>
                      <c:pt idx="3253" formatCode="General">
                        <c:v>241.20099999999999</c:v>
                      </c:pt>
                      <c:pt idx="3254" formatCode="General">
                        <c:v>241.21100000000001</c:v>
                      </c:pt>
                      <c:pt idx="3255" formatCode="General">
                        <c:v>241.221</c:v>
                      </c:pt>
                      <c:pt idx="3256" formatCode="General">
                        <c:v>241.23099999999999</c:v>
                      </c:pt>
                      <c:pt idx="3257" formatCode="General">
                        <c:v>241.24100000000001</c:v>
                      </c:pt>
                      <c:pt idx="3258" formatCode="General">
                        <c:v>241.251</c:v>
                      </c:pt>
                      <c:pt idx="3259" formatCode="General">
                        <c:v>241.261</c:v>
                      </c:pt>
                      <c:pt idx="3260" formatCode="General">
                        <c:v>241.27099999999999</c:v>
                      </c:pt>
                      <c:pt idx="3261" formatCode="General">
                        <c:v>241.28100000000001</c:v>
                      </c:pt>
                      <c:pt idx="3262" formatCode="General">
                        <c:v>241.291</c:v>
                      </c:pt>
                      <c:pt idx="3263" formatCode="General">
                        <c:v>241.30099999999999</c:v>
                      </c:pt>
                      <c:pt idx="3264" formatCode="General">
                        <c:v>241.31100000000001</c:v>
                      </c:pt>
                      <c:pt idx="3265" formatCode="General">
                        <c:v>241.321</c:v>
                      </c:pt>
                      <c:pt idx="3266" formatCode="General">
                        <c:v>241.33099999999999</c:v>
                      </c:pt>
                      <c:pt idx="3267" formatCode="General">
                        <c:v>241.34100000000001</c:v>
                      </c:pt>
                      <c:pt idx="3268" formatCode="General">
                        <c:v>241.351</c:v>
                      </c:pt>
                      <c:pt idx="3269" formatCode="General">
                        <c:v>241.36099999999999</c:v>
                      </c:pt>
                      <c:pt idx="3270" formatCode="General">
                        <c:v>241.37100000000001</c:v>
                      </c:pt>
                      <c:pt idx="3271" formatCode="General">
                        <c:v>241.381</c:v>
                      </c:pt>
                      <c:pt idx="3272" formatCode="General">
                        <c:v>241.39099999999999</c:v>
                      </c:pt>
                      <c:pt idx="3273" formatCode="General">
                        <c:v>241.40100000000001</c:v>
                      </c:pt>
                      <c:pt idx="3274" formatCode="General">
                        <c:v>241.411</c:v>
                      </c:pt>
                      <c:pt idx="3275" formatCode="General">
                        <c:v>241.42099999999999</c:v>
                      </c:pt>
                      <c:pt idx="3276" formatCode="General">
                        <c:v>241.43100000000001</c:v>
                      </c:pt>
                      <c:pt idx="3277" formatCode="General">
                        <c:v>241.441</c:v>
                      </c:pt>
                      <c:pt idx="3278" formatCode="General">
                        <c:v>241.45099999999999</c:v>
                      </c:pt>
                      <c:pt idx="3279" formatCode="General">
                        <c:v>241.45400000000001</c:v>
                      </c:pt>
                      <c:pt idx="3280" formatCode="General">
                        <c:v>241.45400000000001</c:v>
                      </c:pt>
                      <c:pt idx="3281" formatCode="General">
                        <c:v>242.45400000000001</c:v>
                      </c:pt>
                      <c:pt idx="3282" formatCode="General">
                        <c:v>243.45400000000001</c:v>
                      </c:pt>
                      <c:pt idx="3283" formatCode="General">
                        <c:v>244.45400000000001</c:v>
                      </c:pt>
                      <c:pt idx="3284" formatCode="General">
                        <c:v>245.45400000000001</c:v>
                      </c:pt>
                      <c:pt idx="3285" formatCode="General">
                        <c:v>246.45400000000001</c:v>
                      </c:pt>
                      <c:pt idx="3286" formatCode="General">
                        <c:v>247.45400000000001</c:v>
                      </c:pt>
                      <c:pt idx="3287" formatCode="General">
                        <c:v>248.45400000000001</c:v>
                      </c:pt>
                      <c:pt idx="3288" formatCode="General">
                        <c:v>249.45400000000001</c:v>
                      </c:pt>
                      <c:pt idx="3289" formatCode="General">
                        <c:v>250.45400000000001</c:v>
                      </c:pt>
                      <c:pt idx="3290" formatCode="General">
                        <c:v>251.45400000000001</c:v>
                      </c:pt>
                      <c:pt idx="3291" formatCode="General">
                        <c:v>252.45400000000001</c:v>
                      </c:pt>
                      <c:pt idx="3292" formatCode="General">
                        <c:v>253.45400000000001</c:v>
                      </c:pt>
                      <c:pt idx="3293" formatCode="General">
                        <c:v>254.45400000000001</c:v>
                      </c:pt>
                      <c:pt idx="3294" formatCode="General">
                        <c:v>255.45400000000001</c:v>
                      </c:pt>
                      <c:pt idx="3295" formatCode="General">
                        <c:v>256.45400000000001</c:v>
                      </c:pt>
                      <c:pt idx="3296" formatCode="General">
                        <c:v>257.45400000000001</c:v>
                      </c:pt>
                      <c:pt idx="3297" formatCode="General">
                        <c:v>258.45400000000001</c:v>
                      </c:pt>
                      <c:pt idx="3298" formatCode="General">
                        <c:v>259.45400000000001</c:v>
                      </c:pt>
                      <c:pt idx="3299" formatCode="General">
                        <c:v>260.45400000000001</c:v>
                      </c:pt>
                      <c:pt idx="3300" formatCode="General">
                        <c:v>261.45400000000001</c:v>
                      </c:pt>
                      <c:pt idx="3301" formatCode="General">
                        <c:v>262.45400000000001</c:v>
                      </c:pt>
                      <c:pt idx="3302" formatCode="General">
                        <c:v>263.45400000000001</c:v>
                      </c:pt>
                      <c:pt idx="3303" formatCode="General">
                        <c:v>264.45400000000001</c:v>
                      </c:pt>
                      <c:pt idx="3304" formatCode="General">
                        <c:v>265.45400000000001</c:v>
                      </c:pt>
                      <c:pt idx="3305" formatCode="General">
                        <c:v>266.45400000000001</c:v>
                      </c:pt>
                      <c:pt idx="3306" formatCode="General">
                        <c:v>267.45400000000001</c:v>
                      </c:pt>
                      <c:pt idx="3307" formatCode="General">
                        <c:v>268.45400000000001</c:v>
                      </c:pt>
                      <c:pt idx="3308" formatCode="General">
                        <c:v>269.45400000000001</c:v>
                      </c:pt>
                      <c:pt idx="3309" formatCode="General">
                        <c:v>270.45400000000001</c:v>
                      </c:pt>
                      <c:pt idx="3310" formatCode="General">
                        <c:v>271.45400000000001</c:v>
                      </c:pt>
                      <c:pt idx="3311" formatCode="General">
                        <c:v>272.45400000000001</c:v>
                      </c:pt>
                      <c:pt idx="3312" formatCode="General">
                        <c:v>273.45400000000001</c:v>
                      </c:pt>
                      <c:pt idx="3313" formatCode="General">
                        <c:v>274.45400000000001</c:v>
                      </c:pt>
                      <c:pt idx="3314" formatCode="General">
                        <c:v>275.45400000000001</c:v>
                      </c:pt>
                      <c:pt idx="3315" formatCode="General">
                        <c:v>276.45400000000001</c:v>
                      </c:pt>
                      <c:pt idx="3316" formatCode="General">
                        <c:v>277.45400000000001</c:v>
                      </c:pt>
                      <c:pt idx="3317" formatCode="General">
                        <c:v>278.45400000000001</c:v>
                      </c:pt>
                      <c:pt idx="3318" formatCode="General">
                        <c:v>279.45400000000001</c:v>
                      </c:pt>
                      <c:pt idx="3319" formatCode="General">
                        <c:v>280.45400000000001</c:v>
                      </c:pt>
                      <c:pt idx="3320" formatCode="General">
                        <c:v>281.45400000000001</c:v>
                      </c:pt>
                      <c:pt idx="3321" formatCode="General">
                        <c:v>282.45400000000001</c:v>
                      </c:pt>
                      <c:pt idx="3322" formatCode="General">
                        <c:v>283.45400000000001</c:v>
                      </c:pt>
                      <c:pt idx="3323" formatCode="General">
                        <c:v>284.45400000000001</c:v>
                      </c:pt>
                      <c:pt idx="3324" formatCode="General">
                        <c:v>285.45400000000001</c:v>
                      </c:pt>
                      <c:pt idx="3325" formatCode="General">
                        <c:v>286.45400000000001</c:v>
                      </c:pt>
                      <c:pt idx="3326" formatCode="General">
                        <c:v>287.45400000000001</c:v>
                      </c:pt>
                      <c:pt idx="3327" formatCode="General">
                        <c:v>288.45400000000001</c:v>
                      </c:pt>
                      <c:pt idx="3328" formatCode="General">
                        <c:v>289.45400000000001</c:v>
                      </c:pt>
                      <c:pt idx="3329" formatCode="General">
                        <c:v>290.45400000000001</c:v>
                      </c:pt>
                      <c:pt idx="3330" formatCode="General">
                        <c:v>291.45400000000001</c:v>
                      </c:pt>
                      <c:pt idx="3331" formatCode="General">
                        <c:v>292.45400000000001</c:v>
                      </c:pt>
                      <c:pt idx="3332" formatCode="General">
                        <c:v>293.45400000000001</c:v>
                      </c:pt>
                      <c:pt idx="3333" formatCode="General">
                        <c:v>294.45400000000001</c:v>
                      </c:pt>
                      <c:pt idx="3334" formatCode="General">
                        <c:v>295.45400000000001</c:v>
                      </c:pt>
                      <c:pt idx="3335" formatCode="General">
                        <c:v>296.45400000000001</c:v>
                      </c:pt>
                      <c:pt idx="3336" formatCode="General">
                        <c:v>297.45400000000001</c:v>
                      </c:pt>
                      <c:pt idx="3337" formatCode="General">
                        <c:v>298.45400000000001</c:v>
                      </c:pt>
                      <c:pt idx="3338" formatCode="General">
                        <c:v>299.45400000000001</c:v>
                      </c:pt>
                      <c:pt idx="3339" formatCode="General">
                        <c:v>300.45400000000001</c:v>
                      </c:pt>
                      <c:pt idx="3340" formatCode="General">
                        <c:v>301.45400000000001</c:v>
                      </c:pt>
                      <c:pt idx="3341" formatCode="General">
                        <c:v>302.45400000000001</c:v>
                      </c:pt>
                      <c:pt idx="3342" formatCode="General">
                        <c:v>303.45400000000001</c:v>
                      </c:pt>
                      <c:pt idx="3343" formatCode="General">
                        <c:v>304.45400000000001</c:v>
                      </c:pt>
                      <c:pt idx="3344" formatCode="General">
                        <c:v>305.45400000000001</c:v>
                      </c:pt>
                      <c:pt idx="3345" formatCode="General">
                        <c:v>306.45400000000001</c:v>
                      </c:pt>
                      <c:pt idx="3346" formatCode="General">
                        <c:v>307.45400000000001</c:v>
                      </c:pt>
                      <c:pt idx="3347" formatCode="General">
                        <c:v>308.45400000000001</c:v>
                      </c:pt>
                      <c:pt idx="3348" formatCode="General">
                        <c:v>309.45400000000001</c:v>
                      </c:pt>
                      <c:pt idx="3349" formatCode="General">
                        <c:v>310.45400000000001</c:v>
                      </c:pt>
                      <c:pt idx="3350" formatCode="General">
                        <c:v>311.45400000000001</c:v>
                      </c:pt>
                      <c:pt idx="3351" formatCode="General">
                        <c:v>311.75599999999997</c:v>
                      </c:pt>
                      <c:pt idx="3352" formatCode="General">
                        <c:v>311.75599999999997</c:v>
                      </c:pt>
                      <c:pt idx="3353" formatCode="General">
                        <c:v>311.76600000000002</c:v>
                      </c:pt>
                      <c:pt idx="3354" formatCode="General">
                        <c:v>311.77600000000001</c:v>
                      </c:pt>
                      <c:pt idx="3355" formatCode="General">
                        <c:v>311.786</c:v>
                      </c:pt>
                      <c:pt idx="3356" formatCode="General">
                        <c:v>311.79599999999999</c:v>
                      </c:pt>
                      <c:pt idx="3357" formatCode="General">
                        <c:v>311.80599999999998</c:v>
                      </c:pt>
                      <c:pt idx="3358" formatCode="General">
                        <c:v>311.81599999999997</c:v>
                      </c:pt>
                      <c:pt idx="3359" formatCode="General">
                        <c:v>311.82600000000002</c:v>
                      </c:pt>
                      <c:pt idx="3360" formatCode="General">
                        <c:v>311.83600000000001</c:v>
                      </c:pt>
                      <c:pt idx="3361" formatCode="General">
                        <c:v>311.846</c:v>
                      </c:pt>
                      <c:pt idx="3362" formatCode="General">
                        <c:v>311.85599999999999</c:v>
                      </c:pt>
                      <c:pt idx="3363" formatCode="General">
                        <c:v>311.86599999999999</c:v>
                      </c:pt>
                      <c:pt idx="3364" formatCode="General">
                        <c:v>311.87599999999998</c:v>
                      </c:pt>
                      <c:pt idx="3365" formatCode="General">
                        <c:v>311.88600000000002</c:v>
                      </c:pt>
                      <c:pt idx="3366" formatCode="General">
                        <c:v>311.89600000000002</c:v>
                      </c:pt>
                      <c:pt idx="3367" formatCode="General">
                        <c:v>311.90600000000001</c:v>
                      </c:pt>
                      <c:pt idx="3368" formatCode="General">
                        <c:v>311.916</c:v>
                      </c:pt>
                      <c:pt idx="3369" formatCode="General">
                        <c:v>311.92599999999999</c:v>
                      </c:pt>
                      <c:pt idx="3370" formatCode="General">
                        <c:v>311.93599999999998</c:v>
                      </c:pt>
                      <c:pt idx="3371" formatCode="General">
                        <c:v>311.94600000000003</c:v>
                      </c:pt>
                      <c:pt idx="3372" formatCode="General">
                        <c:v>311.95600000000002</c:v>
                      </c:pt>
                      <c:pt idx="3373" formatCode="General">
                        <c:v>311.96600000000001</c:v>
                      </c:pt>
                      <c:pt idx="3374" formatCode="General">
                        <c:v>311.976</c:v>
                      </c:pt>
                      <c:pt idx="3375" formatCode="General">
                        <c:v>311.98599999999999</c:v>
                      </c:pt>
                      <c:pt idx="3376" formatCode="General">
                        <c:v>311.99599999999998</c:v>
                      </c:pt>
                      <c:pt idx="3377" formatCode="General">
                        <c:v>312.00599999999997</c:v>
                      </c:pt>
                      <c:pt idx="3378" formatCode="General">
                        <c:v>312.01600000000002</c:v>
                      </c:pt>
                      <c:pt idx="3379" formatCode="General">
                        <c:v>312.02600000000001</c:v>
                      </c:pt>
                      <c:pt idx="3380" formatCode="General">
                        <c:v>312.036</c:v>
                      </c:pt>
                      <c:pt idx="3381" formatCode="General">
                        <c:v>312.04599999999999</c:v>
                      </c:pt>
                      <c:pt idx="3382" formatCode="General">
                        <c:v>312.05599999999998</c:v>
                      </c:pt>
                      <c:pt idx="3383" formatCode="General">
                        <c:v>312.06599999999997</c:v>
                      </c:pt>
                      <c:pt idx="3384" formatCode="General">
                        <c:v>312.07600000000002</c:v>
                      </c:pt>
                      <c:pt idx="3385" formatCode="General">
                        <c:v>312.08600000000001</c:v>
                      </c:pt>
                      <c:pt idx="3386" formatCode="General">
                        <c:v>312.096</c:v>
                      </c:pt>
                      <c:pt idx="3387" formatCode="General">
                        <c:v>312.10599999999999</c:v>
                      </c:pt>
                      <c:pt idx="3388" formatCode="General">
                        <c:v>312.11599999999999</c:v>
                      </c:pt>
                      <c:pt idx="3389" formatCode="General">
                        <c:v>312.12599999999998</c:v>
                      </c:pt>
                      <c:pt idx="3390" formatCode="General">
                        <c:v>312.13600000000002</c:v>
                      </c:pt>
                      <c:pt idx="3391" formatCode="General">
                        <c:v>312.14600000000002</c:v>
                      </c:pt>
                      <c:pt idx="3392" formatCode="General">
                        <c:v>312.15600000000001</c:v>
                      </c:pt>
                      <c:pt idx="3393" formatCode="General">
                        <c:v>312.166</c:v>
                      </c:pt>
                      <c:pt idx="3394" formatCode="General">
                        <c:v>312.17599999999999</c:v>
                      </c:pt>
                      <c:pt idx="3395" formatCode="General">
                        <c:v>312.18599999999998</c:v>
                      </c:pt>
                      <c:pt idx="3396" formatCode="General">
                        <c:v>312.19600000000003</c:v>
                      </c:pt>
                      <c:pt idx="3397" formatCode="General">
                        <c:v>312.20600000000002</c:v>
                      </c:pt>
                      <c:pt idx="3398" formatCode="General">
                        <c:v>312.21600000000001</c:v>
                      </c:pt>
                      <c:pt idx="3399" formatCode="General">
                        <c:v>312.226</c:v>
                      </c:pt>
                      <c:pt idx="3400" formatCode="General">
                        <c:v>312.23599999999999</c:v>
                      </c:pt>
                      <c:pt idx="3401" formatCode="General">
                        <c:v>312.24599999999998</c:v>
                      </c:pt>
                      <c:pt idx="3402" formatCode="General">
                        <c:v>312.25599999999997</c:v>
                      </c:pt>
                      <c:pt idx="3403" formatCode="General">
                        <c:v>312.26600000000002</c:v>
                      </c:pt>
                      <c:pt idx="3404" formatCode="General">
                        <c:v>312.27600000000001</c:v>
                      </c:pt>
                      <c:pt idx="3405" formatCode="General">
                        <c:v>312.286</c:v>
                      </c:pt>
                      <c:pt idx="3406" formatCode="General">
                        <c:v>312.29599999999999</c:v>
                      </c:pt>
                      <c:pt idx="3407" formatCode="General">
                        <c:v>312.30599999999998</c:v>
                      </c:pt>
                      <c:pt idx="3408" formatCode="General">
                        <c:v>312.31599999999997</c:v>
                      </c:pt>
                      <c:pt idx="3409" formatCode="General">
                        <c:v>312.32600000000002</c:v>
                      </c:pt>
                      <c:pt idx="3410" formatCode="General">
                        <c:v>312.33600000000001</c:v>
                      </c:pt>
                      <c:pt idx="3411" formatCode="General">
                        <c:v>312.346</c:v>
                      </c:pt>
                      <c:pt idx="3412" formatCode="General">
                        <c:v>312.35599999999999</c:v>
                      </c:pt>
                      <c:pt idx="3413" formatCode="General">
                        <c:v>312.36599999999999</c:v>
                      </c:pt>
                      <c:pt idx="3414" formatCode="General">
                        <c:v>312.37599999999998</c:v>
                      </c:pt>
                      <c:pt idx="3415" formatCode="General">
                        <c:v>312.38600000000002</c:v>
                      </c:pt>
                      <c:pt idx="3416" formatCode="General">
                        <c:v>312.39600000000002</c:v>
                      </c:pt>
                      <c:pt idx="3417" formatCode="General">
                        <c:v>312.40600000000001</c:v>
                      </c:pt>
                      <c:pt idx="3418" formatCode="General">
                        <c:v>312.416</c:v>
                      </c:pt>
                      <c:pt idx="3419" formatCode="General">
                        <c:v>312.42599999999999</c:v>
                      </c:pt>
                      <c:pt idx="3420" formatCode="General">
                        <c:v>312.43599999999998</c:v>
                      </c:pt>
                      <c:pt idx="3421" formatCode="General">
                        <c:v>312.44600000000003</c:v>
                      </c:pt>
                      <c:pt idx="3422" formatCode="General">
                        <c:v>312.45600000000002</c:v>
                      </c:pt>
                      <c:pt idx="3423" formatCode="General">
                        <c:v>312.46600000000001</c:v>
                      </c:pt>
                      <c:pt idx="3424" formatCode="General">
                        <c:v>312.476</c:v>
                      </c:pt>
                      <c:pt idx="3425" formatCode="General">
                        <c:v>312.48599999999999</c:v>
                      </c:pt>
                      <c:pt idx="3426" formatCode="General">
                        <c:v>312.49599999999998</c:v>
                      </c:pt>
                      <c:pt idx="3427" formatCode="General">
                        <c:v>312.50599999999997</c:v>
                      </c:pt>
                      <c:pt idx="3428" formatCode="General">
                        <c:v>312.51600000000002</c:v>
                      </c:pt>
                      <c:pt idx="3429" formatCode="General">
                        <c:v>312.52600000000001</c:v>
                      </c:pt>
                      <c:pt idx="3430" formatCode="General">
                        <c:v>312.536</c:v>
                      </c:pt>
                      <c:pt idx="3431" formatCode="General">
                        <c:v>312.54599999999999</c:v>
                      </c:pt>
                      <c:pt idx="3432" formatCode="General">
                        <c:v>312.55599999999998</c:v>
                      </c:pt>
                      <c:pt idx="3433" formatCode="General">
                        <c:v>312.56599999999997</c:v>
                      </c:pt>
                      <c:pt idx="3434" formatCode="General">
                        <c:v>312.57600000000002</c:v>
                      </c:pt>
                      <c:pt idx="3435" formatCode="General">
                        <c:v>312.58600000000001</c:v>
                      </c:pt>
                      <c:pt idx="3436" formatCode="General">
                        <c:v>312.596</c:v>
                      </c:pt>
                      <c:pt idx="3437" formatCode="General">
                        <c:v>312.60599999999999</c:v>
                      </c:pt>
                      <c:pt idx="3438" formatCode="General">
                        <c:v>312.61599999999999</c:v>
                      </c:pt>
                      <c:pt idx="3439" formatCode="General">
                        <c:v>312.62599999999998</c:v>
                      </c:pt>
                      <c:pt idx="3440" formatCode="General">
                        <c:v>312.63600000000002</c:v>
                      </c:pt>
                      <c:pt idx="3441" formatCode="General">
                        <c:v>312.64600000000002</c:v>
                      </c:pt>
                      <c:pt idx="3442" formatCode="General">
                        <c:v>312.65600000000001</c:v>
                      </c:pt>
                      <c:pt idx="3443" formatCode="General">
                        <c:v>312.666</c:v>
                      </c:pt>
                      <c:pt idx="3444" formatCode="General">
                        <c:v>312.67599999999999</c:v>
                      </c:pt>
                      <c:pt idx="3445" formatCode="General">
                        <c:v>312.68599999999998</c:v>
                      </c:pt>
                      <c:pt idx="3446" formatCode="General">
                        <c:v>312.69600000000003</c:v>
                      </c:pt>
                      <c:pt idx="3447" formatCode="General">
                        <c:v>312.70600000000002</c:v>
                      </c:pt>
                      <c:pt idx="3448" formatCode="General">
                        <c:v>312.71600000000001</c:v>
                      </c:pt>
                      <c:pt idx="3449" formatCode="General">
                        <c:v>312.726</c:v>
                      </c:pt>
                      <c:pt idx="3450" formatCode="General">
                        <c:v>312.73599999999999</c:v>
                      </c:pt>
                      <c:pt idx="3451" formatCode="General">
                        <c:v>312.74599999999998</c:v>
                      </c:pt>
                      <c:pt idx="3452" formatCode="General">
                        <c:v>312.75599999999997</c:v>
                      </c:pt>
                      <c:pt idx="3453" formatCode="General">
                        <c:v>312.76600000000002</c:v>
                      </c:pt>
                      <c:pt idx="3454" formatCode="General">
                        <c:v>312.77600000000001</c:v>
                      </c:pt>
                      <c:pt idx="3455" formatCode="General">
                        <c:v>312.786</c:v>
                      </c:pt>
                      <c:pt idx="3456" formatCode="General">
                        <c:v>312.79599999999999</c:v>
                      </c:pt>
                      <c:pt idx="3457" formatCode="General">
                        <c:v>312.80599999999998</c:v>
                      </c:pt>
                      <c:pt idx="3458" formatCode="General">
                        <c:v>312.81599999999997</c:v>
                      </c:pt>
                      <c:pt idx="3459" formatCode="General">
                        <c:v>312.82600000000002</c:v>
                      </c:pt>
                      <c:pt idx="3460" formatCode="General">
                        <c:v>312.83600000000001</c:v>
                      </c:pt>
                      <c:pt idx="3461" formatCode="General">
                        <c:v>312.846</c:v>
                      </c:pt>
                      <c:pt idx="3462" formatCode="General">
                        <c:v>312.85599999999999</c:v>
                      </c:pt>
                      <c:pt idx="3463" formatCode="General">
                        <c:v>312.86599999999999</c:v>
                      </c:pt>
                      <c:pt idx="3464" formatCode="General">
                        <c:v>312.87599999999998</c:v>
                      </c:pt>
                      <c:pt idx="3465" formatCode="General">
                        <c:v>312.88600000000002</c:v>
                      </c:pt>
                      <c:pt idx="3466" formatCode="General">
                        <c:v>312.89600000000002</c:v>
                      </c:pt>
                      <c:pt idx="3467" formatCode="General">
                        <c:v>312.90600000000001</c:v>
                      </c:pt>
                      <c:pt idx="3468" formatCode="General">
                        <c:v>312.916</c:v>
                      </c:pt>
                      <c:pt idx="3469" formatCode="General">
                        <c:v>312.92599999999999</c:v>
                      </c:pt>
                      <c:pt idx="3470" formatCode="General">
                        <c:v>312.93599999999998</c:v>
                      </c:pt>
                      <c:pt idx="3471" formatCode="General">
                        <c:v>312.94600000000003</c:v>
                      </c:pt>
                      <c:pt idx="3472" formatCode="General">
                        <c:v>312.95600000000002</c:v>
                      </c:pt>
                      <c:pt idx="3473" formatCode="General">
                        <c:v>312.96600000000001</c:v>
                      </c:pt>
                      <c:pt idx="3474" formatCode="General">
                        <c:v>312.976</c:v>
                      </c:pt>
                      <c:pt idx="3475" formatCode="General">
                        <c:v>312.98599999999999</c:v>
                      </c:pt>
                      <c:pt idx="3476" formatCode="General">
                        <c:v>312.99599999999998</c:v>
                      </c:pt>
                      <c:pt idx="3477" formatCode="General">
                        <c:v>313.00599999999997</c:v>
                      </c:pt>
                      <c:pt idx="3478" formatCode="General">
                        <c:v>313.01600000000002</c:v>
                      </c:pt>
                      <c:pt idx="3479" formatCode="General">
                        <c:v>313.02600000000001</c:v>
                      </c:pt>
                      <c:pt idx="3480" formatCode="General">
                        <c:v>313.036</c:v>
                      </c:pt>
                      <c:pt idx="3481" formatCode="General">
                        <c:v>313.04599999999999</c:v>
                      </c:pt>
                      <c:pt idx="3482" formatCode="General">
                        <c:v>313.05599999999998</c:v>
                      </c:pt>
                      <c:pt idx="3483" formatCode="General">
                        <c:v>313.06599999999997</c:v>
                      </c:pt>
                      <c:pt idx="3484" formatCode="General">
                        <c:v>313.07600000000002</c:v>
                      </c:pt>
                      <c:pt idx="3485" formatCode="General">
                        <c:v>313.08600000000001</c:v>
                      </c:pt>
                      <c:pt idx="3486" formatCode="General">
                        <c:v>313.096</c:v>
                      </c:pt>
                      <c:pt idx="3487" formatCode="General">
                        <c:v>313.10599999999999</c:v>
                      </c:pt>
                      <c:pt idx="3488" formatCode="General">
                        <c:v>313.11599999999999</c:v>
                      </c:pt>
                      <c:pt idx="3489" formatCode="General">
                        <c:v>313.12599999999998</c:v>
                      </c:pt>
                      <c:pt idx="3490" formatCode="General">
                        <c:v>313.13600000000002</c:v>
                      </c:pt>
                      <c:pt idx="3491" formatCode="General">
                        <c:v>313.14600000000002</c:v>
                      </c:pt>
                      <c:pt idx="3492" formatCode="General">
                        <c:v>313.15600000000001</c:v>
                      </c:pt>
                      <c:pt idx="3493" formatCode="General">
                        <c:v>313.166</c:v>
                      </c:pt>
                      <c:pt idx="3494" formatCode="General">
                        <c:v>313.17599999999999</c:v>
                      </c:pt>
                      <c:pt idx="3495" formatCode="General">
                        <c:v>313.18599999999998</c:v>
                      </c:pt>
                      <c:pt idx="3496" formatCode="General">
                        <c:v>313.19600000000003</c:v>
                      </c:pt>
                      <c:pt idx="3497" formatCode="General">
                        <c:v>313.20600000000002</c:v>
                      </c:pt>
                      <c:pt idx="3498" formatCode="General">
                        <c:v>313.21600000000001</c:v>
                      </c:pt>
                      <c:pt idx="3499" formatCode="General">
                        <c:v>313.226</c:v>
                      </c:pt>
                      <c:pt idx="3500" formatCode="General">
                        <c:v>313.23599999999999</c:v>
                      </c:pt>
                      <c:pt idx="3501" formatCode="General">
                        <c:v>313.24599999999998</c:v>
                      </c:pt>
                      <c:pt idx="3502" formatCode="General">
                        <c:v>313.25599999999997</c:v>
                      </c:pt>
                      <c:pt idx="3503" formatCode="General">
                        <c:v>313.26600000000002</c:v>
                      </c:pt>
                      <c:pt idx="3504" formatCode="General">
                        <c:v>313.27600000000001</c:v>
                      </c:pt>
                      <c:pt idx="3505" formatCode="General">
                        <c:v>313.286</c:v>
                      </c:pt>
                      <c:pt idx="3506" formatCode="General">
                        <c:v>313.29599999999999</c:v>
                      </c:pt>
                      <c:pt idx="3507" formatCode="General">
                        <c:v>313.30599999999998</c:v>
                      </c:pt>
                      <c:pt idx="3508" formatCode="General">
                        <c:v>313.31599999999997</c:v>
                      </c:pt>
                      <c:pt idx="3509" formatCode="General">
                        <c:v>313.32600000000002</c:v>
                      </c:pt>
                      <c:pt idx="3510" formatCode="General">
                        <c:v>313.33600000000001</c:v>
                      </c:pt>
                      <c:pt idx="3511" formatCode="General">
                        <c:v>313.346</c:v>
                      </c:pt>
                      <c:pt idx="3512" formatCode="General">
                        <c:v>313.35599999999999</c:v>
                      </c:pt>
                      <c:pt idx="3513" formatCode="General">
                        <c:v>313.36599999999999</c:v>
                      </c:pt>
                      <c:pt idx="3514" formatCode="General">
                        <c:v>313.37599999999998</c:v>
                      </c:pt>
                      <c:pt idx="3515" formatCode="General">
                        <c:v>313.38600000000002</c:v>
                      </c:pt>
                      <c:pt idx="3516" formatCode="General">
                        <c:v>313.39600000000002</c:v>
                      </c:pt>
                      <c:pt idx="3517" formatCode="General">
                        <c:v>313.40600000000001</c:v>
                      </c:pt>
                      <c:pt idx="3518" formatCode="General">
                        <c:v>313.416</c:v>
                      </c:pt>
                      <c:pt idx="3519" formatCode="General">
                        <c:v>313.42599999999999</c:v>
                      </c:pt>
                      <c:pt idx="3520" formatCode="General">
                        <c:v>313.43599999999998</c:v>
                      </c:pt>
                      <c:pt idx="3521" formatCode="General">
                        <c:v>313.44600000000003</c:v>
                      </c:pt>
                      <c:pt idx="3522" formatCode="General">
                        <c:v>313.45600000000002</c:v>
                      </c:pt>
                      <c:pt idx="3523" formatCode="General">
                        <c:v>313.46600000000001</c:v>
                      </c:pt>
                      <c:pt idx="3524" formatCode="General">
                        <c:v>313.476</c:v>
                      </c:pt>
                      <c:pt idx="3525" formatCode="General">
                        <c:v>313.48599999999999</c:v>
                      </c:pt>
                      <c:pt idx="3526" formatCode="General">
                        <c:v>313.49599999999998</c:v>
                      </c:pt>
                      <c:pt idx="3527" formatCode="General">
                        <c:v>313.50599999999997</c:v>
                      </c:pt>
                      <c:pt idx="3528" formatCode="General">
                        <c:v>313.51600000000002</c:v>
                      </c:pt>
                      <c:pt idx="3529" formatCode="General">
                        <c:v>313.52600000000001</c:v>
                      </c:pt>
                      <c:pt idx="3530" formatCode="General">
                        <c:v>313.536</c:v>
                      </c:pt>
                      <c:pt idx="3531" formatCode="General">
                        <c:v>313.54599999999999</c:v>
                      </c:pt>
                      <c:pt idx="3532" formatCode="General">
                        <c:v>313.55599999999998</c:v>
                      </c:pt>
                      <c:pt idx="3533" formatCode="General">
                        <c:v>313.56599999999997</c:v>
                      </c:pt>
                      <c:pt idx="3534" formatCode="General">
                        <c:v>313.57600000000002</c:v>
                      </c:pt>
                      <c:pt idx="3535" formatCode="General">
                        <c:v>313.58600000000001</c:v>
                      </c:pt>
                      <c:pt idx="3536" formatCode="General">
                        <c:v>313.596</c:v>
                      </c:pt>
                      <c:pt idx="3537" formatCode="General">
                        <c:v>313.60599999999999</c:v>
                      </c:pt>
                      <c:pt idx="3538" formatCode="General">
                        <c:v>313.61599999999999</c:v>
                      </c:pt>
                      <c:pt idx="3539" formatCode="General">
                        <c:v>313.62599999999998</c:v>
                      </c:pt>
                      <c:pt idx="3540" formatCode="General">
                        <c:v>313.63600000000002</c:v>
                      </c:pt>
                      <c:pt idx="3541" formatCode="General">
                        <c:v>313.64600000000002</c:v>
                      </c:pt>
                      <c:pt idx="3542" formatCode="General">
                        <c:v>313.65600000000001</c:v>
                      </c:pt>
                      <c:pt idx="3543" formatCode="General">
                        <c:v>313.666</c:v>
                      </c:pt>
                      <c:pt idx="3544" formatCode="General">
                        <c:v>313.67599999999999</c:v>
                      </c:pt>
                      <c:pt idx="3545" formatCode="General">
                        <c:v>313.68599999999998</c:v>
                      </c:pt>
                      <c:pt idx="3546" formatCode="General">
                        <c:v>313.69600000000003</c:v>
                      </c:pt>
                      <c:pt idx="3547" formatCode="General">
                        <c:v>313.70600000000002</c:v>
                      </c:pt>
                      <c:pt idx="3548" formatCode="General">
                        <c:v>313.71600000000001</c:v>
                      </c:pt>
                      <c:pt idx="3549" formatCode="General">
                        <c:v>313.726</c:v>
                      </c:pt>
                      <c:pt idx="3550" formatCode="General">
                        <c:v>313.73599999999999</c:v>
                      </c:pt>
                      <c:pt idx="3551" formatCode="General">
                        <c:v>313.74599999999998</c:v>
                      </c:pt>
                      <c:pt idx="3552" formatCode="General">
                        <c:v>313.75599999999997</c:v>
                      </c:pt>
                      <c:pt idx="3553" formatCode="General">
                        <c:v>313.76600000000002</c:v>
                      </c:pt>
                      <c:pt idx="3554" formatCode="General">
                        <c:v>313.77600000000001</c:v>
                      </c:pt>
                      <c:pt idx="3555" formatCode="General">
                        <c:v>313.786</c:v>
                      </c:pt>
                      <c:pt idx="3556" formatCode="General">
                        <c:v>313.79599999999999</c:v>
                      </c:pt>
                      <c:pt idx="3557" formatCode="General">
                        <c:v>313.80599999999998</c:v>
                      </c:pt>
                      <c:pt idx="3558" formatCode="General">
                        <c:v>313.81599999999997</c:v>
                      </c:pt>
                      <c:pt idx="3559" formatCode="General">
                        <c:v>313.82600000000002</c:v>
                      </c:pt>
                      <c:pt idx="3560" formatCode="General">
                        <c:v>313.83600000000001</c:v>
                      </c:pt>
                      <c:pt idx="3561" formatCode="General">
                        <c:v>313.846</c:v>
                      </c:pt>
                      <c:pt idx="3562" formatCode="General">
                        <c:v>313.85599999999999</c:v>
                      </c:pt>
                      <c:pt idx="3563" formatCode="General">
                        <c:v>313.86599999999999</c:v>
                      </c:pt>
                      <c:pt idx="3564" formatCode="General">
                        <c:v>313.87599999999998</c:v>
                      </c:pt>
                      <c:pt idx="3565" formatCode="General">
                        <c:v>313.88600000000002</c:v>
                      </c:pt>
                      <c:pt idx="3566" formatCode="General">
                        <c:v>313.89600000000002</c:v>
                      </c:pt>
                      <c:pt idx="3567" formatCode="General">
                        <c:v>313.90600000000001</c:v>
                      </c:pt>
                      <c:pt idx="3568" formatCode="General">
                        <c:v>313.916</c:v>
                      </c:pt>
                      <c:pt idx="3569" formatCode="General">
                        <c:v>313.92599999999999</c:v>
                      </c:pt>
                      <c:pt idx="3570" formatCode="General">
                        <c:v>313.93599999999998</c:v>
                      </c:pt>
                      <c:pt idx="3571" formatCode="General">
                        <c:v>313.94600000000003</c:v>
                      </c:pt>
                      <c:pt idx="3572" formatCode="General">
                        <c:v>313.95600000000002</c:v>
                      </c:pt>
                      <c:pt idx="3573" formatCode="General">
                        <c:v>313.96600000000001</c:v>
                      </c:pt>
                      <c:pt idx="3574" formatCode="General">
                        <c:v>313.976</c:v>
                      </c:pt>
                      <c:pt idx="3575" formatCode="General">
                        <c:v>313.98599999999999</c:v>
                      </c:pt>
                      <c:pt idx="3576" formatCode="General">
                        <c:v>313.99599999999998</c:v>
                      </c:pt>
                      <c:pt idx="3577" formatCode="General">
                        <c:v>314.00599999999997</c:v>
                      </c:pt>
                      <c:pt idx="3578" formatCode="General">
                        <c:v>314.01600000000002</c:v>
                      </c:pt>
                      <c:pt idx="3579" formatCode="General">
                        <c:v>314.02600000000001</c:v>
                      </c:pt>
                      <c:pt idx="3580" formatCode="General">
                        <c:v>314.036</c:v>
                      </c:pt>
                      <c:pt idx="3581" formatCode="General">
                        <c:v>314.04599999999999</c:v>
                      </c:pt>
                      <c:pt idx="3582" formatCode="General">
                        <c:v>314.05599999999998</c:v>
                      </c:pt>
                      <c:pt idx="3583" formatCode="General">
                        <c:v>314.06599999999997</c:v>
                      </c:pt>
                      <c:pt idx="3584" formatCode="General">
                        <c:v>314.07600000000002</c:v>
                      </c:pt>
                      <c:pt idx="3585" formatCode="General">
                        <c:v>314.08600000000001</c:v>
                      </c:pt>
                      <c:pt idx="3586" formatCode="General">
                        <c:v>314.096</c:v>
                      </c:pt>
                      <c:pt idx="3587" formatCode="General">
                        <c:v>314.10599999999999</c:v>
                      </c:pt>
                      <c:pt idx="3588" formatCode="General">
                        <c:v>314.11599999999999</c:v>
                      </c:pt>
                      <c:pt idx="3589" formatCode="General">
                        <c:v>314.12599999999998</c:v>
                      </c:pt>
                      <c:pt idx="3590" formatCode="General">
                        <c:v>314.13600000000002</c:v>
                      </c:pt>
                      <c:pt idx="3591" formatCode="General">
                        <c:v>314.14600000000002</c:v>
                      </c:pt>
                      <c:pt idx="3592" formatCode="General">
                        <c:v>314.15600000000001</c:v>
                      </c:pt>
                      <c:pt idx="3593" formatCode="General">
                        <c:v>314.166</c:v>
                      </c:pt>
                      <c:pt idx="3594" formatCode="General">
                        <c:v>314.17599999999999</c:v>
                      </c:pt>
                      <c:pt idx="3595" formatCode="General">
                        <c:v>314.18599999999998</c:v>
                      </c:pt>
                      <c:pt idx="3596" formatCode="General">
                        <c:v>314.19600000000003</c:v>
                      </c:pt>
                      <c:pt idx="3597" formatCode="General">
                        <c:v>314.20600000000002</c:v>
                      </c:pt>
                      <c:pt idx="3598" formatCode="General">
                        <c:v>314.21600000000001</c:v>
                      </c:pt>
                      <c:pt idx="3599" formatCode="General">
                        <c:v>314.226</c:v>
                      </c:pt>
                      <c:pt idx="3600" formatCode="General">
                        <c:v>314.23599999999999</c:v>
                      </c:pt>
                      <c:pt idx="3601" formatCode="General">
                        <c:v>314.24599999999998</c:v>
                      </c:pt>
                      <c:pt idx="3602" formatCode="General">
                        <c:v>314.25599999999997</c:v>
                      </c:pt>
                      <c:pt idx="3603" formatCode="General">
                        <c:v>314.26600000000002</c:v>
                      </c:pt>
                      <c:pt idx="3604" formatCode="General">
                        <c:v>314.27600000000001</c:v>
                      </c:pt>
                      <c:pt idx="3605" formatCode="General">
                        <c:v>314.286</c:v>
                      </c:pt>
                      <c:pt idx="3606" formatCode="General">
                        <c:v>314.29599999999999</c:v>
                      </c:pt>
                      <c:pt idx="3607" formatCode="General">
                        <c:v>314.30599999999998</c:v>
                      </c:pt>
                      <c:pt idx="3608" formatCode="General">
                        <c:v>314.31599999999997</c:v>
                      </c:pt>
                      <c:pt idx="3609" formatCode="General">
                        <c:v>314.32600000000002</c:v>
                      </c:pt>
                      <c:pt idx="3610" formatCode="General">
                        <c:v>314.33600000000001</c:v>
                      </c:pt>
                      <c:pt idx="3611" formatCode="General">
                        <c:v>314.346</c:v>
                      </c:pt>
                      <c:pt idx="3612" formatCode="General">
                        <c:v>314.35599999999999</c:v>
                      </c:pt>
                      <c:pt idx="3613" formatCode="General">
                        <c:v>314.36599999999999</c:v>
                      </c:pt>
                      <c:pt idx="3614" formatCode="General">
                        <c:v>314.37599999999998</c:v>
                      </c:pt>
                      <c:pt idx="3615" formatCode="General">
                        <c:v>314.38600000000002</c:v>
                      </c:pt>
                      <c:pt idx="3616" formatCode="General">
                        <c:v>314.39600000000002</c:v>
                      </c:pt>
                      <c:pt idx="3617" formatCode="General">
                        <c:v>314.40600000000001</c:v>
                      </c:pt>
                      <c:pt idx="3618" formatCode="General">
                        <c:v>314.416</c:v>
                      </c:pt>
                      <c:pt idx="3619" formatCode="General">
                        <c:v>314.42599999999999</c:v>
                      </c:pt>
                      <c:pt idx="3620" formatCode="General">
                        <c:v>314.43599999999998</c:v>
                      </c:pt>
                      <c:pt idx="3621" formatCode="General">
                        <c:v>314.44600000000003</c:v>
                      </c:pt>
                      <c:pt idx="3622" formatCode="General">
                        <c:v>314.45600000000002</c:v>
                      </c:pt>
                      <c:pt idx="3623" formatCode="General">
                        <c:v>314.46600000000001</c:v>
                      </c:pt>
                      <c:pt idx="3624" formatCode="General">
                        <c:v>314.476</c:v>
                      </c:pt>
                      <c:pt idx="3625" formatCode="General">
                        <c:v>314.48599999999999</c:v>
                      </c:pt>
                      <c:pt idx="3626" formatCode="General">
                        <c:v>314.49599999999998</c:v>
                      </c:pt>
                      <c:pt idx="3627" formatCode="General">
                        <c:v>314.50599999999997</c:v>
                      </c:pt>
                      <c:pt idx="3628" formatCode="General">
                        <c:v>314.51600000000002</c:v>
                      </c:pt>
                      <c:pt idx="3629" formatCode="General">
                        <c:v>314.52600000000001</c:v>
                      </c:pt>
                      <c:pt idx="3630" formatCode="General">
                        <c:v>314.536</c:v>
                      </c:pt>
                      <c:pt idx="3631" formatCode="General">
                        <c:v>314.54599999999999</c:v>
                      </c:pt>
                      <c:pt idx="3632" formatCode="General">
                        <c:v>314.55599999999998</c:v>
                      </c:pt>
                      <c:pt idx="3633" formatCode="General">
                        <c:v>314.56599999999997</c:v>
                      </c:pt>
                      <c:pt idx="3634" formatCode="General">
                        <c:v>314.57600000000002</c:v>
                      </c:pt>
                      <c:pt idx="3635" formatCode="General">
                        <c:v>314.58600000000001</c:v>
                      </c:pt>
                      <c:pt idx="3636" formatCode="General">
                        <c:v>314.596</c:v>
                      </c:pt>
                      <c:pt idx="3637" formatCode="General">
                        <c:v>314.60599999999999</c:v>
                      </c:pt>
                      <c:pt idx="3638" formatCode="General">
                        <c:v>314.61599999999999</c:v>
                      </c:pt>
                      <c:pt idx="3639" formatCode="General">
                        <c:v>314.62599999999998</c:v>
                      </c:pt>
                      <c:pt idx="3640" formatCode="General">
                        <c:v>314.63600000000002</c:v>
                      </c:pt>
                      <c:pt idx="3641" formatCode="General">
                        <c:v>314.64600000000002</c:v>
                      </c:pt>
                      <c:pt idx="3642" formatCode="General">
                        <c:v>314.65600000000001</c:v>
                      </c:pt>
                      <c:pt idx="3643" formatCode="General">
                        <c:v>314.666</c:v>
                      </c:pt>
                      <c:pt idx="3644" formatCode="General">
                        <c:v>314.67599999999999</c:v>
                      </c:pt>
                      <c:pt idx="3645" formatCode="General">
                        <c:v>314.68599999999998</c:v>
                      </c:pt>
                      <c:pt idx="3646" formatCode="General">
                        <c:v>314.69600000000003</c:v>
                      </c:pt>
                      <c:pt idx="3647" formatCode="General">
                        <c:v>314.70600000000002</c:v>
                      </c:pt>
                      <c:pt idx="3648" formatCode="General">
                        <c:v>314.71600000000001</c:v>
                      </c:pt>
                      <c:pt idx="3649" formatCode="General">
                        <c:v>314.726</c:v>
                      </c:pt>
                      <c:pt idx="3650" formatCode="General">
                        <c:v>314.73599999999999</c:v>
                      </c:pt>
                      <c:pt idx="3651" formatCode="General">
                        <c:v>314.74599999999998</c:v>
                      </c:pt>
                      <c:pt idx="3652" formatCode="General">
                        <c:v>314.75599999999997</c:v>
                      </c:pt>
                      <c:pt idx="3653" formatCode="General">
                        <c:v>314.76600000000002</c:v>
                      </c:pt>
                      <c:pt idx="3654" formatCode="General">
                        <c:v>314.77600000000001</c:v>
                      </c:pt>
                      <c:pt idx="3655" formatCode="General">
                        <c:v>314.786</c:v>
                      </c:pt>
                      <c:pt idx="3656" formatCode="General">
                        <c:v>314.79599999999999</c:v>
                      </c:pt>
                      <c:pt idx="3657" formatCode="General">
                        <c:v>314.80599999999998</c:v>
                      </c:pt>
                      <c:pt idx="3658" formatCode="General">
                        <c:v>314.81599999999997</c:v>
                      </c:pt>
                      <c:pt idx="3659" formatCode="General">
                        <c:v>314.82600000000002</c:v>
                      </c:pt>
                      <c:pt idx="3660" formatCode="General">
                        <c:v>314.83600000000001</c:v>
                      </c:pt>
                      <c:pt idx="3661" formatCode="General">
                        <c:v>314.846</c:v>
                      </c:pt>
                      <c:pt idx="3662" formatCode="General">
                        <c:v>314.85599999999999</c:v>
                      </c:pt>
                      <c:pt idx="3663" formatCode="General">
                        <c:v>314.86599999999999</c:v>
                      </c:pt>
                      <c:pt idx="3664" formatCode="General">
                        <c:v>314.87599999999998</c:v>
                      </c:pt>
                      <c:pt idx="3665" formatCode="General">
                        <c:v>314.88600000000002</c:v>
                      </c:pt>
                      <c:pt idx="3666" formatCode="General">
                        <c:v>314.89600000000002</c:v>
                      </c:pt>
                      <c:pt idx="3667" formatCode="General">
                        <c:v>314.90600000000001</c:v>
                      </c:pt>
                      <c:pt idx="3668" formatCode="General">
                        <c:v>314.916</c:v>
                      </c:pt>
                      <c:pt idx="3669" formatCode="General">
                        <c:v>314.92599999999999</c:v>
                      </c:pt>
                      <c:pt idx="3670" formatCode="General">
                        <c:v>314.93599999999998</c:v>
                      </c:pt>
                      <c:pt idx="3671" formatCode="General">
                        <c:v>314.94600000000003</c:v>
                      </c:pt>
                      <c:pt idx="3672" formatCode="General">
                        <c:v>314.95600000000002</c:v>
                      </c:pt>
                      <c:pt idx="3673" formatCode="General">
                        <c:v>314.96600000000001</c:v>
                      </c:pt>
                      <c:pt idx="3674" formatCode="General">
                        <c:v>314.976</c:v>
                      </c:pt>
                      <c:pt idx="3675" formatCode="General">
                        <c:v>314.98599999999999</c:v>
                      </c:pt>
                      <c:pt idx="3676" formatCode="General">
                        <c:v>314.99599999999998</c:v>
                      </c:pt>
                      <c:pt idx="3677" formatCode="General">
                        <c:v>315.00599999999997</c:v>
                      </c:pt>
                      <c:pt idx="3678" formatCode="General">
                        <c:v>315.01600000000002</c:v>
                      </c:pt>
                      <c:pt idx="3679" formatCode="General">
                        <c:v>315.02600000000001</c:v>
                      </c:pt>
                      <c:pt idx="3680" formatCode="General">
                        <c:v>315.036</c:v>
                      </c:pt>
                      <c:pt idx="3681" formatCode="General">
                        <c:v>315.04599999999999</c:v>
                      </c:pt>
                      <c:pt idx="3682" formatCode="General">
                        <c:v>315.05599999999998</c:v>
                      </c:pt>
                      <c:pt idx="3683" formatCode="General">
                        <c:v>315.06599999999997</c:v>
                      </c:pt>
                      <c:pt idx="3684" formatCode="General">
                        <c:v>315.07600000000002</c:v>
                      </c:pt>
                      <c:pt idx="3685" formatCode="General">
                        <c:v>315.08600000000001</c:v>
                      </c:pt>
                      <c:pt idx="3686" formatCode="General">
                        <c:v>315.096</c:v>
                      </c:pt>
                      <c:pt idx="3687" formatCode="General">
                        <c:v>315.10599999999999</c:v>
                      </c:pt>
                      <c:pt idx="3688" formatCode="General">
                        <c:v>315.11599999999999</c:v>
                      </c:pt>
                      <c:pt idx="3689" formatCode="General">
                        <c:v>315.12599999999998</c:v>
                      </c:pt>
                      <c:pt idx="3690" formatCode="General">
                        <c:v>315.13600000000002</c:v>
                      </c:pt>
                      <c:pt idx="3691" formatCode="General">
                        <c:v>315.14600000000002</c:v>
                      </c:pt>
                      <c:pt idx="3692" formatCode="General">
                        <c:v>315.15600000000001</c:v>
                      </c:pt>
                      <c:pt idx="3693" formatCode="General">
                        <c:v>315.166</c:v>
                      </c:pt>
                      <c:pt idx="3694" formatCode="General">
                        <c:v>315.17599999999999</c:v>
                      </c:pt>
                      <c:pt idx="3695" formatCode="General">
                        <c:v>315.18599999999998</c:v>
                      </c:pt>
                      <c:pt idx="3696" formatCode="General">
                        <c:v>315.19600000000003</c:v>
                      </c:pt>
                      <c:pt idx="3697" formatCode="General">
                        <c:v>315.20600000000002</c:v>
                      </c:pt>
                      <c:pt idx="3698" formatCode="General">
                        <c:v>315.21600000000001</c:v>
                      </c:pt>
                      <c:pt idx="3699" formatCode="General">
                        <c:v>315.226</c:v>
                      </c:pt>
                      <c:pt idx="3700" formatCode="General">
                        <c:v>315.23599999999999</c:v>
                      </c:pt>
                      <c:pt idx="3701" formatCode="General">
                        <c:v>315.24599999999998</c:v>
                      </c:pt>
                      <c:pt idx="3702" formatCode="General">
                        <c:v>315.25599999999997</c:v>
                      </c:pt>
                      <c:pt idx="3703" formatCode="General">
                        <c:v>315.26600000000002</c:v>
                      </c:pt>
                      <c:pt idx="3704" formatCode="General">
                        <c:v>315.27600000000001</c:v>
                      </c:pt>
                      <c:pt idx="3705" formatCode="General">
                        <c:v>315.286</c:v>
                      </c:pt>
                      <c:pt idx="3706" formatCode="General">
                        <c:v>315.29599999999999</c:v>
                      </c:pt>
                      <c:pt idx="3707" formatCode="General">
                        <c:v>315.30599999999998</c:v>
                      </c:pt>
                      <c:pt idx="3708" formatCode="General">
                        <c:v>315.31599999999997</c:v>
                      </c:pt>
                      <c:pt idx="3709" formatCode="General">
                        <c:v>315.32600000000002</c:v>
                      </c:pt>
                      <c:pt idx="3710" formatCode="General">
                        <c:v>315.33600000000001</c:v>
                      </c:pt>
                      <c:pt idx="3711" formatCode="General">
                        <c:v>315.346</c:v>
                      </c:pt>
                      <c:pt idx="3712" formatCode="General">
                        <c:v>315.35599999999999</c:v>
                      </c:pt>
                      <c:pt idx="3713" formatCode="General">
                        <c:v>315.36599999999999</c:v>
                      </c:pt>
                      <c:pt idx="3714" formatCode="General">
                        <c:v>315.37599999999998</c:v>
                      </c:pt>
                      <c:pt idx="3715" formatCode="General">
                        <c:v>315.38600000000002</c:v>
                      </c:pt>
                      <c:pt idx="3716" formatCode="General">
                        <c:v>315.39600000000002</c:v>
                      </c:pt>
                      <c:pt idx="3717" formatCode="General">
                        <c:v>315.40600000000001</c:v>
                      </c:pt>
                      <c:pt idx="3718" formatCode="General">
                        <c:v>315.416</c:v>
                      </c:pt>
                      <c:pt idx="3719" formatCode="General">
                        <c:v>315.42599999999999</c:v>
                      </c:pt>
                      <c:pt idx="3720" formatCode="General">
                        <c:v>315.43599999999998</c:v>
                      </c:pt>
                      <c:pt idx="3721" formatCode="General">
                        <c:v>315.44600000000003</c:v>
                      </c:pt>
                      <c:pt idx="3722" formatCode="General">
                        <c:v>315.45600000000002</c:v>
                      </c:pt>
                      <c:pt idx="3723" formatCode="General">
                        <c:v>315.46600000000001</c:v>
                      </c:pt>
                      <c:pt idx="3724" formatCode="General">
                        <c:v>315.476</c:v>
                      </c:pt>
                      <c:pt idx="3725" formatCode="General">
                        <c:v>315.48599999999999</c:v>
                      </c:pt>
                      <c:pt idx="3726" formatCode="General">
                        <c:v>315.49599999999998</c:v>
                      </c:pt>
                      <c:pt idx="3727" formatCode="General">
                        <c:v>315.50599999999997</c:v>
                      </c:pt>
                      <c:pt idx="3728" formatCode="General">
                        <c:v>315.51600000000002</c:v>
                      </c:pt>
                      <c:pt idx="3729" formatCode="General">
                        <c:v>315.52600000000001</c:v>
                      </c:pt>
                      <c:pt idx="3730" formatCode="General">
                        <c:v>315.536</c:v>
                      </c:pt>
                      <c:pt idx="3731" formatCode="General">
                        <c:v>315.54599999999999</c:v>
                      </c:pt>
                      <c:pt idx="3732" formatCode="General">
                        <c:v>315.55599999999998</c:v>
                      </c:pt>
                      <c:pt idx="3733" formatCode="General">
                        <c:v>315.56599999999997</c:v>
                      </c:pt>
                      <c:pt idx="3734" formatCode="General">
                        <c:v>315.57600000000002</c:v>
                      </c:pt>
                      <c:pt idx="3735" formatCode="General">
                        <c:v>315.58600000000001</c:v>
                      </c:pt>
                      <c:pt idx="3736" formatCode="General">
                        <c:v>315.596</c:v>
                      </c:pt>
                      <c:pt idx="3737" formatCode="General">
                        <c:v>315.60599999999999</c:v>
                      </c:pt>
                      <c:pt idx="3738" formatCode="General">
                        <c:v>315.61599999999999</c:v>
                      </c:pt>
                      <c:pt idx="3739" formatCode="General">
                        <c:v>315.62599999999998</c:v>
                      </c:pt>
                      <c:pt idx="3740" formatCode="General">
                        <c:v>315.63600000000002</c:v>
                      </c:pt>
                      <c:pt idx="3741" formatCode="General">
                        <c:v>315.64600000000002</c:v>
                      </c:pt>
                      <c:pt idx="3742" formatCode="General">
                        <c:v>315.65600000000001</c:v>
                      </c:pt>
                      <c:pt idx="3743" formatCode="General">
                        <c:v>315.666</c:v>
                      </c:pt>
                      <c:pt idx="3744" formatCode="General">
                        <c:v>315.67599999999999</c:v>
                      </c:pt>
                      <c:pt idx="3745" formatCode="General">
                        <c:v>315.68599999999998</c:v>
                      </c:pt>
                      <c:pt idx="3746" formatCode="General">
                        <c:v>315.69600000000003</c:v>
                      </c:pt>
                      <c:pt idx="3747" formatCode="General">
                        <c:v>315.70600000000002</c:v>
                      </c:pt>
                      <c:pt idx="3748" formatCode="General">
                        <c:v>315.71600000000001</c:v>
                      </c:pt>
                      <c:pt idx="3749" formatCode="General">
                        <c:v>315.726</c:v>
                      </c:pt>
                      <c:pt idx="3750" formatCode="General">
                        <c:v>315.73599999999999</c:v>
                      </c:pt>
                      <c:pt idx="3751" formatCode="General">
                        <c:v>315.74599999999998</c:v>
                      </c:pt>
                      <c:pt idx="3752" formatCode="General">
                        <c:v>315.75599999999997</c:v>
                      </c:pt>
                      <c:pt idx="3753" formatCode="General">
                        <c:v>315.76600000000002</c:v>
                      </c:pt>
                      <c:pt idx="3754" formatCode="General">
                        <c:v>315.77600000000001</c:v>
                      </c:pt>
                      <c:pt idx="3755" formatCode="General">
                        <c:v>315.786</c:v>
                      </c:pt>
                      <c:pt idx="3756" formatCode="General">
                        <c:v>315.79599999999999</c:v>
                      </c:pt>
                      <c:pt idx="3757" formatCode="General">
                        <c:v>315.80599999999998</c:v>
                      </c:pt>
                      <c:pt idx="3758" formatCode="General">
                        <c:v>315.81599999999997</c:v>
                      </c:pt>
                      <c:pt idx="3759" formatCode="General">
                        <c:v>315.82600000000002</c:v>
                      </c:pt>
                      <c:pt idx="3760" formatCode="General">
                        <c:v>315.83600000000001</c:v>
                      </c:pt>
                      <c:pt idx="3761" formatCode="General">
                        <c:v>315.846</c:v>
                      </c:pt>
                      <c:pt idx="3762" formatCode="General">
                        <c:v>315.85599999999999</c:v>
                      </c:pt>
                      <c:pt idx="3763" formatCode="General">
                        <c:v>315.86599999999999</c:v>
                      </c:pt>
                      <c:pt idx="3764" formatCode="General">
                        <c:v>315.87599999999998</c:v>
                      </c:pt>
                      <c:pt idx="3765" formatCode="General">
                        <c:v>315.88600000000002</c:v>
                      </c:pt>
                      <c:pt idx="3766" formatCode="General">
                        <c:v>315.89600000000002</c:v>
                      </c:pt>
                      <c:pt idx="3767" formatCode="General">
                        <c:v>315.90600000000001</c:v>
                      </c:pt>
                      <c:pt idx="3768" formatCode="General">
                        <c:v>315.916</c:v>
                      </c:pt>
                      <c:pt idx="3769" formatCode="General">
                        <c:v>315.92599999999999</c:v>
                      </c:pt>
                      <c:pt idx="3770" formatCode="General">
                        <c:v>315.93599999999998</c:v>
                      </c:pt>
                      <c:pt idx="3771" formatCode="General">
                        <c:v>315.94600000000003</c:v>
                      </c:pt>
                      <c:pt idx="3772" formatCode="General">
                        <c:v>315.95600000000002</c:v>
                      </c:pt>
                      <c:pt idx="3773" formatCode="General">
                        <c:v>315.96600000000001</c:v>
                      </c:pt>
                      <c:pt idx="3774" formatCode="General">
                        <c:v>315.976</c:v>
                      </c:pt>
                      <c:pt idx="3775" formatCode="General">
                        <c:v>315.98599999999999</c:v>
                      </c:pt>
                      <c:pt idx="3776" formatCode="General">
                        <c:v>315.99599999999998</c:v>
                      </c:pt>
                      <c:pt idx="3777" formatCode="General">
                        <c:v>316.00599999999997</c:v>
                      </c:pt>
                      <c:pt idx="3778" formatCode="General">
                        <c:v>316.01600000000002</c:v>
                      </c:pt>
                      <c:pt idx="3779" formatCode="General">
                        <c:v>316.02600000000001</c:v>
                      </c:pt>
                      <c:pt idx="3780" formatCode="General">
                        <c:v>316.036</c:v>
                      </c:pt>
                      <c:pt idx="3781" formatCode="General">
                        <c:v>316.04599999999999</c:v>
                      </c:pt>
                      <c:pt idx="3782" formatCode="General">
                        <c:v>316.05599999999998</c:v>
                      </c:pt>
                      <c:pt idx="3783" formatCode="General">
                        <c:v>316.06599999999997</c:v>
                      </c:pt>
                      <c:pt idx="3784" formatCode="General">
                        <c:v>316.07600000000002</c:v>
                      </c:pt>
                      <c:pt idx="3785" formatCode="General">
                        <c:v>316.08600000000001</c:v>
                      </c:pt>
                      <c:pt idx="3786" formatCode="General">
                        <c:v>316.096</c:v>
                      </c:pt>
                      <c:pt idx="3787" formatCode="General">
                        <c:v>316.10599999999999</c:v>
                      </c:pt>
                      <c:pt idx="3788" formatCode="General">
                        <c:v>316.11599999999999</c:v>
                      </c:pt>
                      <c:pt idx="3789" formatCode="General">
                        <c:v>316.12599999999998</c:v>
                      </c:pt>
                      <c:pt idx="3790" formatCode="General">
                        <c:v>316.13600000000002</c:v>
                      </c:pt>
                      <c:pt idx="3791" formatCode="General">
                        <c:v>316.14600000000002</c:v>
                      </c:pt>
                      <c:pt idx="3792" formatCode="General">
                        <c:v>316.15600000000001</c:v>
                      </c:pt>
                      <c:pt idx="3793" formatCode="General">
                        <c:v>316.166</c:v>
                      </c:pt>
                      <c:pt idx="3794" formatCode="General">
                        <c:v>316.17599999999999</c:v>
                      </c:pt>
                      <c:pt idx="3795" formatCode="General">
                        <c:v>316.18599999999998</c:v>
                      </c:pt>
                      <c:pt idx="3796" formatCode="General">
                        <c:v>316.19600000000003</c:v>
                      </c:pt>
                      <c:pt idx="3797" formatCode="General">
                        <c:v>316.20600000000002</c:v>
                      </c:pt>
                      <c:pt idx="3798" formatCode="General">
                        <c:v>316.21600000000001</c:v>
                      </c:pt>
                      <c:pt idx="3799" formatCode="General">
                        <c:v>316.226</c:v>
                      </c:pt>
                      <c:pt idx="3800" formatCode="General">
                        <c:v>316.23599999999999</c:v>
                      </c:pt>
                      <c:pt idx="3801" formatCode="General">
                        <c:v>316.24599999999998</c:v>
                      </c:pt>
                      <c:pt idx="3802" formatCode="General">
                        <c:v>316.25599999999997</c:v>
                      </c:pt>
                      <c:pt idx="3803" formatCode="General">
                        <c:v>316.26600000000002</c:v>
                      </c:pt>
                      <c:pt idx="3804" formatCode="General">
                        <c:v>316.27600000000001</c:v>
                      </c:pt>
                      <c:pt idx="3805" formatCode="General">
                        <c:v>316.286</c:v>
                      </c:pt>
                      <c:pt idx="3806" formatCode="General">
                        <c:v>316.29599999999999</c:v>
                      </c:pt>
                      <c:pt idx="3807" formatCode="General">
                        <c:v>316.30599999999998</c:v>
                      </c:pt>
                      <c:pt idx="3808" formatCode="General">
                        <c:v>316.31599999999997</c:v>
                      </c:pt>
                      <c:pt idx="3809" formatCode="General">
                        <c:v>316.32600000000002</c:v>
                      </c:pt>
                      <c:pt idx="3810" formatCode="General">
                        <c:v>316.33600000000001</c:v>
                      </c:pt>
                      <c:pt idx="3811" formatCode="General">
                        <c:v>316.346</c:v>
                      </c:pt>
                      <c:pt idx="3812" formatCode="General">
                        <c:v>316.35599999999999</c:v>
                      </c:pt>
                      <c:pt idx="3813" formatCode="General">
                        <c:v>316.36599999999999</c:v>
                      </c:pt>
                      <c:pt idx="3814" formatCode="General">
                        <c:v>316.37599999999998</c:v>
                      </c:pt>
                      <c:pt idx="3815" formatCode="General">
                        <c:v>316.38600000000002</c:v>
                      </c:pt>
                      <c:pt idx="3816" formatCode="General">
                        <c:v>316.39600000000002</c:v>
                      </c:pt>
                      <c:pt idx="3817" formatCode="General">
                        <c:v>316.40600000000001</c:v>
                      </c:pt>
                      <c:pt idx="3818" formatCode="General">
                        <c:v>316.416</c:v>
                      </c:pt>
                      <c:pt idx="3819" formatCode="General">
                        <c:v>316.42599999999999</c:v>
                      </c:pt>
                      <c:pt idx="3820" formatCode="General">
                        <c:v>316.43599999999998</c:v>
                      </c:pt>
                      <c:pt idx="3821" formatCode="General">
                        <c:v>316.44600000000003</c:v>
                      </c:pt>
                      <c:pt idx="3822" formatCode="General">
                        <c:v>316.45600000000002</c:v>
                      </c:pt>
                      <c:pt idx="3823" formatCode="General">
                        <c:v>316.46600000000001</c:v>
                      </c:pt>
                      <c:pt idx="3824" formatCode="General">
                        <c:v>316.476</c:v>
                      </c:pt>
                      <c:pt idx="3825" formatCode="General">
                        <c:v>316.48599999999999</c:v>
                      </c:pt>
                      <c:pt idx="3826" formatCode="General">
                        <c:v>316.49599999999998</c:v>
                      </c:pt>
                      <c:pt idx="3827" formatCode="General">
                        <c:v>316.50599999999997</c:v>
                      </c:pt>
                      <c:pt idx="3828" formatCode="General">
                        <c:v>316.51600000000002</c:v>
                      </c:pt>
                      <c:pt idx="3829" formatCode="General">
                        <c:v>316.52600000000001</c:v>
                      </c:pt>
                      <c:pt idx="3830" formatCode="General">
                        <c:v>316.536</c:v>
                      </c:pt>
                      <c:pt idx="3831" formatCode="General">
                        <c:v>316.54599999999999</c:v>
                      </c:pt>
                      <c:pt idx="3832" formatCode="General">
                        <c:v>316.55599999999998</c:v>
                      </c:pt>
                      <c:pt idx="3833" formatCode="General">
                        <c:v>316.56599999999997</c:v>
                      </c:pt>
                      <c:pt idx="3834" formatCode="General">
                        <c:v>316.57600000000002</c:v>
                      </c:pt>
                      <c:pt idx="3835" formatCode="General">
                        <c:v>316.58600000000001</c:v>
                      </c:pt>
                      <c:pt idx="3836" formatCode="General">
                        <c:v>316.596</c:v>
                      </c:pt>
                      <c:pt idx="3837" formatCode="General">
                        <c:v>316.60599999999999</c:v>
                      </c:pt>
                      <c:pt idx="3838" formatCode="General">
                        <c:v>316.61599999999999</c:v>
                      </c:pt>
                      <c:pt idx="3839" formatCode="General">
                        <c:v>316.62599999999998</c:v>
                      </c:pt>
                      <c:pt idx="3840" formatCode="General">
                        <c:v>316.63600000000002</c:v>
                      </c:pt>
                      <c:pt idx="3841" formatCode="General">
                        <c:v>316.64600000000002</c:v>
                      </c:pt>
                      <c:pt idx="3842" formatCode="General">
                        <c:v>316.65600000000001</c:v>
                      </c:pt>
                      <c:pt idx="3843" formatCode="General">
                        <c:v>316.666</c:v>
                      </c:pt>
                      <c:pt idx="3844" formatCode="General">
                        <c:v>316.67599999999999</c:v>
                      </c:pt>
                      <c:pt idx="3845" formatCode="General">
                        <c:v>316.68599999999998</c:v>
                      </c:pt>
                      <c:pt idx="3846" formatCode="General">
                        <c:v>316.69600000000003</c:v>
                      </c:pt>
                      <c:pt idx="3847" formatCode="General">
                        <c:v>316.70600000000002</c:v>
                      </c:pt>
                      <c:pt idx="3848" formatCode="General">
                        <c:v>316.71600000000001</c:v>
                      </c:pt>
                      <c:pt idx="3849" formatCode="General">
                        <c:v>316.726</c:v>
                      </c:pt>
                      <c:pt idx="3850" formatCode="General">
                        <c:v>316.73599999999999</c:v>
                      </c:pt>
                      <c:pt idx="3851" formatCode="General">
                        <c:v>316.74599999999998</c:v>
                      </c:pt>
                      <c:pt idx="3852" formatCode="General">
                        <c:v>316.75599999999997</c:v>
                      </c:pt>
                      <c:pt idx="3853" formatCode="General">
                        <c:v>316.76600000000002</c:v>
                      </c:pt>
                      <c:pt idx="3854" formatCode="General">
                        <c:v>316.77600000000001</c:v>
                      </c:pt>
                      <c:pt idx="3855" formatCode="General">
                        <c:v>316.786</c:v>
                      </c:pt>
                      <c:pt idx="3856" formatCode="General">
                        <c:v>316.79599999999999</c:v>
                      </c:pt>
                      <c:pt idx="3857" formatCode="General">
                        <c:v>316.80599999999998</c:v>
                      </c:pt>
                      <c:pt idx="3858" formatCode="General">
                        <c:v>316.81599999999997</c:v>
                      </c:pt>
                      <c:pt idx="3859" formatCode="General">
                        <c:v>316.82600000000002</c:v>
                      </c:pt>
                      <c:pt idx="3860" formatCode="General">
                        <c:v>316.83600000000001</c:v>
                      </c:pt>
                      <c:pt idx="3861" formatCode="General">
                        <c:v>316.846</c:v>
                      </c:pt>
                      <c:pt idx="3862" formatCode="General">
                        <c:v>316.85599999999999</c:v>
                      </c:pt>
                      <c:pt idx="3863" formatCode="General">
                        <c:v>316.86599999999999</c:v>
                      </c:pt>
                      <c:pt idx="3864" formatCode="General">
                        <c:v>316.87599999999998</c:v>
                      </c:pt>
                      <c:pt idx="3865" formatCode="General">
                        <c:v>316.88600000000002</c:v>
                      </c:pt>
                      <c:pt idx="3866" formatCode="General">
                        <c:v>316.89600000000002</c:v>
                      </c:pt>
                      <c:pt idx="3867" formatCode="General">
                        <c:v>316.90600000000001</c:v>
                      </c:pt>
                      <c:pt idx="3868" formatCode="General">
                        <c:v>316.916</c:v>
                      </c:pt>
                      <c:pt idx="3869" formatCode="General">
                        <c:v>316.92599999999999</c:v>
                      </c:pt>
                      <c:pt idx="3870" formatCode="General">
                        <c:v>316.93599999999998</c:v>
                      </c:pt>
                      <c:pt idx="3871" formatCode="General">
                        <c:v>316.94600000000003</c:v>
                      </c:pt>
                      <c:pt idx="3872" formatCode="General">
                        <c:v>316.95600000000002</c:v>
                      </c:pt>
                      <c:pt idx="3873" formatCode="General">
                        <c:v>316.96600000000001</c:v>
                      </c:pt>
                      <c:pt idx="3874" formatCode="General">
                        <c:v>316.976</c:v>
                      </c:pt>
                      <c:pt idx="3875" formatCode="General">
                        <c:v>316.98599999999999</c:v>
                      </c:pt>
                      <c:pt idx="3876" formatCode="General">
                        <c:v>316.99599999999998</c:v>
                      </c:pt>
                      <c:pt idx="3877" formatCode="General">
                        <c:v>317.00599999999997</c:v>
                      </c:pt>
                      <c:pt idx="3878" formatCode="General">
                        <c:v>317.01600000000002</c:v>
                      </c:pt>
                      <c:pt idx="3879" formatCode="General">
                        <c:v>317.02600000000001</c:v>
                      </c:pt>
                      <c:pt idx="3880" formatCode="General">
                        <c:v>317.036</c:v>
                      </c:pt>
                      <c:pt idx="3881" formatCode="General">
                        <c:v>317.04599999999999</c:v>
                      </c:pt>
                      <c:pt idx="3882" formatCode="General">
                        <c:v>317.05599999999998</c:v>
                      </c:pt>
                      <c:pt idx="3883" formatCode="General">
                        <c:v>317.06599999999997</c:v>
                      </c:pt>
                      <c:pt idx="3884" formatCode="General">
                        <c:v>317.07600000000002</c:v>
                      </c:pt>
                      <c:pt idx="3885" formatCode="General">
                        <c:v>317.08600000000001</c:v>
                      </c:pt>
                      <c:pt idx="3886" formatCode="General">
                        <c:v>317.096</c:v>
                      </c:pt>
                      <c:pt idx="3887" formatCode="General">
                        <c:v>317.10599999999999</c:v>
                      </c:pt>
                      <c:pt idx="3888" formatCode="General">
                        <c:v>317.11599999999999</c:v>
                      </c:pt>
                      <c:pt idx="3889" formatCode="General">
                        <c:v>317.12599999999998</c:v>
                      </c:pt>
                      <c:pt idx="3890" formatCode="General">
                        <c:v>317.13600000000002</c:v>
                      </c:pt>
                      <c:pt idx="3891" formatCode="General">
                        <c:v>317.14600000000002</c:v>
                      </c:pt>
                      <c:pt idx="3892" formatCode="General">
                        <c:v>317.15600000000001</c:v>
                      </c:pt>
                      <c:pt idx="3893" formatCode="General">
                        <c:v>317.166</c:v>
                      </c:pt>
                      <c:pt idx="3894" formatCode="General">
                        <c:v>317.17599999999999</c:v>
                      </c:pt>
                      <c:pt idx="3895" formatCode="General">
                        <c:v>317.18599999999998</c:v>
                      </c:pt>
                      <c:pt idx="3896" formatCode="General">
                        <c:v>317.19600000000003</c:v>
                      </c:pt>
                      <c:pt idx="3897" formatCode="General">
                        <c:v>317.20600000000002</c:v>
                      </c:pt>
                      <c:pt idx="3898" formatCode="General">
                        <c:v>317.21600000000001</c:v>
                      </c:pt>
                      <c:pt idx="3899" formatCode="General">
                        <c:v>317.226</c:v>
                      </c:pt>
                      <c:pt idx="3900" formatCode="General">
                        <c:v>317.23599999999999</c:v>
                      </c:pt>
                      <c:pt idx="3901" formatCode="General">
                        <c:v>317.24599999999998</c:v>
                      </c:pt>
                      <c:pt idx="3902" formatCode="General">
                        <c:v>317.25599999999997</c:v>
                      </c:pt>
                      <c:pt idx="3903" formatCode="General">
                        <c:v>317.26600000000002</c:v>
                      </c:pt>
                      <c:pt idx="3904" formatCode="General">
                        <c:v>317.27600000000001</c:v>
                      </c:pt>
                      <c:pt idx="3905" formatCode="General">
                        <c:v>317.286</c:v>
                      </c:pt>
                      <c:pt idx="3906" formatCode="General">
                        <c:v>317.29599999999999</c:v>
                      </c:pt>
                      <c:pt idx="3907" formatCode="General">
                        <c:v>317.30599999999998</c:v>
                      </c:pt>
                      <c:pt idx="3908" formatCode="General">
                        <c:v>317.31599999999997</c:v>
                      </c:pt>
                      <c:pt idx="3909" formatCode="General">
                        <c:v>317.32600000000002</c:v>
                      </c:pt>
                      <c:pt idx="3910" formatCode="General">
                        <c:v>317.33600000000001</c:v>
                      </c:pt>
                      <c:pt idx="3911" formatCode="General">
                        <c:v>317.346</c:v>
                      </c:pt>
                      <c:pt idx="3912" formatCode="General">
                        <c:v>317.35599999999999</c:v>
                      </c:pt>
                      <c:pt idx="3913" formatCode="General">
                        <c:v>317.36599999999999</c:v>
                      </c:pt>
                      <c:pt idx="3914" formatCode="General">
                        <c:v>317.37599999999998</c:v>
                      </c:pt>
                      <c:pt idx="3915" formatCode="General">
                        <c:v>317.38600000000002</c:v>
                      </c:pt>
                      <c:pt idx="3916" formatCode="General">
                        <c:v>317.39600000000002</c:v>
                      </c:pt>
                      <c:pt idx="3917" formatCode="General">
                        <c:v>317.40600000000001</c:v>
                      </c:pt>
                      <c:pt idx="3918" formatCode="General">
                        <c:v>317.416</c:v>
                      </c:pt>
                      <c:pt idx="3919" formatCode="General">
                        <c:v>317.42599999999999</c:v>
                      </c:pt>
                      <c:pt idx="3920" formatCode="General">
                        <c:v>317.43599999999998</c:v>
                      </c:pt>
                      <c:pt idx="3921" formatCode="General">
                        <c:v>317.44600000000003</c:v>
                      </c:pt>
                      <c:pt idx="3922" formatCode="General">
                        <c:v>317.45600000000002</c:v>
                      </c:pt>
                      <c:pt idx="3923" formatCode="General">
                        <c:v>317.46600000000001</c:v>
                      </c:pt>
                      <c:pt idx="3924" formatCode="General">
                        <c:v>317.476</c:v>
                      </c:pt>
                      <c:pt idx="3925" formatCode="General">
                        <c:v>317.48599999999999</c:v>
                      </c:pt>
                      <c:pt idx="3926" formatCode="General">
                        <c:v>317.49599999999998</c:v>
                      </c:pt>
                      <c:pt idx="3927" formatCode="General">
                        <c:v>317.50599999999997</c:v>
                      </c:pt>
                      <c:pt idx="3928" formatCode="General">
                        <c:v>317.51600000000002</c:v>
                      </c:pt>
                      <c:pt idx="3929" formatCode="General">
                        <c:v>317.52600000000001</c:v>
                      </c:pt>
                      <c:pt idx="3930" formatCode="General">
                        <c:v>317.536</c:v>
                      </c:pt>
                      <c:pt idx="3931" formatCode="General">
                        <c:v>317.54599999999999</c:v>
                      </c:pt>
                      <c:pt idx="3932" formatCode="General">
                        <c:v>317.55599999999998</c:v>
                      </c:pt>
                      <c:pt idx="3933" formatCode="General">
                        <c:v>317.56599999999997</c:v>
                      </c:pt>
                      <c:pt idx="3934" formatCode="General">
                        <c:v>317.57600000000002</c:v>
                      </c:pt>
                      <c:pt idx="3935" formatCode="General">
                        <c:v>317.58600000000001</c:v>
                      </c:pt>
                      <c:pt idx="3936" formatCode="General">
                        <c:v>317.596</c:v>
                      </c:pt>
                      <c:pt idx="3937" formatCode="General">
                        <c:v>317.60599999999999</c:v>
                      </c:pt>
                      <c:pt idx="3938" formatCode="General">
                        <c:v>317.61599999999999</c:v>
                      </c:pt>
                      <c:pt idx="3939" formatCode="General">
                        <c:v>317.62599999999998</c:v>
                      </c:pt>
                      <c:pt idx="3940" formatCode="General">
                        <c:v>317.63600000000002</c:v>
                      </c:pt>
                      <c:pt idx="3941" formatCode="General">
                        <c:v>317.64600000000002</c:v>
                      </c:pt>
                      <c:pt idx="3942" formatCode="General">
                        <c:v>317.65600000000001</c:v>
                      </c:pt>
                      <c:pt idx="3943" formatCode="General">
                        <c:v>317.666</c:v>
                      </c:pt>
                      <c:pt idx="3944" formatCode="General">
                        <c:v>317.67599999999999</c:v>
                      </c:pt>
                      <c:pt idx="3945" formatCode="General">
                        <c:v>317.68599999999998</c:v>
                      </c:pt>
                      <c:pt idx="3946" formatCode="General">
                        <c:v>317.69600000000003</c:v>
                      </c:pt>
                      <c:pt idx="3947" formatCode="General">
                        <c:v>317.70600000000002</c:v>
                      </c:pt>
                      <c:pt idx="3948" formatCode="General">
                        <c:v>317.71600000000001</c:v>
                      </c:pt>
                      <c:pt idx="3949" formatCode="General">
                        <c:v>317.726</c:v>
                      </c:pt>
                      <c:pt idx="3950" formatCode="General">
                        <c:v>317.73599999999999</c:v>
                      </c:pt>
                      <c:pt idx="3951" formatCode="General">
                        <c:v>317.74599999999998</c:v>
                      </c:pt>
                      <c:pt idx="3952" formatCode="General">
                        <c:v>317.75599999999997</c:v>
                      </c:pt>
                      <c:pt idx="3953" formatCode="General">
                        <c:v>317.76600000000002</c:v>
                      </c:pt>
                      <c:pt idx="3954" formatCode="General">
                        <c:v>317.77600000000001</c:v>
                      </c:pt>
                      <c:pt idx="3955" formatCode="General">
                        <c:v>317.786</c:v>
                      </c:pt>
                      <c:pt idx="3956" formatCode="General">
                        <c:v>317.79599999999999</c:v>
                      </c:pt>
                      <c:pt idx="3957" formatCode="General">
                        <c:v>317.80599999999998</c:v>
                      </c:pt>
                      <c:pt idx="3958" formatCode="General">
                        <c:v>317.81599999999997</c:v>
                      </c:pt>
                      <c:pt idx="3959" formatCode="General">
                        <c:v>317.82600000000002</c:v>
                      </c:pt>
                      <c:pt idx="3960" formatCode="General">
                        <c:v>317.83600000000001</c:v>
                      </c:pt>
                      <c:pt idx="3961" formatCode="General">
                        <c:v>317.846</c:v>
                      </c:pt>
                      <c:pt idx="3962" formatCode="General">
                        <c:v>317.85599999999999</c:v>
                      </c:pt>
                      <c:pt idx="3963" formatCode="General">
                        <c:v>317.86599999999999</c:v>
                      </c:pt>
                      <c:pt idx="3964" formatCode="General">
                        <c:v>317.87599999999998</c:v>
                      </c:pt>
                      <c:pt idx="3965" formatCode="General">
                        <c:v>317.88600000000002</c:v>
                      </c:pt>
                      <c:pt idx="3966" formatCode="General">
                        <c:v>317.89600000000002</c:v>
                      </c:pt>
                      <c:pt idx="3967" formatCode="General">
                        <c:v>317.90600000000001</c:v>
                      </c:pt>
                      <c:pt idx="3968" formatCode="General">
                        <c:v>317.916</c:v>
                      </c:pt>
                      <c:pt idx="3969" formatCode="General">
                        <c:v>317.92599999999999</c:v>
                      </c:pt>
                      <c:pt idx="3970" formatCode="General">
                        <c:v>317.93599999999998</c:v>
                      </c:pt>
                      <c:pt idx="3971" formatCode="General">
                        <c:v>317.94600000000003</c:v>
                      </c:pt>
                      <c:pt idx="3972" formatCode="General">
                        <c:v>317.95600000000002</c:v>
                      </c:pt>
                      <c:pt idx="3973" formatCode="General">
                        <c:v>317.96600000000001</c:v>
                      </c:pt>
                      <c:pt idx="3974" formatCode="General">
                        <c:v>317.976</c:v>
                      </c:pt>
                      <c:pt idx="3975" formatCode="General">
                        <c:v>317.98599999999999</c:v>
                      </c:pt>
                      <c:pt idx="3976" formatCode="General">
                        <c:v>317.99599999999998</c:v>
                      </c:pt>
                      <c:pt idx="3977" formatCode="General">
                        <c:v>318.00599999999997</c:v>
                      </c:pt>
                      <c:pt idx="3978" formatCode="General">
                        <c:v>318.01600000000002</c:v>
                      </c:pt>
                      <c:pt idx="3979" formatCode="General">
                        <c:v>318.02600000000001</c:v>
                      </c:pt>
                      <c:pt idx="3980" formatCode="General">
                        <c:v>318.036</c:v>
                      </c:pt>
                      <c:pt idx="3981" formatCode="General">
                        <c:v>318.04599999999999</c:v>
                      </c:pt>
                      <c:pt idx="3982" formatCode="General">
                        <c:v>318.05599999999998</c:v>
                      </c:pt>
                      <c:pt idx="3983" formatCode="General">
                        <c:v>318.06599999999997</c:v>
                      </c:pt>
                      <c:pt idx="3984" formatCode="General">
                        <c:v>318.07600000000002</c:v>
                      </c:pt>
                      <c:pt idx="3985" formatCode="General">
                        <c:v>318.08600000000001</c:v>
                      </c:pt>
                      <c:pt idx="3986" formatCode="General">
                        <c:v>318.096</c:v>
                      </c:pt>
                      <c:pt idx="3987" formatCode="General">
                        <c:v>318.10599999999999</c:v>
                      </c:pt>
                      <c:pt idx="3988" formatCode="General">
                        <c:v>318.11599999999999</c:v>
                      </c:pt>
                      <c:pt idx="3989" formatCode="General">
                        <c:v>318.12599999999998</c:v>
                      </c:pt>
                      <c:pt idx="3990" formatCode="General">
                        <c:v>318.13600000000002</c:v>
                      </c:pt>
                      <c:pt idx="3991" formatCode="General">
                        <c:v>318.14600000000002</c:v>
                      </c:pt>
                      <c:pt idx="3992" formatCode="General">
                        <c:v>318.15600000000001</c:v>
                      </c:pt>
                      <c:pt idx="3993" formatCode="General">
                        <c:v>318.166</c:v>
                      </c:pt>
                      <c:pt idx="3994" formatCode="General">
                        <c:v>318.17599999999999</c:v>
                      </c:pt>
                      <c:pt idx="3995" formatCode="General">
                        <c:v>318.18599999999998</c:v>
                      </c:pt>
                      <c:pt idx="3996" formatCode="General">
                        <c:v>318.19600000000003</c:v>
                      </c:pt>
                      <c:pt idx="3997" formatCode="General">
                        <c:v>318.20600000000002</c:v>
                      </c:pt>
                      <c:pt idx="3998" formatCode="General">
                        <c:v>318.21600000000001</c:v>
                      </c:pt>
                      <c:pt idx="3999" formatCode="General">
                        <c:v>318.226</c:v>
                      </c:pt>
                      <c:pt idx="4000" formatCode="General">
                        <c:v>318.23599999999999</c:v>
                      </c:pt>
                      <c:pt idx="4001" formatCode="General">
                        <c:v>318.24599999999998</c:v>
                      </c:pt>
                      <c:pt idx="4002" formatCode="General">
                        <c:v>318.25599999999997</c:v>
                      </c:pt>
                      <c:pt idx="4003" formatCode="General">
                        <c:v>318.26600000000002</c:v>
                      </c:pt>
                      <c:pt idx="4004" formatCode="General">
                        <c:v>318.27600000000001</c:v>
                      </c:pt>
                      <c:pt idx="4005" formatCode="General">
                        <c:v>318.286</c:v>
                      </c:pt>
                      <c:pt idx="4006" formatCode="General">
                        <c:v>318.29599999999999</c:v>
                      </c:pt>
                      <c:pt idx="4007" formatCode="General">
                        <c:v>318.30599999999998</c:v>
                      </c:pt>
                      <c:pt idx="4008" formatCode="General">
                        <c:v>318.31599999999997</c:v>
                      </c:pt>
                      <c:pt idx="4009" formatCode="General">
                        <c:v>318.32600000000002</c:v>
                      </c:pt>
                      <c:pt idx="4010" formatCode="General">
                        <c:v>318.33600000000001</c:v>
                      </c:pt>
                      <c:pt idx="4011" formatCode="General">
                        <c:v>318.346</c:v>
                      </c:pt>
                      <c:pt idx="4012" formatCode="General">
                        <c:v>318.35599999999999</c:v>
                      </c:pt>
                      <c:pt idx="4013" formatCode="General">
                        <c:v>318.36599999999999</c:v>
                      </c:pt>
                      <c:pt idx="4014" formatCode="General">
                        <c:v>318.37599999999998</c:v>
                      </c:pt>
                      <c:pt idx="4015" formatCode="General">
                        <c:v>318.38600000000002</c:v>
                      </c:pt>
                      <c:pt idx="4016" formatCode="General">
                        <c:v>318.39600000000002</c:v>
                      </c:pt>
                      <c:pt idx="4017" formatCode="General">
                        <c:v>318.40600000000001</c:v>
                      </c:pt>
                      <c:pt idx="4018" formatCode="General">
                        <c:v>318.416</c:v>
                      </c:pt>
                      <c:pt idx="4019" formatCode="General">
                        <c:v>318.42599999999999</c:v>
                      </c:pt>
                      <c:pt idx="4020" formatCode="General">
                        <c:v>318.43599999999998</c:v>
                      </c:pt>
                      <c:pt idx="4021" formatCode="General">
                        <c:v>318.44600000000003</c:v>
                      </c:pt>
                      <c:pt idx="4022" formatCode="General">
                        <c:v>318.45600000000002</c:v>
                      </c:pt>
                      <c:pt idx="4023" formatCode="General">
                        <c:v>318.46600000000001</c:v>
                      </c:pt>
                      <c:pt idx="4024" formatCode="General">
                        <c:v>318.476</c:v>
                      </c:pt>
                      <c:pt idx="4025" formatCode="General">
                        <c:v>318.48599999999999</c:v>
                      </c:pt>
                      <c:pt idx="4026" formatCode="General">
                        <c:v>318.49599999999998</c:v>
                      </c:pt>
                      <c:pt idx="4027" formatCode="General">
                        <c:v>318.50599999999997</c:v>
                      </c:pt>
                      <c:pt idx="4028" formatCode="General">
                        <c:v>318.51600000000002</c:v>
                      </c:pt>
                      <c:pt idx="4029" formatCode="General">
                        <c:v>318.52600000000001</c:v>
                      </c:pt>
                      <c:pt idx="4030" formatCode="General">
                        <c:v>318.536</c:v>
                      </c:pt>
                      <c:pt idx="4031" formatCode="General">
                        <c:v>318.54599999999999</c:v>
                      </c:pt>
                      <c:pt idx="4032" formatCode="General">
                        <c:v>318.55599999999998</c:v>
                      </c:pt>
                      <c:pt idx="4033" formatCode="General">
                        <c:v>318.56599999999997</c:v>
                      </c:pt>
                      <c:pt idx="4034" formatCode="General">
                        <c:v>318.57600000000002</c:v>
                      </c:pt>
                      <c:pt idx="4035" formatCode="General">
                        <c:v>318.58600000000001</c:v>
                      </c:pt>
                      <c:pt idx="4036" formatCode="General">
                        <c:v>318.596</c:v>
                      </c:pt>
                      <c:pt idx="4037" formatCode="General">
                        <c:v>318.60599999999999</c:v>
                      </c:pt>
                      <c:pt idx="4038" formatCode="General">
                        <c:v>318.61599999999999</c:v>
                      </c:pt>
                      <c:pt idx="4039" formatCode="General">
                        <c:v>318.62599999999998</c:v>
                      </c:pt>
                      <c:pt idx="4040" formatCode="General">
                        <c:v>318.63600000000002</c:v>
                      </c:pt>
                      <c:pt idx="4041" formatCode="General">
                        <c:v>318.64600000000002</c:v>
                      </c:pt>
                      <c:pt idx="4042" formatCode="General">
                        <c:v>318.65600000000001</c:v>
                      </c:pt>
                      <c:pt idx="4043" formatCode="General">
                        <c:v>318.666</c:v>
                      </c:pt>
                      <c:pt idx="4044" formatCode="General">
                        <c:v>318.67599999999999</c:v>
                      </c:pt>
                      <c:pt idx="4045" formatCode="General">
                        <c:v>318.68599999999998</c:v>
                      </c:pt>
                      <c:pt idx="4046" formatCode="General">
                        <c:v>318.69600000000003</c:v>
                      </c:pt>
                      <c:pt idx="4047" formatCode="General">
                        <c:v>318.70600000000002</c:v>
                      </c:pt>
                      <c:pt idx="4048" formatCode="General">
                        <c:v>318.71600000000001</c:v>
                      </c:pt>
                      <c:pt idx="4049" formatCode="General">
                        <c:v>318.726</c:v>
                      </c:pt>
                      <c:pt idx="4050" formatCode="General">
                        <c:v>318.73599999999999</c:v>
                      </c:pt>
                      <c:pt idx="4051" formatCode="General">
                        <c:v>318.74599999999998</c:v>
                      </c:pt>
                      <c:pt idx="4052" formatCode="General">
                        <c:v>318.75599999999997</c:v>
                      </c:pt>
                      <c:pt idx="4053" formatCode="General">
                        <c:v>318.76600000000002</c:v>
                      </c:pt>
                      <c:pt idx="4054" formatCode="General">
                        <c:v>318.77600000000001</c:v>
                      </c:pt>
                      <c:pt idx="4055" formatCode="General">
                        <c:v>318.786</c:v>
                      </c:pt>
                      <c:pt idx="4056" formatCode="General">
                        <c:v>318.79599999999999</c:v>
                      </c:pt>
                      <c:pt idx="4057" formatCode="General">
                        <c:v>318.80599999999998</c:v>
                      </c:pt>
                      <c:pt idx="4058" formatCode="General">
                        <c:v>318.81599999999997</c:v>
                      </c:pt>
                      <c:pt idx="4059" formatCode="General">
                        <c:v>318.82600000000002</c:v>
                      </c:pt>
                      <c:pt idx="4060" formatCode="General">
                        <c:v>318.83600000000001</c:v>
                      </c:pt>
                      <c:pt idx="4061" formatCode="General">
                        <c:v>318.846</c:v>
                      </c:pt>
                      <c:pt idx="4062" formatCode="General">
                        <c:v>318.85599999999999</c:v>
                      </c:pt>
                      <c:pt idx="4063" formatCode="General">
                        <c:v>318.86599999999999</c:v>
                      </c:pt>
                      <c:pt idx="4064" formatCode="General">
                        <c:v>318.87599999999998</c:v>
                      </c:pt>
                      <c:pt idx="4065" formatCode="General">
                        <c:v>318.88600000000002</c:v>
                      </c:pt>
                      <c:pt idx="4066" formatCode="General">
                        <c:v>318.89600000000002</c:v>
                      </c:pt>
                      <c:pt idx="4067" formatCode="General">
                        <c:v>318.90600000000001</c:v>
                      </c:pt>
                      <c:pt idx="4068" formatCode="General">
                        <c:v>318.916</c:v>
                      </c:pt>
                      <c:pt idx="4069" formatCode="General">
                        <c:v>318.92599999999999</c:v>
                      </c:pt>
                      <c:pt idx="4070" formatCode="General">
                        <c:v>318.93599999999998</c:v>
                      </c:pt>
                      <c:pt idx="4071" formatCode="General">
                        <c:v>318.94600000000003</c:v>
                      </c:pt>
                      <c:pt idx="4072" formatCode="General">
                        <c:v>318.95600000000002</c:v>
                      </c:pt>
                      <c:pt idx="4073" formatCode="General">
                        <c:v>318.96600000000001</c:v>
                      </c:pt>
                      <c:pt idx="4074" formatCode="General">
                        <c:v>318.976</c:v>
                      </c:pt>
                      <c:pt idx="4075" formatCode="General">
                        <c:v>318.98599999999999</c:v>
                      </c:pt>
                      <c:pt idx="4076" formatCode="General">
                        <c:v>318.99599999999998</c:v>
                      </c:pt>
                      <c:pt idx="4077" formatCode="General">
                        <c:v>319.00599999999997</c:v>
                      </c:pt>
                      <c:pt idx="4078" formatCode="General">
                        <c:v>319.01600000000002</c:v>
                      </c:pt>
                      <c:pt idx="4079" formatCode="General">
                        <c:v>319.02600000000001</c:v>
                      </c:pt>
                      <c:pt idx="4080" formatCode="General">
                        <c:v>319.036</c:v>
                      </c:pt>
                      <c:pt idx="4081" formatCode="General">
                        <c:v>319.04599999999999</c:v>
                      </c:pt>
                      <c:pt idx="4082" formatCode="General">
                        <c:v>319.05599999999998</c:v>
                      </c:pt>
                      <c:pt idx="4083" formatCode="General">
                        <c:v>319.06599999999997</c:v>
                      </c:pt>
                      <c:pt idx="4084" formatCode="General">
                        <c:v>319.07600000000002</c:v>
                      </c:pt>
                      <c:pt idx="4085" formatCode="General">
                        <c:v>319.08600000000001</c:v>
                      </c:pt>
                      <c:pt idx="4086" formatCode="General">
                        <c:v>319.096</c:v>
                      </c:pt>
                      <c:pt idx="4087" formatCode="General">
                        <c:v>319.10599999999999</c:v>
                      </c:pt>
                      <c:pt idx="4088" formatCode="General">
                        <c:v>319.11599999999999</c:v>
                      </c:pt>
                      <c:pt idx="4089" formatCode="General">
                        <c:v>319.12599999999998</c:v>
                      </c:pt>
                      <c:pt idx="4090" formatCode="General">
                        <c:v>319.13600000000002</c:v>
                      </c:pt>
                      <c:pt idx="4091" formatCode="General">
                        <c:v>319.14600000000002</c:v>
                      </c:pt>
                      <c:pt idx="4092" formatCode="General">
                        <c:v>319.15600000000001</c:v>
                      </c:pt>
                      <c:pt idx="4093" formatCode="General">
                        <c:v>319.166</c:v>
                      </c:pt>
                      <c:pt idx="4094" formatCode="General">
                        <c:v>319.17599999999999</c:v>
                      </c:pt>
                      <c:pt idx="4095" formatCode="General">
                        <c:v>319.18599999999998</c:v>
                      </c:pt>
                      <c:pt idx="4096" formatCode="General">
                        <c:v>319.19600000000003</c:v>
                      </c:pt>
                      <c:pt idx="4097" formatCode="General">
                        <c:v>319.20600000000002</c:v>
                      </c:pt>
                      <c:pt idx="4098" formatCode="General">
                        <c:v>319.21600000000001</c:v>
                      </c:pt>
                      <c:pt idx="4099" formatCode="General">
                        <c:v>319.226</c:v>
                      </c:pt>
                      <c:pt idx="4100" formatCode="General">
                        <c:v>319.23599999999999</c:v>
                      </c:pt>
                      <c:pt idx="4101" formatCode="General">
                        <c:v>319.24599999999998</c:v>
                      </c:pt>
                      <c:pt idx="4102" formatCode="General">
                        <c:v>319.25599999999997</c:v>
                      </c:pt>
                      <c:pt idx="4103" formatCode="General">
                        <c:v>319.26600000000002</c:v>
                      </c:pt>
                      <c:pt idx="4104" formatCode="General">
                        <c:v>319.27600000000001</c:v>
                      </c:pt>
                      <c:pt idx="4105" formatCode="General">
                        <c:v>319.286</c:v>
                      </c:pt>
                      <c:pt idx="4106" formatCode="General">
                        <c:v>319.29599999999999</c:v>
                      </c:pt>
                      <c:pt idx="4107" formatCode="General">
                        <c:v>319.30599999999998</c:v>
                      </c:pt>
                      <c:pt idx="4108" formatCode="General">
                        <c:v>319.31599999999997</c:v>
                      </c:pt>
                      <c:pt idx="4109" formatCode="General">
                        <c:v>319.32600000000002</c:v>
                      </c:pt>
                      <c:pt idx="4110" formatCode="General">
                        <c:v>319.33600000000001</c:v>
                      </c:pt>
                      <c:pt idx="4111" formatCode="General">
                        <c:v>319.346</c:v>
                      </c:pt>
                      <c:pt idx="4112" formatCode="General">
                        <c:v>319.35599999999999</c:v>
                      </c:pt>
                      <c:pt idx="4113" formatCode="General">
                        <c:v>319.36599999999999</c:v>
                      </c:pt>
                      <c:pt idx="4114" formatCode="General">
                        <c:v>319.37599999999998</c:v>
                      </c:pt>
                      <c:pt idx="4115" formatCode="General">
                        <c:v>319.38600000000002</c:v>
                      </c:pt>
                      <c:pt idx="4116" formatCode="General">
                        <c:v>319.39100000000002</c:v>
                      </c:pt>
                      <c:pt idx="4117" formatCode="General">
                        <c:v>319.39100000000002</c:v>
                      </c:pt>
                      <c:pt idx="4118" formatCode="General">
                        <c:v>320.39100000000002</c:v>
                      </c:pt>
                      <c:pt idx="4119" formatCode="General">
                        <c:v>321.39100000000002</c:v>
                      </c:pt>
                      <c:pt idx="4120" formatCode="General">
                        <c:v>322.39100000000002</c:v>
                      </c:pt>
                      <c:pt idx="4121" formatCode="General">
                        <c:v>323.39100000000002</c:v>
                      </c:pt>
                      <c:pt idx="4122" formatCode="General">
                        <c:v>324.39100000000002</c:v>
                      </c:pt>
                      <c:pt idx="4123" formatCode="General">
                        <c:v>325.39100000000002</c:v>
                      </c:pt>
                      <c:pt idx="4124" formatCode="General">
                        <c:v>326.39100000000002</c:v>
                      </c:pt>
                      <c:pt idx="4125" formatCode="General">
                        <c:v>327.39100000000002</c:v>
                      </c:pt>
                      <c:pt idx="4126" formatCode="General">
                        <c:v>328.39100000000002</c:v>
                      </c:pt>
                      <c:pt idx="4127" formatCode="General">
                        <c:v>329.39100000000002</c:v>
                      </c:pt>
                      <c:pt idx="4128" formatCode="General">
                        <c:v>330.39100000000002</c:v>
                      </c:pt>
                      <c:pt idx="4129" formatCode="General">
                        <c:v>331.39100000000002</c:v>
                      </c:pt>
                      <c:pt idx="4130" formatCode="General">
                        <c:v>332.39100000000002</c:v>
                      </c:pt>
                      <c:pt idx="4131" formatCode="General">
                        <c:v>333.39100000000002</c:v>
                      </c:pt>
                      <c:pt idx="4132" formatCode="General">
                        <c:v>334.39100000000002</c:v>
                      </c:pt>
                      <c:pt idx="4133" formatCode="General">
                        <c:v>335.39100000000002</c:v>
                      </c:pt>
                      <c:pt idx="4134" formatCode="General">
                        <c:v>336.39100000000002</c:v>
                      </c:pt>
                      <c:pt idx="4135" formatCode="General">
                        <c:v>337.39100000000002</c:v>
                      </c:pt>
                      <c:pt idx="4136" formatCode="General">
                        <c:v>338.39100000000002</c:v>
                      </c:pt>
                      <c:pt idx="4137" formatCode="General">
                        <c:v>339.39100000000002</c:v>
                      </c:pt>
                      <c:pt idx="4138" formatCode="General">
                        <c:v>340.39100000000002</c:v>
                      </c:pt>
                      <c:pt idx="4139" formatCode="General">
                        <c:v>341.39100000000002</c:v>
                      </c:pt>
                      <c:pt idx="4140" formatCode="General">
                        <c:v>342.39100000000002</c:v>
                      </c:pt>
                      <c:pt idx="4141" formatCode="General">
                        <c:v>343.39100000000002</c:v>
                      </c:pt>
                      <c:pt idx="4142" formatCode="General">
                        <c:v>344.39100000000002</c:v>
                      </c:pt>
                      <c:pt idx="4143" formatCode="General">
                        <c:v>345.39100000000002</c:v>
                      </c:pt>
                      <c:pt idx="4144" formatCode="General">
                        <c:v>346.39100000000002</c:v>
                      </c:pt>
                      <c:pt idx="4145" formatCode="General">
                        <c:v>347.39100000000002</c:v>
                      </c:pt>
                      <c:pt idx="4146" formatCode="General">
                        <c:v>348.39100000000002</c:v>
                      </c:pt>
                      <c:pt idx="4147" formatCode="General">
                        <c:v>349.39100000000002</c:v>
                      </c:pt>
                      <c:pt idx="4148" formatCode="General">
                        <c:v>350.39100000000002</c:v>
                      </c:pt>
                      <c:pt idx="4149" formatCode="General">
                        <c:v>351.39100000000002</c:v>
                      </c:pt>
                      <c:pt idx="4150" formatCode="General">
                        <c:v>352.39100000000002</c:v>
                      </c:pt>
                      <c:pt idx="4151" formatCode="General">
                        <c:v>353.39100000000002</c:v>
                      </c:pt>
                      <c:pt idx="4152" formatCode="General">
                        <c:v>354.39100000000002</c:v>
                      </c:pt>
                      <c:pt idx="4153" formatCode="General">
                        <c:v>355.39100000000002</c:v>
                      </c:pt>
                      <c:pt idx="4154" formatCode="General">
                        <c:v>356.39100000000002</c:v>
                      </c:pt>
                      <c:pt idx="4155" formatCode="General">
                        <c:v>357.39100000000002</c:v>
                      </c:pt>
                      <c:pt idx="4156" formatCode="General">
                        <c:v>358.39100000000002</c:v>
                      </c:pt>
                      <c:pt idx="4157" formatCode="General">
                        <c:v>359.39100000000002</c:v>
                      </c:pt>
                      <c:pt idx="4158" formatCode="General">
                        <c:v>360.39100000000002</c:v>
                      </c:pt>
                      <c:pt idx="4159" formatCode="General">
                        <c:v>361.39100000000002</c:v>
                      </c:pt>
                      <c:pt idx="4160" formatCode="General">
                        <c:v>362.39100000000002</c:v>
                      </c:pt>
                      <c:pt idx="4161" formatCode="General">
                        <c:v>363.39100000000002</c:v>
                      </c:pt>
                      <c:pt idx="4162" formatCode="General">
                        <c:v>364.39100000000002</c:v>
                      </c:pt>
                      <c:pt idx="4163" formatCode="General">
                        <c:v>365.39100000000002</c:v>
                      </c:pt>
                      <c:pt idx="4164" formatCode="General">
                        <c:v>366.39100000000002</c:v>
                      </c:pt>
                      <c:pt idx="4165" formatCode="General">
                        <c:v>367.39100000000002</c:v>
                      </c:pt>
                      <c:pt idx="4166" formatCode="General">
                        <c:v>368.39100000000002</c:v>
                      </c:pt>
                      <c:pt idx="4167" formatCode="General">
                        <c:v>369.39100000000002</c:v>
                      </c:pt>
                      <c:pt idx="4168" formatCode="General">
                        <c:v>370.39100000000002</c:v>
                      </c:pt>
                      <c:pt idx="4169" formatCode="General">
                        <c:v>371.39100000000002</c:v>
                      </c:pt>
                      <c:pt idx="4170" formatCode="General">
                        <c:v>372.39100000000002</c:v>
                      </c:pt>
                      <c:pt idx="4171" formatCode="General">
                        <c:v>373.39100000000002</c:v>
                      </c:pt>
                      <c:pt idx="4172" formatCode="General">
                        <c:v>374.39100000000002</c:v>
                      </c:pt>
                      <c:pt idx="4173" formatCode="General">
                        <c:v>375.39100000000002</c:v>
                      </c:pt>
                      <c:pt idx="4174" formatCode="General">
                        <c:v>376.39100000000002</c:v>
                      </c:pt>
                      <c:pt idx="4175" formatCode="General">
                        <c:v>377.39100000000002</c:v>
                      </c:pt>
                      <c:pt idx="4176" formatCode="General">
                        <c:v>378.39100000000002</c:v>
                      </c:pt>
                      <c:pt idx="4177" formatCode="General">
                        <c:v>379.39100000000002</c:v>
                      </c:pt>
                      <c:pt idx="4178" formatCode="General">
                        <c:v>380.39100000000002</c:v>
                      </c:pt>
                      <c:pt idx="4179" formatCode="General">
                        <c:v>381.39100000000002</c:v>
                      </c:pt>
                      <c:pt idx="4180" formatCode="General">
                        <c:v>382.39100000000002</c:v>
                      </c:pt>
                      <c:pt idx="4181" formatCode="General">
                        <c:v>383.39100000000002</c:v>
                      </c:pt>
                      <c:pt idx="4182" formatCode="General">
                        <c:v>384.39100000000002</c:v>
                      </c:pt>
                      <c:pt idx="4183" formatCode="General">
                        <c:v>385.39100000000002</c:v>
                      </c:pt>
                      <c:pt idx="4184" formatCode="General">
                        <c:v>386.39100000000002</c:v>
                      </c:pt>
                      <c:pt idx="4185" formatCode="General">
                        <c:v>387.39100000000002</c:v>
                      </c:pt>
                      <c:pt idx="4186" formatCode="General">
                        <c:v>388.39100000000002</c:v>
                      </c:pt>
                      <c:pt idx="4187" formatCode="General">
                        <c:v>389.39100000000002</c:v>
                      </c:pt>
                      <c:pt idx="4188" formatCode="General">
                        <c:v>389.62</c:v>
                      </c:pt>
                      <c:pt idx="4189" formatCode="General">
                        <c:v>389.62</c:v>
                      </c:pt>
                      <c:pt idx="4190" formatCode="General">
                        <c:v>389.63</c:v>
                      </c:pt>
                      <c:pt idx="4191" formatCode="General">
                        <c:v>389.64</c:v>
                      </c:pt>
                      <c:pt idx="4192" formatCode="General">
                        <c:v>389.65</c:v>
                      </c:pt>
                      <c:pt idx="4193" formatCode="General">
                        <c:v>389.66</c:v>
                      </c:pt>
                      <c:pt idx="4194" formatCode="General">
                        <c:v>389.67</c:v>
                      </c:pt>
                      <c:pt idx="4195" formatCode="General">
                        <c:v>389.68</c:v>
                      </c:pt>
                      <c:pt idx="4196" formatCode="General">
                        <c:v>389.69</c:v>
                      </c:pt>
                      <c:pt idx="4197" formatCode="General">
                        <c:v>389.7</c:v>
                      </c:pt>
                      <c:pt idx="4198" formatCode="General">
                        <c:v>389.71</c:v>
                      </c:pt>
                      <c:pt idx="4199" formatCode="General">
                        <c:v>389.72</c:v>
                      </c:pt>
                      <c:pt idx="4200" formatCode="General">
                        <c:v>389.73</c:v>
                      </c:pt>
                      <c:pt idx="4201" formatCode="General">
                        <c:v>389.74</c:v>
                      </c:pt>
                      <c:pt idx="4202" formatCode="General">
                        <c:v>389.75</c:v>
                      </c:pt>
                      <c:pt idx="4203" formatCode="General">
                        <c:v>389.76</c:v>
                      </c:pt>
                      <c:pt idx="4204" formatCode="General">
                        <c:v>389.77</c:v>
                      </c:pt>
                      <c:pt idx="4205" formatCode="General">
                        <c:v>389.78</c:v>
                      </c:pt>
                      <c:pt idx="4206" formatCode="General">
                        <c:v>389.79</c:v>
                      </c:pt>
                      <c:pt idx="4207" formatCode="General">
                        <c:v>389.8</c:v>
                      </c:pt>
                      <c:pt idx="4208" formatCode="General">
                        <c:v>389.81</c:v>
                      </c:pt>
                      <c:pt idx="4209" formatCode="General">
                        <c:v>389.82</c:v>
                      </c:pt>
                      <c:pt idx="4210" formatCode="General">
                        <c:v>389.83</c:v>
                      </c:pt>
                      <c:pt idx="4211" formatCode="General">
                        <c:v>389.84</c:v>
                      </c:pt>
                      <c:pt idx="4212" formatCode="General">
                        <c:v>389.85</c:v>
                      </c:pt>
                      <c:pt idx="4213" formatCode="General">
                        <c:v>389.86</c:v>
                      </c:pt>
                      <c:pt idx="4214" formatCode="General">
                        <c:v>389.87</c:v>
                      </c:pt>
                      <c:pt idx="4215" formatCode="General">
                        <c:v>389.88</c:v>
                      </c:pt>
                      <c:pt idx="4216" formatCode="General">
                        <c:v>389.89</c:v>
                      </c:pt>
                      <c:pt idx="4217" formatCode="General">
                        <c:v>389.9</c:v>
                      </c:pt>
                      <c:pt idx="4218" formatCode="General">
                        <c:v>389.91</c:v>
                      </c:pt>
                      <c:pt idx="4219" formatCode="General">
                        <c:v>389.92</c:v>
                      </c:pt>
                      <c:pt idx="4220" formatCode="General">
                        <c:v>389.93</c:v>
                      </c:pt>
                      <c:pt idx="4221" formatCode="General">
                        <c:v>389.94</c:v>
                      </c:pt>
                      <c:pt idx="4222" formatCode="General">
                        <c:v>389.95</c:v>
                      </c:pt>
                      <c:pt idx="4223" formatCode="General">
                        <c:v>389.96</c:v>
                      </c:pt>
                      <c:pt idx="4224" formatCode="General">
                        <c:v>389.97</c:v>
                      </c:pt>
                      <c:pt idx="4225" formatCode="General">
                        <c:v>389.98</c:v>
                      </c:pt>
                      <c:pt idx="4226" formatCode="General">
                        <c:v>389.99</c:v>
                      </c:pt>
                      <c:pt idx="4227" formatCode="General">
                        <c:v>390</c:v>
                      </c:pt>
                      <c:pt idx="4228" formatCode="General">
                        <c:v>390.01</c:v>
                      </c:pt>
                      <c:pt idx="4229" formatCode="General">
                        <c:v>390.02</c:v>
                      </c:pt>
                      <c:pt idx="4230" formatCode="General">
                        <c:v>390.03</c:v>
                      </c:pt>
                      <c:pt idx="4231" formatCode="General">
                        <c:v>390.04</c:v>
                      </c:pt>
                      <c:pt idx="4232" formatCode="General">
                        <c:v>390.05</c:v>
                      </c:pt>
                      <c:pt idx="4233" formatCode="General">
                        <c:v>390.06</c:v>
                      </c:pt>
                      <c:pt idx="4234" formatCode="General">
                        <c:v>390.07</c:v>
                      </c:pt>
                      <c:pt idx="4235" formatCode="General">
                        <c:v>390.08</c:v>
                      </c:pt>
                      <c:pt idx="4236" formatCode="General">
                        <c:v>390.09</c:v>
                      </c:pt>
                      <c:pt idx="4237" formatCode="General">
                        <c:v>390.1</c:v>
                      </c:pt>
                      <c:pt idx="4238" formatCode="General">
                        <c:v>390.11</c:v>
                      </c:pt>
                      <c:pt idx="4239" formatCode="General">
                        <c:v>390.12</c:v>
                      </c:pt>
                      <c:pt idx="4240" formatCode="General">
                        <c:v>390.13</c:v>
                      </c:pt>
                      <c:pt idx="4241" formatCode="General">
                        <c:v>390.14</c:v>
                      </c:pt>
                      <c:pt idx="4242" formatCode="General">
                        <c:v>390.15</c:v>
                      </c:pt>
                      <c:pt idx="4243" formatCode="General">
                        <c:v>390.16</c:v>
                      </c:pt>
                      <c:pt idx="4244" formatCode="General">
                        <c:v>390.17</c:v>
                      </c:pt>
                      <c:pt idx="4245" formatCode="General">
                        <c:v>390.18</c:v>
                      </c:pt>
                      <c:pt idx="4246" formatCode="General">
                        <c:v>390.19</c:v>
                      </c:pt>
                      <c:pt idx="4247" formatCode="General">
                        <c:v>390.2</c:v>
                      </c:pt>
                      <c:pt idx="4248" formatCode="General">
                        <c:v>390.21</c:v>
                      </c:pt>
                      <c:pt idx="4249" formatCode="General">
                        <c:v>390.22</c:v>
                      </c:pt>
                      <c:pt idx="4250" formatCode="General">
                        <c:v>390.23</c:v>
                      </c:pt>
                      <c:pt idx="4251" formatCode="General">
                        <c:v>390.24</c:v>
                      </c:pt>
                      <c:pt idx="4252" formatCode="General">
                        <c:v>390.25</c:v>
                      </c:pt>
                      <c:pt idx="4253" formatCode="General">
                        <c:v>390.26</c:v>
                      </c:pt>
                      <c:pt idx="4254" formatCode="General">
                        <c:v>390.27</c:v>
                      </c:pt>
                      <c:pt idx="4255" formatCode="General">
                        <c:v>390.28</c:v>
                      </c:pt>
                      <c:pt idx="4256" formatCode="General">
                        <c:v>390.29</c:v>
                      </c:pt>
                      <c:pt idx="4257" formatCode="General">
                        <c:v>390.3</c:v>
                      </c:pt>
                      <c:pt idx="4258" formatCode="General">
                        <c:v>390.31</c:v>
                      </c:pt>
                      <c:pt idx="4259" formatCode="General">
                        <c:v>390.32</c:v>
                      </c:pt>
                      <c:pt idx="4260" formatCode="General">
                        <c:v>390.33</c:v>
                      </c:pt>
                      <c:pt idx="4261" formatCode="General">
                        <c:v>390.34</c:v>
                      </c:pt>
                      <c:pt idx="4262" formatCode="General">
                        <c:v>390.35</c:v>
                      </c:pt>
                      <c:pt idx="4263" formatCode="General">
                        <c:v>390.36</c:v>
                      </c:pt>
                      <c:pt idx="4264" formatCode="General">
                        <c:v>390.37</c:v>
                      </c:pt>
                      <c:pt idx="4265" formatCode="General">
                        <c:v>390.38</c:v>
                      </c:pt>
                      <c:pt idx="4266" formatCode="General">
                        <c:v>390.39</c:v>
                      </c:pt>
                      <c:pt idx="4267" formatCode="General">
                        <c:v>390.4</c:v>
                      </c:pt>
                      <c:pt idx="4268" formatCode="General">
                        <c:v>390.41</c:v>
                      </c:pt>
                      <c:pt idx="4269" formatCode="General">
                        <c:v>390.42</c:v>
                      </c:pt>
                      <c:pt idx="4270" formatCode="General">
                        <c:v>390.43</c:v>
                      </c:pt>
                      <c:pt idx="4271" formatCode="General">
                        <c:v>390.44</c:v>
                      </c:pt>
                      <c:pt idx="4272" formatCode="General">
                        <c:v>390.45</c:v>
                      </c:pt>
                      <c:pt idx="4273" formatCode="General">
                        <c:v>390.46</c:v>
                      </c:pt>
                      <c:pt idx="4274" formatCode="General">
                        <c:v>390.47</c:v>
                      </c:pt>
                      <c:pt idx="4275" formatCode="General">
                        <c:v>390.48</c:v>
                      </c:pt>
                      <c:pt idx="4276" formatCode="General">
                        <c:v>390.49</c:v>
                      </c:pt>
                      <c:pt idx="4277" formatCode="General">
                        <c:v>390.5</c:v>
                      </c:pt>
                      <c:pt idx="4278" formatCode="General">
                        <c:v>390.51</c:v>
                      </c:pt>
                      <c:pt idx="4279" formatCode="General">
                        <c:v>390.52</c:v>
                      </c:pt>
                      <c:pt idx="4280" formatCode="General">
                        <c:v>390.53</c:v>
                      </c:pt>
                      <c:pt idx="4281" formatCode="General">
                        <c:v>390.54</c:v>
                      </c:pt>
                      <c:pt idx="4282" formatCode="General">
                        <c:v>390.55</c:v>
                      </c:pt>
                      <c:pt idx="4283" formatCode="General">
                        <c:v>390.56</c:v>
                      </c:pt>
                      <c:pt idx="4284" formatCode="General">
                        <c:v>390.57</c:v>
                      </c:pt>
                      <c:pt idx="4285" formatCode="General">
                        <c:v>390.58</c:v>
                      </c:pt>
                      <c:pt idx="4286" formatCode="General">
                        <c:v>390.59</c:v>
                      </c:pt>
                      <c:pt idx="4287" formatCode="General">
                        <c:v>390.6</c:v>
                      </c:pt>
                      <c:pt idx="4288" formatCode="General">
                        <c:v>390.61</c:v>
                      </c:pt>
                      <c:pt idx="4289" formatCode="General">
                        <c:v>390.62</c:v>
                      </c:pt>
                      <c:pt idx="4290" formatCode="General">
                        <c:v>390.63</c:v>
                      </c:pt>
                      <c:pt idx="4291" formatCode="General">
                        <c:v>390.64</c:v>
                      </c:pt>
                      <c:pt idx="4292" formatCode="General">
                        <c:v>390.65</c:v>
                      </c:pt>
                      <c:pt idx="4293" formatCode="General">
                        <c:v>390.66</c:v>
                      </c:pt>
                      <c:pt idx="4294" formatCode="General">
                        <c:v>390.67</c:v>
                      </c:pt>
                      <c:pt idx="4295" formatCode="General">
                        <c:v>390.68</c:v>
                      </c:pt>
                      <c:pt idx="4296" formatCode="General">
                        <c:v>390.69</c:v>
                      </c:pt>
                      <c:pt idx="4297" formatCode="General">
                        <c:v>390.7</c:v>
                      </c:pt>
                      <c:pt idx="4298" formatCode="General">
                        <c:v>390.71</c:v>
                      </c:pt>
                      <c:pt idx="4299" formatCode="General">
                        <c:v>390.72</c:v>
                      </c:pt>
                      <c:pt idx="4300" formatCode="General">
                        <c:v>390.73</c:v>
                      </c:pt>
                      <c:pt idx="4301" formatCode="General">
                        <c:v>390.74</c:v>
                      </c:pt>
                      <c:pt idx="4302" formatCode="General">
                        <c:v>390.75</c:v>
                      </c:pt>
                      <c:pt idx="4303" formatCode="General">
                        <c:v>390.76</c:v>
                      </c:pt>
                      <c:pt idx="4304" formatCode="General">
                        <c:v>390.77</c:v>
                      </c:pt>
                      <c:pt idx="4305" formatCode="General">
                        <c:v>390.78</c:v>
                      </c:pt>
                      <c:pt idx="4306" formatCode="General">
                        <c:v>390.79</c:v>
                      </c:pt>
                      <c:pt idx="4307" formatCode="General">
                        <c:v>390.8</c:v>
                      </c:pt>
                      <c:pt idx="4308" formatCode="General">
                        <c:v>390.81</c:v>
                      </c:pt>
                      <c:pt idx="4309" formatCode="General">
                        <c:v>390.82</c:v>
                      </c:pt>
                      <c:pt idx="4310" formatCode="General">
                        <c:v>390.83</c:v>
                      </c:pt>
                      <c:pt idx="4311" formatCode="General">
                        <c:v>390.84</c:v>
                      </c:pt>
                      <c:pt idx="4312" formatCode="General">
                        <c:v>390.85</c:v>
                      </c:pt>
                      <c:pt idx="4313" formatCode="General">
                        <c:v>390.86</c:v>
                      </c:pt>
                      <c:pt idx="4314" formatCode="General">
                        <c:v>390.87</c:v>
                      </c:pt>
                      <c:pt idx="4315" formatCode="General">
                        <c:v>390.88</c:v>
                      </c:pt>
                      <c:pt idx="4316" formatCode="General">
                        <c:v>390.89</c:v>
                      </c:pt>
                      <c:pt idx="4317" formatCode="General">
                        <c:v>390.9</c:v>
                      </c:pt>
                      <c:pt idx="4318" formatCode="General">
                        <c:v>390.91</c:v>
                      </c:pt>
                      <c:pt idx="4319" formatCode="General">
                        <c:v>390.92</c:v>
                      </c:pt>
                      <c:pt idx="4320" formatCode="General">
                        <c:v>390.93</c:v>
                      </c:pt>
                      <c:pt idx="4321" formatCode="General">
                        <c:v>390.94</c:v>
                      </c:pt>
                      <c:pt idx="4322" formatCode="General">
                        <c:v>390.95</c:v>
                      </c:pt>
                      <c:pt idx="4323" formatCode="General">
                        <c:v>390.96</c:v>
                      </c:pt>
                      <c:pt idx="4324" formatCode="General">
                        <c:v>390.97</c:v>
                      </c:pt>
                      <c:pt idx="4325" formatCode="General">
                        <c:v>390.98</c:v>
                      </c:pt>
                      <c:pt idx="4326" formatCode="General">
                        <c:v>390.99</c:v>
                      </c:pt>
                      <c:pt idx="4327" formatCode="General">
                        <c:v>391</c:v>
                      </c:pt>
                      <c:pt idx="4328" formatCode="General">
                        <c:v>391.01</c:v>
                      </c:pt>
                      <c:pt idx="4329" formatCode="General">
                        <c:v>391.02</c:v>
                      </c:pt>
                      <c:pt idx="4330" formatCode="General">
                        <c:v>391.03</c:v>
                      </c:pt>
                      <c:pt idx="4331" formatCode="General">
                        <c:v>391.04</c:v>
                      </c:pt>
                      <c:pt idx="4332" formatCode="General">
                        <c:v>391.05</c:v>
                      </c:pt>
                      <c:pt idx="4333" formatCode="General">
                        <c:v>391.06</c:v>
                      </c:pt>
                      <c:pt idx="4334" formatCode="General">
                        <c:v>391.07</c:v>
                      </c:pt>
                      <c:pt idx="4335" formatCode="General">
                        <c:v>391.08</c:v>
                      </c:pt>
                      <c:pt idx="4336" formatCode="General">
                        <c:v>391.09</c:v>
                      </c:pt>
                      <c:pt idx="4337" formatCode="General">
                        <c:v>391.1</c:v>
                      </c:pt>
                      <c:pt idx="4338" formatCode="General">
                        <c:v>391.11</c:v>
                      </c:pt>
                      <c:pt idx="4339" formatCode="General">
                        <c:v>391.12</c:v>
                      </c:pt>
                      <c:pt idx="4340" formatCode="General">
                        <c:v>391.13</c:v>
                      </c:pt>
                      <c:pt idx="4341" formatCode="General">
                        <c:v>391.14</c:v>
                      </c:pt>
                      <c:pt idx="4342" formatCode="General">
                        <c:v>391.15</c:v>
                      </c:pt>
                      <c:pt idx="4343" formatCode="General">
                        <c:v>391.16</c:v>
                      </c:pt>
                      <c:pt idx="4344" formatCode="General">
                        <c:v>391.17</c:v>
                      </c:pt>
                      <c:pt idx="4345" formatCode="General">
                        <c:v>391.18</c:v>
                      </c:pt>
                      <c:pt idx="4346" formatCode="General">
                        <c:v>391.19</c:v>
                      </c:pt>
                      <c:pt idx="4347" formatCode="General">
                        <c:v>391.2</c:v>
                      </c:pt>
                      <c:pt idx="4348" formatCode="General">
                        <c:v>391.21</c:v>
                      </c:pt>
                      <c:pt idx="4349" formatCode="General">
                        <c:v>391.22</c:v>
                      </c:pt>
                      <c:pt idx="4350" formatCode="General">
                        <c:v>391.23</c:v>
                      </c:pt>
                      <c:pt idx="4351" formatCode="General">
                        <c:v>391.24</c:v>
                      </c:pt>
                      <c:pt idx="4352" formatCode="General">
                        <c:v>391.25</c:v>
                      </c:pt>
                      <c:pt idx="4353" formatCode="General">
                        <c:v>391.26</c:v>
                      </c:pt>
                      <c:pt idx="4354" formatCode="General">
                        <c:v>391.27</c:v>
                      </c:pt>
                      <c:pt idx="4355" formatCode="General">
                        <c:v>391.28</c:v>
                      </c:pt>
                      <c:pt idx="4356" formatCode="General">
                        <c:v>391.29</c:v>
                      </c:pt>
                      <c:pt idx="4357" formatCode="General">
                        <c:v>391.3</c:v>
                      </c:pt>
                      <c:pt idx="4358" formatCode="General">
                        <c:v>391.31</c:v>
                      </c:pt>
                      <c:pt idx="4359" formatCode="General">
                        <c:v>391.32</c:v>
                      </c:pt>
                      <c:pt idx="4360" formatCode="General">
                        <c:v>391.33</c:v>
                      </c:pt>
                      <c:pt idx="4361" formatCode="General">
                        <c:v>391.34</c:v>
                      </c:pt>
                      <c:pt idx="4362" formatCode="General">
                        <c:v>391.35</c:v>
                      </c:pt>
                      <c:pt idx="4363" formatCode="General">
                        <c:v>391.36</c:v>
                      </c:pt>
                      <c:pt idx="4364" formatCode="General">
                        <c:v>391.37</c:v>
                      </c:pt>
                      <c:pt idx="4365" formatCode="General">
                        <c:v>391.38</c:v>
                      </c:pt>
                      <c:pt idx="4366" formatCode="General">
                        <c:v>391.39</c:v>
                      </c:pt>
                      <c:pt idx="4367" formatCode="General">
                        <c:v>391.4</c:v>
                      </c:pt>
                      <c:pt idx="4368" formatCode="General">
                        <c:v>391.41</c:v>
                      </c:pt>
                      <c:pt idx="4369" formatCode="General">
                        <c:v>391.42</c:v>
                      </c:pt>
                      <c:pt idx="4370" formatCode="General">
                        <c:v>391.43</c:v>
                      </c:pt>
                      <c:pt idx="4371" formatCode="General">
                        <c:v>391.44</c:v>
                      </c:pt>
                      <c:pt idx="4372" formatCode="General">
                        <c:v>391.45</c:v>
                      </c:pt>
                      <c:pt idx="4373" formatCode="General">
                        <c:v>391.46</c:v>
                      </c:pt>
                      <c:pt idx="4374" formatCode="General">
                        <c:v>391.47</c:v>
                      </c:pt>
                      <c:pt idx="4375" formatCode="General">
                        <c:v>391.48</c:v>
                      </c:pt>
                      <c:pt idx="4376" formatCode="General">
                        <c:v>391.49</c:v>
                      </c:pt>
                      <c:pt idx="4377" formatCode="General">
                        <c:v>391.5</c:v>
                      </c:pt>
                      <c:pt idx="4378" formatCode="General">
                        <c:v>391.51</c:v>
                      </c:pt>
                      <c:pt idx="4379" formatCode="General">
                        <c:v>391.52</c:v>
                      </c:pt>
                      <c:pt idx="4380" formatCode="General">
                        <c:v>391.53</c:v>
                      </c:pt>
                      <c:pt idx="4381" formatCode="General">
                        <c:v>391.54</c:v>
                      </c:pt>
                      <c:pt idx="4382" formatCode="General">
                        <c:v>391.55</c:v>
                      </c:pt>
                      <c:pt idx="4383" formatCode="General">
                        <c:v>391.56</c:v>
                      </c:pt>
                      <c:pt idx="4384" formatCode="General">
                        <c:v>391.57</c:v>
                      </c:pt>
                      <c:pt idx="4385" formatCode="General">
                        <c:v>391.58</c:v>
                      </c:pt>
                      <c:pt idx="4386" formatCode="General">
                        <c:v>391.59</c:v>
                      </c:pt>
                      <c:pt idx="4387" formatCode="General">
                        <c:v>391.6</c:v>
                      </c:pt>
                      <c:pt idx="4388" formatCode="General">
                        <c:v>391.61</c:v>
                      </c:pt>
                      <c:pt idx="4389" formatCode="General">
                        <c:v>391.62</c:v>
                      </c:pt>
                      <c:pt idx="4390" formatCode="General">
                        <c:v>391.63</c:v>
                      </c:pt>
                      <c:pt idx="4391" formatCode="General">
                        <c:v>391.64</c:v>
                      </c:pt>
                      <c:pt idx="4392" formatCode="General">
                        <c:v>391.65</c:v>
                      </c:pt>
                      <c:pt idx="4393" formatCode="General">
                        <c:v>391.66</c:v>
                      </c:pt>
                      <c:pt idx="4394" formatCode="General">
                        <c:v>391.67</c:v>
                      </c:pt>
                      <c:pt idx="4395" formatCode="General">
                        <c:v>391.68</c:v>
                      </c:pt>
                      <c:pt idx="4396" formatCode="General">
                        <c:v>391.69</c:v>
                      </c:pt>
                      <c:pt idx="4397" formatCode="General">
                        <c:v>391.7</c:v>
                      </c:pt>
                      <c:pt idx="4398" formatCode="General">
                        <c:v>391.71</c:v>
                      </c:pt>
                      <c:pt idx="4399" formatCode="General">
                        <c:v>391.72</c:v>
                      </c:pt>
                      <c:pt idx="4400" formatCode="General">
                        <c:v>391.73</c:v>
                      </c:pt>
                      <c:pt idx="4401" formatCode="General">
                        <c:v>391.74</c:v>
                      </c:pt>
                      <c:pt idx="4402" formatCode="General">
                        <c:v>391.75</c:v>
                      </c:pt>
                      <c:pt idx="4403" formatCode="General">
                        <c:v>391.76</c:v>
                      </c:pt>
                      <c:pt idx="4404" formatCode="General">
                        <c:v>391.77</c:v>
                      </c:pt>
                      <c:pt idx="4405" formatCode="General">
                        <c:v>391.78</c:v>
                      </c:pt>
                      <c:pt idx="4406" formatCode="General">
                        <c:v>391.79</c:v>
                      </c:pt>
                      <c:pt idx="4407" formatCode="General">
                        <c:v>391.8</c:v>
                      </c:pt>
                      <c:pt idx="4408" formatCode="General">
                        <c:v>391.81</c:v>
                      </c:pt>
                      <c:pt idx="4409" formatCode="General">
                        <c:v>391.82</c:v>
                      </c:pt>
                      <c:pt idx="4410" formatCode="General">
                        <c:v>391.83</c:v>
                      </c:pt>
                      <c:pt idx="4411" formatCode="General">
                        <c:v>391.84</c:v>
                      </c:pt>
                      <c:pt idx="4412" formatCode="General">
                        <c:v>391.85</c:v>
                      </c:pt>
                      <c:pt idx="4413" formatCode="General">
                        <c:v>391.86</c:v>
                      </c:pt>
                      <c:pt idx="4414" formatCode="General">
                        <c:v>391.87</c:v>
                      </c:pt>
                      <c:pt idx="4415" formatCode="General">
                        <c:v>391.88</c:v>
                      </c:pt>
                      <c:pt idx="4416" formatCode="General">
                        <c:v>391.89</c:v>
                      </c:pt>
                      <c:pt idx="4417" formatCode="General">
                        <c:v>391.9</c:v>
                      </c:pt>
                      <c:pt idx="4418" formatCode="General">
                        <c:v>391.91</c:v>
                      </c:pt>
                      <c:pt idx="4419" formatCode="General">
                        <c:v>391.92</c:v>
                      </c:pt>
                      <c:pt idx="4420" formatCode="General">
                        <c:v>391.93</c:v>
                      </c:pt>
                      <c:pt idx="4421" formatCode="General">
                        <c:v>391.94</c:v>
                      </c:pt>
                      <c:pt idx="4422" formatCode="General">
                        <c:v>391.95</c:v>
                      </c:pt>
                      <c:pt idx="4423" formatCode="General">
                        <c:v>391.96</c:v>
                      </c:pt>
                      <c:pt idx="4424" formatCode="General">
                        <c:v>391.97</c:v>
                      </c:pt>
                      <c:pt idx="4425" formatCode="General">
                        <c:v>391.98</c:v>
                      </c:pt>
                      <c:pt idx="4426" formatCode="General">
                        <c:v>391.99</c:v>
                      </c:pt>
                      <c:pt idx="4427" formatCode="General">
                        <c:v>392</c:v>
                      </c:pt>
                      <c:pt idx="4428" formatCode="General">
                        <c:v>392.01</c:v>
                      </c:pt>
                      <c:pt idx="4429" formatCode="General">
                        <c:v>392.02</c:v>
                      </c:pt>
                      <c:pt idx="4430" formatCode="General">
                        <c:v>392.03</c:v>
                      </c:pt>
                      <c:pt idx="4431" formatCode="General">
                        <c:v>392.04</c:v>
                      </c:pt>
                      <c:pt idx="4432" formatCode="General">
                        <c:v>392.05</c:v>
                      </c:pt>
                      <c:pt idx="4433" formatCode="General">
                        <c:v>392.06</c:v>
                      </c:pt>
                      <c:pt idx="4434" formatCode="General">
                        <c:v>392.07</c:v>
                      </c:pt>
                      <c:pt idx="4435" formatCode="General">
                        <c:v>392.08</c:v>
                      </c:pt>
                      <c:pt idx="4436" formatCode="General">
                        <c:v>392.09</c:v>
                      </c:pt>
                      <c:pt idx="4437" formatCode="General">
                        <c:v>392.1</c:v>
                      </c:pt>
                      <c:pt idx="4438" formatCode="General">
                        <c:v>392.11</c:v>
                      </c:pt>
                      <c:pt idx="4439" formatCode="General">
                        <c:v>392.12</c:v>
                      </c:pt>
                      <c:pt idx="4440" formatCode="General">
                        <c:v>392.13</c:v>
                      </c:pt>
                      <c:pt idx="4441" formatCode="General">
                        <c:v>392.14</c:v>
                      </c:pt>
                      <c:pt idx="4442" formatCode="General">
                        <c:v>392.15</c:v>
                      </c:pt>
                      <c:pt idx="4443" formatCode="General">
                        <c:v>392.16</c:v>
                      </c:pt>
                      <c:pt idx="4444" formatCode="General">
                        <c:v>392.17</c:v>
                      </c:pt>
                      <c:pt idx="4445" formatCode="General">
                        <c:v>392.18</c:v>
                      </c:pt>
                      <c:pt idx="4446" formatCode="General">
                        <c:v>392.19</c:v>
                      </c:pt>
                      <c:pt idx="4447" formatCode="General">
                        <c:v>392.2</c:v>
                      </c:pt>
                      <c:pt idx="4448" formatCode="General">
                        <c:v>392.21</c:v>
                      </c:pt>
                      <c:pt idx="4449" formatCode="General">
                        <c:v>392.22</c:v>
                      </c:pt>
                      <c:pt idx="4450" formatCode="General">
                        <c:v>392.23</c:v>
                      </c:pt>
                      <c:pt idx="4451" formatCode="General">
                        <c:v>392.24</c:v>
                      </c:pt>
                      <c:pt idx="4452" formatCode="General">
                        <c:v>392.25</c:v>
                      </c:pt>
                      <c:pt idx="4453" formatCode="General">
                        <c:v>392.26</c:v>
                      </c:pt>
                      <c:pt idx="4454" formatCode="General">
                        <c:v>392.27</c:v>
                      </c:pt>
                      <c:pt idx="4455" formatCode="General">
                        <c:v>392.28</c:v>
                      </c:pt>
                      <c:pt idx="4456" formatCode="General">
                        <c:v>392.29</c:v>
                      </c:pt>
                      <c:pt idx="4457" formatCode="General">
                        <c:v>392.3</c:v>
                      </c:pt>
                      <c:pt idx="4458" formatCode="General">
                        <c:v>392.31</c:v>
                      </c:pt>
                      <c:pt idx="4459" formatCode="General">
                        <c:v>392.32</c:v>
                      </c:pt>
                      <c:pt idx="4460" formatCode="General">
                        <c:v>392.33</c:v>
                      </c:pt>
                      <c:pt idx="4461" formatCode="General">
                        <c:v>392.34</c:v>
                      </c:pt>
                      <c:pt idx="4462" formatCode="General">
                        <c:v>392.35</c:v>
                      </c:pt>
                      <c:pt idx="4463" formatCode="General">
                        <c:v>392.36</c:v>
                      </c:pt>
                      <c:pt idx="4464" formatCode="General">
                        <c:v>392.37</c:v>
                      </c:pt>
                      <c:pt idx="4465" formatCode="General">
                        <c:v>392.38</c:v>
                      </c:pt>
                      <c:pt idx="4466" formatCode="General">
                        <c:v>392.39</c:v>
                      </c:pt>
                      <c:pt idx="4467" formatCode="General">
                        <c:v>392.4</c:v>
                      </c:pt>
                      <c:pt idx="4468" formatCode="General">
                        <c:v>392.41</c:v>
                      </c:pt>
                      <c:pt idx="4469" formatCode="General">
                        <c:v>392.42</c:v>
                      </c:pt>
                      <c:pt idx="4470" formatCode="General">
                        <c:v>392.43</c:v>
                      </c:pt>
                      <c:pt idx="4471" formatCode="General">
                        <c:v>392.44</c:v>
                      </c:pt>
                      <c:pt idx="4472" formatCode="General">
                        <c:v>392.45</c:v>
                      </c:pt>
                      <c:pt idx="4473" formatCode="General">
                        <c:v>392.46</c:v>
                      </c:pt>
                      <c:pt idx="4474" formatCode="General">
                        <c:v>392.47</c:v>
                      </c:pt>
                      <c:pt idx="4475" formatCode="General">
                        <c:v>392.48</c:v>
                      </c:pt>
                      <c:pt idx="4476" formatCode="General">
                        <c:v>392.49</c:v>
                      </c:pt>
                      <c:pt idx="4477" formatCode="General">
                        <c:v>392.5</c:v>
                      </c:pt>
                      <c:pt idx="4478" formatCode="General">
                        <c:v>392.51</c:v>
                      </c:pt>
                      <c:pt idx="4479" formatCode="General">
                        <c:v>392.52</c:v>
                      </c:pt>
                      <c:pt idx="4480" formatCode="General">
                        <c:v>392.53</c:v>
                      </c:pt>
                      <c:pt idx="4481" formatCode="General">
                        <c:v>392.54</c:v>
                      </c:pt>
                      <c:pt idx="4482" formatCode="General">
                        <c:v>392.55</c:v>
                      </c:pt>
                      <c:pt idx="4483" formatCode="General">
                        <c:v>392.56</c:v>
                      </c:pt>
                      <c:pt idx="4484" formatCode="General">
                        <c:v>392.57</c:v>
                      </c:pt>
                      <c:pt idx="4485" formatCode="General">
                        <c:v>392.58</c:v>
                      </c:pt>
                      <c:pt idx="4486" formatCode="General">
                        <c:v>392.59</c:v>
                      </c:pt>
                      <c:pt idx="4487" formatCode="General">
                        <c:v>392.6</c:v>
                      </c:pt>
                      <c:pt idx="4488" formatCode="General">
                        <c:v>392.61</c:v>
                      </c:pt>
                      <c:pt idx="4489" formatCode="General">
                        <c:v>392.62</c:v>
                      </c:pt>
                      <c:pt idx="4490" formatCode="General">
                        <c:v>392.63</c:v>
                      </c:pt>
                      <c:pt idx="4491" formatCode="General">
                        <c:v>392.64</c:v>
                      </c:pt>
                      <c:pt idx="4492" formatCode="General">
                        <c:v>392.65</c:v>
                      </c:pt>
                      <c:pt idx="4493" formatCode="General">
                        <c:v>392.66</c:v>
                      </c:pt>
                      <c:pt idx="4494" formatCode="General">
                        <c:v>392.67</c:v>
                      </c:pt>
                      <c:pt idx="4495" formatCode="General">
                        <c:v>392.68</c:v>
                      </c:pt>
                      <c:pt idx="4496" formatCode="General">
                        <c:v>392.69</c:v>
                      </c:pt>
                      <c:pt idx="4497" formatCode="General">
                        <c:v>392.7</c:v>
                      </c:pt>
                      <c:pt idx="4498" formatCode="General">
                        <c:v>392.71</c:v>
                      </c:pt>
                      <c:pt idx="4499" formatCode="General">
                        <c:v>392.72</c:v>
                      </c:pt>
                      <c:pt idx="4500" formatCode="General">
                        <c:v>392.73</c:v>
                      </c:pt>
                      <c:pt idx="4501" formatCode="General">
                        <c:v>392.74</c:v>
                      </c:pt>
                      <c:pt idx="4502" formatCode="General">
                        <c:v>392.75</c:v>
                      </c:pt>
                      <c:pt idx="4503" formatCode="General">
                        <c:v>392.76</c:v>
                      </c:pt>
                      <c:pt idx="4504" formatCode="General">
                        <c:v>392.77</c:v>
                      </c:pt>
                      <c:pt idx="4505" formatCode="General">
                        <c:v>392.78</c:v>
                      </c:pt>
                      <c:pt idx="4506" formatCode="General">
                        <c:v>392.79</c:v>
                      </c:pt>
                      <c:pt idx="4507" formatCode="General">
                        <c:v>392.8</c:v>
                      </c:pt>
                      <c:pt idx="4508" formatCode="General">
                        <c:v>392.81</c:v>
                      </c:pt>
                      <c:pt idx="4509" formatCode="General">
                        <c:v>392.82</c:v>
                      </c:pt>
                      <c:pt idx="4510" formatCode="General">
                        <c:v>392.83</c:v>
                      </c:pt>
                      <c:pt idx="4511" formatCode="General">
                        <c:v>392.84</c:v>
                      </c:pt>
                      <c:pt idx="4512" formatCode="General">
                        <c:v>392.85</c:v>
                      </c:pt>
                      <c:pt idx="4513" formatCode="General">
                        <c:v>392.86</c:v>
                      </c:pt>
                      <c:pt idx="4514" formatCode="General">
                        <c:v>392.87</c:v>
                      </c:pt>
                      <c:pt idx="4515" formatCode="General">
                        <c:v>392.88</c:v>
                      </c:pt>
                      <c:pt idx="4516" formatCode="General">
                        <c:v>392.89</c:v>
                      </c:pt>
                      <c:pt idx="4517" formatCode="General">
                        <c:v>392.9</c:v>
                      </c:pt>
                      <c:pt idx="4518" formatCode="General">
                        <c:v>392.91</c:v>
                      </c:pt>
                      <c:pt idx="4519" formatCode="General">
                        <c:v>392.92</c:v>
                      </c:pt>
                      <c:pt idx="4520" formatCode="General">
                        <c:v>392.93</c:v>
                      </c:pt>
                      <c:pt idx="4521" formatCode="General">
                        <c:v>392.94</c:v>
                      </c:pt>
                      <c:pt idx="4522" formatCode="General">
                        <c:v>392.95</c:v>
                      </c:pt>
                      <c:pt idx="4523" formatCode="General">
                        <c:v>392.96</c:v>
                      </c:pt>
                      <c:pt idx="4524" formatCode="General">
                        <c:v>392.97</c:v>
                      </c:pt>
                      <c:pt idx="4525" formatCode="General">
                        <c:v>392.98</c:v>
                      </c:pt>
                      <c:pt idx="4526" formatCode="General">
                        <c:v>392.99</c:v>
                      </c:pt>
                      <c:pt idx="4527" formatCode="General">
                        <c:v>393</c:v>
                      </c:pt>
                      <c:pt idx="4528" formatCode="General">
                        <c:v>393.01</c:v>
                      </c:pt>
                      <c:pt idx="4529" formatCode="General">
                        <c:v>393.02</c:v>
                      </c:pt>
                      <c:pt idx="4530" formatCode="General">
                        <c:v>393.03</c:v>
                      </c:pt>
                      <c:pt idx="4531" formatCode="General">
                        <c:v>393.04</c:v>
                      </c:pt>
                      <c:pt idx="4532" formatCode="General">
                        <c:v>393.05</c:v>
                      </c:pt>
                      <c:pt idx="4533" formatCode="General">
                        <c:v>393.06</c:v>
                      </c:pt>
                      <c:pt idx="4534" formatCode="General">
                        <c:v>393.07</c:v>
                      </c:pt>
                      <c:pt idx="4535" formatCode="General">
                        <c:v>393.08</c:v>
                      </c:pt>
                      <c:pt idx="4536" formatCode="General">
                        <c:v>393.09</c:v>
                      </c:pt>
                      <c:pt idx="4537" formatCode="General">
                        <c:v>393.1</c:v>
                      </c:pt>
                      <c:pt idx="4538" formatCode="General">
                        <c:v>393.11</c:v>
                      </c:pt>
                      <c:pt idx="4539" formatCode="General">
                        <c:v>393.12</c:v>
                      </c:pt>
                      <c:pt idx="4540" formatCode="General">
                        <c:v>393.13</c:v>
                      </c:pt>
                      <c:pt idx="4541" formatCode="General">
                        <c:v>393.14</c:v>
                      </c:pt>
                      <c:pt idx="4542" formatCode="General">
                        <c:v>393.15</c:v>
                      </c:pt>
                      <c:pt idx="4543" formatCode="General">
                        <c:v>393.16</c:v>
                      </c:pt>
                      <c:pt idx="4544" formatCode="General">
                        <c:v>393.17</c:v>
                      </c:pt>
                      <c:pt idx="4545" formatCode="General">
                        <c:v>393.18</c:v>
                      </c:pt>
                      <c:pt idx="4546" formatCode="General">
                        <c:v>393.19</c:v>
                      </c:pt>
                      <c:pt idx="4547" formatCode="General">
                        <c:v>393.2</c:v>
                      </c:pt>
                      <c:pt idx="4548" formatCode="General">
                        <c:v>393.21</c:v>
                      </c:pt>
                      <c:pt idx="4549" formatCode="General">
                        <c:v>393.22</c:v>
                      </c:pt>
                      <c:pt idx="4550" formatCode="General">
                        <c:v>393.23</c:v>
                      </c:pt>
                      <c:pt idx="4551" formatCode="General">
                        <c:v>393.24</c:v>
                      </c:pt>
                      <c:pt idx="4552" formatCode="General">
                        <c:v>393.25</c:v>
                      </c:pt>
                      <c:pt idx="4553" formatCode="General">
                        <c:v>393.26</c:v>
                      </c:pt>
                      <c:pt idx="4554" formatCode="General">
                        <c:v>393.27</c:v>
                      </c:pt>
                      <c:pt idx="4555" formatCode="General">
                        <c:v>393.28</c:v>
                      </c:pt>
                      <c:pt idx="4556" formatCode="General">
                        <c:v>393.29</c:v>
                      </c:pt>
                      <c:pt idx="4557" formatCode="General">
                        <c:v>393.3</c:v>
                      </c:pt>
                      <c:pt idx="4558" formatCode="General">
                        <c:v>393.31</c:v>
                      </c:pt>
                      <c:pt idx="4559" formatCode="General">
                        <c:v>393.32</c:v>
                      </c:pt>
                      <c:pt idx="4560" formatCode="General">
                        <c:v>393.33</c:v>
                      </c:pt>
                      <c:pt idx="4561" formatCode="General">
                        <c:v>393.34</c:v>
                      </c:pt>
                      <c:pt idx="4562" formatCode="General">
                        <c:v>393.35</c:v>
                      </c:pt>
                      <c:pt idx="4563" formatCode="General">
                        <c:v>393.36</c:v>
                      </c:pt>
                      <c:pt idx="4564" formatCode="General">
                        <c:v>393.37</c:v>
                      </c:pt>
                      <c:pt idx="4565" formatCode="General">
                        <c:v>393.38</c:v>
                      </c:pt>
                      <c:pt idx="4566" formatCode="General">
                        <c:v>393.39</c:v>
                      </c:pt>
                      <c:pt idx="4567" formatCode="General">
                        <c:v>393.4</c:v>
                      </c:pt>
                      <c:pt idx="4568" formatCode="General">
                        <c:v>393.41</c:v>
                      </c:pt>
                      <c:pt idx="4569" formatCode="General">
                        <c:v>393.42</c:v>
                      </c:pt>
                      <c:pt idx="4570" formatCode="General">
                        <c:v>393.43</c:v>
                      </c:pt>
                      <c:pt idx="4571" formatCode="General">
                        <c:v>393.44</c:v>
                      </c:pt>
                      <c:pt idx="4572" formatCode="General">
                        <c:v>393.45</c:v>
                      </c:pt>
                      <c:pt idx="4573" formatCode="General">
                        <c:v>393.46</c:v>
                      </c:pt>
                      <c:pt idx="4574" formatCode="General">
                        <c:v>393.47</c:v>
                      </c:pt>
                      <c:pt idx="4575" formatCode="General">
                        <c:v>393.48</c:v>
                      </c:pt>
                      <c:pt idx="4576" formatCode="General">
                        <c:v>393.49</c:v>
                      </c:pt>
                      <c:pt idx="4577" formatCode="General">
                        <c:v>393.5</c:v>
                      </c:pt>
                      <c:pt idx="4578" formatCode="General">
                        <c:v>393.51</c:v>
                      </c:pt>
                      <c:pt idx="4579" formatCode="General">
                        <c:v>393.52</c:v>
                      </c:pt>
                      <c:pt idx="4580" formatCode="General">
                        <c:v>393.53</c:v>
                      </c:pt>
                      <c:pt idx="4581" formatCode="General">
                        <c:v>393.54</c:v>
                      </c:pt>
                      <c:pt idx="4582" formatCode="General">
                        <c:v>393.55</c:v>
                      </c:pt>
                      <c:pt idx="4583" formatCode="General">
                        <c:v>393.56</c:v>
                      </c:pt>
                      <c:pt idx="4584" formatCode="General">
                        <c:v>393.57</c:v>
                      </c:pt>
                      <c:pt idx="4585" formatCode="General">
                        <c:v>393.58</c:v>
                      </c:pt>
                      <c:pt idx="4586" formatCode="General">
                        <c:v>393.59</c:v>
                      </c:pt>
                      <c:pt idx="4587" formatCode="General">
                        <c:v>393.6</c:v>
                      </c:pt>
                      <c:pt idx="4588" formatCode="General">
                        <c:v>393.61</c:v>
                      </c:pt>
                      <c:pt idx="4589" formatCode="General">
                        <c:v>393.62</c:v>
                      </c:pt>
                      <c:pt idx="4590" formatCode="General">
                        <c:v>393.63</c:v>
                      </c:pt>
                      <c:pt idx="4591" formatCode="General">
                        <c:v>393.64</c:v>
                      </c:pt>
                      <c:pt idx="4592" formatCode="General">
                        <c:v>393.65</c:v>
                      </c:pt>
                      <c:pt idx="4593" formatCode="General">
                        <c:v>393.66</c:v>
                      </c:pt>
                      <c:pt idx="4594" formatCode="General">
                        <c:v>393.67</c:v>
                      </c:pt>
                      <c:pt idx="4595" formatCode="General">
                        <c:v>393.68</c:v>
                      </c:pt>
                      <c:pt idx="4596" formatCode="General">
                        <c:v>393.69</c:v>
                      </c:pt>
                      <c:pt idx="4597" formatCode="General">
                        <c:v>393.7</c:v>
                      </c:pt>
                      <c:pt idx="4598" formatCode="General">
                        <c:v>393.71</c:v>
                      </c:pt>
                      <c:pt idx="4599" formatCode="General">
                        <c:v>393.72</c:v>
                      </c:pt>
                      <c:pt idx="4600" formatCode="General">
                        <c:v>393.73</c:v>
                      </c:pt>
                      <c:pt idx="4601" formatCode="General">
                        <c:v>393.74</c:v>
                      </c:pt>
                      <c:pt idx="4602" formatCode="General">
                        <c:v>393.75</c:v>
                      </c:pt>
                      <c:pt idx="4603" formatCode="General">
                        <c:v>393.76</c:v>
                      </c:pt>
                      <c:pt idx="4604" formatCode="General">
                        <c:v>393.77</c:v>
                      </c:pt>
                      <c:pt idx="4605" formatCode="General">
                        <c:v>393.78</c:v>
                      </c:pt>
                      <c:pt idx="4606" formatCode="General">
                        <c:v>393.79</c:v>
                      </c:pt>
                      <c:pt idx="4607" formatCode="General">
                        <c:v>393.8</c:v>
                      </c:pt>
                      <c:pt idx="4608" formatCode="General">
                        <c:v>393.81</c:v>
                      </c:pt>
                      <c:pt idx="4609" formatCode="General">
                        <c:v>393.82</c:v>
                      </c:pt>
                      <c:pt idx="4610" formatCode="General">
                        <c:v>393.83</c:v>
                      </c:pt>
                      <c:pt idx="4611" formatCode="General">
                        <c:v>393.84</c:v>
                      </c:pt>
                      <c:pt idx="4612" formatCode="General">
                        <c:v>393.85</c:v>
                      </c:pt>
                      <c:pt idx="4613" formatCode="General">
                        <c:v>393.86</c:v>
                      </c:pt>
                      <c:pt idx="4614" formatCode="General">
                        <c:v>393.87</c:v>
                      </c:pt>
                      <c:pt idx="4615" formatCode="General">
                        <c:v>393.88</c:v>
                      </c:pt>
                      <c:pt idx="4616" formatCode="General">
                        <c:v>393.89</c:v>
                      </c:pt>
                      <c:pt idx="4617" formatCode="General">
                        <c:v>393.9</c:v>
                      </c:pt>
                      <c:pt idx="4618" formatCode="General">
                        <c:v>393.91</c:v>
                      </c:pt>
                      <c:pt idx="4619" formatCode="General">
                        <c:v>393.92</c:v>
                      </c:pt>
                      <c:pt idx="4620" formatCode="General">
                        <c:v>393.93</c:v>
                      </c:pt>
                      <c:pt idx="4621" formatCode="General">
                        <c:v>393.94</c:v>
                      </c:pt>
                      <c:pt idx="4622" formatCode="General">
                        <c:v>393.95</c:v>
                      </c:pt>
                      <c:pt idx="4623" formatCode="General">
                        <c:v>393.96</c:v>
                      </c:pt>
                      <c:pt idx="4624" formatCode="General">
                        <c:v>393.97</c:v>
                      </c:pt>
                      <c:pt idx="4625" formatCode="General">
                        <c:v>393.98</c:v>
                      </c:pt>
                      <c:pt idx="4626" formatCode="General">
                        <c:v>393.99</c:v>
                      </c:pt>
                      <c:pt idx="4627" formatCode="General">
                        <c:v>394</c:v>
                      </c:pt>
                      <c:pt idx="4628" formatCode="General">
                        <c:v>394.01</c:v>
                      </c:pt>
                      <c:pt idx="4629" formatCode="General">
                        <c:v>394.02</c:v>
                      </c:pt>
                      <c:pt idx="4630" formatCode="General">
                        <c:v>394.03</c:v>
                      </c:pt>
                      <c:pt idx="4631" formatCode="General">
                        <c:v>394.04</c:v>
                      </c:pt>
                      <c:pt idx="4632" formatCode="General">
                        <c:v>394.05</c:v>
                      </c:pt>
                      <c:pt idx="4633" formatCode="General">
                        <c:v>394.06</c:v>
                      </c:pt>
                      <c:pt idx="4634" formatCode="General">
                        <c:v>394.07</c:v>
                      </c:pt>
                      <c:pt idx="4635" formatCode="General">
                        <c:v>394.08</c:v>
                      </c:pt>
                      <c:pt idx="4636" formatCode="General">
                        <c:v>394.09</c:v>
                      </c:pt>
                      <c:pt idx="4637" formatCode="General">
                        <c:v>394.1</c:v>
                      </c:pt>
                      <c:pt idx="4638" formatCode="General">
                        <c:v>394.11</c:v>
                      </c:pt>
                      <c:pt idx="4639" formatCode="General">
                        <c:v>394.12</c:v>
                      </c:pt>
                      <c:pt idx="4640" formatCode="General">
                        <c:v>394.13</c:v>
                      </c:pt>
                      <c:pt idx="4641" formatCode="General">
                        <c:v>394.14</c:v>
                      </c:pt>
                      <c:pt idx="4642" formatCode="General">
                        <c:v>394.15</c:v>
                      </c:pt>
                      <c:pt idx="4643" formatCode="General">
                        <c:v>394.16</c:v>
                      </c:pt>
                      <c:pt idx="4644" formatCode="General">
                        <c:v>394.17</c:v>
                      </c:pt>
                      <c:pt idx="4645" formatCode="General">
                        <c:v>394.18</c:v>
                      </c:pt>
                      <c:pt idx="4646" formatCode="General">
                        <c:v>394.19</c:v>
                      </c:pt>
                      <c:pt idx="4647" formatCode="General">
                        <c:v>394.2</c:v>
                      </c:pt>
                      <c:pt idx="4648" formatCode="General">
                        <c:v>394.21</c:v>
                      </c:pt>
                      <c:pt idx="4649" formatCode="General">
                        <c:v>394.22</c:v>
                      </c:pt>
                      <c:pt idx="4650" formatCode="General">
                        <c:v>394.23</c:v>
                      </c:pt>
                      <c:pt idx="4651" formatCode="General">
                        <c:v>394.24</c:v>
                      </c:pt>
                      <c:pt idx="4652" formatCode="General">
                        <c:v>394.25</c:v>
                      </c:pt>
                      <c:pt idx="4653" formatCode="General">
                        <c:v>394.26</c:v>
                      </c:pt>
                      <c:pt idx="4654" formatCode="General">
                        <c:v>394.27</c:v>
                      </c:pt>
                      <c:pt idx="4655" formatCode="General">
                        <c:v>394.28</c:v>
                      </c:pt>
                      <c:pt idx="4656" formatCode="General">
                        <c:v>394.29</c:v>
                      </c:pt>
                      <c:pt idx="4657" formatCode="General">
                        <c:v>394.3</c:v>
                      </c:pt>
                      <c:pt idx="4658" formatCode="General">
                        <c:v>394.31</c:v>
                      </c:pt>
                      <c:pt idx="4659" formatCode="General">
                        <c:v>394.32</c:v>
                      </c:pt>
                      <c:pt idx="4660" formatCode="General">
                        <c:v>394.33</c:v>
                      </c:pt>
                      <c:pt idx="4661" formatCode="General">
                        <c:v>394.34</c:v>
                      </c:pt>
                      <c:pt idx="4662" formatCode="General">
                        <c:v>394.35</c:v>
                      </c:pt>
                      <c:pt idx="4663" formatCode="General">
                        <c:v>394.36</c:v>
                      </c:pt>
                      <c:pt idx="4664" formatCode="General">
                        <c:v>394.37</c:v>
                      </c:pt>
                      <c:pt idx="4665" formatCode="General">
                        <c:v>394.38</c:v>
                      </c:pt>
                      <c:pt idx="4666" formatCode="General">
                        <c:v>394.39</c:v>
                      </c:pt>
                      <c:pt idx="4667" formatCode="General">
                        <c:v>394.4</c:v>
                      </c:pt>
                      <c:pt idx="4668" formatCode="General">
                        <c:v>394.41</c:v>
                      </c:pt>
                      <c:pt idx="4669" formatCode="General">
                        <c:v>394.42</c:v>
                      </c:pt>
                      <c:pt idx="4670" formatCode="General">
                        <c:v>394.43</c:v>
                      </c:pt>
                      <c:pt idx="4671" formatCode="General">
                        <c:v>394.44</c:v>
                      </c:pt>
                      <c:pt idx="4672" formatCode="General">
                        <c:v>394.45</c:v>
                      </c:pt>
                      <c:pt idx="4673" formatCode="General">
                        <c:v>394.46</c:v>
                      </c:pt>
                      <c:pt idx="4674" formatCode="General">
                        <c:v>394.47</c:v>
                      </c:pt>
                      <c:pt idx="4675" formatCode="General">
                        <c:v>394.48</c:v>
                      </c:pt>
                      <c:pt idx="4676" formatCode="General">
                        <c:v>394.49</c:v>
                      </c:pt>
                      <c:pt idx="4677" formatCode="General">
                        <c:v>394.5</c:v>
                      </c:pt>
                      <c:pt idx="4678" formatCode="General">
                        <c:v>394.51</c:v>
                      </c:pt>
                      <c:pt idx="4679" formatCode="General">
                        <c:v>394.52</c:v>
                      </c:pt>
                      <c:pt idx="4680" formatCode="General">
                        <c:v>394.53</c:v>
                      </c:pt>
                      <c:pt idx="4681" formatCode="General">
                        <c:v>394.54</c:v>
                      </c:pt>
                      <c:pt idx="4682" formatCode="General">
                        <c:v>394.55</c:v>
                      </c:pt>
                      <c:pt idx="4683" formatCode="General">
                        <c:v>394.56</c:v>
                      </c:pt>
                      <c:pt idx="4684" formatCode="General">
                        <c:v>394.57</c:v>
                      </c:pt>
                      <c:pt idx="4685" formatCode="General">
                        <c:v>394.58</c:v>
                      </c:pt>
                      <c:pt idx="4686" formatCode="General">
                        <c:v>394.59</c:v>
                      </c:pt>
                      <c:pt idx="4687" formatCode="General">
                        <c:v>394.6</c:v>
                      </c:pt>
                      <c:pt idx="4688" formatCode="General">
                        <c:v>394.61</c:v>
                      </c:pt>
                      <c:pt idx="4689" formatCode="General">
                        <c:v>394.62</c:v>
                      </c:pt>
                      <c:pt idx="4690" formatCode="General">
                        <c:v>394.63</c:v>
                      </c:pt>
                      <c:pt idx="4691" formatCode="General">
                        <c:v>394.64</c:v>
                      </c:pt>
                      <c:pt idx="4692" formatCode="General">
                        <c:v>394.65</c:v>
                      </c:pt>
                      <c:pt idx="4693" formatCode="General">
                        <c:v>394.66</c:v>
                      </c:pt>
                      <c:pt idx="4694" formatCode="General">
                        <c:v>394.67</c:v>
                      </c:pt>
                      <c:pt idx="4695" formatCode="General">
                        <c:v>394.68</c:v>
                      </c:pt>
                      <c:pt idx="4696" formatCode="General">
                        <c:v>394.69</c:v>
                      </c:pt>
                      <c:pt idx="4697" formatCode="General">
                        <c:v>394.7</c:v>
                      </c:pt>
                      <c:pt idx="4698" formatCode="General">
                        <c:v>394.71</c:v>
                      </c:pt>
                      <c:pt idx="4699" formatCode="General">
                        <c:v>394.72</c:v>
                      </c:pt>
                      <c:pt idx="4700" formatCode="General">
                        <c:v>394.73</c:v>
                      </c:pt>
                      <c:pt idx="4701" formatCode="General">
                        <c:v>394.74</c:v>
                      </c:pt>
                      <c:pt idx="4702" formatCode="General">
                        <c:v>394.75</c:v>
                      </c:pt>
                      <c:pt idx="4703" formatCode="General">
                        <c:v>394.76</c:v>
                      </c:pt>
                      <c:pt idx="4704" formatCode="General">
                        <c:v>394.77</c:v>
                      </c:pt>
                      <c:pt idx="4705" formatCode="General">
                        <c:v>394.78</c:v>
                      </c:pt>
                      <c:pt idx="4706" formatCode="General">
                        <c:v>394.79</c:v>
                      </c:pt>
                      <c:pt idx="4707" formatCode="General">
                        <c:v>394.8</c:v>
                      </c:pt>
                      <c:pt idx="4708" formatCode="General">
                        <c:v>394.81</c:v>
                      </c:pt>
                      <c:pt idx="4709" formatCode="General">
                        <c:v>394.82</c:v>
                      </c:pt>
                      <c:pt idx="4710" formatCode="General">
                        <c:v>394.83</c:v>
                      </c:pt>
                      <c:pt idx="4711" formatCode="General">
                        <c:v>394.84</c:v>
                      </c:pt>
                      <c:pt idx="4712" formatCode="General">
                        <c:v>394.85</c:v>
                      </c:pt>
                      <c:pt idx="4713" formatCode="General">
                        <c:v>394.86</c:v>
                      </c:pt>
                      <c:pt idx="4714" formatCode="General">
                        <c:v>394.87</c:v>
                      </c:pt>
                      <c:pt idx="4715" formatCode="General">
                        <c:v>394.88</c:v>
                      </c:pt>
                      <c:pt idx="4716" formatCode="General">
                        <c:v>394.89</c:v>
                      </c:pt>
                      <c:pt idx="4717" formatCode="General">
                        <c:v>394.9</c:v>
                      </c:pt>
                      <c:pt idx="4718" formatCode="General">
                        <c:v>394.91</c:v>
                      </c:pt>
                      <c:pt idx="4719" formatCode="General">
                        <c:v>394.92</c:v>
                      </c:pt>
                      <c:pt idx="4720" formatCode="General">
                        <c:v>394.93</c:v>
                      </c:pt>
                      <c:pt idx="4721" formatCode="General">
                        <c:v>394.94</c:v>
                      </c:pt>
                      <c:pt idx="4722" formatCode="General">
                        <c:v>394.95</c:v>
                      </c:pt>
                      <c:pt idx="4723" formatCode="General">
                        <c:v>394.96</c:v>
                      </c:pt>
                      <c:pt idx="4724" formatCode="General">
                        <c:v>394.97</c:v>
                      </c:pt>
                      <c:pt idx="4725" formatCode="General">
                        <c:v>394.98</c:v>
                      </c:pt>
                      <c:pt idx="4726" formatCode="General">
                        <c:v>394.99</c:v>
                      </c:pt>
                      <c:pt idx="4727" formatCode="General">
                        <c:v>395</c:v>
                      </c:pt>
                      <c:pt idx="4728" formatCode="General">
                        <c:v>395.01</c:v>
                      </c:pt>
                      <c:pt idx="4729" formatCode="General">
                        <c:v>395.02</c:v>
                      </c:pt>
                      <c:pt idx="4730" formatCode="General">
                        <c:v>395.03</c:v>
                      </c:pt>
                      <c:pt idx="4731" formatCode="General">
                        <c:v>395.04</c:v>
                      </c:pt>
                      <c:pt idx="4732" formatCode="General">
                        <c:v>395.05</c:v>
                      </c:pt>
                      <c:pt idx="4733" formatCode="General">
                        <c:v>395.06</c:v>
                      </c:pt>
                      <c:pt idx="4734" formatCode="General">
                        <c:v>395.07</c:v>
                      </c:pt>
                      <c:pt idx="4735" formatCode="General">
                        <c:v>395.08</c:v>
                      </c:pt>
                      <c:pt idx="4736" formatCode="General">
                        <c:v>395.09</c:v>
                      </c:pt>
                      <c:pt idx="4737" formatCode="General">
                        <c:v>395.1</c:v>
                      </c:pt>
                      <c:pt idx="4738" formatCode="General">
                        <c:v>395.11</c:v>
                      </c:pt>
                      <c:pt idx="4739" formatCode="General">
                        <c:v>395.12</c:v>
                      </c:pt>
                      <c:pt idx="4740" formatCode="General">
                        <c:v>395.13</c:v>
                      </c:pt>
                      <c:pt idx="4741" formatCode="General">
                        <c:v>395.14</c:v>
                      </c:pt>
                      <c:pt idx="4742" formatCode="General">
                        <c:v>395.15</c:v>
                      </c:pt>
                      <c:pt idx="4743" formatCode="General">
                        <c:v>395.16</c:v>
                      </c:pt>
                      <c:pt idx="4744" formatCode="General">
                        <c:v>395.17</c:v>
                      </c:pt>
                      <c:pt idx="4745" formatCode="General">
                        <c:v>395.18</c:v>
                      </c:pt>
                      <c:pt idx="4746" formatCode="General">
                        <c:v>395.19</c:v>
                      </c:pt>
                      <c:pt idx="4747" formatCode="General">
                        <c:v>395.2</c:v>
                      </c:pt>
                      <c:pt idx="4748" formatCode="General">
                        <c:v>395.21</c:v>
                      </c:pt>
                      <c:pt idx="4749" formatCode="General">
                        <c:v>395.22</c:v>
                      </c:pt>
                      <c:pt idx="4750" formatCode="General">
                        <c:v>395.23</c:v>
                      </c:pt>
                      <c:pt idx="4751" formatCode="General">
                        <c:v>395.24</c:v>
                      </c:pt>
                      <c:pt idx="4752" formatCode="General">
                        <c:v>395.25</c:v>
                      </c:pt>
                      <c:pt idx="4753" formatCode="General">
                        <c:v>395.26</c:v>
                      </c:pt>
                      <c:pt idx="4754" formatCode="General">
                        <c:v>395.27</c:v>
                      </c:pt>
                      <c:pt idx="4755" formatCode="General">
                        <c:v>395.28</c:v>
                      </c:pt>
                      <c:pt idx="4756" formatCode="General">
                        <c:v>395.29</c:v>
                      </c:pt>
                      <c:pt idx="4757" formatCode="General">
                        <c:v>395.3</c:v>
                      </c:pt>
                      <c:pt idx="4758" formatCode="General">
                        <c:v>395.31</c:v>
                      </c:pt>
                      <c:pt idx="4759" formatCode="General">
                        <c:v>395.32</c:v>
                      </c:pt>
                      <c:pt idx="4760" formatCode="General">
                        <c:v>395.33</c:v>
                      </c:pt>
                      <c:pt idx="4761" formatCode="General">
                        <c:v>395.34</c:v>
                      </c:pt>
                      <c:pt idx="4762" formatCode="General">
                        <c:v>395.35</c:v>
                      </c:pt>
                      <c:pt idx="4763" formatCode="General">
                        <c:v>395.36</c:v>
                      </c:pt>
                      <c:pt idx="4764" formatCode="General">
                        <c:v>395.37</c:v>
                      </c:pt>
                      <c:pt idx="4765" formatCode="General">
                        <c:v>395.38</c:v>
                      </c:pt>
                      <c:pt idx="4766" formatCode="General">
                        <c:v>395.39</c:v>
                      </c:pt>
                      <c:pt idx="4767" formatCode="General">
                        <c:v>395.4</c:v>
                      </c:pt>
                      <c:pt idx="4768" formatCode="General">
                        <c:v>395.41</c:v>
                      </c:pt>
                      <c:pt idx="4769" formatCode="General">
                        <c:v>395.42</c:v>
                      </c:pt>
                      <c:pt idx="4770" formatCode="General">
                        <c:v>395.43</c:v>
                      </c:pt>
                      <c:pt idx="4771" formatCode="General">
                        <c:v>395.44</c:v>
                      </c:pt>
                      <c:pt idx="4772" formatCode="General">
                        <c:v>395.45</c:v>
                      </c:pt>
                      <c:pt idx="4773" formatCode="General">
                        <c:v>395.46</c:v>
                      </c:pt>
                      <c:pt idx="4774" formatCode="General">
                        <c:v>395.47</c:v>
                      </c:pt>
                      <c:pt idx="4775" formatCode="General">
                        <c:v>395.48</c:v>
                      </c:pt>
                      <c:pt idx="4776" formatCode="General">
                        <c:v>395.49</c:v>
                      </c:pt>
                      <c:pt idx="4777" formatCode="General">
                        <c:v>395.5</c:v>
                      </c:pt>
                      <c:pt idx="4778" formatCode="General">
                        <c:v>395.51</c:v>
                      </c:pt>
                      <c:pt idx="4779" formatCode="General">
                        <c:v>395.52</c:v>
                      </c:pt>
                      <c:pt idx="4780" formatCode="General">
                        <c:v>395.53</c:v>
                      </c:pt>
                      <c:pt idx="4781" formatCode="General">
                        <c:v>395.54</c:v>
                      </c:pt>
                      <c:pt idx="4782" formatCode="General">
                        <c:v>395.55</c:v>
                      </c:pt>
                      <c:pt idx="4783" formatCode="General">
                        <c:v>395.56</c:v>
                      </c:pt>
                      <c:pt idx="4784" formatCode="General">
                        <c:v>395.57</c:v>
                      </c:pt>
                      <c:pt idx="4785" formatCode="General">
                        <c:v>395.58</c:v>
                      </c:pt>
                      <c:pt idx="4786" formatCode="General">
                        <c:v>395.59</c:v>
                      </c:pt>
                      <c:pt idx="4787" formatCode="General">
                        <c:v>395.6</c:v>
                      </c:pt>
                      <c:pt idx="4788" formatCode="General">
                        <c:v>395.61</c:v>
                      </c:pt>
                      <c:pt idx="4789" formatCode="General">
                        <c:v>395.62</c:v>
                      </c:pt>
                      <c:pt idx="4790" formatCode="General">
                        <c:v>395.63</c:v>
                      </c:pt>
                      <c:pt idx="4791" formatCode="General">
                        <c:v>395.64</c:v>
                      </c:pt>
                      <c:pt idx="4792" formatCode="General">
                        <c:v>395.65</c:v>
                      </c:pt>
                      <c:pt idx="4793" formatCode="General">
                        <c:v>395.66</c:v>
                      </c:pt>
                      <c:pt idx="4794" formatCode="General">
                        <c:v>395.67</c:v>
                      </c:pt>
                      <c:pt idx="4795" formatCode="General">
                        <c:v>395.68</c:v>
                      </c:pt>
                      <c:pt idx="4796" formatCode="General">
                        <c:v>395.69</c:v>
                      </c:pt>
                      <c:pt idx="4797" formatCode="General">
                        <c:v>395.7</c:v>
                      </c:pt>
                      <c:pt idx="4798" formatCode="General">
                        <c:v>395.71</c:v>
                      </c:pt>
                      <c:pt idx="4799" formatCode="General">
                        <c:v>395.72</c:v>
                      </c:pt>
                      <c:pt idx="4800" formatCode="General">
                        <c:v>395.73</c:v>
                      </c:pt>
                      <c:pt idx="4801" formatCode="General">
                        <c:v>395.74</c:v>
                      </c:pt>
                      <c:pt idx="4802" formatCode="General">
                        <c:v>395.75</c:v>
                      </c:pt>
                      <c:pt idx="4803" formatCode="General">
                        <c:v>395.76</c:v>
                      </c:pt>
                      <c:pt idx="4804" formatCode="General">
                        <c:v>395.77</c:v>
                      </c:pt>
                      <c:pt idx="4805" formatCode="General">
                        <c:v>395.78</c:v>
                      </c:pt>
                      <c:pt idx="4806" formatCode="General">
                        <c:v>395.79</c:v>
                      </c:pt>
                      <c:pt idx="4807" formatCode="General">
                        <c:v>395.8</c:v>
                      </c:pt>
                      <c:pt idx="4808" formatCode="General">
                        <c:v>395.81</c:v>
                      </c:pt>
                      <c:pt idx="4809" formatCode="General">
                        <c:v>395.82</c:v>
                      </c:pt>
                      <c:pt idx="4810" formatCode="General">
                        <c:v>395.83</c:v>
                      </c:pt>
                      <c:pt idx="4811" formatCode="General">
                        <c:v>395.84</c:v>
                      </c:pt>
                      <c:pt idx="4812" formatCode="General">
                        <c:v>395.85</c:v>
                      </c:pt>
                      <c:pt idx="4813" formatCode="General">
                        <c:v>395.86</c:v>
                      </c:pt>
                      <c:pt idx="4814" formatCode="General">
                        <c:v>395.87</c:v>
                      </c:pt>
                      <c:pt idx="4815" formatCode="General">
                        <c:v>395.88</c:v>
                      </c:pt>
                      <c:pt idx="4816" formatCode="General">
                        <c:v>395.89</c:v>
                      </c:pt>
                      <c:pt idx="4817" formatCode="General">
                        <c:v>395.9</c:v>
                      </c:pt>
                      <c:pt idx="4818" formatCode="General">
                        <c:v>395.91</c:v>
                      </c:pt>
                      <c:pt idx="4819" formatCode="General">
                        <c:v>395.92</c:v>
                      </c:pt>
                      <c:pt idx="4820" formatCode="General">
                        <c:v>395.93</c:v>
                      </c:pt>
                      <c:pt idx="4821" formatCode="General">
                        <c:v>395.94</c:v>
                      </c:pt>
                      <c:pt idx="4822" formatCode="General">
                        <c:v>395.95</c:v>
                      </c:pt>
                      <c:pt idx="4823" formatCode="General">
                        <c:v>395.96</c:v>
                      </c:pt>
                      <c:pt idx="4824" formatCode="General">
                        <c:v>395.97</c:v>
                      </c:pt>
                      <c:pt idx="4825" formatCode="General">
                        <c:v>395.98</c:v>
                      </c:pt>
                      <c:pt idx="4826" formatCode="General">
                        <c:v>395.99</c:v>
                      </c:pt>
                      <c:pt idx="4827" formatCode="General">
                        <c:v>396</c:v>
                      </c:pt>
                      <c:pt idx="4828" formatCode="General">
                        <c:v>396.01</c:v>
                      </c:pt>
                      <c:pt idx="4829" formatCode="General">
                        <c:v>396.02</c:v>
                      </c:pt>
                      <c:pt idx="4830" formatCode="General">
                        <c:v>396.03</c:v>
                      </c:pt>
                      <c:pt idx="4831" formatCode="General">
                        <c:v>396.04</c:v>
                      </c:pt>
                      <c:pt idx="4832" formatCode="General">
                        <c:v>396.05</c:v>
                      </c:pt>
                      <c:pt idx="4833" formatCode="General">
                        <c:v>396.06</c:v>
                      </c:pt>
                      <c:pt idx="4834" formatCode="General">
                        <c:v>396.07</c:v>
                      </c:pt>
                      <c:pt idx="4835" formatCode="General">
                        <c:v>396.08</c:v>
                      </c:pt>
                      <c:pt idx="4836" formatCode="General">
                        <c:v>396.09</c:v>
                      </c:pt>
                      <c:pt idx="4837" formatCode="General">
                        <c:v>396.1</c:v>
                      </c:pt>
                      <c:pt idx="4838" formatCode="General">
                        <c:v>396.11</c:v>
                      </c:pt>
                      <c:pt idx="4839" formatCode="General">
                        <c:v>396.12</c:v>
                      </c:pt>
                      <c:pt idx="4840" formatCode="General">
                        <c:v>396.13</c:v>
                      </c:pt>
                      <c:pt idx="4841" formatCode="General">
                        <c:v>396.14</c:v>
                      </c:pt>
                      <c:pt idx="4842" formatCode="General">
                        <c:v>396.15</c:v>
                      </c:pt>
                      <c:pt idx="4843" formatCode="General">
                        <c:v>396.16</c:v>
                      </c:pt>
                      <c:pt idx="4844" formatCode="General">
                        <c:v>396.17</c:v>
                      </c:pt>
                      <c:pt idx="4845" formatCode="General">
                        <c:v>396.18</c:v>
                      </c:pt>
                      <c:pt idx="4846" formatCode="General">
                        <c:v>396.19</c:v>
                      </c:pt>
                      <c:pt idx="4847" formatCode="General">
                        <c:v>396.2</c:v>
                      </c:pt>
                      <c:pt idx="4848" formatCode="General">
                        <c:v>396.21</c:v>
                      </c:pt>
                      <c:pt idx="4849" formatCode="General">
                        <c:v>396.22</c:v>
                      </c:pt>
                      <c:pt idx="4850" formatCode="General">
                        <c:v>396.23</c:v>
                      </c:pt>
                      <c:pt idx="4851" formatCode="General">
                        <c:v>396.24</c:v>
                      </c:pt>
                      <c:pt idx="4852" formatCode="General">
                        <c:v>396.25</c:v>
                      </c:pt>
                      <c:pt idx="4853" formatCode="General">
                        <c:v>396.26</c:v>
                      </c:pt>
                      <c:pt idx="4854" formatCode="General">
                        <c:v>396.27</c:v>
                      </c:pt>
                      <c:pt idx="4855" formatCode="General">
                        <c:v>396.28</c:v>
                      </c:pt>
                      <c:pt idx="4856" formatCode="General">
                        <c:v>396.29</c:v>
                      </c:pt>
                      <c:pt idx="4857" formatCode="General">
                        <c:v>396.3</c:v>
                      </c:pt>
                      <c:pt idx="4858" formatCode="General">
                        <c:v>396.31</c:v>
                      </c:pt>
                      <c:pt idx="4859" formatCode="General">
                        <c:v>396.32</c:v>
                      </c:pt>
                      <c:pt idx="4860" formatCode="General">
                        <c:v>396.33</c:v>
                      </c:pt>
                      <c:pt idx="4861" formatCode="General">
                        <c:v>396.34</c:v>
                      </c:pt>
                      <c:pt idx="4862" formatCode="General">
                        <c:v>396.35</c:v>
                      </c:pt>
                      <c:pt idx="4863" formatCode="General">
                        <c:v>396.36</c:v>
                      </c:pt>
                      <c:pt idx="4864" formatCode="General">
                        <c:v>396.37</c:v>
                      </c:pt>
                      <c:pt idx="4865" formatCode="General">
                        <c:v>396.38</c:v>
                      </c:pt>
                      <c:pt idx="4866" formatCode="General">
                        <c:v>396.39</c:v>
                      </c:pt>
                      <c:pt idx="4867" formatCode="General">
                        <c:v>396.4</c:v>
                      </c:pt>
                      <c:pt idx="4868" formatCode="General">
                        <c:v>396.41</c:v>
                      </c:pt>
                      <c:pt idx="4869" formatCode="General">
                        <c:v>396.42</c:v>
                      </c:pt>
                      <c:pt idx="4870" formatCode="General">
                        <c:v>396.43</c:v>
                      </c:pt>
                      <c:pt idx="4871" formatCode="General">
                        <c:v>396.44</c:v>
                      </c:pt>
                      <c:pt idx="4872" formatCode="General">
                        <c:v>396.45</c:v>
                      </c:pt>
                      <c:pt idx="4873" formatCode="General">
                        <c:v>396.46</c:v>
                      </c:pt>
                      <c:pt idx="4874" formatCode="General">
                        <c:v>396.47</c:v>
                      </c:pt>
                      <c:pt idx="4875" formatCode="General">
                        <c:v>396.48</c:v>
                      </c:pt>
                      <c:pt idx="4876" formatCode="General">
                        <c:v>396.49</c:v>
                      </c:pt>
                      <c:pt idx="4877" formatCode="General">
                        <c:v>396.5</c:v>
                      </c:pt>
                      <c:pt idx="4878" formatCode="General">
                        <c:v>396.51</c:v>
                      </c:pt>
                      <c:pt idx="4879" formatCode="General">
                        <c:v>396.52</c:v>
                      </c:pt>
                      <c:pt idx="4880" formatCode="General">
                        <c:v>396.53</c:v>
                      </c:pt>
                      <c:pt idx="4881" formatCode="General">
                        <c:v>396.54</c:v>
                      </c:pt>
                      <c:pt idx="4882" formatCode="General">
                        <c:v>396.55</c:v>
                      </c:pt>
                      <c:pt idx="4883" formatCode="General">
                        <c:v>396.56</c:v>
                      </c:pt>
                      <c:pt idx="4884" formatCode="General">
                        <c:v>396.57</c:v>
                      </c:pt>
                      <c:pt idx="4885" formatCode="General">
                        <c:v>396.58</c:v>
                      </c:pt>
                      <c:pt idx="4886" formatCode="General">
                        <c:v>396.59</c:v>
                      </c:pt>
                      <c:pt idx="4887" formatCode="General">
                        <c:v>396.6</c:v>
                      </c:pt>
                      <c:pt idx="4888" formatCode="General">
                        <c:v>396.61</c:v>
                      </c:pt>
                      <c:pt idx="4889" formatCode="General">
                        <c:v>396.62</c:v>
                      </c:pt>
                      <c:pt idx="4890" formatCode="General">
                        <c:v>396.63</c:v>
                      </c:pt>
                      <c:pt idx="4891" formatCode="General">
                        <c:v>396.64</c:v>
                      </c:pt>
                      <c:pt idx="4892" formatCode="General">
                        <c:v>396.65</c:v>
                      </c:pt>
                      <c:pt idx="4893" formatCode="General">
                        <c:v>396.66</c:v>
                      </c:pt>
                      <c:pt idx="4894" formatCode="General">
                        <c:v>396.67</c:v>
                      </c:pt>
                      <c:pt idx="4895" formatCode="General">
                        <c:v>396.68</c:v>
                      </c:pt>
                      <c:pt idx="4896" formatCode="General">
                        <c:v>396.69</c:v>
                      </c:pt>
                      <c:pt idx="4897" formatCode="General">
                        <c:v>396.7</c:v>
                      </c:pt>
                      <c:pt idx="4898" formatCode="General">
                        <c:v>396.71</c:v>
                      </c:pt>
                      <c:pt idx="4899" formatCode="General">
                        <c:v>396.72</c:v>
                      </c:pt>
                      <c:pt idx="4900" formatCode="General">
                        <c:v>396.73</c:v>
                      </c:pt>
                      <c:pt idx="4901" formatCode="General">
                        <c:v>396.74</c:v>
                      </c:pt>
                      <c:pt idx="4902" formatCode="General">
                        <c:v>396.75</c:v>
                      </c:pt>
                      <c:pt idx="4903" formatCode="General">
                        <c:v>396.76</c:v>
                      </c:pt>
                      <c:pt idx="4904" formatCode="General">
                        <c:v>396.77</c:v>
                      </c:pt>
                      <c:pt idx="4905" formatCode="General">
                        <c:v>396.78</c:v>
                      </c:pt>
                      <c:pt idx="4906" formatCode="General">
                        <c:v>396.79</c:v>
                      </c:pt>
                      <c:pt idx="4907" formatCode="General">
                        <c:v>396.8</c:v>
                      </c:pt>
                      <c:pt idx="4908" formatCode="General">
                        <c:v>396.81</c:v>
                      </c:pt>
                      <c:pt idx="4909" formatCode="General">
                        <c:v>396.82</c:v>
                      </c:pt>
                      <c:pt idx="4910" formatCode="General">
                        <c:v>396.83</c:v>
                      </c:pt>
                      <c:pt idx="4911" formatCode="General">
                        <c:v>396.84</c:v>
                      </c:pt>
                      <c:pt idx="4912" formatCode="General">
                        <c:v>396.85</c:v>
                      </c:pt>
                      <c:pt idx="4913" formatCode="General">
                        <c:v>396.86</c:v>
                      </c:pt>
                      <c:pt idx="4914" formatCode="General">
                        <c:v>396.87</c:v>
                      </c:pt>
                      <c:pt idx="4915" formatCode="General">
                        <c:v>396.88</c:v>
                      </c:pt>
                      <c:pt idx="4916" formatCode="General">
                        <c:v>396.89</c:v>
                      </c:pt>
                      <c:pt idx="4917" formatCode="General">
                        <c:v>396.9</c:v>
                      </c:pt>
                      <c:pt idx="4918" formatCode="General">
                        <c:v>396.91</c:v>
                      </c:pt>
                      <c:pt idx="4919" formatCode="General">
                        <c:v>396.92</c:v>
                      </c:pt>
                      <c:pt idx="4920" formatCode="General">
                        <c:v>396.93</c:v>
                      </c:pt>
                      <c:pt idx="4921" formatCode="General">
                        <c:v>396.94</c:v>
                      </c:pt>
                      <c:pt idx="4922" formatCode="General">
                        <c:v>396.95</c:v>
                      </c:pt>
                      <c:pt idx="4923" formatCode="General">
                        <c:v>396.96</c:v>
                      </c:pt>
                      <c:pt idx="4924" formatCode="General">
                        <c:v>396.97</c:v>
                      </c:pt>
                      <c:pt idx="4925" formatCode="General">
                        <c:v>396.98</c:v>
                      </c:pt>
                      <c:pt idx="4926" formatCode="General">
                        <c:v>396.99</c:v>
                      </c:pt>
                      <c:pt idx="4927" formatCode="General">
                        <c:v>397</c:v>
                      </c:pt>
                      <c:pt idx="4928" formatCode="General">
                        <c:v>397.01</c:v>
                      </c:pt>
                      <c:pt idx="4929" formatCode="General">
                        <c:v>397.02</c:v>
                      </c:pt>
                      <c:pt idx="4930" formatCode="General">
                        <c:v>397.03</c:v>
                      </c:pt>
                      <c:pt idx="4931" formatCode="General">
                        <c:v>397.04</c:v>
                      </c:pt>
                      <c:pt idx="4932" formatCode="General">
                        <c:v>397.05</c:v>
                      </c:pt>
                      <c:pt idx="4933" formatCode="General">
                        <c:v>397.06</c:v>
                      </c:pt>
                      <c:pt idx="4934" formatCode="General">
                        <c:v>397.07</c:v>
                      </c:pt>
                      <c:pt idx="4935" formatCode="General">
                        <c:v>397.08</c:v>
                      </c:pt>
                      <c:pt idx="4936" formatCode="General">
                        <c:v>397.09</c:v>
                      </c:pt>
                      <c:pt idx="4937" formatCode="General">
                        <c:v>397.1</c:v>
                      </c:pt>
                      <c:pt idx="4938" formatCode="General">
                        <c:v>397.11</c:v>
                      </c:pt>
                      <c:pt idx="4939" formatCode="General">
                        <c:v>397.12</c:v>
                      </c:pt>
                      <c:pt idx="4940" formatCode="General">
                        <c:v>397.13</c:v>
                      </c:pt>
                      <c:pt idx="4941" formatCode="General">
                        <c:v>397.14</c:v>
                      </c:pt>
                      <c:pt idx="4942" formatCode="General">
                        <c:v>397.15</c:v>
                      </c:pt>
                      <c:pt idx="4943" formatCode="General">
                        <c:v>397.16</c:v>
                      </c:pt>
                      <c:pt idx="4944" formatCode="General">
                        <c:v>397.17</c:v>
                      </c:pt>
                      <c:pt idx="4945" formatCode="General">
                        <c:v>397.18</c:v>
                      </c:pt>
                      <c:pt idx="4946" formatCode="General">
                        <c:v>397.19</c:v>
                      </c:pt>
                      <c:pt idx="4947" formatCode="General">
                        <c:v>397.2</c:v>
                      </c:pt>
                      <c:pt idx="4948" formatCode="General">
                        <c:v>397.21</c:v>
                      </c:pt>
                      <c:pt idx="4949" formatCode="General">
                        <c:v>397.22</c:v>
                      </c:pt>
                      <c:pt idx="4950" formatCode="General">
                        <c:v>397.23</c:v>
                      </c:pt>
                      <c:pt idx="4951" formatCode="General">
                        <c:v>397.24</c:v>
                      </c:pt>
                      <c:pt idx="4952" formatCode="General">
                        <c:v>397.24700000000001</c:v>
                      </c:pt>
                      <c:pt idx="4953" formatCode="General">
                        <c:v>397.24700000000001</c:v>
                      </c:pt>
                      <c:pt idx="4954" formatCode="General">
                        <c:v>398.24700000000001</c:v>
                      </c:pt>
                      <c:pt idx="4955" formatCode="General">
                        <c:v>399.24700000000001</c:v>
                      </c:pt>
                      <c:pt idx="4956" formatCode="General">
                        <c:v>400.24700000000001</c:v>
                      </c:pt>
                      <c:pt idx="4957" formatCode="General">
                        <c:v>401.24700000000001</c:v>
                      </c:pt>
                      <c:pt idx="4958" formatCode="General">
                        <c:v>402.24700000000001</c:v>
                      </c:pt>
                      <c:pt idx="4959" formatCode="General">
                        <c:v>403.24700000000001</c:v>
                      </c:pt>
                      <c:pt idx="4960" formatCode="General">
                        <c:v>404.24700000000001</c:v>
                      </c:pt>
                      <c:pt idx="4961" formatCode="General">
                        <c:v>405.24700000000001</c:v>
                      </c:pt>
                      <c:pt idx="4962" formatCode="General">
                        <c:v>406.24700000000001</c:v>
                      </c:pt>
                      <c:pt idx="4963" formatCode="General">
                        <c:v>407.24700000000001</c:v>
                      </c:pt>
                      <c:pt idx="4964" formatCode="General">
                        <c:v>408.24700000000001</c:v>
                      </c:pt>
                      <c:pt idx="4965" formatCode="General">
                        <c:v>409.24700000000001</c:v>
                      </c:pt>
                      <c:pt idx="4966" formatCode="General">
                        <c:v>410.24700000000001</c:v>
                      </c:pt>
                      <c:pt idx="4967" formatCode="General">
                        <c:v>411.24700000000001</c:v>
                      </c:pt>
                      <c:pt idx="4968" formatCode="General">
                        <c:v>412.24700000000001</c:v>
                      </c:pt>
                      <c:pt idx="4969" formatCode="General">
                        <c:v>413.24700000000001</c:v>
                      </c:pt>
                      <c:pt idx="4970" formatCode="General">
                        <c:v>414.24700000000001</c:v>
                      </c:pt>
                      <c:pt idx="4971" formatCode="General">
                        <c:v>415.24700000000001</c:v>
                      </c:pt>
                      <c:pt idx="4972" formatCode="General">
                        <c:v>416.24700000000001</c:v>
                      </c:pt>
                      <c:pt idx="4973" formatCode="General">
                        <c:v>417.24700000000001</c:v>
                      </c:pt>
                      <c:pt idx="4974" formatCode="General">
                        <c:v>418.24700000000001</c:v>
                      </c:pt>
                      <c:pt idx="4975" formatCode="General">
                        <c:v>419.24700000000001</c:v>
                      </c:pt>
                      <c:pt idx="4976" formatCode="General">
                        <c:v>420.24700000000001</c:v>
                      </c:pt>
                      <c:pt idx="4977" formatCode="General">
                        <c:v>421.24700000000001</c:v>
                      </c:pt>
                      <c:pt idx="4978" formatCode="General">
                        <c:v>422.24700000000001</c:v>
                      </c:pt>
                      <c:pt idx="4979" formatCode="General">
                        <c:v>423.24700000000001</c:v>
                      </c:pt>
                      <c:pt idx="4980" formatCode="General">
                        <c:v>424.24700000000001</c:v>
                      </c:pt>
                      <c:pt idx="4981" formatCode="General">
                        <c:v>425.24700000000001</c:v>
                      </c:pt>
                      <c:pt idx="4982" formatCode="General">
                        <c:v>426.24700000000001</c:v>
                      </c:pt>
                      <c:pt idx="4983" formatCode="General">
                        <c:v>427.24700000000001</c:v>
                      </c:pt>
                      <c:pt idx="4984" formatCode="General">
                        <c:v>428.24700000000001</c:v>
                      </c:pt>
                      <c:pt idx="4985" formatCode="General">
                        <c:v>429.24700000000001</c:v>
                      </c:pt>
                      <c:pt idx="4986" formatCode="General">
                        <c:v>430.24700000000001</c:v>
                      </c:pt>
                      <c:pt idx="4987" formatCode="General">
                        <c:v>431.24700000000001</c:v>
                      </c:pt>
                      <c:pt idx="4988" formatCode="General">
                        <c:v>432.24700000000001</c:v>
                      </c:pt>
                      <c:pt idx="4989" formatCode="General">
                        <c:v>433.24700000000001</c:v>
                      </c:pt>
                      <c:pt idx="4990" formatCode="General">
                        <c:v>434.24700000000001</c:v>
                      </c:pt>
                      <c:pt idx="4991" formatCode="General">
                        <c:v>435.24700000000001</c:v>
                      </c:pt>
                      <c:pt idx="4992" formatCode="General">
                        <c:v>436.24700000000001</c:v>
                      </c:pt>
                      <c:pt idx="4993" formatCode="General">
                        <c:v>437.24700000000001</c:v>
                      </c:pt>
                      <c:pt idx="4994" formatCode="General">
                        <c:v>438.24700000000001</c:v>
                      </c:pt>
                      <c:pt idx="4995" formatCode="General">
                        <c:v>439.24700000000001</c:v>
                      </c:pt>
                      <c:pt idx="4996" formatCode="General">
                        <c:v>440.24700000000001</c:v>
                      </c:pt>
                      <c:pt idx="4997" formatCode="General">
                        <c:v>441.24700000000001</c:v>
                      </c:pt>
                      <c:pt idx="4998" formatCode="General">
                        <c:v>442.24700000000001</c:v>
                      </c:pt>
                      <c:pt idx="4999" formatCode="General">
                        <c:v>443.24700000000001</c:v>
                      </c:pt>
                      <c:pt idx="5000" formatCode="General">
                        <c:v>444.24700000000001</c:v>
                      </c:pt>
                      <c:pt idx="5001" formatCode="General">
                        <c:v>445.24700000000001</c:v>
                      </c:pt>
                      <c:pt idx="5002" formatCode="General">
                        <c:v>446.24700000000001</c:v>
                      </c:pt>
                      <c:pt idx="5003" formatCode="General">
                        <c:v>447.24700000000001</c:v>
                      </c:pt>
                      <c:pt idx="5004" formatCode="General">
                        <c:v>448.24700000000001</c:v>
                      </c:pt>
                      <c:pt idx="5005" formatCode="General">
                        <c:v>449.24700000000001</c:v>
                      </c:pt>
                      <c:pt idx="5006" formatCode="General">
                        <c:v>450.24700000000001</c:v>
                      </c:pt>
                      <c:pt idx="5007" formatCode="General">
                        <c:v>451.24700000000001</c:v>
                      </c:pt>
                      <c:pt idx="5008" formatCode="General">
                        <c:v>452.24700000000001</c:v>
                      </c:pt>
                      <c:pt idx="5009" formatCode="General">
                        <c:v>453.24700000000001</c:v>
                      </c:pt>
                      <c:pt idx="5010" formatCode="General">
                        <c:v>454.24700000000001</c:v>
                      </c:pt>
                      <c:pt idx="5011" formatCode="General">
                        <c:v>455.24700000000001</c:v>
                      </c:pt>
                      <c:pt idx="5012" formatCode="General">
                        <c:v>456.24700000000001</c:v>
                      </c:pt>
                      <c:pt idx="5013" formatCode="General">
                        <c:v>457.24700000000001</c:v>
                      </c:pt>
                      <c:pt idx="5014" formatCode="General">
                        <c:v>458.24700000000001</c:v>
                      </c:pt>
                      <c:pt idx="5015" formatCode="General">
                        <c:v>459.24700000000001</c:v>
                      </c:pt>
                      <c:pt idx="5016" formatCode="General">
                        <c:v>460.24700000000001</c:v>
                      </c:pt>
                      <c:pt idx="5017" formatCode="General">
                        <c:v>461.24700000000001</c:v>
                      </c:pt>
                      <c:pt idx="5018" formatCode="General">
                        <c:v>462.24700000000001</c:v>
                      </c:pt>
                      <c:pt idx="5019" formatCode="General">
                        <c:v>463.24700000000001</c:v>
                      </c:pt>
                      <c:pt idx="5020" formatCode="General">
                        <c:v>464.24700000000001</c:v>
                      </c:pt>
                      <c:pt idx="5021" formatCode="General">
                        <c:v>465.24700000000001</c:v>
                      </c:pt>
                      <c:pt idx="5022" formatCode="General">
                        <c:v>466.24700000000001</c:v>
                      </c:pt>
                      <c:pt idx="5023" formatCode="General">
                        <c:v>467.24700000000001</c:v>
                      </c:pt>
                      <c:pt idx="5024" formatCode="General">
                        <c:v>467.45800000000003</c:v>
                      </c:pt>
                      <c:pt idx="5025" formatCode="General">
                        <c:v>467.45800000000003</c:v>
                      </c:pt>
                      <c:pt idx="5026" formatCode="General">
                        <c:v>467.46800000000002</c:v>
                      </c:pt>
                      <c:pt idx="5027" formatCode="General">
                        <c:v>467.47800000000001</c:v>
                      </c:pt>
                      <c:pt idx="5028" formatCode="General">
                        <c:v>467.488</c:v>
                      </c:pt>
                      <c:pt idx="5029" formatCode="General">
                        <c:v>467.49799999999999</c:v>
                      </c:pt>
                      <c:pt idx="5030" formatCode="General">
                        <c:v>467.50799999999998</c:v>
                      </c:pt>
                      <c:pt idx="5031" formatCode="General">
                        <c:v>467.51799999999997</c:v>
                      </c:pt>
                      <c:pt idx="5032" formatCode="General">
                        <c:v>467.52800000000002</c:v>
                      </c:pt>
                      <c:pt idx="5033" formatCode="General">
                        <c:v>467.53800000000001</c:v>
                      </c:pt>
                      <c:pt idx="5034" formatCode="General">
                        <c:v>467.548</c:v>
                      </c:pt>
                      <c:pt idx="5035" formatCode="General">
                        <c:v>467.55799999999999</c:v>
                      </c:pt>
                      <c:pt idx="5036" formatCode="General">
                        <c:v>467.56799999999998</c:v>
                      </c:pt>
                      <c:pt idx="5037" formatCode="General">
                        <c:v>467.57799999999997</c:v>
                      </c:pt>
                      <c:pt idx="5038" formatCode="General">
                        <c:v>467.58800000000002</c:v>
                      </c:pt>
                      <c:pt idx="5039" formatCode="General">
                        <c:v>467.59800000000001</c:v>
                      </c:pt>
                      <c:pt idx="5040" formatCode="General">
                        <c:v>467.608</c:v>
                      </c:pt>
                      <c:pt idx="5041" formatCode="General">
                        <c:v>467.61799999999999</c:v>
                      </c:pt>
                      <c:pt idx="5042" formatCode="General">
                        <c:v>467.62799999999999</c:v>
                      </c:pt>
                      <c:pt idx="5043" formatCode="General">
                        <c:v>467.63799999999998</c:v>
                      </c:pt>
                      <c:pt idx="5044" formatCode="General">
                        <c:v>467.64800000000002</c:v>
                      </c:pt>
                      <c:pt idx="5045" formatCode="General">
                        <c:v>467.65800000000002</c:v>
                      </c:pt>
                      <c:pt idx="5046" formatCode="General">
                        <c:v>467.66800000000001</c:v>
                      </c:pt>
                      <c:pt idx="5047" formatCode="General">
                        <c:v>467.678</c:v>
                      </c:pt>
                      <c:pt idx="5048" formatCode="General">
                        <c:v>467.68799999999999</c:v>
                      </c:pt>
                      <c:pt idx="5049" formatCode="General">
                        <c:v>467.69799999999998</c:v>
                      </c:pt>
                      <c:pt idx="5050" formatCode="General">
                        <c:v>467.70800000000003</c:v>
                      </c:pt>
                      <c:pt idx="5051" formatCode="General">
                        <c:v>467.71800000000002</c:v>
                      </c:pt>
                      <c:pt idx="5052" formatCode="General">
                        <c:v>467.72800000000001</c:v>
                      </c:pt>
                      <c:pt idx="5053" formatCode="General">
                        <c:v>467.738</c:v>
                      </c:pt>
                      <c:pt idx="5054" formatCode="General">
                        <c:v>467.74799999999999</c:v>
                      </c:pt>
                      <c:pt idx="5055" formatCode="General">
                        <c:v>467.75799999999998</c:v>
                      </c:pt>
                      <c:pt idx="5056" formatCode="General">
                        <c:v>467.76799999999997</c:v>
                      </c:pt>
                      <c:pt idx="5057" formatCode="General">
                        <c:v>467.77800000000002</c:v>
                      </c:pt>
                      <c:pt idx="5058" formatCode="General">
                        <c:v>467.78800000000001</c:v>
                      </c:pt>
                      <c:pt idx="5059" formatCode="General">
                        <c:v>467.798</c:v>
                      </c:pt>
                      <c:pt idx="5060" formatCode="General">
                        <c:v>467.80799999999999</c:v>
                      </c:pt>
                      <c:pt idx="5061" formatCode="General">
                        <c:v>467.81799999999998</c:v>
                      </c:pt>
                      <c:pt idx="5062" formatCode="General">
                        <c:v>467.82799999999997</c:v>
                      </c:pt>
                      <c:pt idx="5063" formatCode="General">
                        <c:v>467.83800000000002</c:v>
                      </c:pt>
                      <c:pt idx="5064" formatCode="General">
                        <c:v>467.84800000000001</c:v>
                      </c:pt>
                      <c:pt idx="5065" formatCode="General">
                        <c:v>467.858</c:v>
                      </c:pt>
                      <c:pt idx="5066" formatCode="General">
                        <c:v>467.86799999999999</c:v>
                      </c:pt>
                      <c:pt idx="5067" formatCode="General">
                        <c:v>467.87799999999999</c:v>
                      </c:pt>
                      <c:pt idx="5068" formatCode="General">
                        <c:v>467.88799999999998</c:v>
                      </c:pt>
                      <c:pt idx="5069" formatCode="General">
                        <c:v>467.89800000000002</c:v>
                      </c:pt>
                      <c:pt idx="5070" formatCode="General">
                        <c:v>467.90800000000002</c:v>
                      </c:pt>
                      <c:pt idx="5071" formatCode="General">
                        <c:v>467.91800000000001</c:v>
                      </c:pt>
                      <c:pt idx="5072" formatCode="General">
                        <c:v>467.928</c:v>
                      </c:pt>
                      <c:pt idx="5073" formatCode="General">
                        <c:v>467.93799999999999</c:v>
                      </c:pt>
                      <c:pt idx="5074" formatCode="General">
                        <c:v>467.94799999999998</c:v>
                      </c:pt>
                      <c:pt idx="5075" formatCode="General">
                        <c:v>467.95800000000003</c:v>
                      </c:pt>
                      <c:pt idx="5076" formatCode="General">
                        <c:v>467.96800000000002</c:v>
                      </c:pt>
                      <c:pt idx="5077" formatCode="General">
                        <c:v>467.97800000000001</c:v>
                      </c:pt>
                      <c:pt idx="5078" formatCode="General">
                        <c:v>467.988</c:v>
                      </c:pt>
                      <c:pt idx="5079" formatCode="General">
                        <c:v>467.99799999999999</c:v>
                      </c:pt>
                      <c:pt idx="5080" formatCode="General">
                        <c:v>468.00799999999998</c:v>
                      </c:pt>
                      <c:pt idx="5081" formatCode="General">
                        <c:v>468.01799999999997</c:v>
                      </c:pt>
                      <c:pt idx="5082" formatCode="General">
                        <c:v>468.02800000000002</c:v>
                      </c:pt>
                      <c:pt idx="5083" formatCode="General">
                        <c:v>468.03800000000001</c:v>
                      </c:pt>
                      <c:pt idx="5084" formatCode="General">
                        <c:v>468.048</c:v>
                      </c:pt>
                      <c:pt idx="5085" formatCode="General">
                        <c:v>468.05799999999999</c:v>
                      </c:pt>
                      <c:pt idx="5086" formatCode="General">
                        <c:v>468.06799999999998</c:v>
                      </c:pt>
                      <c:pt idx="5087" formatCode="General">
                        <c:v>468.07799999999997</c:v>
                      </c:pt>
                      <c:pt idx="5088" formatCode="General">
                        <c:v>468.08800000000002</c:v>
                      </c:pt>
                      <c:pt idx="5089" formatCode="General">
                        <c:v>468.09800000000001</c:v>
                      </c:pt>
                      <c:pt idx="5090" formatCode="General">
                        <c:v>468.108</c:v>
                      </c:pt>
                      <c:pt idx="5091" formatCode="General">
                        <c:v>468.11799999999999</c:v>
                      </c:pt>
                      <c:pt idx="5092" formatCode="General">
                        <c:v>468.12799999999999</c:v>
                      </c:pt>
                      <c:pt idx="5093" formatCode="General">
                        <c:v>468.13799999999998</c:v>
                      </c:pt>
                      <c:pt idx="5094" formatCode="General">
                        <c:v>468.14800000000002</c:v>
                      </c:pt>
                      <c:pt idx="5095" formatCode="General">
                        <c:v>468.15800000000002</c:v>
                      </c:pt>
                      <c:pt idx="5096" formatCode="General">
                        <c:v>468.16800000000001</c:v>
                      </c:pt>
                      <c:pt idx="5097" formatCode="General">
                        <c:v>468.178</c:v>
                      </c:pt>
                      <c:pt idx="5098" formatCode="General">
                        <c:v>468.18799999999999</c:v>
                      </c:pt>
                      <c:pt idx="5099" formatCode="General">
                        <c:v>468.19799999999998</c:v>
                      </c:pt>
                      <c:pt idx="5100" formatCode="General">
                        <c:v>468.20800000000003</c:v>
                      </c:pt>
                      <c:pt idx="5101" formatCode="General">
                        <c:v>468.21800000000002</c:v>
                      </c:pt>
                      <c:pt idx="5102" formatCode="General">
                        <c:v>468.22800000000001</c:v>
                      </c:pt>
                      <c:pt idx="5103" formatCode="General">
                        <c:v>468.238</c:v>
                      </c:pt>
                      <c:pt idx="5104" formatCode="General">
                        <c:v>468.24799999999999</c:v>
                      </c:pt>
                      <c:pt idx="5105" formatCode="General">
                        <c:v>468.25799999999998</c:v>
                      </c:pt>
                      <c:pt idx="5106" formatCode="General">
                        <c:v>468.26799999999997</c:v>
                      </c:pt>
                      <c:pt idx="5107" formatCode="General">
                        <c:v>468.27800000000002</c:v>
                      </c:pt>
                      <c:pt idx="5108" formatCode="General">
                        <c:v>468.28800000000001</c:v>
                      </c:pt>
                      <c:pt idx="5109" formatCode="General">
                        <c:v>468.298</c:v>
                      </c:pt>
                      <c:pt idx="5110" formatCode="General">
                        <c:v>468.30799999999999</c:v>
                      </c:pt>
                      <c:pt idx="5111" formatCode="General">
                        <c:v>468.31799999999998</c:v>
                      </c:pt>
                      <c:pt idx="5112" formatCode="General">
                        <c:v>468.32799999999997</c:v>
                      </c:pt>
                      <c:pt idx="5113" formatCode="General">
                        <c:v>468.33800000000002</c:v>
                      </c:pt>
                      <c:pt idx="5114" formatCode="General">
                        <c:v>468.34800000000001</c:v>
                      </c:pt>
                      <c:pt idx="5115" formatCode="General">
                        <c:v>468.358</c:v>
                      </c:pt>
                      <c:pt idx="5116" formatCode="General">
                        <c:v>468.36799999999999</c:v>
                      </c:pt>
                      <c:pt idx="5117" formatCode="General">
                        <c:v>468.37799999999999</c:v>
                      </c:pt>
                      <c:pt idx="5118" formatCode="General">
                        <c:v>468.38799999999998</c:v>
                      </c:pt>
                      <c:pt idx="5119" formatCode="General">
                        <c:v>468.39800000000002</c:v>
                      </c:pt>
                      <c:pt idx="5120" formatCode="General">
                        <c:v>468.40800000000002</c:v>
                      </c:pt>
                      <c:pt idx="5121" formatCode="General">
                        <c:v>468.41800000000001</c:v>
                      </c:pt>
                      <c:pt idx="5122" formatCode="General">
                        <c:v>468.428</c:v>
                      </c:pt>
                      <c:pt idx="5123" formatCode="General">
                        <c:v>468.43799999999999</c:v>
                      </c:pt>
                      <c:pt idx="5124" formatCode="General">
                        <c:v>468.44799999999998</c:v>
                      </c:pt>
                      <c:pt idx="5125" formatCode="General">
                        <c:v>468.45800000000003</c:v>
                      </c:pt>
                      <c:pt idx="5126" formatCode="General">
                        <c:v>468.46800000000002</c:v>
                      </c:pt>
                      <c:pt idx="5127" formatCode="General">
                        <c:v>468.47800000000001</c:v>
                      </c:pt>
                      <c:pt idx="5128" formatCode="General">
                        <c:v>468.488</c:v>
                      </c:pt>
                      <c:pt idx="5129" formatCode="General">
                        <c:v>468.49799999999999</c:v>
                      </c:pt>
                      <c:pt idx="5130" formatCode="General">
                        <c:v>468.50799999999998</c:v>
                      </c:pt>
                      <c:pt idx="5131" formatCode="General">
                        <c:v>468.51799999999997</c:v>
                      </c:pt>
                      <c:pt idx="5132" formatCode="General">
                        <c:v>468.52800000000002</c:v>
                      </c:pt>
                      <c:pt idx="5133" formatCode="General">
                        <c:v>468.53800000000001</c:v>
                      </c:pt>
                      <c:pt idx="5134" formatCode="General">
                        <c:v>468.548</c:v>
                      </c:pt>
                      <c:pt idx="5135" formatCode="General">
                        <c:v>468.55799999999999</c:v>
                      </c:pt>
                      <c:pt idx="5136" formatCode="General">
                        <c:v>468.56799999999998</c:v>
                      </c:pt>
                      <c:pt idx="5137" formatCode="General">
                        <c:v>468.57799999999997</c:v>
                      </c:pt>
                      <c:pt idx="5138" formatCode="General">
                        <c:v>468.58800000000002</c:v>
                      </c:pt>
                      <c:pt idx="5139" formatCode="General">
                        <c:v>468.59800000000001</c:v>
                      </c:pt>
                      <c:pt idx="5140" formatCode="General">
                        <c:v>468.608</c:v>
                      </c:pt>
                      <c:pt idx="5141" formatCode="General">
                        <c:v>468.61799999999999</c:v>
                      </c:pt>
                      <c:pt idx="5142" formatCode="General">
                        <c:v>468.62799999999999</c:v>
                      </c:pt>
                      <c:pt idx="5143" formatCode="General">
                        <c:v>468.63799999999998</c:v>
                      </c:pt>
                      <c:pt idx="5144" formatCode="General">
                        <c:v>468.64800000000002</c:v>
                      </c:pt>
                      <c:pt idx="5145" formatCode="General">
                        <c:v>468.65800000000002</c:v>
                      </c:pt>
                      <c:pt idx="5146" formatCode="General">
                        <c:v>468.66800000000001</c:v>
                      </c:pt>
                      <c:pt idx="5147" formatCode="General">
                        <c:v>468.678</c:v>
                      </c:pt>
                      <c:pt idx="5148" formatCode="General">
                        <c:v>468.68799999999999</c:v>
                      </c:pt>
                      <c:pt idx="5149" formatCode="General">
                        <c:v>468.69799999999998</c:v>
                      </c:pt>
                      <c:pt idx="5150" formatCode="General">
                        <c:v>468.70800000000003</c:v>
                      </c:pt>
                      <c:pt idx="5151" formatCode="General">
                        <c:v>468.71800000000002</c:v>
                      </c:pt>
                      <c:pt idx="5152" formatCode="General">
                        <c:v>468.72800000000001</c:v>
                      </c:pt>
                      <c:pt idx="5153" formatCode="General">
                        <c:v>468.738</c:v>
                      </c:pt>
                      <c:pt idx="5154" formatCode="General">
                        <c:v>468.74799999999999</c:v>
                      </c:pt>
                      <c:pt idx="5155" formatCode="General">
                        <c:v>468.75799999999998</c:v>
                      </c:pt>
                      <c:pt idx="5156" formatCode="General">
                        <c:v>468.76799999999997</c:v>
                      </c:pt>
                      <c:pt idx="5157" formatCode="General">
                        <c:v>468.77800000000002</c:v>
                      </c:pt>
                      <c:pt idx="5158" formatCode="General">
                        <c:v>468.78800000000001</c:v>
                      </c:pt>
                      <c:pt idx="5159" formatCode="General">
                        <c:v>468.798</c:v>
                      </c:pt>
                      <c:pt idx="5160" formatCode="General">
                        <c:v>468.80799999999999</c:v>
                      </c:pt>
                      <c:pt idx="5161" formatCode="General">
                        <c:v>468.81799999999998</c:v>
                      </c:pt>
                      <c:pt idx="5162" formatCode="General">
                        <c:v>468.82799999999997</c:v>
                      </c:pt>
                      <c:pt idx="5163" formatCode="General">
                        <c:v>468.83800000000002</c:v>
                      </c:pt>
                      <c:pt idx="5164" formatCode="General">
                        <c:v>468.84800000000001</c:v>
                      </c:pt>
                      <c:pt idx="5165" formatCode="General">
                        <c:v>468.858</c:v>
                      </c:pt>
                      <c:pt idx="5166" formatCode="General">
                        <c:v>468.86799999999999</c:v>
                      </c:pt>
                      <c:pt idx="5167" formatCode="General">
                        <c:v>468.87799999999999</c:v>
                      </c:pt>
                      <c:pt idx="5168" formatCode="General">
                        <c:v>468.88799999999998</c:v>
                      </c:pt>
                      <c:pt idx="5169" formatCode="General">
                        <c:v>468.89800000000002</c:v>
                      </c:pt>
                      <c:pt idx="5170" formatCode="General">
                        <c:v>468.90800000000002</c:v>
                      </c:pt>
                      <c:pt idx="5171" formatCode="General">
                        <c:v>468.91800000000001</c:v>
                      </c:pt>
                      <c:pt idx="5172" formatCode="General">
                        <c:v>468.928</c:v>
                      </c:pt>
                      <c:pt idx="5173" formatCode="General">
                        <c:v>468.93799999999999</c:v>
                      </c:pt>
                      <c:pt idx="5174" formatCode="General">
                        <c:v>468.94799999999998</c:v>
                      </c:pt>
                      <c:pt idx="5175" formatCode="General">
                        <c:v>468.95800000000003</c:v>
                      </c:pt>
                      <c:pt idx="5176" formatCode="General">
                        <c:v>468.96800000000002</c:v>
                      </c:pt>
                      <c:pt idx="5177" formatCode="General">
                        <c:v>468.97800000000001</c:v>
                      </c:pt>
                      <c:pt idx="5178" formatCode="General">
                        <c:v>468.988</c:v>
                      </c:pt>
                      <c:pt idx="5179" formatCode="General">
                        <c:v>468.99799999999999</c:v>
                      </c:pt>
                      <c:pt idx="5180" formatCode="General">
                        <c:v>469.00799999999998</c:v>
                      </c:pt>
                      <c:pt idx="5181" formatCode="General">
                        <c:v>469.01799999999997</c:v>
                      </c:pt>
                      <c:pt idx="5182" formatCode="General">
                        <c:v>469.02800000000002</c:v>
                      </c:pt>
                      <c:pt idx="5183" formatCode="General">
                        <c:v>469.03800000000001</c:v>
                      </c:pt>
                      <c:pt idx="5184" formatCode="General">
                        <c:v>469.048</c:v>
                      </c:pt>
                      <c:pt idx="5185" formatCode="General">
                        <c:v>469.05799999999999</c:v>
                      </c:pt>
                      <c:pt idx="5186" formatCode="General">
                        <c:v>469.06799999999998</c:v>
                      </c:pt>
                      <c:pt idx="5187" formatCode="General">
                        <c:v>469.07799999999997</c:v>
                      </c:pt>
                      <c:pt idx="5188" formatCode="General">
                        <c:v>469.08800000000002</c:v>
                      </c:pt>
                      <c:pt idx="5189" formatCode="General">
                        <c:v>469.09800000000001</c:v>
                      </c:pt>
                      <c:pt idx="5190" formatCode="General">
                        <c:v>469.108</c:v>
                      </c:pt>
                      <c:pt idx="5191" formatCode="General">
                        <c:v>469.11799999999999</c:v>
                      </c:pt>
                      <c:pt idx="5192" formatCode="General">
                        <c:v>469.12799999999999</c:v>
                      </c:pt>
                      <c:pt idx="5193" formatCode="General">
                        <c:v>469.13799999999998</c:v>
                      </c:pt>
                      <c:pt idx="5194" formatCode="General">
                        <c:v>469.14800000000002</c:v>
                      </c:pt>
                      <c:pt idx="5195" formatCode="General">
                        <c:v>469.15800000000002</c:v>
                      </c:pt>
                      <c:pt idx="5196" formatCode="General">
                        <c:v>469.16800000000001</c:v>
                      </c:pt>
                      <c:pt idx="5197" formatCode="General">
                        <c:v>469.178</c:v>
                      </c:pt>
                      <c:pt idx="5198" formatCode="General">
                        <c:v>469.18799999999999</c:v>
                      </c:pt>
                      <c:pt idx="5199" formatCode="General">
                        <c:v>469.19799999999998</c:v>
                      </c:pt>
                      <c:pt idx="5200" formatCode="General">
                        <c:v>469.20800000000003</c:v>
                      </c:pt>
                      <c:pt idx="5201" formatCode="General">
                        <c:v>469.21800000000002</c:v>
                      </c:pt>
                      <c:pt idx="5202" formatCode="General">
                        <c:v>469.22800000000001</c:v>
                      </c:pt>
                      <c:pt idx="5203" formatCode="General">
                        <c:v>469.238</c:v>
                      </c:pt>
                      <c:pt idx="5204" formatCode="General">
                        <c:v>469.24799999999999</c:v>
                      </c:pt>
                      <c:pt idx="5205" formatCode="General">
                        <c:v>469.25799999999998</c:v>
                      </c:pt>
                      <c:pt idx="5206" formatCode="General">
                        <c:v>469.26799999999997</c:v>
                      </c:pt>
                      <c:pt idx="5207" formatCode="General">
                        <c:v>469.27800000000002</c:v>
                      </c:pt>
                      <c:pt idx="5208" formatCode="General">
                        <c:v>469.28800000000001</c:v>
                      </c:pt>
                      <c:pt idx="5209" formatCode="General">
                        <c:v>469.298</c:v>
                      </c:pt>
                      <c:pt idx="5210" formatCode="General">
                        <c:v>469.30799999999999</c:v>
                      </c:pt>
                      <c:pt idx="5211" formatCode="General">
                        <c:v>469.31799999999998</c:v>
                      </c:pt>
                      <c:pt idx="5212" formatCode="General">
                        <c:v>469.32799999999997</c:v>
                      </c:pt>
                      <c:pt idx="5213" formatCode="General">
                        <c:v>469.33800000000002</c:v>
                      </c:pt>
                      <c:pt idx="5214" formatCode="General">
                        <c:v>469.34800000000001</c:v>
                      </c:pt>
                      <c:pt idx="5215" formatCode="General">
                        <c:v>469.358</c:v>
                      </c:pt>
                      <c:pt idx="5216" formatCode="General">
                        <c:v>469.36799999999999</c:v>
                      </c:pt>
                      <c:pt idx="5217" formatCode="General">
                        <c:v>469.37799999999999</c:v>
                      </c:pt>
                      <c:pt idx="5218" formatCode="General">
                        <c:v>469.38799999999998</c:v>
                      </c:pt>
                      <c:pt idx="5219" formatCode="General">
                        <c:v>469.39800000000002</c:v>
                      </c:pt>
                      <c:pt idx="5220" formatCode="General">
                        <c:v>469.40800000000002</c:v>
                      </c:pt>
                      <c:pt idx="5221" formatCode="General">
                        <c:v>469.41800000000001</c:v>
                      </c:pt>
                      <c:pt idx="5222" formatCode="General">
                        <c:v>469.428</c:v>
                      </c:pt>
                      <c:pt idx="5223" formatCode="General">
                        <c:v>469.43799999999999</c:v>
                      </c:pt>
                      <c:pt idx="5224" formatCode="General">
                        <c:v>469.44799999999998</c:v>
                      </c:pt>
                      <c:pt idx="5225" formatCode="General">
                        <c:v>469.45800000000003</c:v>
                      </c:pt>
                      <c:pt idx="5226" formatCode="General">
                        <c:v>469.46800000000002</c:v>
                      </c:pt>
                      <c:pt idx="5227" formatCode="General">
                        <c:v>469.47800000000001</c:v>
                      </c:pt>
                      <c:pt idx="5228" formatCode="General">
                        <c:v>469.488</c:v>
                      </c:pt>
                      <c:pt idx="5229" formatCode="General">
                        <c:v>469.49799999999999</c:v>
                      </c:pt>
                      <c:pt idx="5230" formatCode="General">
                        <c:v>469.50799999999998</c:v>
                      </c:pt>
                      <c:pt idx="5231" formatCode="General">
                        <c:v>469.51799999999997</c:v>
                      </c:pt>
                      <c:pt idx="5232" formatCode="General">
                        <c:v>469.52800000000002</c:v>
                      </c:pt>
                      <c:pt idx="5233" formatCode="General">
                        <c:v>469.53800000000001</c:v>
                      </c:pt>
                      <c:pt idx="5234" formatCode="General">
                        <c:v>469.548</c:v>
                      </c:pt>
                      <c:pt idx="5235" formatCode="General">
                        <c:v>469.55799999999999</c:v>
                      </c:pt>
                      <c:pt idx="5236" formatCode="General">
                        <c:v>469.56799999999998</c:v>
                      </c:pt>
                      <c:pt idx="5237" formatCode="General">
                        <c:v>469.57799999999997</c:v>
                      </c:pt>
                      <c:pt idx="5238" formatCode="General">
                        <c:v>469.58800000000002</c:v>
                      </c:pt>
                      <c:pt idx="5239" formatCode="General">
                        <c:v>469.59800000000001</c:v>
                      </c:pt>
                      <c:pt idx="5240" formatCode="General">
                        <c:v>469.608</c:v>
                      </c:pt>
                      <c:pt idx="5241" formatCode="General">
                        <c:v>469.61799999999999</c:v>
                      </c:pt>
                      <c:pt idx="5242" formatCode="General">
                        <c:v>469.62799999999999</c:v>
                      </c:pt>
                      <c:pt idx="5243" formatCode="General">
                        <c:v>469.63799999999998</c:v>
                      </c:pt>
                      <c:pt idx="5244" formatCode="General">
                        <c:v>469.64800000000002</c:v>
                      </c:pt>
                      <c:pt idx="5245" formatCode="General">
                        <c:v>469.65800000000002</c:v>
                      </c:pt>
                      <c:pt idx="5246" formatCode="General">
                        <c:v>469.66800000000001</c:v>
                      </c:pt>
                      <c:pt idx="5247" formatCode="General">
                        <c:v>469.678</c:v>
                      </c:pt>
                      <c:pt idx="5248" formatCode="General">
                        <c:v>469.68799999999999</c:v>
                      </c:pt>
                      <c:pt idx="5249" formatCode="General">
                        <c:v>469.69799999999998</c:v>
                      </c:pt>
                      <c:pt idx="5250" formatCode="General">
                        <c:v>469.70800000000003</c:v>
                      </c:pt>
                      <c:pt idx="5251" formatCode="General">
                        <c:v>469.71800000000002</c:v>
                      </c:pt>
                      <c:pt idx="5252" formatCode="General">
                        <c:v>469.72800000000001</c:v>
                      </c:pt>
                      <c:pt idx="5253" formatCode="General">
                        <c:v>469.738</c:v>
                      </c:pt>
                      <c:pt idx="5254" formatCode="General">
                        <c:v>469.74799999999999</c:v>
                      </c:pt>
                      <c:pt idx="5255" formatCode="General">
                        <c:v>469.75799999999998</c:v>
                      </c:pt>
                      <c:pt idx="5256" formatCode="General">
                        <c:v>469.76799999999997</c:v>
                      </c:pt>
                      <c:pt idx="5257" formatCode="General">
                        <c:v>469.77800000000002</c:v>
                      </c:pt>
                      <c:pt idx="5258" formatCode="General">
                        <c:v>469.78800000000001</c:v>
                      </c:pt>
                      <c:pt idx="5259" formatCode="General">
                        <c:v>469.798</c:v>
                      </c:pt>
                      <c:pt idx="5260" formatCode="General">
                        <c:v>469.80799999999999</c:v>
                      </c:pt>
                      <c:pt idx="5261" formatCode="General">
                        <c:v>469.81799999999998</c:v>
                      </c:pt>
                      <c:pt idx="5262" formatCode="General">
                        <c:v>469.82799999999997</c:v>
                      </c:pt>
                      <c:pt idx="5263" formatCode="General">
                        <c:v>469.83800000000002</c:v>
                      </c:pt>
                      <c:pt idx="5264" formatCode="General">
                        <c:v>469.84800000000001</c:v>
                      </c:pt>
                      <c:pt idx="5265" formatCode="General">
                        <c:v>469.858</c:v>
                      </c:pt>
                      <c:pt idx="5266" formatCode="General">
                        <c:v>469.86799999999999</c:v>
                      </c:pt>
                      <c:pt idx="5267" formatCode="General">
                        <c:v>469.87799999999999</c:v>
                      </c:pt>
                      <c:pt idx="5268" formatCode="General">
                        <c:v>469.88799999999998</c:v>
                      </c:pt>
                      <c:pt idx="5269" formatCode="General">
                        <c:v>469.89800000000002</c:v>
                      </c:pt>
                      <c:pt idx="5270" formatCode="General">
                        <c:v>469.90800000000002</c:v>
                      </c:pt>
                      <c:pt idx="5271" formatCode="General">
                        <c:v>469.91800000000001</c:v>
                      </c:pt>
                      <c:pt idx="5272" formatCode="General">
                        <c:v>469.928</c:v>
                      </c:pt>
                      <c:pt idx="5273" formatCode="General">
                        <c:v>469.93799999999999</c:v>
                      </c:pt>
                      <c:pt idx="5274" formatCode="General">
                        <c:v>469.94799999999998</c:v>
                      </c:pt>
                      <c:pt idx="5275" formatCode="General">
                        <c:v>469.95800000000003</c:v>
                      </c:pt>
                      <c:pt idx="5276" formatCode="General">
                        <c:v>469.96800000000002</c:v>
                      </c:pt>
                      <c:pt idx="5277" formatCode="General">
                        <c:v>469.97800000000001</c:v>
                      </c:pt>
                      <c:pt idx="5278" formatCode="General">
                        <c:v>469.988</c:v>
                      </c:pt>
                      <c:pt idx="5279" formatCode="General">
                        <c:v>469.99799999999999</c:v>
                      </c:pt>
                      <c:pt idx="5280" formatCode="General">
                        <c:v>470.00799999999998</c:v>
                      </c:pt>
                      <c:pt idx="5281" formatCode="General">
                        <c:v>470.01799999999997</c:v>
                      </c:pt>
                      <c:pt idx="5282" formatCode="General">
                        <c:v>470.02800000000002</c:v>
                      </c:pt>
                      <c:pt idx="5283" formatCode="General">
                        <c:v>470.03800000000001</c:v>
                      </c:pt>
                      <c:pt idx="5284" formatCode="General">
                        <c:v>470.048</c:v>
                      </c:pt>
                      <c:pt idx="5285" formatCode="General">
                        <c:v>470.05799999999999</c:v>
                      </c:pt>
                      <c:pt idx="5286" formatCode="General">
                        <c:v>470.06799999999998</c:v>
                      </c:pt>
                      <c:pt idx="5287" formatCode="General">
                        <c:v>470.07799999999997</c:v>
                      </c:pt>
                      <c:pt idx="5288" formatCode="General">
                        <c:v>470.08800000000002</c:v>
                      </c:pt>
                      <c:pt idx="5289" formatCode="General">
                        <c:v>470.09800000000001</c:v>
                      </c:pt>
                      <c:pt idx="5290" formatCode="General">
                        <c:v>470.108</c:v>
                      </c:pt>
                      <c:pt idx="5291" formatCode="General">
                        <c:v>470.11799999999999</c:v>
                      </c:pt>
                      <c:pt idx="5292" formatCode="General">
                        <c:v>470.12799999999999</c:v>
                      </c:pt>
                      <c:pt idx="5293" formatCode="General">
                        <c:v>470.13799999999998</c:v>
                      </c:pt>
                      <c:pt idx="5294" formatCode="General">
                        <c:v>470.14800000000002</c:v>
                      </c:pt>
                      <c:pt idx="5295" formatCode="General">
                        <c:v>470.15800000000002</c:v>
                      </c:pt>
                      <c:pt idx="5296" formatCode="General">
                        <c:v>470.16800000000001</c:v>
                      </c:pt>
                      <c:pt idx="5297" formatCode="General">
                        <c:v>470.178</c:v>
                      </c:pt>
                      <c:pt idx="5298" formatCode="General">
                        <c:v>470.18799999999999</c:v>
                      </c:pt>
                      <c:pt idx="5299" formatCode="General">
                        <c:v>470.19799999999998</c:v>
                      </c:pt>
                      <c:pt idx="5300" formatCode="General">
                        <c:v>470.20800000000003</c:v>
                      </c:pt>
                      <c:pt idx="5301" formatCode="General">
                        <c:v>470.21800000000002</c:v>
                      </c:pt>
                      <c:pt idx="5302" formatCode="General">
                        <c:v>470.22800000000001</c:v>
                      </c:pt>
                      <c:pt idx="5303" formatCode="General">
                        <c:v>470.238</c:v>
                      </c:pt>
                      <c:pt idx="5304" formatCode="General">
                        <c:v>470.24799999999999</c:v>
                      </c:pt>
                      <c:pt idx="5305" formatCode="General">
                        <c:v>470.25799999999998</c:v>
                      </c:pt>
                      <c:pt idx="5306" formatCode="General">
                        <c:v>470.26799999999997</c:v>
                      </c:pt>
                      <c:pt idx="5307" formatCode="General">
                        <c:v>470.27800000000002</c:v>
                      </c:pt>
                      <c:pt idx="5308" formatCode="General">
                        <c:v>470.28800000000001</c:v>
                      </c:pt>
                      <c:pt idx="5309" formatCode="General">
                        <c:v>470.298</c:v>
                      </c:pt>
                      <c:pt idx="5310" formatCode="General">
                        <c:v>470.30799999999999</c:v>
                      </c:pt>
                      <c:pt idx="5311" formatCode="General">
                        <c:v>470.31799999999998</c:v>
                      </c:pt>
                      <c:pt idx="5312" formatCode="General">
                        <c:v>470.32799999999997</c:v>
                      </c:pt>
                      <c:pt idx="5313" formatCode="General">
                        <c:v>470.33800000000002</c:v>
                      </c:pt>
                      <c:pt idx="5314" formatCode="General">
                        <c:v>470.34800000000001</c:v>
                      </c:pt>
                      <c:pt idx="5315" formatCode="General">
                        <c:v>470.358</c:v>
                      </c:pt>
                      <c:pt idx="5316" formatCode="General">
                        <c:v>470.36799999999999</c:v>
                      </c:pt>
                      <c:pt idx="5317" formatCode="General">
                        <c:v>470.37799999999999</c:v>
                      </c:pt>
                      <c:pt idx="5318" formatCode="General">
                        <c:v>470.38799999999998</c:v>
                      </c:pt>
                      <c:pt idx="5319" formatCode="General">
                        <c:v>470.39800000000002</c:v>
                      </c:pt>
                      <c:pt idx="5320" formatCode="General">
                        <c:v>470.40800000000002</c:v>
                      </c:pt>
                      <c:pt idx="5321" formatCode="General">
                        <c:v>470.41800000000001</c:v>
                      </c:pt>
                      <c:pt idx="5322" formatCode="General">
                        <c:v>470.428</c:v>
                      </c:pt>
                      <c:pt idx="5323" formatCode="General">
                        <c:v>470.43799999999999</c:v>
                      </c:pt>
                      <c:pt idx="5324" formatCode="General">
                        <c:v>470.44799999999998</c:v>
                      </c:pt>
                      <c:pt idx="5325" formatCode="General">
                        <c:v>470.45800000000003</c:v>
                      </c:pt>
                      <c:pt idx="5326" formatCode="General">
                        <c:v>470.46800000000002</c:v>
                      </c:pt>
                      <c:pt idx="5327" formatCode="General">
                        <c:v>470.47800000000001</c:v>
                      </c:pt>
                      <c:pt idx="5328" formatCode="General">
                        <c:v>470.488</c:v>
                      </c:pt>
                      <c:pt idx="5329" formatCode="General">
                        <c:v>470.49799999999999</c:v>
                      </c:pt>
                      <c:pt idx="5330" formatCode="General">
                        <c:v>470.50799999999998</c:v>
                      </c:pt>
                      <c:pt idx="5331" formatCode="General">
                        <c:v>470.51799999999997</c:v>
                      </c:pt>
                      <c:pt idx="5332" formatCode="General">
                        <c:v>470.52800000000002</c:v>
                      </c:pt>
                      <c:pt idx="5333" formatCode="General">
                        <c:v>470.53800000000001</c:v>
                      </c:pt>
                      <c:pt idx="5334" formatCode="General">
                        <c:v>470.548</c:v>
                      </c:pt>
                      <c:pt idx="5335" formatCode="General">
                        <c:v>470.55799999999999</c:v>
                      </c:pt>
                      <c:pt idx="5336" formatCode="General">
                        <c:v>470.56799999999998</c:v>
                      </c:pt>
                      <c:pt idx="5337" formatCode="General">
                        <c:v>470.57799999999997</c:v>
                      </c:pt>
                      <c:pt idx="5338" formatCode="General">
                        <c:v>470.58800000000002</c:v>
                      </c:pt>
                      <c:pt idx="5339" formatCode="General">
                        <c:v>470.59800000000001</c:v>
                      </c:pt>
                      <c:pt idx="5340" formatCode="General">
                        <c:v>470.608</c:v>
                      </c:pt>
                      <c:pt idx="5341" formatCode="General">
                        <c:v>470.61799999999999</c:v>
                      </c:pt>
                      <c:pt idx="5342" formatCode="General">
                        <c:v>470.62799999999999</c:v>
                      </c:pt>
                      <c:pt idx="5343" formatCode="General">
                        <c:v>470.63799999999998</c:v>
                      </c:pt>
                      <c:pt idx="5344" formatCode="General">
                        <c:v>470.64800000000002</c:v>
                      </c:pt>
                      <c:pt idx="5345" formatCode="General">
                        <c:v>470.65800000000002</c:v>
                      </c:pt>
                      <c:pt idx="5346" formatCode="General">
                        <c:v>470.66800000000001</c:v>
                      </c:pt>
                      <c:pt idx="5347" formatCode="General">
                        <c:v>470.678</c:v>
                      </c:pt>
                      <c:pt idx="5348" formatCode="General">
                        <c:v>470.68799999999999</c:v>
                      </c:pt>
                      <c:pt idx="5349" formatCode="General">
                        <c:v>470.69799999999998</c:v>
                      </c:pt>
                      <c:pt idx="5350" formatCode="General">
                        <c:v>470.70800000000003</c:v>
                      </c:pt>
                      <c:pt idx="5351" formatCode="General">
                        <c:v>470.71800000000002</c:v>
                      </c:pt>
                      <c:pt idx="5352" formatCode="General">
                        <c:v>470.72800000000001</c:v>
                      </c:pt>
                      <c:pt idx="5353" formatCode="General">
                        <c:v>470.738</c:v>
                      </c:pt>
                      <c:pt idx="5354" formatCode="General">
                        <c:v>470.74799999999999</c:v>
                      </c:pt>
                      <c:pt idx="5355" formatCode="General">
                        <c:v>470.75799999999998</c:v>
                      </c:pt>
                      <c:pt idx="5356" formatCode="General">
                        <c:v>470.76799999999997</c:v>
                      </c:pt>
                      <c:pt idx="5357" formatCode="General">
                        <c:v>470.77800000000002</c:v>
                      </c:pt>
                      <c:pt idx="5358" formatCode="General">
                        <c:v>470.78800000000001</c:v>
                      </c:pt>
                      <c:pt idx="5359" formatCode="General">
                        <c:v>470.798</c:v>
                      </c:pt>
                      <c:pt idx="5360" formatCode="General">
                        <c:v>470.80799999999999</c:v>
                      </c:pt>
                      <c:pt idx="5361" formatCode="General">
                        <c:v>470.81799999999998</c:v>
                      </c:pt>
                      <c:pt idx="5362" formatCode="General">
                        <c:v>470.82799999999997</c:v>
                      </c:pt>
                      <c:pt idx="5363" formatCode="General">
                        <c:v>470.83800000000002</c:v>
                      </c:pt>
                      <c:pt idx="5364" formatCode="General">
                        <c:v>470.84800000000001</c:v>
                      </c:pt>
                      <c:pt idx="5365" formatCode="General">
                        <c:v>470.858</c:v>
                      </c:pt>
                      <c:pt idx="5366" formatCode="General">
                        <c:v>470.86799999999999</c:v>
                      </c:pt>
                      <c:pt idx="5367" formatCode="General">
                        <c:v>470.87799999999999</c:v>
                      </c:pt>
                      <c:pt idx="5368" formatCode="General">
                        <c:v>470.88799999999998</c:v>
                      </c:pt>
                      <c:pt idx="5369" formatCode="General">
                        <c:v>470.89800000000002</c:v>
                      </c:pt>
                      <c:pt idx="5370" formatCode="General">
                        <c:v>470.90800000000002</c:v>
                      </c:pt>
                      <c:pt idx="5371" formatCode="General">
                        <c:v>470.91800000000001</c:v>
                      </c:pt>
                      <c:pt idx="5372" formatCode="General">
                        <c:v>470.928</c:v>
                      </c:pt>
                      <c:pt idx="5373" formatCode="General">
                        <c:v>470.93799999999999</c:v>
                      </c:pt>
                      <c:pt idx="5374" formatCode="General">
                        <c:v>470.94799999999998</c:v>
                      </c:pt>
                      <c:pt idx="5375" formatCode="General">
                        <c:v>470.95800000000003</c:v>
                      </c:pt>
                      <c:pt idx="5376" formatCode="General">
                        <c:v>470.96800000000002</c:v>
                      </c:pt>
                      <c:pt idx="5377" formatCode="General">
                        <c:v>470.97800000000001</c:v>
                      </c:pt>
                      <c:pt idx="5378" formatCode="General">
                        <c:v>470.988</c:v>
                      </c:pt>
                      <c:pt idx="5379" formatCode="General">
                        <c:v>470.99799999999999</c:v>
                      </c:pt>
                      <c:pt idx="5380" formatCode="General">
                        <c:v>471.00799999999998</c:v>
                      </c:pt>
                      <c:pt idx="5381" formatCode="General">
                        <c:v>471.01799999999997</c:v>
                      </c:pt>
                      <c:pt idx="5382" formatCode="General">
                        <c:v>471.02800000000002</c:v>
                      </c:pt>
                      <c:pt idx="5383" formatCode="General">
                        <c:v>471.03800000000001</c:v>
                      </c:pt>
                      <c:pt idx="5384" formatCode="General">
                        <c:v>471.048</c:v>
                      </c:pt>
                      <c:pt idx="5385" formatCode="General">
                        <c:v>471.05799999999999</c:v>
                      </c:pt>
                      <c:pt idx="5386" formatCode="General">
                        <c:v>471.06799999999998</c:v>
                      </c:pt>
                      <c:pt idx="5387" formatCode="General">
                        <c:v>471.07799999999997</c:v>
                      </c:pt>
                      <c:pt idx="5388" formatCode="General">
                        <c:v>471.08800000000002</c:v>
                      </c:pt>
                      <c:pt idx="5389" formatCode="General">
                        <c:v>471.09800000000001</c:v>
                      </c:pt>
                      <c:pt idx="5390" formatCode="General">
                        <c:v>471.108</c:v>
                      </c:pt>
                      <c:pt idx="5391" formatCode="General">
                        <c:v>471.11799999999999</c:v>
                      </c:pt>
                      <c:pt idx="5392" formatCode="General">
                        <c:v>471.12799999999999</c:v>
                      </c:pt>
                      <c:pt idx="5393" formatCode="General">
                        <c:v>471.13799999999998</c:v>
                      </c:pt>
                      <c:pt idx="5394" formatCode="General">
                        <c:v>471.14800000000002</c:v>
                      </c:pt>
                      <c:pt idx="5395" formatCode="General">
                        <c:v>471.15800000000002</c:v>
                      </c:pt>
                      <c:pt idx="5396" formatCode="General">
                        <c:v>471.16800000000001</c:v>
                      </c:pt>
                      <c:pt idx="5397" formatCode="General">
                        <c:v>471.178</c:v>
                      </c:pt>
                      <c:pt idx="5398" formatCode="General">
                        <c:v>471.18799999999999</c:v>
                      </c:pt>
                      <c:pt idx="5399" formatCode="General">
                        <c:v>471.19799999999998</c:v>
                      </c:pt>
                      <c:pt idx="5400" formatCode="General">
                        <c:v>471.20800000000003</c:v>
                      </c:pt>
                      <c:pt idx="5401" formatCode="General">
                        <c:v>471.21800000000002</c:v>
                      </c:pt>
                      <c:pt idx="5402" formatCode="General">
                        <c:v>471.22800000000001</c:v>
                      </c:pt>
                      <c:pt idx="5403" formatCode="General">
                        <c:v>471.238</c:v>
                      </c:pt>
                      <c:pt idx="5404" formatCode="General">
                        <c:v>471.24799999999999</c:v>
                      </c:pt>
                      <c:pt idx="5405" formatCode="General">
                        <c:v>471.25799999999998</c:v>
                      </c:pt>
                      <c:pt idx="5406" formatCode="General">
                        <c:v>471.26799999999997</c:v>
                      </c:pt>
                      <c:pt idx="5407" formatCode="General">
                        <c:v>471.27800000000002</c:v>
                      </c:pt>
                      <c:pt idx="5408" formatCode="General">
                        <c:v>471.28800000000001</c:v>
                      </c:pt>
                      <c:pt idx="5409" formatCode="General">
                        <c:v>471.298</c:v>
                      </c:pt>
                      <c:pt idx="5410" formatCode="General">
                        <c:v>471.30799999999999</c:v>
                      </c:pt>
                      <c:pt idx="5411" formatCode="General">
                        <c:v>471.31799999999998</c:v>
                      </c:pt>
                      <c:pt idx="5412" formatCode="General">
                        <c:v>471.32799999999997</c:v>
                      </c:pt>
                      <c:pt idx="5413" formatCode="General">
                        <c:v>471.33800000000002</c:v>
                      </c:pt>
                      <c:pt idx="5414" formatCode="General">
                        <c:v>471.34800000000001</c:v>
                      </c:pt>
                      <c:pt idx="5415" formatCode="General">
                        <c:v>471.358</c:v>
                      </c:pt>
                      <c:pt idx="5416" formatCode="General">
                        <c:v>471.36799999999999</c:v>
                      </c:pt>
                      <c:pt idx="5417" formatCode="General">
                        <c:v>471.37799999999999</c:v>
                      </c:pt>
                      <c:pt idx="5418" formatCode="General">
                        <c:v>471.38799999999998</c:v>
                      </c:pt>
                      <c:pt idx="5419" formatCode="General">
                        <c:v>471.39800000000002</c:v>
                      </c:pt>
                      <c:pt idx="5420" formatCode="General">
                        <c:v>471.40800000000002</c:v>
                      </c:pt>
                      <c:pt idx="5421" formatCode="General">
                        <c:v>471.41800000000001</c:v>
                      </c:pt>
                      <c:pt idx="5422" formatCode="General">
                        <c:v>471.428</c:v>
                      </c:pt>
                      <c:pt idx="5423" formatCode="General">
                        <c:v>471.43799999999999</c:v>
                      </c:pt>
                      <c:pt idx="5424" formatCode="General">
                        <c:v>471.44799999999998</c:v>
                      </c:pt>
                      <c:pt idx="5425" formatCode="General">
                        <c:v>471.45800000000003</c:v>
                      </c:pt>
                      <c:pt idx="5426" formatCode="General">
                        <c:v>471.46800000000002</c:v>
                      </c:pt>
                      <c:pt idx="5427" formatCode="General">
                        <c:v>471.47800000000001</c:v>
                      </c:pt>
                      <c:pt idx="5428" formatCode="General">
                        <c:v>471.488</c:v>
                      </c:pt>
                      <c:pt idx="5429" formatCode="General">
                        <c:v>471.49799999999999</c:v>
                      </c:pt>
                      <c:pt idx="5430" formatCode="General">
                        <c:v>471.50799999999998</c:v>
                      </c:pt>
                      <c:pt idx="5431" formatCode="General">
                        <c:v>471.51799999999997</c:v>
                      </c:pt>
                      <c:pt idx="5432" formatCode="General">
                        <c:v>471.52800000000002</c:v>
                      </c:pt>
                      <c:pt idx="5433" formatCode="General">
                        <c:v>471.53800000000001</c:v>
                      </c:pt>
                      <c:pt idx="5434" formatCode="General">
                        <c:v>471.548</c:v>
                      </c:pt>
                      <c:pt idx="5435" formatCode="General">
                        <c:v>471.55799999999999</c:v>
                      </c:pt>
                      <c:pt idx="5436" formatCode="General">
                        <c:v>471.56799999999998</c:v>
                      </c:pt>
                      <c:pt idx="5437" formatCode="General">
                        <c:v>471.57799999999997</c:v>
                      </c:pt>
                      <c:pt idx="5438" formatCode="General">
                        <c:v>471.58800000000002</c:v>
                      </c:pt>
                      <c:pt idx="5439" formatCode="General">
                        <c:v>471.59800000000001</c:v>
                      </c:pt>
                      <c:pt idx="5440" formatCode="General">
                        <c:v>471.608</c:v>
                      </c:pt>
                      <c:pt idx="5441" formatCode="General">
                        <c:v>471.61799999999999</c:v>
                      </c:pt>
                      <c:pt idx="5442" formatCode="General">
                        <c:v>471.62799999999999</c:v>
                      </c:pt>
                      <c:pt idx="5443" formatCode="General">
                        <c:v>471.63799999999998</c:v>
                      </c:pt>
                      <c:pt idx="5444" formatCode="General">
                        <c:v>471.64800000000002</c:v>
                      </c:pt>
                      <c:pt idx="5445" formatCode="General">
                        <c:v>471.65800000000002</c:v>
                      </c:pt>
                      <c:pt idx="5446" formatCode="General">
                        <c:v>471.66800000000001</c:v>
                      </c:pt>
                      <c:pt idx="5447" formatCode="General">
                        <c:v>471.678</c:v>
                      </c:pt>
                      <c:pt idx="5448" formatCode="General">
                        <c:v>471.68799999999999</c:v>
                      </c:pt>
                      <c:pt idx="5449" formatCode="General">
                        <c:v>471.69799999999998</c:v>
                      </c:pt>
                      <c:pt idx="5450" formatCode="General">
                        <c:v>471.70800000000003</c:v>
                      </c:pt>
                      <c:pt idx="5451" formatCode="General">
                        <c:v>471.71800000000002</c:v>
                      </c:pt>
                      <c:pt idx="5452" formatCode="General">
                        <c:v>471.72800000000001</c:v>
                      </c:pt>
                      <c:pt idx="5453" formatCode="General">
                        <c:v>471.738</c:v>
                      </c:pt>
                      <c:pt idx="5454" formatCode="General">
                        <c:v>471.74799999999999</c:v>
                      </c:pt>
                      <c:pt idx="5455" formatCode="General">
                        <c:v>471.75799999999998</c:v>
                      </c:pt>
                      <c:pt idx="5456" formatCode="General">
                        <c:v>471.76799999999997</c:v>
                      </c:pt>
                      <c:pt idx="5457" formatCode="General">
                        <c:v>471.77800000000002</c:v>
                      </c:pt>
                      <c:pt idx="5458" formatCode="General">
                        <c:v>471.78800000000001</c:v>
                      </c:pt>
                      <c:pt idx="5459" formatCode="General">
                        <c:v>471.798</c:v>
                      </c:pt>
                      <c:pt idx="5460" formatCode="General">
                        <c:v>471.80799999999999</c:v>
                      </c:pt>
                      <c:pt idx="5461" formatCode="General">
                        <c:v>471.81799999999998</c:v>
                      </c:pt>
                      <c:pt idx="5462" formatCode="General">
                        <c:v>471.82799999999997</c:v>
                      </c:pt>
                      <c:pt idx="5463" formatCode="General">
                        <c:v>471.83800000000002</c:v>
                      </c:pt>
                      <c:pt idx="5464" formatCode="General">
                        <c:v>471.84800000000001</c:v>
                      </c:pt>
                      <c:pt idx="5465" formatCode="General">
                        <c:v>471.858</c:v>
                      </c:pt>
                      <c:pt idx="5466" formatCode="General">
                        <c:v>471.86799999999999</c:v>
                      </c:pt>
                      <c:pt idx="5467" formatCode="General">
                        <c:v>471.87799999999999</c:v>
                      </c:pt>
                      <c:pt idx="5468" formatCode="General">
                        <c:v>471.88799999999998</c:v>
                      </c:pt>
                      <c:pt idx="5469" formatCode="General">
                        <c:v>471.89800000000002</c:v>
                      </c:pt>
                      <c:pt idx="5470" formatCode="General">
                        <c:v>471.90800000000002</c:v>
                      </c:pt>
                      <c:pt idx="5471" formatCode="General">
                        <c:v>471.91800000000001</c:v>
                      </c:pt>
                      <c:pt idx="5472" formatCode="General">
                        <c:v>471.928</c:v>
                      </c:pt>
                      <c:pt idx="5473" formatCode="General">
                        <c:v>471.93799999999999</c:v>
                      </c:pt>
                      <c:pt idx="5474" formatCode="General">
                        <c:v>471.94799999999998</c:v>
                      </c:pt>
                      <c:pt idx="5475" formatCode="General">
                        <c:v>471.95800000000003</c:v>
                      </c:pt>
                      <c:pt idx="5476" formatCode="General">
                        <c:v>471.96800000000002</c:v>
                      </c:pt>
                      <c:pt idx="5477" formatCode="General">
                        <c:v>471.97800000000001</c:v>
                      </c:pt>
                      <c:pt idx="5478" formatCode="General">
                        <c:v>471.988</c:v>
                      </c:pt>
                      <c:pt idx="5479" formatCode="General">
                        <c:v>471.99799999999999</c:v>
                      </c:pt>
                      <c:pt idx="5480" formatCode="General">
                        <c:v>472.00799999999998</c:v>
                      </c:pt>
                      <c:pt idx="5481" formatCode="General">
                        <c:v>472.01799999999997</c:v>
                      </c:pt>
                      <c:pt idx="5482" formatCode="General">
                        <c:v>472.02800000000002</c:v>
                      </c:pt>
                      <c:pt idx="5483" formatCode="General">
                        <c:v>472.03800000000001</c:v>
                      </c:pt>
                      <c:pt idx="5484" formatCode="General">
                        <c:v>472.048</c:v>
                      </c:pt>
                      <c:pt idx="5485" formatCode="General">
                        <c:v>472.05799999999999</c:v>
                      </c:pt>
                      <c:pt idx="5486" formatCode="General">
                        <c:v>472.06799999999998</c:v>
                      </c:pt>
                      <c:pt idx="5487" formatCode="General">
                        <c:v>472.07799999999997</c:v>
                      </c:pt>
                      <c:pt idx="5488" formatCode="General">
                        <c:v>472.08800000000002</c:v>
                      </c:pt>
                      <c:pt idx="5489" formatCode="General">
                        <c:v>472.09800000000001</c:v>
                      </c:pt>
                      <c:pt idx="5490" formatCode="General">
                        <c:v>472.108</c:v>
                      </c:pt>
                      <c:pt idx="5491" formatCode="General">
                        <c:v>472.11799999999999</c:v>
                      </c:pt>
                      <c:pt idx="5492" formatCode="General">
                        <c:v>472.12799999999999</c:v>
                      </c:pt>
                      <c:pt idx="5493" formatCode="General">
                        <c:v>472.13799999999998</c:v>
                      </c:pt>
                      <c:pt idx="5494" formatCode="General">
                        <c:v>472.14800000000002</c:v>
                      </c:pt>
                      <c:pt idx="5495" formatCode="General">
                        <c:v>472.15800000000002</c:v>
                      </c:pt>
                      <c:pt idx="5496" formatCode="General">
                        <c:v>472.16800000000001</c:v>
                      </c:pt>
                      <c:pt idx="5497" formatCode="General">
                        <c:v>472.178</c:v>
                      </c:pt>
                      <c:pt idx="5498" formatCode="General">
                        <c:v>472.18799999999999</c:v>
                      </c:pt>
                      <c:pt idx="5499" formatCode="General">
                        <c:v>472.19799999999998</c:v>
                      </c:pt>
                      <c:pt idx="5500" formatCode="General">
                        <c:v>472.20800000000003</c:v>
                      </c:pt>
                      <c:pt idx="5501" formatCode="General">
                        <c:v>472.21800000000002</c:v>
                      </c:pt>
                      <c:pt idx="5502" formatCode="General">
                        <c:v>472.22800000000001</c:v>
                      </c:pt>
                      <c:pt idx="5503" formatCode="General">
                        <c:v>472.238</c:v>
                      </c:pt>
                      <c:pt idx="5504" formatCode="General">
                        <c:v>472.24799999999999</c:v>
                      </c:pt>
                      <c:pt idx="5505" formatCode="General">
                        <c:v>472.25799999999998</c:v>
                      </c:pt>
                      <c:pt idx="5506" formatCode="General">
                        <c:v>472.26799999999997</c:v>
                      </c:pt>
                      <c:pt idx="5507" formatCode="General">
                        <c:v>472.27800000000002</c:v>
                      </c:pt>
                      <c:pt idx="5508" formatCode="General">
                        <c:v>472.28800000000001</c:v>
                      </c:pt>
                      <c:pt idx="5509" formatCode="General">
                        <c:v>472.298</c:v>
                      </c:pt>
                      <c:pt idx="5510" formatCode="General">
                        <c:v>472.30799999999999</c:v>
                      </c:pt>
                      <c:pt idx="5511" formatCode="General">
                        <c:v>472.31799999999998</c:v>
                      </c:pt>
                      <c:pt idx="5512" formatCode="General">
                        <c:v>472.32799999999997</c:v>
                      </c:pt>
                      <c:pt idx="5513" formatCode="General">
                        <c:v>472.33800000000002</c:v>
                      </c:pt>
                      <c:pt idx="5514" formatCode="General">
                        <c:v>472.34800000000001</c:v>
                      </c:pt>
                      <c:pt idx="5515" formatCode="General">
                        <c:v>472.358</c:v>
                      </c:pt>
                      <c:pt idx="5516" formatCode="General">
                        <c:v>472.36799999999999</c:v>
                      </c:pt>
                      <c:pt idx="5517" formatCode="General">
                        <c:v>472.37799999999999</c:v>
                      </c:pt>
                      <c:pt idx="5518" formatCode="General">
                        <c:v>472.38799999999998</c:v>
                      </c:pt>
                      <c:pt idx="5519" formatCode="General">
                        <c:v>472.39800000000002</c:v>
                      </c:pt>
                      <c:pt idx="5520" formatCode="General">
                        <c:v>472.40800000000002</c:v>
                      </c:pt>
                      <c:pt idx="5521" formatCode="General">
                        <c:v>472.41800000000001</c:v>
                      </c:pt>
                      <c:pt idx="5522" formatCode="General">
                        <c:v>472.428</c:v>
                      </c:pt>
                      <c:pt idx="5523" formatCode="General">
                        <c:v>472.43799999999999</c:v>
                      </c:pt>
                      <c:pt idx="5524" formatCode="General">
                        <c:v>472.44799999999998</c:v>
                      </c:pt>
                      <c:pt idx="5525" formatCode="General">
                        <c:v>472.45800000000003</c:v>
                      </c:pt>
                      <c:pt idx="5526" formatCode="General">
                        <c:v>472.46800000000002</c:v>
                      </c:pt>
                      <c:pt idx="5527" formatCode="General">
                        <c:v>472.47800000000001</c:v>
                      </c:pt>
                      <c:pt idx="5528" formatCode="General">
                        <c:v>472.488</c:v>
                      </c:pt>
                      <c:pt idx="5529" formatCode="General">
                        <c:v>472.49799999999999</c:v>
                      </c:pt>
                      <c:pt idx="5530" formatCode="General">
                        <c:v>472.50799999999998</c:v>
                      </c:pt>
                      <c:pt idx="5531" formatCode="General">
                        <c:v>472.51799999999997</c:v>
                      </c:pt>
                      <c:pt idx="5532" formatCode="General">
                        <c:v>472.52800000000002</c:v>
                      </c:pt>
                      <c:pt idx="5533" formatCode="General">
                        <c:v>472.53800000000001</c:v>
                      </c:pt>
                      <c:pt idx="5534" formatCode="General">
                        <c:v>472.548</c:v>
                      </c:pt>
                      <c:pt idx="5535" formatCode="General">
                        <c:v>472.55799999999999</c:v>
                      </c:pt>
                      <c:pt idx="5536" formatCode="General">
                        <c:v>472.56799999999998</c:v>
                      </c:pt>
                      <c:pt idx="5537" formatCode="General">
                        <c:v>472.57799999999997</c:v>
                      </c:pt>
                      <c:pt idx="5538" formatCode="General">
                        <c:v>472.58800000000002</c:v>
                      </c:pt>
                      <c:pt idx="5539" formatCode="General">
                        <c:v>472.59800000000001</c:v>
                      </c:pt>
                      <c:pt idx="5540" formatCode="General">
                        <c:v>472.608</c:v>
                      </c:pt>
                      <c:pt idx="5541" formatCode="General">
                        <c:v>472.61799999999999</c:v>
                      </c:pt>
                      <c:pt idx="5542" formatCode="General">
                        <c:v>472.62799999999999</c:v>
                      </c:pt>
                      <c:pt idx="5543" formatCode="General">
                        <c:v>472.63799999999998</c:v>
                      </c:pt>
                      <c:pt idx="5544" formatCode="General">
                        <c:v>472.64800000000002</c:v>
                      </c:pt>
                      <c:pt idx="5545" formatCode="General">
                        <c:v>472.65800000000002</c:v>
                      </c:pt>
                      <c:pt idx="5546" formatCode="General">
                        <c:v>472.66800000000001</c:v>
                      </c:pt>
                      <c:pt idx="5547" formatCode="General">
                        <c:v>472.678</c:v>
                      </c:pt>
                      <c:pt idx="5548" formatCode="General">
                        <c:v>472.68799999999999</c:v>
                      </c:pt>
                      <c:pt idx="5549" formatCode="General">
                        <c:v>472.69799999999998</c:v>
                      </c:pt>
                      <c:pt idx="5550" formatCode="General">
                        <c:v>472.70800000000003</c:v>
                      </c:pt>
                      <c:pt idx="5551" formatCode="General">
                        <c:v>472.71800000000002</c:v>
                      </c:pt>
                      <c:pt idx="5552" formatCode="General">
                        <c:v>472.72800000000001</c:v>
                      </c:pt>
                      <c:pt idx="5553" formatCode="General">
                        <c:v>472.738</c:v>
                      </c:pt>
                      <c:pt idx="5554" formatCode="General">
                        <c:v>472.74799999999999</c:v>
                      </c:pt>
                      <c:pt idx="5555" formatCode="General">
                        <c:v>472.75799999999998</c:v>
                      </c:pt>
                      <c:pt idx="5556" formatCode="General">
                        <c:v>472.76799999999997</c:v>
                      </c:pt>
                      <c:pt idx="5557" formatCode="General">
                        <c:v>472.77800000000002</c:v>
                      </c:pt>
                      <c:pt idx="5558" formatCode="General">
                        <c:v>472.78800000000001</c:v>
                      </c:pt>
                      <c:pt idx="5559" formatCode="General">
                        <c:v>472.798</c:v>
                      </c:pt>
                      <c:pt idx="5560" formatCode="General">
                        <c:v>472.80799999999999</c:v>
                      </c:pt>
                      <c:pt idx="5561" formatCode="General">
                        <c:v>472.81799999999998</c:v>
                      </c:pt>
                      <c:pt idx="5562" formatCode="General">
                        <c:v>472.82799999999997</c:v>
                      </c:pt>
                      <c:pt idx="5563" formatCode="General">
                        <c:v>472.83800000000002</c:v>
                      </c:pt>
                      <c:pt idx="5564" formatCode="General">
                        <c:v>472.84800000000001</c:v>
                      </c:pt>
                      <c:pt idx="5565" formatCode="General">
                        <c:v>472.858</c:v>
                      </c:pt>
                      <c:pt idx="5566" formatCode="General">
                        <c:v>472.86799999999999</c:v>
                      </c:pt>
                      <c:pt idx="5567" formatCode="General">
                        <c:v>472.87799999999999</c:v>
                      </c:pt>
                      <c:pt idx="5568" formatCode="General">
                        <c:v>472.88799999999998</c:v>
                      </c:pt>
                      <c:pt idx="5569" formatCode="General">
                        <c:v>472.89800000000002</c:v>
                      </c:pt>
                      <c:pt idx="5570" formatCode="General">
                        <c:v>472.90800000000002</c:v>
                      </c:pt>
                      <c:pt idx="5571" formatCode="General">
                        <c:v>472.91800000000001</c:v>
                      </c:pt>
                      <c:pt idx="5572" formatCode="General">
                        <c:v>472.928</c:v>
                      </c:pt>
                      <c:pt idx="5573" formatCode="General">
                        <c:v>472.93799999999999</c:v>
                      </c:pt>
                      <c:pt idx="5574" formatCode="General">
                        <c:v>472.94799999999998</c:v>
                      </c:pt>
                      <c:pt idx="5575" formatCode="General">
                        <c:v>472.95800000000003</c:v>
                      </c:pt>
                      <c:pt idx="5576" formatCode="General">
                        <c:v>472.96800000000002</c:v>
                      </c:pt>
                      <c:pt idx="5577" formatCode="General">
                        <c:v>472.97800000000001</c:v>
                      </c:pt>
                      <c:pt idx="5578" formatCode="General">
                        <c:v>472.988</c:v>
                      </c:pt>
                      <c:pt idx="5579" formatCode="General">
                        <c:v>472.99799999999999</c:v>
                      </c:pt>
                      <c:pt idx="5580" formatCode="General">
                        <c:v>473.00799999999998</c:v>
                      </c:pt>
                      <c:pt idx="5581" formatCode="General">
                        <c:v>473.01799999999997</c:v>
                      </c:pt>
                      <c:pt idx="5582" formatCode="General">
                        <c:v>473.02800000000002</c:v>
                      </c:pt>
                      <c:pt idx="5583" formatCode="General">
                        <c:v>473.03800000000001</c:v>
                      </c:pt>
                      <c:pt idx="5584" formatCode="General">
                        <c:v>473.048</c:v>
                      </c:pt>
                      <c:pt idx="5585" formatCode="General">
                        <c:v>473.05799999999999</c:v>
                      </c:pt>
                      <c:pt idx="5586" formatCode="General">
                        <c:v>473.06799999999998</c:v>
                      </c:pt>
                      <c:pt idx="5587" formatCode="General">
                        <c:v>473.07799999999997</c:v>
                      </c:pt>
                      <c:pt idx="5588" formatCode="General">
                        <c:v>473.08800000000002</c:v>
                      </c:pt>
                      <c:pt idx="5589" formatCode="General">
                        <c:v>473.09800000000001</c:v>
                      </c:pt>
                      <c:pt idx="5590" formatCode="General">
                        <c:v>473.108</c:v>
                      </c:pt>
                      <c:pt idx="5591" formatCode="General">
                        <c:v>473.11799999999999</c:v>
                      </c:pt>
                      <c:pt idx="5592" formatCode="General">
                        <c:v>473.12799999999999</c:v>
                      </c:pt>
                      <c:pt idx="5593" formatCode="General">
                        <c:v>473.13799999999998</c:v>
                      </c:pt>
                      <c:pt idx="5594" formatCode="General">
                        <c:v>473.14800000000002</c:v>
                      </c:pt>
                      <c:pt idx="5595" formatCode="General">
                        <c:v>473.15800000000002</c:v>
                      </c:pt>
                      <c:pt idx="5596" formatCode="General">
                        <c:v>473.16800000000001</c:v>
                      </c:pt>
                      <c:pt idx="5597" formatCode="General">
                        <c:v>473.178</c:v>
                      </c:pt>
                      <c:pt idx="5598" formatCode="General">
                        <c:v>473.18799999999999</c:v>
                      </c:pt>
                      <c:pt idx="5599" formatCode="General">
                        <c:v>473.19799999999998</c:v>
                      </c:pt>
                      <c:pt idx="5600" formatCode="General">
                        <c:v>473.20800000000003</c:v>
                      </c:pt>
                      <c:pt idx="5601" formatCode="General">
                        <c:v>473.21800000000002</c:v>
                      </c:pt>
                      <c:pt idx="5602" formatCode="General">
                        <c:v>473.22800000000001</c:v>
                      </c:pt>
                      <c:pt idx="5603" formatCode="General">
                        <c:v>473.238</c:v>
                      </c:pt>
                      <c:pt idx="5604" formatCode="General">
                        <c:v>473.24799999999999</c:v>
                      </c:pt>
                      <c:pt idx="5605" formatCode="General">
                        <c:v>473.25799999999998</c:v>
                      </c:pt>
                      <c:pt idx="5606" formatCode="General">
                        <c:v>473.26799999999997</c:v>
                      </c:pt>
                      <c:pt idx="5607" formatCode="General">
                        <c:v>473.27800000000002</c:v>
                      </c:pt>
                      <c:pt idx="5608" formatCode="General">
                        <c:v>473.28800000000001</c:v>
                      </c:pt>
                      <c:pt idx="5609" formatCode="General">
                        <c:v>473.298</c:v>
                      </c:pt>
                      <c:pt idx="5610" formatCode="General">
                        <c:v>473.30799999999999</c:v>
                      </c:pt>
                      <c:pt idx="5611" formatCode="General">
                        <c:v>473.31799999999998</c:v>
                      </c:pt>
                      <c:pt idx="5612" formatCode="General">
                        <c:v>473.32799999999997</c:v>
                      </c:pt>
                      <c:pt idx="5613" formatCode="General">
                        <c:v>473.33800000000002</c:v>
                      </c:pt>
                      <c:pt idx="5614" formatCode="General">
                        <c:v>473.34800000000001</c:v>
                      </c:pt>
                      <c:pt idx="5615" formatCode="General">
                        <c:v>473.358</c:v>
                      </c:pt>
                      <c:pt idx="5616" formatCode="General">
                        <c:v>473.36799999999999</c:v>
                      </c:pt>
                      <c:pt idx="5617" formatCode="General">
                        <c:v>473.37799999999999</c:v>
                      </c:pt>
                      <c:pt idx="5618" formatCode="General">
                        <c:v>473.38799999999998</c:v>
                      </c:pt>
                      <c:pt idx="5619" formatCode="General">
                        <c:v>473.39800000000002</c:v>
                      </c:pt>
                      <c:pt idx="5620" formatCode="General">
                        <c:v>473.40800000000002</c:v>
                      </c:pt>
                      <c:pt idx="5621" formatCode="General">
                        <c:v>473.41800000000001</c:v>
                      </c:pt>
                      <c:pt idx="5622" formatCode="General">
                        <c:v>473.428</c:v>
                      </c:pt>
                      <c:pt idx="5623" formatCode="General">
                        <c:v>473.43799999999999</c:v>
                      </c:pt>
                      <c:pt idx="5624" formatCode="General">
                        <c:v>473.44799999999998</c:v>
                      </c:pt>
                      <c:pt idx="5625" formatCode="General">
                        <c:v>473.45800000000003</c:v>
                      </c:pt>
                      <c:pt idx="5626" formatCode="General">
                        <c:v>473.46800000000002</c:v>
                      </c:pt>
                      <c:pt idx="5627" formatCode="General">
                        <c:v>473.47800000000001</c:v>
                      </c:pt>
                      <c:pt idx="5628" formatCode="General">
                        <c:v>473.488</c:v>
                      </c:pt>
                      <c:pt idx="5629" formatCode="General">
                        <c:v>473.49799999999999</c:v>
                      </c:pt>
                      <c:pt idx="5630" formatCode="General">
                        <c:v>473.50799999999998</c:v>
                      </c:pt>
                      <c:pt idx="5631" formatCode="General">
                        <c:v>473.51799999999997</c:v>
                      </c:pt>
                      <c:pt idx="5632" formatCode="General">
                        <c:v>473.52800000000002</c:v>
                      </c:pt>
                      <c:pt idx="5633" formatCode="General">
                        <c:v>473.53800000000001</c:v>
                      </c:pt>
                      <c:pt idx="5634" formatCode="General">
                        <c:v>473.548</c:v>
                      </c:pt>
                      <c:pt idx="5635" formatCode="General">
                        <c:v>473.55799999999999</c:v>
                      </c:pt>
                      <c:pt idx="5636" formatCode="General">
                        <c:v>473.56799999999998</c:v>
                      </c:pt>
                      <c:pt idx="5637" formatCode="General">
                        <c:v>473.57799999999997</c:v>
                      </c:pt>
                      <c:pt idx="5638" formatCode="General">
                        <c:v>473.58800000000002</c:v>
                      </c:pt>
                      <c:pt idx="5639" formatCode="General">
                        <c:v>473.59800000000001</c:v>
                      </c:pt>
                      <c:pt idx="5640" formatCode="General">
                        <c:v>473.608</c:v>
                      </c:pt>
                      <c:pt idx="5641" formatCode="General">
                        <c:v>473.61799999999999</c:v>
                      </c:pt>
                      <c:pt idx="5642" formatCode="General">
                        <c:v>473.62799999999999</c:v>
                      </c:pt>
                      <c:pt idx="5643" formatCode="General">
                        <c:v>473.63799999999998</c:v>
                      </c:pt>
                      <c:pt idx="5644" formatCode="General">
                        <c:v>473.64800000000002</c:v>
                      </c:pt>
                      <c:pt idx="5645" formatCode="General">
                        <c:v>473.65800000000002</c:v>
                      </c:pt>
                      <c:pt idx="5646" formatCode="General">
                        <c:v>473.66800000000001</c:v>
                      </c:pt>
                      <c:pt idx="5647" formatCode="General">
                        <c:v>473.678</c:v>
                      </c:pt>
                      <c:pt idx="5648" formatCode="General">
                        <c:v>473.68799999999999</c:v>
                      </c:pt>
                      <c:pt idx="5649" formatCode="General">
                        <c:v>473.69799999999998</c:v>
                      </c:pt>
                      <c:pt idx="5650" formatCode="General">
                        <c:v>473.70800000000003</c:v>
                      </c:pt>
                      <c:pt idx="5651" formatCode="General">
                        <c:v>473.71800000000002</c:v>
                      </c:pt>
                      <c:pt idx="5652" formatCode="General">
                        <c:v>473.72800000000001</c:v>
                      </c:pt>
                      <c:pt idx="5653" formatCode="General">
                        <c:v>473.738</c:v>
                      </c:pt>
                      <c:pt idx="5654" formatCode="General">
                        <c:v>473.74799999999999</c:v>
                      </c:pt>
                      <c:pt idx="5655" formatCode="General">
                        <c:v>473.75799999999998</c:v>
                      </c:pt>
                      <c:pt idx="5656" formatCode="General">
                        <c:v>473.76799999999997</c:v>
                      </c:pt>
                      <c:pt idx="5657" formatCode="General">
                        <c:v>473.77800000000002</c:v>
                      </c:pt>
                      <c:pt idx="5658" formatCode="General">
                        <c:v>473.78800000000001</c:v>
                      </c:pt>
                      <c:pt idx="5659" formatCode="General">
                        <c:v>473.798</c:v>
                      </c:pt>
                      <c:pt idx="5660" formatCode="General">
                        <c:v>473.80799999999999</c:v>
                      </c:pt>
                      <c:pt idx="5661" formatCode="General">
                        <c:v>473.81799999999998</c:v>
                      </c:pt>
                      <c:pt idx="5662" formatCode="General">
                        <c:v>473.82799999999997</c:v>
                      </c:pt>
                      <c:pt idx="5663" formatCode="General">
                        <c:v>473.83800000000002</c:v>
                      </c:pt>
                      <c:pt idx="5664" formatCode="General">
                        <c:v>473.84800000000001</c:v>
                      </c:pt>
                      <c:pt idx="5665" formatCode="General">
                        <c:v>473.858</c:v>
                      </c:pt>
                      <c:pt idx="5666" formatCode="General">
                        <c:v>473.86799999999999</c:v>
                      </c:pt>
                      <c:pt idx="5667" formatCode="General">
                        <c:v>473.87799999999999</c:v>
                      </c:pt>
                      <c:pt idx="5668" formatCode="General">
                        <c:v>473.88799999999998</c:v>
                      </c:pt>
                      <c:pt idx="5669" formatCode="General">
                        <c:v>473.89800000000002</c:v>
                      </c:pt>
                      <c:pt idx="5670" formatCode="General">
                        <c:v>473.90800000000002</c:v>
                      </c:pt>
                      <c:pt idx="5671" formatCode="General">
                        <c:v>473.91800000000001</c:v>
                      </c:pt>
                      <c:pt idx="5672" formatCode="General">
                        <c:v>473.928</c:v>
                      </c:pt>
                      <c:pt idx="5673" formatCode="General">
                        <c:v>473.93799999999999</c:v>
                      </c:pt>
                      <c:pt idx="5674" formatCode="General">
                        <c:v>473.94799999999998</c:v>
                      </c:pt>
                      <c:pt idx="5675" formatCode="General">
                        <c:v>473.95800000000003</c:v>
                      </c:pt>
                      <c:pt idx="5676" formatCode="General">
                        <c:v>473.96800000000002</c:v>
                      </c:pt>
                      <c:pt idx="5677" formatCode="General">
                        <c:v>473.97800000000001</c:v>
                      </c:pt>
                      <c:pt idx="5678" formatCode="General">
                        <c:v>473.988</c:v>
                      </c:pt>
                      <c:pt idx="5679" formatCode="General">
                        <c:v>473.99799999999999</c:v>
                      </c:pt>
                      <c:pt idx="5680" formatCode="General">
                        <c:v>474.00799999999998</c:v>
                      </c:pt>
                      <c:pt idx="5681" formatCode="General">
                        <c:v>474.01799999999997</c:v>
                      </c:pt>
                      <c:pt idx="5682" formatCode="General">
                        <c:v>474.02800000000002</c:v>
                      </c:pt>
                      <c:pt idx="5683" formatCode="General">
                        <c:v>474.03800000000001</c:v>
                      </c:pt>
                      <c:pt idx="5684" formatCode="General">
                        <c:v>474.048</c:v>
                      </c:pt>
                      <c:pt idx="5685" formatCode="General">
                        <c:v>474.05799999999999</c:v>
                      </c:pt>
                      <c:pt idx="5686" formatCode="General">
                        <c:v>474.06799999999998</c:v>
                      </c:pt>
                      <c:pt idx="5687" formatCode="General">
                        <c:v>474.07799999999997</c:v>
                      </c:pt>
                      <c:pt idx="5688" formatCode="General">
                        <c:v>474.08800000000002</c:v>
                      </c:pt>
                      <c:pt idx="5689" formatCode="General">
                        <c:v>474.09800000000001</c:v>
                      </c:pt>
                      <c:pt idx="5690" formatCode="General">
                        <c:v>474.108</c:v>
                      </c:pt>
                      <c:pt idx="5691" formatCode="General">
                        <c:v>474.11799999999999</c:v>
                      </c:pt>
                      <c:pt idx="5692" formatCode="General">
                        <c:v>474.12799999999999</c:v>
                      </c:pt>
                      <c:pt idx="5693" formatCode="General">
                        <c:v>474.13799999999998</c:v>
                      </c:pt>
                      <c:pt idx="5694" formatCode="General">
                        <c:v>474.14800000000002</c:v>
                      </c:pt>
                      <c:pt idx="5695" formatCode="General">
                        <c:v>474.15800000000002</c:v>
                      </c:pt>
                      <c:pt idx="5696" formatCode="General">
                        <c:v>474.16800000000001</c:v>
                      </c:pt>
                      <c:pt idx="5697" formatCode="General">
                        <c:v>474.178</c:v>
                      </c:pt>
                      <c:pt idx="5698" formatCode="General">
                        <c:v>474.18799999999999</c:v>
                      </c:pt>
                      <c:pt idx="5699" formatCode="General">
                        <c:v>474.19799999999998</c:v>
                      </c:pt>
                      <c:pt idx="5700" formatCode="General">
                        <c:v>474.20800000000003</c:v>
                      </c:pt>
                      <c:pt idx="5701" formatCode="General">
                        <c:v>474.21800000000002</c:v>
                      </c:pt>
                      <c:pt idx="5702" formatCode="General">
                        <c:v>474.22800000000001</c:v>
                      </c:pt>
                      <c:pt idx="5703" formatCode="General">
                        <c:v>474.238</c:v>
                      </c:pt>
                      <c:pt idx="5704" formatCode="General">
                        <c:v>474.24799999999999</c:v>
                      </c:pt>
                      <c:pt idx="5705" formatCode="General">
                        <c:v>474.25799999999998</c:v>
                      </c:pt>
                      <c:pt idx="5706" formatCode="General">
                        <c:v>474.26799999999997</c:v>
                      </c:pt>
                      <c:pt idx="5707" formatCode="General">
                        <c:v>474.27800000000002</c:v>
                      </c:pt>
                      <c:pt idx="5708" formatCode="General">
                        <c:v>474.28800000000001</c:v>
                      </c:pt>
                      <c:pt idx="5709" formatCode="General">
                        <c:v>474.298</c:v>
                      </c:pt>
                      <c:pt idx="5710" formatCode="General">
                        <c:v>474.30799999999999</c:v>
                      </c:pt>
                      <c:pt idx="5711" formatCode="General">
                        <c:v>474.31799999999998</c:v>
                      </c:pt>
                      <c:pt idx="5712" formatCode="General">
                        <c:v>474.32799999999997</c:v>
                      </c:pt>
                      <c:pt idx="5713" formatCode="General">
                        <c:v>474.33800000000002</c:v>
                      </c:pt>
                      <c:pt idx="5714" formatCode="General">
                        <c:v>474.34800000000001</c:v>
                      </c:pt>
                      <c:pt idx="5715" formatCode="General">
                        <c:v>474.358</c:v>
                      </c:pt>
                      <c:pt idx="5716" formatCode="General">
                        <c:v>474.36799999999999</c:v>
                      </c:pt>
                      <c:pt idx="5717" formatCode="General">
                        <c:v>474.37799999999999</c:v>
                      </c:pt>
                      <c:pt idx="5718" formatCode="General">
                        <c:v>474.38799999999998</c:v>
                      </c:pt>
                      <c:pt idx="5719" formatCode="General">
                        <c:v>474.39800000000002</c:v>
                      </c:pt>
                      <c:pt idx="5720" formatCode="General">
                        <c:v>474.40800000000002</c:v>
                      </c:pt>
                      <c:pt idx="5721" formatCode="General">
                        <c:v>474.41800000000001</c:v>
                      </c:pt>
                      <c:pt idx="5722" formatCode="General">
                        <c:v>474.428</c:v>
                      </c:pt>
                      <c:pt idx="5723" formatCode="General">
                        <c:v>474.43799999999999</c:v>
                      </c:pt>
                      <c:pt idx="5724" formatCode="General">
                        <c:v>474.44799999999998</c:v>
                      </c:pt>
                      <c:pt idx="5725" formatCode="General">
                        <c:v>474.45800000000003</c:v>
                      </c:pt>
                      <c:pt idx="5726" formatCode="General">
                        <c:v>474.46800000000002</c:v>
                      </c:pt>
                      <c:pt idx="5727" formatCode="General">
                        <c:v>474.47800000000001</c:v>
                      </c:pt>
                      <c:pt idx="5728" formatCode="General">
                        <c:v>474.488</c:v>
                      </c:pt>
                      <c:pt idx="5729" formatCode="General">
                        <c:v>474.49799999999999</c:v>
                      </c:pt>
                      <c:pt idx="5730" formatCode="General">
                        <c:v>474.50799999999998</c:v>
                      </c:pt>
                      <c:pt idx="5731" formatCode="General">
                        <c:v>474.51799999999997</c:v>
                      </c:pt>
                      <c:pt idx="5732" formatCode="General">
                        <c:v>474.52800000000002</c:v>
                      </c:pt>
                      <c:pt idx="5733" formatCode="General">
                        <c:v>474.53800000000001</c:v>
                      </c:pt>
                      <c:pt idx="5734" formatCode="General">
                        <c:v>474.548</c:v>
                      </c:pt>
                      <c:pt idx="5735" formatCode="General">
                        <c:v>474.55799999999999</c:v>
                      </c:pt>
                      <c:pt idx="5736" formatCode="General">
                        <c:v>474.56799999999998</c:v>
                      </c:pt>
                      <c:pt idx="5737" formatCode="General">
                        <c:v>474.57799999999997</c:v>
                      </c:pt>
                      <c:pt idx="5738" formatCode="General">
                        <c:v>474.58800000000002</c:v>
                      </c:pt>
                      <c:pt idx="5739" formatCode="General">
                        <c:v>474.59800000000001</c:v>
                      </c:pt>
                      <c:pt idx="5740" formatCode="General">
                        <c:v>474.608</c:v>
                      </c:pt>
                      <c:pt idx="5741" formatCode="General">
                        <c:v>474.61799999999999</c:v>
                      </c:pt>
                      <c:pt idx="5742" formatCode="General">
                        <c:v>474.62799999999999</c:v>
                      </c:pt>
                      <c:pt idx="5743" formatCode="General">
                        <c:v>474.63799999999998</c:v>
                      </c:pt>
                      <c:pt idx="5744" formatCode="General">
                        <c:v>474.64800000000002</c:v>
                      </c:pt>
                      <c:pt idx="5745" formatCode="General">
                        <c:v>474.65800000000002</c:v>
                      </c:pt>
                      <c:pt idx="5746" formatCode="General">
                        <c:v>474.66800000000001</c:v>
                      </c:pt>
                      <c:pt idx="5747" formatCode="General">
                        <c:v>474.678</c:v>
                      </c:pt>
                      <c:pt idx="5748" formatCode="General">
                        <c:v>474.68799999999999</c:v>
                      </c:pt>
                      <c:pt idx="5749" formatCode="General">
                        <c:v>474.69799999999998</c:v>
                      </c:pt>
                      <c:pt idx="5750" formatCode="General">
                        <c:v>474.70800000000003</c:v>
                      </c:pt>
                      <c:pt idx="5751" formatCode="General">
                        <c:v>474.71800000000002</c:v>
                      </c:pt>
                      <c:pt idx="5752" formatCode="General">
                        <c:v>474.72800000000001</c:v>
                      </c:pt>
                      <c:pt idx="5753" formatCode="General">
                        <c:v>474.738</c:v>
                      </c:pt>
                      <c:pt idx="5754" formatCode="General">
                        <c:v>474.74799999999999</c:v>
                      </c:pt>
                      <c:pt idx="5755" formatCode="General">
                        <c:v>474.75799999999998</c:v>
                      </c:pt>
                      <c:pt idx="5756" formatCode="General">
                        <c:v>474.76799999999997</c:v>
                      </c:pt>
                      <c:pt idx="5757" formatCode="General">
                        <c:v>474.77800000000002</c:v>
                      </c:pt>
                      <c:pt idx="5758" formatCode="General">
                        <c:v>474.78800000000001</c:v>
                      </c:pt>
                      <c:pt idx="5759" formatCode="General">
                        <c:v>474.798</c:v>
                      </c:pt>
                      <c:pt idx="5760" formatCode="General">
                        <c:v>474.80799999999999</c:v>
                      </c:pt>
                      <c:pt idx="5761" formatCode="General">
                        <c:v>474.81799999999998</c:v>
                      </c:pt>
                      <c:pt idx="5762" formatCode="General">
                        <c:v>474.82799999999997</c:v>
                      </c:pt>
                      <c:pt idx="5763" formatCode="General">
                        <c:v>474.83800000000002</c:v>
                      </c:pt>
                      <c:pt idx="5764" formatCode="General">
                        <c:v>474.84800000000001</c:v>
                      </c:pt>
                      <c:pt idx="5765" formatCode="General">
                        <c:v>474.858</c:v>
                      </c:pt>
                      <c:pt idx="5766" formatCode="General">
                        <c:v>474.86799999999999</c:v>
                      </c:pt>
                      <c:pt idx="5767" formatCode="General">
                        <c:v>474.87799999999999</c:v>
                      </c:pt>
                      <c:pt idx="5768" formatCode="General">
                        <c:v>474.88799999999998</c:v>
                      </c:pt>
                      <c:pt idx="5769" formatCode="General">
                        <c:v>474.89800000000002</c:v>
                      </c:pt>
                      <c:pt idx="5770" formatCode="General">
                        <c:v>474.90800000000002</c:v>
                      </c:pt>
                      <c:pt idx="5771" formatCode="General">
                        <c:v>474.91800000000001</c:v>
                      </c:pt>
                      <c:pt idx="5772" formatCode="General">
                        <c:v>474.928</c:v>
                      </c:pt>
                      <c:pt idx="5773" formatCode="General">
                        <c:v>474.93799999999999</c:v>
                      </c:pt>
                      <c:pt idx="5774" formatCode="General">
                        <c:v>474.94799999999998</c:v>
                      </c:pt>
                      <c:pt idx="5775" formatCode="General">
                        <c:v>474.95800000000003</c:v>
                      </c:pt>
                      <c:pt idx="5776" formatCode="General">
                        <c:v>474.96800000000002</c:v>
                      </c:pt>
                      <c:pt idx="5777" formatCode="General">
                        <c:v>474.97800000000001</c:v>
                      </c:pt>
                      <c:pt idx="5778" formatCode="General">
                        <c:v>474.988</c:v>
                      </c:pt>
                      <c:pt idx="5779" formatCode="General">
                        <c:v>474.99799999999999</c:v>
                      </c:pt>
                      <c:pt idx="5780" formatCode="General">
                        <c:v>475.00799999999998</c:v>
                      </c:pt>
                      <c:pt idx="5781" formatCode="General">
                        <c:v>475.01799999999997</c:v>
                      </c:pt>
                      <c:pt idx="5782" formatCode="General">
                        <c:v>475.02800000000002</c:v>
                      </c:pt>
                      <c:pt idx="5783" formatCode="General">
                        <c:v>475.03800000000001</c:v>
                      </c:pt>
                      <c:pt idx="5784" formatCode="General">
                        <c:v>475.048</c:v>
                      </c:pt>
                      <c:pt idx="5785" formatCode="General">
                        <c:v>475.05799999999999</c:v>
                      </c:pt>
                      <c:pt idx="5786" formatCode="General">
                        <c:v>475.06799999999998</c:v>
                      </c:pt>
                      <c:pt idx="5787" formatCode="General">
                        <c:v>475.07799999999997</c:v>
                      </c:pt>
                      <c:pt idx="5788" formatCode="General">
                        <c:v>475.08800000000002</c:v>
                      </c:pt>
                      <c:pt idx="5789" formatCode="General">
                        <c:v>475.09800000000001</c:v>
                      </c:pt>
                      <c:pt idx="5790" formatCode="General">
                        <c:v>475.108</c:v>
                      </c:pt>
                      <c:pt idx="5791" formatCode="General">
                        <c:v>475.11500000000001</c:v>
                      </c:pt>
                      <c:pt idx="5792" formatCode="General">
                        <c:v>475.11500000000001</c:v>
                      </c:pt>
                      <c:pt idx="5793" formatCode="General">
                        <c:v>476.11500000000001</c:v>
                      </c:pt>
                      <c:pt idx="5794" formatCode="General">
                        <c:v>477.11500000000001</c:v>
                      </c:pt>
                      <c:pt idx="5795" formatCode="General">
                        <c:v>478.11500000000001</c:v>
                      </c:pt>
                      <c:pt idx="5796" formatCode="General">
                        <c:v>479.11500000000001</c:v>
                      </c:pt>
                      <c:pt idx="5797" formatCode="General">
                        <c:v>480.11500000000001</c:v>
                      </c:pt>
                      <c:pt idx="5798" formatCode="General">
                        <c:v>481.11500000000001</c:v>
                      </c:pt>
                      <c:pt idx="5799" formatCode="General">
                        <c:v>482.11500000000001</c:v>
                      </c:pt>
                      <c:pt idx="5800" formatCode="General">
                        <c:v>483.11500000000001</c:v>
                      </c:pt>
                      <c:pt idx="5801" formatCode="General">
                        <c:v>484.11500000000001</c:v>
                      </c:pt>
                      <c:pt idx="5802" formatCode="General">
                        <c:v>485.11500000000001</c:v>
                      </c:pt>
                      <c:pt idx="5803" formatCode="General">
                        <c:v>486.11500000000001</c:v>
                      </c:pt>
                      <c:pt idx="5804" formatCode="General">
                        <c:v>487.11500000000001</c:v>
                      </c:pt>
                      <c:pt idx="5805" formatCode="General">
                        <c:v>488.11500000000001</c:v>
                      </c:pt>
                      <c:pt idx="5806" formatCode="General">
                        <c:v>489.11500000000001</c:v>
                      </c:pt>
                      <c:pt idx="5807" formatCode="General">
                        <c:v>490.11500000000001</c:v>
                      </c:pt>
                      <c:pt idx="5808" formatCode="General">
                        <c:v>491.11500000000001</c:v>
                      </c:pt>
                      <c:pt idx="5809" formatCode="General">
                        <c:v>492.11500000000001</c:v>
                      </c:pt>
                      <c:pt idx="5810" formatCode="General">
                        <c:v>493.11500000000001</c:v>
                      </c:pt>
                      <c:pt idx="5811" formatCode="General">
                        <c:v>494.11500000000001</c:v>
                      </c:pt>
                      <c:pt idx="5812" formatCode="General">
                        <c:v>495.11500000000001</c:v>
                      </c:pt>
                      <c:pt idx="5813" formatCode="General">
                        <c:v>496.11500000000001</c:v>
                      </c:pt>
                      <c:pt idx="5814" formatCode="General">
                        <c:v>497.11500000000001</c:v>
                      </c:pt>
                      <c:pt idx="5815" formatCode="General">
                        <c:v>498.11500000000001</c:v>
                      </c:pt>
                      <c:pt idx="5816" formatCode="General">
                        <c:v>499.11500000000001</c:v>
                      </c:pt>
                      <c:pt idx="5817" formatCode="General">
                        <c:v>500.11500000000001</c:v>
                      </c:pt>
                      <c:pt idx="5818" formatCode="General">
                        <c:v>501.11500000000001</c:v>
                      </c:pt>
                      <c:pt idx="5819" formatCode="General">
                        <c:v>502.11500000000001</c:v>
                      </c:pt>
                      <c:pt idx="5820" formatCode="General">
                        <c:v>503.11500000000001</c:v>
                      </c:pt>
                      <c:pt idx="5821" formatCode="General">
                        <c:v>504.11500000000001</c:v>
                      </c:pt>
                      <c:pt idx="5822" formatCode="General">
                        <c:v>505.11500000000001</c:v>
                      </c:pt>
                      <c:pt idx="5823" formatCode="General">
                        <c:v>506.11500000000001</c:v>
                      </c:pt>
                      <c:pt idx="5824" formatCode="General">
                        <c:v>507.11500000000001</c:v>
                      </c:pt>
                      <c:pt idx="5825" formatCode="General">
                        <c:v>508.11500000000001</c:v>
                      </c:pt>
                      <c:pt idx="5826" formatCode="General">
                        <c:v>509.11500000000001</c:v>
                      </c:pt>
                      <c:pt idx="5827" formatCode="General">
                        <c:v>510.11500000000001</c:v>
                      </c:pt>
                      <c:pt idx="5828" formatCode="General">
                        <c:v>511.11500000000001</c:v>
                      </c:pt>
                      <c:pt idx="5829" formatCode="General">
                        <c:v>512.11500000000001</c:v>
                      </c:pt>
                      <c:pt idx="5830" formatCode="General">
                        <c:v>513.11500000000001</c:v>
                      </c:pt>
                      <c:pt idx="5831" formatCode="General">
                        <c:v>514.11500000000001</c:v>
                      </c:pt>
                      <c:pt idx="5832" formatCode="General">
                        <c:v>515.11500000000001</c:v>
                      </c:pt>
                      <c:pt idx="5833" formatCode="General">
                        <c:v>516.11500000000001</c:v>
                      </c:pt>
                      <c:pt idx="5834" formatCode="General">
                        <c:v>517.11500000000001</c:v>
                      </c:pt>
                      <c:pt idx="5835" formatCode="General">
                        <c:v>518.11500000000001</c:v>
                      </c:pt>
                      <c:pt idx="5836" formatCode="General">
                        <c:v>519.11500000000001</c:v>
                      </c:pt>
                      <c:pt idx="5837" formatCode="General">
                        <c:v>520.11500000000001</c:v>
                      </c:pt>
                      <c:pt idx="5838" formatCode="General">
                        <c:v>521.11500000000001</c:v>
                      </c:pt>
                      <c:pt idx="5839" formatCode="General">
                        <c:v>522.11500000000001</c:v>
                      </c:pt>
                      <c:pt idx="5840" formatCode="General">
                        <c:v>523.11500000000001</c:v>
                      </c:pt>
                      <c:pt idx="5841" formatCode="General">
                        <c:v>524.11500000000001</c:v>
                      </c:pt>
                      <c:pt idx="5842" formatCode="General">
                        <c:v>525.11500000000001</c:v>
                      </c:pt>
                      <c:pt idx="5843" formatCode="General">
                        <c:v>526.11500000000001</c:v>
                      </c:pt>
                      <c:pt idx="5844" formatCode="General">
                        <c:v>527.11500000000001</c:v>
                      </c:pt>
                      <c:pt idx="5845" formatCode="General">
                        <c:v>528.11500000000001</c:v>
                      </c:pt>
                      <c:pt idx="5846" formatCode="General">
                        <c:v>529.11500000000001</c:v>
                      </c:pt>
                      <c:pt idx="5847" formatCode="General">
                        <c:v>530.11500000000001</c:v>
                      </c:pt>
                      <c:pt idx="5848" formatCode="General">
                        <c:v>531.11500000000001</c:v>
                      </c:pt>
                      <c:pt idx="5849" formatCode="General">
                        <c:v>532.11500000000001</c:v>
                      </c:pt>
                      <c:pt idx="5850" formatCode="General">
                        <c:v>533.11500000000001</c:v>
                      </c:pt>
                      <c:pt idx="5851" formatCode="General">
                        <c:v>534.11500000000001</c:v>
                      </c:pt>
                      <c:pt idx="5852" formatCode="General">
                        <c:v>535.11500000000001</c:v>
                      </c:pt>
                      <c:pt idx="5853" formatCode="General">
                        <c:v>536.11500000000001</c:v>
                      </c:pt>
                      <c:pt idx="5854" formatCode="General">
                        <c:v>537.11500000000001</c:v>
                      </c:pt>
                      <c:pt idx="5855" formatCode="General">
                        <c:v>538.11500000000001</c:v>
                      </c:pt>
                      <c:pt idx="5856" formatCode="General">
                        <c:v>539.11500000000001</c:v>
                      </c:pt>
                      <c:pt idx="5857" formatCode="General">
                        <c:v>540.11500000000001</c:v>
                      </c:pt>
                      <c:pt idx="5858" formatCode="General">
                        <c:v>541.11500000000001</c:v>
                      </c:pt>
                      <c:pt idx="5859" formatCode="General">
                        <c:v>542.11500000000001</c:v>
                      </c:pt>
                      <c:pt idx="5860" formatCode="General">
                        <c:v>543.11500000000001</c:v>
                      </c:pt>
                      <c:pt idx="5861" formatCode="General">
                        <c:v>544.11500000000001</c:v>
                      </c:pt>
                      <c:pt idx="5862" formatCode="General">
                        <c:v>545.11500000000001</c:v>
                      </c:pt>
                      <c:pt idx="5863" formatCode="General">
                        <c:v>545.30799999999999</c:v>
                      </c:pt>
                      <c:pt idx="5864" formatCode="General">
                        <c:v>545.30799999999999</c:v>
                      </c:pt>
                      <c:pt idx="5865" formatCode="General">
                        <c:v>545.31799999999998</c:v>
                      </c:pt>
                      <c:pt idx="5866" formatCode="General">
                        <c:v>545.32799999999997</c:v>
                      </c:pt>
                      <c:pt idx="5867" formatCode="General">
                        <c:v>545.33799999999997</c:v>
                      </c:pt>
                      <c:pt idx="5868" formatCode="General">
                        <c:v>545.34799999999996</c:v>
                      </c:pt>
                      <c:pt idx="5869" formatCode="General">
                        <c:v>545.35799999999995</c:v>
                      </c:pt>
                      <c:pt idx="5870" formatCode="General">
                        <c:v>545.36800000000005</c:v>
                      </c:pt>
                      <c:pt idx="5871" formatCode="General">
                        <c:v>545.37800000000004</c:v>
                      </c:pt>
                      <c:pt idx="5872" formatCode="General">
                        <c:v>545.38800000000003</c:v>
                      </c:pt>
                      <c:pt idx="5873" formatCode="General">
                        <c:v>545.39800000000002</c:v>
                      </c:pt>
                      <c:pt idx="5874" formatCode="General">
                        <c:v>545.40800000000002</c:v>
                      </c:pt>
                      <c:pt idx="5875" formatCode="General">
                        <c:v>545.41800000000001</c:v>
                      </c:pt>
                      <c:pt idx="5876" formatCode="General">
                        <c:v>545.428</c:v>
                      </c:pt>
                      <c:pt idx="5877" formatCode="General">
                        <c:v>545.43799999999999</c:v>
                      </c:pt>
                      <c:pt idx="5878" formatCode="General">
                        <c:v>545.44799999999998</c:v>
                      </c:pt>
                      <c:pt idx="5879" formatCode="General">
                        <c:v>545.45799999999997</c:v>
                      </c:pt>
                      <c:pt idx="5880" formatCode="General">
                        <c:v>545.46799999999996</c:v>
                      </c:pt>
                      <c:pt idx="5881" formatCode="General">
                        <c:v>545.47799999999995</c:v>
                      </c:pt>
                      <c:pt idx="5882" formatCode="General">
                        <c:v>545.48800000000006</c:v>
                      </c:pt>
                      <c:pt idx="5883" formatCode="General">
                        <c:v>545.49800000000005</c:v>
                      </c:pt>
                      <c:pt idx="5884" formatCode="General">
                        <c:v>545.50800000000004</c:v>
                      </c:pt>
                      <c:pt idx="5885" formatCode="General">
                        <c:v>545.51800000000003</c:v>
                      </c:pt>
                      <c:pt idx="5886" formatCode="General">
                        <c:v>545.52800000000002</c:v>
                      </c:pt>
                      <c:pt idx="5887" formatCode="General">
                        <c:v>545.53800000000001</c:v>
                      </c:pt>
                      <c:pt idx="5888" formatCode="General">
                        <c:v>545.548</c:v>
                      </c:pt>
                      <c:pt idx="5889" formatCode="General">
                        <c:v>545.55799999999999</c:v>
                      </c:pt>
                      <c:pt idx="5890" formatCode="General">
                        <c:v>545.56799999999998</c:v>
                      </c:pt>
                      <c:pt idx="5891" formatCode="General">
                        <c:v>545.57799999999997</c:v>
                      </c:pt>
                      <c:pt idx="5892" formatCode="General">
                        <c:v>545.58799999999997</c:v>
                      </c:pt>
                      <c:pt idx="5893" formatCode="General">
                        <c:v>545.59799999999996</c:v>
                      </c:pt>
                      <c:pt idx="5894" formatCode="General">
                        <c:v>545.60799999999995</c:v>
                      </c:pt>
                      <c:pt idx="5895" formatCode="General">
                        <c:v>545.61800000000005</c:v>
                      </c:pt>
                      <c:pt idx="5896" formatCode="General">
                        <c:v>545.62800000000004</c:v>
                      </c:pt>
                      <c:pt idx="5897" formatCode="General">
                        <c:v>545.63800000000003</c:v>
                      </c:pt>
                      <c:pt idx="5898" formatCode="General">
                        <c:v>545.64800000000002</c:v>
                      </c:pt>
                      <c:pt idx="5899" formatCode="General">
                        <c:v>545.65800000000002</c:v>
                      </c:pt>
                      <c:pt idx="5900" formatCode="General">
                        <c:v>545.66800000000001</c:v>
                      </c:pt>
                      <c:pt idx="5901" formatCode="General">
                        <c:v>545.678</c:v>
                      </c:pt>
                      <c:pt idx="5902" formatCode="General">
                        <c:v>545.68799999999999</c:v>
                      </c:pt>
                      <c:pt idx="5903" formatCode="General">
                        <c:v>545.69799999999998</c:v>
                      </c:pt>
                      <c:pt idx="5904" formatCode="General">
                        <c:v>545.70799999999997</c:v>
                      </c:pt>
                      <c:pt idx="5905" formatCode="General">
                        <c:v>545.71799999999996</c:v>
                      </c:pt>
                      <c:pt idx="5906" formatCode="General">
                        <c:v>545.72799999999995</c:v>
                      </c:pt>
                      <c:pt idx="5907" formatCode="General">
                        <c:v>545.73800000000006</c:v>
                      </c:pt>
                      <c:pt idx="5908" formatCode="General">
                        <c:v>545.74800000000005</c:v>
                      </c:pt>
                      <c:pt idx="5909" formatCode="General">
                        <c:v>545.75800000000004</c:v>
                      </c:pt>
                      <c:pt idx="5910" formatCode="General">
                        <c:v>545.76800000000003</c:v>
                      </c:pt>
                      <c:pt idx="5911" formatCode="General">
                        <c:v>545.77800000000002</c:v>
                      </c:pt>
                      <c:pt idx="5912" formatCode="General">
                        <c:v>545.78800000000001</c:v>
                      </c:pt>
                      <c:pt idx="5913" formatCode="General">
                        <c:v>545.798</c:v>
                      </c:pt>
                      <c:pt idx="5914" formatCode="General">
                        <c:v>545.80799999999999</c:v>
                      </c:pt>
                      <c:pt idx="5915" formatCode="General">
                        <c:v>545.81799999999998</c:v>
                      </c:pt>
                      <c:pt idx="5916" formatCode="General">
                        <c:v>545.82799999999997</c:v>
                      </c:pt>
                      <c:pt idx="5917" formatCode="General">
                        <c:v>545.83799999999997</c:v>
                      </c:pt>
                      <c:pt idx="5918" formatCode="General">
                        <c:v>545.84799999999996</c:v>
                      </c:pt>
                      <c:pt idx="5919" formatCode="General">
                        <c:v>545.85799999999995</c:v>
                      </c:pt>
                      <c:pt idx="5920" formatCode="General">
                        <c:v>545.86800000000005</c:v>
                      </c:pt>
                      <c:pt idx="5921" formatCode="General">
                        <c:v>545.87800000000004</c:v>
                      </c:pt>
                      <c:pt idx="5922" formatCode="General">
                        <c:v>545.88800000000003</c:v>
                      </c:pt>
                      <c:pt idx="5923" formatCode="General">
                        <c:v>545.89800000000002</c:v>
                      </c:pt>
                      <c:pt idx="5924" formatCode="General">
                        <c:v>545.90800000000002</c:v>
                      </c:pt>
                      <c:pt idx="5925" formatCode="General">
                        <c:v>545.91800000000001</c:v>
                      </c:pt>
                      <c:pt idx="5926" formatCode="General">
                        <c:v>545.928</c:v>
                      </c:pt>
                      <c:pt idx="5927" formatCode="General">
                        <c:v>545.93799999999999</c:v>
                      </c:pt>
                      <c:pt idx="5928" formatCode="General">
                        <c:v>545.94799999999998</c:v>
                      </c:pt>
                      <c:pt idx="5929" formatCode="General">
                        <c:v>545.95799999999997</c:v>
                      </c:pt>
                      <c:pt idx="5930" formatCode="General">
                        <c:v>545.96799999999996</c:v>
                      </c:pt>
                      <c:pt idx="5931" formatCode="General">
                        <c:v>545.97799999999995</c:v>
                      </c:pt>
                      <c:pt idx="5932" formatCode="General">
                        <c:v>545.98800000000006</c:v>
                      </c:pt>
                      <c:pt idx="5933" formatCode="General">
                        <c:v>545.99800000000005</c:v>
                      </c:pt>
                      <c:pt idx="5934" formatCode="General">
                        <c:v>546.00800000000004</c:v>
                      </c:pt>
                      <c:pt idx="5935" formatCode="General">
                        <c:v>546.01800000000003</c:v>
                      </c:pt>
                      <c:pt idx="5936" formatCode="General">
                        <c:v>546.02800000000002</c:v>
                      </c:pt>
                      <c:pt idx="5937" formatCode="General">
                        <c:v>546.03800000000001</c:v>
                      </c:pt>
                      <c:pt idx="5938" formatCode="General">
                        <c:v>546.048</c:v>
                      </c:pt>
                      <c:pt idx="5939" formatCode="General">
                        <c:v>546.05799999999999</c:v>
                      </c:pt>
                      <c:pt idx="5940" formatCode="General">
                        <c:v>546.06799999999998</c:v>
                      </c:pt>
                      <c:pt idx="5941" formatCode="General">
                        <c:v>546.07799999999997</c:v>
                      </c:pt>
                      <c:pt idx="5942" formatCode="General">
                        <c:v>546.08799999999997</c:v>
                      </c:pt>
                      <c:pt idx="5943" formatCode="General">
                        <c:v>546.09799999999996</c:v>
                      </c:pt>
                      <c:pt idx="5944" formatCode="General">
                        <c:v>546.10799999999995</c:v>
                      </c:pt>
                      <c:pt idx="5945" formatCode="General">
                        <c:v>546.11800000000005</c:v>
                      </c:pt>
                      <c:pt idx="5946" formatCode="General">
                        <c:v>546.12800000000004</c:v>
                      </c:pt>
                      <c:pt idx="5947" formatCode="General">
                        <c:v>546.13800000000003</c:v>
                      </c:pt>
                      <c:pt idx="5948" formatCode="General">
                        <c:v>546.14800000000002</c:v>
                      </c:pt>
                      <c:pt idx="5949" formatCode="General">
                        <c:v>546.15800000000002</c:v>
                      </c:pt>
                      <c:pt idx="5950" formatCode="General">
                        <c:v>546.16800000000001</c:v>
                      </c:pt>
                      <c:pt idx="5951" formatCode="General">
                        <c:v>546.178</c:v>
                      </c:pt>
                      <c:pt idx="5952" formatCode="General">
                        <c:v>546.18799999999999</c:v>
                      </c:pt>
                      <c:pt idx="5953" formatCode="General">
                        <c:v>546.19799999999998</c:v>
                      </c:pt>
                      <c:pt idx="5954" formatCode="General">
                        <c:v>546.20799999999997</c:v>
                      </c:pt>
                      <c:pt idx="5955" formatCode="General">
                        <c:v>546.21799999999996</c:v>
                      </c:pt>
                      <c:pt idx="5956" formatCode="General">
                        <c:v>546.22799999999995</c:v>
                      </c:pt>
                      <c:pt idx="5957" formatCode="General">
                        <c:v>546.23800000000006</c:v>
                      </c:pt>
                      <c:pt idx="5958" formatCode="General">
                        <c:v>546.24800000000005</c:v>
                      </c:pt>
                      <c:pt idx="5959" formatCode="General">
                        <c:v>546.25800000000004</c:v>
                      </c:pt>
                      <c:pt idx="5960" formatCode="General">
                        <c:v>546.26800000000003</c:v>
                      </c:pt>
                      <c:pt idx="5961" formatCode="General">
                        <c:v>546.27800000000002</c:v>
                      </c:pt>
                      <c:pt idx="5962" formatCode="General">
                        <c:v>546.28800000000001</c:v>
                      </c:pt>
                      <c:pt idx="5963" formatCode="General">
                        <c:v>546.298</c:v>
                      </c:pt>
                      <c:pt idx="5964" formatCode="General">
                        <c:v>546.30799999999999</c:v>
                      </c:pt>
                      <c:pt idx="5965" formatCode="General">
                        <c:v>546.31799999999998</c:v>
                      </c:pt>
                      <c:pt idx="5966" formatCode="General">
                        <c:v>546.32799999999997</c:v>
                      </c:pt>
                      <c:pt idx="5967" formatCode="General">
                        <c:v>546.33799999999997</c:v>
                      </c:pt>
                      <c:pt idx="5968" formatCode="General">
                        <c:v>546.34799999999996</c:v>
                      </c:pt>
                      <c:pt idx="5969" formatCode="General">
                        <c:v>546.35799999999995</c:v>
                      </c:pt>
                      <c:pt idx="5970" formatCode="General">
                        <c:v>546.36800000000005</c:v>
                      </c:pt>
                      <c:pt idx="5971" formatCode="General">
                        <c:v>546.37800000000004</c:v>
                      </c:pt>
                      <c:pt idx="5972" formatCode="General">
                        <c:v>546.38800000000003</c:v>
                      </c:pt>
                      <c:pt idx="5973" formatCode="General">
                        <c:v>546.39800000000002</c:v>
                      </c:pt>
                      <c:pt idx="5974" formatCode="General">
                        <c:v>546.40800000000002</c:v>
                      </c:pt>
                      <c:pt idx="5975" formatCode="General">
                        <c:v>546.41800000000001</c:v>
                      </c:pt>
                      <c:pt idx="5976" formatCode="General">
                        <c:v>546.428</c:v>
                      </c:pt>
                      <c:pt idx="5977" formatCode="General">
                        <c:v>546.43799999999999</c:v>
                      </c:pt>
                      <c:pt idx="5978" formatCode="General">
                        <c:v>546.44799999999998</c:v>
                      </c:pt>
                      <c:pt idx="5979" formatCode="General">
                        <c:v>546.45799999999997</c:v>
                      </c:pt>
                      <c:pt idx="5980" formatCode="General">
                        <c:v>546.46799999999996</c:v>
                      </c:pt>
                      <c:pt idx="5981" formatCode="General">
                        <c:v>546.47799999999995</c:v>
                      </c:pt>
                      <c:pt idx="5982" formatCode="General">
                        <c:v>546.48800000000006</c:v>
                      </c:pt>
                      <c:pt idx="5983" formatCode="General">
                        <c:v>546.49800000000005</c:v>
                      </c:pt>
                      <c:pt idx="5984" formatCode="General">
                        <c:v>546.50800000000004</c:v>
                      </c:pt>
                      <c:pt idx="5985" formatCode="General">
                        <c:v>546.51800000000003</c:v>
                      </c:pt>
                      <c:pt idx="5986" formatCode="General">
                        <c:v>546.52800000000002</c:v>
                      </c:pt>
                      <c:pt idx="5987" formatCode="General">
                        <c:v>546.53800000000001</c:v>
                      </c:pt>
                      <c:pt idx="5988" formatCode="General">
                        <c:v>546.548</c:v>
                      </c:pt>
                      <c:pt idx="5989" formatCode="General">
                        <c:v>546.55799999999999</c:v>
                      </c:pt>
                      <c:pt idx="5990" formatCode="General">
                        <c:v>546.56799999999998</c:v>
                      </c:pt>
                      <c:pt idx="5991" formatCode="General">
                        <c:v>546.57799999999997</c:v>
                      </c:pt>
                      <c:pt idx="5992" formatCode="General">
                        <c:v>546.58799999999997</c:v>
                      </c:pt>
                      <c:pt idx="5993" formatCode="General">
                        <c:v>546.59799999999996</c:v>
                      </c:pt>
                      <c:pt idx="5994" formatCode="General">
                        <c:v>546.60799999999995</c:v>
                      </c:pt>
                      <c:pt idx="5995" formatCode="General">
                        <c:v>546.61800000000005</c:v>
                      </c:pt>
                      <c:pt idx="5996" formatCode="General">
                        <c:v>546.62800000000004</c:v>
                      </c:pt>
                      <c:pt idx="5997" formatCode="General">
                        <c:v>546.63800000000003</c:v>
                      </c:pt>
                      <c:pt idx="5998" formatCode="General">
                        <c:v>546.64800000000002</c:v>
                      </c:pt>
                      <c:pt idx="5999" formatCode="General">
                        <c:v>546.65800000000002</c:v>
                      </c:pt>
                      <c:pt idx="6000" formatCode="General">
                        <c:v>546.66800000000001</c:v>
                      </c:pt>
                      <c:pt idx="6001" formatCode="General">
                        <c:v>546.678</c:v>
                      </c:pt>
                      <c:pt idx="6002" formatCode="General">
                        <c:v>546.68799999999999</c:v>
                      </c:pt>
                      <c:pt idx="6003" formatCode="General">
                        <c:v>546.69799999999998</c:v>
                      </c:pt>
                      <c:pt idx="6004" formatCode="General">
                        <c:v>546.70799999999997</c:v>
                      </c:pt>
                      <c:pt idx="6005" formatCode="General">
                        <c:v>546.71799999999996</c:v>
                      </c:pt>
                      <c:pt idx="6006" formatCode="General">
                        <c:v>546.72799999999995</c:v>
                      </c:pt>
                      <c:pt idx="6007" formatCode="General">
                        <c:v>546.73800000000006</c:v>
                      </c:pt>
                      <c:pt idx="6008" formatCode="General">
                        <c:v>546.74800000000005</c:v>
                      </c:pt>
                      <c:pt idx="6009" formatCode="General">
                        <c:v>546.75800000000004</c:v>
                      </c:pt>
                      <c:pt idx="6010" formatCode="General">
                        <c:v>546.76800000000003</c:v>
                      </c:pt>
                      <c:pt idx="6011" formatCode="General">
                        <c:v>546.77800000000002</c:v>
                      </c:pt>
                      <c:pt idx="6012" formatCode="General">
                        <c:v>546.78800000000001</c:v>
                      </c:pt>
                      <c:pt idx="6013" formatCode="General">
                        <c:v>546.798</c:v>
                      </c:pt>
                      <c:pt idx="6014" formatCode="General">
                        <c:v>546.80799999999999</c:v>
                      </c:pt>
                      <c:pt idx="6015" formatCode="General">
                        <c:v>546.81799999999998</c:v>
                      </c:pt>
                      <c:pt idx="6016" formatCode="General">
                        <c:v>546.82799999999997</c:v>
                      </c:pt>
                      <c:pt idx="6017" formatCode="General">
                        <c:v>546.83799999999997</c:v>
                      </c:pt>
                      <c:pt idx="6018" formatCode="General">
                        <c:v>546.84799999999996</c:v>
                      </c:pt>
                      <c:pt idx="6019" formatCode="General">
                        <c:v>546.85799999999995</c:v>
                      </c:pt>
                      <c:pt idx="6020" formatCode="General">
                        <c:v>546.86800000000005</c:v>
                      </c:pt>
                      <c:pt idx="6021" formatCode="General">
                        <c:v>546.87800000000004</c:v>
                      </c:pt>
                      <c:pt idx="6022" formatCode="General">
                        <c:v>546.88800000000003</c:v>
                      </c:pt>
                      <c:pt idx="6023" formatCode="General">
                        <c:v>546.89800000000002</c:v>
                      </c:pt>
                      <c:pt idx="6024" formatCode="General">
                        <c:v>546.90800000000002</c:v>
                      </c:pt>
                      <c:pt idx="6025" formatCode="General">
                        <c:v>546.91800000000001</c:v>
                      </c:pt>
                      <c:pt idx="6026" formatCode="General">
                        <c:v>546.928</c:v>
                      </c:pt>
                      <c:pt idx="6027" formatCode="General">
                        <c:v>546.93799999999999</c:v>
                      </c:pt>
                      <c:pt idx="6028" formatCode="General">
                        <c:v>546.94799999999998</c:v>
                      </c:pt>
                      <c:pt idx="6029" formatCode="General">
                        <c:v>546.95799999999997</c:v>
                      </c:pt>
                      <c:pt idx="6030" formatCode="General">
                        <c:v>546.96799999999996</c:v>
                      </c:pt>
                      <c:pt idx="6031" formatCode="General">
                        <c:v>546.97799999999995</c:v>
                      </c:pt>
                      <c:pt idx="6032" formatCode="General">
                        <c:v>546.98800000000006</c:v>
                      </c:pt>
                      <c:pt idx="6033" formatCode="General">
                        <c:v>546.99800000000005</c:v>
                      </c:pt>
                      <c:pt idx="6034" formatCode="General">
                        <c:v>547.00800000000004</c:v>
                      </c:pt>
                      <c:pt idx="6035" formatCode="General">
                        <c:v>547.01800000000003</c:v>
                      </c:pt>
                      <c:pt idx="6036" formatCode="General">
                        <c:v>547.02800000000002</c:v>
                      </c:pt>
                      <c:pt idx="6037" formatCode="General">
                        <c:v>547.03800000000001</c:v>
                      </c:pt>
                      <c:pt idx="6038" formatCode="General">
                        <c:v>547.048</c:v>
                      </c:pt>
                      <c:pt idx="6039" formatCode="General">
                        <c:v>547.05799999999999</c:v>
                      </c:pt>
                      <c:pt idx="6040" formatCode="General">
                        <c:v>547.06799999999998</c:v>
                      </c:pt>
                      <c:pt idx="6041" formatCode="General">
                        <c:v>547.07799999999997</c:v>
                      </c:pt>
                      <c:pt idx="6042" formatCode="General">
                        <c:v>547.08799999999997</c:v>
                      </c:pt>
                      <c:pt idx="6043" formatCode="General">
                        <c:v>547.09799999999996</c:v>
                      </c:pt>
                      <c:pt idx="6044" formatCode="General">
                        <c:v>547.10799999999995</c:v>
                      </c:pt>
                      <c:pt idx="6045" formatCode="General">
                        <c:v>547.11800000000005</c:v>
                      </c:pt>
                      <c:pt idx="6046" formatCode="General">
                        <c:v>547.12800000000004</c:v>
                      </c:pt>
                      <c:pt idx="6047" formatCode="General">
                        <c:v>547.13800000000003</c:v>
                      </c:pt>
                      <c:pt idx="6048" formatCode="General">
                        <c:v>547.14800000000002</c:v>
                      </c:pt>
                      <c:pt idx="6049" formatCode="General">
                        <c:v>547.15800000000002</c:v>
                      </c:pt>
                      <c:pt idx="6050" formatCode="General">
                        <c:v>547.16800000000001</c:v>
                      </c:pt>
                      <c:pt idx="6051" formatCode="General">
                        <c:v>547.178</c:v>
                      </c:pt>
                      <c:pt idx="6052" formatCode="General">
                        <c:v>547.18799999999999</c:v>
                      </c:pt>
                      <c:pt idx="6053" formatCode="General">
                        <c:v>547.19799999999998</c:v>
                      </c:pt>
                      <c:pt idx="6054" formatCode="General">
                        <c:v>547.20799999999997</c:v>
                      </c:pt>
                      <c:pt idx="6055" formatCode="General">
                        <c:v>547.21799999999996</c:v>
                      </c:pt>
                      <c:pt idx="6056" formatCode="General">
                        <c:v>547.22799999999995</c:v>
                      </c:pt>
                      <c:pt idx="6057" formatCode="General">
                        <c:v>547.23800000000006</c:v>
                      </c:pt>
                      <c:pt idx="6058" formatCode="General">
                        <c:v>547.24800000000005</c:v>
                      </c:pt>
                      <c:pt idx="6059" formatCode="General">
                        <c:v>547.25800000000004</c:v>
                      </c:pt>
                      <c:pt idx="6060" formatCode="General">
                        <c:v>547.26800000000003</c:v>
                      </c:pt>
                      <c:pt idx="6061" formatCode="General">
                        <c:v>547.27800000000002</c:v>
                      </c:pt>
                      <c:pt idx="6062" formatCode="General">
                        <c:v>547.28800000000001</c:v>
                      </c:pt>
                      <c:pt idx="6063" formatCode="General">
                        <c:v>547.298</c:v>
                      </c:pt>
                      <c:pt idx="6064" formatCode="General">
                        <c:v>547.30799999999999</c:v>
                      </c:pt>
                      <c:pt idx="6065" formatCode="General">
                        <c:v>547.31799999999998</c:v>
                      </c:pt>
                      <c:pt idx="6066" formatCode="General">
                        <c:v>547.32799999999997</c:v>
                      </c:pt>
                      <c:pt idx="6067" formatCode="General">
                        <c:v>547.33799999999997</c:v>
                      </c:pt>
                      <c:pt idx="6068" formatCode="General">
                        <c:v>547.34799999999996</c:v>
                      </c:pt>
                      <c:pt idx="6069" formatCode="General">
                        <c:v>547.35799999999995</c:v>
                      </c:pt>
                      <c:pt idx="6070" formatCode="General">
                        <c:v>547.36800000000005</c:v>
                      </c:pt>
                      <c:pt idx="6071" formatCode="General">
                        <c:v>547.37800000000004</c:v>
                      </c:pt>
                      <c:pt idx="6072" formatCode="General">
                        <c:v>547.38800000000003</c:v>
                      </c:pt>
                      <c:pt idx="6073" formatCode="General">
                        <c:v>547.39800000000002</c:v>
                      </c:pt>
                      <c:pt idx="6074" formatCode="General">
                        <c:v>547.40800000000002</c:v>
                      </c:pt>
                      <c:pt idx="6075" formatCode="General">
                        <c:v>547.41800000000001</c:v>
                      </c:pt>
                      <c:pt idx="6076" formatCode="General">
                        <c:v>547.428</c:v>
                      </c:pt>
                      <c:pt idx="6077" formatCode="General">
                        <c:v>547.43799999999999</c:v>
                      </c:pt>
                      <c:pt idx="6078" formatCode="General">
                        <c:v>547.44799999999998</c:v>
                      </c:pt>
                      <c:pt idx="6079" formatCode="General">
                        <c:v>547.45799999999997</c:v>
                      </c:pt>
                      <c:pt idx="6080" formatCode="General">
                        <c:v>547.46799999999996</c:v>
                      </c:pt>
                      <c:pt idx="6081" formatCode="General">
                        <c:v>547.47799999999995</c:v>
                      </c:pt>
                      <c:pt idx="6082" formatCode="General">
                        <c:v>547.48800000000006</c:v>
                      </c:pt>
                      <c:pt idx="6083" formatCode="General">
                        <c:v>547.49800000000005</c:v>
                      </c:pt>
                      <c:pt idx="6084" formatCode="General">
                        <c:v>547.50800000000004</c:v>
                      </c:pt>
                      <c:pt idx="6085" formatCode="General">
                        <c:v>547.51800000000003</c:v>
                      </c:pt>
                      <c:pt idx="6086" formatCode="General">
                        <c:v>547.52800000000002</c:v>
                      </c:pt>
                      <c:pt idx="6087" formatCode="General">
                        <c:v>547.53800000000001</c:v>
                      </c:pt>
                      <c:pt idx="6088" formatCode="General">
                        <c:v>547.548</c:v>
                      </c:pt>
                      <c:pt idx="6089" formatCode="General">
                        <c:v>547.55799999999999</c:v>
                      </c:pt>
                      <c:pt idx="6090" formatCode="General">
                        <c:v>547.56799999999998</c:v>
                      </c:pt>
                      <c:pt idx="6091" formatCode="General">
                        <c:v>547.57799999999997</c:v>
                      </c:pt>
                      <c:pt idx="6092" formatCode="General">
                        <c:v>547.58799999999997</c:v>
                      </c:pt>
                      <c:pt idx="6093" formatCode="General">
                        <c:v>547.59799999999996</c:v>
                      </c:pt>
                      <c:pt idx="6094" formatCode="General">
                        <c:v>547.60799999999995</c:v>
                      </c:pt>
                      <c:pt idx="6095" formatCode="General">
                        <c:v>547.61800000000005</c:v>
                      </c:pt>
                      <c:pt idx="6096" formatCode="General">
                        <c:v>547.62800000000004</c:v>
                      </c:pt>
                      <c:pt idx="6097" formatCode="General">
                        <c:v>547.63800000000003</c:v>
                      </c:pt>
                      <c:pt idx="6098" formatCode="General">
                        <c:v>547.64800000000002</c:v>
                      </c:pt>
                      <c:pt idx="6099" formatCode="General">
                        <c:v>547.65800000000002</c:v>
                      </c:pt>
                      <c:pt idx="6100" formatCode="General">
                        <c:v>547.66800000000001</c:v>
                      </c:pt>
                      <c:pt idx="6101" formatCode="General">
                        <c:v>547.678</c:v>
                      </c:pt>
                      <c:pt idx="6102" formatCode="General">
                        <c:v>547.68799999999999</c:v>
                      </c:pt>
                      <c:pt idx="6103" formatCode="General">
                        <c:v>547.69799999999998</c:v>
                      </c:pt>
                      <c:pt idx="6104" formatCode="General">
                        <c:v>547.70799999999997</c:v>
                      </c:pt>
                      <c:pt idx="6105" formatCode="General">
                        <c:v>547.71799999999996</c:v>
                      </c:pt>
                      <c:pt idx="6106" formatCode="General">
                        <c:v>547.72799999999995</c:v>
                      </c:pt>
                      <c:pt idx="6107" formatCode="General">
                        <c:v>547.73800000000006</c:v>
                      </c:pt>
                      <c:pt idx="6108" formatCode="General">
                        <c:v>547.74800000000005</c:v>
                      </c:pt>
                      <c:pt idx="6109" formatCode="General">
                        <c:v>547.75800000000004</c:v>
                      </c:pt>
                      <c:pt idx="6110" formatCode="General">
                        <c:v>547.76800000000003</c:v>
                      </c:pt>
                      <c:pt idx="6111" formatCode="General">
                        <c:v>547.77800000000002</c:v>
                      </c:pt>
                      <c:pt idx="6112" formatCode="General">
                        <c:v>547.78800000000001</c:v>
                      </c:pt>
                      <c:pt idx="6113" formatCode="General">
                        <c:v>547.798</c:v>
                      </c:pt>
                      <c:pt idx="6114" formatCode="General">
                        <c:v>547.80799999999999</c:v>
                      </c:pt>
                      <c:pt idx="6115" formatCode="General">
                        <c:v>547.81799999999998</c:v>
                      </c:pt>
                      <c:pt idx="6116" formatCode="General">
                        <c:v>547.82799999999997</c:v>
                      </c:pt>
                      <c:pt idx="6117" formatCode="General">
                        <c:v>547.83799999999997</c:v>
                      </c:pt>
                      <c:pt idx="6118" formatCode="General">
                        <c:v>547.84799999999996</c:v>
                      </c:pt>
                      <c:pt idx="6119" formatCode="General">
                        <c:v>547.85799999999995</c:v>
                      </c:pt>
                      <c:pt idx="6120" formatCode="General">
                        <c:v>547.86800000000005</c:v>
                      </c:pt>
                      <c:pt idx="6121" formatCode="General">
                        <c:v>547.87800000000004</c:v>
                      </c:pt>
                      <c:pt idx="6122" formatCode="General">
                        <c:v>547.88800000000003</c:v>
                      </c:pt>
                      <c:pt idx="6123" formatCode="General">
                        <c:v>547.89800000000002</c:v>
                      </c:pt>
                      <c:pt idx="6124" formatCode="General">
                        <c:v>547.90800000000002</c:v>
                      </c:pt>
                      <c:pt idx="6125" formatCode="General">
                        <c:v>547.91800000000001</c:v>
                      </c:pt>
                      <c:pt idx="6126" formatCode="General">
                        <c:v>547.928</c:v>
                      </c:pt>
                      <c:pt idx="6127" formatCode="General">
                        <c:v>547.93799999999999</c:v>
                      </c:pt>
                      <c:pt idx="6128" formatCode="General">
                        <c:v>547.94799999999998</c:v>
                      </c:pt>
                      <c:pt idx="6129" formatCode="General">
                        <c:v>547.95799999999997</c:v>
                      </c:pt>
                      <c:pt idx="6130" formatCode="General">
                        <c:v>547.96799999999996</c:v>
                      </c:pt>
                      <c:pt idx="6131" formatCode="General">
                        <c:v>547.97799999999995</c:v>
                      </c:pt>
                      <c:pt idx="6132" formatCode="General">
                        <c:v>547.98800000000006</c:v>
                      </c:pt>
                      <c:pt idx="6133" formatCode="General">
                        <c:v>547.99800000000005</c:v>
                      </c:pt>
                      <c:pt idx="6134" formatCode="General">
                        <c:v>548.00800000000004</c:v>
                      </c:pt>
                      <c:pt idx="6135" formatCode="General">
                        <c:v>548.01800000000003</c:v>
                      </c:pt>
                      <c:pt idx="6136" formatCode="General">
                        <c:v>548.02800000000002</c:v>
                      </c:pt>
                      <c:pt idx="6137" formatCode="General">
                        <c:v>548.03800000000001</c:v>
                      </c:pt>
                      <c:pt idx="6138" formatCode="General">
                        <c:v>548.048</c:v>
                      </c:pt>
                      <c:pt idx="6139" formatCode="General">
                        <c:v>548.05799999999999</c:v>
                      </c:pt>
                      <c:pt idx="6140" formatCode="General">
                        <c:v>548.06799999999998</c:v>
                      </c:pt>
                      <c:pt idx="6141" formatCode="General">
                        <c:v>548.07799999999997</c:v>
                      </c:pt>
                      <c:pt idx="6142" formatCode="General">
                        <c:v>548.08799999999997</c:v>
                      </c:pt>
                      <c:pt idx="6143" formatCode="General">
                        <c:v>548.09799999999996</c:v>
                      </c:pt>
                      <c:pt idx="6144" formatCode="General">
                        <c:v>548.10799999999995</c:v>
                      </c:pt>
                      <c:pt idx="6145" formatCode="General">
                        <c:v>548.11800000000005</c:v>
                      </c:pt>
                      <c:pt idx="6146" formatCode="General">
                        <c:v>548.12800000000004</c:v>
                      </c:pt>
                      <c:pt idx="6147" formatCode="General">
                        <c:v>548.13800000000003</c:v>
                      </c:pt>
                      <c:pt idx="6148" formatCode="General">
                        <c:v>548.14800000000002</c:v>
                      </c:pt>
                      <c:pt idx="6149" formatCode="General">
                        <c:v>548.15800000000002</c:v>
                      </c:pt>
                      <c:pt idx="6150" formatCode="General">
                        <c:v>548.16800000000001</c:v>
                      </c:pt>
                      <c:pt idx="6151" formatCode="General">
                        <c:v>548.178</c:v>
                      </c:pt>
                      <c:pt idx="6152" formatCode="General">
                        <c:v>548.18799999999999</c:v>
                      </c:pt>
                      <c:pt idx="6153" formatCode="General">
                        <c:v>548.19799999999998</c:v>
                      </c:pt>
                      <c:pt idx="6154" formatCode="General">
                        <c:v>548.20799999999997</c:v>
                      </c:pt>
                      <c:pt idx="6155" formatCode="General">
                        <c:v>548.21799999999996</c:v>
                      </c:pt>
                      <c:pt idx="6156" formatCode="General">
                        <c:v>548.22799999999995</c:v>
                      </c:pt>
                      <c:pt idx="6157" formatCode="General">
                        <c:v>548.23800000000006</c:v>
                      </c:pt>
                      <c:pt idx="6158" formatCode="General">
                        <c:v>548.24800000000005</c:v>
                      </c:pt>
                      <c:pt idx="6159" formatCode="General">
                        <c:v>548.25800000000004</c:v>
                      </c:pt>
                      <c:pt idx="6160" formatCode="General">
                        <c:v>548.26800000000003</c:v>
                      </c:pt>
                      <c:pt idx="6161" formatCode="General">
                        <c:v>548.27800000000002</c:v>
                      </c:pt>
                      <c:pt idx="6162" formatCode="General">
                        <c:v>548.28800000000001</c:v>
                      </c:pt>
                      <c:pt idx="6163" formatCode="General">
                        <c:v>548.298</c:v>
                      </c:pt>
                      <c:pt idx="6164" formatCode="General">
                        <c:v>548.30799999999999</c:v>
                      </c:pt>
                      <c:pt idx="6165" formatCode="General">
                        <c:v>548.31799999999998</c:v>
                      </c:pt>
                      <c:pt idx="6166" formatCode="General">
                        <c:v>548.32799999999997</c:v>
                      </c:pt>
                      <c:pt idx="6167" formatCode="General">
                        <c:v>548.33799999999997</c:v>
                      </c:pt>
                      <c:pt idx="6168" formatCode="General">
                        <c:v>548.34799999999996</c:v>
                      </c:pt>
                      <c:pt idx="6169" formatCode="General">
                        <c:v>548.35799999999995</c:v>
                      </c:pt>
                      <c:pt idx="6170" formatCode="General">
                        <c:v>548.36800000000005</c:v>
                      </c:pt>
                      <c:pt idx="6171" formatCode="General">
                        <c:v>548.37800000000004</c:v>
                      </c:pt>
                      <c:pt idx="6172" formatCode="General">
                        <c:v>548.38800000000003</c:v>
                      </c:pt>
                      <c:pt idx="6173" formatCode="General">
                        <c:v>548.39800000000002</c:v>
                      </c:pt>
                      <c:pt idx="6174" formatCode="General">
                        <c:v>548.40800000000002</c:v>
                      </c:pt>
                      <c:pt idx="6175" formatCode="General">
                        <c:v>548.41800000000001</c:v>
                      </c:pt>
                      <c:pt idx="6176" formatCode="General">
                        <c:v>548.428</c:v>
                      </c:pt>
                      <c:pt idx="6177" formatCode="General">
                        <c:v>548.43799999999999</c:v>
                      </c:pt>
                      <c:pt idx="6178" formatCode="General">
                        <c:v>548.44799999999998</c:v>
                      </c:pt>
                      <c:pt idx="6179" formatCode="General">
                        <c:v>548.45799999999997</c:v>
                      </c:pt>
                      <c:pt idx="6180" formatCode="General">
                        <c:v>548.46799999999996</c:v>
                      </c:pt>
                      <c:pt idx="6181" formatCode="General">
                        <c:v>548.47799999999995</c:v>
                      </c:pt>
                      <c:pt idx="6182" formatCode="General">
                        <c:v>548.48800000000006</c:v>
                      </c:pt>
                      <c:pt idx="6183" formatCode="General">
                        <c:v>548.49800000000005</c:v>
                      </c:pt>
                      <c:pt idx="6184" formatCode="General">
                        <c:v>548.50800000000004</c:v>
                      </c:pt>
                      <c:pt idx="6185" formatCode="General">
                        <c:v>548.51800000000003</c:v>
                      </c:pt>
                      <c:pt idx="6186" formatCode="General">
                        <c:v>548.52800000000002</c:v>
                      </c:pt>
                      <c:pt idx="6187" formatCode="General">
                        <c:v>548.53800000000001</c:v>
                      </c:pt>
                      <c:pt idx="6188" formatCode="General">
                        <c:v>548.548</c:v>
                      </c:pt>
                      <c:pt idx="6189" formatCode="General">
                        <c:v>548.55799999999999</c:v>
                      </c:pt>
                      <c:pt idx="6190" formatCode="General">
                        <c:v>548.56799999999998</c:v>
                      </c:pt>
                      <c:pt idx="6191" formatCode="General">
                        <c:v>548.57799999999997</c:v>
                      </c:pt>
                      <c:pt idx="6192" formatCode="General">
                        <c:v>548.58799999999997</c:v>
                      </c:pt>
                      <c:pt idx="6193" formatCode="General">
                        <c:v>548.59799999999996</c:v>
                      </c:pt>
                      <c:pt idx="6194" formatCode="General">
                        <c:v>548.60799999999995</c:v>
                      </c:pt>
                      <c:pt idx="6195" formatCode="General">
                        <c:v>548.61800000000005</c:v>
                      </c:pt>
                      <c:pt idx="6196" formatCode="General">
                        <c:v>548.62800000000004</c:v>
                      </c:pt>
                      <c:pt idx="6197" formatCode="General">
                        <c:v>548.63800000000003</c:v>
                      </c:pt>
                      <c:pt idx="6198" formatCode="General">
                        <c:v>548.64800000000002</c:v>
                      </c:pt>
                      <c:pt idx="6199" formatCode="General">
                        <c:v>548.65800000000002</c:v>
                      </c:pt>
                      <c:pt idx="6200" formatCode="General">
                        <c:v>548.66800000000001</c:v>
                      </c:pt>
                      <c:pt idx="6201" formatCode="General">
                        <c:v>548.678</c:v>
                      </c:pt>
                      <c:pt idx="6202" formatCode="General">
                        <c:v>548.68799999999999</c:v>
                      </c:pt>
                      <c:pt idx="6203" formatCode="General">
                        <c:v>548.69799999999998</c:v>
                      </c:pt>
                      <c:pt idx="6204" formatCode="General">
                        <c:v>548.70799999999997</c:v>
                      </c:pt>
                      <c:pt idx="6205" formatCode="General">
                        <c:v>548.71799999999996</c:v>
                      </c:pt>
                      <c:pt idx="6206" formatCode="General">
                        <c:v>548.72799999999995</c:v>
                      </c:pt>
                      <c:pt idx="6207" formatCode="General">
                        <c:v>548.73800000000006</c:v>
                      </c:pt>
                      <c:pt idx="6208" formatCode="General">
                        <c:v>548.74800000000005</c:v>
                      </c:pt>
                      <c:pt idx="6209" formatCode="General">
                        <c:v>548.75800000000004</c:v>
                      </c:pt>
                      <c:pt idx="6210" formatCode="General">
                        <c:v>548.76800000000003</c:v>
                      </c:pt>
                      <c:pt idx="6211" formatCode="General">
                        <c:v>548.77800000000002</c:v>
                      </c:pt>
                      <c:pt idx="6212" formatCode="General">
                        <c:v>548.78800000000001</c:v>
                      </c:pt>
                      <c:pt idx="6213" formatCode="General">
                        <c:v>548.798</c:v>
                      </c:pt>
                      <c:pt idx="6214" formatCode="General">
                        <c:v>548.80799999999999</c:v>
                      </c:pt>
                      <c:pt idx="6215" formatCode="General">
                        <c:v>548.81799999999998</c:v>
                      </c:pt>
                      <c:pt idx="6216" formatCode="General">
                        <c:v>548.82799999999997</c:v>
                      </c:pt>
                      <c:pt idx="6217" formatCode="General">
                        <c:v>548.83799999999997</c:v>
                      </c:pt>
                      <c:pt idx="6218" formatCode="General">
                        <c:v>548.84799999999996</c:v>
                      </c:pt>
                      <c:pt idx="6219" formatCode="General">
                        <c:v>548.85799999999995</c:v>
                      </c:pt>
                      <c:pt idx="6220" formatCode="General">
                        <c:v>548.86800000000005</c:v>
                      </c:pt>
                      <c:pt idx="6221" formatCode="General">
                        <c:v>548.87800000000004</c:v>
                      </c:pt>
                      <c:pt idx="6222" formatCode="General">
                        <c:v>548.88800000000003</c:v>
                      </c:pt>
                      <c:pt idx="6223" formatCode="General">
                        <c:v>548.89800000000002</c:v>
                      </c:pt>
                      <c:pt idx="6224" formatCode="General">
                        <c:v>548.90800000000002</c:v>
                      </c:pt>
                      <c:pt idx="6225" formatCode="General">
                        <c:v>548.91800000000001</c:v>
                      </c:pt>
                      <c:pt idx="6226" formatCode="General">
                        <c:v>548.928</c:v>
                      </c:pt>
                      <c:pt idx="6227" formatCode="General">
                        <c:v>548.93799999999999</c:v>
                      </c:pt>
                      <c:pt idx="6228" formatCode="General">
                        <c:v>548.94799999999998</c:v>
                      </c:pt>
                      <c:pt idx="6229" formatCode="General">
                        <c:v>548.95799999999997</c:v>
                      </c:pt>
                      <c:pt idx="6230" formatCode="General">
                        <c:v>548.96799999999996</c:v>
                      </c:pt>
                      <c:pt idx="6231" formatCode="General">
                        <c:v>548.97799999999995</c:v>
                      </c:pt>
                      <c:pt idx="6232" formatCode="General">
                        <c:v>548.98800000000006</c:v>
                      </c:pt>
                      <c:pt idx="6233" formatCode="General">
                        <c:v>548.99800000000005</c:v>
                      </c:pt>
                      <c:pt idx="6234" formatCode="General">
                        <c:v>549.00800000000004</c:v>
                      </c:pt>
                      <c:pt idx="6235" formatCode="General">
                        <c:v>549.01800000000003</c:v>
                      </c:pt>
                      <c:pt idx="6236" formatCode="General">
                        <c:v>549.02800000000002</c:v>
                      </c:pt>
                      <c:pt idx="6237" formatCode="General">
                        <c:v>549.03800000000001</c:v>
                      </c:pt>
                      <c:pt idx="6238" formatCode="General">
                        <c:v>549.048</c:v>
                      </c:pt>
                      <c:pt idx="6239" formatCode="General">
                        <c:v>549.05799999999999</c:v>
                      </c:pt>
                      <c:pt idx="6240" formatCode="General">
                        <c:v>549.06799999999998</c:v>
                      </c:pt>
                      <c:pt idx="6241" formatCode="General">
                        <c:v>549.07799999999997</c:v>
                      </c:pt>
                      <c:pt idx="6242" formatCode="General">
                        <c:v>549.08799999999997</c:v>
                      </c:pt>
                      <c:pt idx="6243" formatCode="General">
                        <c:v>549.09799999999996</c:v>
                      </c:pt>
                      <c:pt idx="6244" formatCode="General">
                        <c:v>549.10799999999995</c:v>
                      </c:pt>
                      <c:pt idx="6245" formatCode="General">
                        <c:v>549.11800000000005</c:v>
                      </c:pt>
                      <c:pt idx="6246" formatCode="General">
                        <c:v>549.12800000000004</c:v>
                      </c:pt>
                      <c:pt idx="6247" formatCode="General">
                        <c:v>549.13800000000003</c:v>
                      </c:pt>
                      <c:pt idx="6248" formatCode="General">
                        <c:v>549.14800000000002</c:v>
                      </c:pt>
                      <c:pt idx="6249" formatCode="General">
                        <c:v>549.15800000000002</c:v>
                      </c:pt>
                      <c:pt idx="6250" formatCode="General">
                        <c:v>549.16800000000001</c:v>
                      </c:pt>
                      <c:pt idx="6251" formatCode="General">
                        <c:v>549.178</c:v>
                      </c:pt>
                      <c:pt idx="6252" formatCode="General">
                        <c:v>549.18799999999999</c:v>
                      </c:pt>
                      <c:pt idx="6253" formatCode="General">
                        <c:v>549.19799999999998</c:v>
                      </c:pt>
                      <c:pt idx="6254" formatCode="General">
                        <c:v>549.20799999999997</c:v>
                      </c:pt>
                      <c:pt idx="6255" formatCode="General">
                        <c:v>549.21799999999996</c:v>
                      </c:pt>
                      <c:pt idx="6256" formatCode="General">
                        <c:v>549.22799999999995</c:v>
                      </c:pt>
                      <c:pt idx="6257" formatCode="General">
                        <c:v>549.23800000000006</c:v>
                      </c:pt>
                      <c:pt idx="6258" formatCode="General">
                        <c:v>549.24800000000005</c:v>
                      </c:pt>
                      <c:pt idx="6259" formatCode="General">
                        <c:v>549.25800000000004</c:v>
                      </c:pt>
                      <c:pt idx="6260" formatCode="General">
                        <c:v>549.26800000000003</c:v>
                      </c:pt>
                      <c:pt idx="6261" formatCode="General">
                        <c:v>549.27800000000002</c:v>
                      </c:pt>
                      <c:pt idx="6262" formatCode="General">
                        <c:v>549.28800000000001</c:v>
                      </c:pt>
                      <c:pt idx="6263" formatCode="General">
                        <c:v>549.298</c:v>
                      </c:pt>
                      <c:pt idx="6264" formatCode="General">
                        <c:v>549.30799999999999</c:v>
                      </c:pt>
                      <c:pt idx="6265" formatCode="General">
                        <c:v>549.31799999999998</c:v>
                      </c:pt>
                      <c:pt idx="6266" formatCode="General">
                        <c:v>549.32799999999997</c:v>
                      </c:pt>
                      <c:pt idx="6267" formatCode="General">
                        <c:v>549.33799999999997</c:v>
                      </c:pt>
                      <c:pt idx="6268" formatCode="General">
                        <c:v>549.34799999999996</c:v>
                      </c:pt>
                      <c:pt idx="6269" formatCode="General">
                        <c:v>549.35799999999995</c:v>
                      </c:pt>
                      <c:pt idx="6270" formatCode="General">
                        <c:v>549.36800000000005</c:v>
                      </c:pt>
                      <c:pt idx="6271" formatCode="General">
                        <c:v>549.37800000000004</c:v>
                      </c:pt>
                      <c:pt idx="6272" formatCode="General">
                        <c:v>549.38800000000003</c:v>
                      </c:pt>
                      <c:pt idx="6273" formatCode="General">
                        <c:v>549.39800000000002</c:v>
                      </c:pt>
                      <c:pt idx="6274" formatCode="General">
                        <c:v>549.40800000000002</c:v>
                      </c:pt>
                      <c:pt idx="6275" formatCode="General">
                        <c:v>549.41800000000001</c:v>
                      </c:pt>
                      <c:pt idx="6276" formatCode="General">
                        <c:v>549.428</c:v>
                      </c:pt>
                      <c:pt idx="6277" formatCode="General">
                        <c:v>549.43799999999999</c:v>
                      </c:pt>
                      <c:pt idx="6278" formatCode="General">
                        <c:v>549.44799999999998</c:v>
                      </c:pt>
                      <c:pt idx="6279" formatCode="General">
                        <c:v>549.45799999999997</c:v>
                      </c:pt>
                      <c:pt idx="6280" formatCode="General">
                        <c:v>549.46799999999996</c:v>
                      </c:pt>
                      <c:pt idx="6281" formatCode="General">
                        <c:v>549.47799999999995</c:v>
                      </c:pt>
                      <c:pt idx="6282" formatCode="General">
                        <c:v>549.48800000000006</c:v>
                      </c:pt>
                      <c:pt idx="6283" formatCode="General">
                        <c:v>549.49800000000005</c:v>
                      </c:pt>
                      <c:pt idx="6284" formatCode="General">
                        <c:v>549.50800000000004</c:v>
                      </c:pt>
                      <c:pt idx="6285" formatCode="General">
                        <c:v>549.51800000000003</c:v>
                      </c:pt>
                      <c:pt idx="6286" formatCode="General">
                        <c:v>549.52800000000002</c:v>
                      </c:pt>
                      <c:pt idx="6287" formatCode="General">
                        <c:v>549.53800000000001</c:v>
                      </c:pt>
                      <c:pt idx="6288" formatCode="General">
                        <c:v>549.548</c:v>
                      </c:pt>
                      <c:pt idx="6289" formatCode="General">
                        <c:v>549.55799999999999</c:v>
                      </c:pt>
                      <c:pt idx="6290" formatCode="General">
                        <c:v>549.56799999999998</c:v>
                      </c:pt>
                      <c:pt idx="6291" formatCode="General">
                        <c:v>549.57799999999997</c:v>
                      </c:pt>
                      <c:pt idx="6292" formatCode="General">
                        <c:v>549.58799999999997</c:v>
                      </c:pt>
                      <c:pt idx="6293" formatCode="General">
                        <c:v>549.59799999999996</c:v>
                      </c:pt>
                      <c:pt idx="6294" formatCode="General">
                        <c:v>549.60799999999995</c:v>
                      </c:pt>
                      <c:pt idx="6295" formatCode="General">
                        <c:v>549.61800000000005</c:v>
                      </c:pt>
                      <c:pt idx="6296" formatCode="General">
                        <c:v>549.62800000000004</c:v>
                      </c:pt>
                      <c:pt idx="6297" formatCode="General">
                        <c:v>549.63800000000003</c:v>
                      </c:pt>
                      <c:pt idx="6298" formatCode="General">
                        <c:v>549.64800000000002</c:v>
                      </c:pt>
                      <c:pt idx="6299" formatCode="General">
                        <c:v>549.65800000000002</c:v>
                      </c:pt>
                      <c:pt idx="6300" formatCode="General">
                        <c:v>549.66800000000001</c:v>
                      </c:pt>
                      <c:pt idx="6301" formatCode="General">
                        <c:v>549.678</c:v>
                      </c:pt>
                      <c:pt idx="6302" formatCode="General">
                        <c:v>549.68799999999999</c:v>
                      </c:pt>
                      <c:pt idx="6303" formatCode="General">
                        <c:v>549.69799999999998</c:v>
                      </c:pt>
                      <c:pt idx="6304" formatCode="General">
                        <c:v>549.70799999999997</c:v>
                      </c:pt>
                      <c:pt idx="6305" formatCode="General">
                        <c:v>549.71799999999996</c:v>
                      </c:pt>
                      <c:pt idx="6306" formatCode="General">
                        <c:v>549.72799999999995</c:v>
                      </c:pt>
                      <c:pt idx="6307" formatCode="General">
                        <c:v>549.73800000000006</c:v>
                      </c:pt>
                      <c:pt idx="6308" formatCode="General">
                        <c:v>549.74800000000005</c:v>
                      </c:pt>
                      <c:pt idx="6309" formatCode="General">
                        <c:v>549.75800000000004</c:v>
                      </c:pt>
                      <c:pt idx="6310" formatCode="General">
                        <c:v>549.76800000000003</c:v>
                      </c:pt>
                      <c:pt idx="6311" formatCode="General">
                        <c:v>549.77800000000002</c:v>
                      </c:pt>
                      <c:pt idx="6312" formatCode="General">
                        <c:v>549.78800000000001</c:v>
                      </c:pt>
                      <c:pt idx="6313" formatCode="General">
                        <c:v>549.798</c:v>
                      </c:pt>
                      <c:pt idx="6314" formatCode="General">
                        <c:v>549.80799999999999</c:v>
                      </c:pt>
                      <c:pt idx="6315" formatCode="General">
                        <c:v>549.81799999999998</c:v>
                      </c:pt>
                      <c:pt idx="6316" formatCode="General">
                        <c:v>549.82799999999997</c:v>
                      </c:pt>
                      <c:pt idx="6317" formatCode="General">
                        <c:v>549.83799999999997</c:v>
                      </c:pt>
                      <c:pt idx="6318" formatCode="General">
                        <c:v>549.84799999999996</c:v>
                      </c:pt>
                      <c:pt idx="6319" formatCode="General">
                        <c:v>549.85799999999995</c:v>
                      </c:pt>
                      <c:pt idx="6320" formatCode="General">
                        <c:v>549.86800000000005</c:v>
                      </c:pt>
                      <c:pt idx="6321" formatCode="General">
                        <c:v>549.87800000000004</c:v>
                      </c:pt>
                      <c:pt idx="6322" formatCode="General">
                        <c:v>549.88800000000003</c:v>
                      </c:pt>
                      <c:pt idx="6323" formatCode="General">
                        <c:v>549.89800000000002</c:v>
                      </c:pt>
                      <c:pt idx="6324" formatCode="General">
                        <c:v>549.90800000000002</c:v>
                      </c:pt>
                      <c:pt idx="6325" formatCode="General">
                        <c:v>549.91800000000001</c:v>
                      </c:pt>
                      <c:pt idx="6326" formatCode="General">
                        <c:v>549.928</c:v>
                      </c:pt>
                      <c:pt idx="6327" formatCode="General">
                        <c:v>549.93799999999999</c:v>
                      </c:pt>
                      <c:pt idx="6328" formatCode="General">
                        <c:v>549.94799999999998</c:v>
                      </c:pt>
                      <c:pt idx="6329" formatCode="General">
                        <c:v>549.95799999999997</c:v>
                      </c:pt>
                      <c:pt idx="6330" formatCode="General">
                        <c:v>549.96799999999996</c:v>
                      </c:pt>
                      <c:pt idx="6331" formatCode="General">
                        <c:v>549.97799999999995</c:v>
                      </c:pt>
                      <c:pt idx="6332" formatCode="General">
                        <c:v>549.98800000000006</c:v>
                      </c:pt>
                      <c:pt idx="6333" formatCode="General">
                        <c:v>549.99800000000005</c:v>
                      </c:pt>
                      <c:pt idx="6334" formatCode="General">
                        <c:v>550.00800000000004</c:v>
                      </c:pt>
                      <c:pt idx="6335" formatCode="General">
                        <c:v>550.01800000000003</c:v>
                      </c:pt>
                      <c:pt idx="6336" formatCode="General">
                        <c:v>550.02800000000002</c:v>
                      </c:pt>
                      <c:pt idx="6337" formatCode="General">
                        <c:v>550.03800000000001</c:v>
                      </c:pt>
                      <c:pt idx="6338" formatCode="General">
                        <c:v>550.048</c:v>
                      </c:pt>
                      <c:pt idx="6339" formatCode="General">
                        <c:v>550.05799999999999</c:v>
                      </c:pt>
                      <c:pt idx="6340" formatCode="General">
                        <c:v>550.06799999999998</c:v>
                      </c:pt>
                      <c:pt idx="6341" formatCode="General">
                        <c:v>550.07799999999997</c:v>
                      </c:pt>
                      <c:pt idx="6342" formatCode="General">
                        <c:v>550.08799999999997</c:v>
                      </c:pt>
                      <c:pt idx="6343" formatCode="General">
                        <c:v>550.09799999999996</c:v>
                      </c:pt>
                      <c:pt idx="6344" formatCode="General">
                        <c:v>550.10799999999995</c:v>
                      </c:pt>
                      <c:pt idx="6345" formatCode="General">
                        <c:v>550.11800000000005</c:v>
                      </c:pt>
                      <c:pt idx="6346" formatCode="General">
                        <c:v>550.12800000000004</c:v>
                      </c:pt>
                      <c:pt idx="6347" formatCode="General">
                        <c:v>550.13800000000003</c:v>
                      </c:pt>
                      <c:pt idx="6348" formatCode="General">
                        <c:v>550.14800000000002</c:v>
                      </c:pt>
                      <c:pt idx="6349" formatCode="General">
                        <c:v>550.15800000000002</c:v>
                      </c:pt>
                      <c:pt idx="6350" formatCode="General">
                        <c:v>550.16800000000001</c:v>
                      </c:pt>
                      <c:pt idx="6351" formatCode="General">
                        <c:v>550.178</c:v>
                      </c:pt>
                      <c:pt idx="6352" formatCode="General">
                        <c:v>550.18799999999999</c:v>
                      </c:pt>
                      <c:pt idx="6353" formatCode="General">
                        <c:v>550.19799999999998</c:v>
                      </c:pt>
                      <c:pt idx="6354" formatCode="General">
                        <c:v>550.20799999999997</c:v>
                      </c:pt>
                      <c:pt idx="6355" formatCode="General">
                        <c:v>550.21799999999996</c:v>
                      </c:pt>
                      <c:pt idx="6356" formatCode="General">
                        <c:v>550.22799999999995</c:v>
                      </c:pt>
                      <c:pt idx="6357" formatCode="General">
                        <c:v>550.23800000000006</c:v>
                      </c:pt>
                      <c:pt idx="6358" formatCode="General">
                        <c:v>550.24800000000005</c:v>
                      </c:pt>
                      <c:pt idx="6359" formatCode="General">
                        <c:v>550.25800000000004</c:v>
                      </c:pt>
                      <c:pt idx="6360" formatCode="General">
                        <c:v>550.26800000000003</c:v>
                      </c:pt>
                      <c:pt idx="6361" formatCode="General">
                        <c:v>550.27800000000002</c:v>
                      </c:pt>
                      <c:pt idx="6362" formatCode="General">
                        <c:v>550.28800000000001</c:v>
                      </c:pt>
                      <c:pt idx="6363" formatCode="General">
                        <c:v>550.298</c:v>
                      </c:pt>
                      <c:pt idx="6364" formatCode="General">
                        <c:v>550.30799999999999</c:v>
                      </c:pt>
                      <c:pt idx="6365" formatCode="General">
                        <c:v>550.31799999999998</c:v>
                      </c:pt>
                      <c:pt idx="6366" formatCode="General">
                        <c:v>550.32799999999997</c:v>
                      </c:pt>
                      <c:pt idx="6367" formatCode="General">
                        <c:v>550.33799999999997</c:v>
                      </c:pt>
                      <c:pt idx="6368" formatCode="General">
                        <c:v>550.34799999999996</c:v>
                      </c:pt>
                      <c:pt idx="6369" formatCode="General">
                        <c:v>550.35799999999995</c:v>
                      </c:pt>
                      <c:pt idx="6370" formatCode="General">
                        <c:v>550.36800000000005</c:v>
                      </c:pt>
                      <c:pt idx="6371" formatCode="General">
                        <c:v>550.37800000000004</c:v>
                      </c:pt>
                      <c:pt idx="6372" formatCode="General">
                        <c:v>550.38800000000003</c:v>
                      </c:pt>
                      <c:pt idx="6373" formatCode="General">
                        <c:v>550.39800000000002</c:v>
                      </c:pt>
                      <c:pt idx="6374" formatCode="General">
                        <c:v>550.40800000000002</c:v>
                      </c:pt>
                      <c:pt idx="6375" formatCode="General">
                        <c:v>550.41800000000001</c:v>
                      </c:pt>
                      <c:pt idx="6376" formatCode="General">
                        <c:v>550.428</c:v>
                      </c:pt>
                      <c:pt idx="6377" formatCode="General">
                        <c:v>550.43799999999999</c:v>
                      </c:pt>
                      <c:pt idx="6378" formatCode="General">
                        <c:v>550.44799999999998</c:v>
                      </c:pt>
                      <c:pt idx="6379" formatCode="General">
                        <c:v>550.45799999999997</c:v>
                      </c:pt>
                      <c:pt idx="6380" formatCode="General">
                        <c:v>550.46799999999996</c:v>
                      </c:pt>
                      <c:pt idx="6381" formatCode="General">
                        <c:v>550.47799999999995</c:v>
                      </c:pt>
                      <c:pt idx="6382" formatCode="General">
                        <c:v>550.48800000000006</c:v>
                      </c:pt>
                      <c:pt idx="6383" formatCode="General">
                        <c:v>550.49800000000005</c:v>
                      </c:pt>
                      <c:pt idx="6384" formatCode="General">
                        <c:v>550.50800000000004</c:v>
                      </c:pt>
                      <c:pt idx="6385" formatCode="General">
                        <c:v>550.51800000000003</c:v>
                      </c:pt>
                      <c:pt idx="6386" formatCode="General">
                        <c:v>550.52800000000002</c:v>
                      </c:pt>
                      <c:pt idx="6387" formatCode="General">
                        <c:v>550.53800000000001</c:v>
                      </c:pt>
                      <c:pt idx="6388" formatCode="General">
                        <c:v>550.548</c:v>
                      </c:pt>
                      <c:pt idx="6389" formatCode="General">
                        <c:v>550.55799999999999</c:v>
                      </c:pt>
                      <c:pt idx="6390" formatCode="General">
                        <c:v>550.56799999999998</c:v>
                      </c:pt>
                      <c:pt idx="6391" formatCode="General">
                        <c:v>550.57799999999997</c:v>
                      </c:pt>
                      <c:pt idx="6392" formatCode="General">
                        <c:v>550.58799999999997</c:v>
                      </c:pt>
                      <c:pt idx="6393" formatCode="General">
                        <c:v>550.59799999999996</c:v>
                      </c:pt>
                      <c:pt idx="6394" formatCode="General">
                        <c:v>550.60799999999995</c:v>
                      </c:pt>
                      <c:pt idx="6395" formatCode="General">
                        <c:v>550.61800000000005</c:v>
                      </c:pt>
                      <c:pt idx="6396" formatCode="General">
                        <c:v>550.62800000000004</c:v>
                      </c:pt>
                      <c:pt idx="6397" formatCode="General">
                        <c:v>550.63800000000003</c:v>
                      </c:pt>
                      <c:pt idx="6398" formatCode="General">
                        <c:v>550.64800000000002</c:v>
                      </c:pt>
                      <c:pt idx="6399" formatCode="General">
                        <c:v>550.65800000000002</c:v>
                      </c:pt>
                      <c:pt idx="6400" formatCode="General">
                        <c:v>550.66800000000001</c:v>
                      </c:pt>
                      <c:pt idx="6401" formatCode="General">
                        <c:v>550.678</c:v>
                      </c:pt>
                      <c:pt idx="6402" formatCode="General">
                        <c:v>550.68799999999999</c:v>
                      </c:pt>
                      <c:pt idx="6403" formatCode="General">
                        <c:v>550.69799999999998</c:v>
                      </c:pt>
                      <c:pt idx="6404" formatCode="General">
                        <c:v>550.70799999999997</c:v>
                      </c:pt>
                      <c:pt idx="6405" formatCode="General">
                        <c:v>550.71799999999996</c:v>
                      </c:pt>
                      <c:pt idx="6406" formatCode="General">
                        <c:v>550.72799999999995</c:v>
                      </c:pt>
                      <c:pt idx="6407" formatCode="General">
                        <c:v>550.73800000000006</c:v>
                      </c:pt>
                      <c:pt idx="6408" formatCode="General">
                        <c:v>550.74800000000005</c:v>
                      </c:pt>
                      <c:pt idx="6409" formatCode="General">
                        <c:v>550.75800000000004</c:v>
                      </c:pt>
                      <c:pt idx="6410" formatCode="General">
                        <c:v>550.76800000000003</c:v>
                      </c:pt>
                      <c:pt idx="6411" formatCode="General">
                        <c:v>550.77800000000002</c:v>
                      </c:pt>
                      <c:pt idx="6412" formatCode="General">
                        <c:v>550.78800000000001</c:v>
                      </c:pt>
                      <c:pt idx="6413" formatCode="General">
                        <c:v>550.798</c:v>
                      </c:pt>
                      <c:pt idx="6414" formatCode="General">
                        <c:v>550.80799999999999</c:v>
                      </c:pt>
                      <c:pt idx="6415" formatCode="General">
                        <c:v>550.81799999999998</c:v>
                      </c:pt>
                      <c:pt idx="6416" formatCode="General">
                        <c:v>550.82799999999997</c:v>
                      </c:pt>
                      <c:pt idx="6417" formatCode="General">
                        <c:v>550.83799999999997</c:v>
                      </c:pt>
                      <c:pt idx="6418" formatCode="General">
                        <c:v>550.84799999999996</c:v>
                      </c:pt>
                      <c:pt idx="6419" formatCode="General">
                        <c:v>550.85799999999995</c:v>
                      </c:pt>
                      <c:pt idx="6420" formatCode="General">
                        <c:v>550.86800000000005</c:v>
                      </c:pt>
                      <c:pt idx="6421" formatCode="General">
                        <c:v>550.87800000000004</c:v>
                      </c:pt>
                      <c:pt idx="6422" formatCode="General">
                        <c:v>550.88800000000003</c:v>
                      </c:pt>
                      <c:pt idx="6423" formatCode="General">
                        <c:v>550.89800000000002</c:v>
                      </c:pt>
                      <c:pt idx="6424" formatCode="General">
                        <c:v>550.90800000000002</c:v>
                      </c:pt>
                      <c:pt idx="6425" formatCode="General">
                        <c:v>550.91800000000001</c:v>
                      </c:pt>
                      <c:pt idx="6426" formatCode="General">
                        <c:v>550.928</c:v>
                      </c:pt>
                      <c:pt idx="6427" formatCode="General">
                        <c:v>550.93799999999999</c:v>
                      </c:pt>
                      <c:pt idx="6428" formatCode="General">
                        <c:v>550.94799999999998</c:v>
                      </c:pt>
                      <c:pt idx="6429" formatCode="General">
                        <c:v>550.95799999999997</c:v>
                      </c:pt>
                      <c:pt idx="6430" formatCode="General">
                        <c:v>550.96799999999996</c:v>
                      </c:pt>
                      <c:pt idx="6431" formatCode="General">
                        <c:v>550.97799999999995</c:v>
                      </c:pt>
                      <c:pt idx="6432" formatCode="General">
                        <c:v>550.98800000000006</c:v>
                      </c:pt>
                      <c:pt idx="6433" formatCode="General">
                        <c:v>550.99800000000005</c:v>
                      </c:pt>
                      <c:pt idx="6434" formatCode="General">
                        <c:v>551.00800000000004</c:v>
                      </c:pt>
                      <c:pt idx="6435" formatCode="General">
                        <c:v>551.01800000000003</c:v>
                      </c:pt>
                      <c:pt idx="6436" formatCode="General">
                        <c:v>551.02800000000002</c:v>
                      </c:pt>
                      <c:pt idx="6437" formatCode="General">
                        <c:v>551.03800000000001</c:v>
                      </c:pt>
                      <c:pt idx="6438" formatCode="General">
                        <c:v>551.048</c:v>
                      </c:pt>
                      <c:pt idx="6439" formatCode="General">
                        <c:v>551.05799999999999</c:v>
                      </c:pt>
                      <c:pt idx="6440" formatCode="General">
                        <c:v>551.06799999999998</c:v>
                      </c:pt>
                      <c:pt idx="6441" formatCode="General">
                        <c:v>551.07799999999997</c:v>
                      </c:pt>
                      <c:pt idx="6442" formatCode="General">
                        <c:v>551.08799999999997</c:v>
                      </c:pt>
                      <c:pt idx="6443" formatCode="General">
                        <c:v>551.09799999999996</c:v>
                      </c:pt>
                      <c:pt idx="6444" formatCode="General">
                        <c:v>551.10799999999995</c:v>
                      </c:pt>
                      <c:pt idx="6445" formatCode="General">
                        <c:v>551.11800000000005</c:v>
                      </c:pt>
                      <c:pt idx="6446" formatCode="General">
                        <c:v>551.12800000000004</c:v>
                      </c:pt>
                      <c:pt idx="6447" formatCode="General">
                        <c:v>551.13800000000003</c:v>
                      </c:pt>
                      <c:pt idx="6448" formatCode="General">
                        <c:v>551.14800000000002</c:v>
                      </c:pt>
                      <c:pt idx="6449" formatCode="General">
                        <c:v>551.15800000000002</c:v>
                      </c:pt>
                      <c:pt idx="6450" formatCode="General">
                        <c:v>551.16800000000001</c:v>
                      </c:pt>
                      <c:pt idx="6451" formatCode="General">
                        <c:v>551.178</c:v>
                      </c:pt>
                      <c:pt idx="6452" formatCode="General">
                        <c:v>551.18799999999999</c:v>
                      </c:pt>
                      <c:pt idx="6453" formatCode="General">
                        <c:v>551.19799999999998</c:v>
                      </c:pt>
                      <c:pt idx="6454" formatCode="General">
                        <c:v>551.20799999999997</c:v>
                      </c:pt>
                      <c:pt idx="6455" formatCode="General">
                        <c:v>551.21799999999996</c:v>
                      </c:pt>
                      <c:pt idx="6456" formatCode="General">
                        <c:v>551.22799999999995</c:v>
                      </c:pt>
                      <c:pt idx="6457" formatCode="General">
                        <c:v>551.23800000000006</c:v>
                      </c:pt>
                      <c:pt idx="6458" formatCode="General">
                        <c:v>551.24800000000005</c:v>
                      </c:pt>
                      <c:pt idx="6459" formatCode="General">
                        <c:v>551.25800000000004</c:v>
                      </c:pt>
                      <c:pt idx="6460" formatCode="General">
                        <c:v>551.26800000000003</c:v>
                      </c:pt>
                      <c:pt idx="6461" formatCode="General">
                        <c:v>551.27800000000002</c:v>
                      </c:pt>
                      <c:pt idx="6462" formatCode="General">
                        <c:v>551.28800000000001</c:v>
                      </c:pt>
                      <c:pt idx="6463" formatCode="General">
                        <c:v>551.298</c:v>
                      </c:pt>
                      <c:pt idx="6464" formatCode="General">
                        <c:v>551.30799999999999</c:v>
                      </c:pt>
                      <c:pt idx="6465" formatCode="General">
                        <c:v>551.31799999999998</c:v>
                      </c:pt>
                      <c:pt idx="6466" formatCode="General">
                        <c:v>551.32799999999997</c:v>
                      </c:pt>
                      <c:pt idx="6467" formatCode="General">
                        <c:v>551.33799999999997</c:v>
                      </c:pt>
                      <c:pt idx="6468" formatCode="General">
                        <c:v>551.34799999999996</c:v>
                      </c:pt>
                      <c:pt idx="6469" formatCode="General">
                        <c:v>551.35799999999995</c:v>
                      </c:pt>
                      <c:pt idx="6470" formatCode="General">
                        <c:v>551.36800000000005</c:v>
                      </c:pt>
                      <c:pt idx="6471" formatCode="General">
                        <c:v>551.37800000000004</c:v>
                      </c:pt>
                      <c:pt idx="6472" formatCode="General">
                        <c:v>551.38800000000003</c:v>
                      </c:pt>
                      <c:pt idx="6473" formatCode="General">
                        <c:v>551.39800000000002</c:v>
                      </c:pt>
                      <c:pt idx="6474" formatCode="General">
                        <c:v>551.40800000000002</c:v>
                      </c:pt>
                      <c:pt idx="6475" formatCode="General">
                        <c:v>551.41800000000001</c:v>
                      </c:pt>
                      <c:pt idx="6476" formatCode="General">
                        <c:v>551.428</c:v>
                      </c:pt>
                      <c:pt idx="6477" formatCode="General">
                        <c:v>551.43799999999999</c:v>
                      </c:pt>
                      <c:pt idx="6478" formatCode="General">
                        <c:v>551.44799999999998</c:v>
                      </c:pt>
                      <c:pt idx="6479" formatCode="General">
                        <c:v>551.45799999999997</c:v>
                      </c:pt>
                      <c:pt idx="6480" formatCode="General">
                        <c:v>551.46799999999996</c:v>
                      </c:pt>
                      <c:pt idx="6481" formatCode="General">
                        <c:v>551.47799999999995</c:v>
                      </c:pt>
                      <c:pt idx="6482" formatCode="General">
                        <c:v>551.48800000000006</c:v>
                      </c:pt>
                      <c:pt idx="6483" formatCode="General">
                        <c:v>551.49800000000005</c:v>
                      </c:pt>
                      <c:pt idx="6484" formatCode="General">
                        <c:v>551.50800000000004</c:v>
                      </c:pt>
                      <c:pt idx="6485" formatCode="General">
                        <c:v>551.51800000000003</c:v>
                      </c:pt>
                      <c:pt idx="6486" formatCode="General">
                        <c:v>551.52800000000002</c:v>
                      </c:pt>
                      <c:pt idx="6487" formatCode="General">
                        <c:v>551.53800000000001</c:v>
                      </c:pt>
                      <c:pt idx="6488" formatCode="General">
                        <c:v>551.548</c:v>
                      </c:pt>
                      <c:pt idx="6489" formatCode="General">
                        <c:v>551.55799999999999</c:v>
                      </c:pt>
                      <c:pt idx="6490" formatCode="General">
                        <c:v>551.56799999999998</c:v>
                      </c:pt>
                      <c:pt idx="6491" formatCode="General">
                        <c:v>551.57799999999997</c:v>
                      </c:pt>
                      <c:pt idx="6492" formatCode="General">
                        <c:v>551.58799999999997</c:v>
                      </c:pt>
                      <c:pt idx="6493" formatCode="General">
                        <c:v>551.59799999999996</c:v>
                      </c:pt>
                      <c:pt idx="6494" formatCode="General">
                        <c:v>551.60799999999995</c:v>
                      </c:pt>
                      <c:pt idx="6495" formatCode="General">
                        <c:v>551.61800000000005</c:v>
                      </c:pt>
                      <c:pt idx="6496" formatCode="General">
                        <c:v>551.62800000000004</c:v>
                      </c:pt>
                      <c:pt idx="6497" formatCode="General">
                        <c:v>551.63800000000003</c:v>
                      </c:pt>
                      <c:pt idx="6498" formatCode="General">
                        <c:v>551.64800000000002</c:v>
                      </c:pt>
                      <c:pt idx="6499" formatCode="General">
                        <c:v>551.65800000000002</c:v>
                      </c:pt>
                      <c:pt idx="6500" formatCode="General">
                        <c:v>551.66800000000001</c:v>
                      </c:pt>
                      <c:pt idx="6501" formatCode="General">
                        <c:v>551.678</c:v>
                      </c:pt>
                      <c:pt idx="6502" formatCode="General">
                        <c:v>551.68799999999999</c:v>
                      </c:pt>
                      <c:pt idx="6503" formatCode="General">
                        <c:v>551.69799999999998</c:v>
                      </c:pt>
                      <c:pt idx="6504" formatCode="General">
                        <c:v>551.70799999999997</c:v>
                      </c:pt>
                      <c:pt idx="6505" formatCode="General">
                        <c:v>551.71799999999996</c:v>
                      </c:pt>
                      <c:pt idx="6506" formatCode="General">
                        <c:v>551.72799999999995</c:v>
                      </c:pt>
                      <c:pt idx="6507" formatCode="General">
                        <c:v>551.73800000000006</c:v>
                      </c:pt>
                      <c:pt idx="6508" formatCode="General">
                        <c:v>551.74800000000005</c:v>
                      </c:pt>
                      <c:pt idx="6509" formatCode="General">
                        <c:v>551.75800000000004</c:v>
                      </c:pt>
                      <c:pt idx="6510" formatCode="General">
                        <c:v>551.76800000000003</c:v>
                      </c:pt>
                      <c:pt idx="6511" formatCode="General">
                        <c:v>551.77800000000002</c:v>
                      </c:pt>
                      <c:pt idx="6512" formatCode="General">
                        <c:v>551.78800000000001</c:v>
                      </c:pt>
                      <c:pt idx="6513" formatCode="General">
                        <c:v>551.798</c:v>
                      </c:pt>
                      <c:pt idx="6514" formatCode="General">
                        <c:v>551.80799999999999</c:v>
                      </c:pt>
                      <c:pt idx="6515" formatCode="General">
                        <c:v>551.81799999999998</c:v>
                      </c:pt>
                      <c:pt idx="6516" formatCode="General">
                        <c:v>551.82799999999997</c:v>
                      </c:pt>
                      <c:pt idx="6517" formatCode="General">
                        <c:v>551.83799999999997</c:v>
                      </c:pt>
                      <c:pt idx="6518" formatCode="General">
                        <c:v>551.84799999999996</c:v>
                      </c:pt>
                      <c:pt idx="6519" formatCode="General">
                        <c:v>551.85799999999995</c:v>
                      </c:pt>
                      <c:pt idx="6520" formatCode="General">
                        <c:v>551.86800000000005</c:v>
                      </c:pt>
                      <c:pt idx="6521" formatCode="General">
                        <c:v>551.87800000000004</c:v>
                      </c:pt>
                      <c:pt idx="6522" formatCode="General">
                        <c:v>551.88800000000003</c:v>
                      </c:pt>
                      <c:pt idx="6523" formatCode="General">
                        <c:v>551.89800000000002</c:v>
                      </c:pt>
                      <c:pt idx="6524" formatCode="General">
                        <c:v>551.90800000000002</c:v>
                      </c:pt>
                      <c:pt idx="6525" formatCode="General">
                        <c:v>551.91800000000001</c:v>
                      </c:pt>
                      <c:pt idx="6526" formatCode="General">
                        <c:v>551.928</c:v>
                      </c:pt>
                      <c:pt idx="6527" formatCode="General">
                        <c:v>551.93799999999999</c:v>
                      </c:pt>
                      <c:pt idx="6528" formatCode="General">
                        <c:v>551.94799999999998</c:v>
                      </c:pt>
                      <c:pt idx="6529" formatCode="General">
                        <c:v>551.95799999999997</c:v>
                      </c:pt>
                      <c:pt idx="6530" formatCode="General">
                        <c:v>551.96799999999996</c:v>
                      </c:pt>
                      <c:pt idx="6531" formatCode="General">
                        <c:v>551.97799999999995</c:v>
                      </c:pt>
                      <c:pt idx="6532" formatCode="General">
                        <c:v>551.98800000000006</c:v>
                      </c:pt>
                      <c:pt idx="6533" formatCode="General">
                        <c:v>551.99800000000005</c:v>
                      </c:pt>
                      <c:pt idx="6534" formatCode="General">
                        <c:v>552.00800000000004</c:v>
                      </c:pt>
                      <c:pt idx="6535" formatCode="General">
                        <c:v>552.01800000000003</c:v>
                      </c:pt>
                      <c:pt idx="6536" formatCode="General">
                        <c:v>552.02800000000002</c:v>
                      </c:pt>
                      <c:pt idx="6537" formatCode="General">
                        <c:v>552.03800000000001</c:v>
                      </c:pt>
                      <c:pt idx="6538" formatCode="General">
                        <c:v>552.048</c:v>
                      </c:pt>
                      <c:pt idx="6539" formatCode="General">
                        <c:v>552.05799999999999</c:v>
                      </c:pt>
                      <c:pt idx="6540" formatCode="General">
                        <c:v>552.06799999999998</c:v>
                      </c:pt>
                      <c:pt idx="6541" formatCode="General">
                        <c:v>552.07799999999997</c:v>
                      </c:pt>
                      <c:pt idx="6542" formatCode="General">
                        <c:v>552.08799999999997</c:v>
                      </c:pt>
                      <c:pt idx="6543" formatCode="General">
                        <c:v>552.09799999999996</c:v>
                      </c:pt>
                      <c:pt idx="6544" formatCode="General">
                        <c:v>552.10799999999995</c:v>
                      </c:pt>
                      <c:pt idx="6545" formatCode="General">
                        <c:v>552.11800000000005</c:v>
                      </c:pt>
                      <c:pt idx="6546" formatCode="General">
                        <c:v>552.12800000000004</c:v>
                      </c:pt>
                      <c:pt idx="6547" formatCode="General">
                        <c:v>552.13800000000003</c:v>
                      </c:pt>
                      <c:pt idx="6548" formatCode="General">
                        <c:v>552.14800000000002</c:v>
                      </c:pt>
                      <c:pt idx="6549" formatCode="General">
                        <c:v>552.15800000000002</c:v>
                      </c:pt>
                      <c:pt idx="6550" formatCode="General">
                        <c:v>552.16800000000001</c:v>
                      </c:pt>
                      <c:pt idx="6551" formatCode="General">
                        <c:v>552.178</c:v>
                      </c:pt>
                      <c:pt idx="6552" formatCode="General">
                        <c:v>552.18799999999999</c:v>
                      </c:pt>
                      <c:pt idx="6553" formatCode="General">
                        <c:v>552.19799999999998</c:v>
                      </c:pt>
                      <c:pt idx="6554" formatCode="General">
                        <c:v>552.20799999999997</c:v>
                      </c:pt>
                      <c:pt idx="6555" formatCode="General">
                        <c:v>552.21799999999996</c:v>
                      </c:pt>
                      <c:pt idx="6556" formatCode="General">
                        <c:v>552.22799999999995</c:v>
                      </c:pt>
                      <c:pt idx="6557" formatCode="General">
                        <c:v>552.23800000000006</c:v>
                      </c:pt>
                      <c:pt idx="6558" formatCode="General">
                        <c:v>552.24800000000005</c:v>
                      </c:pt>
                      <c:pt idx="6559" formatCode="General">
                        <c:v>552.25800000000004</c:v>
                      </c:pt>
                      <c:pt idx="6560" formatCode="General">
                        <c:v>552.26800000000003</c:v>
                      </c:pt>
                      <c:pt idx="6561" formatCode="General">
                        <c:v>552.27800000000002</c:v>
                      </c:pt>
                      <c:pt idx="6562" formatCode="General">
                        <c:v>552.28800000000001</c:v>
                      </c:pt>
                      <c:pt idx="6563" formatCode="General">
                        <c:v>552.298</c:v>
                      </c:pt>
                      <c:pt idx="6564" formatCode="General">
                        <c:v>552.30799999999999</c:v>
                      </c:pt>
                      <c:pt idx="6565" formatCode="General">
                        <c:v>552.31799999999998</c:v>
                      </c:pt>
                      <c:pt idx="6566" formatCode="General">
                        <c:v>552.32799999999997</c:v>
                      </c:pt>
                      <c:pt idx="6567" formatCode="General">
                        <c:v>552.33799999999997</c:v>
                      </c:pt>
                      <c:pt idx="6568" formatCode="General">
                        <c:v>552.34799999999996</c:v>
                      </c:pt>
                      <c:pt idx="6569" formatCode="General">
                        <c:v>552.35799999999995</c:v>
                      </c:pt>
                      <c:pt idx="6570" formatCode="General">
                        <c:v>552.36800000000005</c:v>
                      </c:pt>
                      <c:pt idx="6571" formatCode="General">
                        <c:v>552.37800000000004</c:v>
                      </c:pt>
                      <c:pt idx="6572" formatCode="General">
                        <c:v>552.38800000000003</c:v>
                      </c:pt>
                      <c:pt idx="6573" formatCode="General">
                        <c:v>552.39800000000002</c:v>
                      </c:pt>
                      <c:pt idx="6574" formatCode="General">
                        <c:v>552.40800000000002</c:v>
                      </c:pt>
                      <c:pt idx="6575" formatCode="General">
                        <c:v>552.41800000000001</c:v>
                      </c:pt>
                      <c:pt idx="6576" formatCode="General">
                        <c:v>552.428</c:v>
                      </c:pt>
                      <c:pt idx="6577" formatCode="General">
                        <c:v>552.43799999999999</c:v>
                      </c:pt>
                      <c:pt idx="6578" formatCode="General">
                        <c:v>552.44799999999998</c:v>
                      </c:pt>
                      <c:pt idx="6579" formatCode="General">
                        <c:v>552.45799999999997</c:v>
                      </c:pt>
                      <c:pt idx="6580" formatCode="General">
                        <c:v>552.46799999999996</c:v>
                      </c:pt>
                      <c:pt idx="6581" formatCode="General">
                        <c:v>552.47799999999995</c:v>
                      </c:pt>
                      <c:pt idx="6582" formatCode="General">
                        <c:v>552.48800000000006</c:v>
                      </c:pt>
                      <c:pt idx="6583" formatCode="General">
                        <c:v>552.49800000000005</c:v>
                      </c:pt>
                      <c:pt idx="6584" formatCode="General">
                        <c:v>552.50800000000004</c:v>
                      </c:pt>
                      <c:pt idx="6585" formatCode="General">
                        <c:v>552.51800000000003</c:v>
                      </c:pt>
                      <c:pt idx="6586" formatCode="General">
                        <c:v>552.52800000000002</c:v>
                      </c:pt>
                      <c:pt idx="6587" formatCode="General">
                        <c:v>552.53800000000001</c:v>
                      </c:pt>
                      <c:pt idx="6588" formatCode="General">
                        <c:v>552.548</c:v>
                      </c:pt>
                      <c:pt idx="6589" formatCode="General">
                        <c:v>552.55799999999999</c:v>
                      </c:pt>
                      <c:pt idx="6590" formatCode="General">
                        <c:v>552.56799999999998</c:v>
                      </c:pt>
                      <c:pt idx="6591" formatCode="General">
                        <c:v>552.57799999999997</c:v>
                      </c:pt>
                      <c:pt idx="6592" formatCode="General">
                        <c:v>552.58799999999997</c:v>
                      </c:pt>
                      <c:pt idx="6593" formatCode="General">
                        <c:v>552.59799999999996</c:v>
                      </c:pt>
                      <c:pt idx="6594" formatCode="General">
                        <c:v>552.60799999999995</c:v>
                      </c:pt>
                      <c:pt idx="6595" formatCode="General">
                        <c:v>552.61800000000005</c:v>
                      </c:pt>
                      <c:pt idx="6596" formatCode="General">
                        <c:v>552.62800000000004</c:v>
                      </c:pt>
                      <c:pt idx="6597" formatCode="General">
                        <c:v>552.63800000000003</c:v>
                      </c:pt>
                      <c:pt idx="6598" formatCode="General">
                        <c:v>552.64800000000002</c:v>
                      </c:pt>
                      <c:pt idx="6599" formatCode="General">
                        <c:v>552.65800000000002</c:v>
                      </c:pt>
                      <c:pt idx="6600" formatCode="General">
                        <c:v>552.66800000000001</c:v>
                      </c:pt>
                      <c:pt idx="6601" formatCode="General">
                        <c:v>552.678</c:v>
                      </c:pt>
                      <c:pt idx="6602" formatCode="General">
                        <c:v>552.68799999999999</c:v>
                      </c:pt>
                      <c:pt idx="6603" formatCode="General">
                        <c:v>552.69799999999998</c:v>
                      </c:pt>
                      <c:pt idx="6604" formatCode="General">
                        <c:v>552.70799999999997</c:v>
                      </c:pt>
                      <c:pt idx="6605" formatCode="General">
                        <c:v>552.71799999999996</c:v>
                      </c:pt>
                      <c:pt idx="6606" formatCode="General">
                        <c:v>552.72799999999995</c:v>
                      </c:pt>
                      <c:pt idx="6607" formatCode="General">
                        <c:v>552.73800000000006</c:v>
                      </c:pt>
                      <c:pt idx="6608" formatCode="General">
                        <c:v>552.74800000000005</c:v>
                      </c:pt>
                      <c:pt idx="6609" formatCode="General">
                        <c:v>552.75800000000004</c:v>
                      </c:pt>
                      <c:pt idx="6610" formatCode="General">
                        <c:v>552.76800000000003</c:v>
                      </c:pt>
                      <c:pt idx="6611" formatCode="General">
                        <c:v>552.77800000000002</c:v>
                      </c:pt>
                      <c:pt idx="6612" formatCode="General">
                        <c:v>552.78800000000001</c:v>
                      </c:pt>
                      <c:pt idx="6613" formatCode="General">
                        <c:v>552.798</c:v>
                      </c:pt>
                      <c:pt idx="6614" formatCode="General">
                        <c:v>552.80799999999999</c:v>
                      </c:pt>
                      <c:pt idx="6615" formatCode="General">
                        <c:v>552.81799999999998</c:v>
                      </c:pt>
                      <c:pt idx="6616" formatCode="General">
                        <c:v>552.82799999999997</c:v>
                      </c:pt>
                      <c:pt idx="6617" formatCode="General">
                        <c:v>552.83799999999997</c:v>
                      </c:pt>
                      <c:pt idx="6618" formatCode="General">
                        <c:v>552.84799999999996</c:v>
                      </c:pt>
                      <c:pt idx="6619" formatCode="General">
                        <c:v>552.85799999999995</c:v>
                      </c:pt>
                      <c:pt idx="6620" formatCode="General">
                        <c:v>552.86800000000005</c:v>
                      </c:pt>
                      <c:pt idx="6621" formatCode="General">
                        <c:v>552.87800000000004</c:v>
                      </c:pt>
                      <c:pt idx="6622" formatCode="General">
                        <c:v>552.88800000000003</c:v>
                      </c:pt>
                      <c:pt idx="6623" formatCode="General">
                        <c:v>552.89800000000002</c:v>
                      </c:pt>
                      <c:pt idx="6624" formatCode="General">
                        <c:v>552.90800000000002</c:v>
                      </c:pt>
                      <c:pt idx="6625" formatCode="General">
                        <c:v>552.91800000000001</c:v>
                      </c:pt>
                      <c:pt idx="6626" formatCode="General">
                        <c:v>552.928</c:v>
                      </c:pt>
                      <c:pt idx="6627" formatCode="General">
                        <c:v>552.93799999999999</c:v>
                      </c:pt>
                      <c:pt idx="6628" formatCode="General">
                        <c:v>552.94399999999996</c:v>
                      </c:pt>
                      <c:pt idx="6629" formatCode="General">
                        <c:v>552.94399999999996</c:v>
                      </c:pt>
                      <c:pt idx="6630" formatCode="General">
                        <c:v>553.94399999999996</c:v>
                      </c:pt>
                      <c:pt idx="6631" formatCode="General">
                        <c:v>554.94399999999996</c:v>
                      </c:pt>
                      <c:pt idx="6632" formatCode="General">
                        <c:v>555.94399999999996</c:v>
                      </c:pt>
                      <c:pt idx="6633" formatCode="General">
                        <c:v>556.94399999999996</c:v>
                      </c:pt>
                      <c:pt idx="6634" formatCode="General">
                        <c:v>557.94399999999996</c:v>
                      </c:pt>
                      <c:pt idx="6635" formatCode="General">
                        <c:v>558.94399999999996</c:v>
                      </c:pt>
                      <c:pt idx="6636" formatCode="General">
                        <c:v>559.94399999999996</c:v>
                      </c:pt>
                      <c:pt idx="6637" formatCode="General">
                        <c:v>560.94399999999996</c:v>
                      </c:pt>
                      <c:pt idx="6638" formatCode="General">
                        <c:v>561.94399999999996</c:v>
                      </c:pt>
                      <c:pt idx="6639" formatCode="General">
                        <c:v>562.94399999999996</c:v>
                      </c:pt>
                      <c:pt idx="6640" formatCode="General">
                        <c:v>563.94399999999996</c:v>
                      </c:pt>
                      <c:pt idx="6641" formatCode="General">
                        <c:v>564.94399999999996</c:v>
                      </c:pt>
                      <c:pt idx="6642" formatCode="General">
                        <c:v>565.94399999999996</c:v>
                      </c:pt>
                      <c:pt idx="6643" formatCode="General">
                        <c:v>566.94399999999996</c:v>
                      </c:pt>
                      <c:pt idx="6644" formatCode="General">
                        <c:v>567.94399999999996</c:v>
                      </c:pt>
                      <c:pt idx="6645" formatCode="General">
                        <c:v>568.94399999999996</c:v>
                      </c:pt>
                      <c:pt idx="6646" formatCode="General">
                        <c:v>569.94399999999996</c:v>
                      </c:pt>
                      <c:pt idx="6647" formatCode="General">
                        <c:v>570.94399999999996</c:v>
                      </c:pt>
                      <c:pt idx="6648" formatCode="General">
                        <c:v>571.94399999999996</c:v>
                      </c:pt>
                      <c:pt idx="6649" formatCode="General">
                        <c:v>572.94399999999996</c:v>
                      </c:pt>
                      <c:pt idx="6650" formatCode="General">
                        <c:v>573.94399999999996</c:v>
                      </c:pt>
                      <c:pt idx="6651" formatCode="General">
                        <c:v>574.94399999999996</c:v>
                      </c:pt>
                      <c:pt idx="6652" formatCode="General">
                        <c:v>575.94399999999996</c:v>
                      </c:pt>
                      <c:pt idx="6653" formatCode="General">
                        <c:v>576.94399999999996</c:v>
                      </c:pt>
                      <c:pt idx="6654" formatCode="General">
                        <c:v>577.94399999999996</c:v>
                      </c:pt>
                      <c:pt idx="6655" formatCode="General">
                        <c:v>578.94399999999996</c:v>
                      </c:pt>
                      <c:pt idx="6656" formatCode="General">
                        <c:v>579.94399999999996</c:v>
                      </c:pt>
                      <c:pt idx="6657" formatCode="General">
                        <c:v>580.94399999999996</c:v>
                      </c:pt>
                      <c:pt idx="6658" formatCode="General">
                        <c:v>581.94399999999996</c:v>
                      </c:pt>
                      <c:pt idx="6659" formatCode="General">
                        <c:v>582.94399999999996</c:v>
                      </c:pt>
                      <c:pt idx="6660" formatCode="General">
                        <c:v>583.94399999999996</c:v>
                      </c:pt>
                      <c:pt idx="6661" formatCode="General">
                        <c:v>584.94399999999996</c:v>
                      </c:pt>
                      <c:pt idx="6662" formatCode="General">
                        <c:v>585.94399999999996</c:v>
                      </c:pt>
                      <c:pt idx="6663" formatCode="General">
                        <c:v>586.94399999999996</c:v>
                      </c:pt>
                      <c:pt idx="6664" formatCode="General">
                        <c:v>587.94399999999996</c:v>
                      </c:pt>
                      <c:pt idx="6665" formatCode="General">
                        <c:v>588.94399999999996</c:v>
                      </c:pt>
                      <c:pt idx="6666" formatCode="General">
                        <c:v>589.94399999999996</c:v>
                      </c:pt>
                      <c:pt idx="6667" formatCode="General">
                        <c:v>590.94399999999996</c:v>
                      </c:pt>
                      <c:pt idx="6668" formatCode="General">
                        <c:v>591.94399999999996</c:v>
                      </c:pt>
                      <c:pt idx="6669" formatCode="General">
                        <c:v>592.94399999999996</c:v>
                      </c:pt>
                      <c:pt idx="6670" formatCode="General">
                        <c:v>593.94399999999996</c:v>
                      </c:pt>
                      <c:pt idx="6671" formatCode="General">
                        <c:v>594.94399999999996</c:v>
                      </c:pt>
                      <c:pt idx="6672" formatCode="General">
                        <c:v>595.94399999999996</c:v>
                      </c:pt>
                      <c:pt idx="6673" formatCode="General">
                        <c:v>596.94399999999996</c:v>
                      </c:pt>
                      <c:pt idx="6674" formatCode="General">
                        <c:v>597.94399999999996</c:v>
                      </c:pt>
                      <c:pt idx="6675" formatCode="General">
                        <c:v>598.94399999999996</c:v>
                      </c:pt>
                      <c:pt idx="6676" formatCode="General">
                        <c:v>599.94399999999996</c:v>
                      </c:pt>
                      <c:pt idx="6677" formatCode="General">
                        <c:v>600.94399999999996</c:v>
                      </c:pt>
                      <c:pt idx="6678" formatCode="General">
                        <c:v>601.94399999999996</c:v>
                      </c:pt>
                      <c:pt idx="6679" formatCode="General">
                        <c:v>602.94399999999996</c:v>
                      </c:pt>
                      <c:pt idx="6680" formatCode="General">
                        <c:v>603.94399999999996</c:v>
                      </c:pt>
                      <c:pt idx="6681" formatCode="General">
                        <c:v>604.94399999999996</c:v>
                      </c:pt>
                      <c:pt idx="6682" formatCode="General">
                        <c:v>605.94399999999996</c:v>
                      </c:pt>
                      <c:pt idx="6683" formatCode="General">
                        <c:v>606.94399999999996</c:v>
                      </c:pt>
                      <c:pt idx="6684" formatCode="General">
                        <c:v>607.94399999999996</c:v>
                      </c:pt>
                      <c:pt idx="6685" formatCode="General">
                        <c:v>608.94399999999996</c:v>
                      </c:pt>
                      <c:pt idx="6686" formatCode="General">
                        <c:v>609.94399999999996</c:v>
                      </c:pt>
                      <c:pt idx="6687" formatCode="General">
                        <c:v>610.94399999999996</c:v>
                      </c:pt>
                      <c:pt idx="6688" formatCode="General">
                        <c:v>611.94399999999996</c:v>
                      </c:pt>
                      <c:pt idx="6689" formatCode="General">
                        <c:v>612.94399999999996</c:v>
                      </c:pt>
                      <c:pt idx="6690" formatCode="General">
                        <c:v>613.94399999999996</c:v>
                      </c:pt>
                      <c:pt idx="6691" formatCode="General">
                        <c:v>614.94399999999996</c:v>
                      </c:pt>
                      <c:pt idx="6692" formatCode="General">
                        <c:v>615.94399999999996</c:v>
                      </c:pt>
                      <c:pt idx="6693" formatCode="General">
                        <c:v>616.94399999999996</c:v>
                      </c:pt>
                      <c:pt idx="6694" formatCode="General">
                        <c:v>617.94399999999996</c:v>
                      </c:pt>
                      <c:pt idx="6695" formatCode="General">
                        <c:v>618.94399999999996</c:v>
                      </c:pt>
                      <c:pt idx="6696" formatCode="General">
                        <c:v>619.94399999999996</c:v>
                      </c:pt>
                      <c:pt idx="6697" formatCode="General">
                        <c:v>620.94399999999996</c:v>
                      </c:pt>
                      <c:pt idx="6698" formatCode="General">
                        <c:v>621.94399999999996</c:v>
                      </c:pt>
                      <c:pt idx="6699" formatCode="General">
                        <c:v>622.94399999999996</c:v>
                      </c:pt>
                      <c:pt idx="6700" formatCode="General">
                        <c:v>623.15899999999999</c:v>
                      </c:pt>
                      <c:pt idx="6701" formatCode="General">
                        <c:v>623.15899999999999</c:v>
                      </c:pt>
                      <c:pt idx="6702" formatCode="General">
                        <c:v>623.16899999999998</c:v>
                      </c:pt>
                      <c:pt idx="6703" formatCode="General">
                        <c:v>623.17899999999997</c:v>
                      </c:pt>
                      <c:pt idx="6704" formatCode="General">
                        <c:v>623.18899999999996</c:v>
                      </c:pt>
                      <c:pt idx="6705" formatCode="General">
                        <c:v>623.19899999999996</c:v>
                      </c:pt>
                      <c:pt idx="6706" formatCode="General">
                        <c:v>623.20899999999995</c:v>
                      </c:pt>
                      <c:pt idx="6707" formatCode="General">
                        <c:v>623.21900000000005</c:v>
                      </c:pt>
                      <c:pt idx="6708" formatCode="General">
                        <c:v>623.22900000000004</c:v>
                      </c:pt>
                      <c:pt idx="6709" formatCode="General">
                        <c:v>623.23900000000003</c:v>
                      </c:pt>
                      <c:pt idx="6710" formatCode="General">
                        <c:v>623.24900000000002</c:v>
                      </c:pt>
                      <c:pt idx="6711" formatCode="General">
                        <c:v>623.25900000000001</c:v>
                      </c:pt>
                      <c:pt idx="6712" formatCode="General">
                        <c:v>623.26900000000001</c:v>
                      </c:pt>
                      <c:pt idx="6713" formatCode="General">
                        <c:v>623.279</c:v>
                      </c:pt>
                      <c:pt idx="6714" formatCode="General">
                        <c:v>623.28899999999999</c:v>
                      </c:pt>
                      <c:pt idx="6715" formatCode="General">
                        <c:v>623.29899999999998</c:v>
                      </c:pt>
                      <c:pt idx="6716" formatCode="General">
                        <c:v>623.30899999999997</c:v>
                      </c:pt>
                      <c:pt idx="6717" formatCode="General">
                        <c:v>623.31899999999996</c:v>
                      </c:pt>
                      <c:pt idx="6718" formatCode="General">
                        <c:v>623.32899999999995</c:v>
                      </c:pt>
                      <c:pt idx="6719" formatCode="General">
                        <c:v>623.33900000000006</c:v>
                      </c:pt>
                      <c:pt idx="6720" formatCode="General">
                        <c:v>623.34900000000005</c:v>
                      </c:pt>
                      <c:pt idx="6721" formatCode="General">
                        <c:v>623.35900000000004</c:v>
                      </c:pt>
                      <c:pt idx="6722" formatCode="General">
                        <c:v>623.36900000000003</c:v>
                      </c:pt>
                      <c:pt idx="6723" formatCode="General">
                        <c:v>623.37900000000002</c:v>
                      </c:pt>
                      <c:pt idx="6724" formatCode="General">
                        <c:v>623.38900000000001</c:v>
                      </c:pt>
                      <c:pt idx="6725" formatCode="General">
                        <c:v>623.399</c:v>
                      </c:pt>
                      <c:pt idx="6726" formatCode="General">
                        <c:v>623.40899999999999</c:v>
                      </c:pt>
                      <c:pt idx="6727" formatCode="General">
                        <c:v>623.41899999999998</c:v>
                      </c:pt>
                      <c:pt idx="6728" formatCode="General">
                        <c:v>623.42899999999997</c:v>
                      </c:pt>
                      <c:pt idx="6729" formatCode="General">
                        <c:v>623.43899999999996</c:v>
                      </c:pt>
                      <c:pt idx="6730" formatCode="General">
                        <c:v>623.44899999999996</c:v>
                      </c:pt>
                      <c:pt idx="6731" formatCode="General">
                        <c:v>623.45899999999995</c:v>
                      </c:pt>
                      <c:pt idx="6732" formatCode="General">
                        <c:v>623.46900000000005</c:v>
                      </c:pt>
                      <c:pt idx="6733" formatCode="General">
                        <c:v>623.47900000000004</c:v>
                      </c:pt>
                      <c:pt idx="6734" formatCode="General">
                        <c:v>623.48900000000003</c:v>
                      </c:pt>
                      <c:pt idx="6735" formatCode="General">
                        <c:v>623.49900000000002</c:v>
                      </c:pt>
                      <c:pt idx="6736" formatCode="General">
                        <c:v>623.50900000000001</c:v>
                      </c:pt>
                      <c:pt idx="6737" formatCode="General">
                        <c:v>623.51900000000001</c:v>
                      </c:pt>
                      <c:pt idx="6738" formatCode="General">
                        <c:v>623.529</c:v>
                      </c:pt>
                      <c:pt idx="6739" formatCode="General">
                        <c:v>623.53899999999999</c:v>
                      </c:pt>
                      <c:pt idx="6740" formatCode="General">
                        <c:v>623.54899999999998</c:v>
                      </c:pt>
                      <c:pt idx="6741" formatCode="General">
                        <c:v>623.55899999999997</c:v>
                      </c:pt>
                      <c:pt idx="6742" formatCode="General">
                        <c:v>623.56899999999996</c:v>
                      </c:pt>
                      <c:pt idx="6743" formatCode="General">
                        <c:v>623.57899999999995</c:v>
                      </c:pt>
                      <c:pt idx="6744" formatCode="General">
                        <c:v>623.58900000000006</c:v>
                      </c:pt>
                      <c:pt idx="6745" formatCode="General">
                        <c:v>623.59900000000005</c:v>
                      </c:pt>
                      <c:pt idx="6746" formatCode="General">
                        <c:v>623.60900000000004</c:v>
                      </c:pt>
                      <c:pt idx="6747" formatCode="General">
                        <c:v>623.61900000000003</c:v>
                      </c:pt>
                      <c:pt idx="6748" formatCode="General">
                        <c:v>623.62900000000002</c:v>
                      </c:pt>
                      <c:pt idx="6749" formatCode="General">
                        <c:v>623.63900000000001</c:v>
                      </c:pt>
                      <c:pt idx="6750" formatCode="General">
                        <c:v>623.649</c:v>
                      </c:pt>
                      <c:pt idx="6751" formatCode="General">
                        <c:v>623.65899999999999</c:v>
                      </c:pt>
                      <c:pt idx="6752" formatCode="General">
                        <c:v>623.66899999999998</c:v>
                      </c:pt>
                      <c:pt idx="6753" formatCode="General">
                        <c:v>623.67899999999997</c:v>
                      </c:pt>
                      <c:pt idx="6754" formatCode="General">
                        <c:v>623.68899999999996</c:v>
                      </c:pt>
                      <c:pt idx="6755" formatCode="General">
                        <c:v>623.69899999999996</c:v>
                      </c:pt>
                      <c:pt idx="6756" formatCode="General">
                        <c:v>623.70899999999995</c:v>
                      </c:pt>
                      <c:pt idx="6757" formatCode="General">
                        <c:v>623.71900000000005</c:v>
                      </c:pt>
                      <c:pt idx="6758" formatCode="General">
                        <c:v>623.72900000000004</c:v>
                      </c:pt>
                      <c:pt idx="6759" formatCode="General">
                        <c:v>623.73900000000003</c:v>
                      </c:pt>
                      <c:pt idx="6760" formatCode="General">
                        <c:v>623.74900000000002</c:v>
                      </c:pt>
                      <c:pt idx="6761" formatCode="General">
                        <c:v>623.75900000000001</c:v>
                      </c:pt>
                      <c:pt idx="6762" formatCode="General">
                        <c:v>623.76900000000001</c:v>
                      </c:pt>
                      <c:pt idx="6763" formatCode="General">
                        <c:v>623.779</c:v>
                      </c:pt>
                      <c:pt idx="6764" formatCode="General">
                        <c:v>623.78899999999999</c:v>
                      </c:pt>
                      <c:pt idx="6765" formatCode="General">
                        <c:v>623.79899999999998</c:v>
                      </c:pt>
                      <c:pt idx="6766" formatCode="General">
                        <c:v>623.80899999999997</c:v>
                      </c:pt>
                      <c:pt idx="6767" formatCode="General">
                        <c:v>623.81899999999996</c:v>
                      </c:pt>
                      <c:pt idx="6768" formatCode="General">
                        <c:v>623.82899999999995</c:v>
                      </c:pt>
                      <c:pt idx="6769" formatCode="General">
                        <c:v>623.83900000000006</c:v>
                      </c:pt>
                      <c:pt idx="6770" formatCode="General">
                        <c:v>623.84900000000005</c:v>
                      </c:pt>
                      <c:pt idx="6771" formatCode="General">
                        <c:v>623.85900000000004</c:v>
                      </c:pt>
                      <c:pt idx="6772" formatCode="General">
                        <c:v>623.86900000000003</c:v>
                      </c:pt>
                      <c:pt idx="6773" formatCode="General">
                        <c:v>623.87900000000002</c:v>
                      </c:pt>
                      <c:pt idx="6774" formatCode="General">
                        <c:v>623.88900000000001</c:v>
                      </c:pt>
                      <c:pt idx="6775" formatCode="General">
                        <c:v>623.899</c:v>
                      </c:pt>
                      <c:pt idx="6776" formatCode="General">
                        <c:v>623.90899999999999</c:v>
                      </c:pt>
                      <c:pt idx="6777" formatCode="General">
                        <c:v>623.91899999999998</c:v>
                      </c:pt>
                      <c:pt idx="6778" formatCode="General">
                        <c:v>623.92899999999997</c:v>
                      </c:pt>
                      <c:pt idx="6779" formatCode="General">
                        <c:v>623.93899999999996</c:v>
                      </c:pt>
                      <c:pt idx="6780" formatCode="General">
                        <c:v>623.94899999999996</c:v>
                      </c:pt>
                      <c:pt idx="6781" formatCode="General">
                        <c:v>623.95899999999995</c:v>
                      </c:pt>
                      <c:pt idx="6782" formatCode="General">
                        <c:v>623.96900000000005</c:v>
                      </c:pt>
                      <c:pt idx="6783" formatCode="General">
                        <c:v>623.97900000000004</c:v>
                      </c:pt>
                      <c:pt idx="6784" formatCode="General">
                        <c:v>623.98900000000003</c:v>
                      </c:pt>
                      <c:pt idx="6785" formatCode="General">
                        <c:v>623.99900000000002</c:v>
                      </c:pt>
                      <c:pt idx="6786" formatCode="General">
                        <c:v>624.00900000000001</c:v>
                      </c:pt>
                      <c:pt idx="6787" formatCode="General">
                        <c:v>624.01900000000001</c:v>
                      </c:pt>
                      <c:pt idx="6788" formatCode="General">
                        <c:v>624.029</c:v>
                      </c:pt>
                      <c:pt idx="6789" formatCode="General">
                        <c:v>624.03899999999999</c:v>
                      </c:pt>
                      <c:pt idx="6790" formatCode="General">
                        <c:v>624.04899999999998</c:v>
                      </c:pt>
                      <c:pt idx="6791" formatCode="General">
                        <c:v>624.05899999999997</c:v>
                      </c:pt>
                      <c:pt idx="6792" formatCode="General">
                        <c:v>624.06899999999996</c:v>
                      </c:pt>
                      <c:pt idx="6793" formatCode="General">
                        <c:v>624.07899999999995</c:v>
                      </c:pt>
                      <c:pt idx="6794" formatCode="General">
                        <c:v>624.08900000000006</c:v>
                      </c:pt>
                      <c:pt idx="6795" formatCode="General">
                        <c:v>624.09900000000005</c:v>
                      </c:pt>
                      <c:pt idx="6796" formatCode="General">
                        <c:v>624.10900000000004</c:v>
                      </c:pt>
                      <c:pt idx="6797" formatCode="General">
                        <c:v>624.11900000000003</c:v>
                      </c:pt>
                      <c:pt idx="6798" formatCode="General">
                        <c:v>624.12900000000002</c:v>
                      </c:pt>
                      <c:pt idx="6799" formatCode="General">
                        <c:v>624.13900000000001</c:v>
                      </c:pt>
                      <c:pt idx="6800" formatCode="General">
                        <c:v>624.149</c:v>
                      </c:pt>
                      <c:pt idx="6801" formatCode="General">
                        <c:v>624.15899999999999</c:v>
                      </c:pt>
                      <c:pt idx="6802" formatCode="General">
                        <c:v>624.16899999999998</c:v>
                      </c:pt>
                      <c:pt idx="6803" formatCode="General">
                        <c:v>624.17899999999997</c:v>
                      </c:pt>
                      <c:pt idx="6804" formatCode="General">
                        <c:v>624.18899999999996</c:v>
                      </c:pt>
                      <c:pt idx="6805" formatCode="General">
                        <c:v>624.19899999999996</c:v>
                      </c:pt>
                      <c:pt idx="6806" formatCode="General">
                        <c:v>624.20899999999995</c:v>
                      </c:pt>
                      <c:pt idx="6807" formatCode="General">
                        <c:v>624.21900000000005</c:v>
                      </c:pt>
                      <c:pt idx="6808" formatCode="General">
                        <c:v>624.22900000000004</c:v>
                      </c:pt>
                      <c:pt idx="6809" formatCode="General">
                        <c:v>624.23900000000003</c:v>
                      </c:pt>
                      <c:pt idx="6810" formatCode="General">
                        <c:v>624.24900000000002</c:v>
                      </c:pt>
                      <c:pt idx="6811" formatCode="General">
                        <c:v>624.25900000000001</c:v>
                      </c:pt>
                      <c:pt idx="6812" formatCode="General">
                        <c:v>624.26900000000001</c:v>
                      </c:pt>
                      <c:pt idx="6813" formatCode="General">
                        <c:v>624.279</c:v>
                      </c:pt>
                      <c:pt idx="6814" formatCode="General">
                        <c:v>624.28899999999999</c:v>
                      </c:pt>
                      <c:pt idx="6815" formatCode="General">
                        <c:v>624.29899999999998</c:v>
                      </c:pt>
                      <c:pt idx="6816" formatCode="General">
                        <c:v>624.30899999999997</c:v>
                      </c:pt>
                      <c:pt idx="6817" formatCode="General">
                        <c:v>624.31899999999996</c:v>
                      </c:pt>
                      <c:pt idx="6818" formatCode="General">
                        <c:v>624.32899999999995</c:v>
                      </c:pt>
                      <c:pt idx="6819" formatCode="General">
                        <c:v>624.33900000000006</c:v>
                      </c:pt>
                      <c:pt idx="6820" formatCode="General">
                        <c:v>624.34900000000005</c:v>
                      </c:pt>
                      <c:pt idx="6821" formatCode="General">
                        <c:v>624.35900000000004</c:v>
                      </c:pt>
                      <c:pt idx="6822" formatCode="General">
                        <c:v>624.36900000000003</c:v>
                      </c:pt>
                      <c:pt idx="6823" formatCode="General">
                        <c:v>624.37900000000002</c:v>
                      </c:pt>
                      <c:pt idx="6824" formatCode="General">
                        <c:v>624.38900000000001</c:v>
                      </c:pt>
                      <c:pt idx="6825" formatCode="General">
                        <c:v>624.399</c:v>
                      </c:pt>
                      <c:pt idx="6826" formatCode="General">
                        <c:v>624.40899999999999</c:v>
                      </c:pt>
                      <c:pt idx="6827" formatCode="General">
                        <c:v>624.41899999999998</c:v>
                      </c:pt>
                      <c:pt idx="6828" formatCode="General">
                        <c:v>624.42899999999997</c:v>
                      </c:pt>
                      <c:pt idx="6829" formatCode="General">
                        <c:v>624.43899999999996</c:v>
                      </c:pt>
                      <c:pt idx="6830" formatCode="General">
                        <c:v>624.44899999999996</c:v>
                      </c:pt>
                      <c:pt idx="6831" formatCode="General">
                        <c:v>624.45899999999995</c:v>
                      </c:pt>
                      <c:pt idx="6832" formatCode="General">
                        <c:v>624.46900000000005</c:v>
                      </c:pt>
                      <c:pt idx="6833" formatCode="General">
                        <c:v>624.47900000000004</c:v>
                      </c:pt>
                      <c:pt idx="6834" formatCode="General">
                        <c:v>624.48900000000003</c:v>
                      </c:pt>
                      <c:pt idx="6835" formatCode="General">
                        <c:v>624.49900000000002</c:v>
                      </c:pt>
                      <c:pt idx="6836" formatCode="General">
                        <c:v>624.50900000000001</c:v>
                      </c:pt>
                      <c:pt idx="6837" formatCode="General">
                        <c:v>624.51900000000001</c:v>
                      </c:pt>
                      <c:pt idx="6838" formatCode="General">
                        <c:v>624.529</c:v>
                      </c:pt>
                      <c:pt idx="6839" formatCode="General">
                        <c:v>624.53899999999999</c:v>
                      </c:pt>
                      <c:pt idx="6840" formatCode="General">
                        <c:v>624.54899999999998</c:v>
                      </c:pt>
                      <c:pt idx="6841" formatCode="General">
                        <c:v>624.55899999999997</c:v>
                      </c:pt>
                      <c:pt idx="6842" formatCode="General">
                        <c:v>624.56899999999996</c:v>
                      </c:pt>
                      <c:pt idx="6843" formatCode="General">
                        <c:v>624.57899999999995</c:v>
                      </c:pt>
                      <c:pt idx="6844" formatCode="General">
                        <c:v>624.58900000000006</c:v>
                      </c:pt>
                      <c:pt idx="6845" formatCode="General">
                        <c:v>624.59900000000005</c:v>
                      </c:pt>
                      <c:pt idx="6846" formatCode="General">
                        <c:v>624.60900000000004</c:v>
                      </c:pt>
                      <c:pt idx="6847" formatCode="General">
                        <c:v>624.61900000000003</c:v>
                      </c:pt>
                      <c:pt idx="6848" formatCode="General">
                        <c:v>624.62900000000002</c:v>
                      </c:pt>
                      <c:pt idx="6849" formatCode="General">
                        <c:v>624.63900000000001</c:v>
                      </c:pt>
                      <c:pt idx="6850" formatCode="General">
                        <c:v>624.649</c:v>
                      </c:pt>
                      <c:pt idx="6851" formatCode="General">
                        <c:v>624.65899999999999</c:v>
                      </c:pt>
                      <c:pt idx="6852" formatCode="General">
                        <c:v>624.66899999999998</c:v>
                      </c:pt>
                      <c:pt idx="6853" formatCode="General">
                        <c:v>624.67899999999997</c:v>
                      </c:pt>
                      <c:pt idx="6854" formatCode="General">
                        <c:v>624.68899999999996</c:v>
                      </c:pt>
                      <c:pt idx="6855" formatCode="General">
                        <c:v>624.69899999999996</c:v>
                      </c:pt>
                      <c:pt idx="6856" formatCode="General">
                        <c:v>624.70899999999995</c:v>
                      </c:pt>
                      <c:pt idx="6857" formatCode="General">
                        <c:v>624.71900000000005</c:v>
                      </c:pt>
                      <c:pt idx="6858" formatCode="General">
                        <c:v>624.72900000000004</c:v>
                      </c:pt>
                      <c:pt idx="6859" formatCode="General">
                        <c:v>624.73900000000003</c:v>
                      </c:pt>
                      <c:pt idx="6860" formatCode="General">
                        <c:v>624.74900000000002</c:v>
                      </c:pt>
                      <c:pt idx="6861" formatCode="General">
                        <c:v>624.75900000000001</c:v>
                      </c:pt>
                      <c:pt idx="6862" formatCode="General">
                        <c:v>624.76900000000001</c:v>
                      </c:pt>
                      <c:pt idx="6863" formatCode="General">
                        <c:v>624.779</c:v>
                      </c:pt>
                      <c:pt idx="6864" formatCode="General">
                        <c:v>624.78899999999999</c:v>
                      </c:pt>
                      <c:pt idx="6865" formatCode="General">
                        <c:v>624.79899999999998</c:v>
                      </c:pt>
                      <c:pt idx="6866" formatCode="General">
                        <c:v>624.80899999999997</c:v>
                      </c:pt>
                      <c:pt idx="6867" formatCode="General">
                        <c:v>624.81899999999996</c:v>
                      </c:pt>
                      <c:pt idx="6868" formatCode="General">
                        <c:v>624.82899999999995</c:v>
                      </c:pt>
                      <c:pt idx="6869" formatCode="General">
                        <c:v>624.83900000000006</c:v>
                      </c:pt>
                      <c:pt idx="6870" formatCode="General">
                        <c:v>624.84900000000005</c:v>
                      </c:pt>
                      <c:pt idx="6871" formatCode="General">
                        <c:v>624.85900000000004</c:v>
                      </c:pt>
                      <c:pt idx="6872" formatCode="General">
                        <c:v>624.86900000000003</c:v>
                      </c:pt>
                      <c:pt idx="6873" formatCode="General">
                        <c:v>624.87900000000002</c:v>
                      </c:pt>
                      <c:pt idx="6874" formatCode="General">
                        <c:v>624.88900000000001</c:v>
                      </c:pt>
                      <c:pt idx="6875" formatCode="General">
                        <c:v>624.899</c:v>
                      </c:pt>
                      <c:pt idx="6876" formatCode="General">
                        <c:v>624.90899999999999</c:v>
                      </c:pt>
                      <c:pt idx="6877" formatCode="General">
                        <c:v>624.91899999999998</c:v>
                      </c:pt>
                      <c:pt idx="6878" formatCode="General">
                        <c:v>624.92899999999997</c:v>
                      </c:pt>
                      <c:pt idx="6879" formatCode="General">
                        <c:v>624.93899999999996</c:v>
                      </c:pt>
                      <c:pt idx="6880" formatCode="General">
                        <c:v>624.94899999999996</c:v>
                      </c:pt>
                      <c:pt idx="6881" formatCode="General">
                        <c:v>624.95899999999995</c:v>
                      </c:pt>
                      <c:pt idx="6882" formatCode="General">
                        <c:v>624.96900000000005</c:v>
                      </c:pt>
                      <c:pt idx="6883" formatCode="General">
                        <c:v>624.97900000000004</c:v>
                      </c:pt>
                      <c:pt idx="6884" formatCode="General">
                        <c:v>624.98900000000003</c:v>
                      </c:pt>
                      <c:pt idx="6885" formatCode="General">
                        <c:v>624.99900000000002</c:v>
                      </c:pt>
                      <c:pt idx="6886" formatCode="General">
                        <c:v>625.00900000000001</c:v>
                      </c:pt>
                      <c:pt idx="6887" formatCode="General">
                        <c:v>625.01900000000001</c:v>
                      </c:pt>
                      <c:pt idx="6888" formatCode="General">
                        <c:v>625.029</c:v>
                      </c:pt>
                      <c:pt idx="6889" formatCode="General">
                        <c:v>625.03899999999999</c:v>
                      </c:pt>
                      <c:pt idx="6890" formatCode="General">
                        <c:v>625.04899999999998</c:v>
                      </c:pt>
                      <c:pt idx="6891" formatCode="General">
                        <c:v>625.05899999999997</c:v>
                      </c:pt>
                      <c:pt idx="6892" formatCode="General">
                        <c:v>625.06899999999996</c:v>
                      </c:pt>
                      <c:pt idx="6893" formatCode="General">
                        <c:v>625.07899999999995</c:v>
                      </c:pt>
                      <c:pt idx="6894" formatCode="General">
                        <c:v>625.08900000000006</c:v>
                      </c:pt>
                      <c:pt idx="6895" formatCode="General">
                        <c:v>625.09900000000005</c:v>
                      </c:pt>
                      <c:pt idx="6896" formatCode="General">
                        <c:v>625.10900000000004</c:v>
                      </c:pt>
                      <c:pt idx="6897" formatCode="General">
                        <c:v>625.11900000000003</c:v>
                      </c:pt>
                      <c:pt idx="6898" formatCode="General">
                        <c:v>625.12900000000002</c:v>
                      </c:pt>
                      <c:pt idx="6899" formatCode="General">
                        <c:v>625.13900000000001</c:v>
                      </c:pt>
                      <c:pt idx="6900" formatCode="General">
                        <c:v>625.149</c:v>
                      </c:pt>
                      <c:pt idx="6901" formatCode="General">
                        <c:v>625.15899999999999</c:v>
                      </c:pt>
                      <c:pt idx="6902" formatCode="General">
                        <c:v>625.16899999999998</c:v>
                      </c:pt>
                      <c:pt idx="6903" formatCode="General">
                        <c:v>625.17899999999997</c:v>
                      </c:pt>
                      <c:pt idx="6904" formatCode="General">
                        <c:v>625.18899999999996</c:v>
                      </c:pt>
                      <c:pt idx="6905" formatCode="General">
                        <c:v>625.19899999999996</c:v>
                      </c:pt>
                      <c:pt idx="6906" formatCode="General">
                        <c:v>625.20899999999995</c:v>
                      </c:pt>
                      <c:pt idx="6907" formatCode="General">
                        <c:v>625.21900000000005</c:v>
                      </c:pt>
                      <c:pt idx="6908" formatCode="General">
                        <c:v>625.22900000000004</c:v>
                      </c:pt>
                      <c:pt idx="6909" formatCode="General">
                        <c:v>625.23900000000003</c:v>
                      </c:pt>
                      <c:pt idx="6910" formatCode="General">
                        <c:v>625.24900000000002</c:v>
                      </c:pt>
                      <c:pt idx="6911" formatCode="General">
                        <c:v>625.25900000000001</c:v>
                      </c:pt>
                      <c:pt idx="6912" formatCode="General">
                        <c:v>625.26900000000001</c:v>
                      </c:pt>
                      <c:pt idx="6913" formatCode="General">
                        <c:v>625.279</c:v>
                      </c:pt>
                      <c:pt idx="6914" formatCode="General">
                        <c:v>625.28899999999999</c:v>
                      </c:pt>
                      <c:pt idx="6915" formatCode="General">
                        <c:v>625.29899999999998</c:v>
                      </c:pt>
                      <c:pt idx="6916" formatCode="General">
                        <c:v>625.30899999999997</c:v>
                      </c:pt>
                      <c:pt idx="6917" formatCode="General">
                        <c:v>625.31899999999996</c:v>
                      </c:pt>
                      <c:pt idx="6918" formatCode="General">
                        <c:v>625.32899999999995</c:v>
                      </c:pt>
                      <c:pt idx="6919" formatCode="General">
                        <c:v>625.33900000000006</c:v>
                      </c:pt>
                      <c:pt idx="6920" formatCode="General">
                        <c:v>625.34900000000005</c:v>
                      </c:pt>
                      <c:pt idx="6921" formatCode="General">
                        <c:v>625.35900000000004</c:v>
                      </c:pt>
                      <c:pt idx="6922" formatCode="General">
                        <c:v>625.36900000000003</c:v>
                      </c:pt>
                      <c:pt idx="6923" formatCode="General">
                        <c:v>625.37900000000002</c:v>
                      </c:pt>
                      <c:pt idx="6924" formatCode="General">
                        <c:v>625.38900000000001</c:v>
                      </c:pt>
                      <c:pt idx="6925" formatCode="General">
                        <c:v>625.399</c:v>
                      </c:pt>
                      <c:pt idx="6926" formatCode="General">
                        <c:v>625.40899999999999</c:v>
                      </c:pt>
                      <c:pt idx="6927" formatCode="General">
                        <c:v>625.41899999999998</c:v>
                      </c:pt>
                      <c:pt idx="6928" formatCode="General">
                        <c:v>625.42899999999997</c:v>
                      </c:pt>
                      <c:pt idx="6929" formatCode="General">
                        <c:v>625.43899999999996</c:v>
                      </c:pt>
                      <c:pt idx="6930" formatCode="General">
                        <c:v>625.44899999999996</c:v>
                      </c:pt>
                      <c:pt idx="6931" formatCode="General">
                        <c:v>625.45899999999995</c:v>
                      </c:pt>
                      <c:pt idx="6932" formatCode="General">
                        <c:v>625.46900000000005</c:v>
                      </c:pt>
                      <c:pt idx="6933" formatCode="General">
                        <c:v>625.47900000000004</c:v>
                      </c:pt>
                      <c:pt idx="6934" formatCode="General">
                        <c:v>625.48900000000003</c:v>
                      </c:pt>
                      <c:pt idx="6935" formatCode="General">
                        <c:v>625.49900000000002</c:v>
                      </c:pt>
                      <c:pt idx="6936" formatCode="General">
                        <c:v>625.50900000000001</c:v>
                      </c:pt>
                      <c:pt idx="6937" formatCode="General">
                        <c:v>625.51900000000001</c:v>
                      </c:pt>
                      <c:pt idx="6938" formatCode="General">
                        <c:v>625.529</c:v>
                      </c:pt>
                      <c:pt idx="6939" formatCode="General">
                        <c:v>625.53899999999999</c:v>
                      </c:pt>
                      <c:pt idx="6940" formatCode="General">
                        <c:v>625.54899999999998</c:v>
                      </c:pt>
                      <c:pt idx="6941" formatCode="General">
                        <c:v>625.55899999999997</c:v>
                      </c:pt>
                      <c:pt idx="6942" formatCode="General">
                        <c:v>625.56899999999996</c:v>
                      </c:pt>
                      <c:pt idx="6943" formatCode="General">
                        <c:v>625.57899999999995</c:v>
                      </c:pt>
                      <c:pt idx="6944" formatCode="General">
                        <c:v>625.58900000000006</c:v>
                      </c:pt>
                      <c:pt idx="6945" formatCode="General">
                        <c:v>625.59900000000005</c:v>
                      </c:pt>
                      <c:pt idx="6946" formatCode="General">
                        <c:v>625.60900000000004</c:v>
                      </c:pt>
                      <c:pt idx="6947" formatCode="General">
                        <c:v>625.61900000000003</c:v>
                      </c:pt>
                      <c:pt idx="6948" formatCode="General">
                        <c:v>625.62900000000002</c:v>
                      </c:pt>
                      <c:pt idx="6949" formatCode="General">
                        <c:v>625.63900000000001</c:v>
                      </c:pt>
                      <c:pt idx="6950" formatCode="General">
                        <c:v>625.649</c:v>
                      </c:pt>
                      <c:pt idx="6951" formatCode="General">
                        <c:v>625.65899999999999</c:v>
                      </c:pt>
                      <c:pt idx="6952" formatCode="General">
                        <c:v>625.66899999999998</c:v>
                      </c:pt>
                      <c:pt idx="6953" formatCode="General">
                        <c:v>625.67899999999997</c:v>
                      </c:pt>
                      <c:pt idx="6954" formatCode="General">
                        <c:v>625.68899999999996</c:v>
                      </c:pt>
                      <c:pt idx="6955" formatCode="General">
                        <c:v>625.69899999999996</c:v>
                      </c:pt>
                      <c:pt idx="6956" formatCode="General">
                        <c:v>625.70899999999995</c:v>
                      </c:pt>
                      <c:pt idx="6957" formatCode="General">
                        <c:v>625.71900000000005</c:v>
                      </c:pt>
                      <c:pt idx="6958" formatCode="General">
                        <c:v>625.72900000000004</c:v>
                      </c:pt>
                      <c:pt idx="6959" formatCode="General">
                        <c:v>625.73900000000003</c:v>
                      </c:pt>
                      <c:pt idx="6960" formatCode="General">
                        <c:v>625.74900000000002</c:v>
                      </c:pt>
                      <c:pt idx="6961" formatCode="General">
                        <c:v>625.75900000000001</c:v>
                      </c:pt>
                      <c:pt idx="6962" formatCode="General">
                        <c:v>625.76900000000001</c:v>
                      </c:pt>
                      <c:pt idx="6963" formatCode="General">
                        <c:v>625.779</c:v>
                      </c:pt>
                      <c:pt idx="6964" formatCode="General">
                        <c:v>625.78899999999999</c:v>
                      </c:pt>
                      <c:pt idx="6965" formatCode="General">
                        <c:v>625.79899999999998</c:v>
                      </c:pt>
                      <c:pt idx="6966" formatCode="General">
                        <c:v>625.80899999999997</c:v>
                      </c:pt>
                      <c:pt idx="6967" formatCode="General">
                        <c:v>625.81899999999996</c:v>
                      </c:pt>
                      <c:pt idx="6968" formatCode="General">
                        <c:v>625.82899999999995</c:v>
                      </c:pt>
                      <c:pt idx="6969" formatCode="General">
                        <c:v>625.83900000000006</c:v>
                      </c:pt>
                      <c:pt idx="6970" formatCode="General">
                        <c:v>625.84900000000005</c:v>
                      </c:pt>
                      <c:pt idx="6971" formatCode="General">
                        <c:v>625.85900000000004</c:v>
                      </c:pt>
                      <c:pt idx="6972" formatCode="General">
                        <c:v>625.86900000000003</c:v>
                      </c:pt>
                      <c:pt idx="6973" formatCode="General">
                        <c:v>625.87900000000002</c:v>
                      </c:pt>
                      <c:pt idx="6974" formatCode="General">
                        <c:v>625.88900000000001</c:v>
                      </c:pt>
                      <c:pt idx="6975" formatCode="General">
                        <c:v>625.899</c:v>
                      </c:pt>
                      <c:pt idx="6976" formatCode="General">
                        <c:v>625.90899999999999</c:v>
                      </c:pt>
                      <c:pt idx="6977" formatCode="General">
                        <c:v>625.91899999999998</c:v>
                      </c:pt>
                      <c:pt idx="6978" formatCode="General">
                        <c:v>625.92899999999997</c:v>
                      </c:pt>
                      <c:pt idx="6979" formatCode="General">
                        <c:v>625.93899999999996</c:v>
                      </c:pt>
                      <c:pt idx="6980" formatCode="General">
                        <c:v>625.94899999999996</c:v>
                      </c:pt>
                      <c:pt idx="6981" formatCode="General">
                        <c:v>625.95899999999995</c:v>
                      </c:pt>
                      <c:pt idx="6982" formatCode="General">
                        <c:v>625.96900000000005</c:v>
                      </c:pt>
                      <c:pt idx="6983" formatCode="General">
                        <c:v>625.97900000000004</c:v>
                      </c:pt>
                      <c:pt idx="6984" formatCode="General">
                        <c:v>625.98900000000003</c:v>
                      </c:pt>
                      <c:pt idx="6985" formatCode="General">
                        <c:v>625.99900000000002</c:v>
                      </c:pt>
                      <c:pt idx="6986" formatCode="General">
                        <c:v>626.00900000000001</c:v>
                      </c:pt>
                      <c:pt idx="6987" formatCode="General">
                        <c:v>626.01900000000001</c:v>
                      </c:pt>
                      <c:pt idx="6988" formatCode="General">
                        <c:v>626.029</c:v>
                      </c:pt>
                      <c:pt idx="6989" formatCode="General">
                        <c:v>626.03899999999999</c:v>
                      </c:pt>
                      <c:pt idx="6990" formatCode="General">
                        <c:v>626.04899999999998</c:v>
                      </c:pt>
                      <c:pt idx="6991" formatCode="General">
                        <c:v>626.05899999999997</c:v>
                      </c:pt>
                      <c:pt idx="6992" formatCode="General">
                        <c:v>626.06899999999996</c:v>
                      </c:pt>
                      <c:pt idx="6993" formatCode="General">
                        <c:v>626.07899999999995</c:v>
                      </c:pt>
                      <c:pt idx="6994" formatCode="General">
                        <c:v>626.08900000000006</c:v>
                      </c:pt>
                      <c:pt idx="6995" formatCode="General">
                        <c:v>626.09900000000005</c:v>
                      </c:pt>
                      <c:pt idx="6996" formatCode="General">
                        <c:v>626.10900000000004</c:v>
                      </c:pt>
                      <c:pt idx="6997" formatCode="General">
                        <c:v>626.11900000000003</c:v>
                      </c:pt>
                      <c:pt idx="6998" formatCode="General">
                        <c:v>626.12900000000002</c:v>
                      </c:pt>
                      <c:pt idx="6999" formatCode="General">
                        <c:v>626.13900000000001</c:v>
                      </c:pt>
                      <c:pt idx="7000" formatCode="General">
                        <c:v>626.149</c:v>
                      </c:pt>
                      <c:pt idx="7001" formatCode="General">
                        <c:v>626.15899999999999</c:v>
                      </c:pt>
                      <c:pt idx="7002" formatCode="General">
                        <c:v>626.16899999999998</c:v>
                      </c:pt>
                      <c:pt idx="7003" formatCode="General">
                        <c:v>626.17899999999997</c:v>
                      </c:pt>
                      <c:pt idx="7004" formatCode="General">
                        <c:v>626.18899999999996</c:v>
                      </c:pt>
                      <c:pt idx="7005" formatCode="General">
                        <c:v>626.19899999999996</c:v>
                      </c:pt>
                      <c:pt idx="7006" formatCode="General">
                        <c:v>626.20899999999995</c:v>
                      </c:pt>
                      <c:pt idx="7007" formatCode="General">
                        <c:v>626.21900000000005</c:v>
                      </c:pt>
                      <c:pt idx="7008" formatCode="General">
                        <c:v>626.22900000000004</c:v>
                      </c:pt>
                      <c:pt idx="7009" formatCode="General">
                        <c:v>626.23900000000003</c:v>
                      </c:pt>
                      <c:pt idx="7010" formatCode="General">
                        <c:v>626.24900000000002</c:v>
                      </c:pt>
                      <c:pt idx="7011" formatCode="General">
                        <c:v>626.25900000000001</c:v>
                      </c:pt>
                      <c:pt idx="7012" formatCode="General">
                        <c:v>626.26900000000001</c:v>
                      </c:pt>
                      <c:pt idx="7013" formatCode="General">
                        <c:v>626.279</c:v>
                      </c:pt>
                      <c:pt idx="7014" formatCode="General">
                        <c:v>626.28899999999999</c:v>
                      </c:pt>
                      <c:pt idx="7015" formatCode="General">
                        <c:v>626.29899999999998</c:v>
                      </c:pt>
                      <c:pt idx="7016" formatCode="General">
                        <c:v>626.30899999999997</c:v>
                      </c:pt>
                      <c:pt idx="7017" formatCode="General">
                        <c:v>626.31899999999996</c:v>
                      </c:pt>
                      <c:pt idx="7018" formatCode="General">
                        <c:v>626.32899999999995</c:v>
                      </c:pt>
                      <c:pt idx="7019" formatCode="General">
                        <c:v>626.33900000000006</c:v>
                      </c:pt>
                      <c:pt idx="7020" formatCode="General">
                        <c:v>626.34900000000005</c:v>
                      </c:pt>
                      <c:pt idx="7021" formatCode="General">
                        <c:v>626.35900000000004</c:v>
                      </c:pt>
                      <c:pt idx="7022" formatCode="General">
                        <c:v>626.36900000000003</c:v>
                      </c:pt>
                      <c:pt idx="7023" formatCode="General">
                        <c:v>626.37900000000002</c:v>
                      </c:pt>
                      <c:pt idx="7024" formatCode="General">
                        <c:v>626.38900000000001</c:v>
                      </c:pt>
                      <c:pt idx="7025" formatCode="General">
                        <c:v>626.399</c:v>
                      </c:pt>
                      <c:pt idx="7026" formatCode="General">
                        <c:v>626.40899999999999</c:v>
                      </c:pt>
                      <c:pt idx="7027" formatCode="General">
                        <c:v>626.41899999999998</c:v>
                      </c:pt>
                      <c:pt idx="7028" formatCode="General">
                        <c:v>626.42899999999997</c:v>
                      </c:pt>
                      <c:pt idx="7029" formatCode="General">
                        <c:v>626.43899999999996</c:v>
                      </c:pt>
                      <c:pt idx="7030" formatCode="General">
                        <c:v>626.44899999999996</c:v>
                      </c:pt>
                      <c:pt idx="7031" formatCode="General">
                        <c:v>626.45899999999995</c:v>
                      </c:pt>
                      <c:pt idx="7032" formatCode="General">
                        <c:v>626.46900000000005</c:v>
                      </c:pt>
                      <c:pt idx="7033" formatCode="General">
                        <c:v>626.47900000000004</c:v>
                      </c:pt>
                      <c:pt idx="7034" formatCode="General">
                        <c:v>626.48900000000003</c:v>
                      </c:pt>
                      <c:pt idx="7035" formatCode="General">
                        <c:v>626.49900000000002</c:v>
                      </c:pt>
                      <c:pt idx="7036" formatCode="General">
                        <c:v>626.50900000000001</c:v>
                      </c:pt>
                      <c:pt idx="7037" formatCode="General">
                        <c:v>626.51900000000001</c:v>
                      </c:pt>
                      <c:pt idx="7038" formatCode="General">
                        <c:v>626.529</c:v>
                      </c:pt>
                      <c:pt idx="7039" formatCode="General">
                        <c:v>626.53899999999999</c:v>
                      </c:pt>
                      <c:pt idx="7040" formatCode="General">
                        <c:v>626.54899999999998</c:v>
                      </c:pt>
                      <c:pt idx="7041" formatCode="General">
                        <c:v>626.55899999999997</c:v>
                      </c:pt>
                      <c:pt idx="7042" formatCode="General">
                        <c:v>626.56899999999996</c:v>
                      </c:pt>
                      <c:pt idx="7043" formatCode="General">
                        <c:v>626.57899999999995</c:v>
                      </c:pt>
                      <c:pt idx="7044" formatCode="General">
                        <c:v>626.58900000000006</c:v>
                      </c:pt>
                      <c:pt idx="7045" formatCode="General">
                        <c:v>626.59900000000005</c:v>
                      </c:pt>
                      <c:pt idx="7046" formatCode="General">
                        <c:v>626.60900000000004</c:v>
                      </c:pt>
                      <c:pt idx="7047" formatCode="General">
                        <c:v>626.61900000000003</c:v>
                      </c:pt>
                      <c:pt idx="7048" formatCode="General">
                        <c:v>626.62900000000002</c:v>
                      </c:pt>
                      <c:pt idx="7049" formatCode="General">
                        <c:v>626.63900000000001</c:v>
                      </c:pt>
                      <c:pt idx="7050" formatCode="General">
                        <c:v>626.649</c:v>
                      </c:pt>
                      <c:pt idx="7051" formatCode="General">
                        <c:v>626.65899999999999</c:v>
                      </c:pt>
                      <c:pt idx="7052" formatCode="General">
                        <c:v>626.66899999999998</c:v>
                      </c:pt>
                      <c:pt idx="7053" formatCode="General">
                        <c:v>626.67899999999997</c:v>
                      </c:pt>
                      <c:pt idx="7054" formatCode="General">
                        <c:v>626.68899999999996</c:v>
                      </c:pt>
                      <c:pt idx="7055" formatCode="General">
                        <c:v>626.69899999999996</c:v>
                      </c:pt>
                      <c:pt idx="7056" formatCode="General">
                        <c:v>626.70899999999995</c:v>
                      </c:pt>
                      <c:pt idx="7057" formatCode="General">
                        <c:v>626.71900000000005</c:v>
                      </c:pt>
                      <c:pt idx="7058" formatCode="General">
                        <c:v>626.72900000000004</c:v>
                      </c:pt>
                      <c:pt idx="7059" formatCode="General">
                        <c:v>626.73900000000003</c:v>
                      </c:pt>
                      <c:pt idx="7060" formatCode="General">
                        <c:v>626.74900000000002</c:v>
                      </c:pt>
                      <c:pt idx="7061" formatCode="General">
                        <c:v>626.75900000000001</c:v>
                      </c:pt>
                      <c:pt idx="7062" formatCode="General">
                        <c:v>626.76900000000001</c:v>
                      </c:pt>
                      <c:pt idx="7063" formatCode="General">
                        <c:v>626.779</c:v>
                      </c:pt>
                      <c:pt idx="7064" formatCode="General">
                        <c:v>626.78899999999999</c:v>
                      </c:pt>
                      <c:pt idx="7065" formatCode="General">
                        <c:v>626.79899999999998</c:v>
                      </c:pt>
                      <c:pt idx="7066" formatCode="General">
                        <c:v>626.80899999999997</c:v>
                      </c:pt>
                      <c:pt idx="7067" formatCode="General">
                        <c:v>626.81899999999996</c:v>
                      </c:pt>
                      <c:pt idx="7068" formatCode="General">
                        <c:v>626.82899999999995</c:v>
                      </c:pt>
                      <c:pt idx="7069" formatCode="General">
                        <c:v>626.83900000000006</c:v>
                      </c:pt>
                      <c:pt idx="7070" formatCode="General">
                        <c:v>626.84900000000005</c:v>
                      </c:pt>
                      <c:pt idx="7071" formatCode="General">
                        <c:v>626.85900000000004</c:v>
                      </c:pt>
                      <c:pt idx="7072" formatCode="General">
                        <c:v>626.86900000000003</c:v>
                      </c:pt>
                      <c:pt idx="7073" formatCode="General">
                        <c:v>626.87900000000002</c:v>
                      </c:pt>
                      <c:pt idx="7074" formatCode="General">
                        <c:v>626.88900000000001</c:v>
                      </c:pt>
                      <c:pt idx="7075" formatCode="General">
                        <c:v>626.899</c:v>
                      </c:pt>
                      <c:pt idx="7076" formatCode="General">
                        <c:v>626.90899999999999</c:v>
                      </c:pt>
                      <c:pt idx="7077" formatCode="General">
                        <c:v>626.91899999999998</c:v>
                      </c:pt>
                      <c:pt idx="7078" formatCode="General">
                        <c:v>626.92899999999997</c:v>
                      </c:pt>
                      <c:pt idx="7079" formatCode="General">
                        <c:v>626.93899999999996</c:v>
                      </c:pt>
                      <c:pt idx="7080" formatCode="General">
                        <c:v>626.94899999999996</c:v>
                      </c:pt>
                      <c:pt idx="7081" formatCode="General">
                        <c:v>626.95899999999995</c:v>
                      </c:pt>
                      <c:pt idx="7082" formatCode="General">
                        <c:v>626.96900000000005</c:v>
                      </c:pt>
                      <c:pt idx="7083" formatCode="General">
                        <c:v>626.97900000000004</c:v>
                      </c:pt>
                      <c:pt idx="7084" formatCode="General">
                        <c:v>626.98900000000003</c:v>
                      </c:pt>
                      <c:pt idx="7085" formatCode="General">
                        <c:v>626.99900000000002</c:v>
                      </c:pt>
                      <c:pt idx="7086" formatCode="General">
                        <c:v>627.00900000000001</c:v>
                      </c:pt>
                      <c:pt idx="7087" formatCode="General">
                        <c:v>627.01900000000001</c:v>
                      </c:pt>
                      <c:pt idx="7088" formatCode="General">
                        <c:v>627.029</c:v>
                      </c:pt>
                      <c:pt idx="7089" formatCode="General">
                        <c:v>627.03899999999999</c:v>
                      </c:pt>
                      <c:pt idx="7090" formatCode="General">
                        <c:v>627.04899999999998</c:v>
                      </c:pt>
                      <c:pt idx="7091" formatCode="General">
                        <c:v>627.05899999999997</c:v>
                      </c:pt>
                      <c:pt idx="7092" formatCode="General">
                        <c:v>627.06899999999996</c:v>
                      </c:pt>
                      <c:pt idx="7093" formatCode="General">
                        <c:v>627.07899999999995</c:v>
                      </c:pt>
                      <c:pt idx="7094" formatCode="General">
                        <c:v>627.08900000000006</c:v>
                      </c:pt>
                      <c:pt idx="7095" formatCode="General">
                        <c:v>627.09900000000005</c:v>
                      </c:pt>
                      <c:pt idx="7096" formatCode="General">
                        <c:v>627.10900000000004</c:v>
                      </c:pt>
                      <c:pt idx="7097" formatCode="General">
                        <c:v>627.11900000000003</c:v>
                      </c:pt>
                      <c:pt idx="7098" formatCode="General">
                        <c:v>627.12900000000002</c:v>
                      </c:pt>
                      <c:pt idx="7099" formatCode="General">
                        <c:v>627.13900000000001</c:v>
                      </c:pt>
                      <c:pt idx="7100" formatCode="General">
                        <c:v>627.149</c:v>
                      </c:pt>
                      <c:pt idx="7101" formatCode="General">
                        <c:v>627.15899999999999</c:v>
                      </c:pt>
                      <c:pt idx="7102" formatCode="General">
                        <c:v>627.16899999999998</c:v>
                      </c:pt>
                      <c:pt idx="7103" formatCode="General">
                        <c:v>627.17899999999997</c:v>
                      </c:pt>
                      <c:pt idx="7104" formatCode="General">
                        <c:v>627.18899999999996</c:v>
                      </c:pt>
                      <c:pt idx="7105" formatCode="General">
                        <c:v>627.19899999999996</c:v>
                      </c:pt>
                      <c:pt idx="7106" formatCode="General">
                        <c:v>627.20899999999995</c:v>
                      </c:pt>
                      <c:pt idx="7107" formatCode="General">
                        <c:v>627.21900000000005</c:v>
                      </c:pt>
                      <c:pt idx="7108" formatCode="General">
                        <c:v>627.22900000000004</c:v>
                      </c:pt>
                      <c:pt idx="7109" formatCode="General">
                        <c:v>627.23900000000003</c:v>
                      </c:pt>
                      <c:pt idx="7110" formatCode="General">
                        <c:v>627.24900000000002</c:v>
                      </c:pt>
                      <c:pt idx="7111" formatCode="General">
                        <c:v>627.25900000000001</c:v>
                      </c:pt>
                      <c:pt idx="7112" formatCode="General">
                        <c:v>627.26900000000001</c:v>
                      </c:pt>
                      <c:pt idx="7113" formatCode="General">
                        <c:v>627.279</c:v>
                      </c:pt>
                      <c:pt idx="7114" formatCode="General">
                        <c:v>627.28899999999999</c:v>
                      </c:pt>
                      <c:pt idx="7115" formatCode="General">
                        <c:v>627.29899999999998</c:v>
                      </c:pt>
                      <c:pt idx="7116" formatCode="General">
                        <c:v>627.30899999999997</c:v>
                      </c:pt>
                      <c:pt idx="7117" formatCode="General">
                        <c:v>627.31899999999996</c:v>
                      </c:pt>
                      <c:pt idx="7118" formatCode="General">
                        <c:v>627.32899999999995</c:v>
                      </c:pt>
                      <c:pt idx="7119" formatCode="General">
                        <c:v>627.33900000000006</c:v>
                      </c:pt>
                      <c:pt idx="7120" formatCode="General">
                        <c:v>627.34900000000005</c:v>
                      </c:pt>
                      <c:pt idx="7121" formatCode="General">
                        <c:v>627.35900000000004</c:v>
                      </c:pt>
                      <c:pt idx="7122" formatCode="General">
                        <c:v>627.36900000000003</c:v>
                      </c:pt>
                      <c:pt idx="7123" formatCode="General">
                        <c:v>627.37900000000002</c:v>
                      </c:pt>
                      <c:pt idx="7124" formatCode="General">
                        <c:v>627.38900000000001</c:v>
                      </c:pt>
                      <c:pt idx="7125" formatCode="General">
                        <c:v>627.399</c:v>
                      </c:pt>
                      <c:pt idx="7126" formatCode="General">
                        <c:v>627.40899999999999</c:v>
                      </c:pt>
                      <c:pt idx="7127" formatCode="General">
                        <c:v>627.41899999999998</c:v>
                      </c:pt>
                      <c:pt idx="7128" formatCode="General">
                        <c:v>627.42899999999997</c:v>
                      </c:pt>
                      <c:pt idx="7129" formatCode="General">
                        <c:v>627.43899999999996</c:v>
                      </c:pt>
                      <c:pt idx="7130" formatCode="General">
                        <c:v>627.44899999999996</c:v>
                      </c:pt>
                      <c:pt idx="7131" formatCode="General">
                        <c:v>627.45899999999995</c:v>
                      </c:pt>
                      <c:pt idx="7132" formatCode="General">
                        <c:v>627.46900000000005</c:v>
                      </c:pt>
                      <c:pt idx="7133" formatCode="General">
                        <c:v>627.47900000000004</c:v>
                      </c:pt>
                      <c:pt idx="7134" formatCode="General">
                        <c:v>627.48900000000003</c:v>
                      </c:pt>
                      <c:pt idx="7135" formatCode="General">
                        <c:v>627.49900000000002</c:v>
                      </c:pt>
                      <c:pt idx="7136" formatCode="General">
                        <c:v>627.50900000000001</c:v>
                      </c:pt>
                      <c:pt idx="7137" formatCode="General">
                        <c:v>627.51900000000001</c:v>
                      </c:pt>
                      <c:pt idx="7138" formatCode="General">
                        <c:v>627.529</c:v>
                      </c:pt>
                      <c:pt idx="7139" formatCode="General">
                        <c:v>627.53899999999999</c:v>
                      </c:pt>
                      <c:pt idx="7140" formatCode="General">
                        <c:v>627.54899999999998</c:v>
                      </c:pt>
                      <c:pt idx="7141" formatCode="General">
                        <c:v>627.55899999999997</c:v>
                      </c:pt>
                      <c:pt idx="7142" formatCode="General">
                        <c:v>627.56899999999996</c:v>
                      </c:pt>
                      <c:pt idx="7143" formatCode="General">
                        <c:v>627.57899999999995</c:v>
                      </c:pt>
                      <c:pt idx="7144" formatCode="General">
                        <c:v>627.58900000000006</c:v>
                      </c:pt>
                      <c:pt idx="7145" formatCode="General">
                        <c:v>627.59900000000005</c:v>
                      </c:pt>
                      <c:pt idx="7146" formatCode="General">
                        <c:v>627.60900000000004</c:v>
                      </c:pt>
                      <c:pt idx="7147" formatCode="General">
                        <c:v>627.61900000000003</c:v>
                      </c:pt>
                      <c:pt idx="7148" formatCode="General">
                        <c:v>627.62900000000002</c:v>
                      </c:pt>
                      <c:pt idx="7149" formatCode="General">
                        <c:v>627.63900000000001</c:v>
                      </c:pt>
                      <c:pt idx="7150" formatCode="General">
                        <c:v>627.649</c:v>
                      </c:pt>
                      <c:pt idx="7151" formatCode="General">
                        <c:v>627.65899999999999</c:v>
                      </c:pt>
                      <c:pt idx="7152" formatCode="General">
                        <c:v>627.66899999999998</c:v>
                      </c:pt>
                      <c:pt idx="7153" formatCode="General">
                        <c:v>627.67899999999997</c:v>
                      </c:pt>
                      <c:pt idx="7154" formatCode="General">
                        <c:v>627.68899999999996</c:v>
                      </c:pt>
                      <c:pt idx="7155" formatCode="General">
                        <c:v>627.69899999999996</c:v>
                      </c:pt>
                      <c:pt idx="7156" formatCode="General">
                        <c:v>627.70899999999995</c:v>
                      </c:pt>
                      <c:pt idx="7157" formatCode="General">
                        <c:v>627.71900000000005</c:v>
                      </c:pt>
                      <c:pt idx="7158" formatCode="General">
                        <c:v>627.72900000000004</c:v>
                      </c:pt>
                      <c:pt idx="7159" formatCode="General">
                        <c:v>627.73900000000003</c:v>
                      </c:pt>
                      <c:pt idx="7160" formatCode="General">
                        <c:v>627.74900000000002</c:v>
                      </c:pt>
                      <c:pt idx="7161" formatCode="General">
                        <c:v>627.75900000000001</c:v>
                      </c:pt>
                      <c:pt idx="7162" formatCode="General">
                        <c:v>627.76900000000001</c:v>
                      </c:pt>
                      <c:pt idx="7163" formatCode="General">
                        <c:v>627.779</c:v>
                      </c:pt>
                      <c:pt idx="7164" formatCode="General">
                        <c:v>627.78899999999999</c:v>
                      </c:pt>
                      <c:pt idx="7165" formatCode="General">
                        <c:v>627.79899999999998</c:v>
                      </c:pt>
                      <c:pt idx="7166" formatCode="General">
                        <c:v>627.80899999999997</c:v>
                      </c:pt>
                      <c:pt idx="7167" formatCode="General">
                        <c:v>627.81899999999996</c:v>
                      </c:pt>
                      <c:pt idx="7168" formatCode="General">
                        <c:v>627.82899999999995</c:v>
                      </c:pt>
                      <c:pt idx="7169" formatCode="General">
                        <c:v>627.83900000000006</c:v>
                      </c:pt>
                      <c:pt idx="7170" formatCode="General">
                        <c:v>627.84900000000005</c:v>
                      </c:pt>
                      <c:pt idx="7171" formatCode="General">
                        <c:v>627.85900000000004</c:v>
                      </c:pt>
                      <c:pt idx="7172" formatCode="General">
                        <c:v>627.86900000000003</c:v>
                      </c:pt>
                      <c:pt idx="7173" formatCode="General">
                        <c:v>627.87900000000002</c:v>
                      </c:pt>
                      <c:pt idx="7174" formatCode="General">
                        <c:v>627.88900000000001</c:v>
                      </c:pt>
                      <c:pt idx="7175" formatCode="General">
                        <c:v>627.899</c:v>
                      </c:pt>
                      <c:pt idx="7176" formatCode="General">
                        <c:v>627.90899999999999</c:v>
                      </c:pt>
                      <c:pt idx="7177" formatCode="General">
                        <c:v>627.91899999999998</c:v>
                      </c:pt>
                      <c:pt idx="7178" formatCode="General">
                        <c:v>627.92899999999997</c:v>
                      </c:pt>
                      <c:pt idx="7179" formatCode="General">
                        <c:v>627.93899999999996</c:v>
                      </c:pt>
                      <c:pt idx="7180" formatCode="General">
                        <c:v>627.94899999999996</c:v>
                      </c:pt>
                      <c:pt idx="7181" formatCode="General">
                        <c:v>627.95899999999995</c:v>
                      </c:pt>
                      <c:pt idx="7182" formatCode="General">
                        <c:v>627.96900000000005</c:v>
                      </c:pt>
                      <c:pt idx="7183" formatCode="General">
                        <c:v>627.97900000000004</c:v>
                      </c:pt>
                      <c:pt idx="7184" formatCode="General">
                        <c:v>627.98900000000003</c:v>
                      </c:pt>
                      <c:pt idx="7185" formatCode="General">
                        <c:v>627.99900000000002</c:v>
                      </c:pt>
                      <c:pt idx="7186" formatCode="General">
                        <c:v>628.00900000000001</c:v>
                      </c:pt>
                      <c:pt idx="7187" formatCode="General">
                        <c:v>628.01900000000001</c:v>
                      </c:pt>
                      <c:pt idx="7188" formatCode="General">
                        <c:v>628.029</c:v>
                      </c:pt>
                      <c:pt idx="7189" formatCode="General">
                        <c:v>628.03899999999999</c:v>
                      </c:pt>
                      <c:pt idx="7190" formatCode="General">
                        <c:v>628.04899999999998</c:v>
                      </c:pt>
                      <c:pt idx="7191" formatCode="General">
                        <c:v>628.05899999999997</c:v>
                      </c:pt>
                      <c:pt idx="7192" formatCode="General">
                        <c:v>628.06899999999996</c:v>
                      </c:pt>
                      <c:pt idx="7193" formatCode="General">
                        <c:v>628.07899999999995</c:v>
                      </c:pt>
                      <c:pt idx="7194" formatCode="General">
                        <c:v>628.08900000000006</c:v>
                      </c:pt>
                      <c:pt idx="7195" formatCode="General">
                        <c:v>628.09900000000005</c:v>
                      </c:pt>
                      <c:pt idx="7196" formatCode="General">
                        <c:v>628.10900000000004</c:v>
                      </c:pt>
                      <c:pt idx="7197" formatCode="General">
                        <c:v>628.11900000000003</c:v>
                      </c:pt>
                      <c:pt idx="7198" formatCode="General">
                        <c:v>628.12900000000002</c:v>
                      </c:pt>
                      <c:pt idx="7199" formatCode="General">
                        <c:v>628.13900000000001</c:v>
                      </c:pt>
                      <c:pt idx="7200" formatCode="General">
                        <c:v>628.149</c:v>
                      </c:pt>
                      <c:pt idx="7201" formatCode="General">
                        <c:v>628.15899999999999</c:v>
                      </c:pt>
                      <c:pt idx="7202" formatCode="General">
                        <c:v>628.16899999999998</c:v>
                      </c:pt>
                      <c:pt idx="7203" formatCode="General">
                        <c:v>628.17899999999997</c:v>
                      </c:pt>
                      <c:pt idx="7204" formatCode="General">
                        <c:v>628.18899999999996</c:v>
                      </c:pt>
                      <c:pt idx="7205" formatCode="General">
                        <c:v>628.19899999999996</c:v>
                      </c:pt>
                      <c:pt idx="7206" formatCode="General">
                        <c:v>628.20899999999995</c:v>
                      </c:pt>
                      <c:pt idx="7207" formatCode="General">
                        <c:v>628.21900000000005</c:v>
                      </c:pt>
                      <c:pt idx="7208" formatCode="General">
                        <c:v>628.22900000000004</c:v>
                      </c:pt>
                      <c:pt idx="7209" formatCode="General">
                        <c:v>628.23900000000003</c:v>
                      </c:pt>
                      <c:pt idx="7210" formatCode="General">
                        <c:v>628.24900000000002</c:v>
                      </c:pt>
                      <c:pt idx="7211" formatCode="General">
                        <c:v>628.25900000000001</c:v>
                      </c:pt>
                      <c:pt idx="7212" formatCode="General">
                        <c:v>628.26900000000001</c:v>
                      </c:pt>
                      <c:pt idx="7213" formatCode="General">
                        <c:v>628.279</c:v>
                      </c:pt>
                      <c:pt idx="7214" formatCode="General">
                        <c:v>628.28899999999999</c:v>
                      </c:pt>
                      <c:pt idx="7215" formatCode="General">
                        <c:v>628.29899999999998</c:v>
                      </c:pt>
                      <c:pt idx="7216" formatCode="General">
                        <c:v>628.30899999999997</c:v>
                      </c:pt>
                      <c:pt idx="7217" formatCode="General">
                        <c:v>628.31899999999996</c:v>
                      </c:pt>
                      <c:pt idx="7218" formatCode="General">
                        <c:v>628.32899999999995</c:v>
                      </c:pt>
                      <c:pt idx="7219" formatCode="General">
                        <c:v>628.33900000000006</c:v>
                      </c:pt>
                      <c:pt idx="7220" formatCode="General">
                        <c:v>628.34900000000005</c:v>
                      </c:pt>
                      <c:pt idx="7221" formatCode="General">
                        <c:v>628.35900000000004</c:v>
                      </c:pt>
                      <c:pt idx="7222" formatCode="General">
                        <c:v>628.36900000000003</c:v>
                      </c:pt>
                      <c:pt idx="7223" formatCode="General">
                        <c:v>628.37900000000002</c:v>
                      </c:pt>
                      <c:pt idx="7224" formatCode="General">
                        <c:v>628.38900000000001</c:v>
                      </c:pt>
                      <c:pt idx="7225" formatCode="General">
                        <c:v>628.399</c:v>
                      </c:pt>
                      <c:pt idx="7226" formatCode="General">
                        <c:v>628.40899999999999</c:v>
                      </c:pt>
                      <c:pt idx="7227" formatCode="General">
                        <c:v>628.41899999999998</c:v>
                      </c:pt>
                      <c:pt idx="7228" formatCode="General">
                        <c:v>628.42899999999997</c:v>
                      </c:pt>
                      <c:pt idx="7229" formatCode="General">
                        <c:v>628.43899999999996</c:v>
                      </c:pt>
                      <c:pt idx="7230" formatCode="General">
                        <c:v>628.44899999999996</c:v>
                      </c:pt>
                      <c:pt idx="7231" formatCode="General">
                        <c:v>628.45899999999995</c:v>
                      </c:pt>
                      <c:pt idx="7232" formatCode="General">
                        <c:v>628.46900000000005</c:v>
                      </c:pt>
                      <c:pt idx="7233" formatCode="General">
                        <c:v>628.47900000000004</c:v>
                      </c:pt>
                      <c:pt idx="7234" formatCode="General">
                        <c:v>628.48900000000003</c:v>
                      </c:pt>
                      <c:pt idx="7235" formatCode="General">
                        <c:v>628.49900000000002</c:v>
                      </c:pt>
                      <c:pt idx="7236" formatCode="General">
                        <c:v>628.50900000000001</c:v>
                      </c:pt>
                      <c:pt idx="7237" formatCode="General">
                        <c:v>628.51900000000001</c:v>
                      </c:pt>
                      <c:pt idx="7238" formatCode="General">
                        <c:v>628.529</c:v>
                      </c:pt>
                      <c:pt idx="7239" formatCode="General">
                        <c:v>628.53899999999999</c:v>
                      </c:pt>
                      <c:pt idx="7240" formatCode="General">
                        <c:v>628.54899999999998</c:v>
                      </c:pt>
                      <c:pt idx="7241" formatCode="General">
                        <c:v>628.55899999999997</c:v>
                      </c:pt>
                      <c:pt idx="7242" formatCode="General">
                        <c:v>628.56899999999996</c:v>
                      </c:pt>
                      <c:pt idx="7243" formatCode="General">
                        <c:v>628.57899999999995</c:v>
                      </c:pt>
                      <c:pt idx="7244" formatCode="General">
                        <c:v>628.58900000000006</c:v>
                      </c:pt>
                      <c:pt idx="7245" formatCode="General">
                        <c:v>628.59900000000005</c:v>
                      </c:pt>
                      <c:pt idx="7246" formatCode="General">
                        <c:v>628.60900000000004</c:v>
                      </c:pt>
                      <c:pt idx="7247" formatCode="General">
                        <c:v>628.61900000000003</c:v>
                      </c:pt>
                      <c:pt idx="7248" formatCode="General">
                        <c:v>628.62900000000002</c:v>
                      </c:pt>
                      <c:pt idx="7249" formatCode="General">
                        <c:v>628.63900000000001</c:v>
                      </c:pt>
                      <c:pt idx="7250" formatCode="General">
                        <c:v>628.649</c:v>
                      </c:pt>
                      <c:pt idx="7251" formatCode="General">
                        <c:v>628.65899999999999</c:v>
                      </c:pt>
                      <c:pt idx="7252" formatCode="General">
                        <c:v>628.66899999999998</c:v>
                      </c:pt>
                      <c:pt idx="7253" formatCode="General">
                        <c:v>628.67899999999997</c:v>
                      </c:pt>
                      <c:pt idx="7254" formatCode="General">
                        <c:v>628.68899999999996</c:v>
                      </c:pt>
                      <c:pt idx="7255" formatCode="General">
                        <c:v>628.69899999999996</c:v>
                      </c:pt>
                      <c:pt idx="7256" formatCode="General">
                        <c:v>628.70899999999995</c:v>
                      </c:pt>
                      <c:pt idx="7257" formatCode="General">
                        <c:v>628.71900000000005</c:v>
                      </c:pt>
                      <c:pt idx="7258" formatCode="General">
                        <c:v>628.72900000000004</c:v>
                      </c:pt>
                      <c:pt idx="7259" formatCode="General">
                        <c:v>628.73900000000003</c:v>
                      </c:pt>
                      <c:pt idx="7260" formatCode="General">
                        <c:v>628.74900000000002</c:v>
                      </c:pt>
                      <c:pt idx="7261" formatCode="General">
                        <c:v>628.75900000000001</c:v>
                      </c:pt>
                      <c:pt idx="7262" formatCode="General">
                        <c:v>628.76900000000001</c:v>
                      </c:pt>
                      <c:pt idx="7263" formatCode="General">
                        <c:v>628.779</c:v>
                      </c:pt>
                      <c:pt idx="7264" formatCode="General">
                        <c:v>628.78899999999999</c:v>
                      </c:pt>
                      <c:pt idx="7265" formatCode="General">
                        <c:v>628.79899999999998</c:v>
                      </c:pt>
                      <c:pt idx="7266" formatCode="General">
                        <c:v>628.80899999999997</c:v>
                      </c:pt>
                      <c:pt idx="7267" formatCode="General">
                        <c:v>628.81899999999996</c:v>
                      </c:pt>
                      <c:pt idx="7268" formatCode="General">
                        <c:v>628.82899999999995</c:v>
                      </c:pt>
                      <c:pt idx="7269" formatCode="General">
                        <c:v>628.83900000000006</c:v>
                      </c:pt>
                      <c:pt idx="7270" formatCode="General">
                        <c:v>628.84900000000005</c:v>
                      </c:pt>
                      <c:pt idx="7271" formatCode="General">
                        <c:v>628.85900000000004</c:v>
                      </c:pt>
                      <c:pt idx="7272" formatCode="General">
                        <c:v>628.86900000000003</c:v>
                      </c:pt>
                      <c:pt idx="7273" formatCode="General">
                        <c:v>628.87900000000002</c:v>
                      </c:pt>
                      <c:pt idx="7274" formatCode="General">
                        <c:v>628.88900000000001</c:v>
                      </c:pt>
                      <c:pt idx="7275" formatCode="General">
                        <c:v>628.899</c:v>
                      </c:pt>
                      <c:pt idx="7276" formatCode="General">
                        <c:v>628.90899999999999</c:v>
                      </c:pt>
                      <c:pt idx="7277" formatCode="General">
                        <c:v>628.91899999999998</c:v>
                      </c:pt>
                      <c:pt idx="7278" formatCode="General">
                        <c:v>628.92899999999997</c:v>
                      </c:pt>
                      <c:pt idx="7279" formatCode="General">
                        <c:v>628.93899999999996</c:v>
                      </c:pt>
                      <c:pt idx="7280" formatCode="General">
                        <c:v>628.94899999999996</c:v>
                      </c:pt>
                      <c:pt idx="7281" formatCode="General">
                        <c:v>628.95899999999995</c:v>
                      </c:pt>
                      <c:pt idx="7282" formatCode="General">
                        <c:v>628.96900000000005</c:v>
                      </c:pt>
                      <c:pt idx="7283" formatCode="General">
                        <c:v>628.97900000000004</c:v>
                      </c:pt>
                      <c:pt idx="7284" formatCode="General">
                        <c:v>628.98900000000003</c:v>
                      </c:pt>
                      <c:pt idx="7285" formatCode="General">
                        <c:v>628.99900000000002</c:v>
                      </c:pt>
                      <c:pt idx="7286" formatCode="General">
                        <c:v>629.00900000000001</c:v>
                      </c:pt>
                      <c:pt idx="7287" formatCode="General">
                        <c:v>629.01900000000001</c:v>
                      </c:pt>
                      <c:pt idx="7288" formatCode="General">
                        <c:v>629.029</c:v>
                      </c:pt>
                      <c:pt idx="7289" formatCode="General">
                        <c:v>629.03899999999999</c:v>
                      </c:pt>
                      <c:pt idx="7290" formatCode="General">
                        <c:v>629.04899999999998</c:v>
                      </c:pt>
                      <c:pt idx="7291" formatCode="General">
                        <c:v>629.05899999999997</c:v>
                      </c:pt>
                      <c:pt idx="7292" formatCode="General">
                        <c:v>629.06899999999996</c:v>
                      </c:pt>
                      <c:pt idx="7293" formatCode="General">
                        <c:v>629.07899999999995</c:v>
                      </c:pt>
                      <c:pt idx="7294" formatCode="General">
                        <c:v>629.08900000000006</c:v>
                      </c:pt>
                      <c:pt idx="7295" formatCode="General">
                        <c:v>629.09900000000005</c:v>
                      </c:pt>
                      <c:pt idx="7296" formatCode="General">
                        <c:v>629.10900000000004</c:v>
                      </c:pt>
                      <c:pt idx="7297" formatCode="General">
                        <c:v>629.11900000000003</c:v>
                      </c:pt>
                      <c:pt idx="7298" formatCode="General">
                        <c:v>629.12900000000002</c:v>
                      </c:pt>
                      <c:pt idx="7299" formatCode="General">
                        <c:v>629.13900000000001</c:v>
                      </c:pt>
                      <c:pt idx="7300" formatCode="General">
                        <c:v>629.149</c:v>
                      </c:pt>
                      <c:pt idx="7301" formatCode="General">
                        <c:v>629.15899999999999</c:v>
                      </c:pt>
                      <c:pt idx="7302" formatCode="General">
                        <c:v>629.16899999999998</c:v>
                      </c:pt>
                      <c:pt idx="7303" formatCode="General">
                        <c:v>629.17899999999997</c:v>
                      </c:pt>
                      <c:pt idx="7304" formatCode="General">
                        <c:v>629.18899999999996</c:v>
                      </c:pt>
                      <c:pt idx="7305" formatCode="General">
                        <c:v>629.19899999999996</c:v>
                      </c:pt>
                      <c:pt idx="7306" formatCode="General">
                        <c:v>629.20899999999995</c:v>
                      </c:pt>
                      <c:pt idx="7307" formatCode="General">
                        <c:v>629.21900000000005</c:v>
                      </c:pt>
                      <c:pt idx="7308" formatCode="General">
                        <c:v>629.22900000000004</c:v>
                      </c:pt>
                      <c:pt idx="7309" formatCode="General">
                        <c:v>629.23900000000003</c:v>
                      </c:pt>
                      <c:pt idx="7310" formatCode="General">
                        <c:v>629.24900000000002</c:v>
                      </c:pt>
                      <c:pt idx="7311" formatCode="General">
                        <c:v>629.25900000000001</c:v>
                      </c:pt>
                      <c:pt idx="7312" formatCode="General">
                        <c:v>629.26900000000001</c:v>
                      </c:pt>
                      <c:pt idx="7313" formatCode="General">
                        <c:v>629.279</c:v>
                      </c:pt>
                      <c:pt idx="7314" formatCode="General">
                        <c:v>629.28899999999999</c:v>
                      </c:pt>
                      <c:pt idx="7315" formatCode="General">
                        <c:v>629.29899999999998</c:v>
                      </c:pt>
                      <c:pt idx="7316" formatCode="General">
                        <c:v>629.30899999999997</c:v>
                      </c:pt>
                      <c:pt idx="7317" formatCode="General">
                        <c:v>629.31899999999996</c:v>
                      </c:pt>
                      <c:pt idx="7318" formatCode="General">
                        <c:v>629.32899999999995</c:v>
                      </c:pt>
                      <c:pt idx="7319" formatCode="General">
                        <c:v>629.33900000000006</c:v>
                      </c:pt>
                      <c:pt idx="7320" formatCode="General">
                        <c:v>629.34900000000005</c:v>
                      </c:pt>
                      <c:pt idx="7321" formatCode="General">
                        <c:v>629.35900000000004</c:v>
                      </c:pt>
                      <c:pt idx="7322" formatCode="General">
                        <c:v>629.36900000000003</c:v>
                      </c:pt>
                      <c:pt idx="7323" formatCode="General">
                        <c:v>629.37900000000002</c:v>
                      </c:pt>
                      <c:pt idx="7324" formatCode="General">
                        <c:v>629.38900000000001</c:v>
                      </c:pt>
                      <c:pt idx="7325" formatCode="General">
                        <c:v>629.399</c:v>
                      </c:pt>
                      <c:pt idx="7326" formatCode="General">
                        <c:v>629.40899999999999</c:v>
                      </c:pt>
                      <c:pt idx="7327" formatCode="General">
                        <c:v>629.41899999999998</c:v>
                      </c:pt>
                      <c:pt idx="7328" formatCode="General">
                        <c:v>629.42899999999997</c:v>
                      </c:pt>
                      <c:pt idx="7329" formatCode="General">
                        <c:v>629.43899999999996</c:v>
                      </c:pt>
                      <c:pt idx="7330" formatCode="General">
                        <c:v>629.44899999999996</c:v>
                      </c:pt>
                      <c:pt idx="7331" formatCode="General">
                        <c:v>629.45899999999995</c:v>
                      </c:pt>
                      <c:pt idx="7332" formatCode="General">
                        <c:v>629.46900000000005</c:v>
                      </c:pt>
                      <c:pt idx="7333" formatCode="General">
                        <c:v>629.47900000000004</c:v>
                      </c:pt>
                      <c:pt idx="7334" formatCode="General">
                        <c:v>629.48900000000003</c:v>
                      </c:pt>
                      <c:pt idx="7335" formatCode="General">
                        <c:v>629.49900000000002</c:v>
                      </c:pt>
                      <c:pt idx="7336" formatCode="General">
                        <c:v>629.50900000000001</c:v>
                      </c:pt>
                      <c:pt idx="7337" formatCode="General">
                        <c:v>629.51900000000001</c:v>
                      </c:pt>
                      <c:pt idx="7338" formatCode="General">
                        <c:v>629.529</c:v>
                      </c:pt>
                      <c:pt idx="7339" formatCode="General">
                        <c:v>629.53899999999999</c:v>
                      </c:pt>
                      <c:pt idx="7340" formatCode="General">
                        <c:v>629.54899999999998</c:v>
                      </c:pt>
                      <c:pt idx="7341" formatCode="General">
                        <c:v>629.55899999999997</c:v>
                      </c:pt>
                      <c:pt idx="7342" formatCode="General">
                        <c:v>629.56899999999996</c:v>
                      </c:pt>
                      <c:pt idx="7343" formatCode="General">
                        <c:v>629.57899999999995</c:v>
                      </c:pt>
                      <c:pt idx="7344" formatCode="General">
                        <c:v>629.58900000000006</c:v>
                      </c:pt>
                      <c:pt idx="7345" formatCode="General">
                        <c:v>629.59900000000005</c:v>
                      </c:pt>
                      <c:pt idx="7346" formatCode="General">
                        <c:v>629.60900000000004</c:v>
                      </c:pt>
                      <c:pt idx="7347" formatCode="General">
                        <c:v>629.61900000000003</c:v>
                      </c:pt>
                      <c:pt idx="7348" formatCode="General">
                        <c:v>629.62900000000002</c:v>
                      </c:pt>
                      <c:pt idx="7349" formatCode="General">
                        <c:v>629.63900000000001</c:v>
                      </c:pt>
                      <c:pt idx="7350" formatCode="General">
                        <c:v>629.649</c:v>
                      </c:pt>
                      <c:pt idx="7351" formatCode="General">
                        <c:v>629.65899999999999</c:v>
                      </c:pt>
                      <c:pt idx="7352" formatCode="General">
                        <c:v>629.66899999999998</c:v>
                      </c:pt>
                      <c:pt idx="7353" formatCode="General">
                        <c:v>629.67899999999997</c:v>
                      </c:pt>
                      <c:pt idx="7354" formatCode="General">
                        <c:v>629.68899999999996</c:v>
                      </c:pt>
                      <c:pt idx="7355" formatCode="General">
                        <c:v>629.69899999999996</c:v>
                      </c:pt>
                      <c:pt idx="7356" formatCode="General">
                        <c:v>629.70899999999995</c:v>
                      </c:pt>
                      <c:pt idx="7357" formatCode="General">
                        <c:v>629.71900000000005</c:v>
                      </c:pt>
                      <c:pt idx="7358" formatCode="General">
                        <c:v>629.72900000000004</c:v>
                      </c:pt>
                      <c:pt idx="7359" formatCode="General">
                        <c:v>629.73900000000003</c:v>
                      </c:pt>
                      <c:pt idx="7360" formatCode="General">
                        <c:v>629.74900000000002</c:v>
                      </c:pt>
                      <c:pt idx="7361" formatCode="General">
                        <c:v>629.75900000000001</c:v>
                      </c:pt>
                      <c:pt idx="7362" formatCode="General">
                        <c:v>629.76900000000001</c:v>
                      </c:pt>
                      <c:pt idx="7363" formatCode="General">
                        <c:v>629.779</c:v>
                      </c:pt>
                      <c:pt idx="7364" formatCode="General">
                        <c:v>629.78899999999999</c:v>
                      </c:pt>
                      <c:pt idx="7365" formatCode="General">
                        <c:v>629.79899999999998</c:v>
                      </c:pt>
                      <c:pt idx="7366" formatCode="General">
                        <c:v>629.80899999999997</c:v>
                      </c:pt>
                      <c:pt idx="7367" formatCode="General">
                        <c:v>629.81899999999996</c:v>
                      </c:pt>
                      <c:pt idx="7368" formatCode="General">
                        <c:v>629.82899999999995</c:v>
                      </c:pt>
                      <c:pt idx="7369" formatCode="General">
                        <c:v>629.83900000000006</c:v>
                      </c:pt>
                      <c:pt idx="7370" formatCode="General">
                        <c:v>629.84900000000005</c:v>
                      </c:pt>
                      <c:pt idx="7371" formatCode="General">
                        <c:v>629.85900000000004</c:v>
                      </c:pt>
                      <c:pt idx="7372" formatCode="General">
                        <c:v>629.86900000000003</c:v>
                      </c:pt>
                      <c:pt idx="7373" formatCode="General">
                        <c:v>629.87900000000002</c:v>
                      </c:pt>
                      <c:pt idx="7374" formatCode="General">
                        <c:v>629.88900000000001</c:v>
                      </c:pt>
                      <c:pt idx="7375" formatCode="General">
                        <c:v>629.899</c:v>
                      </c:pt>
                      <c:pt idx="7376" formatCode="General">
                        <c:v>629.90899999999999</c:v>
                      </c:pt>
                      <c:pt idx="7377" formatCode="General">
                        <c:v>629.91899999999998</c:v>
                      </c:pt>
                      <c:pt idx="7378" formatCode="General">
                        <c:v>629.92899999999997</c:v>
                      </c:pt>
                      <c:pt idx="7379" formatCode="General">
                        <c:v>629.93899999999996</c:v>
                      </c:pt>
                      <c:pt idx="7380" formatCode="General">
                        <c:v>629.94899999999996</c:v>
                      </c:pt>
                      <c:pt idx="7381" formatCode="General">
                        <c:v>629.95899999999995</c:v>
                      </c:pt>
                      <c:pt idx="7382" formatCode="General">
                        <c:v>629.96900000000005</c:v>
                      </c:pt>
                      <c:pt idx="7383" formatCode="General">
                        <c:v>629.97900000000004</c:v>
                      </c:pt>
                      <c:pt idx="7384" formatCode="General">
                        <c:v>629.98900000000003</c:v>
                      </c:pt>
                      <c:pt idx="7385" formatCode="General">
                        <c:v>629.99900000000002</c:v>
                      </c:pt>
                      <c:pt idx="7386" formatCode="General">
                        <c:v>630.00900000000001</c:v>
                      </c:pt>
                      <c:pt idx="7387" formatCode="General">
                        <c:v>630.01900000000001</c:v>
                      </c:pt>
                      <c:pt idx="7388" formatCode="General">
                        <c:v>630.029</c:v>
                      </c:pt>
                      <c:pt idx="7389" formatCode="General">
                        <c:v>630.03899999999999</c:v>
                      </c:pt>
                      <c:pt idx="7390" formatCode="General">
                        <c:v>630.04899999999998</c:v>
                      </c:pt>
                      <c:pt idx="7391" formatCode="General">
                        <c:v>630.05899999999997</c:v>
                      </c:pt>
                      <c:pt idx="7392" formatCode="General">
                        <c:v>630.06899999999996</c:v>
                      </c:pt>
                      <c:pt idx="7393" formatCode="General">
                        <c:v>630.07899999999995</c:v>
                      </c:pt>
                      <c:pt idx="7394" formatCode="General">
                        <c:v>630.08900000000006</c:v>
                      </c:pt>
                      <c:pt idx="7395" formatCode="General">
                        <c:v>630.09900000000005</c:v>
                      </c:pt>
                      <c:pt idx="7396" formatCode="General">
                        <c:v>630.10900000000004</c:v>
                      </c:pt>
                      <c:pt idx="7397" formatCode="General">
                        <c:v>630.11900000000003</c:v>
                      </c:pt>
                      <c:pt idx="7398" formatCode="General">
                        <c:v>630.12900000000002</c:v>
                      </c:pt>
                      <c:pt idx="7399" formatCode="General">
                        <c:v>630.13900000000001</c:v>
                      </c:pt>
                      <c:pt idx="7400" formatCode="General">
                        <c:v>630.149</c:v>
                      </c:pt>
                      <c:pt idx="7401" formatCode="General">
                        <c:v>630.15899999999999</c:v>
                      </c:pt>
                      <c:pt idx="7402" formatCode="General">
                        <c:v>630.16899999999998</c:v>
                      </c:pt>
                      <c:pt idx="7403" formatCode="General">
                        <c:v>630.17899999999997</c:v>
                      </c:pt>
                      <c:pt idx="7404" formatCode="General">
                        <c:v>630.18899999999996</c:v>
                      </c:pt>
                      <c:pt idx="7405" formatCode="General">
                        <c:v>630.19899999999996</c:v>
                      </c:pt>
                      <c:pt idx="7406" formatCode="General">
                        <c:v>630.20899999999995</c:v>
                      </c:pt>
                      <c:pt idx="7407" formatCode="General">
                        <c:v>630.21900000000005</c:v>
                      </c:pt>
                      <c:pt idx="7408" formatCode="General">
                        <c:v>630.22900000000004</c:v>
                      </c:pt>
                      <c:pt idx="7409" formatCode="General">
                        <c:v>630.23900000000003</c:v>
                      </c:pt>
                      <c:pt idx="7410" formatCode="General">
                        <c:v>630.24900000000002</c:v>
                      </c:pt>
                      <c:pt idx="7411" formatCode="General">
                        <c:v>630.25900000000001</c:v>
                      </c:pt>
                      <c:pt idx="7412" formatCode="General">
                        <c:v>630.26900000000001</c:v>
                      </c:pt>
                      <c:pt idx="7413" formatCode="General">
                        <c:v>630.279</c:v>
                      </c:pt>
                      <c:pt idx="7414" formatCode="General">
                        <c:v>630.28899999999999</c:v>
                      </c:pt>
                      <c:pt idx="7415" formatCode="General">
                        <c:v>630.29899999999998</c:v>
                      </c:pt>
                      <c:pt idx="7416" formatCode="General">
                        <c:v>630.30899999999997</c:v>
                      </c:pt>
                      <c:pt idx="7417" formatCode="General">
                        <c:v>630.31899999999996</c:v>
                      </c:pt>
                      <c:pt idx="7418" formatCode="General">
                        <c:v>630.32899999999995</c:v>
                      </c:pt>
                      <c:pt idx="7419" formatCode="General">
                        <c:v>630.33900000000006</c:v>
                      </c:pt>
                      <c:pt idx="7420" formatCode="General">
                        <c:v>630.34900000000005</c:v>
                      </c:pt>
                      <c:pt idx="7421" formatCode="General">
                        <c:v>630.35900000000004</c:v>
                      </c:pt>
                      <c:pt idx="7422" formatCode="General">
                        <c:v>630.36900000000003</c:v>
                      </c:pt>
                      <c:pt idx="7423" formatCode="General">
                        <c:v>630.37900000000002</c:v>
                      </c:pt>
                      <c:pt idx="7424" formatCode="General">
                        <c:v>630.38900000000001</c:v>
                      </c:pt>
                      <c:pt idx="7425" formatCode="General">
                        <c:v>630.399</c:v>
                      </c:pt>
                      <c:pt idx="7426" formatCode="General">
                        <c:v>630.40899999999999</c:v>
                      </c:pt>
                      <c:pt idx="7427" formatCode="General">
                        <c:v>630.41899999999998</c:v>
                      </c:pt>
                      <c:pt idx="7428" formatCode="General">
                        <c:v>630.42899999999997</c:v>
                      </c:pt>
                      <c:pt idx="7429" formatCode="General">
                        <c:v>630.43899999999996</c:v>
                      </c:pt>
                      <c:pt idx="7430" formatCode="General">
                        <c:v>630.44899999999996</c:v>
                      </c:pt>
                      <c:pt idx="7431" formatCode="General">
                        <c:v>630.45899999999995</c:v>
                      </c:pt>
                      <c:pt idx="7432" formatCode="General">
                        <c:v>630.46900000000005</c:v>
                      </c:pt>
                      <c:pt idx="7433" formatCode="General">
                        <c:v>630.47900000000004</c:v>
                      </c:pt>
                      <c:pt idx="7434" formatCode="General">
                        <c:v>630.48900000000003</c:v>
                      </c:pt>
                      <c:pt idx="7435" formatCode="General">
                        <c:v>630.49900000000002</c:v>
                      </c:pt>
                      <c:pt idx="7436" formatCode="General">
                        <c:v>630.50900000000001</c:v>
                      </c:pt>
                      <c:pt idx="7437" formatCode="General">
                        <c:v>630.51900000000001</c:v>
                      </c:pt>
                      <c:pt idx="7438" formatCode="General">
                        <c:v>630.529</c:v>
                      </c:pt>
                      <c:pt idx="7439" formatCode="General">
                        <c:v>630.53899999999999</c:v>
                      </c:pt>
                      <c:pt idx="7440" formatCode="General">
                        <c:v>630.54899999999998</c:v>
                      </c:pt>
                      <c:pt idx="7441" formatCode="General">
                        <c:v>630.55899999999997</c:v>
                      </c:pt>
                      <c:pt idx="7442" formatCode="General">
                        <c:v>630.56899999999996</c:v>
                      </c:pt>
                      <c:pt idx="7443" formatCode="General">
                        <c:v>630.57899999999995</c:v>
                      </c:pt>
                      <c:pt idx="7444" formatCode="General">
                        <c:v>630.58900000000006</c:v>
                      </c:pt>
                      <c:pt idx="7445" formatCode="General">
                        <c:v>630.59900000000005</c:v>
                      </c:pt>
                      <c:pt idx="7446" formatCode="General">
                        <c:v>630.60900000000004</c:v>
                      </c:pt>
                      <c:pt idx="7447" formatCode="General">
                        <c:v>630.61900000000003</c:v>
                      </c:pt>
                      <c:pt idx="7448" formatCode="General">
                        <c:v>630.62900000000002</c:v>
                      </c:pt>
                      <c:pt idx="7449" formatCode="General">
                        <c:v>630.63900000000001</c:v>
                      </c:pt>
                      <c:pt idx="7450" formatCode="General">
                        <c:v>630.649</c:v>
                      </c:pt>
                      <c:pt idx="7451" formatCode="General">
                        <c:v>630.65899999999999</c:v>
                      </c:pt>
                      <c:pt idx="7452" formatCode="General">
                        <c:v>630.66899999999998</c:v>
                      </c:pt>
                      <c:pt idx="7453" formatCode="General">
                        <c:v>630.67899999999997</c:v>
                      </c:pt>
                      <c:pt idx="7454" formatCode="General">
                        <c:v>630.68899999999996</c:v>
                      </c:pt>
                      <c:pt idx="7455" formatCode="General">
                        <c:v>630.69899999999996</c:v>
                      </c:pt>
                      <c:pt idx="7456" formatCode="General">
                        <c:v>630.70899999999995</c:v>
                      </c:pt>
                      <c:pt idx="7457" formatCode="General">
                        <c:v>630.71900000000005</c:v>
                      </c:pt>
                      <c:pt idx="7458" formatCode="General">
                        <c:v>630.72900000000004</c:v>
                      </c:pt>
                      <c:pt idx="7459" formatCode="General">
                        <c:v>630.73900000000003</c:v>
                      </c:pt>
                      <c:pt idx="7460" formatCode="General">
                        <c:v>630.74900000000002</c:v>
                      </c:pt>
                      <c:pt idx="7461" formatCode="General">
                        <c:v>630.75900000000001</c:v>
                      </c:pt>
                      <c:pt idx="7462" formatCode="General">
                        <c:v>630.76900000000001</c:v>
                      </c:pt>
                      <c:pt idx="7463" formatCode="General">
                        <c:v>630.779</c:v>
                      </c:pt>
                      <c:pt idx="7464" formatCode="General">
                        <c:v>630.78899999999999</c:v>
                      </c:pt>
                      <c:pt idx="7465" formatCode="General">
                        <c:v>630.79600000000005</c:v>
                      </c:pt>
                      <c:pt idx="7466" formatCode="General">
                        <c:v>630.79600000000005</c:v>
                      </c:pt>
                      <c:pt idx="7467" formatCode="General">
                        <c:v>631.79600000000005</c:v>
                      </c:pt>
                      <c:pt idx="7468" formatCode="General">
                        <c:v>632.79600000000005</c:v>
                      </c:pt>
                      <c:pt idx="7469" formatCode="General">
                        <c:v>633.79600000000005</c:v>
                      </c:pt>
                      <c:pt idx="7470" formatCode="General">
                        <c:v>634.79600000000005</c:v>
                      </c:pt>
                      <c:pt idx="7471" formatCode="General">
                        <c:v>635.79600000000005</c:v>
                      </c:pt>
                      <c:pt idx="7472" formatCode="General">
                        <c:v>636.79600000000005</c:v>
                      </c:pt>
                      <c:pt idx="7473" formatCode="General">
                        <c:v>637.79600000000005</c:v>
                      </c:pt>
                      <c:pt idx="7474" formatCode="General">
                        <c:v>638.79600000000005</c:v>
                      </c:pt>
                      <c:pt idx="7475" formatCode="General">
                        <c:v>639.79600000000005</c:v>
                      </c:pt>
                      <c:pt idx="7476" formatCode="General">
                        <c:v>640.79600000000005</c:v>
                      </c:pt>
                      <c:pt idx="7477" formatCode="General">
                        <c:v>641.79600000000005</c:v>
                      </c:pt>
                      <c:pt idx="7478" formatCode="General">
                        <c:v>642.79600000000005</c:v>
                      </c:pt>
                      <c:pt idx="7479" formatCode="General">
                        <c:v>643.79600000000005</c:v>
                      </c:pt>
                      <c:pt idx="7480" formatCode="General">
                        <c:v>644.79600000000005</c:v>
                      </c:pt>
                      <c:pt idx="7481" formatCode="General">
                        <c:v>645.79600000000005</c:v>
                      </c:pt>
                      <c:pt idx="7482" formatCode="General">
                        <c:v>646.79600000000005</c:v>
                      </c:pt>
                      <c:pt idx="7483" formatCode="General">
                        <c:v>647.79600000000005</c:v>
                      </c:pt>
                      <c:pt idx="7484" formatCode="General">
                        <c:v>648.79600000000005</c:v>
                      </c:pt>
                      <c:pt idx="7485" formatCode="General">
                        <c:v>649.79600000000005</c:v>
                      </c:pt>
                      <c:pt idx="7486" formatCode="General">
                        <c:v>650.79600000000005</c:v>
                      </c:pt>
                      <c:pt idx="7487" formatCode="General">
                        <c:v>651.79600000000005</c:v>
                      </c:pt>
                      <c:pt idx="7488" formatCode="General">
                        <c:v>652.79600000000005</c:v>
                      </c:pt>
                      <c:pt idx="7489" formatCode="General">
                        <c:v>653.79600000000005</c:v>
                      </c:pt>
                      <c:pt idx="7490" formatCode="General">
                        <c:v>654.79600000000005</c:v>
                      </c:pt>
                      <c:pt idx="7491" formatCode="General">
                        <c:v>655.79600000000005</c:v>
                      </c:pt>
                      <c:pt idx="7492" formatCode="General">
                        <c:v>656.79600000000005</c:v>
                      </c:pt>
                      <c:pt idx="7493" formatCode="General">
                        <c:v>657.79600000000005</c:v>
                      </c:pt>
                      <c:pt idx="7494" formatCode="General">
                        <c:v>658.79600000000005</c:v>
                      </c:pt>
                      <c:pt idx="7495" formatCode="General">
                        <c:v>659.79600000000005</c:v>
                      </c:pt>
                      <c:pt idx="7496" formatCode="General">
                        <c:v>660.79600000000005</c:v>
                      </c:pt>
                      <c:pt idx="7497" formatCode="General">
                        <c:v>661.79600000000005</c:v>
                      </c:pt>
                      <c:pt idx="7498" formatCode="General">
                        <c:v>662.79600000000005</c:v>
                      </c:pt>
                      <c:pt idx="7499" formatCode="General">
                        <c:v>663.79600000000005</c:v>
                      </c:pt>
                      <c:pt idx="7500" formatCode="General">
                        <c:v>664.79600000000005</c:v>
                      </c:pt>
                      <c:pt idx="7501" formatCode="General">
                        <c:v>665.79600000000005</c:v>
                      </c:pt>
                      <c:pt idx="7502" formatCode="General">
                        <c:v>666.79600000000005</c:v>
                      </c:pt>
                      <c:pt idx="7503" formatCode="General">
                        <c:v>667.79600000000005</c:v>
                      </c:pt>
                      <c:pt idx="7504" formatCode="General">
                        <c:v>668.79600000000005</c:v>
                      </c:pt>
                      <c:pt idx="7505" formatCode="General">
                        <c:v>669.79600000000005</c:v>
                      </c:pt>
                      <c:pt idx="7506" formatCode="General">
                        <c:v>670.79600000000005</c:v>
                      </c:pt>
                      <c:pt idx="7507" formatCode="General">
                        <c:v>671.79600000000005</c:v>
                      </c:pt>
                      <c:pt idx="7508" formatCode="General">
                        <c:v>672.79600000000005</c:v>
                      </c:pt>
                      <c:pt idx="7509" formatCode="General">
                        <c:v>673.79600000000005</c:v>
                      </c:pt>
                      <c:pt idx="7510" formatCode="General">
                        <c:v>674.79600000000005</c:v>
                      </c:pt>
                      <c:pt idx="7511" formatCode="General">
                        <c:v>675.79600000000005</c:v>
                      </c:pt>
                      <c:pt idx="7512" formatCode="General">
                        <c:v>676.79600000000005</c:v>
                      </c:pt>
                      <c:pt idx="7513" formatCode="General">
                        <c:v>677.79600000000005</c:v>
                      </c:pt>
                      <c:pt idx="7514" formatCode="General">
                        <c:v>678.79600000000005</c:v>
                      </c:pt>
                      <c:pt idx="7515" formatCode="General">
                        <c:v>679.79600000000005</c:v>
                      </c:pt>
                      <c:pt idx="7516" formatCode="General">
                        <c:v>680.79600000000005</c:v>
                      </c:pt>
                      <c:pt idx="7517" formatCode="General">
                        <c:v>681.79600000000005</c:v>
                      </c:pt>
                      <c:pt idx="7518" formatCode="General">
                        <c:v>682.79600000000005</c:v>
                      </c:pt>
                      <c:pt idx="7519" formatCode="General">
                        <c:v>683.79600000000005</c:v>
                      </c:pt>
                      <c:pt idx="7520" formatCode="General">
                        <c:v>684.79600000000005</c:v>
                      </c:pt>
                      <c:pt idx="7521" formatCode="General">
                        <c:v>685.79600000000005</c:v>
                      </c:pt>
                      <c:pt idx="7522" formatCode="General">
                        <c:v>686.79600000000005</c:v>
                      </c:pt>
                      <c:pt idx="7523" formatCode="General">
                        <c:v>687.79600000000005</c:v>
                      </c:pt>
                      <c:pt idx="7524" formatCode="General">
                        <c:v>688.79600000000005</c:v>
                      </c:pt>
                      <c:pt idx="7525" formatCode="General">
                        <c:v>689.79600000000005</c:v>
                      </c:pt>
                      <c:pt idx="7526" formatCode="General">
                        <c:v>690.79600000000005</c:v>
                      </c:pt>
                      <c:pt idx="7527" formatCode="General">
                        <c:v>691.79600000000005</c:v>
                      </c:pt>
                      <c:pt idx="7528" formatCode="General">
                        <c:v>692.79600000000005</c:v>
                      </c:pt>
                      <c:pt idx="7529" formatCode="General">
                        <c:v>693.79600000000005</c:v>
                      </c:pt>
                      <c:pt idx="7530" formatCode="General">
                        <c:v>694.79600000000005</c:v>
                      </c:pt>
                      <c:pt idx="7531" formatCode="General">
                        <c:v>695.79600000000005</c:v>
                      </c:pt>
                      <c:pt idx="7532" formatCode="General">
                        <c:v>696.79600000000005</c:v>
                      </c:pt>
                      <c:pt idx="7533" formatCode="General">
                        <c:v>697.79600000000005</c:v>
                      </c:pt>
                      <c:pt idx="7534" formatCode="General">
                        <c:v>698.79600000000005</c:v>
                      </c:pt>
                      <c:pt idx="7535" formatCode="General">
                        <c:v>699.79600000000005</c:v>
                      </c:pt>
                      <c:pt idx="7536" formatCode="General">
                        <c:v>700.79600000000005</c:v>
                      </c:pt>
                      <c:pt idx="7537" formatCode="General">
                        <c:v>701.00699999999995</c:v>
                      </c:pt>
                      <c:pt idx="7538" formatCode="General">
                        <c:v>701.00699999999995</c:v>
                      </c:pt>
                      <c:pt idx="7539" formatCode="General">
                        <c:v>701.01700000000005</c:v>
                      </c:pt>
                      <c:pt idx="7540" formatCode="General">
                        <c:v>701.02700000000004</c:v>
                      </c:pt>
                      <c:pt idx="7541" formatCode="General">
                        <c:v>701.03700000000003</c:v>
                      </c:pt>
                      <c:pt idx="7542" formatCode="General">
                        <c:v>701.04700000000003</c:v>
                      </c:pt>
                      <c:pt idx="7543" formatCode="General">
                        <c:v>701.05700000000002</c:v>
                      </c:pt>
                      <c:pt idx="7544" formatCode="General">
                        <c:v>701.06700000000001</c:v>
                      </c:pt>
                      <c:pt idx="7545" formatCode="General">
                        <c:v>701.077</c:v>
                      </c:pt>
                      <c:pt idx="7546" formatCode="General">
                        <c:v>701.08699999999999</c:v>
                      </c:pt>
                      <c:pt idx="7547" formatCode="General">
                        <c:v>701.09699999999998</c:v>
                      </c:pt>
                      <c:pt idx="7548" formatCode="General">
                        <c:v>701.10699999999997</c:v>
                      </c:pt>
                      <c:pt idx="7549" formatCode="General">
                        <c:v>701.11699999999996</c:v>
                      </c:pt>
                      <c:pt idx="7550" formatCode="General">
                        <c:v>701.12699999999995</c:v>
                      </c:pt>
                      <c:pt idx="7551" formatCode="General">
                        <c:v>701.13699999999994</c:v>
                      </c:pt>
                      <c:pt idx="7552" formatCode="General">
                        <c:v>701.14700000000005</c:v>
                      </c:pt>
                      <c:pt idx="7553" formatCode="General">
                        <c:v>701.15700000000004</c:v>
                      </c:pt>
                      <c:pt idx="7554" formatCode="General">
                        <c:v>701.16700000000003</c:v>
                      </c:pt>
                      <c:pt idx="7555" formatCode="General">
                        <c:v>701.17700000000002</c:v>
                      </c:pt>
                      <c:pt idx="7556" formatCode="General">
                        <c:v>701.18700000000001</c:v>
                      </c:pt>
                      <c:pt idx="7557" formatCode="General">
                        <c:v>701.197</c:v>
                      </c:pt>
                      <c:pt idx="7558" formatCode="General">
                        <c:v>701.20699999999999</c:v>
                      </c:pt>
                      <c:pt idx="7559" formatCode="General">
                        <c:v>701.21699999999998</c:v>
                      </c:pt>
                      <c:pt idx="7560" formatCode="General">
                        <c:v>701.22699999999998</c:v>
                      </c:pt>
                      <c:pt idx="7561" formatCode="General">
                        <c:v>701.23699999999997</c:v>
                      </c:pt>
                      <c:pt idx="7562" formatCode="General">
                        <c:v>701.24699999999996</c:v>
                      </c:pt>
                      <c:pt idx="7563" formatCode="General">
                        <c:v>701.25699999999995</c:v>
                      </c:pt>
                      <c:pt idx="7564" formatCode="General">
                        <c:v>701.26700000000005</c:v>
                      </c:pt>
                      <c:pt idx="7565" formatCode="General">
                        <c:v>701.27700000000004</c:v>
                      </c:pt>
                      <c:pt idx="7566" formatCode="General">
                        <c:v>701.28700000000003</c:v>
                      </c:pt>
                      <c:pt idx="7567" formatCode="General">
                        <c:v>701.29700000000003</c:v>
                      </c:pt>
                      <c:pt idx="7568" formatCode="General">
                        <c:v>701.30700000000002</c:v>
                      </c:pt>
                      <c:pt idx="7569" formatCode="General">
                        <c:v>701.31700000000001</c:v>
                      </c:pt>
                      <c:pt idx="7570" formatCode="General">
                        <c:v>701.327</c:v>
                      </c:pt>
                      <c:pt idx="7571" formatCode="General">
                        <c:v>701.33699999999999</c:v>
                      </c:pt>
                      <c:pt idx="7572" formatCode="General">
                        <c:v>701.34699999999998</c:v>
                      </c:pt>
                      <c:pt idx="7573" formatCode="General">
                        <c:v>701.35699999999997</c:v>
                      </c:pt>
                      <c:pt idx="7574" formatCode="General">
                        <c:v>701.36699999999996</c:v>
                      </c:pt>
                      <c:pt idx="7575" formatCode="General">
                        <c:v>701.37699999999995</c:v>
                      </c:pt>
                      <c:pt idx="7576" formatCode="General">
                        <c:v>701.38699999999994</c:v>
                      </c:pt>
                      <c:pt idx="7577" formatCode="General">
                        <c:v>701.39700000000005</c:v>
                      </c:pt>
                      <c:pt idx="7578" formatCode="General">
                        <c:v>701.40700000000004</c:v>
                      </c:pt>
                      <c:pt idx="7579" formatCode="General">
                        <c:v>701.41700000000003</c:v>
                      </c:pt>
                      <c:pt idx="7580" formatCode="General">
                        <c:v>701.42700000000002</c:v>
                      </c:pt>
                      <c:pt idx="7581" formatCode="General">
                        <c:v>701.43700000000001</c:v>
                      </c:pt>
                      <c:pt idx="7582" formatCode="General">
                        <c:v>701.447</c:v>
                      </c:pt>
                      <c:pt idx="7583" formatCode="General">
                        <c:v>701.45699999999999</c:v>
                      </c:pt>
                      <c:pt idx="7584" formatCode="General">
                        <c:v>701.46699999999998</c:v>
                      </c:pt>
                      <c:pt idx="7585" formatCode="General">
                        <c:v>701.47699999999998</c:v>
                      </c:pt>
                      <c:pt idx="7586" formatCode="General">
                        <c:v>701.48699999999997</c:v>
                      </c:pt>
                      <c:pt idx="7587" formatCode="General">
                        <c:v>701.49699999999996</c:v>
                      </c:pt>
                      <c:pt idx="7588" formatCode="General">
                        <c:v>701.50699999999995</c:v>
                      </c:pt>
                      <c:pt idx="7589" formatCode="General">
                        <c:v>701.51700000000005</c:v>
                      </c:pt>
                      <c:pt idx="7590" formatCode="General">
                        <c:v>701.52700000000004</c:v>
                      </c:pt>
                      <c:pt idx="7591" formatCode="General">
                        <c:v>701.53700000000003</c:v>
                      </c:pt>
                      <c:pt idx="7592" formatCode="General">
                        <c:v>701.54700000000003</c:v>
                      </c:pt>
                      <c:pt idx="7593" formatCode="General">
                        <c:v>701.55700000000002</c:v>
                      </c:pt>
                      <c:pt idx="7594" formatCode="General">
                        <c:v>701.56700000000001</c:v>
                      </c:pt>
                      <c:pt idx="7595" formatCode="General">
                        <c:v>701.577</c:v>
                      </c:pt>
                      <c:pt idx="7596" formatCode="General">
                        <c:v>701.58699999999999</c:v>
                      </c:pt>
                      <c:pt idx="7597" formatCode="General">
                        <c:v>701.59699999999998</c:v>
                      </c:pt>
                      <c:pt idx="7598" formatCode="General">
                        <c:v>701.60699999999997</c:v>
                      </c:pt>
                      <c:pt idx="7599" formatCode="General">
                        <c:v>701.61699999999996</c:v>
                      </c:pt>
                      <c:pt idx="7600" formatCode="General">
                        <c:v>701.62699999999995</c:v>
                      </c:pt>
                      <c:pt idx="7601" formatCode="General">
                        <c:v>701.63699999999994</c:v>
                      </c:pt>
                      <c:pt idx="7602" formatCode="General">
                        <c:v>701.64700000000005</c:v>
                      </c:pt>
                      <c:pt idx="7603" formatCode="General">
                        <c:v>701.65700000000004</c:v>
                      </c:pt>
                      <c:pt idx="7604" formatCode="General">
                        <c:v>701.66700000000003</c:v>
                      </c:pt>
                      <c:pt idx="7605" formatCode="General">
                        <c:v>701.67700000000002</c:v>
                      </c:pt>
                      <c:pt idx="7606" formatCode="General">
                        <c:v>701.68700000000001</c:v>
                      </c:pt>
                      <c:pt idx="7607" formatCode="General">
                        <c:v>701.697</c:v>
                      </c:pt>
                      <c:pt idx="7608" formatCode="General">
                        <c:v>701.70699999999999</c:v>
                      </c:pt>
                      <c:pt idx="7609" formatCode="General">
                        <c:v>701.71699999999998</c:v>
                      </c:pt>
                      <c:pt idx="7610" formatCode="General">
                        <c:v>701.72699999999998</c:v>
                      </c:pt>
                      <c:pt idx="7611" formatCode="General">
                        <c:v>701.73699999999997</c:v>
                      </c:pt>
                      <c:pt idx="7612" formatCode="General">
                        <c:v>701.74699999999996</c:v>
                      </c:pt>
                      <c:pt idx="7613" formatCode="General">
                        <c:v>701.75699999999995</c:v>
                      </c:pt>
                      <c:pt idx="7614" formatCode="General">
                        <c:v>701.76700000000005</c:v>
                      </c:pt>
                      <c:pt idx="7615" formatCode="General">
                        <c:v>701.77700000000004</c:v>
                      </c:pt>
                      <c:pt idx="7616" formatCode="General">
                        <c:v>701.78700000000003</c:v>
                      </c:pt>
                      <c:pt idx="7617" formatCode="General">
                        <c:v>701.79700000000003</c:v>
                      </c:pt>
                      <c:pt idx="7618" formatCode="General">
                        <c:v>701.80700000000002</c:v>
                      </c:pt>
                      <c:pt idx="7619" formatCode="General">
                        <c:v>701.81700000000001</c:v>
                      </c:pt>
                      <c:pt idx="7620" formatCode="General">
                        <c:v>701.827</c:v>
                      </c:pt>
                      <c:pt idx="7621" formatCode="General">
                        <c:v>701.83699999999999</c:v>
                      </c:pt>
                      <c:pt idx="7622" formatCode="General">
                        <c:v>701.84699999999998</c:v>
                      </c:pt>
                      <c:pt idx="7623" formatCode="General">
                        <c:v>701.85699999999997</c:v>
                      </c:pt>
                      <c:pt idx="7624" formatCode="General">
                        <c:v>701.86699999999996</c:v>
                      </c:pt>
                      <c:pt idx="7625" formatCode="General">
                        <c:v>701.87699999999995</c:v>
                      </c:pt>
                      <c:pt idx="7626" formatCode="General">
                        <c:v>701.88699999999994</c:v>
                      </c:pt>
                      <c:pt idx="7627" formatCode="General">
                        <c:v>701.89700000000005</c:v>
                      </c:pt>
                      <c:pt idx="7628" formatCode="General">
                        <c:v>701.90700000000004</c:v>
                      </c:pt>
                      <c:pt idx="7629" formatCode="General">
                        <c:v>701.91700000000003</c:v>
                      </c:pt>
                      <c:pt idx="7630" formatCode="General">
                        <c:v>701.92700000000002</c:v>
                      </c:pt>
                      <c:pt idx="7631" formatCode="General">
                        <c:v>701.93700000000001</c:v>
                      </c:pt>
                      <c:pt idx="7632" formatCode="General">
                        <c:v>701.947</c:v>
                      </c:pt>
                      <c:pt idx="7633" formatCode="General">
                        <c:v>701.95699999999999</c:v>
                      </c:pt>
                      <c:pt idx="7634" formatCode="General">
                        <c:v>701.96699999999998</c:v>
                      </c:pt>
                      <c:pt idx="7635" formatCode="General">
                        <c:v>701.97699999999998</c:v>
                      </c:pt>
                      <c:pt idx="7636" formatCode="General">
                        <c:v>701.98699999999997</c:v>
                      </c:pt>
                      <c:pt idx="7637" formatCode="General">
                        <c:v>701.99699999999996</c:v>
                      </c:pt>
                      <c:pt idx="7638" formatCode="General">
                        <c:v>702.00699999999995</c:v>
                      </c:pt>
                      <c:pt idx="7639" formatCode="General">
                        <c:v>702.01700000000005</c:v>
                      </c:pt>
                      <c:pt idx="7640" formatCode="General">
                        <c:v>702.02700000000004</c:v>
                      </c:pt>
                      <c:pt idx="7641" formatCode="General">
                        <c:v>702.03700000000003</c:v>
                      </c:pt>
                      <c:pt idx="7642" formatCode="General">
                        <c:v>702.04700000000003</c:v>
                      </c:pt>
                      <c:pt idx="7643" formatCode="General">
                        <c:v>702.05700000000002</c:v>
                      </c:pt>
                      <c:pt idx="7644" formatCode="General">
                        <c:v>702.06700000000001</c:v>
                      </c:pt>
                      <c:pt idx="7645" formatCode="General">
                        <c:v>702.077</c:v>
                      </c:pt>
                      <c:pt idx="7646" formatCode="General">
                        <c:v>702.08699999999999</c:v>
                      </c:pt>
                      <c:pt idx="7647" formatCode="General">
                        <c:v>702.09699999999998</c:v>
                      </c:pt>
                      <c:pt idx="7648" formatCode="General">
                        <c:v>702.10699999999997</c:v>
                      </c:pt>
                      <c:pt idx="7649" formatCode="General">
                        <c:v>702.11699999999996</c:v>
                      </c:pt>
                      <c:pt idx="7650" formatCode="General">
                        <c:v>702.12699999999995</c:v>
                      </c:pt>
                      <c:pt idx="7651" formatCode="General">
                        <c:v>702.13699999999994</c:v>
                      </c:pt>
                      <c:pt idx="7652" formatCode="General">
                        <c:v>702.14700000000005</c:v>
                      </c:pt>
                      <c:pt idx="7653" formatCode="General">
                        <c:v>702.15700000000004</c:v>
                      </c:pt>
                      <c:pt idx="7654" formatCode="General">
                        <c:v>702.16700000000003</c:v>
                      </c:pt>
                      <c:pt idx="7655" formatCode="General">
                        <c:v>702.17700000000002</c:v>
                      </c:pt>
                      <c:pt idx="7656" formatCode="General">
                        <c:v>702.18700000000001</c:v>
                      </c:pt>
                      <c:pt idx="7657" formatCode="General">
                        <c:v>702.197</c:v>
                      </c:pt>
                      <c:pt idx="7658" formatCode="General">
                        <c:v>702.20699999999999</c:v>
                      </c:pt>
                      <c:pt idx="7659" formatCode="General">
                        <c:v>702.21699999999998</c:v>
                      </c:pt>
                      <c:pt idx="7660" formatCode="General">
                        <c:v>702.22699999999998</c:v>
                      </c:pt>
                      <c:pt idx="7661" formatCode="General">
                        <c:v>702.23699999999997</c:v>
                      </c:pt>
                      <c:pt idx="7662" formatCode="General">
                        <c:v>702.24699999999996</c:v>
                      </c:pt>
                      <c:pt idx="7663" formatCode="General">
                        <c:v>702.25699999999995</c:v>
                      </c:pt>
                      <c:pt idx="7664" formatCode="General">
                        <c:v>702.26700000000005</c:v>
                      </c:pt>
                      <c:pt idx="7665" formatCode="General">
                        <c:v>702.27700000000004</c:v>
                      </c:pt>
                      <c:pt idx="7666" formatCode="General">
                        <c:v>702.28700000000003</c:v>
                      </c:pt>
                      <c:pt idx="7667" formatCode="General">
                        <c:v>702.29700000000003</c:v>
                      </c:pt>
                      <c:pt idx="7668" formatCode="General">
                        <c:v>702.30700000000002</c:v>
                      </c:pt>
                      <c:pt idx="7669" formatCode="General">
                        <c:v>702.31700000000001</c:v>
                      </c:pt>
                      <c:pt idx="7670" formatCode="General">
                        <c:v>702.327</c:v>
                      </c:pt>
                      <c:pt idx="7671" formatCode="General">
                        <c:v>702.33699999999999</c:v>
                      </c:pt>
                      <c:pt idx="7672" formatCode="General">
                        <c:v>702.34699999999998</c:v>
                      </c:pt>
                      <c:pt idx="7673" formatCode="General">
                        <c:v>702.35699999999997</c:v>
                      </c:pt>
                      <c:pt idx="7674" formatCode="General">
                        <c:v>702.36699999999996</c:v>
                      </c:pt>
                      <c:pt idx="7675" formatCode="General">
                        <c:v>702.37699999999995</c:v>
                      </c:pt>
                      <c:pt idx="7676" formatCode="General">
                        <c:v>702.38699999999994</c:v>
                      </c:pt>
                      <c:pt idx="7677" formatCode="General">
                        <c:v>702.39700000000005</c:v>
                      </c:pt>
                      <c:pt idx="7678" formatCode="General">
                        <c:v>702.40700000000004</c:v>
                      </c:pt>
                      <c:pt idx="7679" formatCode="General">
                        <c:v>702.41700000000003</c:v>
                      </c:pt>
                      <c:pt idx="7680" formatCode="General">
                        <c:v>702.42700000000002</c:v>
                      </c:pt>
                      <c:pt idx="7681" formatCode="General">
                        <c:v>702.43700000000001</c:v>
                      </c:pt>
                      <c:pt idx="7682" formatCode="General">
                        <c:v>702.447</c:v>
                      </c:pt>
                      <c:pt idx="7683" formatCode="General">
                        <c:v>702.45699999999999</c:v>
                      </c:pt>
                      <c:pt idx="7684" formatCode="General">
                        <c:v>702.46699999999998</c:v>
                      </c:pt>
                      <c:pt idx="7685" formatCode="General">
                        <c:v>702.47699999999998</c:v>
                      </c:pt>
                      <c:pt idx="7686" formatCode="General">
                        <c:v>702.48699999999997</c:v>
                      </c:pt>
                      <c:pt idx="7687" formatCode="General">
                        <c:v>702.49699999999996</c:v>
                      </c:pt>
                      <c:pt idx="7688" formatCode="General">
                        <c:v>702.50699999999995</c:v>
                      </c:pt>
                      <c:pt idx="7689" formatCode="General">
                        <c:v>702.51700000000005</c:v>
                      </c:pt>
                      <c:pt idx="7690" formatCode="General">
                        <c:v>702.52700000000004</c:v>
                      </c:pt>
                      <c:pt idx="7691" formatCode="General">
                        <c:v>702.53700000000003</c:v>
                      </c:pt>
                      <c:pt idx="7692" formatCode="General">
                        <c:v>702.54700000000003</c:v>
                      </c:pt>
                      <c:pt idx="7693" formatCode="General">
                        <c:v>702.55700000000002</c:v>
                      </c:pt>
                      <c:pt idx="7694" formatCode="General">
                        <c:v>702.56700000000001</c:v>
                      </c:pt>
                      <c:pt idx="7695" formatCode="General">
                        <c:v>702.577</c:v>
                      </c:pt>
                      <c:pt idx="7696" formatCode="General">
                        <c:v>702.58699999999999</c:v>
                      </c:pt>
                      <c:pt idx="7697" formatCode="General">
                        <c:v>702.59699999999998</c:v>
                      </c:pt>
                      <c:pt idx="7698" formatCode="General">
                        <c:v>702.60699999999997</c:v>
                      </c:pt>
                      <c:pt idx="7699" formatCode="General">
                        <c:v>702.61699999999996</c:v>
                      </c:pt>
                      <c:pt idx="7700" formatCode="General">
                        <c:v>702.62699999999995</c:v>
                      </c:pt>
                      <c:pt idx="7701" formatCode="General">
                        <c:v>702.63699999999994</c:v>
                      </c:pt>
                      <c:pt idx="7702" formatCode="General">
                        <c:v>702.64700000000005</c:v>
                      </c:pt>
                      <c:pt idx="7703" formatCode="General">
                        <c:v>702.65700000000004</c:v>
                      </c:pt>
                      <c:pt idx="7704" formatCode="General">
                        <c:v>702.66700000000003</c:v>
                      </c:pt>
                      <c:pt idx="7705" formatCode="General">
                        <c:v>702.67700000000002</c:v>
                      </c:pt>
                      <c:pt idx="7706" formatCode="General">
                        <c:v>702.68700000000001</c:v>
                      </c:pt>
                      <c:pt idx="7707" formatCode="General">
                        <c:v>702.697</c:v>
                      </c:pt>
                      <c:pt idx="7708" formatCode="General">
                        <c:v>702.70699999999999</c:v>
                      </c:pt>
                      <c:pt idx="7709" formatCode="General">
                        <c:v>702.71699999999998</c:v>
                      </c:pt>
                      <c:pt idx="7710" formatCode="General">
                        <c:v>702.72699999999998</c:v>
                      </c:pt>
                      <c:pt idx="7711" formatCode="General">
                        <c:v>702.73699999999997</c:v>
                      </c:pt>
                      <c:pt idx="7712" formatCode="General">
                        <c:v>702.74699999999996</c:v>
                      </c:pt>
                      <c:pt idx="7713" formatCode="General">
                        <c:v>702.75699999999995</c:v>
                      </c:pt>
                      <c:pt idx="7714" formatCode="General">
                        <c:v>702.76700000000005</c:v>
                      </c:pt>
                      <c:pt idx="7715" formatCode="General">
                        <c:v>702.77700000000004</c:v>
                      </c:pt>
                      <c:pt idx="7716" formatCode="General">
                        <c:v>702.78700000000003</c:v>
                      </c:pt>
                      <c:pt idx="7717" formatCode="General">
                        <c:v>702.79700000000003</c:v>
                      </c:pt>
                      <c:pt idx="7718" formatCode="General">
                        <c:v>702.80700000000002</c:v>
                      </c:pt>
                      <c:pt idx="7719" formatCode="General">
                        <c:v>702.81700000000001</c:v>
                      </c:pt>
                      <c:pt idx="7720" formatCode="General">
                        <c:v>702.827</c:v>
                      </c:pt>
                      <c:pt idx="7721" formatCode="General">
                        <c:v>702.83699999999999</c:v>
                      </c:pt>
                      <c:pt idx="7722" formatCode="General">
                        <c:v>702.84699999999998</c:v>
                      </c:pt>
                      <c:pt idx="7723" formatCode="General">
                        <c:v>702.85699999999997</c:v>
                      </c:pt>
                      <c:pt idx="7724" formatCode="General">
                        <c:v>702.86699999999996</c:v>
                      </c:pt>
                      <c:pt idx="7725" formatCode="General">
                        <c:v>702.87699999999995</c:v>
                      </c:pt>
                      <c:pt idx="7726" formatCode="General">
                        <c:v>702.88699999999994</c:v>
                      </c:pt>
                      <c:pt idx="7727" formatCode="General">
                        <c:v>702.89700000000005</c:v>
                      </c:pt>
                      <c:pt idx="7728" formatCode="General">
                        <c:v>702.90700000000004</c:v>
                      </c:pt>
                      <c:pt idx="7729" formatCode="General">
                        <c:v>702.91700000000003</c:v>
                      </c:pt>
                      <c:pt idx="7730" formatCode="General">
                        <c:v>702.92700000000002</c:v>
                      </c:pt>
                      <c:pt idx="7731" formatCode="General">
                        <c:v>702.93700000000001</c:v>
                      </c:pt>
                      <c:pt idx="7732" formatCode="General">
                        <c:v>702.947</c:v>
                      </c:pt>
                      <c:pt idx="7733" formatCode="General">
                        <c:v>702.95699999999999</c:v>
                      </c:pt>
                      <c:pt idx="7734" formatCode="General">
                        <c:v>702.96699999999998</c:v>
                      </c:pt>
                      <c:pt idx="7735" formatCode="General">
                        <c:v>702.97699999999998</c:v>
                      </c:pt>
                      <c:pt idx="7736" formatCode="General">
                        <c:v>702.98699999999997</c:v>
                      </c:pt>
                      <c:pt idx="7737" formatCode="General">
                        <c:v>702.99699999999996</c:v>
                      </c:pt>
                      <c:pt idx="7738" formatCode="General">
                        <c:v>703.00699999999995</c:v>
                      </c:pt>
                      <c:pt idx="7739" formatCode="General">
                        <c:v>703.01700000000005</c:v>
                      </c:pt>
                      <c:pt idx="7740" formatCode="General">
                        <c:v>703.02700000000004</c:v>
                      </c:pt>
                      <c:pt idx="7741" formatCode="General">
                        <c:v>703.03700000000003</c:v>
                      </c:pt>
                      <c:pt idx="7742" formatCode="General">
                        <c:v>703.04700000000003</c:v>
                      </c:pt>
                      <c:pt idx="7743" formatCode="General">
                        <c:v>703.05700000000002</c:v>
                      </c:pt>
                      <c:pt idx="7744" formatCode="General">
                        <c:v>703.06700000000001</c:v>
                      </c:pt>
                      <c:pt idx="7745" formatCode="General">
                        <c:v>703.077</c:v>
                      </c:pt>
                      <c:pt idx="7746" formatCode="General">
                        <c:v>703.08699999999999</c:v>
                      </c:pt>
                      <c:pt idx="7747" formatCode="General">
                        <c:v>703.09699999999998</c:v>
                      </c:pt>
                      <c:pt idx="7748" formatCode="General">
                        <c:v>703.10699999999997</c:v>
                      </c:pt>
                      <c:pt idx="7749" formatCode="General">
                        <c:v>703.11699999999996</c:v>
                      </c:pt>
                      <c:pt idx="7750" formatCode="General">
                        <c:v>703.12699999999995</c:v>
                      </c:pt>
                      <c:pt idx="7751" formatCode="General">
                        <c:v>703.13699999999994</c:v>
                      </c:pt>
                      <c:pt idx="7752" formatCode="General">
                        <c:v>703.14700000000005</c:v>
                      </c:pt>
                      <c:pt idx="7753" formatCode="General">
                        <c:v>703.15700000000004</c:v>
                      </c:pt>
                      <c:pt idx="7754" formatCode="General">
                        <c:v>703.16700000000003</c:v>
                      </c:pt>
                      <c:pt idx="7755" formatCode="General">
                        <c:v>703.17700000000002</c:v>
                      </c:pt>
                      <c:pt idx="7756" formatCode="General">
                        <c:v>703.18700000000001</c:v>
                      </c:pt>
                      <c:pt idx="7757" formatCode="General">
                        <c:v>703.197</c:v>
                      </c:pt>
                      <c:pt idx="7758" formatCode="General">
                        <c:v>703.20699999999999</c:v>
                      </c:pt>
                      <c:pt idx="7759" formatCode="General">
                        <c:v>703.21699999999998</c:v>
                      </c:pt>
                      <c:pt idx="7760" formatCode="General">
                        <c:v>703.22699999999998</c:v>
                      </c:pt>
                      <c:pt idx="7761" formatCode="General">
                        <c:v>703.23699999999997</c:v>
                      </c:pt>
                      <c:pt idx="7762" formatCode="General">
                        <c:v>703.24699999999996</c:v>
                      </c:pt>
                      <c:pt idx="7763" formatCode="General">
                        <c:v>703.25699999999995</c:v>
                      </c:pt>
                      <c:pt idx="7764" formatCode="General">
                        <c:v>703.26700000000005</c:v>
                      </c:pt>
                      <c:pt idx="7765" formatCode="General">
                        <c:v>703.27700000000004</c:v>
                      </c:pt>
                      <c:pt idx="7766" formatCode="General">
                        <c:v>703.28700000000003</c:v>
                      </c:pt>
                      <c:pt idx="7767" formatCode="General">
                        <c:v>703.29700000000003</c:v>
                      </c:pt>
                      <c:pt idx="7768" formatCode="General">
                        <c:v>703.30700000000002</c:v>
                      </c:pt>
                      <c:pt idx="7769" formatCode="General">
                        <c:v>703.31700000000001</c:v>
                      </c:pt>
                      <c:pt idx="7770" formatCode="General">
                        <c:v>703.327</c:v>
                      </c:pt>
                      <c:pt idx="7771" formatCode="General">
                        <c:v>703.33699999999999</c:v>
                      </c:pt>
                      <c:pt idx="7772" formatCode="General">
                        <c:v>703.34699999999998</c:v>
                      </c:pt>
                      <c:pt idx="7773" formatCode="General">
                        <c:v>703.35699999999997</c:v>
                      </c:pt>
                      <c:pt idx="7774" formatCode="General">
                        <c:v>703.36699999999996</c:v>
                      </c:pt>
                      <c:pt idx="7775" formatCode="General">
                        <c:v>703.37699999999995</c:v>
                      </c:pt>
                      <c:pt idx="7776" formatCode="General">
                        <c:v>703.38699999999994</c:v>
                      </c:pt>
                      <c:pt idx="7777" formatCode="General">
                        <c:v>703.39700000000005</c:v>
                      </c:pt>
                      <c:pt idx="7778" formatCode="General">
                        <c:v>703.40700000000004</c:v>
                      </c:pt>
                      <c:pt idx="7779" formatCode="General">
                        <c:v>703.41700000000003</c:v>
                      </c:pt>
                      <c:pt idx="7780" formatCode="General">
                        <c:v>703.42700000000002</c:v>
                      </c:pt>
                      <c:pt idx="7781" formatCode="General">
                        <c:v>703.43700000000001</c:v>
                      </c:pt>
                      <c:pt idx="7782" formatCode="General">
                        <c:v>703.447</c:v>
                      </c:pt>
                      <c:pt idx="7783" formatCode="General">
                        <c:v>703.45699999999999</c:v>
                      </c:pt>
                      <c:pt idx="7784" formatCode="General">
                        <c:v>703.46699999999998</c:v>
                      </c:pt>
                      <c:pt idx="7785" formatCode="General">
                        <c:v>703.47699999999998</c:v>
                      </c:pt>
                      <c:pt idx="7786" formatCode="General">
                        <c:v>703.48699999999997</c:v>
                      </c:pt>
                      <c:pt idx="7787" formatCode="General">
                        <c:v>703.49699999999996</c:v>
                      </c:pt>
                      <c:pt idx="7788" formatCode="General">
                        <c:v>703.50699999999995</c:v>
                      </c:pt>
                      <c:pt idx="7789" formatCode="General">
                        <c:v>703.51700000000005</c:v>
                      </c:pt>
                      <c:pt idx="7790" formatCode="General">
                        <c:v>703.52700000000004</c:v>
                      </c:pt>
                      <c:pt idx="7791" formatCode="General">
                        <c:v>703.53700000000003</c:v>
                      </c:pt>
                      <c:pt idx="7792" formatCode="General">
                        <c:v>703.54700000000003</c:v>
                      </c:pt>
                      <c:pt idx="7793" formatCode="General">
                        <c:v>703.55700000000002</c:v>
                      </c:pt>
                      <c:pt idx="7794" formatCode="General">
                        <c:v>703.56700000000001</c:v>
                      </c:pt>
                      <c:pt idx="7795" formatCode="General">
                        <c:v>703.577</c:v>
                      </c:pt>
                      <c:pt idx="7796" formatCode="General">
                        <c:v>703.58699999999999</c:v>
                      </c:pt>
                      <c:pt idx="7797" formatCode="General">
                        <c:v>703.59699999999998</c:v>
                      </c:pt>
                      <c:pt idx="7798" formatCode="General">
                        <c:v>703.60699999999997</c:v>
                      </c:pt>
                      <c:pt idx="7799" formatCode="General">
                        <c:v>703.61699999999996</c:v>
                      </c:pt>
                      <c:pt idx="7800" formatCode="General">
                        <c:v>703.62699999999995</c:v>
                      </c:pt>
                      <c:pt idx="7801" formatCode="General">
                        <c:v>703.63699999999994</c:v>
                      </c:pt>
                      <c:pt idx="7802" formatCode="General">
                        <c:v>703.64700000000005</c:v>
                      </c:pt>
                      <c:pt idx="7803" formatCode="General">
                        <c:v>703.65700000000004</c:v>
                      </c:pt>
                      <c:pt idx="7804" formatCode="General">
                        <c:v>703.66700000000003</c:v>
                      </c:pt>
                      <c:pt idx="7805" formatCode="General">
                        <c:v>703.67700000000002</c:v>
                      </c:pt>
                      <c:pt idx="7806" formatCode="General">
                        <c:v>703.68700000000001</c:v>
                      </c:pt>
                      <c:pt idx="7807" formatCode="General">
                        <c:v>703.697</c:v>
                      </c:pt>
                      <c:pt idx="7808" formatCode="General">
                        <c:v>703.70699999999999</c:v>
                      </c:pt>
                      <c:pt idx="7809" formatCode="General">
                        <c:v>703.71699999999998</c:v>
                      </c:pt>
                      <c:pt idx="7810" formatCode="General">
                        <c:v>703.72699999999998</c:v>
                      </c:pt>
                      <c:pt idx="7811" formatCode="General">
                        <c:v>703.73699999999997</c:v>
                      </c:pt>
                      <c:pt idx="7812" formatCode="General">
                        <c:v>703.74699999999996</c:v>
                      </c:pt>
                      <c:pt idx="7813" formatCode="General">
                        <c:v>703.75699999999995</c:v>
                      </c:pt>
                      <c:pt idx="7814" formatCode="General">
                        <c:v>703.76700000000005</c:v>
                      </c:pt>
                      <c:pt idx="7815" formatCode="General">
                        <c:v>703.77700000000004</c:v>
                      </c:pt>
                      <c:pt idx="7816" formatCode="General">
                        <c:v>703.78700000000003</c:v>
                      </c:pt>
                      <c:pt idx="7817" formatCode="General">
                        <c:v>703.79700000000003</c:v>
                      </c:pt>
                      <c:pt idx="7818" formatCode="General">
                        <c:v>703.80700000000002</c:v>
                      </c:pt>
                      <c:pt idx="7819" formatCode="General">
                        <c:v>703.81700000000001</c:v>
                      </c:pt>
                      <c:pt idx="7820" formatCode="General">
                        <c:v>703.827</c:v>
                      </c:pt>
                      <c:pt idx="7821" formatCode="General">
                        <c:v>703.83699999999999</c:v>
                      </c:pt>
                      <c:pt idx="7822" formatCode="General">
                        <c:v>703.84699999999998</c:v>
                      </c:pt>
                      <c:pt idx="7823" formatCode="General">
                        <c:v>703.85699999999997</c:v>
                      </c:pt>
                      <c:pt idx="7824" formatCode="General">
                        <c:v>703.86699999999996</c:v>
                      </c:pt>
                      <c:pt idx="7825" formatCode="General">
                        <c:v>703.87699999999995</c:v>
                      </c:pt>
                      <c:pt idx="7826" formatCode="General">
                        <c:v>703.88699999999994</c:v>
                      </c:pt>
                      <c:pt idx="7827" formatCode="General">
                        <c:v>703.89700000000005</c:v>
                      </c:pt>
                      <c:pt idx="7828" formatCode="General">
                        <c:v>703.90700000000004</c:v>
                      </c:pt>
                      <c:pt idx="7829" formatCode="General">
                        <c:v>703.91700000000003</c:v>
                      </c:pt>
                      <c:pt idx="7830" formatCode="General">
                        <c:v>703.92700000000002</c:v>
                      </c:pt>
                      <c:pt idx="7831" formatCode="General">
                        <c:v>703.93700000000001</c:v>
                      </c:pt>
                      <c:pt idx="7832" formatCode="General">
                        <c:v>703.947</c:v>
                      </c:pt>
                      <c:pt idx="7833" formatCode="General">
                        <c:v>703.95699999999999</c:v>
                      </c:pt>
                      <c:pt idx="7834" formatCode="General">
                        <c:v>703.96699999999998</c:v>
                      </c:pt>
                      <c:pt idx="7835" formatCode="General">
                        <c:v>703.97699999999998</c:v>
                      </c:pt>
                      <c:pt idx="7836" formatCode="General">
                        <c:v>703.98699999999997</c:v>
                      </c:pt>
                      <c:pt idx="7837" formatCode="General">
                        <c:v>703.99699999999996</c:v>
                      </c:pt>
                      <c:pt idx="7838" formatCode="General">
                        <c:v>704.00699999999995</c:v>
                      </c:pt>
                      <c:pt idx="7839" formatCode="General">
                        <c:v>704.01700000000005</c:v>
                      </c:pt>
                      <c:pt idx="7840" formatCode="General">
                        <c:v>704.02700000000004</c:v>
                      </c:pt>
                      <c:pt idx="7841" formatCode="General">
                        <c:v>704.03700000000003</c:v>
                      </c:pt>
                      <c:pt idx="7842" formatCode="General">
                        <c:v>704.04700000000003</c:v>
                      </c:pt>
                      <c:pt idx="7843" formatCode="General">
                        <c:v>704.05700000000002</c:v>
                      </c:pt>
                      <c:pt idx="7844" formatCode="General">
                        <c:v>704.06700000000001</c:v>
                      </c:pt>
                      <c:pt idx="7845" formatCode="General">
                        <c:v>704.077</c:v>
                      </c:pt>
                      <c:pt idx="7846" formatCode="General">
                        <c:v>704.08699999999999</c:v>
                      </c:pt>
                      <c:pt idx="7847" formatCode="General">
                        <c:v>704.09699999999998</c:v>
                      </c:pt>
                      <c:pt idx="7848" formatCode="General">
                        <c:v>704.10699999999997</c:v>
                      </c:pt>
                      <c:pt idx="7849" formatCode="General">
                        <c:v>704.11699999999996</c:v>
                      </c:pt>
                      <c:pt idx="7850" formatCode="General">
                        <c:v>704.12699999999995</c:v>
                      </c:pt>
                      <c:pt idx="7851" formatCode="General">
                        <c:v>704.13699999999994</c:v>
                      </c:pt>
                      <c:pt idx="7852" formatCode="General">
                        <c:v>704.14700000000005</c:v>
                      </c:pt>
                      <c:pt idx="7853" formatCode="General">
                        <c:v>704.15700000000004</c:v>
                      </c:pt>
                      <c:pt idx="7854" formatCode="General">
                        <c:v>704.16700000000003</c:v>
                      </c:pt>
                      <c:pt idx="7855" formatCode="General">
                        <c:v>704.17700000000002</c:v>
                      </c:pt>
                      <c:pt idx="7856" formatCode="General">
                        <c:v>704.18700000000001</c:v>
                      </c:pt>
                      <c:pt idx="7857" formatCode="General">
                        <c:v>704.197</c:v>
                      </c:pt>
                      <c:pt idx="7858" formatCode="General">
                        <c:v>704.20699999999999</c:v>
                      </c:pt>
                      <c:pt idx="7859" formatCode="General">
                        <c:v>704.21699999999998</c:v>
                      </c:pt>
                      <c:pt idx="7860" formatCode="General">
                        <c:v>704.22699999999998</c:v>
                      </c:pt>
                      <c:pt idx="7861" formatCode="General">
                        <c:v>704.23699999999997</c:v>
                      </c:pt>
                      <c:pt idx="7862" formatCode="General">
                        <c:v>704.24699999999996</c:v>
                      </c:pt>
                      <c:pt idx="7863" formatCode="General">
                        <c:v>704.25699999999995</c:v>
                      </c:pt>
                      <c:pt idx="7864" formatCode="General">
                        <c:v>704.26700000000005</c:v>
                      </c:pt>
                      <c:pt idx="7865" formatCode="General">
                        <c:v>704.27700000000004</c:v>
                      </c:pt>
                      <c:pt idx="7866" formatCode="General">
                        <c:v>704.28700000000003</c:v>
                      </c:pt>
                      <c:pt idx="7867" formatCode="General">
                        <c:v>704.29700000000003</c:v>
                      </c:pt>
                      <c:pt idx="7868" formatCode="General">
                        <c:v>704.30700000000002</c:v>
                      </c:pt>
                      <c:pt idx="7869" formatCode="General">
                        <c:v>704.31700000000001</c:v>
                      </c:pt>
                      <c:pt idx="7870" formatCode="General">
                        <c:v>704.327</c:v>
                      </c:pt>
                      <c:pt idx="7871" formatCode="General">
                        <c:v>704.33699999999999</c:v>
                      </c:pt>
                      <c:pt idx="7872" formatCode="General">
                        <c:v>704.34699999999998</c:v>
                      </c:pt>
                      <c:pt idx="7873" formatCode="General">
                        <c:v>704.35699999999997</c:v>
                      </c:pt>
                      <c:pt idx="7874" formatCode="General">
                        <c:v>704.36699999999996</c:v>
                      </c:pt>
                      <c:pt idx="7875" formatCode="General">
                        <c:v>704.37699999999995</c:v>
                      </c:pt>
                      <c:pt idx="7876" formatCode="General">
                        <c:v>704.38699999999994</c:v>
                      </c:pt>
                      <c:pt idx="7877" formatCode="General">
                        <c:v>704.39700000000005</c:v>
                      </c:pt>
                      <c:pt idx="7878" formatCode="General">
                        <c:v>704.40700000000004</c:v>
                      </c:pt>
                      <c:pt idx="7879" formatCode="General">
                        <c:v>704.41700000000003</c:v>
                      </c:pt>
                      <c:pt idx="7880" formatCode="General">
                        <c:v>704.42700000000002</c:v>
                      </c:pt>
                      <c:pt idx="7881" formatCode="General">
                        <c:v>704.43700000000001</c:v>
                      </c:pt>
                      <c:pt idx="7882" formatCode="General">
                        <c:v>704.447</c:v>
                      </c:pt>
                      <c:pt idx="7883" formatCode="General">
                        <c:v>704.45699999999999</c:v>
                      </c:pt>
                      <c:pt idx="7884" formatCode="General">
                        <c:v>704.46699999999998</c:v>
                      </c:pt>
                      <c:pt idx="7885" formatCode="General">
                        <c:v>704.47699999999998</c:v>
                      </c:pt>
                      <c:pt idx="7886" formatCode="General">
                        <c:v>704.48699999999997</c:v>
                      </c:pt>
                      <c:pt idx="7887" formatCode="General">
                        <c:v>704.49699999999996</c:v>
                      </c:pt>
                      <c:pt idx="7888" formatCode="General">
                        <c:v>704.50699999999995</c:v>
                      </c:pt>
                      <c:pt idx="7889" formatCode="General">
                        <c:v>704.51700000000005</c:v>
                      </c:pt>
                      <c:pt idx="7890" formatCode="General">
                        <c:v>704.52700000000004</c:v>
                      </c:pt>
                      <c:pt idx="7891" formatCode="General">
                        <c:v>704.53700000000003</c:v>
                      </c:pt>
                      <c:pt idx="7892" formatCode="General">
                        <c:v>704.54700000000003</c:v>
                      </c:pt>
                      <c:pt idx="7893" formatCode="General">
                        <c:v>704.55700000000002</c:v>
                      </c:pt>
                      <c:pt idx="7894" formatCode="General">
                        <c:v>704.56700000000001</c:v>
                      </c:pt>
                      <c:pt idx="7895" formatCode="General">
                        <c:v>704.577</c:v>
                      </c:pt>
                      <c:pt idx="7896" formatCode="General">
                        <c:v>704.58699999999999</c:v>
                      </c:pt>
                      <c:pt idx="7897" formatCode="General">
                        <c:v>704.59699999999998</c:v>
                      </c:pt>
                      <c:pt idx="7898" formatCode="General">
                        <c:v>704.60699999999997</c:v>
                      </c:pt>
                      <c:pt idx="7899" formatCode="General">
                        <c:v>704.61699999999996</c:v>
                      </c:pt>
                      <c:pt idx="7900" formatCode="General">
                        <c:v>704.62699999999995</c:v>
                      </c:pt>
                      <c:pt idx="7901" formatCode="General">
                        <c:v>704.63699999999994</c:v>
                      </c:pt>
                      <c:pt idx="7902" formatCode="General">
                        <c:v>704.64700000000005</c:v>
                      </c:pt>
                      <c:pt idx="7903" formatCode="General">
                        <c:v>704.65700000000004</c:v>
                      </c:pt>
                      <c:pt idx="7904" formatCode="General">
                        <c:v>704.66700000000003</c:v>
                      </c:pt>
                      <c:pt idx="7905" formatCode="General">
                        <c:v>704.67700000000002</c:v>
                      </c:pt>
                      <c:pt idx="7906" formatCode="General">
                        <c:v>704.68700000000001</c:v>
                      </c:pt>
                      <c:pt idx="7907" formatCode="General">
                        <c:v>704.697</c:v>
                      </c:pt>
                      <c:pt idx="7908" formatCode="General">
                        <c:v>704.70699999999999</c:v>
                      </c:pt>
                      <c:pt idx="7909" formatCode="General">
                        <c:v>704.71699999999998</c:v>
                      </c:pt>
                      <c:pt idx="7910" formatCode="General">
                        <c:v>704.72699999999998</c:v>
                      </c:pt>
                      <c:pt idx="7911" formatCode="General">
                        <c:v>704.73699999999997</c:v>
                      </c:pt>
                      <c:pt idx="7912" formatCode="General">
                        <c:v>704.74699999999996</c:v>
                      </c:pt>
                      <c:pt idx="7913" formatCode="General">
                        <c:v>704.75699999999995</c:v>
                      </c:pt>
                      <c:pt idx="7914" formatCode="General">
                        <c:v>704.76700000000005</c:v>
                      </c:pt>
                      <c:pt idx="7915" formatCode="General">
                        <c:v>704.77700000000004</c:v>
                      </c:pt>
                      <c:pt idx="7916" formatCode="General">
                        <c:v>704.78700000000003</c:v>
                      </c:pt>
                      <c:pt idx="7917" formatCode="General">
                        <c:v>704.79700000000003</c:v>
                      </c:pt>
                      <c:pt idx="7918" formatCode="General">
                        <c:v>704.80700000000002</c:v>
                      </c:pt>
                      <c:pt idx="7919" formatCode="General">
                        <c:v>704.81700000000001</c:v>
                      </c:pt>
                      <c:pt idx="7920" formatCode="General">
                        <c:v>704.827</c:v>
                      </c:pt>
                      <c:pt idx="7921" formatCode="General">
                        <c:v>704.83699999999999</c:v>
                      </c:pt>
                      <c:pt idx="7922" formatCode="General">
                        <c:v>704.84699999999998</c:v>
                      </c:pt>
                      <c:pt idx="7923" formatCode="General">
                        <c:v>704.85699999999997</c:v>
                      </c:pt>
                      <c:pt idx="7924" formatCode="General">
                        <c:v>704.86699999999996</c:v>
                      </c:pt>
                      <c:pt idx="7925" formatCode="General">
                        <c:v>704.87699999999995</c:v>
                      </c:pt>
                      <c:pt idx="7926" formatCode="General">
                        <c:v>704.88699999999994</c:v>
                      </c:pt>
                      <c:pt idx="7927" formatCode="General">
                        <c:v>704.89700000000005</c:v>
                      </c:pt>
                      <c:pt idx="7928" formatCode="General">
                        <c:v>704.90700000000004</c:v>
                      </c:pt>
                      <c:pt idx="7929" formatCode="General">
                        <c:v>704.91700000000003</c:v>
                      </c:pt>
                      <c:pt idx="7930" formatCode="General">
                        <c:v>704.92700000000002</c:v>
                      </c:pt>
                      <c:pt idx="7931" formatCode="General">
                        <c:v>704.93700000000001</c:v>
                      </c:pt>
                      <c:pt idx="7932" formatCode="General">
                        <c:v>704.947</c:v>
                      </c:pt>
                      <c:pt idx="7933" formatCode="General">
                        <c:v>704.95699999999999</c:v>
                      </c:pt>
                      <c:pt idx="7934" formatCode="General">
                        <c:v>704.96699999999998</c:v>
                      </c:pt>
                      <c:pt idx="7935" formatCode="General">
                        <c:v>704.97699999999998</c:v>
                      </c:pt>
                      <c:pt idx="7936" formatCode="General">
                        <c:v>704.98699999999997</c:v>
                      </c:pt>
                      <c:pt idx="7937" formatCode="General">
                        <c:v>704.99699999999996</c:v>
                      </c:pt>
                      <c:pt idx="7938" formatCode="General">
                        <c:v>705.00699999999995</c:v>
                      </c:pt>
                      <c:pt idx="7939" formatCode="General">
                        <c:v>705.01700000000005</c:v>
                      </c:pt>
                      <c:pt idx="7940" formatCode="General">
                        <c:v>705.02700000000004</c:v>
                      </c:pt>
                      <c:pt idx="7941" formatCode="General">
                        <c:v>705.03700000000003</c:v>
                      </c:pt>
                      <c:pt idx="7942" formatCode="General">
                        <c:v>705.04700000000003</c:v>
                      </c:pt>
                      <c:pt idx="7943" formatCode="General">
                        <c:v>705.05700000000002</c:v>
                      </c:pt>
                      <c:pt idx="7944" formatCode="General">
                        <c:v>705.06700000000001</c:v>
                      </c:pt>
                      <c:pt idx="7945" formatCode="General">
                        <c:v>705.077</c:v>
                      </c:pt>
                      <c:pt idx="7946" formatCode="General">
                        <c:v>705.08699999999999</c:v>
                      </c:pt>
                      <c:pt idx="7947" formatCode="General">
                        <c:v>705.09699999999998</c:v>
                      </c:pt>
                      <c:pt idx="7948" formatCode="General">
                        <c:v>705.10699999999997</c:v>
                      </c:pt>
                      <c:pt idx="7949" formatCode="General">
                        <c:v>705.11699999999996</c:v>
                      </c:pt>
                      <c:pt idx="7950" formatCode="General">
                        <c:v>705.12699999999995</c:v>
                      </c:pt>
                      <c:pt idx="7951" formatCode="General">
                        <c:v>705.13699999999994</c:v>
                      </c:pt>
                      <c:pt idx="7952" formatCode="General">
                        <c:v>705.14700000000005</c:v>
                      </c:pt>
                      <c:pt idx="7953" formatCode="General">
                        <c:v>705.15700000000004</c:v>
                      </c:pt>
                      <c:pt idx="7954" formatCode="General">
                        <c:v>705.16700000000003</c:v>
                      </c:pt>
                      <c:pt idx="7955" formatCode="General">
                        <c:v>705.17700000000002</c:v>
                      </c:pt>
                      <c:pt idx="7956" formatCode="General">
                        <c:v>705.18700000000001</c:v>
                      </c:pt>
                      <c:pt idx="7957" formatCode="General">
                        <c:v>705.197</c:v>
                      </c:pt>
                      <c:pt idx="7958" formatCode="General">
                        <c:v>705.20699999999999</c:v>
                      </c:pt>
                      <c:pt idx="7959" formatCode="General">
                        <c:v>705.21699999999998</c:v>
                      </c:pt>
                      <c:pt idx="7960" formatCode="General">
                        <c:v>705.22699999999998</c:v>
                      </c:pt>
                      <c:pt idx="7961" formatCode="General">
                        <c:v>705.23699999999997</c:v>
                      </c:pt>
                      <c:pt idx="7962" formatCode="General">
                        <c:v>705.24699999999996</c:v>
                      </c:pt>
                      <c:pt idx="7963" formatCode="General">
                        <c:v>705.25699999999995</c:v>
                      </c:pt>
                      <c:pt idx="7964" formatCode="General">
                        <c:v>705.26700000000005</c:v>
                      </c:pt>
                      <c:pt idx="7965" formatCode="General">
                        <c:v>705.27700000000004</c:v>
                      </c:pt>
                      <c:pt idx="7966" formatCode="General">
                        <c:v>705.28700000000003</c:v>
                      </c:pt>
                      <c:pt idx="7967" formatCode="General">
                        <c:v>705.29700000000003</c:v>
                      </c:pt>
                      <c:pt idx="7968" formatCode="General">
                        <c:v>705.30700000000002</c:v>
                      </c:pt>
                      <c:pt idx="7969" formatCode="General">
                        <c:v>705.31700000000001</c:v>
                      </c:pt>
                      <c:pt idx="7970" formatCode="General">
                        <c:v>705.327</c:v>
                      </c:pt>
                      <c:pt idx="7971" formatCode="General">
                        <c:v>705.33699999999999</c:v>
                      </c:pt>
                      <c:pt idx="7972" formatCode="General">
                        <c:v>705.34699999999998</c:v>
                      </c:pt>
                      <c:pt idx="7973" formatCode="General">
                        <c:v>705.35699999999997</c:v>
                      </c:pt>
                      <c:pt idx="7974" formatCode="General">
                        <c:v>705.36699999999996</c:v>
                      </c:pt>
                      <c:pt idx="7975" formatCode="General">
                        <c:v>705.37699999999995</c:v>
                      </c:pt>
                      <c:pt idx="7976" formatCode="General">
                        <c:v>705.38699999999994</c:v>
                      </c:pt>
                      <c:pt idx="7977" formatCode="General">
                        <c:v>705.39700000000005</c:v>
                      </c:pt>
                      <c:pt idx="7978" formatCode="General">
                        <c:v>705.40700000000004</c:v>
                      </c:pt>
                      <c:pt idx="7979" formatCode="General">
                        <c:v>705.41700000000003</c:v>
                      </c:pt>
                      <c:pt idx="7980" formatCode="General">
                        <c:v>705.42700000000002</c:v>
                      </c:pt>
                      <c:pt idx="7981" formatCode="General">
                        <c:v>705.43700000000001</c:v>
                      </c:pt>
                      <c:pt idx="7982" formatCode="General">
                        <c:v>705.447</c:v>
                      </c:pt>
                      <c:pt idx="7983" formatCode="General">
                        <c:v>705.45699999999999</c:v>
                      </c:pt>
                      <c:pt idx="7984" formatCode="General">
                        <c:v>705.46699999999998</c:v>
                      </c:pt>
                      <c:pt idx="7985" formatCode="General">
                        <c:v>705.47699999999998</c:v>
                      </c:pt>
                      <c:pt idx="7986" formatCode="General">
                        <c:v>705.48699999999997</c:v>
                      </c:pt>
                      <c:pt idx="7987" formatCode="General">
                        <c:v>705.49699999999996</c:v>
                      </c:pt>
                      <c:pt idx="7988" formatCode="General">
                        <c:v>705.50699999999995</c:v>
                      </c:pt>
                      <c:pt idx="7989" formatCode="General">
                        <c:v>705.51700000000005</c:v>
                      </c:pt>
                      <c:pt idx="7990" formatCode="General">
                        <c:v>705.52700000000004</c:v>
                      </c:pt>
                      <c:pt idx="7991" formatCode="General">
                        <c:v>705.53700000000003</c:v>
                      </c:pt>
                      <c:pt idx="7992" formatCode="General">
                        <c:v>705.54700000000003</c:v>
                      </c:pt>
                      <c:pt idx="7993" formatCode="General">
                        <c:v>705.55700000000002</c:v>
                      </c:pt>
                      <c:pt idx="7994" formatCode="General">
                        <c:v>705.56700000000001</c:v>
                      </c:pt>
                      <c:pt idx="7995" formatCode="General">
                        <c:v>705.577</c:v>
                      </c:pt>
                      <c:pt idx="7996" formatCode="General">
                        <c:v>705.58699999999999</c:v>
                      </c:pt>
                      <c:pt idx="7997" formatCode="General">
                        <c:v>705.59699999999998</c:v>
                      </c:pt>
                      <c:pt idx="7998" formatCode="General">
                        <c:v>705.60699999999997</c:v>
                      </c:pt>
                      <c:pt idx="7999" formatCode="General">
                        <c:v>705.61699999999996</c:v>
                      </c:pt>
                      <c:pt idx="8000" formatCode="General">
                        <c:v>705.62699999999995</c:v>
                      </c:pt>
                      <c:pt idx="8001" formatCode="General">
                        <c:v>705.63699999999994</c:v>
                      </c:pt>
                      <c:pt idx="8002" formatCode="General">
                        <c:v>705.64700000000005</c:v>
                      </c:pt>
                      <c:pt idx="8003" formatCode="General">
                        <c:v>705.65700000000004</c:v>
                      </c:pt>
                      <c:pt idx="8004" formatCode="General">
                        <c:v>705.66700000000003</c:v>
                      </c:pt>
                      <c:pt idx="8005" formatCode="General">
                        <c:v>705.67700000000002</c:v>
                      </c:pt>
                      <c:pt idx="8006" formatCode="General">
                        <c:v>705.68700000000001</c:v>
                      </c:pt>
                      <c:pt idx="8007" formatCode="General">
                        <c:v>705.697</c:v>
                      </c:pt>
                      <c:pt idx="8008" formatCode="General">
                        <c:v>705.70699999999999</c:v>
                      </c:pt>
                      <c:pt idx="8009" formatCode="General">
                        <c:v>705.71699999999998</c:v>
                      </c:pt>
                      <c:pt idx="8010" formatCode="General">
                        <c:v>705.72699999999998</c:v>
                      </c:pt>
                      <c:pt idx="8011" formatCode="General">
                        <c:v>705.73699999999997</c:v>
                      </c:pt>
                      <c:pt idx="8012" formatCode="General">
                        <c:v>705.74699999999996</c:v>
                      </c:pt>
                      <c:pt idx="8013" formatCode="General">
                        <c:v>705.75699999999995</c:v>
                      </c:pt>
                      <c:pt idx="8014" formatCode="General">
                        <c:v>705.76700000000005</c:v>
                      </c:pt>
                      <c:pt idx="8015" formatCode="General">
                        <c:v>705.77700000000004</c:v>
                      </c:pt>
                      <c:pt idx="8016" formatCode="General">
                        <c:v>705.78700000000003</c:v>
                      </c:pt>
                      <c:pt idx="8017" formatCode="General">
                        <c:v>705.79700000000003</c:v>
                      </c:pt>
                      <c:pt idx="8018" formatCode="General">
                        <c:v>705.80700000000002</c:v>
                      </c:pt>
                      <c:pt idx="8019" formatCode="General">
                        <c:v>705.81700000000001</c:v>
                      </c:pt>
                      <c:pt idx="8020" formatCode="General">
                        <c:v>705.827</c:v>
                      </c:pt>
                      <c:pt idx="8021" formatCode="General">
                        <c:v>705.83699999999999</c:v>
                      </c:pt>
                      <c:pt idx="8022" formatCode="General">
                        <c:v>705.84699999999998</c:v>
                      </c:pt>
                      <c:pt idx="8023" formatCode="General">
                        <c:v>705.85699999999997</c:v>
                      </c:pt>
                      <c:pt idx="8024" formatCode="General">
                        <c:v>705.86699999999996</c:v>
                      </c:pt>
                      <c:pt idx="8025" formatCode="General">
                        <c:v>705.87699999999995</c:v>
                      </c:pt>
                      <c:pt idx="8026" formatCode="General">
                        <c:v>705.88699999999994</c:v>
                      </c:pt>
                      <c:pt idx="8027" formatCode="General">
                        <c:v>705.89700000000005</c:v>
                      </c:pt>
                      <c:pt idx="8028" formatCode="General">
                        <c:v>705.90700000000004</c:v>
                      </c:pt>
                      <c:pt idx="8029" formatCode="General">
                        <c:v>705.91700000000003</c:v>
                      </c:pt>
                      <c:pt idx="8030" formatCode="General">
                        <c:v>705.92700000000002</c:v>
                      </c:pt>
                      <c:pt idx="8031" formatCode="General">
                        <c:v>705.93700000000001</c:v>
                      </c:pt>
                      <c:pt idx="8032" formatCode="General">
                        <c:v>705.947</c:v>
                      </c:pt>
                      <c:pt idx="8033" formatCode="General">
                        <c:v>705.95699999999999</c:v>
                      </c:pt>
                      <c:pt idx="8034" formatCode="General">
                        <c:v>705.96699999999998</c:v>
                      </c:pt>
                      <c:pt idx="8035" formatCode="General">
                        <c:v>705.97699999999998</c:v>
                      </c:pt>
                      <c:pt idx="8036" formatCode="General">
                        <c:v>705.98699999999997</c:v>
                      </c:pt>
                      <c:pt idx="8037" formatCode="General">
                        <c:v>705.99699999999996</c:v>
                      </c:pt>
                      <c:pt idx="8038" formatCode="General">
                        <c:v>706.00699999999995</c:v>
                      </c:pt>
                      <c:pt idx="8039" formatCode="General">
                        <c:v>706.01700000000005</c:v>
                      </c:pt>
                      <c:pt idx="8040" formatCode="General">
                        <c:v>706.02700000000004</c:v>
                      </c:pt>
                      <c:pt idx="8041" formatCode="General">
                        <c:v>706.03700000000003</c:v>
                      </c:pt>
                      <c:pt idx="8042" formatCode="General">
                        <c:v>706.04700000000003</c:v>
                      </c:pt>
                      <c:pt idx="8043" formatCode="General">
                        <c:v>706.05700000000002</c:v>
                      </c:pt>
                      <c:pt idx="8044" formatCode="General">
                        <c:v>706.06700000000001</c:v>
                      </c:pt>
                      <c:pt idx="8045" formatCode="General">
                        <c:v>706.077</c:v>
                      </c:pt>
                      <c:pt idx="8046" formatCode="General">
                        <c:v>706.08699999999999</c:v>
                      </c:pt>
                      <c:pt idx="8047" formatCode="General">
                        <c:v>706.09699999999998</c:v>
                      </c:pt>
                      <c:pt idx="8048" formatCode="General">
                        <c:v>706.10699999999997</c:v>
                      </c:pt>
                      <c:pt idx="8049" formatCode="General">
                        <c:v>706.11699999999996</c:v>
                      </c:pt>
                      <c:pt idx="8050" formatCode="General">
                        <c:v>706.12699999999995</c:v>
                      </c:pt>
                      <c:pt idx="8051" formatCode="General">
                        <c:v>706.13699999999994</c:v>
                      </c:pt>
                      <c:pt idx="8052" formatCode="General">
                        <c:v>706.14700000000005</c:v>
                      </c:pt>
                      <c:pt idx="8053" formatCode="General">
                        <c:v>706.15700000000004</c:v>
                      </c:pt>
                      <c:pt idx="8054" formatCode="General">
                        <c:v>706.16700000000003</c:v>
                      </c:pt>
                      <c:pt idx="8055" formatCode="General">
                        <c:v>706.17700000000002</c:v>
                      </c:pt>
                      <c:pt idx="8056" formatCode="General">
                        <c:v>706.18700000000001</c:v>
                      </c:pt>
                      <c:pt idx="8057" formatCode="General">
                        <c:v>706.197</c:v>
                      </c:pt>
                      <c:pt idx="8058" formatCode="General">
                        <c:v>706.20699999999999</c:v>
                      </c:pt>
                      <c:pt idx="8059" formatCode="General">
                        <c:v>706.21699999999998</c:v>
                      </c:pt>
                      <c:pt idx="8060" formatCode="General">
                        <c:v>706.22699999999998</c:v>
                      </c:pt>
                      <c:pt idx="8061" formatCode="General">
                        <c:v>706.23699999999997</c:v>
                      </c:pt>
                      <c:pt idx="8062" formatCode="General">
                        <c:v>706.24699999999996</c:v>
                      </c:pt>
                      <c:pt idx="8063" formatCode="General">
                        <c:v>706.25699999999995</c:v>
                      </c:pt>
                      <c:pt idx="8064" formatCode="General">
                        <c:v>706.26700000000005</c:v>
                      </c:pt>
                      <c:pt idx="8065" formatCode="General">
                        <c:v>706.27700000000004</c:v>
                      </c:pt>
                      <c:pt idx="8066" formatCode="General">
                        <c:v>706.28700000000003</c:v>
                      </c:pt>
                      <c:pt idx="8067" formatCode="General">
                        <c:v>706.29700000000003</c:v>
                      </c:pt>
                      <c:pt idx="8068" formatCode="General">
                        <c:v>706.30700000000002</c:v>
                      </c:pt>
                      <c:pt idx="8069" formatCode="General">
                        <c:v>706.31700000000001</c:v>
                      </c:pt>
                      <c:pt idx="8070" formatCode="General">
                        <c:v>706.327</c:v>
                      </c:pt>
                      <c:pt idx="8071" formatCode="General">
                        <c:v>706.33699999999999</c:v>
                      </c:pt>
                      <c:pt idx="8072" formatCode="General">
                        <c:v>706.34699999999998</c:v>
                      </c:pt>
                      <c:pt idx="8073" formatCode="General">
                        <c:v>706.35699999999997</c:v>
                      </c:pt>
                      <c:pt idx="8074" formatCode="General">
                        <c:v>706.36699999999996</c:v>
                      </c:pt>
                      <c:pt idx="8075" formatCode="General">
                        <c:v>706.37699999999995</c:v>
                      </c:pt>
                      <c:pt idx="8076" formatCode="General">
                        <c:v>706.38699999999994</c:v>
                      </c:pt>
                      <c:pt idx="8077" formatCode="General">
                        <c:v>706.39700000000005</c:v>
                      </c:pt>
                      <c:pt idx="8078" formatCode="General">
                        <c:v>706.40700000000004</c:v>
                      </c:pt>
                      <c:pt idx="8079" formatCode="General">
                        <c:v>706.41700000000003</c:v>
                      </c:pt>
                      <c:pt idx="8080" formatCode="General">
                        <c:v>706.42700000000002</c:v>
                      </c:pt>
                      <c:pt idx="8081" formatCode="General">
                        <c:v>706.43700000000001</c:v>
                      </c:pt>
                      <c:pt idx="8082" formatCode="General">
                        <c:v>706.447</c:v>
                      </c:pt>
                      <c:pt idx="8083" formatCode="General">
                        <c:v>706.45699999999999</c:v>
                      </c:pt>
                      <c:pt idx="8084" formatCode="General">
                        <c:v>706.46699999999998</c:v>
                      </c:pt>
                      <c:pt idx="8085" formatCode="General">
                        <c:v>706.47699999999998</c:v>
                      </c:pt>
                      <c:pt idx="8086" formatCode="General">
                        <c:v>706.48699999999997</c:v>
                      </c:pt>
                      <c:pt idx="8087" formatCode="General">
                        <c:v>706.49699999999996</c:v>
                      </c:pt>
                      <c:pt idx="8088" formatCode="General">
                        <c:v>706.50699999999995</c:v>
                      </c:pt>
                      <c:pt idx="8089" formatCode="General">
                        <c:v>706.51700000000005</c:v>
                      </c:pt>
                      <c:pt idx="8090" formatCode="General">
                        <c:v>706.52700000000004</c:v>
                      </c:pt>
                      <c:pt idx="8091" formatCode="General">
                        <c:v>706.53700000000003</c:v>
                      </c:pt>
                      <c:pt idx="8092" formatCode="General">
                        <c:v>706.54700000000003</c:v>
                      </c:pt>
                      <c:pt idx="8093" formatCode="General">
                        <c:v>706.55700000000002</c:v>
                      </c:pt>
                      <c:pt idx="8094" formatCode="General">
                        <c:v>706.56700000000001</c:v>
                      </c:pt>
                      <c:pt idx="8095" formatCode="General">
                        <c:v>706.577</c:v>
                      </c:pt>
                      <c:pt idx="8096" formatCode="General">
                        <c:v>706.58699999999999</c:v>
                      </c:pt>
                      <c:pt idx="8097" formatCode="General">
                        <c:v>706.59699999999998</c:v>
                      </c:pt>
                      <c:pt idx="8098" formatCode="General">
                        <c:v>706.60699999999997</c:v>
                      </c:pt>
                      <c:pt idx="8099" formatCode="General">
                        <c:v>706.61699999999996</c:v>
                      </c:pt>
                      <c:pt idx="8100" formatCode="General">
                        <c:v>706.62699999999995</c:v>
                      </c:pt>
                      <c:pt idx="8101" formatCode="General">
                        <c:v>706.63699999999994</c:v>
                      </c:pt>
                      <c:pt idx="8102" formatCode="General">
                        <c:v>706.64700000000005</c:v>
                      </c:pt>
                      <c:pt idx="8103" formatCode="General">
                        <c:v>706.65700000000004</c:v>
                      </c:pt>
                      <c:pt idx="8104" formatCode="General">
                        <c:v>706.66700000000003</c:v>
                      </c:pt>
                      <c:pt idx="8105" formatCode="General">
                        <c:v>706.67700000000002</c:v>
                      </c:pt>
                      <c:pt idx="8106" formatCode="General">
                        <c:v>706.68700000000001</c:v>
                      </c:pt>
                      <c:pt idx="8107" formatCode="General">
                        <c:v>706.697</c:v>
                      </c:pt>
                      <c:pt idx="8108" formatCode="General">
                        <c:v>706.70699999999999</c:v>
                      </c:pt>
                      <c:pt idx="8109" formatCode="General">
                        <c:v>706.71699999999998</c:v>
                      </c:pt>
                      <c:pt idx="8110" formatCode="General">
                        <c:v>706.72699999999998</c:v>
                      </c:pt>
                      <c:pt idx="8111" formatCode="General">
                        <c:v>706.73699999999997</c:v>
                      </c:pt>
                      <c:pt idx="8112" formatCode="General">
                        <c:v>706.74699999999996</c:v>
                      </c:pt>
                      <c:pt idx="8113" formatCode="General">
                        <c:v>706.75699999999995</c:v>
                      </c:pt>
                      <c:pt idx="8114" formatCode="General">
                        <c:v>706.76700000000005</c:v>
                      </c:pt>
                      <c:pt idx="8115" formatCode="General">
                        <c:v>706.77700000000004</c:v>
                      </c:pt>
                      <c:pt idx="8116" formatCode="General">
                        <c:v>706.78700000000003</c:v>
                      </c:pt>
                      <c:pt idx="8117" formatCode="General">
                        <c:v>706.79700000000003</c:v>
                      </c:pt>
                      <c:pt idx="8118" formatCode="General">
                        <c:v>706.80700000000002</c:v>
                      </c:pt>
                      <c:pt idx="8119" formatCode="General">
                        <c:v>706.81700000000001</c:v>
                      </c:pt>
                      <c:pt idx="8120" formatCode="General">
                        <c:v>706.827</c:v>
                      </c:pt>
                      <c:pt idx="8121" formatCode="General">
                        <c:v>706.83699999999999</c:v>
                      </c:pt>
                      <c:pt idx="8122" formatCode="General">
                        <c:v>706.84699999999998</c:v>
                      </c:pt>
                      <c:pt idx="8123" formatCode="General">
                        <c:v>706.85699999999997</c:v>
                      </c:pt>
                      <c:pt idx="8124" formatCode="General">
                        <c:v>706.86699999999996</c:v>
                      </c:pt>
                      <c:pt idx="8125" formatCode="General">
                        <c:v>706.87699999999995</c:v>
                      </c:pt>
                      <c:pt idx="8126" formatCode="General">
                        <c:v>706.88699999999994</c:v>
                      </c:pt>
                      <c:pt idx="8127" formatCode="General">
                        <c:v>706.89700000000005</c:v>
                      </c:pt>
                      <c:pt idx="8128" formatCode="General">
                        <c:v>706.90700000000004</c:v>
                      </c:pt>
                      <c:pt idx="8129" formatCode="General">
                        <c:v>706.91700000000003</c:v>
                      </c:pt>
                      <c:pt idx="8130" formatCode="General">
                        <c:v>706.92700000000002</c:v>
                      </c:pt>
                      <c:pt idx="8131" formatCode="General">
                        <c:v>706.93700000000001</c:v>
                      </c:pt>
                      <c:pt idx="8132" formatCode="General">
                        <c:v>706.947</c:v>
                      </c:pt>
                      <c:pt idx="8133" formatCode="General">
                        <c:v>706.95699999999999</c:v>
                      </c:pt>
                      <c:pt idx="8134" formatCode="General">
                        <c:v>706.96699999999998</c:v>
                      </c:pt>
                      <c:pt idx="8135" formatCode="General">
                        <c:v>706.97699999999998</c:v>
                      </c:pt>
                      <c:pt idx="8136" formatCode="General">
                        <c:v>706.98699999999997</c:v>
                      </c:pt>
                      <c:pt idx="8137" formatCode="General">
                        <c:v>706.99699999999996</c:v>
                      </c:pt>
                      <c:pt idx="8138" formatCode="General">
                        <c:v>707.00699999999995</c:v>
                      </c:pt>
                      <c:pt idx="8139" formatCode="General">
                        <c:v>707.01700000000005</c:v>
                      </c:pt>
                      <c:pt idx="8140" formatCode="General">
                        <c:v>707.02700000000004</c:v>
                      </c:pt>
                      <c:pt idx="8141" formatCode="General">
                        <c:v>707.03700000000003</c:v>
                      </c:pt>
                      <c:pt idx="8142" formatCode="General">
                        <c:v>707.04700000000003</c:v>
                      </c:pt>
                      <c:pt idx="8143" formatCode="General">
                        <c:v>707.05700000000002</c:v>
                      </c:pt>
                      <c:pt idx="8144" formatCode="General">
                        <c:v>707.06700000000001</c:v>
                      </c:pt>
                      <c:pt idx="8145" formatCode="General">
                        <c:v>707.077</c:v>
                      </c:pt>
                      <c:pt idx="8146" formatCode="General">
                        <c:v>707.08699999999999</c:v>
                      </c:pt>
                      <c:pt idx="8147" formatCode="General">
                        <c:v>707.09699999999998</c:v>
                      </c:pt>
                      <c:pt idx="8148" formatCode="General">
                        <c:v>707.10699999999997</c:v>
                      </c:pt>
                      <c:pt idx="8149" formatCode="General">
                        <c:v>707.11699999999996</c:v>
                      </c:pt>
                      <c:pt idx="8150" formatCode="General">
                        <c:v>707.12699999999995</c:v>
                      </c:pt>
                      <c:pt idx="8151" formatCode="General">
                        <c:v>707.13699999999994</c:v>
                      </c:pt>
                      <c:pt idx="8152" formatCode="General">
                        <c:v>707.14700000000005</c:v>
                      </c:pt>
                      <c:pt idx="8153" formatCode="General">
                        <c:v>707.15700000000004</c:v>
                      </c:pt>
                      <c:pt idx="8154" formatCode="General">
                        <c:v>707.16700000000003</c:v>
                      </c:pt>
                      <c:pt idx="8155" formatCode="General">
                        <c:v>707.17700000000002</c:v>
                      </c:pt>
                      <c:pt idx="8156" formatCode="General">
                        <c:v>707.18700000000001</c:v>
                      </c:pt>
                      <c:pt idx="8157" formatCode="General">
                        <c:v>707.197</c:v>
                      </c:pt>
                      <c:pt idx="8158" formatCode="General">
                        <c:v>707.20699999999999</c:v>
                      </c:pt>
                      <c:pt idx="8159" formatCode="General">
                        <c:v>707.21699999999998</c:v>
                      </c:pt>
                      <c:pt idx="8160" formatCode="General">
                        <c:v>707.22699999999998</c:v>
                      </c:pt>
                      <c:pt idx="8161" formatCode="General">
                        <c:v>707.23699999999997</c:v>
                      </c:pt>
                      <c:pt idx="8162" formatCode="General">
                        <c:v>707.24699999999996</c:v>
                      </c:pt>
                      <c:pt idx="8163" formatCode="General">
                        <c:v>707.25699999999995</c:v>
                      </c:pt>
                      <c:pt idx="8164" formatCode="General">
                        <c:v>707.26700000000005</c:v>
                      </c:pt>
                      <c:pt idx="8165" formatCode="General">
                        <c:v>707.27700000000004</c:v>
                      </c:pt>
                      <c:pt idx="8166" formatCode="General">
                        <c:v>707.28700000000003</c:v>
                      </c:pt>
                      <c:pt idx="8167" formatCode="General">
                        <c:v>707.29700000000003</c:v>
                      </c:pt>
                      <c:pt idx="8168" formatCode="General">
                        <c:v>707.30700000000002</c:v>
                      </c:pt>
                      <c:pt idx="8169" formatCode="General">
                        <c:v>707.31700000000001</c:v>
                      </c:pt>
                      <c:pt idx="8170" formatCode="General">
                        <c:v>707.327</c:v>
                      </c:pt>
                      <c:pt idx="8171" formatCode="General">
                        <c:v>707.33699999999999</c:v>
                      </c:pt>
                      <c:pt idx="8172" formatCode="General">
                        <c:v>707.34699999999998</c:v>
                      </c:pt>
                      <c:pt idx="8173" formatCode="General">
                        <c:v>707.35699999999997</c:v>
                      </c:pt>
                      <c:pt idx="8174" formatCode="General">
                        <c:v>707.36699999999996</c:v>
                      </c:pt>
                      <c:pt idx="8175" formatCode="General">
                        <c:v>707.37699999999995</c:v>
                      </c:pt>
                      <c:pt idx="8176" formatCode="General">
                        <c:v>707.38699999999994</c:v>
                      </c:pt>
                      <c:pt idx="8177" formatCode="General">
                        <c:v>707.39700000000005</c:v>
                      </c:pt>
                      <c:pt idx="8178" formatCode="General">
                        <c:v>707.40700000000004</c:v>
                      </c:pt>
                      <c:pt idx="8179" formatCode="General">
                        <c:v>707.41700000000003</c:v>
                      </c:pt>
                      <c:pt idx="8180" formatCode="General">
                        <c:v>707.42700000000002</c:v>
                      </c:pt>
                      <c:pt idx="8181" formatCode="General">
                        <c:v>707.43700000000001</c:v>
                      </c:pt>
                      <c:pt idx="8182" formatCode="General">
                        <c:v>707.447</c:v>
                      </c:pt>
                      <c:pt idx="8183" formatCode="General">
                        <c:v>707.45699999999999</c:v>
                      </c:pt>
                      <c:pt idx="8184" formatCode="General">
                        <c:v>707.46699999999998</c:v>
                      </c:pt>
                      <c:pt idx="8185" formatCode="General">
                        <c:v>707.47699999999998</c:v>
                      </c:pt>
                      <c:pt idx="8186" formatCode="General">
                        <c:v>707.48699999999997</c:v>
                      </c:pt>
                      <c:pt idx="8187" formatCode="General">
                        <c:v>707.49699999999996</c:v>
                      </c:pt>
                      <c:pt idx="8188" formatCode="General">
                        <c:v>707.50699999999995</c:v>
                      </c:pt>
                      <c:pt idx="8189" formatCode="General">
                        <c:v>707.51700000000005</c:v>
                      </c:pt>
                      <c:pt idx="8190" formatCode="General">
                        <c:v>707.52700000000004</c:v>
                      </c:pt>
                      <c:pt idx="8191" formatCode="General">
                        <c:v>707.53700000000003</c:v>
                      </c:pt>
                      <c:pt idx="8192" formatCode="General">
                        <c:v>707.54700000000003</c:v>
                      </c:pt>
                      <c:pt idx="8193" formatCode="General">
                        <c:v>707.55700000000002</c:v>
                      </c:pt>
                      <c:pt idx="8194" formatCode="General">
                        <c:v>707.56700000000001</c:v>
                      </c:pt>
                      <c:pt idx="8195" formatCode="General">
                        <c:v>707.577</c:v>
                      </c:pt>
                      <c:pt idx="8196" formatCode="General">
                        <c:v>707.58699999999999</c:v>
                      </c:pt>
                      <c:pt idx="8197" formatCode="General">
                        <c:v>707.59699999999998</c:v>
                      </c:pt>
                      <c:pt idx="8198" formatCode="General">
                        <c:v>707.60699999999997</c:v>
                      </c:pt>
                      <c:pt idx="8199" formatCode="General">
                        <c:v>707.61699999999996</c:v>
                      </c:pt>
                      <c:pt idx="8200" formatCode="General">
                        <c:v>707.62699999999995</c:v>
                      </c:pt>
                      <c:pt idx="8201" formatCode="General">
                        <c:v>707.63699999999994</c:v>
                      </c:pt>
                      <c:pt idx="8202" formatCode="General">
                        <c:v>707.64700000000005</c:v>
                      </c:pt>
                      <c:pt idx="8203" formatCode="General">
                        <c:v>707.65700000000004</c:v>
                      </c:pt>
                      <c:pt idx="8204" formatCode="General">
                        <c:v>707.66700000000003</c:v>
                      </c:pt>
                      <c:pt idx="8205" formatCode="General">
                        <c:v>707.67700000000002</c:v>
                      </c:pt>
                      <c:pt idx="8206" formatCode="General">
                        <c:v>707.68700000000001</c:v>
                      </c:pt>
                      <c:pt idx="8207" formatCode="General">
                        <c:v>707.697</c:v>
                      </c:pt>
                      <c:pt idx="8208" formatCode="General">
                        <c:v>707.70699999999999</c:v>
                      </c:pt>
                      <c:pt idx="8209" formatCode="General">
                        <c:v>707.71699999999998</c:v>
                      </c:pt>
                      <c:pt idx="8210" formatCode="General">
                        <c:v>707.72699999999998</c:v>
                      </c:pt>
                      <c:pt idx="8211" formatCode="General">
                        <c:v>707.73699999999997</c:v>
                      </c:pt>
                      <c:pt idx="8212" formatCode="General">
                        <c:v>707.74699999999996</c:v>
                      </c:pt>
                      <c:pt idx="8213" formatCode="General">
                        <c:v>707.75699999999995</c:v>
                      </c:pt>
                      <c:pt idx="8214" formatCode="General">
                        <c:v>707.76700000000005</c:v>
                      </c:pt>
                      <c:pt idx="8215" formatCode="General">
                        <c:v>707.77700000000004</c:v>
                      </c:pt>
                      <c:pt idx="8216" formatCode="General">
                        <c:v>707.78700000000003</c:v>
                      </c:pt>
                      <c:pt idx="8217" formatCode="General">
                        <c:v>707.79700000000003</c:v>
                      </c:pt>
                      <c:pt idx="8218" formatCode="General">
                        <c:v>707.80700000000002</c:v>
                      </c:pt>
                      <c:pt idx="8219" formatCode="General">
                        <c:v>707.81700000000001</c:v>
                      </c:pt>
                      <c:pt idx="8220" formatCode="General">
                        <c:v>707.827</c:v>
                      </c:pt>
                      <c:pt idx="8221" formatCode="General">
                        <c:v>707.83699999999999</c:v>
                      </c:pt>
                      <c:pt idx="8222" formatCode="General">
                        <c:v>707.84699999999998</c:v>
                      </c:pt>
                      <c:pt idx="8223" formatCode="General">
                        <c:v>707.85699999999997</c:v>
                      </c:pt>
                      <c:pt idx="8224" formatCode="General">
                        <c:v>707.86699999999996</c:v>
                      </c:pt>
                      <c:pt idx="8225" formatCode="General">
                        <c:v>707.87699999999995</c:v>
                      </c:pt>
                      <c:pt idx="8226" formatCode="General">
                        <c:v>707.88699999999994</c:v>
                      </c:pt>
                      <c:pt idx="8227" formatCode="General">
                        <c:v>707.89700000000005</c:v>
                      </c:pt>
                      <c:pt idx="8228" formatCode="General">
                        <c:v>707.90700000000004</c:v>
                      </c:pt>
                      <c:pt idx="8229" formatCode="General">
                        <c:v>707.91700000000003</c:v>
                      </c:pt>
                      <c:pt idx="8230" formatCode="General">
                        <c:v>707.92700000000002</c:v>
                      </c:pt>
                      <c:pt idx="8231" formatCode="General">
                        <c:v>707.93700000000001</c:v>
                      </c:pt>
                      <c:pt idx="8232" formatCode="General">
                        <c:v>707.947</c:v>
                      </c:pt>
                      <c:pt idx="8233" formatCode="General">
                        <c:v>707.95699999999999</c:v>
                      </c:pt>
                      <c:pt idx="8234" formatCode="General">
                        <c:v>707.96699999999998</c:v>
                      </c:pt>
                      <c:pt idx="8235" formatCode="General">
                        <c:v>707.97699999999998</c:v>
                      </c:pt>
                      <c:pt idx="8236" formatCode="General">
                        <c:v>707.98699999999997</c:v>
                      </c:pt>
                      <c:pt idx="8237" formatCode="General">
                        <c:v>707.99699999999996</c:v>
                      </c:pt>
                      <c:pt idx="8238" formatCode="General">
                        <c:v>708.00699999999995</c:v>
                      </c:pt>
                      <c:pt idx="8239" formatCode="General">
                        <c:v>708.01700000000005</c:v>
                      </c:pt>
                      <c:pt idx="8240" formatCode="General">
                        <c:v>708.02700000000004</c:v>
                      </c:pt>
                      <c:pt idx="8241" formatCode="General">
                        <c:v>708.03700000000003</c:v>
                      </c:pt>
                      <c:pt idx="8242" formatCode="General">
                        <c:v>708.04700000000003</c:v>
                      </c:pt>
                      <c:pt idx="8243" formatCode="General">
                        <c:v>708.05700000000002</c:v>
                      </c:pt>
                      <c:pt idx="8244" formatCode="General">
                        <c:v>708.06700000000001</c:v>
                      </c:pt>
                      <c:pt idx="8245" formatCode="General">
                        <c:v>708.077</c:v>
                      </c:pt>
                      <c:pt idx="8246" formatCode="General">
                        <c:v>708.08699999999999</c:v>
                      </c:pt>
                      <c:pt idx="8247" formatCode="General">
                        <c:v>708.09699999999998</c:v>
                      </c:pt>
                      <c:pt idx="8248" formatCode="General">
                        <c:v>708.10699999999997</c:v>
                      </c:pt>
                      <c:pt idx="8249" formatCode="General">
                        <c:v>708.11699999999996</c:v>
                      </c:pt>
                      <c:pt idx="8250" formatCode="General">
                        <c:v>708.12699999999995</c:v>
                      </c:pt>
                      <c:pt idx="8251" formatCode="General">
                        <c:v>708.13699999999994</c:v>
                      </c:pt>
                      <c:pt idx="8252" formatCode="General">
                        <c:v>708.14700000000005</c:v>
                      </c:pt>
                      <c:pt idx="8253" formatCode="General">
                        <c:v>708.15700000000004</c:v>
                      </c:pt>
                      <c:pt idx="8254" formatCode="General">
                        <c:v>708.16700000000003</c:v>
                      </c:pt>
                      <c:pt idx="8255" formatCode="General">
                        <c:v>708.17700000000002</c:v>
                      </c:pt>
                      <c:pt idx="8256" formatCode="General">
                        <c:v>708.18700000000001</c:v>
                      </c:pt>
                      <c:pt idx="8257" formatCode="General">
                        <c:v>708.197</c:v>
                      </c:pt>
                      <c:pt idx="8258" formatCode="General">
                        <c:v>708.20699999999999</c:v>
                      </c:pt>
                      <c:pt idx="8259" formatCode="General">
                        <c:v>708.21699999999998</c:v>
                      </c:pt>
                      <c:pt idx="8260" formatCode="General">
                        <c:v>708.22699999999998</c:v>
                      </c:pt>
                      <c:pt idx="8261" formatCode="General">
                        <c:v>708.23699999999997</c:v>
                      </c:pt>
                      <c:pt idx="8262" formatCode="General">
                        <c:v>708.24699999999996</c:v>
                      </c:pt>
                      <c:pt idx="8263" formatCode="General">
                        <c:v>708.25699999999995</c:v>
                      </c:pt>
                      <c:pt idx="8264" formatCode="General">
                        <c:v>708.26700000000005</c:v>
                      </c:pt>
                      <c:pt idx="8265" formatCode="General">
                        <c:v>708.27700000000004</c:v>
                      </c:pt>
                      <c:pt idx="8266" formatCode="General">
                        <c:v>708.28700000000003</c:v>
                      </c:pt>
                      <c:pt idx="8267" formatCode="General">
                        <c:v>708.29700000000003</c:v>
                      </c:pt>
                      <c:pt idx="8268" formatCode="General">
                        <c:v>708.30700000000002</c:v>
                      </c:pt>
                      <c:pt idx="8269" formatCode="General">
                        <c:v>708.31700000000001</c:v>
                      </c:pt>
                      <c:pt idx="8270" formatCode="General">
                        <c:v>708.327</c:v>
                      </c:pt>
                      <c:pt idx="8271" formatCode="General">
                        <c:v>708.33699999999999</c:v>
                      </c:pt>
                      <c:pt idx="8272" formatCode="General">
                        <c:v>708.34699999999998</c:v>
                      </c:pt>
                      <c:pt idx="8273" formatCode="General">
                        <c:v>708.35699999999997</c:v>
                      </c:pt>
                      <c:pt idx="8274" formatCode="General">
                        <c:v>708.36699999999996</c:v>
                      </c:pt>
                      <c:pt idx="8275" formatCode="General">
                        <c:v>708.37699999999995</c:v>
                      </c:pt>
                      <c:pt idx="8276" formatCode="General">
                        <c:v>708.38699999999994</c:v>
                      </c:pt>
                      <c:pt idx="8277" formatCode="General">
                        <c:v>708.39700000000005</c:v>
                      </c:pt>
                      <c:pt idx="8278" formatCode="General">
                        <c:v>708.40700000000004</c:v>
                      </c:pt>
                      <c:pt idx="8279" formatCode="General">
                        <c:v>708.41700000000003</c:v>
                      </c:pt>
                      <c:pt idx="8280" formatCode="General">
                        <c:v>708.42700000000002</c:v>
                      </c:pt>
                      <c:pt idx="8281" formatCode="General">
                        <c:v>708.43700000000001</c:v>
                      </c:pt>
                      <c:pt idx="8282" formatCode="General">
                        <c:v>708.447</c:v>
                      </c:pt>
                      <c:pt idx="8283" formatCode="General">
                        <c:v>708.45699999999999</c:v>
                      </c:pt>
                      <c:pt idx="8284" formatCode="General">
                        <c:v>708.46699999999998</c:v>
                      </c:pt>
                      <c:pt idx="8285" formatCode="General">
                        <c:v>708.47699999999998</c:v>
                      </c:pt>
                      <c:pt idx="8286" formatCode="General">
                        <c:v>708.48699999999997</c:v>
                      </c:pt>
                      <c:pt idx="8287" formatCode="General">
                        <c:v>708.49699999999996</c:v>
                      </c:pt>
                      <c:pt idx="8288" formatCode="General">
                        <c:v>708.50699999999995</c:v>
                      </c:pt>
                      <c:pt idx="8289" formatCode="General">
                        <c:v>708.51700000000005</c:v>
                      </c:pt>
                      <c:pt idx="8290" formatCode="General">
                        <c:v>708.52700000000004</c:v>
                      </c:pt>
                      <c:pt idx="8291" formatCode="General">
                        <c:v>708.53700000000003</c:v>
                      </c:pt>
                      <c:pt idx="8292" formatCode="General">
                        <c:v>708.54700000000003</c:v>
                      </c:pt>
                      <c:pt idx="8293" formatCode="General">
                        <c:v>708.55700000000002</c:v>
                      </c:pt>
                      <c:pt idx="8294" formatCode="General">
                        <c:v>708.56700000000001</c:v>
                      </c:pt>
                      <c:pt idx="8295" formatCode="General">
                        <c:v>708.577</c:v>
                      </c:pt>
                      <c:pt idx="8296" formatCode="General">
                        <c:v>708.58699999999999</c:v>
                      </c:pt>
                      <c:pt idx="8297" formatCode="General">
                        <c:v>708.59699999999998</c:v>
                      </c:pt>
                      <c:pt idx="8298" formatCode="General">
                        <c:v>708.60400000000004</c:v>
                      </c:pt>
                      <c:pt idx="8299" formatCode="General">
                        <c:v>708.60400000000004</c:v>
                      </c:pt>
                      <c:pt idx="8300" formatCode="General">
                        <c:v>709.60400000000004</c:v>
                      </c:pt>
                      <c:pt idx="8301" formatCode="General">
                        <c:v>710.60400000000004</c:v>
                      </c:pt>
                      <c:pt idx="8302" formatCode="General">
                        <c:v>711.60400000000004</c:v>
                      </c:pt>
                      <c:pt idx="8303" formatCode="General">
                        <c:v>712.60400000000004</c:v>
                      </c:pt>
                      <c:pt idx="8304" formatCode="General">
                        <c:v>713.60400000000004</c:v>
                      </c:pt>
                      <c:pt idx="8305" formatCode="General">
                        <c:v>714.60400000000004</c:v>
                      </c:pt>
                      <c:pt idx="8306" formatCode="General">
                        <c:v>715.60400000000004</c:v>
                      </c:pt>
                      <c:pt idx="8307" formatCode="General">
                        <c:v>716.60400000000004</c:v>
                      </c:pt>
                      <c:pt idx="8308" formatCode="General">
                        <c:v>717.60400000000004</c:v>
                      </c:pt>
                      <c:pt idx="8309" formatCode="General">
                        <c:v>718.60400000000004</c:v>
                      </c:pt>
                      <c:pt idx="8310" formatCode="General">
                        <c:v>719.60400000000004</c:v>
                      </c:pt>
                      <c:pt idx="8311" formatCode="General">
                        <c:v>720.60400000000004</c:v>
                      </c:pt>
                      <c:pt idx="8312" formatCode="General">
                        <c:v>721.60400000000004</c:v>
                      </c:pt>
                      <c:pt idx="8313" formatCode="General">
                        <c:v>722.60400000000004</c:v>
                      </c:pt>
                      <c:pt idx="8314" formatCode="General">
                        <c:v>723.60400000000004</c:v>
                      </c:pt>
                      <c:pt idx="8315" formatCode="General">
                        <c:v>724.60400000000004</c:v>
                      </c:pt>
                      <c:pt idx="8316" formatCode="General">
                        <c:v>725.60400000000004</c:v>
                      </c:pt>
                      <c:pt idx="8317" formatCode="General">
                        <c:v>726.60400000000004</c:v>
                      </c:pt>
                      <c:pt idx="8318" formatCode="General">
                        <c:v>727.60400000000004</c:v>
                      </c:pt>
                      <c:pt idx="8319" formatCode="General">
                        <c:v>728.60400000000004</c:v>
                      </c:pt>
                      <c:pt idx="8320" formatCode="General">
                        <c:v>729.60400000000004</c:v>
                      </c:pt>
                      <c:pt idx="8321" formatCode="General">
                        <c:v>730.60400000000004</c:v>
                      </c:pt>
                      <c:pt idx="8322" formatCode="General">
                        <c:v>731.60400000000004</c:v>
                      </c:pt>
                      <c:pt idx="8323" formatCode="General">
                        <c:v>732.60400000000004</c:v>
                      </c:pt>
                      <c:pt idx="8324" formatCode="General">
                        <c:v>733.60400000000004</c:v>
                      </c:pt>
                      <c:pt idx="8325" formatCode="General">
                        <c:v>734.60400000000004</c:v>
                      </c:pt>
                      <c:pt idx="8326" formatCode="General">
                        <c:v>735.60400000000004</c:v>
                      </c:pt>
                      <c:pt idx="8327" formatCode="General">
                        <c:v>736.60400000000004</c:v>
                      </c:pt>
                      <c:pt idx="8328" formatCode="General">
                        <c:v>737.60400000000004</c:v>
                      </c:pt>
                      <c:pt idx="8329" formatCode="General">
                        <c:v>738.60400000000004</c:v>
                      </c:pt>
                      <c:pt idx="8330" formatCode="General">
                        <c:v>739.60400000000004</c:v>
                      </c:pt>
                      <c:pt idx="8331" formatCode="General">
                        <c:v>740.60400000000004</c:v>
                      </c:pt>
                      <c:pt idx="8332" formatCode="General">
                        <c:v>741.60400000000004</c:v>
                      </c:pt>
                      <c:pt idx="8333" formatCode="General">
                        <c:v>742.60400000000004</c:v>
                      </c:pt>
                      <c:pt idx="8334" formatCode="General">
                        <c:v>743.60400000000004</c:v>
                      </c:pt>
                      <c:pt idx="8335" formatCode="General">
                        <c:v>744.60400000000004</c:v>
                      </c:pt>
                      <c:pt idx="8336" formatCode="General">
                        <c:v>745.60400000000004</c:v>
                      </c:pt>
                      <c:pt idx="8337" formatCode="General">
                        <c:v>746.60400000000004</c:v>
                      </c:pt>
                      <c:pt idx="8338" formatCode="General">
                        <c:v>747.60400000000004</c:v>
                      </c:pt>
                      <c:pt idx="8339" formatCode="General">
                        <c:v>748.60400000000004</c:v>
                      </c:pt>
                      <c:pt idx="8340" formatCode="General">
                        <c:v>749.60400000000004</c:v>
                      </c:pt>
                      <c:pt idx="8341" formatCode="General">
                        <c:v>750.60400000000004</c:v>
                      </c:pt>
                      <c:pt idx="8342" formatCode="General">
                        <c:v>751.60400000000004</c:v>
                      </c:pt>
                      <c:pt idx="8343" formatCode="General">
                        <c:v>752.60400000000004</c:v>
                      </c:pt>
                      <c:pt idx="8344" formatCode="General">
                        <c:v>753.60400000000004</c:v>
                      </c:pt>
                      <c:pt idx="8345" formatCode="General">
                        <c:v>754.60400000000004</c:v>
                      </c:pt>
                      <c:pt idx="8346" formatCode="General">
                        <c:v>755.60400000000004</c:v>
                      </c:pt>
                      <c:pt idx="8347" formatCode="General">
                        <c:v>756.60400000000004</c:v>
                      </c:pt>
                      <c:pt idx="8348" formatCode="General">
                        <c:v>757.60400000000004</c:v>
                      </c:pt>
                      <c:pt idx="8349" formatCode="General">
                        <c:v>758.60400000000004</c:v>
                      </c:pt>
                      <c:pt idx="8350" formatCode="General">
                        <c:v>759.60400000000004</c:v>
                      </c:pt>
                      <c:pt idx="8351" formatCode="General">
                        <c:v>760.60400000000004</c:v>
                      </c:pt>
                      <c:pt idx="8352" formatCode="General">
                        <c:v>761.60400000000004</c:v>
                      </c:pt>
                      <c:pt idx="8353" formatCode="General">
                        <c:v>762.60400000000004</c:v>
                      </c:pt>
                      <c:pt idx="8354" formatCode="General">
                        <c:v>763.60400000000004</c:v>
                      </c:pt>
                      <c:pt idx="8355" formatCode="General">
                        <c:v>764.60400000000004</c:v>
                      </c:pt>
                      <c:pt idx="8356" formatCode="General">
                        <c:v>765.60400000000004</c:v>
                      </c:pt>
                      <c:pt idx="8357" formatCode="General">
                        <c:v>766.60400000000004</c:v>
                      </c:pt>
                      <c:pt idx="8358" formatCode="General">
                        <c:v>767.60400000000004</c:v>
                      </c:pt>
                      <c:pt idx="8359" formatCode="General">
                        <c:v>768.60400000000004</c:v>
                      </c:pt>
                      <c:pt idx="8360" formatCode="General">
                        <c:v>769.60400000000004</c:v>
                      </c:pt>
                      <c:pt idx="8361" formatCode="General">
                        <c:v>770.60400000000004</c:v>
                      </c:pt>
                      <c:pt idx="8362" formatCode="General">
                        <c:v>771.60400000000004</c:v>
                      </c:pt>
                      <c:pt idx="8363" formatCode="General">
                        <c:v>772.60400000000004</c:v>
                      </c:pt>
                      <c:pt idx="8364" formatCode="General">
                        <c:v>773.60400000000004</c:v>
                      </c:pt>
                      <c:pt idx="8365" formatCode="General">
                        <c:v>774.60400000000004</c:v>
                      </c:pt>
                      <c:pt idx="8366" formatCode="General">
                        <c:v>775.60400000000004</c:v>
                      </c:pt>
                      <c:pt idx="8367" formatCode="General">
                        <c:v>776.60400000000004</c:v>
                      </c:pt>
                      <c:pt idx="8368" formatCode="General">
                        <c:v>777.60400000000004</c:v>
                      </c:pt>
                      <c:pt idx="8369" formatCode="General">
                        <c:v>778.60400000000004</c:v>
                      </c:pt>
                      <c:pt idx="8370" formatCode="General">
                        <c:v>779.60400000000004</c:v>
                      </c:pt>
                      <c:pt idx="8371" formatCode="General">
                        <c:v>780.60400000000004</c:v>
                      </c:pt>
                      <c:pt idx="8372" formatCode="General">
                        <c:v>781.60400000000004</c:v>
                      </c:pt>
                      <c:pt idx="8373" formatCode="General">
                        <c:v>782.60400000000004</c:v>
                      </c:pt>
                      <c:pt idx="8374" formatCode="General">
                        <c:v>783.60400000000004</c:v>
                      </c:pt>
                      <c:pt idx="8375" formatCode="General">
                        <c:v>784.60400000000004</c:v>
                      </c:pt>
                      <c:pt idx="8376" formatCode="General">
                        <c:v>785.60400000000004</c:v>
                      </c:pt>
                      <c:pt idx="8377" formatCode="General">
                        <c:v>786.60400000000004</c:v>
                      </c:pt>
                      <c:pt idx="8378" formatCode="General">
                        <c:v>787.60400000000004</c:v>
                      </c:pt>
                      <c:pt idx="8379" formatCode="General">
                        <c:v>788.60400000000004</c:v>
                      </c:pt>
                      <c:pt idx="8380" formatCode="General">
                        <c:v>789.60400000000004</c:v>
                      </c:pt>
                      <c:pt idx="8381" formatCode="General">
                        <c:v>790.60400000000004</c:v>
                      </c:pt>
                      <c:pt idx="8382" formatCode="General">
                        <c:v>791.60400000000004</c:v>
                      </c:pt>
                      <c:pt idx="8383" formatCode="General">
                        <c:v>792.60400000000004</c:v>
                      </c:pt>
                      <c:pt idx="8384" formatCode="General">
                        <c:v>793.60400000000004</c:v>
                      </c:pt>
                      <c:pt idx="8385" formatCode="General">
                        <c:v>794.60400000000004</c:v>
                      </c:pt>
                      <c:pt idx="8386" formatCode="General">
                        <c:v>795.60400000000004</c:v>
                      </c:pt>
                      <c:pt idx="8387" formatCode="General">
                        <c:v>796.60400000000004</c:v>
                      </c:pt>
                      <c:pt idx="8388" formatCode="General">
                        <c:v>797.60400000000004</c:v>
                      </c:pt>
                      <c:pt idx="8389" formatCode="General">
                        <c:v>798.60400000000004</c:v>
                      </c:pt>
                      <c:pt idx="8390" formatCode="General">
                        <c:v>799.60400000000004</c:v>
                      </c:pt>
                      <c:pt idx="8391" formatCode="General">
                        <c:v>800.60400000000004</c:v>
                      </c:pt>
                      <c:pt idx="8392" formatCode="General">
                        <c:v>801.60400000000004</c:v>
                      </c:pt>
                      <c:pt idx="8393" formatCode="General">
                        <c:v>802.60400000000004</c:v>
                      </c:pt>
                      <c:pt idx="8394" formatCode="General">
                        <c:v>803.60400000000004</c:v>
                      </c:pt>
                      <c:pt idx="8395" formatCode="General">
                        <c:v>804.60400000000004</c:v>
                      </c:pt>
                      <c:pt idx="8396" formatCode="General">
                        <c:v>805.60400000000004</c:v>
                      </c:pt>
                      <c:pt idx="8397" formatCode="General">
                        <c:v>806.60400000000004</c:v>
                      </c:pt>
                      <c:pt idx="8398" formatCode="General">
                        <c:v>807.60400000000004</c:v>
                      </c:pt>
                      <c:pt idx="8399" formatCode="General">
                        <c:v>808.60400000000004</c:v>
                      </c:pt>
                      <c:pt idx="8400" formatCode="General">
                        <c:v>809.60400000000004</c:v>
                      </c:pt>
                      <c:pt idx="8401" formatCode="General">
                        <c:v>810.60400000000004</c:v>
                      </c:pt>
                      <c:pt idx="8402" formatCode="General">
                        <c:v>811.60400000000004</c:v>
                      </c:pt>
                      <c:pt idx="8403" formatCode="General">
                        <c:v>812.60400000000004</c:v>
                      </c:pt>
                      <c:pt idx="8404" formatCode="General">
                        <c:v>813.60400000000004</c:v>
                      </c:pt>
                      <c:pt idx="8405" formatCode="General">
                        <c:v>814.60400000000004</c:v>
                      </c:pt>
                      <c:pt idx="8406" formatCode="General">
                        <c:v>815.60400000000004</c:v>
                      </c:pt>
                      <c:pt idx="8407" formatCode="General">
                        <c:v>816.60400000000004</c:v>
                      </c:pt>
                      <c:pt idx="8408" formatCode="General">
                        <c:v>817.60400000000004</c:v>
                      </c:pt>
                      <c:pt idx="8409" formatCode="General">
                        <c:v>818.60400000000004</c:v>
                      </c:pt>
                      <c:pt idx="8410" formatCode="General">
                        <c:v>819.60400000000004</c:v>
                      </c:pt>
                      <c:pt idx="8411" formatCode="General">
                        <c:v>820.60400000000004</c:v>
                      </c:pt>
                      <c:pt idx="8412" formatCode="General">
                        <c:v>821.60400000000004</c:v>
                      </c:pt>
                      <c:pt idx="8413" formatCode="General">
                        <c:v>822.60400000000004</c:v>
                      </c:pt>
                      <c:pt idx="8414" formatCode="General">
                        <c:v>823.60400000000004</c:v>
                      </c:pt>
                      <c:pt idx="8415" formatCode="General">
                        <c:v>824.60400000000004</c:v>
                      </c:pt>
                      <c:pt idx="8416" formatCode="General">
                        <c:v>825.60400000000004</c:v>
                      </c:pt>
                      <c:pt idx="8417" formatCode="General">
                        <c:v>826.60400000000004</c:v>
                      </c:pt>
                      <c:pt idx="8418" formatCode="General">
                        <c:v>827.60400000000004</c:v>
                      </c:pt>
                      <c:pt idx="8419" formatCode="General">
                        <c:v>828.60400000000004</c:v>
                      </c:pt>
                      <c:pt idx="8420" formatCode="General">
                        <c:v>829.60400000000004</c:v>
                      </c:pt>
                      <c:pt idx="8421" formatCode="General">
                        <c:v>830.60400000000004</c:v>
                      </c:pt>
                      <c:pt idx="8422" formatCode="General">
                        <c:v>831.60400000000004</c:v>
                      </c:pt>
                      <c:pt idx="8423" formatCode="General">
                        <c:v>832.60400000000004</c:v>
                      </c:pt>
                      <c:pt idx="8424" formatCode="General">
                        <c:v>833.60400000000004</c:v>
                      </c:pt>
                      <c:pt idx="8425" formatCode="General">
                        <c:v>834.60400000000004</c:v>
                      </c:pt>
                      <c:pt idx="8426" formatCode="General">
                        <c:v>835.60400000000004</c:v>
                      </c:pt>
                      <c:pt idx="8427" formatCode="General">
                        <c:v>836.60400000000004</c:v>
                      </c:pt>
                      <c:pt idx="8428" formatCode="General">
                        <c:v>837.60400000000004</c:v>
                      </c:pt>
                      <c:pt idx="8429" formatCode="General">
                        <c:v>838.60400000000004</c:v>
                      </c:pt>
                      <c:pt idx="8430" formatCode="General">
                        <c:v>839.60400000000004</c:v>
                      </c:pt>
                      <c:pt idx="8431" formatCode="General">
                        <c:v>840.60400000000004</c:v>
                      </c:pt>
                      <c:pt idx="8432" formatCode="General">
                        <c:v>841.60400000000004</c:v>
                      </c:pt>
                      <c:pt idx="8433" formatCode="General">
                        <c:v>842.60400000000004</c:v>
                      </c:pt>
                      <c:pt idx="8434" formatCode="General">
                        <c:v>843.60400000000004</c:v>
                      </c:pt>
                      <c:pt idx="8435" formatCode="General">
                        <c:v>844.60400000000004</c:v>
                      </c:pt>
                      <c:pt idx="8436" formatCode="General">
                        <c:v>845.60400000000004</c:v>
                      </c:pt>
                      <c:pt idx="8437" formatCode="General">
                        <c:v>846.60400000000004</c:v>
                      </c:pt>
                      <c:pt idx="8438" formatCode="General">
                        <c:v>847.60400000000004</c:v>
                      </c:pt>
                      <c:pt idx="8439" formatCode="General">
                        <c:v>848.60400000000004</c:v>
                      </c:pt>
                      <c:pt idx="8440" formatCode="General">
                        <c:v>849.60400000000004</c:v>
                      </c:pt>
                      <c:pt idx="8441" formatCode="General">
                        <c:v>850.60400000000004</c:v>
                      </c:pt>
                      <c:pt idx="8442" formatCode="General">
                        <c:v>851.60400000000004</c:v>
                      </c:pt>
                      <c:pt idx="8443" formatCode="General">
                        <c:v>852.60400000000004</c:v>
                      </c:pt>
                      <c:pt idx="8444" formatCode="General">
                        <c:v>853.60400000000004</c:v>
                      </c:pt>
                      <c:pt idx="8445" formatCode="General">
                        <c:v>854.60400000000004</c:v>
                      </c:pt>
                      <c:pt idx="8446" formatCode="General">
                        <c:v>855.60400000000004</c:v>
                      </c:pt>
                      <c:pt idx="8447" formatCode="General">
                        <c:v>856.60400000000004</c:v>
                      </c:pt>
                      <c:pt idx="8448" formatCode="General">
                        <c:v>857.60400000000004</c:v>
                      </c:pt>
                      <c:pt idx="8449" formatCode="General">
                        <c:v>858.60400000000004</c:v>
                      </c:pt>
                      <c:pt idx="8450" formatCode="General">
                        <c:v>859.60400000000004</c:v>
                      </c:pt>
                      <c:pt idx="8451" formatCode="General">
                        <c:v>860.60400000000004</c:v>
                      </c:pt>
                      <c:pt idx="8452" formatCode="General">
                        <c:v>861.60400000000004</c:v>
                      </c:pt>
                      <c:pt idx="8453" formatCode="General">
                        <c:v>862.60400000000004</c:v>
                      </c:pt>
                      <c:pt idx="8454" formatCode="General">
                        <c:v>863.60400000000004</c:v>
                      </c:pt>
                      <c:pt idx="8455" formatCode="General">
                        <c:v>864.60400000000004</c:v>
                      </c:pt>
                      <c:pt idx="8456" formatCode="General">
                        <c:v>865.60400000000004</c:v>
                      </c:pt>
                      <c:pt idx="8457" formatCode="General">
                        <c:v>866.60400000000004</c:v>
                      </c:pt>
                      <c:pt idx="8458" formatCode="General">
                        <c:v>867.60400000000004</c:v>
                      </c:pt>
                      <c:pt idx="8459" formatCode="General">
                        <c:v>868.60400000000004</c:v>
                      </c:pt>
                      <c:pt idx="8460" formatCode="General">
                        <c:v>869.60400000000004</c:v>
                      </c:pt>
                      <c:pt idx="8461" formatCode="General">
                        <c:v>870.60400000000004</c:v>
                      </c:pt>
                      <c:pt idx="8462" formatCode="General">
                        <c:v>871.60400000000004</c:v>
                      </c:pt>
                      <c:pt idx="8463" formatCode="General">
                        <c:v>872.60400000000004</c:v>
                      </c:pt>
                      <c:pt idx="8464" formatCode="General">
                        <c:v>873.60400000000004</c:v>
                      </c:pt>
                      <c:pt idx="8465" formatCode="General">
                        <c:v>874.60400000000004</c:v>
                      </c:pt>
                      <c:pt idx="8466" formatCode="General">
                        <c:v>875.60400000000004</c:v>
                      </c:pt>
                      <c:pt idx="8467" formatCode="General">
                        <c:v>876.60400000000004</c:v>
                      </c:pt>
                      <c:pt idx="8468" formatCode="General">
                        <c:v>877.60400000000004</c:v>
                      </c:pt>
                      <c:pt idx="8469" formatCode="General">
                        <c:v>878.60400000000004</c:v>
                      </c:pt>
                      <c:pt idx="8470" formatCode="General">
                        <c:v>879.60400000000004</c:v>
                      </c:pt>
                      <c:pt idx="8471" formatCode="General">
                        <c:v>880.60400000000004</c:v>
                      </c:pt>
                      <c:pt idx="8472" formatCode="General">
                        <c:v>881.60400000000004</c:v>
                      </c:pt>
                      <c:pt idx="8473" formatCode="General">
                        <c:v>882.60400000000004</c:v>
                      </c:pt>
                      <c:pt idx="8474" formatCode="General">
                        <c:v>883.60400000000004</c:v>
                      </c:pt>
                      <c:pt idx="8475" formatCode="General">
                        <c:v>884.60400000000004</c:v>
                      </c:pt>
                      <c:pt idx="8476" formatCode="General">
                        <c:v>885.60400000000004</c:v>
                      </c:pt>
                      <c:pt idx="8477" formatCode="General">
                        <c:v>886.60400000000004</c:v>
                      </c:pt>
                      <c:pt idx="8478" formatCode="General">
                        <c:v>887.60400000000004</c:v>
                      </c:pt>
                      <c:pt idx="8479" formatCode="General">
                        <c:v>888.60400000000004</c:v>
                      </c:pt>
                      <c:pt idx="8480" formatCode="General">
                        <c:v>889.60400000000004</c:v>
                      </c:pt>
                      <c:pt idx="8481" formatCode="General">
                        <c:v>890.60400000000004</c:v>
                      </c:pt>
                      <c:pt idx="8482" formatCode="General">
                        <c:v>891.60400000000004</c:v>
                      </c:pt>
                      <c:pt idx="8483" formatCode="General">
                        <c:v>892.60400000000004</c:v>
                      </c:pt>
                      <c:pt idx="8484" formatCode="General">
                        <c:v>893.60400000000004</c:v>
                      </c:pt>
                      <c:pt idx="8485" formatCode="General">
                        <c:v>894.60400000000004</c:v>
                      </c:pt>
                      <c:pt idx="8486" formatCode="General">
                        <c:v>895.60400000000004</c:v>
                      </c:pt>
                      <c:pt idx="8487" formatCode="General">
                        <c:v>896.60400000000004</c:v>
                      </c:pt>
                      <c:pt idx="8488" formatCode="General">
                        <c:v>897.60400000000004</c:v>
                      </c:pt>
                      <c:pt idx="8489" formatCode="General">
                        <c:v>898.60400000000004</c:v>
                      </c:pt>
                      <c:pt idx="8490" formatCode="General">
                        <c:v>899.60400000000004</c:v>
                      </c:pt>
                      <c:pt idx="8491" formatCode="General">
                        <c:v>900.60400000000004</c:v>
                      </c:pt>
                      <c:pt idx="8492" formatCode="General">
                        <c:v>901.60400000000004</c:v>
                      </c:pt>
                      <c:pt idx="8493" formatCode="General">
                        <c:v>902.60400000000004</c:v>
                      </c:pt>
                      <c:pt idx="8494" formatCode="General">
                        <c:v>903.60400000000004</c:v>
                      </c:pt>
                      <c:pt idx="8495" formatCode="General">
                        <c:v>904.60400000000004</c:v>
                      </c:pt>
                      <c:pt idx="8496" formatCode="General">
                        <c:v>905.60400000000004</c:v>
                      </c:pt>
                      <c:pt idx="8497" formatCode="General">
                        <c:v>906.60400000000004</c:v>
                      </c:pt>
                      <c:pt idx="8498" formatCode="General">
                        <c:v>907.60400000000004</c:v>
                      </c:pt>
                      <c:pt idx="8499" formatCode="General">
                        <c:v>908.60400000000004</c:v>
                      </c:pt>
                      <c:pt idx="8500" formatCode="General">
                        <c:v>909.60400000000004</c:v>
                      </c:pt>
                      <c:pt idx="8501" formatCode="General">
                        <c:v>910.60400000000004</c:v>
                      </c:pt>
                      <c:pt idx="8502" formatCode="General">
                        <c:v>911.60400000000004</c:v>
                      </c:pt>
                      <c:pt idx="8503" formatCode="General">
                        <c:v>912.60400000000004</c:v>
                      </c:pt>
                      <c:pt idx="8504" formatCode="General">
                        <c:v>913.60400000000004</c:v>
                      </c:pt>
                      <c:pt idx="8505" formatCode="General">
                        <c:v>914.60400000000004</c:v>
                      </c:pt>
                      <c:pt idx="8506" formatCode="General">
                        <c:v>915.60400000000004</c:v>
                      </c:pt>
                      <c:pt idx="8507" formatCode="General">
                        <c:v>916.60400000000004</c:v>
                      </c:pt>
                      <c:pt idx="8508" formatCode="General">
                        <c:v>917.60400000000004</c:v>
                      </c:pt>
                      <c:pt idx="8509" formatCode="General">
                        <c:v>918.60400000000004</c:v>
                      </c:pt>
                      <c:pt idx="8510" formatCode="General">
                        <c:v>919.60400000000004</c:v>
                      </c:pt>
                      <c:pt idx="8511" formatCode="General">
                        <c:v>920.60400000000004</c:v>
                      </c:pt>
                      <c:pt idx="8512" formatCode="General">
                        <c:v>921.60400000000004</c:v>
                      </c:pt>
                      <c:pt idx="8513" formatCode="General">
                        <c:v>922.60400000000004</c:v>
                      </c:pt>
                      <c:pt idx="8514" formatCode="General">
                        <c:v>923.60400000000004</c:v>
                      </c:pt>
                      <c:pt idx="8515" formatCode="General">
                        <c:v>924.60400000000004</c:v>
                      </c:pt>
                      <c:pt idx="8516" formatCode="General">
                        <c:v>925.60400000000004</c:v>
                      </c:pt>
                      <c:pt idx="8517" formatCode="General">
                        <c:v>926.60400000000004</c:v>
                      </c:pt>
                      <c:pt idx="8518" formatCode="General">
                        <c:v>927.60400000000004</c:v>
                      </c:pt>
                      <c:pt idx="8519" formatCode="General">
                        <c:v>928.60400000000004</c:v>
                      </c:pt>
                      <c:pt idx="8520" formatCode="General">
                        <c:v>929.60400000000004</c:v>
                      </c:pt>
                      <c:pt idx="8521" formatCode="General">
                        <c:v>930.60400000000004</c:v>
                      </c:pt>
                      <c:pt idx="8522" formatCode="General">
                        <c:v>931.60400000000004</c:v>
                      </c:pt>
                      <c:pt idx="8523" formatCode="General">
                        <c:v>932.60400000000004</c:v>
                      </c:pt>
                      <c:pt idx="8524" formatCode="General">
                        <c:v>933.60400000000004</c:v>
                      </c:pt>
                      <c:pt idx="8525" formatCode="General">
                        <c:v>934.60400000000004</c:v>
                      </c:pt>
                      <c:pt idx="8526" formatCode="General">
                        <c:v>935.60400000000004</c:v>
                      </c:pt>
                      <c:pt idx="8527" formatCode="General">
                        <c:v>936.60400000000004</c:v>
                      </c:pt>
                      <c:pt idx="8528" formatCode="General">
                        <c:v>937.60400000000004</c:v>
                      </c:pt>
                      <c:pt idx="8529" formatCode="General">
                        <c:v>938.60400000000004</c:v>
                      </c:pt>
                      <c:pt idx="8530" formatCode="General">
                        <c:v>939.60400000000004</c:v>
                      </c:pt>
                      <c:pt idx="8531" formatCode="General">
                        <c:v>940.60400000000004</c:v>
                      </c:pt>
                      <c:pt idx="8532" formatCode="General">
                        <c:v>941.60400000000004</c:v>
                      </c:pt>
                      <c:pt idx="8533" formatCode="General">
                        <c:v>942.60400000000004</c:v>
                      </c:pt>
                      <c:pt idx="8534" formatCode="General">
                        <c:v>943.60400000000004</c:v>
                      </c:pt>
                      <c:pt idx="8535" formatCode="General">
                        <c:v>944.60400000000004</c:v>
                      </c:pt>
                      <c:pt idx="8536" formatCode="General">
                        <c:v>945.60400000000004</c:v>
                      </c:pt>
                      <c:pt idx="8537" formatCode="General">
                        <c:v>946.60400000000004</c:v>
                      </c:pt>
                      <c:pt idx="8538" formatCode="General">
                        <c:v>947.60400000000004</c:v>
                      </c:pt>
                      <c:pt idx="8539" formatCode="General">
                        <c:v>948.60400000000004</c:v>
                      </c:pt>
                      <c:pt idx="8540" formatCode="General">
                        <c:v>949.60400000000004</c:v>
                      </c:pt>
                      <c:pt idx="8541" formatCode="General">
                        <c:v>950.60400000000004</c:v>
                      </c:pt>
                      <c:pt idx="8542" formatCode="General">
                        <c:v>951.60400000000004</c:v>
                      </c:pt>
                      <c:pt idx="8543" formatCode="General">
                        <c:v>952.60400000000004</c:v>
                      </c:pt>
                      <c:pt idx="8544" formatCode="General">
                        <c:v>953.60400000000004</c:v>
                      </c:pt>
                      <c:pt idx="8545" formatCode="General">
                        <c:v>954.60400000000004</c:v>
                      </c:pt>
                      <c:pt idx="8546" formatCode="General">
                        <c:v>955.60400000000004</c:v>
                      </c:pt>
                      <c:pt idx="8547" formatCode="General">
                        <c:v>956.60400000000004</c:v>
                      </c:pt>
                      <c:pt idx="8548" formatCode="General">
                        <c:v>957.60400000000004</c:v>
                      </c:pt>
                      <c:pt idx="8549" formatCode="General">
                        <c:v>958.60400000000004</c:v>
                      </c:pt>
                      <c:pt idx="8550" formatCode="General">
                        <c:v>959.60400000000004</c:v>
                      </c:pt>
                      <c:pt idx="8551" formatCode="General">
                        <c:v>960.60400000000004</c:v>
                      </c:pt>
                      <c:pt idx="8552" formatCode="General">
                        <c:v>961.60400000000004</c:v>
                      </c:pt>
                      <c:pt idx="8553" formatCode="General">
                        <c:v>962.60400000000004</c:v>
                      </c:pt>
                      <c:pt idx="8554" formatCode="General">
                        <c:v>963.60400000000004</c:v>
                      </c:pt>
                      <c:pt idx="8555" formatCode="General">
                        <c:v>964.60400000000004</c:v>
                      </c:pt>
                      <c:pt idx="8556" formatCode="General">
                        <c:v>965.60400000000004</c:v>
                      </c:pt>
                      <c:pt idx="8557" formatCode="General">
                        <c:v>966.60400000000004</c:v>
                      </c:pt>
                      <c:pt idx="8558" formatCode="General">
                        <c:v>967.60400000000004</c:v>
                      </c:pt>
                      <c:pt idx="8559" formatCode="General">
                        <c:v>968.60400000000004</c:v>
                      </c:pt>
                      <c:pt idx="8560" formatCode="General">
                        <c:v>969.60400000000004</c:v>
                      </c:pt>
                      <c:pt idx="8561" formatCode="General">
                        <c:v>970.60400000000004</c:v>
                      </c:pt>
                      <c:pt idx="8562" formatCode="General">
                        <c:v>971.60400000000004</c:v>
                      </c:pt>
                      <c:pt idx="8563" formatCode="General">
                        <c:v>972.60400000000004</c:v>
                      </c:pt>
                      <c:pt idx="8564" formatCode="General">
                        <c:v>973.60400000000004</c:v>
                      </c:pt>
                      <c:pt idx="8565" formatCode="General">
                        <c:v>974.60400000000004</c:v>
                      </c:pt>
                      <c:pt idx="8566" formatCode="General">
                        <c:v>975.60400000000004</c:v>
                      </c:pt>
                      <c:pt idx="8567" formatCode="General">
                        <c:v>976.60400000000004</c:v>
                      </c:pt>
                      <c:pt idx="8568" formatCode="General">
                        <c:v>977.60400000000004</c:v>
                      </c:pt>
                      <c:pt idx="8569" formatCode="General">
                        <c:v>978.60400000000004</c:v>
                      </c:pt>
                      <c:pt idx="8570" formatCode="General">
                        <c:v>979.60400000000004</c:v>
                      </c:pt>
                      <c:pt idx="8571" formatCode="General">
                        <c:v>980.60400000000004</c:v>
                      </c:pt>
                      <c:pt idx="8572" formatCode="General">
                        <c:v>981.60400000000004</c:v>
                      </c:pt>
                      <c:pt idx="8573" formatCode="General">
                        <c:v>982.60400000000004</c:v>
                      </c:pt>
                      <c:pt idx="8574" formatCode="General">
                        <c:v>983.60400000000004</c:v>
                      </c:pt>
                      <c:pt idx="8575" formatCode="General">
                        <c:v>984.60400000000004</c:v>
                      </c:pt>
                      <c:pt idx="8576" formatCode="General">
                        <c:v>985.60400000000004</c:v>
                      </c:pt>
                      <c:pt idx="8577" formatCode="General">
                        <c:v>986.60400000000004</c:v>
                      </c:pt>
                      <c:pt idx="8578" formatCode="General">
                        <c:v>987.60400000000004</c:v>
                      </c:pt>
                      <c:pt idx="8579" formatCode="General">
                        <c:v>988.60400000000004</c:v>
                      </c:pt>
                      <c:pt idx="8580" formatCode="General">
                        <c:v>989.60400000000004</c:v>
                      </c:pt>
                      <c:pt idx="8581" formatCode="General">
                        <c:v>990.60400000000004</c:v>
                      </c:pt>
                      <c:pt idx="8582" formatCode="General">
                        <c:v>991.60400000000004</c:v>
                      </c:pt>
                      <c:pt idx="8583" formatCode="General">
                        <c:v>992.60400000000004</c:v>
                      </c:pt>
                      <c:pt idx="8584" formatCode="General">
                        <c:v>993.60400000000004</c:v>
                      </c:pt>
                      <c:pt idx="8585" formatCode="General">
                        <c:v>994.60400000000004</c:v>
                      </c:pt>
                      <c:pt idx="8586" formatCode="General">
                        <c:v>995.60400000000004</c:v>
                      </c:pt>
                      <c:pt idx="8587" formatCode="General">
                        <c:v>996.60400000000004</c:v>
                      </c:pt>
                      <c:pt idx="8588" formatCode="General">
                        <c:v>997.60400000000004</c:v>
                      </c:pt>
                      <c:pt idx="8589" formatCode="General">
                        <c:v>998.60400000000004</c:v>
                      </c:pt>
                      <c:pt idx="8590" formatCode="General">
                        <c:v>999.60400000000004</c:v>
                      </c:pt>
                      <c:pt idx="8591">
                        <c:v>1000.6</c:v>
                      </c:pt>
                      <c:pt idx="8592">
                        <c:v>1001.6</c:v>
                      </c:pt>
                      <c:pt idx="8593">
                        <c:v>1002.6</c:v>
                      </c:pt>
                      <c:pt idx="8594">
                        <c:v>1003.6</c:v>
                      </c:pt>
                      <c:pt idx="8595">
                        <c:v>1004.6</c:v>
                      </c:pt>
                      <c:pt idx="8596">
                        <c:v>1005.6</c:v>
                      </c:pt>
                      <c:pt idx="8597">
                        <c:v>1006.6</c:v>
                      </c:pt>
                      <c:pt idx="8598">
                        <c:v>1007.6</c:v>
                      </c:pt>
                      <c:pt idx="8599">
                        <c:v>1008.6</c:v>
                      </c:pt>
                    </c:numCache>
                  </c:numRef>
                </c:xVal>
                <c:yVal>
                  <c:numRef>
                    <c:extLst xmlns:c15="http://schemas.microsoft.com/office/drawing/2012/chart">
                      <c:ext xmlns:c15="http://schemas.microsoft.com/office/drawing/2012/chart" uri="{02D57815-91ED-43cb-92C2-25804820EDAC}">
                        <c15:formulaRef>
                          <c15:sqref>'NT11 (2)'!$E$4:$E$8603</c15:sqref>
                        </c15:formulaRef>
                      </c:ext>
                    </c:extLst>
                    <c:numCache>
                      <c:formatCode>General</c:formatCode>
                      <c:ptCount val="8600"/>
                      <c:pt idx="0">
                        <c:v>300</c:v>
                      </c:pt>
                      <c:pt idx="1">
                        <c:v>300</c:v>
                      </c:pt>
                      <c:pt idx="2">
                        <c:v>300</c:v>
                      </c:pt>
                      <c:pt idx="3">
                        <c:v>300</c:v>
                      </c:pt>
                      <c:pt idx="4">
                        <c:v>300</c:v>
                      </c:pt>
                      <c:pt idx="5">
                        <c:v>300</c:v>
                      </c:pt>
                      <c:pt idx="6">
                        <c:v>300</c:v>
                      </c:pt>
                      <c:pt idx="7">
                        <c:v>300</c:v>
                      </c:pt>
                      <c:pt idx="8">
                        <c:v>300</c:v>
                      </c:pt>
                      <c:pt idx="9">
                        <c:v>300</c:v>
                      </c:pt>
                      <c:pt idx="10">
                        <c:v>300</c:v>
                      </c:pt>
                      <c:pt idx="11">
                        <c:v>300</c:v>
                      </c:pt>
                      <c:pt idx="12">
                        <c:v>300</c:v>
                      </c:pt>
                      <c:pt idx="13">
                        <c:v>300</c:v>
                      </c:pt>
                      <c:pt idx="14">
                        <c:v>300</c:v>
                      </c:pt>
                      <c:pt idx="15">
                        <c:v>300</c:v>
                      </c:pt>
                      <c:pt idx="16">
                        <c:v>300</c:v>
                      </c:pt>
                      <c:pt idx="17">
                        <c:v>300</c:v>
                      </c:pt>
                      <c:pt idx="18">
                        <c:v>300</c:v>
                      </c:pt>
                      <c:pt idx="19">
                        <c:v>300</c:v>
                      </c:pt>
                      <c:pt idx="20">
                        <c:v>300</c:v>
                      </c:pt>
                      <c:pt idx="21">
                        <c:v>300</c:v>
                      </c:pt>
                      <c:pt idx="22">
                        <c:v>300</c:v>
                      </c:pt>
                      <c:pt idx="23">
                        <c:v>300</c:v>
                      </c:pt>
                      <c:pt idx="24">
                        <c:v>300</c:v>
                      </c:pt>
                      <c:pt idx="25">
                        <c:v>300</c:v>
                      </c:pt>
                      <c:pt idx="26">
                        <c:v>300</c:v>
                      </c:pt>
                      <c:pt idx="27">
                        <c:v>300</c:v>
                      </c:pt>
                      <c:pt idx="28">
                        <c:v>300</c:v>
                      </c:pt>
                      <c:pt idx="29">
                        <c:v>300</c:v>
                      </c:pt>
                      <c:pt idx="30">
                        <c:v>300</c:v>
                      </c:pt>
                      <c:pt idx="31">
                        <c:v>300</c:v>
                      </c:pt>
                      <c:pt idx="32">
                        <c:v>300</c:v>
                      </c:pt>
                      <c:pt idx="33">
                        <c:v>300</c:v>
                      </c:pt>
                      <c:pt idx="34">
                        <c:v>300</c:v>
                      </c:pt>
                      <c:pt idx="35">
                        <c:v>300</c:v>
                      </c:pt>
                      <c:pt idx="36">
                        <c:v>300</c:v>
                      </c:pt>
                      <c:pt idx="37">
                        <c:v>300</c:v>
                      </c:pt>
                      <c:pt idx="38">
                        <c:v>300</c:v>
                      </c:pt>
                      <c:pt idx="39">
                        <c:v>300</c:v>
                      </c:pt>
                      <c:pt idx="40">
                        <c:v>300</c:v>
                      </c:pt>
                      <c:pt idx="41">
                        <c:v>300</c:v>
                      </c:pt>
                      <c:pt idx="42">
                        <c:v>300</c:v>
                      </c:pt>
                      <c:pt idx="43">
                        <c:v>300</c:v>
                      </c:pt>
                      <c:pt idx="44">
                        <c:v>300</c:v>
                      </c:pt>
                      <c:pt idx="45">
                        <c:v>300</c:v>
                      </c:pt>
                      <c:pt idx="46">
                        <c:v>300</c:v>
                      </c:pt>
                      <c:pt idx="47">
                        <c:v>300</c:v>
                      </c:pt>
                      <c:pt idx="48">
                        <c:v>300</c:v>
                      </c:pt>
                      <c:pt idx="49">
                        <c:v>300</c:v>
                      </c:pt>
                      <c:pt idx="50">
                        <c:v>300</c:v>
                      </c:pt>
                      <c:pt idx="51">
                        <c:v>300</c:v>
                      </c:pt>
                      <c:pt idx="52">
                        <c:v>300</c:v>
                      </c:pt>
                      <c:pt idx="53">
                        <c:v>300</c:v>
                      </c:pt>
                      <c:pt idx="54">
                        <c:v>300</c:v>
                      </c:pt>
                      <c:pt idx="55">
                        <c:v>300</c:v>
                      </c:pt>
                      <c:pt idx="56">
                        <c:v>300</c:v>
                      </c:pt>
                      <c:pt idx="57">
                        <c:v>300</c:v>
                      </c:pt>
                      <c:pt idx="58">
                        <c:v>300</c:v>
                      </c:pt>
                      <c:pt idx="59">
                        <c:v>300</c:v>
                      </c:pt>
                      <c:pt idx="60">
                        <c:v>300</c:v>
                      </c:pt>
                      <c:pt idx="61">
                        <c:v>300</c:v>
                      </c:pt>
                      <c:pt idx="62">
                        <c:v>300</c:v>
                      </c:pt>
                      <c:pt idx="63">
                        <c:v>300</c:v>
                      </c:pt>
                      <c:pt idx="64">
                        <c:v>300</c:v>
                      </c:pt>
                      <c:pt idx="65">
                        <c:v>300</c:v>
                      </c:pt>
                      <c:pt idx="66">
                        <c:v>300</c:v>
                      </c:pt>
                      <c:pt idx="67">
                        <c:v>300</c:v>
                      </c:pt>
                      <c:pt idx="68">
                        <c:v>300</c:v>
                      </c:pt>
                      <c:pt idx="69">
                        <c:v>300</c:v>
                      </c:pt>
                      <c:pt idx="70">
                        <c:v>300</c:v>
                      </c:pt>
                      <c:pt idx="71">
                        <c:v>300</c:v>
                      </c:pt>
                      <c:pt idx="72">
                        <c:v>300</c:v>
                      </c:pt>
                      <c:pt idx="73">
                        <c:v>300</c:v>
                      </c:pt>
                      <c:pt idx="74">
                        <c:v>300</c:v>
                      </c:pt>
                      <c:pt idx="75">
                        <c:v>300</c:v>
                      </c:pt>
                      <c:pt idx="76">
                        <c:v>300</c:v>
                      </c:pt>
                      <c:pt idx="77">
                        <c:v>300</c:v>
                      </c:pt>
                      <c:pt idx="78">
                        <c:v>300</c:v>
                      </c:pt>
                      <c:pt idx="79">
                        <c:v>300</c:v>
                      </c:pt>
                      <c:pt idx="80">
                        <c:v>300</c:v>
                      </c:pt>
                      <c:pt idx="81">
                        <c:v>300</c:v>
                      </c:pt>
                      <c:pt idx="82">
                        <c:v>300</c:v>
                      </c:pt>
                      <c:pt idx="83">
                        <c:v>300</c:v>
                      </c:pt>
                      <c:pt idx="84">
                        <c:v>300</c:v>
                      </c:pt>
                      <c:pt idx="85">
                        <c:v>300</c:v>
                      </c:pt>
                      <c:pt idx="86">
                        <c:v>300</c:v>
                      </c:pt>
                      <c:pt idx="87">
                        <c:v>300</c:v>
                      </c:pt>
                      <c:pt idx="88">
                        <c:v>300</c:v>
                      </c:pt>
                      <c:pt idx="89">
                        <c:v>300</c:v>
                      </c:pt>
                      <c:pt idx="90">
                        <c:v>300</c:v>
                      </c:pt>
                      <c:pt idx="91">
                        <c:v>300</c:v>
                      </c:pt>
                      <c:pt idx="92">
                        <c:v>300</c:v>
                      </c:pt>
                      <c:pt idx="93">
                        <c:v>300</c:v>
                      </c:pt>
                      <c:pt idx="94">
                        <c:v>300</c:v>
                      </c:pt>
                      <c:pt idx="95">
                        <c:v>300</c:v>
                      </c:pt>
                      <c:pt idx="96">
                        <c:v>300</c:v>
                      </c:pt>
                      <c:pt idx="97">
                        <c:v>300</c:v>
                      </c:pt>
                      <c:pt idx="98">
                        <c:v>300</c:v>
                      </c:pt>
                      <c:pt idx="99">
                        <c:v>300</c:v>
                      </c:pt>
                      <c:pt idx="100">
                        <c:v>300</c:v>
                      </c:pt>
                      <c:pt idx="101">
                        <c:v>300</c:v>
                      </c:pt>
                      <c:pt idx="102">
                        <c:v>300</c:v>
                      </c:pt>
                      <c:pt idx="103">
                        <c:v>300</c:v>
                      </c:pt>
                      <c:pt idx="104">
                        <c:v>300</c:v>
                      </c:pt>
                      <c:pt idx="105">
                        <c:v>300</c:v>
                      </c:pt>
                      <c:pt idx="106">
                        <c:v>300</c:v>
                      </c:pt>
                      <c:pt idx="107">
                        <c:v>300</c:v>
                      </c:pt>
                      <c:pt idx="108">
                        <c:v>300</c:v>
                      </c:pt>
                      <c:pt idx="109">
                        <c:v>300</c:v>
                      </c:pt>
                      <c:pt idx="110">
                        <c:v>300</c:v>
                      </c:pt>
                      <c:pt idx="111">
                        <c:v>300</c:v>
                      </c:pt>
                      <c:pt idx="112">
                        <c:v>300</c:v>
                      </c:pt>
                      <c:pt idx="113">
                        <c:v>300</c:v>
                      </c:pt>
                      <c:pt idx="114">
                        <c:v>300</c:v>
                      </c:pt>
                      <c:pt idx="115">
                        <c:v>300</c:v>
                      </c:pt>
                      <c:pt idx="116">
                        <c:v>300</c:v>
                      </c:pt>
                      <c:pt idx="117">
                        <c:v>300</c:v>
                      </c:pt>
                      <c:pt idx="118">
                        <c:v>300</c:v>
                      </c:pt>
                      <c:pt idx="119">
                        <c:v>300</c:v>
                      </c:pt>
                      <c:pt idx="120">
                        <c:v>300</c:v>
                      </c:pt>
                      <c:pt idx="121">
                        <c:v>300</c:v>
                      </c:pt>
                      <c:pt idx="122">
                        <c:v>300</c:v>
                      </c:pt>
                      <c:pt idx="123">
                        <c:v>300</c:v>
                      </c:pt>
                      <c:pt idx="124">
                        <c:v>300</c:v>
                      </c:pt>
                      <c:pt idx="125">
                        <c:v>300</c:v>
                      </c:pt>
                      <c:pt idx="126">
                        <c:v>300</c:v>
                      </c:pt>
                      <c:pt idx="127">
                        <c:v>300</c:v>
                      </c:pt>
                      <c:pt idx="128">
                        <c:v>300</c:v>
                      </c:pt>
                      <c:pt idx="129">
                        <c:v>300</c:v>
                      </c:pt>
                      <c:pt idx="130">
                        <c:v>300</c:v>
                      </c:pt>
                      <c:pt idx="131">
                        <c:v>300</c:v>
                      </c:pt>
                      <c:pt idx="132">
                        <c:v>300</c:v>
                      </c:pt>
                      <c:pt idx="133">
                        <c:v>300</c:v>
                      </c:pt>
                      <c:pt idx="134">
                        <c:v>300</c:v>
                      </c:pt>
                      <c:pt idx="135">
                        <c:v>300</c:v>
                      </c:pt>
                      <c:pt idx="136">
                        <c:v>300</c:v>
                      </c:pt>
                      <c:pt idx="137">
                        <c:v>300</c:v>
                      </c:pt>
                      <c:pt idx="138">
                        <c:v>300</c:v>
                      </c:pt>
                      <c:pt idx="139">
                        <c:v>300</c:v>
                      </c:pt>
                      <c:pt idx="140">
                        <c:v>300</c:v>
                      </c:pt>
                      <c:pt idx="141">
                        <c:v>300</c:v>
                      </c:pt>
                      <c:pt idx="142">
                        <c:v>300</c:v>
                      </c:pt>
                      <c:pt idx="143">
                        <c:v>300</c:v>
                      </c:pt>
                      <c:pt idx="144">
                        <c:v>300</c:v>
                      </c:pt>
                      <c:pt idx="145">
                        <c:v>300</c:v>
                      </c:pt>
                      <c:pt idx="146">
                        <c:v>300</c:v>
                      </c:pt>
                      <c:pt idx="147">
                        <c:v>300</c:v>
                      </c:pt>
                      <c:pt idx="148">
                        <c:v>300</c:v>
                      </c:pt>
                      <c:pt idx="149">
                        <c:v>300</c:v>
                      </c:pt>
                      <c:pt idx="150">
                        <c:v>300</c:v>
                      </c:pt>
                      <c:pt idx="151">
                        <c:v>300</c:v>
                      </c:pt>
                      <c:pt idx="152">
                        <c:v>300</c:v>
                      </c:pt>
                      <c:pt idx="153">
                        <c:v>300</c:v>
                      </c:pt>
                      <c:pt idx="154">
                        <c:v>300</c:v>
                      </c:pt>
                      <c:pt idx="155">
                        <c:v>300</c:v>
                      </c:pt>
                      <c:pt idx="156">
                        <c:v>300</c:v>
                      </c:pt>
                      <c:pt idx="157">
                        <c:v>300</c:v>
                      </c:pt>
                      <c:pt idx="158">
                        <c:v>300</c:v>
                      </c:pt>
                      <c:pt idx="159">
                        <c:v>300</c:v>
                      </c:pt>
                      <c:pt idx="160">
                        <c:v>300</c:v>
                      </c:pt>
                      <c:pt idx="161">
                        <c:v>300</c:v>
                      </c:pt>
                      <c:pt idx="162">
                        <c:v>300</c:v>
                      </c:pt>
                      <c:pt idx="163">
                        <c:v>300</c:v>
                      </c:pt>
                      <c:pt idx="164">
                        <c:v>300</c:v>
                      </c:pt>
                      <c:pt idx="165">
                        <c:v>300</c:v>
                      </c:pt>
                      <c:pt idx="166">
                        <c:v>300</c:v>
                      </c:pt>
                      <c:pt idx="167">
                        <c:v>300</c:v>
                      </c:pt>
                      <c:pt idx="168">
                        <c:v>300</c:v>
                      </c:pt>
                      <c:pt idx="169">
                        <c:v>300</c:v>
                      </c:pt>
                      <c:pt idx="170">
                        <c:v>300</c:v>
                      </c:pt>
                      <c:pt idx="171">
                        <c:v>300</c:v>
                      </c:pt>
                      <c:pt idx="172">
                        <c:v>300</c:v>
                      </c:pt>
                      <c:pt idx="173">
                        <c:v>300</c:v>
                      </c:pt>
                      <c:pt idx="174">
                        <c:v>300</c:v>
                      </c:pt>
                      <c:pt idx="175">
                        <c:v>300</c:v>
                      </c:pt>
                      <c:pt idx="176">
                        <c:v>300</c:v>
                      </c:pt>
                      <c:pt idx="177">
                        <c:v>300</c:v>
                      </c:pt>
                      <c:pt idx="178">
                        <c:v>300</c:v>
                      </c:pt>
                      <c:pt idx="179">
                        <c:v>300</c:v>
                      </c:pt>
                      <c:pt idx="180">
                        <c:v>300</c:v>
                      </c:pt>
                      <c:pt idx="181">
                        <c:v>300</c:v>
                      </c:pt>
                      <c:pt idx="182">
                        <c:v>300</c:v>
                      </c:pt>
                      <c:pt idx="183">
                        <c:v>300</c:v>
                      </c:pt>
                      <c:pt idx="184">
                        <c:v>300</c:v>
                      </c:pt>
                      <c:pt idx="185">
                        <c:v>300</c:v>
                      </c:pt>
                      <c:pt idx="186">
                        <c:v>300</c:v>
                      </c:pt>
                      <c:pt idx="187">
                        <c:v>300</c:v>
                      </c:pt>
                      <c:pt idx="188">
                        <c:v>300</c:v>
                      </c:pt>
                      <c:pt idx="189">
                        <c:v>300</c:v>
                      </c:pt>
                      <c:pt idx="190">
                        <c:v>300</c:v>
                      </c:pt>
                      <c:pt idx="191">
                        <c:v>300</c:v>
                      </c:pt>
                      <c:pt idx="192">
                        <c:v>300</c:v>
                      </c:pt>
                      <c:pt idx="193">
                        <c:v>300</c:v>
                      </c:pt>
                      <c:pt idx="194">
                        <c:v>300</c:v>
                      </c:pt>
                      <c:pt idx="195">
                        <c:v>300</c:v>
                      </c:pt>
                      <c:pt idx="196">
                        <c:v>300</c:v>
                      </c:pt>
                      <c:pt idx="197">
                        <c:v>300</c:v>
                      </c:pt>
                      <c:pt idx="198">
                        <c:v>300</c:v>
                      </c:pt>
                      <c:pt idx="199">
                        <c:v>300</c:v>
                      </c:pt>
                      <c:pt idx="200">
                        <c:v>300</c:v>
                      </c:pt>
                      <c:pt idx="201">
                        <c:v>300</c:v>
                      </c:pt>
                      <c:pt idx="202">
                        <c:v>300</c:v>
                      </c:pt>
                      <c:pt idx="203">
                        <c:v>300</c:v>
                      </c:pt>
                      <c:pt idx="204">
                        <c:v>300</c:v>
                      </c:pt>
                      <c:pt idx="205">
                        <c:v>300</c:v>
                      </c:pt>
                      <c:pt idx="206">
                        <c:v>300</c:v>
                      </c:pt>
                      <c:pt idx="207">
                        <c:v>300</c:v>
                      </c:pt>
                      <c:pt idx="208">
                        <c:v>300</c:v>
                      </c:pt>
                      <c:pt idx="209">
                        <c:v>300</c:v>
                      </c:pt>
                      <c:pt idx="210">
                        <c:v>300</c:v>
                      </c:pt>
                      <c:pt idx="211">
                        <c:v>300</c:v>
                      </c:pt>
                      <c:pt idx="212">
                        <c:v>300</c:v>
                      </c:pt>
                      <c:pt idx="213">
                        <c:v>300</c:v>
                      </c:pt>
                      <c:pt idx="214">
                        <c:v>300</c:v>
                      </c:pt>
                      <c:pt idx="215">
                        <c:v>300</c:v>
                      </c:pt>
                      <c:pt idx="216">
                        <c:v>300</c:v>
                      </c:pt>
                      <c:pt idx="217">
                        <c:v>300</c:v>
                      </c:pt>
                      <c:pt idx="218">
                        <c:v>300</c:v>
                      </c:pt>
                      <c:pt idx="219">
                        <c:v>300</c:v>
                      </c:pt>
                      <c:pt idx="220">
                        <c:v>300</c:v>
                      </c:pt>
                      <c:pt idx="221">
                        <c:v>300</c:v>
                      </c:pt>
                      <c:pt idx="222">
                        <c:v>300</c:v>
                      </c:pt>
                      <c:pt idx="223">
                        <c:v>300</c:v>
                      </c:pt>
                      <c:pt idx="224">
                        <c:v>300</c:v>
                      </c:pt>
                      <c:pt idx="225">
                        <c:v>300</c:v>
                      </c:pt>
                      <c:pt idx="226">
                        <c:v>300</c:v>
                      </c:pt>
                      <c:pt idx="227">
                        <c:v>300</c:v>
                      </c:pt>
                      <c:pt idx="228">
                        <c:v>300</c:v>
                      </c:pt>
                      <c:pt idx="229">
                        <c:v>300</c:v>
                      </c:pt>
                      <c:pt idx="230">
                        <c:v>300</c:v>
                      </c:pt>
                      <c:pt idx="231">
                        <c:v>300</c:v>
                      </c:pt>
                      <c:pt idx="232">
                        <c:v>300</c:v>
                      </c:pt>
                      <c:pt idx="233">
                        <c:v>300</c:v>
                      </c:pt>
                      <c:pt idx="234">
                        <c:v>300</c:v>
                      </c:pt>
                      <c:pt idx="235">
                        <c:v>300</c:v>
                      </c:pt>
                      <c:pt idx="236">
                        <c:v>300</c:v>
                      </c:pt>
                      <c:pt idx="237">
                        <c:v>300</c:v>
                      </c:pt>
                      <c:pt idx="238">
                        <c:v>300</c:v>
                      </c:pt>
                      <c:pt idx="239">
                        <c:v>300</c:v>
                      </c:pt>
                      <c:pt idx="240">
                        <c:v>300</c:v>
                      </c:pt>
                      <c:pt idx="241">
                        <c:v>300</c:v>
                      </c:pt>
                      <c:pt idx="242">
                        <c:v>300</c:v>
                      </c:pt>
                      <c:pt idx="243">
                        <c:v>300</c:v>
                      </c:pt>
                      <c:pt idx="244">
                        <c:v>300</c:v>
                      </c:pt>
                      <c:pt idx="245">
                        <c:v>300</c:v>
                      </c:pt>
                      <c:pt idx="246">
                        <c:v>300</c:v>
                      </c:pt>
                      <c:pt idx="247">
                        <c:v>300</c:v>
                      </c:pt>
                      <c:pt idx="248">
                        <c:v>300</c:v>
                      </c:pt>
                      <c:pt idx="249">
                        <c:v>300</c:v>
                      </c:pt>
                      <c:pt idx="250">
                        <c:v>300</c:v>
                      </c:pt>
                      <c:pt idx="251">
                        <c:v>300</c:v>
                      </c:pt>
                      <c:pt idx="252">
                        <c:v>300</c:v>
                      </c:pt>
                      <c:pt idx="253">
                        <c:v>300</c:v>
                      </c:pt>
                      <c:pt idx="254">
                        <c:v>300</c:v>
                      </c:pt>
                      <c:pt idx="255">
                        <c:v>300</c:v>
                      </c:pt>
                      <c:pt idx="256">
                        <c:v>300</c:v>
                      </c:pt>
                      <c:pt idx="257">
                        <c:v>300</c:v>
                      </c:pt>
                      <c:pt idx="258">
                        <c:v>300</c:v>
                      </c:pt>
                      <c:pt idx="259">
                        <c:v>300</c:v>
                      </c:pt>
                      <c:pt idx="260">
                        <c:v>300</c:v>
                      </c:pt>
                      <c:pt idx="261">
                        <c:v>300</c:v>
                      </c:pt>
                      <c:pt idx="262">
                        <c:v>300</c:v>
                      </c:pt>
                      <c:pt idx="263">
                        <c:v>300</c:v>
                      </c:pt>
                      <c:pt idx="264">
                        <c:v>300</c:v>
                      </c:pt>
                      <c:pt idx="265">
                        <c:v>300</c:v>
                      </c:pt>
                      <c:pt idx="266">
                        <c:v>300</c:v>
                      </c:pt>
                      <c:pt idx="267">
                        <c:v>300</c:v>
                      </c:pt>
                      <c:pt idx="268">
                        <c:v>300</c:v>
                      </c:pt>
                      <c:pt idx="269">
                        <c:v>300</c:v>
                      </c:pt>
                      <c:pt idx="270">
                        <c:v>300</c:v>
                      </c:pt>
                      <c:pt idx="271">
                        <c:v>300</c:v>
                      </c:pt>
                      <c:pt idx="272">
                        <c:v>300</c:v>
                      </c:pt>
                      <c:pt idx="273">
                        <c:v>300</c:v>
                      </c:pt>
                      <c:pt idx="274">
                        <c:v>300</c:v>
                      </c:pt>
                      <c:pt idx="275">
                        <c:v>300</c:v>
                      </c:pt>
                      <c:pt idx="276">
                        <c:v>300</c:v>
                      </c:pt>
                      <c:pt idx="277">
                        <c:v>300</c:v>
                      </c:pt>
                      <c:pt idx="278">
                        <c:v>300</c:v>
                      </c:pt>
                      <c:pt idx="279">
                        <c:v>300</c:v>
                      </c:pt>
                      <c:pt idx="280">
                        <c:v>300</c:v>
                      </c:pt>
                      <c:pt idx="281">
                        <c:v>300</c:v>
                      </c:pt>
                      <c:pt idx="282">
                        <c:v>300</c:v>
                      </c:pt>
                      <c:pt idx="283">
                        <c:v>300</c:v>
                      </c:pt>
                      <c:pt idx="284">
                        <c:v>300</c:v>
                      </c:pt>
                      <c:pt idx="285">
                        <c:v>300</c:v>
                      </c:pt>
                      <c:pt idx="286">
                        <c:v>300</c:v>
                      </c:pt>
                      <c:pt idx="287">
                        <c:v>300</c:v>
                      </c:pt>
                      <c:pt idx="288">
                        <c:v>300</c:v>
                      </c:pt>
                      <c:pt idx="289">
                        <c:v>300</c:v>
                      </c:pt>
                      <c:pt idx="290">
                        <c:v>300</c:v>
                      </c:pt>
                      <c:pt idx="291">
                        <c:v>300</c:v>
                      </c:pt>
                      <c:pt idx="292">
                        <c:v>300</c:v>
                      </c:pt>
                      <c:pt idx="293">
                        <c:v>300</c:v>
                      </c:pt>
                      <c:pt idx="294">
                        <c:v>300</c:v>
                      </c:pt>
                      <c:pt idx="295">
                        <c:v>300</c:v>
                      </c:pt>
                      <c:pt idx="296">
                        <c:v>300</c:v>
                      </c:pt>
                      <c:pt idx="297">
                        <c:v>300</c:v>
                      </c:pt>
                      <c:pt idx="298">
                        <c:v>300</c:v>
                      </c:pt>
                      <c:pt idx="299">
                        <c:v>300</c:v>
                      </c:pt>
                      <c:pt idx="300">
                        <c:v>300</c:v>
                      </c:pt>
                      <c:pt idx="301">
                        <c:v>300</c:v>
                      </c:pt>
                      <c:pt idx="302">
                        <c:v>300</c:v>
                      </c:pt>
                      <c:pt idx="303">
                        <c:v>300</c:v>
                      </c:pt>
                      <c:pt idx="304">
                        <c:v>300</c:v>
                      </c:pt>
                      <c:pt idx="305">
                        <c:v>300</c:v>
                      </c:pt>
                      <c:pt idx="306">
                        <c:v>300</c:v>
                      </c:pt>
                      <c:pt idx="307">
                        <c:v>300</c:v>
                      </c:pt>
                      <c:pt idx="308">
                        <c:v>300</c:v>
                      </c:pt>
                      <c:pt idx="309">
                        <c:v>300</c:v>
                      </c:pt>
                      <c:pt idx="310">
                        <c:v>300</c:v>
                      </c:pt>
                      <c:pt idx="311">
                        <c:v>300</c:v>
                      </c:pt>
                      <c:pt idx="312">
                        <c:v>300</c:v>
                      </c:pt>
                      <c:pt idx="313">
                        <c:v>300</c:v>
                      </c:pt>
                      <c:pt idx="314">
                        <c:v>300</c:v>
                      </c:pt>
                      <c:pt idx="315">
                        <c:v>300</c:v>
                      </c:pt>
                      <c:pt idx="316">
                        <c:v>300</c:v>
                      </c:pt>
                      <c:pt idx="317">
                        <c:v>300</c:v>
                      </c:pt>
                      <c:pt idx="318">
                        <c:v>300</c:v>
                      </c:pt>
                      <c:pt idx="319">
                        <c:v>300</c:v>
                      </c:pt>
                      <c:pt idx="320">
                        <c:v>300</c:v>
                      </c:pt>
                      <c:pt idx="321">
                        <c:v>300</c:v>
                      </c:pt>
                      <c:pt idx="322">
                        <c:v>300</c:v>
                      </c:pt>
                      <c:pt idx="323">
                        <c:v>300</c:v>
                      </c:pt>
                      <c:pt idx="324">
                        <c:v>300</c:v>
                      </c:pt>
                      <c:pt idx="325">
                        <c:v>300</c:v>
                      </c:pt>
                      <c:pt idx="326">
                        <c:v>300</c:v>
                      </c:pt>
                      <c:pt idx="327">
                        <c:v>300</c:v>
                      </c:pt>
                      <c:pt idx="328">
                        <c:v>300</c:v>
                      </c:pt>
                      <c:pt idx="329">
                        <c:v>300</c:v>
                      </c:pt>
                      <c:pt idx="330">
                        <c:v>300</c:v>
                      </c:pt>
                      <c:pt idx="331">
                        <c:v>300</c:v>
                      </c:pt>
                      <c:pt idx="332">
                        <c:v>300</c:v>
                      </c:pt>
                      <c:pt idx="333">
                        <c:v>300</c:v>
                      </c:pt>
                      <c:pt idx="334">
                        <c:v>300</c:v>
                      </c:pt>
                      <c:pt idx="335">
                        <c:v>300</c:v>
                      </c:pt>
                      <c:pt idx="336">
                        <c:v>300</c:v>
                      </c:pt>
                      <c:pt idx="337">
                        <c:v>300</c:v>
                      </c:pt>
                      <c:pt idx="338">
                        <c:v>300</c:v>
                      </c:pt>
                      <c:pt idx="339">
                        <c:v>300</c:v>
                      </c:pt>
                      <c:pt idx="340">
                        <c:v>300</c:v>
                      </c:pt>
                      <c:pt idx="341">
                        <c:v>300</c:v>
                      </c:pt>
                      <c:pt idx="342">
                        <c:v>300</c:v>
                      </c:pt>
                      <c:pt idx="343">
                        <c:v>300</c:v>
                      </c:pt>
                      <c:pt idx="344">
                        <c:v>300</c:v>
                      </c:pt>
                      <c:pt idx="345">
                        <c:v>300</c:v>
                      </c:pt>
                      <c:pt idx="346">
                        <c:v>300</c:v>
                      </c:pt>
                      <c:pt idx="347">
                        <c:v>300</c:v>
                      </c:pt>
                      <c:pt idx="348">
                        <c:v>300</c:v>
                      </c:pt>
                      <c:pt idx="349">
                        <c:v>300</c:v>
                      </c:pt>
                      <c:pt idx="350">
                        <c:v>300</c:v>
                      </c:pt>
                      <c:pt idx="351">
                        <c:v>300</c:v>
                      </c:pt>
                      <c:pt idx="352">
                        <c:v>300</c:v>
                      </c:pt>
                      <c:pt idx="353">
                        <c:v>300</c:v>
                      </c:pt>
                      <c:pt idx="354">
                        <c:v>300</c:v>
                      </c:pt>
                      <c:pt idx="355">
                        <c:v>300</c:v>
                      </c:pt>
                      <c:pt idx="356">
                        <c:v>300</c:v>
                      </c:pt>
                      <c:pt idx="357">
                        <c:v>300</c:v>
                      </c:pt>
                      <c:pt idx="358">
                        <c:v>300</c:v>
                      </c:pt>
                      <c:pt idx="359">
                        <c:v>300</c:v>
                      </c:pt>
                      <c:pt idx="360">
                        <c:v>300</c:v>
                      </c:pt>
                      <c:pt idx="361">
                        <c:v>300</c:v>
                      </c:pt>
                      <c:pt idx="362">
                        <c:v>300</c:v>
                      </c:pt>
                      <c:pt idx="363">
                        <c:v>300</c:v>
                      </c:pt>
                      <c:pt idx="364">
                        <c:v>300</c:v>
                      </c:pt>
                      <c:pt idx="365">
                        <c:v>300</c:v>
                      </c:pt>
                      <c:pt idx="366">
                        <c:v>300</c:v>
                      </c:pt>
                      <c:pt idx="367">
                        <c:v>300</c:v>
                      </c:pt>
                      <c:pt idx="368">
                        <c:v>300</c:v>
                      </c:pt>
                      <c:pt idx="369">
                        <c:v>300</c:v>
                      </c:pt>
                      <c:pt idx="370">
                        <c:v>300</c:v>
                      </c:pt>
                      <c:pt idx="371">
                        <c:v>300</c:v>
                      </c:pt>
                      <c:pt idx="372">
                        <c:v>300</c:v>
                      </c:pt>
                      <c:pt idx="373">
                        <c:v>300</c:v>
                      </c:pt>
                      <c:pt idx="374">
                        <c:v>300</c:v>
                      </c:pt>
                      <c:pt idx="375">
                        <c:v>300</c:v>
                      </c:pt>
                      <c:pt idx="376">
                        <c:v>300</c:v>
                      </c:pt>
                      <c:pt idx="377">
                        <c:v>300</c:v>
                      </c:pt>
                      <c:pt idx="378">
                        <c:v>300</c:v>
                      </c:pt>
                      <c:pt idx="379">
                        <c:v>300</c:v>
                      </c:pt>
                      <c:pt idx="380">
                        <c:v>300</c:v>
                      </c:pt>
                      <c:pt idx="381">
                        <c:v>300</c:v>
                      </c:pt>
                      <c:pt idx="382">
                        <c:v>300</c:v>
                      </c:pt>
                      <c:pt idx="383">
                        <c:v>300</c:v>
                      </c:pt>
                      <c:pt idx="384">
                        <c:v>300</c:v>
                      </c:pt>
                      <c:pt idx="385">
                        <c:v>300</c:v>
                      </c:pt>
                      <c:pt idx="386">
                        <c:v>300</c:v>
                      </c:pt>
                      <c:pt idx="387">
                        <c:v>300</c:v>
                      </c:pt>
                      <c:pt idx="388">
                        <c:v>300</c:v>
                      </c:pt>
                      <c:pt idx="389">
                        <c:v>300</c:v>
                      </c:pt>
                      <c:pt idx="390">
                        <c:v>300</c:v>
                      </c:pt>
                      <c:pt idx="391">
                        <c:v>300</c:v>
                      </c:pt>
                      <c:pt idx="392">
                        <c:v>300</c:v>
                      </c:pt>
                      <c:pt idx="393">
                        <c:v>300</c:v>
                      </c:pt>
                      <c:pt idx="394">
                        <c:v>300</c:v>
                      </c:pt>
                      <c:pt idx="395">
                        <c:v>300</c:v>
                      </c:pt>
                      <c:pt idx="396">
                        <c:v>300</c:v>
                      </c:pt>
                      <c:pt idx="397">
                        <c:v>300</c:v>
                      </c:pt>
                      <c:pt idx="398">
                        <c:v>300</c:v>
                      </c:pt>
                      <c:pt idx="399">
                        <c:v>300</c:v>
                      </c:pt>
                      <c:pt idx="400">
                        <c:v>300</c:v>
                      </c:pt>
                      <c:pt idx="401">
                        <c:v>300</c:v>
                      </c:pt>
                      <c:pt idx="402">
                        <c:v>300</c:v>
                      </c:pt>
                      <c:pt idx="403">
                        <c:v>300</c:v>
                      </c:pt>
                      <c:pt idx="404">
                        <c:v>300</c:v>
                      </c:pt>
                      <c:pt idx="405">
                        <c:v>300</c:v>
                      </c:pt>
                      <c:pt idx="406">
                        <c:v>300</c:v>
                      </c:pt>
                      <c:pt idx="407">
                        <c:v>300</c:v>
                      </c:pt>
                      <c:pt idx="408">
                        <c:v>300</c:v>
                      </c:pt>
                      <c:pt idx="409">
                        <c:v>300</c:v>
                      </c:pt>
                      <c:pt idx="410">
                        <c:v>300</c:v>
                      </c:pt>
                      <c:pt idx="411">
                        <c:v>300</c:v>
                      </c:pt>
                      <c:pt idx="412">
                        <c:v>300</c:v>
                      </c:pt>
                      <c:pt idx="413">
                        <c:v>300</c:v>
                      </c:pt>
                      <c:pt idx="414">
                        <c:v>300</c:v>
                      </c:pt>
                      <c:pt idx="415">
                        <c:v>300</c:v>
                      </c:pt>
                      <c:pt idx="416">
                        <c:v>300</c:v>
                      </c:pt>
                      <c:pt idx="417">
                        <c:v>300</c:v>
                      </c:pt>
                      <c:pt idx="418">
                        <c:v>300</c:v>
                      </c:pt>
                      <c:pt idx="419">
                        <c:v>300</c:v>
                      </c:pt>
                      <c:pt idx="420">
                        <c:v>300</c:v>
                      </c:pt>
                      <c:pt idx="421">
                        <c:v>300</c:v>
                      </c:pt>
                      <c:pt idx="422">
                        <c:v>300</c:v>
                      </c:pt>
                      <c:pt idx="423">
                        <c:v>300</c:v>
                      </c:pt>
                      <c:pt idx="424">
                        <c:v>300</c:v>
                      </c:pt>
                      <c:pt idx="425">
                        <c:v>300</c:v>
                      </c:pt>
                      <c:pt idx="426">
                        <c:v>300</c:v>
                      </c:pt>
                      <c:pt idx="427">
                        <c:v>300</c:v>
                      </c:pt>
                      <c:pt idx="428">
                        <c:v>300</c:v>
                      </c:pt>
                      <c:pt idx="429">
                        <c:v>300</c:v>
                      </c:pt>
                      <c:pt idx="430">
                        <c:v>300</c:v>
                      </c:pt>
                      <c:pt idx="431">
                        <c:v>300</c:v>
                      </c:pt>
                      <c:pt idx="432">
                        <c:v>300</c:v>
                      </c:pt>
                      <c:pt idx="433">
                        <c:v>300</c:v>
                      </c:pt>
                      <c:pt idx="434">
                        <c:v>300</c:v>
                      </c:pt>
                      <c:pt idx="435">
                        <c:v>300</c:v>
                      </c:pt>
                      <c:pt idx="436">
                        <c:v>300</c:v>
                      </c:pt>
                      <c:pt idx="437">
                        <c:v>300</c:v>
                      </c:pt>
                      <c:pt idx="438">
                        <c:v>300</c:v>
                      </c:pt>
                      <c:pt idx="439">
                        <c:v>300</c:v>
                      </c:pt>
                      <c:pt idx="440">
                        <c:v>300</c:v>
                      </c:pt>
                      <c:pt idx="441">
                        <c:v>300</c:v>
                      </c:pt>
                      <c:pt idx="442">
                        <c:v>300</c:v>
                      </c:pt>
                      <c:pt idx="443">
                        <c:v>300</c:v>
                      </c:pt>
                      <c:pt idx="444">
                        <c:v>300</c:v>
                      </c:pt>
                      <c:pt idx="445">
                        <c:v>300</c:v>
                      </c:pt>
                      <c:pt idx="446">
                        <c:v>300</c:v>
                      </c:pt>
                      <c:pt idx="447">
                        <c:v>300</c:v>
                      </c:pt>
                      <c:pt idx="448">
                        <c:v>300</c:v>
                      </c:pt>
                      <c:pt idx="449">
                        <c:v>300</c:v>
                      </c:pt>
                      <c:pt idx="450">
                        <c:v>300</c:v>
                      </c:pt>
                      <c:pt idx="451">
                        <c:v>300</c:v>
                      </c:pt>
                      <c:pt idx="452">
                        <c:v>300</c:v>
                      </c:pt>
                      <c:pt idx="453">
                        <c:v>300</c:v>
                      </c:pt>
                      <c:pt idx="454">
                        <c:v>300</c:v>
                      </c:pt>
                      <c:pt idx="455">
                        <c:v>300</c:v>
                      </c:pt>
                      <c:pt idx="456">
                        <c:v>300</c:v>
                      </c:pt>
                      <c:pt idx="457">
                        <c:v>300</c:v>
                      </c:pt>
                      <c:pt idx="458">
                        <c:v>300</c:v>
                      </c:pt>
                      <c:pt idx="459">
                        <c:v>300</c:v>
                      </c:pt>
                      <c:pt idx="460">
                        <c:v>300</c:v>
                      </c:pt>
                      <c:pt idx="461">
                        <c:v>300</c:v>
                      </c:pt>
                      <c:pt idx="462">
                        <c:v>300</c:v>
                      </c:pt>
                      <c:pt idx="463">
                        <c:v>300</c:v>
                      </c:pt>
                      <c:pt idx="464">
                        <c:v>300</c:v>
                      </c:pt>
                      <c:pt idx="465">
                        <c:v>300</c:v>
                      </c:pt>
                      <c:pt idx="466">
                        <c:v>300</c:v>
                      </c:pt>
                      <c:pt idx="467">
                        <c:v>300</c:v>
                      </c:pt>
                      <c:pt idx="468">
                        <c:v>300</c:v>
                      </c:pt>
                      <c:pt idx="469">
                        <c:v>300</c:v>
                      </c:pt>
                      <c:pt idx="470">
                        <c:v>300</c:v>
                      </c:pt>
                      <c:pt idx="471">
                        <c:v>300</c:v>
                      </c:pt>
                      <c:pt idx="472">
                        <c:v>300</c:v>
                      </c:pt>
                      <c:pt idx="473">
                        <c:v>300</c:v>
                      </c:pt>
                      <c:pt idx="474">
                        <c:v>300</c:v>
                      </c:pt>
                      <c:pt idx="475">
                        <c:v>300</c:v>
                      </c:pt>
                      <c:pt idx="476">
                        <c:v>300</c:v>
                      </c:pt>
                      <c:pt idx="477">
                        <c:v>300</c:v>
                      </c:pt>
                      <c:pt idx="478">
                        <c:v>300</c:v>
                      </c:pt>
                      <c:pt idx="479">
                        <c:v>300</c:v>
                      </c:pt>
                      <c:pt idx="480">
                        <c:v>300</c:v>
                      </c:pt>
                      <c:pt idx="481">
                        <c:v>300</c:v>
                      </c:pt>
                      <c:pt idx="482">
                        <c:v>300</c:v>
                      </c:pt>
                      <c:pt idx="483">
                        <c:v>300</c:v>
                      </c:pt>
                      <c:pt idx="484">
                        <c:v>300</c:v>
                      </c:pt>
                      <c:pt idx="485">
                        <c:v>300</c:v>
                      </c:pt>
                      <c:pt idx="486">
                        <c:v>300</c:v>
                      </c:pt>
                      <c:pt idx="487">
                        <c:v>300</c:v>
                      </c:pt>
                      <c:pt idx="488">
                        <c:v>300</c:v>
                      </c:pt>
                      <c:pt idx="489">
                        <c:v>300</c:v>
                      </c:pt>
                      <c:pt idx="490">
                        <c:v>300</c:v>
                      </c:pt>
                      <c:pt idx="491">
                        <c:v>300</c:v>
                      </c:pt>
                      <c:pt idx="492">
                        <c:v>300</c:v>
                      </c:pt>
                      <c:pt idx="493">
                        <c:v>300</c:v>
                      </c:pt>
                      <c:pt idx="494">
                        <c:v>300</c:v>
                      </c:pt>
                      <c:pt idx="495">
                        <c:v>300</c:v>
                      </c:pt>
                      <c:pt idx="496">
                        <c:v>300</c:v>
                      </c:pt>
                      <c:pt idx="497">
                        <c:v>300</c:v>
                      </c:pt>
                      <c:pt idx="498">
                        <c:v>300</c:v>
                      </c:pt>
                      <c:pt idx="499">
                        <c:v>300</c:v>
                      </c:pt>
                      <c:pt idx="500">
                        <c:v>300</c:v>
                      </c:pt>
                      <c:pt idx="501">
                        <c:v>300</c:v>
                      </c:pt>
                      <c:pt idx="502">
                        <c:v>300</c:v>
                      </c:pt>
                      <c:pt idx="503">
                        <c:v>300</c:v>
                      </c:pt>
                      <c:pt idx="504">
                        <c:v>300</c:v>
                      </c:pt>
                      <c:pt idx="505">
                        <c:v>300</c:v>
                      </c:pt>
                      <c:pt idx="506">
                        <c:v>300</c:v>
                      </c:pt>
                      <c:pt idx="507">
                        <c:v>300</c:v>
                      </c:pt>
                      <c:pt idx="508">
                        <c:v>300</c:v>
                      </c:pt>
                      <c:pt idx="509">
                        <c:v>300</c:v>
                      </c:pt>
                      <c:pt idx="510">
                        <c:v>300</c:v>
                      </c:pt>
                      <c:pt idx="511">
                        <c:v>300</c:v>
                      </c:pt>
                      <c:pt idx="512">
                        <c:v>300</c:v>
                      </c:pt>
                      <c:pt idx="513">
                        <c:v>300</c:v>
                      </c:pt>
                      <c:pt idx="514">
                        <c:v>300</c:v>
                      </c:pt>
                      <c:pt idx="515">
                        <c:v>300</c:v>
                      </c:pt>
                      <c:pt idx="516">
                        <c:v>300</c:v>
                      </c:pt>
                      <c:pt idx="517">
                        <c:v>300</c:v>
                      </c:pt>
                      <c:pt idx="518">
                        <c:v>300</c:v>
                      </c:pt>
                      <c:pt idx="519">
                        <c:v>300</c:v>
                      </c:pt>
                      <c:pt idx="520">
                        <c:v>300</c:v>
                      </c:pt>
                      <c:pt idx="521">
                        <c:v>300</c:v>
                      </c:pt>
                      <c:pt idx="522">
                        <c:v>300</c:v>
                      </c:pt>
                      <c:pt idx="523">
                        <c:v>300</c:v>
                      </c:pt>
                      <c:pt idx="524">
                        <c:v>300</c:v>
                      </c:pt>
                      <c:pt idx="525">
                        <c:v>300</c:v>
                      </c:pt>
                      <c:pt idx="526">
                        <c:v>300</c:v>
                      </c:pt>
                      <c:pt idx="527">
                        <c:v>300</c:v>
                      </c:pt>
                      <c:pt idx="528">
                        <c:v>300</c:v>
                      </c:pt>
                      <c:pt idx="529">
                        <c:v>300</c:v>
                      </c:pt>
                      <c:pt idx="530">
                        <c:v>300</c:v>
                      </c:pt>
                      <c:pt idx="531">
                        <c:v>300</c:v>
                      </c:pt>
                      <c:pt idx="532">
                        <c:v>300</c:v>
                      </c:pt>
                      <c:pt idx="533">
                        <c:v>300</c:v>
                      </c:pt>
                      <c:pt idx="534">
                        <c:v>300</c:v>
                      </c:pt>
                      <c:pt idx="535">
                        <c:v>300</c:v>
                      </c:pt>
                      <c:pt idx="536">
                        <c:v>300</c:v>
                      </c:pt>
                      <c:pt idx="537">
                        <c:v>300</c:v>
                      </c:pt>
                      <c:pt idx="538">
                        <c:v>300</c:v>
                      </c:pt>
                      <c:pt idx="539">
                        <c:v>300</c:v>
                      </c:pt>
                      <c:pt idx="540">
                        <c:v>300</c:v>
                      </c:pt>
                      <c:pt idx="541">
                        <c:v>300</c:v>
                      </c:pt>
                      <c:pt idx="542">
                        <c:v>300</c:v>
                      </c:pt>
                      <c:pt idx="543">
                        <c:v>300</c:v>
                      </c:pt>
                      <c:pt idx="544">
                        <c:v>300</c:v>
                      </c:pt>
                      <c:pt idx="545">
                        <c:v>300</c:v>
                      </c:pt>
                      <c:pt idx="546">
                        <c:v>300</c:v>
                      </c:pt>
                      <c:pt idx="547">
                        <c:v>300</c:v>
                      </c:pt>
                      <c:pt idx="548">
                        <c:v>300</c:v>
                      </c:pt>
                      <c:pt idx="549">
                        <c:v>300</c:v>
                      </c:pt>
                      <c:pt idx="550">
                        <c:v>300</c:v>
                      </c:pt>
                      <c:pt idx="551">
                        <c:v>300</c:v>
                      </c:pt>
                      <c:pt idx="552">
                        <c:v>300</c:v>
                      </c:pt>
                      <c:pt idx="553">
                        <c:v>300</c:v>
                      </c:pt>
                      <c:pt idx="554">
                        <c:v>300</c:v>
                      </c:pt>
                      <c:pt idx="555">
                        <c:v>300</c:v>
                      </c:pt>
                      <c:pt idx="556">
                        <c:v>300</c:v>
                      </c:pt>
                      <c:pt idx="557">
                        <c:v>300</c:v>
                      </c:pt>
                      <c:pt idx="558">
                        <c:v>300</c:v>
                      </c:pt>
                      <c:pt idx="559">
                        <c:v>300</c:v>
                      </c:pt>
                      <c:pt idx="560">
                        <c:v>300</c:v>
                      </c:pt>
                      <c:pt idx="561">
                        <c:v>300</c:v>
                      </c:pt>
                      <c:pt idx="562">
                        <c:v>300</c:v>
                      </c:pt>
                      <c:pt idx="563">
                        <c:v>300</c:v>
                      </c:pt>
                      <c:pt idx="564">
                        <c:v>300</c:v>
                      </c:pt>
                      <c:pt idx="565">
                        <c:v>300</c:v>
                      </c:pt>
                      <c:pt idx="566">
                        <c:v>300</c:v>
                      </c:pt>
                      <c:pt idx="567">
                        <c:v>300</c:v>
                      </c:pt>
                      <c:pt idx="568">
                        <c:v>300</c:v>
                      </c:pt>
                      <c:pt idx="569">
                        <c:v>300</c:v>
                      </c:pt>
                      <c:pt idx="570">
                        <c:v>300</c:v>
                      </c:pt>
                      <c:pt idx="571">
                        <c:v>300</c:v>
                      </c:pt>
                      <c:pt idx="572">
                        <c:v>300</c:v>
                      </c:pt>
                      <c:pt idx="573">
                        <c:v>300</c:v>
                      </c:pt>
                      <c:pt idx="574">
                        <c:v>300</c:v>
                      </c:pt>
                      <c:pt idx="575">
                        <c:v>300</c:v>
                      </c:pt>
                      <c:pt idx="576">
                        <c:v>300</c:v>
                      </c:pt>
                      <c:pt idx="577">
                        <c:v>300</c:v>
                      </c:pt>
                      <c:pt idx="578">
                        <c:v>300</c:v>
                      </c:pt>
                      <c:pt idx="579">
                        <c:v>300</c:v>
                      </c:pt>
                      <c:pt idx="580">
                        <c:v>300</c:v>
                      </c:pt>
                      <c:pt idx="581">
                        <c:v>300</c:v>
                      </c:pt>
                      <c:pt idx="582">
                        <c:v>300</c:v>
                      </c:pt>
                      <c:pt idx="583">
                        <c:v>300</c:v>
                      </c:pt>
                      <c:pt idx="584">
                        <c:v>300</c:v>
                      </c:pt>
                      <c:pt idx="585">
                        <c:v>300</c:v>
                      </c:pt>
                      <c:pt idx="586">
                        <c:v>300</c:v>
                      </c:pt>
                      <c:pt idx="587">
                        <c:v>300</c:v>
                      </c:pt>
                      <c:pt idx="588">
                        <c:v>300</c:v>
                      </c:pt>
                      <c:pt idx="589">
                        <c:v>300</c:v>
                      </c:pt>
                      <c:pt idx="590">
                        <c:v>300</c:v>
                      </c:pt>
                      <c:pt idx="591">
                        <c:v>300</c:v>
                      </c:pt>
                      <c:pt idx="592">
                        <c:v>300</c:v>
                      </c:pt>
                      <c:pt idx="593">
                        <c:v>300</c:v>
                      </c:pt>
                      <c:pt idx="594">
                        <c:v>300</c:v>
                      </c:pt>
                      <c:pt idx="595">
                        <c:v>300</c:v>
                      </c:pt>
                      <c:pt idx="596">
                        <c:v>300</c:v>
                      </c:pt>
                      <c:pt idx="597">
                        <c:v>300</c:v>
                      </c:pt>
                      <c:pt idx="598">
                        <c:v>300</c:v>
                      </c:pt>
                      <c:pt idx="599">
                        <c:v>300</c:v>
                      </c:pt>
                      <c:pt idx="600">
                        <c:v>300</c:v>
                      </c:pt>
                      <c:pt idx="601">
                        <c:v>300</c:v>
                      </c:pt>
                      <c:pt idx="602">
                        <c:v>300</c:v>
                      </c:pt>
                      <c:pt idx="603">
                        <c:v>300</c:v>
                      </c:pt>
                      <c:pt idx="604">
                        <c:v>300</c:v>
                      </c:pt>
                      <c:pt idx="605">
                        <c:v>300</c:v>
                      </c:pt>
                      <c:pt idx="606">
                        <c:v>300</c:v>
                      </c:pt>
                      <c:pt idx="607">
                        <c:v>300</c:v>
                      </c:pt>
                      <c:pt idx="608">
                        <c:v>300</c:v>
                      </c:pt>
                      <c:pt idx="609">
                        <c:v>300</c:v>
                      </c:pt>
                      <c:pt idx="610">
                        <c:v>300</c:v>
                      </c:pt>
                      <c:pt idx="611">
                        <c:v>300</c:v>
                      </c:pt>
                      <c:pt idx="612">
                        <c:v>300</c:v>
                      </c:pt>
                      <c:pt idx="613">
                        <c:v>300</c:v>
                      </c:pt>
                      <c:pt idx="614">
                        <c:v>300</c:v>
                      </c:pt>
                      <c:pt idx="615">
                        <c:v>300</c:v>
                      </c:pt>
                      <c:pt idx="616">
                        <c:v>300</c:v>
                      </c:pt>
                      <c:pt idx="617">
                        <c:v>300</c:v>
                      </c:pt>
                      <c:pt idx="618">
                        <c:v>300</c:v>
                      </c:pt>
                      <c:pt idx="619">
                        <c:v>300</c:v>
                      </c:pt>
                      <c:pt idx="620">
                        <c:v>300</c:v>
                      </c:pt>
                      <c:pt idx="621">
                        <c:v>300</c:v>
                      </c:pt>
                      <c:pt idx="622">
                        <c:v>300</c:v>
                      </c:pt>
                      <c:pt idx="623">
                        <c:v>300</c:v>
                      </c:pt>
                      <c:pt idx="624">
                        <c:v>300</c:v>
                      </c:pt>
                      <c:pt idx="625">
                        <c:v>300</c:v>
                      </c:pt>
                      <c:pt idx="626">
                        <c:v>300</c:v>
                      </c:pt>
                      <c:pt idx="627">
                        <c:v>300</c:v>
                      </c:pt>
                      <c:pt idx="628">
                        <c:v>300</c:v>
                      </c:pt>
                      <c:pt idx="629">
                        <c:v>300</c:v>
                      </c:pt>
                      <c:pt idx="630">
                        <c:v>300</c:v>
                      </c:pt>
                      <c:pt idx="631">
                        <c:v>300</c:v>
                      </c:pt>
                      <c:pt idx="632">
                        <c:v>300</c:v>
                      </c:pt>
                      <c:pt idx="633">
                        <c:v>300</c:v>
                      </c:pt>
                      <c:pt idx="634">
                        <c:v>300</c:v>
                      </c:pt>
                      <c:pt idx="635">
                        <c:v>300</c:v>
                      </c:pt>
                      <c:pt idx="636">
                        <c:v>300</c:v>
                      </c:pt>
                      <c:pt idx="637">
                        <c:v>300</c:v>
                      </c:pt>
                      <c:pt idx="638">
                        <c:v>300</c:v>
                      </c:pt>
                      <c:pt idx="639">
                        <c:v>300</c:v>
                      </c:pt>
                      <c:pt idx="640">
                        <c:v>300</c:v>
                      </c:pt>
                      <c:pt idx="641">
                        <c:v>300</c:v>
                      </c:pt>
                      <c:pt idx="642">
                        <c:v>300</c:v>
                      </c:pt>
                      <c:pt idx="643">
                        <c:v>300</c:v>
                      </c:pt>
                      <c:pt idx="644">
                        <c:v>300</c:v>
                      </c:pt>
                      <c:pt idx="645">
                        <c:v>300</c:v>
                      </c:pt>
                      <c:pt idx="646">
                        <c:v>300</c:v>
                      </c:pt>
                      <c:pt idx="647">
                        <c:v>300</c:v>
                      </c:pt>
                      <c:pt idx="648">
                        <c:v>300</c:v>
                      </c:pt>
                      <c:pt idx="649">
                        <c:v>300</c:v>
                      </c:pt>
                      <c:pt idx="650">
                        <c:v>300</c:v>
                      </c:pt>
                      <c:pt idx="651">
                        <c:v>300</c:v>
                      </c:pt>
                      <c:pt idx="652">
                        <c:v>300</c:v>
                      </c:pt>
                      <c:pt idx="653">
                        <c:v>300</c:v>
                      </c:pt>
                      <c:pt idx="654">
                        <c:v>300</c:v>
                      </c:pt>
                      <c:pt idx="655">
                        <c:v>300</c:v>
                      </c:pt>
                      <c:pt idx="656">
                        <c:v>300</c:v>
                      </c:pt>
                      <c:pt idx="657">
                        <c:v>300</c:v>
                      </c:pt>
                      <c:pt idx="658">
                        <c:v>300</c:v>
                      </c:pt>
                      <c:pt idx="659">
                        <c:v>300</c:v>
                      </c:pt>
                      <c:pt idx="660">
                        <c:v>300</c:v>
                      </c:pt>
                      <c:pt idx="661">
                        <c:v>300</c:v>
                      </c:pt>
                      <c:pt idx="662">
                        <c:v>300</c:v>
                      </c:pt>
                      <c:pt idx="663">
                        <c:v>300</c:v>
                      </c:pt>
                      <c:pt idx="664">
                        <c:v>300</c:v>
                      </c:pt>
                      <c:pt idx="665">
                        <c:v>300</c:v>
                      </c:pt>
                      <c:pt idx="666">
                        <c:v>300</c:v>
                      </c:pt>
                      <c:pt idx="667">
                        <c:v>300</c:v>
                      </c:pt>
                      <c:pt idx="668">
                        <c:v>300</c:v>
                      </c:pt>
                      <c:pt idx="669">
                        <c:v>300</c:v>
                      </c:pt>
                      <c:pt idx="670">
                        <c:v>300</c:v>
                      </c:pt>
                      <c:pt idx="671">
                        <c:v>300</c:v>
                      </c:pt>
                      <c:pt idx="672">
                        <c:v>300</c:v>
                      </c:pt>
                      <c:pt idx="673">
                        <c:v>300</c:v>
                      </c:pt>
                      <c:pt idx="674">
                        <c:v>300</c:v>
                      </c:pt>
                      <c:pt idx="675">
                        <c:v>300</c:v>
                      </c:pt>
                      <c:pt idx="676">
                        <c:v>300</c:v>
                      </c:pt>
                      <c:pt idx="677">
                        <c:v>300</c:v>
                      </c:pt>
                      <c:pt idx="678">
                        <c:v>300</c:v>
                      </c:pt>
                      <c:pt idx="679">
                        <c:v>300</c:v>
                      </c:pt>
                      <c:pt idx="680">
                        <c:v>300</c:v>
                      </c:pt>
                      <c:pt idx="681">
                        <c:v>300</c:v>
                      </c:pt>
                      <c:pt idx="682">
                        <c:v>300</c:v>
                      </c:pt>
                      <c:pt idx="683">
                        <c:v>300</c:v>
                      </c:pt>
                      <c:pt idx="684">
                        <c:v>300</c:v>
                      </c:pt>
                      <c:pt idx="685">
                        <c:v>300</c:v>
                      </c:pt>
                      <c:pt idx="686">
                        <c:v>300</c:v>
                      </c:pt>
                      <c:pt idx="687">
                        <c:v>300</c:v>
                      </c:pt>
                      <c:pt idx="688">
                        <c:v>300</c:v>
                      </c:pt>
                      <c:pt idx="689">
                        <c:v>300</c:v>
                      </c:pt>
                      <c:pt idx="690">
                        <c:v>300</c:v>
                      </c:pt>
                      <c:pt idx="691">
                        <c:v>300</c:v>
                      </c:pt>
                      <c:pt idx="692">
                        <c:v>300</c:v>
                      </c:pt>
                      <c:pt idx="693">
                        <c:v>300</c:v>
                      </c:pt>
                      <c:pt idx="694">
                        <c:v>300</c:v>
                      </c:pt>
                      <c:pt idx="695">
                        <c:v>300</c:v>
                      </c:pt>
                      <c:pt idx="696">
                        <c:v>300</c:v>
                      </c:pt>
                      <c:pt idx="697">
                        <c:v>300</c:v>
                      </c:pt>
                      <c:pt idx="698">
                        <c:v>300</c:v>
                      </c:pt>
                      <c:pt idx="699">
                        <c:v>300</c:v>
                      </c:pt>
                      <c:pt idx="700">
                        <c:v>300</c:v>
                      </c:pt>
                      <c:pt idx="701">
                        <c:v>300</c:v>
                      </c:pt>
                      <c:pt idx="702">
                        <c:v>300</c:v>
                      </c:pt>
                      <c:pt idx="703">
                        <c:v>300</c:v>
                      </c:pt>
                      <c:pt idx="704">
                        <c:v>300</c:v>
                      </c:pt>
                      <c:pt idx="705">
                        <c:v>300</c:v>
                      </c:pt>
                      <c:pt idx="706">
                        <c:v>300</c:v>
                      </c:pt>
                      <c:pt idx="707">
                        <c:v>300</c:v>
                      </c:pt>
                      <c:pt idx="708">
                        <c:v>300</c:v>
                      </c:pt>
                      <c:pt idx="709">
                        <c:v>300</c:v>
                      </c:pt>
                      <c:pt idx="710">
                        <c:v>300</c:v>
                      </c:pt>
                      <c:pt idx="711">
                        <c:v>300</c:v>
                      </c:pt>
                      <c:pt idx="712">
                        <c:v>300</c:v>
                      </c:pt>
                      <c:pt idx="713">
                        <c:v>300</c:v>
                      </c:pt>
                      <c:pt idx="714">
                        <c:v>300</c:v>
                      </c:pt>
                      <c:pt idx="715">
                        <c:v>300</c:v>
                      </c:pt>
                      <c:pt idx="716">
                        <c:v>300</c:v>
                      </c:pt>
                      <c:pt idx="717">
                        <c:v>300</c:v>
                      </c:pt>
                      <c:pt idx="718">
                        <c:v>300</c:v>
                      </c:pt>
                      <c:pt idx="719">
                        <c:v>300</c:v>
                      </c:pt>
                      <c:pt idx="720">
                        <c:v>300</c:v>
                      </c:pt>
                      <c:pt idx="721">
                        <c:v>300</c:v>
                      </c:pt>
                      <c:pt idx="722">
                        <c:v>300</c:v>
                      </c:pt>
                      <c:pt idx="723">
                        <c:v>300</c:v>
                      </c:pt>
                      <c:pt idx="724">
                        <c:v>300</c:v>
                      </c:pt>
                      <c:pt idx="725">
                        <c:v>300</c:v>
                      </c:pt>
                      <c:pt idx="726">
                        <c:v>300</c:v>
                      </c:pt>
                      <c:pt idx="727">
                        <c:v>300</c:v>
                      </c:pt>
                      <c:pt idx="728">
                        <c:v>300</c:v>
                      </c:pt>
                      <c:pt idx="729">
                        <c:v>300</c:v>
                      </c:pt>
                      <c:pt idx="730">
                        <c:v>300</c:v>
                      </c:pt>
                      <c:pt idx="731">
                        <c:v>300</c:v>
                      </c:pt>
                      <c:pt idx="732">
                        <c:v>300</c:v>
                      </c:pt>
                      <c:pt idx="733">
                        <c:v>300</c:v>
                      </c:pt>
                      <c:pt idx="734">
                        <c:v>300</c:v>
                      </c:pt>
                      <c:pt idx="735">
                        <c:v>300</c:v>
                      </c:pt>
                      <c:pt idx="736">
                        <c:v>300</c:v>
                      </c:pt>
                      <c:pt idx="737">
                        <c:v>300</c:v>
                      </c:pt>
                      <c:pt idx="738">
                        <c:v>300</c:v>
                      </c:pt>
                      <c:pt idx="739">
                        <c:v>300</c:v>
                      </c:pt>
                      <c:pt idx="740">
                        <c:v>300</c:v>
                      </c:pt>
                      <c:pt idx="741">
                        <c:v>300</c:v>
                      </c:pt>
                      <c:pt idx="742">
                        <c:v>300</c:v>
                      </c:pt>
                      <c:pt idx="743">
                        <c:v>300</c:v>
                      </c:pt>
                      <c:pt idx="744">
                        <c:v>300</c:v>
                      </c:pt>
                      <c:pt idx="745">
                        <c:v>300</c:v>
                      </c:pt>
                      <c:pt idx="746">
                        <c:v>300</c:v>
                      </c:pt>
                      <c:pt idx="747">
                        <c:v>300</c:v>
                      </c:pt>
                      <c:pt idx="748">
                        <c:v>300</c:v>
                      </c:pt>
                      <c:pt idx="749">
                        <c:v>300</c:v>
                      </c:pt>
                      <c:pt idx="750">
                        <c:v>300</c:v>
                      </c:pt>
                      <c:pt idx="751">
                        <c:v>300</c:v>
                      </c:pt>
                      <c:pt idx="752">
                        <c:v>300</c:v>
                      </c:pt>
                      <c:pt idx="753">
                        <c:v>300</c:v>
                      </c:pt>
                      <c:pt idx="754">
                        <c:v>300</c:v>
                      </c:pt>
                      <c:pt idx="755">
                        <c:v>300</c:v>
                      </c:pt>
                      <c:pt idx="756">
                        <c:v>300</c:v>
                      </c:pt>
                      <c:pt idx="757">
                        <c:v>300</c:v>
                      </c:pt>
                      <c:pt idx="758">
                        <c:v>300</c:v>
                      </c:pt>
                      <c:pt idx="759">
                        <c:v>300</c:v>
                      </c:pt>
                      <c:pt idx="760">
                        <c:v>300</c:v>
                      </c:pt>
                      <c:pt idx="761">
                        <c:v>300</c:v>
                      </c:pt>
                      <c:pt idx="762">
                        <c:v>300</c:v>
                      </c:pt>
                      <c:pt idx="763">
                        <c:v>300</c:v>
                      </c:pt>
                      <c:pt idx="764">
                        <c:v>300</c:v>
                      </c:pt>
                      <c:pt idx="765">
                        <c:v>300</c:v>
                      </c:pt>
                      <c:pt idx="766">
                        <c:v>300</c:v>
                      </c:pt>
                      <c:pt idx="767">
                        <c:v>300</c:v>
                      </c:pt>
                      <c:pt idx="768">
                        <c:v>300</c:v>
                      </c:pt>
                      <c:pt idx="769">
                        <c:v>300</c:v>
                      </c:pt>
                      <c:pt idx="770">
                        <c:v>300</c:v>
                      </c:pt>
                      <c:pt idx="771">
                        <c:v>300</c:v>
                      </c:pt>
                      <c:pt idx="772">
                        <c:v>300</c:v>
                      </c:pt>
                      <c:pt idx="773">
                        <c:v>300</c:v>
                      </c:pt>
                      <c:pt idx="774">
                        <c:v>300</c:v>
                      </c:pt>
                      <c:pt idx="775">
                        <c:v>300</c:v>
                      </c:pt>
                      <c:pt idx="776">
                        <c:v>300</c:v>
                      </c:pt>
                      <c:pt idx="777">
                        <c:v>300</c:v>
                      </c:pt>
                      <c:pt idx="778">
                        <c:v>300</c:v>
                      </c:pt>
                      <c:pt idx="779">
                        <c:v>300</c:v>
                      </c:pt>
                      <c:pt idx="780">
                        <c:v>300</c:v>
                      </c:pt>
                      <c:pt idx="781">
                        <c:v>300</c:v>
                      </c:pt>
                      <c:pt idx="782">
                        <c:v>300</c:v>
                      </c:pt>
                      <c:pt idx="783">
                        <c:v>300</c:v>
                      </c:pt>
                      <c:pt idx="784">
                        <c:v>300</c:v>
                      </c:pt>
                      <c:pt idx="785">
                        <c:v>300</c:v>
                      </c:pt>
                      <c:pt idx="786">
                        <c:v>300</c:v>
                      </c:pt>
                      <c:pt idx="787">
                        <c:v>300</c:v>
                      </c:pt>
                      <c:pt idx="788">
                        <c:v>300</c:v>
                      </c:pt>
                      <c:pt idx="789">
                        <c:v>300</c:v>
                      </c:pt>
                      <c:pt idx="790">
                        <c:v>300</c:v>
                      </c:pt>
                      <c:pt idx="791">
                        <c:v>300</c:v>
                      </c:pt>
                      <c:pt idx="792">
                        <c:v>300</c:v>
                      </c:pt>
                      <c:pt idx="793">
                        <c:v>300</c:v>
                      </c:pt>
                      <c:pt idx="794">
                        <c:v>300</c:v>
                      </c:pt>
                      <c:pt idx="795">
                        <c:v>300</c:v>
                      </c:pt>
                      <c:pt idx="796">
                        <c:v>300</c:v>
                      </c:pt>
                      <c:pt idx="797">
                        <c:v>300</c:v>
                      </c:pt>
                      <c:pt idx="798">
                        <c:v>300</c:v>
                      </c:pt>
                      <c:pt idx="799">
                        <c:v>300</c:v>
                      </c:pt>
                      <c:pt idx="800">
                        <c:v>300</c:v>
                      </c:pt>
                      <c:pt idx="801">
                        <c:v>300</c:v>
                      </c:pt>
                      <c:pt idx="802">
                        <c:v>300</c:v>
                      </c:pt>
                      <c:pt idx="803">
                        <c:v>300</c:v>
                      </c:pt>
                      <c:pt idx="804">
                        <c:v>300</c:v>
                      </c:pt>
                      <c:pt idx="805">
                        <c:v>300</c:v>
                      </c:pt>
                      <c:pt idx="806">
                        <c:v>300</c:v>
                      </c:pt>
                      <c:pt idx="807">
                        <c:v>300</c:v>
                      </c:pt>
                      <c:pt idx="808">
                        <c:v>300</c:v>
                      </c:pt>
                      <c:pt idx="809">
                        <c:v>300</c:v>
                      </c:pt>
                      <c:pt idx="810">
                        <c:v>300</c:v>
                      </c:pt>
                      <c:pt idx="811">
                        <c:v>300</c:v>
                      </c:pt>
                      <c:pt idx="812">
                        <c:v>300</c:v>
                      </c:pt>
                      <c:pt idx="813">
                        <c:v>300</c:v>
                      </c:pt>
                      <c:pt idx="814">
                        <c:v>300</c:v>
                      </c:pt>
                      <c:pt idx="815">
                        <c:v>300</c:v>
                      </c:pt>
                      <c:pt idx="816">
                        <c:v>300</c:v>
                      </c:pt>
                      <c:pt idx="817">
                        <c:v>300</c:v>
                      </c:pt>
                      <c:pt idx="818">
                        <c:v>300</c:v>
                      </c:pt>
                      <c:pt idx="819">
                        <c:v>300</c:v>
                      </c:pt>
                      <c:pt idx="820">
                        <c:v>300</c:v>
                      </c:pt>
                      <c:pt idx="821">
                        <c:v>300</c:v>
                      </c:pt>
                      <c:pt idx="822">
                        <c:v>300</c:v>
                      </c:pt>
                      <c:pt idx="823">
                        <c:v>300</c:v>
                      </c:pt>
                      <c:pt idx="824">
                        <c:v>300</c:v>
                      </c:pt>
                      <c:pt idx="825">
                        <c:v>300</c:v>
                      </c:pt>
                      <c:pt idx="826">
                        <c:v>300</c:v>
                      </c:pt>
                      <c:pt idx="827">
                        <c:v>300</c:v>
                      </c:pt>
                      <c:pt idx="828">
                        <c:v>300</c:v>
                      </c:pt>
                      <c:pt idx="829">
                        <c:v>300</c:v>
                      </c:pt>
                      <c:pt idx="830">
                        <c:v>300</c:v>
                      </c:pt>
                      <c:pt idx="831">
                        <c:v>300</c:v>
                      </c:pt>
                      <c:pt idx="832">
                        <c:v>300</c:v>
                      </c:pt>
                      <c:pt idx="833">
                        <c:v>300</c:v>
                      </c:pt>
                      <c:pt idx="834">
                        <c:v>300</c:v>
                      </c:pt>
                      <c:pt idx="835">
                        <c:v>300</c:v>
                      </c:pt>
                      <c:pt idx="836">
                        <c:v>300</c:v>
                      </c:pt>
                      <c:pt idx="837">
                        <c:v>300</c:v>
                      </c:pt>
                      <c:pt idx="838">
                        <c:v>300</c:v>
                      </c:pt>
                      <c:pt idx="839">
                        <c:v>300</c:v>
                      </c:pt>
                      <c:pt idx="840">
                        <c:v>300</c:v>
                      </c:pt>
                      <c:pt idx="841">
                        <c:v>300</c:v>
                      </c:pt>
                      <c:pt idx="842">
                        <c:v>300</c:v>
                      </c:pt>
                      <c:pt idx="843">
                        <c:v>300</c:v>
                      </c:pt>
                      <c:pt idx="844">
                        <c:v>300</c:v>
                      </c:pt>
                      <c:pt idx="845">
                        <c:v>300</c:v>
                      </c:pt>
                      <c:pt idx="846">
                        <c:v>300</c:v>
                      </c:pt>
                      <c:pt idx="847">
                        <c:v>300</c:v>
                      </c:pt>
                      <c:pt idx="848">
                        <c:v>300</c:v>
                      </c:pt>
                      <c:pt idx="849">
                        <c:v>300</c:v>
                      </c:pt>
                      <c:pt idx="850">
                        <c:v>300</c:v>
                      </c:pt>
                      <c:pt idx="851">
                        <c:v>300</c:v>
                      </c:pt>
                      <c:pt idx="852">
                        <c:v>300</c:v>
                      </c:pt>
                      <c:pt idx="853">
                        <c:v>300</c:v>
                      </c:pt>
                      <c:pt idx="854">
                        <c:v>300</c:v>
                      </c:pt>
                      <c:pt idx="855">
                        <c:v>300</c:v>
                      </c:pt>
                      <c:pt idx="856">
                        <c:v>300</c:v>
                      </c:pt>
                      <c:pt idx="857">
                        <c:v>300</c:v>
                      </c:pt>
                      <c:pt idx="858">
                        <c:v>300</c:v>
                      </c:pt>
                      <c:pt idx="859">
                        <c:v>300</c:v>
                      </c:pt>
                      <c:pt idx="860">
                        <c:v>300</c:v>
                      </c:pt>
                      <c:pt idx="861">
                        <c:v>300</c:v>
                      </c:pt>
                      <c:pt idx="862">
                        <c:v>300</c:v>
                      </c:pt>
                      <c:pt idx="863">
                        <c:v>300</c:v>
                      </c:pt>
                      <c:pt idx="864">
                        <c:v>300</c:v>
                      </c:pt>
                      <c:pt idx="865">
                        <c:v>300</c:v>
                      </c:pt>
                      <c:pt idx="866">
                        <c:v>300</c:v>
                      </c:pt>
                      <c:pt idx="867">
                        <c:v>300</c:v>
                      </c:pt>
                      <c:pt idx="868">
                        <c:v>300</c:v>
                      </c:pt>
                      <c:pt idx="869">
                        <c:v>300</c:v>
                      </c:pt>
                      <c:pt idx="870">
                        <c:v>300</c:v>
                      </c:pt>
                      <c:pt idx="871">
                        <c:v>300</c:v>
                      </c:pt>
                      <c:pt idx="872">
                        <c:v>300</c:v>
                      </c:pt>
                      <c:pt idx="873">
                        <c:v>300</c:v>
                      </c:pt>
                      <c:pt idx="874">
                        <c:v>300</c:v>
                      </c:pt>
                      <c:pt idx="875">
                        <c:v>300</c:v>
                      </c:pt>
                      <c:pt idx="876">
                        <c:v>300</c:v>
                      </c:pt>
                      <c:pt idx="877">
                        <c:v>300</c:v>
                      </c:pt>
                      <c:pt idx="878">
                        <c:v>300</c:v>
                      </c:pt>
                      <c:pt idx="879">
                        <c:v>300</c:v>
                      </c:pt>
                      <c:pt idx="880">
                        <c:v>300</c:v>
                      </c:pt>
                      <c:pt idx="881">
                        <c:v>300</c:v>
                      </c:pt>
                      <c:pt idx="882">
                        <c:v>300</c:v>
                      </c:pt>
                      <c:pt idx="883">
                        <c:v>300</c:v>
                      </c:pt>
                      <c:pt idx="884">
                        <c:v>300</c:v>
                      </c:pt>
                      <c:pt idx="885">
                        <c:v>300</c:v>
                      </c:pt>
                      <c:pt idx="886">
                        <c:v>300</c:v>
                      </c:pt>
                      <c:pt idx="887">
                        <c:v>300</c:v>
                      </c:pt>
                      <c:pt idx="888">
                        <c:v>300</c:v>
                      </c:pt>
                      <c:pt idx="889">
                        <c:v>300</c:v>
                      </c:pt>
                      <c:pt idx="890">
                        <c:v>300</c:v>
                      </c:pt>
                      <c:pt idx="891">
                        <c:v>300</c:v>
                      </c:pt>
                      <c:pt idx="892">
                        <c:v>300</c:v>
                      </c:pt>
                      <c:pt idx="893">
                        <c:v>300</c:v>
                      </c:pt>
                      <c:pt idx="894">
                        <c:v>300</c:v>
                      </c:pt>
                      <c:pt idx="895">
                        <c:v>300</c:v>
                      </c:pt>
                      <c:pt idx="896">
                        <c:v>300</c:v>
                      </c:pt>
                      <c:pt idx="897">
                        <c:v>300</c:v>
                      </c:pt>
                      <c:pt idx="898">
                        <c:v>300</c:v>
                      </c:pt>
                      <c:pt idx="899">
                        <c:v>300</c:v>
                      </c:pt>
                      <c:pt idx="900">
                        <c:v>300</c:v>
                      </c:pt>
                      <c:pt idx="901">
                        <c:v>300</c:v>
                      </c:pt>
                      <c:pt idx="902">
                        <c:v>300</c:v>
                      </c:pt>
                      <c:pt idx="903">
                        <c:v>300</c:v>
                      </c:pt>
                      <c:pt idx="904">
                        <c:v>300</c:v>
                      </c:pt>
                      <c:pt idx="905">
                        <c:v>300</c:v>
                      </c:pt>
                      <c:pt idx="906">
                        <c:v>300</c:v>
                      </c:pt>
                      <c:pt idx="907">
                        <c:v>300</c:v>
                      </c:pt>
                      <c:pt idx="908">
                        <c:v>300</c:v>
                      </c:pt>
                      <c:pt idx="909">
                        <c:v>300</c:v>
                      </c:pt>
                      <c:pt idx="910">
                        <c:v>300</c:v>
                      </c:pt>
                      <c:pt idx="911">
                        <c:v>300</c:v>
                      </c:pt>
                      <c:pt idx="912">
                        <c:v>300</c:v>
                      </c:pt>
                      <c:pt idx="913">
                        <c:v>300</c:v>
                      </c:pt>
                      <c:pt idx="914">
                        <c:v>300</c:v>
                      </c:pt>
                      <c:pt idx="915">
                        <c:v>300</c:v>
                      </c:pt>
                      <c:pt idx="916">
                        <c:v>300</c:v>
                      </c:pt>
                      <c:pt idx="917">
                        <c:v>300</c:v>
                      </c:pt>
                      <c:pt idx="918">
                        <c:v>300</c:v>
                      </c:pt>
                      <c:pt idx="919">
                        <c:v>300</c:v>
                      </c:pt>
                      <c:pt idx="920">
                        <c:v>300</c:v>
                      </c:pt>
                      <c:pt idx="921">
                        <c:v>300</c:v>
                      </c:pt>
                      <c:pt idx="922">
                        <c:v>300</c:v>
                      </c:pt>
                      <c:pt idx="923">
                        <c:v>300</c:v>
                      </c:pt>
                      <c:pt idx="924">
                        <c:v>300</c:v>
                      </c:pt>
                      <c:pt idx="925">
                        <c:v>300</c:v>
                      </c:pt>
                      <c:pt idx="926">
                        <c:v>300</c:v>
                      </c:pt>
                      <c:pt idx="927">
                        <c:v>300</c:v>
                      </c:pt>
                      <c:pt idx="928">
                        <c:v>300</c:v>
                      </c:pt>
                      <c:pt idx="929">
                        <c:v>300</c:v>
                      </c:pt>
                      <c:pt idx="930">
                        <c:v>300</c:v>
                      </c:pt>
                      <c:pt idx="931">
                        <c:v>300</c:v>
                      </c:pt>
                      <c:pt idx="932">
                        <c:v>300</c:v>
                      </c:pt>
                      <c:pt idx="933">
                        <c:v>300</c:v>
                      </c:pt>
                      <c:pt idx="934">
                        <c:v>300</c:v>
                      </c:pt>
                      <c:pt idx="935">
                        <c:v>300</c:v>
                      </c:pt>
                      <c:pt idx="936">
                        <c:v>300</c:v>
                      </c:pt>
                      <c:pt idx="937">
                        <c:v>300</c:v>
                      </c:pt>
                      <c:pt idx="938">
                        <c:v>300</c:v>
                      </c:pt>
                      <c:pt idx="939">
                        <c:v>300</c:v>
                      </c:pt>
                      <c:pt idx="940">
                        <c:v>300</c:v>
                      </c:pt>
                      <c:pt idx="941">
                        <c:v>300</c:v>
                      </c:pt>
                      <c:pt idx="942">
                        <c:v>300</c:v>
                      </c:pt>
                      <c:pt idx="943">
                        <c:v>300</c:v>
                      </c:pt>
                      <c:pt idx="944">
                        <c:v>300</c:v>
                      </c:pt>
                      <c:pt idx="945">
                        <c:v>300</c:v>
                      </c:pt>
                      <c:pt idx="946">
                        <c:v>300</c:v>
                      </c:pt>
                      <c:pt idx="947">
                        <c:v>300</c:v>
                      </c:pt>
                      <c:pt idx="948">
                        <c:v>300</c:v>
                      </c:pt>
                      <c:pt idx="949">
                        <c:v>300</c:v>
                      </c:pt>
                      <c:pt idx="950">
                        <c:v>300</c:v>
                      </c:pt>
                      <c:pt idx="951">
                        <c:v>300</c:v>
                      </c:pt>
                      <c:pt idx="952">
                        <c:v>300</c:v>
                      </c:pt>
                      <c:pt idx="953">
                        <c:v>300</c:v>
                      </c:pt>
                      <c:pt idx="954">
                        <c:v>300</c:v>
                      </c:pt>
                      <c:pt idx="955">
                        <c:v>300</c:v>
                      </c:pt>
                      <c:pt idx="956">
                        <c:v>300</c:v>
                      </c:pt>
                      <c:pt idx="957">
                        <c:v>300</c:v>
                      </c:pt>
                      <c:pt idx="958">
                        <c:v>300</c:v>
                      </c:pt>
                      <c:pt idx="959">
                        <c:v>300</c:v>
                      </c:pt>
                      <c:pt idx="960">
                        <c:v>300</c:v>
                      </c:pt>
                      <c:pt idx="961">
                        <c:v>300</c:v>
                      </c:pt>
                      <c:pt idx="962">
                        <c:v>300</c:v>
                      </c:pt>
                      <c:pt idx="963">
                        <c:v>300</c:v>
                      </c:pt>
                      <c:pt idx="964">
                        <c:v>300</c:v>
                      </c:pt>
                      <c:pt idx="965">
                        <c:v>300</c:v>
                      </c:pt>
                      <c:pt idx="966">
                        <c:v>300</c:v>
                      </c:pt>
                      <c:pt idx="967">
                        <c:v>300</c:v>
                      </c:pt>
                      <c:pt idx="968">
                        <c:v>300</c:v>
                      </c:pt>
                      <c:pt idx="969">
                        <c:v>300</c:v>
                      </c:pt>
                      <c:pt idx="970">
                        <c:v>300</c:v>
                      </c:pt>
                      <c:pt idx="971">
                        <c:v>300</c:v>
                      </c:pt>
                      <c:pt idx="972">
                        <c:v>300</c:v>
                      </c:pt>
                      <c:pt idx="973">
                        <c:v>300</c:v>
                      </c:pt>
                      <c:pt idx="974">
                        <c:v>300</c:v>
                      </c:pt>
                      <c:pt idx="975">
                        <c:v>300</c:v>
                      </c:pt>
                      <c:pt idx="976">
                        <c:v>300</c:v>
                      </c:pt>
                      <c:pt idx="977">
                        <c:v>300</c:v>
                      </c:pt>
                      <c:pt idx="978">
                        <c:v>300</c:v>
                      </c:pt>
                      <c:pt idx="979">
                        <c:v>300</c:v>
                      </c:pt>
                      <c:pt idx="980">
                        <c:v>300</c:v>
                      </c:pt>
                      <c:pt idx="981">
                        <c:v>300</c:v>
                      </c:pt>
                      <c:pt idx="982">
                        <c:v>300</c:v>
                      </c:pt>
                      <c:pt idx="983">
                        <c:v>300</c:v>
                      </c:pt>
                      <c:pt idx="984">
                        <c:v>300</c:v>
                      </c:pt>
                      <c:pt idx="985">
                        <c:v>300</c:v>
                      </c:pt>
                      <c:pt idx="986">
                        <c:v>300</c:v>
                      </c:pt>
                      <c:pt idx="987">
                        <c:v>300</c:v>
                      </c:pt>
                      <c:pt idx="988">
                        <c:v>300</c:v>
                      </c:pt>
                      <c:pt idx="989">
                        <c:v>300</c:v>
                      </c:pt>
                      <c:pt idx="990">
                        <c:v>300</c:v>
                      </c:pt>
                      <c:pt idx="991">
                        <c:v>300</c:v>
                      </c:pt>
                      <c:pt idx="992">
                        <c:v>300</c:v>
                      </c:pt>
                      <c:pt idx="993">
                        <c:v>300</c:v>
                      </c:pt>
                      <c:pt idx="994">
                        <c:v>300</c:v>
                      </c:pt>
                      <c:pt idx="995">
                        <c:v>300</c:v>
                      </c:pt>
                      <c:pt idx="996">
                        <c:v>300</c:v>
                      </c:pt>
                      <c:pt idx="997">
                        <c:v>300</c:v>
                      </c:pt>
                      <c:pt idx="998">
                        <c:v>300</c:v>
                      </c:pt>
                      <c:pt idx="999">
                        <c:v>300</c:v>
                      </c:pt>
                      <c:pt idx="1000">
                        <c:v>300</c:v>
                      </c:pt>
                      <c:pt idx="1001">
                        <c:v>300</c:v>
                      </c:pt>
                      <c:pt idx="1002">
                        <c:v>300</c:v>
                      </c:pt>
                      <c:pt idx="1003">
                        <c:v>300</c:v>
                      </c:pt>
                      <c:pt idx="1004">
                        <c:v>300</c:v>
                      </c:pt>
                      <c:pt idx="1005">
                        <c:v>300</c:v>
                      </c:pt>
                      <c:pt idx="1006">
                        <c:v>300</c:v>
                      </c:pt>
                      <c:pt idx="1007">
                        <c:v>300</c:v>
                      </c:pt>
                      <c:pt idx="1008">
                        <c:v>300</c:v>
                      </c:pt>
                      <c:pt idx="1009">
                        <c:v>300</c:v>
                      </c:pt>
                      <c:pt idx="1010">
                        <c:v>300</c:v>
                      </c:pt>
                      <c:pt idx="1011">
                        <c:v>300</c:v>
                      </c:pt>
                      <c:pt idx="1012">
                        <c:v>300</c:v>
                      </c:pt>
                      <c:pt idx="1013">
                        <c:v>300</c:v>
                      </c:pt>
                      <c:pt idx="1014">
                        <c:v>300</c:v>
                      </c:pt>
                      <c:pt idx="1015">
                        <c:v>300</c:v>
                      </c:pt>
                      <c:pt idx="1016">
                        <c:v>300</c:v>
                      </c:pt>
                      <c:pt idx="1017">
                        <c:v>300</c:v>
                      </c:pt>
                      <c:pt idx="1018">
                        <c:v>300</c:v>
                      </c:pt>
                      <c:pt idx="1019">
                        <c:v>300</c:v>
                      </c:pt>
                      <c:pt idx="1020">
                        <c:v>300</c:v>
                      </c:pt>
                      <c:pt idx="1021">
                        <c:v>300</c:v>
                      </c:pt>
                      <c:pt idx="1022">
                        <c:v>300</c:v>
                      </c:pt>
                      <c:pt idx="1023">
                        <c:v>300</c:v>
                      </c:pt>
                      <c:pt idx="1024">
                        <c:v>300</c:v>
                      </c:pt>
                      <c:pt idx="1025">
                        <c:v>300</c:v>
                      </c:pt>
                      <c:pt idx="1026">
                        <c:v>300</c:v>
                      </c:pt>
                      <c:pt idx="1027">
                        <c:v>300</c:v>
                      </c:pt>
                      <c:pt idx="1028">
                        <c:v>300</c:v>
                      </c:pt>
                      <c:pt idx="1029">
                        <c:v>300</c:v>
                      </c:pt>
                      <c:pt idx="1030">
                        <c:v>300</c:v>
                      </c:pt>
                      <c:pt idx="1031">
                        <c:v>300</c:v>
                      </c:pt>
                      <c:pt idx="1032">
                        <c:v>300</c:v>
                      </c:pt>
                      <c:pt idx="1033">
                        <c:v>300</c:v>
                      </c:pt>
                      <c:pt idx="1034">
                        <c:v>300</c:v>
                      </c:pt>
                      <c:pt idx="1035">
                        <c:v>300</c:v>
                      </c:pt>
                      <c:pt idx="1036">
                        <c:v>300</c:v>
                      </c:pt>
                      <c:pt idx="1037">
                        <c:v>300</c:v>
                      </c:pt>
                      <c:pt idx="1038">
                        <c:v>300</c:v>
                      </c:pt>
                      <c:pt idx="1039">
                        <c:v>300</c:v>
                      </c:pt>
                      <c:pt idx="1040">
                        <c:v>300</c:v>
                      </c:pt>
                      <c:pt idx="1041">
                        <c:v>300</c:v>
                      </c:pt>
                      <c:pt idx="1042">
                        <c:v>300</c:v>
                      </c:pt>
                      <c:pt idx="1043">
                        <c:v>300</c:v>
                      </c:pt>
                      <c:pt idx="1044">
                        <c:v>300</c:v>
                      </c:pt>
                      <c:pt idx="1045">
                        <c:v>300</c:v>
                      </c:pt>
                      <c:pt idx="1046">
                        <c:v>300</c:v>
                      </c:pt>
                      <c:pt idx="1047">
                        <c:v>300</c:v>
                      </c:pt>
                      <c:pt idx="1048">
                        <c:v>300</c:v>
                      </c:pt>
                      <c:pt idx="1049">
                        <c:v>300</c:v>
                      </c:pt>
                      <c:pt idx="1050">
                        <c:v>300</c:v>
                      </c:pt>
                      <c:pt idx="1051">
                        <c:v>300</c:v>
                      </c:pt>
                      <c:pt idx="1052">
                        <c:v>300</c:v>
                      </c:pt>
                      <c:pt idx="1053">
                        <c:v>300</c:v>
                      </c:pt>
                      <c:pt idx="1054">
                        <c:v>300</c:v>
                      </c:pt>
                      <c:pt idx="1055">
                        <c:v>300</c:v>
                      </c:pt>
                      <c:pt idx="1056">
                        <c:v>300</c:v>
                      </c:pt>
                      <c:pt idx="1057">
                        <c:v>300</c:v>
                      </c:pt>
                      <c:pt idx="1058">
                        <c:v>300</c:v>
                      </c:pt>
                      <c:pt idx="1059">
                        <c:v>300</c:v>
                      </c:pt>
                      <c:pt idx="1060">
                        <c:v>300</c:v>
                      </c:pt>
                      <c:pt idx="1061">
                        <c:v>300</c:v>
                      </c:pt>
                      <c:pt idx="1062">
                        <c:v>300</c:v>
                      </c:pt>
                      <c:pt idx="1063">
                        <c:v>300</c:v>
                      </c:pt>
                      <c:pt idx="1064">
                        <c:v>300</c:v>
                      </c:pt>
                      <c:pt idx="1065">
                        <c:v>300</c:v>
                      </c:pt>
                      <c:pt idx="1066">
                        <c:v>300</c:v>
                      </c:pt>
                      <c:pt idx="1067">
                        <c:v>300</c:v>
                      </c:pt>
                      <c:pt idx="1068">
                        <c:v>300</c:v>
                      </c:pt>
                      <c:pt idx="1069">
                        <c:v>300</c:v>
                      </c:pt>
                      <c:pt idx="1070">
                        <c:v>300</c:v>
                      </c:pt>
                      <c:pt idx="1071">
                        <c:v>300</c:v>
                      </c:pt>
                      <c:pt idx="1072">
                        <c:v>300</c:v>
                      </c:pt>
                      <c:pt idx="1073">
                        <c:v>300</c:v>
                      </c:pt>
                      <c:pt idx="1074">
                        <c:v>300</c:v>
                      </c:pt>
                      <c:pt idx="1075">
                        <c:v>300</c:v>
                      </c:pt>
                      <c:pt idx="1076">
                        <c:v>300</c:v>
                      </c:pt>
                      <c:pt idx="1077">
                        <c:v>300</c:v>
                      </c:pt>
                      <c:pt idx="1078">
                        <c:v>300</c:v>
                      </c:pt>
                      <c:pt idx="1079">
                        <c:v>300</c:v>
                      </c:pt>
                      <c:pt idx="1080">
                        <c:v>300</c:v>
                      </c:pt>
                      <c:pt idx="1081">
                        <c:v>300</c:v>
                      </c:pt>
                      <c:pt idx="1082">
                        <c:v>300</c:v>
                      </c:pt>
                      <c:pt idx="1083">
                        <c:v>300</c:v>
                      </c:pt>
                      <c:pt idx="1084">
                        <c:v>300</c:v>
                      </c:pt>
                      <c:pt idx="1085">
                        <c:v>300</c:v>
                      </c:pt>
                      <c:pt idx="1086">
                        <c:v>300</c:v>
                      </c:pt>
                      <c:pt idx="1087">
                        <c:v>300</c:v>
                      </c:pt>
                      <c:pt idx="1088">
                        <c:v>300</c:v>
                      </c:pt>
                      <c:pt idx="1089">
                        <c:v>300</c:v>
                      </c:pt>
                      <c:pt idx="1090">
                        <c:v>300</c:v>
                      </c:pt>
                      <c:pt idx="1091">
                        <c:v>300</c:v>
                      </c:pt>
                      <c:pt idx="1092">
                        <c:v>300</c:v>
                      </c:pt>
                      <c:pt idx="1093">
                        <c:v>300</c:v>
                      </c:pt>
                      <c:pt idx="1094">
                        <c:v>300</c:v>
                      </c:pt>
                      <c:pt idx="1095">
                        <c:v>300</c:v>
                      </c:pt>
                      <c:pt idx="1096">
                        <c:v>300</c:v>
                      </c:pt>
                      <c:pt idx="1097">
                        <c:v>300</c:v>
                      </c:pt>
                      <c:pt idx="1098">
                        <c:v>300</c:v>
                      </c:pt>
                      <c:pt idx="1099">
                        <c:v>300</c:v>
                      </c:pt>
                      <c:pt idx="1100">
                        <c:v>300</c:v>
                      </c:pt>
                      <c:pt idx="1101">
                        <c:v>300</c:v>
                      </c:pt>
                      <c:pt idx="1102">
                        <c:v>300</c:v>
                      </c:pt>
                      <c:pt idx="1103">
                        <c:v>300</c:v>
                      </c:pt>
                      <c:pt idx="1104">
                        <c:v>300</c:v>
                      </c:pt>
                      <c:pt idx="1105">
                        <c:v>300</c:v>
                      </c:pt>
                      <c:pt idx="1106">
                        <c:v>300</c:v>
                      </c:pt>
                      <c:pt idx="1107">
                        <c:v>300</c:v>
                      </c:pt>
                      <c:pt idx="1108">
                        <c:v>300</c:v>
                      </c:pt>
                      <c:pt idx="1109">
                        <c:v>300</c:v>
                      </c:pt>
                      <c:pt idx="1110">
                        <c:v>300</c:v>
                      </c:pt>
                      <c:pt idx="1111">
                        <c:v>300</c:v>
                      </c:pt>
                      <c:pt idx="1112">
                        <c:v>300</c:v>
                      </c:pt>
                      <c:pt idx="1113">
                        <c:v>300</c:v>
                      </c:pt>
                      <c:pt idx="1114">
                        <c:v>300</c:v>
                      </c:pt>
                      <c:pt idx="1115">
                        <c:v>300</c:v>
                      </c:pt>
                      <c:pt idx="1116">
                        <c:v>300</c:v>
                      </c:pt>
                      <c:pt idx="1117">
                        <c:v>300</c:v>
                      </c:pt>
                      <c:pt idx="1118">
                        <c:v>300</c:v>
                      </c:pt>
                      <c:pt idx="1119">
                        <c:v>300</c:v>
                      </c:pt>
                      <c:pt idx="1120">
                        <c:v>300</c:v>
                      </c:pt>
                      <c:pt idx="1121">
                        <c:v>300</c:v>
                      </c:pt>
                      <c:pt idx="1122">
                        <c:v>300</c:v>
                      </c:pt>
                      <c:pt idx="1123">
                        <c:v>300</c:v>
                      </c:pt>
                      <c:pt idx="1124">
                        <c:v>300</c:v>
                      </c:pt>
                      <c:pt idx="1125">
                        <c:v>300</c:v>
                      </c:pt>
                      <c:pt idx="1126">
                        <c:v>300</c:v>
                      </c:pt>
                      <c:pt idx="1127">
                        <c:v>300</c:v>
                      </c:pt>
                      <c:pt idx="1128">
                        <c:v>300</c:v>
                      </c:pt>
                      <c:pt idx="1129">
                        <c:v>300</c:v>
                      </c:pt>
                      <c:pt idx="1130">
                        <c:v>300</c:v>
                      </c:pt>
                      <c:pt idx="1131">
                        <c:v>300</c:v>
                      </c:pt>
                      <c:pt idx="1132">
                        <c:v>300</c:v>
                      </c:pt>
                      <c:pt idx="1133">
                        <c:v>300</c:v>
                      </c:pt>
                      <c:pt idx="1134">
                        <c:v>300</c:v>
                      </c:pt>
                      <c:pt idx="1135">
                        <c:v>300</c:v>
                      </c:pt>
                      <c:pt idx="1136">
                        <c:v>300</c:v>
                      </c:pt>
                      <c:pt idx="1137">
                        <c:v>300</c:v>
                      </c:pt>
                      <c:pt idx="1138">
                        <c:v>300</c:v>
                      </c:pt>
                      <c:pt idx="1139">
                        <c:v>300</c:v>
                      </c:pt>
                      <c:pt idx="1140">
                        <c:v>300</c:v>
                      </c:pt>
                      <c:pt idx="1141">
                        <c:v>300</c:v>
                      </c:pt>
                      <c:pt idx="1142">
                        <c:v>300</c:v>
                      </c:pt>
                      <c:pt idx="1143">
                        <c:v>300</c:v>
                      </c:pt>
                      <c:pt idx="1144">
                        <c:v>300</c:v>
                      </c:pt>
                      <c:pt idx="1145">
                        <c:v>300</c:v>
                      </c:pt>
                      <c:pt idx="1146">
                        <c:v>300</c:v>
                      </c:pt>
                      <c:pt idx="1147">
                        <c:v>300</c:v>
                      </c:pt>
                      <c:pt idx="1148">
                        <c:v>300</c:v>
                      </c:pt>
                      <c:pt idx="1149">
                        <c:v>300</c:v>
                      </c:pt>
                      <c:pt idx="1150">
                        <c:v>300</c:v>
                      </c:pt>
                      <c:pt idx="1151">
                        <c:v>300</c:v>
                      </c:pt>
                      <c:pt idx="1152">
                        <c:v>300</c:v>
                      </c:pt>
                      <c:pt idx="1153">
                        <c:v>300</c:v>
                      </c:pt>
                      <c:pt idx="1154">
                        <c:v>300</c:v>
                      </c:pt>
                      <c:pt idx="1155">
                        <c:v>300</c:v>
                      </c:pt>
                      <c:pt idx="1156">
                        <c:v>300</c:v>
                      </c:pt>
                      <c:pt idx="1157">
                        <c:v>300</c:v>
                      </c:pt>
                      <c:pt idx="1158">
                        <c:v>300</c:v>
                      </c:pt>
                      <c:pt idx="1159">
                        <c:v>300</c:v>
                      </c:pt>
                      <c:pt idx="1160">
                        <c:v>300</c:v>
                      </c:pt>
                      <c:pt idx="1161">
                        <c:v>300</c:v>
                      </c:pt>
                      <c:pt idx="1162">
                        <c:v>300</c:v>
                      </c:pt>
                      <c:pt idx="1163">
                        <c:v>300</c:v>
                      </c:pt>
                      <c:pt idx="1164">
                        <c:v>300</c:v>
                      </c:pt>
                      <c:pt idx="1165">
                        <c:v>300</c:v>
                      </c:pt>
                      <c:pt idx="1166">
                        <c:v>300</c:v>
                      </c:pt>
                      <c:pt idx="1167">
                        <c:v>300</c:v>
                      </c:pt>
                      <c:pt idx="1168">
                        <c:v>300</c:v>
                      </c:pt>
                      <c:pt idx="1169">
                        <c:v>300</c:v>
                      </c:pt>
                      <c:pt idx="1170">
                        <c:v>300</c:v>
                      </c:pt>
                      <c:pt idx="1171">
                        <c:v>300</c:v>
                      </c:pt>
                      <c:pt idx="1172">
                        <c:v>300</c:v>
                      </c:pt>
                      <c:pt idx="1173">
                        <c:v>300</c:v>
                      </c:pt>
                      <c:pt idx="1174">
                        <c:v>300</c:v>
                      </c:pt>
                      <c:pt idx="1175">
                        <c:v>300</c:v>
                      </c:pt>
                      <c:pt idx="1176">
                        <c:v>300</c:v>
                      </c:pt>
                      <c:pt idx="1177">
                        <c:v>300</c:v>
                      </c:pt>
                      <c:pt idx="1178">
                        <c:v>300</c:v>
                      </c:pt>
                      <c:pt idx="1179">
                        <c:v>300</c:v>
                      </c:pt>
                      <c:pt idx="1180">
                        <c:v>300</c:v>
                      </c:pt>
                      <c:pt idx="1181">
                        <c:v>300</c:v>
                      </c:pt>
                      <c:pt idx="1182">
                        <c:v>300</c:v>
                      </c:pt>
                      <c:pt idx="1183">
                        <c:v>300</c:v>
                      </c:pt>
                      <c:pt idx="1184">
                        <c:v>300</c:v>
                      </c:pt>
                      <c:pt idx="1185">
                        <c:v>300</c:v>
                      </c:pt>
                      <c:pt idx="1186">
                        <c:v>300</c:v>
                      </c:pt>
                      <c:pt idx="1187">
                        <c:v>300</c:v>
                      </c:pt>
                      <c:pt idx="1188">
                        <c:v>300</c:v>
                      </c:pt>
                      <c:pt idx="1189">
                        <c:v>300</c:v>
                      </c:pt>
                      <c:pt idx="1190">
                        <c:v>300</c:v>
                      </c:pt>
                      <c:pt idx="1191">
                        <c:v>300</c:v>
                      </c:pt>
                      <c:pt idx="1192">
                        <c:v>300</c:v>
                      </c:pt>
                      <c:pt idx="1193">
                        <c:v>300</c:v>
                      </c:pt>
                      <c:pt idx="1194">
                        <c:v>300</c:v>
                      </c:pt>
                      <c:pt idx="1195">
                        <c:v>300</c:v>
                      </c:pt>
                      <c:pt idx="1196">
                        <c:v>300</c:v>
                      </c:pt>
                      <c:pt idx="1197">
                        <c:v>300</c:v>
                      </c:pt>
                      <c:pt idx="1198">
                        <c:v>300</c:v>
                      </c:pt>
                      <c:pt idx="1199">
                        <c:v>300</c:v>
                      </c:pt>
                      <c:pt idx="1200">
                        <c:v>300</c:v>
                      </c:pt>
                      <c:pt idx="1201">
                        <c:v>300</c:v>
                      </c:pt>
                      <c:pt idx="1202">
                        <c:v>300</c:v>
                      </c:pt>
                      <c:pt idx="1203">
                        <c:v>300</c:v>
                      </c:pt>
                      <c:pt idx="1204">
                        <c:v>300</c:v>
                      </c:pt>
                      <c:pt idx="1205">
                        <c:v>300</c:v>
                      </c:pt>
                      <c:pt idx="1206">
                        <c:v>300</c:v>
                      </c:pt>
                      <c:pt idx="1207">
                        <c:v>300</c:v>
                      </c:pt>
                      <c:pt idx="1208">
                        <c:v>300</c:v>
                      </c:pt>
                      <c:pt idx="1209">
                        <c:v>300</c:v>
                      </c:pt>
                      <c:pt idx="1210">
                        <c:v>300</c:v>
                      </c:pt>
                      <c:pt idx="1211">
                        <c:v>300</c:v>
                      </c:pt>
                      <c:pt idx="1212">
                        <c:v>300</c:v>
                      </c:pt>
                      <c:pt idx="1213">
                        <c:v>300</c:v>
                      </c:pt>
                      <c:pt idx="1214">
                        <c:v>300</c:v>
                      </c:pt>
                      <c:pt idx="1215">
                        <c:v>300</c:v>
                      </c:pt>
                      <c:pt idx="1216">
                        <c:v>300</c:v>
                      </c:pt>
                      <c:pt idx="1217">
                        <c:v>300</c:v>
                      </c:pt>
                      <c:pt idx="1218">
                        <c:v>300</c:v>
                      </c:pt>
                      <c:pt idx="1219">
                        <c:v>300</c:v>
                      </c:pt>
                      <c:pt idx="1220">
                        <c:v>300</c:v>
                      </c:pt>
                      <c:pt idx="1221">
                        <c:v>300</c:v>
                      </c:pt>
                      <c:pt idx="1222">
                        <c:v>300</c:v>
                      </c:pt>
                      <c:pt idx="1223">
                        <c:v>300</c:v>
                      </c:pt>
                      <c:pt idx="1224">
                        <c:v>300</c:v>
                      </c:pt>
                      <c:pt idx="1225">
                        <c:v>300</c:v>
                      </c:pt>
                      <c:pt idx="1226">
                        <c:v>300</c:v>
                      </c:pt>
                      <c:pt idx="1227">
                        <c:v>300</c:v>
                      </c:pt>
                      <c:pt idx="1228">
                        <c:v>300</c:v>
                      </c:pt>
                      <c:pt idx="1229">
                        <c:v>300</c:v>
                      </c:pt>
                      <c:pt idx="1230">
                        <c:v>300</c:v>
                      </c:pt>
                      <c:pt idx="1231">
                        <c:v>300</c:v>
                      </c:pt>
                      <c:pt idx="1232">
                        <c:v>300</c:v>
                      </c:pt>
                      <c:pt idx="1233">
                        <c:v>300</c:v>
                      </c:pt>
                      <c:pt idx="1234">
                        <c:v>300</c:v>
                      </c:pt>
                      <c:pt idx="1235">
                        <c:v>300</c:v>
                      </c:pt>
                      <c:pt idx="1236">
                        <c:v>300</c:v>
                      </c:pt>
                      <c:pt idx="1237">
                        <c:v>300</c:v>
                      </c:pt>
                      <c:pt idx="1238">
                        <c:v>300</c:v>
                      </c:pt>
                      <c:pt idx="1239">
                        <c:v>300</c:v>
                      </c:pt>
                      <c:pt idx="1240">
                        <c:v>300</c:v>
                      </c:pt>
                      <c:pt idx="1241">
                        <c:v>300</c:v>
                      </c:pt>
                      <c:pt idx="1242">
                        <c:v>300</c:v>
                      </c:pt>
                      <c:pt idx="1243">
                        <c:v>300</c:v>
                      </c:pt>
                      <c:pt idx="1244">
                        <c:v>300</c:v>
                      </c:pt>
                      <c:pt idx="1245">
                        <c:v>300</c:v>
                      </c:pt>
                      <c:pt idx="1246">
                        <c:v>300</c:v>
                      </c:pt>
                      <c:pt idx="1247">
                        <c:v>300</c:v>
                      </c:pt>
                      <c:pt idx="1248">
                        <c:v>300</c:v>
                      </c:pt>
                      <c:pt idx="1249">
                        <c:v>300</c:v>
                      </c:pt>
                      <c:pt idx="1250">
                        <c:v>300</c:v>
                      </c:pt>
                      <c:pt idx="1251">
                        <c:v>300</c:v>
                      </c:pt>
                      <c:pt idx="1252">
                        <c:v>300</c:v>
                      </c:pt>
                      <c:pt idx="1253">
                        <c:v>300</c:v>
                      </c:pt>
                      <c:pt idx="1254">
                        <c:v>300</c:v>
                      </c:pt>
                      <c:pt idx="1255">
                        <c:v>300</c:v>
                      </c:pt>
                      <c:pt idx="1256">
                        <c:v>300</c:v>
                      </c:pt>
                      <c:pt idx="1257">
                        <c:v>300</c:v>
                      </c:pt>
                      <c:pt idx="1258">
                        <c:v>300</c:v>
                      </c:pt>
                      <c:pt idx="1259">
                        <c:v>300</c:v>
                      </c:pt>
                      <c:pt idx="1260">
                        <c:v>300</c:v>
                      </c:pt>
                      <c:pt idx="1261">
                        <c:v>300</c:v>
                      </c:pt>
                      <c:pt idx="1262">
                        <c:v>300</c:v>
                      </c:pt>
                      <c:pt idx="1263">
                        <c:v>300</c:v>
                      </c:pt>
                      <c:pt idx="1264">
                        <c:v>300</c:v>
                      </c:pt>
                      <c:pt idx="1265">
                        <c:v>300</c:v>
                      </c:pt>
                      <c:pt idx="1266">
                        <c:v>300</c:v>
                      </c:pt>
                      <c:pt idx="1267">
                        <c:v>300</c:v>
                      </c:pt>
                      <c:pt idx="1268">
                        <c:v>300</c:v>
                      </c:pt>
                      <c:pt idx="1269">
                        <c:v>300</c:v>
                      </c:pt>
                      <c:pt idx="1270">
                        <c:v>300</c:v>
                      </c:pt>
                      <c:pt idx="1271">
                        <c:v>300</c:v>
                      </c:pt>
                      <c:pt idx="1272">
                        <c:v>300</c:v>
                      </c:pt>
                      <c:pt idx="1273">
                        <c:v>300</c:v>
                      </c:pt>
                      <c:pt idx="1274">
                        <c:v>300</c:v>
                      </c:pt>
                      <c:pt idx="1275">
                        <c:v>300</c:v>
                      </c:pt>
                      <c:pt idx="1276">
                        <c:v>300</c:v>
                      </c:pt>
                      <c:pt idx="1277">
                        <c:v>300</c:v>
                      </c:pt>
                      <c:pt idx="1278">
                        <c:v>300</c:v>
                      </c:pt>
                      <c:pt idx="1279">
                        <c:v>300</c:v>
                      </c:pt>
                      <c:pt idx="1280">
                        <c:v>300</c:v>
                      </c:pt>
                      <c:pt idx="1281">
                        <c:v>300</c:v>
                      </c:pt>
                      <c:pt idx="1282">
                        <c:v>300</c:v>
                      </c:pt>
                      <c:pt idx="1283">
                        <c:v>300</c:v>
                      </c:pt>
                      <c:pt idx="1284">
                        <c:v>300</c:v>
                      </c:pt>
                      <c:pt idx="1285">
                        <c:v>300</c:v>
                      </c:pt>
                      <c:pt idx="1286">
                        <c:v>300</c:v>
                      </c:pt>
                      <c:pt idx="1287">
                        <c:v>300</c:v>
                      </c:pt>
                      <c:pt idx="1288">
                        <c:v>300</c:v>
                      </c:pt>
                      <c:pt idx="1289">
                        <c:v>300</c:v>
                      </c:pt>
                      <c:pt idx="1290">
                        <c:v>300</c:v>
                      </c:pt>
                      <c:pt idx="1291">
                        <c:v>300</c:v>
                      </c:pt>
                      <c:pt idx="1292">
                        <c:v>300</c:v>
                      </c:pt>
                      <c:pt idx="1293">
                        <c:v>300</c:v>
                      </c:pt>
                      <c:pt idx="1294">
                        <c:v>300</c:v>
                      </c:pt>
                      <c:pt idx="1295">
                        <c:v>300</c:v>
                      </c:pt>
                      <c:pt idx="1296">
                        <c:v>300</c:v>
                      </c:pt>
                      <c:pt idx="1297">
                        <c:v>300</c:v>
                      </c:pt>
                      <c:pt idx="1298">
                        <c:v>300</c:v>
                      </c:pt>
                      <c:pt idx="1299">
                        <c:v>300</c:v>
                      </c:pt>
                      <c:pt idx="1300">
                        <c:v>300</c:v>
                      </c:pt>
                      <c:pt idx="1301">
                        <c:v>300</c:v>
                      </c:pt>
                      <c:pt idx="1302">
                        <c:v>300</c:v>
                      </c:pt>
                      <c:pt idx="1303">
                        <c:v>300</c:v>
                      </c:pt>
                      <c:pt idx="1304">
                        <c:v>300</c:v>
                      </c:pt>
                      <c:pt idx="1305">
                        <c:v>300</c:v>
                      </c:pt>
                      <c:pt idx="1306">
                        <c:v>300</c:v>
                      </c:pt>
                      <c:pt idx="1307">
                        <c:v>300</c:v>
                      </c:pt>
                      <c:pt idx="1308">
                        <c:v>300</c:v>
                      </c:pt>
                      <c:pt idx="1309">
                        <c:v>300</c:v>
                      </c:pt>
                      <c:pt idx="1310">
                        <c:v>300</c:v>
                      </c:pt>
                      <c:pt idx="1311">
                        <c:v>300</c:v>
                      </c:pt>
                      <c:pt idx="1312">
                        <c:v>300</c:v>
                      </c:pt>
                      <c:pt idx="1313">
                        <c:v>300</c:v>
                      </c:pt>
                      <c:pt idx="1314">
                        <c:v>300</c:v>
                      </c:pt>
                      <c:pt idx="1315">
                        <c:v>300</c:v>
                      </c:pt>
                      <c:pt idx="1316">
                        <c:v>300</c:v>
                      </c:pt>
                      <c:pt idx="1317">
                        <c:v>300</c:v>
                      </c:pt>
                      <c:pt idx="1318">
                        <c:v>300</c:v>
                      </c:pt>
                      <c:pt idx="1319">
                        <c:v>300</c:v>
                      </c:pt>
                      <c:pt idx="1320">
                        <c:v>300</c:v>
                      </c:pt>
                      <c:pt idx="1321">
                        <c:v>300</c:v>
                      </c:pt>
                      <c:pt idx="1322">
                        <c:v>300</c:v>
                      </c:pt>
                      <c:pt idx="1323">
                        <c:v>300</c:v>
                      </c:pt>
                      <c:pt idx="1324">
                        <c:v>300</c:v>
                      </c:pt>
                      <c:pt idx="1325">
                        <c:v>300</c:v>
                      </c:pt>
                      <c:pt idx="1326">
                        <c:v>300</c:v>
                      </c:pt>
                      <c:pt idx="1327">
                        <c:v>300</c:v>
                      </c:pt>
                      <c:pt idx="1328">
                        <c:v>300</c:v>
                      </c:pt>
                      <c:pt idx="1329">
                        <c:v>300</c:v>
                      </c:pt>
                      <c:pt idx="1330">
                        <c:v>300</c:v>
                      </c:pt>
                      <c:pt idx="1331">
                        <c:v>300</c:v>
                      </c:pt>
                      <c:pt idx="1332">
                        <c:v>300</c:v>
                      </c:pt>
                      <c:pt idx="1333">
                        <c:v>300</c:v>
                      </c:pt>
                      <c:pt idx="1334">
                        <c:v>300</c:v>
                      </c:pt>
                      <c:pt idx="1335">
                        <c:v>300</c:v>
                      </c:pt>
                      <c:pt idx="1336">
                        <c:v>300</c:v>
                      </c:pt>
                      <c:pt idx="1337">
                        <c:v>300</c:v>
                      </c:pt>
                      <c:pt idx="1338">
                        <c:v>300</c:v>
                      </c:pt>
                      <c:pt idx="1339">
                        <c:v>300</c:v>
                      </c:pt>
                      <c:pt idx="1340">
                        <c:v>300</c:v>
                      </c:pt>
                      <c:pt idx="1341">
                        <c:v>300</c:v>
                      </c:pt>
                      <c:pt idx="1342">
                        <c:v>300</c:v>
                      </c:pt>
                      <c:pt idx="1343">
                        <c:v>300</c:v>
                      </c:pt>
                      <c:pt idx="1344">
                        <c:v>300</c:v>
                      </c:pt>
                      <c:pt idx="1345">
                        <c:v>300</c:v>
                      </c:pt>
                      <c:pt idx="1346">
                        <c:v>300</c:v>
                      </c:pt>
                      <c:pt idx="1347">
                        <c:v>300</c:v>
                      </c:pt>
                      <c:pt idx="1348">
                        <c:v>300</c:v>
                      </c:pt>
                      <c:pt idx="1349">
                        <c:v>300</c:v>
                      </c:pt>
                      <c:pt idx="1350">
                        <c:v>300</c:v>
                      </c:pt>
                      <c:pt idx="1351">
                        <c:v>300</c:v>
                      </c:pt>
                      <c:pt idx="1352">
                        <c:v>300</c:v>
                      </c:pt>
                      <c:pt idx="1353">
                        <c:v>300</c:v>
                      </c:pt>
                      <c:pt idx="1354">
                        <c:v>300</c:v>
                      </c:pt>
                      <c:pt idx="1355">
                        <c:v>300</c:v>
                      </c:pt>
                      <c:pt idx="1356">
                        <c:v>300</c:v>
                      </c:pt>
                      <c:pt idx="1357">
                        <c:v>300</c:v>
                      </c:pt>
                      <c:pt idx="1358">
                        <c:v>300</c:v>
                      </c:pt>
                      <c:pt idx="1359">
                        <c:v>300</c:v>
                      </c:pt>
                      <c:pt idx="1360">
                        <c:v>300</c:v>
                      </c:pt>
                      <c:pt idx="1361">
                        <c:v>300</c:v>
                      </c:pt>
                      <c:pt idx="1362">
                        <c:v>300</c:v>
                      </c:pt>
                      <c:pt idx="1363">
                        <c:v>300</c:v>
                      </c:pt>
                      <c:pt idx="1364">
                        <c:v>300</c:v>
                      </c:pt>
                      <c:pt idx="1365">
                        <c:v>300</c:v>
                      </c:pt>
                      <c:pt idx="1366">
                        <c:v>300</c:v>
                      </c:pt>
                      <c:pt idx="1367">
                        <c:v>300</c:v>
                      </c:pt>
                      <c:pt idx="1368">
                        <c:v>300</c:v>
                      </c:pt>
                      <c:pt idx="1369">
                        <c:v>300</c:v>
                      </c:pt>
                      <c:pt idx="1370">
                        <c:v>300</c:v>
                      </c:pt>
                      <c:pt idx="1371">
                        <c:v>300</c:v>
                      </c:pt>
                      <c:pt idx="1372">
                        <c:v>300</c:v>
                      </c:pt>
                      <c:pt idx="1373">
                        <c:v>300</c:v>
                      </c:pt>
                      <c:pt idx="1374">
                        <c:v>300</c:v>
                      </c:pt>
                      <c:pt idx="1375">
                        <c:v>300</c:v>
                      </c:pt>
                      <c:pt idx="1376">
                        <c:v>300</c:v>
                      </c:pt>
                      <c:pt idx="1377">
                        <c:v>300</c:v>
                      </c:pt>
                      <c:pt idx="1378">
                        <c:v>300</c:v>
                      </c:pt>
                      <c:pt idx="1379">
                        <c:v>300</c:v>
                      </c:pt>
                      <c:pt idx="1380">
                        <c:v>300</c:v>
                      </c:pt>
                      <c:pt idx="1381">
                        <c:v>300</c:v>
                      </c:pt>
                      <c:pt idx="1382">
                        <c:v>300</c:v>
                      </c:pt>
                      <c:pt idx="1383">
                        <c:v>300</c:v>
                      </c:pt>
                      <c:pt idx="1384">
                        <c:v>300</c:v>
                      </c:pt>
                      <c:pt idx="1385">
                        <c:v>300</c:v>
                      </c:pt>
                      <c:pt idx="1386">
                        <c:v>300</c:v>
                      </c:pt>
                      <c:pt idx="1387">
                        <c:v>300</c:v>
                      </c:pt>
                      <c:pt idx="1388">
                        <c:v>300</c:v>
                      </c:pt>
                      <c:pt idx="1389">
                        <c:v>300</c:v>
                      </c:pt>
                      <c:pt idx="1390">
                        <c:v>300</c:v>
                      </c:pt>
                      <c:pt idx="1391">
                        <c:v>300</c:v>
                      </c:pt>
                      <c:pt idx="1392">
                        <c:v>300</c:v>
                      </c:pt>
                      <c:pt idx="1393">
                        <c:v>300</c:v>
                      </c:pt>
                      <c:pt idx="1394">
                        <c:v>300</c:v>
                      </c:pt>
                      <c:pt idx="1395">
                        <c:v>300</c:v>
                      </c:pt>
                      <c:pt idx="1396">
                        <c:v>300</c:v>
                      </c:pt>
                      <c:pt idx="1397">
                        <c:v>300</c:v>
                      </c:pt>
                      <c:pt idx="1398">
                        <c:v>300</c:v>
                      </c:pt>
                      <c:pt idx="1399">
                        <c:v>300</c:v>
                      </c:pt>
                      <c:pt idx="1400">
                        <c:v>300</c:v>
                      </c:pt>
                      <c:pt idx="1401">
                        <c:v>300</c:v>
                      </c:pt>
                      <c:pt idx="1402">
                        <c:v>300</c:v>
                      </c:pt>
                      <c:pt idx="1403">
                        <c:v>300</c:v>
                      </c:pt>
                      <c:pt idx="1404">
                        <c:v>300</c:v>
                      </c:pt>
                      <c:pt idx="1405">
                        <c:v>300</c:v>
                      </c:pt>
                      <c:pt idx="1406">
                        <c:v>300</c:v>
                      </c:pt>
                      <c:pt idx="1407">
                        <c:v>300</c:v>
                      </c:pt>
                      <c:pt idx="1408">
                        <c:v>300</c:v>
                      </c:pt>
                      <c:pt idx="1409">
                        <c:v>300</c:v>
                      </c:pt>
                      <c:pt idx="1410">
                        <c:v>300</c:v>
                      </c:pt>
                      <c:pt idx="1411">
                        <c:v>300</c:v>
                      </c:pt>
                      <c:pt idx="1412">
                        <c:v>300</c:v>
                      </c:pt>
                      <c:pt idx="1413">
                        <c:v>300</c:v>
                      </c:pt>
                      <c:pt idx="1414">
                        <c:v>300</c:v>
                      </c:pt>
                      <c:pt idx="1415">
                        <c:v>300</c:v>
                      </c:pt>
                      <c:pt idx="1416">
                        <c:v>300</c:v>
                      </c:pt>
                      <c:pt idx="1417">
                        <c:v>300</c:v>
                      </c:pt>
                      <c:pt idx="1418">
                        <c:v>300</c:v>
                      </c:pt>
                      <c:pt idx="1419">
                        <c:v>300</c:v>
                      </c:pt>
                      <c:pt idx="1420">
                        <c:v>300</c:v>
                      </c:pt>
                      <c:pt idx="1421">
                        <c:v>300</c:v>
                      </c:pt>
                      <c:pt idx="1422">
                        <c:v>300</c:v>
                      </c:pt>
                      <c:pt idx="1423">
                        <c:v>300</c:v>
                      </c:pt>
                      <c:pt idx="1424">
                        <c:v>300</c:v>
                      </c:pt>
                      <c:pt idx="1425">
                        <c:v>300</c:v>
                      </c:pt>
                      <c:pt idx="1426">
                        <c:v>300</c:v>
                      </c:pt>
                      <c:pt idx="1427">
                        <c:v>300</c:v>
                      </c:pt>
                      <c:pt idx="1428">
                        <c:v>300</c:v>
                      </c:pt>
                      <c:pt idx="1429">
                        <c:v>300</c:v>
                      </c:pt>
                      <c:pt idx="1430">
                        <c:v>300</c:v>
                      </c:pt>
                      <c:pt idx="1431">
                        <c:v>300</c:v>
                      </c:pt>
                      <c:pt idx="1432">
                        <c:v>300</c:v>
                      </c:pt>
                      <c:pt idx="1433">
                        <c:v>300</c:v>
                      </c:pt>
                      <c:pt idx="1434">
                        <c:v>300</c:v>
                      </c:pt>
                      <c:pt idx="1435">
                        <c:v>300</c:v>
                      </c:pt>
                      <c:pt idx="1436">
                        <c:v>300</c:v>
                      </c:pt>
                      <c:pt idx="1437">
                        <c:v>300</c:v>
                      </c:pt>
                      <c:pt idx="1438">
                        <c:v>300</c:v>
                      </c:pt>
                      <c:pt idx="1439">
                        <c:v>300</c:v>
                      </c:pt>
                      <c:pt idx="1440">
                        <c:v>300</c:v>
                      </c:pt>
                      <c:pt idx="1441">
                        <c:v>300</c:v>
                      </c:pt>
                      <c:pt idx="1442">
                        <c:v>300</c:v>
                      </c:pt>
                      <c:pt idx="1443">
                        <c:v>300</c:v>
                      </c:pt>
                      <c:pt idx="1444">
                        <c:v>300</c:v>
                      </c:pt>
                      <c:pt idx="1445">
                        <c:v>300</c:v>
                      </c:pt>
                      <c:pt idx="1446">
                        <c:v>300</c:v>
                      </c:pt>
                      <c:pt idx="1447">
                        <c:v>300</c:v>
                      </c:pt>
                      <c:pt idx="1448">
                        <c:v>300</c:v>
                      </c:pt>
                      <c:pt idx="1449">
                        <c:v>300</c:v>
                      </c:pt>
                      <c:pt idx="1450">
                        <c:v>300</c:v>
                      </c:pt>
                      <c:pt idx="1451">
                        <c:v>300</c:v>
                      </c:pt>
                      <c:pt idx="1452">
                        <c:v>300</c:v>
                      </c:pt>
                      <c:pt idx="1453">
                        <c:v>300</c:v>
                      </c:pt>
                      <c:pt idx="1454">
                        <c:v>300</c:v>
                      </c:pt>
                      <c:pt idx="1455">
                        <c:v>300</c:v>
                      </c:pt>
                      <c:pt idx="1456">
                        <c:v>300</c:v>
                      </c:pt>
                      <c:pt idx="1457">
                        <c:v>300</c:v>
                      </c:pt>
                      <c:pt idx="1458">
                        <c:v>300</c:v>
                      </c:pt>
                      <c:pt idx="1459">
                        <c:v>300</c:v>
                      </c:pt>
                      <c:pt idx="1460">
                        <c:v>300</c:v>
                      </c:pt>
                      <c:pt idx="1461">
                        <c:v>300</c:v>
                      </c:pt>
                      <c:pt idx="1462">
                        <c:v>300</c:v>
                      </c:pt>
                      <c:pt idx="1463">
                        <c:v>300</c:v>
                      </c:pt>
                      <c:pt idx="1464">
                        <c:v>300</c:v>
                      </c:pt>
                      <c:pt idx="1465">
                        <c:v>300</c:v>
                      </c:pt>
                      <c:pt idx="1466">
                        <c:v>300</c:v>
                      </c:pt>
                      <c:pt idx="1467">
                        <c:v>300</c:v>
                      </c:pt>
                      <c:pt idx="1468">
                        <c:v>300</c:v>
                      </c:pt>
                      <c:pt idx="1469">
                        <c:v>300</c:v>
                      </c:pt>
                      <c:pt idx="1470">
                        <c:v>300</c:v>
                      </c:pt>
                      <c:pt idx="1471">
                        <c:v>300</c:v>
                      </c:pt>
                      <c:pt idx="1472">
                        <c:v>300</c:v>
                      </c:pt>
                      <c:pt idx="1473">
                        <c:v>300</c:v>
                      </c:pt>
                      <c:pt idx="1474">
                        <c:v>300</c:v>
                      </c:pt>
                      <c:pt idx="1475">
                        <c:v>300</c:v>
                      </c:pt>
                      <c:pt idx="1476">
                        <c:v>300</c:v>
                      </c:pt>
                      <c:pt idx="1477">
                        <c:v>300</c:v>
                      </c:pt>
                      <c:pt idx="1478">
                        <c:v>300</c:v>
                      </c:pt>
                      <c:pt idx="1479">
                        <c:v>300</c:v>
                      </c:pt>
                      <c:pt idx="1480">
                        <c:v>300</c:v>
                      </c:pt>
                      <c:pt idx="1481">
                        <c:v>300</c:v>
                      </c:pt>
                      <c:pt idx="1482">
                        <c:v>300</c:v>
                      </c:pt>
                      <c:pt idx="1483">
                        <c:v>300</c:v>
                      </c:pt>
                      <c:pt idx="1484">
                        <c:v>300</c:v>
                      </c:pt>
                      <c:pt idx="1485">
                        <c:v>300</c:v>
                      </c:pt>
                      <c:pt idx="1486">
                        <c:v>300</c:v>
                      </c:pt>
                      <c:pt idx="1487">
                        <c:v>300</c:v>
                      </c:pt>
                      <c:pt idx="1488">
                        <c:v>300</c:v>
                      </c:pt>
                      <c:pt idx="1489">
                        <c:v>300</c:v>
                      </c:pt>
                      <c:pt idx="1490">
                        <c:v>300</c:v>
                      </c:pt>
                      <c:pt idx="1491">
                        <c:v>300</c:v>
                      </c:pt>
                      <c:pt idx="1492">
                        <c:v>300</c:v>
                      </c:pt>
                      <c:pt idx="1493">
                        <c:v>300</c:v>
                      </c:pt>
                      <c:pt idx="1494">
                        <c:v>300</c:v>
                      </c:pt>
                      <c:pt idx="1495">
                        <c:v>300</c:v>
                      </c:pt>
                      <c:pt idx="1496">
                        <c:v>300</c:v>
                      </c:pt>
                      <c:pt idx="1497">
                        <c:v>300</c:v>
                      </c:pt>
                      <c:pt idx="1498">
                        <c:v>300</c:v>
                      </c:pt>
                      <c:pt idx="1499">
                        <c:v>300</c:v>
                      </c:pt>
                      <c:pt idx="1500">
                        <c:v>300</c:v>
                      </c:pt>
                      <c:pt idx="1501">
                        <c:v>300</c:v>
                      </c:pt>
                      <c:pt idx="1502">
                        <c:v>300</c:v>
                      </c:pt>
                      <c:pt idx="1503">
                        <c:v>300</c:v>
                      </c:pt>
                      <c:pt idx="1504">
                        <c:v>300</c:v>
                      </c:pt>
                      <c:pt idx="1505">
                        <c:v>300</c:v>
                      </c:pt>
                      <c:pt idx="1506">
                        <c:v>300</c:v>
                      </c:pt>
                      <c:pt idx="1507">
                        <c:v>300</c:v>
                      </c:pt>
                      <c:pt idx="1508">
                        <c:v>300</c:v>
                      </c:pt>
                      <c:pt idx="1509">
                        <c:v>300</c:v>
                      </c:pt>
                      <c:pt idx="1510">
                        <c:v>300</c:v>
                      </c:pt>
                      <c:pt idx="1511">
                        <c:v>300</c:v>
                      </c:pt>
                      <c:pt idx="1512">
                        <c:v>300</c:v>
                      </c:pt>
                      <c:pt idx="1513">
                        <c:v>300</c:v>
                      </c:pt>
                      <c:pt idx="1514">
                        <c:v>300</c:v>
                      </c:pt>
                      <c:pt idx="1515">
                        <c:v>300</c:v>
                      </c:pt>
                      <c:pt idx="1516">
                        <c:v>300</c:v>
                      </c:pt>
                      <c:pt idx="1517">
                        <c:v>300</c:v>
                      </c:pt>
                      <c:pt idx="1518">
                        <c:v>300</c:v>
                      </c:pt>
                      <c:pt idx="1519">
                        <c:v>300</c:v>
                      </c:pt>
                      <c:pt idx="1520">
                        <c:v>300</c:v>
                      </c:pt>
                      <c:pt idx="1521">
                        <c:v>300</c:v>
                      </c:pt>
                      <c:pt idx="1522">
                        <c:v>300</c:v>
                      </c:pt>
                      <c:pt idx="1523">
                        <c:v>300</c:v>
                      </c:pt>
                      <c:pt idx="1524">
                        <c:v>300</c:v>
                      </c:pt>
                      <c:pt idx="1525">
                        <c:v>300</c:v>
                      </c:pt>
                      <c:pt idx="1526">
                        <c:v>300</c:v>
                      </c:pt>
                      <c:pt idx="1527">
                        <c:v>300</c:v>
                      </c:pt>
                      <c:pt idx="1528">
                        <c:v>300</c:v>
                      </c:pt>
                      <c:pt idx="1529">
                        <c:v>300</c:v>
                      </c:pt>
                      <c:pt idx="1530">
                        <c:v>300</c:v>
                      </c:pt>
                      <c:pt idx="1531">
                        <c:v>300</c:v>
                      </c:pt>
                      <c:pt idx="1532">
                        <c:v>300</c:v>
                      </c:pt>
                      <c:pt idx="1533">
                        <c:v>300</c:v>
                      </c:pt>
                      <c:pt idx="1534">
                        <c:v>300</c:v>
                      </c:pt>
                      <c:pt idx="1535">
                        <c:v>300</c:v>
                      </c:pt>
                      <c:pt idx="1536">
                        <c:v>300</c:v>
                      </c:pt>
                      <c:pt idx="1537">
                        <c:v>300</c:v>
                      </c:pt>
                      <c:pt idx="1538">
                        <c:v>300</c:v>
                      </c:pt>
                      <c:pt idx="1539">
                        <c:v>300</c:v>
                      </c:pt>
                      <c:pt idx="1540">
                        <c:v>300</c:v>
                      </c:pt>
                      <c:pt idx="1541">
                        <c:v>300</c:v>
                      </c:pt>
                      <c:pt idx="1542">
                        <c:v>300</c:v>
                      </c:pt>
                      <c:pt idx="1543">
                        <c:v>300</c:v>
                      </c:pt>
                      <c:pt idx="1544">
                        <c:v>300</c:v>
                      </c:pt>
                      <c:pt idx="1545">
                        <c:v>300</c:v>
                      </c:pt>
                      <c:pt idx="1546">
                        <c:v>300</c:v>
                      </c:pt>
                      <c:pt idx="1547">
                        <c:v>300</c:v>
                      </c:pt>
                      <c:pt idx="1548">
                        <c:v>300</c:v>
                      </c:pt>
                      <c:pt idx="1549">
                        <c:v>300</c:v>
                      </c:pt>
                      <c:pt idx="1550">
                        <c:v>300</c:v>
                      </c:pt>
                      <c:pt idx="1551">
                        <c:v>300</c:v>
                      </c:pt>
                      <c:pt idx="1552">
                        <c:v>300</c:v>
                      </c:pt>
                      <c:pt idx="1553">
                        <c:v>300</c:v>
                      </c:pt>
                      <c:pt idx="1554">
                        <c:v>300</c:v>
                      </c:pt>
                      <c:pt idx="1555">
                        <c:v>300</c:v>
                      </c:pt>
                      <c:pt idx="1556">
                        <c:v>300</c:v>
                      </c:pt>
                      <c:pt idx="1557">
                        <c:v>300</c:v>
                      </c:pt>
                      <c:pt idx="1558">
                        <c:v>300</c:v>
                      </c:pt>
                      <c:pt idx="1559">
                        <c:v>300</c:v>
                      </c:pt>
                      <c:pt idx="1560">
                        <c:v>300</c:v>
                      </c:pt>
                      <c:pt idx="1561">
                        <c:v>300</c:v>
                      </c:pt>
                      <c:pt idx="1562">
                        <c:v>300</c:v>
                      </c:pt>
                      <c:pt idx="1563">
                        <c:v>300</c:v>
                      </c:pt>
                      <c:pt idx="1564">
                        <c:v>300</c:v>
                      </c:pt>
                      <c:pt idx="1565">
                        <c:v>300</c:v>
                      </c:pt>
                      <c:pt idx="1566">
                        <c:v>300</c:v>
                      </c:pt>
                      <c:pt idx="1567">
                        <c:v>300</c:v>
                      </c:pt>
                      <c:pt idx="1568">
                        <c:v>300</c:v>
                      </c:pt>
                      <c:pt idx="1569">
                        <c:v>300</c:v>
                      </c:pt>
                      <c:pt idx="1570">
                        <c:v>300</c:v>
                      </c:pt>
                      <c:pt idx="1571">
                        <c:v>300</c:v>
                      </c:pt>
                      <c:pt idx="1572">
                        <c:v>300</c:v>
                      </c:pt>
                      <c:pt idx="1573">
                        <c:v>300</c:v>
                      </c:pt>
                      <c:pt idx="1574">
                        <c:v>300</c:v>
                      </c:pt>
                      <c:pt idx="1575">
                        <c:v>300</c:v>
                      </c:pt>
                      <c:pt idx="1576">
                        <c:v>300</c:v>
                      </c:pt>
                      <c:pt idx="1577">
                        <c:v>300</c:v>
                      </c:pt>
                      <c:pt idx="1578">
                        <c:v>300</c:v>
                      </c:pt>
                      <c:pt idx="1579">
                        <c:v>300</c:v>
                      </c:pt>
                      <c:pt idx="1580">
                        <c:v>300</c:v>
                      </c:pt>
                      <c:pt idx="1581">
                        <c:v>300</c:v>
                      </c:pt>
                      <c:pt idx="1582">
                        <c:v>300</c:v>
                      </c:pt>
                      <c:pt idx="1583">
                        <c:v>300</c:v>
                      </c:pt>
                      <c:pt idx="1584">
                        <c:v>300</c:v>
                      </c:pt>
                      <c:pt idx="1585">
                        <c:v>300</c:v>
                      </c:pt>
                      <c:pt idx="1586">
                        <c:v>300</c:v>
                      </c:pt>
                      <c:pt idx="1587">
                        <c:v>300</c:v>
                      </c:pt>
                      <c:pt idx="1588">
                        <c:v>300</c:v>
                      </c:pt>
                      <c:pt idx="1589">
                        <c:v>300</c:v>
                      </c:pt>
                      <c:pt idx="1590">
                        <c:v>300</c:v>
                      </c:pt>
                      <c:pt idx="1591">
                        <c:v>300</c:v>
                      </c:pt>
                      <c:pt idx="1592">
                        <c:v>300</c:v>
                      </c:pt>
                      <c:pt idx="1593">
                        <c:v>300</c:v>
                      </c:pt>
                      <c:pt idx="1594">
                        <c:v>300</c:v>
                      </c:pt>
                      <c:pt idx="1595">
                        <c:v>300</c:v>
                      </c:pt>
                      <c:pt idx="1596">
                        <c:v>300</c:v>
                      </c:pt>
                      <c:pt idx="1597">
                        <c:v>300</c:v>
                      </c:pt>
                      <c:pt idx="1598">
                        <c:v>300</c:v>
                      </c:pt>
                      <c:pt idx="1599">
                        <c:v>300</c:v>
                      </c:pt>
                      <c:pt idx="1600">
                        <c:v>300</c:v>
                      </c:pt>
                      <c:pt idx="1601">
                        <c:v>300</c:v>
                      </c:pt>
                      <c:pt idx="1602">
                        <c:v>300</c:v>
                      </c:pt>
                      <c:pt idx="1603">
                        <c:v>300</c:v>
                      </c:pt>
                      <c:pt idx="1604">
                        <c:v>300</c:v>
                      </c:pt>
                      <c:pt idx="1605">
                        <c:v>300</c:v>
                      </c:pt>
                      <c:pt idx="1606">
                        <c:v>300</c:v>
                      </c:pt>
                      <c:pt idx="1607">
                        <c:v>300</c:v>
                      </c:pt>
                      <c:pt idx="1608">
                        <c:v>300</c:v>
                      </c:pt>
                      <c:pt idx="1609">
                        <c:v>300</c:v>
                      </c:pt>
                      <c:pt idx="1610">
                        <c:v>300</c:v>
                      </c:pt>
                      <c:pt idx="1611">
                        <c:v>300</c:v>
                      </c:pt>
                      <c:pt idx="1612">
                        <c:v>300</c:v>
                      </c:pt>
                      <c:pt idx="1613">
                        <c:v>300</c:v>
                      </c:pt>
                      <c:pt idx="1614">
                        <c:v>300</c:v>
                      </c:pt>
                      <c:pt idx="1615">
                        <c:v>300</c:v>
                      </c:pt>
                      <c:pt idx="1616">
                        <c:v>300</c:v>
                      </c:pt>
                      <c:pt idx="1617">
                        <c:v>300</c:v>
                      </c:pt>
                      <c:pt idx="1618">
                        <c:v>300</c:v>
                      </c:pt>
                      <c:pt idx="1619">
                        <c:v>300</c:v>
                      </c:pt>
                      <c:pt idx="1620">
                        <c:v>300</c:v>
                      </c:pt>
                      <c:pt idx="1621">
                        <c:v>300</c:v>
                      </c:pt>
                      <c:pt idx="1622">
                        <c:v>300</c:v>
                      </c:pt>
                      <c:pt idx="1623">
                        <c:v>300</c:v>
                      </c:pt>
                      <c:pt idx="1624">
                        <c:v>300</c:v>
                      </c:pt>
                      <c:pt idx="1625">
                        <c:v>300</c:v>
                      </c:pt>
                      <c:pt idx="1626">
                        <c:v>300</c:v>
                      </c:pt>
                      <c:pt idx="1627">
                        <c:v>300</c:v>
                      </c:pt>
                      <c:pt idx="1628">
                        <c:v>300</c:v>
                      </c:pt>
                      <c:pt idx="1629">
                        <c:v>300</c:v>
                      </c:pt>
                      <c:pt idx="1630">
                        <c:v>300</c:v>
                      </c:pt>
                      <c:pt idx="1631">
                        <c:v>300</c:v>
                      </c:pt>
                      <c:pt idx="1632">
                        <c:v>300</c:v>
                      </c:pt>
                      <c:pt idx="1633">
                        <c:v>300</c:v>
                      </c:pt>
                      <c:pt idx="1634">
                        <c:v>300</c:v>
                      </c:pt>
                      <c:pt idx="1635">
                        <c:v>300</c:v>
                      </c:pt>
                      <c:pt idx="1636">
                        <c:v>300</c:v>
                      </c:pt>
                      <c:pt idx="1637">
                        <c:v>300</c:v>
                      </c:pt>
                      <c:pt idx="1638">
                        <c:v>300</c:v>
                      </c:pt>
                      <c:pt idx="1639">
                        <c:v>300</c:v>
                      </c:pt>
                      <c:pt idx="1640">
                        <c:v>300</c:v>
                      </c:pt>
                      <c:pt idx="1641">
                        <c:v>300</c:v>
                      </c:pt>
                      <c:pt idx="1642">
                        <c:v>300</c:v>
                      </c:pt>
                      <c:pt idx="1643">
                        <c:v>300</c:v>
                      </c:pt>
                      <c:pt idx="1644">
                        <c:v>300</c:v>
                      </c:pt>
                      <c:pt idx="1645">
                        <c:v>300</c:v>
                      </c:pt>
                      <c:pt idx="1646">
                        <c:v>300</c:v>
                      </c:pt>
                      <c:pt idx="1647">
                        <c:v>300</c:v>
                      </c:pt>
                      <c:pt idx="1648">
                        <c:v>300</c:v>
                      </c:pt>
                      <c:pt idx="1649">
                        <c:v>300</c:v>
                      </c:pt>
                      <c:pt idx="1650">
                        <c:v>300</c:v>
                      </c:pt>
                      <c:pt idx="1651">
                        <c:v>300</c:v>
                      </c:pt>
                      <c:pt idx="1652">
                        <c:v>300</c:v>
                      </c:pt>
                      <c:pt idx="1653">
                        <c:v>300</c:v>
                      </c:pt>
                      <c:pt idx="1654">
                        <c:v>300</c:v>
                      </c:pt>
                      <c:pt idx="1655">
                        <c:v>300</c:v>
                      </c:pt>
                      <c:pt idx="1656">
                        <c:v>300</c:v>
                      </c:pt>
                      <c:pt idx="1657">
                        <c:v>300</c:v>
                      </c:pt>
                      <c:pt idx="1658">
                        <c:v>300</c:v>
                      </c:pt>
                      <c:pt idx="1659">
                        <c:v>300</c:v>
                      </c:pt>
                      <c:pt idx="1660">
                        <c:v>300</c:v>
                      </c:pt>
                      <c:pt idx="1661">
                        <c:v>300</c:v>
                      </c:pt>
                      <c:pt idx="1662">
                        <c:v>300</c:v>
                      </c:pt>
                      <c:pt idx="1663">
                        <c:v>300</c:v>
                      </c:pt>
                      <c:pt idx="1664">
                        <c:v>300</c:v>
                      </c:pt>
                      <c:pt idx="1665">
                        <c:v>300</c:v>
                      </c:pt>
                      <c:pt idx="1666">
                        <c:v>300</c:v>
                      </c:pt>
                      <c:pt idx="1667">
                        <c:v>300</c:v>
                      </c:pt>
                      <c:pt idx="1668">
                        <c:v>300</c:v>
                      </c:pt>
                      <c:pt idx="1669">
                        <c:v>300</c:v>
                      </c:pt>
                      <c:pt idx="1670">
                        <c:v>300</c:v>
                      </c:pt>
                      <c:pt idx="1671">
                        <c:v>300</c:v>
                      </c:pt>
                      <c:pt idx="1672">
                        <c:v>300</c:v>
                      </c:pt>
                      <c:pt idx="1673">
                        <c:v>300</c:v>
                      </c:pt>
                      <c:pt idx="1674">
                        <c:v>300</c:v>
                      </c:pt>
                      <c:pt idx="1675">
                        <c:v>300</c:v>
                      </c:pt>
                      <c:pt idx="1676">
                        <c:v>300</c:v>
                      </c:pt>
                      <c:pt idx="1677">
                        <c:v>300</c:v>
                      </c:pt>
                      <c:pt idx="1678">
                        <c:v>300</c:v>
                      </c:pt>
                      <c:pt idx="1679">
                        <c:v>300</c:v>
                      </c:pt>
                      <c:pt idx="1680">
                        <c:v>300</c:v>
                      </c:pt>
                      <c:pt idx="1681">
                        <c:v>300</c:v>
                      </c:pt>
                      <c:pt idx="1682">
                        <c:v>300</c:v>
                      </c:pt>
                      <c:pt idx="1683">
                        <c:v>300</c:v>
                      </c:pt>
                      <c:pt idx="1684">
                        <c:v>300</c:v>
                      </c:pt>
                      <c:pt idx="1685">
                        <c:v>300</c:v>
                      </c:pt>
                      <c:pt idx="1686">
                        <c:v>300</c:v>
                      </c:pt>
                      <c:pt idx="1687">
                        <c:v>300</c:v>
                      </c:pt>
                      <c:pt idx="1688">
                        <c:v>300</c:v>
                      </c:pt>
                      <c:pt idx="1689">
                        <c:v>300</c:v>
                      </c:pt>
                      <c:pt idx="1690">
                        <c:v>300</c:v>
                      </c:pt>
                      <c:pt idx="1691">
                        <c:v>300</c:v>
                      </c:pt>
                      <c:pt idx="1692">
                        <c:v>300</c:v>
                      </c:pt>
                      <c:pt idx="1693">
                        <c:v>300</c:v>
                      </c:pt>
                      <c:pt idx="1694">
                        <c:v>300</c:v>
                      </c:pt>
                      <c:pt idx="1695">
                        <c:v>300</c:v>
                      </c:pt>
                      <c:pt idx="1696">
                        <c:v>300</c:v>
                      </c:pt>
                      <c:pt idx="1697">
                        <c:v>300</c:v>
                      </c:pt>
                      <c:pt idx="1698">
                        <c:v>300</c:v>
                      </c:pt>
                      <c:pt idx="1699">
                        <c:v>300</c:v>
                      </c:pt>
                      <c:pt idx="1700">
                        <c:v>300</c:v>
                      </c:pt>
                      <c:pt idx="1701">
                        <c:v>300</c:v>
                      </c:pt>
                      <c:pt idx="1702">
                        <c:v>300</c:v>
                      </c:pt>
                      <c:pt idx="1703">
                        <c:v>300</c:v>
                      </c:pt>
                      <c:pt idx="1704">
                        <c:v>300</c:v>
                      </c:pt>
                      <c:pt idx="1705">
                        <c:v>300</c:v>
                      </c:pt>
                      <c:pt idx="1706">
                        <c:v>300</c:v>
                      </c:pt>
                      <c:pt idx="1707">
                        <c:v>300</c:v>
                      </c:pt>
                      <c:pt idx="1708">
                        <c:v>300</c:v>
                      </c:pt>
                      <c:pt idx="1709">
                        <c:v>300</c:v>
                      </c:pt>
                      <c:pt idx="1710">
                        <c:v>300</c:v>
                      </c:pt>
                      <c:pt idx="1711">
                        <c:v>300</c:v>
                      </c:pt>
                      <c:pt idx="1712">
                        <c:v>300</c:v>
                      </c:pt>
                      <c:pt idx="1713">
                        <c:v>300</c:v>
                      </c:pt>
                      <c:pt idx="1714">
                        <c:v>300</c:v>
                      </c:pt>
                      <c:pt idx="1715">
                        <c:v>300</c:v>
                      </c:pt>
                      <c:pt idx="1716">
                        <c:v>300</c:v>
                      </c:pt>
                      <c:pt idx="1717">
                        <c:v>300</c:v>
                      </c:pt>
                      <c:pt idx="1718">
                        <c:v>300</c:v>
                      </c:pt>
                      <c:pt idx="1719">
                        <c:v>300</c:v>
                      </c:pt>
                      <c:pt idx="1720">
                        <c:v>300</c:v>
                      </c:pt>
                      <c:pt idx="1721">
                        <c:v>300</c:v>
                      </c:pt>
                      <c:pt idx="1722">
                        <c:v>300</c:v>
                      </c:pt>
                      <c:pt idx="1723">
                        <c:v>300</c:v>
                      </c:pt>
                      <c:pt idx="1724">
                        <c:v>300</c:v>
                      </c:pt>
                      <c:pt idx="1725">
                        <c:v>300</c:v>
                      </c:pt>
                      <c:pt idx="1726">
                        <c:v>300</c:v>
                      </c:pt>
                      <c:pt idx="1727">
                        <c:v>300</c:v>
                      </c:pt>
                      <c:pt idx="1728">
                        <c:v>300</c:v>
                      </c:pt>
                      <c:pt idx="1729">
                        <c:v>300</c:v>
                      </c:pt>
                      <c:pt idx="1730">
                        <c:v>300</c:v>
                      </c:pt>
                      <c:pt idx="1731">
                        <c:v>300</c:v>
                      </c:pt>
                      <c:pt idx="1732">
                        <c:v>300</c:v>
                      </c:pt>
                      <c:pt idx="1733">
                        <c:v>300</c:v>
                      </c:pt>
                      <c:pt idx="1734">
                        <c:v>300</c:v>
                      </c:pt>
                      <c:pt idx="1735">
                        <c:v>300</c:v>
                      </c:pt>
                      <c:pt idx="1736">
                        <c:v>300</c:v>
                      </c:pt>
                      <c:pt idx="1737">
                        <c:v>300</c:v>
                      </c:pt>
                      <c:pt idx="1738">
                        <c:v>300</c:v>
                      </c:pt>
                      <c:pt idx="1739">
                        <c:v>300</c:v>
                      </c:pt>
                      <c:pt idx="1740">
                        <c:v>300</c:v>
                      </c:pt>
                      <c:pt idx="1741">
                        <c:v>300</c:v>
                      </c:pt>
                      <c:pt idx="1742">
                        <c:v>300</c:v>
                      </c:pt>
                      <c:pt idx="1743">
                        <c:v>300</c:v>
                      </c:pt>
                      <c:pt idx="1744">
                        <c:v>300</c:v>
                      </c:pt>
                      <c:pt idx="1745">
                        <c:v>300</c:v>
                      </c:pt>
                      <c:pt idx="1746">
                        <c:v>300</c:v>
                      </c:pt>
                      <c:pt idx="1747">
                        <c:v>300</c:v>
                      </c:pt>
                      <c:pt idx="1748">
                        <c:v>300</c:v>
                      </c:pt>
                      <c:pt idx="1749">
                        <c:v>300</c:v>
                      </c:pt>
                      <c:pt idx="1750">
                        <c:v>300</c:v>
                      </c:pt>
                      <c:pt idx="1751">
                        <c:v>300</c:v>
                      </c:pt>
                      <c:pt idx="1752">
                        <c:v>300</c:v>
                      </c:pt>
                      <c:pt idx="1753">
                        <c:v>300</c:v>
                      </c:pt>
                      <c:pt idx="1754">
                        <c:v>300</c:v>
                      </c:pt>
                      <c:pt idx="1755">
                        <c:v>300</c:v>
                      </c:pt>
                      <c:pt idx="1756">
                        <c:v>300</c:v>
                      </c:pt>
                      <c:pt idx="1757">
                        <c:v>300</c:v>
                      </c:pt>
                      <c:pt idx="1758">
                        <c:v>300</c:v>
                      </c:pt>
                      <c:pt idx="1759">
                        <c:v>300</c:v>
                      </c:pt>
                      <c:pt idx="1760">
                        <c:v>300</c:v>
                      </c:pt>
                      <c:pt idx="1761">
                        <c:v>300</c:v>
                      </c:pt>
                      <c:pt idx="1762">
                        <c:v>300</c:v>
                      </c:pt>
                      <c:pt idx="1763">
                        <c:v>300</c:v>
                      </c:pt>
                      <c:pt idx="1764">
                        <c:v>300</c:v>
                      </c:pt>
                      <c:pt idx="1765">
                        <c:v>300</c:v>
                      </c:pt>
                      <c:pt idx="1766">
                        <c:v>300</c:v>
                      </c:pt>
                      <c:pt idx="1767">
                        <c:v>300</c:v>
                      </c:pt>
                      <c:pt idx="1768">
                        <c:v>300</c:v>
                      </c:pt>
                      <c:pt idx="1769">
                        <c:v>300</c:v>
                      </c:pt>
                      <c:pt idx="1770">
                        <c:v>300</c:v>
                      </c:pt>
                      <c:pt idx="1771">
                        <c:v>300</c:v>
                      </c:pt>
                      <c:pt idx="1772">
                        <c:v>300</c:v>
                      </c:pt>
                      <c:pt idx="1773">
                        <c:v>300</c:v>
                      </c:pt>
                      <c:pt idx="1774">
                        <c:v>300</c:v>
                      </c:pt>
                      <c:pt idx="1775">
                        <c:v>300</c:v>
                      </c:pt>
                      <c:pt idx="1776">
                        <c:v>300</c:v>
                      </c:pt>
                      <c:pt idx="1777">
                        <c:v>300</c:v>
                      </c:pt>
                      <c:pt idx="1778">
                        <c:v>300</c:v>
                      </c:pt>
                      <c:pt idx="1779">
                        <c:v>300</c:v>
                      </c:pt>
                      <c:pt idx="1780">
                        <c:v>300</c:v>
                      </c:pt>
                      <c:pt idx="1781">
                        <c:v>300</c:v>
                      </c:pt>
                      <c:pt idx="1782">
                        <c:v>300</c:v>
                      </c:pt>
                      <c:pt idx="1783">
                        <c:v>300</c:v>
                      </c:pt>
                      <c:pt idx="1784">
                        <c:v>300</c:v>
                      </c:pt>
                      <c:pt idx="1785">
                        <c:v>300</c:v>
                      </c:pt>
                      <c:pt idx="1786">
                        <c:v>300</c:v>
                      </c:pt>
                      <c:pt idx="1787">
                        <c:v>300</c:v>
                      </c:pt>
                      <c:pt idx="1788">
                        <c:v>300</c:v>
                      </c:pt>
                      <c:pt idx="1789">
                        <c:v>300</c:v>
                      </c:pt>
                      <c:pt idx="1790">
                        <c:v>300</c:v>
                      </c:pt>
                      <c:pt idx="1791">
                        <c:v>300</c:v>
                      </c:pt>
                      <c:pt idx="1792">
                        <c:v>300</c:v>
                      </c:pt>
                      <c:pt idx="1793">
                        <c:v>300</c:v>
                      </c:pt>
                      <c:pt idx="1794">
                        <c:v>300</c:v>
                      </c:pt>
                      <c:pt idx="1795">
                        <c:v>300</c:v>
                      </c:pt>
                      <c:pt idx="1796">
                        <c:v>300</c:v>
                      </c:pt>
                      <c:pt idx="1797">
                        <c:v>300</c:v>
                      </c:pt>
                      <c:pt idx="1798">
                        <c:v>300</c:v>
                      </c:pt>
                      <c:pt idx="1799">
                        <c:v>300</c:v>
                      </c:pt>
                      <c:pt idx="1800">
                        <c:v>300</c:v>
                      </c:pt>
                      <c:pt idx="1801">
                        <c:v>300</c:v>
                      </c:pt>
                      <c:pt idx="1802">
                        <c:v>300</c:v>
                      </c:pt>
                      <c:pt idx="1803">
                        <c:v>300</c:v>
                      </c:pt>
                      <c:pt idx="1804">
                        <c:v>300</c:v>
                      </c:pt>
                      <c:pt idx="1805">
                        <c:v>300</c:v>
                      </c:pt>
                      <c:pt idx="1806">
                        <c:v>300</c:v>
                      </c:pt>
                      <c:pt idx="1807">
                        <c:v>300</c:v>
                      </c:pt>
                      <c:pt idx="1808">
                        <c:v>300</c:v>
                      </c:pt>
                      <c:pt idx="1809">
                        <c:v>300</c:v>
                      </c:pt>
                      <c:pt idx="1810">
                        <c:v>300</c:v>
                      </c:pt>
                      <c:pt idx="1811">
                        <c:v>300</c:v>
                      </c:pt>
                      <c:pt idx="1812">
                        <c:v>300</c:v>
                      </c:pt>
                      <c:pt idx="1813">
                        <c:v>300</c:v>
                      </c:pt>
                      <c:pt idx="1814">
                        <c:v>300</c:v>
                      </c:pt>
                      <c:pt idx="1815">
                        <c:v>300</c:v>
                      </c:pt>
                      <c:pt idx="1816">
                        <c:v>300</c:v>
                      </c:pt>
                      <c:pt idx="1817">
                        <c:v>300</c:v>
                      </c:pt>
                      <c:pt idx="1818">
                        <c:v>300</c:v>
                      </c:pt>
                      <c:pt idx="1819">
                        <c:v>300</c:v>
                      </c:pt>
                      <c:pt idx="1820">
                        <c:v>300</c:v>
                      </c:pt>
                      <c:pt idx="1821">
                        <c:v>300</c:v>
                      </c:pt>
                      <c:pt idx="1822">
                        <c:v>300</c:v>
                      </c:pt>
                      <c:pt idx="1823">
                        <c:v>300</c:v>
                      </c:pt>
                      <c:pt idx="1824">
                        <c:v>300</c:v>
                      </c:pt>
                      <c:pt idx="1825">
                        <c:v>300</c:v>
                      </c:pt>
                      <c:pt idx="1826">
                        <c:v>300</c:v>
                      </c:pt>
                      <c:pt idx="1827">
                        <c:v>300</c:v>
                      </c:pt>
                      <c:pt idx="1828">
                        <c:v>300</c:v>
                      </c:pt>
                      <c:pt idx="1829">
                        <c:v>300</c:v>
                      </c:pt>
                      <c:pt idx="1830">
                        <c:v>300</c:v>
                      </c:pt>
                      <c:pt idx="1831">
                        <c:v>300</c:v>
                      </c:pt>
                      <c:pt idx="1832">
                        <c:v>300</c:v>
                      </c:pt>
                      <c:pt idx="1833">
                        <c:v>300</c:v>
                      </c:pt>
                      <c:pt idx="1834">
                        <c:v>300</c:v>
                      </c:pt>
                      <c:pt idx="1835">
                        <c:v>300</c:v>
                      </c:pt>
                      <c:pt idx="1836">
                        <c:v>300</c:v>
                      </c:pt>
                      <c:pt idx="1837">
                        <c:v>300</c:v>
                      </c:pt>
                      <c:pt idx="1838">
                        <c:v>300</c:v>
                      </c:pt>
                      <c:pt idx="1839">
                        <c:v>300</c:v>
                      </c:pt>
                      <c:pt idx="1840">
                        <c:v>300</c:v>
                      </c:pt>
                      <c:pt idx="1841">
                        <c:v>300</c:v>
                      </c:pt>
                      <c:pt idx="1842">
                        <c:v>300</c:v>
                      </c:pt>
                      <c:pt idx="1843">
                        <c:v>300</c:v>
                      </c:pt>
                      <c:pt idx="1844">
                        <c:v>300</c:v>
                      </c:pt>
                      <c:pt idx="1845">
                        <c:v>300</c:v>
                      </c:pt>
                      <c:pt idx="1846">
                        <c:v>300</c:v>
                      </c:pt>
                      <c:pt idx="1847">
                        <c:v>300</c:v>
                      </c:pt>
                      <c:pt idx="1848">
                        <c:v>300</c:v>
                      </c:pt>
                      <c:pt idx="1849">
                        <c:v>300</c:v>
                      </c:pt>
                      <c:pt idx="1850">
                        <c:v>300</c:v>
                      </c:pt>
                      <c:pt idx="1851">
                        <c:v>300</c:v>
                      </c:pt>
                      <c:pt idx="1852">
                        <c:v>300</c:v>
                      </c:pt>
                      <c:pt idx="1853">
                        <c:v>300</c:v>
                      </c:pt>
                      <c:pt idx="1854">
                        <c:v>300</c:v>
                      </c:pt>
                      <c:pt idx="1855">
                        <c:v>300</c:v>
                      </c:pt>
                      <c:pt idx="1856">
                        <c:v>300</c:v>
                      </c:pt>
                      <c:pt idx="1857">
                        <c:v>300</c:v>
                      </c:pt>
                      <c:pt idx="1858">
                        <c:v>300</c:v>
                      </c:pt>
                      <c:pt idx="1859">
                        <c:v>300</c:v>
                      </c:pt>
                      <c:pt idx="1860">
                        <c:v>300</c:v>
                      </c:pt>
                      <c:pt idx="1861">
                        <c:v>300</c:v>
                      </c:pt>
                      <c:pt idx="1862">
                        <c:v>300</c:v>
                      </c:pt>
                      <c:pt idx="1863">
                        <c:v>300</c:v>
                      </c:pt>
                      <c:pt idx="1864">
                        <c:v>300</c:v>
                      </c:pt>
                      <c:pt idx="1865">
                        <c:v>300</c:v>
                      </c:pt>
                      <c:pt idx="1866">
                        <c:v>300</c:v>
                      </c:pt>
                      <c:pt idx="1867">
                        <c:v>300</c:v>
                      </c:pt>
                      <c:pt idx="1868">
                        <c:v>300</c:v>
                      </c:pt>
                      <c:pt idx="1869">
                        <c:v>300</c:v>
                      </c:pt>
                      <c:pt idx="1870">
                        <c:v>300</c:v>
                      </c:pt>
                      <c:pt idx="1871">
                        <c:v>300</c:v>
                      </c:pt>
                      <c:pt idx="1872">
                        <c:v>300</c:v>
                      </c:pt>
                      <c:pt idx="1873">
                        <c:v>300</c:v>
                      </c:pt>
                      <c:pt idx="1874">
                        <c:v>300</c:v>
                      </c:pt>
                      <c:pt idx="1875">
                        <c:v>300</c:v>
                      </c:pt>
                      <c:pt idx="1876">
                        <c:v>300</c:v>
                      </c:pt>
                      <c:pt idx="1877">
                        <c:v>300</c:v>
                      </c:pt>
                      <c:pt idx="1878">
                        <c:v>300</c:v>
                      </c:pt>
                      <c:pt idx="1879">
                        <c:v>300</c:v>
                      </c:pt>
                      <c:pt idx="1880">
                        <c:v>300</c:v>
                      </c:pt>
                      <c:pt idx="1881">
                        <c:v>300</c:v>
                      </c:pt>
                      <c:pt idx="1882">
                        <c:v>300</c:v>
                      </c:pt>
                      <c:pt idx="1883">
                        <c:v>300</c:v>
                      </c:pt>
                      <c:pt idx="1884">
                        <c:v>300</c:v>
                      </c:pt>
                      <c:pt idx="1885">
                        <c:v>300</c:v>
                      </c:pt>
                      <c:pt idx="1886">
                        <c:v>300</c:v>
                      </c:pt>
                      <c:pt idx="1887">
                        <c:v>300</c:v>
                      </c:pt>
                      <c:pt idx="1888">
                        <c:v>300</c:v>
                      </c:pt>
                      <c:pt idx="1889">
                        <c:v>300</c:v>
                      </c:pt>
                      <c:pt idx="1890">
                        <c:v>300</c:v>
                      </c:pt>
                      <c:pt idx="1891">
                        <c:v>300</c:v>
                      </c:pt>
                      <c:pt idx="1892">
                        <c:v>300</c:v>
                      </c:pt>
                      <c:pt idx="1893">
                        <c:v>300</c:v>
                      </c:pt>
                      <c:pt idx="1894">
                        <c:v>300</c:v>
                      </c:pt>
                      <c:pt idx="1895">
                        <c:v>300</c:v>
                      </c:pt>
                      <c:pt idx="1896">
                        <c:v>300</c:v>
                      </c:pt>
                      <c:pt idx="1897">
                        <c:v>300</c:v>
                      </c:pt>
                      <c:pt idx="1898">
                        <c:v>300</c:v>
                      </c:pt>
                      <c:pt idx="1899">
                        <c:v>300</c:v>
                      </c:pt>
                      <c:pt idx="1900">
                        <c:v>300</c:v>
                      </c:pt>
                      <c:pt idx="1901">
                        <c:v>300</c:v>
                      </c:pt>
                      <c:pt idx="1902">
                        <c:v>300</c:v>
                      </c:pt>
                      <c:pt idx="1903">
                        <c:v>300</c:v>
                      </c:pt>
                      <c:pt idx="1904">
                        <c:v>300</c:v>
                      </c:pt>
                      <c:pt idx="1905">
                        <c:v>300</c:v>
                      </c:pt>
                      <c:pt idx="1906">
                        <c:v>300</c:v>
                      </c:pt>
                      <c:pt idx="1907">
                        <c:v>300</c:v>
                      </c:pt>
                      <c:pt idx="1908">
                        <c:v>300</c:v>
                      </c:pt>
                      <c:pt idx="1909">
                        <c:v>300</c:v>
                      </c:pt>
                      <c:pt idx="1910">
                        <c:v>300</c:v>
                      </c:pt>
                      <c:pt idx="1911">
                        <c:v>300</c:v>
                      </c:pt>
                      <c:pt idx="1912">
                        <c:v>300</c:v>
                      </c:pt>
                      <c:pt idx="1913">
                        <c:v>300</c:v>
                      </c:pt>
                      <c:pt idx="1914">
                        <c:v>300</c:v>
                      </c:pt>
                      <c:pt idx="1915">
                        <c:v>300</c:v>
                      </c:pt>
                      <c:pt idx="1916">
                        <c:v>300</c:v>
                      </c:pt>
                      <c:pt idx="1917">
                        <c:v>300</c:v>
                      </c:pt>
                      <c:pt idx="1918">
                        <c:v>300</c:v>
                      </c:pt>
                      <c:pt idx="1919">
                        <c:v>300</c:v>
                      </c:pt>
                      <c:pt idx="1920">
                        <c:v>300</c:v>
                      </c:pt>
                      <c:pt idx="1921">
                        <c:v>300</c:v>
                      </c:pt>
                      <c:pt idx="1922">
                        <c:v>300</c:v>
                      </c:pt>
                      <c:pt idx="1923">
                        <c:v>300</c:v>
                      </c:pt>
                      <c:pt idx="1924">
                        <c:v>300</c:v>
                      </c:pt>
                      <c:pt idx="1925">
                        <c:v>300</c:v>
                      </c:pt>
                      <c:pt idx="1926">
                        <c:v>300</c:v>
                      </c:pt>
                      <c:pt idx="1927">
                        <c:v>300</c:v>
                      </c:pt>
                      <c:pt idx="1928">
                        <c:v>300</c:v>
                      </c:pt>
                      <c:pt idx="1929">
                        <c:v>300</c:v>
                      </c:pt>
                      <c:pt idx="1930">
                        <c:v>300</c:v>
                      </c:pt>
                      <c:pt idx="1931">
                        <c:v>300</c:v>
                      </c:pt>
                      <c:pt idx="1932">
                        <c:v>300</c:v>
                      </c:pt>
                      <c:pt idx="1933">
                        <c:v>300</c:v>
                      </c:pt>
                      <c:pt idx="1934">
                        <c:v>300</c:v>
                      </c:pt>
                      <c:pt idx="1935">
                        <c:v>300</c:v>
                      </c:pt>
                      <c:pt idx="1936">
                        <c:v>300</c:v>
                      </c:pt>
                      <c:pt idx="1937">
                        <c:v>300</c:v>
                      </c:pt>
                      <c:pt idx="1938">
                        <c:v>300</c:v>
                      </c:pt>
                      <c:pt idx="1939">
                        <c:v>300</c:v>
                      </c:pt>
                      <c:pt idx="1940">
                        <c:v>300</c:v>
                      </c:pt>
                      <c:pt idx="1941">
                        <c:v>300</c:v>
                      </c:pt>
                      <c:pt idx="1942">
                        <c:v>300</c:v>
                      </c:pt>
                      <c:pt idx="1943">
                        <c:v>300</c:v>
                      </c:pt>
                      <c:pt idx="1944">
                        <c:v>300</c:v>
                      </c:pt>
                      <c:pt idx="1945">
                        <c:v>300</c:v>
                      </c:pt>
                      <c:pt idx="1946">
                        <c:v>300</c:v>
                      </c:pt>
                      <c:pt idx="1947">
                        <c:v>300</c:v>
                      </c:pt>
                      <c:pt idx="1948">
                        <c:v>300</c:v>
                      </c:pt>
                      <c:pt idx="1949">
                        <c:v>300</c:v>
                      </c:pt>
                      <c:pt idx="1950">
                        <c:v>300</c:v>
                      </c:pt>
                      <c:pt idx="1951">
                        <c:v>300</c:v>
                      </c:pt>
                      <c:pt idx="1952">
                        <c:v>300</c:v>
                      </c:pt>
                      <c:pt idx="1953">
                        <c:v>300</c:v>
                      </c:pt>
                      <c:pt idx="1954">
                        <c:v>300</c:v>
                      </c:pt>
                      <c:pt idx="1955">
                        <c:v>300</c:v>
                      </c:pt>
                      <c:pt idx="1956">
                        <c:v>300</c:v>
                      </c:pt>
                      <c:pt idx="1957">
                        <c:v>300</c:v>
                      </c:pt>
                      <c:pt idx="1958">
                        <c:v>300</c:v>
                      </c:pt>
                      <c:pt idx="1959">
                        <c:v>300</c:v>
                      </c:pt>
                      <c:pt idx="1960">
                        <c:v>300</c:v>
                      </c:pt>
                      <c:pt idx="1961">
                        <c:v>300</c:v>
                      </c:pt>
                      <c:pt idx="1962">
                        <c:v>300</c:v>
                      </c:pt>
                      <c:pt idx="1963">
                        <c:v>300</c:v>
                      </c:pt>
                      <c:pt idx="1964">
                        <c:v>300</c:v>
                      </c:pt>
                      <c:pt idx="1965">
                        <c:v>300</c:v>
                      </c:pt>
                      <c:pt idx="1966">
                        <c:v>300</c:v>
                      </c:pt>
                      <c:pt idx="1967">
                        <c:v>300</c:v>
                      </c:pt>
                      <c:pt idx="1968">
                        <c:v>300</c:v>
                      </c:pt>
                      <c:pt idx="1969">
                        <c:v>300</c:v>
                      </c:pt>
                      <c:pt idx="1970">
                        <c:v>300</c:v>
                      </c:pt>
                      <c:pt idx="1971">
                        <c:v>300</c:v>
                      </c:pt>
                      <c:pt idx="1972">
                        <c:v>300</c:v>
                      </c:pt>
                      <c:pt idx="1973">
                        <c:v>300</c:v>
                      </c:pt>
                      <c:pt idx="1974">
                        <c:v>300</c:v>
                      </c:pt>
                      <c:pt idx="1975">
                        <c:v>300</c:v>
                      </c:pt>
                      <c:pt idx="1976">
                        <c:v>300</c:v>
                      </c:pt>
                      <c:pt idx="1977">
                        <c:v>300</c:v>
                      </c:pt>
                      <c:pt idx="1978">
                        <c:v>300</c:v>
                      </c:pt>
                      <c:pt idx="1979">
                        <c:v>300</c:v>
                      </c:pt>
                      <c:pt idx="1980">
                        <c:v>300</c:v>
                      </c:pt>
                      <c:pt idx="1981">
                        <c:v>300</c:v>
                      </c:pt>
                      <c:pt idx="1982">
                        <c:v>300</c:v>
                      </c:pt>
                      <c:pt idx="1983">
                        <c:v>300</c:v>
                      </c:pt>
                      <c:pt idx="1984">
                        <c:v>300</c:v>
                      </c:pt>
                      <c:pt idx="1985">
                        <c:v>300</c:v>
                      </c:pt>
                      <c:pt idx="1986">
                        <c:v>300</c:v>
                      </c:pt>
                      <c:pt idx="1987">
                        <c:v>300</c:v>
                      </c:pt>
                      <c:pt idx="1988">
                        <c:v>300</c:v>
                      </c:pt>
                      <c:pt idx="1989">
                        <c:v>300</c:v>
                      </c:pt>
                      <c:pt idx="1990">
                        <c:v>300</c:v>
                      </c:pt>
                      <c:pt idx="1991">
                        <c:v>300</c:v>
                      </c:pt>
                      <c:pt idx="1992">
                        <c:v>300</c:v>
                      </c:pt>
                      <c:pt idx="1993">
                        <c:v>300</c:v>
                      </c:pt>
                      <c:pt idx="1994">
                        <c:v>300</c:v>
                      </c:pt>
                      <c:pt idx="1995">
                        <c:v>300</c:v>
                      </c:pt>
                      <c:pt idx="1996">
                        <c:v>300</c:v>
                      </c:pt>
                      <c:pt idx="1997">
                        <c:v>300</c:v>
                      </c:pt>
                      <c:pt idx="1998">
                        <c:v>300</c:v>
                      </c:pt>
                      <c:pt idx="1999">
                        <c:v>300</c:v>
                      </c:pt>
                      <c:pt idx="2000">
                        <c:v>300</c:v>
                      </c:pt>
                      <c:pt idx="2001">
                        <c:v>300</c:v>
                      </c:pt>
                      <c:pt idx="2002">
                        <c:v>300</c:v>
                      </c:pt>
                      <c:pt idx="2003">
                        <c:v>300</c:v>
                      </c:pt>
                      <c:pt idx="2004">
                        <c:v>300</c:v>
                      </c:pt>
                      <c:pt idx="2005">
                        <c:v>300</c:v>
                      </c:pt>
                      <c:pt idx="2006">
                        <c:v>300</c:v>
                      </c:pt>
                      <c:pt idx="2007">
                        <c:v>300</c:v>
                      </c:pt>
                      <c:pt idx="2008">
                        <c:v>300</c:v>
                      </c:pt>
                      <c:pt idx="2009">
                        <c:v>300</c:v>
                      </c:pt>
                      <c:pt idx="2010">
                        <c:v>300</c:v>
                      </c:pt>
                      <c:pt idx="2011">
                        <c:v>300</c:v>
                      </c:pt>
                      <c:pt idx="2012">
                        <c:v>300</c:v>
                      </c:pt>
                      <c:pt idx="2013">
                        <c:v>300</c:v>
                      </c:pt>
                      <c:pt idx="2014">
                        <c:v>300</c:v>
                      </c:pt>
                      <c:pt idx="2015">
                        <c:v>300</c:v>
                      </c:pt>
                      <c:pt idx="2016">
                        <c:v>300</c:v>
                      </c:pt>
                      <c:pt idx="2017">
                        <c:v>300</c:v>
                      </c:pt>
                      <c:pt idx="2018">
                        <c:v>300</c:v>
                      </c:pt>
                      <c:pt idx="2019">
                        <c:v>300</c:v>
                      </c:pt>
                      <c:pt idx="2020">
                        <c:v>300</c:v>
                      </c:pt>
                      <c:pt idx="2021">
                        <c:v>300</c:v>
                      </c:pt>
                      <c:pt idx="2022">
                        <c:v>300</c:v>
                      </c:pt>
                      <c:pt idx="2023">
                        <c:v>300</c:v>
                      </c:pt>
                      <c:pt idx="2024">
                        <c:v>300</c:v>
                      </c:pt>
                      <c:pt idx="2025">
                        <c:v>300</c:v>
                      </c:pt>
                      <c:pt idx="2026">
                        <c:v>300</c:v>
                      </c:pt>
                      <c:pt idx="2027">
                        <c:v>300</c:v>
                      </c:pt>
                      <c:pt idx="2028">
                        <c:v>300</c:v>
                      </c:pt>
                      <c:pt idx="2029">
                        <c:v>300</c:v>
                      </c:pt>
                      <c:pt idx="2030">
                        <c:v>300</c:v>
                      </c:pt>
                      <c:pt idx="2031">
                        <c:v>300</c:v>
                      </c:pt>
                      <c:pt idx="2032">
                        <c:v>300</c:v>
                      </c:pt>
                      <c:pt idx="2033">
                        <c:v>300</c:v>
                      </c:pt>
                      <c:pt idx="2034">
                        <c:v>300</c:v>
                      </c:pt>
                      <c:pt idx="2035">
                        <c:v>300</c:v>
                      </c:pt>
                      <c:pt idx="2036">
                        <c:v>300</c:v>
                      </c:pt>
                      <c:pt idx="2037">
                        <c:v>300</c:v>
                      </c:pt>
                      <c:pt idx="2038">
                        <c:v>300</c:v>
                      </c:pt>
                      <c:pt idx="2039">
                        <c:v>300</c:v>
                      </c:pt>
                      <c:pt idx="2040">
                        <c:v>300</c:v>
                      </c:pt>
                      <c:pt idx="2041">
                        <c:v>300</c:v>
                      </c:pt>
                      <c:pt idx="2042">
                        <c:v>300</c:v>
                      </c:pt>
                      <c:pt idx="2043">
                        <c:v>300</c:v>
                      </c:pt>
                      <c:pt idx="2044">
                        <c:v>300</c:v>
                      </c:pt>
                      <c:pt idx="2045">
                        <c:v>300</c:v>
                      </c:pt>
                      <c:pt idx="2046">
                        <c:v>300</c:v>
                      </c:pt>
                      <c:pt idx="2047">
                        <c:v>300</c:v>
                      </c:pt>
                      <c:pt idx="2048">
                        <c:v>300</c:v>
                      </c:pt>
                      <c:pt idx="2049">
                        <c:v>300</c:v>
                      </c:pt>
                      <c:pt idx="2050">
                        <c:v>300</c:v>
                      </c:pt>
                      <c:pt idx="2051">
                        <c:v>300</c:v>
                      </c:pt>
                      <c:pt idx="2052">
                        <c:v>300</c:v>
                      </c:pt>
                      <c:pt idx="2053">
                        <c:v>300</c:v>
                      </c:pt>
                      <c:pt idx="2054">
                        <c:v>300</c:v>
                      </c:pt>
                      <c:pt idx="2055">
                        <c:v>300</c:v>
                      </c:pt>
                      <c:pt idx="2056">
                        <c:v>300</c:v>
                      </c:pt>
                      <c:pt idx="2057">
                        <c:v>300</c:v>
                      </c:pt>
                      <c:pt idx="2058">
                        <c:v>300</c:v>
                      </c:pt>
                      <c:pt idx="2059">
                        <c:v>300</c:v>
                      </c:pt>
                      <c:pt idx="2060">
                        <c:v>300</c:v>
                      </c:pt>
                      <c:pt idx="2061">
                        <c:v>300</c:v>
                      </c:pt>
                      <c:pt idx="2062">
                        <c:v>300</c:v>
                      </c:pt>
                      <c:pt idx="2063">
                        <c:v>300</c:v>
                      </c:pt>
                      <c:pt idx="2064">
                        <c:v>300</c:v>
                      </c:pt>
                      <c:pt idx="2065">
                        <c:v>300</c:v>
                      </c:pt>
                      <c:pt idx="2066">
                        <c:v>300</c:v>
                      </c:pt>
                      <c:pt idx="2067">
                        <c:v>300</c:v>
                      </c:pt>
                      <c:pt idx="2068">
                        <c:v>300</c:v>
                      </c:pt>
                      <c:pt idx="2069">
                        <c:v>300</c:v>
                      </c:pt>
                      <c:pt idx="2070">
                        <c:v>300</c:v>
                      </c:pt>
                      <c:pt idx="2071">
                        <c:v>300</c:v>
                      </c:pt>
                      <c:pt idx="2072">
                        <c:v>300</c:v>
                      </c:pt>
                      <c:pt idx="2073">
                        <c:v>300</c:v>
                      </c:pt>
                      <c:pt idx="2074">
                        <c:v>300</c:v>
                      </c:pt>
                      <c:pt idx="2075">
                        <c:v>300</c:v>
                      </c:pt>
                      <c:pt idx="2076">
                        <c:v>300</c:v>
                      </c:pt>
                      <c:pt idx="2077">
                        <c:v>300</c:v>
                      </c:pt>
                      <c:pt idx="2078">
                        <c:v>300</c:v>
                      </c:pt>
                      <c:pt idx="2079">
                        <c:v>300</c:v>
                      </c:pt>
                      <c:pt idx="2080">
                        <c:v>300</c:v>
                      </c:pt>
                      <c:pt idx="2081">
                        <c:v>300</c:v>
                      </c:pt>
                      <c:pt idx="2082">
                        <c:v>300</c:v>
                      </c:pt>
                      <c:pt idx="2083">
                        <c:v>300</c:v>
                      </c:pt>
                      <c:pt idx="2084">
                        <c:v>300</c:v>
                      </c:pt>
                      <c:pt idx="2085">
                        <c:v>300</c:v>
                      </c:pt>
                      <c:pt idx="2086">
                        <c:v>300</c:v>
                      </c:pt>
                      <c:pt idx="2087">
                        <c:v>300</c:v>
                      </c:pt>
                      <c:pt idx="2088">
                        <c:v>300</c:v>
                      </c:pt>
                      <c:pt idx="2089">
                        <c:v>300</c:v>
                      </c:pt>
                      <c:pt idx="2090">
                        <c:v>300</c:v>
                      </c:pt>
                      <c:pt idx="2091">
                        <c:v>300</c:v>
                      </c:pt>
                      <c:pt idx="2092">
                        <c:v>300</c:v>
                      </c:pt>
                      <c:pt idx="2093">
                        <c:v>300</c:v>
                      </c:pt>
                      <c:pt idx="2094">
                        <c:v>300</c:v>
                      </c:pt>
                      <c:pt idx="2095">
                        <c:v>300</c:v>
                      </c:pt>
                      <c:pt idx="2096">
                        <c:v>300</c:v>
                      </c:pt>
                      <c:pt idx="2097">
                        <c:v>300</c:v>
                      </c:pt>
                      <c:pt idx="2098">
                        <c:v>300</c:v>
                      </c:pt>
                      <c:pt idx="2099">
                        <c:v>300</c:v>
                      </c:pt>
                      <c:pt idx="2100">
                        <c:v>300</c:v>
                      </c:pt>
                      <c:pt idx="2101">
                        <c:v>300</c:v>
                      </c:pt>
                      <c:pt idx="2102">
                        <c:v>300</c:v>
                      </c:pt>
                      <c:pt idx="2103">
                        <c:v>300</c:v>
                      </c:pt>
                      <c:pt idx="2104">
                        <c:v>300</c:v>
                      </c:pt>
                      <c:pt idx="2105">
                        <c:v>300</c:v>
                      </c:pt>
                      <c:pt idx="2106">
                        <c:v>300</c:v>
                      </c:pt>
                      <c:pt idx="2107">
                        <c:v>300</c:v>
                      </c:pt>
                      <c:pt idx="2108">
                        <c:v>300</c:v>
                      </c:pt>
                      <c:pt idx="2109">
                        <c:v>300</c:v>
                      </c:pt>
                      <c:pt idx="2110">
                        <c:v>300</c:v>
                      </c:pt>
                      <c:pt idx="2111">
                        <c:v>300</c:v>
                      </c:pt>
                      <c:pt idx="2112">
                        <c:v>300</c:v>
                      </c:pt>
                      <c:pt idx="2113">
                        <c:v>300</c:v>
                      </c:pt>
                      <c:pt idx="2114">
                        <c:v>300</c:v>
                      </c:pt>
                      <c:pt idx="2115">
                        <c:v>300</c:v>
                      </c:pt>
                      <c:pt idx="2116">
                        <c:v>300</c:v>
                      </c:pt>
                      <c:pt idx="2117">
                        <c:v>300</c:v>
                      </c:pt>
                      <c:pt idx="2118">
                        <c:v>300</c:v>
                      </c:pt>
                      <c:pt idx="2119">
                        <c:v>300</c:v>
                      </c:pt>
                      <c:pt idx="2120">
                        <c:v>300</c:v>
                      </c:pt>
                      <c:pt idx="2121">
                        <c:v>300</c:v>
                      </c:pt>
                      <c:pt idx="2122">
                        <c:v>300</c:v>
                      </c:pt>
                      <c:pt idx="2123">
                        <c:v>300</c:v>
                      </c:pt>
                      <c:pt idx="2124">
                        <c:v>300</c:v>
                      </c:pt>
                      <c:pt idx="2125">
                        <c:v>300</c:v>
                      </c:pt>
                      <c:pt idx="2126">
                        <c:v>300</c:v>
                      </c:pt>
                      <c:pt idx="2127">
                        <c:v>300</c:v>
                      </c:pt>
                      <c:pt idx="2128">
                        <c:v>300</c:v>
                      </c:pt>
                      <c:pt idx="2129">
                        <c:v>300</c:v>
                      </c:pt>
                      <c:pt idx="2130">
                        <c:v>300</c:v>
                      </c:pt>
                      <c:pt idx="2131">
                        <c:v>300</c:v>
                      </c:pt>
                      <c:pt idx="2132">
                        <c:v>300</c:v>
                      </c:pt>
                      <c:pt idx="2133">
                        <c:v>300</c:v>
                      </c:pt>
                      <c:pt idx="2134">
                        <c:v>300</c:v>
                      </c:pt>
                      <c:pt idx="2135">
                        <c:v>300</c:v>
                      </c:pt>
                      <c:pt idx="2136">
                        <c:v>300</c:v>
                      </c:pt>
                      <c:pt idx="2137">
                        <c:v>300</c:v>
                      </c:pt>
                      <c:pt idx="2138">
                        <c:v>300</c:v>
                      </c:pt>
                      <c:pt idx="2139">
                        <c:v>300</c:v>
                      </c:pt>
                      <c:pt idx="2140">
                        <c:v>300</c:v>
                      </c:pt>
                      <c:pt idx="2141">
                        <c:v>300</c:v>
                      </c:pt>
                      <c:pt idx="2142">
                        <c:v>300</c:v>
                      </c:pt>
                      <c:pt idx="2143">
                        <c:v>300</c:v>
                      </c:pt>
                      <c:pt idx="2144">
                        <c:v>300</c:v>
                      </c:pt>
                      <c:pt idx="2145">
                        <c:v>300</c:v>
                      </c:pt>
                      <c:pt idx="2146">
                        <c:v>300</c:v>
                      </c:pt>
                      <c:pt idx="2147">
                        <c:v>300</c:v>
                      </c:pt>
                      <c:pt idx="2148">
                        <c:v>300</c:v>
                      </c:pt>
                      <c:pt idx="2149">
                        <c:v>300</c:v>
                      </c:pt>
                      <c:pt idx="2150">
                        <c:v>300</c:v>
                      </c:pt>
                      <c:pt idx="2151">
                        <c:v>300</c:v>
                      </c:pt>
                      <c:pt idx="2152">
                        <c:v>300</c:v>
                      </c:pt>
                      <c:pt idx="2153">
                        <c:v>300</c:v>
                      </c:pt>
                      <c:pt idx="2154">
                        <c:v>300</c:v>
                      </c:pt>
                      <c:pt idx="2155">
                        <c:v>300</c:v>
                      </c:pt>
                      <c:pt idx="2156">
                        <c:v>300</c:v>
                      </c:pt>
                      <c:pt idx="2157">
                        <c:v>300</c:v>
                      </c:pt>
                      <c:pt idx="2158">
                        <c:v>300</c:v>
                      </c:pt>
                      <c:pt idx="2159">
                        <c:v>300</c:v>
                      </c:pt>
                      <c:pt idx="2160">
                        <c:v>300</c:v>
                      </c:pt>
                      <c:pt idx="2161">
                        <c:v>300</c:v>
                      </c:pt>
                      <c:pt idx="2162">
                        <c:v>300</c:v>
                      </c:pt>
                      <c:pt idx="2163">
                        <c:v>300</c:v>
                      </c:pt>
                      <c:pt idx="2164">
                        <c:v>300</c:v>
                      </c:pt>
                      <c:pt idx="2165">
                        <c:v>300</c:v>
                      </c:pt>
                      <c:pt idx="2166">
                        <c:v>300</c:v>
                      </c:pt>
                      <c:pt idx="2167">
                        <c:v>300</c:v>
                      </c:pt>
                      <c:pt idx="2168">
                        <c:v>300</c:v>
                      </c:pt>
                      <c:pt idx="2169">
                        <c:v>300</c:v>
                      </c:pt>
                      <c:pt idx="2170">
                        <c:v>300</c:v>
                      </c:pt>
                      <c:pt idx="2171">
                        <c:v>300</c:v>
                      </c:pt>
                      <c:pt idx="2172">
                        <c:v>300</c:v>
                      </c:pt>
                      <c:pt idx="2173">
                        <c:v>300</c:v>
                      </c:pt>
                      <c:pt idx="2174">
                        <c:v>300</c:v>
                      </c:pt>
                      <c:pt idx="2175">
                        <c:v>300</c:v>
                      </c:pt>
                      <c:pt idx="2176">
                        <c:v>300</c:v>
                      </c:pt>
                      <c:pt idx="2177">
                        <c:v>300</c:v>
                      </c:pt>
                      <c:pt idx="2178">
                        <c:v>300</c:v>
                      </c:pt>
                      <c:pt idx="2179">
                        <c:v>300</c:v>
                      </c:pt>
                      <c:pt idx="2180">
                        <c:v>300</c:v>
                      </c:pt>
                      <c:pt idx="2181">
                        <c:v>300</c:v>
                      </c:pt>
                      <c:pt idx="2182">
                        <c:v>300</c:v>
                      </c:pt>
                      <c:pt idx="2183">
                        <c:v>300</c:v>
                      </c:pt>
                      <c:pt idx="2184">
                        <c:v>300</c:v>
                      </c:pt>
                      <c:pt idx="2185">
                        <c:v>300</c:v>
                      </c:pt>
                      <c:pt idx="2186">
                        <c:v>300</c:v>
                      </c:pt>
                      <c:pt idx="2187">
                        <c:v>300</c:v>
                      </c:pt>
                      <c:pt idx="2188">
                        <c:v>300</c:v>
                      </c:pt>
                      <c:pt idx="2189">
                        <c:v>300</c:v>
                      </c:pt>
                      <c:pt idx="2190">
                        <c:v>300</c:v>
                      </c:pt>
                      <c:pt idx="2191">
                        <c:v>300</c:v>
                      </c:pt>
                      <c:pt idx="2192">
                        <c:v>300</c:v>
                      </c:pt>
                      <c:pt idx="2193">
                        <c:v>300</c:v>
                      </c:pt>
                      <c:pt idx="2194">
                        <c:v>300</c:v>
                      </c:pt>
                      <c:pt idx="2195">
                        <c:v>300</c:v>
                      </c:pt>
                      <c:pt idx="2196">
                        <c:v>300</c:v>
                      </c:pt>
                      <c:pt idx="2197">
                        <c:v>300</c:v>
                      </c:pt>
                      <c:pt idx="2198">
                        <c:v>300</c:v>
                      </c:pt>
                      <c:pt idx="2199">
                        <c:v>300</c:v>
                      </c:pt>
                      <c:pt idx="2200">
                        <c:v>300</c:v>
                      </c:pt>
                      <c:pt idx="2201">
                        <c:v>300</c:v>
                      </c:pt>
                      <c:pt idx="2202">
                        <c:v>300</c:v>
                      </c:pt>
                      <c:pt idx="2203">
                        <c:v>300</c:v>
                      </c:pt>
                      <c:pt idx="2204">
                        <c:v>300</c:v>
                      </c:pt>
                      <c:pt idx="2205">
                        <c:v>300</c:v>
                      </c:pt>
                      <c:pt idx="2206">
                        <c:v>300</c:v>
                      </c:pt>
                      <c:pt idx="2207">
                        <c:v>300</c:v>
                      </c:pt>
                      <c:pt idx="2208">
                        <c:v>300</c:v>
                      </c:pt>
                      <c:pt idx="2209">
                        <c:v>300</c:v>
                      </c:pt>
                      <c:pt idx="2210">
                        <c:v>300</c:v>
                      </c:pt>
                      <c:pt idx="2211">
                        <c:v>300</c:v>
                      </c:pt>
                      <c:pt idx="2212">
                        <c:v>300</c:v>
                      </c:pt>
                      <c:pt idx="2213">
                        <c:v>300</c:v>
                      </c:pt>
                      <c:pt idx="2214">
                        <c:v>300</c:v>
                      </c:pt>
                      <c:pt idx="2215">
                        <c:v>300</c:v>
                      </c:pt>
                      <c:pt idx="2216">
                        <c:v>300</c:v>
                      </c:pt>
                      <c:pt idx="2217">
                        <c:v>300</c:v>
                      </c:pt>
                      <c:pt idx="2218">
                        <c:v>300</c:v>
                      </c:pt>
                      <c:pt idx="2219">
                        <c:v>300</c:v>
                      </c:pt>
                      <c:pt idx="2220">
                        <c:v>300</c:v>
                      </c:pt>
                      <c:pt idx="2221">
                        <c:v>300</c:v>
                      </c:pt>
                      <c:pt idx="2222">
                        <c:v>300</c:v>
                      </c:pt>
                      <c:pt idx="2223">
                        <c:v>300</c:v>
                      </c:pt>
                      <c:pt idx="2224">
                        <c:v>300</c:v>
                      </c:pt>
                      <c:pt idx="2225">
                        <c:v>300</c:v>
                      </c:pt>
                      <c:pt idx="2226">
                        <c:v>300</c:v>
                      </c:pt>
                      <c:pt idx="2227">
                        <c:v>300</c:v>
                      </c:pt>
                      <c:pt idx="2228">
                        <c:v>300</c:v>
                      </c:pt>
                      <c:pt idx="2229">
                        <c:v>300</c:v>
                      </c:pt>
                      <c:pt idx="2230">
                        <c:v>300</c:v>
                      </c:pt>
                      <c:pt idx="2231">
                        <c:v>300</c:v>
                      </c:pt>
                      <c:pt idx="2232">
                        <c:v>300</c:v>
                      </c:pt>
                      <c:pt idx="2233">
                        <c:v>300</c:v>
                      </c:pt>
                      <c:pt idx="2234">
                        <c:v>300</c:v>
                      </c:pt>
                      <c:pt idx="2235">
                        <c:v>300</c:v>
                      </c:pt>
                      <c:pt idx="2236">
                        <c:v>300</c:v>
                      </c:pt>
                      <c:pt idx="2237">
                        <c:v>300</c:v>
                      </c:pt>
                      <c:pt idx="2238">
                        <c:v>300</c:v>
                      </c:pt>
                      <c:pt idx="2239">
                        <c:v>300</c:v>
                      </c:pt>
                      <c:pt idx="2240">
                        <c:v>300</c:v>
                      </c:pt>
                      <c:pt idx="2241">
                        <c:v>300</c:v>
                      </c:pt>
                      <c:pt idx="2242">
                        <c:v>300</c:v>
                      </c:pt>
                      <c:pt idx="2243">
                        <c:v>300</c:v>
                      </c:pt>
                      <c:pt idx="2244">
                        <c:v>300</c:v>
                      </c:pt>
                      <c:pt idx="2245">
                        <c:v>300</c:v>
                      </c:pt>
                      <c:pt idx="2246">
                        <c:v>300</c:v>
                      </c:pt>
                      <c:pt idx="2247">
                        <c:v>300</c:v>
                      </c:pt>
                      <c:pt idx="2248">
                        <c:v>300</c:v>
                      </c:pt>
                      <c:pt idx="2249">
                        <c:v>300</c:v>
                      </c:pt>
                      <c:pt idx="2250">
                        <c:v>300</c:v>
                      </c:pt>
                      <c:pt idx="2251">
                        <c:v>300</c:v>
                      </c:pt>
                      <c:pt idx="2252">
                        <c:v>300</c:v>
                      </c:pt>
                      <c:pt idx="2253">
                        <c:v>300</c:v>
                      </c:pt>
                      <c:pt idx="2254">
                        <c:v>300</c:v>
                      </c:pt>
                      <c:pt idx="2255">
                        <c:v>300</c:v>
                      </c:pt>
                      <c:pt idx="2256">
                        <c:v>300</c:v>
                      </c:pt>
                      <c:pt idx="2257">
                        <c:v>300</c:v>
                      </c:pt>
                      <c:pt idx="2258">
                        <c:v>300</c:v>
                      </c:pt>
                      <c:pt idx="2259">
                        <c:v>300</c:v>
                      </c:pt>
                      <c:pt idx="2260">
                        <c:v>300</c:v>
                      </c:pt>
                      <c:pt idx="2261">
                        <c:v>300</c:v>
                      </c:pt>
                      <c:pt idx="2262">
                        <c:v>300</c:v>
                      </c:pt>
                      <c:pt idx="2263">
                        <c:v>300</c:v>
                      </c:pt>
                      <c:pt idx="2264">
                        <c:v>300</c:v>
                      </c:pt>
                      <c:pt idx="2265">
                        <c:v>300</c:v>
                      </c:pt>
                      <c:pt idx="2266">
                        <c:v>300</c:v>
                      </c:pt>
                      <c:pt idx="2267">
                        <c:v>300</c:v>
                      </c:pt>
                      <c:pt idx="2268">
                        <c:v>300</c:v>
                      </c:pt>
                      <c:pt idx="2269">
                        <c:v>300</c:v>
                      </c:pt>
                      <c:pt idx="2270">
                        <c:v>300</c:v>
                      </c:pt>
                      <c:pt idx="2271">
                        <c:v>300</c:v>
                      </c:pt>
                      <c:pt idx="2272">
                        <c:v>300</c:v>
                      </c:pt>
                      <c:pt idx="2273">
                        <c:v>300</c:v>
                      </c:pt>
                      <c:pt idx="2274">
                        <c:v>300</c:v>
                      </c:pt>
                      <c:pt idx="2275">
                        <c:v>300</c:v>
                      </c:pt>
                      <c:pt idx="2276">
                        <c:v>300</c:v>
                      </c:pt>
                      <c:pt idx="2277">
                        <c:v>300</c:v>
                      </c:pt>
                      <c:pt idx="2278">
                        <c:v>300</c:v>
                      </c:pt>
                      <c:pt idx="2279">
                        <c:v>300</c:v>
                      </c:pt>
                      <c:pt idx="2280">
                        <c:v>300</c:v>
                      </c:pt>
                      <c:pt idx="2281">
                        <c:v>300</c:v>
                      </c:pt>
                      <c:pt idx="2282">
                        <c:v>300</c:v>
                      </c:pt>
                      <c:pt idx="2283">
                        <c:v>300</c:v>
                      </c:pt>
                      <c:pt idx="2284">
                        <c:v>300</c:v>
                      </c:pt>
                      <c:pt idx="2285">
                        <c:v>300</c:v>
                      </c:pt>
                      <c:pt idx="2286">
                        <c:v>300</c:v>
                      </c:pt>
                      <c:pt idx="2287">
                        <c:v>300</c:v>
                      </c:pt>
                      <c:pt idx="2288">
                        <c:v>300</c:v>
                      </c:pt>
                      <c:pt idx="2289">
                        <c:v>300</c:v>
                      </c:pt>
                      <c:pt idx="2290">
                        <c:v>300</c:v>
                      </c:pt>
                      <c:pt idx="2291">
                        <c:v>300</c:v>
                      </c:pt>
                      <c:pt idx="2292">
                        <c:v>300</c:v>
                      </c:pt>
                      <c:pt idx="2293">
                        <c:v>300</c:v>
                      </c:pt>
                      <c:pt idx="2294">
                        <c:v>300</c:v>
                      </c:pt>
                      <c:pt idx="2295">
                        <c:v>300</c:v>
                      </c:pt>
                      <c:pt idx="2296">
                        <c:v>300</c:v>
                      </c:pt>
                      <c:pt idx="2297">
                        <c:v>300</c:v>
                      </c:pt>
                      <c:pt idx="2298">
                        <c:v>300</c:v>
                      </c:pt>
                      <c:pt idx="2299">
                        <c:v>300</c:v>
                      </c:pt>
                      <c:pt idx="2300">
                        <c:v>300</c:v>
                      </c:pt>
                      <c:pt idx="2301">
                        <c:v>300</c:v>
                      </c:pt>
                      <c:pt idx="2302">
                        <c:v>300</c:v>
                      </c:pt>
                      <c:pt idx="2303">
                        <c:v>300</c:v>
                      </c:pt>
                      <c:pt idx="2304">
                        <c:v>300</c:v>
                      </c:pt>
                      <c:pt idx="2305">
                        <c:v>300</c:v>
                      </c:pt>
                      <c:pt idx="2306">
                        <c:v>300</c:v>
                      </c:pt>
                      <c:pt idx="2307">
                        <c:v>300</c:v>
                      </c:pt>
                      <c:pt idx="2308">
                        <c:v>300</c:v>
                      </c:pt>
                      <c:pt idx="2309">
                        <c:v>300</c:v>
                      </c:pt>
                      <c:pt idx="2310">
                        <c:v>300</c:v>
                      </c:pt>
                      <c:pt idx="2311">
                        <c:v>300</c:v>
                      </c:pt>
                      <c:pt idx="2312">
                        <c:v>300</c:v>
                      </c:pt>
                      <c:pt idx="2313">
                        <c:v>300</c:v>
                      </c:pt>
                      <c:pt idx="2314">
                        <c:v>300</c:v>
                      </c:pt>
                      <c:pt idx="2315">
                        <c:v>300</c:v>
                      </c:pt>
                      <c:pt idx="2316">
                        <c:v>300</c:v>
                      </c:pt>
                      <c:pt idx="2317">
                        <c:v>300</c:v>
                      </c:pt>
                      <c:pt idx="2318">
                        <c:v>300</c:v>
                      </c:pt>
                      <c:pt idx="2319">
                        <c:v>300</c:v>
                      </c:pt>
                      <c:pt idx="2320">
                        <c:v>300</c:v>
                      </c:pt>
                      <c:pt idx="2321">
                        <c:v>300</c:v>
                      </c:pt>
                      <c:pt idx="2322">
                        <c:v>300</c:v>
                      </c:pt>
                      <c:pt idx="2323">
                        <c:v>300</c:v>
                      </c:pt>
                      <c:pt idx="2324">
                        <c:v>300</c:v>
                      </c:pt>
                      <c:pt idx="2325">
                        <c:v>300</c:v>
                      </c:pt>
                      <c:pt idx="2326">
                        <c:v>300</c:v>
                      </c:pt>
                      <c:pt idx="2327">
                        <c:v>300</c:v>
                      </c:pt>
                      <c:pt idx="2328">
                        <c:v>300</c:v>
                      </c:pt>
                      <c:pt idx="2329">
                        <c:v>300</c:v>
                      </c:pt>
                      <c:pt idx="2330">
                        <c:v>300</c:v>
                      </c:pt>
                      <c:pt idx="2331">
                        <c:v>300</c:v>
                      </c:pt>
                      <c:pt idx="2332">
                        <c:v>300</c:v>
                      </c:pt>
                      <c:pt idx="2333">
                        <c:v>300</c:v>
                      </c:pt>
                      <c:pt idx="2334">
                        <c:v>300</c:v>
                      </c:pt>
                      <c:pt idx="2335">
                        <c:v>300</c:v>
                      </c:pt>
                      <c:pt idx="2336">
                        <c:v>300</c:v>
                      </c:pt>
                      <c:pt idx="2337">
                        <c:v>300</c:v>
                      </c:pt>
                      <c:pt idx="2338">
                        <c:v>300</c:v>
                      </c:pt>
                      <c:pt idx="2339">
                        <c:v>300</c:v>
                      </c:pt>
                      <c:pt idx="2340">
                        <c:v>300</c:v>
                      </c:pt>
                      <c:pt idx="2341">
                        <c:v>300</c:v>
                      </c:pt>
                      <c:pt idx="2342">
                        <c:v>300</c:v>
                      </c:pt>
                      <c:pt idx="2343">
                        <c:v>300</c:v>
                      </c:pt>
                      <c:pt idx="2344">
                        <c:v>300</c:v>
                      </c:pt>
                      <c:pt idx="2345">
                        <c:v>300</c:v>
                      </c:pt>
                      <c:pt idx="2346">
                        <c:v>300</c:v>
                      </c:pt>
                      <c:pt idx="2347">
                        <c:v>300</c:v>
                      </c:pt>
                      <c:pt idx="2348">
                        <c:v>300</c:v>
                      </c:pt>
                      <c:pt idx="2349">
                        <c:v>300</c:v>
                      </c:pt>
                      <c:pt idx="2350">
                        <c:v>300</c:v>
                      </c:pt>
                      <c:pt idx="2351">
                        <c:v>300</c:v>
                      </c:pt>
                      <c:pt idx="2352">
                        <c:v>300</c:v>
                      </c:pt>
                      <c:pt idx="2353">
                        <c:v>300</c:v>
                      </c:pt>
                      <c:pt idx="2354">
                        <c:v>300</c:v>
                      </c:pt>
                      <c:pt idx="2355">
                        <c:v>300</c:v>
                      </c:pt>
                      <c:pt idx="2356">
                        <c:v>300</c:v>
                      </c:pt>
                      <c:pt idx="2357">
                        <c:v>300</c:v>
                      </c:pt>
                      <c:pt idx="2358">
                        <c:v>300</c:v>
                      </c:pt>
                      <c:pt idx="2359">
                        <c:v>300</c:v>
                      </c:pt>
                      <c:pt idx="2360">
                        <c:v>300</c:v>
                      </c:pt>
                      <c:pt idx="2361">
                        <c:v>300</c:v>
                      </c:pt>
                      <c:pt idx="2362">
                        <c:v>300</c:v>
                      </c:pt>
                      <c:pt idx="2363">
                        <c:v>300</c:v>
                      </c:pt>
                      <c:pt idx="2364">
                        <c:v>300</c:v>
                      </c:pt>
                      <c:pt idx="2365">
                        <c:v>300</c:v>
                      </c:pt>
                      <c:pt idx="2366">
                        <c:v>300</c:v>
                      </c:pt>
                      <c:pt idx="2367">
                        <c:v>300</c:v>
                      </c:pt>
                      <c:pt idx="2368">
                        <c:v>300</c:v>
                      </c:pt>
                      <c:pt idx="2369">
                        <c:v>300</c:v>
                      </c:pt>
                      <c:pt idx="2370">
                        <c:v>300</c:v>
                      </c:pt>
                      <c:pt idx="2371">
                        <c:v>300</c:v>
                      </c:pt>
                      <c:pt idx="2372">
                        <c:v>300</c:v>
                      </c:pt>
                      <c:pt idx="2373">
                        <c:v>300</c:v>
                      </c:pt>
                      <c:pt idx="2374">
                        <c:v>300</c:v>
                      </c:pt>
                      <c:pt idx="2375">
                        <c:v>300</c:v>
                      </c:pt>
                      <c:pt idx="2376">
                        <c:v>300</c:v>
                      </c:pt>
                      <c:pt idx="2377">
                        <c:v>300</c:v>
                      </c:pt>
                      <c:pt idx="2378">
                        <c:v>300</c:v>
                      </c:pt>
                      <c:pt idx="2379">
                        <c:v>300</c:v>
                      </c:pt>
                      <c:pt idx="2380">
                        <c:v>300</c:v>
                      </c:pt>
                      <c:pt idx="2381">
                        <c:v>300</c:v>
                      </c:pt>
                      <c:pt idx="2382">
                        <c:v>300</c:v>
                      </c:pt>
                      <c:pt idx="2383">
                        <c:v>300</c:v>
                      </c:pt>
                      <c:pt idx="2384">
                        <c:v>300</c:v>
                      </c:pt>
                      <c:pt idx="2385">
                        <c:v>300</c:v>
                      </c:pt>
                      <c:pt idx="2386">
                        <c:v>300</c:v>
                      </c:pt>
                      <c:pt idx="2387">
                        <c:v>300</c:v>
                      </c:pt>
                      <c:pt idx="2388">
                        <c:v>300</c:v>
                      </c:pt>
                      <c:pt idx="2389">
                        <c:v>300</c:v>
                      </c:pt>
                      <c:pt idx="2390">
                        <c:v>300</c:v>
                      </c:pt>
                      <c:pt idx="2391">
                        <c:v>300</c:v>
                      </c:pt>
                      <c:pt idx="2392">
                        <c:v>300</c:v>
                      </c:pt>
                      <c:pt idx="2393">
                        <c:v>300</c:v>
                      </c:pt>
                      <c:pt idx="2394">
                        <c:v>300</c:v>
                      </c:pt>
                      <c:pt idx="2395">
                        <c:v>300</c:v>
                      </c:pt>
                      <c:pt idx="2396">
                        <c:v>300</c:v>
                      </c:pt>
                      <c:pt idx="2397">
                        <c:v>300</c:v>
                      </c:pt>
                      <c:pt idx="2398">
                        <c:v>300</c:v>
                      </c:pt>
                      <c:pt idx="2399">
                        <c:v>300</c:v>
                      </c:pt>
                      <c:pt idx="2400">
                        <c:v>300</c:v>
                      </c:pt>
                      <c:pt idx="2401">
                        <c:v>300</c:v>
                      </c:pt>
                      <c:pt idx="2402">
                        <c:v>300</c:v>
                      </c:pt>
                      <c:pt idx="2403">
                        <c:v>300</c:v>
                      </c:pt>
                      <c:pt idx="2404">
                        <c:v>300</c:v>
                      </c:pt>
                      <c:pt idx="2405">
                        <c:v>300</c:v>
                      </c:pt>
                      <c:pt idx="2406">
                        <c:v>300</c:v>
                      </c:pt>
                      <c:pt idx="2407">
                        <c:v>300</c:v>
                      </c:pt>
                      <c:pt idx="2408">
                        <c:v>300</c:v>
                      </c:pt>
                      <c:pt idx="2409">
                        <c:v>300</c:v>
                      </c:pt>
                      <c:pt idx="2410">
                        <c:v>300</c:v>
                      </c:pt>
                      <c:pt idx="2411">
                        <c:v>300</c:v>
                      </c:pt>
                      <c:pt idx="2412">
                        <c:v>300</c:v>
                      </c:pt>
                      <c:pt idx="2413">
                        <c:v>300</c:v>
                      </c:pt>
                      <c:pt idx="2414">
                        <c:v>300</c:v>
                      </c:pt>
                      <c:pt idx="2415">
                        <c:v>300</c:v>
                      </c:pt>
                      <c:pt idx="2416">
                        <c:v>300</c:v>
                      </c:pt>
                      <c:pt idx="2417">
                        <c:v>300</c:v>
                      </c:pt>
                      <c:pt idx="2418">
                        <c:v>300</c:v>
                      </c:pt>
                      <c:pt idx="2419">
                        <c:v>300</c:v>
                      </c:pt>
                      <c:pt idx="2420">
                        <c:v>300</c:v>
                      </c:pt>
                      <c:pt idx="2421">
                        <c:v>300</c:v>
                      </c:pt>
                      <c:pt idx="2422">
                        <c:v>300</c:v>
                      </c:pt>
                      <c:pt idx="2423">
                        <c:v>300</c:v>
                      </c:pt>
                      <c:pt idx="2424">
                        <c:v>300</c:v>
                      </c:pt>
                      <c:pt idx="2425">
                        <c:v>300</c:v>
                      </c:pt>
                      <c:pt idx="2426">
                        <c:v>300</c:v>
                      </c:pt>
                      <c:pt idx="2427">
                        <c:v>300</c:v>
                      </c:pt>
                      <c:pt idx="2428">
                        <c:v>300</c:v>
                      </c:pt>
                      <c:pt idx="2429">
                        <c:v>300</c:v>
                      </c:pt>
                      <c:pt idx="2430">
                        <c:v>300</c:v>
                      </c:pt>
                      <c:pt idx="2431">
                        <c:v>300</c:v>
                      </c:pt>
                      <c:pt idx="2432">
                        <c:v>300</c:v>
                      </c:pt>
                      <c:pt idx="2433">
                        <c:v>300</c:v>
                      </c:pt>
                      <c:pt idx="2434">
                        <c:v>300</c:v>
                      </c:pt>
                      <c:pt idx="2435">
                        <c:v>300</c:v>
                      </c:pt>
                      <c:pt idx="2436">
                        <c:v>300</c:v>
                      </c:pt>
                      <c:pt idx="2437">
                        <c:v>300</c:v>
                      </c:pt>
                      <c:pt idx="2438">
                        <c:v>300</c:v>
                      </c:pt>
                      <c:pt idx="2439">
                        <c:v>300</c:v>
                      </c:pt>
                      <c:pt idx="2440">
                        <c:v>300</c:v>
                      </c:pt>
                      <c:pt idx="2441">
                        <c:v>300</c:v>
                      </c:pt>
                      <c:pt idx="2442">
                        <c:v>300</c:v>
                      </c:pt>
                      <c:pt idx="2443">
                        <c:v>300</c:v>
                      </c:pt>
                      <c:pt idx="2444">
                        <c:v>300</c:v>
                      </c:pt>
                      <c:pt idx="2445">
                        <c:v>300</c:v>
                      </c:pt>
                      <c:pt idx="2446">
                        <c:v>300</c:v>
                      </c:pt>
                      <c:pt idx="2447">
                        <c:v>300</c:v>
                      </c:pt>
                      <c:pt idx="2448">
                        <c:v>300</c:v>
                      </c:pt>
                      <c:pt idx="2449">
                        <c:v>300</c:v>
                      </c:pt>
                      <c:pt idx="2450">
                        <c:v>300</c:v>
                      </c:pt>
                      <c:pt idx="2451">
                        <c:v>300</c:v>
                      </c:pt>
                      <c:pt idx="2452">
                        <c:v>300</c:v>
                      </c:pt>
                      <c:pt idx="2453">
                        <c:v>300</c:v>
                      </c:pt>
                      <c:pt idx="2454">
                        <c:v>300</c:v>
                      </c:pt>
                      <c:pt idx="2455">
                        <c:v>300</c:v>
                      </c:pt>
                      <c:pt idx="2456">
                        <c:v>300</c:v>
                      </c:pt>
                      <c:pt idx="2457">
                        <c:v>300</c:v>
                      </c:pt>
                      <c:pt idx="2458">
                        <c:v>300</c:v>
                      </c:pt>
                      <c:pt idx="2459">
                        <c:v>300</c:v>
                      </c:pt>
                      <c:pt idx="2460">
                        <c:v>300</c:v>
                      </c:pt>
                      <c:pt idx="2461">
                        <c:v>300</c:v>
                      </c:pt>
                      <c:pt idx="2462">
                        <c:v>300</c:v>
                      </c:pt>
                      <c:pt idx="2463">
                        <c:v>300</c:v>
                      </c:pt>
                      <c:pt idx="2464">
                        <c:v>300</c:v>
                      </c:pt>
                      <c:pt idx="2465">
                        <c:v>300</c:v>
                      </c:pt>
                      <c:pt idx="2466">
                        <c:v>300</c:v>
                      </c:pt>
                      <c:pt idx="2467">
                        <c:v>300</c:v>
                      </c:pt>
                      <c:pt idx="2468">
                        <c:v>300</c:v>
                      </c:pt>
                      <c:pt idx="2469">
                        <c:v>300</c:v>
                      </c:pt>
                      <c:pt idx="2470">
                        <c:v>300</c:v>
                      </c:pt>
                      <c:pt idx="2471">
                        <c:v>300</c:v>
                      </c:pt>
                      <c:pt idx="2472">
                        <c:v>300</c:v>
                      </c:pt>
                      <c:pt idx="2473">
                        <c:v>300</c:v>
                      </c:pt>
                      <c:pt idx="2474">
                        <c:v>300</c:v>
                      </c:pt>
                      <c:pt idx="2475">
                        <c:v>300</c:v>
                      </c:pt>
                      <c:pt idx="2476">
                        <c:v>300</c:v>
                      </c:pt>
                      <c:pt idx="2477">
                        <c:v>300</c:v>
                      </c:pt>
                      <c:pt idx="2478">
                        <c:v>300</c:v>
                      </c:pt>
                      <c:pt idx="2479">
                        <c:v>300</c:v>
                      </c:pt>
                      <c:pt idx="2480">
                        <c:v>300</c:v>
                      </c:pt>
                      <c:pt idx="2481">
                        <c:v>300</c:v>
                      </c:pt>
                      <c:pt idx="2482">
                        <c:v>300</c:v>
                      </c:pt>
                      <c:pt idx="2483">
                        <c:v>300</c:v>
                      </c:pt>
                      <c:pt idx="2484">
                        <c:v>300</c:v>
                      </c:pt>
                      <c:pt idx="2485">
                        <c:v>300</c:v>
                      </c:pt>
                      <c:pt idx="2486">
                        <c:v>300</c:v>
                      </c:pt>
                      <c:pt idx="2487">
                        <c:v>300</c:v>
                      </c:pt>
                      <c:pt idx="2488">
                        <c:v>300</c:v>
                      </c:pt>
                      <c:pt idx="2489">
                        <c:v>300</c:v>
                      </c:pt>
                      <c:pt idx="2490">
                        <c:v>300</c:v>
                      </c:pt>
                      <c:pt idx="2491">
                        <c:v>300</c:v>
                      </c:pt>
                      <c:pt idx="2492">
                        <c:v>300</c:v>
                      </c:pt>
                      <c:pt idx="2493">
                        <c:v>300</c:v>
                      </c:pt>
                      <c:pt idx="2494">
                        <c:v>300</c:v>
                      </c:pt>
                      <c:pt idx="2495">
                        <c:v>300</c:v>
                      </c:pt>
                      <c:pt idx="2496">
                        <c:v>300</c:v>
                      </c:pt>
                      <c:pt idx="2497">
                        <c:v>300</c:v>
                      </c:pt>
                      <c:pt idx="2498">
                        <c:v>300</c:v>
                      </c:pt>
                      <c:pt idx="2499">
                        <c:v>300</c:v>
                      </c:pt>
                      <c:pt idx="2500">
                        <c:v>300</c:v>
                      </c:pt>
                      <c:pt idx="2501">
                        <c:v>300</c:v>
                      </c:pt>
                      <c:pt idx="2502">
                        <c:v>300</c:v>
                      </c:pt>
                      <c:pt idx="2503">
                        <c:v>300</c:v>
                      </c:pt>
                      <c:pt idx="2504">
                        <c:v>300</c:v>
                      </c:pt>
                      <c:pt idx="2505">
                        <c:v>300</c:v>
                      </c:pt>
                      <c:pt idx="2506">
                        <c:v>300</c:v>
                      </c:pt>
                      <c:pt idx="2507">
                        <c:v>300</c:v>
                      </c:pt>
                      <c:pt idx="2508">
                        <c:v>300</c:v>
                      </c:pt>
                      <c:pt idx="2509">
                        <c:v>300</c:v>
                      </c:pt>
                      <c:pt idx="2510">
                        <c:v>300</c:v>
                      </c:pt>
                      <c:pt idx="2511">
                        <c:v>300</c:v>
                      </c:pt>
                      <c:pt idx="2512">
                        <c:v>300</c:v>
                      </c:pt>
                      <c:pt idx="2513">
                        <c:v>300</c:v>
                      </c:pt>
                      <c:pt idx="2514">
                        <c:v>300</c:v>
                      </c:pt>
                      <c:pt idx="2515">
                        <c:v>300</c:v>
                      </c:pt>
                      <c:pt idx="2516">
                        <c:v>300</c:v>
                      </c:pt>
                      <c:pt idx="2517">
                        <c:v>300</c:v>
                      </c:pt>
                      <c:pt idx="2518">
                        <c:v>300</c:v>
                      </c:pt>
                      <c:pt idx="2519">
                        <c:v>300</c:v>
                      </c:pt>
                      <c:pt idx="2520">
                        <c:v>300</c:v>
                      </c:pt>
                      <c:pt idx="2521">
                        <c:v>300</c:v>
                      </c:pt>
                      <c:pt idx="2522">
                        <c:v>300</c:v>
                      </c:pt>
                      <c:pt idx="2523">
                        <c:v>300</c:v>
                      </c:pt>
                      <c:pt idx="2524">
                        <c:v>300</c:v>
                      </c:pt>
                      <c:pt idx="2525">
                        <c:v>300</c:v>
                      </c:pt>
                      <c:pt idx="2526">
                        <c:v>300</c:v>
                      </c:pt>
                      <c:pt idx="2527">
                        <c:v>300</c:v>
                      </c:pt>
                      <c:pt idx="2528">
                        <c:v>300</c:v>
                      </c:pt>
                      <c:pt idx="2529">
                        <c:v>300</c:v>
                      </c:pt>
                      <c:pt idx="2530">
                        <c:v>300</c:v>
                      </c:pt>
                      <c:pt idx="2531">
                        <c:v>300</c:v>
                      </c:pt>
                      <c:pt idx="2532">
                        <c:v>300</c:v>
                      </c:pt>
                      <c:pt idx="2533">
                        <c:v>300</c:v>
                      </c:pt>
                      <c:pt idx="2534">
                        <c:v>300</c:v>
                      </c:pt>
                      <c:pt idx="2535">
                        <c:v>300</c:v>
                      </c:pt>
                      <c:pt idx="2536">
                        <c:v>300</c:v>
                      </c:pt>
                      <c:pt idx="2537">
                        <c:v>300</c:v>
                      </c:pt>
                      <c:pt idx="2538">
                        <c:v>300</c:v>
                      </c:pt>
                      <c:pt idx="2539">
                        <c:v>300</c:v>
                      </c:pt>
                      <c:pt idx="2540">
                        <c:v>300</c:v>
                      </c:pt>
                      <c:pt idx="2541">
                        <c:v>300</c:v>
                      </c:pt>
                      <c:pt idx="2542">
                        <c:v>300</c:v>
                      </c:pt>
                      <c:pt idx="2543">
                        <c:v>300</c:v>
                      </c:pt>
                      <c:pt idx="2544">
                        <c:v>300</c:v>
                      </c:pt>
                      <c:pt idx="2545">
                        <c:v>300</c:v>
                      </c:pt>
                      <c:pt idx="2546">
                        <c:v>300</c:v>
                      </c:pt>
                      <c:pt idx="2547">
                        <c:v>300</c:v>
                      </c:pt>
                      <c:pt idx="2548">
                        <c:v>300</c:v>
                      </c:pt>
                      <c:pt idx="2549">
                        <c:v>300</c:v>
                      </c:pt>
                      <c:pt idx="2550">
                        <c:v>300</c:v>
                      </c:pt>
                      <c:pt idx="2551">
                        <c:v>300</c:v>
                      </c:pt>
                      <c:pt idx="2552">
                        <c:v>300</c:v>
                      </c:pt>
                      <c:pt idx="2553">
                        <c:v>300</c:v>
                      </c:pt>
                      <c:pt idx="2554">
                        <c:v>300</c:v>
                      </c:pt>
                      <c:pt idx="2555">
                        <c:v>300</c:v>
                      </c:pt>
                      <c:pt idx="2556">
                        <c:v>300</c:v>
                      </c:pt>
                      <c:pt idx="2557">
                        <c:v>300</c:v>
                      </c:pt>
                      <c:pt idx="2558">
                        <c:v>300</c:v>
                      </c:pt>
                      <c:pt idx="2559">
                        <c:v>300</c:v>
                      </c:pt>
                      <c:pt idx="2560">
                        <c:v>300</c:v>
                      </c:pt>
                      <c:pt idx="2561">
                        <c:v>300</c:v>
                      </c:pt>
                      <c:pt idx="2562">
                        <c:v>300</c:v>
                      </c:pt>
                      <c:pt idx="2563">
                        <c:v>300</c:v>
                      </c:pt>
                      <c:pt idx="2564">
                        <c:v>300</c:v>
                      </c:pt>
                      <c:pt idx="2565">
                        <c:v>300</c:v>
                      </c:pt>
                      <c:pt idx="2566">
                        <c:v>300</c:v>
                      </c:pt>
                      <c:pt idx="2567">
                        <c:v>300</c:v>
                      </c:pt>
                      <c:pt idx="2568">
                        <c:v>300</c:v>
                      </c:pt>
                      <c:pt idx="2569">
                        <c:v>300</c:v>
                      </c:pt>
                      <c:pt idx="2570">
                        <c:v>300</c:v>
                      </c:pt>
                      <c:pt idx="2571">
                        <c:v>300</c:v>
                      </c:pt>
                      <c:pt idx="2572">
                        <c:v>300</c:v>
                      </c:pt>
                      <c:pt idx="2573">
                        <c:v>300</c:v>
                      </c:pt>
                      <c:pt idx="2574">
                        <c:v>300</c:v>
                      </c:pt>
                      <c:pt idx="2575">
                        <c:v>300</c:v>
                      </c:pt>
                      <c:pt idx="2576">
                        <c:v>300</c:v>
                      </c:pt>
                      <c:pt idx="2577">
                        <c:v>300</c:v>
                      </c:pt>
                      <c:pt idx="2578">
                        <c:v>300</c:v>
                      </c:pt>
                      <c:pt idx="2579">
                        <c:v>300</c:v>
                      </c:pt>
                      <c:pt idx="2580">
                        <c:v>300</c:v>
                      </c:pt>
                      <c:pt idx="2581">
                        <c:v>300</c:v>
                      </c:pt>
                      <c:pt idx="2582">
                        <c:v>300</c:v>
                      </c:pt>
                      <c:pt idx="2583">
                        <c:v>300</c:v>
                      </c:pt>
                      <c:pt idx="2584">
                        <c:v>300</c:v>
                      </c:pt>
                      <c:pt idx="2585">
                        <c:v>300</c:v>
                      </c:pt>
                      <c:pt idx="2586">
                        <c:v>300</c:v>
                      </c:pt>
                      <c:pt idx="2587">
                        <c:v>300</c:v>
                      </c:pt>
                      <c:pt idx="2588">
                        <c:v>300</c:v>
                      </c:pt>
                      <c:pt idx="2589">
                        <c:v>300</c:v>
                      </c:pt>
                      <c:pt idx="2590">
                        <c:v>300</c:v>
                      </c:pt>
                      <c:pt idx="2591">
                        <c:v>300</c:v>
                      </c:pt>
                      <c:pt idx="2592">
                        <c:v>300</c:v>
                      </c:pt>
                      <c:pt idx="2593">
                        <c:v>300</c:v>
                      </c:pt>
                      <c:pt idx="2594">
                        <c:v>300</c:v>
                      </c:pt>
                      <c:pt idx="2595">
                        <c:v>300</c:v>
                      </c:pt>
                      <c:pt idx="2596">
                        <c:v>300</c:v>
                      </c:pt>
                      <c:pt idx="2597">
                        <c:v>300</c:v>
                      </c:pt>
                      <c:pt idx="2598">
                        <c:v>300</c:v>
                      </c:pt>
                      <c:pt idx="2599">
                        <c:v>300</c:v>
                      </c:pt>
                      <c:pt idx="2600">
                        <c:v>300</c:v>
                      </c:pt>
                      <c:pt idx="2601">
                        <c:v>300</c:v>
                      </c:pt>
                      <c:pt idx="2602">
                        <c:v>300</c:v>
                      </c:pt>
                      <c:pt idx="2603">
                        <c:v>300</c:v>
                      </c:pt>
                      <c:pt idx="2604">
                        <c:v>300</c:v>
                      </c:pt>
                      <c:pt idx="2605">
                        <c:v>300</c:v>
                      </c:pt>
                      <c:pt idx="2606">
                        <c:v>300</c:v>
                      </c:pt>
                      <c:pt idx="2607">
                        <c:v>300</c:v>
                      </c:pt>
                      <c:pt idx="2608">
                        <c:v>300</c:v>
                      </c:pt>
                      <c:pt idx="2609">
                        <c:v>300</c:v>
                      </c:pt>
                      <c:pt idx="2610">
                        <c:v>300</c:v>
                      </c:pt>
                      <c:pt idx="2611">
                        <c:v>300</c:v>
                      </c:pt>
                      <c:pt idx="2612">
                        <c:v>300</c:v>
                      </c:pt>
                      <c:pt idx="2613">
                        <c:v>300</c:v>
                      </c:pt>
                      <c:pt idx="2614">
                        <c:v>300</c:v>
                      </c:pt>
                      <c:pt idx="2615">
                        <c:v>300</c:v>
                      </c:pt>
                      <c:pt idx="2616">
                        <c:v>300</c:v>
                      </c:pt>
                      <c:pt idx="2617">
                        <c:v>300</c:v>
                      </c:pt>
                      <c:pt idx="2618">
                        <c:v>300</c:v>
                      </c:pt>
                      <c:pt idx="2619">
                        <c:v>300</c:v>
                      </c:pt>
                      <c:pt idx="2620">
                        <c:v>300</c:v>
                      </c:pt>
                      <c:pt idx="2621">
                        <c:v>300</c:v>
                      </c:pt>
                      <c:pt idx="2622">
                        <c:v>300</c:v>
                      </c:pt>
                      <c:pt idx="2623">
                        <c:v>300</c:v>
                      </c:pt>
                      <c:pt idx="2624">
                        <c:v>300</c:v>
                      </c:pt>
                      <c:pt idx="2625">
                        <c:v>300</c:v>
                      </c:pt>
                      <c:pt idx="2626">
                        <c:v>300</c:v>
                      </c:pt>
                      <c:pt idx="2627">
                        <c:v>300</c:v>
                      </c:pt>
                      <c:pt idx="2628">
                        <c:v>300</c:v>
                      </c:pt>
                      <c:pt idx="2629">
                        <c:v>300</c:v>
                      </c:pt>
                      <c:pt idx="2630">
                        <c:v>300</c:v>
                      </c:pt>
                      <c:pt idx="2631">
                        <c:v>300</c:v>
                      </c:pt>
                      <c:pt idx="2632">
                        <c:v>300</c:v>
                      </c:pt>
                      <c:pt idx="2633">
                        <c:v>300</c:v>
                      </c:pt>
                      <c:pt idx="2634">
                        <c:v>300</c:v>
                      </c:pt>
                      <c:pt idx="2635">
                        <c:v>300</c:v>
                      </c:pt>
                      <c:pt idx="2636">
                        <c:v>300</c:v>
                      </c:pt>
                      <c:pt idx="2637">
                        <c:v>300</c:v>
                      </c:pt>
                      <c:pt idx="2638">
                        <c:v>300</c:v>
                      </c:pt>
                      <c:pt idx="2639">
                        <c:v>300</c:v>
                      </c:pt>
                      <c:pt idx="2640">
                        <c:v>300</c:v>
                      </c:pt>
                      <c:pt idx="2641">
                        <c:v>300</c:v>
                      </c:pt>
                      <c:pt idx="2642">
                        <c:v>300</c:v>
                      </c:pt>
                      <c:pt idx="2643">
                        <c:v>300</c:v>
                      </c:pt>
                      <c:pt idx="2644">
                        <c:v>300</c:v>
                      </c:pt>
                      <c:pt idx="2645">
                        <c:v>300</c:v>
                      </c:pt>
                      <c:pt idx="2646">
                        <c:v>300</c:v>
                      </c:pt>
                      <c:pt idx="2647">
                        <c:v>300</c:v>
                      </c:pt>
                      <c:pt idx="2648">
                        <c:v>300</c:v>
                      </c:pt>
                      <c:pt idx="2649">
                        <c:v>300</c:v>
                      </c:pt>
                      <c:pt idx="2650">
                        <c:v>300</c:v>
                      </c:pt>
                      <c:pt idx="2651">
                        <c:v>300</c:v>
                      </c:pt>
                      <c:pt idx="2652">
                        <c:v>300</c:v>
                      </c:pt>
                      <c:pt idx="2653">
                        <c:v>300</c:v>
                      </c:pt>
                      <c:pt idx="2654">
                        <c:v>300</c:v>
                      </c:pt>
                      <c:pt idx="2655">
                        <c:v>300</c:v>
                      </c:pt>
                      <c:pt idx="2656">
                        <c:v>300</c:v>
                      </c:pt>
                      <c:pt idx="2657">
                        <c:v>300</c:v>
                      </c:pt>
                      <c:pt idx="2658">
                        <c:v>300</c:v>
                      </c:pt>
                      <c:pt idx="2659">
                        <c:v>300</c:v>
                      </c:pt>
                      <c:pt idx="2660">
                        <c:v>300</c:v>
                      </c:pt>
                      <c:pt idx="2661">
                        <c:v>300</c:v>
                      </c:pt>
                      <c:pt idx="2662">
                        <c:v>300</c:v>
                      </c:pt>
                      <c:pt idx="2663">
                        <c:v>300</c:v>
                      </c:pt>
                      <c:pt idx="2664">
                        <c:v>300</c:v>
                      </c:pt>
                      <c:pt idx="2665">
                        <c:v>300</c:v>
                      </c:pt>
                      <c:pt idx="2666">
                        <c:v>300</c:v>
                      </c:pt>
                      <c:pt idx="2667">
                        <c:v>300</c:v>
                      </c:pt>
                      <c:pt idx="2668">
                        <c:v>300</c:v>
                      </c:pt>
                      <c:pt idx="2669">
                        <c:v>300</c:v>
                      </c:pt>
                      <c:pt idx="2670">
                        <c:v>300</c:v>
                      </c:pt>
                      <c:pt idx="2671">
                        <c:v>300</c:v>
                      </c:pt>
                      <c:pt idx="2672">
                        <c:v>300</c:v>
                      </c:pt>
                      <c:pt idx="2673">
                        <c:v>300</c:v>
                      </c:pt>
                      <c:pt idx="2674">
                        <c:v>300</c:v>
                      </c:pt>
                      <c:pt idx="2675">
                        <c:v>300</c:v>
                      </c:pt>
                      <c:pt idx="2676">
                        <c:v>300</c:v>
                      </c:pt>
                      <c:pt idx="2677">
                        <c:v>300</c:v>
                      </c:pt>
                      <c:pt idx="2678">
                        <c:v>300</c:v>
                      </c:pt>
                      <c:pt idx="2679">
                        <c:v>300</c:v>
                      </c:pt>
                      <c:pt idx="2680">
                        <c:v>300</c:v>
                      </c:pt>
                      <c:pt idx="2681">
                        <c:v>300</c:v>
                      </c:pt>
                      <c:pt idx="2682">
                        <c:v>300</c:v>
                      </c:pt>
                      <c:pt idx="2683">
                        <c:v>300</c:v>
                      </c:pt>
                      <c:pt idx="2684">
                        <c:v>300</c:v>
                      </c:pt>
                      <c:pt idx="2685">
                        <c:v>300</c:v>
                      </c:pt>
                      <c:pt idx="2686">
                        <c:v>300</c:v>
                      </c:pt>
                      <c:pt idx="2687">
                        <c:v>300</c:v>
                      </c:pt>
                      <c:pt idx="2688">
                        <c:v>300</c:v>
                      </c:pt>
                      <c:pt idx="2689">
                        <c:v>300</c:v>
                      </c:pt>
                      <c:pt idx="2690">
                        <c:v>300</c:v>
                      </c:pt>
                      <c:pt idx="2691">
                        <c:v>300</c:v>
                      </c:pt>
                      <c:pt idx="2692">
                        <c:v>300</c:v>
                      </c:pt>
                      <c:pt idx="2693">
                        <c:v>300</c:v>
                      </c:pt>
                      <c:pt idx="2694">
                        <c:v>300</c:v>
                      </c:pt>
                      <c:pt idx="2695">
                        <c:v>300</c:v>
                      </c:pt>
                      <c:pt idx="2696">
                        <c:v>300</c:v>
                      </c:pt>
                      <c:pt idx="2697">
                        <c:v>300</c:v>
                      </c:pt>
                      <c:pt idx="2698">
                        <c:v>300</c:v>
                      </c:pt>
                      <c:pt idx="2699">
                        <c:v>300</c:v>
                      </c:pt>
                      <c:pt idx="2700">
                        <c:v>300</c:v>
                      </c:pt>
                      <c:pt idx="2701">
                        <c:v>300</c:v>
                      </c:pt>
                      <c:pt idx="2702">
                        <c:v>300</c:v>
                      </c:pt>
                      <c:pt idx="2703">
                        <c:v>300</c:v>
                      </c:pt>
                      <c:pt idx="2704">
                        <c:v>300</c:v>
                      </c:pt>
                      <c:pt idx="2705">
                        <c:v>300</c:v>
                      </c:pt>
                      <c:pt idx="2706">
                        <c:v>300</c:v>
                      </c:pt>
                      <c:pt idx="2707">
                        <c:v>300</c:v>
                      </c:pt>
                      <c:pt idx="2708">
                        <c:v>300</c:v>
                      </c:pt>
                      <c:pt idx="2709">
                        <c:v>300</c:v>
                      </c:pt>
                      <c:pt idx="2710">
                        <c:v>300</c:v>
                      </c:pt>
                      <c:pt idx="2711">
                        <c:v>300</c:v>
                      </c:pt>
                      <c:pt idx="2712">
                        <c:v>300</c:v>
                      </c:pt>
                      <c:pt idx="2713">
                        <c:v>300</c:v>
                      </c:pt>
                      <c:pt idx="2714">
                        <c:v>300</c:v>
                      </c:pt>
                      <c:pt idx="2715">
                        <c:v>300</c:v>
                      </c:pt>
                      <c:pt idx="2716">
                        <c:v>300</c:v>
                      </c:pt>
                      <c:pt idx="2717">
                        <c:v>300</c:v>
                      </c:pt>
                      <c:pt idx="2718">
                        <c:v>300</c:v>
                      </c:pt>
                      <c:pt idx="2719">
                        <c:v>300</c:v>
                      </c:pt>
                      <c:pt idx="2720">
                        <c:v>300</c:v>
                      </c:pt>
                      <c:pt idx="2721">
                        <c:v>300</c:v>
                      </c:pt>
                      <c:pt idx="2722">
                        <c:v>300</c:v>
                      </c:pt>
                      <c:pt idx="2723">
                        <c:v>300</c:v>
                      </c:pt>
                      <c:pt idx="2724">
                        <c:v>300</c:v>
                      </c:pt>
                      <c:pt idx="2725">
                        <c:v>300</c:v>
                      </c:pt>
                      <c:pt idx="2726">
                        <c:v>300</c:v>
                      </c:pt>
                      <c:pt idx="2727">
                        <c:v>300</c:v>
                      </c:pt>
                      <c:pt idx="2728">
                        <c:v>300</c:v>
                      </c:pt>
                      <c:pt idx="2729">
                        <c:v>300</c:v>
                      </c:pt>
                      <c:pt idx="2730">
                        <c:v>300</c:v>
                      </c:pt>
                      <c:pt idx="2731">
                        <c:v>300</c:v>
                      </c:pt>
                      <c:pt idx="2732">
                        <c:v>300</c:v>
                      </c:pt>
                      <c:pt idx="2733">
                        <c:v>300</c:v>
                      </c:pt>
                      <c:pt idx="2734">
                        <c:v>300</c:v>
                      </c:pt>
                      <c:pt idx="2735">
                        <c:v>300</c:v>
                      </c:pt>
                      <c:pt idx="2736">
                        <c:v>300</c:v>
                      </c:pt>
                      <c:pt idx="2737">
                        <c:v>300</c:v>
                      </c:pt>
                      <c:pt idx="2738">
                        <c:v>300</c:v>
                      </c:pt>
                      <c:pt idx="2739">
                        <c:v>300</c:v>
                      </c:pt>
                      <c:pt idx="2740">
                        <c:v>300</c:v>
                      </c:pt>
                      <c:pt idx="2741">
                        <c:v>300</c:v>
                      </c:pt>
                      <c:pt idx="2742">
                        <c:v>300</c:v>
                      </c:pt>
                      <c:pt idx="2743">
                        <c:v>300</c:v>
                      </c:pt>
                      <c:pt idx="2744">
                        <c:v>300</c:v>
                      </c:pt>
                      <c:pt idx="2745">
                        <c:v>300</c:v>
                      </c:pt>
                      <c:pt idx="2746">
                        <c:v>300</c:v>
                      </c:pt>
                      <c:pt idx="2747">
                        <c:v>300</c:v>
                      </c:pt>
                      <c:pt idx="2748">
                        <c:v>300</c:v>
                      </c:pt>
                      <c:pt idx="2749">
                        <c:v>300</c:v>
                      </c:pt>
                      <c:pt idx="2750">
                        <c:v>300</c:v>
                      </c:pt>
                      <c:pt idx="2751">
                        <c:v>300</c:v>
                      </c:pt>
                      <c:pt idx="2752">
                        <c:v>300</c:v>
                      </c:pt>
                      <c:pt idx="2753">
                        <c:v>300</c:v>
                      </c:pt>
                      <c:pt idx="2754">
                        <c:v>300</c:v>
                      </c:pt>
                      <c:pt idx="2755">
                        <c:v>300</c:v>
                      </c:pt>
                      <c:pt idx="2756">
                        <c:v>300</c:v>
                      </c:pt>
                      <c:pt idx="2757">
                        <c:v>300</c:v>
                      </c:pt>
                      <c:pt idx="2758">
                        <c:v>300</c:v>
                      </c:pt>
                      <c:pt idx="2759">
                        <c:v>300</c:v>
                      </c:pt>
                      <c:pt idx="2760">
                        <c:v>300</c:v>
                      </c:pt>
                      <c:pt idx="2761">
                        <c:v>300</c:v>
                      </c:pt>
                      <c:pt idx="2762">
                        <c:v>300</c:v>
                      </c:pt>
                      <c:pt idx="2763">
                        <c:v>300</c:v>
                      </c:pt>
                      <c:pt idx="2764">
                        <c:v>300</c:v>
                      </c:pt>
                      <c:pt idx="2765">
                        <c:v>300</c:v>
                      </c:pt>
                      <c:pt idx="2766">
                        <c:v>300</c:v>
                      </c:pt>
                      <c:pt idx="2767">
                        <c:v>300</c:v>
                      </c:pt>
                      <c:pt idx="2768">
                        <c:v>300</c:v>
                      </c:pt>
                      <c:pt idx="2769">
                        <c:v>300</c:v>
                      </c:pt>
                      <c:pt idx="2770">
                        <c:v>300</c:v>
                      </c:pt>
                      <c:pt idx="2771">
                        <c:v>300</c:v>
                      </c:pt>
                      <c:pt idx="2772">
                        <c:v>300</c:v>
                      </c:pt>
                      <c:pt idx="2773">
                        <c:v>300</c:v>
                      </c:pt>
                      <c:pt idx="2774">
                        <c:v>300</c:v>
                      </c:pt>
                      <c:pt idx="2775">
                        <c:v>300</c:v>
                      </c:pt>
                      <c:pt idx="2776">
                        <c:v>300</c:v>
                      </c:pt>
                      <c:pt idx="2777">
                        <c:v>300</c:v>
                      </c:pt>
                      <c:pt idx="2778">
                        <c:v>300</c:v>
                      </c:pt>
                      <c:pt idx="2779">
                        <c:v>300</c:v>
                      </c:pt>
                      <c:pt idx="2780">
                        <c:v>300</c:v>
                      </c:pt>
                      <c:pt idx="2781">
                        <c:v>300</c:v>
                      </c:pt>
                      <c:pt idx="2782">
                        <c:v>300</c:v>
                      </c:pt>
                      <c:pt idx="2783">
                        <c:v>300</c:v>
                      </c:pt>
                      <c:pt idx="2784">
                        <c:v>300</c:v>
                      </c:pt>
                      <c:pt idx="2785">
                        <c:v>300</c:v>
                      </c:pt>
                      <c:pt idx="2786">
                        <c:v>300</c:v>
                      </c:pt>
                      <c:pt idx="2787">
                        <c:v>300</c:v>
                      </c:pt>
                      <c:pt idx="2788">
                        <c:v>300</c:v>
                      </c:pt>
                      <c:pt idx="2789">
                        <c:v>300</c:v>
                      </c:pt>
                      <c:pt idx="2790">
                        <c:v>300</c:v>
                      </c:pt>
                      <c:pt idx="2791">
                        <c:v>300</c:v>
                      </c:pt>
                      <c:pt idx="2792">
                        <c:v>300</c:v>
                      </c:pt>
                      <c:pt idx="2793">
                        <c:v>300</c:v>
                      </c:pt>
                      <c:pt idx="2794">
                        <c:v>300</c:v>
                      </c:pt>
                      <c:pt idx="2795">
                        <c:v>300</c:v>
                      </c:pt>
                      <c:pt idx="2796">
                        <c:v>300</c:v>
                      </c:pt>
                      <c:pt idx="2797">
                        <c:v>300</c:v>
                      </c:pt>
                      <c:pt idx="2798">
                        <c:v>300</c:v>
                      </c:pt>
                      <c:pt idx="2799">
                        <c:v>300</c:v>
                      </c:pt>
                      <c:pt idx="2800">
                        <c:v>300</c:v>
                      </c:pt>
                      <c:pt idx="2801">
                        <c:v>300</c:v>
                      </c:pt>
                      <c:pt idx="2802">
                        <c:v>300</c:v>
                      </c:pt>
                      <c:pt idx="2803">
                        <c:v>300</c:v>
                      </c:pt>
                      <c:pt idx="2804">
                        <c:v>300</c:v>
                      </c:pt>
                      <c:pt idx="2805">
                        <c:v>300</c:v>
                      </c:pt>
                      <c:pt idx="2806">
                        <c:v>300</c:v>
                      </c:pt>
                      <c:pt idx="2807">
                        <c:v>300</c:v>
                      </c:pt>
                      <c:pt idx="2808">
                        <c:v>300</c:v>
                      </c:pt>
                      <c:pt idx="2809">
                        <c:v>300</c:v>
                      </c:pt>
                      <c:pt idx="2810">
                        <c:v>300</c:v>
                      </c:pt>
                      <c:pt idx="2811">
                        <c:v>300</c:v>
                      </c:pt>
                      <c:pt idx="2812">
                        <c:v>300</c:v>
                      </c:pt>
                      <c:pt idx="2813">
                        <c:v>300</c:v>
                      </c:pt>
                      <c:pt idx="2814">
                        <c:v>300</c:v>
                      </c:pt>
                      <c:pt idx="2815">
                        <c:v>300</c:v>
                      </c:pt>
                      <c:pt idx="2816">
                        <c:v>300</c:v>
                      </c:pt>
                      <c:pt idx="2817">
                        <c:v>300</c:v>
                      </c:pt>
                      <c:pt idx="2818">
                        <c:v>300</c:v>
                      </c:pt>
                      <c:pt idx="2819">
                        <c:v>300</c:v>
                      </c:pt>
                      <c:pt idx="2820">
                        <c:v>300</c:v>
                      </c:pt>
                      <c:pt idx="2821">
                        <c:v>300</c:v>
                      </c:pt>
                      <c:pt idx="2822">
                        <c:v>300</c:v>
                      </c:pt>
                      <c:pt idx="2823">
                        <c:v>300</c:v>
                      </c:pt>
                      <c:pt idx="2824">
                        <c:v>300</c:v>
                      </c:pt>
                      <c:pt idx="2825">
                        <c:v>300</c:v>
                      </c:pt>
                      <c:pt idx="2826">
                        <c:v>300</c:v>
                      </c:pt>
                      <c:pt idx="2827">
                        <c:v>300</c:v>
                      </c:pt>
                      <c:pt idx="2828">
                        <c:v>300</c:v>
                      </c:pt>
                      <c:pt idx="2829">
                        <c:v>300</c:v>
                      </c:pt>
                      <c:pt idx="2830">
                        <c:v>300</c:v>
                      </c:pt>
                      <c:pt idx="2831">
                        <c:v>300</c:v>
                      </c:pt>
                      <c:pt idx="2832">
                        <c:v>300</c:v>
                      </c:pt>
                      <c:pt idx="2833">
                        <c:v>300</c:v>
                      </c:pt>
                      <c:pt idx="2834">
                        <c:v>300</c:v>
                      </c:pt>
                      <c:pt idx="2835">
                        <c:v>300</c:v>
                      </c:pt>
                      <c:pt idx="2836">
                        <c:v>300</c:v>
                      </c:pt>
                      <c:pt idx="2837">
                        <c:v>300</c:v>
                      </c:pt>
                      <c:pt idx="2838">
                        <c:v>300</c:v>
                      </c:pt>
                      <c:pt idx="2839">
                        <c:v>300</c:v>
                      </c:pt>
                      <c:pt idx="2840">
                        <c:v>300</c:v>
                      </c:pt>
                      <c:pt idx="2841">
                        <c:v>300</c:v>
                      </c:pt>
                      <c:pt idx="2842">
                        <c:v>300</c:v>
                      </c:pt>
                      <c:pt idx="2843">
                        <c:v>300</c:v>
                      </c:pt>
                      <c:pt idx="2844">
                        <c:v>300</c:v>
                      </c:pt>
                      <c:pt idx="2845">
                        <c:v>300</c:v>
                      </c:pt>
                      <c:pt idx="2846">
                        <c:v>300</c:v>
                      </c:pt>
                      <c:pt idx="2847">
                        <c:v>300</c:v>
                      </c:pt>
                      <c:pt idx="2848">
                        <c:v>300</c:v>
                      </c:pt>
                      <c:pt idx="2849">
                        <c:v>300</c:v>
                      </c:pt>
                      <c:pt idx="2850">
                        <c:v>300</c:v>
                      </c:pt>
                      <c:pt idx="2851">
                        <c:v>300</c:v>
                      </c:pt>
                      <c:pt idx="2852">
                        <c:v>300</c:v>
                      </c:pt>
                      <c:pt idx="2853">
                        <c:v>300</c:v>
                      </c:pt>
                      <c:pt idx="2854">
                        <c:v>300</c:v>
                      </c:pt>
                      <c:pt idx="2855">
                        <c:v>300</c:v>
                      </c:pt>
                      <c:pt idx="2856">
                        <c:v>300</c:v>
                      </c:pt>
                      <c:pt idx="2857">
                        <c:v>300</c:v>
                      </c:pt>
                      <c:pt idx="2858">
                        <c:v>300</c:v>
                      </c:pt>
                      <c:pt idx="2859">
                        <c:v>300</c:v>
                      </c:pt>
                      <c:pt idx="2860">
                        <c:v>300</c:v>
                      </c:pt>
                      <c:pt idx="2861">
                        <c:v>300</c:v>
                      </c:pt>
                      <c:pt idx="2862">
                        <c:v>300</c:v>
                      </c:pt>
                      <c:pt idx="2863">
                        <c:v>300</c:v>
                      </c:pt>
                      <c:pt idx="2864">
                        <c:v>300</c:v>
                      </c:pt>
                      <c:pt idx="2865">
                        <c:v>300</c:v>
                      </c:pt>
                      <c:pt idx="2866">
                        <c:v>300</c:v>
                      </c:pt>
                      <c:pt idx="2867">
                        <c:v>300</c:v>
                      </c:pt>
                      <c:pt idx="2868">
                        <c:v>300</c:v>
                      </c:pt>
                      <c:pt idx="2869">
                        <c:v>300</c:v>
                      </c:pt>
                      <c:pt idx="2870">
                        <c:v>300</c:v>
                      </c:pt>
                      <c:pt idx="2871">
                        <c:v>300</c:v>
                      </c:pt>
                      <c:pt idx="2872">
                        <c:v>300</c:v>
                      </c:pt>
                      <c:pt idx="2873">
                        <c:v>300</c:v>
                      </c:pt>
                      <c:pt idx="2874">
                        <c:v>300</c:v>
                      </c:pt>
                      <c:pt idx="2875">
                        <c:v>300</c:v>
                      </c:pt>
                      <c:pt idx="2876">
                        <c:v>300</c:v>
                      </c:pt>
                      <c:pt idx="2877">
                        <c:v>300</c:v>
                      </c:pt>
                      <c:pt idx="2878">
                        <c:v>300</c:v>
                      </c:pt>
                      <c:pt idx="2879">
                        <c:v>300</c:v>
                      </c:pt>
                      <c:pt idx="2880">
                        <c:v>300</c:v>
                      </c:pt>
                      <c:pt idx="2881">
                        <c:v>300</c:v>
                      </c:pt>
                      <c:pt idx="2882">
                        <c:v>300</c:v>
                      </c:pt>
                      <c:pt idx="2883">
                        <c:v>300</c:v>
                      </c:pt>
                      <c:pt idx="2884">
                        <c:v>300</c:v>
                      </c:pt>
                      <c:pt idx="2885">
                        <c:v>300</c:v>
                      </c:pt>
                      <c:pt idx="2886">
                        <c:v>300</c:v>
                      </c:pt>
                      <c:pt idx="2887">
                        <c:v>300</c:v>
                      </c:pt>
                      <c:pt idx="2888">
                        <c:v>300</c:v>
                      </c:pt>
                      <c:pt idx="2889">
                        <c:v>300</c:v>
                      </c:pt>
                      <c:pt idx="2890">
                        <c:v>300</c:v>
                      </c:pt>
                      <c:pt idx="2891">
                        <c:v>300</c:v>
                      </c:pt>
                      <c:pt idx="2892">
                        <c:v>300</c:v>
                      </c:pt>
                      <c:pt idx="2893">
                        <c:v>300</c:v>
                      </c:pt>
                      <c:pt idx="2894">
                        <c:v>300</c:v>
                      </c:pt>
                      <c:pt idx="2895">
                        <c:v>300</c:v>
                      </c:pt>
                      <c:pt idx="2896">
                        <c:v>300</c:v>
                      </c:pt>
                      <c:pt idx="2897">
                        <c:v>300</c:v>
                      </c:pt>
                      <c:pt idx="2898">
                        <c:v>300</c:v>
                      </c:pt>
                      <c:pt idx="2899">
                        <c:v>300</c:v>
                      </c:pt>
                      <c:pt idx="2900">
                        <c:v>300</c:v>
                      </c:pt>
                      <c:pt idx="2901">
                        <c:v>300</c:v>
                      </c:pt>
                      <c:pt idx="2902">
                        <c:v>300</c:v>
                      </c:pt>
                      <c:pt idx="2903">
                        <c:v>300</c:v>
                      </c:pt>
                      <c:pt idx="2904">
                        <c:v>300</c:v>
                      </c:pt>
                      <c:pt idx="2905">
                        <c:v>300</c:v>
                      </c:pt>
                      <c:pt idx="2906">
                        <c:v>300</c:v>
                      </c:pt>
                      <c:pt idx="2907">
                        <c:v>300</c:v>
                      </c:pt>
                      <c:pt idx="2908">
                        <c:v>300</c:v>
                      </c:pt>
                      <c:pt idx="2909">
                        <c:v>300</c:v>
                      </c:pt>
                      <c:pt idx="2910">
                        <c:v>300</c:v>
                      </c:pt>
                      <c:pt idx="2911">
                        <c:v>300</c:v>
                      </c:pt>
                      <c:pt idx="2912">
                        <c:v>300</c:v>
                      </c:pt>
                      <c:pt idx="2913">
                        <c:v>300</c:v>
                      </c:pt>
                      <c:pt idx="2914">
                        <c:v>300</c:v>
                      </c:pt>
                      <c:pt idx="2915">
                        <c:v>300</c:v>
                      </c:pt>
                      <c:pt idx="2916">
                        <c:v>300</c:v>
                      </c:pt>
                      <c:pt idx="2917">
                        <c:v>300</c:v>
                      </c:pt>
                      <c:pt idx="2918">
                        <c:v>300</c:v>
                      </c:pt>
                      <c:pt idx="2919">
                        <c:v>300</c:v>
                      </c:pt>
                      <c:pt idx="2920">
                        <c:v>300</c:v>
                      </c:pt>
                      <c:pt idx="2921">
                        <c:v>300</c:v>
                      </c:pt>
                      <c:pt idx="2922">
                        <c:v>300</c:v>
                      </c:pt>
                      <c:pt idx="2923">
                        <c:v>300</c:v>
                      </c:pt>
                      <c:pt idx="2924">
                        <c:v>300</c:v>
                      </c:pt>
                      <c:pt idx="2925">
                        <c:v>300</c:v>
                      </c:pt>
                      <c:pt idx="2926">
                        <c:v>300</c:v>
                      </c:pt>
                      <c:pt idx="2927">
                        <c:v>300</c:v>
                      </c:pt>
                      <c:pt idx="2928">
                        <c:v>300</c:v>
                      </c:pt>
                      <c:pt idx="2929">
                        <c:v>300</c:v>
                      </c:pt>
                      <c:pt idx="2930">
                        <c:v>300</c:v>
                      </c:pt>
                      <c:pt idx="2931">
                        <c:v>300</c:v>
                      </c:pt>
                      <c:pt idx="2932">
                        <c:v>300</c:v>
                      </c:pt>
                      <c:pt idx="2933">
                        <c:v>300</c:v>
                      </c:pt>
                      <c:pt idx="2934">
                        <c:v>300</c:v>
                      </c:pt>
                      <c:pt idx="2935">
                        <c:v>300</c:v>
                      </c:pt>
                      <c:pt idx="2936">
                        <c:v>300</c:v>
                      </c:pt>
                      <c:pt idx="2937">
                        <c:v>300</c:v>
                      </c:pt>
                      <c:pt idx="2938">
                        <c:v>300</c:v>
                      </c:pt>
                      <c:pt idx="2939">
                        <c:v>300</c:v>
                      </c:pt>
                      <c:pt idx="2940">
                        <c:v>300</c:v>
                      </c:pt>
                      <c:pt idx="2941">
                        <c:v>300</c:v>
                      </c:pt>
                      <c:pt idx="2942">
                        <c:v>300</c:v>
                      </c:pt>
                      <c:pt idx="2943">
                        <c:v>300</c:v>
                      </c:pt>
                      <c:pt idx="2944">
                        <c:v>300</c:v>
                      </c:pt>
                      <c:pt idx="2945">
                        <c:v>300</c:v>
                      </c:pt>
                      <c:pt idx="2946">
                        <c:v>300</c:v>
                      </c:pt>
                      <c:pt idx="2947">
                        <c:v>300</c:v>
                      </c:pt>
                      <c:pt idx="2948">
                        <c:v>300</c:v>
                      </c:pt>
                      <c:pt idx="2949">
                        <c:v>300</c:v>
                      </c:pt>
                      <c:pt idx="2950">
                        <c:v>300</c:v>
                      </c:pt>
                      <c:pt idx="2951">
                        <c:v>300</c:v>
                      </c:pt>
                      <c:pt idx="2952">
                        <c:v>300</c:v>
                      </c:pt>
                      <c:pt idx="2953">
                        <c:v>300</c:v>
                      </c:pt>
                      <c:pt idx="2954">
                        <c:v>300</c:v>
                      </c:pt>
                      <c:pt idx="2955">
                        <c:v>300</c:v>
                      </c:pt>
                      <c:pt idx="2956">
                        <c:v>300</c:v>
                      </c:pt>
                      <c:pt idx="2957">
                        <c:v>300</c:v>
                      </c:pt>
                      <c:pt idx="2958">
                        <c:v>300</c:v>
                      </c:pt>
                      <c:pt idx="2959">
                        <c:v>300</c:v>
                      </c:pt>
                      <c:pt idx="2960">
                        <c:v>300</c:v>
                      </c:pt>
                      <c:pt idx="2961">
                        <c:v>300</c:v>
                      </c:pt>
                      <c:pt idx="2962">
                        <c:v>300</c:v>
                      </c:pt>
                      <c:pt idx="2963">
                        <c:v>300</c:v>
                      </c:pt>
                      <c:pt idx="2964">
                        <c:v>300</c:v>
                      </c:pt>
                      <c:pt idx="2965">
                        <c:v>300</c:v>
                      </c:pt>
                      <c:pt idx="2966">
                        <c:v>300</c:v>
                      </c:pt>
                      <c:pt idx="2967">
                        <c:v>300</c:v>
                      </c:pt>
                      <c:pt idx="2968">
                        <c:v>300</c:v>
                      </c:pt>
                      <c:pt idx="2969">
                        <c:v>300</c:v>
                      </c:pt>
                      <c:pt idx="2970">
                        <c:v>300</c:v>
                      </c:pt>
                      <c:pt idx="2971">
                        <c:v>300</c:v>
                      </c:pt>
                      <c:pt idx="2972">
                        <c:v>300</c:v>
                      </c:pt>
                      <c:pt idx="2973">
                        <c:v>300</c:v>
                      </c:pt>
                      <c:pt idx="2974">
                        <c:v>300</c:v>
                      </c:pt>
                      <c:pt idx="2975">
                        <c:v>300</c:v>
                      </c:pt>
                      <c:pt idx="2976">
                        <c:v>300</c:v>
                      </c:pt>
                      <c:pt idx="2977">
                        <c:v>300</c:v>
                      </c:pt>
                      <c:pt idx="2978">
                        <c:v>300</c:v>
                      </c:pt>
                      <c:pt idx="2979">
                        <c:v>300</c:v>
                      </c:pt>
                      <c:pt idx="2980">
                        <c:v>300</c:v>
                      </c:pt>
                      <c:pt idx="2981">
                        <c:v>300</c:v>
                      </c:pt>
                      <c:pt idx="2982">
                        <c:v>300</c:v>
                      </c:pt>
                      <c:pt idx="2983">
                        <c:v>300</c:v>
                      </c:pt>
                      <c:pt idx="2984">
                        <c:v>300</c:v>
                      </c:pt>
                      <c:pt idx="2985">
                        <c:v>300</c:v>
                      </c:pt>
                      <c:pt idx="2986">
                        <c:v>300</c:v>
                      </c:pt>
                      <c:pt idx="2987">
                        <c:v>300</c:v>
                      </c:pt>
                      <c:pt idx="2988">
                        <c:v>300</c:v>
                      </c:pt>
                      <c:pt idx="2989">
                        <c:v>300</c:v>
                      </c:pt>
                      <c:pt idx="2990">
                        <c:v>300</c:v>
                      </c:pt>
                      <c:pt idx="2991">
                        <c:v>300</c:v>
                      </c:pt>
                      <c:pt idx="2992">
                        <c:v>300</c:v>
                      </c:pt>
                      <c:pt idx="2993">
                        <c:v>300</c:v>
                      </c:pt>
                      <c:pt idx="2994">
                        <c:v>300</c:v>
                      </c:pt>
                      <c:pt idx="2995">
                        <c:v>300</c:v>
                      </c:pt>
                      <c:pt idx="2996">
                        <c:v>300</c:v>
                      </c:pt>
                      <c:pt idx="2997">
                        <c:v>300</c:v>
                      </c:pt>
                      <c:pt idx="2998">
                        <c:v>300</c:v>
                      </c:pt>
                      <c:pt idx="2999">
                        <c:v>300</c:v>
                      </c:pt>
                      <c:pt idx="3000">
                        <c:v>300</c:v>
                      </c:pt>
                      <c:pt idx="3001">
                        <c:v>300</c:v>
                      </c:pt>
                      <c:pt idx="3002">
                        <c:v>300</c:v>
                      </c:pt>
                      <c:pt idx="3003">
                        <c:v>300</c:v>
                      </c:pt>
                      <c:pt idx="3004">
                        <c:v>300</c:v>
                      </c:pt>
                      <c:pt idx="3005">
                        <c:v>300</c:v>
                      </c:pt>
                      <c:pt idx="3006">
                        <c:v>300</c:v>
                      </c:pt>
                      <c:pt idx="3007">
                        <c:v>300</c:v>
                      </c:pt>
                      <c:pt idx="3008">
                        <c:v>300</c:v>
                      </c:pt>
                      <c:pt idx="3009">
                        <c:v>300</c:v>
                      </c:pt>
                      <c:pt idx="3010">
                        <c:v>300</c:v>
                      </c:pt>
                      <c:pt idx="3011">
                        <c:v>300</c:v>
                      </c:pt>
                      <c:pt idx="3012">
                        <c:v>300</c:v>
                      </c:pt>
                      <c:pt idx="3013">
                        <c:v>300</c:v>
                      </c:pt>
                      <c:pt idx="3014">
                        <c:v>300</c:v>
                      </c:pt>
                      <c:pt idx="3015">
                        <c:v>300</c:v>
                      </c:pt>
                      <c:pt idx="3016">
                        <c:v>300</c:v>
                      </c:pt>
                      <c:pt idx="3017">
                        <c:v>300</c:v>
                      </c:pt>
                      <c:pt idx="3018">
                        <c:v>300</c:v>
                      </c:pt>
                      <c:pt idx="3019">
                        <c:v>300</c:v>
                      </c:pt>
                      <c:pt idx="3020">
                        <c:v>300</c:v>
                      </c:pt>
                      <c:pt idx="3021">
                        <c:v>300</c:v>
                      </c:pt>
                      <c:pt idx="3022">
                        <c:v>300</c:v>
                      </c:pt>
                      <c:pt idx="3023">
                        <c:v>300</c:v>
                      </c:pt>
                      <c:pt idx="3024">
                        <c:v>300</c:v>
                      </c:pt>
                      <c:pt idx="3025">
                        <c:v>300</c:v>
                      </c:pt>
                      <c:pt idx="3026">
                        <c:v>300</c:v>
                      </c:pt>
                      <c:pt idx="3027">
                        <c:v>300</c:v>
                      </c:pt>
                      <c:pt idx="3028">
                        <c:v>300</c:v>
                      </c:pt>
                      <c:pt idx="3029">
                        <c:v>300</c:v>
                      </c:pt>
                      <c:pt idx="3030">
                        <c:v>300</c:v>
                      </c:pt>
                      <c:pt idx="3031">
                        <c:v>300</c:v>
                      </c:pt>
                      <c:pt idx="3032">
                        <c:v>300</c:v>
                      </c:pt>
                      <c:pt idx="3033">
                        <c:v>300</c:v>
                      </c:pt>
                      <c:pt idx="3034">
                        <c:v>300</c:v>
                      </c:pt>
                      <c:pt idx="3035">
                        <c:v>300</c:v>
                      </c:pt>
                      <c:pt idx="3036">
                        <c:v>300</c:v>
                      </c:pt>
                      <c:pt idx="3037">
                        <c:v>300</c:v>
                      </c:pt>
                      <c:pt idx="3038">
                        <c:v>300</c:v>
                      </c:pt>
                      <c:pt idx="3039">
                        <c:v>300</c:v>
                      </c:pt>
                      <c:pt idx="3040">
                        <c:v>300</c:v>
                      </c:pt>
                      <c:pt idx="3041">
                        <c:v>300</c:v>
                      </c:pt>
                      <c:pt idx="3042">
                        <c:v>300</c:v>
                      </c:pt>
                      <c:pt idx="3043">
                        <c:v>300</c:v>
                      </c:pt>
                      <c:pt idx="3044">
                        <c:v>300</c:v>
                      </c:pt>
                      <c:pt idx="3045">
                        <c:v>300</c:v>
                      </c:pt>
                      <c:pt idx="3046">
                        <c:v>300</c:v>
                      </c:pt>
                      <c:pt idx="3047">
                        <c:v>300</c:v>
                      </c:pt>
                      <c:pt idx="3048">
                        <c:v>300</c:v>
                      </c:pt>
                      <c:pt idx="3049">
                        <c:v>300</c:v>
                      </c:pt>
                      <c:pt idx="3050">
                        <c:v>300</c:v>
                      </c:pt>
                      <c:pt idx="3051">
                        <c:v>300</c:v>
                      </c:pt>
                      <c:pt idx="3052">
                        <c:v>300</c:v>
                      </c:pt>
                      <c:pt idx="3053">
                        <c:v>300</c:v>
                      </c:pt>
                      <c:pt idx="3054">
                        <c:v>300</c:v>
                      </c:pt>
                      <c:pt idx="3055">
                        <c:v>300</c:v>
                      </c:pt>
                      <c:pt idx="3056">
                        <c:v>300</c:v>
                      </c:pt>
                      <c:pt idx="3057">
                        <c:v>300</c:v>
                      </c:pt>
                      <c:pt idx="3058">
                        <c:v>300</c:v>
                      </c:pt>
                      <c:pt idx="3059">
                        <c:v>300</c:v>
                      </c:pt>
                      <c:pt idx="3060">
                        <c:v>300</c:v>
                      </c:pt>
                      <c:pt idx="3061">
                        <c:v>300</c:v>
                      </c:pt>
                      <c:pt idx="3062">
                        <c:v>300</c:v>
                      </c:pt>
                      <c:pt idx="3063">
                        <c:v>300</c:v>
                      </c:pt>
                      <c:pt idx="3064">
                        <c:v>300</c:v>
                      </c:pt>
                      <c:pt idx="3065">
                        <c:v>300</c:v>
                      </c:pt>
                      <c:pt idx="3066">
                        <c:v>300</c:v>
                      </c:pt>
                      <c:pt idx="3067">
                        <c:v>300</c:v>
                      </c:pt>
                      <c:pt idx="3068">
                        <c:v>300</c:v>
                      </c:pt>
                      <c:pt idx="3069">
                        <c:v>300</c:v>
                      </c:pt>
                      <c:pt idx="3070">
                        <c:v>300</c:v>
                      </c:pt>
                      <c:pt idx="3071">
                        <c:v>300</c:v>
                      </c:pt>
                      <c:pt idx="3072">
                        <c:v>300</c:v>
                      </c:pt>
                      <c:pt idx="3073">
                        <c:v>300</c:v>
                      </c:pt>
                      <c:pt idx="3074">
                        <c:v>300</c:v>
                      </c:pt>
                      <c:pt idx="3075">
                        <c:v>300</c:v>
                      </c:pt>
                      <c:pt idx="3076">
                        <c:v>300</c:v>
                      </c:pt>
                      <c:pt idx="3077">
                        <c:v>300</c:v>
                      </c:pt>
                      <c:pt idx="3078">
                        <c:v>300</c:v>
                      </c:pt>
                      <c:pt idx="3079">
                        <c:v>300</c:v>
                      </c:pt>
                      <c:pt idx="3080">
                        <c:v>300</c:v>
                      </c:pt>
                      <c:pt idx="3081">
                        <c:v>300</c:v>
                      </c:pt>
                      <c:pt idx="3082">
                        <c:v>300</c:v>
                      </c:pt>
                      <c:pt idx="3083">
                        <c:v>300</c:v>
                      </c:pt>
                      <c:pt idx="3084">
                        <c:v>300</c:v>
                      </c:pt>
                      <c:pt idx="3085">
                        <c:v>300</c:v>
                      </c:pt>
                      <c:pt idx="3086">
                        <c:v>300</c:v>
                      </c:pt>
                      <c:pt idx="3087">
                        <c:v>300</c:v>
                      </c:pt>
                      <c:pt idx="3088">
                        <c:v>300</c:v>
                      </c:pt>
                      <c:pt idx="3089">
                        <c:v>300</c:v>
                      </c:pt>
                      <c:pt idx="3090">
                        <c:v>300</c:v>
                      </c:pt>
                      <c:pt idx="3091">
                        <c:v>300</c:v>
                      </c:pt>
                      <c:pt idx="3092">
                        <c:v>300</c:v>
                      </c:pt>
                      <c:pt idx="3093">
                        <c:v>300</c:v>
                      </c:pt>
                      <c:pt idx="3094">
                        <c:v>300</c:v>
                      </c:pt>
                      <c:pt idx="3095">
                        <c:v>300</c:v>
                      </c:pt>
                      <c:pt idx="3096">
                        <c:v>300</c:v>
                      </c:pt>
                      <c:pt idx="3097">
                        <c:v>300</c:v>
                      </c:pt>
                      <c:pt idx="3098">
                        <c:v>300</c:v>
                      </c:pt>
                      <c:pt idx="3099">
                        <c:v>300</c:v>
                      </c:pt>
                      <c:pt idx="3100">
                        <c:v>300</c:v>
                      </c:pt>
                      <c:pt idx="3101">
                        <c:v>300</c:v>
                      </c:pt>
                      <c:pt idx="3102">
                        <c:v>300</c:v>
                      </c:pt>
                      <c:pt idx="3103">
                        <c:v>300</c:v>
                      </c:pt>
                      <c:pt idx="3104">
                        <c:v>300</c:v>
                      </c:pt>
                      <c:pt idx="3105">
                        <c:v>300</c:v>
                      </c:pt>
                      <c:pt idx="3106">
                        <c:v>300</c:v>
                      </c:pt>
                      <c:pt idx="3107">
                        <c:v>300</c:v>
                      </c:pt>
                      <c:pt idx="3108">
                        <c:v>300</c:v>
                      </c:pt>
                      <c:pt idx="3109">
                        <c:v>300</c:v>
                      </c:pt>
                      <c:pt idx="3110">
                        <c:v>300</c:v>
                      </c:pt>
                      <c:pt idx="3111">
                        <c:v>300</c:v>
                      </c:pt>
                      <c:pt idx="3112">
                        <c:v>300</c:v>
                      </c:pt>
                      <c:pt idx="3113">
                        <c:v>300</c:v>
                      </c:pt>
                      <c:pt idx="3114">
                        <c:v>300</c:v>
                      </c:pt>
                      <c:pt idx="3115">
                        <c:v>300</c:v>
                      </c:pt>
                      <c:pt idx="3116">
                        <c:v>300</c:v>
                      </c:pt>
                      <c:pt idx="3117">
                        <c:v>300</c:v>
                      </c:pt>
                      <c:pt idx="3118">
                        <c:v>300</c:v>
                      </c:pt>
                      <c:pt idx="3119">
                        <c:v>300</c:v>
                      </c:pt>
                      <c:pt idx="3120">
                        <c:v>300</c:v>
                      </c:pt>
                      <c:pt idx="3121">
                        <c:v>300</c:v>
                      </c:pt>
                      <c:pt idx="3122">
                        <c:v>300</c:v>
                      </c:pt>
                      <c:pt idx="3123">
                        <c:v>300</c:v>
                      </c:pt>
                      <c:pt idx="3124">
                        <c:v>300</c:v>
                      </c:pt>
                      <c:pt idx="3125">
                        <c:v>300</c:v>
                      </c:pt>
                      <c:pt idx="3126">
                        <c:v>300</c:v>
                      </c:pt>
                      <c:pt idx="3127">
                        <c:v>300</c:v>
                      </c:pt>
                      <c:pt idx="3128">
                        <c:v>300</c:v>
                      </c:pt>
                      <c:pt idx="3129">
                        <c:v>300</c:v>
                      </c:pt>
                      <c:pt idx="3130">
                        <c:v>300</c:v>
                      </c:pt>
                      <c:pt idx="3131">
                        <c:v>300</c:v>
                      </c:pt>
                      <c:pt idx="3132">
                        <c:v>300</c:v>
                      </c:pt>
                      <c:pt idx="3133">
                        <c:v>300</c:v>
                      </c:pt>
                      <c:pt idx="3134">
                        <c:v>300</c:v>
                      </c:pt>
                      <c:pt idx="3135">
                        <c:v>300</c:v>
                      </c:pt>
                      <c:pt idx="3136">
                        <c:v>300</c:v>
                      </c:pt>
                      <c:pt idx="3137">
                        <c:v>300</c:v>
                      </c:pt>
                      <c:pt idx="3138">
                        <c:v>300</c:v>
                      </c:pt>
                      <c:pt idx="3139">
                        <c:v>300</c:v>
                      </c:pt>
                      <c:pt idx="3140">
                        <c:v>300</c:v>
                      </c:pt>
                      <c:pt idx="3141">
                        <c:v>300</c:v>
                      </c:pt>
                      <c:pt idx="3142">
                        <c:v>300</c:v>
                      </c:pt>
                      <c:pt idx="3143">
                        <c:v>300</c:v>
                      </c:pt>
                      <c:pt idx="3144">
                        <c:v>300</c:v>
                      </c:pt>
                      <c:pt idx="3145">
                        <c:v>300</c:v>
                      </c:pt>
                      <c:pt idx="3146">
                        <c:v>300</c:v>
                      </c:pt>
                      <c:pt idx="3147">
                        <c:v>300</c:v>
                      </c:pt>
                      <c:pt idx="3148">
                        <c:v>300</c:v>
                      </c:pt>
                      <c:pt idx="3149">
                        <c:v>300</c:v>
                      </c:pt>
                      <c:pt idx="3150">
                        <c:v>300</c:v>
                      </c:pt>
                      <c:pt idx="3151">
                        <c:v>300</c:v>
                      </c:pt>
                      <c:pt idx="3152">
                        <c:v>300</c:v>
                      </c:pt>
                      <c:pt idx="3153">
                        <c:v>300</c:v>
                      </c:pt>
                      <c:pt idx="3154">
                        <c:v>300</c:v>
                      </c:pt>
                      <c:pt idx="3155">
                        <c:v>300</c:v>
                      </c:pt>
                      <c:pt idx="3156">
                        <c:v>300</c:v>
                      </c:pt>
                      <c:pt idx="3157">
                        <c:v>300</c:v>
                      </c:pt>
                      <c:pt idx="3158">
                        <c:v>300</c:v>
                      </c:pt>
                      <c:pt idx="3159">
                        <c:v>300</c:v>
                      </c:pt>
                      <c:pt idx="3160">
                        <c:v>300</c:v>
                      </c:pt>
                      <c:pt idx="3161">
                        <c:v>300</c:v>
                      </c:pt>
                      <c:pt idx="3162">
                        <c:v>300</c:v>
                      </c:pt>
                      <c:pt idx="3163">
                        <c:v>300</c:v>
                      </c:pt>
                      <c:pt idx="3164">
                        <c:v>300</c:v>
                      </c:pt>
                      <c:pt idx="3165">
                        <c:v>300</c:v>
                      </c:pt>
                      <c:pt idx="3166">
                        <c:v>300</c:v>
                      </c:pt>
                      <c:pt idx="3167">
                        <c:v>300</c:v>
                      </c:pt>
                      <c:pt idx="3168">
                        <c:v>300</c:v>
                      </c:pt>
                      <c:pt idx="3169">
                        <c:v>300</c:v>
                      </c:pt>
                      <c:pt idx="3170">
                        <c:v>300</c:v>
                      </c:pt>
                      <c:pt idx="3171">
                        <c:v>300</c:v>
                      </c:pt>
                      <c:pt idx="3172">
                        <c:v>300</c:v>
                      </c:pt>
                      <c:pt idx="3173">
                        <c:v>300</c:v>
                      </c:pt>
                      <c:pt idx="3174">
                        <c:v>300</c:v>
                      </c:pt>
                      <c:pt idx="3175">
                        <c:v>300</c:v>
                      </c:pt>
                      <c:pt idx="3176">
                        <c:v>300</c:v>
                      </c:pt>
                      <c:pt idx="3177">
                        <c:v>300</c:v>
                      </c:pt>
                      <c:pt idx="3178">
                        <c:v>300</c:v>
                      </c:pt>
                      <c:pt idx="3179">
                        <c:v>300</c:v>
                      </c:pt>
                      <c:pt idx="3180">
                        <c:v>300</c:v>
                      </c:pt>
                      <c:pt idx="3181">
                        <c:v>300</c:v>
                      </c:pt>
                      <c:pt idx="3182">
                        <c:v>300</c:v>
                      </c:pt>
                      <c:pt idx="3183">
                        <c:v>300</c:v>
                      </c:pt>
                      <c:pt idx="3184">
                        <c:v>300</c:v>
                      </c:pt>
                      <c:pt idx="3185">
                        <c:v>300</c:v>
                      </c:pt>
                      <c:pt idx="3186">
                        <c:v>300</c:v>
                      </c:pt>
                      <c:pt idx="3187">
                        <c:v>300</c:v>
                      </c:pt>
                      <c:pt idx="3188">
                        <c:v>300</c:v>
                      </c:pt>
                      <c:pt idx="3189">
                        <c:v>300</c:v>
                      </c:pt>
                      <c:pt idx="3190">
                        <c:v>300</c:v>
                      </c:pt>
                      <c:pt idx="3191">
                        <c:v>300</c:v>
                      </c:pt>
                      <c:pt idx="3192">
                        <c:v>300</c:v>
                      </c:pt>
                      <c:pt idx="3193">
                        <c:v>300</c:v>
                      </c:pt>
                      <c:pt idx="3194">
                        <c:v>300</c:v>
                      </c:pt>
                      <c:pt idx="3195">
                        <c:v>300</c:v>
                      </c:pt>
                      <c:pt idx="3196">
                        <c:v>300</c:v>
                      </c:pt>
                      <c:pt idx="3197">
                        <c:v>300</c:v>
                      </c:pt>
                      <c:pt idx="3198">
                        <c:v>300</c:v>
                      </c:pt>
                      <c:pt idx="3199">
                        <c:v>300</c:v>
                      </c:pt>
                      <c:pt idx="3200">
                        <c:v>300</c:v>
                      </c:pt>
                      <c:pt idx="3201">
                        <c:v>300</c:v>
                      </c:pt>
                      <c:pt idx="3202">
                        <c:v>300</c:v>
                      </c:pt>
                      <c:pt idx="3203">
                        <c:v>300</c:v>
                      </c:pt>
                      <c:pt idx="3204">
                        <c:v>300</c:v>
                      </c:pt>
                      <c:pt idx="3205">
                        <c:v>300</c:v>
                      </c:pt>
                      <c:pt idx="3206">
                        <c:v>300</c:v>
                      </c:pt>
                      <c:pt idx="3207">
                        <c:v>300</c:v>
                      </c:pt>
                      <c:pt idx="3208">
                        <c:v>300</c:v>
                      </c:pt>
                      <c:pt idx="3209">
                        <c:v>300</c:v>
                      </c:pt>
                      <c:pt idx="3210">
                        <c:v>300</c:v>
                      </c:pt>
                      <c:pt idx="3211">
                        <c:v>300</c:v>
                      </c:pt>
                      <c:pt idx="3212">
                        <c:v>300</c:v>
                      </c:pt>
                      <c:pt idx="3213">
                        <c:v>300</c:v>
                      </c:pt>
                      <c:pt idx="3214">
                        <c:v>300</c:v>
                      </c:pt>
                      <c:pt idx="3215">
                        <c:v>300</c:v>
                      </c:pt>
                      <c:pt idx="3216">
                        <c:v>300</c:v>
                      </c:pt>
                      <c:pt idx="3217">
                        <c:v>300</c:v>
                      </c:pt>
                      <c:pt idx="3218">
                        <c:v>300</c:v>
                      </c:pt>
                      <c:pt idx="3219">
                        <c:v>300</c:v>
                      </c:pt>
                      <c:pt idx="3220">
                        <c:v>300</c:v>
                      </c:pt>
                      <c:pt idx="3221">
                        <c:v>300</c:v>
                      </c:pt>
                      <c:pt idx="3222">
                        <c:v>300</c:v>
                      </c:pt>
                      <c:pt idx="3223">
                        <c:v>300</c:v>
                      </c:pt>
                      <c:pt idx="3224">
                        <c:v>300</c:v>
                      </c:pt>
                      <c:pt idx="3225">
                        <c:v>300</c:v>
                      </c:pt>
                      <c:pt idx="3226">
                        <c:v>300</c:v>
                      </c:pt>
                      <c:pt idx="3227">
                        <c:v>300</c:v>
                      </c:pt>
                      <c:pt idx="3228">
                        <c:v>300</c:v>
                      </c:pt>
                      <c:pt idx="3229">
                        <c:v>300</c:v>
                      </c:pt>
                      <c:pt idx="3230">
                        <c:v>300</c:v>
                      </c:pt>
                      <c:pt idx="3231">
                        <c:v>300</c:v>
                      </c:pt>
                      <c:pt idx="3232">
                        <c:v>300</c:v>
                      </c:pt>
                      <c:pt idx="3233">
                        <c:v>300</c:v>
                      </c:pt>
                      <c:pt idx="3234">
                        <c:v>300</c:v>
                      </c:pt>
                      <c:pt idx="3235">
                        <c:v>300</c:v>
                      </c:pt>
                      <c:pt idx="3236">
                        <c:v>300</c:v>
                      </c:pt>
                      <c:pt idx="3237">
                        <c:v>300</c:v>
                      </c:pt>
                      <c:pt idx="3238">
                        <c:v>300</c:v>
                      </c:pt>
                      <c:pt idx="3239">
                        <c:v>300</c:v>
                      </c:pt>
                      <c:pt idx="3240">
                        <c:v>300</c:v>
                      </c:pt>
                      <c:pt idx="3241">
                        <c:v>300</c:v>
                      </c:pt>
                      <c:pt idx="3242">
                        <c:v>300</c:v>
                      </c:pt>
                      <c:pt idx="3243">
                        <c:v>300</c:v>
                      </c:pt>
                      <c:pt idx="3244">
                        <c:v>300</c:v>
                      </c:pt>
                      <c:pt idx="3245">
                        <c:v>300</c:v>
                      </c:pt>
                      <c:pt idx="3246">
                        <c:v>300</c:v>
                      </c:pt>
                      <c:pt idx="3247">
                        <c:v>300</c:v>
                      </c:pt>
                      <c:pt idx="3248">
                        <c:v>300</c:v>
                      </c:pt>
                      <c:pt idx="3249">
                        <c:v>300</c:v>
                      </c:pt>
                      <c:pt idx="3250">
                        <c:v>300</c:v>
                      </c:pt>
                      <c:pt idx="3251">
                        <c:v>300</c:v>
                      </c:pt>
                      <c:pt idx="3252">
                        <c:v>300</c:v>
                      </c:pt>
                      <c:pt idx="3253">
                        <c:v>300</c:v>
                      </c:pt>
                      <c:pt idx="3254">
                        <c:v>300</c:v>
                      </c:pt>
                      <c:pt idx="3255">
                        <c:v>300</c:v>
                      </c:pt>
                      <c:pt idx="3256">
                        <c:v>300</c:v>
                      </c:pt>
                      <c:pt idx="3257">
                        <c:v>300</c:v>
                      </c:pt>
                      <c:pt idx="3258">
                        <c:v>300</c:v>
                      </c:pt>
                      <c:pt idx="3259">
                        <c:v>300</c:v>
                      </c:pt>
                      <c:pt idx="3260">
                        <c:v>300</c:v>
                      </c:pt>
                      <c:pt idx="3261">
                        <c:v>300</c:v>
                      </c:pt>
                      <c:pt idx="3262">
                        <c:v>300</c:v>
                      </c:pt>
                      <c:pt idx="3263">
                        <c:v>300</c:v>
                      </c:pt>
                      <c:pt idx="3264">
                        <c:v>300</c:v>
                      </c:pt>
                      <c:pt idx="3265">
                        <c:v>300</c:v>
                      </c:pt>
                      <c:pt idx="3266">
                        <c:v>300</c:v>
                      </c:pt>
                      <c:pt idx="3267">
                        <c:v>300</c:v>
                      </c:pt>
                      <c:pt idx="3268">
                        <c:v>300</c:v>
                      </c:pt>
                      <c:pt idx="3269">
                        <c:v>300</c:v>
                      </c:pt>
                      <c:pt idx="3270">
                        <c:v>300</c:v>
                      </c:pt>
                      <c:pt idx="3271">
                        <c:v>300</c:v>
                      </c:pt>
                      <c:pt idx="3272">
                        <c:v>300</c:v>
                      </c:pt>
                      <c:pt idx="3273">
                        <c:v>300</c:v>
                      </c:pt>
                      <c:pt idx="3274">
                        <c:v>300</c:v>
                      </c:pt>
                      <c:pt idx="3275">
                        <c:v>300</c:v>
                      </c:pt>
                      <c:pt idx="3276">
                        <c:v>300</c:v>
                      </c:pt>
                      <c:pt idx="3277">
                        <c:v>300</c:v>
                      </c:pt>
                      <c:pt idx="3278">
                        <c:v>300</c:v>
                      </c:pt>
                      <c:pt idx="3279">
                        <c:v>300</c:v>
                      </c:pt>
                      <c:pt idx="3280">
                        <c:v>300</c:v>
                      </c:pt>
                      <c:pt idx="3281">
                        <c:v>300</c:v>
                      </c:pt>
                      <c:pt idx="3282">
                        <c:v>300</c:v>
                      </c:pt>
                      <c:pt idx="3283">
                        <c:v>300</c:v>
                      </c:pt>
                      <c:pt idx="3284">
                        <c:v>300</c:v>
                      </c:pt>
                      <c:pt idx="3285">
                        <c:v>300</c:v>
                      </c:pt>
                      <c:pt idx="3286">
                        <c:v>300</c:v>
                      </c:pt>
                      <c:pt idx="3287">
                        <c:v>300</c:v>
                      </c:pt>
                      <c:pt idx="3288">
                        <c:v>300</c:v>
                      </c:pt>
                      <c:pt idx="3289">
                        <c:v>300</c:v>
                      </c:pt>
                      <c:pt idx="3290">
                        <c:v>300</c:v>
                      </c:pt>
                      <c:pt idx="3291">
                        <c:v>300</c:v>
                      </c:pt>
                      <c:pt idx="3292">
                        <c:v>300</c:v>
                      </c:pt>
                      <c:pt idx="3293">
                        <c:v>300</c:v>
                      </c:pt>
                      <c:pt idx="3294">
                        <c:v>300</c:v>
                      </c:pt>
                      <c:pt idx="3295">
                        <c:v>300</c:v>
                      </c:pt>
                      <c:pt idx="3296">
                        <c:v>300</c:v>
                      </c:pt>
                      <c:pt idx="3297">
                        <c:v>300</c:v>
                      </c:pt>
                      <c:pt idx="3298">
                        <c:v>300</c:v>
                      </c:pt>
                      <c:pt idx="3299">
                        <c:v>300</c:v>
                      </c:pt>
                      <c:pt idx="3300">
                        <c:v>300</c:v>
                      </c:pt>
                      <c:pt idx="3301">
                        <c:v>300</c:v>
                      </c:pt>
                      <c:pt idx="3302">
                        <c:v>300</c:v>
                      </c:pt>
                      <c:pt idx="3303">
                        <c:v>300</c:v>
                      </c:pt>
                      <c:pt idx="3304">
                        <c:v>300</c:v>
                      </c:pt>
                      <c:pt idx="3305">
                        <c:v>300</c:v>
                      </c:pt>
                      <c:pt idx="3306">
                        <c:v>300</c:v>
                      </c:pt>
                      <c:pt idx="3307">
                        <c:v>300</c:v>
                      </c:pt>
                      <c:pt idx="3308">
                        <c:v>300</c:v>
                      </c:pt>
                      <c:pt idx="3309">
                        <c:v>300</c:v>
                      </c:pt>
                      <c:pt idx="3310">
                        <c:v>300</c:v>
                      </c:pt>
                      <c:pt idx="3311">
                        <c:v>300</c:v>
                      </c:pt>
                      <c:pt idx="3312">
                        <c:v>300</c:v>
                      </c:pt>
                      <c:pt idx="3313">
                        <c:v>300</c:v>
                      </c:pt>
                      <c:pt idx="3314">
                        <c:v>300</c:v>
                      </c:pt>
                      <c:pt idx="3315">
                        <c:v>300</c:v>
                      </c:pt>
                      <c:pt idx="3316">
                        <c:v>300</c:v>
                      </c:pt>
                      <c:pt idx="3317">
                        <c:v>300</c:v>
                      </c:pt>
                      <c:pt idx="3318">
                        <c:v>300</c:v>
                      </c:pt>
                      <c:pt idx="3319">
                        <c:v>300</c:v>
                      </c:pt>
                      <c:pt idx="3320">
                        <c:v>300</c:v>
                      </c:pt>
                      <c:pt idx="3321">
                        <c:v>300</c:v>
                      </c:pt>
                      <c:pt idx="3322">
                        <c:v>300</c:v>
                      </c:pt>
                      <c:pt idx="3323">
                        <c:v>300</c:v>
                      </c:pt>
                      <c:pt idx="3324">
                        <c:v>300</c:v>
                      </c:pt>
                      <c:pt idx="3325">
                        <c:v>300</c:v>
                      </c:pt>
                      <c:pt idx="3326">
                        <c:v>300</c:v>
                      </c:pt>
                      <c:pt idx="3327">
                        <c:v>300</c:v>
                      </c:pt>
                      <c:pt idx="3328">
                        <c:v>300</c:v>
                      </c:pt>
                      <c:pt idx="3329">
                        <c:v>300</c:v>
                      </c:pt>
                      <c:pt idx="3330">
                        <c:v>300</c:v>
                      </c:pt>
                      <c:pt idx="3331">
                        <c:v>300</c:v>
                      </c:pt>
                      <c:pt idx="3332">
                        <c:v>300</c:v>
                      </c:pt>
                      <c:pt idx="3333">
                        <c:v>300</c:v>
                      </c:pt>
                      <c:pt idx="3334">
                        <c:v>300</c:v>
                      </c:pt>
                      <c:pt idx="3335">
                        <c:v>300</c:v>
                      </c:pt>
                      <c:pt idx="3336">
                        <c:v>300</c:v>
                      </c:pt>
                      <c:pt idx="3337">
                        <c:v>300</c:v>
                      </c:pt>
                      <c:pt idx="3338">
                        <c:v>300</c:v>
                      </c:pt>
                      <c:pt idx="3339">
                        <c:v>300</c:v>
                      </c:pt>
                      <c:pt idx="3340">
                        <c:v>300</c:v>
                      </c:pt>
                      <c:pt idx="3341">
                        <c:v>300</c:v>
                      </c:pt>
                      <c:pt idx="3342">
                        <c:v>300</c:v>
                      </c:pt>
                      <c:pt idx="3343">
                        <c:v>300</c:v>
                      </c:pt>
                      <c:pt idx="3344">
                        <c:v>300</c:v>
                      </c:pt>
                      <c:pt idx="3345">
                        <c:v>300</c:v>
                      </c:pt>
                      <c:pt idx="3346">
                        <c:v>300</c:v>
                      </c:pt>
                      <c:pt idx="3347">
                        <c:v>300</c:v>
                      </c:pt>
                      <c:pt idx="3348">
                        <c:v>300</c:v>
                      </c:pt>
                      <c:pt idx="3349">
                        <c:v>300</c:v>
                      </c:pt>
                      <c:pt idx="3350">
                        <c:v>300</c:v>
                      </c:pt>
                      <c:pt idx="3351">
                        <c:v>300</c:v>
                      </c:pt>
                      <c:pt idx="3352">
                        <c:v>300</c:v>
                      </c:pt>
                      <c:pt idx="3353">
                        <c:v>300</c:v>
                      </c:pt>
                      <c:pt idx="3354">
                        <c:v>300</c:v>
                      </c:pt>
                      <c:pt idx="3355">
                        <c:v>300</c:v>
                      </c:pt>
                      <c:pt idx="3356">
                        <c:v>300</c:v>
                      </c:pt>
                      <c:pt idx="3357">
                        <c:v>300</c:v>
                      </c:pt>
                      <c:pt idx="3358">
                        <c:v>300</c:v>
                      </c:pt>
                      <c:pt idx="3359">
                        <c:v>300</c:v>
                      </c:pt>
                      <c:pt idx="3360">
                        <c:v>300</c:v>
                      </c:pt>
                      <c:pt idx="3361">
                        <c:v>300</c:v>
                      </c:pt>
                      <c:pt idx="3362">
                        <c:v>300</c:v>
                      </c:pt>
                      <c:pt idx="3363">
                        <c:v>300</c:v>
                      </c:pt>
                      <c:pt idx="3364">
                        <c:v>300</c:v>
                      </c:pt>
                      <c:pt idx="3365">
                        <c:v>300</c:v>
                      </c:pt>
                      <c:pt idx="3366">
                        <c:v>300</c:v>
                      </c:pt>
                      <c:pt idx="3367">
                        <c:v>300</c:v>
                      </c:pt>
                      <c:pt idx="3368">
                        <c:v>300</c:v>
                      </c:pt>
                      <c:pt idx="3369">
                        <c:v>300</c:v>
                      </c:pt>
                      <c:pt idx="3370">
                        <c:v>300</c:v>
                      </c:pt>
                      <c:pt idx="3371">
                        <c:v>300</c:v>
                      </c:pt>
                      <c:pt idx="3372">
                        <c:v>300</c:v>
                      </c:pt>
                      <c:pt idx="3373">
                        <c:v>300</c:v>
                      </c:pt>
                      <c:pt idx="3374">
                        <c:v>300</c:v>
                      </c:pt>
                      <c:pt idx="3375">
                        <c:v>300</c:v>
                      </c:pt>
                      <c:pt idx="3376">
                        <c:v>300</c:v>
                      </c:pt>
                      <c:pt idx="3377">
                        <c:v>300</c:v>
                      </c:pt>
                      <c:pt idx="3378">
                        <c:v>300</c:v>
                      </c:pt>
                      <c:pt idx="3379">
                        <c:v>300</c:v>
                      </c:pt>
                      <c:pt idx="3380">
                        <c:v>300</c:v>
                      </c:pt>
                      <c:pt idx="3381">
                        <c:v>300</c:v>
                      </c:pt>
                      <c:pt idx="3382">
                        <c:v>300</c:v>
                      </c:pt>
                      <c:pt idx="3383">
                        <c:v>300</c:v>
                      </c:pt>
                      <c:pt idx="3384">
                        <c:v>300</c:v>
                      </c:pt>
                      <c:pt idx="3385">
                        <c:v>300</c:v>
                      </c:pt>
                      <c:pt idx="3386">
                        <c:v>300</c:v>
                      </c:pt>
                      <c:pt idx="3387">
                        <c:v>300</c:v>
                      </c:pt>
                      <c:pt idx="3388">
                        <c:v>300</c:v>
                      </c:pt>
                      <c:pt idx="3389">
                        <c:v>300</c:v>
                      </c:pt>
                      <c:pt idx="3390">
                        <c:v>300</c:v>
                      </c:pt>
                      <c:pt idx="3391">
                        <c:v>300</c:v>
                      </c:pt>
                      <c:pt idx="3392">
                        <c:v>300</c:v>
                      </c:pt>
                      <c:pt idx="3393">
                        <c:v>300</c:v>
                      </c:pt>
                      <c:pt idx="3394">
                        <c:v>300</c:v>
                      </c:pt>
                      <c:pt idx="3395">
                        <c:v>300</c:v>
                      </c:pt>
                      <c:pt idx="3396">
                        <c:v>300</c:v>
                      </c:pt>
                      <c:pt idx="3397">
                        <c:v>300</c:v>
                      </c:pt>
                      <c:pt idx="3398">
                        <c:v>300</c:v>
                      </c:pt>
                      <c:pt idx="3399">
                        <c:v>300</c:v>
                      </c:pt>
                      <c:pt idx="3400">
                        <c:v>300</c:v>
                      </c:pt>
                      <c:pt idx="3401">
                        <c:v>300</c:v>
                      </c:pt>
                      <c:pt idx="3402">
                        <c:v>300</c:v>
                      </c:pt>
                      <c:pt idx="3403">
                        <c:v>300</c:v>
                      </c:pt>
                      <c:pt idx="3404">
                        <c:v>300</c:v>
                      </c:pt>
                      <c:pt idx="3405">
                        <c:v>300</c:v>
                      </c:pt>
                      <c:pt idx="3406">
                        <c:v>300</c:v>
                      </c:pt>
                      <c:pt idx="3407">
                        <c:v>300</c:v>
                      </c:pt>
                      <c:pt idx="3408">
                        <c:v>300</c:v>
                      </c:pt>
                      <c:pt idx="3409">
                        <c:v>300</c:v>
                      </c:pt>
                      <c:pt idx="3410">
                        <c:v>300</c:v>
                      </c:pt>
                      <c:pt idx="3411">
                        <c:v>300</c:v>
                      </c:pt>
                      <c:pt idx="3412">
                        <c:v>300</c:v>
                      </c:pt>
                      <c:pt idx="3413">
                        <c:v>300</c:v>
                      </c:pt>
                      <c:pt idx="3414">
                        <c:v>300</c:v>
                      </c:pt>
                      <c:pt idx="3415">
                        <c:v>300</c:v>
                      </c:pt>
                      <c:pt idx="3416">
                        <c:v>300</c:v>
                      </c:pt>
                      <c:pt idx="3417">
                        <c:v>300</c:v>
                      </c:pt>
                      <c:pt idx="3418">
                        <c:v>300</c:v>
                      </c:pt>
                      <c:pt idx="3419">
                        <c:v>300</c:v>
                      </c:pt>
                      <c:pt idx="3420">
                        <c:v>300</c:v>
                      </c:pt>
                      <c:pt idx="3421">
                        <c:v>300</c:v>
                      </c:pt>
                      <c:pt idx="3422">
                        <c:v>300</c:v>
                      </c:pt>
                      <c:pt idx="3423">
                        <c:v>300</c:v>
                      </c:pt>
                      <c:pt idx="3424">
                        <c:v>300</c:v>
                      </c:pt>
                      <c:pt idx="3425">
                        <c:v>300</c:v>
                      </c:pt>
                      <c:pt idx="3426">
                        <c:v>300</c:v>
                      </c:pt>
                      <c:pt idx="3427">
                        <c:v>300</c:v>
                      </c:pt>
                      <c:pt idx="3428">
                        <c:v>300</c:v>
                      </c:pt>
                      <c:pt idx="3429">
                        <c:v>300</c:v>
                      </c:pt>
                      <c:pt idx="3430">
                        <c:v>300</c:v>
                      </c:pt>
                      <c:pt idx="3431">
                        <c:v>300</c:v>
                      </c:pt>
                      <c:pt idx="3432">
                        <c:v>300</c:v>
                      </c:pt>
                      <c:pt idx="3433">
                        <c:v>300</c:v>
                      </c:pt>
                      <c:pt idx="3434">
                        <c:v>300</c:v>
                      </c:pt>
                      <c:pt idx="3435">
                        <c:v>300</c:v>
                      </c:pt>
                      <c:pt idx="3436">
                        <c:v>300</c:v>
                      </c:pt>
                      <c:pt idx="3437">
                        <c:v>300</c:v>
                      </c:pt>
                      <c:pt idx="3438">
                        <c:v>300</c:v>
                      </c:pt>
                      <c:pt idx="3439">
                        <c:v>300</c:v>
                      </c:pt>
                      <c:pt idx="3440">
                        <c:v>300</c:v>
                      </c:pt>
                      <c:pt idx="3441">
                        <c:v>300</c:v>
                      </c:pt>
                      <c:pt idx="3442">
                        <c:v>300</c:v>
                      </c:pt>
                      <c:pt idx="3443">
                        <c:v>300</c:v>
                      </c:pt>
                      <c:pt idx="3444">
                        <c:v>300</c:v>
                      </c:pt>
                      <c:pt idx="3445">
                        <c:v>300</c:v>
                      </c:pt>
                      <c:pt idx="3446">
                        <c:v>300</c:v>
                      </c:pt>
                      <c:pt idx="3447">
                        <c:v>300</c:v>
                      </c:pt>
                      <c:pt idx="3448">
                        <c:v>300</c:v>
                      </c:pt>
                      <c:pt idx="3449">
                        <c:v>300</c:v>
                      </c:pt>
                      <c:pt idx="3450">
                        <c:v>300</c:v>
                      </c:pt>
                      <c:pt idx="3451">
                        <c:v>300</c:v>
                      </c:pt>
                      <c:pt idx="3452">
                        <c:v>300</c:v>
                      </c:pt>
                      <c:pt idx="3453">
                        <c:v>300</c:v>
                      </c:pt>
                      <c:pt idx="3454">
                        <c:v>300</c:v>
                      </c:pt>
                      <c:pt idx="3455">
                        <c:v>300</c:v>
                      </c:pt>
                      <c:pt idx="3456">
                        <c:v>300</c:v>
                      </c:pt>
                      <c:pt idx="3457">
                        <c:v>300</c:v>
                      </c:pt>
                      <c:pt idx="3458">
                        <c:v>300</c:v>
                      </c:pt>
                      <c:pt idx="3459">
                        <c:v>300</c:v>
                      </c:pt>
                      <c:pt idx="3460">
                        <c:v>300</c:v>
                      </c:pt>
                      <c:pt idx="3461">
                        <c:v>300</c:v>
                      </c:pt>
                      <c:pt idx="3462">
                        <c:v>300</c:v>
                      </c:pt>
                      <c:pt idx="3463">
                        <c:v>300</c:v>
                      </c:pt>
                      <c:pt idx="3464">
                        <c:v>300</c:v>
                      </c:pt>
                      <c:pt idx="3465">
                        <c:v>300</c:v>
                      </c:pt>
                      <c:pt idx="3466">
                        <c:v>300</c:v>
                      </c:pt>
                      <c:pt idx="3467">
                        <c:v>300</c:v>
                      </c:pt>
                      <c:pt idx="3468">
                        <c:v>300</c:v>
                      </c:pt>
                      <c:pt idx="3469">
                        <c:v>300</c:v>
                      </c:pt>
                      <c:pt idx="3470">
                        <c:v>300</c:v>
                      </c:pt>
                      <c:pt idx="3471">
                        <c:v>300</c:v>
                      </c:pt>
                      <c:pt idx="3472">
                        <c:v>300</c:v>
                      </c:pt>
                      <c:pt idx="3473">
                        <c:v>300</c:v>
                      </c:pt>
                      <c:pt idx="3474">
                        <c:v>300</c:v>
                      </c:pt>
                      <c:pt idx="3475">
                        <c:v>300</c:v>
                      </c:pt>
                      <c:pt idx="3476">
                        <c:v>300</c:v>
                      </c:pt>
                      <c:pt idx="3477">
                        <c:v>300</c:v>
                      </c:pt>
                      <c:pt idx="3478">
                        <c:v>300</c:v>
                      </c:pt>
                      <c:pt idx="3479">
                        <c:v>300</c:v>
                      </c:pt>
                      <c:pt idx="3480">
                        <c:v>300</c:v>
                      </c:pt>
                      <c:pt idx="3481">
                        <c:v>300</c:v>
                      </c:pt>
                      <c:pt idx="3482">
                        <c:v>300</c:v>
                      </c:pt>
                      <c:pt idx="3483">
                        <c:v>300</c:v>
                      </c:pt>
                      <c:pt idx="3484">
                        <c:v>300</c:v>
                      </c:pt>
                      <c:pt idx="3485">
                        <c:v>300</c:v>
                      </c:pt>
                      <c:pt idx="3486">
                        <c:v>300</c:v>
                      </c:pt>
                      <c:pt idx="3487">
                        <c:v>300</c:v>
                      </c:pt>
                      <c:pt idx="3488">
                        <c:v>300</c:v>
                      </c:pt>
                      <c:pt idx="3489">
                        <c:v>300</c:v>
                      </c:pt>
                      <c:pt idx="3490">
                        <c:v>300</c:v>
                      </c:pt>
                      <c:pt idx="3491">
                        <c:v>300</c:v>
                      </c:pt>
                      <c:pt idx="3492">
                        <c:v>300</c:v>
                      </c:pt>
                      <c:pt idx="3493">
                        <c:v>300</c:v>
                      </c:pt>
                      <c:pt idx="3494">
                        <c:v>300</c:v>
                      </c:pt>
                      <c:pt idx="3495">
                        <c:v>300</c:v>
                      </c:pt>
                      <c:pt idx="3496">
                        <c:v>300</c:v>
                      </c:pt>
                      <c:pt idx="3497">
                        <c:v>300</c:v>
                      </c:pt>
                      <c:pt idx="3498">
                        <c:v>300</c:v>
                      </c:pt>
                      <c:pt idx="3499">
                        <c:v>300</c:v>
                      </c:pt>
                      <c:pt idx="3500">
                        <c:v>300</c:v>
                      </c:pt>
                      <c:pt idx="3501">
                        <c:v>300</c:v>
                      </c:pt>
                      <c:pt idx="3502">
                        <c:v>300</c:v>
                      </c:pt>
                      <c:pt idx="3503">
                        <c:v>300</c:v>
                      </c:pt>
                      <c:pt idx="3504">
                        <c:v>300</c:v>
                      </c:pt>
                      <c:pt idx="3505">
                        <c:v>300</c:v>
                      </c:pt>
                      <c:pt idx="3506">
                        <c:v>300</c:v>
                      </c:pt>
                      <c:pt idx="3507">
                        <c:v>300</c:v>
                      </c:pt>
                      <c:pt idx="3508">
                        <c:v>300</c:v>
                      </c:pt>
                      <c:pt idx="3509">
                        <c:v>300</c:v>
                      </c:pt>
                      <c:pt idx="3510">
                        <c:v>300</c:v>
                      </c:pt>
                      <c:pt idx="3511">
                        <c:v>300</c:v>
                      </c:pt>
                      <c:pt idx="3512">
                        <c:v>300</c:v>
                      </c:pt>
                      <c:pt idx="3513">
                        <c:v>300</c:v>
                      </c:pt>
                      <c:pt idx="3514">
                        <c:v>300</c:v>
                      </c:pt>
                      <c:pt idx="3515">
                        <c:v>300</c:v>
                      </c:pt>
                      <c:pt idx="3516">
                        <c:v>300</c:v>
                      </c:pt>
                      <c:pt idx="3517">
                        <c:v>300</c:v>
                      </c:pt>
                      <c:pt idx="3518">
                        <c:v>300</c:v>
                      </c:pt>
                      <c:pt idx="3519">
                        <c:v>300</c:v>
                      </c:pt>
                      <c:pt idx="3520">
                        <c:v>300</c:v>
                      </c:pt>
                      <c:pt idx="3521">
                        <c:v>300</c:v>
                      </c:pt>
                      <c:pt idx="3522">
                        <c:v>300</c:v>
                      </c:pt>
                      <c:pt idx="3523">
                        <c:v>300</c:v>
                      </c:pt>
                      <c:pt idx="3524">
                        <c:v>300</c:v>
                      </c:pt>
                      <c:pt idx="3525">
                        <c:v>300</c:v>
                      </c:pt>
                      <c:pt idx="3526">
                        <c:v>300</c:v>
                      </c:pt>
                      <c:pt idx="3527">
                        <c:v>300</c:v>
                      </c:pt>
                      <c:pt idx="3528">
                        <c:v>300</c:v>
                      </c:pt>
                      <c:pt idx="3529">
                        <c:v>300</c:v>
                      </c:pt>
                      <c:pt idx="3530">
                        <c:v>300</c:v>
                      </c:pt>
                      <c:pt idx="3531">
                        <c:v>300</c:v>
                      </c:pt>
                      <c:pt idx="3532">
                        <c:v>300</c:v>
                      </c:pt>
                      <c:pt idx="3533">
                        <c:v>300</c:v>
                      </c:pt>
                      <c:pt idx="3534">
                        <c:v>300</c:v>
                      </c:pt>
                      <c:pt idx="3535">
                        <c:v>300</c:v>
                      </c:pt>
                      <c:pt idx="3536">
                        <c:v>300</c:v>
                      </c:pt>
                      <c:pt idx="3537">
                        <c:v>300</c:v>
                      </c:pt>
                      <c:pt idx="3538">
                        <c:v>300</c:v>
                      </c:pt>
                      <c:pt idx="3539">
                        <c:v>300</c:v>
                      </c:pt>
                      <c:pt idx="3540">
                        <c:v>300</c:v>
                      </c:pt>
                      <c:pt idx="3541">
                        <c:v>300</c:v>
                      </c:pt>
                      <c:pt idx="3542">
                        <c:v>300</c:v>
                      </c:pt>
                      <c:pt idx="3543">
                        <c:v>300</c:v>
                      </c:pt>
                      <c:pt idx="3544">
                        <c:v>300</c:v>
                      </c:pt>
                      <c:pt idx="3545">
                        <c:v>300</c:v>
                      </c:pt>
                      <c:pt idx="3546">
                        <c:v>300</c:v>
                      </c:pt>
                      <c:pt idx="3547">
                        <c:v>300</c:v>
                      </c:pt>
                      <c:pt idx="3548">
                        <c:v>300</c:v>
                      </c:pt>
                      <c:pt idx="3549">
                        <c:v>300</c:v>
                      </c:pt>
                      <c:pt idx="3550">
                        <c:v>300</c:v>
                      </c:pt>
                      <c:pt idx="3551">
                        <c:v>300</c:v>
                      </c:pt>
                      <c:pt idx="3552">
                        <c:v>300</c:v>
                      </c:pt>
                      <c:pt idx="3553">
                        <c:v>300</c:v>
                      </c:pt>
                      <c:pt idx="3554">
                        <c:v>300</c:v>
                      </c:pt>
                      <c:pt idx="3555">
                        <c:v>300</c:v>
                      </c:pt>
                      <c:pt idx="3556">
                        <c:v>300</c:v>
                      </c:pt>
                      <c:pt idx="3557">
                        <c:v>300</c:v>
                      </c:pt>
                      <c:pt idx="3558">
                        <c:v>300</c:v>
                      </c:pt>
                      <c:pt idx="3559">
                        <c:v>300</c:v>
                      </c:pt>
                      <c:pt idx="3560">
                        <c:v>300</c:v>
                      </c:pt>
                      <c:pt idx="3561">
                        <c:v>300</c:v>
                      </c:pt>
                      <c:pt idx="3562">
                        <c:v>300</c:v>
                      </c:pt>
                      <c:pt idx="3563">
                        <c:v>300</c:v>
                      </c:pt>
                      <c:pt idx="3564">
                        <c:v>300</c:v>
                      </c:pt>
                      <c:pt idx="3565">
                        <c:v>300</c:v>
                      </c:pt>
                      <c:pt idx="3566">
                        <c:v>300</c:v>
                      </c:pt>
                      <c:pt idx="3567">
                        <c:v>300</c:v>
                      </c:pt>
                      <c:pt idx="3568">
                        <c:v>300</c:v>
                      </c:pt>
                      <c:pt idx="3569">
                        <c:v>300</c:v>
                      </c:pt>
                      <c:pt idx="3570">
                        <c:v>300</c:v>
                      </c:pt>
                      <c:pt idx="3571">
                        <c:v>300</c:v>
                      </c:pt>
                      <c:pt idx="3572">
                        <c:v>300</c:v>
                      </c:pt>
                      <c:pt idx="3573">
                        <c:v>300</c:v>
                      </c:pt>
                      <c:pt idx="3574">
                        <c:v>300</c:v>
                      </c:pt>
                      <c:pt idx="3575">
                        <c:v>300</c:v>
                      </c:pt>
                      <c:pt idx="3576">
                        <c:v>300</c:v>
                      </c:pt>
                      <c:pt idx="3577">
                        <c:v>300</c:v>
                      </c:pt>
                      <c:pt idx="3578">
                        <c:v>300</c:v>
                      </c:pt>
                      <c:pt idx="3579">
                        <c:v>300</c:v>
                      </c:pt>
                      <c:pt idx="3580">
                        <c:v>300</c:v>
                      </c:pt>
                      <c:pt idx="3581">
                        <c:v>300</c:v>
                      </c:pt>
                      <c:pt idx="3582">
                        <c:v>300</c:v>
                      </c:pt>
                      <c:pt idx="3583">
                        <c:v>300</c:v>
                      </c:pt>
                      <c:pt idx="3584">
                        <c:v>300</c:v>
                      </c:pt>
                      <c:pt idx="3585">
                        <c:v>300</c:v>
                      </c:pt>
                      <c:pt idx="3586">
                        <c:v>300</c:v>
                      </c:pt>
                      <c:pt idx="3587">
                        <c:v>300</c:v>
                      </c:pt>
                      <c:pt idx="3588">
                        <c:v>300</c:v>
                      </c:pt>
                      <c:pt idx="3589">
                        <c:v>300</c:v>
                      </c:pt>
                      <c:pt idx="3590">
                        <c:v>300</c:v>
                      </c:pt>
                      <c:pt idx="3591">
                        <c:v>300</c:v>
                      </c:pt>
                      <c:pt idx="3592">
                        <c:v>300</c:v>
                      </c:pt>
                      <c:pt idx="3593">
                        <c:v>300</c:v>
                      </c:pt>
                      <c:pt idx="3594">
                        <c:v>300</c:v>
                      </c:pt>
                      <c:pt idx="3595">
                        <c:v>300</c:v>
                      </c:pt>
                      <c:pt idx="3596">
                        <c:v>300</c:v>
                      </c:pt>
                      <c:pt idx="3597">
                        <c:v>300</c:v>
                      </c:pt>
                      <c:pt idx="3598">
                        <c:v>300</c:v>
                      </c:pt>
                      <c:pt idx="3599">
                        <c:v>300</c:v>
                      </c:pt>
                      <c:pt idx="3600">
                        <c:v>300</c:v>
                      </c:pt>
                      <c:pt idx="3601">
                        <c:v>300</c:v>
                      </c:pt>
                      <c:pt idx="3602">
                        <c:v>300</c:v>
                      </c:pt>
                      <c:pt idx="3603">
                        <c:v>300</c:v>
                      </c:pt>
                      <c:pt idx="3604">
                        <c:v>300</c:v>
                      </c:pt>
                      <c:pt idx="3605">
                        <c:v>300</c:v>
                      </c:pt>
                      <c:pt idx="3606">
                        <c:v>300</c:v>
                      </c:pt>
                      <c:pt idx="3607">
                        <c:v>300</c:v>
                      </c:pt>
                      <c:pt idx="3608">
                        <c:v>300</c:v>
                      </c:pt>
                      <c:pt idx="3609">
                        <c:v>300</c:v>
                      </c:pt>
                      <c:pt idx="3610">
                        <c:v>300</c:v>
                      </c:pt>
                      <c:pt idx="3611">
                        <c:v>300</c:v>
                      </c:pt>
                      <c:pt idx="3612">
                        <c:v>300</c:v>
                      </c:pt>
                      <c:pt idx="3613">
                        <c:v>300</c:v>
                      </c:pt>
                      <c:pt idx="3614">
                        <c:v>300</c:v>
                      </c:pt>
                      <c:pt idx="3615">
                        <c:v>300</c:v>
                      </c:pt>
                      <c:pt idx="3616">
                        <c:v>300</c:v>
                      </c:pt>
                      <c:pt idx="3617">
                        <c:v>300</c:v>
                      </c:pt>
                      <c:pt idx="3618">
                        <c:v>300</c:v>
                      </c:pt>
                      <c:pt idx="3619">
                        <c:v>300</c:v>
                      </c:pt>
                      <c:pt idx="3620">
                        <c:v>300</c:v>
                      </c:pt>
                      <c:pt idx="3621">
                        <c:v>300</c:v>
                      </c:pt>
                      <c:pt idx="3622">
                        <c:v>300</c:v>
                      </c:pt>
                      <c:pt idx="3623">
                        <c:v>300</c:v>
                      </c:pt>
                      <c:pt idx="3624">
                        <c:v>300</c:v>
                      </c:pt>
                      <c:pt idx="3625">
                        <c:v>300</c:v>
                      </c:pt>
                      <c:pt idx="3626">
                        <c:v>300</c:v>
                      </c:pt>
                      <c:pt idx="3627">
                        <c:v>300</c:v>
                      </c:pt>
                      <c:pt idx="3628">
                        <c:v>300</c:v>
                      </c:pt>
                      <c:pt idx="3629">
                        <c:v>300</c:v>
                      </c:pt>
                      <c:pt idx="3630">
                        <c:v>300</c:v>
                      </c:pt>
                      <c:pt idx="3631">
                        <c:v>300</c:v>
                      </c:pt>
                      <c:pt idx="3632">
                        <c:v>300</c:v>
                      </c:pt>
                      <c:pt idx="3633">
                        <c:v>300</c:v>
                      </c:pt>
                      <c:pt idx="3634">
                        <c:v>300</c:v>
                      </c:pt>
                      <c:pt idx="3635">
                        <c:v>300</c:v>
                      </c:pt>
                      <c:pt idx="3636">
                        <c:v>300</c:v>
                      </c:pt>
                      <c:pt idx="3637">
                        <c:v>300</c:v>
                      </c:pt>
                      <c:pt idx="3638">
                        <c:v>300</c:v>
                      </c:pt>
                      <c:pt idx="3639">
                        <c:v>300</c:v>
                      </c:pt>
                      <c:pt idx="3640">
                        <c:v>300</c:v>
                      </c:pt>
                      <c:pt idx="3641">
                        <c:v>300</c:v>
                      </c:pt>
                      <c:pt idx="3642">
                        <c:v>300</c:v>
                      </c:pt>
                      <c:pt idx="3643">
                        <c:v>300</c:v>
                      </c:pt>
                      <c:pt idx="3644">
                        <c:v>300</c:v>
                      </c:pt>
                      <c:pt idx="3645">
                        <c:v>300</c:v>
                      </c:pt>
                      <c:pt idx="3646">
                        <c:v>300</c:v>
                      </c:pt>
                      <c:pt idx="3647">
                        <c:v>300</c:v>
                      </c:pt>
                      <c:pt idx="3648">
                        <c:v>300</c:v>
                      </c:pt>
                      <c:pt idx="3649">
                        <c:v>300</c:v>
                      </c:pt>
                      <c:pt idx="3650">
                        <c:v>300</c:v>
                      </c:pt>
                      <c:pt idx="3651">
                        <c:v>300</c:v>
                      </c:pt>
                      <c:pt idx="3652">
                        <c:v>300</c:v>
                      </c:pt>
                      <c:pt idx="3653">
                        <c:v>300</c:v>
                      </c:pt>
                      <c:pt idx="3654">
                        <c:v>300</c:v>
                      </c:pt>
                      <c:pt idx="3655">
                        <c:v>300</c:v>
                      </c:pt>
                      <c:pt idx="3656">
                        <c:v>300</c:v>
                      </c:pt>
                      <c:pt idx="3657">
                        <c:v>300</c:v>
                      </c:pt>
                      <c:pt idx="3658">
                        <c:v>300</c:v>
                      </c:pt>
                      <c:pt idx="3659">
                        <c:v>300</c:v>
                      </c:pt>
                      <c:pt idx="3660">
                        <c:v>300</c:v>
                      </c:pt>
                      <c:pt idx="3661">
                        <c:v>300</c:v>
                      </c:pt>
                      <c:pt idx="3662">
                        <c:v>300</c:v>
                      </c:pt>
                      <c:pt idx="3663">
                        <c:v>300</c:v>
                      </c:pt>
                      <c:pt idx="3664">
                        <c:v>300</c:v>
                      </c:pt>
                      <c:pt idx="3665">
                        <c:v>300</c:v>
                      </c:pt>
                      <c:pt idx="3666">
                        <c:v>300</c:v>
                      </c:pt>
                      <c:pt idx="3667">
                        <c:v>300</c:v>
                      </c:pt>
                      <c:pt idx="3668">
                        <c:v>300</c:v>
                      </c:pt>
                      <c:pt idx="3669">
                        <c:v>300</c:v>
                      </c:pt>
                      <c:pt idx="3670">
                        <c:v>300</c:v>
                      </c:pt>
                      <c:pt idx="3671">
                        <c:v>300</c:v>
                      </c:pt>
                      <c:pt idx="3672">
                        <c:v>300</c:v>
                      </c:pt>
                      <c:pt idx="3673">
                        <c:v>300</c:v>
                      </c:pt>
                      <c:pt idx="3674">
                        <c:v>300</c:v>
                      </c:pt>
                      <c:pt idx="3675">
                        <c:v>300</c:v>
                      </c:pt>
                      <c:pt idx="3676">
                        <c:v>300</c:v>
                      </c:pt>
                      <c:pt idx="3677">
                        <c:v>300</c:v>
                      </c:pt>
                      <c:pt idx="3678">
                        <c:v>300</c:v>
                      </c:pt>
                      <c:pt idx="3679">
                        <c:v>300</c:v>
                      </c:pt>
                      <c:pt idx="3680">
                        <c:v>300</c:v>
                      </c:pt>
                      <c:pt idx="3681">
                        <c:v>300</c:v>
                      </c:pt>
                      <c:pt idx="3682">
                        <c:v>300</c:v>
                      </c:pt>
                      <c:pt idx="3683">
                        <c:v>300</c:v>
                      </c:pt>
                      <c:pt idx="3684">
                        <c:v>300</c:v>
                      </c:pt>
                      <c:pt idx="3685">
                        <c:v>300</c:v>
                      </c:pt>
                      <c:pt idx="3686">
                        <c:v>300</c:v>
                      </c:pt>
                      <c:pt idx="3687">
                        <c:v>300</c:v>
                      </c:pt>
                      <c:pt idx="3688">
                        <c:v>300</c:v>
                      </c:pt>
                      <c:pt idx="3689">
                        <c:v>300</c:v>
                      </c:pt>
                      <c:pt idx="3690">
                        <c:v>300</c:v>
                      </c:pt>
                      <c:pt idx="3691">
                        <c:v>300</c:v>
                      </c:pt>
                      <c:pt idx="3692">
                        <c:v>300</c:v>
                      </c:pt>
                      <c:pt idx="3693">
                        <c:v>300</c:v>
                      </c:pt>
                      <c:pt idx="3694">
                        <c:v>300</c:v>
                      </c:pt>
                      <c:pt idx="3695">
                        <c:v>300</c:v>
                      </c:pt>
                      <c:pt idx="3696">
                        <c:v>300</c:v>
                      </c:pt>
                      <c:pt idx="3697">
                        <c:v>300</c:v>
                      </c:pt>
                      <c:pt idx="3698">
                        <c:v>300</c:v>
                      </c:pt>
                      <c:pt idx="3699">
                        <c:v>300</c:v>
                      </c:pt>
                      <c:pt idx="3700">
                        <c:v>300</c:v>
                      </c:pt>
                      <c:pt idx="3701">
                        <c:v>300</c:v>
                      </c:pt>
                      <c:pt idx="3702">
                        <c:v>300</c:v>
                      </c:pt>
                      <c:pt idx="3703">
                        <c:v>300</c:v>
                      </c:pt>
                      <c:pt idx="3704">
                        <c:v>300</c:v>
                      </c:pt>
                      <c:pt idx="3705">
                        <c:v>300</c:v>
                      </c:pt>
                      <c:pt idx="3706">
                        <c:v>300</c:v>
                      </c:pt>
                      <c:pt idx="3707">
                        <c:v>300</c:v>
                      </c:pt>
                      <c:pt idx="3708">
                        <c:v>300</c:v>
                      </c:pt>
                      <c:pt idx="3709">
                        <c:v>300</c:v>
                      </c:pt>
                      <c:pt idx="3710">
                        <c:v>300</c:v>
                      </c:pt>
                      <c:pt idx="3711">
                        <c:v>300</c:v>
                      </c:pt>
                      <c:pt idx="3712">
                        <c:v>300</c:v>
                      </c:pt>
                      <c:pt idx="3713">
                        <c:v>300</c:v>
                      </c:pt>
                      <c:pt idx="3714">
                        <c:v>300</c:v>
                      </c:pt>
                      <c:pt idx="3715">
                        <c:v>300</c:v>
                      </c:pt>
                      <c:pt idx="3716">
                        <c:v>300</c:v>
                      </c:pt>
                      <c:pt idx="3717">
                        <c:v>300</c:v>
                      </c:pt>
                      <c:pt idx="3718">
                        <c:v>300</c:v>
                      </c:pt>
                      <c:pt idx="3719">
                        <c:v>300</c:v>
                      </c:pt>
                      <c:pt idx="3720">
                        <c:v>300</c:v>
                      </c:pt>
                      <c:pt idx="3721">
                        <c:v>300</c:v>
                      </c:pt>
                      <c:pt idx="3722">
                        <c:v>300</c:v>
                      </c:pt>
                      <c:pt idx="3723">
                        <c:v>300</c:v>
                      </c:pt>
                      <c:pt idx="3724">
                        <c:v>300</c:v>
                      </c:pt>
                      <c:pt idx="3725">
                        <c:v>300</c:v>
                      </c:pt>
                      <c:pt idx="3726">
                        <c:v>300</c:v>
                      </c:pt>
                      <c:pt idx="3727">
                        <c:v>300</c:v>
                      </c:pt>
                      <c:pt idx="3728">
                        <c:v>300</c:v>
                      </c:pt>
                      <c:pt idx="3729">
                        <c:v>300</c:v>
                      </c:pt>
                      <c:pt idx="3730">
                        <c:v>300</c:v>
                      </c:pt>
                      <c:pt idx="3731">
                        <c:v>300</c:v>
                      </c:pt>
                      <c:pt idx="3732">
                        <c:v>300</c:v>
                      </c:pt>
                      <c:pt idx="3733">
                        <c:v>300</c:v>
                      </c:pt>
                      <c:pt idx="3734">
                        <c:v>300</c:v>
                      </c:pt>
                      <c:pt idx="3735">
                        <c:v>300</c:v>
                      </c:pt>
                      <c:pt idx="3736">
                        <c:v>300</c:v>
                      </c:pt>
                      <c:pt idx="3737">
                        <c:v>300</c:v>
                      </c:pt>
                      <c:pt idx="3738">
                        <c:v>300</c:v>
                      </c:pt>
                      <c:pt idx="3739">
                        <c:v>300</c:v>
                      </c:pt>
                      <c:pt idx="3740">
                        <c:v>300</c:v>
                      </c:pt>
                      <c:pt idx="3741">
                        <c:v>300</c:v>
                      </c:pt>
                      <c:pt idx="3742">
                        <c:v>300</c:v>
                      </c:pt>
                      <c:pt idx="3743">
                        <c:v>300</c:v>
                      </c:pt>
                      <c:pt idx="3744">
                        <c:v>300</c:v>
                      </c:pt>
                      <c:pt idx="3745">
                        <c:v>300</c:v>
                      </c:pt>
                      <c:pt idx="3746">
                        <c:v>300</c:v>
                      </c:pt>
                      <c:pt idx="3747">
                        <c:v>300</c:v>
                      </c:pt>
                      <c:pt idx="3748">
                        <c:v>300</c:v>
                      </c:pt>
                      <c:pt idx="3749">
                        <c:v>300</c:v>
                      </c:pt>
                      <c:pt idx="3750">
                        <c:v>300</c:v>
                      </c:pt>
                      <c:pt idx="3751">
                        <c:v>300</c:v>
                      </c:pt>
                      <c:pt idx="3752">
                        <c:v>300</c:v>
                      </c:pt>
                      <c:pt idx="3753">
                        <c:v>300</c:v>
                      </c:pt>
                      <c:pt idx="3754">
                        <c:v>300</c:v>
                      </c:pt>
                      <c:pt idx="3755">
                        <c:v>300</c:v>
                      </c:pt>
                      <c:pt idx="3756">
                        <c:v>300</c:v>
                      </c:pt>
                      <c:pt idx="3757">
                        <c:v>300</c:v>
                      </c:pt>
                      <c:pt idx="3758">
                        <c:v>300</c:v>
                      </c:pt>
                      <c:pt idx="3759">
                        <c:v>300</c:v>
                      </c:pt>
                      <c:pt idx="3760">
                        <c:v>300</c:v>
                      </c:pt>
                      <c:pt idx="3761">
                        <c:v>300</c:v>
                      </c:pt>
                      <c:pt idx="3762">
                        <c:v>300</c:v>
                      </c:pt>
                      <c:pt idx="3763">
                        <c:v>300</c:v>
                      </c:pt>
                      <c:pt idx="3764">
                        <c:v>300</c:v>
                      </c:pt>
                      <c:pt idx="3765">
                        <c:v>300</c:v>
                      </c:pt>
                      <c:pt idx="3766">
                        <c:v>300</c:v>
                      </c:pt>
                      <c:pt idx="3767">
                        <c:v>300</c:v>
                      </c:pt>
                      <c:pt idx="3768">
                        <c:v>300</c:v>
                      </c:pt>
                      <c:pt idx="3769">
                        <c:v>300</c:v>
                      </c:pt>
                      <c:pt idx="3770">
                        <c:v>300</c:v>
                      </c:pt>
                      <c:pt idx="3771">
                        <c:v>300</c:v>
                      </c:pt>
                      <c:pt idx="3772">
                        <c:v>300</c:v>
                      </c:pt>
                      <c:pt idx="3773">
                        <c:v>300</c:v>
                      </c:pt>
                      <c:pt idx="3774">
                        <c:v>300</c:v>
                      </c:pt>
                      <c:pt idx="3775">
                        <c:v>300</c:v>
                      </c:pt>
                      <c:pt idx="3776">
                        <c:v>300</c:v>
                      </c:pt>
                      <c:pt idx="3777">
                        <c:v>300</c:v>
                      </c:pt>
                      <c:pt idx="3778">
                        <c:v>300</c:v>
                      </c:pt>
                      <c:pt idx="3779">
                        <c:v>300</c:v>
                      </c:pt>
                      <c:pt idx="3780">
                        <c:v>300</c:v>
                      </c:pt>
                      <c:pt idx="3781">
                        <c:v>300</c:v>
                      </c:pt>
                      <c:pt idx="3782">
                        <c:v>300</c:v>
                      </c:pt>
                      <c:pt idx="3783">
                        <c:v>300</c:v>
                      </c:pt>
                      <c:pt idx="3784">
                        <c:v>300</c:v>
                      </c:pt>
                      <c:pt idx="3785">
                        <c:v>300</c:v>
                      </c:pt>
                      <c:pt idx="3786">
                        <c:v>300</c:v>
                      </c:pt>
                      <c:pt idx="3787">
                        <c:v>300</c:v>
                      </c:pt>
                      <c:pt idx="3788">
                        <c:v>300</c:v>
                      </c:pt>
                      <c:pt idx="3789">
                        <c:v>300</c:v>
                      </c:pt>
                      <c:pt idx="3790">
                        <c:v>300</c:v>
                      </c:pt>
                      <c:pt idx="3791">
                        <c:v>300</c:v>
                      </c:pt>
                      <c:pt idx="3792">
                        <c:v>300</c:v>
                      </c:pt>
                      <c:pt idx="3793">
                        <c:v>300</c:v>
                      </c:pt>
                      <c:pt idx="3794">
                        <c:v>300</c:v>
                      </c:pt>
                      <c:pt idx="3795">
                        <c:v>300</c:v>
                      </c:pt>
                      <c:pt idx="3796">
                        <c:v>300</c:v>
                      </c:pt>
                      <c:pt idx="3797">
                        <c:v>300</c:v>
                      </c:pt>
                      <c:pt idx="3798">
                        <c:v>300</c:v>
                      </c:pt>
                      <c:pt idx="3799">
                        <c:v>300</c:v>
                      </c:pt>
                      <c:pt idx="3800">
                        <c:v>300</c:v>
                      </c:pt>
                      <c:pt idx="3801">
                        <c:v>300</c:v>
                      </c:pt>
                      <c:pt idx="3802">
                        <c:v>300</c:v>
                      </c:pt>
                      <c:pt idx="3803">
                        <c:v>300</c:v>
                      </c:pt>
                      <c:pt idx="3804">
                        <c:v>300</c:v>
                      </c:pt>
                      <c:pt idx="3805">
                        <c:v>300</c:v>
                      </c:pt>
                      <c:pt idx="3806">
                        <c:v>300</c:v>
                      </c:pt>
                      <c:pt idx="3807">
                        <c:v>300</c:v>
                      </c:pt>
                      <c:pt idx="3808">
                        <c:v>300</c:v>
                      </c:pt>
                      <c:pt idx="3809">
                        <c:v>300</c:v>
                      </c:pt>
                      <c:pt idx="3810">
                        <c:v>300</c:v>
                      </c:pt>
                      <c:pt idx="3811">
                        <c:v>300</c:v>
                      </c:pt>
                      <c:pt idx="3812">
                        <c:v>300</c:v>
                      </c:pt>
                      <c:pt idx="3813">
                        <c:v>300</c:v>
                      </c:pt>
                      <c:pt idx="3814">
                        <c:v>300</c:v>
                      </c:pt>
                      <c:pt idx="3815">
                        <c:v>300</c:v>
                      </c:pt>
                      <c:pt idx="3816">
                        <c:v>300</c:v>
                      </c:pt>
                      <c:pt idx="3817">
                        <c:v>300</c:v>
                      </c:pt>
                      <c:pt idx="3818">
                        <c:v>300</c:v>
                      </c:pt>
                      <c:pt idx="3819">
                        <c:v>300</c:v>
                      </c:pt>
                      <c:pt idx="3820">
                        <c:v>300</c:v>
                      </c:pt>
                      <c:pt idx="3821">
                        <c:v>300</c:v>
                      </c:pt>
                      <c:pt idx="3822">
                        <c:v>300</c:v>
                      </c:pt>
                      <c:pt idx="3823">
                        <c:v>300</c:v>
                      </c:pt>
                      <c:pt idx="3824">
                        <c:v>300</c:v>
                      </c:pt>
                      <c:pt idx="3825">
                        <c:v>300</c:v>
                      </c:pt>
                      <c:pt idx="3826">
                        <c:v>300</c:v>
                      </c:pt>
                      <c:pt idx="3827">
                        <c:v>300</c:v>
                      </c:pt>
                      <c:pt idx="3828">
                        <c:v>300</c:v>
                      </c:pt>
                      <c:pt idx="3829">
                        <c:v>300</c:v>
                      </c:pt>
                      <c:pt idx="3830">
                        <c:v>300</c:v>
                      </c:pt>
                      <c:pt idx="3831">
                        <c:v>300</c:v>
                      </c:pt>
                      <c:pt idx="3832">
                        <c:v>300</c:v>
                      </c:pt>
                      <c:pt idx="3833">
                        <c:v>300</c:v>
                      </c:pt>
                      <c:pt idx="3834">
                        <c:v>300</c:v>
                      </c:pt>
                      <c:pt idx="3835">
                        <c:v>300</c:v>
                      </c:pt>
                      <c:pt idx="3836">
                        <c:v>300</c:v>
                      </c:pt>
                      <c:pt idx="3837">
                        <c:v>300</c:v>
                      </c:pt>
                      <c:pt idx="3838">
                        <c:v>300</c:v>
                      </c:pt>
                      <c:pt idx="3839">
                        <c:v>300</c:v>
                      </c:pt>
                      <c:pt idx="3840">
                        <c:v>300</c:v>
                      </c:pt>
                      <c:pt idx="3841">
                        <c:v>300</c:v>
                      </c:pt>
                      <c:pt idx="3842">
                        <c:v>300</c:v>
                      </c:pt>
                      <c:pt idx="3843">
                        <c:v>300</c:v>
                      </c:pt>
                      <c:pt idx="3844">
                        <c:v>300</c:v>
                      </c:pt>
                      <c:pt idx="3845">
                        <c:v>300</c:v>
                      </c:pt>
                      <c:pt idx="3846">
                        <c:v>300</c:v>
                      </c:pt>
                      <c:pt idx="3847">
                        <c:v>300</c:v>
                      </c:pt>
                      <c:pt idx="3848">
                        <c:v>300</c:v>
                      </c:pt>
                      <c:pt idx="3849">
                        <c:v>300</c:v>
                      </c:pt>
                      <c:pt idx="3850">
                        <c:v>300</c:v>
                      </c:pt>
                      <c:pt idx="3851">
                        <c:v>300</c:v>
                      </c:pt>
                      <c:pt idx="3852">
                        <c:v>300</c:v>
                      </c:pt>
                      <c:pt idx="3853">
                        <c:v>300</c:v>
                      </c:pt>
                      <c:pt idx="3854">
                        <c:v>300</c:v>
                      </c:pt>
                      <c:pt idx="3855">
                        <c:v>300</c:v>
                      </c:pt>
                      <c:pt idx="3856">
                        <c:v>300</c:v>
                      </c:pt>
                      <c:pt idx="3857">
                        <c:v>300</c:v>
                      </c:pt>
                      <c:pt idx="3858">
                        <c:v>300</c:v>
                      </c:pt>
                      <c:pt idx="3859">
                        <c:v>300</c:v>
                      </c:pt>
                      <c:pt idx="3860">
                        <c:v>300</c:v>
                      </c:pt>
                      <c:pt idx="3861">
                        <c:v>300</c:v>
                      </c:pt>
                      <c:pt idx="3862">
                        <c:v>300</c:v>
                      </c:pt>
                      <c:pt idx="3863">
                        <c:v>300</c:v>
                      </c:pt>
                      <c:pt idx="3864">
                        <c:v>300</c:v>
                      </c:pt>
                      <c:pt idx="3865">
                        <c:v>300</c:v>
                      </c:pt>
                      <c:pt idx="3866">
                        <c:v>300</c:v>
                      </c:pt>
                      <c:pt idx="3867">
                        <c:v>300</c:v>
                      </c:pt>
                      <c:pt idx="3868">
                        <c:v>300</c:v>
                      </c:pt>
                      <c:pt idx="3869">
                        <c:v>300</c:v>
                      </c:pt>
                      <c:pt idx="3870">
                        <c:v>300</c:v>
                      </c:pt>
                      <c:pt idx="3871">
                        <c:v>300</c:v>
                      </c:pt>
                      <c:pt idx="3872">
                        <c:v>300</c:v>
                      </c:pt>
                      <c:pt idx="3873">
                        <c:v>300</c:v>
                      </c:pt>
                      <c:pt idx="3874">
                        <c:v>300</c:v>
                      </c:pt>
                      <c:pt idx="3875">
                        <c:v>300</c:v>
                      </c:pt>
                      <c:pt idx="3876">
                        <c:v>300</c:v>
                      </c:pt>
                      <c:pt idx="3877">
                        <c:v>300</c:v>
                      </c:pt>
                      <c:pt idx="3878">
                        <c:v>300</c:v>
                      </c:pt>
                      <c:pt idx="3879">
                        <c:v>300</c:v>
                      </c:pt>
                      <c:pt idx="3880">
                        <c:v>300</c:v>
                      </c:pt>
                      <c:pt idx="3881">
                        <c:v>300</c:v>
                      </c:pt>
                      <c:pt idx="3882">
                        <c:v>300</c:v>
                      </c:pt>
                      <c:pt idx="3883">
                        <c:v>300</c:v>
                      </c:pt>
                      <c:pt idx="3884">
                        <c:v>300</c:v>
                      </c:pt>
                      <c:pt idx="3885">
                        <c:v>300</c:v>
                      </c:pt>
                      <c:pt idx="3886">
                        <c:v>300</c:v>
                      </c:pt>
                      <c:pt idx="3887">
                        <c:v>300</c:v>
                      </c:pt>
                      <c:pt idx="3888">
                        <c:v>300</c:v>
                      </c:pt>
                      <c:pt idx="3889">
                        <c:v>300</c:v>
                      </c:pt>
                      <c:pt idx="3890">
                        <c:v>300</c:v>
                      </c:pt>
                      <c:pt idx="3891">
                        <c:v>300</c:v>
                      </c:pt>
                      <c:pt idx="3892">
                        <c:v>300</c:v>
                      </c:pt>
                      <c:pt idx="3893">
                        <c:v>300</c:v>
                      </c:pt>
                      <c:pt idx="3894">
                        <c:v>300</c:v>
                      </c:pt>
                      <c:pt idx="3895">
                        <c:v>300</c:v>
                      </c:pt>
                      <c:pt idx="3896">
                        <c:v>300</c:v>
                      </c:pt>
                      <c:pt idx="3897">
                        <c:v>300</c:v>
                      </c:pt>
                      <c:pt idx="3898">
                        <c:v>300</c:v>
                      </c:pt>
                      <c:pt idx="3899">
                        <c:v>300</c:v>
                      </c:pt>
                      <c:pt idx="3900">
                        <c:v>300</c:v>
                      </c:pt>
                      <c:pt idx="3901">
                        <c:v>300</c:v>
                      </c:pt>
                      <c:pt idx="3902">
                        <c:v>300</c:v>
                      </c:pt>
                      <c:pt idx="3903">
                        <c:v>300</c:v>
                      </c:pt>
                      <c:pt idx="3904">
                        <c:v>300</c:v>
                      </c:pt>
                      <c:pt idx="3905">
                        <c:v>300</c:v>
                      </c:pt>
                      <c:pt idx="3906">
                        <c:v>300</c:v>
                      </c:pt>
                      <c:pt idx="3907">
                        <c:v>300</c:v>
                      </c:pt>
                      <c:pt idx="3908">
                        <c:v>300</c:v>
                      </c:pt>
                      <c:pt idx="3909">
                        <c:v>300</c:v>
                      </c:pt>
                      <c:pt idx="3910">
                        <c:v>300</c:v>
                      </c:pt>
                      <c:pt idx="3911">
                        <c:v>300</c:v>
                      </c:pt>
                      <c:pt idx="3912">
                        <c:v>300</c:v>
                      </c:pt>
                      <c:pt idx="3913">
                        <c:v>300</c:v>
                      </c:pt>
                      <c:pt idx="3914">
                        <c:v>300</c:v>
                      </c:pt>
                      <c:pt idx="3915">
                        <c:v>300</c:v>
                      </c:pt>
                      <c:pt idx="3916">
                        <c:v>300</c:v>
                      </c:pt>
                      <c:pt idx="3917">
                        <c:v>300</c:v>
                      </c:pt>
                      <c:pt idx="3918">
                        <c:v>300</c:v>
                      </c:pt>
                      <c:pt idx="3919">
                        <c:v>300</c:v>
                      </c:pt>
                      <c:pt idx="3920">
                        <c:v>300</c:v>
                      </c:pt>
                      <c:pt idx="3921">
                        <c:v>300</c:v>
                      </c:pt>
                      <c:pt idx="3922">
                        <c:v>300</c:v>
                      </c:pt>
                      <c:pt idx="3923">
                        <c:v>300</c:v>
                      </c:pt>
                      <c:pt idx="3924">
                        <c:v>300</c:v>
                      </c:pt>
                      <c:pt idx="3925">
                        <c:v>300</c:v>
                      </c:pt>
                      <c:pt idx="3926">
                        <c:v>300</c:v>
                      </c:pt>
                      <c:pt idx="3927">
                        <c:v>300</c:v>
                      </c:pt>
                      <c:pt idx="3928">
                        <c:v>300</c:v>
                      </c:pt>
                      <c:pt idx="3929">
                        <c:v>300</c:v>
                      </c:pt>
                      <c:pt idx="3930">
                        <c:v>300</c:v>
                      </c:pt>
                      <c:pt idx="3931">
                        <c:v>300</c:v>
                      </c:pt>
                      <c:pt idx="3932">
                        <c:v>300</c:v>
                      </c:pt>
                      <c:pt idx="3933">
                        <c:v>300</c:v>
                      </c:pt>
                      <c:pt idx="3934">
                        <c:v>300</c:v>
                      </c:pt>
                      <c:pt idx="3935">
                        <c:v>300</c:v>
                      </c:pt>
                      <c:pt idx="3936">
                        <c:v>300</c:v>
                      </c:pt>
                      <c:pt idx="3937">
                        <c:v>300</c:v>
                      </c:pt>
                      <c:pt idx="3938">
                        <c:v>300</c:v>
                      </c:pt>
                      <c:pt idx="3939">
                        <c:v>300</c:v>
                      </c:pt>
                      <c:pt idx="3940">
                        <c:v>300</c:v>
                      </c:pt>
                      <c:pt idx="3941">
                        <c:v>300</c:v>
                      </c:pt>
                      <c:pt idx="3942">
                        <c:v>300</c:v>
                      </c:pt>
                      <c:pt idx="3943">
                        <c:v>300</c:v>
                      </c:pt>
                      <c:pt idx="3944">
                        <c:v>300</c:v>
                      </c:pt>
                      <c:pt idx="3945">
                        <c:v>300</c:v>
                      </c:pt>
                      <c:pt idx="3946">
                        <c:v>300</c:v>
                      </c:pt>
                      <c:pt idx="3947">
                        <c:v>300</c:v>
                      </c:pt>
                      <c:pt idx="3948">
                        <c:v>300</c:v>
                      </c:pt>
                      <c:pt idx="3949">
                        <c:v>300</c:v>
                      </c:pt>
                      <c:pt idx="3950">
                        <c:v>300</c:v>
                      </c:pt>
                      <c:pt idx="3951">
                        <c:v>300</c:v>
                      </c:pt>
                      <c:pt idx="3952">
                        <c:v>300</c:v>
                      </c:pt>
                      <c:pt idx="3953">
                        <c:v>300</c:v>
                      </c:pt>
                      <c:pt idx="3954">
                        <c:v>300</c:v>
                      </c:pt>
                      <c:pt idx="3955">
                        <c:v>300</c:v>
                      </c:pt>
                      <c:pt idx="3956">
                        <c:v>300</c:v>
                      </c:pt>
                      <c:pt idx="3957">
                        <c:v>300</c:v>
                      </c:pt>
                      <c:pt idx="3958">
                        <c:v>300</c:v>
                      </c:pt>
                      <c:pt idx="3959">
                        <c:v>300</c:v>
                      </c:pt>
                      <c:pt idx="3960">
                        <c:v>300</c:v>
                      </c:pt>
                      <c:pt idx="3961">
                        <c:v>300</c:v>
                      </c:pt>
                      <c:pt idx="3962">
                        <c:v>300</c:v>
                      </c:pt>
                      <c:pt idx="3963">
                        <c:v>300</c:v>
                      </c:pt>
                      <c:pt idx="3964">
                        <c:v>300</c:v>
                      </c:pt>
                      <c:pt idx="3965">
                        <c:v>300</c:v>
                      </c:pt>
                      <c:pt idx="3966">
                        <c:v>300</c:v>
                      </c:pt>
                      <c:pt idx="3967">
                        <c:v>300</c:v>
                      </c:pt>
                      <c:pt idx="3968">
                        <c:v>300</c:v>
                      </c:pt>
                      <c:pt idx="3969">
                        <c:v>300</c:v>
                      </c:pt>
                      <c:pt idx="3970">
                        <c:v>300</c:v>
                      </c:pt>
                      <c:pt idx="3971">
                        <c:v>300</c:v>
                      </c:pt>
                      <c:pt idx="3972">
                        <c:v>300</c:v>
                      </c:pt>
                      <c:pt idx="3973">
                        <c:v>300</c:v>
                      </c:pt>
                      <c:pt idx="3974">
                        <c:v>300</c:v>
                      </c:pt>
                      <c:pt idx="3975">
                        <c:v>300</c:v>
                      </c:pt>
                      <c:pt idx="3976">
                        <c:v>300</c:v>
                      </c:pt>
                      <c:pt idx="3977">
                        <c:v>300</c:v>
                      </c:pt>
                      <c:pt idx="3978">
                        <c:v>300</c:v>
                      </c:pt>
                      <c:pt idx="3979">
                        <c:v>300</c:v>
                      </c:pt>
                      <c:pt idx="3980">
                        <c:v>300</c:v>
                      </c:pt>
                      <c:pt idx="3981">
                        <c:v>300</c:v>
                      </c:pt>
                      <c:pt idx="3982">
                        <c:v>300</c:v>
                      </c:pt>
                      <c:pt idx="3983">
                        <c:v>300</c:v>
                      </c:pt>
                      <c:pt idx="3984">
                        <c:v>300</c:v>
                      </c:pt>
                      <c:pt idx="3985">
                        <c:v>300</c:v>
                      </c:pt>
                      <c:pt idx="3986">
                        <c:v>300</c:v>
                      </c:pt>
                      <c:pt idx="3987">
                        <c:v>300</c:v>
                      </c:pt>
                      <c:pt idx="3988">
                        <c:v>300</c:v>
                      </c:pt>
                      <c:pt idx="3989">
                        <c:v>300</c:v>
                      </c:pt>
                      <c:pt idx="3990">
                        <c:v>300</c:v>
                      </c:pt>
                      <c:pt idx="3991">
                        <c:v>300</c:v>
                      </c:pt>
                      <c:pt idx="3992">
                        <c:v>300</c:v>
                      </c:pt>
                      <c:pt idx="3993">
                        <c:v>300</c:v>
                      </c:pt>
                      <c:pt idx="3994">
                        <c:v>300</c:v>
                      </c:pt>
                      <c:pt idx="3995">
                        <c:v>300</c:v>
                      </c:pt>
                      <c:pt idx="3996">
                        <c:v>300</c:v>
                      </c:pt>
                      <c:pt idx="3997">
                        <c:v>300</c:v>
                      </c:pt>
                      <c:pt idx="3998">
                        <c:v>300</c:v>
                      </c:pt>
                      <c:pt idx="3999">
                        <c:v>300</c:v>
                      </c:pt>
                      <c:pt idx="4000">
                        <c:v>300</c:v>
                      </c:pt>
                      <c:pt idx="4001">
                        <c:v>300</c:v>
                      </c:pt>
                      <c:pt idx="4002">
                        <c:v>300</c:v>
                      </c:pt>
                      <c:pt idx="4003">
                        <c:v>300</c:v>
                      </c:pt>
                      <c:pt idx="4004">
                        <c:v>300</c:v>
                      </c:pt>
                      <c:pt idx="4005">
                        <c:v>300</c:v>
                      </c:pt>
                      <c:pt idx="4006">
                        <c:v>300</c:v>
                      </c:pt>
                      <c:pt idx="4007">
                        <c:v>300</c:v>
                      </c:pt>
                      <c:pt idx="4008">
                        <c:v>300</c:v>
                      </c:pt>
                      <c:pt idx="4009">
                        <c:v>300</c:v>
                      </c:pt>
                      <c:pt idx="4010">
                        <c:v>300</c:v>
                      </c:pt>
                      <c:pt idx="4011">
                        <c:v>300</c:v>
                      </c:pt>
                      <c:pt idx="4012">
                        <c:v>300</c:v>
                      </c:pt>
                      <c:pt idx="4013">
                        <c:v>300</c:v>
                      </c:pt>
                      <c:pt idx="4014">
                        <c:v>300</c:v>
                      </c:pt>
                      <c:pt idx="4015">
                        <c:v>300</c:v>
                      </c:pt>
                      <c:pt idx="4016">
                        <c:v>300</c:v>
                      </c:pt>
                      <c:pt idx="4017">
                        <c:v>300</c:v>
                      </c:pt>
                      <c:pt idx="4018">
                        <c:v>300</c:v>
                      </c:pt>
                      <c:pt idx="4019">
                        <c:v>300</c:v>
                      </c:pt>
                      <c:pt idx="4020">
                        <c:v>300</c:v>
                      </c:pt>
                      <c:pt idx="4021">
                        <c:v>300</c:v>
                      </c:pt>
                      <c:pt idx="4022">
                        <c:v>300</c:v>
                      </c:pt>
                      <c:pt idx="4023">
                        <c:v>300</c:v>
                      </c:pt>
                      <c:pt idx="4024">
                        <c:v>300</c:v>
                      </c:pt>
                      <c:pt idx="4025">
                        <c:v>300</c:v>
                      </c:pt>
                      <c:pt idx="4026">
                        <c:v>300</c:v>
                      </c:pt>
                      <c:pt idx="4027">
                        <c:v>300</c:v>
                      </c:pt>
                      <c:pt idx="4028">
                        <c:v>300</c:v>
                      </c:pt>
                      <c:pt idx="4029">
                        <c:v>300</c:v>
                      </c:pt>
                      <c:pt idx="4030">
                        <c:v>300</c:v>
                      </c:pt>
                      <c:pt idx="4031">
                        <c:v>300</c:v>
                      </c:pt>
                      <c:pt idx="4032">
                        <c:v>300</c:v>
                      </c:pt>
                      <c:pt idx="4033">
                        <c:v>300</c:v>
                      </c:pt>
                      <c:pt idx="4034">
                        <c:v>300</c:v>
                      </c:pt>
                      <c:pt idx="4035">
                        <c:v>300</c:v>
                      </c:pt>
                      <c:pt idx="4036">
                        <c:v>300</c:v>
                      </c:pt>
                      <c:pt idx="4037">
                        <c:v>300</c:v>
                      </c:pt>
                      <c:pt idx="4038">
                        <c:v>300</c:v>
                      </c:pt>
                      <c:pt idx="4039">
                        <c:v>300</c:v>
                      </c:pt>
                      <c:pt idx="4040">
                        <c:v>300</c:v>
                      </c:pt>
                      <c:pt idx="4041">
                        <c:v>300</c:v>
                      </c:pt>
                      <c:pt idx="4042">
                        <c:v>300</c:v>
                      </c:pt>
                      <c:pt idx="4043">
                        <c:v>300</c:v>
                      </c:pt>
                      <c:pt idx="4044">
                        <c:v>300</c:v>
                      </c:pt>
                      <c:pt idx="4045">
                        <c:v>300</c:v>
                      </c:pt>
                      <c:pt idx="4046">
                        <c:v>300</c:v>
                      </c:pt>
                      <c:pt idx="4047">
                        <c:v>300</c:v>
                      </c:pt>
                      <c:pt idx="4048">
                        <c:v>300</c:v>
                      </c:pt>
                      <c:pt idx="4049">
                        <c:v>300</c:v>
                      </c:pt>
                      <c:pt idx="4050">
                        <c:v>300</c:v>
                      </c:pt>
                      <c:pt idx="4051">
                        <c:v>300</c:v>
                      </c:pt>
                      <c:pt idx="4052">
                        <c:v>300</c:v>
                      </c:pt>
                      <c:pt idx="4053">
                        <c:v>300</c:v>
                      </c:pt>
                      <c:pt idx="4054">
                        <c:v>300</c:v>
                      </c:pt>
                      <c:pt idx="4055">
                        <c:v>300</c:v>
                      </c:pt>
                      <c:pt idx="4056">
                        <c:v>300</c:v>
                      </c:pt>
                      <c:pt idx="4057">
                        <c:v>300</c:v>
                      </c:pt>
                      <c:pt idx="4058">
                        <c:v>300</c:v>
                      </c:pt>
                      <c:pt idx="4059">
                        <c:v>300</c:v>
                      </c:pt>
                      <c:pt idx="4060">
                        <c:v>300</c:v>
                      </c:pt>
                      <c:pt idx="4061">
                        <c:v>300</c:v>
                      </c:pt>
                      <c:pt idx="4062">
                        <c:v>300</c:v>
                      </c:pt>
                      <c:pt idx="4063">
                        <c:v>300</c:v>
                      </c:pt>
                      <c:pt idx="4064">
                        <c:v>300</c:v>
                      </c:pt>
                      <c:pt idx="4065">
                        <c:v>300</c:v>
                      </c:pt>
                      <c:pt idx="4066">
                        <c:v>300</c:v>
                      </c:pt>
                      <c:pt idx="4067">
                        <c:v>300</c:v>
                      </c:pt>
                      <c:pt idx="4068">
                        <c:v>300</c:v>
                      </c:pt>
                      <c:pt idx="4069">
                        <c:v>300</c:v>
                      </c:pt>
                      <c:pt idx="4070">
                        <c:v>300</c:v>
                      </c:pt>
                      <c:pt idx="4071">
                        <c:v>300</c:v>
                      </c:pt>
                      <c:pt idx="4072">
                        <c:v>300</c:v>
                      </c:pt>
                      <c:pt idx="4073">
                        <c:v>300</c:v>
                      </c:pt>
                      <c:pt idx="4074">
                        <c:v>300</c:v>
                      </c:pt>
                      <c:pt idx="4075">
                        <c:v>300</c:v>
                      </c:pt>
                      <c:pt idx="4076">
                        <c:v>300</c:v>
                      </c:pt>
                      <c:pt idx="4077">
                        <c:v>300</c:v>
                      </c:pt>
                      <c:pt idx="4078">
                        <c:v>300</c:v>
                      </c:pt>
                      <c:pt idx="4079">
                        <c:v>300</c:v>
                      </c:pt>
                      <c:pt idx="4080">
                        <c:v>300</c:v>
                      </c:pt>
                      <c:pt idx="4081">
                        <c:v>300</c:v>
                      </c:pt>
                      <c:pt idx="4082">
                        <c:v>300</c:v>
                      </c:pt>
                      <c:pt idx="4083">
                        <c:v>300</c:v>
                      </c:pt>
                      <c:pt idx="4084">
                        <c:v>300</c:v>
                      </c:pt>
                      <c:pt idx="4085">
                        <c:v>300</c:v>
                      </c:pt>
                      <c:pt idx="4086">
                        <c:v>300</c:v>
                      </c:pt>
                      <c:pt idx="4087">
                        <c:v>300</c:v>
                      </c:pt>
                      <c:pt idx="4088">
                        <c:v>300</c:v>
                      </c:pt>
                      <c:pt idx="4089">
                        <c:v>300</c:v>
                      </c:pt>
                      <c:pt idx="4090">
                        <c:v>300</c:v>
                      </c:pt>
                      <c:pt idx="4091">
                        <c:v>300</c:v>
                      </c:pt>
                      <c:pt idx="4092">
                        <c:v>300</c:v>
                      </c:pt>
                      <c:pt idx="4093">
                        <c:v>300</c:v>
                      </c:pt>
                      <c:pt idx="4094">
                        <c:v>300</c:v>
                      </c:pt>
                      <c:pt idx="4095">
                        <c:v>300</c:v>
                      </c:pt>
                      <c:pt idx="4096">
                        <c:v>300</c:v>
                      </c:pt>
                      <c:pt idx="4097">
                        <c:v>300</c:v>
                      </c:pt>
                      <c:pt idx="4098">
                        <c:v>300</c:v>
                      </c:pt>
                      <c:pt idx="4099">
                        <c:v>300</c:v>
                      </c:pt>
                      <c:pt idx="4100">
                        <c:v>300</c:v>
                      </c:pt>
                      <c:pt idx="4101">
                        <c:v>300</c:v>
                      </c:pt>
                      <c:pt idx="4102">
                        <c:v>300</c:v>
                      </c:pt>
                      <c:pt idx="4103">
                        <c:v>300</c:v>
                      </c:pt>
                      <c:pt idx="4104">
                        <c:v>300</c:v>
                      </c:pt>
                      <c:pt idx="4105">
                        <c:v>300</c:v>
                      </c:pt>
                      <c:pt idx="4106">
                        <c:v>300</c:v>
                      </c:pt>
                      <c:pt idx="4107">
                        <c:v>300</c:v>
                      </c:pt>
                      <c:pt idx="4108">
                        <c:v>300</c:v>
                      </c:pt>
                      <c:pt idx="4109">
                        <c:v>300</c:v>
                      </c:pt>
                      <c:pt idx="4110">
                        <c:v>300</c:v>
                      </c:pt>
                      <c:pt idx="4111">
                        <c:v>300</c:v>
                      </c:pt>
                      <c:pt idx="4112">
                        <c:v>300</c:v>
                      </c:pt>
                      <c:pt idx="4113">
                        <c:v>300</c:v>
                      </c:pt>
                      <c:pt idx="4114">
                        <c:v>300</c:v>
                      </c:pt>
                      <c:pt idx="4115">
                        <c:v>300</c:v>
                      </c:pt>
                      <c:pt idx="4116">
                        <c:v>300</c:v>
                      </c:pt>
                      <c:pt idx="4117">
                        <c:v>300</c:v>
                      </c:pt>
                      <c:pt idx="4118">
                        <c:v>300</c:v>
                      </c:pt>
                      <c:pt idx="4119">
                        <c:v>300</c:v>
                      </c:pt>
                      <c:pt idx="4120">
                        <c:v>300</c:v>
                      </c:pt>
                      <c:pt idx="4121">
                        <c:v>300</c:v>
                      </c:pt>
                      <c:pt idx="4122">
                        <c:v>300</c:v>
                      </c:pt>
                      <c:pt idx="4123">
                        <c:v>300</c:v>
                      </c:pt>
                      <c:pt idx="4124">
                        <c:v>300</c:v>
                      </c:pt>
                      <c:pt idx="4125">
                        <c:v>300</c:v>
                      </c:pt>
                      <c:pt idx="4126">
                        <c:v>300</c:v>
                      </c:pt>
                      <c:pt idx="4127">
                        <c:v>300</c:v>
                      </c:pt>
                      <c:pt idx="4128">
                        <c:v>300</c:v>
                      </c:pt>
                      <c:pt idx="4129">
                        <c:v>300</c:v>
                      </c:pt>
                      <c:pt idx="4130">
                        <c:v>300</c:v>
                      </c:pt>
                      <c:pt idx="4131">
                        <c:v>300</c:v>
                      </c:pt>
                      <c:pt idx="4132">
                        <c:v>300</c:v>
                      </c:pt>
                      <c:pt idx="4133">
                        <c:v>300</c:v>
                      </c:pt>
                      <c:pt idx="4134">
                        <c:v>300</c:v>
                      </c:pt>
                      <c:pt idx="4135">
                        <c:v>300</c:v>
                      </c:pt>
                      <c:pt idx="4136">
                        <c:v>300</c:v>
                      </c:pt>
                      <c:pt idx="4137">
                        <c:v>300</c:v>
                      </c:pt>
                      <c:pt idx="4138">
                        <c:v>300</c:v>
                      </c:pt>
                      <c:pt idx="4139">
                        <c:v>300</c:v>
                      </c:pt>
                      <c:pt idx="4140">
                        <c:v>300</c:v>
                      </c:pt>
                      <c:pt idx="4141">
                        <c:v>300</c:v>
                      </c:pt>
                      <c:pt idx="4142">
                        <c:v>300</c:v>
                      </c:pt>
                      <c:pt idx="4143">
                        <c:v>300</c:v>
                      </c:pt>
                      <c:pt idx="4144">
                        <c:v>300</c:v>
                      </c:pt>
                      <c:pt idx="4145">
                        <c:v>300</c:v>
                      </c:pt>
                      <c:pt idx="4146">
                        <c:v>300</c:v>
                      </c:pt>
                      <c:pt idx="4147">
                        <c:v>300</c:v>
                      </c:pt>
                      <c:pt idx="4148">
                        <c:v>300</c:v>
                      </c:pt>
                      <c:pt idx="4149">
                        <c:v>300</c:v>
                      </c:pt>
                      <c:pt idx="4150">
                        <c:v>300</c:v>
                      </c:pt>
                      <c:pt idx="4151">
                        <c:v>300</c:v>
                      </c:pt>
                      <c:pt idx="4152">
                        <c:v>300</c:v>
                      </c:pt>
                      <c:pt idx="4153">
                        <c:v>300</c:v>
                      </c:pt>
                      <c:pt idx="4154">
                        <c:v>300</c:v>
                      </c:pt>
                      <c:pt idx="4155">
                        <c:v>300</c:v>
                      </c:pt>
                      <c:pt idx="4156">
                        <c:v>300</c:v>
                      </c:pt>
                      <c:pt idx="4157">
                        <c:v>300</c:v>
                      </c:pt>
                      <c:pt idx="4158">
                        <c:v>300</c:v>
                      </c:pt>
                      <c:pt idx="4159">
                        <c:v>300</c:v>
                      </c:pt>
                      <c:pt idx="4160">
                        <c:v>300</c:v>
                      </c:pt>
                      <c:pt idx="4161">
                        <c:v>300</c:v>
                      </c:pt>
                      <c:pt idx="4162">
                        <c:v>300</c:v>
                      </c:pt>
                      <c:pt idx="4163">
                        <c:v>300</c:v>
                      </c:pt>
                      <c:pt idx="4164">
                        <c:v>300</c:v>
                      </c:pt>
                      <c:pt idx="4165">
                        <c:v>300</c:v>
                      </c:pt>
                      <c:pt idx="4166">
                        <c:v>300</c:v>
                      </c:pt>
                      <c:pt idx="4167">
                        <c:v>300</c:v>
                      </c:pt>
                      <c:pt idx="4168">
                        <c:v>300</c:v>
                      </c:pt>
                      <c:pt idx="4169">
                        <c:v>300</c:v>
                      </c:pt>
                      <c:pt idx="4170">
                        <c:v>300</c:v>
                      </c:pt>
                      <c:pt idx="4171">
                        <c:v>300</c:v>
                      </c:pt>
                      <c:pt idx="4172">
                        <c:v>300</c:v>
                      </c:pt>
                      <c:pt idx="4173">
                        <c:v>300</c:v>
                      </c:pt>
                      <c:pt idx="4174">
                        <c:v>300</c:v>
                      </c:pt>
                      <c:pt idx="4175">
                        <c:v>300</c:v>
                      </c:pt>
                      <c:pt idx="4176">
                        <c:v>300</c:v>
                      </c:pt>
                      <c:pt idx="4177">
                        <c:v>300</c:v>
                      </c:pt>
                      <c:pt idx="4178">
                        <c:v>300</c:v>
                      </c:pt>
                      <c:pt idx="4179">
                        <c:v>300</c:v>
                      </c:pt>
                      <c:pt idx="4180">
                        <c:v>300</c:v>
                      </c:pt>
                      <c:pt idx="4181">
                        <c:v>300</c:v>
                      </c:pt>
                      <c:pt idx="4182">
                        <c:v>300</c:v>
                      </c:pt>
                      <c:pt idx="4183">
                        <c:v>300</c:v>
                      </c:pt>
                      <c:pt idx="4184">
                        <c:v>300</c:v>
                      </c:pt>
                      <c:pt idx="4185">
                        <c:v>300</c:v>
                      </c:pt>
                      <c:pt idx="4186">
                        <c:v>300</c:v>
                      </c:pt>
                      <c:pt idx="4187">
                        <c:v>300</c:v>
                      </c:pt>
                      <c:pt idx="4188">
                        <c:v>300</c:v>
                      </c:pt>
                      <c:pt idx="4189">
                        <c:v>300</c:v>
                      </c:pt>
                      <c:pt idx="4190">
                        <c:v>300</c:v>
                      </c:pt>
                      <c:pt idx="4191">
                        <c:v>300</c:v>
                      </c:pt>
                      <c:pt idx="4192">
                        <c:v>300</c:v>
                      </c:pt>
                      <c:pt idx="4193">
                        <c:v>300</c:v>
                      </c:pt>
                      <c:pt idx="4194">
                        <c:v>300</c:v>
                      </c:pt>
                      <c:pt idx="4195">
                        <c:v>300</c:v>
                      </c:pt>
                      <c:pt idx="4196">
                        <c:v>300</c:v>
                      </c:pt>
                      <c:pt idx="4197">
                        <c:v>300</c:v>
                      </c:pt>
                      <c:pt idx="4198">
                        <c:v>300</c:v>
                      </c:pt>
                      <c:pt idx="4199">
                        <c:v>300</c:v>
                      </c:pt>
                      <c:pt idx="4200">
                        <c:v>300</c:v>
                      </c:pt>
                      <c:pt idx="4201">
                        <c:v>300</c:v>
                      </c:pt>
                      <c:pt idx="4202">
                        <c:v>300</c:v>
                      </c:pt>
                      <c:pt idx="4203">
                        <c:v>300</c:v>
                      </c:pt>
                      <c:pt idx="4204">
                        <c:v>320.37700000000001</c:v>
                      </c:pt>
                      <c:pt idx="4205">
                        <c:v>342.779</c:v>
                      </c:pt>
                      <c:pt idx="4206">
                        <c:v>369.90699999999998</c:v>
                      </c:pt>
                      <c:pt idx="4207">
                        <c:v>354.88600000000002</c:v>
                      </c:pt>
                      <c:pt idx="4208">
                        <c:v>391.55700000000002</c:v>
                      </c:pt>
                      <c:pt idx="4209">
                        <c:v>450.197</c:v>
                      </c:pt>
                      <c:pt idx="4210">
                        <c:v>539.10900000000004</c:v>
                      </c:pt>
                      <c:pt idx="4211">
                        <c:v>685.03300000000002</c:v>
                      </c:pt>
                      <c:pt idx="4212">
                        <c:v>893.66600000000005</c:v>
                      </c:pt>
                      <c:pt idx="4213" formatCode="0.00E+00">
                        <c:v>1129.4000000000001</c:v>
                      </c:pt>
                      <c:pt idx="4214" formatCode="0.00E+00">
                        <c:v>1356.46</c:v>
                      </c:pt>
                      <c:pt idx="4215" formatCode="0.00E+00">
                        <c:v>1562.14</c:v>
                      </c:pt>
                      <c:pt idx="4216" formatCode="0.00E+00">
                        <c:v>1752.72</c:v>
                      </c:pt>
                      <c:pt idx="4217" formatCode="0.00E+00">
                        <c:v>1940.02</c:v>
                      </c:pt>
                      <c:pt idx="4218" formatCode="0.00E+00">
                        <c:v>2108.0100000000002</c:v>
                      </c:pt>
                      <c:pt idx="4219" formatCode="0.00E+00">
                        <c:v>2258.69</c:v>
                      </c:pt>
                      <c:pt idx="4220" formatCode="0.00E+00">
                        <c:v>2394.14</c:v>
                      </c:pt>
                      <c:pt idx="4221" formatCode="0.00E+00">
                        <c:v>2498.0100000000002</c:v>
                      </c:pt>
                      <c:pt idx="4222" formatCode="0.00E+00">
                        <c:v>2566.91</c:v>
                      </c:pt>
                      <c:pt idx="4223" formatCode="0.00E+00">
                        <c:v>2606.71</c:v>
                      </c:pt>
                      <c:pt idx="4224" formatCode="0.00E+00">
                        <c:v>2624.33</c:v>
                      </c:pt>
                      <c:pt idx="4225" formatCode="0.00E+00">
                        <c:v>2619.48</c:v>
                      </c:pt>
                      <c:pt idx="4226" formatCode="0.00E+00">
                        <c:v>2564.96</c:v>
                      </c:pt>
                      <c:pt idx="4227" formatCode="0.00E+00">
                        <c:v>2506.09</c:v>
                      </c:pt>
                      <c:pt idx="4228" formatCode="0.00E+00">
                        <c:v>2452.67</c:v>
                      </c:pt>
                      <c:pt idx="4229" formatCode="0.00E+00">
                        <c:v>2405.61</c:v>
                      </c:pt>
                      <c:pt idx="4230" formatCode="0.00E+00">
                        <c:v>2363.9299999999998</c:v>
                      </c:pt>
                      <c:pt idx="4231" formatCode="0.00E+00">
                        <c:v>2333.21</c:v>
                      </c:pt>
                      <c:pt idx="4232" formatCode="0.00E+00">
                        <c:v>2315.77</c:v>
                      </c:pt>
                      <c:pt idx="4233" formatCode="0.00E+00">
                        <c:v>2308.6799999999998</c:v>
                      </c:pt>
                      <c:pt idx="4234" formatCode="0.00E+00">
                        <c:v>2308.73</c:v>
                      </c:pt>
                      <c:pt idx="4235" formatCode="0.00E+00">
                        <c:v>2313.58</c:v>
                      </c:pt>
                      <c:pt idx="4236" formatCode="0.00E+00">
                        <c:v>2327.09</c:v>
                      </c:pt>
                      <c:pt idx="4237" formatCode="0.00E+00">
                        <c:v>2353.52</c:v>
                      </c:pt>
                      <c:pt idx="4238" formatCode="0.00E+00">
                        <c:v>2394.13</c:v>
                      </c:pt>
                      <c:pt idx="4239" formatCode="0.00E+00">
                        <c:v>2450.9499999999998</c:v>
                      </c:pt>
                      <c:pt idx="4240" formatCode="0.00E+00">
                        <c:v>2513.5</c:v>
                      </c:pt>
                      <c:pt idx="4241" formatCode="0.00E+00">
                        <c:v>2575.56</c:v>
                      </c:pt>
                      <c:pt idx="4242" formatCode="0.00E+00">
                        <c:v>2612.7800000000002</c:v>
                      </c:pt>
                      <c:pt idx="4243" formatCode="0.00E+00">
                        <c:v>2627.91</c:v>
                      </c:pt>
                      <c:pt idx="4244" formatCode="0.00E+00">
                        <c:v>2627.63</c:v>
                      </c:pt>
                      <c:pt idx="4245" formatCode="0.00E+00">
                        <c:v>2615.11</c:v>
                      </c:pt>
                      <c:pt idx="4246" formatCode="0.00E+00">
                        <c:v>2588.85</c:v>
                      </c:pt>
                      <c:pt idx="4247" formatCode="0.00E+00">
                        <c:v>2559.77</c:v>
                      </c:pt>
                      <c:pt idx="4248" formatCode="0.00E+00">
                        <c:v>2530.67</c:v>
                      </c:pt>
                      <c:pt idx="4249" formatCode="0.00E+00">
                        <c:v>2502.0500000000002</c:v>
                      </c:pt>
                      <c:pt idx="4250" formatCode="0.00E+00">
                        <c:v>2473.89</c:v>
                      </c:pt>
                      <c:pt idx="4251" formatCode="0.00E+00">
                        <c:v>2450.31</c:v>
                      </c:pt>
                      <c:pt idx="4252" formatCode="0.00E+00">
                        <c:v>2433.3000000000002</c:v>
                      </c:pt>
                      <c:pt idx="4253" formatCode="0.00E+00">
                        <c:v>2421.37</c:v>
                      </c:pt>
                      <c:pt idx="4254" formatCode="0.00E+00">
                        <c:v>2412.81</c:v>
                      </c:pt>
                      <c:pt idx="4255" formatCode="0.00E+00">
                        <c:v>2406.44</c:v>
                      </c:pt>
                      <c:pt idx="4256" formatCode="0.00E+00">
                        <c:v>2404.5500000000002</c:v>
                      </c:pt>
                      <c:pt idx="4257" formatCode="0.00E+00">
                        <c:v>2407.94</c:v>
                      </c:pt>
                      <c:pt idx="4258" formatCode="0.00E+00">
                        <c:v>2415.41</c:v>
                      </c:pt>
                      <c:pt idx="4259" formatCode="0.00E+00">
                        <c:v>2425.67</c:v>
                      </c:pt>
                      <c:pt idx="4260" formatCode="0.00E+00">
                        <c:v>2437.6999999999998</c:v>
                      </c:pt>
                      <c:pt idx="4261" formatCode="0.00E+00">
                        <c:v>2450.87</c:v>
                      </c:pt>
                      <c:pt idx="4262" formatCode="0.00E+00">
                        <c:v>2464.44</c:v>
                      </c:pt>
                      <c:pt idx="4263" formatCode="0.00E+00">
                        <c:v>2477.9699999999998</c:v>
                      </c:pt>
                      <c:pt idx="4264" formatCode="0.00E+00">
                        <c:v>2491.39</c:v>
                      </c:pt>
                      <c:pt idx="4265" formatCode="0.00E+00">
                        <c:v>2504.3000000000002</c:v>
                      </c:pt>
                      <c:pt idx="4266" formatCode="0.00E+00">
                        <c:v>2510.33</c:v>
                      </c:pt>
                      <c:pt idx="4267" formatCode="0.00E+00">
                        <c:v>2508.1</c:v>
                      </c:pt>
                      <c:pt idx="4268" formatCode="0.00E+00">
                        <c:v>2499.85</c:v>
                      </c:pt>
                      <c:pt idx="4269" formatCode="0.00E+00">
                        <c:v>2487.62</c:v>
                      </c:pt>
                      <c:pt idx="4270" formatCode="0.00E+00">
                        <c:v>2471.89</c:v>
                      </c:pt>
                      <c:pt idx="4271" formatCode="0.00E+00">
                        <c:v>2449.0500000000002</c:v>
                      </c:pt>
                      <c:pt idx="4272" formatCode="0.00E+00">
                        <c:v>2422.1999999999998</c:v>
                      </c:pt>
                      <c:pt idx="4273" formatCode="0.00E+00">
                        <c:v>2395.64</c:v>
                      </c:pt>
                      <c:pt idx="4274" formatCode="0.00E+00">
                        <c:v>2373.29</c:v>
                      </c:pt>
                      <c:pt idx="4275" formatCode="0.00E+00">
                        <c:v>2354.7199999999998</c:v>
                      </c:pt>
                      <c:pt idx="4276" formatCode="0.00E+00">
                        <c:v>2340.27</c:v>
                      </c:pt>
                      <c:pt idx="4277" formatCode="0.00E+00">
                        <c:v>2329.7800000000002</c:v>
                      </c:pt>
                      <c:pt idx="4278" formatCode="0.00E+00">
                        <c:v>2322.35</c:v>
                      </c:pt>
                      <c:pt idx="4279" formatCode="0.00E+00">
                        <c:v>2317.11</c:v>
                      </c:pt>
                      <c:pt idx="4280" formatCode="0.00E+00">
                        <c:v>2313.37</c:v>
                      </c:pt>
                      <c:pt idx="4281" formatCode="0.00E+00">
                        <c:v>2310.75</c:v>
                      </c:pt>
                      <c:pt idx="4282" formatCode="0.00E+00">
                        <c:v>2308.86</c:v>
                      </c:pt>
                      <c:pt idx="4283" formatCode="0.00E+00">
                        <c:v>2307.41</c:v>
                      </c:pt>
                      <c:pt idx="4284" formatCode="0.00E+00">
                        <c:v>2306.23</c:v>
                      </c:pt>
                      <c:pt idx="4285" formatCode="0.00E+00">
                        <c:v>2304.9899999999998</c:v>
                      </c:pt>
                      <c:pt idx="4286" formatCode="0.00E+00">
                        <c:v>2300.9899999999998</c:v>
                      </c:pt>
                      <c:pt idx="4287" formatCode="0.00E+00">
                        <c:v>2293.9</c:v>
                      </c:pt>
                      <c:pt idx="4288" formatCode="0.00E+00">
                        <c:v>2284.6</c:v>
                      </c:pt>
                      <c:pt idx="4289" formatCode="0.00E+00">
                        <c:v>2273.85</c:v>
                      </c:pt>
                      <c:pt idx="4290" formatCode="0.00E+00">
                        <c:v>2262.12</c:v>
                      </c:pt>
                      <c:pt idx="4291" formatCode="0.00E+00">
                        <c:v>2249.7600000000002</c:v>
                      </c:pt>
                      <c:pt idx="4292" formatCode="0.00E+00">
                        <c:v>2237.17</c:v>
                      </c:pt>
                      <c:pt idx="4293" formatCode="0.00E+00">
                        <c:v>2224.44</c:v>
                      </c:pt>
                      <c:pt idx="4294" formatCode="0.00E+00">
                        <c:v>2211.63</c:v>
                      </c:pt>
                      <c:pt idx="4295" formatCode="0.00E+00">
                        <c:v>2198.9</c:v>
                      </c:pt>
                      <c:pt idx="4296" formatCode="0.00E+00">
                        <c:v>2187.4499999999998</c:v>
                      </c:pt>
                      <c:pt idx="4297" formatCode="0.00E+00">
                        <c:v>2177.39</c:v>
                      </c:pt>
                      <c:pt idx="4298" formatCode="0.00E+00">
                        <c:v>2168.3200000000002</c:v>
                      </c:pt>
                      <c:pt idx="4299" formatCode="0.00E+00">
                        <c:v>2159.88</c:v>
                      </c:pt>
                      <c:pt idx="4300" formatCode="0.00E+00">
                        <c:v>2151.9</c:v>
                      </c:pt>
                      <c:pt idx="4301" formatCode="0.00E+00">
                        <c:v>2144.8200000000002</c:v>
                      </c:pt>
                      <c:pt idx="4302" formatCode="0.00E+00">
                        <c:v>2138.6999999999998</c:v>
                      </c:pt>
                      <c:pt idx="4303" formatCode="0.00E+00">
                        <c:v>2133.34</c:v>
                      </c:pt>
                      <c:pt idx="4304" formatCode="0.00E+00">
                        <c:v>2128.52</c:v>
                      </c:pt>
                      <c:pt idx="4305" formatCode="0.00E+00">
                        <c:v>2124.08</c:v>
                      </c:pt>
                      <c:pt idx="4306" formatCode="0.00E+00">
                        <c:v>2119.9299999999998</c:v>
                      </c:pt>
                      <c:pt idx="4307" formatCode="0.00E+00">
                        <c:v>2115.9699999999998</c:v>
                      </c:pt>
                      <c:pt idx="4308" formatCode="0.00E+00">
                        <c:v>2112.15</c:v>
                      </c:pt>
                      <c:pt idx="4309" formatCode="0.00E+00">
                        <c:v>2108.41</c:v>
                      </c:pt>
                      <c:pt idx="4310" formatCode="0.00E+00">
                        <c:v>2104.5100000000002</c:v>
                      </c:pt>
                      <c:pt idx="4311" formatCode="0.00E+00">
                        <c:v>2099.41</c:v>
                      </c:pt>
                      <c:pt idx="4312" formatCode="0.00E+00">
                        <c:v>2093.2199999999998</c:v>
                      </c:pt>
                      <c:pt idx="4313" formatCode="0.00E+00">
                        <c:v>2086.3000000000002</c:v>
                      </c:pt>
                      <c:pt idx="4314" formatCode="0.00E+00">
                        <c:v>2078.94</c:v>
                      </c:pt>
                      <c:pt idx="4315" formatCode="0.00E+00">
                        <c:v>2071.31</c:v>
                      </c:pt>
                      <c:pt idx="4316" formatCode="0.00E+00">
                        <c:v>2063.5100000000002</c:v>
                      </c:pt>
                      <c:pt idx="4317" formatCode="0.00E+00">
                        <c:v>2055.54</c:v>
                      </c:pt>
                      <c:pt idx="4318" formatCode="0.00E+00">
                        <c:v>2047.41</c:v>
                      </c:pt>
                      <c:pt idx="4319" formatCode="0.00E+00">
                        <c:v>2039.15</c:v>
                      </c:pt>
                      <c:pt idx="4320" formatCode="0.00E+00">
                        <c:v>2030.89</c:v>
                      </c:pt>
                      <c:pt idx="4321" formatCode="0.00E+00">
                        <c:v>2023.09</c:v>
                      </c:pt>
                      <c:pt idx="4322" formatCode="0.00E+00">
                        <c:v>2015.7</c:v>
                      </c:pt>
                      <c:pt idx="4323" formatCode="0.00E+00">
                        <c:v>2008.59</c:v>
                      </c:pt>
                      <c:pt idx="4324" formatCode="0.00E+00">
                        <c:v>2001.64</c:v>
                      </c:pt>
                      <c:pt idx="4325" formatCode="0.00E+00">
                        <c:v>1994.81</c:v>
                      </c:pt>
                      <c:pt idx="4326" formatCode="0.00E+00">
                        <c:v>1988.13</c:v>
                      </c:pt>
                      <c:pt idx="4327" formatCode="0.00E+00">
                        <c:v>1981.63</c:v>
                      </c:pt>
                      <c:pt idx="4328" formatCode="0.00E+00">
                        <c:v>1975.3</c:v>
                      </c:pt>
                      <c:pt idx="4329" formatCode="0.00E+00">
                        <c:v>1969.11</c:v>
                      </c:pt>
                      <c:pt idx="4330" formatCode="0.00E+00">
                        <c:v>1963.04</c:v>
                      </c:pt>
                      <c:pt idx="4331" formatCode="0.00E+00">
                        <c:v>1957.09</c:v>
                      </c:pt>
                      <c:pt idx="4332" formatCode="0.00E+00">
                        <c:v>1951.27</c:v>
                      </c:pt>
                      <c:pt idx="4333" formatCode="0.00E+00">
                        <c:v>1945.58</c:v>
                      </c:pt>
                      <c:pt idx="4334" formatCode="0.00E+00">
                        <c:v>1940.01</c:v>
                      </c:pt>
                      <c:pt idx="4335" formatCode="0.00E+00">
                        <c:v>1934.56</c:v>
                      </c:pt>
                      <c:pt idx="4336" formatCode="0.00E+00">
                        <c:v>1929.21</c:v>
                      </c:pt>
                      <c:pt idx="4337" formatCode="0.00E+00">
                        <c:v>1923.97</c:v>
                      </c:pt>
                      <c:pt idx="4338" formatCode="0.00E+00">
                        <c:v>1918.84</c:v>
                      </c:pt>
                      <c:pt idx="4339" formatCode="0.00E+00">
                        <c:v>1913.8</c:v>
                      </c:pt>
                      <c:pt idx="4340" formatCode="0.00E+00">
                        <c:v>1908.86</c:v>
                      </c:pt>
                      <c:pt idx="4341" formatCode="0.00E+00">
                        <c:v>1904.01</c:v>
                      </c:pt>
                      <c:pt idx="4342" formatCode="0.00E+00">
                        <c:v>1899.24</c:v>
                      </c:pt>
                      <c:pt idx="4343" formatCode="0.00E+00">
                        <c:v>1894.55</c:v>
                      </c:pt>
                      <c:pt idx="4344" formatCode="0.00E+00">
                        <c:v>1889.93</c:v>
                      </c:pt>
                      <c:pt idx="4345" formatCode="0.00E+00">
                        <c:v>1885.4</c:v>
                      </c:pt>
                      <c:pt idx="4346" formatCode="0.00E+00">
                        <c:v>1880.93</c:v>
                      </c:pt>
                      <c:pt idx="4347" formatCode="0.00E+00">
                        <c:v>1876.53</c:v>
                      </c:pt>
                      <c:pt idx="4348" formatCode="0.00E+00">
                        <c:v>1872.2</c:v>
                      </c:pt>
                      <c:pt idx="4349" formatCode="0.00E+00">
                        <c:v>1867.93</c:v>
                      </c:pt>
                      <c:pt idx="4350" formatCode="0.00E+00">
                        <c:v>1863.72</c:v>
                      </c:pt>
                      <c:pt idx="4351" formatCode="0.00E+00">
                        <c:v>1859.57</c:v>
                      </c:pt>
                      <c:pt idx="4352" formatCode="0.00E+00">
                        <c:v>1855.48</c:v>
                      </c:pt>
                      <c:pt idx="4353" formatCode="0.00E+00">
                        <c:v>1851.45</c:v>
                      </c:pt>
                      <c:pt idx="4354" formatCode="0.00E+00">
                        <c:v>1847.47</c:v>
                      </c:pt>
                      <c:pt idx="4355" formatCode="0.00E+00">
                        <c:v>1843.54</c:v>
                      </c:pt>
                      <c:pt idx="4356" formatCode="0.00E+00">
                        <c:v>1839.66</c:v>
                      </c:pt>
                      <c:pt idx="4357" formatCode="0.00E+00">
                        <c:v>1835.83</c:v>
                      </c:pt>
                      <c:pt idx="4358" formatCode="0.00E+00">
                        <c:v>1832.05</c:v>
                      </c:pt>
                      <c:pt idx="4359" formatCode="0.00E+00">
                        <c:v>1828.31</c:v>
                      </c:pt>
                      <c:pt idx="4360" formatCode="0.00E+00">
                        <c:v>1824.62</c:v>
                      </c:pt>
                      <c:pt idx="4361" formatCode="0.00E+00">
                        <c:v>1820.96</c:v>
                      </c:pt>
                      <c:pt idx="4362" formatCode="0.00E+00">
                        <c:v>1817.35</c:v>
                      </c:pt>
                      <c:pt idx="4363" formatCode="0.00E+00">
                        <c:v>1813.78</c:v>
                      </c:pt>
                      <c:pt idx="4364" formatCode="0.00E+00">
                        <c:v>1810.25</c:v>
                      </c:pt>
                      <c:pt idx="4365" formatCode="0.00E+00">
                        <c:v>1806.76</c:v>
                      </c:pt>
                      <c:pt idx="4366" formatCode="0.00E+00">
                        <c:v>1803.3</c:v>
                      </c:pt>
                      <c:pt idx="4367" formatCode="0.00E+00">
                        <c:v>1799.89</c:v>
                      </c:pt>
                      <c:pt idx="4368" formatCode="0.00E+00">
                        <c:v>1796.5</c:v>
                      </c:pt>
                      <c:pt idx="4369" formatCode="0.00E+00">
                        <c:v>1793.16</c:v>
                      </c:pt>
                      <c:pt idx="4370" formatCode="0.00E+00">
                        <c:v>1789.85</c:v>
                      </c:pt>
                      <c:pt idx="4371" formatCode="0.00E+00">
                        <c:v>1786.57</c:v>
                      </c:pt>
                      <c:pt idx="4372" formatCode="0.00E+00">
                        <c:v>1783.33</c:v>
                      </c:pt>
                      <c:pt idx="4373" formatCode="0.00E+00">
                        <c:v>1780.13</c:v>
                      </c:pt>
                      <c:pt idx="4374" formatCode="0.00E+00">
                        <c:v>1776.95</c:v>
                      </c:pt>
                      <c:pt idx="4375" formatCode="0.00E+00">
                        <c:v>1773.81</c:v>
                      </c:pt>
                      <c:pt idx="4376" formatCode="0.00E+00">
                        <c:v>1770.7</c:v>
                      </c:pt>
                      <c:pt idx="4377" formatCode="0.00E+00">
                        <c:v>1767.62</c:v>
                      </c:pt>
                      <c:pt idx="4378" formatCode="0.00E+00">
                        <c:v>1764.56</c:v>
                      </c:pt>
                      <c:pt idx="4379" formatCode="0.00E+00">
                        <c:v>1761.54</c:v>
                      </c:pt>
                      <c:pt idx="4380" formatCode="0.00E+00">
                        <c:v>1758.54</c:v>
                      </c:pt>
                      <c:pt idx="4381" formatCode="0.00E+00">
                        <c:v>1755.57</c:v>
                      </c:pt>
                      <c:pt idx="4382" formatCode="0.00E+00">
                        <c:v>1752.63</c:v>
                      </c:pt>
                      <c:pt idx="4383" formatCode="0.00E+00">
                        <c:v>1749.71</c:v>
                      </c:pt>
                      <c:pt idx="4384" formatCode="0.00E+00">
                        <c:v>1746.82</c:v>
                      </c:pt>
                      <c:pt idx="4385" formatCode="0.00E+00">
                        <c:v>1743.96</c:v>
                      </c:pt>
                      <c:pt idx="4386" formatCode="0.00E+00">
                        <c:v>1741.12</c:v>
                      </c:pt>
                      <c:pt idx="4387" formatCode="0.00E+00">
                        <c:v>1738.3</c:v>
                      </c:pt>
                      <c:pt idx="4388" formatCode="0.00E+00">
                        <c:v>1735.5</c:v>
                      </c:pt>
                      <c:pt idx="4389" formatCode="0.00E+00">
                        <c:v>1732.73</c:v>
                      </c:pt>
                      <c:pt idx="4390" formatCode="0.00E+00">
                        <c:v>1729.98</c:v>
                      </c:pt>
                      <c:pt idx="4391" formatCode="0.00E+00">
                        <c:v>1727.26</c:v>
                      </c:pt>
                      <c:pt idx="4392" formatCode="0.00E+00">
                        <c:v>1724.56</c:v>
                      </c:pt>
                      <c:pt idx="4393" formatCode="0.00E+00">
                        <c:v>1721.87</c:v>
                      </c:pt>
                      <c:pt idx="4394" formatCode="0.00E+00">
                        <c:v>1719.22</c:v>
                      </c:pt>
                      <c:pt idx="4395" formatCode="0.00E+00">
                        <c:v>1716.58</c:v>
                      </c:pt>
                      <c:pt idx="4396" formatCode="0.00E+00">
                        <c:v>1713.96</c:v>
                      </c:pt>
                      <c:pt idx="4397" formatCode="0.00E+00">
                        <c:v>1711.37</c:v>
                      </c:pt>
                      <c:pt idx="4398" formatCode="0.00E+00">
                        <c:v>1708.8</c:v>
                      </c:pt>
                      <c:pt idx="4399" formatCode="0.00E+00">
                        <c:v>1706.24</c:v>
                      </c:pt>
                      <c:pt idx="4400" formatCode="0.00E+00">
                        <c:v>1703.71</c:v>
                      </c:pt>
                      <c:pt idx="4401" formatCode="0.00E+00">
                        <c:v>1701.19</c:v>
                      </c:pt>
                      <c:pt idx="4402" formatCode="0.00E+00">
                        <c:v>1698.7</c:v>
                      </c:pt>
                      <c:pt idx="4403" formatCode="0.00E+00">
                        <c:v>1696.22</c:v>
                      </c:pt>
                      <c:pt idx="4404" formatCode="0.00E+00">
                        <c:v>1693.75</c:v>
                      </c:pt>
                      <c:pt idx="4405" formatCode="0.00E+00">
                        <c:v>1691.31</c:v>
                      </c:pt>
                      <c:pt idx="4406" formatCode="0.00E+00">
                        <c:v>1688.88</c:v>
                      </c:pt>
                      <c:pt idx="4407" formatCode="0.00E+00">
                        <c:v>1686.47</c:v>
                      </c:pt>
                      <c:pt idx="4408" formatCode="0.00E+00">
                        <c:v>1684.08</c:v>
                      </c:pt>
                      <c:pt idx="4409" formatCode="0.00E+00">
                        <c:v>1681.7</c:v>
                      </c:pt>
                      <c:pt idx="4410" formatCode="0.00E+00">
                        <c:v>1679.34</c:v>
                      </c:pt>
                      <c:pt idx="4411" formatCode="0.00E+00">
                        <c:v>1676.99</c:v>
                      </c:pt>
                      <c:pt idx="4412" formatCode="0.00E+00">
                        <c:v>1674.66</c:v>
                      </c:pt>
                      <c:pt idx="4413" formatCode="0.00E+00">
                        <c:v>1672.35</c:v>
                      </c:pt>
                      <c:pt idx="4414" formatCode="0.00E+00">
                        <c:v>1670.05</c:v>
                      </c:pt>
                      <c:pt idx="4415" formatCode="0.00E+00">
                        <c:v>1667.77</c:v>
                      </c:pt>
                      <c:pt idx="4416" formatCode="0.00E+00">
                        <c:v>1665.5</c:v>
                      </c:pt>
                      <c:pt idx="4417" formatCode="0.00E+00">
                        <c:v>1663.24</c:v>
                      </c:pt>
                      <c:pt idx="4418" formatCode="0.00E+00">
                        <c:v>1661</c:v>
                      </c:pt>
                      <c:pt idx="4419" formatCode="0.00E+00">
                        <c:v>1658.77</c:v>
                      </c:pt>
                      <c:pt idx="4420" formatCode="0.00E+00">
                        <c:v>1656.55</c:v>
                      </c:pt>
                      <c:pt idx="4421" formatCode="0.00E+00">
                        <c:v>1654.35</c:v>
                      </c:pt>
                      <c:pt idx="4422" formatCode="0.00E+00">
                        <c:v>1652.17</c:v>
                      </c:pt>
                      <c:pt idx="4423" formatCode="0.00E+00">
                        <c:v>1650</c:v>
                      </c:pt>
                      <c:pt idx="4424" formatCode="0.00E+00">
                        <c:v>1647.84</c:v>
                      </c:pt>
                      <c:pt idx="4425" formatCode="0.00E+00">
                        <c:v>1645.7</c:v>
                      </c:pt>
                      <c:pt idx="4426" formatCode="0.00E+00">
                        <c:v>1643.57</c:v>
                      </c:pt>
                      <c:pt idx="4427" formatCode="0.00E+00">
                        <c:v>1641.45</c:v>
                      </c:pt>
                      <c:pt idx="4428" formatCode="0.00E+00">
                        <c:v>1639.35</c:v>
                      </c:pt>
                      <c:pt idx="4429" formatCode="0.00E+00">
                        <c:v>1637.26</c:v>
                      </c:pt>
                      <c:pt idx="4430" formatCode="0.00E+00">
                        <c:v>1635.18</c:v>
                      </c:pt>
                      <c:pt idx="4431" formatCode="0.00E+00">
                        <c:v>1633.12</c:v>
                      </c:pt>
                      <c:pt idx="4432" formatCode="0.00E+00">
                        <c:v>1631.07</c:v>
                      </c:pt>
                      <c:pt idx="4433" formatCode="0.00E+00">
                        <c:v>1629.03</c:v>
                      </c:pt>
                      <c:pt idx="4434" formatCode="0.00E+00">
                        <c:v>1627</c:v>
                      </c:pt>
                      <c:pt idx="4435" formatCode="0.00E+00">
                        <c:v>1624.99</c:v>
                      </c:pt>
                      <c:pt idx="4436" formatCode="0.00E+00">
                        <c:v>1622.99</c:v>
                      </c:pt>
                      <c:pt idx="4437" formatCode="0.00E+00">
                        <c:v>1621</c:v>
                      </c:pt>
                      <c:pt idx="4438" formatCode="0.00E+00">
                        <c:v>1619.02</c:v>
                      </c:pt>
                      <c:pt idx="4439" formatCode="0.00E+00">
                        <c:v>1617.06</c:v>
                      </c:pt>
                      <c:pt idx="4440" formatCode="0.00E+00">
                        <c:v>1615.1</c:v>
                      </c:pt>
                      <c:pt idx="4441" formatCode="0.00E+00">
                        <c:v>1613.16</c:v>
                      </c:pt>
                      <c:pt idx="4442" formatCode="0.00E+00">
                        <c:v>1611.23</c:v>
                      </c:pt>
                      <c:pt idx="4443" formatCode="0.00E+00">
                        <c:v>1609.31</c:v>
                      </c:pt>
                      <c:pt idx="4444" formatCode="0.00E+00">
                        <c:v>1607.4</c:v>
                      </c:pt>
                      <c:pt idx="4445" formatCode="0.00E+00">
                        <c:v>1605.5</c:v>
                      </c:pt>
                      <c:pt idx="4446" formatCode="0.00E+00">
                        <c:v>1603.61</c:v>
                      </c:pt>
                      <c:pt idx="4447" formatCode="0.00E+00">
                        <c:v>1601.74</c:v>
                      </c:pt>
                      <c:pt idx="4448" formatCode="0.00E+00">
                        <c:v>1599.87</c:v>
                      </c:pt>
                      <c:pt idx="4449" formatCode="0.00E+00">
                        <c:v>1598.02</c:v>
                      </c:pt>
                      <c:pt idx="4450" formatCode="0.00E+00">
                        <c:v>1596.17</c:v>
                      </c:pt>
                      <c:pt idx="4451" formatCode="0.00E+00">
                        <c:v>1594.33</c:v>
                      </c:pt>
                      <c:pt idx="4452" formatCode="0.00E+00">
                        <c:v>1592.51</c:v>
                      </c:pt>
                      <c:pt idx="4453" formatCode="0.00E+00">
                        <c:v>1590.7</c:v>
                      </c:pt>
                      <c:pt idx="4454" formatCode="0.00E+00">
                        <c:v>1588.89</c:v>
                      </c:pt>
                      <c:pt idx="4455" formatCode="0.00E+00">
                        <c:v>1587.1</c:v>
                      </c:pt>
                      <c:pt idx="4456" formatCode="0.00E+00">
                        <c:v>1585.31</c:v>
                      </c:pt>
                      <c:pt idx="4457" formatCode="0.00E+00">
                        <c:v>1583.53</c:v>
                      </c:pt>
                      <c:pt idx="4458" formatCode="0.00E+00">
                        <c:v>1581.77</c:v>
                      </c:pt>
                      <c:pt idx="4459" formatCode="0.00E+00">
                        <c:v>1580.01</c:v>
                      </c:pt>
                      <c:pt idx="4460" formatCode="0.00E+00">
                        <c:v>1578.26</c:v>
                      </c:pt>
                      <c:pt idx="4461" formatCode="0.00E+00">
                        <c:v>1576.53</c:v>
                      </c:pt>
                      <c:pt idx="4462" formatCode="0.00E+00">
                        <c:v>1574.8</c:v>
                      </c:pt>
                      <c:pt idx="4463" formatCode="0.00E+00">
                        <c:v>1573.08</c:v>
                      </c:pt>
                      <c:pt idx="4464" formatCode="0.00E+00">
                        <c:v>1571.37</c:v>
                      </c:pt>
                      <c:pt idx="4465" formatCode="0.00E+00">
                        <c:v>1569.67</c:v>
                      </c:pt>
                      <c:pt idx="4466" formatCode="0.00E+00">
                        <c:v>1567.97</c:v>
                      </c:pt>
                      <c:pt idx="4467" formatCode="0.00E+00">
                        <c:v>1566.29</c:v>
                      </c:pt>
                      <c:pt idx="4468" formatCode="0.00E+00">
                        <c:v>1564.61</c:v>
                      </c:pt>
                      <c:pt idx="4469" formatCode="0.00E+00">
                        <c:v>1562.95</c:v>
                      </c:pt>
                      <c:pt idx="4470" formatCode="0.00E+00">
                        <c:v>1561.29</c:v>
                      </c:pt>
                      <c:pt idx="4471" formatCode="0.00E+00">
                        <c:v>1559.64</c:v>
                      </c:pt>
                      <c:pt idx="4472" formatCode="0.00E+00">
                        <c:v>1558</c:v>
                      </c:pt>
                      <c:pt idx="4473" formatCode="0.00E+00">
                        <c:v>1556.36</c:v>
                      </c:pt>
                      <c:pt idx="4474" formatCode="0.00E+00">
                        <c:v>1554.74</c:v>
                      </c:pt>
                      <c:pt idx="4475" formatCode="0.00E+00">
                        <c:v>1553.12</c:v>
                      </c:pt>
                      <c:pt idx="4476" formatCode="0.00E+00">
                        <c:v>1551.51</c:v>
                      </c:pt>
                      <c:pt idx="4477" formatCode="0.00E+00">
                        <c:v>1549.91</c:v>
                      </c:pt>
                      <c:pt idx="4478" formatCode="0.00E+00">
                        <c:v>1548.32</c:v>
                      </c:pt>
                      <c:pt idx="4479" formatCode="0.00E+00">
                        <c:v>1546.73</c:v>
                      </c:pt>
                      <c:pt idx="4480" formatCode="0.00E+00">
                        <c:v>1545.15</c:v>
                      </c:pt>
                      <c:pt idx="4481" formatCode="0.00E+00">
                        <c:v>1543.58</c:v>
                      </c:pt>
                      <c:pt idx="4482" formatCode="0.00E+00">
                        <c:v>1542.02</c:v>
                      </c:pt>
                      <c:pt idx="4483" formatCode="0.00E+00">
                        <c:v>1540.47</c:v>
                      </c:pt>
                      <c:pt idx="4484" formatCode="0.00E+00">
                        <c:v>1538.92</c:v>
                      </c:pt>
                      <c:pt idx="4485" formatCode="0.00E+00">
                        <c:v>1537.38</c:v>
                      </c:pt>
                      <c:pt idx="4486" formatCode="0.00E+00">
                        <c:v>1535.85</c:v>
                      </c:pt>
                      <c:pt idx="4487" formatCode="0.00E+00">
                        <c:v>1534.32</c:v>
                      </c:pt>
                      <c:pt idx="4488" formatCode="0.00E+00">
                        <c:v>1532.8</c:v>
                      </c:pt>
                      <c:pt idx="4489" formatCode="0.00E+00">
                        <c:v>1531.29</c:v>
                      </c:pt>
                      <c:pt idx="4490" formatCode="0.00E+00">
                        <c:v>1529.79</c:v>
                      </c:pt>
                      <c:pt idx="4491" formatCode="0.00E+00">
                        <c:v>1528.29</c:v>
                      </c:pt>
                      <c:pt idx="4492" formatCode="0.00E+00">
                        <c:v>1526.8</c:v>
                      </c:pt>
                      <c:pt idx="4493" formatCode="0.00E+00">
                        <c:v>1525.32</c:v>
                      </c:pt>
                      <c:pt idx="4494" formatCode="0.00E+00">
                        <c:v>1523.84</c:v>
                      </c:pt>
                      <c:pt idx="4495" formatCode="0.00E+00">
                        <c:v>1522.37</c:v>
                      </c:pt>
                      <c:pt idx="4496" formatCode="0.00E+00">
                        <c:v>1520.91</c:v>
                      </c:pt>
                      <c:pt idx="4497" formatCode="0.00E+00">
                        <c:v>1519.45</c:v>
                      </c:pt>
                      <c:pt idx="4498" formatCode="0.00E+00">
                        <c:v>1518</c:v>
                      </c:pt>
                      <c:pt idx="4499" formatCode="0.00E+00">
                        <c:v>1516.56</c:v>
                      </c:pt>
                      <c:pt idx="4500" formatCode="0.00E+00">
                        <c:v>1515.12</c:v>
                      </c:pt>
                      <c:pt idx="4501" formatCode="0.00E+00">
                        <c:v>1513.69</c:v>
                      </c:pt>
                      <c:pt idx="4502" formatCode="0.00E+00">
                        <c:v>1512.27</c:v>
                      </c:pt>
                      <c:pt idx="4503" formatCode="0.00E+00">
                        <c:v>1510.85</c:v>
                      </c:pt>
                      <c:pt idx="4504" formatCode="0.00E+00">
                        <c:v>1509.44</c:v>
                      </c:pt>
                      <c:pt idx="4505" formatCode="0.00E+00">
                        <c:v>1508.03</c:v>
                      </c:pt>
                      <c:pt idx="4506" formatCode="0.00E+00">
                        <c:v>1506.63</c:v>
                      </c:pt>
                      <c:pt idx="4507" formatCode="0.00E+00">
                        <c:v>1505.24</c:v>
                      </c:pt>
                      <c:pt idx="4508" formatCode="0.00E+00">
                        <c:v>1503.85</c:v>
                      </c:pt>
                      <c:pt idx="4509" formatCode="0.00E+00">
                        <c:v>1502.47</c:v>
                      </c:pt>
                      <c:pt idx="4510" formatCode="0.00E+00">
                        <c:v>1501.1</c:v>
                      </c:pt>
                      <c:pt idx="4511" formatCode="0.00E+00">
                        <c:v>1499.73</c:v>
                      </c:pt>
                      <c:pt idx="4512" formatCode="0.00E+00">
                        <c:v>1498.37</c:v>
                      </c:pt>
                      <c:pt idx="4513" formatCode="0.00E+00">
                        <c:v>1497.01</c:v>
                      </c:pt>
                      <c:pt idx="4514" formatCode="0.00E+00">
                        <c:v>1495.66</c:v>
                      </c:pt>
                      <c:pt idx="4515" formatCode="0.00E+00">
                        <c:v>1494.31</c:v>
                      </c:pt>
                      <c:pt idx="4516" formatCode="0.00E+00">
                        <c:v>1492.97</c:v>
                      </c:pt>
                      <c:pt idx="4517" formatCode="0.00E+00">
                        <c:v>1491.64</c:v>
                      </c:pt>
                      <c:pt idx="4518" formatCode="0.00E+00">
                        <c:v>1490.31</c:v>
                      </c:pt>
                      <c:pt idx="4519" formatCode="0.00E+00">
                        <c:v>1488.99</c:v>
                      </c:pt>
                      <c:pt idx="4520" formatCode="0.00E+00">
                        <c:v>1487.67</c:v>
                      </c:pt>
                      <c:pt idx="4521" formatCode="0.00E+00">
                        <c:v>1486.36</c:v>
                      </c:pt>
                      <c:pt idx="4522" formatCode="0.00E+00">
                        <c:v>1485.05</c:v>
                      </c:pt>
                      <c:pt idx="4523" formatCode="0.00E+00">
                        <c:v>1483.75</c:v>
                      </c:pt>
                      <c:pt idx="4524" formatCode="0.00E+00">
                        <c:v>1482.45</c:v>
                      </c:pt>
                      <c:pt idx="4525" formatCode="0.00E+00">
                        <c:v>1481.16</c:v>
                      </c:pt>
                      <c:pt idx="4526" formatCode="0.00E+00">
                        <c:v>1479.88</c:v>
                      </c:pt>
                      <c:pt idx="4527" formatCode="0.00E+00">
                        <c:v>1478.59</c:v>
                      </c:pt>
                      <c:pt idx="4528" formatCode="0.00E+00">
                        <c:v>1477.32</c:v>
                      </c:pt>
                      <c:pt idx="4529" formatCode="0.00E+00">
                        <c:v>1476.05</c:v>
                      </c:pt>
                      <c:pt idx="4530" formatCode="0.00E+00">
                        <c:v>1474.78</c:v>
                      </c:pt>
                      <c:pt idx="4531" formatCode="0.00E+00">
                        <c:v>1473.52</c:v>
                      </c:pt>
                      <c:pt idx="4532" formatCode="0.00E+00">
                        <c:v>1472.27</c:v>
                      </c:pt>
                      <c:pt idx="4533" formatCode="0.00E+00">
                        <c:v>1471.02</c:v>
                      </c:pt>
                      <c:pt idx="4534" formatCode="0.00E+00">
                        <c:v>1469.78</c:v>
                      </c:pt>
                      <c:pt idx="4535" formatCode="0.00E+00">
                        <c:v>1468.54</c:v>
                      </c:pt>
                      <c:pt idx="4536" formatCode="0.00E+00">
                        <c:v>1467.3</c:v>
                      </c:pt>
                      <c:pt idx="4537" formatCode="0.00E+00">
                        <c:v>1466.07</c:v>
                      </c:pt>
                      <c:pt idx="4538" formatCode="0.00E+00">
                        <c:v>1464.84</c:v>
                      </c:pt>
                      <c:pt idx="4539" formatCode="0.00E+00">
                        <c:v>1463.62</c:v>
                      </c:pt>
                      <c:pt idx="4540" formatCode="0.00E+00">
                        <c:v>1462.41</c:v>
                      </c:pt>
                      <c:pt idx="4541" formatCode="0.00E+00">
                        <c:v>1461.2</c:v>
                      </c:pt>
                      <c:pt idx="4542" formatCode="0.00E+00">
                        <c:v>1459.99</c:v>
                      </c:pt>
                      <c:pt idx="4543" formatCode="0.00E+00">
                        <c:v>1458.79</c:v>
                      </c:pt>
                      <c:pt idx="4544" formatCode="0.00E+00">
                        <c:v>1457.59</c:v>
                      </c:pt>
                      <c:pt idx="4545" formatCode="0.00E+00">
                        <c:v>1456.4</c:v>
                      </c:pt>
                      <c:pt idx="4546" formatCode="0.00E+00">
                        <c:v>1455.21</c:v>
                      </c:pt>
                      <c:pt idx="4547" formatCode="0.00E+00">
                        <c:v>1454.03</c:v>
                      </c:pt>
                      <c:pt idx="4548" formatCode="0.00E+00">
                        <c:v>1452.85</c:v>
                      </c:pt>
                      <c:pt idx="4549" formatCode="0.00E+00">
                        <c:v>1451.68</c:v>
                      </c:pt>
                      <c:pt idx="4550" formatCode="0.00E+00">
                        <c:v>1450.51</c:v>
                      </c:pt>
                      <c:pt idx="4551" formatCode="0.00E+00">
                        <c:v>1449.34</c:v>
                      </c:pt>
                      <c:pt idx="4552" formatCode="0.00E+00">
                        <c:v>1448.18</c:v>
                      </c:pt>
                      <c:pt idx="4553" formatCode="0.00E+00">
                        <c:v>1447.02</c:v>
                      </c:pt>
                      <c:pt idx="4554" formatCode="0.00E+00">
                        <c:v>1445.87</c:v>
                      </c:pt>
                      <c:pt idx="4555" formatCode="0.00E+00">
                        <c:v>1444.73</c:v>
                      </c:pt>
                      <c:pt idx="4556" formatCode="0.00E+00">
                        <c:v>1443.58</c:v>
                      </c:pt>
                      <c:pt idx="4557" formatCode="0.00E+00">
                        <c:v>1442.45</c:v>
                      </c:pt>
                      <c:pt idx="4558" formatCode="0.00E+00">
                        <c:v>1441.31</c:v>
                      </c:pt>
                      <c:pt idx="4559" formatCode="0.00E+00">
                        <c:v>1440.18</c:v>
                      </c:pt>
                      <c:pt idx="4560" formatCode="0.00E+00">
                        <c:v>1439.06</c:v>
                      </c:pt>
                      <c:pt idx="4561" formatCode="0.00E+00">
                        <c:v>1437.94</c:v>
                      </c:pt>
                      <c:pt idx="4562" formatCode="0.00E+00">
                        <c:v>1436.82</c:v>
                      </c:pt>
                      <c:pt idx="4563" formatCode="0.00E+00">
                        <c:v>1435.71</c:v>
                      </c:pt>
                      <c:pt idx="4564" formatCode="0.00E+00">
                        <c:v>1434.6</c:v>
                      </c:pt>
                      <c:pt idx="4565" formatCode="0.00E+00">
                        <c:v>1433.5</c:v>
                      </c:pt>
                      <c:pt idx="4566" formatCode="0.00E+00">
                        <c:v>1432.4</c:v>
                      </c:pt>
                      <c:pt idx="4567" formatCode="0.00E+00">
                        <c:v>1431.3</c:v>
                      </c:pt>
                      <c:pt idx="4568" formatCode="0.00E+00">
                        <c:v>1430.21</c:v>
                      </c:pt>
                      <c:pt idx="4569" formatCode="0.00E+00">
                        <c:v>1429.12</c:v>
                      </c:pt>
                      <c:pt idx="4570" formatCode="0.00E+00">
                        <c:v>1428.04</c:v>
                      </c:pt>
                      <c:pt idx="4571" formatCode="0.00E+00">
                        <c:v>1426.96</c:v>
                      </c:pt>
                      <c:pt idx="4572" formatCode="0.00E+00">
                        <c:v>1425.88</c:v>
                      </c:pt>
                      <c:pt idx="4573" formatCode="0.00E+00">
                        <c:v>1424.81</c:v>
                      </c:pt>
                      <c:pt idx="4574" formatCode="0.00E+00">
                        <c:v>1423.74</c:v>
                      </c:pt>
                      <c:pt idx="4575" formatCode="0.00E+00">
                        <c:v>1422.68</c:v>
                      </c:pt>
                      <c:pt idx="4576" formatCode="0.00E+00">
                        <c:v>1421.62</c:v>
                      </c:pt>
                      <c:pt idx="4577" formatCode="0.00E+00">
                        <c:v>1420.56</c:v>
                      </c:pt>
                      <c:pt idx="4578" formatCode="0.00E+00">
                        <c:v>1419.51</c:v>
                      </c:pt>
                      <c:pt idx="4579" formatCode="0.00E+00">
                        <c:v>1418.46</c:v>
                      </c:pt>
                      <c:pt idx="4580" formatCode="0.00E+00">
                        <c:v>1417.41</c:v>
                      </c:pt>
                      <c:pt idx="4581" formatCode="0.00E+00">
                        <c:v>1416.37</c:v>
                      </c:pt>
                      <c:pt idx="4582" formatCode="0.00E+00">
                        <c:v>1415.33</c:v>
                      </c:pt>
                      <c:pt idx="4583" formatCode="0.00E+00">
                        <c:v>1414.3</c:v>
                      </c:pt>
                      <c:pt idx="4584" formatCode="0.00E+00">
                        <c:v>1413.27</c:v>
                      </c:pt>
                      <c:pt idx="4585" formatCode="0.00E+00">
                        <c:v>1412.24</c:v>
                      </c:pt>
                      <c:pt idx="4586" formatCode="0.00E+00">
                        <c:v>1411.22</c:v>
                      </c:pt>
                      <c:pt idx="4587" formatCode="0.00E+00">
                        <c:v>1410.2</c:v>
                      </c:pt>
                      <c:pt idx="4588" formatCode="0.00E+00">
                        <c:v>1409.18</c:v>
                      </c:pt>
                      <c:pt idx="4589" formatCode="0.00E+00">
                        <c:v>1408.17</c:v>
                      </c:pt>
                      <c:pt idx="4590" formatCode="0.00E+00">
                        <c:v>1407.16</c:v>
                      </c:pt>
                      <c:pt idx="4591" formatCode="0.00E+00">
                        <c:v>1406.15</c:v>
                      </c:pt>
                      <c:pt idx="4592" formatCode="0.00E+00">
                        <c:v>1405.15</c:v>
                      </c:pt>
                      <c:pt idx="4593" formatCode="0.00E+00">
                        <c:v>1404.15</c:v>
                      </c:pt>
                      <c:pt idx="4594" formatCode="0.00E+00">
                        <c:v>1403.15</c:v>
                      </c:pt>
                      <c:pt idx="4595" formatCode="0.00E+00">
                        <c:v>1402.16</c:v>
                      </c:pt>
                      <c:pt idx="4596" formatCode="0.00E+00">
                        <c:v>1401.17</c:v>
                      </c:pt>
                      <c:pt idx="4597" formatCode="0.00E+00">
                        <c:v>1400.18</c:v>
                      </c:pt>
                      <c:pt idx="4598" formatCode="0.00E+00">
                        <c:v>1399.2</c:v>
                      </c:pt>
                      <c:pt idx="4599" formatCode="0.00E+00">
                        <c:v>1398.22</c:v>
                      </c:pt>
                      <c:pt idx="4600" formatCode="0.00E+00">
                        <c:v>1397.24</c:v>
                      </c:pt>
                      <c:pt idx="4601" formatCode="0.00E+00">
                        <c:v>1396.27</c:v>
                      </c:pt>
                      <c:pt idx="4602" formatCode="0.00E+00">
                        <c:v>1395.3</c:v>
                      </c:pt>
                      <c:pt idx="4603" formatCode="0.00E+00">
                        <c:v>1394.33</c:v>
                      </c:pt>
                      <c:pt idx="4604" formatCode="0.00E+00">
                        <c:v>1393.37</c:v>
                      </c:pt>
                      <c:pt idx="4605" formatCode="0.00E+00">
                        <c:v>1392.41</c:v>
                      </c:pt>
                      <c:pt idx="4606" formatCode="0.00E+00">
                        <c:v>1391.45</c:v>
                      </c:pt>
                      <c:pt idx="4607" formatCode="0.00E+00">
                        <c:v>1390.5</c:v>
                      </c:pt>
                      <c:pt idx="4608" formatCode="0.00E+00">
                        <c:v>1389.54</c:v>
                      </c:pt>
                      <c:pt idx="4609" formatCode="0.00E+00">
                        <c:v>1388.6</c:v>
                      </c:pt>
                      <c:pt idx="4610" formatCode="0.00E+00">
                        <c:v>1387.65</c:v>
                      </c:pt>
                      <c:pt idx="4611" formatCode="0.00E+00">
                        <c:v>1386.71</c:v>
                      </c:pt>
                      <c:pt idx="4612" formatCode="0.00E+00">
                        <c:v>1385.77</c:v>
                      </c:pt>
                      <c:pt idx="4613" formatCode="0.00E+00">
                        <c:v>1384.83</c:v>
                      </c:pt>
                      <c:pt idx="4614" formatCode="0.00E+00">
                        <c:v>1383.9</c:v>
                      </c:pt>
                      <c:pt idx="4615" formatCode="0.00E+00">
                        <c:v>1382.97</c:v>
                      </c:pt>
                      <c:pt idx="4616" formatCode="0.00E+00">
                        <c:v>1382.04</c:v>
                      </c:pt>
                      <c:pt idx="4617" formatCode="0.00E+00">
                        <c:v>1381.12</c:v>
                      </c:pt>
                      <c:pt idx="4618" formatCode="0.00E+00">
                        <c:v>1380.2</c:v>
                      </c:pt>
                      <c:pt idx="4619" formatCode="0.00E+00">
                        <c:v>1379.28</c:v>
                      </c:pt>
                      <c:pt idx="4620" formatCode="0.00E+00">
                        <c:v>1378.37</c:v>
                      </c:pt>
                      <c:pt idx="4621" formatCode="0.00E+00">
                        <c:v>1377.45</c:v>
                      </c:pt>
                      <c:pt idx="4622" formatCode="0.00E+00">
                        <c:v>1376.54</c:v>
                      </c:pt>
                      <c:pt idx="4623" formatCode="0.00E+00">
                        <c:v>1375.64</c:v>
                      </c:pt>
                      <c:pt idx="4624" formatCode="0.00E+00">
                        <c:v>1374.73</c:v>
                      </c:pt>
                      <c:pt idx="4625" formatCode="0.00E+00">
                        <c:v>1373.83</c:v>
                      </c:pt>
                      <c:pt idx="4626" formatCode="0.00E+00">
                        <c:v>1372.93</c:v>
                      </c:pt>
                      <c:pt idx="4627" formatCode="0.00E+00">
                        <c:v>1372.03</c:v>
                      </c:pt>
                      <c:pt idx="4628" formatCode="0.00E+00">
                        <c:v>1371.14</c:v>
                      </c:pt>
                      <c:pt idx="4629" formatCode="0.00E+00">
                        <c:v>1370.25</c:v>
                      </c:pt>
                      <c:pt idx="4630" formatCode="0.00E+00">
                        <c:v>1369.36</c:v>
                      </c:pt>
                      <c:pt idx="4631" formatCode="0.00E+00">
                        <c:v>1368.48</c:v>
                      </c:pt>
                      <c:pt idx="4632" formatCode="0.00E+00">
                        <c:v>1367.59</c:v>
                      </c:pt>
                      <c:pt idx="4633" formatCode="0.00E+00">
                        <c:v>1366.71</c:v>
                      </c:pt>
                      <c:pt idx="4634" formatCode="0.00E+00">
                        <c:v>1365.84</c:v>
                      </c:pt>
                      <c:pt idx="4635" formatCode="0.00E+00">
                        <c:v>1364.96</c:v>
                      </c:pt>
                      <c:pt idx="4636" formatCode="0.00E+00">
                        <c:v>1364.09</c:v>
                      </c:pt>
                      <c:pt idx="4637" formatCode="0.00E+00">
                        <c:v>1363.22</c:v>
                      </c:pt>
                      <c:pt idx="4638" formatCode="0.00E+00">
                        <c:v>1362.35</c:v>
                      </c:pt>
                      <c:pt idx="4639" formatCode="0.00E+00">
                        <c:v>1361.49</c:v>
                      </c:pt>
                      <c:pt idx="4640" formatCode="0.00E+00">
                        <c:v>1360.62</c:v>
                      </c:pt>
                      <c:pt idx="4641" formatCode="0.00E+00">
                        <c:v>1359.76</c:v>
                      </c:pt>
                      <c:pt idx="4642" formatCode="0.00E+00">
                        <c:v>1358.91</c:v>
                      </c:pt>
                      <c:pt idx="4643" formatCode="0.00E+00">
                        <c:v>1358.05</c:v>
                      </c:pt>
                      <c:pt idx="4644" formatCode="0.00E+00">
                        <c:v>1357.2</c:v>
                      </c:pt>
                      <c:pt idx="4645" formatCode="0.00E+00">
                        <c:v>1356.35</c:v>
                      </c:pt>
                      <c:pt idx="4646" formatCode="0.00E+00">
                        <c:v>1355.5</c:v>
                      </c:pt>
                      <c:pt idx="4647" formatCode="0.00E+00">
                        <c:v>1354.65</c:v>
                      </c:pt>
                      <c:pt idx="4648" formatCode="0.00E+00">
                        <c:v>1353.81</c:v>
                      </c:pt>
                      <c:pt idx="4649" formatCode="0.00E+00">
                        <c:v>1352.97</c:v>
                      </c:pt>
                      <c:pt idx="4650" formatCode="0.00E+00">
                        <c:v>1352.13</c:v>
                      </c:pt>
                      <c:pt idx="4651" formatCode="0.00E+00">
                        <c:v>1351.29</c:v>
                      </c:pt>
                      <c:pt idx="4652" formatCode="0.00E+00">
                        <c:v>1350.46</c:v>
                      </c:pt>
                      <c:pt idx="4653" formatCode="0.00E+00">
                        <c:v>1349.62</c:v>
                      </c:pt>
                      <c:pt idx="4654" formatCode="0.00E+00">
                        <c:v>1348.79</c:v>
                      </c:pt>
                      <c:pt idx="4655" formatCode="0.00E+00">
                        <c:v>1347.97</c:v>
                      </c:pt>
                      <c:pt idx="4656" formatCode="0.00E+00">
                        <c:v>1347.14</c:v>
                      </c:pt>
                      <c:pt idx="4657" formatCode="0.00E+00">
                        <c:v>1346.32</c:v>
                      </c:pt>
                      <c:pt idx="4658" formatCode="0.00E+00">
                        <c:v>1345.5</c:v>
                      </c:pt>
                      <c:pt idx="4659" formatCode="0.00E+00">
                        <c:v>1344.68</c:v>
                      </c:pt>
                      <c:pt idx="4660" formatCode="0.00E+00">
                        <c:v>1343.86</c:v>
                      </c:pt>
                      <c:pt idx="4661" formatCode="0.00E+00">
                        <c:v>1343.04</c:v>
                      </c:pt>
                      <c:pt idx="4662" formatCode="0.00E+00">
                        <c:v>1342.23</c:v>
                      </c:pt>
                      <c:pt idx="4663" formatCode="0.00E+00">
                        <c:v>1341.42</c:v>
                      </c:pt>
                      <c:pt idx="4664" formatCode="0.00E+00">
                        <c:v>1340.61</c:v>
                      </c:pt>
                      <c:pt idx="4665" formatCode="0.00E+00">
                        <c:v>1339.81</c:v>
                      </c:pt>
                      <c:pt idx="4666" formatCode="0.00E+00">
                        <c:v>1339</c:v>
                      </c:pt>
                      <c:pt idx="4667" formatCode="0.00E+00">
                        <c:v>1338.2</c:v>
                      </c:pt>
                      <c:pt idx="4668" formatCode="0.00E+00">
                        <c:v>1337.4</c:v>
                      </c:pt>
                      <c:pt idx="4669" formatCode="0.00E+00">
                        <c:v>1336.6</c:v>
                      </c:pt>
                      <c:pt idx="4670" formatCode="0.00E+00">
                        <c:v>1335.8</c:v>
                      </c:pt>
                      <c:pt idx="4671" formatCode="0.00E+00">
                        <c:v>1335.01</c:v>
                      </c:pt>
                      <c:pt idx="4672" formatCode="0.00E+00">
                        <c:v>1334.21</c:v>
                      </c:pt>
                      <c:pt idx="4673" formatCode="0.00E+00">
                        <c:v>1333.42</c:v>
                      </c:pt>
                      <c:pt idx="4674" formatCode="0.00E+00">
                        <c:v>1332.64</c:v>
                      </c:pt>
                      <c:pt idx="4675" formatCode="0.00E+00">
                        <c:v>1331.85</c:v>
                      </c:pt>
                      <c:pt idx="4676" formatCode="0.00E+00">
                        <c:v>1331.06</c:v>
                      </c:pt>
                      <c:pt idx="4677" formatCode="0.00E+00">
                        <c:v>1330.28</c:v>
                      </c:pt>
                      <c:pt idx="4678" formatCode="0.00E+00">
                        <c:v>1329.5</c:v>
                      </c:pt>
                      <c:pt idx="4679" formatCode="0.00E+00">
                        <c:v>1328.72</c:v>
                      </c:pt>
                      <c:pt idx="4680" formatCode="0.00E+00">
                        <c:v>1327.94</c:v>
                      </c:pt>
                      <c:pt idx="4681" formatCode="0.00E+00">
                        <c:v>1327.17</c:v>
                      </c:pt>
                      <c:pt idx="4682" formatCode="0.00E+00">
                        <c:v>1326.39</c:v>
                      </c:pt>
                      <c:pt idx="4683" formatCode="0.00E+00">
                        <c:v>1325.62</c:v>
                      </c:pt>
                      <c:pt idx="4684" formatCode="0.00E+00">
                        <c:v>1324.85</c:v>
                      </c:pt>
                      <c:pt idx="4685" formatCode="0.00E+00">
                        <c:v>1324.08</c:v>
                      </c:pt>
                      <c:pt idx="4686" formatCode="0.00E+00">
                        <c:v>1323.32</c:v>
                      </c:pt>
                      <c:pt idx="4687" formatCode="0.00E+00">
                        <c:v>1322.55</c:v>
                      </c:pt>
                      <c:pt idx="4688" formatCode="0.00E+00">
                        <c:v>1321.79</c:v>
                      </c:pt>
                      <c:pt idx="4689" formatCode="0.00E+00">
                        <c:v>1321.03</c:v>
                      </c:pt>
                      <c:pt idx="4690" formatCode="0.00E+00">
                        <c:v>1320.27</c:v>
                      </c:pt>
                      <c:pt idx="4691" formatCode="0.00E+00">
                        <c:v>1319.51</c:v>
                      </c:pt>
                      <c:pt idx="4692" formatCode="0.00E+00">
                        <c:v>1318.76</c:v>
                      </c:pt>
                      <c:pt idx="4693" formatCode="0.00E+00">
                        <c:v>1318.01</c:v>
                      </c:pt>
                      <c:pt idx="4694" formatCode="0.00E+00">
                        <c:v>1317.25</c:v>
                      </c:pt>
                      <c:pt idx="4695" formatCode="0.00E+00">
                        <c:v>1316.5</c:v>
                      </c:pt>
                      <c:pt idx="4696" formatCode="0.00E+00">
                        <c:v>1315.76</c:v>
                      </c:pt>
                      <c:pt idx="4697" formatCode="0.00E+00">
                        <c:v>1315.01</c:v>
                      </c:pt>
                      <c:pt idx="4698" formatCode="0.00E+00">
                        <c:v>1314.26</c:v>
                      </c:pt>
                      <c:pt idx="4699" formatCode="0.00E+00">
                        <c:v>1313.52</c:v>
                      </c:pt>
                      <c:pt idx="4700" formatCode="0.00E+00">
                        <c:v>1312.78</c:v>
                      </c:pt>
                      <c:pt idx="4701" formatCode="0.00E+00">
                        <c:v>1312.04</c:v>
                      </c:pt>
                      <c:pt idx="4702" formatCode="0.00E+00">
                        <c:v>1311.3</c:v>
                      </c:pt>
                      <c:pt idx="4703" formatCode="0.00E+00">
                        <c:v>1310.57</c:v>
                      </c:pt>
                      <c:pt idx="4704" formatCode="0.00E+00">
                        <c:v>1309.83</c:v>
                      </c:pt>
                      <c:pt idx="4705" formatCode="0.00E+00">
                        <c:v>1309.0999999999999</c:v>
                      </c:pt>
                      <c:pt idx="4706" formatCode="0.00E+00">
                        <c:v>1308.3699999999999</c:v>
                      </c:pt>
                      <c:pt idx="4707" formatCode="0.00E+00">
                        <c:v>1307.6400000000001</c:v>
                      </c:pt>
                      <c:pt idx="4708" formatCode="0.00E+00">
                        <c:v>1306.9100000000001</c:v>
                      </c:pt>
                      <c:pt idx="4709" formatCode="0.00E+00">
                        <c:v>1306.18</c:v>
                      </c:pt>
                      <c:pt idx="4710" formatCode="0.00E+00">
                        <c:v>1305.46</c:v>
                      </c:pt>
                      <c:pt idx="4711" formatCode="0.00E+00">
                        <c:v>1304.73</c:v>
                      </c:pt>
                      <c:pt idx="4712" formatCode="0.00E+00">
                        <c:v>1304.01</c:v>
                      </c:pt>
                      <c:pt idx="4713" formatCode="0.00E+00">
                        <c:v>1303.29</c:v>
                      </c:pt>
                      <c:pt idx="4714" formatCode="0.00E+00">
                        <c:v>1302.57</c:v>
                      </c:pt>
                      <c:pt idx="4715" formatCode="0.00E+00">
                        <c:v>1301.8599999999999</c:v>
                      </c:pt>
                      <c:pt idx="4716" formatCode="0.00E+00">
                        <c:v>1301.1400000000001</c:v>
                      </c:pt>
                      <c:pt idx="4717" formatCode="0.00E+00">
                        <c:v>1300.43</c:v>
                      </c:pt>
                      <c:pt idx="4718" formatCode="0.00E+00">
                        <c:v>1299.71</c:v>
                      </c:pt>
                      <c:pt idx="4719" formatCode="0.00E+00">
                        <c:v>1299</c:v>
                      </c:pt>
                      <c:pt idx="4720" formatCode="0.00E+00">
                        <c:v>1298.29</c:v>
                      </c:pt>
                      <c:pt idx="4721" formatCode="0.00E+00">
                        <c:v>1297.58</c:v>
                      </c:pt>
                      <c:pt idx="4722" formatCode="0.00E+00">
                        <c:v>1296.8800000000001</c:v>
                      </c:pt>
                      <c:pt idx="4723" formatCode="0.00E+00">
                        <c:v>1296.17</c:v>
                      </c:pt>
                      <c:pt idx="4724" formatCode="0.00E+00">
                        <c:v>1295.47</c:v>
                      </c:pt>
                      <c:pt idx="4725" formatCode="0.00E+00">
                        <c:v>1294.77</c:v>
                      </c:pt>
                      <c:pt idx="4726" formatCode="0.00E+00">
                        <c:v>1294.06</c:v>
                      </c:pt>
                      <c:pt idx="4727" formatCode="0.00E+00">
                        <c:v>1293.3599999999999</c:v>
                      </c:pt>
                      <c:pt idx="4728" formatCode="0.00E+00">
                        <c:v>1292.67</c:v>
                      </c:pt>
                      <c:pt idx="4729" formatCode="0.00E+00">
                        <c:v>1291.97</c:v>
                      </c:pt>
                      <c:pt idx="4730" formatCode="0.00E+00">
                        <c:v>1291.27</c:v>
                      </c:pt>
                      <c:pt idx="4731" formatCode="0.00E+00">
                        <c:v>1290.58</c:v>
                      </c:pt>
                      <c:pt idx="4732" formatCode="0.00E+00">
                        <c:v>1289.8900000000001</c:v>
                      </c:pt>
                      <c:pt idx="4733" formatCode="0.00E+00">
                        <c:v>1289.19</c:v>
                      </c:pt>
                      <c:pt idx="4734" formatCode="0.00E+00">
                        <c:v>1288.5</c:v>
                      </c:pt>
                      <c:pt idx="4735" formatCode="0.00E+00">
                        <c:v>1287.81</c:v>
                      </c:pt>
                      <c:pt idx="4736" formatCode="0.00E+00">
                        <c:v>1287.1300000000001</c:v>
                      </c:pt>
                      <c:pt idx="4737" formatCode="0.00E+00">
                        <c:v>1286.44</c:v>
                      </c:pt>
                      <c:pt idx="4738" formatCode="0.00E+00">
                        <c:v>1285.75</c:v>
                      </c:pt>
                      <c:pt idx="4739" formatCode="0.00E+00">
                        <c:v>1285.07</c:v>
                      </c:pt>
                      <c:pt idx="4740" formatCode="0.00E+00">
                        <c:v>1284.3900000000001</c:v>
                      </c:pt>
                      <c:pt idx="4741" formatCode="0.00E+00">
                        <c:v>1283.71</c:v>
                      </c:pt>
                      <c:pt idx="4742" formatCode="0.00E+00">
                        <c:v>1283.03</c:v>
                      </c:pt>
                      <c:pt idx="4743" formatCode="0.00E+00">
                        <c:v>1282.3499999999999</c:v>
                      </c:pt>
                      <c:pt idx="4744" formatCode="0.00E+00">
                        <c:v>1281.67</c:v>
                      </c:pt>
                      <c:pt idx="4745" formatCode="0.00E+00">
                        <c:v>1280.99</c:v>
                      </c:pt>
                      <c:pt idx="4746" formatCode="0.00E+00">
                        <c:v>1280.32</c:v>
                      </c:pt>
                      <c:pt idx="4747" formatCode="0.00E+00">
                        <c:v>1279.6400000000001</c:v>
                      </c:pt>
                      <c:pt idx="4748" formatCode="0.00E+00">
                        <c:v>1278.97</c:v>
                      </c:pt>
                      <c:pt idx="4749" formatCode="0.00E+00">
                        <c:v>1278.3</c:v>
                      </c:pt>
                      <c:pt idx="4750" formatCode="0.00E+00">
                        <c:v>1277.6300000000001</c:v>
                      </c:pt>
                      <c:pt idx="4751" formatCode="0.00E+00">
                        <c:v>1276.96</c:v>
                      </c:pt>
                      <c:pt idx="4752" formatCode="0.00E+00">
                        <c:v>1276.29</c:v>
                      </c:pt>
                      <c:pt idx="4753" formatCode="0.00E+00">
                        <c:v>1275.6300000000001</c:v>
                      </c:pt>
                      <c:pt idx="4754" formatCode="0.00E+00">
                        <c:v>1274.96</c:v>
                      </c:pt>
                      <c:pt idx="4755" formatCode="0.00E+00">
                        <c:v>1274.3</c:v>
                      </c:pt>
                      <c:pt idx="4756" formatCode="0.00E+00">
                        <c:v>1273.6300000000001</c:v>
                      </c:pt>
                      <c:pt idx="4757" formatCode="0.00E+00">
                        <c:v>1272.97</c:v>
                      </c:pt>
                      <c:pt idx="4758" formatCode="0.00E+00">
                        <c:v>1272.31</c:v>
                      </c:pt>
                      <c:pt idx="4759" formatCode="0.00E+00">
                        <c:v>1271.6500000000001</c:v>
                      </c:pt>
                      <c:pt idx="4760" formatCode="0.00E+00">
                        <c:v>1270.99</c:v>
                      </c:pt>
                      <c:pt idx="4761" formatCode="0.00E+00">
                        <c:v>1270.3399999999999</c:v>
                      </c:pt>
                      <c:pt idx="4762" formatCode="0.00E+00">
                        <c:v>1269.68</c:v>
                      </c:pt>
                      <c:pt idx="4763" formatCode="0.00E+00">
                        <c:v>1269.03</c:v>
                      </c:pt>
                      <c:pt idx="4764" formatCode="0.00E+00">
                        <c:v>1268.3699999999999</c:v>
                      </c:pt>
                      <c:pt idx="4765" formatCode="0.00E+00">
                        <c:v>1267.72</c:v>
                      </c:pt>
                      <c:pt idx="4766" formatCode="0.00E+00">
                        <c:v>1267.07</c:v>
                      </c:pt>
                      <c:pt idx="4767" formatCode="0.00E+00">
                        <c:v>1266.42</c:v>
                      </c:pt>
                      <c:pt idx="4768" formatCode="0.00E+00">
                        <c:v>1265.77</c:v>
                      </c:pt>
                      <c:pt idx="4769" formatCode="0.00E+00">
                        <c:v>1265.1199999999999</c:v>
                      </c:pt>
                      <c:pt idx="4770" formatCode="0.00E+00">
                        <c:v>1264.48</c:v>
                      </c:pt>
                      <c:pt idx="4771" formatCode="0.00E+00">
                        <c:v>1263.83</c:v>
                      </c:pt>
                      <c:pt idx="4772" formatCode="0.00E+00">
                        <c:v>1263.18</c:v>
                      </c:pt>
                      <c:pt idx="4773" formatCode="0.00E+00">
                        <c:v>1262.54</c:v>
                      </c:pt>
                      <c:pt idx="4774" formatCode="0.00E+00">
                        <c:v>1261.9000000000001</c:v>
                      </c:pt>
                      <c:pt idx="4775" formatCode="0.00E+00">
                        <c:v>1261.26</c:v>
                      </c:pt>
                      <c:pt idx="4776" formatCode="0.00E+00">
                        <c:v>1260.6099999999999</c:v>
                      </c:pt>
                      <c:pt idx="4777" formatCode="0.00E+00">
                        <c:v>1259.97</c:v>
                      </c:pt>
                      <c:pt idx="4778" formatCode="0.00E+00">
                        <c:v>1259.33</c:v>
                      </c:pt>
                      <c:pt idx="4779" formatCode="0.00E+00">
                        <c:v>1258.7</c:v>
                      </c:pt>
                      <c:pt idx="4780" formatCode="0.00E+00">
                        <c:v>1258.06</c:v>
                      </c:pt>
                      <c:pt idx="4781" formatCode="0.00E+00">
                        <c:v>1257.42</c:v>
                      </c:pt>
                      <c:pt idx="4782" formatCode="0.00E+00">
                        <c:v>1256.79</c:v>
                      </c:pt>
                      <c:pt idx="4783" formatCode="0.00E+00">
                        <c:v>1256.1500000000001</c:v>
                      </c:pt>
                      <c:pt idx="4784" formatCode="0.00E+00">
                        <c:v>1255.52</c:v>
                      </c:pt>
                      <c:pt idx="4785" formatCode="0.00E+00">
                        <c:v>1254.8900000000001</c:v>
                      </c:pt>
                      <c:pt idx="4786" formatCode="0.00E+00">
                        <c:v>1254.25</c:v>
                      </c:pt>
                      <c:pt idx="4787" formatCode="0.00E+00">
                        <c:v>1253.6199999999999</c:v>
                      </c:pt>
                      <c:pt idx="4788" formatCode="0.00E+00">
                        <c:v>1252.99</c:v>
                      </c:pt>
                      <c:pt idx="4789" formatCode="0.00E+00">
                        <c:v>1252.3599999999999</c:v>
                      </c:pt>
                      <c:pt idx="4790" formatCode="0.00E+00">
                        <c:v>1251.73</c:v>
                      </c:pt>
                      <c:pt idx="4791" formatCode="0.00E+00">
                        <c:v>1251.1099999999999</c:v>
                      </c:pt>
                      <c:pt idx="4792" formatCode="0.00E+00">
                        <c:v>1250.48</c:v>
                      </c:pt>
                      <c:pt idx="4793" formatCode="0.00E+00">
                        <c:v>1249.8499999999999</c:v>
                      </c:pt>
                      <c:pt idx="4794" formatCode="0.00E+00">
                        <c:v>1249.23</c:v>
                      </c:pt>
                      <c:pt idx="4795" formatCode="0.00E+00">
                        <c:v>1248.6099999999999</c:v>
                      </c:pt>
                      <c:pt idx="4796" formatCode="0.00E+00">
                        <c:v>1247.98</c:v>
                      </c:pt>
                      <c:pt idx="4797" formatCode="0.00E+00">
                        <c:v>1247.3599999999999</c:v>
                      </c:pt>
                      <c:pt idx="4798" formatCode="0.00E+00">
                        <c:v>1246.74</c:v>
                      </c:pt>
                      <c:pt idx="4799" formatCode="0.00E+00">
                        <c:v>1246.1199999999999</c:v>
                      </c:pt>
                      <c:pt idx="4800" formatCode="0.00E+00">
                        <c:v>1245.5</c:v>
                      </c:pt>
                      <c:pt idx="4801" formatCode="0.00E+00">
                        <c:v>1244.8800000000001</c:v>
                      </c:pt>
                      <c:pt idx="4802" formatCode="0.00E+00">
                        <c:v>1244.26</c:v>
                      </c:pt>
                      <c:pt idx="4803" formatCode="0.00E+00">
                        <c:v>1243.6400000000001</c:v>
                      </c:pt>
                      <c:pt idx="4804" formatCode="0.00E+00">
                        <c:v>1243.03</c:v>
                      </c:pt>
                      <c:pt idx="4805" formatCode="0.00E+00">
                        <c:v>1242.4100000000001</c:v>
                      </c:pt>
                      <c:pt idx="4806" formatCode="0.00E+00">
                        <c:v>1241.8</c:v>
                      </c:pt>
                      <c:pt idx="4807" formatCode="0.00E+00">
                        <c:v>1241.18</c:v>
                      </c:pt>
                      <c:pt idx="4808" formatCode="0.00E+00">
                        <c:v>1240.57</c:v>
                      </c:pt>
                      <c:pt idx="4809" formatCode="0.00E+00">
                        <c:v>1239.95</c:v>
                      </c:pt>
                      <c:pt idx="4810" formatCode="0.00E+00">
                        <c:v>1239.3399999999999</c:v>
                      </c:pt>
                      <c:pt idx="4811" formatCode="0.00E+00">
                        <c:v>1238.73</c:v>
                      </c:pt>
                      <c:pt idx="4812" formatCode="0.00E+00">
                        <c:v>1238.1199999999999</c:v>
                      </c:pt>
                      <c:pt idx="4813" formatCode="0.00E+00">
                        <c:v>1237.51</c:v>
                      </c:pt>
                      <c:pt idx="4814" formatCode="0.00E+00">
                        <c:v>1236.9000000000001</c:v>
                      </c:pt>
                      <c:pt idx="4815" formatCode="0.00E+00">
                        <c:v>1236.29</c:v>
                      </c:pt>
                      <c:pt idx="4816" formatCode="0.00E+00">
                        <c:v>1235.68</c:v>
                      </c:pt>
                      <c:pt idx="4817" formatCode="0.00E+00">
                        <c:v>1235.07</c:v>
                      </c:pt>
                      <c:pt idx="4818" formatCode="0.00E+00">
                        <c:v>1234.46</c:v>
                      </c:pt>
                      <c:pt idx="4819" formatCode="0.00E+00">
                        <c:v>1233.8499999999999</c:v>
                      </c:pt>
                      <c:pt idx="4820" formatCode="0.00E+00">
                        <c:v>1233.25</c:v>
                      </c:pt>
                      <c:pt idx="4821" formatCode="0.00E+00">
                        <c:v>1232.6400000000001</c:v>
                      </c:pt>
                      <c:pt idx="4822" formatCode="0.00E+00">
                        <c:v>1232.04</c:v>
                      </c:pt>
                      <c:pt idx="4823" formatCode="0.00E+00">
                        <c:v>1231.43</c:v>
                      </c:pt>
                      <c:pt idx="4824" formatCode="0.00E+00">
                        <c:v>1230.83</c:v>
                      </c:pt>
                      <c:pt idx="4825" formatCode="0.00E+00">
                        <c:v>1230.22</c:v>
                      </c:pt>
                      <c:pt idx="4826" formatCode="0.00E+00">
                        <c:v>1229.6199999999999</c:v>
                      </c:pt>
                      <c:pt idx="4827" formatCode="0.00E+00">
                        <c:v>1229.02</c:v>
                      </c:pt>
                      <c:pt idx="4828" formatCode="0.00E+00">
                        <c:v>1228.4100000000001</c:v>
                      </c:pt>
                      <c:pt idx="4829" formatCode="0.00E+00">
                        <c:v>1227.81</c:v>
                      </c:pt>
                      <c:pt idx="4830" formatCode="0.00E+00">
                        <c:v>1227.21</c:v>
                      </c:pt>
                      <c:pt idx="4831" formatCode="0.00E+00">
                        <c:v>1226.6099999999999</c:v>
                      </c:pt>
                      <c:pt idx="4832" formatCode="0.00E+00">
                        <c:v>1226</c:v>
                      </c:pt>
                      <c:pt idx="4833" formatCode="0.00E+00">
                        <c:v>1225.4000000000001</c:v>
                      </c:pt>
                      <c:pt idx="4834" formatCode="0.00E+00">
                        <c:v>1224.8</c:v>
                      </c:pt>
                      <c:pt idx="4835" formatCode="0.00E+00">
                        <c:v>1224.2</c:v>
                      </c:pt>
                      <c:pt idx="4836" formatCode="0.00E+00">
                        <c:v>1223.5999999999999</c:v>
                      </c:pt>
                      <c:pt idx="4837" formatCode="0.00E+00">
                        <c:v>1223</c:v>
                      </c:pt>
                      <c:pt idx="4838" formatCode="0.00E+00">
                        <c:v>1222.4000000000001</c:v>
                      </c:pt>
                      <c:pt idx="4839" formatCode="0.00E+00">
                        <c:v>1221.8</c:v>
                      </c:pt>
                      <c:pt idx="4840" formatCode="0.00E+00">
                        <c:v>1221.2</c:v>
                      </c:pt>
                      <c:pt idx="4841" formatCode="0.00E+00">
                        <c:v>1220.5999999999999</c:v>
                      </c:pt>
                      <c:pt idx="4842" formatCode="0.00E+00">
                        <c:v>1220</c:v>
                      </c:pt>
                      <c:pt idx="4843" formatCode="0.00E+00">
                        <c:v>1219.4000000000001</c:v>
                      </c:pt>
                      <c:pt idx="4844" formatCode="0.00E+00">
                        <c:v>1218.8</c:v>
                      </c:pt>
                      <c:pt idx="4845" formatCode="0.00E+00">
                        <c:v>1218.21</c:v>
                      </c:pt>
                      <c:pt idx="4846" formatCode="0.00E+00">
                        <c:v>1217.6099999999999</c:v>
                      </c:pt>
                      <c:pt idx="4847" formatCode="0.00E+00">
                        <c:v>1217.01</c:v>
                      </c:pt>
                      <c:pt idx="4848" formatCode="0.00E+00">
                        <c:v>1216.42</c:v>
                      </c:pt>
                      <c:pt idx="4849" formatCode="0.00E+00">
                        <c:v>1215.82</c:v>
                      </c:pt>
                      <c:pt idx="4850" formatCode="0.00E+00">
                        <c:v>1215.23</c:v>
                      </c:pt>
                      <c:pt idx="4851" formatCode="0.00E+00">
                        <c:v>1214.6300000000001</c:v>
                      </c:pt>
                      <c:pt idx="4852" formatCode="0.00E+00">
                        <c:v>1214.04</c:v>
                      </c:pt>
                      <c:pt idx="4853" formatCode="0.00E+00">
                        <c:v>1213.45</c:v>
                      </c:pt>
                      <c:pt idx="4854" formatCode="0.00E+00">
                        <c:v>1212.8599999999999</c:v>
                      </c:pt>
                      <c:pt idx="4855" formatCode="0.00E+00">
                        <c:v>1212.26</c:v>
                      </c:pt>
                      <c:pt idx="4856" formatCode="0.00E+00">
                        <c:v>1211.67</c:v>
                      </c:pt>
                      <c:pt idx="4857" formatCode="0.00E+00">
                        <c:v>1211.08</c:v>
                      </c:pt>
                      <c:pt idx="4858" formatCode="0.00E+00">
                        <c:v>1210.49</c:v>
                      </c:pt>
                      <c:pt idx="4859" formatCode="0.00E+00">
                        <c:v>1209.9000000000001</c:v>
                      </c:pt>
                      <c:pt idx="4860" formatCode="0.00E+00">
                        <c:v>1209.31</c:v>
                      </c:pt>
                      <c:pt idx="4861" formatCode="0.00E+00">
                        <c:v>1208.73</c:v>
                      </c:pt>
                      <c:pt idx="4862" formatCode="0.00E+00">
                        <c:v>1208.1400000000001</c:v>
                      </c:pt>
                      <c:pt idx="4863" formatCode="0.00E+00">
                        <c:v>1207.55</c:v>
                      </c:pt>
                      <c:pt idx="4864" formatCode="0.00E+00">
                        <c:v>1206.97</c:v>
                      </c:pt>
                      <c:pt idx="4865" formatCode="0.00E+00">
                        <c:v>1206.3800000000001</c:v>
                      </c:pt>
                      <c:pt idx="4866" formatCode="0.00E+00">
                        <c:v>1205.8</c:v>
                      </c:pt>
                      <c:pt idx="4867" formatCode="0.00E+00">
                        <c:v>1205.21</c:v>
                      </c:pt>
                      <c:pt idx="4868" formatCode="0.00E+00">
                        <c:v>1204.6300000000001</c:v>
                      </c:pt>
                      <c:pt idx="4869" formatCode="0.00E+00">
                        <c:v>1204.04</c:v>
                      </c:pt>
                      <c:pt idx="4870" formatCode="0.00E+00">
                        <c:v>1203.46</c:v>
                      </c:pt>
                      <c:pt idx="4871" formatCode="0.00E+00">
                        <c:v>1202.8800000000001</c:v>
                      </c:pt>
                      <c:pt idx="4872" formatCode="0.00E+00">
                        <c:v>1202.3</c:v>
                      </c:pt>
                      <c:pt idx="4873" formatCode="0.00E+00">
                        <c:v>1201.72</c:v>
                      </c:pt>
                      <c:pt idx="4874" formatCode="0.00E+00">
                        <c:v>1201.1400000000001</c:v>
                      </c:pt>
                      <c:pt idx="4875" formatCode="0.00E+00">
                        <c:v>1200.56</c:v>
                      </c:pt>
                      <c:pt idx="4876" formatCode="0.00E+00">
                        <c:v>1199.98</c:v>
                      </c:pt>
                      <c:pt idx="4877" formatCode="0.00E+00">
                        <c:v>1199.4000000000001</c:v>
                      </c:pt>
                      <c:pt idx="4878" formatCode="0.00E+00">
                        <c:v>1198.83</c:v>
                      </c:pt>
                      <c:pt idx="4879" formatCode="0.00E+00">
                        <c:v>1198.25</c:v>
                      </c:pt>
                      <c:pt idx="4880" formatCode="0.00E+00">
                        <c:v>1197.67</c:v>
                      </c:pt>
                      <c:pt idx="4881" formatCode="0.00E+00">
                        <c:v>1197.0999999999999</c:v>
                      </c:pt>
                      <c:pt idx="4882" formatCode="0.00E+00">
                        <c:v>1196.52</c:v>
                      </c:pt>
                      <c:pt idx="4883" formatCode="0.00E+00">
                        <c:v>1195.95</c:v>
                      </c:pt>
                      <c:pt idx="4884" formatCode="0.00E+00">
                        <c:v>1195.3800000000001</c:v>
                      </c:pt>
                      <c:pt idx="4885" formatCode="0.00E+00">
                        <c:v>1194.8</c:v>
                      </c:pt>
                      <c:pt idx="4886" formatCode="0.00E+00">
                        <c:v>1194.23</c:v>
                      </c:pt>
                      <c:pt idx="4887" formatCode="0.00E+00">
                        <c:v>1193.6600000000001</c:v>
                      </c:pt>
                      <c:pt idx="4888" formatCode="0.00E+00">
                        <c:v>1193.0899999999999</c:v>
                      </c:pt>
                      <c:pt idx="4889" formatCode="0.00E+00">
                        <c:v>1192.52</c:v>
                      </c:pt>
                      <c:pt idx="4890" formatCode="0.00E+00">
                        <c:v>1191.95</c:v>
                      </c:pt>
                      <c:pt idx="4891" formatCode="0.00E+00">
                        <c:v>1191.3800000000001</c:v>
                      </c:pt>
                      <c:pt idx="4892" formatCode="0.00E+00">
                        <c:v>1190.81</c:v>
                      </c:pt>
                      <c:pt idx="4893" formatCode="0.00E+00">
                        <c:v>1190.25</c:v>
                      </c:pt>
                      <c:pt idx="4894" formatCode="0.00E+00">
                        <c:v>1189.68</c:v>
                      </c:pt>
                      <c:pt idx="4895" formatCode="0.00E+00">
                        <c:v>1189.1099999999999</c:v>
                      </c:pt>
                      <c:pt idx="4896" formatCode="0.00E+00">
                        <c:v>1188.55</c:v>
                      </c:pt>
                      <c:pt idx="4897" formatCode="0.00E+00">
                        <c:v>1187.98</c:v>
                      </c:pt>
                      <c:pt idx="4898" formatCode="0.00E+00">
                        <c:v>1187.42</c:v>
                      </c:pt>
                      <c:pt idx="4899" formatCode="0.00E+00">
                        <c:v>1186.8599999999999</c:v>
                      </c:pt>
                      <c:pt idx="4900" formatCode="0.00E+00">
                        <c:v>1186.29</c:v>
                      </c:pt>
                      <c:pt idx="4901" formatCode="0.00E+00">
                        <c:v>1185.73</c:v>
                      </c:pt>
                      <c:pt idx="4902" formatCode="0.00E+00">
                        <c:v>1185.17</c:v>
                      </c:pt>
                      <c:pt idx="4903" formatCode="0.00E+00">
                        <c:v>1184.6099999999999</c:v>
                      </c:pt>
                      <c:pt idx="4904" formatCode="0.00E+00">
                        <c:v>1184.05</c:v>
                      </c:pt>
                      <c:pt idx="4905" formatCode="0.00E+00">
                        <c:v>1183.49</c:v>
                      </c:pt>
                      <c:pt idx="4906" formatCode="0.00E+00">
                        <c:v>1182.93</c:v>
                      </c:pt>
                      <c:pt idx="4907" formatCode="0.00E+00">
                        <c:v>1182.3699999999999</c:v>
                      </c:pt>
                      <c:pt idx="4908" formatCode="0.00E+00">
                        <c:v>1181.82</c:v>
                      </c:pt>
                      <c:pt idx="4909" formatCode="0.00E+00">
                        <c:v>1181.26</c:v>
                      </c:pt>
                      <c:pt idx="4910" formatCode="0.00E+00">
                        <c:v>1180.7</c:v>
                      </c:pt>
                      <c:pt idx="4911" formatCode="0.00E+00">
                        <c:v>1180.1500000000001</c:v>
                      </c:pt>
                      <c:pt idx="4912" formatCode="0.00E+00">
                        <c:v>1179.5899999999999</c:v>
                      </c:pt>
                      <c:pt idx="4913" formatCode="0.00E+00">
                        <c:v>1179.04</c:v>
                      </c:pt>
                      <c:pt idx="4914" formatCode="0.00E+00">
                        <c:v>1178.49</c:v>
                      </c:pt>
                      <c:pt idx="4915" formatCode="0.00E+00">
                        <c:v>1177.93</c:v>
                      </c:pt>
                      <c:pt idx="4916" formatCode="0.00E+00">
                        <c:v>1177.3800000000001</c:v>
                      </c:pt>
                      <c:pt idx="4917" formatCode="0.00E+00">
                        <c:v>1176.83</c:v>
                      </c:pt>
                      <c:pt idx="4918" formatCode="0.00E+00">
                        <c:v>1176.28</c:v>
                      </c:pt>
                      <c:pt idx="4919" formatCode="0.00E+00">
                        <c:v>1175.73</c:v>
                      </c:pt>
                      <c:pt idx="4920" formatCode="0.00E+00">
                        <c:v>1175.18</c:v>
                      </c:pt>
                      <c:pt idx="4921" formatCode="0.00E+00">
                        <c:v>1174.6300000000001</c:v>
                      </c:pt>
                      <c:pt idx="4922" formatCode="0.00E+00">
                        <c:v>1174.08</c:v>
                      </c:pt>
                      <c:pt idx="4923" formatCode="0.00E+00">
                        <c:v>1173.53</c:v>
                      </c:pt>
                      <c:pt idx="4924" formatCode="0.00E+00">
                        <c:v>1172.99</c:v>
                      </c:pt>
                      <c:pt idx="4925" formatCode="0.00E+00">
                        <c:v>1172.44</c:v>
                      </c:pt>
                      <c:pt idx="4926" formatCode="0.00E+00">
                        <c:v>1171.9000000000001</c:v>
                      </c:pt>
                      <c:pt idx="4927" formatCode="0.00E+00">
                        <c:v>1171.3499999999999</c:v>
                      </c:pt>
                      <c:pt idx="4928" formatCode="0.00E+00">
                        <c:v>1170.81</c:v>
                      </c:pt>
                      <c:pt idx="4929" formatCode="0.00E+00">
                        <c:v>1170.26</c:v>
                      </c:pt>
                      <c:pt idx="4930" formatCode="0.00E+00">
                        <c:v>1169.72</c:v>
                      </c:pt>
                      <c:pt idx="4931" formatCode="0.00E+00">
                        <c:v>1169.18</c:v>
                      </c:pt>
                      <c:pt idx="4932" formatCode="0.00E+00">
                        <c:v>1168.6400000000001</c:v>
                      </c:pt>
                      <c:pt idx="4933" formatCode="0.00E+00">
                        <c:v>1168.0999999999999</c:v>
                      </c:pt>
                      <c:pt idx="4934" formatCode="0.00E+00">
                        <c:v>1167.56</c:v>
                      </c:pt>
                      <c:pt idx="4935" formatCode="0.00E+00">
                        <c:v>1167.02</c:v>
                      </c:pt>
                      <c:pt idx="4936" formatCode="0.00E+00">
                        <c:v>1166.48</c:v>
                      </c:pt>
                      <c:pt idx="4937" formatCode="0.00E+00">
                        <c:v>1165.94</c:v>
                      </c:pt>
                      <c:pt idx="4938" formatCode="0.00E+00">
                        <c:v>1165.4000000000001</c:v>
                      </c:pt>
                      <c:pt idx="4939" formatCode="0.00E+00">
                        <c:v>1164.8699999999999</c:v>
                      </c:pt>
                      <c:pt idx="4940" formatCode="0.00E+00">
                        <c:v>1164.33</c:v>
                      </c:pt>
                      <c:pt idx="4941" formatCode="0.00E+00">
                        <c:v>1163.79</c:v>
                      </c:pt>
                      <c:pt idx="4942" formatCode="0.00E+00">
                        <c:v>1163.26</c:v>
                      </c:pt>
                      <c:pt idx="4943" formatCode="0.00E+00">
                        <c:v>1162.72</c:v>
                      </c:pt>
                      <c:pt idx="4944" formatCode="0.00E+00">
                        <c:v>1162.19</c:v>
                      </c:pt>
                      <c:pt idx="4945" formatCode="0.00E+00">
                        <c:v>1161.6600000000001</c:v>
                      </c:pt>
                      <c:pt idx="4946" formatCode="0.00E+00">
                        <c:v>1161.1300000000001</c:v>
                      </c:pt>
                      <c:pt idx="4947" formatCode="0.00E+00">
                        <c:v>1160.5899999999999</c:v>
                      </c:pt>
                      <c:pt idx="4948" formatCode="0.00E+00">
                        <c:v>1160.06</c:v>
                      </c:pt>
                      <c:pt idx="4949" formatCode="0.00E+00">
                        <c:v>1159.53</c:v>
                      </c:pt>
                      <c:pt idx="4950" formatCode="0.00E+00">
                        <c:v>1159</c:v>
                      </c:pt>
                      <c:pt idx="4951" formatCode="0.00E+00">
                        <c:v>1158.47</c:v>
                      </c:pt>
                      <c:pt idx="4952" formatCode="0.00E+00">
                        <c:v>1158.0999999999999</c:v>
                      </c:pt>
                      <c:pt idx="4953" formatCode="0.00E+00">
                        <c:v>1158.0999999999999</c:v>
                      </c:pt>
                      <c:pt idx="4954" formatCode="0.00E+00">
                        <c:v>1110.56</c:v>
                      </c:pt>
                      <c:pt idx="4955" formatCode="0.00E+00">
                        <c:v>1067.99</c:v>
                      </c:pt>
                      <c:pt idx="4956" formatCode="0.00E+00">
                        <c:v>1028.99</c:v>
                      </c:pt>
                      <c:pt idx="4957">
                        <c:v>993.12699999999995</c:v>
                      </c:pt>
                      <c:pt idx="4958">
                        <c:v>960.03</c:v>
                      </c:pt>
                      <c:pt idx="4959">
                        <c:v>929.476</c:v>
                      </c:pt>
                      <c:pt idx="4960">
                        <c:v>901.17399999999998</c:v>
                      </c:pt>
                      <c:pt idx="4961">
                        <c:v>874.86199999999997</c:v>
                      </c:pt>
                      <c:pt idx="4962">
                        <c:v>850.32299999999998</c:v>
                      </c:pt>
                      <c:pt idx="4963">
                        <c:v>827.38099999999997</c:v>
                      </c:pt>
                      <c:pt idx="4964">
                        <c:v>805.899</c:v>
                      </c:pt>
                      <c:pt idx="4965">
                        <c:v>785.75800000000004</c:v>
                      </c:pt>
                      <c:pt idx="4966">
                        <c:v>766.85400000000004</c:v>
                      </c:pt>
                      <c:pt idx="4967">
                        <c:v>749.09799999999996</c:v>
                      </c:pt>
                      <c:pt idx="4968">
                        <c:v>732.4</c:v>
                      </c:pt>
                      <c:pt idx="4969">
                        <c:v>716.67899999999997</c:v>
                      </c:pt>
                      <c:pt idx="4970">
                        <c:v>701.86199999999997</c:v>
                      </c:pt>
                      <c:pt idx="4971">
                        <c:v>687.88599999999997</c:v>
                      </c:pt>
                      <c:pt idx="4972">
                        <c:v>674.69600000000003</c:v>
                      </c:pt>
                      <c:pt idx="4973">
                        <c:v>662.24300000000005</c:v>
                      </c:pt>
                      <c:pt idx="4974">
                        <c:v>650.48</c:v>
                      </c:pt>
                      <c:pt idx="4975">
                        <c:v>639.36199999999997</c:v>
                      </c:pt>
                      <c:pt idx="4976">
                        <c:v>628.84699999999998</c:v>
                      </c:pt>
                      <c:pt idx="4977">
                        <c:v>618.89800000000002</c:v>
                      </c:pt>
                      <c:pt idx="4978">
                        <c:v>609.47900000000004</c:v>
                      </c:pt>
                      <c:pt idx="4979">
                        <c:v>600.55799999999999</c:v>
                      </c:pt>
                      <c:pt idx="4980">
                        <c:v>592.10500000000002</c:v>
                      </c:pt>
                      <c:pt idx="4981">
                        <c:v>584.09199999999998</c:v>
                      </c:pt>
                      <c:pt idx="4982">
                        <c:v>576.49199999999996</c:v>
                      </c:pt>
                      <c:pt idx="4983">
                        <c:v>569.28099999999995</c:v>
                      </c:pt>
                      <c:pt idx="4984">
                        <c:v>562.43799999999999</c:v>
                      </c:pt>
                      <c:pt idx="4985">
                        <c:v>555.94100000000003</c:v>
                      </c:pt>
                      <c:pt idx="4986">
                        <c:v>549.77099999999996</c:v>
                      </c:pt>
                      <c:pt idx="4987">
                        <c:v>543.90700000000004</c:v>
                      </c:pt>
                      <c:pt idx="4988">
                        <c:v>538.33299999999997</c:v>
                      </c:pt>
                      <c:pt idx="4989">
                        <c:v>533.03099999999995</c:v>
                      </c:pt>
                      <c:pt idx="4990">
                        <c:v>527.98699999999997</c:v>
                      </c:pt>
                      <c:pt idx="4991">
                        <c:v>523.18600000000004</c:v>
                      </c:pt>
                      <c:pt idx="4992">
                        <c:v>518.61500000000001</c:v>
                      </c:pt>
                      <c:pt idx="4993">
                        <c:v>514.26</c:v>
                      </c:pt>
                      <c:pt idx="4994">
                        <c:v>510.11399999999998</c:v>
                      </c:pt>
                      <c:pt idx="4995">
                        <c:v>506.16300000000001</c:v>
                      </c:pt>
                      <c:pt idx="4996">
                        <c:v>502.39699999999999</c:v>
                      </c:pt>
                      <c:pt idx="4997">
                        <c:v>498.80599999999998</c:v>
                      </c:pt>
                      <c:pt idx="4998">
                        <c:v>495.37900000000002</c:v>
                      </c:pt>
                      <c:pt idx="4999">
                        <c:v>492.10899999999998</c:v>
                      </c:pt>
                      <c:pt idx="5000">
                        <c:v>488.98500000000001</c:v>
                      </c:pt>
                      <c:pt idx="5001">
                        <c:v>486.00099999999998</c:v>
                      </c:pt>
                      <c:pt idx="5002">
                        <c:v>483.149</c:v>
                      </c:pt>
                      <c:pt idx="5003">
                        <c:v>480.42200000000003</c:v>
                      </c:pt>
                      <c:pt idx="5004">
                        <c:v>477.81299999999999</c:v>
                      </c:pt>
                      <c:pt idx="5005">
                        <c:v>475.31599999999997</c:v>
                      </c:pt>
                      <c:pt idx="5006">
                        <c:v>472.92599999999999</c:v>
                      </c:pt>
                      <c:pt idx="5007">
                        <c:v>470.637</c:v>
                      </c:pt>
                      <c:pt idx="5008">
                        <c:v>468.44400000000002</c:v>
                      </c:pt>
                      <c:pt idx="5009">
                        <c:v>466.34100000000001</c:v>
                      </c:pt>
                      <c:pt idx="5010">
                        <c:v>464.32400000000001</c:v>
                      </c:pt>
                      <c:pt idx="5011">
                        <c:v>462.38900000000001</c:v>
                      </c:pt>
                      <c:pt idx="5012">
                        <c:v>460.53100000000001</c:v>
                      </c:pt>
                      <c:pt idx="5013">
                        <c:v>458.74900000000002</c:v>
                      </c:pt>
                      <c:pt idx="5014">
                        <c:v>457.03699999999998</c:v>
                      </c:pt>
                      <c:pt idx="5015">
                        <c:v>455.39400000000001</c:v>
                      </c:pt>
                      <c:pt idx="5016">
                        <c:v>453.815</c:v>
                      </c:pt>
                      <c:pt idx="5017">
                        <c:v>452.298</c:v>
                      </c:pt>
                      <c:pt idx="5018">
                        <c:v>450.84</c:v>
                      </c:pt>
                      <c:pt idx="5019">
                        <c:v>449.43799999999999</c:v>
                      </c:pt>
                      <c:pt idx="5020">
                        <c:v>448.09</c:v>
                      </c:pt>
                      <c:pt idx="5021">
                        <c:v>446.79300000000001</c:v>
                      </c:pt>
                      <c:pt idx="5022">
                        <c:v>445.54500000000002</c:v>
                      </c:pt>
                      <c:pt idx="5023">
                        <c:v>444.34300000000002</c:v>
                      </c:pt>
                      <c:pt idx="5024">
                        <c:v>444.09100000000001</c:v>
                      </c:pt>
                      <c:pt idx="5025">
                        <c:v>444.09100000000001</c:v>
                      </c:pt>
                      <c:pt idx="5026">
                        <c:v>452.49099999999999</c:v>
                      </c:pt>
                      <c:pt idx="5027">
                        <c:v>481.39400000000001</c:v>
                      </c:pt>
                      <c:pt idx="5028">
                        <c:v>544.30600000000004</c:v>
                      </c:pt>
                      <c:pt idx="5029">
                        <c:v>662.34799999999996</c:v>
                      </c:pt>
                      <c:pt idx="5030">
                        <c:v>856.06500000000005</c:v>
                      </c:pt>
                      <c:pt idx="5031" formatCode="0.00E+00">
                        <c:v>1089.6300000000001</c:v>
                      </c:pt>
                      <c:pt idx="5032" formatCode="0.00E+00">
                        <c:v>1313.58</c:v>
                      </c:pt>
                      <c:pt idx="5033" formatCode="0.00E+00">
                        <c:v>1519.02</c:v>
                      </c:pt>
                      <c:pt idx="5034" formatCode="0.00E+00">
                        <c:v>1709.06</c:v>
                      </c:pt>
                      <c:pt idx="5035" formatCode="0.00E+00">
                        <c:v>1883.71</c:v>
                      </c:pt>
                      <c:pt idx="5036" formatCode="0.00E+00">
                        <c:v>1962.16</c:v>
                      </c:pt>
                      <c:pt idx="5037" formatCode="0.00E+00">
                        <c:v>2073.7199999999998</c:v>
                      </c:pt>
                      <c:pt idx="5038" formatCode="0.00E+00">
                        <c:v>2183.3000000000002</c:v>
                      </c:pt>
                      <c:pt idx="5039" formatCode="0.00E+00">
                        <c:v>2255.0100000000002</c:v>
                      </c:pt>
                      <c:pt idx="5040" formatCode="0.00E+00">
                        <c:v>2293.75</c:v>
                      </c:pt>
                      <c:pt idx="5041" formatCode="0.00E+00">
                        <c:v>2308.2800000000002</c:v>
                      </c:pt>
                      <c:pt idx="5042" formatCode="0.00E+00">
                        <c:v>1837.48</c:v>
                      </c:pt>
                      <c:pt idx="5043" formatCode="0.00E+00">
                        <c:v>1806.31</c:v>
                      </c:pt>
                      <c:pt idx="5044" formatCode="0.00E+00">
                        <c:v>1749.25</c:v>
                      </c:pt>
                      <c:pt idx="5045" formatCode="0.00E+00">
                        <c:v>1694.53</c:v>
                      </c:pt>
                      <c:pt idx="5046" formatCode="0.00E+00">
                        <c:v>1649.51</c:v>
                      </c:pt>
                      <c:pt idx="5047" formatCode="0.00E+00">
                        <c:v>1358.7</c:v>
                      </c:pt>
                      <c:pt idx="5048" formatCode="0.00E+00">
                        <c:v>1378.32</c:v>
                      </c:pt>
                      <c:pt idx="5049" formatCode="0.00E+00">
                        <c:v>1380.31</c:v>
                      </c:pt>
                      <c:pt idx="5050" formatCode="0.00E+00">
                        <c:v>1422.72</c:v>
                      </c:pt>
                      <c:pt idx="5051" formatCode="0.00E+00">
                        <c:v>1490.59</c:v>
                      </c:pt>
                      <c:pt idx="5052" formatCode="0.00E+00">
                        <c:v>1566.21</c:v>
                      </c:pt>
                      <c:pt idx="5053" formatCode="0.00E+00">
                        <c:v>1643.93</c:v>
                      </c:pt>
                      <c:pt idx="5054" formatCode="0.00E+00">
                        <c:v>1721.42</c:v>
                      </c:pt>
                      <c:pt idx="5055" formatCode="0.00E+00">
                        <c:v>1798.1</c:v>
                      </c:pt>
                      <c:pt idx="5056" formatCode="0.00E+00">
                        <c:v>1872.44</c:v>
                      </c:pt>
                      <c:pt idx="5057" formatCode="0.00E+00">
                        <c:v>1943.26</c:v>
                      </c:pt>
                      <c:pt idx="5058" formatCode="0.00E+00">
                        <c:v>2006.96</c:v>
                      </c:pt>
                      <c:pt idx="5059" formatCode="0.00E+00">
                        <c:v>2049.54</c:v>
                      </c:pt>
                      <c:pt idx="5060" formatCode="0.00E+00">
                        <c:v>2075.21</c:v>
                      </c:pt>
                      <c:pt idx="5061" formatCode="0.00E+00">
                        <c:v>2089.5700000000002</c:v>
                      </c:pt>
                      <c:pt idx="5062" formatCode="0.00E+00">
                        <c:v>2096.29</c:v>
                      </c:pt>
                      <c:pt idx="5063" formatCode="0.00E+00">
                        <c:v>2080.67</c:v>
                      </c:pt>
                      <c:pt idx="5064" formatCode="0.00E+00">
                        <c:v>2055.44</c:v>
                      </c:pt>
                      <c:pt idx="5065" formatCode="0.00E+00">
                        <c:v>2031.29</c:v>
                      </c:pt>
                      <c:pt idx="5066" formatCode="0.00E+00">
                        <c:v>2010.25</c:v>
                      </c:pt>
                      <c:pt idx="5067" formatCode="0.00E+00">
                        <c:v>1992.14</c:v>
                      </c:pt>
                      <c:pt idx="5068" formatCode="0.00E+00">
                        <c:v>1977.07</c:v>
                      </c:pt>
                      <c:pt idx="5069" formatCode="0.00E+00">
                        <c:v>1968.43</c:v>
                      </c:pt>
                      <c:pt idx="5070" formatCode="0.00E+00">
                        <c:v>1965.79</c:v>
                      </c:pt>
                      <c:pt idx="5071" formatCode="0.00E+00">
                        <c:v>1967.51</c:v>
                      </c:pt>
                      <c:pt idx="5072" formatCode="0.00E+00">
                        <c:v>1972.15</c:v>
                      </c:pt>
                      <c:pt idx="5073" formatCode="0.00E+00">
                        <c:v>1979.33</c:v>
                      </c:pt>
                      <c:pt idx="5074" formatCode="0.00E+00">
                        <c:v>1991.65</c:v>
                      </c:pt>
                      <c:pt idx="5075" formatCode="0.00E+00">
                        <c:v>2008.64</c:v>
                      </c:pt>
                      <c:pt idx="5076" formatCode="0.00E+00">
                        <c:v>2029.58</c:v>
                      </c:pt>
                      <c:pt idx="5077" formatCode="0.00E+00">
                        <c:v>2056.9</c:v>
                      </c:pt>
                      <c:pt idx="5078" formatCode="0.00E+00">
                        <c:v>2088.77</c:v>
                      </c:pt>
                      <c:pt idx="5079" formatCode="0.00E+00">
                        <c:v>2123.3000000000002</c:v>
                      </c:pt>
                      <c:pt idx="5080" formatCode="0.00E+00">
                        <c:v>2148.41</c:v>
                      </c:pt>
                      <c:pt idx="5081" formatCode="0.00E+00">
                        <c:v>2159.41</c:v>
                      </c:pt>
                      <c:pt idx="5082" formatCode="0.00E+00">
                        <c:v>2162.1</c:v>
                      </c:pt>
                      <c:pt idx="5083" formatCode="0.00E+00">
                        <c:v>2157.9499999999998</c:v>
                      </c:pt>
                      <c:pt idx="5084" formatCode="0.00E+00">
                        <c:v>2148.02</c:v>
                      </c:pt>
                      <c:pt idx="5085" formatCode="0.00E+00">
                        <c:v>2136.71</c:v>
                      </c:pt>
                      <c:pt idx="5086" formatCode="0.00E+00">
                        <c:v>2125.16</c:v>
                      </c:pt>
                      <c:pt idx="5087" formatCode="0.00E+00">
                        <c:v>2113.6799999999998</c:v>
                      </c:pt>
                      <c:pt idx="5088" formatCode="0.00E+00">
                        <c:v>2102.59</c:v>
                      </c:pt>
                      <c:pt idx="5089" formatCode="0.00E+00">
                        <c:v>2094.27</c:v>
                      </c:pt>
                      <c:pt idx="5090" formatCode="0.00E+00">
                        <c:v>2088.9499999999998</c:v>
                      </c:pt>
                      <c:pt idx="5091" formatCode="0.00E+00">
                        <c:v>2085.81</c:v>
                      </c:pt>
                      <c:pt idx="5092" formatCode="0.00E+00">
                        <c:v>2084.0700000000002</c:v>
                      </c:pt>
                      <c:pt idx="5093" formatCode="0.00E+00">
                        <c:v>2083.27</c:v>
                      </c:pt>
                      <c:pt idx="5094" formatCode="0.00E+00">
                        <c:v>2084.69</c:v>
                      </c:pt>
                      <c:pt idx="5095" formatCode="0.00E+00">
                        <c:v>2088.54</c:v>
                      </c:pt>
                      <c:pt idx="5096" formatCode="0.00E+00">
                        <c:v>2094.21</c:v>
                      </c:pt>
                      <c:pt idx="5097" formatCode="0.00E+00">
                        <c:v>2101.08</c:v>
                      </c:pt>
                      <c:pt idx="5098" formatCode="0.00E+00">
                        <c:v>2108.6799999999998</c:v>
                      </c:pt>
                      <c:pt idx="5099" formatCode="0.00E+00">
                        <c:v>2116.7399999999998</c:v>
                      </c:pt>
                      <c:pt idx="5100" formatCode="0.00E+00">
                        <c:v>2124.94</c:v>
                      </c:pt>
                      <c:pt idx="5101" formatCode="0.00E+00">
                        <c:v>2133.0700000000002</c:v>
                      </c:pt>
                      <c:pt idx="5102" formatCode="0.00E+00">
                        <c:v>2141.0100000000002</c:v>
                      </c:pt>
                      <c:pt idx="5103" formatCode="0.00E+00">
                        <c:v>2148.42</c:v>
                      </c:pt>
                      <c:pt idx="5104" formatCode="0.00E+00">
                        <c:v>2152.21</c:v>
                      </c:pt>
                      <c:pt idx="5105" formatCode="0.00E+00">
                        <c:v>2152.14</c:v>
                      </c:pt>
                      <c:pt idx="5106" formatCode="0.00E+00">
                        <c:v>2149.25</c:v>
                      </c:pt>
                      <c:pt idx="5107" formatCode="0.00E+00">
                        <c:v>2144.48</c:v>
                      </c:pt>
                      <c:pt idx="5108" formatCode="0.00E+00">
                        <c:v>2138.09</c:v>
                      </c:pt>
                      <c:pt idx="5109" formatCode="0.00E+00">
                        <c:v>2130.34</c:v>
                      </c:pt>
                      <c:pt idx="5110" formatCode="0.00E+00">
                        <c:v>2122.2199999999998</c:v>
                      </c:pt>
                      <c:pt idx="5111" formatCode="0.00E+00">
                        <c:v>2113.9499999999998</c:v>
                      </c:pt>
                      <c:pt idx="5112" formatCode="0.00E+00">
                        <c:v>2105.62</c:v>
                      </c:pt>
                      <c:pt idx="5113" formatCode="0.00E+00">
                        <c:v>2097.33</c:v>
                      </c:pt>
                      <c:pt idx="5114" formatCode="0.00E+00">
                        <c:v>2090.4</c:v>
                      </c:pt>
                      <c:pt idx="5115" formatCode="0.00E+00">
                        <c:v>2085</c:v>
                      </c:pt>
                      <c:pt idx="5116" formatCode="0.00E+00">
                        <c:v>2080.6799999999998</c:v>
                      </c:pt>
                      <c:pt idx="5117" formatCode="0.00E+00">
                        <c:v>2077.0100000000002</c:v>
                      </c:pt>
                      <c:pt idx="5118" formatCode="0.00E+00">
                        <c:v>2073.75</c:v>
                      </c:pt>
                      <c:pt idx="5119" formatCode="0.00E+00">
                        <c:v>2071.4699999999998</c:v>
                      </c:pt>
                      <c:pt idx="5120" formatCode="0.00E+00">
                        <c:v>2070.3000000000002</c:v>
                      </c:pt>
                      <c:pt idx="5121" formatCode="0.00E+00">
                        <c:v>2070</c:v>
                      </c:pt>
                      <c:pt idx="5122" formatCode="0.00E+00">
                        <c:v>2070.27</c:v>
                      </c:pt>
                      <c:pt idx="5123" formatCode="0.00E+00">
                        <c:v>2070.88</c:v>
                      </c:pt>
                      <c:pt idx="5124" formatCode="0.00E+00">
                        <c:v>2071.7199999999998</c:v>
                      </c:pt>
                      <c:pt idx="5125" formatCode="0.00E+00">
                        <c:v>2072.65</c:v>
                      </c:pt>
                      <c:pt idx="5126" formatCode="0.00E+00">
                        <c:v>2073.58</c:v>
                      </c:pt>
                      <c:pt idx="5127" formatCode="0.00E+00">
                        <c:v>2074.44</c:v>
                      </c:pt>
                      <c:pt idx="5128" formatCode="0.00E+00">
                        <c:v>2075.11</c:v>
                      </c:pt>
                      <c:pt idx="5129" formatCode="0.00E+00">
                        <c:v>2074.2800000000002</c:v>
                      </c:pt>
                      <c:pt idx="5130" formatCode="0.00E+00">
                        <c:v>2071.69</c:v>
                      </c:pt>
                      <c:pt idx="5131" formatCode="0.00E+00">
                        <c:v>2067.83</c:v>
                      </c:pt>
                      <c:pt idx="5132" formatCode="0.00E+00">
                        <c:v>2063.14</c:v>
                      </c:pt>
                      <c:pt idx="5133" formatCode="0.00E+00">
                        <c:v>2057.86</c:v>
                      </c:pt>
                      <c:pt idx="5134" formatCode="0.00E+00">
                        <c:v>2052.16</c:v>
                      </c:pt>
                      <c:pt idx="5135" formatCode="0.00E+00">
                        <c:v>2046.26</c:v>
                      </c:pt>
                      <c:pt idx="5136" formatCode="0.00E+00">
                        <c:v>2040.23</c:v>
                      </c:pt>
                      <c:pt idx="5137" formatCode="0.00E+00">
                        <c:v>2034.08</c:v>
                      </c:pt>
                      <c:pt idx="5138" formatCode="0.00E+00">
                        <c:v>2027.9</c:v>
                      </c:pt>
                      <c:pt idx="5139" formatCode="0.00E+00">
                        <c:v>2022.27</c:v>
                      </c:pt>
                      <c:pt idx="5140" formatCode="0.00E+00">
                        <c:v>2017.33</c:v>
                      </c:pt>
                      <c:pt idx="5141" formatCode="0.00E+00">
                        <c:v>2012.85</c:v>
                      </c:pt>
                      <c:pt idx="5142" formatCode="0.00E+00">
                        <c:v>2008.66</c:v>
                      </c:pt>
                      <c:pt idx="5143" formatCode="0.00E+00">
                        <c:v>2004.64</c:v>
                      </c:pt>
                      <c:pt idx="5144" formatCode="0.00E+00">
                        <c:v>2001.01</c:v>
                      </c:pt>
                      <c:pt idx="5145" formatCode="0.00E+00">
                        <c:v>1997.84</c:v>
                      </c:pt>
                      <c:pt idx="5146" formatCode="0.00E+00">
                        <c:v>1995.04</c:v>
                      </c:pt>
                      <c:pt idx="5147" formatCode="0.00E+00">
                        <c:v>1992.5</c:v>
                      </c:pt>
                      <c:pt idx="5148" formatCode="0.00E+00">
                        <c:v>1990.12</c:v>
                      </c:pt>
                      <c:pt idx="5149" formatCode="0.00E+00">
                        <c:v>1987.86</c:v>
                      </c:pt>
                      <c:pt idx="5150" formatCode="0.00E+00">
                        <c:v>1985.66</c:v>
                      </c:pt>
                      <c:pt idx="5151" formatCode="0.00E+00">
                        <c:v>1983.49</c:v>
                      </c:pt>
                      <c:pt idx="5152" formatCode="0.00E+00">
                        <c:v>1981.34</c:v>
                      </c:pt>
                      <c:pt idx="5153" formatCode="0.00E+00">
                        <c:v>1979.14</c:v>
                      </c:pt>
                      <c:pt idx="5154" formatCode="0.00E+00">
                        <c:v>1976.39</c:v>
                      </c:pt>
                      <c:pt idx="5155" formatCode="0.00E+00">
                        <c:v>1973</c:v>
                      </c:pt>
                      <c:pt idx="5156" formatCode="0.00E+00">
                        <c:v>1969.16</c:v>
                      </c:pt>
                      <c:pt idx="5157" formatCode="0.00E+00">
                        <c:v>1965.03</c:v>
                      </c:pt>
                      <c:pt idx="5158" formatCode="0.00E+00">
                        <c:v>1960.71</c:v>
                      </c:pt>
                      <c:pt idx="5159" formatCode="0.00E+00">
                        <c:v>1956.27</c:v>
                      </c:pt>
                      <c:pt idx="5160" formatCode="0.00E+00">
                        <c:v>1951.71</c:v>
                      </c:pt>
                      <c:pt idx="5161" formatCode="0.00E+00">
                        <c:v>1947.03</c:v>
                      </c:pt>
                      <c:pt idx="5162" formatCode="0.00E+00">
                        <c:v>1942.24</c:v>
                      </c:pt>
                      <c:pt idx="5163" formatCode="0.00E+00">
                        <c:v>1937.36</c:v>
                      </c:pt>
                      <c:pt idx="5164" formatCode="0.00E+00">
                        <c:v>1932.64</c:v>
                      </c:pt>
                      <c:pt idx="5165" formatCode="0.00E+00">
                        <c:v>1928.12</c:v>
                      </c:pt>
                      <c:pt idx="5166" formatCode="0.00E+00">
                        <c:v>1923.73</c:v>
                      </c:pt>
                      <c:pt idx="5167" formatCode="0.00E+00">
                        <c:v>1919.42</c:v>
                      </c:pt>
                      <c:pt idx="5168" formatCode="0.00E+00">
                        <c:v>1915.14</c:v>
                      </c:pt>
                      <c:pt idx="5169" formatCode="0.00E+00">
                        <c:v>1910.9</c:v>
                      </c:pt>
                      <c:pt idx="5170" formatCode="0.00E+00">
                        <c:v>1906.73</c:v>
                      </c:pt>
                      <c:pt idx="5171" formatCode="0.00E+00">
                        <c:v>1902.64</c:v>
                      </c:pt>
                      <c:pt idx="5172" formatCode="0.00E+00">
                        <c:v>1898.6</c:v>
                      </c:pt>
                      <c:pt idx="5173" formatCode="0.00E+00">
                        <c:v>1894.62</c:v>
                      </c:pt>
                      <c:pt idx="5174" formatCode="0.00E+00">
                        <c:v>1890.69</c:v>
                      </c:pt>
                      <c:pt idx="5175" formatCode="0.00E+00">
                        <c:v>1886.82</c:v>
                      </c:pt>
                      <c:pt idx="5176" formatCode="0.00E+00">
                        <c:v>1883</c:v>
                      </c:pt>
                      <c:pt idx="5177" formatCode="0.00E+00">
                        <c:v>1879.24</c:v>
                      </c:pt>
                      <c:pt idx="5178" formatCode="0.00E+00">
                        <c:v>1875.52</c:v>
                      </c:pt>
                      <c:pt idx="5179" formatCode="0.00E+00">
                        <c:v>1871.86</c:v>
                      </c:pt>
                      <c:pt idx="5180" formatCode="0.00E+00">
                        <c:v>1868.24</c:v>
                      </c:pt>
                      <c:pt idx="5181" formatCode="0.00E+00">
                        <c:v>1864.66</c:v>
                      </c:pt>
                      <c:pt idx="5182" formatCode="0.00E+00">
                        <c:v>1861.13</c:v>
                      </c:pt>
                      <c:pt idx="5183" formatCode="0.00E+00">
                        <c:v>1857.64</c:v>
                      </c:pt>
                      <c:pt idx="5184" formatCode="0.00E+00">
                        <c:v>1854.19</c:v>
                      </c:pt>
                      <c:pt idx="5185" formatCode="0.00E+00">
                        <c:v>1850.77</c:v>
                      </c:pt>
                      <c:pt idx="5186" formatCode="0.00E+00">
                        <c:v>1847.39</c:v>
                      </c:pt>
                      <c:pt idx="5187" formatCode="0.00E+00">
                        <c:v>1844.05</c:v>
                      </c:pt>
                      <c:pt idx="5188" formatCode="0.00E+00">
                        <c:v>1840.74</c:v>
                      </c:pt>
                      <c:pt idx="5189" formatCode="0.00E+00">
                        <c:v>1837.46</c:v>
                      </c:pt>
                      <c:pt idx="5190" formatCode="0.00E+00">
                        <c:v>1834.22</c:v>
                      </c:pt>
                      <c:pt idx="5191" formatCode="0.00E+00">
                        <c:v>1831</c:v>
                      </c:pt>
                      <c:pt idx="5192" formatCode="0.00E+00">
                        <c:v>1827.82</c:v>
                      </c:pt>
                      <c:pt idx="5193" formatCode="0.00E+00">
                        <c:v>1824.67</c:v>
                      </c:pt>
                      <c:pt idx="5194" formatCode="0.00E+00">
                        <c:v>1821.55</c:v>
                      </c:pt>
                      <c:pt idx="5195" formatCode="0.00E+00">
                        <c:v>1818.46</c:v>
                      </c:pt>
                      <c:pt idx="5196" formatCode="0.00E+00">
                        <c:v>1815.4</c:v>
                      </c:pt>
                      <c:pt idx="5197" formatCode="0.00E+00">
                        <c:v>1812.37</c:v>
                      </c:pt>
                      <c:pt idx="5198" formatCode="0.00E+00">
                        <c:v>1809.36</c:v>
                      </c:pt>
                      <c:pt idx="5199" formatCode="0.00E+00">
                        <c:v>1806.38</c:v>
                      </c:pt>
                      <c:pt idx="5200" formatCode="0.00E+00">
                        <c:v>1803.43</c:v>
                      </c:pt>
                      <c:pt idx="5201" formatCode="0.00E+00">
                        <c:v>1800.51</c:v>
                      </c:pt>
                      <c:pt idx="5202" formatCode="0.00E+00">
                        <c:v>1797.62</c:v>
                      </c:pt>
                      <c:pt idx="5203" formatCode="0.00E+00">
                        <c:v>1794.74</c:v>
                      </c:pt>
                      <c:pt idx="5204" formatCode="0.00E+00">
                        <c:v>1791.9</c:v>
                      </c:pt>
                      <c:pt idx="5205" formatCode="0.00E+00">
                        <c:v>1789.08</c:v>
                      </c:pt>
                      <c:pt idx="5206" formatCode="0.00E+00">
                        <c:v>1786.28</c:v>
                      </c:pt>
                      <c:pt idx="5207" formatCode="0.00E+00">
                        <c:v>1783.51</c:v>
                      </c:pt>
                      <c:pt idx="5208" formatCode="0.00E+00">
                        <c:v>1780.76</c:v>
                      </c:pt>
                      <c:pt idx="5209" formatCode="0.00E+00">
                        <c:v>1778.04</c:v>
                      </c:pt>
                      <c:pt idx="5210" formatCode="0.00E+00">
                        <c:v>1775.34</c:v>
                      </c:pt>
                      <c:pt idx="5211" formatCode="0.00E+00">
                        <c:v>1772.66</c:v>
                      </c:pt>
                      <c:pt idx="5212" formatCode="0.00E+00">
                        <c:v>1770</c:v>
                      </c:pt>
                      <c:pt idx="5213" formatCode="0.00E+00">
                        <c:v>1767.36</c:v>
                      </c:pt>
                      <c:pt idx="5214" formatCode="0.00E+00">
                        <c:v>1764.74</c:v>
                      </c:pt>
                      <c:pt idx="5215" formatCode="0.00E+00">
                        <c:v>1762.14</c:v>
                      </c:pt>
                      <c:pt idx="5216" formatCode="0.00E+00">
                        <c:v>1759.57</c:v>
                      </c:pt>
                      <c:pt idx="5217" formatCode="0.00E+00">
                        <c:v>1757.01</c:v>
                      </c:pt>
                      <c:pt idx="5218" formatCode="0.00E+00">
                        <c:v>1754.47</c:v>
                      </c:pt>
                      <c:pt idx="5219" formatCode="0.00E+00">
                        <c:v>1751.95</c:v>
                      </c:pt>
                      <c:pt idx="5220" formatCode="0.00E+00">
                        <c:v>1749.45</c:v>
                      </c:pt>
                      <c:pt idx="5221" formatCode="0.00E+00">
                        <c:v>1746.96</c:v>
                      </c:pt>
                      <c:pt idx="5222" formatCode="0.00E+00">
                        <c:v>1744.49</c:v>
                      </c:pt>
                      <c:pt idx="5223" formatCode="0.00E+00">
                        <c:v>1742.04</c:v>
                      </c:pt>
                      <c:pt idx="5224" formatCode="0.00E+00">
                        <c:v>1739.61</c:v>
                      </c:pt>
                      <c:pt idx="5225" formatCode="0.00E+00">
                        <c:v>1737.2</c:v>
                      </c:pt>
                      <c:pt idx="5226" formatCode="0.00E+00">
                        <c:v>1734.8</c:v>
                      </c:pt>
                      <c:pt idx="5227" formatCode="0.00E+00">
                        <c:v>1732.41</c:v>
                      </c:pt>
                      <c:pt idx="5228" formatCode="0.00E+00">
                        <c:v>1730.04</c:v>
                      </c:pt>
                      <c:pt idx="5229" formatCode="0.00E+00">
                        <c:v>1727.68</c:v>
                      </c:pt>
                      <c:pt idx="5230" formatCode="0.00E+00">
                        <c:v>1725.34</c:v>
                      </c:pt>
                      <c:pt idx="5231" formatCode="0.00E+00">
                        <c:v>1723.01</c:v>
                      </c:pt>
                      <c:pt idx="5232" formatCode="0.00E+00">
                        <c:v>1720.7</c:v>
                      </c:pt>
                      <c:pt idx="5233" formatCode="0.00E+00">
                        <c:v>1718.4</c:v>
                      </c:pt>
                      <c:pt idx="5234" formatCode="0.00E+00">
                        <c:v>1716.11</c:v>
                      </c:pt>
                      <c:pt idx="5235" formatCode="0.00E+00">
                        <c:v>1713.84</c:v>
                      </c:pt>
                      <c:pt idx="5236" formatCode="0.00E+00">
                        <c:v>1711.59</c:v>
                      </c:pt>
                      <c:pt idx="5237" formatCode="0.00E+00">
                        <c:v>1709.35</c:v>
                      </c:pt>
                      <c:pt idx="5238" formatCode="0.00E+00">
                        <c:v>1707.13</c:v>
                      </c:pt>
                      <c:pt idx="5239" formatCode="0.00E+00">
                        <c:v>1704.92</c:v>
                      </c:pt>
                      <c:pt idx="5240" formatCode="0.00E+00">
                        <c:v>1702.72</c:v>
                      </c:pt>
                      <c:pt idx="5241" formatCode="0.00E+00">
                        <c:v>1700.53</c:v>
                      </c:pt>
                      <c:pt idx="5242" formatCode="0.00E+00">
                        <c:v>1698.36</c:v>
                      </c:pt>
                      <c:pt idx="5243" formatCode="0.00E+00">
                        <c:v>1696.2</c:v>
                      </c:pt>
                      <c:pt idx="5244" formatCode="0.00E+00">
                        <c:v>1694.05</c:v>
                      </c:pt>
                      <c:pt idx="5245" formatCode="0.00E+00">
                        <c:v>1691.92</c:v>
                      </c:pt>
                      <c:pt idx="5246" formatCode="0.00E+00">
                        <c:v>1689.8</c:v>
                      </c:pt>
                      <c:pt idx="5247" formatCode="0.00E+00">
                        <c:v>1687.69</c:v>
                      </c:pt>
                      <c:pt idx="5248" formatCode="0.00E+00">
                        <c:v>1685.59</c:v>
                      </c:pt>
                      <c:pt idx="5249" formatCode="0.00E+00">
                        <c:v>1683.51</c:v>
                      </c:pt>
                      <c:pt idx="5250" formatCode="0.00E+00">
                        <c:v>1681.43</c:v>
                      </c:pt>
                      <c:pt idx="5251" formatCode="0.00E+00">
                        <c:v>1679.37</c:v>
                      </c:pt>
                      <c:pt idx="5252" formatCode="0.00E+00">
                        <c:v>1677.32</c:v>
                      </c:pt>
                      <c:pt idx="5253" formatCode="0.00E+00">
                        <c:v>1675.29</c:v>
                      </c:pt>
                      <c:pt idx="5254" formatCode="0.00E+00">
                        <c:v>1673.26</c:v>
                      </c:pt>
                      <c:pt idx="5255" formatCode="0.00E+00">
                        <c:v>1671.25</c:v>
                      </c:pt>
                      <c:pt idx="5256" formatCode="0.00E+00">
                        <c:v>1669.25</c:v>
                      </c:pt>
                      <c:pt idx="5257" formatCode="0.00E+00">
                        <c:v>1667.26</c:v>
                      </c:pt>
                      <c:pt idx="5258" formatCode="0.00E+00">
                        <c:v>1665.28</c:v>
                      </c:pt>
                      <c:pt idx="5259" formatCode="0.00E+00">
                        <c:v>1663.32</c:v>
                      </c:pt>
                      <c:pt idx="5260" formatCode="0.00E+00">
                        <c:v>1661.35</c:v>
                      </c:pt>
                      <c:pt idx="5261" formatCode="0.00E+00">
                        <c:v>1659.41</c:v>
                      </c:pt>
                      <c:pt idx="5262" formatCode="0.00E+00">
                        <c:v>1657.47</c:v>
                      </c:pt>
                      <c:pt idx="5263" formatCode="0.00E+00">
                        <c:v>1655.54</c:v>
                      </c:pt>
                      <c:pt idx="5264" formatCode="0.00E+00">
                        <c:v>1653.62</c:v>
                      </c:pt>
                      <c:pt idx="5265" formatCode="0.00E+00">
                        <c:v>1651.72</c:v>
                      </c:pt>
                      <c:pt idx="5266" formatCode="0.00E+00">
                        <c:v>1649.82</c:v>
                      </c:pt>
                      <c:pt idx="5267" formatCode="0.00E+00">
                        <c:v>1647.94</c:v>
                      </c:pt>
                      <c:pt idx="5268" formatCode="0.00E+00">
                        <c:v>1646.07</c:v>
                      </c:pt>
                      <c:pt idx="5269" formatCode="0.00E+00">
                        <c:v>1644.2</c:v>
                      </c:pt>
                      <c:pt idx="5270" formatCode="0.00E+00">
                        <c:v>1642.35</c:v>
                      </c:pt>
                      <c:pt idx="5271" formatCode="0.00E+00">
                        <c:v>1640.51</c:v>
                      </c:pt>
                      <c:pt idx="5272" formatCode="0.00E+00">
                        <c:v>1638.67</c:v>
                      </c:pt>
                      <c:pt idx="5273" formatCode="0.00E+00">
                        <c:v>1636.85</c:v>
                      </c:pt>
                      <c:pt idx="5274" formatCode="0.00E+00">
                        <c:v>1635.04</c:v>
                      </c:pt>
                      <c:pt idx="5275" formatCode="0.00E+00">
                        <c:v>1633.23</c:v>
                      </c:pt>
                      <c:pt idx="5276" formatCode="0.00E+00">
                        <c:v>1631.43</c:v>
                      </c:pt>
                      <c:pt idx="5277" formatCode="0.00E+00">
                        <c:v>1629.65</c:v>
                      </c:pt>
                      <c:pt idx="5278" formatCode="0.00E+00">
                        <c:v>1627.87</c:v>
                      </c:pt>
                      <c:pt idx="5279" formatCode="0.00E+00">
                        <c:v>1626.1</c:v>
                      </c:pt>
                      <c:pt idx="5280" formatCode="0.00E+00">
                        <c:v>1624.34</c:v>
                      </c:pt>
                      <c:pt idx="5281" formatCode="0.00E+00">
                        <c:v>1622.59</c:v>
                      </c:pt>
                      <c:pt idx="5282" formatCode="0.00E+00">
                        <c:v>1620.85</c:v>
                      </c:pt>
                      <c:pt idx="5283" formatCode="0.00E+00">
                        <c:v>1619.12</c:v>
                      </c:pt>
                      <c:pt idx="5284" formatCode="0.00E+00">
                        <c:v>1617.39</c:v>
                      </c:pt>
                      <c:pt idx="5285" formatCode="0.00E+00">
                        <c:v>1615.68</c:v>
                      </c:pt>
                      <c:pt idx="5286" formatCode="0.00E+00">
                        <c:v>1613.97</c:v>
                      </c:pt>
                      <c:pt idx="5287" formatCode="0.00E+00">
                        <c:v>1612.27</c:v>
                      </c:pt>
                      <c:pt idx="5288" formatCode="0.00E+00">
                        <c:v>1610.58</c:v>
                      </c:pt>
                      <c:pt idx="5289" formatCode="0.00E+00">
                        <c:v>1608.9</c:v>
                      </c:pt>
                      <c:pt idx="5290" formatCode="0.00E+00">
                        <c:v>1607.23</c:v>
                      </c:pt>
                      <c:pt idx="5291" formatCode="0.00E+00">
                        <c:v>1605.56</c:v>
                      </c:pt>
                      <c:pt idx="5292" formatCode="0.00E+00">
                        <c:v>1603.9</c:v>
                      </c:pt>
                      <c:pt idx="5293" formatCode="0.00E+00">
                        <c:v>1602.25</c:v>
                      </c:pt>
                      <c:pt idx="5294" formatCode="0.00E+00">
                        <c:v>1600.61</c:v>
                      </c:pt>
                      <c:pt idx="5295" formatCode="0.00E+00">
                        <c:v>1598.98</c:v>
                      </c:pt>
                      <c:pt idx="5296" formatCode="0.00E+00">
                        <c:v>1597.36</c:v>
                      </c:pt>
                      <c:pt idx="5297" formatCode="0.00E+00">
                        <c:v>1595.74</c:v>
                      </c:pt>
                      <c:pt idx="5298" formatCode="0.00E+00">
                        <c:v>1594.13</c:v>
                      </c:pt>
                      <c:pt idx="5299" formatCode="0.00E+00">
                        <c:v>1592.53</c:v>
                      </c:pt>
                      <c:pt idx="5300" formatCode="0.00E+00">
                        <c:v>1590.93</c:v>
                      </c:pt>
                      <c:pt idx="5301" formatCode="0.00E+00">
                        <c:v>1589.34</c:v>
                      </c:pt>
                      <c:pt idx="5302" formatCode="0.00E+00">
                        <c:v>1587.77</c:v>
                      </c:pt>
                      <c:pt idx="5303" formatCode="0.00E+00">
                        <c:v>1586.19</c:v>
                      </c:pt>
                      <c:pt idx="5304" formatCode="0.00E+00">
                        <c:v>1584.63</c:v>
                      </c:pt>
                      <c:pt idx="5305" formatCode="0.00E+00">
                        <c:v>1583.07</c:v>
                      </c:pt>
                      <c:pt idx="5306" formatCode="0.00E+00">
                        <c:v>1581.52</c:v>
                      </c:pt>
                      <c:pt idx="5307" formatCode="0.00E+00">
                        <c:v>1579.98</c:v>
                      </c:pt>
                      <c:pt idx="5308" formatCode="0.00E+00">
                        <c:v>1578.44</c:v>
                      </c:pt>
                      <c:pt idx="5309" formatCode="0.00E+00">
                        <c:v>1576.91</c:v>
                      </c:pt>
                      <c:pt idx="5310" formatCode="0.00E+00">
                        <c:v>1575.39</c:v>
                      </c:pt>
                      <c:pt idx="5311" formatCode="0.00E+00">
                        <c:v>1573.88</c:v>
                      </c:pt>
                      <c:pt idx="5312" formatCode="0.00E+00">
                        <c:v>1572.37</c:v>
                      </c:pt>
                      <c:pt idx="5313" formatCode="0.00E+00">
                        <c:v>1570.87</c:v>
                      </c:pt>
                      <c:pt idx="5314" formatCode="0.00E+00">
                        <c:v>1569.38</c:v>
                      </c:pt>
                      <c:pt idx="5315" formatCode="0.00E+00">
                        <c:v>1567.89</c:v>
                      </c:pt>
                      <c:pt idx="5316" formatCode="0.00E+00">
                        <c:v>1566.41</c:v>
                      </c:pt>
                      <c:pt idx="5317" formatCode="0.00E+00">
                        <c:v>1564.93</c:v>
                      </c:pt>
                      <c:pt idx="5318" formatCode="0.00E+00">
                        <c:v>1563.47</c:v>
                      </c:pt>
                      <c:pt idx="5319" formatCode="0.00E+00">
                        <c:v>1562.01</c:v>
                      </c:pt>
                      <c:pt idx="5320" formatCode="0.00E+00">
                        <c:v>1560.55</c:v>
                      </c:pt>
                      <c:pt idx="5321" formatCode="0.00E+00">
                        <c:v>1559.1</c:v>
                      </c:pt>
                      <c:pt idx="5322" formatCode="0.00E+00">
                        <c:v>1557.66</c:v>
                      </c:pt>
                      <c:pt idx="5323" formatCode="0.00E+00">
                        <c:v>1556.23</c:v>
                      </c:pt>
                      <c:pt idx="5324" formatCode="0.00E+00">
                        <c:v>1554.8</c:v>
                      </c:pt>
                      <c:pt idx="5325" formatCode="0.00E+00">
                        <c:v>1553.38</c:v>
                      </c:pt>
                      <c:pt idx="5326" formatCode="0.00E+00">
                        <c:v>1551.96</c:v>
                      </c:pt>
                      <c:pt idx="5327" formatCode="0.00E+00">
                        <c:v>1550.55</c:v>
                      </c:pt>
                      <c:pt idx="5328" formatCode="0.00E+00">
                        <c:v>1549.14</c:v>
                      </c:pt>
                      <c:pt idx="5329" formatCode="0.00E+00">
                        <c:v>1547.75</c:v>
                      </c:pt>
                      <c:pt idx="5330" formatCode="0.00E+00">
                        <c:v>1546.35</c:v>
                      </c:pt>
                      <c:pt idx="5331" formatCode="0.00E+00">
                        <c:v>1544.97</c:v>
                      </c:pt>
                      <c:pt idx="5332" formatCode="0.00E+00">
                        <c:v>1543.59</c:v>
                      </c:pt>
                      <c:pt idx="5333" formatCode="0.00E+00">
                        <c:v>1542.21</c:v>
                      </c:pt>
                      <c:pt idx="5334" formatCode="0.00E+00">
                        <c:v>1540.84</c:v>
                      </c:pt>
                      <c:pt idx="5335" formatCode="0.00E+00">
                        <c:v>1539.48</c:v>
                      </c:pt>
                      <c:pt idx="5336" formatCode="0.00E+00">
                        <c:v>1538.12</c:v>
                      </c:pt>
                      <c:pt idx="5337" formatCode="0.00E+00">
                        <c:v>1536.77</c:v>
                      </c:pt>
                      <c:pt idx="5338" formatCode="0.00E+00">
                        <c:v>1535.43</c:v>
                      </c:pt>
                      <c:pt idx="5339" formatCode="0.00E+00">
                        <c:v>1534.09</c:v>
                      </c:pt>
                      <c:pt idx="5340" formatCode="0.00E+00">
                        <c:v>1532.75</c:v>
                      </c:pt>
                      <c:pt idx="5341" formatCode="0.00E+00">
                        <c:v>1531.42</c:v>
                      </c:pt>
                      <c:pt idx="5342" formatCode="0.00E+00">
                        <c:v>1530.1</c:v>
                      </c:pt>
                      <c:pt idx="5343" formatCode="0.00E+00">
                        <c:v>1528.78</c:v>
                      </c:pt>
                      <c:pt idx="5344" formatCode="0.00E+00">
                        <c:v>1527.47</c:v>
                      </c:pt>
                      <c:pt idx="5345" formatCode="0.00E+00">
                        <c:v>1526.16</c:v>
                      </c:pt>
                      <c:pt idx="5346" formatCode="0.00E+00">
                        <c:v>1524.86</c:v>
                      </c:pt>
                      <c:pt idx="5347" formatCode="0.00E+00">
                        <c:v>1523.56</c:v>
                      </c:pt>
                      <c:pt idx="5348" formatCode="0.00E+00">
                        <c:v>1522.27</c:v>
                      </c:pt>
                      <c:pt idx="5349" formatCode="0.00E+00">
                        <c:v>1520.98</c:v>
                      </c:pt>
                      <c:pt idx="5350" formatCode="0.00E+00">
                        <c:v>1519.7</c:v>
                      </c:pt>
                      <c:pt idx="5351" formatCode="0.00E+00">
                        <c:v>1518.43</c:v>
                      </c:pt>
                      <c:pt idx="5352" formatCode="0.00E+00">
                        <c:v>1517.16</c:v>
                      </c:pt>
                      <c:pt idx="5353" formatCode="0.00E+00">
                        <c:v>1515.89</c:v>
                      </c:pt>
                      <c:pt idx="5354" formatCode="0.00E+00">
                        <c:v>1514.63</c:v>
                      </c:pt>
                      <c:pt idx="5355" formatCode="0.00E+00">
                        <c:v>1513.37</c:v>
                      </c:pt>
                      <c:pt idx="5356" formatCode="0.00E+00">
                        <c:v>1512.12</c:v>
                      </c:pt>
                      <c:pt idx="5357" formatCode="0.00E+00">
                        <c:v>1510.88</c:v>
                      </c:pt>
                      <c:pt idx="5358" formatCode="0.00E+00">
                        <c:v>1509.63</c:v>
                      </c:pt>
                      <c:pt idx="5359" formatCode="0.00E+00">
                        <c:v>1508.4</c:v>
                      </c:pt>
                      <c:pt idx="5360" formatCode="0.00E+00">
                        <c:v>1507.17</c:v>
                      </c:pt>
                      <c:pt idx="5361" formatCode="0.00E+00">
                        <c:v>1505.94</c:v>
                      </c:pt>
                      <c:pt idx="5362" formatCode="0.00E+00">
                        <c:v>1504.72</c:v>
                      </c:pt>
                      <c:pt idx="5363" formatCode="0.00E+00">
                        <c:v>1503.5</c:v>
                      </c:pt>
                      <c:pt idx="5364" formatCode="0.00E+00">
                        <c:v>1502.29</c:v>
                      </c:pt>
                      <c:pt idx="5365" formatCode="0.00E+00">
                        <c:v>1501.08</c:v>
                      </c:pt>
                      <c:pt idx="5366" formatCode="0.00E+00">
                        <c:v>1499.88</c:v>
                      </c:pt>
                      <c:pt idx="5367" formatCode="0.00E+00">
                        <c:v>1498.68</c:v>
                      </c:pt>
                      <c:pt idx="5368" formatCode="0.00E+00">
                        <c:v>1497.48</c:v>
                      </c:pt>
                      <c:pt idx="5369" formatCode="0.00E+00">
                        <c:v>1496.29</c:v>
                      </c:pt>
                      <c:pt idx="5370" formatCode="0.00E+00">
                        <c:v>1495.11</c:v>
                      </c:pt>
                      <c:pt idx="5371" formatCode="0.00E+00">
                        <c:v>1493.93</c:v>
                      </c:pt>
                      <c:pt idx="5372" formatCode="0.00E+00">
                        <c:v>1492.75</c:v>
                      </c:pt>
                      <c:pt idx="5373" formatCode="0.00E+00">
                        <c:v>1491.58</c:v>
                      </c:pt>
                      <c:pt idx="5374" formatCode="0.00E+00">
                        <c:v>1490.41</c:v>
                      </c:pt>
                      <c:pt idx="5375" formatCode="0.00E+00">
                        <c:v>1489.25</c:v>
                      </c:pt>
                      <c:pt idx="5376" formatCode="0.00E+00">
                        <c:v>1488.09</c:v>
                      </c:pt>
                      <c:pt idx="5377" formatCode="0.00E+00">
                        <c:v>1486.93</c:v>
                      </c:pt>
                      <c:pt idx="5378" formatCode="0.00E+00">
                        <c:v>1485.78</c:v>
                      </c:pt>
                      <c:pt idx="5379" formatCode="0.00E+00">
                        <c:v>1484.64</c:v>
                      </c:pt>
                      <c:pt idx="5380" formatCode="0.00E+00">
                        <c:v>1483.49</c:v>
                      </c:pt>
                      <c:pt idx="5381" formatCode="0.00E+00">
                        <c:v>1482.36</c:v>
                      </c:pt>
                      <c:pt idx="5382" formatCode="0.00E+00">
                        <c:v>1481.22</c:v>
                      </c:pt>
                      <c:pt idx="5383" formatCode="0.00E+00">
                        <c:v>1480.09</c:v>
                      </c:pt>
                      <c:pt idx="5384" formatCode="0.00E+00">
                        <c:v>1478.97</c:v>
                      </c:pt>
                      <c:pt idx="5385" formatCode="0.00E+00">
                        <c:v>1477.85</c:v>
                      </c:pt>
                      <c:pt idx="5386" formatCode="0.00E+00">
                        <c:v>1476.73</c:v>
                      </c:pt>
                      <c:pt idx="5387" formatCode="0.00E+00">
                        <c:v>1475.61</c:v>
                      </c:pt>
                      <c:pt idx="5388" formatCode="0.00E+00">
                        <c:v>1474.5</c:v>
                      </c:pt>
                      <c:pt idx="5389" formatCode="0.00E+00">
                        <c:v>1473.4</c:v>
                      </c:pt>
                      <c:pt idx="5390" formatCode="0.00E+00">
                        <c:v>1472.3</c:v>
                      </c:pt>
                      <c:pt idx="5391" formatCode="0.00E+00">
                        <c:v>1471.2</c:v>
                      </c:pt>
                      <c:pt idx="5392" formatCode="0.00E+00">
                        <c:v>1470.11</c:v>
                      </c:pt>
                      <c:pt idx="5393" formatCode="0.00E+00">
                        <c:v>1469.02</c:v>
                      </c:pt>
                      <c:pt idx="5394" formatCode="0.00E+00">
                        <c:v>1467.93</c:v>
                      </c:pt>
                      <c:pt idx="5395" formatCode="0.00E+00">
                        <c:v>1466.85</c:v>
                      </c:pt>
                      <c:pt idx="5396" formatCode="0.00E+00">
                        <c:v>1465.77</c:v>
                      </c:pt>
                      <c:pt idx="5397" formatCode="0.00E+00">
                        <c:v>1464.69</c:v>
                      </c:pt>
                      <c:pt idx="5398" formatCode="0.00E+00">
                        <c:v>1463.62</c:v>
                      </c:pt>
                      <c:pt idx="5399" formatCode="0.00E+00">
                        <c:v>1462.56</c:v>
                      </c:pt>
                      <c:pt idx="5400" formatCode="0.00E+00">
                        <c:v>1461.49</c:v>
                      </c:pt>
                      <c:pt idx="5401" formatCode="0.00E+00">
                        <c:v>1460.43</c:v>
                      </c:pt>
                      <c:pt idx="5402" formatCode="0.00E+00">
                        <c:v>1459.38</c:v>
                      </c:pt>
                      <c:pt idx="5403" formatCode="0.00E+00">
                        <c:v>1458.32</c:v>
                      </c:pt>
                      <c:pt idx="5404" formatCode="0.00E+00">
                        <c:v>1457.27</c:v>
                      </c:pt>
                      <c:pt idx="5405" formatCode="0.00E+00">
                        <c:v>1456.23</c:v>
                      </c:pt>
                      <c:pt idx="5406" formatCode="0.00E+00">
                        <c:v>1455.19</c:v>
                      </c:pt>
                      <c:pt idx="5407" formatCode="0.00E+00">
                        <c:v>1454.15</c:v>
                      </c:pt>
                      <c:pt idx="5408" formatCode="0.00E+00">
                        <c:v>1453.11</c:v>
                      </c:pt>
                      <c:pt idx="5409" formatCode="0.00E+00">
                        <c:v>1452.08</c:v>
                      </c:pt>
                      <c:pt idx="5410" formatCode="0.00E+00">
                        <c:v>1451.05</c:v>
                      </c:pt>
                      <c:pt idx="5411" formatCode="0.00E+00">
                        <c:v>1450.03</c:v>
                      </c:pt>
                      <c:pt idx="5412" formatCode="0.00E+00">
                        <c:v>1449.01</c:v>
                      </c:pt>
                      <c:pt idx="5413" formatCode="0.00E+00">
                        <c:v>1447.99</c:v>
                      </c:pt>
                      <c:pt idx="5414" formatCode="0.00E+00">
                        <c:v>1446.97</c:v>
                      </c:pt>
                      <c:pt idx="5415" formatCode="0.00E+00">
                        <c:v>1445.96</c:v>
                      </c:pt>
                      <c:pt idx="5416" formatCode="0.00E+00">
                        <c:v>1444.96</c:v>
                      </c:pt>
                      <c:pt idx="5417" formatCode="0.00E+00">
                        <c:v>1443.95</c:v>
                      </c:pt>
                      <c:pt idx="5418" formatCode="0.00E+00">
                        <c:v>1442.95</c:v>
                      </c:pt>
                      <c:pt idx="5419" formatCode="0.00E+00">
                        <c:v>1441.96</c:v>
                      </c:pt>
                      <c:pt idx="5420" formatCode="0.00E+00">
                        <c:v>1440.96</c:v>
                      </c:pt>
                      <c:pt idx="5421" formatCode="0.00E+00">
                        <c:v>1439.97</c:v>
                      </c:pt>
                      <c:pt idx="5422" formatCode="0.00E+00">
                        <c:v>1438.98</c:v>
                      </c:pt>
                      <c:pt idx="5423" formatCode="0.00E+00">
                        <c:v>1438</c:v>
                      </c:pt>
                      <c:pt idx="5424" formatCode="0.00E+00">
                        <c:v>1437.02</c:v>
                      </c:pt>
                      <c:pt idx="5425" formatCode="0.00E+00">
                        <c:v>1436.04</c:v>
                      </c:pt>
                      <c:pt idx="5426" formatCode="0.00E+00">
                        <c:v>1435.07</c:v>
                      </c:pt>
                      <c:pt idx="5427" formatCode="0.00E+00">
                        <c:v>1434.09</c:v>
                      </c:pt>
                      <c:pt idx="5428" formatCode="0.00E+00">
                        <c:v>1433.13</c:v>
                      </c:pt>
                      <c:pt idx="5429" formatCode="0.00E+00">
                        <c:v>1432.16</c:v>
                      </c:pt>
                      <c:pt idx="5430" formatCode="0.00E+00">
                        <c:v>1431.2</c:v>
                      </c:pt>
                      <c:pt idx="5431" formatCode="0.00E+00">
                        <c:v>1430.24</c:v>
                      </c:pt>
                      <c:pt idx="5432" formatCode="0.00E+00">
                        <c:v>1429.28</c:v>
                      </c:pt>
                      <c:pt idx="5433" formatCode="0.00E+00">
                        <c:v>1428.33</c:v>
                      </c:pt>
                      <c:pt idx="5434" formatCode="0.00E+00">
                        <c:v>1427.38</c:v>
                      </c:pt>
                      <c:pt idx="5435" formatCode="0.00E+00">
                        <c:v>1426.43</c:v>
                      </c:pt>
                      <c:pt idx="5436" formatCode="0.00E+00">
                        <c:v>1425.49</c:v>
                      </c:pt>
                      <c:pt idx="5437" formatCode="0.00E+00">
                        <c:v>1424.55</c:v>
                      </c:pt>
                      <c:pt idx="5438" formatCode="0.00E+00">
                        <c:v>1423.61</c:v>
                      </c:pt>
                      <c:pt idx="5439" formatCode="0.00E+00">
                        <c:v>1422.67</c:v>
                      </c:pt>
                      <c:pt idx="5440" formatCode="0.00E+00">
                        <c:v>1421.74</c:v>
                      </c:pt>
                      <c:pt idx="5441" formatCode="0.00E+00">
                        <c:v>1420.81</c:v>
                      </c:pt>
                      <c:pt idx="5442" formatCode="0.00E+00">
                        <c:v>1419.88</c:v>
                      </c:pt>
                      <c:pt idx="5443" formatCode="0.00E+00">
                        <c:v>1418.96</c:v>
                      </c:pt>
                      <c:pt idx="5444" formatCode="0.00E+00">
                        <c:v>1418.04</c:v>
                      </c:pt>
                      <c:pt idx="5445" formatCode="0.00E+00">
                        <c:v>1417.12</c:v>
                      </c:pt>
                      <c:pt idx="5446" formatCode="0.00E+00">
                        <c:v>1416.2</c:v>
                      </c:pt>
                      <c:pt idx="5447" formatCode="0.00E+00">
                        <c:v>1415.29</c:v>
                      </c:pt>
                      <c:pt idx="5448" formatCode="0.00E+00">
                        <c:v>1414.38</c:v>
                      </c:pt>
                      <c:pt idx="5449" formatCode="0.00E+00">
                        <c:v>1413.47</c:v>
                      </c:pt>
                      <c:pt idx="5450" formatCode="0.00E+00">
                        <c:v>1412.57</c:v>
                      </c:pt>
                      <c:pt idx="5451" formatCode="0.00E+00">
                        <c:v>1411.67</c:v>
                      </c:pt>
                      <c:pt idx="5452" formatCode="0.00E+00">
                        <c:v>1410.77</c:v>
                      </c:pt>
                      <c:pt idx="5453" formatCode="0.00E+00">
                        <c:v>1409.87</c:v>
                      </c:pt>
                      <c:pt idx="5454" formatCode="0.00E+00">
                        <c:v>1408.98</c:v>
                      </c:pt>
                      <c:pt idx="5455" formatCode="0.00E+00">
                        <c:v>1408.09</c:v>
                      </c:pt>
                      <c:pt idx="5456" formatCode="0.00E+00">
                        <c:v>1407.2</c:v>
                      </c:pt>
                      <c:pt idx="5457" formatCode="0.00E+00">
                        <c:v>1406.31</c:v>
                      </c:pt>
                      <c:pt idx="5458" formatCode="0.00E+00">
                        <c:v>1405.43</c:v>
                      </c:pt>
                      <c:pt idx="5459" formatCode="0.00E+00">
                        <c:v>1404.55</c:v>
                      </c:pt>
                      <c:pt idx="5460" formatCode="0.00E+00">
                        <c:v>1403.67</c:v>
                      </c:pt>
                      <c:pt idx="5461" formatCode="0.00E+00">
                        <c:v>1402.79</c:v>
                      </c:pt>
                      <c:pt idx="5462" formatCode="0.00E+00">
                        <c:v>1401.92</c:v>
                      </c:pt>
                      <c:pt idx="5463" formatCode="0.00E+00">
                        <c:v>1401.05</c:v>
                      </c:pt>
                      <c:pt idx="5464" formatCode="0.00E+00">
                        <c:v>1400.18</c:v>
                      </c:pt>
                      <c:pt idx="5465" formatCode="0.00E+00">
                        <c:v>1399.31</c:v>
                      </c:pt>
                      <c:pt idx="5466" formatCode="0.00E+00">
                        <c:v>1398.45</c:v>
                      </c:pt>
                      <c:pt idx="5467" formatCode="0.00E+00">
                        <c:v>1397.59</c:v>
                      </c:pt>
                      <c:pt idx="5468" formatCode="0.00E+00">
                        <c:v>1396.73</c:v>
                      </c:pt>
                      <c:pt idx="5469" formatCode="0.00E+00">
                        <c:v>1395.87</c:v>
                      </c:pt>
                      <c:pt idx="5470" formatCode="0.00E+00">
                        <c:v>1395.02</c:v>
                      </c:pt>
                      <c:pt idx="5471" formatCode="0.00E+00">
                        <c:v>1394.17</c:v>
                      </c:pt>
                      <c:pt idx="5472" formatCode="0.00E+00">
                        <c:v>1393.32</c:v>
                      </c:pt>
                      <c:pt idx="5473" formatCode="0.00E+00">
                        <c:v>1392.47</c:v>
                      </c:pt>
                      <c:pt idx="5474" formatCode="0.00E+00">
                        <c:v>1391.63</c:v>
                      </c:pt>
                      <c:pt idx="5475" formatCode="0.00E+00">
                        <c:v>1390.79</c:v>
                      </c:pt>
                      <c:pt idx="5476" formatCode="0.00E+00">
                        <c:v>1389.95</c:v>
                      </c:pt>
                      <c:pt idx="5477" formatCode="0.00E+00">
                        <c:v>1389.11</c:v>
                      </c:pt>
                      <c:pt idx="5478" formatCode="0.00E+00">
                        <c:v>1388.28</c:v>
                      </c:pt>
                      <c:pt idx="5479" formatCode="0.00E+00">
                        <c:v>1387.45</c:v>
                      </c:pt>
                      <c:pt idx="5480" formatCode="0.00E+00">
                        <c:v>1386.62</c:v>
                      </c:pt>
                      <c:pt idx="5481" formatCode="0.00E+00">
                        <c:v>1385.79</c:v>
                      </c:pt>
                      <c:pt idx="5482" formatCode="0.00E+00">
                        <c:v>1384.96</c:v>
                      </c:pt>
                      <c:pt idx="5483" formatCode="0.00E+00">
                        <c:v>1384.14</c:v>
                      </c:pt>
                      <c:pt idx="5484" formatCode="0.00E+00">
                        <c:v>1383.32</c:v>
                      </c:pt>
                      <c:pt idx="5485" formatCode="0.00E+00">
                        <c:v>1382.5</c:v>
                      </c:pt>
                      <c:pt idx="5486" formatCode="0.00E+00">
                        <c:v>1381.68</c:v>
                      </c:pt>
                      <c:pt idx="5487" formatCode="0.00E+00">
                        <c:v>1380.87</c:v>
                      </c:pt>
                      <c:pt idx="5488" formatCode="0.00E+00">
                        <c:v>1380.06</c:v>
                      </c:pt>
                      <c:pt idx="5489" formatCode="0.00E+00">
                        <c:v>1379.25</c:v>
                      </c:pt>
                      <c:pt idx="5490" formatCode="0.00E+00">
                        <c:v>1378.44</c:v>
                      </c:pt>
                      <c:pt idx="5491" formatCode="0.00E+00">
                        <c:v>1377.64</c:v>
                      </c:pt>
                      <c:pt idx="5492" formatCode="0.00E+00">
                        <c:v>1376.83</c:v>
                      </c:pt>
                      <c:pt idx="5493" formatCode="0.00E+00">
                        <c:v>1376.03</c:v>
                      </c:pt>
                      <c:pt idx="5494" formatCode="0.00E+00">
                        <c:v>1375.23</c:v>
                      </c:pt>
                      <c:pt idx="5495" formatCode="0.00E+00">
                        <c:v>1374.44</c:v>
                      </c:pt>
                      <c:pt idx="5496" formatCode="0.00E+00">
                        <c:v>1373.64</c:v>
                      </c:pt>
                      <c:pt idx="5497" formatCode="0.00E+00">
                        <c:v>1372.85</c:v>
                      </c:pt>
                      <c:pt idx="5498" formatCode="0.00E+00">
                        <c:v>1372.06</c:v>
                      </c:pt>
                      <c:pt idx="5499" formatCode="0.00E+00">
                        <c:v>1371.27</c:v>
                      </c:pt>
                      <c:pt idx="5500" formatCode="0.00E+00">
                        <c:v>1370.48</c:v>
                      </c:pt>
                      <c:pt idx="5501" formatCode="0.00E+00">
                        <c:v>1369.7</c:v>
                      </c:pt>
                      <c:pt idx="5502" formatCode="0.00E+00">
                        <c:v>1368.92</c:v>
                      </c:pt>
                      <c:pt idx="5503" formatCode="0.00E+00">
                        <c:v>1368.14</c:v>
                      </c:pt>
                      <c:pt idx="5504" formatCode="0.00E+00">
                        <c:v>1367.36</c:v>
                      </c:pt>
                      <c:pt idx="5505" formatCode="0.00E+00">
                        <c:v>1366.58</c:v>
                      </c:pt>
                      <c:pt idx="5506" formatCode="0.00E+00">
                        <c:v>1365.81</c:v>
                      </c:pt>
                      <c:pt idx="5507" formatCode="0.00E+00">
                        <c:v>1365.04</c:v>
                      </c:pt>
                      <c:pt idx="5508" formatCode="0.00E+00">
                        <c:v>1364.27</c:v>
                      </c:pt>
                      <c:pt idx="5509" formatCode="0.00E+00">
                        <c:v>1363.5</c:v>
                      </c:pt>
                      <c:pt idx="5510" formatCode="0.00E+00">
                        <c:v>1362.73</c:v>
                      </c:pt>
                      <c:pt idx="5511" formatCode="0.00E+00">
                        <c:v>1361.97</c:v>
                      </c:pt>
                      <c:pt idx="5512" formatCode="0.00E+00">
                        <c:v>1361.21</c:v>
                      </c:pt>
                      <c:pt idx="5513" formatCode="0.00E+00">
                        <c:v>1360.45</c:v>
                      </c:pt>
                      <c:pt idx="5514" formatCode="0.00E+00">
                        <c:v>1359.69</c:v>
                      </c:pt>
                      <c:pt idx="5515" formatCode="0.00E+00">
                        <c:v>1358.93</c:v>
                      </c:pt>
                      <c:pt idx="5516" formatCode="0.00E+00">
                        <c:v>1358.18</c:v>
                      </c:pt>
                      <c:pt idx="5517" formatCode="0.00E+00">
                        <c:v>1357.43</c:v>
                      </c:pt>
                      <c:pt idx="5518" formatCode="0.00E+00">
                        <c:v>1356.68</c:v>
                      </c:pt>
                      <c:pt idx="5519" formatCode="0.00E+00">
                        <c:v>1355.93</c:v>
                      </c:pt>
                      <c:pt idx="5520" formatCode="0.00E+00">
                        <c:v>1355.18</c:v>
                      </c:pt>
                      <c:pt idx="5521" formatCode="0.00E+00">
                        <c:v>1354.44</c:v>
                      </c:pt>
                      <c:pt idx="5522" formatCode="0.00E+00">
                        <c:v>1353.7</c:v>
                      </c:pt>
                      <c:pt idx="5523" formatCode="0.00E+00">
                        <c:v>1352.95</c:v>
                      </c:pt>
                      <c:pt idx="5524" formatCode="0.00E+00">
                        <c:v>1352.22</c:v>
                      </c:pt>
                      <c:pt idx="5525" formatCode="0.00E+00">
                        <c:v>1351.48</c:v>
                      </c:pt>
                      <c:pt idx="5526" formatCode="0.00E+00">
                        <c:v>1350.74</c:v>
                      </c:pt>
                      <c:pt idx="5527" formatCode="0.00E+00">
                        <c:v>1350.01</c:v>
                      </c:pt>
                      <c:pt idx="5528" formatCode="0.00E+00">
                        <c:v>1349.28</c:v>
                      </c:pt>
                      <c:pt idx="5529" formatCode="0.00E+00">
                        <c:v>1348.55</c:v>
                      </c:pt>
                      <c:pt idx="5530" formatCode="0.00E+00">
                        <c:v>1347.82</c:v>
                      </c:pt>
                      <c:pt idx="5531" formatCode="0.00E+00">
                        <c:v>1347.09</c:v>
                      </c:pt>
                      <c:pt idx="5532" formatCode="0.00E+00">
                        <c:v>1346.37</c:v>
                      </c:pt>
                      <c:pt idx="5533" formatCode="0.00E+00">
                        <c:v>1345.65</c:v>
                      </c:pt>
                      <c:pt idx="5534" formatCode="0.00E+00">
                        <c:v>1344.92</c:v>
                      </c:pt>
                      <c:pt idx="5535" formatCode="0.00E+00">
                        <c:v>1344.21</c:v>
                      </c:pt>
                      <c:pt idx="5536" formatCode="0.00E+00">
                        <c:v>1343.49</c:v>
                      </c:pt>
                      <c:pt idx="5537" formatCode="0.00E+00">
                        <c:v>1342.77</c:v>
                      </c:pt>
                      <c:pt idx="5538" formatCode="0.00E+00">
                        <c:v>1342.06</c:v>
                      </c:pt>
                      <c:pt idx="5539" formatCode="0.00E+00">
                        <c:v>1341.35</c:v>
                      </c:pt>
                      <c:pt idx="5540" formatCode="0.00E+00">
                        <c:v>1340.64</c:v>
                      </c:pt>
                      <c:pt idx="5541" formatCode="0.00E+00">
                        <c:v>1339.93</c:v>
                      </c:pt>
                      <c:pt idx="5542" formatCode="0.00E+00">
                        <c:v>1339.22</c:v>
                      </c:pt>
                      <c:pt idx="5543" formatCode="0.00E+00">
                        <c:v>1338.51</c:v>
                      </c:pt>
                      <c:pt idx="5544" formatCode="0.00E+00">
                        <c:v>1337.81</c:v>
                      </c:pt>
                      <c:pt idx="5545" formatCode="0.00E+00">
                        <c:v>1337.11</c:v>
                      </c:pt>
                      <c:pt idx="5546" formatCode="0.00E+00">
                        <c:v>1336.41</c:v>
                      </c:pt>
                      <c:pt idx="5547" formatCode="0.00E+00">
                        <c:v>1335.71</c:v>
                      </c:pt>
                      <c:pt idx="5548" formatCode="0.00E+00">
                        <c:v>1335.01</c:v>
                      </c:pt>
                      <c:pt idx="5549" formatCode="0.00E+00">
                        <c:v>1334.32</c:v>
                      </c:pt>
                      <c:pt idx="5550" formatCode="0.00E+00">
                        <c:v>1333.62</c:v>
                      </c:pt>
                      <c:pt idx="5551" formatCode="0.00E+00">
                        <c:v>1332.93</c:v>
                      </c:pt>
                      <c:pt idx="5552" formatCode="0.00E+00">
                        <c:v>1332.24</c:v>
                      </c:pt>
                      <c:pt idx="5553" formatCode="0.00E+00">
                        <c:v>1331.55</c:v>
                      </c:pt>
                      <c:pt idx="5554" formatCode="0.00E+00">
                        <c:v>1330.86</c:v>
                      </c:pt>
                      <c:pt idx="5555" formatCode="0.00E+00">
                        <c:v>1330.18</c:v>
                      </c:pt>
                      <c:pt idx="5556" formatCode="0.00E+00">
                        <c:v>1329.49</c:v>
                      </c:pt>
                      <c:pt idx="5557" formatCode="0.00E+00">
                        <c:v>1328.81</c:v>
                      </c:pt>
                      <c:pt idx="5558" formatCode="0.00E+00">
                        <c:v>1328.13</c:v>
                      </c:pt>
                      <c:pt idx="5559" formatCode="0.00E+00">
                        <c:v>1327.45</c:v>
                      </c:pt>
                      <c:pt idx="5560" formatCode="0.00E+00">
                        <c:v>1326.77</c:v>
                      </c:pt>
                      <c:pt idx="5561" formatCode="0.00E+00">
                        <c:v>1326.09</c:v>
                      </c:pt>
                      <c:pt idx="5562" formatCode="0.00E+00">
                        <c:v>1325.42</c:v>
                      </c:pt>
                      <c:pt idx="5563" formatCode="0.00E+00">
                        <c:v>1324.74</c:v>
                      </c:pt>
                      <c:pt idx="5564" formatCode="0.00E+00">
                        <c:v>1324.07</c:v>
                      </c:pt>
                      <c:pt idx="5565" formatCode="0.00E+00">
                        <c:v>1323.4</c:v>
                      </c:pt>
                      <c:pt idx="5566" formatCode="0.00E+00">
                        <c:v>1322.73</c:v>
                      </c:pt>
                      <c:pt idx="5567" formatCode="0.00E+00">
                        <c:v>1322.06</c:v>
                      </c:pt>
                      <c:pt idx="5568" formatCode="0.00E+00">
                        <c:v>1321.39</c:v>
                      </c:pt>
                      <c:pt idx="5569" formatCode="0.00E+00">
                        <c:v>1320.72</c:v>
                      </c:pt>
                      <c:pt idx="5570" formatCode="0.00E+00">
                        <c:v>1320.06</c:v>
                      </c:pt>
                      <c:pt idx="5571" formatCode="0.00E+00">
                        <c:v>1319.4</c:v>
                      </c:pt>
                      <c:pt idx="5572" formatCode="0.00E+00">
                        <c:v>1318.73</c:v>
                      </c:pt>
                      <c:pt idx="5573" formatCode="0.00E+00">
                        <c:v>1318.07</c:v>
                      </c:pt>
                      <c:pt idx="5574" formatCode="0.00E+00">
                        <c:v>1317.41</c:v>
                      </c:pt>
                      <c:pt idx="5575" formatCode="0.00E+00">
                        <c:v>1316.76</c:v>
                      </c:pt>
                      <c:pt idx="5576" formatCode="0.00E+00">
                        <c:v>1316.1</c:v>
                      </c:pt>
                      <c:pt idx="5577" formatCode="0.00E+00">
                        <c:v>1315.44</c:v>
                      </c:pt>
                      <c:pt idx="5578" formatCode="0.00E+00">
                        <c:v>1314.79</c:v>
                      </c:pt>
                      <c:pt idx="5579" formatCode="0.00E+00">
                        <c:v>1314.14</c:v>
                      </c:pt>
                      <c:pt idx="5580" formatCode="0.00E+00">
                        <c:v>1313.49</c:v>
                      </c:pt>
                      <c:pt idx="5581" formatCode="0.00E+00">
                        <c:v>1312.84</c:v>
                      </c:pt>
                      <c:pt idx="5582" formatCode="0.00E+00">
                        <c:v>1312.19</c:v>
                      </c:pt>
                      <c:pt idx="5583" formatCode="0.00E+00">
                        <c:v>1311.54</c:v>
                      </c:pt>
                      <c:pt idx="5584" formatCode="0.00E+00">
                        <c:v>1310.89</c:v>
                      </c:pt>
                      <c:pt idx="5585" formatCode="0.00E+00">
                        <c:v>1310.25</c:v>
                      </c:pt>
                      <c:pt idx="5586" formatCode="0.00E+00">
                        <c:v>1309.5999999999999</c:v>
                      </c:pt>
                      <c:pt idx="5587" formatCode="0.00E+00">
                        <c:v>1308.96</c:v>
                      </c:pt>
                      <c:pt idx="5588" formatCode="0.00E+00">
                        <c:v>1308.32</c:v>
                      </c:pt>
                      <c:pt idx="5589" formatCode="0.00E+00">
                        <c:v>1307.68</c:v>
                      </c:pt>
                      <c:pt idx="5590" formatCode="0.00E+00">
                        <c:v>1307.04</c:v>
                      </c:pt>
                      <c:pt idx="5591" formatCode="0.00E+00">
                        <c:v>1306.4000000000001</c:v>
                      </c:pt>
                      <c:pt idx="5592" formatCode="0.00E+00">
                        <c:v>1305.77</c:v>
                      </c:pt>
                      <c:pt idx="5593" formatCode="0.00E+00">
                        <c:v>1305.1300000000001</c:v>
                      </c:pt>
                      <c:pt idx="5594" formatCode="0.00E+00">
                        <c:v>1304.5</c:v>
                      </c:pt>
                      <c:pt idx="5595" formatCode="0.00E+00">
                        <c:v>1303.8699999999999</c:v>
                      </c:pt>
                      <c:pt idx="5596" formatCode="0.00E+00">
                        <c:v>1303.24</c:v>
                      </c:pt>
                      <c:pt idx="5597" formatCode="0.00E+00">
                        <c:v>1302.6099999999999</c:v>
                      </c:pt>
                      <c:pt idx="5598" formatCode="0.00E+00">
                        <c:v>1301.98</c:v>
                      </c:pt>
                      <c:pt idx="5599" formatCode="0.00E+00">
                        <c:v>1301.3499999999999</c:v>
                      </c:pt>
                      <c:pt idx="5600" formatCode="0.00E+00">
                        <c:v>1300.72</c:v>
                      </c:pt>
                      <c:pt idx="5601" formatCode="0.00E+00">
                        <c:v>1300.0999999999999</c:v>
                      </c:pt>
                      <c:pt idx="5602" formatCode="0.00E+00">
                        <c:v>1299.47</c:v>
                      </c:pt>
                      <c:pt idx="5603" formatCode="0.00E+00">
                        <c:v>1298.8499999999999</c:v>
                      </c:pt>
                      <c:pt idx="5604" formatCode="0.00E+00">
                        <c:v>1298.23</c:v>
                      </c:pt>
                      <c:pt idx="5605" formatCode="0.00E+00">
                        <c:v>1297.6099999999999</c:v>
                      </c:pt>
                      <c:pt idx="5606" formatCode="0.00E+00">
                        <c:v>1296.99</c:v>
                      </c:pt>
                      <c:pt idx="5607" formatCode="0.00E+00">
                        <c:v>1296.3699999999999</c:v>
                      </c:pt>
                      <c:pt idx="5608" formatCode="0.00E+00">
                        <c:v>1295.75</c:v>
                      </c:pt>
                      <c:pt idx="5609" formatCode="0.00E+00">
                        <c:v>1295.1400000000001</c:v>
                      </c:pt>
                      <c:pt idx="5610" formatCode="0.00E+00">
                        <c:v>1294.52</c:v>
                      </c:pt>
                      <c:pt idx="5611" formatCode="0.00E+00">
                        <c:v>1293.9100000000001</c:v>
                      </c:pt>
                      <c:pt idx="5612" formatCode="0.00E+00">
                        <c:v>1293.3</c:v>
                      </c:pt>
                      <c:pt idx="5613" formatCode="0.00E+00">
                        <c:v>1292.69</c:v>
                      </c:pt>
                      <c:pt idx="5614" formatCode="0.00E+00">
                        <c:v>1292.08</c:v>
                      </c:pt>
                      <c:pt idx="5615" formatCode="0.00E+00">
                        <c:v>1291.47</c:v>
                      </c:pt>
                      <c:pt idx="5616" formatCode="0.00E+00">
                        <c:v>1290.8599999999999</c:v>
                      </c:pt>
                      <c:pt idx="5617" formatCode="0.00E+00">
                        <c:v>1290.25</c:v>
                      </c:pt>
                      <c:pt idx="5618" formatCode="0.00E+00">
                        <c:v>1289.6500000000001</c:v>
                      </c:pt>
                      <c:pt idx="5619" formatCode="0.00E+00">
                        <c:v>1289.04</c:v>
                      </c:pt>
                      <c:pt idx="5620" formatCode="0.00E+00">
                        <c:v>1288.44</c:v>
                      </c:pt>
                      <c:pt idx="5621" formatCode="0.00E+00">
                        <c:v>1287.8399999999999</c:v>
                      </c:pt>
                      <c:pt idx="5622" formatCode="0.00E+00">
                        <c:v>1287.24</c:v>
                      </c:pt>
                      <c:pt idx="5623" formatCode="0.00E+00">
                        <c:v>1286.6400000000001</c:v>
                      </c:pt>
                      <c:pt idx="5624" formatCode="0.00E+00">
                        <c:v>1286.04</c:v>
                      </c:pt>
                      <c:pt idx="5625" formatCode="0.00E+00">
                        <c:v>1285.44</c:v>
                      </c:pt>
                      <c:pt idx="5626" formatCode="0.00E+00">
                        <c:v>1284.8399999999999</c:v>
                      </c:pt>
                      <c:pt idx="5627" formatCode="0.00E+00">
                        <c:v>1284.25</c:v>
                      </c:pt>
                      <c:pt idx="5628" formatCode="0.00E+00">
                        <c:v>1283.6600000000001</c:v>
                      </c:pt>
                      <c:pt idx="5629" formatCode="0.00E+00">
                        <c:v>1283.06</c:v>
                      </c:pt>
                      <c:pt idx="5630" formatCode="0.00E+00">
                        <c:v>1282.47</c:v>
                      </c:pt>
                      <c:pt idx="5631" formatCode="0.00E+00">
                        <c:v>1281.8800000000001</c:v>
                      </c:pt>
                      <c:pt idx="5632" formatCode="0.00E+00">
                        <c:v>1281.29</c:v>
                      </c:pt>
                      <c:pt idx="5633" formatCode="0.00E+00">
                        <c:v>1280.7</c:v>
                      </c:pt>
                      <c:pt idx="5634" formatCode="0.00E+00">
                        <c:v>1280.1099999999999</c:v>
                      </c:pt>
                      <c:pt idx="5635" formatCode="0.00E+00">
                        <c:v>1279.53</c:v>
                      </c:pt>
                      <c:pt idx="5636" formatCode="0.00E+00">
                        <c:v>1278.94</c:v>
                      </c:pt>
                      <c:pt idx="5637" formatCode="0.00E+00">
                        <c:v>1278.3499999999999</c:v>
                      </c:pt>
                      <c:pt idx="5638" formatCode="0.00E+00">
                        <c:v>1277.77</c:v>
                      </c:pt>
                      <c:pt idx="5639" formatCode="0.00E+00">
                        <c:v>1277.19</c:v>
                      </c:pt>
                      <c:pt idx="5640" formatCode="0.00E+00">
                        <c:v>1276.5999999999999</c:v>
                      </c:pt>
                      <c:pt idx="5641" formatCode="0.00E+00">
                        <c:v>1276.02</c:v>
                      </c:pt>
                      <c:pt idx="5642" formatCode="0.00E+00">
                        <c:v>1275.44</c:v>
                      </c:pt>
                      <c:pt idx="5643" formatCode="0.00E+00">
                        <c:v>1274.8599999999999</c:v>
                      </c:pt>
                      <c:pt idx="5644" formatCode="0.00E+00">
                        <c:v>1274.28</c:v>
                      </c:pt>
                      <c:pt idx="5645" formatCode="0.00E+00">
                        <c:v>1273.7</c:v>
                      </c:pt>
                      <c:pt idx="5646" formatCode="0.00E+00">
                        <c:v>1273.1300000000001</c:v>
                      </c:pt>
                      <c:pt idx="5647" formatCode="0.00E+00">
                        <c:v>1272.55</c:v>
                      </c:pt>
                      <c:pt idx="5648" formatCode="0.00E+00">
                        <c:v>1271.97</c:v>
                      </c:pt>
                      <c:pt idx="5649" formatCode="0.00E+00">
                        <c:v>1271.4000000000001</c:v>
                      </c:pt>
                      <c:pt idx="5650" formatCode="0.00E+00">
                        <c:v>1270.83</c:v>
                      </c:pt>
                      <c:pt idx="5651" formatCode="0.00E+00">
                        <c:v>1270.25</c:v>
                      </c:pt>
                      <c:pt idx="5652" formatCode="0.00E+00">
                        <c:v>1269.68</c:v>
                      </c:pt>
                      <c:pt idx="5653" formatCode="0.00E+00">
                        <c:v>1269.1099999999999</c:v>
                      </c:pt>
                      <c:pt idx="5654" formatCode="0.00E+00">
                        <c:v>1268.54</c:v>
                      </c:pt>
                      <c:pt idx="5655" formatCode="0.00E+00">
                        <c:v>1267.97</c:v>
                      </c:pt>
                      <c:pt idx="5656" formatCode="0.00E+00">
                        <c:v>1267.4000000000001</c:v>
                      </c:pt>
                      <c:pt idx="5657" formatCode="0.00E+00">
                        <c:v>1266.83</c:v>
                      </c:pt>
                      <c:pt idx="5658" formatCode="0.00E+00">
                        <c:v>1266.26</c:v>
                      </c:pt>
                      <c:pt idx="5659" formatCode="0.00E+00">
                        <c:v>1265.69</c:v>
                      </c:pt>
                      <c:pt idx="5660" formatCode="0.00E+00">
                        <c:v>1265.1300000000001</c:v>
                      </c:pt>
                      <c:pt idx="5661" formatCode="0.00E+00">
                        <c:v>1264.56</c:v>
                      </c:pt>
                      <c:pt idx="5662" formatCode="0.00E+00">
                        <c:v>1264</c:v>
                      </c:pt>
                      <c:pt idx="5663" formatCode="0.00E+00">
                        <c:v>1263.44</c:v>
                      </c:pt>
                      <c:pt idx="5664" formatCode="0.00E+00">
                        <c:v>1262.8699999999999</c:v>
                      </c:pt>
                      <c:pt idx="5665" formatCode="0.00E+00">
                        <c:v>1262.31</c:v>
                      </c:pt>
                      <c:pt idx="5666" formatCode="0.00E+00">
                        <c:v>1261.75</c:v>
                      </c:pt>
                      <c:pt idx="5667" formatCode="0.00E+00">
                        <c:v>1261.19</c:v>
                      </c:pt>
                      <c:pt idx="5668" formatCode="0.00E+00">
                        <c:v>1260.6300000000001</c:v>
                      </c:pt>
                      <c:pt idx="5669" formatCode="0.00E+00">
                        <c:v>1260.07</c:v>
                      </c:pt>
                      <c:pt idx="5670" formatCode="0.00E+00">
                        <c:v>1259.51</c:v>
                      </c:pt>
                      <c:pt idx="5671" formatCode="0.00E+00">
                        <c:v>1258.96</c:v>
                      </c:pt>
                      <c:pt idx="5672" formatCode="0.00E+00">
                        <c:v>1258.4000000000001</c:v>
                      </c:pt>
                      <c:pt idx="5673" formatCode="0.00E+00">
                        <c:v>1257.8499999999999</c:v>
                      </c:pt>
                      <c:pt idx="5674" formatCode="0.00E+00">
                        <c:v>1257.29</c:v>
                      </c:pt>
                      <c:pt idx="5675" formatCode="0.00E+00">
                        <c:v>1256.74</c:v>
                      </c:pt>
                      <c:pt idx="5676" formatCode="0.00E+00">
                        <c:v>1256.19</c:v>
                      </c:pt>
                      <c:pt idx="5677" formatCode="0.00E+00">
                        <c:v>1255.6300000000001</c:v>
                      </c:pt>
                      <c:pt idx="5678" formatCode="0.00E+00">
                        <c:v>1255.08</c:v>
                      </c:pt>
                      <c:pt idx="5679" formatCode="0.00E+00">
                        <c:v>1254.53</c:v>
                      </c:pt>
                      <c:pt idx="5680" formatCode="0.00E+00">
                        <c:v>1253.98</c:v>
                      </c:pt>
                      <c:pt idx="5681" formatCode="0.00E+00">
                        <c:v>1253.44</c:v>
                      </c:pt>
                      <c:pt idx="5682" formatCode="0.00E+00">
                        <c:v>1252.8900000000001</c:v>
                      </c:pt>
                      <c:pt idx="5683" formatCode="0.00E+00">
                        <c:v>1252.3399999999999</c:v>
                      </c:pt>
                      <c:pt idx="5684" formatCode="0.00E+00">
                        <c:v>1251.8</c:v>
                      </c:pt>
                      <c:pt idx="5685" formatCode="0.00E+00">
                        <c:v>1251.25</c:v>
                      </c:pt>
                      <c:pt idx="5686" formatCode="0.00E+00">
                        <c:v>1250.71</c:v>
                      </c:pt>
                      <c:pt idx="5687" formatCode="0.00E+00">
                        <c:v>1250.1600000000001</c:v>
                      </c:pt>
                      <c:pt idx="5688" formatCode="0.00E+00">
                        <c:v>1249.6199999999999</c:v>
                      </c:pt>
                      <c:pt idx="5689" formatCode="0.00E+00">
                        <c:v>1249.08</c:v>
                      </c:pt>
                      <c:pt idx="5690" formatCode="0.00E+00">
                        <c:v>1248.54</c:v>
                      </c:pt>
                      <c:pt idx="5691" formatCode="0.00E+00">
                        <c:v>1248</c:v>
                      </c:pt>
                      <c:pt idx="5692" formatCode="0.00E+00">
                        <c:v>1247.46</c:v>
                      </c:pt>
                      <c:pt idx="5693" formatCode="0.00E+00">
                        <c:v>1246.9100000000001</c:v>
                      </c:pt>
                      <c:pt idx="5694" formatCode="0.00E+00">
                        <c:v>1246.3699999999999</c:v>
                      </c:pt>
                      <c:pt idx="5695" formatCode="0.00E+00">
                        <c:v>1245.8399999999999</c:v>
                      </c:pt>
                      <c:pt idx="5696" formatCode="0.00E+00">
                        <c:v>1245.3</c:v>
                      </c:pt>
                      <c:pt idx="5697" formatCode="0.00E+00">
                        <c:v>1244.76</c:v>
                      </c:pt>
                      <c:pt idx="5698" formatCode="0.00E+00">
                        <c:v>1244.22</c:v>
                      </c:pt>
                      <c:pt idx="5699" formatCode="0.00E+00">
                        <c:v>1243.68</c:v>
                      </c:pt>
                      <c:pt idx="5700" formatCode="0.00E+00">
                        <c:v>1243.1400000000001</c:v>
                      </c:pt>
                      <c:pt idx="5701" formatCode="0.00E+00">
                        <c:v>1242.6099999999999</c:v>
                      </c:pt>
                      <c:pt idx="5702" formatCode="0.00E+00">
                        <c:v>1242.07</c:v>
                      </c:pt>
                      <c:pt idx="5703" formatCode="0.00E+00">
                        <c:v>1241.53</c:v>
                      </c:pt>
                      <c:pt idx="5704" formatCode="0.00E+00">
                        <c:v>1241</c:v>
                      </c:pt>
                      <c:pt idx="5705" formatCode="0.00E+00">
                        <c:v>1240.46</c:v>
                      </c:pt>
                      <c:pt idx="5706" formatCode="0.00E+00">
                        <c:v>1239.93</c:v>
                      </c:pt>
                      <c:pt idx="5707" formatCode="0.00E+00">
                        <c:v>1239.3900000000001</c:v>
                      </c:pt>
                      <c:pt idx="5708" formatCode="0.00E+00">
                        <c:v>1238.8599999999999</c:v>
                      </c:pt>
                      <c:pt idx="5709" formatCode="0.00E+00">
                        <c:v>1238.33</c:v>
                      </c:pt>
                      <c:pt idx="5710" formatCode="0.00E+00">
                        <c:v>1237.8</c:v>
                      </c:pt>
                      <c:pt idx="5711" formatCode="0.00E+00">
                        <c:v>1237.27</c:v>
                      </c:pt>
                      <c:pt idx="5712" formatCode="0.00E+00">
                        <c:v>1236.73</c:v>
                      </c:pt>
                      <c:pt idx="5713" formatCode="0.00E+00">
                        <c:v>1236.2</c:v>
                      </c:pt>
                      <c:pt idx="5714" formatCode="0.00E+00">
                        <c:v>1235.68</c:v>
                      </c:pt>
                      <c:pt idx="5715" formatCode="0.00E+00">
                        <c:v>1235.1500000000001</c:v>
                      </c:pt>
                      <c:pt idx="5716" formatCode="0.00E+00">
                        <c:v>1234.6199999999999</c:v>
                      </c:pt>
                      <c:pt idx="5717" formatCode="0.00E+00">
                        <c:v>1234.0899999999999</c:v>
                      </c:pt>
                      <c:pt idx="5718" formatCode="0.00E+00">
                        <c:v>1233.56</c:v>
                      </c:pt>
                      <c:pt idx="5719" formatCode="0.00E+00">
                        <c:v>1233.04</c:v>
                      </c:pt>
                      <c:pt idx="5720" formatCode="0.00E+00">
                        <c:v>1232.51</c:v>
                      </c:pt>
                      <c:pt idx="5721" formatCode="0.00E+00">
                        <c:v>1231.99</c:v>
                      </c:pt>
                      <c:pt idx="5722" formatCode="0.00E+00">
                        <c:v>1231.46</c:v>
                      </c:pt>
                      <c:pt idx="5723" formatCode="0.00E+00">
                        <c:v>1230.94</c:v>
                      </c:pt>
                      <c:pt idx="5724" formatCode="0.00E+00">
                        <c:v>1230.42</c:v>
                      </c:pt>
                      <c:pt idx="5725" formatCode="0.00E+00">
                        <c:v>1229.8900000000001</c:v>
                      </c:pt>
                      <c:pt idx="5726" formatCode="0.00E+00">
                        <c:v>1229.3699999999999</c:v>
                      </c:pt>
                      <c:pt idx="5727" formatCode="0.00E+00">
                        <c:v>1228.8499999999999</c:v>
                      </c:pt>
                      <c:pt idx="5728" formatCode="0.00E+00">
                        <c:v>1228.33</c:v>
                      </c:pt>
                      <c:pt idx="5729" formatCode="0.00E+00">
                        <c:v>1227.81</c:v>
                      </c:pt>
                      <c:pt idx="5730" formatCode="0.00E+00">
                        <c:v>1227.29</c:v>
                      </c:pt>
                      <c:pt idx="5731" formatCode="0.00E+00">
                        <c:v>1226.77</c:v>
                      </c:pt>
                      <c:pt idx="5732" formatCode="0.00E+00">
                        <c:v>1226.25</c:v>
                      </c:pt>
                      <c:pt idx="5733" formatCode="0.00E+00">
                        <c:v>1225.73</c:v>
                      </c:pt>
                      <c:pt idx="5734" formatCode="0.00E+00">
                        <c:v>1225.22</c:v>
                      </c:pt>
                      <c:pt idx="5735" formatCode="0.00E+00">
                        <c:v>1224.7</c:v>
                      </c:pt>
                      <c:pt idx="5736" formatCode="0.00E+00">
                        <c:v>1224.18</c:v>
                      </c:pt>
                      <c:pt idx="5737" formatCode="0.00E+00">
                        <c:v>1223.67</c:v>
                      </c:pt>
                      <c:pt idx="5738" formatCode="0.00E+00">
                        <c:v>1223.1500000000001</c:v>
                      </c:pt>
                      <c:pt idx="5739" formatCode="0.00E+00">
                        <c:v>1222.6400000000001</c:v>
                      </c:pt>
                      <c:pt idx="5740" formatCode="0.00E+00">
                        <c:v>1222.1199999999999</c:v>
                      </c:pt>
                      <c:pt idx="5741" formatCode="0.00E+00">
                        <c:v>1221.6099999999999</c:v>
                      </c:pt>
                      <c:pt idx="5742" formatCode="0.00E+00">
                        <c:v>1221.0899999999999</c:v>
                      </c:pt>
                      <c:pt idx="5743" formatCode="0.00E+00">
                        <c:v>1220.58</c:v>
                      </c:pt>
                      <c:pt idx="5744" formatCode="0.00E+00">
                        <c:v>1220.07</c:v>
                      </c:pt>
                      <c:pt idx="5745" formatCode="0.00E+00">
                        <c:v>1219.56</c:v>
                      </c:pt>
                      <c:pt idx="5746" formatCode="0.00E+00">
                        <c:v>1219.05</c:v>
                      </c:pt>
                      <c:pt idx="5747" formatCode="0.00E+00">
                        <c:v>1218.54</c:v>
                      </c:pt>
                      <c:pt idx="5748" formatCode="0.00E+00">
                        <c:v>1218.03</c:v>
                      </c:pt>
                      <c:pt idx="5749" formatCode="0.00E+00">
                        <c:v>1217.52</c:v>
                      </c:pt>
                      <c:pt idx="5750" formatCode="0.00E+00">
                        <c:v>1217.01</c:v>
                      </c:pt>
                      <c:pt idx="5751" formatCode="0.00E+00">
                        <c:v>1216.5</c:v>
                      </c:pt>
                      <c:pt idx="5752" formatCode="0.00E+00">
                        <c:v>1216</c:v>
                      </c:pt>
                      <c:pt idx="5753" formatCode="0.00E+00">
                        <c:v>1215.49</c:v>
                      </c:pt>
                      <c:pt idx="5754" formatCode="0.00E+00">
                        <c:v>1214.98</c:v>
                      </c:pt>
                      <c:pt idx="5755" formatCode="0.00E+00">
                        <c:v>1214.48</c:v>
                      </c:pt>
                      <c:pt idx="5756" formatCode="0.00E+00">
                        <c:v>1213.98</c:v>
                      </c:pt>
                      <c:pt idx="5757" formatCode="0.00E+00">
                        <c:v>1213.47</c:v>
                      </c:pt>
                      <c:pt idx="5758" formatCode="0.00E+00">
                        <c:v>1212.97</c:v>
                      </c:pt>
                      <c:pt idx="5759" formatCode="0.00E+00">
                        <c:v>1212.47</c:v>
                      </c:pt>
                      <c:pt idx="5760" formatCode="0.00E+00">
                        <c:v>1211.97</c:v>
                      </c:pt>
                      <c:pt idx="5761" formatCode="0.00E+00">
                        <c:v>1211.47</c:v>
                      </c:pt>
                      <c:pt idx="5762" formatCode="0.00E+00">
                        <c:v>1210.97</c:v>
                      </c:pt>
                      <c:pt idx="5763" formatCode="0.00E+00">
                        <c:v>1210.47</c:v>
                      </c:pt>
                      <c:pt idx="5764" formatCode="0.00E+00">
                        <c:v>1209.97</c:v>
                      </c:pt>
                      <c:pt idx="5765" formatCode="0.00E+00">
                        <c:v>1209.47</c:v>
                      </c:pt>
                      <c:pt idx="5766" formatCode="0.00E+00">
                        <c:v>1208.98</c:v>
                      </c:pt>
                      <c:pt idx="5767" formatCode="0.00E+00">
                        <c:v>1208.48</c:v>
                      </c:pt>
                      <c:pt idx="5768" formatCode="0.00E+00">
                        <c:v>1207.99</c:v>
                      </c:pt>
                      <c:pt idx="5769" formatCode="0.00E+00">
                        <c:v>1207.49</c:v>
                      </c:pt>
                      <c:pt idx="5770" formatCode="0.00E+00">
                        <c:v>1207</c:v>
                      </c:pt>
                      <c:pt idx="5771" formatCode="0.00E+00">
                        <c:v>1206.5</c:v>
                      </c:pt>
                      <c:pt idx="5772" formatCode="0.00E+00">
                        <c:v>1206.01</c:v>
                      </c:pt>
                      <c:pt idx="5773" formatCode="0.00E+00">
                        <c:v>1205.52</c:v>
                      </c:pt>
                      <c:pt idx="5774" formatCode="0.00E+00">
                        <c:v>1205.02</c:v>
                      </c:pt>
                      <c:pt idx="5775" formatCode="0.00E+00">
                        <c:v>1204.53</c:v>
                      </c:pt>
                      <c:pt idx="5776" formatCode="0.00E+00">
                        <c:v>1204.04</c:v>
                      </c:pt>
                      <c:pt idx="5777" formatCode="0.00E+00">
                        <c:v>1203.55</c:v>
                      </c:pt>
                      <c:pt idx="5778" formatCode="0.00E+00">
                        <c:v>1203.06</c:v>
                      </c:pt>
                      <c:pt idx="5779" formatCode="0.00E+00">
                        <c:v>1202.57</c:v>
                      </c:pt>
                      <c:pt idx="5780" formatCode="0.00E+00">
                        <c:v>1202.0899999999999</c:v>
                      </c:pt>
                      <c:pt idx="5781" formatCode="0.00E+00">
                        <c:v>1201.5999999999999</c:v>
                      </c:pt>
                      <c:pt idx="5782" formatCode="0.00E+00">
                        <c:v>1201.1099999999999</c:v>
                      </c:pt>
                      <c:pt idx="5783" formatCode="0.00E+00">
                        <c:v>1200.6199999999999</c:v>
                      </c:pt>
                      <c:pt idx="5784" formatCode="0.00E+00">
                        <c:v>1200.1400000000001</c:v>
                      </c:pt>
                      <c:pt idx="5785" formatCode="0.00E+00">
                        <c:v>1199.6500000000001</c:v>
                      </c:pt>
                      <c:pt idx="5786" formatCode="0.00E+00">
                        <c:v>1199.17</c:v>
                      </c:pt>
                      <c:pt idx="5787" formatCode="0.00E+00">
                        <c:v>1198.68</c:v>
                      </c:pt>
                      <c:pt idx="5788" formatCode="0.00E+00">
                        <c:v>1198.2</c:v>
                      </c:pt>
                      <c:pt idx="5789" formatCode="0.00E+00">
                        <c:v>1197.72</c:v>
                      </c:pt>
                      <c:pt idx="5790" formatCode="0.00E+00">
                        <c:v>1197.23</c:v>
                      </c:pt>
                      <c:pt idx="5791" formatCode="0.00E+00">
                        <c:v>1196.9000000000001</c:v>
                      </c:pt>
                      <c:pt idx="5792" formatCode="0.00E+00">
                        <c:v>1196.9000000000001</c:v>
                      </c:pt>
                      <c:pt idx="5793" formatCode="0.00E+00">
                        <c:v>1153.51</c:v>
                      </c:pt>
                      <c:pt idx="5794" formatCode="0.00E+00">
                        <c:v>1114.6300000000001</c:v>
                      </c:pt>
                      <c:pt idx="5795" formatCode="0.00E+00">
                        <c:v>1079.01</c:v>
                      </c:pt>
                      <c:pt idx="5796" formatCode="0.00E+00">
                        <c:v>1046.1500000000001</c:v>
                      </c:pt>
                      <c:pt idx="5797" formatCode="0.00E+00">
                        <c:v>1015.7</c:v>
                      </c:pt>
                      <c:pt idx="5798">
                        <c:v>987.375</c:v>
                      </c:pt>
                      <c:pt idx="5799">
                        <c:v>960.95899999999995</c:v>
                      </c:pt>
                      <c:pt idx="5800">
                        <c:v>936.28300000000002</c:v>
                      </c:pt>
                      <c:pt idx="5801">
                        <c:v>913.14200000000005</c:v>
                      </c:pt>
                      <c:pt idx="5802">
                        <c:v>891.38199999999995</c:v>
                      </c:pt>
                      <c:pt idx="5803">
                        <c:v>870.87900000000002</c:v>
                      </c:pt>
                      <c:pt idx="5804">
                        <c:v>851.50599999999997</c:v>
                      </c:pt>
                      <c:pt idx="5805">
                        <c:v>833.17499999999995</c:v>
                      </c:pt>
                      <c:pt idx="5806">
                        <c:v>815.80600000000004</c:v>
                      </c:pt>
                      <c:pt idx="5807">
                        <c:v>799.33199999999999</c:v>
                      </c:pt>
                      <c:pt idx="5808">
                        <c:v>783.69</c:v>
                      </c:pt>
                      <c:pt idx="5809">
                        <c:v>768.82799999999997</c:v>
                      </c:pt>
                      <c:pt idx="5810">
                        <c:v>754.697</c:v>
                      </c:pt>
                      <c:pt idx="5811">
                        <c:v>741.25099999999998</c:v>
                      </c:pt>
                      <c:pt idx="5812">
                        <c:v>728.44600000000003</c:v>
                      </c:pt>
                      <c:pt idx="5813">
                        <c:v>716.24199999999996</c:v>
                      </c:pt>
                      <c:pt idx="5814">
                        <c:v>704.60199999999998</c:v>
                      </c:pt>
                      <c:pt idx="5815">
                        <c:v>693.49400000000003</c:v>
                      </c:pt>
                      <c:pt idx="5816">
                        <c:v>682.88900000000001</c:v>
                      </c:pt>
                      <c:pt idx="5817">
                        <c:v>672.75900000000001</c:v>
                      </c:pt>
                      <c:pt idx="5818">
                        <c:v>663.08199999999999</c:v>
                      </c:pt>
                      <c:pt idx="5819">
                        <c:v>653.83299999999997</c:v>
                      </c:pt>
                      <c:pt idx="5820">
                        <c:v>644.99</c:v>
                      </c:pt>
                      <c:pt idx="5821">
                        <c:v>636.53099999999995</c:v>
                      </c:pt>
                      <c:pt idx="5822">
                        <c:v>628.43600000000004</c:v>
                      </c:pt>
                      <c:pt idx="5823">
                        <c:v>620.68700000000001</c:v>
                      </c:pt>
                      <c:pt idx="5824">
                        <c:v>613.26599999999996</c:v>
                      </c:pt>
                      <c:pt idx="5825">
                        <c:v>606.15800000000002</c:v>
                      </c:pt>
                      <c:pt idx="5826">
                        <c:v>599.34699999999998</c:v>
                      </c:pt>
                      <c:pt idx="5827">
                        <c:v>592.81799999999998</c:v>
                      </c:pt>
                      <c:pt idx="5828">
                        <c:v>586.55700000000002</c:v>
                      </c:pt>
                      <c:pt idx="5829">
                        <c:v>580.553</c:v>
                      </c:pt>
                      <c:pt idx="5830">
                        <c:v>574.79200000000003</c:v>
                      </c:pt>
                      <c:pt idx="5831">
                        <c:v>569.26300000000003</c:v>
                      </c:pt>
                      <c:pt idx="5832">
                        <c:v>563.95699999999999</c:v>
                      </c:pt>
                      <c:pt idx="5833">
                        <c:v>558.86199999999997</c:v>
                      </c:pt>
                      <c:pt idx="5834">
                        <c:v>553.96900000000005</c:v>
                      </c:pt>
                      <c:pt idx="5835">
                        <c:v>549.26900000000001</c:v>
                      </c:pt>
                      <c:pt idx="5836">
                        <c:v>544.75199999999995</c:v>
                      </c:pt>
                      <c:pt idx="5837">
                        <c:v>540.41</c:v>
                      </c:pt>
                      <c:pt idx="5838">
                        <c:v>536.23599999999999</c:v>
                      </c:pt>
                      <c:pt idx="5839">
                        <c:v>532.221</c:v>
                      </c:pt>
                      <c:pt idx="5840">
                        <c:v>528.35799999999995</c:v>
                      </c:pt>
                      <c:pt idx="5841">
                        <c:v>524.64099999999996</c:v>
                      </c:pt>
                      <c:pt idx="5842">
                        <c:v>521.06299999999999</c:v>
                      </c:pt>
                      <c:pt idx="5843">
                        <c:v>517.61900000000003</c:v>
                      </c:pt>
                      <c:pt idx="5844">
                        <c:v>514.303</c:v>
                      </c:pt>
                      <c:pt idx="5845">
                        <c:v>511.11</c:v>
                      </c:pt>
                      <c:pt idx="5846">
                        <c:v>508.03500000000003</c:v>
                      </c:pt>
                      <c:pt idx="5847">
                        <c:v>505.07299999999998</c:v>
                      </c:pt>
                      <c:pt idx="5848">
                        <c:v>502.21800000000002</c:v>
                      </c:pt>
                      <c:pt idx="5849">
                        <c:v>499.46699999999998</c:v>
                      </c:pt>
                      <c:pt idx="5850">
                        <c:v>496.81400000000002</c:v>
                      </c:pt>
                      <c:pt idx="5851">
                        <c:v>494.255</c:v>
                      </c:pt>
                      <c:pt idx="5852">
                        <c:v>491.786</c:v>
                      </c:pt>
                      <c:pt idx="5853">
                        <c:v>489.404</c:v>
                      </c:pt>
                      <c:pt idx="5854">
                        <c:v>487.10399999999998</c:v>
                      </c:pt>
                      <c:pt idx="5855">
                        <c:v>484.88400000000001</c:v>
                      </c:pt>
                      <c:pt idx="5856">
                        <c:v>482.73899999999998</c:v>
                      </c:pt>
                      <c:pt idx="5857">
                        <c:v>480.66800000000001</c:v>
                      </c:pt>
                      <c:pt idx="5858">
                        <c:v>478.666</c:v>
                      </c:pt>
                      <c:pt idx="5859">
                        <c:v>476.73099999999999</c:v>
                      </c:pt>
                      <c:pt idx="5860">
                        <c:v>474.86099999999999</c:v>
                      </c:pt>
                      <c:pt idx="5861">
                        <c:v>473.05200000000002</c:v>
                      </c:pt>
                      <c:pt idx="5862">
                        <c:v>471.303</c:v>
                      </c:pt>
                      <c:pt idx="5863">
                        <c:v>470.96699999999998</c:v>
                      </c:pt>
                      <c:pt idx="5864">
                        <c:v>470.96699999999998</c:v>
                      </c:pt>
                      <c:pt idx="5865">
                        <c:v>473.60599999999999</c:v>
                      </c:pt>
                      <c:pt idx="5866">
                        <c:v>480.96100000000001</c:v>
                      </c:pt>
                      <c:pt idx="5867">
                        <c:v>496.33199999999999</c:v>
                      </c:pt>
                      <c:pt idx="5868">
                        <c:v>523.19000000000005</c:v>
                      </c:pt>
                      <c:pt idx="5869">
                        <c:v>562.24</c:v>
                      </c:pt>
                      <c:pt idx="5870">
                        <c:v>612.702</c:v>
                      </c:pt>
                      <c:pt idx="5871">
                        <c:v>672.77300000000002</c:v>
                      </c:pt>
                      <c:pt idx="5872">
                        <c:v>739.54100000000005</c:v>
                      </c:pt>
                      <c:pt idx="5873">
                        <c:v>813.74</c:v>
                      </c:pt>
                      <c:pt idx="5874">
                        <c:v>892.75</c:v>
                      </c:pt>
                      <c:pt idx="5875">
                        <c:v>973.90899999999999</c:v>
                      </c:pt>
                      <c:pt idx="5876" formatCode="0.00E+00">
                        <c:v>1053.94</c:v>
                      </c:pt>
                      <c:pt idx="5877" formatCode="0.00E+00">
                        <c:v>1127.46</c:v>
                      </c:pt>
                      <c:pt idx="5878" formatCode="0.00E+00">
                        <c:v>1188.69</c:v>
                      </c:pt>
                      <c:pt idx="5879" formatCode="0.00E+00">
                        <c:v>1237.83</c:v>
                      </c:pt>
                      <c:pt idx="5880" formatCode="0.00E+00">
                        <c:v>1275.7</c:v>
                      </c:pt>
                      <c:pt idx="5881" formatCode="0.00E+00">
                        <c:v>1300.5899999999999</c:v>
                      </c:pt>
                      <c:pt idx="5882" formatCode="0.00E+00">
                        <c:v>1299.47</c:v>
                      </c:pt>
                      <c:pt idx="5883" formatCode="0.00E+00">
                        <c:v>1290.73</c:v>
                      </c:pt>
                      <c:pt idx="5884" formatCode="0.00E+00">
                        <c:v>1279.67</c:v>
                      </c:pt>
                      <c:pt idx="5885" formatCode="0.00E+00">
                        <c:v>1267.94</c:v>
                      </c:pt>
                      <c:pt idx="5886" formatCode="0.00E+00">
                        <c:v>1256.5</c:v>
                      </c:pt>
                      <c:pt idx="5887" formatCode="0.00E+00">
                        <c:v>1246.5999999999999</c:v>
                      </c:pt>
                      <c:pt idx="5888" formatCode="0.00E+00">
                        <c:v>1238.81</c:v>
                      </c:pt>
                      <c:pt idx="5889" formatCode="0.00E+00">
                        <c:v>1233.74</c:v>
                      </c:pt>
                      <c:pt idx="5890" formatCode="0.00E+00">
                        <c:v>1230.1500000000001</c:v>
                      </c:pt>
                      <c:pt idx="5891" formatCode="0.00E+00">
                        <c:v>1227.8800000000001</c:v>
                      </c:pt>
                      <c:pt idx="5892" formatCode="0.00E+00">
                        <c:v>1226.8</c:v>
                      </c:pt>
                      <c:pt idx="5893" formatCode="0.00E+00">
                        <c:v>1226.73</c:v>
                      </c:pt>
                      <c:pt idx="5894" formatCode="0.00E+00">
                        <c:v>1227.5</c:v>
                      </c:pt>
                      <c:pt idx="5895" formatCode="0.00E+00">
                        <c:v>1228.92</c:v>
                      </c:pt>
                      <c:pt idx="5896" formatCode="0.00E+00">
                        <c:v>1230.8800000000001</c:v>
                      </c:pt>
                      <c:pt idx="5897" formatCode="0.00E+00">
                        <c:v>1232.45</c:v>
                      </c:pt>
                      <c:pt idx="5898" formatCode="0.00E+00">
                        <c:v>1232.95</c:v>
                      </c:pt>
                      <c:pt idx="5899" formatCode="0.00E+00">
                        <c:v>1232.47</c:v>
                      </c:pt>
                      <c:pt idx="5900" formatCode="0.00E+00">
                        <c:v>1231.21</c:v>
                      </c:pt>
                      <c:pt idx="5901" formatCode="0.00E+00">
                        <c:v>1229.0899999999999</c:v>
                      </c:pt>
                      <c:pt idx="5902" formatCode="0.00E+00">
                        <c:v>1225.17</c:v>
                      </c:pt>
                      <c:pt idx="5903" formatCode="0.00E+00">
                        <c:v>1220.6400000000001</c:v>
                      </c:pt>
                      <c:pt idx="5904" formatCode="0.00E+00">
                        <c:v>1215.94</c:v>
                      </c:pt>
                      <c:pt idx="5905" formatCode="0.00E+00">
                        <c:v>1211.24</c:v>
                      </c:pt>
                      <c:pt idx="5906" formatCode="0.00E+00">
                        <c:v>1206.6500000000001</c:v>
                      </c:pt>
                      <c:pt idx="5907" formatCode="0.00E+00">
                        <c:v>1202.5</c:v>
                      </c:pt>
                      <c:pt idx="5908" formatCode="0.00E+00">
                        <c:v>1199</c:v>
                      </c:pt>
                      <c:pt idx="5909" formatCode="0.00E+00">
                        <c:v>1196.1500000000001</c:v>
                      </c:pt>
                      <c:pt idx="5910" formatCode="0.00E+00">
                        <c:v>1193.9100000000001</c:v>
                      </c:pt>
                      <c:pt idx="5911" formatCode="0.00E+00">
                        <c:v>1192.22</c:v>
                      </c:pt>
                      <c:pt idx="5912" formatCode="0.00E+00">
                        <c:v>1191.23</c:v>
                      </c:pt>
                      <c:pt idx="5913" formatCode="0.00E+00">
                        <c:v>1191.03</c:v>
                      </c:pt>
                      <c:pt idx="5914" formatCode="0.00E+00">
                        <c:v>1191.57</c:v>
                      </c:pt>
                      <c:pt idx="5915" formatCode="0.00E+00">
                        <c:v>1192.76</c:v>
                      </c:pt>
                      <c:pt idx="5916" formatCode="0.00E+00">
                        <c:v>1194.53</c:v>
                      </c:pt>
                      <c:pt idx="5917" formatCode="0.00E+00">
                        <c:v>1196.8</c:v>
                      </c:pt>
                      <c:pt idx="5918" formatCode="0.00E+00">
                        <c:v>1199.55</c:v>
                      </c:pt>
                      <c:pt idx="5919" formatCode="0.00E+00">
                        <c:v>1202.8</c:v>
                      </c:pt>
                      <c:pt idx="5920" formatCode="0.00E+00">
                        <c:v>1205.93</c:v>
                      </c:pt>
                      <c:pt idx="5921" formatCode="0.00E+00">
                        <c:v>1208.3</c:v>
                      </c:pt>
                      <c:pt idx="5922" formatCode="0.00E+00">
                        <c:v>1211.48</c:v>
                      </c:pt>
                      <c:pt idx="5923" formatCode="0.00E+00">
                        <c:v>1214.03</c:v>
                      </c:pt>
                      <c:pt idx="5924" formatCode="0.00E+00">
                        <c:v>1216.25</c:v>
                      </c:pt>
                      <c:pt idx="5925" formatCode="0.00E+00">
                        <c:v>1218.27</c:v>
                      </c:pt>
                      <c:pt idx="5926" formatCode="0.00E+00">
                        <c:v>1220.1400000000001</c:v>
                      </c:pt>
                      <c:pt idx="5927" formatCode="0.00E+00">
                        <c:v>1222.32</c:v>
                      </c:pt>
                      <c:pt idx="5928" formatCode="0.00E+00">
                        <c:v>1225.03</c:v>
                      </c:pt>
                      <c:pt idx="5929" formatCode="0.00E+00">
                        <c:v>1228.28</c:v>
                      </c:pt>
                      <c:pt idx="5930" formatCode="0.00E+00">
                        <c:v>1232</c:v>
                      </c:pt>
                      <c:pt idx="5931" formatCode="0.00E+00">
                        <c:v>1236.1300000000001</c:v>
                      </c:pt>
                      <c:pt idx="5932" formatCode="0.00E+00">
                        <c:v>1240.8699999999999</c:v>
                      </c:pt>
                      <c:pt idx="5933" formatCode="0.00E+00">
                        <c:v>1246.28</c:v>
                      </c:pt>
                      <c:pt idx="5934" formatCode="0.00E+00">
                        <c:v>1252.3</c:v>
                      </c:pt>
                      <c:pt idx="5935" formatCode="0.00E+00">
                        <c:v>1258.79</c:v>
                      </c:pt>
                      <c:pt idx="5936" formatCode="0.00E+00">
                        <c:v>1265.6400000000001</c:v>
                      </c:pt>
                      <c:pt idx="5937" formatCode="0.00E+00">
                        <c:v>1272.75</c:v>
                      </c:pt>
                      <c:pt idx="5938" formatCode="0.00E+00">
                        <c:v>1280.04</c:v>
                      </c:pt>
                      <c:pt idx="5939" formatCode="0.00E+00">
                        <c:v>1287.4000000000001</c:v>
                      </c:pt>
                      <c:pt idx="5940" formatCode="0.00E+00">
                        <c:v>1294.79</c:v>
                      </c:pt>
                      <c:pt idx="5941" formatCode="0.00E+00">
                        <c:v>1302.07</c:v>
                      </c:pt>
                      <c:pt idx="5942" formatCode="0.00E+00">
                        <c:v>1308.67</c:v>
                      </c:pt>
                      <c:pt idx="5943" formatCode="0.00E+00">
                        <c:v>1314.45</c:v>
                      </c:pt>
                      <c:pt idx="5944" formatCode="0.00E+00">
                        <c:v>1319.53</c:v>
                      </c:pt>
                      <c:pt idx="5945" formatCode="0.00E+00">
                        <c:v>1324.04</c:v>
                      </c:pt>
                      <c:pt idx="5946" formatCode="0.00E+00">
                        <c:v>1328.01</c:v>
                      </c:pt>
                      <c:pt idx="5947" formatCode="0.00E+00">
                        <c:v>1331.58</c:v>
                      </c:pt>
                      <c:pt idx="5948" formatCode="0.00E+00">
                        <c:v>1334.89</c:v>
                      </c:pt>
                      <c:pt idx="5949" formatCode="0.00E+00">
                        <c:v>1338</c:v>
                      </c:pt>
                      <c:pt idx="5950" formatCode="0.00E+00">
                        <c:v>1340.95</c:v>
                      </c:pt>
                      <c:pt idx="5951" formatCode="0.00E+00">
                        <c:v>1343.8</c:v>
                      </c:pt>
                      <c:pt idx="5952" formatCode="0.00E+00">
                        <c:v>1346.76</c:v>
                      </c:pt>
                      <c:pt idx="5953" formatCode="0.00E+00">
                        <c:v>1349.84</c:v>
                      </c:pt>
                      <c:pt idx="5954" formatCode="0.00E+00">
                        <c:v>1353.17</c:v>
                      </c:pt>
                      <c:pt idx="5955" formatCode="0.00E+00">
                        <c:v>1356.82</c:v>
                      </c:pt>
                      <c:pt idx="5956" formatCode="0.00E+00">
                        <c:v>1360.68</c:v>
                      </c:pt>
                      <c:pt idx="5957" formatCode="0.00E+00">
                        <c:v>1364.6</c:v>
                      </c:pt>
                      <c:pt idx="5958" formatCode="0.00E+00">
                        <c:v>1368.5</c:v>
                      </c:pt>
                      <c:pt idx="5959" formatCode="0.00E+00">
                        <c:v>1372.32</c:v>
                      </c:pt>
                      <c:pt idx="5960" formatCode="0.00E+00">
                        <c:v>1376.06</c:v>
                      </c:pt>
                      <c:pt idx="5961" formatCode="0.00E+00">
                        <c:v>1379.65</c:v>
                      </c:pt>
                      <c:pt idx="5962" formatCode="0.00E+00">
                        <c:v>1382.89</c:v>
                      </c:pt>
                      <c:pt idx="5963" formatCode="0.00E+00">
                        <c:v>1385.78</c:v>
                      </c:pt>
                      <c:pt idx="5964" formatCode="0.00E+00">
                        <c:v>1388.37</c:v>
                      </c:pt>
                      <c:pt idx="5965" formatCode="0.00E+00">
                        <c:v>1390.7</c:v>
                      </c:pt>
                      <c:pt idx="5966" formatCode="0.00E+00">
                        <c:v>1392.83</c:v>
                      </c:pt>
                      <c:pt idx="5967" formatCode="0.00E+00">
                        <c:v>1394.78</c:v>
                      </c:pt>
                      <c:pt idx="5968" formatCode="0.00E+00">
                        <c:v>1396.59</c:v>
                      </c:pt>
                      <c:pt idx="5969" formatCode="0.00E+00">
                        <c:v>1398.28</c:v>
                      </c:pt>
                      <c:pt idx="5970" formatCode="0.00E+00">
                        <c:v>1399.85</c:v>
                      </c:pt>
                      <c:pt idx="5971" formatCode="0.00E+00">
                        <c:v>1401.35</c:v>
                      </c:pt>
                      <c:pt idx="5972" formatCode="0.00E+00">
                        <c:v>1402.87</c:v>
                      </c:pt>
                      <c:pt idx="5973" formatCode="0.00E+00">
                        <c:v>1404.41</c:v>
                      </c:pt>
                      <c:pt idx="5974" formatCode="0.00E+00">
                        <c:v>1405.96</c:v>
                      </c:pt>
                      <c:pt idx="5975" formatCode="0.00E+00">
                        <c:v>1407.49</c:v>
                      </c:pt>
                      <c:pt idx="5976" formatCode="0.00E+00">
                        <c:v>1409.01</c:v>
                      </c:pt>
                      <c:pt idx="5977" formatCode="0.00E+00">
                        <c:v>1410.55</c:v>
                      </c:pt>
                      <c:pt idx="5978" formatCode="0.00E+00">
                        <c:v>1412.11</c:v>
                      </c:pt>
                      <c:pt idx="5979" formatCode="0.00E+00">
                        <c:v>1413.68</c:v>
                      </c:pt>
                      <c:pt idx="5980" formatCode="0.00E+00">
                        <c:v>1415.23</c:v>
                      </c:pt>
                      <c:pt idx="5981" formatCode="0.00E+00">
                        <c:v>1416.77</c:v>
                      </c:pt>
                      <c:pt idx="5982" formatCode="0.00E+00">
                        <c:v>1418.28</c:v>
                      </c:pt>
                      <c:pt idx="5983" formatCode="0.00E+00">
                        <c:v>1419.74</c:v>
                      </c:pt>
                      <c:pt idx="5984" formatCode="0.00E+00">
                        <c:v>1421.17</c:v>
                      </c:pt>
                      <c:pt idx="5985" formatCode="0.00E+00">
                        <c:v>1422.51</c:v>
                      </c:pt>
                      <c:pt idx="5986" formatCode="0.00E+00">
                        <c:v>1423.66</c:v>
                      </c:pt>
                      <c:pt idx="5987" formatCode="0.00E+00">
                        <c:v>1424.67</c:v>
                      </c:pt>
                      <c:pt idx="5988" formatCode="0.00E+00">
                        <c:v>1425.57</c:v>
                      </c:pt>
                      <c:pt idx="5989" formatCode="0.00E+00">
                        <c:v>1426.38</c:v>
                      </c:pt>
                      <c:pt idx="5990" formatCode="0.00E+00">
                        <c:v>1427.09</c:v>
                      </c:pt>
                      <c:pt idx="5991" formatCode="0.00E+00">
                        <c:v>1427.7</c:v>
                      </c:pt>
                      <c:pt idx="5992" formatCode="0.00E+00">
                        <c:v>1428.22</c:v>
                      </c:pt>
                      <c:pt idx="5993" formatCode="0.00E+00">
                        <c:v>1428.65</c:v>
                      </c:pt>
                      <c:pt idx="5994" formatCode="0.00E+00">
                        <c:v>1429.04</c:v>
                      </c:pt>
                      <c:pt idx="5995" formatCode="0.00E+00">
                        <c:v>1429.39</c:v>
                      </c:pt>
                      <c:pt idx="5996" formatCode="0.00E+00">
                        <c:v>1429.7</c:v>
                      </c:pt>
                      <c:pt idx="5997" formatCode="0.00E+00">
                        <c:v>1429.97</c:v>
                      </c:pt>
                      <c:pt idx="5998" formatCode="0.00E+00">
                        <c:v>1430.18</c:v>
                      </c:pt>
                      <c:pt idx="5999" formatCode="0.00E+00">
                        <c:v>1430.36</c:v>
                      </c:pt>
                      <c:pt idx="6000" formatCode="0.00E+00">
                        <c:v>1430.49</c:v>
                      </c:pt>
                      <c:pt idx="6001" formatCode="0.00E+00">
                        <c:v>1430.58</c:v>
                      </c:pt>
                      <c:pt idx="6002" formatCode="0.00E+00">
                        <c:v>1430.64</c:v>
                      </c:pt>
                      <c:pt idx="6003" formatCode="0.00E+00">
                        <c:v>1430.66</c:v>
                      </c:pt>
                      <c:pt idx="6004" formatCode="0.00E+00">
                        <c:v>1430.65</c:v>
                      </c:pt>
                      <c:pt idx="6005" formatCode="0.00E+00">
                        <c:v>1430.6</c:v>
                      </c:pt>
                      <c:pt idx="6006" formatCode="0.00E+00">
                        <c:v>1430.52</c:v>
                      </c:pt>
                      <c:pt idx="6007" formatCode="0.00E+00">
                        <c:v>1430.41</c:v>
                      </c:pt>
                      <c:pt idx="6008" formatCode="0.00E+00">
                        <c:v>1430.26</c:v>
                      </c:pt>
                      <c:pt idx="6009" formatCode="0.00E+00">
                        <c:v>1430.08</c:v>
                      </c:pt>
                      <c:pt idx="6010" formatCode="0.00E+00">
                        <c:v>1429.88</c:v>
                      </c:pt>
                      <c:pt idx="6011" formatCode="0.00E+00">
                        <c:v>1429.63</c:v>
                      </c:pt>
                      <c:pt idx="6012" formatCode="0.00E+00">
                        <c:v>1429.35</c:v>
                      </c:pt>
                      <c:pt idx="6013" formatCode="0.00E+00">
                        <c:v>1429.05</c:v>
                      </c:pt>
                      <c:pt idx="6014" formatCode="0.00E+00">
                        <c:v>1428.71</c:v>
                      </c:pt>
                      <c:pt idx="6015" formatCode="0.00E+00">
                        <c:v>1428.35</c:v>
                      </c:pt>
                      <c:pt idx="6016" formatCode="0.00E+00">
                        <c:v>1427.96</c:v>
                      </c:pt>
                      <c:pt idx="6017" formatCode="0.00E+00">
                        <c:v>1427.55</c:v>
                      </c:pt>
                      <c:pt idx="6018" formatCode="0.00E+00">
                        <c:v>1427.11</c:v>
                      </c:pt>
                      <c:pt idx="6019" formatCode="0.00E+00">
                        <c:v>1426.65</c:v>
                      </c:pt>
                      <c:pt idx="6020" formatCode="0.00E+00">
                        <c:v>1426.18</c:v>
                      </c:pt>
                      <c:pt idx="6021" formatCode="0.00E+00">
                        <c:v>1425.68</c:v>
                      </c:pt>
                      <c:pt idx="6022" formatCode="0.00E+00">
                        <c:v>1425.16</c:v>
                      </c:pt>
                      <c:pt idx="6023" formatCode="0.00E+00">
                        <c:v>1424.62</c:v>
                      </c:pt>
                      <c:pt idx="6024" formatCode="0.00E+00">
                        <c:v>1424.07</c:v>
                      </c:pt>
                      <c:pt idx="6025" formatCode="0.00E+00">
                        <c:v>1423.5</c:v>
                      </c:pt>
                      <c:pt idx="6026" formatCode="0.00E+00">
                        <c:v>1422.91</c:v>
                      </c:pt>
                      <c:pt idx="6027" formatCode="0.00E+00">
                        <c:v>1422.31</c:v>
                      </c:pt>
                      <c:pt idx="6028" formatCode="0.00E+00">
                        <c:v>1421.69</c:v>
                      </c:pt>
                      <c:pt idx="6029" formatCode="0.00E+00">
                        <c:v>1421.07</c:v>
                      </c:pt>
                      <c:pt idx="6030" formatCode="0.00E+00">
                        <c:v>1420.42</c:v>
                      </c:pt>
                      <c:pt idx="6031" formatCode="0.00E+00">
                        <c:v>1419.77</c:v>
                      </c:pt>
                      <c:pt idx="6032" formatCode="0.00E+00">
                        <c:v>1419.1</c:v>
                      </c:pt>
                      <c:pt idx="6033" formatCode="0.00E+00">
                        <c:v>1418.42</c:v>
                      </c:pt>
                      <c:pt idx="6034" formatCode="0.00E+00">
                        <c:v>1417.73</c:v>
                      </c:pt>
                      <c:pt idx="6035" formatCode="0.00E+00">
                        <c:v>1417.04</c:v>
                      </c:pt>
                      <c:pt idx="6036" formatCode="0.00E+00">
                        <c:v>1416.33</c:v>
                      </c:pt>
                      <c:pt idx="6037" formatCode="0.00E+00">
                        <c:v>1415.61</c:v>
                      </c:pt>
                      <c:pt idx="6038" formatCode="0.00E+00">
                        <c:v>1414.88</c:v>
                      </c:pt>
                      <c:pt idx="6039" formatCode="0.00E+00">
                        <c:v>1414.14</c:v>
                      </c:pt>
                      <c:pt idx="6040" formatCode="0.00E+00">
                        <c:v>1413.4</c:v>
                      </c:pt>
                      <c:pt idx="6041" formatCode="0.00E+00">
                        <c:v>1412.65</c:v>
                      </c:pt>
                      <c:pt idx="6042" formatCode="0.00E+00">
                        <c:v>1411.89</c:v>
                      </c:pt>
                      <c:pt idx="6043" formatCode="0.00E+00">
                        <c:v>1411.12</c:v>
                      </c:pt>
                      <c:pt idx="6044" formatCode="0.00E+00">
                        <c:v>1410.35</c:v>
                      </c:pt>
                      <c:pt idx="6045" formatCode="0.00E+00">
                        <c:v>1409.57</c:v>
                      </c:pt>
                      <c:pt idx="6046" formatCode="0.00E+00">
                        <c:v>1408.78</c:v>
                      </c:pt>
                      <c:pt idx="6047" formatCode="0.00E+00">
                        <c:v>1407.99</c:v>
                      </c:pt>
                      <c:pt idx="6048" formatCode="0.00E+00">
                        <c:v>1407.19</c:v>
                      </c:pt>
                      <c:pt idx="6049" formatCode="0.00E+00">
                        <c:v>1406.38</c:v>
                      </c:pt>
                      <c:pt idx="6050" formatCode="0.00E+00">
                        <c:v>1405.57</c:v>
                      </c:pt>
                      <c:pt idx="6051" formatCode="0.00E+00">
                        <c:v>1404.76</c:v>
                      </c:pt>
                      <c:pt idx="6052" formatCode="0.00E+00">
                        <c:v>1403.94</c:v>
                      </c:pt>
                      <c:pt idx="6053" formatCode="0.00E+00">
                        <c:v>1403.12</c:v>
                      </c:pt>
                      <c:pt idx="6054" formatCode="0.00E+00">
                        <c:v>1402.29</c:v>
                      </c:pt>
                      <c:pt idx="6055" formatCode="0.00E+00">
                        <c:v>1401.46</c:v>
                      </c:pt>
                      <c:pt idx="6056" formatCode="0.00E+00">
                        <c:v>1400.63</c:v>
                      </c:pt>
                      <c:pt idx="6057" formatCode="0.00E+00">
                        <c:v>1399.79</c:v>
                      </c:pt>
                      <c:pt idx="6058" formatCode="0.00E+00">
                        <c:v>1398.94</c:v>
                      </c:pt>
                      <c:pt idx="6059" formatCode="0.00E+00">
                        <c:v>1398.1</c:v>
                      </c:pt>
                      <c:pt idx="6060" formatCode="0.00E+00">
                        <c:v>1397.25</c:v>
                      </c:pt>
                      <c:pt idx="6061" formatCode="0.00E+00">
                        <c:v>1396.4</c:v>
                      </c:pt>
                      <c:pt idx="6062" formatCode="0.00E+00">
                        <c:v>1395.54</c:v>
                      </c:pt>
                      <c:pt idx="6063" formatCode="0.00E+00">
                        <c:v>1394.69</c:v>
                      </c:pt>
                      <c:pt idx="6064" formatCode="0.00E+00">
                        <c:v>1393.83</c:v>
                      </c:pt>
                      <c:pt idx="6065" formatCode="0.00E+00">
                        <c:v>1392.97</c:v>
                      </c:pt>
                      <c:pt idx="6066" formatCode="0.00E+00">
                        <c:v>1392.1</c:v>
                      </c:pt>
                      <c:pt idx="6067" formatCode="0.00E+00">
                        <c:v>1391.24</c:v>
                      </c:pt>
                      <c:pt idx="6068" formatCode="0.00E+00">
                        <c:v>1390.37</c:v>
                      </c:pt>
                      <c:pt idx="6069" formatCode="0.00E+00">
                        <c:v>1389.5</c:v>
                      </c:pt>
                      <c:pt idx="6070" formatCode="0.00E+00">
                        <c:v>1388.63</c:v>
                      </c:pt>
                      <c:pt idx="6071" formatCode="0.00E+00">
                        <c:v>1387.76</c:v>
                      </c:pt>
                      <c:pt idx="6072" formatCode="0.00E+00">
                        <c:v>1386.88</c:v>
                      </c:pt>
                      <c:pt idx="6073" formatCode="0.00E+00">
                        <c:v>1386.01</c:v>
                      </c:pt>
                      <c:pt idx="6074" formatCode="0.00E+00">
                        <c:v>1385.13</c:v>
                      </c:pt>
                      <c:pt idx="6075" formatCode="0.00E+00">
                        <c:v>1384.26</c:v>
                      </c:pt>
                      <c:pt idx="6076" formatCode="0.00E+00">
                        <c:v>1383.38</c:v>
                      </c:pt>
                      <c:pt idx="6077" formatCode="0.00E+00">
                        <c:v>1382.5</c:v>
                      </c:pt>
                      <c:pt idx="6078" formatCode="0.00E+00">
                        <c:v>1381.62</c:v>
                      </c:pt>
                      <c:pt idx="6079" formatCode="0.00E+00">
                        <c:v>1380.74</c:v>
                      </c:pt>
                      <c:pt idx="6080" formatCode="0.00E+00">
                        <c:v>1379.86</c:v>
                      </c:pt>
                      <c:pt idx="6081" formatCode="0.00E+00">
                        <c:v>1378.98</c:v>
                      </c:pt>
                      <c:pt idx="6082" formatCode="0.00E+00">
                        <c:v>1378.1</c:v>
                      </c:pt>
                      <c:pt idx="6083" formatCode="0.00E+00">
                        <c:v>1377.21</c:v>
                      </c:pt>
                      <c:pt idx="6084" formatCode="0.00E+00">
                        <c:v>1376.33</c:v>
                      </c:pt>
                      <c:pt idx="6085" formatCode="0.00E+00">
                        <c:v>1375.45</c:v>
                      </c:pt>
                      <c:pt idx="6086" formatCode="0.00E+00">
                        <c:v>1374.57</c:v>
                      </c:pt>
                      <c:pt idx="6087" formatCode="0.00E+00">
                        <c:v>1373.69</c:v>
                      </c:pt>
                      <c:pt idx="6088" formatCode="0.00E+00">
                        <c:v>1372.8</c:v>
                      </c:pt>
                      <c:pt idx="6089" formatCode="0.00E+00">
                        <c:v>1371.92</c:v>
                      </c:pt>
                      <c:pt idx="6090" formatCode="0.00E+00">
                        <c:v>1371.04</c:v>
                      </c:pt>
                      <c:pt idx="6091" formatCode="0.00E+00">
                        <c:v>1370.16</c:v>
                      </c:pt>
                      <c:pt idx="6092" formatCode="0.00E+00">
                        <c:v>1369.28</c:v>
                      </c:pt>
                      <c:pt idx="6093" formatCode="0.00E+00">
                        <c:v>1368.39</c:v>
                      </c:pt>
                      <c:pt idx="6094" formatCode="0.00E+00">
                        <c:v>1367.51</c:v>
                      </c:pt>
                      <c:pt idx="6095" formatCode="0.00E+00">
                        <c:v>1366.63</c:v>
                      </c:pt>
                      <c:pt idx="6096" formatCode="0.00E+00">
                        <c:v>1365.75</c:v>
                      </c:pt>
                      <c:pt idx="6097" formatCode="0.00E+00">
                        <c:v>1364.87</c:v>
                      </c:pt>
                      <c:pt idx="6098" formatCode="0.00E+00">
                        <c:v>1363.99</c:v>
                      </c:pt>
                      <c:pt idx="6099" formatCode="0.00E+00">
                        <c:v>1363.12</c:v>
                      </c:pt>
                      <c:pt idx="6100" formatCode="0.00E+00">
                        <c:v>1362.24</c:v>
                      </c:pt>
                      <c:pt idx="6101" formatCode="0.00E+00">
                        <c:v>1361.36</c:v>
                      </c:pt>
                      <c:pt idx="6102" formatCode="0.00E+00">
                        <c:v>1360.49</c:v>
                      </c:pt>
                      <c:pt idx="6103" formatCode="0.00E+00">
                        <c:v>1359.61</c:v>
                      </c:pt>
                      <c:pt idx="6104" formatCode="0.00E+00">
                        <c:v>1358.74</c:v>
                      </c:pt>
                      <c:pt idx="6105" formatCode="0.00E+00">
                        <c:v>1357.87</c:v>
                      </c:pt>
                      <c:pt idx="6106" formatCode="0.00E+00">
                        <c:v>1356.99</c:v>
                      </c:pt>
                      <c:pt idx="6107" formatCode="0.00E+00">
                        <c:v>1356.12</c:v>
                      </c:pt>
                      <c:pt idx="6108" formatCode="0.00E+00">
                        <c:v>1355.25</c:v>
                      </c:pt>
                      <c:pt idx="6109" formatCode="0.00E+00">
                        <c:v>1354.38</c:v>
                      </c:pt>
                      <c:pt idx="6110" formatCode="0.00E+00">
                        <c:v>1353.52</c:v>
                      </c:pt>
                      <c:pt idx="6111" formatCode="0.00E+00">
                        <c:v>1352.65</c:v>
                      </c:pt>
                      <c:pt idx="6112" formatCode="0.00E+00">
                        <c:v>1351.78</c:v>
                      </c:pt>
                      <c:pt idx="6113" formatCode="0.00E+00">
                        <c:v>1350.92</c:v>
                      </c:pt>
                      <c:pt idx="6114" formatCode="0.00E+00">
                        <c:v>1350.06</c:v>
                      </c:pt>
                      <c:pt idx="6115" formatCode="0.00E+00">
                        <c:v>1349.19</c:v>
                      </c:pt>
                      <c:pt idx="6116" formatCode="0.00E+00">
                        <c:v>1348.33</c:v>
                      </c:pt>
                      <c:pt idx="6117" formatCode="0.00E+00">
                        <c:v>1347.47</c:v>
                      </c:pt>
                      <c:pt idx="6118" formatCode="0.00E+00">
                        <c:v>1346.62</c:v>
                      </c:pt>
                      <c:pt idx="6119" formatCode="0.00E+00">
                        <c:v>1345.76</c:v>
                      </c:pt>
                      <c:pt idx="6120" formatCode="0.00E+00">
                        <c:v>1344.9</c:v>
                      </c:pt>
                      <c:pt idx="6121" formatCode="0.00E+00">
                        <c:v>1344.05</c:v>
                      </c:pt>
                      <c:pt idx="6122" formatCode="0.00E+00">
                        <c:v>1343.2</c:v>
                      </c:pt>
                      <c:pt idx="6123" formatCode="0.00E+00">
                        <c:v>1342.35</c:v>
                      </c:pt>
                      <c:pt idx="6124" formatCode="0.00E+00">
                        <c:v>1341.5</c:v>
                      </c:pt>
                      <c:pt idx="6125" formatCode="0.00E+00">
                        <c:v>1340.65</c:v>
                      </c:pt>
                      <c:pt idx="6126" formatCode="0.00E+00">
                        <c:v>1339.8</c:v>
                      </c:pt>
                      <c:pt idx="6127" formatCode="0.00E+00">
                        <c:v>1338.96</c:v>
                      </c:pt>
                      <c:pt idx="6128" formatCode="0.00E+00">
                        <c:v>1338.11</c:v>
                      </c:pt>
                      <c:pt idx="6129" formatCode="0.00E+00">
                        <c:v>1337.27</c:v>
                      </c:pt>
                      <c:pt idx="6130" formatCode="0.00E+00">
                        <c:v>1336.43</c:v>
                      </c:pt>
                      <c:pt idx="6131" formatCode="0.00E+00">
                        <c:v>1335.59</c:v>
                      </c:pt>
                      <c:pt idx="6132" formatCode="0.00E+00">
                        <c:v>1334.75</c:v>
                      </c:pt>
                      <c:pt idx="6133" formatCode="0.00E+00">
                        <c:v>1333.91</c:v>
                      </c:pt>
                      <c:pt idx="6134" formatCode="0.00E+00">
                        <c:v>1333.08</c:v>
                      </c:pt>
                      <c:pt idx="6135" formatCode="0.00E+00">
                        <c:v>1332.25</c:v>
                      </c:pt>
                      <c:pt idx="6136" formatCode="0.00E+00">
                        <c:v>1331.41</c:v>
                      </c:pt>
                      <c:pt idx="6137" formatCode="0.00E+00">
                        <c:v>1330.58</c:v>
                      </c:pt>
                      <c:pt idx="6138" formatCode="0.00E+00">
                        <c:v>1329.76</c:v>
                      </c:pt>
                      <c:pt idx="6139" formatCode="0.00E+00">
                        <c:v>1328.93</c:v>
                      </c:pt>
                      <c:pt idx="6140" formatCode="0.00E+00">
                        <c:v>1328.1</c:v>
                      </c:pt>
                      <c:pt idx="6141" formatCode="0.00E+00">
                        <c:v>1327.28</c:v>
                      </c:pt>
                      <c:pt idx="6142" formatCode="0.00E+00">
                        <c:v>1326.46</c:v>
                      </c:pt>
                      <c:pt idx="6143" formatCode="0.00E+00">
                        <c:v>1325.64</c:v>
                      </c:pt>
                      <c:pt idx="6144" formatCode="0.00E+00">
                        <c:v>1324.82</c:v>
                      </c:pt>
                      <c:pt idx="6145" formatCode="0.00E+00">
                        <c:v>1324</c:v>
                      </c:pt>
                      <c:pt idx="6146" formatCode="0.00E+00">
                        <c:v>1323.19</c:v>
                      </c:pt>
                      <c:pt idx="6147" formatCode="0.00E+00">
                        <c:v>1322.37</c:v>
                      </c:pt>
                      <c:pt idx="6148" formatCode="0.00E+00">
                        <c:v>1321.56</c:v>
                      </c:pt>
                      <c:pt idx="6149" formatCode="0.00E+00">
                        <c:v>1320.75</c:v>
                      </c:pt>
                      <c:pt idx="6150" formatCode="0.00E+00">
                        <c:v>1319.93</c:v>
                      </c:pt>
                      <c:pt idx="6151" formatCode="0.00E+00">
                        <c:v>1319.12</c:v>
                      </c:pt>
                      <c:pt idx="6152" formatCode="0.00E+00">
                        <c:v>1318.3</c:v>
                      </c:pt>
                      <c:pt idx="6153" formatCode="0.00E+00">
                        <c:v>1317.49</c:v>
                      </c:pt>
                      <c:pt idx="6154" formatCode="0.00E+00">
                        <c:v>1316.68</c:v>
                      </c:pt>
                      <c:pt idx="6155" formatCode="0.00E+00">
                        <c:v>1315.86</c:v>
                      </c:pt>
                      <c:pt idx="6156" formatCode="0.00E+00">
                        <c:v>1315.05</c:v>
                      </c:pt>
                      <c:pt idx="6157" formatCode="0.00E+00">
                        <c:v>1314.24</c:v>
                      </c:pt>
                      <c:pt idx="6158" formatCode="0.00E+00">
                        <c:v>1313.43</c:v>
                      </c:pt>
                      <c:pt idx="6159" formatCode="0.00E+00">
                        <c:v>1312.61</c:v>
                      </c:pt>
                      <c:pt idx="6160" formatCode="0.00E+00">
                        <c:v>1311.8</c:v>
                      </c:pt>
                      <c:pt idx="6161" formatCode="0.00E+00">
                        <c:v>1311</c:v>
                      </c:pt>
                      <c:pt idx="6162" formatCode="0.00E+00">
                        <c:v>1310.19</c:v>
                      </c:pt>
                      <c:pt idx="6163" formatCode="0.00E+00">
                        <c:v>1309.3800000000001</c:v>
                      </c:pt>
                      <c:pt idx="6164" formatCode="0.00E+00">
                        <c:v>1308.58</c:v>
                      </c:pt>
                      <c:pt idx="6165" formatCode="0.00E+00">
                        <c:v>1307.77</c:v>
                      </c:pt>
                      <c:pt idx="6166" formatCode="0.00E+00">
                        <c:v>1306.97</c:v>
                      </c:pt>
                      <c:pt idx="6167" formatCode="0.00E+00">
                        <c:v>1306.17</c:v>
                      </c:pt>
                      <c:pt idx="6168" formatCode="0.00E+00">
                        <c:v>1305.3599999999999</c:v>
                      </c:pt>
                      <c:pt idx="6169" formatCode="0.00E+00">
                        <c:v>1304.57</c:v>
                      </c:pt>
                      <c:pt idx="6170" formatCode="0.00E+00">
                        <c:v>1303.77</c:v>
                      </c:pt>
                      <c:pt idx="6171" formatCode="0.00E+00">
                        <c:v>1302.97</c:v>
                      </c:pt>
                      <c:pt idx="6172" formatCode="0.00E+00">
                        <c:v>1302.18</c:v>
                      </c:pt>
                      <c:pt idx="6173" formatCode="0.00E+00">
                        <c:v>1301.3800000000001</c:v>
                      </c:pt>
                      <c:pt idx="6174" formatCode="0.00E+00">
                        <c:v>1300.5899999999999</c:v>
                      </c:pt>
                      <c:pt idx="6175" formatCode="0.00E+00">
                        <c:v>1299.8</c:v>
                      </c:pt>
                      <c:pt idx="6176" formatCode="0.00E+00">
                        <c:v>1299.01</c:v>
                      </c:pt>
                      <c:pt idx="6177" formatCode="0.00E+00">
                        <c:v>1298.22</c:v>
                      </c:pt>
                      <c:pt idx="6178" formatCode="0.00E+00">
                        <c:v>1297.44</c:v>
                      </c:pt>
                      <c:pt idx="6179" formatCode="0.00E+00">
                        <c:v>1296.6500000000001</c:v>
                      </c:pt>
                      <c:pt idx="6180" formatCode="0.00E+00">
                        <c:v>1295.8699999999999</c:v>
                      </c:pt>
                      <c:pt idx="6181" formatCode="0.00E+00">
                        <c:v>1295.0899999999999</c:v>
                      </c:pt>
                      <c:pt idx="6182" formatCode="0.00E+00">
                        <c:v>1294.31</c:v>
                      </c:pt>
                      <c:pt idx="6183" formatCode="0.00E+00">
                        <c:v>1293.53</c:v>
                      </c:pt>
                      <c:pt idx="6184" formatCode="0.00E+00">
                        <c:v>1292.75</c:v>
                      </c:pt>
                      <c:pt idx="6185" formatCode="0.00E+00">
                        <c:v>1291.98</c:v>
                      </c:pt>
                      <c:pt idx="6186" formatCode="0.00E+00">
                        <c:v>1291.2</c:v>
                      </c:pt>
                      <c:pt idx="6187" formatCode="0.00E+00">
                        <c:v>1290.43</c:v>
                      </c:pt>
                      <c:pt idx="6188" formatCode="0.00E+00">
                        <c:v>1289.6600000000001</c:v>
                      </c:pt>
                      <c:pt idx="6189" formatCode="0.00E+00">
                        <c:v>1288.8900000000001</c:v>
                      </c:pt>
                      <c:pt idx="6190" formatCode="0.00E+00">
                        <c:v>1288.1300000000001</c:v>
                      </c:pt>
                      <c:pt idx="6191" formatCode="0.00E+00">
                        <c:v>1287.3599999999999</c:v>
                      </c:pt>
                      <c:pt idx="6192" formatCode="0.00E+00">
                        <c:v>1286.5999999999999</c:v>
                      </c:pt>
                      <c:pt idx="6193" formatCode="0.00E+00">
                        <c:v>1285.83</c:v>
                      </c:pt>
                      <c:pt idx="6194" formatCode="0.00E+00">
                        <c:v>1285.07</c:v>
                      </c:pt>
                      <c:pt idx="6195" formatCode="0.00E+00">
                        <c:v>1284.31</c:v>
                      </c:pt>
                      <c:pt idx="6196" formatCode="0.00E+00">
                        <c:v>1283.56</c:v>
                      </c:pt>
                      <c:pt idx="6197" formatCode="0.00E+00">
                        <c:v>1282.8</c:v>
                      </c:pt>
                      <c:pt idx="6198" formatCode="0.00E+00">
                        <c:v>1282.05</c:v>
                      </c:pt>
                      <c:pt idx="6199" formatCode="0.00E+00">
                        <c:v>1281.3</c:v>
                      </c:pt>
                      <c:pt idx="6200" formatCode="0.00E+00">
                        <c:v>1280.54</c:v>
                      </c:pt>
                      <c:pt idx="6201" formatCode="0.00E+00">
                        <c:v>1279.8</c:v>
                      </c:pt>
                      <c:pt idx="6202" formatCode="0.00E+00">
                        <c:v>1279.05</c:v>
                      </c:pt>
                      <c:pt idx="6203" formatCode="0.00E+00">
                        <c:v>1278.3</c:v>
                      </c:pt>
                      <c:pt idx="6204" formatCode="0.00E+00">
                        <c:v>1277.56</c:v>
                      </c:pt>
                      <c:pt idx="6205" formatCode="0.00E+00">
                        <c:v>1276.82</c:v>
                      </c:pt>
                      <c:pt idx="6206" formatCode="0.00E+00">
                        <c:v>1276.08</c:v>
                      </c:pt>
                      <c:pt idx="6207" formatCode="0.00E+00">
                        <c:v>1275.3399999999999</c:v>
                      </c:pt>
                      <c:pt idx="6208" formatCode="0.00E+00">
                        <c:v>1274.5999999999999</c:v>
                      </c:pt>
                      <c:pt idx="6209" formatCode="0.00E+00">
                        <c:v>1273.8599999999999</c:v>
                      </c:pt>
                      <c:pt idx="6210" formatCode="0.00E+00">
                        <c:v>1273.1300000000001</c:v>
                      </c:pt>
                      <c:pt idx="6211" formatCode="0.00E+00">
                        <c:v>1272.4000000000001</c:v>
                      </c:pt>
                      <c:pt idx="6212" formatCode="0.00E+00">
                        <c:v>1271.67</c:v>
                      </c:pt>
                      <c:pt idx="6213" formatCode="0.00E+00">
                        <c:v>1270.94</c:v>
                      </c:pt>
                      <c:pt idx="6214" formatCode="0.00E+00">
                        <c:v>1270.21</c:v>
                      </c:pt>
                      <c:pt idx="6215" formatCode="0.00E+00">
                        <c:v>1269.49</c:v>
                      </c:pt>
                      <c:pt idx="6216" formatCode="0.00E+00">
                        <c:v>1268.76</c:v>
                      </c:pt>
                      <c:pt idx="6217" formatCode="0.00E+00">
                        <c:v>1268.04</c:v>
                      </c:pt>
                      <c:pt idx="6218" formatCode="0.00E+00">
                        <c:v>1267.32</c:v>
                      </c:pt>
                      <c:pt idx="6219" formatCode="0.00E+00">
                        <c:v>1266.5999999999999</c:v>
                      </c:pt>
                      <c:pt idx="6220" formatCode="0.00E+00">
                        <c:v>1265.8800000000001</c:v>
                      </c:pt>
                      <c:pt idx="6221" formatCode="0.00E+00">
                        <c:v>1265.17</c:v>
                      </c:pt>
                      <c:pt idx="6222" formatCode="0.00E+00">
                        <c:v>1264.45</c:v>
                      </c:pt>
                      <c:pt idx="6223" formatCode="0.00E+00">
                        <c:v>1263.74</c:v>
                      </c:pt>
                      <c:pt idx="6224" formatCode="0.00E+00">
                        <c:v>1263.03</c:v>
                      </c:pt>
                      <c:pt idx="6225" formatCode="0.00E+00">
                        <c:v>1262.32</c:v>
                      </c:pt>
                      <c:pt idx="6226" formatCode="0.00E+00">
                        <c:v>1261.6099999999999</c:v>
                      </c:pt>
                      <c:pt idx="6227" formatCode="0.00E+00">
                        <c:v>1260.9100000000001</c:v>
                      </c:pt>
                      <c:pt idx="6228" formatCode="0.00E+00">
                        <c:v>1260.2</c:v>
                      </c:pt>
                      <c:pt idx="6229" formatCode="0.00E+00">
                        <c:v>1259.5</c:v>
                      </c:pt>
                      <c:pt idx="6230" formatCode="0.00E+00">
                        <c:v>1258.8</c:v>
                      </c:pt>
                      <c:pt idx="6231" formatCode="0.00E+00">
                        <c:v>1258.0999999999999</c:v>
                      </c:pt>
                      <c:pt idx="6232" formatCode="0.00E+00">
                        <c:v>1257.4000000000001</c:v>
                      </c:pt>
                      <c:pt idx="6233" formatCode="0.00E+00">
                        <c:v>1256.7</c:v>
                      </c:pt>
                      <c:pt idx="6234" formatCode="0.00E+00">
                        <c:v>1256.01</c:v>
                      </c:pt>
                      <c:pt idx="6235" formatCode="0.00E+00">
                        <c:v>1255.31</c:v>
                      </c:pt>
                      <c:pt idx="6236" formatCode="0.00E+00">
                        <c:v>1254.6199999999999</c:v>
                      </c:pt>
                      <c:pt idx="6237" formatCode="0.00E+00">
                        <c:v>1253.93</c:v>
                      </c:pt>
                      <c:pt idx="6238" formatCode="0.00E+00">
                        <c:v>1253.24</c:v>
                      </c:pt>
                      <c:pt idx="6239" formatCode="0.00E+00">
                        <c:v>1252.56</c:v>
                      </c:pt>
                      <c:pt idx="6240" formatCode="0.00E+00">
                        <c:v>1251.8699999999999</c:v>
                      </c:pt>
                      <c:pt idx="6241" formatCode="0.00E+00">
                        <c:v>1251.19</c:v>
                      </c:pt>
                      <c:pt idx="6242" formatCode="0.00E+00">
                        <c:v>1250.51</c:v>
                      </c:pt>
                      <c:pt idx="6243" formatCode="0.00E+00">
                        <c:v>1249.83</c:v>
                      </c:pt>
                      <c:pt idx="6244" formatCode="0.00E+00">
                        <c:v>1249.1500000000001</c:v>
                      </c:pt>
                      <c:pt idx="6245" formatCode="0.00E+00">
                        <c:v>1248.47</c:v>
                      </c:pt>
                      <c:pt idx="6246" formatCode="0.00E+00">
                        <c:v>1247.79</c:v>
                      </c:pt>
                      <c:pt idx="6247" formatCode="0.00E+00">
                        <c:v>1247.1199999999999</c:v>
                      </c:pt>
                      <c:pt idx="6248" formatCode="0.00E+00">
                        <c:v>1246.44</c:v>
                      </c:pt>
                      <c:pt idx="6249" formatCode="0.00E+00">
                        <c:v>1245.77</c:v>
                      </c:pt>
                      <c:pt idx="6250" formatCode="0.00E+00">
                        <c:v>1245.0999999999999</c:v>
                      </c:pt>
                      <c:pt idx="6251" formatCode="0.00E+00">
                        <c:v>1244.43</c:v>
                      </c:pt>
                      <c:pt idx="6252" formatCode="0.00E+00">
                        <c:v>1243.77</c:v>
                      </c:pt>
                      <c:pt idx="6253" formatCode="0.00E+00">
                        <c:v>1243.0999999999999</c:v>
                      </c:pt>
                      <c:pt idx="6254" formatCode="0.00E+00">
                        <c:v>1242.44</c:v>
                      </c:pt>
                      <c:pt idx="6255" formatCode="0.00E+00">
                        <c:v>1241.78</c:v>
                      </c:pt>
                      <c:pt idx="6256" formatCode="0.00E+00">
                        <c:v>1241.1199999999999</c:v>
                      </c:pt>
                      <c:pt idx="6257" formatCode="0.00E+00">
                        <c:v>1240.46</c:v>
                      </c:pt>
                      <c:pt idx="6258" formatCode="0.00E+00">
                        <c:v>1239.8</c:v>
                      </c:pt>
                      <c:pt idx="6259" formatCode="0.00E+00">
                        <c:v>1239.1400000000001</c:v>
                      </c:pt>
                      <c:pt idx="6260" formatCode="0.00E+00">
                        <c:v>1238.49</c:v>
                      </c:pt>
                      <c:pt idx="6261" formatCode="0.00E+00">
                        <c:v>1237.83</c:v>
                      </c:pt>
                      <c:pt idx="6262" formatCode="0.00E+00">
                        <c:v>1237.18</c:v>
                      </c:pt>
                      <c:pt idx="6263" formatCode="0.00E+00">
                        <c:v>1236.53</c:v>
                      </c:pt>
                      <c:pt idx="6264" formatCode="0.00E+00">
                        <c:v>1235.8800000000001</c:v>
                      </c:pt>
                      <c:pt idx="6265" formatCode="0.00E+00">
                        <c:v>1235.23</c:v>
                      </c:pt>
                      <c:pt idx="6266" formatCode="0.00E+00">
                        <c:v>1234.5899999999999</c:v>
                      </c:pt>
                      <c:pt idx="6267" formatCode="0.00E+00">
                        <c:v>1233.94</c:v>
                      </c:pt>
                      <c:pt idx="6268" formatCode="0.00E+00">
                        <c:v>1233.3</c:v>
                      </c:pt>
                      <c:pt idx="6269" formatCode="0.00E+00">
                        <c:v>1232.6600000000001</c:v>
                      </c:pt>
                      <c:pt idx="6270" formatCode="0.00E+00">
                        <c:v>1232.02</c:v>
                      </c:pt>
                      <c:pt idx="6271" formatCode="0.00E+00">
                        <c:v>1231.3800000000001</c:v>
                      </c:pt>
                      <c:pt idx="6272" formatCode="0.00E+00">
                        <c:v>1230.74</c:v>
                      </c:pt>
                      <c:pt idx="6273" formatCode="0.00E+00">
                        <c:v>1230.1099999999999</c:v>
                      </c:pt>
                      <c:pt idx="6274" formatCode="0.00E+00">
                        <c:v>1229.47</c:v>
                      </c:pt>
                      <c:pt idx="6275" formatCode="0.00E+00">
                        <c:v>1228.8399999999999</c:v>
                      </c:pt>
                      <c:pt idx="6276" formatCode="0.00E+00">
                        <c:v>1228.21</c:v>
                      </c:pt>
                      <c:pt idx="6277" formatCode="0.00E+00">
                        <c:v>1227.57</c:v>
                      </c:pt>
                      <c:pt idx="6278" formatCode="0.00E+00">
                        <c:v>1226.94</c:v>
                      </c:pt>
                      <c:pt idx="6279" formatCode="0.00E+00">
                        <c:v>1226.31</c:v>
                      </c:pt>
                      <c:pt idx="6280" formatCode="0.00E+00">
                        <c:v>1225.69</c:v>
                      </c:pt>
                      <c:pt idx="6281" formatCode="0.00E+00">
                        <c:v>1225.06</c:v>
                      </c:pt>
                      <c:pt idx="6282" formatCode="0.00E+00">
                        <c:v>1224.43</c:v>
                      </c:pt>
                      <c:pt idx="6283" formatCode="0.00E+00">
                        <c:v>1223.81</c:v>
                      </c:pt>
                      <c:pt idx="6284" formatCode="0.00E+00">
                        <c:v>1223.18</c:v>
                      </c:pt>
                      <c:pt idx="6285" formatCode="0.00E+00">
                        <c:v>1222.56</c:v>
                      </c:pt>
                      <c:pt idx="6286" formatCode="0.00E+00">
                        <c:v>1221.94</c:v>
                      </c:pt>
                      <c:pt idx="6287" formatCode="0.00E+00">
                        <c:v>1221.32</c:v>
                      </c:pt>
                      <c:pt idx="6288" formatCode="0.00E+00">
                        <c:v>1220.7</c:v>
                      </c:pt>
                      <c:pt idx="6289" formatCode="0.00E+00">
                        <c:v>1220.08</c:v>
                      </c:pt>
                      <c:pt idx="6290" formatCode="0.00E+00">
                        <c:v>1219.47</c:v>
                      </c:pt>
                      <c:pt idx="6291" formatCode="0.00E+00">
                        <c:v>1218.8499999999999</c:v>
                      </c:pt>
                      <c:pt idx="6292" formatCode="0.00E+00">
                        <c:v>1218.24</c:v>
                      </c:pt>
                      <c:pt idx="6293" formatCode="0.00E+00">
                        <c:v>1217.6300000000001</c:v>
                      </c:pt>
                      <c:pt idx="6294" formatCode="0.00E+00">
                        <c:v>1217.01</c:v>
                      </c:pt>
                      <c:pt idx="6295" formatCode="0.00E+00">
                        <c:v>1216.4000000000001</c:v>
                      </c:pt>
                      <c:pt idx="6296" formatCode="0.00E+00">
                        <c:v>1215.8</c:v>
                      </c:pt>
                      <c:pt idx="6297" formatCode="0.00E+00">
                        <c:v>1215.19</c:v>
                      </c:pt>
                      <c:pt idx="6298" formatCode="0.00E+00">
                        <c:v>1214.58</c:v>
                      </c:pt>
                      <c:pt idx="6299" formatCode="0.00E+00">
                        <c:v>1213.98</c:v>
                      </c:pt>
                      <c:pt idx="6300" formatCode="0.00E+00">
                        <c:v>1213.3699999999999</c:v>
                      </c:pt>
                      <c:pt idx="6301" formatCode="0.00E+00">
                        <c:v>1212.77</c:v>
                      </c:pt>
                      <c:pt idx="6302" formatCode="0.00E+00">
                        <c:v>1212.17</c:v>
                      </c:pt>
                      <c:pt idx="6303" formatCode="0.00E+00">
                        <c:v>1211.57</c:v>
                      </c:pt>
                      <c:pt idx="6304" formatCode="0.00E+00">
                        <c:v>1210.97</c:v>
                      </c:pt>
                      <c:pt idx="6305" formatCode="0.00E+00">
                        <c:v>1210.3699999999999</c:v>
                      </c:pt>
                      <c:pt idx="6306" formatCode="0.00E+00">
                        <c:v>1209.78</c:v>
                      </c:pt>
                      <c:pt idx="6307" formatCode="0.00E+00">
                        <c:v>1209.18</c:v>
                      </c:pt>
                      <c:pt idx="6308" formatCode="0.00E+00">
                        <c:v>1208.5899999999999</c:v>
                      </c:pt>
                      <c:pt idx="6309" formatCode="0.00E+00">
                        <c:v>1208</c:v>
                      </c:pt>
                      <c:pt idx="6310" formatCode="0.00E+00">
                        <c:v>1207.4100000000001</c:v>
                      </c:pt>
                      <c:pt idx="6311" formatCode="0.00E+00">
                        <c:v>1206.82</c:v>
                      </c:pt>
                      <c:pt idx="6312" formatCode="0.00E+00">
                        <c:v>1206.23</c:v>
                      </c:pt>
                      <c:pt idx="6313" formatCode="0.00E+00">
                        <c:v>1205.6400000000001</c:v>
                      </c:pt>
                      <c:pt idx="6314" formatCode="0.00E+00">
                        <c:v>1205.06</c:v>
                      </c:pt>
                      <c:pt idx="6315" formatCode="0.00E+00">
                        <c:v>1204.47</c:v>
                      </c:pt>
                      <c:pt idx="6316" formatCode="0.00E+00">
                        <c:v>1203.8900000000001</c:v>
                      </c:pt>
                      <c:pt idx="6317" formatCode="0.00E+00">
                        <c:v>1203.31</c:v>
                      </c:pt>
                      <c:pt idx="6318" formatCode="0.00E+00">
                        <c:v>1202.72</c:v>
                      </c:pt>
                      <c:pt idx="6319" formatCode="0.00E+00">
                        <c:v>1202.1400000000001</c:v>
                      </c:pt>
                      <c:pt idx="6320" formatCode="0.00E+00">
                        <c:v>1201.57</c:v>
                      </c:pt>
                      <c:pt idx="6321" formatCode="0.00E+00">
                        <c:v>1200.99</c:v>
                      </c:pt>
                      <c:pt idx="6322" formatCode="0.00E+00">
                        <c:v>1200.4100000000001</c:v>
                      </c:pt>
                      <c:pt idx="6323" formatCode="0.00E+00">
                        <c:v>1199.8399999999999</c:v>
                      </c:pt>
                      <c:pt idx="6324" formatCode="0.00E+00">
                        <c:v>1199.26</c:v>
                      </c:pt>
                      <c:pt idx="6325" formatCode="0.00E+00">
                        <c:v>1198.69</c:v>
                      </c:pt>
                      <c:pt idx="6326" formatCode="0.00E+00">
                        <c:v>1198.1199999999999</c:v>
                      </c:pt>
                      <c:pt idx="6327" formatCode="0.00E+00">
                        <c:v>1197.55</c:v>
                      </c:pt>
                      <c:pt idx="6328" formatCode="0.00E+00">
                        <c:v>1196.98</c:v>
                      </c:pt>
                      <c:pt idx="6329" formatCode="0.00E+00">
                        <c:v>1196.42</c:v>
                      </c:pt>
                      <c:pt idx="6330" formatCode="0.00E+00">
                        <c:v>1195.8499999999999</c:v>
                      </c:pt>
                      <c:pt idx="6331" formatCode="0.00E+00">
                        <c:v>1195.28</c:v>
                      </c:pt>
                      <c:pt idx="6332" formatCode="0.00E+00">
                        <c:v>1194.72</c:v>
                      </c:pt>
                      <c:pt idx="6333" formatCode="0.00E+00">
                        <c:v>1194.1600000000001</c:v>
                      </c:pt>
                      <c:pt idx="6334" formatCode="0.00E+00">
                        <c:v>1193.5999999999999</c:v>
                      </c:pt>
                      <c:pt idx="6335" formatCode="0.00E+00">
                        <c:v>1193.04</c:v>
                      </c:pt>
                      <c:pt idx="6336" formatCode="0.00E+00">
                        <c:v>1192.48</c:v>
                      </c:pt>
                      <c:pt idx="6337" formatCode="0.00E+00">
                        <c:v>1191.92</c:v>
                      </c:pt>
                      <c:pt idx="6338" formatCode="0.00E+00">
                        <c:v>1191.3599999999999</c:v>
                      </c:pt>
                      <c:pt idx="6339" formatCode="0.00E+00">
                        <c:v>1190.81</c:v>
                      </c:pt>
                      <c:pt idx="6340" formatCode="0.00E+00">
                        <c:v>1190.25</c:v>
                      </c:pt>
                      <c:pt idx="6341" formatCode="0.00E+00">
                        <c:v>1189.7</c:v>
                      </c:pt>
                      <c:pt idx="6342" formatCode="0.00E+00">
                        <c:v>1189.1400000000001</c:v>
                      </c:pt>
                      <c:pt idx="6343" formatCode="0.00E+00">
                        <c:v>1188.5899999999999</c:v>
                      </c:pt>
                      <c:pt idx="6344" formatCode="0.00E+00">
                        <c:v>1188.04</c:v>
                      </c:pt>
                      <c:pt idx="6345" formatCode="0.00E+00">
                        <c:v>1187.49</c:v>
                      </c:pt>
                      <c:pt idx="6346" formatCode="0.00E+00">
                        <c:v>1186.95</c:v>
                      </c:pt>
                      <c:pt idx="6347" formatCode="0.00E+00">
                        <c:v>1186.4000000000001</c:v>
                      </c:pt>
                      <c:pt idx="6348" formatCode="0.00E+00">
                        <c:v>1185.8599999999999</c:v>
                      </c:pt>
                      <c:pt idx="6349" formatCode="0.00E+00">
                        <c:v>1185.31</c:v>
                      </c:pt>
                      <c:pt idx="6350" formatCode="0.00E+00">
                        <c:v>1184.77</c:v>
                      </c:pt>
                      <c:pt idx="6351" formatCode="0.00E+00">
                        <c:v>1184.23</c:v>
                      </c:pt>
                      <c:pt idx="6352" formatCode="0.00E+00">
                        <c:v>1183.7</c:v>
                      </c:pt>
                      <c:pt idx="6353" formatCode="0.00E+00">
                        <c:v>1183.1600000000001</c:v>
                      </c:pt>
                      <c:pt idx="6354" formatCode="0.00E+00">
                        <c:v>1182.6300000000001</c:v>
                      </c:pt>
                      <c:pt idx="6355" formatCode="0.00E+00">
                        <c:v>1182.0999999999999</c:v>
                      </c:pt>
                      <c:pt idx="6356" formatCode="0.00E+00">
                        <c:v>1181.57</c:v>
                      </c:pt>
                      <c:pt idx="6357" formatCode="0.00E+00">
                        <c:v>1181.04</c:v>
                      </c:pt>
                      <c:pt idx="6358" formatCode="0.00E+00">
                        <c:v>1180.52</c:v>
                      </c:pt>
                      <c:pt idx="6359" formatCode="0.00E+00">
                        <c:v>1179.99</c:v>
                      </c:pt>
                      <c:pt idx="6360" formatCode="0.00E+00">
                        <c:v>1179.47</c:v>
                      </c:pt>
                      <c:pt idx="6361" formatCode="0.00E+00">
                        <c:v>1178.95</c:v>
                      </c:pt>
                      <c:pt idx="6362" formatCode="0.00E+00">
                        <c:v>1178.43</c:v>
                      </c:pt>
                      <c:pt idx="6363" formatCode="0.00E+00">
                        <c:v>1177.9100000000001</c:v>
                      </c:pt>
                      <c:pt idx="6364" formatCode="0.00E+00">
                        <c:v>1177.3900000000001</c:v>
                      </c:pt>
                      <c:pt idx="6365" formatCode="0.00E+00">
                        <c:v>1176.8800000000001</c:v>
                      </c:pt>
                      <c:pt idx="6366" formatCode="0.00E+00">
                        <c:v>1176.3599999999999</c:v>
                      </c:pt>
                      <c:pt idx="6367" formatCode="0.00E+00">
                        <c:v>1175.8499999999999</c:v>
                      </c:pt>
                      <c:pt idx="6368" formatCode="0.00E+00">
                        <c:v>1175.3399999999999</c:v>
                      </c:pt>
                      <c:pt idx="6369" formatCode="0.00E+00">
                        <c:v>1174.83</c:v>
                      </c:pt>
                      <c:pt idx="6370" formatCode="0.00E+00">
                        <c:v>1174.32</c:v>
                      </c:pt>
                      <c:pt idx="6371" formatCode="0.00E+00">
                        <c:v>1173.81</c:v>
                      </c:pt>
                      <c:pt idx="6372" formatCode="0.00E+00">
                        <c:v>1173.3</c:v>
                      </c:pt>
                      <c:pt idx="6373" formatCode="0.00E+00">
                        <c:v>1172.8</c:v>
                      </c:pt>
                      <c:pt idx="6374" formatCode="0.00E+00">
                        <c:v>1172.29</c:v>
                      </c:pt>
                      <c:pt idx="6375" formatCode="0.00E+00">
                        <c:v>1171.79</c:v>
                      </c:pt>
                      <c:pt idx="6376" formatCode="0.00E+00">
                        <c:v>1171.29</c:v>
                      </c:pt>
                      <c:pt idx="6377" formatCode="0.00E+00">
                        <c:v>1170.78</c:v>
                      </c:pt>
                      <c:pt idx="6378" formatCode="0.00E+00">
                        <c:v>1170.28</c:v>
                      </c:pt>
                      <c:pt idx="6379" formatCode="0.00E+00">
                        <c:v>1169.78</c:v>
                      </c:pt>
                      <c:pt idx="6380" formatCode="0.00E+00">
                        <c:v>1169.29</c:v>
                      </c:pt>
                      <c:pt idx="6381" formatCode="0.00E+00">
                        <c:v>1168.79</c:v>
                      </c:pt>
                      <c:pt idx="6382" formatCode="0.00E+00">
                        <c:v>1168.29</c:v>
                      </c:pt>
                      <c:pt idx="6383" formatCode="0.00E+00">
                        <c:v>1167.8</c:v>
                      </c:pt>
                      <c:pt idx="6384" formatCode="0.00E+00">
                        <c:v>1167.3</c:v>
                      </c:pt>
                      <c:pt idx="6385" formatCode="0.00E+00">
                        <c:v>1166.81</c:v>
                      </c:pt>
                      <c:pt idx="6386" formatCode="0.00E+00">
                        <c:v>1166.32</c:v>
                      </c:pt>
                      <c:pt idx="6387" formatCode="0.00E+00">
                        <c:v>1165.83</c:v>
                      </c:pt>
                      <c:pt idx="6388" formatCode="0.00E+00">
                        <c:v>1165.3399999999999</c:v>
                      </c:pt>
                      <c:pt idx="6389" formatCode="0.00E+00">
                        <c:v>1164.8499999999999</c:v>
                      </c:pt>
                      <c:pt idx="6390" formatCode="0.00E+00">
                        <c:v>1164.3599999999999</c:v>
                      </c:pt>
                      <c:pt idx="6391" formatCode="0.00E+00">
                        <c:v>1163.8699999999999</c:v>
                      </c:pt>
                      <c:pt idx="6392" formatCode="0.00E+00">
                        <c:v>1163.3900000000001</c:v>
                      </c:pt>
                      <c:pt idx="6393" formatCode="0.00E+00">
                        <c:v>1162.9000000000001</c:v>
                      </c:pt>
                      <c:pt idx="6394" formatCode="0.00E+00">
                        <c:v>1162.42</c:v>
                      </c:pt>
                      <c:pt idx="6395" formatCode="0.00E+00">
                        <c:v>1161.94</c:v>
                      </c:pt>
                      <c:pt idx="6396" formatCode="0.00E+00">
                        <c:v>1161.46</c:v>
                      </c:pt>
                      <c:pt idx="6397" formatCode="0.00E+00">
                        <c:v>1160.98</c:v>
                      </c:pt>
                      <c:pt idx="6398" formatCode="0.00E+00">
                        <c:v>1160.5</c:v>
                      </c:pt>
                      <c:pt idx="6399" formatCode="0.00E+00">
                        <c:v>1160.02</c:v>
                      </c:pt>
                      <c:pt idx="6400" formatCode="0.00E+00">
                        <c:v>1159.54</c:v>
                      </c:pt>
                      <c:pt idx="6401" formatCode="0.00E+00">
                        <c:v>1159.06</c:v>
                      </c:pt>
                      <c:pt idx="6402" formatCode="0.00E+00">
                        <c:v>1158.5899999999999</c:v>
                      </c:pt>
                      <c:pt idx="6403" formatCode="0.00E+00">
                        <c:v>1158.1099999999999</c:v>
                      </c:pt>
                      <c:pt idx="6404" formatCode="0.00E+00">
                        <c:v>1157.6400000000001</c:v>
                      </c:pt>
                      <c:pt idx="6405" formatCode="0.00E+00">
                        <c:v>1157.17</c:v>
                      </c:pt>
                      <c:pt idx="6406" formatCode="0.00E+00">
                        <c:v>1156.7</c:v>
                      </c:pt>
                      <c:pt idx="6407" formatCode="0.00E+00">
                        <c:v>1156.23</c:v>
                      </c:pt>
                      <c:pt idx="6408" formatCode="0.00E+00">
                        <c:v>1155.76</c:v>
                      </c:pt>
                      <c:pt idx="6409" formatCode="0.00E+00">
                        <c:v>1155.29</c:v>
                      </c:pt>
                      <c:pt idx="6410" formatCode="0.00E+00">
                        <c:v>1154.82</c:v>
                      </c:pt>
                      <c:pt idx="6411" formatCode="0.00E+00">
                        <c:v>1154.3599999999999</c:v>
                      </c:pt>
                      <c:pt idx="6412" formatCode="0.00E+00">
                        <c:v>1153.8900000000001</c:v>
                      </c:pt>
                      <c:pt idx="6413" formatCode="0.00E+00">
                        <c:v>1153.43</c:v>
                      </c:pt>
                      <c:pt idx="6414" formatCode="0.00E+00">
                        <c:v>1152.97</c:v>
                      </c:pt>
                      <c:pt idx="6415" formatCode="0.00E+00">
                        <c:v>1152.5</c:v>
                      </c:pt>
                      <c:pt idx="6416" formatCode="0.00E+00">
                        <c:v>1152.04</c:v>
                      </c:pt>
                      <c:pt idx="6417" formatCode="0.00E+00">
                        <c:v>1151.58</c:v>
                      </c:pt>
                      <c:pt idx="6418" formatCode="0.00E+00">
                        <c:v>1151.1199999999999</c:v>
                      </c:pt>
                      <c:pt idx="6419" formatCode="0.00E+00">
                        <c:v>1150.67</c:v>
                      </c:pt>
                      <c:pt idx="6420" formatCode="0.00E+00">
                        <c:v>1150.21</c:v>
                      </c:pt>
                      <c:pt idx="6421" formatCode="0.00E+00">
                        <c:v>1149.75</c:v>
                      </c:pt>
                      <c:pt idx="6422" formatCode="0.00E+00">
                        <c:v>1149.3</c:v>
                      </c:pt>
                      <c:pt idx="6423" formatCode="0.00E+00">
                        <c:v>1148.8399999999999</c:v>
                      </c:pt>
                      <c:pt idx="6424" formatCode="0.00E+00">
                        <c:v>1148.3900000000001</c:v>
                      </c:pt>
                      <c:pt idx="6425" formatCode="0.00E+00">
                        <c:v>1147.94</c:v>
                      </c:pt>
                      <c:pt idx="6426" formatCode="0.00E+00">
                        <c:v>1147.49</c:v>
                      </c:pt>
                      <c:pt idx="6427" formatCode="0.00E+00">
                        <c:v>1147.04</c:v>
                      </c:pt>
                      <c:pt idx="6428" formatCode="0.00E+00">
                        <c:v>1146.5899999999999</c:v>
                      </c:pt>
                      <c:pt idx="6429" formatCode="0.00E+00">
                        <c:v>1146.1400000000001</c:v>
                      </c:pt>
                      <c:pt idx="6430" formatCode="0.00E+00">
                        <c:v>1145.69</c:v>
                      </c:pt>
                      <c:pt idx="6431" formatCode="0.00E+00">
                        <c:v>1145.24</c:v>
                      </c:pt>
                      <c:pt idx="6432" formatCode="0.00E+00">
                        <c:v>1144.8</c:v>
                      </c:pt>
                      <c:pt idx="6433" formatCode="0.00E+00">
                        <c:v>1144.3499999999999</c:v>
                      </c:pt>
                      <c:pt idx="6434" formatCode="0.00E+00">
                        <c:v>1143.9100000000001</c:v>
                      </c:pt>
                      <c:pt idx="6435" formatCode="0.00E+00">
                        <c:v>1143.47</c:v>
                      </c:pt>
                      <c:pt idx="6436" formatCode="0.00E+00">
                        <c:v>1143.02</c:v>
                      </c:pt>
                      <c:pt idx="6437" formatCode="0.00E+00">
                        <c:v>1142.58</c:v>
                      </c:pt>
                      <c:pt idx="6438" formatCode="0.00E+00">
                        <c:v>1142.1400000000001</c:v>
                      </c:pt>
                      <c:pt idx="6439" formatCode="0.00E+00">
                        <c:v>1141.7</c:v>
                      </c:pt>
                      <c:pt idx="6440" formatCode="0.00E+00">
                        <c:v>1141.26</c:v>
                      </c:pt>
                      <c:pt idx="6441" formatCode="0.00E+00">
                        <c:v>1140.82</c:v>
                      </c:pt>
                      <c:pt idx="6442" formatCode="0.00E+00">
                        <c:v>1140.3900000000001</c:v>
                      </c:pt>
                      <c:pt idx="6443" formatCode="0.00E+00">
                        <c:v>1139.95</c:v>
                      </c:pt>
                      <c:pt idx="6444" formatCode="0.00E+00">
                        <c:v>1139.51</c:v>
                      </c:pt>
                      <c:pt idx="6445" formatCode="0.00E+00">
                        <c:v>1139.08</c:v>
                      </c:pt>
                      <c:pt idx="6446" formatCode="0.00E+00">
                        <c:v>1138.6500000000001</c:v>
                      </c:pt>
                      <c:pt idx="6447" formatCode="0.00E+00">
                        <c:v>1138.21</c:v>
                      </c:pt>
                      <c:pt idx="6448" formatCode="0.00E+00">
                        <c:v>1137.78</c:v>
                      </c:pt>
                      <c:pt idx="6449" formatCode="0.00E+00">
                        <c:v>1137.3499999999999</c:v>
                      </c:pt>
                      <c:pt idx="6450" formatCode="0.00E+00">
                        <c:v>1136.92</c:v>
                      </c:pt>
                      <c:pt idx="6451" formatCode="0.00E+00">
                        <c:v>1136.49</c:v>
                      </c:pt>
                      <c:pt idx="6452" formatCode="0.00E+00">
                        <c:v>1136.06</c:v>
                      </c:pt>
                      <c:pt idx="6453" formatCode="0.00E+00">
                        <c:v>1135.6300000000001</c:v>
                      </c:pt>
                      <c:pt idx="6454" formatCode="0.00E+00">
                        <c:v>1135.2</c:v>
                      </c:pt>
                      <c:pt idx="6455" formatCode="0.00E+00">
                        <c:v>1134.78</c:v>
                      </c:pt>
                      <c:pt idx="6456" formatCode="0.00E+00">
                        <c:v>1134.3499999999999</c:v>
                      </c:pt>
                      <c:pt idx="6457" formatCode="0.00E+00">
                        <c:v>1133.93</c:v>
                      </c:pt>
                      <c:pt idx="6458" formatCode="0.00E+00">
                        <c:v>1133.5</c:v>
                      </c:pt>
                      <c:pt idx="6459" formatCode="0.00E+00">
                        <c:v>1133.08</c:v>
                      </c:pt>
                      <c:pt idx="6460" formatCode="0.00E+00">
                        <c:v>1132.6600000000001</c:v>
                      </c:pt>
                      <c:pt idx="6461" formatCode="0.00E+00">
                        <c:v>1132.23</c:v>
                      </c:pt>
                      <c:pt idx="6462" formatCode="0.00E+00">
                        <c:v>1131.81</c:v>
                      </c:pt>
                      <c:pt idx="6463" formatCode="0.00E+00">
                        <c:v>1131.3900000000001</c:v>
                      </c:pt>
                      <c:pt idx="6464" formatCode="0.00E+00">
                        <c:v>1130.97</c:v>
                      </c:pt>
                      <c:pt idx="6465" formatCode="0.00E+00">
                        <c:v>1130.55</c:v>
                      </c:pt>
                      <c:pt idx="6466" formatCode="0.00E+00">
                        <c:v>1130.1300000000001</c:v>
                      </c:pt>
                      <c:pt idx="6467" formatCode="0.00E+00">
                        <c:v>1129.72</c:v>
                      </c:pt>
                      <c:pt idx="6468" formatCode="0.00E+00">
                        <c:v>1129.3</c:v>
                      </c:pt>
                      <c:pt idx="6469" formatCode="0.00E+00">
                        <c:v>1128.8800000000001</c:v>
                      </c:pt>
                      <c:pt idx="6470" formatCode="0.00E+00">
                        <c:v>1128.47</c:v>
                      </c:pt>
                      <c:pt idx="6471" formatCode="0.00E+00">
                        <c:v>1128.05</c:v>
                      </c:pt>
                      <c:pt idx="6472" formatCode="0.00E+00">
                        <c:v>1127.6400000000001</c:v>
                      </c:pt>
                      <c:pt idx="6473" formatCode="0.00E+00">
                        <c:v>1127.23</c:v>
                      </c:pt>
                      <c:pt idx="6474" formatCode="0.00E+00">
                        <c:v>1126.81</c:v>
                      </c:pt>
                      <c:pt idx="6475" formatCode="0.00E+00">
                        <c:v>1126.4000000000001</c:v>
                      </c:pt>
                      <c:pt idx="6476" formatCode="0.00E+00">
                        <c:v>1125.99</c:v>
                      </c:pt>
                      <c:pt idx="6477" formatCode="0.00E+00">
                        <c:v>1125.58</c:v>
                      </c:pt>
                      <c:pt idx="6478" formatCode="0.00E+00">
                        <c:v>1125.17</c:v>
                      </c:pt>
                      <c:pt idx="6479" formatCode="0.00E+00">
                        <c:v>1124.76</c:v>
                      </c:pt>
                      <c:pt idx="6480" formatCode="0.00E+00">
                        <c:v>1124.3499999999999</c:v>
                      </c:pt>
                      <c:pt idx="6481" formatCode="0.00E+00">
                        <c:v>1123.95</c:v>
                      </c:pt>
                      <c:pt idx="6482" formatCode="0.00E+00">
                        <c:v>1123.54</c:v>
                      </c:pt>
                      <c:pt idx="6483" formatCode="0.00E+00">
                        <c:v>1123.1300000000001</c:v>
                      </c:pt>
                      <c:pt idx="6484" formatCode="0.00E+00">
                        <c:v>1122.73</c:v>
                      </c:pt>
                      <c:pt idx="6485" formatCode="0.00E+00">
                        <c:v>1122.32</c:v>
                      </c:pt>
                      <c:pt idx="6486" formatCode="0.00E+00">
                        <c:v>1121.92</c:v>
                      </c:pt>
                      <c:pt idx="6487" formatCode="0.00E+00">
                        <c:v>1121.52</c:v>
                      </c:pt>
                      <c:pt idx="6488" formatCode="0.00E+00">
                        <c:v>1121.1099999999999</c:v>
                      </c:pt>
                      <c:pt idx="6489" formatCode="0.00E+00">
                        <c:v>1120.71</c:v>
                      </c:pt>
                      <c:pt idx="6490" formatCode="0.00E+00">
                        <c:v>1120.31</c:v>
                      </c:pt>
                      <c:pt idx="6491" formatCode="0.00E+00">
                        <c:v>1119.9100000000001</c:v>
                      </c:pt>
                      <c:pt idx="6492" formatCode="0.00E+00">
                        <c:v>1119.51</c:v>
                      </c:pt>
                      <c:pt idx="6493" formatCode="0.00E+00">
                        <c:v>1119.1099999999999</c:v>
                      </c:pt>
                      <c:pt idx="6494" formatCode="0.00E+00">
                        <c:v>1118.71</c:v>
                      </c:pt>
                      <c:pt idx="6495" formatCode="0.00E+00">
                        <c:v>1118.31</c:v>
                      </c:pt>
                      <c:pt idx="6496" formatCode="0.00E+00">
                        <c:v>1117.9100000000001</c:v>
                      </c:pt>
                      <c:pt idx="6497" formatCode="0.00E+00">
                        <c:v>1117.52</c:v>
                      </c:pt>
                      <c:pt idx="6498" formatCode="0.00E+00">
                        <c:v>1117.1199999999999</c:v>
                      </c:pt>
                      <c:pt idx="6499" formatCode="0.00E+00">
                        <c:v>1116.72</c:v>
                      </c:pt>
                      <c:pt idx="6500" formatCode="0.00E+00">
                        <c:v>1116.33</c:v>
                      </c:pt>
                      <c:pt idx="6501" formatCode="0.00E+00">
                        <c:v>1115.93</c:v>
                      </c:pt>
                      <c:pt idx="6502" formatCode="0.00E+00">
                        <c:v>1115.54</c:v>
                      </c:pt>
                      <c:pt idx="6503" formatCode="0.00E+00">
                        <c:v>1115.1500000000001</c:v>
                      </c:pt>
                      <c:pt idx="6504" formatCode="0.00E+00">
                        <c:v>1114.75</c:v>
                      </c:pt>
                      <c:pt idx="6505" formatCode="0.00E+00">
                        <c:v>1114.3599999999999</c:v>
                      </c:pt>
                      <c:pt idx="6506" formatCode="0.00E+00">
                        <c:v>1113.97</c:v>
                      </c:pt>
                      <c:pt idx="6507" formatCode="0.00E+00">
                        <c:v>1113.58</c:v>
                      </c:pt>
                      <c:pt idx="6508" formatCode="0.00E+00">
                        <c:v>1113.19</c:v>
                      </c:pt>
                      <c:pt idx="6509" formatCode="0.00E+00">
                        <c:v>1112.8</c:v>
                      </c:pt>
                      <c:pt idx="6510" formatCode="0.00E+00">
                        <c:v>1112.4100000000001</c:v>
                      </c:pt>
                      <c:pt idx="6511" formatCode="0.00E+00">
                        <c:v>1112.02</c:v>
                      </c:pt>
                      <c:pt idx="6512" formatCode="0.00E+00">
                        <c:v>1111.6400000000001</c:v>
                      </c:pt>
                      <c:pt idx="6513" formatCode="0.00E+00">
                        <c:v>1111.25</c:v>
                      </c:pt>
                      <c:pt idx="6514" formatCode="0.00E+00">
                        <c:v>1110.8599999999999</c:v>
                      </c:pt>
                      <c:pt idx="6515" formatCode="0.00E+00">
                        <c:v>1110.48</c:v>
                      </c:pt>
                      <c:pt idx="6516" formatCode="0.00E+00">
                        <c:v>1110.0899999999999</c:v>
                      </c:pt>
                      <c:pt idx="6517" formatCode="0.00E+00">
                        <c:v>1109.71</c:v>
                      </c:pt>
                      <c:pt idx="6518" formatCode="0.00E+00">
                        <c:v>1109.32</c:v>
                      </c:pt>
                      <c:pt idx="6519" formatCode="0.00E+00">
                        <c:v>1108.94</c:v>
                      </c:pt>
                      <c:pt idx="6520" formatCode="0.00E+00">
                        <c:v>1108.56</c:v>
                      </c:pt>
                      <c:pt idx="6521" formatCode="0.00E+00">
                        <c:v>1108.17</c:v>
                      </c:pt>
                      <c:pt idx="6522" formatCode="0.00E+00">
                        <c:v>1107.79</c:v>
                      </c:pt>
                      <c:pt idx="6523" formatCode="0.00E+00">
                        <c:v>1107.4100000000001</c:v>
                      </c:pt>
                      <c:pt idx="6524" formatCode="0.00E+00">
                        <c:v>1107.03</c:v>
                      </c:pt>
                      <c:pt idx="6525" formatCode="0.00E+00">
                        <c:v>1106.6500000000001</c:v>
                      </c:pt>
                      <c:pt idx="6526" formatCode="0.00E+00">
                        <c:v>1106.27</c:v>
                      </c:pt>
                      <c:pt idx="6527" formatCode="0.00E+00">
                        <c:v>1105.8900000000001</c:v>
                      </c:pt>
                      <c:pt idx="6528" formatCode="0.00E+00">
                        <c:v>1105.51</c:v>
                      </c:pt>
                      <c:pt idx="6529" formatCode="0.00E+00">
                        <c:v>1105.1400000000001</c:v>
                      </c:pt>
                      <c:pt idx="6530" formatCode="0.00E+00">
                        <c:v>1104.76</c:v>
                      </c:pt>
                      <c:pt idx="6531" formatCode="0.00E+00">
                        <c:v>1104.3800000000001</c:v>
                      </c:pt>
                      <c:pt idx="6532" formatCode="0.00E+00">
                        <c:v>1104.01</c:v>
                      </c:pt>
                      <c:pt idx="6533" formatCode="0.00E+00">
                        <c:v>1103.6300000000001</c:v>
                      </c:pt>
                      <c:pt idx="6534" formatCode="0.00E+00">
                        <c:v>1103.26</c:v>
                      </c:pt>
                      <c:pt idx="6535" formatCode="0.00E+00">
                        <c:v>1102.8800000000001</c:v>
                      </c:pt>
                      <c:pt idx="6536" formatCode="0.00E+00">
                        <c:v>1102.51</c:v>
                      </c:pt>
                      <c:pt idx="6537" formatCode="0.00E+00">
                        <c:v>1102.1300000000001</c:v>
                      </c:pt>
                      <c:pt idx="6538" formatCode="0.00E+00">
                        <c:v>1101.76</c:v>
                      </c:pt>
                      <c:pt idx="6539" formatCode="0.00E+00">
                        <c:v>1101.3900000000001</c:v>
                      </c:pt>
                      <c:pt idx="6540" formatCode="0.00E+00">
                        <c:v>1101.02</c:v>
                      </c:pt>
                      <c:pt idx="6541" formatCode="0.00E+00">
                        <c:v>1100.6500000000001</c:v>
                      </c:pt>
                      <c:pt idx="6542" formatCode="0.00E+00">
                        <c:v>1100.28</c:v>
                      </c:pt>
                      <c:pt idx="6543" formatCode="0.00E+00">
                        <c:v>1099.9100000000001</c:v>
                      </c:pt>
                      <c:pt idx="6544" formatCode="0.00E+00">
                        <c:v>1099.54</c:v>
                      </c:pt>
                      <c:pt idx="6545" formatCode="0.00E+00">
                        <c:v>1099.17</c:v>
                      </c:pt>
                      <c:pt idx="6546" formatCode="0.00E+00">
                        <c:v>1098.8</c:v>
                      </c:pt>
                      <c:pt idx="6547" formatCode="0.00E+00">
                        <c:v>1098.43</c:v>
                      </c:pt>
                      <c:pt idx="6548" formatCode="0.00E+00">
                        <c:v>1098.06</c:v>
                      </c:pt>
                      <c:pt idx="6549" formatCode="0.00E+00">
                        <c:v>1097.7</c:v>
                      </c:pt>
                      <c:pt idx="6550" formatCode="0.00E+00">
                        <c:v>1097.33</c:v>
                      </c:pt>
                      <c:pt idx="6551" formatCode="0.00E+00">
                        <c:v>1096.96</c:v>
                      </c:pt>
                      <c:pt idx="6552" formatCode="0.00E+00">
                        <c:v>1096.5999999999999</c:v>
                      </c:pt>
                      <c:pt idx="6553" formatCode="0.00E+00">
                        <c:v>1096.23</c:v>
                      </c:pt>
                      <c:pt idx="6554" formatCode="0.00E+00">
                        <c:v>1095.8699999999999</c:v>
                      </c:pt>
                      <c:pt idx="6555" formatCode="0.00E+00">
                        <c:v>1095.51</c:v>
                      </c:pt>
                      <c:pt idx="6556" formatCode="0.00E+00">
                        <c:v>1095.1400000000001</c:v>
                      </c:pt>
                      <c:pt idx="6557" formatCode="0.00E+00">
                        <c:v>1094.78</c:v>
                      </c:pt>
                      <c:pt idx="6558" formatCode="0.00E+00">
                        <c:v>1094.42</c:v>
                      </c:pt>
                      <c:pt idx="6559" formatCode="0.00E+00">
                        <c:v>1094.06</c:v>
                      </c:pt>
                      <c:pt idx="6560" formatCode="0.00E+00">
                        <c:v>1093.69</c:v>
                      </c:pt>
                      <c:pt idx="6561" formatCode="0.00E+00">
                        <c:v>1093.33</c:v>
                      </c:pt>
                      <c:pt idx="6562" formatCode="0.00E+00">
                        <c:v>1092.97</c:v>
                      </c:pt>
                      <c:pt idx="6563" formatCode="0.00E+00">
                        <c:v>1092.6099999999999</c:v>
                      </c:pt>
                      <c:pt idx="6564" formatCode="0.00E+00">
                        <c:v>1092.26</c:v>
                      </c:pt>
                      <c:pt idx="6565" formatCode="0.00E+00">
                        <c:v>1091.9000000000001</c:v>
                      </c:pt>
                      <c:pt idx="6566" formatCode="0.00E+00">
                        <c:v>1091.54</c:v>
                      </c:pt>
                      <c:pt idx="6567" formatCode="0.00E+00">
                        <c:v>1091.18</c:v>
                      </c:pt>
                      <c:pt idx="6568" formatCode="0.00E+00">
                        <c:v>1090.82</c:v>
                      </c:pt>
                      <c:pt idx="6569" formatCode="0.00E+00">
                        <c:v>1090.47</c:v>
                      </c:pt>
                      <c:pt idx="6570" formatCode="0.00E+00">
                        <c:v>1090.1099999999999</c:v>
                      </c:pt>
                      <c:pt idx="6571" formatCode="0.00E+00">
                        <c:v>1089.76</c:v>
                      </c:pt>
                      <c:pt idx="6572" formatCode="0.00E+00">
                        <c:v>1089.4000000000001</c:v>
                      </c:pt>
                      <c:pt idx="6573" formatCode="0.00E+00">
                        <c:v>1089.05</c:v>
                      </c:pt>
                      <c:pt idx="6574" formatCode="0.00E+00">
                        <c:v>1088.69</c:v>
                      </c:pt>
                      <c:pt idx="6575" formatCode="0.00E+00">
                        <c:v>1088.3399999999999</c:v>
                      </c:pt>
                      <c:pt idx="6576" formatCode="0.00E+00">
                        <c:v>1087.98</c:v>
                      </c:pt>
                      <c:pt idx="6577" formatCode="0.00E+00">
                        <c:v>1087.6300000000001</c:v>
                      </c:pt>
                      <c:pt idx="6578" formatCode="0.00E+00">
                        <c:v>1087.28</c:v>
                      </c:pt>
                      <c:pt idx="6579" formatCode="0.00E+00">
                        <c:v>1086.93</c:v>
                      </c:pt>
                      <c:pt idx="6580" formatCode="0.00E+00">
                        <c:v>1086.58</c:v>
                      </c:pt>
                      <c:pt idx="6581" formatCode="0.00E+00">
                        <c:v>1086.23</c:v>
                      </c:pt>
                      <c:pt idx="6582" formatCode="0.00E+00">
                        <c:v>1085.8699999999999</c:v>
                      </c:pt>
                      <c:pt idx="6583" formatCode="0.00E+00">
                        <c:v>1085.53</c:v>
                      </c:pt>
                      <c:pt idx="6584" formatCode="0.00E+00">
                        <c:v>1085.18</c:v>
                      </c:pt>
                      <c:pt idx="6585" formatCode="0.00E+00">
                        <c:v>1084.83</c:v>
                      </c:pt>
                      <c:pt idx="6586" formatCode="0.00E+00">
                        <c:v>1084.48</c:v>
                      </c:pt>
                      <c:pt idx="6587" formatCode="0.00E+00">
                        <c:v>1084.1300000000001</c:v>
                      </c:pt>
                      <c:pt idx="6588" formatCode="0.00E+00">
                        <c:v>1083.78</c:v>
                      </c:pt>
                      <c:pt idx="6589" formatCode="0.00E+00">
                        <c:v>1083.44</c:v>
                      </c:pt>
                      <c:pt idx="6590" formatCode="0.00E+00">
                        <c:v>1083.0899999999999</c:v>
                      </c:pt>
                      <c:pt idx="6591" formatCode="0.00E+00">
                        <c:v>1082.74</c:v>
                      </c:pt>
                      <c:pt idx="6592" formatCode="0.00E+00">
                        <c:v>1082.4000000000001</c:v>
                      </c:pt>
                      <c:pt idx="6593" formatCode="0.00E+00">
                        <c:v>1082.05</c:v>
                      </c:pt>
                      <c:pt idx="6594" formatCode="0.00E+00">
                        <c:v>1081.71</c:v>
                      </c:pt>
                      <c:pt idx="6595" formatCode="0.00E+00">
                        <c:v>1081.3599999999999</c:v>
                      </c:pt>
                      <c:pt idx="6596" formatCode="0.00E+00">
                        <c:v>1081.02</c:v>
                      </c:pt>
                      <c:pt idx="6597" formatCode="0.00E+00">
                        <c:v>1080.68</c:v>
                      </c:pt>
                      <c:pt idx="6598" formatCode="0.00E+00">
                        <c:v>1080.33</c:v>
                      </c:pt>
                      <c:pt idx="6599" formatCode="0.00E+00">
                        <c:v>1079.99</c:v>
                      </c:pt>
                      <c:pt idx="6600" formatCode="0.00E+00">
                        <c:v>1079.6500000000001</c:v>
                      </c:pt>
                      <c:pt idx="6601" formatCode="0.00E+00">
                        <c:v>1079.31</c:v>
                      </c:pt>
                      <c:pt idx="6602" formatCode="0.00E+00">
                        <c:v>1078.97</c:v>
                      </c:pt>
                      <c:pt idx="6603" formatCode="0.00E+00">
                        <c:v>1078.6300000000001</c:v>
                      </c:pt>
                      <c:pt idx="6604" formatCode="0.00E+00">
                        <c:v>1078.29</c:v>
                      </c:pt>
                      <c:pt idx="6605" formatCode="0.00E+00">
                        <c:v>1077.95</c:v>
                      </c:pt>
                      <c:pt idx="6606" formatCode="0.00E+00">
                        <c:v>1077.6099999999999</c:v>
                      </c:pt>
                      <c:pt idx="6607" formatCode="0.00E+00">
                        <c:v>1077.27</c:v>
                      </c:pt>
                      <c:pt idx="6608" formatCode="0.00E+00">
                        <c:v>1076.93</c:v>
                      </c:pt>
                      <c:pt idx="6609" formatCode="0.00E+00">
                        <c:v>1076.5899999999999</c:v>
                      </c:pt>
                      <c:pt idx="6610" formatCode="0.00E+00">
                        <c:v>1076.25</c:v>
                      </c:pt>
                      <c:pt idx="6611" formatCode="0.00E+00">
                        <c:v>1075.92</c:v>
                      </c:pt>
                      <c:pt idx="6612" formatCode="0.00E+00">
                        <c:v>1075.58</c:v>
                      </c:pt>
                      <c:pt idx="6613" formatCode="0.00E+00">
                        <c:v>1075.24</c:v>
                      </c:pt>
                      <c:pt idx="6614" formatCode="0.00E+00">
                        <c:v>1074.9100000000001</c:v>
                      </c:pt>
                      <c:pt idx="6615" formatCode="0.00E+00">
                        <c:v>1074.57</c:v>
                      </c:pt>
                      <c:pt idx="6616" formatCode="0.00E+00">
                        <c:v>1074.24</c:v>
                      </c:pt>
                      <c:pt idx="6617" formatCode="0.00E+00">
                        <c:v>1073.9000000000001</c:v>
                      </c:pt>
                      <c:pt idx="6618" formatCode="0.00E+00">
                        <c:v>1073.57</c:v>
                      </c:pt>
                      <c:pt idx="6619" formatCode="0.00E+00">
                        <c:v>1073.24</c:v>
                      </c:pt>
                      <c:pt idx="6620" formatCode="0.00E+00">
                        <c:v>1072.9000000000001</c:v>
                      </c:pt>
                      <c:pt idx="6621" formatCode="0.00E+00">
                        <c:v>1072.57</c:v>
                      </c:pt>
                      <c:pt idx="6622" formatCode="0.00E+00">
                        <c:v>1072.24</c:v>
                      </c:pt>
                      <c:pt idx="6623" formatCode="0.00E+00">
                        <c:v>1071.9100000000001</c:v>
                      </c:pt>
                      <c:pt idx="6624" formatCode="0.00E+00">
                        <c:v>1071.58</c:v>
                      </c:pt>
                      <c:pt idx="6625" formatCode="0.00E+00">
                        <c:v>1071.24</c:v>
                      </c:pt>
                      <c:pt idx="6626" formatCode="0.00E+00">
                        <c:v>1070.9100000000001</c:v>
                      </c:pt>
                      <c:pt idx="6627" formatCode="0.00E+00">
                        <c:v>1070.58</c:v>
                      </c:pt>
                      <c:pt idx="6628" formatCode="0.00E+00">
                        <c:v>1070.3900000000001</c:v>
                      </c:pt>
                      <c:pt idx="6629" formatCode="0.00E+00">
                        <c:v>1070.3900000000001</c:v>
                      </c:pt>
                      <c:pt idx="6630" formatCode="0.00E+00">
                        <c:v>1040.77</c:v>
                      </c:pt>
                      <c:pt idx="6631" formatCode="0.00E+00">
                        <c:v>1014.11</c:v>
                      </c:pt>
                      <c:pt idx="6632">
                        <c:v>989.64200000000005</c:v>
                      </c:pt>
                      <c:pt idx="6633">
                        <c:v>967.08</c:v>
                      </c:pt>
                      <c:pt idx="6634">
                        <c:v>946.13900000000001</c:v>
                      </c:pt>
                      <c:pt idx="6635">
                        <c:v>926.54399999999998</c:v>
                      </c:pt>
                      <c:pt idx="6636">
                        <c:v>908.10599999999999</c:v>
                      </c:pt>
                      <c:pt idx="6637">
                        <c:v>890.70799999999997</c:v>
                      </c:pt>
                      <c:pt idx="6638">
                        <c:v>874.22400000000005</c:v>
                      </c:pt>
                      <c:pt idx="6639">
                        <c:v>858.55100000000004</c:v>
                      </c:pt>
                      <c:pt idx="6640">
                        <c:v>843.62300000000005</c:v>
                      </c:pt>
                      <c:pt idx="6641">
                        <c:v>829.37400000000002</c:v>
                      </c:pt>
                      <c:pt idx="6642">
                        <c:v>815.75099999999998</c:v>
                      </c:pt>
                      <c:pt idx="6643">
                        <c:v>802.70699999999999</c:v>
                      </c:pt>
                      <c:pt idx="6644">
                        <c:v>790.20500000000004</c:v>
                      </c:pt>
                      <c:pt idx="6645">
                        <c:v>778.20899999999995</c:v>
                      </c:pt>
                      <c:pt idx="6646">
                        <c:v>766.69</c:v>
                      </c:pt>
                      <c:pt idx="6647">
                        <c:v>755.62099999999998</c:v>
                      </c:pt>
                      <c:pt idx="6648">
                        <c:v>744.97699999999998</c:v>
                      </c:pt>
                      <c:pt idx="6649">
                        <c:v>734.73599999999999</c:v>
                      </c:pt>
                      <c:pt idx="6650">
                        <c:v>724.87699999999995</c:v>
                      </c:pt>
                      <c:pt idx="6651">
                        <c:v>715.38099999999997</c:v>
                      </c:pt>
                      <c:pt idx="6652">
                        <c:v>706.22900000000004</c:v>
                      </c:pt>
                      <c:pt idx="6653">
                        <c:v>697.40599999999995</c:v>
                      </c:pt>
                      <c:pt idx="6654">
                        <c:v>688.89700000000005</c:v>
                      </c:pt>
                      <c:pt idx="6655">
                        <c:v>680.68799999999999</c:v>
                      </c:pt>
                      <c:pt idx="6656">
                        <c:v>672.76700000000005</c:v>
                      </c:pt>
                      <c:pt idx="6657">
                        <c:v>665.12099999999998</c:v>
                      </c:pt>
                      <c:pt idx="6658">
                        <c:v>657.74099999999999</c:v>
                      </c:pt>
                      <c:pt idx="6659">
                        <c:v>650.61400000000003</c:v>
                      </c:pt>
                      <c:pt idx="6660">
                        <c:v>643.73</c:v>
                      </c:pt>
                      <c:pt idx="6661">
                        <c:v>637.08000000000004</c:v>
                      </c:pt>
                      <c:pt idx="6662">
                        <c:v>630.654</c:v>
                      </c:pt>
                      <c:pt idx="6663">
                        <c:v>624.44299999999998</c:v>
                      </c:pt>
                      <c:pt idx="6664">
                        <c:v>618.44000000000005</c:v>
                      </c:pt>
                      <c:pt idx="6665">
                        <c:v>612.63400000000001</c:v>
                      </c:pt>
                      <c:pt idx="6666">
                        <c:v>607.02099999999996</c:v>
                      </c:pt>
                      <c:pt idx="6667">
                        <c:v>601.59100000000001</c:v>
                      </c:pt>
                      <c:pt idx="6668">
                        <c:v>596.33799999999997</c:v>
                      </c:pt>
                      <c:pt idx="6669">
                        <c:v>591.255</c:v>
                      </c:pt>
                      <c:pt idx="6670">
                        <c:v>586.33600000000001</c:v>
                      </c:pt>
                      <c:pt idx="6671">
                        <c:v>581.57399999999996</c:v>
                      </c:pt>
                      <c:pt idx="6672">
                        <c:v>576.96400000000006</c:v>
                      </c:pt>
                      <c:pt idx="6673">
                        <c:v>572.50099999999998</c:v>
                      </c:pt>
                      <c:pt idx="6674">
                        <c:v>568.178</c:v>
                      </c:pt>
                      <c:pt idx="6675">
                        <c:v>563.99199999999996</c:v>
                      </c:pt>
                      <c:pt idx="6676">
                        <c:v>559.93700000000001</c:v>
                      </c:pt>
                      <c:pt idx="6677">
                        <c:v>556.00800000000004</c:v>
                      </c:pt>
                      <c:pt idx="6678">
                        <c:v>552.20100000000002</c:v>
                      </c:pt>
                      <c:pt idx="6679">
                        <c:v>548.51199999999994</c:v>
                      </c:pt>
                      <c:pt idx="6680">
                        <c:v>544.93499999999995</c:v>
                      </c:pt>
                      <c:pt idx="6681">
                        <c:v>541.46799999999996</c:v>
                      </c:pt>
                      <c:pt idx="6682">
                        <c:v>538.10599999999999</c:v>
                      </c:pt>
                      <c:pt idx="6683">
                        <c:v>534.846</c:v>
                      </c:pt>
                      <c:pt idx="6684">
                        <c:v>531.68299999999999</c:v>
                      </c:pt>
                      <c:pt idx="6685">
                        <c:v>528.61500000000001</c:v>
                      </c:pt>
                      <c:pt idx="6686">
                        <c:v>525.63900000000001</c:v>
                      </c:pt>
                      <c:pt idx="6687">
                        <c:v>522.75</c:v>
                      </c:pt>
                      <c:pt idx="6688">
                        <c:v>519.947</c:v>
                      </c:pt>
                      <c:pt idx="6689">
                        <c:v>517.226</c:v>
                      </c:pt>
                      <c:pt idx="6690">
                        <c:v>514.58399999999995</c:v>
                      </c:pt>
                      <c:pt idx="6691">
                        <c:v>512.02</c:v>
                      </c:pt>
                      <c:pt idx="6692">
                        <c:v>509.53100000000001</c:v>
                      </c:pt>
                      <c:pt idx="6693">
                        <c:v>507.11399999999998</c:v>
                      </c:pt>
                      <c:pt idx="6694">
                        <c:v>504.767</c:v>
                      </c:pt>
                      <c:pt idx="6695">
                        <c:v>502.48700000000002</c:v>
                      </c:pt>
                      <c:pt idx="6696">
                        <c:v>500.27199999999999</c:v>
                      </c:pt>
                      <c:pt idx="6697">
                        <c:v>498.12</c:v>
                      </c:pt>
                      <c:pt idx="6698">
                        <c:v>496.029</c:v>
                      </c:pt>
                      <c:pt idx="6699">
                        <c:v>493.99599999999998</c:v>
                      </c:pt>
                      <c:pt idx="6700">
                        <c:v>493.56099999999998</c:v>
                      </c:pt>
                      <c:pt idx="6701">
                        <c:v>493.56099999999998</c:v>
                      </c:pt>
                      <c:pt idx="6702">
                        <c:v>493.65499999999997</c:v>
                      </c:pt>
                      <c:pt idx="6703">
                        <c:v>493.92899999999997</c:v>
                      </c:pt>
                      <c:pt idx="6704">
                        <c:v>494.43599999999998</c:v>
                      </c:pt>
                      <c:pt idx="6705">
                        <c:v>495.21100000000001</c:v>
                      </c:pt>
                      <c:pt idx="6706">
                        <c:v>496.25299999999999</c:v>
                      </c:pt>
                      <c:pt idx="6707">
                        <c:v>497.55500000000001</c:v>
                      </c:pt>
                      <c:pt idx="6708">
                        <c:v>499.11599999999999</c:v>
                      </c:pt>
                      <c:pt idx="6709">
                        <c:v>500.94</c:v>
                      </c:pt>
                      <c:pt idx="6710">
                        <c:v>503.029</c:v>
                      </c:pt>
                      <c:pt idx="6711">
                        <c:v>505.38200000000001</c:v>
                      </c:pt>
                      <c:pt idx="6712">
                        <c:v>508.01400000000001</c:v>
                      </c:pt>
                      <c:pt idx="6713">
                        <c:v>510.94299999999998</c:v>
                      </c:pt>
                      <c:pt idx="6714">
                        <c:v>514.14700000000005</c:v>
                      </c:pt>
                      <c:pt idx="6715">
                        <c:v>517.66099999999994</c:v>
                      </c:pt>
                      <c:pt idx="6716">
                        <c:v>521.51599999999996</c:v>
                      </c:pt>
                      <c:pt idx="6717">
                        <c:v>525.76199999999994</c:v>
                      </c:pt>
                      <c:pt idx="6718">
                        <c:v>530.26800000000003</c:v>
                      </c:pt>
                      <c:pt idx="6719">
                        <c:v>534.92499999999995</c:v>
                      </c:pt>
                      <c:pt idx="6720">
                        <c:v>539.79999999999995</c:v>
                      </c:pt>
                      <c:pt idx="6721">
                        <c:v>544.86599999999999</c:v>
                      </c:pt>
                      <c:pt idx="6722">
                        <c:v>550.08000000000004</c:v>
                      </c:pt>
                      <c:pt idx="6723">
                        <c:v>555.40300000000002</c:v>
                      </c:pt>
                      <c:pt idx="6724">
                        <c:v>560.81299999999999</c:v>
                      </c:pt>
                      <c:pt idx="6725">
                        <c:v>566.29499999999996</c:v>
                      </c:pt>
                      <c:pt idx="6726">
                        <c:v>571.84900000000005</c:v>
                      </c:pt>
                      <c:pt idx="6727">
                        <c:v>577.48</c:v>
                      </c:pt>
                      <c:pt idx="6728">
                        <c:v>583.17999999999995</c:v>
                      </c:pt>
                      <c:pt idx="6729">
                        <c:v>588.86699999999996</c:v>
                      </c:pt>
                      <c:pt idx="6730">
                        <c:v>594.52499999999998</c:v>
                      </c:pt>
                      <c:pt idx="6731">
                        <c:v>600.13499999999999</c:v>
                      </c:pt>
                      <c:pt idx="6732">
                        <c:v>605.68600000000004</c:v>
                      </c:pt>
                      <c:pt idx="6733">
                        <c:v>611.16999999999996</c:v>
                      </c:pt>
                      <c:pt idx="6734">
                        <c:v>616.572</c:v>
                      </c:pt>
                      <c:pt idx="6735">
                        <c:v>621.89099999999996</c:v>
                      </c:pt>
                      <c:pt idx="6736">
                        <c:v>627.12900000000002</c:v>
                      </c:pt>
                      <c:pt idx="6737">
                        <c:v>632.28599999999994</c:v>
                      </c:pt>
                      <c:pt idx="6738">
                        <c:v>637.34299999999996</c:v>
                      </c:pt>
                      <c:pt idx="6739">
                        <c:v>642.30399999999997</c:v>
                      </c:pt>
                      <c:pt idx="6740">
                        <c:v>647.16800000000001</c:v>
                      </c:pt>
                      <c:pt idx="6741">
                        <c:v>651.93499999999995</c:v>
                      </c:pt>
                      <c:pt idx="6742">
                        <c:v>656.60400000000004</c:v>
                      </c:pt>
                      <c:pt idx="6743">
                        <c:v>661.17499999999995</c:v>
                      </c:pt>
                      <c:pt idx="6744">
                        <c:v>665.654</c:v>
                      </c:pt>
                      <c:pt idx="6745">
                        <c:v>670.04100000000005</c:v>
                      </c:pt>
                      <c:pt idx="6746">
                        <c:v>674.33900000000006</c:v>
                      </c:pt>
                      <c:pt idx="6747">
                        <c:v>678.55</c:v>
                      </c:pt>
                      <c:pt idx="6748">
                        <c:v>682.67600000000004</c:v>
                      </c:pt>
                      <c:pt idx="6749">
                        <c:v>686.72400000000005</c:v>
                      </c:pt>
                      <c:pt idx="6750">
                        <c:v>690.69500000000005</c:v>
                      </c:pt>
                      <c:pt idx="6751">
                        <c:v>694.59199999999998</c:v>
                      </c:pt>
                      <c:pt idx="6752">
                        <c:v>698.41800000000001</c:v>
                      </c:pt>
                      <c:pt idx="6753">
                        <c:v>702.17499999999995</c:v>
                      </c:pt>
                      <c:pt idx="6754">
                        <c:v>705.86300000000006</c:v>
                      </c:pt>
                      <c:pt idx="6755">
                        <c:v>709.48400000000004</c:v>
                      </c:pt>
                      <c:pt idx="6756">
                        <c:v>713.04200000000003</c:v>
                      </c:pt>
                      <c:pt idx="6757">
                        <c:v>716.53800000000001</c:v>
                      </c:pt>
                      <c:pt idx="6758">
                        <c:v>719.97400000000005</c:v>
                      </c:pt>
                      <c:pt idx="6759">
                        <c:v>723.351</c:v>
                      </c:pt>
                      <c:pt idx="6760">
                        <c:v>726.67399999999998</c:v>
                      </c:pt>
                      <c:pt idx="6761">
                        <c:v>729.94899999999996</c:v>
                      </c:pt>
                      <c:pt idx="6762">
                        <c:v>733.21</c:v>
                      </c:pt>
                      <c:pt idx="6763">
                        <c:v>736.43499999999995</c:v>
                      </c:pt>
                      <c:pt idx="6764">
                        <c:v>739.63300000000004</c:v>
                      </c:pt>
                      <c:pt idx="6765">
                        <c:v>742.81299999999999</c:v>
                      </c:pt>
                      <c:pt idx="6766">
                        <c:v>745.98</c:v>
                      </c:pt>
                      <c:pt idx="6767">
                        <c:v>749.14300000000003</c:v>
                      </c:pt>
                      <c:pt idx="6768">
                        <c:v>752.30799999999999</c:v>
                      </c:pt>
                      <c:pt idx="6769">
                        <c:v>755.48400000000004</c:v>
                      </c:pt>
                      <c:pt idx="6770">
                        <c:v>758.67200000000003</c:v>
                      </c:pt>
                      <c:pt idx="6771">
                        <c:v>761.87400000000002</c:v>
                      </c:pt>
                      <c:pt idx="6772">
                        <c:v>765.096</c:v>
                      </c:pt>
                      <c:pt idx="6773">
                        <c:v>768.34199999999998</c:v>
                      </c:pt>
                      <c:pt idx="6774">
                        <c:v>771.61800000000005</c:v>
                      </c:pt>
                      <c:pt idx="6775">
                        <c:v>774.92499999999995</c:v>
                      </c:pt>
                      <c:pt idx="6776">
                        <c:v>778.26499999999999</c:v>
                      </c:pt>
                      <c:pt idx="6777">
                        <c:v>781.64099999999996</c:v>
                      </c:pt>
                      <c:pt idx="6778">
                        <c:v>785.053</c:v>
                      </c:pt>
                      <c:pt idx="6779">
                        <c:v>788.50099999999998</c:v>
                      </c:pt>
                      <c:pt idx="6780">
                        <c:v>791.98400000000004</c:v>
                      </c:pt>
                      <c:pt idx="6781">
                        <c:v>795.50199999999995</c:v>
                      </c:pt>
                      <c:pt idx="6782">
                        <c:v>799.05499999999995</c:v>
                      </c:pt>
                      <c:pt idx="6783">
                        <c:v>802.64099999999996</c:v>
                      </c:pt>
                      <c:pt idx="6784">
                        <c:v>806.26099999999997</c:v>
                      </c:pt>
                      <c:pt idx="6785">
                        <c:v>809.91700000000003</c:v>
                      </c:pt>
                      <c:pt idx="6786">
                        <c:v>813.61099999999999</c:v>
                      </c:pt>
                      <c:pt idx="6787">
                        <c:v>817.33900000000006</c:v>
                      </c:pt>
                      <c:pt idx="6788">
                        <c:v>821.09900000000005</c:v>
                      </c:pt>
                      <c:pt idx="6789">
                        <c:v>824.89</c:v>
                      </c:pt>
                      <c:pt idx="6790">
                        <c:v>828.70899999999995</c:v>
                      </c:pt>
                      <c:pt idx="6791">
                        <c:v>832.55499999999995</c:v>
                      </c:pt>
                      <c:pt idx="6792">
                        <c:v>836.428</c:v>
                      </c:pt>
                      <c:pt idx="6793">
                        <c:v>840.32600000000002</c:v>
                      </c:pt>
                      <c:pt idx="6794">
                        <c:v>844.24900000000002</c:v>
                      </c:pt>
                      <c:pt idx="6795">
                        <c:v>848.19399999999996</c:v>
                      </c:pt>
                      <c:pt idx="6796">
                        <c:v>852.15800000000002</c:v>
                      </c:pt>
                      <c:pt idx="6797">
                        <c:v>856.14099999999996</c:v>
                      </c:pt>
                      <c:pt idx="6798">
                        <c:v>860.14300000000003</c:v>
                      </c:pt>
                      <c:pt idx="6799">
                        <c:v>864.16099999999994</c:v>
                      </c:pt>
                      <c:pt idx="6800">
                        <c:v>868.19399999999996</c:v>
                      </c:pt>
                      <c:pt idx="6801">
                        <c:v>872.24</c:v>
                      </c:pt>
                      <c:pt idx="6802">
                        <c:v>876.29499999999996</c:v>
                      </c:pt>
                      <c:pt idx="6803">
                        <c:v>880.35900000000004</c:v>
                      </c:pt>
                      <c:pt idx="6804">
                        <c:v>884.428</c:v>
                      </c:pt>
                      <c:pt idx="6805">
                        <c:v>888.50099999999998</c:v>
                      </c:pt>
                      <c:pt idx="6806">
                        <c:v>892.57500000000005</c:v>
                      </c:pt>
                      <c:pt idx="6807">
                        <c:v>896.64700000000005</c:v>
                      </c:pt>
                      <c:pt idx="6808">
                        <c:v>900.71600000000001</c:v>
                      </c:pt>
                      <c:pt idx="6809">
                        <c:v>904.78099999999995</c:v>
                      </c:pt>
                      <c:pt idx="6810">
                        <c:v>908.84100000000001</c:v>
                      </c:pt>
                      <c:pt idx="6811">
                        <c:v>912.89300000000003</c:v>
                      </c:pt>
                      <c:pt idx="6812">
                        <c:v>916.93600000000004</c:v>
                      </c:pt>
                      <c:pt idx="6813">
                        <c:v>920.96699999999998</c:v>
                      </c:pt>
                      <c:pt idx="6814">
                        <c:v>924.98500000000001</c:v>
                      </c:pt>
                      <c:pt idx="6815">
                        <c:v>928.98800000000006</c:v>
                      </c:pt>
                      <c:pt idx="6816">
                        <c:v>932.97400000000005</c:v>
                      </c:pt>
                      <c:pt idx="6817">
                        <c:v>936.94299999999998</c:v>
                      </c:pt>
                      <c:pt idx="6818">
                        <c:v>940.89400000000001</c:v>
                      </c:pt>
                      <c:pt idx="6819">
                        <c:v>944.82399999999996</c:v>
                      </c:pt>
                      <c:pt idx="6820">
                        <c:v>948.73299999999995</c:v>
                      </c:pt>
                      <c:pt idx="6821">
                        <c:v>952.61900000000003</c:v>
                      </c:pt>
                      <c:pt idx="6822">
                        <c:v>956.48800000000006</c:v>
                      </c:pt>
                      <c:pt idx="6823">
                        <c:v>960.34100000000001</c:v>
                      </c:pt>
                      <c:pt idx="6824">
                        <c:v>964.19</c:v>
                      </c:pt>
                      <c:pt idx="6825">
                        <c:v>968.05100000000004</c:v>
                      </c:pt>
                      <c:pt idx="6826">
                        <c:v>971.91800000000001</c:v>
                      </c:pt>
                      <c:pt idx="6827">
                        <c:v>975.78399999999999</c:v>
                      </c:pt>
                      <c:pt idx="6828">
                        <c:v>979.649</c:v>
                      </c:pt>
                      <c:pt idx="6829">
                        <c:v>983.50800000000004</c:v>
                      </c:pt>
                      <c:pt idx="6830">
                        <c:v>987.35799999999995</c:v>
                      </c:pt>
                      <c:pt idx="6831">
                        <c:v>991.19299999999998</c:v>
                      </c:pt>
                      <c:pt idx="6832">
                        <c:v>995.01099999999997</c:v>
                      </c:pt>
                      <c:pt idx="6833">
                        <c:v>998.80899999999997</c:v>
                      </c:pt>
                      <c:pt idx="6834" formatCode="0.00E+00">
                        <c:v>1002.58</c:v>
                      </c:pt>
                      <c:pt idx="6835" formatCode="0.00E+00">
                        <c:v>1006.33</c:v>
                      </c:pt>
                      <c:pt idx="6836" formatCode="0.00E+00">
                        <c:v>1010.06</c:v>
                      </c:pt>
                      <c:pt idx="6837" formatCode="0.00E+00">
                        <c:v>1013.75</c:v>
                      </c:pt>
                      <c:pt idx="6838" formatCode="0.00E+00">
                        <c:v>1017.41</c:v>
                      </c:pt>
                      <c:pt idx="6839" formatCode="0.00E+00">
                        <c:v>1021.03</c:v>
                      </c:pt>
                      <c:pt idx="6840" formatCode="0.00E+00">
                        <c:v>1024.6199999999999</c:v>
                      </c:pt>
                      <c:pt idx="6841" formatCode="0.00E+00">
                        <c:v>1028.17</c:v>
                      </c:pt>
                      <c:pt idx="6842" formatCode="0.00E+00">
                        <c:v>1031.67</c:v>
                      </c:pt>
                      <c:pt idx="6843" formatCode="0.00E+00">
                        <c:v>1035.1400000000001</c:v>
                      </c:pt>
                      <c:pt idx="6844" formatCode="0.00E+00">
                        <c:v>1038.57</c:v>
                      </c:pt>
                      <c:pt idx="6845" formatCode="0.00E+00">
                        <c:v>1041.95</c:v>
                      </c:pt>
                      <c:pt idx="6846" formatCode="0.00E+00">
                        <c:v>1045.28</c:v>
                      </c:pt>
                      <c:pt idx="6847" formatCode="0.00E+00">
                        <c:v>1048.57</c:v>
                      </c:pt>
                      <c:pt idx="6848" formatCode="0.00E+00">
                        <c:v>1051.82</c:v>
                      </c:pt>
                      <c:pt idx="6849" formatCode="0.00E+00">
                        <c:v>1055.02</c:v>
                      </c:pt>
                      <c:pt idx="6850" formatCode="0.00E+00">
                        <c:v>1058.17</c:v>
                      </c:pt>
                      <c:pt idx="6851" formatCode="0.00E+00">
                        <c:v>1061.28</c:v>
                      </c:pt>
                      <c:pt idx="6852" formatCode="0.00E+00">
                        <c:v>1064.3399999999999</c:v>
                      </c:pt>
                      <c:pt idx="6853" formatCode="0.00E+00">
                        <c:v>1067.3499999999999</c:v>
                      </c:pt>
                      <c:pt idx="6854" formatCode="0.00E+00">
                        <c:v>1070.31</c:v>
                      </c:pt>
                      <c:pt idx="6855" formatCode="0.00E+00">
                        <c:v>1073.23</c:v>
                      </c:pt>
                      <c:pt idx="6856" formatCode="0.00E+00">
                        <c:v>1076.0899999999999</c:v>
                      </c:pt>
                      <c:pt idx="6857" formatCode="0.00E+00">
                        <c:v>1078.9100000000001</c:v>
                      </c:pt>
                      <c:pt idx="6858" formatCode="0.00E+00">
                        <c:v>1081.69</c:v>
                      </c:pt>
                      <c:pt idx="6859" formatCode="0.00E+00">
                        <c:v>1084.4100000000001</c:v>
                      </c:pt>
                      <c:pt idx="6860" formatCode="0.00E+00">
                        <c:v>1087.0899999999999</c:v>
                      </c:pt>
                      <c:pt idx="6861" formatCode="0.00E+00">
                        <c:v>1089.72</c:v>
                      </c:pt>
                      <c:pt idx="6862" formatCode="0.00E+00">
                        <c:v>1092.31</c:v>
                      </c:pt>
                      <c:pt idx="6863" formatCode="0.00E+00">
                        <c:v>1094.8399999999999</c:v>
                      </c:pt>
                      <c:pt idx="6864" formatCode="0.00E+00">
                        <c:v>1097.3399999999999</c:v>
                      </c:pt>
                      <c:pt idx="6865" formatCode="0.00E+00">
                        <c:v>1099.79</c:v>
                      </c:pt>
                      <c:pt idx="6866" formatCode="0.00E+00">
                        <c:v>1102.19</c:v>
                      </c:pt>
                      <c:pt idx="6867" formatCode="0.00E+00">
                        <c:v>1104.55</c:v>
                      </c:pt>
                      <c:pt idx="6868" formatCode="0.00E+00">
                        <c:v>1106.8599999999999</c:v>
                      </c:pt>
                      <c:pt idx="6869" formatCode="0.00E+00">
                        <c:v>1109.1300000000001</c:v>
                      </c:pt>
                      <c:pt idx="6870" formatCode="0.00E+00">
                        <c:v>1111.3599999999999</c:v>
                      </c:pt>
                      <c:pt idx="6871" formatCode="0.00E+00">
                        <c:v>1113.55</c:v>
                      </c:pt>
                      <c:pt idx="6872" formatCode="0.00E+00">
                        <c:v>1115.7</c:v>
                      </c:pt>
                      <c:pt idx="6873" formatCode="0.00E+00">
                        <c:v>1117.8</c:v>
                      </c:pt>
                      <c:pt idx="6874" formatCode="0.00E+00">
                        <c:v>1119.8699999999999</c:v>
                      </c:pt>
                      <c:pt idx="6875" formatCode="0.00E+00">
                        <c:v>1121.8900000000001</c:v>
                      </c:pt>
                      <c:pt idx="6876" formatCode="0.00E+00">
                        <c:v>1123.8800000000001</c:v>
                      </c:pt>
                      <c:pt idx="6877" formatCode="0.00E+00">
                        <c:v>1125.82</c:v>
                      </c:pt>
                      <c:pt idx="6878" formatCode="0.00E+00">
                        <c:v>1127.73</c:v>
                      </c:pt>
                      <c:pt idx="6879" formatCode="0.00E+00">
                        <c:v>1129.5999999999999</c:v>
                      </c:pt>
                      <c:pt idx="6880" formatCode="0.00E+00">
                        <c:v>1131.43</c:v>
                      </c:pt>
                      <c:pt idx="6881" formatCode="0.00E+00">
                        <c:v>1133.22</c:v>
                      </c:pt>
                      <c:pt idx="6882" formatCode="0.00E+00">
                        <c:v>1134.98</c:v>
                      </c:pt>
                      <c:pt idx="6883" formatCode="0.00E+00">
                        <c:v>1136.7</c:v>
                      </c:pt>
                      <c:pt idx="6884" formatCode="0.00E+00">
                        <c:v>1138.3900000000001</c:v>
                      </c:pt>
                      <c:pt idx="6885" formatCode="0.00E+00">
                        <c:v>1140.04</c:v>
                      </c:pt>
                      <c:pt idx="6886" formatCode="0.00E+00">
                        <c:v>1141.6600000000001</c:v>
                      </c:pt>
                      <c:pt idx="6887" formatCode="0.00E+00">
                        <c:v>1143.24</c:v>
                      </c:pt>
                      <c:pt idx="6888" formatCode="0.00E+00">
                        <c:v>1144.79</c:v>
                      </c:pt>
                      <c:pt idx="6889" formatCode="0.00E+00">
                        <c:v>1146.31</c:v>
                      </c:pt>
                      <c:pt idx="6890" formatCode="0.00E+00">
                        <c:v>1147.79</c:v>
                      </c:pt>
                      <c:pt idx="6891" formatCode="0.00E+00">
                        <c:v>1149.24</c:v>
                      </c:pt>
                      <c:pt idx="6892" formatCode="0.00E+00">
                        <c:v>1150.67</c:v>
                      </c:pt>
                      <c:pt idx="6893" formatCode="0.00E+00">
                        <c:v>1152.06</c:v>
                      </c:pt>
                      <c:pt idx="6894" formatCode="0.00E+00">
                        <c:v>1153.42</c:v>
                      </c:pt>
                      <c:pt idx="6895" formatCode="0.00E+00">
                        <c:v>1154.76</c:v>
                      </c:pt>
                      <c:pt idx="6896" formatCode="0.00E+00">
                        <c:v>1156.06</c:v>
                      </c:pt>
                      <c:pt idx="6897" formatCode="0.00E+00">
                        <c:v>1157.3399999999999</c:v>
                      </c:pt>
                      <c:pt idx="6898" formatCode="0.00E+00">
                        <c:v>1158.5899999999999</c:v>
                      </c:pt>
                      <c:pt idx="6899" formatCode="0.00E+00">
                        <c:v>1159.81</c:v>
                      </c:pt>
                      <c:pt idx="6900" formatCode="0.00E+00">
                        <c:v>1161</c:v>
                      </c:pt>
                      <c:pt idx="6901" formatCode="0.00E+00">
                        <c:v>1162.17</c:v>
                      </c:pt>
                      <c:pt idx="6902" formatCode="0.00E+00">
                        <c:v>1163.31</c:v>
                      </c:pt>
                      <c:pt idx="6903" formatCode="0.00E+00">
                        <c:v>1164.43</c:v>
                      </c:pt>
                      <c:pt idx="6904" formatCode="0.00E+00">
                        <c:v>1165.52</c:v>
                      </c:pt>
                      <c:pt idx="6905" formatCode="0.00E+00">
                        <c:v>1166.58</c:v>
                      </c:pt>
                      <c:pt idx="6906" formatCode="0.00E+00">
                        <c:v>1167.6199999999999</c:v>
                      </c:pt>
                      <c:pt idx="6907" formatCode="0.00E+00">
                        <c:v>1168.6400000000001</c:v>
                      </c:pt>
                      <c:pt idx="6908" formatCode="0.00E+00">
                        <c:v>1169.6300000000001</c:v>
                      </c:pt>
                      <c:pt idx="6909" formatCode="0.00E+00">
                        <c:v>1170.5999999999999</c:v>
                      </c:pt>
                      <c:pt idx="6910" formatCode="0.00E+00">
                        <c:v>1171.55</c:v>
                      </c:pt>
                      <c:pt idx="6911" formatCode="0.00E+00">
                        <c:v>1172.47</c:v>
                      </c:pt>
                      <c:pt idx="6912" formatCode="0.00E+00">
                        <c:v>1173.3699999999999</c:v>
                      </c:pt>
                      <c:pt idx="6913" formatCode="0.00E+00">
                        <c:v>1174.25</c:v>
                      </c:pt>
                      <c:pt idx="6914" formatCode="0.00E+00">
                        <c:v>1175.1099999999999</c:v>
                      </c:pt>
                      <c:pt idx="6915" formatCode="0.00E+00">
                        <c:v>1175.94</c:v>
                      </c:pt>
                      <c:pt idx="6916" formatCode="0.00E+00">
                        <c:v>1176.76</c:v>
                      </c:pt>
                      <c:pt idx="6917" formatCode="0.00E+00">
                        <c:v>1177.55</c:v>
                      </c:pt>
                      <c:pt idx="6918" formatCode="0.00E+00">
                        <c:v>1178.33</c:v>
                      </c:pt>
                      <c:pt idx="6919" formatCode="0.00E+00">
                        <c:v>1179.08</c:v>
                      </c:pt>
                      <c:pt idx="6920" formatCode="0.00E+00">
                        <c:v>1179.82</c:v>
                      </c:pt>
                      <c:pt idx="6921" formatCode="0.00E+00">
                        <c:v>1180.54</c:v>
                      </c:pt>
                      <c:pt idx="6922" formatCode="0.00E+00">
                        <c:v>1181.23</c:v>
                      </c:pt>
                      <c:pt idx="6923" formatCode="0.00E+00">
                        <c:v>1181.9100000000001</c:v>
                      </c:pt>
                      <c:pt idx="6924" formatCode="0.00E+00">
                        <c:v>1182.57</c:v>
                      </c:pt>
                      <c:pt idx="6925" formatCode="0.00E+00">
                        <c:v>1183.22</c:v>
                      </c:pt>
                      <c:pt idx="6926" formatCode="0.00E+00">
                        <c:v>1183.8399999999999</c:v>
                      </c:pt>
                      <c:pt idx="6927" formatCode="0.00E+00">
                        <c:v>1184.45</c:v>
                      </c:pt>
                      <c:pt idx="6928" formatCode="0.00E+00">
                        <c:v>1185.04</c:v>
                      </c:pt>
                      <c:pt idx="6929" formatCode="0.00E+00">
                        <c:v>1185.6099999999999</c:v>
                      </c:pt>
                      <c:pt idx="6930" formatCode="0.00E+00">
                        <c:v>1186.17</c:v>
                      </c:pt>
                      <c:pt idx="6931" formatCode="0.00E+00">
                        <c:v>1186.71</c:v>
                      </c:pt>
                      <c:pt idx="6932" formatCode="0.00E+00">
                        <c:v>1187.23</c:v>
                      </c:pt>
                      <c:pt idx="6933" formatCode="0.00E+00">
                        <c:v>1187.74</c:v>
                      </c:pt>
                      <c:pt idx="6934" formatCode="0.00E+00">
                        <c:v>1188.24</c:v>
                      </c:pt>
                      <c:pt idx="6935" formatCode="0.00E+00">
                        <c:v>1188.71</c:v>
                      </c:pt>
                      <c:pt idx="6936" formatCode="0.00E+00">
                        <c:v>1189.18</c:v>
                      </c:pt>
                      <c:pt idx="6937" formatCode="0.00E+00">
                        <c:v>1189.6300000000001</c:v>
                      </c:pt>
                      <c:pt idx="6938" formatCode="0.00E+00">
                        <c:v>1190.06</c:v>
                      </c:pt>
                      <c:pt idx="6939" formatCode="0.00E+00">
                        <c:v>1190.48</c:v>
                      </c:pt>
                      <c:pt idx="6940" formatCode="0.00E+00">
                        <c:v>1190.8900000000001</c:v>
                      </c:pt>
                      <c:pt idx="6941" formatCode="0.00E+00">
                        <c:v>1191.28</c:v>
                      </c:pt>
                      <c:pt idx="6942" formatCode="0.00E+00">
                        <c:v>1191.6600000000001</c:v>
                      </c:pt>
                      <c:pt idx="6943" formatCode="0.00E+00">
                        <c:v>1192.03</c:v>
                      </c:pt>
                      <c:pt idx="6944" formatCode="0.00E+00">
                        <c:v>1192.3900000000001</c:v>
                      </c:pt>
                      <c:pt idx="6945" formatCode="0.00E+00">
                        <c:v>1192.73</c:v>
                      </c:pt>
                      <c:pt idx="6946" formatCode="0.00E+00">
                        <c:v>1193.06</c:v>
                      </c:pt>
                      <c:pt idx="6947" formatCode="0.00E+00">
                        <c:v>1193.3800000000001</c:v>
                      </c:pt>
                      <c:pt idx="6948" formatCode="0.00E+00">
                        <c:v>1193.68</c:v>
                      </c:pt>
                      <c:pt idx="6949" formatCode="0.00E+00">
                        <c:v>1193.98</c:v>
                      </c:pt>
                      <c:pt idx="6950" formatCode="0.00E+00">
                        <c:v>1194.26</c:v>
                      </c:pt>
                      <c:pt idx="6951" formatCode="0.00E+00">
                        <c:v>1194.53</c:v>
                      </c:pt>
                      <c:pt idx="6952" formatCode="0.00E+00">
                        <c:v>1194.79</c:v>
                      </c:pt>
                      <c:pt idx="6953" formatCode="0.00E+00">
                        <c:v>1195.04</c:v>
                      </c:pt>
                      <c:pt idx="6954" formatCode="0.00E+00">
                        <c:v>1195.28</c:v>
                      </c:pt>
                      <c:pt idx="6955" formatCode="0.00E+00">
                        <c:v>1195.51</c:v>
                      </c:pt>
                      <c:pt idx="6956" formatCode="0.00E+00">
                        <c:v>1195.73</c:v>
                      </c:pt>
                      <c:pt idx="6957" formatCode="0.00E+00">
                        <c:v>1195.93</c:v>
                      </c:pt>
                      <c:pt idx="6958" formatCode="0.00E+00">
                        <c:v>1196.1300000000001</c:v>
                      </c:pt>
                      <c:pt idx="6959" formatCode="0.00E+00">
                        <c:v>1196.32</c:v>
                      </c:pt>
                      <c:pt idx="6960" formatCode="0.00E+00">
                        <c:v>1196.5</c:v>
                      </c:pt>
                      <c:pt idx="6961" formatCode="0.00E+00">
                        <c:v>1196.67</c:v>
                      </c:pt>
                      <c:pt idx="6962" formatCode="0.00E+00">
                        <c:v>1196.83</c:v>
                      </c:pt>
                      <c:pt idx="6963" formatCode="0.00E+00">
                        <c:v>1196.98</c:v>
                      </c:pt>
                      <c:pt idx="6964" formatCode="0.00E+00">
                        <c:v>1197.1199999999999</c:v>
                      </c:pt>
                      <c:pt idx="6965" formatCode="0.00E+00">
                        <c:v>1197.26</c:v>
                      </c:pt>
                      <c:pt idx="6966" formatCode="0.00E+00">
                        <c:v>1197.3800000000001</c:v>
                      </c:pt>
                      <c:pt idx="6967" formatCode="0.00E+00">
                        <c:v>1197.5</c:v>
                      </c:pt>
                      <c:pt idx="6968" formatCode="0.00E+00">
                        <c:v>1197.6099999999999</c:v>
                      </c:pt>
                      <c:pt idx="6969" formatCode="0.00E+00">
                        <c:v>1197.71</c:v>
                      </c:pt>
                      <c:pt idx="6970" formatCode="0.00E+00">
                        <c:v>1197.8</c:v>
                      </c:pt>
                      <c:pt idx="6971" formatCode="0.00E+00">
                        <c:v>1197.8900000000001</c:v>
                      </c:pt>
                      <c:pt idx="6972" formatCode="0.00E+00">
                        <c:v>1197.96</c:v>
                      </c:pt>
                      <c:pt idx="6973" formatCode="0.00E+00">
                        <c:v>1198.03</c:v>
                      </c:pt>
                      <c:pt idx="6974" formatCode="0.00E+00">
                        <c:v>1198.0999999999999</c:v>
                      </c:pt>
                      <c:pt idx="6975" formatCode="0.00E+00">
                        <c:v>1198.1500000000001</c:v>
                      </c:pt>
                      <c:pt idx="6976" formatCode="0.00E+00">
                        <c:v>1198.2</c:v>
                      </c:pt>
                      <c:pt idx="6977" formatCode="0.00E+00">
                        <c:v>1198.24</c:v>
                      </c:pt>
                      <c:pt idx="6978" formatCode="0.00E+00">
                        <c:v>1198.27</c:v>
                      </c:pt>
                      <c:pt idx="6979" formatCode="0.00E+00">
                        <c:v>1198.3</c:v>
                      </c:pt>
                      <c:pt idx="6980" formatCode="0.00E+00">
                        <c:v>1198.32</c:v>
                      </c:pt>
                      <c:pt idx="6981" formatCode="0.00E+00">
                        <c:v>1198.33</c:v>
                      </c:pt>
                      <c:pt idx="6982" formatCode="0.00E+00">
                        <c:v>1198.3399999999999</c:v>
                      </c:pt>
                      <c:pt idx="6983" formatCode="0.00E+00">
                        <c:v>1198.3399999999999</c:v>
                      </c:pt>
                      <c:pt idx="6984" formatCode="0.00E+00">
                        <c:v>1198.33</c:v>
                      </c:pt>
                      <c:pt idx="6985" formatCode="0.00E+00">
                        <c:v>1198.32</c:v>
                      </c:pt>
                      <c:pt idx="6986" formatCode="0.00E+00">
                        <c:v>1198.3</c:v>
                      </c:pt>
                      <c:pt idx="6987" formatCode="0.00E+00">
                        <c:v>1198.28</c:v>
                      </c:pt>
                      <c:pt idx="6988" formatCode="0.00E+00">
                        <c:v>1198.25</c:v>
                      </c:pt>
                      <c:pt idx="6989" formatCode="0.00E+00">
                        <c:v>1198.22</c:v>
                      </c:pt>
                      <c:pt idx="6990" formatCode="0.00E+00">
                        <c:v>1198.17</c:v>
                      </c:pt>
                      <c:pt idx="6991" formatCode="0.00E+00">
                        <c:v>1198.1300000000001</c:v>
                      </c:pt>
                      <c:pt idx="6992" formatCode="0.00E+00">
                        <c:v>1198.08</c:v>
                      </c:pt>
                      <c:pt idx="6993" formatCode="0.00E+00">
                        <c:v>1198.02</c:v>
                      </c:pt>
                      <c:pt idx="6994" formatCode="0.00E+00">
                        <c:v>1197.96</c:v>
                      </c:pt>
                      <c:pt idx="6995" formatCode="0.00E+00">
                        <c:v>1197.8900000000001</c:v>
                      </c:pt>
                      <c:pt idx="6996" formatCode="0.00E+00">
                        <c:v>1197.81</c:v>
                      </c:pt>
                      <c:pt idx="6997" formatCode="0.00E+00">
                        <c:v>1197.74</c:v>
                      </c:pt>
                      <c:pt idx="6998" formatCode="0.00E+00">
                        <c:v>1197.6500000000001</c:v>
                      </c:pt>
                      <c:pt idx="6999" formatCode="0.00E+00">
                        <c:v>1197.56</c:v>
                      </c:pt>
                      <c:pt idx="7000" formatCode="0.00E+00">
                        <c:v>1197.47</c:v>
                      </c:pt>
                      <c:pt idx="7001" formatCode="0.00E+00">
                        <c:v>1197.3699999999999</c:v>
                      </c:pt>
                      <c:pt idx="7002" formatCode="0.00E+00">
                        <c:v>1197.27</c:v>
                      </c:pt>
                      <c:pt idx="7003" formatCode="0.00E+00">
                        <c:v>1197.17</c:v>
                      </c:pt>
                      <c:pt idx="7004" formatCode="0.00E+00">
                        <c:v>1197.06</c:v>
                      </c:pt>
                      <c:pt idx="7005" formatCode="0.00E+00">
                        <c:v>1196.94</c:v>
                      </c:pt>
                      <c:pt idx="7006" formatCode="0.00E+00">
                        <c:v>1196.82</c:v>
                      </c:pt>
                      <c:pt idx="7007" formatCode="0.00E+00">
                        <c:v>1196.7</c:v>
                      </c:pt>
                      <c:pt idx="7008" formatCode="0.00E+00">
                        <c:v>1196.57</c:v>
                      </c:pt>
                      <c:pt idx="7009" formatCode="0.00E+00">
                        <c:v>1196.44</c:v>
                      </c:pt>
                      <c:pt idx="7010" formatCode="0.00E+00">
                        <c:v>1196.3</c:v>
                      </c:pt>
                      <c:pt idx="7011" formatCode="0.00E+00">
                        <c:v>1196.1600000000001</c:v>
                      </c:pt>
                      <c:pt idx="7012" formatCode="0.00E+00">
                        <c:v>1196.02</c:v>
                      </c:pt>
                      <c:pt idx="7013" formatCode="0.00E+00">
                        <c:v>1195.8699999999999</c:v>
                      </c:pt>
                      <c:pt idx="7014" formatCode="0.00E+00">
                        <c:v>1195.72</c:v>
                      </c:pt>
                      <c:pt idx="7015" formatCode="0.00E+00">
                        <c:v>1195.56</c:v>
                      </c:pt>
                      <c:pt idx="7016" formatCode="0.00E+00">
                        <c:v>1195.4100000000001</c:v>
                      </c:pt>
                      <c:pt idx="7017" formatCode="0.00E+00">
                        <c:v>1195.24</c:v>
                      </c:pt>
                      <c:pt idx="7018" formatCode="0.00E+00">
                        <c:v>1195.08</c:v>
                      </c:pt>
                      <c:pt idx="7019" formatCode="0.00E+00">
                        <c:v>1194.9100000000001</c:v>
                      </c:pt>
                      <c:pt idx="7020" formatCode="0.00E+00">
                        <c:v>1194.74</c:v>
                      </c:pt>
                      <c:pt idx="7021" formatCode="0.00E+00">
                        <c:v>1194.56</c:v>
                      </c:pt>
                      <c:pt idx="7022" formatCode="0.00E+00">
                        <c:v>1194.3800000000001</c:v>
                      </c:pt>
                      <c:pt idx="7023" formatCode="0.00E+00">
                        <c:v>1194.2</c:v>
                      </c:pt>
                      <c:pt idx="7024" formatCode="0.00E+00">
                        <c:v>1194.02</c:v>
                      </c:pt>
                      <c:pt idx="7025" formatCode="0.00E+00">
                        <c:v>1193.83</c:v>
                      </c:pt>
                      <c:pt idx="7026" formatCode="0.00E+00">
                        <c:v>1193.6400000000001</c:v>
                      </c:pt>
                      <c:pt idx="7027" formatCode="0.00E+00">
                        <c:v>1193.44</c:v>
                      </c:pt>
                      <c:pt idx="7028" formatCode="0.00E+00">
                        <c:v>1193.25</c:v>
                      </c:pt>
                      <c:pt idx="7029" formatCode="0.00E+00">
                        <c:v>1193.05</c:v>
                      </c:pt>
                      <c:pt idx="7030" formatCode="0.00E+00">
                        <c:v>1192.8399999999999</c:v>
                      </c:pt>
                      <c:pt idx="7031" formatCode="0.00E+00">
                        <c:v>1192.6400000000001</c:v>
                      </c:pt>
                      <c:pt idx="7032" formatCode="0.00E+00">
                        <c:v>1192.43</c:v>
                      </c:pt>
                      <c:pt idx="7033" formatCode="0.00E+00">
                        <c:v>1192.22</c:v>
                      </c:pt>
                      <c:pt idx="7034" formatCode="0.00E+00">
                        <c:v>1192.01</c:v>
                      </c:pt>
                      <c:pt idx="7035" formatCode="0.00E+00">
                        <c:v>1191.79</c:v>
                      </c:pt>
                      <c:pt idx="7036" formatCode="0.00E+00">
                        <c:v>1191.57</c:v>
                      </c:pt>
                      <c:pt idx="7037" formatCode="0.00E+00">
                        <c:v>1191.3499999999999</c:v>
                      </c:pt>
                      <c:pt idx="7038" formatCode="0.00E+00">
                        <c:v>1191.1300000000001</c:v>
                      </c:pt>
                      <c:pt idx="7039" formatCode="0.00E+00">
                        <c:v>1190.9000000000001</c:v>
                      </c:pt>
                      <c:pt idx="7040" formatCode="0.00E+00">
                        <c:v>1190.67</c:v>
                      </c:pt>
                      <c:pt idx="7041" formatCode="0.00E+00">
                        <c:v>1190.44</c:v>
                      </c:pt>
                      <c:pt idx="7042" formatCode="0.00E+00">
                        <c:v>1190.21</c:v>
                      </c:pt>
                      <c:pt idx="7043" formatCode="0.00E+00">
                        <c:v>1189.98</c:v>
                      </c:pt>
                      <c:pt idx="7044" formatCode="0.00E+00">
                        <c:v>1189.74</c:v>
                      </c:pt>
                      <c:pt idx="7045" formatCode="0.00E+00">
                        <c:v>1189.5</c:v>
                      </c:pt>
                      <c:pt idx="7046" formatCode="0.00E+00">
                        <c:v>1189.26</c:v>
                      </c:pt>
                      <c:pt idx="7047" formatCode="0.00E+00">
                        <c:v>1189.02</c:v>
                      </c:pt>
                      <c:pt idx="7048" formatCode="0.00E+00">
                        <c:v>1188.77</c:v>
                      </c:pt>
                      <c:pt idx="7049" formatCode="0.00E+00">
                        <c:v>1188.52</c:v>
                      </c:pt>
                      <c:pt idx="7050" formatCode="0.00E+00">
                        <c:v>1188.27</c:v>
                      </c:pt>
                      <c:pt idx="7051" formatCode="0.00E+00">
                        <c:v>1188.02</c:v>
                      </c:pt>
                      <c:pt idx="7052" formatCode="0.00E+00">
                        <c:v>1187.77</c:v>
                      </c:pt>
                      <c:pt idx="7053" formatCode="0.00E+00">
                        <c:v>1187.51</c:v>
                      </c:pt>
                      <c:pt idx="7054" formatCode="0.00E+00">
                        <c:v>1187.26</c:v>
                      </c:pt>
                      <c:pt idx="7055" formatCode="0.00E+00">
                        <c:v>1187</c:v>
                      </c:pt>
                      <c:pt idx="7056" formatCode="0.00E+00">
                        <c:v>1186.74</c:v>
                      </c:pt>
                      <c:pt idx="7057" formatCode="0.00E+00">
                        <c:v>1186.48</c:v>
                      </c:pt>
                      <c:pt idx="7058" formatCode="0.00E+00">
                        <c:v>1186.21</c:v>
                      </c:pt>
                      <c:pt idx="7059" formatCode="0.00E+00">
                        <c:v>1185.95</c:v>
                      </c:pt>
                      <c:pt idx="7060" formatCode="0.00E+00">
                        <c:v>1185.68</c:v>
                      </c:pt>
                      <c:pt idx="7061" formatCode="0.00E+00">
                        <c:v>1185.4100000000001</c:v>
                      </c:pt>
                      <c:pt idx="7062" formatCode="0.00E+00">
                        <c:v>1185.1400000000001</c:v>
                      </c:pt>
                      <c:pt idx="7063" formatCode="0.00E+00">
                        <c:v>1184.8699999999999</c:v>
                      </c:pt>
                      <c:pt idx="7064" formatCode="0.00E+00">
                        <c:v>1184.5899999999999</c:v>
                      </c:pt>
                      <c:pt idx="7065" formatCode="0.00E+00">
                        <c:v>1184.32</c:v>
                      </c:pt>
                      <c:pt idx="7066" formatCode="0.00E+00">
                        <c:v>1184.04</c:v>
                      </c:pt>
                      <c:pt idx="7067" formatCode="0.00E+00">
                        <c:v>1183.76</c:v>
                      </c:pt>
                      <c:pt idx="7068" formatCode="0.00E+00">
                        <c:v>1183.49</c:v>
                      </c:pt>
                      <c:pt idx="7069" formatCode="0.00E+00">
                        <c:v>1183.2</c:v>
                      </c:pt>
                      <c:pt idx="7070" formatCode="0.00E+00">
                        <c:v>1182.92</c:v>
                      </c:pt>
                      <c:pt idx="7071" formatCode="0.00E+00">
                        <c:v>1182.6400000000001</c:v>
                      </c:pt>
                      <c:pt idx="7072" formatCode="0.00E+00">
                        <c:v>1182.3499999999999</c:v>
                      </c:pt>
                      <c:pt idx="7073" formatCode="0.00E+00">
                        <c:v>1182.07</c:v>
                      </c:pt>
                      <c:pt idx="7074" formatCode="0.00E+00">
                        <c:v>1181.78</c:v>
                      </c:pt>
                      <c:pt idx="7075" formatCode="0.00E+00">
                        <c:v>1181.49</c:v>
                      </c:pt>
                      <c:pt idx="7076" formatCode="0.00E+00">
                        <c:v>1181.2</c:v>
                      </c:pt>
                      <c:pt idx="7077" formatCode="0.00E+00">
                        <c:v>1180.9100000000001</c:v>
                      </c:pt>
                      <c:pt idx="7078" formatCode="0.00E+00">
                        <c:v>1180.6199999999999</c:v>
                      </c:pt>
                      <c:pt idx="7079" formatCode="0.00E+00">
                        <c:v>1180.32</c:v>
                      </c:pt>
                      <c:pt idx="7080" formatCode="0.00E+00">
                        <c:v>1180.03</c:v>
                      </c:pt>
                      <c:pt idx="7081" formatCode="0.00E+00">
                        <c:v>1179.73</c:v>
                      </c:pt>
                      <c:pt idx="7082" formatCode="0.00E+00">
                        <c:v>1179.44</c:v>
                      </c:pt>
                      <c:pt idx="7083" formatCode="0.00E+00">
                        <c:v>1179.1400000000001</c:v>
                      </c:pt>
                      <c:pt idx="7084" formatCode="0.00E+00">
                        <c:v>1178.8399999999999</c:v>
                      </c:pt>
                      <c:pt idx="7085" formatCode="0.00E+00">
                        <c:v>1178.54</c:v>
                      </c:pt>
                      <c:pt idx="7086" formatCode="0.00E+00">
                        <c:v>1178.24</c:v>
                      </c:pt>
                      <c:pt idx="7087" formatCode="0.00E+00">
                        <c:v>1177.94</c:v>
                      </c:pt>
                      <c:pt idx="7088" formatCode="0.00E+00">
                        <c:v>1177.6300000000001</c:v>
                      </c:pt>
                      <c:pt idx="7089" formatCode="0.00E+00">
                        <c:v>1177.33</c:v>
                      </c:pt>
                      <c:pt idx="7090" formatCode="0.00E+00">
                        <c:v>1177.02</c:v>
                      </c:pt>
                      <c:pt idx="7091" formatCode="0.00E+00">
                        <c:v>1176.72</c:v>
                      </c:pt>
                      <c:pt idx="7092" formatCode="0.00E+00">
                        <c:v>1176.4100000000001</c:v>
                      </c:pt>
                      <c:pt idx="7093" formatCode="0.00E+00">
                        <c:v>1176.0999999999999</c:v>
                      </c:pt>
                      <c:pt idx="7094" formatCode="0.00E+00">
                        <c:v>1175.79</c:v>
                      </c:pt>
                      <c:pt idx="7095" formatCode="0.00E+00">
                        <c:v>1175.48</c:v>
                      </c:pt>
                      <c:pt idx="7096" formatCode="0.00E+00">
                        <c:v>1175.17</c:v>
                      </c:pt>
                      <c:pt idx="7097" formatCode="0.00E+00">
                        <c:v>1174.8599999999999</c:v>
                      </c:pt>
                      <c:pt idx="7098" formatCode="0.00E+00">
                        <c:v>1174.55</c:v>
                      </c:pt>
                      <c:pt idx="7099" formatCode="0.00E+00">
                        <c:v>1174.24</c:v>
                      </c:pt>
                      <c:pt idx="7100" formatCode="0.00E+00">
                        <c:v>1173.92</c:v>
                      </c:pt>
                      <c:pt idx="7101" formatCode="0.00E+00">
                        <c:v>1173.6099999999999</c:v>
                      </c:pt>
                      <c:pt idx="7102" formatCode="0.00E+00">
                        <c:v>1173.29</c:v>
                      </c:pt>
                      <c:pt idx="7103" formatCode="0.00E+00">
                        <c:v>1172.98</c:v>
                      </c:pt>
                      <c:pt idx="7104" formatCode="0.00E+00">
                        <c:v>1172.6600000000001</c:v>
                      </c:pt>
                      <c:pt idx="7105" formatCode="0.00E+00">
                        <c:v>1172.3399999999999</c:v>
                      </c:pt>
                      <c:pt idx="7106" formatCode="0.00E+00">
                        <c:v>1172.03</c:v>
                      </c:pt>
                      <c:pt idx="7107" formatCode="0.00E+00">
                        <c:v>1171.71</c:v>
                      </c:pt>
                      <c:pt idx="7108" formatCode="0.00E+00">
                        <c:v>1171.3900000000001</c:v>
                      </c:pt>
                      <c:pt idx="7109" formatCode="0.00E+00">
                        <c:v>1171.07</c:v>
                      </c:pt>
                      <c:pt idx="7110" formatCode="0.00E+00">
                        <c:v>1170.75</c:v>
                      </c:pt>
                      <c:pt idx="7111" formatCode="0.00E+00">
                        <c:v>1170.43</c:v>
                      </c:pt>
                      <c:pt idx="7112" formatCode="0.00E+00">
                        <c:v>1170.1099999999999</c:v>
                      </c:pt>
                      <c:pt idx="7113" formatCode="0.00E+00">
                        <c:v>1169.78</c:v>
                      </c:pt>
                      <c:pt idx="7114" formatCode="0.00E+00">
                        <c:v>1169.46</c:v>
                      </c:pt>
                      <c:pt idx="7115" formatCode="0.00E+00">
                        <c:v>1169.1400000000001</c:v>
                      </c:pt>
                      <c:pt idx="7116" formatCode="0.00E+00">
                        <c:v>1168.81</c:v>
                      </c:pt>
                      <c:pt idx="7117" formatCode="0.00E+00">
                        <c:v>1168.49</c:v>
                      </c:pt>
                      <c:pt idx="7118" formatCode="0.00E+00">
                        <c:v>1168.1600000000001</c:v>
                      </c:pt>
                      <c:pt idx="7119" formatCode="0.00E+00">
                        <c:v>1167.8399999999999</c:v>
                      </c:pt>
                      <c:pt idx="7120" formatCode="0.00E+00">
                        <c:v>1167.51</c:v>
                      </c:pt>
                      <c:pt idx="7121" formatCode="0.00E+00">
                        <c:v>1167.18</c:v>
                      </c:pt>
                      <c:pt idx="7122" formatCode="0.00E+00">
                        <c:v>1166.8599999999999</c:v>
                      </c:pt>
                      <c:pt idx="7123" formatCode="0.00E+00">
                        <c:v>1166.53</c:v>
                      </c:pt>
                      <c:pt idx="7124" formatCode="0.00E+00">
                        <c:v>1166.2</c:v>
                      </c:pt>
                      <c:pt idx="7125" formatCode="0.00E+00">
                        <c:v>1165.8699999999999</c:v>
                      </c:pt>
                      <c:pt idx="7126" formatCode="0.00E+00">
                        <c:v>1165.55</c:v>
                      </c:pt>
                      <c:pt idx="7127" formatCode="0.00E+00">
                        <c:v>1165.22</c:v>
                      </c:pt>
                      <c:pt idx="7128" formatCode="0.00E+00">
                        <c:v>1164.8900000000001</c:v>
                      </c:pt>
                      <c:pt idx="7129" formatCode="0.00E+00">
                        <c:v>1164.56</c:v>
                      </c:pt>
                      <c:pt idx="7130" formatCode="0.00E+00">
                        <c:v>1164.23</c:v>
                      </c:pt>
                      <c:pt idx="7131" formatCode="0.00E+00">
                        <c:v>1163.9000000000001</c:v>
                      </c:pt>
                      <c:pt idx="7132" formatCode="0.00E+00">
                        <c:v>1163.56</c:v>
                      </c:pt>
                      <c:pt idx="7133" formatCode="0.00E+00">
                        <c:v>1163.23</c:v>
                      </c:pt>
                      <c:pt idx="7134" formatCode="0.00E+00">
                        <c:v>1162.9000000000001</c:v>
                      </c:pt>
                      <c:pt idx="7135" formatCode="0.00E+00">
                        <c:v>1162.57</c:v>
                      </c:pt>
                      <c:pt idx="7136" formatCode="0.00E+00">
                        <c:v>1162.24</c:v>
                      </c:pt>
                      <c:pt idx="7137" formatCode="0.00E+00">
                        <c:v>1161.9000000000001</c:v>
                      </c:pt>
                      <c:pt idx="7138" formatCode="0.00E+00">
                        <c:v>1161.57</c:v>
                      </c:pt>
                      <c:pt idx="7139" formatCode="0.00E+00">
                        <c:v>1161.24</c:v>
                      </c:pt>
                      <c:pt idx="7140" formatCode="0.00E+00">
                        <c:v>1160.9000000000001</c:v>
                      </c:pt>
                      <c:pt idx="7141" formatCode="0.00E+00">
                        <c:v>1160.57</c:v>
                      </c:pt>
                      <c:pt idx="7142" formatCode="0.00E+00">
                        <c:v>1160.23</c:v>
                      </c:pt>
                      <c:pt idx="7143" formatCode="0.00E+00">
                        <c:v>1159.9000000000001</c:v>
                      </c:pt>
                      <c:pt idx="7144" formatCode="0.00E+00">
                        <c:v>1159.56</c:v>
                      </c:pt>
                      <c:pt idx="7145" formatCode="0.00E+00">
                        <c:v>1159.23</c:v>
                      </c:pt>
                      <c:pt idx="7146" formatCode="0.00E+00">
                        <c:v>1158.8900000000001</c:v>
                      </c:pt>
                      <c:pt idx="7147" formatCode="0.00E+00">
                        <c:v>1158.56</c:v>
                      </c:pt>
                      <c:pt idx="7148" formatCode="0.00E+00">
                        <c:v>1158.22</c:v>
                      </c:pt>
                      <c:pt idx="7149" formatCode="0.00E+00">
                        <c:v>1157.8900000000001</c:v>
                      </c:pt>
                      <c:pt idx="7150" formatCode="0.00E+00">
                        <c:v>1157.55</c:v>
                      </c:pt>
                      <c:pt idx="7151" formatCode="0.00E+00">
                        <c:v>1157.21</c:v>
                      </c:pt>
                      <c:pt idx="7152" formatCode="0.00E+00">
                        <c:v>1156.8800000000001</c:v>
                      </c:pt>
                      <c:pt idx="7153" formatCode="0.00E+00">
                        <c:v>1156.55</c:v>
                      </c:pt>
                      <c:pt idx="7154" formatCode="0.00E+00">
                        <c:v>1156.21</c:v>
                      </c:pt>
                      <c:pt idx="7155" formatCode="0.00E+00">
                        <c:v>1155.8800000000001</c:v>
                      </c:pt>
                      <c:pt idx="7156" formatCode="0.00E+00">
                        <c:v>1155.55</c:v>
                      </c:pt>
                      <c:pt idx="7157" formatCode="0.00E+00">
                        <c:v>1155.22</c:v>
                      </c:pt>
                      <c:pt idx="7158" formatCode="0.00E+00">
                        <c:v>1154.8900000000001</c:v>
                      </c:pt>
                      <c:pt idx="7159" formatCode="0.00E+00">
                        <c:v>1154.56</c:v>
                      </c:pt>
                      <c:pt idx="7160" formatCode="0.00E+00">
                        <c:v>1154.24</c:v>
                      </c:pt>
                      <c:pt idx="7161" formatCode="0.00E+00">
                        <c:v>1153.9100000000001</c:v>
                      </c:pt>
                      <c:pt idx="7162" formatCode="0.00E+00">
                        <c:v>1153.5899999999999</c:v>
                      </c:pt>
                      <c:pt idx="7163" formatCode="0.00E+00">
                        <c:v>1153.26</c:v>
                      </c:pt>
                      <c:pt idx="7164" formatCode="0.00E+00">
                        <c:v>1152.94</c:v>
                      </c:pt>
                      <c:pt idx="7165" formatCode="0.00E+00">
                        <c:v>1152.6099999999999</c:v>
                      </c:pt>
                      <c:pt idx="7166" formatCode="0.00E+00">
                        <c:v>1152.29</c:v>
                      </c:pt>
                      <c:pt idx="7167" formatCode="0.00E+00">
                        <c:v>1151.96</c:v>
                      </c:pt>
                      <c:pt idx="7168" formatCode="0.00E+00">
                        <c:v>1151.6400000000001</c:v>
                      </c:pt>
                      <c:pt idx="7169" formatCode="0.00E+00">
                        <c:v>1151.32</c:v>
                      </c:pt>
                      <c:pt idx="7170" formatCode="0.00E+00">
                        <c:v>1151</c:v>
                      </c:pt>
                      <c:pt idx="7171" formatCode="0.00E+00">
                        <c:v>1150.67</c:v>
                      </c:pt>
                      <c:pt idx="7172" formatCode="0.00E+00">
                        <c:v>1150.3499999999999</c:v>
                      </c:pt>
                      <c:pt idx="7173" formatCode="0.00E+00">
                        <c:v>1150.03</c:v>
                      </c:pt>
                      <c:pt idx="7174" formatCode="0.00E+00">
                        <c:v>1149.71</c:v>
                      </c:pt>
                      <c:pt idx="7175" formatCode="0.00E+00">
                        <c:v>1149.3900000000001</c:v>
                      </c:pt>
                      <c:pt idx="7176" formatCode="0.00E+00">
                        <c:v>1149.07</c:v>
                      </c:pt>
                      <c:pt idx="7177" formatCode="0.00E+00">
                        <c:v>1148.74</c:v>
                      </c:pt>
                      <c:pt idx="7178" formatCode="0.00E+00">
                        <c:v>1148.42</c:v>
                      </c:pt>
                      <c:pt idx="7179" formatCode="0.00E+00">
                        <c:v>1148.0999999999999</c:v>
                      </c:pt>
                      <c:pt idx="7180" formatCode="0.00E+00">
                        <c:v>1147.78</c:v>
                      </c:pt>
                      <c:pt idx="7181" formatCode="0.00E+00">
                        <c:v>1147.46</c:v>
                      </c:pt>
                      <c:pt idx="7182" formatCode="0.00E+00">
                        <c:v>1147.1400000000001</c:v>
                      </c:pt>
                      <c:pt idx="7183" formatCode="0.00E+00">
                        <c:v>1146.82</c:v>
                      </c:pt>
                      <c:pt idx="7184" formatCode="0.00E+00">
                        <c:v>1146.5</c:v>
                      </c:pt>
                      <c:pt idx="7185" formatCode="0.00E+00">
                        <c:v>1146.18</c:v>
                      </c:pt>
                      <c:pt idx="7186" formatCode="0.00E+00">
                        <c:v>1145.8599999999999</c:v>
                      </c:pt>
                      <c:pt idx="7187" formatCode="0.00E+00">
                        <c:v>1145.54</c:v>
                      </c:pt>
                      <c:pt idx="7188" formatCode="0.00E+00">
                        <c:v>1145.22</c:v>
                      </c:pt>
                      <c:pt idx="7189" formatCode="0.00E+00">
                        <c:v>1144.9000000000001</c:v>
                      </c:pt>
                      <c:pt idx="7190" formatCode="0.00E+00">
                        <c:v>1144.58</c:v>
                      </c:pt>
                      <c:pt idx="7191" formatCode="0.00E+00">
                        <c:v>1144.26</c:v>
                      </c:pt>
                      <c:pt idx="7192" formatCode="0.00E+00">
                        <c:v>1143.94</c:v>
                      </c:pt>
                      <c:pt idx="7193" formatCode="0.00E+00">
                        <c:v>1143.6199999999999</c:v>
                      </c:pt>
                      <c:pt idx="7194" formatCode="0.00E+00">
                        <c:v>1143.3</c:v>
                      </c:pt>
                      <c:pt idx="7195" formatCode="0.00E+00">
                        <c:v>1142.98</c:v>
                      </c:pt>
                      <c:pt idx="7196" formatCode="0.00E+00">
                        <c:v>1142.6600000000001</c:v>
                      </c:pt>
                      <c:pt idx="7197" formatCode="0.00E+00">
                        <c:v>1142.3399999999999</c:v>
                      </c:pt>
                      <c:pt idx="7198" formatCode="0.00E+00">
                        <c:v>1142.03</c:v>
                      </c:pt>
                      <c:pt idx="7199" formatCode="0.00E+00">
                        <c:v>1141.71</c:v>
                      </c:pt>
                      <c:pt idx="7200" formatCode="0.00E+00">
                        <c:v>1141.3900000000001</c:v>
                      </c:pt>
                      <c:pt idx="7201" formatCode="0.00E+00">
                        <c:v>1141.07</c:v>
                      </c:pt>
                      <c:pt idx="7202" formatCode="0.00E+00">
                        <c:v>1140.75</c:v>
                      </c:pt>
                      <c:pt idx="7203" formatCode="0.00E+00">
                        <c:v>1140.43</c:v>
                      </c:pt>
                      <c:pt idx="7204" formatCode="0.00E+00">
                        <c:v>1140.1099999999999</c:v>
                      </c:pt>
                      <c:pt idx="7205" formatCode="0.00E+00">
                        <c:v>1139.8</c:v>
                      </c:pt>
                      <c:pt idx="7206" formatCode="0.00E+00">
                        <c:v>1139.48</c:v>
                      </c:pt>
                      <c:pt idx="7207" formatCode="0.00E+00">
                        <c:v>1139.1600000000001</c:v>
                      </c:pt>
                      <c:pt idx="7208" formatCode="0.00E+00">
                        <c:v>1138.8399999999999</c:v>
                      </c:pt>
                      <c:pt idx="7209" formatCode="0.00E+00">
                        <c:v>1138.52</c:v>
                      </c:pt>
                      <c:pt idx="7210" formatCode="0.00E+00">
                        <c:v>1138.2</c:v>
                      </c:pt>
                      <c:pt idx="7211" formatCode="0.00E+00">
                        <c:v>1137.8900000000001</c:v>
                      </c:pt>
                      <c:pt idx="7212" formatCode="0.00E+00">
                        <c:v>1137.57</c:v>
                      </c:pt>
                      <c:pt idx="7213" formatCode="0.00E+00">
                        <c:v>1137.25</c:v>
                      </c:pt>
                      <c:pt idx="7214" formatCode="0.00E+00">
                        <c:v>1136.93</c:v>
                      </c:pt>
                      <c:pt idx="7215" formatCode="0.00E+00">
                        <c:v>1136.6199999999999</c:v>
                      </c:pt>
                      <c:pt idx="7216" formatCode="0.00E+00">
                        <c:v>1136.3</c:v>
                      </c:pt>
                      <c:pt idx="7217" formatCode="0.00E+00">
                        <c:v>1135.98</c:v>
                      </c:pt>
                      <c:pt idx="7218" formatCode="0.00E+00">
                        <c:v>1135.6600000000001</c:v>
                      </c:pt>
                      <c:pt idx="7219" formatCode="0.00E+00">
                        <c:v>1135.3499999999999</c:v>
                      </c:pt>
                      <c:pt idx="7220" formatCode="0.00E+00">
                        <c:v>1135.03</c:v>
                      </c:pt>
                      <c:pt idx="7221" formatCode="0.00E+00">
                        <c:v>1134.71</c:v>
                      </c:pt>
                      <c:pt idx="7222" formatCode="0.00E+00">
                        <c:v>1134.4000000000001</c:v>
                      </c:pt>
                      <c:pt idx="7223" formatCode="0.00E+00">
                        <c:v>1134.08</c:v>
                      </c:pt>
                      <c:pt idx="7224" formatCode="0.00E+00">
                        <c:v>1133.76</c:v>
                      </c:pt>
                      <c:pt idx="7225" formatCode="0.00E+00">
                        <c:v>1133.45</c:v>
                      </c:pt>
                      <c:pt idx="7226" formatCode="0.00E+00">
                        <c:v>1133.1300000000001</c:v>
                      </c:pt>
                      <c:pt idx="7227" formatCode="0.00E+00">
                        <c:v>1132.81</c:v>
                      </c:pt>
                      <c:pt idx="7228" formatCode="0.00E+00">
                        <c:v>1132.5</c:v>
                      </c:pt>
                      <c:pt idx="7229" formatCode="0.00E+00">
                        <c:v>1132.18</c:v>
                      </c:pt>
                      <c:pt idx="7230" formatCode="0.00E+00">
                        <c:v>1131.8699999999999</c:v>
                      </c:pt>
                      <c:pt idx="7231" formatCode="0.00E+00">
                        <c:v>1131.55</c:v>
                      </c:pt>
                      <c:pt idx="7232" formatCode="0.00E+00">
                        <c:v>1131.23</c:v>
                      </c:pt>
                      <c:pt idx="7233" formatCode="0.00E+00">
                        <c:v>1130.92</c:v>
                      </c:pt>
                      <c:pt idx="7234" formatCode="0.00E+00">
                        <c:v>1130.5999999999999</c:v>
                      </c:pt>
                      <c:pt idx="7235" formatCode="0.00E+00">
                        <c:v>1130.29</c:v>
                      </c:pt>
                      <c:pt idx="7236" formatCode="0.00E+00">
                        <c:v>1129.97</c:v>
                      </c:pt>
                      <c:pt idx="7237" formatCode="0.00E+00">
                        <c:v>1129.6600000000001</c:v>
                      </c:pt>
                      <c:pt idx="7238" formatCode="0.00E+00">
                        <c:v>1129.3399999999999</c:v>
                      </c:pt>
                      <c:pt idx="7239" formatCode="0.00E+00">
                        <c:v>1129.03</c:v>
                      </c:pt>
                      <c:pt idx="7240" formatCode="0.00E+00">
                        <c:v>1128.71</c:v>
                      </c:pt>
                      <c:pt idx="7241" formatCode="0.00E+00">
                        <c:v>1128.4000000000001</c:v>
                      </c:pt>
                      <c:pt idx="7242" formatCode="0.00E+00">
                        <c:v>1128.08</c:v>
                      </c:pt>
                      <c:pt idx="7243" formatCode="0.00E+00">
                        <c:v>1127.77</c:v>
                      </c:pt>
                      <c:pt idx="7244" formatCode="0.00E+00">
                        <c:v>1127.45</c:v>
                      </c:pt>
                      <c:pt idx="7245" formatCode="0.00E+00">
                        <c:v>1127.1400000000001</c:v>
                      </c:pt>
                      <c:pt idx="7246" formatCode="0.00E+00">
                        <c:v>1126.83</c:v>
                      </c:pt>
                      <c:pt idx="7247" formatCode="0.00E+00">
                        <c:v>1126.51</c:v>
                      </c:pt>
                      <c:pt idx="7248" formatCode="0.00E+00">
                        <c:v>1126.2</c:v>
                      </c:pt>
                      <c:pt idx="7249" formatCode="0.00E+00">
                        <c:v>1125.8900000000001</c:v>
                      </c:pt>
                      <c:pt idx="7250" formatCode="0.00E+00">
                        <c:v>1125.57</c:v>
                      </c:pt>
                      <c:pt idx="7251" formatCode="0.00E+00">
                        <c:v>1125.26</c:v>
                      </c:pt>
                      <c:pt idx="7252" formatCode="0.00E+00">
                        <c:v>1124.95</c:v>
                      </c:pt>
                      <c:pt idx="7253" formatCode="0.00E+00">
                        <c:v>1124.6300000000001</c:v>
                      </c:pt>
                      <c:pt idx="7254" formatCode="0.00E+00">
                        <c:v>1124.32</c:v>
                      </c:pt>
                      <c:pt idx="7255" formatCode="0.00E+00">
                        <c:v>1124.01</c:v>
                      </c:pt>
                      <c:pt idx="7256" formatCode="0.00E+00">
                        <c:v>1123.7</c:v>
                      </c:pt>
                      <c:pt idx="7257" formatCode="0.00E+00">
                        <c:v>1123.3900000000001</c:v>
                      </c:pt>
                      <c:pt idx="7258" formatCode="0.00E+00">
                        <c:v>1123.08</c:v>
                      </c:pt>
                      <c:pt idx="7259" formatCode="0.00E+00">
                        <c:v>1122.76</c:v>
                      </c:pt>
                      <c:pt idx="7260" formatCode="0.00E+00">
                        <c:v>1122.45</c:v>
                      </c:pt>
                      <c:pt idx="7261" formatCode="0.00E+00">
                        <c:v>1122.1400000000001</c:v>
                      </c:pt>
                      <c:pt idx="7262" formatCode="0.00E+00">
                        <c:v>1121.8399999999999</c:v>
                      </c:pt>
                      <c:pt idx="7263" formatCode="0.00E+00">
                        <c:v>1121.53</c:v>
                      </c:pt>
                      <c:pt idx="7264" formatCode="0.00E+00">
                        <c:v>1121.22</c:v>
                      </c:pt>
                      <c:pt idx="7265" formatCode="0.00E+00">
                        <c:v>1120.9100000000001</c:v>
                      </c:pt>
                      <c:pt idx="7266" formatCode="0.00E+00">
                        <c:v>1120.5999999999999</c:v>
                      </c:pt>
                      <c:pt idx="7267" formatCode="0.00E+00">
                        <c:v>1120.29</c:v>
                      </c:pt>
                      <c:pt idx="7268" formatCode="0.00E+00">
                        <c:v>1119.99</c:v>
                      </c:pt>
                      <c:pt idx="7269" formatCode="0.00E+00">
                        <c:v>1119.68</c:v>
                      </c:pt>
                      <c:pt idx="7270" formatCode="0.00E+00">
                        <c:v>1119.3699999999999</c:v>
                      </c:pt>
                      <c:pt idx="7271" formatCode="0.00E+00">
                        <c:v>1119.07</c:v>
                      </c:pt>
                      <c:pt idx="7272" formatCode="0.00E+00">
                        <c:v>1118.76</c:v>
                      </c:pt>
                      <c:pt idx="7273" formatCode="0.00E+00">
                        <c:v>1118.46</c:v>
                      </c:pt>
                      <c:pt idx="7274" formatCode="0.00E+00">
                        <c:v>1118.1500000000001</c:v>
                      </c:pt>
                      <c:pt idx="7275" formatCode="0.00E+00">
                        <c:v>1117.8499999999999</c:v>
                      </c:pt>
                      <c:pt idx="7276" formatCode="0.00E+00">
                        <c:v>1117.54</c:v>
                      </c:pt>
                      <c:pt idx="7277" formatCode="0.00E+00">
                        <c:v>1117.24</c:v>
                      </c:pt>
                      <c:pt idx="7278" formatCode="0.00E+00">
                        <c:v>1116.94</c:v>
                      </c:pt>
                      <c:pt idx="7279" formatCode="0.00E+00">
                        <c:v>1116.6300000000001</c:v>
                      </c:pt>
                      <c:pt idx="7280" formatCode="0.00E+00">
                        <c:v>1116.33</c:v>
                      </c:pt>
                      <c:pt idx="7281" formatCode="0.00E+00">
                        <c:v>1116.03</c:v>
                      </c:pt>
                      <c:pt idx="7282" formatCode="0.00E+00">
                        <c:v>1115.73</c:v>
                      </c:pt>
                      <c:pt idx="7283" formatCode="0.00E+00">
                        <c:v>1115.43</c:v>
                      </c:pt>
                      <c:pt idx="7284" formatCode="0.00E+00">
                        <c:v>1115.1199999999999</c:v>
                      </c:pt>
                      <c:pt idx="7285" formatCode="0.00E+00">
                        <c:v>1114.82</c:v>
                      </c:pt>
                      <c:pt idx="7286" formatCode="0.00E+00">
                        <c:v>1114.52</c:v>
                      </c:pt>
                      <c:pt idx="7287" formatCode="0.00E+00">
                        <c:v>1114.22</c:v>
                      </c:pt>
                      <c:pt idx="7288" formatCode="0.00E+00">
                        <c:v>1113.92</c:v>
                      </c:pt>
                      <c:pt idx="7289" formatCode="0.00E+00">
                        <c:v>1113.6199999999999</c:v>
                      </c:pt>
                      <c:pt idx="7290" formatCode="0.00E+00">
                        <c:v>1113.32</c:v>
                      </c:pt>
                      <c:pt idx="7291" formatCode="0.00E+00">
                        <c:v>1113.02</c:v>
                      </c:pt>
                      <c:pt idx="7292" formatCode="0.00E+00">
                        <c:v>1112.73</c:v>
                      </c:pt>
                      <c:pt idx="7293" formatCode="0.00E+00">
                        <c:v>1112.43</c:v>
                      </c:pt>
                      <c:pt idx="7294" formatCode="0.00E+00">
                        <c:v>1112.1300000000001</c:v>
                      </c:pt>
                      <c:pt idx="7295" formatCode="0.00E+00">
                        <c:v>1111.83</c:v>
                      </c:pt>
                      <c:pt idx="7296" formatCode="0.00E+00">
                        <c:v>1111.53</c:v>
                      </c:pt>
                      <c:pt idx="7297" formatCode="0.00E+00">
                        <c:v>1111.24</c:v>
                      </c:pt>
                      <c:pt idx="7298" formatCode="0.00E+00">
                        <c:v>1110.94</c:v>
                      </c:pt>
                      <c:pt idx="7299" formatCode="0.00E+00">
                        <c:v>1110.6400000000001</c:v>
                      </c:pt>
                      <c:pt idx="7300" formatCode="0.00E+00">
                        <c:v>1110.3499999999999</c:v>
                      </c:pt>
                      <c:pt idx="7301" formatCode="0.00E+00">
                        <c:v>1110.05</c:v>
                      </c:pt>
                      <c:pt idx="7302" formatCode="0.00E+00">
                        <c:v>1109.75</c:v>
                      </c:pt>
                      <c:pt idx="7303" formatCode="0.00E+00">
                        <c:v>1109.46</c:v>
                      </c:pt>
                      <c:pt idx="7304" formatCode="0.00E+00">
                        <c:v>1109.1600000000001</c:v>
                      </c:pt>
                      <c:pt idx="7305" formatCode="0.00E+00">
                        <c:v>1108.8699999999999</c:v>
                      </c:pt>
                      <c:pt idx="7306" formatCode="0.00E+00">
                        <c:v>1108.57</c:v>
                      </c:pt>
                      <c:pt idx="7307" formatCode="0.00E+00">
                        <c:v>1108.28</c:v>
                      </c:pt>
                      <c:pt idx="7308" formatCode="0.00E+00">
                        <c:v>1107.98</c:v>
                      </c:pt>
                      <c:pt idx="7309" formatCode="0.00E+00">
                        <c:v>1107.69</c:v>
                      </c:pt>
                      <c:pt idx="7310" formatCode="0.00E+00">
                        <c:v>1107.4000000000001</c:v>
                      </c:pt>
                      <c:pt idx="7311" formatCode="0.00E+00">
                        <c:v>1107.0999999999999</c:v>
                      </c:pt>
                      <c:pt idx="7312" formatCode="0.00E+00">
                        <c:v>1106.81</c:v>
                      </c:pt>
                      <c:pt idx="7313" formatCode="0.00E+00">
                        <c:v>1106.52</c:v>
                      </c:pt>
                      <c:pt idx="7314" formatCode="0.00E+00">
                        <c:v>1106.22</c:v>
                      </c:pt>
                      <c:pt idx="7315" formatCode="0.00E+00">
                        <c:v>1105.93</c:v>
                      </c:pt>
                      <c:pt idx="7316" formatCode="0.00E+00">
                        <c:v>1105.6400000000001</c:v>
                      </c:pt>
                      <c:pt idx="7317" formatCode="0.00E+00">
                        <c:v>1105.3499999999999</c:v>
                      </c:pt>
                      <c:pt idx="7318" formatCode="0.00E+00">
                        <c:v>1105.05</c:v>
                      </c:pt>
                      <c:pt idx="7319" formatCode="0.00E+00">
                        <c:v>1104.76</c:v>
                      </c:pt>
                      <c:pt idx="7320" formatCode="0.00E+00">
                        <c:v>1104.47</c:v>
                      </c:pt>
                      <c:pt idx="7321" formatCode="0.00E+00">
                        <c:v>1104.18</c:v>
                      </c:pt>
                      <c:pt idx="7322" formatCode="0.00E+00">
                        <c:v>1103.8900000000001</c:v>
                      </c:pt>
                      <c:pt idx="7323" formatCode="0.00E+00">
                        <c:v>1103.5999999999999</c:v>
                      </c:pt>
                      <c:pt idx="7324" formatCode="0.00E+00">
                        <c:v>1103.31</c:v>
                      </c:pt>
                      <c:pt idx="7325" formatCode="0.00E+00">
                        <c:v>1103.02</c:v>
                      </c:pt>
                      <c:pt idx="7326" formatCode="0.00E+00">
                        <c:v>1102.73</c:v>
                      </c:pt>
                      <c:pt idx="7327" formatCode="0.00E+00">
                        <c:v>1102.44</c:v>
                      </c:pt>
                      <c:pt idx="7328" formatCode="0.00E+00">
                        <c:v>1102.1500000000001</c:v>
                      </c:pt>
                      <c:pt idx="7329" formatCode="0.00E+00">
                        <c:v>1101.8599999999999</c:v>
                      </c:pt>
                      <c:pt idx="7330" formatCode="0.00E+00">
                        <c:v>1101.57</c:v>
                      </c:pt>
                      <c:pt idx="7331" formatCode="0.00E+00">
                        <c:v>1101.29</c:v>
                      </c:pt>
                      <c:pt idx="7332" formatCode="0.00E+00">
                        <c:v>1101</c:v>
                      </c:pt>
                      <c:pt idx="7333" formatCode="0.00E+00">
                        <c:v>1100.71</c:v>
                      </c:pt>
                      <c:pt idx="7334" formatCode="0.00E+00">
                        <c:v>1100.42</c:v>
                      </c:pt>
                      <c:pt idx="7335" formatCode="0.00E+00">
                        <c:v>1100.1400000000001</c:v>
                      </c:pt>
                      <c:pt idx="7336" formatCode="0.00E+00">
                        <c:v>1099.8499999999999</c:v>
                      </c:pt>
                      <c:pt idx="7337" formatCode="0.00E+00">
                        <c:v>1099.56</c:v>
                      </c:pt>
                      <c:pt idx="7338" formatCode="0.00E+00">
                        <c:v>1099.28</c:v>
                      </c:pt>
                      <c:pt idx="7339" formatCode="0.00E+00">
                        <c:v>1098.99</c:v>
                      </c:pt>
                      <c:pt idx="7340" formatCode="0.00E+00">
                        <c:v>1098.71</c:v>
                      </c:pt>
                      <c:pt idx="7341" formatCode="0.00E+00">
                        <c:v>1098.42</c:v>
                      </c:pt>
                      <c:pt idx="7342" formatCode="0.00E+00">
                        <c:v>1098.1400000000001</c:v>
                      </c:pt>
                      <c:pt idx="7343" formatCode="0.00E+00">
                        <c:v>1097.8499999999999</c:v>
                      </c:pt>
                      <c:pt idx="7344" formatCode="0.00E+00">
                        <c:v>1097.57</c:v>
                      </c:pt>
                      <c:pt idx="7345" formatCode="0.00E+00">
                        <c:v>1097.28</c:v>
                      </c:pt>
                      <c:pt idx="7346" formatCode="0.00E+00">
                        <c:v>1097</c:v>
                      </c:pt>
                      <c:pt idx="7347" formatCode="0.00E+00">
                        <c:v>1096.72</c:v>
                      </c:pt>
                      <c:pt idx="7348" formatCode="0.00E+00">
                        <c:v>1096.43</c:v>
                      </c:pt>
                      <c:pt idx="7349" formatCode="0.00E+00">
                        <c:v>1096.1500000000001</c:v>
                      </c:pt>
                      <c:pt idx="7350" formatCode="0.00E+00">
                        <c:v>1095.8699999999999</c:v>
                      </c:pt>
                      <c:pt idx="7351" formatCode="0.00E+00">
                        <c:v>1095.5899999999999</c:v>
                      </c:pt>
                      <c:pt idx="7352" formatCode="0.00E+00">
                        <c:v>1095.31</c:v>
                      </c:pt>
                      <c:pt idx="7353" formatCode="0.00E+00">
                        <c:v>1095.02</c:v>
                      </c:pt>
                      <c:pt idx="7354" formatCode="0.00E+00">
                        <c:v>1094.74</c:v>
                      </c:pt>
                      <c:pt idx="7355" formatCode="0.00E+00">
                        <c:v>1094.46</c:v>
                      </c:pt>
                      <c:pt idx="7356" formatCode="0.00E+00">
                        <c:v>1094.18</c:v>
                      </c:pt>
                      <c:pt idx="7357" formatCode="0.00E+00">
                        <c:v>1093.9000000000001</c:v>
                      </c:pt>
                      <c:pt idx="7358" formatCode="0.00E+00">
                        <c:v>1093.6199999999999</c:v>
                      </c:pt>
                      <c:pt idx="7359" formatCode="0.00E+00">
                        <c:v>1093.3399999999999</c:v>
                      </c:pt>
                      <c:pt idx="7360" formatCode="0.00E+00">
                        <c:v>1093.06</c:v>
                      </c:pt>
                      <c:pt idx="7361" formatCode="0.00E+00">
                        <c:v>1092.78</c:v>
                      </c:pt>
                      <c:pt idx="7362" formatCode="0.00E+00">
                        <c:v>1092.5</c:v>
                      </c:pt>
                      <c:pt idx="7363" formatCode="0.00E+00">
                        <c:v>1092.22</c:v>
                      </c:pt>
                      <c:pt idx="7364" formatCode="0.00E+00">
                        <c:v>1091.95</c:v>
                      </c:pt>
                      <c:pt idx="7365" formatCode="0.00E+00">
                        <c:v>1091.67</c:v>
                      </c:pt>
                      <c:pt idx="7366" formatCode="0.00E+00">
                        <c:v>1091.3900000000001</c:v>
                      </c:pt>
                      <c:pt idx="7367" formatCode="0.00E+00">
                        <c:v>1091.1099999999999</c:v>
                      </c:pt>
                      <c:pt idx="7368" formatCode="0.00E+00">
                        <c:v>1090.8399999999999</c:v>
                      </c:pt>
                      <c:pt idx="7369" formatCode="0.00E+00">
                        <c:v>1090.56</c:v>
                      </c:pt>
                      <c:pt idx="7370" formatCode="0.00E+00">
                        <c:v>1090.28</c:v>
                      </c:pt>
                      <c:pt idx="7371" formatCode="0.00E+00">
                        <c:v>1090.01</c:v>
                      </c:pt>
                      <c:pt idx="7372" formatCode="0.00E+00">
                        <c:v>1089.73</c:v>
                      </c:pt>
                      <c:pt idx="7373" formatCode="0.00E+00">
                        <c:v>1089.45</c:v>
                      </c:pt>
                      <c:pt idx="7374" formatCode="0.00E+00">
                        <c:v>1089.18</c:v>
                      </c:pt>
                      <c:pt idx="7375" formatCode="0.00E+00">
                        <c:v>1088.9000000000001</c:v>
                      </c:pt>
                      <c:pt idx="7376" formatCode="0.00E+00">
                        <c:v>1088.6300000000001</c:v>
                      </c:pt>
                      <c:pt idx="7377" formatCode="0.00E+00">
                        <c:v>1088.3499999999999</c:v>
                      </c:pt>
                      <c:pt idx="7378" formatCode="0.00E+00">
                        <c:v>1088.08</c:v>
                      </c:pt>
                      <c:pt idx="7379" formatCode="0.00E+00">
                        <c:v>1087.81</c:v>
                      </c:pt>
                      <c:pt idx="7380" formatCode="0.00E+00">
                        <c:v>1087.53</c:v>
                      </c:pt>
                      <c:pt idx="7381" formatCode="0.00E+00">
                        <c:v>1087.26</c:v>
                      </c:pt>
                      <c:pt idx="7382" formatCode="0.00E+00">
                        <c:v>1086.98</c:v>
                      </c:pt>
                      <c:pt idx="7383" formatCode="0.00E+00">
                        <c:v>1086.71</c:v>
                      </c:pt>
                      <c:pt idx="7384" formatCode="0.00E+00">
                        <c:v>1086.44</c:v>
                      </c:pt>
                      <c:pt idx="7385" formatCode="0.00E+00">
                        <c:v>1086.17</c:v>
                      </c:pt>
                      <c:pt idx="7386" formatCode="0.00E+00">
                        <c:v>1085.8900000000001</c:v>
                      </c:pt>
                      <c:pt idx="7387" formatCode="0.00E+00">
                        <c:v>1085.6199999999999</c:v>
                      </c:pt>
                      <c:pt idx="7388" formatCode="0.00E+00">
                        <c:v>1085.3499999999999</c:v>
                      </c:pt>
                      <c:pt idx="7389" formatCode="0.00E+00">
                        <c:v>1085.08</c:v>
                      </c:pt>
                      <c:pt idx="7390" formatCode="0.00E+00">
                        <c:v>1084.81</c:v>
                      </c:pt>
                      <c:pt idx="7391" formatCode="0.00E+00">
                        <c:v>1084.54</c:v>
                      </c:pt>
                      <c:pt idx="7392" formatCode="0.00E+00">
                        <c:v>1084.27</c:v>
                      </c:pt>
                      <c:pt idx="7393" formatCode="0.00E+00">
                        <c:v>1084</c:v>
                      </c:pt>
                      <c:pt idx="7394" formatCode="0.00E+00">
                        <c:v>1083.73</c:v>
                      </c:pt>
                      <c:pt idx="7395" formatCode="0.00E+00">
                        <c:v>1083.46</c:v>
                      </c:pt>
                      <c:pt idx="7396" formatCode="0.00E+00">
                        <c:v>1083.19</c:v>
                      </c:pt>
                      <c:pt idx="7397" formatCode="0.00E+00">
                        <c:v>1082.92</c:v>
                      </c:pt>
                      <c:pt idx="7398" formatCode="0.00E+00">
                        <c:v>1082.6500000000001</c:v>
                      </c:pt>
                      <c:pt idx="7399" formatCode="0.00E+00">
                        <c:v>1082.3800000000001</c:v>
                      </c:pt>
                      <c:pt idx="7400" formatCode="0.00E+00">
                        <c:v>1082.1099999999999</c:v>
                      </c:pt>
                      <c:pt idx="7401" formatCode="0.00E+00">
                        <c:v>1081.8399999999999</c:v>
                      </c:pt>
                      <c:pt idx="7402" formatCode="0.00E+00">
                        <c:v>1081.58</c:v>
                      </c:pt>
                      <c:pt idx="7403" formatCode="0.00E+00">
                        <c:v>1081.31</c:v>
                      </c:pt>
                      <c:pt idx="7404" formatCode="0.00E+00">
                        <c:v>1081.04</c:v>
                      </c:pt>
                      <c:pt idx="7405" formatCode="0.00E+00">
                        <c:v>1080.77</c:v>
                      </c:pt>
                      <c:pt idx="7406" formatCode="0.00E+00">
                        <c:v>1080.51</c:v>
                      </c:pt>
                      <c:pt idx="7407" formatCode="0.00E+00">
                        <c:v>1080.24</c:v>
                      </c:pt>
                      <c:pt idx="7408" formatCode="0.00E+00">
                        <c:v>1079.97</c:v>
                      </c:pt>
                      <c:pt idx="7409" formatCode="0.00E+00">
                        <c:v>1079.71</c:v>
                      </c:pt>
                      <c:pt idx="7410" formatCode="0.00E+00">
                        <c:v>1079.44</c:v>
                      </c:pt>
                      <c:pt idx="7411" formatCode="0.00E+00">
                        <c:v>1079.18</c:v>
                      </c:pt>
                      <c:pt idx="7412" formatCode="0.00E+00">
                        <c:v>1078.9100000000001</c:v>
                      </c:pt>
                      <c:pt idx="7413" formatCode="0.00E+00">
                        <c:v>1078.6500000000001</c:v>
                      </c:pt>
                      <c:pt idx="7414" formatCode="0.00E+00">
                        <c:v>1078.3800000000001</c:v>
                      </c:pt>
                      <c:pt idx="7415" formatCode="0.00E+00">
                        <c:v>1078.1199999999999</c:v>
                      </c:pt>
                      <c:pt idx="7416" formatCode="0.00E+00">
                        <c:v>1077.8499999999999</c:v>
                      </c:pt>
                      <c:pt idx="7417" formatCode="0.00E+00">
                        <c:v>1077.5899999999999</c:v>
                      </c:pt>
                      <c:pt idx="7418" formatCode="0.00E+00">
                        <c:v>1077.33</c:v>
                      </c:pt>
                      <c:pt idx="7419" formatCode="0.00E+00">
                        <c:v>1077.06</c:v>
                      </c:pt>
                      <c:pt idx="7420" formatCode="0.00E+00">
                        <c:v>1076.8</c:v>
                      </c:pt>
                      <c:pt idx="7421" formatCode="0.00E+00">
                        <c:v>1076.54</c:v>
                      </c:pt>
                      <c:pt idx="7422" formatCode="0.00E+00">
                        <c:v>1076.27</c:v>
                      </c:pt>
                      <c:pt idx="7423" formatCode="0.00E+00">
                        <c:v>1076.01</c:v>
                      </c:pt>
                      <c:pt idx="7424" formatCode="0.00E+00">
                        <c:v>1075.75</c:v>
                      </c:pt>
                      <c:pt idx="7425" formatCode="0.00E+00">
                        <c:v>1075.49</c:v>
                      </c:pt>
                      <c:pt idx="7426" formatCode="0.00E+00">
                        <c:v>1075.23</c:v>
                      </c:pt>
                      <c:pt idx="7427" formatCode="0.00E+00">
                        <c:v>1074.96</c:v>
                      </c:pt>
                      <c:pt idx="7428" formatCode="0.00E+00">
                        <c:v>1074.7</c:v>
                      </c:pt>
                      <c:pt idx="7429" formatCode="0.00E+00">
                        <c:v>1074.44</c:v>
                      </c:pt>
                      <c:pt idx="7430" formatCode="0.00E+00">
                        <c:v>1074.18</c:v>
                      </c:pt>
                      <c:pt idx="7431" formatCode="0.00E+00">
                        <c:v>1073.92</c:v>
                      </c:pt>
                      <c:pt idx="7432" formatCode="0.00E+00">
                        <c:v>1073.6600000000001</c:v>
                      </c:pt>
                      <c:pt idx="7433" formatCode="0.00E+00">
                        <c:v>1073.4000000000001</c:v>
                      </c:pt>
                      <c:pt idx="7434" formatCode="0.00E+00">
                        <c:v>1073.1400000000001</c:v>
                      </c:pt>
                      <c:pt idx="7435" formatCode="0.00E+00">
                        <c:v>1072.8800000000001</c:v>
                      </c:pt>
                      <c:pt idx="7436" formatCode="0.00E+00">
                        <c:v>1072.6199999999999</c:v>
                      </c:pt>
                      <c:pt idx="7437" formatCode="0.00E+00">
                        <c:v>1072.3599999999999</c:v>
                      </c:pt>
                      <c:pt idx="7438" formatCode="0.00E+00">
                        <c:v>1072.1099999999999</c:v>
                      </c:pt>
                      <c:pt idx="7439" formatCode="0.00E+00">
                        <c:v>1071.8499999999999</c:v>
                      </c:pt>
                      <c:pt idx="7440" formatCode="0.00E+00">
                        <c:v>1071.5899999999999</c:v>
                      </c:pt>
                      <c:pt idx="7441" formatCode="0.00E+00">
                        <c:v>1071.33</c:v>
                      </c:pt>
                      <c:pt idx="7442" formatCode="0.00E+00">
                        <c:v>1071.07</c:v>
                      </c:pt>
                      <c:pt idx="7443" formatCode="0.00E+00">
                        <c:v>1070.82</c:v>
                      </c:pt>
                      <c:pt idx="7444" formatCode="0.00E+00">
                        <c:v>1070.56</c:v>
                      </c:pt>
                      <c:pt idx="7445" formatCode="0.00E+00">
                        <c:v>1070.3</c:v>
                      </c:pt>
                      <c:pt idx="7446" formatCode="0.00E+00">
                        <c:v>1070.04</c:v>
                      </c:pt>
                      <c:pt idx="7447" formatCode="0.00E+00">
                        <c:v>1069.79</c:v>
                      </c:pt>
                      <c:pt idx="7448" formatCode="0.00E+00">
                        <c:v>1069.53</c:v>
                      </c:pt>
                      <c:pt idx="7449" formatCode="0.00E+00">
                        <c:v>1069.28</c:v>
                      </c:pt>
                      <c:pt idx="7450" formatCode="0.00E+00">
                        <c:v>1069.02</c:v>
                      </c:pt>
                      <c:pt idx="7451" formatCode="0.00E+00">
                        <c:v>1068.76</c:v>
                      </c:pt>
                      <c:pt idx="7452" formatCode="0.00E+00">
                        <c:v>1068.51</c:v>
                      </c:pt>
                      <c:pt idx="7453" formatCode="0.00E+00">
                        <c:v>1068.25</c:v>
                      </c:pt>
                      <c:pt idx="7454" formatCode="0.00E+00">
                        <c:v>1068</c:v>
                      </c:pt>
                      <c:pt idx="7455" formatCode="0.00E+00">
                        <c:v>1067.74</c:v>
                      </c:pt>
                      <c:pt idx="7456" formatCode="0.00E+00">
                        <c:v>1067.49</c:v>
                      </c:pt>
                      <c:pt idx="7457" formatCode="0.00E+00">
                        <c:v>1067.23</c:v>
                      </c:pt>
                      <c:pt idx="7458" formatCode="0.00E+00">
                        <c:v>1066.98</c:v>
                      </c:pt>
                      <c:pt idx="7459" formatCode="0.00E+00">
                        <c:v>1066.73</c:v>
                      </c:pt>
                      <c:pt idx="7460" formatCode="0.00E+00">
                        <c:v>1066.47</c:v>
                      </c:pt>
                      <c:pt idx="7461" formatCode="0.00E+00">
                        <c:v>1066.22</c:v>
                      </c:pt>
                      <c:pt idx="7462" formatCode="0.00E+00">
                        <c:v>1065.97</c:v>
                      </c:pt>
                      <c:pt idx="7463" formatCode="0.00E+00">
                        <c:v>1065.71</c:v>
                      </c:pt>
                      <c:pt idx="7464" formatCode="0.00E+00">
                        <c:v>1065.46</c:v>
                      </c:pt>
                      <c:pt idx="7465" formatCode="0.00E+00">
                        <c:v>1065.28</c:v>
                      </c:pt>
                      <c:pt idx="7466" formatCode="0.00E+00">
                        <c:v>1065.28</c:v>
                      </c:pt>
                      <c:pt idx="7467" formatCode="0.00E+00">
                        <c:v>1041.79</c:v>
                      </c:pt>
                      <c:pt idx="7468" formatCode="0.00E+00">
                        <c:v>1019.93</c:v>
                      </c:pt>
                      <c:pt idx="7469">
                        <c:v>999.43700000000001</c:v>
                      </c:pt>
                      <c:pt idx="7470">
                        <c:v>980.12199999999996</c:v>
                      </c:pt>
                      <c:pt idx="7471">
                        <c:v>961.89200000000005</c:v>
                      </c:pt>
                      <c:pt idx="7472">
                        <c:v>944.6</c:v>
                      </c:pt>
                      <c:pt idx="7473">
                        <c:v>928.16200000000003</c:v>
                      </c:pt>
                      <c:pt idx="7474">
                        <c:v>912.46900000000005</c:v>
                      </c:pt>
                      <c:pt idx="7475">
                        <c:v>897.47500000000002</c:v>
                      </c:pt>
                      <c:pt idx="7476">
                        <c:v>883.11699999999996</c:v>
                      </c:pt>
                      <c:pt idx="7477">
                        <c:v>869.351</c:v>
                      </c:pt>
                      <c:pt idx="7478">
                        <c:v>856.12900000000002</c:v>
                      </c:pt>
                      <c:pt idx="7479">
                        <c:v>843.423</c:v>
                      </c:pt>
                      <c:pt idx="7480">
                        <c:v>831.202</c:v>
                      </c:pt>
                      <c:pt idx="7481">
                        <c:v>819.43600000000004</c:v>
                      </c:pt>
                      <c:pt idx="7482">
                        <c:v>808.101</c:v>
                      </c:pt>
                      <c:pt idx="7483">
                        <c:v>797.17200000000003</c:v>
                      </c:pt>
                      <c:pt idx="7484">
                        <c:v>786.63</c:v>
                      </c:pt>
                      <c:pt idx="7485">
                        <c:v>776.45399999999995</c:v>
                      </c:pt>
                      <c:pt idx="7486">
                        <c:v>766.62699999999995</c:v>
                      </c:pt>
                      <c:pt idx="7487">
                        <c:v>757.13300000000004</c:v>
                      </c:pt>
                      <c:pt idx="7488">
                        <c:v>747.95600000000002</c:v>
                      </c:pt>
                      <c:pt idx="7489">
                        <c:v>739.08199999999999</c:v>
                      </c:pt>
                      <c:pt idx="7490">
                        <c:v>730.49800000000005</c:v>
                      </c:pt>
                      <c:pt idx="7491">
                        <c:v>722.19100000000003</c:v>
                      </c:pt>
                      <c:pt idx="7492">
                        <c:v>714.149</c:v>
                      </c:pt>
                      <c:pt idx="7493">
                        <c:v>706.36199999999997</c:v>
                      </c:pt>
                      <c:pt idx="7494">
                        <c:v>698.81799999999998</c:v>
                      </c:pt>
                      <c:pt idx="7495">
                        <c:v>691.50800000000004</c:v>
                      </c:pt>
                      <c:pt idx="7496">
                        <c:v>684.42200000000003</c:v>
                      </c:pt>
                      <c:pt idx="7497">
                        <c:v>677.553</c:v>
                      </c:pt>
                      <c:pt idx="7498">
                        <c:v>670.89200000000005</c:v>
                      </c:pt>
                      <c:pt idx="7499">
                        <c:v>664.43100000000004</c:v>
                      </c:pt>
                      <c:pt idx="7500">
                        <c:v>658.16300000000001</c:v>
                      </c:pt>
                      <c:pt idx="7501">
                        <c:v>652.08100000000002</c:v>
                      </c:pt>
                      <c:pt idx="7502">
                        <c:v>646.17899999999997</c:v>
                      </c:pt>
                      <c:pt idx="7503">
                        <c:v>640.44899999999996</c:v>
                      </c:pt>
                      <c:pt idx="7504">
                        <c:v>634.88599999999997</c:v>
                      </c:pt>
                      <c:pt idx="7505">
                        <c:v>629.48400000000004</c:v>
                      </c:pt>
                      <c:pt idx="7506">
                        <c:v>624.23699999999997</c:v>
                      </c:pt>
                      <c:pt idx="7507">
                        <c:v>619.14099999999996</c:v>
                      </c:pt>
                      <c:pt idx="7508">
                        <c:v>614.18799999999999</c:v>
                      </c:pt>
                      <c:pt idx="7509">
                        <c:v>609.37599999999998</c:v>
                      </c:pt>
                      <c:pt idx="7510">
                        <c:v>604.69899999999996</c:v>
                      </c:pt>
                      <c:pt idx="7511">
                        <c:v>600.15300000000002</c:v>
                      </c:pt>
                      <c:pt idx="7512">
                        <c:v>595.73299999999995</c:v>
                      </c:pt>
                      <c:pt idx="7513">
                        <c:v>591.43499999999995</c:v>
                      </c:pt>
                      <c:pt idx="7514">
                        <c:v>587.255</c:v>
                      </c:pt>
                      <c:pt idx="7515">
                        <c:v>583.18899999999996</c:v>
                      </c:pt>
                      <c:pt idx="7516">
                        <c:v>579.23299999999995</c:v>
                      </c:pt>
                      <c:pt idx="7517">
                        <c:v>575.38499999999999</c:v>
                      </c:pt>
                      <c:pt idx="7518">
                        <c:v>571.64</c:v>
                      </c:pt>
                      <c:pt idx="7519">
                        <c:v>567.99599999999998</c:v>
                      </c:pt>
                      <c:pt idx="7520">
                        <c:v>564.44899999999996</c:v>
                      </c:pt>
                      <c:pt idx="7521">
                        <c:v>560.99599999999998</c:v>
                      </c:pt>
                      <c:pt idx="7522">
                        <c:v>557.63400000000001</c:v>
                      </c:pt>
                      <c:pt idx="7523">
                        <c:v>554.36099999999999</c:v>
                      </c:pt>
                      <c:pt idx="7524">
                        <c:v>551.173</c:v>
                      </c:pt>
                      <c:pt idx="7525">
                        <c:v>548.06899999999996</c:v>
                      </c:pt>
                      <c:pt idx="7526">
                        <c:v>545.04499999999996</c:v>
                      </c:pt>
                      <c:pt idx="7527">
                        <c:v>542.09799999999996</c:v>
                      </c:pt>
                      <c:pt idx="7528">
                        <c:v>539.22799999999995</c:v>
                      </c:pt>
                      <c:pt idx="7529">
                        <c:v>536.43100000000004</c:v>
                      </c:pt>
                      <c:pt idx="7530">
                        <c:v>533.70500000000004</c:v>
                      </c:pt>
                      <c:pt idx="7531">
                        <c:v>531.048</c:v>
                      </c:pt>
                      <c:pt idx="7532">
                        <c:v>528.45699999999999</c:v>
                      </c:pt>
                      <c:pt idx="7533">
                        <c:v>525.93200000000002</c:v>
                      </c:pt>
                      <c:pt idx="7534">
                        <c:v>523.47</c:v>
                      </c:pt>
                      <c:pt idx="7535">
                        <c:v>521.06899999999996</c:v>
                      </c:pt>
                      <c:pt idx="7536">
                        <c:v>518.72699999999998</c:v>
                      </c:pt>
                      <c:pt idx="7537">
                        <c:v>518.23599999999999</c:v>
                      </c:pt>
                      <c:pt idx="7538">
                        <c:v>518.23599999999999</c:v>
                      </c:pt>
                      <c:pt idx="7539">
                        <c:v>518.21199999999999</c:v>
                      </c:pt>
                      <c:pt idx="7540">
                        <c:v>518.18899999999996</c:v>
                      </c:pt>
                      <c:pt idx="7541">
                        <c:v>518.16600000000005</c:v>
                      </c:pt>
                      <c:pt idx="7542">
                        <c:v>518.14400000000001</c:v>
                      </c:pt>
                      <c:pt idx="7543">
                        <c:v>518.12300000000005</c:v>
                      </c:pt>
                      <c:pt idx="7544">
                        <c:v>518.10400000000004</c:v>
                      </c:pt>
                      <c:pt idx="7545">
                        <c:v>518.08699999999999</c:v>
                      </c:pt>
                      <c:pt idx="7546">
                        <c:v>518.07399999999996</c:v>
                      </c:pt>
                      <c:pt idx="7547">
                        <c:v>518.06399999999996</c:v>
                      </c:pt>
                      <c:pt idx="7548">
                        <c:v>518.05799999999999</c:v>
                      </c:pt>
                      <c:pt idx="7549">
                        <c:v>518.05600000000004</c:v>
                      </c:pt>
                      <c:pt idx="7550">
                        <c:v>518.06100000000004</c:v>
                      </c:pt>
                      <c:pt idx="7551">
                        <c:v>518.07000000000005</c:v>
                      </c:pt>
                      <c:pt idx="7552">
                        <c:v>518.08600000000001</c:v>
                      </c:pt>
                      <c:pt idx="7553">
                        <c:v>518.10699999999997</c:v>
                      </c:pt>
                      <c:pt idx="7554">
                        <c:v>518.13400000000001</c:v>
                      </c:pt>
                      <c:pt idx="7555">
                        <c:v>518.16899999999998</c:v>
                      </c:pt>
                      <c:pt idx="7556">
                        <c:v>518.21100000000001</c:v>
                      </c:pt>
                      <c:pt idx="7557">
                        <c:v>518.26199999999994</c:v>
                      </c:pt>
                      <c:pt idx="7558">
                        <c:v>518.32399999999996</c:v>
                      </c:pt>
                      <c:pt idx="7559">
                        <c:v>518.39800000000002</c:v>
                      </c:pt>
                      <c:pt idx="7560">
                        <c:v>518.48500000000001</c:v>
                      </c:pt>
                      <c:pt idx="7561">
                        <c:v>518.58399999999995</c:v>
                      </c:pt>
                      <c:pt idx="7562">
                        <c:v>518.697</c:v>
                      </c:pt>
                      <c:pt idx="7563">
                        <c:v>518.82399999999996</c:v>
                      </c:pt>
                      <c:pt idx="7564">
                        <c:v>518.96500000000003</c:v>
                      </c:pt>
                      <c:pt idx="7565">
                        <c:v>519.11900000000003</c:v>
                      </c:pt>
                      <c:pt idx="7566">
                        <c:v>519.28899999999999</c:v>
                      </c:pt>
                      <c:pt idx="7567">
                        <c:v>519.47199999999998</c:v>
                      </c:pt>
                      <c:pt idx="7568">
                        <c:v>519.67100000000005</c:v>
                      </c:pt>
                      <c:pt idx="7569">
                        <c:v>519.88499999999999</c:v>
                      </c:pt>
                      <c:pt idx="7570">
                        <c:v>520.11400000000003</c:v>
                      </c:pt>
                      <c:pt idx="7571">
                        <c:v>520.35799999999995</c:v>
                      </c:pt>
                      <c:pt idx="7572">
                        <c:v>520.61699999999996</c:v>
                      </c:pt>
                      <c:pt idx="7573">
                        <c:v>520.89200000000005</c:v>
                      </c:pt>
                      <c:pt idx="7574">
                        <c:v>521.17999999999995</c:v>
                      </c:pt>
                      <c:pt idx="7575">
                        <c:v>521.48400000000004</c:v>
                      </c:pt>
                      <c:pt idx="7576">
                        <c:v>521.80200000000002</c:v>
                      </c:pt>
                      <c:pt idx="7577">
                        <c:v>522.13499999999999</c:v>
                      </c:pt>
                      <c:pt idx="7578">
                        <c:v>522.48299999999995</c:v>
                      </c:pt>
                      <c:pt idx="7579">
                        <c:v>522.846</c:v>
                      </c:pt>
                      <c:pt idx="7580">
                        <c:v>523.22400000000005</c:v>
                      </c:pt>
                      <c:pt idx="7581">
                        <c:v>523.61699999999996</c:v>
                      </c:pt>
                      <c:pt idx="7582">
                        <c:v>524.024</c:v>
                      </c:pt>
                      <c:pt idx="7583">
                        <c:v>524.44600000000003</c:v>
                      </c:pt>
                      <c:pt idx="7584">
                        <c:v>524.88199999999995</c:v>
                      </c:pt>
                      <c:pt idx="7585">
                        <c:v>525.33199999999999</c:v>
                      </c:pt>
                      <c:pt idx="7586">
                        <c:v>525.79600000000005</c:v>
                      </c:pt>
                      <c:pt idx="7587">
                        <c:v>526.274</c:v>
                      </c:pt>
                      <c:pt idx="7588">
                        <c:v>526.76499999999999</c:v>
                      </c:pt>
                      <c:pt idx="7589">
                        <c:v>527.26900000000001</c:v>
                      </c:pt>
                      <c:pt idx="7590">
                        <c:v>527.78700000000003</c:v>
                      </c:pt>
                      <c:pt idx="7591">
                        <c:v>528.31700000000001</c:v>
                      </c:pt>
                      <c:pt idx="7592">
                        <c:v>528.86099999999999</c:v>
                      </c:pt>
                      <c:pt idx="7593">
                        <c:v>529.41600000000005</c:v>
                      </c:pt>
                      <c:pt idx="7594">
                        <c:v>529.98500000000001</c:v>
                      </c:pt>
                      <c:pt idx="7595">
                        <c:v>530.56500000000005</c:v>
                      </c:pt>
                      <c:pt idx="7596">
                        <c:v>531.15700000000004</c:v>
                      </c:pt>
                      <c:pt idx="7597">
                        <c:v>531.76099999999997</c:v>
                      </c:pt>
                      <c:pt idx="7598">
                        <c:v>532.37599999999998</c:v>
                      </c:pt>
                      <c:pt idx="7599">
                        <c:v>533.00199999999995</c:v>
                      </c:pt>
                      <c:pt idx="7600">
                        <c:v>533.64</c:v>
                      </c:pt>
                      <c:pt idx="7601">
                        <c:v>534.28800000000001</c:v>
                      </c:pt>
                      <c:pt idx="7602">
                        <c:v>534.947</c:v>
                      </c:pt>
                      <c:pt idx="7603">
                        <c:v>535.61800000000005</c:v>
                      </c:pt>
                      <c:pt idx="7604">
                        <c:v>536.29899999999998</c:v>
                      </c:pt>
                      <c:pt idx="7605">
                        <c:v>536.99</c:v>
                      </c:pt>
                      <c:pt idx="7606">
                        <c:v>537.69299999999998</c:v>
                      </c:pt>
                      <c:pt idx="7607">
                        <c:v>538.40599999999995</c:v>
                      </c:pt>
                      <c:pt idx="7608">
                        <c:v>539.13</c:v>
                      </c:pt>
                      <c:pt idx="7609">
                        <c:v>539.86400000000003</c:v>
                      </c:pt>
                      <c:pt idx="7610">
                        <c:v>540.60799999999995</c:v>
                      </c:pt>
                      <c:pt idx="7611">
                        <c:v>541.36300000000006</c:v>
                      </c:pt>
                      <c:pt idx="7612">
                        <c:v>542.12900000000002</c:v>
                      </c:pt>
                      <c:pt idx="7613">
                        <c:v>542.90499999999997</c:v>
                      </c:pt>
                      <c:pt idx="7614">
                        <c:v>543.69200000000001</c:v>
                      </c:pt>
                      <c:pt idx="7615">
                        <c:v>544.48900000000003</c:v>
                      </c:pt>
                      <c:pt idx="7616">
                        <c:v>545.29700000000003</c:v>
                      </c:pt>
                      <c:pt idx="7617">
                        <c:v>546.11599999999999</c:v>
                      </c:pt>
                      <c:pt idx="7618">
                        <c:v>546.94500000000005</c:v>
                      </c:pt>
                      <c:pt idx="7619">
                        <c:v>547.78399999999999</c:v>
                      </c:pt>
                      <c:pt idx="7620">
                        <c:v>548.63499999999999</c:v>
                      </c:pt>
                      <c:pt idx="7621">
                        <c:v>549.49699999999996</c:v>
                      </c:pt>
                      <c:pt idx="7622">
                        <c:v>550.37</c:v>
                      </c:pt>
                      <c:pt idx="7623">
                        <c:v>551.25400000000002</c:v>
                      </c:pt>
                      <c:pt idx="7624">
                        <c:v>552.15099999999995</c:v>
                      </c:pt>
                      <c:pt idx="7625">
                        <c:v>553.05899999999997</c:v>
                      </c:pt>
                      <c:pt idx="7626">
                        <c:v>553.97900000000004</c:v>
                      </c:pt>
                      <c:pt idx="7627">
                        <c:v>554.91099999999994</c:v>
                      </c:pt>
                      <c:pt idx="7628">
                        <c:v>555.85500000000002</c:v>
                      </c:pt>
                      <c:pt idx="7629">
                        <c:v>556.81200000000001</c:v>
                      </c:pt>
                      <c:pt idx="7630">
                        <c:v>557.78200000000004</c:v>
                      </c:pt>
                      <c:pt idx="7631">
                        <c:v>558.76400000000001</c:v>
                      </c:pt>
                      <c:pt idx="7632">
                        <c:v>559.75900000000001</c:v>
                      </c:pt>
                      <c:pt idx="7633">
                        <c:v>560.76700000000005</c:v>
                      </c:pt>
                      <c:pt idx="7634">
                        <c:v>561.78899999999999</c:v>
                      </c:pt>
                      <c:pt idx="7635">
                        <c:v>562.82399999999996</c:v>
                      </c:pt>
                      <c:pt idx="7636">
                        <c:v>563.87199999999996</c:v>
                      </c:pt>
                      <c:pt idx="7637">
                        <c:v>564.93399999999997</c:v>
                      </c:pt>
                      <c:pt idx="7638">
                        <c:v>566.01</c:v>
                      </c:pt>
                      <c:pt idx="7639">
                        <c:v>567.1</c:v>
                      </c:pt>
                      <c:pt idx="7640">
                        <c:v>568.20299999999997</c:v>
                      </c:pt>
                      <c:pt idx="7641">
                        <c:v>569.32100000000003</c:v>
                      </c:pt>
                      <c:pt idx="7642">
                        <c:v>570.45299999999997</c:v>
                      </c:pt>
                      <c:pt idx="7643">
                        <c:v>571.59900000000005</c:v>
                      </c:pt>
                      <c:pt idx="7644">
                        <c:v>572.75900000000001</c:v>
                      </c:pt>
                      <c:pt idx="7645">
                        <c:v>573.93399999999997</c:v>
                      </c:pt>
                      <c:pt idx="7646">
                        <c:v>575.12300000000005</c:v>
                      </c:pt>
                      <c:pt idx="7647">
                        <c:v>576.327</c:v>
                      </c:pt>
                      <c:pt idx="7648">
                        <c:v>577.54499999999996</c:v>
                      </c:pt>
                      <c:pt idx="7649">
                        <c:v>578.77700000000004</c:v>
                      </c:pt>
                      <c:pt idx="7650">
                        <c:v>580.024</c:v>
                      </c:pt>
                      <c:pt idx="7651">
                        <c:v>581.28499999999997</c:v>
                      </c:pt>
                      <c:pt idx="7652">
                        <c:v>582.55999999999995</c:v>
                      </c:pt>
                      <c:pt idx="7653">
                        <c:v>583.85</c:v>
                      </c:pt>
                      <c:pt idx="7654">
                        <c:v>585.154</c:v>
                      </c:pt>
                      <c:pt idx="7655">
                        <c:v>586.47199999999998</c:v>
                      </c:pt>
                      <c:pt idx="7656">
                        <c:v>587.80399999999997</c:v>
                      </c:pt>
                      <c:pt idx="7657">
                        <c:v>589.15</c:v>
                      </c:pt>
                      <c:pt idx="7658">
                        <c:v>590.50900000000001</c:v>
                      </c:pt>
                      <c:pt idx="7659">
                        <c:v>591.88300000000004</c:v>
                      </c:pt>
                      <c:pt idx="7660">
                        <c:v>593.27</c:v>
                      </c:pt>
                      <c:pt idx="7661">
                        <c:v>594.66999999999996</c:v>
                      </c:pt>
                      <c:pt idx="7662">
                        <c:v>596.08399999999995</c:v>
                      </c:pt>
                      <c:pt idx="7663">
                        <c:v>597.51099999999997</c:v>
                      </c:pt>
                      <c:pt idx="7664">
                        <c:v>598.95100000000002</c:v>
                      </c:pt>
                      <c:pt idx="7665">
                        <c:v>600.40300000000002</c:v>
                      </c:pt>
                      <c:pt idx="7666">
                        <c:v>601.86800000000005</c:v>
                      </c:pt>
                      <c:pt idx="7667">
                        <c:v>603.34500000000003</c:v>
                      </c:pt>
                      <c:pt idx="7668">
                        <c:v>604.83500000000004</c:v>
                      </c:pt>
                      <c:pt idx="7669">
                        <c:v>606.33600000000001</c:v>
                      </c:pt>
                      <c:pt idx="7670">
                        <c:v>607.84900000000005</c:v>
                      </c:pt>
                      <c:pt idx="7671">
                        <c:v>609.37300000000005</c:v>
                      </c:pt>
                      <c:pt idx="7672">
                        <c:v>610.90899999999999</c:v>
                      </c:pt>
                      <c:pt idx="7673">
                        <c:v>612.45500000000004</c:v>
                      </c:pt>
                      <c:pt idx="7674">
                        <c:v>614.01199999999994</c:v>
                      </c:pt>
                      <c:pt idx="7675">
                        <c:v>615.57899999999995</c:v>
                      </c:pt>
                      <c:pt idx="7676">
                        <c:v>617.15700000000004</c:v>
                      </c:pt>
                      <c:pt idx="7677">
                        <c:v>618.74300000000005</c:v>
                      </c:pt>
                      <c:pt idx="7678">
                        <c:v>620.34</c:v>
                      </c:pt>
                      <c:pt idx="7679">
                        <c:v>621.94500000000005</c:v>
                      </c:pt>
                      <c:pt idx="7680">
                        <c:v>623.55899999999997</c:v>
                      </c:pt>
                      <c:pt idx="7681">
                        <c:v>625.18100000000004</c:v>
                      </c:pt>
                      <c:pt idx="7682">
                        <c:v>626.81100000000004</c:v>
                      </c:pt>
                      <c:pt idx="7683">
                        <c:v>628.44899999999996</c:v>
                      </c:pt>
                      <c:pt idx="7684">
                        <c:v>630.09400000000005</c:v>
                      </c:pt>
                      <c:pt idx="7685">
                        <c:v>631.74599999999998</c:v>
                      </c:pt>
                      <c:pt idx="7686">
                        <c:v>633.40499999999997</c:v>
                      </c:pt>
                      <c:pt idx="7687">
                        <c:v>635.07000000000005</c:v>
                      </c:pt>
                      <c:pt idx="7688">
                        <c:v>636.74</c:v>
                      </c:pt>
                      <c:pt idx="7689">
                        <c:v>638.41600000000005</c:v>
                      </c:pt>
                      <c:pt idx="7690">
                        <c:v>640.09799999999996</c:v>
                      </c:pt>
                      <c:pt idx="7691">
                        <c:v>641.78399999999999</c:v>
                      </c:pt>
                      <c:pt idx="7692">
                        <c:v>643.47400000000005</c:v>
                      </c:pt>
                      <c:pt idx="7693">
                        <c:v>645.16899999999998</c:v>
                      </c:pt>
                      <c:pt idx="7694">
                        <c:v>646.86699999999996</c:v>
                      </c:pt>
                      <c:pt idx="7695">
                        <c:v>648.56799999999998</c:v>
                      </c:pt>
                      <c:pt idx="7696">
                        <c:v>650.27200000000005</c:v>
                      </c:pt>
                      <c:pt idx="7697">
                        <c:v>651.97799999999995</c:v>
                      </c:pt>
                      <c:pt idx="7698">
                        <c:v>653.68700000000001</c:v>
                      </c:pt>
                      <c:pt idx="7699">
                        <c:v>655.39700000000005</c:v>
                      </c:pt>
                      <c:pt idx="7700">
                        <c:v>657.10900000000004</c:v>
                      </c:pt>
                      <c:pt idx="7701">
                        <c:v>658.82100000000003</c:v>
                      </c:pt>
                      <c:pt idx="7702">
                        <c:v>660.53399999999999</c:v>
                      </c:pt>
                      <c:pt idx="7703">
                        <c:v>662.24800000000005</c:v>
                      </c:pt>
                      <c:pt idx="7704">
                        <c:v>663.96199999999999</c:v>
                      </c:pt>
                      <c:pt idx="7705">
                        <c:v>665.67499999999995</c:v>
                      </c:pt>
                      <c:pt idx="7706">
                        <c:v>667.38699999999994</c:v>
                      </c:pt>
                      <c:pt idx="7707">
                        <c:v>669.09900000000005</c:v>
                      </c:pt>
                      <c:pt idx="7708">
                        <c:v>670.80899999999997</c:v>
                      </c:pt>
                      <c:pt idx="7709">
                        <c:v>672.51800000000003</c:v>
                      </c:pt>
                      <c:pt idx="7710">
                        <c:v>674.22400000000005</c:v>
                      </c:pt>
                      <c:pt idx="7711">
                        <c:v>675.92899999999997</c:v>
                      </c:pt>
                      <c:pt idx="7712">
                        <c:v>677.63</c:v>
                      </c:pt>
                      <c:pt idx="7713">
                        <c:v>679.32899999999995</c:v>
                      </c:pt>
                      <c:pt idx="7714">
                        <c:v>681.02499999999998</c:v>
                      </c:pt>
                      <c:pt idx="7715">
                        <c:v>682.71699999999998</c:v>
                      </c:pt>
                      <c:pt idx="7716">
                        <c:v>684.40499999999997</c:v>
                      </c:pt>
                      <c:pt idx="7717">
                        <c:v>686.09</c:v>
                      </c:pt>
                      <c:pt idx="7718">
                        <c:v>687.77</c:v>
                      </c:pt>
                      <c:pt idx="7719">
                        <c:v>689.44500000000005</c:v>
                      </c:pt>
                      <c:pt idx="7720">
                        <c:v>691.11599999999999</c:v>
                      </c:pt>
                      <c:pt idx="7721">
                        <c:v>692.78200000000004</c:v>
                      </c:pt>
                      <c:pt idx="7722">
                        <c:v>694.44200000000001</c:v>
                      </c:pt>
                      <c:pt idx="7723">
                        <c:v>696.09699999999998</c:v>
                      </c:pt>
                      <c:pt idx="7724">
                        <c:v>697.74599999999998</c:v>
                      </c:pt>
                      <c:pt idx="7725">
                        <c:v>699.39</c:v>
                      </c:pt>
                      <c:pt idx="7726">
                        <c:v>701.02700000000004</c:v>
                      </c:pt>
                      <c:pt idx="7727">
                        <c:v>702.65800000000002</c:v>
                      </c:pt>
                      <c:pt idx="7728">
                        <c:v>704.28200000000004</c:v>
                      </c:pt>
                      <c:pt idx="7729">
                        <c:v>705.9</c:v>
                      </c:pt>
                      <c:pt idx="7730">
                        <c:v>707.51099999999997</c:v>
                      </c:pt>
                      <c:pt idx="7731">
                        <c:v>709.11500000000001</c:v>
                      </c:pt>
                      <c:pt idx="7732">
                        <c:v>710.71100000000001</c:v>
                      </c:pt>
                      <c:pt idx="7733">
                        <c:v>712.30100000000004</c:v>
                      </c:pt>
                      <c:pt idx="7734">
                        <c:v>713.88300000000004</c:v>
                      </c:pt>
                      <c:pt idx="7735">
                        <c:v>715.45699999999999</c:v>
                      </c:pt>
                      <c:pt idx="7736">
                        <c:v>717.024</c:v>
                      </c:pt>
                      <c:pt idx="7737">
                        <c:v>718.58299999999997</c:v>
                      </c:pt>
                      <c:pt idx="7738">
                        <c:v>720.13499999999999</c:v>
                      </c:pt>
                      <c:pt idx="7739">
                        <c:v>721.678</c:v>
                      </c:pt>
                      <c:pt idx="7740">
                        <c:v>723.21299999999997</c:v>
                      </c:pt>
                      <c:pt idx="7741">
                        <c:v>724.73900000000003</c:v>
                      </c:pt>
                      <c:pt idx="7742">
                        <c:v>726.25800000000004</c:v>
                      </c:pt>
                      <c:pt idx="7743">
                        <c:v>727.76800000000003</c:v>
                      </c:pt>
                      <c:pt idx="7744">
                        <c:v>729.27</c:v>
                      </c:pt>
                      <c:pt idx="7745">
                        <c:v>730.76300000000003</c:v>
                      </c:pt>
                      <c:pt idx="7746">
                        <c:v>732.24699999999996</c:v>
                      </c:pt>
                      <c:pt idx="7747">
                        <c:v>733.72299999999996</c:v>
                      </c:pt>
                      <c:pt idx="7748">
                        <c:v>735.19</c:v>
                      </c:pt>
                      <c:pt idx="7749">
                        <c:v>736.64800000000002</c:v>
                      </c:pt>
                      <c:pt idx="7750">
                        <c:v>738.09799999999996</c:v>
                      </c:pt>
                      <c:pt idx="7751">
                        <c:v>739.53899999999999</c:v>
                      </c:pt>
                      <c:pt idx="7752">
                        <c:v>740.97</c:v>
                      </c:pt>
                      <c:pt idx="7753">
                        <c:v>742.39300000000003</c:v>
                      </c:pt>
                      <c:pt idx="7754">
                        <c:v>743.80700000000002</c:v>
                      </c:pt>
                      <c:pt idx="7755">
                        <c:v>745.21199999999999</c:v>
                      </c:pt>
                      <c:pt idx="7756">
                        <c:v>746.60699999999997</c:v>
                      </c:pt>
                      <c:pt idx="7757">
                        <c:v>747.99400000000003</c:v>
                      </c:pt>
                      <c:pt idx="7758">
                        <c:v>749.37099999999998</c:v>
                      </c:pt>
                      <c:pt idx="7759">
                        <c:v>750.74</c:v>
                      </c:pt>
                      <c:pt idx="7760">
                        <c:v>752.09900000000005</c:v>
                      </c:pt>
                      <c:pt idx="7761">
                        <c:v>753.44899999999996</c:v>
                      </c:pt>
                      <c:pt idx="7762">
                        <c:v>754.79</c:v>
                      </c:pt>
                      <c:pt idx="7763">
                        <c:v>756.12199999999996</c:v>
                      </c:pt>
                      <c:pt idx="7764">
                        <c:v>757.44399999999996</c:v>
                      </c:pt>
                      <c:pt idx="7765">
                        <c:v>758.75699999999995</c:v>
                      </c:pt>
                      <c:pt idx="7766">
                        <c:v>760.06200000000001</c:v>
                      </c:pt>
                      <c:pt idx="7767">
                        <c:v>761.35699999999997</c:v>
                      </c:pt>
                      <c:pt idx="7768">
                        <c:v>762.64300000000003</c:v>
                      </c:pt>
                      <c:pt idx="7769">
                        <c:v>763.91899999999998</c:v>
                      </c:pt>
                      <c:pt idx="7770">
                        <c:v>765.18700000000001</c:v>
                      </c:pt>
                      <c:pt idx="7771">
                        <c:v>766.44500000000005</c:v>
                      </c:pt>
                      <c:pt idx="7772">
                        <c:v>767.69500000000005</c:v>
                      </c:pt>
                      <c:pt idx="7773">
                        <c:v>768.93499999999995</c:v>
                      </c:pt>
                      <c:pt idx="7774">
                        <c:v>770.16600000000005</c:v>
                      </c:pt>
                      <c:pt idx="7775">
                        <c:v>771.38800000000003</c:v>
                      </c:pt>
                      <c:pt idx="7776">
                        <c:v>772.601</c:v>
                      </c:pt>
                      <c:pt idx="7777">
                        <c:v>773.80499999999995</c:v>
                      </c:pt>
                      <c:pt idx="7778">
                        <c:v>775</c:v>
                      </c:pt>
                      <c:pt idx="7779">
                        <c:v>776.18600000000004</c:v>
                      </c:pt>
                      <c:pt idx="7780">
                        <c:v>777.36300000000006</c:v>
                      </c:pt>
                      <c:pt idx="7781">
                        <c:v>778.53200000000004</c:v>
                      </c:pt>
                      <c:pt idx="7782">
                        <c:v>779.69100000000003</c:v>
                      </c:pt>
                      <c:pt idx="7783">
                        <c:v>780.84100000000001</c:v>
                      </c:pt>
                      <c:pt idx="7784">
                        <c:v>781.98299999999995</c:v>
                      </c:pt>
                      <c:pt idx="7785">
                        <c:v>783.11500000000001</c:v>
                      </c:pt>
                      <c:pt idx="7786">
                        <c:v>784.23900000000003</c:v>
                      </c:pt>
                      <c:pt idx="7787">
                        <c:v>785.35400000000004</c:v>
                      </c:pt>
                      <c:pt idx="7788">
                        <c:v>786.46</c:v>
                      </c:pt>
                      <c:pt idx="7789">
                        <c:v>787.55700000000002</c:v>
                      </c:pt>
                      <c:pt idx="7790">
                        <c:v>788.64499999999998</c:v>
                      </c:pt>
                      <c:pt idx="7791">
                        <c:v>789.72500000000002</c:v>
                      </c:pt>
                      <c:pt idx="7792">
                        <c:v>790.79600000000005</c:v>
                      </c:pt>
                      <c:pt idx="7793">
                        <c:v>791.85799999999995</c:v>
                      </c:pt>
                      <c:pt idx="7794">
                        <c:v>792.91200000000003</c:v>
                      </c:pt>
                      <c:pt idx="7795">
                        <c:v>793.95699999999999</c:v>
                      </c:pt>
                      <c:pt idx="7796">
                        <c:v>794.99400000000003</c:v>
                      </c:pt>
                      <c:pt idx="7797">
                        <c:v>796.02200000000005</c:v>
                      </c:pt>
                      <c:pt idx="7798">
                        <c:v>797.04200000000003</c:v>
                      </c:pt>
                      <c:pt idx="7799">
                        <c:v>798.05399999999997</c:v>
                      </c:pt>
                      <c:pt idx="7800">
                        <c:v>799.05700000000002</c:v>
                      </c:pt>
                      <c:pt idx="7801">
                        <c:v>800.05200000000002</c:v>
                      </c:pt>
                      <c:pt idx="7802">
                        <c:v>801.03899999999999</c:v>
                      </c:pt>
                      <c:pt idx="7803">
                        <c:v>802.01800000000003</c:v>
                      </c:pt>
                      <c:pt idx="7804">
                        <c:v>802.98900000000003</c:v>
                      </c:pt>
                      <c:pt idx="7805">
                        <c:v>803.95100000000002</c:v>
                      </c:pt>
                      <c:pt idx="7806">
                        <c:v>804.90599999999995</c:v>
                      </c:pt>
                      <c:pt idx="7807">
                        <c:v>805.85199999999998</c:v>
                      </c:pt>
                      <c:pt idx="7808">
                        <c:v>806.79100000000005</c:v>
                      </c:pt>
                      <c:pt idx="7809">
                        <c:v>807.72199999999998</c:v>
                      </c:pt>
                      <c:pt idx="7810">
                        <c:v>808.64499999999998</c:v>
                      </c:pt>
                      <c:pt idx="7811">
                        <c:v>809.56100000000004</c:v>
                      </c:pt>
                      <c:pt idx="7812">
                        <c:v>810.46900000000005</c:v>
                      </c:pt>
                      <c:pt idx="7813">
                        <c:v>811.36900000000003</c:v>
                      </c:pt>
                      <c:pt idx="7814">
                        <c:v>812.26099999999997</c:v>
                      </c:pt>
                      <c:pt idx="7815">
                        <c:v>813.14599999999996</c:v>
                      </c:pt>
                      <c:pt idx="7816">
                        <c:v>814.024</c:v>
                      </c:pt>
                      <c:pt idx="7817">
                        <c:v>814.89400000000001</c:v>
                      </c:pt>
                      <c:pt idx="7818">
                        <c:v>815.75699999999995</c:v>
                      </c:pt>
                      <c:pt idx="7819">
                        <c:v>816.61199999999997</c:v>
                      </c:pt>
                      <c:pt idx="7820">
                        <c:v>817.46100000000001</c:v>
                      </c:pt>
                      <c:pt idx="7821">
                        <c:v>818.30100000000004</c:v>
                      </c:pt>
                      <c:pt idx="7822">
                        <c:v>819.13499999999999</c:v>
                      </c:pt>
                      <c:pt idx="7823">
                        <c:v>819.96199999999999</c:v>
                      </c:pt>
                      <c:pt idx="7824">
                        <c:v>820.78099999999995</c:v>
                      </c:pt>
                      <c:pt idx="7825">
                        <c:v>821.59400000000005</c:v>
                      </c:pt>
                      <c:pt idx="7826">
                        <c:v>822.4</c:v>
                      </c:pt>
                      <c:pt idx="7827">
                        <c:v>823.19799999999998</c:v>
                      </c:pt>
                      <c:pt idx="7828">
                        <c:v>823.99</c:v>
                      </c:pt>
                      <c:pt idx="7829">
                        <c:v>824.77499999999998</c:v>
                      </c:pt>
                      <c:pt idx="7830">
                        <c:v>825.553</c:v>
                      </c:pt>
                      <c:pt idx="7831">
                        <c:v>826.32500000000005</c:v>
                      </c:pt>
                      <c:pt idx="7832">
                        <c:v>827.09</c:v>
                      </c:pt>
                      <c:pt idx="7833">
                        <c:v>827.84799999999996</c:v>
                      </c:pt>
                      <c:pt idx="7834">
                        <c:v>828.6</c:v>
                      </c:pt>
                      <c:pt idx="7835">
                        <c:v>829.34500000000003</c:v>
                      </c:pt>
                      <c:pt idx="7836">
                        <c:v>830.08299999999997</c:v>
                      </c:pt>
                      <c:pt idx="7837">
                        <c:v>830.81600000000003</c:v>
                      </c:pt>
                      <c:pt idx="7838">
                        <c:v>831.54100000000005</c:v>
                      </c:pt>
                      <c:pt idx="7839">
                        <c:v>832.26099999999997</c:v>
                      </c:pt>
                      <c:pt idx="7840">
                        <c:v>832.97400000000005</c:v>
                      </c:pt>
                      <c:pt idx="7841">
                        <c:v>833.68100000000004</c:v>
                      </c:pt>
                      <c:pt idx="7842">
                        <c:v>834.38199999999995</c:v>
                      </c:pt>
                      <c:pt idx="7843">
                        <c:v>835.077</c:v>
                      </c:pt>
                      <c:pt idx="7844">
                        <c:v>835.76599999999996</c:v>
                      </c:pt>
                      <c:pt idx="7845">
                        <c:v>836.44799999999998</c:v>
                      </c:pt>
                      <c:pt idx="7846">
                        <c:v>837.125</c:v>
                      </c:pt>
                      <c:pt idx="7847">
                        <c:v>837.79499999999996</c:v>
                      </c:pt>
                      <c:pt idx="7848">
                        <c:v>838.46</c:v>
                      </c:pt>
                      <c:pt idx="7849">
                        <c:v>839.11900000000003</c:v>
                      </c:pt>
                      <c:pt idx="7850">
                        <c:v>839.77200000000005</c:v>
                      </c:pt>
                      <c:pt idx="7851">
                        <c:v>840.42</c:v>
                      </c:pt>
                      <c:pt idx="7852">
                        <c:v>841.06100000000004</c:v>
                      </c:pt>
                      <c:pt idx="7853">
                        <c:v>841.697</c:v>
                      </c:pt>
                      <c:pt idx="7854">
                        <c:v>842.32799999999997</c:v>
                      </c:pt>
                      <c:pt idx="7855">
                        <c:v>842.952</c:v>
                      </c:pt>
                      <c:pt idx="7856">
                        <c:v>843.572</c:v>
                      </c:pt>
                      <c:pt idx="7857">
                        <c:v>844.18600000000004</c:v>
                      </c:pt>
                      <c:pt idx="7858">
                        <c:v>844.79399999999998</c:v>
                      </c:pt>
                      <c:pt idx="7859">
                        <c:v>845.39700000000005</c:v>
                      </c:pt>
                      <c:pt idx="7860">
                        <c:v>845.995</c:v>
                      </c:pt>
                      <c:pt idx="7861">
                        <c:v>846.58699999999999</c:v>
                      </c:pt>
                      <c:pt idx="7862">
                        <c:v>847.17399999999998</c:v>
                      </c:pt>
                      <c:pt idx="7863">
                        <c:v>847.75599999999997</c:v>
                      </c:pt>
                      <c:pt idx="7864">
                        <c:v>848.33299999999997</c:v>
                      </c:pt>
                      <c:pt idx="7865">
                        <c:v>848.904</c:v>
                      </c:pt>
                      <c:pt idx="7866">
                        <c:v>849.471</c:v>
                      </c:pt>
                      <c:pt idx="7867">
                        <c:v>850.03300000000002</c:v>
                      </c:pt>
                      <c:pt idx="7868">
                        <c:v>850.58900000000006</c:v>
                      </c:pt>
                      <c:pt idx="7869">
                        <c:v>851.14099999999996</c:v>
                      </c:pt>
                      <c:pt idx="7870">
                        <c:v>851.68799999999999</c:v>
                      </c:pt>
                      <c:pt idx="7871">
                        <c:v>852.22900000000004</c:v>
                      </c:pt>
                      <c:pt idx="7872">
                        <c:v>852.76599999999996</c:v>
                      </c:pt>
                      <c:pt idx="7873">
                        <c:v>853.29899999999998</c:v>
                      </c:pt>
                      <c:pt idx="7874">
                        <c:v>853.82600000000002</c:v>
                      </c:pt>
                      <c:pt idx="7875">
                        <c:v>854.34900000000005</c:v>
                      </c:pt>
                      <c:pt idx="7876">
                        <c:v>854.86699999999996</c:v>
                      </c:pt>
                      <c:pt idx="7877">
                        <c:v>855.38099999999997</c:v>
                      </c:pt>
                      <c:pt idx="7878">
                        <c:v>855.89</c:v>
                      </c:pt>
                      <c:pt idx="7879">
                        <c:v>856.39499999999998</c:v>
                      </c:pt>
                      <c:pt idx="7880">
                        <c:v>856.89499999999998</c:v>
                      </c:pt>
                      <c:pt idx="7881">
                        <c:v>857.39</c:v>
                      </c:pt>
                      <c:pt idx="7882">
                        <c:v>857.88199999999995</c:v>
                      </c:pt>
                      <c:pt idx="7883">
                        <c:v>858.36800000000005</c:v>
                      </c:pt>
                      <c:pt idx="7884">
                        <c:v>858.851</c:v>
                      </c:pt>
                      <c:pt idx="7885">
                        <c:v>859.32899999999995</c:v>
                      </c:pt>
                      <c:pt idx="7886">
                        <c:v>859.803</c:v>
                      </c:pt>
                      <c:pt idx="7887">
                        <c:v>860.27300000000002</c:v>
                      </c:pt>
                      <c:pt idx="7888">
                        <c:v>860.73800000000006</c:v>
                      </c:pt>
                      <c:pt idx="7889">
                        <c:v>861.2</c:v>
                      </c:pt>
                      <c:pt idx="7890">
                        <c:v>861.65700000000004</c:v>
                      </c:pt>
                      <c:pt idx="7891">
                        <c:v>862.11</c:v>
                      </c:pt>
                      <c:pt idx="7892">
                        <c:v>862.55899999999997</c:v>
                      </c:pt>
                      <c:pt idx="7893">
                        <c:v>863.00400000000002</c:v>
                      </c:pt>
                      <c:pt idx="7894">
                        <c:v>863.44500000000005</c:v>
                      </c:pt>
                      <c:pt idx="7895">
                        <c:v>863.88199999999995</c:v>
                      </c:pt>
                      <c:pt idx="7896">
                        <c:v>864.31500000000005</c:v>
                      </c:pt>
                      <c:pt idx="7897">
                        <c:v>864.74400000000003</c:v>
                      </c:pt>
                      <c:pt idx="7898">
                        <c:v>865.16899999999998</c:v>
                      </c:pt>
                      <c:pt idx="7899">
                        <c:v>865.59100000000001</c:v>
                      </c:pt>
                      <c:pt idx="7900">
                        <c:v>866.00900000000001</c:v>
                      </c:pt>
                      <c:pt idx="7901">
                        <c:v>866.42200000000003</c:v>
                      </c:pt>
                      <c:pt idx="7902">
                        <c:v>866.83299999999997</c:v>
                      </c:pt>
                      <c:pt idx="7903">
                        <c:v>867.23900000000003</c:v>
                      </c:pt>
                      <c:pt idx="7904">
                        <c:v>867.64200000000005</c:v>
                      </c:pt>
                      <c:pt idx="7905">
                        <c:v>868.04100000000005</c:v>
                      </c:pt>
                      <c:pt idx="7906">
                        <c:v>868.43700000000001</c:v>
                      </c:pt>
                      <c:pt idx="7907">
                        <c:v>868.82899999999995</c:v>
                      </c:pt>
                      <c:pt idx="7908">
                        <c:v>869.21699999999998</c:v>
                      </c:pt>
                      <c:pt idx="7909">
                        <c:v>869.60199999999998</c:v>
                      </c:pt>
                      <c:pt idx="7910">
                        <c:v>869.98299999999995</c:v>
                      </c:pt>
                      <c:pt idx="7911">
                        <c:v>870.36099999999999</c:v>
                      </c:pt>
                      <c:pt idx="7912">
                        <c:v>870.73599999999999</c:v>
                      </c:pt>
                      <c:pt idx="7913">
                        <c:v>871.10699999999997</c:v>
                      </c:pt>
                      <c:pt idx="7914">
                        <c:v>871.47500000000002</c:v>
                      </c:pt>
                      <c:pt idx="7915">
                        <c:v>871.83900000000006</c:v>
                      </c:pt>
                      <c:pt idx="7916">
                        <c:v>872.20100000000002</c:v>
                      </c:pt>
                      <c:pt idx="7917">
                        <c:v>872.55799999999999</c:v>
                      </c:pt>
                      <c:pt idx="7918">
                        <c:v>872.91300000000001</c:v>
                      </c:pt>
                      <c:pt idx="7919">
                        <c:v>873.26400000000001</c:v>
                      </c:pt>
                      <c:pt idx="7920">
                        <c:v>873.61300000000006</c:v>
                      </c:pt>
                      <c:pt idx="7921">
                        <c:v>873.95799999999997</c:v>
                      </c:pt>
                      <c:pt idx="7922">
                        <c:v>874.3</c:v>
                      </c:pt>
                      <c:pt idx="7923">
                        <c:v>874.63800000000003</c:v>
                      </c:pt>
                      <c:pt idx="7924">
                        <c:v>874.97400000000005</c:v>
                      </c:pt>
                      <c:pt idx="7925">
                        <c:v>875.30600000000004</c:v>
                      </c:pt>
                      <c:pt idx="7926">
                        <c:v>875.63599999999997</c:v>
                      </c:pt>
                      <c:pt idx="7927">
                        <c:v>875.96199999999999</c:v>
                      </c:pt>
                      <c:pt idx="7928">
                        <c:v>876.28599999999994</c:v>
                      </c:pt>
                      <c:pt idx="7929">
                        <c:v>876.60599999999999</c:v>
                      </c:pt>
                      <c:pt idx="7930">
                        <c:v>876.92399999999998</c:v>
                      </c:pt>
                      <c:pt idx="7931">
                        <c:v>877.23900000000003</c:v>
                      </c:pt>
                      <c:pt idx="7932">
                        <c:v>877.55</c:v>
                      </c:pt>
                      <c:pt idx="7933">
                        <c:v>877.85900000000004</c:v>
                      </c:pt>
                      <c:pt idx="7934">
                        <c:v>878.16499999999996</c:v>
                      </c:pt>
                      <c:pt idx="7935">
                        <c:v>878.46799999999996</c:v>
                      </c:pt>
                      <c:pt idx="7936">
                        <c:v>878.76800000000003</c:v>
                      </c:pt>
                      <c:pt idx="7937">
                        <c:v>879.06600000000003</c:v>
                      </c:pt>
                      <c:pt idx="7938">
                        <c:v>879.36099999999999</c:v>
                      </c:pt>
                      <c:pt idx="7939">
                        <c:v>879.65300000000002</c:v>
                      </c:pt>
                      <c:pt idx="7940">
                        <c:v>879.94200000000001</c:v>
                      </c:pt>
                      <c:pt idx="7941">
                        <c:v>880.22799999999995</c:v>
                      </c:pt>
                      <c:pt idx="7942">
                        <c:v>880.51199999999994</c:v>
                      </c:pt>
                      <c:pt idx="7943">
                        <c:v>880.79300000000001</c:v>
                      </c:pt>
                      <c:pt idx="7944">
                        <c:v>881.072</c:v>
                      </c:pt>
                      <c:pt idx="7945">
                        <c:v>881.34799999999996</c:v>
                      </c:pt>
                      <c:pt idx="7946">
                        <c:v>881.62099999999998</c:v>
                      </c:pt>
                      <c:pt idx="7947">
                        <c:v>881.89200000000005</c:v>
                      </c:pt>
                      <c:pt idx="7948">
                        <c:v>882.16</c:v>
                      </c:pt>
                      <c:pt idx="7949">
                        <c:v>882.42600000000004</c:v>
                      </c:pt>
                      <c:pt idx="7950">
                        <c:v>882.68899999999996</c:v>
                      </c:pt>
                      <c:pt idx="7951">
                        <c:v>882.95</c:v>
                      </c:pt>
                      <c:pt idx="7952">
                        <c:v>883.20799999999997</c:v>
                      </c:pt>
                      <c:pt idx="7953">
                        <c:v>883.46299999999997</c:v>
                      </c:pt>
                      <c:pt idx="7954">
                        <c:v>883.71699999999998</c:v>
                      </c:pt>
                      <c:pt idx="7955">
                        <c:v>883.96699999999998</c:v>
                      </c:pt>
                      <c:pt idx="7956">
                        <c:v>884.21600000000001</c:v>
                      </c:pt>
                      <c:pt idx="7957">
                        <c:v>884.46199999999999</c:v>
                      </c:pt>
                      <c:pt idx="7958">
                        <c:v>884.70600000000002</c:v>
                      </c:pt>
                      <c:pt idx="7959">
                        <c:v>884.947</c:v>
                      </c:pt>
                      <c:pt idx="7960">
                        <c:v>885.18600000000004</c:v>
                      </c:pt>
                      <c:pt idx="7961">
                        <c:v>885.42200000000003</c:v>
                      </c:pt>
                      <c:pt idx="7962">
                        <c:v>885.65700000000004</c:v>
                      </c:pt>
                      <c:pt idx="7963">
                        <c:v>885.88900000000001</c:v>
                      </c:pt>
                      <c:pt idx="7964">
                        <c:v>886.11900000000003</c:v>
                      </c:pt>
                      <c:pt idx="7965">
                        <c:v>886.346</c:v>
                      </c:pt>
                      <c:pt idx="7966">
                        <c:v>886.572</c:v>
                      </c:pt>
                      <c:pt idx="7967">
                        <c:v>886.79499999999996</c:v>
                      </c:pt>
                      <c:pt idx="7968">
                        <c:v>887.01599999999996</c:v>
                      </c:pt>
                      <c:pt idx="7969">
                        <c:v>887.23500000000001</c:v>
                      </c:pt>
                      <c:pt idx="7970">
                        <c:v>887.452</c:v>
                      </c:pt>
                      <c:pt idx="7971">
                        <c:v>887.66600000000005</c:v>
                      </c:pt>
                      <c:pt idx="7972">
                        <c:v>887.87900000000002</c:v>
                      </c:pt>
                      <c:pt idx="7973">
                        <c:v>888.08900000000006</c:v>
                      </c:pt>
                      <c:pt idx="7974">
                        <c:v>888.29700000000003</c:v>
                      </c:pt>
                      <c:pt idx="7975">
                        <c:v>888.50400000000002</c:v>
                      </c:pt>
                      <c:pt idx="7976">
                        <c:v>888.70799999999997</c:v>
                      </c:pt>
                      <c:pt idx="7977">
                        <c:v>888.91</c:v>
                      </c:pt>
                      <c:pt idx="7978">
                        <c:v>889.11</c:v>
                      </c:pt>
                      <c:pt idx="7979">
                        <c:v>889.30799999999999</c:v>
                      </c:pt>
                      <c:pt idx="7980">
                        <c:v>889.50400000000002</c:v>
                      </c:pt>
                      <c:pt idx="7981">
                        <c:v>889.69899999999996</c:v>
                      </c:pt>
                      <c:pt idx="7982">
                        <c:v>889.89099999999996</c:v>
                      </c:pt>
                      <c:pt idx="7983">
                        <c:v>890.08100000000002</c:v>
                      </c:pt>
                      <c:pt idx="7984">
                        <c:v>890.27</c:v>
                      </c:pt>
                      <c:pt idx="7985">
                        <c:v>890.45600000000002</c:v>
                      </c:pt>
                      <c:pt idx="7986">
                        <c:v>890.64099999999996</c:v>
                      </c:pt>
                      <c:pt idx="7987">
                        <c:v>890.82299999999998</c:v>
                      </c:pt>
                      <c:pt idx="7988">
                        <c:v>891.00400000000002</c:v>
                      </c:pt>
                      <c:pt idx="7989">
                        <c:v>891.18299999999999</c:v>
                      </c:pt>
                      <c:pt idx="7990">
                        <c:v>891.36</c:v>
                      </c:pt>
                      <c:pt idx="7991">
                        <c:v>891.53599999999994</c:v>
                      </c:pt>
                      <c:pt idx="7992">
                        <c:v>891.70899999999995</c:v>
                      </c:pt>
                      <c:pt idx="7993">
                        <c:v>891.88099999999997</c:v>
                      </c:pt>
                      <c:pt idx="7994">
                        <c:v>892.05100000000004</c:v>
                      </c:pt>
                      <c:pt idx="7995">
                        <c:v>892.21900000000005</c:v>
                      </c:pt>
                      <c:pt idx="7996">
                        <c:v>892.38599999999997</c:v>
                      </c:pt>
                      <c:pt idx="7997">
                        <c:v>892.55100000000004</c:v>
                      </c:pt>
                      <c:pt idx="7998">
                        <c:v>892.71400000000006</c:v>
                      </c:pt>
                      <c:pt idx="7999">
                        <c:v>892.875</c:v>
                      </c:pt>
                      <c:pt idx="8000">
                        <c:v>893.03499999999997</c:v>
                      </c:pt>
                      <c:pt idx="8001">
                        <c:v>893.19299999999998</c:v>
                      </c:pt>
                      <c:pt idx="8002">
                        <c:v>893.34900000000005</c:v>
                      </c:pt>
                      <c:pt idx="8003">
                        <c:v>893.50400000000002</c:v>
                      </c:pt>
                      <c:pt idx="8004">
                        <c:v>893.65700000000004</c:v>
                      </c:pt>
                      <c:pt idx="8005">
                        <c:v>893.80799999999999</c:v>
                      </c:pt>
                      <c:pt idx="8006">
                        <c:v>893.95799999999997</c:v>
                      </c:pt>
                      <c:pt idx="8007">
                        <c:v>894.10599999999999</c:v>
                      </c:pt>
                      <c:pt idx="8008">
                        <c:v>894.25300000000004</c:v>
                      </c:pt>
                      <c:pt idx="8009">
                        <c:v>894.39800000000002</c:v>
                      </c:pt>
                      <c:pt idx="8010">
                        <c:v>894.54100000000005</c:v>
                      </c:pt>
                      <c:pt idx="8011">
                        <c:v>894.68299999999999</c:v>
                      </c:pt>
                      <c:pt idx="8012">
                        <c:v>894.82299999999998</c:v>
                      </c:pt>
                      <c:pt idx="8013">
                        <c:v>894.96199999999999</c:v>
                      </c:pt>
                      <c:pt idx="8014">
                        <c:v>895.09900000000005</c:v>
                      </c:pt>
                      <c:pt idx="8015">
                        <c:v>895.23500000000001</c:v>
                      </c:pt>
                      <c:pt idx="8016">
                        <c:v>895.37</c:v>
                      </c:pt>
                      <c:pt idx="8017">
                        <c:v>895.50199999999995</c:v>
                      </c:pt>
                      <c:pt idx="8018">
                        <c:v>895.63400000000001</c:v>
                      </c:pt>
                      <c:pt idx="8019">
                        <c:v>895.76300000000003</c:v>
                      </c:pt>
                      <c:pt idx="8020">
                        <c:v>895.89200000000005</c:v>
                      </c:pt>
                      <c:pt idx="8021">
                        <c:v>896.01900000000001</c:v>
                      </c:pt>
                      <c:pt idx="8022">
                        <c:v>896.14400000000001</c:v>
                      </c:pt>
                      <c:pt idx="8023">
                        <c:v>896.26800000000003</c:v>
                      </c:pt>
                      <c:pt idx="8024">
                        <c:v>896.39099999999996</c:v>
                      </c:pt>
                      <c:pt idx="8025">
                        <c:v>896.51199999999994</c:v>
                      </c:pt>
                      <c:pt idx="8026">
                        <c:v>896.63199999999995</c:v>
                      </c:pt>
                      <c:pt idx="8027">
                        <c:v>896.75099999999998</c:v>
                      </c:pt>
                      <c:pt idx="8028">
                        <c:v>896.86800000000005</c:v>
                      </c:pt>
                      <c:pt idx="8029">
                        <c:v>896.98400000000004</c:v>
                      </c:pt>
                      <c:pt idx="8030">
                        <c:v>897.09799999999996</c:v>
                      </c:pt>
                      <c:pt idx="8031">
                        <c:v>897.21100000000001</c:v>
                      </c:pt>
                      <c:pt idx="8032">
                        <c:v>897.32299999999998</c:v>
                      </c:pt>
                      <c:pt idx="8033">
                        <c:v>897.43299999999999</c:v>
                      </c:pt>
                      <c:pt idx="8034">
                        <c:v>897.54200000000003</c:v>
                      </c:pt>
                      <c:pt idx="8035">
                        <c:v>897.65</c:v>
                      </c:pt>
                      <c:pt idx="8036">
                        <c:v>897.75699999999995</c:v>
                      </c:pt>
                      <c:pt idx="8037">
                        <c:v>897.86199999999997</c:v>
                      </c:pt>
                      <c:pt idx="8038">
                        <c:v>897.96600000000001</c:v>
                      </c:pt>
                      <c:pt idx="8039">
                        <c:v>898.06899999999996</c:v>
                      </c:pt>
                      <c:pt idx="8040">
                        <c:v>898.17</c:v>
                      </c:pt>
                      <c:pt idx="8041">
                        <c:v>898.27099999999996</c:v>
                      </c:pt>
                      <c:pt idx="8042">
                        <c:v>898.36900000000003</c:v>
                      </c:pt>
                      <c:pt idx="8043">
                        <c:v>898.46699999999998</c:v>
                      </c:pt>
                      <c:pt idx="8044">
                        <c:v>898.56399999999996</c:v>
                      </c:pt>
                      <c:pt idx="8045">
                        <c:v>898.65899999999999</c:v>
                      </c:pt>
                      <c:pt idx="8046">
                        <c:v>898.75300000000004</c:v>
                      </c:pt>
                      <c:pt idx="8047">
                        <c:v>898.846</c:v>
                      </c:pt>
                      <c:pt idx="8048">
                        <c:v>898.93799999999999</c:v>
                      </c:pt>
                      <c:pt idx="8049">
                        <c:v>899.029</c:v>
                      </c:pt>
                      <c:pt idx="8050">
                        <c:v>899.11800000000005</c:v>
                      </c:pt>
                      <c:pt idx="8051">
                        <c:v>899.20600000000002</c:v>
                      </c:pt>
                      <c:pt idx="8052">
                        <c:v>899.29300000000001</c:v>
                      </c:pt>
                      <c:pt idx="8053">
                        <c:v>899.37900000000002</c:v>
                      </c:pt>
                      <c:pt idx="8054">
                        <c:v>899.46400000000006</c:v>
                      </c:pt>
                      <c:pt idx="8055">
                        <c:v>899.548</c:v>
                      </c:pt>
                      <c:pt idx="8056">
                        <c:v>899.63099999999997</c:v>
                      </c:pt>
                      <c:pt idx="8057">
                        <c:v>899.71199999999999</c:v>
                      </c:pt>
                      <c:pt idx="8058">
                        <c:v>899.79200000000003</c:v>
                      </c:pt>
                      <c:pt idx="8059">
                        <c:v>899.87199999999996</c:v>
                      </c:pt>
                      <c:pt idx="8060">
                        <c:v>899.95</c:v>
                      </c:pt>
                      <c:pt idx="8061">
                        <c:v>900.02700000000004</c:v>
                      </c:pt>
                      <c:pt idx="8062">
                        <c:v>900.10299999999995</c:v>
                      </c:pt>
                      <c:pt idx="8063">
                        <c:v>900.178</c:v>
                      </c:pt>
                      <c:pt idx="8064">
                        <c:v>900.25199999999995</c:v>
                      </c:pt>
                      <c:pt idx="8065">
                        <c:v>900.32500000000005</c:v>
                      </c:pt>
                      <c:pt idx="8066">
                        <c:v>900.39700000000005</c:v>
                      </c:pt>
                      <c:pt idx="8067">
                        <c:v>900.46799999999996</c:v>
                      </c:pt>
                      <c:pt idx="8068">
                        <c:v>900.53800000000001</c:v>
                      </c:pt>
                      <c:pt idx="8069">
                        <c:v>900.60699999999997</c:v>
                      </c:pt>
                      <c:pt idx="8070">
                        <c:v>900.67399999999998</c:v>
                      </c:pt>
                      <c:pt idx="8071">
                        <c:v>900.74099999999999</c:v>
                      </c:pt>
                      <c:pt idx="8072">
                        <c:v>900.80700000000002</c:v>
                      </c:pt>
                      <c:pt idx="8073">
                        <c:v>900.87199999999996</c:v>
                      </c:pt>
                      <c:pt idx="8074">
                        <c:v>900.93499999999995</c:v>
                      </c:pt>
                      <c:pt idx="8075">
                        <c:v>900.99800000000005</c:v>
                      </c:pt>
                      <c:pt idx="8076">
                        <c:v>901.06</c:v>
                      </c:pt>
                      <c:pt idx="8077">
                        <c:v>901.12099999999998</c:v>
                      </c:pt>
                      <c:pt idx="8078">
                        <c:v>901.18100000000004</c:v>
                      </c:pt>
                      <c:pt idx="8079">
                        <c:v>901.24</c:v>
                      </c:pt>
                      <c:pt idx="8080">
                        <c:v>901.298</c:v>
                      </c:pt>
                      <c:pt idx="8081">
                        <c:v>901.35500000000002</c:v>
                      </c:pt>
                      <c:pt idx="8082">
                        <c:v>901.41200000000003</c:v>
                      </c:pt>
                      <c:pt idx="8083">
                        <c:v>901.46699999999998</c:v>
                      </c:pt>
                      <c:pt idx="8084">
                        <c:v>901.52099999999996</c:v>
                      </c:pt>
                      <c:pt idx="8085">
                        <c:v>901.57500000000005</c:v>
                      </c:pt>
                      <c:pt idx="8086">
                        <c:v>901.62699999999995</c:v>
                      </c:pt>
                      <c:pt idx="8087">
                        <c:v>901.67899999999997</c:v>
                      </c:pt>
                      <c:pt idx="8088">
                        <c:v>901.73</c:v>
                      </c:pt>
                      <c:pt idx="8089">
                        <c:v>901.779</c:v>
                      </c:pt>
                      <c:pt idx="8090">
                        <c:v>901.82799999999997</c:v>
                      </c:pt>
                      <c:pt idx="8091">
                        <c:v>901.87699999999995</c:v>
                      </c:pt>
                      <c:pt idx="8092">
                        <c:v>901.92399999999998</c:v>
                      </c:pt>
                      <c:pt idx="8093">
                        <c:v>901.97</c:v>
                      </c:pt>
                      <c:pt idx="8094">
                        <c:v>902.01599999999996</c:v>
                      </c:pt>
                      <c:pt idx="8095">
                        <c:v>902.06</c:v>
                      </c:pt>
                      <c:pt idx="8096">
                        <c:v>902.10400000000004</c:v>
                      </c:pt>
                      <c:pt idx="8097">
                        <c:v>902.14700000000005</c:v>
                      </c:pt>
                      <c:pt idx="8098">
                        <c:v>902.19</c:v>
                      </c:pt>
                      <c:pt idx="8099">
                        <c:v>902.23099999999999</c:v>
                      </c:pt>
                      <c:pt idx="8100">
                        <c:v>902.27099999999996</c:v>
                      </c:pt>
                      <c:pt idx="8101">
                        <c:v>902.31100000000004</c:v>
                      </c:pt>
                      <c:pt idx="8102">
                        <c:v>902.35</c:v>
                      </c:pt>
                      <c:pt idx="8103">
                        <c:v>902.38800000000003</c:v>
                      </c:pt>
                      <c:pt idx="8104">
                        <c:v>902.42499999999995</c:v>
                      </c:pt>
                      <c:pt idx="8105">
                        <c:v>902.46199999999999</c:v>
                      </c:pt>
                      <c:pt idx="8106">
                        <c:v>902.49699999999996</c:v>
                      </c:pt>
                      <c:pt idx="8107">
                        <c:v>902.53200000000004</c:v>
                      </c:pt>
                      <c:pt idx="8108">
                        <c:v>902.56700000000001</c:v>
                      </c:pt>
                      <c:pt idx="8109">
                        <c:v>902.6</c:v>
                      </c:pt>
                      <c:pt idx="8110">
                        <c:v>902.63300000000004</c:v>
                      </c:pt>
                      <c:pt idx="8111">
                        <c:v>902.66399999999999</c:v>
                      </c:pt>
                      <c:pt idx="8112">
                        <c:v>902.69500000000005</c:v>
                      </c:pt>
                      <c:pt idx="8113">
                        <c:v>902.726</c:v>
                      </c:pt>
                      <c:pt idx="8114">
                        <c:v>902.755</c:v>
                      </c:pt>
                      <c:pt idx="8115">
                        <c:v>902.78399999999999</c:v>
                      </c:pt>
                      <c:pt idx="8116">
                        <c:v>902.81200000000001</c:v>
                      </c:pt>
                      <c:pt idx="8117">
                        <c:v>902.83900000000006</c:v>
                      </c:pt>
                      <c:pt idx="8118">
                        <c:v>902.86599999999999</c:v>
                      </c:pt>
                      <c:pt idx="8119">
                        <c:v>902.89200000000005</c:v>
                      </c:pt>
                      <c:pt idx="8120">
                        <c:v>902.91700000000003</c:v>
                      </c:pt>
                      <c:pt idx="8121">
                        <c:v>902.94200000000001</c:v>
                      </c:pt>
                      <c:pt idx="8122">
                        <c:v>902.96500000000003</c:v>
                      </c:pt>
                      <c:pt idx="8123">
                        <c:v>902.98800000000006</c:v>
                      </c:pt>
                      <c:pt idx="8124">
                        <c:v>903.01099999999997</c:v>
                      </c:pt>
                      <c:pt idx="8125">
                        <c:v>903.03200000000004</c:v>
                      </c:pt>
                      <c:pt idx="8126">
                        <c:v>903.053</c:v>
                      </c:pt>
                      <c:pt idx="8127">
                        <c:v>903.07299999999998</c:v>
                      </c:pt>
                      <c:pt idx="8128">
                        <c:v>903.09299999999996</c:v>
                      </c:pt>
                      <c:pt idx="8129">
                        <c:v>903.11199999999997</c:v>
                      </c:pt>
                      <c:pt idx="8130">
                        <c:v>903.13</c:v>
                      </c:pt>
                      <c:pt idx="8131">
                        <c:v>903.14800000000002</c:v>
                      </c:pt>
                      <c:pt idx="8132">
                        <c:v>903.16499999999996</c:v>
                      </c:pt>
                      <c:pt idx="8133">
                        <c:v>903.18100000000004</c:v>
                      </c:pt>
                      <c:pt idx="8134">
                        <c:v>903.19600000000003</c:v>
                      </c:pt>
                      <c:pt idx="8135">
                        <c:v>903.21100000000001</c:v>
                      </c:pt>
                      <c:pt idx="8136">
                        <c:v>903.226</c:v>
                      </c:pt>
                      <c:pt idx="8137">
                        <c:v>903.23900000000003</c:v>
                      </c:pt>
                      <c:pt idx="8138">
                        <c:v>903.25199999999995</c:v>
                      </c:pt>
                      <c:pt idx="8139">
                        <c:v>903.26400000000001</c:v>
                      </c:pt>
                      <c:pt idx="8140">
                        <c:v>903.27599999999995</c:v>
                      </c:pt>
                      <c:pt idx="8141">
                        <c:v>903.28700000000003</c:v>
                      </c:pt>
                      <c:pt idx="8142">
                        <c:v>903.298</c:v>
                      </c:pt>
                      <c:pt idx="8143">
                        <c:v>903.30700000000002</c:v>
                      </c:pt>
                      <c:pt idx="8144">
                        <c:v>903.31700000000001</c:v>
                      </c:pt>
                      <c:pt idx="8145">
                        <c:v>903.32500000000005</c:v>
                      </c:pt>
                      <c:pt idx="8146">
                        <c:v>903.33299999999997</c:v>
                      </c:pt>
                      <c:pt idx="8147">
                        <c:v>903.34100000000001</c:v>
                      </c:pt>
                      <c:pt idx="8148">
                        <c:v>903.34699999999998</c:v>
                      </c:pt>
                      <c:pt idx="8149">
                        <c:v>903.35400000000004</c:v>
                      </c:pt>
                      <c:pt idx="8150">
                        <c:v>903.35900000000004</c:v>
                      </c:pt>
                      <c:pt idx="8151">
                        <c:v>903.36400000000003</c:v>
                      </c:pt>
                      <c:pt idx="8152">
                        <c:v>903.36900000000003</c:v>
                      </c:pt>
                      <c:pt idx="8153">
                        <c:v>903.37199999999996</c:v>
                      </c:pt>
                      <c:pt idx="8154">
                        <c:v>903.37599999999998</c:v>
                      </c:pt>
                      <c:pt idx="8155">
                        <c:v>903.37800000000004</c:v>
                      </c:pt>
                      <c:pt idx="8156">
                        <c:v>903.38</c:v>
                      </c:pt>
                      <c:pt idx="8157">
                        <c:v>903.38199999999995</c:v>
                      </c:pt>
                      <c:pt idx="8158">
                        <c:v>903.38300000000004</c:v>
                      </c:pt>
                      <c:pt idx="8159">
                        <c:v>903.38300000000004</c:v>
                      </c:pt>
                      <c:pt idx="8160">
                        <c:v>903.38300000000004</c:v>
                      </c:pt>
                      <c:pt idx="8161">
                        <c:v>903.38300000000004</c:v>
                      </c:pt>
                      <c:pt idx="8162">
                        <c:v>903.38099999999997</c:v>
                      </c:pt>
                      <c:pt idx="8163">
                        <c:v>903.38</c:v>
                      </c:pt>
                      <c:pt idx="8164">
                        <c:v>903.37699999999995</c:v>
                      </c:pt>
                      <c:pt idx="8165">
                        <c:v>903.375</c:v>
                      </c:pt>
                      <c:pt idx="8166">
                        <c:v>903.37099999999998</c:v>
                      </c:pt>
                      <c:pt idx="8167">
                        <c:v>903.36699999999996</c:v>
                      </c:pt>
                      <c:pt idx="8168">
                        <c:v>903.36300000000006</c:v>
                      </c:pt>
                      <c:pt idx="8169">
                        <c:v>903.35799999999995</c:v>
                      </c:pt>
                      <c:pt idx="8170">
                        <c:v>903.35199999999998</c:v>
                      </c:pt>
                      <c:pt idx="8171">
                        <c:v>903.346</c:v>
                      </c:pt>
                      <c:pt idx="8172">
                        <c:v>903.34</c:v>
                      </c:pt>
                      <c:pt idx="8173">
                        <c:v>903.33299999999997</c:v>
                      </c:pt>
                      <c:pt idx="8174">
                        <c:v>903.32500000000005</c:v>
                      </c:pt>
                      <c:pt idx="8175">
                        <c:v>903.31700000000001</c:v>
                      </c:pt>
                      <c:pt idx="8176">
                        <c:v>903.30799999999999</c:v>
                      </c:pt>
                      <c:pt idx="8177">
                        <c:v>903.29899999999998</c:v>
                      </c:pt>
                      <c:pt idx="8178">
                        <c:v>903.29</c:v>
                      </c:pt>
                      <c:pt idx="8179">
                        <c:v>903.28</c:v>
                      </c:pt>
                      <c:pt idx="8180">
                        <c:v>903.26900000000001</c:v>
                      </c:pt>
                      <c:pt idx="8181">
                        <c:v>903.25800000000004</c:v>
                      </c:pt>
                      <c:pt idx="8182">
                        <c:v>903.24699999999996</c:v>
                      </c:pt>
                      <c:pt idx="8183">
                        <c:v>903.23500000000001</c:v>
                      </c:pt>
                      <c:pt idx="8184">
                        <c:v>903.22199999999998</c:v>
                      </c:pt>
                      <c:pt idx="8185">
                        <c:v>903.20899999999995</c:v>
                      </c:pt>
                      <c:pt idx="8186">
                        <c:v>903.19600000000003</c:v>
                      </c:pt>
                      <c:pt idx="8187">
                        <c:v>903.18200000000002</c:v>
                      </c:pt>
                      <c:pt idx="8188">
                        <c:v>903.16700000000003</c:v>
                      </c:pt>
                      <c:pt idx="8189">
                        <c:v>903.15200000000004</c:v>
                      </c:pt>
                      <c:pt idx="8190">
                        <c:v>903.13699999999994</c:v>
                      </c:pt>
                      <c:pt idx="8191">
                        <c:v>903.12099999999998</c:v>
                      </c:pt>
                      <c:pt idx="8192">
                        <c:v>903.10500000000002</c:v>
                      </c:pt>
                      <c:pt idx="8193">
                        <c:v>903.08799999999997</c:v>
                      </c:pt>
                      <c:pt idx="8194">
                        <c:v>903.07100000000003</c:v>
                      </c:pt>
                      <c:pt idx="8195">
                        <c:v>903.05399999999997</c:v>
                      </c:pt>
                      <c:pt idx="8196">
                        <c:v>903.03499999999997</c:v>
                      </c:pt>
                      <c:pt idx="8197">
                        <c:v>903.01700000000005</c:v>
                      </c:pt>
                      <c:pt idx="8198">
                        <c:v>902.99800000000005</c:v>
                      </c:pt>
                      <c:pt idx="8199">
                        <c:v>902.97900000000004</c:v>
                      </c:pt>
                      <c:pt idx="8200">
                        <c:v>902.95899999999995</c:v>
                      </c:pt>
                      <c:pt idx="8201">
                        <c:v>902.93799999999999</c:v>
                      </c:pt>
                      <c:pt idx="8202">
                        <c:v>902.91800000000001</c:v>
                      </c:pt>
                      <c:pt idx="8203">
                        <c:v>902.89599999999996</c:v>
                      </c:pt>
                      <c:pt idx="8204">
                        <c:v>902.875</c:v>
                      </c:pt>
                      <c:pt idx="8205">
                        <c:v>902.85299999999995</c:v>
                      </c:pt>
                      <c:pt idx="8206">
                        <c:v>902.83</c:v>
                      </c:pt>
                      <c:pt idx="8207">
                        <c:v>902.80700000000002</c:v>
                      </c:pt>
                      <c:pt idx="8208">
                        <c:v>902.78399999999999</c:v>
                      </c:pt>
                      <c:pt idx="8209">
                        <c:v>902.76</c:v>
                      </c:pt>
                      <c:pt idx="8210">
                        <c:v>902.73599999999999</c:v>
                      </c:pt>
                      <c:pt idx="8211">
                        <c:v>902.71199999999999</c:v>
                      </c:pt>
                      <c:pt idx="8212">
                        <c:v>902.68700000000001</c:v>
                      </c:pt>
                      <c:pt idx="8213">
                        <c:v>902.66099999999994</c:v>
                      </c:pt>
                      <c:pt idx="8214">
                        <c:v>902.63599999999997</c:v>
                      </c:pt>
                      <c:pt idx="8215">
                        <c:v>902.60900000000004</c:v>
                      </c:pt>
                      <c:pt idx="8216">
                        <c:v>902.58299999999997</c:v>
                      </c:pt>
                      <c:pt idx="8217">
                        <c:v>902.55600000000004</c:v>
                      </c:pt>
                      <c:pt idx="8218">
                        <c:v>902.52800000000002</c:v>
                      </c:pt>
                      <c:pt idx="8219">
                        <c:v>902.50099999999998</c:v>
                      </c:pt>
                      <c:pt idx="8220">
                        <c:v>902.47199999999998</c:v>
                      </c:pt>
                      <c:pt idx="8221">
                        <c:v>902.44399999999996</c:v>
                      </c:pt>
                      <c:pt idx="8222">
                        <c:v>902.41499999999996</c:v>
                      </c:pt>
                      <c:pt idx="8223">
                        <c:v>902.38599999999997</c:v>
                      </c:pt>
                      <c:pt idx="8224">
                        <c:v>902.35599999999999</c:v>
                      </c:pt>
                      <c:pt idx="8225">
                        <c:v>902.32600000000002</c:v>
                      </c:pt>
                      <c:pt idx="8226">
                        <c:v>902.29499999999996</c:v>
                      </c:pt>
                      <c:pt idx="8227">
                        <c:v>902.26400000000001</c:v>
                      </c:pt>
                      <c:pt idx="8228">
                        <c:v>902.23299999999995</c:v>
                      </c:pt>
                      <c:pt idx="8229">
                        <c:v>902.202</c:v>
                      </c:pt>
                      <c:pt idx="8230">
                        <c:v>902.17</c:v>
                      </c:pt>
                      <c:pt idx="8231">
                        <c:v>902.13699999999994</c:v>
                      </c:pt>
                      <c:pt idx="8232">
                        <c:v>902.10500000000002</c:v>
                      </c:pt>
                      <c:pt idx="8233">
                        <c:v>902.072</c:v>
                      </c:pt>
                      <c:pt idx="8234">
                        <c:v>902.03800000000001</c:v>
                      </c:pt>
                      <c:pt idx="8235">
                        <c:v>902.00400000000002</c:v>
                      </c:pt>
                      <c:pt idx="8236">
                        <c:v>901.97</c:v>
                      </c:pt>
                      <c:pt idx="8237">
                        <c:v>901.93600000000004</c:v>
                      </c:pt>
                      <c:pt idx="8238">
                        <c:v>901.90099999999995</c:v>
                      </c:pt>
                      <c:pt idx="8239">
                        <c:v>901.86599999999999</c:v>
                      </c:pt>
                      <c:pt idx="8240">
                        <c:v>901.83</c:v>
                      </c:pt>
                      <c:pt idx="8241">
                        <c:v>901.79399999999998</c:v>
                      </c:pt>
                      <c:pt idx="8242">
                        <c:v>901.75800000000004</c:v>
                      </c:pt>
                      <c:pt idx="8243">
                        <c:v>901.721</c:v>
                      </c:pt>
                      <c:pt idx="8244">
                        <c:v>901.68499999999995</c:v>
                      </c:pt>
                      <c:pt idx="8245">
                        <c:v>901.64700000000005</c:v>
                      </c:pt>
                      <c:pt idx="8246">
                        <c:v>901.61</c:v>
                      </c:pt>
                      <c:pt idx="8247">
                        <c:v>901.572</c:v>
                      </c:pt>
                      <c:pt idx="8248">
                        <c:v>901.53399999999999</c:v>
                      </c:pt>
                      <c:pt idx="8249">
                        <c:v>901.495</c:v>
                      </c:pt>
                      <c:pt idx="8250">
                        <c:v>901.45600000000002</c:v>
                      </c:pt>
                      <c:pt idx="8251">
                        <c:v>901.41700000000003</c:v>
                      </c:pt>
                      <c:pt idx="8252">
                        <c:v>901.37699999999995</c:v>
                      </c:pt>
                      <c:pt idx="8253">
                        <c:v>901.33699999999999</c:v>
                      </c:pt>
                      <c:pt idx="8254">
                        <c:v>901.29700000000003</c:v>
                      </c:pt>
                      <c:pt idx="8255">
                        <c:v>901.25699999999995</c:v>
                      </c:pt>
                      <c:pt idx="8256">
                        <c:v>901.21600000000001</c:v>
                      </c:pt>
                      <c:pt idx="8257">
                        <c:v>901.17499999999995</c:v>
                      </c:pt>
                      <c:pt idx="8258">
                        <c:v>901.13300000000004</c:v>
                      </c:pt>
                      <c:pt idx="8259">
                        <c:v>901.09100000000001</c:v>
                      </c:pt>
                      <c:pt idx="8260">
                        <c:v>901.04899999999998</c:v>
                      </c:pt>
                      <c:pt idx="8261">
                        <c:v>901.00699999999995</c:v>
                      </c:pt>
                      <c:pt idx="8262">
                        <c:v>900.96400000000006</c:v>
                      </c:pt>
                      <c:pt idx="8263">
                        <c:v>900.92100000000005</c:v>
                      </c:pt>
                      <c:pt idx="8264">
                        <c:v>900.87800000000004</c:v>
                      </c:pt>
                      <c:pt idx="8265">
                        <c:v>900.83399999999995</c:v>
                      </c:pt>
                      <c:pt idx="8266">
                        <c:v>900.79100000000005</c:v>
                      </c:pt>
                      <c:pt idx="8267">
                        <c:v>900.74599999999998</c:v>
                      </c:pt>
                      <c:pt idx="8268">
                        <c:v>900.702</c:v>
                      </c:pt>
                      <c:pt idx="8269">
                        <c:v>900.65700000000004</c:v>
                      </c:pt>
                      <c:pt idx="8270">
                        <c:v>900.61199999999997</c:v>
                      </c:pt>
                      <c:pt idx="8271">
                        <c:v>900.56700000000001</c:v>
                      </c:pt>
                      <c:pt idx="8272">
                        <c:v>900.52099999999996</c:v>
                      </c:pt>
                      <c:pt idx="8273">
                        <c:v>900.47500000000002</c:v>
                      </c:pt>
                      <c:pt idx="8274">
                        <c:v>900.42899999999997</c:v>
                      </c:pt>
                      <c:pt idx="8275">
                        <c:v>900.38199999999995</c:v>
                      </c:pt>
                      <c:pt idx="8276">
                        <c:v>900.33500000000004</c:v>
                      </c:pt>
                      <c:pt idx="8277">
                        <c:v>900.28800000000001</c:v>
                      </c:pt>
                      <c:pt idx="8278">
                        <c:v>900.24099999999999</c:v>
                      </c:pt>
                      <c:pt idx="8279">
                        <c:v>900.19299999999998</c:v>
                      </c:pt>
                      <c:pt idx="8280">
                        <c:v>900.14499999999998</c:v>
                      </c:pt>
                      <c:pt idx="8281">
                        <c:v>900.09699999999998</c:v>
                      </c:pt>
                      <c:pt idx="8282">
                        <c:v>900.04899999999998</c:v>
                      </c:pt>
                      <c:pt idx="8283">
                        <c:v>900</c:v>
                      </c:pt>
                      <c:pt idx="8284">
                        <c:v>899.95100000000002</c:v>
                      </c:pt>
                      <c:pt idx="8285">
                        <c:v>899.90200000000004</c:v>
                      </c:pt>
                      <c:pt idx="8286">
                        <c:v>899.85199999999998</c:v>
                      </c:pt>
                      <c:pt idx="8287">
                        <c:v>899.803</c:v>
                      </c:pt>
                      <c:pt idx="8288">
                        <c:v>899.75300000000004</c:v>
                      </c:pt>
                      <c:pt idx="8289">
                        <c:v>899.702</c:v>
                      </c:pt>
                      <c:pt idx="8290">
                        <c:v>899.65200000000004</c:v>
                      </c:pt>
                      <c:pt idx="8291">
                        <c:v>899.601</c:v>
                      </c:pt>
                      <c:pt idx="8292">
                        <c:v>899.55</c:v>
                      </c:pt>
                      <c:pt idx="8293">
                        <c:v>899.49800000000005</c:v>
                      </c:pt>
                      <c:pt idx="8294">
                        <c:v>899.447</c:v>
                      </c:pt>
                      <c:pt idx="8295">
                        <c:v>899.39499999999998</c:v>
                      </c:pt>
                      <c:pt idx="8296">
                        <c:v>899.34299999999996</c:v>
                      </c:pt>
                      <c:pt idx="8297">
                        <c:v>899.29</c:v>
                      </c:pt>
                      <c:pt idx="8298">
                        <c:v>899.25400000000002</c:v>
                      </c:pt>
                      <c:pt idx="8299">
                        <c:v>899.25400000000002</c:v>
                      </c:pt>
                      <c:pt idx="8300">
                        <c:v>892.39300000000003</c:v>
                      </c:pt>
                      <c:pt idx="8301">
                        <c:v>884.55200000000002</c:v>
                      </c:pt>
                      <c:pt idx="8302">
                        <c:v>876.13199999999995</c:v>
                      </c:pt>
                      <c:pt idx="8303">
                        <c:v>867.37599999999998</c:v>
                      </c:pt>
                      <c:pt idx="8304">
                        <c:v>858.42899999999997</c:v>
                      </c:pt>
                      <c:pt idx="8305">
                        <c:v>849.40700000000004</c:v>
                      </c:pt>
                      <c:pt idx="8306">
                        <c:v>840.38499999999999</c:v>
                      </c:pt>
                      <c:pt idx="8307">
                        <c:v>831.41700000000003</c:v>
                      </c:pt>
                      <c:pt idx="8308">
                        <c:v>822.54300000000001</c:v>
                      </c:pt>
                      <c:pt idx="8309">
                        <c:v>813.78899999999999</c:v>
                      </c:pt>
                      <c:pt idx="8310">
                        <c:v>805.17499999999995</c:v>
                      </c:pt>
                      <c:pt idx="8311">
                        <c:v>796.71400000000006</c:v>
                      </c:pt>
                      <c:pt idx="8312">
                        <c:v>788.41499999999996</c:v>
                      </c:pt>
                      <c:pt idx="8313">
                        <c:v>780.28399999999999</c:v>
                      </c:pt>
                      <c:pt idx="8314">
                        <c:v>772.32399999999996</c:v>
                      </c:pt>
                      <c:pt idx="8315">
                        <c:v>764.53800000000001</c:v>
                      </c:pt>
                      <c:pt idx="8316">
                        <c:v>756.92600000000004</c:v>
                      </c:pt>
                      <c:pt idx="8317">
                        <c:v>749.48699999999997</c:v>
                      </c:pt>
                      <c:pt idx="8318">
                        <c:v>742.21900000000005</c:v>
                      </c:pt>
                      <c:pt idx="8319">
                        <c:v>735.12099999999998</c:v>
                      </c:pt>
                      <c:pt idx="8320">
                        <c:v>728.19</c:v>
                      </c:pt>
                      <c:pt idx="8321">
                        <c:v>721.42399999999998</c:v>
                      </c:pt>
                      <c:pt idx="8322">
                        <c:v>714.81799999999998</c:v>
                      </c:pt>
                      <c:pt idx="8323">
                        <c:v>708.37</c:v>
                      </c:pt>
                      <c:pt idx="8324">
                        <c:v>702.07600000000002</c:v>
                      </c:pt>
                      <c:pt idx="8325">
                        <c:v>695.93299999999999</c:v>
                      </c:pt>
                      <c:pt idx="8326">
                        <c:v>689.93700000000001</c:v>
                      </c:pt>
                      <c:pt idx="8327">
                        <c:v>684.08500000000004</c:v>
                      </c:pt>
                      <c:pt idx="8328">
                        <c:v>678.37300000000005</c:v>
                      </c:pt>
                      <c:pt idx="8329">
                        <c:v>672.798</c:v>
                      </c:pt>
                      <c:pt idx="8330">
                        <c:v>667.35599999999999</c:v>
                      </c:pt>
                      <c:pt idx="8331">
                        <c:v>662.04300000000001</c:v>
                      </c:pt>
                      <c:pt idx="8332">
                        <c:v>656.85699999999997</c:v>
                      </c:pt>
                      <c:pt idx="8333">
                        <c:v>651.79399999999998</c:v>
                      </c:pt>
                      <c:pt idx="8334">
                        <c:v>646.851</c:v>
                      </c:pt>
                      <c:pt idx="8335">
                        <c:v>642.024</c:v>
                      </c:pt>
                      <c:pt idx="8336">
                        <c:v>637.31100000000004</c:v>
                      </c:pt>
                      <c:pt idx="8337">
                        <c:v>632.70799999999997</c:v>
                      </c:pt>
                      <c:pt idx="8338">
                        <c:v>628.21299999999997</c:v>
                      </c:pt>
                      <c:pt idx="8339">
                        <c:v>623.82299999999998</c:v>
                      </c:pt>
                      <c:pt idx="8340">
                        <c:v>619.53399999999999</c:v>
                      </c:pt>
                      <c:pt idx="8341">
                        <c:v>615.346</c:v>
                      </c:pt>
                      <c:pt idx="8342">
                        <c:v>611.25300000000004</c:v>
                      </c:pt>
                      <c:pt idx="8343">
                        <c:v>607.255</c:v>
                      </c:pt>
                      <c:pt idx="8344">
                        <c:v>603.34900000000005</c:v>
                      </c:pt>
                      <c:pt idx="8345">
                        <c:v>599.53200000000004</c:v>
                      </c:pt>
                      <c:pt idx="8346">
                        <c:v>595.80200000000002</c:v>
                      </c:pt>
                      <c:pt idx="8347">
                        <c:v>592.15599999999995</c:v>
                      </c:pt>
                      <c:pt idx="8348">
                        <c:v>588.59299999999996</c:v>
                      </c:pt>
                      <c:pt idx="8349">
                        <c:v>585.11</c:v>
                      </c:pt>
                      <c:pt idx="8350">
                        <c:v>581.70500000000004</c:v>
                      </c:pt>
                      <c:pt idx="8351">
                        <c:v>578.37599999999998</c:v>
                      </c:pt>
                      <c:pt idx="8352">
                        <c:v>575.12099999999998</c:v>
                      </c:pt>
                      <c:pt idx="8353">
                        <c:v>571.93899999999996</c:v>
                      </c:pt>
                      <c:pt idx="8354">
                        <c:v>568.827</c:v>
                      </c:pt>
                      <c:pt idx="8355">
                        <c:v>565.78300000000002</c:v>
                      </c:pt>
                      <c:pt idx="8356">
                        <c:v>562.80700000000002</c:v>
                      </c:pt>
                      <c:pt idx="8357">
                        <c:v>559.89599999999996</c:v>
                      </c:pt>
                      <c:pt idx="8358">
                        <c:v>557.048</c:v>
                      </c:pt>
                      <c:pt idx="8359">
                        <c:v>554.26199999999994</c:v>
                      </c:pt>
                      <c:pt idx="8360">
                        <c:v>551.53599999999994</c:v>
                      </c:pt>
                      <c:pt idx="8361">
                        <c:v>548.86900000000003</c:v>
                      </c:pt>
                      <c:pt idx="8362">
                        <c:v>546.26</c:v>
                      </c:pt>
                      <c:pt idx="8363">
                        <c:v>543.70699999999999</c:v>
                      </c:pt>
                      <c:pt idx="8364">
                        <c:v>541.20799999999997</c:v>
                      </c:pt>
                      <c:pt idx="8365">
                        <c:v>538.76199999999994</c:v>
                      </c:pt>
                      <c:pt idx="8366">
                        <c:v>536.36800000000005</c:v>
                      </c:pt>
                      <c:pt idx="8367">
                        <c:v>534.02499999999998</c:v>
                      </c:pt>
                      <c:pt idx="8368">
                        <c:v>531.73099999999999</c:v>
                      </c:pt>
                      <c:pt idx="8369">
                        <c:v>529.48500000000001</c:v>
                      </c:pt>
                      <c:pt idx="8370">
                        <c:v>527.28599999999994</c:v>
                      </c:pt>
                      <c:pt idx="8371">
                        <c:v>525.13300000000004</c:v>
                      </c:pt>
                      <c:pt idx="8372">
                        <c:v>523.02499999999998</c:v>
                      </c:pt>
                      <c:pt idx="8373">
                        <c:v>520.96</c:v>
                      </c:pt>
                      <c:pt idx="8374">
                        <c:v>518.93799999999999</c:v>
                      </c:pt>
                      <c:pt idx="8375">
                        <c:v>516.95799999999997</c:v>
                      </c:pt>
                      <c:pt idx="8376">
                        <c:v>515.01800000000003</c:v>
                      </c:pt>
                      <c:pt idx="8377">
                        <c:v>513.11800000000005</c:v>
                      </c:pt>
                      <c:pt idx="8378">
                        <c:v>511.25700000000001</c:v>
                      </c:pt>
                      <c:pt idx="8379">
                        <c:v>509.43400000000003</c:v>
                      </c:pt>
                      <c:pt idx="8380">
                        <c:v>507.64800000000002</c:v>
                      </c:pt>
                      <c:pt idx="8381">
                        <c:v>505.89800000000002</c:v>
                      </c:pt>
                      <c:pt idx="8382">
                        <c:v>504.18299999999999</c:v>
                      </c:pt>
                      <c:pt idx="8383">
                        <c:v>502.50299999999999</c:v>
                      </c:pt>
                      <c:pt idx="8384">
                        <c:v>500.85599999999999</c:v>
                      </c:pt>
                      <c:pt idx="8385">
                        <c:v>499.24299999999999</c:v>
                      </c:pt>
                      <c:pt idx="8386">
                        <c:v>497.661</c:v>
                      </c:pt>
                      <c:pt idx="8387">
                        <c:v>496.11</c:v>
                      </c:pt>
                      <c:pt idx="8388">
                        <c:v>494.59100000000001</c:v>
                      </c:pt>
                      <c:pt idx="8389">
                        <c:v>493.101</c:v>
                      </c:pt>
                      <c:pt idx="8390">
                        <c:v>491.64</c:v>
                      </c:pt>
                      <c:pt idx="8391">
                        <c:v>490.20699999999999</c:v>
                      </c:pt>
                      <c:pt idx="8392">
                        <c:v>488.80200000000002</c:v>
                      </c:pt>
                      <c:pt idx="8393">
                        <c:v>487.42500000000001</c:v>
                      </c:pt>
                      <c:pt idx="8394">
                        <c:v>486.07299999999998</c:v>
                      </c:pt>
                      <c:pt idx="8395">
                        <c:v>484.74799999999999</c:v>
                      </c:pt>
                      <c:pt idx="8396">
                        <c:v>483.44799999999998</c:v>
                      </c:pt>
                      <c:pt idx="8397">
                        <c:v>482.173</c:v>
                      </c:pt>
                      <c:pt idx="8398">
                        <c:v>480.92099999999999</c:v>
                      </c:pt>
                      <c:pt idx="8399">
                        <c:v>479.69299999999998</c:v>
                      </c:pt>
                      <c:pt idx="8400">
                        <c:v>478.488</c:v>
                      </c:pt>
                      <c:pt idx="8401">
                        <c:v>477.30599999999998</c:v>
                      </c:pt>
                      <c:pt idx="8402">
                        <c:v>476.14499999999998</c:v>
                      </c:pt>
                      <c:pt idx="8403">
                        <c:v>475.00599999999997</c:v>
                      </c:pt>
                      <c:pt idx="8404">
                        <c:v>473.88799999999998</c:v>
                      </c:pt>
                      <c:pt idx="8405">
                        <c:v>472.791</c:v>
                      </c:pt>
                      <c:pt idx="8406">
                        <c:v>471.71300000000002</c:v>
                      </c:pt>
                      <c:pt idx="8407">
                        <c:v>470.65499999999997</c:v>
                      </c:pt>
                      <c:pt idx="8408">
                        <c:v>469.61599999999999</c:v>
                      </c:pt>
                      <c:pt idx="8409">
                        <c:v>468.59500000000003</c:v>
                      </c:pt>
                      <c:pt idx="8410">
                        <c:v>467.59300000000002</c:v>
                      </c:pt>
                      <c:pt idx="8411">
                        <c:v>466.608</c:v>
                      </c:pt>
                      <c:pt idx="8412">
                        <c:v>465.64100000000002</c:v>
                      </c:pt>
                      <c:pt idx="8413">
                        <c:v>464.69099999999997</c:v>
                      </c:pt>
                      <c:pt idx="8414">
                        <c:v>463.75700000000001</c:v>
                      </c:pt>
                      <c:pt idx="8415">
                        <c:v>462.84</c:v>
                      </c:pt>
                      <c:pt idx="8416">
                        <c:v>461.93799999999999</c:v>
                      </c:pt>
                      <c:pt idx="8417">
                        <c:v>461.05200000000002</c:v>
                      </c:pt>
                      <c:pt idx="8418">
                        <c:v>460.18200000000002</c:v>
                      </c:pt>
                      <c:pt idx="8419">
                        <c:v>459.327</c:v>
                      </c:pt>
                      <c:pt idx="8420">
                        <c:v>458.48700000000002</c:v>
                      </c:pt>
                      <c:pt idx="8421">
                        <c:v>457.661</c:v>
                      </c:pt>
                      <c:pt idx="8422">
                        <c:v>456.84899999999999</c:v>
                      </c:pt>
                      <c:pt idx="8423">
                        <c:v>456.05099999999999</c:v>
                      </c:pt>
                      <c:pt idx="8424">
                        <c:v>455.267</c:v>
                      </c:pt>
                      <c:pt idx="8425">
                        <c:v>454.49599999999998</c:v>
                      </c:pt>
                      <c:pt idx="8426">
                        <c:v>453.73700000000002</c:v>
                      </c:pt>
                      <c:pt idx="8427">
                        <c:v>452.99200000000002</c:v>
                      </c:pt>
                      <c:pt idx="8428">
                        <c:v>452.25900000000001</c:v>
                      </c:pt>
                      <c:pt idx="8429">
                        <c:v>451.53800000000001</c:v>
                      </c:pt>
                      <c:pt idx="8430">
                        <c:v>450.82799999999997</c:v>
                      </c:pt>
                      <c:pt idx="8431">
                        <c:v>450.13099999999997</c:v>
                      </c:pt>
                      <c:pt idx="8432">
                        <c:v>449.44400000000002</c:v>
                      </c:pt>
                      <c:pt idx="8433">
                        <c:v>448.76900000000001</c:v>
                      </c:pt>
                      <c:pt idx="8434">
                        <c:v>448.10500000000002</c:v>
                      </c:pt>
                      <c:pt idx="8435">
                        <c:v>447.45100000000002</c:v>
                      </c:pt>
                      <c:pt idx="8436">
                        <c:v>446.80700000000002</c:v>
                      </c:pt>
                      <c:pt idx="8437">
                        <c:v>446.17399999999998</c:v>
                      </c:pt>
                      <c:pt idx="8438">
                        <c:v>445.55099999999999</c:v>
                      </c:pt>
                      <c:pt idx="8439">
                        <c:v>444.93799999999999</c:v>
                      </c:pt>
                      <c:pt idx="8440">
                        <c:v>444.334</c:v>
                      </c:pt>
                      <c:pt idx="8441">
                        <c:v>443.73899999999998</c:v>
                      </c:pt>
                      <c:pt idx="8442">
                        <c:v>443.154</c:v>
                      </c:pt>
                      <c:pt idx="8443">
                        <c:v>442.577</c:v>
                      </c:pt>
                      <c:pt idx="8444">
                        <c:v>442.01</c:v>
                      </c:pt>
                      <c:pt idx="8445">
                        <c:v>441.45100000000002</c:v>
                      </c:pt>
                      <c:pt idx="8446">
                        <c:v>440.9</c:v>
                      </c:pt>
                      <c:pt idx="8447">
                        <c:v>440.358</c:v>
                      </c:pt>
                      <c:pt idx="8448">
                        <c:v>439.82299999999998</c:v>
                      </c:pt>
                      <c:pt idx="8449">
                        <c:v>439.29700000000003</c:v>
                      </c:pt>
                      <c:pt idx="8450">
                        <c:v>438.77800000000002</c:v>
                      </c:pt>
                      <c:pt idx="8451">
                        <c:v>438.267</c:v>
                      </c:pt>
                      <c:pt idx="8452">
                        <c:v>437.76299999999998</c:v>
                      </c:pt>
                      <c:pt idx="8453">
                        <c:v>437.267</c:v>
                      </c:pt>
                      <c:pt idx="8454">
                        <c:v>436.77699999999999</c:v>
                      </c:pt>
                      <c:pt idx="8455">
                        <c:v>436.29500000000002</c:v>
                      </c:pt>
                      <c:pt idx="8456">
                        <c:v>435.81900000000002</c:v>
                      </c:pt>
                      <c:pt idx="8457">
                        <c:v>435.351</c:v>
                      </c:pt>
                      <c:pt idx="8458">
                        <c:v>434.88799999999998</c:v>
                      </c:pt>
                      <c:pt idx="8459">
                        <c:v>434.43200000000002</c:v>
                      </c:pt>
                      <c:pt idx="8460">
                        <c:v>433.983</c:v>
                      </c:pt>
                      <c:pt idx="8461">
                        <c:v>433.53899999999999</c:v>
                      </c:pt>
                      <c:pt idx="8462">
                        <c:v>433.10199999999998</c:v>
                      </c:pt>
                      <c:pt idx="8463">
                        <c:v>432.67</c:v>
                      </c:pt>
                      <c:pt idx="8464">
                        <c:v>432.24400000000003</c:v>
                      </c:pt>
                      <c:pt idx="8465">
                        <c:v>431.82400000000001</c:v>
                      </c:pt>
                      <c:pt idx="8466">
                        <c:v>431.40899999999999</c:v>
                      </c:pt>
                      <c:pt idx="8467">
                        <c:v>431</c:v>
                      </c:pt>
                      <c:pt idx="8468">
                        <c:v>430.596</c:v>
                      </c:pt>
                      <c:pt idx="8469">
                        <c:v>430.19799999999998</c:v>
                      </c:pt>
                      <c:pt idx="8470">
                        <c:v>429.80399999999997</c:v>
                      </c:pt>
                      <c:pt idx="8471">
                        <c:v>429.416</c:v>
                      </c:pt>
                      <c:pt idx="8472">
                        <c:v>429.03199999999998</c:v>
                      </c:pt>
                      <c:pt idx="8473">
                        <c:v>428.65300000000002</c:v>
                      </c:pt>
                      <c:pt idx="8474">
                        <c:v>428.279</c:v>
                      </c:pt>
                      <c:pt idx="8475">
                        <c:v>427.90899999999999</c:v>
                      </c:pt>
                      <c:pt idx="8476">
                        <c:v>427.54399999999998</c:v>
                      </c:pt>
                      <c:pt idx="8477">
                        <c:v>427.18400000000003</c:v>
                      </c:pt>
                      <c:pt idx="8478">
                        <c:v>426.827</c:v>
                      </c:pt>
                      <c:pt idx="8479">
                        <c:v>426.47500000000002</c:v>
                      </c:pt>
                      <c:pt idx="8480">
                        <c:v>426.12799999999999</c:v>
                      </c:pt>
                      <c:pt idx="8481">
                        <c:v>425.78399999999999</c:v>
                      </c:pt>
                      <c:pt idx="8482">
                        <c:v>425.44400000000002</c:v>
                      </c:pt>
                      <c:pt idx="8483">
                        <c:v>425.108</c:v>
                      </c:pt>
                      <c:pt idx="8484">
                        <c:v>424.77600000000001</c:v>
                      </c:pt>
                      <c:pt idx="8485">
                        <c:v>424.44799999999998</c:v>
                      </c:pt>
                      <c:pt idx="8486">
                        <c:v>424.12299999999999</c:v>
                      </c:pt>
                      <c:pt idx="8487">
                        <c:v>423.80200000000002</c:v>
                      </c:pt>
                      <c:pt idx="8488">
                        <c:v>423.48500000000001</c:v>
                      </c:pt>
                      <c:pt idx="8489">
                        <c:v>423.17099999999999</c:v>
                      </c:pt>
                      <c:pt idx="8490">
                        <c:v>422.86</c:v>
                      </c:pt>
                      <c:pt idx="8491">
                        <c:v>422.553</c:v>
                      </c:pt>
                      <c:pt idx="8492">
                        <c:v>422.24900000000002</c:v>
                      </c:pt>
                      <c:pt idx="8493">
                        <c:v>421.94799999999998</c:v>
                      </c:pt>
                      <c:pt idx="8494">
                        <c:v>421.65</c:v>
                      </c:pt>
                      <c:pt idx="8495">
                        <c:v>421.35599999999999</c:v>
                      </c:pt>
                      <c:pt idx="8496">
                        <c:v>421.06400000000002</c:v>
                      </c:pt>
                      <c:pt idx="8497">
                        <c:v>420.77600000000001</c:v>
                      </c:pt>
                      <c:pt idx="8498">
                        <c:v>420.49</c:v>
                      </c:pt>
                      <c:pt idx="8499">
                        <c:v>420.20699999999999</c:v>
                      </c:pt>
                      <c:pt idx="8500">
                        <c:v>419.92700000000002</c:v>
                      </c:pt>
                      <c:pt idx="8501">
                        <c:v>419.65</c:v>
                      </c:pt>
                      <c:pt idx="8502">
                        <c:v>419.375</c:v>
                      </c:pt>
                      <c:pt idx="8503">
                        <c:v>419.10300000000001</c:v>
                      </c:pt>
                      <c:pt idx="8504">
                        <c:v>418.83300000000003</c:v>
                      </c:pt>
                      <c:pt idx="8505">
                        <c:v>418.56599999999997</c:v>
                      </c:pt>
                      <c:pt idx="8506">
                        <c:v>418.30200000000002</c:v>
                      </c:pt>
                      <c:pt idx="8507">
                        <c:v>418.04</c:v>
                      </c:pt>
                      <c:pt idx="8508">
                        <c:v>417.78</c:v>
                      </c:pt>
                      <c:pt idx="8509">
                        <c:v>417.52300000000002</c:v>
                      </c:pt>
                      <c:pt idx="8510">
                        <c:v>417.26799999999997</c:v>
                      </c:pt>
                      <c:pt idx="8511">
                        <c:v>417.01499999999999</c:v>
                      </c:pt>
                      <c:pt idx="8512">
                        <c:v>416.76400000000001</c:v>
                      </c:pt>
                      <c:pt idx="8513">
                        <c:v>416.51600000000002</c:v>
                      </c:pt>
                      <c:pt idx="8514">
                        <c:v>416.27</c:v>
                      </c:pt>
                      <c:pt idx="8515">
                        <c:v>416.02499999999998</c:v>
                      </c:pt>
                      <c:pt idx="8516">
                        <c:v>415.78300000000002</c:v>
                      </c:pt>
                      <c:pt idx="8517">
                        <c:v>415.54300000000001</c:v>
                      </c:pt>
                      <c:pt idx="8518">
                        <c:v>415.30500000000001</c:v>
                      </c:pt>
                      <c:pt idx="8519">
                        <c:v>415.06799999999998</c:v>
                      </c:pt>
                      <c:pt idx="8520">
                        <c:v>414.834</c:v>
                      </c:pt>
                      <c:pt idx="8521">
                        <c:v>414.601</c:v>
                      </c:pt>
                      <c:pt idx="8522">
                        <c:v>414.37099999999998</c:v>
                      </c:pt>
                      <c:pt idx="8523">
                        <c:v>414.142</c:v>
                      </c:pt>
                      <c:pt idx="8524">
                        <c:v>413.91399999999999</c:v>
                      </c:pt>
                      <c:pt idx="8525">
                        <c:v>413.68900000000002</c:v>
                      </c:pt>
                      <c:pt idx="8526">
                        <c:v>413.46499999999997</c:v>
                      </c:pt>
                      <c:pt idx="8527">
                        <c:v>413.24299999999999</c:v>
                      </c:pt>
                      <c:pt idx="8528">
                        <c:v>413.02199999999999</c:v>
                      </c:pt>
                      <c:pt idx="8529">
                        <c:v>412.803</c:v>
                      </c:pt>
                      <c:pt idx="8530">
                        <c:v>412.58600000000001</c:v>
                      </c:pt>
                      <c:pt idx="8531">
                        <c:v>412.37</c:v>
                      </c:pt>
                      <c:pt idx="8532">
                        <c:v>412.15600000000001</c:v>
                      </c:pt>
                      <c:pt idx="8533">
                        <c:v>411.94299999999998</c:v>
                      </c:pt>
                      <c:pt idx="8534">
                        <c:v>411.73200000000003</c:v>
                      </c:pt>
                      <c:pt idx="8535">
                        <c:v>411.52199999999999</c:v>
                      </c:pt>
                      <c:pt idx="8536">
                        <c:v>411.31299999999999</c:v>
                      </c:pt>
                      <c:pt idx="8537">
                        <c:v>411.10599999999999</c:v>
                      </c:pt>
                      <c:pt idx="8538">
                        <c:v>410.9</c:v>
                      </c:pt>
                      <c:pt idx="8539">
                        <c:v>410.69499999999999</c:v>
                      </c:pt>
                      <c:pt idx="8540">
                        <c:v>410.49200000000002</c:v>
                      </c:pt>
                      <c:pt idx="8541">
                        <c:v>410.29</c:v>
                      </c:pt>
                      <c:pt idx="8542">
                        <c:v>410.09</c:v>
                      </c:pt>
                      <c:pt idx="8543">
                        <c:v>409.89</c:v>
                      </c:pt>
                      <c:pt idx="8544">
                        <c:v>409.69200000000001</c:v>
                      </c:pt>
                      <c:pt idx="8545">
                        <c:v>409.495</c:v>
                      </c:pt>
                      <c:pt idx="8546">
                        <c:v>409.29899999999998</c:v>
                      </c:pt>
                      <c:pt idx="8547">
                        <c:v>409.10399999999998</c:v>
                      </c:pt>
                      <c:pt idx="8548">
                        <c:v>408.911</c:v>
                      </c:pt>
                      <c:pt idx="8549">
                        <c:v>408.71800000000002</c:v>
                      </c:pt>
                      <c:pt idx="8550">
                        <c:v>408.52699999999999</c:v>
                      </c:pt>
                      <c:pt idx="8551">
                        <c:v>408.33600000000001</c:v>
                      </c:pt>
                      <c:pt idx="8552">
                        <c:v>408.14699999999999</c:v>
                      </c:pt>
                      <c:pt idx="8553">
                        <c:v>407.959</c:v>
                      </c:pt>
                      <c:pt idx="8554">
                        <c:v>407.77199999999999</c:v>
                      </c:pt>
                      <c:pt idx="8555">
                        <c:v>407.58499999999998</c:v>
                      </c:pt>
                      <c:pt idx="8556">
                        <c:v>407.4</c:v>
                      </c:pt>
                      <c:pt idx="8557">
                        <c:v>407.21600000000001</c:v>
                      </c:pt>
                      <c:pt idx="8558">
                        <c:v>407.03300000000002</c:v>
                      </c:pt>
                      <c:pt idx="8559">
                        <c:v>406.85</c:v>
                      </c:pt>
                      <c:pt idx="8560">
                        <c:v>406.66899999999998</c:v>
                      </c:pt>
                      <c:pt idx="8561">
                        <c:v>406.488</c:v>
                      </c:pt>
                      <c:pt idx="8562">
                        <c:v>406.30799999999999</c:v>
                      </c:pt>
                      <c:pt idx="8563">
                        <c:v>406.13</c:v>
                      </c:pt>
                      <c:pt idx="8564">
                        <c:v>405.952</c:v>
                      </c:pt>
                      <c:pt idx="8565">
                        <c:v>405.77499999999998</c:v>
                      </c:pt>
                      <c:pt idx="8566">
                        <c:v>405.59800000000001</c:v>
                      </c:pt>
                      <c:pt idx="8567">
                        <c:v>405.423</c:v>
                      </c:pt>
                      <c:pt idx="8568">
                        <c:v>405.24799999999999</c:v>
                      </c:pt>
                      <c:pt idx="8569">
                        <c:v>405.07400000000001</c:v>
                      </c:pt>
                      <c:pt idx="8570">
                        <c:v>404.90100000000001</c:v>
                      </c:pt>
                      <c:pt idx="8571">
                        <c:v>404.72899999999998</c:v>
                      </c:pt>
                      <c:pt idx="8572">
                        <c:v>404.55700000000002</c:v>
                      </c:pt>
                      <c:pt idx="8573">
                        <c:v>404.387</c:v>
                      </c:pt>
                      <c:pt idx="8574">
                        <c:v>404.21600000000001</c:v>
                      </c:pt>
                      <c:pt idx="8575">
                        <c:v>404.04700000000003</c:v>
                      </c:pt>
                      <c:pt idx="8576">
                        <c:v>403.87799999999999</c:v>
                      </c:pt>
                      <c:pt idx="8577">
                        <c:v>403.71</c:v>
                      </c:pt>
                      <c:pt idx="8578">
                        <c:v>403.54300000000001</c:v>
                      </c:pt>
                      <c:pt idx="8579">
                        <c:v>403.37700000000001</c:v>
                      </c:pt>
                      <c:pt idx="8580">
                        <c:v>403.21100000000001</c:v>
                      </c:pt>
                      <c:pt idx="8581">
                        <c:v>403.04500000000002</c:v>
                      </c:pt>
                      <c:pt idx="8582">
                        <c:v>402.88099999999997</c:v>
                      </c:pt>
                      <c:pt idx="8583">
                        <c:v>402.71699999999998</c:v>
                      </c:pt>
                      <c:pt idx="8584">
                        <c:v>402.553</c:v>
                      </c:pt>
                      <c:pt idx="8585">
                        <c:v>402.39100000000002</c:v>
                      </c:pt>
                      <c:pt idx="8586">
                        <c:v>402.22800000000001</c:v>
                      </c:pt>
                      <c:pt idx="8587">
                        <c:v>402.06700000000001</c:v>
                      </c:pt>
                      <c:pt idx="8588">
                        <c:v>401.90600000000001</c:v>
                      </c:pt>
                      <c:pt idx="8589">
                        <c:v>401.74599999999998</c:v>
                      </c:pt>
                      <c:pt idx="8590">
                        <c:v>401.58600000000001</c:v>
                      </c:pt>
                      <c:pt idx="8591">
                        <c:v>401.42700000000002</c:v>
                      </c:pt>
                      <c:pt idx="8592">
                        <c:v>401.26799999999997</c:v>
                      </c:pt>
                      <c:pt idx="8593">
                        <c:v>401.11</c:v>
                      </c:pt>
                      <c:pt idx="8594">
                        <c:v>400.952</c:v>
                      </c:pt>
                      <c:pt idx="8595">
                        <c:v>400.79500000000002</c:v>
                      </c:pt>
                      <c:pt idx="8596">
                        <c:v>400.63900000000001</c:v>
                      </c:pt>
                      <c:pt idx="8597">
                        <c:v>400.483</c:v>
                      </c:pt>
                      <c:pt idx="8598">
                        <c:v>400.327</c:v>
                      </c:pt>
                      <c:pt idx="8599">
                        <c:v>400.12700000000001</c:v>
                      </c:pt>
                    </c:numCache>
                  </c:numRef>
                </c:yVal>
                <c:smooth val="1"/>
                <c:extLst xmlns:c15="http://schemas.microsoft.com/office/drawing/2012/chart">
                  <c:ext xmlns:c16="http://schemas.microsoft.com/office/drawing/2014/chart" uri="{C3380CC4-5D6E-409C-BE32-E72D297353CC}">
                    <c16:uniqueId val="{00000004-4C20-4280-B96B-CB175FD5BEC7}"/>
                  </c:ext>
                </c:extLst>
              </c15:ser>
            </c15:filteredScatterSeries>
            <c15:filteredScatterSeries>
              <c15:ser>
                <c:idx val="4"/>
                <c:order val="4"/>
                <c:tx>
                  <c:strRef>
                    <c:extLst xmlns:c15="http://schemas.microsoft.com/office/drawing/2012/chart">
                      <c:ext xmlns:c15="http://schemas.microsoft.com/office/drawing/2012/chart" uri="{02D57815-91ED-43cb-92C2-25804820EDAC}">
                        <c15:formulaRef>
                          <c15:sqref>'NT11 (2)'!$F$2</c15:sqref>
                        </c15:formulaRef>
                      </c:ext>
                    </c:extLst>
                    <c:strCache>
                      <c:ptCount val="1"/>
                      <c:pt idx="0">
                        <c:v>5</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extLst xmlns:c15="http://schemas.microsoft.com/office/drawing/2012/chart">
                      <c:ext xmlns:c15="http://schemas.microsoft.com/office/drawing/2012/chart" uri="{02D57815-91ED-43cb-92C2-25804820EDAC}">
                        <c15:formulaRef>
                          <c15:sqref>'NT11 (2)'!$A$4:$A$8603</c15:sqref>
                        </c15:formulaRef>
                      </c:ext>
                    </c:extLst>
                    <c:numCache>
                      <c:formatCode>0.00E+00</c:formatCode>
                      <c:ptCount val="8600"/>
                      <c:pt idx="0">
                        <c:v>0</c:v>
                      </c:pt>
                      <c:pt idx="1">
                        <c:v>0.01</c:v>
                      </c:pt>
                      <c:pt idx="2">
                        <c:v>0.02</c:v>
                      </c:pt>
                      <c:pt idx="3">
                        <c:v>0.03</c:v>
                      </c:pt>
                      <c:pt idx="4">
                        <c:v>0.04</c:v>
                      </c:pt>
                      <c:pt idx="5">
                        <c:v>0.05</c:v>
                      </c:pt>
                      <c:pt idx="6">
                        <c:v>0.06</c:v>
                      </c:pt>
                      <c:pt idx="7">
                        <c:v>7.0000000000000007E-2</c:v>
                      </c:pt>
                      <c:pt idx="8">
                        <c:v>0.08</c:v>
                      </c:pt>
                      <c:pt idx="9">
                        <c:v>0.09</c:v>
                      </c:pt>
                      <c:pt idx="10">
                        <c:v>0.1</c:v>
                      </c:pt>
                      <c:pt idx="11">
                        <c:v>0.11</c:v>
                      </c:pt>
                      <c:pt idx="12">
                        <c:v>0.12</c:v>
                      </c:pt>
                      <c:pt idx="13">
                        <c:v>0.13</c:v>
                      </c:pt>
                      <c:pt idx="14">
                        <c:v>0.14000000000000001</c:v>
                      </c:pt>
                      <c:pt idx="15">
                        <c:v>0.15</c:v>
                      </c:pt>
                      <c:pt idx="16">
                        <c:v>0.16</c:v>
                      </c:pt>
                      <c:pt idx="17">
                        <c:v>0.17</c:v>
                      </c:pt>
                      <c:pt idx="18">
                        <c:v>0.18</c:v>
                      </c:pt>
                      <c:pt idx="19">
                        <c:v>0.19</c:v>
                      </c:pt>
                      <c:pt idx="20">
                        <c:v>0.2</c:v>
                      </c:pt>
                      <c:pt idx="21">
                        <c:v>0.21</c:v>
                      </c:pt>
                      <c:pt idx="22">
                        <c:v>0.22</c:v>
                      </c:pt>
                      <c:pt idx="23">
                        <c:v>0.23</c:v>
                      </c:pt>
                      <c:pt idx="24">
                        <c:v>0.24</c:v>
                      </c:pt>
                      <c:pt idx="25">
                        <c:v>0.25</c:v>
                      </c:pt>
                      <c:pt idx="26">
                        <c:v>0.26</c:v>
                      </c:pt>
                      <c:pt idx="27">
                        <c:v>0.27</c:v>
                      </c:pt>
                      <c:pt idx="28">
                        <c:v>0.28000000000000003</c:v>
                      </c:pt>
                      <c:pt idx="29">
                        <c:v>0.28999999999999998</c:v>
                      </c:pt>
                      <c:pt idx="30">
                        <c:v>0.3</c:v>
                      </c:pt>
                      <c:pt idx="31">
                        <c:v>0.31</c:v>
                      </c:pt>
                      <c:pt idx="32">
                        <c:v>0.32</c:v>
                      </c:pt>
                      <c:pt idx="33">
                        <c:v>0.33</c:v>
                      </c:pt>
                      <c:pt idx="34">
                        <c:v>0.34</c:v>
                      </c:pt>
                      <c:pt idx="35">
                        <c:v>0.35</c:v>
                      </c:pt>
                      <c:pt idx="36">
                        <c:v>0.36</c:v>
                      </c:pt>
                      <c:pt idx="37">
                        <c:v>0.37</c:v>
                      </c:pt>
                      <c:pt idx="38">
                        <c:v>0.38</c:v>
                      </c:pt>
                      <c:pt idx="39">
                        <c:v>0.39</c:v>
                      </c:pt>
                      <c:pt idx="40">
                        <c:v>0.4</c:v>
                      </c:pt>
                      <c:pt idx="41">
                        <c:v>0.41</c:v>
                      </c:pt>
                      <c:pt idx="42">
                        <c:v>0.42</c:v>
                      </c:pt>
                      <c:pt idx="43">
                        <c:v>0.43</c:v>
                      </c:pt>
                      <c:pt idx="44">
                        <c:v>0.44</c:v>
                      </c:pt>
                      <c:pt idx="45">
                        <c:v>0.45</c:v>
                      </c:pt>
                      <c:pt idx="46">
                        <c:v>0.46</c:v>
                      </c:pt>
                      <c:pt idx="47">
                        <c:v>0.47</c:v>
                      </c:pt>
                      <c:pt idx="48">
                        <c:v>0.48</c:v>
                      </c:pt>
                      <c:pt idx="49">
                        <c:v>0.49</c:v>
                      </c:pt>
                      <c:pt idx="50">
                        <c:v>0.5</c:v>
                      </c:pt>
                      <c:pt idx="51">
                        <c:v>0.51</c:v>
                      </c:pt>
                      <c:pt idx="52">
                        <c:v>0.52</c:v>
                      </c:pt>
                      <c:pt idx="53">
                        <c:v>0.53</c:v>
                      </c:pt>
                      <c:pt idx="54">
                        <c:v>0.54</c:v>
                      </c:pt>
                      <c:pt idx="55">
                        <c:v>0.55000000000000004</c:v>
                      </c:pt>
                      <c:pt idx="56">
                        <c:v>0.56000000000000005</c:v>
                      </c:pt>
                      <c:pt idx="57">
                        <c:v>0.56999999999999995</c:v>
                      </c:pt>
                      <c:pt idx="58">
                        <c:v>0.57999999999999996</c:v>
                      </c:pt>
                      <c:pt idx="59">
                        <c:v>0.59</c:v>
                      </c:pt>
                      <c:pt idx="60">
                        <c:v>0.6</c:v>
                      </c:pt>
                      <c:pt idx="61">
                        <c:v>0.61</c:v>
                      </c:pt>
                      <c:pt idx="62">
                        <c:v>0.62</c:v>
                      </c:pt>
                      <c:pt idx="63">
                        <c:v>0.63</c:v>
                      </c:pt>
                      <c:pt idx="64">
                        <c:v>0.64</c:v>
                      </c:pt>
                      <c:pt idx="65">
                        <c:v>0.65</c:v>
                      </c:pt>
                      <c:pt idx="66">
                        <c:v>0.66</c:v>
                      </c:pt>
                      <c:pt idx="67">
                        <c:v>0.67</c:v>
                      </c:pt>
                      <c:pt idx="68">
                        <c:v>0.68</c:v>
                      </c:pt>
                      <c:pt idx="69">
                        <c:v>0.69</c:v>
                      </c:pt>
                      <c:pt idx="70">
                        <c:v>0.7</c:v>
                      </c:pt>
                      <c:pt idx="71">
                        <c:v>0.71</c:v>
                      </c:pt>
                      <c:pt idx="72">
                        <c:v>0.72</c:v>
                      </c:pt>
                      <c:pt idx="73">
                        <c:v>0.73</c:v>
                      </c:pt>
                      <c:pt idx="74">
                        <c:v>0.74</c:v>
                      </c:pt>
                      <c:pt idx="75">
                        <c:v>0.75</c:v>
                      </c:pt>
                      <c:pt idx="76">
                        <c:v>0.76</c:v>
                      </c:pt>
                      <c:pt idx="77">
                        <c:v>0.77</c:v>
                      </c:pt>
                      <c:pt idx="78">
                        <c:v>0.78</c:v>
                      </c:pt>
                      <c:pt idx="79">
                        <c:v>0.79</c:v>
                      </c:pt>
                      <c:pt idx="80">
                        <c:v>0.8</c:v>
                      </c:pt>
                      <c:pt idx="81">
                        <c:v>0.81</c:v>
                      </c:pt>
                      <c:pt idx="82">
                        <c:v>0.82</c:v>
                      </c:pt>
                      <c:pt idx="83">
                        <c:v>0.83</c:v>
                      </c:pt>
                      <c:pt idx="84">
                        <c:v>0.84</c:v>
                      </c:pt>
                      <c:pt idx="85">
                        <c:v>0.85</c:v>
                      </c:pt>
                      <c:pt idx="86">
                        <c:v>0.86</c:v>
                      </c:pt>
                      <c:pt idx="87">
                        <c:v>0.87</c:v>
                      </c:pt>
                      <c:pt idx="88">
                        <c:v>0.88</c:v>
                      </c:pt>
                      <c:pt idx="89">
                        <c:v>0.89</c:v>
                      </c:pt>
                      <c:pt idx="90">
                        <c:v>0.9</c:v>
                      </c:pt>
                      <c:pt idx="91">
                        <c:v>0.91</c:v>
                      </c:pt>
                      <c:pt idx="92">
                        <c:v>0.92</c:v>
                      </c:pt>
                      <c:pt idx="93">
                        <c:v>0.93</c:v>
                      </c:pt>
                      <c:pt idx="94">
                        <c:v>0.94</c:v>
                      </c:pt>
                      <c:pt idx="95">
                        <c:v>0.95</c:v>
                      </c:pt>
                      <c:pt idx="96">
                        <c:v>0.96</c:v>
                      </c:pt>
                      <c:pt idx="97">
                        <c:v>0.97</c:v>
                      </c:pt>
                      <c:pt idx="98">
                        <c:v>0.98</c:v>
                      </c:pt>
                      <c:pt idx="99">
                        <c:v>0.99</c:v>
                      </c:pt>
                      <c:pt idx="100" formatCode="General">
                        <c:v>1</c:v>
                      </c:pt>
                      <c:pt idx="101" formatCode="General">
                        <c:v>1.01</c:v>
                      </c:pt>
                      <c:pt idx="102" formatCode="General">
                        <c:v>1.02</c:v>
                      </c:pt>
                      <c:pt idx="103" formatCode="General">
                        <c:v>1.03</c:v>
                      </c:pt>
                      <c:pt idx="104" formatCode="General">
                        <c:v>1.04</c:v>
                      </c:pt>
                      <c:pt idx="105" formatCode="General">
                        <c:v>1.05</c:v>
                      </c:pt>
                      <c:pt idx="106" formatCode="General">
                        <c:v>1.06</c:v>
                      </c:pt>
                      <c:pt idx="107" formatCode="General">
                        <c:v>1.07</c:v>
                      </c:pt>
                      <c:pt idx="108" formatCode="General">
                        <c:v>1.08</c:v>
                      </c:pt>
                      <c:pt idx="109" formatCode="General">
                        <c:v>1.0900000000000001</c:v>
                      </c:pt>
                      <c:pt idx="110" formatCode="General">
                        <c:v>1.1000000000000001</c:v>
                      </c:pt>
                      <c:pt idx="111" formatCode="General">
                        <c:v>1.1100000000000001</c:v>
                      </c:pt>
                      <c:pt idx="112" formatCode="General">
                        <c:v>1.1200000000000001</c:v>
                      </c:pt>
                      <c:pt idx="113" formatCode="General">
                        <c:v>1.1299999999999999</c:v>
                      </c:pt>
                      <c:pt idx="114" formatCode="General">
                        <c:v>1.1399999999999999</c:v>
                      </c:pt>
                      <c:pt idx="115" formatCode="General">
                        <c:v>1.1499999999999999</c:v>
                      </c:pt>
                      <c:pt idx="116" formatCode="General">
                        <c:v>1.1599999999999999</c:v>
                      </c:pt>
                      <c:pt idx="117" formatCode="General">
                        <c:v>1.17</c:v>
                      </c:pt>
                      <c:pt idx="118" formatCode="General">
                        <c:v>1.18</c:v>
                      </c:pt>
                      <c:pt idx="119" formatCode="General">
                        <c:v>1.19</c:v>
                      </c:pt>
                      <c:pt idx="120" formatCode="General">
                        <c:v>1.2</c:v>
                      </c:pt>
                      <c:pt idx="121" formatCode="General">
                        <c:v>1.21</c:v>
                      </c:pt>
                      <c:pt idx="122" formatCode="General">
                        <c:v>1.22</c:v>
                      </c:pt>
                      <c:pt idx="123" formatCode="General">
                        <c:v>1.23</c:v>
                      </c:pt>
                      <c:pt idx="124" formatCode="General">
                        <c:v>1.24</c:v>
                      </c:pt>
                      <c:pt idx="125" formatCode="General">
                        <c:v>1.25</c:v>
                      </c:pt>
                      <c:pt idx="126" formatCode="General">
                        <c:v>1.26</c:v>
                      </c:pt>
                      <c:pt idx="127" formatCode="General">
                        <c:v>1.27</c:v>
                      </c:pt>
                      <c:pt idx="128" formatCode="General">
                        <c:v>1.28</c:v>
                      </c:pt>
                      <c:pt idx="129" formatCode="General">
                        <c:v>1.29</c:v>
                      </c:pt>
                      <c:pt idx="130" formatCode="General">
                        <c:v>1.3</c:v>
                      </c:pt>
                      <c:pt idx="131" formatCode="General">
                        <c:v>1.31</c:v>
                      </c:pt>
                      <c:pt idx="132" formatCode="General">
                        <c:v>1.32</c:v>
                      </c:pt>
                      <c:pt idx="133" formatCode="General">
                        <c:v>1.33</c:v>
                      </c:pt>
                      <c:pt idx="134" formatCode="General">
                        <c:v>1.34</c:v>
                      </c:pt>
                      <c:pt idx="135" formatCode="General">
                        <c:v>1.35</c:v>
                      </c:pt>
                      <c:pt idx="136" formatCode="General">
                        <c:v>1.36</c:v>
                      </c:pt>
                      <c:pt idx="137" formatCode="General">
                        <c:v>1.37</c:v>
                      </c:pt>
                      <c:pt idx="138" formatCode="General">
                        <c:v>1.38</c:v>
                      </c:pt>
                      <c:pt idx="139" formatCode="General">
                        <c:v>1.39</c:v>
                      </c:pt>
                      <c:pt idx="140" formatCode="General">
                        <c:v>1.4</c:v>
                      </c:pt>
                      <c:pt idx="141" formatCode="General">
                        <c:v>1.41</c:v>
                      </c:pt>
                      <c:pt idx="142" formatCode="General">
                        <c:v>1.42</c:v>
                      </c:pt>
                      <c:pt idx="143" formatCode="General">
                        <c:v>1.43</c:v>
                      </c:pt>
                      <c:pt idx="144" formatCode="General">
                        <c:v>1.44</c:v>
                      </c:pt>
                      <c:pt idx="145" formatCode="General">
                        <c:v>1.45</c:v>
                      </c:pt>
                      <c:pt idx="146" formatCode="General">
                        <c:v>1.46</c:v>
                      </c:pt>
                      <c:pt idx="147" formatCode="General">
                        <c:v>1.47</c:v>
                      </c:pt>
                      <c:pt idx="148" formatCode="General">
                        <c:v>1.48</c:v>
                      </c:pt>
                      <c:pt idx="149" formatCode="General">
                        <c:v>1.49</c:v>
                      </c:pt>
                      <c:pt idx="150" formatCode="General">
                        <c:v>1.5</c:v>
                      </c:pt>
                      <c:pt idx="151" formatCode="General">
                        <c:v>1.51</c:v>
                      </c:pt>
                      <c:pt idx="152" formatCode="General">
                        <c:v>1.52</c:v>
                      </c:pt>
                      <c:pt idx="153" formatCode="General">
                        <c:v>1.53</c:v>
                      </c:pt>
                      <c:pt idx="154" formatCode="General">
                        <c:v>1.54</c:v>
                      </c:pt>
                      <c:pt idx="155" formatCode="General">
                        <c:v>1.55</c:v>
                      </c:pt>
                      <c:pt idx="156" formatCode="General">
                        <c:v>1.56</c:v>
                      </c:pt>
                      <c:pt idx="157" formatCode="General">
                        <c:v>1.57</c:v>
                      </c:pt>
                      <c:pt idx="158" formatCode="General">
                        <c:v>1.58</c:v>
                      </c:pt>
                      <c:pt idx="159" formatCode="General">
                        <c:v>1.59</c:v>
                      </c:pt>
                      <c:pt idx="160" formatCode="General">
                        <c:v>1.6</c:v>
                      </c:pt>
                      <c:pt idx="161" formatCode="General">
                        <c:v>1.61</c:v>
                      </c:pt>
                      <c:pt idx="162" formatCode="General">
                        <c:v>1.62</c:v>
                      </c:pt>
                      <c:pt idx="163" formatCode="General">
                        <c:v>1.63</c:v>
                      </c:pt>
                      <c:pt idx="164" formatCode="General">
                        <c:v>1.64</c:v>
                      </c:pt>
                      <c:pt idx="165" formatCode="General">
                        <c:v>1.65</c:v>
                      </c:pt>
                      <c:pt idx="166" formatCode="General">
                        <c:v>1.66</c:v>
                      </c:pt>
                      <c:pt idx="167" formatCode="General">
                        <c:v>1.67</c:v>
                      </c:pt>
                      <c:pt idx="168" formatCode="General">
                        <c:v>1.68</c:v>
                      </c:pt>
                      <c:pt idx="169" formatCode="General">
                        <c:v>1.69</c:v>
                      </c:pt>
                      <c:pt idx="170" formatCode="General">
                        <c:v>1.7</c:v>
                      </c:pt>
                      <c:pt idx="171" formatCode="General">
                        <c:v>1.71</c:v>
                      </c:pt>
                      <c:pt idx="172" formatCode="General">
                        <c:v>1.72</c:v>
                      </c:pt>
                      <c:pt idx="173" formatCode="General">
                        <c:v>1.73</c:v>
                      </c:pt>
                      <c:pt idx="174" formatCode="General">
                        <c:v>1.74</c:v>
                      </c:pt>
                      <c:pt idx="175" formatCode="General">
                        <c:v>1.75</c:v>
                      </c:pt>
                      <c:pt idx="176" formatCode="General">
                        <c:v>1.76</c:v>
                      </c:pt>
                      <c:pt idx="177" formatCode="General">
                        <c:v>1.77</c:v>
                      </c:pt>
                      <c:pt idx="178" formatCode="General">
                        <c:v>1.78</c:v>
                      </c:pt>
                      <c:pt idx="179" formatCode="General">
                        <c:v>1.79</c:v>
                      </c:pt>
                      <c:pt idx="180" formatCode="General">
                        <c:v>1.8</c:v>
                      </c:pt>
                      <c:pt idx="181" formatCode="General">
                        <c:v>1.81</c:v>
                      </c:pt>
                      <c:pt idx="182" formatCode="General">
                        <c:v>1.82</c:v>
                      </c:pt>
                      <c:pt idx="183" formatCode="General">
                        <c:v>1.83</c:v>
                      </c:pt>
                      <c:pt idx="184" formatCode="General">
                        <c:v>1.84</c:v>
                      </c:pt>
                      <c:pt idx="185" formatCode="General">
                        <c:v>1.85</c:v>
                      </c:pt>
                      <c:pt idx="186" formatCode="General">
                        <c:v>1.86</c:v>
                      </c:pt>
                      <c:pt idx="187" formatCode="General">
                        <c:v>1.87</c:v>
                      </c:pt>
                      <c:pt idx="188" formatCode="General">
                        <c:v>1.88</c:v>
                      </c:pt>
                      <c:pt idx="189" formatCode="General">
                        <c:v>1.89</c:v>
                      </c:pt>
                      <c:pt idx="190" formatCode="General">
                        <c:v>1.9</c:v>
                      </c:pt>
                      <c:pt idx="191" formatCode="General">
                        <c:v>1.91</c:v>
                      </c:pt>
                      <c:pt idx="192" formatCode="General">
                        <c:v>1.92</c:v>
                      </c:pt>
                      <c:pt idx="193" formatCode="General">
                        <c:v>1.93</c:v>
                      </c:pt>
                      <c:pt idx="194" formatCode="General">
                        <c:v>1.94</c:v>
                      </c:pt>
                      <c:pt idx="195" formatCode="General">
                        <c:v>1.95</c:v>
                      </c:pt>
                      <c:pt idx="196" formatCode="General">
                        <c:v>1.96</c:v>
                      </c:pt>
                      <c:pt idx="197" formatCode="General">
                        <c:v>1.97</c:v>
                      </c:pt>
                      <c:pt idx="198" formatCode="General">
                        <c:v>1.98</c:v>
                      </c:pt>
                      <c:pt idx="199" formatCode="General">
                        <c:v>1.99</c:v>
                      </c:pt>
                      <c:pt idx="200" formatCode="General">
                        <c:v>2</c:v>
                      </c:pt>
                      <c:pt idx="201" formatCode="General">
                        <c:v>2.0099999999999998</c:v>
                      </c:pt>
                      <c:pt idx="202" formatCode="General">
                        <c:v>2.02</c:v>
                      </c:pt>
                      <c:pt idx="203" formatCode="General">
                        <c:v>2.0299999999999998</c:v>
                      </c:pt>
                      <c:pt idx="204" formatCode="General">
                        <c:v>2.04</c:v>
                      </c:pt>
                      <c:pt idx="205" formatCode="General">
                        <c:v>2.0499999999999998</c:v>
                      </c:pt>
                      <c:pt idx="206" formatCode="General">
                        <c:v>2.06</c:v>
                      </c:pt>
                      <c:pt idx="207" formatCode="General">
                        <c:v>2.0699999999999998</c:v>
                      </c:pt>
                      <c:pt idx="208" formatCode="General">
                        <c:v>2.08</c:v>
                      </c:pt>
                      <c:pt idx="209" formatCode="General">
                        <c:v>2.09</c:v>
                      </c:pt>
                      <c:pt idx="210" formatCode="General">
                        <c:v>2.1</c:v>
                      </c:pt>
                      <c:pt idx="211" formatCode="General">
                        <c:v>2.11</c:v>
                      </c:pt>
                      <c:pt idx="212" formatCode="General">
                        <c:v>2.12</c:v>
                      </c:pt>
                      <c:pt idx="213" formatCode="General">
                        <c:v>2.13</c:v>
                      </c:pt>
                      <c:pt idx="214" formatCode="General">
                        <c:v>2.14</c:v>
                      </c:pt>
                      <c:pt idx="215" formatCode="General">
                        <c:v>2.15</c:v>
                      </c:pt>
                      <c:pt idx="216" formatCode="General">
                        <c:v>2.16</c:v>
                      </c:pt>
                      <c:pt idx="217" formatCode="General">
                        <c:v>2.17</c:v>
                      </c:pt>
                      <c:pt idx="218" formatCode="General">
                        <c:v>2.1800000000000002</c:v>
                      </c:pt>
                      <c:pt idx="219" formatCode="General">
                        <c:v>2.19</c:v>
                      </c:pt>
                      <c:pt idx="220" formatCode="General">
                        <c:v>2.2000000000000002</c:v>
                      </c:pt>
                      <c:pt idx="221" formatCode="General">
                        <c:v>2.21</c:v>
                      </c:pt>
                      <c:pt idx="222" formatCode="General">
                        <c:v>2.2200000000000002</c:v>
                      </c:pt>
                      <c:pt idx="223" formatCode="General">
                        <c:v>2.23</c:v>
                      </c:pt>
                      <c:pt idx="224" formatCode="General">
                        <c:v>2.2400000000000002</c:v>
                      </c:pt>
                      <c:pt idx="225" formatCode="General">
                        <c:v>2.25</c:v>
                      </c:pt>
                      <c:pt idx="226" formatCode="General">
                        <c:v>2.2599999999999998</c:v>
                      </c:pt>
                      <c:pt idx="227" formatCode="General">
                        <c:v>2.27</c:v>
                      </c:pt>
                      <c:pt idx="228" formatCode="General">
                        <c:v>2.2799999999999998</c:v>
                      </c:pt>
                      <c:pt idx="229" formatCode="General">
                        <c:v>2.29</c:v>
                      </c:pt>
                      <c:pt idx="230" formatCode="General">
                        <c:v>2.2999999999999998</c:v>
                      </c:pt>
                      <c:pt idx="231" formatCode="General">
                        <c:v>2.31</c:v>
                      </c:pt>
                      <c:pt idx="232" formatCode="General">
                        <c:v>2.3199999999999998</c:v>
                      </c:pt>
                      <c:pt idx="233" formatCode="General">
                        <c:v>2.33</c:v>
                      </c:pt>
                      <c:pt idx="234" formatCode="General">
                        <c:v>2.34</c:v>
                      </c:pt>
                      <c:pt idx="235" formatCode="General">
                        <c:v>2.35</c:v>
                      </c:pt>
                      <c:pt idx="236" formatCode="General">
                        <c:v>2.36</c:v>
                      </c:pt>
                      <c:pt idx="237" formatCode="General">
                        <c:v>2.37</c:v>
                      </c:pt>
                      <c:pt idx="238" formatCode="General">
                        <c:v>2.38</c:v>
                      </c:pt>
                      <c:pt idx="239" formatCode="General">
                        <c:v>2.39</c:v>
                      </c:pt>
                      <c:pt idx="240" formatCode="General">
                        <c:v>2.4</c:v>
                      </c:pt>
                      <c:pt idx="241" formatCode="General">
                        <c:v>2.41</c:v>
                      </c:pt>
                      <c:pt idx="242" formatCode="General">
                        <c:v>2.42</c:v>
                      </c:pt>
                      <c:pt idx="243" formatCode="General">
                        <c:v>2.4300000000000002</c:v>
                      </c:pt>
                      <c:pt idx="244" formatCode="General">
                        <c:v>2.44</c:v>
                      </c:pt>
                      <c:pt idx="245" formatCode="General">
                        <c:v>2.4500000000000002</c:v>
                      </c:pt>
                      <c:pt idx="246" formatCode="General">
                        <c:v>2.46</c:v>
                      </c:pt>
                      <c:pt idx="247" formatCode="General">
                        <c:v>2.4700000000000002</c:v>
                      </c:pt>
                      <c:pt idx="248" formatCode="General">
                        <c:v>2.48</c:v>
                      </c:pt>
                      <c:pt idx="249" formatCode="General">
                        <c:v>2.4900000000000002</c:v>
                      </c:pt>
                      <c:pt idx="250" formatCode="General">
                        <c:v>2.5</c:v>
                      </c:pt>
                      <c:pt idx="251" formatCode="General">
                        <c:v>2.5099999999999998</c:v>
                      </c:pt>
                      <c:pt idx="252" formatCode="General">
                        <c:v>2.52</c:v>
                      </c:pt>
                      <c:pt idx="253" formatCode="General">
                        <c:v>2.5299999999999998</c:v>
                      </c:pt>
                      <c:pt idx="254" formatCode="General">
                        <c:v>2.54</c:v>
                      </c:pt>
                      <c:pt idx="255" formatCode="General">
                        <c:v>2.5499999999999998</c:v>
                      </c:pt>
                      <c:pt idx="256" formatCode="General">
                        <c:v>2.56</c:v>
                      </c:pt>
                      <c:pt idx="257" formatCode="General">
                        <c:v>2.57</c:v>
                      </c:pt>
                      <c:pt idx="258" formatCode="General">
                        <c:v>2.58</c:v>
                      </c:pt>
                      <c:pt idx="259" formatCode="General">
                        <c:v>2.59</c:v>
                      </c:pt>
                      <c:pt idx="260" formatCode="General">
                        <c:v>2.6</c:v>
                      </c:pt>
                      <c:pt idx="261" formatCode="General">
                        <c:v>2.61</c:v>
                      </c:pt>
                      <c:pt idx="262" formatCode="General">
                        <c:v>2.62</c:v>
                      </c:pt>
                      <c:pt idx="263" formatCode="General">
                        <c:v>2.63</c:v>
                      </c:pt>
                      <c:pt idx="264" formatCode="General">
                        <c:v>2.64</c:v>
                      </c:pt>
                      <c:pt idx="265" formatCode="General">
                        <c:v>2.65</c:v>
                      </c:pt>
                      <c:pt idx="266" formatCode="General">
                        <c:v>2.66</c:v>
                      </c:pt>
                      <c:pt idx="267" formatCode="General">
                        <c:v>2.67</c:v>
                      </c:pt>
                      <c:pt idx="268" formatCode="General">
                        <c:v>2.68</c:v>
                      </c:pt>
                      <c:pt idx="269" formatCode="General">
                        <c:v>2.69</c:v>
                      </c:pt>
                      <c:pt idx="270" formatCode="General">
                        <c:v>2.7</c:v>
                      </c:pt>
                      <c:pt idx="271" formatCode="General">
                        <c:v>2.71</c:v>
                      </c:pt>
                      <c:pt idx="272" formatCode="General">
                        <c:v>2.72</c:v>
                      </c:pt>
                      <c:pt idx="273" formatCode="General">
                        <c:v>2.73</c:v>
                      </c:pt>
                      <c:pt idx="274" formatCode="General">
                        <c:v>2.74</c:v>
                      </c:pt>
                      <c:pt idx="275" formatCode="General">
                        <c:v>2.75</c:v>
                      </c:pt>
                      <c:pt idx="276" formatCode="General">
                        <c:v>2.76</c:v>
                      </c:pt>
                      <c:pt idx="277" formatCode="General">
                        <c:v>2.77</c:v>
                      </c:pt>
                      <c:pt idx="278" formatCode="General">
                        <c:v>2.78</c:v>
                      </c:pt>
                      <c:pt idx="279" formatCode="General">
                        <c:v>2.79</c:v>
                      </c:pt>
                      <c:pt idx="280" formatCode="General">
                        <c:v>2.8</c:v>
                      </c:pt>
                      <c:pt idx="281" formatCode="General">
                        <c:v>2.81</c:v>
                      </c:pt>
                      <c:pt idx="282" formatCode="General">
                        <c:v>2.82</c:v>
                      </c:pt>
                      <c:pt idx="283" formatCode="General">
                        <c:v>2.83</c:v>
                      </c:pt>
                      <c:pt idx="284" formatCode="General">
                        <c:v>2.84</c:v>
                      </c:pt>
                      <c:pt idx="285" formatCode="General">
                        <c:v>2.85</c:v>
                      </c:pt>
                      <c:pt idx="286" formatCode="General">
                        <c:v>2.86</c:v>
                      </c:pt>
                      <c:pt idx="287" formatCode="General">
                        <c:v>2.87</c:v>
                      </c:pt>
                      <c:pt idx="288" formatCode="General">
                        <c:v>2.88</c:v>
                      </c:pt>
                      <c:pt idx="289" formatCode="General">
                        <c:v>2.89</c:v>
                      </c:pt>
                      <c:pt idx="290" formatCode="General">
                        <c:v>2.9</c:v>
                      </c:pt>
                      <c:pt idx="291" formatCode="General">
                        <c:v>2.91</c:v>
                      </c:pt>
                      <c:pt idx="292" formatCode="General">
                        <c:v>2.92</c:v>
                      </c:pt>
                      <c:pt idx="293" formatCode="General">
                        <c:v>2.93</c:v>
                      </c:pt>
                      <c:pt idx="294" formatCode="General">
                        <c:v>2.94</c:v>
                      </c:pt>
                      <c:pt idx="295" formatCode="General">
                        <c:v>2.95</c:v>
                      </c:pt>
                      <c:pt idx="296" formatCode="General">
                        <c:v>2.96</c:v>
                      </c:pt>
                      <c:pt idx="297" formatCode="General">
                        <c:v>2.97</c:v>
                      </c:pt>
                      <c:pt idx="298" formatCode="General">
                        <c:v>2.98</c:v>
                      </c:pt>
                      <c:pt idx="299" formatCode="General">
                        <c:v>2.99</c:v>
                      </c:pt>
                      <c:pt idx="300" formatCode="General">
                        <c:v>3</c:v>
                      </c:pt>
                      <c:pt idx="301" formatCode="General">
                        <c:v>3.01</c:v>
                      </c:pt>
                      <c:pt idx="302" formatCode="General">
                        <c:v>3.02</c:v>
                      </c:pt>
                      <c:pt idx="303" formatCode="General">
                        <c:v>3.03</c:v>
                      </c:pt>
                      <c:pt idx="304" formatCode="General">
                        <c:v>3.04</c:v>
                      </c:pt>
                      <c:pt idx="305" formatCode="General">
                        <c:v>3.05</c:v>
                      </c:pt>
                      <c:pt idx="306" formatCode="General">
                        <c:v>3.06</c:v>
                      </c:pt>
                      <c:pt idx="307" formatCode="General">
                        <c:v>3.07</c:v>
                      </c:pt>
                      <c:pt idx="308" formatCode="General">
                        <c:v>3.08</c:v>
                      </c:pt>
                      <c:pt idx="309" formatCode="General">
                        <c:v>3.09</c:v>
                      </c:pt>
                      <c:pt idx="310" formatCode="General">
                        <c:v>3.1</c:v>
                      </c:pt>
                      <c:pt idx="311" formatCode="General">
                        <c:v>3.11</c:v>
                      </c:pt>
                      <c:pt idx="312" formatCode="General">
                        <c:v>3.12</c:v>
                      </c:pt>
                      <c:pt idx="313" formatCode="General">
                        <c:v>3.13</c:v>
                      </c:pt>
                      <c:pt idx="314" formatCode="General">
                        <c:v>3.14</c:v>
                      </c:pt>
                      <c:pt idx="315" formatCode="General">
                        <c:v>3.15</c:v>
                      </c:pt>
                      <c:pt idx="316" formatCode="General">
                        <c:v>3.16</c:v>
                      </c:pt>
                      <c:pt idx="317" formatCode="General">
                        <c:v>3.17</c:v>
                      </c:pt>
                      <c:pt idx="318" formatCode="General">
                        <c:v>3.18</c:v>
                      </c:pt>
                      <c:pt idx="319" formatCode="General">
                        <c:v>3.19</c:v>
                      </c:pt>
                      <c:pt idx="320" formatCode="General">
                        <c:v>3.2</c:v>
                      </c:pt>
                      <c:pt idx="321" formatCode="General">
                        <c:v>3.21</c:v>
                      </c:pt>
                      <c:pt idx="322" formatCode="General">
                        <c:v>3.22</c:v>
                      </c:pt>
                      <c:pt idx="323" formatCode="General">
                        <c:v>3.23</c:v>
                      </c:pt>
                      <c:pt idx="324" formatCode="General">
                        <c:v>3.24</c:v>
                      </c:pt>
                      <c:pt idx="325" formatCode="General">
                        <c:v>3.25</c:v>
                      </c:pt>
                      <c:pt idx="326" formatCode="General">
                        <c:v>3.26</c:v>
                      </c:pt>
                      <c:pt idx="327" formatCode="General">
                        <c:v>3.27</c:v>
                      </c:pt>
                      <c:pt idx="328" formatCode="General">
                        <c:v>3.28</c:v>
                      </c:pt>
                      <c:pt idx="329" formatCode="General">
                        <c:v>3.29</c:v>
                      </c:pt>
                      <c:pt idx="330" formatCode="General">
                        <c:v>3.3</c:v>
                      </c:pt>
                      <c:pt idx="331" formatCode="General">
                        <c:v>3.31</c:v>
                      </c:pt>
                      <c:pt idx="332" formatCode="General">
                        <c:v>3.32</c:v>
                      </c:pt>
                      <c:pt idx="333" formatCode="General">
                        <c:v>3.33</c:v>
                      </c:pt>
                      <c:pt idx="334" formatCode="General">
                        <c:v>3.34</c:v>
                      </c:pt>
                      <c:pt idx="335" formatCode="General">
                        <c:v>3.35</c:v>
                      </c:pt>
                      <c:pt idx="336" formatCode="General">
                        <c:v>3.36</c:v>
                      </c:pt>
                      <c:pt idx="337" formatCode="General">
                        <c:v>3.37</c:v>
                      </c:pt>
                      <c:pt idx="338" formatCode="General">
                        <c:v>3.38</c:v>
                      </c:pt>
                      <c:pt idx="339" formatCode="General">
                        <c:v>3.39</c:v>
                      </c:pt>
                      <c:pt idx="340" formatCode="General">
                        <c:v>3.4</c:v>
                      </c:pt>
                      <c:pt idx="341" formatCode="General">
                        <c:v>3.41</c:v>
                      </c:pt>
                      <c:pt idx="342" formatCode="General">
                        <c:v>3.42</c:v>
                      </c:pt>
                      <c:pt idx="343" formatCode="General">
                        <c:v>3.43</c:v>
                      </c:pt>
                      <c:pt idx="344" formatCode="General">
                        <c:v>3.44</c:v>
                      </c:pt>
                      <c:pt idx="345" formatCode="General">
                        <c:v>3.45</c:v>
                      </c:pt>
                      <c:pt idx="346" formatCode="General">
                        <c:v>3.46</c:v>
                      </c:pt>
                      <c:pt idx="347" formatCode="General">
                        <c:v>3.47</c:v>
                      </c:pt>
                      <c:pt idx="348" formatCode="General">
                        <c:v>3.48</c:v>
                      </c:pt>
                      <c:pt idx="349" formatCode="General">
                        <c:v>3.49</c:v>
                      </c:pt>
                      <c:pt idx="350" formatCode="General">
                        <c:v>3.5</c:v>
                      </c:pt>
                      <c:pt idx="351" formatCode="General">
                        <c:v>3.51</c:v>
                      </c:pt>
                      <c:pt idx="352" formatCode="General">
                        <c:v>3.52</c:v>
                      </c:pt>
                      <c:pt idx="353" formatCode="General">
                        <c:v>3.53</c:v>
                      </c:pt>
                      <c:pt idx="354" formatCode="General">
                        <c:v>3.54</c:v>
                      </c:pt>
                      <c:pt idx="355" formatCode="General">
                        <c:v>3.55</c:v>
                      </c:pt>
                      <c:pt idx="356" formatCode="General">
                        <c:v>3.56</c:v>
                      </c:pt>
                      <c:pt idx="357" formatCode="General">
                        <c:v>3.57</c:v>
                      </c:pt>
                      <c:pt idx="358" formatCode="General">
                        <c:v>3.58</c:v>
                      </c:pt>
                      <c:pt idx="359" formatCode="General">
                        <c:v>3.59</c:v>
                      </c:pt>
                      <c:pt idx="360" formatCode="General">
                        <c:v>3.6</c:v>
                      </c:pt>
                      <c:pt idx="361" formatCode="General">
                        <c:v>3.61</c:v>
                      </c:pt>
                      <c:pt idx="362" formatCode="General">
                        <c:v>3.62</c:v>
                      </c:pt>
                      <c:pt idx="363" formatCode="General">
                        <c:v>3.63</c:v>
                      </c:pt>
                      <c:pt idx="364" formatCode="General">
                        <c:v>3.64</c:v>
                      </c:pt>
                      <c:pt idx="365" formatCode="General">
                        <c:v>3.65</c:v>
                      </c:pt>
                      <c:pt idx="366" formatCode="General">
                        <c:v>3.66</c:v>
                      </c:pt>
                      <c:pt idx="367" formatCode="General">
                        <c:v>3.67</c:v>
                      </c:pt>
                      <c:pt idx="368" formatCode="General">
                        <c:v>3.68</c:v>
                      </c:pt>
                      <c:pt idx="369" formatCode="General">
                        <c:v>3.69</c:v>
                      </c:pt>
                      <c:pt idx="370" formatCode="General">
                        <c:v>3.7</c:v>
                      </c:pt>
                      <c:pt idx="371" formatCode="General">
                        <c:v>3.71</c:v>
                      </c:pt>
                      <c:pt idx="372" formatCode="General">
                        <c:v>3.72</c:v>
                      </c:pt>
                      <c:pt idx="373" formatCode="General">
                        <c:v>3.73</c:v>
                      </c:pt>
                      <c:pt idx="374" formatCode="General">
                        <c:v>3.74</c:v>
                      </c:pt>
                      <c:pt idx="375" formatCode="General">
                        <c:v>3.75</c:v>
                      </c:pt>
                      <c:pt idx="376" formatCode="General">
                        <c:v>3.76</c:v>
                      </c:pt>
                      <c:pt idx="377" formatCode="General">
                        <c:v>3.77</c:v>
                      </c:pt>
                      <c:pt idx="378" formatCode="General">
                        <c:v>3.78</c:v>
                      </c:pt>
                      <c:pt idx="379" formatCode="General">
                        <c:v>3.79</c:v>
                      </c:pt>
                      <c:pt idx="380" formatCode="General">
                        <c:v>3.8</c:v>
                      </c:pt>
                      <c:pt idx="381" formatCode="General">
                        <c:v>3.81</c:v>
                      </c:pt>
                      <c:pt idx="382" formatCode="General">
                        <c:v>3.82</c:v>
                      </c:pt>
                      <c:pt idx="383" formatCode="General">
                        <c:v>3.83</c:v>
                      </c:pt>
                      <c:pt idx="384" formatCode="General">
                        <c:v>3.84</c:v>
                      </c:pt>
                      <c:pt idx="385" formatCode="General">
                        <c:v>3.85</c:v>
                      </c:pt>
                      <c:pt idx="386" formatCode="General">
                        <c:v>3.86</c:v>
                      </c:pt>
                      <c:pt idx="387" formatCode="General">
                        <c:v>3.87</c:v>
                      </c:pt>
                      <c:pt idx="388" formatCode="General">
                        <c:v>3.88</c:v>
                      </c:pt>
                      <c:pt idx="389" formatCode="General">
                        <c:v>3.89</c:v>
                      </c:pt>
                      <c:pt idx="390" formatCode="General">
                        <c:v>3.9</c:v>
                      </c:pt>
                      <c:pt idx="391" formatCode="General">
                        <c:v>3.91</c:v>
                      </c:pt>
                      <c:pt idx="392" formatCode="General">
                        <c:v>3.92</c:v>
                      </c:pt>
                      <c:pt idx="393" formatCode="General">
                        <c:v>3.93</c:v>
                      </c:pt>
                      <c:pt idx="394" formatCode="General">
                        <c:v>3.94</c:v>
                      </c:pt>
                      <c:pt idx="395" formatCode="General">
                        <c:v>3.95</c:v>
                      </c:pt>
                      <c:pt idx="396" formatCode="General">
                        <c:v>3.96</c:v>
                      </c:pt>
                      <c:pt idx="397" formatCode="General">
                        <c:v>3.97</c:v>
                      </c:pt>
                      <c:pt idx="398" formatCode="General">
                        <c:v>3.98</c:v>
                      </c:pt>
                      <c:pt idx="399" formatCode="General">
                        <c:v>3.99</c:v>
                      </c:pt>
                      <c:pt idx="400" formatCode="General">
                        <c:v>4</c:v>
                      </c:pt>
                      <c:pt idx="401" formatCode="General">
                        <c:v>4.01</c:v>
                      </c:pt>
                      <c:pt idx="402" formatCode="General">
                        <c:v>4.0199999999999996</c:v>
                      </c:pt>
                      <c:pt idx="403" formatCode="General">
                        <c:v>4.03</c:v>
                      </c:pt>
                      <c:pt idx="404" formatCode="General">
                        <c:v>4.04</c:v>
                      </c:pt>
                      <c:pt idx="405" formatCode="General">
                        <c:v>4.05</c:v>
                      </c:pt>
                      <c:pt idx="406" formatCode="General">
                        <c:v>4.0599999999999996</c:v>
                      </c:pt>
                      <c:pt idx="407" formatCode="General">
                        <c:v>4.07</c:v>
                      </c:pt>
                      <c:pt idx="408" formatCode="General">
                        <c:v>4.08</c:v>
                      </c:pt>
                      <c:pt idx="409" formatCode="General">
                        <c:v>4.09</c:v>
                      </c:pt>
                      <c:pt idx="410" formatCode="General">
                        <c:v>4.0999999999999996</c:v>
                      </c:pt>
                      <c:pt idx="411" formatCode="General">
                        <c:v>4.1100000000000003</c:v>
                      </c:pt>
                      <c:pt idx="412" formatCode="General">
                        <c:v>4.12</c:v>
                      </c:pt>
                      <c:pt idx="413" formatCode="General">
                        <c:v>4.13</c:v>
                      </c:pt>
                      <c:pt idx="414" formatCode="General">
                        <c:v>4.1399999999999997</c:v>
                      </c:pt>
                      <c:pt idx="415" formatCode="General">
                        <c:v>4.1500000000000004</c:v>
                      </c:pt>
                      <c:pt idx="416" formatCode="General">
                        <c:v>4.16</c:v>
                      </c:pt>
                      <c:pt idx="417" formatCode="General">
                        <c:v>4.17</c:v>
                      </c:pt>
                      <c:pt idx="418" formatCode="General">
                        <c:v>4.18</c:v>
                      </c:pt>
                      <c:pt idx="419" formatCode="General">
                        <c:v>4.1900000000000004</c:v>
                      </c:pt>
                      <c:pt idx="420" formatCode="General">
                        <c:v>4.2</c:v>
                      </c:pt>
                      <c:pt idx="421" formatCode="General">
                        <c:v>4.21</c:v>
                      </c:pt>
                      <c:pt idx="422" formatCode="General">
                        <c:v>4.22</c:v>
                      </c:pt>
                      <c:pt idx="423" formatCode="General">
                        <c:v>4.2300000000000004</c:v>
                      </c:pt>
                      <c:pt idx="424" formatCode="General">
                        <c:v>4.24</c:v>
                      </c:pt>
                      <c:pt idx="425" formatCode="General">
                        <c:v>4.25</c:v>
                      </c:pt>
                      <c:pt idx="426" formatCode="General">
                        <c:v>4.26</c:v>
                      </c:pt>
                      <c:pt idx="427" formatCode="General">
                        <c:v>4.2699999999999996</c:v>
                      </c:pt>
                      <c:pt idx="428" formatCode="General">
                        <c:v>4.28</c:v>
                      </c:pt>
                      <c:pt idx="429" formatCode="General">
                        <c:v>4.29</c:v>
                      </c:pt>
                      <c:pt idx="430" formatCode="General">
                        <c:v>4.3</c:v>
                      </c:pt>
                      <c:pt idx="431" formatCode="General">
                        <c:v>4.3099999999999996</c:v>
                      </c:pt>
                      <c:pt idx="432" formatCode="General">
                        <c:v>4.32</c:v>
                      </c:pt>
                      <c:pt idx="433" formatCode="General">
                        <c:v>4.33</c:v>
                      </c:pt>
                      <c:pt idx="434" formatCode="General">
                        <c:v>4.34</c:v>
                      </c:pt>
                      <c:pt idx="435" formatCode="General">
                        <c:v>4.3499999999999996</c:v>
                      </c:pt>
                      <c:pt idx="436" formatCode="General">
                        <c:v>4.3600000000000003</c:v>
                      </c:pt>
                      <c:pt idx="437" formatCode="General">
                        <c:v>4.37</c:v>
                      </c:pt>
                      <c:pt idx="438" formatCode="General">
                        <c:v>4.38</c:v>
                      </c:pt>
                      <c:pt idx="439" formatCode="General">
                        <c:v>4.3899999999999997</c:v>
                      </c:pt>
                      <c:pt idx="440" formatCode="General">
                        <c:v>4.4000000000000004</c:v>
                      </c:pt>
                      <c:pt idx="441" formatCode="General">
                        <c:v>4.41</c:v>
                      </c:pt>
                      <c:pt idx="442" formatCode="General">
                        <c:v>4.42</c:v>
                      </c:pt>
                      <c:pt idx="443" formatCode="General">
                        <c:v>4.43</c:v>
                      </c:pt>
                      <c:pt idx="444" formatCode="General">
                        <c:v>4.4400000000000004</c:v>
                      </c:pt>
                      <c:pt idx="445" formatCode="General">
                        <c:v>4.45</c:v>
                      </c:pt>
                      <c:pt idx="446" formatCode="General">
                        <c:v>4.46</c:v>
                      </c:pt>
                      <c:pt idx="447" formatCode="General">
                        <c:v>4.47</c:v>
                      </c:pt>
                      <c:pt idx="448" formatCode="General">
                        <c:v>4.4800000000000004</c:v>
                      </c:pt>
                      <c:pt idx="449" formatCode="General">
                        <c:v>4.49</c:v>
                      </c:pt>
                      <c:pt idx="450" formatCode="General">
                        <c:v>4.5</c:v>
                      </c:pt>
                      <c:pt idx="451" formatCode="General">
                        <c:v>4.51</c:v>
                      </c:pt>
                      <c:pt idx="452" formatCode="General">
                        <c:v>4.5199999999999996</c:v>
                      </c:pt>
                      <c:pt idx="453" formatCode="General">
                        <c:v>4.53</c:v>
                      </c:pt>
                      <c:pt idx="454" formatCode="General">
                        <c:v>4.54</c:v>
                      </c:pt>
                      <c:pt idx="455" formatCode="General">
                        <c:v>4.55</c:v>
                      </c:pt>
                      <c:pt idx="456" formatCode="General">
                        <c:v>4.5599999999999996</c:v>
                      </c:pt>
                      <c:pt idx="457" formatCode="General">
                        <c:v>4.57</c:v>
                      </c:pt>
                      <c:pt idx="458" formatCode="General">
                        <c:v>4.58</c:v>
                      </c:pt>
                      <c:pt idx="459" formatCode="General">
                        <c:v>4.59</c:v>
                      </c:pt>
                      <c:pt idx="460" formatCode="General">
                        <c:v>4.5999999999999996</c:v>
                      </c:pt>
                      <c:pt idx="461" formatCode="General">
                        <c:v>4.6100000000000003</c:v>
                      </c:pt>
                      <c:pt idx="462" formatCode="General">
                        <c:v>4.62</c:v>
                      </c:pt>
                      <c:pt idx="463" formatCode="General">
                        <c:v>4.63</c:v>
                      </c:pt>
                      <c:pt idx="464" formatCode="General">
                        <c:v>4.6399999999999997</c:v>
                      </c:pt>
                      <c:pt idx="465" formatCode="General">
                        <c:v>4.6500000000000004</c:v>
                      </c:pt>
                      <c:pt idx="466" formatCode="General">
                        <c:v>4.66</c:v>
                      </c:pt>
                      <c:pt idx="467" formatCode="General">
                        <c:v>4.67</c:v>
                      </c:pt>
                      <c:pt idx="468" formatCode="General">
                        <c:v>4.68</c:v>
                      </c:pt>
                      <c:pt idx="469" formatCode="General">
                        <c:v>4.6900000000000004</c:v>
                      </c:pt>
                      <c:pt idx="470" formatCode="General">
                        <c:v>4.7</c:v>
                      </c:pt>
                      <c:pt idx="471" formatCode="General">
                        <c:v>4.71</c:v>
                      </c:pt>
                      <c:pt idx="472" formatCode="General">
                        <c:v>4.72</c:v>
                      </c:pt>
                      <c:pt idx="473" formatCode="General">
                        <c:v>4.7300000000000004</c:v>
                      </c:pt>
                      <c:pt idx="474" formatCode="General">
                        <c:v>4.74</c:v>
                      </c:pt>
                      <c:pt idx="475" formatCode="General">
                        <c:v>4.75</c:v>
                      </c:pt>
                      <c:pt idx="476" formatCode="General">
                        <c:v>4.76</c:v>
                      </c:pt>
                      <c:pt idx="477" formatCode="General">
                        <c:v>4.7699999999999996</c:v>
                      </c:pt>
                      <c:pt idx="478" formatCode="General">
                        <c:v>4.78</c:v>
                      </c:pt>
                      <c:pt idx="479" formatCode="General">
                        <c:v>4.79</c:v>
                      </c:pt>
                      <c:pt idx="480" formatCode="General">
                        <c:v>4.8</c:v>
                      </c:pt>
                      <c:pt idx="481" formatCode="General">
                        <c:v>4.8099999999999996</c:v>
                      </c:pt>
                      <c:pt idx="482" formatCode="General">
                        <c:v>4.82</c:v>
                      </c:pt>
                      <c:pt idx="483" formatCode="General">
                        <c:v>4.83</c:v>
                      </c:pt>
                      <c:pt idx="484" formatCode="General">
                        <c:v>4.84</c:v>
                      </c:pt>
                      <c:pt idx="485" formatCode="General">
                        <c:v>4.8499999999999996</c:v>
                      </c:pt>
                      <c:pt idx="486" formatCode="General">
                        <c:v>4.8600000000000003</c:v>
                      </c:pt>
                      <c:pt idx="487" formatCode="General">
                        <c:v>4.87</c:v>
                      </c:pt>
                      <c:pt idx="488" formatCode="General">
                        <c:v>4.88</c:v>
                      </c:pt>
                      <c:pt idx="489" formatCode="General">
                        <c:v>4.8899999999999997</c:v>
                      </c:pt>
                      <c:pt idx="490" formatCode="General">
                        <c:v>4.9000000000000004</c:v>
                      </c:pt>
                      <c:pt idx="491" formatCode="General">
                        <c:v>4.91</c:v>
                      </c:pt>
                      <c:pt idx="492" formatCode="General">
                        <c:v>4.92</c:v>
                      </c:pt>
                      <c:pt idx="493" formatCode="General">
                        <c:v>4.93</c:v>
                      </c:pt>
                      <c:pt idx="494" formatCode="General">
                        <c:v>4.9400000000000004</c:v>
                      </c:pt>
                      <c:pt idx="495" formatCode="General">
                        <c:v>4.95</c:v>
                      </c:pt>
                      <c:pt idx="496" formatCode="General">
                        <c:v>4.96</c:v>
                      </c:pt>
                      <c:pt idx="497" formatCode="General">
                        <c:v>4.97</c:v>
                      </c:pt>
                      <c:pt idx="498" formatCode="General">
                        <c:v>4.9800000000000004</c:v>
                      </c:pt>
                      <c:pt idx="499" formatCode="General">
                        <c:v>4.99</c:v>
                      </c:pt>
                      <c:pt idx="500" formatCode="General">
                        <c:v>5</c:v>
                      </c:pt>
                      <c:pt idx="501" formatCode="General">
                        <c:v>5.01</c:v>
                      </c:pt>
                      <c:pt idx="502" formatCode="General">
                        <c:v>5.0199999999999996</c:v>
                      </c:pt>
                      <c:pt idx="503" formatCode="General">
                        <c:v>5.03</c:v>
                      </c:pt>
                      <c:pt idx="504" formatCode="General">
                        <c:v>5.04</c:v>
                      </c:pt>
                      <c:pt idx="505" formatCode="General">
                        <c:v>5.05</c:v>
                      </c:pt>
                      <c:pt idx="506" formatCode="General">
                        <c:v>5.0599999999999996</c:v>
                      </c:pt>
                      <c:pt idx="507" formatCode="General">
                        <c:v>5.07</c:v>
                      </c:pt>
                      <c:pt idx="508" formatCode="General">
                        <c:v>5.08</c:v>
                      </c:pt>
                      <c:pt idx="509" formatCode="General">
                        <c:v>5.09</c:v>
                      </c:pt>
                      <c:pt idx="510" formatCode="General">
                        <c:v>5.0999999999999996</c:v>
                      </c:pt>
                      <c:pt idx="511" formatCode="General">
                        <c:v>5.1100000000000003</c:v>
                      </c:pt>
                      <c:pt idx="512" formatCode="General">
                        <c:v>5.12</c:v>
                      </c:pt>
                      <c:pt idx="513" formatCode="General">
                        <c:v>5.13</c:v>
                      </c:pt>
                      <c:pt idx="514" formatCode="General">
                        <c:v>5.14</c:v>
                      </c:pt>
                      <c:pt idx="515" formatCode="General">
                        <c:v>5.15</c:v>
                      </c:pt>
                      <c:pt idx="516" formatCode="General">
                        <c:v>5.16</c:v>
                      </c:pt>
                      <c:pt idx="517" formatCode="General">
                        <c:v>5.17</c:v>
                      </c:pt>
                      <c:pt idx="518" formatCode="General">
                        <c:v>5.18</c:v>
                      </c:pt>
                      <c:pt idx="519" formatCode="General">
                        <c:v>5.19</c:v>
                      </c:pt>
                      <c:pt idx="520" formatCode="General">
                        <c:v>5.2</c:v>
                      </c:pt>
                      <c:pt idx="521" formatCode="General">
                        <c:v>5.21</c:v>
                      </c:pt>
                      <c:pt idx="522" formatCode="General">
                        <c:v>5.22</c:v>
                      </c:pt>
                      <c:pt idx="523" formatCode="General">
                        <c:v>5.23</c:v>
                      </c:pt>
                      <c:pt idx="524" formatCode="General">
                        <c:v>5.24</c:v>
                      </c:pt>
                      <c:pt idx="525" formatCode="General">
                        <c:v>5.25</c:v>
                      </c:pt>
                      <c:pt idx="526" formatCode="General">
                        <c:v>5.26</c:v>
                      </c:pt>
                      <c:pt idx="527" formatCode="General">
                        <c:v>5.27</c:v>
                      </c:pt>
                      <c:pt idx="528" formatCode="General">
                        <c:v>5.28</c:v>
                      </c:pt>
                      <c:pt idx="529" formatCode="General">
                        <c:v>5.29</c:v>
                      </c:pt>
                      <c:pt idx="530" formatCode="General">
                        <c:v>5.3</c:v>
                      </c:pt>
                      <c:pt idx="531" formatCode="General">
                        <c:v>5.31</c:v>
                      </c:pt>
                      <c:pt idx="532" formatCode="General">
                        <c:v>5.32</c:v>
                      </c:pt>
                      <c:pt idx="533" formatCode="General">
                        <c:v>5.33</c:v>
                      </c:pt>
                      <c:pt idx="534" formatCode="General">
                        <c:v>5.34</c:v>
                      </c:pt>
                      <c:pt idx="535" formatCode="General">
                        <c:v>5.35</c:v>
                      </c:pt>
                      <c:pt idx="536" formatCode="General">
                        <c:v>5.36</c:v>
                      </c:pt>
                      <c:pt idx="537" formatCode="General">
                        <c:v>5.37</c:v>
                      </c:pt>
                      <c:pt idx="538" formatCode="General">
                        <c:v>5.38</c:v>
                      </c:pt>
                      <c:pt idx="539" formatCode="General">
                        <c:v>5.39</c:v>
                      </c:pt>
                      <c:pt idx="540" formatCode="General">
                        <c:v>5.4</c:v>
                      </c:pt>
                      <c:pt idx="541" formatCode="General">
                        <c:v>5.41</c:v>
                      </c:pt>
                      <c:pt idx="542" formatCode="General">
                        <c:v>5.42</c:v>
                      </c:pt>
                      <c:pt idx="543" formatCode="General">
                        <c:v>5.43</c:v>
                      </c:pt>
                      <c:pt idx="544" formatCode="General">
                        <c:v>5.44</c:v>
                      </c:pt>
                      <c:pt idx="545" formatCode="General">
                        <c:v>5.45</c:v>
                      </c:pt>
                      <c:pt idx="546" formatCode="General">
                        <c:v>5.46</c:v>
                      </c:pt>
                      <c:pt idx="547" formatCode="General">
                        <c:v>5.47</c:v>
                      </c:pt>
                      <c:pt idx="548" formatCode="General">
                        <c:v>5.48</c:v>
                      </c:pt>
                      <c:pt idx="549" formatCode="General">
                        <c:v>5.49</c:v>
                      </c:pt>
                      <c:pt idx="550" formatCode="General">
                        <c:v>5.5</c:v>
                      </c:pt>
                      <c:pt idx="551" formatCode="General">
                        <c:v>5.51</c:v>
                      </c:pt>
                      <c:pt idx="552" formatCode="General">
                        <c:v>5.52</c:v>
                      </c:pt>
                      <c:pt idx="553" formatCode="General">
                        <c:v>5.53</c:v>
                      </c:pt>
                      <c:pt idx="554" formatCode="General">
                        <c:v>5.54</c:v>
                      </c:pt>
                      <c:pt idx="555" formatCode="General">
                        <c:v>5.55</c:v>
                      </c:pt>
                      <c:pt idx="556" formatCode="General">
                        <c:v>5.56</c:v>
                      </c:pt>
                      <c:pt idx="557" formatCode="General">
                        <c:v>5.57</c:v>
                      </c:pt>
                      <c:pt idx="558" formatCode="General">
                        <c:v>5.58</c:v>
                      </c:pt>
                      <c:pt idx="559" formatCode="General">
                        <c:v>5.59</c:v>
                      </c:pt>
                      <c:pt idx="560" formatCode="General">
                        <c:v>5.6</c:v>
                      </c:pt>
                      <c:pt idx="561" formatCode="General">
                        <c:v>5.61</c:v>
                      </c:pt>
                      <c:pt idx="562" formatCode="General">
                        <c:v>5.62</c:v>
                      </c:pt>
                      <c:pt idx="563" formatCode="General">
                        <c:v>5.63</c:v>
                      </c:pt>
                      <c:pt idx="564" formatCode="General">
                        <c:v>5.64</c:v>
                      </c:pt>
                      <c:pt idx="565" formatCode="General">
                        <c:v>5.65</c:v>
                      </c:pt>
                      <c:pt idx="566" formatCode="General">
                        <c:v>5.66</c:v>
                      </c:pt>
                      <c:pt idx="567" formatCode="General">
                        <c:v>5.67</c:v>
                      </c:pt>
                      <c:pt idx="568" formatCode="General">
                        <c:v>5.68</c:v>
                      </c:pt>
                      <c:pt idx="569" formatCode="General">
                        <c:v>5.69</c:v>
                      </c:pt>
                      <c:pt idx="570" formatCode="General">
                        <c:v>5.7</c:v>
                      </c:pt>
                      <c:pt idx="571" formatCode="General">
                        <c:v>5.71</c:v>
                      </c:pt>
                      <c:pt idx="572" formatCode="General">
                        <c:v>5.72</c:v>
                      </c:pt>
                      <c:pt idx="573" formatCode="General">
                        <c:v>5.73</c:v>
                      </c:pt>
                      <c:pt idx="574" formatCode="General">
                        <c:v>5.74</c:v>
                      </c:pt>
                      <c:pt idx="575" formatCode="General">
                        <c:v>5.75</c:v>
                      </c:pt>
                      <c:pt idx="576" formatCode="General">
                        <c:v>5.76</c:v>
                      </c:pt>
                      <c:pt idx="577" formatCode="General">
                        <c:v>5.77</c:v>
                      </c:pt>
                      <c:pt idx="578" formatCode="General">
                        <c:v>5.78</c:v>
                      </c:pt>
                      <c:pt idx="579" formatCode="General">
                        <c:v>5.79</c:v>
                      </c:pt>
                      <c:pt idx="580" formatCode="General">
                        <c:v>5.8</c:v>
                      </c:pt>
                      <c:pt idx="581" formatCode="General">
                        <c:v>5.81</c:v>
                      </c:pt>
                      <c:pt idx="582" formatCode="General">
                        <c:v>5.82</c:v>
                      </c:pt>
                      <c:pt idx="583" formatCode="General">
                        <c:v>5.83</c:v>
                      </c:pt>
                      <c:pt idx="584" formatCode="General">
                        <c:v>5.84</c:v>
                      </c:pt>
                      <c:pt idx="585" formatCode="General">
                        <c:v>5.85</c:v>
                      </c:pt>
                      <c:pt idx="586" formatCode="General">
                        <c:v>5.86</c:v>
                      </c:pt>
                      <c:pt idx="587" formatCode="General">
                        <c:v>5.87</c:v>
                      </c:pt>
                      <c:pt idx="588" formatCode="General">
                        <c:v>5.88</c:v>
                      </c:pt>
                      <c:pt idx="589" formatCode="General">
                        <c:v>5.89</c:v>
                      </c:pt>
                      <c:pt idx="590" formatCode="General">
                        <c:v>5.9</c:v>
                      </c:pt>
                      <c:pt idx="591" formatCode="General">
                        <c:v>5.91</c:v>
                      </c:pt>
                      <c:pt idx="592" formatCode="General">
                        <c:v>5.92</c:v>
                      </c:pt>
                      <c:pt idx="593" formatCode="General">
                        <c:v>5.93</c:v>
                      </c:pt>
                      <c:pt idx="594" formatCode="General">
                        <c:v>5.94</c:v>
                      </c:pt>
                      <c:pt idx="595" formatCode="General">
                        <c:v>5.95</c:v>
                      </c:pt>
                      <c:pt idx="596" formatCode="General">
                        <c:v>5.96</c:v>
                      </c:pt>
                      <c:pt idx="597" formatCode="General">
                        <c:v>5.97</c:v>
                      </c:pt>
                      <c:pt idx="598" formatCode="General">
                        <c:v>5.98</c:v>
                      </c:pt>
                      <c:pt idx="599" formatCode="General">
                        <c:v>5.99</c:v>
                      </c:pt>
                      <c:pt idx="600" formatCode="General">
                        <c:v>6</c:v>
                      </c:pt>
                      <c:pt idx="601" formatCode="General">
                        <c:v>6.01</c:v>
                      </c:pt>
                      <c:pt idx="602" formatCode="General">
                        <c:v>6.02</c:v>
                      </c:pt>
                      <c:pt idx="603" formatCode="General">
                        <c:v>6.03</c:v>
                      </c:pt>
                      <c:pt idx="604" formatCode="General">
                        <c:v>6.04</c:v>
                      </c:pt>
                      <c:pt idx="605" formatCode="General">
                        <c:v>6.05</c:v>
                      </c:pt>
                      <c:pt idx="606" formatCode="General">
                        <c:v>6.06</c:v>
                      </c:pt>
                      <c:pt idx="607" formatCode="General">
                        <c:v>6.07</c:v>
                      </c:pt>
                      <c:pt idx="608" formatCode="General">
                        <c:v>6.08</c:v>
                      </c:pt>
                      <c:pt idx="609" formatCode="General">
                        <c:v>6.09</c:v>
                      </c:pt>
                      <c:pt idx="610" formatCode="General">
                        <c:v>6.1</c:v>
                      </c:pt>
                      <c:pt idx="611" formatCode="General">
                        <c:v>6.11</c:v>
                      </c:pt>
                      <c:pt idx="612" formatCode="General">
                        <c:v>6.12</c:v>
                      </c:pt>
                      <c:pt idx="613" formatCode="General">
                        <c:v>6.13</c:v>
                      </c:pt>
                      <c:pt idx="614" formatCode="General">
                        <c:v>6.14</c:v>
                      </c:pt>
                      <c:pt idx="615" formatCode="General">
                        <c:v>6.15</c:v>
                      </c:pt>
                      <c:pt idx="616" formatCode="General">
                        <c:v>6.16</c:v>
                      </c:pt>
                      <c:pt idx="617" formatCode="General">
                        <c:v>6.17</c:v>
                      </c:pt>
                      <c:pt idx="618" formatCode="General">
                        <c:v>6.18</c:v>
                      </c:pt>
                      <c:pt idx="619" formatCode="General">
                        <c:v>6.19</c:v>
                      </c:pt>
                      <c:pt idx="620" formatCode="General">
                        <c:v>6.2</c:v>
                      </c:pt>
                      <c:pt idx="621" formatCode="General">
                        <c:v>6.21</c:v>
                      </c:pt>
                      <c:pt idx="622" formatCode="General">
                        <c:v>6.22</c:v>
                      </c:pt>
                      <c:pt idx="623" formatCode="General">
                        <c:v>6.23</c:v>
                      </c:pt>
                      <c:pt idx="624" formatCode="General">
                        <c:v>6.24</c:v>
                      </c:pt>
                      <c:pt idx="625" formatCode="General">
                        <c:v>6.25</c:v>
                      </c:pt>
                      <c:pt idx="626" formatCode="General">
                        <c:v>6.26</c:v>
                      </c:pt>
                      <c:pt idx="627" formatCode="General">
                        <c:v>6.27</c:v>
                      </c:pt>
                      <c:pt idx="628" formatCode="General">
                        <c:v>6.28</c:v>
                      </c:pt>
                      <c:pt idx="629" formatCode="General">
                        <c:v>6.29</c:v>
                      </c:pt>
                      <c:pt idx="630" formatCode="General">
                        <c:v>6.3</c:v>
                      </c:pt>
                      <c:pt idx="631" formatCode="General">
                        <c:v>6.31</c:v>
                      </c:pt>
                      <c:pt idx="632" formatCode="General">
                        <c:v>6.32</c:v>
                      </c:pt>
                      <c:pt idx="633" formatCode="General">
                        <c:v>6.33</c:v>
                      </c:pt>
                      <c:pt idx="634" formatCode="General">
                        <c:v>6.34</c:v>
                      </c:pt>
                      <c:pt idx="635" formatCode="General">
                        <c:v>6.35</c:v>
                      </c:pt>
                      <c:pt idx="636" formatCode="General">
                        <c:v>6.36</c:v>
                      </c:pt>
                      <c:pt idx="637" formatCode="General">
                        <c:v>6.37</c:v>
                      </c:pt>
                      <c:pt idx="638" formatCode="General">
                        <c:v>6.38</c:v>
                      </c:pt>
                      <c:pt idx="639" formatCode="General">
                        <c:v>6.39</c:v>
                      </c:pt>
                      <c:pt idx="640" formatCode="General">
                        <c:v>6.4</c:v>
                      </c:pt>
                      <c:pt idx="641" formatCode="General">
                        <c:v>6.41</c:v>
                      </c:pt>
                      <c:pt idx="642" formatCode="General">
                        <c:v>6.42</c:v>
                      </c:pt>
                      <c:pt idx="643" formatCode="General">
                        <c:v>6.43</c:v>
                      </c:pt>
                      <c:pt idx="644" formatCode="General">
                        <c:v>6.44</c:v>
                      </c:pt>
                      <c:pt idx="645" formatCode="General">
                        <c:v>6.45</c:v>
                      </c:pt>
                      <c:pt idx="646" formatCode="General">
                        <c:v>6.46</c:v>
                      </c:pt>
                      <c:pt idx="647" formatCode="General">
                        <c:v>6.47</c:v>
                      </c:pt>
                      <c:pt idx="648" formatCode="General">
                        <c:v>6.48</c:v>
                      </c:pt>
                      <c:pt idx="649" formatCode="General">
                        <c:v>6.49</c:v>
                      </c:pt>
                      <c:pt idx="650" formatCode="General">
                        <c:v>6.5</c:v>
                      </c:pt>
                      <c:pt idx="651" formatCode="General">
                        <c:v>6.51</c:v>
                      </c:pt>
                      <c:pt idx="652" formatCode="General">
                        <c:v>6.52</c:v>
                      </c:pt>
                      <c:pt idx="653" formatCode="General">
                        <c:v>6.53</c:v>
                      </c:pt>
                      <c:pt idx="654" formatCode="General">
                        <c:v>6.54</c:v>
                      </c:pt>
                      <c:pt idx="655" formatCode="General">
                        <c:v>6.55</c:v>
                      </c:pt>
                      <c:pt idx="656" formatCode="General">
                        <c:v>6.56</c:v>
                      </c:pt>
                      <c:pt idx="657" formatCode="General">
                        <c:v>6.57</c:v>
                      </c:pt>
                      <c:pt idx="658" formatCode="General">
                        <c:v>6.58</c:v>
                      </c:pt>
                      <c:pt idx="659" formatCode="General">
                        <c:v>6.59</c:v>
                      </c:pt>
                      <c:pt idx="660" formatCode="General">
                        <c:v>6.6</c:v>
                      </c:pt>
                      <c:pt idx="661" formatCode="General">
                        <c:v>6.61</c:v>
                      </c:pt>
                      <c:pt idx="662" formatCode="General">
                        <c:v>6.62</c:v>
                      </c:pt>
                      <c:pt idx="663" formatCode="General">
                        <c:v>6.63</c:v>
                      </c:pt>
                      <c:pt idx="664" formatCode="General">
                        <c:v>6.64</c:v>
                      </c:pt>
                      <c:pt idx="665" formatCode="General">
                        <c:v>6.65</c:v>
                      </c:pt>
                      <c:pt idx="666" formatCode="General">
                        <c:v>6.66</c:v>
                      </c:pt>
                      <c:pt idx="667" formatCode="General">
                        <c:v>6.67</c:v>
                      </c:pt>
                      <c:pt idx="668" formatCode="General">
                        <c:v>6.68</c:v>
                      </c:pt>
                      <c:pt idx="669" formatCode="General">
                        <c:v>6.69</c:v>
                      </c:pt>
                      <c:pt idx="670" formatCode="General">
                        <c:v>6.7</c:v>
                      </c:pt>
                      <c:pt idx="671" formatCode="General">
                        <c:v>6.71</c:v>
                      </c:pt>
                      <c:pt idx="672" formatCode="General">
                        <c:v>6.72</c:v>
                      </c:pt>
                      <c:pt idx="673" formatCode="General">
                        <c:v>6.73</c:v>
                      </c:pt>
                      <c:pt idx="674" formatCode="General">
                        <c:v>6.74</c:v>
                      </c:pt>
                      <c:pt idx="675" formatCode="General">
                        <c:v>6.75</c:v>
                      </c:pt>
                      <c:pt idx="676" formatCode="General">
                        <c:v>6.76</c:v>
                      </c:pt>
                      <c:pt idx="677" formatCode="General">
                        <c:v>6.77</c:v>
                      </c:pt>
                      <c:pt idx="678" formatCode="General">
                        <c:v>6.78</c:v>
                      </c:pt>
                      <c:pt idx="679" formatCode="General">
                        <c:v>6.79</c:v>
                      </c:pt>
                      <c:pt idx="680" formatCode="General">
                        <c:v>6.8</c:v>
                      </c:pt>
                      <c:pt idx="681" formatCode="General">
                        <c:v>6.81</c:v>
                      </c:pt>
                      <c:pt idx="682" formatCode="General">
                        <c:v>6.82</c:v>
                      </c:pt>
                      <c:pt idx="683" formatCode="General">
                        <c:v>6.83</c:v>
                      </c:pt>
                      <c:pt idx="684" formatCode="General">
                        <c:v>6.84</c:v>
                      </c:pt>
                      <c:pt idx="685" formatCode="General">
                        <c:v>6.85</c:v>
                      </c:pt>
                      <c:pt idx="686" formatCode="General">
                        <c:v>6.86</c:v>
                      </c:pt>
                      <c:pt idx="687" formatCode="General">
                        <c:v>6.87</c:v>
                      </c:pt>
                      <c:pt idx="688" formatCode="General">
                        <c:v>6.88</c:v>
                      </c:pt>
                      <c:pt idx="689" formatCode="General">
                        <c:v>6.89</c:v>
                      </c:pt>
                      <c:pt idx="690" formatCode="General">
                        <c:v>6.9</c:v>
                      </c:pt>
                      <c:pt idx="691" formatCode="General">
                        <c:v>6.91</c:v>
                      </c:pt>
                      <c:pt idx="692" formatCode="General">
                        <c:v>6.92</c:v>
                      </c:pt>
                      <c:pt idx="693" formatCode="General">
                        <c:v>6.93</c:v>
                      </c:pt>
                      <c:pt idx="694" formatCode="General">
                        <c:v>6.94</c:v>
                      </c:pt>
                      <c:pt idx="695" formatCode="General">
                        <c:v>6.95</c:v>
                      </c:pt>
                      <c:pt idx="696" formatCode="General">
                        <c:v>6.96</c:v>
                      </c:pt>
                      <c:pt idx="697" formatCode="General">
                        <c:v>6.97</c:v>
                      </c:pt>
                      <c:pt idx="698" formatCode="General">
                        <c:v>6.98</c:v>
                      </c:pt>
                      <c:pt idx="699" formatCode="General">
                        <c:v>6.99</c:v>
                      </c:pt>
                      <c:pt idx="700" formatCode="General">
                        <c:v>7</c:v>
                      </c:pt>
                      <c:pt idx="701" formatCode="General">
                        <c:v>7.01</c:v>
                      </c:pt>
                      <c:pt idx="702" formatCode="General">
                        <c:v>7.02</c:v>
                      </c:pt>
                      <c:pt idx="703" formatCode="General">
                        <c:v>7.03</c:v>
                      </c:pt>
                      <c:pt idx="704" formatCode="General">
                        <c:v>7.04</c:v>
                      </c:pt>
                      <c:pt idx="705" formatCode="General">
                        <c:v>7.05</c:v>
                      </c:pt>
                      <c:pt idx="706" formatCode="General">
                        <c:v>7.06</c:v>
                      </c:pt>
                      <c:pt idx="707" formatCode="General">
                        <c:v>7.07</c:v>
                      </c:pt>
                      <c:pt idx="708" formatCode="General">
                        <c:v>7.08</c:v>
                      </c:pt>
                      <c:pt idx="709" formatCode="General">
                        <c:v>7.09</c:v>
                      </c:pt>
                      <c:pt idx="710" formatCode="General">
                        <c:v>7.1</c:v>
                      </c:pt>
                      <c:pt idx="711" formatCode="General">
                        <c:v>7.11</c:v>
                      </c:pt>
                      <c:pt idx="712" formatCode="General">
                        <c:v>7.12</c:v>
                      </c:pt>
                      <c:pt idx="713" formatCode="General">
                        <c:v>7.13</c:v>
                      </c:pt>
                      <c:pt idx="714" formatCode="General">
                        <c:v>7.14</c:v>
                      </c:pt>
                      <c:pt idx="715" formatCode="General">
                        <c:v>7.15</c:v>
                      </c:pt>
                      <c:pt idx="716" formatCode="General">
                        <c:v>7.16</c:v>
                      </c:pt>
                      <c:pt idx="717" formatCode="General">
                        <c:v>7.17</c:v>
                      </c:pt>
                      <c:pt idx="718" formatCode="General">
                        <c:v>7.18</c:v>
                      </c:pt>
                      <c:pt idx="719" formatCode="General">
                        <c:v>7.19</c:v>
                      </c:pt>
                      <c:pt idx="720" formatCode="General">
                        <c:v>7.2</c:v>
                      </c:pt>
                      <c:pt idx="721" formatCode="General">
                        <c:v>7.21</c:v>
                      </c:pt>
                      <c:pt idx="722" formatCode="General">
                        <c:v>7.22</c:v>
                      </c:pt>
                      <c:pt idx="723" formatCode="General">
                        <c:v>7.23</c:v>
                      </c:pt>
                      <c:pt idx="724" formatCode="General">
                        <c:v>7.24</c:v>
                      </c:pt>
                      <c:pt idx="725" formatCode="General">
                        <c:v>7.25</c:v>
                      </c:pt>
                      <c:pt idx="726" formatCode="General">
                        <c:v>7.26</c:v>
                      </c:pt>
                      <c:pt idx="727" formatCode="General">
                        <c:v>7.27</c:v>
                      </c:pt>
                      <c:pt idx="728" formatCode="General">
                        <c:v>7.28</c:v>
                      </c:pt>
                      <c:pt idx="729" formatCode="General">
                        <c:v>7.29</c:v>
                      </c:pt>
                      <c:pt idx="730" formatCode="General">
                        <c:v>7.3</c:v>
                      </c:pt>
                      <c:pt idx="731" formatCode="General">
                        <c:v>7.31</c:v>
                      </c:pt>
                      <c:pt idx="732" formatCode="General">
                        <c:v>7.32</c:v>
                      </c:pt>
                      <c:pt idx="733" formatCode="General">
                        <c:v>7.33</c:v>
                      </c:pt>
                      <c:pt idx="734" formatCode="General">
                        <c:v>7.34</c:v>
                      </c:pt>
                      <c:pt idx="735" formatCode="General">
                        <c:v>7.35</c:v>
                      </c:pt>
                      <c:pt idx="736" formatCode="General">
                        <c:v>7.36</c:v>
                      </c:pt>
                      <c:pt idx="737" formatCode="General">
                        <c:v>7.37</c:v>
                      </c:pt>
                      <c:pt idx="738" formatCode="General">
                        <c:v>7.38</c:v>
                      </c:pt>
                      <c:pt idx="739" formatCode="General">
                        <c:v>7.39</c:v>
                      </c:pt>
                      <c:pt idx="740" formatCode="General">
                        <c:v>7.4</c:v>
                      </c:pt>
                      <c:pt idx="741" formatCode="General">
                        <c:v>7.41</c:v>
                      </c:pt>
                      <c:pt idx="742" formatCode="General">
                        <c:v>7.42</c:v>
                      </c:pt>
                      <c:pt idx="743" formatCode="General">
                        <c:v>7.43</c:v>
                      </c:pt>
                      <c:pt idx="744" formatCode="General">
                        <c:v>7.44</c:v>
                      </c:pt>
                      <c:pt idx="745" formatCode="General">
                        <c:v>7.45</c:v>
                      </c:pt>
                      <c:pt idx="746" formatCode="General">
                        <c:v>7.46</c:v>
                      </c:pt>
                      <c:pt idx="747" formatCode="General">
                        <c:v>7.47</c:v>
                      </c:pt>
                      <c:pt idx="748" formatCode="General">
                        <c:v>7.48</c:v>
                      </c:pt>
                      <c:pt idx="749" formatCode="General">
                        <c:v>7.49</c:v>
                      </c:pt>
                      <c:pt idx="750" formatCode="General">
                        <c:v>7.5</c:v>
                      </c:pt>
                      <c:pt idx="751" formatCode="General">
                        <c:v>7.51</c:v>
                      </c:pt>
                      <c:pt idx="752" formatCode="General">
                        <c:v>7.52</c:v>
                      </c:pt>
                      <c:pt idx="753" formatCode="General">
                        <c:v>7.53</c:v>
                      </c:pt>
                      <c:pt idx="754" formatCode="General">
                        <c:v>7.54</c:v>
                      </c:pt>
                      <c:pt idx="755" formatCode="General">
                        <c:v>7.55</c:v>
                      </c:pt>
                      <c:pt idx="756" formatCode="General">
                        <c:v>7.56</c:v>
                      </c:pt>
                      <c:pt idx="757" formatCode="General">
                        <c:v>7.57</c:v>
                      </c:pt>
                      <c:pt idx="758" formatCode="General">
                        <c:v>7.58</c:v>
                      </c:pt>
                      <c:pt idx="759" formatCode="General">
                        <c:v>7.59</c:v>
                      </c:pt>
                      <c:pt idx="760" formatCode="General">
                        <c:v>7.6</c:v>
                      </c:pt>
                      <c:pt idx="761" formatCode="General">
                        <c:v>7.61</c:v>
                      </c:pt>
                      <c:pt idx="762" formatCode="General">
                        <c:v>7.62</c:v>
                      </c:pt>
                      <c:pt idx="763" formatCode="General">
                        <c:v>7.63</c:v>
                      </c:pt>
                      <c:pt idx="764" formatCode="General">
                        <c:v>7.64</c:v>
                      </c:pt>
                      <c:pt idx="765" formatCode="General">
                        <c:v>7.65</c:v>
                      </c:pt>
                      <c:pt idx="766" formatCode="General">
                        <c:v>7.66</c:v>
                      </c:pt>
                      <c:pt idx="767" formatCode="General">
                        <c:v>7.6619999999999999</c:v>
                      </c:pt>
                      <c:pt idx="768" formatCode="General">
                        <c:v>7.6619999999999999</c:v>
                      </c:pt>
                      <c:pt idx="769" formatCode="General">
                        <c:v>8.6620000000000008</c:v>
                      </c:pt>
                      <c:pt idx="770" formatCode="General">
                        <c:v>9.6620000000000008</c:v>
                      </c:pt>
                      <c:pt idx="771" formatCode="General">
                        <c:v>10.662000000000001</c:v>
                      </c:pt>
                      <c:pt idx="772" formatCode="General">
                        <c:v>11.662000000000001</c:v>
                      </c:pt>
                      <c:pt idx="773" formatCode="General">
                        <c:v>12.662000000000001</c:v>
                      </c:pt>
                      <c:pt idx="774" formatCode="General">
                        <c:v>13.662000000000001</c:v>
                      </c:pt>
                      <c:pt idx="775" formatCode="General">
                        <c:v>14.662000000000001</c:v>
                      </c:pt>
                      <c:pt idx="776" formatCode="General">
                        <c:v>15.662000000000001</c:v>
                      </c:pt>
                      <c:pt idx="777" formatCode="General">
                        <c:v>16.661999999999999</c:v>
                      </c:pt>
                      <c:pt idx="778" formatCode="General">
                        <c:v>17.661999999999999</c:v>
                      </c:pt>
                      <c:pt idx="779" formatCode="General">
                        <c:v>18.661999999999999</c:v>
                      </c:pt>
                      <c:pt idx="780" formatCode="General">
                        <c:v>19.661999999999999</c:v>
                      </c:pt>
                      <c:pt idx="781" formatCode="General">
                        <c:v>20.661999999999999</c:v>
                      </c:pt>
                      <c:pt idx="782" formatCode="General">
                        <c:v>21.661999999999999</c:v>
                      </c:pt>
                      <c:pt idx="783" formatCode="General">
                        <c:v>22.661999999999999</c:v>
                      </c:pt>
                      <c:pt idx="784" formatCode="General">
                        <c:v>23.661999999999999</c:v>
                      </c:pt>
                      <c:pt idx="785" formatCode="General">
                        <c:v>24.661999999999999</c:v>
                      </c:pt>
                      <c:pt idx="786" formatCode="General">
                        <c:v>25.661999999999999</c:v>
                      </c:pt>
                      <c:pt idx="787" formatCode="General">
                        <c:v>26.661999999999999</c:v>
                      </c:pt>
                      <c:pt idx="788" formatCode="General">
                        <c:v>27.661999999999999</c:v>
                      </c:pt>
                      <c:pt idx="789" formatCode="General">
                        <c:v>28.661999999999999</c:v>
                      </c:pt>
                      <c:pt idx="790" formatCode="General">
                        <c:v>29.661999999999999</c:v>
                      </c:pt>
                      <c:pt idx="791" formatCode="General">
                        <c:v>30.661999999999999</c:v>
                      </c:pt>
                      <c:pt idx="792" formatCode="General">
                        <c:v>31.661999999999999</c:v>
                      </c:pt>
                      <c:pt idx="793" formatCode="General">
                        <c:v>32.661999999999999</c:v>
                      </c:pt>
                      <c:pt idx="794" formatCode="General">
                        <c:v>33.661999999999999</c:v>
                      </c:pt>
                      <c:pt idx="795" formatCode="General">
                        <c:v>34.661999999999999</c:v>
                      </c:pt>
                      <c:pt idx="796" formatCode="General">
                        <c:v>35.661999999999999</c:v>
                      </c:pt>
                      <c:pt idx="797" formatCode="General">
                        <c:v>36.661999999999999</c:v>
                      </c:pt>
                      <c:pt idx="798" formatCode="General">
                        <c:v>37.661999999999999</c:v>
                      </c:pt>
                      <c:pt idx="799" formatCode="General">
                        <c:v>38.661999999999999</c:v>
                      </c:pt>
                      <c:pt idx="800" formatCode="General">
                        <c:v>39.661999999999999</c:v>
                      </c:pt>
                      <c:pt idx="801" formatCode="General">
                        <c:v>40.661999999999999</c:v>
                      </c:pt>
                      <c:pt idx="802" formatCode="General">
                        <c:v>41.661999999999999</c:v>
                      </c:pt>
                      <c:pt idx="803" formatCode="General">
                        <c:v>42.661999999999999</c:v>
                      </c:pt>
                      <c:pt idx="804" formatCode="General">
                        <c:v>43.661999999999999</c:v>
                      </c:pt>
                      <c:pt idx="805" formatCode="General">
                        <c:v>44.661999999999999</c:v>
                      </c:pt>
                      <c:pt idx="806" formatCode="General">
                        <c:v>45.661999999999999</c:v>
                      </c:pt>
                      <c:pt idx="807" formatCode="General">
                        <c:v>46.661999999999999</c:v>
                      </c:pt>
                      <c:pt idx="808" formatCode="General">
                        <c:v>47.661999999999999</c:v>
                      </c:pt>
                      <c:pt idx="809" formatCode="General">
                        <c:v>48.661999999999999</c:v>
                      </c:pt>
                      <c:pt idx="810" formatCode="General">
                        <c:v>49.661999999999999</c:v>
                      </c:pt>
                      <c:pt idx="811" formatCode="General">
                        <c:v>50.661999999999999</c:v>
                      </c:pt>
                      <c:pt idx="812" formatCode="General">
                        <c:v>51.661999999999999</c:v>
                      </c:pt>
                      <c:pt idx="813" formatCode="General">
                        <c:v>52.661999999999999</c:v>
                      </c:pt>
                      <c:pt idx="814" formatCode="General">
                        <c:v>53.661999999999999</c:v>
                      </c:pt>
                      <c:pt idx="815" formatCode="General">
                        <c:v>54.661999999999999</c:v>
                      </c:pt>
                      <c:pt idx="816" formatCode="General">
                        <c:v>55.661999999999999</c:v>
                      </c:pt>
                      <c:pt idx="817" formatCode="General">
                        <c:v>56.661999999999999</c:v>
                      </c:pt>
                      <c:pt idx="818" formatCode="General">
                        <c:v>57.661999999999999</c:v>
                      </c:pt>
                      <c:pt idx="819" formatCode="General">
                        <c:v>58.661999999999999</c:v>
                      </c:pt>
                      <c:pt idx="820" formatCode="General">
                        <c:v>59.661999999999999</c:v>
                      </c:pt>
                      <c:pt idx="821" formatCode="General">
                        <c:v>60.661999999999999</c:v>
                      </c:pt>
                      <c:pt idx="822" formatCode="General">
                        <c:v>61.661999999999999</c:v>
                      </c:pt>
                      <c:pt idx="823" formatCode="General">
                        <c:v>62.661999999999999</c:v>
                      </c:pt>
                      <c:pt idx="824" formatCode="General">
                        <c:v>63.661999999999999</c:v>
                      </c:pt>
                      <c:pt idx="825" formatCode="General">
                        <c:v>64.662000000000006</c:v>
                      </c:pt>
                      <c:pt idx="826" formatCode="General">
                        <c:v>65.662000000000006</c:v>
                      </c:pt>
                      <c:pt idx="827" formatCode="General">
                        <c:v>66.662000000000006</c:v>
                      </c:pt>
                      <c:pt idx="828" formatCode="General">
                        <c:v>67.662000000000006</c:v>
                      </c:pt>
                      <c:pt idx="829" formatCode="General">
                        <c:v>68.662000000000006</c:v>
                      </c:pt>
                      <c:pt idx="830" formatCode="General">
                        <c:v>69.662000000000006</c:v>
                      </c:pt>
                      <c:pt idx="831" formatCode="General">
                        <c:v>70.662000000000006</c:v>
                      </c:pt>
                      <c:pt idx="832" formatCode="General">
                        <c:v>71.662000000000006</c:v>
                      </c:pt>
                      <c:pt idx="833" formatCode="General">
                        <c:v>72.662000000000006</c:v>
                      </c:pt>
                      <c:pt idx="834" formatCode="General">
                        <c:v>73.662000000000006</c:v>
                      </c:pt>
                      <c:pt idx="835" formatCode="General">
                        <c:v>74.662000000000006</c:v>
                      </c:pt>
                      <c:pt idx="836" formatCode="General">
                        <c:v>75.662000000000006</c:v>
                      </c:pt>
                      <c:pt idx="837" formatCode="General">
                        <c:v>76.662000000000006</c:v>
                      </c:pt>
                      <c:pt idx="838" formatCode="General">
                        <c:v>77.662000000000006</c:v>
                      </c:pt>
                      <c:pt idx="839" formatCode="General">
                        <c:v>77.942999999999998</c:v>
                      </c:pt>
                      <c:pt idx="840" formatCode="General">
                        <c:v>77.942999999999998</c:v>
                      </c:pt>
                      <c:pt idx="841" formatCode="General">
                        <c:v>77.953000000000003</c:v>
                      </c:pt>
                      <c:pt idx="842" formatCode="General">
                        <c:v>77.962999999999994</c:v>
                      </c:pt>
                      <c:pt idx="843" formatCode="General">
                        <c:v>77.972999999999999</c:v>
                      </c:pt>
                      <c:pt idx="844" formatCode="General">
                        <c:v>77.983000000000004</c:v>
                      </c:pt>
                      <c:pt idx="845" formatCode="General">
                        <c:v>77.992999999999995</c:v>
                      </c:pt>
                      <c:pt idx="846" formatCode="General">
                        <c:v>78.003</c:v>
                      </c:pt>
                      <c:pt idx="847" formatCode="General">
                        <c:v>78.013000000000005</c:v>
                      </c:pt>
                      <c:pt idx="848" formatCode="General">
                        <c:v>78.022999999999996</c:v>
                      </c:pt>
                      <c:pt idx="849" formatCode="General">
                        <c:v>78.033000000000001</c:v>
                      </c:pt>
                      <c:pt idx="850" formatCode="General">
                        <c:v>78.043000000000006</c:v>
                      </c:pt>
                      <c:pt idx="851" formatCode="General">
                        <c:v>78.052999999999997</c:v>
                      </c:pt>
                      <c:pt idx="852" formatCode="General">
                        <c:v>78.063000000000002</c:v>
                      </c:pt>
                      <c:pt idx="853" formatCode="General">
                        <c:v>78.072999999999993</c:v>
                      </c:pt>
                      <c:pt idx="854" formatCode="General">
                        <c:v>78.082999999999998</c:v>
                      </c:pt>
                      <c:pt idx="855" formatCode="General">
                        <c:v>78.093000000000004</c:v>
                      </c:pt>
                      <c:pt idx="856" formatCode="General">
                        <c:v>78.102999999999994</c:v>
                      </c:pt>
                      <c:pt idx="857" formatCode="General">
                        <c:v>78.113</c:v>
                      </c:pt>
                      <c:pt idx="858" formatCode="General">
                        <c:v>78.123000000000005</c:v>
                      </c:pt>
                      <c:pt idx="859" formatCode="General">
                        <c:v>78.132999999999996</c:v>
                      </c:pt>
                      <c:pt idx="860" formatCode="General">
                        <c:v>78.143000000000001</c:v>
                      </c:pt>
                      <c:pt idx="861" formatCode="General">
                        <c:v>78.153000000000006</c:v>
                      </c:pt>
                      <c:pt idx="862" formatCode="General">
                        <c:v>78.162999999999997</c:v>
                      </c:pt>
                      <c:pt idx="863" formatCode="General">
                        <c:v>78.173000000000002</c:v>
                      </c:pt>
                      <c:pt idx="864" formatCode="General">
                        <c:v>78.183000000000007</c:v>
                      </c:pt>
                      <c:pt idx="865" formatCode="General">
                        <c:v>78.192999999999998</c:v>
                      </c:pt>
                      <c:pt idx="866" formatCode="General">
                        <c:v>78.203000000000003</c:v>
                      </c:pt>
                      <c:pt idx="867" formatCode="General">
                        <c:v>78.212999999999994</c:v>
                      </c:pt>
                      <c:pt idx="868" formatCode="General">
                        <c:v>78.222999999999999</c:v>
                      </c:pt>
                      <c:pt idx="869" formatCode="General">
                        <c:v>78.233000000000004</c:v>
                      </c:pt>
                      <c:pt idx="870" formatCode="General">
                        <c:v>78.242999999999995</c:v>
                      </c:pt>
                      <c:pt idx="871" formatCode="General">
                        <c:v>78.253</c:v>
                      </c:pt>
                      <c:pt idx="872" formatCode="General">
                        <c:v>78.263000000000005</c:v>
                      </c:pt>
                      <c:pt idx="873" formatCode="General">
                        <c:v>78.272999999999996</c:v>
                      </c:pt>
                      <c:pt idx="874" formatCode="General">
                        <c:v>78.283000000000001</c:v>
                      </c:pt>
                      <c:pt idx="875" formatCode="General">
                        <c:v>78.293000000000006</c:v>
                      </c:pt>
                      <c:pt idx="876" formatCode="General">
                        <c:v>78.302999999999997</c:v>
                      </c:pt>
                      <c:pt idx="877" formatCode="General">
                        <c:v>78.313000000000002</c:v>
                      </c:pt>
                      <c:pt idx="878" formatCode="General">
                        <c:v>78.322999999999993</c:v>
                      </c:pt>
                      <c:pt idx="879" formatCode="General">
                        <c:v>78.332999999999998</c:v>
                      </c:pt>
                      <c:pt idx="880" formatCode="General">
                        <c:v>78.343000000000004</c:v>
                      </c:pt>
                      <c:pt idx="881" formatCode="General">
                        <c:v>78.352999999999994</c:v>
                      </c:pt>
                      <c:pt idx="882" formatCode="General">
                        <c:v>78.363</c:v>
                      </c:pt>
                      <c:pt idx="883" formatCode="General">
                        <c:v>78.373000000000005</c:v>
                      </c:pt>
                      <c:pt idx="884" formatCode="General">
                        <c:v>78.382999999999996</c:v>
                      </c:pt>
                      <c:pt idx="885" formatCode="General">
                        <c:v>78.393000000000001</c:v>
                      </c:pt>
                      <c:pt idx="886" formatCode="General">
                        <c:v>78.403000000000006</c:v>
                      </c:pt>
                      <c:pt idx="887" formatCode="General">
                        <c:v>78.412999999999997</c:v>
                      </c:pt>
                      <c:pt idx="888" formatCode="General">
                        <c:v>78.423000000000002</c:v>
                      </c:pt>
                      <c:pt idx="889" formatCode="General">
                        <c:v>78.433000000000007</c:v>
                      </c:pt>
                      <c:pt idx="890" formatCode="General">
                        <c:v>78.442999999999998</c:v>
                      </c:pt>
                      <c:pt idx="891" formatCode="General">
                        <c:v>78.453000000000003</c:v>
                      </c:pt>
                      <c:pt idx="892" formatCode="General">
                        <c:v>78.462999999999994</c:v>
                      </c:pt>
                      <c:pt idx="893" formatCode="General">
                        <c:v>78.472999999999999</c:v>
                      </c:pt>
                      <c:pt idx="894" formatCode="General">
                        <c:v>78.483000000000004</c:v>
                      </c:pt>
                      <c:pt idx="895" formatCode="General">
                        <c:v>78.492999999999995</c:v>
                      </c:pt>
                      <c:pt idx="896" formatCode="General">
                        <c:v>78.503</c:v>
                      </c:pt>
                      <c:pt idx="897" formatCode="General">
                        <c:v>78.513000000000005</c:v>
                      </c:pt>
                      <c:pt idx="898" formatCode="General">
                        <c:v>78.522999999999996</c:v>
                      </c:pt>
                      <c:pt idx="899" formatCode="General">
                        <c:v>78.533000000000001</c:v>
                      </c:pt>
                      <c:pt idx="900" formatCode="General">
                        <c:v>78.543000000000006</c:v>
                      </c:pt>
                      <c:pt idx="901" formatCode="General">
                        <c:v>78.552999999999997</c:v>
                      </c:pt>
                      <c:pt idx="902" formatCode="General">
                        <c:v>78.563000000000002</c:v>
                      </c:pt>
                      <c:pt idx="903" formatCode="General">
                        <c:v>78.572999999999993</c:v>
                      </c:pt>
                      <c:pt idx="904" formatCode="General">
                        <c:v>78.582999999999998</c:v>
                      </c:pt>
                      <c:pt idx="905" formatCode="General">
                        <c:v>78.593000000000004</c:v>
                      </c:pt>
                      <c:pt idx="906" formatCode="General">
                        <c:v>78.602999999999994</c:v>
                      </c:pt>
                      <c:pt idx="907" formatCode="General">
                        <c:v>78.613</c:v>
                      </c:pt>
                      <c:pt idx="908" formatCode="General">
                        <c:v>78.623000000000005</c:v>
                      </c:pt>
                      <c:pt idx="909" formatCode="General">
                        <c:v>78.632999999999996</c:v>
                      </c:pt>
                      <c:pt idx="910" formatCode="General">
                        <c:v>78.643000000000001</c:v>
                      </c:pt>
                      <c:pt idx="911" formatCode="General">
                        <c:v>78.653000000000006</c:v>
                      </c:pt>
                      <c:pt idx="912" formatCode="General">
                        <c:v>78.662999999999997</c:v>
                      </c:pt>
                      <c:pt idx="913" formatCode="General">
                        <c:v>78.673000000000002</c:v>
                      </c:pt>
                      <c:pt idx="914" formatCode="General">
                        <c:v>78.683000000000007</c:v>
                      </c:pt>
                      <c:pt idx="915" formatCode="General">
                        <c:v>78.692999999999998</c:v>
                      </c:pt>
                      <c:pt idx="916" formatCode="General">
                        <c:v>78.703000000000003</c:v>
                      </c:pt>
                      <c:pt idx="917" formatCode="General">
                        <c:v>78.712999999999994</c:v>
                      </c:pt>
                      <c:pt idx="918" formatCode="General">
                        <c:v>78.722999999999999</c:v>
                      </c:pt>
                      <c:pt idx="919" formatCode="General">
                        <c:v>78.733000000000004</c:v>
                      </c:pt>
                      <c:pt idx="920" formatCode="General">
                        <c:v>78.742999999999995</c:v>
                      </c:pt>
                      <c:pt idx="921" formatCode="General">
                        <c:v>78.753</c:v>
                      </c:pt>
                      <c:pt idx="922" formatCode="General">
                        <c:v>78.763000000000005</c:v>
                      </c:pt>
                      <c:pt idx="923" formatCode="General">
                        <c:v>78.772999999999996</c:v>
                      </c:pt>
                      <c:pt idx="924" formatCode="General">
                        <c:v>78.783000000000001</c:v>
                      </c:pt>
                      <c:pt idx="925" formatCode="General">
                        <c:v>78.793000000000006</c:v>
                      </c:pt>
                      <c:pt idx="926" formatCode="General">
                        <c:v>78.802999999999997</c:v>
                      </c:pt>
                      <c:pt idx="927" formatCode="General">
                        <c:v>78.813000000000002</c:v>
                      </c:pt>
                      <c:pt idx="928" formatCode="General">
                        <c:v>78.822999999999993</c:v>
                      </c:pt>
                      <c:pt idx="929" formatCode="General">
                        <c:v>78.832999999999998</c:v>
                      </c:pt>
                      <c:pt idx="930" formatCode="General">
                        <c:v>78.843000000000004</c:v>
                      </c:pt>
                      <c:pt idx="931" formatCode="General">
                        <c:v>78.852999999999994</c:v>
                      </c:pt>
                      <c:pt idx="932" formatCode="General">
                        <c:v>78.863</c:v>
                      </c:pt>
                      <c:pt idx="933" formatCode="General">
                        <c:v>78.873000000000005</c:v>
                      </c:pt>
                      <c:pt idx="934" formatCode="General">
                        <c:v>78.882999999999996</c:v>
                      </c:pt>
                      <c:pt idx="935" formatCode="General">
                        <c:v>78.893000000000001</c:v>
                      </c:pt>
                      <c:pt idx="936" formatCode="General">
                        <c:v>78.903000000000006</c:v>
                      </c:pt>
                      <c:pt idx="937" formatCode="General">
                        <c:v>78.912999999999997</c:v>
                      </c:pt>
                      <c:pt idx="938" formatCode="General">
                        <c:v>78.923000000000002</c:v>
                      </c:pt>
                      <c:pt idx="939" formatCode="General">
                        <c:v>78.933000000000007</c:v>
                      </c:pt>
                      <c:pt idx="940" formatCode="General">
                        <c:v>78.942999999999998</c:v>
                      </c:pt>
                      <c:pt idx="941" formatCode="General">
                        <c:v>78.953000000000003</c:v>
                      </c:pt>
                      <c:pt idx="942" formatCode="General">
                        <c:v>78.962999999999994</c:v>
                      </c:pt>
                      <c:pt idx="943" formatCode="General">
                        <c:v>78.972999999999999</c:v>
                      </c:pt>
                      <c:pt idx="944" formatCode="General">
                        <c:v>78.983000000000004</c:v>
                      </c:pt>
                      <c:pt idx="945" formatCode="General">
                        <c:v>78.992999999999995</c:v>
                      </c:pt>
                      <c:pt idx="946" formatCode="General">
                        <c:v>79.003</c:v>
                      </c:pt>
                      <c:pt idx="947" formatCode="General">
                        <c:v>79.013000000000005</c:v>
                      </c:pt>
                      <c:pt idx="948" formatCode="General">
                        <c:v>79.022999999999996</c:v>
                      </c:pt>
                      <c:pt idx="949" formatCode="General">
                        <c:v>79.033000000000001</c:v>
                      </c:pt>
                      <c:pt idx="950" formatCode="General">
                        <c:v>79.043000000000006</c:v>
                      </c:pt>
                      <c:pt idx="951" formatCode="General">
                        <c:v>79.052999999999997</c:v>
                      </c:pt>
                      <c:pt idx="952" formatCode="General">
                        <c:v>79.063000000000002</c:v>
                      </c:pt>
                      <c:pt idx="953" formatCode="General">
                        <c:v>79.072999999999993</c:v>
                      </c:pt>
                      <c:pt idx="954" formatCode="General">
                        <c:v>79.082999999999998</c:v>
                      </c:pt>
                      <c:pt idx="955" formatCode="General">
                        <c:v>79.093000000000004</c:v>
                      </c:pt>
                      <c:pt idx="956" formatCode="General">
                        <c:v>79.102999999999994</c:v>
                      </c:pt>
                      <c:pt idx="957" formatCode="General">
                        <c:v>79.113</c:v>
                      </c:pt>
                      <c:pt idx="958" formatCode="General">
                        <c:v>79.123000000000005</c:v>
                      </c:pt>
                      <c:pt idx="959" formatCode="General">
                        <c:v>79.132999999999996</c:v>
                      </c:pt>
                      <c:pt idx="960" formatCode="General">
                        <c:v>79.143000000000001</c:v>
                      </c:pt>
                      <c:pt idx="961" formatCode="General">
                        <c:v>79.153000000000006</c:v>
                      </c:pt>
                      <c:pt idx="962" formatCode="General">
                        <c:v>79.162999999999997</c:v>
                      </c:pt>
                      <c:pt idx="963" formatCode="General">
                        <c:v>79.173000000000002</c:v>
                      </c:pt>
                      <c:pt idx="964" formatCode="General">
                        <c:v>79.183000000000007</c:v>
                      </c:pt>
                      <c:pt idx="965" formatCode="General">
                        <c:v>79.192999999999998</c:v>
                      </c:pt>
                      <c:pt idx="966" formatCode="General">
                        <c:v>79.203000000000003</c:v>
                      </c:pt>
                      <c:pt idx="967" formatCode="General">
                        <c:v>79.212999999999994</c:v>
                      </c:pt>
                      <c:pt idx="968" formatCode="General">
                        <c:v>79.222999999999999</c:v>
                      </c:pt>
                      <c:pt idx="969" formatCode="General">
                        <c:v>79.233000000000004</c:v>
                      </c:pt>
                      <c:pt idx="970" formatCode="General">
                        <c:v>79.242999999999995</c:v>
                      </c:pt>
                      <c:pt idx="971" formatCode="General">
                        <c:v>79.253</c:v>
                      </c:pt>
                      <c:pt idx="972" formatCode="General">
                        <c:v>79.263000000000005</c:v>
                      </c:pt>
                      <c:pt idx="973" formatCode="General">
                        <c:v>79.272999999999996</c:v>
                      </c:pt>
                      <c:pt idx="974" formatCode="General">
                        <c:v>79.283000000000001</c:v>
                      </c:pt>
                      <c:pt idx="975" formatCode="General">
                        <c:v>79.293000000000006</c:v>
                      </c:pt>
                      <c:pt idx="976" formatCode="General">
                        <c:v>79.302999999999997</c:v>
                      </c:pt>
                      <c:pt idx="977" formatCode="General">
                        <c:v>79.313000000000002</c:v>
                      </c:pt>
                      <c:pt idx="978" formatCode="General">
                        <c:v>79.322999999999993</c:v>
                      </c:pt>
                      <c:pt idx="979" formatCode="General">
                        <c:v>79.332999999999998</c:v>
                      </c:pt>
                      <c:pt idx="980" formatCode="General">
                        <c:v>79.343000000000004</c:v>
                      </c:pt>
                      <c:pt idx="981" formatCode="General">
                        <c:v>79.352999999999994</c:v>
                      </c:pt>
                      <c:pt idx="982" formatCode="General">
                        <c:v>79.363</c:v>
                      </c:pt>
                      <c:pt idx="983" formatCode="General">
                        <c:v>79.373000000000005</c:v>
                      </c:pt>
                      <c:pt idx="984" formatCode="General">
                        <c:v>79.382999999999996</c:v>
                      </c:pt>
                      <c:pt idx="985" formatCode="General">
                        <c:v>79.393000000000001</c:v>
                      </c:pt>
                      <c:pt idx="986" formatCode="General">
                        <c:v>79.403000000000006</c:v>
                      </c:pt>
                      <c:pt idx="987" formatCode="General">
                        <c:v>79.412999999999997</c:v>
                      </c:pt>
                      <c:pt idx="988" formatCode="General">
                        <c:v>79.423000000000002</c:v>
                      </c:pt>
                      <c:pt idx="989" formatCode="General">
                        <c:v>79.433000000000007</c:v>
                      </c:pt>
                      <c:pt idx="990" formatCode="General">
                        <c:v>79.442999999999998</c:v>
                      </c:pt>
                      <c:pt idx="991" formatCode="General">
                        <c:v>79.453000000000003</c:v>
                      </c:pt>
                      <c:pt idx="992" formatCode="General">
                        <c:v>79.462999999999994</c:v>
                      </c:pt>
                      <c:pt idx="993" formatCode="General">
                        <c:v>79.472999999999999</c:v>
                      </c:pt>
                      <c:pt idx="994" formatCode="General">
                        <c:v>79.483000000000004</c:v>
                      </c:pt>
                      <c:pt idx="995" formatCode="General">
                        <c:v>79.492999999999995</c:v>
                      </c:pt>
                      <c:pt idx="996" formatCode="General">
                        <c:v>79.503</c:v>
                      </c:pt>
                      <c:pt idx="997" formatCode="General">
                        <c:v>79.513000000000005</c:v>
                      </c:pt>
                      <c:pt idx="998" formatCode="General">
                        <c:v>79.522999999999996</c:v>
                      </c:pt>
                      <c:pt idx="999" formatCode="General">
                        <c:v>79.533000000000001</c:v>
                      </c:pt>
                      <c:pt idx="1000" formatCode="General">
                        <c:v>79.543000000000006</c:v>
                      </c:pt>
                      <c:pt idx="1001" formatCode="General">
                        <c:v>79.552999999999997</c:v>
                      </c:pt>
                      <c:pt idx="1002" formatCode="General">
                        <c:v>79.563000000000002</c:v>
                      </c:pt>
                      <c:pt idx="1003" formatCode="General">
                        <c:v>79.572999999999993</c:v>
                      </c:pt>
                      <c:pt idx="1004" formatCode="General">
                        <c:v>79.582999999999998</c:v>
                      </c:pt>
                      <c:pt idx="1005" formatCode="General">
                        <c:v>79.593000000000004</c:v>
                      </c:pt>
                      <c:pt idx="1006" formatCode="General">
                        <c:v>79.602999999999994</c:v>
                      </c:pt>
                      <c:pt idx="1007" formatCode="General">
                        <c:v>79.613</c:v>
                      </c:pt>
                      <c:pt idx="1008" formatCode="General">
                        <c:v>79.623000000000005</c:v>
                      </c:pt>
                      <c:pt idx="1009" formatCode="General">
                        <c:v>79.632999999999996</c:v>
                      </c:pt>
                      <c:pt idx="1010" formatCode="General">
                        <c:v>79.643000000000001</c:v>
                      </c:pt>
                      <c:pt idx="1011" formatCode="General">
                        <c:v>79.653000000000006</c:v>
                      </c:pt>
                      <c:pt idx="1012" formatCode="General">
                        <c:v>79.662999999999997</c:v>
                      </c:pt>
                      <c:pt idx="1013" formatCode="General">
                        <c:v>79.673000000000002</c:v>
                      </c:pt>
                      <c:pt idx="1014" formatCode="General">
                        <c:v>79.683000000000007</c:v>
                      </c:pt>
                      <c:pt idx="1015" formatCode="General">
                        <c:v>79.692999999999998</c:v>
                      </c:pt>
                      <c:pt idx="1016" formatCode="General">
                        <c:v>79.703000000000003</c:v>
                      </c:pt>
                      <c:pt idx="1017" formatCode="General">
                        <c:v>79.712999999999994</c:v>
                      </c:pt>
                      <c:pt idx="1018" formatCode="General">
                        <c:v>79.722999999999999</c:v>
                      </c:pt>
                      <c:pt idx="1019" formatCode="General">
                        <c:v>79.733000000000004</c:v>
                      </c:pt>
                      <c:pt idx="1020" formatCode="General">
                        <c:v>79.742999999999995</c:v>
                      </c:pt>
                      <c:pt idx="1021" formatCode="General">
                        <c:v>79.753</c:v>
                      </c:pt>
                      <c:pt idx="1022" formatCode="General">
                        <c:v>79.763000000000005</c:v>
                      </c:pt>
                      <c:pt idx="1023" formatCode="General">
                        <c:v>79.772999999999996</c:v>
                      </c:pt>
                      <c:pt idx="1024" formatCode="General">
                        <c:v>79.783000000000001</c:v>
                      </c:pt>
                      <c:pt idx="1025" formatCode="General">
                        <c:v>79.793000000000006</c:v>
                      </c:pt>
                      <c:pt idx="1026" formatCode="General">
                        <c:v>79.802999999999997</c:v>
                      </c:pt>
                      <c:pt idx="1027" formatCode="General">
                        <c:v>79.813000000000002</c:v>
                      </c:pt>
                      <c:pt idx="1028" formatCode="General">
                        <c:v>79.822999999999993</c:v>
                      </c:pt>
                      <c:pt idx="1029" formatCode="General">
                        <c:v>79.832999999999998</c:v>
                      </c:pt>
                      <c:pt idx="1030" formatCode="General">
                        <c:v>79.843000000000004</c:v>
                      </c:pt>
                      <c:pt idx="1031" formatCode="General">
                        <c:v>79.852999999999994</c:v>
                      </c:pt>
                      <c:pt idx="1032" formatCode="General">
                        <c:v>79.863</c:v>
                      </c:pt>
                      <c:pt idx="1033" formatCode="General">
                        <c:v>79.873000000000005</c:v>
                      </c:pt>
                      <c:pt idx="1034" formatCode="General">
                        <c:v>79.882999999999996</c:v>
                      </c:pt>
                      <c:pt idx="1035" formatCode="General">
                        <c:v>79.893000000000001</c:v>
                      </c:pt>
                      <c:pt idx="1036" formatCode="General">
                        <c:v>79.903000000000006</c:v>
                      </c:pt>
                      <c:pt idx="1037" formatCode="General">
                        <c:v>79.912999999999997</c:v>
                      </c:pt>
                      <c:pt idx="1038" formatCode="General">
                        <c:v>79.923000000000002</c:v>
                      </c:pt>
                      <c:pt idx="1039" formatCode="General">
                        <c:v>79.933000000000007</c:v>
                      </c:pt>
                      <c:pt idx="1040" formatCode="General">
                        <c:v>79.942999999999998</c:v>
                      </c:pt>
                      <c:pt idx="1041" formatCode="General">
                        <c:v>79.953000000000003</c:v>
                      </c:pt>
                      <c:pt idx="1042" formatCode="General">
                        <c:v>79.962999999999994</c:v>
                      </c:pt>
                      <c:pt idx="1043" formatCode="General">
                        <c:v>79.972999999999999</c:v>
                      </c:pt>
                      <c:pt idx="1044" formatCode="General">
                        <c:v>79.983000000000004</c:v>
                      </c:pt>
                      <c:pt idx="1045" formatCode="General">
                        <c:v>79.992999999999995</c:v>
                      </c:pt>
                      <c:pt idx="1046" formatCode="General">
                        <c:v>80.003</c:v>
                      </c:pt>
                      <c:pt idx="1047" formatCode="General">
                        <c:v>80.013000000000005</c:v>
                      </c:pt>
                      <c:pt idx="1048" formatCode="General">
                        <c:v>80.022999999999996</c:v>
                      </c:pt>
                      <c:pt idx="1049" formatCode="General">
                        <c:v>80.033000000000001</c:v>
                      </c:pt>
                      <c:pt idx="1050" formatCode="General">
                        <c:v>80.043000000000006</c:v>
                      </c:pt>
                      <c:pt idx="1051" formatCode="General">
                        <c:v>80.052999999999997</c:v>
                      </c:pt>
                      <c:pt idx="1052" formatCode="General">
                        <c:v>80.063000000000002</c:v>
                      </c:pt>
                      <c:pt idx="1053" formatCode="General">
                        <c:v>80.072999999999993</c:v>
                      </c:pt>
                      <c:pt idx="1054" formatCode="General">
                        <c:v>80.082999999999998</c:v>
                      </c:pt>
                      <c:pt idx="1055" formatCode="General">
                        <c:v>80.093000000000004</c:v>
                      </c:pt>
                      <c:pt idx="1056" formatCode="General">
                        <c:v>80.102999999999994</c:v>
                      </c:pt>
                      <c:pt idx="1057" formatCode="General">
                        <c:v>80.113</c:v>
                      </c:pt>
                      <c:pt idx="1058" formatCode="General">
                        <c:v>80.123000000000005</c:v>
                      </c:pt>
                      <c:pt idx="1059" formatCode="General">
                        <c:v>80.132999999999996</c:v>
                      </c:pt>
                      <c:pt idx="1060" formatCode="General">
                        <c:v>80.143000000000001</c:v>
                      </c:pt>
                      <c:pt idx="1061" formatCode="General">
                        <c:v>80.153000000000006</c:v>
                      </c:pt>
                      <c:pt idx="1062" formatCode="General">
                        <c:v>80.162999999999997</c:v>
                      </c:pt>
                      <c:pt idx="1063" formatCode="General">
                        <c:v>80.173000000000002</c:v>
                      </c:pt>
                      <c:pt idx="1064" formatCode="General">
                        <c:v>80.183000000000007</c:v>
                      </c:pt>
                      <c:pt idx="1065" formatCode="General">
                        <c:v>80.192999999999998</c:v>
                      </c:pt>
                      <c:pt idx="1066" formatCode="General">
                        <c:v>80.203000000000003</c:v>
                      </c:pt>
                      <c:pt idx="1067" formatCode="General">
                        <c:v>80.212999999999994</c:v>
                      </c:pt>
                      <c:pt idx="1068" formatCode="General">
                        <c:v>80.222999999999999</c:v>
                      </c:pt>
                      <c:pt idx="1069" formatCode="General">
                        <c:v>80.233000000000004</c:v>
                      </c:pt>
                      <c:pt idx="1070" formatCode="General">
                        <c:v>80.242999999999995</c:v>
                      </c:pt>
                      <c:pt idx="1071" formatCode="General">
                        <c:v>80.253</c:v>
                      </c:pt>
                      <c:pt idx="1072" formatCode="General">
                        <c:v>80.263000000000005</c:v>
                      </c:pt>
                      <c:pt idx="1073" formatCode="General">
                        <c:v>80.272999999999996</c:v>
                      </c:pt>
                      <c:pt idx="1074" formatCode="General">
                        <c:v>80.283000000000001</c:v>
                      </c:pt>
                      <c:pt idx="1075" formatCode="General">
                        <c:v>80.293000000000006</c:v>
                      </c:pt>
                      <c:pt idx="1076" formatCode="General">
                        <c:v>80.302999999999997</c:v>
                      </c:pt>
                      <c:pt idx="1077" formatCode="General">
                        <c:v>80.313000000000002</c:v>
                      </c:pt>
                      <c:pt idx="1078" formatCode="General">
                        <c:v>80.322999999999993</c:v>
                      </c:pt>
                      <c:pt idx="1079" formatCode="General">
                        <c:v>80.332999999999998</c:v>
                      </c:pt>
                      <c:pt idx="1080" formatCode="General">
                        <c:v>80.343000000000004</c:v>
                      </c:pt>
                      <c:pt idx="1081" formatCode="General">
                        <c:v>80.352999999999994</c:v>
                      </c:pt>
                      <c:pt idx="1082" formatCode="General">
                        <c:v>80.363</c:v>
                      </c:pt>
                      <c:pt idx="1083" formatCode="General">
                        <c:v>80.373000000000005</c:v>
                      </c:pt>
                      <c:pt idx="1084" formatCode="General">
                        <c:v>80.382999999999996</c:v>
                      </c:pt>
                      <c:pt idx="1085" formatCode="General">
                        <c:v>80.393000000000001</c:v>
                      </c:pt>
                      <c:pt idx="1086" formatCode="General">
                        <c:v>80.403000000000006</c:v>
                      </c:pt>
                      <c:pt idx="1087" formatCode="General">
                        <c:v>80.412999999999997</c:v>
                      </c:pt>
                      <c:pt idx="1088" formatCode="General">
                        <c:v>80.423000000000002</c:v>
                      </c:pt>
                      <c:pt idx="1089" formatCode="General">
                        <c:v>80.433000000000007</c:v>
                      </c:pt>
                      <c:pt idx="1090" formatCode="General">
                        <c:v>80.442999999999998</c:v>
                      </c:pt>
                      <c:pt idx="1091" formatCode="General">
                        <c:v>80.453000000000003</c:v>
                      </c:pt>
                      <c:pt idx="1092" formatCode="General">
                        <c:v>80.462999999999994</c:v>
                      </c:pt>
                      <c:pt idx="1093" formatCode="General">
                        <c:v>80.472999999999999</c:v>
                      </c:pt>
                      <c:pt idx="1094" formatCode="General">
                        <c:v>80.483000000000004</c:v>
                      </c:pt>
                      <c:pt idx="1095" formatCode="General">
                        <c:v>80.492999999999995</c:v>
                      </c:pt>
                      <c:pt idx="1096" formatCode="General">
                        <c:v>80.503</c:v>
                      </c:pt>
                      <c:pt idx="1097" formatCode="General">
                        <c:v>80.513000000000005</c:v>
                      </c:pt>
                      <c:pt idx="1098" formatCode="General">
                        <c:v>80.522999999999996</c:v>
                      </c:pt>
                      <c:pt idx="1099" formatCode="General">
                        <c:v>80.533000000000001</c:v>
                      </c:pt>
                      <c:pt idx="1100" formatCode="General">
                        <c:v>80.543000000000006</c:v>
                      </c:pt>
                      <c:pt idx="1101" formatCode="General">
                        <c:v>80.552999999999997</c:v>
                      </c:pt>
                      <c:pt idx="1102" formatCode="General">
                        <c:v>80.563000000000002</c:v>
                      </c:pt>
                      <c:pt idx="1103" formatCode="General">
                        <c:v>80.572999999999993</c:v>
                      </c:pt>
                      <c:pt idx="1104" formatCode="General">
                        <c:v>80.582999999999998</c:v>
                      </c:pt>
                      <c:pt idx="1105" formatCode="General">
                        <c:v>80.593000000000004</c:v>
                      </c:pt>
                      <c:pt idx="1106" formatCode="General">
                        <c:v>80.602999999999994</c:v>
                      </c:pt>
                      <c:pt idx="1107" formatCode="General">
                        <c:v>80.613</c:v>
                      </c:pt>
                      <c:pt idx="1108" formatCode="General">
                        <c:v>80.623000000000005</c:v>
                      </c:pt>
                      <c:pt idx="1109" formatCode="General">
                        <c:v>80.632999999999996</c:v>
                      </c:pt>
                      <c:pt idx="1110" formatCode="General">
                        <c:v>80.643000000000001</c:v>
                      </c:pt>
                      <c:pt idx="1111" formatCode="General">
                        <c:v>80.653000000000006</c:v>
                      </c:pt>
                      <c:pt idx="1112" formatCode="General">
                        <c:v>80.662999999999997</c:v>
                      </c:pt>
                      <c:pt idx="1113" formatCode="General">
                        <c:v>80.673000000000002</c:v>
                      </c:pt>
                      <c:pt idx="1114" formatCode="General">
                        <c:v>80.683000000000007</c:v>
                      </c:pt>
                      <c:pt idx="1115" formatCode="General">
                        <c:v>80.692999999999998</c:v>
                      </c:pt>
                      <c:pt idx="1116" formatCode="General">
                        <c:v>80.703000000000003</c:v>
                      </c:pt>
                      <c:pt idx="1117" formatCode="General">
                        <c:v>80.712999999999994</c:v>
                      </c:pt>
                      <c:pt idx="1118" formatCode="General">
                        <c:v>80.722999999999999</c:v>
                      </c:pt>
                      <c:pt idx="1119" formatCode="General">
                        <c:v>80.733000000000004</c:v>
                      </c:pt>
                      <c:pt idx="1120" formatCode="General">
                        <c:v>80.742999999999995</c:v>
                      </c:pt>
                      <c:pt idx="1121" formatCode="General">
                        <c:v>80.753</c:v>
                      </c:pt>
                      <c:pt idx="1122" formatCode="General">
                        <c:v>80.763000000000005</c:v>
                      </c:pt>
                      <c:pt idx="1123" formatCode="General">
                        <c:v>80.772999999999996</c:v>
                      </c:pt>
                      <c:pt idx="1124" formatCode="General">
                        <c:v>80.783000000000001</c:v>
                      </c:pt>
                      <c:pt idx="1125" formatCode="General">
                        <c:v>80.793000000000006</c:v>
                      </c:pt>
                      <c:pt idx="1126" formatCode="General">
                        <c:v>80.802999999999997</c:v>
                      </c:pt>
                      <c:pt idx="1127" formatCode="General">
                        <c:v>80.813000000000002</c:v>
                      </c:pt>
                      <c:pt idx="1128" formatCode="General">
                        <c:v>80.822999999999993</c:v>
                      </c:pt>
                      <c:pt idx="1129" formatCode="General">
                        <c:v>80.832999999999998</c:v>
                      </c:pt>
                      <c:pt idx="1130" formatCode="General">
                        <c:v>80.843000000000004</c:v>
                      </c:pt>
                      <c:pt idx="1131" formatCode="General">
                        <c:v>80.852999999999994</c:v>
                      </c:pt>
                      <c:pt idx="1132" formatCode="General">
                        <c:v>80.863</c:v>
                      </c:pt>
                      <c:pt idx="1133" formatCode="General">
                        <c:v>80.873000000000005</c:v>
                      </c:pt>
                      <c:pt idx="1134" formatCode="General">
                        <c:v>80.882999999999996</c:v>
                      </c:pt>
                      <c:pt idx="1135" formatCode="General">
                        <c:v>80.893000000000001</c:v>
                      </c:pt>
                      <c:pt idx="1136" formatCode="General">
                        <c:v>80.903000000000006</c:v>
                      </c:pt>
                      <c:pt idx="1137" formatCode="General">
                        <c:v>80.912999999999997</c:v>
                      </c:pt>
                      <c:pt idx="1138" formatCode="General">
                        <c:v>80.923000000000002</c:v>
                      </c:pt>
                      <c:pt idx="1139" formatCode="General">
                        <c:v>80.933000000000007</c:v>
                      </c:pt>
                      <c:pt idx="1140" formatCode="General">
                        <c:v>80.942999999999998</c:v>
                      </c:pt>
                      <c:pt idx="1141" formatCode="General">
                        <c:v>80.953000000000003</c:v>
                      </c:pt>
                      <c:pt idx="1142" formatCode="General">
                        <c:v>80.962999999999994</c:v>
                      </c:pt>
                      <c:pt idx="1143" formatCode="General">
                        <c:v>80.972999999999999</c:v>
                      </c:pt>
                      <c:pt idx="1144" formatCode="General">
                        <c:v>80.983000000000004</c:v>
                      </c:pt>
                      <c:pt idx="1145" formatCode="General">
                        <c:v>80.992999999999995</c:v>
                      </c:pt>
                      <c:pt idx="1146" formatCode="General">
                        <c:v>81.003</c:v>
                      </c:pt>
                      <c:pt idx="1147" formatCode="General">
                        <c:v>81.013000000000005</c:v>
                      </c:pt>
                      <c:pt idx="1148" formatCode="General">
                        <c:v>81.022999999999996</c:v>
                      </c:pt>
                      <c:pt idx="1149" formatCode="General">
                        <c:v>81.033000000000001</c:v>
                      </c:pt>
                      <c:pt idx="1150" formatCode="General">
                        <c:v>81.043000000000006</c:v>
                      </c:pt>
                      <c:pt idx="1151" formatCode="General">
                        <c:v>81.052999999999997</c:v>
                      </c:pt>
                      <c:pt idx="1152" formatCode="General">
                        <c:v>81.063000000000002</c:v>
                      </c:pt>
                      <c:pt idx="1153" formatCode="General">
                        <c:v>81.072999999999993</c:v>
                      </c:pt>
                      <c:pt idx="1154" formatCode="General">
                        <c:v>81.082999999999998</c:v>
                      </c:pt>
                      <c:pt idx="1155" formatCode="General">
                        <c:v>81.093000000000004</c:v>
                      </c:pt>
                      <c:pt idx="1156" formatCode="General">
                        <c:v>81.102999999999994</c:v>
                      </c:pt>
                      <c:pt idx="1157" formatCode="General">
                        <c:v>81.113</c:v>
                      </c:pt>
                      <c:pt idx="1158" formatCode="General">
                        <c:v>81.123000000000005</c:v>
                      </c:pt>
                      <c:pt idx="1159" formatCode="General">
                        <c:v>81.132999999999996</c:v>
                      </c:pt>
                      <c:pt idx="1160" formatCode="General">
                        <c:v>81.143000000000001</c:v>
                      </c:pt>
                      <c:pt idx="1161" formatCode="General">
                        <c:v>81.153000000000006</c:v>
                      </c:pt>
                      <c:pt idx="1162" formatCode="General">
                        <c:v>81.162999999999997</c:v>
                      </c:pt>
                      <c:pt idx="1163" formatCode="General">
                        <c:v>81.173000000000002</c:v>
                      </c:pt>
                      <c:pt idx="1164" formatCode="General">
                        <c:v>81.183000000000007</c:v>
                      </c:pt>
                      <c:pt idx="1165" formatCode="General">
                        <c:v>81.192999999999998</c:v>
                      </c:pt>
                      <c:pt idx="1166" formatCode="General">
                        <c:v>81.203000000000003</c:v>
                      </c:pt>
                      <c:pt idx="1167" formatCode="General">
                        <c:v>81.212999999999994</c:v>
                      </c:pt>
                      <c:pt idx="1168" formatCode="General">
                        <c:v>81.222999999999999</c:v>
                      </c:pt>
                      <c:pt idx="1169" formatCode="General">
                        <c:v>81.233000000000004</c:v>
                      </c:pt>
                      <c:pt idx="1170" formatCode="General">
                        <c:v>81.242999999999995</c:v>
                      </c:pt>
                      <c:pt idx="1171" formatCode="General">
                        <c:v>81.253</c:v>
                      </c:pt>
                      <c:pt idx="1172" formatCode="General">
                        <c:v>81.263000000000005</c:v>
                      </c:pt>
                      <c:pt idx="1173" formatCode="General">
                        <c:v>81.272999999999996</c:v>
                      </c:pt>
                      <c:pt idx="1174" formatCode="General">
                        <c:v>81.283000000000001</c:v>
                      </c:pt>
                      <c:pt idx="1175" formatCode="General">
                        <c:v>81.293000000000006</c:v>
                      </c:pt>
                      <c:pt idx="1176" formatCode="General">
                        <c:v>81.302999999999997</c:v>
                      </c:pt>
                      <c:pt idx="1177" formatCode="General">
                        <c:v>81.313000000000002</c:v>
                      </c:pt>
                      <c:pt idx="1178" formatCode="General">
                        <c:v>81.322999999999993</c:v>
                      </c:pt>
                      <c:pt idx="1179" formatCode="General">
                        <c:v>81.332999999999998</c:v>
                      </c:pt>
                      <c:pt idx="1180" formatCode="General">
                        <c:v>81.343000000000004</c:v>
                      </c:pt>
                      <c:pt idx="1181" formatCode="General">
                        <c:v>81.352999999999994</c:v>
                      </c:pt>
                      <c:pt idx="1182" formatCode="General">
                        <c:v>81.363</c:v>
                      </c:pt>
                      <c:pt idx="1183" formatCode="General">
                        <c:v>81.373000000000005</c:v>
                      </c:pt>
                      <c:pt idx="1184" formatCode="General">
                        <c:v>81.382999999999996</c:v>
                      </c:pt>
                      <c:pt idx="1185" formatCode="General">
                        <c:v>81.393000000000001</c:v>
                      </c:pt>
                      <c:pt idx="1186" formatCode="General">
                        <c:v>81.403000000000006</c:v>
                      </c:pt>
                      <c:pt idx="1187" formatCode="General">
                        <c:v>81.412999999999997</c:v>
                      </c:pt>
                      <c:pt idx="1188" formatCode="General">
                        <c:v>81.423000000000002</c:v>
                      </c:pt>
                      <c:pt idx="1189" formatCode="General">
                        <c:v>81.433000000000007</c:v>
                      </c:pt>
                      <c:pt idx="1190" formatCode="General">
                        <c:v>81.442999999999998</c:v>
                      </c:pt>
                      <c:pt idx="1191" formatCode="General">
                        <c:v>81.453000000000003</c:v>
                      </c:pt>
                      <c:pt idx="1192" formatCode="General">
                        <c:v>81.462999999999994</c:v>
                      </c:pt>
                      <c:pt idx="1193" formatCode="General">
                        <c:v>81.472999999999999</c:v>
                      </c:pt>
                      <c:pt idx="1194" formatCode="General">
                        <c:v>81.483000000000004</c:v>
                      </c:pt>
                      <c:pt idx="1195" formatCode="General">
                        <c:v>81.492999999999995</c:v>
                      </c:pt>
                      <c:pt idx="1196" formatCode="General">
                        <c:v>81.503</c:v>
                      </c:pt>
                      <c:pt idx="1197" formatCode="General">
                        <c:v>81.513000000000005</c:v>
                      </c:pt>
                      <c:pt idx="1198" formatCode="General">
                        <c:v>81.522999999999996</c:v>
                      </c:pt>
                      <c:pt idx="1199" formatCode="General">
                        <c:v>81.533000000000001</c:v>
                      </c:pt>
                      <c:pt idx="1200" formatCode="General">
                        <c:v>81.543000000000006</c:v>
                      </c:pt>
                      <c:pt idx="1201" formatCode="General">
                        <c:v>81.552999999999997</c:v>
                      </c:pt>
                      <c:pt idx="1202" formatCode="General">
                        <c:v>81.563000000000002</c:v>
                      </c:pt>
                      <c:pt idx="1203" formatCode="General">
                        <c:v>81.572999999999993</c:v>
                      </c:pt>
                      <c:pt idx="1204" formatCode="General">
                        <c:v>81.582999999999998</c:v>
                      </c:pt>
                      <c:pt idx="1205" formatCode="General">
                        <c:v>81.593000000000004</c:v>
                      </c:pt>
                      <c:pt idx="1206" formatCode="General">
                        <c:v>81.602999999999994</c:v>
                      </c:pt>
                      <c:pt idx="1207" formatCode="General">
                        <c:v>81.613</c:v>
                      </c:pt>
                      <c:pt idx="1208" formatCode="General">
                        <c:v>81.623000000000005</c:v>
                      </c:pt>
                      <c:pt idx="1209" formatCode="General">
                        <c:v>81.632999999999996</c:v>
                      </c:pt>
                      <c:pt idx="1210" formatCode="General">
                        <c:v>81.643000000000001</c:v>
                      </c:pt>
                      <c:pt idx="1211" formatCode="General">
                        <c:v>81.653000000000006</c:v>
                      </c:pt>
                      <c:pt idx="1212" formatCode="General">
                        <c:v>81.662999999999997</c:v>
                      </c:pt>
                      <c:pt idx="1213" formatCode="General">
                        <c:v>81.673000000000002</c:v>
                      </c:pt>
                      <c:pt idx="1214" formatCode="General">
                        <c:v>81.683000000000007</c:v>
                      </c:pt>
                      <c:pt idx="1215" formatCode="General">
                        <c:v>81.692999999999998</c:v>
                      </c:pt>
                      <c:pt idx="1216" formatCode="General">
                        <c:v>81.703000000000003</c:v>
                      </c:pt>
                      <c:pt idx="1217" formatCode="General">
                        <c:v>81.712999999999994</c:v>
                      </c:pt>
                      <c:pt idx="1218" formatCode="General">
                        <c:v>81.722999999999999</c:v>
                      </c:pt>
                      <c:pt idx="1219" formatCode="General">
                        <c:v>81.733000000000004</c:v>
                      </c:pt>
                      <c:pt idx="1220" formatCode="General">
                        <c:v>81.742999999999995</c:v>
                      </c:pt>
                      <c:pt idx="1221" formatCode="General">
                        <c:v>81.753</c:v>
                      </c:pt>
                      <c:pt idx="1222" formatCode="General">
                        <c:v>81.763000000000005</c:v>
                      </c:pt>
                      <c:pt idx="1223" formatCode="General">
                        <c:v>81.772999999999996</c:v>
                      </c:pt>
                      <c:pt idx="1224" formatCode="General">
                        <c:v>81.783000000000001</c:v>
                      </c:pt>
                      <c:pt idx="1225" formatCode="General">
                        <c:v>81.793000000000006</c:v>
                      </c:pt>
                      <c:pt idx="1226" formatCode="General">
                        <c:v>81.802999999999997</c:v>
                      </c:pt>
                      <c:pt idx="1227" formatCode="General">
                        <c:v>81.813000000000002</c:v>
                      </c:pt>
                      <c:pt idx="1228" formatCode="General">
                        <c:v>81.822999999999993</c:v>
                      </c:pt>
                      <c:pt idx="1229" formatCode="General">
                        <c:v>81.832999999999998</c:v>
                      </c:pt>
                      <c:pt idx="1230" formatCode="General">
                        <c:v>81.843000000000004</c:v>
                      </c:pt>
                      <c:pt idx="1231" formatCode="General">
                        <c:v>81.852999999999994</c:v>
                      </c:pt>
                      <c:pt idx="1232" formatCode="General">
                        <c:v>81.863</c:v>
                      </c:pt>
                      <c:pt idx="1233" formatCode="General">
                        <c:v>81.873000000000005</c:v>
                      </c:pt>
                      <c:pt idx="1234" formatCode="General">
                        <c:v>81.882999999999996</c:v>
                      </c:pt>
                      <c:pt idx="1235" formatCode="General">
                        <c:v>81.893000000000001</c:v>
                      </c:pt>
                      <c:pt idx="1236" formatCode="General">
                        <c:v>81.903000000000006</c:v>
                      </c:pt>
                      <c:pt idx="1237" formatCode="General">
                        <c:v>81.912999999999997</c:v>
                      </c:pt>
                      <c:pt idx="1238" formatCode="General">
                        <c:v>81.923000000000002</c:v>
                      </c:pt>
                      <c:pt idx="1239" formatCode="General">
                        <c:v>81.933000000000007</c:v>
                      </c:pt>
                      <c:pt idx="1240" formatCode="General">
                        <c:v>81.942999999999998</c:v>
                      </c:pt>
                      <c:pt idx="1241" formatCode="General">
                        <c:v>81.953000000000003</c:v>
                      </c:pt>
                      <c:pt idx="1242" formatCode="General">
                        <c:v>81.962999999999994</c:v>
                      </c:pt>
                      <c:pt idx="1243" formatCode="General">
                        <c:v>81.972999999999999</c:v>
                      </c:pt>
                      <c:pt idx="1244" formatCode="General">
                        <c:v>81.983000000000004</c:v>
                      </c:pt>
                      <c:pt idx="1245" formatCode="General">
                        <c:v>81.992999999999995</c:v>
                      </c:pt>
                      <c:pt idx="1246" formatCode="General">
                        <c:v>82.003</c:v>
                      </c:pt>
                      <c:pt idx="1247" formatCode="General">
                        <c:v>82.013000000000005</c:v>
                      </c:pt>
                      <c:pt idx="1248" formatCode="General">
                        <c:v>82.022999999999996</c:v>
                      </c:pt>
                      <c:pt idx="1249" formatCode="General">
                        <c:v>82.033000000000001</c:v>
                      </c:pt>
                      <c:pt idx="1250" formatCode="General">
                        <c:v>82.043000000000006</c:v>
                      </c:pt>
                      <c:pt idx="1251" formatCode="General">
                        <c:v>82.052999999999997</c:v>
                      </c:pt>
                      <c:pt idx="1252" formatCode="General">
                        <c:v>82.063000000000002</c:v>
                      </c:pt>
                      <c:pt idx="1253" formatCode="General">
                        <c:v>82.072999999999993</c:v>
                      </c:pt>
                      <c:pt idx="1254" formatCode="General">
                        <c:v>82.082999999999998</c:v>
                      </c:pt>
                      <c:pt idx="1255" formatCode="General">
                        <c:v>82.093000000000004</c:v>
                      </c:pt>
                      <c:pt idx="1256" formatCode="General">
                        <c:v>82.102999999999994</c:v>
                      </c:pt>
                      <c:pt idx="1257" formatCode="General">
                        <c:v>82.113</c:v>
                      </c:pt>
                      <c:pt idx="1258" formatCode="General">
                        <c:v>82.123000000000005</c:v>
                      </c:pt>
                      <c:pt idx="1259" formatCode="General">
                        <c:v>82.132999999999996</c:v>
                      </c:pt>
                      <c:pt idx="1260" formatCode="General">
                        <c:v>82.143000000000001</c:v>
                      </c:pt>
                      <c:pt idx="1261" formatCode="General">
                        <c:v>82.153000000000006</c:v>
                      </c:pt>
                      <c:pt idx="1262" formatCode="General">
                        <c:v>82.162999999999997</c:v>
                      </c:pt>
                      <c:pt idx="1263" formatCode="General">
                        <c:v>82.173000000000002</c:v>
                      </c:pt>
                      <c:pt idx="1264" formatCode="General">
                        <c:v>82.183000000000007</c:v>
                      </c:pt>
                      <c:pt idx="1265" formatCode="General">
                        <c:v>82.192999999999998</c:v>
                      </c:pt>
                      <c:pt idx="1266" formatCode="General">
                        <c:v>82.203000000000003</c:v>
                      </c:pt>
                      <c:pt idx="1267" formatCode="General">
                        <c:v>82.212999999999994</c:v>
                      </c:pt>
                      <c:pt idx="1268" formatCode="General">
                        <c:v>82.222999999999999</c:v>
                      </c:pt>
                      <c:pt idx="1269" formatCode="General">
                        <c:v>82.233000000000004</c:v>
                      </c:pt>
                      <c:pt idx="1270" formatCode="General">
                        <c:v>82.242999999999995</c:v>
                      </c:pt>
                      <c:pt idx="1271" formatCode="General">
                        <c:v>82.253</c:v>
                      </c:pt>
                      <c:pt idx="1272" formatCode="General">
                        <c:v>82.263000000000005</c:v>
                      </c:pt>
                      <c:pt idx="1273" formatCode="General">
                        <c:v>82.272999999999996</c:v>
                      </c:pt>
                      <c:pt idx="1274" formatCode="General">
                        <c:v>82.283000000000001</c:v>
                      </c:pt>
                      <c:pt idx="1275" formatCode="General">
                        <c:v>82.293000000000006</c:v>
                      </c:pt>
                      <c:pt idx="1276" formatCode="General">
                        <c:v>82.302999999999997</c:v>
                      </c:pt>
                      <c:pt idx="1277" formatCode="General">
                        <c:v>82.313000000000002</c:v>
                      </c:pt>
                      <c:pt idx="1278" formatCode="General">
                        <c:v>82.322999999999993</c:v>
                      </c:pt>
                      <c:pt idx="1279" formatCode="General">
                        <c:v>82.332999999999998</c:v>
                      </c:pt>
                      <c:pt idx="1280" formatCode="General">
                        <c:v>82.343000000000004</c:v>
                      </c:pt>
                      <c:pt idx="1281" formatCode="General">
                        <c:v>82.352999999999994</c:v>
                      </c:pt>
                      <c:pt idx="1282" formatCode="General">
                        <c:v>82.363</c:v>
                      </c:pt>
                      <c:pt idx="1283" formatCode="General">
                        <c:v>82.373000000000005</c:v>
                      </c:pt>
                      <c:pt idx="1284" formatCode="General">
                        <c:v>82.382999999999996</c:v>
                      </c:pt>
                      <c:pt idx="1285" formatCode="General">
                        <c:v>82.393000000000001</c:v>
                      </c:pt>
                      <c:pt idx="1286" formatCode="General">
                        <c:v>82.403000000000006</c:v>
                      </c:pt>
                      <c:pt idx="1287" formatCode="General">
                        <c:v>82.412999999999997</c:v>
                      </c:pt>
                      <c:pt idx="1288" formatCode="General">
                        <c:v>82.423000000000002</c:v>
                      </c:pt>
                      <c:pt idx="1289" formatCode="General">
                        <c:v>82.433000000000007</c:v>
                      </c:pt>
                      <c:pt idx="1290" formatCode="General">
                        <c:v>82.442999999999998</c:v>
                      </c:pt>
                      <c:pt idx="1291" formatCode="General">
                        <c:v>82.453000000000003</c:v>
                      </c:pt>
                      <c:pt idx="1292" formatCode="General">
                        <c:v>82.462999999999994</c:v>
                      </c:pt>
                      <c:pt idx="1293" formatCode="General">
                        <c:v>82.472999999999999</c:v>
                      </c:pt>
                      <c:pt idx="1294" formatCode="General">
                        <c:v>82.483000000000004</c:v>
                      </c:pt>
                      <c:pt idx="1295" formatCode="General">
                        <c:v>82.492999999999995</c:v>
                      </c:pt>
                      <c:pt idx="1296" formatCode="General">
                        <c:v>82.503</c:v>
                      </c:pt>
                      <c:pt idx="1297" formatCode="General">
                        <c:v>82.513000000000005</c:v>
                      </c:pt>
                      <c:pt idx="1298" formatCode="General">
                        <c:v>82.522999999999996</c:v>
                      </c:pt>
                      <c:pt idx="1299" formatCode="General">
                        <c:v>82.533000000000001</c:v>
                      </c:pt>
                      <c:pt idx="1300" formatCode="General">
                        <c:v>82.543000000000006</c:v>
                      </c:pt>
                      <c:pt idx="1301" formatCode="General">
                        <c:v>82.552999999999997</c:v>
                      </c:pt>
                      <c:pt idx="1302" formatCode="General">
                        <c:v>82.563000000000002</c:v>
                      </c:pt>
                      <c:pt idx="1303" formatCode="General">
                        <c:v>82.572999999999993</c:v>
                      </c:pt>
                      <c:pt idx="1304" formatCode="General">
                        <c:v>82.582999999999998</c:v>
                      </c:pt>
                      <c:pt idx="1305" formatCode="General">
                        <c:v>82.593000000000004</c:v>
                      </c:pt>
                      <c:pt idx="1306" formatCode="General">
                        <c:v>82.602999999999994</c:v>
                      </c:pt>
                      <c:pt idx="1307" formatCode="General">
                        <c:v>82.613</c:v>
                      </c:pt>
                      <c:pt idx="1308" formatCode="General">
                        <c:v>82.623000000000005</c:v>
                      </c:pt>
                      <c:pt idx="1309" formatCode="General">
                        <c:v>82.632999999999996</c:v>
                      </c:pt>
                      <c:pt idx="1310" formatCode="General">
                        <c:v>82.643000000000001</c:v>
                      </c:pt>
                      <c:pt idx="1311" formatCode="General">
                        <c:v>82.653000000000006</c:v>
                      </c:pt>
                      <c:pt idx="1312" formatCode="General">
                        <c:v>82.662999999999997</c:v>
                      </c:pt>
                      <c:pt idx="1313" formatCode="General">
                        <c:v>82.673000000000002</c:v>
                      </c:pt>
                      <c:pt idx="1314" formatCode="General">
                        <c:v>82.683000000000007</c:v>
                      </c:pt>
                      <c:pt idx="1315" formatCode="General">
                        <c:v>82.692999999999998</c:v>
                      </c:pt>
                      <c:pt idx="1316" formatCode="General">
                        <c:v>82.703000000000003</c:v>
                      </c:pt>
                      <c:pt idx="1317" formatCode="General">
                        <c:v>82.712999999999994</c:v>
                      </c:pt>
                      <c:pt idx="1318" formatCode="General">
                        <c:v>82.722999999999999</c:v>
                      </c:pt>
                      <c:pt idx="1319" formatCode="General">
                        <c:v>82.733000000000004</c:v>
                      </c:pt>
                      <c:pt idx="1320" formatCode="General">
                        <c:v>82.742999999999995</c:v>
                      </c:pt>
                      <c:pt idx="1321" formatCode="General">
                        <c:v>82.753</c:v>
                      </c:pt>
                      <c:pt idx="1322" formatCode="General">
                        <c:v>82.763000000000005</c:v>
                      </c:pt>
                      <c:pt idx="1323" formatCode="General">
                        <c:v>82.772999999999996</c:v>
                      </c:pt>
                      <c:pt idx="1324" formatCode="General">
                        <c:v>82.783000000000001</c:v>
                      </c:pt>
                      <c:pt idx="1325" formatCode="General">
                        <c:v>82.793000000000006</c:v>
                      </c:pt>
                      <c:pt idx="1326" formatCode="General">
                        <c:v>82.802999999999997</c:v>
                      </c:pt>
                      <c:pt idx="1327" formatCode="General">
                        <c:v>82.813000000000002</c:v>
                      </c:pt>
                      <c:pt idx="1328" formatCode="General">
                        <c:v>82.822999999999993</c:v>
                      </c:pt>
                      <c:pt idx="1329" formatCode="General">
                        <c:v>82.832999999999998</c:v>
                      </c:pt>
                      <c:pt idx="1330" formatCode="General">
                        <c:v>82.843000000000004</c:v>
                      </c:pt>
                      <c:pt idx="1331" formatCode="General">
                        <c:v>82.852999999999994</c:v>
                      </c:pt>
                      <c:pt idx="1332" formatCode="General">
                        <c:v>82.863</c:v>
                      </c:pt>
                      <c:pt idx="1333" formatCode="General">
                        <c:v>82.873000000000005</c:v>
                      </c:pt>
                      <c:pt idx="1334" formatCode="General">
                        <c:v>82.882999999999996</c:v>
                      </c:pt>
                      <c:pt idx="1335" formatCode="General">
                        <c:v>82.893000000000001</c:v>
                      </c:pt>
                      <c:pt idx="1336" formatCode="General">
                        <c:v>82.903000000000006</c:v>
                      </c:pt>
                      <c:pt idx="1337" formatCode="General">
                        <c:v>82.912999999999997</c:v>
                      </c:pt>
                      <c:pt idx="1338" formatCode="General">
                        <c:v>82.923000000000002</c:v>
                      </c:pt>
                      <c:pt idx="1339" formatCode="General">
                        <c:v>82.933000000000007</c:v>
                      </c:pt>
                      <c:pt idx="1340" formatCode="General">
                        <c:v>82.942999999999998</c:v>
                      </c:pt>
                      <c:pt idx="1341" formatCode="General">
                        <c:v>82.953000000000003</c:v>
                      </c:pt>
                      <c:pt idx="1342" formatCode="General">
                        <c:v>82.962999999999994</c:v>
                      </c:pt>
                      <c:pt idx="1343" formatCode="General">
                        <c:v>82.972999999999999</c:v>
                      </c:pt>
                      <c:pt idx="1344" formatCode="General">
                        <c:v>82.983000000000004</c:v>
                      </c:pt>
                      <c:pt idx="1345" formatCode="General">
                        <c:v>82.992999999999995</c:v>
                      </c:pt>
                      <c:pt idx="1346" formatCode="General">
                        <c:v>83.003</c:v>
                      </c:pt>
                      <c:pt idx="1347" formatCode="General">
                        <c:v>83.013000000000005</c:v>
                      </c:pt>
                      <c:pt idx="1348" formatCode="General">
                        <c:v>83.022999999999996</c:v>
                      </c:pt>
                      <c:pt idx="1349" formatCode="General">
                        <c:v>83.033000000000001</c:v>
                      </c:pt>
                      <c:pt idx="1350" formatCode="General">
                        <c:v>83.043000000000006</c:v>
                      </c:pt>
                      <c:pt idx="1351" formatCode="General">
                        <c:v>83.052999999999997</c:v>
                      </c:pt>
                      <c:pt idx="1352" formatCode="General">
                        <c:v>83.063000000000002</c:v>
                      </c:pt>
                      <c:pt idx="1353" formatCode="General">
                        <c:v>83.072999999999993</c:v>
                      </c:pt>
                      <c:pt idx="1354" formatCode="General">
                        <c:v>83.082999999999998</c:v>
                      </c:pt>
                      <c:pt idx="1355" formatCode="General">
                        <c:v>83.093000000000004</c:v>
                      </c:pt>
                      <c:pt idx="1356" formatCode="General">
                        <c:v>83.102999999999994</c:v>
                      </c:pt>
                      <c:pt idx="1357" formatCode="General">
                        <c:v>83.113</c:v>
                      </c:pt>
                      <c:pt idx="1358" formatCode="General">
                        <c:v>83.123000000000005</c:v>
                      </c:pt>
                      <c:pt idx="1359" formatCode="General">
                        <c:v>83.132999999999996</c:v>
                      </c:pt>
                      <c:pt idx="1360" formatCode="General">
                        <c:v>83.143000000000001</c:v>
                      </c:pt>
                      <c:pt idx="1361" formatCode="General">
                        <c:v>83.153000000000006</c:v>
                      </c:pt>
                      <c:pt idx="1362" formatCode="General">
                        <c:v>83.162999999999997</c:v>
                      </c:pt>
                      <c:pt idx="1363" formatCode="General">
                        <c:v>83.173000000000002</c:v>
                      </c:pt>
                      <c:pt idx="1364" formatCode="General">
                        <c:v>83.183000000000007</c:v>
                      </c:pt>
                      <c:pt idx="1365" formatCode="General">
                        <c:v>83.192999999999998</c:v>
                      </c:pt>
                      <c:pt idx="1366" formatCode="General">
                        <c:v>83.203000000000003</c:v>
                      </c:pt>
                      <c:pt idx="1367" formatCode="General">
                        <c:v>83.212999999999994</c:v>
                      </c:pt>
                      <c:pt idx="1368" formatCode="General">
                        <c:v>83.222999999999999</c:v>
                      </c:pt>
                      <c:pt idx="1369" formatCode="General">
                        <c:v>83.233000000000004</c:v>
                      </c:pt>
                      <c:pt idx="1370" formatCode="General">
                        <c:v>83.242999999999995</c:v>
                      </c:pt>
                      <c:pt idx="1371" formatCode="General">
                        <c:v>83.253</c:v>
                      </c:pt>
                      <c:pt idx="1372" formatCode="General">
                        <c:v>83.263000000000005</c:v>
                      </c:pt>
                      <c:pt idx="1373" formatCode="General">
                        <c:v>83.272999999999996</c:v>
                      </c:pt>
                      <c:pt idx="1374" formatCode="General">
                        <c:v>83.283000000000001</c:v>
                      </c:pt>
                      <c:pt idx="1375" formatCode="General">
                        <c:v>83.293000000000006</c:v>
                      </c:pt>
                      <c:pt idx="1376" formatCode="General">
                        <c:v>83.302999999999997</c:v>
                      </c:pt>
                      <c:pt idx="1377" formatCode="General">
                        <c:v>83.313000000000002</c:v>
                      </c:pt>
                      <c:pt idx="1378" formatCode="General">
                        <c:v>83.322999999999993</c:v>
                      </c:pt>
                      <c:pt idx="1379" formatCode="General">
                        <c:v>83.332999999999998</c:v>
                      </c:pt>
                      <c:pt idx="1380" formatCode="General">
                        <c:v>83.343000000000004</c:v>
                      </c:pt>
                      <c:pt idx="1381" formatCode="General">
                        <c:v>83.352999999999994</c:v>
                      </c:pt>
                      <c:pt idx="1382" formatCode="General">
                        <c:v>83.363</c:v>
                      </c:pt>
                      <c:pt idx="1383" formatCode="General">
                        <c:v>83.373000000000005</c:v>
                      </c:pt>
                      <c:pt idx="1384" formatCode="General">
                        <c:v>83.382999999999996</c:v>
                      </c:pt>
                      <c:pt idx="1385" formatCode="General">
                        <c:v>83.393000000000001</c:v>
                      </c:pt>
                      <c:pt idx="1386" formatCode="General">
                        <c:v>83.403000000000006</c:v>
                      </c:pt>
                      <c:pt idx="1387" formatCode="General">
                        <c:v>83.412999999999997</c:v>
                      </c:pt>
                      <c:pt idx="1388" formatCode="General">
                        <c:v>83.423000000000002</c:v>
                      </c:pt>
                      <c:pt idx="1389" formatCode="General">
                        <c:v>83.433000000000007</c:v>
                      </c:pt>
                      <c:pt idx="1390" formatCode="General">
                        <c:v>83.442999999999998</c:v>
                      </c:pt>
                      <c:pt idx="1391" formatCode="General">
                        <c:v>83.453000000000003</c:v>
                      </c:pt>
                      <c:pt idx="1392" formatCode="General">
                        <c:v>83.462999999999994</c:v>
                      </c:pt>
                      <c:pt idx="1393" formatCode="General">
                        <c:v>83.472999999999999</c:v>
                      </c:pt>
                      <c:pt idx="1394" formatCode="General">
                        <c:v>83.483000000000004</c:v>
                      </c:pt>
                      <c:pt idx="1395" formatCode="General">
                        <c:v>83.492999999999995</c:v>
                      </c:pt>
                      <c:pt idx="1396" formatCode="General">
                        <c:v>83.503</c:v>
                      </c:pt>
                      <c:pt idx="1397" formatCode="General">
                        <c:v>83.513000000000005</c:v>
                      </c:pt>
                      <c:pt idx="1398" formatCode="General">
                        <c:v>83.522999999999996</c:v>
                      </c:pt>
                      <c:pt idx="1399" formatCode="General">
                        <c:v>83.533000000000001</c:v>
                      </c:pt>
                      <c:pt idx="1400" formatCode="General">
                        <c:v>83.543000000000006</c:v>
                      </c:pt>
                      <c:pt idx="1401" formatCode="General">
                        <c:v>83.552999999999997</c:v>
                      </c:pt>
                      <c:pt idx="1402" formatCode="General">
                        <c:v>83.563000000000002</c:v>
                      </c:pt>
                      <c:pt idx="1403" formatCode="General">
                        <c:v>83.572999999999993</c:v>
                      </c:pt>
                      <c:pt idx="1404" formatCode="General">
                        <c:v>83.582999999999998</c:v>
                      </c:pt>
                      <c:pt idx="1405" formatCode="General">
                        <c:v>83.593000000000004</c:v>
                      </c:pt>
                      <c:pt idx="1406" formatCode="General">
                        <c:v>83.602999999999994</c:v>
                      </c:pt>
                      <c:pt idx="1407" formatCode="General">
                        <c:v>83.613</c:v>
                      </c:pt>
                      <c:pt idx="1408" formatCode="General">
                        <c:v>83.623000000000005</c:v>
                      </c:pt>
                      <c:pt idx="1409" formatCode="General">
                        <c:v>83.632999999999996</c:v>
                      </c:pt>
                      <c:pt idx="1410" formatCode="General">
                        <c:v>83.643000000000001</c:v>
                      </c:pt>
                      <c:pt idx="1411" formatCode="General">
                        <c:v>83.653000000000006</c:v>
                      </c:pt>
                      <c:pt idx="1412" formatCode="General">
                        <c:v>83.662999999999997</c:v>
                      </c:pt>
                      <c:pt idx="1413" formatCode="General">
                        <c:v>83.673000000000002</c:v>
                      </c:pt>
                      <c:pt idx="1414" formatCode="General">
                        <c:v>83.683000000000007</c:v>
                      </c:pt>
                      <c:pt idx="1415" formatCode="General">
                        <c:v>83.692999999999998</c:v>
                      </c:pt>
                      <c:pt idx="1416" formatCode="General">
                        <c:v>83.703000000000003</c:v>
                      </c:pt>
                      <c:pt idx="1417" formatCode="General">
                        <c:v>83.712999999999994</c:v>
                      </c:pt>
                      <c:pt idx="1418" formatCode="General">
                        <c:v>83.722999999999999</c:v>
                      </c:pt>
                      <c:pt idx="1419" formatCode="General">
                        <c:v>83.733000000000004</c:v>
                      </c:pt>
                      <c:pt idx="1420" formatCode="General">
                        <c:v>83.742999999999995</c:v>
                      </c:pt>
                      <c:pt idx="1421" formatCode="General">
                        <c:v>83.753</c:v>
                      </c:pt>
                      <c:pt idx="1422" formatCode="General">
                        <c:v>83.763000000000005</c:v>
                      </c:pt>
                      <c:pt idx="1423" formatCode="General">
                        <c:v>83.772999999999996</c:v>
                      </c:pt>
                      <c:pt idx="1424" formatCode="General">
                        <c:v>83.783000000000001</c:v>
                      </c:pt>
                      <c:pt idx="1425" formatCode="General">
                        <c:v>83.793000000000006</c:v>
                      </c:pt>
                      <c:pt idx="1426" formatCode="General">
                        <c:v>83.802999999999997</c:v>
                      </c:pt>
                      <c:pt idx="1427" formatCode="General">
                        <c:v>83.813000000000002</c:v>
                      </c:pt>
                      <c:pt idx="1428" formatCode="General">
                        <c:v>83.822999999999993</c:v>
                      </c:pt>
                      <c:pt idx="1429" formatCode="General">
                        <c:v>83.832999999999998</c:v>
                      </c:pt>
                      <c:pt idx="1430" formatCode="General">
                        <c:v>83.843000000000004</c:v>
                      </c:pt>
                      <c:pt idx="1431" formatCode="General">
                        <c:v>83.852999999999994</c:v>
                      </c:pt>
                      <c:pt idx="1432" formatCode="General">
                        <c:v>83.863</c:v>
                      </c:pt>
                      <c:pt idx="1433" formatCode="General">
                        <c:v>83.873000000000005</c:v>
                      </c:pt>
                      <c:pt idx="1434" formatCode="General">
                        <c:v>83.882999999999996</c:v>
                      </c:pt>
                      <c:pt idx="1435" formatCode="General">
                        <c:v>83.893000000000001</c:v>
                      </c:pt>
                      <c:pt idx="1436" formatCode="General">
                        <c:v>83.903000000000006</c:v>
                      </c:pt>
                      <c:pt idx="1437" formatCode="General">
                        <c:v>83.912999999999997</c:v>
                      </c:pt>
                      <c:pt idx="1438" formatCode="General">
                        <c:v>83.923000000000002</c:v>
                      </c:pt>
                      <c:pt idx="1439" formatCode="General">
                        <c:v>83.933000000000007</c:v>
                      </c:pt>
                      <c:pt idx="1440" formatCode="General">
                        <c:v>83.942999999999998</c:v>
                      </c:pt>
                      <c:pt idx="1441" formatCode="General">
                        <c:v>83.953000000000003</c:v>
                      </c:pt>
                      <c:pt idx="1442" formatCode="General">
                        <c:v>83.962999999999994</c:v>
                      </c:pt>
                      <c:pt idx="1443" formatCode="General">
                        <c:v>83.972999999999999</c:v>
                      </c:pt>
                      <c:pt idx="1444" formatCode="General">
                        <c:v>83.983000000000004</c:v>
                      </c:pt>
                      <c:pt idx="1445" formatCode="General">
                        <c:v>83.992999999999995</c:v>
                      </c:pt>
                      <c:pt idx="1446" formatCode="General">
                        <c:v>84.003</c:v>
                      </c:pt>
                      <c:pt idx="1447" formatCode="General">
                        <c:v>84.013000000000005</c:v>
                      </c:pt>
                      <c:pt idx="1448" formatCode="General">
                        <c:v>84.022999999999996</c:v>
                      </c:pt>
                      <c:pt idx="1449" formatCode="General">
                        <c:v>84.033000000000001</c:v>
                      </c:pt>
                      <c:pt idx="1450" formatCode="General">
                        <c:v>84.043000000000006</c:v>
                      </c:pt>
                      <c:pt idx="1451" formatCode="General">
                        <c:v>84.052999999999997</c:v>
                      </c:pt>
                      <c:pt idx="1452" formatCode="General">
                        <c:v>84.063000000000002</c:v>
                      </c:pt>
                      <c:pt idx="1453" formatCode="General">
                        <c:v>84.072999999999993</c:v>
                      </c:pt>
                      <c:pt idx="1454" formatCode="General">
                        <c:v>84.082999999999998</c:v>
                      </c:pt>
                      <c:pt idx="1455" formatCode="General">
                        <c:v>84.093000000000004</c:v>
                      </c:pt>
                      <c:pt idx="1456" formatCode="General">
                        <c:v>84.102999999999994</c:v>
                      </c:pt>
                      <c:pt idx="1457" formatCode="General">
                        <c:v>84.113</c:v>
                      </c:pt>
                      <c:pt idx="1458" formatCode="General">
                        <c:v>84.123000000000005</c:v>
                      </c:pt>
                      <c:pt idx="1459" formatCode="General">
                        <c:v>84.132999999999996</c:v>
                      </c:pt>
                      <c:pt idx="1460" formatCode="General">
                        <c:v>84.143000000000001</c:v>
                      </c:pt>
                      <c:pt idx="1461" formatCode="General">
                        <c:v>84.153000000000006</c:v>
                      </c:pt>
                      <c:pt idx="1462" formatCode="General">
                        <c:v>84.162999999999997</c:v>
                      </c:pt>
                      <c:pt idx="1463" formatCode="General">
                        <c:v>84.173000000000002</c:v>
                      </c:pt>
                      <c:pt idx="1464" formatCode="General">
                        <c:v>84.183000000000007</c:v>
                      </c:pt>
                      <c:pt idx="1465" formatCode="General">
                        <c:v>84.192999999999998</c:v>
                      </c:pt>
                      <c:pt idx="1466" formatCode="General">
                        <c:v>84.203000000000003</c:v>
                      </c:pt>
                      <c:pt idx="1467" formatCode="General">
                        <c:v>84.212999999999994</c:v>
                      </c:pt>
                      <c:pt idx="1468" formatCode="General">
                        <c:v>84.222999999999999</c:v>
                      </c:pt>
                      <c:pt idx="1469" formatCode="General">
                        <c:v>84.233000000000004</c:v>
                      </c:pt>
                      <c:pt idx="1470" formatCode="General">
                        <c:v>84.242999999999995</c:v>
                      </c:pt>
                      <c:pt idx="1471" formatCode="General">
                        <c:v>84.253</c:v>
                      </c:pt>
                      <c:pt idx="1472" formatCode="General">
                        <c:v>84.263000000000005</c:v>
                      </c:pt>
                      <c:pt idx="1473" formatCode="General">
                        <c:v>84.272999999999996</c:v>
                      </c:pt>
                      <c:pt idx="1474" formatCode="General">
                        <c:v>84.283000000000001</c:v>
                      </c:pt>
                      <c:pt idx="1475" formatCode="General">
                        <c:v>84.293000000000006</c:v>
                      </c:pt>
                      <c:pt idx="1476" formatCode="General">
                        <c:v>84.302999999999997</c:v>
                      </c:pt>
                      <c:pt idx="1477" formatCode="General">
                        <c:v>84.313000000000002</c:v>
                      </c:pt>
                      <c:pt idx="1478" formatCode="General">
                        <c:v>84.322999999999993</c:v>
                      </c:pt>
                      <c:pt idx="1479" formatCode="General">
                        <c:v>84.332999999999998</c:v>
                      </c:pt>
                      <c:pt idx="1480" formatCode="General">
                        <c:v>84.343000000000004</c:v>
                      </c:pt>
                      <c:pt idx="1481" formatCode="General">
                        <c:v>84.352999999999994</c:v>
                      </c:pt>
                      <c:pt idx="1482" formatCode="General">
                        <c:v>84.363</c:v>
                      </c:pt>
                      <c:pt idx="1483" formatCode="General">
                        <c:v>84.373000000000005</c:v>
                      </c:pt>
                      <c:pt idx="1484" formatCode="General">
                        <c:v>84.382999999999996</c:v>
                      </c:pt>
                      <c:pt idx="1485" formatCode="General">
                        <c:v>84.393000000000001</c:v>
                      </c:pt>
                      <c:pt idx="1486" formatCode="General">
                        <c:v>84.403000000000006</c:v>
                      </c:pt>
                      <c:pt idx="1487" formatCode="General">
                        <c:v>84.412999999999997</c:v>
                      </c:pt>
                      <c:pt idx="1488" formatCode="General">
                        <c:v>84.423000000000002</c:v>
                      </c:pt>
                      <c:pt idx="1489" formatCode="General">
                        <c:v>84.433000000000007</c:v>
                      </c:pt>
                      <c:pt idx="1490" formatCode="General">
                        <c:v>84.442999999999998</c:v>
                      </c:pt>
                      <c:pt idx="1491" formatCode="General">
                        <c:v>84.453000000000003</c:v>
                      </c:pt>
                      <c:pt idx="1492" formatCode="General">
                        <c:v>84.462999999999994</c:v>
                      </c:pt>
                      <c:pt idx="1493" formatCode="General">
                        <c:v>84.472999999999999</c:v>
                      </c:pt>
                      <c:pt idx="1494" formatCode="General">
                        <c:v>84.483000000000004</c:v>
                      </c:pt>
                      <c:pt idx="1495" formatCode="General">
                        <c:v>84.492999999999995</c:v>
                      </c:pt>
                      <c:pt idx="1496" formatCode="General">
                        <c:v>84.503</c:v>
                      </c:pt>
                      <c:pt idx="1497" formatCode="General">
                        <c:v>84.513000000000005</c:v>
                      </c:pt>
                      <c:pt idx="1498" formatCode="General">
                        <c:v>84.522999999999996</c:v>
                      </c:pt>
                      <c:pt idx="1499" formatCode="General">
                        <c:v>84.533000000000001</c:v>
                      </c:pt>
                      <c:pt idx="1500" formatCode="General">
                        <c:v>84.543000000000006</c:v>
                      </c:pt>
                      <c:pt idx="1501" formatCode="General">
                        <c:v>84.552999999999997</c:v>
                      </c:pt>
                      <c:pt idx="1502" formatCode="General">
                        <c:v>84.563000000000002</c:v>
                      </c:pt>
                      <c:pt idx="1503" formatCode="General">
                        <c:v>84.572999999999993</c:v>
                      </c:pt>
                      <c:pt idx="1504" formatCode="General">
                        <c:v>84.582999999999998</c:v>
                      </c:pt>
                      <c:pt idx="1505" formatCode="General">
                        <c:v>84.593000000000004</c:v>
                      </c:pt>
                      <c:pt idx="1506" formatCode="General">
                        <c:v>84.602999999999994</c:v>
                      </c:pt>
                      <c:pt idx="1507" formatCode="General">
                        <c:v>84.613</c:v>
                      </c:pt>
                      <c:pt idx="1508" formatCode="General">
                        <c:v>84.623000000000005</c:v>
                      </c:pt>
                      <c:pt idx="1509" formatCode="General">
                        <c:v>84.632999999999996</c:v>
                      </c:pt>
                      <c:pt idx="1510" formatCode="General">
                        <c:v>84.643000000000001</c:v>
                      </c:pt>
                      <c:pt idx="1511" formatCode="General">
                        <c:v>84.653000000000006</c:v>
                      </c:pt>
                      <c:pt idx="1512" formatCode="General">
                        <c:v>84.662999999999997</c:v>
                      </c:pt>
                      <c:pt idx="1513" formatCode="General">
                        <c:v>84.673000000000002</c:v>
                      </c:pt>
                      <c:pt idx="1514" formatCode="General">
                        <c:v>84.683000000000007</c:v>
                      </c:pt>
                      <c:pt idx="1515" formatCode="General">
                        <c:v>84.692999999999998</c:v>
                      </c:pt>
                      <c:pt idx="1516" formatCode="General">
                        <c:v>84.703000000000003</c:v>
                      </c:pt>
                      <c:pt idx="1517" formatCode="General">
                        <c:v>84.712999999999994</c:v>
                      </c:pt>
                      <c:pt idx="1518" formatCode="General">
                        <c:v>84.722999999999999</c:v>
                      </c:pt>
                      <c:pt idx="1519" formatCode="General">
                        <c:v>84.733000000000004</c:v>
                      </c:pt>
                      <c:pt idx="1520" formatCode="General">
                        <c:v>84.742999999999995</c:v>
                      </c:pt>
                      <c:pt idx="1521" formatCode="General">
                        <c:v>84.753</c:v>
                      </c:pt>
                      <c:pt idx="1522" formatCode="General">
                        <c:v>84.763000000000005</c:v>
                      </c:pt>
                      <c:pt idx="1523" formatCode="General">
                        <c:v>84.772999999999996</c:v>
                      </c:pt>
                      <c:pt idx="1524" formatCode="General">
                        <c:v>84.783000000000001</c:v>
                      </c:pt>
                      <c:pt idx="1525" formatCode="General">
                        <c:v>84.793000000000006</c:v>
                      </c:pt>
                      <c:pt idx="1526" formatCode="General">
                        <c:v>84.802999999999997</c:v>
                      </c:pt>
                      <c:pt idx="1527" formatCode="General">
                        <c:v>84.813000000000002</c:v>
                      </c:pt>
                      <c:pt idx="1528" formatCode="General">
                        <c:v>84.822999999999993</c:v>
                      </c:pt>
                      <c:pt idx="1529" formatCode="General">
                        <c:v>84.832999999999998</c:v>
                      </c:pt>
                      <c:pt idx="1530" formatCode="General">
                        <c:v>84.843000000000004</c:v>
                      </c:pt>
                      <c:pt idx="1531" formatCode="General">
                        <c:v>84.852999999999994</c:v>
                      </c:pt>
                      <c:pt idx="1532" formatCode="General">
                        <c:v>84.863</c:v>
                      </c:pt>
                      <c:pt idx="1533" formatCode="General">
                        <c:v>84.873000000000005</c:v>
                      </c:pt>
                      <c:pt idx="1534" formatCode="General">
                        <c:v>84.882999999999996</c:v>
                      </c:pt>
                      <c:pt idx="1535" formatCode="General">
                        <c:v>84.893000000000001</c:v>
                      </c:pt>
                      <c:pt idx="1536" formatCode="General">
                        <c:v>84.903000000000006</c:v>
                      </c:pt>
                      <c:pt idx="1537" formatCode="General">
                        <c:v>84.912999999999997</c:v>
                      </c:pt>
                      <c:pt idx="1538" formatCode="General">
                        <c:v>84.923000000000002</c:v>
                      </c:pt>
                      <c:pt idx="1539" formatCode="General">
                        <c:v>84.933000000000007</c:v>
                      </c:pt>
                      <c:pt idx="1540" formatCode="General">
                        <c:v>84.942999999999998</c:v>
                      </c:pt>
                      <c:pt idx="1541" formatCode="General">
                        <c:v>84.953000000000003</c:v>
                      </c:pt>
                      <c:pt idx="1542" formatCode="General">
                        <c:v>84.962999999999994</c:v>
                      </c:pt>
                      <c:pt idx="1543" formatCode="General">
                        <c:v>84.972999999999999</c:v>
                      </c:pt>
                      <c:pt idx="1544" formatCode="General">
                        <c:v>84.983000000000004</c:v>
                      </c:pt>
                      <c:pt idx="1545" formatCode="General">
                        <c:v>84.992999999999995</c:v>
                      </c:pt>
                      <c:pt idx="1546" formatCode="General">
                        <c:v>85.003</c:v>
                      </c:pt>
                      <c:pt idx="1547" formatCode="General">
                        <c:v>85.013000000000005</c:v>
                      </c:pt>
                      <c:pt idx="1548" formatCode="General">
                        <c:v>85.022999999999996</c:v>
                      </c:pt>
                      <c:pt idx="1549" formatCode="General">
                        <c:v>85.033000000000001</c:v>
                      </c:pt>
                      <c:pt idx="1550" formatCode="General">
                        <c:v>85.043000000000006</c:v>
                      </c:pt>
                      <c:pt idx="1551" formatCode="General">
                        <c:v>85.052999999999997</c:v>
                      </c:pt>
                      <c:pt idx="1552" formatCode="General">
                        <c:v>85.063000000000002</c:v>
                      </c:pt>
                      <c:pt idx="1553" formatCode="General">
                        <c:v>85.072999999999993</c:v>
                      </c:pt>
                      <c:pt idx="1554" formatCode="General">
                        <c:v>85.082999999999998</c:v>
                      </c:pt>
                      <c:pt idx="1555" formatCode="General">
                        <c:v>85.093000000000004</c:v>
                      </c:pt>
                      <c:pt idx="1556" formatCode="General">
                        <c:v>85.102999999999994</c:v>
                      </c:pt>
                      <c:pt idx="1557" formatCode="General">
                        <c:v>85.113</c:v>
                      </c:pt>
                      <c:pt idx="1558" formatCode="General">
                        <c:v>85.123000000000005</c:v>
                      </c:pt>
                      <c:pt idx="1559" formatCode="General">
                        <c:v>85.132999999999996</c:v>
                      </c:pt>
                      <c:pt idx="1560" formatCode="General">
                        <c:v>85.143000000000001</c:v>
                      </c:pt>
                      <c:pt idx="1561" formatCode="General">
                        <c:v>85.153000000000006</c:v>
                      </c:pt>
                      <c:pt idx="1562" formatCode="General">
                        <c:v>85.162999999999997</c:v>
                      </c:pt>
                      <c:pt idx="1563" formatCode="General">
                        <c:v>85.173000000000002</c:v>
                      </c:pt>
                      <c:pt idx="1564" formatCode="General">
                        <c:v>85.183000000000007</c:v>
                      </c:pt>
                      <c:pt idx="1565" formatCode="General">
                        <c:v>85.192999999999998</c:v>
                      </c:pt>
                      <c:pt idx="1566" formatCode="General">
                        <c:v>85.203000000000003</c:v>
                      </c:pt>
                      <c:pt idx="1567" formatCode="General">
                        <c:v>85.212999999999994</c:v>
                      </c:pt>
                      <c:pt idx="1568" formatCode="General">
                        <c:v>85.222999999999999</c:v>
                      </c:pt>
                      <c:pt idx="1569" formatCode="General">
                        <c:v>85.233000000000004</c:v>
                      </c:pt>
                      <c:pt idx="1570" formatCode="General">
                        <c:v>85.242999999999995</c:v>
                      </c:pt>
                      <c:pt idx="1571" formatCode="General">
                        <c:v>85.253</c:v>
                      </c:pt>
                      <c:pt idx="1572" formatCode="General">
                        <c:v>85.263000000000005</c:v>
                      </c:pt>
                      <c:pt idx="1573" formatCode="General">
                        <c:v>85.272999999999996</c:v>
                      </c:pt>
                      <c:pt idx="1574" formatCode="General">
                        <c:v>85.283000000000001</c:v>
                      </c:pt>
                      <c:pt idx="1575" formatCode="General">
                        <c:v>85.293000000000006</c:v>
                      </c:pt>
                      <c:pt idx="1576" formatCode="General">
                        <c:v>85.302999999999997</c:v>
                      </c:pt>
                      <c:pt idx="1577" formatCode="General">
                        <c:v>85.313000000000002</c:v>
                      </c:pt>
                      <c:pt idx="1578" formatCode="General">
                        <c:v>85.322999999999993</c:v>
                      </c:pt>
                      <c:pt idx="1579" formatCode="General">
                        <c:v>85.332999999999998</c:v>
                      </c:pt>
                      <c:pt idx="1580" formatCode="General">
                        <c:v>85.343000000000004</c:v>
                      </c:pt>
                      <c:pt idx="1581" formatCode="General">
                        <c:v>85.352999999999994</c:v>
                      </c:pt>
                      <c:pt idx="1582" formatCode="General">
                        <c:v>85.363</c:v>
                      </c:pt>
                      <c:pt idx="1583" formatCode="General">
                        <c:v>85.373000000000005</c:v>
                      </c:pt>
                      <c:pt idx="1584" formatCode="General">
                        <c:v>85.382999999999996</c:v>
                      </c:pt>
                      <c:pt idx="1585" formatCode="General">
                        <c:v>85.393000000000001</c:v>
                      </c:pt>
                      <c:pt idx="1586" formatCode="General">
                        <c:v>85.403000000000006</c:v>
                      </c:pt>
                      <c:pt idx="1587" formatCode="General">
                        <c:v>85.412999999999997</c:v>
                      </c:pt>
                      <c:pt idx="1588" formatCode="General">
                        <c:v>85.423000000000002</c:v>
                      </c:pt>
                      <c:pt idx="1589" formatCode="General">
                        <c:v>85.433000000000007</c:v>
                      </c:pt>
                      <c:pt idx="1590" formatCode="General">
                        <c:v>85.442999999999998</c:v>
                      </c:pt>
                      <c:pt idx="1591" formatCode="General">
                        <c:v>85.453000000000003</c:v>
                      </c:pt>
                      <c:pt idx="1592" formatCode="General">
                        <c:v>85.462999999999994</c:v>
                      </c:pt>
                      <c:pt idx="1593" formatCode="General">
                        <c:v>85.472999999999999</c:v>
                      </c:pt>
                      <c:pt idx="1594" formatCode="General">
                        <c:v>85.483000000000004</c:v>
                      </c:pt>
                      <c:pt idx="1595" formatCode="General">
                        <c:v>85.492999999999995</c:v>
                      </c:pt>
                      <c:pt idx="1596" formatCode="General">
                        <c:v>85.503</c:v>
                      </c:pt>
                      <c:pt idx="1597" formatCode="General">
                        <c:v>85.513000000000005</c:v>
                      </c:pt>
                      <c:pt idx="1598" formatCode="General">
                        <c:v>85.522999999999996</c:v>
                      </c:pt>
                      <c:pt idx="1599" formatCode="General">
                        <c:v>85.533000000000001</c:v>
                      </c:pt>
                      <c:pt idx="1600" formatCode="General">
                        <c:v>85.543000000000006</c:v>
                      </c:pt>
                      <c:pt idx="1601" formatCode="General">
                        <c:v>85.552999999999997</c:v>
                      </c:pt>
                      <c:pt idx="1602" formatCode="General">
                        <c:v>85.563000000000002</c:v>
                      </c:pt>
                      <c:pt idx="1603" formatCode="General">
                        <c:v>85.572999999999993</c:v>
                      </c:pt>
                      <c:pt idx="1604" formatCode="General">
                        <c:v>85.582999999999998</c:v>
                      </c:pt>
                      <c:pt idx="1605" formatCode="General">
                        <c:v>85.593000000000004</c:v>
                      </c:pt>
                      <c:pt idx="1606" formatCode="General">
                        <c:v>85.602999999999994</c:v>
                      </c:pt>
                      <c:pt idx="1607" formatCode="General">
                        <c:v>85.61</c:v>
                      </c:pt>
                      <c:pt idx="1608" formatCode="General">
                        <c:v>85.61</c:v>
                      </c:pt>
                      <c:pt idx="1609" formatCode="General">
                        <c:v>86.61</c:v>
                      </c:pt>
                      <c:pt idx="1610" formatCode="General">
                        <c:v>87.61</c:v>
                      </c:pt>
                      <c:pt idx="1611" formatCode="General">
                        <c:v>88.61</c:v>
                      </c:pt>
                      <c:pt idx="1612" formatCode="General">
                        <c:v>89.61</c:v>
                      </c:pt>
                      <c:pt idx="1613" formatCode="General">
                        <c:v>90.61</c:v>
                      </c:pt>
                      <c:pt idx="1614" formatCode="General">
                        <c:v>91.61</c:v>
                      </c:pt>
                      <c:pt idx="1615" formatCode="General">
                        <c:v>92.61</c:v>
                      </c:pt>
                      <c:pt idx="1616" formatCode="General">
                        <c:v>93.61</c:v>
                      </c:pt>
                      <c:pt idx="1617" formatCode="General">
                        <c:v>94.61</c:v>
                      </c:pt>
                      <c:pt idx="1618" formatCode="General">
                        <c:v>95.61</c:v>
                      </c:pt>
                      <c:pt idx="1619" formatCode="General">
                        <c:v>96.61</c:v>
                      </c:pt>
                      <c:pt idx="1620" formatCode="General">
                        <c:v>97.61</c:v>
                      </c:pt>
                      <c:pt idx="1621" formatCode="General">
                        <c:v>98.61</c:v>
                      </c:pt>
                      <c:pt idx="1622" formatCode="General">
                        <c:v>99.61</c:v>
                      </c:pt>
                      <c:pt idx="1623" formatCode="General">
                        <c:v>100.61</c:v>
                      </c:pt>
                      <c:pt idx="1624" formatCode="General">
                        <c:v>101.61</c:v>
                      </c:pt>
                      <c:pt idx="1625" formatCode="General">
                        <c:v>102.61</c:v>
                      </c:pt>
                      <c:pt idx="1626" formatCode="General">
                        <c:v>103.61</c:v>
                      </c:pt>
                      <c:pt idx="1627" formatCode="General">
                        <c:v>104.61</c:v>
                      </c:pt>
                      <c:pt idx="1628" formatCode="General">
                        <c:v>105.61</c:v>
                      </c:pt>
                      <c:pt idx="1629" formatCode="General">
                        <c:v>106.61</c:v>
                      </c:pt>
                      <c:pt idx="1630" formatCode="General">
                        <c:v>107.61</c:v>
                      </c:pt>
                      <c:pt idx="1631" formatCode="General">
                        <c:v>108.61</c:v>
                      </c:pt>
                      <c:pt idx="1632" formatCode="General">
                        <c:v>109.61</c:v>
                      </c:pt>
                      <c:pt idx="1633" formatCode="General">
                        <c:v>110.61</c:v>
                      </c:pt>
                      <c:pt idx="1634" formatCode="General">
                        <c:v>111.61</c:v>
                      </c:pt>
                      <c:pt idx="1635" formatCode="General">
                        <c:v>112.61</c:v>
                      </c:pt>
                      <c:pt idx="1636" formatCode="General">
                        <c:v>113.61</c:v>
                      </c:pt>
                      <c:pt idx="1637" formatCode="General">
                        <c:v>114.61</c:v>
                      </c:pt>
                      <c:pt idx="1638" formatCode="General">
                        <c:v>115.61</c:v>
                      </c:pt>
                      <c:pt idx="1639" formatCode="General">
                        <c:v>116.61</c:v>
                      </c:pt>
                      <c:pt idx="1640" formatCode="General">
                        <c:v>117.61</c:v>
                      </c:pt>
                      <c:pt idx="1641" formatCode="General">
                        <c:v>118.61</c:v>
                      </c:pt>
                      <c:pt idx="1642" formatCode="General">
                        <c:v>119.61</c:v>
                      </c:pt>
                      <c:pt idx="1643" formatCode="General">
                        <c:v>120.61</c:v>
                      </c:pt>
                      <c:pt idx="1644" formatCode="General">
                        <c:v>121.61</c:v>
                      </c:pt>
                      <c:pt idx="1645" formatCode="General">
                        <c:v>122.61</c:v>
                      </c:pt>
                      <c:pt idx="1646" formatCode="General">
                        <c:v>123.61</c:v>
                      </c:pt>
                      <c:pt idx="1647" formatCode="General">
                        <c:v>124.61</c:v>
                      </c:pt>
                      <c:pt idx="1648" formatCode="General">
                        <c:v>125.61</c:v>
                      </c:pt>
                      <c:pt idx="1649" formatCode="General">
                        <c:v>126.61</c:v>
                      </c:pt>
                      <c:pt idx="1650" formatCode="General">
                        <c:v>127.61</c:v>
                      </c:pt>
                      <c:pt idx="1651" formatCode="General">
                        <c:v>128.61000000000001</c:v>
                      </c:pt>
                      <c:pt idx="1652" formatCode="General">
                        <c:v>129.61000000000001</c:v>
                      </c:pt>
                      <c:pt idx="1653" formatCode="General">
                        <c:v>130.61000000000001</c:v>
                      </c:pt>
                      <c:pt idx="1654" formatCode="General">
                        <c:v>131.61000000000001</c:v>
                      </c:pt>
                      <c:pt idx="1655" formatCode="General">
                        <c:v>132.61000000000001</c:v>
                      </c:pt>
                      <c:pt idx="1656" formatCode="General">
                        <c:v>133.61000000000001</c:v>
                      </c:pt>
                      <c:pt idx="1657" formatCode="General">
                        <c:v>134.61000000000001</c:v>
                      </c:pt>
                      <c:pt idx="1658" formatCode="General">
                        <c:v>135.61000000000001</c:v>
                      </c:pt>
                      <c:pt idx="1659" formatCode="General">
                        <c:v>136.61000000000001</c:v>
                      </c:pt>
                      <c:pt idx="1660" formatCode="General">
                        <c:v>137.61000000000001</c:v>
                      </c:pt>
                      <c:pt idx="1661" formatCode="General">
                        <c:v>138.61000000000001</c:v>
                      </c:pt>
                      <c:pt idx="1662" formatCode="General">
                        <c:v>139.61000000000001</c:v>
                      </c:pt>
                      <c:pt idx="1663" formatCode="General">
                        <c:v>140.61000000000001</c:v>
                      </c:pt>
                      <c:pt idx="1664" formatCode="General">
                        <c:v>141.61000000000001</c:v>
                      </c:pt>
                      <c:pt idx="1665" formatCode="General">
                        <c:v>142.61000000000001</c:v>
                      </c:pt>
                      <c:pt idx="1666" formatCode="General">
                        <c:v>143.61000000000001</c:v>
                      </c:pt>
                      <c:pt idx="1667" formatCode="General">
                        <c:v>144.61000000000001</c:v>
                      </c:pt>
                      <c:pt idx="1668" formatCode="General">
                        <c:v>145.61000000000001</c:v>
                      </c:pt>
                      <c:pt idx="1669" formatCode="General">
                        <c:v>146.61000000000001</c:v>
                      </c:pt>
                      <c:pt idx="1670" formatCode="General">
                        <c:v>147.61000000000001</c:v>
                      </c:pt>
                      <c:pt idx="1671" formatCode="General">
                        <c:v>148.61000000000001</c:v>
                      </c:pt>
                      <c:pt idx="1672" formatCode="General">
                        <c:v>149.61000000000001</c:v>
                      </c:pt>
                      <c:pt idx="1673" formatCode="General">
                        <c:v>150.61000000000001</c:v>
                      </c:pt>
                      <c:pt idx="1674" formatCode="General">
                        <c:v>151.61000000000001</c:v>
                      </c:pt>
                      <c:pt idx="1675" formatCode="General">
                        <c:v>152.61000000000001</c:v>
                      </c:pt>
                      <c:pt idx="1676" formatCode="General">
                        <c:v>153.61000000000001</c:v>
                      </c:pt>
                      <c:pt idx="1677" formatCode="General">
                        <c:v>154.61000000000001</c:v>
                      </c:pt>
                      <c:pt idx="1678" formatCode="General">
                        <c:v>155.61000000000001</c:v>
                      </c:pt>
                      <c:pt idx="1679" formatCode="General">
                        <c:v>155.93700000000001</c:v>
                      </c:pt>
                      <c:pt idx="1680" formatCode="General">
                        <c:v>155.93700000000001</c:v>
                      </c:pt>
                      <c:pt idx="1681" formatCode="General">
                        <c:v>155.947</c:v>
                      </c:pt>
                      <c:pt idx="1682" formatCode="General">
                        <c:v>155.95699999999999</c:v>
                      </c:pt>
                      <c:pt idx="1683" formatCode="General">
                        <c:v>155.96700000000001</c:v>
                      </c:pt>
                      <c:pt idx="1684" formatCode="General">
                        <c:v>155.977</c:v>
                      </c:pt>
                      <c:pt idx="1685" formatCode="General">
                        <c:v>155.98699999999999</c:v>
                      </c:pt>
                      <c:pt idx="1686" formatCode="General">
                        <c:v>155.99700000000001</c:v>
                      </c:pt>
                      <c:pt idx="1687" formatCode="General">
                        <c:v>156.00700000000001</c:v>
                      </c:pt>
                      <c:pt idx="1688" formatCode="General">
                        <c:v>156.017</c:v>
                      </c:pt>
                      <c:pt idx="1689" formatCode="General">
                        <c:v>156.02699999999999</c:v>
                      </c:pt>
                      <c:pt idx="1690" formatCode="General">
                        <c:v>156.03700000000001</c:v>
                      </c:pt>
                      <c:pt idx="1691" formatCode="General">
                        <c:v>156.047</c:v>
                      </c:pt>
                      <c:pt idx="1692" formatCode="General">
                        <c:v>156.05699999999999</c:v>
                      </c:pt>
                      <c:pt idx="1693" formatCode="General">
                        <c:v>156.06700000000001</c:v>
                      </c:pt>
                      <c:pt idx="1694" formatCode="General">
                        <c:v>156.077</c:v>
                      </c:pt>
                      <c:pt idx="1695" formatCode="General">
                        <c:v>156.08699999999999</c:v>
                      </c:pt>
                      <c:pt idx="1696" formatCode="General">
                        <c:v>156.09700000000001</c:v>
                      </c:pt>
                      <c:pt idx="1697" formatCode="General">
                        <c:v>156.107</c:v>
                      </c:pt>
                      <c:pt idx="1698" formatCode="General">
                        <c:v>156.11699999999999</c:v>
                      </c:pt>
                      <c:pt idx="1699" formatCode="General">
                        <c:v>156.12700000000001</c:v>
                      </c:pt>
                      <c:pt idx="1700" formatCode="General">
                        <c:v>156.137</c:v>
                      </c:pt>
                      <c:pt idx="1701" formatCode="General">
                        <c:v>156.14699999999999</c:v>
                      </c:pt>
                      <c:pt idx="1702" formatCode="General">
                        <c:v>156.15700000000001</c:v>
                      </c:pt>
                      <c:pt idx="1703" formatCode="General">
                        <c:v>156.167</c:v>
                      </c:pt>
                      <c:pt idx="1704" formatCode="General">
                        <c:v>156.17699999999999</c:v>
                      </c:pt>
                      <c:pt idx="1705" formatCode="General">
                        <c:v>156.18700000000001</c:v>
                      </c:pt>
                      <c:pt idx="1706" formatCode="General">
                        <c:v>156.197</c:v>
                      </c:pt>
                      <c:pt idx="1707" formatCode="General">
                        <c:v>156.20699999999999</c:v>
                      </c:pt>
                      <c:pt idx="1708" formatCode="General">
                        <c:v>156.21700000000001</c:v>
                      </c:pt>
                      <c:pt idx="1709" formatCode="General">
                        <c:v>156.227</c:v>
                      </c:pt>
                      <c:pt idx="1710" formatCode="General">
                        <c:v>156.23699999999999</c:v>
                      </c:pt>
                      <c:pt idx="1711" formatCode="General">
                        <c:v>156.24700000000001</c:v>
                      </c:pt>
                      <c:pt idx="1712" formatCode="General">
                        <c:v>156.25700000000001</c:v>
                      </c:pt>
                      <c:pt idx="1713" formatCode="General">
                        <c:v>156.267</c:v>
                      </c:pt>
                      <c:pt idx="1714" formatCode="General">
                        <c:v>156.27699999999999</c:v>
                      </c:pt>
                      <c:pt idx="1715" formatCode="General">
                        <c:v>156.28700000000001</c:v>
                      </c:pt>
                      <c:pt idx="1716" formatCode="General">
                        <c:v>156.297</c:v>
                      </c:pt>
                      <c:pt idx="1717" formatCode="General">
                        <c:v>156.30699999999999</c:v>
                      </c:pt>
                      <c:pt idx="1718" formatCode="General">
                        <c:v>156.31700000000001</c:v>
                      </c:pt>
                      <c:pt idx="1719" formatCode="General">
                        <c:v>156.327</c:v>
                      </c:pt>
                      <c:pt idx="1720" formatCode="General">
                        <c:v>156.33699999999999</c:v>
                      </c:pt>
                      <c:pt idx="1721" formatCode="General">
                        <c:v>156.34700000000001</c:v>
                      </c:pt>
                      <c:pt idx="1722" formatCode="General">
                        <c:v>156.357</c:v>
                      </c:pt>
                      <c:pt idx="1723" formatCode="General">
                        <c:v>156.36699999999999</c:v>
                      </c:pt>
                      <c:pt idx="1724" formatCode="General">
                        <c:v>156.37700000000001</c:v>
                      </c:pt>
                      <c:pt idx="1725" formatCode="General">
                        <c:v>156.387</c:v>
                      </c:pt>
                      <c:pt idx="1726" formatCode="General">
                        <c:v>156.39699999999999</c:v>
                      </c:pt>
                      <c:pt idx="1727" formatCode="General">
                        <c:v>156.40700000000001</c:v>
                      </c:pt>
                      <c:pt idx="1728" formatCode="General">
                        <c:v>156.417</c:v>
                      </c:pt>
                      <c:pt idx="1729" formatCode="General">
                        <c:v>156.42699999999999</c:v>
                      </c:pt>
                      <c:pt idx="1730" formatCode="General">
                        <c:v>156.43700000000001</c:v>
                      </c:pt>
                      <c:pt idx="1731" formatCode="General">
                        <c:v>156.447</c:v>
                      </c:pt>
                      <c:pt idx="1732" formatCode="General">
                        <c:v>156.45699999999999</c:v>
                      </c:pt>
                      <c:pt idx="1733" formatCode="General">
                        <c:v>156.46700000000001</c:v>
                      </c:pt>
                      <c:pt idx="1734" formatCode="General">
                        <c:v>156.477</c:v>
                      </c:pt>
                      <c:pt idx="1735" formatCode="General">
                        <c:v>156.48699999999999</c:v>
                      </c:pt>
                      <c:pt idx="1736" formatCode="General">
                        <c:v>156.49700000000001</c:v>
                      </c:pt>
                      <c:pt idx="1737" formatCode="General">
                        <c:v>156.50700000000001</c:v>
                      </c:pt>
                      <c:pt idx="1738" formatCode="General">
                        <c:v>156.517</c:v>
                      </c:pt>
                      <c:pt idx="1739" formatCode="General">
                        <c:v>156.52699999999999</c:v>
                      </c:pt>
                      <c:pt idx="1740" formatCode="General">
                        <c:v>156.53700000000001</c:v>
                      </c:pt>
                      <c:pt idx="1741" formatCode="General">
                        <c:v>156.547</c:v>
                      </c:pt>
                      <c:pt idx="1742" formatCode="General">
                        <c:v>156.55699999999999</c:v>
                      </c:pt>
                      <c:pt idx="1743" formatCode="General">
                        <c:v>156.56700000000001</c:v>
                      </c:pt>
                      <c:pt idx="1744" formatCode="General">
                        <c:v>156.577</c:v>
                      </c:pt>
                      <c:pt idx="1745" formatCode="General">
                        <c:v>156.58699999999999</c:v>
                      </c:pt>
                      <c:pt idx="1746" formatCode="General">
                        <c:v>156.59700000000001</c:v>
                      </c:pt>
                      <c:pt idx="1747" formatCode="General">
                        <c:v>156.607</c:v>
                      </c:pt>
                      <c:pt idx="1748" formatCode="General">
                        <c:v>156.61699999999999</c:v>
                      </c:pt>
                      <c:pt idx="1749" formatCode="General">
                        <c:v>156.62700000000001</c:v>
                      </c:pt>
                      <c:pt idx="1750" formatCode="General">
                        <c:v>156.637</c:v>
                      </c:pt>
                      <c:pt idx="1751" formatCode="General">
                        <c:v>156.64699999999999</c:v>
                      </c:pt>
                      <c:pt idx="1752" formatCode="General">
                        <c:v>156.65700000000001</c:v>
                      </c:pt>
                      <c:pt idx="1753" formatCode="General">
                        <c:v>156.667</c:v>
                      </c:pt>
                      <c:pt idx="1754" formatCode="General">
                        <c:v>156.67699999999999</c:v>
                      </c:pt>
                      <c:pt idx="1755" formatCode="General">
                        <c:v>156.68700000000001</c:v>
                      </c:pt>
                      <c:pt idx="1756" formatCode="General">
                        <c:v>156.697</c:v>
                      </c:pt>
                      <c:pt idx="1757" formatCode="General">
                        <c:v>156.70699999999999</c:v>
                      </c:pt>
                      <c:pt idx="1758" formatCode="General">
                        <c:v>156.71700000000001</c:v>
                      </c:pt>
                      <c:pt idx="1759" formatCode="General">
                        <c:v>156.727</c:v>
                      </c:pt>
                      <c:pt idx="1760" formatCode="General">
                        <c:v>156.73699999999999</c:v>
                      </c:pt>
                      <c:pt idx="1761" formatCode="General">
                        <c:v>156.74700000000001</c:v>
                      </c:pt>
                      <c:pt idx="1762" formatCode="General">
                        <c:v>156.75700000000001</c:v>
                      </c:pt>
                      <c:pt idx="1763" formatCode="General">
                        <c:v>156.767</c:v>
                      </c:pt>
                      <c:pt idx="1764" formatCode="General">
                        <c:v>156.77699999999999</c:v>
                      </c:pt>
                      <c:pt idx="1765" formatCode="General">
                        <c:v>156.78700000000001</c:v>
                      </c:pt>
                      <c:pt idx="1766" formatCode="General">
                        <c:v>156.797</c:v>
                      </c:pt>
                      <c:pt idx="1767" formatCode="General">
                        <c:v>156.80699999999999</c:v>
                      </c:pt>
                      <c:pt idx="1768" formatCode="General">
                        <c:v>156.81700000000001</c:v>
                      </c:pt>
                      <c:pt idx="1769" formatCode="General">
                        <c:v>156.827</c:v>
                      </c:pt>
                      <c:pt idx="1770" formatCode="General">
                        <c:v>156.83699999999999</c:v>
                      </c:pt>
                      <c:pt idx="1771" formatCode="General">
                        <c:v>156.84700000000001</c:v>
                      </c:pt>
                      <c:pt idx="1772" formatCode="General">
                        <c:v>156.857</c:v>
                      </c:pt>
                      <c:pt idx="1773" formatCode="General">
                        <c:v>156.86699999999999</c:v>
                      </c:pt>
                      <c:pt idx="1774" formatCode="General">
                        <c:v>156.87700000000001</c:v>
                      </c:pt>
                      <c:pt idx="1775" formatCode="General">
                        <c:v>156.887</c:v>
                      </c:pt>
                      <c:pt idx="1776" formatCode="General">
                        <c:v>156.89699999999999</c:v>
                      </c:pt>
                      <c:pt idx="1777" formatCode="General">
                        <c:v>156.90700000000001</c:v>
                      </c:pt>
                      <c:pt idx="1778" formatCode="General">
                        <c:v>156.917</c:v>
                      </c:pt>
                      <c:pt idx="1779" formatCode="General">
                        <c:v>156.92699999999999</c:v>
                      </c:pt>
                      <c:pt idx="1780" formatCode="General">
                        <c:v>156.93700000000001</c:v>
                      </c:pt>
                      <c:pt idx="1781" formatCode="General">
                        <c:v>156.947</c:v>
                      </c:pt>
                      <c:pt idx="1782" formatCode="General">
                        <c:v>156.95699999999999</c:v>
                      </c:pt>
                      <c:pt idx="1783" formatCode="General">
                        <c:v>156.96700000000001</c:v>
                      </c:pt>
                      <c:pt idx="1784" formatCode="General">
                        <c:v>156.977</c:v>
                      </c:pt>
                      <c:pt idx="1785" formatCode="General">
                        <c:v>156.98699999999999</c:v>
                      </c:pt>
                      <c:pt idx="1786" formatCode="General">
                        <c:v>156.99700000000001</c:v>
                      </c:pt>
                      <c:pt idx="1787" formatCode="General">
                        <c:v>157.00700000000001</c:v>
                      </c:pt>
                      <c:pt idx="1788" formatCode="General">
                        <c:v>157.017</c:v>
                      </c:pt>
                      <c:pt idx="1789" formatCode="General">
                        <c:v>157.02699999999999</c:v>
                      </c:pt>
                      <c:pt idx="1790" formatCode="General">
                        <c:v>157.03700000000001</c:v>
                      </c:pt>
                      <c:pt idx="1791" formatCode="General">
                        <c:v>157.047</c:v>
                      </c:pt>
                      <c:pt idx="1792" formatCode="General">
                        <c:v>157.05699999999999</c:v>
                      </c:pt>
                      <c:pt idx="1793" formatCode="General">
                        <c:v>157.06700000000001</c:v>
                      </c:pt>
                      <c:pt idx="1794" formatCode="General">
                        <c:v>157.077</c:v>
                      </c:pt>
                      <c:pt idx="1795" formatCode="General">
                        <c:v>157.08699999999999</c:v>
                      </c:pt>
                      <c:pt idx="1796" formatCode="General">
                        <c:v>157.09700000000001</c:v>
                      </c:pt>
                      <c:pt idx="1797" formatCode="General">
                        <c:v>157.107</c:v>
                      </c:pt>
                      <c:pt idx="1798" formatCode="General">
                        <c:v>157.11699999999999</c:v>
                      </c:pt>
                      <c:pt idx="1799" formatCode="General">
                        <c:v>157.12700000000001</c:v>
                      </c:pt>
                      <c:pt idx="1800" formatCode="General">
                        <c:v>157.137</c:v>
                      </c:pt>
                      <c:pt idx="1801" formatCode="General">
                        <c:v>157.14699999999999</c:v>
                      </c:pt>
                      <c:pt idx="1802" formatCode="General">
                        <c:v>157.15700000000001</c:v>
                      </c:pt>
                      <c:pt idx="1803" formatCode="General">
                        <c:v>157.167</c:v>
                      </c:pt>
                      <c:pt idx="1804" formatCode="General">
                        <c:v>157.17699999999999</c:v>
                      </c:pt>
                      <c:pt idx="1805" formatCode="General">
                        <c:v>157.18700000000001</c:v>
                      </c:pt>
                      <c:pt idx="1806" formatCode="General">
                        <c:v>157.197</c:v>
                      </c:pt>
                      <c:pt idx="1807" formatCode="General">
                        <c:v>157.20699999999999</c:v>
                      </c:pt>
                      <c:pt idx="1808" formatCode="General">
                        <c:v>157.21700000000001</c:v>
                      </c:pt>
                      <c:pt idx="1809" formatCode="General">
                        <c:v>157.227</c:v>
                      </c:pt>
                      <c:pt idx="1810" formatCode="General">
                        <c:v>157.23699999999999</c:v>
                      </c:pt>
                      <c:pt idx="1811" formatCode="General">
                        <c:v>157.24700000000001</c:v>
                      </c:pt>
                      <c:pt idx="1812" formatCode="General">
                        <c:v>157.25700000000001</c:v>
                      </c:pt>
                      <c:pt idx="1813" formatCode="General">
                        <c:v>157.267</c:v>
                      </c:pt>
                      <c:pt idx="1814" formatCode="General">
                        <c:v>157.27699999999999</c:v>
                      </c:pt>
                      <c:pt idx="1815" formatCode="General">
                        <c:v>157.28700000000001</c:v>
                      </c:pt>
                      <c:pt idx="1816" formatCode="General">
                        <c:v>157.297</c:v>
                      </c:pt>
                      <c:pt idx="1817" formatCode="General">
                        <c:v>157.30699999999999</c:v>
                      </c:pt>
                      <c:pt idx="1818" formatCode="General">
                        <c:v>157.31700000000001</c:v>
                      </c:pt>
                      <c:pt idx="1819" formatCode="General">
                        <c:v>157.327</c:v>
                      </c:pt>
                      <c:pt idx="1820" formatCode="General">
                        <c:v>157.33699999999999</c:v>
                      </c:pt>
                      <c:pt idx="1821" formatCode="General">
                        <c:v>157.34700000000001</c:v>
                      </c:pt>
                      <c:pt idx="1822" formatCode="General">
                        <c:v>157.357</c:v>
                      </c:pt>
                      <c:pt idx="1823" formatCode="General">
                        <c:v>157.36699999999999</c:v>
                      </c:pt>
                      <c:pt idx="1824" formatCode="General">
                        <c:v>157.37700000000001</c:v>
                      </c:pt>
                      <c:pt idx="1825" formatCode="General">
                        <c:v>157.387</c:v>
                      </c:pt>
                      <c:pt idx="1826" formatCode="General">
                        <c:v>157.39699999999999</c:v>
                      </c:pt>
                      <c:pt idx="1827" formatCode="General">
                        <c:v>157.40700000000001</c:v>
                      </c:pt>
                      <c:pt idx="1828" formatCode="General">
                        <c:v>157.417</c:v>
                      </c:pt>
                      <c:pt idx="1829" formatCode="General">
                        <c:v>157.42699999999999</c:v>
                      </c:pt>
                      <c:pt idx="1830" formatCode="General">
                        <c:v>157.43700000000001</c:v>
                      </c:pt>
                      <c:pt idx="1831" formatCode="General">
                        <c:v>157.447</c:v>
                      </c:pt>
                      <c:pt idx="1832" formatCode="General">
                        <c:v>157.45699999999999</c:v>
                      </c:pt>
                      <c:pt idx="1833" formatCode="General">
                        <c:v>157.46700000000001</c:v>
                      </c:pt>
                      <c:pt idx="1834" formatCode="General">
                        <c:v>157.477</c:v>
                      </c:pt>
                      <c:pt idx="1835" formatCode="General">
                        <c:v>157.48699999999999</c:v>
                      </c:pt>
                      <c:pt idx="1836" formatCode="General">
                        <c:v>157.49700000000001</c:v>
                      </c:pt>
                      <c:pt idx="1837" formatCode="General">
                        <c:v>157.50700000000001</c:v>
                      </c:pt>
                      <c:pt idx="1838" formatCode="General">
                        <c:v>157.517</c:v>
                      </c:pt>
                      <c:pt idx="1839" formatCode="General">
                        <c:v>157.52699999999999</c:v>
                      </c:pt>
                      <c:pt idx="1840" formatCode="General">
                        <c:v>157.53700000000001</c:v>
                      </c:pt>
                      <c:pt idx="1841" formatCode="General">
                        <c:v>157.547</c:v>
                      </c:pt>
                      <c:pt idx="1842" formatCode="General">
                        <c:v>157.55699999999999</c:v>
                      </c:pt>
                      <c:pt idx="1843" formatCode="General">
                        <c:v>157.56700000000001</c:v>
                      </c:pt>
                      <c:pt idx="1844" formatCode="General">
                        <c:v>157.577</c:v>
                      </c:pt>
                      <c:pt idx="1845" formatCode="General">
                        <c:v>157.58699999999999</c:v>
                      </c:pt>
                      <c:pt idx="1846" formatCode="General">
                        <c:v>157.59700000000001</c:v>
                      </c:pt>
                      <c:pt idx="1847" formatCode="General">
                        <c:v>157.607</c:v>
                      </c:pt>
                      <c:pt idx="1848" formatCode="General">
                        <c:v>157.61699999999999</c:v>
                      </c:pt>
                      <c:pt idx="1849" formatCode="General">
                        <c:v>157.62700000000001</c:v>
                      </c:pt>
                      <c:pt idx="1850" formatCode="General">
                        <c:v>157.637</c:v>
                      </c:pt>
                      <c:pt idx="1851" formatCode="General">
                        <c:v>157.64699999999999</c:v>
                      </c:pt>
                      <c:pt idx="1852" formatCode="General">
                        <c:v>157.65700000000001</c:v>
                      </c:pt>
                      <c:pt idx="1853" formatCode="General">
                        <c:v>157.667</c:v>
                      </c:pt>
                      <c:pt idx="1854" formatCode="General">
                        <c:v>157.67699999999999</c:v>
                      </c:pt>
                      <c:pt idx="1855" formatCode="General">
                        <c:v>157.68700000000001</c:v>
                      </c:pt>
                      <c:pt idx="1856" formatCode="General">
                        <c:v>157.697</c:v>
                      </c:pt>
                      <c:pt idx="1857" formatCode="General">
                        <c:v>157.70699999999999</c:v>
                      </c:pt>
                      <c:pt idx="1858" formatCode="General">
                        <c:v>157.71700000000001</c:v>
                      </c:pt>
                      <c:pt idx="1859" formatCode="General">
                        <c:v>157.727</c:v>
                      </c:pt>
                      <c:pt idx="1860" formatCode="General">
                        <c:v>157.73699999999999</c:v>
                      </c:pt>
                      <c:pt idx="1861" formatCode="General">
                        <c:v>157.74700000000001</c:v>
                      </c:pt>
                      <c:pt idx="1862" formatCode="General">
                        <c:v>157.75700000000001</c:v>
                      </c:pt>
                      <c:pt idx="1863" formatCode="General">
                        <c:v>157.767</c:v>
                      </c:pt>
                      <c:pt idx="1864" formatCode="General">
                        <c:v>157.77699999999999</c:v>
                      </c:pt>
                      <c:pt idx="1865" formatCode="General">
                        <c:v>157.78700000000001</c:v>
                      </c:pt>
                      <c:pt idx="1866" formatCode="General">
                        <c:v>157.797</c:v>
                      </c:pt>
                      <c:pt idx="1867" formatCode="General">
                        <c:v>157.80699999999999</c:v>
                      </c:pt>
                      <c:pt idx="1868" formatCode="General">
                        <c:v>157.81700000000001</c:v>
                      </c:pt>
                      <c:pt idx="1869" formatCode="General">
                        <c:v>157.827</c:v>
                      </c:pt>
                      <c:pt idx="1870" formatCode="General">
                        <c:v>157.83699999999999</c:v>
                      </c:pt>
                      <c:pt idx="1871" formatCode="General">
                        <c:v>157.84700000000001</c:v>
                      </c:pt>
                      <c:pt idx="1872" formatCode="General">
                        <c:v>157.857</c:v>
                      </c:pt>
                      <c:pt idx="1873" formatCode="General">
                        <c:v>157.86699999999999</c:v>
                      </c:pt>
                      <c:pt idx="1874" formatCode="General">
                        <c:v>157.87700000000001</c:v>
                      </c:pt>
                      <c:pt idx="1875" formatCode="General">
                        <c:v>157.887</c:v>
                      </c:pt>
                      <c:pt idx="1876" formatCode="General">
                        <c:v>157.89699999999999</c:v>
                      </c:pt>
                      <c:pt idx="1877" formatCode="General">
                        <c:v>157.90700000000001</c:v>
                      </c:pt>
                      <c:pt idx="1878" formatCode="General">
                        <c:v>157.917</c:v>
                      </c:pt>
                      <c:pt idx="1879" formatCode="General">
                        <c:v>157.92699999999999</c:v>
                      </c:pt>
                      <c:pt idx="1880" formatCode="General">
                        <c:v>157.93700000000001</c:v>
                      </c:pt>
                      <c:pt idx="1881" formatCode="General">
                        <c:v>157.947</c:v>
                      </c:pt>
                      <c:pt idx="1882" formatCode="General">
                        <c:v>157.95699999999999</c:v>
                      </c:pt>
                      <c:pt idx="1883" formatCode="General">
                        <c:v>157.96700000000001</c:v>
                      </c:pt>
                      <c:pt idx="1884" formatCode="General">
                        <c:v>157.977</c:v>
                      </c:pt>
                      <c:pt idx="1885" formatCode="General">
                        <c:v>157.98699999999999</c:v>
                      </c:pt>
                      <c:pt idx="1886" formatCode="General">
                        <c:v>157.99700000000001</c:v>
                      </c:pt>
                      <c:pt idx="1887" formatCode="General">
                        <c:v>158.00700000000001</c:v>
                      </c:pt>
                      <c:pt idx="1888" formatCode="General">
                        <c:v>158.017</c:v>
                      </c:pt>
                      <c:pt idx="1889" formatCode="General">
                        <c:v>158.02699999999999</c:v>
                      </c:pt>
                      <c:pt idx="1890" formatCode="General">
                        <c:v>158.03700000000001</c:v>
                      </c:pt>
                      <c:pt idx="1891" formatCode="General">
                        <c:v>158.047</c:v>
                      </c:pt>
                      <c:pt idx="1892" formatCode="General">
                        <c:v>158.05699999999999</c:v>
                      </c:pt>
                      <c:pt idx="1893" formatCode="General">
                        <c:v>158.06700000000001</c:v>
                      </c:pt>
                      <c:pt idx="1894" formatCode="General">
                        <c:v>158.077</c:v>
                      </c:pt>
                      <c:pt idx="1895" formatCode="General">
                        <c:v>158.08699999999999</c:v>
                      </c:pt>
                      <c:pt idx="1896" formatCode="General">
                        <c:v>158.09700000000001</c:v>
                      </c:pt>
                      <c:pt idx="1897" formatCode="General">
                        <c:v>158.107</c:v>
                      </c:pt>
                      <c:pt idx="1898" formatCode="General">
                        <c:v>158.11699999999999</c:v>
                      </c:pt>
                      <c:pt idx="1899" formatCode="General">
                        <c:v>158.12700000000001</c:v>
                      </c:pt>
                      <c:pt idx="1900" formatCode="General">
                        <c:v>158.137</c:v>
                      </c:pt>
                      <c:pt idx="1901" formatCode="General">
                        <c:v>158.14699999999999</c:v>
                      </c:pt>
                      <c:pt idx="1902" formatCode="General">
                        <c:v>158.15700000000001</c:v>
                      </c:pt>
                      <c:pt idx="1903" formatCode="General">
                        <c:v>158.167</c:v>
                      </c:pt>
                      <c:pt idx="1904" formatCode="General">
                        <c:v>158.17699999999999</c:v>
                      </c:pt>
                      <c:pt idx="1905" formatCode="General">
                        <c:v>158.18700000000001</c:v>
                      </c:pt>
                      <c:pt idx="1906" formatCode="General">
                        <c:v>158.197</c:v>
                      </c:pt>
                      <c:pt idx="1907" formatCode="General">
                        <c:v>158.20699999999999</c:v>
                      </c:pt>
                      <c:pt idx="1908" formatCode="General">
                        <c:v>158.21700000000001</c:v>
                      </c:pt>
                      <c:pt idx="1909" formatCode="General">
                        <c:v>158.227</c:v>
                      </c:pt>
                      <c:pt idx="1910" formatCode="General">
                        <c:v>158.23699999999999</c:v>
                      </c:pt>
                      <c:pt idx="1911" formatCode="General">
                        <c:v>158.24700000000001</c:v>
                      </c:pt>
                      <c:pt idx="1912" formatCode="General">
                        <c:v>158.25700000000001</c:v>
                      </c:pt>
                      <c:pt idx="1913" formatCode="General">
                        <c:v>158.267</c:v>
                      </c:pt>
                      <c:pt idx="1914" formatCode="General">
                        <c:v>158.27699999999999</c:v>
                      </c:pt>
                      <c:pt idx="1915" formatCode="General">
                        <c:v>158.28700000000001</c:v>
                      </c:pt>
                      <c:pt idx="1916" formatCode="General">
                        <c:v>158.297</c:v>
                      </c:pt>
                      <c:pt idx="1917" formatCode="General">
                        <c:v>158.30699999999999</c:v>
                      </c:pt>
                      <c:pt idx="1918" formatCode="General">
                        <c:v>158.31700000000001</c:v>
                      </c:pt>
                      <c:pt idx="1919" formatCode="General">
                        <c:v>158.327</c:v>
                      </c:pt>
                      <c:pt idx="1920" formatCode="General">
                        <c:v>158.33699999999999</c:v>
                      </c:pt>
                      <c:pt idx="1921" formatCode="General">
                        <c:v>158.34700000000001</c:v>
                      </c:pt>
                      <c:pt idx="1922" formatCode="General">
                        <c:v>158.357</c:v>
                      </c:pt>
                      <c:pt idx="1923" formatCode="General">
                        <c:v>158.36699999999999</c:v>
                      </c:pt>
                      <c:pt idx="1924" formatCode="General">
                        <c:v>158.37700000000001</c:v>
                      </c:pt>
                      <c:pt idx="1925" formatCode="General">
                        <c:v>158.387</c:v>
                      </c:pt>
                      <c:pt idx="1926" formatCode="General">
                        <c:v>158.39699999999999</c:v>
                      </c:pt>
                      <c:pt idx="1927" formatCode="General">
                        <c:v>158.40700000000001</c:v>
                      </c:pt>
                      <c:pt idx="1928" formatCode="General">
                        <c:v>158.417</c:v>
                      </c:pt>
                      <c:pt idx="1929" formatCode="General">
                        <c:v>158.42699999999999</c:v>
                      </c:pt>
                      <c:pt idx="1930" formatCode="General">
                        <c:v>158.43700000000001</c:v>
                      </c:pt>
                      <c:pt idx="1931" formatCode="General">
                        <c:v>158.447</c:v>
                      </c:pt>
                      <c:pt idx="1932" formatCode="General">
                        <c:v>158.45699999999999</c:v>
                      </c:pt>
                      <c:pt idx="1933" formatCode="General">
                        <c:v>158.46700000000001</c:v>
                      </c:pt>
                      <c:pt idx="1934" formatCode="General">
                        <c:v>158.477</c:v>
                      </c:pt>
                      <c:pt idx="1935" formatCode="General">
                        <c:v>158.48699999999999</c:v>
                      </c:pt>
                      <c:pt idx="1936" formatCode="General">
                        <c:v>158.49700000000001</c:v>
                      </c:pt>
                      <c:pt idx="1937" formatCode="General">
                        <c:v>158.50700000000001</c:v>
                      </c:pt>
                      <c:pt idx="1938" formatCode="General">
                        <c:v>158.517</c:v>
                      </c:pt>
                      <c:pt idx="1939" formatCode="General">
                        <c:v>158.52699999999999</c:v>
                      </c:pt>
                      <c:pt idx="1940" formatCode="General">
                        <c:v>158.53700000000001</c:v>
                      </c:pt>
                      <c:pt idx="1941" formatCode="General">
                        <c:v>158.547</c:v>
                      </c:pt>
                      <c:pt idx="1942" formatCode="General">
                        <c:v>158.55699999999999</c:v>
                      </c:pt>
                      <c:pt idx="1943" formatCode="General">
                        <c:v>158.56700000000001</c:v>
                      </c:pt>
                      <c:pt idx="1944" formatCode="General">
                        <c:v>158.577</c:v>
                      </c:pt>
                      <c:pt idx="1945" formatCode="General">
                        <c:v>158.58699999999999</c:v>
                      </c:pt>
                      <c:pt idx="1946" formatCode="General">
                        <c:v>158.59700000000001</c:v>
                      </c:pt>
                      <c:pt idx="1947" formatCode="General">
                        <c:v>158.607</c:v>
                      </c:pt>
                      <c:pt idx="1948" formatCode="General">
                        <c:v>158.61699999999999</c:v>
                      </c:pt>
                      <c:pt idx="1949" formatCode="General">
                        <c:v>158.62700000000001</c:v>
                      </c:pt>
                      <c:pt idx="1950" formatCode="General">
                        <c:v>158.637</c:v>
                      </c:pt>
                      <c:pt idx="1951" formatCode="General">
                        <c:v>158.64699999999999</c:v>
                      </c:pt>
                      <c:pt idx="1952" formatCode="General">
                        <c:v>158.65700000000001</c:v>
                      </c:pt>
                      <c:pt idx="1953" formatCode="General">
                        <c:v>158.667</c:v>
                      </c:pt>
                      <c:pt idx="1954" formatCode="General">
                        <c:v>158.67699999999999</c:v>
                      </c:pt>
                      <c:pt idx="1955" formatCode="General">
                        <c:v>158.68700000000001</c:v>
                      </c:pt>
                      <c:pt idx="1956" formatCode="General">
                        <c:v>158.697</c:v>
                      </c:pt>
                      <c:pt idx="1957" formatCode="General">
                        <c:v>158.70699999999999</c:v>
                      </c:pt>
                      <c:pt idx="1958" formatCode="General">
                        <c:v>158.71700000000001</c:v>
                      </c:pt>
                      <c:pt idx="1959" formatCode="General">
                        <c:v>158.727</c:v>
                      </c:pt>
                      <c:pt idx="1960" formatCode="General">
                        <c:v>158.73699999999999</c:v>
                      </c:pt>
                      <c:pt idx="1961" formatCode="General">
                        <c:v>158.74700000000001</c:v>
                      </c:pt>
                      <c:pt idx="1962" formatCode="General">
                        <c:v>158.75700000000001</c:v>
                      </c:pt>
                      <c:pt idx="1963" formatCode="General">
                        <c:v>158.767</c:v>
                      </c:pt>
                      <c:pt idx="1964" formatCode="General">
                        <c:v>158.77699999999999</c:v>
                      </c:pt>
                      <c:pt idx="1965" formatCode="General">
                        <c:v>158.78700000000001</c:v>
                      </c:pt>
                      <c:pt idx="1966" formatCode="General">
                        <c:v>158.797</c:v>
                      </c:pt>
                      <c:pt idx="1967" formatCode="General">
                        <c:v>158.80699999999999</c:v>
                      </c:pt>
                      <c:pt idx="1968" formatCode="General">
                        <c:v>158.81700000000001</c:v>
                      </c:pt>
                      <c:pt idx="1969" formatCode="General">
                        <c:v>158.827</c:v>
                      </c:pt>
                      <c:pt idx="1970" formatCode="General">
                        <c:v>158.83699999999999</c:v>
                      </c:pt>
                      <c:pt idx="1971" formatCode="General">
                        <c:v>158.84700000000001</c:v>
                      </c:pt>
                      <c:pt idx="1972" formatCode="General">
                        <c:v>158.857</c:v>
                      </c:pt>
                      <c:pt idx="1973" formatCode="General">
                        <c:v>158.86699999999999</c:v>
                      </c:pt>
                      <c:pt idx="1974" formatCode="General">
                        <c:v>158.87700000000001</c:v>
                      </c:pt>
                      <c:pt idx="1975" formatCode="General">
                        <c:v>158.887</c:v>
                      </c:pt>
                      <c:pt idx="1976" formatCode="General">
                        <c:v>158.89699999999999</c:v>
                      </c:pt>
                      <c:pt idx="1977" formatCode="General">
                        <c:v>158.90700000000001</c:v>
                      </c:pt>
                      <c:pt idx="1978" formatCode="General">
                        <c:v>158.917</c:v>
                      </c:pt>
                      <c:pt idx="1979" formatCode="General">
                        <c:v>158.92699999999999</c:v>
                      </c:pt>
                      <c:pt idx="1980" formatCode="General">
                        <c:v>158.93700000000001</c:v>
                      </c:pt>
                      <c:pt idx="1981" formatCode="General">
                        <c:v>158.947</c:v>
                      </c:pt>
                      <c:pt idx="1982" formatCode="General">
                        <c:v>158.95699999999999</c:v>
                      </c:pt>
                      <c:pt idx="1983" formatCode="General">
                        <c:v>158.96700000000001</c:v>
                      </c:pt>
                      <c:pt idx="1984" formatCode="General">
                        <c:v>158.977</c:v>
                      </c:pt>
                      <c:pt idx="1985" formatCode="General">
                        <c:v>158.98699999999999</c:v>
                      </c:pt>
                      <c:pt idx="1986" formatCode="General">
                        <c:v>158.99700000000001</c:v>
                      </c:pt>
                      <c:pt idx="1987" formatCode="General">
                        <c:v>159.00700000000001</c:v>
                      </c:pt>
                      <c:pt idx="1988" formatCode="General">
                        <c:v>159.017</c:v>
                      </c:pt>
                      <c:pt idx="1989" formatCode="General">
                        <c:v>159.02699999999999</c:v>
                      </c:pt>
                      <c:pt idx="1990" formatCode="General">
                        <c:v>159.03700000000001</c:v>
                      </c:pt>
                      <c:pt idx="1991" formatCode="General">
                        <c:v>159.047</c:v>
                      </c:pt>
                      <c:pt idx="1992" formatCode="General">
                        <c:v>159.05699999999999</c:v>
                      </c:pt>
                      <c:pt idx="1993" formatCode="General">
                        <c:v>159.06700000000001</c:v>
                      </c:pt>
                      <c:pt idx="1994" formatCode="General">
                        <c:v>159.077</c:v>
                      </c:pt>
                      <c:pt idx="1995" formatCode="General">
                        <c:v>159.08699999999999</c:v>
                      </c:pt>
                      <c:pt idx="1996" formatCode="General">
                        <c:v>159.09700000000001</c:v>
                      </c:pt>
                      <c:pt idx="1997" formatCode="General">
                        <c:v>159.107</c:v>
                      </c:pt>
                      <c:pt idx="1998" formatCode="General">
                        <c:v>159.11699999999999</c:v>
                      </c:pt>
                      <c:pt idx="1999" formatCode="General">
                        <c:v>159.12700000000001</c:v>
                      </c:pt>
                      <c:pt idx="2000" formatCode="General">
                        <c:v>159.137</c:v>
                      </c:pt>
                      <c:pt idx="2001" formatCode="General">
                        <c:v>159.14699999999999</c:v>
                      </c:pt>
                      <c:pt idx="2002" formatCode="General">
                        <c:v>159.15700000000001</c:v>
                      </c:pt>
                      <c:pt idx="2003" formatCode="General">
                        <c:v>159.167</c:v>
                      </c:pt>
                      <c:pt idx="2004" formatCode="General">
                        <c:v>159.17699999999999</c:v>
                      </c:pt>
                      <c:pt idx="2005" formatCode="General">
                        <c:v>159.18700000000001</c:v>
                      </c:pt>
                      <c:pt idx="2006" formatCode="General">
                        <c:v>159.197</c:v>
                      </c:pt>
                      <c:pt idx="2007" formatCode="General">
                        <c:v>159.20699999999999</c:v>
                      </c:pt>
                      <c:pt idx="2008" formatCode="General">
                        <c:v>159.21700000000001</c:v>
                      </c:pt>
                      <c:pt idx="2009" formatCode="General">
                        <c:v>159.227</c:v>
                      </c:pt>
                      <c:pt idx="2010" formatCode="General">
                        <c:v>159.23699999999999</c:v>
                      </c:pt>
                      <c:pt idx="2011" formatCode="General">
                        <c:v>159.24700000000001</c:v>
                      </c:pt>
                      <c:pt idx="2012" formatCode="General">
                        <c:v>159.25700000000001</c:v>
                      </c:pt>
                      <c:pt idx="2013" formatCode="General">
                        <c:v>159.267</c:v>
                      </c:pt>
                      <c:pt idx="2014" formatCode="General">
                        <c:v>159.27699999999999</c:v>
                      </c:pt>
                      <c:pt idx="2015" formatCode="General">
                        <c:v>159.28700000000001</c:v>
                      </c:pt>
                      <c:pt idx="2016" formatCode="General">
                        <c:v>159.297</c:v>
                      </c:pt>
                      <c:pt idx="2017" formatCode="General">
                        <c:v>159.30699999999999</c:v>
                      </c:pt>
                      <c:pt idx="2018" formatCode="General">
                        <c:v>159.31700000000001</c:v>
                      </c:pt>
                      <c:pt idx="2019" formatCode="General">
                        <c:v>159.327</c:v>
                      </c:pt>
                      <c:pt idx="2020" formatCode="General">
                        <c:v>159.33699999999999</c:v>
                      </c:pt>
                      <c:pt idx="2021" formatCode="General">
                        <c:v>159.34700000000001</c:v>
                      </c:pt>
                      <c:pt idx="2022" formatCode="General">
                        <c:v>159.357</c:v>
                      </c:pt>
                      <c:pt idx="2023" formatCode="General">
                        <c:v>159.36699999999999</c:v>
                      </c:pt>
                      <c:pt idx="2024" formatCode="General">
                        <c:v>159.37700000000001</c:v>
                      </c:pt>
                      <c:pt idx="2025" formatCode="General">
                        <c:v>159.387</c:v>
                      </c:pt>
                      <c:pt idx="2026" formatCode="General">
                        <c:v>159.39699999999999</c:v>
                      </c:pt>
                      <c:pt idx="2027" formatCode="General">
                        <c:v>159.40700000000001</c:v>
                      </c:pt>
                      <c:pt idx="2028" formatCode="General">
                        <c:v>159.417</c:v>
                      </c:pt>
                      <c:pt idx="2029" formatCode="General">
                        <c:v>159.42699999999999</c:v>
                      </c:pt>
                      <c:pt idx="2030" formatCode="General">
                        <c:v>159.43700000000001</c:v>
                      </c:pt>
                      <c:pt idx="2031" formatCode="General">
                        <c:v>159.447</c:v>
                      </c:pt>
                      <c:pt idx="2032" formatCode="General">
                        <c:v>159.45699999999999</c:v>
                      </c:pt>
                      <c:pt idx="2033" formatCode="General">
                        <c:v>159.46700000000001</c:v>
                      </c:pt>
                      <c:pt idx="2034" formatCode="General">
                        <c:v>159.477</c:v>
                      </c:pt>
                      <c:pt idx="2035" formatCode="General">
                        <c:v>159.48699999999999</c:v>
                      </c:pt>
                      <c:pt idx="2036" formatCode="General">
                        <c:v>159.49700000000001</c:v>
                      </c:pt>
                      <c:pt idx="2037" formatCode="General">
                        <c:v>159.50700000000001</c:v>
                      </c:pt>
                      <c:pt idx="2038" formatCode="General">
                        <c:v>159.517</c:v>
                      </c:pt>
                      <c:pt idx="2039" formatCode="General">
                        <c:v>159.52699999999999</c:v>
                      </c:pt>
                      <c:pt idx="2040" formatCode="General">
                        <c:v>159.53700000000001</c:v>
                      </c:pt>
                      <c:pt idx="2041" formatCode="General">
                        <c:v>159.547</c:v>
                      </c:pt>
                      <c:pt idx="2042" formatCode="General">
                        <c:v>159.55699999999999</c:v>
                      </c:pt>
                      <c:pt idx="2043" formatCode="General">
                        <c:v>159.56700000000001</c:v>
                      </c:pt>
                      <c:pt idx="2044" formatCode="General">
                        <c:v>159.577</c:v>
                      </c:pt>
                      <c:pt idx="2045" formatCode="General">
                        <c:v>159.58699999999999</c:v>
                      </c:pt>
                      <c:pt idx="2046" formatCode="General">
                        <c:v>159.59700000000001</c:v>
                      </c:pt>
                      <c:pt idx="2047" formatCode="General">
                        <c:v>159.607</c:v>
                      </c:pt>
                      <c:pt idx="2048" formatCode="General">
                        <c:v>159.61699999999999</c:v>
                      </c:pt>
                      <c:pt idx="2049" formatCode="General">
                        <c:v>159.62700000000001</c:v>
                      </c:pt>
                      <c:pt idx="2050" formatCode="General">
                        <c:v>159.637</c:v>
                      </c:pt>
                      <c:pt idx="2051" formatCode="General">
                        <c:v>159.64699999999999</c:v>
                      </c:pt>
                      <c:pt idx="2052" formatCode="General">
                        <c:v>159.65700000000001</c:v>
                      </c:pt>
                      <c:pt idx="2053" formatCode="General">
                        <c:v>159.667</c:v>
                      </c:pt>
                      <c:pt idx="2054" formatCode="General">
                        <c:v>159.67699999999999</c:v>
                      </c:pt>
                      <c:pt idx="2055" formatCode="General">
                        <c:v>159.68700000000001</c:v>
                      </c:pt>
                      <c:pt idx="2056" formatCode="General">
                        <c:v>159.697</c:v>
                      </c:pt>
                      <c:pt idx="2057" formatCode="General">
                        <c:v>159.70699999999999</c:v>
                      </c:pt>
                      <c:pt idx="2058" formatCode="General">
                        <c:v>159.71700000000001</c:v>
                      </c:pt>
                      <c:pt idx="2059" formatCode="General">
                        <c:v>159.727</c:v>
                      </c:pt>
                      <c:pt idx="2060" formatCode="General">
                        <c:v>159.73699999999999</c:v>
                      </c:pt>
                      <c:pt idx="2061" formatCode="General">
                        <c:v>159.74700000000001</c:v>
                      </c:pt>
                      <c:pt idx="2062" formatCode="General">
                        <c:v>159.75700000000001</c:v>
                      </c:pt>
                      <c:pt idx="2063" formatCode="General">
                        <c:v>159.767</c:v>
                      </c:pt>
                      <c:pt idx="2064" formatCode="General">
                        <c:v>159.77699999999999</c:v>
                      </c:pt>
                      <c:pt idx="2065" formatCode="General">
                        <c:v>159.78700000000001</c:v>
                      </c:pt>
                      <c:pt idx="2066" formatCode="General">
                        <c:v>159.797</c:v>
                      </c:pt>
                      <c:pt idx="2067" formatCode="General">
                        <c:v>159.80699999999999</c:v>
                      </c:pt>
                      <c:pt idx="2068" formatCode="General">
                        <c:v>159.81700000000001</c:v>
                      </c:pt>
                      <c:pt idx="2069" formatCode="General">
                        <c:v>159.827</c:v>
                      </c:pt>
                      <c:pt idx="2070" formatCode="General">
                        <c:v>159.83699999999999</c:v>
                      </c:pt>
                      <c:pt idx="2071" formatCode="General">
                        <c:v>159.84700000000001</c:v>
                      </c:pt>
                      <c:pt idx="2072" formatCode="General">
                        <c:v>159.857</c:v>
                      </c:pt>
                      <c:pt idx="2073" formatCode="General">
                        <c:v>159.86699999999999</c:v>
                      </c:pt>
                      <c:pt idx="2074" formatCode="General">
                        <c:v>159.87700000000001</c:v>
                      </c:pt>
                      <c:pt idx="2075" formatCode="General">
                        <c:v>159.887</c:v>
                      </c:pt>
                      <c:pt idx="2076" formatCode="General">
                        <c:v>159.89699999999999</c:v>
                      </c:pt>
                      <c:pt idx="2077" formatCode="General">
                        <c:v>159.90700000000001</c:v>
                      </c:pt>
                      <c:pt idx="2078" formatCode="General">
                        <c:v>159.917</c:v>
                      </c:pt>
                      <c:pt idx="2079" formatCode="General">
                        <c:v>159.92699999999999</c:v>
                      </c:pt>
                      <c:pt idx="2080" formatCode="General">
                        <c:v>159.93700000000001</c:v>
                      </c:pt>
                      <c:pt idx="2081" formatCode="General">
                        <c:v>159.947</c:v>
                      </c:pt>
                      <c:pt idx="2082" formatCode="General">
                        <c:v>159.95699999999999</c:v>
                      </c:pt>
                      <c:pt idx="2083" formatCode="General">
                        <c:v>159.96700000000001</c:v>
                      </c:pt>
                      <c:pt idx="2084" formatCode="General">
                        <c:v>159.977</c:v>
                      </c:pt>
                      <c:pt idx="2085" formatCode="General">
                        <c:v>159.98699999999999</c:v>
                      </c:pt>
                      <c:pt idx="2086" formatCode="General">
                        <c:v>159.99700000000001</c:v>
                      </c:pt>
                      <c:pt idx="2087" formatCode="General">
                        <c:v>160.00700000000001</c:v>
                      </c:pt>
                      <c:pt idx="2088" formatCode="General">
                        <c:v>160.017</c:v>
                      </c:pt>
                      <c:pt idx="2089" formatCode="General">
                        <c:v>160.02699999999999</c:v>
                      </c:pt>
                      <c:pt idx="2090" formatCode="General">
                        <c:v>160.03700000000001</c:v>
                      </c:pt>
                      <c:pt idx="2091" formatCode="General">
                        <c:v>160.047</c:v>
                      </c:pt>
                      <c:pt idx="2092" formatCode="General">
                        <c:v>160.05699999999999</c:v>
                      </c:pt>
                      <c:pt idx="2093" formatCode="General">
                        <c:v>160.06700000000001</c:v>
                      </c:pt>
                      <c:pt idx="2094" formatCode="General">
                        <c:v>160.077</c:v>
                      </c:pt>
                      <c:pt idx="2095" formatCode="General">
                        <c:v>160.08699999999999</c:v>
                      </c:pt>
                      <c:pt idx="2096" formatCode="General">
                        <c:v>160.09700000000001</c:v>
                      </c:pt>
                      <c:pt idx="2097" formatCode="General">
                        <c:v>160.107</c:v>
                      </c:pt>
                      <c:pt idx="2098" formatCode="General">
                        <c:v>160.11699999999999</c:v>
                      </c:pt>
                      <c:pt idx="2099" formatCode="General">
                        <c:v>160.12700000000001</c:v>
                      </c:pt>
                      <c:pt idx="2100" formatCode="General">
                        <c:v>160.137</c:v>
                      </c:pt>
                      <c:pt idx="2101" formatCode="General">
                        <c:v>160.14699999999999</c:v>
                      </c:pt>
                      <c:pt idx="2102" formatCode="General">
                        <c:v>160.15700000000001</c:v>
                      </c:pt>
                      <c:pt idx="2103" formatCode="General">
                        <c:v>160.167</c:v>
                      </c:pt>
                      <c:pt idx="2104" formatCode="General">
                        <c:v>160.17699999999999</c:v>
                      </c:pt>
                      <c:pt idx="2105" formatCode="General">
                        <c:v>160.18700000000001</c:v>
                      </c:pt>
                      <c:pt idx="2106" formatCode="General">
                        <c:v>160.197</c:v>
                      </c:pt>
                      <c:pt idx="2107" formatCode="General">
                        <c:v>160.20699999999999</c:v>
                      </c:pt>
                      <c:pt idx="2108" formatCode="General">
                        <c:v>160.21700000000001</c:v>
                      </c:pt>
                      <c:pt idx="2109" formatCode="General">
                        <c:v>160.227</c:v>
                      </c:pt>
                      <c:pt idx="2110" formatCode="General">
                        <c:v>160.23699999999999</c:v>
                      </c:pt>
                      <c:pt idx="2111" formatCode="General">
                        <c:v>160.24700000000001</c:v>
                      </c:pt>
                      <c:pt idx="2112" formatCode="General">
                        <c:v>160.25700000000001</c:v>
                      </c:pt>
                      <c:pt idx="2113" formatCode="General">
                        <c:v>160.267</c:v>
                      </c:pt>
                      <c:pt idx="2114" formatCode="General">
                        <c:v>160.27699999999999</c:v>
                      </c:pt>
                      <c:pt idx="2115" formatCode="General">
                        <c:v>160.28700000000001</c:v>
                      </c:pt>
                      <c:pt idx="2116" formatCode="General">
                        <c:v>160.297</c:v>
                      </c:pt>
                      <c:pt idx="2117" formatCode="General">
                        <c:v>160.30699999999999</c:v>
                      </c:pt>
                      <c:pt idx="2118" formatCode="General">
                        <c:v>160.31700000000001</c:v>
                      </c:pt>
                      <c:pt idx="2119" formatCode="General">
                        <c:v>160.327</c:v>
                      </c:pt>
                      <c:pt idx="2120" formatCode="General">
                        <c:v>160.33699999999999</c:v>
                      </c:pt>
                      <c:pt idx="2121" formatCode="General">
                        <c:v>160.34700000000001</c:v>
                      </c:pt>
                      <c:pt idx="2122" formatCode="General">
                        <c:v>160.357</c:v>
                      </c:pt>
                      <c:pt idx="2123" formatCode="General">
                        <c:v>160.36699999999999</c:v>
                      </c:pt>
                      <c:pt idx="2124" formatCode="General">
                        <c:v>160.37700000000001</c:v>
                      </c:pt>
                      <c:pt idx="2125" formatCode="General">
                        <c:v>160.387</c:v>
                      </c:pt>
                      <c:pt idx="2126" formatCode="General">
                        <c:v>160.39699999999999</c:v>
                      </c:pt>
                      <c:pt idx="2127" formatCode="General">
                        <c:v>160.40700000000001</c:v>
                      </c:pt>
                      <c:pt idx="2128" formatCode="General">
                        <c:v>160.417</c:v>
                      </c:pt>
                      <c:pt idx="2129" formatCode="General">
                        <c:v>160.42699999999999</c:v>
                      </c:pt>
                      <c:pt idx="2130" formatCode="General">
                        <c:v>160.43700000000001</c:v>
                      </c:pt>
                      <c:pt idx="2131" formatCode="General">
                        <c:v>160.447</c:v>
                      </c:pt>
                      <c:pt idx="2132" formatCode="General">
                        <c:v>160.45699999999999</c:v>
                      </c:pt>
                      <c:pt idx="2133" formatCode="General">
                        <c:v>160.46700000000001</c:v>
                      </c:pt>
                      <c:pt idx="2134" formatCode="General">
                        <c:v>160.477</c:v>
                      </c:pt>
                      <c:pt idx="2135" formatCode="General">
                        <c:v>160.48699999999999</c:v>
                      </c:pt>
                      <c:pt idx="2136" formatCode="General">
                        <c:v>160.49700000000001</c:v>
                      </c:pt>
                      <c:pt idx="2137" formatCode="General">
                        <c:v>160.50700000000001</c:v>
                      </c:pt>
                      <c:pt idx="2138" formatCode="General">
                        <c:v>160.517</c:v>
                      </c:pt>
                      <c:pt idx="2139" formatCode="General">
                        <c:v>160.52699999999999</c:v>
                      </c:pt>
                      <c:pt idx="2140" formatCode="General">
                        <c:v>160.53700000000001</c:v>
                      </c:pt>
                      <c:pt idx="2141" formatCode="General">
                        <c:v>160.547</c:v>
                      </c:pt>
                      <c:pt idx="2142" formatCode="General">
                        <c:v>160.55699999999999</c:v>
                      </c:pt>
                      <c:pt idx="2143" formatCode="General">
                        <c:v>160.56700000000001</c:v>
                      </c:pt>
                      <c:pt idx="2144" formatCode="General">
                        <c:v>160.577</c:v>
                      </c:pt>
                      <c:pt idx="2145" formatCode="General">
                        <c:v>160.58699999999999</c:v>
                      </c:pt>
                      <c:pt idx="2146" formatCode="General">
                        <c:v>160.59700000000001</c:v>
                      </c:pt>
                      <c:pt idx="2147" formatCode="General">
                        <c:v>160.607</c:v>
                      </c:pt>
                      <c:pt idx="2148" formatCode="General">
                        <c:v>160.61699999999999</c:v>
                      </c:pt>
                      <c:pt idx="2149" formatCode="General">
                        <c:v>160.62700000000001</c:v>
                      </c:pt>
                      <c:pt idx="2150" formatCode="General">
                        <c:v>160.637</c:v>
                      </c:pt>
                      <c:pt idx="2151" formatCode="General">
                        <c:v>160.64699999999999</c:v>
                      </c:pt>
                      <c:pt idx="2152" formatCode="General">
                        <c:v>160.65700000000001</c:v>
                      </c:pt>
                      <c:pt idx="2153" formatCode="General">
                        <c:v>160.667</c:v>
                      </c:pt>
                      <c:pt idx="2154" formatCode="General">
                        <c:v>160.67699999999999</c:v>
                      </c:pt>
                      <c:pt idx="2155" formatCode="General">
                        <c:v>160.68700000000001</c:v>
                      </c:pt>
                      <c:pt idx="2156" formatCode="General">
                        <c:v>160.697</c:v>
                      </c:pt>
                      <c:pt idx="2157" formatCode="General">
                        <c:v>160.70699999999999</c:v>
                      </c:pt>
                      <c:pt idx="2158" formatCode="General">
                        <c:v>160.71700000000001</c:v>
                      </c:pt>
                      <c:pt idx="2159" formatCode="General">
                        <c:v>160.727</c:v>
                      </c:pt>
                      <c:pt idx="2160" formatCode="General">
                        <c:v>160.73699999999999</c:v>
                      </c:pt>
                      <c:pt idx="2161" formatCode="General">
                        <c:v>160.74700000000001</c:v>
                      </c:pt>
                      <c:pt idx="2162" formatCode="General">
                        <c:v>160.75700000000001</c:v>
                      </c:pt>
                      <c:pt idx="2163" formatCode="General">
                        <c:v>160.767</c:v>
                      </c:pt>
                      <c:pt idx="2164" formatCode="General">
                        <c:v>160.77699999999999</c:v>
                      </c:pt>
                      <c:pt idx="2165" formatCode="General">
                        <c:v>160.78700000000001</c:v>
                      </c:pt>
                      <c:pt idx="2166" formatCode="General">
                        <c:v>160.797</c:v>
                      </c:pt>
                      <c:pt idx="2167" formatCode="General">
                        <c:v>160.80699999999999</c:v>
                      </c:pt>
                      <c:pt idx="2168" formatCode="General">
                        <c:v>160.81700000000001</c:v>
                      </c:pt>
                      <c:pt idx="2169" formatCode="General">
                        <c:v>160.827</c:v>
                      </c:pt>
                      <c:pt idx="2170" formatCode="General">
                        <c:v>160.83699999999999</c:v>
                      </c:pt>
                      <c:pt idx="2171" formatCode="General">
                        <c:v>160.84700000000001</c:v>
                      </c:pt>
                      <c:pt idx="2172" formatCode="General">
                        <c:v>160.857</c:v>
                      </c:pt>
                      <c:pt idx="2173" formatCode="General">
                        <c:v>160.86699999999999</c:v>
                      </c:pt>
                      <c:pt idx="2174" formatCode="General">
                        <c:v>160.87700000000001</c:v>
                      </c:pt>
                      <c:pt idx="2175" formatCode="General">
                        <c:v>160.887</c:v>
                      </c:pt>
                      <c:pt idx="2176" formatCode="General">
                        <c:v>160.89699999999999</c:v>
                      </c:pt>
                      <c:pt idx="2177" formatCode="General">
                        <c:v>160.90700000000001</c:v>
                      </c:pt>
                      <c:pt idx="2178" formatCode="General">
                        <c:v>160.917</c:v>
                      </c:pt>
                      <c:pt idx="2179" formatCode="General">
                        <c:v>160.92699999999999</c:v>
                      </c:pt>
                      <c:pt idx="2180" formatCode="General">
                        <c:v>160.93700000000001</c:v>
                      </c:pt>
                      <c:pt idx="2181" formatCode="General">
                        <c:v>160.947</c:v>
                      </c:pt>
                      <c:pt idx="2182" formatCode="General">
                        <c:v>160.95699999999999</c:v>
                      </c:pt>
                      <c:pt idx="2183" formatCode="General">
                        <c:v>160.96700000000001</c:v>
                      </c:pt>
                      <c:pt idx="2184" formatCode="General">
                        <c:v>160.977</c:v>
                      </c:pt>
                      <c:pt idx="2185" formatCode="General">
                        <c:v>160.98699999999999</c:v>
                      </c:pt>
                      <c:pt idx="2186" formatCode="General">
                        <c:v>160.99700000000001</c:v>
                      </c:pt>
                      <c:pt idx="2187" formatCode="General">
                        <c:v>161.00700000000001</c:v>
                      </c:pt>
                      <c:pt idx="2188" formatCode="General">
                        <c:v>161.017</c:v>
                      </c:pt>
                      <c:pt idx="2189" formatCode="General">
                        <c:v>161.02699999999999</c:v>
                      </c:pt>
                      <c:pt idx="2190" formatCode="General">
                        <c:v>161.03700000000001</c:v>
                      </c:pt>
                      <c:pt idx="2191" formatCode="General">
                        <c:v>161.047</c:v>
                      </c:pt>
                      <c:pt idx="2192" formatCode="General">
                        <c:v>161.05699999999999</c:v>
                      </c:pt>
                      <c:pt idx="2193" formatCode="General">
                        <c:v>161.06700000000001</c:v>
                      </c:pt>
                      <c:pt idx="2194" formatCode="General">
                        <c:v>161.077</c:v>
                      </c:pt>
                      <c:pt idx="2195" formatCode="General">
                        <c:v>161.08699999999999</c:v>
                      </c:pt>
                      <c:pt idx="2196" formatCode="General">
                        <c:v>161.09700000000001</c:v>
                      </c:pt>
                      <c:pt idx="2197" formatCode="General">
                        <c:v>161.107</c:v>
                      </c:pt>
                      <c:pt idx="2198" formatCode="General">
                        <c:v>161.11699999999999</c:v>
                      </c:pt>
                      <c:pt idx="2199" formatCode="General">
                        <c:v>161.12700000000001</c:v>
                      </c:pt>
                      <c:pt idx="2200" formatCode="General">
                        <c:v>161.137</c:v>
                      </c:pt>
                      <c:pt idx="2201" formatCode="General">
                        <c:v>161.14699999999999</c:v>
                      </c:pt>
                      <c:pt idx="2202" formatCode="General">
                        <c:v>161.15700000000001</c:v>
                      </c:pt>
                      <c:pt idx="2203" formatCode="General">
                        <c:v>161.167</c:v>
                      </c:pt>
                      <c:pt idx="2204" formatCode="General">
                        <c:v>161.17699999999999</c:v>
                      </c:pt>
                      <c:pt idx="2205" formatCode="General">
                        <c:v>161.18700000000001</c:v>
                      </c:pt>
                      <c:pt idx="2206" formatCode="General">
                        <c:v>161.197</c:v>
                      </c:pt>
                      <c:pt idx="2207" formatCode="General">
                        <c:v>161.20699999999999</c:v>
                      </c:pt>
                      <c:pt idx="2208" formatCode="General">
                        <c:v>161.21700000000001</c:v>
                      </c:pt>
                      <c:pt idx="2209" formatCode="General">
                        <c:v>161.227</c:v>
                      </c:pt>
                      <c:pt idx="2210" formatCode="General">
                        <c:v>161.23699999999999</c:v>
                      </c:pt>
                      <c:pt idx="2211" formatCode="General">
                        <c:v>161.24700000000001</c:v>
                      </c:pt>
                      <c:pt idx="2212" formatCode="General">
                        <c:v>161.25700000000001</c:v>
                      </c:pt>
                      <c:pt idx="2213" formatCode="General">
                        <c:v>161.267</c:v>
                      </c:pt>
                      <c:pt idx="2214" formatCode="General">
                        <c:v>161.27699999999999</c:v>
                      </c:pt>
                      <c:pt idx="2215" formatCode="General">
                        <c:v>161.28700000000001</c:v>
                      </c:pt>
                      <c:pt idx="2216" formatCode="General">
                        <c:v>161.297</c:v>
                      </c:pt>
                      <c:pt idx="2217" formatCode="General">
                        <c:v>161.30699999999999</c:v>
                      </c:pt>
                      <c:pt idx="2218" formatCode="General">
                        <c:v>161.31700000000001</c:v>
                      </c:pt>
                      <c:pt idx="2219" formatCode="General">
                        <c:v>161.327</c:v>
                      </c:pt>
                      <c:pt idx="2220" formatCode="General">
                        <c:v>161.33699999999999</c:v>
                      </c:pt>
                      <c:pt idx="2221" formatCode="General">
                        <c:v>161.34700000000001</c:v>
                      </c:pt>
                      <c:pt idx="2222" formatCode="General">
                        <c:v>161.357</c:v>
                      </c:pt>
                      <c:pt idx="2223" formatCode="General">
                        <c:v>161.36699999999999</c:v>
                      </c:pt>
                      <c:pt idx="2224" formatCode="General">
                        <c:v>161.37700000000001</c:v>
                      </c:pt>
                      <c:pt idx="2225" formatCode="General">
                        <c:v>161.387</c:v>
                      </c:pt>
                      <c:pt idx="2226" formatCode="General">
                        <c:v>161.39699999999999</c:v>
                      </c:pt>
                      <c:pt idx="2227" formatCode="General">
                        <c:v>161.40700000000001</c:v>
                      </c:pt>
                      <c:pt idx="2228" formatCode="General">
                        <c:v>161.417</c:v>
                      </c:pt>
                      <c:pt idx="2229" formatCode="General">
                        <c:v>161.42699999999999</c:v>
                      </c:pt>
                      <c:pt idx="2230" formatCode="General">
                        <c:v>161.43700000000001</c:v>
                      </c:pt>
                      <c:pt idx="2231" formatCode="General">
                        <c:v>161.447</c:v>
                      </c:pt>
                      <c:pt idx="2232" formatCode="General">
                        <c:v>161.45699999999999</c:v>
                      </c:pt>
                      <c:pt idx="2233" formatCode="General">
                        <c:v>161.46700000000001</c:v>
                      </c:pt>
                      <c:pt idx="2234" formatCode="General">
                        <c:v>161.477</c:v>
                      </c:pt>
                      <c:pt idx="2235" formatCode="General">
                        <c:v>161.48699999999999</c:v>
                      </c:pt>
                      <c:pt idx="2236" formatCode="General">
                        <c:v>161.49700000000001</c:v>
                      </c:pt>
                      <c:pt idx="2237" formatCode="General">
                        <c:v>161.50700000000001</c:v>
                      </c:pt>
                      <c:pt idx="2238" formatCode="General">
                        <c:v>161.517</c:v>
                      </c:pt>
                      <c:pt idx="2239" formatCode="General">
                        <c:v>161.52699999999999</c:v>
                      </c:pt>
                      <c:pt idx="2240" formatCode="General">
                        <c:v>161.53700000000001</c:v>
                      </c:pt>
                      <c:pt idx="2241" formatCode="General">
                        <c:v>161.547</c:v>
                      </c:pt>
                      <c:pt idx="2242" formatCode="General">
                        <c:v>161.55699999999999</c:v>
                      </c:pt>
                      <c:pt idx="2243" formatCode="General">
                        <c:v>161.56700000000001</c:v>
                      </c:pt>
                      <c:pt idx="2244" formatCode="General">
                        <c:v>161.577</c:v>
                      </c:pt>
                      <c:pt idx="2245" formatCode="General">
                        <c:v>161.58699999999999</c:v>
                      </c:pt>
                      <c:pt idx="2246" formatCode="General">
                        <c:v>161.59700000000001</c:v>
                      </c:pt>
                      <c:pt idx="2247" formatCode="General">
                        <c:v>161.607</c:v>
                      </c:pt>
                      <c:pt idx="2248" formatCode="General">
                        <c:v>161.61699999999999</c:v>
                      </c:pt>
                      <c:pt idx="2249" formatCode="General">
                        <c:v>161.62700000000001</c:v>
                      </c:pt>
                      <c:pt idx="2250" formatCode="General">
                        <c:v>161.637</c:v>
                      </c:pt>
                      <c:pt idx="2251" formatCode="General">
                        <c:v>161.64699999999999</c:v>
                      </c:pt>
                      <c:pt idx="2252" formatCode="General">
                        <c:v>161.65700000000001</c:v>
                      </c:pt>
                      <c:pt idx="2253" formatCode="General">
                        <c:v>161.667</c:v>
                      </c:pt>
                      <c:pt idx="2254" formatCode="General">
                        <c:v>161.67699999999999</c:v>
                      </c:pt>
                      <c:pt idx="2255" formatCode="General">
                        <c:v>161.68700000000001</c:v>
                      </c:pt>
                      <c:pt idx="2256" formatCode="General">
                        <c:v>161.697</c:v>
                      </c:pt>
                      <c:pt idx="2257" formatCode="General">
                        <c:v>161.70699999999999</c:v>
                      </c:pt>
                      <c:pt idx="2258" formatCode="General">
                        <c:v>161.71700000000001</c:v>
                      </c:pt>
                      <c:pt idx="2259" formatCode="General">
                        <c:v>161.727</c:v>
                      </c:pt>
                      <c:pt idx="2260" formatCode="General">
                        <c:v>161.73699999999999</c:v>
                      </c:pt>
                      <c:pt idx="2261" formatCode="General">
                        <c:v>161.74700000000001</c:v>
                      </c:pt>
                      <c:pt idx="2262" formatCode="General">
                        <c:v>161.75700000000001</c:v>
                      </c:pt>
                      <c:pt idx="2263" formatCode="General">
                        <c:v>161.767</c:v>
                      </c:pt>
                      <c:pt idx="2264" formatCode="General">
                        <c:v>161.77699999999999</c:v>
                      </c:pt>
                      <c:pt idx="2265" formatCode="General">
                        <c:v>161.78700000000001</c:v>
                      </c:pt>
                      <c:pt idx="2266" formatCode="General">
                        <c:v>161.797</c:v>
                      </c:pt>
                      <c:pt idx="2267" formatCode="General">
                        <c:v>161.80699999999999</c:v>
                      </c:pt>
                      <c:pt idx="2268" formatCode="General">
                        <c:v>161.81700000000001</c:v>
                      </c:pt>
                      <c:pt idx="2269" formatCode="General">
                        <c:v>161.827</c:v>
                      </c:pt>
                      <c:pt idx="2270" formatCode="General">
                        <c:v>161.83699999999999</c:v>
                      </c:pt>
                      <c:pt idx="2271" formatCode="General">
                        <c:v>161.84700000000001</c:v>
                      </c:pt>
                      <c:pt idx="2272" formatCode="General">
                        <c:v>161.857</c:v>
                      </c:pt>
                      <c:pt idx="2273" formatCode="General">
                        <c:v>161.86699999999999</c:v>
                      </c:pt>
                      <c:pt idx="2274" formatCode="General">
                        <c:v>161.87700000000001</c:v>
                      </c:pt>
                      <c:pt idx="2275" formatCode="General">
                        <c:v>161.887</c:v>
                      </c:pt>
                      <c:pt idx="2276" formatCode="General">
                        <c:v>161.89699999999999</c:v>
                      </c:pt>
                      <c:pt idx="2277" formatCode="General">
                        <c:v>161.90700000000001</c:v>
                      </c:pt>
                      <c:pt idx="2278" formatCode="General">
                        <c:v>161.917</c:v>
                      </c:pt>
                      <c:pt idx="2279" formatCode="General">
                        <c:v>161.92699999999999</c:v>
                      </c:pt>
                      <c:pt idx="2280" formatCode="General">
                        <c:v>161.93700000000001</c:v>
                      </c:pt>
                      <c:pt idx="2281" formatCode="General">
                        <c:v>161.947</c:v>
                      </c:pt>
                      <c:pt idx="2282" formatCode="General">
                        <c:v>161.95699999999999</c:v>
                      </c:pt>
                      <c:pt idx="2283" formatCode="General">
                        <c:v>161.96700000000001</c:v>
                      </c:pt>
                      <c:pt idx="2284" formatCode="General">
                        <c:v>161.977</c:v>
                      </c:pt>
                      <c:pt idx="2285" formatCode="General">
                        <c:v>161.98699999999999</c:v>
                      </c:pt>
                      <c:pt idx="2286" formatCode="General">
                        <c:v>161.99700000000001</c:v>
                      </c:pt>
                      <c:pt idx="2287" formatCode="General">
                        <c:v>162.00700000000001</c:v>
                      </c:pt>
                      <c:pt idx="2288" formatCode="General">
                        <c:v>162.017</c:v>
                      </c:pt>
                      <c:pt idx="2289" formatCode="General">
                        <c:v>162.02699999999999</c:v>
                      </c:pt>
                      <c:pt idx="2290" formatCode="General">
                        <c:v>162.03700000000001</c:v>
                      </c:pt>
                      <c:pt idx="2291" formatCode="General">
                        <c:v>162.047</c:v>
                      </c:pt>
                      <c:pt idx="2292" formatCode="General">
                        <c:v>162.05699999999999</c:v>
                      </c:pt>
                      <c:pt idx="2293" formatCode="General">
                        <c:v>162.06700000000001</c:v>
                      </c:pt>
                      <c:pt idx="2294" formatCode="General">
                        <c:v>162.077</c:v>
                      </c:pt>
                      <c:pt idx="2295" formatCode="General">
                        <c:v>162.08699999999999</c:v>
                      </c:pt>
                      <c:pt idx="2296" formatCode="General">
                        <c:v>162.09700000000001</c:v>
                      </c:pt>
                      <c:pt idx="2297" formatCode="General">
                        <c:v>162.107</c:v>
                      </c:pt>
                      <c:pt idx="2298" formatCode="General">
                        <c:v>162.11699999999999</c:v>
                      </c:pt>
                      <c:pt idx="2299" formatCode="General">
                        <c:v>162.12700000000001</c:v>
                      </c:pt>
                      <c:pt idx="2300" formatCode="General">
                        <c:v>162.137</c:v>
                      </c:pt>
                      <c:pt idx="2301" formatCode="General">
                        <c:v>162.14699999999999</c:v>
                      </c:pt>
                      <c:pt idx="2302" formatCode="General">
                        <c:v>162.15700000000001</c:v>
                      </c:pt>
                      <c:pt idx="2303" formatCode="General">
                        <c:v>162.167</c:v>
                      </c:pt>
                      <c:pt idx="2304" formatCode="General">
                        <c:v>162.17699999999999</c:v>
                      </c:pt>
                      <c:pt idx="2305" formatCode="General">
                        <c:v>162.18700000000001</c:v>
                      </c:pt>
                      <c:pt idx="2306" formatCode="General">
                        <c:v>162.197</c:v>
                      </c:pt>
                      <c:pt idx="2307" formatCode="General">
                        <c:v>162.20699999999999</c:v>
                      </c:pt>
                      <c:pt idx="2308" formatCode="General">
                        <c:v>162.21700000000001</c:v>
                      </c:pt>
                      <c:pt idx="2309" formatCode="General">
                        <c:v>162.227</c:v>
                      </c:pt>
                      <c:pt idx="2310" formatCode="General">
                        <c:v>162.23699999999999</c:v>
                      </c:pt>
                      <c:pt idx="2311" formatCode="General">
                        <c:v>162.24700000000001</c:v>
                      </c:pt>
                      <c:pt idx="2312" formatCode="General">
                        <c:v>162.25700000000001</c:v>
                      </c:pt>
                      <c:pt idx="2313" formatCode="General">
                        <c:v>162.267</c:v>
                      </c:pt>
                      <c:pt idx="2314" formatCode="General">
                        <c:v>162.27699999999999</c:v>
                      </c:pt>
                      <c:pt idx="2315" formatCode="General">
                        <c:v>162.28700000000001</c:v>
                      </c:pt>
                      <c:pt idx="2316" formatCode="General">
                        <c:v>162.297</c:v>
                      </c:pt>
                      <c:pt idx="2317" formatCode="General">
                        <c:v>162.30699999999999</c:v>
                      </c:pt>
                      <c:pt idx="2318" formatCode="General">
                        <c:v>162.31700000000001</c:v>
                      </c:pt>
                      <c:pt idx="2319" formatCode="General">
                        <c:v>162.327</c:v>
                      </c:pt>
                      <c:pt idx="2320" formatCode="General">
                        <c:v>162.33699999999999</c:v>
                      </c:pt>
                      <c:pt idx="2321" formatCode="General">
                        <c:v>162.34700000000001</c:v>
                      </c:pt>
                      <c:pt idx="2322" formatCode="General">
                        <c:v>162.357</c:v>
                      </c:pt>
                      <c:pt idx="2323" formatCode="General">
                        <c:v>162.36699999999999</c:v>
                      </c:pt>
                      <c:pt idx="2324" formatCode="General">
                        <c:v>162.37700000000001</c:v>
                      </c:pt>
                      <c:pt idx="2325" formatCode="General">
                        <c:v>162.387</c:v>
                      </c:pt>
                      <c:pt idx="2326" formatCode="General">
                        <c:v>162.39699999999999</c:v>
                      </c:pt>
                      <c:pt idx="2327" formatCode="General">
                        <c:v>162.40700000000001</c:v>
                      </c:pt>
                      <c:pt idx="2328" formatCode="General">
                        <c:v>162.417</c:v>
                      </c:pt>
                      <c:pt idx="2329" formatCode="General">
                        <c:v>162.42699999999999</c:v>
                      </c:pt>
                      <c:pt idx="2330" formatCode="General">
                        <c:v>162.43700000000001</c:v>
                      </c:pt>
                      <c:pt idx="2331" formatCode="General">
                        <c:v>162.447</c:v>
                      </c:pt>
                      <c:pt idx="2332" formatCode="General">
                        <c:v>162.45699999999999</c:v>
                      </c:pt>
                      <c:pt idx="2333" formatCode="General">
                        <c:v>162.46700000000001</c:v>
                      </c:pt>
                      <c:pt idx="2334" formatCode="General">
                        <c:v>162.477</c:v>
                      </c:pt>
                      <c:pt idx="2335" formatCode="General">
                        <c:v>162.48699999999999</c:v>
                      </c:pt>
                      <c:pt idx="2336" formatCode="General">
                        <c:v>162.49700000000001</c:v>
                      </c:pt>
                      <c:pt idx="2337" formatCode="General">
                        <c:v>162.50700000000001</c:v>
                      </c:pt>
                      <c:pt idx="2338" formatCode="General">
                        <c:v>162.517</c:v>
                      </c:pt>
                      <c:pt idx="2339" formatCode="General">
                        <c:v>162.52699999999999</c:v>
                      </c:pt>
                      <c:pt idx="2340" formatCode="General">
                        <c:v>162.53700000000001</c:v>
                      </c:pt>
                      <c:pt idx="2341" formatCode="General">
                        <c:v>162.547</c:v>
                      </c:pt>
                      <c:pt idx="2342" formatCode="General">
                        <c:v>162.55699999999999</c:v>
                      </c:pt>
                      <c:pt idx="2343" formatCode="General">
                        <c:v>162.56700000000001</c:v>
                      </c:pt>
                      <c:pt idx="2344" formatCode="General">
                        <c:v>162.577</c:v>
                      </c:pt>
                      <c:pt idx="2345" formatCode="General">
                        <c:v>162.58699999999999</c:v>
                      </c:pt>
                      <c:pt idx="2346" formatCode="General">
                        <c:v>162.59700000000001</c:v>
                      </c:pt>
                      <c:pt idx="2347" formatCode="General">
                        <c:v>162.607</c:v>
                      </c:pt>
                      <c:pt idx="2348" formatCode="General">
                        <c:v>162.61699999999999</c:v>
                      </c:pt>
                      <c:pt idx="2349" formatCode="General">
                        <c:v>162.62700000000001</c:v>
                      </c:pt>
                      <c:pt idx="2350" formatCode="General">
                        <c:v>162.637</c:v>
                      </c:pt>
                      <c:pt idx="2351" formatCode="General">
                        <c:v>162.64699999999999</c:v>
                      </c:pt>
                      <c:pt idx="2352" formatCode="General">
                        <c:v>162.65700000000001</c:v>
                      </c:pt>
                      <c:pt idx="2353" formatCode="General">
                        <c:v>162.667</c:v>
                      </c:pt>
                      <c:pt idx="2354" formatCode="General">
                        <c:v>162.67699999999999</c:v>
                      </c:pt>
                      <c:pt idx="2355" formatCode="General">
                        <c:v>162.68700000000001</c:v>
                      </c:pt>
                      <c:pt idx="2356" formatCode="General">
                        <c:v>162.697</c:v>
                      </c:pt>
                      <c:pt idx="2357" formatCode="General">
                        <c:v>162.70699999999999</c:v>
                      </c:pt>
                      <c:pt idx="2358" formatCode="General">
                        <c:v>162.71700000000001</c:v>
                      </c:pt>
                      <c:pt idx="2359" formatCode="General">
                        <c:v>162.727</c:v>
                      </c:pt>
                      <c:pt idx="2360" formatCode="General">
                        <c:v>162.73699999999999</c:v>
                      </c:pt>
                      <c:pt idx="2361" formatCode="General">
                        <c:v>162.74700000000001</c:v>
                      </c:pt>
                      <c:pt idx="2362" formatCode="General">
                        <c:v>162.75700000000001</c:v>
                      </c:pt>
                      <c:pt idx="2363" formatCode="General">
                        <c:v>162.767</c:v>
                      </c:pt>
                      <c:pt idx="2364" formatCode="General">
                        <c:v>162.77699999999999</c:v>
                      </c:pt>
                      <c:pt idx="2365" formatCode="General">
                        <c:v>162.78700000000001</c:v>
                      </c:pt>
                      <c:pt idx="2366" formatCode="General">
                        <c:v>162.797</c:v>
                      </c:pt>
                      <c:pt idx="2367" formatCode="General">
                        <c:v>162.80699999999999</c:v>
                      </c:pt>
                      <c:pt idx="2368" formatCode="General">
                        <c:v>162.81700000000001</c:v>
                      </c:pt>
                      <c:pt idx="2369" formatCode="General">
                        <c:v>162.827</c:v>
                      </c:pt>
                      <c:pt idx="2370" formatCode="General">
                        <c:v>162.83699999999999</c:v>
                      </c:pt>
                      <c:pt idx="2371" formatCode="General">
                        <c:v>162.84700000000001</c:v>
                      </c:pt>
                      <c:pt idx="2372" formatCode="General">
                        <c:v>162.857</c:v>
                      </c:pt>
                      <c:pt idx="2373" formatCode="General">
                        <c:v>162.86699999999999</c:v>
                      </c:pt>
                      <c:pt idx="2374" formatCode="General">
                        <c:v>162.87700000000001</c:v>
                      </c:pt>
                      <c:pt idx="2375" formatCode="General">
                        <c:v>162.887</c:v>
                      </c:pt>
                      <c:pt idx="2376" formatCode="General">
                        <c:v>162.89699999999999</c:v>
                      </c:pt>
                      <c:pt idx="2377" formatCode="General">
                        <c:v>162.90700000000001</c:v>
                      </c:pt>
                      <c:pt idx="2378" formatCode="General">
                        <c:v>162.917</c:v>
                      </c:pt>
                      <c:pt idx="2379" formatCode="General">
                        <c:v>162.92699999999999</c:v>
                      </c:pt>
                      <c:pt idx="2380" formatCode="General">
                        <c:v>162.93700000000001</c:v>
                      </c:pt>
                      <c:pt idx="2381" formatCode="General">
                        <c:v>162.947</c:v>
                      </c:pt>
                      <c:pt idx="2382" formatCode="General">
                        <c:v>162.95699999999999</c:v>
                      </c:pt>
                      <c:pt idx="2383" formatCode="General">
                        <c:v>162.96700000000001</c:v>
                      </c:pt>
                      <c:pt idx="2384" formatCode="General">
                        <c:v>162.977</c:v>
                      </c:pt>
                      <c:pt idx="2385" formatCode="General">
                        <c:v>162.98699999999999</c:v>
                      </c:pt>
                      <c:pt idx="2386" formatCode="General">
                        <c:v>162.99700000000001</c:v>
                      </c:pt>
                      <c:pt idx="2387" formatCode="General">
                        <c:v>163.00700000000001</c:v>
                      </c:pt>
                      <c:pt idx="2388" formatCode="General">
                        <c:v>163.017</c:v>
                      </c:pt>
                      <c:pt idx="2389" formatCode="General">
                        <c:v>163.02699999999999</c:v>
                      </c:pt>
                      <c:pt idx="2390" formatCode="General">
                        <c:v>163.03700000000001</c:v>
                      </c:pt>
                      <c:pt idx="2391" formatCode="General">
                        <c:v>163.047</c:v>
                      </c:pt>
                      <c:pt idx="2392" formatCode="General">
                        <c:v>163.05699999999999</c:v>
                      </c:pt>
                      <c:pt idx="2393" formatCode="General">
                        <c:v>163.06700000000001</c:v>
                      </c:pt>
                      <c:pt idx="2394" formatCode="General">
                        <c:v>163.077</c:v>
                      </c:pt>
                      <c:pt idx="2395" formatCode="General">
                        <c:v>163.08699999999999</c:v>
                      </c:pt>
                      <c:pt idx="2396" formatCode="General">
                        <c:v>163.09700000000001</c:v>
                      </c:pt>
                      <c:pt idx="2397" formatCode="General">
                        <c:v>163.107</c:v>
                      </c:pt>
                      <c:pt idx="2398" formatCode="General">
                        <c:v>163.11699999999999</c:v>
                      </c:pt>
                      <c:pt idx="2399" formatCode="General">
                        <c:v>163.12700000000001</c:v>
                      </c:pt>
                      <c:pt idx="2400" formatCode="General">
                        <c:v>163.137</c:v>
                      </c:pt>
                      <c:pt idx="2401" formatCode="General">
                        <c:v>163.14699999999999</c:v>
                      </c:pt>
                      <c:pt idx="2402" formatCode="General">
                        <c:v>163.15700000000001</c:v>
                      </c:pt>
                      <c:pt idx="2403" formatCode="General">
                        <c:v>163.167</c:v>
                      </c:pt>
                      <c:pt idx="2404" formatCode="General">
                        <c:v>163.17699999999999</c:v>
                      </c:pt>
                      <c:pt idx="2405" formatCode="General">
                        <c:v>163.18700000000001</c:v>
                      </c:pt>
                      <c:pt idx="2406" formatCode="General">
                        <c:v>163.197</c:v>
                      </c:pt>
                      <c:pt idx="2407" formatCode="General">
                        <c:v>163.20699999999999</c:v>
                      </c:pt>
                      <c:pt idx="2408" formatCode="General">
                        <c:v>163.21700000000001</c:v>
                      </c:pt>
                      <c:pt idx="2409" formatCode="General">
                        <c:v>163.227</c:v>
                      </c:pt>
                      <c:pt idx="2410" formatCode="General">
                        <c:v>163.23699999999999</c:v>
                      </c:pt>
                      <c:pt idx="2411" formatCode="General">
                        <c:v>163.24700000000001</c:v>
                      </c:pt>
                      <c:pt idx="2412" formatCode="General">
                        <c:v>163.25700000000001</c:v>
                      </c:pt>
                      <c:pt idx="2413" formatCode="General">
                        <c:v>163.267</c:v>
                      </c:pt>
                      <c:pt idx="2414" formatCode="General">
                        <c:v>163.27699999999999</c:v>
                      </c:pt>
                      <c:pt idx="2415" formatCode="General">
                        <c:v>163.28700000000001</c:v>
                      </c:pt>
                      <c:pt idx="2416" formatCode="General">
                        <c:v>163.297</c:v>
                      </c:pt>
                      <c:pt idx="2417" formatCode="General">
                        <c:v>163.30699999999999</c:v>
                      </c:pt>
                      <c:pt idx="2418" formatCode="General">
                        <c:v>163.31700000000001</c:v>
                      </c:pt>
                      <c:pt idx="2419" formatCode="General">
                        <c:v>163.327</c:v>
                      </c:pt>
                      <c:pt idx="2420" formatCode="General">
                        <c:v>163.33699999999999</c:v>
                      </c:pt>
                      <c:pt idx="2421" formatCode="General">
                        <c:v>163.34700000000001</c:v>
                      </c:pt>
                      <c:pt idx="2422" formatCode="General">
                        <c:v>163.357</c:v>
                      </c:pt>
                      <c:pt idx="2423" formatCode="General">
                        <c:v>163.36699999999999</c:v>
                      </c:pt>
                      <c:pt idx="2424" formatCode="General">
                        <c:v>163.37700000000001</c:v>
                      </c:pt>
                      <c:pt idx="2425" formatCode="General">
                        <c:v>163.387</c:v>
                      </c:pt>
                      <c:pt idx="2426" formatCode="General">
                        <c:v>163.39699999999999</c:v>
                      </c:pt>
                      <c:pt idx="2427" formatCode="General">
                        <c:v>163.40700000000001</c:v>
                      </c:pt>
                      <c:pt idx="2428" formatCode="General">
                        <c:v>163.417</c:v>
                      </c:pt>
                      <c:pt idx="2429" formatCode="General">
                        <c:v>163.42699999999999</c:v>
                      </c:pt>
                      <c:pt idx="2430" formatCode="General">
                        <c:v>163.43700000000001</c:v>
                      </c:pt>
                      <c:pt idx="2431" formatCode="General">
                        <c:v>163.447</c:v>
                      </c:pt>
                      <c:pt idx="2432" formatCode="General">
                        <c:v>163.45699999999999</c:v>
                      </c:pt>
                      <c:pt idx="2433" formatCode="General">
                        <c:v>163.46700000000001</c:v>
                      </c:pt>
                      <c:pt idx="2434" formatCode="General">
                        <c:v>163.477</c:v>
                      </c:pt>
                      <c:pt idx="2435" formatCode="General">
                        <c:v>163.48699999999999</c:v>
                      </c:pt>
                      <c:pt idx="2436" formatCode="General">
                        <c:v>163.49700000000001</c:v>
                      </c:pt>
                      <c:pt idx="2437" formatCode="General">
                        <c:v>163.50700000000001</c:v>
                      </c:pt>
                      <c:pt idx="2438" formatCode="General">
                        <c:v>163.517</c:v>
                      </c:pt>
                      <c:pt idx="2439" formatCode="General">
                        <c:v>163.52699999999999</c:v>
                      </c:pt>
                      <c:pt idx="2440" formatCode="General">
                        <c:v>163.53700000000001</c:v>
                      </c:pt>
                      <c:pt idx="2441" formatCode="General">
                        <c:v>163.547</c:v>
                      </c:pt>
                      <c:pt idx="2442" formatCode="General">
                        <c:v>163.55699999999999</c:v>
                      </c:pt>
                      <c:pt idx="2443" formatCode="General">
                        <c:v>163.55699999999999</c:v>
                      </c:pt>
                      <c:pt idx="2444" formatCode="General">
                        <c:v>164.55699999999999</c:v>
                      </c:pt>
                      <c:pt idx="2445" formatCode="General">
                        <c:v>165.55699999999999</c:v>
                      </c:pt>
                      <c:pt idx="2446" formatCode="General">
                        <c:v>166.55699999999999</c:v>
                      </c:pt>
                      <c:pt idx="2447" formatCode="General">
                        <c:v>167.55699999999999</c:v>
                      </c:pt>
                      <c:pt idx="2448" formatCode="General">
                        <c:v>168.55699999999999</c:v>
                      </c:pt>
                      <c:pt idx="2449" formatCode="General">
                        <c:v>169.55699999999999</c:v>
                      </c:pt>
                      <c:pt idx="2450" formatCode="General">
                        <c:v>170.55699999999999</c:v>
                      </c:pt>
                      <c:pt idx="2451" formatCode="General">
                        <c:v>171.55699999999999</c:v>
                      </c:pt>
                      <c:pt idx="2452" formatCode="General">
                        <c:v>172.55699999999999</c:v>
                      </c:pt>
                      <c:pt idx="2453" formatCode="General">
                        <c:v>173.55699999999999</c:v>
                      </c:pt>
                      <c:pt idx="2454" formatCode="General">
                        <c:v>174.55699999999999</c:v>
                      </c:pt>
                      <c:pt idx="2455" formatCode="General">
                        <c:v>175.55699999999999</c:v>
                      </c:pt>
                      <c:pt idx="2456" formatCode="General">
                        <c:v>176.55699999999999</c:v>
                      </c:pt>
                      <c:pt idx="2457" formatCode="General">
                        <c:v>177.55699999999999</c:v>
                      </c:pt>
                      <c:pt idx="2458" formatCode="General">
                        <c:v>178.55699999999999</c:v>
                      </c:pt>
                      <c:pt idx="2459" formatCode="General">
                        <c:v>179.55699999999999</c:v>
                      </c:pt>
                      <c:pt idx="2460" formatCode="General">
                        <c:v>180.55699999999999</c:v>
                      </c:pt>
                      <c:pt idx="2461" formatCode="General">
                        <c:v>181.55699999999999</c:v>
                      </c:pt>
                      <c:pt idx="2462" formatCode="General">
                        <c:v>182.55699999999999</c:v>
                      </c:pt>
                      <c:pt idx="2463" formatCode="General">
                        <c:v>183.55699999999999</c:v>
                      </c:pt>
                      <c:pt idx="2464" formatCode="General">
                        <c:v>184.55699999999999</c:v>
                      </c:pt>
                      <c:pt idx="2465" formatCode="General">
                        <c:v>185.55699999999999</c:v>
                      </c:pt>
                      <c:pt idx="2466" formatCode="General">
                        <c:v>186.55699999999999</c:v>
                      </c:pt>
                      <c:pt idx="2467" formatCode="General">
                        <c:v>187.55699999999999</c:v>
                      </c:pt>
                      <c:pt idx="2468" formatCode="General">
                        <c:v>188.55699999999999</c:v>
                      </c:pt>
                      <c:pt idx="2469" formatCode="General">
                        <c:v>189.55699999999999</c:v>
                      </c:pt>
                      <c:pt idx="2470" formatCode="General">
                        <c:v>190.55699999999999</c:v>
                      </c:pt>
                      <c:pt idx="2471" formatCode="General">
                        <c:v>191.55699999999999</c:v>
                      </c:pt>
                      <c:pt idx="2472" formatCode="General">
                        <c:v>192.55699999999999</c:v>
                      </c:pt>
                      <c:pt idx="2473" formatCode="General">
                        <c:v>193.55699999999999</c:v>
                      </c:pt>
                      <c:pt idx="2474" formatCode="General">
                        <c:v>194.55699999999999</c:v>
                      </c:pt>
                      <c:pt idx="2475" formatCode="General">
                        <c:v>195.55699999999999</c:v>
                      </c:pt>
                      <c:pt idx="2476" formatCode="General">
                        <c:v>196.55699999999999</c:v>
                      </c:pt>
                      <c:pt idx="2477" formatCode="General">
                        <c:v>197.55699999999999</c:v>
                      </c:pt>
                      <c:pt idx="2478" formatCode="General">
                        <c:v>198.55699999999999</c:v>
                      </c:pt>
                      <c:pt idx="2479" formatCode="General">
                        <c:v>199.55699999999999</c:v>
                      </c:pt>
                      <c:pt idx="2480" formatCode="General">
                        <c:v>200.55699999999999</c:v>
                      </c:pt>
                      <c:pt idx="2481" formatCode="General">
                        <c:v>201.55699999999999</c:v>
                      </c:pt>
                      <c:pt idx="2482" formatCode="General">
                        <c:v>202.55699999999999</c:v>
                      </c:pt>
                      <c:pt idx="2483" formatCode="General">
                        <c:v>203.55699999999999</c:v>
                      </c:pt>
                      <c:pt idx="2484" formatCode="General">
                        <c:v>204.55699999999999</c:v>
                      </c:pt>
                      <c:pt idx="2485" formatCode="General">
                        <c:v>205.55699999999999</c:v>
                      </c:pt>
                      <c:pt idx="2486" formatCode="General">
                        <c:v>206.55699999999999</c:v>
                      </c:pt>
                      <c:pt idx="2487" formatCode="General">
                        <c:v>207.55699999999999</c:v>
                      </c:pt>
                      <c:pt idx="2488" formatCode="General">
                        <c:v>208.55699999999999</c:v>
                      </c:pt>
                      <c:pt idx="2489" formatCode="General">
                        <c:v>209.55699999999999</c:v>
                      </c:pt>
                      <c:pt idx="2490" formatCode="General">
                        <c:v>210.55699999999999</c:v>
                      </c:pt>
                      <c:pt idx="2491" formatCode="General">
                        <c:v>211.55699999999999</c:v>
                      </c:pt>
                      <c:pt idx="2492" formatCode="General">
                        <c:v>212.55699999999999</c:v>
                      </c:pt>
                      <c:pt idx="2493" formatCode="General">
                        <c:v>213.55699999999999</c:v>
                      </c:pt>
                      <c:pt idx="2494" formatCode="General">
                        <c:v>214.55699999999999</c:v>
                      </c:pt>
                      <c:pt idx="2495" formatCode="General">
                        <c:v>215.55699999999999</c:v>
                      </c:pt>
                      <c:pt idx="2496" formatCode="General">
                        <c:v>216.55699999999999</c:v>
                      </c:pt>
                      <c:pt idx="2497" formatCode="General">
                        <c:v>217.55699999999999</c:v>
                      </c:pt>
                      <c:pt idx="2498" formatCode="General">
                        <c:v>218.55699999999999</c:v>
                      </c:pt>
                      <c:pt idx="2499" formatCode="General">
                        <c:v>219.55699999999999</c:v>
                      </c:pt>
                      <c:pt idx="2500" formatCode="General">
                        <c:v>220.55699999999999</c:v>
                      </c:pt>
                      <c:pt idx="2501" formatCode="General">
                        <c:v>221.55699999999999</c:v>
                      </c:pt>
                      <c:pt idx="2502" formatCode="General">
                        <c:v>222.55699999999999</c:v>
                      </c:pt>
                      <c:pt idx="2503" formatCode="General">
                        <c:v>223.55699999999999</c:v>
                      </c:pt>
                      <c:pt idx="2504" formatCode="General">
                        <c:v>224.55699999999999</c:v>
                      </c:pt>
                      <c:pt idx="2505" formatCode="General">
                        <c:v>225.55699999999999</c:v>
                      </c:pt>
                      <c:pt idx="2506" formatCode="General">
                        <c:v>226.55699999999999</c:v>
                      </c:pt>
                      <c:pt idx="2507" formatCode="General">
                        <c:v>227.55699999999999</c:v>
                      </c:pt>
                      <c:pt idx="2508" formatCode="General">
                        <c:v>228.55699999999999</c:v>
                      </c:pt>
                      <c:pt idx="2509" formatCode="General">
                        <c:v>229.55699999999999</c:v>
                      </c:pt>
                      <c:pt idx="2510" formatCode="General">
                        <c:v>230.55699999999999</c:v>
                      </c:pt>
                      <c:pt idx="2511" formatCode="General">
                        <c:v>231.55699999999999</c:v>
                      </c:pt>
                      <c:pt idx="2512" formatCode="General">
                        <c:v>232.55699999999999</c:v>
                      </c:pt>
                      <c:pt idx="2513" formatCode="General">
                        <c:v>233.55699999999999</c:v>
                      </c:pt>
                      <c:pt idx="2514" formatCode="General">
                        <c:v>233.821</c:v>
                      </c:pt>
                      <c:pt idx="2515" formatCode="General">
                        <c:v>233.821</c:v>
                      </c:pt>
                      <c:pt idx="2516" formatCode="General">
                        <c:v>233.83099999999999</c:v>
                      </c:pt>
                      <c:pt idx="2517" formatCode="General">
                        <c:v>233.84100000000001</c:v>
                      </c:pt>
                      <c:pt idx="2518" formatCode="General">
                        <c:v>233.851</c:v>
                      </c:pt>
                      <c:pt idx="2519" formatCode="General">
                        <c:v>233.86099999999999</c:v>
                      </c:pt>
                      <c:pt idx="2520" formatCode="General">
                        <c:v>233.87100000000001</c:v>
                      </c:pt>
                      <c:pt idx="2521" formatCode="General">
                        <c:v>233.881</c:v>
                      </c:pt>
                      <c:pt idx="2522" formatCode="General">
                        <c:v>233.89099999999999</c:v>
                      </c:pt>
                      <c:pt idx="2523" formatCode="General">
                        <c:v>233.90100000000001</c:v>
                      </c:pt>
                      <c:pt idx="2524" formatCode="General">
                        <c:v>233.911</c:v>
                      </c:pt>
                      <c:pt idx="2525" formatCode="General">
                        <c:v>233.92099999999999</c:v>
                      </c:pt>
                      <c:pt idx="2526" formatCode="General">
                        <c:v>233.93100000000001</c:v>
                      </c:pt>
                      <c:pt idx="2527" formatCode="General">
                        <c:v>233.941</c:v>
                      </c:pt>
                      <c:pt idx="2528" formatCode="General">
                        <c:v>233.95099999999999</c:v>
                      </c:pt>
                      <c:pt idx="2529" formatCode="General">
                        <c:v>233.96100000000001</c:v>
                      </c:pt>
                      <c:pt idx="2530" formatCode="General">
                        <c:v>233.971</c:v>
                      </c:pt>
                      <c:pt idx="2531" formatCode="General">
                        <c:v>233.98099999999999</c:v>
                      </c:pt>
                      <c:pt idx="2532" formatCode="General">
                        <c:v>233.99100000000001</c:v>
                      </c:pt>
                      <c:pt idx="2533" formatCode="General">
                        <c:v>234.001</c:v>
                      </c:pt>
                      <c:pt idx="2534" formatCode="General">
                        <c:v>234.011</c:v>
                      </c:pt>
                      <c:pt idx="2535" formatCode="General">
                        <c:v>234.02099999999999</c:v>
                      </c:pt>
                      <c:pt idx="2536" formatCode="General">
                        <c:v>234.03100000000001</c:v>
                      </c:pt>
                      <c:pt idx="2537" formatCode="General">
                        <c:v>234.041</c:v>
                      </c:pt>
                      <c:pt idx="2538" formatCode="General">
                        <c:v>234.05099999999999</c:v>
                      </c:pt>
                      <c:pt idx="2539" formatCode="General">
                        <c:v>234.06100000000001</c:v>
                      </c:pt>
                      <c:pt idx="2540" formatCode="General">
                        <c:v>234.071</c:v>
                      </c:pt>
                      <c:pt idx="2541" formatCode="General">
                        <c:v>234.08099999999999</c:v>
                      </c:pt>
                      <c:pt idx="2542" formatCode="General">
                        <c:v>234.09100000000001</c:v>
                      </c:pt>
                      <c:pt idx="2543" formatCode="General">
                        <c:v>234.101</c:v>
                      </c:pt>
                      <c:pt idx="2544" formatCode="General">
                        <c:v>234.11099999999999</c:v>
                      </c:pt>
                      <c:pt idx="2545" formatCode="General">
                        <c:v>234.12100000000001</c:v>
                      </c:pt>
                      <c:pt idx="2546" formatCode="General">
                        <c:v>234.131</c:v>
                      </c:pt>
                      <c:pt idx="2547" formatCode="General">
                        <c:v>234.14099999999999</c:v>
                      </c:pt>
                      <c:pt idx="2548" formatCode="General">
                        <c:v>234.15100000000001</c:v>
                      </c:pt>
                      <c:pt idx="2549" formatCode="General">
                        <c:v>234.161</c:v>
                      </c:pt>
                      <c:pt idx="2550" formatCode="General">
                        <c:v>234.17099999999999</c:v>
                      </c:pt>
                      <c:pt idx="2551" formatCode="General">
                        <c:v>234.18100000000001</c:v>
                      </c:pt>
                      <c:pt idx="2552" formatCode="General">
                        <c:v>234.191</c:v>
                      </c:pt>
                      <c:pt idx="2553" formatCode="General">
                        <c:v>234.20099999999999</c:v>
                      </c:pt>
                      <c:pt idx="2554" formatCode="General">
                        <c:v>234.21100000000001</c:v>
                      </c:pt>
                      <c:pt idx="2555" formatCode="General">
                        <c:v>234.221</c:v>
                      </c:pt>
                      <c:pt idx="2556" formatCode="General">
                        <c:v>234.23099999999999</c:v>
                      </c:pt>
                      <c:pt idx="2557" formatCode="General">
                        <c:v>234.24100000000001</c:v>
                      </c:pt>
                      <c:pt idx="2558" formatCode="General">
                        <c:v>234.251</c:v>
                      </c:pt>
                      <c:pt idx="2559" formatCode="General">
                        <c:v>234.261</c:v>
                      </c:pt>
                      <c:pt idx="2560" formatCode="General">
                        <c:v>234.27099999999999</c:v>
                      </c:pt>
                      <c:pt idx="2561" formatCode="General">
                        <c:v>234.28100000000001</c:v>
                      </c:pt>
                      <c:pt idx="2562" formatCode="General">
                        <c:v>234.291</c:v>
                      </c:pt>
                      <c:pt idx="2563" formatCode="General">
                        <c:v>234.30099999999999</c:v>
                      </c:pt>
                      <c:pt idx="2564" formatCode="General">
                        <c:v>234.31100000000001</c:v>
                      </c:pt>
                      <c:pt idx="2565" formatCode="General">
                        <c:v>234.321</c:v>
                      </c:pt>
                      <c:pt idx="2566" formatCode="General">
                        <c:v>234.33099999999999</c:v>
                      </c:pt>
                      <c:pt idx="2567" formatCode="General">
                        <c:v>234.34100000000001</c:v>
                      </c:pt>
                      <c:pt idx="2568" formatCode="General">
                        <c:v>234.351</c:v>
                      </c:pt>
                      <c:pt idx="2569" formatCode="General">
                        <c:v>234.36099999999999</c:v>
                      </c:pt>
                      <c:pt idx="2570" formatCode="General">
                        <c:v>234.37100000000001</c:v>
                      </c:pt>
                      <c:pt idx="2571" formatCode="General">
                        <c:v>234.381</c:v>
                      </c:pt>
                      <c:pt idx="2572" formatCode="General">
                        <c:v>234.39099999999999</c:v>
                      </c:pt>
                      <c:pt idx="2573" formatCode="General">
                        <c:v>234.40100000000001</c:v>
                      </c:pt>
                      <c:pt idx="2574" formatCode="General">
                        <c:v>234.411</c:v>
                      </c:pt>
                      <c:pt idx="2575" formatCode="General">
                        <c:v>234.42099999999999</c:v>
                      </c:pt>
                      <c:pt idx="2576" formatCode="General">
                        <c:v>234.43100000000001</c:v>
                      </c:pt>
                      <c:pt idx="2577" formatCode="General">
                        <c:v>234.441</c:v>
                      </c:pt>
                      <c:pt idx="2578" formatCode="General">
                        <c:v>234.45099999999999</c:v>
                      </c:pt>
                      <c:pt idx="2579" formatCode="General">
                        <c:v>234.46100000000001</c:v>
                      </c:pt>
                      <c:pt idx="2580" formatCode="General">
                        <c:v>234.471</c:v>
                      </c:pt>
                      <c:pt idx="2581" formatCode="General">
                        <c:v>234.48099999999999</c:v>
                      </c:pt>
                      <c:pt idx="2582" formatCode="General">
                        <c:v>234.49100000000001</c:v>
                      </c:pt>
                      <c:pt idx="2583" formatCode="General">
                        <c:v>234.501</c:v>
                      </c:pt>
                      <c:pt idx="2584" formatCode="General">
                        <c:v>234.511</c:v>
                      </c:pt>
                      <c:pt idx="2585" formatCode="General">
                        <c:v>234.52099999999999</c:v>
                      </c:pt>
                      <c:pt idx="2586" formatCode="General">
                        <c:v>234.53100000000001</c:v>
                      </c:pt>
                      <c:pt idx="2587" formatCode="General">
                        <c:v>234.541</c:v>
                      </c:pt>
                      <c:pt idx="2588" formatCode="General">
                        <c:v>234.55099999999999</c:v>
                      </c:pt>
                      <c:pt idx="2589" formatCode="General">
                        <c:v>234.56100000000001</c:v>
                      </c:pt>
                      <c:pt idx="2590" formatCode="General">
                        <c:v>234.571</c:v>
                      </c:pt>
                      <c:pt idx="2591" formatCode="General">
                        <c:v>234.58099999999999</c:v>
                      </c:pt>
                      <c:pt idx="2592" formatCode="General">
                        <c:v>234.59100000000001</c:v>
                      </c:pt>
                      <c:pt idx="2593" formatCode="General">
                        <c:v>234.601</c:v>
                      </c:pt>
                      <c:pt idx="2594" formatCode="General">
                        <c:v>234.61099999999999</c:v>
                      </c:pt>
                      <c:pt idx="2595" formatCode="General">
                        <c:v>234.62100000000001</c:v>
                      </c:pt>
                      <c:pt idx="2596" formatCode="General">
                        <c:v>234.631</c:v>
                      </c:pt>
                      <c:pt idx="2597" formatCode="General">
                        <c:v>234.64099999999999</c:v>
                      </c:pt>
                      <c:pt idx="2598" formatCode="General">
                        <c:v>234.65100000000001</c:v>
                      </c:pt>
                      <c:pt idx="2599" formatCode="General">
                        <c:v>234.661</c:v>
                      </c:pt>
                      <c:pt idx="2600" formatCode="General">
                        <c:v>234.67099999999999</c:v>
                      </c:pt>
                      <c:pt idx="2601" formatCode="General">
                        <c:v>234.68100000000001</c:v>
                      </c:pt>
                      <c:pt idx="2602" formatCode="General">
                        <c:v>234.691</c:v>
                      </c:pt>
                      <c:pt idx="2603" formatCode="General">
                        <c:v>234.70099999999999</c:v>
                      </c:pt>
                      <c:pt idx="2604" formatCode="General">
                        <c:v>234.71100000000001</c:v>
                      </c:pt>
                      <c:pt idx="2605" formatCode="General">
                        <c:v>234.721</c:v>
                      </c:pt>
                      <c:pt idx="2606" formatCode="General">
                        <c:v>234.73099999999999</c:v>
                      </c:pt>
                      <c:pt idx="2607" formatCode="General">
                        <c:v>234.74100000000001</c:v>
                      </c:pt>
                      <c:pt idx="2608" formatCode="General">
                        <c:v>234.751</c:v>
                      </c:pt>
                      <c:pt idx="2609" formatCode="General">
                        <c:v>234.761</c:v>
                      </c:pt>
                      <c:pt idx="2610" formatCode="General">
                        <c:v>234.77099999999999</c:v>
                      </c:pt>
                      <c:pt idx="2611" formatCode="General">
                        <c:v>234.78100000000001</c:v>
                      </c:pt>
                      <c:pt idx="2612" formatCode="General">
                        <c:v>234.791</c:v>
                      </c:pt>
                      <c:pt idx="2613" formatCode="General">
                        <c:v>234.80099999999999</c:v>
                      </c:pt>
                      <c:pt idx="2614" formatCode="General">
                        <c:v>234.81100000000001</c:v>
                      </c:pt>
                      <c:pt idx="2615" formatCode="General">
                        <c:v>234.821</c:v>
                      </c:pt>
                      <c:pt idx="2616" formatCode="General">
                        <c:v>234.83099999999999</c:v>
                      </c:pt>
                      <c:pt idx="2617" formatCode="General">
                        <c:v>234.84100000000001</c:v>
                      </c:pt>
                      <c:pt idx="2618" formatCode="General">
                        <c:v>234.851</c:v>
                      </c:pt>
                      <c:pt idx="2619" formatCode="General">
                        <c:v>234.86099999999999</c:v>
                      </c:pt>
                      <c:pt idx="2620" formatCode="General">
                        <c:v>234.87100000000001</c:v>
                      </c:pt>
                      <c:pt idx="2621" formatCode="General">
                        <c:v>234.881</c:v>
                      </c:pt>
                      <c:pt idx="2622" formatCode="General">
                        <c:v>234.89099999999999</c:v>
                      </c:pt>
                      <c:pt idx="2623" formatCode="General">
                        <c:v>234.90100000000001</c:v>
                      </c:pt>
                      <c:pt idx="2624" formatCode="General">
                        <c:v>234.911</c:v>
                      </c:pt>
                      <c:pt idx="2625" formatCode="General">
                        <c:v>234.92099999999999</c:v>
                      </c:pt>
                      <c:pt idx="2626" formatCode="General">
                        <c:v>234.93100000000001</c:v>
                      </c:pt>
                      <c:pt idx="2627" formatCode="General">
                        <c:v>234.941</c:v>
                      </c:pt>
                      <c:pt idx="2628" formatCode="General">
                        <c:v>234.95099999999999</c:v>
                      </c:pt>
                      <c:pt idx="2629" formatCode="General">
                        <c:v>234.96100000000001</c:v>
                      </c:pt>
                      <c:pt idx="2630" formatCode="General">
                        <c:v>234.971</c:v>
                      </c:pt>
                      <c:pt idx="2631" formatCode="General">
                        <c:v>234.98099999999999</c:v>
                      </c:pt>
                      <c:pt idx="2632" formatCode="General">
                        <c:v>234.99100000000001</c:v>
                      </c:pt>
                      <c:pt idx="2633" formatCode="General">
                        <c:v>235.001</c:v>
                      </c:pt>
                      <c:pt idx="2634" formatCode="General">
                        <c:v>235.011</c:v>
                      </c:pt>
                      <c:pt idx="2635" formatCode="General">
                        <c:v>235.02099999999999</c:v>
                      </c:pt>
                      <c:pt idx="2636" formatCode="General">
                        <c:v>235.03100000000001</c:v>
                      </c:pt>
                      <c:pt idx="2637" formatCode="General">
                        <c:v>235.041</c:v>
                      </c:pt>
                      <c:pt idx="2638" formatCode="General">
                        <c:v>235.05099999999999</c:v>
                      </c:pt>
                      <c:pt idx="2639" formatCode="General">
                        <c:v>235.06100000000001</c:v>
                      </c:pt>
                      <c:pt idx="2640" formatCode="General">
                        <c:v>235.071</c:v>
                      </c:pt>
                      <c:pt idx="2641" formatCode="General">
                        <c:v>235.08099999999999</c:v>
                      </c:pt>
                      <c:pt idx="2642" formatCode="General">
                        <c:v>235.09100000000001</c:v>
                      </c:pt>
                      <c:pt idx="2643" formatCode="General">
                        <c:v>235.101</c:v>
                      </c:pt>
                      <c:pt idx="2644" formatCode="General">
                        <c:v>235.11099999999999</c:v>
                      </c:pt>
                      <c:pt idx="2645" formatCode="General">
                        <c:v>235.12100000000001</c:v>
                      </c:pt>
                      <c:pt idx="2646" formatCode="General">
                        <c:v>235.131</c:v>
                      </c:pt>
                      <c:pt idx="2647" formatCode="General">
                        <c:v>235.14099999999999</c:v>
                      </c:pt>
                      <c:pt idx="2648" formatCode="General">
                        <c:v>235.15100000000001</c:v>
                      </c:pt>
                      <c:pt idx="2649" formatCode="General">
                        <c:v>235.161</c:v>
                      </c:pt>
                      <c:pt idx="2650" formatCode="General">
                        <c:v>235.17099999999999</c:v>
                      </c:pt>
                      <c:pt idx="2651" formatCode="General">
                        <c:v>235.18100000000001</c:v>
                      </c:pt>
                      <c:pt idx="2652" formatCode="General">
                        <c:v>235.191</c:v>
                      </c:pt>
                      <c:pt idx="2653" formatCode="General">
                        <c:v>235.20099999999999</c:v>
                      </c:pt>
                      <c:pt idx="2654" formatCode="General">
                        <c:v>235.21100000000001</c:v>
                      </c:pt>
                      <c:pt idx="2655" formatCode="General">
                        <c:v>235.221</c:v>
                      </c:pt>
                      <c:pt idx="2656" formatCode="General">
                        <c:v>235.23099999999999</c:v>
                      </c:pt>
                      <c:pt idx="2657" formatCode="General">
                        <c:v>235.24100000000001</c:v>
                      </c:pt>
                      <c:pt idx="2658" formatCode="General">
                        <c:v>235.251</c:v>
                      </c:pt>
                      <c:pt idx="2659" formatCode="General">
                        <c:v>235.261</c:v>
                      </c:pt>
                      <c:pt idx="2660" formatCode="General">
                        <c:v>235.27099999999999</c:v>
                      </c:pt>
                      <c:pt idx="2661" formatCode="General">
                        <c:v>235.28100000000001</c:v>
                      </c:pt>
                      <c:pt idx="2662" formatCode="General">
                        <c:v>235.291</c:v>
                      </c:pt>
                      <c:pt idx="2663" formatCode="General">
                        <c:v>235.30099999999999</c:v>
                      </c:pt>
                      <c:pt idx="2664" formatCode="General">
                        <c:v>235.31100000000001</c:v>
                      </c:pt>
                      <c:pt idx="2665" formatCode="General">
                        <c:v>235.321</c:v>
                      </c:pt>
                      <c:pt idx="2666" formatCode="General">
                        <c:v>235.33099999999999</c:v>
                      </c:pt>
                      <c:pt idx="2667" formatCode="General">
                        <c:v>235.34100000000001</c:v>
                      </c:pt>
                      <c:pt idx="2668" formatCode="General">
                        <c:v>235.351</c:v>
                      </c:pt>
                      <c:pt idx="2669" formatCode="General">
                        <c:v>235.36099999999999</c:v>
                      </c:pt>
                      <c:pt idx="2670" formatCode="General">
                        <c:v>235.37100000000001</c:v>
                      </c:pt>
                      <c:pt idx="2671" formatCode="General">
                        <c:v>235.381</c:v>
                      </c:pt>
                      <c:pt idx="2672" formatCode="General">
                        <c:v>235.39099999999999</c:v>
                      </c:pt>
                      <c:pt idx="2673" formatCode="General">
                        <c:v>235.40100000000001</c:v>
                      </c:pt>
                      <c:pt idx="2674" formatCode="General">
                        <c:v>235.411</c:v>
                      </c:pt>
                      <c:pt idx="2675" formatCode="General">
                        <c:v>235.42099999999999</c:v>
                      </c:pt>
                      <c:pt idx="2676" formatCode="General">
                        <c:v>235.43100000000001</c:v>
                      </c:pt>
                      <c:pt idx="2677" formatCode="General">
                        <c:v>235.441</c:v>
                      </c:pt>
                      <c:pt idx="2678" formatCode="General">
                        <c:v>235.45099999999999</c:v>
                      </c:pt>
                      <c:pt idx="2679" formatCode="General">
                        <c:v>235.46100000000001</c:v>
                      </c:pt>
                      <c:pt idx="2680" formatCode="General">
                        <c:v>235.471</c:v>
                      </c:pt>
                      <c:pt idx="2681" formatCode="General">
                        <c:v>235.48099999999999</c:v>
                      </c:pt>
                      <c:pt idx="2682" formatCode="General">
                        <c:v>235.49100000000001</c:v>
                      </c:pt>
                      <c:pt idx="2683" formatCode="General">
                        <c:v>235.501</c:v>
                      </c:pt>
                      <c:pt idx="2684" formatCode="General">
                        <c:v>235.511</c:v>
                      </c:pt>
                      <c:pt idx="2685" formatCode="General">
                        <c:v>235.52099999999999</c:v>
                      </c:pt>
                      <c:pt idx="2686" formatCode="General">
                        <c:v>235.53100000000001</c:v>
                      </c:pt>
                      <c:pt idx="2687" formatCode="General">
                        <c:v>235.541</c:v>
                      </c:pt>
                      <c:pt idx="2688" formatCode="General">
                        <c:v>235.55099999999999</c:v>
                      </c:pt>
                      <c:pt idx="2689" formatCode="General">
                        <c:v>235.56100000000001</c:v>
                      </c:pt>
                      <c:pt idx="2690" formatCode="General">
                        <c:v>235.571</c:v>
                      </c:pt>
                      <c:pt idx="2691" formatCode="General">
                        <c:v>235.58099999999999</c:v>
                      </c:pt>
                      <c:pt idx="2692" formatCode="General">
                        <c:v>235.59100000000001</c:v>
                      </c:pt>
                      <c:pt idx="2693" formatCode="General">
                        <c:v>235.601</c:v>
                      </c:pt>
                      <c:pt idx="2694" formatCode="General">
                        <c:v>235.61099999999999</c:v>
                      </c:pt>
                      <c:pt idx="2695" formatCode="General">
                        <c:v>235.62100000000001</c:v>
                      </c:pt>
                      <c:pt idx="2696" formatCode="General">
                        <c:v>235.631</c:v>
                      </c:pt>
                      <c:pt idx="2697" formatCode="General">
                        <c:v>235.64099999999999</c:v>
                      </c:pt>
                      <c:pt idx="2698" formatCode="General">
                        <c:v>235.65100000000001</c:v>
                      </c:pt>
                      <c:pt idx="2699" formatCode="General">
                        <c:v>235.661</c:v>
                      </c:pt>
                      <c:pt idx="2700" formatCode="General">
                        <c:v>235.67099999999999</c:v>
                      </c:pt>
                      <c:pt idx="2701" formatCode="General">
                        <c:v>235.68100000000001</c:v>
                      </c:pt>
                      <c:pt idx="2702" formatCode="General">
                        <c:v>235.691</c:v>
                      </c:pt>
                      <c:pt idx="2703" formatCode="General">
                        <c:v>235.70099999999999</c:v>
                      </c:pt>
                      <c:pt idx="2704" formatCode="General">
                        <c:v>235.71100000000001</c:v>
                      </c:pt>
                      <c:pt idx="2705" formatCode="General">
                        <c:v>235.721</c:v>
                      </c:pt>
                      <c:pt idx="2706" formatCode="General">
                        <c:v>235.73099999999999</c:v>
                      </c:pt>
                      <c:pt idx="2707" formatCode="General">
                        <c:v>235.74100000000001</c:v>
                      </c:pt>
                      <c:pt idx="2708" formatCode="General">
                        <c:v>235.751</c:v>
                      </c:pt>
                      <c:pt idx="2709" formatCode="General">
                        <c:v>235.761</c:v>
                      </c:pt>
                      <c:pt idx="2710" formatCode="General">
                        <c:v>235.77099999999999</c:v>
                      </c:pt>
                      <c:pt idx="2711" formatCode="General">
                        <c:v>235.78100000000001</c:v>
                      </c:pt>
                      <c:pt idx="2712" formatCode="General">
                        <c:v>235.791</c:v>
                      </c:pt>
                      <c:pt idx="2713" formatCode="General">
                        <c:v>235.80099999999999</c:v>
                      </c:pt>
                      <c:pt idx="2714" formatCode="General">
                        <c:v>235.81100000000001</c:v>
                      </c:pt>
                      <c:pt idx="2715" formatCode="General">
                        <c:v>235.821</c:v>
                      </c:pt>
                      <c:pt idx="2716" formatCode="General">
                        <c:v>235.83099999999999</c:v>
                      </c:pt>
                      <c:pt idx="2717" formatCode="General">
                        <c:v>235.84100000000001</c:v>
                      </c:pt>
                      <c:pt idx="2718" formatCode="General">
                        <c:v>235.851</c:v>
                      </c:pt>
                      <c:pt idx="2719" formatCode="General">
                        <c:v>235.86099999999999</c:v>
                      </c:pt>
                      <c:pt idx="2720" formatCode="General">
                        <c:v>235.87100000000001</c:v>
                      </c:pt>
                      <c:pt idx="2721" formatCode="General">
                        <c:v>235.881</c:v>
                      </c:pt>
                      <c:pt idx="2722" formatCode="General">
                        <c:v>235.89099999999999</c:v>
                      </c:pt>
                      <c:pt idx="2723" formatCode="General">
                        <c:v>235.90100000000001</c:v>
                      </c:pt>
                      <c:pt idx="2724" formatCode="General">
                        <c:v>235.911</c:v>
                      </c:pt>
                      <c:pt idx="2725" formatCode="General">
                        <c:v>235.92099999999999</c:v>
                      </c:pt>
                      <c:pt idx="2726" formatCode="General">
                        <c:v>235.93100000000001</c:v>
                      </c:pt>
                      <c:pt idx="2727" formatCode="General">
                        <c:v>235.941</c:v>
                      </c:pt>
                      <c:pt idx="2728" formatCode="General">
                        <c:v>235.95099999999999</c:v>
                      </c:pt>
                      <c:pt idx="2729" formatCode="General">
                        <c:v>235.96100000000001</c:v>
                      </c:pt>
                      <c:pt idx="2730" formatCode="General">
                        <c:v>235.971</c:v>
                      </c:pt>
                      <c:pt idx="2731" formatCode="General">
                        <c:v>235.98099999999999</c:v>
                      </c:pt>
                      <c:pt idx="2732" formatCode="General">
                        <c:v>235.99100000000001</c:v>
                      </c:pt>
                      <c:pt idx="2733" formatCode="General">
                        <c:v>236.001</c:v>
                      </c:pt>
                      <c:pt idx="2734" formatCode="General">
                        <c:v>236.011</c:v>
                      </c:pt>
                      <c:pt idx="2735" formatCode="General">
                        <c:v>236.02099999999999</c:v>
                      </c:pt>
                      <c:pt idx="2736" formatCode="General">
                        <c:v>236.03100000000001</c:v>
                      </c:pt>
                      <c:pt idx="2737" formatCode="General">
                        <c:v>236.041</c:v>
                      </c:pt>
                      <c:pt idx="2738" formatCode="General">
                        <c:v>236.05099999999999</c:v>
                      </c:pt>
                      <c:pt idx="2739" formatCode="General">
                        <c:v>236.06100000000001</c:v>
                      </c:pt>
                      <c:pt idx="2740" formatCode="General">
                        <c:v>236.071</c:v>
                      </c:pt>
                      <c:pt idx="2741" formatCode="General">
                        <c:v>236.08099999999999</c:v>
                      </c:pt>
                      <c:pt idx="2742" formatCode="General">
                        <c:v>236.09100000000001</c:v>
                      </c:pt>
                      <c:pt idx="2743" formatCode="General">
                        <c:v>236.101</c:v>
                      </c:pt>
                      <c:pt idx="2744" formatCode="General">
                        <c:v>236.11099999999999</c:v>
                      </c:pt>
                      <c:pt idx="2745" formatCode="General">
                        <c:v>236.12100000000001</c:v>
                      </c:pt>
                      <c:pt idx="2746" formatCode="General">
                        <c:v>236.131</c:v>
                      </c:pt>
                      <c:pt idx="2747" formatCode="General">
                        <c:v>236.14099999999999</c:v>
                      </c:pt>
                      <c:pt idx="2748" formatCode="General">
                        <c:v>236.15100000000001</c:v>
                      </c:pt>
                      <c:pt idx="2749" formatCode="General">
                        <c:v>236.161</c:v>
                      </c:pt>
                      <c:pt idx="2750" formatCode="General">
                        <c:v>236.17099999999999</c:v>
                      </c:pt>
                      <c:pt idx="2751" formatCode="General">
                        <c:v>236.18100000000001</c:v>
                      </c:pt>
                      <c:pt idx="2752" formatCode="General">
                        <c:v>236.191</c:v>
                      </c:pt>
                      <c:pt idx="2753" formatCode="General">
                        <c:v>236.20099999999999</c:v>
                      </c:pt>
                      <c:pt idx="2754" formatCode="General">
                        <c:v>236.21100000000001</c:v>
                      </c:pt>
                      <c:pt idx="2755" formatCode="General">
                        <c:v>236.221</c:v>
                      </c:pt>
                      <c:pt idx="2756" formatCode="General">
                        <c:v>236.23099999999999</c:v>
                      </c:pt>
                      <c:pt idx="2757" formatCode="General">
                        <c:v>236.24100000000001</c:v>
                      </c:pt>
                      <c:pt idx="2758" formatCode="General">
                        <c:v>236.251</c:v>
                      </c:pt>
                      <c:pt idx="2759" formatCode="General">
                        <c:v>236.261</c:v>
                      </c:pt>
                      <c:pt idx="2760" formatCode="General">
                        <c:v>236.27099999999999</c:v>
                      </c:pt>
                      <c:pt idx="2761" formatCode="General">
                        <c:v>236.28100000000001</c:v>
                      </c:pt>
                      <c:pt idx="2762" formatCode="General">
                        <c:v>236.291</c:v>
                      </c:pt>
                      <c:pt idx="2763" formatCode="General">
                        <c:v>236.30099999999999</c:v>
                      </c:pt>
                      <c:pt idx="2764" formatCode="General">
                        <c:v>236.31100000000001</c:v>
                      </c:pt>
                      <c:pt idx="2765" formatCode="General">
                        <c:v>236.321</c:v>
                      </c:pt>
                      <c:pt idx="2766" formatCode="General">
                        <c:v>236.33099999999999</c:v>
                      </c:pt>
                      <c:pt idx="2767" formatCode="General">
                        <c:v>236.34100000000001</c:v>
                      </c:pt>
                      <c:pt idx="2768" formatCode="General">
                        <c:v>236.351</c:v>
                      </c:pt>
                      <c:pt idx="2769" formatCode="General">
                        <c:v>236.36099999999999</c:v>
                      </c:pt>
                      <c:pt idx="2770" formatCode="General">
                        <c:v>236.37100000000001</c:v>
                      </c:pt>
                      <c:pt idx="2771" formatCode="General">
                        <c:v>236.381</c:v>
                      </c:pt>
                      <c:pt idx="2772" formatCode="General">
                        <c:v>236.39099999999999</c:v>
                      </c:pt>
                      <c:pt idx="2773" formatCode="General">
                        <c:v>236.40100000000001</c:v>
                      </c:pt>
                      <c:pt idx="2774" formatCode="General">
                        <c:v>236.411</c:v>
                      </c:pt>
                      <c:pt idx="2775" formatCode="General">
                        <c:v>236.42099999999999</c:v>
                      </c:pt>
                      <c:pt idx="2776" formatCode="General">
                        <c:v>236.43100000000001</c:v>
                      </c:pt>
                      <c:pt idx="2777" formatCode="General">
                        <c:v>236.441</c:v>
                      </c:pt>
                      <c:pt idx="2778" formatCode="General">
                        <c:v>236.45099999999999</c:v>
                      </c:pt>
                      <c:pt idx="2779" formatCode="General">
                        <c:v>236.46100000000001</c:v>
                      </c:pt>
                      <c:pt idx="2780" formatCode="General">
                        <c:v>236.471</c:v>
                      </c:pt>
                      <c:pt idx="2781" formatCode="General">
                        <c:v>236.48099999999999</c:v>
                      </c:pt>
                      <c:pt idx="2782" formatCode="General">
                        <c:v>236.49100000000001</c:v>
                      </c:pt>
                      <c:pt idx="2783" formatCode="General">
                        <c:v>236.501</c:v>
                      </c:pt>
                      <c:pt idx="2784" formatCode="General">
                        <c:v>236.511</c:v>
                      </c:pt>
                      <c:pt idx="2785" formatCode="General">
                        <c:v>236.52099999999999</c:v>
                      </c:pt>
                      <c:pt idx="2786" formatCode="General">
                        <c:v>236.53100000000001</c:v>
                      </c:pt>
                      <c:pt idx="2787" formatCode="General">
                        <c:v>236.541</c:v>
                      </c:pt>
                      <c:pt idx="2788" formatCode="General">
                        <c:v>236.55099999999999</c:v>
                      </c:pt>
                      <c:pt idx="2789" formatCode="General">
                        <c:v>236.56100000000001</c:v>
                      </c:pt>
                      <c:pt idx="2790" formatCode="General">
                        <c:v>236.571</c:v>
                      </c:pt>
                      <c:pt idx="2791" formatCode="General">
                        <c:v>236.58099999999999</c:v>
                      </c:pt>
                      <c:pt idx="2792" formatCode="General">
                        <c:v>236.59100000000001</c:v>
                      </c:pt>
                      <c:pt idx="2793" formatCode="General">
                        <c:v>236.601</c:v>
                      </c:pt>
                      <c:pt idx="2794" formatCode="General">
                        <c:v>236.61099999999999</c:v>
                      </c:pt>
                      <c:pt idx="2795" formatCode="General">
                        <c:v>236.62100000000001</c:v>
                      </c:pt>
                      <c:pt idx="2796" formatCode="General">
                        <c:v>236.631</c:v>
                      </c:pt>
                      <c:pt idx="2797" formatCode="General">
                        <c:v>236.64099999999999</c:v>
                      </c:pt>
                      <c:pt idx="2798" formatCode="General">
                        <c:v>236.65100000000001</c:v>
                      </c:pt>
                      <c:pt idx="2799" formatCode="General">
                        <c:v>236.661</c:v>
                      </c:pt>
                      <c:pt idx="2800" formatCode="General">
                        <c:v>236.67099999999999</c:v>
                      </c:pt>
                      <c:pt idx="2801" formatCode="General">
                        <c:v>236.68100000000001</c:v>
                      </c:pt>
                      <c:pt idx="2802" formatCode="General">
                        <c:v>236.691</c:v>
                      </c:pt>
                      <c:pt idx="2803" formatCode="General">
                        <c:v>236.70099999999999</c:v>
                      </c:pt>
                      <c:pt idx="2804" formatCode="General">
                        <c:v>236.71100000000001</c:v>
                      </c:pt>
                      <c:pt idx="2805" formatCode="General">
                        <c:v>236.721</c:v>
                      </c:pt>
                      <c:pt idx="2806" formatCode="General">
                        <c:v>236.73099999999999</c:v>
                      </c:pt>
                      <c:pt idx="2807" formatCode="General">
                        <c:v>236.74100000000001</c:v>
                      </c:pt>
                      <c:pt idx="2808" formatCode="General">
                        <c:v>236.751</c:v>
                      </c:pt>
                      <c:pt idx="2809" formatCode="General">
                        <c:v>236.761</c:v>
                      </c:pt>
                      <c:pt idx="2810" formatCode="General">
                        <c:v>236.77099999999999</c:v>
                      </c:pt>
                      <c:pt idx="2811" formatCode="General">
                        <c:v>236.78100000000001</c:v>
                      </c:pt>
                      <c:pt idx="2812" formatCode="General">
                        <c:v>236.791</c:v>
                      </c:pt>
                      <c:pt idx="2813" formatCode="General">
                        <c:v>236.80099999999999</c:v>
                      </c:pt>
                      <c:pt idx="2814" formatCode="General">
                        <c:v>236.81100000000001</c:v>
                      </c:pt>
                      <c:pt idx="2815" formatCode="General">
                        <c:v>236.821</c:v>
                      </c:pt>
                      <c:pt idx="2816" formatCode="General">
                        <c:v>236.83099999999999</c:v>
                      </c:pt>
                      <c:pt idx="2817" formatCode="General">
                        <c:v>236.84100000000001</c:v>
                      </c:pt>
                      <c:pt idx="2818" formatCode="General">
                        <c:v>236.851</c:v>
                      </c:pt>
                      <c:pt idx="2819" formatCode="General">
                        <c:v>236.86099999999999</c:v>
                      </c:pt>
                      <c:pt idx="2820" formatCode="General">
                        <c:v>236.87100000000001</c:v>
                      </c:pt>
                      <c:pt idx="2821" formatCode="General">
                        <c:v>236.881</c:v>
                      </c:pt>
                      <c:pt idx="2822" formatCode="General">
                        <c:v>236.89099999999999</c:v>
                      </c:pt>
                      <c:pt idx="2823" formatCode="General">
                        <c:v>236.90100000000001</c:v>
                      </c:pt>
                      <c:pt idx="2824" formatCode="General">
                        <c:v>236.911</c:v>
                      </c:pt>
                      <c:pt idx="2825" formatCode="General">
                        <c:v>236.92099999999999</c:v>
                      </c:pt>
                      <c:pt idx="2826" formatCode="General">
                        <c:v>236.93100000000001</c:v>
                      </c:pt>
                      <c:pt idx="2827" formatCode="General">
                        <c:v>236.941</c:v>
                      </c:pt>
                      <c:pt idx="2828" formatCode="General">
                        <c:v>236.95099999999999</c:v>
                      </c:pt>
                      <c:pt idx="2829" formatCode="General">
                        <c:v>236.96100000000001</c:v>
                      </c:pt>
                      <c:pt idx="2830" formatCode="General">
                        <c:v>236.971</c:v>
                      </c:pt>
                      <c:pt idx="2831" formatCode="General">
                        <c:v>236.98099999999999</c:v>
                      </c:pt>
                      <c:pt idx="2832" formatCode="General">
                        <c:v>236.99100000000001</c:v>
                      </c:pt>
                      <c:pt idx="2833" formatCode="General">
                        <c:v>237.001</c:v>
                      </c:pt>
                      <c:pt idx="2834" formatCode="General">
                        <c:v>237.011</c:v>
                      </c:pt>
                      <c:pt idx="2835" formatCode="General">
                        <c:v>237.02099999999999</c:v>
                      </c:pt>
                      <c:pt idx="2836" formatCode="General">
                        <c:v>237.03100000000001</c:v>
                      </c:pt>
                      <c:pt idx="2837" formatCode="General">
                        <c:v>237.041</c:v>
                      </c:pt>
                      <c:pt idx="2838" formatCode="General">
                        <c:v>237.05099999999999</c:v>
                      </c:pt>
                      <c:pt idx="2839" formatCode="General">
                        <c:v>237.06100000000001</c:v>
                      </c:pt>
                      <c:pt idx="2840" formatCode="General">
                        <c:v>237.071</c:v>
                      </c:pt>
                      <c:pt idx="2841" formatCode="General">
                        <c:v>237.08099999999999</c:v>
                      </c:pt>
                      <c:pt idx="2842" formatCode="General">
                        <c:v>237.09100000000001</c:v>
                      </c:pt>
                      <c:pt idx="2843" formatCode="General">
                        <c:v>237.101</c:v>
                      </c:pt>
                      <c:pt idx="2844" formatCode="General">
                        <c:v>237.11099999999999</c:v>
                      </c:pt>
                      <c:pt idx="2845" formatCode="General">
                        <c:v>237.12100000000001</c:v>
                      </c:pt>
                      <c:pt idx="2846" formatCode="General">
                        <c:v>237.131</c:v>
                      </c:pt>
                      <c:pt idx="2847" formatCode="General">
                        <c:v>237.14099999999999</c:v>
                      </c:pt>
                      <c:pt idx="2848" formatCode="General">
                        <c:v>237.15100000000001</c:v>
                      </c:pt>
                      <c:pt idx="2849" formatCode="General">
                        <c:v>237.161</c:v>
                      </c:pt>
                      <c:pt idx="2850" formatCode="General">
                        <c:v>237.17099999999999</c:v>
                      </c:pt>
                      <c:pt idx="2851" formatCode="General">
                        <c:v>237.18100000000001</c:v>
                      </c:pt>
                      <c:pt idx="2852" formatCode="General">
                        <c:v>237.191</c:v>
                      </c:pt>
                      <c:pt idx="2853" formatCode="General">
                        <c:v>237.20099999999999</c:v>
                      </c:pt>
                      <c:pt idx="2854" formatCode="General">
                        <c:v>237.21100000000001</c:v>
                      </c:pt>
                      <c:pt idx="2855" formatCode="General">
                        <c:v>237.221</c:v>
                      </c:pt>
                      <c:pt idx="2856" formatCode="General">
                        <c:v>237.23099999999999</c:v>
                      </c:pt>
                      <c:pt idx="2857" formatCode="General">
                        <c:v>237.24100000000001</c:v>
                      </c:pt>
                      <c:pt idx="2858" formatCode="General">
                        <c:v>237.251</c:v>
                      </c:pt>
                      <c:pt idx="2859" formatCode="General">
                        <c:v>237.261</c:v>
                      </c:pt>
                      <c:pt idx="2860" formatCode="General">
                        <c:v>237.27099999999999</c:v>
                      </c:pt>
                      <c:pt idx="2861" formatCode="General">
                        <c:v>237.28100000000001</c:v>
                      </c:pt>
                      <c:pt idx="2862" formatCode="General">
                        <c:v>237.291</c:v>
                      </c:pt>
                      <c:pt idx="2863" formatCode="General">
                        <c:v>237.30099999999999</c:v>
                      </c:pt>
                      <c:pt idx="2864" formatCode="General">
                        <c:v>237.31100000000001</c:v>
                      </c:pt>
                      <c:pt idx="2865" formatCode="General">
                        <c:v>237.321</c:v>
                      </c:pt>
                      <c:pt idx="2866" formatCode="General">
                        <c:v>237.33099999999999</c:v>
                      </c:pt>
                      <c:pt idx="2867" formatCode="General">
                        <c:v>237.34100000000001</c:v>
                      </c:pt>
                      <c:pt idx="2868" formatCode="General">
                        <c:v>237.351</c:v>
                      </c:pt>
                      <c:pt idx="2869" formatCode="General">
                        <c:v>237.36099999999999</c:v>
                      </c:pt>
                      <c:pt idx="2870" formatCode="General">
                        <c:v>237.37100000000001</c:v>
                      </c:pt>
                      <c:pt idx="2871" formatCode="General">
                        <c:v>237.381</c:v>
                      </c:pt>
                      <c:pt idx="2872" formatCode="General">
                        <c:v>237.39099999999999</c:v>
                      </c:pt>
                      <c:pt idx="2873" formatCode="General">
                        <c:v>237.40100000000001</c:v>
                      </c:pt>
                      <c:pt idx="2874" formatCode="General">
                        <c:v>237.411</c:v>
                      </c:pt>
                      <c:pt idx="2875" formatCode="General">
                        <c:v>237.42099999999999</c:v>
                      </c:pt>
                      <c:pt idx="2876" formatCode="General">
                        <c:v>237.43100000000001</c:v>
                      </c:pt>
                      <c:pt idx="2877" formatCode="General">
                        <c:v>237.441</c:v>
                      </c:pt>
                      <c:pt idx="2878" formatCode="General">
                        <c:v>237.45099999999999</c:v>
                      </c:pt>
                      <c:pt idx="2879" formatCode="General">
                        <c:v>237.46100000000001</c:v>
                      </c:pt>
                      <c:pt idx="2880" formatCode="General">
                        <c:v>237.471</c:v>
                      </c:pt>
                      <c:pt idx="2881" formatCode="General">
                        <c:v>237.48099999999999</c:v>
                      </c:pt>
                      <c:pt idx="2882" formatCode="General">
                        <c:v>237.49100000000001</c:v>
                      </c:pt>
                      <c:pt idx="2883" formatCode="General">
                        <c:v>237.501</c:v>
                      </c:pt>
                      <c:pt idx="2884" formatCode="General">
                        <c:v>237.511</c:v>
                      </c:pt>
                      <c:pt idx="2885" formatCode="General">
                        <c:v>237.52099999999999</c:v>
                      </c:pt>
                      <c:pt idx="2886" formatCode="General">
                        <c:v>237.53100000000001</c:v>
                      </c:pt>
                      <c:pt idx="2887" formatCode="General">
                        <c:v>237.541</c:v>
                      </c:pt>
                      <c:pt idx="2888" formatCode="General">
                        <c:v>237.55099999999999</c:v>
                      </c:pt>
                      <c:pt idx="2889" formatCode="General">
                        <c:v>237.56100000000001</c:v>
                      </c:pt>
                      <c:pt idx="2890" formatCode="General">
                        <c:v>237.571</c:v>
                      </c:pt>
                      <c:pt idx="2891" formatCode="General">
                        <c:v>237.58099999999999</c:v>
                      </c:pt>
                      <c:pt idx="2892" formatCode="General">
                        <c:v>237.59100000000001</c:v>
                      </c:pt>
                      <c:pt idx="2893" formatCode="General">
                        <c:v>237.601</c:v>
                      </c:pt>
                      <c:pt idx="2894" formatCode="General">
                        <c:v>237.61099999999999</c:v>
                      </c:pt>
                      <c:pt idx="2895" formatCode="General">
                        <c:v>237.62100000000001</c:v>
                      </c:pt>
                      <c:pt idx="2896" formatCode="General">
                        <c:v>237.631</c:v>
                      </c:pt>
                      <c:pt idx="2897" formatCode="General">
                        <c:v>237.64099999999999</c:v>
                      </c:pt>
                      <c:pt idx="2898" formatCode="General">
                        <c:v>237.65100000000001</c:v>
                      </c:pt>
                      <c:pt idx="2899" formatCode="General">
                        <c:v>237.661</c:v>
                      </c:pt>
                      <c:pt idx="2900" formatCode="General">
                        <c:v>237.67099999999999</c:v>
                      </c:pt>
                      <c:pt idx="2901" formatCode="General">
                        <c:v>237.68100000000001</c:v>
                      </c:pt>
                      <c:pt idx="2902" formatCode="General">
                        <c:v>237.691</c:v>
                      </c:pt>
                      <c:pt idx="2903" formatCode="General">
                        <c:v>237.70099999999999</c:v>
                      </c:pt>
                      <c:pt idx="2904" formatCode="General">
                        <c:v>237.71100000000001</c:v>
                      </c:pt>
                      <c:pt idx="2905" formatCode="General">
                        <c:v>237.721</c:v>
                      </c:pt>
                      <c:pt idx="2906" formatCode="General">
                        <c:v>237.73099999999999</c:v>
                      </c:pt>
                      <c:pt idx="2907" formatCode="General">
                        <c:v>237.74100000000001</c:v>
                      </c:pt>
                      <c:pt idx="2908" formatCode="General">
                        <c:v>237.751</c:v>
                      </c:pt>
                      <c:pt idx="2909" formatCode="General">
                        <c:v>237.761</c:v>
                      </c:pt>
                      <c:pt idx="2910" formatCode="General">
                        <c:v>237.77099999999999</c:v>
                      </c:pt>
                      <c:pt idx="2911" formatCode="General">
                        <c:v>237.78100000000001</c:v>
                      </c:pt>
                      <c:pt idx="2912" formatCode="General">
                        <c:v>237.791</c:v>
                      </c:pt>
                      <c:pt idx="2913" formatCode="General">
                        <c:v>237.80099999999999</c:v>
                      </c:pt>
                      <c:pt idx="2914" formatCode="General">
                        <c:v>237.81100000000001</c:v>
                      </c:pt>
                      <c:pt idx="2915" formatCode="General">
                        <c:v>237.821</c:v>
                      </c:pt>
                      <c:pt idx="2916" formatCode="General">
                        <c:v>237.83099999999999</c:v>
                      </c:pt>
                      <c:pt idx="2917" formatCode="General">
                        <c:v>237.84100000000001</c:v>
                      </c:pt>
                      <c:pt idx="2918" formatCode="General">
                        <c:v>237.851</c:v>
                      </c:pt>
                      <c:pt idx="2919" formatCode="General">
                        <c:v>237.86099999999999</c:v>
                      </c:pt>
                      <c:pt idx="2920" formatCode="General">
                        <c:v>237.87100000000001</c:v>
                      </c:pt>
                      <c:pt idx="2921" formatCode="General">
                        <c:v>237.881</c:v>
                      </c:pt>
                      <c:pt idx="2922" formatCode="General">
                        <c:v>237.89099999999999</c:v>
                      </c:pt>
                      <c:pt idx="2923" formatCode="General">
                        <c:v>237.90100000000001</c:v>
                      </c:pt>
                      <c:pt idx="2924" formatCode="General">
                        <c:v>237.911</c:v>
                      </c:pt>
                      <c:pt idx="2925" formatCode="General">
                        <c:v>237.92099999999999</c:v>
                      </c:pt>
                      <c:pt idx="2926" formatCode="General">
                        <c:v>237.93100000000001</c:v>
                      </c:pt>
                      <c:pt idx="2927" formatCode="General">
                        <c:v>237.941</c:v>
                      </c:pt>
                      <c:pt idx="2928" formatCode="General">
                        <c:v>237.95099999999999</c:v>
                      </c:pt>
                      <c:pt idx="2929" formatCode="General">
                        <c:v>237.96100000000001</c:v>
                      </c:pt>
                      <c:pt idx="2930" formatCode="General">
                        <c:v>237.971</c:v>
                      </c:pt>
                      <c:pt idx="2931" formatCode="General">
                        <c:v>237.98099999999999</c:v>
                      </c:pt>
                      <c:pt idx="2932" formatCode="General">
                        <c:v>237.99100000000001</c:v>
                      </c:pt>
                      <c:pt idx="2933" formatCode="General">
                        <c:v>238.001</c:v>
                      </c:pt>
                      <c:pt idx="2934" formatCode="General">
                        <c:v>238.011</c:v>
                      </c:pt>
                      <c:pt idx="2935" formatCode="General">
                        <c:v>238.02099999999999</c:v>
                      </c:pt>
                      <c:pt idx="2936" formatCode="General">
                        <c:v>238.03100000000001</c:v>
                      </c:pt>
                      <c:pt idx="2937" formatCode="General">
                        <c:v>238.041</c:v>
                      </c:pt>
                      <c:pt idx="2938" formatCode="General">
                        <c:v>238.05099999999999</c:v>
                      </c:pt>
                      <c:pt idx="2939" formatCode="General">
                        <c:v>238.06100000000001</c:v>
                      </c:pt>
                      <c:pt idx="2940" formatCode="General">
                        <c:v>238.071</c:v>
                      </c:pt>
                      <c:pt idx="2941" formatCode="General">
                        <c:v>238.08099999999999</c:v>
                      </c:pt>
                      <c:pt idx="2942" formatCode="General">
                        <c:v>238.09100000000001</c:v>
                      </c:pt>
                      <c:pt idx="2943" formatCode="General">
                        <c:v>238.101</c:v>
                      </c:pt>
                      <c:pt idx="2944" formatCode="General">
                        <c:v>238.11099999999999</c:v>
                      </c:pt>
                      <c:pt idx="2945" formatCode="General">
                        <c:v>238.12100000000001</c:v>
                      </c:pt>
                      <c:pt idx="2946" formatCode="General">
                        <c:v>238.131</c:v>
                      </c:pt>
                      <c:pt idx="2947" formatCode="General">
                        <c:v>238.14099999999999</c:v>
                      </c:pt>
                      <c:pt idx="2948" formatCode="General">
                        <c:v>238.15100000000001</c:v>
                      </c:pt>
                      <c:pt idx="2949" formatCode="General">
                        <c:v>238.161</c:v>
                      </c:pt>
                      <c:pt idx="2950" formatCode="General">
                        <c:v>238.17099999999999</c:v>
                      </c:pt>
                      <c:pt idx="2951" formatCode="General">
                        <c:v>238.18100000000001</c:v>
                      </c:pt>
                      <c:pt idx="2952" formatCode="General">
                        <c:v>238.191</c:v>
                      </c:pt>
                      <c:pt idx="2953" formatCode="General">
                        <c:v>238.20099999999999</c:v>
                      </c:pt>
                      <c:pt idx="2954" formatCode="General">
                        <c:v>238.21100000000001</c:v>
                      </c:pt>
                      <c:pt idx="2955" formatCode="General">
                        <c:v>238.221</c:v>
                      </c:pt>
                      <c:pt idx="2956" formatCode="General">
                        <c:v>238.23099999999999</c:v>
                      </c:pt>
                      <c:pt idx="2957" formatCode="General">
                        <c:v>238.24100000000001</c:v>
                      </c:pt>
                      <c:pt idx="2958" formatCode="General">
                        <c:v>238.251</c:v>
                      </c:pt>
                      <c:pt idx="2959" formatCode="General">
                        <c:v>238.261</c:v>
                      </c:pt>
                      <c:pt idx="2960" formatCode="General">
                        <c:v>238.27099999999999</c:v>
                      </c:pt>
                      <c:pt idx="2961" formatCode="General">
                        <c:v>238.28100000000001</c:v>
                      </c:pt>
                      <c:pt idx="2962" formatCode="General">
                        <c:v>238.291</c:v>
                      </c:pt>
                      <c:pt idx="2963" formatCode="General">
                        <c:v>238.30099999999999</c:v>
                      </c:pt>
                      <c:pt idx="2964" formatCode="General">
                        <c:v>238.31100000000001</c:v>
                      </c:pt>
                      <c:pt idx="2965" formatCode="General">
                        <c:v>238.321</c:v>
                      </c:pt>
                      <c:pt idx="2966" formatCode="General">
                        <c:v>238.33099999999999</c:v>
                      </c:pt>
                      <c:pt idx="2967" formatCode="General">
                        <c:v>238.34100000000001</c:v>
                      </c:pt>
                      <c:pt idx="2968" formatCode="General">
                        <c:v>238.351</c:v>
                      </c:pt>
                      <c:pt idx="2969" formatCode="General">
                        <c:v>238.36099999999999</c:v>
                      </c:pt>
                      <c:pt idx="2970" formatCode="General">
                        <c:v>238.37100000000001</c:v>
                      </c:pt>
                      <c:pt idx="2971" formatCode="General">
                        <c:v>238.381</c:v>
                      </c:pt>
                      <c:pt idx="2972" formatCode="General">
                        <c:v>238.39099999999999</c:v>
                      </c:pt>
                      <c:pt idx="2973" formatCode="General">
                        <c:v>238.40100000000001</c:v>
                      </c:pt>
                      <c:pt idx="2974" formatCode="General">
                        <c:v>238.411</c:v>
                      </c:pt>
                      <c:pt idx="2975" formatCode="General">
                        <c:v>238.42099999999999</c:v>
                      </c:pt>
                      <c:pt idx="2976" formatCode="General">
                        <c:v>238.43100000000001</c:v>
                      </c:pt>
                      <c:pt idx="2977" formatCode="General">
                        <c:v>238.441</c:v>
                      </c:pt>
                      <c:pt idx="2978" formatCode="General">
                        <c:v>238.45099999999999</c:v>
                      </c:pt>
                      <c:pt idx="2979" formatCode="General">
                        <c:v>238.46100000000001</c:v>
                      </c:pt>
                      <c:pt idx="2980" formatCode="General">
                        <c:v>238.471</c:v>
                      </c:pt>
                      <c:pt idx="2981" formatCode="General">
                        <c:v>238.48099999999999</c:v>
                      </c:pt>
                      <c:pt idx="2982" formatCode="General">
                        <c:v>238.49100000000001</c:v>
                      </c:pt>
                      <c:pt idx="2983" formatCode="General">
                        <c:v>238.501</c:v>
                      </c:pt>
                      <c:pt idx="2984" formatCode="General">
                        <c:v>238.511</c:v>
                      </c:pt>
                      <c:pt idx="2985" formatCode="General">
                        <c:v>238.52099999999999</c:v>
                      </c:pt>
                      <c:pt idx="2986" formatCode="General">
                        <c:v>238.53100000000001</c:v>
                      </c:pt>
                      <c:pt idx="2987" formatCode="General">
                        <c:v>238.541</c:v>
                      </c:pt>
                      <c:pt idx="2988" formatCode="General">
                        <c:v>238.55099999999999</c:v>
                      </c:pt>
                      <c:pt idx="2989" formatCode="General">
                        <c:v>238.56100000000001</c:v>
                      </c:pt>
                      <c:pt idx="2990" formatCode="General">
                        <c:v>238.571</c:v>
                      </c:pt>
                      <c:pt idx="2991" formatCode="General">
                        <c:v>238.58099999999999</c:v>
                      </c:pt>
                      <c:pt idx="2992" formatCode="General">
                        <c:v>238.59100000000001</c:v>
                      </c:pt>
                      <c:pt idx="2993" formatCode="General">
                        <c:v>238.601</c:v>
                      </c:pt>
                      <c:pt idx="2994" formatCode="General">
                        <c:v>238.61099999999999</c:v>
                      </c:pt>
                      <c:pt idx="2995" formatCode="General">
                        <c:v>238.62100000000001</c:v>
                      </c:pt>
                      <c:pt idx="2996" formatCode="General">
                        <c:v>238.631</c:v>
                      </c:pt>
                      <c:pt idx="2997" formatCode="General">
                        <c:v>238.64099999999999</c:v>
                      </c:pt>
                      <c:pt idx="2998" formatCode="General">
                        <c:v>238.65100000000001</c:v>
                      </c:pt>
                      <c:pt idx="2999" formatCode="General">
                        <c:v>238.661</c:v>
                      </c:pt>
                      <c:pt idx="3000" formatCode="General">
                        <c:v>238.67099999999999</c:v>
                      </c:pt>
                      <c:pt idx="3001" formatCode="General">
                        <c:v>238.68100000000001</c:v>
                      </c:pt>
                      <c:pt idx="3002" formatCode="General">
                        <c:v>238.691</c:v>
                      </c:pt>
                      <c:pt idx="3003" formatCode="General">
                        <c:v>238.70099999999999</c:v>
                      </c:pt>
                      <c:pt idx="3004" formatCode="General">
                        <c:v>238.71100000000001</c:v>
                      </c:pt>
                      <c:pt idx="3005" formatCode="General">
                        <c:v>238.721</c:v>
                      </c:pt>
                      <c:pt idx="3006" formatCode="General">
                        <c:v>238.73099999999999</c:v>
                      </c:pt>
                      <c:pt idx="3007" formatCode="General">
                        <c:v>238.74100000000001</c:v>
                      </c:pt>
                      <c:pt idx="3008" formatCode="General">
                        <c:v>238.751</c:v>
                      </c:pt>
                      <c:pt idx="3009" formatCode="General">
                        <c:v>238.761</c:v>
                      </c:pt>
                      <c:pt idx="3010" formatCode="General">
                        <c:v>238.77099999999999</c:v>
                      </c:pt>
                      <c:pt idx="3011" formatCode="General">
                        <c:v>238.78100000000001</c:v>
                      </c:pt>
                      <c:pt idx="3012" formatCode="General">
                        <c:v>238.791</c:v>
                      </c:pt>
                      <c:pt idx="3013" formatCode="General">
                        <c:v>238.80099999999999</c:v>
                      </c:pt>
                      <c:pt idx="3014" formatCode="General">
                        <c:v>238.81100000000001</c:v>
                      </c:pt>
                      <c:pt idx="3015" formatCode="General">
                        <c:v>238.821</c:v>
                      </c:pt>
                      <c:pt idx="3016" formatCode="General">
                        <c:v>238.83099999999999</c:v>
                      </c:pt>
                      <c:pt idx="3017" formatCode="General">
                        <c:v>238.84100000000001</c:v>
                      </c:pt>
                      <c:pt idx="3018" formatCode="General">
                        <c:v>238.851</c:v>
                      </c:pt>
                      <c:pt idx="3019" formatCode="General">
                        <c:v>238.86099999999999</c:v>
                      </c:pt>
                      <c:pt idx="3020" formatCode="General">
                        <c:v>238.87100000000001</c:v>
                      </c:pt>
                      <c:pt idx="3021" formatCode="General">
                        <c:v>238.881</c:v>
                      </c:pt>
                      <c:pt idx="3022" formatCode="General">
                        <c:v>238.89099999999999</c:v>
                      </c:pt>
                      <c:pt idx="3023" formatCode="General">
                        <c:v>238.90100000000001</c:v>
                      </c:pt>
                      <c:pt idx="3024" formatCode="General">
                        <c:v>238.911</c:v>
                      </c:pt>
                      <c:pt idx="3025" formatCode="General">
                        <c:v>238.92099999999999</c:v>
                      </c:pt>
                      <c:pt idx="3026" formatCode="General">
                        <c:v>238.93100000000001</c:v>
                      </c:pt>
                      <c:pt idx="3027" formatCode="General">
                        <c:v>238.941</c:v>
                      </c:pt>
                      <c:pt idx="3028" formatCode="General">
                        <c:v>238.95099999999999</c:v>
                      </c:pt>
                      <c:pt idx="3029" formatCode="General">
                        <c:v>238.96100000000001</c:v>
                      </c:pt>
                      <c:pt idx="3030" formatCode="General">
                        <c:v>238.971</c:v>
                      </c:pt>
                      <c:pt idx="3031" formatCode="General">
                        <c:v>238.98099999999999</c:v>
                      </c:pt>
                      <c:pt idx="3032" formatCode="General">
                        <c:v>238.99100000000001</c:v>
                      </c:pt>
                      <c:pt idx="3033" formatCode="General">
                        <c:v>239.001</c:v>
                      </c:pt>
                      <c:pt idx="3034" formatCode="General">
                        <c:v>239.011</c:v>
                      </c:pt>
                      <c:pt idx="3035" formatCode="General">
                        <c:v>239.02099999999999</c:v>
                      </c:pt>
                      <c:pt idx="3036" formatCode="General">
                        <c:v>239.03100000000001</c:v>
                      </c:pt>
                      <c:pt idx="3037" formatCode="General">
                        <c:v>239.041</c:v>
                      </c:pt>
                      <c:pt idx="3038" formatCode="General">
                        <c:v>239.05099999999999</c:v>
                      </c:pt>
                      <c:pt idx="3039" formatCode="General">
                        <c:v>239.06100000000001</c:v>
                      </c:pt>
                      <c:pt idx="3040" formatCode="General">
                        <c:v>239.071</c:v>
                      </c:pt>
                      <c:pt idx="3041" formatCode="General">
                        <c:v>239.08099999999999</c:v>
                      </c:pt>
                      <c:pt idx="3042" formatCode="General">
                        <c:v>239.09100000000001</c:v>
                      </c:pt>
                      <c:pt idx="3043" formatCode="General">
                        <c:v>239.101</c:v>
                      </c:pt>
                      <c:pt idx="3044" formatCode="General">
                        <c:v>239.11099999999999</c:v>
                      </c:pt>
                      <c:pt idx="3045" formatCode="General">
                        <c:v>239.12100000000001</c:v>
                      </c:pt>
                      <c:pt idx="3046" formatCode="General">
                        <c:v>239.131</c:v>
                      </c:pt>
                      <c:pt idx="3047" formatCode="General">
                        <c:v>239.14099999999999</c:v>
                      </c:pt>
                      <c:pt idx="3048" formatCode="General">
                        <c:v>239.15100000000001</c:v>
                      </c:pt>
                      <c:pt idx="3049" formatCode="General">
                        <c:v>239.161</c:v>
                      </c:pt>
                      <c:pt idx="3050" formatCode="General">
                        <c:v>239.17099999999999</c:v>
                      </c:pt>
                      <c:pt idx="3051" formatCode="General">
                        <c:v>239.18100000000001</c:v>
                      </c:pt>
                      <c:pt idx="3052" formatCode="General">
                        <c:v>239.191</c:v>
                      </c:pt>
                      <c:pt idx="3053" formatCode="General">
                        <c:v>239.20099999999999</c:v>
                      </c:pt>
                      <c:pt idx="3054" formatCode="General">
                        <c:v>239.21100000000001</c:v>
                      </c:pt>
                      <c:pt idx="3055" formatCode="General">
                        <c:v>239.221</c:v>
                      </c:pt>
                      <c:pt idx="3056" formatCode="General">
                        <c:v>239.23099999999999</c:v>
                      </c:pt>
                      <c:pt idx="3057" formatCode="General">
                        <c:v>239.24100000000001</c:v>
                      </c:pt>
                      <c:pt idx="3058" formatCode="General">
                        <c:v>239.251</c:v>
                      </c:pt>
                      <c:pt idx="3059" formatCode="General">
                        <c:v>239.261</c:v>
                      </c:pt>
                      <c:pt idx="3060" formatCode="General">
                        <c:v>239.27099999999999</c:v>
                      </c:pt>
                      <c:pt idx="3061" formatCode="General">
                        <c:v>239.28100000000001</c:v>
                      </c:pt>
                      <c:pt idx="3062" formatCode="General">
                        <c:v>239.291</c:v>
                      </c:pt>
                      <c:pt idx="3063" formatCode="General">
                        <c:v>239.30099999999999</c:v>
                      </c:pt>
                      <c:pt idx="3064" formatCode="General">
                        <c:v>239.31100000000001</c:v>
                      </c:pt>
                      <c:pt idx="3065" formatCode="General">
                        <c:v>239.321</c:v>
                      </c:pt>
                      <c:pt idx="3066" formatCode="General">
                        <c:v>239.33099999999999</c:v>
                      </c:pt>
                      <c:pt idx="3067" formatCode="General">
                        <c:v>239.34100000000001</c:v>
                      </c:pt>
                      <c:pt idx="3068" formatCode="General">
                        <c:v>239.351</c:v>
                      </c:pt>
                      <c:pt idx="3069" formatCode="General">
                        <c:v>239.36099999999999</c:v>
                      </c:pt>
                      <c:pt idx="3070" formatCode="General">
                        <c:v>239.37100000000001</c:v>
                      </c:pt>
                      <c:pt idx="3071" formatCode="General">
                        <c:v>239.381</c:v>
                      </c:pt>
                      <c:pt idx="3072" formatCode="General">
                        <c:v>239.39099999999999</c:v>
                      </c:pt>
                      <c:pt idx="3073" formatCode="General">
                        <c:v>239.40100000000001</c:v>
                      </c:pt>
                      <c:pt idx="3074" formatCode="General">
                        <c:v>239.411</c:v>
                      </c:pt>
                      <c:pt idx="3075" formatCode="General">
                        <c:v>239.42099999999999</c:v>
                      </c:pt>
                      <c:pt idx="3076" formatCode="General">
                        <c:v>239.43100000000001</c:v>
                      </c:pt>
                      <c:pt idx="3077" formatCode="General">
                        <c:v>239.441</c:v>
                      </c:pt>
                      <c:pt idx="3078" formatCode="General">
                        <c:v>239.45099999999999</c:v>
                      </c:pt>
                      <c:pt idx="3079" formatCode="General">
                        <c:v>239.46100000000001</c:v>
                      </c:pt>
                      <c:pt idx="3080" formatCode="General">
                        <c:v>239.471</c:v>
                      </c:pt>
                      <c:pt idx="3081" formatCode="General">
                        <c:v>239.48099999999999</c:v>
                      </c:pt>
                      <c:pt idx="3082" formatCode="General">
                        <c:v>239.49100000000001</c:v>
                      </c:pt>
                      <c:pt idx="3083" formatCode="General">
                        <c:v>239.501</c:v>
                      </c:pt>
                      <c:pt idx="3084" formatCode="General">
                        <c:v>239.511</c:v>
                      </c:pt>
                      <c:pt idx="3085" formatCode="General">
                        <c:v>239.52099999999999</c:v>
                      </c:pt>
                      <c:pt idx="3086" formatCode="General">
                        <c:v>239.53100000000001</c:v>
                      </c:pt>
                      <c:pt idx="3087" formatCode="General">
                        <c:v>239.541</c:v>
                      </c:pt>
                      <c:pt idx="3088" formatCode="General">
                        <c:v>239.55099999999999</c:v>
                      </c:pt>
                      <c:pt idx="3089" formatCode="General">
                        <c:v>239.56100000000001</c:v>
                      </c:pt>
                      <c:pt idx="3090" formatCode="General">
                        <c:v>239.571</c:v>
                      </c:pt>
                      <c:pt idx="3091" formatCode="General">
                        <c:v>239.58099999999999</c:v>
                      </c:pt>
                      <c:pt idx="3092" formatCode="General">
                        <c:v>239.59100000000001</c:v>
                      </c:pt>
                      <c:pt idx="3093" formatCode="General">
                        <c:v>239.601</c:v>
                      </c:pt>
                      <c:pt idx="3094" formatCode="General">
                        <c:v>239.61099999999999</c:v>
                      </c:pt>
                      <c:pt idx="3095" formatCode="General">
                        <c:v>239.62100000000001</c:v>
                      </c:pt>
                      <c:pt idx="3096" formatCode="General">
                        <c:v>239.631</c:v>
                      </c:pt>
                      <c:pt idx="3097" formatCode="General">
                        <c:v>239.64099999999999</c:v>
                      </c:pt>
                      <c:pt idx="3098" formatCode="General">
                        <c:v>239.65100000000001</c:v>
                      </c:pt>
                      <c:pt idx="3099" formatCode="General">
                        <c:v>239.661</c:v>
                      </c:pt>
                      <c:pt idx="3100" formatCode="General">
                        <c:v>239.67099999999999</c:v>
                      </c:pt>
                      <c:pt idx="3101" formatCode="General">
                        <c:v>239.68100000000001</c:v>
                      </c:pt>
                      <c:pt idx="3102" formatCode="General">
                        <c:v>239.691</c:v>
                      </c:pt>
                      <c:pt idx="3103" formatCode="General">
                        <c:v>239.70099999999999</c:v>
                      </c:pt>
                      <c:pt idx="3104" formatCode="General">
                        <c:v>239.71100000000001</c:v>
                      </c:pt>
                      <c:pt idx="3105" formatCode="General">
                        <c:v>239.721</c:v>
                      </c:pt>
                      <c:pt idx="3106" formatCode="General">
                        <c:v>239.73099999999999</c:v>
                      </c:pt>
                      <c:pt idx="3107" formatCode="General">
                        <c:v>239.74100000000001</c:v>
                      </c:pt>
                      <c:pt idx="3108" formatCode="General">
                        <c:v>239.751</c:v>
                      </c:pt>
                      <c:pt idx="3109" formatCode="General">
                        <c:v>239.761</c:v>
                      </c:pt>
                      <c:pt idx="3110" formatCode="General">
                        <c:v>239.77099999999999</c:v>
                      </c:pt>
                      <c:pt idx="3111" formatCode="General">
                        <c:v>239.78100000000001</c:v>
                      </c:pt>
                      <c:pt idx="3112" formatCode="General">
                        <c:v>239.791</c:v>
                      </c:pt>
                      <c:pt idx="3113" formatCode="General">
                        <c:v>239.80099999999999</c:v>
                      </c:pt>
                      <c:pt idx="3114" formatCode="General">
                        <c:v>239.81100000000001</c:v>
                      </c:pt>
                      <c:pt idx="3115" formatCode="General">
                        <c:v>239.821</c:v>
                      </c:pt>
                      <c:pt idx="3116" formatCode="General">
                        <c:v>239.83099999999999</c:v>
                      </c:pt>
                      <c:pt idx="3117" formatCode="General">
                        <c:v>239.84100000000001</c:v>
                      </c:pt>
                      <c:pt idx="3118" formatCode="General">
                        <c:v>239.851</c:v>
                      </c:pt>
                      <c:pt idx="3119" formatCode="General">
                        <c:v>239.86099999999999</c:v>
                      </c:pt>
                      <c:pt idx="3120" formatCode="General">
                        <c:v>239.87100000000001</c:v>
                      </c:pt>
                      <c:pt idx="3121" formatCode="General">
                        <c:v>239.881</c:v>
                      </c:pt>
                      <c:pt idx="3122" formatCode="General">
                        <c:v>239.89099999999999</c:v>
                      </c:pt>
                      <c:pt idx="3123" formatCode="General">
                        <c:v>239.90100000000001</c:v>
                      </c:pt>
                      <c:pt idx="3124" formatCode="General">
                        <c:v>239.911</c:v>
                      </c:pt>
                      <c:pt idx="3125" formatCode="General">
                        <c:v>239.92099999999999</c:v>
                      </c:pt>
                      <c:pt idx="3126" formatCode="General">
                        <c:v>239.93100000000001</c:v>
                      </c:pt>
                      <c:pt idx="3127" formatCode="General">
                        <c:v>239.941</c:v>
                      </c:pt>
                      <c:pt idx="3128" formatCode="General">
                        <c:v>239.95099999999999</c:v>
                      </c:pt>
                      <c:pt idx="3129" formatCode="General">
                        <c:v>239.96100000000001</c:v>
                      </c:pt>
                      <c:pt idx="3130" formatCode="General">
                        <c:v>239.971</c:v>
                      </c:pt>
                      <c:pt idx="3131" formatCode="General">
                        <c:v>239.98099999999999</c:v>
                      </c:pt>
                      <c:pt idx="3132" formatCode="General">
                        <c:v>239.99100000000001</c:v>
                      </c:pt>
                      <c:pt idx="3133" formatCode="General">
                        <c:v>240.001</c:v>
                      </c:pt>
                      <c:pt idx="3134" formatCode="General">
                        <c:v>240.011</c:v>
                      </c:pt>
                      <c:pt idx="3135" formatCode="General">
                        <c:v>240.02099999999999</c:v>
                      </c:pt>
                      <c:pt idx="3136" formatCode="General">
                        <c:v>240.03100000000001</c:v>
                      </c:pt>
                      <c:pt idx="3137" formatCode="General">
                        <c:v>240.041</c:v>
                      </c:pt>
                      <c:pt idx="3138" formatCode="General">
                        <c:v>240.05099999999999</c:v>
                      </c:pt>
                      <c:pt idx="3139" formatCode="General">
                        <c:v>240.06100000000001</c:v>
                      </c:pt>
                      <c:pt idx="3140" formatCode="General">
                        <c:v>240.071</c:v>
                      </c:pt>
                      <c:pt idx="3141" formatCode="General">
                        <c:v>240.08099999999999</c:v>
                      </c:pt>
                      <c:pt idx="3142" formatCode="General">
                        <c:v>240.09100000000001</c:v>
                      </c:pt>
                      <c:pt idx="3143" formatCode="General">
                        <c:v>240.101</c:v>
                      </c:pt>
                      <c:pt idx="3144" formatCode="General">
                        <c:v>240.11099999999999</c:v>
                      </c:pt>
                      <c:pt idx="3145" formatCode="General">
                        <c:v>240.12100000000001</c:v>
                      </c:pt>
                      <c:pt idx="3146" formatCode="General">
                        <c:v>240.131</c:v>
                      </c:pt>
                      <c:pt idx="3147" formatCode="General">
                        <c:v>240.14099999999999</c:v>
                      </c:pt>
                      <c:pt idx="3148" formatCode="General">
                        <c:v>240.15100000000001</c:v>
                      </c:pt>
                      <c:pt idx="3149" formatCode="General">
                        <c:v>240.161</c:v>
                      </c:pt>
                      <c:pt idx="3150" formatCode="General">
                        <c:v>240.17099999999999</c:v>
                      </c:pt>
                      <c:pt idx="3151" formatCode="General">
                        <c:v>240.18100000000001</c:v>
                      </c:pt>
                      <c:pt idx="3152" formatCode="General">
                        <c:v>240.191</c:v>
                      </c:pt>
                      <c:pt idx="3153" formatCode="General">
                        <c:v>240.20099999999999</c:v>
                      </c:pt>
                      <c:pt idx="3154" formatCode="General">
                        <c:v>240.21100000000001</c:v>
                      </c:pt>
                      <c:pt idx="3155" formatCode="General">
                        <c:v>240.221</c:v>
                      </c:pt>
                      <c:pt idx="3156" formatCode="General">
                        <c:v>240.23099999999999</c:v>
                      </c:pt>
                      <c:pt idx="3157" formatCode="General">
                        <c:v>240.24100000000001</c:v>
                      </c:pt>
                      <c:pt idx="3158" formatCode="General">
                        <c:v>240.251</c:v>
                      </c:pt>
                      <c:pt idx="3159" formatCode="General">
                        <c:v>240.261</c:v>
                      </c:pt>
                      <c:pt idx="3160" formatCode="General">
                        <c:v>240.27099999999999</c:v>
                      </c:pt>
                      <c:pt idx="3161" formatCode="General">
                        <c:v>240.28100000000001</c:v>
                      </c:pt>
                      <c:pt idx="3162" formatCode="General">
                        <c:v>240.291</c:v>
                      </c:pt>
                      <c:pt idx="3163" formatCode="General">
                        <c:v>240.30099999999999</c:v>
                      </c:pt>
                      <c:pt idx="3164" formatCode="General">
                        <c:v>240.31100000000001</c:v>
                      </c:pt>
                      <c:pt idx="3165" formatCode="General">
                        <c:v>240.321</c:v>
                      </c:pt>
                      <c:pt idx="3166" formatCode="General">
                        <c:v>240.33099999999999</c:v>
                      </c:pt>
                      <c:pt idx="3167" formatCode="General">
                        <c:v>240.34100000000001</c:v>
                      </c:pt>
                      <c:pt idx="3168" formatCode="General">
                        <c:v>240.351</c:v>
                      </c:pt>
                      <c:pt idx="3169" formatCode="General">
                        <c:v>240.36099999999999</c:v>
                      </c:pt>
                      <c:pt idx="3170" formatCode="General">
                        <c:v>240.37100000000001</c:v>
                      </c:pt>
                      <c:pt idx="3171" formatCode="General">
                        <c:v>240.381</c:v>
                      </c:pt>
                      <c:pt idx="3172" formatCode="General">
                        <c:v>240.39099999999999</c:v>
                      </c:pt>
                      <c:pt idx="3173" formatCode="General">
                        <c:v>240.40100000000001</c:v>
                      </c:pt>
                      <c:pt idx="3174" formatCode="General">
                        <c:v>240.411</c:v>
                      </c:pt>
                      <c:pt idx="3175" formatCode="General">
                        <c:v>240.42099999999999</c:v>
                      </c:pt>
                      <c:pt idx="3176" formatCode="General">
                        <c:v>240.43100000000001</c:v>
                      </c:pt>
                      <c:pt idx="3177" formatCode="General">
                        <c:v>240.441</c:v>
                      </c:pt>
                      <c:pt idx="3178" formatCode="General">
                        <c:v>240.45099999999999</c:v>
                      </c:pt>
                      <c:pt idx="3179" formatCode="General">
                        <c:v>240.46100000000001</c:v>
                      </c:pt>
                      <c:pt idx="3180" formatCode="General">
                        <c:v>240.471</c:v>
                      </c:pt>
                      <c:pt idx="3181" formatCode="General">
                        <c:v>240.48099999999999</c:v>
                      </c:pt>
                      <c:pt idx="3182" formatCode="General">
                        <c:v>240.49100000000001</c:v>
                      </c:pt>
                      <c:pt idx="3183" formatCode="General">
                        <c:v>240.501</c:v>
                      </c:pt>
                      <c:pt idx="3184" formatCode="General">
                        <c:v>240.511</c:v>
                      </c:pt>
                      <c:pt idx="3185" formatCode="General">
                        <c:v>240.52099999999999</c:v>
                      </c:pt>
                      <c:pt idx="3186" formatCode="General">
                        <c:v>240.53100000000001</c:v>
                      </c:pt>
                      <c:pt idx="3187" formatCode="General">
                        <c:v>240.541</c:v>
                      </c:pt>
                      <c:pt idx="3188" formatCode="General">
                        <c:v>240.55099999999999</c:v>
                      </c:pt>
                      <c:pt idx="3189" formatCode="General">
                        <c:v>240.56100000000001</c:v>
                      </c:pt>
                      <c:pt idx="3190" formatCode="General">
                        <c:v>240.571</c:v>
                      </c:pt>
                      <c:pt idx="3191" formatCode="General">
                        <c:v>240.58099999999999</c:v>
                      </c:pt>
                      <c:pt idx="3192" formatCode="General">
                        <c:v>240.59100000000001</c:v>
                      </c:pt>
                      <c:pt idx="3193" formatCode="General">
                        <c:v>240.601</c:v>
                      </c:pt>
                      <c:pt idx="3194" formatCode="General">
                        <c:v>240.61099999999999</c:v>
                      </c:pt>
                      <c:pt idx="3195" formatCode="General">
                        <c:v>240.62100000000001</c:v>
                      </c:pt>
                      <c:pt idx="3196" formatCode="General">
                        <c:v>240.631</c:v>
                      </c:pt>
                      <c:pt idx="3197" formatCode="General">
                        <c:v>240.64099999999999</c:v>
                      </c:pt>
                      <c:pt idx="3198" formatCode="General">
                        <c:v>240.65100000000001</c:v>
                      </c:pt>
                      <c:pt idx="3199" formatCode="General">
                        <c:v>240.661</c:v>
                      </c:pt>
                      <c:pt idx="3200" formatCode="General">
                        <c:v>240.67099999999999</c:v>
                      </c:pt>
                      <c:pt idx="3201" formatCode="General">
                        <c:v>240.68100000000001</c:v>
                      </c:pt>
                      <c:pt idx="3202" formatCode="General">
                        <c:v>240.691</c:v>
                      </c:pt>
                      <c:pt idx="3203" formatCode="General">
                        <c:v>240.70099999999999</c:v>
                      </c:pt>
                      <c:pt idx="3204" formatCode="General">
                        <c:v>240.71100000000001</c:v>
                      </c:pt>
                      <c:pt idx="3205" formatCode="General">
                        <c:v>240.721</c:v>
                      </c:pt>
                      <c:pt idx="3206" formatCode="General">
                        <c:v>240.73099999999999</c:v>
                      </c:pt>
                      <c:pt idx="3207" formatCode="General">
                        <c:v>240.74100000000001</c:v>
                      </c:pt>
                      <c:pt idx="3208" formatCode="General">
                        <c:v>240.751</c:v>
                      </c:pt>
                      <c:pt idx="3209" formatCode="General">
                        <c:v>240.761</c:v>
                      </c:pt>
                      <c:pt idx="3210" formatCode="General">
                        <c:v>240.77099999999999</c:v>
                      </c:pt>
                      <c:pt idx="3211" formatCode="General">
                        <c:v>240.78100000000001</c:v>
                      </c:pt>
                      <c:pt idx="3212" formatCode="General">
                        <c:v>240.791</c:v>
                      </c:pt>
                      <c:pt idx="3213" formatCode="General">
                        <c:v>240.80099999999999</c:v>
                      </c:pt>
                      <c:pt idx="3214" formatCode="General">
                        <c:v>240.81100000000001</c:v>
                      </c:pt>
                      <c:pt idx="3215" formatCode="General">
                        <c:v>240.821</c:v>
                      </c:pt>
                      <c:pt idx="3216" formatCode="General">
                        <c:v>240.83099999999999</c:v>
                      </c:pt>
                      <c:pt idx="3217" formatCode="General">
                        <c:v>240.84100000000001</c:v>
                      </c:pt>
                      <c:pt idx="3218" formatCode="General">
                        <c:v>240.851</c:v>
                      </c:pt>
                      <c:pt idx="3219" formatCode="General">
                        <c:v>240.86099999999999</c:v>
                      </c:pt>
                      <c:pt idx="3220" formatCode="General">
                        <c:v>240.87100000000001</c:v>
                      </c:pt>
                      <c:pt idx="3221" formatCode="General">
                        <c:v>240.881</c:v>
                      </c:pt>
                      <c:pt idx="3222" formatCode="General">
                        <c:v>240.89099999999999</c:v>
                      </c:pt>
                      <c:pt idx="3223" formatCode="General">
                        <c:v>240.90100000000001</c:v>
                      </c:pt>
                      <c:pt idx="3224" formatCode="General">
                        <c:v>240.911</c:v>
                      </c:pt>
                      <c:pt idx="3225" formatCode="General">
                        <c:v>240.92099999999999</c:v>
                      </c:pt>
                      <c:pt idx="3226" formatCode="General">
                        <c:v>240.93100000000001</c:v>
                      </c:pt>
                      <c:pt idx="3227" formatCode="General">
                        <c:v>240.941</c:v>
                      </c:pt>
                      <c:pt idx="3228" formatCode="General">
                        <c:v>240.95099999999999</c:v>
                      </c:pt>
                      <c:pt idx="3229" formatCode="General">
                        <c:v>240.96100000000001</c:v>
                      </c:pt>
                      <c:pt idx="3230" formatCode="General">
                        <c:v>240.971</c:v>
                      </c:pt>
                      <c:pt idx="3231" formatCode="General">
                        <c:v>240.98099999999999</c:v>
                      </c:pt>
                      <c:pt idx="3232" formatCode="General">
                        <c:v>240.99100000000001</c:v>
                      </c:pt>
                      <c:pt idx="3233" formatCode="General">
                        <c:v>241.001</c:v>
                      </c:pt>
                      <c:pt idx="3234" formatCode="General">
                        <c:v>241.011</c:v>
                      </c:pt>
                      <c:pt idx="3235" formatCode="General">
                        <c:v>241.02099999999999</c:v>
                      </c:pt>
                      <c:pt idx="3236" formatCode="General">
                        <c:v>241.03100000000001</c:v>
                      </c:pt>
                      <c:pt idx="3237" formatCode="General">
                        <c:v>241.041</c:v>
                      </c:pt>
                      <c:pt idx="3238" formatCode="General">
                        <c:v>241.05099999999999</c:v>
                      </c:pt>
                      <c:pt idx="3239" formatCode="General">
                        <c:v>241.06100000000001</c:v>
                      </c:pt>
                      <c:pt idx="3240" formatCode="General">
                        <c:v>241.071</c:v>
                      </c:pt>
                      <c:pt idx="3241" formatCode="General">
                        <c:v>241.08099999999999</c:v>
                      </c:pt>
                      <c:pt idx="3242" formatCode="General">
                        <c:v>241.09100000000001</c:v>
                      </c:pt>
                      <c:pt idx="3243" formatCode="General">
                        <c:v>241.101</c:v>
                      </c:pt>
                      <c:pt idx="3244" formatCode="General">
                        <c:v>241.11099999999999</c:v>
                      </c:pt>
                      <c:pt idx="3245" formatCode="General">
                        <c:v>241.12100000000001</c:v>
                      </c:pt>
                      <c:pt idx="3246" formatCode="General">
                        <c:v>241.131</c:v>
                      </c:pt>
                      <c:pt idx="3247" formatCode="General">
                        <c:v>241.14099999999999</c:v>
                      </c:pt>
                      <c:pt idx="3248" formatCode="General">
                        <c:v>241.15100000000001</c:v>
                      </c:pt>
                      <c:pt idx="3249" formatCode="General">
                        <c:v>241.161</c:v>
                      </c:pt>
                      <c:pt idx="3250" formatCode="General">
                        <c:v>241.17099999999999</c:v>
                      </c:pt>
                      <c:pt idx="3251" formatCode="General">
                        <c:v>241.18100000000001</c:v>
                      </c:pt>
                      <c:pt idx="3252" formatCode="General">
                        <c:v>241.191</c:v>
                      </c:pt>
                      <c:pt idx="3253" formatCode="General">
                        <c:v>241.20099999999999</c:v>
                      </c:pt>
                      <c:pt idx="3254" formatCode="General">
                        <c:v>241.21100000000001</c:v>
                      </c:pt>
                      <c:pt idx="3255" formatCode="General">
                        <c:v>241.221</c:v>
                      </c:pt>
                      <c:pt idx="3256" formatCode="General">
                        <c:v>241.23099999999999</c:v>
                      </c:pt>
                      <c:pt idx="3257" formatCode="General">
                        <c:v>241.24100000000001</c:v>
                      </c:pt>
                      <c:pt idx="3258" formatCode="General">
                        <c:v>241.251</c:v>
                      </c:pt>
                      <c:pt idx="3259" formatCode="General">
                        <c:v>241.261</c:v>
                      </c:pt>
                      <c:pt idx="3260" formatCode="General">
                        <c:v>241.27099999999999</c:v>
                      </c:pt>
                      <c:pt idx="3261" formatCode="General">
                        <c:v>241.28100000000001</c:v>
                      </c:pt>
                      <c:pt idx="3262" formatCode="General">
                        <c:v>241.291</c:v>
                      </c:pt>
                      <c:pt idx="3263" formatCode="General">
                        <c:v>241.30099999999999</c:v>
                      </c:pt>
                      <c:pt idx="3264" formatCode="General">
                        <c:v>241.31100000000001</c:v>
                      </c:pt>
                      <c:pt idx="3265" formatCode="General">
                        <c:v>241.321</c:v>
                      </c:pt>
                      <c:pt idx="3266" formatCode="General">
                        <c:v>241.33099999999999</c:v>
                      </c:pt>
                      <c:pt idx="3267" formatCode="General">
                        <c:v>241.34100000000001</c:v>
                      </c:pt>
                      <c:pt idx="3268" formatCode="General">
                        <c:v>241.351</c:v>
                      </c:pt>
                      <c:pt idx="3269" formatCode="General">
                        <c:v>241.36099999999999</c:v>
                      </c:pt>
                      <c:pt idx="3270" formatCode="General">
                        <c:v>241.37100000000001</c:v>
                      </c:pt>
                      <c:pt idx="3271" formatCode="General">
                        <c:v>241.381</c:v>
                      </c:pt>
                      <c:pt idx="3272" formatCode="General">
                        <c:v>241.39099999999999</c:v>
                      </c:pt>
                      <c:pt idx="3273" formatCode="General">
                        <c:v>241.40100000000001</c:v>
                      </c:pt>
                      <c:pt idx="3274" formatCode="General">
                        <c:v>241.411</c:v>
                      </c:pt>
                      <c:pt idx="3275" formatCode="General">
                        <c:v>241.42099999999999</c:v>
                      </c:pt>
                      <c:pt idx="3276" formatCode="General">
                        <c:v>241.43100000000001</c:v>
                      </c:pt>
                      <c:pt idx="3277" formatCode="General">
                        <c:v>241.441</c:v>
                      </c:pt>
                      <c:pt idx="3278" formatCode="General">
                        <c:v>241.45099999999999</c:v>
                      </c:pt>
                      <c:pt idx="3279" formatCode="General">
                        <c:v>241.45400000000001</c:v>
                      </c:pt>
                      <c:pt idx="3280" formatCode="General">
                        <c:v>241.45400000000001</c:v>
                      </c:pt>
                      <c:pt idx="3281" formatCode="General">
                        <c:v>242.45400000000001</c:v>
                      </c:pt>
                      <c:pt idx="3282" formatCode="General">
                        <c:v>243.45400000000001</c:v>
                      </c:pt>
                      <c:pt idx="3283" formatCode="General">
                        <c:v>244.45400000000001</c:v>
                      </c:pt>
                      <c:pt idx="3284" formatCode="General">
                        <c:v>245.45400000000001</c:v>
                      </c:pt>
                      <c:pt idx="3285" formatCode="General">
                        <c:v>246.45400000000001</c:v>
                      </c:pt>
                      <c:pt idx="3286" formatCode="General">
                        <c:v>247.45400000000001</c:v>
                      </c:pt>
                      <c:pt idx="3287" formatCode="General">
                        <c:v>248.45400000000001</c:v>
                      </c:pt>
                      <c:pt idx="3288" formatCode="General">
                        <c:v>249.45400000000001</c:v>
                      </c:pt>
                      <c:pt idx="3289" formatCode="General">
                        <c:v>250.45400000000001</c:v>
                      </c:pt>
                      <c:pt idx="3290" formatCode="General">
                        <c:v>251.45400000000001</c:v>
                      </c:pt>
                      <c:pt idx="3291" formatCode="General">
                        <c:v>252.45400000000001</c:v>
                      </c:pt>
                      <c:pt idx="3292" formatCode="General">
                        <c:v>253.45400000000001</c:v>
                      </c:pt>
                      <c:pt idx="3293" formatCode="General">
                        <c:v>254.45400000000001</c:v>
                      </c:pt>
                      <c:pt idx="3294" formatCode="General">
                        <c:v>255.45400000000001</c:v>
                      </c:pt>
                      <c:pt idx="3295" formatCode="General">
                        <c:v>256.45400000000001</c:v>
                      </c:pt>
                      <c:pt idx="3296" formatCode="General">
                        <c:v>257.45400000000001</c:v>
                      </c:pt>
                      <c:pt idx="3297" formatCode="General">
                        <c:v>258.45400000000001</c:v>
                      </c:pt>
                      <c:pt idx="3298" formatCode="General">
                        <c:v>259.45400000000001</c:v>
                      </c:pt>
                      <c:pt idx="3299" formatCode="General">
                        <c:v>260.45400000000001</c:v>
                      </c:pt>
                      <c:pt idx="3300" formatCode="General">
                        <c:v>261.45400000000001</c:v>
                      </c:pt>
                      <c:pt idx="3301" formatCode="General">
                        <c:v>262.45400000000001</c:v>
                      </c:pt>
                      <c:pt idx="3302" formatCode="General">
                        <c:v>263.45400000000001</c:v>
                      </c:pt>
                      <c:pt idx="3303" formatCode="General">
                        <c:v>264.45400000000001</c:v>
                      </c:pt>
                      <c:pt idx="3304" formatCode="General">
                        <c:v>265.45400000000001</c:v>
                      </c:pt>
                      <c:pt idx="3305" formatCode="General">
                        <c:v>266.45400000000001</c:v>
                      </c:pt>
                      <c:pt idx="3306" formatCode="General">
                        <c:v>267.45400000000001</c:v>
                      </c:pt>
                      <c:pt idx="3307" formatCode="General">
                        <c:v>268.45400000000001</c:v>
                      </c:pt>
                      <c:pt idx="3308" formatCode="General">
                        <c:v>269.45400000000001</c:v>
                      </c:pt>
                      <c:pt idx="3309" formatCode="General">
                        <c:v>270.45400000000001</c:v>
                      </c:pt>
                      <c:pt idx="3310" formatCode="General">
                        <c:v>271.45400000000001</c:v>
                      </c:pt>
                      <c:pt idx="3311" formatCode="General">
                        <c:v>272.45400000000001</c:v>
                      </c:pt>
                      <c:pt idx="3312" formatCode="General">
                        <c:v>273.45400000000001</c:v>
                      </c:pt>
                      <c:pt idx="3313" formatCode="General">
                        <c:v>274.45400000000001</c:v>
                      </c:pt>
                      <c:pt idx="3314" formatCode="General">
                        <c:v>275.45400000000001</c:v>
                      </c:pt>
                      <c:pt idx="3315" formatCode="General">
                        <c:v>276.45400000000001</c:v>
                      </c:pt>
                      <c:pt idx="3316" formatCode="General">
                        <c:v>277.45400000000001</c:v>
                      </c:pt>
                      <c:pt idx="3317" formatCode="General">
                        <c:v>278.45400000000001</c:v>
                      </c:pt>
                      <c:pt idx="3318" formatCode="General">
                        <c:v>279.45400000000001</c:v>
                      </c:pt>
                      <c:pt idx="3319" formatCode="General">
                        <c:v>280.45400000000001</c:v>
                      </c:pt>
                      <c:pt idx="3320" formatCode="General">
                        <c:v>281.45400000000001</c:v>
                      </c:pt>
                      <c:pt idx="3321" formatCode="General">
                        <c:v>282.45400000000001</c:v>
                      </c:pt>
                      <c:pt idx="3322" formatCode="General">
                        <c:v>283.45400000000001</c:v>
                      </c:pt>
                      <c:pt idx="3323" formatCode="General">
                        <c:v>284.45400000000001</c:v>
                      </c:pt>
                      <c:pt idx="3324" formatCode="General">
                        <c:v>285.45400000000001</c:v>
                      </c:pt>
                      <c:pt idx="3325" formatCode="General">
                        <c:v>286.45400000000001</c:v>
                      </c:pt>
                      <c:pt idx="3326" formatCode="General">
                        <c:v>287.45400000000001</c:v>
                      </c:pt>
                      <c:pt idx="3327" formatCode="General">
                        <c:v>288.45400000000001</c:v>
                      </c:pt>
                      <c:pt idx="3328" formatCode="General">
                        <c:v>289.45400000000001</c:v>
                      </c:pt>
                      <c:pt idx="3329" formatCode="General">
                        <c:v>290.45400000000001</c:v>
                      </c:pt>
                      <c:pt idx="3330" formatCode="General">
                        <c:v>291.45400000000001</c:v>
                      </c:pt>
                      <c:pt idx="3331" formatCode="General">
                        <c:v>292.45400000000001</c:v>
                      </c:pt>
                      <c:pt idx="3332" formatCode="General">
                        <c:v>293.45400000000001</c:v>
                      </c:pt>
                      <c:pt idx="3333" formatCode="General">
                        <c:v>294.45400000000001</c:v>
                      </c:pt>
                      <c:pt idx="3334" formatCode="General">
                        <c:v>295.45400000000001</c:v>
                      </c:pt>
                      <c:pt idx="3335" formatCode="General">
                        <c:v>296.45400000000001</c:v>
                      </c:pt>
                      <c:pt idx="3336" formatCode="General">
                        <c:v>297.45400000000001</c:v>
                      </c:pt>
                      <c:pt idx="3337" formatCode="General">
                        <c:v>298.45400000000001</c:v>
                      </c:pt>
                      <c:pt idx="3338" formatCode="General">
                        <c:v>299.45400000000001</c:v>
                      </c:pt>
                      <c:pt idx="3339" formatCode="General">
                        <c:v>300.45400000000001</c:v>
                      </c:pt>
                      <c:pt idx="3340" formatCode="General">
                        <c:v>301.45400000000001</c:v>
                      </c:pt>
                      <c:pt idx="3341" formatCode="General">
                        <c:v>302.45400000000001</c:v>
                      </c:pt>
                      <c:pt idx="3342" formatCode="General">
                        <c:v>303.45400000000001</c:v>
                      </c:pt>
                      <c:pt idx="3343" formatCode="General">
                        <c:v>304.45400000000001</c:v>
                      </c:pt>
                      <c:pt idx="3344" formatCode="General">
                        <c:v>305.45400000000001</c:v>
                      </c:pt>
                      <c:pt idx="3345" formatCode="General">
                        <c:v>306.45400000000001</c:v>
                      </c:pt>
                      <c:pt idx="3346" formatCode="General">
                        <c:v>307.45400000000001</c:v>
                      </c:pt>
                      <c:pt idx="3347" formatCode="General">
                        <c:v>308.45400000000001</c:v>
                      </c:pt>
                      <c:pt idx="3348" formatCode="General">
                        <c:v>309.45400000000001</c:v>
                      </c:pt>
                      <c:pt idx="3349" formatCode="General">
                        <c:v>310.45400000000001</c:v>
                      </c:pt>
                      <c:pt idx="3350" formatCode="General">
                        <c:v>311.45400000000001</c:v>
                      </c:pt>
                      <c:pt idx="3351" formatCode="General">
                        <c:v>311.75599999999997</c:v>
                      </c:pt>
                      <c:pt idx="3352" formatCode="General">
                        <c:v>311.75599999999997</c:v>
                      </c:pt>
                      <c:pt idx="3353" formatCode="General">
                        <c:v>311.76600000000002</c:v>
                      </c:pt>
                      <c:pt idx="3354" formatCode="General">
                        <c:v>311.77600000000001</c:v>
                      </c:pt>
                      <c:pt idx="3355" formatCode="General">
                        <c:v>311.786</c:v>
                      </c:pt>
                      <c:pt idx="3356" formatCode="General">
                        <c:v>311.79599999999999</c:v>
                      </c:pt>
                      <c:pt idx="3357" formatCode="General">
                        <c:v>311.80599999999998</c:v>
                      </c:pt>
                      <c:pt idx="3358" formatCode="General">
                        <c:v>311.81599999999997</c:v>
                      </c:pt>
                      <c:pt idx="3359" formatCode="General">
                        <c:v>311.82600000000002</c:v>
                      </c:pt>
                      <c:pt idx="3360" formatCode="General">
                        <c:v>311.83600000000001</c:v>
                      </c:pt>
                      <c:pt idx="3361" formatCode="General">
                        <c:v>311.846</c:v>
                      </c:pt>
                      <c:pt idx="3362" formatCode="General">
                        <c:v>311.85599999999999</c:v>
                      </c:pt>
                      <c:pt idx="3363" formatCode="General">
                        <c:v>311.86599999999999</c:v>
                      </c:pt>
                      <c:pt idx="3364" formatCode="General">
                        <c:v>311.87599999999998</c:v>
                      </c:pt>
                      <c:pt idx="3365" formatCode="General">
                        <c:v>311.88600000000002</c:v>
                      </c:pt>
                      <c:pt idx="3366" formatCode="General">
                        <c:v>311.89600000000002</c:v>
                      </c:pt>
                      <c:pt idx="3367" formatCode="General">
                        <c:v>311.90600000000001</c:v>
                      </c:pt>
                      <c:pt idx="3368" formatCode="General">
                        <c:v>311.916</c:v>
                      </c:pt>
                      <c:pt idx="3369" formatCode="General">
                        <c:v>311.92599999999999</c:v>
                      </c:pt>
                      <c:pt idx="3370" formatCode="General">
                        <c:v>311.93599999999998</c:v>
                      </c:pt>
                      <c:pt idx="3371" formatCode="General">
                        <c:v>311.94600000000003</c:v>
                      </c:pt>
                      <c:pt idx="3372" formatCode="General">
                        <c:v>311.95600000000002</c:v>
                      </c:pt>
                      <c:pt idx="3373" formatCode="General">
                        <c:v>311.96600000000001</c:v>
                      </c:pt>
                      <c:pt idx="3374" formatCode="General">
                        <c:v>311.976</c:v>
                      </c:pt>
                      <c:pt idx="3375" formatCode="General">
                        <c:v>311.98599999999999</c:v>
                      </c:pt>
                      <c:pt idx="3376" formatCode="General">
                        <c:v>311.99599999999998</c:v>
                      </c:pt>
                      <c:pt idx="3377" formatCode="General">
                        <c:v>312.00599999999997</c:v>
                      </c:pt>
                      <c:pt idx="3378" formatCode="General">
                        <c:v>312.01600000000002</c:v>
                      </c:pt>
                      <c:pt idx="3379" formatCode="General">
                        <c:v>312.02600000000001</c:v>
                      </c:pt>
                      <c:pt idx="3380" formatCode="General">
                        <c:v>312.036</c:v>
                      </c:pt>
                      <c:pt idx="3381" formatCode="General">
                        <c:v>312.04599999999999</c:v>
                      </c:pt>
                      <c:pt idx="3382" formatCode="General">
                        <c:v>312.05599999999998</c:v>
                      </c:pt>
                      <c:pt idx="3383" formatCode="General">
                        <c:v>312.06599999999997</c:v>
                      </c:pt>
                      <c:pt idx="3384" formatCode="General">
                        <c:v>312.07600000000002</c:v>
                      </c:pt>
                      <c:pt idx="3385" formatCode="General">
                        <c:v>312.08600000000001</c:v>
                      </c:pt>
                      <c:pt idx="3386" formatCode="General">
                        <c:v>312.096</c:v>
                      </c:pt>
                      <c:pt idx="3387" formatCode="General">
                        <c:v>312.10599999999999</c:v>
                      </c:pt>
                      <c:pt idx="3388" formatCode="General">
                        <c:v>312.11599999999999</c:v>
                      </c:pt>
                      <c:pt idx="3389" formatCode="General">
                        <c:v>312.12599999999998</c:v>
                      </c:pt>
                      <c:pt idx="3390" formatCode="General">
                        <c:v>312.13600000000002</c:v>
                      </c:pt>
                      <c:pt idx="3391" formatCode="General">
                        <c:v>312.14600000000002</c:v>
                      </c:pt>
                      <c:pt idx="3392" formatCode="General">
                        <c:v>312.15600000000001</c:v>
                      </c:pt>
                      <c:pt idx="3393" formatCode="General">
                        <c:v>312.166</c:v>
                      </c:pt>
                      <c:pt idx="3394" formatCode="General">
                        <c:v>312.17599999999999</c:v>
                      </c:pt>
                      <c:pt idx="3395" formatCode="General">
                        <c:v>312.18599999999998</c:v>
                      </c:pt>
                      <c:pt idx="3396" formatCode="General">
                        <c:v>312.19600000000003</c:v>
                      </c:pt>
                      <c:pt idx="3397" formatCode="General">
                        <c:v>312.20600000000002</c:v>
                      </c:pt>
                      <c:pt idx="3398" formatCode="General">
                        <c:v>312.21600000000001</c:v>
                      </c:pt>
                      <c:pt idx="3399" formatCode="General">
                        <c:v>312.226</c:v>
                      </c:pt>
                      <c:pt idx="3400" formatCode="General">
                        <c:v>312.23599999999999</c:v>
                      </c:pt>
                      <c:pt idx="3401" formatCode="General">
                        <c:v>312.24599999999998</c:v>
                      </c:pt>
                      <c:pt idx="3402" formatCode="General">
                        <c:v>312.25599999999997</c:v>
                      </c:pt>
                      <c:pt idx="3403" formatCode="General">
                        <c:v>312.26600000000002</c:v>
                      </c:pt>
                      <c:pt idx="3404" formatCode="General">
                        <c:v>312.27600000000001</c:v>
                      </c:pt>
                      <c:pt idx="3405" formatCode="General">
                        <c:v>312.286</c:v>
                      </c:pt>
                      <c:pt idx="3406" formatCode="General">
                        <c:v>312.29599999999999</c:v>
                      </c:pt>
                      <c:pt idx="3407" formatCode="General">
                        <c:v>312.30599999999998</c:v>
                      </c:pt>
                      <c:pt idx="3408" formatCode="General">
                        <c:v>312.31599999999997</c:v>
                      </c:pt>
                      <c:pt idx="3409" formatCode="General">
                        <c:v>312.32600000000002</c:v>
                      </c:pt>
                      <c:pt idx="3410" formatCode="General">
                        <c:v>312.33600000000001</c:v>
                      </c:pt>
                      <c:pt idx="3411" formatCode="General">
                        <c:v>312.346</c:v>
                      </c:pt>
                      <c:pt idx="3412" formatCode="General">
                        <c:v>312.35599999999999</c:v>
                      </c:pt>
                      <c:pt idx="3413" formatCode="General">
                        <c:v>312.36599999999999</c:v>
                      </c:pt>
                      <c:pt idx="3414" formatCode="General">
                        <c:v>312.37599999999998</c:v>
                      </c:pt>
                      <c:pt idx="3415" formatCode="General">
                        <c:v>312.38600000000002</c:v>
                      </c:pt>
                      <c:pt idx="3416" formatCode="General">
                        <c:v>312.39600000000002</c:v>
                      </c:pt>
                      <c:pt idx="3417" formatCode="General">
                        <c:v>312.40600000000001</c:v>
                      </c:pt>
                      <c:pt idx="3418" formatCode="General">
                        <c:v>312.416</c:v>
                      </c:pt>
                      <c:pt idx="3419" formatCode="General">
                        <c:v>312.42599999999999</c:v>
                      </c:pt>
                      <c:pt idx="3420" formatCode="General">
                        <c:v>312.43599999999998</c:v>
                      </c:pt>
                      <c:pt idx="3421" formatCode="General">
                        <c:v>312.44600000000003</c:v>
                      </c:pt>
                      <c:pt idx="3422" formatCode="General">
                        <c:v>312.45600000000002</c:v>
                      </c:pt>
                      <c:pt idx="3423" formatCode="General">
                        <c:v>312.46600000000001</c:v>
                      </c:pt>
                      <c:pt idx="3424" formatCode="General">
                        <c:v>312.476</c:v>
                      </c:pt>
                      <c:pt idx="3425" formatCode="General">
                        <c:v>312.48599999999999</c:v>
                      </c:pt>
                      <c:pt idx="3426" formatCode="General">
                        <c:v>312.49599999999998</c:v>
                      </c:pt>
                      <c:pt idx="3427" formatCode="General">
                        <c:v>312.50599999999997</c:v>
                      </c:pt>
                      <c:pt idx="3428" formatCode="General">
                        <c:v>312.51600000000002</c:v>
                      </c:pt>
                      <c:pt idx="3429" formatCode="General">
                        <c:v>312.52600000000001</c:v>
                      </c:pt>
                      <c:pt idx="3430" formatCode="General">
                        <c:v>312.536</c:v>
                      </c:pt>
                      <c:pt idx="3431" formatCode="General">
                        <c:v>312.54599999999999</c:v>
                      </c:pt>
                      <c:pt idx="3432" formatCode="General">
                        <c:v>312.55599999999998</c:v>
                      </c:pt>
                      <c:pt idx="3433" formatCode="General">
                        <c:v>312.56599999999997</c:v>
                      </c:pt>
                      <c:pt idx="3434" formatCode="General">
                        <c:v>312.57600000000002</c:v>
                      </c:pt>
                      <c:pt idx="3435" formatCode="General">
                        <c:v>312.58600000000001</c:v>
                      </c:pt>
                      <c:pt idx="3436" formatCode="General">
                        <c:v>312.596</c:v>
                      </c:pt>
                      <c:pt idx="3437" formatCode="General">
                        <c:v>312.60599999999999</c:v>
                      </c:pt>
                      <c:pt idx="3438" formatCode="General">
                        <c:v>312.61599999999999</c:v>
                      </c:pt>
                      <c:pt idx="3439" formatCode="General">
                        <c:v>312.62599999999998</c:v>
                      </c:pt>
                      <c:pt idx="3440" formatCode="General">
                        <c:v>312.63600000000002</c:v>
                      </c:pt>
                      <c:pt idx="3441" formatCode="General">
                        <c:v>312.64600000000002</c:v>
                      </c:pt>
                      <c:pt idx="3442" formatCode="General">
                        <c:v>312.65600000000001</c:v>
                      </c:pt>
                      <c:pt idx="3443" formatCode="General">
                        <c:v>312.666</c:v>
                      </c:pt>
                      <c:pt idx="3444" formatCode="General">
                        <c:v>312.67599999999999</c:v>
                      </c:pt>
                      <c:pt idx="3445" formatCode="General">
                        <c:v>312.68599999999998</c:v>
                      </c:pt>
                      <c:pt idx="3446" formatCode="General">
                        <c:v>312.69600000000003</c:v>
                      </c:pt>
                      <c:pt idx="3447" formatCode="General">
                        <c:v>312.70600000000002</c:v>
                      </c:pt>
                      <c:pt idx="3448" formatCode="General">
                        <c:v>312.71600000000001</c:v>
                      </c:pt>
                      <c:pt idx="3449" formatCode="General">
                        <c:v>312.726</c:v>
                      </c:pt>
                      <c:pt idx="3450" formatCode="General">
                        <c:v>312.73599999999999</c:v>
                      </c:pt>
                      <c:pt idx="3451" formatCode="General">
                        <c:v>312.74599999999998</c:v>
                      </c:pt>
                      <c:pt idx="3452" formatCode="General">
                        <c:v>312.75599999999997</c:v>
                      </c:pt>
                      <c:pt idx="3453" formatCode="General">
                        <c:v>312.76600000000002</c:v>
                      </c:pt>
                      <c:pt idx="3454" formatCode="General">
                        <c:v>312.77600000000001</c:v>
                      </c:pt>
                      <c:pt idx="3455" formatCode="General">
                        <c:v>312.786</c:v>
                      </c:pt>
                      <c:pt idx="3456" formatCode="General">
                        <c:v>312.79599999999999</c:v>
                      </c:pt>
                      <c:pt idx="3457" formatCode="General">
                        <c:v>312.80599999999998</c:v>
                      </c:pt>
                      <c:pt idx="3458" formatCode="General">
                        <c:v>312.81599999999997</c:v>
                      </c:pt>
                      <c:pt idx="3459" formatCode="General">
                        <c:v>312.82600000000002</c:v>
                      </c:pt>
                      <c:pt idx="3460" formatCode="General">
                        <c:v>312.83600000000001</c:v>
                      </c:pt>
                      <c:pt idx="3461" formatCode="General">
                        <c:v>312.846</c:v>
                      </c:pt>
                      <c:pt idx="3462" formatCode="General">
                        <c:v>312.85599999999999</c:v>
                      </c:pt>
                      <c:pt idx="3463" formatCode="General">
                        <c:v>312.86599999999999</c:v>
                      </c:pt>
                      <c:pt idx="3464" formatCode="General">
                        <c:v>312.87599999999998</c:v>
                      </c:pt>
                      <c:pt idx="3465" formatCode="General">
                        <c:v>312.88600000000002</c:v>
                      </c:pt>
                      <c:pt idx="3466" formatCode="General">
                        <c:v>312.89600000000002</c:v>
                      </c:pt>
                      <c:pt idx="3467" formatCode="General">
                        <c:v>312.90600000000001</c:v>
                      </c:pt>
                      <c:pt idx="3468" formatCode="General">
                        <c:v>312.916</c:v>
                      </c:pt>
                      <c:pt idx="3469" formatCode="General">
                        <c:v>312.92599999999999</c:v>
                      </c:pt>
                      <c:pt idx="3470" formatCode="General">
                        <c:v>312.93599999999998</c:v>
                      </c:pt>
                      <c:pt idx="3471" formatCode="General">
                        <c:v>312.94600000000003</c:v>
                      </c:pt>
                      <c:pt idx="3472" formatCode="General">
                        <c:v>312.95600000000002</c:v>
                      </c:pt>
                      <c:pt idx="3473" formatCode="General">
                        <c:v>312.96600000000001</c:v>
                      </c:pt>
                      <c:pt idx="3474" formatCode="General">
                        <c:v>312.976</c:v>
                      </c:pt>
                      <c:pt idx="3475" formatCode="General">
                        <c:v>312.98599999999999</c:v>
                      </c:pt>
                      <c:pt idx="3476" formatCode="General">
                        <c:v>312.99599999999998</c:v>
                      </c:pt>
                      <c:pt idx="3477" formatCode="General">
                        <c:v>313.00599999999997</c:v>
                      </c:pt>
                      <c:pt idx="3478" formatCode="General">
                        <c:v>313.01600000000002</c:v>
                      </c:pt>
                      <c:pt idx="3479" formatCode="General">
                        <c:v>313.02600000000001</c:v>
                      </c:pt>
                      <c:pt idx="3480" formatCode="General">
                        <c:v>313.036</c:v>
                      </c:pt>
                      <c:pt idx="3481" formatCode="General">
                        <c:v>313.04599999999999</c:v>
                      </c:pt>
                      <c:pt idx="3482" formatCode="General">
                        <c:v>313.05599999999998</c:v>
                      </c:pt>
                      <c:pt idx="3483" formatCode="General">
                        <c:v>313.06599999999997</c:v>
                      </c:pt>
                      <c:pt idx="3484" formatCode="General">
                        <c:v>313.07600000000002</c:v>
                      </c:pt>
                      <c:pt idx="3485" formatCode="General">
                        <c:v>313.08600000000001</c:v>
                      </c:pt>
                      <c:pt idx="3486" formatCode="General">
                        <c:v>313.096</c:v>
                      </c:pt>
                      <c:pt idx="3487" formatCode="General">
                        <c:v>313.10599999999999</c:v>
                      </c:pt>
                      <c:pt idx="3488" formatCode="General">
                        <c:v>313.11599999999999</c:v>
                      </c:pt>
                      <c:pt idx="3489" formatCode="General">
                        <c:v>313.12599999999998</c:v>
                      </c:pt>
                      <c:pt idx="3490" formatCode="General">
                        <c:v>313.13600000000002</c:v>
                      </c:pt>
                      <c:pt idx="3491" formatCode="General">
                        <c:v>313.14600000000002</c:v>
                      </c:pt>
                      <c:pt idx="3492" formatCode="General">
                        <c:v>313.15600000000001</c:v>
                      </c:pt>
                      <c:pt idx="3493" formatCode="General">
                        <c:v>313.166</c:v>
                      </c:pt>
                      <c:pt idx="3494" formatCode="General">
                        <c:v>313.17599999999999</c:v>
                      </c:pt>
                      <c:pt idx="3495" formatCode="General">
                        <c:v>313.18599999999998</c:v>
                      </c:pt>
                      <c:pt idx="3496" formatCode="General">
                        <c:v>313.19600000000003</c:v>
                      </c:pt>
                      <c:pt idx="3497" formatCode="General">
                        <c:v>313.20600000000002</c:v>
                      </c:pt>
                      <c:pt idx="3498" formatCode="General">
                        <c:v>313.21600000000001</c:v>
                      </c:pt>
                      <c:pt idx="3499" formatCode="General">
                        <c:v>313.226</c:v>
                      </c:pt>
                      <c:pt idx="3500" formatCode="General">
                        <c:v>313.23599999999999</c:v>
                      </c:pt>
                      <c:pt idx="3501" formatCode="General">
                        <c:v>313.24599999999998</c:v>
                      </c:pt>
                      <c:pt idx="3502" formatCode="General">
                        <c:v>313.25599999999997</c:v>
                      </c:pt>
                      <c:pt idx="3503" formatCode="General">
                        <c:v>313.26600000000002</c:v>
                      </c:pt>
                      <c:pt idx="3504" formatCode="General">
                        <c:v>313.27600000000001</c:v>
                      </c:pt>
                      <c:pt idx="3505" formatCode="General">
                        <c:v>313.286</c:v>
                      </c:pt>
                      <c:pt idx="3506" formatCode="General">
                        <c:v>313.29599999999999</c:v>
                      </c:pt>
                      <c:pt idx="3507" formatCode="General">
                        <c:v>313.30599999999998</c:v>
                      </c:pt>
                      <c:pt idx="3508" formatCode="General">
                        <c:v>313.31599999999997</c:v>
                      </c:pt>
                      <c:pt idx="3509" formatCode="General">
                        <c:v>313.32600000000002</c:v>
                      </c:pt>
                      <c:pt idx="3510" formatCode="General">
                        <c:v>313.33600000000001</c:v>
                      </c:pt>
                      <c:pt idx="3511" formatCode="General">
                        <c:v>313.346</c:v>
                      </c:pt>
                      <c:pt idx="3512" formatCode="General">
                        <c:v>313.35599999999999</c:v>
                      </c:pt>
                      <c:pt idx="3513" formatCode="General">
                        <c:v>313.36599999999999</c:v>
                      </c:pt>
                      <c:pt idx="3514" formatCode="General">
                        <c:v>313.37599999999998</c:v>
                      </c:pt>
                      <c:pt idx="3515" formatCode="General">
                        <c:v>313.38600000000002</c:v>
                      </c:pt>
                      <c:pt idx="3516" formatCode="General">
                        <c:v>313.39600000000002</c:v>
                      </c:pt>
                      <c:pt idx="3517" formatCode="General">
                        <c:v>313.40600000000001</c:v>
                      </c:pt>
                      <c:pt idx="3518" formatCode="General">
                        <c:v>313.416</c:v>
                      </c:pt>
                      <c:pt idx="3519" formatCode="General">
                        <c:v>313.42599999999999</c:v>
                      </c:pt>
                      <c:pt idx="3520" formatCode="General">
                        <c:v>313.43599999999998</c:v>
                      </c:pt>
                      <c:pt idx="3521" formatCode="General">
                        <c:v>313.44600000000003</c:v>
                      </c:pt>
                      <c:pt idx="3522" formatCode="General">
                        <c:v>313.45600000000002</c:v>
                      </c:pt>
                      <c:pt idx="3523" formatCode="General">
                        <c:v>313.46600000000001</c:v>
                      </c:pt>
                      <c:pt idx="3524" formatCode="General">
                        <c:v>313.476</c:v>
                      </c:pt>
                      <c:pt idx="3525" formatCode="General">
                        <c:v>313.48599999999999</c:v>
                      </c:pt>
                      <c:pt idx="3526" formatCode="General">
                        <c:v>313.49599999999998</c:v>
                      </c:pt>
                      <c:pt idx="3527" formatCode="General">
                        <c:v>313.50599999999997</c:v>
                      </c:pt>
                      <c:pt idx="3528" formatCode="General">
                        <c:v>313.51600000000002</c:v>
                      </c:pt>
                      <c:pt idx="3529" formatCode="General">
                        <c:v>313.52600000000001</c:v>
                      </c:pt>
                      <c:pt idx="3530" formatCode="General">
                        <c:v>313.536</c:v>
                      </c:pt>
                      <c:pt idx="3531" formatCode="General">
                        <c:v>313.54599999999999</c:v>
                      </c:pt>
                      <c:pt idx="3532" formatCode="General">
                        <c:v>313.55599999999998</c:v>
                      </c:pt>
                      <c:pt idx="3533" formatCode="General">
                        <c:v>313.56599999999997</c:v>
                      </c:pt>
                      <c:pt idx="3534" formatCode="General">
                        <c:v>313.57600000000002</c:v>
                      </c:pt>
                      <c:pt idx="3535" formatCode="General">
                        <c:v>313.58600000000001</c:v>
                      </c:pt>
                      <c:pt idx="3536" formatCode="General">
                        <c:v>313.596</c:v>
                      </c:pt>
                      <c:pt idx="3537" formatCode="General">
                        <c:v>313.60599999999999</c:v>
                      </c:pt>
                      <c:pt idx="3538" formatCode="General">
                        <c:v>313.61599999999999</c:v>
                      </c:pt>
                      <c:pt idx="3539" formatCode="General">
                        <c:v>313.62599999999998</c:v>
                      </c:pt>
                      <c:pt idx="3540" formatCode="General">
                        <c:v>313.63600000000002</c:v>
                      </c:pt>
                      <c:pt idx="3541" formatCode="General">
                        <c:v>313.64600000000002</c:v>
                      </c:pt>
                      <c:pt idx="3542" formatCode="General">
                        <c:v>313.65600000000001</c:v>
                      </c:pt>
                      <c:pt idx="3543" formatCode="General">
                        <c:v>313.666</c:v>
                      </c:pt>
                      <c:pt idx="3544" formatCode="General">
                        <c:v>313.67599999999999</c:v>
                      </c:pt>
                      <c:pt idx="3545" formatCode="General">
                        <c:v>313.68599999999998</c:v>
                      </c:pt>
                      <c:pt idx="3546" formatCode="General">
                        <c:v>313.69600000000003</c:v>
                      </c:pt>
                      <c:pt idx="3547" formatCode="General">
                        <c:v>313.70600000000002</c:v>
                      </c:pt>
                      <c:pt idx="3548" formatCode="General">
                        <c:v>313.71600000000001</c:v>
                      </c:pt>
                      <c:pt idx="3549" formatCode="General">
                        <c:v>313.726</c:v>
                      </c:pt>
                      <c:pt idx="3550" formatCode="General">
                        <c:v>313.73599999999999</c:v>
                      </c:pt>
                      <c:pt idx="3551" formatCode="General">
                        <c:v>313.74599999999998</c:v>
                      </c:pt>
                      <c:pt idx="3552" formatCode="General">
                        <c:v>313.75599999999997</c:v>
                      </c:pt>
                      <c:pt idx="3553" formatCode="General">
                        <c:v>313.76600000000002</c:v>
                      </c:pt>
                      <c:pt idx="3554" formatCode="General">
                        <c:v>313.77600000000001</c:v>
                      </c:pt>
                      <c:pt idx="3555" formatCode="General">
                        <c:v>313.786</c:v>
                      </c:pt>
                      <c:pt idx="3556" formatCode="General">
                        <c:v>313.79599999999999</c:v>
                      </c:pt>
                      <c:pt idx="3557" formatCode="General">
                        <c:v>313.80599999999998</c:v>
                      </c:pt>
                      <c:pt idx="3558" formatCode="General">
                        <c:v>313.81599999999997</c:v>
                      </c:pt>
                      <c:pt idx="3559" formatCode="General">
                        <c:v>313.82600000000002</c:v>
                      </c:pt>
                      <c:pt idx="3560" formatCode="General">
                        <c:v>313.83600000000001</c:v>
                      </c:pt>
                      <c:pt idx="3561" formatCode="General">
                        <c:v>313.846</c:v>
                      </c:pt>
                      <c:pt idx="3562" formatCode="General">
                        <c:v>313.85599999999999</c:v>
                      </c:pt>
                      <c:pt idx="3563" formatCode="General">
                        <c:v>313.86599999999999</c:v>
                      </c:pt>
                      <c:pt idx="3564" formatCode="General">
                        <c:v>313.87599999999998</c:v>
                      </c:pt>
                      <c:pt idx="3565" formatCode="General">
                        <c:v>313.88600000000002</c:v>
                      </c:pt>
                      <c:pt idx="3566" formatCode="General">
                        <c:v>313.89600000000002</c:v>
                      </c:pt>
                      <c:pt idx="3567" formatCode="General">
                        <c:v>313.90600000000001</c:v>
                      </c:pt>
                      <c:pt idx="3568" formatCode="General">
                        <c:v>313.916</c:v>
                      </c:pt>
                      <c:pt idx="3569" formatCode="General">
                        <c:v>313.92599999999999</c:v>
                      </c:pt>
                      <c:pt idx="3570" formatCode="General">
                        <c:v>313.93599999999998</c:v>
                      </c:pt>
                      <c:pt idx="3571" formatCode="General">
                        <c:v>313.94600000000003</c:v>
                      </c:pt>
                      <c:pt idx="3572" formatCode="General">
                        <c:v>313.95600000000002</c:v>
                      </c:pt>
                      <c:pt idx="3573" formatCode="General">
                        <c:v>313.96600000000001</c:v>
                      </c:pt>
                      <c:pt idx="3574" formatCode="General">
                        <c:v>313.976</c:v>
                      </c:pt>
                      <c:pt idx="3575" formatCode="General">
                        <c:v>313.98599999999999</c:v>
                      </c:pt>
                      <c:pt idx="3576" formatCode="General">
                        <c:v>313.99599999999998</c:v>
                      </c:pt>
                      <c:pt idx="3577" formatCode="General">
                        <c:v>314.00599999999997</c:v>
                      </c:pt>
                      <c:pt idx="3578" formatCode="General">
                        <c:v>314.01600000000002</c:v>
                      </c:pt>
                      <c:pt idx="3579" formatCode="General">
                        <c:v>314.02600000000001</c:v>
                      </c:pt>
                      <c:pt idx="3580" formatCode="General">
                        <c:v>314.036</c:v>
                      </c:pt>
                      <c:pt idx="3581" formatCode="General">
                        <c:v>314.04599999999999</c:v>
                      </c:pt>
                      <c:pt idx="3582" formatCode="General">
                        <c:v>314.05599999999998</c:v>
                      </c:pt>
                      <c:pt idx="3583" formatCode="General">
                        <c:v>314.06599999999997</c:v>
                      </c:pt>
                      <c:pt idx="3584" formatCode="General">
                        <c:v>314.07600000000002</c:v>
                      </c:pt>
                      <c:pt idx="3585" formatCode="General">
                        <c:v>314.08600000000001</c:v>
                      </c:pt>
                      <c:pt idx="3586" formatCode="General">
                        <c:v>314.096</c:v>
                      </c:pt>
                      <c:pt idx="3587" formatCode="General">
                        <c:v>314.10599999999999</c:v>
                      </c:pt>
                      <c:pt idx="3588" formatCode="General">
                        <c:v>314.11599999999999</c:v>
                      </c:pt>
                      <c:pt idx="3589" formatCode="General">
                        <c:v>314.12599999999998</c:v>
                      </c:pt>
                      <c:pt idx="3590" formatCode="General">
                        <c:v>314.13600000000002</c:v>
                      </c:pt>
                      <c:pt idx="3591" formatCode="General">
                        <c:v>314.14600000000002</c:v>
                      </c:pt>
                      <c:pt idx="3592" formatCode="General">
                        <c:v>314.15600000000001</c:v>
                      </c:pt>
                      <c:pt idx="3593" formatCode="General">
                        <c:v>314.166</c:v>
                      </c:pt>
                      <c:pt idx="3594" formatCode="General">
                        <c:v>314.17599999999999</c:v>
                      </c:pt>
                      <c:pt idx="3595" formatCode="General">
                        <c:v>314.18599999999998</c:v>
                      </c:pt>
                      <c:pt idx="3596" formatCode="General">
                        <c:v>314.19600000000003</c:v>
                      </c:pt>
                      <c:pt idx="3597" formatCode="General">
                        <c:v>314.20600000000002</c:v>
                      </c:pt>
                      <c:pt idx="3598" formatCode="General">
                        <c:v>314.21600000000001</c:v>
                      </c:pt>
                      <c:pt idx="3599" formatCode="General">
                        <c:v>314.226</c:v>
                      </c:pt>
                      <c:pt idx="3600" formatCode="General">
                        <c:v>314.23599999999999</c:v>
                      </c:pt>
                      <c:pt idx="3601" formatCode="General">
                        <c:v>314.24599999999998</c:v>
                      </c:pt>
                      <c:pt idx="3602" formatCode="General">
                        <c:v>314.25599999999997</c:v>
                      </c:pt>
                      <c:pt idx="3603" formatCode="General">
                        <c:v>314.26600000000002</c:v>
                      </c:pt>
                      <c:pt idx="3604" formatCode="General">
                        <c:v>314.27600000000001</c:v>
                      </c:pt>
                      <c:pt idx="3605" formatCode="General">
                        <c:v>314.286</c:v>
                      </c:pt>
                      <c:pt idx="3606" formatCode="General">
                        <c:v>314.29599999999999</c:v>
                      </c:pt>
                      <c:pt idx="3607" formatCode="General">
                        <c:v>314.30599999999998</c:v>
                      </c:pt>
                      <c:pt idx="3608" formatCode="General">
                        <c:v>314.31599999999997</c:v>
                      </c:pt>
                      <c:pt idx="3609" formatCode="General">
                        <c:v>314.32600000000002</c:v>
                      </c:pt>
                      <c:pt idx="3610" formatCode="General">
                        <c:v>314.33600000000001</c:v>
                      </c:pt>
                      <c:pt idx="3611" formatCode="General">
                        <c:v>314.346</c:v>
                      </c:pt>
                      <c:pt idx="3612" formatCode="General">
                        <c:v>314.35599999999999</c:v>
                      </c:pt>
                      <c:pt idx="3613" formatCode="General">
                        <c:v>314.36599999999999</c:v>
                      </c:pt>
                      <c:pt idx="3614" formatCode="General">
                        <c:v>314.37599999999998</c:v>
                      </c:pt>
                      <c:pt idx="3615" formatCode="General">
                        <c:v>314.38600000000002</c:v>
                      </c:pt>
                      <c:pt idx="3616" formatCode="General">
                        <c:v>314.39600000000002</c:v>
                      </c:pt>
                      <c:pt idx="3617" formatCode="General">
                        <c:v>314.40600000000001</c:v>
                      </c:pt>
                      <c:pt idx="3618" formatCode="General">
                        <c:v>314.416</c:v>
                      </c:pt>
                      <c:pt idx="3619" formatCode="General">
                        <c:v>314.42599999999999</c:v>
                      </c:pt>
                      <c:pt idx="3620" formatCode="General">
                        <c:v>314.43599999999998</c:v>
                      </c:pt>
                      <c:pt idx="3621" formatCode="General">
                        <c:v>314.44600000000003</c:v>
                      </c:pt>
                      <c:pt idx="3622" formatCode="General">
                        <c:v>314.45600000000002</c:v>
                      </c:pt>
                      <c:pt idx="3623" formatCode="General">
                        <c:v>314.46600000000001</c:v>
                      </c:pt>
                      <c:pt idx="3624" formatCode="General">
                        <c:v>314.476</c:v>
                      </c:pt>
                      <c:pt idx="3625" formatCode="General">
                        <c:v>314.48599999999999</c:v>
                      </c:pt>
                      <c:pt idx="3626" formatCode="General">
                        <c:v>314.49599999999998</c:v>
                      </c:pt>
                      <c:pt idx="3627" formatCode="General">
                        <c:v>314.50599999999997</c:v>
                      </c:pt>
                      <c:pt idx="3628" formatCode="General">
                        <c:v>314.51600000000002</c:v>
                      </c:pt>
                      <c:pt idx="3629" formatCode="General">
                        <c:v>314.52600000000001</c:v>
                      </c:pt>
                      <c:pt idx="3630" formatCode="General">
                        <c:v>314.536</c:v>
                      </c:pt>
                      <c:pt idx="3631" formatCode="General">
                        <c:v>314.54599999999999</c:v>
                      </c:pt>
                      <c:pt idx="3632" formatCode="General">
                        <c:v>314.55599999999998</c:v>
                      </c:pt>
                      <c:pt idx="3633" formatCode="General">
                        <c:v>314.56599999999997</c:v>
                      </c:pt>
                      <c:pt idx="3634" formatCode="General">
                        <c:v>314.57600000000002</c:v>
                      </c:pt>
                      <c:pt idx="3635" formatCode="General">
                        <c:v>314.58600000000001</c:v>
                      </c:pt>
                      <c:pt idx="3636" formatCode="General">
                        <c:v>314.596</c:v>
                      </c:pt>
                      <c:pt idx="3637" formatCode="General">
                        <c:v>314.60599999999999</c:v>
                      </c:pt>
                      <c:pt idx="3638" formatCode="General">
                        <c:v>314.61599999999999</c:v>
                      </c:pt>
                      <c:pt idx="3639" formatCode="General">
                        <c:v>314.62599999999998</c:v>
                      </c:pt>
                      <c:pt idx="3640" formatCode="General">
                        <c:v>314.63600000000002</c:v>
                      </c:pt>
                      <c:pt idx="3641" formatCode="General">
                        <c:v>314.64600000000002</c:v>
                      </c:pt>
                      <c:pt idx="3642" formatCode="General">
                        <c:v>314.65600000000001</c:v>
                      </c:pt>
                      <c:pt idx="3643" formatCode="General">
                        <c:v>314.666</c:v>
                      </c:pt>
                      <c:pt idx="3644" formatCode="General">
                        <c:v>314.67599999999999</c:v>
                      </c:pt>
                      <c:pt idx="3645" formatCode="General">
                        <c:v>314.68599999999998</c:v>
                      </c:pt>
                      <c:pt idx="3646" formatCode="General">
                        <c:v>314.69600000000003</c:v>
                      </c:pt>
                      <c:pt idx="3647" formatCode="General">
                        <c:v>314.70600000000002</c:v>
                      </c:pt>
                      <c:pt idx="3648" formatCode="General">
                        <c:v>314.71600000000001</c:v>
                      </c:pt>
                      <c:pt idx="3649" formatCode="General">
                        <c:v>314.726</c:v>
                      </c:pt>
                      <c:pt idx="3650" formatCode="General">
                        <c:v>314.73599999999999</c:v>
                      </c:pt>
                      <c:pt idx="3651" formatCode="General">
                        <c:v>314.74599999999998</c:v>
                      </c:pt>
                      <c:pt idx="3652" formatCode="General">
                        <c:v>314.75599999999997</c:v>
                      </c:pt>
                      <c:pt idx="3653" formatCode="General">
                        <c:v>314.76600000000002</c:v>
                      </c:pt>
                      <c:pt idx="3654" formatCode="General">
                        <c:v>314.77600000000001</c:v>
                      </c:pt>
                      <c:pt idx="3655" formatCode="General">
                        <c:v>314.786</c:v>
                      </c:pt>
                      <c:pt idx="3656" formatCode="General">
                        <c:v>314.79599999999999</c:v>
                      </c:pt>
                      <c:pt idx="3657" formatCode="General">
                        <c:v>314.80599999999998</c:v>
                      </c:pt>
                      <c:pt idx="3658" formatCode="General">
                        <c:v>314.81599999999997</c:v>
                      </c:pt>
                      <c:pt idx="3659" formatCode="General">
                        <c:v>314.82600000000002</c:v>
                      </c:pt>
                      <c:pt idx="3660" formatCode="General">
                        <c:v>314.83600000000001</c:v>
                      </c:pt>
                      <c:pt idx="3661" formatCode="General">
                        <c:v>314.846</c:v>
                      </c:pt>
                      <c:pt idx="3662" formatCode="General">
                        <c:v>314.85599999999999</c:v>
                      </c:pt>
                      <c:pt idx="3663" formatCode="General">
                        <c:v>314.86599999999999</c:v>
                      </c:pt>
                      <c:pt idx="3664" formatCode="General">
                        <c:v>314.87599999999998</c:v>
                      </c:pt>
                      <c:pt idx="3665" formatCode="General">
                        <c:v>314.88600000000002</c:v>
                      </c:pt>
                      <c:pt idx="3666" formatCode="General">
                        <c:v>314.89600000000002</c:v>
                      </c:pt>
                      <c:pt idx="3667" formatCode="General">
                        <c:v>314.90600000000001</c:v>
                      </c:pt>
                      <c:pt idx="3668" formatCode="General">
                        <c:v>314.916</c:v>
                      </c:pt>
                      <c:pt idx="3669" formatCode="General">
                        <c:v>314.92599999999999</c:v>
                      </c:pt>
                      <c:pt idx="3670" formatCode="General">
                        <c:v>314.93599999999998</c:v>
                      </c:pt>
                      <c:pt idx="3671" formatCode="General">
                        <c:v>314.94600000000003</c:v>
                      </c:pt>
                      <c:pt idx="3672" formatCode="General">
                        <c:v>314.95600000000002</c:v>
                      </c:pt>
                      <c:pt idx="3673" formatCode="General">
                        <c:v>314.96600000000001</c:v>
                      </c:pt>
                      <c:pt idx="3674" formatCode="General">
                        <c:v>314.976</c:v>
                      </c:pt>
                      <c:pt idx="3675" formatCode="General">
                        <c:v>314.98599999999999</c:v>
                      </c:pt>
                      <c:pt idx="3676" formatCode="General">
                        <c:v>314.99599999999998</c:v>
                      </c:pt>
                      <c:pt idx="3677" formatCode="General">
                        <c:v>315.00599999999997</c:v>
                      </c:pt>
                      <c:pt idx="3678" formatCode="General">
                        <c:v>315.01600000000002</c:v>
                      </c:pt>
                      <c:pt idx="3679" formatCode="General">
                        <c:v>315.02600000000001</c:v>
                      </c:pt>
                      <c:pt idx="3680" formatCode="General">
                        <c:v>315.036</c:v>
                      </c:pt>
                      <c:pt idx="3681" formatCode="General">
                        <c:v>315.04599999999999</c:v>
                      </c:pt>
                      <c:pt idx="3682" formatCode="General">
                        <c:v>315.05599999999998</c:v>
                      </c:pt>
                      <c:pt idx="3683" formatCode="General">
                        <c:v>315.06599999999997</c:v>
                      </c:pt>
                      <c:pt idx="3684" formatCode="General">
                        <c:v>315.07600000000002</c:v>
                      </c:pt>
                      <c:pt idx="3685" formatCode="General">
                        <c:v>315.08600000000001</c:v>
                      </c:pt>
                      <c:pt idx="3686" formatCode="General">
                        <c:v>315.096</c:v>
                      </c:pt>
                      <c:pt idx="3687" formatCode="General">
                        <c:v>315.10599999999999</c:v>
                      </c:pt>
                      <c:pt idx="3688" formatCode="General">
                        <c:v>315.11599999999999</c:v>
                      </c:pt>
                      <c:pt idx="3689" formatCode="General">
                        <c:v>315.12599999999998</c:v>
                      </c:pt>
                      <c:pt idx="3690" formatCode="General">
                        <c:v>315.13600000000002</c:v>
                      </c:pt>
                      <c:pt idx="3691" formatCode="General">
                        <c:v>315.14600000000002</c:v>
                      </c:pt>
                      <c:pt idx="3692" formatCode="General">
                        <c:v>315.15600000000001</c:v>
                      </c:pt>
                      <c:pt idx="3693" formatCode="General">
                        <c:v>315.166</c:v>
                      </c:pt>
                      <c:pt idx="3694" formatCode="General">
                        <c:v>315.17599999999999</c:v>
                      </c:pt>
                      <c:pt idx="3695" formatCode="General">
                        <c:v>315.18599999999998</c:v>
                      </c:pt>
                      <c:pt idx="3696" formatCode="General">
                        <c:v>315.19600000000003</c:v>
                      </c:pt>
                      <c:pt idx="3697" formatCode="General">
                        <c:v>315.20600000000002</c:v>
                      </c:pt>
                      <c:pt idx="3698" formatCode="General">
                        <c:v>315.21600000000001</c:v>
                      </c:pt>
                      <c:pt idx="3699" formatCode="General">
                        <c:v>315.226</c:v>
                      </c:pt>
                      <c:pt idx="3700" formatCode="General">
                        <c:v>315.23599999999999</c:v>
                      </c:pt>
                      <c:pt idx="3701" formatCode="General">
                        <c:v>315.24599999999998</c:v>
                      </c:pt>
                      <c:pt idx="3702" formatCode="General">
                        <c:v>315.25599999999997</c:v>
                      </c:pt>
                      <c:pt idx="3703" formatCode="General">
                        <c:v>315.26600000000002</c:v>
                      </c:pt>
                      <c:pt idx="3704" formatCode="General">
                        <c:v>315.27600000000001</c:v>
                      </c:pt>
                      <c:pt idx="3705" formatCode="General">
                        <c:v>315.286</c:v>
                      </c:pt>
                      <c:pt idx="3706" formatCode="General">
                        <c:v>315.29599999999999</c:v>
                      </c:pt>
                      <c:pt idx="3707" formatCode="General">
                        <c:v>315.30599999999998</c:v>
                      </c:pt>
                      <c:pt idx="3708" formatCode="General">
                        <c:v>315.31599999999997</c:v>
                      </c:pt>
                      <c:pt idx="3709" formatCode="General">
                        <c:v>315.32600000000002</c:v>
                      </c:pt>
                      <c:pt idx="3710" formatCode="General">
                        <c:v>315.33600000000001</c:v>
                      </c:pt>
                      <c:pt idx="3711" formatCode="General">
                        <c:v>315.346</c:v>
                      </c:pt>
                      <c:pt idx="3712" formatCode="General">
                        <c:v>315.35599999999999</c:v>
                      </c:pt>
                      <c:pt idx="3713" formatCode="General">
                        <c:v>315.36599999999999</c:v>
                      </c:pt>
                      <c:pt idx="3714" formatCode="General">
                        <c:v>315.37599999999998</c:v>
                      </c:pt>
                      <c:pt idx="3715" formatCode="General">
                        <c:v>315.38600000000002</c:v>
                      </c:pt>
                      <c:pt idx="3716" formatCode="General">
                        <c:v>315.39600000000002</c:v>
                      </c:pt>
                      <c:pt idx="3717" formatCode="General">
                        <c:v>315.40600000000001</c:v>
                      </c:pt>
                      <c:pt idx="3718" formatCode="General">
                        <c:v>315.416</c:v>
                      </c:pt>
                      <c:pt idx="3719" formatCode="General">
                        <c:v>315.42599999999999</c:v>
                      </c:pt>
                      <c:pt idx="3720" formatCode="General">
                        <c:v>315.43599999999998</c:v>
                      </c:pt>
                      <c:pt idx="3721" formatCode="General">
                        <c:v>315.44600000000003</c:v>
                      </c:pt>
                      <c:pt idx="3722" formatCode="General">
                        <c:v>315.45600000000002</c:v>
                      </c:pt>
                      <c:pt idx="3723" formatCode="General">
                        <c:v>315.46600000000001</c:v>
                      </c:pt>
                      <c:pt idx="3724" formatCode="General">
                        <c:v>315.476</c:v>
                      </c:pt>
                      <c:pt idx="3725" formatCode="General">
                        <c:v>315.48599999999999</c:v>
                      </c:pt>
                      <c:pt idx="3726" formatCode="General">
                        <c:v>315.49599999999998</c:v>
                      </c:pt>
                      <c:pt idx="3727" formatCode="General">
                        <c:v>315.50599999999997</c:v>
                      </c:pt>
                      <c:pt idx="3728" formatCode="General">
                        <c:v>315.51600000000002</c:v>
                      </c:pt>
                      <c:pt idx="3729" formatCode="General">
                        <c:v>315.52600000000001</c:v>
                      </c:pt>
                      <c:pt idx="3730" formatCode="General">
                        <c:v>315.536</c:v>
                      </c:pt>
                      <c:pt idx="3731" formatCode="General">
                        <c:v>315.54599999999999</c:v>
                      </c:pt>
                      <c:pt idx="3732" formatCode="General">
                        <c:v>315.55599999999998</c:v>
                      </c:pt>
                      <c:pt idx="3733" formatCode="General">
                        <c:v>315.56599999999997</c:v>
                      </c:pt>
                      <c:pt idx="3734" formatCode="General">
                        <c:v>315.57600000000002</c:v>
                      </c:pt>
                      <c:pt idx="3735" formatCode="General">
                        <c:v>315.58600000000001</c:v>
                      </c:pt>
                      <c:pt idx="3736" formatCode="General">
                        <c:v>315.596</c:v>
                      </c:pt>
                      <c:pt idx="3737" formatCode="General">
                        <c:v>315.60599999999999</c:v>
                      </c:pt>
                      <c:pt idx="3738" formatCode="General">
                        <c:v>315.61599999999999</c:v>
                      </c:pt>
                      <c:pt idx="3739" formatCode="General">
                        <c:v>315.62599999999998</c:v>
                      </c:pt>
                      <c:pt idx="3740" formatCode="General">
                        <c:v>315.63600000000002</c:v>
                      </c:pt>
                      <c:pt idx="3741" formatCode="General">
                        <c:v>315.64600000000002</c:v>
                      </c:pt>
                      <c:pt idx="3742" formatCode="General">
                        <c:v>315.65600000000001</c:v>
                      </c:pt>
                      <c:pt idx="3743" formatCode="General">
                        <c:v>315.666</c:v>
                      </c:pt>
                      <c:pt idx="3744" formatCode="General">
                        <c:v>315.67599999999999</c:v>
                      </c:pt>
                      <c:pt idx="3745" formatCode="General">
                        <c:v>315.68599999999998</c:v>
                      </c:pt>
                      <c:pt idx="3746" formatCode="General">
                        <c:v>315.69600000000003</c:v>
                      </c:pt>
                      <c:pt idx="3747" formatCode="General">
                        <c:v>315.70600000000002</c:v>
                      </c:pt>
                      <c:pt idx="3748" formatCode="General">
                        <c:v>315.71600000000001</c:v>
                      </c:pt>
                      <c:pt idx="3749" formatCode="General">
                        <c:v>315.726</c:v>
                      </c:pt>
                      <c:pt idx="3750" formatCode="General">
                        <c:v>315.73599999999999</c:v>
                      </c:pt>
                      <c:pt idx="3751" formatCode="General">
                        <c:v>315.74599999999998</c:v>
                      </c:pt>
                      <c:pt idx="3752" formatCode="General">
                        <c:v>315.75599999999997</c:v>
                      </c:pt>
                      <c:pt idx="3753" formatCode="General">
                        <c:v>315.76600000000002</c:v>
                      </c:pt>
                      <c:pt idx="3754" formatCode="General">
                        <c:v>315.77600000000001</c:v>
                      </c:pt>
                      <c:pt idx="3755" formatCode="General">
                        <c:v>315.786</c:v>
                      </c:pt>
                      <c:pt idx="3756" formatCode="General">
                        <c:v>315.79599999999999</c:v>
                      </c:pt>
                      <c:pt idx="3757" formatCode="General">
                        <c:v>315.80599999999998</c:v>
                      </c:pt>
                      <c:pt idx="3758" formatCode="General">
                        <c:v>315.81599999999997</c:v>
                      </c:pt>
                      <c:pt idx="3759" formatCode="General">
                        <c:v>315.82600000000002</c:v>
                      </c:pt>
                      <c:pt idx="3760" formatCode="General">
                        <c:v>315.83600000000001</c:v>
                      </c:pt>
                      <c:pt idx="3761" formatCode="General">
                        <c:v>315.846</c:v>
                      </c:pt>
                      <c:pt idx="3762" formatCode="General">
                        <c:v>315.85599999999999</c:v>
                      </c:pt>
                      <c:pt idx="3763" formatCode="General">
                        <c:v>315.86599999999999</c:v>
                      </c:pt>
                      <c:pt idx="3764" formatCode="General">
                        <c:v>315.87599999999998</c:v>
                      </c:pt>
                      <c:pt idx="3765" formatCode="General">
                        <c:v>315.88600000000002</c:v>
                      </c:pt>
                      <c:pt idx="3766" formatCode="General">
                        <c:v>315.89600000000002</c:v>
                      </c:pt>
                      <c:pt idx="3767" formatCode="General">
                        <c:v>315.90600000000001</c:v>
                      </c:pt>
                      <c:pt idx="3768" formatCode="General">
                        <c:v>315.916</c:v>
                      </c:pt>
                      <c:pt idx="3769" formatCode="General">
                        <c:v>315.92599999999999</c:v>
                      </c:pt>
                      <c:pt idx="3770" formatCode="General">
                        <c:v>315.93599999999998</c:v>
                      </c:pt>
                      <c:pt idx="3771" formatCode="General">
                        <c:v>315.94600000000003</c:v>
                      </c:pt>
                      <c:pt idx="3772" formatCode="General">
                        <c:v>315.95600000000002</c:v>
                      </c:pt>
                      <c:pt idx="3773" formatCode="General">
                        <c:v>315.96600000000001</c:v>
                      </c:pt>
                      <c:pt idx="3774" formatCode="General">
                        <c:v>315.976</c:v>
                      </c:pt>
                      <c:pt idx="3775" formatCode="General">
                        <c:v>315.98599999999999</c:v>
                      </c:pt>
                      <c:pt idx="3776" formatCode="General">
                        <c:v>315.99599999999998</c:v>
                      </c:pt>
                      <c:pt idx="3777" formatCode="General">
                        <c:v>316.00599999999997</c:v>
                      </c:pt>
                      <c:pt idx="3778" formatCode="General">
                        <c:v>316.01600000000002</c:v>
                      </c:pt>
                      <c:pt idx="3779" formatCode="General">
                        <c:v>316.02600000000001</c:v>
                      </c:pt>
                      <c:pt idx="3780" formatCode="General">
                        <c:v>316.036</c:v>
                      </c:pt>
                      <c:pt idx="3781" formatCode="General">
                        <c:v>316.04599999999999</c:v>
                      </c:pt>
                      <c:pt idx="3782" formatCode="General">
                        <c:v>316.05599999999998</c:v>
                      </c:pt>
                      <c:pt idx="3783" formatCode="General">
                        <c:v>316.06599999999997</c:v>
                      </c:pt>
                      <c:pt idx="3784" formatCode="General">
                        <c:v>316.07600000000002</c:v>
                      </c:pt>
                      <c:pt idx="3785" formatCode="General">
                        <c:v>316.08600000000001</c:v>
                      </c:pt>
                      <c:pt idx="3786" formatCode="General">
                        <c:v>316.096</c:v>
                      </c:pt>
                      <c:pt idx="3787" formatCode="General">
                        <c:v>316.10599999999999</c:v>
                      </c:pt>
                      <c:pt idx="3788" formatCode="General">
                        <c:v>316.11599999999999</c:v>
                      </c:pt>
                      <c:pt idx="3789" formatCode="General">
                        <c:v>316.12599999999998</c:v>
                      </c:pt>
                      <c:pt idx="3790" formatCode="General">
                        <c:v>316.13600000000002</c:v>
                      </c:pt>
                      <c:pt idx="3791" formatCode="General">
                        <c:v>316.14600000000002</c:v>
                      </c:pt>
                      <c:pt idx="3792" formatCode="General">
                        <c:v>316.15600000000001</c:v>
                      </c:pt>
                      <c:pt idx="3793" formatCode="General">
                        <c:v>316.166</c:v>
                      </c:pt>
                      <c:pt idx="3794" formatCode="General">
                        <c:v>316.17599999999999</c:v>
                      </c:pt>
                      <c:pt idx="3795" formatCode="General">
                        <c:v>316.18599999999998</c:v>
                      </c:pt>
                      <c:pt idx="3796" formatCode="General">
                        <c:v>316.19600000000003</c:v>
                      </c:pt>
                      <c:pt idx="3797" formatCode="General">
                        <c:v>316.20600000000002</c:v>
                      </c:pt>
                      <c:pt idx="3798" formatCode="General">
                        <c:v>316.21600000000001</c:v>
                      </c:pt>
                      <c:pt idx="3799" formatCode="General">
                        <c:v>316.226</c:v>
                      </c:pt>
                      <c:pt idx="3800" formatCode="General">
                        <c:v>316.23599999999999</c:v>
                      </c:pt>
                      <c:pt idx="3801" formatCode="General">
                        <c:v>316.24599999999998</c:v>
                      </c:pt>
                      <c:pt idx="3802" formatCode="General">
                        <c:v>316.25599999999997</c:v>
                      </c:pt>
                      <c:pt idx="3803" formatCode="General">
                        <c:v>316.26600000000002</c:v>
                      </c:pt>
                      <c:pt idx="3804" formatCode="General">
                        <c:v>316.27600000000001</c:v>
                      </c:pt>
                      <c:pt idx="3805" formatCode="General">
                        <c:v>316.286</c:v>
                      </c:pt>
                      <c:pt idx="3806" formatCode="General">
                        <c:v>316.29599999999999</c:v>
                      </c:pt>
                      <c:pt idx="3807" formatCode="General">
                        <c:v>316.30599999999998</c:v>
                      </c:pt>
                      <c:pt idx="3808" formatCode="General">
                        <c:v>316.31599999999997</c:v>
                      </c:pt>
                      <c:pt idx="3809" formatCode="General">
                        <c:v>316.32600000000002</c:v>
                      </c:pt>
                      <c:pt idx="3810" formatCode="General">
                        <c:v>316.33600000000001</c:v>
                      </c:pt>
                      <c:pt idx="3811" formatCode="General">
                        <c:v>316.346</c:v>
                      </c:pt>
                      <c:pt idx="3812" formatCode="General">
                        <c:v>316.35599999999999</c:v>
                      </c:pt>
                      <c:pt idx="3813" formatCode="General">
                        <c:v>316.36599999999999</c:v>
                      </c:pt>
                      <c:pt idx="3814" formatCode="General">
                        <c:v>316.37599999999998</c:v>
                      </c:pt>
                      <c:pt idx="3815" formatCode="General">
                        <c:v>316.38600000000002</c:v>
                      </c:pt>
                      <c:pt idx="3816" formatCode="General">
                        <c:v>316.39600000000002</c:v>
                      </c:pt>
                      <c:pt idx="3817" formatCode="General">
                        <c:v>316.40600000000001</c:v>
                      </c:pt>
                      <c:pt idx="3818" formatCode="General">
                        <c:v>316.416</c:v>
                      </c:pt>
                      <c:pt idx="3819" formatCode="General">
                        <c:v>316.42599999999999</c:v>
                      </c:pt>
                      <c:pt idx="3820" formatCode="General">
                        <c:v>316.43599999999998</c:v>
                      </c:pt>
                      <c:pt idx="3821" formatCode="General">
                        <c:v>316.44600000000003</c:v>
                      </c:pt>
                      <c:pt idx="3822" formatCode="General">
                        <c:v>316.45600000000002</c:v>
                      </c:pt>
                      <c:pt idx="3823" formatCode="General">
                        <c:v>316.46600000000001</c:v>
                      </c:pt>
                      <c:pt idx="3824" formatCode="General">
                        <c:v>316.476</c:v>
                      </c:pt>
                      <c:pt idx="3825" formatCode="General">
                        <c:v>316.48599999999999</c:v>
                      </c:pt>
                      <c:pt idx="3826" formatCode="General">
                        <c:v>316.49599999999998</c:v>
                      </c:pt>
                      <c:pt idx="3827" formatCode="General">
                        <c:v>316.50599999999997</c:v>
                      </c:pt>
                      <c:pt idx="3828" formatCode="General">
                        <c:v>316.51600000000002</c:v>
                      </c:pt>
                      <c:pt idx="3829" formatCode="General">
                        <c:v>316.52600000000001</c:v>
                      </c:pt>
                      <c:pt idx="3830" formatCode="General">
                        <c:v>316.536</c:v>
                      </c:pt>
                      <c:pt idx="3831" formatCode="General">
                        <c:v>316.54599999999999</c:v>
                      </c:pt>
                      <c:pt idx="3832" formatCode="General">
                        <c:v>316.55599999999998</c:v>
                      </c:pt>
                      <c:pt idx="3833" formatCode="General">
                        <c:v>316.56599999999997</c:v>
                      </c:pt>
                      <c:pt idx="3834" formatCode="General">
                        <c:v>316.57600000000002</c:v>
                      </c:pt>
                      <c:pt idx="3835" formatCode="General">
                        <c:v>316.58600000000001</c:v>
                      </c:pt>
                      <c:pt idx="3836" formatCode="General">
                        <c:v>316.596</c:v>
                      </c:pt>
                      <c:pt idx="3837" formatCode="General">
                        <c:v>316.60599999999999</c:v>
                      </c:pt>
                      <c:pt idx="3838" formatCode="General">
                        <c:v>316.61599999999999</c:v>
                      </c:pt>
                      <c:pt idx="3839" formatCode="General">
                        <c:v>316.62599999999998</c:v>
                      </c:pt>
                      <c:pt idx="3840" formatCode="General">
                        <c:v>316.63600000000002</c:v>
                      </c:pt>
                      <c:pt idx="3841" formatCode="General">
                        <c:v>316.64600000000002</c:v>
                      </c:pt>
                      <c:pt idx="3842" formatCode="General">
                        <c:v>316.65600000000001</c:v>
                      </c:pt>
                      <c:pt idx="3843" formatCode="General">
                        <c:v>316.666</c:v>
                      </c:pt>
                      <c:pt idx="3844" formatCode="General">
                        <c:v>316.67599999999999</c:v>
                      </c:pt>
                      <c:pt idx="3845" formatCode="General">
                        <c:v>316.68599999999998</c:v>
                      </c:pt>
                      <c:pt idx="3846" formatCode="General">
                        <c:v>316.69600000000003</c:v>
                      </c:pt>
                      <c:pt idx="3847" formatCode="General">
                        <c:v>316.70600000000002</c:v>
                      </c:pt>
                      <c:pt idx="3848" formatCode="General">
                        <c:v>316.71600000000001</c:v>
                      </c:pt>
                      <c:pt idx="3849" formatCode="General">
                        <c:v>316.726</c:v>
                      </c:pt>
                      <c:pt idx="3850" formatCode="General">
                        <c:v>316.73599999999999</c:v>
                      </c:pt>
                      <c:pt idx="3851" formatCode="General">
                        <c:v>316.74599999999998</c:v>
                      </c:pt>
                      <c:pt idx="3852" formatCode="General">
                        <c:v>316.75599999999997</c:v>
                      </c:pt>
                      <c:pt idx="3853" formatCode="General">
                        <c:v>316.76600000000002</c:v>
                      </c:pt>
                      <c:pt idx="3854" formatCode="General">
                        <c:v>316.77600000000001</c:v>
                      </c:pt>
                      <c:pt idx="3855" formatCode="General">
                        <c:v>316.786</c:v>
                      </c:pt>
                      <c:pt idx="3856" formatCode="General">
                        <c:v>316.79599999999999</c:v>
                      </c:pt>
                      <c:pt idx="3857" formatCode="General">
                        <c:v>316.80599999999998</c:v>
                      </c:pt>
                      <c:pt idx="3858" formatCode="General">
                        <c:v>316.81599999999997</c:v>
                      </c:pt>
                      <c:pt idx="3859" formatCode="General">
                        <c:v>316.82600000000002</c:v>
                      </c:pt>
                      <c:pt idx="3860" formatCode="General">
                        <c:v>316.83600000000001</c:v>
                      </c:pt>
                      <c:pt idx="3861" formatCode="General">
                        <c:v>316.846</c:v>
                      </c:pt>
                      <c:pt idx="3862" formatCode="General">
                        <c:v>316.85599999999999</c:v>
                      </c:pt>
                      <c:pt idx="3863" formatCode="General">
                        <c:v>316.86599999999999</c:v>
                      </c:pt>
                      <c:pt idx="3864" formatCode="General">
                        <c:v>316.87599999999998</c:v>
                      </c:pt>
                      <c:pt idx="3865" formatCode="General">
                        <c:v>316.88600000000002</c:v>
                      </c:pt>
                      <c:pt idx="3866" formatCode="General">
                        <c:v>316.89600000000002</c:v>
                      </c:pt>
                      <c:pt idx="3867" formatCode="General">
                        <c:v>316.90600000000001</c:v>
                      </c:pt>
                      <c:pt idx="3868" formatCode="General">
                        <c:v>316.916</c:v>
                      </c:pt>
                      <c:pt idx="3869" formatCode="General">
                        <c:v>316.92599999999999</c:v>
                      </c:pt>
                      <c:pt idx="3870" formatCode="General">
                        <c:v>316.93599999999998</c:v>
                      </c:pt>
                      <c:pt idx="3871" formatCode="General">
                        <c:v>316.94600000000003</c:v>
                      </c:pt>
                      <c:pt idx="3872" formatCode="General">
                        <c:v>316.95600000000002</c:v>
                      </c:pt>
                      <c:pt idx="3873" formatCode="General">
                        <c:v>316.96600000000001</c:v>
                      </c:pt>
                      <c:pt idx="3874" formatCode="General">
                        <c:v>316.976</c:v>
                      </c:pt>
                      <c:pt idx="3875" formatCode="General">
                        <c:v>316.98599999999999</c:v>
                      </c:pt>
                      <c:pt idx="3876" formatCode="General">
                        <c:v>316.99599999999998</c:v>
                      </c:pt>
                      <c:pt idx="3877" formatCode="General">
                        <c:v>317.00599999999997</c:v>
                      </c:pt>
                      <c:pt idx="3878" formatCode="General">
                        <c:v>317.01600000000002</c:v>
                      </c:pt>
                      <c:pt idx="3879" formatCode="General">
                        <c:v>317.02600000000001</c:v>
                      </c:pt>
                      <c:pt idx="3880" formatCode="General">
                        <c:v>317.036</c:v>
                      </c:pt>
                      <c:pt idx="3881" formatCode="General">
                        <c:v>317.04599999999999</c:v>
                      </c:pt>
                      <c:pt idx="3882" formatCode="General">
                        <c:v>317.05599999999998</c:v>
                      </c:pt>
                      <c:pt idx="3883" formatCode="General">
                        <c:v>317.06599999999997</c:v>
                      </c:pt>
                      <c:pt idx="3884" formatCode="General">
                        <c:v>317.07600000000002</c:v>
                      </c:pt>
                      <c:pt idx="3885" formatCode="General">
                        <c:v>317.08600000000001</c:v>
                      </c:pt>
                      <c:pt idx="3886" formatCode="General">
                        <c:v>317.096</c:v>
                      </c:pt>
                      <c:pt idx="3887" formatCode="General">
                        <c:v>317.10599999999999</c:v>
                      </c:pt>
                      <c:pt idx="3888" formatCode="General">
                        <c:v>317.11599999999999</c:v>
                      </c:pt>
                      <c:pt idx="3889" formatCode="General">
                        <c:v>317.12599999999998</c:v>
                      </c:pt>
                      <c:pt idx="3890" formatCode="General">
                        <c:v>317.13600000000002</c:v>
                      </c:pt>
                      <c:pt idx="3891" formatCode="General">
                        <c:v>317.14600000000002</c:v>
                      </c:pt>
                      <c:pt idx="3892" formatCode="General">
                        <c:v>317.15600000000001</c:v>
                      </c:pt>
                      <c:pt idx="3893" formatCode="General">
                        <c:v>317.166</c:v>
                      </c:pt>
                      <c:pt idx="3894" formatCode="General">
                        <c:v>317.17599999999999</c:v>
                      </c:pt>
                      <c:pt idx="3895" formatCode="General">
                        <c:v>317.18599999999998</c:v>
                      </c:pt>
                      <c:pt idx="3896" formatCode="General">
                        <c:v>317.19600000000003</c:v>
                      </c:pt>
                      <c:pt idx="3897" formatCode="General">
                        <c:v>317.20600000000002</c:v>
                      </c:pt>
                      <c:pt idx="3898" formatCode="General">
                        <c:v>317.21600000000001</c:v>
                      </c:pt>
                      <c:pt idx="3899" formatCode="General">
                        <c:v>317.226</c:v>
                      </c:pt>
                      <c:pt idx="3900" formatCode="General">
                        <c:v>317.23599999999999</c:v>
                      </c:pt>
                      <c:pt idx="3901" formatCode="General">
                        <c:v>317.24599999999998</c:v>
                      </c:pt>
                      <c:pt idx="3902" formatCode="General">
                        <c:v>317.25599999999997</c:v>
                      </c:pt>
                      <c:pt idx="3903" formatCode="General">
                        <c:v>317.26600000000002</c:v>
                      </c:pt>
                      <c:pt idx="3904" formatCode="General">
                        <c:v>317.27600000000001</c:v>
                      </c:pt>
                      <c:pt idx="3905" formatCode="General">
                        <c:v>317.286</c:v>
                      </c:pt>
                      <c:pt idx="3906" formatCode="General">
                        <c:v>317.29599999999999</c:v>
                      </c:pt>
                      <c:pt idx="3907" formatCode="General">
                        <c:v>317.30599999999998</c:v>
                      </c:pt>
                      <c:pt idx="3908" formatCode="General">
                        <c:v>317.31599999999997</c:v>
                      </c:pt>
                      <c:pt idx="3909" formatCode="General">
                        <c:v>317.32600000000002</c:v>
                      </c:pt>
                      <c:pt idx="3910" formatCode="General">
                        <c:v>317.33600000000001</c:v>
                      </c:pt>
                      <c:pt idx="3911" formatCode="General">
                        <c:v>317.346</c:v>
                      </c:pt>
                      <c:pt idx="3912" formatCode="General">
                        <c:v>317.35599999999999</c:v>
                      </c:pt>
                      <c:pt idx="3913" formatCode="General">
                        <c:v>317.36599999999999</c:v>
                      </c:pt>
                      <c:pt idx="3914" formatCode="General">
                        <c:v>317.37599999999998</c:v>
                      </c:pt>
                      <c:pt idx="3915" formatCode="General">
                        <c:v>317.38600000000002</c:v>
                      </c:pt>
                      <c:pt idx="3916" formatCode="General">
                        <c:v>317.39600000000002</c:v>
                      </c:pt>
                      <c:pt idx="3917" formatCode="General">
                        <c:v>317.40600000000001</c:v>
                      </c:pt>
                      <c:pt idx="3918" formatCode="General">
                        <c:v>317.416</c:v>
                      </c:pt>
                      <c:pt idx="3919" formatCode="General">
                        <c:v>317.42599999999999</c:v>
                      </c:pt>
                      <c:pt idx="3920" formatCode="General">
                        <c:v>317.43599999999998</c:v>
                      </c:pt>
                      <c:pt idx="3921" formatCode="General">
                        <c:v>317.44600000000003</c:v>
                      </c:pt>
                      <c:pt idx="3922" formatCode="General">
                        <c:v>317.45600000000002</c:v>
                      </c:pt>
                      <c:pt idx="3923" formatCode="General">
                        <c:v>317.46600000000001</c:v>
                      </c:pt>
                      <c:pt idx="3924" formatCode="General">
                        <c:v>317.476</c:v>
                      </c:pt>
                      <c:pt idx="3925" formatCode="General">
                        <c:v>317.48599999999999</c:v>
                      </c:pt>
                      <c:pt idx="3926" formatCode="General">
                        <c:v>317.49599999999998</c:v>
                      </c:pt>
                      <c:pt idx="3927" formatCode="General">
                        <c:v>317.50599999999997</c:v>
                      </c:pt>
                      <c:pt idx="3928" formatCode="General">
                        <c:v>317.51600000000002</c:v>
                      </c:pt>
                      <c:pt idx="3929" formatCode="General">
                        <c:v>317.52600000000001</c:v>
                      </c:pt>
                      <c:pt idx="3930" formatCode="General">
                        <c:v>317.536</c:v>
                      </c:pt>
                      <c:pt idx="3931" formatCode="General">
                        <c:v>317.54599999999999</c:v>
                      </c:pt>
                      <c:pt idx="3932" formatCode="General">
                        <c:v>317.55599999999998</c:v>
                      </c:pt>
                      <c:pt idx="3933" formatCode="General">
                        <c:v>317.56599999999997</c:v>
                      </c:pt>
                      <c:pt idx="3934" formatCode="General">
                        <c:v>317.57600000000002</c:v>
                      </c:pt>
                      <c:pt idx="3935" formatCode="General">
                        <c:v>317.58600000000001</c:v>
                      </c:pt>
                      <c:pt idx="3936" formatCode="General">
                        <c:v>317.596</c:v>
                      </c:pt>
                      <c:pt idx="3937" formatCode="General">
                        <c:v>317.60599999999999</c:v>
                      </c:pt>
                      <c:pt idx="3938" formatCode="General">
                        <c:v>317.61599999999999</c:v>
                      </c:pt>
                      <c:pt idx="3939" formatCode="General">
                        <c:v>317.62599999999998</c:v>
                      </c:pt>
                      <c:pt idx="3940" formatCode="General">
                        <c:v>317.63600000000002</c:v>
                      </c:pt>
                      <c:pt idx="3941" formatCode="General">
                        <c:v>317.64600000000002</c:v>
                      </c:pt>
                      <c:pt idx="3942" formatCode="General">
                        <c:v>317.65600000000001</c:v>
                      </c:pt>
                      <c:pt idx="3943" formatCode="General">
                        <c:v>317.666</c:v>
                      </c:pt>
                      <c:pt idx="3944" formatCode="General">
                        <c:v>317.67599999999999</c:v>
                      </c:pt>
                      <c:pt idx="3945" formatCode="General">
                        <c:v>317.68599999999998</c:v>
                      </c:pt>
                      <c:pt idx="3946" formatCode="General">
                        <c:v>317.69600000000003</c:v>
                      </c:pt>
                      <c:pt idx="3947" formatCode="General">
                        <c:v>317.70600000000002</c:v>
                      </c:pt>
                      <c:pt idx="3948" formatCode="General">
                        <c:v>317.71600000000001</c:v>
                      </c:pt>
                      <c:pt idx="3949" formatCode="General">
                        <c:v>317.726</c:v>
                      </c:pt>
                      <c:pt idx="3950" formatCode="General">
                        <c:v>317.73599999999999</c:v>
                      </c:pt>
                      <c:pt idx="3951" formatCode="General">
                        <c:v>317.74599999999998</c:v>
                      </c:pt>
                      <c:pt idx="3952" formatCode="General">
                        <c:v>317.75599999999997</c:v>
                      </c:pt>
                      <c:pt idx="3953" formatCode="General">
                        <c:v>317.76600000000002</c:v>
                      </c:pt>
                      <c:pt idx="3954" formatCode="General">
                        <c:v>317.77600000000001</c:v>
                      </c:pt>
                      <c:pt idx="3955" formatCode="General">
                        <c:v>317.786</c:v>
                      </c:pt>
                      <c:pt idx="3956" formatCode="General">
                        <c:v>317.79599999999999</c:v>
                      </c:pt>
                      <c:pt idx="3957" formatCode="General">
                        <c:v>317.80599999999998</c:v>
                      </c:pt>
                      <c:pt idx="3958" formatCode="General">
                        <c:v>317.81599999999997</c:v>
                      </c:pt>
                      <c:pt idx="3959" formatCode="General">
                        <c:v>317.82600000000002</c:v>
                      </c:pt>
                      <c:pt idx="3960" formatCode="General">
                        <c:v>317.83600000000001</c:v>
                      </c:pt>
                      <c:pt idx="3961" formatCode="General">
                        <c:v>317.846</c:v>
                      </c:pt>
                      <c:pt idx="3962" formatCode="General">
                        <c:v>317.85599999999999</c:v>
                      </c:pt>
                      <c:pt idx="3963" formatCode="General">
                        <c:v>317.86599999999999</c:v>
                      </c:pt>
                      <c:pt idx="3964" formatCode="General">
                        <c:v>317.87599999999998</c:v>
                      </c:pt>
                      <c:pt idx="3965" formatCode="General">
                        <c:v>317.88600000000002</c:v>
                      </c:pt>
                      <c:pt idx="3966" formatCode="General">
                        <c:v>317.89600000000002</c:v>
                      </c:pt>
                      <c:pt idx="3967" formatCode="General">
                        <c:v>317.90600000000001</c:v>
                      </c:pt>
                      <c:pt idx="3968" formatCode="General">
                        <c:v>317.916</c:v>
                      </c:pt>
                      <c:pt idx="3969" formatCode="General">
                        <c:v>317.92599999999999</c:v>
                      </c:pt>
                      <c:pt idx="3970" formatCode="General">
                        <c:v>317.93599999999998</c:v>
                      </c:pt>
                      <c:pt idx="3971" formatCode="General">
                        <c:v>317.94600000000003</c:v>
                      </c:pt>
                      <c:pt idx="3972" formatCode="General">
                        <c:v>317.95600000000002</c:v>
                      </c:pt>
                      <c:pt idx="3973" formatCode="General">
                        <c:v>317.96600000000001</c:v>
                      </c:pt>
                      <c:pt idx="3974" formatCode="General">
                        <c:v>317.976</c:v>
                      </c:pt>
                      <c:pt idx="3975" formatCode="General">
                        <c:v>317.98599999999999</c:v>
                      </c:pt>
                      <c:pt idx="3976" formatCode="General">
                        <c:v>317.99599999999998</c:v>
                      </c:pt>
                      <c:pt idx="3977" formatCode="General">
                        <c:v>318.00599999999997</c:v>
                      </c:pt>
                      <c:pt idx="3978" formatCode="General">
                        <c:v>318.01600000000002</c:v>
                      </c:pt>
                      <c:pt idx="3979" formatCode="General">
                        <c:v>318.02600000000001</c:v>
                      </c:pt>
                      <c:pt idx="3980" formatCode="General">
                        <c:v>318.036</c:v>
                      </c:pt>
                      <c:pt idx="3981" formatCode="General">
                        <c:v>318.04599999999999</c:v>
                      </c:pt>
                      <c:pt idx="3982" formatCode="General">
                        <c:v>318.05599999999998</c:v>
                      </c:pt>
                      <c:pt idx="3983" formatCode="General">
                        <c:v>318.06599999999997</c:v>
                      </c:pt>
                      <c:pt idx="3984" formatCode="General">
                        <c:v>318.07600000000002</c:v>
                      </c:pt>
                      <c:pt idx="3985" formatCode="General">
                        <c:v>318.08600000000001</c:v>
                      </c:pt>
                      <c:pt idx="3986" formatCode="General">
                        <c:v>318.096</c:v>
                      </c:pt>
                      <c:pt idx="3987" formatCode="General">
                        <c:v>318.10599999999999</c:v>
                      </c:pt>
                      <c:pt idx="3988" formatCode="General">
                        <c:v>318.11599999999999</c:v>
                      </c:pt>
                      <c:pt idx="3989" formatCode="General">
                        <c:v>318.12599999999998</c:v>
                      </c:pt>
                      <c:pt idx="3990" formatCode="General">
                        <c:v>318.13600000000002</c:v>
                      </c:pt>
                      <c:pt idx="3991" formatCode="General">
                        <c:v>318.14600000000002</c:v>
                      </c:pt>
                      <c:pt idx="3992" formatCode="General">
                        <c:v>318.15600000000001</c:v>
                      </c:pt>
                      <c:pt idx="3993" formatCode="General">
                        <c:v>318.166</c:v>
                      </c:pt>
                      <c:pt idx="3994" formatCode="General">
                        <c:v>318.17599999999999</c:v>
                      </c:pt>
                      <c:pt idx="3995" formatCode="General">
                        <c:v>318.18599999999998</c:v>
                      </c:pt>
                      <c:pt idx="3996" formatCode="General">
                        <c:v>318.19600000000003</c:v>
                      </c:pt>
                      <c:pt idx="3997" formatCode="General">
                        <c:v>318.20600000000002</c:v>
                      </c:pt>
                      <c:pt idx="3998" formatCode="General">
                        <c:v>318.21600000000001</c:v>
                      </c:pt>
                      <c:pt idx="3999" formatCode="General">
                        <c:v>318.226</c:v>
                      </c:pt>
                      <c:pt idx="4000" formatCode="General">
                        <c:v>318.23599999999999</c:v>
                      </c:pt>
                      <c:pt idx="4001" formatCode="General">
                        <c:v>318.24599999999998</c:v>
                      </c:pt>
                      <c:pt idx="4002" formatCode="General">
                        <c:v>318.25599999999997</c:v>
                      </c:pt>
                      <c:pt idx="4003" formatCode="General">
                        <c:v>318.26600000000002</c:v>
                      </c:pt>
                      <c:pt idx="4004" formatCode="General">
                        <c:v>318.27600000000001</c:v>
                      </c:pt>
                      <c:pt idx="4005" formatCode="General">
                        <c:v>318.286</c:v>
                      </c:pt>
                      <c:pt idx="4006" formatCode="General">
                        <c:v>318.29599999999999</c:v>
                      </c:pt>
                      <c:pt idx="4007" formatCode="General">
                        <c:v>318.30599999999998</c:v>
                      </c:pt>
                      <c:pt idx="4008" formatCode="General">
                        <c:v>318.31599999999997</c:v>
                      </c:pt>
                      <c:pt idx="4009" formatCode="General">
                        <c:v>318.32600000000002</c:v>
                      </c:pt>
                      <c:pt idx="4010" formatCode="General">
                        <c:v>318.33600000000001</c:v>
                      </c:pt>
                      <c:pt idx="4011" formatCode="General">
                        <c:v>318.346</c:v>
                      </c:pt>
                      <c:pt idx="4012" formatCode="General">
                        <c:v>318.35599999999999</c:v>
                      </c:pt>
                      <c:pt idx="4013" formatCode="General">
                        <c:v>318.36599999999999</c:v>
                      </c:pt>
                      <c:pt idx="4014" formatCode="General">
                        <c:v>318.37599999999998</c:v>
                      </c:pt>
                      <c:pt idx="4015" formatCode="General">
                        <c:v>318.38600000000002</c:v>
                      </c:pt>
                      <c:pt idx="4016" formatCode="General">
                        <c:v>318.39600000000002</c:v>
                      </c:pt>
                      <c:pt idx="4017" formatCode="General">
                        <c:v>318.40600000000001</c:v>
                      </c:pt>
                      <c:pt idx="4018" formatCode="General">
                        <c:v>318.416</c:v>
                      </c:pt>
                      <c:pt idx="4019" formatCode="General">
                        <c:v>318.42599999999999</c:v>
                      </c:pt>
                      <c:pt idx="4020" formatCode="General">
                        <c:v>318.43599999999998</c:v>
                      </c:pt>
                      <c:pt idx="4021" formatCode="General">
                        <c:v>318.44600000000003</c:v>
                      </c:pt>
                      <c:pt idx="4022" formatCode="General">
                        <c:v>318.45600000000002</c:v>
                      </c:pt>
                      <c:pt idx="4023" formatCode="General">
                        <c:v>318.46600000000001</c:v>
                      </c:pt>
                      <c:pt idx="4024" formatCode="General">
                        <c:v>318.476</c:v>
                      </c:pt>
                      <c:pt idx="4025" formatCode="General">
                        <c:v>318.48599999999999</c:v>
                      </c:pt>
                      <c:pt idx="4026" formatCode="General">
                        <c:v>318.49599999999998</c:v>
                      </c:pt>
                      <c:pt idx="4027" formatCode="General">
                        <c:v>318.50599999999997</c:v>
                      </c:pt>
                      <c:pt idx="4028" formatCode="General">
                        <c:v>318.51600000000002</c:v>
                      </c:pt>
                      <c:pt idx="4029" formatCode="General">
                        <c:v>318.52600000000001</c:v>
                      </c:pt>
                      <c:pt idx="4030" formatCode="General">
                        <c:v>318.536</c:v>
                      </c:pt>
                      <c:pt idx="4031" formatCode="General">
                        <c:v>318.54599999999999</c:v>
                      </c:pt>
                      <c:pt idx="4032" formatCode="General">
                        <c:v>318.55599999999998</c:v>
                      </c:pt>
                      <c:pt idx="4033" formatCode="General">
                        <c:v>318.56599999999997</c:v>
                      </c:pt>
                      <c:pt idx="4034" formatCode="General">
                        <c:v>318.57600000000002</c:v>
                      </c:pt>
                      <c:pt idx="4035" formatCode="General">
                        <c:v>318.58600000000001</c:v>
                      </c:pt>
                      <c:pt idx="4036" formatCode="General">
                        <c:v>318.596</c:v>
                      </c:pt>
                      <c:pt idx="4037" formatCode="General">
                        <c:v>318.60599999999999</c:v>
                      </c:pt>
                      <c:pt idx="4038" formatCode="General">
                        <c:v>318.61599999999999</c:v>
                      </c:pt>
                      <c:pt idx="4039" formatCode="General">
                        <c:v>318.62599999999998</c:v>
                      </c:pt>
                      <c:pt idx="4040" formatCode="General">
                        <c:v>318.63600000000002</c:v>
                      </c:pt>
                      <c:pt idx="4041" formatCode="General">
                        <c:v>318.64600000000002</c:v>
                      </c:pt>
                      <c:pt idx="4042" formatCode="General">
                        <c:v>318.65600000000001</c:v>
                      </c:pt>
                      <c:pt idx="4043" formatCode="General">
                        <c:v>318.666</c:v>
                      </c:pt>
                      <c:pt idx="4044" formatCode="General">
                        <c:v>318.67599999999999</c:v>
                      </c:pt>
                      <c:pt idx="4045" formatCode="General">
                        <c:v>318.68599999999998</c:v>
                      </c:pt>
                      <c:pt idx="4046" formatCode="General">
                        <c:v>318.69600000000003</c:v>
                      </c:pt>
                      <c:pt idx="4047" formatCode="General">
                        <c:v>318.70600000000002</c:v>
                      </c:pt>
                      <c:pt idx="4048" formatCode="General">
                        <c:v>318.71600000000001</c:v>
                      </c:pt>
                      <c:pt idx="4049" formatCode="General">
                        <c:v>318.726</c:v>
                      </c:pt>
                      <c:pt idx="4050" formatCode="General">
                        <c:v>318.73599999999999</c:v>
                      </c:pt>
                      <c:pt idx="4051" formatCode="General">
                        <c:v>318.74599999999998</c:v>
                      </c:pt>
                      <c:pt idx="4052" formatCode="General">
                        <c:v>318.75599999999997</c:v>
                      </c:pt>
                      <c:pt idx="4053" formatCode="General">
                        <c:v>318.76600000000002</c:v>
                      </c:pt>
                      <c:pt idx="4054" formatCode="General">
                        <c:v>318.77600000000001</c:v>
                      </c:pt>
                      <c:pt idx="4055" formatCode="General">
                        <c:v>318.786</c:v>
                      </c:pt>
                      <c:pt idx="4056" formatCode="General">
                        <c:v>318.79599999999999</c:v>
                      </c:pt>
                      <c:pt idx="4057" formatCode="General">
                        <c:v>318.80599999999998</c:v>
                      </c:pt>
                      <c:pt idx="4058" formatCode="General">
                        <c:v>318.81599999999997</c:v>
                      </c:pt>
                      <c:pt idx="4059" formatCode="General">
                        <c:v>318.82600000000002</c:v>
                      </c:pt>
                      <c:pt idx="4060" formatCode="General">
                        <c:v>318.83600000000001</c:v>
                      </c:pt>
                      <c:pt idx="4061" formatCode="General">
                        <c:v>318.846</c:v>
                      </c:pt>
                      <c:pt idx="4062" formatCode="General">
                        <c:v>318.85599999999999</c:v>
                      </c:pt>
                      <c:pt idx="4063" formatCode="General">
                        <c:v>318.86599999999999</c:v>
                      </c:pt>
                      <c:pt idx="4064" formatCode="General">
                        <c:v>318.87599999999998</c:v>
                      </c:pt>
                      <c:pt idx="4065" formatCode="General">
                        <c:v>318.88600000000002</c:v>
                      </c:pt>
                      <c:pt idx="4066" formatCode="General">
                        <c:v>318.89600000000002</c:v>
                      </c:pt>
                      <c:pt idx="4067" formatCode="General">
                        <c:v>318.90600000000001</c:v>
                      </c:pt>
                      <c:pt idx="4068" formatCode="General">
                        <c:v>318.916</c:v>
                      </c:pt>
                      <c:pt idx="4069" formatCode="General">
                        <c:v>318.92599999999999</c:v>
                      </c:pt>
                      <c:pt idx="4070" formatCode="General">
                        <c:v>318.93599999999998</c:v>
                      </c:pt>
                      <c:pt idx="4071" formatCode="General">
                        <c:v>318.94600000000003</c:v>
                      </c:pt>
                      <c:pt idx="4072" formatCode="General">
                        <c:v>318.95600000000002</c:v>
                      </c:pt>
                      <c:pt idx="4073" formatCode="General">
                        <c:v>318.96600000000001</c:v>
                      </c:pt>
                      <c:pt idx="4074" formatCode="General">
                        <c:v>318.976</c:v>
                      </c:pt>
                      <c:pt idx="4075" formatCode="General">
                        <c:v>318.98599999999999</c:v>
                      </c:pt>
                      <c:pt idx="4076" formatCode="General">
                        <c:v>318.99599999999998</c:v>
                      </c:pt>
                      <c:pt idx="4077" formatCode="General">
                        <c:v>319.00599999999997</c:v>
                      </c:pt>
                      <c:pt idx="4078" formatCode="General">
                        <c:v>319.01600000000002</c:v>
                      </c:pt>
                      <c:pt idx="4079" formatCode="General">
                        <c:v>319.02600000000001</c:v>
                      </c:pt>
                      <c:pt idx="4080" formatCode="General">
                        <c:v>319.036</c:v>
                      </c:pt>
                      <c:pt idx="4081" formatCode="General">
                        <c:v>319.04599999999999</c:v>
                      </c:pt>
                      <c:pt idx="4082" formatCode="General">
                        <c:v>319.05599999999998</c:v>
                      </c:pt>
                      <c:pt idx="4083" formatCode="General">
                        <c:v>319.06599999999997</c:v>
                      </c:pt>
                      <c:pt idx="4084" formatCode="General">
                        <c:v>319.07600000000002</c:v>
                      </c:pt>
                      <c:pt idx="4085" formatCode="General">
                        <c:v>319.08600000000001</c:v>
                      </c:pt>
                      <c:pt idx="4086" formatCode="General">
                        <c:v>319.096</c:v>
                      </c:pt>
                      <c:pt idx="4087" formatCode="General">
                        <c:v>319.10599999999999</c:v>
                      </c:pt>
                      <c:pt idx="4088" formatCode="General">
                        <c:v>319.11599999999999</c:v>
                      </c:pt>
                      <c:pt idx="4089" formatCode="General">
                        <c:v>319.12599999999998</c:v>
                      </c:pt>
                      <c:pt idx="4090" formatCode="General">
                        <c:v>319.13600000000002</c:v>
                      </c:pt>
                      <c:pt idx="4091" formatCode="General">
                        <c:v>319.14600000000002</c:v>
                      </c:pt>
                      <c:pt idx="4092" formatCode="General">
                        <c:v>319.15600000000001</c:v>
                      </c:pt>
                      <c:pt idx="4093" formatCode="General">
                        <c:v>319.166</c:v>
                      </c:pt>
                      <c:pt idx="4094" formatCode="General">
                        <c:v>319.17599999999999</c:v>
                      </c:pt>
                      <c:pt idx="4095" formatCode="General">
                        <c:v>319.18599999999998</c:v>
                      </c:pt>
                      <c:pt idx="4096" formatCode="General">
                        <c:v>319.19600000000003</c:v>
                      </c:pt>
                      <c:pt idx="4097" formatCode="General">
                        <c:v>319.20600000000002</c:v>
                      </c:pt>
                      <c:pt idx="4098" formatCode="General">
                        <c:v>319.21600000000001</c:v>
                      </c:pt>
                      <c:pt idx="4099" formatCode="General">
                        <c:v>319.226</c:v>
                      </c:pt>
                      <c:pt idx="4100" formatCode="General">
                        <c:v>319.23599999999999</c:v>
                      </c:pt>
                      <c:pt idx="4101" formatCode="General">
                        <c:v>319.24599999999998</c:v>
                      </c:pt>
                      <c:pt idx="4102" formatCode="General">
                        <c:v>319.25599999999997</c:v>
                      </c:pt>
                      <c:pt idx="4103" formatCode="General">
                        <c:v>319.26600000000002</c:v>
                      </c:pt>
                      <c:pt idx="4104" formatCode="General">
                        <c:v>319.27600000000001</c:v>
                      </c:pt>
                      <c:pt idx="4105" formatCode="General">
                        <c:v>319.286</c:v>
                      </c:pt>
                      <c:pt idx="4106" formatCode="General">
                        <c:v>319.29599999999999</c:v>
                      </c:pt>
                      <c:pt idx="4107" formatCode="General">
                        <c:v>319.30599999999998</c:v>
                      </c:pt>
                      <c:pt idx="4108" formatCode="General">
                        <c:v>319.31599999999997</c:v>
                      </c:pt>
                      <c:pt idx="4109" formatCode="General">
                        <c:v>319.32600000000002</c:v>
                      </c:pt>
                      <c:pt idx="4110" formatCode="General">
                        <c:v>319.33600000000001</c:v>
                      </c:pt>
                      <c:pt idx="4111" formatCode="General">
                        <c:v>319.346</c:v>
                      </c:pt>
                      <c:pt idx="4112" formatCode="General">
                        <c:v>319.35599999999999</c:v>
                      </c:pt>
                      <c:pt idx="4113" formatCode="General">
                        <c:v>319.36599999999999</c:v>
                      </c:pt>
                      <c:pt idx="4114" formatCode="General">
                        <c:v>319.37599999999998</c:v>
                      </c:pt>
                      <c:pt idx="4115" formatCode="General">
                        <c:v>319.38600000000002</c:v>
                      </c:pt>
                      <c:pt idx="4116" formatCode="General">
                        <c:v>319.39100000000002</c:v>
                      </c:pt>
                      <c:pt idx="4117" formatCode="General">
                        <c:v>319.39100000000002</c:v>
                      </c:pt>
                      <c:pt idx="4118" formatCode="General">
                        <c:v>320.39100000000002</c:v>
                      </c:pt>
                      <c:pt idx="4119" formatCode="General">
                        <c:v>321.39100000000002</c:v>
                      </c:pt>
                      <c:pt idx="4120" formatCode="General">
                        <c:v>322.39100000000002</c:v>
                      </c:pt>
                      <c:pt idx="4121" formatCode="General">
                        <c:v>323.39100000000002</c:v>
                      </c:pt>
                      <c:pt idx="4122" formatCode="General">
                        <c:v>324.39100000000002</c:v>
                      </c:pt>
                      <c:pt idx="4123" formatCode="General">
                        <c:v>325.39100000000002</c:v>
                      </c:pt>
                      <c:pt idx="4124" formatCode="General">
                        <c:v>326.39100000000002</c:v>
                      </c:pt>
                      <c:pt idx="4125" formatCode="General">
                        <c:v>327.39100000000002</c:v>
                      </c:pt>
                      <c:pt idx="4126" formatCode="General">
                        <c:v>328.39100000000002</c:v>
                      </c:pt>
                      <c:pt idx="4127" formatCode="General">
                        <c:v>329.39100000000002</c:v>
                      </c:pt>
                      <c:pt idx="4128" formatCode="General">
                        <c:v>330.39100000000002</c:v>
                      </c:pt>
                      <c:pt idx="4129" formatCode="General">
                        <c:v>331.39100000000002</c:v>
                      </c:pt>
                      <c:pt idx="4130" formatCode="General">
                        <c:v>332.39100000000002</c:v>
                      </c:pt>
                      <c:pt idx="4131" formatCode="General">
                        <c:v>333.39100000000002</c:v>
                      </c:pt>
                      <c:pt idx="4132" formatCode="General">
                        <c:v>334.39100000000002</c:v>
                      </c:pt>
                      <c:pt idx="4133" formatCode="General">
                        <c:v>335.39100000000002</c:v>
                      </c:pt>
                      <c:pt idx="4134" formatCode="General">
                        <c:v>336.39100000000002</c:v>
                      </c:pt>
                      <c:pt idx="4135" formatCode="General">
                        <c:v>337.39100000000002</c:v>
                      </c:pt>
                      <c:pt idx="4136" formatCode="General">
                        <c:v>338.39100000000002</c:v>
                      </c:pt>
                      <c:pt idx="4137" formatCode="General">
                        <c:v>339.39100000000002</c:v>
                      </c:pt>
                      <c:pt idx="4138" formatCode="General">
                        <c:v>340.39100000000002</c:v>
                      </c:pt>
                      <c:pt idx="4139" formatCode="General">
                        <c:v>341.39100000000002</c:v>
                      </c:pt>
                      <c:pt idx="4140" formatCode="General">
                        <c:v>342.39100000000002</c:v>
                      </c:pt>
                      <c:pt idx="4141" formatCode="General">
                        <c:v>343.39100000000002</c:v>
                      </c:pt>
                      <c:pt idx="4142" formatCode="General">
                        <c:v>344.39100000000002</c:v>
                      </c:pt>
                      <c:pt idx="4143" formatCode="General">
                        <c:v>345.39100000000002</c:v>
                      </c:pt>
                      <c:pt idx="4144" formatCode="General">
                        <c:v>346.39100000000002</c:v>
                      </c:pt>
                      <c:pt idx="4145" formatCode="General">
                        <c:v>347.39100000000002</c:v>
                      </c:pt>
                      <c:pt idx="4146" formatCode="General">
                        <c:v>348.39100000000002</c:v>
                      </c:pt>
                      <c:pt idx="4147" formatCode="General">
                        <c:v>349.39100000000002</c:v>
                      </c:pt>
                      <c:pt idx="4148" formatCode="General">
                        <c:v>350.39100000000002</c:v>
                      </c:pt>
                      <c:pt idx="4149" formatCode="General">
                        <c:v>351.39100000000002</c:v>
                      </c:pt>
                      <c:pt idx="4150" formatCode="General">
                        <c:v>352.39100000000002</c:v>
                      </c:pt>
                      <c:pt idx="4151" formatCode="General">
                        <c:v>353.39100000000002</c:v>
                      </c:pt>
                      <c:pt idx="4152" formatCode="General">
                        <c:v>354.39100000000002</c:v>
                      </c:pt>
                      <c:pt idx="4153" formatCode="General">
                        <c:v>355.39100000000002</c:v>
                      </c:pt>
                      <c:pt idx="4154" formatCode="General">
                        <c:v>356.39100000000002</c:v>
                      </c:pt>
                      <c:pt idx="4155" formatCode="General">
                        <c:v>357.39100000000002</c:v>
                      </c:pt>
                      <c:pt idx="4156" formatCode="General">
                        <c:v>358.39100000000002</c:v>
                      </c:pt>
                      <c:pt idx="4157" formatCode="General">
                        <c:v>359.39100000000002</c:v>
                      </c:pt>
                      <c:pt idx="4158" formatCode="General">
                        <c:v>360.39100000000002</c:v>
                      </c:pt>
                      <c:pt idx="4159" formatCode="General">
                        <c:v>361.39100000000002</c:v>
                      </c:pt>
                      <c:pt idx="4160" formatCode="General">
                        <c:v>362.39100000000002</c:v>
                      </c:pt>
                      <c:pt idx="4161" formatCode="General">
                        <c:v>363.39100000000002</c:v>
                      </c:pt>
                      <c:pt idx="4162" formatCode="General">
                        <c:v>364.39100000000002</c:v>
                      </c:pt>
                      <c:pt idx="4163" formatCode="General">
                        <c:v>365.39100000000002</c:v>
                      </c:pt>
                      <c:pt idx="4164" formatCode="General">
                        <c:v>366.39100000000002</c:v>
                      </c:pt>
                      <c:pt idx="4165" formatCode="General">
                        <c:v>367.39100000000002</c:v>
                      </c:pt>
                      <c:pt idx="4166" formatCode="General">
                        <c:v>368.39100000000002</c:v>
                      </c:pt>
                      <c:pt idx="4167" formatCode="General">
                        <c:v>369.39100000000002</c:v>
                      </c:pt>
                      <c:pt idx="4168" formatCode="General">
                        <c:v>370.39100000000002</c:v>
                      </c:pt>
                      <c:pt idx="4169" formatCode="General">
                        <c:v>371.39100000000002</c:v>
                      </c:pt>
                      <c:pt idx="4170" formatCode="General">
                        <c:v>372.39100000000002</c:v>
                      </c:pt>
                      <c:pt idx="4171" formatCode="General">
                        <c:v>373.39100000000002</c:v>
                      </c:pt>
                      <c:pt idx="4172" formatCode="General">
                        <c:v>374.39100000000002</c:v>
                      </c:pt>
                      <c:pt idx="4173" formatCode="General">
                        <c:v>375.39100000000002</c:v>
                      </c:pt>
                      <c:pt idx="4174" formatCode="General">
                        <c:v>376.39100000000002</c:v>
                      </c:pt>
                      <c:pt idx="4175" formatCode="General">
                        <c:v>377.39100000000002</c:v>
                      </c:pt>
                      <c:pt idx="4176" formatCode="General">
                        <c:v>378.39100000000002</c:v>
                      </c:pt>
                      <c:pt idx="4177" formatCode="General">
                        <c:v>379.39100000000002</c:v>
                      </c:pt>
                      <c:pt idx="4178" formatCode="General">
                        <c:v>380.39100000000002</c:v>
                      </c:pt>
                      <c:pt idx="4179" formatCode="General">
                        <c:v>381.39100000000002</c:v>
                      </c:pt>
                      <c:pt idx="4180" formatCode="General">
                        <c:v>382.39100000000002</c:v>
                      </c:pt>
                      <c:pt idx="4181" formatCode="General">
                        <c:v>383.39100000000002</c:v>
                      </c:pt>
                      <c:pt idx="4182" formatCode="General">
                        <c:v>384.39100000000002</c:v>
                      </c:pt>
                      <c:pt idx="4183" formatCode="General">
                        <c:v>385.39100000000002</c:v>
                      </c:pt>
                      <c:pt idx="4184" formatCode="General">
                        <c:v>386.39100000000002</c:v>
                      </c:pt>
                      <c:pt idx="4185" formatCode="General">
                        <c:v>387.39100000000002</c:v>
                      </c:pt>
                      <c:pt idx="4186" formatCode="General">
                        <c:v>388.39100000000002</c:v>
                      </c:pt>
                      <c:pt idx="4187" formatCode="General">
                        <c:v>389.39100000000002</c:v>
                      </c:pt>
                      <c:pt idx="4188" formatCode="General">
                        <c:v>389.62</c:v>
                      </c:pt>
                      <c:pt idx="4189" formatCode="General">
                        <c:v>389.62</c:v>
                      </c:pt>
                      <c:pt idx="4190" formatCode="General">
                        <c:v>389.63</c:v>
                      </c:pt>
                      <c:pt idx="4191" formatCode="General">
                        <c:v>389.64</c:v>
                      </c:pt>
                      <c:pt idx="4192" formatCode="General">
                        <c:v>389.65</c:v>
                      </c:pt>
                      <c:pt idx="4193" formatCode="General">
                        <c:v>389.66</c:v>
                      </c:pt>
                      <c:pt idx="4194" formatCode="General">
                        <c:v>389.67</c:v>
                      </c:pt>
                      <c:pt idx="4195" formatCode="General">
                        <c:v>389.68</c:v>
                      </c:pt>
                      <c:pt idx="4196" formatCode="General">
                        <c:v>389.69</c:v>
                      </c:pt>
                      <c:pt idx="4197" formatCode="General">
                        <c:v>389.7</c:v>
                      </c:pt>
                      <c:pt idx="4198" formatCode="General">
                        <c:v>389.71</c:v>
                      </c:pt>
                      <c:pt idx="4199" formatCode="General">
                        <c:v>389.72</c:v>
                      </c:pt>
                      <c:pt idx="4200" formatCode="General">
                        <c:v>389.73</c:v>
                      </c:pt>
                      <c:pt idx="4201" formatCode="General">
                        <c:v>389.74</c:v>
                      </c:pt>
                      <c:pt idx="4202" formatCode="General">
                        <c:v>389.75</c:v>
                      </c:pt>
                      <c:pt idx="4203" formatCode="General">
                        <c:v>389.76</c:v>
                      </c:pt>
                      <c:pt idx="4204" formatCode="General">
                        <c:v>389.77</c:v>
                      </c:pt>
                      <c:pt idx="4205" formatCode="General">
                        <c:v>389.78</c:v>
                      </c:pt>
                      <c:pt idx="4206" formatCode="General">
                        <c:v>389.79</c:v>
                      </c:pt>
                      <c:pt idx="4207" formatCode="General">
                        <c:v>389.8</c:v>
                      </c:pt>
                      <c:pt idx="4208" formatCode="General">
                        <c:v>389.81</c:v>
                      </c:pt>
                      <c:pt idx="4209" formatCode="General">
                        <c:v>389.82</c:v>
                      </c:pt>
                      <c:pt idx="4210" formatCode="General">
                        <c:v>389.83</c:v>
                      </c:pt>
                      <c:pt idx="4211" formatCode="General">
                        <c:v>389.84</c:v>
                      </c:pt>
                      <c:pt idx="4212" formatCode="General">
                        <c:v>389.85</c:v>
                      </c:pt>
                      <c:pt idx="4213" formatCode="General">
                        <c:v>389.86</c:v>
                      </c:pt>
                      <c:pt idx="4214" formatCode="General">
                        <c:v>389.87</c:v>
                      </c:pt>
                      <c:pt idx="4215" formatCode="General">
                        <c:v>389.88</c:v>
                      </c:pt>
                      <c:pt idx="4216" formatCode="General">
                        <c:v>389.89</c:v>
                      </c:pt>
                      <c:pt idx="4217" formatCode="General">
                        <c:v>389.9</c:v>
                      </c:pt>
                      <c:pt idx="4218" formatCode="General">
                        <c:v>389.91</c:v>
                      </c:pt>
                      <c:pt idx="4219" formatCode="General">
                        <c:v>389.92</c:v>
                      </c:pt>
                      <c:pt idx="4220" formatCode="General">
                        <c:v>389.93</c:v>
                      </c:pt>
                      <c:pt idx="4221" formatCode="General">
                        <c:v>389.94</c:v>
                      </c:pt>
                      <c:pt idx="4222" formatCode="General">
                        <c:v>389.95</c:v>
                      </c:pt>
                      <c:pt idx="4223" formatCode="General">
                        <c:v>389.96</c:v>
                      </c:pt>
                      <c:pt idx="4224" formatCode="General">
                        <c:v>389.97</c:v>
                      </c:pt>
                      <c:pt idx="4225" formatCode="General">
                        <c:v>389.98</c:v>
                      </c:pt>
                      <c:pt idx="4226" formatCode="General">
                        <c:v>389.99</c:v>
                      </c:pt>
                      <c:pt idx="4227" formatCode="General">
                        <c:v>390</c:v>
                      </c:pt>
                      <c:pt idx="4228" formatCode="General">
                        <c:v>390.01</c:v>
                      </c:pt>
                      <c:pt idx="4229" formatCode="General">
                        <c:v>390.02</c:v>
                      </c:pt>
                      <c:pt idx="4230" formatCode="General">
                        <c:v>390.03</c:v>
                      </c:pt>
                      <c:pt idx="4231" formatCode="General">
                        <c:v>390.04</c:v>
                      </c:pt>
                      <c:pt idx="4232" formatCode="General">
                        <c:v>390.05</c:v>
                      </c:pt>
                      <c:pt idx="4233" formatCode="General">
                        <c:v>390.06</c:v>
                      </c:pt>
                      <c:pt idx="4234" formatCode="General">
                        <c:v>390.07</c:v>
                      </c:pt>
                      <c:pt idx="4235" formatCode="General">
                        <c:v>390.08</c:v>
                      </c:pt>
                      <c:pt idx="4236" formatCode="General">
                        <c:v>390.09</c:v>
                      </c:pt>
                      <c:pt idx="4237" formatCode="General">
                        <c:v>390.1</c:v>
                      </c:pt>
                      <c:pt idx="4238" formatCode="General">
                        <c:v>390.11</c:v>
                      </c:pt>
                      <c:pt idx="4239" formatCode="General">
                        <c:v>390.12</c:v>
                      </c:pt>
                      <c:pt idx="4240" formatCode="General">
                        <c:v>390.13</c:v>
                      </c:pt>
                      <c:pt idx="4241" formatCode="General">
                        <c:v>390.14</c:v>
                      </c:pt>
                      <c:pt idx="4242" formatCode="General">
                        <c:v>390.15</c:v>
                      </c:pt>
                      <c:pt idx="4243" formatCode="General">
                        <c:v>390.16</c:v>
                      </c:pt>
                      <c:pt idx="4244" formatCode="General">
                        <c:v>390.17</c:v>
                      </c:pt>
                      <c:pt idx="4245" formatCode="General">
                        <c:v>390.18</c:v>
                      </c:pt>
                      <c:pt idx="4246" formatCode="General">
                        <c:v>390.19</c:v>
                      </c:pt>
                      <c:pt idx="4247" formatCode="General">
                        <c:v>390.2</c:v>
                      </c:pt>
                      <c:pt idx="4248" formatCode="General">
                        <c:v>390.21</c:v>
                      </c:pt>
                      <c:pt idx="4249" formatCode="General">
                        <c:v>390.22</c:v>
                      </c:pt>
                      <c:pt idx="4250" formatCode="General">
                        <c:v>390.23</c:v>
                      </c:pt>
                      <c:pt idx="4251" formatCode="General">
                        <c:v>390.24</c:v>
                      </c:pt>
                      <c:pt idx="4252" formatCode="General">
                        <c:v>390.25</c:v>
                      </c:pt>
                      <c:pt idx="4253" formatCode="General">
                        <c:v>390.26</c:v>
                      </c:pt>
                      <c:pt idx="4254" formatCode="General">
                        <c:v>390.27</c:v>
                      </c:pt>
                      <c:pt idx="4255" formatCode="General">
                        <c:v>390.28</c:v>
                      </c:pt>
                      <c:pt idx="4256" formatCode="General">
                        <c:v>390.29</c:v>
                      </c:pt>
                      <c:pt idx="4257" formatCode="General">
                        <c:v>390.3</c:v>
                      </c:pt>
                      <c:pt idx="4258" formatCode="General">
                        <c:v>390.31</c:v>
                      </c:pt>
                      <c:pt idx="4259" formatCode="General">
                        <c:v>390.32</c:v>
                      </c:pt>
                      <c:pt idx="4260" formatCode="General">
                        <c:v>390.33</c:v>
                      </c:pt>
                      <c:pt idx="4261" formatCode="General">
                        <c:v>390.34</c:v>
                      </c:pt>
                      <c:pt idx="4262" formatCode="General">
                        <c:v>390.35</c:v>
                      </c:pt>
                      <c:pt idx="4263" formatCode="General">
                        <c:v>390.36</c:v>
                      </c:pt>
                      <c:pt idx="4264" formatCode="General">
                        <c:v>390.37</c:v>
                      </c:pt>
                      <c:pt idx="4265" formatCode="General">
                        <c:v>390.38</c:v>
                      </c:pt>
                      <c:pt idx="4266" formatCode="General">
                        <c:v>390.39</c:v>
                      </c:pt>
                      <c:pt idx="4267" formatCode="General">
                        <c:v>390.4</c:v>
                      </c:pt>
                      <c:pt idx="4268" formatCode="General">
                        <c:v>390.41</c:v>
                      </c:pt>
                      <c:pt idx="4269" formatCode="General">
                        <c:v>390.42</c:v>
                      </c:pt>
                      <c:pt idx="4270" formatCode="General">
                        <c:v>390.43</c:v>
                      </c:pt>
                      <c:pt idx="4271" formatCode="General">
                        <c:v>390.44</c:v>
                      </c:pt>
                      <c:pt idx="4272" formatCode="General">
                        <c:v>390.45</c:v>
                      </c:pt>
                      <c:pt idx="4273" formatCode="General">
                        <c:v>390.46</c:v>
                      </c:pt>
                      <c:pt idx="4274" formatCode="General">
                        <c:v>390.47</c:v>
                      </c:pt>
                      <c:pt idx="4275" formatCode="General">
                        <c:v>390.48</c:v>
                      </c:pt>
                      <c:pt idx="4276" formatCode="General">
                        <c:v>390.49</c:v>
                      </c:pt>
                      <c:pt idx="4277" formatCode="General">
                        <c:v>390.5</c:v>
                      </c:pt>
                      <c:pt idx="4278" formatCode="General">
                        <c:v>390.51</c:v>
                      </c:pt>
                      <c:pt idx="4279" formatCode="General">
                        <c:v>390.52</c:v>
                      </c:pt>
                      <c:pt idx="4280" formatCode="General">
                        <c:v>390.53</c:v>
                      </c:pt>
                      <c:pt idx="4281" formatCode="General">
                        <c:v>390.54</c:v>
                      </c:pt>
                      <c:pt idx="4282" formatCode="General">
                        <c:v>390.55</c:v>
                      </c:pt>
                      <c:pt idx="4283" formatCode="General">
                        <c:v>390.56</c:v>
                      </c:pt>
                      <c:pt idx="4284" formatCode="General">
                        <c:v>390.57</c:v>
                      </c:pt>
                      <c:pt idx="4285" formatCode="General">
                        <c:v>390.58</c:v>
                      </c:pt>
                      <c:pt idx="4286" formatCode="General">
                        <c:v>390.59</c:v>
                      </c:pt>
                      <c:pt idx="4287" formatCode="General">
                        <c:v>390.6</c:v>
                      </c:pt>
                      <c:pt idx="4288" formatCode="General">
                        <c:v>390.61</c:v>
                      </c:pt>
                      <c:pt idx="4289" formatCode="General">
                        <c:v>390.62</c:v>
                      </c:pt>
                      <c:pt idx="4290" formatCode="General">
                        <c:v>390.63</c:v>
                      </c:pt>
                      <c:pt idx="4291" formatCode="General">
                        <c:v>390.64</c:v>
                      </c:pt>
                      <c:pt idx="4292" formatCode="General">
                        <c:v>390.65</c:v>
                      </c:pt>
                      <c:pt idx="4293" formatCode="General">
                        <c:v>390.66</c:v>
                      </c:pt>
                      <c:pt idx="4294" formatCode="General">
                        <c:v>390.67</c:v>
                      </c:pt>
                      <c:pt idx="4295" formatCode="General">
                        <c:v>390.68</c:v>
                      </c:pt>
                      <c:pt idx="4296" formatCode="General">
                        <c:v>390.69</c:v>
                      </c:pt>
                      <c:pt idx="4297" formatCode="General">
                        <c:v>390.7</c:v>
                      </c:pt>
                      <c:pt idx="4298" formatCode="General">
                        <c:v>390.71</c:v>
                      </c:pt>
                      <c:pt idx="4299" formatCode="General">
                        <c:v>390.72</c:v>
                      </c:pt>
                      <c:pt idx="4300" formatCode="General">
                        <c:v>390.73</c:v>
                      </c:pt>
                      <c:pt idx="4301" formatCode="General">
                        <c:v>390.74</c:v>
                      </c:pt>
                      <c:pt idx="4302" formatCode="General">
                        <c:v>390.75</c:v>
                      </c:pt>
                      <c:pt idx="4303" formatCode="General">
                        <c:v>390.76</c:v>
                      </c:pt>
                      <c:pt idx="4304" formatCode="General">
                        <c:v>390.77</c:v>
                      </c:pt>
                      <c:pt idx="4305" formatCode="General">
                        <c:v>390.78</c:v>
                      </c:pt>
                      <c:pt idx="4306" formatCode="General">
                        <c:v>390.79</c:v>
                      </c:pt>
                      <c:pt idx="4307" formatCode="General">
                        <c:v>390.8</c:v>
                      </c:pt>
                      <c:pt idx="4308" formatCode="General">
                        <c:v>390.81</c:v>
                      </c:pt>
                      <c:pt idx="4309" formatCode="General">
                        <c:v>390.82</c:v>
                      </c:pt>
                      <c:pt idx="4310" formatCode="General">
                        <c:v>390.83</c:v>
                      </c:pt>
                      <c:pt idx="4311" formatCode="General">
                        <c:v>390.84</c:v>
                      </c:pt>
                      <c:pt idx="4312" formatCode="General">
                        <c:v>390.85</c:v>
                      </c:pt>
                      <c:pt idx="4313" formatCode="General">
                        <c:v>390.86</c:v>
                      </c:pt>
                      <c:pt idx="4314" formatCode="General">
                        <c:v>390.87</c:v>
                      </c:pt>
                      <c:pt idx="4315" formatCode="General">
                        <c:v>390.88</c:v>
                      </c:pt>
                      <c:pt idx="4316" formatCode="General">
                        <c:v>390.89</c:v>
                      </c:pt>
                      <c:pt idx="4317" formatCode="General">
                        <c:v>390.9</c:v>
                      </c:pt>
                      <c:pt idx="4318" formatCode="General">
                        <c:v>390.91</c:v>
                      </c:pt>
                      <c:pt idx="4319" formatCode="General">
                        <c:v>390.92</c:v>
                      </c:pt>
                      <c:pt idx="4320" formatCode="General">
                        <c:v>390.93</c:v>
                      </c:pt>
                      <c:pt idx="4321" formatCode="General">
                        <c:v>390.94</c:v>
                      </c:pt>
                      <c:pt idx="4322" formatCode="General">
                        <c:v>390.95</c:v>
                      </c:pt>
                      <c:pt idx="4323" formatCode="General">
                        <c:v>390.96</c:v>
                      </c:pt>
                      <c:pt idx="4324" formatCode="General">
                        <c:v>390.97</c:v>
                      </c:pt>
                      <c:pt idx="4325" formatCode="General">
                        <c:v>390.98</c:v>
                      </c:pt>
                      <c:pt idx="4326" formatCode="General">
                        <c:v>390.99</c:v>
                      </c:pt>
                      <c:pt idx="4327" formatCode="General">
                        <c:v>391</c:v>
                      </c:pt>
                      <c:pt idx="4328" formatCode="General">
                        <c:v>391.01</c:v>
                      </c:pt>
                      <c:pt idx="4329" formatCode="General">
                        <c:v>391.02</c:v>
                      </c:pt>
                      <c:pt idx="4330" formatCode="General">
                        <c:v>391.03</c:v>
                      </c:pt>
                      <c:pt idx="4331" formatCode="General">
                        <c:v>391.04</c:v>
                      </c:pt>
                      <c:pt idx="4332" formatCode="General">
                        <c:v>391.05</c:v>
                      </c:pt>
                      <c:pt idx="4333" formatCode="General">
                        <c:v>391.06</c:v>
                      </c:pt>
                      <c:pt idx="4334" formatCode="General">
                        <c:v>391.07</c:v>
                      </c:pt>
                      <c:pt idx="4335" formatCode="General">
                        <c:v>391.08</c:v>
                      </c:pt>
                      <c:pt idx="4336" formatCode="General">
                        <c:v>391.09</c:v>
                      </c:pt>
                      <c:pt idx="4337" formatCode="General">
                        <c:v>391.1</c:v>
                      </c:pt>
                      <c:pt idx="4338" formatCode="General">
                        <c:v>391.11</c:v>
                      </c:pt>
                      <c:pt idx="4339" formatCode="General">
                        <c:v>391.12</c:v>
                      </c:pt>
                      <c:pt idx="4340" formatCode="General">
                        <c:v>391.13</c:v>
                      </c:pt>
                      <c:pt idx="4341" formatCode="General">
                        <c:v>391.14</c:v>
                      </c:pt>
                      <c:pt idx="4342" formatCode="General">
                        <c:v>391.15</c:v>
                      </c:pt>
                      <c:pt idx="4343" formatCode="General">
                        <c:v>391.16</c:v>
                      </c:pt>
                      <c:pt idx="4344" formatCode="General">
                        <c:v>391.17</c:v>
                      </c:pt>
                      <c:pt idx="4345" formatCode="General">
                        <c:v>391.18</c:v>
                      </c:pt>
                      <c:pt idx="4346" formatCode="General">
                        <c:v>391.19</c:v>
                      </c:pt>
                      <c:pt idx="4347" formatCode="General">
                        <c:v>391.2</c:v>
                      </c:pt>
                      <c:pt idx="4348" formatCode="General">
                        <c:v>391.21</c:v>
                      </c:pt>
                      <c:pt idx="4349" formatCode="General">
                        <c:v>391.22</c:v>
                      </c:pt>
                      <c:pt idx="4350" formatCode="General">
                        <c:v>391.23</c:v>
                      </c:pt>
                      <c:pt idx="4351" formatCode="General">
                        <c:v>391.24</c:v>
                      </c:pt>
                      <c:pt idx="4352" formatCode="General">
                        <c:v>391.25</c:v>
                      </c:pt>
                      <c:pt idx="4353" formatCode="General">
                        <c:v>391.26</c:v>
                      </c:pt>
                      <c:pt idx="4354" formatCode="General">
                        <c:v>391.27</c:v>
                      </c:pt>
                      <c:pt idx="4355" formatCode="General">
                        <c:v>391.28</c:v>
                      </c:pt>
                      <c:pt idx="4356" formatCode="General">
                        <c:v>391.29</c:v>
                      </c:pt>
                      <c:pt idx="4357" formatCode="General">
                        <c:v>391.3</c:v>
                      </c:pt>
                      <c:pt idx="4358" formatCode="General">
                        <c:v>391.31</c:v>
                      </c:pt>
                      <c:pt idx="4359" formatCode="General">
                        <c:v>391.32</c:v>
                      </c:pt>
                      <c:pt idx="4360" formatCode="General">
                        <c:v>391.33</c:v>
                      </c:pt>
                      <c:pt idx="4361" formatCode="General">
                        <c:v>391.34</c:v>
                      </c:pt>
                      <c:pt idx="4362" formatCode="General">
                        <c:v>391.35</c:v>
                      </c:pt>
                      <c:pt idx="4363" formatCode="General">
                        <c:v>391.36</c:v>
                      </c:pt>
                      <c:pt idx="4364" formatCode="General">
                        <c:v>391.37</c:v>
                      </c:pt>
                      <c:pt idx="4365" formatCode="General">
                        <c:v>391.38</c:v>
                      </c:pt>
                      <c:pt idx="4366" formatCode="General">
                        <c:v>391.39</c:v>
                      </c:pt>
                      <c:pt idx="4367" formatCode="General">
                        <c:v>391.4</c:v>
                      </c:pt>
                      <c:pt idx="4368" formatCode="General">
                        <c:v>391.41</c:v>
                      </c:pt>
                      <c:pt idx="4369" formatCode="General">
                        <c:v>391.42</c:v>
                      </c:pt>
                      <c:pt idx="4370" formatCode="General">
                        <c:v>391.43</c:v>
                      </c:pt>
                      <c:pt idx="4371" formatCode="General">
                        <c:v>391.44</c:v>
                      </c:pt>
                      <c:pt idx="4372" formatCode="General">
                        <c:v>391.45</c:v>
                      </c:pt>
                      <c:pt idx="4373" formatCode="General">
                        <c:v>391.46</c:v>
                      </c:pt>
                      <c:pt idx="4374" formatCode="General">
                        <c:v>391.47</c:v>
                      </c:pt>
                      <c:pt idx="4375" formatCode="General">
                        <c:v>391.48</c:v>
                      </c:pt>
                      <c:pt idx="4376" formatCode="General">
                        <c:v>391.49</c:v>
                      </c:pt>
                      <c:pt idx="4377" formatCode="General">
                        <c:v>391.5</c:v>
                      </c:pt>
                      <c:pt idx="4378" formatCode="General">
                        <c:v>391.51</c:v>
                      </c:pt>
                      <c:pt idx="4379" formatCode="General">
                        <c:v>391.52</c:v>
                      </c:pt>
                      <c:pt idx="4380" formatCode="General">
                        <c:v>391.53</c:v>
                      </c:pt>
                      <c:pt idx="4381" formatCode="General">
                        <c:v>391.54</c:v>
                      </c:pt>
                      <c:pt idx="4382" formatCode="General">
                        <c:v>391.55</c:v>
                      </c:pt>
                      <c:pt idx="4383" formatCode="General">
                        <c:v>391.56</c:v>
                      </c:pt>
                      <c:pt idx="4384" formatCode="General">
                        <c:v>391.57</c:v>
                      </c:pt>
                      <c:pt idx="4385" formatCode="General">
                        <c:v>391.58</c:v>
                      </c:pt>
                      <c:pt idx="4386" formatCode="General">
                        <c:v>391.59</c:v>
                      </c:pt>
                      <c:pt idx="4387" formatCode="General">
                        <c:v>391.6</c:v>
                      </c:pt>
                      <c:pt idx="4388" formatCode="General">
                        <c:v>391.61</c:v>
                      </c:pt>
                      <c:pt idx="4389" formatCode="General">
                        <c:v>391.62</c:v>
                      </c:pt>
                      <c:pt idx="4390" formatCode="General">
                        <c:v>391.63</c:v>
                      </c:pt>
                      <c:pt idx="4391" formatCode="General">
                        <c:v>391.64</c:v>
                      </c:pt>
                      <c:pt idx="4392" formatCode="General">
                        <c:v>391.65</c:v>
                      </c:pt>
                      <c:pt idx="4393" formatCode="General">
                        <c:v>391.66</c:v>
                      </c:pt>
                      <c:pt idx="4394" formatCode="General">
                        <c:v>391.67</c:v>
                      </c:pt>
                      <c:pt idx="4395" formatCode="General">
                        <c:v>391.68</c:v>
                      </c:pt>
                      <c:pt idx="4396" formatCode="General">
                        <c:v>391.69</c:v>
                      </c:pt>
                      <c:pt idx="4397" formatCode="General">
                        <c:v>391.7</c:v>
                      </c:pt>
                      <c:pt idx="4398" formatCode="General">
                        <c:v>391.71</c:v>
                      </c:pt>
                      <c:pt idx="4399" formatCode="General">
                        <c:v>391.72</c:v>
                      </c:pt>
                      <c:pt idx="4400" formatCode="General">
                        <c:v>391.73</c:v>
                      </c:pt>
                      <c:pt idx="4401" formatCode="General">
                        <c:v>391.74</c:v>
                      </c:pt>
                      <c:pt idx="4402" formatCode="General">
                        <c:v>391.75</c:v>
                      </c:pt>
                      <c:pt idx="4403" formatCode="General">
                        <c:v>391.76</c:v>
                      </c:pt>
                      <c:pt idx="4404" formatCode="General">
                        <c:v>391.77</c:v>
                      </c:pt>
                      <c:pt idx="4405" formatCode="General">
                        <c:v>391.78</c:v>
                      </c:pt>
                      <c:pt idx="4406" formatCode="General">
                        <c:v>391.79</c:v>
                      </c:pt>
                      <c:pt idx="4407" formatCode="General">
                        <c:v>391.8</c:v>
                      </c:pt>
                      <c:pt idx="4408" formatCode="General">
                        <c:v>391.81</c:v>
                      </c:pt>
                      <c:pt idx="4409" formatCode="General">
                        <c:v>391.82</c:v>
                      </c:pt>
                      <c:pt idx="4410" formatCode="General">
                        <c:v>391.83</c:v>
                      </c:pt>
                      <c:pt idx="4411" formatCode="General">
                        <c:v>391.84</c:v>
                      </c:pt>
                      <c:pt idx="4412" formatCode="General">
                        <c:v>391.85</c:v>
                      </c:pt>
                      <c:pt idx="4413" formatCode="General">
                        <c:v>391.86</c:v>
                      </c:pt>
                      <c:pt idx="4414" formatCode="General">
                        <c:v>391.87</c:v>
                      </c:pt>
                      <c:pt idx="4415" formatCode="General">
                        <c:v>391.88</c:v>
                      </c:pt>
                      <c:pt idx="4416" formatCode="General">
                        <c:v>391.89</c:v>
                      </c:pt>
                      <c:pt idx="4417" formatCode="General">
                        <c:v>391.9</c:v>
                      </c:pt>
                      <c:pt idx="4418" formatCode="General">
                        <c:v>391.91</c:v>
                      </c:pt>
                      <c:pt idx="4419" formatCode="General">
                        <c:v>391.92</c:v>
                      </c:pt>
                      <c:pt idx="4420" formatCode="General">
                        <c:v>391.93</c:v>
                      </c:pt>
                      <c:pt idx="4421" formatCode="General">
                        <c:v>391.94</c:v>
                      </c:pt>
                      <c:pt idx="4422" formatCode="General">
                        <c:v>391.95</c:v>
                      </c:pt>
                      <c:pt idx="4423" formatCode="General">
                        <c:v>391.96</c:v>
                      </c:pt>
                      <c:pt idx="4424" formatCode="General">
                        <c:v>391.97</c:v>
                      </c:pt>
                      <c:pt idx="4425" formatCode="General">
                        <c:v>391.98</c:v>
                      </c:pt>
                      <c:pt idx="4426" formatCode="General">
                        <c:v>391.99</c:v>
                      </c:pt>
                      <c:pt idx="4427" formatCode="General">
                        <c:v>392</c:v>
                      </c:pt>
                      <c:pt idx="4428" formatCode="General">
                        <c:v>392.01</c:v>
                      </c:pt>
                      <c:pt idx="4429" formatCode="General">
                        <c:v>392.02</c:v>
                      </c:pt>
                      <c:pt idx="4430" formatCode="General">
                        <c:v>392.03</c:v>
                      </c:pt>
                      <c:pt idx="4431" formatCode="General">
                        <c:v>392.04</c:v>
                      </c:pt>
                      <c:pt idx="4432" formatCode="General">
                        <c:v>392.05</c:v>
                      </c:pt>
                      <c:pt idx="4433" formatCode="General">
                        <c:v>392.06</c:v>
                      </c:pt>
                      <c:pt idx="4434" formatCode="General">
                        <c:v>392.07</c:v>
                      </c:pt>
                      <c:pt idx="4435" formatCode="General">
                        <c:v>392.08</c:v>
                      </c:pt>
                      <c:pt idx="4436" formatCode="General">
                        <c:v>392.09</c:v>
                      </c:pt>
                      <c:pt idx="4437" formatCode="General">
                        <c:v>392.1</c:v>
                      </c:pt>
                      <c:pt idx="4438" formatCode="General">
                        <c:v>392.11</c:v>
                      </c:pt>
                      <c:pt idx="4439" formatCode="General">
                        <c:v>392.12</c:v>
                      </c:pt>
                      <c:pt idx="4440" formatCode="General">
                        <c:v>392.13</c:v>
                      </c:pt>
                      <c:pt idx="4441" formatCode="General">
                        <c:v>392.14</c:v>
                      </c:pt>
                      <c:pt idx="4442" formatCode="General">
                        <c:v>392.15</c:v>
                      </c:pt>
                      <c:pt idx="4443" formatCode="General">
                        <c:v>392.16</c:v>
                      </c:pt>
                      <c:pt idx="4444" formatCode="General">
                        <c:v>392.17</c:v>
                      </c:pt>
                      <c:pt idx="4445" formatCode="General">
                        <c:v>392.18</c:v>
                      </c:pt>
                      <c:pt idx="4446" formatCode="General">
                        <c:v>392.19</c:v>
                      </c:pt>
                      <c:pt idx="4447" formatCode="General">
                        <c:v>392.2</c:v>
                      </c:pt>
                      <c:pt idx="4448" formatCode="General">
                        <c:v>392.21</c:v>
                      </c:pt>
                      <c:pt idx="4449" formatCode="General">
                        <c:v>392.22</c:v>
                      </c:pt>
                      <c:pt idx="4450" formatCode="General">
                        <c:v>392.23</c:v>
                      </c:pt>
                      <c:pt idx="4451" formatCode="General">
                        <c:v>392.24</c:v>
                      </c:pt>
                      <c:pt idx="4452" formatCode="General">
                        <c:v>392.25</c:v>
                      </c:pt>
                      <c:pt idx="4453" formatCode="General">
                        <c:v>392.26</c:v>
                      </c:pt>
                      <c:pt idx="4454" formatCode="General">
                        <c:v>392.27</c:v>
                      </c:pt>
                      <c:pt idx="4455" formatCode="General">
                        <c:v>392.28</c:v>
                      </c:pt>
                      <c:pt idx="4456" formatCode="General">
                        <c:v>392.29</c:v>
                      </c:pt>
                      <c:pt idx="4457" formatCode="General">
                        <c:v>392.3</c:v>
                      </c:pt>
                      <c:pt idx="4458" formatCode="General">
                        <c:v>392.31</c:v>
                      </c:pt>
                      <c:pt idx="4459" formatCode="General">
                        <c:v>392.32</c:v>
                      </c:pt>
                      <c:pt idx="4460" formatCode="General">
                        <c:v>392.33</c:v>
                      </c:pt>
                      <c:pt idx="4461" formatCode="General">
                        <c:v>392.34</c:v>
                      </c:pt>
                      <c:pt idx="4462" formatCode="General">
                        <c:v>392.35</c:v>
                      </c:pt>
                      <c:pt idx="4463" formatCode="General">
                        <c:v>392.36</c:v>
                      </c:pt>
                      <c:pt idx="4464" formatCode="General">
                        <c:v>392.37</c:v>
                      </c:pt>
                      <c:pt idx="4465" formatCode="General">
                        <c:v>392.38</c:v>
                      </c:pt>
                      <c:pt idx="4466" formatCode="General">
                        <c:v>392.39</c:v>
                      </c:pt>
                      <c:pt idx="4467" formatCode="General">
                        <c:v>392.4</c:v>
                      </c:pt>
                      <c:pt idx="4468" formatCode="General">
                        <c:v>392.41</c:v>
                      </c:pt>
                      <c:pt idx="4469" formatCode="General">
                        <c:v>392.42</c:v>
                      </c:pt>
                      <c:pt idx="4470" formatCode="General">
                        <c:v>392.43</c:v>
                      </c:pt>
                      <c:pt idx="4471" formatCode="General">
                        <c:v>392.44</c:v>
                      </c:pt>
                      <c:pt idx="4472" formatCode="General">
                        <c:v>392.45</c:v>
                      </c:pt>
                      <c:pt idx="4473" formatCode="General">
                        <c:v>392.46</c:v>
                      </c:pt>
                      <c:pt idx="4474" formatCode="General">
                        <c:v>392.47</c:v>
                      </c:pt>
                      <c:pt idx="4475" formatCode="General">
                        <c:v>392.48</c:v>
                      </c:pt>
                      <c:pt idx="4476" formatCode="General">
                        <c:v>392.49</c:v>
                      </c:pt>
                      <c:pt idx="4477" formatCode="General">
                        <c:v>392.5</c:v>
                      </c:pt>
                      <c:pt idx="4478" formatCode="General">
                        <c:v>392.51</c:v>
                      </c:pt>
                      <c:pt idx="4479" formatCode="General">
                        <c:v>392.52</c:v>
                      </c:pt>
                      <c:pt idx="4480" formatCode="General">
                        <c:v>392.53</c:v>
                      </c:pt>
                      <c:pt idx="4481" formatCode="General">
                        <c:v>392.54</c:v>
                      </c:pt>
                      <c:pt idx="4482" formatCode="General">
                        <c:v>392.55</c:v>
                      </c:pt>
                      <c:pt idx="4483" formatCode="General">
                        <c:v>392.56</c:v>
                      </c:pt>
                      <c:pt idx="4484" formatCode="General">
                        <c:v>392.57</c:v>
                      </c:pt>
                      <c:pt idx="4485" formatCode="General">
                        <c:v>392.58</c:v>
                      </c:pt>
                      <c:pt idx="4486" formatCode="General">
                        <c:v>392.59</c:v>
                      </c:pt>
                      <c:pt idx="4487" formatCode="General">
                        <c:v>392.6</c:v>
                      </c:pt>
                      <c:pt idx="4488" formatCode="General">
                        <c:v>392.61</c:v>
                      </c:pt>
                      <c:pt idx="4489" formatCode="General">
                        <c:v>392.62</c:v>
                      </c:pt>
                      <c:pt idx="4490" formatCode="General">
                        <c:v>392.63</c:v>
                      </c:pt>
                      <c:pt idx="4491" formatCode="General">
                        <c:v>392.64</c:v>
                      </c:pt>
                      <c:pt idx="4492" formatCode="General">
                        <c:v>392.65</c:v>
                      </c:pt>
                      <c:pt idx="4493" formatCode="General">
                        <c:v>392.66</c:v>
                      </c:pt>
                      <c:pt idx="4494" formatCode="General">
                        <c:v>392.67</c:v>
                      </c:pt>
                      <c:pt idx="4495" formatCode="General">
                        <c:v>392.68</c:v>
                      </c:pt>
                      <c:pt idx="4496" formatCode="General">
                        <c:v>392.69</c:v>
                      </c:pt>
                      <c:pt idx="4497" formatCode="General">
                        <c:v>392.7</c:v>
                      </c:pt>
                      <c:pt idx="4498" formatCode="General">
                        <c:v>392.71</c:v>
                      </c:pt>
                      <c:pt idx="4499" formatCode="General">
                        <c:v>392.72</c:v>
                      </c:pt>
                      <c:pt idx="4500" formatCode="General">
                        <c:v>392.73</c:v>
                      </c:pt>
                      <c:pt idx="4501" formatCode="General">
                        <c:v>392.74</c:v>
                      </c:pt>
                      <c:pt idx="4502" formatCode="General">
                        <c:v>392.75</c:v>
                      </c:pt>
                      <c:pt idx="4503" formatCode="General">
                        <c:v>392.76</c:v>
                      </c:pt>
                      <c:pt idx="4504" formatCode="General">
                        <c:v>392.77</c:v>
                      </c:pt>
                      <c:pt idx="4505" formatCode="General">
                        <c:v>392.78</c:v>
                      </c:pt>
                      <c:pt idx="4506" formatCode="General">
                        <c:v>392.79</c:v>
                      </c:pt>
                      <c:pt idx="4507" formatCode="General">
                        <c:v>392.8</c:v>
                      </c:pt>
                      <c:pt idx="4508" formatCode="General">
                        <c:v>392.81</c:v>
                      </c:pt>
                      <c:pt idx="4509" formatCode="General">
                        <c:v>392.82</c:v>
                      </c:pt>
                      <c:pt idx="4510" formatCode="General">
                        <c:v>392.83</c:v>
                      </c:pt>
                      <c:pt idx="4511" formatCode="General">
                        <c:v>392.84</c:v>
                      </c:pt>
                      <c:pt idx="4512" formatCode="General">
                        <c:v>392.85</c:v>
                      </c:pt>
                      <c:pt idx="4513" formatCode="General">
                        <c:v>392.86</c:v>
                      </c:pt>
                      <c:pt idx="4514" formatCode="General">
                        <c:v>392.87</c:v>
                      </c:pt>
                      <c:pt idx="4515" formatCode="General">
                        <c:v>392.88</c:v>
                      </c:pt>
                      <c:pt idx="4516" formatCode="General">
                        <c:v>392.89</c:v>
                      </c:pt>
                      <c:pt idx="4517" formatCode="General">
                        <c:v>392.9</c:v>
                      </c:pt>
                      <c:pt idx="4518" formatCode="General">
                        <c:v>392.91</c:v>
                      </c:pt>
                      <c:pt idx="4519" formatCode="General">
                        <c:v>392.92</c:v>
                      </c:pt>
                      <c:pt idx="4520" formatCode="General">
                        <c:v>392.93</c:v>
                      </c:pt>
                      <c:pt idx="4521" formatCode="General">
                        <c:v>392.94</c:v>
                      </c:pt>
                      <c:pt idx="4522" formatCode="General">
                        <c:v>392.95</c:v>
                      </c:pt>
                      <c:pt idx="4523" formatCode="General">
                        <c:v>392.96</c:v>
                      </c:pt>
                      <c:pt idx="4524" formatCode="General">
                        <c:v>392.97</c:v>
                      </c:pt>
                      <c:pt idx="4525" formatCode="General">
                        <c:v>392.98</c:v>
                      </c:pt>
                      <c:pt idx="4526" formatCode="General">
                        <c:v>392.99</c:v>
                      </c:pt>
                      <c:pt idx="4527" formatCode="General">
                        <c:v>393</c:v>
                      </c:pt>
                      <c:pt idx="4528" formatCode="General">
                        <c:v>393.01</c:v>
                      </c:pt>
                      <c:pt idx="4529" formatCode="General">
                        <c:v>393.02</c:v>
                      </c:pt>
                      <c:pt idx="4530" formatCode="General">
                        <c:v>393.03</c:v>
                      </c:pt>
                      <c:pt idx="4531" formatCode="General">
                        <c:v>393.04</c:v>
                      </c:pt>
                      <c:pt idx="4532" formatCode="General">
                        <c:v>393.05</c:v>
                      </c:pt>
                      <c:pt idx="4533" formatCode="General">
                        <c:v>393.06</c:v>
                      </c:pt>
                      <c:pt idx="4534" formatCode="General">
                        <c:v>393.07</c:v>
                      </c:pt>
                      <c:pt idx="4535" formatCode="General">
                        <c:v>393.08</c:v>
                      </c:pt>
                      <c:pt idx="4536" formatCode="General">
                        <c:v>393.09</c:v>
                      </c:pt>
                      <c:pt idx="4537" formatCode="General">
                        <c:v>393.1</c:v>
                      </c:pt>
                      <c:pt idx="4538" formatCode="General">
                        <c:v>393.11</c:v>
                      </c:pt>
                      <c:pt idx="4539" formatCode="General">
                        <c:v>393.12</c:v>
                      </c:pt>
                      <c:pt idx="4540" formatCode="General">
                        <c:v>393.13</c:v>
                      </c:pt>
                      <c:pt idx="4541" formatCode="General">
                        <c:v>393.14</c:v>
                      </c:pt>
                      <c:pt idx="4542" formatCode="General">
                        <c:v>393.15</c:v>
                      </c:pt>
                      <c:pt idx="4543" formatCode="General">
                        <c:v>393.16</c:v>
                      </c:pt>
                      <c:pt idx="4544" formatCode="General">
                        <c:v>393.17</c:v>
                      </c:pt>
                      <c:pt idx="4545" formatCode="General">
                        <c:v>393.18</c:v>
                      </c:pt>
                      <c:pt idx="4546" formatCode="General">
                        <c:v>393.19</c:v>
                      </c:pt>
                      <c:pt idx="4547" formatCode="General">
                        <c:v>393.2</c:v>
                      </c:pt>
                      <c:pt idx="4548" formatCode="General">
                        <c:v>393.21</c:v>
                      </c:pt>
                      <c:pt idx="4549" formatCode="General">
                        <c:v>393.22</c:v>
                      </c:pt>
                      <c:pt idx="4550" formatCode="General">
                        <c:v>393.23</c:v>
                      </c:pt>
                      <c:pt idx="4551" formatCode="General">
                        <c:v>393.24</c:v>
                      </c:pt>
                      <c:pt idx="4552" formatCode="General">
                        <c:v>393.25</c:v>
                      </c:pt>
                      <c:pt idx="4553" formatCode="General">
                        <c:v>393.26</c:v>
                      </c:pt>
                      <c:pt idx="4554" formatCode="General">
                        <c:v>393.27</c:v>
                      </c:pt>
                      <c:pt idx="4555" formatCode="General">
                        <c:v>393.28</c:v>
                      </c:pt>
                      <c:pt idx="4556" formatCode="General">
                        <c:v>393.29</c:v>
                      </c:pt>
                      <c:pt idx="4557" formatCode="General">
                        <c:v>393.3</c:v>
                      </c:pt>
                      <c:pt idx="4558" formatCode="General">
                        <c:v>393.31</c:v>
                      </c:pt>
                      <c:pt idx="4559" formatCode="General">
                        <c:v>393.32</c:v>
                      </c:pt>
                      <c:pt idx="4560" formatCode="General">
                        <c:v>393.33</c:v>
                      </c:pt>
                      <c:pt idx="4561" formatCode="General">
                        <c:v>393.34</c:v>
                      </c:pt>
                      <c:pt idx="4562" formatCode="General">
                        <c:v>393.35</c:v>
                      </c:pt>
                      <c:pt idx="4563" formatCode="General">
                        <c:v>393.36</c:v>
                      </c:pt>
                      <c:pt idx="4564" formatCode="General">
                        <c:v>393.37</c:v>
                      </c:pt>
                      <c:pt idx="4565" formatCode="General">
                        <c:v>393.38</c:v>
                      </c:pt>
                      <c:pt idx="4566" formatCode="General">
                        <c:v>393.39</c:v>
                      </c:pt>
                      <c:pt idx="4567" formatCode="General">
                        <c:v>393.4</c:v>
                      </c:pt>
                      <c:pt idx="4568" formatCode="General">
                        <c:v>393.41</c:v>
                      </c:pt>
                      <c:pt idx="4569" formatCode="General">
                        <c:v>393.42</c:v>
                      </c:pt>
                      <c:pt idx="4570" formatCode="General">
                        <c:v>393.43</c:v>
                      </c:pt>
                      <c:pt idx="4571" formatCode="General">
                        <c:v>393.44</c:v>
                      </c:pt>
                      <c:pt idx="4572" formatCode="General">
                        <c:v>393.45</c:v>
                      </c:pt>
                      <c:pt idx="4573" formatCode="General">
                        <c:v>393.46</c:v>
                      </c:pt>
                      <c:pt idx="4574" formatCode="General">
                        <c:v>393.47</c:v>
                      </c:pt>
                      <c:pt idx="4575" formatCode="General">
                        <c:v>393.48</c:v>
                      </c:pt>
                      <c:pt idx="4576" formatCode="General">
                        <c:v>393.49</c:v>
                      </c:pt>
                      <c:pt idx="4577" formatCode="General">
                        <c:v>393.5</c:v>
                      </c:pt>
                      <c:pt idx="4578" formatCode="General">
                        <c:v>393.51</c:v>
                      </c:pt>
                      <c:pt idx="4579" formatCode="General">
                        <c:v>393.52</c:v>
                      </c:pt>
                      <c:pt idx="4580" formatCode="General">
                        <c:v>393.53</c:v>
                      </c:pt>
                      <c:pt idx="4581" formatCode="General">
                        <c:v>393.54</c:v>
                      </c:pt>
                      <c:pt idx="4582" formatCode="General">
                        <c:v>393.55</c:v>
                      </c:pt>
                      <c:pt idx="4583" formatCode="General">
                        <c:v>393.56</c:v>
                      </c:pt>
                      <c:pt idx="4584" formatCode="General">
                        <c:v>393.57</c:v>
                      </c:pt>
                      <c:pt idx="4585" formatCode="General">
                        <c:v>393.58</c:v>
                      </c:pt>
                      <c:pt idx="4586" formatCode="General">
                        <c:v>393.59</c:v>
                      </c:pt>
                      <c:pt idx="4587" formatCode="General">
                        <c:v>393.6</c:v>
                      </c:pt>
                      <c:pt idx="4588" formatCode="General">
                        <c:v>393.61</c:v>
                      </c:pt>
                      <c:pt idx="4589" formatCode="General">
                        <c:v>393.62</c:v>
                      </c:pt>
                      <c:pt idx="4590" formatCode="General">
                        <c:v>393.63</c:v>
                      </c:pt>
                      <c:pt idx="4591" formatCode="General">
                        <c:v>393.64</c:v>
                      </c:pt>
                      <c:pt idx="4592" formatCode="General">
                        <c:v>393.65</c:v>
                      </c:pt>
                      <c:pt idx="4593" formatCode="General">
                        <c:v>393.66</c:v>
                      </c:pt>
                      <c:pt idx="4594" formatCode="General">
                        <c:v>393.67</c:v>
                      </c:pt>
                      <c:pt idx="4595" formatCode="General">
                        <c:v>393.68</c:v>
                      </c:pt>
                      <c:pt idx="4596" formatCode="General">
                        <c:v>393.69</c:v>
                      </c:pt>
                      <c:pt idx="4597" formatCode="General">
                        <c:v>393.7</c:v>
                      </c:pt>
                      <c:pt idx="4598" formatCode="General">
                        <c:v>393.71</c:v>
                      </c:pt>
                      <c:pt idx="4599" formatCode="General">
                        <c:v>393.72</c:v>
                      </c:pt>
                      <c:pt idx="4600" formatCode="General">
                        <c:v>393.73</c:v>
                      </c:pt>
                      <c:pt idx="4601" formatCode="General">
                        <c:v>393.74</c:v>
                      </c:pt>
                      <c:pt idx="4602" formatCode="General">
                        <c:v>393.75</c:v>
                      </c:pt>
                      <c:pt idx="4603" formatCode="General">
                        <c:v>393.76</c:v>
                      </c:pt>
                      <c:pt idx="4604" formatCode="General">
                        <c:v>393.77</c:v>
                      </c:pt>
                      <c:pt idx="4605" formatCode="General">
                        <c:v>393.78</c:v>
                      </c:pt>
                      <c:pt idx="4606" formatCode="General">
                        <c:v>393.79</c:v>
                      </c:pt>
                      <c:pt idx="4607" formatCode="General">
                        <c:v>393.8</c:v>
                      </c:pt>
                      <c:pt idx="4608" formatCode="General">
                        <c:v>393.81</c:v>
                      </c:pt>
                      <c:pt idx="4609" formatCode="General">
                        <c:v>393.82</c:v>
                      </c:pt>
                      <c:pt idx="4610" formatCode="General">
                        <c:v>393.83</c:v>
                      </c:pt>
                      <c:pt idx="4611" formatCode="General">
                        <c:v>393.84</c:v>
                      </c:pt>
                      <c:pt idx="4612" formatCode="General">
                        <c:v>393.85</c:v>
                      </c:pt>
                      <c:pt idx="4613" formatCode="General">
                        <c:v>393.86</c:v>
                      </c:pt>
                      <c:pt idx="4614" formatCode="General">
                        <c:v>393.87</c:v>
                      </c:pt>
                      <c:pt idx="4615" formatCode="General">
                        <c:v>393.88</c:v>
                      </c:pt>
                      <c:pt idx="4616" formatCode="General">
                        <c:v>393.89</c:v>
                      </c:pt>
                      <c:pt idx="4617" formatCode="General">
                        <c:v>393.9</c:v>
                      </c:pt>
                      <c:pt idx="4618" formatCode="General">
                        <c:v>393.91</c:v>
                      </c:pt>
                      <c:pt idx="4619" formatCode="General">
                        <c:v>393.92</c:v>
                      </c:pt>
                      <c:pt idx="4620" formatCode="General">
                        <c:v>393.93</c:v>
                      </c:pt>
                      <c:pt idx="4621" formatCode="General">
                        <c:v>393.94</c:v>
                      </c:pt>
                      <c:pt idx="4622" formatCode="General">
                        <c:v>393.95</c:v>
                      </c:pt>
                      <c:pt idx="4623" formatCode="General">
                        <c:v>393.96</c:v>
                      </c:pt>
                      <c:pt idx="4624" formatCode="General">
                        <c:v>393.97</c:v>
                      </c:pt>
                      <c:pt idx="4625" formatCode="General">
                        <c:v>393.98</c:v>
                      </c:pt>
                      <c:pt idx="4626" formatCode="General">
                        <c:v>393.99</c:v>
                      </c:pt>
                      <c:pt idx="4627" formatCode="General">
                        <c:v>394</c:v>
                      </c:pt>
                      <c:pt idx="4628" formatCode="General">
                        <c:v>394.01</c:v>
                      </c:pt>
                      <c:pt idx="4629" formatCode="General">
                        <c:v>394.02</c:v>
                      </c:pt>
                      <c:pt idx="4630" formatCode="General">
                        <c:v>394.03</c:v>
                      </c:pt>
                      <c:pt idx="4631" formatCode="General">
                        <c:v>394.04</c:v>
                      </c:pt>
                      <c:pt idx="4632" formatCode="General">
                        <c:v>394.05</c:v>
                      </c:pt>
                      <c:pt idx="4633" formatCode="General">
                        <c:v>394.06</c:v>
                      </c:pt>
                      <c:pt idx="4634" formatCode="General">
                        <c:v>394.07</c:v>
                      </c:pt>
                      <c:pt idx="4635" formatCode="General">
                        <c:v>394.08</c:v>
                      </c:pt>
                      <c:pt idx="4636" formatCode="General">
                        <c:v>394.09</c:v>
                      </c:pt>
                      <c:pt idx="4637" formatCode="General">
                        <c:v>394.1</c:v>
                      </c:pt>
                      <c:pt idx="4638" formatCode="General">
                        <c:v>394.11</c:v>
                      </c:pt>
                      <c:pt idx="4639" formatCode="General">
                        <c:v>394.12</c:v>
                      </c:pt>
                      <c:pt idx="4640" formatCode="General">
                        <c:v>394.13</c:v>
                      </c:pt>
                      <c:pt idx="4641" formatCode="General">
                        <c:v>394.14</c:v>
                      </c:pt>
                      <c:pt idx="4642" formatCode="General">
                        <c:v>394.15</c:v>
                      </c:pt>
                      <c:pt idx="4643" formatCode="General">
                        <c:v>394.16</c:v>
                      </c:pt>
                      <c:pt idx="4644" formatCode="General">
                        <c:v>394.17</c:v>
                      </c:pt>
                      <c:pt idx="4645" formatCode="General">
                        <c:v>394.18</c:v>
                      </c:pt>
                      <c:pt idx="4646" formatCode="General">
                        <c:v>394.19</c:v>
                      </c:pt>
                      <c:pt idx="4647" formatCode="General">
                        <c:v>394.2</c:v>
                      </c:pt>
                      <c:pt idx="4648" formatCode="General">
                        <c:v>394.21</c:v>
                      </c:pt>
                      <c:pt idx="4649" formatCode="General">
                        <c:v>394.22</c:v>
                      </c:pt>
                      <c:pt idx="4650" formatCode="General">
                        <c:v>394.23</c:v>
                      </c:pt>
                      <c:pt idx="4651" formatCode="General">
                        <c:v>394.24</c:v>
                      </c:pt>
                      <c:pt idx="4652" formatCode="General">
                        <c:v>394.25</c:v>
                      </c:pt>
                      <c:pt idx="4653" formatCode="General">
                        <c:v>394.26</c:v>
                      </c:pt>
                      <c:pt idx="4654" formatCode="General">
                        <c:v>394.27</c:v>
                      </c:pt>
                      <c:pt idx="4655" formatCode="General">
                        <c:v>394.28</c:v>
                      </c:pt>
                      <c:pt idx="4656" formatCode="General">
                        <c:v>394.29</c:v>
                      </c:pt>
                      <c:pt idx="4657" formatCode="General">
                        <c:v>394.3</c:v>
                      </c:pt>
                      <c:pt idx="4658" formatCode="General">
                        <c:v>394.31</c:v>
                      </c:pt>
                      <c:pt idx="4659" formatCode="General">
                        <c:v>394.32</c:v>
                      </c:pt>
                      <c:pt idx="4660" formatCode="General">
                        <c:v>394.33</c:v>
                      </c:pt>
                      <c:pt idx="4661" formatCode="General">
                        <c:v>394.34</c:v>
                      </c:pt>
                      <c:pt idx="4662" formatCode="General">
                        <c:v>394.35</c:v>
                      </c:pt>
                      <c:pt idx="4663" formatCode="General">
                        <c:v>394.36</c:v>
                      </c:pt>
                      <c:pt idx="4664" formatCode="General">
                        <c:v>394.37</c:v>
                      </c:pt>
                      <c:pt idx="4665" formatCode="General">
                        <c:v>394.38</c:v>
                      </c:pt>
                      <c:pt idx="4666" formatCode="General">
                        <c:v>394.39</c:v>
                      </c:pt>
                      <c:pt idx="4667" formatCode="General">
                        <c:v>394.4</c:v>
                      </c:pt>
                      <c:pt idx="4668" formatCode="General">
                        <c:v>394.41</c:v>
                      </c:pt>
                      <c:pt idx="4669" formatCode="General">
                        <c:v>394.42</c:v>
                      </c:pt>
                      <c:pt idx="4670" formatCode="General">
                        <c:v>394.43</c:v>
                      </c:pt>
                      <c:pt idx="4671" formatCode="General">
                        <c:v>394.44</c:v>
                      </c:pt>
                      <c:pt idx="4672" formatCode="General">
                        <c:v>394.45</c:v>
                      </c:pt>
                      <c:pt idx="4673" formatCode="General">
                        <c:v>394.46</c:v>
                      </c:pt>
                      <c:pt idx="4674" formatCode="General">
                        <c:v>394.47</c:v>
                      </c:pt>
                      <c:pt idx="4675" formatCode="General">
                        <c:v>394.48</c:v>
                      </c:pt>
                      <c:pt idx="4676" formatCode="General">
                        <c:v>394.49</c:v>
                      </c:pt>
                      <c:pt idx="4677" formatCode="General">
                        <c:v>394.5</c:v>
                      </c:pt>
                      <c:pt idx="4678" formatCode="General">
                        <c:v>394.51</c:v>
                      </c:pt>
                      <c:pt idx="4679" formatCode="General">
                        <c:v>394.52</c:v>
                      </c:pt>
                      <c:pt idx="4680" formatCode="General">
                        <c:v>394.53</c:v>
                      </c:pt>
                      <c:pt idx="4681" formatCode="General">
                        <c:v>394.54</c:v>
                      </c:pt>
                      <c:pt idx="4682" formatCode="General">
                        <c:v>394.55</c:v>
                      </c:pt>
                      <c:pt idx="4683" formatCode="General">
                        <c:v>394.56</c:v>
                      </c:pt>
                      <c:pt idx="4684" formatCode="General">
                        <c:v>394.57</c:v>
                      </c:pt>
                      <c:pt idx="4685" formatCode="General">
                        <c:v>394.58</c:v>
                      </c:pt>
                      <c:pt idx="4686" formatCode="General">
                        <c:v>394.59</c:v>
                      </c:pt>
                      <c:pt idx="4687" formatCode="General">
                        <c:v>394.6</c:v>
                      </c:pt>
                      <c:pt idx="4688" formatCode="General">
                        <c:v>394.61</c:v>
                      </c:pt>
                      <c:pt idx="4689" formatCode="General">
                        <c:v>394.62</c:v>
                      </c:pt>
                      <c:pt idx="4690" formatCode="General">
                        <c:v>394.63</c:v>
                      </c:pt>
                      <c:pt idx="4691" formatCode="General">
                        <c:v>394.64</c:v>
                      </c:pt>
                      <c:pt idx="4692" formatCode="General">
                        <c:v>394.65</c:v>
                      </c:pt>
                      <c:pt idx="4693" formatCode="General">
                        <c:v>394.66</c:v>
                      </c:pt>
                      <c:pt idx="4694" formatCode="General">
                        <c:v>394.67</c:v>
                      </c:pt>
                      <c:pt idx="4695" formatCode="General">
                        <c:v>394.68</c:v>
                      </c:pt>
                      <c:pt idx="4696" formatCode="General">
                        <c:v>394.69</c:v>
                      </c:pt>
                      <c:pt idx="4697" formatCode="General">
                        <c:v>394.7</c:v>
                      </c:pt>
                      <c:pt idx="4698" formatCode="General">
                        <c:v>394.71</c:v>
                      </c:pt>
                      <c:pt idx="4699" formatCode="General">
                        <c:v>394.72</c:v>
                      </c:pt>
                      <c:pt idx="4700" formatCode="General">
                        <c:v>394.73</c:v>
                      </c:pt>
                      <c:pt idx="4701" formatCode="General">
                        <c:v>394.74</c:v>
                      </c:pt>
                      <c:pt idx="4702" formatCode="General">
                        <c:v>394.75</c:v>
                      </c:pt>
                      <c:pt idx="4703" formatCode="General">
                        <c:v>394.76</c:v>
                      </c:pt>
                      <c:pt idx="4704" formatCode="General">
                        <c:v>394.77</c:v>
                      </c:pt>
                      <c:pt idx="4705" formatCode="General">
                        <c:v>394.78</c:v>
                      </c:pt>
                      <c:pt idx="4706" formatCode="General">
                        <c:v>394.79</c:v>
                      </c:pt>
                      <c:pt idx="4707" formatCode="General">
                        <c:v>394.8</c:v>
                      </c:pt>
                      <c:pt idx="4708" formatCode="General">
                        <c:v>394.81</c:v>
                      </c:pt>
                      <c:pt idx="4709" formatCode="General">
                        <c:v>394.82</c:v>
                      </c:pt>
                      <c:pt idx="4710" formatCode="General">
                        <c:v>394.83</c:v>
                      </c:pt>
                      <c:pt idx="4711" formatCode="General">
                        <c:v>394.84</c:v>
                      </c:pt>
                      <c:pt idx="4712" formatCode="General">
                        <c:v>394.85</c:v>
                      </c:pt>
                      <c:pt idx="4713" formatCode="General">
                        <c:v>394.86</c:v>
                      </c:pt>
                      <c:pt idx="4714" formatCode="General">
                        <c:v>394.87</c:v>
                      </c:pt>
                      <c:pt idx="4715" formatCode="General">
                        <c:v>394.88</c:v>
                      </c:pt>
                      <c:pt idx="4716" formatCode="General">
                        <c:v>394.89</c:v>
                      </c:pt>
                      <c:pt idx="4717" formatCode="General">
                        <c:v>394.9</c:v>
                      </c:pt>
                      <c:pt idx="4718" formatCode="General">
                        <c:v>394.91</c:v>
                      </c:pt>
                      <c:pt idx="4719" formatCode="General">
                        <c:v>394.92</c:v>
                      </c:pt>
                      <c:pt idx="4720" formatCode="General">
                        <c:v>394.93</c:v>
                      </c:pt>
                      <c:pt idx="4721" formatCode="General">
                        <c:v>394.94</c:v>
                      </c:pt>
                      <c:pt idx="4722" formatCode="General">
                        <c:v>394.95</c:v>
                      </c:pt>
                      <c:pt idx="4723" formatCode="General">
                        <c:v>394.96</c:v>
                      </c:pt>
                      <c:pt idx="4724" formatCode="General">
                        <c:v>394.97</c:v>
                      </c:pt>
                      <c:pt idx="4725" formatCode="General">
                        <c:v>394.98</c:v>
                      </c:pt>
                      <c:pt idx="4726" formatCode="General">
                        <c:v>394.99</c:v>
                      </c:pt>
                      <c:pt idx="4727" formatCode="General">
                        <c:v>395</c:v>
                      </c:pt>
                      <c:pt idx="4728" formatCode="General">
                        <c:v>395.01</c:v>
                      </c:pt>
                      <c:pt idx="4729" formatCode="General">
                        <c:v>395.02</c:v>
                      </c:pt>
                      <c:pt idx="4730" formatCode="General">
                        <c:v>395.03</c:v>
                      </c:pt>
                      <c:pt idx="4731" formatCode="General">
                        <c:v>395.04</c:v>
                      </c:pt>
                      <c:pt idx="4732" formatCode="General">
                        <c:v>395.05</c:v>
                      </c:pt>
                      <c:pt idx="4733" formatCode="General">
                        <c:v>395.06</c:v>
                      </c:pt>
                      <c:pt idx="4734" formatCode="General">
                        <c:v>395.07</c:v>
                      </c:pt>
                      <c:pt idx="4735" formatCode="General">
                        <c:v>395.08</c:v>
                      </c:pt>
                      <c:pt idx="4736" formatCode="General">
                        <c:v>395.09</c:v>
                      </c:pt>
                      <c:pt idx="4737" formatCode="General">
                        <c:v>395.1</c:v>
                      </c:pt>
                      <c:pt idx="4738" formatCode="General">
                        <c:v>395.11</c:v>
                      </c:pt>
                      <c:pt idx="4739" formatCode="General">
                        <c:v>395.12</c:v>
                      </c:pt>
                      <c:pt idx="4740" formatCode="General">
                        <c:v>395.13</c:v>
                      </c:pt>
                      <c:pt idx="4741" formatCode="General">
                        <c:v>395.14</c:v>
                      </c:pt>
                      <c:pt idx="4742" formatCode="General">
                        <c:v>395.15</c:v>
                      </c:pt>
                      <c:pt idx="4743" formatCode="General">
                        <c:v>395.16</c:v>
                      </c:pt>
                      <c:pt idx="4744" formatCode="General">
                        <c:v>395.17</c:v>
                      </c:pt>
                      <c:pt idx="4745" formatCode="General">
                        <c:v>395.18</c:v>
                      </c:pt>
                      <c:pt idx="4746" formatCode="General">
                        <c:v>395.19</c:v>
                      </c:pt>
                      <c:pt idx="4747" formatCode="General">
                        <c:v>395.2</c:v>
                      </c:pt>
                      <c:pt idx="4748" formatCode="General">
                        <c:v>395.21</c:v>
                      </c:pt>
                      <c:pt idx="4749" formatCode="General">
                        <c:v>395.22</c:v>
                      </c:pt>
                      <c:pt idx="4750" formatCode="General">
                        <c:v>395.23</c:v>
                      </c:pt>
                      <c:pt idx="4751" formatCode="General">
                        <c:v>395.24</c:v>
                      </c:pt>
                      <c:pt idx="4752" formatCode="General">
                        <c:v>395.25</c:v>
                      </c:pt>
                      <c:pt idx="4753" formatCode="General">
                        <c:v>395.26</c:v>
                      </c:pt>
                      <c:pt idx="4754" formatCode="General">
                        <c:v>395.27</c:v>
                      </c:pt>
                      <c:pt idx="4755" formatCode="General">
                        <c:v>395.28</c:v>
                      </c:pt>
                      <c:pt idx="4756" formatCode="General">
                        <c:v>395.29</c:v>
                      </c:pt>
                      <c:pt idx="4757" formatCode="General">
                        <c:v>395.3</c:v>
                      </c:pt>
                      <c:pt idx="4758" formatCode="General">
                        <c:v>395.31</c:v>
                      </c:pt>
                      <c:pt idx="4759" formatCode="General">
                        <c:v>395.32</c:v>
                      </c:pt>
                      <c:pt idx="4760" formatCode="General">
                        <c:v>395.33</c:v>
                      </c:pt>
                      <c:pt idx="4761" formatCode="General">
                        <c:v>395.34</c:v>
                      </c:pt>
                      <c:pt idx="4762" formatCode="General">
                        <c:v>395.35</c:v>
                      </c:pt>
                      <c:pt idx="4763" formatCode="General">
                        <c:v>395.36</c:v>
                      </c:pt>
                      <c:pt idx="4764" formatCode="General">
                        <c:v>395.37</c:v>
                      </c:pt>
                      <c:pt idx="4765" formatCode="General">
                        <c:v>395.38</c:v>
                      </c:pt>
                      <c:pt idx="4766" formatCode="General">
                        <c:v>395.39</c:v>
                      </c:pt>
                      <c:pt idx="4767" formatCode="General">
                        <c:v>395.4</c:v>
                      </c:pt>
                      <c:pt idx="4768" formatCode="General">
                        <c:v>395.41</c:v>
                      </c:pt>
                      <c:pt idx="4769" formatCode="General">
                        <c:v>395.42</c:v>
                      </c:pt>
                      <c:pt idx="4770" formatCode="General">
                        <c:v>395.43</c:v>
                      </c:pt>
                      <c:pt idx="4771" formatCode="General">
                        <c:v>395.44</c:v>
                      </c:pt>
                      <c:pt idx="4772" formatCode="General">
                        <c:v>395.45</c:v>
                      </c:pt>
                      <c:pt idx="4773" formatCode="General">
                        <c:v>395.46</c:v>
                      </c:pt>
                      <c:pt idx="4774" formatCode="General">
                        <c:v>395.47</c:v>
                      </c:pt>
                      <c:pt idx="4775" formatCode="General">
                        <c:v>395.48</c:v>
                      </c:pt>
                      <c:pt idx="4776" formatCode="General">
                        <c:v>395.49</c:v>
                      </c:pt>
                      <c:pt idx="4777" formatCode="General">
                        <c:v>395.5</c:v>
                      </c:pt>
                      <c:pt idx="4778" formatCode="General">
                        <c:v>395.51</c:v>
                      </c:pt>
                      <c:pt idx="4779" formatCode="General">
                        <c:v>395.52</c:v>
                      </c:pt>
                      <c:pt idx="4780" formatCode="General">
                        <c:v>395.53</c:v>
                      </c:pt>
                      <c:pt idx="4781" formatCode="General">
                        <c:v>395.54</c:v>
                      </c:pt>
                      <c:pt idx="4782" formatCode="General">
                        <c:v>395.55</c:v>
                      </c:pt>
                      <c:pt idx="4783" formatCode="General">
                        <c:v>395.56</c:v>
                      </c:pt>
                      <c:pt idx="4784" formatCode="General">
                        <c:v>395.57</c:v>
                      </c:pt>
                      <c:pt idx="4785" formatCode="General">
                        <c:v>395.58</c:v>
                      </c:pt>
                      <c:pt idx="4786" formatCode="General">
                        <c:v>395.59</c:v>
                      </c:pt>
                      <c:pt idx="4787" formatCode="General">
                        <c:v>395.6</c:v>
                      </c:pt>
                      <c:pt idx="4788" formatCode="General">
                        <c:v>395.61</c:v>
                      </c:pt>
                      <c:pt idx="4789" formatCode="General">
                        <c:v>395.62</c:v>
                      </c:pt>
                      <c:pt idx="4790" formatCode="General">
                        <c:v>395.63</c:v>
                      </c:pt>
                      <c:pt idx="4791" formatCode="General">
                        <c:v>395.64</c:v>
                      </c:pt>
                      <c:pt idx="4792" formatCode="General">
                        <c:v>395.65</c:v>
                      </c:pt>
                      <c:pt idx="4793" formatCode="General">
                        <c:v>395.66</c:v>
                      </c:pt>
                      <c:pt idx="4794" formatCode="General">
                        <c:v>395.67</c:v>
                      </c:pt>
                      <c:pt idx="4795" formatCode="General">
                        <c:v>395.68</c:v>
                      </c:pt>
                      <c:pt idx="4796" formatCode="General">
                        <c:v>395.69</c:v>
                      </c:pt>
                      <c:pt idx="4797" formatCode="General">
                        <c:v>395.7</c:v>
                      </c:pt>
                      <c:pt idx="4798" formatCode="General">
                        <c:v>395.71</c:v>
                      </c:pt>
                      <c:pt idx="4799" formatCode="General">
                        <c:v>395.72</c:v>
                      </c:pt>
                      <c:pt idx="4800" formatCode="General">
                        <c:v>395.73</c:v>
                      </c:pt>
                      <c:pt idx="4801" formatCode="General">
                        <c:v>395.74</c:v>
                      </c:pt>
                      <c:pt idx="4802" formatCode="General">
                        <c:v>395.75</c:v>
                      </c:pt>
                      <c:pt idx="4803" formatCode="General">
                        <c:v>395.76</c:v>
                      </c:pt>
                      <c:pt idx="4804" formatCode="General">
                        <c:v>395.77</c:v>
                      </c:pt>
                      <c:pt idx="4805" formatCode="General">
                        <c:v>395.78</c:v>
                      </c:pt>
                      <c:pt idx="4806" formatCode="General">
                        <c:v>395.79</c:v>
                      </c:pt>
                      <c:pt idx="4807" formatCode="General">
                        <c:v>395.8</c:v>
                      </c:pt>
                      <c:pt idx="4808" formatCode="General">
                        <c:v>395.81</c:v>
                      </c:pt>
                      <c:pt idx="4809" formatCode="General">
                        <c:v>395.82</c:v>
                      </c:pt>
                      <c:pt idx="4810" formatCode="General">
                        <c:v>395.83</c:v>
                      </c:pt>
                      <c:pt idx="4811" formatCode="General">
                        <c:v>395.84</c:v>
                      </c:pt>
                      <c:pt idx="4812" formatCode="General">
                        <c:v>395.85</c:v>
                      </c:pt>
                      <c:pt idx="4813" formatCode="General">
                        <c:v>395.86</c:v>
                      </c:pt>
                      <c:pt idx="4814" formatCode="General">
                        <c:v>395.87</c:v>
                      </c:pt>
                      <c:pt idx="4815" formatCode="General">
                        <c:v>395.88</c:v>
                      </c:pt>
                      <c:pt idx="4816" formatCode="General">
                        <c:v>395.89</c:v>
                      </c:pt>
                      <c:pt idx="4817" formatCode="General">
                        <c:v>395.9</c:v>
                      </c:pt>
                      <c:pt idx="4818" formatCode="General">
                        <c:v>395.91</c:v>
                      </c:pt>
                      <c:pt idx="4819" formatCode="General">
                        <c:v>395.92</c:v>
                      </c:pt>
                      <c:pt idx="4820" formatCode="General">
                        <c:v>395.93</c:v>
                      </c:pt>
                      <c:pt idx="4821" formatCode="General">
                        <c:v>395.94</c:v>
                      </c:pt>
                      <c:pt idx="4822" formatCode="General">
                        <c:v>395.95</c:v>
                      </c:pt>
                      <c:pt idx="4823" formatCode="General">
                        <c:v>395.96</c:v>
                      </c:pt>
                      <c:pt idx="4824" formatCode="General">
                        <c:v>395.97</c:v>
                      </c:pt>
                      <c:pt idx="4825" formatCode="General">
                        <c:v>395.98</c:v>
                      </c:pt>
                      <c:pt idx="4826" formatCode="General">
                        <c:v>395.99</c:v>
                      </c:pt>
                      <c:pt idx="4827" formatCode="General">
                        <c:v>396</c:v>
                      </c:pt>
                      <c:pt idx="4828" formatCode="General">
                        <c:v>396.01</c:v>
                      </c:pt>
                      <c:pt idx="4829" formatCode="General">
                        <c:v>396.02</c:v>
                      </c:pt>
                      <c:pt idx="4830" formatCode="General">
                        <c:v>396.03</c:v>
                      </c:pt>
                      <c:pt idx="4831" formatCode="General">
                        <c:v>396.04</c:v>
                      </c:pt>
                      <c:pt idx="4832" formatCode="General">
                        <c:v>396.05</c:v>
                      </c:pt>
                      <c:pt idx="4833" formatCode="General">
                        <c:v>396.06</c:v>
                      </c:pt>
                      <c:pt idx="4834" formatCode="General">
                        <c:v>396.07</c:v>
                      </c:pt>
                      <c:pt idx="4835" formatCode="General">
                        <c:v>396.08</c:v>
                      </c:pt>
                      <c:pt idx="4836" formatCode="General">
                        <c:v>396.09</c:v>
                      </c:pt>
                      <c:pt idx="4837" formatCode="General">
                        <c:v>396.1</c:v>
                      </c:pt>
                      <c:pt idx="4838" formatCode="General">
                        <c:v>396.11</c:v>
                      </c:pt>
                      <c:pt idx="4839" formatCode="General">
                        <c:v>396.12</c:v>
                      </c:pt>
                      <c:pt idx="4840" formatCode="General">
                        <c:v>396.13</c:v>
                      </c:pt>
                      <c:pt idx="4841" formatCode="General">
                        <c:v>396.14</c:v>
                      </c:pt>
                      <c:pt idx="4842" formatCode="General">
                        <c:v>396.15</c:v>
                      </c:pt>
                      <c:pt idx="4843" formatCode="General">
                        <c:v>396.16</c:v>
                      </c:pt>
                      <c:pt idx="4844" formatCode="General">
                        <c:v>396.17</c:v>
                      </c:pt>
                      <c:pt idx="4845" formatCode="General">
                        <c:v>396.18</c:v>
                      </c:pt>
                      <c:pt idx="4846" formatCode="General">
                        <c:v>396.19</c:v>
                      </c:pt>
                      <c:pt idx="4847" formatCode="General">
                        <c:v>396.2</c:v>
                      </c:pt>
                      <c:pt idx="4848" formatCode="General">
                        <c:v>396.21</c:v>
                      </c:pt>
                      <c:pt idx="4849" formatCode="General">
                        <c:v>396.22</c:v>
                      </c:pt>
                      <c:pt idx="4850" formatCode="General">
                        <c:v>396.23</c:v>
                      </c:pt>
                      <c:pt idx="4851" formatCode="General">
                        <c:v>396.24</c:v>
                      </c:pt>
                      <c:pt idx="4852" formatCode="General">
                        <c:v>396.25</c:v>
                      </c:pt>
                      <c:pt idx="4853" formatCode="General">
                        <c:v>396.26</c:v>
                      </c:pt>
                      <c:pt idx="4854" formatCode="General">
                        <c:v>396.27</c:v>
                      </c:pt>
                      <c:pt idx="4855" formatCode="General">
                        <c:v>396.28</c:v>
                      </c:pt>
                      <c:pt idx="4856" formatCode="General">
                        <c:v>396.29</c:v>
                      </c:pt>
                      <c:pt idx="4857" formatCode="General">
                        <c:v>396.3</c:v>
                      </c:pt>
                      <c:pt idx="4858" formatCode="General">
                        <c:v>396.31</c:v>
                      </c:pt>
                      <c:pt idx="4859" formatCode="General">
                        <c:v>396.32</c:v>
                      </c:pt>
                      <c:pt idx="4860" formatCode="General">
                        <c:v>396.33</c:v>
                      </c:pt>
                      <c:pt idx="4861" formatCode="General">
                        <c:v>396.34</c:v>
                      </c:pt>
                      <c:pt idx="4862" formatCode="General">
                        <c:v>396.35</c:v>
                      </c:pt>
                      <c:pt idx="4863" formatCode="General">
                        <c:v>396.36</c:v>
                      </c:pt>
                      <c:pt idx="4864" formatCode="General">
                        <c:v>396.37</c:v>
                      </c:pt>
                      <c:pt idx="4865" formatCode="General">
                        <c:v>396.38</c:v>
                      </c:pt>
                      <c:pt idx="4866" formatCode="General">
                        <c:v>396.39</c:v>
                      </c:pt>
                      <c:pt idx="4867" formatCode="General">
                        <c:v>396.4</c:v>
                      </c:pt>
                      <c:pt idx="4868" formatCode="General">
                        <c:v>396.41</c:v>
                      </c:pt>
                      <c:pt idx="4869" formatCode="General">
                        <c:v>396.42</c:v>
                      </c:pt>
                      <c:pt idx="4870" formatCode="General">
                        <c:v>396.43</c:v>
                      </c:pt>
                      <c:pt idx="4871" formatCode="General">
                        <c:v>396.44</c:v>
                      </c:pt>
                      <c:pt idx="4872" formatCode="General">
                        <c:v>396.45</c:v>
                      </c:pt>
                      <c:pt idx="4873" formatCode="General">
                        <c:v>396.46</c:v>
                      </c:pt>
                      <c:pt idx="4874" formatCode="General">
                        <c:v>396.47</c:v>
                      </c:pt>
                      <c:pt idx="4875" formatCode="General">
                        <c:v>396.48</c:v>
                      </c:pt>
                      <c:pt idx="4876" formatCode="General">
                        <c:v>396.49</c:v>
                      </c:pt>
                      <c:pt idx="4877" formatCode="General">
                        <c:v>396.5</c:v>
                      </c:pt>
                      <c:pt idx="4878" formatCode="General">
                        <c:v>396.51</c:v>
                      </c:pt>
                      <c:pt idx="4879" formatCode="General">
                        <c:v>396.52</c:v>
                      </c:pt>
                      <c:pt idx="4880" formatCode="General">
                        <c:v>396.53</c:v>
                      </c:pt>
                      <c:pt idx="4881" formatCode="General">
                        <c:v>396.54</c:v>
                      </c:pt>
                      <c:pt idx="4882" formatCode="General">
                        <c:v>396.55</c:v>
                      </c:pt>
                      <c:pt idx="4883" formatCode="General">
                        <c:v>396.56</c:v>
                      </c:pt>
                      <c:pt idx="4884" formatCode="General">
                        <c:v>396.57</c:v>
                      </c:pt>
                      <c:pt idx="4885" formatCode="General">
                        <c:v>396.58</c:v>
                      </c:pt>
                      <c:pt idx="4886" formatCode="General">
                        <c:v>396.59</c:v>
                      </c:pt>
                      <c:pt idx="4887" formatCode="General">
                        <c:v>396.6</c:v>
                      </c:pt>
                      <c:pt idx="4888" formatCode="General">
                        <c:v>396.61</c:v>
                      </c:pt>
                      <c:pt idx="4889" formatCode="General">
                        <c:v>396.62</c:v>
                      </c:pt>
                      <c:pt idx="4890" formatCode="General">
                        <c:v>396.63</c:v>
                      </c:pt>
                      <c:pt idx="4891" formatCode="General">
                        <c:v>396.64</c:v>
                      </c:pt>
                      <c:pt idx="4892" formatCode="General">
                        <c:v>396.65</c:v>
                      </c:pt>
                      <c:pt idx="4893" formatCode="General">
                        <c:v>396.66</c:v>
                      </c:pt>
                      <c:pt idx="4894" formatCode="General">
                        <c:v>396.67</c:v>
                      </c:pt>
                      <c:pt idx="4895" formatCode="General">
                        <c:v>396.68</c:v>
                      </c:pt>
                      <c:pt idx="4896" formatCode="General">
                        <c:v>396.69</c:v>
                      </c:pt>
                      <c:pt idx="4897" formatCode="General">
                        <c:v>396.7</c:v>
                      </c:pt>
                      <c:pt idx="4898" formatCode="General">
                        <c:v>396.71</c:v>
                      </c:pt>
                      <c:pt idx="4899" formatCode="General">
                        <c:v>396.72</c:v>
                      </c:pt>
                      <c:pt idx="4900" formatCode="General">
                        <c:v>396.73</c:v>
                      </c:pt>
                      <c:pt idx="4901" formatCode="General">
                        <c:v>396.74</c:v>
                      </c:pt>
                      <c:pt idx="4902" formatCode="General">
                        <c:v>396.75</c:v>
                      </c:pt>
                      <c:pt idx="4903" formatCode="General">
                        <c:v>396.76</c:v>
                      </c:pt>
                      <c:pt idx="4904" formatCode="General">
                        <c:v>396.77</c:v>
                      </c:pt>
                      <c:pt idx="4905" formatCode="General">
                        <c:v>396.78</c:v>
                      </c:pt>
                      <c:pt idx="4906" formatCode="General">
                        <c:v>396.79</c:v>
                      </c:pt>
                      <c:pt idx="4907" formatCode="General">
                        <c:v>396.8</c:v>
                      </c:pt>
                      <c:pt idx="4908" formatCode="General">
                        <c:v>396.81</c:v>
                      </c:pt>
                      <c:pt idx="4909" formatCode="General">
                        <c:v>396.82</c:v>
                      </c:pt>
                      <c:pt idx="4910" formatCode="General">
                        <c:v>396.83</c:v>
                      </c:pt>
                      <c:pt idx="4911" formatCode="General">
                        <c:v>396.84</c:v>
                      </c:pt>
                      <c:pt idx="4912" formatCode="General">
                        <c:v>396.85</c:v>
                      </c:pt>
                      <c:pt idx="4913" formatCode="General">
                        <c:v>396.86</c:v>
                      </c:pt>
                      <c:pt idx="4914" formatCode="General">
                        <c:v>396.87</c:v>
                      </c:pt>
                      <c:pt idx="4915" formatCode="General">
                        <c:v>396.88</c:v>
                      </c:pt>
                      <c:pt idx="4916" formatCode="General">
                        <c:v>396.89</c:v>
                      </c:pt>
                      <c:pt idx="4917" formatCode="General">
                        <c:v>396.9</c:v>
                      </c:pt>
                      <c:pt idx="4918" formatCode="General">
                        <c:v>396.91</c:v>
                      </c:pt>
                      <c:pt idx="4919" formatCode="General">
                        <c:v>396.92</c:v>
                      </c:pt>
                      <c:pt idx="4920" formatCode="General">
                        <c:v>396.93</c:v>
                      </c:pt>
                      <c:pt idx="4921" formatCode="General">
                        <c:v>396.94</c:v>
                      </c:pt>
                      <c:pt idx="4922" formatCode="General">
                        <c:v>396.95</c:v>
                      </c:pt>
                      <c:pt idx="4923" formatCode="General">
                        <c:v>396.96</c:v>
                      </c:pt>
                      <c:pt idx="4924" formatCode="General">
                        <c:v>396.97</c:v>
                      </c:pt>
                      <c:pt idx="4925" formatCode="General">
                        <c:v>396.98</c:v>
                      </c:pt>
                      <c:pt idx="4926" formatCode="General">
                        <c:v>396.99</c:v>
                      </c:pt>
                      <c:pt idx="4927" formatCode="General">
                        <c:v>397</c:v>
                      </c:pt>
                      <c:pt idx="4928" formatCode="General">
                        <c:v>397.01</c:v>
                      </c:pt>
                      <c:pt idx="4929" formatCode="General">
                        <c:v>397.02</c:v>
                      </c:pt>
                      <c:pt idx="4930" formatCode="General">
                        <c:v>397.03</c:v>
                      </c:pt>
                      <c:pt idx="4931" formatCode="General">
                        <c:v>397.04</c:v>
                      </c:pt>
                      <c:pt idx="4932" formatCode="General">
                        <c:v>397.05</c:v>
                      </c:pt>
                      <c:pt idx="4933" formatCode="General">
                        <c:v>397.06</c:v>
                      </c:pt>
                      <c:pt idx="4934" formatCode="General">
                        <c:v>397.07</c:v>
                      </c:pt>
                      <c:pt idx="4935" formatCode="General">
                        <c:v>397.08</c:v>
                      </c:pt>
                      <c:pt idx="4936" formatCode="General">
                        <c:v>397.09</c:v>
                      </c:pt>
                      <c:pt idx="4937" formatCode="General">
                        <c:v>397.1</c:v>
                      </c:pt>
                      <c:pt idx="4938" formatCode="General">
                        <c:v>397.11</c:v>
                      </c:pt>
                      <c:pt idx="4939" formatCode="General">
                        <c:v>397.12</c:v>
                      </c:pt>
                      <c:pt idx="4940" formatCode="General">
                        <c:v>397.13</c:v>
                      </c:pt>
                      <c:pt idx="4941" formatCode="General">
                        <c:v>397.14</c:v>
                      </c:pt>
                      <c:pt idx="4942" formatCode="General">
                        <c:v>397.15</c:v>
                      </c:pt>
                      <c:pt idx="4943" formatCode="General">
                        <c:v>397.16</c:v>
                      </c:pt>
                      <c:pt idx="4944" formatCode="General">
                        <c:v>397.17</c:v>
                      </c:pt>
                      <c:pt idx="4945" formatCode="General">
                        <c:v>397.18</c:v>
                      </c:pt>
                      <c:pt idx="4946" formatCode="General">
                        <c:v>397.19</c:v>
                      </c:pt>
                      <c:pt idx="4947" formatCode="General">
                        <c:v>397.2</c:v>
                      </c:pt>
                      <c:pt idx="4948" formatCode="General">
                        <c:v>397.21</c:v>
                      </c:pt>
                      <c:pt idx="4949" formatCode="General">
                        <c:v>397.22</c:v>
                      </c:pt>
                      <c:pt idx="4950" formatCode="General">
                        <c:v>397.23</c:v>
                      </c:pt>
                      <c:pt idx="4951" formatCode="General">
                        <c:v>397.24</c:v>
                      </c:pt>
                      <c:pt idx="4952" formatCode="General">
                        <c:v>397.24700000000001</c:v>
                      </c:pt>
                      <c:pt idx="4953" formatCode="General">
                        <c:v>397.24700000000001</c:v>
                      </c:pt>
                      <c:pt idx="4954" formatCode="General">
                        <c:v>398.24700000000001</c:v>
                      </c:pt>
                      <c:pt idx="4955" formatCode="General">
                        <c:v>399.24700000000001</c:v>
                      </c:pt>
                      <c:pt idx="4956" formatCode="General">
                        <c:v>400.24700000000001</c:v>
                      </c:pt>
                      <c:pt idx="4957" formatCode="General">
                        <c:v>401.24700000000001</c:v>
                      </c:pt>
                      <c:pt idx="4958" formatCode="General">
                        <c:v>402.24700000000001</c:v>
                      </c:pt>
                      <c:pt idx="4959" formatCode="General">
                        <c:v>403.24700000000001</c:v>
                      </c:pt>
                      <c:pt idx="4960" formatCode="General">
                        <c:v>404.24700000000001</c:v>
                      </c:pt>
                      <c:pt idx="4961" formatCode="General">
                        <c:v>405.24700000000001</c:v>
                      </c:pt>
                      <c:pt idx="4962" formatCode="General">
                        <c:v>406.24700000000001</c:v>
                      </c:pt>
                      <c:pt idx="4963" formatCode="General">
                        <c:v>407.24700000000001</c:v>
                      </c:pt>
                      <c:pt idx="4964" formatCode="General">
                        <c:v>408.24700000000001</c:v>
                      </c:pt>
                      <c:pt idx="4965" formatCode="General">
                        <c:v>409.24700000000001</c:v>
                      </c:pt>
                      <c:pt idx="4966" formatCode="General">
                        <c:v>410.24700000000001</c:v>
                      </c:pt>
                      <c:pt idx="4967" formatCode="General">
                        <c:v>411.24700000000001</c:v>
                      </c:pt>
                      <c:pt idx="4968" formatCode="General">
                        <c:v>412.24700000000001</c:v>
                      </c:pt>
                      <c:pt idx="4969" formatCode="General">
                        <c:v>413.24700000000001</c:v>
                      </c:pt>
                      <c:pt idx="4970" formatCode="General">
                        <c:v>414.24700000000001</c:v>
                      </c:pt>
                      <c:pt idx="4971" formatCode="General">
                        <c:v>415.24700000000001</c:v>
                      </c:pt>
                      <c:pt idx="4972" formatCode="General">
                        <c:v>416.24700000000001</c:v>
                      </c:pt>
                      <c:pt idx="4973" formatCode="General">
                        <c:v>417.24700000000001</c:v>
                      </c:pt>
                      <c:pt idx="4974" formatCode="General">
                        <c:v>418.24700000000001</c:v>
                      </c:pt>
                      <c:pt idx="4975" formatCode="General">
                        <c:v>419.24700000000001</c:v>
                      </c:pt>
                      <c:pt idx="4976" formatCode="General">
                        <c:v>420.24700000000001</c:v>
                      </c:pt>
                      <c:pt idx="4977" formatCode="General">
                        <c:v>421.24700000000001</c:v>
                      </c:pt>
                      <c:pt idx="4978" formatCode="General">
                        <c:v>422.24700000000001</c:v>
                      </c:pt>
                      <c:pt idx="4979" formatCode="General">
                        <c:v>423.24700000000001</c:v>
                      </c:pt>
                      <c:pt idx="4980" formatCode="General">
                        <c:v>424.24700000000001</c:v>
                      </c:pt>
                      <c:pt idx="4981" formatCode="General">
                        <c:v>425.24700000000001</c:v>
                      </c:pt>
                      <c:pt idx="4982" formatCode="General">
                        <c:v>426.24700000000001</c:v>
                      </c:pt>
                      <c:pt idx="4983" formatCode="General">
                        <c:v>427.24700000000001</c:v>
                      </c:pt>
                      <c:pt idx="4984" formatCode="General">
                        <c:v>428.24700000000001</c:v>
                      </c:pt>
                      <c:pt idx="4985" formatCode="General">
                        <c:v>429.24700000000001</c:v>
                      </c:pt>
                      <c:pt idx="4986" formatCode="General">
                        <c:v>430.24700000000001</c:v>
                      </c:pt>
                      <c:pt idx="4987" formatCode="General">
                        <c:v>431.24700000000001</c:v>
                      </c:pt>
                      <c:pt idx="4988" formatCode="General">
                        <c:v>432.24700000000001</c:v>
                      </c:pt>
                      <c:pt idx="4989" formatCode="General">
                        <c:v>433.24700000000001</c:v>
                      </c:pt>
                      <c:pt idx="4990" formatCode="General">
                        <c:v>434.24700000000001</c:v>
                      </c:pt>
                      <c:pt idx="4991" formatCode="General">
                        <c:v>435.24700000000001</c:v>
                      </c:pt>
                      <c:pt idx="4992" formatCode="General">
                        <c:v>436.24700000000001</c:v>
                      </c:pt>
                      <c:pt idx="4993" formatCode="General">
                        <c:v>437.24700000000001</c:v>
                      </c:pt>
                      <c:pt idx="4994" formatCode="General">
                        <c:v>438.24700000000001</c:v>
                      </c:pt>
                      <c:pt idx="4995" formatCode="General">
                        <c:v>439.24700000000001</c:v>
                      </c:pt>
                      <c:pt idx="4996" formatCode="General">
                        <c:v>440.24700000000001</c:v>
                      </c:pt>
                      <c:pt idx="4997" formatCode="General">
                        <c:v>441.24700000000001</c:v>
                      </c:pt>
                      <c:pt idx="4998" formatCode="General">
                        <c:v>442.24700000000001</c:v>
                      </c:pt>
                      <c:pt idx="4999" formatCode="General">
                        <c:v>443.24700000000001</c:v>
                      </c:pt>
                      <c:pt idx="5000" formatCode="General">
                        <c:v>444.24700000000001</c:v>
                      </c:pt>
                      <c:pt idx="5001" formatCode="General">
                        <c:v>445.24700000000001</c:v>
                      </c:pt>
                      <c:pt idx="5002" formatCode="General">
                        <c:v>446.24700000000001</c:v>
                      </c:pt>
                      <c:pt idx="5003" formatCode="General">
                        <c:v>447.24700000000001</c:v>
                      </c:pt>
                      <c:pt idx="5004" formatCode="General">
                        <c:v>448.24700000000001</c:v>
                      </c:pt>
                      <c:pt idx="5005" formatCode="General">
                        <c:v>449.24700000000001</c:v>
                      </c:pt>
                      <c:pt idx="5006" formatCode="General">
                        <c:v>450.24700000000001</c:v>
                      </c:pt>
                      <c:pt idx="5007" formatCode="General">
                        <c:v>451.24700000000001</c:v>
                      </c:pt>
                      <c:pt idx="5008" formatCode="General">
                        <c:v>452.24700000000001</c:v>
                      </c:pt>
                      <c:pt idx="5009" formatCode="General">
                        <c:v>453.24700000000001</c:v>
                      </c:pt>
                      <c:pt idx="5010" formatCode="General">
                        <c:v>454.24700000000001</c:v>
                      </c:pt>
                      <c:pt idx="5011" formatCode="General">
                        <c:v>455.24700000000001</c:v>
                      </c:pt>
                      <c:pt idx="5012" formatCode="General">
                        <c:v>456.24700000000001</c:v>
                      </c:pt>
                      <c:pt idx="5013" formatCode="General">
                        <c:v>457.24700000000001</c:v>
                      </c:pt>
                      <c:pt idx="5014" formatCode="General">
                        <c:v>458.24700000000001</c:v>
                      </c:pt>
                      <c:pt idx="5015" formatCode="General">
                        <c:v>459.24700000000001</c:v>
                      </c:pt>
                      <c:pt idx="5016" formatCode="General">
                        <c:v>460.24700000000001</c:v>
                      </c:pt>
                      <c:pt idx="5017" formatCode="General">
                        <c:v>461.24700000000001</c:v>
                      </c:pt>
                      <c:pt idx="5018" formatCode="General">
                        <c:v>462.24700000000001</c:v>
                      </c:pt>
                      <c:pt idx="5019" formatCode="General">
                        <c:v>463.24700000000001</c:v>
                      </c:pt>
                      <c:pt idx="5020" formatCode="General">
                        <c:v>464.24700000000001</c:v>
                      </c:pt>
                      <c:pt idx="5021" formatCode="General">
                        <c:v>465.24700000000001</c:v>
                      </c:pt>
                      <c:pt idx="5022" formatCode="General">
                        <c:v>466.24700000000001</c:v>
                      </c:pt>
                      <c:pt idx="5023" formatCode="General">
                        <c:v>467.24700000000001</c:v>
                      </c:pt>
                      <c:pt idx="5024" formatCode="General">
                        <c:v>467.45800000000003</c:v>
                      </c:pt>
                      <c:pt idx="5025" formatCode="General">
                        <c:v>467.45800000000003</c:v>
                      </c:pt>
                      <c:pt idx="5026" formatCode="General">
                        <c:v>467.46800000000002</c:v>
                      </c:pt>
                      <c:pt idx="5027" formatCode="General">
                        <c:v>467.47800000000001</c:v>
                      </c:pt>
                      <c:pt idx="5028" formatCode="General">
                        <c:v>467.488</c:v>
                      </c:pt>
                      <c:pt idx="5029" formatCode="General">
                        <c:v>467.49799999999999</c:v>
                      </c:pt>
                      <c:pt idx="5030" formatCode="General">
                        <c:v>467.50799999999998</c:v>
                      </c:pt>
                      <c:pt idx="5031" formatCode="General">
                        <c:v>467.51799999999997</c:v>
                      </c:pt>
                      <c:pt idx="5032" formatCode="General">
                        <c:v>467.52800000000002</c:v>
                      </c:pt>
                      <c:pt idx="5033" formatCode="General">
                        <c:v>467.53800000000001</c:v>
                      </c:pt>
                      <c:pt idx="5034" formatCode="General">
                        <c:v>467.548</c:v>
                      </c:pt>
                      <c:pt idx="5035" formatCode="General">
                        <c:v>467.55799999999999</c:v>
                      </c:pt>
                      <c:pt idx="5036" formatCode="General">
                        <c:v>467.56799999999998</c:v>
                      </c:pt>
                      <c:pt idx="5037" formatCode="General">
                        <c:v>467.57799999999997</c:v>
                      </c:pt>
                      <c:pt idx="5038" formatCode="General">
                        <c:v>467.58800000000002</c:v>
                      </c:pt>
                      <c:pt idx="5039" formatCode="General">
                        <c:v>467.59800000000001</c:v>
                      </c:pt>
                      <c:pt idx="5040" formatCode="General">
                        <c:v>467.608</c:v>
                      </c:pt>
                      <c:pt idx="5041" formatCode="General">
                        <c:v>467.61799999999999</c:v>
                      </c:pt>
                      <c:pt idx="5042" formatCode="General">
                        <c:v>467.62799999999999</c:v>
                      </c:pt>
                      <c:pt idx="5043" formatCode="General">
                        <c:v>467.63799999999998</c:v>
                      </c:pt>
                      <c:pt idx="5044" formatCode="General">
                        <c:v>467.64800000000002</c:v>
                      </c:pt>
                      <c:pt idx="5045" formatCode="General">
                        <c:v>467.65800000000002</c:v>
                      </c:pt>
                      <c:pt idx="5046" formatCode="General">
                        <c:v>467.66800000000001</c:v>
                      </c:pt>
                      <c:pt idx="5047" formatCode="General">
                        <c:v>467.678</c:v>
                      </c:pt>
                      <c:pt idx="5048" formatCode="General">
                        <c:v>467.68799999999999</c:v>
                      </c:pt>
                      <c:pt idx="5049" formatCode="General">
                        <c:v>467.69799999999998</c:v>
                      </c:pt>
                      <c:pt idx="5050" formatCode="General">
                        <c:v>467.70800000000003</c:v>
                      </c:pt>
                      <c:pt idx="5051" formatCode="General">
                        <c:v>467.71800000000002</c:v>
                      </c:pt>
                      <c:pt idx="5052" formatCode="General">
                        <c:v>467.72800000000001</c:v>
                      </c:pt>
                      <c:pt idx="5053" formatCode="General">
                        <c:v>467.738</c:v>
                      </c:pt>
                      <c:pt idx="5054" formatCode="General">
                        <c:v>467.74799999999999</c:v>
                      </c:pt>
                      <c:pt idx="5055" formatCode="General">
                        <c:v>467.75799999999998</c:v>
                      </c:pt>
                      <c:pt idx="5056" formatCode="General">
                        <c:v>467.76799999999997</c:v>
                      </c:pt>
                      <c:pt idx="5057" formatCode="General">
                        <c:v>467.77800000000002</c:v>
                      </c:pt>
                      <c:pt idx="5058" formatCode="General">
                        <c:v>467.78800000000001</c:v>
                      </c:pt>
                      <c:pt idx="5059" formatCode="General">
                        <c:v>467.798</c:v>
                      </c:pt>
                      <c:pt idx="5060" formatCode="General">
                        <c:v>467.80799999999999</c:v>
                      </c:pt>
                      <c:pt idx="5061" formatCode="General">
                        <c:v>467.81799999999998</c:v>
                      </c:pt>
                      <c:pt idx="5062" formatCode="General">
                        <c:v>467.82799999999997</c:v>
                      </c:pt>
                      <c:pt idx="5063" formatCode="General">
                        <c:v>467.83800000000002</c:v>
                      </c:pt>
                      <c:pt idx="5064" formatCode="General">
                        <c:v>467.84800000000001</c:v>
                      </c:pt>
                      <c:pt idx="5065" formatCode="General">
                        <c:v>467.858</c:v>
                      </c:pt>
                      <c:pt idx="5066" formatCode="General">
                        <c:v>467.86799999999999</c:v>
                      </c:pt>
                      <c:pt idx="5067" formatCode="General">
                        <c:v>467.87799999999999</c:v>
                      </c:pt>
                      <c:pt idx="5068" formatCode="General">
                        <c:v>467.88799999999998</c:v>
                      </c:pt>
                      <c:pt idx="5069" formatCode="General">
                        <c:v>467.89800000000002</c:v>
                      </c:pt>
                      <c:pt idx="5070" formatCode="General">
                        <c:v>467.90800000000002</c:v>
                      </c:pt>
                      <c:pt idx="5071" formatCode="General">
                        <c:v>467.91800000000001</c:v>
                      </c:pt>
                      <c:pt idx="5072" formatCode="General">
                        <c:v>467.928</c:v>
                      </c:pt>
                      <c:pt idx="5073" formatCode="General">
                        <c:v>467.93799999999999</c:v>
                      </c:pt>
                      <c:pt idx="5074" formatCode="General">
                        <c:v>467.94799999999998</c:v>
                      </c:pt>
                      <c:pt idx="5075" formatCode="General">
                        <c:v>467.95800000000003</c:v>
                      </c:pt>
                      <c:pt idx="5076" formatCode="General">
                        <c:v>467.96800000000002</c:v>
                      </c:pt>
                      <c:pt idx="5077" formatCode="General">
                        <c:v>467.97800000000001</c:v>
                      </c:pt>
                      <c:pt idx="5078" formatCode="General">
                        <c:v>467.988</c:v>
                      </c:pt>
                      <c:pt idx="5079" formatCode="General">
                        <c:v>467.99799999999999</c:v>
                      </c:pt>
                      <c:pt idx="5080" formatCode="General">
                        <c:v>468.00799999999998</c:v>
                      </c:pt>
                      <c:pt idx="5081" formatCode="General">
                        <c:v>468.01799999999997</c:v>
                      </c:pt>
                      <c:pt idx="5082" formatCode="General">
                        <c:v>468.02800000000002</c:v>
                      </c:pt>
                      <c:pt idx="5083" formatCode="General">
                        <c:v>468.03800000000001</c:v>
                      </c:pt>
                      <c:pt idx="5084" formatCode="General">
                        <c:v>468.048</c:v>
                      </c:pt>
                      <c:pt idx="5085" formatCode="General">
                        <c:v>468.05799999999999</c:v>
                      </c:pt>
                      <c:pt idx="5086" formatCode="General">
                        <c:v>468.06799999999998</c:v>
                      </c:pt>
                      <c:pt idx="5087" formatCode="General">
                        <c:v>468.07799999999997</c:v>
                      </c:pt>
                      <c:pt idx="5088" formatCode="General">
                        <c:v>468.08800000000002</c:v>
                      </c:pt>
                      <c:pt idx="5089" formatCode="General">
                        <c:v>468.09800000000001</c:v>
                      </c:pt>
                      <c:pt idx="5090" formatCode="General">
                        <c:v>468.108</c:v>
                      </c:pt>
                      <c:pt idx="5091" formatCode="General">
                        <c:v>468.11799999999999</c:v>
                      </c:pt>
                      <c:pt idx="5092" formatCode="General">
                        <c:v>468.12799999999999</c:v>
                      </c:pt>
                      <c:pt idx="5093" formatCode="General">
                        <c:v>468.13799999999998</c:v>
                      </c:pt>
                      <c:pt idx="5094" formatCode="General">
                        <c:v>468.14800000000002</c:v>
                      </c:pt>
                      <c:pt idx="5095" formatCode="General">
                        <c:v>468.15800000000002</c:v>
                      </c:pt>
                      <c:pt idx="5096" formatCode="General">
                        <c:v>468.16800000000001</c:v>
                      </c:pt>
                      <c:pt idx="5097" formatCode="General">
                        <c:v>468.178</c:v>
                      </c:pt>
                      <c:pt idx="5098" formatCode="General">
                        <c:v>468.18799999999999</c:v>
                      </c:pt>
                      <c:pt idx="5099" formatCode="General">
                        <c:v>468.19799999999998</c:v>
                      </c:pt>
                      <c:pt idx="5100" formatCode="General">
                        <c:v>468.20800000000003</c:v>
                      </c:pt>
                      <c:pt idx="5101" formatCode="General">
                        <c:v>468.21800000000002</c:v>
                      </c:pt>
                      <c:pt idx="5102" formatCode="General">
                        <c:v>468.22800000000001</c:v>
                      </c:pt>
                      <c:pt idx="5103" formatCode="General">
                        <c:v>468.238</c:v>
                      </c:pt>
                      <c:pt idx="5104" formatCode="General">
                        <c:v>468.24799999999999</c:v>
                      </c:pt>
                      <c:pt idx="5105" formatCode="General">
                        <c:v>468.25799999999998</c:v>
                      </c:pt>
                      <c:pt idx="5106" formatCode="General">
                        <c:v>468.26799999999997</c:v>
                      </c:pt>
                      <c:pt idx="5107" formatCode="General">
                        <c:v>468.27800000000002</c:v>
                      </c:pt>
                      <c:pt idx="5108" formatCode="General">
                        <c:v>468.28800000000001</c:v>
                      </c:pt>
                      <c:pt idx="5109" formatCode="General">
                        <c:v>468.298</c:v>
                      </c:pt>
                      <c:pt idx="5110" formatCode="General">
                        <c:v>468.30799999999999</c:v>
                      </c:pt>
                      <c:pt idx="5111" formatCode="General">
                        <c:v>468.31799999999998</c:v>
                      </c:pt>
                      <c:pt idx="5112" formatCode="General">
                        <c:v>468.32799999999997</c:v>
                      </c:pt>
                      <c:pt idx="5113" formatCode="General">
                        <c:v>468.33800000000002</c:v>
                      </c:pt>
                      <c:pt idx="5114" formatCode="General">
                        <c:v>468.34800000000001</c:v>
                      </c:pt>
                      <c:pt idx="5115" formatCode="General">
                        <c:v>468.358</c:v>
                      </c:pt>
                      <c:pt idx="5116" formatCode="General">
                        <c:v>468.36799999999999</c:v>
                      </c:pt>
                      <c:pt idx="5117" formatCode="General">
                        <c:v>468.37799999999999</c:v>
                      </c:pt>
                      <c:pt idx="5118" formatCode="General">
                        <c:v>468.38799999999998</c:v>
                      </c:pt>
                      <c:pt idx="5119" formatCode="General">
                        <c:v>468.39800000000002</c:v>
                      </c:pt>
                      <c:pt idx="5120" formatCode="General">
                        <c:v>468.40800000000002</c:v>
                      </c:pt>
                      <c:pt idx="5121" formatCode="General">
                        <c:v>468.41800000000001</c:v>
                      </c:pt>
                      <c:pt idx="5122" formatCode="General">
                        <c:v>468.428</c:v>
                      </c:pt>
                      <c:pt idx="5123" formatCode="General">
                        <c:v>468.43799999999999</c:v>
                      </c:pt>
                      <c:pt idx="5124" formatCode="General">
                        <c:v>468.44799999999998</c:v>
                      </c:pt>
                      <c:pt idx="5125" formatCode="General">
                        <c:v>468.45800000000003</c:v>
                      </c:pt>
                      <c:pt idx="5126" formatCode="General">
                        <c:v>468.46800000000002</c:v>
                      </c:pt>
                      <c:pt idx="5127" formatCode="General">
                        <c:v>468.47800000000001</c:v>
                      </c:pt>
                      <c:pt idx="5128" formatCode="General">
                        <c:v>468.488</c:v>
                      </c:pt>
                      <c:pt idx="5129" formatCode="General">
                        <c:v>468.49799999999999</c:v>
                      </c:pt>
                      <c:pt idx="5130" formatCode="General">
                        <c:v>468.50799999999998</c:v>
                      </c:pt>
                      <c:pt idx="5131" formatCode="General">
                        <c:v>468.51799999999997</c:v>
                      </c:pt>
                      <c:pt idx="5132" formatCode="General">
                        <c:v>468.52800000000002</c:v>
                      </c:pt>
                      <c:pt idx="5133" formatCode="General">
                        <c:v>468.53800000000001</c:v>
                      </c:pt>
                      <c:pt idx="5134" formatCode="General">
                        <c:v>468.548</c:v>
                      </c:pt>
                      <c:pt idx="5135" formatCode="General">
                        <c:v>468.55799999999999</c:v>
                      </c:pt>
                      <c:pt idx="5136" formatCode="General">
                        <c:v>468.56799999999998</c:v>
                      </c:pt>
                      <c:pt idx="5137" formatCode="General">
                        <c:v>468.57799999999997</c:v>
                      </c:pt>
                      <c:pt idx="5138" formatCode="General">
                        <c:v>468.58800000000002</c:v>
                      </c:pt>
                      <c:pt idx="5139" formatCode="General">
                        <c:v>468.59800000000001</c:v>
                      </c:pt>
                      <c:pt idx="5140" formatCode="General">
                        <c:v>468.608</c:v>
                      </c:pt>
                      <c:pt idx="5141" formatCode="General">
                        <c:v>468.61799999999999</c:v>
                      </c:pt>
                      <c:pt idx="5142" formatCode="General">
                        <c:v>468.62799999999999</c:v>
                      </c:pt>
                      <c:pt idx="5143" formatCode="General">
                        <c:v>468.63799999999998</c:v>
                      </c:pt>
                      <c:pt idx="5144" formatCode="General">
                        <c:v>468.64800000000002</c:v>
                      </c:pt>
                      <c:pt idx="5145" formatCode="General">
                        <c:v>468.65800000000002</c:v>
                      </c:pt>
                      <c:pt idx="5146" formatCode="General">
                        <c:v>468.66800000000001</c:v>
                      </c:pt>
                      <c:pt idx="5147" formatCode="General">
                        <c:v>468.678</c:v>
                      </c:pt>
                      <c:pt idx="5148" formatCode="General">
                        <c:v>468.68799999999999</c:v>
                      </c:pt>
                      <c:pt idx="5149" formatCode="General">
                        <c:v>468.69799999999998</c:v>
                      </c:pt>
                      <c:pt idx="5150" formatCode="General">
                        <c:v>468.70800000000003</c:v>
                      </c:pt>
                      <c:pt idx="5151" formatCode="General">
                        <c:v>468.71800000000002</c:v>
                      </c:pt>
                      <c:pt idx="5152" formatCode="General">
                        <c:v>468.72800000000001</c:v>
                      </c:pt>
                      <c:pt idx="5153" formatCode="General">
                        <c:v>468.738</c:v>
                      </c:pt>
                      <c:pt idx="5154" formatCode="General">
                        <c:v>468.74799999999999</c:v>
                      </c:pt>
                      <c:pt idx="5155" formatCode="General">
                        <c:v>468.75799999999998</c:v>
                      </c:pt>
                      <c:pt idx="5156" formatCode="General">
                        <c:v>468.76799999999997</c:v>
                      </c:pt>
                      <c:pt idx="5157" formatCode="General">
                        <c:v>468.77800000000002</c:v>
                      </c:pt>
                      <c:pt idx="5158" formatCode="General">
                        <c:v>468.78800000000001</c:v>
                      </c:pt>
                      <c:pt idx="5159" formatCode="General">
                        <c:v>468.798</c:v>
                      </c:pt>
                      <c:pt idx="5160" formatCode="General">
                        <c:v>468.80799999999999</c:v>
                      </c:pt>
                      <c:pt idx="5161" formatCode="General">
                        <c:v>468.81799999999998</c:v>
                      </c:pt>
                      <c:pt idx="5162" formatCode="General">
                        <c:v>468.82799999999997</c:v>
                      </c:pt>
                      <c:pt idx="5163" formatCode="General">
                        <c:v>468.83800000000002</c:v>
                      </c:pt>
                      <c:pt idx="5164" formatCode="General">
                        <c:v>468.84800000000001</c:v>
                      </c:pt>
                      <c:pt idx="5165" formatCode="General">
                        <c:v>468.858</c:v>
                      </c:pt>
                      <c:pt idx="5166" formatCode="General">
                        <c:v>468.86799999999999</c:v>
                      </c:pt>
                      <c:pt idx="5167" formatCode="General">
                        <c:v>468.87799999999999</c:v>
                      </c:pt>
                      <c:pt idx="5168" formatCode="General">
                        <c:v>468.88799999999998</c:v>
                      </c:pt>
                      <c:pt idx="5169" formatCode="General">
                        <c:v>468.89800000000002</c:v>
                      </c:pt>
                      <c:pt idx="5170" formatCode="General">
                        <c:v>468.90800000000002</c:v>
                      </c:pt>
                      <c:pt idx="5171" formatCode="General">
                        <c:v>468.91800000000001</c:v>
                      </c:pt>
                      <c:pt idx="5172" formatCode="General">
                        <c:v>468.928</c:v>
                      </c:pt>
                      <c:pt idx="5173" formatCode="General">
                        <c:v>468.93799999999999</c:v>
                      </c:pt>
                      <c:pt idx="5174" formatCode="General">
                        <c:v>468.94799999999998</c:v>
                      </c:pt>
                      <c:pt idx="5175" formatCode="General">
                        <c:v>468.95800000000003</c:v>
                      </c:pt>
                      <c:pt idx="5176" formatCode="General">
                        <c:v>468.96800000000002</c:v>
                      </c:pt>
                      <c:pt idx="5177" formatCode="General">
                        <c:v>468.97800000000001</c:v>
                      </c:pt>
                      <c:pt idx="5178" formatCode="General">
                        <c:v>468.988</c:v>
                      </c:pt>
                      <c:pt idx="5179" formatCode="General">
                        <c:v>468.99799999999999</c:v>
                      </c:pt>
                      <c:pt idx="5180" formatCode="General">
                        <c:v>469.00799999999998</c:v>
                      </c:pt>
                      <c:pt idx="5181" formatCode="General">
                        <c:v>469.01799999999997</c:v>
                      </c:pt>
                      <c:pt idx="5182" formatCode="General">
                        <c:v>469.02800000000002</c:v>
                      </c:pt>
                      <c:pt idx="5183" formatCode="General">
                        <c:v>469.03800000000001</c:v>
                      </c:pt>
                      <c:pt idx="5184" formatCode="General">
                        <c:v>469.048</c:v>
                      </c:pt>
                      <c:pt idx="5185" formatCode="General">
                        <c:v>469.05799999999999</c:v>
                      </c:pt>
                      <c:pt idx="5186" formatCode="General">
                        <c:v>469.06799999999998</c:v>
                      </c:pt>
                      <c:pt idx="5187" formatCode="General">
                        <c:v>469.07799999999997</c:v>
                      </c:pt>
                      <c:pt idx="5188" formatCode="General">
                        <c:v>469.08800000000002</c:v>
                      </c:pt>
                      <c:pt idx="5189" formatCode="General">
                        <c:v>469.09800000000001</c:v>
                      </c:pt>
                      <c:pt idx="5190" formatCode="General">
                        <c:v>469.108</c:v>
                      </c:pt>
                      <c:pt idx="5191" formatCode="General">
                        <c:v>469.11799999999999</c:v>
                      </c:pt>
                      <c:pt idx="5192" formatCode="General">
                        <c:v>469.12799999999999</c:v>
                      </c:pt>
                      <c:pt idx="5193" formatCode="General">
                        <c:v>469.13799999999998</c:v>
                      </c:pt>
                      <c:pt idx="5194" formatCode="General">
                        <c:v>469.14800000000002</c:v>
                      </c:pt>
                      <c:pt idx="5195" formatCode="General">
                        <c:v>469.15800000000002</c:v>
                      </c:pt>
                      <c:pt idx="5196" formatCode="General">
                        <c:v>469.16800000000001</c:v>
                      </c:pt>
                      <c:pt idx="5197" formatCode="General">
                        <c:v>469.178</c:v>
                      </c:pt>
                      <c:pt idx="5198" formatCode="General">
                        <c:v>469.18799999999999</c:v>
                      </c:pt>
                      <c:pt idx="5199" formatCode="General">
                        <c:v>469.19799999999998</c:v>
                      </c:pt>
                      <c:pt idx="5200" formatCode="General">
                        <c:v>469.20800000000003</c:v>
                      </c:pt>
                      <c:pt idx="5201" formatCode="General">
                        <c:v>469.21800000000002</c:v>
                      </c:pt>
                      <c:pt idx="5202" formatCode="General">
                        <c:v>469.22800000000001</c:v>
                      </c:pt>
                      <c:pt idx="5203" formatCode="General">
                        <c:v>469.238</c:v>
                      </c:pt>
                      <c:pt idx="5204" formatCode="General">
                        <c:v>469.24799999999999</c:v>
                      </c:pt>
                      <c:pt idx="5205" formatCode="General">
                        <c:v>469.25799999999998</c:v>
                      </c:pt>
                      <c:pt idx="5206" formatCode="General">
                        <c:v>469.26799999999997</c:v>
                      </c:pt>
                      <c:pt idx="5207" formatCode="General">
                        <c:v>469.27800000000002</c:v>
                      </c:pt>
                      <c:pt idx="5208" formatCode="General">
                        <c:v>469.28800000000001</c:v>
                      </c:pt>
                      <c:pt idx="5209" formatCode="General">
                        <c:v>469.298</c:v>
                      </c:pt>
                      <c:pt idx="5210" formatCode="General">
                        <c:v>469.30799999999999</c:v>
                      </c:pt>
                      <c:pt idx="5211" formatCode="General">
                        <c:v>469.31799999999998</c:v>
                      </c:pt>
                      <c:pt idx="5212" formatCode="General">
                        <c:v>469.32799999999997</c:v>
                      </c:pt>
                      <c:pt idx="5213" formatCode="General">
                        <c:v>469.33800000000002</c:v>
                      </c:pt>
                      <c:pt idx="5214" formatCode="General">
                        <c:v>469.34800000000001</c:v>
                      </c:pt>
                      <c:pt idx="5215" formatCode="General">
                        <c:v>469.358</c:v>
                      </c:pt>
                      <c:pt idx="5216" formatCode="General">
                        <c:v>469.36799999999999</c:v>
                      </c:pt>
                      <c:pt idx="5217" formatCode="General">
                        <c:v>469.37799999999999</c:v>
                      </c:pt>
                      <c:pt idx="5218" formatCode="General">
                        <c:v>469.38799999999998</c:v>
                      </c:pt>
                      <c:pt idx="5219" formatCode="General">
                        <c:v>469.39800000000002</c:v>
                      </c:pt>
                      <c:pt idx="5220" formatCode="General">
                        <c:v>469.40800000000002</c:v>
                      </c:pt>
                      <c:pt idx="5221" formatCode="General">
                        <c:v>469.41800000000001</c:v>
                      </c:pt>
                      <c:pt idx="5222" formatCode="General">
                        <c:v>469.428</c:v>
                      </c:pt>
                      <c:pt idx="5223" formatCode="General">
                        <c:v>469.43799999999999</c:v>
                      </c:pt>
                      <c:pt idx="5224" formatCode="General">
                        <c:v>469.44799999999998</c:v>
                      </c:pt>
                      <c:pt idx="5225" formatCode="General">
                        <c:v>469.45800000000003</c:v>
                      </c:pt>
                      <c:pt idx="5226" formatCode="General">
                        <c:v>469.46800000000002</c:v>
                      </c:pt>
                      <c:pt idx="5227" formatCode="General">
                        <c:v>469.47800000000001</c:v>
                      </c:pt>
                      <c:pt idx="5228" formatCode="General">
                        <c:v>469.488</c:v>
                      </c:pt>
                      <c:pt idx="5229" formatCode="General">
                        <c:v>469.49799999999999</c:v>
                      </c:pt>
                      <c:pt idx="5230" formatCode="General">
                        <c:v>469.50799999999998</c:v>
                      </c:pt>
                      <c:pt idx="5231" formatCode="General">
                        <c:v>469.51799999999997</c:v>
                      </c:pt>
                      <c:pt idx="5232" formatCode="General">
                        <c:v>469.52800000000002</c:v>
                      </c:pt>
                      <c:pt idx="5233" formatCode="General">
                        <c:v>469.53800000000001</c:v>
                      </c:pt>
                      <c:pt idx="5234" formatCode="General">
                        <c:v>469.548</c:v>
                      </c:pt>
                      <c:pt idx="5235" formatCode="General">
                        <c:v>469.55799999999999</c:v>
                      </c:pt>
                      <c:pt idx="5236" formatCode="General">
                        <c:v>469.56799999999998</c:v>
                      </c:pt>
                      <c:pt idx="5237" formatCode="General">
                        <c:v>469.57799999999997</c:v>
                      </c:pt>
                      <c:pt idx="5238" formatCode="General">
                        <c:v>469.58800000000002</c:v>
                      </c:pt>
                      <c:pt idx="5239" formatCode="General">
                        <c:v>469.59800000000001</c:v>
                      </c:pt>
                      <c:pt idx="5240" formatCode="General">
                        <c:v>469.608</c:v>
                      </c:pt>
                      <c:pt idx="5241" formatCode="General">
                        <c:v>469.61799999999999</c:v>
                      </c:pt>
                      <c:pt idx="5242" formatCode="General">
                        <c:v>469.62799999999999</c:v>
                      </c:pt>
                      <c:pt idx="5243" formatCode="General">
                        <c:v>469.63799999999998</c:v>
                      </c:pt>
                      <c:pt idx="5244" formatCode="General">
                        <c:v>469.64800000000002</c:v>
                      </c:pt>
                      <c:pt idx="5245" formatCode="General">
                        <c:v>469.65800000000002</c:v>
                      </c:pt>
                      <c:pt idx="5246" formatCode="General">
                        <c:v>469.66800000000001</c:v>
                      </c:pt>
                      <c:pt idx="5247" formatCode="General">
                        <c:v>469.678</c:v>
                      </c:pt>
                      <c:pt idx="5248" formatCode="General">
                        <c:v>469.68799999999999</c:v>
                      </c:pt>
                      <c:pt idx="5249" formatCode="General">
                        <c:v>469.69799999999998</c:v>
                      </c:pt>
                      <c:pt idx="5250" formatCode="General">
                        <c:v>469.70800000000003</c:v>
                      </c:pt>
                      <c:pt idx="5251" formatCode="General">
                        <c:v>469.71800000000002</c:v>
                      </c:pt>
                      <c:pt idx="5252" formatCode="General">
                        <c:v>469.72800000000001</c:v>
                      </c:pt>
                      <c:pt idx="5253" formatCode="General">
                        <c:v>469.738</c:v>
                      </c:pt>
                      <c:pt idx="5254" formatCode="General">
                        <c:v>469.74799999999999</c:v>
                      </c:pt>
                      <c:pt idx="5255" formatCode="General">
                        <c:v>469.75799999999998</c:v>
                      </c:pt>
                      <c:pt idx="5256" formatCode="General">
                        <c:v>469.76799999999997</c:v>
                      </c:pt>
                      <c:pt idx="5257" formatCode="General">
                        <c:v>469.77800000000002</c:v>
                      </c:pt>
                      <c:pt idx="5258" formatCode="General">
                        <c:v>469.78800000000001</c:v>
                      </c:pt>
                      <c:pt idx="5259" formatCode="General">
                        <c:v>469.798</c:v>
                      </c:pt>
                      <c:pt idx="5260" formatCode="General">
                        <c:v>469.80799999999999</c:v>
                      </c:pt>
                      <c:pt idx="5261" formatCode="General">
                        <c:v>469.81799999999998</c:v>
                      </c:pt>
                      <c:pt idx="5262" formatCode="General">
                        <c:v>469.82799999999997</c:v>
                      </c:pt>
                      <c:pt idx="5263" formatCode="General">
                        <c:v>469.83800000000002</c:v>
                      </c:pt>
                      <c:pt idx="5264" formatCode="General">
                        <c:v>469.84800000000001</c:v>
                      </c:pt>
                      <c:pt idx="5265" formatCode="General">
                        <c:v>469.858</c:v>
                      </c:pt>
                      <c:pt idx="5266" formatCode="General">
                        <c:v>469.86799999999999</c:v>
                      </c:pt>
                      <c:pt idx="5267" formatCode="General">
                        <c:v>469.87799999999999</c:v>
                      </c:pt>
                      <c:pt idx="5268" formatCode="General">
                        <c:v>469.88799999999998</c:v>
                      </c:pt>
                      <c:pt idx="5269" formatCode="General">
                        <c:v>469.89800000000002</c:v>
                      </c:pt>
                      <c:pt idx="5270" formatCode="General">
                        <c:v>469.90800000000002</c:v>
                      </c:pt>
                      <c:pt idx="5271" formatCode="General">
                        <c:v>469.91800000000001</c:v>
                      </c:pt>
                      <c:pt idx="5272" formatCode="General">
                        <c:v>469.928</c:v>
                      </c:pt>
                      <c:pt idx="5273" formatCode="General">
                        <c:v>469.93799999999999</c:v>
                      </c:pt>
                      <c:pt idx="5274" formatCode="General">
                        <c:v>469.94799999999998</c:v>
                      </c:pt>
                      <c:pt idx="5275" formatCode="General">
                        <c:v>469.95800000000003</c:v>
                      </c:pt>
                      <c:pt idx="5276" formatCode="General">
                        <c:v>469.96800000000002</c:v>
                      </c:pt>
                      <c:pt idx="5277" formatCode="General">
                        <c:v>469.97800000000001</c:v>
                      </c:pt>
                      <c:pt idx="5278" formatCode="General">
                        <c:v>469.988</c:v>
                      </c:pt>
                      <c:pt idx="5279" formatCode="General">
                        <c:v>469.99799999999999</c:v>
                      </c:pt>
                      <c:pt idx="5280" formatCode="General">
                        <c:v>470.00799999999998</c:v>
                      </c:pt>
                      <c:pt idx="5281" formatCode="General">
                        <c:v>470.01799999999997</c:v>
                      </c:pt>
                      <c:pt idx="5282" formatCode="General">
                        <c:v>470.02800000000002</c:v>
                      </c:pt>
                      <c:pt idx="5283" formatCode="General">
                        <c:v>470.03800000000001</c:v>
                      </c:pt>
                      <c:pt idx="5284" formatCode="General">
                        <c:v>470.048</c:v>
                      </c:pt>
                      <c:pt idx="5285" formatCode="General">
                        <c:v>470.05799999999999</c:v>
                      </c:pt>
                      <c:pt idx="5286" formatCode="General">
                        <c:v>470.06799999999998</c:v>
                      </c:pt>
                      <c:pt idx="5287" formatCode="General">
                        <c:v>470.07799999999997</c:v>
                      </c:pt>
                      <c:pt idx="5288" formatCode="General">
                        <c:v>470.08800000000002</c:v>
                      </c:pt>
                      <c:pt idx="5289" formatCode="General">
                        <c:v>470.09800000000001</c:v>
                      </c:pt>
                      <c:pt idx="5290" formatCode="General">
                        <c:v>470.108</c:v>
                      </c:pt>
                      <c:pt idx="5291" formatCode="General">
                        <c:v>470.11799999999999</c:v>
                      </c:pt>
                      <c:pt idx="5292" formatCode="General">
                        <c:v>470.12799999999999</c:v>
                      </c:pt>
                      <c:pt idx="5293" formatCode="General">
                        <c:v>470.13799999999998</c:v>
                      </c:pt>
                      <c:pt idx="5294" formatCode="General">
                        <c:v>470.14800000000002</c:v>
                      </c:pt>
                      <c:pt idx="5295" formatCode="General">
                        <c:v>470.15800000000002</c:v>
                      </c:pt>
                      <c:pt idx="5296" formatCode="General">
                        <c:v>470.16800000000001</c:v>
                      </c:pt>
                      <c:pt idx="5297" formatCode="General">
                        <c:v>470.178</c:v>
                      </c:pt>
                      <c:pt idx="5298" formatCode="General">
                        <c:v>470.18799999999999</c:v>
                      </c:pt>
                      <c:pt idx="5299" formatCode="General">
                        <c:v>470.19799999999998</c:v>
                      </c:pt>
                      <c:pt idx="5300" formatCode="General">
                        <c:v>470.20800000000003</c:v>
                      </c:pt>
                      <c:pt idx="5301" formatCode="General">
                        <c:v>470.21800000000002</c:v>
                      </c:pt>
                      <c:pt idx="5302" formatCode="General">
                        <c:v>470.22800000000001</c:v>
                      </c:pt>
                      <c:pt idx="5303" formatCode="General">
                        <c:v>470.238</c:v>
                      </c:pt>
                      <c:pt idx="5304" formatCode="General">
                        <c:v>470.24799999999999</c:v>
                      </c:pt>
                      <c:pt idx="5305" formatCode="General">
                        <c:v>470.25799999999998</c:v>
                      </c:pt>
                      <c:pt idx="5306" formatCode="General">
                        <c:v>470.26799999999997</c:v>
                      </c:pt>
                      <c:pt idx="5307" formatCode="General">
                        <c:v>470.27800000000002</c:v>
                      </c:pt>
                      <c:pt idx="5308" formatCode="General">
                        <c:v>470.28800000000001</c:v>
                      </c:pt>
                      <c:pt idx="5309" formatCode="General">
                        <c:v>470.298</c:v>
                      </c:pt>
                      <c:pt idx="5310" formatCode="General">
                        <c:v>470.30799999999999</c:v>
                      </c:pt>
                      <c:pt idx="5311" formatCode="General">
                        <c:v>470.31799999999998</c:v>
                      </c:pt>
                      <c:pt idx="5312" formatCode="General">
                        <c:v>470.32799999999997</c:v>
                      </c:pt>
                      <c:pt idx="5313" formatCode="General">
                        <c:v>470.33800000000002</c:v>
                      </c:pt>
                      <c:pt idx="5314" formatCode="General">
                        <c:v>470.34800000000001</c:v>
                      </c:pt>
                      <c:pt idx="5315" formatCode="General">
                        <c:v>470.358</c:v>
                      </c:pt>
                      <c:pt idx="5316" formatCode="General">
                        <c:v>470.36799999999999</c:v>
                      </c:pt>
                      <c:pt idx="5317" formatCode="General">
                        <c:v>470.37799999999999</c:v>
                      </c:pt>
                      <c:pt idx="5318" formatCode="General">
                        <c:v>470.38799999999998</c:v>
                      </c:pt>
                      <c:pt idx="5319" formatCode="General">
                        <c:v>470.39800000000002</c:v>
                      </c:pt>
                      <c:pt idx="5320" formatCode="General">
                        <c:v>470.40800000000002</c:v>
                      </c:pt>
                      <c:pt idx="5321" formatCode="General">
                        <c:v>470.41800000000001</c:v>
                      </c:pt>
                      <c:pt idx="5322" formatCode="General">
                        <c:v>470.428</c:v>
                      </c:pt>
                      <c:pt idx="5323" formatCode="General">
                        <c:v>470.43799999999999</c:v>
                      </c:pt>
                      <c:pt idx="5324" formatCode="General">
                        <c:v>470.44799999999998</c:v>
                      </c:pt>
                      <c:pt idx="5325" formatCode="General">
                        <c:v>470.45800000000003</c:v>
                      </c:pt>
                      <c:pt idx="5326" formatCode="General">
                        <c:v>470.46800000000002</c:v>
                      </c:pt>
                      <c:pt idx="5327" formatCode="General">
                        <c:v>470.47800000000001</c:v>
                      </c:pt>
                      <c:pt idx="5328" formatCode="General">
                        <c:v>470.488</c:v>
                      </c:pt>
                      <c:pt idx="5329" formatCode="General">
                        <c:v>470.49799999999999</c:v>
                      </c:pt>
                      <c:pt idx="5330" formatCode="General">
                        <c:v>470.50799999999998</c:v>
                      </c:pt>
                      <c:pt idx="5331" formatCode="General">
                        <c:v>470.51799999999997</c:v>
                      </c:pt>
                      <c:pt idx="5332" formatCode="General">
                        <c:v>470.52800000000002</c:v>
                      </c:pt>
                      <c:pt idx="5333" formatCode="General">
                        <c:v>470.53800000000001</c:v>
                      </c:pt>
                      <c:pt idx="5334" formatCode="General">
                        <c:v>470.548</c:v>
                      </c:pt>
                      <c:pt idx="5335" formatCode="General">
                        <c:v>470.55799999999999</c:v>
                      </c:pt>
                      <c:pt idx="5336" formatCode="General">
                        <c:v>470.56799999999998</c:v>
                      </c:pt>
                      <c:pt idx="5337" formatCode="General">
                        <c:v>470.57799999999997</c:v>
                      </c:pt>
                      <c:pt idx="5338" formatCode="General">
                        <c:v>470.58800000000002</c:v>
                      </c:pt>
                      <c:pt idx="5339" formatCode="General">
                        <c:v>470.59800000000001</c:v>
                      </c:pt>
                      <c:pt idx="5340" formatCode="General">
                        <c:v>470.608</c:v>
                      </c:pt>
                      <c:pt idx="5341" formatCode="General">
                        <c:v>470.61799999999999</c:v>
                      </c:pt>
                      <c:pt idx="5342" formatCode="General">
                        <c:v>470.62799999999999</c:v>
                      </c:pt>
                      <c:pt idx="5343" formatCode="General">
                        <c:v>470.63799999999998</c:v>
                      </c:pt>
                      <c:pt idx="5344" formatCode="General">
                        <c:v>470.64800000000002</c:v>
                      </c:pt>
                      <c:pt idx="5345" formatCode="General">
                        <c:v>470.65800000000002</c:v>
                      </c:pt>
                      <c:pt idx="5346" formatCode="General">
                        <c:v>470.66800000000001</c:v>
                      </c:pt>
                      <c:pt idx="5347" formatCode="General">
                        <c:v>470.678</c:v>
                      </c:pt>
                      <c:pt idx="5348" formatCode="General">
                        <c:v>470.68799999999999</c:v>
                      </c:pt>
                      <c:pt idx="5349" formatCode="General">
                        <c:v>470.69799999999998</c:v>
                      </c:pt>
                      <c:pt idx="5350" formatCode="General">
                        <c:v>470.70800000000003</c:v>
                      </c:pt>
                      <c:pt idx="5351" formatCode="General">
                        <c:v>470.71800000000002</c:v>
                      </c:pt>
                      <c:pt idx="5352" formatCode="General">
                        <c:v>470.72800000000001</c:v>
                      </c:pt>
                      <c:pt idx="5353" formatCode="General">
                        <c:v>470.738</c:v>
                      </c:pt>
                      <c:pt idx="5354" formatCode="General">
                        <c:v>470.74799999999999</c:v>
                      </c:pt>
                      <c:pt idx="5355" formatCode="General">
                        <c:v>470.75799999999998</c:v>
                      </c:pt>
                      <c:pt idx="5356" formatCode="General">
                        <c:v>470.76799999999997</c:v>
                      </c:pt>
                      <c:pt idx="5357" formatCode="General">
                        <c:v>470.77800000000002</c:v>
                      </c:pt>
                      <c:pt idx="5358" formatCode="General">
                        <c:v>470.78800000000001</c:v>
                      </c:pt>
                      <c:pt idx="5359" formatCode="General">
                        <c:v>470.798</c:v>
                      </c:pt>
                      <c:pt idx="5360" formatCode="General">
                        <c:v>470.80799999999999</c:v>
                      </c:pt>
                      <c:pt idx="5361" formatCode="General">
                        <c:v>470.81799999999998</c:v>
                      </c:pt>
                      <c:pt idx="5362" formatCode="General">
                        <c:v>470.82799999999997</c:v>
                      </c:pt>
                      <c:pt idx="5363" formatCode="General">
                        <c:v>470.83800000000002</c:v>
                      </c:pt>
                      <c:pt idx="5364" formatCode="General">
                        <c:v>470.84800000000001</c:v>
                      </c:pt>
                      <c:pt idx="5365" formatCode="General">
                        <c:v>470.858</c:v>
                      </c:pt>
                      <c:pt idx="5366" formatCode="General">
                        <c:v>470.86799999999999</c:v>
                      </c:pt>
                      <c:pt idx="5367" formatCode="General">
                        <c:v>470.87799999999999</c:v>
                      </c:pt>
                      <c:pt idx="5368" formatCode="General">
                        <c:v>470.88799999999998</c:v>
                      </c:pt>
                      <c:pt idx="5369" formatCode="General">
                        <c:v>470.89800000000002</c:v>
                      </c:pt>
                      <c:pt idx="5370" formatCode="General">
                        <c:v>470.90800000000002</c:v>
                      </c:pt>
                      <c:pt idx="5371" formatCode="General">
                        <c:v>470.91800000000001</c:v>
                      </c:pt>
                      <c:pt idx="5372" formatCode="General">
                        <c:v>470.928</c:v>
                      </c:pt>
                      <c:pt idx="5373" formatCode="General">
                        <c:v>470.93799999999999</c:v>
                      </c:pt>
                      <c:pt idx="5374" formatCode="General">
                        <c:v>470.94799999999998</c:v>
                      </c:pt>
                      <c:pt idx="5375" formatCode="General">
                        <c:v>470.95800000000003</c:v>
                      </c:pt>
                      <c:pt idx="5376" formatCode="General">
                        <c:v>470.96800000000002</c:v>
                      </c:pt>
                      <c:pt idx="5377" formatCode="General">
                        <c:v>470.97800000000001</c:v>
                      </c:pt>
                      <c:pt idx="5378" formatCode="General">
                        <c:v>470.988</c:v>
                      </c:pt>
                      <c:pt idx="5379" formatCode="General">
                        <c:v>470.99799999999999</c:v>
                      </c:pt>
                      <c:pt idx="5380" formatCode="General">
                        <c:v>471.00799999999998</c:v>
                      </c:pt>
                      <c:pt idx="5381" formatCode="General">
                        <c:v>471.01799999999997</c:v>
                      </c:pt>
                      <c:pt idx="5382" formatCode="General">
                        <c:v>471.02800000000002</c:v>
                      </c:pt>
                      <c:pt idx="5383" formatCode="General">
                        <c:v>471.03800000000001</c:v>
                      </c:pt>
                      <c:pt idx="5384" formatCode="General">
                        <c:v>471.048</c:v>
                      </c:pt>
                      <c:pt idx="5385" formatCode="General">
                        <c:v>471.05799999999999</c:v>
                      </c:pt>
                      <c:pt idx="5386" formatCode="General">
                        <c:v>471.06799999999998</c:v>
                      </c:pt>
                      <c:pt idx="5387" formatCode="General">
                        <c:v>471.07799999999997</c:v>
                      </c:pt>
                      <c:pt idx="5388" formatCode="General">
                        <c:v>471.08800000000002</c:v>
                      </c:pt>
                      <c:pt idx="5389" formatCode="General">
                        <c:v>471.09800000000001</c:v>
                      </c:pt>
                      <c:pt idx="5390" formatCode="General">
                        <c:v>471.108</c:v>
                      </c:pt>
                      <c:pt idx="5391" formatCode="General">
                        <c:v>471.11799999999999</c:v>
                      </c:pt>
                      <c:pt idx="5392" formatCode="General">
                        <c:v>471.12799999999999</c:v>
                      </c:pt>
                      <c:pt idx="5393" formatCode="General">
                        <c:v>471.13799999999998</c:v>
                      </c:pt>
                      <c:pt idx="5394" formatCode="General">
                        <c:v>471.14800000000002</c:v>
                      </c:pt>
                      <c:pt idx="5395" formatCode="General">
                        <c:v>471.15800000000002</c:v>
                      </c:pt>
                      <c:pt idx="5396" formatCode="General">
                        <c:v>471.16800000000001</c:v>
                      </c:pt>
                      <c:pt idx="5397" formatCode="General">
                        <c:v>471.178</c:v>
                      </c:pt>
                      <c:pt idx="5398" formatCode="General">
                        <c:v>471.18799999999999</c:v>
                      </c:pt>
                      <c:pt idx="5399" formatCode="General">
                        <c:v>471.19799999999998</c:v>
                      </c:pt>
                      <c:pt idx="5400" formatCode="General">
                        <c:v>471.20800000000003</c:v>
                      </c:pt>
                      <c:pt idx="5401" formatCode="General">
                        <c:v>471.21800000000002</c:v>
                      </c:pt>
                      <c:pt idx="5402" formatCode="General">
                        <c:v>471.22800000000001</c:v>
                      </c:pt>
                      <c:pt idx="5403" formatCode="General">
                        <c:v>471.238</c:v>
                      </c:pt>
                      <c:pt idx="5404" formatCode="General">
                        <c:v>471.24799999999999</c:v>
                      </c:pt>
                      <c:pt idx="5405" formatCode="General">
                        <c:v>471.25799999999998</c:v>
                      </c:pt>
                      <c:pt idx="5406" formatCode="General">
                        <c:v>471.26799999999997</c:v>
                      </c:pt>
                      <c:pt idx="5407" formatCode="General">
                        <c:v>471.27800000000002</c:v>
                      </c:pt>
                      <c:pt idx="5408" formatCode="General">
                        <c:v>471.28800000000001</c:v>
                      </c:pt>
                      <c:pt idx="5409" formatCode="General">
                        <c:v>471.298</c:v>
                      </c:pt>
                      <c:pt idx="5410" formatCode="General">
                        <c:v>471.30799999999999</c:v>
                      </c:pt>
                      <c:pt idx="5411" formatCode="General">
                        <c:v>471.31799999999998</c:v>
                      </c:pt>
                      <c:pt idx="5412" formatCode="General">
                        <c:v>471.32799999999997</c:v>
                      </c:pt>
                      <c:pt idx="5413" formatCode="General">
                        <c:v>471.33800000000002</c:v>
                      </c:pt>
                      <c:pt idx="5414" formatCode="General">
                        <c:v>471.34800000000001</c:v>
                      </c:pt>
                      <c:pt idx="5415" formatCode="General">
                        <c:v>471.358</c:v>
                      </c:pt>
                      <c:pt idx="5416" formatCode="General">
                        <c:v>471.36799999999999</c:v>
                      </c:pt>
                      <c:pt idx="5417" formatCode="General">
                        <c:v>471.37799999999999</c:v>
                      </c:pt>
                      <c:pt idx="5418" formatCode="General">
                        <c:v>471.38799999999998</c:v>
                      </c:pt>
                      <c:pt idx="5419" formatCode="General">
                        <c:v>471.39800000000002</c:v>
                      </c:pt>
                      <c:pt idx="5420" formatCode="General">
                        <c:v>471.40800000000002</c:v>
                      </c:pt>
                      <c:pt idx="5421" formatCode="General">
                        <c:v>471.41800000000001</c:v>
                      </c:pt>
                      <c:pt idx="5422" formatCode="General">
                        <c:v>471.428</c:v>
                      </c:pt>
                      <c:pt idx="5423" formatCode="General">
                        <c:v>471.43799999999999</c:v>
                      </c:pt>
                      <c:pt idx="5424" formatCode="General">
                        <c:v>471.44799999999998</c:v>
                      </c:pt>
                      <c:pt idx="5425" formatCode="General">
                        <c:v>471.45800000000003</c:v>
                      </c:pt>
                      <c:pt idx="5426" formatCode="General">
                        <c:v>471.46800000000002</c:v>
                      </c:pt>
                      <c:pt idx="5427" formatCode="General">
                        <c:v>471.47800000000001</c:v>
                      </c:pt>
                      <c:pt idx="5428" formatCode="General">
                        <c:v>471.488</c:v>
                      </c:pt>
                      <c:pt idx="5429" formatCode="General">
                        <c:v>471.49799999999999</c:v>
                      </c:pt>
                      <c:pt idx="5430" formatCode="General">
                        <c:v>471.50799999999998</c:v>
                      </c:pt>
                      <c:pt idx="5431" formatCode="General">
                        <c:v>471.51799999999997</c:v>
                      </c:pt>
                      <c:pt idx="5432" formatCode="General">
                        <c:v>471.52800000000002</c:v>
                      </c:pt>
                      <c:pt idx="5433" formatCode="General">
                        <c:v>471.53800000000001</c:v>
                      </c:pt>
                      <c:pt idx="5434" formatCode="General">
                        <c:v>471.548</c:v>
                      </c:pt>
                      <c:pt idx="5435" formatCode="General">
                        <c:v>471.55799999999999</c:v>
                      </c:pt>
                      <c:pt idx="5436" formatCode="General">
                        <c:v>471.56799999999998</c:v>
                      </c:pt>
                      <c:pt idx="5437" formatCode="General">
                        <c:v>471.57799999999997</c:v>
                      </c:pt>
                      <c:pt idx="5438" formatCode="General">
                        <c:v>471.58800000000002</c:v>
                      </c:pt>
                      <c:pt idx="5439" formatCode="General">
                        <c:v>471.59800000000001</c:v>
                      </c:pt>
                      <c:pt idx="5440" formatCode="General">
                        <c:v>471.608</c:v>
                      </c:pt>
                      <c:pt idx="5441" formatCode="General">
                        <c:v>471.61799999999999</c:v>
                      </c:pt>
                      <c:pt idx="5442" formatCode="General">
                        <c:v>471.62799999999999</c:v>
                      </c:pt>
                      <c:pt idx="5443" formatCode="General">
                        <c:v>471.63799999999998</c:v>
                      </c:pt>
                      <c:pt idx="5444" formatCode="General">
                        <c:v>471.64800000000002</c:v>
                      </c:pt>
                      <c:pt idx="5445" formatCode="General">
                        <c:v>471.65800000000002</c:v>
                      </c:pt>
                      <c:pt idx="5446" formatCode="General">
                        <c:v>471.66800000000001</c:v>
                      </c:pt>
                      <c:pt idx="5447" formatCode="General">
                        <c:v>471.678</c:v>
                      </c:pt>
                      <c:pt idx="5448" formatCode="General">
                        <c:v>471.68799999999999</c:v>
                      </c:pt>
                      <c:pt idx="5449" formatCode="General">
                        <c:v>471.69799999999998</c:v>
                      </c:pt>
                      <c:pt idx="5450" formatCode="General">
                        <c:v>471.70800000000003</c:v>
                      </c:pt>
                      <c:pt idx="5451" formatCode="General">
                        <c:v>471.71800000000002</c:v>
                      </c:pt>
                      <c:pt idx="5452" formatCode="General">
                        <c:v>471.72800000000001</c:v>
                      </c:pt>
                      <c:pt idx="5453" formatCode="General">
                        <c:v>471.738</c:v>
                      </c:pt>
                      <c:pt idx="5454" formatCode="General">
                        <c:v>471.74799999999999</c:v>
                      </c:pt>
                      <c:pt idx="5455" formatCode="General">
                        <c:v>471.75799999999998</c:v>
                      </c:pt>
                      <c:pt idx="5456" formatCode="General">
                        <c:v>471.76799999999997</c:v>
                      </c:pt>
                      <c:pt idx="5457" formatCode="General">
                        <c:v>471.77800000000002</c:v>
                      </c:pt>
                      <c:pt idx="5458" formatCode="General">
                        <c:v>471.78800000000001</c:v>
                      </c:pt>
                      <c:pt idx="5459" formatCode="General">
                        <c:v>471.798</c:v>
                      </c:pt>
                      <c:pt idx="5460" formatCode="General">
                        <c:v>471.80799999999999</c:v>
                      </c:pt>
                      <c:pt idx="5461" formatCode="General">
                        <c:v>471.81799999999998</c:v>
                      </c:pt>
                      <c:pt idx="5462" formatCode="General">
                        <c:v>471.82799999999997</c:v>
                      </c:pt>
                      <c:pt idx="5463" formatCode="General">
                        <c:v>471.83800000000002</c:v>
                      </c:pt>
                      <c:pt idx="5464" formatCode="General">
                        <c:v>471.84800000000001</c:v>
                      </c:pt>
                      <c:pt idx="5465" formatCode="General">
                        <c:v>471.858</c:v>
                      </c:pt>
                      <c:pt idx="5466" formatCode="General">
                        <c:v>471.86799999999999</c:v>
                      </c:pt>
                      <c:pt idx="5467" formatCode="General">
                        <c:v>471.87799999999999</c:v>
                      </c:pt>
                      <c:pt idx="5468" formatCode="General">
                        <c:v>471.88799999999998</c:v>
                      </c:pt>
                      <c:pt idx="5469" formatCode="General">
                        <c:v>471.89800000000002</c:v>
                      </c:pt>
                      <c:pt idx="5470" formatCode="General">
                        <c:v>471.90800000000002</c:v>
                      </c:pt>
                      <c:pt idx="5471" formatCode="General">
                        <c:v>471.91800000000001</c:v>
                      </c:pt>
                      <c:pt idx="5472" formatCode="General">
                        <c:v>471.928</c:v>
                      </c:pt>
                      <c:pt idx="5473" formatCode="General">
                        <c:v>471.93799999999999</c:v>
                      </c:pt>
                      <c:pt idx="5474" formatCode="General">
                        <c:v>471.94799999999998</c:v>
                      </c:pt>
                      <c:pt idx="5475" formatCode="General">
                        <c:v>471.95800000000003</c:v>
                      </c:pt>
                      <c:pt idx="5476" formatCode="General">
                        <c:v>471.96800000000002</c:v>
                      </c:pt>
                      <c:pt idx="5477" formatCode="General">
                        <c:v>471.97800000000001</c:v>
                      </c:pt>
                      <c:pt idx="5478" formatCode="General">
                        <c:v>471.988</c:v>
                      </c:pt>
                      <c:pt idx="5479" formatCode="General">
                        <c:v>471.99799999999999</c:v>
                      </c:pt>
                      <c:pt idx="5480" formatCode="General">
                        <c:v>472.00799999999998</c:v>
                      </c:pt>
                      <c:pt idx="5481" formatCode="General">
                        <c:v>472.01799999999997</c:v>
                      </c:pt>
                      <c:pt idx="5482" formatCode="General">
                        <c:v>472.02800000000002</c:v>
                      </c:pt>
                      <c:pt idx="5483" formatCode="General">
                        <c:v>472.03800000000001</c:v>
                      </c:pt>
                      <c:pt idx="5484" formatCode="General">
                        <c:v>472.048</c:v>
                      </c:pt>
                      <c:pt idx="5485" formatCode="General">
                        <c:v>472.05799999999999</c:v>
                      </c:pt>
                      <c:pt idx="5486" formatCode="General">
                        <c:v>472.06799999999998</c:v>
                      </c:pt>
                      <c:pt idx="5487" formatCode="General">
                        <c:v>472.07799999999997</c:v>
                      </c:pt>
                      <c:pt idx="5488" formatCode="General">
                        <c:v>472.08800000000002</c:v>
                      </c:pt>
                      <c:pt idx="5489" formatCode="General">
                        <c:v>472.09800000000001</c:v>
                      </c:pt>
                      <c:pt idx="5490" formatCode="General">
                        <c:v>472.108</c:v>
                      </c:pt>
                      <c:pt idx="5491" formatCode="General">
                        <c:v>472.11799999999999</c:v>
                      </c:pt>
                      <c:pt idx="5492" formatCode="General">
                        <c:v>472.12799999999999</c:v>
                      </c:pt>
                      <c:pt idx="5493" formatCode="General">
                        <c:v>472.13799999999998</c:v>
                      </c:pt>
                      <c:pt idx="5494" formatCode="General">
                        <c:v>472.14800000000002</c:v>
                      </c:pt>
                      <c:pt idx="5495" formatCode="General">
                        <c:v>472.15800000000002</c:v>
                      </c:pt>
                      <c:pt idx="5496" formatCode="General">
                        <c:v>472.16800000000001</c:v>
                      </c:pt>
                      <c:pt idx="5497" formatCode="General">
                        <c:v>472.178</c:v>
                      </c:pt>
                      <c:pt idx="5498" formatCode="General">
                        <c:v>472.18799999999999</c:v>
                      </c:pt>
                      <c:pt idx="5499" formatCode="General">
                        <c:v>472.19799999999998</c:v>
                      </c:pt>
                      <c:pt idx="5500" formatCode="General">
                        <c:v>472.20800000000003</c:v>
                      </c:pt>
                      <c:pt idx="5501" formatCode="General">
                        <c:v>472.21800000000002</c:v>
                      </c:pt>
                      <c:pt idx="5502" formatCode="General">
                        <c:v>472.22800000000001</c:v>
                      </c:pt>
                      <c:pt idx="5503" formatCode="General">
                        <c:v>472.238</c:v>
                      </c:pt>
                      <c:pt idx="5504" formatCode="General">
                        <c:v>472.24799999999999</c:v>
                      </c:pt>
                      <c:pt idx="5505" formatCode="General">
                        <c:v>472.25799999999998</c:v>
                      </c:pt>
                      <c:pt idx="5506" formatCode="General">
                        <c:v>472.26799999999997</c:v>
                      </c:pt>
                      <c:pt idx="5507" formatCode="General">
                        <c:v>472.27800000000002</c:v>
                      </c:pt>
                      <c:pt idx="5508" formatCode="General">
                        <c:v>472.28800000000001</c:v>
                      </c:pt>
                      <c:pt idx="5509" formatCode="General">
                        <c:v>472.298</c:v>
                      </c:pt>
                      <c:pt idx="5510" formatCode="General">
                        <c:v>472.30799999999999</c:v>
                      </c:pt>
                      <c:pt idx="5511" formatCode="General">
                        <c:v>472.31799999999998</c:v>
                      </c:pt>
                      <c:pt idx="5512" formatCode="General">
                        <c:v>472.32799999999997</c:v>
                      </c:pt>
                      <c:pt idx="5513" formatCode="General">
                        <c:v>472.33800000000002</c:v>
                      </c:pt>
                      <c:pt idx="5514" formatCode="General">
                        <c:v>472.34800000000001</c:v>
                      </c:pt>
                      <c:pt idx="5515" formatCode="General">
                        <c:v>472.358</c:v>
                      </c:pt>
                      <c:pt idx="5516" formatCode="General">
                        <c:v>472.36799999999999</c:v>
                      </c:pt>
                      <c:pt idx="5517" formatCode="General">
                        <c:v>472.37799999999999</c:v>
                      </c:pt>
                      <c:pt idx="5518" formatCode="General">
                        <c:v>472.38799999999998</c:v>
                      </c:pt>
                      <c:pt idx="5519" formatCode="General">
                        <c:v>472.39800000000002</c:v>
                      </c:pt>
                      <c:pt idx="5520" formatCode="General">
                        <c:v>472.40800000000002</c:v>
                      </c:pt>
                      <c:pt idx="5521" formatCode="General">
                        <c:v>472.41800000000001</c:v>
                      </c:pt>
                      <c:pt idx="5522" formatCode="General">
                        <c:v>472.428</c:v>
                      </c:pt>
                      <c:pt idx="5523" formatCode="General">
                        <c:v>472.43799999999999</c:v>
                      </c:pt>
                      <c:pt idx="5524" formatCode="General">
                        <c:v>472.44799999999998</c:v>
                      </c:pt>
                      <c:pt idx="5525" formatCode="General">
                        <c:v>472.45800000000003</c:v>
                      </c:pt>
                      <c:pt idx="5526" formatCode="General">
                        <c:v>472.46800000000002</c:v>
                      </c:pt>
                      <c:pt idx="5527" formatCode="General">
                        <c:v>472.47800000000001</c:v>
                      </c:pt>
                      <c:pt idx="5528" formatCode="General">
                        <c:v>472.488</c:v>
                      </c:pt>
                      <c:pt idx="5529" formatCode="General">
                        <c:v>472.49799999999999</c:v>
                      </c:pt>
                      <c:pt idx="5530" formatCode="General">
                        <c:v>472.50799999999998</c:v>
                      </c:pt>
                      <c:pt idx="5531" formatCode="General">
                        <c:v>472.51799999999997</c:v>
                      </c:pt>
                      <c:pt idx="5532" formatCode="General">
                        <c:v>472.52800000000002</c:v>
                      </c:pt>
                      <c:pt idx="5533" formatCode="General">
                        <c:v>472.53800000000001</c:v>
                      </c:pt>
                      <c:pt idx="5534" formatCode="General">
                        <c:v>472.548</c:v>
                      </c:pt>
                      <c:pt idx="5535" formatCode="General">
                        <c:v>472.55799999999999</c:v>
                      </c:pt>
                      <c:pt idx="5536" formatCode="General">
                        <c:v>472.56799999999998</c:v>
                      </c:pt>
                      <c:pt idx="5537" formatCode="General">
                        <c:v>472.57799999999997</c:v>
                      </c:pt>
                      <c:pt idx="5538" formatCode="General">
                        <c:v>472.58800000000002</c:v>
                      </c:pt>
                      <c:pt idx="5539" formatCode="General">
                        <c:v>472.59800000000001</c:v>
                      </c:pt>
                      <c:pt idx="5540" formatCode="General">
                        <c:v>472.608</c:v>
                      </c:pt>
                      <c:pt idx="5541" formatCode="General">
                        <c:v>472.61799999999999</c:v>
                      </c:pt>
                      <c:pt idx="5542" formatCode="General">
                        <c:v>472.62799999999999</c:v>
                      </c:pt>
                      <c:pt idx="5543" formatCode="General">
                        <c:v>472.63799999999998</c:v>
                      </c:pt>
                      <c:pt idx="5544" formatCode="General">
                        <c:v>472.64800000000002</c:v>
                      </c:pt>
                      <c:pt idx="5545" formatCode="General">
                        <c:v>472.65800000000002</c:v>
                      </c:pt>
                      <c:pt idx="5546" formatCode="General">
                        <c:v>472.66800000000001</c:v>
                      </c:pt>
                      <c:pt idx="5547" formatCode="General">
                        <c:v>472.678</c:v>
                      </c:pt>
                      <c:pt idx="5548" formatCode="General">
                        <c:v>472.68799999999999</c:v>
                      </c:pt>
                      <c:pt idx="5549" formatCode="General">
                        <c:v>472.69799999999998</c:v>
                      </c:pt>
                      <c:pt idx="5550" formatCode="General">
                        <c:v>472.70800000000003</c:v>
                      </c:pt>
                      <c:pt idx="5551" formatCode="General">
                        <c:v>472.71800000000002</c:v>
                      </c:pt>
                      <c:pt idx="5552" formatCode="General">
                        <c:v>472.72800000000001</c:v>
                      </c:pt>
                      <c:pt idx="5553" formatCode="General">
                        <c:v>472.738</c:v>
                      </c:pt>
                      <c:pt idx="5554" formatCode="General">
                        <c:v>472.74799999999999</c:v>
                      </c:pt>
                      <c:pt idx="5555" formatCode="General">
                        <c:v>472.75799999999998</c:v>
                      </c:pt>
                      <c:pt idx="5556" formatCode="General">
                        <c:v>472.76799999999997</c:v>
                      </c:pt>
                      <c:pt idx="5557" formatCode="General">
                        <c:v>472.77800000000002</c:v>
                      </c:pt>
                      <c:pt idx="5558" formatCode="General">
                        <c:v>472.78800000000001</c:v>
                      </c:pt>
                      <c:pt idx="5559" formatCode="General">
                        <c:v>472.798</c:v>
                      </c:pt>
                      <c:pt idx="5560" formatCode="General">
                        <c:v>472.80799999999999</c:v>
                      </c:pt>
                      <c:pt idx="5561" formatCode="General">
                        <c:v>472.81799999999998</c:v>
                      </c:pt>
                      <c:pt idx="5562" formatCode="General">
                        <c:v>472.82799999999997</c:v>
                      </c:pt>
                      <c:pt idx="5563" formatCode="General">
                        <c:v>472.83800000000002</c:v>
                      </c:pt>
                      <c:pt idx="5564" formatCode="General">
                        <c:v>472.84800000000001</c:v>
                      </c:pt>
                      <c:pt idx="5565" formatCode="General">
                        <c:v>472.858</c:v>
                      </c:pt>
                      <c:pt idx="5566" formatCode="General">
                        <c:v>472.86799999999999</c:v>
                      </c:pt>
                      <c:pt idx="5567" formatCode="General">
                        <c:v>472.87799999999999</c:v>
                      </c:pt>
                      <c:pt idx="5568" formatCode="General">
                        <c:v>472.88799999999998</c:v>
                      </c:pt>
                      <c:pt idx="5569" formatCode="General">
                        <c:v>472.89800000000002</c:v>
                      </c:pt>
                      <c:pt idx="5570" formatCode="General">
                        <c:v>472.90800000000002</c:v>
                      </c:pt>
                      <c:pt idx="5571" formatCode="General">
                        <c:v>472.91800000000001</c:v>
                      </c:pt>
                      <c:pt idx="5572" formatCode="General">
                        <c:v>472.928</c:v>
                      </c:pt>
                      <c:pt idx="5573" formatCode="General">
                        <c:v>472.93799999999999</c:v>
                      </c:pt>
                      <c:pt idx="5574" formatCode="General">
                        <c:v>472.94799999999998</c:v>
                      </c:pt>
                      <c:pt idx="5575" formatCode="General">
                        <c:v>472.95800000000003</c:v>
                      </c:pt>
                      <c:pt idx="5576" formatCode="General">
                        <c:v>472.96800000000002</c:v>
                      </c:pt>
                      <c:pt idx="5577" formatCode="General">
                        <c:v>472.97800000000001</c:v>
                      </c:pt>
                      <c:pt idx="5578" formatCode="General">
                        <c:v>472.988</c:v>
                      </c:pt>
                      <c:pt idx="5579" formatCode="General">
                        <c:v>472.99799999999999</c:v>
                      </c:pt>
                      <c:pt idx="5580" formatCode="General">
                        <c:v>473.00799999999998</c:v>
                      </c:pt>
                      <c:pt idx="5581" formatCode="General">
                        <c:v>473.01799999999997</c:v>
                      </c:pt>
                      <c:pt idx="5582" formatCode="General">
                        <c:v>473.02800000000002</c:v>
                      </c:pt>
                      <c:pt idx="5583" formatCode="General">
                        <c:v>473.03800000000001</c:v>
                      </c:pt>
                      <c:pt idx="5584" formatCode="General">
                        <c:v>473.048</c:v>
                      </c:pt>
                      <c:pt idx="5585" formatCode="General">
                        <c:v>473.05799999999999</c:v>
                      </c:pt>
                      <c:pt idx="5586" formatCode="General">
                        <c:v>473.06799999999998</c:v>
                      </c:pt>
                      <c:pt idx="5587" formatCode="General">
                        <c:v>473.07799999999997</c:v>
                      </c:pt>
                      <c:pt idx="5588" formatCode="General">
                        <c:v>473.08800000000002</c:v>
                      </c:pt>
                      <c:pt idx="5589" formatCode="General">
                        <c:v>473.09800000000001</c:v>
                      </c:pt>
                      <c:pt idx="5590" formatCode="General">
                        <c:v>473.108</c:v>
                      </c:pt>
                      <c:pt idx="5591" formatCode="General">
                        <c:v>473.11799999999999</c:v>
                      </c:pt>
                      <c:pt idx="5592" formatCode="General">
                        <c:v>473.12799999999999</c:v>
                      </c:pt>
                      <c:pt idx="5593" formatCode="General">
                        <c:v>473.13799999999998</c:v>
                      </c:pt>
                      <c:pt idx="5594" formatCode="General">
                        <c:v>473.14800000000002</c:v>
                      </c:pt>
                      <c:pt idx="5595" formatCode="General">
                        <c:v>473.15800000000002</c:v>
                      </c:pt>
                      <c:pt idx="5596" formatCode="General">
                        <c:v>473.16800000000001</c:v>
                      </c:pt>
                      <c:pt idx="5597" formatCode="General">
                        <c:v>473.178</c:v>
                      </c:pt>
                      <c:pt idx="5598" formatCode="General">
                        <c:v>473.18799999999999</c:v>
                      </c:pt>
                      <c:pt idx="5599" formatCode="General">
                        <c:v>473.19799999999998</c:v>
                      </c:pt>
                      <c:pt idx="5600" formatCode="General">
                        <c:v>473.20800000000003</c:v>
                      </c:pt>
                      <c:pt idx="5601" formatCode="General">
                        <c:v>473.21800000000002</c:v>
                      </c:pt>
                      <c:pt idx="5602" formatCode="General">
                        <c:v>473.22800000000001</c:v>
                      </c:pt>
                      <c:pt idx="5603" formatCode="General">
                        <c:v>473.238</c:v>
                      </c:pt>
                      <c:pt idx="5604" formatCode="General">
                        <c:v>473.24799999999999</c:v>
                      </c:pt>
                      <c:pt idx="5605" formatCode="General">
                        <c:v>473.25799999999998</c:v>
                      </c:pt>
                      <c:pt idx="5606" formatCode="General">
                        <c:v>473.26799999999997</c:v>
                      </c:pt>
                      <c:pt idx="5607" formatCode="General">
                        <c:v>473.27800000000002</c:v>
                      </c:pt>
                      <c:pt idx="5608" formatCode="General">
                        <c:v>473.28800000000001</c:v>
                      </c:pt>
                      <c:pt idx="5609" formatCode="General">
                        <c:v>473.298</c:v>
                      </c:pt>
                      <c:pt idx="5610" formatCode="General">
                        <c:v>473.30799999999999</c:v>
                      </c:pt>
                      <c:pt idx="5611" formatCode="General">
                        <c:v>473.31799999999998</c:v>
                      </c:pt>
                      <c:pt idx="5612" formatCode="General">
                        <c:v>473.32799999999997</c:v>
                      </c:pt>
                      <c:pt idx="5613" formatCode="General">
                        <c:v>473.33800000000002</c:v>
                      </c:pt>
                      <c:pt idx="5614" formatCode="General">
                        <c:v>473.34800000000001</c:v>
                      </c:pt>
                      <c:pt idx="5615" formatCode="General">
                        <c:v>473.358</c:v>
                      </c:pt>
                      <c:pt idx="5616" formatCode="General">
                        <c:v>473.36799999999999</c:v>
                      </c:pt>
                      <c:pt idx="5617" formatCode="General">
                        <c:v>473.37799999999999</c:v>
                      </c:pt>
                      <c:pt idx="5618" formatCode="General">
                        <c:v>473.38799999999998</c:v>
                      </c:pt>
                      <c:pt idx="5619" formatCode="General">
                        <c:v>473.39800000000002</c:v>
                      </c:pt>
                      <c:pt idx="5620" formatCode="General">
                        <c:v>473.40800000000002</c:v>
                      </c:pt>
                      <c:pt idx="5621" formatCode="General">
                        <c:v>473.41800000000001</c:v>
                      </c:pt>
                      <c:pt idx="5622" formatCode="General">
                        <c:v>473.428</c:v>
                      </c:pt>
                      <c:pt idx="5623" formatCode="General">
                        <c:v>473.43799999999999</c:v>
                      </c:pt>
                      <c:pt idx="5624" formatCode="General">
                        <c:v>473.44799999999998</c:v>
                      </c:pt>
                      <c:pt idx="5625" formatCode="General">
                        <c:v>473.45800000000003</c:v>
                      </c:pt>
                      <c:pt idx="5626" formatCode="General">
                        <c:v>473.46800000000002</c:v>
                      </c:pt>
                      <c:pt idx="5627" formatCode="General">
                        <c:v>473.47800000000001</c:v>
                      </c:pt>
                      <c:pt idx="5628" formatCode="General">
                        <c:v>473.488</c:v>
                      </c:pt>
                      <c:pt idx="5629" formatCode="General">
                        <c:v>473.49799999999999</c:v>
                      </c:pt>
                      <c:pt idx="5630" formatCode="General">
                        <c:v>473.50799999999998</c:v>
                      </c:pt>
                      <c:pt idx="5631" formatCode="General">
                        <c:v>473.51799999999997</c:v>
                      </c:pt>
                      <c:pt idx="5632" formatCode="General">
                        <c:v>473.52800000000002</c:v>
                      </c:pt>
                      <c:pt idx="5633" formatCode="General">
                        <c:v>473.53800000000001</c:v>
                      </c:pt>
                      <c:pt idx="5634" formatCode="General">
                        <c:v>473.548</c:v>
                      </c:pt>
                      <c:pt idx="5635" formatCode="General">
                        <c:v>473.55799999999999</c:v>
                      </c:pt>
                      <c:pt idx="5636" formatCode="General">
                        <c:v>473.56799999999998</c:v>
                      </c:pt>
                      <c:pt idx="5637" formatCode="General">
                        <c:v>473.57799999999997</c:v>
                      </c:pt>
                      <c:pt idx="5638" formatCode="General">
                        <c:v>473.58800000000002</c:v>
                      </c:pt>
                      <c:pt idx="5639" formatCode="General">
                        <c:v>473.59800000000001</c:v>
                      </c:pt>
                      <c:pt idx="5640" formatCode="General">
                        <c:v>473.608</c:v>
                      </c:pt>
                      <c:pt idx="5641" formatCode="General">
                        <c:v>473.61799999999999</c:v>
                      </c:pt>
                      <c:pt idx="5642" formatCode="General">
                        <c:v>473.62799999999999</c:v>
                      </c:pt>
                      <c:pt idx="5643" formatCode="General">
                        <c:v>473.63799999999998</c:v>
                      </c:pt>
                      <c:pt idx="5644" formatCode="General">
                        <c:v>473.64800000000002</c:v>
                      </c:pt>
                      <c:pt idx="5645" formatCode="General">
                        <c:v>473.65800000000002</c:v>
                      </c:pt>
                      <c:pt idx="5646" formatCode="General">
                        <c:v>473.66800000000001</c:v>
                      </c:pt>
                      <c:pt idx="5647" formatCode="General">
                        <c:v>473.678</c:v>
                      </c:pt>
                      <c:pt idx="5648" formatCode="General">
                        <c:v>473.68799999999999</c:v>
                      </c:pt>
                      <c:pt idx="5649" formatCode="General">
                        <c:v>473.69799999999998</c:v>
                      </c:pt>
                      <c:pt idx="5650" formatCode="General">
                        <c:v>473.70800000000003</c:v>
                      </c:pt>
                      <c:pt idx="5651" formatCode="General">
                        <c:v>473.71800000000002</c:v>
                      </c:pt>
                      <c:pt idx="5652" formatCode="General">
                        <c:v>473.72800000000001</c:v>
                      </c:pt>
                      <c:pt idx="5653" formatCode="General">
                        <c:v>473.738</c:v>
                      </c:pt>
                      <c:pt idx="5654" formatCode="General">
                        <c:v>473.74799999999999</c:v>
                      </c:pt>
                      <c:pt idx="5655" formatCode="General">
                        <c:v>473.75799999999998</c:v>
                      </c:pt>
                      <c:pt idx="5656" formatCode="General">
                        <c:v>473.76799999999997</c:v>
                      </c:pt>
                      <c:pt idx="5657" formatCode="General">
                        <c:v>473.77800000000002</c:v>
                      </c:pt>
                      <c:pt idx="5658" formatCode="General">
                        <c:v>473.78800000000001</c:v>
                      </c:pt>
                      <c:pt idx="5659" formatCode="General">
                        <c:v>473.798</c:v>
                      </c:pt>
                      <c:pt idx="5660" formatCode="General">
                        <c:v>473.80799999999999</c:v>
                      </c:pt>
                      <c:pt idx="5661" formatCode="General">
                        <c:v>473.81799999999998</c:v>
                      </c:pt>
                      <c:pt idx="5662" formatCode="General">
                        <c:v>473.82799999999997</c:v>
                      </c:pt>
                      <c:pt idx="5663" formatCode="General">
                        <c:v>473.83800000000002</c:v>
                      </c:pt>
                      <c:pt idx="5664" formatCode="General">
                        <c:v>473.84800000000001</c:v>
                      </c:pt>
                      <c:pt idx="5665" formatCode="General">
                        <c:v>473.858</c:v>
                      </c:pt>
                      <c:pt idx="5666" formatCode="General">
                        <c:v>473.86799999999999</c:v>
                      </c:pt>
                      <c:pt idx="5667" formatCode="General">
                        <c:v>473.87799999999999</c:v>
                      </c:pt>
                      <c:pt idx="5668" formatCode="General">
                        <c:v>473.88799999999998</c:v>
                      </c:pt>
                      <c:pt idx="5669" formatCode="General">
                        <c:v>473.89800000000002</c:v>
                      </c:pt>
                      <c:pt idx="5670" formatCode="General">
                        <c:v>473.90800000000002</c:v>
                      </c:pt>
                      <c:pt idx="5671" formatCode="General">
                        <c:v>473.91800000000001</c:v>
                      </c:pt>
                      <c:pt idx="5672" formatCode="General">
                        <c:v>473.928</c:v>
                      </c:pt>
                      <c:pt idx="5673" formatCode="General">
                        <c:v>473.93799999999999</c:v>
                      </c:pt>
                      <c:pt idx="5674" formatCode="General">
                        <c:v>473.94799999999998</c:v>
                      </c:pt>
                      <c:pt idx="5675" formatCode="General">
                        <c:v>473.95800000000003</c:v>
                      </c:pt>
                      <c:pt idx="5676" formatCode="General">
                        <c:v>473.96800000000002</c:v>
                      </c:pt>
                      <c:pt idx="5677" formatCode="General">
                        <c:v>473.97800000000001</c:v>
                      </c:pt>
                      <c:pt idx="5678" formatCode="General">
                        <c:v>473.988</c:v>
                      </c:pt>
                      <c:pt idx="5679" formatCode="General">
                        <c:v>473.99799999999999</c:v>
                      </c:pt>
                      <c:pt idx="5680" formatCode="General">
                        <c:v>474.00799999999998</c:v>
                      </c:pt>
                      <c:pt idx="5681" formatCode="General">
                        <c:v>474.01799999999997</c:v>
                      </c:pt>
                      <c:pt idx="5682" formatCode="General">
                        <c:v>474.02800000000002</c:v>
                      </c:pt>
                      <c:pt idx="5683" formatCode="General">
                        <c:v>474.03800000000001</c:v>
                      </c:pt>
                      <c:pt idx="5684" formatCode="General">
                        <c:v>474.048</c:v>
                      </c:pt>
                      <c:pt idx="5685" formatCode="General">
                        <c:v>474.05799999999999</c:v>
                      </c:pt>
                      <c:pt idx="5686" formatCode="General">
                        <c:v>474.06799999999998</c:v>
                      </c:pt>
                      <c:pt idx="5687" formatCode="General">
                        <c:v>474.07799999999997</c:v>
                      </c:pt>
                      <c:pt idx="5688" formatCode="General">
                        <c:v>474.08800000000002</c:v>
                      </c:pt>
                      <c:pt idx="5689" formatCode="General">
                        <c:v>474.09800000000001</c:v>
                      </c:pt>
                      <c:pt idx="5690" formatCode="General">
                        <c:v>474.108</c:v>
                      </c:pt>
                      <c:pt idx="5691" formatCode="General">
                        <c:v>474.11799999999999</c:v>
                      </c:pt>
                      <c:pt idx="5692" formatCode="General">
                        <c:v>474.12799999999999</c:v>
                      </c:pt>
                      <c:pt idx="5693" formatCode="General">
                        <c:v>474.13799999999998</c:v>
                      </c:pt>
                      <c:pt idx="5694" formatCode="General">
                        <c:v>474.14800000000002</c:v>
                      </c:pt>
                      <c:pt idx="5695" formatCode="General">
                        <c:v>474.15800000000002</c:v>
                      </c:pt>
                      <c:pt idx="5696" formatCode="General">
                        <c:v>474.16800000000001</c:v>
                      </c:pt>
                      <c:pt idx="5697" formatCode="General">
                        <c:v>474.178</c:v>
                      </c:pt>
                      <c:pt idx="5698" formatCode="General">
                        <c:v>474.18799999999999</c:v>
                      </c:pt>
                      <c:pt idx="5699" formatCode="General">
                        <c:v>474.19799999999998</c:v>
                      </c:pt>
                      <c:pt idx="5700" formatCode="General">
                        <c:v>474.20800000000003</c:v>
                      </c:pt>
                      <c:pt idx="5701" formatCode="General">
                        <c:v>474.21800000000002</c:v>
                      </c:pt>
                      <c:pt idx="5702" formatCode="General">
                        <c:v>474.22800000000001</c:v>
                      </c:pt>
                      <c:pt idx="5703" formatCode="General">
                        <c:v>474.238</c:v>
                      </c:pt>
                      <c:pt idx="5704" formatCode="General">
                        <c:v>474.24799999999999</c:v>
                      </c:pt>
                      <c:pt idx="5705" formatCode="General">
                        <c:v>474.25799999999998</c:v>
                      </c:pt>
                      <c:pt idx="5706" formatCode="General">
                        <c:v>474.26799999999997</c:v>
                      </c:pt>
                      <c:pt idx="5707" formatCode="General">
                        <c:v>474.27800000000002</c:v>
                      </c:pt>
                      <c:pt idx="5708" formatCode="General">
                        <c:v>474.28800000000001</c:v>
                      </c:pt>
                      <c:pt idx="5709" formatCode="General">
                        <c:v>474.298</c:v>
                      </c:pt>
                      <c:pt idx="5710" formatCode="General">
                        <c:v>474.30799999999999</c:v>
                      </c:pt>
                      <c:pt idx="5711" formatCode="General">
                        <c:v>474.31799999999998</c:v>
                      </c:pt>
                      <c:pt idx="5712" formatCode="General">
                        <c:v>474.32799999999997</c:v>
                      </c:pt>
                      <c:pt idx="5713" formatCode="General">
                        <c:v>474.33800000000002</c:v>
                      </c:pt>
                      <c:pt idx="5714" formatCode="General">
                        <c:v>474.34800000000001</c:v>
                      </c:pt>
                      <c:pt idx="5715" formatCode="General">
                        <c:v>474.358</c:v>
                      </c:pt>
                      <c:pt idx="5716" formatCode="General">
                        <c:v>474.36799999999999</c:v>
                      </c:pt>
                      <c:pt idx="5717" formatCode="General">
                        <c:v>474.37799999999999</c:v>
                      </c:pt>
                      <c:pt idx="5718" formatCode="General">
                        <c:v>474.38799999999998</c:v>
                      </c:pt>
                      <c:pt idx="5719" formatCode="General">
                        <c:v>474.39800000000002</c:v>
                      </c:pt>
                      <c:pt idx="5720" formatCode="General">
                        <c:v>474.40800000000002</c:v>
                      </c:pt>
                      <c:pt idx="5721" formatCode="General">
                        <c:v>474.41800000000001</c:v>
                      </c:pt>
                      <c:pt idx="5722" formatCode="General">
                        <c:v>474.428</c:v>
                      </c:pt>
                      <c:pt idx="5723" formatCode="General">
                        <c:v>474.43799999999999</c:v>
                      </c:pt>
                      <c:pt idx="5724" formatCode="General">
                        <c:v>474.44799999999998</c:v>
                      </c:pt>
                      <c:pt idx="5725" formatCode="General">
                        <c:v>474.45800000000003</c:v>
                      </c:pt>
                      <c:pt idx="5726" formatCode="General">
                        <c:v>474.46800000000002</c:v>
                      </c:pt>
                      <c:pt idx="5727" formatCode="General">
                        <c:v>474.47800000000001</c:v>
                      </c:pt>
                      <c:pt idx="5728" formatCode="General">
                        <c:v>474.488</c:v>
                      </c:pt>
                      <c:pt idx="5729" formatCode="General">
                        <c:v>474.49799999999999</c:v>
                      </c:pt>
                      <c:pt idx="5730" formatCode="General">
                        <c:v>474.50799999999998</c:v>
                      </c:pt>
                      <c:pt idx="5731" formatCode="General">
                        <c:v>474.51799999999997</c:v>
                      </c:pt>
                      <c:pt idx="5732" formatCode="General">
                        <c:v>474.52800000000002</c:v>
                      </c:pt>
                      <c:pt idx="5733" formatCode="General">
                        <c:v>474.53800000000001</c:v>
                      </c:pt>
                      <c:pt idx="5734" formatCode="General">
                        <c:v>474.548</c:v>
                      </c:pt>
                      <c:pt idx="5735" formatCode="General">
                        <c:v>474.55799999999999</c:v>
                      </c:pt>
                      <c:pt idx="5736" formatCode="General">
                        <c:v>474.56799999999998</c:v>
                      </c:pt>
                      <c:pt idx="5737" formatCode="General">
                        <c:v>474.57799999999997</c:v>
                      </c:pt>
                      <c:pt idx="5738" formatCode="General">
                        <c:v>474.58800000000002</c:v>
                      </c:pt>
                      <c:pt idx="5739" formatCode="General">
                        <c:v>474.59800000000001</c:v>
                      </c:pt>
                      <c:pt idx="5740" formatCode="General">
                        <c:v>474.608</c:v>
                      </c:pt>
                      <c:pt idx="5741" formatCode="General">
                        <c:v>474.61799999999999</c:v>
                      </c:pt>
                      <c:pt idx="5742" formatCode="General">
                        <c:v>474.62799999999999</c:v>
                      </c:pt>
                      <c:pt idx="5743" formatCode="General">
                        <c:v>474.63799999999998</c:v>
                      </c:pt>
                      <c:pt idx="5744" formatCode="General">
                        <c:v>474.64800000000002</c:v>
                      </c:pt>
                      <c:pt idx="5745" formatCode="General">
                        <c:v>474.65800000000002</c:v>
                      </c:pt>
                      <c:pt idx="5746" formatCode="General">
                        <c:v>474.66800000000001</c:v>
                      </c:pt>
                      <c:pt idx="5747" formatCode="General">
                        <c:v>474.678</c:v>
                      </c:pt>
                      <c:pt idx="5748" formatCode="General">
                        <c:v>474.68799999999999</c:v>
                      </c:pt>
                      <c:pt idx="5749" formatCode="General">
                        <c:v>474.69799999999998</c:v>
                      </c:pt>
                      <c:pt idx="5750" formatCode="General">
                        <c:v>474.70800000000003</c:v>
                      </c:pt>
                      <c:pt idx="5751" formatCode="General">
                        <c:v>474.71800000000002</c:v>
                      </c:pt>
                      <c:pt idx="5752" formatCode="General">
                        <c:v>474.72800000000001</c:v>
                      </c:pt>
                      <c:pt idx="5753" formatCode="General">
                        <c:v>474.738</c:v>
                      </c:pt>
                      <c:pt idx="5754" formatCode="General">
                        <c:v>474.74799999999999</c:v>
                      </c:pt>
                      <c:pt idx="5755" formatCode="General">
                        <c:v>474.75799999999998</c:v>
                      </c:pt>
                      <c:pt idx="5756" formatCode="General">
                        <c:v>474.76799999999997</c:v>
                      </c:pt>
                      <c:pt idx="5757" formatCode="General">
                        <c:v>474.77800000000002</c:v>
                      </c:pt>
                      <c:pt idx="5758" formatCode="General">
                        <c:v>474.78800000000001</c:v>
                      </c:pt>
                      <c:pt idx="5759" formatCode="General">
                        <c:v>474.798</c:v>
                      </c:pt>
                      <c:pt idx="5760" formatCode="General">
                        <c:v>474.80799999999999</c:v>
                      </c:pt>
                      <c:pt idx="5761" formatCode="General">
                        <c:v>474.81799999999998</c:v>
                      </c:pt>
                      <c:pt idx="5762" formatCode="General">
                        <c:v>474.82799999999997</c:v>
                      </c:pt>
                      <c:pt idx="5763" formatCode="General">
                        <c:v>474.83800000000002</c:v>
                      </c:pt>
                      <c:pt idx="5764" formatCode="General">
                        <c:v>474.84800000000001</c:v>
                      </c:pt>
                      <c:pt idx="5765" formatCode="General">
                        <c:v>474.858</c:v>
                      </c:pt>
                      <c:pt idx="5766" formatCode="General">
                        <c:v>474.86799999999999</c:v>
                      </c:pt>
                      <c:pt idx="5767" formatCode="General">
                        <c:v>474.87799999999999</c:v>
                      </c:pt>
                      <c:pt idx="5768" formatCode="General">
                        <c:v>474.88799999999998</c:v>
                      </c:pt>
                      <c:pt idx="5769" formatCode="General">
                        <c:v>474.89800000000002</c:v>
                      </c:pt>
                      <c:pt idx="5770" formatCode="General">
                        <c:v>474.90800000000002</c:v>
                      </c:pt>
                      <c:pt idx="5771" formatCode="General">
                        <c:v>474.91800000000001</c:v>
                      </c:pt>
                      <c:pt idx="5772" formatCode="General">
                        <c:v>474.928</c:v>
                      </c:pt>
                      <c:pt idx="5773" formatCode="General">
                        <c:v>474.93799999999999</c:v>
                      </c:pt>
                      <c:pt idx="5774" formatCode="General">
                        <c:v>474.94799999999998</c:v>
                      </c:pt>
                      <c:pt idx="5775" formatCode="General">
                        <c:v>474.95800000000003</c:v>
                      </c:pt>
                      <c:pt idx="5776" formatCode="General">
                        <c:v>474.96800000000002</c:v>
                      </c:pt>
                      <c:pt idx="5777" formatCode="General">
                        <c:v>474.97800000000001</c:v>
                      </c:pt>
                      <c:pt idx="5778" formatCode="General">
                        <c:v>474.988</c:v>
                      </c:pt>
                      <c:pt idx="5779" formatCode="General">
                        <c:v>474.99799999999999</c:v>
                      </c:pt>
                      <c:pt idx="5780" formatCode="General">
                        <c:v>475.00799999999998</c:v>
                      </c:pt>
                      <c:pt idx="5781" formatCode="General">
                        <c:v>475.01799999999997</c:v>
                      </c:pt>
                      <c:pt idx="5782" formatCode="General">
                        <c:v>475.02800000000002</c:v>
                      </c:pt>
                      <c:pt idx="5783" formatCode="General">
                        <c:v>475.03800000000001</c:v>
                      </c:pt>
                      <c:pt idx="5784" formatCode="General">
                        <c:v>475.048</c:v>
                      </c:pt>
                      <c:pt idx="5785" formatCode="General">
                        <c:v>475.05799999999999</c:v>
                      </c:pt>
                      <c:pt idx="5786" formatCode="General">
                        <c:v>475.06799999999998</c:v>
                      </c:pt>
                      <c:pt idx="5787" formatCode="General">
                        <c:v>475.07799999999997</c:v>
                      </c:pt>
                      <c:pt idx="5788" formatCode="General">
                        <c:v>475.08800000000002</c:v>
                      </c:pt>
                      <c:pt idx="5789" formatCode="General">
                        <c:v>475.09800000000001</c:v>
                      </c:pt>
                      <c:pt idx="5790" formatCode="General">
                        <c:v>475.108</c:v>
                      </c:pt>
                      <c:pt idx="5791" formatCode="General">
                        <c:v>475.11500000000001</c:v>
                      </c:pt>
                      <c:pt idx="5792" formatCode="General">
                        <c:v>475.11500000000001</c:v>
                      </c:pt>
                      <c:pt idx="5793" formatCode="General">
                        <c:v>476.11500000000001</c:v>
                      </c:pt>
                      <c:pt idx="5794" formatCode="General">
                        <c:v>477.11500000000001</c:v>
                      </c:pt>
                      <c:pt idx="5795" formatCode="General">
                        <c:v>478.11500000000001</c:v>
                      </c:pt>
                      <c:pt idx="5796" formatCode="General">
                        <c:v>479.11500000000001</c:v>
                      </c:pt>
                      <c:pt idx="5797" formatCode="General">
                        <c:v>480.11500000000001</c:v>
                      </c:pt>
                      <c:pt idx="5798" formatCode="General">
                        <c:v>481.11500000000001</c:v>
                      </c:pt>
                      <c:pt idx="5799" formatCode="General">
                        <c:v>482.11500000000001</c:v>
                      </c:pt>
                      <c:pt idx="5800" formatCode="General">
                        <c:v>483.11500000000001</c:v>
                      </c:pt>
                      <c:pt idx="5801" formatCode="General">
                        <c:v>484.11500000000001</c:v>
                      </c:pt>
                      <c:pt idx="5802" formatCode="General">
                        <c:v>485.11500000000001</c:v>
                      </c:pt>
                      <c:pt idx="5803" formatCode="General">
                        <c:v>486.11500000000001</c:v>
                      </c:pt>
                      <c:pt idx="5804" formatCode="General">
                        <c:v>487.11500000000001</c:v>
                      </c:pt>
                      <c:pt idx="5805" formatCode="General">
                        <c:v>488.11500000000001</c:v>
                      </c:pt>
                      <c:pt idx="5806" formatCode="General">
                        <c:v>489.11500000000001</c:v>
                      </c:pt>
                      <c:pt idx="5807" formatCode="General">
                        <c:v>490.11500000000001</c:v>
                      </c:pt>
                      <c:pt idx="5808" formatCode="General">
                        <c:v>491.11500000000001</c:v>
                      </c:pt>
                      <c:pt idx="5809" formatCode="General">
                        <c:v>492.11500000000001</c:v>
                      </c:pt>
                      <c:pt idx="5810" formatCode="General">
                        <c:v>493.11500000000001</c:v>
                      </c:pt>
                      <c:pt idx="5811" formatCode="General">
                        <c:v>494.11500000000001</c:v>
                      </c:pt>
                      <c:pt idx="5812" formatCode="General">
                        <c:v>495.11500000000001</c:v>
                      </c:pt>
                      <c:pt idx="5813" formatCode="General">
                        <c:v>496.11500000000001</c:v>
                      </c:pt>
                      <c:pt idx="5814" formatCode="General">
                        <c:v>497.11500000000001</c:v>
                      </c:pt>
                      <c:pt idx="5815" formatCode="General">
                        <c:v>498.11500000000001</c:v>
                      </c:pt>
                      <c:pt idx="5816" formatCode="General">
                        <c:v>499.11500000000001</c:v>
                      </c:pt>
                      <c:pt idx="5817" formatCode="General">
                        <c:v>500.11500000000001</c:v>
                      </c:pt>
                      <c:pt idx="5818" formatCode="General">
                        <c:v>501.11500000000001</c:v>
                      </c:pt>
                      <c:pt idx="5819" formatCode="General">
                        <c:v>502.11500000000001</c:v>
                      </c:pt>
                      <c:pt idx="5820" formatCode="General">
                        <c:v>503.11500000000001</c:v>
                      </c:pt>
                      <c:pt idx="5821" formatCode="General">
                        <c:v>504.11500000000001</c:v>
                      </c:pt>
                      <c:pt idx="5822" formatCode="General">
                        <c:v>505.11500000000001</c:v>
                      </c:pt>
                      <c:pt idx="5823" formatCode="General">
                        <c:v>506.11500000000001</c:v>
                      </c:pt>
                      <c:pt idx="5824" formatCode="General">
                        <c:v>507.11500000000001</c:v>
                      </c:pt>
                      <c:pt idx="5825" formatCode="General">
                        <c:v>508.11500000000001</c:v>
                      </c:pt>
                      <c:pt idx="5826" formatCode="General">
                        <c:v>509.11500000000001</c:v>
                      </c:pt>
                      <c:pt idx="5827" formatCode="General">
                        <c:v>510.11500000000001</c:v>
                      </c:pt>
                      <c:pt idx="5828" formatCode="General">
                        <c:v>511.11500000000001</c:v>
                      </c:pt>
                      <c:pt idx="5829" formatCode="General">
                        <c:v>512.11500000000001</c:v>
                      </c:pt>
                      <c:pt idx="5830" formatCode="General">
                        <c:v>513.11500000000001</c:v>
                      </c:pt>
                      <c:pt idx="5831" formatCode="General">
                        <c:v>514.11500000000001</c:v>
                      </c:pt>
                      <c:pt idx="5832" formatCode="General">
                        <c:v>515.11500000000001</c:v>
                      </c:pt>
                      <c:pt idx="5833" formatCode="General">
                        <c:v>516.11500000000001</c:v>
                      </c:pt>
                      <c:pt idx="5834" formatCode="General">
                        <c:v>517.11500000000001</c:v>
                      </c:pt>
                      <c:pt idx="5835" formatCode="General">
                        <c:v>518.11500000000001</c:v>
                      </c:pt>
                      <c:pt idx="5836" formatCode="General">
                        <c:v>519.11500000000001</c:v>
                      </c:pt>
                      <c:pt idx="5837" formatCode="General">
                        <c:v>520.11500000000001</c:v>
                      </c:pt>
                      <c:pt idx="5838" formatCode="General">
                        <c:v>521.11500000000001</c:v>
                      </c:pt>
                      <c:pt idx="5839" formatCode="General">
                        <c:v>522.11500000000001</c:v>
                      </c:pt>
                      <c:pt idx="5840" formatCode="General">
                        <c:v>523.11500000000001</c:v>
                      </c:pt>
                      <c:pt idx="5841" formatCode="General">
                        <c:v>524.11500000000001</c:v>
                      </c:pt>
                      <c:pt idx="5842" formatCode="General">
                        <c:v>525.11500000000001</c:v>
                      </c:pt>
                      <c:pt idx="5843" formatCode="General">
                        <c:v>526.11500000000001</c:v>
                      </c:pt>
                      <c:pt idx="5844" formatCode="General">
                        <c:v>527.11500000000001</c:v>
                      </c:pt>
                      <c:pt idx="5845" formatCode="General">
                        <c:v>528.11500000000001</c:v>
                      </c:pt>
                      <c:pt idx="5846" formatCode="General">
                        <c:v>529.11500000000001</c:v>
                      </c:pt>
                      <c:pt idx="5847" formatCode="General">
                        <c:v>530.11500000000001</c:v>
                      </c:pt>
                      <c:pt idx="5848" formatCode="General">
                        <c:v>531.11500000000001</c:v>
                      </c:pt>
                      <c:pt idx="5849" formatCode="General">
                        <c:v>532.11500000000001</c:v>
                      </c:pt>
                      <c:pt idx="5850" formatCode="General">
                        <c:v>533.11500000000001</c:v>
                      </c:pt>
                      <c:pt idx="5851" formatCode="General">
                        <c:v>534.11500000000001</c:v>
                      </c:pt>
                      <c:pt idx="5852" formatCode="General">
                        <c:v>535.11500000000001</c:v>
                      </c:pt>
                      <c:pt idx="5853" formatCode="General">
                        <c:v>536.11500000000001</c:v>
                      </c:pt>
                      <c:pt idx="5854" formatCode="General">
                        <c:v>537.11500000000001</c:v>
                      </c:pt>
                      <c:pt idx="5855" formatCode="General">
                        <c:v>538.11500000000001</c:v>
                      </c:pt>
                      <c:pt idx="5856" formatCode="General">
                        <c:v>539.11500000000001</c:v>
                      </c:pt>
                      <c:pt idx="5857" formatCode="General">
                        <c:v>540.11500000000001</c:v>
                      </c:pt>
                      <c:pt idx="5858" formatCode="General">
                        <c:v>541.11500000000001</c:v>
                      </c:pt>
                      <c:pt idx="5859" formatCode="General">
                        <c:v>542.11500000000001</c:v>
                      </c:pt>
                      <c:pt idx="5860" formatCode="General">
                        <c:v>543.11500000000001</c:v>
                      </c:pt>
                      <c:pt idx="5861" formatCode="General">
                        <c:v>544.11500000000001</c:v>
                      </c:pt>
                      <c:pt idx="5862" formatCode="General">
                        <c:v>545.11500000000001</c:v>
                      </c:pt>
                      <c:pt idx="5863" formatCode="General">
                        <c:v>545.30799999999999</c:v>
                      </c:pt>
                      <c:pt idx="5864" formatCode="General">
                        <c:v>545.30799999999999</c:v>
                      </c:pt>
                      <c:pt idx="5865" formatCode="General">
                        <c:v>545.31799999999998</c:v>
                      </c:pt>
                      <c:pt idx="5866" formatCode="General">
                        <c:v>545.32799999999997</c:v>
                      </c:pt>
                      <c:pt idx="5867" formatCode="General">
                        <c:v>545.33799999999997</c:v>
                      </c:pt>
                      <c:pt idx="5868" formatCode="General">
                        <c:v>545.34799999999996</c:v>
                      </c:pt>
                      <c:pt idx="5869" formatCode="General">
                        <c:v>545.35799999999995</c:v>
                      </c:pt>
                      <c:pt idx="5870" formatCode="General">
                        <c:v>545.36800000000005</c:v>
                      </c:pt>
                      <c:pt idx="5871" formatCode="General">
                        <c:v>545.37800000000004</c:v>
                      </c:pt>
                      <c:pt idx="5872" formatCode="General">
                        <c:v>545.38800000000003</c:v>
                      </c:pt>
                      <c:pt idx="5873" formatCode="General">
                        <c:v>545.39800000000002</c:v>
                      </c:pt>
                      <c:pt idx="5874" formatCode="General">
                        <c:v>545.40800000000002</c:v>
                      </c:pt>
                      <c:pt idx="5875" formatCode="General">
                        <c:v>545.41800000000001</c:v>
                      </c:pt>
                      <c:pt idx="5876" formatCode="General">
                        <c:v>545.428</c:v>
                      </c:pt>
                      <c:pt idx="5877" formatCode="General">
                        <c:v>545.43799999999999</c:v>
                      </c:pt>
                      <c:pt idx="5878" formatCode="General">
                        <c:v>545.44799999999998</c:v>
                      </c:pt>
                      <c:pt idx="5879" formatCode="General">
                        <c:v>545.45799999999997</c:v>
                      </c:pt>
                      <c:pt idx="5880" formatCode="General">
                        <c:v>545.46799999999996</c:v>
                      </c:pt>
                      <c:pt idx="5881" formatCode="General">
                        <c:v>545.47799999999995</c:v>
                      </c:pt>
                      <c:pt idx="5882" formatCode="General">
                        <c:v>545.48800000000006</c:v>
                      </c:pt>
                      <c:pt idx="5883" formatCode="General">
                        <c:v>545.49800000000005</c:v>
                      </c:pt>
                      <c:pt idx="5884" formatCode="General">
                        <c:v>545.50800000000004</c:v>
                      </c:pt>
                      <c:pt idx="5885" formatCode="General">
                        <c:v>545.51800000000003</c:v>
                      </c:pt>
                      <c:pt idx="5886" formatCode="General">
                        <c:v>545.52800000000002</c:v>
                      </c:pt>
                      <c:pt idx="5887" formatCode="General">
                        <c:v>545.53800000000001</c:v>
                      </c:pt>
                      <c:pt idx="5888" formatCode="General">
                        <c:v>545.548</c:v>
                      </c:pt>
                      <c:pt idx="5889" formatCode="General">
                        <c:v>545.55799999999999</c:v>
                      </c:pt>
                      <c:pt idx="5890" formatCode="General">
                        <c:v>545.56799999999998</c:v>
                      </c:pt>
                      <c:pt idx="5891" formatCode="General">
                        <c:v>545.57799999999997</c:v>
                      </c:pt>
                      <c:pt idx="5892" formatCode="General">
                        <c:v>545.58799999999997</c:v>
                      </c:pt>
                      <c:pt idx="5893" formatCode="General">
                        <c:v>545.59799999999996</c:v>
                      </c:pt>
                      <c:pt idx="5894" formatCode="General">
                        <c:v>545.60799999999995</c:v>
                      </c:pt>
                      <c:pt idx="5895" formatCode="General">
                        <c:v>545.61800000000005</c:v>
                      </c:pt>
                      <c:pt idx="5896" formatCode="General">
                        <c:v>545.62800000000004</c:v>
                      </c:pt>
                      <c:pt idx="5897" formatCode="General">
                        <c:v>545.63800000000003</c:v>
                      </c:pt>
                      <c:pt idx="5898" formatCode="General">
                        <c:v>545.64800000000002</c:v>
                      </c:pt>
                      <c:pt idx="5899" formatCode="General">
                        <c:v>545.65800000000002</c:v>
                      </c:pt>
                      <c:pt idx="5900" formatCode="General">
                        <c:v>545.66800000000001</c:v>
                      </c:pt>
                      <c:pt idx="5901" formatCode="General">
                        <c:v>545.678</c:v>
                      </c:pt>
                      <c:pt idx="5902" formatCode="General">
                        <c:v>545.68799999999999</c:v>
                      </c:pt>
                      <c:pt idx="5903" formatCode="General">
                        <c:v>545.69799999999998</c:v>
                      </c:pt>
                      <c:pt idx="5904" formatCode="General">
                        <c:v>545.70799999999997</c:v>
                      </c:pt>
                      <c:pt idx="5905" formatCode="General">
                        <c:v>545.71799999999996</c:v>
                      </c:pt>
                      <c:pt idx="5906" formatCode="General">
                        <c:v>545.72799999999995</c:v>
                      </c:pt>
                      <c:pt idx="5907" formatCode="General">
                        <c:v>545.73800000000006</c:v>
                      </c:pt>
                      <c:pt idx="5908" formatCode="General">
                        <c:v>545.74800000000005</c:v>
                      </c:pt>
                      <c:pt idx="5909" formatCode="General">
                        <c:v>545.75800000000004</c:v>
                      </c:pt>
                      <c:pt idx="5910" formatCode="General">
                        <c:v>545.76800000000003</c:v>
                      </c:pt>
                      <c:pt idx="5911" formatCode="General">
                        <c:v>545.77800000000002</c:v>
                      </c:pt>
                      <c:pt idx="5912" formatCode="General">
                        <c:v>545.78800000000001</c:v>
                      </c:pt>
                      <c:pt idx="5913" formatCode="General">
                        <c:v>545.798</c:v>
                      </c:pt>
                      <c:pt idx="5914" formatCode="General">
                        <c:v>545.80799999999999</c:v>
                      </c:pt>
                      <c:pt idx="5915" formatCode="General">
                        <c:v>545.81799999999998</c:v>
                      </c:pt>
                      <c:pt idx="5916" formatCode="General">
                        <c:v>545.82799999999997</c:v>
                      </c:pt>
                      <c:pt idx="5917" formatCode="General">
                        <c:v>545.83799999999997</c:v>
                      </c:pt>
                      <c:pt idx="5918" formatCode="General">
                        <c:v>545.84799999999996</c:v>
                      </c:pt>
                      <c:pt idx="5919" formatCode="General">
                        <c:v>545.85799999999995</c:v>
                      </c:pt>
                      <c:pt idx="5920" formatCode="General">
                        <c:v>545.86800000000005</c:v>
                      </c:pt>
                      <c:pt idx="5921" formatCode="General">
                        <c:v>545.87800000000004</c:v>
                      </c:pt>
                      <c:pt idx="5922" formatCode="General">
                        <c:v>545.88800000000003</c:v>
                      </c:pt>
                      <c:pt idx="5923" formatCode="General">
                        <c:v>545.89800000000002</c:v>
                      </c:pt>
                      <c:pt idx="5924" formatCode="General">
                        <c:v>545.90800000000002</c:v>
                      </c:pt>
                      <c:pt idx="5925" formatCode="General">
                        <c:v>545.91800000000001</c:v>
                      </c:pt>
                      <c:pt idx="5926" formatCode="General">
                        <c:v>545.928</c:v>
                      </c:pt>
                      <c:pt idx="5927" formatCode="General">
                        <c:v>545.93799999999999</c:v>
                      </c:pt>
                      <c:pt idx="5928" formatCode="General">
                        <c:v>545.94799999999998</c:v>
                      </c:pt>
                      <c:pt idx="5929" formatCode="General">
                        <c:v>545.95799999999997</c:v>
                      </c:pt>
                      <c:pt idx="5930" formatCode="General">
                        <c:v>545.96799999999996</c:v>
                      </c:pt>
                      <c:pt idx="5931" formatCode="General">
                        <c:v>545.97799999999995</c:v>
                      </c:pt>
                      <c:pt idx="5932" formatCode="General">
                        <c:v>545.98800000000006</c:v>
                      </c:pt>
                      <c:pt idx="5933" formatCode="General">
                        <c:v>545.99800000000005</c:v>
                      </c:pt>
                      <c:pt idx="5934" formatCode="General">
                        <c:v>546.00800000000004</c:v>
                      </c:pt>
                      <c:pt idx="5935" formatCode="General">
                        <c:v>546.01800000000003</c:v>
                      </c:pt>
                      <c:pt idx="5936" formatCode="General">
                        <c:v>546.02800000000002</c:v>
                      </c:pt>
                      <c:pt idx="5937" formatCode="General">
                        <c:v>546.03800000000001</c:v>
                      </c:pt>
                      <c:pt idx="5938" formatCode="General">
                        <c:v>546.048</c:v>
                      </c:pt>
                      <c:pt idx="5939" formatCode="General">
                        <c:v>546.05799999999999</c:v>
                      </c:pt>
                      <c:pt idx="5940" formatCode="General">
                        <c:v>546.06799999999998</c:v>
                      </c:pt>
                      <c:pt idx="5941" formatCode="General">
                        <c:v>546.07799999999997</c:v>
                      </c:pt>
                      <c:pt idx="5942" formatCode="General">
                        <c:v>546.08799999999997</c:v>
                      </c:pt>
                      <c:pt idx="5943" formatCode="General">
                        <c:v>546.09799999999996</c:v>
                      </c:pt>
                      <c:pt idx="5944" formatCode="General">
                        <c:v>546.10799999999995</c:v>
                      </c:pt>
                      <c:pt idx="5945" formatCode="General">
                        <c:v>546.11800000000005</c:v>
                      </c:pt>
                      <c:pt idx="5946" formatCode="General">
                        <c:v>546.12800000000004</c:v>
                      </c:pt>
                      <c:pt idx="5947" formatCode="General">
                        <c:v>546.13800000000003</c:v>
                      </c:pt>
                      <c:pt idx="5948" formatCode="General">
                        <c:v>546.14800000000002</c:v>
                      </c:pt>
                      <c:pt idx="5949" formatCode="General">
                        <c:v>546.15800000000002</c:v>
                      </c:pt>
                      <c:pt idx="5950" formatCode="General">
                        <c:v>546.16800000000001</c:v>
                      </c:pt>
                      <c:pt idx="5951" formatCode="General">
                        <c:v>546.178</c:v>
                      </c:pt>
                      <c:pt idx="5952" formatCode="General">
                        <c:v>546.18799999999999</c:v>
                      </c:pt>
                      <c:pt idx="5953" formatCode="General">
                        <c:v>546.19799999999998</c:v>
                      </c:pt>
                      <c:pt idx="5954" formatCode="General">
                        <c:v>546.20799999999997</c:v>
                      </c:pt>
                      <c:pt idx="5955" formatCode="General">
                        <c:v>546.21799999999996</c:v>
                      </c:pt>
                      <c:pt idx="5956" formatCode="General">
                        <c:v>546.22799999999995</c:v>
                      </c:pt>
                      <c:pt idx="5957" formatCode="General">
                        <c:v>546.23800000000006</c:v>
                      </c:pt>
                      <c:pt idx="5958" formatCode="General">
                        <c:v>546.24800000000005</c:v>
                      </c:pt>
                      <c:pt idx="5959" formatCode="General">
                        <c:v>546.25800000000004</c:v>
                      </c:pt>
                      <c:pt idx="5960" formatCode="General">
                        <c:v>546.26800000000003</c:v>
                      </c:pt>
                      <c:pt idx="5961" formatCode="General">
                        <c:v>546.27800000000002</c:v>
                      </c:pt>
                      <c:pt idx="5962" formatCode="General">
                        <c:v>546.28800000000001</c:v>
                      </c:pt>
                      <c:pt idx="5963" formatCode="General">
                        <c:v>546.298</c:v>
                      </c:pt>
                      <c:pt idx="5964" formatCode="General">
                        <c:v>546.30799999999999</c:v>
                      </c:pt>
                      <c:pt idx="5965" formatCode="General">
                        <c:v>546.31799999999998</c:v>
                      </c:pt>
                      <c:pt idx="5966" formatCode="General">
                        <c:v>546.32799999999997</c:v>
                      </c:pt>
                      <c:pt idx="5967" formatCode="General">
                        <c:v>546.33799999999997</c:v>
                      </c:pt>
                      <c:pt idx="5968" formatCode="General">
                        <c:v>546.34799999999996</c:v>
                      </c:pt>
                      <c:pt idx="5969" formatCode="General">
                        <c:v>546.35799999999995</c:v>
                      </c:pt>
                      <c:pt idx="5970" formatCode="General">
                        <c:v>546.36800000000005</c:v>
                      </c:pt>
                      <c:pt idx="5971" formatCode="General">
                        <c:v>546.37800000000004</c:v>
                      </c:pt>
                      <c:pt idx="5972" formatCode="General">
                        <c:v>546.38800000000003</c:v>
                      </c:pt>
                      <c:pt idx="5973" formatCode="General">
                        <c:v>546.39800000000002</c:v>
                      </c:pt>
                      <c:pt idx="5974" formatCode="General">
                        <c:v>546.40800000000002</c:v>
                      </c:pt>
                      <c:pt idx="5975" formatCode="General">
                        <c:v>546.41800000000001</c:v>
                      </c:pt>
                      <c:pt idx="5976" formatCode="General">
                        <c:v>546.428</c:v>
                      </c:pt>
                      <c:pt idx="5977" formatCode="General">
                        <c:v>546.43799999999999</c:v>
                      </c:pt>
                      <c:pt idx="5978" formatCode="General">
                        <c:v>546.44799999999998</c:v>
                      </c:pt>
                      <c:pt idx="5979" formatCode="General">
                        <c:v>546.45799999999997</c:v>
                      </c:pt>
                      <c:pt idx="5980" formatCode="General">
                        <c:v>546.46799999999996</c:v>
                      </c:pt>
                      <c:pt idx="5981" formatCode="General">
                        <c:v>546.47799999999995</c:v>
                      </c:pt>
                      <c:pt idx="5982" formatCode="General">
                        <c:v>546.48800000000006</c:v>
                      </c:pt>
                      <c:pt idx="5983" formatCode="General">
                        <c:v>546.49800000000005</c:v>
                      </c:pt>
                      <c:pt idx="5984" formatCode="General">
                        <c:v>546.50800000000004</c:v>
                      </c:pt>
                      <c:pt idx="5985" formatCode="General">
                        <c:v>546.51800000000003</c:v>
                      </c:pt>
                      <c:pt idx="5986" formatCode="General">
                        <c:v>546.52800000000002</c:v>
                      </c:pt>
                      <c:pt idx="5987" formatCode="General">
                        <c:v>546.53800000000001</c:v>
                      </c:pt>
                      <c:pt idx="5988" formatCode="General">
                        <c:v>546.548</c:v>
                      </c:pt>
                      <c:pt idx="5989" formatCode="General">
                        <c:v>546.55799999999999</c:v>
                      </c:pt>
                      <c:pt idx="5990" formatCode="General">
                        <c:v>546.56799999999998</c:v>
                      </c:pt>
                      <c:pt idx="5991" formatCode="General">
                        <c:v>546.57799999999997</c:v>
                      </c:pt>
                      <c:pt idx="5992" formatCode="General">
                        <c:v>546.58799999999997</c:v>
                      </c:pt>
                      <c:pt idx="5993" formatCode="General">
                        <c:v>546.59799999999996</c:v>
                      </c:pt>
                      <c:pt idx="5994" formatCode="General">
                        <c:v>546.60799999999995</c:v>
                      </c:pt>
                      <c:pt idx="5995" formatCode="General">
                        <c:v>546.61800000000005</c:v>
                      </c:pt>
                      <c:pt idx="5996" formatCode="General">
                        <c:v>546.62800000000004</c:v>
                      </c:pt>
                      <c:pt idx="5997" formatCode="General">
                        <c:v>546.63800000000003</c:v>
                      </c:pt>
                      <c:pt idx="5998" formatCode="General">
                        <c:v>546.64800000000002</c:v>
                      </c:pt>
                      <c:pt idx="5999" formatCode="General">
                        <c:v>546.65800000000002</c:v>
                      </c:pt>
                      <c:pt idx="6000" formatCode="General">
                        <c:v>546.66800000000001</c:v>
                      </c:pt>
                      <c:pt idx="6001" formatCode="General">
                        <c:v>546.678</c:v>
                      </c:pt>
                      <c:pt idx="6002" formatCode="General">
                        <c:v>546.68799999999999</c:v>
                      </c:pt>
                      <c:pt idx="6003" formatCode="General">
                        <c:v>546.69799999999998</c:v>
                      </c:pt>
                      <c:pt idx="6004" formatCode="General">
                        <c:v>546.70799999999997</c:v>
                      </c:pt>
                      <c:pt idx="6005" formatCode="General">
                        <c:v>546.71799999999996</c:v>
                      </c:pt>
                      <c:pt idx="6006" formatCode="General">
                        <c:v>546.72799999999995</c:v>
                      </c:pt>
                      <c:pt idx="6007" formatCode="General">
                        <c:v>546.73800000000006</c:v>
                      </c:pt>
                      <c:pt idx="6008" formatCode="General">
                        <c:v>546.74800000000005</c:v>
                      </c:pt>
                      <c:pt idx="6009" formatCode="General">
                        <c:v>546.75800000000004</c:v>
                      </c:pt>
                      <c:pt idx="6010" formatCode="General">
                        <c:v>546.76800000000003</c:v>
                      </c:pt>
                      <c:pt idx="6011" formatCode="General">
                        <c:v>546.77800000000002</c:v>
                      </c:pt>
                      <c:pt idx="6012" formatCode="General">
                        <c:v>546.78800000000001</c:v>
                      </c:pt>
                      <c:pt idx="6013" formatCode="General">
                        <c:v>546.798</c:v>
                      </c:pt>
                      <c:pt idx="6014" formatCode="General">
                        <c:v>546.80799999999999</c:v>
                      </c:pt>
                      <c:pt idx="6015" formatCode="General">
                        <c:v>546.81799999999998</c:v>
                      </c:pt>
                      <c:pt idx="6016" formatCode="General">
                        <c:v>546.82799999999997</c:v>
                      </c:pt>
                      <c:pt idx="6017" formatCode="General">
                        <c:v>546.83799999999997</c:v>
                      </c:pt>
                      <c:pt idx="6018" formatCode="General">
                        <c:v>546.84799999999996</c:v>
                      </c:pt>
                      <c:pt idx="6019" formatCode="General">
                        <c:v>546.85799999999995</c:v>
                      </c:pt>
                      <c:pt idx="6020" formatCode="General">
                        <c:v>546.86800000000005</c:v>
                      </c:pt>
                      <c:pt idx="6021" formatCode="General">
                        <c:v>546.87800000000004</c:v>
                      </c:pt>
                      <c:pt idx="6022" formatCode="General">
                        <c:v>546.88800000000003</c:v>
                      </c:pt>
                      <c:pt idx="6023" formatCode="General">
                        <c:v>546.89800000000002</c:v>
                      </c:pt>
                      <c:pt idx="6024" formatCode="General">
                        <c:v>546.90800000000002</c:v>
                      </c:pt>
                      <c:pt idx="6025" formatCode="General">
                        <c:v>546.91800000000001</c:v>
                      </c:pt>
                      <c:pt idx="6026" formatCode="General">
                        <c:v>546.928</c:v>
                      </c:pt>
                      <c:pt idx="6027" formatCode="General">
                        <c:v>546.93799999999999</c:v>
                      </c:pt>
                      <c:pt idx="6028" formatCode="General">
                        <c:v>546.94799999999998</c:v>
                      </c:pt>
                      <c:pt idx="6029" formatCode="General">
                        <c:v>546.95799999999997</c:v>
                      </c:pt>
                      <c:pt idx="6030" formatCode="General">
                        <c:v>546.96799999999996</c:v>
                      </c:pt>
                      <c:pt idx="6031" formatCode="General">
                        <c:v>546.97799999999995</c:v>
                      </c:pt>
                      <c:pt idx="6032" formatCode="General">
                        <c:v>546.98800000000006</c:v>
                      </c:pt>
                      <c:pt idx="6033" formatCode="General">
                        <c:v>546.99800000000005</c:v>
                      </c:pt>
                      <c:pt idx="6034" formatCode="General">
                        <c:v>547.00800000000004</c:v>
                      </c:pt>
                      <c:pt idx="6035" formatCode="General">
                        <c:v>547.01800000000003</c:v>
                      </c:pt>
                      <c:pt idx="6036" formatCode="General">
                        <c:v>547.02800000000002</c:v>
                      </c:pt>
                      <c:pt idx="6037" formatCode="General">
                        <c:v>547.03800000000001</c:v>
                      </c:pt>
                      <c:pt idx="6038" formatCode="General">
                        <c:v>547.048</c:v>
                      </c:pt>
                      <c:pt idx="6039" formatCode="General">
                        <c:v>547.05799999999999</c:v>
                      </c:pt>
                      <c:pt idx="6040" formatCode="General">
                        <c:v>547.06799999999998</c:v>
                      </c:pt>
                      <c:pt idx="6041" formatCode="General">
                        <c:v>547.07799999999997</c:v>
                      </c:pt>
                      <c:pt idx="6042" formatCode="General">
                        <c:v>547.08799999999997</c:v>
                      </c:pt>
                      <c:pt idx="6043" formatCode="General">
                        <c:v>547.09799999999996</c:v>
                      </c:pt>
                      <c:pt idx="6044" formatCode="General">
                        <c:v>547.10799999999995</c:v>
                      </c:pt>
                      <c:pt idx="6045" formatCode="General">
                        <c:v>547.11800000000005</c:v>
                      </c:pt>
                      <c:pt idx="6046" formatCode="General">
                        <c:v>547.12800000000004</c:v>
                      </c:pt>
                      <c:pt idx="6047" formatCode="General">
                        <c:v>547.13800000000003</c:v>
                      </c:pt>
                      <c:pt idx="6048" formatCode="General">
                        <c:v>547.14800000000002</c:v>
                      </c:pt>
                      <c:pt idx="6049" formatCode="General">
                        <c:v>547.15800000000002</c:v>
                      </c:pt>
                      <c:pt idx="6050" formatCode="General">
                        <c:v>547.16800000000001</c:v>
                      </c:pt>
                      <c:pt idx="6051" formatCode="General">
                        <c:v>547.178</c:v>
                      </c:pt>
                      <c:pt idx="6052" formatCode="General">
                        <c:v>547.18799999999999</c:v>
                      </c:pt>
                      <c:pt idx="6053" formatCode="General">
                        <c:v>547.19799999999998</c:v>
                      </c:pt>
                      <c:pt idx="6054" formatCode="General">
                        <c:v>547.20799999999997</c:v>
                      </c:pt>
                      <c:pt idx="6055" formatCode="General">
                        <c:v>547.21799999999996</c:v>
                      </c:pt>
                      <c:pt idx="6056" formatCode="General">
                        <c:v>547.22799999999995</c:v>
                      </c:pt>
                      <c:pt idx="6057" formatCode="General">
                        <c:v>547.23800000000006</c:v>
                      </c:pt>
                      <c:pt idx="6058" formatCode="General">
                        <c:v>547.24800000000005</c:v>
                      </c:pt>
                      <c:pt idx="6059" formatCode="General">
                        <c:v>547.25800000000004</c:v>
                      </c:pt>
                      <c:pt idx="6060" formatCode="General">
                        <c:v>547.26800000000003</c:v>
                      </c:pt>
                      <c:pt idx="6061" formatCode="General">
                        <c:v>547.27800000000002</c:v>
                      </c:pt>
                      <c:pt idx="6062" formatCode="General">
                        <c:v>547.28800000000001</c:v>
                      </c:pt>
                      <c:pt idx="6063" formatCode="General">
                        <c:v>547.298</c:v>
                      </c:pt>
                      <c:pt idx="6064" formatCode="General">
                        <c:v>547.30799999999999</c:v>
                      </c:pt>
                      <c:pt idx="6065" formatCode="General">
                        <c:v>547.31799999999998</c:v>
                      </c:pt>
                      <c:pt idx="6066" formatCode="General">
                        <c:v>547.32799999999997</c:v>
                      </c:pt>
                      <c:pt idx="6067" formatCode="General">
                        <c:v>547.33799999999997</c:v>
                      </c:pt>
                      <c:pt idx="6068" formatCode="General">
                        <c:v>547.34799999999996</c:v>
                      </c:pt>
                      <c:pt idx="6069" formatCode="General">
                        <c:v>547.35799999999995</c:v>
                      </c:pt>
                      <c:pt idx="6070" formatCode="General">
                        <c:v>547.36800000000005</c:v>
                      </c:pt>
                      <c:pt idx="6071" formatCode="General">
                        <c:v>547.37800000000004</c:v>
                      </c:pt>
                      <c:pt idx="6072" formatCode="General">
                        <c:v>547.38800000000003</c:v>
                      </c:pt>
                      <c:pt idx="6073" formatCode="General">
                        <c:v>547.39800000000002</c:v>
                      </c:pt>
                      <c:pt idx="6074" formatCode="General">
                        <c:v>547.40800000000002</c:v>
                      </c:pt>
                      <c:pt idx="6075" formatCode="General">
                        <c:v>547.41800000000001</c:v>
                      </c:pt>
                      <c:pt idx="6076" formatCode="General">
                        <c:v>547.428</c:v>
                      </c:pt>
                      <c:pt idx="6077" formatCode="General">
                        <c:v>547.43799999999999</c:v>
                      </c:pt>
                      <c:pt idx="6078" formatCode="General">
                        <c:v>547.44799999999998</c:v>
                      </c:pt>
                      <c:pt idx="6079" formatCode="General">
                        <c:v>547.45799999999997</c:v>
                      </c:pt>
                      <c:pt idx="6080" formatCode="General">
                        <c:v>547.46799999999996</c:v>
                      </c:pt>
                      <c:pt idx="6081" formatCode="General">
                        <c:v>547.47799999999995</c:v>
                      </c:pt>
                      <c:pt idx="6082" formatCode="General">
                        <c:v>547.48800000000006</c:v>
                      </c:pt>
                      <c:pt idx="6083" formatCode="General">
                        <c:v>547.49800000000005</c:v>
                      </c:pt>
                      <c:pt idx="6084" formatCode="General">
                        <c:v>547.50800000000004</c:v>
                      </c:pt>
                      <c:pt idx="6085" formatCode="General">
                        <c:v>547.51800000000003</c:v>
                      </c:pt>
                      <c:pt idx="6086" formatCode="General">
                        <c:v>547.52800000000002</c:v>
                      </c:pt>
                      <c:pt idx="6087" formatCode="General">
                        <c:v>547.53800000000001</c:v>
                      </c:pt>
                      <c:pt idx="6088" formatCode="General">
                        <c:v>547.548</c:v>
                      </c:pt>
                      <c:pt idx="6089" formatCode="General">
                        <c:v>547.55799999999999</c:v>
                      </c:pt>
                      <c:pt idx="6090" formatCode="General">
                        <c:v>547.56799999999998</c:v>
                      </c:pt>
                      <c:pt idx="6091" formatCode="General">
                        <c:v>547.57799999999997</c:v>
                      </c:pt>
                      <c:pt idx="6092" formatCode="General">
                        <c:v>547.58799999999997</c:v>
                      </c:pt>
                      <c:pt idx="6093" formatCode="General">
                        <c:v>547.59799999999996</c:v>
                      </c:pt>
                      <c:pt idx="6094" formatCode="General">
                        <c:v>547.60799999999995</c:v>
                      </c:pt>
                      <c:pt idx="6095" formatCode="General">
                        <c:v>547.61800000000005</c:v>
                      </c:pt>
                      <c:pt idx="6096" formatCode="General">
                        <c:v>547.62800000000004</c:v>
                      </c:pt>
                      <c:pt idx="6097" formatCode="General">
                        <c:v>547.63800000000003</c:v>
                      </c:pt>
                      <c:pt idx="6098" formatCode="General">
                        <c:v>547.64800000000002</c:v>
                      </c:pt>
                      <c:pt idx="6099" formatCode="General">
                        <c:v>547.65800000000002</c:v>
                      </c:pt>
                      <c:pt idx="6100" formatCode="General">
                        <c:v>547.66800000000001</c:v>
                      </c:pt>
                      <c:pt idx="6101" formatCode="General">
                        <c:v>547.678</c:v>
                      </c:pt>
                      <c:pt idx="6102" formatCode="General">
                        <c:v>547.68799999999999</c:v>
                      </c:pt>
                      <c:pt idx="6103" formatCode="General">
                        <c:v>547.69799999999998</c:v>
                      </c:pt>
                      <c:pt idx="6104" formatCode="General">
                        <c:v>547.70799999999997</c:v>
                      </c:pt>
                      <c:pt idx="6105" formatCode="General">
                        <c:v>547.71799999999996</c:v>
                      </c:pt>
                      <c:pt idx="6106" formatCode="General">
                        <c:v>547.72799999999995</c:v>
                      </c:pt>
                      <c:pt idx="6107" formatCode="General">
                        <c:v>547.73800000000006</c:v>
                      </c:pt>
                      <c:pt idx="6108" formatCode="General">
                        <c:v>547.74800000000005</c:v>
                      </c:pt>
                      <c:pt idx="6109" formatCode="General">
                        <c:v>547.75800000000004</c:v>
                      </c:pt>
                      <c:pt idx="6110" formatCode="General">
                        <c:v>547.76800000000003</c:v>
                      </c:pt>
                      <c:pt idx="6111" formatCode="General">
                        <c:v>547.77800000000002</c:v>
                      </c:pt>
                      <c:pt idx="6112" formatCode="General">
                        <c:v>547.78800000000001</c:v>
                      </c:pt>
                      <c:pt idx="6113" formatCode="General">
                        <c:v>547.798</c:v>
                      </c:pt>
                      <c:pt idx="6114" formatCode="General">
                        <c:v>547.80799999999999</c:v>
                      </c:pt>
                      <c:pt idx="6115" formatCode="General">
                        <c:v>547.81799999999998</c:v>
                      </c:pt>
                      <c:pt idx="6116" formatCode="General">
                        <c:v>547.82799999999997</c:v>
                      </c:pt>
                      <c:pt idx="6117" formatCode="General">
                        <c:v>547.83799999999997</c:v>
                      </c:pt>
                      <c:pt idx="6118" formatCode="General">
                        <c:v>547.84799999999996</c:v>
                      </c:pt>
                      <c:pt idx="6119" formatCode="General">
                        <c:v>547.85799999999995</c:v>
                      </c:pt>
                      <c:pt idx="6120" formatCode="General">
                        <c:v>547.86800000000005</c:v>
                      </c:pt>
                      <c:pt idx="6121" formatCode="General">
                        <c:v>547.87800000000004</c:v>
                      </c:pt>
                      <c:pt idx="6122" formatCode="General">
                        <c:v>547.88800000000003</c:v>
                      </c:pt>
                      <c:pt idx="6123" formatCode="General">
                        <c:v>547.89800000000002</c:v>
                      </c:pt>
                      <c:pt idx="6124" formatCode="General">
                        <c:v>547.90800000000002</c:v>
                      </c:pt>
                      <c:pt idx="6125" formatCode="General">
                        <c:v>547.91800000000001</c:v>
                      </c:pt>
                      <c:pt idx="6126" formatCode="General">
                        <c:v>547.928</c:v>
                      </c:pt>
                      <c:pt idx="6127" formatCode="General">
                        <c:v>547.93799999999999</c:v>
                      </c:pt>
                      <c:pt idx="6128" formatCode="General">
                        <c:v>547.94799999999998</c:v>
                      </c:pt>
                      <c:pt idx="6129" formatCode="General">
                        <c:v>547.95799999999997</c:v>
                      </c:pt>
                      <c:pt idx="6130" formatCode="General">
                        <c:v>547.96799999999996</c:v>
                      </c:pt>
                      <c:pt idx="6131" formatCode="General">
                        <c:v>547.97799999999995</c:v>
                      </c:pt>
                      <c:pt idx="6132" formatCode="General">
                        <c:v>547.98800000000006</c:v>
                      </c:pt>
                      <c:pt idx="6133" formatCode="General">
                        <c:v>547.99800000000005</c:v>
                      </c:pt>
                      <c:pt idx="6134" formatCode="General">
                        <c:v>548.00800000000004</c:v>
                      </c:pt>
                      <c:pt idx="6135" formatCode="General">
                        <c:v>548.01800000000003</c:v>
                      </c:pt>
                      <c:pt idx="6136" formatCode="General">
                        <c:v>548.02800000000002</c:v>
                      </c:pt>
                      <c:pt idx="6137" formatCode="General">
                        <c:v>548.03800000000001</c:v>
                      </c:pt>
                      <c:pt idx="6138" formatCode="General">
                        <c:v>548.048</c:v>
                      </c:pt>
                      <c:pt idx="6139" formatCode="General">
                        <c:v>548.05799999999999</c:v>
                      </c:pt>
                      <c:pt idx="6140" formatCode="General">
                        <c:v>548.06799999999998</c:v>
                      </c:pt>
                      <c:pt idx="6141" formatCode="General">
                        <c:v>548.07799999999997</c:v>
                      </c:pt>
                      <c:pt idx="6142" formatCode="General">
                        <c:v>548.08799999999997</c:v>
                      </c:pt>
                      <c:pt idx="6143" formatCode="General">
                        <c:v>548.09799999999996</c:v>
                      </c:pt>
                      <c:pt idx="6144" formatCode="General">
                        <c:v>548.10799999999995</c:v>
                      </c:pt>
                      <c:pt idx="6145" formatCode="General">
                        <c:v>548.11800000000005</c:v>
                      </c:pt>
                      <c:pt idx="6146" formatCode="General">
                        <c:v>548.12800000000004</c:v>
                      </c:pt>
                      <c:pt idx="6147" formatCode="General">
                        <c:v>548.13800000000003</c:v>
                      </c:pt>
                      <c:pt idx="6148" formatCode="General">
                        <c:v>548.14800000000002</c:v>
                      </c:pt>
                      <c:pt idx="6149" formatCode="General">
                        <c:v>548.15800000000002</c:v>
                      </c:pt>
                      <c:pt idx="6150" formatCode="General">
                        <c:v>548.16800000000001</c:v>
                      </c:pt>
                      <c:pt idx="6151" formatCode="General">
                        <c:v>548.178</c:v>
                      </c:pt>
                      <c:pt idx="6152" formatCode="General">
                        <c:v>548.18799999999999</c:v>
                      </c:pt>
                      <c:pt idx="6153" formatCode="General">
                        <c:v>548.19799999999998</c:v>
                      </c:pt>
                      <c:pt idx="6154" formatCode="General">
                        <c:v>548.20799999999997</c:v>
                      </c:pt>
                      <c:pt idx="6155" formatCode="General">
                        <c:v>548.21799999999996</c:v>
                      </c:pt>
                      <c:pt idx="6156" formatCode="General">
                        <c:v>548.22799999999995</c:v>
                      </c:pt>
                      <c:pt idx="6157" formatCode="General">
                        <c:v>548.23800000000006</c:v>
                      </c:pt>
                      <c:pt idx="6158" formatCode="General">
                        <c:v>548.24800000000005</c:v>
                      </c:pt>
                      <c:pt idx="6159" formatCode="General">
                        <c:v>548.25800000000004</c:v>
                      </c:pt>
                      <c:pt idx="6160" formatCode="General">
                        <c:v>548.26800000000003</c:v>
                      </c:pt>
                      <c:pt idx="6161" formatCode="General">
                        <c:v>548.27800000000002</c:v>
                      </c:pt>
                      <c:pt idx="6162" formatCode="General">
                        <c:v>548.28800000000001</c:v>
                      </c:pt>
                      <c:pt idx="6163" formatCode="General">
                        <c:v>548.298</c:v>
                      </c:pt>
                      <c:pt idx="6164" formatCode="General">
                        <c:v>548.30799999999999</c:v>
                      </c:pt>
                      <c:pt idx="6165" formatCode="General">
                        <c:v>548.31799999999998</c:v>
                      </c:pt>
                      <c:pt idx="6166" formatCode="General">
                        <c:v>548.32799999999997</c:v>
                      </c:pt>
                      <c:pt idx="6167" formatCode="General">
                        <c:v>548.33799999999997</c:v>
                      </c:pt>
                      <c:pt idx="6168" formatCode="General">
                        <c:v>548.34799999999996</c:v>
                      </c:pt>
                      <c:pt idx="6169" formatCode="General">
                        <c:v>548.35799999999995</c:v>
                      </c:pt>
                      <c:pt idx="6170" formatCode="General">
                        <c:v>548.36800000000005</c:v>
                      </c:pt>
                      <c:pt idx="6171" formatCode="General">
                        <c:v>548.37800000000004</c:v>
                      </c:pt>
                      <c:pt idx="6172" formatCode="General">
                        <c:v>548.38800000000003</c:v>
                      </c:pt>
                      <c:pt idx="6173" formatCode="General">
                        <c:v>548.39800000000002</c:v>
                      </c:pt>
                      <c:pt idx="6174" formatCode="General">
                        <c:v>548.40800000000002</c:v>
                      </c:pt>
                      <c:pt idx="6175" formatCode="General">
                        <c:v>548.41800000000001</c:v>
                      </c:pt>
                      <c:pt idx="6176" formatCode="General">
                        <c:v>548.428</c:v>
                      </c:pt>
                      <c:pt idx="6177" formatCode="General">
                        <c:v>548.43799999999999</c:v>
                      </c:pt>
                      <c:pt idx="6178" formatCode="General">
                        <c:v>548.44799999999998</c:v>
                      </c:pt>
                      <c:pt idx="6179" formatCode="General">
                        <c:v>548.45799999999997</c:v>
                      </c:pt>
                      <c:pt idx="6180" formatCode="General">
                        <c:v>548.46799999999996</c:v>
                      </c:pt>
                      <c:pt idx="6181" formatCode="General">
                        <c:v>548.47799999999995</c:v>
                      </c:pt>
                      <c:pt idx="6182" formatCode="General">
                        <c:v>548.48800000000006</c:v>
                      </c:pt>
                      <c:pt idx="6183" formatCode="General">
                        <c:v>548.49800000000005</c:v>
                      </c:pt>
                      <c:pt idx="6184" formatCode="General">
                        <c:v>548.50800000000004</c:v>
                      </c:pt>
                      <c:pt idx="6185" formatCode="General">
                        <c:v>548.51800000000003</c:v>
                      </c:pt>
                      <c:pt idx="6186" formatCode="General">
                        <c:v>548.52800000000002</c:v>
                      </c:pt>
                      <c:pt idx="6187" formatCode="General">
                        <c:v>548.53800000000001</c:v>
                      </c:pt>
                      <c:pt idx="6188" formatCode="General">
                        <c:v>548.548</c:v>
                      </c:pt>
                      <c:pt idx="6189" formatCode="General">
                        <c:v>548.55799999999999</c:v>
                      </c:pt>
                      <c:pt idx="6190" formatCode="General">
                        <c:v>548.56799999999998</c:v>
                      </c:pt>
                      <c:pt idx="6191" formatCode="General">
                        <c:v>548.57799999999997</c:v>
                      </c:pt>
                      <c:pt idx="6192" formatCode="General">
                        <c:v>548.58799999999997</c:v>
                      </c:pt>
                      <c:pt idx="6193" formatCode="General">
                        <c:v>548.59799999999996</c:v>
                      </c:pt>
                      <c:pt idx="6194" formatCode="General">
                        <c:v>548.60799999999995</c:v>
                      </c:pt>
                      <c:pt idx="6195" formatCode="General">
                        <c:v>548.61800000000005</c:v>
                      </c:pt>
                      <c:pt idx="6196" formatCode="General">
                        <c:v>548.62800000000004</c:v>
                      </c:pt>
                      <c:pt idx="6197" formatCode="General">
                        <c:v>548.63800000000003</c:v>
                      </c:pt>
                      <c:pt idx="6198" formatCode="General">
                        <c:v>548.64800000000002</c:v>
                      </c:pt>
                      <c:pt idx="6199" formatCode="General">
                        <c:v>548.65800000000002</c:v>
                      </c:pt>
                      <c:pt idx="6200" formatCode="General">
                        <c:v>548.66800000000001</c:v>
                      </c:pt>
                      <c:pt idx="6201" formatCode="General">
                        <c:v>548.678</c:v>
                      </c:pt>
                      <c:pt idx="6202" formatCode="General">
                        <c:v>548.68799999999999</c:v>
                      </c:pt>
                      <c:pt idx="6203" formatCode="General">
                        <c:v>548.69799999999998</c:v>
                      </c:pt>
                      <c:pt idx="6204" formatCode="General">
                        <c:v>548.70799999999997</c:v>
                      </c:pt>
                      <c:pt idx="6205" formatCode="General">
                        <c:v>548.71799999999996</c:v>
                      </c:pt>
                      <c:pt idx="6206" formatCode="General">
                        <c:v>548.72799999999995</c:v>
                      </c:pt>
                      <c:pt idx="6207" formatCode="General">
                        <c:v>548.73800000000006</c:v>
                      </c:pt>
                      <c:pt idx="6208" formatCode="General">
                        <c:v>548.74800000000005</c:v>
                      </c:pt>
                      <c:pt idx="6209" formatCode="General">
                        <c:v>548.75800000000004</c:v>
                      </c:pt>
                      <c:pt idx="6210" formatCode="General">
                        <c:v>548.76800000000003</c:v>
                      </c:pt>
                      <c:pt idx="6211" formatCode="General">
                        <c:v>548.77800000000002</c:v>
                      </c:pt>
                      <c:pt idx="6212" formatCode="General">
                        <c:v>548.78800000000001</c:v>
                      </c:pt>
                      <c:pt idx="6213" formatCode="General">
                        <c:v>548.798</c:v>
                      </c:pt>
                      <c:pt idx="6214" formatCode="General">
                        <c:v>548.80799999999999</c:v>
                      </c:pt>
                      <c:pt idx="6215" formatCode="General">
                        <c:v>548.81799999999998</c:v>
                      </c:pt>
                      <c:pt idx="6216" formatCode="General">
                        <c:v>548.82799999999997</c:v>
                      </c:pt>
                      <c:pt idx="6217" formatCode="General">
                        <c:v>548.83799999999997</c:v>
                      </c:pt>
                      <c:pt idx="6218" formatCode="General">
                        <c:v>548.84799999999996</c:v>
                      </c:pt>
                      <c:pt idx="6219" formatCode="General">
                        <c:v>548.85799999999995</c:v>
                      </c:pt>
                      <c:pt idx="6220" formatCode="General">
                        <c:v>548.86800000000005</c:v>
                      </c:pt>
                      <c:pt idx="6221" formatCode="General">
                        <c:v>548.87800000000004</c:v>
                      </c:pt>
                      <c:pt idx="6222" formatCode="General">
                        <c:v>548.88800000000003</c:v>
                      </c:pt>
                      <c:pt idx="6223" formatCode="General">
                        <c:v>548.89800000000002</c:v>
                      </c:pt>
                      <c:pt idx="6224" formatCode="General">
                        <c:v>548.90800000000002</c:v>
                      </c:pt>
                      <c:pt idx="6225" formatCode="General">
                        <c:v>548.91800000000001</c:v>
                      </c:pt>
                      <c:pt idx="6226" formatCode="General">
                        <c:v>548.928</c:v>
                      </c:pt>
                      <c:pt idx="6227" formatCode="General">
                        <c:v>548.93799999999999</c:v>
                      </c:pt>
                      <c:pt idx="6228" formatCode="General">
                        <c:v>548.94799999999998</c:v>
                      </c:pt>
                      <c:pt idx="6229" formatCode="General">
                        <c:v>548.95799999999997</c:v>
                      </c:pt>
                      <c:pt idx="6230" formatCode="General">
                        <c:v>548.96799999999996</c:v>
                      </c:pt>
                      <c:pt idx="6231" formatCode="General">
                        <c:v>548.97799999999995</c:v>
                      </c:pt>
                      <c:pt idx="6232" formatCode="General">
                        <c:v>548.98800000000006</c:v>
                      </c:pt>
                      <c:pt idx="6233" formatCode="General">
                        <c:v>548.99800000000005</c:v>
                      </c:pt>
                      <c:pt idx="6234" formatCode="General">
                        <c:v>549.00800000000004</c:v>
                      </c:pt>
                      <c:pt idx="6235" formatCode="General">
                        <c:v>549.01800000000003</c:v>
                      </c:pt>
                      <c:pt idx="6236" formatCode="General">
                        <c:v>549.02800000000002</c:v>
                      </c:pt>
                      <c:pt idx="6237" formatCode="General">
                        <c:v>549.03800000000001</c:v>
                      </c:pt>
                      <c:pt idx="6238" formatCode="General">
                        <c:v>549.048</c:v>
                      </c:pt>
                      <c:pt idx="6239" formatCode="General">
                        <c:v>549.05799999999999</c:v>
                      </c:pt>
                      <c:pt idx="6240" formatCode="General">
                        <c:v>549.06799999999998</c:v>
                      </c:pt>
                      <c:pt idx="6241" formatCode="General">
                        <c:v>549.07799999999997</c:v>
                      </c:pt>
                      <c:pt idx="6242" formatCode="General">
                        <c:v>549.08799999999997</c:v>
                      </c:pt>
                      <c:pt idx="6243" formatCode="General">
                        <c:v>549.09799999999996</c:v>
                      </c:pt>
                      <c:pt idx="6244" formatCode="General">
                        <c:v>549.10799999999995</c:v>
                      </c:pt>
                      <c:pt idx="6245" formatCode="General">
                        <c:v>549.11800000000005</c:v>
                      </c:pt>
                      <c:pt idx="6246" formatCode="General">
                        <c:v>549.12800000000004</c:v>
                      </c:pt>
                      <c:pt idx="6247" formatCode="General">
                        <c:v>549.13800000000003</c:v>
                      </c:pt>
                      <c:pt idx="6248" formatCode="General">
                        <c:v>549.14800000000002</c:v>
                      </c:pt>
                      <c:pt idx="6249" formatCode="General">
                        <c:v>549.15800000000002</c:v>
                      </c:pt>
                      <c:pt idx="6250" formatCode="General">
                        <c:v>549.16800000000001</c:v>
                      </c:pt>
                      <c:pt idx="6251" formatCode="General">
                        <c:v>549.178</c:v>
                      </c:pt>
                      <c:pt idx="6252" formatCode="General">
                        <c:v>549.18799999999999</c:v>
                      </c:pt>
                      <c:pt idx="6253" formatCode="General">
                        <c:v>549.19799999999998</c:v>
                      </c:pt>
                      <c:pt idx="6254" formatCode="General">
                        <c:v>549.20799999999997</c:v>
                      </c:pt>
                      <c:pt idx="6255" formatCode="General">
                        <c:v>549.21799999999996</c:v>
                      </c:pt>
                      <c:pt idx="6256" formatCode="General">
                        <c:v>549.22799999999995</c:v>
                      </c:pt>
                      <c:pt idx="6257" formatCode="General">
                        <c:v>549.23800000000006</c:v>
                      </c:pt>
                      <c:pt idx="6258" formatCode="General">
                        <c:v>549.24800000000005</c:v>
                      </c:pt>
                      <c:pt idx="6259" formatCode="General">
                        <c:v>549.25800000000004</c:v>
                      </c:pt>
                      <c:pt idx="6260" formatCode="General">
                        <c:v>549.26800000000003</c:v>
                      </c:pt>
                      <c:pt idx="6261" formatCode="General">
                        <c:v>549.27800000000002</c:v>
                      </c:pt>
                      <c:pt idx="6262" formatCode="General">
                        <c:v>549.28800000000001</c:v>
                      </c:pt>
                      <c:pt idx="6263" formatCode="General">
                        <c:v>549.298</c:v>
                      </c:pt>
                      <c:pt idx="6264" formatCode="General">
                        <c:v>549.30799999999999</c:v>
                      </c:pt>
                      <c:pt idx="6265" formatCode="General">
                        <c:v>549.31799999999998</c:v>
                      </c:pt>
                      <c:pt idx="6266" formatCode="General">
                        <c:v>549.32799999999997</c:v>
                      </c:pt>
                      <c:pt idx="6267" formatCode="General">
                        <c:v>549.33799999999997</c:v>
                      </c:pt>
                      <c:pt idx="6268" formatCode="General">
                        <c:v>549.34799999999996</c:v>
                      </c:pt>
                      <c:pt idx="6269" formatCode="General">
                        <c:v>549.35799999999995</c:v>
                      </c:pt>
                      <c:pt idx="6270" formatCode="General">
                        <c:v>549.36800000000005</c:v>
                      </c:pt>
                      <c:pt idx="6271" formatCode="General">
                        <c:v>549.37800000000004</c:v>
                      </c:pt>
                      <c:pt idx="6272" formatCode="General">
                        <c:v>549.38800000000003</c:v>
                      </c:pt>
                      <c:pt idx="6273" formatCode="General">
                        <c:v>549.39800000000002</c:v>
                      </c:pt>
                      <c:pt idx="6274" formatCode="General">
                        <c:v>549.40800000000002</c:v>
                      </c:pt>
                      <c:pt idx="6275" formatCode="General">
                        <c:v>549.41800000000001</c:v>
                      </c:pt>
                      <c:pt idx="6276" formatCode="General">
                        <c:v>549.428</c:v>
                      </c:pt>
                      <c:pt idx="6277" formatCode="General">
                        <c:v>549.43799999999999</c:v>
                      </c:pt>
                      <c:pt idx="6278" formatCode="General">
                        <c:v>549.44799999999998</c:v>
                      </c:pt>
                      <c:pt idx="6279" formatCode="General">
                        <c:v>549.45799999999997</c:v>
                      </c:pt>
                      <c:pt idx="6280" formatCode="General">
                        <c:v>549.46799999999996</c:v>
                      </c:pt>
                      <c:pt idx="6281" formatCode="General">
                        <c:v>549.47799999999995</c:v>
                      </c:pt>
                      <c:pt idx="6282" formatCode="General">
                        <c:v>549.48800000000006</c:v>
                      </c:pt>
                      <c:pt idx="6283" formatCode="General">
                        <c:v>549.49800000000005</c:v>
                      </c:pt>
                      <c:pt idx="6284" formatCode="General">
                        <c:v>549.50800000000004</c:v>
                      </c:pt>
                      <c:pt idx="6285" formatCode="General">
                        <c:v>549.51800000000003</c:v>
                      </c:pt>
                      <c:pt idx="6286" formatCode="General">
                        <c:v>549.52800000000002</c:v>
                      </c:pt>
                      <c:pt idx="6287" formatCode="General">
                        <c:v>549.53800000000001</c:v>
                      </c:pt>
                      <c:pt idx="6288" formatCode="General">
                        <c:v>549.548</c:v>
                      </c:pt>
                      <c:pt idx="6289" formatCode="General">
                        <c:v>549.55799999999999</c:v>
                      </c:pt>
                      <c:pt idx="6290" formatCode="General">
                        <c:v>549.56799999999998</c:v>
                      </c:pt>
                      <c:pt idx="6291" formatCode="General">
                        <c:v>549.57799999999997</c:v>
                      </c:pt>
                      <c:pt idx="6292" formatCode="General">
                        <c:v>549.58799999999997</c:v>
                      </c:pt>
                      <c:pt idx="6293" formatCode="General">
                        <c:v>549.59799999999996</c:v>
                      </c:pt>
                      <c:pt idx="6294" formatCode="General">
                        <c:v>549.60799999999995</c:v>
                      </c:pt>
                      <c:pt idx="6295" formatCode="General">
                        <c:v>549.61800000000005</c:v>
                      </c:pt>
                      <c:pt idx="6296" formatCode="General">
                        <c:v>549.62800000000004</c:v>
                      </c:pt>
                      <c:pt idx="6297" formatCode="General">
                        <c:v>549.63800000000003</c:v>
                      </c:pt>
                      <c:pt idx="6298" formatCode="General">
                        <c:v>549.64800000000002</c:v>
                      </c:pt>
                      <c:pt idx="6299" formatCode="General">
                        <c:v>549.65800000000002</c:v>
                      </c:pt>
                      <c:pt idx="6300" formatCode="General">
                        <c:v>549.66800000000001</c:v>
                      </c:pt>
                      <c:pt idx="6301" formatCode="General">
                        <c:v>549.678</c:v>
                      </c:pt>
                      <c:pt idx="6302" formatCode="General">
                        <c:v>549.68799999999999</c:v>
                      </c:pt>
                      <c:pt idx="6303" formatCode="General">
                        <c:v>549.69799999999998</c:v>
                      </c:pt>
                      <c:pt idx="6304" formatCode="General">
                        <c:v>549.70799999999997</c:v>
                      </c:pt>
                      <c:pt idx="6305" formatCode="General">
                        <c:v>549.71799999999996</c:v>
                      </c:pt>
                      <c:pt idx="6306" formatCode="General">
                        <c:v>549.72799999999995</c:v>
                      </c:pt>
                      <c:pt idx="6307" formatCode="General">
                        <c:v>549.73800000000006</c:v>
                      </c:pt>
                      <c:pt idx="6308" formatCode="General">
                        <c:v>549.74800000000005</c:v>
                      </c:pt>
                      <c:pt idx="6309" formatCode="General">
                        <c:v>549.75800000000004</c:v>
                      </c:pt>
                      <c:pt idx="6310" formatCode="General">
                        <c:v>549.76800000000003</c:v>
                      </c:pt>
                      <c:pt idx="6311" formatCode="General">
                        <c:v>549.77800000000002</c:v>
                      </c:pt>
                      <c:pt idx="6312" formatCode="General">
                        <c:v>549.78800000000001</c:v>
                      </c:pt>
                      <c:pt idx="6313" formatCode="General">
                        <c:v>549.798</c:v>
                      </c:pt>
                      <c:pt idx="6314" formatCode="General">
                        <c:v>549.80799999999999</c:v>
                      </c:pt>
                      <c:pt idx="6315" formatCode="General">
                        <c:v>549.81799999999998</c:v>
                      </c:pt>
                      <c:pt idx="6316" formatCode="General">
                        <c:v>549.82799999999997</c:v>
                      </c:pt>
                      <c:pt idx="6317" formatCode="General">
                        <c:v>549.83799999999997</c:v>
                      </c:pt>
                      <c:pt idx="6318" formatCode="General">
                        <c:v>549.84799999999996</c:v>
                      </c:pt>
                      <c:pt idx="6319" formatCode="General">
                        <c:v>549.85799999999995</c:v>
                      </c:pt>
                      <c:pt idx="6320" formatCode="General">
                        <c:v>549.86800000000005</c:v>
                      </c:pt>
                      <c:pt idx="6321" formatCode="General">
                        <c:v>549.87800000000004</c:v>
                      </c:pt>
                      <c:pt idx="6322" formatCode="General">
                        <c:v>549.88800000000003</c:v>
                      </c:pt>
                      <c:pt idx="6323" formatCode="General">
                        <c:v>549.89800000000002</c:v>
                      </c:pt>
                      <c:pt idx="6324" formatCode="General">
                        <c:v>549.90800000000002</c:v>
                      </c:pt>
                      <c:pt idx="6325" formatCode="General">
                        <c:v>549.91800000000001</c:v>
                      </c:pt>
                      <c:pt idx="6326" formatCode="General">
                        <c:v>549.928</c:v>
                      </c:pt>
                      <c:pt idx="6327" formatCode="General">
                        <c:v>549.93799999999999</c:v>
                      </c:pt>
                      <c:pt idx="6328" formatCode="General">
                        <c:v>549.94799999999998</c:v>
                      </c:pt>
                      <c:pt idx="6329" formatCode="General">
                        <c:v>549.95799999999997</c:v>
                      </c:pt>
                      <c:pt idx="6330" formatCode="General">
                        <c:v>549.96799999999996</c:v>
                      </c:pt>
                      <c:pt idx="6331" formatCode="General">
                        <c:v>549.97799999999995</c:v>
                      </c:pt>
                      <c:pt idx="6332" formatCode="General">
                        <c:v>549.98800000000006</c:v>
                      </c:pt>
                      <c:pt idx="6333" formatCode="General">
                        <c:v>549.99800000000005</c:v>
                      </c:pt>
                      <c:pt idx="6334" formatCode="General">
                        <c:v>550.00800000000004</c:v>
                      </c:pt>
                      <c:pt idx="6335" formatCode="General">
                        <c:v>550.01800000000003</c:v>
                      </c:pt>
                      <c:pt idx="6336" formatCode="General">
                        <c:v>550.02800000000002</c:v>
                      </c:pt>
                      <c:pt idx="6337" formatCode="General">
                        <c:v>550.03800000000001</c:v>
                      </c:pt>
                      <c:pt idx="6338" formatCode="General">
                        <c:v>550.048</c:v>
                      </c:pt>
                      <c:pt idx="6339" formatCode="General">
                        <c:v>550.05799999999999</c:v>
                      </c:pt>
                      <c:pt idx="6340" formatCode="General">
                        <c:v>550.06799999999998</c:v>
                      </c:pt>
                      <c:pt idx="6341" formatCode="General">
                        <c:v>550.07799999999997</c:v>
                      </c:pt>
                      <c:pt idx="6342" formatCode="General">
                        <c:v>550.08799999999997</c:v>
                      </c:pt>
                      <c:pt idx="6343" formatCode="General">
                        <c:v>550.09799999999996</c:v>
                      </c:pt>
                      <c:pt idx="6344" formatCode="General">
                        <c:v>550.10799999999995</c:v>
                      </c:pt>
                      <c:pt idx="6345" formatCode="General">
                        <c:v>550.11800000000005</c:v>
                      </c:pt>
                      <c:pt idx="6346" formatCode="General">
                        <c:v>550.12800000000004</c:v>
                      </c:pt>
                      <c:pt idx="6347" formatCode="General">
                        <c:v>550.13800000000003</c:v>
                      </c:pt>
                      <c:pt idx="6348" formatCode="General">
                        <c:v>550.14800000000002</c:v>
                      </c:pt>
                      <c:pt idx="6349" formatCode="General">
                        <c:v>550.15800000000002</c:v>
                      </c:pt>
                      <c:pt idx="6350" formatCode="General">
                        <c:v>550.16800000000001</c:v>
                      </c:pt>
                      <c:pt idx="6351" formatCode="General">
                        <c:v>550.178</c:v>
                      </c:pt>
                      <c:pt idx="6352" formatCode="General">
                        <c:v>550.18799999999999</c:v>
                      </c:pt>
                      <c:pt idx="6353" formatCode="General">
                        <c:v>550.19799999999998</c:v>
                      </c:pt>
                      <c:pt idx="6354" formatCode="General">
                        <c:v>550.20799999999997</c:v>
                      </c:pt>
                      <c:pt idx="6355" formatCode="General">
                        <c:v>550.21799999999996</c:v>
                      </c:pt>
                      <c:pt idx="6356" formatCode="General">
                        <c:v>550.22799999999995</c:v>
                      </c:pt>
                      <c:pt idx="6357" formatCode="General">
                        <c:v>550.23800000000006</c:v>
                      </c:pt>
                      <c:pt idx="6358" formatCode="General">
                        <c:v>550.24800000000005</c:v>
                      </c:pt>
                      <c:pt idx="6359" formatCode="General">
                        <c:v>550.25800000000004</c:v>
                      </c:pt>
                      <c:pt idx="6360" formatCode="General">
                        <c:v>550.26800000000003</c:v>
                      </c:pt>
                      <c:pt idx="6361" formatCode="General">
                        <c:v>550.27800000000002</c:v>
                      </c:pt>
                      <c:pt idx="6362" formatCode="General">
                        <c:v>550.28800000000001</c:v>
                      </c:pt>
                      <c:pt idx="6363" formatCode="General">
                        <c:v>550.298</c:v>
                      </c:pt>
                      <c:pt idx="6364" formatCode="General">
                        <c:v>550.30799999999999</c:v>
                      </c:pt>
                      <c:pt idx="6365" formatCode="General">
                        <c:v>550.31799999999998</c:v>
                      </c:pt>
                      <c:pt idx="6366" formatCode="General">
                        <c:v>550.32799999999997</c:v>
                      </c:pt>
                      <c:pt idx="6367" formatCode="General">
                        <c:v>550.33799999999997</c:v>
                      </c:pt>
                      <c:pt idx="6368" formatCode="General">
                        <c:v>550.34799999999996</c:v>
                      </c:pt>
                      <c:pt idx="6369" formatCode="General">
                        <c:v>550.35799999999995</c:v>
                      </c:pt>
                      <c:pt idx="6370" formatCode="General">
                        <c:v>550.36800000000005</c:v>
                      </c:pt>
                      <c:pt idx="6371" formatCode="General">
                        <c:v>550.37800000000004</c:v>
                      </c:pt>
                      <c:pt idx="6372" formatCode="General">
                        <c:v>550.38800000000003</c:v>
                      </c:pt>
                      <c:pt idx="6373" formatCode="General">
                        <c:v>550.39800000000002</c:v>
                      </c:pt>
                      <c:pt idx="6374" formatCode="General">
                        <c:v>550.40800000000002</c:v>
                      </c:pt>
                      <c:pt idx="6375" formatCode="General">
                        <c:v>550.41800000000001</c:v>
                      </c:pt>
                      <c:pt idx="6376" formatCode="General">
                        <c:v>550.428</c:v>
                      </c:pt>
                      <c:pt idx="6377" formatCode="General">
                        <c:v>550.43799999999999</c:v>
                      </c:pt>
                      <c:pt idx="6378" formatCode="General">
                        <c:v>550.44799999999998</c:v>
                      </c:pt>
                      <c:pt idx="6379" formatCode="General">
                        <c:v>550.45799999999997</c:v>
                      </c:pt>
                      <c:pt idx="6380" formatCode="General">
                        <c:v>550.46799999999996</c:v>
                      </c:pt>
                      <c:pt idx="6381" formatCode="General">
                        <c:v>550.47799999999995</c:v>
                      </c:pt>
                      <c:pt idx="6382" formatCode="General">
                        <c:v>550.48800000000006</c:v>
                      </c:pt>
                      <c:pt idx="6383" formatCode="General">
                        <c:v>550.49800000000005</c:v>
                      </c:pt>
                      <c:pt idx="6384" formatCode="General">
                        <c:v>550.50800000000004</c:v>
                      </c:pt>
                      <c:pt idx="6385" formatCode="General">
                        <c:v>550.51800000000003</c:v>
                      </c:pt>
                      <c:pt idx="6386" formatCode="General">
                        <c:v>550.52800000000002</c:v>
                      </c:pt>
                      <c:pt idx="6387" formatCode="General">
                        <c:v>550.53800000000001</c:v>
                      </c:pt>
                      <c:pt idx="6388" formatCode="General">
                        <c:v>550.548</c:v>
                      </c:pt>
                      <c:pt idx="6389" formatCode="General">
                        <c:v>550.55799999999999</c:v>
                      </c:pt>
                      <c:pt idx="6390" formatCode="General">
                        <c:v>550.56799999999998</c:v>
                      </c:pt>
                      <c:pt idx="6391" formatCode="General">
                        <c:v>550.57799999999997</c:v>
                      </c:pt>
                      <c:pt idx="6392" formatCode="General">
                        <c:v>550.58799999999997</c:v>
                      </c:pt>
                      <c:pt idx="6393" formatCode="General">
                        <c:v>550.59799999999996</c:v>
                      </c:pt>
                      <c:pt idx="6394" formatCode="General">
                        <c:v>550.60799999999995</c:v>
                      </c:pt>
                      <c:pt idx="6395" formatCode="General">
                        <c:v>550.61800000000005</c:v>
                      </c:pt>
                      <c:pt idx="6396" formatCode="General">
                        <c:v>550.62800000000004</c:v>
                      </c:pt>
                      <c:pt idx="6397" formatCode="General">
                        <c:v>550.63800000000003</c:v>
                      </c:pt>
                      <c:pt idx="6398" formatCode="General">
                        <c:v>550.64800000000002</c:v>
                      </c:pt>
                      <c:pt idx="6399" formatCode="General">
                        <c:v>550.65800000000002</c:v>
                      </c:pt>
                      <c:pt idx="6400" formatCode="General">
                        <c:v>550.66800000000001</c:v>
                      </c:pt>
                      <c:pt idx="6401" formatCode="General">
                        <c:v>550.678</c:v>
                      </c:pt>
                      <c:pt idx="6402" formatCode="General">
                        <c:v>550.68799999999999</c:v>
                      </c:pt>
                      <c:pt idx="6403" formatCode="General">
                        <c:v>550.69799999999998</c:v>
                      </c:pt>
                      <c:pt idx="6404" formatCode="General">
                        <c:v>550.70799999999997</c:v>
                      </c:pt>
                      <c:pt idx="6405" formatCode="General">
                        <c:v>550.71799999999996</c:v>
                      </c:pt>
                      <c:pt idx="6406" formatCode="General">
                        <c:v>550.72799999999995</c:v>
                      </c:pt>
                      <c:pt idx="6407" formatCode="General">
                        <c:v>550.73800000000006</c:v>
                      </c:pt>
                      <c:pt idx="6408" formatCode="General">
                        <c:v>550.74800000000005</c:v>
                      </c:pt>
                      <c:pt idx="6409" formatCode="General">
                        <c:v>550.75800000000004</c:v>
                      </c:pt>
                      <c:pt idx="6410" formatCode="General">
                        <c:v>550.76800000000003</c:v>
                      </c:pt>
                      <c:pt idx="6411" formatCode="General">
                        <c:v>550.77800000000002</c:v>
                      </c:pt>
                      <c:pt idx="6412" formatCode="General">
                        <c:v>550.78800000000001</c:v>
                      </c:pt>
                      <c:pt idx="6413" formatCode="General">
                        <c:v>550.798</c:v>
                      </c:pt>
                      <c:pt idx="6414" formatCode="General">
                        <c:v>550.80799999999999</c:v>
                      </c:pt>
                      <c:pt idx="6415" formatCode="General">
                        <c:v>550.81799999999998</c:v>
                      </c:pt>
                      <c:pt idx="6416" formatCode="General">
                        <c:v>550.82799999999997</c:v>
                      </c:pt>
                      <c:pt idx="6417" formatCode="General">
                        <c:v>550.83799999999997</c:v>
                      </c:pt>
                      <c:pt idx="6418" formatCode="General">
                        <c:v>550.84799999999996</c:v>
                      </c:pt>
                      <c:pt idx="6419" formatCode="General">
                        <c:v>550.85799999999995</c:v>
                      </c:pt>
                      <c:pt idx="6420" formatCode="General">
                        <c:v>550.86800000000005</c:v>
                      </c:pt>
                      <c:pt idx="6421" formatCode="General">
                        <c:v>550.87800000000004</c:v>
                      </c:pt>
                      <c:pt idx="6422" formatCode="General">
                        <c:v>550.88800000000003</c:v>
                      </c:pt>
                      <c:pt idx="6423" formatCode="General">
                        <c:v>550.89800000000002</c:v>
                      </c:pt>
                      <c:pt idx="6424" formatCode="General">
                        <c:v>550.90800000000002</c:v>
                      </c:pt>
                      <c:pt idx="6425" formatCode="General">
                        <c:v>550.91800000000001</c:v>
                      </c:pt>
                      <c:pt idx="6426" formatCode="General">
                        <c:v>550.928</c:v>
                      </c:pt>
                      <c:pt idx="6427" formatCode="General">
                        <c:v>550.93799999999999</c:v>
                      </c:pt>
                      <c:pt idx="6428" formatCode="General">
                        <c:v>550.94799999999998</c:v>
                      </c:pt>
                      <c:pt idx="6429" formatCode="General">
                        <c:v>550.95799999999997</c:v>
                      </c:pt>
                      <c:pt idx="6430" formatCode="General">
                        <c:v>550.96799999999996</c:v>
                      </c:pt>
                      <c:pt idx="6431" formatCode="General">
                        <c:v>550.97799999999995</c:v>
                      </c:pt>
                      <c:pt idx="6432" formatCode="General">
                        <c:v>550.98800000000006</c:v>
                      </c:pt>
                      <c:pt idx="6433" formatCode="General">
                        <c:v>550.99800000000005</c:v>
                      </c:pt>
                      <c:pt idx="6434" formatCode="General">
                        <c:v>551.00800000000004</c:v>
                      </c:pt>
                      <c:pt idx="6435" formatCode="General">
                        <c:v>551.01800000000003</c:v>
                      </c:pt>
                      <c:pt idx="6436" formatCode="General">
                        <c:v>551.02800000000002</c:v>
                      </c:pt>
                      <c:pt idx="6437" formatCode="General">
                        <c:v>551.03800000000001</c:v>
                      </c:pt>
                      <c:pt idx="6438" formatCode="General">
                        <c:v>551.048</c:v>
                      </c:pt>
                      <c:pt idx="6439" formatCode="General">
                        <c:v>551.05799999999999</c:v>
                      </c:pt>
                      <c:pt idx="6440" formatCode="General">
                        <c:v>551.06799999999998</c:v>
                      </c:pt>
                      <c:pt idx="6441" formatCode="General">
                        <c:v>551.07799999999997</c:v>
                      </c:pt>
                      <c:pt idx="6442" formatCode="General">
                        <c:v>551.08799999999997</c:v>
                      </c:pt>
                      <c:pt idx="6443" formatCode="General">
                        <c:v>551.09799999999996</c:v>
                      </c:pt>
                      <c:pt idx="6444" formatCode="General">
                        <c:v>551.10799999999995</c:v>
                      </c:pt>
                      <c:pt idx="6445" formatCode="General">
                        <c:v>551.11800000000005</c:v>
                      </c:pt>
                      <c:pt idx="6446" formatCode="General">
                        <c:v>551.12800000000004</c:v>
                      </c:pt>
                      <c:pt idx="6447" formatCode="General">
                        <c:v>551.13800000000003</c:v>
                      </c:pt>
                      <c:pt idx="6448" formatCode="General">
                        <c:v>551.14800000000002</c:v>
                      </c:pt>
                      <c:pt idx="6449" formatCode="General">
                        <c:v>551.15800000000002</c:v>
                      </c:pt>
                      <c:pt idx="6450" formatCode="General">
                        <c:v>551.16800000000001</c:v>
                      </c:pt>
                      <c:pt idx="6451" formatCode="General">
                        <c:v>551.178</c:v>
                      </c:pt>
                      <c:pt idx="6452" formatCode="General">
                        <c:v>551.18799999999999</c:v>
                      </c:pt>
                      <c:pt idx="6453" formatCode="General">
                        <c:v>551.19799999999998</c:v>
                      </c:pt>
                      <c:pt idx="6454" formatCode="General">
                        <c:v>551.20799999999997</c:v>
                      </c:pt>
                      <c:pt idx="6455" formatCode="General">
                        <c:v>551.21799999999996</c:v>
                      </c:pt>
                      <c:pt idx="6456" formatCode="General">
                        <c:v>551.22799999999995</c:v>
                      </c:pt>
                      <c:pt idx="6457" formatCode="General">
                        <c:v>551.23800000000006</c:v>
                      </c:pt>
                      <c:pt idx="6458" formatCode="General">
                        <c:v>551.24800000000005</c:v>
                      </c:pt>
                      <c:pt idx="6459" formatCode="General">
                        <c:v>551.25800000000004</c:v>
                      </c:pt>
                      <c:pt idx="6460" formatCode="General">
                        <c:v>551.26800000000003</c:v>
                      </c:pt>
                      <c:pt idx="6461" formatCode="General">
                        <c:v>551.27800000000002</c:v>
                      </c:pt>
                      <c:pt idx="6462" formatCode="General">
                        <c:v>551.28800000000001</c:v>
                      </c:pt>
                      <c:pt idx="6463" formatCode="General">
                        <c:v>551.298</c:v>
                      </c:pt>
                      <c:pt idx="6464" formatCode="General">
                        <c:v>551.30799999999999</c:v>
                      </c:pt>
                      <c:pt idx="6465" formatCode="General">
                        <c:v>551.31799999999998</c:v>
                      </c:pt>
                      <c:pt idx="6466" formatCode="General">
                        <c:v>551.32799999999997</c:v>
                      </c:pt>
                      <c:pt idx="6467" formatCode="General">
                        <c:v>551.33799999999997</c:v>
                      </c:pt>
                      <c:pt idx="6468" formatCode="General">
                        <c:v>551.34799999999996</c:v>
                      </c:pt>
                      <c:pt idx="6469" formatCode="General">
                        <c:v>551.35799999999995</c:v>
                      </c:pt>
                      <c:pt idx="6470" formatCode="General">
                        <c:v>551.36800000000005</c:v>
                      </c:pt>
                      <c:pt idx="6471" formatCode="General">
                        <c:v>551.37800000000004</c:v>
                      </c:pt>
                      <c:pt idx="6472" formatCode="General">
                        <c:v>551.38800000000003</c:v>
                      </c:pt>
                      <c:pt idx="6473" formatCode="General">
                        <c:v>551.39800000000002</c:v>
                      </c:pt>
                      <c:pt idx="6474" formatCode="General">
                        <c:v>551.40800000000002</c:v>
                      </c:pt>
                      <c:pt idx="6475" formatCode="General">
                        <c:v>551.41800000000001</c:v>
                      </c:pt>
                      <c:pt idx="6476" formatCode="General">
                        <c:v>551.428</c:v>
                      </c:pt>
                      <c:pt idx="6477" formatCode="General">
                        <c:v>551.43799999999999</c:v>
                      </c:pt>
                      <c:pt idx="6478" formatCode="General">
                        <c:v>551.44799999999998</c:v>
                      </c:pt>
                      <c:pt idx="6479" formatCode="General">
                        <c:v>551.45799999999997</c:v>
                      </c:pt>
                      <c:pt idx="6480" formatCode="General">
                        <c:v>551.46799999999996</c:v>
                      </c:pt>
                      <c:pt idx="6481" formatCode="General">
                        <c:v>551.47799999999995</c:v>
                      </c:pt>
                      <c:pt idx="6482" formatCode="General">
                        <c:v>551.48800000000006</c:v>
                      </c:pt>
                      <c:pt idx="6483" formatCode="General">
                        <c:v>551.49800000000005</c:v>
                      </c:pt>
                      <c:pt idx="6484" formatCode="General">
                        <c:v>551.50800000000004</c:v>
                      </c:pt>
                      <c:pt idx="6485" formatCode="General">
                        <c:v>551.51800000000003</c:v>
                      </c:pt>
                      <c:pt idx="6486" formatCode="General">
                        <c:v>551.52800000000002</c:v>
                      </c:pt>
                      <c:pt idx="6487" formatCode="General">
                        <c:v>551.53800000000001</c:v>
                      </c:pt>
                      <c:pt idx="6488" formatCode="General">
                        <c:v>551.548</c:v>
                      </c:pt>
                      <c:pt idx="6489" formatCode="General">
                        <c:v>551.55799999999999</c:v>
                      </c:pt>
                      <c:pt idx="6490" formatCode="General">
                        <c:v>551.56799999999998</c:v>
                      </c:pt>
                      <c:pt idx="6491" formatCode="General">
                        <c:v>551.57799999999997</c:v>
                      </c:pt>
                      <c:pt idx="6492" formatCode="General">
                        <c:v>551.58799999999997</c:v>
                      </c:pt>
                      <c:pt idx="6493" formatCode="General">
                        <c:v>551.59799999999996</c:v>
                      </c:pt>
                      <c:pt idx="6494" formatCode="General">
                        <c:v>551.60799999999995</c:v>
                      </c:pt>
                      <c:pt idx="6495" formatCode="General">
                        <c:v>551.61800000000005</c:v>
                      </c:pt>
                      <c:pt idx="6496" formatCode="General">
                        <c:v>551.62800000000004</c:v>
                      </c:pt>
                      <c:pt idx="6497" formatCode="General">
                        <c:v>551.63800000000003</c:v>
                      </c:pt>
                      <c:pt idx="6498" formatCode="General">
                        <c:v>551.64800000000002</c:v>
                      </c:pt>
                      <c:pt idx="6499" formatCode="General">
                        <c:v>551.65800000000002</c:v>
                      </c:pt>
                      <c:pt idx="6500" formatCode="General">
                        <c:v>551.66800000000001</c:v>
                      </c:pt>
                      <c:pt idx="6501" formatCode="General">
                        <c:v>551.678</c:v>
                      </c:pt>
                      <c:pt idx="6502" formatCode="General">
                        <c:v>551.68799999999999</c:v>
                      </c:pt>
                      <c:pt idx="6503" formatCode="General">
                        <c:v>551.69799999999998</c:v>
                      </c:pt>
                      <c:pt idx="6504" formatCode="General">
                        <c:v>551.70799999999997</c:v>
                      </c:pt>
                      <c:pt idx="6505" formatCode="General">
                        <c:v>551.71799999999996</c:v>
                      </c:pt>
                      <c:pt idx="6506" formatCode="General">
                        <c:v>551.72799999999995</c:v>
                      </c:pt>
                      <c:pt idx="6507" formatCode="General">
                        <c:v>551.73800000000006</c:v>
                      </c:pt>
                      <c:pt idx="6508" formatCode="General">
                        <c:v>551.74800000000005</c:v>
                      </c:pt>
                      <c:pt idx="6509" formatCode="General">
                        <c:v>551.75800000000004</c:v>
                      </c:pt>
                      <c:pt idx="6510" formatCode="General">
                        <c:v>551.76800000000003</c:v>
                      </c:pt>
                      <c:pt idx="6511" formatCode="General">
                        <c:v>551.77800000000002</c:v>
                      </c:pt>
                      <c:pt idx="6512" formatCode="General">
                        <c:v>551.78800000000001</c:v>
                      </c:pt>
                      <c:pt idx="6513" formatCode="General">
                        <c:v>551.798</c:v>
                      </c:pt>
                      <c:pt idx="6514" formatCode="General">
                        <c:v>551.80799999999999</c:v>
                      </c:pt>
                      <c:pt idx="6515" formatCode="General">
                        <c:v>551.81799999999998</c:v>
                      </c:pt>
                      <c:pt idx="6516" formatCode="General">
                        <c:v>551.82799999999997</c:v>
                      </c:pt>
                      <c:pt idx="6517" formatCode="General">
                        <c:v>551.83799999999997</c:v>
                      </c:pt>
                      <c:pt idx="6518" formatCode="General">
                        <c:v>551.84799999999996</c:v>
                      </c:pt>
                      <c:pt idx="6519" formatCode="General">
                        <c:v>551.85799999999995</c:v>
                      </c:pt>
                      <c:pt idx="6520" formatCode="General">
                        <c:v>551.86800000000005</c:v>
                      </c:pt>
                      <c:pt idx="6521" formatCode="General">
                        <c:v>551.87800000000004</c:v>
                      </c:pt>
                      <c:pt idx="6522" formatCode="General">
                        <c:v>551.88800000000003</c:v>
                      </c:pt>
                      <c:pt idx="6523" formatCode="General">
                        <c:v>551.89800000000002</c:v>
                      </c:pt>
                      <c:pt idx="6524" formatCode="General">
                        <c:v>551.90800000000002</c:v>
                      </c:pt>
                      <c:pt idx="6525" formatCode="General">
                        <c:v>551.91800000000001</c:v>
                      </c:pt>
                      <c:pt idx="6526" formatCode="General">
                        <c:v>551.928</c:v>
                      </c:pt>
                      <c:pt idx="6527" formatCode="General">
                        <c:v>551.93799999999999</c:v>
                      </c:pt>
                      <c:pt idx="6528" formatCode="General">
                        <c:v>551.94799999999998</c:v>
                      </c:pt>
                      <c:pt idx="6529" formatCode="General">
                        <c:v>551.95799999999997</c:v>
                      </c:pt>
                      <c:pt idx="6530" formatCode="General">
                        <c:v>551.96799999999996</c:v>
                      </c:pt>
                      <c:pt idx="6531" formatCode="General">
                        <c:v>551.97799999999995</c:v>
                      </c:pt>
                      <c:pt idx="6532" formatCode="General">
                        <c:v>551.98800000000006</c:v>
                      </c:pt>
                      <c:pt idx="6533" formatCode="General">
                        <c:v>551.99800000000005</c:v>
                      </c:pt>
                      <c:pt idx="6534" formatCode="General">
                        <c:v>552.00800000000004</c:v>
                      </c:pt>
                      <c:pt idx="6535" formatCode="General">
                        <c:v>552.01800000000003</c:v>
                      </c:pt>
                      <c:pt idx="6536" formatCode="General">
                        <c:v>552.02800000000002</c:v>
                      </c:pt>
                      <c:pt idx="6537" formatCode="General">
                        <c:v>552.03800000000001</c:v>
                      </c:pt>
                      <c:pt idx="6538" formatCode="General">
                        <c:v>552.048</c:v>
                      </c:pt>
                      <c:pt idx="6539" formatCode="General">
                        <c:v>552.05799999999999</c:v>
                      </c:pt>
                      <c:pt idx="6540" formatCode="General">
                        <c:v>552.06799999999998</c:v>
                      </c:pt>
                      <c:pt idx="6541" formatCode="General">
                        <c:v>552.07799999999997</c:v>
                      </c:pt>
                      <c:pt idx="6542" formatCode="General">
                        <c:v>552.08799999999997</c:v>
                      </c:pt>
                      <c:pt idx="6543" formatCode="General">
                        <c:v>552.09799999999996</c:v>
                      </c:pt>
                      <c:pt idx="6544" formatCode="General">
                        <c:v>552.10799999999995</c:v>
                      </c:pt>
                      <c:pt idx="6545" formatCode="General">
                        <c:v>552.11800000000005</c:v>
                      </c:pt>
                      <c:pt idx="6546" formatCode="General">
                        <c:v>552.12800000000004</c:v>
                      </c:pt>
                      <c:pt idx="6547" formatCode="General">
                        <c:v>552.13800000000003</c:v>
                      </c:pt>
                      <c:pt idx="6548" formatCode="General">
                        <c:v>552.14800000000002</c:v>
                      </c:pt>
                      <c:pt idx="6549" formatCode="General">
                        <c:v>552.15800000000002</c:v>
                      </c:pt>
                      <c:pt idx="6550" formatCode="General">
                        <c:v>552.16800000000001</c:v>
                      </c:pt>
                      <c:pt idx="6551" formatCode="General">
                        <c:v>552.178</c:v>
                      </c:pt>
                      <c:pt idx="6552" formatCode="General">
                        <c:v>552.18799999999999</c:v>
                      </c:pt>
                      <c:pt idx="6553" formatCode="General">
                        <c:v>552.19799999999998</c:v>
                      </c:pt>
                      <c:pt idx="6554" formatCode="General">
                        <c:v>552.20799999999997</c:v>
                      </c:pt>
                      <c:pt idx="6555" formatCode="General">
                        <c:v>552.21799999999996</c:v>
                      </c:pt>
                      <c:pt idx="6556" formatCode="General">
                        <c:v>552.22799999999995</c:v>
                      </c:pt>
                      <c:pt idx="6557" formatCode="General">
                        <c:v>552.23800000000006</c:v>
                      </c:pt>
                      <c:pt idx="6558" formatCode="General">
                        <c:v>552.24800000000005</c:v>
                      </c:pt>
                      <c:pt idx="6559" formatCode="General">
                        <c:v>552.25800000000004</c:v>
                      </c:pt>
                      <c:pt idx="6560" formatCode="General">
                        <c:v>552.26800000000003</c:v>
                      </c:pt>
                      <c:pt idx="6561" formatCode="General">
                        <c:v>552.27800000000002</c:v>
                      </c:pt>
                      <c:pt idx="6562" formatCode="General">
                        <c:v>552.28800000000001</c:v>
                      </c:pt>
                      <c:pt idx="6563" formatCode="General">
                        <c:v>552.298</c:v>
                      </c:pt>
                      <c:pt idx="6564" formatCode="General">
                        <c:v>552.30799999999999</c:v>
                      </c:pt>
                      <c:pt idx="6565" formatCode="General">
                        <c:v>552.31799999999998</c:v>
                      </c:pt>
                      <c:pt idx="6566" formatCode="General">
                        <c:v>552.32799999999997</c:v>
                      </c:pt>
                      <c:pt idx="6567" formatCode="General">
                        <c:v>552.33799999999997</c:v>
                      </c:pt>
                      <c:pt idx="6568" formatCode="General">
                        <c:v>552.34799999999996</c:v>
                      </c:pt>
                      <c:pt idx="6569" formatCode="General">
                        <c:v>552.35799999999995</c:v>
                      </c:pt>
                      <c:pt idx="6570" formatCode="General">
                        <c:v>552.36800000000005</c:v>
                      </c:pt>
                      <c:pt idx="6571" formatCode="General">
                        <c:v>552.37800000000004</c:v>
                      </c:pt>
                      <c:pt idx="6572" formatCode="General">
                        <c:v>552.38800000000003</c:v>
                      </c:pt>
                      <c:pt idx="6573" formatCode="General">
                        <c:v>552.39800000000002</c:v>
                      </c:pt>
                      <c:pt idx="6574" formatCode="General">
                        <c:v>552.40800000000002</c:v>
                      </c:pt>
                      <c:pt idx="6575" formatCode="General">
                        <c:v>552.41800000000001</c:v>
                      </c:pt>
                      <c:pt idx="6576" formatCode="General">
                        <c:v>552.428</c:v>
                      </c:pt>
                      <c:pt idx="6577" formatCode="General">
                        <c:v>552.43799999999999</c:v>
                      </c:pt>
                      <c:pt idx="6578" formatCode="General">
                        <c:v>552.44799999999998</c:v>
                      </c:pt>
                      <c:pt idx="6579" formatCode="General">
                        <c:v>552.45799999999997</c:v>
                      </c:pt>
                      <c:pt idx="6580" formatCode="General">
                        <c:v>552.46799999999996</c:v>
                      </c:pt>
                      <c:pt idx="6581" formatCode="General">
                        <c:v>552.47799999999995</c:v>
                      </c:pt>
                      <c:pt idx="6582" formatCode="General">
                        <c:v>552.48800000000006</c:v>
                      </c:pt>
                      <c:pt idx="6583" formatCode="General">
                        <c:v>552.49800000000005</c:v>
                      </c:pt>
                      <c:pt idx="6584" formatCode="General">
                        <c:v>552.50800000000004</c:v>
                      </c:pt>
                      <c:pt idx="6585" formatCode="General">
                        <c:v>552.51800000000003</c:v>
                      </c:pt>
                      <c:pt idx="6586" formatCode="General">
                        <c:v>552.52800000000002</c:v>
                      </c:pt>
                      <c:pt idx="6587" formatCode="General">
                        <c:v>552.53800000000001</c:v>
                      </c:pt>
                      <c:pt idx="6588" formatCode="General">
                        <c:v>552.548</c:v>
                      </c:pt>
                      <c:pt idx="6589" formatCode="General">
                        <c:v>552.55799999999999</c:v>
                      </c:pt>
                      <c:pt idx="6590" formatCode="General">
                        <c:v>552.56799999999998</c:v>
                      </c:pt>
                      <c:pt idx="6591" formatCode="General">
                        <c:v>552.57799999999997</c:v>
                      </c:pt>
                      <c:pt idx="6592" formatCode="General">
                        <c:v>552.58799999999997</c:v>
                      </c:pt>
                      <c:pt idx="6593" formatCode="General">
                        <c:v>552.59799999999996</c:v>
                      </c:pt>
                      <c:pt idx="6594" formatCode="General">
                        <c:v>552.60799999999995</c:v>
                      </c:pt>
                      <c:pt idx="6595" formatCode="General">
                        <c:v>552.61800000000005</c:v>
                      </c:pt>
                      <c:pt idx="6596" formatCode="General">
                        <c:v>552.62800000000004</c:v>
                      </c:pt>
                      <c:pt idx="6597" formatCode="General">
                        <c:v>552.63800000000003</c:v>
                      </c:pt>
                      <c:pt idx="6598" formatCode="General">
                        <c:v>552.64800000000002</c:v>
                      </c:pt>
                      <c:pt idx="6599" formatCode="General">
                        <c:v>552.65800000000002</c:v>
                      </c:pt>
                      <c:pt idx="6600" formatCode="General">
                        <c:v>552.66800000000001</c:v>
                      </c:pt>
                      <c:pt idx="6601" formatCode="General">
                        <c:v>552.678</c:v>
                      </c:pt>
                      <c:pt idx="6602" formatCode="General">
                        <c:v>552.68799999999999</c:v>
                      </c:pt>
                      <c:pt idx="6603" formatCode="General">
                        <c:v>552.69799999999998</c:v>
                      </c:pt>
                      <c:pt idx="6604" formatCode="General">
                        <c:v>552.70799999999997</c:v>
                      </c:pt>
                      <c:pt idx="6605" formatCode="General">
                        <c:v>552.71799999999996</c:v>
                      </c:pt>
                      <c:pt idx="6606" formatCode="General">
                        <c:v>552.72799999999995</c:v>
                      </c:pt>
                      <c:pt idx="6607" formatCode="General">
                        <c:v>552.73800000000006</c:v>
                      </c:pt>
                      <c:pt idx="6608" formatCode="General">
                        <c:v>552.74800000000005</c:v>
                      </c:pt>
                      <c:pt idx="6609" formatCode="General">
                        <c:v>552.75800000000004</c:v>
                      </c:pt>
                      <c:pt idx="6610" formatCode="General">
                        <c:v>552.76800000000003</c:v>
                      </c:pt>
                      <c:pt idx="6611" formatCode="General">
                        <c:v>552.77800000000002</c:v>
                      </c:pt>
                      <c:pt idx="6612" formatCode="General">
                        <c:v>552.78800000000001</c:v>
                      </c:pt>
                      <c:pt idx="6613" formatCode="General">
                        <c:v>552.798</c:v>
                      </c:pt>
                      <c:pt idx="6614" formatCode="General">
                        <c:v>552.80799999999999</c:v>
                      </c:pt>
                      <c:pt idx="6615" formatCode="General">
                        <c:v>552.81799999999998</c:v>
                      </c:pt>
                      <c:pt idx="6616" formatCode="General">
                        <c:v>552.82799999999997</c:v>
                      </c:pt>
                      <c:pt idx="6617" formatCode="General">
                        <c:v>552.83799999999997</c:v>
                      </c:pt>
                      <c:pt idx="6618" formatCode="General">
                        <c:v>552.84799999999996</c:v>
                      </c:pt>
                      <c:pt idx="6619" formatCode="General">
                        <c:v>552.85799999999995</c:v>
                      </c:pt>
                      <c:pt idx="6620" formatCode="General">
                        <c:v>552.86800000000005</c:v>
                      </c:pt>
                      <c:pt idx="6621" formatCode="General">
                        <c:v>552.87800000000004</c:v>
                      </c:pt>
                      <c:pt idx="6622" formatCode="General">
                        <c:v>552.88800000000003</c:v>
                      </c:pt>
                      <c:pt idx="6623" formatCode="General">
                        <c:v>552.89800000000002</c:v>
                      </c:pt>
                      <c:pt idx="6624" formatCode="General">
                        <c:v>552.90800000000002</c:v>
                      </c:pt>
                      <c:pt idx="6625" formatCode="General">
                        <c:v>552.91800000000001</c:v>
                      </c:pt>
                      <c:pt idx="6626" formatCode="General">
                        <c:v>552.928</c:v>
                      </c:pt>
                      <c:pt idx="6627" formatCode="General">
                        <c:v>552.93799999999999</c:v>
                      </c:pt>
                      <c:pt idx="6628" formatCode="General">
                        <c:v>552.94399999999996</c:v>
                      </c:pt>
                      <c:pt idx="6629" formatCode="General">
                        <c:v>552.94399999999996</c:v>
                      </c:pt>
                      <c:pt idx="6630" formatCode="General">
                        <c:v>553.94399999999996</c:v>
                      </c:pt>
                      <c:pt idx="6631" formatCode="General">
                        <c:v>554.94399999999996</c:v>
                      </c:pt>
                      <c:pt idx="6632" formatCode="General">
                        <c:v>555.94399999999996</c:v>
                      </c:pt>
                      <c:pt idx="6633" formatCode="General">
                        <c:v>556.94399999999996</c:v>
                      </c:pt>
                      <c:pt idx="6634" formatCode="General">
                        <c:v>557.94399999999996</c:v>
                      </c:pt>
                      <c:pt idx="6635" formatCode="General">
                        <c:v>558.94399999999996</c:v>
                      </c:pt>
                      <c:pt idx="6636" formatCode="General">
                        <c:v>559.94399999999996</c:v>
                      </c:pt>
                      <c:pt idx="6637" formatCode="General">
                        <c:v>560.94399999999996</c:v>
                      </c:pt>
                      <c:pt idx="6638" formatCode="General">
                        <c:v>561.94399999999996</c:v>
                      </c:pt>
                      <c:pt idx="6639" formatCode="General">
                        <c:v>562.94399999999996</c:v>
                      </c:pt>
                      <c:pt idx="6640" formatCode="General">
                        <c:v>563.94399999999996</c:v>
                      </c:pt>
                      <c:pt idx="6641" formatCode="General">
                        <c:v>564.94399999999996</c:v>
                      </c:pt>
                      <c:pt idx="6642" formatCode="General">
                        <c:v>565.94399999999996</c:v>
                      </c:pt>
                      <c:pt idx="6643" formatCode="General">
                        <c:v>566.94399999999996</c:v>
                      </c:pt>
                      <c:pt idx="6644" formatCode="General">
                        <c:v>567.94399999999996</c:v>
                      </c:pt>
                      <c:pt idx="6645" formatCode="General">
                        <c:v>568.94399999999996</c:v>
                      </c:pt>
                      <c:pt idx="6646" formatCode="General">
                        <c:v>569.94399999999996</c:v>
                      </c:pt>
                      <c:pt idx="6647" formatCode="General">
                        <c:v>570.94399999999996</c:v>
                      </c:pt>
                      <c:pt idx="6648" formatCode="General">
                        <c:v>571.94399999999996</c:v>
                      </c:pt>
                      <c:pt idx="6649" formatCode="General">
                        <c:v>572.94399999999996</c:v>
                      </c:pt>
                      <c:pt idx="6650" formatCode="General">
                        <c:v>573.94399999999996</c:v>
                      </c:pt>
                      <c:pt idx="6651" formatCode="General">
                        <c:v>574.94399999999996</c:v>
                      </c:pt>
                      <c:pt idx="6652" formatCode="General">
                        <c:v>575.94399999999996</c:v>
                      </c:pt>
                      <c:pt idx="6653" formatCode="General">
                        <c:v>576.94399999999996</c:v>
                      </c:pt>
                      <c:pt idx="6654" formatCode="General">
                        <c:v>577.94399999999996</c:v>
                      </c:pt>
                      <c:pt idx="6655" formatCode="General">
                        <c:v>578.94399999999996</c:v>
                      </c:pt>
                      <c:pt idx="6656" formatCode="General">
                        <c:v>579.94399999999996</c:v>
                      </c:pt>
                      <c:pt idx="6657" formatCode="General">
                        <c:v>580.94399999999996</c:v>
                      </c:pt>
                      <c:pt idx="6658" formatCode="General">
                        <c:v>581.94399999999996</c:v>
                      </c:pt>
                      <c:pt idx="6659" formatCode="General">
                        <c:v>582.94399999999996</c:v>
                      </c:pt>
                      <c:pt idx="6660" formatCode="General">
                        <c:v>583.94399999999996</c:v>
                      </c:pt>
                      <c:pt idx="6661" formatCode="General">
                        <c:v>584.94399999999996</c:v>
                      </c:pt>
                      <c:pt idx="6662" formatCode="General">
                        <c:v>585.94399999999996</c:v>
                      </c:pt>
                      <c:pt idx="6663" formatCode="General">
                        <c:v>586.94399999999996</c:v>
                      </c:pt>
                      <c:pt idx="6664" formatCode="General">
                        <c:v>587.94399999999996</c:v>
                      </c:pt>
                      <c:pt idx="6665" formatCode="General">
                        <c:v>588.94399999999996</c:v>
                      </c:pt>
                      <c:pt idx="6666" formatCode="General">
                        <c:v>589.94399999999996</c:v>
                      </c:pt>
                      <c:pt idx="6667" formatCode="General">
                        <c:v>590.94399999999996</c:v>
                      </c:pt>
                      <c:pt idx="6668" formatCode="General">
                        <c:v>591.94399999999996</c:v>
                      </c:pt>
                      <c:pt idx="6669" formatCode="General">
                        <c:v>592.94399999999996</c:v>
                      </c:pt>
                      <c:pt idx="6670" formatCode="General">
                        <c:v>593.94399999999996</c:v>
                      </c:pt>
                      <c:pt idx="6671" formatCode="General">
                        <c:v>594.94399999999996</c:v>
                      </c:pt>
                      <c:pt idx="6672" formatCode="General">
                        <c:v>595.94399999999996</c:v>
                      </c:pt>
                      <c:pt idx="6673" formatCode="General">
                        <c:v>596.94399999999996</c:v>
                      </c:pt>
                      <c:pt idx="6674" formatCode="General">
                        <c:v>597.94399999999996</c:v>
                      </c:pt>
                      <c:pt idx="6675" formatCode="General">
                        <c:v>598.94399999999996</c:v>
                      </c:pt>
                      <c:pt idx="6676" formatCode="General">
                        <c:v>599.94399999999996</c:v>
                      </c:pt>
                      <c:pt idx="6677" formatCode="General">
                        <c:v>600.94399999999996</c:v>
                      </c:pt>
                      <c:pt idx="6678" formatCode="General">
                        <c:v>601.94399999999996</c:v>
                      </c:pt>
                      <c:pt idx="6679" formatCode="General">
                        <c:v>602.94399999999996</c:v>
                      </c:pt>
                      <c:pt idx="6680" formatCode="General">
                        <c:v>603.94399999999996</c:v>
                      </c:pt>
                      <c:pt idx="6681" formatCode="General">
                        <c:v>604.94399999999996</c:v>
                      </c:pt>
                      <c:pt idx="6682" formatCode="General">
                        <c:v>605.94399999999996</c:v>
                      </c:pt>
                      <c:pt idx="6683" formatCode="General">
                        <c:v>606.94399999999996</c:v>
                      </c:pt>
                      <c:pt idx="6684" formatCode="General">
                        <c:v>607.94399999999996</c:v>
                      </c:pt>
                      <c:pt idx="6685" formatCode="General">
                        <c:v>608.94399999999996</c:v>
                      </c:pt>
                      <c:pt idx="6686" formatCode="General">
                        <c:v>609.94399999999996</c:v>
                      </c:pt>
                      <c:pt idx="6687" formatCode="General">
                        <c:v>610.94399999999996</c:v>
                      </c:pt>
                      <c:pt idx="6688" formatCode="General">
                        <c:v>611.94399999999996</c:v>
                      </c:pt>
                      <c:pt idx="6689" formatCode="General">
                        <c:v>612.94399999999996</c:v>
                      </c:pt>
                      <c:pt idx="6690" formatCode="General">
                        <c:v>613.94399999999996</c:v>
                      </c:pt>
                      <c:pt idx="6691" formatCode="General">
                        <c:v>614.94399999999996</c:v>
                      </c:pt>
                      <c:pt idx="6692" formatCode="General">
                        <c:v>615.94399999999996</c:v>
                      </c:pt>
                      <c:pt idx="6693" formatCode="General">
                        <c:v>616.94399999999996</c:v>
                      </c:pt>
                      <c:pt idx="6694" formatCode="General">
                        <c:v>617.94399999999996</c:v>
                      </c:pt>
                      <c:pt idx="6695" formatCode="General">
                        <c:v>618.94399999999996</c:v>
                      </c:pt>
                      <c:pt idx="6696" formatCode="General">
                        <c:v>619.94399999999996</c:v>
                      </c:pt>
                      <c:pt idx="6697" formatCode="General">
                        <c:v>620.94399999999996</c:v>
                      </c:pt>
                      <c:pt idx="6698" formatCode="General">
                        <c:v>621.94399999999996</c:v>
                      </c:pt>
                      <c:pt idx="6699" formatCode="General">
                        <c:v>622.94399999999996</c:v>
                      </c:pt>
                      <c:pt idx="6700" formatCode="General">
                        <c:v>623.15899999999999</c:v>
                      </c:pt>
                      <c:pt idx="6701" formatCode="General">
                        <c:v>623.15899999999999</c:v>
                      </c:pt>
                      <c:pt idx="6702" formatCode="General">
                        <c:v>623.16899999999998</c:v>
                      </c:pt>
                      <c:pt idx="6703" formatCode="General">
                        <c:v>623.17899999999997</c:v>
                      </c:pt>
                      <c:pt idx="6704" formatCode="General">
                        <c:v>623.18899999999996</c:v>
                      </c:pt>
                      <c:pt idx="6705" formatCode="General">
                        <c:v>623.19899999999996</c:v>
                      </c:pt>
                      <c:pt idx="6706" formatCode="General">
                        <c:v>623.20899999999995</c:v>
                      </c:pt>
                      <c:pt idx="6707" formatCode="General">
                        <c:v>623.21900000000005</c:v>
                      </c:pt>
                      <c:pt idx="6708" formatCode="General">
                        <c:v>623.22900000000004</c:v>
                      </c:pt>
                      <c:pt idx="6709" formatCode="General">
                        <c:v>623.23900000000003</c:v>
                      </c:pt>
                      <c:pt idx="6710" formatCode="General">
                        <c:v>623.24900000000002</c:v>
                      </c:pt>
                      <c:pt idx="6711" formatCode="General">
                        <c:v>623.25900000000001</c:v>
                      </c:pt>
                      <c:pt idx="6712" formatCode="General">
                        <c:v>623.26900000000001</c:v>
                      </c:pt>
                      <c:pt idx="6713" formatCode="General">
                        <c:v>623.279</c:v>
                      </c:pt>
                      <c:pt idx="6714" formatCode="General">
                        <c:v>623.28899999999999</c:v>
                      </c:pt>
                      <c:pt idx="6715" formatCode="General">
                        <c:v>623.29899999999998</c:v>
                      </c:pt>
                      <c:pt idx="6716" formatCode="General">
                        <c:v>623.30899999999997</c:v>
                      </c:pt>
                      <c:pt idx="6717" formatCode="General">
                        <c:v>623.31899999999996</c:v>
                      </c:pt>
                      <c:pt idx="6718" formatCode="General">
                        <c:v>623.32899999999995</c:v>
                      </c:pt>
                      <c:pt idx="6719" formatCode="General">
                        <c:v>623.33900000000006</c:v>
                      </c:pt>
                      <c:pt idx="6720" formatCode="General">
                        <c:v>623.34900000000005</c:v>
                      </c:pt>
                      <c:pt idx="6721" formatCode="General">
                        <c:v>623.35900000000004</c:v>
                      </c:pt>
                      <c:pt idx="6722" formatCode="General">
                        <c:v>623.36900000000003</c:v>
                      </c:pt>
                      <c:pt idx="6723" formatCode="General">
                        <c:v>623.37900000000002</c:v>
                      </c:pt>
                      <c:pt idx="6724" formatCode="General">
                        <c:v>623.38900000000001</c:v>
                      </c:pt>
                      <c:pt idx="6725" formatCode="General">
                        <c:v>623.399</c:v>
                      </c:pt>
                      <c:pt idx="6726" formatCode="General">
                        <c:v>623.40899999999999</c:v>
                      </c:pt>
                      <c:pt idx="6727" formatCode="General">
                        <c:v>623.41899999999998</c:v>
                      </c:pt>
                      <c:pt idx="6728" formatCode="General">
                        <c:v>623.42899999999997</c:v>
                      </c:pt>
                      <c:pt idx="6729" formatCode="General">
                        <c:v>623.43899999999996</c:v>
                      </c:pt>
                      <c:pt idx="6730" formatCode="General">
                        <c:v>623.44899999999996</c:v>
                      </c:pt>
                      <c:pt idx="6731" formatCode="General">
                        <c:v>623.45899999999995</c:v>
                      </c:pt>
                      <c:pt idx="6732" formatCode="General">
                        <c:v>623.46900000000005</c:v>
                      </c:pt>
                      <c:pt idx="6733" formatCode="General">
                        <c:v>623.47900000000004</c:v>
                      </c:pt>
                      <c:pt idx="6734" formatCode="General">
                        <c:v>623.48900000000003</c:v>
                      </c:pt>
                      <c:pt idx="6735" formatCode="General">
                        <c:v>623.49900000000002</c:v>
                      </c:pt>
                      <c:pt idx="6736" formatCode="General">
                        <c:v>623.50900000000001</c:v>
                      </c:pt>
                      <c:pt idx="6737" formatCode="General">
                        <c:v>623.51900000000001</c:v>
                      </c:pt>
                      <c:pt idx="6738" formatCode="General">
                        <c:v>623.529</c:v>
                      </c:pt>
                      <c:pt idx="6739" formatCode="General">
                        <c:v>623.53899999999999</c:v>
                      </c:pt>
                      <c:pt idx="6740" formatCode="General">
                        <c:v>623.54899999999998</c:v>
                      </c:pt>
                      <c:pt idx="6741" formatCode="General">
                        <c:v>623.55899999999997</c:v>
                      </c:pt>
                      <c:pt idx="6742" formatCode="General">
                        <c:v>623.56899999999996</c:v>
                      </c:pt>
                      <c:pt idx="6743" formatCode="General">
                        <c:v>623.57899999999995</c:v>
                      </c:pt>
                      <c:pt idx="6744" formatCode="General">
                        <c:v>623.58900000000006</c:v>
                      </c:pt>
                      <c:pt idx="6745" formatCode="General">
                        <c:v>623.59900000000005</c:v>
                      </c:pt>
                      <c:pt idx="6746" formatCode="General">
                        <c:v>623.60900000000004</c:v>
                      </c:pt>
                      <c:pt idx="6747" formatCode="General">
                        <c:v>623.61900000000003</c:v>
                      </c:pt>
                      <c:pt idx="6748" formatCode="General">
                        <c:v>623.62900000000002</c:v>
                      </c:pt>
                      <c:pt idx="6749" formatCode="General">
                        <c:v>623.63900000000001</c:v>
                      </c:pt>
                      <c:pt idx="6750" formatCode="General">
                        <c:v>623.649</c:v>
                      </c:pt>
                      <c:pt idx="6751" formatCode="General">
                        <c:v>623.65899999999999</c:v>
                      </c:pt>
                      <c:pt idx="6752" formatCode="General">
                        <c:v>623.66899999999998</c:v>
                      </c:pt>
                      <c:pt idx="6753" formatCode="General">
                        <c:v>623.67899999999997</c:v>
                      </c:pt>
                      <c:pt idx="6754" formatCode="General">
                        <c:v>623.68899999999996</c:v>
                      </c:pt>
                      <c:pt idx="6755" formatCode="General">
                        <c:v>623.69899999999996</c:v>
                      </c:pt>
                      <c:pt idx="6756" formatCode="General">
                        <c:v>623.70899999999995</c:v>
                      </c:pt>
                      <c:pt idx="6757" formatCode="General">
                        <c:v>623.71900000000005</c:v>
                      </c:pt>
                      <c:pt idx="6758" formatCode="General">
                        <c:v>623.72900000000004</c:v>
                      </c:pt>
                      <c:pt idx="6759" formatCode="General">
                        <c:v>623.73900000000003</c:v>
                      </c:pt>
                      <c:pt idx="6760" formatCode="General">
                        <c:v>623.74900000000002</c:v>
                      </c:pt>
                      <c:pt idx="6761" formatCode="General">
                        <c:v>623.75900000000001</c:v>
                      </c:pt>
                      <c:pt idx="6762" formatCode="General">
                        <c:v>623.76900000000001</c:v>
                      </c:pt>
                      <c:pt idx="6763" formatCode="General">
                        <c:v>623.779</c:v>
                      </c:pt>
                      <c:pt idx="6764" formatCode="General">
                        <c:v>623.78899999999999</c:v>
                      </c:pt>
                      <c:pt idx="6765" formatCode="General">
                        <c:v>623.79899999999998</c:v>
                      </c:pt>
                      <c:pt idx="6766" formatCode="General">
                        <c:v>623.80899999999997</c:v>
                      </c:pt>
                      <c:pt idx="6767" formatCode="General">
                        <c:v>623.81899999999996</c:v>
                      </c:pt>
                      <c:pt idx="6768" formatCode="General">
                        <c:v>623.82899999999995</c:v>
                      </c:pt>
                      <c:pt idx="6769" formatCode="General">
                        <c:v>623.83900000000006</c:v>
                      </c:pt>
                      <c:pt idx="6770" formatCode="General">
                        <c:v>623.84900000000005</c:v>
                      </c:pt>
                      <c:pt idx="6771" formatCode="General">
                        <c:v>623.85900000000004</c:v>
                      </c:pt>
                      <c:pt idx="6772" formatCode="General">
                        <c:v>623.86900000000003</c:v>
                      </c:pt>
                      <c:pt idx="6773" formatCode="General">
                        <c:v>623.87900000000002</c:v>
                      </c:pt>
                      <c:pt idx="6774" formatCode="General">
                        <c:v>623.88900000000001</c:v>
                      </c:pt>
                      <c:pt idx="6775" formatCode="General">
                        <c:v>623.899</c:v>
                      </c:pt>
                      <c:pt idx="6776" formatCode="General">
                        <c:v>623.90899999999999</c:v>
                      </c:pt>
                      <c:pt idx="6777" formatCode="General">
                        <c:v>623.91899999999998</c:v>
                      </c:pt>
                      <c:pt idx="6778" formatCode="General">
                        <c:v>623.92899999999997</c:v>
                      </c:pt>
                      <c:pt idx="6779" formatCode="General">
                        <c:v>623.93899999999996</c:v>
                      </c:pt>
                      <c:pt idx="6780" formatCode="General">
                        <c:v>623.94899999999996</c:v>
                      </c:pt>
                      <c:pt idx="6781" formatCode="General">
                        <c:v>623.95899999999995</c:v>
                      </c:pt>
                      <c:pt idx="6782" formatCode="General">
                        <c:v>623.96900000000005</c:v>
                      </c:pt>
                      <c:pt idx="6783" formatCode="General">
                        <c:v>623.97900000000004</c:v>
                      </c:pt>
                      <c:pt idx="6784" formatCode="General">
                        <c:v>623.98900000000003</c:v>
                      </c:pt>
                      <c:pt idx="6785" formatCode="General">
                        <c:v>623.99900000000002</c:v>
                      </c:pt>
                      <c:pt idx="6786" formatCode="General">
                        <c:v>624.00900000000001</c:v>
                      </c:pt>
                      <c:pt idx="6787" formatCode="General">
                        <c:v>624.01900000000001</c:v>
                      </c:pt>
                      <c:pt idx="6788" formatCode="General">
                        <c:v>624.029</c:v>
                      </c:pt>
                      <c:pt idx="6789" formatCode="General">
                        <c:v>624.03899999999999</c:v>
                      </c:pt>
                      <c:pt idx="6790" formatCode="General">
                        <c:v>624.04899999999998</c:v>
                      </c:pt>
                      <c:pt idx="6791" formatCode="General">
                        <c:v>624.05899999999997</c:v>
                      </c:pt>
                      <c:pt idx="6792" formatCode="General">
                        <c:v>624.06899999999996</c:v>
                      </c:pt>
                      <c:pt idx="6793" formatCode="General">
                        <c:v>624.07899999999995</c:v>
                      </c:pt>
                      <c:pt idx="6794" formatCode="General">
                        <c:v>624.08900000000006</c:v>
                      </c:pt>
                      <c:pt idx="6795" formatCode="General">
                        <c:v>624.09900000000005</c:v>
                      </c:pt>
                      <c:pt idx="6796" formatCode="General">
                        <c:v>624.10900000000004</c:v>
                      </c:pt>
                      <c:pt idx="6797" formatCode="General">
                        <c:v>624.11900000000003</c:v>
                      </c:pt>
                      <c:pt idx="6798" formatCode="General">
                        <c:v>624.12900000000002</c:v>
                      </c:pt>
                      <c:pt idx="6799" formatCode="General">
                        <c:v>624.13900000000001</c:v>
                      </c:pt>
                      <c:pt idx="6800" formatCode="General">
                        <c:v>624.149</c:v>
                      </c:pt>
                      <c:pt idx="6801" formatCode="General">
                        <c:v>624.15899999999999</c:v>
                      </c:pt>
                      <c:pt idx="6802" formatCode="General">
                        <c:v>624.16899999999998</c:v>
                      </c:pt>
                      <c:pt idx="6803" formatCode="General">
                        <c:v>624.17899999999997</c:v>
                      </c:pt>
                      <c:pt idx="6804" formatCode="General">
                        <c:v>624.18899999999996</c:v>
                      </c:pt>
                      <c:pt idx="6805" formatCode="General">
                        <c:v>624.19899999999996</c:v>
                      </c:pt>
                      <c:pt idx="6806" formatCode="General">
                        <c:v>624.20899999999995</c:v>
                      </c:pt>
                      <c:pt idx="6807" formatCode="General">
                        <c:v>624.21900000000005</c:v>
                      </c:pt>
                      <c:pt idx="6808" formatCode="General">
                        <c:v>624.22900000000004</c:v>
                      </c:pt>
                      <c:pt idx="6809" formatCode="General">
                        <c:v>624.23900000000003</c:v>
                      </c:pt>
                      <c:pt idx="6810" formatCode="General">
                        <c:v>624.24900000000002</c:v>
                      </c:pt>
                      <c:pt idx="6811" formatCode="General">
                        <c:v>624.25900000000001</c:v>
                      </c:pt>
                      <c:pt idx="6812" formatCode="General">
                        <c:v>624.26900000000001</c:v>
                      </c:pt>
                      <c:pt idx="6813" formatCode="General">
                        <c:v>624.279</c:v>
                      </c:pt>
                      <c:pt idx="6814" formatCode="General">
                        <c:v>624.28899999999999</c:v>
                      </c:pt>
                      <c:pt idx="6815" formatCode="General">
                        <c:v>624.29899999999998</c:v>
                      </c:pt>
                      <c:pt idx="6816" formatCode="General">
                        <c:v>624.30899999999997</c:v>
                      </c:pt>
                      <c:pt idx="6817" formatCode="General">
                        <c:v>624.31899999999996</c:v>
                      </c:pt>
                      <c:pt idx="6818" formatCode="General">
                        <c:v>624.32899999999995</c:v>
                      </c:pt>
                      <c:pt idx="6819" formatCode="General">
                        <c:v>624.33900000000006</c:v>
                      </c:pt>
                      <c:pt idx="6820" formatCode="General">
                        <c:v>624.34900000000005</c:v>
                      </c:pt>
                      <c:pt idx="6821" formatCode="General">
                        <c:v>624.35900000000004</c:v>
                      </c:pt>
                      <c:pt idx="6822" formatCode="General">
                        <c:v>624.36900000000003</c:v>
                      </c:pt>
                      <c:pt idx="6823" formatCode="General">
                        <c:v>624.37900000000002</c:v>
                      </c:pt>
                      <c:pt idx="6824" formatCode="General">
                        <c:v>624.38900000000001</c:v>
                      </c:pt>
                      <c:pt idx="6825" formatCode="General">
                        <c:v>624.399</c:v>
                      </c:pt>
                      <c:pt idx="6826" formatCode="General">
                        <c:v>624.40899999999999</c:v>
                      </c:pt>
                      <c:pt idx="6827" formatCode="General">
                        <c:v>624.41899999999998</c:v>
                      </c:pt>
                      <c:pt idx="6828" formatCode="General">
                        <c:v>624.42899999999997</c:v>
                      </c:pt>
                      <c:pt idx="6829" formatCode="General">
                        <c:v>624.43899999999996</c:v>
                      </c:pt>
                      <c:pt idx="6830" formatCode="General">
                        <c:v>624.44899999999996</c:v>
                      </c:pt>
                      <c:pt idx="6831" formatCode="General">
                        <c:v>624.45899999999995</c:v>
                      </c:pt>
                      <c:pt idx="6832" formatCode="General">
                        <c:v>624.46900000000005</c:v>
                      </c:pt>
                      <c:pt idx="6833" formatCode="General">
                        <c:v>624.47900000000004</c:v>
                      </c:pt>
                      <c:pt idx="6834" formatCode="General">
                        <c:v>624.48900000000003</c:v>
                      </c:pt>
                      <c:pt idx="6835" formatCode="General">
                        <c:v>624.49900000000002</c:v>
                      </c:pt>
                      <c:pt idx="6836" formatCode="General">
                        <c:v>624.50900000000001</c:v>
                      </c:pt>
                      <c:pt idx="6837" formatCode="General">
                        <c:v>624.51900000000001</c:v>
                      </c:pt>
                      <c:pt idx="6838" formatCode="General">
                        <c:v>624.529</c:v>
                      </c:pt>
                      <c:pt idx="6839" formatCode="General">
                        <c:v>624.53899999999999</c:v>
                      </c:pt>
                      <c:pt idx="6840" formatCode="General">
                        <c:v>624.54899999999998</c:v>
                      </c:pt>
                      <c:pt idx="6841" formatCode="General">
                        <c:v>624.55899999999997</c:v>
                      </c:pt>
                      <c:pt idx="6842" formatCode="General">
                        <c:v>624.56899999999996</c:v>
                      </c:pt>
                      <c:pt idx="6843" formatCode="General">
                        <c:v>624.57899999999995</c:v>
                      </c:pt>
                      <c:pt idx="6844" formatCode="General">
                        <c:v>624.58900000000006</c:v>
                      </c:pt>
                      <c:pt idx="6845" formatCode="General">
                        <c:v>624.59900000000005</c:v>
                      </c:pt>
                      <c:pt idx="6846" formatCode="General">
                        <c:v>624.60900000000004</c:v>
                      </c:pt>
                      <c:pt idx="6847" formatCode="General">
                        <c:v>624.61900000000003</c:v>
                      </c:pt>
                      <c:pt idx="6848" formatCode="General">
                        <c:v>624.62900000000002</c:v>
                      </c:pt>
                      <c:pt idx="6849" formatCode="General">
                        <c:v>624.63900000000001</c:v>
                      </c:pt>
                      <c:pt idx="6850" formatCode="General">
                        <c:v>624.649</c:v>
                      </c:pt>
                      <c:pt idx="6851" formatCode="General">
                        <c:v>624.65899999999999</c:v>
                      </c:pt>
                      <c:pt idx="6852" formatCode="General">
                        <c:v>624.66899999999998</c:v>
                      </c:pt>
                      <c:pt idx="6853" formatCode="General">
                        <c:v>624.67899999999997</c:v>
                      </c:pt>
                      <c:pt idx="6854" formatCode="General">
                        <c:v>624.68899999999996</c:v>
                      </c:pt>
                      <c:pt idx="6855" formatCode="General">
                        <c:v>624.69899999999996</c:v>
                      </c:pt>
                      <c:pt idx="6856" formatCode="General">
                        <c:v>624.70899999999995</c:v>
                      </c:pt>
                      <c:pt idx="6857" formatCode="General">
                        <c:v>624.71900000000005</c:v>
                      </c:pt>
                      <c:pt idx="6858" formatCode="General">
                        <c:v>624.72900000000004</c:v>
                      </c:pt>
                      <c:pt idx="6859" formatCode="General">
                        <c:v>624.73900000000003</c:v>
                      </c:pt>
                      <c:pt idx="6860" formatCode="General">
                        <c:v>624.74900000000002</c:v>
                      </c:pt>
                      <c:pt idx="6861" formatCode="General">
                        <c:v>624.75900000000001</c:v>
                      </c:pt>
                      <c:pt idx="6862" formatCode="General">
                        <c:v>624.76900000000001</c:v>
                      </c:pt>
                      <c:pt idx="6863" formatCode="General">
                        <c:v>624.779</c:v>
                      </c:pt>
                      <c:pt idx="6864" formatCode="General">
                        <c:v>624.78899999999999</c:v>
                      </c:pt>
                      <c:pt idx="6865" formatCode="General">
                        <c:v>624.79899999999998</c:v>
                      </c:pt>
                      <c:pt idx="6866" formatCode="General">
                        <c:v>624.80899999999997</c:v>
                      </c:pt>
                      <c:pt idx="6867" formatCode="General">
                        <c:v>624.81899999999996</c:v>
                      </c:pt>
                      <c:pt idx="6868" formatCode="General">
                        <c:v>624.82899999999995</c:v>
                      </c:pt>
                      <c:pt idx="6869" formatCode="General">
                        <c:v>624.83900000000006</c:v>
                      </c:pt>
                      <c:pt idx="6870" formatCode="General">
                        <c:v>624.84900000000005</c:v>
                      </c:pt>
                      <c:pt idx="6871" formatCode="General">
                        <c:v>624.85900000000004</c:v>
                      </c:pt>
                      <c:pt idx="6872" formatCode="General">
                        <c:v>624.86900000000003</c:v>
                      </c:pt>
                      <c:pt idx="6873" formatCode="General">
                        <c:v>624.87900000000002</c:v>
                      </c:pt>
                      <c:pt idx="6874" formatCode="General">
                        <c:v>624.88900000000001</c:v>
                      </c:pt>
                      <c:pt idx="6875" formatCode="General">
                        <c:v>624.899</c:v>
                      </c:pt>
                      <c:pt idx="6876" formatCode="General">
                        <c:v>624.90899999999999</c:v>
                      </c:pt>
                      <c:pt idx="6877" formatCode="General">
                        <c:v>624.91899999999998</c:v>
                      </c:pt>
                      <c:pt idx="6878" formatCode="General">
                        <c:v>624.92899999999997</c:v>
                      </c:pt>
                      <c:pt idx="6879" formatCode="General">
                        <c:v>624.93899999999996</c:v>
                      </c:pt>
                      <c:pt idx="6880" formatCode="General">
                        <c:v>624.94899999999996</c:v>
                      </c:pt>
                      <c:pt idx="6881" formatCode="General">
                        <c:v>624.95899999999995</c:v>
                      </c:pt>
                      <c:pt idx="6882" formatCode="General">
                        <c:v>624.96900000000005</c:v>
                      </c:pt>
                      <c:pt idx="6883" formatCode="General">
                        <c:v>624.97900000000004</c:v>
                      </c:pt>
                      <c:pt idx="6884" formatCode="General">
                        <c:v>624.98900000000003</c:v>
                      </c:pt>
                      <c:pt idx="6885" formatCode="General">
                        <c:v>624.99900000000002</c:v>
                      </c:pt>
                      <c:pt idx="6886" formatCode="General">
                        <c:v>625.00900000000001</c:v>
                      </c:pt>
                      <c:pt idx="6887" formatCode="General">
                        <c:v>625.01900000000001</c:v>
                      </c:pt>
                      <c:pt idx="6888" formatCode="General">
                        <c:v>625.029</c:v>
                      </c:pt>
                      <c:pt idx="6889" formatCode="General">
                        <c:v>625.03899999999999</c:v>
                      </c:pt>
                      <c:pt idx="6890" formatCode="General">
                        <c:v>625.04899999999998</c:v>
                      </c:pt>
                      <c:pt idx="6891" formatCode="General">
                        <c:v>625.05899999999997</c:v>
                      </c:pt>
                      <c:pt idx="6892" formatCode="General">
                        <c:v>625.06899999999996</c:v>
                      </c:pt>
                      <c:pt idx="6893" formatCode="General">
                        <c:v>625.07899999999995</c:v>
                      </c:pt>
                      <c:pt idx="6894" formatCode="General">
                        <c:v>625.08900000000006</c:v>
                      </c:pt>
                      <c:pt idx="6895" formatCode="General">
                        <c:v>625.09900000000005</c:v>
                      </c:pt>
                      <c:pt idx="6896" formatCode="General">
                        <c:v>625.10900000000004</c:v>
                      </c:pt>
                      <c:pt idx="6897" formatCode="General">
                        <c:v>625.11900000000003</c:v>
                      </c:pt>
                      <c:pt idx="6898" formatCode="General">
                        <c:v>625.12900000000002</c:v>
                      </c:pt>
                      <c:pt idx="6899" formatCode="General">
                        <c:v>625.13900000000001</c:v>
                      </c:pt>
                      <c:pt idx="6900" formatCode="General">
                        <c:v>625.149</c:v>
                      </c:pt>
                      <c:pt idx="6901" formatCode="General">
                        <c:v>625.15899999999999</c:v>
                      </c:pt>
                      <c:pt idx="6902" formatCode="General">
                        <c:v>625.16899999999998</c:v>
                      </c:pt>
                      <c:pt idx="6903" formatCode="General">
                        <c:v>625.17899999999997</c:v>
                      </c:pt>
                      <c:pt idx="6904" formatCode="General">
                        <c:v>625.18899999999996</c:v>
                      </c:pt>
                      <c:pt idx="6905" formatCode="General">
                        <c:v>625.19899999999996</c:v>
                      </c:pt>
                      <c:pt idx="6906" formatCode="General">
                        <c:v>625.20899999999995</c:v>
                      </c:pt>
                      <c:pt idx="6907" formatCode="General">
                        <c:v>625.21900000000005</c:v>
                      </c:pt>
                      <c:pt idx="6908" formatCode="General">
                        <c:v>625.22900000000004</c:v>
                      </c:pt>
                      <c:pt idx="6909" formatCode="General">
                        <c:v>625.23900000000003</c:v>
                      </c:pt>
                      <c:pt idx="6910" formatCode="General">
                        <c:v>625.24900000000002</c:v>
                      </c:pt>
                      <c:pt idx="6911" formatCode="General">
                        <c:v>625.25900000000001</c:v>
                      </c:pt>
                      <c:pt idx="6912" formatCode="General">
                        <c:v>625.26900000000001</c:v>
                      </c:pt>
                      <c:pt idx="6913" formatCode="General">
                        <c:v>625.279</c:v>
                      </c:pt>
                      <c:pt idx="6914" formatCode="General">
                        <c:v>625.28899999999999</c:v>
                      </c:pt>
                      <c:pt idx="6915" formatCode="General">
                        <c:v>625.29899999999998</c:v>
                      </c:pt>
                      <c:pt idx="6916" formatCode="General">
                        <c:v>625.30899999999997</c:v>
                      </c:pt>
                      <c:pt idx="6917" formatCode="General">
                        <c:v>625.31899999999996</c:v>
                      </c:pt>
                      <c:pt idx="6918" formatCode="General">
                        <c:v>625.32899999999995</c:v>
                      </c:pt>
                      <c:pt idx="6919" formatCode="General">
                        <c:v>625.33900000000006</c:v>
                      </c:pt>
                      <c:pt idx="6920" formatCode="General">
                        <c:v>625.34900000000005</c:v>
                      </c:pt>
                      <c:pt idx="6921" formatCode="General">
                        <c:v>625.35900000000004</c:v>
                      </c:pt>
                      <c:pt idx="6922" formatCode="General">
                        <c:v>625.36900000000003</c:v>
                      </c:pt>
                      <c:pt idx="6923" formatCode="General">
                        <c:v>625.37900000000002</c:v>
                      </c:pt>
                      <c:pt idx="6924" formatCode="General">
                        <c:v>625.38900000000001</c:v>
                      </c:pt>
                      <c:pt idx="6925" formatCode="General">
                        <c:v>625.399</c:v>
                      </c:pt>
                      <c:pt idx="6926" formatCode="General">
                        <c:v>625.40899999999999</c:v>
                      </c:pt>
                      <c:pt idx="6927" formatCode="General">
                        <c:v>625.41899999999998</c:v>
                      </c:pt>
                      <c:pt idx="6928" formatCode="General">
                        <c:v>625.42899999999997</c:v>
                      </c:pt>
                      <c:pt idx="6929" formatCode="General">
                        <c:v>625.43899999999996</c:v>
                      </c:pt>
                      <c:pt idx="6930" formatCode="General">
                        <c:v>625.44899999999996</c:v>
                      </c:pt>
                      <c:pt idx="6931" formatCode="General">
                        <c:v>625.45899999999995</c:v>
                      </c:pt>
                      <c:pt idx="6932" formatCode="General">
                        <c:v>625.46900000000005</c:v>
                      </c:pt>
                      <c:pt idx="6933" formatCode="General">
                        <c:v>625.47900000000004</c:v>
                      </c:pt>
                      <c:pt idx="6934" formatCode="General">
                        <c:v>625.48900000000003</c:v>
                      </c:pt>
                      <c:pt idx="6935" formatCode="General">
                        <c:v>625.49900000000002</c:v>
                      </c:pt>
                      <c:pt idx="6936" formatCode="General">
                        <c:v>625.50900000000001</c:v>
                      </c:pt>
                      <c:pt idx="6937" formatCode="General">
                        <c:v>625.51900000000001</c:v>
                      </c:pt>
                      <c:pt idx="6938" formatCode="General">
                        <c:v>625.529</c:v>
                      </c:pt>
                      <c:pt idx="6939" formatCode="General">
                        <c:v>625.53899999999999</c:v>
                      </c:pt>
                      <c:pt idx="6940" formatCode="General">
                        <c:v>625.54899999999998</c:v>
                      </c:pt>
                      <c:pt idx="6941" formatCode="General">
                        <c:v>625.55899999999997</c:v>
                      </c:pt>
                      <c:pt idx="6942" formatCode="General">
                        <c:v>625.56899999999996</c:v>
                      </c:pt>
                      <c:pt idx="6943" formatCode="General">
                        <c:v>625.57899999999995</c:v>
                      </c:pt>
                      <c:pt idx="6944" formatCode="General">
                        <c:v>625.58900000000006</c:v>
                      </c:pt>
                      <c:pt idx="6945" formatCode="General">
                        <c:v>625.59900000000005</c:v>
                      </c:pt>
                      <c:pt idx="6946" formatCode="General">
                        <c:v>625.60900000000004</c:v>
                      </c:pt>
                      <c:pt idx="6947" formatCode="General">
                        <c:v>625.61900000000003</c:v>
                      </c:pt>
                      <c:pt idx="6948" formatCode="General">
                        <c:v>625.62900000000002</c:v>
                      </c:pt>
                      <c:pt idx="6949" formatCode="General">
                        <c:v>625.63900000000001</c:v>
                      </c:pt>
                      <c:pt idx="6950" formatCode="General">
                        <c:v>625.649</c:v>
                      </c:pt>
                      <c:pt idx="6951" formatCode="General">
                        <c:v>625.65899999999999</c:v>
                      </c:pt>
                      <c:pt idx="6952" formatCode="General">
                        <c:v>625.66899999999998</c:v>
                      </c:pt>
                      <c:pt idx="6953" formatCode="General">
                        <c:v>625.67899999999997</c:v>
                      </c:pt>
                      <c:pt idx="6954" formatCode="General">
                        <c:v>625.68899999999996</c:v>
                      </c:pt>
                      <c:pt idx="6955" formatCode="General">
                        <c:v>625.69899999999996</c:v>
                      </c:pt>
                      <c:pt idx="6956" formatCode="General">
                        <c:v>625.70899999999995</c:v>
                      </c:pt>
                      <c:pt idx="6957" formatCode="General">
                        <c:v>625.71900000000005</c:v>
                      </c:pt>
                      <c:pt idx="6958" formatCode="General">
                        <c:v>625.72900000000004</c:v>
                      </c:pt>
                      <c:pt idx="6959" formatCode="General">
                        <c:v>625.73900000000003</c:v>
                      </c:pt>
                      <c:pt idx="6960" formatCode="General">
                        <c:v>625.74900000000002</c:v>
                      </c:pt>
                      <c:pt idx="6961" formatCode="General">
                        <c:v>625.75900000000001</c:v>
                      </c:pt>
                      <c:pt idx="6962" formatCode="General">
                        <c:v>625.76900000000001</c:v>
                      </c:pt>
                      <c:pt idx="6963" formatCode="General">
                        <c:v>625.779</c:v>
                      </c:pt>
                      <c:pt idx="6964" formatCode="General">
                        <c:v>625.78899999999999</c:v>
                      </c:pt>
                      <c:pt idx="6965" formatCode="General">
                        <c:v>625.79899999999998</c:v>
                      </c:pt>
                      <c:pt idx="6966" formatCode="General">
                        <c:v>625.80899999999997</c:v>
                      </c:pt>
                      <c:pt idx="6967" formatCode="General">
                        <c:v>625.81899999999996</c:v>
                      </c:pt>
                      <c:pt idx="6968" formatCode="General">
                        <c:v>625.82899999999995</c:v>
                      </c:pt>
                      <c:pt idx="6969" formatCode="General">
                        <c:v>625.83900000000006</c:v>
                      </c:pt>
                      <c:pt idx="6970" formatCode="General">
                        <c:v>625.84900000000005</c:v>
                      </c:pt>
                      <c:pt idx="6971" formatCode="General">
                        <c:v>625.85900000000004</c:v>
                      </c:pt>
                      <c:pt idx="6972" formatCode="General">
                        <c:v>625.86900000000003</c:v>
                      </c:pt>
                      <c:pt idx="6973" formatCode="General">
                        <c:v>625.87900000000002</c:v>
                      </c:pt>
                      <c:pt idx="6974" formatCode="General">
                        <c:v>625.88900000000001</c:v>
                      </c:pt>
                      <c:pt idx="6975" formatCode="General">
                        <c:v>625.899</c:v>
                      </c:pt>
                      <c:pt idx="6976" formatCode="General">
                        <c:v>625.90899999999999</c:v>
                      </c:pt>
                      <c:pt idx="6977" formatCode="General">
                        <c:v>625.91899999999998</c:v>
                      </c:pt>
                      <c:pt idx="6978" formatCode="General">
                        <c:v>625.92899999999997</c:v>
                      </c:pt>
                      <c:pt idx="6979" formatCode="General">
                        <c:v>625.93899999999996</c:v>
                      </c:pt>
                      <c:pt idx="6980" formatCode="General">
                        <c:v>625.94899999999996</c:v>
                      </c:pt>
                      <c:pt idx="6981" formatCode="General">
                        <c:v>625.95899999999995</c:v>
                      </c:pt>
                      <c:pt idx="6982" formatCode="General">
                        <c:v>625.96900000000005</c:v>
                      </c:pt>
                      <c:pt idx="6983" formatCode="General">
                        <c:v>625.97900000000004</c:v>
                      </c:pt>
                      <c:pt idx="6984" formatCode="General">
                        <c:v>625.98900000000003</c:v>
                      </c:pt>
                      <c:pt idx="6985" formatCode="General">
                        <c:v>625.99900000000002</c:v>
                      </c:pt>
                      <c:pt idx="6986" formatCode="General">
                        <c:v>626.00900000000001</c:v>
                      </c:pt>
                      <c:pt idx="6987" formatCode="General">
                        <c:v>626.01900000000001</c:v>
                      </c:pt>
                      <c:pt idx="6988" formatCode="General">
                        <c:v>626.029</c:v>
                      </c:pt>
                      <c:pt idx="6989" formatCode="General">
                        <c:v>626.03899999999999</c:v>
                      </c:pt>
                      <c:pt idx="6990" formatCode="General">
                        <c:v>626.04899999999998</c:v>
                      </c:pt>
                      <c:pt idx="6991" formatCode="General">
                        <c:v>626.05899999999997</c:v>
                      </c:pt>
                      <c:pt idx="6992" formatCode="General">
                        <c:v>626.06899999999996</c:v>
                      </c:pt>
                      <c:pt idx="6993" formatCode="General">
                        <c:v>626.07899999999995</c:v>
                      </c:pt>
                      <c:pt idx="6994" formatCode="General">
                        <c:v>626.08900000000006</c:v>
                      </c:pt>
                      <c:pt idx="6995" formatCode="General">
                        <c:v>626.09900000000005</c:v>
                      </c:pt>
                      <c:pt idx="6996" formatCode="General">
                        <c:v>626.10900000000004</c:v>
                      </c:pt>
                      <c:pt idx="6997" formatCode="General">
                        <c:v>626.11900000000003</c:v>
                      </c:pt>
                      <c:pt idx="6998" formatCode="General">
                        <c:v>626.12900000000002</c:v>
                      </c:pt>
                      <c:pt idx="6999" formatCode="General">
                        <c:v>626.13900000000001</c:v>
                      </c:pt>
                      <c:pt idx="7000" formatCode="General">
                        <c:v>626.149</c:v>
                      </c:pt>
                      <c:pt idx="7001" formatCode="General">
                        <c:v>626.15899999999999</c:v>
                      </c:pt>
                      <c:pt idx="7002" formatCode="General">
                        <c:v>626.16899999999998</c:v>
                      </c:pt>
                      <c:pt idx="7003" formatCode="General">
                        <c:v>626.17899999999997</c:v>
                      </c:pt>
                      <c:pt idx="7004" formatCode="General">
                        <c:v>626.18899999999996</c:v>
                      </c:pt>
                      <c:pt idx="7005" formatCode="General">
                        <c:v>626.19899999999996</c:v>
                      </c:pt>
                      <c:pt idx="7006" formatCode="General">
                        <c:v>626.20899999999995</c:v>
                      </c:pt>
                      <c:pt idx="7007" formatCode="General">
                        <c:v>626.21900000000005</c:v>
                      </c:pt>
                      <c:pt idx="7008" formatCode="General">
                        <c:v>626.22900000000004</c:v>
                      </c:pt>
                      <c:pt idx="7009" formatCode="General">
                        <c:v>626.23900000000003</c:v>
                      </c:pt>
                      <c:pt idx="7010" formatCode="General">
                        <c:v>626.24900000000002</c:v>
                      </c:pt>
                      <c:pt idx="7011" formatCode="General">
                        <c:v>626.25900000000001</c:v>
                      </c:pt>
                      <c:pt idx="7012" formatCode="General">
                        <c:v>626.26900000000001</c:v>
                      </c:pt>
                      <c:pt idx="7013" formatCode="General">
                        <c:v>626.279</c:v>
                      </c:pt>
                      <c:pt idx="7014" formatCode="General">
                        <c:v>626.28899999999999</c:v>
                      </c:pt>
                      <c:pt idx="7015" formatCode="General">
                        <c:v>626.29899999999998</c:v>
                      </c:pt>
                      <c:pt idx="7016" formatCode="General">
                        <c:v>626.30899999999997</c:v>
                      </c:pt>
                      <c:pt idx="7017" formatCode="General">
                        <c:v>626.31899999999996</c:v>
                      </c:pt>
                      <c:pt idx="7018" formatCode="General">
                        <c:v>626.32899999999995</c:v>
                      </c:pt>
                      <c:pt idx="7019" formatCode="General">
                        <c:v>626.33900000000006</c:v>
                      </c:pt>
                      <c:pt idx="7020" formatCode="General">
                        <c:v>626.34900000000005</c:v>
                      </c:pt>
                      <c:pt idx="7021" formatCode="General">
                        <c:v>626.35900000000004</c:v>
                      </c:pt>
                      <c:pt idx="7022" formatCode="General">
                        <c:v>626.36900000000003</c:v>
                      </c:pt>
                      <c:pt idx="7023" formatCode="General">
                        <c:v>626.37900000000002</c:v>
                      </c:pt>
                      <c:pt idx="7024" formatCode="General">
                        <c:v>626.38900000000001</c:v>
                      </c:pt>
                      <c:pt idx="7025" formatCode="General">
                        <c:v>626.399</c:v>
                      </c:pt>
                      <c:pt idx="7026" formatCode="General">
                        <c:v>626.40899999999999</c:v>
                      </c:pt>
                      <c:pt idx="7027" formatCode="General">
                        <c:v>626.41899999999998</c:v>
                      </c:pt>
                      <c:pt idx="7028" formatCode="General">
                        <c:v>626.42899999999997</c:v>
                      </c:pt>
                      <c:pt idx="7029" formatCode="General">
                        <c:v>626.43899999999996</c:v>
                      </c:pt>
                      <c:pt idx="7030" formatCode="General">
                        <c:v>626.44899999999996</c:v>
                      </c:pt>
                      <c:pt idx="7031" formatCode="General">
                        <c:v>626.45899999999995</c:v>
                      </c:pt>
                      <c:pt idx="7032" formatCode="General">
                        <c:v>626.46900000000005</c:v>
                      </c:pt>
                      <c:pt idx="7033" formatCode="General">
                        <c:v>626.47900000000004</c:v>
                      </c:pt>
                      <c:pt idx="7034" formatCode="General">
                        <c:v>626.48900000000003</c:v>
                      </c:pt>
                      <c:pt idx="7035" formatCode="General">
                        <c:v>626.49900000000002</c:v>
                      </c:pt>
                      <c:pt idx="7036" formatCode="General">
                        <c:v>626.50900000000001</c:v>
                      </c:pt>
                      <c:pt idx="7037" formatCode="General">
                        <c:v>626.51900000000001</c:v>
                      </c:pt>
                      <c:pt idx="7038" formatCode="General">
                        <c:v>626.529</c:v>
                      </c:pt>
                      <c:pt idx="7039" formatCode="General">
                        <c:v>626.53899999999999</c:v>
                      </c:pt>
                      <c:pt idx="7040" formatCode="General">
                        <c:v>626.54899999999998</c:v>
                      </c:pt>
                      <c:pt idx="7041" formatCode="General">
                        <c:v>626.55899999999997</c:v>
                      </c:pt>
                      <c:pt idx="7042" formatCode="General">
                        <c:v>626.56899999999996</c:v>
                      </c:pt>
                      <c:pt idx="7043" formatCode="General">
                        <c:v>626.57899999999995</c:v>
                      </c:pt>
                      <c:pt idx="7044" formatCode="General">
                        <c:v>626.58900000000006</c:v>
                      </c:pt>
                      <c:pt idx="7045" formatCode="General">
                        <c:v>626.59900000000005</c:v>
                      </c:pt>
                      <c:pt idx="7046" formatCode="General">
                        <c:v>626.60900000000004</c:v>
                      </c:pt>
                      <c:pt idx="7047" formatCode="General">
                        <c:v>626.61900000000003</c:v>
                      </c:pt>
                      <c:pt idx="7048" formatCode="General">
                        <c:v>626.62900000000002</c:v>
                      </c:pt>
                      <c:pt idx="7049" formatCode="General">
                        <c:v>626.63900000000001</c:v>
                      </c:pt>
                      <c:pt idx="7050" formatCode="General">
                        <c:v>626.649</c:v>
                      </c:pt>
                      <c:pt idx="7051" formatCode="General">
                        <c:v>626.65899999999999</c:v>
                      </c:pt>
                      <c:pt idx="7052" formatCode="General">
                        <c:v>626.66899999999998</c:v>
                      </c:pt>
                      <c:pt idx="7053" formatCode="General">
                        <c:v>626.67899999999997</c:v>
                      </c:pt>
                      <c:pt idx="7054" formatCode="General">
                        <c:v>626.68899999999996</c:v>
                      </c:pt>
                      <c:pt idx="7055" formatCode="General">
                        <c:v>626.69899999999996</c:v>
                      </c:pt>
                      <c:pt idx="7056" formatCode="General">
                        <c:v>626.70899999999995</c:v>
                      </c:pt>
                      <c:pt idx="7057" formatCode="General">
                        <c:v>626.71900000000005</c:v>
                      </c:pt>
                      <c:pt idx="7058" formatCode="General">
                        <c:v>626.72900000000004</c:v>
                      </c:pt>
                      <c:pt idx="7059" formatCode="General">
                        <c:v>626.73900000000003</c:v>
                      </c:pt>
                      <c:pt idx="7060" formatCode="General">
                        <c:v>626.74900000000002</c:v>
                      </c:pt>
                      <c:pt idx="7061" formatCode="General">
                        <c:v>626.75900000000001</c:v>
                      </c:pt>
                      <c:pt idx="7062" formatCode="General">
                        <c:v>626.76900000000001</c:v>
                      </c:pt>
                      <c:pt idx="7063" formatCode="General">
                        <c:v>626.779</c:v>
                      </c:pt>
                      <c:pt idx="7064" formatCode="General">
                        <c:v>626.78899999999999</c:v>
                      </c:pt>
                      <c:pt idx="7065" formatCode="General">
                        <c:v>626.79899999999998</c:v>
                      </c:pt>
                      <c:pt idx="7066" formatCode="General">
                        <c:v>626.80899999999997</c:v>
                      </c:pt>
                      <c:pt idx="7067" formatCode="General">
                        <c:v>626.81899999999996</c:v>
                      </c:pt>
                      <c:pt idx="7068" formatCode="General">
                        <c:v>626.82899999999995</c:v>
                      </c:pt>
                      <c:pt idx="7069" formatCode="General">
                        <c:v>626.83900000000006</c:v>
                      </c:pt>
                      <c:pt idx="7070" formatCode="General">
                        <c:v>626.84900000000005</c:v>
                      </c:pt>
                      <c:pt idx="7071" formatCode="General">
                        <c:v>626.85900000000004</c:v>
                      </c:pt>
                      <c:pt idx="7072" formatCode="General">
                        <c:v>626.86900000000003</c:v>
                      </c:pt>
                      <c:pt idx="7073" formatCode="General">
                        <c:v>626.87900000000002</c:v>
                      </c:pt>
                      <c:pt idx="7074" formatCode="General">
                        <c:v>626.88900000000001</c:v>
                      </c:pt>
                      <c:pt idx="7075" formatCode="General">
                        <c:v>626.899</c:v>
                      </c:pt>
                      <c:pt idx="7076" formatCode="General">
                        <c:v>626.90899999999999</c:v>
                      </c:pt>
                      <c:pt idx="7077" formatCode="General">
                        <c:v>626.91899999999998</c:v>
                      </c:pt>
                      <c:pt idx="7078" formatCode="General">
                        <c:v>626.92899999999997</c:v>
                      </c:pt>
                      <c:pt idx="7079" formatCode="General">
                        <c:v>626.93899999999996</c:v>
                      </c:pt>
                      <c:pt idx="7080" formatCode="General">
                        <c:v>626.94899999999996</c:v>
                      </c:pt>
                      <c:pt idx="7081" formatCode="General">
                        <c:v>626.95899999999995</c:v>
                      </c:pt>
                      <c:pt idx="7082" formatCode="General">
                        <c:v>626.96900000000005</c:v>
                      </c:pt>
                      <c:pt idx="7083" formatCode="General">
                        <c:v>626.97900000000004</c:v>
                      </c:pt>
                      <c:pt idx="7084" formatCode="General">
                        <c:v>626.98900000000003</c:v>
                      </c:pt>
                      <c:pt idx="7085" formatCode="General">
                        <c:v>626.99900000000002</c:v>
                      </c:pt>
                      <c:pt idx="7086" formatCode="General">
                        <c:v>627.00900000000001</c:v>
                      </c:pt>
                      <c:pt idx="7087" formatCode="General">
                        <c:v>627.01900000000001</c:v>
                      </c:pt>
                      <c:pt idx="7088" formatCode="General">
                        <c:v>627.029</c:v>
                      </c:pt>
                      <c:pt idx="7089" formatCode="General">
                        <c:v>627.03899999999999</c:v>
                      </c:pt>
                      <c:pt idx="7090" formatCode="General">
                        <c:v>627.04899999999998</c:v>
                      </c:pt>
                      <c:pt idx="7091" formatCode="General">
                        <c:v>627.05899999999997</c:v>
                      </c:pt>
                      <c:pt idx="7092" formatCode="General">
                        <c:v>627.06899999999996</c:v>
                      </c:pt>
                      <c:pt idx="7093" formatCode="General">
                        <c:v>627.07899999999995</c:v>
                      </c:pt>
                      <c:pt idx="7094" formatCode="General">
                        <c:v>627.08900000000006</c:v>
                      </c:pt>
                      <c:pt idx="7095" formatCode="General">
                        <c:v>627.09900000000005</c:v>
                      </c:pt>
                      <c:pt idx="7096" formatCode="General">
                        <c:v>627.10900000000004</c:v>
                      </c:pt>
                      <c:pt idx="7097" formatCode="General">
                        <c:v>627.11900000000003</c:v>
                      </c:pt>
                      <c:pt idx="7098" formatCode="General">
                        <c:v>627.12900000000002</c:v>
                      </c:pt>
                      <c:pt idx="7099" formatCode="General">
                        <c:v>627.13900000000001</c:v>
                      </c:pt>
                      <c:pt idx="7100" formatCode="General">
                        <c:v>627.149</c:v>
                      </c:pt>
                      <c:pt idx="7101" formatCode="General">
                        <c:v>627.15899999999999</c:v>
                      </c:pt>
                      <c:pt idx="7102" formatCode="General">
                        <c:v>627.16899999999998</c:v>
                      </c:pt>
                      <c:pt idx="7103" formatCode="General">
                        <c:v>627.17899999999997</c:v>
                      </c:pt>
                      <c:pt idx="7104" formatCode="General">
                        <c:v>627.18899999999996</c:v>
                      </c:pt>
                      <c:pt idx="7105" formatCode="General">
                        <c:v>627.19899999999996</c:v>
                      </c:pt>
                      <c:pt idx="7106" formatCode="General">
                        <c:v>627.20899999999995</c:v>
                      </c:pt>
                      <c:pt idx="7107" formatCode="General">
                        <c:v>627.21900000000005</c:v>
                      </c:pt>
                      <c:pt idx="7108" formatCode="General">
                        <c:v>627.22900000000004</c:v>
                      </c:pt>
                      <c:pt idx="7109" formatCode="General">
                        <c:v>627.23900000000003</c:v>
                      </c:pt>
                      <c:pt idx="7110" formatCode="General">
                        <c:v>627.24900000000002</c:v>
                      </c:pt>
                      <c:pt idx="7111" formatCode="General">
                        <c:v>627.25900000000001</c:v>
                      </c:pt>
                      <c:pt idx="7112" formatCode="General">
                        <c:v>627.26900000000001</c:v>
                      </c:pt>
                      <c:pt idx="7113" formatCode="General">
                        <c:v>627.279</c:v>
                      </c:pt>
                      <c:pt idx="7114" formatCode="General">
                        <c:v>627.28899999999999</c:v>
                      </c:pt>
                      <c:pt idx="7115" formatCode="General">
                        <c:v>627.29899999999998</c:v>
                      </c:pt>
                      <c:pt idx="7116" formatCode="General">
                        <c:v>627.30899999999997</c:v>
                      </c:pt>
                      <c:pt idx="7117" formatCode="General">
                        <c:v>627.31899999999996</c:v>
                      </c:pt>
                      <c:pt idx="7118" formatCode="General">
                        <c:v>627.32899999999995</c:v>
                      </c:pt>
                      <c:pt idx="7119" formatCode="General">
                        <c:v>627.33900000000006</c:v>
                      </c:pt>
                      <c:pt idx="7120" formatCode="General">
                        <c:v>627.34900000000005</c:v>
                      </c:pt>
                      <c:pt idx="7121" formatCode="General">
                        <c:v>627.35900000000004</c:v>
                      </c:pt>
                      <c:pt idx="7122" formatCode="General">
                        <c:v>627.36900000000003</c:v>
                      </c:pt>
                      <c:pt idx="7123" formatCode="General">
                        <c:v>627.37900000000002</c:v>
                      </c:pt>
                      <c:pt idx="7124" formatCode="General">
                        <c:v>627.38900000000001</c:v>
                      </c:pt>
                      <c:pt idx="7125" formatCode="General">
                        <c:v>627.399</c:v>
                      </c:pt>
                      <c:pt idx="7126" formatCode="General">
                        <c:v>627.40899999999999</c:v>
                      </c:pt>
                      <c:pt idx="7127" formatCode="General">
                        <c:v>627.41899999999998</c:v>
                      </c:pt>
                      <c:pt idx="7128" formatCode="General">
                        <c:v>627.42899999999997</c:v>
                      </c:pt>
                      <c:pt idx="7129" formatCode="General">
                        <c:v>627.43899999999996</c:v>
                      </c:pt>
                      <c:pt idx="7130" formatCode="General">
                        <c:v>627.44899999999996</c:v>
                      </c:pt>
                      <c:pt idx="7131" formatCode="General">
                        <c:v>627.45899999999995</c:v>
                      </c:pt>
                      <c:pt idx="7132" formatCode="General">
                        <c:v>627.46900000000005</c:v>
                      </c:pt>
                      <c:pt idx="7133" formatCode="General">
                        <c:v>627.47900000000004</c:v>
                      </c:pt>
                      <c:pt idx="7134" formatCode="General">
                        <c:v>627.48900000000003</c:v>
                      </c:pt>
                      <c:pt idx="7135" formatCode="General">
                        <c:v>627.49900000000002</c:v>
                      </c:pt>
                      <c:pt idx="7136" formatCode="General">
                        <c:v>627.50900000000001</c:v>
                      </c:pt>
                      <c:pt idx="7137" formatCode="General">
                        <c:v>627.51900000000001</c:v>
                      </c:pt>
                      <c:pt idx="7138" formatCode="General">
                        <c:v>627.529</c:v>
                      </c:pt>
                      <c:pt idx="7139" formatCode="General">
                        <c:v>627.53899999999999</c:v>
                      </c:pt>
                      <c:pt idx="7140" formatCode="General">
                        <c:v>627.54899999999998</c:v>
                      </c:pt>
                      <c:pt idx="7141" formatCode="General">
                        <c:v>627.55899999999997</c:v>
                      </c:pt>
                      <c:pt idx="7142" formatCode="General">
                        <c:v>627.56899999999996</c:v>
                      </c:pt>
                      <c:pt idx="7143" formatCode="General">
                        <c:v>627.57899999999995</c:v>
                      </c:pt>
                      <c:pt idx="7144" formatCode="General">
                        <c:v>627.58900000000006</c:v>
                      </c:pt>
                      <c:pt idx="7145" formatCode="General">
                        <c:v>627.59900000000005</c:v>
                      </c:pt>
                      <c:pt idx="7146" formatCode="General">
                        <c:v>627.60900000000004</c:v>
                      </c:pt>
                      <c:pt idx="7147" formatCode="General">
                        <c:v>627.61900000000003</c:v>
                      </c:pt>
                      <c:pt idx="7148" formatCode="General">
                        <c:v>627.62900000000002</c:v>
                      </c:pt>
                      <c:pt idx="7149" formatCode="General">
                        <c:v>627.63900000000001</c:v>
                      </c:pt>
                      <c:pt idx="7150" formatCode="General">
                        <c:v>627.649</c:v>
                      </c:pt>
                      <c:pt idx="7151" formatCode="General">
                        <c:v>627.65899999999999</c:v>
                      </c:pt>
                      <c:pt idx="7152" formatCode="General">
                        <c:v>627.66899999999998</c:v>
                      </c:pt>
                      <c:pt idx="7153" formatCode="General">
                        <c:v>627.67899999999997</c:v>
                      </c:pt>
                      <c:pt idx="7154" formatCode="General">
                        <c:v>627.68899999999996</c:v>
                      </c:pt>
                      <c:pt idx="7155" formatCode="General">
                        <c:v>627.69899999999996</c:v>
                      </c:pt>
                      <c:pt idx="7156" formatCode="General">
                        <c:v>627.70899999999995</c:v>
                      </c:pt>
                      <c:pt idx="7157" formatCode="General">
                        <c:v>627.71900000000005</c:v>
                      </c:pt>
                      <c:pt idx="7158" formatCode="General">
                        <c:v>627.72900000000004</c:v>
                      </c:pt>
                      <c:pt idx="7159" formatCode="General">
                        <c:v>627.73900000000003</c:v>
                      </c:pt>
                      <c:pt idx="7160" formatCode="General">
                        <c:v>627.74900000000002</c:v>
                      </c:pt>
                      <c:pt idx="7161" formatCode="General">
                        <c:v>627.75900000000001</c:v>
                      </c:pt>
                      <c:pt idx="7162" formatCode="General">
                        <c:v>627.76900000000001</c:v>
                      </c:pt>
                      <c:pt idx="7163" formatCode="General">
                        <c:v>627.779</c:v>
                      </c:pt>
                      <c:pt idx="7164" formatCode="General">
                        <c:v>627.78899999999999</c:v>
                      </c:pt>
                      <c:pt idx="7165" formatCode="General">
                        <c:v>627.79899999999998</c:v>
                      </c:pt>
                      <c:pt idx="7166" formatCode="General">
                        <c:v>627.80899999999997</c:v>
                      </c:pt>
                      <c:pt idx="7167" formatCode="General">
                        <c:v>627.81899999999996</c:v>
                      </c:pt>
                      <c:pt idx="7168" formatCode="General">
                        <c:v>627.82899999999995</c:v>
                      </c:pt>
                      <c:pt idx="7169" formatCode="General">
                        <c:v>627.83900000000006</c:v>
                      </c:pt>
                      <c:pt idx="7170" formatCode="General">
                        <c:v>627.84900000000005</c:v>
                      </c:pt>
                      <c:pt idx="7171" formatCode="General">
                        <c:v>627.85900000000004</c:v>
                      </c:pt>
                      <c:pt idx="7172" formatCode="General">
                        <c:v>627.86900000000003</c:v>
                      </c:pt>
                      <c:pt idx="7173" formatCode="General">
                        <c:v>627.87900000000002</c:v>
                      </c:pt>
                      <c:pt idx="7174" formatCode="General">
                        <c:v>627.88900000000001</c:v>
                      </c:pt>
                      <c:pt idx="7175" formatCode="General">
                        <c:v>627.899</c:v>
                      </c:pt>
                      <c:pt idx="7176" formatCode="General">
                        <c:v>627.90899999999999</c:v>
                      </c:pt>
                      <c:pt idx="7177" formatCode="General">
                        <c:v>627.91899999999998</c:v>
                      </c:pt>
                      <c:pt idx="7178" formatCode="General">
                        <c:v>627.92899999999997</c:v>
                      </c:pt>
                      <c:pt idx="7179" formatCode="General">
                        <c:v>627.93899999999996</c:v>
                      </c:pt>
                      <c:pt idx="7180" formatCode="General">
                        <c:v>627.94899999999996</c:v>
                      </c:pt>
                      <c:pt idx="7181" formatCode="General">
                        <c:v>627.95899999999995</c:v>
                      </c:pt>
                      <c:pt idx="7182" formatCode="General">
                        <c:v>627.96900000000005</c:v>
                      </c:pt>
                      <c:pt idx="7183" formatCode="General">
                        <c:v>627.97900000000004</c:v>
                      </c:pt>
                      <c:pt idx="7184" formatCode="General">
                        <c:v>627.98900000000003</c:v>
                      </c:pt>
                      <c:pt idx="7185" formatCode="General">
                        <c:v>627.99900000000002</c:v>
                      </c:pt>
                      <c:pt idx="7186" formatCode="General">
                        <c:v>628.00900000000001</c:v>
                      </c:pt>
                      <c:pt idx="7187" formatCode="General">
                        <c:v>628.01900000000001</c:v>
                      </c:pt>
                      <c:pt idx="7188" formatCode="General">
                        <c:v>628.029</c:v>
                      </c:pt>
                      <c:pt idx="7189" formatCode="General">
                        <c:v>628.03899999999999</c:v>
                      </c:pt>
                      <c:pt idx="7190" formatCode="General">
                        <c:v>628.04899999999998</c:v>
                      </c:pt>
                      <c:pt idx="7191" formatCode="General">
                        <c:v>628.05899999999997</c:v>
                      </c:pt>
                      <c:pt idx="7192" formatCode="General">
                        <c:v>628.06899999999996</c:v>
                      </c:pt>
                      <c:pt idx="7193" formatCode="General">
                        <c:v>628.07899999999995</c:v>
                      </c:pt>
                      <c:pt idx="7194" formatCode="General">
                        <c:v>628.08900000000006</c:v>
                      </c:pt>
                      <c:pt idx="7195" formatCode="General">
                        <c:v>628.09900000000005</c:v>
                      </c:pt>
                      <c:pt idx="7196" formatCode="General">
                        <c:v>628.10900000000004</c:v>
                      </c:pt>
                      <c:pt idx="7197" formatCode="General">
                        <c:v>628.11900000000003</c:v>
                      </c:pt>
                      <c:pt idx="7198" formatCode="General">
                        <c:v>628.12900000000002</c:v>
                      </c:pt>
                      <c:pt idx="7199" formatCode="General">
                        <c:v>628.13900000000001</c:v>
                      </c:pt>
                      <c:pt idx="7200" formatCode="General">
                        <c:v>628.149</c:v>
                      </c:pt>
                      <c:pt idx="7201" formatCode="General">
                        <c:v>628.15899999999999</c:v>
                      </c:pt>
                      <c:pt idx="7202" formatCode="General">
                        <c:v>628.16899999999998</c:v>
                      </c:pt>
                      <c:pt idx="7203" formatCode="General">
                        <c:v>628.17899999999997</c:v>
                      </c:pt>
                      <c:pt idx="7204" formatCode="General">
                        <c:v>628.18899999999996</c:v>
                      </c:pt>
                      <c:pt idx="7205" formatCode="General">
                        <c:v>628.19899999999996</c:v>
                      </c:pt>
                      <c:pt idx="7206" formatCode="General">
                        <c:v>628.20899999999995</c:v>
                      </c:pt>
                      <c:pt idx="7207" formatCode="General">
                        <c:v>628.21900000000005</c:v>
                      </c:pt>
                      <c:pt idx="7208" formatCode="General">
                        <c:v>628.22900000000004</c:v>
                      </c:pt>
                      <c:pt idx="7209" formatCode="General">
                        <c:v>628.23900000000003</c:v>
                      </c:pt>
                      <c:pt idx="7210" formatCode="General">
                        <c:v>628.24900000000002</c:v>
                      </c:pt>
                      <c:pt idx="7211" formatCode="General">
                        <c:v>628.25900000000001</c:v>
                      </c:pt>
                      <c:pt idx="7212" formatCode="General">
                        <c:v>628.26900000000001</c:v>
                      </c:pt>
                      <c:pt idx="7213" formatCode="General">
                        <c:v>628.279</c:v>
                      </c:pt>
                      <c:pt idx="7214" formatCode="General">
                        <c:v>628.28899999999999</c:v>
                      </c:pt>
                      <c:pt idx="7215" formatCode="General">
                        <c:v>628.29899999999998</c:v>
                      </c:pt>
                      <c:pt idx="7216" formatCode="General">
                        <c:v>628.30899999999997</c:v>
                      </c:pt>
                      <c:pt idx="7217" formatCode="General">
                        <c:v>628.31899999999996</c:v>
                      </c:pt>
                      <c:pt idx="7218" formatCode="General">
                        <c:v>628.32899999999995</c:v>
                      </c:pt>
                      <c:pt idx="7219" formatCode="General">
                        <c:v>628.33900000000006</c:v>
                      </c:pt>
                      <c:pt idx="7220" formatCode="General">
                        <c:v>628.34900000000005</c:v>
                      </c:pt>
                      <c:pt idx="7221" formatCode="General">
                        <c:v>628.35900000000004</c:v>
                      </c:pt>
                      <c:pt idx="7222" formatCode="General">
                        <c:v>628.36900000000003</c:v>
                      </c:pt>
                      <c:pt idx="7223" formatCode="General">
                        <c:v>628.37900000000002</c:v>
                      </c:pt>
                      <c:pt idx="7224" formatCode="General">
                        <c:v>628.38900000000001</c:v>
                      </c:pt>
                      <c:pt idx="7225" formatCode="General">
                        <c:v>628.399</c:v>
                      </c:pt>
                      <c:pt idx="7226" formatCode="General">
                        <c:v>628.40899999999999</c:v>
                      </c:pt>
                      <c:pt idx="7227" formatCode="General">
                        <c:v>628.41899999999998</c:v>
                      </c:pt>
                      <c:pt idx="7228" formatCode="General">
                        <c:v>628.42899999999997</c:v>
                      </c:pt>
                      <c:pt idx="7229" formatCode="General">
                        <c:v>628.43899999999996</c:v>
                      </c:pt>
                      <c:pt idx="7230" formatCode="General">
                        <c:v>628.44899999999996</c:v>
                      </c:pt>
                      <c:pt idx="7231" formatCode="General">
                        <c:v>628.45899999999995</c:v>
                      </c:pt>
                      <c:pt idx="7232" formatCode="General">
                        <c:v>628.46900000000005</c:v>
                      </c:pt>
                      <c:pt idx="7233" formatCode="General">
                        <c:v>628.47900000000004</c:v>
                      </c:pt>
                      <c:pt idx="7234" formatCode="General">
                        <c:v>628.48900000000003</c:v>
                      </c:pt>
                      <c:pt idx="7235" formatCode="General">
                        <c:v>628.49900000000002</c:v>
                      </c:pt>
                      <c:pt idx="7236" formatCode="General">
                        <c:v>628.50900000000001</c:v>
                      </c:pt>
                      <c:pt idx="7237" formatCode="General">
                        <c:v>628.51900000000001</c:v>
                      </c:pt>
                      <c:pt idx="7238" formatCode="General">
                        <c:v>628.529</c:v>
                      </c:pt>
                      <c:pt idx="7239" formatCode="General">
                        <c:v>628.53899999999999</c:v>
                      </c:pt>
                      <c:pt idx="7240" formatCode="General">
                        <c:v>628.54899999999998</c:v>
                      </c:pt>
                      <c:pt idx="7241" formatCode="General">
                        <c:v>628.55899999999997</c:v>
                      </c:pt>
                      <c:pt idx="7242" formatCode="General">
                        <c:v>628.56899999999996</c:v>
                      </c:pt>
                      <c:pt idx="7243" formatCode="General">
                        <c:v>628.57899999999995</c:v>
                      </c:pt>
                      <c:pt idx="7244" formatCode="General">
                        <c:v>628.58900000000006</c:v>
                      </c:pt>
                      <c:pt idx="7245" formatCode="General">
                        <c:v>628.59900000000005</c:v>
                      </c:pt>
                      <c:pt idx="7246" formatCode="General">
                        <c:v>628.60900000000004</c:v>
                      </c:pt>
                      <c:pt idx="7247" formatCode="General">
                        <c:v>628.61900000000003</c:v>
                      </c:pt>
                      <c:pt idx="7248" formatCode="General">
                        <c:v>628.62900000000002</c:v>
                      </c:pt>
                      <c:pt idx="7249" formatCode="General">
                        <c:v>628.63900000000001</c:v>
                      </c:pt>
                      <c:pt idx="7250" formatCode="General">
                        <c:v>628.649</c:v>
                      </c:pt>
                      <c:pt idx="7251" formatCode="General">
                        <c:v>628.65899999999999</c:v>
                      </c:pt>
                      <c:pt idx="7252" formatCode="General">
                        <c:v>628.66899999999998</c:v>
                      </c:pt>
                      <c:pt idx="7253" formatCode="General">
                        <c:v>628.67899999999997</c:v>
                      </c:pt>
                      <c:pt idx="7254" formatCode="General">
                        <c:v>628.68899999999996</c:v>
                      </c:pt>
                      <c:pt idx="7255" formatCode="General">
                        <c:v>628.69899999999996</c:v>
                      </c:pt>
                      <c:pt idx="7256" formatCode="General">
                        <c:v>628.70899999999995</c:v>
                      </c:pt>
                      <c:pt idx="7257" formatCode="General">
                        <c:v>628.71900000000005</c:v>
                      </c:pt>
                      <c:pt idx="7258" formatCode="General">
                        <c:v>628.72900000000004</c:v>
                      </c:pt>
                      <c:pt idx="7259" formatCode="General">
                        <c:v>628.73900000000003</c:v>
                      </c:pt>
                      <c:pt idx="7260" formatCode="General">
                        <c:v>628.74900000000002</c:v>
                      </c:pt>
                      <c:pt idx="7261" formatCode="General">
                        <c:v>628.75900000000001</c:v>
                      </c:pt>
                      <c:pt idx="7262" formatCode="General">
                        <c:v>628.76900000000001</c:v>
                      </c:pt>
                      <c:pt idx="7263" formatCode="General">
                        <c:v>628.779</c:v>
                      </c:pt>
                      <c:pt idx="7264" formatCode="General">
                        <c:v>628.78899999999999</c:v>
                      </c:pt>
                      <c:pt idx="7265" formatCode="General">
                        <c:v>628.79899999999998</c:v>
                      </c:pt>
                      <c:pt idx="7266" formatCode="General">
                        <c:v>628.80899999999997</c:v>
                      </c:pt>
                      <c:pt idx="7267" formatCode="General">
                        <c:v>628.81899999999996</c:v>
                      </c:pt>
                      <c:pt idx="7268" formatCode="General">
                        <c:v>628.82899999999995</c:v>
                      </c:pt>
                      <c:pt idx="7269" formatCode="General">
                        <c:v>628.83900000000006</c:v>
                      </c:pt>
                      <c:pt idx="7270" formatCode="General">
                        <c:v>628.84900000000005</c:v>
                      </c:pt>
                      <c:pt idx="7271" formatCode="General">
                        <c:v>628.85900000000004</c:v>
                      </c:pt>
                      <c:pt idx="7272" formatCode="General">
                        <c:v>628.86900000000003</c:v>
                      </c:pt>
                      <c:pt idx="7273" formatCode="General">
                        <c:v>628.87900000000002</c:v>
                      </c:pt>
                      <c:pt idx="7274" formatCode="General">
                        <c:v>628.88900000000001</c:v>
                      </c:pt>
                      <c:pt idx="7275" formatCode="General">
                        <c:v>628.899</c:v>
                      </c:pt>
                      <c:pt idx="7276" formatCode="General">
                        <c:v>628.90899999999999</c:v>
                      </c:pt>
                      <c:pt idx="7277" formatCode="General">
                        <c:v>628.91899999999998</c:v>
                      </c:pt>
                      <c:pt idx="7278" formatCode="General">
                        <c:v>628.92899999999997</c:v>
                      </c:pt>
                      <c:pt idx="7279" formatCode="General">
                        <c:v>628.93899999999996</c:v>
                      </c:pt>
                      <c:pt idx="7280" formatCode="General">
                        <c:v>628.94899999999996</c:v>
                      </c:pt>
                      <c:pt idx="7281" formatCode="General">
                        <c:v>628.95899999999995</c:v>
                      </c:pt>
                      <c:pt idx="7282" formatCode="General">
                        <c:v>628.96900000000005</c:v>
                      </c:pt>
                      <c:pt idx="7283" formatCode="General">
                        <c:v>628.97900000000004</c:v>
                      </c:pt>
                      <c:pt idx="7284" formatCode="General">
                        <c:v>628.98900000000003</c:v>
                      </c:pt>
                      <c:pt idx="7285" formatCode="General">
                        <c:v>628.99900000000002</c:v>
                      </c:pt>
                      <c:pt idx="7286" formatCode="General">
                        <c:v>629.00900000000001</c:v>
                      </c:pt>
                      <c:pt idx="7287" formatCode="General">
                        <c:v>629.01900000000001</c:v>
                      </c:pt>
                      <c:pt idx="7288" formatCode="General">
                        <c:v>629.029</c:v>
                      </c:pt>
                      <c:pt idx="7289" formatCode="General">
                        <c:v>629.03899999999999</c:v>
                      </c:pt>
                      <c:pt idx="7290" formatCode="General">
                        <c:v>629.04899999999998</c:v>
                      </c:pt>
                      <c:pt idx="7291" formatCode="General">
                        <c:v>629.05899999999997</c:v>
                      </c:pt>
                      <c:pt idx="7292" formatCode="General">
                        <c:v>629.06899999999996</c:v>
                      </c:pt>
                      <c:pt idx="7293" formatCode="General">
                        <c:v>629.07899999999995</c:v>
                      </c:pt>
                      <c:pt idx="7294" formatCode="General">
                        <c:v>629.08900000000006</c:v>
                      </c:pt>
                      <c:pt idx="7295" formatCode="General">
                        <c:v>629.09900000000005</c:v>
                      </c:pt>
                      <c:pt idx="7296" formatCode="General">
                        <c:v>629.10900000000004</c:v>
                      </c:pt>
                      <c:pt idx="7297" formatCode="General">
                        <c:v>629.11900000000003</c:v>
                      </c:pt>
                      <c:pt idx="7298" formatCode="General">
                        <c:v>629.12900000000002</c:v>
                      </c:pt>
                      <c:pt idx="7299" formatCode="General">
                        <c:v>629.13900000000001</c:v>
                      </c:pt>
                      <c:pt idx="7300" formatCode="General">
                        <c:v>629.149</c:v>
                      </c:pt>
                      <c:pt idx="7301" formatCode="General">
                        <c:v>629.15899999999999</c:v>
                      </c:pt>
                      <c:pt idx="7302" formatCode="General">
                        <c:v>629.16899999999998</c:v>
                      </c:pt>
                      <c:pt idx="7303" formatCode="General">
                        <c:v>629.17899999999997</c:v>
                      </c:pt>
                      <c:pt idx="7304" formatCode="General">
                        <c:v>629.18899999999996</c:v>
                      </c:pt>
                      <c:pt idx="7305" formatCode="General">
                        <c:v>629.19899999999996</c:v>
                      </c:pt>
                      <c:pt idx="7306" formatCode="General">
                        <c:v>629.20899999999995</c:v>
                      </c:pt>
                      <c:pt idx="7307" formatCode="General">
                        <c:v>629.21900000000005</c:v>
                      </c:pt>
                      <c:pt idx="7308" formatCode="General">
                        <c:v>629.22900000000004</c:v>
                      </c:pt>
                      <c:pt idx="7309" formatCode="General">
                        <c:v>629.23900000000003</c:v>
                      </c:pt>
                      <c:pt idx="7310" formatCode="General">
                        <c:v>629.24900000000002</c:v>
                      </c:pt>
                      <c:pt idx="7311" formatCode="General">
                        <c:v>629.25900000000001</c:v>
                      </c:pt>
                      <c:pt idx="7312" formatCode="General">
                        <c:v>629.26900000000001</c:v>
                      </c:pt>
                      <c:pt idx="7313" formatCode="General">
                        <c:v>629.279</c:v>
                      </c:pt>
                      <c:pt idx="7314" formatCode="General">
                        <c:v>629.28899999999999</c:v>
                      </c:pt>
                      <c:pt idx="7315" formatCode="General">
                        <c:v>629.29899999999998</c:v>
                      </c:pt>
                      <c:pt idx="7316" formatCode="General">
                        <c:v>629.30899999999997</c:v>
                      </c:pt>
                      <c:pt idx="7317" formatCode="General">
                        <c:v>629.31899999999996</c:v>
                      </c:pt>
                      <c:pt idx="7318" formatCode="General">
                        <c:v>629.32899999999995</c:v>
                      </c:pt>
                      <c:pt idx="7319" formatCode="General">
                        <c:v>629.33900000000006</c:v>
                      </c:pt>
                      <c:pt idx="7320" formatCode="General">
                        <c:v>629.34900000000005</c:v>
                      </c:pt>
                      <c:pt idx="7321" formatCode="General">
                        <c:v>629.35900000000004</c:v>
                      </c:pt>
                      <c:pt idx="7322" formatCode="General">
                        <c:v>629.36900000000003</c:v>
                      </c:pt>
                      <c:pt idx="7323" formatCode="General">
                        <c:v>629.37900000000002</c:v>
                      </c:pt>
                      <c:pt idx="7324" formatCode="General">
                        <c:v>629.38900000000001</c:v>
                      </c:pt>
                      <c:pt idx="7325" formatCode="General">
                        <c:v>629.399</c:v>
                      </c:pt>
                      <c:pt idx="7326" formatCode="General">
                        <c:v>629.40899999999999</c:v>
                      </c:pt>
                      <c:pt idx="7327" formatCode="General">
                        <c:v>629.41899999999998</c:v>
                      </c:pt>
                      <c:pt idx="7328" formatCode="General">
                        <c:v>629.42899999999997</c:v>
                      </c:pt>
                      <c:pt idx="7329" formatCode="General">
                        <c:v>629.43899999999996</c:v>
                      </c:pt>
                      <c:pt idx="7330" formatCode="General">
                        <c:v>629.44899999999996</c:v>
                      </c:pt>
                      <c:pt idx="7331" formatCode="General">
                        <c:v>629.45899999999995</c:v>
                      </c:pt>
                      <c:pt idx="7332" formatCode="General">
                        <c:v>629.46900000000005</c:v>
                      </c:pt>
                      <c:pt idx="7333" formatCode="General">
                        <c:v>629.47900000000004</c:v>
                      </c:pt>
                      <c:pt idx="7334" formatCode="General">
                        <c:v>629.48900000000003</c:v>
                      </c:pt>
                      <c:pt idx="7335" formatCode="General">
                        <c:v>629.49900000000002</c:v>
                      </c:pt>
                      <c:pt idx="7336" formatCode="General">
                        <c:v>629.50900000000001</c:v>
                      </c:pt>
                      <c:pt idx="7337" formatCode="General">
                        <c:v>629.51900000000001</c:v>
                      </c:pt>
                      <c:pt idx="7338" formatCode="General">
                        <c:v>629.529</c:v>
                      </c:pt>
                      <c:pt idx="7339" formatCode="General">
                        <c:v>629.53899999999999</c:v>
                      </c:pt>
                      <c:pt idx="7340" formatCode="General">
                        <c:v>629.54899999999998</c:v>
                      </c:pt>
                      <c:pt idx="7341" formatCode="General">
                        <c:v>629.55899999999997</c:v>
                      </c:pt>
                      <c:pt idx="7342" formatCode="General">
                        <c:v>629.56899999999996</c:v>
                      </c:pt>
                      <c:pt idx="7343" formatCode="General">
                        <c:v>629.57899999999995</c:v>
                      </c:pt>
                      <c:pt idx="7344" formatCode="General">
                        <c:v>629.58900000000006</c:v>
                      </c:pt>
                      <c:pt idx="7345" formatCode="General">
                        <c:v>629.59900000000005</c:v>
                      </c:pt>
                      <c:pt idx="7346" formatCode="General">
                        <c:v>629.60900000000004</c:v>
                      </c:pt>
                      <c:pt idx="7347" formatCode="General">
                        <c:v>629.61900000000003</c:v>
                      </c:pt>
                      <c:pt idx="7348" formatCode="General">
                        <c:v>629.62900000000002</c:v>
                      </c:pt>
                      <c:pt idx="7349" formatCode="General">
                        <c:v>629.63900000000001</c:v>
                      </c:pt>
                      <c:pt idx="7350" formatCode="General">
                        <c:v>629.649</c:v>
                      </c:pt>
                      <c:pt idx="7351" formatCode="General">
                        <c:v>629.65899999999999</c:v>
                      </c:pt>
                      <c:pt idx="7352" formatCode="General">
                        <c:v>629.66899999999998</c:v>
                      </c:pt>
                      <c:pt idx="7353" formatCode="General">
                        <c:v>629.67899999999997</c:v>
                      </c:pt>
                      <c:pt idx="7354" formatCode="General">
                        <c:v>629.68899999999996</c:v>
                      </c:pt>
                      <c:pt idx="7355" formatCode="General">
                        <c:v>629.69899999999996</c:v>
                      </c:pt>
                      <c:pt idx="7356" formatCode="General">
                        <c:v>629.70899999999995</c:v>
                      </c:pt>
                      <c:pt idx="7357" formatCode="General">
                        <c:v>629.71900000000005</c:v>
                      </c:pt>
                      <c:pt idx="7358" formatCode="General">
                        <c:v>629.72900000000004</c:v>
                      </c:pt>
                      <c:pt idx="7359" formatCode="General">
                        <c:v>629.73900000000003</c:v>
                      </c:pt>
                      <c:pt idx="7360" formatCode="General">
                        <c:v>629.74900000000002</c:v>
                      </c:pt>
                      <c:pt idx="7361" formatCode="General">
                        <c:v>629.75900000000001</c:v>
                      </c:pt>
                      <c:pt idx="7362" formatCode="General">
                        <c:v>629.76900000000001</c:v>
                      </c:pt>
                      <c:pt idx="7363" formatCode="General">
                        <c:v>629.779</c:v>
                      </c:pt>
                      <c:pt idx="7364" formatCode="General">
                        <c:v>629.78899999999999</c:v>
                      </c:pt>
                      <c:pt idx="7365" formatCode="General">
                        <c:v>629.79899999999998</c:v>
                      </c:pt>
                      <c:pt idx="7366" formatCode="General">
                        <c:v>629.80899999999997</c:v>
                      </c:pt>
                      <c:pt idx="7367" formatCode="General">
                        <c:v>629.81899999999996</c:v>
                      </c:pt>
                      <c:pt idx="7368" formatCode="General">
                        <c:v>629.82899999999995</c:v>
                      </c:pt>
                      <c:pt idx="7369" formatCode="General">
                        <c:v>629.83900000000006</c:v>
                      </c:pt>
                      <c:pt idx="7370" formatCode="General">
                        <c:v>629.84900000000005</c:v>
                      </c:pt>
                      <c:pt idx="7371" formatCode="General">
                        <c:v>629.85900000000004</c:v>
                      </c:pt>
                      <c:pt idx="7372" formatCode="General">
                        <c:v>629.86900000000003</c:v>
                      </c:pt>
                      <c:pt idx="7373" formatCode="General">
                        <c:v>629.87900000000002</c:v>
                      </c:pt>
                      <c:pt idx="7374" formatCode="General">
                        <c:v>629.88900000000001</c:v>
                      </c:pt>
                      <c:pt idx="7375" formatCode="General">
                        <c:v>629.899</c:v>
                      </c:pt>
                      <c:pt idx="7376" formatCode="General">
                        <c:v>629.90899999999999</c:v>
                      </c:pt>
                      <c:pt idx="7377" formatCode="General">
                        <c:v>629.91899999999998</c:v>
                      </c:pt>
                      <c:pt idx="7378" formatCode="General">
                        <c:v>629.92899999999997</c:v>
                      </c:pt>
                      <c:pt idx="7379" formatCode="General">
                        <c:v>629.93899999999996</c:v>
                      </c:pt>
                      <c:pt idx="7380" formatCode="General">
                        <c:v>629.94899999999996</c:v>
                      </c:pt>
                      <c:pt idx="7381" formatCode="General">
                        <c:v>629.95899999999995</c:v>
                      </c:pt>
                      <c:pt idx="7382" formatCode="General">
                        <c:v>629.96900000000005</c:v>
                      </c:pt>
                      <c:pt idx="7383" formatCode="General">
                        <c:v>629.97900000000004</c:v>
                      </c:pt>
                      <c:pt idx="7384" formatCode="General">
                        <c:v>629.98900000000003</c:v>
                      </c:pt>
                      <c:pt idx="7385" formatCode="General">
                        <c:v>629.99900000000002</c:v>
                      </c:pt>
                      <c:pt idx="7386" formatCode="General">
                        <c:v>630.00900000000001</c:v>
                      </c:pt>
                      <c:pt idx="7387" formatCode="General">
                        <c:v>630.01900000000001</c:v>
                      </c:pt>
                      <c:pt idx="7388" formatCode="General">
                        <c:v>630.029</c:v>
                      </c:pt>
                      <c:pt idx="7389" formatCode="General">
                        <c:v>630.03899999999999</c:v>
                      </c:pt>
                      <c:pt idx="7390" formatCode="General">
                        <c:v>630.04899999999998</c:v>
                      </c:pt>
                      <c:pt idx="7391" formatCode="General">
                        <c:v>630.05899999999997</c:v>
                      </c:pt>
                      <c:pt idx="7392" formatCode="General">
                        <c:v>630.06899999999996</c:v>
                      </c:pt>
                      <c:pt idx="7393" formatCode="General">
                        <c:v>630.07899999999995</c:v>
                      </c:pt>
                      <c:pt idx="7394" formatCode="General">
                        <c:v>630.08900000000006</c:v>
                      </c:pt>
                      <c:pt idx="7395" formatCode="General">
                        <c:v>630.09900000000005</c:v>
                      </c:pt>
                      <c:pt idx="7396" formatCode="General">
                        <c:v>630.10900000000004</c:v>
                      </c:pt>
                      <c:pt idx="7397" formatCode="General">
                        <c:v>630.11900000000003</c:v>
                      </c:pt>
                      <c:pt idx="7398" formatCode="General">
                        <c:v>630.12900000000002</c:v>
                      </c:pt>
                      <c:pt idx="7399" formatCode="General">
                        <c:v>630.13900000000001</c:v>
                      </c:pt>
                      <c:pt idx="7400" formatCode="General">
                        <c:v>630.149</c:v>
                      </c:pt>
                      <c:pt idx="7401" formatCode="General">
                        <c:v>630.15899999999999</c:v>
                      </c:pt>
                      <c:pt idx="7402" formatCode="General">
                        <c:v>630.16899999999998</c:v>
                      </c:pt>
                      <c:pt idx="7403" formatCode="General">
                        <c:v>630.17899999999997</c:v>
                      </c:pt>
                      <c:pt idx="7404" formatCode="General">
                        <c:v>630.18899999999996</c:v>
                      </c:pt>
                      <c:pt idx="7405" formatCode="General">
                        <c:v>630.19899999999996</c:v>
                      </c:pt>
                      <c:pt idx="7406" formatCode="General">
                        <c:v>630.20899999999995</c:v>
                      </c:pt>
                      <c:pt idx="7407" formatCode="General">
                        <c:v>630.21900000000005</c:v>
                      </c:pt>
                      <c:pt idx="7408" formatCode="General">
                        <c:v>630.22900000000004</c:v>
                      </c:pt>
                      <c:pt idx="7409" formatCode="General">
                        <c:v>630.23900000000003</c:v>
                      </c:pt>
                      <c:pt idx="7410" formatCode="General">
                        <c:v>630.24900000000002</c:v>
                      </c:pt>
                      <c:pt idx="7411" formatCode="General">
                        <c:v>630.25900000000001</c:v>
                      </c:pt>
                      <c:pt idx="7412" formatCode="General">
                        <c:v>630.26900000000001</c:v>
                      </c:pt>
                      <c:pt idx="7413" formatCode="General">
                        <c:v>630.279</c:v>
                      </c:pt>
                      <c:pt idx="7414" formatCode="General">
                        <c:v>630.28899999999999</c:v>
                      </c:pt>
                      <c:pt idx="7415" formatCode="General">
                        <c:v>630.29899999999998</c:v>
                      </c:pt>
                      <c:pt idx="7416" formatCode="General">
                        <c:v>630.30899999999997</c:v>
                      </c:pt>
                      <c:pt idx="7417" formatCode="General">
                        <c:v>630.31899999999996</c:v>
                      </c:pt>
                      <c:pt idx="7418" formatCode="General">
                        <c:v>630.32899999999995</c:v>
                      </c:pt>
                      <c:pt idx="7419" formatCode="General">
                        <c:v>630.33900000000006</c:v>
                      </c:pt>
                      <c:pt idx="7420" formatCode="General">
                        <c:v>630.34900000000005</c:v>
                      </c:pt>
                      <c:pt idx="7421" formatCode="General">
                        <c:v>630.35900000000004</c:v>
                      </c:pt>
                      <c:pt idx="7422" formatCode="General">
                        <c:v>630.36900000000003</c:v>
                      </c:pt>
                      <c:pt idx="7423" formatCode="General">
                        <c:v>630.37900000000002</c:v>
                      </c:pt>
                      <c:pt idx="7424" formatCode="General">
                        <c:v>630.38900000000001</c:v>
                      </c:pt>
                      <c:pt idx="7425" formatCode="General">
                        <c:v>630.399</c:v>
                      </c:pt>
                      <c:pt idx="7426" formatCode="General">
                        <c:v>630.40899999999999</c:v>
                      </c:pt>
                      <c:pt idx="7427" formatCode="General">
                        <c:v>630.41899999999998</c:v>
                      </c:pt>
                      <c:pt idx="7428" formatCode="General">
                        <c:v>630.42899999999997</c:v>
                      </c:pt>
                      <c:pt idx="7429" formatCode="General">
                        <c:v>630.43899999999996</c:v>
                      </c:pt>
                      <c:pt idx="7430" formatCode="General">
                        <c:v>630.44899999999996</c:v>
                      </c:pt>
                      <c:pt idx="7431" formatCode="General">
                        <c:v>630.45899999999995</c:v>
                      </c:pt>
                      <c:pt idx="7432" formatCode="General">
                        <c:v>630.46900000000005</c:v>
                      </c:pt>
                      <c:pt idx="7433" formatCode="General">
                        <c:v>630.47900000000004</c:v>
                      </c:pt>
                      <c:pt idx="7434" formatCode="General">
                        <c:v>630.48900000000003</c:v>
                      </c:pt>
                      <c:pt idx="7435" formatCode="General">
                        <c:v>630.49900000000002</c:v>
                      </c:pt>
                      <c:pt idx="7436" formatCode="General">
                        <c:v>630.50900000000001</c:v>
                      </c:pt>
                      <c:pt idx="7437" formatCode="General">
                        <c:v>630.51900000000001</c:v>
                      </c:pt>
                      <c:pt idx="7438" formatCode="General">
                        <c:v>630.529</c:v>
                      </c:pt>
                      <c:pt idx="7439" formatCode="General">
                        <c:v>630.53899999999999</c:v>
                      </c:pt>
                      <c:pt idx="7440" formatCode="General">
                        <c:v>630.54899999999998</c:v>
                      </c:pt>
                      <c:pt idx="7441" formatCode="General">
                        <c:v>630.55899999999997</c:v>
                      </c:pt>
                      <c:pt idx="7442" formatCode="General">
                        <c:v>630.56899999999996</c:v>
                      </c:pt>
                      <c:pt idx="7443" formatCode="General">
                        <c:v>630.57899999999995</c:v>
                      </c:pt>
                      <c:pt idx="7444" formatCode="General">
                        <c:v>630.58900000000006</c:v>
                      </c:pt>
                      <c:pt idx="7445" formatCode="General">
                        <c:v>630.59900000000005</c:v>
                      </c:pt>
                      <c:pt idx="7446" formatCode="General">
                        <c:v>630.60900000000004</c:v>
                      </c:pt>
                      <c:pt idx="7447" formatCode="General">
                        <c:v>630.61900000000003</c:v>
                      </c:pt>
                      <c:pt idx="7448" formatCode="General">
                        <c:v>630.62900000000002</c:v>
                      </c:pt>
                      <c:pt idx="7449" formatCode="General">
                        <c:v>630.63900000000001</c:v>
                      </c:pt>
                      <c:pt idx="7450" formatCode="General">
                        <c:v>630.649</c:v>
                      </c:pt>
                      <c:pt idx="7451" formatCode="General">
                        <c:v>630.65899999999999</c:v>
                      </c:pt>
                      <c:pt idx="7452" formatCode="General">
                        <c:v>630.66899999999998</c:v>
                      </c:pt>
                      <c:pt idx="7453" formatCode="General">
                        <c:v>630.67899999999997</c:v>
                      </c:pt>
                      <c:pt idx="7454" formatCode="General">
                        <c:v>630.68899999999996</c:v>
                      </c:pt>
                      <c:pt idx="7455" formatCode="General">
                        <c:v>630.69899999999996</c:v>
                      </c:pt>
                      <c:pt idx="7456" formatCode="General">
                        <c:v>630.70899999999995</c:v>
                      </c:pt>
                      <c:pt idx="7457" formatCode="General">
                        <c:v>630.71900000000005</c:v>
                      </c:pt>
                      <c:pt idx="7458" formatCode="General">
                        <c:v>630.72900000000004</c:v>
                      </c:pt>
                      <c:pt idx="7459" formatCode="General">
                        <c:v>630.73900000000003</c:v>
                      </c:pt>
                      <c:pt idx="7460" formatCode="General">
                        <c:v>630.74900000000002</c:v>
                      </c:pt>
                      <c:pt idx="7461" formatCode="General">
                        <c:v>630.75900000000001</c:v>
                      </c:pt>
                      <c:pt idx="7462" formatCode="General">
                        <c:v>630.76900000000001</c:v>
                      </c:pt>
                      <c:pt idx="7463" formatCode="General">
                        <c:v>630.779</c:v>
                      </c:pt>
                      <c:pt idx="7464" formatCode="General">
                        <c:v>630.78899999999999</c:v>
                      </c:pt>
                      <c:pt idx="7465" formatCode="General">
                        <c:v>630.79600000000005</c:v>
                      </c:pt>
                      <c:pt idx="7466" formatCode="General">
                        <c:v>630.79600000000005</c:v>
                      </c:pt>
                      <c:pt idx="7467" formatCode="General">
                        <c:v>631.79600000000005</c:v>
                      </c:pt>
                      <c:pt idx="7468" formatCode="General">
                        <c:v>632.79600000000005</c:v>
                      </c:pt>
                      <c:pt idx="7469" formatCode="General">
                        <c:v>633.79600000000005</c:v>
                      </c:pt>
                      <c:pt idx="7470" formatCode="General">
                        <c:v>634.79600000000005</c:v>
                      </c:pt>
                      <c:pt idx="7471" formatCode="General">
                        <c:v>635.79600000000005</c:v>
                      </c:pt>
                      <c:pt idx="7472" formatCode="General">
                        <c:v>636.79600000000005</c:v>
                      </c:pt>
                      <c:pt idx="7473" formatCode="General">
                        <c:v>637.79600000000005</c:v>
                      </c:pt>
                      <c:pt idx="7474" formatCode="General">
                        <c:v>638.79600000000005</c:v>
                      </c:pt>
                      <c:pt idx="7475" formatCode="General">
                        <c:v>639.79600000000005</c:v>
                      </c:pt>
                      <c:pt idx="7476" formatCode="General">
                        <c:v>640.79600000000005</c:v>
                      </c:pt>
                      <c:pt idx="7477" formatCode="General">
                        <c:v>641.79600000000005</c:v>
                      </c:pt>
                      <c:pt idx="7478" formatCode="General">
                        <c:v>642.79600000000005</c:v>
                      </c:pt>
                      <c:pt idx="7479" formatCode="General">
                        <c:v>643.79600000000005</c:v>
                      </c:pt>
                      <c:pt idx="7480" formatCode="General">
                        <c:v>644.79600000000005</c:v>
                      </c:pt>
                      <c:pt idx="7481" formatCode="General">
                        <c:v>645.79600000000005</c:v>
                      </c:pt>
                      <c:pt idx="7482" formatCode="General">
                        <c:v>646.79600000000005</c:v>
                      </c:pt>
                      <c:pt idx="7483" formatCode="General">
                        <c:v>647.79600000000005</c:v>
                      </c:pt>
                      <c:pt idx="7484" formatCode="General">
                        <c:v>648.79600000000005</c:v>
                      </c:pt>
                      <c:pt idx="7485" formatCode="General">
                        <c:v>649.79600000000005</c:v>
                      </c:pt>
                      <c:pt idx="7486" formatCode="General">
                        <c:v>650.79600000000005</c:v>
                      </c:pt>
                      <c:pt idx="7487" formatCode="General">
                        <c:v>651.79600000000005</c:v>
                      </c:pt>
                      <c:pt idx="7488" formatCode="General">
                        <c:v>652.79600000000005</c:v>
                      </c:pt>
                      <c:pt idx="7489" formatCode="General">
                        <c:v>653.79600000000005</c:v>
                      </c:pt>
                      <c:pt idx="7490" formatCode="General">
                        <c:v>654.79600000000005</c:v>
                      </c:pt>
                      <c:pt idx="7491" formatCode="General">
                        <c:v>655.79600000000005</c:v>
                      </c:pt>
                      <c:pt idx="7492" formatCode="General">
                        <c:v>656.79600000000005</c:v>
                      </c:pt>
                      <c:pt idx="7493" formatCode="General">
                        <c:v>657.79600000000005</c:v>
                      </c:pt>
                      <c:pt idx="7494" formatCode="General">
                        <c:v>658.79600000000005</c:v>
                      </c:pt>
                      <c:pt idx="7495" formatCode="General">
                        <c:v>659.79600000000005</c:v>
                      </c:pt>
                      <c:pt idx="7496" formatCode="General">
                        <c:v>660.79600000000005</c:v>
                      </c:pt>
                      <c:pt idx="7497" formatCode="General">
                        <c:v>661.79600000000005</c:v>
                      </c:pt>
                      <c:pt idx="7498" formatCode="General">
                        <c:v>662.79600000000005</c:v>
                      </c:pt>
                      <c:pt idx="7499" formatCode="General">
                        <c:v>663.79600000000005</c:v>
                      </c:pt>
                      <c:pt idx="7500" formatCode="General">
                        <c:v>664.79600000000005</c:v>
                      </c:pt>
                      <c:pt idx="7501" formatCode="General">
                        <c:v>665.79600000000005</c:v>
                      </c:pt>
                      <c:pt idx="7502" formatCode="General">
                        <c:v>666.79600000000005</c:v>
                      </c:pt>
                      <c:pt idx="7503" formatCode="General">
                        <c:v>667.79600000000005</c:v>
                      </c:pt>
                      <c:pt idx="7504" formatCode="General">
                        <c:v>668.79600000000005</c:v>
                      </c:pt>
                      <c:pt idx="7505" formatCode="General">
                        <c:v>669.79600000000005</c:v>
                      </c:pt>
                      <c:pt idx="7506" formatCode="General">
                        <c:v>670.79600000000005</c:v>
                      </c:pt>
                      <c:pt idx="7507" formatCode="General">
                        <c:v>671.79600000000005</c:v>
                      </c:pt>
                      <c:pt idx="7508" formatCode="General">
                        <c:v>672.79600000000005</c:v>
                      </c:pt>
                      <c:pt idx="7509" formatCode="General">
                        <c:v>673.79600000000005</c:v>
                      </c:pt>
                      <c:pt idx="7510" formatCode="General">
                        <c:v>674.79600000000005</c:v>
                      </c:pt>
                      <c:pt idx="7511" formatCode="General">
                        <c:v>675.79600000000005</c:v>
                      </c:pt>
                      <c:pt idx="7512" formatCode="General">
                        <c:v>676.79600000000005</c:v>
                      </c:pt>
                      <c:pt idx="7513" formatCode="General">
                        <c:v>677.79600000000005</c:v>
                      </c:pt>
                      <c:pt idx="7514" formatCode="General">
                        <c:v>678.79600000000005</c:v>
                      </c:pt>
                      <c:pt idx="7515" formatCode="General">
                        <c:v>679.79600000000005</c:v>
                      </c:pt>
                      <c:pt idx="7516" formatCode="General">
                        <c:v>680.79600000000005</c:v>
                      </c:pt>
                      <c:pt idx="7517" formatCode="General">
                        <c:v>681.79600000000005</c:v>
                      </c:pt>
                      <c:pt idx="7518" formatCode="General">
                        <c:v>682.79600000000005</c:v>
                      </c:pt>
                      <c:pt idx="7519" formatCode="General">
                        <c:v>683.79600000000005</c:v>
                      </c:pt>
                      <c:pt idx="7520" formatCode="General">
                        <c:v>684.79600000000005</c:v>
                      </c:pt>
                      <c:pt idx="7521" formatCode="General">
                        <c:v>685.79600000000005</c:v>
                      </c:pt>
                      <c:pt idx="7522" formatCode="General">
                        <c:v>686.79600000000005</c:v>
                      </c:pt>
                      <c:pt idx="7523" formatCode="General">
                        <c:v>687.79600000000005</c:v>
                      </c:pt>
                      <c:pt idx="7524" formatCode="General">
                        <c:v>688.79600000000005</c:v>
                      </c:pt>
                      <c:pt idx="7525" formatCode="General">
                        <c:v>689.79600000000005</c:v>
                      </c:pt>
                      <c:pt idx="7526" formatCode="General">
                        <c:v>690.79600000000005</c:v>
                      </c:pt>
                      <c:pt idx="7527" formatCode="General">
                        <c:v>691.79600000000005</c:v>
                      </c:pt>
                      <c:pt idx="7528" formatCode="General">
                        <c:v>692.79600000000005</c:v>
                      </c:pt>
                      <c:pt idx="7529" formatCode="General">
                        <c:v>693.79600000000005</c:v>
                      </c:pt>
                      <c:pt idx="7530" formatCode="General">
                        <c:v>694.79600000000005</c:v>
                      </c:pt>
                      <c:pt idx="7531" formatCode="General">
                        <c:v>695.79600000000005</c:v>
                      </c:pt>
                      <c:pt idx="7532" formatCode="General">
                        <c:v>696.79600000000005</c:v>
                      </c:pt>
                      <c:pt idx="7533" formatCode="General">
                        <c:v>697.79600000000005</c:v>
                      </c:pt>
                      <c:pt idx="7534" formatCode="General">
                        <c:v>698.79600000000005</c:v>
                      </c:pt>
                      <c:pt idx="7535" formatCode="General">
                        <c:v>699.79600000000005</c:v>
                      </c:pt>
                      <c:pt idx="7536" formatCode="General">
                        <c:v>700.79600000000005</c:v>
                      </c:pt>
                      <c:pt idx="7537" formatCode="General">
                        <c:v>701.00699999999995</c:v>
                      </c:pt>
                      <c:pt idx="7538" formatCode="General">
                        <c:v>701.00699999999995</c:v>
                      </c:pt>
                      <c:pt idx="7539" formatCode="General">
                        <c:v>701.01700000000005</c:v>
                      </c:pt>
                      <c:pt idx="7540" formatCode="General">
                        <c:v>701.02700000000004</c:v>
                      </c:pt>
                      <c:pt idx="7541" formatCode="General">
                        <c:v>701.03700000000003</c:v>
                      </c:pt>
                      <c:pt idx="7542" formatCode="General">
                        <c:v>701.04700000000003</c:v>
                      </c:pt>
                      <c:pt idx="7543" formatCode="General">
                        <c:v>701.05700000000002</c:v>
                      </c:pt>
                      <c:pt idx="7544" formatCode="General">
                        <c:v>701.06700000000001</c:v>
                      </c:pt>
                      <c:pt idx="7545" formatCode="General">
                        <c:v>701.077</c:v>
                      </c:pt>
                      <c:pt idx="7546" formatCode="General">
                        <c:v>701.08699999999999</c:v>
                      </c:pt>
                      <c:pt idx="7547" formatCode="General">
                        <c:v>701.09699999999998</c:v>
                      </c:pt>
                      <c:pt idx="7548" formatCode="General">
                        <c:v>701.10699999999997</c:v>
                      </c:pt>
                      <c:pt idx="7549" formatCode="General">
                        <c:v>701.11699999999996</c:v>
                      </c:pt>
                      <c:pt idx="7550" formatCode="General">
                        <c:v>701.12699999999995</c:v>
                      </c:pt>
                      <c:pt idx="7551" formatCode="General">
                        <c:v>701.13699999999994</c:v>
                      </c:pt>
                      <c:pt idx="7552" formatCode="General">
                        <c:v>701.14700000000005</c:v>
                      </c:pt>
                      <c:pt idx="7553" formatCode="General">
                        <c:v>701.15700000000004</c:v>
                      </c:pt>
                      <c:pt idx="7554" formatCode="General">
                        <c:v>701.16700000000003</c:v>
                      </c:pt>
                      <c:pt idx="7555" formatCode="General">
                        <c:v>701.17700000000002</c:v>
                      </c:pt>
                      <c:pt idx="7556" formatCode="General">
                        <c:v>701.18700000000001</c:v>
                      </c:pt>
                      <c:pt idx="7557" formatCode="General">
                        <c:v>701.197</c:v>
                      </c:pt>
                      <c:pt idx="7558" formatCode="General">
                        <c:v>701.20699999999999</c:v>
                      </c:pt>
                      <c:pt idx="7559" formatCode="General">
                        <c:v>701.21699999999998</c:v>
                      </c:pt>
                      <c:pt idx="7560" formatCode="General">
                        <c:v>701.22699999999998</c:v>
                      </c:pt>
                      <c:pt idx="7561" formatCode="General">
                        <c:v>701.23699999999997</c:v>
                      </c:pt>
                      <c:pt idx="7562" formatCode="General">
                        <c:v>701.24699999999996</c:v>
                      </c:pt>
                      <c:pt idx="7563" formatCode="General">
                        <c:v>701.25699999999995</c:v>
                      </c:pt>
                      <c:pt idx="7564" formatCode="General">
                        <c:v>701.26700000000005</c:v>
                      </c:pt>
                      <c:pt idx="7565" formatCode="General">
                        <c:v>701.27700000000004</c:v>
                      </c:pt>
                      <c:pt idx="7566" formatCode="General">
                        <c:v>701.28700000000003</c:v>
                      </c:pt>
                      <c:pt idx="7567" formatCode="General">
                        <c:v>701.29700000000003</c:v>
                      </c:pt>
                      <c:pt idx="7568" formatCode="General">
                        <c:v>701.30700000000002</c:v>
                      </c:pt>
                      <c:pt idx="7569" formatCode="General">
                        <c:v>701.31700000000001</c:v>
                      </c:pt>
                      <c:pt idx="7570" formatCode="General">
                        <c:v>701.327</c:v>
                      </c:pt>
                      <c:pt idx="7571" formatCode="General">
                        <c:v>701.33699999999999</c:v>
                      </c:pt>
                      <c:pt idx="7572" formatCode="General">
                        <c:v>701.34699999999998</c:v>
                      </c:pt>
                      <c:pt idx="7573" formatCode="General">
                        <c:v>701.35699999999997</c:v>
                      </c:pt>
                      <c:pt idx="7574" formatCode="General">
                        <c:v>701.36699999999996</c:v>
                      </c:pt>
                      <c:pt idx="7575" formatCode="General">
                        <c:v>701.37699999999995</c:v>
                      </c:pt>
                      <c:pt idx="7576" formatCode="General">
                        <c:v>701.38699999999994</c:v>
                      </c:pt>
                      <c:pt idx="7577" formatCode="General">
                        <c:v>701.39700000000005</c:v>
                      </c:pt>
                      <c:pt idx="7578" formatCode="General">
                        <c:v>701.40700000000004</c:v>
                      </c:pt>
                      <c:pt idx="7579" formatCode="General">
                        <c:v>701.41700000000003</c:v>
                      </c:pt>
                      <c:pt idx="7580" formatCode="General">
                        <c:v>701.42700000000002</c:v>
                      </c:pt>
                      <c:pt idx="7581" formatCode="General">
                        <c:v>701.43700000000001</c:v>
                      </c:pt>
                      <c:pt idx="7582" formatCode="General">
                        <c:v>701.447</c:v>
                      </c:pt>
                      <c:pt idx="7583" formatCode="General">
                        <c:v>701.45699999999999</c:v>
                      </c:pt>
                      <c:pt idx="7584" formatCode="General">
                        <c:v>701.46699999999998</c:v>
                      </c:pt>
                      <c:pt idx="7585" formatCode="General">
                        <c:v>701.47699999999998</c:v>
                      </c:pt>
                      <c:pt idx="7586" formatCode="General">
                        <c:v>701.48699999999997</c:v>
                      </c:pt>
                      <c:pt idx="7587" formatCode="General">
                        <c:v>701.49699999999996</c:v>
                      </c:pt>
                      <c:pt idx="7588" formatCode="General">
                        <c:v>701.50699999999995</c:v>
                      </c:pt>
                      <c:pt idx="7589" formatCode="General">
                        <c:v>701.51700000000005</c:v>
                      </c:pt>
                      <c:pt idx="7590" formatCode="General">
                        <c:v>701.52700000000004</c:v>
                      </c:pt>
                      <c:pt idx="7591" formatCode="General">
                        <c:v>701.53700000000003</c:v>
                      </c:pt>
                      <c:pt idx="7592" formatCode="General">
                        <c:v>701.54700000000003</c:v>
                      </c:pt>
                      <c:pt idx="7593" formatCode="General">
                        <c:v>701.55700000000002</c:v>
                      </c:pt>
                      <c:pt idx="7594" formatCode="General">
                        <c:v>701.56700000000001</c:v>
                      </c:pt>
                      <c:pt idx="7595" formatCode="General">
                        <c:v>701.577</c:v>
                      </c:pt>
                      <c:pt idx="7596" formatCode="General">
                        <c:v>701.58699999999999</c:v>
                      </c:pt>
                      <c:pt idx="7597" formatCode="General">
                        <c:v>701.59699999999998</c:v>
                      </c:pt>
                      <c:pt idx="7598" formatCode="General">
                        <c:v>701.60699999999997</c:v>
                      </c:pt>
                      <c:pt idx="7599" formatCode="General">
                        <c:v>701.61699999999996</c:v>
                      </c:pt>
                      <c:pt idx="7600" formatCode="General">
                        <c:v>701.62699999999995</c:v>
                      </c:pt>
                      <c:pt idx="7601" formatCode="General">
                        <c:v>701.63699999999994</c:v>
                      </c:pt>
                      <c:pt idx="7602" formatCode="General">
                        <c:v>701.64700000000005</c:v>
                      </c:pt>
                      <c:pt idx="7603" formatCode="General">
                        <c:v>701.65700000000004</c:v>
                      </c:pt>
                      <c:pt idx="7604" formatCode="General">
                        <c:v>701.66700000000003</c:v>
                      </c:pt>
                      <c:pt idx="7605" formatCode="General">
                        <c:v>701.67700000000002</c:v>
                      </c:pt>
                      <c:pt idx="7606" formatCode="General">
                        <c:v>701.68700000000001</c:v>
                      </c:pt>
                      <c:pt idx="7607" formatCode="General">
                        <c:v>701.697</c:v>
                      </c:pt>
                      <c:pt idx="7608" formatCode="General">
                        <c:v>701.70699999999999</c:v>
                      </c:pt>
                      <c:pt idx="7609" formatCode="General">
                        <c:v>701.71699999999998</c:v>
                      </c:pt>
                      <c:pt idx="7610" formatCode="General">
                        <c:v>701.72699999999998</c:v>
                      </c:pt>
                      <c:pt idx="7611" formatCode="General">
                        <c:v>701.73699999999997</c:v>
                      </c:pt>
                      <c:pt idx="7612" formatCode="General">
                        <c:v>701.74699999999996</c:v>
                      </c:pt>
                      <c:pt idx="7613" formatCode="General">
                        <c:v>701.75699999999995</c:v>
                      </c:pt>
                      <c:pt idx="7614" formatCode="General">
                        <c:v>701.76700000000005</c:v>
                      </c:pt>
                      <c:pt idx="7615" formatCode="General">
                        <c:v>701.77700000000004</c:v>
                      </c:pt>
                      <c:pt idx="7616" formatCode="General">
                        <c:v>701.78700000000003</c:v>
                      </c:pt>
                      <c:pt idx="7617" formatCode="General">
                        <c:v>701.79700000000003</c:v>
                      </c:pt>
                      <c:pt idx="7618" formatCode="General">
                        <c:v>701.80700000000002</c:v>
                      </c:pt>
                      <c:pt idx="7619" formatCode="General">
                        <c:v>701.81700000000001</c:v>
                      </c:pt>
                      <c:pt idx="7620" formatCode="General">
                        <c:v>701.827</c:v>
                      </c:pt>
                      <c:pt idx="7621" formatCode="General">
                        <c:v>701.83699999999999</c:v>
                      </c:pt>
                      <c:pt idx="7622" formatCode="General">
                        <c:v>701.84699999999998</c:v>
                      </c:pt>
                      <c:pt idx="7623" formatCode="General">
                        <c:v>701.85699999999997</c:v>
                      </c:pt>
                      <c:pt idx="7624" formatCode="General">
                        <c:v>701.86699999999996</c:v>
                      </c:pt>
                      <c:pt idx="7625" formatCode="General">
                        <c:v>701.87699999999995</c:v>
                      </c:pt>
                      <c:pt idx="7626" formatCode="General">
                        <c:v>701.88699999999994</c:v>
                      </c:pt>
                      <c:pt idx="7627" formatCode="General">
                        <c:v>701.89700000000005</c:v>
                      </c:pt>
                      <c:pt idx="7628" formatCode="General">
                        <c:v>701.90700000000004</c:v>
                      </c:pt>
                      <c:pt idx="7629" formatCode="General">
                        <c:v>701.91700000000003</c:v>
                      </c:pt>
                      <c:pt idx="7630" formatCode="General">
                        <c:v>701.92700000000002</c:v>
                      </c:pt>
                      <c:pt idx="7631" formatCode="General">
                        <c:v>701.93700000000001</c:v>
                      </c:pt>
                      <c:pt idx="7632" formatCode="General">
                        <c:v>701.947</c:v>
                      </c:pt>
                      <c:pt idx="7633" formatCode="General">
                        <c:v>701.95699999999999</c:v>
                      </c:pt>
                      <c:pt idx="7634" formatCode="General">
                        <c:v>701.96699999999998</c:v>
                      </c:pt>
                      <c:pt idx="7635" formatCode="General">
                        <c:v>701.97699999999998</c:v>
                      </c:pt>
                      <c:pt idx="7636" formatCode="General">
                        <c:v>701.98699999999997</c:v>
                      </c:pt>
                      <c:pt idx="7637" formatCode="General">
                        <c:v>701.99699999999996</c:v>
                      </c:pt>
                      <c:pt idx="7638" formatCode="General">
                        <c:v>702.00699999999995</c:v>
                      </c:pt>
                      <c:pt idx="7639" formatCode="General">
                        <c:v>702.01700000000005</c:v>
                      </c:pt>
                      <c:pt idx="7640" formatCode="General">
                        <c:v>702.02700000000004</c:v>
                      </c:pt>
                      <c:pt idx="7641" formatCode="General">
                        <c:v>702.03700000000003</c:v>
                      </c:pt>
                      <c:pt idx="7642" formatCode="General">
                        <c:v>702.04700000000003</c:v>
                      </c:pt>
                      <c:pt idx="7643" formatCode="General">
                        <c:v>702.05700000000002</c:v>
                      </c:pt>
                      <c:pt idx="7644" formatCode="General">
                        <c:v>702.06700000000001</c:v>
                      </c:pt>
                      <c:pt idx="7645" formatCode="General">
                        <c:v>702.077</c:v>
                      </c:pt>
                      <c:pt idx="7646" formatCode="General">
                        <c:v>702.08699999999999</c:v>
                      </c:pt>
                      <c:pt idx="7647" formatCode="General">
                        <c:v>702.09699999999998</c:v>
                      </c:pt>
                      <c:pt idx="7648" formatCode="General">
                        <c:v>702.10699999999997</c:v>
                      </c:pt>
                      <c:pt idx="7649" formatCode="General">
                        <c:v>702.11699999999996</c:v>
                      </c:pt>
                      <c:pt idx="7650" formatCode="General">
                        <c:v>702.12699999999995</c:v>
                      </c:pt>
                      <c:pt idx="7651" formatCode="General">
                        <c:v>702.13699999999994</c:v>
                      </c:pt>
                      <c:pt idx="7652" formatCode="General">
                        <c:v>702.14700000000005</c:v>
                      </c:pt>
                      <c:pt idx="7653" formatCode="General">
                        <c:v>702.15700000000004</c:v>
                      </c:pt>
                      <c:pt idx="7654" formatCode="General">
                        <c:v>702.16700000000003</c:v>
                      </c:pt>
                      <c:pt idx="7655" formatCode="General">
                        <c:v>702.17700000000002</c:v>
                      </c:pt>
                      <c:pt idx="7656" formatCode="General">
                        <c:v>702.18700000000001</c:v>
                      </c:pt>
                      <c:pt idx="7657" formatCode="General">
                        <c:v>702.197</c:v>
                      </c:pt>
                      <c:pt idx="7658" formatCode="General">
                        <c:v>702.20699999999999</c:v>
                      </c:pt>
                      <c:pt idx="7659" formatCode="General">
                        <c:v>702.21699999999998</c:v>
                      </c:pt>
                      <c:pt idx="7660" formatCode="General">
                        <c:v>702.22699999999998</c:v>
                      </c:pt>
                      <c:pt idx="7661" formatCode="General">
                        <c:v>702.23699999999997</c:v>
                      </c:pt>
                      <c:pt idx="7662" formatCode="General">
                        <c:v>702.24699999999996</c:v>
                      </c:pt>
                      <c:pt idx="7663" formatCode="General">
                        <c:v>702.25699999999995</c:v>
                      </c:pt>
                      <c:pt idx="7664" formatCode="General">
                        <c:v>702.26700000000005</c:v>
                      </c:pt>
                      <c:pt idx="7665" formatCode="General">
                        <c:v>702.27700000000004</c:v>
                      </c:pt>
                      <c:pt idx="7666" formatCode="General">
                        <c:v>702.28700000000003</c:v>
                      </c:pt>
                      <c:pt idx="7667" formatCode="General">
                        <c:v>702.29700000000003</c:v>
                      </c:pt>
                      <c:pt idx="7668" formatCode="General">
                        <c:v>702.30700000000002</c:v>
                      </c:pt>
                      <c:pt idx="7669" formatCode="General">
                        <c:v>702.31700000000001</c:v>
                      </c:pt>
                      <c:pt idx="7670" formatCode="General">
                        <c:v>702.327</c:v>
                      </c:pt>
                      <c:pt idx="7671" formatCode="General">
                        <c:v>702.33699999999999</c:v>
                      </c:pt>
                      <c:pt idx="7672" formatCode="General">
                        <c:v>702.34699999999998</c:v>
                      </c:pt>
                      <c:pt idx="7673" formatCode="General">
                        <c:v>702.35699999999997</c:v>
                      </c:pt>
                      <c:pt idx="7674" formatCode="General">
                        <c:v>702.36699999999996</c:v>
                      </c:pt>
                      <c:pt idx="7675" formatCode="General">
                        <c:v>702.37699999999995</c:v>
                      </c:pt>
                      <c:pt idx="7676" formatCode="General">
                        <c:v>702.38699999999994</c:v>
                      </c:pt>
                      <c:pt idx="7677" formatCode="General">
                        <c:v>702.39700000000005</c:v>
                      </c:pt>
                      <c:pt idx="7678" formatCode="General">
                        <c:v>702.40700000000004</c:v>
                      </c:pt>
                      <c:pt idx="7679" formatCode="General">
                        <c:v>702.41700000000003</c:v>
                      </c:pt>
                      <c:pt idx="7680" formatCode="General">
                        <c:v>702.42700000000002</c:v>
                      </c:pt>
                      <c:pt idx="7681" formatCode="General">
                        <c:v>702.43700000000001</c:v>
                      </c:pt>
                      <c:pt idx="7682" formatCode="General">
                        <c:v>702.447</c:v>
                      </c:pt>
                      <c:pt idx="7683" formatCode="General">
                        <c:v>702.45699999999999</c:v>
                      </c:pt>
                      <c:pt idx="7684" formatCode="General">
                        <c:v>702.46699999999998</c:v>
                      </c:pt>
                      <c:pt idx="7685" formatCode="General">
                        <c:v>702.47699999999998</c:v>
                      </c:pt>
                      <c:pt idx="7686" formatCode="General">
                        <c:v>702.48699999999997</c:v>
                      </c:pt>
                      <c:pt idx="7687" formatCode="General">
                        <c:v>702.49699999999996</c:v>
                      </c:pt>
                      <c:pt idx="7688" formatCode="General">
                        <c:v>702.50699999999995</c:v>
                      </c:pt>
                      <c:pt idx="7689" formatCode="General">
                        <c:v>702.51700000000005</c:v>
                      </c:pt>
                      <c:pt idx="7690" formatCode="General">
                        <c:v>702.52700000000004</c:v>
                      </c:pt>
                      <c:pt idx="7691" formatCode="General">
                        <c:v>702.53700000000003</c:v>
                      </c:pt>
                      <c:pt idx="7692" formatCode="General">
                        <c:v>702.54700000000003</c:v>
                      </c:pt>
                      <c:pt idx="7693" formatCode="General">
                        <c:v>702.55700000000002</c:v>
                      </c:pt>
                      <c:pt idx="7694" formatCode="General">
                        <c:v>702.56700000000001</c:v>
                      </c:pt>
                      <c:pt idx="7695" formatCode="General">
                        <c:v>702.577</c:v>
                      </c:pt>
                      <c:pt idx="7696" formatCode="General">
                        <c:v>702.58699999999999</c:v>
                      </c:pt>
                      <c:pt idx="7697" formatCode="General">
                        <c:v>702.59699999999998</c:v>
                      </c:pt>
                      <c:pt idx="7698" formatCode="General">
                        <c:v>702.60699999999997</c:v>
                      </c:pt>
                      <c:pt idx="7699" formatCode="General">
                        <c:v>702.61699999999996</c:v>
                      </c:pt>
                      <c:pt idx="7700" formatCode="General">
                        <c:v>702.62699999999995</c:v>
                      </c:pt>
                      <c:pt idx="7701" formatCode="General">
                        <c:v>702.63699999999994</c:v>
                      </c:pt>
                      <c:pt idx="7702" formatCode="General">
                        <c:v>702.64700000000005</c:v>
                      </c:pt>
                      <c:pt idx="7703" formatCode="General">
                        <c:v>702.65700000000004</c:v>
                      </c:pt>
                      <c:pt idx="7704" formatCode="General">
                        <c:v>702.66700000000003</c:v>
                      </c:pt>
                      <c:pt idx="7705" formatCode="General">
                        <c:v>702.67700000000002</c:v>
                      </c:pt>
                      <c:pt idx="7706" formatCode="General">
                        <c:v>702.68700000000001</c:v>
                      </c:pt>
                      <c:pt idx="7707" formatCode="General">
                        <c:v>702.697</c:v>
                      </c:pt>
                      <c:pt idx="7708" formatCode="General">
                        <c:v>702.70699999999999</c:v>
                      </c:pt>
                      <c:pt idx="7709" formatCode="General">
                        <c:v>702.71699999999998</c:v>
                      </c:pt>
                      <c:pt idx="7710" formatCode="General">
                        <c:v>702.72699999999998</c:v>
                      </c:pt>
                      <c:pt idx="7711" formatCode="General">
                        <c:v>702.73699999999997</c:v>
                      </c:pt>
                      <c:pt idx="7712" formatCode="General">
                        <c:v>702.74699999999996</c:v>
                      </c:pt>
                      <c:pt idx="7713" formatCode="General">
                        <c:v>702.75699999999995</c:v>
                      </c:pt>
                      <c:pt idx="7714" formatCode="General">
                        <c:v>702.76700000000005</c:v>
                      </c:pt>
                      <c:pt idx="7715" formatCode="General">
                        <c:v>702.77700000000004</c:v>
                      </c:pt>
                      <c:pt idx="7716" formatCode="General">
                        <c:v>702.78700000000003</c:v>
                      </c:pt>
                      <c:pt idx="7717" formatCode="General">
                        <c:v>702.79700000000003</c:v>
                      </c:pt>
                      <c:pt idx="7718" formatCode="General">
                        <c:v>702.80700000000002</c:v>
                      </c:pt>
                      <c:pt idx="7719" formatCode="General">
                        <c:v>702.81700000000001</c:v>
                      </c:pt>
                      <c:pt idx="7720" formatCode="General">
                        <c:v>702.827</c:v>
                      </c:pt>
                      <c:pt idx="7721" formatCode="General">
                        <c:v>702.83699999999999</c:v>
                      </c:pt>
                      <c:pt idx="7722" formatCode="General">
                        <c:v>702.84699999999998</c:v>
                      </c:pt>
                      <c:pt idx="7723" formatCode="General">
                        <c:v>702.85699999999997</c:v>
                      </c:pt>
                      <c:pt idx="7724" formatCode="General">
                        <c:v>702.86699999999996</c:v>
                      </c:pt>
                      <c:pt idx="7725" formatCode="General">
                        <c:v>702.87699999999995</c:v>
                      </c:pt>
                      <c:pt idx="7726" formatCode="General">
                        <c:v>702.88699999999994</c:v>
                      </c:pt>
                      <c:pt idx="7727" formatCode="General">
                        <c:v>702.89700000000005</c:v>
                      </c:pt>
                      <c:pt idx="7728" formatCode="General">
                        <c:v>702.90700000000004</c:v>
                      </c:pt>
                      <c:pt idx="7729" formatCode="General">
                        <c:v>702.91700000000003</c:v>
                      </c:pt>
                      <c:pt idx="7730" formatCode="General">
                        <c:v>702.92700000000002</c:v>
                      </c:pt>
                      <c:pt idx="7731" formatCode="General">
                        <c:v>702.93700000000001</c:v>
                      </c:pt>
                      <c:pt idx="7732" formatCode="General">
                        <c:v>702.947</c:v>
                      </c:pt>
                      <c:pt idx="7733" formatCode="General">
                        <c:v>702.95699999999999</c:v>
                      </c:pt>
                      <c:pt idx="7734" formatCode="General">
                        <c:v>702.96699999999998</c:v>
                      </c:pt>
                      <c:pt idx="7735" formatCode="General">
                        <c:v>702.97699999999998</c:v>
                      </c:pt>
                      <c:pt idx="7736" formatCode="General">
                        <c:v>702.98699999999997</c:v>
                      </c:pt>
                      <c:pt idx="7737" formatCode="General">
                        <c:v>702.99699999999996</c:v>
                      </c:pt>
                      <c:pt idx="7738" formatCode="General">
                        <c:v>703.00699999999995</c:v>
                      </c:pt>
                      <c:pt idx="7739" formatCode="General">
                        <c:v>703.01700000000005</c:v>
                      </c:pt>
                      <c:pt idx="7740" formatCode="General">
                        <c:v>703.02700000000004</c:v>
                      </c:pt>
                      <c:pt idx="7741" formatCode="General">
                        <c:v>703.03700000000003</c:v>
                      </c:pt>
                      <c:pt idx="7742" formatCode="General">
                        <c:v>703.04700000000003</c:v>
                      </c:pt>
                      <c:pt idx="7743" formatCode="General">
                        <c:v>703.05700000000002</c:v>
                      </c:pt>
                      <c:pt idx="7744" formatCode="General">
                        <c:v>703.06700000000001</c:v>
                      </c:pt>
                      <c:pt idx="7745" formatCode="General">
                        <c:v>703.077</c:v>
                      </c:pt>
                      <c:pt idx="7746" formatCode="General">
                        <c:v>703.08699999999999</c:v>
                      </c:pt>
                      <c:pt idx="7747" formatCode="General">
                        <c:v>703.09699999999998</c:v>
                      </c:pt>
                      <c:pt idx="7748" formatCode="General">
                        <c:v>703.10699999999997</c:v>
                      </c:pt>
                      <c:pt idx="7749" formatCode="General">
                        <c:v>703.11699999999996</c:v>
                      </c:pt>
                      <c:pt idx="7750" formatCode="General">
                        <c:v>703.12699999999995</c:v>
                      </c:pt>
                      <c:pt idx="7751" formatCode="General">
                        <c:v>703.13699999999994</c:v>
                      </c:pt>
                      <c:pt idx="7752" formatCode="General">
                        <c:v>703.14700000000005</c:v>
                      </c:pt>
                      <c:pt idx="7753" formatCode="General">
                        <c:v>703.15700000000004</c:v>
                      </c:pt>
                      <c:pt idx="7754" formatCode="General">
                        <c:v>703.16700000000003</c:v>
                      </c:pt>
                      <c:pt idx="7755" formatCode="General">
                        <c:v>703.17700000000002</c:v>
                      </c:pt>
                      <c:pt idx="7756" formatCode="General">
                        <c:v>703.18700000000001</c:v>
                      </c:pt>
                      <c:pt idx="7757" formatCode="General">
                        <c:v>703.197</c:v>
                      </c:pt>
                      <c:pt idx="7758" formatCode="General">
                        <c:v>703.20699999999999</c:v>
                      </c:pt>
                      <c:pt idx="7759" formatCode="General">
                        <c:v>703.21699999999998</c:v>
                      </c:pt>
                      <c:pt idx="7760" formatCode="General">
                        <c:v>703.22699999999998</c:v>
                      </c:pt>
                      <c:pt idx="7761" formatCode="General">
                        <c:v>703.23699999999997</c:v>
                      </c:pt>
                      <c:pt idx="7762" formatCode="General">
                        <c:v>703.24699999999996</c:v>
                      </c:pt>
                      <c:pt idx="7763" formatCode="General">
                        <c:v>703.25699999999995</c:v>
                      </c:pt>
                      <c:pt idx="7764" formatCode="General">
                        <c:v>703.26700000000005</c:v>
                      </c:pt>
                      <c:pt idx="7765" formatCode="General">
                        <c:v>703.27700000000004</c:v>
                      </c:pt>
                      <c:pt idx="7766" formatCode="General">
                        <c:v>703.28700000000003</c:v>
                      </c:pt>
                      <c:pt idx="7767" formatCode="General">
                        <c:v>703.29700000000003</c:v>
                      </c:pt>
                      <c:pt idx="7768" formatCode="General">
                        <c:v>703.30700000000002</c:v>
                      </c:pt>
                      <c:pt idx="7769" formatCode="General">
                        <c:v>703.31700000000001</c:v>
                      </c:pt>
                      <c:pt idx="7770" formatCode="General">
                        <c:v>703.327</c:v>
                      </c:pt>
                      <c:pt idx="7771" formatCode="General">
                        <c:v>703.33699999999999</c:v>
                      </c:pt>
                      <c:pt idx="7772" formatCode="General">
                        <c:v>703.34699999999998</c:v>
                      </c:pt>
                      <c:pt idx="7773" formatCode="General">
                        <c:v>703.35699999999997</c:v>
                      </c:pt>
                      <c:pt idx="7774" formatCode="General">
                        <c:v>703.36699999999996</c:v>
                      </c:pt>
                      <c:pt idx="7775" formatCode="General">
                        <c:v>703.37699999999995</c:v>
                      </c:pt>
                      <c:pt idx="7776" formatCode="General">
                        <c:v>703.38699999999994</c:v>
                      </c:pt>
                      <c:pt idx="7777" formatCode="General">
                        <c:v>703.39700000000005</c:v>
                      </c:pt>
                      <c:pt idx="7778" formatCode="General">
                        <c:v>703.40700000000004</c:v>
                      </c:pt>
                      <c:pt idx="7779" formatCode="General">
                        <c:v>703.41700000000003</c:v>
                      </c:pt>
                      <c:pt idx="7780" formatCode="General">
                        <c:v>703.42700000000002</c:v>
                      </c:pt>
                      <c:pt idx="7781" formatCode="General">
                        <c:v>703.43700000000001</c:v>
                      </c:pt>
                      <c:pt idx="7782" formatCode="General">
                        <c:v>703.447</c:v>
                      </c:pt>
                      <c:pt idx="7783" formatCode="General">
                        <c:v>703.45699999999999</c:v>
                      </c:pt>
                      <c:pt idx="7784" formatCode="General">
                        <c:v>703.46699999999998</c:v>
                      </c:pt>
                      <c:pt idx="7785" formatCode="General">
                        <c:v>703.47699999999998</c:v>
                      </c:pt>
                      <c:pt idx="7786" formatCode="General">
                        <c:v>703.48699999999997</c:v>
                      </c:pt>
                      <c:pt idx="7787" formatCode="General">
                        <c:v>703.49699999999996</c:v>
                      </c:pt>
                      <c:pt idx="7788" formatCode="General">
                        <c:v>703.50699999999995</c:v>
                      </c:pt>
                      <c:pt idx="7789" formatCode="General">
                        <c:v>703.51700000000005</c:v>
                      </c:pt>
                      <c:pt idx="7790" formatCode="General">
                        <c:v>703.52700000000004</c:v>
                      </c:pt>
                      <c:pt idx="7791" formatCode="General">
                        <c:v>703.53700000000003</c:v>
                      </c:pt>
                      <c:pt idx="7792" formatCode="General">
                        <c:v>703.54700000000003</c:v>
                      </c:pt>
                      <c:pt idx="7793" formatCode="General">
                        <c:v>703.55700000000002</c:v>
                      </c:pt>
                      <c:pt idx="7794" formatCode="General">
                        <c:v>703.56700000000001</c:v>
                      </c:pt>
                      <c:pt idx="7795" formatCode="General">
                        <c:v>703.577</c:v>
                      </c:pt>
                      <c:pt idx="7796" formatCode="General">
                        <c:v>703.58699999999999</c:v>
                      </c:pt>
                      <c:pt idx="7797" formatCode="General">
                        <c:v>703.59699999999998</c:v>
                      </c:pt>
                      <c:pt idx="7798" formatCode="General">
                        <c:v>703.60699999999997</c:v>
                      </c:pt>
                      <c:pt idx="7799" formatCode="General">
                        <c:v>703.61699999999996</c:v>
                      </c:pt>
                      <c:pt idx="7800" formatCode="General">
                        <c:v>703.62699999999995</c:v>
                      </c:pt>
                      <c:pt idx="7801" formatCode="General">
                        <c:v>703.63699999999994</c:v>
                      </c:pt>
                      <c:pt idx="7802" formatCode="General">
                        <c:v>703.64700000000005</c:v>
                      </c:pt>
                      <c:pt idx="7803" formatCode="General">
                        <c:v>703.65700000000004</c:v>
                      </c:pt>
                      <c:pt idx="7804" formatCode="General">
                        <c:v>703.66700000000003</c:v>
                      </c:pt>
                      <c:pt idx="7805" formatCode="General">
                        <c:v>703.67700000000002</c:v>
                      </c:pt>
                      <c:pt idx="7806" formatCode="General">
                        <c:v>703.68700000000001</c:v>
                      </c:pt>
                      <c:pt idx="7807" formatCode="General">
                        <c:v>703.697</c:v>
                      </c:pt>
                      <c:pt idx="7808" formatCode="General">
                        <c:v>703.70699999999999</c:v>
                      </c:pt>
                      <c:pt idx="7809" formatCode="General">
                        <c:v>703.71699999999998</c:v>
                      </c:pt>
                      <c:pt idx="7810" formatCode="General">
                        <c:v>703.72699999999998</c:v>
                      </c:pt>
                      <c:pt idx="7811" formatCode="General">
                        <c:v>703.73699999999997</c:v>
                      </c:pt>
                      <c:pt idx="7812" formatCode="General">
                        <c:v>703.74699999999996</c:v>
                      </c:pt>
                      <c:pt idx="7813" formatCode="General">
                        <c:v>703.75699999999995</c:v>
                      </c:pt>
                      <c:pt idx="7814" formatCode="General">
                        <c:v>703.76700000000005</c:v>
                      </c:pt>
                      <c:pt idx="7815" formatCode="General">
                        <c:v>703.77700000000004</c:v>
                      </c:pt>
                      <c:pt idx="7816" formatCode="General">
                        <c:v>703.78700000000003</c:v>
                      </c:pt>
                      <c:pt idx="7817" formatCode="General">
                        <c:v>703.79700000000003</c:v>
                      </c:pt>
                      <c:pt idx="7818" formatCode="General">
                        <c:v>703.80700000000002</c:v>
                      </c:pt>
                      <c:pt idx="7819" formatCode="General">
                        <c:v>703.81700000000001</c:v>
                      </c:pt>
                      <c:pt idx="7820" formatCode="General">
                        <c:v>703.827</c:v>
                      </c:pt>
                      <c:pt idx="7821" formatCode="General">
                        <c:v>703.83699999999999</c:v>
                      </c:pt>
                      <c:pt idx="7822" formatCode="General">
                        <c:v>703.84699999999998</c:v>
                      </c:pt>
                      <c:pt idx="7823" formatCode="General">
                        <c:v>703.85699999999997</c:v>
                      </c:pt>
                      <c:pt idx="7824" formatCode="General">
                        <c:v>703.86699999999996</c:v>
                      </c:pt>
                      <c:pt idx="7825" formatCode="General">
                        <c:v>703.87699999999995</c:v>
                      </c:pt>
                      <c:pt idx="7826" formatCode="General">
                        <c:v>703.88699999999994</c:v>
                      </c:pt>
                      <c:pt idx="7827" formatCode="General">
                        <c:v>703.89700000000005</c:v>
                      </c:pt>
                      <c:pt idx="7828" formatCode="General">
                        <c:v>703.90700000000004</c:v>
                      </c:pt>
                      <c:pt idx="7829" formatCode="General">
                        <c:v>703.91700000000003</c:v>
                      </c:pt>
                      <c:pt idx="7830" formatCode="General">
                        <c:v>703.92700000000002</c:v>
                      </c:pt>
                      <c:pt idx="7831" formatCode="General">
                        <c:v>703.93700000000001</c:v>
                      </c:pt>
                      <c:pt idx="7832" formatCode="General">
                        <c:v>703.947</c:v>
                      </c:pt>
                      <c:pt idx="7833" formatCode="General">
                        <c:v>703.95699999999999</c:v>
                      </c:pt>
                      <c:pt idx="7834" formatCode="General">
                        <c:v>703.96699999999998</c:v>
                      </c:pt>
                      <c:pt idx="7835" formatCode="General">
                        <c:v>703.97699999999998</c:v>
                      </c:pt>
                      <c:pt idx="7836" formatCode="General">
                        <c:v>703.98699999999997</c:v>
                      </c:pt>
                      <c:pt idx="7837" formatCode="General">
                        <c:v>703.99699999999996</c:v>
                      </c:pt>
                      <c:pt idx="7838" formatCode="General">
                        <c:v>704.00699999999995</c:v>
                      </c:pt>
                      <c:pt idx="7839" formatCode="General">
                        <c:v>704.01700000000005</c:v>
                      </c:pt>
                      <c:pt idx="7840" formatCode="General">
                        <c:v>704.02700000000004</c:v>
                      </c:pt>
                      <c:pt idx="7841" formatCode="General">
                        <c:v>704.03700000000003</c:v>
                      </c:pt>
                      <c:pt idx="7842" formatCode="General">
                        <c:v>704.04700000000003</c:v>
                      </c:pt>
                      <c:pt idx="7843" formatCode="General">
                        <c:v>704.05700000000002</c:v>
                      </c:pt>
                      <c:pt idx="7844" formatCode="General">
                        <c:v>704.06700000000001</c:v>
                      </c:pt>
                      <c:pt idx="7845" formatCode="General">
                        <c:v>704.077</c:v>
                      </c:pt>
                      <c:pt idx="7846" formatCode="General">
                        <c:v>704.08699999999999</c:v>
                      </c:pt>
                      <c:pt idx="7847" formatCode="General">
                        <c:v>704.09699999999998</c:v>
                      </c:pt>
                      <c:pt idx="7848" formatCode="General">
                        <c:v>704.10699999999997</c:v>
                      </c:pt>
                      <c:pt idx="7849" formatCode="General">
                        <c:v>704.11699999999996</c:v>
                      </c:pt>
                      <c:pt idx="7850" formatCode="General">
                        <c:v>704.12699999999995</c:v>
                      </c:pt>
                      <c:pt idx="7851" formatCode="General">
                        <c:v>704.13699999999994</c:v>
                      </c:pt>
                      <c:pt idx="7852" formatCode="General">
                        <c:v>704.14700000000005</c:v>
                      </c:pt>
                      <c:pt idx="7853" formatCode="General">
                        <c:v>704.15700000000004</c:v>
                      </c:pt>
                      <c:pt idx="7854" formatCode="General">
                        <c:v>704.16700000000003</c:v>
                      </c:pt>
                      <c:pt idx="7855" formatCode="General">
                        <c:v>704.17700000000002</c:v>
                      </c:pt>
                      <c:pt idx="7856" formatCode="General">
                        <c:v>704.18700000000001</c:v>
                      </c:pt>
                      <c:pt idx="7857" formatCode="General">
                        <c:v>704.197</c:v>
                      </c:pt>
                      <c:pt idx="7858" formatCode="General">
                        <c:v>704.20699999999999</c:v>
                      </c:pt>
                      <c:pt idx="7859" formatCode="General">
                        <c:v>704.21699999999998</c:v>
                      </c:pt>
                      <c:pt idx="7860" formatCode="General">
                        <c:v>704.22699999999998</c:v>
                      </c:pt>
                      <c:pt idx="7861" formatCode="General">
                        <c:v>704.23699999999997</c:v>
                      </c:pt>
                      <c:pt idx="7862" formatCode="General">
                        <c:v>704.24699999999996</c:v>
                      </c:pt>
                      <c:pt idx="7863" formatCode="General">
                        <c:v>704.25699999999995</c:v>
                      </c:pt>
                      <c:pt idx="7864" formatCode="General">
                        <c:v>704.26700000000005</c:v>
                      </c:pt>
                      <c:pt idx="7865" formatCode="General">
                        <c:v>704.27700000000004</c:v>
                      </c:pt>
                      <c:pt idx="7866" formatCode="General">
                        <c:v>704.28700000000003</c:v>
                      </c:pt>
                      <c:pt idx="7867" formatCode="General">
                        <c:v>704.29700000000003</c:v>
                      </c:pt>
                      <c:pt idx="7868" formatCode="General">
                        <c:v>704.30700000000002</c:v>
                      </c:pt>
                      <c:pt idx="7869" formatCode="General">
                        <c:v>704.31700000000001</c:v>
                      </c:pt>
                      <c:pt idx="7870" formatCode="General">
                        <c:v>704.327</c:v>
                      </c:pt>
                      <c:pt idx="7871" formatCode="General">
                        <c:v>704.33699999999999</c:v>
                      </c:pt>
                      <c:pt idx="7872" formatCode="General">
                        <c:v>704.34699999999998</c:v>
                      </c:pt>
                      <c:pt idx="7873" formatCode="General">
                        <c:v>704.35699999999997</c:v>
                      </c:pt>
                      <c:pt idx="7874" formatCode="General">
                        <c:v>704.36699999999996</c:v>
                      </c:pt>
                      <c:pt idx="7875" formatCode="General">
                        <c:v>704.37699999999995</c:v>
                      </c:pt>
                      <c:pt idx="7876" formatCode="General">
                        <c:v>704.38699999999994</c:v>
                      </c:pt>
                      <c:pt idx="7877" formatCode="General">
                        <c:v>704.39700000000005</c:v>
                      </c:pt>
                      <c:pt idx="7878" formatCode="General">
                        <c:v>704.40700000000004</c:v>
                      </c:pt>
                      <c:pt idx="7879" formatCode="General">
                        <c:v>704.41700000000003</c:v>
                      </c:pt>
                      <c:pt idx="7880" formatCode="General">
                        <c:v>704.42700000000002</c:v>
                      </c:pt>
                      <c:pt idx="7881" formatCode="General">
                        <c:v>704.43700000000001</c:v>
                      </c:pt>
                      <c:pt idx="7882" formatCode="General">
                        <c:v>704.447</c:v>
                      </c:pt>
                      <c:pt idx="7883" formatCode="General">
                        <c:v>704.45699999999999</c:v>
                      </c:pt>
                      <c:pt idx="7884" formatCode="General">
                        <c:v>704.46699999999998</c:v>
                      </c:pt>
                      <c:pt idx="7885" formatCode="General">
                        <c:v>704.47699999999998</c:v>
                      </c:pt>
                      <c:pt idx="7886" formatCode="General">
                        <c:v>704.48699999999997</c:v>
                      </c:pt>
                      <c:pt idx="7887" formatCode="General">
                        <c:v>704.49699999999996</c:v>
                      </c:pt>
                      <c:pt idx="7888" formatCode="General">
                        <c:v>704.50699999999995</c:v>
                      </c:pt>
                      <c:pt idx="7889" formatCode="General">
                        <c:v>704.51700000000005</c:v>
                      </c:pt>
                      <c:pt idx="7890" formatCode="General">
                        <c:v>704.52700000000004</c:v>
                      </c:pt>
                      <c:pt idx="7891" formatCode="General">
                        <c:v>704.53700000000003</c:v>
                      </c:pt>
                      <c:pt idx="7892" formatCode="General">
                        <c:v>704.54700000000003</c:v>
                      </c:pt>
                      <c:pt idx="7893" formatCode="General">
                        <c:v>704.55700000000002</c:v>
                      </c:pt>
                      <c:pt idx="7894" formatCode="General">
                        <c:v>704.56700000000001</c:v>
                      </c:pt>
                      <c:pt idx="7895" formatCode="General">
                        <c:v>704.577</c:v>
                      </c:pt>
                      <c:pt idx="7896" formatCode="General">
                        <c:v>704.58699999999999</c:v>
                      </c:pt>
                      <c:pt idx="7897" formatCode="General">
                        <c:v>704.59699999999998</c:v>
                      </c:pt>
                      <c:pt idx="7898" formatCode="General">
                        <c:v>704.60699999999997</c:v>
                      </c:pt>
                      <c:pt idx="7899" formatCode="General">
                        <c:v>704.61699999999996</c:v>
                      </c:pt>
                      <c:pt idx="7900" formatCode="General">
                        <c:v>704.62699999999995</c:v>
                      </c:pt>
                      <c:pt idx="7901" formatCode="General">
                        <c:v>704.63699999999994</c:v>
                      </c:pt>
                      <c:pt idx="7902" formatCode="General">
                        <c:v>704.64700000000005</c:v>
                      </c:pt>
                      <c:pt idx="7903" formatCode="General">
                        <c:v>704.65700000000004</c:v>
                      </c:pt>
                      <c:pt idx="7904" formatCode="General">
                        <c:v>704.66700000000003</c:v>
                      </c:pt>
                      <c:pt idx="7905" formatCode="General">
                        <c:v>704.67700000000002</c:v>
                      </c:pt>
                      <c:pt idx="7906" formatCode="General">
                        <c:v>704.68700000000001</c:v>
                      </c:pt>
                      <c:pt idx="7907" formatCode="General">
                        <c:v>704.697</c:v>
                      </c:pt>
                      <c:pt idx="7908" formatCode="General">
                        <c:v>704.70699999999999</c:v>
                      </c:pt>
                      <c:pt idx="7909" formatCode="General">
                        <c:v>704.71699999999998</c:v>
                      </c:pt>
                      <c:pt idx="7910" formatCode="General">
                        <c:v>704.72699999999998</c:v>
                      </c:pt>
                      <c:pt idx="7911" formatCode="General">
                        <c:v>704.73699999999997</c:v>
                      </c:pt>
                      <c:pt idx="7912" formatCode="General">
                        <c:v>704.74699999999996</c:v>
                      </c:pt>
                      <c:pt idx="7913" formatCode="General">
                        <c:v>704.75699999999995</c:v>
                      </c:pt>
                      <c:pt idx="7914" formatCode="General">
                        <c:v>704.76700000000005</c:v>
                      </c:pt>
                      <c:pt idx="7915" formatCode="General">
                        <c:v>704.77700000000004</c:v>
                      </c:pt>
                      <c:pt idx="7916" formatCode="General">
                        <c:v>704.78700000000003</c:v>
                      </c:pt>
                      <c:pt idx="7917" formatCode="General">
                        <c:v>704.79700000000003</c:v>
                      </c:pt>
                      <c:pt idx="7918" formatCode="General">
                        <c:v>704.80700000000002</c:v>
                      </c:pt>
                      <c:pt idx="7919" formatCode="General">
                        <c:v>704.81700000000001</c:v>
                      </c:pt>
                      <c:pt idx="7920" formatCode="General">
                        <c:v>704.827</c:v>
                      </c:pt>
                      <c:pt idx="7921" formatCode="General">
                        <c:v>704.83699999999999</c:v>
                      </c:pt>
                      <c:pt idx="7922" formatCode="General">
                        <c:v>704.84699999999998</c:v>
                      </c:pt>
                      <c:pt idx="7923" formatCode="General">
                        <c:v>704.85699999999997</c:v>
                      </c:pt>
                      <c:pt idx="7924" formatCode="General">
                        <c:v>704.86699999999996</c:v>
                      </c:pt>
                      <c:pt idx="7925" formatCode="General">
                        <c:v>704.87699999999995</c:v>
                      </c:pt>
                      <c:pt idx="7926" formatCode="General">
                        <c:v>704.88699999999994</c:v>
                      </c:pt>
                      <c:pt idx="7927" formatCode="General">
                        <c:v>704.89700000000005</c:v>
                      </c:pt>
                      <c:pt idx="7928" formatCode="General">
                        <c:v>704.90700000000004</c:v>
                      </c:pt>
                      <c:pt idx="7929" formatCode="General">
                        <c:v>704.91700000000003</c:v>
                      </c:pt>
                      <c:pt idx="7930" formatCode="General">
                        <c:v>704.92700000000002</c:v>
                      </c:pt>
                      <c:pt idx="7931" formatCode="General">
                        <c:v>704.93700000000001</c:v>
                      </c:pt>
                      <c:pt idx="7932" formatCode="General">
                        <c:v>704.947</c:v>
                      </c:pt>
                      <c:pt idx="7933" formatCode="General">
                        <c:v>704.95699999999999</c:v>
                      </c:pt>
                      <c:pt idx="7934" formatCode="General">
                        <c:v>704.96699999999998</c:v>
                      </c:pt>
                      <c:pt idx="7935" formatCode="General">
                        <c:v>704.97699999999998</c:v>
                      </c:pt>
                      <c:pt idx="7936" formatCode="General">
                        <c:v>704.98699999999997</c:v>
                      </c:pt>
                      <c:pt idx="7937" formatCode="General">
                        <c:v>704.99699999999996</c:v>
                      </c:pt>
                      <c:pt idx="7938" formatCode="General">
                        <c:v>705.00699999999995</c:v>
                      </c:pt>
                      <c:pt idx="7939" formatCode="General">
                        <c:v>705.01700000000005</c:v>
                      </c:pt>
                      <c:pt idx="7940" formatCode="General">
                        <c:v>705.02700000000004</c:v>
                      </c:pt>
                      <c:pt idx="7941" formatCode="General">
                        <c:v>705.03700000000003</c:v>
                      </c:pt>
                      <c:pt idx="7942" formatCode="General">
                        <c:v>705.04700000000003</c:v>
                      </c:pt>
                      <c:pt idx="7943" formatCode="General">
                        <c:v>705.05700000000002</c:v>
                      </c:pt>
                      <c:pt idx="7944" formatCode="General">
                        <c:v>705.06700000000001</c:v>
                      </c:pt>
                      <c:pt idx="7945" formatCode="General">
                        <c:v>705.077</c:v>
                      </c:pt>
                      <c:pt idx="7946" formatCode="General">
                        <c:v>705.08699999999999</c:v>
                      </c:pt>
                      <c:pt idx="7947" formatCode="General">
                        <c:v>705.09699999999998</c:v>
                      </c:pt>
                      <c:pt idx="7948" formatCode="General">
                        <c:v>705.10699999999997</c:v>
                      </c:pt>
                      <c:pt idx="7949" formatCode="General">
                        <c:v>705.11699999999996</c:v>
                      </c:pt>
                      <c:pt idx="7950" formatCode="General">
                        <c:v>705.12699999999995</c:v>
                      </c:pt>
                      <c:pt idx="7951" formatCode="General">
                        <c:v>705.13699999999994</c:v>
                      </c:pt>
                      <c:pt idx="7952" formatCode="General">
                        <c:v>705.14700000000005</c:v>
                      </c:pt>
                      <c:pt idx="7953" formatCode="General">
                        <c:v>705.15700000000004</c:v>
                      </c:pt>
                      <c:pt idx="7954" formatCode="General">
                        <c:v>705.16700000000003</c:v>
                      </c:pt>
                      <c:pt idx="7955" formatCode="General">
                        <c:v>705.17700000000002</c:v>
                      </c:pt>
                      <c:pt idx="7956" formatCode="General">
                        <c:v>705.18700000000001</c:v>
                      </c:pt>
                      <c:pt idx="7957" formatCode="General">
                        <c:v>705.197</c:v>
                      </c:pt>
                      <c:pt idx="7958" formatCode="General">
                        <c:v>705.20699999999999</c:v>
                      </c:pt>
                      <c:pt idx="7959" formatCode="General">
                        <c:v>705.21699999999998</c:v>
                      </c:pt>
                      <c:pt idx="7960" formatCode="General">
                        <c:v>705.22699999999998</c:v>
                      </c:pt>
                      <c:pt idx="7961" formatCode="General">
                        <c:v>705.23699999999997</c:v>
                      </c:pt>
                      <c:pt idx="7962" formatCode="General">
                        <c:v>705.24699999999996</c:v>
                      </c:pt>
                      <c:pt idx="7963" formatCode="General">
                        <c:v>705.25699999999995</c:v>
                      </c:pt>
                      <c:pt idx="7964" formatCode="General">
                        <c:v>705.26700000000005</c:v>
                      </c:pt>
                      <c:pt idx="7965" formatCode="General">
                        <c:v>705.27700000000004</c:v>
                      </c:pt>
                      <c:pt idx="7966" formatCode="General">
                        <c:v>705.28700000000003</c:v>
                      </c:pt>
                      <c:pt idx="7967" formatCode="General">
                        <c:v>705.29700000000003</c:v>
                      </c:pt>
                      <c:pt idx="7968" formatCode="General">
                        <c:v>705.30700000000002</c:v>
                      </c:pt>
                      <c:pt idx="7969" formatCode="General">
                        <c:v>705.31700000000001</c:v>
                      </c:pt>
                      <c:pt idx="7970" formatCode="General">
                        <c:v>705.327</c:v>
                      </c:pt>
                      <c:pt idx="7971" formatCode="General">
                        <c:v>705.33699999999999</c:v>
                      </c:pt>
                      <c:pt idx="7972" formatCode="General">
                        <c:v>705.34699999999998</c:v>
                      </c:pt>
                      <c:pt idx="7973" formatCode="General">
                        <c:v>705.35699999999997</c:v>
                      </c:pt>
                      <c:pt idx="7974" formatCode="General">
                        <c:v>705.36699999999996</c:v>
                      </c:pt>
                      <c:pt idx="7975" formatCode="General">
                        <c:v>705.37699999999995</c:v>
                      </c:pt>
                      <c:pt idx="7976" formatCode="General">
                        <c:v>705.38699999999994</c:v>
                      </c:pt>
                      <c:pt idx="7977" formatCode="General">
                        <c:v>705.39700000000005</c:v>
                      </c:pt>
                      <c:pt idx="7978" formatCode="General">
                        <c:v>705.40700000000004</c:v>
                      </c:pt>
                      <c:pt idx="7979" formatCode="General">
                        <c:v>705.41700000000003</c:v>
                      </c:pt>
                      <c:pt idx="7980" formatCode="General">
                        <c:v>705.42700000000002</c:v>
                      </c:pt>
                      <c:pt idx="7981" formatCode="General">
                        <c:v>705.43700000000001</c:v>
                      </c:pt>
                      <c:pt idx="7982" formatCode="General">
                        <c:v>705.447</c:v>
                      </c:pt>
                      <c:pt idx="7983" formatCode="General">
                        <c:v>705.45699999999999</c:v>
                      </c:pt>
                      <c:pt idx="7984" formatCode="General">
                        <c:v>705.46699999999998</c:v>
                      </c:pt>
                      <c:pt idx="7985" formatCode="General">
                        <c:v>705.47699999999998</c:v>
                      </c:pt>
                      <c:pt idx="7986" formatCode="General">
                        <c:v>705.48699999999997</c:v>
                      </c:pt>
                      <c:pt idx="7987" formatCode="General">
                        <c:v>705.49699999999996</c:v>
                      </c:pt>
                      <c:pt idx="7988" formatCode="General">
                        <c:v>705.50699999999995</c:v>
                      </c:pt>
                      <c:pt idx="7989" formatCode="General">
                        <c:v>705.51700000000005</c:v>
                      </c:pt>
                      <c:pt idx="7990" formatCode="General">
                        <c:v>705.52700000000004</c:v>
                      </c:pt>
                      <c:pt idx="7991" formatCode="General">
                        <c:v>705.53700000000003</c:v>
                      </c:pt>
                      <c:pt idx="7992" formatCode="General">
                        <c:v>705.54700000000003</c:v>
                      </c:pt>
                      <c:pt idx="7993" formatCode="General">
                        <c:v>705.55700000000002</c:v>
                      </c:pt>
                      <c:pt idx="7994" formatCode="General">
                        <c:v>705.56700000000001</c:v>
                      </c:pt>
                      <c:pt idx="7995" formatCode="General">
                        <c:v>705.577</c:v>
                      </c:pt>
                      <c:pt idx="7996" formatCode="General">
                        <c:v>705.58699999999999</c:v>
                      </c:pt>
                      <c:pt idx="7997" formatCode="General">
                        <c:v>705.59699999999998</c:v>
                      </c:pt>
                      <c:pt idx="7998" formatCode="General">
                        <c:v>705.60699999999997</c:v>
                      </c:pt>
                      <c:pt idx="7999" formatCode="General">
                        <c:v>705.61699999999996</c:v>
                      </c:pt>
                      <c:pt idx="8000" formatCode="General">
                        <c:v>705.62699999999995</c:v>
                      </c:pt>
                      <c:pt idx="8001" formatCode="General">
                        <c:v>705.63699999999994</c:v>
                      </c:pt>
                      <c:pt idx="8002" formatCode="General">
                        <c:v>705.64700000000005</c:v>
                      </c:pt>
                      <c:pt idx="8003" formatCode="General">
                        <c:v>705.65700000000004</c:v>
                      </c:pt>
                      <c:pt idx="8004" formatCode="General">
                        <c:v>705.66700000000003</c:v>
                      </c:pt>
                      <c:pt idx="8005" formatCode="General">
                        <c:v>705.67700000000002</c:v>
                      </c:pt>
                      <c:pt idx="8006" formatCode="General">
                        <c:v>705.68700000000001</c:v>
                      </c:pt>
                      <c:pt idx="8007" formatCode="General">
                        <c:v>705.697</c:v>
                      </c:pt>
                      <c:pt idx="8008" formatCode="General">
                        <c:v>705.70699999999999</c:v>
                      </c:pt>
                      <c:pt idx="8009" formatCode="General">
                        <c:v>705.71699999999998</c:v>
                      </c:pt>
                      <c:pt idx="8010" formatCode="General">
                        <c:v>705.72699999999998</c:v>
                      </c:pt>
                      <c:pt idx="8011" formatCode="General">
                        <c:v>705.73699999999997</c:v>
                      </c:pt>
                      <c:pt idx="8012" formatCode="General">
                        <c:v>705.74699999999996</c:v>
                      </c:pt>
                      <c:pt idx="8013" formatCode="General">
                        <c:v>705.75699999999995</c:v>
                      </c:pt>
                      <c:pt idx="8014" formatCode="General">
                        <c:v>705.76700000000005</c:v>
                      </c:pt>
                      <c:pt idx="8015" formatCode="General">
                        <c:v>705.77700000000004</c:v>
                      </c:pt>
                      <c:pt idx="8016" formatCode="General">
                        <c:v>705.78700000000003</c:v>
                      </c:pt>
                      <c:pt idx="8017" formatCode="General">
                        <c:v>705.79700000000003</c:v>
                      </c:pt>
                      <c:pt idx="8018" formatCode="General">
                        <c:v>705.80700000000002</c:v>
                      </c:pt>
                      <c:pt idx="8019" formatCode="General">
                        <c:v>705.81700000000001</c:v>
                      </c:pt>
                      <c:pt idx="8020" formatCode="General">
                        <c:v>705.827</c:v>
                      </c:pt>
                      <c:pt idx="8021" formatCode="General">
                        <c:v>705.83699999999999</c:v>
                      </c:pt>
                      <c:pt idx="8022" formatCode="General">
                        <c:v>705.84699999999998</c:v>
                      </c:pt>
                      <c:pt idx="8023" formatCode="General">
                        <c:v>705.85699999999997</c:v>
                      </c:pt>
                      <c:pt idx="8024" formatCode="General">
                        <c:v>705.86699999999996</c:v>
                      </c:pt>
                      <c:pt idx="8025" formatCode="General">
                        <c:v>705.87699999999995</c:v>
                      </c:pt>
                      <c:pt idx="8026" formatCode="General">
                        <c:v>705.88699999999994</c:v>
                      </c:pt>
                      <c:pt idx="8027" formatCode="General">
                        <c:v>705.89700000000005</c:v>
                      </c:pt>
                      <c:pt idx="8028" formatCode="General">
                        <c:v>705.90700000000004</c:v>
                      </c:pt>
                      <c:pt idx="8029" formatCode="General">
                        <c:v>705.91700000000003</c:v>
                      </c:pt>
                      <c:pt idx="8030" formatCode="General">
                        <c:v>705.92700000000002</c:v>
                      </c:pt>
                      <c:pt idx="8031" formatCode="General">
                        <c:v>705.93700000000001</c:v>
                      </c:pt>
                      <c:pt idx="8032" formatCode="General">
                        <c:v>705.947</c:v>
                      </c:pt>
                      <c:pt idx="8033" formatCode="General">
                        <c:v>705.95699999999999</c:v>
                      </c:pt>
                      <c:pt idx="8034" formatCode="General">
                        <c:v>705.96699999999998</c:v>
                      </c:pt>
                      <c:pt idx="8035" formatCode="General">
                        <c:v>705.97699999999998</c:v>
                      </c:pt>
                      <c:pt idx="8036" formatCode="General">
                        <c:v>705.98699999999997</c:v>
                      </c:pt>
                      <c:pt idx="8037" formatCode="General">
                        <c:v>705.99699999999996</c:v>
                      </c:pt>
                      <c:pt idx="8038" formatCode="General">
                        <c:v>706.00699999999995</c:v>
                      </c:pt>
                      <c:pt idx="8039" formatCode="General">
                        <c:v>706.01700000000005</c:v>
                      </c:pt>
                      <c:pt idx="8040" formatCode="General">
                        <c:v>706.02700000000004</c:v>
                      </c:pt>
                      <c:pt idx="8041" formatCode="General">
                        <c:v>706.03700000000003</c:v>
                      </c:pt>
                      <c:pt idx="8042" formatCode="General">
                        <c:v>706.04700000000003</c:v>
                      </c:pt>
                      <c:pt idx="8043" formatCode="General">
                        <c:v>706.05700000000002</c:v>
                      </c:pt>
                      <c:pt idx="8044" formatCode="General">
                        <c:v>706.06700000000001</c:v>
                      </c:pt>
                      <c:pt idx="8045" formatCode="General">
                        <c:v>706.077</c:v>
                      </c:pt>
                      <c:pt idx="8046" formatCode="General">
                        <c:v>706.08699999999999</c:v>
                      </c:pt>
                      <c:pt idx="8047" formatCode="General">
                        <c:v>706.09699999999998</c:v>
                      </c:pt>
                      <c:pt idx="8048" formatCode="General">
                        <c:v>706.10699999999997</c:v>
                      </c:pt>
                      <c:pt idx="8049" formatCode="General">
                        <c:v>706.11699999999996</c:v>
                      </c:pt>
                      <c:pt idx="8050" formatCode="General">
                        <c:v>706.12699999999995</c:v>
                      </c:pt>
                      <c:pt idx="8051" formatCode="General">
                        <c:v>706.13699999999994</c:v>
                      </c:pt>
                      <c:pt idx="8052" formatCode="General">
                        <c:v>706.14700000000005</c:v>
                      </c:pt>
                      <c:pt idx="8053" formatCode="General">
                        <c:v>706.15700000000004</c:v>
                      </c:pt>
                      <c:pt idx="8054" formatCode="General">
                        <c:v>706.16700000000003</c:v>
                      </c:pt>
                      <c:pt idx="8055" formatCode="General">
                        <c:v>706.17700000000002</c:v>
                      </c:pt>
                      <c:pt idx="8056" formatCode="General">
                        <c:v>706.18700000000001</c:v>
                      </c:pt>
                      <c:pt idx="8057" formatCode="General">
                        <c:v>706.197</c:v>
                      </c:pt>
                      <c:pt idx="8058" formatCode="General">
                        <c:v>706.20699999999999</c:v>
                      </c:pt>
                      <c:pt idx="8059" formatCode="General">
                        <c:v>706.21699999999998</c:v>
                      </c:pt>
                      <c:pt idx="8060" formatCode="General">
                        <c:v>706.22699999999998</c:v>
                      </c:pt>
                      <c:pt idx="8061" formatCode="General">
                        <c:v>706.23699999999997</c:v>
                      </c:pt>
                      <c:pt idx="8062" formatCode="General">
                        <c:v>706.24699999999996</c:v>
                      </c:pt>
                      <c:pt idx="8063" formatCode="General">
                        <c:v>706.25699999999995</c:v>
                      </c:pt>
                      <c:pt idx="8064" formatCode="General">
                        <c:v>706.26700000000005</c:v>
                      </c:pt>
                      <c:pt idx="8065" formatCode="General">
                        <c:v>706.27700000000004</c:v>
                      </c:pt>
                      <c:pt idx="8066" formatCode="General">
                        <c:v>706.28700000000003</c:v>
                      </c:pt>
                      <c:pt idx="8067" formatCode="General">
                        <c:v>706.29700000000003</c:v>
                      </c:pt>
                      <c:pt idx="8068" formatCode="General">
                        <c:v>706.30700000000002</c:v>
                      </c:pt>
                      <c:pt idx="8069" formatCode="General">
                        <c:v>706.31700000000001</c:v>
                      </c:pt>
                      <c:pt idx="8070" formatCode="General">
                        <c:v>706.327</c:v>
                      </c:pt>
                      <c:pt idx="8071" formatCode="General">
                        <c:v>706.33699999999999</c:v>
                      </c:pt>
                      <c:pt idx="8072" formatCode="General">
                        <c:v>706.34699999999998</c:v>
                      </c:pt>
                      <c:pt idx="8073" formatCode="General">
                        <c:v>706.35699999999997</c:v>
                      </c:pt>
                      <c:pt idx="8074" formatCode="General">
                        <c:v>706.36699999999996</c:v>
                      </c:pt>
                      <c:pt idx="8075" formatCode="General">
                        <c:v>706.37699999999995</c:v>
                      </c:pt>
                      <c:pt idx="8076" formatCode="General">
                        <c:v>706.38699999999994</c:v>
                      </c:pt>
                      <c:pt idx="8077" formatCode="General">
                        <c:v>706.39700000000005</c:v>
                      </c:pt>
                      <c:pt idx="8078" formatCode="General">
                        <c:v>706.40700000000004</c:v>
                      </c:pt>
                      <c:pt idx="8079" formatCode="General">
                        <c:v>706.41700000000003</c:v>
                      </c:pt>
                      <c:pt idx="8080" formatCode="General">
                        <c:v>706.42700000000002</c:v>
                      </c:pt>
                      <c:pt idx="8081" formatCode="General">
                        <c:v>706.43700000000001</c:v>
                      </c:pt>
                      <c:pt idx="8082" formatCode="General">
                        <c:v>706.447</c:v>
                      </c:pt>
                      <c:pt idx="8083" formatCode="General">
                        <c:v>706.45699999999999</c:v>
                      </c:pt>
                      <c:pt idx="8084" formatCode="General">
                        <c:v>706.46699999999998</c:v>
                      </c:pt>
                      <c:pt idx="8085" formatCode="General">
                        <c:v>706.47699999999998</c:v>
                      </c:pt>
                      <c:pt idx="8086" formatCode="General">
                        <c:v>706.48699999999997</c:v>
                      </c:pt>
                      <c:pt idx="8087" formatCode="General">
                        <c:v>706.49699999999996</c:v>
                      </c:pt>
                      <c:pt idx="8088" formatCode="General">
                        <c:v>706.50699999999995</c:v>
                      </c:pt>
                      <c:pt idx="8089" formatCode="General">
                        <c:v>706.51700000000005</c:v>
                      </c:pt>
                      <c:pt idx="8090" formatCode="General">
                        <c:v>706.52700000000004</c:v>
                      </c:pt>
                      <c:pt idx="8091" formatCode="General">
                        <c:v>706.53700000000003</c:v>
                      </c:pt>
                      <c:pt idx="8092" formatCode="General">
                        <c:v>706.54700000000003</c:v>
                      </c:pt>
                      <c:pt idx="8093" formatCode="General">
                        <c:v>706.55700000000002</c:v>
                      </c:pt>
                      <c:pt idx="8094" formatCode="General">
                        <c:v>706.56700000000001</c:v>
                      </c:pt>
                      <c:pt idx="8095" formatCode="General">
                        <c:v>706.577</c:v>
                      </c:pt>
                      <c:pt idx="8096" formatCode="General">
                        <c:v>706.58699999999999</c:v>
                      </c:pt>
                      <c:pt idx="8097" formatCode="General">
                        <c:v>706.59699999999998</c:v>
                      </c:pt>
                      <c:pt idx="8098" formatCode="General">
                        <c:v>706.60699999999997</c:v>
                      </c:pt>
                      <c:pt idx="8099" formatCode="General">
                        <c:v>706.61699999999996</c:v>
                      </c:pt>
                      <c:pt idx="8100" formatCode="General">
                        <c:v>706.62699999999995</c:v>
                      </c:pt>
                      <c:pt idx="8101" formatCode="General">
                        <c:v>706.63699999999994</c:v>
                      </c:pt>
                      <c:pt idx="8102" formatCode="General">
                        <c:v>706.64700000000005</c:v>
                      </c:pt>
                      <c:pt idx="8103" formatCode="General">
                        <c:v>706.65700000000004</c:v>
                      </c:pt>
                      <c:pt idx="8104" formatCode="General">
                        <c:v>706.66700000000003</c:v>
                      </c:pt>
                      <c:pt idx="8105" formatCode="General">
                        <c:v>706.67700000000002</c:v>
                      </c:pt>
                      <c:pt idx="8106" formatCode="General">
                        <c:v>706.68700000000001</c:v>
                      </c:pt>
                      <c:pt idx="8107" formatCode="General">
                        <c:v>706.697</c:v>
                      </c:pt>
                      <c:pt idx="8108" formatCode="General">
                        <c:v>706.70699999999999</c:v>
                      </c:pt>
                      <c:pt idx="8109" formatCode="General">
                        <c:v>706.71699999999998</c:v>
                      </c:pt>
                      <c:pt idx="8110" formatCode="General">
                        <c:v>706.72699999999998</c:v>
                      </c:pt>
                      <c:pt idx="8111" formatCode="General">
                        <c:v>706.73699999999997</c:v>
                      </c:pt>
                      <c:pt idx="8112" formatCode="General">
                        <c:v>706.74699999999996</c:v>
                      </c:pt>
                      <c:pt idx="8113" formatCode="General">
                        <c:v>706.75699999999995</c:v>
                      </c:pt>
                      <c:pt idx="8114" formatCode="General">
                        <c:v>706.76700000000005</c:v>
                      </c:pt>
                      <c:pt idx="8115" formatCode="General">
                        <c:v>706.77700000000004</c:v>
                      </c:pt>
                      <c:pt idx="8116" formatCode="General">
                        <c:v>706.78700000000003</c:v>
                      </c:pt>
                      <c:pt idx="8117" formatCode="General">
                        <c:v>706.79700000000003</c:v>
                      </c:pt>
                      <c:pt idx="8118" formatCode="General">
                        <c:v>706.80700000000002</c:v>
                      </c:pt>
                      <c:pt idx="8119" formatCode="General">
                        <c:v>706.81700000000001</c:v>
                      </c:pt>
                      <c:pt idx="8120" formatCode="General">
                        <c:v>706.827</c:v>
                      </c:pt>
                      <c:pt idx="8121" formatCode="General">
                        <c:v>706.83699999999999</c:v>
                      </c:pt>
                      <c:pt idx="8122" formatCode="General">
                        <c:v>706.84699999999998</c:v>
                      </c:pt>
                      <c:pt idx="8123" formatCode="General">
                        <c:v>706.85699999999997</c:v>
                      </c:pt>
                      <c:pt idx="8124" formatCode="General">
                        <c:v>706.86699999999996</c:v>
                      </c:pt>
                      <c:pt idx="8125" formatCode="General">
                        <c:v>706.87699999999995</c:v>
                      </c:pt>
                      <c:pt idx="8126" formatCode="General">
                        <c:v>706.88699999999994</c:v>
                      </c:pt>
                      <c:pt idx="8127" formatCode="General">
                        <c:v>706.89700000000005</c:v>
                      </c:pt>
                      <c:pt idx="8128" formatCode="General">
                        <c:v>706.90700000000004</c:v>
                      </c:pt>
                      <c:pt idx="8129" formatCode="General">
                        <c:v>706.91700000000003</c:v>
                      </c:pt>
                      <c:pt idx="8130" formatCode="General">
                        <c:v>706.92700000000002</c:v>
                      </c:pt>
                      <c:pt idx="8131" formatCode="General">
                        <c:v>706.93700000000001</c:v>
                      </c:pt>
                      <c:pt idx="8132" formatCode="General">
                        <c:v>706.947</c:v>
                      </c:pt>
                      <c:pt idx="8133" formatCode="General">
                        <c:v>706.95699999999999</c:v>
                      </c:pt>
                      <c:pt idx="8134" formatCode="General">
                        <c:v>706.96699999999998</c:v>
                      </c:pt>
                      <c:pt idx="8135" formatCode="General">
                        <c:v>706.97699999999998</c:v>
                      </c:pt>
                      <c:pt idx="8136" formatCode="General">
                        <c:v>706.98699999999997</c:v>
                      </c:pt>
                      <c:pt idx="8137" formatCode="General">
                        <c:v>706.99699999999996</c:v>
                      </c:pt>
                      <c:pt idx="8138" formatCode="General">
                        <c:v>707.00699999999995</c:v>
                      </c:pt>
                      <c:pt idx="8139" formatCode="General">
                        <c:v>707.01700000000005</c:v>
                      </c:pt>
                      <c:pt idx="8140" formatCode="General">
                        <c:v>707.02700000000004</c:v>
                      </c:pt>
                      <c:pt idx="8141" formatCode="General">
                        <c:v>707.03700000000003</c:v>
                      </c:pt>
                      <c:pt idx="8142" formatCode="General">
                        <c:v>707.04700000000003</c:v>
                      </c:pt>
                      <c:pt idx="8143" formatCode="General">
                        <c:v>707.05700000000002</c:v>
                      </c:pt>
                      <c:pt idx="8144" formatCode="General">
                        <c:v>707.06700000000001</c:v>
                      </c:pt>
                      <c:pt idx="8145" formatCode="General">
                        <c:v>707.077</c:v>
                      </c:pt>
                      <c:pt idx="8146" formatCode="General">
                        <c:v>707.08699999999999</c:v>
                      </c:pt>
                      <c:pt idx="8147" formatCode="General">
                        <c:v>707.09699999999998</c:v>
                      </c:pt>
                      <c:pt idx="8148" formatCode="General">
                        <c:v>707.10699999999997</c:v>
                      </c:pt>
                      <c:pt idx="8149" formatCode="General">
                        <c:v>707.11699999999996</c:v>
                      </c:pt>
                      <c:pt idx="8150" formatCode="General">
                        <c:v>707.12699999999995</c:v>
                      </c:pt>
                      <c:pt idx="8151" formatCode="General">
                        <c:v>707.13699999999994</c:v>
                      </c:pt>
                      <c:pt idx="8152" formatCode="General">
                        <c:v>707.14700000000005</c:v>
                      </c:pt>
                      <c:pt idx="8153" formatCode="General">
                        <c:v>707.15700000000004</c:v>
                      </c:pt>
                      <c:pt idx="8154" formatCode="General">
                        <c:v>707.16700000000003</c:v>
                      </c:pt>
                      <c:pt idx="8155" formatCode="General">
                        <c:v>707.17700000000002</c:v>
                      </c:pt>
                      <c:pt idx="8156" formatCode="General">
                        <c:v>707.18700000000001</c:v>
                      </c:pt>
                      <c:pt idx="8157" formatCode="General">
                        <c:v>707.197</c:v>
                      </c:pt>
                      <c:pt idx="8158" formatCode="General">
                        <c:v>707.20699999999999</c:v>
                      </c:pt>
                      <c:pt idx="8159" formatCode="General">
                        <c:v>707.21699999999998</c:v>
                      </c:pt>
                      <c:pt idx="8160" formatCode="General">
                        <c:v>707.22699999999998</c:v>
                      </c:pt>
                      <c:pt idx="8161" formatCode="General">
                        <c:v>707.23699999999997</c:v>
                      </c:pt>
                      <c:pt idx="8162" formatCode="General">
                        <c:v>707.24699999999996</c:v>
                      </c:pt>
                      <c:pt idx="8163" formatCode="General">
                        <c:v>707.25699999999995</c:v>
                      </c:pt>
                      <c:pt idx="8164" formatCode="General">
                        <c:v>707.26700000000005</c:v>
                      </c:pt>
                      <c:pt idx="8165" formatCode="General">
                        <c:v>707.27700000000004</c:v>
                      </c:pt>
                      <c:pt idx="8166" formatCode="General">
                        <c:v>707.28700000000003</c:v>
                      </c:pt>
                      <c:pt idx="8167" formatCode="General">
                        <c:v>707.29700000000003</c:v>
                      </c:pt>
                      <c:pt idx="8168" formatCode="General">
                        <c:v>707.30700000000002</c:v>
                      </c:pt>
                      <c:pt idx="8169" formatCode="General">
                        <c:v>707.31700000000001</c:v>
                      </c:pt>
                      <c:pt idx="8170" formatCode="General">
                        <c:v>707.327</c:v>
                      </c:pt>
                      <c:pt idx="8171" formatCode="General">
                        <c:v>707.33699999999999</c:v>
                      </c:pt>
                      <c:pt idx="8172" formatCode="General">
                        <c:v>707.34699999999998</c:v>
                      </c:pt>
                      <c:pt idx="8173" formatCode="General">
                        <c:v>707.35699999999997</c:v>
                      </c:pt>
                      <c:pt idx="8174" formatCode="General">
                        <c:v>707.36699999999996</c:v>
                      </c:pt>
                      <c:pt idx="8175" formatCode="General">
                        <c:v>707.37699999999995</c:v>
                      </c:pt>
                      <c:pt idx="8176" formatCode="General">
                        <c:v>707.38699999999994</c:v>
                      </c:pt>
                      <c:pt idx="8177" formatCode="General">
                        <c:v>707.39700000000005</c:v>
                      </c:pt>
                      <c:pt idx="8178" formatCode="General">
                        <c:v>707.40700000000004</c:v>
                      </c:pt>
                      <c:pt idx="8179" formatCode="General">
                        <c:v>707.41700000000003</c:v>
                      </c:pt>
                      <c:pt idx="8180" formatCode="General">
                        <c:v>707.42700000000002</c:v>
                      </c:pt>
                      <c:pt idx="8181" formatCode="General">
                        <c:v>707.43700000000001</c:v>
                      </c:pt>
                      <c:pt idx="8182" formatCode="General">
                        <c:v>707.447</c:v>
                      </c:pt>
                      <c:pt idx="8183" formatCode="General">
                        <c:v>707.45699999999999</c:v>
                      </c:pt>
                      <c:pt idx="8184" formatCode="General">
                        <c:v>707.46699999999998</c:v>
                      </c:pt>
                      <c:pt idx="8185" formatCode="General">
                        <c:v>707.47699999999998</c:v>
                      </c:pt>
                      <c:pt idx="8186" formatCode="General">
                        <c:v>707.48699999999997</c:v>
                      </c:pt>
                      <c:pt idx="8187" formatCode="General">
                        <c:v>707.49699999999996</c:v>
                      </c:pt>
                      <c:pt idx="8188" formatCode="General">
                        <c:v>707.50699999999995</c:v>
                      </c:pt>
                      <c:pt idx="8189" formatCode="General">
                        <c:v>707.51700000000005</c:v>
                      </c:pt>
                      <c:pt idx="8190" formatCode="General">
                        <c:v>707.52700000000004</c:v>
                      </c:pt>
                      <c:pt idx="8191" formatCode="General">
                        <c:v>707.53700000000003</c:v>
                      </c:pt>
                      <c:pt idx="8192" formatCode="General">
                        <c:v>707.54700000000003</c:v>
                      </c:pt>
                      <c:pt idx="8193" formatCode="General">
                        <c:v>707.55700000000002</c:v>
                      </c:pt>
                      <c:pt idx="8194" formatCode="General">
                        <c:v>707.56700000000001</c:v>
                      </c:pt>
                      <c:pt idx="8195" formatCode="General">
                        <c:v>707.577</c:v>
                      </c:pt>
                      <c:pt idx="8196" formatCode="General">
                        <c:v>707.58699999999999</c:v>
                      </c:pt>
                      <c:pt idx="8197" formatCode="General">
                        <c:v>707.59699999999998</c:v>
                      </c:pt>
                      <c:pt idx="8198" formatCode="General">
                        <c:v>707.60699999999997</c:v>
                      </c:pt>
                      <c:pt idx="8199" formatCode="General">
                        <c:v>707.61699999999996</c:v>
                      </c:pt>
                      <c:pt idx="8200" formatCode="General">
                        <c:v>707.62699999999995</c:v>
                      </c:pt>
                      <c:pt idx="8201" formatCode="General">
                        <c:v>707.63699999999994</c:v>
                      </c:pt>
                      <c:pt idx="8202" formatCode="General">
                        <c:v>707.64700000000005</c:v>
                      </c:pt>
                      <c:pt idx="8203" formatCode="General">
                        <c:v>707.65700000000004</c:v>
                      </c:pt>
                      <c:pt idx="8204" formatCode="General">
                        <c:v>707.66700000000003</c:v>
                      </c:pt>
                      <c:pt idx="8205" formatCode="General">
                        <c:v>707.67700000000002</c:v>
                      </c:pt>
                      <c:pt idx="8206" formatCode="General">
                        <c:v>707.68700000000001</c:v>
                      </c:pt>
                      <c:pt idx="8207" formatCode="General">
                        <c:v>707.697</c:v>
                      </c:pt>
                      <c:pt idx="8208" formatCode="General">
                        <c:v>707.70699999999999</c:v>
                      </c:pt>
                      <c:pt idx="8209" formatCode="General">
                        <c:v>707.71699999999998</c:v>
                      </c:pt>
                      <c:pt idx="8210" formatCode="General">
                        <c:v>707.72699999999998</c:v>
                      </c:pt>
                      <c:pt idx="8211" formatCode="General">
                        <c:v>707.73699999999997</c:v>
                      </c:pt>
                      <c:pt idx="8212" formatCode="General">
                        <c:v>707.74699999999996</c:v>
                      </c:pt>
                      <c:pt idx="8213" formatCode="General">
                        <c:v>707.75699999999995</c:v>
                      </c:pt>
                      <c:pt idx="8214" formatCode="General">
                        <c:v>707.76700000000005</c:v>
                      </c:pt>
                      <c:pt idx="8215" formatCode="General">
                        <c:v>707.77700000000004</c:v>
                      </c:pt>
                      <c:pt idx="8216" formatCode="General">
                        <c:v>707.78700000000003</c:v>
                      </c:pt>
                      <c:pt idx="8217" formatCode="General">
                        <c:v>707.79700000000003</c:v>
                      </c:pt>
                      <c:pt idx="8218" formatCode="General">
                        <c:v>707.80700000000002</c:v>
                      </c:pt>
                      <c:pt idx="8219" formatCode="General">
                        <c:v>707.81700000000001</c:v>
                      </c:pt>
                      <c:pt idx="8220" formatCode="General">
                        <c:v>707.827</c:v>
                      </c:pt>
                      <c:pt idx="8221" formatCode="General">
                        <c:v>707.83699999999999</c:v>
                      </c:pt>
                      <c:pt idx="8222" formatCode="General">
                        <c:v>707.84699999999998</c:v>
                      </c:pt>
                      <c:pt idx="8223" formatCode="General">
                        <c:v>707.85699999999997</c:v>
                      </c:pt>
                      <c:pt idx="8224" formatCode="General">
                        <c:v>707.86699999999996</c:v>
                      </c:pt>
                      <c:pt idx="8225" formatCode="General">
                        <c:v>707.87699999999995</c:v>
                      </c:pt>
                      <c:pt idx="8226" formatCode="General">
                        <c:v>707.88699999999994</c:v>
                      </c:pt>
                      <c:pt idx="8227" formatCode="General">
                        <c:v>707.89700000000005</c:v>
                      </c:pt>
                      <c:pt idx="8228" formatCode="General">
                        <c:v>707.90700000000004</c:v>
                      </c:pt>
                      <c:pt idx="8229" formatCode="General">
                        <c:v>707.91700000000003</c:v>
                      </c:pt>
                      <c:pt idx="8230" formatCode="General">
                        <c:v>707.92700000000002</c:v>
                      </c:pt>
                      <c:pt idx="8231" formatCode="General">
                        <c:v>707.93700000000001</c:v>
                      </c:pt>
                      <c:pt idx="8232" formatCode="General">
                        <c:v>707.947</c:v>
                      </c:pt>
                      <c:pt idx="8233" formatCode="General">
                        <c:v>707.95699999999999</c:v>
                      </c:pt>
                      <c:pt idx="8234" formatCode="General">
                        <c:v>707.96699999999998</c:v>
                      </c:pt>
                      <c:pt idx="8235" formatCode="General">
                        <c:v>707.97699999999998</c:v>
                      </c:pt>
                      <c:pt idx="8236" formatCode="General">
                        <c:v>707.98699999999997</c:v>
                      </c:pt>
                      <c:pt idx="8237" formatCode="General">
                        <c:v>707.99699999999996</c:v>
                      </c:pt>
                      <c:pt idx="8238" formatCode="General">
                        <c:v>708.00699999999995</c:v>
                      </c:pt>
                      <c:pt idx="8239" formatCode="General">
                        <c:v>708.01700000000005</c:v>
                      </c:pt>
                      <c:pt idx="8240" formatCode="General">
                        <c:v>708.02700000000004</c:v>
                      </c:pt>
                      <c:pt idx="8241" formatCode="General">
                        <c:v>708.03700000000003</c:v>
                      </c:pt>
                      <c:pt idx="8242" formatCode="General">
                        <c:v>708.04700000000003</c:v>
                      </c:pt>
                      <c:pt idx="8243" formatCode="General">
                        <c:v>708.05700000000002</c:v>
                      </c:pt>
                      <c:pt idx="8244" formatCode="General">
                        <c:v>708.06700000000001</c:v>
                      </c:pt>
                      <c:pt idx="8245" formatCode="General">
                        <c:v>708.077</c:v>
                      </c:pt>
                      <c:pt idx="8246" formatCode="General">
                        <c:v>708.08699999999999</c:v>
                      </c:pt>
                      <c:pt idx="8247" formatCode="General">
                        <c:v>708.09699999999998</c:v>
                      </c:pt>
                      <c:pt idx="8248" formatCode="General">
                        <c:v>708.10699999999997</c:v>
                      </c:pt>
                      <c:pt idx="8249" formatCode="General">
                        <c:v>708.11699999999996</c:v>
                      </c:pt>
                      <c:pt idx="8250" formatCode="General">
                        <c:v>708.12699999999995</c:v>
                      </c:pt>
                      <c:pt idx="8251" formatCode="General">
                        <c:v>708.13699999999994</c:v>
                      </c:pt>
                      <c:pt idx="8252" formatCode="General">
                        <c:v>708.14700000000005</c:v>
                      </c:pt>
                      <c:pt idx="8253" formatCode="General">
                        <c:v>708.15700000000004</c:v>
                      </c:pt>
                      <c:pt idx="8254" formatCode="General">
                        <c:v>708.16700000000003</c:v>
                      </c:pt>
                      <c:pt idx="8255" formatCode="General">
                        <c:v>708.17700000000002</c:v>
                      </c:pt>
                      <c:pt idx="8256" formatCode="General">
                        <c:v>708.18700000000001</c:v>
                      </c:pt>
                      <c:pt idx="8257" formatCode="General">
                        <c:v>708.197</c:v>
                      </c:pt>
                      <c:pt idx="8258" formatCode="General">
                        <c:v>708.20699999999999</c:v>
                      </c:pt>
                      <c:pt idx="8259" formatCode="General">
                        <c:v>708.21699999999998</c:v>
                      </c:pt>
                      <c:pt idx="8260" formatCode="General">
                        <c:v>708.22699999999998</c:v>
                      </c:pt>
                      <c:pt idx="8261" formatCode="General">
                        <c:v>708.23699999999997</c:v>
                      </c:pt>
                      <c:pt idx="8262" formatCode="General">
                        <c:v>708.24699999999996</c:v>
                      </c:pt>
                      <c:pt idx="8263" formatCode="General">
                        <c:v>708.25699999999995</c:v>
                      </c:pt>
                      <c:pt idx="8264" formatCode="General">
                        <c:v>708.26700000000005</c:v>
                      </c:pt>
                      <c:pt idx="8265" formatCode="General">
                        <c:v>708.27700000000004</c:v>
                      </c:pt>
                      <c:pt idx="8266" formatCode="General">
                        <c:v>708.28700000000003</c:v>
                      </c:pt>
                      <c:pt idx="8267" formatCode="General">
                        <c:v>708.29700000000003</c:v>
                      </c:pt>
                      <c:pt idx="8268" formatCode="General">
                        <c:v>708.30700000000002</c:v>
                      </c:pt>
                      <c:pt idx="8269" formatCode="General">
                        <c:v>708.31700000000001</c:v>
                      </c:pt>
                      <c:pt idx="8270" formatCode="General">
                        <c:v>708.327</c:v>
                      </c:pt>
                      <c:pt idx="8271" formatCode="General">
                        <c:v>708.33699999999999</c:v>
                      </c:pt>
                      <c:pt idx="8272" formatCode="General">
                        <c:v>708.34699999999998</c:v>
                      </c:pt>
                      <c:pt idx="8273" formatCode="General">
                        <c:v>708.35699999999997</c:v>
                      </c:pt>
                      <c:pt idx="8274" formatCode="General">
                        <c:v>708.36699999999996</c:v>
                      </c:pt>
                      <c:pt idx="8275" formatCode="General">
                        <c:v>708.37699999999995</c:v>
                      </c:pt>
                      <c:pt idx="8276" formatCode="General">
                        <c:v>708.38699999999994</c:v>
                      </c:pt>
                      <c:pt idx="8277" formatCode="General">
                        <c:v>708.39700000000005</c:v>
                      </c:pt>
                      <c:pt idx="8278" formatCode="General">
                        <c:v>708.40700000000004</c:v>
                      </c:pt>
                      <c:pt idx="8279" formatCode="General">
                        <c:v>708.41700000000003</c:v>
                      </c:pt>
                      <c:pt idx="8280" formatCode="General">
                        <c:v>708.42700000000002</c:v>
                      </c:pt>
                      <c:pt idx="8281" formatCode="General">
                        <c:v>708.43700000000001</c:v>
                      </c:pt>
                      <c:pt idx="8282" formatCode="General">
                        <c:v>708.447</c:v>
                      </c:pt>
                      <c:pt idx="8283" formatCode="General">
                        <c:v>708.45699999999999</c:v>
                      </c:pt>
                      <c:pt idx="8284" formatCode="General">
                        <c:v>708.46699999999998</c:v>
                      </c:pt>
                      <c:pt idx="8285" formatCode="General">
                        <c:v>708.47699999999998</c:v>
                      </c:pt>
                      <c:pt idx="8286" formatCode="General">
                        <c:v>708.48699999999997</c:v>
                      </c:pt>
                      <c:pt idx="8287" formatCode="General">
                        <c:v>708.49699999999996</c:v>
                      </c:pt>
                      <c:pt idx="8288" formatCode="General">
                        <c:v>708.50699999999995</c:v>
                      </c:pt>
                      <c:pt idx="8289" formatCode="General">
                        <c:v>708.51700000000005</c:v>
                      </c:pt>
                      <c:pt idx="8290" formatCode="General">
                        <c:v>708.52700000000004</c:v>
                      </c:pt>
                      <c:pt idx="8291" formatCode="General">
                        <c:v>708.53700000000003</c:v>
                      </c:pt>
                      <c:pt idx="8292" formatCode="General">
                        <c:v>708.54700000000003</c:v>
                      </c:pt>
                      <c:pt idx="8293" formatCode="General">
                        <c:v>708.55700000000002</c:v>
                      </c:pt>
                      <c:pt idx="8294" formatCode="General">
                        <c:v>708.56700000000001</c:v>
                      </c:pt>
                      <c:pt idx="8295" formatCode="General">
                        <c:v>708.577</c:v>
                      </c:pt>
                      <c:pt idx="8296" formatCode="General">
                        <c:v>708.58699999999999</c:v>
                      </c:pt>
                      <c:pt idx="8297" formatCode="General">
                        <c:v>708.59699999999998</c:v>
                      </c:pt>
                      <c:pt idx="8298" formatCode="General">
                        <c:v>708.60400000000004</c:v>
                      </c:pt>
                      <c:pt idx="8299" formatCode="General">
                        <c:v>708.60400000000004</c:v>
                      </c:pt>
                      <c:pt idx="8300" formatCode="General">
                        <c:v>709.60400000000004</c:v>
                      </c:pt>
                      <c:pt idx="8301" formatCode="General">
                        <c:v>710.60400000000004</c:v>
                      </c:pt>
                      <c:pt idx="8302" formatCode="General">
                        <c:v>711.60400000000004</c:v>
                      </c:pt>
                      <c:pt idx="8303" formatCode="General">
                        <c:v>712.60400000000004</c:v>
                      </c:pt>
                      <c:pt idx="8304" formatCode="General">
                        <c:v>713.60400000000004</c:v>
                      </c:pt>
                      <c:pt idx="8305" formatCode="General">
                        <c:v>714.60400000000004</c:v>
                      </c:pt>
                      <c:pt idx="8306" formatCode="General">
                        <c:v>715.60400000000004</c:v>
                      </c:pt>
                      <c:pt idx="8307" formatCode="General">
                        <c:v>716.60400000000004</c:v>
                      </c:pt>
                      <c:pt idx="8308" formatCode="General">
                        <c:v>717.60400000000004</c:v>
                      </c:pt>
                      <c:pt idx="8309" formatCode="General">
                        <c:v>718.60400000000004</c:v>
                      </c:pt>
                      <c:pt idx="8310" formatCode="General">
                        <c:v>719.60400000000004</c:v>
                      </c:pt>
                      <c:pt idx="8311" formatCode="General">
                        <c:v>720.60400000000004</c:v>
                      </c:pt>
                      <c:pt idx="8312" formatCode="General">
                        <c:v>721.60400000000004</c:v>
                      </c:pt>
                      <c:pt idx="8313" formatCode="General">
                        <c:v>722.60400000000004</c:v>
                      </c:pt>
                      <c:pt idx="8314" formatCode="General">
                        <c:v>723.60400000000004</c:v>
                      </c:pt>
                      <c:pt idx="8315" formatCode="General">
                        <c:v>724.60400000000004</c:v>
                      </c:pt>
                      <c:pt idx="8316" formatCode="General">
                        <c:v>725.60400000000004</c:v>
                      </c:pt>
                      <c:pt idx="8317" formatCode="General">
                        <c:v>726.60400000000004</c:v>
                      </c:pt>
                      <c:pt idx="8318" formatCode="General">
                        <c:v>727.60400000000004</c:v>
                      </c:pt>
                      <c:pt idx="8319" formatCode="General">
                        <c:v>728.60400000000004</c:v>
                      </c:pt>
                      <c:pt idx="8320" formatCode="General">
                        <c:v>729.60400000000004</c:v>
                      </c:pt>
                      <c:pt idx="8321" formatCode="General">
                        <c:v>730.60400000000004</c:v>
                      </c:pt>
                      <c:pt idx="8322" formatCode="General">
                        <c:v>731.60400000000004</c:v>
                      </c:pt>
                      <c:pt idx="8323" formatCode="General">
                        <c:v>732.60400000000004</c:v>
                      </c:pt>
                      <c:pt idx="8324" formatCode="General">
                        <c:v>733.60400000000004</c:v>
                      </c:pt>
                      <c:pt idx="8325" formatCode="General">
                        <c:v>734.60400000000004</c:v>
                      </c:pt>
                      <c:pt idx="8326" formatCode="General">
                        <c:v>735.60400000000004</c:v>
                      </c:pt>
                      <c:pt idx="8327" formatCode="General">
                        <c:v>736.60400000000004</c:v>
                      </c:pt>
                      <c:pt idx="8328" formatCode="General">
                        <c:v>737.60400000000004</c:v>
                      </c:pt>
                      <c:pt idx="8329" formatCode="General">
                        <c:v>738.60400000000004</c:v>
                      </c:pt>
                      <c:pt idx="8330" formatCode="General">
                        <c:v>739.60400000000004</c:v>
                      </c:pt>
                      <c:pt idx="8331" formatCode="General">
                        <c:v>740.60400000000004</c:v>
                      </c:pt>
                      <c:pt idx="8332" formatCode="General">
                        <c:v>741.60400000000004</c:v>
                      </c:pt>
                      <c:pt idx="8333" formatCode="General">
                        <c:v>742.60400000000004</c:v>
                      </c:pt>
                      <c:pt idx="8334" formatCode="General">
                        <c:v>743.60400000000004</c:v>
                      </c:pt>
                      <c:pt idx="8335" formatCode="General">
                        <c:v>744.60400000000004</c:v>
                      </c:pt>
                      <c:pt idx="8336" formatCode="General">
                        <c:v>745.60400000000004</c:v>
                      </c:pt>
                      <c:pt idx="8337" formatCode="General">
                        <c:v>746.60400000000004</c:v>
                      </c:pt>
                      <c:pt idx="8338" formatCode="General">
                        <c:v>747.60400000000004</c:v>
                      </c:pt>
                      <c:pt idx="8339" formatCode="General">
                        <c:v>748.60400000000004</c:v>
                      </c:pt>
                      <c:pt idx="8340" formatCode="General">
                        <c:v>749.60400000000004</c:v>
                      </c:pt>
                      <c:pt idx="8341" formatCode="General">
                        <c:v>750.60400000000004</c:v>
                      </c:pt>
                      <c:pt idx="8342" formatCode="General">
                        <c:v>751.60400000000004</c:v>
                      </c:pt>
                      <c:pt idx="8343" formatCode="General">
                        <c:v>752.60400000000004</c:v>
                      </c:pt>
                      <c:pt idx="8344" formatCode="General">
                        <c:v>753.60400000000004</c:v>
                      </c:pt>
                      <c:pt idx="8345" formatCode="General">
                        <c:v>754.60400000000004</c:v>
                      </c:pt>
                      <c:pt idx="8346" formatCode="General">
                        <c:v>755.60400000000004</c:v>
                      </c:pt>
                      <c:pt idx="8347" formatCode="General">
                        <c:v>756.60400000000004</c:v>
                      </c:pt>
                      <c:pt idx="8348" formatCode="General">
                        <c:v>757.60400000000004</c:v>
                      </c:pt>
                      <c:pt idx="8349" formatCode="General">
                        <c:v>758.60400000000004</c:v>
                      </c:pt>
                      <c:pt idx="8350" formatCode="General">
                        <c:v>759.60400000000004</c:v>
                      </c:pt>
                      <c:pt idx="8351" formatCode="General">
                        <c:v>760.60400000000004</c:v>
                      </c:pt>
                      <c:pt idx="8352" formatCode="General">
                        <c:v>761.60400000000004</c:v>
                      </c:pt>
                      <c:pt idx="8353" formatCode="General">
                        <c:v>762.60400000000004</c:v>
                      </c:pt>
                      <c:pt idx="8354" formatCode="General">
                        <c:v>763.60400000000004</c:v>
                      </c:pt>
                      <c:pt idx="8355" formatCode="General">
                        <c:v>764.60400000000004</c:v>
                      </c:pt>
                      <c:pt idx="8356" formatCode="General">
                        <c:v>765.60400000000004</c:v>
                      </c:pt>
                      <c:pt idx="8357" formatCode="General">
                        <c:v>766.60400000000004</c:v>
                      </c:pt>
                      <c:pt idx="8358" formatCode="General">
                        <c:v>767.60400000000004</c:v>
                      </c:pt>
                      <c:pt idx="8359" formatCode="General">
                        <c:v>768.60400000000004</c:v>
                      </c:pt>
                      <c:pt idx="8360" formatCode="General">
                        <c:v>769.60400000000004</c:v>
                      </c:pt>
                      <c:pt idx="8361" formatCode="General">
                        <c:v>770.60400000000004</c:v>
                      </c:pt>
                      <c:pt idx="8362" formatCode="General">
                        <c:v>771.60400000000004</c:v>
                      </c:pt>
                      <c:pt idx="8363" formatCode="General">
                        <c:v>772.60400000000004</c:v>
                      </c:pt>
                      <c:pt idx="8364" formatCode="General">
                        <c:v>773.60400000000004</c:v>
                      </c:pt>
                      <c:pt idx="8365" formatCode="General">
                        <c:v>774.60400000000004</c:v>
                      </c:pt>
                      <c:pt idx="8366" formatCode="General">
                        <c:v>775.60400000000004</c:v>
                      </c:pt>
                      <c:pt idx="8367" formatCode="General">
                        <c:v>776.60400000000004</c:v>
                      </c:pt>
                      <c:pt idx="8368" formatCode="General">
                        <c:v>777.60400000000004</c:v>
                      </c:pt>
                      <c:pt idx="8369" formatCode="General">
                        <c:v>778.60400000000004</c:v>
                      </c:pt>
                      <c:pt idx="8370" formatCode="General">
                        <c:v>779.60400000000004</c:v>
                      </c:pt>
                      <c:pt idx="8371" formatCode="General">
                        <c:v>780.60400000000004</c:v>
                      </c:pt>
                      <c:pt idx="8372" formatCode="General">
                        <c:v>781.60400000000004</c:v>
                      </c:pt>
                      <c:pt idx="8373" formatCode="General">
                        <c:v>782.60400000000004</c:v>
                      </c:pt>
                      <c:pt idx="8374" formatCode="General">
                        <c:v>783.60400000000004</c:v>
                      </c:pt>
                      <c:pt idx="8375" formatCode="General">
                        <c:v>784.60400000000004</c:v>
                      </c:pt>
                      <c:pt idx="8376" formatCode="General">
                        <c:v>785.60400000000004</c:v>
                      </c:pt>
                      <c:pt idx="8377" formatCode="General">
                        <c:v>786.60400000000004</c:v>
                      </c:pt>
                      <c:pt idx="8378" formatCode="General">
                        <c:v>787.60400000000004</c:v>
                      </c:pt>
                      <c:pt idx="8379" formatCode="General">
                        <c:v>788.60400000000004</c:v>
                      </c:pt>
                      <c:pt idx="8380" formatCode="General">
                        <c:v>789.60400000000004</c:v>
                      </c:pt>
                      <c:pt idx="8381" formatCode="General">
                        <c:v>790.60400000000004</c:v>
                      </c:pt>
                      <c:pt idx="8382" formatCode="General">
                        <c:v>791.60400000000004</c:v>
                      </c:pt>
                      <c:pt idx="8383" formatCode="General">
                        <c:v>792.60400000000004</c:v>
                      </c:pt>
                      <c:pt idx="8384" formatCode="General">
                        <c:v>793.60400000000004</c:v>
                      </c:pt>
                      <c:pt idx="8385" formatCode="General">
                        <c:v>794.60400000000004</c:v>
                      </c:pt>
                      <c:pt idx="8386" formatCode="General">
                        <c:v>795.60400000000004</c:v>
                      </c:pt>
                      <c:pt idx="8387" formatCode="General">
                        <c:v>796.60400000000004</c:v>
                      </c:pt>
                      <c:pt idx="8388" formatCode="General">
                        <c:v>797.60400000000004</c:v>
                      </c:pt>
                      <c:pt idx="8389" formatCode="General">
                        <c:v>798.60400000000004</c:v>
                      </c:pt>
                      <c:pt idx="8390" formatCode="General">
                        <c:v>799.60400000000004</c:v>
                      </c:pt>
                      <c:pt idx="8391" formatCode="General">
                        <c:v>800.60400000000004</c:v>
                      </c:pt>
                      <c:pt idx="8392" formatCode="General">
                        <c:v>801.60400000000004</c:v>
                      </c:pt>
                      <c:pt idx="8393" formatCode="General">
                        <c:v>802.60400000000004</c:v>
                      </c:pt>
                      <c:pt idx="8394" formatCode="General">
                        <c:v>803.60400000000004</c:v>
                      </c:pt>
                      <c:pt idx="8395" formatCode="General">
                        <c:v>804.60400000000004</c:v>
                      </c:pt>
                      <c:pt idx="8396" formatCode="General">
                        <c:v>805.60400000000004</c:v>
                      </c:pt>
                      <c:pt idx="8397" formatCode="General">
                        <c:v>806.60400000000004</c:v>
                      </c:pt>
                      <c:pt idx="8398" formatCode="General">
                        <c:v>807.60400000000004</c:v>
                      </c:pt>
                      <c:pt idx="8399" formatCode="General">
                        <c:v>808.60400000000004</c:v>
                      </c:pt>
                      <c:pt idx="8400" formatCode="General">
                        <c:v>809.60400000000004</c:v>
                      </c:pt>
                      <c:pt idx="8401" formatCode="General">
                        <c:v>810.60400000000004</c:v>
                      </c:pt>
                      <c:pt idx="8402" formatCode="General">
                        <c:v>811.60400000000004</c:v>
                      </c:pt>
                      <c:pt idx="8403" formatCode="General">
                        <c:v>812.60400000000004</c:v>
                      </c:pt>
                      <c:pt idx="8404" formatCode="General">
                        <c:v>813.60400000000004</c:v>
                      </c:pt>
                      <c:pt idx="8405" formatCode="General">
                        <c:v>814.60400000000004</c:v>
                      </c:pt>
                      <c:pt idx="8406" formatCode="General">
                        <c:v>815.60400000000004</c:v>
                      </c:pt>
                      <c:pt idx="8407" formatCode="General">
                        <c:v>816.60400000000004</c:v>
                      </c:pt>
                      <c:pt idx="8408" formatCode="General">
                        <c:v>817.60400000000004</c:v>
                      </c:pt>
                      <c:pt idx="8409" formatCode="General">
                        <c:v>818.60400000000004</c:v>
                      </c:pt>
                      <c:pt idx="8410" formatCode="General">
                        <c:v>819.60400000000004</c:v>
                      </c:pt>
                      <c:pt idx="8411" formatCode="General">
                        <c:v>820.60400000000004</c:v>
                      </c:pt>
                      <c:pt idx="8412" formatCode="General">
                        <c:v>821.60400000000004</c:v>
                      </c:pt>
                      <c:pt idx="8413" formatCode="General">
                        <c:v>822.60400000000004</c:v>
                      </c:pt>
                      <c:pt idx="8414" formatCode="General">
                        <c:v>823.60400000000004</c:v>
                      </c:pt>
                      <c:pt idx="8415" formatCode="General">
                        <c:v>824.60400000000004</c:v>
                      </c:pt>
                      <c:pt idx="8416" formatCode="General">
                        <c:v>825.60400000000004</c:v>
                      </c:pt>
                      <c:pt idx="8417" formatCode="General">
                        <c:v>826.60400000000004</c:v>
                      </c:pt>
                      <c:pt idx="8418" formatCode="General">
                        <c:v>827.60400000000004</c:v>
                      </c:pt>
                      <c:pt idx="8419" formatCode="General">
                        <c:v>828.60400000000004</c:v>
                      </c:pt>
                      <c:pt idx="8420" formatCode="General">
                        <c:v>829.60400000000004</c:v>
                      </c:pt>
                      <c:pt idx="8421" formatCode="General">
                        <c:v>830.60400000000004</c:v>
                      </c:pt>
                      <c:pt idx="8422" formatCode="General">
                        <c:v>831.60400000000004</c:v>
                      </c:pt>
                      <c:pt idx="8423" formatCode="General">
                        <c:v>832.60400000000004</c:v>
                      </c:pt>
                      <c:pt idx="8424" formatCode="General">
                        <c:v>833.60400000000004</c:v>
                      </c:pt>
                      <c:pt idx="8425" formatCode="General">
                        <c:v>834.60400000000004</c:v>
                      </c:pt>
                      <c:pt idx="8426" formatCode="General">
                        <c:v>835.60400000000004</c:v>
                      </c:pt>
                      <c:pt idx="8427" formatCode="General">
                        <c:v>836.60400000000004</c:v>
                      </c:pt>
                      <c:pt idx="8428" formatCode="General">
                        <c:v>837.60400000000004</c:v>
                      </c:pt>
                      <c:pt idx="8429" formatCode="General">
                        <c:v>838.60400000000004</c:v>
                      </c:pt>
                      <c:pt idx="8430" formatCode="General">
                        <c:v>839.60400000000004</c:v>
                      </c:pt>
                      <c:pt idx="8431" formatCode="General">
                        <c:v>840.60400000000004</c:v>
                      </c:pt>
                      <c:pt idx="8432" formatCode="General">
                        <c:v>841.60400000000004</c:v>
                      </c:pt>
                      <c:pt idx="8433" formatCode="General">
                        <c:v>842.60400000000004</c:v>
                      </c:pt>
                      <c:pt idx="8434" formatCode="General">
                        <c:v>843.60400000000004</c:v>
                      </c:pt>
                      <c:pt idx="8435" formatCode="General">
                        <c:v>844.60400000000004</c:v>
                      </c:pt>
                      <c:pt idx="8436" formatCode="General">
                        <c:v>845.60400000000004</c:v>
                      </c:pt>
                      <c:pt idx="8437" formatCode="General">
                        <c:v>846.60400000000004</c:v>
                      </c:pt>
                      <c:pt idx="8438" formatCode="General">
                        <c:v>847.60400000000004</c:v>
                      </c:pt>
                      <c:pt idx="8439" formatCode="General">
                        <c:v>848.60400000000004</c:v>
                      </c:pt>
                      <c:pt idx="8440" formatCode="General">
                        <c:v>849.60400000000004</c:v>
                      </c:pt>
                      <c:pt idx="8441" formatCode="General">
                        <c:v>850.60400000000004</c:v>
                      </c:pt>
                      <c:pt idx="8442" formatCode="General">
                        <c:v>851.60400000000004</c:v>
                      </c:pt>
                      <c:pt idx="8443" formatCode="General">
                        <c:v>852.60400000000004</c:v>
                      </c:pt>
                      <c:pt idx="8444" formatCode="General">
                        <c:v>853.60400000000004</c:v>
                      </c:pt>
                      <c:pt idx="8445" formatCode="General">
                        <c:v>854.60400000000004</c:v>
                      </c:pt>
                      <c:pt idx="8446" formatCode="General">
                        <c:v>855.60400000000004</c:v>
                      </c:pt>
                      <c:pt idx="8447" formatCode="General">
                        <c:v>856.60400000000004</c:v>
                      </c:pt>
                      <c:pt idx="8448" formatCode="General">
                        <c:v>857.60400000000004</c:v>
                      </c:pt>
                      <c:pt idx="8449" formatCode="General">
                        <c:v>858.60400000000004</c:v>
                      </c:pt>
                      <c:pt idx="8450" formatCode="General">
                        <c:v>859.60400000000004</c:v>
                      </c:pt>
                      <c:pt idx="8451" formatCode="General">
                        <c:v>860.60400000000004</c:v>
                      </c:pt>
                      <c:pt idx="8452" formatCode="General">
                        <c:v>861.60400000000004</c:v>
                      </c:pt>
                      <c:pt idx="8453" formatCode="General">
                        <c:v>862.60400000000004</c:v>
                      </c:pt>
                      <c:pt idx="8454" formatCode="General">
                        <c:v>863.60400000000004</c:v>
                      </c:pt>
                      <c:pt idx="8455" formatCode="General">
                        <c:v>864.60400000000004</c:v>
                      </c:pt>
                      <c:pt idx="8456" formatCode="General">
                        <c:v>865.60400000000004</c:v>
                      </c:pt>
                      <c:pt idx="8457" formatCode="General">
                        <c:v>866.60400000000004</c:v>
                      </c:pt>
                      <c:pt idx="8458" formatCode="General">
                        <c:v>867.60400000000004</c:v>
                      </c:pt>
                      <c:pt idx="8459" formatCode="General">
                        <c:v>868.60400000000004</c:v>
                      </c:pt>
                      <c:pt idx="8460" formatCode="General">
                        <c:v>869.60400000000004</c:v>
                      </c:pt>
                      <c:pt idx="8461" formatCode="General">
                        <c:v>870.60400000000004</c:v>
                      </c:pt>
                      <c:pt idx="8462" formatCode="General">
                        <c:v>871.60400000000004</c:v>
                      </c:pt>
                      <c:pt idx="8463" formatCode="General">
                        <c:v>872.60400000000004</c:v>
                      </c:pt>
                      <c:pt idx="8464" formatCode="General">
                        <c:v>873.60400000000004</c:v>
                      </c:pt>
                      <c:pt idx="8465" formatCode="General">
                        <c:v>874.60400000000004</c:v>
                      </c:pt>
                      <c:pt idx="8466" formatCode="General">
                        <c:v>875.60400000000004</c:v>
                      </c:pt>
                      <c:pt idx="8467" formatCode="General">
                        <c:v>876.60400000000004</c:v>
                      </c:pt>
                      <c:pt idx="8468" formatCode="General">
                        <c:v>877.60400000000004</c:v>
                      </c:pt>
                      <c:pt idx="8469" formatCode="General">
                        <c:v>878.60400000000004</c:v>
                      </c:pt>
                      <c:pt idx="8470" formatCode="General">
                        <c:v>879.60400000000004</c:v>
                      </c:pt>
                      <c:pt idx="8471" formatCode="General">
                        <c:v>880.60400000000004</c:v>
                      </c:pt>
                      <c:pt idx="8472" formatCode="General">
                        <c:v>881.60400000000004</c:v>
                      </c:pt>
                      <c:pt idx="8473" formatCode="General">
                        <c:v>882.60400000000004</c:v>
                      </c:pt>
                      <c:pt idx="8474" formatCode="General">
                        <c:v>883.60400000000004</c:v>
                      </c:pt>
                      <c:pt idx="8475" formatCode="General">
                        <c:v>884.60400000000004</c:v>
                      </c:pt>
                      <c:pt idx="8476" formatCode="General">
                        <c:v>885.60400000000004</c:v>
                      </c:pt>
                      <c:pt idx="8477" formatCode="General">
                        <c:v>886.60400000000004</c:v>
                      </c:pt>
                      <c:pt idx="8478" formatCode="General">
                        <c:v>887.60400000000004</c:v>
                      </c:pt>
                      <c:pt idx="8479" formatCode="General">
                        <c:v>888.60400000000004</c:v>
                      </c:pt>
                      <c:pt idx="8480" formatCode="General">
                        <c:v>889.60400000000004</c:v>
                      </c:pt>
                      <c:pt idx="8481" formatCode="General">
                        <c:v>890.60400000000004</c:v>
                      </c:pt>
                      <c:pt idx="8482" formatCode="General">
                        <c:v>891.60400000000004</c:v>
                      </c:pt>
                      <c:pt idx="8483" formatCode="General">
                        <c:v>892.60400000000004</c:v>
                      </c:pt>
                      <c:pt idx="8484" formatCode="General">
                        <c:v>893.60400000000004</c:v>
                      </c:pt>
                      <c:pt idx="8485" formatCode="General">
                        <c:v>894.60400000000004</c:v>
                      </c:pt>
                      <c:pt idx="8486" formatCode="General">
                        <c:v>895.60400000000004</c:v>
                      </c:pt>
                      <c:pt idx="8487" formatCode="General">
                        <c:v>896.60400000000004</c:v>
                      </c:pt>
                      <c:pt idx="8488" formatCode="General">
                        <c:v>897.60400000000004</c:v>
                      </c:pt>
                      <c:pt idx="8489" formatCode="General">
                        <c:v>898.60400000000004</c:v>
                      </c:pt>
                      <c:pt idx="8490" formatCode="General">
                        <c:v>899.60400000000004</c:v>
                      </c:pt>
                      <c:pt idx="8491" formatCode="General">
                        <c:v>900.60400000000004</c:v>
                      </c:pt>
                      <c:pt idx="8492" formatCode="General">
                        <c:v>901.60400000000004</c:v>
                      </c:pt>
                      <c:pt idx="8493" formatCode="General">
                        <c:v>902.60400000000004</c:v>
                      </c:pt>
                      <c:pt idx="8494" formatCode="General">
                        <c:v>903.60400000000004</c:v>
                      </c:pt>
                      <c:pt idx="8495" formatCode="General">
                        <c:v>904.60400000000004</c:v>
                      </c:pt>
                      <c:pt idx="8496" formatCode="General">
                        <c:v>905.60400000000004</c:v>
                      </c:pt>
                      <c:pt idx="8497" formatCode="General">
                        <c:v>906.60400000000004</c:v>
                      </c:pt>
                      <c:pt idx="8498" formatCode="General">
                        <c:v>907.60400000000004</c:v>
                      </c:pt>
                      <c:pt idx="8499" formatCode="General">
                        <c:v>908.60400000000004</c:v>
                      </c:pt>
                      <c:pt idx="8500" formatCode="General">
                        <c:v>909.60400000000004</c:v>
                      </c:pt>
                      <c:pt idx="8501" formatCode="General">
                        <c:v>910.60400000000004</c:v>
                      </c:pt>
                      <c:pt idx="8502" formatCode="General">
                        <c:v>911.60400000000004</c:v>
                      </c:pt>
                      <c:pt idx="8503" formatCode="General">
                        <c:v>912.60400000000004</c:v>
                      </c:pt>
                      <c:pt idx="8504" formatCode="General">
                        <c:v>913.60400000000004</c:v>
                      </c:pt>
                      <c:pt idx="8505" formatCode="General">
                        <c:v>914.60400000000004</c:v>
                      </c:pt>
                      <c:pt idx="8506" formatCode="General">
                        <c:v>915.60400000000004</c:v>
                      </c:pt>
                      <c:pt idx="8507" formatCode="General">
                        <c:v>916.60400000000004</c:v>
                      </c:pt>
                      <c:pt idx="8508" formatCode="General">
                        <c:v>917.60400000000004</c:v>
                      </c:pt>
                      <c:pt idx="8509" formatCode="General">
                        <c:v>918.60400000000004</c:v>
                      </c:pt>
                      <c:pt idx="8510" formatCode="General">
                        <c:v>919.60400000000004</c:v>
                      </c:pt>
                      <c:pt idx="8511" formatCode="General">
                        <c:v>920.60400000000004</c:v>
                      </c:pt>
                      <c:pt idx="8512" formatCode="General">
                        <c:v>921.60400000000004</c:v>
                      </c:pt>
                      <c:pt idx="8513" formatCode="General">
                        <c:v>922.60400000000004</c:v>
                      </c:pt>
                      <c:pt idx="8514" formatCode="General">
                        <c:v>923.60400000000004</c:v>
                      </c:pt>
                      <c:pt idx="8515" formatCode="General">
                        <c:v>924.60400000000004</c:v>
                      </c:pt>
                      <c:pt idx="8516" formatCode="General">
                        <c:v>925.60400000000004</c:v>
                      </c:pt>
                      <c:pt idx="8517" formatCode="General">
                        <c:v>926.60400000000004</c:v>
                      </c:pt>
                      <c:pt idx="8518" formatCode="General">
                        <c:v>927.60400000000004</c:v>
                      </c:pt>
                      <c:pt idx="8519" formatCode="General">
                        <c:v>928.60400000000004</c:v>
                      </c:pt>
                      <c:pt idx="8520" formatCode="General">
                        <c:v>929.60400000000004</c:v>
                      </c:pt>
                      <c:pt idx="8521" formatCode="General">
                        <c:v>930.60400000000004</c:v>
                      </c:pt>
                      <c:pt idx="8522" formatCode="General">
                        <c:v>931.60400000000004</c:v>
                      </c:pt>
                      <c:pt idx="8523" formatCode="General">
                        <c:v>932.60400000000004</c:v>
                      </c:pt>
                      <c:pt idx="8524" formatCode="General">
                        <c:v>933.60400000000004</c:v>
                      </c:pt>
                      <c:pt idx="8525" formatCode="General">
                        <c:v>934.60400000000004</c:v>
                      </c:pt>
                      <c:pt idx="8526" formatCode="General">
                        <c:v>935.60400000000004</c:v>
                      </c:pt>
                      <c:pt idx="8527" formatCode="General">
                        <c:v>936.60400000000004</c:v>
                      </c:pt>
                      <c:pt idx="8528" formatCode="General">
                        <c:v>937.60400000000004</c:v>
                      </c:pt>
                      <c:pt idx="8529" formatCode="General">
                        <c:v>938.60400000000004</c:v>
                      </c:pt>
                      <c:pt idx="8530" formatCode="General">
                        <c:v>939.60400000000004</c:v>
                      </c:pt>
                      <c:pt idx="8531" formatCode="General">
                        <c:v>940.60400000000004</c:v>
                      </c:pt>
                      <c:pt idx="8532" formatCode="General">
                        <c:v>941.60400000000004</c:v>
                      </c:pt>
                      <c:pt idx="8533" formatCode="General">
                        <c:v>942.60400000000004</c:v>
                      </c:pt>
                      <c:pt idx="8534" formatCode="General">
                        <c:v>943.60400000000004</c:v>
                      </c:pt>
                      <c:pt idx="8535" formatCode="General">
                        <c:v>944.60400000000004</c:v>
                      </c:pt>
                      <c:pt idx="8536" formatCode="General">
                        <c:v>945.60400000000004</c:v>
                      </c:pt>
                      <c:pt idx="8537" formatCode="General">
                        <c:v>946.60400000000004</c:v>
                      </c:pt>
                      <c:pt idx="8538" formatCode="General">
                        <c:v>947.60400000000004</c:v>
                      </c:pt>
                      <c:pt idx="8539" formatCode="General">
                        <c:v>948.60400000000004</c:v>
                      </c:pt>
                      <c:pt idx="8540" formatCode="General">
                        <c:v>949.60400000000004</c:v>
                      </c:pt>
                      <c:pt idx="8541" formatCode="General">
                        <c:v>950.60400000000004</c:v>
                      </c:pt>
                      <c:pt idx="8542" formatCode="General">
                        <c:v>951.60400000000004</c:v>
                      </c:pt>
                      <c:pt idx="8543" formatCode="General">
                        <c:v>952.60400000000004</c:v>
                      </c:pt>
                      <c:pt idx="8544" formatCode="General">
                        <c:v>953.60400000000004</c:v>
                      </c:pt>
                      <c:pt idx="8545" formatCode="General">
                        <c:v>954.60400000000004</c:v>
                      </c:pt>
                      <c:pt idx="8546" formatCode="General">
                        <c:v>955.60400000000004</c:v>
                      </c:pt>
                      <c:pt idx="8547" formatCode="General">
                        <c:v>956.60400000000004</c:v>
                      </c:pt>
                      <c:pt idx="8548" formatCode="General">
                        <c:v>957.60400000000004</c:v>
                      </c:pt>
                      <c:pt idx="8549" formatCode="General">
                        <c:v>958.60400000000004</c:v>
                      </c:pt>
                      <c:pt idx="8550" formatCode="General">
                        <c:v>959.60400000000004</c:v>
                      </c:pt>
                      <c:pt idx="8551" formatCode="General">
                        <c:v>960.60400000000004</c:v>
                      </c:pt>
                      <c:pt idx="8552" formatCode="General">
                        <c:v>961.60400000000004</c:v>
                      </c:pt>
                      <c:pt idx="8553" formatCode="General">
                        <c:v>962.60400000000004</c:v>
                      </c:pt>
                      <c:pt idx="8554" formatCode="General">
                        <c:v>963.60400000000004</c:v>
                      </c:pt>
                      <c:pt idx="8555" formatCode="General">
                        <c:v>964.60400000000004</c:v>
                      </c:pt>
                      <c:pt idx="8556" formatCode="General">
                        <c:v>965.60400000000004</c:v>
                      </c:pt>
                      <c:pt idx="8557" formatCode="General">
                        <c:v>966.60400000000004</c:v>
                      </c:pt>
                      <c:pt idx="8558" formatCode="General">
                        <c:v>967.60400000000004</c:v>
                      </c:pt>
                      <c:pt idx="8559" formatCode="General">
                        <c:v>968.60400000000004</c:v>
                      </c:pt>
                      <c:pt idx="8560" formatCode="General">
                        <c:v>969.60400000000004</c:v>
                      </c:pt>
                      <c:pt idx="8561" formatCode="General">
                        <c:v>970.60400000000004</c:v>
                      </c:pt>
                      <c:pt idx="8562" formatCode="General">
                        <c:v>971.60400000000004</c:v>
                      </c:pt>
                      <c:pt idx="8563" formatCode="General">
                        <c:v>972.60400000000004</c:v>
                      </c:pt>
                      <c:pt idx="8564" formatCode="General">
                        <c:v>973.60400000000004</c:v>
                      </c:pt>
                      <c:pt idx="8565" formatCode="General">
                        <c:v>974.60400000000004</c:v>
                      </c:pt>
                      <c:pt idx="8566" formatCode="General">
                        <c:v>975.60400000000004</c:v>
                      </c:pt>
                      <c:pt idx="8567" formatCode="General">
                        <c:v>976.60400000000004</c:v>
                      </c:pt>
                      <c:pt idx="8568" formatCode="General">
                        <c:v>977.60400000000004</c:v>
                      </c:pt>
                      <c:pt idx="8569" formatCode="General">
                        <c:v>978.60400000000004</c:v>
                      </c:pt>
                      <c:pt idx="8570" formatCode="General">
                        <c:v>979.60400000000004</c:v>
                      </c:pt>
                      <c:pt idx="8571" formatCode="General">
                        <c:v>980.60400000000004</c:v>
                      </c:pt>
                      <c:pt idx="8572" formatCode="General">
                        <c:v>981.60400000000004</c:v>
                      </c:pt>
                      <c:pt idx="8573" formatCode="General">
                        <c:v>982.60400000000004</c:v>
                      </c:pt>
                      <c:pt idx="8574" formatCode="General">
                        <c:v>983.60400000000004</c:v>
                      </c:pt>
                      <c:pt idx="8575" formatCode="General">
                        <c:v>984.60400000000004</c:v>
                      </c:pt>
                      <c:pt idx="8576" formatCode="General">
                        <c:v>985.60400000000004</c:v>
                      </c:pt>
                      <c:pt idx="8577" formatCode="General">
                        <c:v>986.60400000000004</c:v>
                      </c:pt>
                      <c:pt idx="8578" formatCode="General">
                        <c:v>987.60400000000004</c:v>
                      </c:pt>
                      <c:pt idx="8579" formatCode="General">
                        <c:v>988.60400000000004</c:v>
                      </c:pt>
                      <c:pt idx="8580" formatCode="General">
                        <c:v>989.60400000000004</c:v>
                      </c:pt>
                      <c:pt idx="8581" formatCode="General">
                        <c:v>990.60400000000004</c:v>
                      </c:pt>
                      <c:pt idx="8582" formatCode="General">
                        <c:v>991.60400000000004</c:v>
                      </c:pt>
                      <c:pt idx="8583" formatCode="General">
                        <c:v>992.60400000000004</c:v>
                      </c:pt>
                      <c:pt idx="8584" formatCode="General">
                        <c:v>993.60400000000004</c:v>
                      </c:pt>
                      <c:pt idx="8585" formatCode="General">
                        <c:v>994.60400000000004</c:v>
                      </c:pt>
                      <c:pt idx="8586" formatCode="General">
                        <c:v>995.60400000000004</c:v>
                      </c:pt>
                      <c:pt idx="8587" formatCode="General">
                        <c:v>996.60400000000004</c:v>
                      </c:pt>
                      <c:pt idx="8588" formatCode="General">
                        <c:v>997.60400000000004</c:v>
                      </c:pt>
                      <c:pt idx="8589" formatCode="General">
                        <c:v>998.60400000000004</c:v>
                      </c:pt>
                      <c:pt idx="8590" formatCode="General">
                        <c:v>999.60400000000004</c:v>
                      </c:pt>
                      <c:pt idx="8591">
                        <c:v>1000.6</c:v>
                      </c:pt>
                      <c:pt idx="8592">
                        <c:v>1001.6</c:v>
                      </c:pt>
                      <c:pt idx="8593">
                        <c:v>1002.6</c:v>
                      </c:pt>
                      <c:pt idx="8594">
                        <c:v>1003.6</c:v>
                      </c:pt>
                      <c:pt idx="8595">
                        <c:v>1004.6</c:v>
                      </c:pt>
                      <c:pt idx="8596">
                        <c:v>1005.6</c:v>
                      </c:pt>
                      <c:pt idx="8597">
                        <c:v>1006.6</c:v>
                      </c:pt>
                      <c:pt idx="8598">
                        <c:v>1007.6</c:v>
                      </c:pt>
                      <c:pt idx="8599">
                        <c:v>1008.6</c:v>
                      </c:pt>
                    </c:numCache>
                  </c:numRef>
                </c:xVal>
                <c:yVal>
                  <c:numRef>
                    <c:extLst xmlns:c15="http://schemas.microsoft.com/office/drawing/2012/chart">
                      <c:ext xmlns:c15="http://schemas.microsoft.com/office/drawing/2012/chart" uri="{02D57815-91ED-43cb-92C2-25804820EDAC}">
                        <c15:formulaRef>
                          <c15:sqref>'NT11 (2)'!$F$4:$F$8603</c15:sqref>
                        </c15:formulaRef>
                      </c:ext>
                    </c:extLst>
                    <c:numCache>
                      <c:formatCode>General</c:formatCode>
                      <c:ptCount val="8600"/>
                      <c:pt idx="0">
                        <c:v>300</c:v>
                      </c:pt>
                      <c:pt idx="1">
                        <c:v>300</c:v>
                      </c:pt>
                      <c:pt idx="2">
                        <c:v>300</c:v>
                      </c:pt>
                      <c:pt idx="3">
                        <c:v>300</c:v>
                      </c:pt>
                      <c:pt idx="4">
                        <c:v>300</c:v>
                      </c:pt>
                      <c:pt idx="5">
                        <c:v>300</c:v>
                      </c:pt>
                      <c:pt idx="6">
                        <c:v>300</c:v>
                      </c:pt>
                      <c:pt idx="7">
                        <c:v>300</c:v>
                      </c:pt>
                      <c:pt idx="8">
                        <c:v>300</c:v>
                      </c:pt>
                      <c:pt idx="9">
                        <c:v>300</c:v>
                      </c:pt>
                      <c:pt idx="10">
                        <c:v>300</c:v>
                      </c:pt>
                      <c:pt idx="11">
                        <c:v>300</c:v>
                      </c:pt>
                      <c:pt idx="12">
                        <c:v>300</c:v>
                      </c:pt>
                      <c:pt idx="13">
                        <c:v>300</c:v>
                      </c:pt>
                      <c:pt idx="14">
                        <c:v>300</c:v>
                      </c:pt>
                      <c:pt idx="15">
                        <c:v>300</c:v>
                      </c:pt>
                      <c:pt idx="16">
                        <c:v>300</c:v>
                      </c:pt>
                      <c:pt idx="17">
                        <c:v>300</c:v>
                      </c:pt>
                      <c:pt idx="18">
                        <c:v>300</c:v>
                      </c:pt>
                      <c:pt idx="19">
                        <c:v>300</c:v>
                      </c:pt>
                      <c:pt idx="20">
                        <c:v>300</c:v>
                      </c:pt>
                      <c:pt idx="21">
                        <c:v>300</c:v>
                      </c:pt>
                      <c:pt idx="22">
                        <c:v>300</c:v>
                      </c:pt>
                      <c:pt idx="23">
                        <c:v>300</c:v>
                      </c:pt>
                      <c:pt idx="24">
                        <c:v>300</c:v>
                      </c:pt>
                      <c:pt idx="25">
                        <c:v>300</c:v>
                      </c:pt>
                      <c:pt idx="26">
                        <c:v>300</c:v>
                      </c:pt>
                      <c:pt idx="27">
                        <c:v>300</c:v>
                      </c:pt>
                      <c:pt idx="28">
                        <c:v>300</c:v>
                      </c:pt>
                      <c:pt idx="29">
                        <c:v>300</c:v>
                      </c:pt>
                      <c:pt idx="30">
                        <c:v>300</c:v>
                      </c:pt>
                      <c:pt idx="31">
                        <c:v>300</c:v>
                      </c:pt>
                      <c:pt idx="32">
                        <c:v>300</c:v>
                      </c:pt>
                      <c:pt idx="33">
                        <c:v>300</c:v>
                      </c:pt>
                      <c:pt idx="34">
                        <c:v>300</c:v>
                      </c:pt>
                      <c:pt idx="35">
                        <c:v>300</c:v>
                      </c:pt>
                      <c:pt idx="36">
                        <c:v>300</c:v>
                      </c:pt>
                      <c:pt idx="37">
                        <c:v>300</c:v>
                      </c:pt>
                      <c:pt idx="38">
                        <c:v>300</c:v>
                      </c:pt>
                      <c:pt idx="39">
                        <c:v>300</c:v>
                      </c:pt>
                      <c:pt idx="40">
                        <c:v>300</c:v>
                      </c:pt>
                      <c:pt idx="41">
                        <c:v>300</c:v>
                      </c:pt>
                      <c:pt idx="42">
                        <c:v>300</c:v>
                      </c:pt>
                      <c:pt idx="43">
                        <c:v>300</c:v>
                      </c:pt>
                      <c:pt idx="44">
                        <c:v>300</c:v>
                      </c:pt>
                      <c:pt idx="45">
                        <c:v>300</c:v>
                      </c:pt>
                      <c:pt idx="46">
                        <c:v>300</c:v>
                      </c:pt>
                      <c:pt idx="47">
                        <c:v>300</c:v>
                      </c:pt>
                      <c:pt idx="48">
                        <c:v>300</c:v>
                      </c:pt>
                      <c:pt idx="49">
                        <c:v>300</c:v>
                      </c:pt>
                      <c:pt idx="50">
                        <c:v>300</c:v>
                      </c:pt>
                      <c:pt idx="51">
                        <c:v>300</c:v>
                      </c:pt>
                      <c:pt idx="52">
                        <c:v>300</c:v>
                      </c:pt>
                      <c:pt idx="53">
                        <c:v>300</c:v>
                      </c:pt>
                      <c:pt idx="54">
                        <c:v>300</c:v>
                      </c:pt>
                      <c:pt idx="55">
                        <c:v>300</c:v>
                      </c:pt>
                      <c:pt idx="56">
                        <c:v>300</c:v>
                      </c:pt>
                      <c:pt idx="57">
                        <c:v>300</c:v>
                      </c:pt>
                      <c:pt idx="58">
                        <c:v>300</c:v>
                      </c:pt>
                      <c:pt idx="59">
                        <c:v>300</c:v>
                      </c:pt>
                      <c:pt idx="60">
                        <c:v>300</c:v>
                      </c:pt>
                      <c:pt idx="61">
                        <c:v>300</c:v>
                      </c:pt>
                      <c:pt idx="62">
                        <c:v>300</c:v>
                      </c:pt>
                      <c:pt idx="63">
                        <c:v>300</c:v>
                      </c:pt>
                      <c:pt idx="64">
                        <c:v>300</c:v>
                      </c:pt>
                      <c:pt idx="65">
                        <c:v>300</c:v>
                      </c:pt>
                      <c:pt idx="66">
                        <c:v>300</c:v>
                      </c:pt>
                      <c:pt idx="67">
                        <c:v>300</c:v>
                      </c:pt>
                      <c:pt idx="68">
                        <c:v>300</c:v>
                      </c:pt>
                      <c:pt idx="69">
                        <c:v>300</c:v>
                      </c:pt>
                      <c:pt idx="70">
                        <c:v>300</c:v>
                      </c:pt>
                      <c:pt idx="71">
                        <c:v>300</c:v>
                      </c:pt>
                      <c:pt idx="72">
                        <c:v>300</c:v>
                      </c:pt>
                      <c:pt idx="73">
                        <c:v>300</c:v>
                      </c:pt>
                      <c:pt idx="74">
                        <c:v>300</c:v>
                      </c:pt>
                      <c:pt idx="75">
                        <c:v>300</c:v>
                      </c:pt>
                      <c:pt idx="76">
                        <c:v>300</c:v>
                      </c:pt>
                      <c:pt idx="77">
                        <c:v>300</c:v>
                      </c:pt>
                      <c:pt idx="78">
                        <c:v>300</c:v>
                      </c:pt>
                      <c:pt idx="79">
                        <c:v>300</c:v>
                      </c:pt>
                      <c:pt idx="80">
                        <c:v>300</c:v>
                      </c:pt>
                      <c:pt idx="81">
                        <c:v>300</c:v>
                      </c:pt>
                      <c:pt idx="82">
                        <c:v>300</c:v>
                      </c:pt>
                      <c:pt idx="83">
                        <c:v>300</c:v>
                      </c:pt>
                      <c:pt idx="84">
                        <c:v>300</c:v>
                      </c:pt>
                      <c:pt idx="85">
                        <c:v>300</c:v>
                      </c:pt>
                      <c:pt idx="86">
                        <c:v>300</c:v>
                      </c:pt>
                      <c:pt idx="87">
                        <c:v>300</c:v>
                      </c:pt>
                      <c:pt idx="88">
                        <c:v>300</c:v>
                      </c:pt>
                      <c:pt idx="89">
                        <c:v>300</c:v>
                      </c:pt>
                      <c:pt idx="90">
                        <c:v>300</c:v>
                      </c:pt>
                      <c:pt idx="91">
                        <c:v>300</c:v>
                      </c:pt>
                      <c:pt idx="92">
                        <c:v>300</c:v>
                      </c:pt>
                      <c:pt idx="93">
                        <c:v>300</c:v>
                      </c:pt>
                      <c:pt idx="94">
                        <c:v>300</c:v>
                      </c:pt>
                      <c:pt idx="95">
                        <c:v>300</c:v>
                      </c:pt>
                      <c:pt idx="96">
                        <c:v>300</c:v>
                      </c:pt>
                      <c:pt idx="97">
                        <c:v>300</c:v>
                      </c:pt>
                      <c:pt idx="98">
                        <c:v>300</c:v>
                      </c:pt>
                      <c:pt idx="99">
                        <c:v>300</c:v>
                      </c:pt>
                      <c:pt idx="100">
                        <c:v>300</c:v>
                      </c:pt>
                      <c:pt idx="101">
                        <c:v>300</c:v>
                      </c:pt>
                      <c:pt idx="102">
                        <c:v>300</c:v>
                      </c:pt>
                      <c:pt idx="103">
                        <c:v>300</c:v>
                      </c:pt>
                      <c:pt idx="104">
                        <c:v>300</c:v>
                      </c:pt>
                      <c:pt idx="105">
                        <c:v>300</c:v>
                      </c:pt>
                      <c:pt idx="106">
                        <c:v>300</c:v>
                      </c:pt>
                      <c:pt idx="107">
                        <c:v>300</c:v>
                      </c:pt>
                      <c:pt idx="108">
                        <c:v>300</c:v>
                      </c:pt>
                      <c:pt idx="109">
                        <c:v>300</c:v>
                      </c:pt>
                      <c:pt idx="110">
                        <c:v>300</c:v>
                      </c:pt>
                      <c:pt idx="111">
                        <c:v>300</c:v>
                      </c:pt>
                      <c:pt idx="112">
                        <c:v>300</c:v>
                      </c:pt>
                      <c:pt idx="113">
                        <c:v>300</c:v>
                      </c:pt>
                      <c:pt idx="114">
                        <c:v>300</c:v>
                      </c:pt>
                      <c:pt idx="115">
                        <c:v>300</c:v>
                      </c:pt>
                      <c:pt idx="116">
                        <c:v>300</c:v>
                      </c:pt>
                      <c:pt idx="117">
                        <c:v>300</c:v>
                      </c:pt>
                      <c:pt idx="118">
                        <c:v>300</c:v>
                      </c:pt>
                      <c:pt idx="119">
                        <c:v>300</c:v>
                      </c:pt>
                      <c:pt idx="120">
                        <c:v>300</c:v>
                      </c:pt>
                      <c:pt idx="121">
                        <c:v>300</c:v>
                      </c:pt>
                      <c:pt idx="122">
                        <c:v>300</c:v>
                      </c:pt>
                      <c:pt idx="123">
                        <c:v>300</c:v>
                      </c:pt>
                      <c:pt idx="124">
                        <c:v>300</c:v>
                      </c:pt>
                      <c:pt idx="125">
                        <c:v>300</c:v>
                      </c:pt>
                      <c:pt idx="126">
                        <c:v>300</c:v>
                      </c:pt>
                      <c:pt idx="127">
                        <c:v>300</c:v>
                      </c:pt>
                      <c:pt idx="128">
                        <c:v>300</c:v>
                      </c:pt>
                      <c:pt idx="129">
                        <c:v>300</c:v>
                      </c:pt>
                      <c:pt idx="130">
                        <c:v>300</c:v>
                      </c:pt>
                      <c:pt idx="131">
                        <c:v>300</c:v>
                      </c:pt>
                      <c:pt idx="132">
                        <c:v>300</c:v>
                      </c:pt>
                      <c:pt idx="133">
                        <c:v>300</c:v>
                      </c:pt>
                      <c:pt idx="134">
                        <c:v>300</c:v>
                      </c:pt>
                      <c:pt idx="135">
                        <c:v>300</c:v>
                      </c:pt>
                      <c:pt idx="136">
                        <c:v>300</c:v>
                      </c:pt>
                      <c:pt idx="137">
                        <c:v>300</c:v>
                      </c:pt>
                      <c:pt idx="138">
                        <c:v>300</c:v>
                      </c:pt>
                      <c:pt idx="139">
                        <c:v>300</c:v>
                      </c:pt>
                      <c:pt idx="140">
                        <c:v>300</c:v>
                      </c:pt>
                      <c:pt idx="141">
                        <c:v>300</c:v>
                      </c:pt>
                      <c:pt idx="142">
                        <c:v>300</c:v>
                      </c:pt>
                      <c:pt idx="143">
                        <c:v>300</c:v>
                      </c:pt>
                      <c:pt idx="144">
                        <c:v>300</c:v>
                      </c:pt>
                      <c:pt idx="145">
                        <c:v>300</c:v>
                      </c:pt>
                      <c:pt idx="146">
                        <c:v>300</c:v>
                      </c:pt>
                      <c:pt idx="147">
                        <c:v>300</c:v>
                      </c:pt>
                      <c:pt idx="148">
                        <c:v>300</c:v>
                      </c:pt>
                      <c:pt idx="149">
                        <c:v>300</c:v>
                      </c:pt>
                      <c:pt idx="150">
                        <c:v>300</c:v>
                      </c:pt>
                      <c:pt idx="151">
                        <c:v>300</c:v>
                      </c:pt>
                      <c:pt idx="152">
                        <c:v>300</c:v>
                      </c:pt>
                      <c:pt idx="153">
                        <c:v>300</c:v>
                      </c:pt>
                      <c:pt idx="154">
                        <c:v>300</c:v>
                      </c:pt>
                      <c:pt idx="155">
                        <c:v>300</c:v>
                      </c:pt>
                      <c:pt idx="156">
                        <c:v>300</c:v>
                      </c:pt>
                      <c:pt idx="157">
                        <c:v>300</c:v>
                      </c:pt>
                      <c:pt idx="158">
                        <c:v>300</c:v>
                      </c:pt>
                      <c:pt idx="159">
                        <c:v>300</c:v>
                      </c:pt>
                      <c:pt idx="160">
                        <c:v>300</c:v>
                      </c:pt>
                      <c:pt idx="161">
                        <c:v>300</c:v>
                      </c:pt>
                      <c:pt idx="162">
                        <c:v>300</c:v>
                      </c:pt>
                      <c:pt idx="163">
                        <c:v>300</c:v>
                      </c:pt>
                      <c:pt idx="164">
                        <c:v>300</c:v>
                      </c:pt>
                      <c:pt idx="165">
                        <c:v>300</c:v>
                      </c:pt>
                      <c:pt idx="166">
                        <c:v>300</c:v>
                      </c:pt>
                      <c:pt idx="167">
                        <c:v>300</c:v>
                      </c:pt>
                      <c:pt idx="168">
                        <c:v>300</c:v>
                      </c:pt>
                      <c:pt idx="169">
                        <c:v>300</c:v>
                      </c:pt>
                      <c:pt idx="170">
                        <c:v>300</c:v>
                      </c:pt>
                      <c:pt idx="171">
                        <c:v>300</c:v>
                      </c:pt>
                      <c:pt idx="172">
                        <c:v>300</c:v>
                      </c:pt>
                      <c:pt idx="173">
                        <c:v>300</c:v>
                      </c:pt>
                      <c:pt idx="174">
                        <c:v>300</c:v>
                      </c:pt>
                      <c:pt idx="175">
                        <c:v>300</c:v>
                      </c:pt>
                      <c:pt idx="176">
                        <c:v>300</c:v>
                      </c:pt>
                      <c:pt idx="177">
                        <c:v>300</c:v>
                      </c:pt>
                      <c:pt idx="178">
                        <c:v>300</c:v>
                      </c:pt>
                      <c:pt idx="179">
                        <c:v>300</c:v>
                      </c:pt>
                      <c:pt idx="180">
                        <c:v>300</c:v>
                      </c:pt>
                      <c:pt idx="181">
                        <c:v>300</c:v>
                      </c:pt>
                      <c:pt idx="182">
                        <c:v>300</c:v>
                      </c:pt>
                      <c:pt idx="183">
                        <c:v>300</c:v>
                      </c:pt>
                      <c:pt idx="184">
                        <c:v>300</c:v>
                      </c:pt>
                      <c:pt idx="185">
                        <c:v>300</c:v>
                      </c:pt>
                      <c:pt idx="186">
                        <c:v>300</c:v>
                      </c:pt>
                      <c:pt idx="187">
                        <c:v>300</c:v>
                      </c:pt>
                      <c:pt idx="188">
                        <c:v>300</c:v>
                      </c:pt>
                      <c:pt idx="189">
                        <c:v>300</c:v>
                      </c:pt>
                      <c:pt idx="190">
                        <c:v>300</c:v>
                      </c:pt>
                      <c:pt idx="191">
                        <c:v>300</c:v>
                      </c:pt>
                      <c:pt idx="192">
                        <c:v>300</c:v>
                      </c:pt>
                      <c:pt idx="193">
                        <c:v>300</c:v>
                      </c:pt>
                      <c:pt idx="194">
                        <c:v>300</c:v>
                      </c:pt>
                      <c:pt idx="195">
                        <c:v>300</c:v>
                      </c:pt>
                      <c:pt idx="196">
                        <c:v>300</c:v>
                      </c:pt>
                      <c:pt idx="197">
                        <c:v>300</c:v>
                      </c:pt>
                      <c:pt idx="198">
                        <c:v>300</c:v>
                      </c:pt>
                      <c:pt idx="199">
                        <c:v>300</c:v>
                      </c:pt>
                      <c:pt idx="200">
                        <c:v>300</c:v>
                      </c:pt>
                      <c:pt idx="201">
                        <c:v>300</c:v>
                      </c:pt>
                      <c:pt idx="202">
                        <c:v>300</c:v>
                      </c:pt>
                      <c:pt idx="203">
                        <c:v>300</c:v>
                      </c:pt>
                      <c:pt idx="204">
                        <c:v>300</c:v>
                      </c:pt>
                      <c:pt idx="205">
                        <c:v>300</c:v>
                      </c:pt>
                      <c:pt idx="206">
                        <c:v>300</c:v>
                      </c:pt>
                      <c:pt idx="207">
                        <c:v>300</c:v>
                      </c:pt>
                      <c:pt idx="208">
                        <c:v>300</c:v>
                      </c:pt>
                      <c:pt idx="209">
                        <c:v>300</c:v>
                      </c:pt>
                      <c:pt idx="210">
                        <c:v>300</c:v>
                      </c:pt>
                      <c:pt idx="211">
                        <c:v>300</c:v>
                      </c:pt>
                      <c:pt idx="212">
                        <c:v>300</c:v>
                      </c:pt>
                      <c:pt idx="213">
                        <c:v>300</c:v>
                      </c:pt>
                      <c:pt idx="214">
                        <c:v>300</c:v>
                      </c:pt>
                      <c:pt idx="215">
                        <c:v>300</c:v>
                      </c:pt>
                      <c:pt idx="216">
                        <c:v>300</c:v>
                      </c:pt>
                      <c:pt idx="217">
                        <c:v>300</c:v>
                      </c:pt>
                      <c:pt idx="218">
                        <c:v>300</c:v>
                      </c:pt>
                      <c:pt idx="219">
                        <c:v>300</c:v>
                      </c:pt>
                      <c:pt idx="220">
                        <c:v>300</c:v>
                      </c:pt>
                      <c:pt idx="221">
                        <c:v>300</c:v>
                      </c:pt>
                      <c:pt idx="222">
                        <c:v>300</c:v>
                      </c:pt>
                      <c:pt idx="223">
                        <c:v>300</c:v>
                      </c:pt>
                      <c:pt idx="224">
                        <c:v>300</c:v>
                      </c:pt>
                      <c:pt idx="225">
                        <c:v>300</c:v>
                      </c:pt>
                      <c:pt idx="226">
                        <c:v>300</c:v>
                      </c:pt>
                      <c:pt idx="227">
                        <c:v>300</c:v>
                      </c:pt>
                      <c:pt idx="228">
                        <c:v>300</c:v>
                      </c:pt>
                      <c:pt idx="229">
                        <c:v>300</c:v>
                      </c:pt>
                      <c:pt idx="230">
                        <c:v>300</c:v>
                      </c:pt>
                      <c:pt idx="231">
                        <c:v>300</c:v>
                      </c:pt>
                      <c:pt idx="232">
                        <c:v>300</c:v>
                      </c:pt>
                      <c:pt idx="233">
                        <c:v>300</c:v>
                      </c:pt>
                      <c:pt idx="234">
                        <c:v>300</c:v>
                      </c:pt>
                      <c:pt idx="235">
                        <c:v>300</c:v>
                      </c:pt>
                      <c:pt idx="236">
                        <c:v>300</c:v>
                      </c:pt>
                      <c:pt idx="237">
                        <c:v>300</c:v>
                      </c:pt>
                      <c:pt idx="238">
                        <c:v>300</c:v>
                      </c:pt>
                      <c:pt idx="239">
                        <c:v>300</c:v>
                      </c:pt>
                      <c:pt idx="240">
                        <c:v>300</c:v>
                      </c:pt>
                      <c:pt idx="241">
                        <c:v>300</c:v>
                      </c:pt>
                      <c:pt idx="242">
                        <c:v>300</c:v>
                      </c:pt>
                      <c:pt idx="243">
                        <c:v>300</c:v>
                      </c:pt>
                      <c:pt idx="244">
                        <c:v>300</c:v>
                      </c:pt>
                      <c:pt idx="245">
                        <c:v>300</c:v>
                      </c:pt>
                      <c:pt idx="246">
                        <c:v>300</c:v>
                      </c:pt>
                      <c:pt idx="247">
                        <c:v>300</c:v>
                      </c:pt>
                      <c:pt idx="248">
                        <c:v>300</c:v>
                      </c:pt>
                      <c:pt idx="249">
                        <c:v>300</c:v>
                      </c:pt>
                      <c:pt idx="250">
                        <c:v>300</c:v>
                      </c:pt>
                      <c:pt idx="251">
                        <c:v>300</c:v>
                      </c:pt>
                      <c:pt idx="252">
                        <c:v>300</c:v>
                      </c:pt>
                      <c:pt idx="253">
                        <c:v>300</c:v>
                      </c:pt>
                      <c:pt idx="254">
                        <c:v>300</c:v>
                      </c:pt>
                      <c:pt idx="255">
                        <c:v>300</c:v>
                      </c:pt>
                      <c:pt idx="256">
                        <c:v>300</c:v>
                      </c:pt>
                      <c:pt idx="257">
                        <c:v>300</c:v>
                      </c:pt>
                      <c:pt idx="258">
                        <c:v>300</c:v>
                      </c:pt>
                      <c:pt idx="259">
                        <c:v>300</c:v>
                      </c:pt>
                      <c:pt idx="260">
                        <c:v>300</c:v>
                      </c:pt>
                      <c:pt idx="261">
                        <c:v>300</c:v>
                      </c:pt>
                      <c:pt idx="262">
                        <c:v>300</c:v>
                      </c:pt>
                      <c:pt idx="263">
                        <c:v>300</c:v>
                      </c:pt>
                      <c:pt idx="264">
                        <c:v>300</c:v>
                      </c:pt>
                      <c:pt idx="265">
                        <c:v>300</c:v>
                      </c:pt>
                      <c:pt idx="266">
                        <c:v>300</c:v>
                      </c:pt>
                      <c:pt idx="267">
                        <c:v>300</c:v>
                      </c:pt>
                      <c:pt idx="268">
                        <c:v>300</c:v>
                      </c:pt>
                      <c:pt idx="269">
                        <c:v>300</c:v>
                      </c:pt>
                      <c:pt idx="270">
                        <c:v>300</c:v>
                      </c:pt>
                      <c:pt idx="271">
                        <c:v>300</c:v>
                      </c:pt>
                      <c:pt idx="272">
                        <c:v>300</c:v>
                      </c:pt>
                      <c:pt idx="273">
                        <c:v>300</c:v>
                      </c:pt>
                      <c:pt idx="274">
                        <c:v>300</c:v>
                      </c:pt>
                      <c:pt idx="275">
                        <c:v>300</c:v>
                      </c:pt>
                      <c:pt idx="276">
                        <c:v>300</c:v>
                      </c:pt>
                      <c:pt idx="277">
                        <c:v>300</c:v>
                      </c:pt>
                      <c:pt idx="278">
                        <c:v>300</c:v>
                      </c:pt>
                      <c:pt idx="279">
                        <c:v>300</c:v>
                      </c:pt>
                      <c:pt idx="280">
                        <c:v>300</c:v>
                      </c:pt>
                      <c:pt idx="281">
                        <c:v>300</c:v>
                      </c:pt>
                      <c:pt idx="282">
                        <c:v>300</c:v>
                      </c:pt>
                      <c:pt idx="283">
                        <c:v>300</c:v>
                      </c:pt>
                      <c:pt idx="284">
                        <c:v>300</c:v>
                      </c:pt>
                      <c:pt idx="285">
                        <c:v>300</c:v>
                      </c:pt>
                      <c:pt idx="286">
                        <c:v>300</c:v>
                      </c:pt>
                      <c:pt idx="287">
                        <c:v>300</c:v>
                      </c:pt>
                      <c:pt idx="288">
                        <c:v>300</c:v>
                      </c:pt>
                      <c:pt idx="289">
                        <c:v>300</c:v>
                      </c:pt>
                      <c:pt idx="290">
                        <c:v>300</c:v>
                      </c:pt>
                      <c:pt idx="291">
                        <c:v>300</c:v>
                      </c:pt>
                      <c:pt idx="292">
                        <c:v>300</c:v>
                      </c:pt>
                      <c:pt idx="293">
                        <c:v>300</c:v>
                      </c:pt>
                      <c:pt idx="294">
                        <c:v>300</c:v>
                      </c:pt>
                      <c:pt idx="295">
                        <c:v>300</c:v>
                      </c:pt>
                      <c:pt idx="296">
                        <c:v>300</c:v>
                      </c:pt>
                      <c:pt idx="297">
                        <c:v>300</c:v>
                      </c:pt>
                      <c:pt idx="298">
                        <c:v>300</c:v>
                      </c:pt>
                      <c:pt idx="299">
                        <c:v>300</c:v>
                      </c:pt>
                      <c:pt idx="300">
                        <c:v>300</c:v>
                      </c:pt>
                      <c:pt idx="301">
                        <c:v>300</c:v>
                      </c:pt>
                      <c:pt idx="302">
                        <c:v>300</c:v>
                      </c:pt>
                      <c:pt idx="303">
                        <c:v>300</c:v>
                      </c:pt>
                      <c:pt idx="304">
                        <c:v>300</c:v>
                      </c:pt>
                      <c:pt idx="305">
                        <c:v>300</c:v>
                      </c:pt>
                      <c:pt idx="306">
                        <c:v>300</c:v>
                      </c:pt>
                      <c:pt idx="307">
                        <c:v>300</c:v>
                      </c:pt>
                      <c:pt idx="308">
                        <c:v>300</c:v>
                      </c:pt>
                      <c:pt idx="309">
                        <c:v>300</c:v>
                      </c:pt>
                      <c:pt idx="310">
                        <c:v>300</c:v>
                      </c:pt>
                      <c:pt idx="311">
                        <c:v>300</c:v>
                      </c:pt>
                      <c:pt idx="312">
                        <c:v>300</c:v>
                      </c:pt>
                      <c:pt idx="313">
                        <c:v>300</c:v>
                      </c:pt>
                      <c:pt idx="314">
                        <c:v>300</c:v>
                      </c:pt>
                      <c:pt idx="315">
                        <c:v>300</c:v>
                      </c:pt>
                      <c:pt idx="316">
                        <c:v>300</c:v>
                      </c:pt>
                      <c:pt idx="317">
                        <c:v>300</c:v>
                      </c:pt>
                      <c:pt idx="318">
                        <c:v>300</c:v>
                      </c:pt>
                      <c:pt idx="319">
                        <c:v>300</c:v>
                      </c:pt>
                      <c:pt idx="320">
                        <c:v>300</c:v>
                      </c:pt>
                      <c:pt idx="321">
                        <c:v>300</c:v>
                      </c:pt>
                      <c:pt idx="322">
                        <c:v>300</c:v>
                      </c:pt>
                      <c:pt idx="323">
                        <c:v>300</c:v>
                      </c:pt>
                      <c:pt idx="324">
                        <c:v>300</c:v>
                      </c:pt>
                      <c:pt idx="325">
                        <c:v>300</c:v>
                      </c:pt>
                      <c:pt idx="326">
                        <c:v>300</c:v>
                      </c:pt>
                      <c:pt idx="327">
                        <c:v>300</c:v>
                      </c:pt>
                      <c:pt idx="328">
                        <c:v>300</c:v>
                      </c:pt>
                      <c:pt idx="329">
                        <c:v>300</c:v>
                      </c:pt>
                      <c:pt idx="330">
                        <c:v>300</c:v>
                      </c:pt>
                      <c:pt idx="331">
                        <c:v>300</c:v>
                      </c:pt>
                      <c:pt idx="332">
                        <c:v>300</c:v>
                      </c:pt>
                      <c:pt idx="333">
                        <c:v>300</c:v>
                      </c:pt>
                      <c:pt idx="334">
                        <c:v>300</c:v>
                      </c:pt>
                      <c:pt idx="335">
                        <c:v>300</c:v>
                      </c:pt>
                      <c:pt idx="336">
                        <c:v>300</c:v>
                      </c:pt>
                      <c:pt idx="337">
                        <c:v>300</c:v>
                      </c:pt>
                      <c:pt idx="338">
                        <c:v>300</c:v>
                      </c:pt>
                      <c:pt idx="339">
                        <c:v>300</c:v>
                      </c:pt>
                      <c:pt idx="340">
                        <c:v>300</c:v>
                      </c:pt>
                      <c:pt idx="341">
                        <c:v>300</c:v>
                      </c:pt>
                      <c:pt idx="342">
                        <c:v>300</c:v>
                      </c:pt>
                      <c:pt idx="343">
                        <c:v>300</c:v>
                      </c:pt>
                      <c:pt idx="344">
                        <c:v>300</c:v>
                      </c:pt>
                      <c:pt idx="345">
                        <c:v>300</c:v>
                      </c:pt>
                      <c:pt idx="346">
                        <c:v>300</c:v>
                      </c:pt>
                      <c:pt idx="347">
                        <c:v>300</c:v>
                      </c:pt>
                      <c:pt idx="348">
                        <c:v>300</c:v>
                      </c:pt>
                      <c:pt idx="349">
                        <c:v>300</c:v>
                      </c:pt>
                      <c:pt idx="350">
                        <c:v>300</c:v>
                      </c:pt>
                      <c:pt idx="351">
                        <c:v>300</c:v>
                      </c:pt>
                      <c:pt idx="352">
                        <c:v>300</c:v>
                      </c:pt>
                      <c:pt idx="353">
                        <c:v>300</c:v>
                      </c:pt>
                      <c:pt idx="354">
                        <c:v>300</c:v>
                      </c:pt>
                      <c:pt idx="355">
                        <c:v>300</c:v>
                      </c:pt>
                      <c:pt idx="356">
                        <c:v>300</c:v>
                      </c:pt>
                      <c:pt idx="357">
                        <c:v>300</c:v>
                      </c:pt>
                      <c:pt idx="358">
                        <c:v>300</c:v>
                      </c:pt>
                      <c:pt idx="359">
                        <c:v>300</c:v>
                      </c:pt>
                      <c:pt idx="360">
                        <c:v>300</c:v>
                      </c:pt>
                      <c:pt idx="361">
                        <c:v>300</c:v>
                      </c:pt>
                      <c:pt idx="362">
                        <c:v>300</c:v>
                      </c:pt>
                      <c:pt idx="363">
                        <c:v>300</c:v>
                      </c:pt>
                      <c:pt idx="364">
                        <c:v>300</c:v>
                      </c:pt>
                      <c:pt idx="365">
                        <c:v>300</c:v>
                      </c:pt>
                      <c:pt idx="366">
                        <c:v>300</c:v>
                      </c:pt>
                      <c:pt idx="367">
                        <c:v>300</c:v>
                      </c:pt>
                      <c:pt idx="368">
                        <c:v>300</c:v>
                      </c:pt>
                      <c:pt idx="369">
                        <c:v>300</c:v>
                      </c:pt>
                      <c:pt idx="370">
                        <c:v>300</c:v>
                      </c:pt>
                      <c:pt idx="371">
                        <c:v>300</c:v>
                      </c:pt>
                      <c:pt idx="372">
                        <c:v>300</c:v>
                      </c:pt>
                      <c:pt idx="373">
                        <c:v>300</c:v>
                      </c:pt>
                      <c:pt idx="374">
                        <c:v>300</c:v>
                      </c:pt>
                      <c:pt idx="375">
                        <c:v>300</c:v>
                      </c:pt>
                      <c:pt idx="376">
                        <c:v>300</c:v>
                      </c:pt>
                      <c:pt idx="377">
                        <c:v>300</c:v>
                      </c:pt>
                      <c:pt idx="378">
                        <c:v>300</c:v>
                      </c:pt>
                      <c:pt idx="379">
                        <c:v>300</c:v>
                      </c:pt>
                      <c:pt idx="380">
                        <c:v>300</c:v>
                      </c:pt>
                      <c:pt idx="381">
                        <c:v>300</c:v>
                      </c:pt>
                      <c:pt idx="382">
                        <c:v>300</c:v>
                      </c:pt>
                      <c:pt idx="383">
                        <c:v>300</c:v>
                      </c:pt>
                      <c:pt idx="384">
                        <c:v>300</c:v>
                      </c:pt>
                      <c:pt idx="385">
                        <c:v>300</c:v>
                      </c:pt>
                      <c:pt idx="386">
                        <c:v>300</c:v>
                      </c:pt>
                      <c:pt idx="387">
                        <c:v>300</c:v>
                      </c:pt>
                      <c:pt idx="388">
                        <c:v>300</c:v>
                      </c:pt>
                      <c:pt idx="389">
                        <c:v>300</c:v>
                      </c:pt>
                      <c:pt idx="390">
                        <c:v>300</c:v>
                      </c:pt>
                      <c:pt idx="391">
                        <c:v>300</c:v>
                      </c:pt>
                      <c:pt idx="392">
                        <c:v>300</c:v>
                      </c:pt>
                      <c:pt idx="393">
                        <c:v>300</c:v>
                      </c:pt>
                      <c:pt idx="394">
                        <c:v>300</c:v>
                      </c:pt>
                      <c:pt idx="395">
                        <c:v>300</c:v>
                      </c:pt>
                      <c:pt idx="396">
                        <c:v>300</c:v>
                      </c:pt>
                      <c:pt idx="397">
                        <c:v>300</c:v>
                      </c:pt>
                      <c:pt idx="398">
                        <c:v>300</c:v>
                      </c:pt>
                      <c:pt idx="399">
                        <c:v>300</c:v>
                      </c:pt>
                      <c:pt idx="400">
                        <c:v>300</c:v>
                      </c:pt>
                      <c:pt idx="401">
                        <c:v>300</c:v>
                      </c:pt>
                      <c:pt idx="402">
                        <c:v>300</c:v>
                      </c:pt>
                      <c:pt idx="403">
                        <c:v>300</c:v>
                      </c:pt>
                      <c:pt idx="404">
                        <c:v>300</c:v>
                      </c:pt>
                      <c:pt idx="405">
                        <c:v>300</c:v>
                      </c:pt>
                      <c:pt idx="406">
                        <c:v>300</c:v>
                      </c:pt>
                      <c:pt idx="407">
                        <c:v>300</c:v>
                      </c:pt>
                      <c:pt idx="408">
                        <c:v>300</c:v>
                      </c:pt>
                      <c:pt idx="409">
                        <c:v>300</c:v>
                      </c:pt>
                      <c:pt idx="410">
                        <c:v>300</c:v>
                      </c:pt>
                      <c:pt idx="411">
                        <c:v>300</c:v>
                      </c:pt>
                      <c:pt idx="412">
                        <c:v>300</c:v>
                      </c:pt>
                      <c:pt idx="413">
                        <c:v>300</c:v>
                      </c:pt>
                      <c:pt idx="414">
                        <c:v>300</c:v>
                      </c:pt>
                      <c:pt idx="415">
                        <c:v>300</c:v>
                      </c:pt>
                      <c:pt idx="416">
                        <c:v>300</c:v>
                      </c:pt>
                      <c:pt idx="417">
                        <c:v>300</c:v>
                      </c:pt>
                      <c:pt idx="418">
                        <c:v>300</c:v>
                      </c:pt>
                      <c:pt idx="419">
                        <c:v>300</c:v>
                      </c:pt>
                      <c:pt idx="420">
                        <c:v>300</c:v>
                      </c:pt>
                      <c:pt idx="421">
                        <c:v>300</c:v>
                      </c:pt>
                      <c:pt idx="422">
                        <c:v>300</c:v>
                      </c:pt>
                      <c:pt idx="423">
                        <c:v>300</c:v>
                      </c:pt>
                      <c:pt idx="424">
                        <c:v>300</c:v>
                      </c:pt>
                      <c:pt idx="425">
                        <c:v>300</c:v>
                      </c:pt>
                      <c:pt idx="426">
                        <c:v>300</c:v>
                      </c:pt>
                      <c:pt idx="427">
                        <c:v>300</c:v>
                      </c:pt>
                      <c:pt idx="428">
                        <c:v>300</c:v>
                      </c:pt>
                      <c:pt idx="429">
                        <c:v>300</c:v>
                      </c:pt>
                      <c:pt idx="430">
                        <c:v>300</c:v>
                      </c:pt>
                      <c:pt idx="431">
                        <c:v>300</c:v>
                      </c:pt>
                      <c:pt idx="432">
                        <c:v>300</c:v>
                      </c:pt>
                      <c:pt idx="433">
                        <c:v>300</c:v>
                      </c:pt>
                      <c:pt idx="434">
                        <c:v>300</c:v>
                      </c:pt>
                      <c:pt idx="435">
                        <c:v>300</c:v>
                      </c:pt>
                      <c:pt idx="436">
                        <c:v>300</c:v>
                      </c:pt>
                      <c:pt idx="437">
                        <c:v>300</c:v>
                      </c:pt>
                      <c:pt idx="438">
                        <c:v>300</c:v>
                      </c:pt>
                      <c:pt idx="439">
                        <c:v>300</c:v>
                      </c:pt>
                      <c:pt idx="440">
                        <c:v>300</c:v>
                      </c:pt>
                      <c:pt idx="441">
                        <c:v>300</c:v>
                      </c:pt>
                      <c:pt idx="442">
                        <c:v>300</c:v>
                      </c:pt>
                      <c:pt idx="443">
                        <c:v>300</c:v>
                      </c:pt>
                      <c:pt idx="444">
                        <c:v>300</c:v>
                      </c:pt>
                      <c:pt idx="445">
                        <c:v>300</c:v>
                      </c:pt>
                      <c:pt idx="446">
                        <c:v>300</c:v>
                      </c:pt>
                      <c:pt idx="447">
                        <c:v>300</c:v>
                      </c:pt>
                      <c:pt idx="448">
                        <c:v>300</c:v>
                      </c:pt>
                      <c:pt idx="449">
                        <c:v>300</c:v>
                      </c:pt>
                      <c:pt idx="450">
                        <c:v>300</c:v>
                      </c:pt>
                      <c:pt idx="451">
                        <c:v>300</c:v>
                      </c:pt>
                      <c:pt idx="452">
                        <c:v>300</c:v>
                      </c:pt>
                      <c:pt idx="453">
                        <c:v>300</c:v>
                      </c:pt>
                      <c:pt idx="454">
                        <c:v>300</c:v>
                      </c:pt>
                      <c:pt idx="455">
                        <c:v>300</c:v>
                      </c:pt>
                      <c:pt idx="456">
                        <c:v>300</c:v>
                      </c:pt>
                      <c:pt idx="457">
                        <c:v>300</c:v>
                      </c:pt>
                      <c:pt idx="458">
                        <c:v>300</c:v>
                      </c:pt>
                      <c:pt idx="459">
                        <c:v>300</c:v>
                      </c:pt>
                      <c:pt idx="460">
                        <c:v>300</c:v>
                      </c:pt>
                      <c:pt idx="461">
                        <c:v>300</c:v>
                      </c:pt>
                      <c:pt idx="462">
                        <c:v>300</c:v>
                      </c:pt>
                      <c:pt idx="463">
                        <c:v>300</c:v>
                      </c:pt>
                      <c:pt idx="464">
                        <c:v>300</c:v>
                      </c:pt>
                      <c:pt idx="465">
                        <c:v>300</c:v>
                      </c:pt>
                      <c:pt idx="466">
                        <c:v>300</c:v>
                      </c:pt>
                      <c:pt idx="467">
                        <c:v>300</c:v>
                      </c:pt>
                      <c:pt idx="468">
                        <c:v>300</c:v>
                      </c:pt>
                      <c:pt idx="469">
                        <c:v>300</c:v>
                      </c:pt>
                      <c:pt idx="470">
                        <c:v>300</c:v>
                      </c:pt>
                      <c:pt idx="471">
                        <c:v>300</c:v>
                      </c:pt>
                      <c:pt idx="472">
                        <c:v>300</c:v>
                      </c:pt>
                      <c:pt idx="473">
                        <c:v>300</c:v>
                      </c:pt>
                      <c:pt idx="474">
                        <c:v>300</c:v>
                      </c:pt>
                      <c:pt idx="475">
                        <c:v>300</c:v>
                      </c:pt>
                      <c:pt idx="476">
                        <c:v>300</c:v>
                      </c:pt>
                      <c:pt idx="477">
                        <c:v>300</c:v>
                      </c:pt>
                      <c:pt idx="478">
                        <c:v>300</c:v>
                      </c:pt>
                      <c:pt idx="479">
                        <c:v>300</c:v>
                      </c:pt>
                      <c:pt idx="480">
                        <c:v>300</c:v>
                      </c:pt>
                      <c:pt idx="481">
                        <c:v>300</c:v>
                      </c:pt>
                      <c:pt idx="482">
                        <c:v>300</c:v>
                      </c:pt>
                      <c:pt idx="483">
                        <c:v>300</c:v>
                      </c:pt>
                      <c:pt idx="484">
                        <c:v>300</c:v>
                      </c:pt>
                      <c:pt idx="485">
                        <c:v>300</c:v>
                      </c:pt>
                      <c:pt idx="486">
                        <c:v>300</c:v>
                      </c:pt>
                      <c:pt idx="487">
                        <c:v>300</c:v>
                      </c:pt>
                      <c:pt idx="488">
                        <c:v>300</c:v>
                      </c:pt>
                      <c:pt idx="489">
                        <c:v>300</c:v>
                      </c:pt>
                      <c:pt idx="490">
                        <c:v>300</c:v>
                      </c:pt>
                      <c:pt idx="491">
                        <c:v>300</c:v>
                      </c:pt>
                      <c:pt idx="492">
                        <c:v>300</c:v>
                      </c:pt>
                      <c:pt idx="493">
                        <c:v>300</c:v>
                      </c:pt>
                      <c:pt idx="494">
                        <c:v>300</c:v>
                      </c:pt>
                      <c:pt idx="495">
                        <c:v>300</c:v>
                      </c:pt>
                      <c:pt idx="496">
                        <c:v>300</c:v>
                      </c:pt>
                      <c:pt idx="497">
                        <c:v>300</c:v>
                      </c:pt>
                      <c:pt idx="498">
                        <c:v>300</c:v>
                      </c:pt>
                      <c:pt idx="499">
                        <c:v>300</c:v>
                      </c:pt>
                      <c:pt idx="500">
                        <c:v>300</c:v>
                      </c:pt>
                      <c:pt idx="501">
                        <c:v>300</c:v>
                      </c:pt>
                      <c:pt idx="502">
                        <c:v>300</c:v>
                      </c:pt>
                      <c:pt idx="503">
                        <c:v>300</c:v>
                      </c:pt>
                      <c:pt idx="504">
                        <c:v>300</c:v>
                      </c:pt>
                      <c:pt idx="505">
                        <c:v>300</c:v>
                      </c:pt>
                      <c:pt idx="506">
                        <c:v>300</c:v>
                      </c:pt>
                      <c:pt idx="507">
                        <c:v>300</c:v>
                      </c:pt>
                      <c:pt idx="508">
                        <c:v>300</c:v>
                      </c:pt>
                      <c:pt idx="509">
                        <c:v>300</c:v>
                      </c:pt>
                      <c:pt idx="510">
                        <c:v>300</c:v>
                      </c:pt>
                      <c:pt idx="511">
                        <c:v>300</c:v>
                      </c:pt>
                      <c:pt idx="512">
                        <c:v>300</c:v>
                      </c:pt>
                      <c:pt idx="513">
                        <c:v>300</c:v>
                      </c:pt>
                      <c:pt idx="514">
                        <c:v>300</c:v>
                      </c:pt>
                      <c:pt idx="515">
                        <c:v>300</c:v>
                      </c:pt>
                      <c:pt idx="516">
                        <c:v>300</c:v>
                      </c:pt>
                      <c:pt idx="517">
                        <c:v>300</c:v>
                      </c:pt>
                      <c:pt idx="518">
                        <c:v>300</c:v>
                      </c:pt>
                      <c:pt idx="519">
                        <c:v>300</c:v>
                      </c:pt>
                      <c:pt idx="520">
                        <c:v>300</c:v>
                      </c:pt>
                      <c:pt idx="521">
                        <c:v>300</c:v>
                      </c:pt>
                      <c:pt idx="522">
                        <c:v>300</c:v>
                      </c:pt>
                      <c:pt idx="523">
                        <c:v>300</c:v>
                      </c:pt>
                      <c:pt idx="524">
                        <c:v>300</c:v>
                      </c:pt>
                      <c:pt idx="525">
                        <c:v>300</c:v>
                      </c:pt>
                      <c:pt idx="526">
                        <c:v>300</c:v>
                      </c:pt>
                      <c:pt idx="527">
                        <c:v>300</c:v>
                      </c:pt>
                      <c:pt idx="528">
                        <c:v>300</c:v>
                      </c:pt>
                      <c:pt idx="529">
                        <c:v>300</c:v>
                      </c:pt>
                      <c:pt idx="530">
                        <c:v>300</c:v>
                      </c:pt>
                      <c:pt idx="531">
                        <c:v>300</c:v>
                      </c:pt>
                      <c:pt idx="532">
                        <c:v>300</c:v>
                      </c:pt>
                      <c:pt idx="533">
                        <c:v>300</c:v>
                      </c:pt>
                      <c:pt idx="534">
                        <c:v>300</c:v>
                      </c:pt>
                      <c:pt idx="535">
                        <c:v>300</c:v>
                      </c:pt>
                      <c:pt idx="536">
                        <c:v>300</c:v>
                      </c:pt>
                      <c:pt idx="537">
                        <c:v>300</c:v>
                      </c:pt>
                      <c:pt idx="538">
                        <c:v>300</c:v>
                      </c:pt>
                      <c:pt idx="539">
                        <c:v>300</c:v>
                      </c:pt>
                      <c:pt idx="540">
                        <c:v>300</c:v>
                      </c:pt>
                      <c:pt idx="541">
                        <c:v>300</c:v>
                      </c:pt>
                      <c:pt idx="542">
                        <c:v>300</c:v>
                      </c:pt>
                      <c:pt idx="543">
                        <c:v>300</c:v>
                      </c:pt>
                      <c:pt idx="544">
                        <c:v>300</c:v>
                      </c:pt>
                      <c:pt idx="545">
                        <c:v>300</c:v>
                      </c:pt>
                      <c:pt idx="546">
                        <c:v>300</c:v>
                      </c:pt>
                      <c:pt idx="547">
                        <c:v>300</c:v>
                      </c:pt>
                      <c:pt idx="548">
                        <c:v>300</c:v>
                      </c:pt>
                      <c:pt idx="549">
                        <c:v>300</c:v>
                      </c:pt>
                      <c:pt idx="550">
                        <c:v>300</c:v>
                      </c:pt>
                      <c:pt idx="551">
                        <c:v>300</c:v>
                      </c:pt>
                      <c:pt idx="552">
                        <c:v>300</c:v>
                      </c:pt>
                      <c:pt idx="553">
                        <c:v>300</c:v>
                      </c:pt>
                      <c:pt idx="554">
                        <c:v>300</c:v>
                      </c:pt>
                      <c:pt idx="555">
                        <c:v>300</c:v>
                      </c:pt>
                      <c:pt idx="556">
                        <c:v>300</c:v>
                      </c:pt>
                      <c:pt idx="557">
                        <c:v>300</c:v>
                      </c:pt>
                      <c:pt idx="558">
                        <c:v>300</c:v>
                      </c:pt>
                      <c:pt idx="559">
                        <c:v>300</c:v>
                      </c:pt>
                      <c:pt idx="560">
                        <c:v>300</c:v>
                      </c:pt>
                      <c:pt idx="561">
                        <c:v>300</c:v>
                      </c:pt>
                      <c:pt idx="562">
                        <c:v>300</c:v>
                      </c:pt>
                      <c:pt idx="563">
                        <c:v>300</c:v>
                      </c:pt>
                      <c:pt idx="564">
                        <c:v>300</c:v>
                      </c:pt>
                      <c:pt idx="565">
                        <c:v>300</c:v>
                      </c:pt>
                      <c:pt idx="566">
                        <c:v>300</c:v>
                      </c:pt>
                      <c:pt idx="567">
                        <c:v>300</c:v>
                      </c:pt>
                      <c:pt idx="568">
                        <c:v>300</c:v>
                      </c:pt>
                      <c:pt idx="569">
                        <c:v>300</c:v>
                      </c:pt>
                      <c:pt idx="570">
                        <c:v>300</c:v>
                      </c:pt>
                      <c:pt idx="571">
                        <c:v>300</c:v>
                      </c:pt>
                      <c:pt idx="572">
                        <c:v>300</c:v>
                      </c:pt>
                      <c:pt idx="573">
                        <c:v>300</c:v>
                      </c:pt>
                      <c:pt idx="574">
                        <c:v>300</c:v>
                      </c:pt>
                      <c:pt idx="575">
                        <c:v>300</c:v>
                      </c:pt>
                      <c:pt idx="576">
                        <c:v>300</c:v>
                      </c:pt>
                      <c:pt idx="577">
                        <c:v>300</c:v>
                      </c:pt>
                      <c:pt idx="578">
                        <c:v>300</c:v>
                      </c:pt>
                      <c:pt idx="579">
                        <c:v>300</c:v>
                      </c:pt>
                      <c:pt idx="580">
                        <c:v>300</c:v>
                      </c:pt>
                      <c:pt idx="581">
                        <c:v>300</c:v>
                      </c:pt>
                      <c:pt idx="582">
                        <c:v>300</c:v>
                      </c:pt>
                      <c:pt idx="583">
                        <c:v>300</c:v>
                      </c:pt>
                      <c:pt idx="584">
                        <c:v>300</c:v>
                      </c:pt>
                      <c:pt idx="585">
                        <c:v>300</c:v>
                      </c:pt>
                      <c:pt idx="586">
                        <c:v>300</c:v>
                      </c:pt>
                      <c:pt idx="587">
                        <c:v>300</c:v>
                      </c:pt>
                      <c:pt idx="588">
                        <c:v>300</c:v>
                      </c:pt>
                      <c:pt idx="589">
                        <c:v>300</c:v>
                      </c:pt>
                      <c:pt idx="590">
                        <c:v>300</c:v>
                      </c:pt>
                      <c:pt idx="591">
                        <c:v>300</c:v>
                      </c:pt>
                      <c:pt idx="592">
                        <c:v>300</c:v>
                      </c:pt>
                      <c:pt idx="593">
                        <c:v>300</c:v>
                      </c:pt>
                      <c:pt idx="594">
                        <c:v>300</c:v>
                      </c:pt>
                      <c:pt idx="595">
                        <c:v>300</c:v>
                      </c:pt>
                      <c:pt idx="596">
                        <c:v>300</c:v>
                      </c:pt>
                      <c:pt idx="597">
                        <c:v>300</c:v>
                      </c:pt>
                      <c:pt idx="598">
                        <c:v>300</c:v>
                      </c:pt>
                      <c:pt idx="599">
                        <c:v>300</c:v>
                      </c:pt>
                      <c:pt idx="600">
                        <c:v>300</c:v>
                      </c:pt>
                      <c:pt idx="601">
                        <c:v>300</c:v>
                      </c:pt>
                      <c:pt idx="602">
                        <c:v>300</c:v>
                      </c:pt>
                      <c:pt idx="603">
                        <c:v>300</c:v>
                      </c:pt>
                      <c:pt idx="604">
                        <c:v>300</c:v>
                      </c:pt>
                      <c:pt idx="605">
                        <c:v>300</c:v>
                      </c:pt>
                      <c:pt idx="606">
                        <c:v>300</c:v>
                      </c:pt>
                      <c:pt idx="607">
                        <c:v>300</c:v>
                      </c:pt>
                      <c:pt idx="608">
                        <c:v>300</c:v>
                      </c:pt>
                      <c:pt idx="609">
                        <c:v>300</c:v>
                      </c:pt>
                      <c:pt idx="610">
                        <c:v>300</c:v>
                      </c:pt>
                      <c:pt idx="611">
                        <c:v>300</c:v>
                      </c:pt>
                      <c:pt idx="612">
                        <c:v>300</c:v>
                      </c:pt>
                      <c:pt idx="613">
                        <c:v>300</c:v>
                      </c:pt>
                      <c:pt idx="614">
                        <c:v>300</c:v>
                      </c:pt>
                      <c:pt idx="615">
                        <c:v>300</c:v>
                      </c:pt>
                      <c:pt idx="616">
                        <c:v>300</c:v>
                      </c:pt>
                      <c:pt idx="617">
                        <c:v>300</c:v>
                      </c:pt>
                      <c:pt idx="618">
                        <c:v>300</c:v>
                      </c:pt>
                      <c:pt idx="619">
                        <c:v>300</c:v>
                      </c:pt>
                      <c:pt idx="620">
                        <c:v>300</c:v>
                      </c:pt>
                      <c:pt idx="621">
                        <c:v>300</c:v>
                      </c:pt>
                      <c:pt idx="622">
                        <c:v>300</c:v>
                      </c:pt>
                      <c:pt idx="623">
                        <c:v>300</c:v>
                      </c:pt>
                      <c:pt idx="624">
                        <c:v>300</c:v>
                      </c:pt>
                      <c:pt idx="625">
                        <c:v>300</c:v>
                      </c:pt>
                      <c:pt idx="626">
                        <c:v>300</c:v>
                      </c:pt>
                      <c:pt idx="627">
                        <c:v>300</c:v>
                      </c:pt>
                      <c:pt idx="628">
                        <c:v>300</c:v>
                      </c:pt>
                      <c:pt idx="629">
                        <c:v>300</c:v>
                      </c:pt>
                      <c:pt idx="630">
                        <c:v>300</c:v>
                      </c:pt>
                      <c:pt idx="631">
                        <c:v>300</c:v>
                      </c:pt>
                      <c:pt idx="632">
                        <c:v>300</c:v>
                      </c:pt>
                      <c:pt idx="633">
                        <c:v>300</c:v>
                      </c:pt>
                      <c:pt idx="634">
                        <c:v>300</c:v>
                      </c:pt>
                      <c:pt idx="635">
                        <c:v>300</c:v>
                      </c:pt>
                      <c:pt idx="636">
                        <c:v>300</c:v>
                      </c:pt>
                      <c:pt idx="637">
                        <c:v>300</c:v>
                      </c:pt>
                      <c:pt idx="638">
                        <c:v>300</c:v>
                      </c:pt>
                      <c:pt idx="639">
                        <c:v>300</c:v>
                      </c:pt>
                      <c:pt idx="640">
                        <c:v>300</c:v>
                      </c:pt>
                      <c:pt idx="641">
                        <c:v>300</c:v>
                      </c:pt>
                      <c:pt idx="642">
                        <c:v>300</c:v>
                      </c:pt>
                      <c:pt idx="643">
                        <c:v>300</c:v>
                      </c:pt>
                      <c:pt idx="644">
                        <c:v>300</c:v>
                      </c:pt>
                      <c:pt idx="645">
                        <c:v>300</c:v>
                      </c:pt>
                      <c:pt idx="646">
                        <c:v>300</c:v>
                      </c:pt>
                      <c:pt idx="647">
                        <c:v>300</c:v>
                      </c:pt>
                      <c:pt idx="648">
                        <c:v>300</c:v>
                      </c:pt>
                      <c:pt idx="649">
                        <c:v>300</c:v>
                      </c:pt>
                      <c:pt idx="650">
                        <c:v>300</c:v>
                      </c:pt>
                      <c:pt idx="651">
                        <c:v>300</c:v>
                      </c:pt>
                      <c:pt idx="652">
                        <c:v>300</c:v>
                      </c:pt>
                      <c:pt idx="653">
                        <c:v>300</c:v>
                      </c:pt>
                      <c:pt idx="654">
                        <c:v>300</c:v>
                      </c:pt>
                      <c:pt idx="655">
                        <c:v>300</c:v>
                      </c:pt>
                      <c:pt idx="656">
                        <c:v>300</c:v>
                      </c:pt>
                      <c:pt idx="657">
                        <c:v>300</c:v>
                      </c:pt>
                      <c:pt idx="658">
                        <c:v>300</c:v>
                      </c:pt>
                      <c:pt idx="659">
                        <c:v>300</c:v>
                      </c:pt>
                      <c:pt idx="660">
                        <c:v>300</c:v>
                      </c:pt>
                      <c:pt idx="661">
                        <c:v>300</c:v>
                      </c:pt>
                      <c:pt idx="662">
                        <c:v>300</c:v>
                      </c:pt>
                      <c:pt idx="663">
                        <c:v>300</c:v>
                      </c:pt>
                      <c:pt idx="664">
                        <c:v>300</c:v>
                      </c:pt>
                      <c:pt idx="665">
                        <c:v>300</c:v>
                      </c:pt>
                      <c:pt idx="666">
                        <c:v>300</c:v>
                      </c:pt>
                      <c:pt idx="667">
                        <c:v>300</c:v>
                      </c:pt>
                      <c:pt idx="668">
                        <c:v>300</c:v>
                      </c:pt>
                      <c:pt idx="669">
                        <c:v>300</c:v>
                      </c:pt>
                      <c:pt idx="670">
                        <c:v>300</c:v>
                      </c:pt>
                      <c:pt idx="671">
                        <c:v>300</c:v>
                      </c:pt>
                      <c:pt idx="672">
                        <c:v>300</c:v>
                      </c:pt>
                      <c:pt idx="673">
                        <c:v>300</c:v>
                      </c:pt>
                      <c:pt idx="674">
                        <c:v>300</c:v>
                      </c:pt>
                      <c:pt idx="675">
                        <c:v>300</c:v>
                      </c:pt>
                      <c:pt idx="676">
                        <c:v>300</c:v>
                      </c:pt>
                      <c:pt idx="677">
                        <c:v>300</c:v>
                      </c:pt>
                      <c:pt idx="678">
                        <c:v>300</c:v>
                      </c:pt>
                      <c:pt idx="679">
                        <c:v>300</c:v>
                      </c:pt>
                      <c:pt idx="680">
                        <c:v>300</c:v>
                      </c:pt>
                      <c:pt idx="681">
                        <c:v>300</c:v>
                      </c:pt>
                      <c:pt idx="682">
                        <c:v>300</c:v>
                      </c:pt>
                      <c:pt idx="683">
                        <c:v>300</c:v>
                      </c:pt>
                      <c:pt idx="684">
                        <c:v>300</c:v>
                      </c:pt>
                      <c:pt idx="685">
                        <c:v>300</c:v>
                      </c:pt>
                      <c:pt idx="686">
                        <c:v>300</c:v>
                      </c:pt>
                      <c:pt idx="687">
                        <c:v>300</c:v>
                      </c:pt>
                      <c:pt idx="688">
                        <c:v>300</c:v>
                      </c:pt>
                      <c:pt idx="689">
                        <c:v>300</c:v>
                      </c:pt>
                      <c:pt idx="690">
                        <c:v>300</c:v>
                      </c:pt>
                      <c:pt idx="691">
                        <c:v>300</c:v>
                      </c:pt>
                      <c:pt idx="692">
                        <c:v>300</c:v>
                      </c:pt>
                      <c:pt idx="693">
                        <c:v>300</c:v>
                      </c:pt>
                      <c:pt idx="694">
                        <c:v>300</c:v>
                      </c:pt>
                      <c:pt idx="695">
                        <c:v>300</c:v>
                      </c:pt>
                      <c:pt idx="696">
                        <c:v>300</c:v>
                      </c:pt>
                      <c:pt idx="697">
                        <c:v>300</c:v>
                      </c:pt>
                      <c:pt idx="698">
                        <c:v>300</c:v>
                      </c:pt>
                      <c:pt idx="699">
                        <c:v>300</c:v>
                      </c:pt>
                      <c:pt idx="700">
                        <c:v>300</c:v>
                      </c:pt>
                      <c:pt idx="701">
                        <c:v>300</c:v>
                      </c:pt>
                      <c:pt idx="702">
                        <c:v>300</c:v>
                      </c:pt>
                      <c:pt idx="703">
                        <c:v>300</c:v>
                      </c:pt>
                      <c:pt idx="704">
                        <c:v>300</c:v>
                      </c:pt>
                      <c:pt idx="705">
                        <c:v>300</c:v>
                      </c:pt>
                      <c:pt idx="706">
                        <c:v>300</c:v>
                      </c:pt>
                      <c:pt idx="707">
                        <c:v>300</c:v>
                      </c:pt>
                      <c:pt idx="708">
                        <c:v>300</c:v>
                      </c:pt>
                      <c:pt idx="709">
                        <c:v>300</c:v>
                      </c:pt>
                      <c:pt idx="710">
                        <c:v>300</c:v>
                      </c:pt>
                      <c:pt idx="711">
                        <c:v>300</c:v>
                      </c:pt>
                      <c:pt idx="712">
                        <c:v>300</c:v>
                      </c:pt>
                      <c:pt idx="713">
                        <c:v>300</c:v>
                      </c:pt>
                      <c:pt idx="714">
                        <c:v>300</c:v>
                      </c:pt>
                      <c:pt idx="715">
                        <c:v>300</c:v>
                      </c:pt>
                      <c:pt idx="716">
                        <c:v>300</c:v>
                      </c:pt>
                      <c:pt idx="717">
                        <c:v>300</c:v>
                      </c:pt>
                      <c:pt idx="718">
                        <c:v>300</c:v>
                      </c:pt>
                      <c:pt idx="719">
                        <c:v>300</c:v>
                      </c:pt>
                      <c:pt idx="720">
                        <c:v>300</c:v>
                      </c:pt>
                      <c:pt idx="721">
                        <c:v>300</c:v>
                      </c:pt>
                      <c:pt idx="722">
                        <c:v>300</c:v>
                      </c:pt>
                      <c:pt idx="723">
                        <c:v>300</c:v>
                      </c:pt>
                      <c:pt idx="724">
                        <c:v>300</c:v>
                      </c:pt>
                      <c:pt idx="725">
                        <c:v>300</c:v>
                      </c:pt>
                      <c:pt idx="726">
                        <c:v>300</c:v>
                      </c:pt>
                      <c:pt idx="727">
                        <c:v>300</c:v>
                      </c:pt>
                      <c:pt idx="728">
                        <c:v>300</c:v>
                      </c:pt>
                      <c:pt idx="729">
                        <c:v>300</c:v>
                      </c:pt>
                      <c:pt idx="730">
                        <c:v>300</c:v>
                      </c:pt>
                      <c:pt idx="731">
                        <c:v>300</c:v>
                      </c:pt>
                      <c:pt idx="732">
                        <c:v>300</c:v>
                      </c:pt>
                      <c:pt idx="733">
                        <c:v>300</c:v>
                      </c:pt>
                      <c:pt idx="734">
                        <c:v>300</c:v>
                      </c:pt>
                      <c:pt idx="735">
                        <c:v>300</c:v>
                      </c:pt>
                      <c:pt idx="736">
                        <c:v>300</c:v>
                      </c:pt>
                      <c:pt idx="737">
                        <c:v>300</c:v>
                      </c:pt>
                      <c:pt idx="738">
                        <c:v>300</c:v>
                      </c:pt>
                      <c:pt idx="739">
                        <c:v>300</c:v>
                      </c:pt>
                      <c:pt idx="740">
                        <c:v>300</c:v>
                      </c:pt>
                      <c:pt idx="741">
                        <c:v>300</c:v>
                      </c:pt>
                      <c:pt idx="742">
                        <c:v>300</c:v>
                      </c:pt>
                      <c:pt idx="743">
                        <c:v>300</c:v>
                      </c:pt>
                      <c:pt idx="744">
                        <c:v>300</c:v>
                      </c:pt>
                      <c:pt idx="745">
                        <c:v>300</c:v>
                      </c:pt>
                      <c:pt idx="746">
                        <c:v>300</c:v>
                      </c:pt>
                      <c:pt idx="747">
                        <c:v>300</c:v>
                      </c:pt>
                      <c:pt idx="748">
                        <c:v>300</c:v>
                      </c:pt>
                      <c:pt idx="749">
                        <c:v>300</c:v>
                      </c:pt>
                      <c:pt idx="750">
                        <c:v>300</c:v>
                      </c:pt>
                      <c:pt idx="751">
                        <c:v>300</c:v>
                      </c:pt>
                      <c:pt idx="752">
                        <c:v>300</c:v>
                      </c:pt>
                      <c:pt idx="753">
                        <c:v>300</c:v>
                      </c:pt>
                      <c:pt idx="754">
                        <c:v>300</c:v>
                      </c:pt>
                      <c:pt idx="755">
                        <c:v>300</c:v>
                      </c:pt>
                      <c:pt idx="756">
                        <c:v>300</c:v>
                      </c:pt>
                      <c:pt idx="757">
                        <c:v>300</c:v>
                      </c:pt>
                      <c:pt idx="758">
                        <c:v>300</c:v>
                      </c:pt>
                      <c:pt idx="759">
                        <c:v>300</c:v>
                      </c:pt>
                      <c:pt idx="760">
                        <c:v>300</c:v>
                      </c:pt>
                      <c:pt idx="761">
                        <c:v>300</c:v>
                      </c:pt>
                      <c:pt idx="762">
                        <c:v>300</c:v>
                      </c:pt>
                      <c:pt idx="763">
                        <c:v>300</c:v>
                      </c:pt>
                      <c:pt idx="764">
                        <c:v>300</c:v>
                      </c:pt>
                      <c:pt idx="765">
                        <c:v>300</c:v>
                      </c:pt>
                      <c:pt idx="766">
                        <c:v>300</c:v>
                      </c:pt>
                      <c:pt idx="767">
                        <c:v>300</c:v>
                      </c:pt>
                      <c:pt idx="768">
                        <c:v>300</c:v>
                      </c:pt>
                      <c:pt idx="769">
                        <c:v>300</c:v>
                      </c:pt>
                      <c:pt idx="770">
                        <c:v>300</c:v>
                      </c:pt>
                      <c:pt idx="771">
                        <c:v>300</c:v>
                      </c:pt>
                      <c:pt idx="772">
                        <c:v>300</c:v>
                      </c:pt>
                      <c:pt idx="773">
                        <c:v>300</c:v>
                      </c:pt>
                      <c:pt idx="774">
                        <c:v>300</c:v>
                      </c:pt>
                      <c:pt idx="775">
                        <c:v>300</c:v>
                      </c:pt>
                      <c:pt idx="776">
                        <c:v>300</c:v>
                      </c:pt>
                      <c:pt idx="777">
                        <c:v>300</c:v>
                      </c:pt>
                      <c:pt idx="778">
                        <c:v>300</c:v>
                      </c:pt>
                      <c:pt idx="779">
                        <c:v>300</c:v>
                      </c:pt>
                      <c:pt idx="780">
                        <c:v>300</c:v>
                      </c:pt>
                      <c:pt idx="781">
                        <c:v>300</c:v>
                      </c:pt>
                      <c:pt idx="782">
                        <c:v>300</c:v>
                      </c:pt>
                      <c:pt idx="783">
                        <c:v>300</c:v>
                      </c:pt>
                      <c:pt idx="784">
                        <c:v>300</c:v>
                      </c:pt>
                      <c:pt idx="785">
                        <c:v>300</c:v>
                      </c:pt>
                      <c:pt idx="786">
                        <c:v>300</c:v>
                      </c:pt>
                      <c:pt idx="787">
                        <c:v>300</c:v>
                      </c:pt>
                      <c:pt idx="788">
                        <c:v>300</c:v>
                      </c:pt>
                      <c:pt idx="789">
                        <c:v>300</c:v>
                      </c:pt>
                      <c:pt idx="790">
                        <c:v>300</c:v>
                      </c:pt>
                      <c:pt idx="791">
                        <c:v>300</c:v>
                      </c:pt>
                      <c:pt idx="792">
                        <c:v>300</c:v>
                      </c:pt>
                      <c:pt idx="793">
                        <c:v>300</c:v>
                      </c:pt>
                      <c:pt idx="794">
                        <c:v>300</c:v>
                      </c:pt>
                      <c:pt idx="795">
                        <c:v>300</c:v>
                      </c:pt>
                      <c:pt idx="796">
                        <c:v>300</c:v>
                      </c:pt>
                      <c:pt idx="797">
                        <c:v>300</c:v>
                      </c:pt>
                      <c:pt idx="798">
                        <c:v>300</c:v>
                      </c:pt>
                      <c:pt idx="799">
                        <c:v>300</c:v>
                      </c:pt>
                      <c:pt idx="800">
                        <c:v>300</c:v>
                      </c:pt>
                      <c:pt idx="801">
                        <c:v>300</c:v>
                      </c:pt>
                      <c:pt idx="802">
                        <c:v>300</c:v>
                      </c:pt>
                      <c:pt idx="803">
                        <c:v>300</c:v>
                      </c:pt>
                      <c:pt idx="804">
                        <c:v>300</c:v>
                      </c:pt>
                      <c:pt idx="805">
                        <c:v>300</c:v>
                      </c:pt>
                      <c:pt idx="806">
                        <c:v>300</c:v>
                      </c:pt>
                      <c:pt idx="807">
                        <c:v>300</c:v>
                      </c:pt>
                      <c:pt idx="808">
                        <c:v>300</c:v>
                      </c:pt>
                      <c:pt idx="809">
                        <c:v>300</c:v>
                      </c:pt>
                      <c:pt idx="810">
                        <c:v>300</c:v>
                      </c:pt>
                      <c:pt idx="811">
                        <c:v>300</c:v>
                      </c:pt>
                      <c:pt idx="812">
                        <c:v>300</c:v>
                      </c:pt>
                      <c:pt idx="813">
                        <c:v>300</c:v>
                      </c:pt>
                      <c:pt idx="814">
                        <c:v>300</c:v>
                      </c:pt>
                      <c:pt idx="815">
                        <c:v>300</c:v>
                      </c:pt>
                      <c:pt idx="816">
                        <c:v>300</c:v>
                      </c:pt>
                      <c:pt idx="817">
                        <c:v>300</c:v>
                      </c:pt>
                      <c:pt idx="818">
                        <c:v>300</c:v>
                      </c:pt>
                      <c:pt idx="819">
                        <c:v>300</c:v>
                      </c:pt>
                      <c:pt idx="820">
                        <c:v>300</c:v>
                      </c:pt>
                      <c:pt idx="821">
                        <c:v>300</c:v>
                      </c:pt>
                      <c:pt idx="822">
                        <c:v>300</c:v>
                      </c:pt>
                      <c:pt idx="823">
                        <c:v>300</c:v>
                      </c:pt>
                      <c:pt idx="824">
                        <c:v>300</c:v>
                      </c:pt>
                      <c:pt idx="825">
                        <c:v>300</c:v>
                      </c:pt>
                      <c:pt idx="826">
                        <c:v>300</c:v>
                      </c:pt>
                      <c:pt idx="827">
                        <c:v>300</c:v>
                      </c:pt>
                      <c:pt idx="828">
                        <c:v>300</c:v>
                      </c:pt>
                      <c:pt idx="829">
                        <c:v>300</c:v>
                      </c:pt>
                      <c:pt idx="830">
                        <c:v>300</c:v>
                      </c:pt>
                      <c:pt idx="831">
                        <c:v>300</c:v>
                      </c:pt>
                      <c:pt idx="832">
                        <c:v>300</c:v>
                      </c:pt>
                      <c:pt idx="833">
                        <c:v>300</c:v>
                      </c:pt>
                      <c:pt idx="834">
                        <c:v>300</c:v>
                      </c:pt>
                      <c:pt idx="835">
                        <c:v>300</c:v>
                      </c:pt>
                      <c:pt idx="836">
                        <c:v>300</c:v>
                      </c:pt>
                      <c:pt idx="837">
                        <c:v>300</c:v>
                      </c:pt>
                      <c:pt idx="838">
                        <c:v>300</c:v>
                      </c:pt>
                      <c:pt idx="839">
                        <c:v>300</c:v>
                      </c:pt>
                      <c:pt idx="840">
                        <c:v>300</c:v>
                      </c:pt>
                      <c:pt idx="841">
                        <c:v>300</c:v>
                      </c:pt>
                      <c:pt idx="842">
                        <c:v>300</c:v>
                      </c:pt>
                      <c:pt idx="843">
                        <c:v>300</c:v>
                      </c:pt>
                      <c:pt idx="844">
                        <c:v>300</c:v>
                      </c:pt>
                      <c:pt idx="845">
                        <c:v>300</c:v>
                      </c:pt>
                      <c:pt idx="846">
                        <c:v>300</c:v>
                      </c:pt>
                      <c:pt idx="847">
                        <c:v>300</c:v>
                      </c:pt>
                      <c:pt idx="848">
                        <c:v>300</c:v>
                      </c:pt>
                      <c:pt idx="849">
                        <c:v>300</c:v>
                      </c:pt>
                      <c:pt idx="850">
                        <c:v>300</c:v>
                      </c:pt>
                      <c:pt idx="851">
                        <c:v>300</c:v>
                      </c:pt>
                      <c:pt idx="852">
                        <c:v>300</c:v>
                      </c:pt>
                      <c:pt idx="853">
                        <c:v>300</c:v>
                      </c:pt>
                      <c:pt idx="854">
                        <c:v>300</c:v>
                      </c:pt>
                      <c:pt idx="855">
                        <c:v>300</c:v>
                      </c:pt>
                      <c:pt idx="856">
                        <c:v>300</c:v>
                      </c:pt>
                      <c:pt idx="857">
                        <c:v>300</c:v>
                      </c:pt>
                      <c:pt idx="858">
                        <c:v>300</c:v>
                      </c:pt>
                      <c:pt idx="859">
                        <c:v>300</c:v>
                      </c:pt>
                      <c:pt idx="860">
                        <c:v>300</c:v>
                      </c:pt>
                      <c:pt idx="861">
                        <c:v>300</c:v>
                      </c:pt>
                      <c:pt idx="862">
                        <c:v>300</c:v>
                      </c:pt>
                      <c:pt idx="863">
                        <c:v>300</c:v>
                      </c:pt>
                      <c:pt idx="864">
                        <c:v>300</c:v>
                      </c:pt>
                      <c:pt idx="865">
                        <c:v>300</c:v>
                      </c:pt>
                      <c:pt idx="866">
                        <c:v>300</c:v>
                      </c:pt>
                      <c:pt idx="867">
                        <c:v>300</c:v>
                      </c:pt>
                      <c:pt idx="868">
                        <c:v>300</c:v>
                      </c:pt>
                      <c:pt idx="869">
                        <c:v>300</c:v>
                      </c:pt>
                      <c:pt idx="870">
                        <c:v>300</c:v>
                      </c:pt>
                      <c:pt idx="871">
                        <c:v>300</c:v>
                      </c:pt>
                      <c:pt idx="872">
                        <c:v>300</c:v>
                      </c:pt>
                      <c:pt idx="873">
                        <c:v>300</c:v>
                      </c:pt>
                      <c:pt idx="874">
                        <c:v>300</c:v>
                      </c:pt>
                      <c:pt idx="875">
                        <c:v>300</c:v>
                      </c:pt>
                      <c:pt idx="876">
                        <c:v>300</c:v>
                      </c:pt>
                      <c:pt idx="877">
                        <c:v>300</c:v>
                      </c:pt>
                      <c:pt idx="878">
                        <c:v>300</c:v>
                      </c:pt>
                      <c:pt idx="879">
                        <c:v>300</c:v>
                      </c:pt>
                      <c:pt idx="880">
                        <c:v>300</c:v>
                      </c:pt>
                      <c:pt idx="881">
                        <c:v>300</c:v>
                      </c:pt>
                      <c:pt idx="882">
                        <c:v>300</c:v>
                      </c:pt>
                      <c:pt idx="883">
                        <c:v>300</c:v>
                      </c:pt>
                      <c:pt idx="884">
                        <c:v>300</c:v>
                      </c:pt>
                      <c:pt idx="885">
                        <c:v>300</c:v>
                      </c:pt>
                      <c:pt idx="886">
                        <c:v>300</c:v>
                      </c:pt>
                      <c:pt idx="887">
                        <c:v>300</c:v>
                      </c:pt>
                      <c:pt idx="888">
                        <c:v>300</c:v>
                      </c:pt>
                      <c:pt idx="889">
                        <c:v>300</c:v>
                      </c:pt>
                      <c:pt idx="890">
                        <c:v>300</c:v>
                      </c:pt>
                      <c:pt idx="891">
                        <c:v>300</c:v>
                      </c:pt>
                      <c:pt idx="892">
                        <c:v>300</c:v>
                      </c:pt>
                      <c:pt idx="893">
                        <c:v>300</c:v>
                      </c:pt>
                      <c:pt idx="894">
                        <c:v>300</c:v>
                      </c:pt>
                      <c:pt idx="895">
                        <c:v>300</c:v>
                      </c:pt>
                      <c:pt idx="896">
                        <c:v>300</c:v>
                      </c:pt>
                      <c:pt idx="897">
                        <c:v>300</c:v>
                      </c:pt>
                      <c:pt idx="898">
                        <c:v>300</c:v>
                      </c:pt>
                      <c:pt idx="899">
                        <c:v>300</c:v>
                      </c:pt>
                      <c:pt idx="900">
                        <c:v>300</c:v>
                      </c:pt>
                      <c:pt idx="901">
                        <c:v>300</c:v>
                      </c:pt>
                      <c:pt idx="902">
                        <c:v>300</c:v>
                      </c:pt>
                      <c:pt idx="903">
                        <c:v>300</c:v>
                      </c:pt>
                      <c:pt idx="904">
                        <c:v>300</c:v>
                      </c:pt>
                      <c:pt idx="905">
                        <c:v>300</c:v>
                      </c:pt>
                      <c:pt idx="906">
                        <c:v>300</c:v>
                      </c:pt>
                      <c:pt idx="907">
                        <c:v>300</c:v>
                      </c:pt>
                      <c:pt idx="908">
                        <c:v>300</c:v>
                      </c:pt>
                      <c:pt idx="909">
                        <c:v>300</c:v>
                      </c:pt>
                      <c:pt idx="910">
                        <c:v>300</c:v>
                      </c:pt>
                      <c:pt idx="911">
                        <c:v>300</c:v>
                      </c:pt>
                      <c:pt idx="912">
                        <c:v>300</c:v>
                      </c:pt>
                      <c:pt idx="913">
                        <c:v>300</c:v>
                      </c:pt>
                      <c:pt idx="914">
                        <c:v>300</c:v>
                      </c:pt>
                      <c:pt idx="915">
                        <c:v>300</c:v>
                      </c:pt>
                      <c:pt idx="916">
                        <c:v>300</c:v>
                      </c:pt>
                      <c:pt idx="917">
                        <c:v>300</c:v>
                      </c:pt>
                      <c:pt idx="918">
                        <c:v>300</c:v>
                      </c:pt>
                      <c:pt idx="919">
                        <c:v>300</c:v>
                      </c:pt>
                      <c:pt idx="920">
                        <c:v>300</c:v>
                      </c:pt>
                      <c:pt idx="921">
                        <c:v>300</c:v>
                      </c:pt>
                      <c:pt idx="922">
                        <c:v>300</c:v>
                      </c:pt>
                      <c:pt idx="923">
                        <c:v>300</c:v>
                      </c:pt>
                      <c:pt idx="924">
                        <c:v>300</c:v>
                      </c:pt>
                      <c:pt idx="925">
                        <c:v>300</c:v>
                      </c:pt>
                      <c:pt idx="926">
                        <c:v>300</c:v>
                      </c:pt>
                      <c:pt idx="927">
                        <c:v>300</c:v>
                      </c:pt>
                      <c:pt idx="928">
                        <c:v>300</c:v>
                      </c:pt>
                      <c:pt idx="929">
                        <c:v>300</c:v>
                      </c:pt>
                      <c:pt idx="930">
                        <c:v>300</c:v>
                      </c:pt>
                      <c:pt idx="931">
                        <c:v>300</c:v>
                      </c:pt>
                      <c:pt idx="932">
                        <c:v>300</c:v>
                      </c:pt>
                      <c:pt idx="933">
                        <c:v>300</c:v>
                      </c:pt>
                      <c:pt idx="934">
                        <c:v>300</c:v>
                      </c:pt>
                      <c:pt idx="935">
                        <c:v>300</c:v>
                      </c:pt>
                      <c:pt idx="936">
                        <c:v>300</c:v>
                      </c:pt>
                      <c:pt idx="937">
                        <c:v>300</c:v>
                      </c:pt>
                      <c:pt idx="938">
                        <c:v>300</c:v>
                      </c:pt>
                      <c:pt idx="939">
                        <c:v>300</c:v>
                      </c:pt>
                      <c:pt idx="940">
                        <c:v>300</c:v>
                      </c:pt>
                      <c:pt idx="941">
                        <c:v>300</c:v>
                      </c:pt>
                      <c:pt idx="942">
                        <c:v>300</c:v>
                      </c:pt>
                      <c:pt idx="943">
                        <c:v>300</c:v>
                      </c:pt>
                      <c:pt idx="944">
                        <c:v>300</c:v>
                      </c:pt>
                      <c:pt idx="945">
                        <c:v>300</c:v>
                      </c:pt>
                      <c:pt idx="946">
                        <c:v>300</c:v>
                      </c:pt>
                      <c:pt idx="947">
                        <c:v>300</c:v>
                      </c:pt>
                      <c:pt idx="948">
                        <c:v>300</c:v>
                      </c:pt>
                      <c:pt idx="949">
                        <c:v>300</c:v>
                      </c:pt>
                      <c:pt idx="950">
                        <c:v>300</c:v>
                      </c:pt>
                      <c:pt idx="951">
                        <c:v>300</c:v>
                      </c:pt>
                      <c:pt idx="952">
                        <c:v>300</c:v>
                      </c:pt>
                      <c:pt idx="953">
                        <c:v>300</c:v>
                      </c:pt>
                      <c:pt idx="954">
                        <c:v>300</c:v>
                      </c:pt>
                      <c:pt idx="955">
                        <c:v>300</c:v>
                      </c:pt>
                      <c:pt idx="956">
                        <c:v>300</c:v>
                      </c:pt>
                      <c:pt idx="957">
                        <c:v>300</c:v>
                      </c:pt>
                      <c:pt idx="958">
                        <c:v>300</c:v>
                      </c:pt>
                      <c:pt idx="959">
                        <c:v>300</c:v>
                      </c:pt>
                      <c:pt idx="960">
                        <c:v>300</c:v>
                      </c:pt>
                      <c:pt idx="961">
                        <c:v>300</c:v>
                      </c:pt>
                      <c:pt idx="962">
                        <c:v>300</c:v>
                      </c:pt>
                      <c:pt idx="963">
                        <c:v>300</c:v>
                      </c:pt>
                      <c:pt idx="964">
                        <c:v>300</c:v>
                      </c:pt>
                      <c:pt idx="965">
                        <c:v>300</c:v>
                      </c:pt>
                      <c:pt idx="966">
                        <c:v>300</c:v>
                      </c:pt>
                      <c:pt idx="967">
                        <c:v>300</c:v>
                      </c:pt>
                      <c:pt idx="968">
                        <c:v>300</c:v>
                      </c:pt>
                      <c:pt idx="969">
                        <c:v>300</c:v>
                      </c:pt>
                      <c:pt idx="970">
                        <c:v>300</c:v>
                      </c:pt>
                      <c:pt idx="971">
                        <c:v>300</c:v>
                      </c:pt>
                      <c:pt idx="972">
                        <c:v>300</c:v>
                      </c:pt>
                      <c:pt idx="973">
                        <c:v>300</c:v>
                      </c:pt>
                      <c:pt idx="974">
                        <c:v>300</c:v>
                      </c:pt>
                      <c:pt idx="975">
                        <c:v>300</c:v>
                      </c:pt>
                      <c:pt idx="976">
                        <c:v>300</c:v>
                      </c:pt>
                      <c:pt idx="977">
                        <c:v>300</c:v>
                      </c:pt>
                      <c:pt idx="978">
                        <c:v>300</c:v>
                      </c:pt>
                      <c:pt idx="979">
                        <c:v>300</c:v>
                      </c:pt>
                      <c:pt idx="980">
                        <c:v>300</c:v>
                      </c:pt>
                      <c:pt idx="981">
                        <c:v>300</c:v>
                      </c:pt>
                      <c:pt idx="982">
                        <c:v>300</c:v>
                      </c:pt>
                      <c:pt idx="983">
                        <c:v>300</c:v>
                      </c:pt>
                      <c:pt idx="984">
                        <c:v>300</c:v>
                      </c:pt>
                      <c:pt idx="985">
                        <c:v>300</c:v>
                      </c:pt>
                      <c:pt idx="986">
                        <c:v>300</c:v>
                      </c:pt>
                      <c:pt idx="987">
                        <c:v>300</c:v>
                      </c:pt>
                      <c:pt idx="988">
                        <c:v>300</c:v>
                      </c:pt>
                      <c:pt idx="989">
                        <c:v>300</c:v>
                      </c:pt>
                      <c:pt idx="990">
                        <c:v>300</c:v>
                      </c:pt>
                      <c:pt idx="991">
                        <c:v>300</c:v>
                      </c:pt>
                      <c:pt idx="992">
                        <c:v>300</c:v>
                      </c:pt>
                      <c:pt idx="993">
                        <c:v>300</c:v>
                      </c:pt>
                      <c:pt idx="994">
                        <c:v>300</c:v>
                      </c:pt>
                      <c:pt idx="995">
                        <c:v>300</c:v>
                      </c:pt>
                      <c:pt idx="996">
                        <c:v>300</c:v>
                      </c:pt>
                      <c:pt idx="997">
                        <c:v>300</c:v>
                      </c:pt>
                      <c:pt idx="998">
                        <c:v>300</c:v>
                      </c:pt>
                      <c:pt idx="999">
                        <c:v>300</c:v>
                      </c:pt>
                      <c:pt idx="1000">
                        <c:v>300</c:v>
                      </c:pt>
                      <c:pt idx="1001">
                        <c:v>300</c:v>
                      </c:pt>
                      <c:pt idx="1002">
                        <c:v>300</c:v>
                      </c:pt>
                      <c:pt idx="1003">
                        <c:v>300</c:v>
                      </c:pt>
                      <c:pt idx="1004">
                        <c:v>300</c:v>
                      </c:pt>
                      <c:pt idx="1005">
                        <c:v>300</c:v>
                      </c:pt>
                      <c:pt idx="1006">
                        <c:v>300</c:v>
                      </c:pt>
                      <c:pt idx="1007">
                        <c:v>300</c:v>
                      </c:pt>
                      <c:pt idx="1008">
                        <c:v>300</c:v>
                      </c:pt>
                      <c:pt idx="1009">
                        <c:v>300</c:v>
                      </c:pt>
                      <c:pt idx="1010">
                        <c:v>300</c:v>
                      </c:pt>
                      <c:pt idx="1011">
                        <c:v>300</c:v>
                      </c:pt>
                      <c:pt idx="1012">
                        <c:v>300</c:v>
                      </c:pt>
                      <c:pt idx="1013">
                        <c:v>300</c:v>
                      </c:pt>
                      <c:pt idx="1014">
                        <c:v>300</c:v>
                      </c:pt>
                      <c:pt idx="1015">
                        <c:v>300</c:v>
                      </c:pt>
                      <c:pt idx="1016">
                        <c:v>300</c:v>
                      </c:pt>
                      <c:pt idx="1017">
                        <c:v>300</c:v>
                      </c:pt>
                      <c:pt idx="1018">
                        <c:v>300</c:v>
                      </c:pt>
                      <c:pt idx="1019">
                        <c:v>300</c:v>
                      </c:pt>
                      <c:pt idx="1020">
                        <c:v>300</c:v>
                      </c:pt>
                      <c:pt idx="1021">
                        <c:v>300</c:v>
                      </c:pt>
                      <c:pt idx="1022">
                        <c:v>300</c:v>
                      </c:pt>
                      <c:pt idx="1023">
                        <c:v>300</c:v>
                      </c:pt>
                      <c:pt idx="1024">
                        <c:v>300</c:v>
                      </c:pt>
                      <c:pt idx="1025">
                        <c:v>300</c:v>
                      </c:pt>
                      <c:pt idx="1026">
                        <c:v>300</c:v>
                      </c:pt>
                      <c:pt idx="1027">
                        <c:v>300</c:v>
                      </c:pt>
                      <c:pt idx="1028">
                        <c:v>300</c:v>
                      </c:pt>
                      <c:pt idx="1029">
                        <c:v>300</c:v>
                      </c:pt>
                      <c:pt idx="1030">
                        <c:v>300</c:v>
                      </c:pt>
                      <c:pt idx="1031">
                        <c:v>300</c:v>
                      </c:pt>
                      <c:pt idx="1032">
                        <c:v>300</c:v>
                      </c:pt>
                      <c:pt idx="1033">
                        <c:v>300</c:v>
                      </c:pt>
                      <c:pt idx="1034">
                        <c:v>300</c:v>
                      </c:pt>
                      <c:pt idx="1035">
                        <c:v>300</c:v>
                      </c:pt>
                      <c:pt idx="1036">
                        <c:v>300</c:v>
                      </c:pt>
                      <c:pt idx="1037">
                        <c:v>300</c:v>
                      </c:pt>
                      <c:pt idx="1038">
                        <c:v>300</c:v>
                      </c:pt>
                      <c:pt idx="1039">
                        <c:v>300</c:v>
                      </c:pt>
                      <c:pt idx="1040">
                        <c:v>300</c:v>
                      </c:pt>
                      <c:pt idx="1041">
                        <c:v>300</c:v>
                      </c:pt>
                      <c:pt idx="1042">
                        <c:v>300</c:v>
                      </c:pt>
                      <c:pt idx="1043">
                        <c:v>300</c:v>
                      </c:pt>
                      <c:pt idx="1044">
                        <c:v>300</c:v>
                      </c:pt>
                      <c:pt idx="1045">
                        <c:v>300</c:v>
                      </c:pt>
                      <c:pt idx="1046">
                        <c:v>300</c:v>
                      </c:pt>
                      <c:pt idx="1047">
                        <c:v>300</c:v>
                      </c:pt>
                      <c:pt idx="1048">
                        <c:v>300</c:v>
                      </c:pt>
                      <c:pt idx="1049">
                        <c:v>300</c:v>
                      </c:pt>
                      <c:pt idx="1050">
                        <c:v>300</c:v>
                      </c:pt>
                      <c:pt idx="1051">
                        <c:v>300</c:v>
                      </c:pt>
                      <c:pt idx="1052">
                        <c:v>300</c:v>
                      </c:pt>
                      <c:pt idx="1053">
                        <c:v>300</c:v>
                      </c:pt>
                      <c:pt idx="1054">
                        <c:v>300</c:v>
                      </c:pt>
                      <c:pt idx="1055">
                        <c:v>300</c:v>
                      </c:pt>
                      <c:pt idx="1056">
                        <c:v>300</c:v>
                      </c:pt>
                      <c:pt idx="1057">
                        <c:v>300</c:v>
                      </c:pt>
                      <c:pt idx="1058">
                        <c:v>300</c:v>
                      </c:pt>
                      <c:pt idx="1059">
                        <c:v>300</c:v>
                      </c:pt>
                      <c:pt idx="1060">
                        <c:v>300</c:v>
                      </c:pt>
                      <c:pt idx="1061">
                        <c:v>300</c:v>
                      </c:pt>
                      <c:pt idx="1062">
                        <c:v>300</c:v>
                      </c:pt>
                      <c:pt idx="1063">
                        <c:v>300</c:v>
                      </c:pt>
                      <c:pt idx="1064">
                        <c:v>300</c:v>
                      </c:pt>
                      <c:pt idx="1065">
                        <c:v>300</c:v>
                      </c:pt>
                      <c:pt idx="1066">
                        <c:v>300</c:v>
                      </c:pt>
                      <c:pt idx="1067">
                        <c:v>300</c:v>
                      </c:pt>
                      <c:pt idx="1068">
                        <c:v>300</c:v>
                      </c:pt>
                      <c:pt idx="1069">
                        <c:v>300</c:v>
                      </c:pt>
                      <c:pt idx="1070">
                        <c:v>300</c:v>
                      </c:pt>
                      <c:pt idx="1071">
                        <c:v>300</c:v>
                      </c:pt>
                      <c:pt idx="1072">
                        <c:v>300</c:v>
                      </c:pt>
                      <c:pt idx="1073">
                        <c:v>300</c:v>
                      </c:pt>
                      <c:pt idx="1074">
                        <c:v>300</c:v>
                      </c:pt>
                      <c:pt idx="1075">
                        <c:v>300</c:v>
                      </c:pt>
                      <c:pt idx="1076">
                        <c:v>300</c:v>
                      </c:pt>
                      <c:pt idx="1077">
                        <c:v>300</c:v>
                      </c:pt>
                      <c:pt idx="1078">
                        <c:v>300</c:v>
                      </c:pt>
                      <c:pt idx="1079">
                        <c:v>300</c:v>
                      </c:pt>
                      <c:pt idx="1080">
                        <c:v>300</c:v>
                      </c:pt>
                      <c:pt idx="1081">
                        <c:v>300</c:v>
                      </c:pt>
                      <c:pt idx="1082">
                        <c:v>300</c:v>
                      </c:pt>
                      <c:pt idx="1083">
                        <c:v>300</c:v>
                      </c:pt>
                      <c:pt idx="1084">
                        <c:v>300</c:v>
                      </c:pt>
                      <c:pt idx="1085">
                        <c:v>300</c:v>
                      </c:pt>
                      <c:pt idx="1086">
                        <c:v>300</c:v>
                      </c:pt>
                      <c:pt idx="1087">
                        <c:v>300</c:v>
                      </c:pt>
                      <c:pt idx="1088">
                        <c:v>300</c:v>
                      </c:pt>
                      <c:pt idx="1089">
                        <c:v>300</c:v>
                      </c:pt>
                      <c:pt idx="1090">
                        <c:v>300</c:v>
                      </c:pt>
                      <c:pt idx="1091">
                        <c:v>300</c:v>
                      </c:pt>
                      <c:pt idx="1092">
                        <c:v>300</c:v>
                      </c:pt>
                      <c:pt idx="1093">
                        <c:v>300</c:v>
                      </c:pt>
                      <c:pt idx="1094">
                        <c:v>300</c:v>
                      </c:pt>
                      <c:pt idx="1095">
                        <c:v>300</c:v>
                      </c:pt>
                      <c:pt idx="1096">
                        <c:v>300</c:v>
                      </c:pt>
                      <c:pt idx="1097">
                        <c:v>300</c:v>
                      </c:pt>
                      <c:pt idx="1098">
                        <c:v>300</c:v>
                      </c:pt>
                      <c:pt idx="1099">
                        <c:v>300</c:v>
                      </c:pt>
                      <c:pt idx="1100">
                        <c:v>300</c:v>
                      </c:pt>
                      <c:pt idx="1101">
                        <c:v>300</c:v>
                      </c:pt>
                      <c:pt idx="1102">
                        <c:v>300</c:v>
                      </c:pt>
                      <c:pt idx="1103">
                        <c:v>300</c:v>
                      </c:pt>
                      <c:pt idx="1104">
                        <c:v>300</c:v>
                      </c:pt>
                      <c:pt idx="1105">
                        <c:v>300</c:v>
                      </c:pt>
                      <c:pt idx="1106">
                        <c:v>300</c:v>
                      </c:pt>
                      <c:pt idx="1107">
                        <c:v>300</c:v>
                      </c:pt>
                      <c:pt idx="1108">
                        <c:v>300</c:v>
                      </c:pt>
                      <c:pt idx="1109">
                        <c:v>300</c:v>
                      </c:pt>
                      <c:pt idx="1110">
                        <c:v>300</c:v>
                      </c:pt>
                      <c:pt idx="1111">
                        <c:v>300</c:v>
                      </c:pt>
                      <c:pt idx="1112">
                        <c:v>300</c:v>
                      </c:pt>
                      <c:pt idx="1113">
                        <c:v>300</c:v>
                      </c:pt>
                      <c:pt idx="1114">
                        <c:v>300</c:v>
                      </c:pt>
                      <c:pt idx="1115">
                        <c:v>300</c:v>
                      </c:pt>
                      <c:pt idx="1116">
                        <c:v>300</c:v>
                      </c:pt>
                      <c:pt idx="1117">
                        <c:v>300</c:v>
                      </c:pt>
                      <c:pt idx="1118">
                        <c:v>300</c:v>
                      </c:pt>
                      <c:pt idx="1119">
                        <c:v>300</c:v>
                      </c:pt>
                      <c:pt idx="1120">
                        <c:v>300</c:v>
                      </c:pt>
                      <c:pt idx="1121">
                        <c:v>300</c:v>
                      </c:pt>
                      <c:pt idx="1122">
                        <c:v>300</c:v>
                      </c:pt>
                      <c:pt idx="1123">
                        <c:v>300</c:v>
                      </c:pt>
                      <c:pt idx="1124">
                        <c:v>300</c:v>
                      </c:pt>
                      <c:pt idx="1125">
                        <c:v>300</c:v>
                      </c:pt>
                      <c:pt idx="1126">
                        <c:v>300</c:v>
                      </c:pt>
                      <c:pt idx="1127">
                        <c:v>300</c:v>
                      </c:pt>
                      <c:pt idx="1128">
                        <c:v>300</c:v>
                      </c:pt>
                      <c:pt idx="1129">
                        <c:v>300</c:v>
                      </c:pt>
                      <c:pt idx="1130">
                        <c:v>300</c:v>
                      </c:pt>
                      <c:pt idx="1131">
                        <c:v>300</c:v>
                      </c:pt>
                      <c:pt idx="1132">
                        <c:v>300</c:v>
                      </c:pt>
                      <c:pt idx="1133">
                        <c:v>300</c:v>
                      </c:pt>
                      <c:pt idx="1134">
                        <c:v>300</c:v>
                      </c:pt>
                      <c:pt idx="1135">
                        <c:v>300</c:v>
                      </c:pt>
                      <c:pt idx="1136">
                        <c:v>300</c:v>
                      </c:pt>
                      <c:pt idx="1137">
                        <c:v>300</c:v>
                      </c:pt>
                      <c:pt idx="1138">
                        <c:v>300</c:v>
                      </c:pt>
                      <c:pt idx="1139">
                        <c:v>300</c:v>
                      </c:pt>
                      <c:pt idx="1140">
                        <c:v>300</c:v>
                      </c:pt>
                      <c:pt idx="1141">
                        <c:v>300</c:v>
                      </c:pt>
                      <c:pt idx="1142">
                        <c:v>300</c:v>
                      </c:pt>
                      <c:pt idx="1143">
                        <c:v>300</c:v>
                      </c:pt>
                      <c:pt idx="1144">
                        <c:v>300</c:v>
                      </c:pt>
                      <c:pt idx="1145">
                        <c:v>300</c:v>
                      </c:pt>
                      <c:pt idx="1146">
                        <c:v>300</c:v>
                      </c:pt>
                      <c:pt idx="1147">
                        <c:v>300</c:v>
                      </c:pt>
                      <c:pt idx="1148">
                        <c:v>300</c:v>
                      </c:pt>
                      <c:pt idx="1149">
                        <c:v>300</c:v>
                      </c:pt>
                      <c:pt idx="1150">
                        <c:v>300</c:v>
                      </c:pt>
                      <c:pt idx="1151">
                        <c:v>300</c:v>
                      </c:pt>
                      <c:pt idx="1152">
                        <c:v>300</c:v>
                      </c:pt>
                      <c:pt idx="1153">
                        <c:v>300</c:v>
                      </c:pt>
                      <c:pt idx="1154">
                        <c:v>300</c:v>
                      </c:pt>
                      <c:pt idx="1155">
                        <c:v>300</c:v>
                      </c:pt>
                      <c:pt idx="1156">
                        <c:v>300</c:v>
                      </c:pt>
                      <c:pt idx="1157">
                        <c:v>300</c:v>
                      </c:pt>
                      <c:pt idx="1158">
                        <c:v>300</c:v>
                      </c:pt>
                      <c:pt idx="1159">
                        <c:v>300</c:v>
                      </c:pt>
                      <c:pt idx="1160">
                        <c:v>300</c:v>
                      </c:pt>
                      <c:pt idx="1161">
                        <c:v>300</c:v>
                      </c:pt>
                      <c:pt idx="1162">
                        <c:v>300</c:v>
                      </c:pt>
                      <c:pt idx="1163">
                        <c:v>300</c:v>
                      </c:pt>
                      <c:pt idx="1164">
                        <c:v>300</c:v>
                      </c:pt>
                      <c:pt idx="1165">
                        <c:v>300</c:v>
                      </c:pt>
                      <c:pt idx="1166">
                        <c:v>300</c:v>
                      </c:pt>
                      <c:pt idx="1167">
                        <c:v>300</c:v>
                      </c:pt>
                      <c:pt idx="1168">
                        <c:v>300</c:v>
                      </c:pt>
                      <c:pt idx="1169">
                        <c:v>300</c:v>
                      </c:pt>
                      <c:pt idx="1170">
                        <c:v>300</c:v>
                      </c:pt>
                      <c:pt idx="1171">
                        <c:v>300</c:v>
                      </c:pt>
                      <c:pt idx="1172">
                        <c:v>300</c:v>
                      </c:pt>
                      <c:pt idx="1173">
                        <c:v>300</c:v>
                      </c:pt>
                      <c:pt idx="1174">
                        <c:v>300</c:v>
                      </c:pt>
                      <c:pt idx="1175">
                        <c:v>300</c:v>
                      </c:pt>
                      <c:pt idx="1176">
                        <c:v>300</c:v>
                      </c:pt>
                      <c:pt idx="1177">
                        <c:v>300</c:v>
                      </c:pt>
                      <c:pt idx="1178">
                        <c:v>300</c:v>
                      </c:pt>
                      <c:pt idx="1179">
                        <c:v>300</c:v>
                      </c:pt>
                      <c:pt idx="1180">
                        <c:v>300</c:v>
                      </c:pt>
                      <c:pt idx="1181">
                        <c:v>300</c:v>
                      </c:pt>
                      <c:pt idx="1182">
                        <c:v>300</c:v>
                      </c:pt>
                      <c:pt idx="1183">
                        <c:v>300</c:v>
                      </c:pt>
                      <c:pt idx="1184">
                        <c:v>300</c:v>
                      </c:pt>
                      <c:pt idx="1185">
                        <c:v>300</c:v>
                      </c:pt>
                      <c:pt idx="1186">
                        <c:v>300</c:v>
                      </c:pt>
                      <c:pt idx="1187">
                        <c:v>300</c:v>
                      </c:pt>
                      <c:pt idx="1188">
                        <c:v>300</c:v>
                      </c:pt>
                      <c:pt idx="1189">
                        <c:v>300</c:v>
                      </c:pt>
                      <c:pt idx="1190">
                        <c:v>300</c:v>
                      </c:pt>
                      <c:pt idx="1191">
                        <c:v>300</c:v>
                      </c:pt>
                      <c:pt idx="1192">
                        <c:v>300</c:v>
                      </c:pt>
                      <c:pt idx="1193">
                        <c:v>300</c:v>
                      </c:pt>
                      <c:pt idx="1194">
                        <c:v>300</c:v>
                      </c:pt>
                      <c:pt idx="1195">
                        <c:v>300</c:v>
                      </c:pt>
                      <c:pt idx="1196">
                        <c:v>300</c:v>
                      </c:pt>
                      <c:pt idx="1197">
                        <c:v>300</c:v>
                      </c:pt>
                      <c:pt idx="1198">
                        <c:v>300</c:v>
                      </c:pt>
                      <c:pt idx="1199">
                        <c:v>300</c:v>
                      </c:pt>
                      <c:pt idx="1200">
                        <c:v>300</c:v>
                      </c:pt>
                      <c:pt idx="1201">
                        <c:v>300</c:v>
                      </c:pt>
                      <c:pt idx="1202">
                        <c:v>300</c:v>
                      </c:pt>
                      <c:pt idx="1203">
                        <c:v>300</c:v>
                      </c:pt>
                      <c:pt idx="1204">
                        <c:v>300</c:v>
                      </c:pt>
                      <c:pt idx="1205">
                        <c:v>300</c:v>
                      </c:pt>
                      <c:pt idx="1206">
                        <c:v>300</c:v>
                      </c:pt>
                      <c:pt idx="1207">
                        <c:v>300</c:v>
                      </c:pt>
                      <c:pt idx="1208">
                        <c:v>300</c:v>
                      </c:pt>
                      <c:pt idx="1209">
                        <c:v>300</c:v>
                      </c:pt>
                      <c:pt idx="1210">
                        <c:v>300</c:v>
                      </c:pt>
                      <c:pt idx="1211">
                        <c:v>300</c:v>
                      </c:pt>
                      <c:pt idx="1212">
                        <c:v>300</c:v>
                      </c:pt>
                      <c:pt idx="1213">
                        <c:v>300</c:v>
                      </c:pt>
                      <c:pt idx="1214">
                        <c:v>300</c:v>
                      </c:pt>
                      <c:pt idx="1215">
                        <c:v>300</c:v>
                      </c:pt>
                      <c:pt idx="1216">
                        <c:v>300</c:v>
                      </c:pt>
                      <c:pt idx="1217">
                        <c:v>300</c:v>
                      </c:pt>
                      <c:pt idx="1218">
                        <c:v>300</c:v>
                      </c:pt>
                      <c:pt idx="1219">
                        <c:v>300</c:v>
                      </c:pt>
                      <c:pt idx="1220">
                        <c:v>300</c:v>
                      </c:pt>
                      <c:pt idx="1221">
                        <c:v>300</c:v>
                      </c:pt>
                      <c:pt idx="1222">
                        <c:v>300</c:v>
                      </c:pt>
                      <c:pt idx="1223">
                        <c:v>300</c:v>
                      </c:pt>
                      <c:pt idx="1224">
                        <c:v>300</c:v>
                      </c:pt>
                      <c:pt idx="1225">
                        <c:v>300</c:v>
                      </c:pt>
                      <c:pt idx="1226">
                        <c:v>300</c:v>
                      </c:pt>
                      <c:pt idx="1227">
                        <c:v>300</c:v>
                      </c:pt>
                      <c:pt idx="1228">
                        <c:v>300</c:v>
                      </c:pt>
                      <c:pt idx="1229">
                        <c:v>300</c:v>
                      </c:pt>
                      <c:pt idx="1230">
                        <c:v>300</c:v>
                      </c:pt>
                      <c:pt idx="1231">
                        <c:v>300</c:v>
                      </c:pt>
                      <c:pt idx="1232">
                        <c:v>300</c:v>
                      </c:pt>
                      <c:pt idx="1233">
                        <c:v>300</c:v>
                      </c:pt>
                      <c:pt idx="1234">
                        <c:v>300</c:v>
                      </c:pt>
                      <c:pt idx="1235">
                        <c:v>300</c:v>
                      </c:pt>
                      <c:pt idx="1236">
                        <c:v>300</c:v>
                      </c:pt>
                      <c:pt idx="1237">
                        <c:v>300</c:v>
                      </c:pt>
                      <c:pt idx="1238">
                        <c:v>300</c:v>
                      </c:pt>
                      <c:pt idx="1239">
                        <c:v>300</c:v>
                      </c:pt>
                      <c:pt idx="1240">
                        <c:v>300</c:v>
                      </c:pt>
                      <c:pt idx="1241">
                        <c:v>300</c:v>
                      </c:pt>
                      <c:pt idx="1242">
                        <c:v>300</c:v>
                      </c:pt>
                      <c:pt idx="1243">
                        <c:v>300</c:v>
                      </c:pt>
                      <c:pt idx="1244">
                        <c:v>300</c:v>
                      </c:pt>
                      <c:pt idx="1245">
                        <c:v>300</c:v>
                      </c:pt>
                      <c:pt idx="1246">
                        <c:v>300</c:v>
                      </c:pt>
                      <c:pt idx="1247">
                        <c:v>300</c:v>
                      </c:pt>
                      <c:pt idx="1248">
                        <c:v>300</c:v>
                      </c:pt>
                      <c:pt idx="1249">
                        <c:v>300</c:v>
                      </c:pt>
                      <c:pt idx="1250">
                        <c:v>300</c:v>
                      </c:pt>
                      <c:pt idx="1251">
                        <c:v>300</c:v>
                      </c:pt>
                      <c:pt idx="1252">
                        <c:v>300</c:v>
                      </c:pt>
                      <c:pt idx="1253">
                        <c:v>300</c:v>
                      </c:pt>
                      <c:pt idx="1254">
                        <c:v>300</c:v>
                      </c:pt>
                      <c:pt idx="1255">
                        <c:v>300</c:v>
                      </c:pt>
                      <c:pt idx="1256">
                        <c:v>300</c:v>
                      </c:pt>
                      <c:pt idx="1257">
                        <c:v>300</c:v>
                      </c:pt>
                      <c:pt idx="1258">
                        <c:v>300</c:v>
                      </c:pt>
                      <c:pt idx="1259">
                        <c:v>300</c:v>
                      </c:pt>
                      <c:pt idx="1260">
                        <c:v>300</c:v>
                      </c:pt>
                      <c:pt idx="1261">
                        <c:v>300</c:v>
                      </c:pt>
                      <c:pt idx="1262">
                        <c:v>300</c:v>
                      </c:pt>
                      <c:pt idx="1263">
                        <c:v>300</c:v>
                      </c:pt>
                      <c:pt idx="1264">
                        <c:v>300</c:v>
                      </c:pt>
                      <c:pt idx="1265">
                        <c:v>300</c:v>
                      </c:pt>
                      <c:pt idx="1266">
                        <c:v>300</c:v>
                      </c:pt>
                      <c:pt idx="1267">
                        <c:v>300</c:v>
                      </c:pt>
                      <c:pt idx="1268">
                        <c:v>300</c:v>
                      </c:pt>
                      <c:pt idx="1269">
                        <c:v>300</c:v>
                      </c:pt>
                      <c:pt idx="1270">
                        <c:v>300</c:v>
                      </c:pt>
                      <c:pt idx="1271">
                        <c:v>300</c:v>
                      </c:pt>
                      <c:pt idx="1272">
                        <c:v>300</c:v>
                      </c:pt>
                      <c:pt idx="1273">
                        <c:v>300</c:v>
                      </c:pt>
                      <c:pt idx="1274">
                        <c:v>300</c:v>
                      </c:pt>
                      <c:pt idx="1275">
                        <c:v>300</c:v>
                      </c:pt>
                      <c:pt idx="1276">
                        <c:v>300</c:v>
                      </c:pt>
                      <c:pt idx="1277">
                        <c:v>300</c:v>
                      </c:pt>
                      <c:pt idx="1278">
                        <c:v>300</c:v>
                      </c:pt>
                      <c:pt idx="1279">
                        <c:v>300</c:v>
                      </c:pt>
                      <c:pt idx="1280">
                        <c:v>300</c:v>
                      </c:pt>
                      <c:pt idx="1281">
                        <c:v>300</c:v>
                      </c:pt>
                      <c:pt idx="1282">
                        <c:v>300</c:v>
                      </c:pt>
                      <c:pt idx="1283">
                        <c:v>300</c:v>
                      </c:pt>
                      <c:pt idx="1284">
                        <c:v>300</c:v>
                      </c:pt>
                      <c:pt idx="1285">
                        <c:v>300</c:v>
                      </c:pt>
                      <c:pt idx="1286">
                        <c:v>300</c:v>
                      </c:pt>
                      <c:pt idx="1287">
                        <c:v>300</c:v>
                      </c:pt>
                      <c:pt idx="1288">
                        <c:v>300</c:v>
                      </c:pt>
                      <c:pt idx="1289">
                        <c:v>300</c:v>
                      </c:pt>
                      <c:pt idx="1290">
                        <c:v>300</c:v>
                      </c:pt>
                      <c:pt idx="1291">
                        <c:v>300</c:v>
                      </c:pt>
                      <c:pt idx="1292">
                        <c:v>300</c:v>
                      </c:pt>
                      <c:pt idx="1293">
                        <c:v>300</c:v>
                      </c:pt>
                      <c:pt idx="1294">
                        <c:v>300</c:v>
                      </c:pt>
                      <c:pt idx="1295">
                        <c:v>300</c:v>
                      </c:pt>
                      <c:pt idx="1296">
                        <c:v>300</c:v>
                      </c:pt>
                      <c:pt idx="1297">
                        <c:v>300</c:v>
                      </c:pt>
                      <c:pt idx="1298">
                        <c:v>300</c:v>
                      </c:pt>
                      <c:pt idx="1299">
                        <c:v>300</c:v>
                      </c:pt>
                      <c:pt idx="1300">
                        <c:v>300</c:v>
                      </c:pt>
                      <c:pt idx="1301">
                        <c:v>300</c:v>
                      </c:pt>
                      <c:pt idx="1302">
                        <c:v>300</c:v>
                      </c:pt>
                      <c:pt idx="1303">
                        <c:v>300</c:v>
                      </c:pt>
                      <c:pt idx="1304">
                        <c:v>300</c:v>
                      </c:pt>
                      <c:pt idx="1305">
                        <c:v>300</c:v>
                      </c:pt>
                      <c:pt idx="1306">
                        <c:v>300</c:v>
                      </c:pt>
                      <c:pt idx="1307">
                        <c:v>300</c:v>
                      </c:pt>
                      <c:pt idx="1308">
                        <c:v>300</c:v>
                      </c:pt>
                      <c:pt idx="1309">
                        <c:v>300</c:v>
                      </c:pt>
                      <c:pt idx="1310">
                        <c:v>300</c:v>
                      </c:pt>
                      <c:pt idx="1311">
                        <c:v>300</c:v>
                      </c:pt>
                      <c:pt idx="1312">
                        <c:v>300</c:v>
                      </c:pt>
                      <c:pt idx="1313">
                        <c:v>300</c:v>
                      </c:pt>
                      <c:pt idx="1314">
                        <c:v>300</c:v>
                      </c:pt>
                      <c:pt idx="1315">
                        <c:v>300</c:v>
                      </c:pt>
                      <c:pt idx="1316">
                        <c:v>300</c:v>
                      </c:pt>
                      <c:pt idx="1317">
                        <c:v>300</c:v>
                      </c:pt>
                      <c:pt idx="1318">
                        <c:v>300</c:v>
                      </c:pt>
                      <c:pt idx="1319">
                        <c:v>300</c:v>
                      </c:pt>
                      <c:pt idx="1320">
                        <c:v>300</c:v>
                      </c:pt>
                      <c:pt idx="1321">
                        <c:v>300</c:v>
                      </c:pt>
                      <c:pt idx="1322">
                        <c:v>300</c:v>
                      </c:pt>
                      <c:pt idx="1323">
                        <c:v>300</c:v>
                      </c:pt>
                      <c:pt idx="1324">
                        <c:v>300</c:v>
                      </c:pt>
                      <c:pt idx="1325">
                        <c:v>300</c:v>
                      </c:pt>
                      <c:pt idx="1326">
                        <c:v>300</c:v>
                      </c:pt>
                      <c:pt idx="1327">
                        <c:v>300</c:v>
                      </c:pt>
                      <c:pt idx="1328">
                        <c:v>300</c:v>
                      </c:pt>
                      <c:pt idx="1329">
                        <c:v>300</c:v>
                      </c:pt>
                      <c:pt idx="1330">
                        <c:v>300</c:v>
                      </c:pt>
                      <c:pt idx="1331">
                        <c:v>300</c:v>
                      </c:pt>
                      <c:pt idx="1332">
                        <c:v>300</c:v>
                      </c:pt>
                      <c:pt idx="1333">
                        <c:v>300</c:v>
                      </c:pt>
                      <c:pt idx="1334">
                        <c:v>300</c:v>
                      </c:pt>
                      <c:pt idx="1335">
                        <c:v>300</c:v>
                      </c:pt>
                      <c:pt idx="1336">
                        <c:v>300</c:v>
                      </c:pt>
                      <c:pt idx="1337">
                        <c:v>300</c:v>
                      </c:pt>
                      <c:pt idx="1338">
                        <c:v>300</c:v>
                      </c:pt>
                      <c:pt idx="1339">
                        <c:v>300</c:v>
                      </c:pt>
                      <c:pt idx="1340">
                        <c:v>300</c:v>
                      </c:pt>
                      <c:pt idx="1341">
                        <c:v>300</c:v>
                      </c:pt>
                      <c:pt idx="1342">
                        <c:v>300</c:v>
                      </c:pt>
                      <c:pt idx="1343">
                        <c:v>300</c:v>
                      </c:pt>
                      <c:pt idx="1344">
                        <c:v>300</c:v>
                      </c:pt>
                      <c:pt idx="1345">
                        <c:v>300</c:v>
                      </c:pt>
                      <c:pt idx="1346">
                        <c:v>300</c:v>
                      </c:pt>
                      <c:pt idx="1347">
                        <c:v>300</c:v>
                      </c:pt>
                      <c:pt idx="1348">
                        <c:v>300</c:v>
                      </c:pt>
                      <c:pt idx="1349">
                        <c:v>300</c:v>
                      </c:pt>
                      <c:pt idx="1350">
                        <c:v>300</c:v>
                      </c:pt>
                      <c:pt idx="1351">
                        <c:v>300</c:v>
                      </c:pt>
                      <c:pt idx="1352">
                        <c:v>300</c:v>
                      </c:pt>
                      <c:pt idx="1353">
                        <c:v>300</c:v>
                      </c:pt>
                      <c:pt idx="1354">
                        <c:v>300</c:v>
                      </c:pt>
                      <c:pt idx="1355">
                        <c:v>300</c:v>
                      </c:pt>
                      <c:pt idx="1356">
                        <c:v>300</c:v>
                      </c:pt>
                      <c:pt idx="1357">
                        <c:v>300</c:v>
                      </c:pt>
                      <c:pt idx="1358">
                        <c:v>300</c:v>
                      </c:pt>
                      <c:pt idx="1359">
                        <c:v>300</c:v>
                      </c:pt>
                      <c:pt idx="1360">
                        <c:v>300</c:v>
                      </c:pt>
                      <c:pt idx="1361">
                        <c:v>300</c:v>
                      </c:pt>
                      <c:pt idx="1362">
                        <c:v>300</c:v>
                      </c:pt>
                      <c:pt idx="1363">
                        <c:v>300</c:v>
                      </c:pt>
                      <c:pt idx="1364">
                        <c:v>300</c:v>
                      </c:pt>
                      <c:pt idx="1365">
                        <c:v>300</c:v>
                      </c:pt>
                      <c:pt idx="1366">
                        <c:v>300</c:v>
                      </c:pt>
                      <c:pt idx="1367">
                        <c:v>300</c:v>
                      </c:pt>
                      <c:pt idx="1368">
                        <c:v>300</c:v>
                      </c:pt>
                      <c:pt idx="1369">
                        <c:v>300</c:v>
                      </c:pt>
                      <c:pt idx="1370">
                        <c:v>300</c:v>
                      </c:pt>
                      <c:pt idx="1371">
                        <c:v>300</c:v>
                      </c:pt>
                      <c:pt idx="1372">
                        <c:v>300</c:v>
                      </c:pt>
                      <c:pt idx="1373">
                        <c:v>300</c:v>
                      </c:pt>
                      <c:pt idx="1374">
                        <c:v>300</c:v>
                      </c:pt>
                      <c:pt idx="1375">
                        <c:v>300</c:v>
                      </c:pt>
                      <c:pt idx="1376">
                        <c:v>300</c:v>
                      </c:pt>
                      <c:pt idx="1377">
                        <c:v>300</c:v>
                      </c:pt>
                      <c:pt idx="1378">
                        <c:v>300</c:v>
                      </c:pt>
                      <c:pt idx="1379">
                        <c:v>300</c:v>
                      </c:pt>
                      <c:pt idx="1380">
                        <c:v>300</c:v>
                      </c:pt>
                      <c:pt idx="1381">
                        <c:v>300</c:v>
                      </c:pt>
                      <c:pt idx="1382">
                        <c:v>300</c:v>
                      </c:pt>
                      <c:pt idx="1383">
                        <c:v>300</c:v>
                      </c:pt>
                      <c:pt idx="1384">
                        <c:v>300</c:v>
                      </c:pt>
                      <c:pt idx="1385">
                        <c:v>300</c:v>
                      </c:pt>
                      <c:pt idx="1386">
                        <c:v>300</c:v>
                      </c:pt>
                      <c:pt idx="1387">
                        <c:v>300</c:v>
                      </c:pt>
                      <c:pt idx="1388">
                        <c:v>300</c:v>
                      </c:pt>
                      <c:pt idx="1389">
                        <c:v>300</c:v>
                      </c:pt>
                      <c:pt idx="1390">
                        <c:v>300</c:v>
                      </c:pt>
                      <c:pt idx="1391">
                        <c:v>300</c:v>
                      </c:pt>
                      <c:pt idx="1392">
                        <c:v>300</c:v>
                      </c:pt>
                      <c:pt idx="1393">
                        <c:v>300</c:v>
                      </c:pt>
                      <c:pt idx="1394">
                        <c:v>300</c:v>
                      </c:pt>
                      <c:pt idx="1395">
                        <c:v>300</c:v>
                      </c:pt>
                      <c:pt idx="1396">
                        <c:v>300</c:v>
                      </c:pt>
                      <c:pt idx="1397">
                        <c:v>300</c:v>
                      </c:pt>
                      <c:pt idx="1398">
                        <c:v>300</c:v>
                      </c:pt>
                      <c:pt idx="1399">
                        <c:v>300</c:v>
                      </c:pt>
                      <c:pt idx="1400">
                        <c:v>300</c:v>
                      </c:pt>
                      <c:pt idx="1401">
                        <c:v>300</c:v>
                      </c:pt>
                      <c:pt idx="1402">
                        <c:v>300</c:v>
                      </c:pt>
                      <c:pt idx="1403">
                        <c:v>300</c:v>
                      </c:pt>
                      <c:pt idx="1404">
                        <c:v>300</c:v>
                      </c:pt>
                      <c:pt idx="1405">
                        <c:v>300</c:v>
                      </c:pt>
                      <c:pt idx="1406">
                        <c:v>300</c:v>
                      </c:pt>
                      <c:pt idx="1407">
                        <c:v>300</c:v>
                      </c:pt>
                      <c:pt idx="1408">
                        <c:v>300</c:v>
                      </c:pt>
                      <c:pt idx="1409">
                        <c:v>300</c:v>
                      </c:pt>
                      <c:pt idx="1410">
                        <c:v>300</c:v>
                      </c:pt>
                      <c:pt idx="1411">
                        <c:v>300</c:v>
                      </c:pt>
                      <c:pt idx="1412">
                        <c:v>300</c:v>
                      </c:pt>
                      <c:pt idx="1413">
                        <c:v>300</c:v>
                      </c:pt>
                      <c:pt idx="1414">
                        <c:v>300</c:v>
                      </c:pt>
                      <c:pt idx="1415">
                        <c:v>300</c:v>
                      </c:pt>
                      <c:pt idx="1416">
                        <c:v>300</c:v>
                      </c:pt>
                      <c:pt idx="1417">
                        <c:v>300</c:v>
                      </c:pt>
                      <c:pt idx="1418">
                        <c:v>300</c:v>
                      </c:pt>
                      <c:pt idx="1419">
                        <c:v>300</c:v>
                      </c:pt>
                      <c:pt idx="1420">
                        <c:v>300</c:v>
                      </c:pt>
                      <c:pt idx="1421">
                        <c:v>300</c:v>
                      </c:pt>
                      <c:pt idx="1422">
                        <c:v>300</c:v>
                      </c:pt>
                      <c:pt idx="1423">
                        <c:v>300</c:v>
                      </c:pt>
                      <c:pt idx="1424">
                        <c:v>300</c:v>
                      </c:pt>
                      <c:pt idx="1425">
                        <c:v>300</c:v>
                      </c:pt>
                      <c:pt idx="1426">
                        <c:v>300</c:v>
                      </c:pt>
                      <c:pt idx="1427">
                        <c:v>300</c:v>
                      </c:pt>
                      <c:pt idx="1428">
                        <c:v>300</c:v>
                      </c:pt>
                      <c:pt idx="1429">
                        <c:v>300</c:v>
                      </c:pt>
                      <c:pt idx="1430">
                        <c:v>300</c:v>
                      </c:pt>
                      <c:pt idx="1431">
                        <c:v>300</c:v>
                      </c:pt>
                      <c:pt idx="1432">
                        <c:v>300</c:v>
                      </c:pt>
                      <c:pt idx="1433">
                        <c:v>300</c:v>
                      </c:pt>
                      <c:pt idx="1434">
                        <c:v>300</c:v>
                      </c:pt>
                      <c:pt idx="1435">
                        <c:v>300</c:v>
                      </c:pt>
                      <c:pt idx="1436">
                        <c:v>300</c:v>
                      </c:pt>
                      <c:pt idx="1437">
                        <c:v>300</c:v>
                      </c:pt>
                      <c:pt idx="1438">
                        <c:v>300</c:v>
                      </c:pt>
                      <c:pt idx="1439">
                        <c:v>300</c:v>
                      </c:pt>
                      <c:pt idx="1440">
                        <c:v>300</c:v>
                      </c:pt>
                      <c:pt idx="1441">
                        <c:v>300</c:v>
                      </c:pt>
                      <c:pt idx="1442">
                        <c:v>300</c:v>
                      </c:pt>
                      <c:pt idx="1443">
                        <c:v>300</c:v>
                      </c:pt>
                      <c:pt idx="1444">
                        <c:v>300</c:v>
                      </c:pt>
                      <c:pt idx="1445">
                        <c:v>300</c:v>
                      </c:pt>
                      <c:pt idx="1446">
                        <c:v>300</c:v>
                      </c:pt>
                      <c:pt idx="1447">
                        <c:v>300</c:v>
                      </c:pt>
                      <c:pt idx="1448">
                        <c:v>300</c:v>
                      </c:pt>
                      <c:pt idx="1449">
                        <c:v>300</c:v>
                      </c:pt>
                      <c:pt idx="1450">
                        <c:v>300</c:v>
                      </c:pt>
                      <c:pt idx="1451">
                        <c:v>300</c:v>
                      </c:pt>
                      <c:pt idx="1452">
                        <c:v>300</c:v>
                      </c:pt>
                      <c:pt idx="1453">
                        <c:v>300</c:v>
                      </c:pt>
                      <c:pt idx="1454">
                        <c:v>300</c:v>
                      </c:pt>
                      <c:pt idx="1455">
                        <c:v>300</c:v>
                      </c:pt>
                      <c:pt idx="1456">
                        <c:v>300</c:v>
                      </c:pt>
                      <c:pt idx="1457">
                        <c:v>300</c:v>
                      </c:pt>
                      <c:pt idx="1458">
                        <c:v>300</c:v>
                      </c:pt>
                      <c:pt idx="1459">
                        <c:v>300</c:v>
                      </c:pt>
                      <c:pt idx="1460">
                        <c:v>300</c:v>
                      </c:pt>
                      <c:pt idx="1461">
                        <c:v>300</c:v>
                      </c:pt>
                      <c:pt idx="1462">
                        <c:v>300</c:v>
                      </c:pt>
                      <c:pt idx="1463">
                        <c:v>300</c:v>
                      </c:pt>
                      <c:pt idx="1464">
                        <c:v>300</c:v>
                      </c:pt>
                      <c:pt idx="1465">
                        <c:v>300</c:v>
                      </c:pt>
                      <c:pt idx="1466">
                        <c:v>300</c:v>
                      </c:pt>
                      <c:pt idx="1467">
                        <c:v>300</c:v>
                      </c:pt>
                      <c:pt idx="1468">
                        <c:v>300</c:v>
                      </c:pt>
                      <c:pt idx="1469">
                        <c:v>300</c:v>
                      </c:pt>
                      <c:pt idx="1470">
                        <c:v>300</c:v>
                      </c:pt>
                      <c:pt idx="1471">
                        <c:v>300</c:v>
                      </c:pt>
                      <c:pt idx="1472">
                        <c:v>300</c:v>
                      </c:pt>
                      <c:pt idx="1473">
                        <c:v>300</c:v>
                      </c:pt>
                      <c:pt idx="1474">
                        <c:v>300</c:v>
                      </c:pt>
                      <c:pt idx="1475">
                        <c:v>300</c:v>
                      </c:pt>
                      <c:pt idx="1476">
                        <c:v>300</c:v>
                      </c:pt>
                      <c:pt idx="1477">
                        <c:v>300</c:v>
                      </c:pt>
                      <c:pt idx="1478">
                        <c:v>300</c:v>
                      </c:pt>
                      <c:pt idx="1479">
                        <c:v>300</c:v>
                      </c:pt>
                      <c:pt idx="1480">
                        <c:v>300</c:v>
                      </c:pt>
                      <c:pt idx="1481">
                        <c:v>300</c:v>
                      </c:pt>
                      <c:pt idx="1482">
                        <c:v>300</c:v>
                      </c:pt>
                      <c:pt idx="1483">
                        <c:v>300</c:v>
                      </c:pt>
                      <c:pt idx="1484">
                        <c:v>300</c:v>
                      </c:pt>
                      <c:pt idx="1485">
                        <c:v>300</c:v>
                      </c:pt>
                      <c:pt idx="1486">
                        <c:v>300</c:v>
                      </c:pt>
                      <c:pt idx="1487">
                        <c:v>300</c:v>
                      </c:pt>
                      <c:pt idx="1488">
                        <c:v>300</c:v>
                      </c:pt>
                      <c:pt idx="1489">
                        <c:v>300</c:v>
                      </c:pt>
                      <c:pt idx="1490">
                        <c:v>300</c:v>
                      </c:pt>
                      <c:pt idx="1491">
                        <c:v>300</c:v>
                      </c:pt>
                      <c:pt idx="1492">
                        <c:v>300</c:v>
                      </c:pt>
                      <c:pt idx="1493">
                        <c:v>300</c:v>
                      </c:pt>
                      <c:pt idx="1494">
                        <c:v>300</c:v>
                      </c:pt>
                      <c:pt idx="1495">
                        <c:v>300</c:v>
                      </c:pt>
                      <c:pt idx="1496">
                        <c:v>300</c:v>
                      </c:pt>
                      <c:pt idx="1497">
                        <c:v>300</c:v>
                      </c:pt>
                      <c:pt idx="1498">
                        <c:v>300</c:v>
                      </c:pt>
                      <c:pt idx="1499">
                        <c:v>300</c:v>
                      </c:pt>
                      <c:pt idx="1500">
                        <c:v>300</c:v>
                      </c:pt>
                      <c:pt idx="1501">
                        <c:v>300</c:v>
                      </c:pt>
                      <c:pt idx="1502">
                        <c:v>300</c:v>
                      </c:pt>
                      <c:pt idx="1503">
                        <c:v>300</c:v>
                      </c:pt>
                      <c:pt idx="1504">
                        <c:v>300</c:v>
                      </c:pt>
                      <c:pt idx="1505">
                        <c:v>300</c:v>
                      </c:pt>
                      <c:pt idx="1506">
                        <c:v>300</c:v>
                      </c:pt>
                      <c:pt idx="1507">
                        <c:v>300</c:v>
                      </c:pt>
                      <c:pt idx="1508">
                        <c:v>300</c:v>
                      </c:pt>
                      <c:pt idx="1509">
                        <c:v>300</c:v>
                      </c:pt>
                      <c:pt idx="1510">
                        <c:v>300</c:v>
                      </c:pt>
                      <c:pt idx="1511">
                        <c:v>300</c:v>
                      </c:pt>
                      <c:pt idx="1512">
                        <c:v>300</c:v>
                      </c:pt>
                      <c:pt idx="1513">
                        <c:v>300</c:v>
                      </c:pt>
                      <c:pt idx="1514">
                        <c:v>300</c:v>
                      </c:pt>
                      <c:pt idx="1515">
                        <c:v>300</c:v>
                      </c:pt>
                      <c:pt idx="1516">
                        <c:v>300</c:v>
                      </c:pt>
                      <c:pt idx="1517">
                        <c:v>300</c:v>
                      </c:pt>
                      <c:pt idx="1518">
                        <c:v>300</c:v>
                      </c:pt>
                      <c:pt idx="1519">
                        <c:v>300</c:v>
                      </c:pt>
                      <c:pt idx="1520">
                        <c:v>300</c:v>
                      </c:pt>
                      <c:pt idx="1521">
                        <c:v>300</c:v>
                      </c:pt>
                      <c:pt idx="1522">
                        <c:v>300</c:v>
                      </c:pt>
                      <c:pt idx="1523">
                        <c:v>300</c:v>
                      </c:pt>
                      <c:pt idx="1524">
                        <c:v>300</c:v>
                      </c:pt>
                      <c:pt idx="1525">
                        <c:v>300</c:v>
                      </c:pt>
                      <c:pt idx="1526">
                        <c:v>300</c:v>
                      </c:pt>
                      <c:pt idx="1527">
                        <c:v>300</c:v>
                      </c:pt>
                      <c:pt idx="1528">
                        <c:v>300</c:v>
                      </c:pt>
                      <c:pt idx="1529">
                        <c:v>300</c:v>
                      </c:pt>
                      <c:pt idx="1530">
                        <c:v>300</c:v>
                      </c:pt>
                      <c:pt idx="1531">
                        <c:v>300</c:v>
                      </c:pt>
                      <c:pt idx="1532">
                        <c:v>300</c:v>
                      </c:pt>
                      <c:pt idx="1533">
                        <c:v>300</c:v>
                      </c:pt>
                      <c:pt idx="1534">
                        <c:v>300</c:v>
                      </c:pt>
                      <c:pt idx="1535">
                        <c:v>300</c:v>
                      </c:pt>
                      <c:pt idx="1536">
                        <c:v>300</c:v>
                      </c:pt>
                      <c:pt idx="1537">
                        <c:v>300</c:v>
                      </c:pt>
                      <c:pt idx="1538">
                        <c:v>300</c:v>
                      </c:pt>
                      <c:pt idx="1539">
                        <c:v>300</c:v>
                      </c:pt>
                      <c:pt idx="1540">
                        <c:v>300</c:v>
                      </c:pt>
                      <c:pt idx="1541">
                        <c:v>300</c:v>
                      </c:pt>
                      <c:pt idx="1542">
                        <c:v>300</c:v>
                      </c:pt>
                      <c:pt idx="1543">
                        <c:v>300</c:v>
                      </c:pt>
                      <c:pt idx="1544">
                        <c:v>300</c:v>
                      </c:pt>
                      <c:pt idx="1545">
                        <c:v>300</c:v>
                      </c:pt>
                      <c:pt idx="1546">
                        <c:v>300</c:v>
                      </c:pt>
                      <c:pt idx="1547">
                        <c:v>300</c:v>
                      </c:pt>
                      <c:pt idx="1548">
                        <c:v>300</c:v>
                      </c:pt>
                      <c:pt idx="1549">
                        <c:v>300</c:v>
                      </c:pt>
                      <c:pt idx="1550">
                        <c:v>300</c:v>
                      </c:pt>
                      <c:pt idx="1551">
                        <c:v>300</c:v>
                      </c:pt>
                      <c:pt idx="1552">
                        <c:v>300</c:v>
                      </c:pt>
                      <c:pt idx="1553">
                        <c:v>300</c:v>
                      </c:pt>
                      <c:pt idx="1554">
                        <c:v>300</c:v>
                      </c:pt>
                      <c:pt idx="1555">
                        <c:v>300</c:v>
                      </c:pt>
                      <c:pt idx="1556">
                        <c:v>300</c:v>
                      </c:pt>
                      <c:pt idx="1557">
                        <c:v>300</c:v>
                      </c:pt>
                      <c:pt idx="1558">
                        <c:v>300</c:v>
                      </c:pt>
                      <c:pt idx="1559">
                        <c:v>300</c:v>
                      </c:pt>
                      <c:pt idx="1560">
                        <c:v>300</c:v>
                      </c:pt>
                      <c:pt idx="1561">
                        <c:v>300</c:v>
                      </c:pt>
                      <c:pt idx="1562">
                        <c:v>300</c:v>
                      </c:pt>
                      <c:pt idx="1563">
                        <c:v>300</c:v>
                      </c:pt>
                      <c:pt idx="1564">
                        <c:v>300</c:v>
                      </c:pt>
                      <c:pt idx="1565">
                        <c:v>300</c:v>
                      </c:pt>
                      <c:pt idx="1566">
                        <c:v>300</c:v>
                      </c:pt>
                      <c:pt idx="1567">
                        <c:v>300</c:v>
                      </c:pt>
                      <c:pt idx="1568">
                        <c:v>300</c:v>
                      </c:pt>
                      <c:pt idx="1569">
                        <c:v>300</c:v>
                      </c:pt>
                      <c:pt idx="1570">
                        <c:v>300</c:v>
                      </c:pt>
                      <c:pt idx="1571">
                        <c:v>300</c:v>
                      </c:pt>
                      <c:pt idx="1572">
                        <c:v>300</c:v>
                      </c:pt>
                      <c:pt idx="1573">
                        <c:v>300</c:v>
                      </c:pt>
                      <c:pt idx="1574">
                        <c:v>300</c:v>
                      </c:pt>
                      <c:pt idx="1575">
                        <c:v>300</c:v>
                      </c:pt>
                      <c:pt idx="1576">
                        <c:v>300</c:v>
                      </c:pt>
                      <c:pt idx="1577">
                        <c:v>300</c:v>
                      </c:pt>
                      <c:pt idx="1578">
                        <c:v>300</c:v>
                      </c:pt>
                      <c:pt idx="1579">
                        <c:v>300</c:v>
                      </c:pt>
                      <c:pt idx="1580">
                        <c:v>300</c:v>
                      </c:pt>
                      <c:pt idx="1581">
                        <c:v>300</c:v>
                      </c:pt>
                      <c:pt idx="1582">
                        <c:v>300</c:v>
                      </c:pt>
                      <c:pt idx="1583">
                        <c:v>300</c:v>
                      </c:pt>
                      <c:pt idx="1584">
                        <c:v>300</c:v>
                      </c:pt>
                      <c:pt idx="1585">
                        <c:v>300</c:v>
                      </c:pt>
                      <c:pt idx="1586">
                        <c:v>300</c:v>
                      </c:pt>
                      <c:pt idx="1587">
                        <c:v>300</c:v>
                      </c:pt>
                      <c:pt idx="1588">
                        <c:v>300</c:v>
                      </c:pt>
                      <c:pt idx="1589">
                        <c:v>300</c:v>
                      </c:pt>
                      <c:pt idx="1590">
                        <c:v>300</c:v>
                      </c:pt>
                      <c:pt idx="1591">
                        <c:v>300</c:v>
                      </c:pt>
                      <c:pt idx="1592">
                        <c:v>300</c:v>
                      </c:pt>
                      <c:pt idx="1593">
                        <c:v>300</c:v>
                      </c:pt>
                      <c:pt idx="1594">
                        <c:v>300</c:v>
                      </c:pt>
                      <c:pt idx="1595">
                        <c:v>300</c:v>
                      </c:pt>
                      <c:pt idx="1596">
                        <c:v>300</c:v>
                      </c:pt>
                      <c:pt idx="1597">
                        <c:v>300</c:v>
                      </c:pt>
                      <c:pt idx="1598">
                        <c:v>300</c:v>
                      </c:pt>
                      <c:pt idx="1599">
                        <c:v>300</c:v>
                      </c:pt>
                      <c:pt idx="1600">
                        <c:v>300</c:v>
                      </c:pt>
                      <c:pt idx="1601">
                        <c:v>300</c:v>
                      </c:pt>
                      <c:pt idx="1602">
                        <c:v>300</c:v>
                      </c:pt>
                      <c:pt idx="1603">
                        <c:v>300</c:v>
                      </c:pt>
                      <c:pt idx="1604">
                        <c:v>300</c:v>
                      </c:pt>
                      <c:pt idx="1605">
                        <c:v>300</c:v>
                      </c:pt>
                      <c:pt idx="1606">
                        <c:v>300</c:v>
                      </c:pt>
                      <c:pt idx="1607">
                        <c:v>300</c:v>
                      </c:pt>
                      <c:pt idx="1608">
                        <c:v>300</c:v>
                      </c:pt>
                      <c:pt idx="1609">
                        <c:v>300</c:v>
                      </c:pt>
                      <c:pt idx="1610">
                        <c:v>300</c:v>
                      </c:pt>
                      <c:pt idx="1611">
                        <c:v>300</c:v>
                      </c:pt>
                      <c:pt idx="1612">
                        <c:v>300</c:v>
                      </c:pt>
                      <c:pt idx="1613">
                        <c:v>300</c:v>
                      </c:pt>
                      <c:pt idx="1614">
                        <c:v>300</c:v>
                      </c:pt>
                      <c:pt idx="1615">
                        <c:v>300</c:v>
                      </c:pt>
                      <c:pt idx="1616">
                        <c:v>300</c:v>
                      </c:pt>
                      <c:pt idx="1617">
                        <c:v>300</c:v>
                      </c:pt>
                      <c:pt idx="1618">
                        <c:v>300</c:v>
                      </c:pt>
                      <c:pt idx="1619">
                        <c:v>300</c:v>
                      </c:pt>
                      <c:pt idx="1620">
                        <c:v>300</c:v>
                      </c:pt>
                      <c:pt idx="1621">
                        <c:v>300</c:v>
                      </c:pt>
                      <c:pt idx="1622">
                        <c:v>300</c:v>
                      </c:pt>
                      <c:pt idx="1623">
                        <c:v>300</c:v>
                      </c:pt>
                      <c:pt idx="1624">
                        <c:v>300</c:v>
                      </c:pt>
                      <c:pt idx="1625">
                        <c:v>300</c:v>
                      </c:pt>
                      <c:pt idx="1626">
                        <c:v>300</c:v>
                      </c:pt>
                      <c:pt idx="1627">
                        <c:v>300</c:v>
                      </c:pt>
                      <c:pt idx="1628">
                        <c:v>300</c:v>
                      </c:pt>
                      <c:pt idx="1629">
                        <c:v>300</c:v>
                      </c:pt>
                      <c:pt idx="1630">
                        <c:v>300</c:v>
                      </c:pt>
                      <c:pt idx="1631">
                        <c:v>300</c:v>
                      </c:pt>
                      <c:pt idx="1632">
                        <c:v>300</c:v>
                      </c:pt>
                      <c:pt idx="1633">
                        <c:v>300</c:v>
                      </c:pt>
                      <c:pt idx="1634">
                        <c:v>300</c:v>
                      </c:pt>
                      <c:pt idx="1635">
                        <c:v>300</c:v>
                      </c:pt>
                      <c:pt idx="1636">
                        <c:v>300</c:v>
                      </c:pt>
                      <c:pt idx="1637">
                        <c:v>300</c:v>
                      </c:pt>
                      <c:pt idx="1638">
                        <c:v>300</c:v>
                      </c:pt>
                      <c:pt idx="1639">
                        <c:v>300</c:v>
                      </c:pt>
                      <c:pt idx="1640">
                        <c:v>300</c:v>
                      </c:pt>
                      <c:pt idx="1641">
                        <c:v>300</c:v>
                      </c:pt>
                      <c:pt idx="1642">
                        <c:v>300</c:v>
                      </c:pt>
                      <c:pt idx="1643">
                        <c:v>300</c:v>
                      </c:pt>
                      <c:pt idx="1644">
                        <c:v>300</c:v>
                      </c:pt>
                      <c:pt idx="1645">
                        <c:v>300</c:v>
                      </c:pt>
                      <c:pt idx="1646">
                        <c:v>300</c:v>
                      </c:pt>
                      <c:pt idx="1647">
                        <c:v>300</c:v>
                      </c:pt>
                      <c:pt idx="1648">
                        <c:v>300</c:v>
                      </c:pt>
                      <c:pt idx="1649">
                        <c:v>300</c:v>
                      </c:pt>
                      <c:pt idx="1650">
                        <c:v>300</c:v>
                      </c:pt>
                      <c:pt idx="1651">
                        <c:v>300</c:v>
                      </c:pt>
                      <c:pt idx="1652">
                        <c:v>300</c:v>
                      </c:pt>
                      <c:pt idx="1653">
                        <c:v>300</c:v>
                      </c:pt>
                      <c:pt idx="1654">
                        <c:v>300</c:v>
                      </c:pt>
                      <c:pt idx="1655">
                        <c:v>300</c:v>
                      </c:pt>
                      <c:pt idx="1656">
                        <c:v>300</c:v>
                      </c:pt>
                      <c:pt idx="1657">
                        <c:v>300</c:v>
                      </c:pt>
                      <c:pt idx="1658">
                        <c:v>300</c:v>
                      </c:pt>
                      <c:pt idx="1659">
                        <c:v>300</c:v>
                      </c:pt>
                      <c:pt idx="1660">
                        <c:v>300</c:v>
                      </c:pt>
                      <c:pt idx="1661">
                        <c:v>300</c:v>
                      </c:pt>
                      <c:pt idx="1662">
                        <c:v>300</c:v>
                      </c:pt>
                      <c:pt idx="1663">
                        <c:v>300</c:v>
                      </c:pt>
                      <c:pt idx="1664">
                        <c:v>300</c:v>
                      </c:pt>
                      <c:pt idx="1665">
                        <c:v>300</c:v>
                      </c:pt>
                      <c:pt idx="1666">
                        <c:v>300</c:v>
                      </c:pt>
                      <c:pt idx="1667">
                        <c:v>300</c:v>
                      </c:pt>
                      <c:pt idx="1668">
                        <c:v>300</c:v>
                      </c:pt>
                      <c:pt idx="1669">
                        <c:v>300</c:v>
                      </c:pt>
                      <c:pt idx="1670">
                        <c:v>300</c:v>
                      </c:pt>
                      <c:pt idx="1671">
                        <c:v>300</c:v>
                      </c:pt>
                      <c:pt idx="1672">
                        <c:v>300</c:v>
                      </c:pt>
                      <c:pt idx="1673">
                        <c:v>300</c:v>
                      </c:pt>
                      <c:pt idx="1674">
                        <c:v>300</c:v>
                      </c:pt>
                      <c:pt idx="1675">
                        <c:v>300</c:v>
                      </c:pt>
                      <c:pt idx="1676">
                        <c:v>300</c:v>
                      </c:pt>
                      <c:pt idx="1677">
                        <c:v>300</c:v>
                      </c:pt>
                      <c:pt idx="1678">
                        <c:v>300</c:v>
                      </c:pt>
                      <c:pt idx="1679">
                        <c:v>300</c:v>
                      </c:pt>
                      <c:pt idx="1680">
                        <c:v>300</c:v>
                      </c:pt>
                      <c:pt idx="1681">
                        <c:v>300</c:v>
                      </c:pt>
                      <c:pt idx="1682">
                        <c:v>300</c:v>
                      </c:pt>
                      <c:pt idx="1683">
                        <c:v>300</c:v>
                      </c:pt>
                      <c:pt idx="1684">
                        <c:v>300</c:v>
                      </c:pt>
                      <c:pt idx="1685">
                        <c:v>300</c:v>
                      </c:pt>
                      <c:pt idx="1686">
                        <c:v>300</c:v>
                      </c:pt>
                      <c:pt idx="1687">
                        <c:v>300</c:v>
                      </c:pt>
                      <c:pt idx="1688">
                        <c:v>300</c:v>
                      </c:pt>
                      <c:pt idx="1689">
                        <c:v>300</c:v>
                      </c:pt>
                      <c:pt idx="1690">
                        <c:v>300</c:v>
                      </c:pt>
                      <c:pt idx="1691">
                        <c:v>300</c:v>
                      </c:pt>
                      <c:pt idx="1692">
                        <c:v>300</c:v>
                      </c:pt>
                      <c:pt idx="1693">
                        <c:v>300</c:v>
                      </c:pt>
                      <c:pt idx="1694">
                        <c:v>300</c:v>
                      </c:pt>
                      <c:pt idx="1695">
                        <c:v>300</c:v>
                      </c:pt>
                      <c:pt idx="1696">
                        <c:v>300</c:v>
                      </c:pt>
                      <c:pt idx="1697">
                        <c:v>300</c:v>
                      </c:pt>
                      <c:pt idx="1698">
                        <c:v>300</c:v>
                      </c:pt>
                      <c:pt idx="1699">
                        <c:v>300</c:v>
                      </c:pt>
                      <c:pt idx="1700">
                        <c:v>300</c:v>
                      </c:pt>
                      <c:pt idx="1701">
                        <c:v>300</c:v>
                      </c:pt>
                      <c:pt idx="1702">
                        <c:v>300</c:v>
                      </c:pt>
                      <c:pt idx="1703">
                        <c:v>300</c:v>
                      </c:pt>
                      <c:pt idx="1704">
                        <c:v>300</c:v>
                      </c:pt>
                      <c:pt idx="1705">
                        <c:v>300</c:v>
                      </c:pt>
                      <c:pt idx="1706">
                        <c:v>300</c:v>
                      </c:pt>
                      <c:pt idx="1707">
                        <c:v>300</c:v>
                      </c:pt>
                      <c:pt idx="1708">
                        <c:v>300</c:v>
                      </c:pt>
                      <c:pt idx="1709">
                        <c:v>300</c:v>
                      </c:pt>
                      <c:pt idx="1710">
                        <c:v>300</c:v>
                      </c:pt>
                      <c:pt idx="1711">
                        <c:v>300</c:v>
                      </c:pt>
                      <c:pt idx="1712">
                        <c:v>300</c:v>
                      </c:pt>
                      <c:pt idx="1713">
                        <c:v>300</c:v>
                      </c:pt>
                      <c:pt idx="1714">
                        <c:v>300</c:v>
                      </c:pt>
                      <c:pt idx="1715">
                        <c:v>300</c:v>
                      </c:pt>
                      <c:pt idx="1716">
                        <c:v>300</c:v>
                      </c:pt>
                      <c:pt idx="1717">
                        <c:v>300</c:v>
                      </c:pt>
                      <c:pt idx="1718">
                        <c:v>300</c:v>
                      </c:pt>
                      <c:pt idx="1719">
                        <c:v>300</c:v>
                      </c:pt>
                      <c:pt idx="1720">
                        <c:v>300</c:v>
                      </c:pt>
                      <c:pt idx="1721">
                        <c:v>300</c:v>
                      </c:pt>
                      <c:pt idx="1722">
                        <c:v>300</c:v>
                      </c:pt>
                      <c:pt idx="1723">
                        <c:v>300</c:v>
                      </c:pt>
                      <c:pt idx="1724">
                        <c:v>300</c:v>
                      </c:pt>
                      <c:pt idx="1725">
                        <c:v>300</c:v>
                      </c:pt>
                      <c:pt idx="1726">
                        <c:v>300</c:v>
                      </c:pt>
                      <c:pt idx="1727">
                        <c:v>300</c:v>
                      </c:pt>
                      <c:pt idx="1728">
                        <c:v>300</c:v>
                      </c:pt>
                      <c:pt idx="1729">
                        <c:v>300</c:v>
                      </c:pt>
                      <c:pt idx="1730">
                        <c:v>300</c:v>
                      </c:pt>
                      <c:pt idx="1731">
                        <c:v>300</c:v>
                      </c:pt>
                      <c:pt idx="1732">
                        <c:v>300</c:v>
                      </c:pt>
                      <c:pt idx="1733">
                        <c:v>300</c:v>
                      </c:pt>
                      <c:pt idx="1734">
                        <c:v>300</c:v>
                      </c:pt>
                      <c:pt idx="1735">
                        <c:v>300</c:v>
                      </c:pt>
                      <c:pt idx="1736">
                        <c:v>300</c:v>
                      </c:pt>
                      <c:pt idx="1737">
                        <c:v>300</c:v>
                      </c:pt>
                      <c:pt idx="1738">
                        <c:v>300</c:v>
                      </c:pt>
                      <c:pt idx="1739">
                        <c:v>300</c:v>
                      </c:pt>
                      <c:pt idx="1740">
                        <c:v>300</c:v>
                      </c:pt>
                      <c:pt idx="1741">
                        <c:v>300</c:v>
                      </c:pt>
                      <c:pt idx="1742">
                        <c:v>300</c:v>
                      </c:pt>
                      <c:pt idx="1743">
                        <c:v>300</c:v>
                      </c:pt>
                      <c:pt idx="1744">
                        <c:v>300</c:v>
                      </c:pt>
                      <c:pt idx="1745">
                        <c:v>300</c:v>
                      </c:pt>
                      <c:pt idx="1746">
                        <c:v>300</c:v>
                      </c:pt>
                      <c:pt idx="1747">
                        <c:v>300</c:v>
                      </c:pt>
                      <c:pt idx="1748">
                        <c:v>300</c:v>
                      </c:pt>
                      <c:pt idx="1749">
                        <c:v>300</c:v>
                      </c:pt>
                      <c:pt idx="1750">
                        <c:v>300</c:v>
                      </c:pt>
                      <c:pt idx="1751">
                        <c:v>300</c:v>
                      </c:pt>
                      <c:pt idx="1752">
                        <c:v>300</c:v>
                      </c:pt>
                      <c:pt idx="1753">
                        <c:v>300</c:v>
                      </c:pt>
                      <c:pt idx="1754">
                        <c:v>300</c:v>
                      </c:pt>
                      <c:pt idx="1755">
                        <c:v>300</c:v>
                      </c:pt>
                      <c:pt idx="1756">
                        <c:v>300</c:v>
                      </c:pt>
                      <c:pt idx="1757">
                        <c:v>300</c:v>
                      </c:pt>
                      <c:pt idx="1758">
                        <c:v>300</c:v>
                      </c:pt>
                      <c:pt idx="1759">
                        <c:v>300</c:v>
                      </c:pt>
                      <c:pt idx="1760">
                        <c:v>300</c:v>
                      </c:pt>
                      <c:pt idx="1761">
                        <c:v>300</c:v>
                      </c:pt>
                      <c:pt idx="1762">
                        <c:v>300</c:v>
                      </c:pt>
                      <c:pt idx="1763">
                        <c:v>300</c:v>
                      </c:pt>
                      <c:pt idx="1764">
                        <c:v>300</c:v>
                      </c:pt>
                      <c:pt idx="1765">
                        <c:v>300</c:v>
                      </c:pt>
                      <c:pt idx="1766">
                        <c:v>300</c:v>
                      </c:pt>
                      <c:pt idx="1767">
                        <c:v>300</c:v>
                      </c:pt>
                      <c:pt idx="1768">
                        <c:v>300</c:v>
                      </c:pt>
                      <c:pt idx="1769">
                        <c:v>300</c:v>
                      </c:pt>
                      <c:pt idx="1770">
                        <c:v>300</c:v>
                      </c:pt>
                      <c:pt idx="1771">
                        <c:v>300</c:v>
                      </c:pt>
                      <c:pt idx="1772">
                        <c:v>300</c:v>
                      </c:pt>
                      <c:pt idx="1773">
                        <c:v>300</c:v>
                      </c:pt>
                      <c:pt idx="1774">
                        <c:v>300</c:v>
                      </c:pt>
                      <c:pt idx="1775">
                        <c:v>300</c:v>
                      </c:pt>
                      <c:pt idx="1776">
                        <c:v>300</c:v>
                      </c:pt>
                      <c:pt idx="1777">
                        <c:v>300</c:v>
                      </c:pt>
                      <c:pt idx="1778">
                        <c:v>300</c:v>
                      </c:pt>
                      <c:pt idx="1779">
                        <c:v>300</c:v>
                      </c:pt>
                      <c:pt idx="1780">
                        <c:v>300</c:v>
                      </c:pt>
                      <c:pt idx="1781">
                        <c:v>300</c:v>
                      </c:pt>
                      <c:pt idx="1782">
                        <c:v>300</c:v>
                      </c:pt>
                      <c:pt idx="1783">
                        <c:v>300</c:v>
                      </c:pt>
                      <c:pt idx="1784">
                        <c:v>300</c:v>
                      </c:pt>
                      <c:pt idx="1785">
                        <c:v>300</c:v>
                      </c:pt>
                      <c:pt idx="1786">
                        <c:v>300</c:v>
                      </c:pt>
                      <c:pt idx="1787">
                        <c:v>300</c:v>
                      </c:pt>
                      <c:pt idx="1788">
                        <c:v>300</c:v>
                      </c:pt>
                      <c:pt idx="1789">
                        <c:v>300</c:v>
                      </c:pt>
                      <c:pt idx="1790">
                        <c:v>300</c:v>
                      </c:pt>
                      <c:pt idx="1791">
                        <c:v>300</c:v>
                      </c:pt>
                      <c:pt idx="1792">
                        <c:v>300</c:v>
                      </c:pt>
                      <c:pt idx="1793">
                        <c:v>300</c:v>
                      </c:pt>
                      <c:pt idx="1794">
                        <c:v>300</c:v>
                      </c:pt>
                      <c:pt idx="1795">
                        <c:v>300</c:v>
                      </c:pt>
                      <c:pt idx="1796">
                        <c:v>300</c:v>
                      </c:pt>
                      <c:pt idx="1797">
                        <c:v>300</c:v>
                      </c:pt>
                      <c:pt idx="1798">
                        <c:v>300</c:v>
                      </c:pt>
                      <c:pt idx="1799">
                        <c:v>300</c:v>
                      </c:pt>
                      <c:pt idx="1800">
                        <c:v>300</c:v>
                      </c:pt>
                      <c:pt idx="1801">
                        <c:v>300</c:v>
                      </c:pt>
                      <c:pt idx="1802">
                        <c:v>300</c:v>
                      </c:pt>
                      <c:pt idx="1803">
                        <c:v>300</c:v>
                      </c:pt>
                      <c:pt idx="1804">
                        <c:v>300</c:v>
                      </c:pt>
                      <c:pt idx="1805">
                        <c:v>300</c:v>
                      </c:pt>
                      <c:pt idx="1806">
                        <c:v>300</c:v>
                      </c:pt>
                      <c:pt idx="1807">
                        <c:v>300</c:v>
                      </c:pt>
                      <c:pt idx="1808">
                        <c:v>300</c:v>
                      </c:pt>
                      <c:pt idx="1809">
                        <c:v>300</c:v>
                      </c:pt>
                      <c:pt idx="1810">
                        <c:v>300</c:v>
                      </c:pt>
                      <c:pt idx="1811">
                        <c:v>300</c:v>
                      </c:pt>
                      <c:pt idx="1812">
                        <c:v>300</c:v>
                      </c:pt>
                      <c:pt idx="1813">
                        <c:v>300</c:v>
                      </c:pt>
                      <c:pt idx="1814">
                        <c:v>300</c:v>
                      </c:pt>
                      <c:pt idx="1815">
                        <c:v>300</c:v>
                      </c:pt>
                      <c:pt idx="1816">
                        <c:v>300</c:v>
                      </c:pt>
                      <c:pt idx="1817">
                        <c:v>300</c:v>
                      </c:pt>
                      <c:pt idx="1818">
                        <c:v>300</c:v>
                      </c:pt>
                      <c:pt idx="1819">
                        <c:v>300</c:v>
                      </c:pt>
                      <c:pt idx="1820">
                        <c:v>300</c:v>
                      </c:pt>
                      <c:pt idx="1821">
                        <c:v>300</c:v>
                      </c:pt>
                      <c:pt idx="1822">
                        <c:v>300</c:v>
                      </c:pt>
                      <c:pt idx="1823">
                        <c:v>300</c:v>
                      </c:pt>
                      <c:pt idx="1824">
                        <c:v>300</c:v>
                      </c:pt>
                      <c:pt idx="1825">
                        <c:v>300</c:v>
                      </c:pt>
                      <c:pt idx="1826">
                        <c:v>300</c:v>
                      </c:pt>
                      <c:pt idx="1827">
                        <c:v>300</c:v>
                      </c:pt>
                      <c:pt idx="1828">
                        <c:v>300</c:v>
                      </c:pt>
                      <c:pt idx="1829">
                        <c:v>300</c:v>
                      </c:pt>
                      <c:pt idx="1830">
                        <c:v>300</c:v>
                      </c:pt>
                      <c:pt idx="1831">
                        <c:v>300</c:v>
                      </c:pt>
                      <c:pt idx="1832">
                        <c:v>300</c:v>
                      </c:pt>
                      <c:pt idx="1833">
                        <c:v>300</c:v>
                      </c:pt>
                      <c:pt idx="1834">
                        <c:v>300</c:v>
                      </c:pt>
                      <c:pt idx="1835">
                        <c:v>300</c:v>
                      </c:pt>
                      <c:pt idx="1836">
                        <c:v>300</c:v>
                      </c:pt>
                      <c:pt idx="1837">
                        <c:v>300</c:v>
                      </c:pt>
                      <c:pt idx="1838">
                        <c:v>300</c:v>
                      </c:pt>
                      <c:pt idx="1839">
                        <c:v>300</c:v>
                      </c:pt>
                      <c:pt idx="1840">
                        <c:v>300</c:v>
                      </c:pt>
                      <c:pt idx="1841">
                        <c:v>300</c:v>
                      </c:pt>
                      <c:pt idx="1842">
                        <c:v>300</c:v>
                      </c:pt>
                      <c:pt idx="1843">
                        <c:v>300</c:v>
                      </c:pt>
                      <c:pt idx="1844">
                        <c:v>300</c:v>
                      </c:pt>
                      <c:pt idx="1845">
                        <c:v>300</c:v>
                      </c:pt>
                      <c:pt idx="1846">
                        <c:v>300</c:v>
                      </c:pt>
                      <c:pt idx="1847">
                        <c:v>300</c:v>
                      </c:pt>
                      <c:pt idx="1848">
                        <c:v>300</c:v>
                      </c:pt>
                      <c:pt idx="1849">
                        <c:v>300</c:v>
                      </c:pt>
                      <c:pt idx="1850">
                        <c:v>300</c:v>
                      </c:pt>
                      <c:pt idx="1851">
                        <c:v>300</c:v>
                      </c:pt>
                      <c:pt idx="1852">
                        <c:v>300</c:v>
                      </c:pt>
                      <c:pt idx="1853">
                        <c:v>300</c:v>
                      </c:pt>
                      <c:pt idx="1854">
                        <c:v>300</c:v>
                      </c:pt>
                      <c:pt idx="1855">
                        <c:v>300</c:v>
                      </c:pt>
                      <c:pt idx="1856">
                        <c:v>300</c:v>
                      </c:pt>
                      <c:pt idx="1857">
                        <c:v>300</c:v>
                      </c:pt>
                      <c:pt idx="1858">
                        <c:v>300</c:v>
                      </c:pt>
                      <c:pt idx="1859">
                        <c:v>300</c:v>
                      </c:pt>
                      <c:pt idx="1860">
                        <c:v>300</c:v>
                      </c:pt>
                      <c:pt idx="1861">
                        <c:v>300</c:v>
                      </c:pt>
                      <c:pt idx="1862">
                        <c:v>300</c:v>
                      </c:pt>
                      <c:pt idx="1863">
                        <c:v>300</c:v>
                      </c:pt>
                      <c:pt idx="1864">
                        <c:v>300</c:v>
                      </c:pt>
                      <c:pt idx="1865">
                        <c:v>300</c:v>
                      </c:pt>
                      <c:pt idx="1866">
                        <c:v>300</c:v>
                      </c:pt>
                      <c:pt idx="1867">
                        <c:v>300</c:v>
                      </c:pt>
                      <c:pt idx="1868">
                        <c:v>300</c:v>
                      </c:pt>
                      <c:pt idx="1869">
                        <c:v>300</c:v>
                      </c:pt>
                      <c:pt idx="1870">
                        <c:v>300</c:v>
                      </c:pt>
                      <c:pt idx="1871">
                        <c:v>300</c:v>
                      </c:pt>
                      <c:pt idx="1872">
                        <c:v>300</c:v>
                      </c:pt>
                      <c:pt idx="1873">
                        <c:v>300</c:v>
                      </c:pt>
                      <c:pt idx="1874">
                        <c:v>300</c:v>
                      </c:pt>
                      <c:pt idx="1875">
                        <c:v>300</c:v>
                      </c:pt>
                      <c:pt idx="1876">
                        <c:v>300</c:v>
                      </c:pt>
                      <c:pt idx="1877">
                        <c:v>300</c:v>
                      </c:pt>
                      <c:pt idx="1878">
                        <c:v>300</c:v>
                      </c:pt>
                      <c:pt idx="1879">
                        <c:v>300</c:v>
                      </c:pt>
                      <c:pt idx="1880">
                        <c:v>300</c:v>
                      </c:pt>
                      <c:pt idx="1881">
                        <c:v>300</c:v>
                      </c:pt>
                      <c:pt idx="1882">
                        <c:v>300</c:v>
                      </c:pt>
                      <c:pt idx="1883">
                        <c:v>300</c:v>
                      </c:pt>
                      <c:pt idx="1884">
                        <c:v>300</c:v>
                      </c:pt>
                      <c:pt idx="1885">
                        <c:v>300</c:v>
                      </c:pt>
                      <c:pt idx="1886">
                        <c:v>300</c:v>
                      </c:pt>
                      <c:pt idx="1887">
                        <c:v>300</c:v>
                      </c:pt>
                      <c:pt idx="1888">
                        <c:v>300</c:v>
                      </c:pt>
                      <c:pt idx="1889">
                        <c:v>300</c:v>
                      </c:pt>
                      <c:pt idx="1890">
                        <c:v>300</c:v>
                      </c:pt>
                      <c:pt idx="1891">
                        <c:v>300</c:v>
                      </c:pt>
                      <c:pt idx="1892">
                        <c:v>300</c:v>
                      </c:pt>
                      <c:pt idx="1893">
                        <c:v>300</c:v>
                      </c:pt>
                      <c:pt idx="1894">
                        <c:v>300</c:v>
                      </c:pt>
                      <c:pt idx="1895">
                        <c:v>300</c:v>
                      </c:pt>
                      <c:pt idx="1896">
                        <c:v>300</c:v>
                      </c:pt>
                      <c:pt idx="1897">
                        <c:v>300</c:v>
                      </c:pt>
                      <c:pt idx="1898">
                        <c:v>300</c:v>
                      </c:pt>
                      <c:pt idx="1899">
                        <c:v>300</c:v>
                      </c:pt>
                      <c:pt idx="1900">
                        <c:v>300</c:v>
                      </c:pt>
                      <c:pt idx="1901">
                        <c:v>300</c:v>
                      </c:pt>
                      <c:pt idx="1902">
                        <c:v>300</c:v>
                      </c:pt>
                      <c:pt idx="1903">
                        <c:v>300</c:v>
                      </c:pt>
                      <c:pt idx="1904">
                        <c:v>300</c:v>
                      </c:pt>
                      <c:pt idx="1905">
                        <c:v>300</c:v>
                      </c:pt>
                      <c:pt idx="1906">
                        <c:v>300</c:v>
                      </c:pt>
                      <c:pt idx="1907">
                        <c:v>300</c:v>
                      </c:pt>
                      <c:pt idx="1908">
                        <c:v>300</c:v>
                      </c:pt>
                      <c:pt idx="1909">
                        <c:v>300</c:v>
                      </c:pt>
                      <c:pt idx="1910">
                        <c:v>300</c:v>
                      </c:pt>
                      <c:pt idx="1911">
                        <c:v>300</c:v>
                      </c:pt>
                      <c:pt idx="1912">
                        <c:v>300</c:v>
                      </c:pt>
                      <c:pt idx="1913">
                        <c:v>300</c:v>
                      </c:pt>
                      <c:pt idx="1914">
                        <c:v>300</c:v>
                      </c:pt>
                      <c:pt idx="1915">
                        <c:v>300</c:v>
                      </c:pt>
                      <c:pt idx="1916">
                        <c:v>300</c:v>
                      </c:pt>
                      <c:pt idx="1917">
                        <c:v>300</c:v>
                      </c:pt>
                      <c:pt idx="1918">
                        <c:v>300</c:v>
                      </c:pt>
                      <c:pt idx="1919">
                        <c:v>300</c:v>
                      </c:pt>
                      <c:pt idx="1920">
                        <c:v>300</c:v>
                      </c:pt>
                      <c:pt idx="1921">
                        <c:v>300</c:v>
                      </c:pt>
                      <c:pt idx="1922">
                        <c:v>300</c:v>
                      </c:pt>
                      <c:pt idx="1923">
                        <c:v>300</c:v>
                      </c:pt>
                      <c:pt idx="1924">
                        <c:v>300</c:v>
                      </c:pt>
                      <c:pt idx="1925">
                        <c:v>300</c:v>
                      </c:pt>
                      <c:pt idx="1926">
                        <c:v>300</c:v>
                      </c:pt>
                      <c:pt idx="1927">
                        <c:v>300</c:v>
                      </c:pt>
                      <c:pt idx="1928">
                        <c:v>300</c:v>
                      </c:pt>
                      <c:pt idx="1929">
                        <c:v>300</c:v>
                      </c:pt>
                      <c:pt idx="1930">
                        <c:v>300</c:v>
                      </c:pt>
                      <c:pt idx="1931">
                        <c:v>300</c:v>
                      </c:pt>
                      <c:pt idx="1932">
                        <c:v>300</c:v>
                      </c:pt>
                      <c:pt idx="1933">
                        <c:v>300</c:v>
                      </c:pt>
                      <c:pt idx="1934">
                        <c:v>300</c:v>
                      </c:pt>
                      <c:pt idx="1935">
                        <c:v>300</c:v>
                      </c:pt>
                      <c:pt idx="1936">
                        <c:v>300</c:v>
                      </c:pt>
                      <c:pt idx="1937">
                        <c:v>300</c:v>
                      </c:pt>
                      <c:pt idx="1938">
                        <c:v>300</c:v>
                      </c:pt>
                      <c:pt idx="1939">
                        <c:v>300</c:v>
                      </c:pt>
                      <c:pt idx="1940">
                        <c:v>300</c:v>
                      </c:pt>
                      <c:pt idx="1941">
                        <c:v>300</c:v>
                      </c:pt>
                      <c:pt idx="1942">
                        <c:v>300</c:v>
                      </c:pt>
                      <c:pt idx="1943">
                        <c:v>300</c:v>
                      </c:pt>
                      <c:pt idx="1944">
                        <c:v>300</c:v>
                      </c:pt>
                      <c:pt idx="1945">
                        <c:v>300</c:v>
                      </c:pt>
                      <c:pt idx="1946">
                        <c:v>300</c:v>
                      </c:pt>
                      <c:pt idx="1947">
                        <c:v>300</c:v>
                      </c:pt>
                      <c:pt idx="1948">
                        <c:v>300</c:v>
                      </c:pt>
                      <c:pt idx="1949">
                        <c:v>300</c:v>
                      </c:pt>
                      <c:pt idx="1950">
                        <c:v>300</c:v>
                      </c:pt>
                      <c:pt idx="1951">
                        <c:v>300</c:v>
                      </c:pt>
                      <c:pt idx="1952">
                        <c:v>300</c:v>
                      </c:pt>
                      <c:pt idx="1953">
                        <c:v>300</c:v>
                      </c:pt>
                      <c:pt idx="1954">
                        <c:v>300</c:v>
                      </c:pt>
                      <c:pt idx="1955">
                        <c:v>300</c:v>
                      </c:pt>
                      <c:pt idx="1956">
                        <c:v>300</c:v>
                      </c:pt>
                      <c:pt idx="1957">
                        <c:v>300</c:v>
                      </c:pt>
                      <c:pt idx="1958">
                        <c:v>300</c:v>
                      </c:pt>
                      <c:pt idx="1959">
                        <c:v>300</c:v>
                      </c:pt>
                      <c:pt idx="1960">
                        <c:v>300</c:v>
                      </c:pt>
                      <c:pt idx="1961">
                        <c:v>300</c:v>
                      </c:pt>
                      <c:pt idx="1962">
                        <c:v>300</c:v>
                      </c:pt>
                      <c:pt idx="1963">
                        <c:v>300</c:v>
                      </c:pt>
                      <c:pt idx="1964">
                        <c:v>300</c:v>
                      </c:pt>
                      <c:pt idx="1965">
                        <c:v>300</c:v>
                      </c:pt>
                      <c:pt idx="1966">
                        <c:v>300</c:v>
                      </c:pt>
                      <c:pt idx="1967">
                        <c:v>300</c:v>
                      </c:pt>
                      <c:pt idx="1968">
                        <c:v>300</c:v>
                      </c:pt>
                      <c:pt idx="1969">
                        <c:v>300</c:v>
                      </c:pt>
                      <c:pt idx="1970">
                        <c:v>300</c:v>
                      </c:pt>
                      <c:pt idx="1971">
                        <c:v>300</c:v>
                      </c:pt>
                      <c:pt idx="1972">
                        <c:v>300</c:v>
                      </c:pt>
                      <c:pt idx="1973">
                        <c:v>300</c:v>
                      </c:pt>
                      <c:pt idx="1974">
                        <c:v>300</c:v>
                      </c:pt>
                      <c:pt idx="1975">
                        <c:v>300</c:v>
                      </c:pt>
                      <c:pt idx="1976">
                        <c:v>300</c:v>
                      </c:pt>
                      <c:pt idx="1977">
                        <c:v>300</c:v>
                      </c:pt>
                      <c:pt idx="1978">
                        <c:v>300</c:v>
                      </c:pt>
                      <c:pt idx="1979">
                        <c:v>300</c:v>
                      </c:pt>
                      <c:pt idx="1980">
                        <c:v>300</c:v>
                      </c:pt>
                      <c:pt idx="1981">
                        <c:v>300</c:v>
                      </c:pt>
                      <c:pt idx="1982">
                        <c:v>300</c:v>
                      </c:pt>
                      <c:pt idx="1983">
                        <c:v>300</c:v>
                      </c:pt>
                      <c:pt idx="1984">
                        <c:v>300</c:v>
                      </c:pt>
                      <c:pt idx="1985">
                        <c:v>300</c:v>
                      </c:pt>
                      <c:pt idx="1986">
                        <c:v>300</c:v>
                      </c:pt>
                      <c:pt idx="1987">
                        <c:v>300</c:v>
                      </c:pt>
                      <c:pt idx="1988">
                        <c:v>300</c:v>
                      </c:pt>
                      <c:pt idx="1989">
                        <c:v>300</c:v>
                      </c:pt>
                      <c:pt idx="1990">
                        <c:v>300</c:v>
                      </c:pt>
                      <c:pt idx="1991">
                        <c:v>300</c:v>
                      </c:pt>
                      <c:pt idx="1992">
                        <c:v>300</c:v>
                      </c:pt>
                      <c:pt idx="1993">
                        <c:v>300</c:v>
                      </c:pt>
                      <c:pt idx="1994">
                        <c:v>300</c:v>
                      </c:pt>
                      <c:pt idx="1995">
                        <c:v>300</c:v>
                      </c:pt>
                      <c:pt idx="1996">
                        <c:v>300</c:v>
                      </c:pt>
                      <c:pt idx="1997">
                        <c:v>300</c:v>
                      </c:pt>
                      <c:pt idx="1998">
                        <c:v>300</c:v>
                      </c:pt>
                      <c:pt idx="1999">
                        <c:v>300</c:v>
                      </c:pt>
                      <c:pt idx="2000">
                        <c:v>300</c:v>
                      </c:pt>
                      <c:pt idx="2001">
                        <c:v>300</c:v>
                      </c:pt>
                      <c:pt idx="2002">
                        <c:v>300</c:v>
                      </c:pt>
                      <c:pt idx="2003">
                        <c:v>300</c:v>
                      </c:pt>
                      <c:pt idx="2004">
                        <c:v>300</c:v>
                      </c:pt>
                      <c:pt idx="2005">
                        <c:v>300</c:v>
                      </c:pt>
                      <c:pt idx="2006">
                        <c:v>300</c:v>
                      </c:pt>
                      <c:pt idx="2007">
                        <c:v>300</c:v>
                      </c:pt>
                      <c:pt idx="2008">
                        <c:v>300</c:v>
                      </c:pt>
                      <c:pt idx="2009">
                        <c:v>300</c:v>
                      </c:pt>
                      <c:pt idx="2010">
                        <c:v>300</c:v>
                      </c:pt>
                      <c:pt idx="2011">
                        <c:v>300</c:v>
                      </c:pt>
                      <c:pt idx="2012">
                        <c:v>300</c:v>
                      </c:pt>
                      <c:pt idx="2013">
                        <c:v>300</c:v>
                      </c:pt>
                      <c:pt idx="2014">
                        <c:v>300</c:v>
                      </c:pt>
                      <c:pt idx="2015">
                        <c:v>300</c:v>
                      </c:pt>
                      <c:pt idx="2016">
                        <c:v>300</c:v>
                      </c:pt>
                      <c:pt idx="2017">
                        <c:v>300</c:v>
                      </c:pt>
                      <c:pt idx="2018">
                        <c:v>300</c:v>
                      </c:pt>
                      <c:pt idx="2019">
                        <c:v>300</c:v>
                      </c:pt>
                      <c:pt idx="2020">
                        <c:v>300</c:v>
                      </c:pt>
                      <c:pt idx="2021">
                        <c:v>300</c:v>
                      </c:pt>
                      <c:pt idx="2022">
                        <c:v>300</c:v>
                      </c:pt>
                      <c:pt idx="2023">
                        <c:v>300</c:v>
                      </c:pt>
                      <c:pt idx="2024">
                        <c:v>300</c:v>
                      </c:pt>
                      <c:pt idx="2025">
                        <c:v>300</c:v>
                      </c:pt>
                      <c:pt idx="2026">
                        <c:v>300</c:v>
                      </c:pt>
                      <c:pt idx="2027">
                        <c:v>300</c:v>
                      </c:pt>
                      <c:pt idx="2028">
                        <c:v>300</c:v>
                      </c:pt>
                      <c:pt idx="2029">
                        <c:v>300</c:v>
                      </c:pt>
                      <c:pt idx="2030">
                        <c:v>300</c:v>
                      </c:pt>
                      <c:pt idx="2031">
                        <c:v>300</c:v>
                      </c:pt>
                      <c:pt idx="2032">
                        <c:v>300</c:v>
                      </c:pt>
                      <c:pt idx="2033">
                        <c:v>300</c:v>
                      </c:pt>
                      <c:pt idx="2034">
                        <c:v>300</c:v>
                      </c:pt>
                      <c:pt idx="2035">
                        <c:v>300</c:v>
                      </c:pt>
                      <c:pt idx="2036">
                        <c:v>300</c:v>
                      </c:pt>
                      <c:pt idx="2037">
                        <c:v>300</c:v>
                      </c:pt>
                      <c:pt idx="2038">
                        <c:v>300</c:v>
                      </c:pt>
                      <c:pt idx="2039">
                        <c:v>300</c:v>
                      </c:pt>
                      <c:pt idx="2040">
                        <c:v>300</c:v>
                      </c:pt>
                      <c:pt idx="2041">
                        <c:v>300</c:v>
                      </c:pt>
                      <c:pt idx="2042">
                        <c:v>300</c:v>
                      </c:pt>
                      <c:pt idx="2043">
                        <c:v>300</c:v>
                      </c:pt>
                      <c:pt idx="2044">
                        <c:v>300</c:v>
                      </c:pt>
                      <c:pt idx="2045">
                        <c:v>300</c:v>
                      </c:pt>
                      <c:pt idx="2046">
                        <c:v>300</c:v>
                      </c:pt>
                      <c:pt idx="2047">
                        <c:v>300</c:v>
                      </c:pt>
                      <c:pt idx="2048">
                        <c:v>300</c:v>
                      </c:pt>
                      <c:pt idx="2049">
                        <c:v>300</c:v>
                      </c:pt>
                      <c:pt idx="2050">
                        <c:v>300</c:v>
                      </c:pt>
                      <c:pt idx="2051">
                        <c:v>300</c:v>
                      </c:pt>
                      <c:pt idx="2052">
                        <c:v>300</c:v>
                      </c:pt>
                      <c:pt idx="2053">
                        <c:v>300</c:v>
                      </c:pt>
                      <c:pt idx="2054">
                        <c:v>300</c:v>
                      </c:pt>
                      <c:pt idx="2055">
                        <c:v>300</c:v>
                      </c:pt>
                      <c:pt idx="2056">
                        <c:v>300</c:v>
                      </c:pt>
                      <c:pt idx="2057">
                        <c:v>300</c:v>
                      </c:pt>
                      <c:pt idx="2058">
                        <c:v>300</c:v>
                      </c:pt>
                      <c:pt idx="2059">
                        <c:v>300</c:v>
                      </c:pt>
                      <c:pt idx="2060">
                        <c:v>300</c:v>
                      </c:pt>
                      <c:pt idx="2061">
                        <c:v>300</c:v>
                      </c:pt>
                      <c:pt idx="2062">
                        <c:v>300</c:v>
                      </c:pt>
                      <c:pt idx="2063">
                        <c:v>300</c:v>
                      </c:pt>
                      <c:pt idx="2064">
                        <c:v>300</c:v>
                      </c:pt>
                      <c:pt idx="2065">
                        <c:v>300</c:v>
                      </c:pt>
                      <c:pt idx="2066">
                        <c:v>300</c:v>
                      </c:pt>
                      <c:pt idx="2067">
                        <c:v>300</c:v>
                      </c:pt>
                      <c:pt idx="2068">
                        <c:v>300</c:v>
                      </c:pt>
                      <c:pt idx="2069">
                        <c:v>300</c:v>
                      </c:pt>
                      <c:pt idx="2070">
                        <c:v>300</c:v>
                      </c:pt>
                      <c:pt idx="2071">
                        <c:v>300</c:v>
                      </c:pt>
                      <c:pt idx="2072">
                        <c:v>300</c:v>
                      </c:pt>
                      <c:pt idx="2073">
                        <c:v>300</c:v>
                      </c:pt>
                      <c:pt idx="2074">
                        <c:v>300</c:v>
                      </c:pt>
                      <c:pt idx="2075">
                        <c:v>300</c:v>
                      </c:pt>
                      <c:pt idx="2076">
                        <c:v>300</c:v>
                      </c:pt>
                      <c:pt idx="2077">
                        <c:v>300</c:v>
                      </c:pt>
                      <c:pt idx="2078">
                        <c:v>300</c:v>
                      </c:pt>
                      <c:pt idx="2079">
                        <c:v>300</c:v>
                      </c:pt>
                      <c:pt idx="2080">
                        <c:v>300</c:v>
                      </c:pt>
                      <c:pt idx="2081">
                        <c:v>300</c:v>
                      </c:pt>
                      <c:pt idx="2082">
                        <c:v>300</c:v>
                      </c:pt>
                      <c:pt idx="2083">
                        <c:v>300</c:v>
                      </c:pt>
                      <c:pt idx="2084">
                        <c:v>300</c:v>
                      </c:pt>
                      <c:pt idx="2085">
                        <c:v>300</c:v>
                      </c:pt>
                      <c:pt idx="2086">
                        <c:v>300</c:v>
                      </c:pt>
                      <c:pt idx="2087">
                        <c:v>300</c:v>
                      </c:pt>
                      <c:pt idx="2088">
                        <c:v>300</c:v>
                      </c:pt>
                      <c:pt idx="2089">
                        <c:v>300</c:v>
                      </c:pt>
                      <c:pt idx="2090">
                        <c:v>300</c:v>
                      </c:pt>
                      <c:pt idx="2091">
                        <c:v>300</c:v>
                      </c:pt>
                      <c:pt idx="2092">
                        <c:v>300</c:v>
                      </c:pt>
                      <c:pt idx="2093">
                        <c:v>300</c:v>
                      </c:pt>
                      <c:pt idx="2094">
                        <c:v>300</c:v>
                      </c:pt>
                      <c:pt idx="2095">
                        <c:v>300</c:v>
                      </c:pt>
                      <c:pt idx="2096">
                        <c:v>300</c:v>
                      </c:pt>
                      <c:pt idx="2097">
                        <c:v>300</c:v>
                      </c:pt>
                      <c:pt idx="2098">
                        <c:v>300</c:v>
                      </c:pt>
                      <c:pt idx="2099">
                        <c:v>300</c:v>
                      </c:pt>
                      <c:pt idx="2100">
                        <c:v>300</c:v>
                      </c:pt>
                      <c:pt idx="2101">
                        <c:v>300</c:v>
                      </c:pt>
                      <c:pt idx="2102">
                        <c:v>300</c:v>
                      </c:pt>
                      <c:pt idx="2103">
                        <c:v>300</c:v>
                      </c:pt>
                      <c:pt idx="2104">
                        <c:v>300</c:v>
                      </c:pt>
                      <c:pt idx="2105">
                        <c:v>300</c:v>
                      </c:pt>
                      <c:pt idx="2106">
                        <c:v>300</c:v>
                      </c:pt>
                      <c:pt idx="2107">
                        <c:v>300</c:v>
                      </c:pt>
                      <c:pt idx="2108">
                        <c:v>300</c:v>
                      </c:pt>
                      <c:pt idx="2109">
                        <c:v>300</c:v>
                      </c:pt>
                      <c:pt idx="2110">
                        <c:v>300</c:v>
                      </c:pt>
                      <c:pt idx="2111">
                        <c:v>300</c:v>
                      </c:pt>
                      <c:pt idx="2112">
                        <c:v>300</c:v>
                      </c:pt>
                      <c:pt idx="2113">
                        <c:v>300</c:v>
                      </c:pt>
                      <c:pt idx="2114">
                        <c:v>300</c:v>
                      </c:pt>
                      <c:pt idx="2115">
                        <c:v>300</c:v>
                      </c:pt>
                      <c:pt idx="2116">
                        <c:v>300</c:v>
                      </c:pt>
                      <c:pt idx="2117">
                        <c:v>300</c:v>
                      </c:pt>
                      <c:pt idx="2118">
                        <c:v>300</c:v>
                      </c:pt>
                      <c:pt idx="2119">
                        <c:v>300</c:v>
                      </c:pt>
                      <c:pt idx="2120">
                        <c:v>300</c:v>
                      </c:pt>
                      <c:pt idx="2121">
                        <c:v>300</c:v>
                      </c:pt>
                      <c:pt idx="2122">
                        <c:v>300</c:v>
                      </c:pt>
                      <c:pt idx="2123">
                        <c:v>300</c:v>
                      </c:pt>
                      <c:pt idx="2124">
                        <c:v>300</c:v>
                      </c:pt>
                      <c:pt idx="2125">
                        <c:v>300</c:v>
                      </c:pt>
                      <c:pt idx="2126">
                        <c:v>300</c:v>
                      </c:pt>
                      <c:pt idx="2127">
                        <c:v>300</c:v>
                      </c:pt>
                      <c:pt idx="2128">
                        <c:v>300</c:v>
                      </c:pt>
                      <c:pt idx="2129">
                        <c:v>300</c:v>
                      </c:pt>
                      <c:pt idx="2130">
                        <c:v>300</c:v>
                      </c:pt>
                      <c:pt idx="2131">
                        <c:v>300</c:v>
                      </c:pt>
                      <c:pt idx="2132">
                        <c:v>300</c:v>
                      </c:pt>
                      <c:pt idx="2133">
                        <c:v>300</c:v>
                      </c:pt>
                      <c:pt idx="2134">
                        <c:v>300</c:v>
                      </c:pt>
                      <c:pt idx="2135">
                        <c:v>300</c:v>
                      </c:pt>
                      <c:pt idx="2136">
                        <c:v>300</c:v>
                      </c:pt>
                      <c:pt idx="2137">
                        <c:v>300</c:v>
                      </c:pt>
                      <c:pt idx="2138">
                        <c:v>300</c:v>
                      </c:pt>
                      <c:pt idx="2139">
                        <c:v>300</c:v>
                      </c:pt>
                      <c:pt idx="2140">
                        <c:v>300</c:v>
                      </c:pt>
                      <c:pt idx="2141">
                        <c:v>300</c:v>
                      </c:pt>
                      <c:pt idx="2142">
                        <c:v>300</c:v>
                      </c:pt>
                      <c:pt idx="2143">
                        <c:v>300</c:v>
                      </c:pt>
                      <c:pt idx="2144">
                        <c:v>300</c:v>
                      </c:pt>
                      <c:pt idx="2145">
                        <c:v>300</c:v>
                      </c:pt>
                      <c:pt idx="2146">
                        <c:v>300</c:v>
                      </c:pt>
                      <c:pt idx="2147">
                        <c:v>300</c:v>
                      </c:pt>
                      <c:pt idx="2148">
                        <c:v>300</c:v>
                      </c:pt>
                      <c:pt idx="2149">
                        <c:v>300</c:v>
                      </c:pt>
                      <c:pt idx="2150">
                        <c:v>300</c:v>
                      </c:pt>
                      <c:pt idx="2151">
                        <c:v>300</c:v>
                      </c:pt>
                      <c:pt idx="2152">
                        <c:v>300</c:v>
                      </c:pt>
                      <c:pt idx="2153">
                        <c:v>300</c:v>
                      </c:pt>
                      <c:pt idx="2154">
                        <c:v>300</c:v>
                      </c:pt>
                      <c:pt idx="2155">
                        <c:v>300</c:v>
                      </c:pt>
                      <c:pt idx="2156">
                        <c:v>300</c:v>
                      </c:pt>
                      <c:pt idx="2157">
                        <c:v>300</c:v>
                      </c:pt>
                      <c:pt idx="2158">
                        <c:v>300</c:v>
                      </c:pt>
                      <c:pt idx="2159">
                        <c:v>300</c:v>
                      </c:pt>
                      <c:pt idx="2160">
                        <c:v>300</c:v>
                      </c:pt>
                      <c:pt idx="2161">
                        <c:v>300</c:v>
                      </c:pt>
                      <c:pt idx="2162">
                        <c:v>300</c:v>
                      </c:pt>
                      <c:pt idx="2163">
                        <c:v>300</c:v>
                      </c:pt>
                      <c:pt idx="2164">
                        <c:v>300</c:v>
                      </c:pt>
                      <c:pt idx="2165">
                        <c:v>300</c:v>
                      </c:pt>
                      <c:pt idx="2166">
                        <c:v>300</c:v>
                      </c:pt>
                      <c:pt idx="2167">
                        <c:v>300</c:v>
                      </c:pt>
                      <c:pt idx="2168">
                        <c:v>300</c:v>
                      </c:pt>
                      <c:pt idx="2169">
                        <c:v>300</c:v>
                      </c:pt>
                      <c:pt idx="2170">
                        <c:v>300</c:v>
                      </c:pt>
                      <c:pt idx="2171">
                        <c:v>300</c:v>
                      </c:pt>
                      <c:pt idx="2172">
                        <c:v>300</c:v>
                      </c:pt>
                      <c:pt idx="2173">
                        <c:v>300</c:v>
                      </c:pt>
                      <c:pt idx="2174">
                        <c:v>300</c:v>
                      </c:pt>
                      <c:pt idx="2175">
                        <c:v>300</c:v>
                      </c:pt>
                      <c:pt idx="2176">
                        <c:v>300</c:v>
                      </c:pt>
                      <c:pt idx="2177">
                        <c:v>300</c:v>
                      </c:pt>
                      <c:pt idx="2178">
                        <c:v>300</c:v>
                      </c:pt>
                      <c:pt idx="2179">
                        <c:v>300</c:v>
                      </c:pt>
                      <c:pt idx="2180">
                        <c:v>300</c:v>
                      </c:pt>
                      <c:pt idx="2181">
                        <c:v>300</c:v>
                      </c:pt>
                      <c:pt idx="2182">
                        <c:v>300</c:v>
                      </c:pt>
                      <c:pt idx="2183">
                        <c:v>300</c:v>
                      </c:pt>
                      <c:pt idx="2184">
                        <c:v>300</c:v>
                      </c:pt>
                      <c:pt idx="2185">
                        <c:v>300</c:v>
                      </c:pt>
                      <c:pt idx="2186">
                        <c:v>300</c:v>
                      </c:pt>
                      <c:pt idx="2187">
                        <c:v>300</c:v>
                      </c:pt>
                      <c:pt idx="2188">
                        <c:v>300</c:v>
                      </c:pt>
                      <c:pt idx="2189">
                        <c:v>300</c:v>
                      </c:pt>
                      <c:pt idx="2190">
                        <c:v>300</c:v>
                      </c:pt>
                      <c:pt idx="2191">
                        <c:v>300</c:v>
                      </c:pt>
                      <c:pt idx="2192">
                        <c:v>300</c:v>
                      </c:pt>
                      <c:pt idx="2193">
                        <c:v>300</c:v>
                      </c:pt>
                      <c:pt idx="2194">
                        <c:v>300</c:v>
                      </c:pt>
                      <c:pt idx="2195">
                        <c:v>300</c:v>
                      </c:pt>
                      <c:pt idx="2196">
                        <c:v>300</c:v>
                      </c:pt>
                      <c:pt idx="2197">
                        <c:v>300</c:v>
                      </c:pt>
                      <c:pt idx="2198">
                        <c:v>300</c:v>
                      </c:pt>
                      <c:pt idx="2199">
                        <c:v>300</c:v>
                      </c:pt>
                      <c:pt idx="2200">
                        <c:v>300</c:v>
                      </c:pt>
                      <c:pt idx="2201">
                        <c:v>300</c:v>
                      </c:pt>
                      <c:pt idx="2202">
                        <c:v>300</c:v>
                      </c:pt>
                      <c:pt idx="2203">
                        <c:v>300</c:v>
                      </c:pt>
                      <c:pt idx="2204">
                        <c:v>300</c:v>
                      </c:pt>
                      <c:pt idx="2205">
                        <c:v>300</c:v>
                      </c:pt>
                      <c:pt idx="2206">
                        <c:v>300</c:v>
                      </c:pt>
                      <c:pt idx="2207">
                        <c:v>300</c:v>
                      </c:pt>
                      <c:pt idx="2208">
                        <c:v>300</c:v>
                      </c:pt>
                      <c:pt idx="2209">
                        <c:v>300</c:v>
                      </c:pt>
                      <c:pt idx="2210">
                        <c:v>300</c:v>
                      </c:pt>
                      <c:pt idx="2211">
                        <c:v>300</c:v>
                      </c:pt>
                      <c:pt idx="2212">
                        <c:v>300</c:v>
                      </c:pt>
                      <c:pt idx="2213">
                        <c:v>300</c:v>
                      </c:pt>
                      <c:pt idx="2214">
                        <c:v>300</c:v>
                      </c:pt>
                      <c:pt idx="2215">
                        <c:v>300</c:v>
                      </c:pt>
                      <c:pt idx="2216">
                        <c:v>300</c:v>
                      </c:pt>
                      <c:pt idx="2217">
                        <c:v>300</c:v>
                      </c:pt>
                      <c:pt idx="2218">
                        <c:v>300</c:v>
                      </c:pt>
                      <c:pt idx="2219">
                        <c:v>300</c:v>
                      </c:pt>
                      <c:pt idx="2220">
                        <c:v>300</c:v>
                      </c:pt>
                      <c:pt idx="2221">
                        <c:v>300</c:v>
                      </c:pt>
                      <c:pt idx="2222">
                        <c:v>300</c:v>
                      </c:pt>
                      <c:pt idx="2223">
                        <c:v>300</c:v>
                      </c:pt>
                      <c:pt idx="2224">
                        <c:v>300</c:v>
                      </c:pt>
                      <c:pt idx="2225">
                        <c:v>300</c:v>
                      </c:pt>
                      <c:pt idx="2226">
                        <c:v>300</c:v>
                      </c:pt>
                      <c:pt idx="2227">
                        <c:v>300</c:v>
                      </c:pt>
                      <c:pt idx="2228">
                        <c:v>300</c:v>
                      </c:pt>
                      <c:pt idx="2229">
                        <c:v>300</c:v>
                      </c:pt>
                      <c:pt idx="2230">
                        <c:v>300</c:v>
                      </c:pt>
                      <c:pt idx="2231">
                        <c:v>300</c:v>
                      </c:pt>
                      <c:pt idx="2232">
                        <c:v>300</c:v>
                      </c:pt>
                      <c:pt idx="2233">
                        <c:v>300</c:v>
                      </c:pt>
                      <c:pt idx="2234">
                        <c:v>300</c:v>
                      </c:pt>
                      <c:pt idx="2235">
                        <c:v>300</c:v>
                      </c:pt>
                      <c:pt idx="2236">
                        <c:v>300</c:v>
                      </c:pt>
                      <c:pt idx="2237">
                        <c:v>300</c:v>
                      </c:pt>
                      <c:pt idx="2238">
                        <c:v>300</c:v>
                      </c:pt>
                      <c:pt idx="2239">
                        <c:v>300</c:v>
                      </c:pt>
                      <c:pt idx="2240">
                        <c:v>300</c:v>
                      </c:pt>
                      <c:pt idx="2241">
                        <c:v>300</c:v>
                      </c:pt>
                      <c:pt idx="2242">
                        <c:v>300</c:v>
                      </c:pt>
                      <c:pt idx="2243">
                        <c:v>300</c:v>
                      </c:pt>
                      <c:pt idx="2244">
                        <c:v>300</c:v>
                      </c:pt>
                      <c:pt idx="2245">
                        <c:v>300</c:v>
                      </c:pt>
                      <c:pt idx="2246">
                        <c:v>300</c:v>
                      </c:pt>
                      <c:pt idx="2247">
                        <c:v>300</c:v>
                      </c:pt>
                      <c:pt idx="2248">
                        <c:v>300</c:v>
                      </c:pt>
                      <c:pt idx="2249">
                        <c:v>300</c:v>
                      </c:pt>
                      <c:pt idx="2250">
                        <c:v>300</c:v>
                      </c:pt>
                      <c:pt idx="2251">
                        <c:v>300</c:v>
                      </c:pt>
                      <c:pt idx="2252">
                        <c:v>300</c:v>
                      </c:pt>
                      <c:pt idx="2253">
                        <c:v>300</c:v>
                      </c:pt>
                      <c:pt idx="2254">
                        <c:v>300</c:v>
                      </c:pt>
                      <c:pt idx="2255">
                        <c:v>300</c:v>
                      </c:pt>
                      <c:pt idx="2256">
                        <c:v>300</c:v>
                      </c:pt>
                      <c:pt idx="2257">
                        <c:v>300</c:v>
                      </c:pt>
                      <c:pt idx="2258">
                        <c:v>300</c:v>
                      </c:pt>
                      <c:pt idx="2259">
                        <c:v>300</c:v>
                      </c:pt>
                      <c:pt idx="2260">
                        <c:v>300</c:v>
                      </c:pt>
                      <c:pt idx="2261">
                        <c:v>300</c:v>
                      </c:pt>
                      <c:pt idx="2262">
                        <c:v>300</c:v>
                      </c:pt>
                      <c:pt idx="2263">
                        <c:v>300</c:v>
                      </c:pt>
                      <c:pt idx="2264">
                        <c:v>300</c:v>
                      </c:pt>
                      <c:pt idx="2265">
                        <c:v>300</c:v>
                      </c:pt>
                      <c:pt idx="2266">
                        <c:v>300</c:v>
                      </c:pt>
                      <c:pt idx="2267">
                        <c:v>300</c:v>
                      </c:pt>
                      <c:pt idx="2268">
                        <c:v>300</c:v>
                      </c:pt>
                      <c:pt idx="2269">
                        <c:v>300</c:v>
                      </c:pt>
                      <c:pt idx="2270">
                        <c:v>300</c:v>
                      </c:pt>
                      <c:pt idx="2271">
                        <c:v>300</c:v>
                      </c:pt>
                      <c:pt idx="2272">
                        <c:v>300</c:v>
                      </c:pt>
                      <c:pt idx="2273">
                        <c:v>300</c:v>
                      </c:pt>
                      <c:pt idx="2274">
                        <c:v>300</c:v>
                      </c:pt>
                      <c:pt idx="2275">
                        <c:v>300</c:v>
                      </c:pt>
                      <c:pt idx="2276">
                        <c:v>300</c:v>
                      </c:pt>
                      <c:pt idx="2277">
                        <c:v>300</c:v>
                      </c:pt>
                      <c:pt idx="2278">
                        <c:v>300</c:v>
                      </c:pt>
                      <c:pt idx="2279">
                        <c:v>300</c:v>
                      </c:pt>
                      <c:pt idx="2280">
                        <c:v>300</c:v>
                      </c:pt>
                      <c:pt idx="2281">
                        <c:v>300</c:v>
                      </c:pt>
                      <c:pt idx="2282">
                        <c:v>300</c:v>
                      </c:pt>
                      <c:pt idx="2283">
                        <c:v>300</c:v>
                      </c:pt>
                      <c:pt idx="2284">
                        <c:v>300</c:v>
                      </c:pt>
                      <c:pt idx="2285">
                        <c:v>300</c:v>
                      </c:pt>
                      <c:pt idx="2286">
                        <c:v>300</c:v>
                      </c:pt>
                      <c:pt idx="2287">
                        <c:v>300</c:v>
                      </c:pt>
                      <c:pt idx="2288">
                        <c:v>300</c:v>
                      </c:pt>
                      <c:pt idx="2289">
                        <c:v>300</c:v>
                      </c:pt>
                      <c:pt idx="2290">
                        <c:v>300</c:v>
                      </c:pt>
                      <c:pt idx="2291">
                        <c:v>300</c:v>
                      </c:pt>
                      <c:pt idx="2292">
                        <c:v>300</c:v>
                      </c:pt>
                      <c:pt idx="2293">
                        <c:v>300</c:v>
                      </c:pt>
                      <c:pt idx="2294">
                        <c:v>300</c:v>
                      </c:pt>
                      <c:pt idx="2295">
                        <c:v>300</c:v>
                      </c:pt>
                      <c:pt idx="2296">
                        <c:v>300</c:v>
                      </c:pt>
                      <c:pt idx="2297">
                        <c:v>300</c:v>
                      </c:pt>
                      <c:pt idx="2298">
                        <c:v>300</c:v>
                      </c:pt>
                      <c:pt idx="2299">
                        <c:v>300</c:v>
                      </c:pt>
                      <c:pt idx="2300">
                        <c:v>300</c:v>
                      </c:pt>
                      <c:pt idx="2301">
                        <c:v>300</c:v>
                      </c:pt>
                      <c:pt idx="2302">
                        <c:v>300</c:v>
                      </c:pt>
                      <c:pt idx="2303">
                        <c:v>300</c:v>
                      </c:pt>
                      <c:pt idx="2304">
                        <c:v>300</c:v>
                      </c:pt>
                      <c:pt idx="2305">
                        <c:v>300</c:v>
                      </c:pt>
                      <c:pt idx="2306">
                        <c:v>300</c:v>
                      </c:pt>
                      <c:pt idx="2307">
                        <c:v>300</c:v>
                      </c:pt>
                      <c:pt idx="2308">
                        <c:v>300</c:v>
                      </c:pt>
                      <c:pt idx="2309">
                        <c:v>300</c:v>
                      </c:pt>
                      <c:pt idx="2310">
                        <c:v>300</c:v>
                      </c:pt>
                      <c:pt idx="2311">
                        <c:v>300</c:v>
                      </c:pt>
                      <c:pt idx="2312">
                        <c:v>300</c:v>
                      </c:pt>
                      <c:pt idx="2313">
                        <c:v>300</c:v>
                      </c:pt>
                      <c:pt idx="2314">
                        <c:v>300</c:v>
                      </c:pt>
                      <c:pt idx="2315">
                        <c:v>300</c:v>
                      </c:pt>
                      <c:pt idx="2316">
                        <c:v>300</c:v>
                      </c:pt>
                      <c:pt idx="2317">
                        <c:v>300</c:v>
                      </c:pt>
                      <c:pt idx="2318">
                        <c:v>300</c:v>
                      </c:pt>
                      <c:pt idx="2319">
                        <c:v>300</c:v>
                      </c:pt>
                      <c:pt idx="2320">
                        <c:v>300</c:v>
                      </c:pt>
                      <c:pt idx="2321">
                        <c:v>300</c:v>
                      </c:pt>
                      <c:pt idx="2322">
                        <c:v>300</c:v>
                      </c:pt>
                      <c:pt idx="2323">
                        <c:v>300</c:v>
                      </c:pt>
                      <c:pt idx="2324">
                        <c:v>300</c:v>
                      </c:pt>
                      <c:pt idx="2325">
                        <c:v>300</c:v>
                      </c:pt>
                      <c:pt idx="2326">
                        <c:v>300</c:v>
                      </c:pt>
                      <c:pt idx="2327">
                        <c:v>300</c:v>
                      </c:pt>
                      <c:pt idx="2328">
                        <c:v>300</c:v>
                      </c:pt>
                      <c:pt idx="2329">
                        <c:v>300</c:v>
                      </c:pt>
                      <c:pt idx="2330">
                        <c:v>300</c:v>
                      </c:pt>
                      <c:pt idx="2331">
                        <c:v>300</c:v>
                      </c:pt>
                      <c:pt idx="2332">
                        <c:v>300</c:v>
                      </c:pt>
                      <c:pt idx="2333">
                        <c:v>300</c:v>
                      </c:pt>
                      <c:pt idx="2334">
                        <c:v>300</c:v>
                      </c:pt>
                      <c:pt idx="2335">
                        <c:v>300</c:v>
                      </c:pt>
                      <c:pt idx="2336">
                        <c:v>300</c:v>
                      </c:pt>
                      <c:pt idx="2337">
                        <c:v>300</c:v>
                      </c:pt>
                      <c:pt idx="2338">
                        <c:v>300</c:v>
                      </c:pt>
                      <c:pt idx="2339">
                        <c:v>300</c:v>
                      </c:pt>
                      <c:pt idx="2340">
                        <c:v>300</c:v>
                      </c:pt>
                      <c:pt idx="2341">
                        <c:v>300</c:v>
                      </c:pt>
                      <c:pt idx="2342">
                        <c:v>300</c:v>
                      </c:pt>
                      <c:pt idx="2343">
                        <c:v>300</c:v>
                      </c:pt>
                      <c:pt idx="2344">
                        <c:v>300</c:v>
                      </c:pt>
                      <c:pt idx="2345">
                        <c:v>300</c:v>
                      </c:pt>
                      <c:pt idx="2346">
                        <c:v>300</c:v>
                      </c:pt>
                      <c:pt idx="2347">
                        <c:v>300</c:v>
                      </c:pt>
                      <c:pt idx="2348">
                        <c:v>300</c:v>
                      </c:pt>
                      <c:pt idx="2349">
                        <c:v>300</c:v>
                      </c:pt>
                      <c:pt idx="2350">
                        <c:v>300</c:v>
                      </c:pt>
                      <c:pt idx="2351">
                        <c:v>300</c:v>
                      </c:pt>
                      <c:pt idx="2352">
                        <c:v>300</c:v>
                      </c:pt>
                      <c:pt idx="2353">
                        <c:v>300</c:v>
                      </c:pt>
                      <c:pt idx="2354">
                        <c:v>300</c:v>
                      </c:pt>
                      <c:pt idx="2355">
                        <c:v>300</c:v>
                      </c:pt>
                      <c:pt idx="2356">
                        <c:v>300</c:v>
                      </c:pt>
                      <c:pt idx="2357">
                        <c:v>300</c:v>
                      </c:pt>
                      <c:pt idx="2358">
                        <c:v>300</c:v>
                      </c:pt>
                      <c:pt idx="2359">
                        <c:v>300</c:v>
                      </c:pt>
                      <c:pt idx="2360">
                        <c:v>300</c:v>
                      </c:pt>
                      <c:pt idx="2361">
                        <c:v>300</c:v>
                      </c:pt>
                      <c:pt idx="2362">
                        <c:v>300</c:v>
                      </c:pt>
                      <c:pt idx="2363">
                        <c:v>300</c:v>
                      </c:pt>
                      <c:pt idx="2364">
                        <c:v>300</c:v>
                      </c:pt>
                      <c:pt idx="2365">
                        <c:v>300</c:v>
                      </c:pt>
                      <c:pt idx="2366">
                        <c:v>300</c:v>
                      </c:pt>
                      <c:pt idx="2367">
                        <c:v>300</c:v>
                      </c:pt>
                      <c:pt idx="2368">
                        <c:v>300</c:v>
                      </c:pt>
                      <c:pt idx="2369">
                        <c:v>300</c:v>
                      </c:pt>
                      <c:pt idx="2370">
                        <c:v>300</c:v>
                      </c:pt>
                      <c:pt idx="2371">
                        <c:v>300</c:v>
                      </c:pt>
                      <c:pt idx="2372">
                        <c:v>300</c:v>
                      </c:pt>
                      <c:pt idx="2373">
                        <c:v>300</c:v>
                      </c:pt>
                      <c:pt idx="2374">
                        <c:v>300</c:v>
                      </c:pt>
                      <c:pt idx="2375">
                        <c:v>300</c:v>
                      </c:pt>
                      <c:pt idx="2376">
                        <c:v>300</c:v>
                      </c:pt>
                      <c:pt idx="2377">
                        <c:v>300</c:v>
                      </c:pt>
                      <c:pt idx="2378">
                        <c:v>300</c:v>
                      </c:pt>
                      <c:pt idx="2379">
                        <c:v>300</c:v>
                      </c:pt>
                      <c:pt idx="2380">
                        <c:v>300</c:v>
                      </c:pt>
                      <c:pt idx="2381">
                        <c:v>300</c:v>
                      </c:pt>
                      <c:pt idx="2382">
                        <c:v>300</c:v>
                      </c:pt>
                      <c:pt idx="2383">
                        <c:v>300</c:v>
                      </c:pt>
                      <c:pt idx="2384">
                        <c:v>300</c:v>
                      </c:pt>
                      <c:pt idx="2385">
                        <c:v>300</c:v>
                      </c:pt>
                      <c:pt idx="2386">
                        <c:v>300</c:v>
                      </c:pt>
                      <c:pt idx="2387">
                        <c:v>300</c:v>
                      </c:pt>
                      <c:pt idx="2388">
                        <c:v>300</c:v>
                      </c:pt>
                      <c:pt idx="2389">
                        <c:v>300</c:v>
                      </c:pt>
                      <c:pt idx="2390">
                        <c:v>300</c:v>
                      </c:pt>
                      <c:pt idx="2391">
                        <c:v>300</c:v>
                      </c:pt>
                      <c:pt idx="2392">
                        <c:v>300</c:v>
                      </c:pt>
                      <c:pt idx="2393">
                        <c:v>300</c:v>
                      </c:pt>
                      <c:pt idx="2394">
                        <c:v>300</c:v>
                      </c:pt>
                      <c:pt idx="2395">
                        <c:v>300</c:v>
                      </c:pt>
                      <c:pt idx="2396">
                        <c:v>300</c:v>
                      </c:pt>
                      <c:pt idx="2397">
                        <c:v>300</c:v>
                      </c:pt>
                      <c:pt idx="2398">
                        <c:v>300</c:v>
                      </c:pt>
                      <c:pt idx="2399">
                        <c:v>300</c:v>
                      </c:pt>
                      <c:pt idx="2400">
                        <c:v>300</c:v>
                      </c:pt>
                      <c:pt idx="2401">
                        <c:v>300</c:v>
                      </c:pt>
                      <c:pt idx="2402">
                        <c:v>300</c:v>
                      </c:pt>
                      <c:pt idx="2403">
                        <c:v>300</c:v>
                      </c:pt>
                      <c:pt idx="2404">
                        <c:v>300</c:v>
                      </c:pt>
                      <c:pt idx="2405">
                        <c:v>300</c:v>
                      </c:pt>
                      <c:pt idx="2406">
                        <c:v>300</c:v>
                      </c:pt>
                      <c:pt idx="2407">
                        <c:v>300</c:v>
                      </c:pt>
                      <c:pt idx="2408">
                        <c:v>300</c:v>
                      </c:pt>
                      <c:pt idx="2409">
                        <c:v>300</c:v>
                      </c:pt>
                      <c:pt idx="2410">
                        <c:v>300</c:v>
                      </c:pt>
                      <c:pt idx="2411">
                        <c:v>300</c:v>
                      </c:pt>
                      <c:pt idx="2412">
                        <c:v>300</c:v>
                      </c:pt>
                      <c:pt idx="2413">
                        <c:v>300</c:v>
                      </c:pt>
                      <c:pt idx="2414">
                        <c:v>300</c:v>
                      </c:pt>
                      <c:pt idx="2415">
                        <c:v>300</c:v>
                      </c:pt>
                      <c:pt idx="2416">
                        <c:v>300</c:v>
                      </c:pt>
                      <c:pt idx="2417">
                        <c:v>300</c:v>
                      </c:pt>
                      <c:pt idx="2418">
                        <c:v>300</c:v>
                      </c:pt>
                      <c:pt idx="2419">
                        <c:v>300</c:v>
                      </c:pt>
                      <c:pt idx="2420">
                        <c:v>300</c:v>
                      </c:pt>
                      <c:pt idx="2421">
                        <c:v>300</c:v>
                      </c:pt>
                      <c:pt idx="2422">
                        <c:v>300</c:v>
                      </c:pt>
                      <c:pt idx="2423">
                        <c:v>300</c:v>
                      </c:pt>
                      <c:pt idx="2424">
                        <c:v>300</c:v>
                      </c:pt>
                      <c:pt idx="2425">
                        <c:v>300</c:v>
                      </c:pt>
                      <c:pt idx="2426">
                        <c:v>300</c:v>
                      </c:pt>
                      <c:pt idx="2427">
                        <c:v>300</c:v>
                      </c:pt>
                      <c:pt idx="2428">
                        <c:v>300</c:v>
                      </c:pt>
                      <c:pt idx="2429">
                        <c:v>300</c:v>
                      </c:pt>
                      <c:pt idx="2430">
                        <c:v>300</c:v>
                      </c:pt>
                      <c:pt idx="2431">
                        <c:v>300</c:v>
                      </c:pt>
                      <c:pt idx="2432">
                        <c:v>300</c:v>
                      </c:pt>
                      <c:pt idx="2433">
                        <c:v>300</c:v>
                      </c:pt>
                      <c:pt idx="2434">
                        <c:v>300</c:v>
                      </c:pt>
                      <c:pt idx="2435">
                        <c:v>300</c:v>
                      </c:pt>
                      <c:pt idx="2436">
                        <c:v>300</c:v>
                      </c:pt>
                      <c:pt idx="2437">
                        <c:v>300</c:v>
                      </c:pt>
                      <c:pt idx="2438">
                        <c:v>300</c:v>
                      </c:pt>
                      <c:pt idx="2439">
                        <c:v>300</c:v>
                      </c:pt>
                      <c:pt idx="2440">
                        <c:v>300</c:v>
                      </c:pt>
                      <c:pt idx="2441">
                        <c:v>300</c:v>
                      </c:pt>
                      <c:pt idx="2442">
                        <c:v>300</c:v>
                      </c:pt>
                      <c:pt idx="2443">
                        <c:v>300</c:v>
                      </c:pt>
                      <c:pt idx="2444">
                        <c:v>300</c:v>
                      </c:pt>
                      <c:pt idx="2445">
                        <c:v>300</c:v>
                      </c:pt>
                      <c:pt idx="2446">
                        <c:v>300</c:v>
                      </c:pt>
                      <c:pt idx="2447">
                        <c:v>300</c:v>
                      </c:pt>
                      <c:pt idx="2448">
                        <c:v>300</c:v>
                      </c:pt>
                      <c:pt idx="2449">
                        <c:v>300</c:v>
                      </c:pt>
                      <c:pt idx="2450">
                        <c:v>300</c:v>
                      </c:pt>
                      <c:pt idx="2451">
                        <c:v>300</c:v>
                      </c:pt>
                      <c:pt idx="2452">
                        <c:v>300</c:v>
                      </c:pt>
                      <c:pt idx="2453">
                        <c:v>300</c:v>
                      </c:pt>
                      <c:pt idx="2454">
                        <c:v>300</c:v>
                      </c:pt>
                      <c:pt idx="2455">
                        <c:v>300</c:v>
                      </c:pt>
                      <c:pt idx="2456">
                        <c:v>300</c:v>
                      </c:pt>
                      <c:pt idx="2457">
                        <c:v>300</c:v>
                      </c:pt>
                      <c:pt idx="2458">
                        <c:v>300</c:v>
                      </c:pt>
                      <c:pt idx="2459">
                        <c:v>300</c:v>
                      </c:pt>
                      <c:pt idx="2460">
                        <c:v>300</c:v>
                      </c:pt>
                      <c:pt idx="2461">
                        <c:v>300</c:v>
                      </c:pt>
                      <c:pt idx="2462">
                        <c:v>300</c:v>
                      </c:pt>
                      <c:pt idx="2463">
                        <c:v>300</c:v>
                      </c:pt>
                      <c:pt idx="2464">
                        <c:v>300</c:v>
                      </c:pt>
                      <c:pt idx="2465">
                        <c:v>300</c:v>
                      </c:pt>
                      <c:pt idx="2466">
                        <c:v>300</c:v>
                      </c:pt>
                      <c:pt idx="2467">
                        <c:v>300</c:v>
                      </c:pt>
                      <c:pt idx="2468">
                        <c:v>300</c:v>
                      </c:pt>
                      <c:pt idx="2469">
                        <c:v>300</c:v>
                      </c:pt>
                      <c:pt idx="2470">
                        <c:v>300</c:v>
                      </c:pt>
                      <c:pt idx="2471">
                        <c:v>300</c:v>
                      </c:pt>
                      <c:pt idx="2472">
                        <c:v>300</c:v>
                      </c:pt>
                      <c:pt idx="2473">
                        <c:v>300</c:v>
                      </c:pt>
                      <c:pt idx="2474">
                        <c:v>300</c:v>
                      </c:pt>
                      <c:pt idx="2475">
                        <c:v>300</c:v>
                      </c:pt>
                      <c:pt idx="2476">
                        <c:v>300</c:v>
                      </c:pt>
                      <c:pt idx="2477">
                        <c:v>300</c:v>
                      </c:pt>
                      <c:pt idx="2478">
                        <c:v>300</c:v>
                      </c:pt>
                      <c:pt idx="2479">
                        <c:v>300</c:v>
                      </c:pt>
                      <c:pt idx="2480">
                        <c:v>300</c:v>
                      </c:pt>
                      <c:pt idx="2481">
                        <c:v>300</c:v>
                      </c:pt>
                      <c:pt idx="2482">
                        <c:v>300</c:v>
                      </c:pt>
                      <c:pt idx="2483">
                        <c:v>300</c:v>
                      </c:pt>
                      <c:pt idx="2484">
                        <c:v>300</c:v>
                      </c:pt>
                      <c:pt idx="2485">
                        <c:v>300</c:v>
                      </c:pt>
                      <c:pt idx="2486">
                        <c:v>300</c:v>
                      </c:pt>
                      <c:pt idx="2487">
                        <c:v>300</c:v>
                      </c:pt>
                      <c:pt idx="2488">
                        <c:v>300</c:v>
                      </c:pt>
                      <c:pt idx="2489">
                        <c:v>300</c:v>
                      </c:pt>
                      <c:pt idx="2490">
                        <c:v>300</c:v>
                      </c:pt>
                      <c:pt idx="2491">
                        <c:v>300</c:v>
                      </c:pt>
                      <c:pt idx="2492">
                        <c:v>300</c:v>
                      </c:pt>
                      <c:pt idx="2493">
                        <c:v>300</c:v>
                      </c:pt>
                      <c:pt idx="2494">
                        <c:v>300</c:v>
                      </c:pt>
                      <c:pt idx="2495">
                        <c:v>300</c:v>
                      </c:pt>
                      <c:pt idx="2496">
                        <c:v>300</c:v>
                      </c:pt>
                      <c:pt idx="2497">
                        <c:v>300</c:v>
                      </c:pt>
                      <c:pt idx="2498">
                        <c:v>300</c:v>
                      </c:pt>
                      <c:pt idx="2499">
                        <c:v>300</c:v>
                      </c:pt>
                      <c:pt idx="2500">
                        <c:v>300</c:v>
                      </c:pt>
                      <c:pt idx="2501">
                        <c:v>300</c:v>
                      </c:pt>
                      <c:pt idx="2502">
                        <c:v>300</c:v>
                      </c:pt>
                      <c:pt idx="2503">
                        <c:v>300</c:v>
                      </c:pt>
                      <c:pt idx="2504">
                        <c:v>300</c:v>
                      </c:pt>
                      <c:pt idx="2505">
                        <c:v>300</c:v>
                      </c:pt>
                      <c:pt idx="2506">
                        <c:v>300</c:v>
                      </c:pt>
                      <c:pt idx="2507">
                        <c:v>300</c:v>
                      </c:pt>
                      <c:pt idx="2508">
                        <c:v>300</c:v>
                      </c:pt>
                      <c:pt idx="2509">
                        <c:v>300</c:v>
                      </c:pt>
                      <c:pt idx="2510">
                        <c:v>300</c:v>
                      </c:pt>
                      <c:pt idx="2511">
                        <c:v>300</c:v>
                      </c:pt>
                      <c:pt idx="2512">
                        <c:v>300</c:v>
                      </c:pt>
                      <c:pt idx="2513">
                        <c:v>300</c:v>
                      </c:pt>
                      <c:pt idx="2514">
                        <c:v>300</c:v>
                      </c:pt>
                      <c:pt idx="2515">
                        <c:v>300</c:v>
                      </c:pt>
                      <c:pt idx="2516">
                        <c:v>300</c:v>
                      </c:pt>
                      <c:pt idx="2517">
                        <c:v>300</c:v>
                      </c:pt>
                      <c:pt idx="2518">
                        <c:v>300</c:v>
                      </c:pt>
                      <c:pt idx="2519">
                        <c:v>300</c:v>
                      </c:pt>
                      <c:pt idx="2520">
                        <c:v>300</c:v>
                      </c:pt>
                      <c:pt idx="2521">
                        <c:v>300</c:v>
                      </c:pt>
                      <c:pt idx="2522">
                        <c:v>300</c:v>
                      </c:pt>
                      <c:pt idx="2523">
                        <c:v>300</c:v>
                      </c:pt>
                      <c:pt idx="2524">
                        <c:v>300</c:v>
                      </c:pt>
                      <c:pt idx="2525">
                        <c:v>300</c:v>
                      </c:pt>
                      <c:pt idx="2526">
                        <c:v>300</c:v>
                      </c:pt>
                      <c:pt idx="2527">
                        <c:v>300</c:v>
                      </c:pt>
                      <c:pt idx="2528">
                        <c:v>300</c:v>
                      </c:pt>
                      <c:pt idx="2529">
                        <c:v>300</c:v>
                      </c:pt>
                      <c:pt idx="2530">
                        <c:v>300</c:v>
                      </c:pt>
                      <c:pt idx="2531">
                        <c:v>300</c:v>
                      </c:pt>
                      <c:pt idx="2532">
                        <c:v>300</c:v>
                      </c:pt>
                      <c:pt idx="2533">
                        <c:v>300</c:v>
                      </c:pt>
                      <c:pt idx="2534">
                        <c:v>300</c:v>
                      </c:pt>
                      <c:pt idx="2535">
                        <c:v>300</c:v>
                      </c:pt>
                      <c:pt idx="2536">
                        <c:v>300</c:v>
                      </c:pt>
                      <c:pt idx="2537">
                        <c:v>300</c:v>
                      </c:pt>
                      <c:pt idx="2538">
                        <c:v>300</c:v>
                      </c:pt>
                      <c:pt idx="2539">
                        <c:v>300</c:v>
                      </c:pt>
                      <c:pt idx="2540">
                        <c:v>300</c:v>
                      </c:pt>
                      <c:pt idx="2541">
                        <c:v>300</c:v>
                      </c:pt>
                      <c:pt idx="2542">
                        <c:v>300</c:v>
                      </c:pt>
                      <c:pt idx="2543">
                        <c:v>300</c:v>
                      </c:pt>
                      <c:pt idx="2544">
                        <c:v>300</c:v>
                      </c:pt>
                      <c:pt idx="2545">
                        <c:v>300</c:v>
                      </c:pt>
                      <c:pt idx="2546">
                        <c:v>300</c:v>
                      </c:pt>
                      <c:pt idx="2547">
                        <c:v>300</c:v>
                      </c:pt>
                      <c:pt idx="2548">
                        <c:v>300</c:v>
                      </c:pt>
                      <c:pt idx="2549">
                        <c:v>300</c:v>
                      </c:pt>
                      <c:pt idx="2550">
                        <c:v>300</c:v>
                      </c:pt>
                      <c:pt idx="2551">
                        <c:v>300</c:v>
                      </c:pt>
                      <c:pt idx="2552">
                        <c:v>300</c:v>
                      </c:pt>
                      <c:pt idx="2553">
                        <c:v>300</c:v>
                      </c:pt>
                      <c:pt idx="2554">
                        <c:v>300</c:v>
                      </c:pt>
                      <c:pt idx="2555">
                        <c:v>300</c:v>
                      </c:pt>
                      <c:pt idx="2556">
                        <c:v>300</c:v>
                      </c:pt>
                      <c:pt idx="2557">
                        <c:v>300</c:v>
                      </c:pt>
                      <c:pt idx="2558">
                        <c:v>300</c:v>
                      </c:pt>
                      <c:pt idx="2559">
                        <c:v>300</c:v>
                      </c:pt>
                      <c:pt idx="2560">
                        <c:v>300</c:v>
                      </c:pt>
                      <c:pt idx="2561">
                        <c:v>300</c:v>
                      </c:pt>
                      <c:pt idx="2562">
                        <c:v>300</c:v>
                      </c:pt>
                      <c:pt idx="2563">
                        <c:v>300</c:v>
                      </c:pt>
                      <c:pt idx="2564">
                        <c:v>300</c:v>
                      </c:pt>
                      <c:pt idx="2565">
                        <c:v>300</c:v>
                      </c:pt>
                      <c:pt idx="2566">
                        <c:v>300</c:v>
                      </c:pt>
                      <c:pt idx="2567">
                        <c:v>300</c:v>
                      </c:pt>
                      <c:pt idx="2568">
                        <c:v>300</c:v>
                      </c:pt>
                      <c:pt idx="2569">
                        <c:v>300</c:v>
                      </c:pt>
                      <c:pt idx="2570">
                        <c:v>300</c:v>
                      </c:pt>
                      <c:pt idx="2571">
                        <c:v>300</c:v>
                      </c:pt>
                      <c:pt idx="2572">
                        <c:v>300</c:v>
                      </c:pt>
                      <c:pt idx="2573">
                        <c:v>300</c:v>
                      </c:pt>
                      <c:pt idx="2574">
                        <c:v>300</c:v>
                      </c:pt>
                      <c:pt idx="2575">
                        <c:v>300</c:v>
                      </c:pt>
                      <c:pt idx="2576">
                        <c:v>300</c:v>
                      </c:pt>
                      <c:pt idx="2577">
                        <c:v>300</c:v>
                      </c:pt>
                      <c:pt idx="2578">
                        <c:v>300</c:v>
                      </c:pt>
                      <c:pt idx="2579">
                        <c:v>300</c:v>
                      </c:pt>
                      <c:pt idx="2580">
                        <c:v>300</c:v>
                      </c:pt>
                      <c:pt idx="2581">
                        <c:v>300</c:v>
                      </c:pt>
                      <c:pt idx="2582">
                        <c:v>300</c:v>
                      </c:pt>
                      <c:pt idx="2583">
                        <c:v>300</c:v>
                      </c:pt>
                      <c:pt idx="2584">
                        <c:v>300</c:v>
                      </c:pt>
                      <c:pt idx="2585">
                        <c:v>300</c:v>
                      </c:pt>
                      <c:pt idx="2586">
                        <c:v>300</c:v>
                      </c:pt>
                      <c:pt idx="2587">
                        <c:v>300</c:v>
                      </c:pt>
                      <c:pt idx="2588">
                        <c:v>300</c:v>
                      </c:pt>
                      <c:pt idx="2589">
                        <c:v>300</c:v>
                      </c:pt>
                      <c:pt idx="2590">
                        <c:v>300</c:v>
                      </c:pt>
                      <c:pt idx="2591">
                        <c:v>300</c:v>
                      </c:pt>
                      <c:pt idx="2592">
                        <c:v>300</c:v>
                      </c:pt>
                      <c:pt idx="2593">
                        <c:v>300</c:v>
                      </c:pt>
                      <c:pt idx="2594">
                        <c:v>300</c:v>
                      </c:pt>
                      <c:pt idx="2595">
                        <c:v>300</c:v>
                      </c:pt>
                      <c:pt idx="2596">
                        <c:v>300</c:v>
                      </c:pt>
                      <c:pt idx="2597">
                        <c:v>300</c:v>
                      </c:pt>
                      <c:pt idx="2598">
                        <c:v>300</c:v>
                      </c:pt>
                      <c:pt idx="2599">
                        <c:v>300</c:v>
                      </c:pt>
                      <c:pt idx="2600">
                        <c:v>300</c:v>
                      </c:pt>
                      <c:pt idx="2601">
                        <c:v>300</c:v>
                      </c:pt>
                      <c:pt idx="2602">
                        <c:v>300</c:v>
                      </c:pt>
                      <c:pt idx="2603">
                        <c:v>300</c:v>
                      </c:pt>
                      <c:pt idx="2604">
                        <c:v>300</c:v>
                      </c:pt>
                      <c:pt idx="2605">
                        <c:v>300</c:v>
                      </c:pt>
                      <c:pt idx="2606">
                        <c:v>300</c:v>
                      </c:pt>
                      <c:pt idx="2607">
                        <c:v>300</c:v>
                      </c:pt>
                      <c:pt idx="2608">
                        <c:v>300</c:v>
                      </c:pt>
                      <c:pt idx="2609">
                        <c:v>300</c:v>
                      </c:pt>
                      <c:pt idx="2610">
                        <c:v>300</c:v>
                      </c:pt>
                      <c:pt idx="2611">
                        <c:v>300</c:v>
                      </c:pt>
                      <c:pt idx="2612">
                        <c:v>300</c:v>
                      </c:pt>
                      <c:pt idx="2613">
                        <c:v>300</c:v>
                      </c:pt>
                      <c:pt idx="2614">
                        <c:v>300</c:v>
                      </c:pt>
                      <c:pt idx="2615">
                        <c:v>300</c:v>
                      </c:pt>
                      <c:pt idx="2616">
                        <c:v>300</c:v>
                      </c:pt>
                      <c:pt idx="2617">
                        <c:v>300</c:v>
                      </c:pt>
                      <c:pt idx="2618">
                        <c:v>300</c:v>
                      </c:pt>
                      <c:pt idx="2619">
                        <c:v>300</c:v>
                      </c:pt>
                      <c:pt idx="2620">
                        <c:v>300</c:v>
                      </c:pt>
                      <c:pt idx="2621">
                        <c:v>300</c:v>
                      </c:pt>
                      <c:pt idx="2622">
                        <c:v>300</c:v>
                      </c:pt>
                      <c:pt idx="2623">
                        <c:v>300</c:v>
                      </c:pt>
                      <c:pt idx="2624">
                        <c:v>300</c:v>
                      </c:pt>
                      <c:pt idx="2625">
                        <c:v>300</c:v>
                      </c:pt>
                      <c:pt idx="2626">
                        <c:v>300</c:v>
                      </c:pt>
                      <c:pt idx="2627">
                        <c:v>300</c:v>
                      </c:pt>
                      <c:pt idx="2628">
                        <c:v>300</c:v>
                      </c:pt>
                      <c:pt idx="2629">
                        <c:v>300</c:v>
                      </c:pt>
                      <c:pt idx="2630">
                        <c:v>300</c:v>
                      </c:pt>
                      <c:pt idx="2631">
                        <c:v>300</c:v>
                      </c:pt>
                      <c:pt idx="2632">
                        <c:v>300</c:v>
                      </c:pt>
                      <c:pt idx="2633">
                        <c:v>300</c:v>
                      </c:pt>
                      <c:pt idx="2634">
                        <c:v>300</c:v>
                      </c:pt>
                      <c:pt idx="2635">
                        <c:v>300</c:v>
                      </c:pt>
                      <c:pt idx="2636">
                        <c:v>300</c:v>
                      </c:pt>
                      <c:pt idx="2637">
                        <c:v>300</c:v>
                      </c:pt>
                      <c:pt idx="2638">
                        <c:v>300</c:v>
                      </c:pt>
                      <c:pt idx="2639">
                        <c:v>300</c:v>
                      </c:pt>
                      <c:pt idx="2640">
                        <c:v>300</c:v>
                      </c:pt>
                      <c:pt idx="2641">
                        <c:v>300</c:v>
                      </c:pt>
                      <c:pt idx="2642">
                        <c:v>300</c:v>
                      </c:pt>
                      <c:pt idx="2643">
                        <c:v>300</c:v>
                      </c:pt>
                      <c:pt idx="2644">
                        <c:v>300</c:v>
                      </c:pt>
                      <c:pt idx="2645">
                        <c:v>300</c:v>
                      </c:pt>
                      <c:pt idx="2646">
                        <c:v>300</c:v>
                      </c:pt>
                      <c:pt idx="2647">
                        <c:v>300</c:v>
                      </c:pt>
                      <c:pt idx="2648">
                        <c:v>300</c:v>
                      </c:pt>
                      <c:pt idx="2649">
                        <c:v>300</c:v>
                      </c:pt>
                      <c:pt idx="2650">
                        <c:v>300</c:v>
                      </c:pt>
                      <c:pt idx="2651">
                        <c:v>300</c:v>
                      </c:pt>
                      <c:pt idx="2652">
                        <c:v>300</c:v>
                      </c:pt>
                      <c:pt idx="2653">
                        <c:v>300</c:v>
                      </c:pt>
                      <c:pt idx="2654">
                        <c:v>300</c:v>
                      </c:pt>
                      <c:pt idx="2655">
                        <c:v>300</c:v>
                      </c:pt>
                      <c:pt idx="2656">
                        <c:v>300</c:v>
                      </c:pt>
                      <c:pt idx="2657">
                        <c:v>300</c:v>
                      </c:pt>
                      <c:pt idx="2658">
                        <c:v>300</c:v>
                      </c:pt>
                      <c:pt idx="2659">
                        <c:v>300</c:v>
                      </c:pt>
                      <c:pt idx="2660">
                        <c:v>300</c:v>
                      </c:pt>
                      <c:pt idx="2661">
                        <c:v>300</c:v>
                      </c:pt>
                      <c:pt idx="2662">
                        <c:v>300</c:v>
                      </c:pt>
                      <c:pt idx="2663">
                        <c:v>300</c:v>
                      </c:pt>
                      <c:pt idx="2664">
                        <c:v>300</c:v>
                      </c:pt>
                      <c:pt idx="2665">
                        <c:v>300</c:v>
                      </c:pt>
                      <c:pt idx="2666">
                        <c:v>300</c:v>
                      </c:pt>
                      <c:pt idx="2667">
                        <c:v>300</c:v>
                      </c:pt>
                      <c:pt idx="2668">
                        <c:v>300</c:v>
                      </c:pt>
                      <c:pt idx="2669">
                        <c:v>300</c:v>
                      </c:pt>
                      <c:pt idx="2670">
                        <c:v>300</c:v>
                      </c:pt>
                      <c:pt idx="2671">
                        <c:v>300</c:v>
                      </c:pt>
                      <c:pt idx="2672">
                        <c:v>300</c:v>
                      </c:pt>
                      <c:pt idx="2673">
                        <c:v>300</c:v>
                      </c:pt>
                      <c:pt idx="2674">
                        <c:v>300</c:v>
                      </c:pt>
                      <c:pt idx="2675">
                        <c:v>300</c:v>
                      </c:pt>
                      <c:pt idx="2676">
                        <c:v>300</c:v>
                      </c:pt>
                      <c:pt idx="2677">
                        <c:v>300</c:v>
                      </c:pt>
                      <c:pt idx="2678">
                        <c:v>300</c:v>
                      </c:pt>
                      <c:pt idx="2679">
                        <c:v>300</c:v>
                      </c:pt>
                      <c:pt idx="2680">
                        <c:v>300</c:v>
                      </c:pt>
                      <c:pt idx="2681">
                        <c:v>300</c:v>
                      </c:pt>
                      <c:pt idx="2682">
                        <c:v>300</c:v>
                      </c:pt>
                      <c:pt idx="2683">
                        <c:v>300</c:v>
                      </c:pt>
                      <c:pt idx="2684">
                        <c:v>300</c:v>
                      </c:pt>
                      <c:pt idx="2685">
                        <c:v>300</c:v>
                      </c:pt>
                      <c:pt idx="2686">
                        <c:v>300</c:v>
                      </c:pt>
                      <c:pt idx="2687">
                        <c:v>300</c:v>
                      </c:pt>
                      <c:pt idx="2688">
                        <c:v>300</c:v>
                      </c:pt>
                      <c:pt idx="2689">
                        <c:v>300</c:v>
                      </c:pt>
                      <c:pt idx="2690">
                        <c:v>300</c:v>
                      </c:pt>
                      <c:pt idx="2691">
                        <c:v>300</c:v>
                      </c:pt>
                      <c:pt idx="2692">
                        <c:v>300</c:v>
                      </c:pt>
                      <c:pt idx="2693">
                        <c:v>300</c:v>
                      </c:pt>
                      <c:pt idx="2694">
                        <c:v>300</c:v>
                      </c:pt>
                      <c:pt idx="2695">
                        <c:v>300</c:v>
                      </c:pt>
                      <c:pt idx="2696">
                        <c:v>300</c:v>
                      </c:pt>
                      <c:pt idx="2697">
                        <c:v>300</c:v>
                      </c:pt>
                      <c:pt idx="2698">
                        <c:v>300</c:v>
                      </c:pt>
                      <c:pt idx="2699">
                        <c:v>300</c:v>
                      </c:pt>
                      <c:pt idx="2700">
                        <c:v>300</c:v>
                      </c:pt>
                      <c:pt idx="2701">
                        <c:v>300</c:v>
                      </c:pt>
                      <c:pt idx="2702">
                        <c:v>300</c:v>
                      </c:pt>
                      <c:pt idx="2703">
                        <c:v>300</c:v>
                      </c:pt>
                      <c:pt idx="2704">
                        <c:v>300</c:v>
                      </c:pt>
                      <c:pt idx="2705">
                        <c:v>300</c:v>
                      </c:pt>
                      <c:pt idx="2706">
                        <c:v>300</c:v>
                      </c:pt>
                      <c:pt idx="2707">
                        <c:v>300</c:v>
                      </c:pt>
                      <c:pt idx="2708">
                        <c:v>300</c:v>
                      </c:pt>
                      <c:pt idx="2709">
                        <c:v>300</c:v>
                      </c:pt>
                      <c:pt idx="2710">
                        <c:v>300</c:v>
                      </c:pt>
                      <c:pt idx="2711">
                        <c:v>300</c:v>
                      </c:pt>
                      <c:pt idx="2712">
                        <c:v>300</c:v>
                      </c:pt>
                      <c:pt idx="2713">
                        <c:v>300</c:v>
                      </c:pt>
                      <c:pt idx="2714">
                        <c:v>300</c:v>
                      </c:pt>
                      <c:pt idx="2715">
                        <c:v>300</c:v>
                      </c:pt>
                      <c:pt idx="2716">
                        <c:v>300</c:v>
                      </c:pt>
                      <c:pt idx="2717">
                        <c:v>300</c:v>
                      </c:pt>
                      <c:pt idx="2718">
                        <c:v>300</c:v>
                      </c:pt>
                      <c:pt idx="2719">
                        <c:v>300</c:v>
                      </c:pt>
                      <c:pt idx="2720">
                        <c:v>300</c:v>
                      </c:pt>
                      <c:pt idx="2721">
                        <c:v>300</c:v>
                      </c:pt>
                      <c:pt idx="2722">
                        <c:v>300</c:v>
                      </c:pt>
                      <c:pt idx="2723">
                        <c:v>300</c:v>
                      </c:pt>
                      <c:pt idx="2724">
                        <c:v>300</c:v>
                      </c:pt>
                      <c:pt idx="2725">
                        <c:v>300</c:v>
                      </c:pt>
                      <c:pt idx="2726">
                        <c:v>300</c:v>
                      </c:pt>
                      <c:pt idx="2727">
                        <c:v>300</c:v>
                      </c:pt>
                      <c:pt idx="2728">
                        <c:v>300</c:v>
                      </c:pt>
                      <c:pt idx="2729">
                        <c:v>300</c:v>
                      </c:pt>
                      <c:pt idx="2730">
                        <c:v>300</c:v>
                      </c:pt>
                      <c:pt idx="2731">
                        <c:v>300</c:v>
                      </c:pt>
                      <c:pt idx="2732">
                        <c:v>300</c:v>
                      </c:pt>
                      <c:pt idx="2733">
                        <c:v>300</c:v>
                      </c:pt>
                      <c:pt idx="2734">
                        <c:v>300</c:v>
                      </c:pt>
                      <c:pt idx="2735">
                        <c:v>300</c:v>
                      </c:pt>
                      <c:pt idx="2736">
                        <c:v>300</c:v>
                      </c:pt>
                      <c:pt idx="2737">
                        <c:v>300</c:v>
                      </c:pt>
                      <c:pt idx="2738">
                        <c:v>300</c:v>
                      </c:pt>
                      <c:pt idx="2739">
                        <c:v>300</c:v>
                      </c:pt>
                      <c:pt idx="2740">
                        <c:v>300</c:v>
                      </c:pt>
                      <c:pt idx="2741">
                        <c:v>300</c:v>
                      </c:pt>
                      <c:pt idx="2742">
                        <c:v>300</c:v>
                      </c:pt>
                      <c:pt idx="2743">
                        <c:v>300</c:v>
                      </c:pt>
                      <c:pt idx="2744">
                        <c:v>300</c:v>
                      </c:pt>
                      <c:pt idx="2745">
                        <c:v>300</c:v>
                      </c:pt>
                      <c:pt idx="2746">
                        <c:v>300</c:v>
                      </c:pt>
                      <c:pt idx="2747">
                        <c:v>300</c:v>
                      </c:pt>
                      <c:pt idx="2748">
                        <c:v>300</c:v>
                      </c:pt>
                      <c:pt idx="2749">
                        <c:v>300</c:v>
                      </c:pt>
                      <c:pt idx="2750">
                        <c:v>300</c:v>
                      </c:pt>
                      <c:pt idx="2751">
                        <c:v>300</c:v>
                      </c:pt>
                      <c:pt idx="2752">
                        <c:v>300</c:v>
                      </c:pt>
                      <c:pt idx="2753">
                        <c:v>300</c:v>
                      </c:pt>
                      <c:pt idx="2754">
                        <c:v>300</c:v>
                      </c:pt>
                      <c:pt idx="2755">
                        <c:v>300</c:v>
                      </c:pt>
                      <c:pt idx="2756">
                        <c:v>300</c:v>
                      </c:pt>
                      <c:pt idx="2757">
                        <c:v>300</c:v>
                      </c:pt>
                      <c:pt idx="2758">
                        <c:v>300</c:v>
                      </c:pt>
                      <c:pt idx="2759">
                        <c:v>300</c:v>
                      </c:pt>
                      <c:pt idx="2760">
                        <c:v>300</c:v>
                      </c:pt>
                      <c:pt idx="2761">
                        <c:v>300</c:v>
                      </c:pt>
                      <c:pt idx="2762">
                        <c:v>300</c:v>
                      </c:pt>
                      <c:pt idx="2763">
                        <c:v>300</c:v>
                      </c:pt>
                      <c:pt idx="2764">
                        <c:v>300</c:v>
                      </c:pt>
                      <c:pt idx="2765">
                        <c:v>300</c:v>
                      </c:pt>
                      <c:pt idx="2766">
                        <c:v>300</c:v>
                      </c:pt>
                      <c:pt idx="2767">
                        <c:v>300</c:v>
                      </c:pt>
                      <c:pt idx="2768">
                        <c:v>300</c:v>
                      </c:pt>
                      <c:pt idx="2769">
                        <c:v>300</c:v>
                      </c:pt>
                      <c:pt idx="2770">
                        <c:v>300</c:v>
                      </c:pt>
                      <c:pt idx="2771">
                        <c:v>300</c:v>
                      </c:pt>
                      <c:pt idx="2772">
                        <c:v>300</c:v>
                      </c:pt>
                      <c:pt idx="2773">
                        <c:v>300</c:v>
                      </c:pt>
                      <c:pt idx="2774">
                        <c:v>300</c:v>
                      </c:pt>
                      <c:pt idx="2775">
                        <c:v>300</c:v>
                      </c:pt>
                      <c:pt idx="2776">
                        <c:v>300</c:v>
                      </c:pt>
                      <c:pt idx="2777">
                        <c:v>300</c:v>
                      </c:pt>
                      <c:pt idx="2778">
                        <c:v>300</c:v>
                      </c:pt>
                      <c:pt idx="2779">
                        <c:v>300</c:v>
                      </c:pt>
                      <c:pt idx="2780">
                        <c:v>300</c:v>
                      </c:pt>
                      <c:pt idx="2781">
                        <c:v>300</c:v>
                      </c:pt>
                      <c:pt idx="2782">
                        <c:v>300</c:v>
                      </c:pt>
                      <c:pt idx="2783">
                        <c:v>300</c:v>
                      </c:pt>
                      <c:pt idx="2784">
                        <c:v>300</c:v>
                      </c:pt>
                      <c:pt idx="2785">
                        <c:v>300</c:v>
                      </c:pt>
                      <c:pt idx="2786">
                        <c:v>300</c:v>
                      </c:pt>
                      <c:pt idx="2787">
                        <c:v>300</c:v>
                      </c:pt>
                      <c:pt idx="2788">
                        <c:v>300</c:v>
                      </c:pt>
                      <c:pt idx="2789">
                        <c:v>300</c:v>
                      </c:pt>
                      <c:pt idx="2790">
                        <c:v>300</c:v>
                      </c:pt>
                      <c:pt idx="2791">
                        <c:v>300</c:v>
                      </c:pt>
                      <c:pt idx="2792">
                        <c:v>300</c:v>
                      </c:pt>
                      <c:pt idx="2793">
                        <c:v>300</c:v>
                      </c:pt>
                      <c:pt idx="2794">
                        <c:v>300</c:v>
                      </c:pt>
                      <c:pt idx="2795">
                        <c:v>300</c:v>
                      </c:pt>
                      <c:pt idx="2796">
                        <c:v>300</c:v>
                      </c:pt>
                      <c:pt idx="2797">
                        <c:v>300</c:v>
                      </c:pt>
                      <c:pt idx="2798">
                        <c:v>300</c:v>
                      </c:pt>
                      <c:pt idx="2799">
                        <c:v>300</c:v>
                      </c:pt>
                      <c:pt idx="2800">
                        <c:v>300</c:v>
                      </c:pt>
                      <c:pt idx="2801">
                        <c:v>300</c:v>
                      </c:pt>
                      <c:pt idx="2802">
                        <c:v>300</c:v>
                      </c:pt>
                      <c:pt idx="2803">
                        <c:v>300</c:v>
                      </c:pt>
                      <c:pt idx="2804">
                        <c:v>300</c:v>
                      </c:pt>
                      <c:pt idx="2805">
                        <c:v>300</c:v>
                      </c:pt>
                      <c:pt idx="2806">
                        <c:v>300</c:v>
                      </c:pt>
                      <c:pt idx="2807">
                        <c:v>300</c:v>
                      </c:pt>
                      <c:pt idx="2808">
                        <c:v>300</c:v>
                      </c:pt>
                      <c:pt idx="2809">
                        <c:v>300</c:v>
                      </c:pt>
                      <c:pt idx="2810">
                        <c:v>300</c:v>
                      </c:pt>
                      <c:pt idx="2811">
                        <c:v>300</c:v>
                      </c:pt>
                      <c:pt idx="2812">
                        <c:v>300</c:v>
                      </c:pt>
                      <c:pt idx="2813">
                        <c:v>300</c:v>
                      </c:pt>
                      <c:pt idx="2814">
                        <c:v>300</c:v>
                      </c:pt>
                      <c:pt idx="2815">
                        <c:v>300</c:v>
                      </c:pt>
                      <c:pt idx="2816">
                        <c:v>300</c:v>
                      </c:pt>
                      <c:pt idx="2817">
                        <c:v>300</c:v>
                      </c:pt>
                      <c:pt idx="2818">
                        <c:v>300</c:v>
                      </c:pt>
                      <c:pt idx="2819">
                        <c:v>300</c:v>
                      </c:pt>
                      <c:pt idx="2820">
                        <c:v>300</c:v>
                      </c:pt>
                      <c:pt idx="2821">
                        <c:v>300</c:v>
                      </c:pt>
                      <c:pt idx="2822">
                        <c:v>300</c:v>
                      </c:pt>
                      <c:pt idx="2823">
                        <c:v>300</c:v>
                      </c:pt>
                      <c:pt idx="2824">
                        <c:v>300</c:v>
                      </c:pt>
                      <c:pt idx="2825">
                        <c:v>300</c:v>
                      </c:pt>
                      <c:pt idx="2826">
                        <c:v>300</c:v>
                      </c:pt>
                      <c:pt idx="2827">
                        <c:v>300</c:v>
                      </c:pt>
                      <c:pt idx="2828">
                        <c:v>300</c:v>
                      </c:pt>
                      <c:pt idx="2829">
                        <c:v>300</c:v>
                      </c:pt>
                      <c:pt idx="2830">
                        <c:v>300</c:v>
                      </c:pt>
                      <c:pt idx="2831">
                        <c:v>300</c:v>
                      </c:pt>
                      <c:pt idx="2832">
                        <c:v>300</c:v>
                      </c:pt>
                      <c:pt idx="2833">
                        <c:v>300</c:v>
                      </c:pt>
                      <c:pt idx="2834">
                        <c:v>300</c:v>
                      </c:pt>
                      <c:pt idx="2835">
                        <c:v>300</c:v>
                      </c:pt>
                      <c:pt idx="2836">
                        <c:v>300</c:v>
                      </c:pt>
                      <c:pt idx="2837">
                        <c:v>300</c:v>
                      </c:pt>
                      <c:pt idx="2838">
                        <c:v>300</c:v>
                      </c:pt>
                      <c:pt idx="2839">
                        <c:v>300</c:v>
                      </c:pt>
                      <c:pt idx="2840">
                        <c:v>300</c:v>
                      </c:pt>
                      <c:pt idx="2841">
                        <c:v>300</c:v>
                      </c:pt>
                      <c:pt idx="2842">
                        <c:v>300</c:v>
                      </c:pt>
                      <c:pt idx="2843">
                        <c:v>300</c:v>
                      </c:pt>
                      <c:pt idx="2844">
                        <c:v>300</c:v>
                      </c:pt>
                      <c:pt idx="2845">
                        <c:v>300</c:v>
                      </c:pt>
                      <c:pt idx="2846">
                        <c:v>300</c:v>
                      </c:pt>
                      <c:pt idx="2847">
                        <c:v>300</c:v>
                      </c:pt>
                      <c:pt idx="2848">
                        <c:v>300</c:v>
                      </c:pt>
                      <c:pt idx="2849">
                        <c:v>300</c:v>
                      </c:pt>
                      <c:pt idx="2850">
                        <c:v>300</c:v>
                      </c:pt>
                      <c:pt idx="2851">
                        <c:v>300</c:v>
                      </c:pt>
                      <c:pt idx="2852">
                        <c:v>300</c:v>
                      </c:pt>
                      <c:pt idx="2853">
                        <c:v>300</c:v>
                      </c:pt>
                      <c:pt idx="2854">
                        <c:v>300</c:v>
                      </c:pt>
                      <c:pt idx="2855">
                        <c:v>300</c:v>
                      </c:pt>
                      <c:pt idx="2856">
                        <c:v>300</c:v>
                      </c:pt>
                      <c:pt idx="2857">
                        <c:v>300</c:v>
                      </c:pt>
                      <c:pt idx="2858">
                        <c:v>300</c:v>
                      </c:pt>
                      <c:pt idx="2859">
                        <c:v>300</c:v>
                      </c:pt>
                      <c:pt idx="2860">
                        <c:v>300</c:v>
                      </c:pt>
                      <c:pt idx="2861">
                        <c:v>300</c:v>
                      </c:pt>
                      <c:pt idx="2862">
                        <c:v>300</c:v>
                      </c:pt>
                      <c:pt idx="2863">
                        <c:v>300</c:v>
                      </c:pt>
                      <c:pt idx="2864">
                        <c:v>300</c:v>
                      </c:pt>
                      <c:pt idx="2865">
                        <c:v>300</c:v>
                      </c:pt>
                      <c:pt idx="2866">
                        <c:v>300</c:v>
                      </c:pt>
                      <c:pt idx="2867">
                        <c:v>300</c:v>
                      </c:pt>
                      <c:pt idx="2868">
                        <c:v>300</c:v>
                      </c:pt>
                      <c:pt idx="2869">
                        <c:v>300</c:v>
                      </c:pt>
                      <c:pt idx="2870">
                        <c:v>300</c:v>
                      </c:pt>
                      <c:pt idx="2871">
                        <c:v>300</c:v>
                      </c:pt>
                      <c:pt idx="2872">
                        <c:v>300</c:v>
                      </c:pt>
                      <c:pt idx="2873">
                        <c:v>300</c:v>
                      </c:pt>
                      <c:pt idx="2874">
                        <c:v>300</c:v>
                      </c:pt>
                      <c:pt idx="2875">
                        <c:v>300</c:v>
                      </c:pt>
                      <c:pt idx="2876">
                        <c:v>300</c:v>
                      </c:pt>
                      <c:pt idx="2877">
                        <c:v>300</c:v>
                      </c:pt>
                      <c:pt idx="2878">
                        <c:v>300</c:v>
                      </c:pt>
                      <c:pt idx="2879">
                        <c:v>300</c:v>
                      </c:pt>
                      <c:pt idx="2880">
                        <c:v>300</c:v>
                      </c:pt>
                      <c:pt idx="2881">
                        <c:v>300</c:v>
                      </c:pt>
                      <c:pt idx="2882">
                        <c:v>300</c:v>
                      </c:pt>
                      <c:pt idx="2883">
                        <c:v>300</c:v>
                      </c:pt>
                      <c:pt idx="2884">
                        <c:v>300</c:v>
                      </c:pt>
                      <c:pt idx="2885">
                        <c:v>300</c:v>
                      </c:pt>
                      <c:pt idx="2886">
                        <c:v>300</c:v>
                      </c:pt>
                      <c:pt idx="2887">
                        <c:v>300</c:v>
                      </c:pt>
                      <c:pt idx="2888">
                        <c:v>300</c:v>
                      </c:pt>
                      <c:pt idx="2889">
                        <c:v>300</c:v>
                      </c:pt>
                      <c:pt idx="2890">
                        <c:v>300</c:v>
                      </c:pt>
                      <c:pt idx="2891">
                        <c:v>300</c:v>
                      </c:pt>
                      <c:pt idx="2892">
                        <c:v>300</c:v>
                      </c:pt>
                      <c:pt idx="2893">
                        <c:v>300</c:v>
                      </c:pt>
                      <c:pt idx="2894">
                        <c:v>300</c:v>
                      </c:pt>
                      <c:pt idx="2895">
                        <c:v>300</c:v>
                      </c:pt>
                      <c:pt idx="2896">
                        <c:v>300</c:v>
                      </c:pt>
                      <c:pt idx="2897">
                        <c:v>300</c:v>
                      </c:pt>
                      <c:pt idx="2898">
                        <c:v>300</c:v>
                      </c:pt>
                      <c:pt idx="2899">
                        <c:v>300</c:v>
                      </c:pt>
                      <c:pt idx="2900">
                        <c:v>300</c:v>
                      </c:pt>
                      <c:pt idx="2901">
                        <c:v>300</c:v>
                      </c:pt>
                      <c:pt idx="2902">
                        <c:v>300</c:v>
                      </c:pt>
                      <c:pt idx="2903">
                        <c:v>300</c:v>
                      </c:pt>
                      <c:pt idx="2904">
                        <c:v>300</c:v>
                      </c:pt>
                      <c:pt idx="2905">
                        <c:v>300</c:v>
                      </c:pt>
                      <c:pt idx="2906">
                        <c:v>300</c:v>
                      </c:pt>
                      <c:pt idx="2907">
                        <c:v>300</c:v>
                      </c:pt>
                      <c:pt idx="2908">
                        <c:v>300</c:v>
                      </c:pt>
                      <c:pt idx="2909">
                        <c:v>300</c:v>
                      </c:pt>
                      <c:pt idx="2910">
                        <c:v>300</c:v>
                      </c:pt>
                      <c:pt idx="2911">
                        <c:v>300</c:v>
                      </c:pt>
                      <c:pt idx="2912">
                        <c:v>300</c:v>
                      </c:pt>
                      <c:pt idx="2913">
                        <c:v>300</c:v>
                      </c:pt>
                      <c:pt idx="2914">
                        <c:v>300</c:v>
                      </c:pt>
                      <c:pt idx="2915">
                        <c:v>300</c:v>
                      </c:pt>
                      <c:pt idx="2916">
                        <c:v>300</c:v>
                      </c:pt>
                      <c:pt idx="2917">
                        <c:v>300</c:v>
                      </c:pt>
                      <c:pt idx="2918">
                        <c:v>300</c:v>
                      </c:pt>
                      <c:pt idx="2919">
                        <c:v>300</c:v>
                      </c:pt>
                      <c:pt idx="2920">
                        <c:v>300</c:v>
                      </c:pt>
                      <c:pt idx="2921">
                        <c:v>300</c:v>
                      </c:pt>
                      <c:pt idx="2922">
                        <c:v>300</c:v>
                      </c:pt>
                      <c:pt idx="2923">
                        <c:v>300</c:v>
                      </c:pt>
                      <c:pt idx="2924">
                        <c:v>300</c:v>
                      </c:pt>
                      <c:pt idx="2925">
                        <c:v>300</c:v>
                      </c:pt>
                      <c:pt idx="2926">
                        <c:v>300</c:v>
                      </c:pt>
                      <c:pt idx="2927">
                        <c:v>300</c:v>
                      </c:pt>
                      <c:pt idx="2928">
                        <c:v>300</c:v>
                      </c:pt>
                      <c:pt idx="2929">
                        <c:v>300</c:v>
                      </c:pt>
                      <c:pt idx="2930">
                        <c:v>300</c:v>
                      </c:pt>
                      <c:pt idx="2931">
                        <c:v>300</c:v>
                      </c:pt>
                      <c:pt idx="2932">
                        <c:v>300</c:v>
                      </c:pt>
                      <c:pt idx="2933">
                        <c:v>300</c:v>
                      </c:pt>
                      <c:pt idx="2934">
                        <c:v>300</c:v>
                      </c:pt>
                      <c:pt idx="2935">
                        <c:v>300</c:v>
                      </c:pt>
                      <c:pt idx="2936">
                        <c:v>300</c:v>
                      </c:pt>
                      <c:pt idx="2937">
                        <c:v>300</c:v>
                      </c:pt>
                      <c:pt idx="2938">
                        <c:v>300</c:v>
                      </c:pt>
                      <c:pt idx="2939">
                        <c:v>300</c:v>
                      </c:pt>
                      <c:pt idx="2940">
                        <c:v>300</c:v>
                      </c:pt>
                      <c:pt idx="2941">
                        <c:v>300</c:v>
                      </c:pt>
                      <c:pt idx="2942">
                        <c:v>300</c:v>
                      </c:pt>
                      <c:pt idx="2943">
                        <c:v>300</c:v>
                      </c:pt>
                      <c:pt idx="2944">
                        <c:v>300</c:v>
                      </c:pt>
                      <c:pt idx="2945">
                        <c:v>300</c:v>
                      </c:pt>
                      <c:pt idx="2946">
                        <c:v>300</c:v>
                      </c:pt>
                      <c:pt idx="2947">
                        <c:v>300</c:v>
                      </c:pt>
                      <c:pt idx="2948">
                        <c:v>300</c:v>
                      </c:pt>
                      <c:pt idx="2949">
                        <c:v>300</c:v>
                      </c:pt>
                      <c:pt idx="2950">
                        <c:v>300</c:v>
                      </c:pt>
                      <c:pt idx="2951">
                        <c:v>300</c:v>
                      </c:pt>
                      <c:pt idx="2952">
                        <c:v>300</c:v>
                      </c:pt>
                      <c:pt idx="2953">
                        <c:v>300</c:v>
                      </c:pt>
                      <c:pt idx="2954">
                        <c:v>300</c:v>
                      </c:pt>
                      <c:pt idx="2955">
                        <c:v>300</c:v>
                      </c:pt>
                      <c:pt idx="2956">
                        <c:v>300</c:v>
                      </c:pt>
                      <c:pt idx="2957">
                        <c:v>300</c:v>
                      </c:pt>
                      <c:pt idx="2958">
                        <c:v>300</c:v>
                      </c:pt>
                      <c:pt idx="2959">
                        <c:v>300</c:v>
                      </c:pt>
                      <c:pt idx="2960">
                        <c:v>300</c:v>
                      </c:pt>
                      <c:pt idx="2961">
                        <c:v>300</c:v>
                      </c:pt>
                      <c:pt idx="2962">
                        <c:v>300</c:v>
                      </c:pt>
                      <c:pt idx="2963">
                        <c:v>300</c:v>
                      </c:pt>
                      <c:pt idx="2964">
                        <c:v>300</c:v>
                      </c:pt>
                      <c:pt idx="2965">
                        <c:v>300</c:v>
                      </c:pt>
                      <c:pt idx="2966">
                        <c:v>300</c:v>
                      </c:pt>
                      <c:pt idx="2967">
                        <c:v>300</c:v>
                      </c:pt>
                      <c:pt idx="2968">
                        <c:v>300</c:v>
                      </c:pt>
                      <c:pt idx="2969">
                        <c:v>300</c:v>
                      </c:pt>
                      <c:pt idx="2970">
                        <c:v>300</c:v>
                      </c:pt>
                      <c:pt idx="2971">
                        <c:v>300</c:v>
                      </c:pt>
                      <c:pt idx="2972">
                        <c:v>300</c:v>
                      </c:pt>
                      <c:pt idx="2973">
                        <c:v>300</c:v>
                      </c:pt>
                      <c:pt idx="2974">
                        <c:v>300</c:v>
                      </c:pt>
                      <c:pt idx="2975">
                        <c:v>300</c:v>
                      </c:pt>
                      <c:pt idx="2976">
                        <c:v>300</c:v>
                      </c:pt>
                      <c:pt idx="2977">
                        <c:v>300</c:v>
                      </c:pt>
                      <c:pt idx="2978">
                        <c:v>300</c:v>
                      </c:pt>
                      <c:pt idx="2979">
                        <c:v>300</c:v>
                      </c:pt>
                      <c:pt idx="2980">
                        <c:v>300</c:v>
                      </c:pt>
                      <c:pt idx="2981">
                        <c:v>300</c:v>
                      </c:pt>
                      <c:pt idx="2982">
                        <c:v>300</c:v>
                      </c:pt>
                      <c:pt idx="2983">
                        <c:v>300</c:v>
                      </c:pt>
                      <c:pt idx="2984">
                        <c:v>300</c:v>
                      </c:pt>
                      <c:pt idx="2985">
                        <c:v>300</c:v>
                      </c:pt>
                      <c:pt idx="2986">
                        <c:v>300</c:v>
                      </c:pt>
                      <c:pt idx="2987">
                        <c:v>300</c:v>
                      </c:pt>
                      <c:pt idx="2988">
                        <c:v>300</c:v>
                      </c:pt>
                      <c:pt idx="2989">
                        <c:v>300</c:v>
                      </c:pt>
                      <c:pt idx="2990">
                        <c:v>300</c:v>
                      </c:pt>
                      <c:pt idx="2991">
                        <c:v>300</c:v>
                      </c:pt>
                      <c:pt idx="2992">
                        <c:v>300</c:v>
                      </c:pt>
                      <c:pt idx="2993">
                        <c:v>300</c:v>
                      </c:pt>
                      <c:pt idx="2994">
                        <c:v>300</c:v>
                      </c:pt>
                      <c:pt idx="2995">
                        <c:v>300</c:v>
                      </c:pt>
                      <c:pt idx="2996">
                        <c:v>300</c:v>
                      </c:pt>
                      <c:pt idx="2997">
                        <c:v>300</c:v>
                      </c:pt>
                      <c:pt idx="2998">
                        <c:v>300</c:v>
                      </c:pt>
                      <c:pt idx="2999">
                        <c:v>300</c:v>
                      </c:pt>
                      <c:pt idx="3000">
                        <c:v>300</c:v>
                      </c:pt>
                      <c:pt idx="3001">
                        <c:v>300</c:v>
                      </c:pt>
                      <c:pt idx="3002">
                        <c:v>300</c:v>
                      </c:pt>
                      <c:pt idx="3003">
                        <c:v>300</c:v>
                      </c:pt>
                      <c:pt idx="3004">
                        <c:v>300</c:v>
                      </c:pt>
                      <c:pt idx="3005">
                        <c:v>300</c:v>
                      </c:pt>
                      <c:pt idx="3006">
                        <c:v>300</c:v>
                      </c:pt>
                      <c:pt idx="3007">
                        <c:v>300</c:v>
                      </c:pt>
                      <c:pt idx="3008">
                        <c:v>300</c:v>
                      </c:pt>
                      <c:pt idx="3009">
                        <c:v>300</c:v>
                      </c:pt>
                      <c:pt idx="3010">
                        <c:v>300</c:v>
                      </c:pt>
                      <c:pt idx="3011">
                        <c:v>300</c:v>
                      </c:pt>
                      <c:pt idx="3012">
                        <c:v>300</c:v>
                      </c:pt>
                      <c:pt idx="3013">
                        <c:v>300</c:v>
                      </c:pt>
                      <c:pt idx="3014">
                        <c:v>300</c:v>
                      </c:pt>
                      <c:pt idx="3015">
                        <c:v>300</c:v>
                      </c:pt>
                      <c:pt idx="3016">
                        <c:v>300</c:v>
                      </c:pt>
                      <c:pt idx="3017">
                        <c:v>300</c:v>
                      </c:pt>
                      <c:pt idx="3018">
                        <c:v>300</c:v>
                      </c:pt>
                      <c:pt idx="3019">
                        <c:v>300</c:v>
                      </c:pt>
                      <c:pt idx="3020">
                        <c:v>300</c:v>
                      </c:pt>
                      <c:pt idx="3021">
                        <c:v>300</c:v>
                      </c:pt>
                      <c:pt idx="3022">
                        <c:v>300</c:v>
                      </c:pt>
                      <c:pt idx="3023">
                        <c:v>300</c:v>
                      </c:pt>
                      <c:pt idx="3024">
                        <c:v>300</c:v>
                      </c:pt>
                      <c:pt idx="3025">
                        <c:v>300</c:v>
                      </c:pt>
                      <c:pt idx="3026">
                        <c:v>300</c:v>
                      </c:pt>
                      <c:pt idx="3027">
                        <c:v>300</c:v>
                      </c:pt>
                      <c:pt idx="3028">
                        <c:v>300</c:v>
                      </c:pt>
                      <c:pt idx="3029">
                        <c:v>300</c:v>
                      </c:pt>
                      <c:pt idx="3030">
                        <c:v>300</c:v>
                      </c:pt>
                      <c:pt idx="3031">
                        <c:v>300</c:v>
                      </c:pt>
                      <c:pt idx="3032">
                        <c:v>300</c:v>
                      </c:pt>
                      <c:pt idx="3033">
                        <c:v>300</c:v>
                      </c:pt>
                      <c:pt idx="3034">
                        <c:v>300</c:v>
                      </c:pt>
                      <c:pt idx="3035">
                        <c:v>300</c:v>
                      </c:pt>
                      <c:pt idx="3036">
                        <c:v>300</c:v>
                      </c:pt>
                      <c:pt idx="3037">
                        <c:v>300</c:v>
                      </c:pt>
                      <c:pt idx="3038">
                        <c:v>300</c:v>
                      </c:pt>
                      <c:pt idx="3039">
                        <c:v>300</c:v>
                      </c:pt>
                      <c:pt idx="3040">
                        <c:v>300</c:v>
                      </c:pt>
                      <c:pt idx="3041">
                        <c:v>300</c:v>
                      </c:pt>
                      <c:pt idx="3042">
                        <c:v>300</c:v>
                      </c:pt>
                      <c:pt idx="3043">
                        <c:v>300</c:v>
                      </c:pt>
                      <c:pt idx="3044">
                        <c:v>300</c:v>
                      </c:pt>
                      <c:pt idx="3045">
                        <c:v>300</c:v>
                      </c:pt>
                      <c:pt idx="3046">
                        <c:v>300</c:v>
                      </c:pt>
                      <c:pt idx="3047">
                        <c:v>300</c:v>
                      </c:pt>
                      <c:pt idx="3048">
                        <c:v>300</c:v>
                      </c:pt>
                      <c:pt idx="3049">
                        <c:v>300</c:v>
                      </c:pt>
                      <c:pt idx="3050">
                        <c:v>300</c:v>
                      </c:pt>
                      <c:pt idx="3051">
                        <c:v>300</c:v>
                      </c:pt>
                      <c:pt idx="3052">
                        <c:v>300</c:v>
                      </c:pt>
                      <c:pt idx="3053">
                        <c:v>300</c:v>
                      </c:pt>
                      <c:pt idx="3054">
                        <c:v>300</c:v>
                      </c:pt>
                      <c:pt idx="3055">
                        <c:v>300</c:v>
                      </c:pt>
                      <c:pt idx="3056">
                        <c:v>300</c:v>
                      </c:pt>
                      <c:pt idx="3057">
                        <c:v>300</c:v>
                      </c:pt>
                      <c:pt idx="3058">
                        <c:v>300</c:v>
                      </c:pt>
                      <c:pt idx="3059">
                        <c:v>300</c:v>
                      </c:pt>
                      <c:pt idx="3060">
                        <c:v>300</c:v>
                      </c:pt>
                      <c:pt idx="3061">
                        <c:v>300</c:v>
                      </c:pt>
                      <c:pt idx="3062">
                        <c:v>300</c:v>
                      </c:pt>
                      <c:pt idx="3063">
                        <c:v>300</c:v>
                      </c:pt>
                      <c:pt idx="3064">
                        <c:v>300</c:v>
                      </c:pt>
                      <c:pt idx="3065">
                        <c:v>300</c:v>
                      </c:pt>
                      <c:pt idx="3066">
                        <c:v>300</c:v>
                      </c:pt>
                      <c:pt idx="3067">
                        <c:v>300</c:v>
                      </c:pt>
                      <c:pt idx="3068">
                        <c:v>300</c:v>
                      </c:pt>
                      <c:pt idx="3069">
                        <c:v>300</c:v>
                      </c:pt>
                      <c:pt idx="3070">
                        <c:v>300</c:v>
                      </c:pt>
                      <c:pt idx="3071">
                        <c:v>300</c:v>
                      </c:pt>
                      <c:pt idx="3072">
                        <c:v>300</c:v>
                      </c:pt>
                      <c:pt idx="3073">
                        <c:v>300</c:v>
                      </c:pt>
                      <c:pt idx="3074">
                        <c:v>300</c:v>
                      </c:pt>
                      <c:pt idx="3075">
                        <c:v>300</c:v>
                      </c:pt>
                      <c:pt idx="3076">
                        <c:v>300</c:v>
                      </c:pt>
                      <c:pt idx="3077">
                        <c:v>300</c:v>
                      </c:pt>
                      <c:pt idx="3078">
                        <c:v>300</c:v>
                      </c:pt>
                      <c:pt idx="3079">
                        <c:v>300</c:v>
                      </c:pt>
                      <c:pt idx="3080">
                        <c:v>300</c:v>
                      </c:pt>
                      <c:pt idx="3081">
                        <c:v>300</c:v>
                      </c:pt>
                      <c:pt idx="3082">
                        <c:v>300</c:v>
                      </c:pt>
                      <c:pt idx="3083">
                        <c:v>300</c:v>
                      </c:pt>
                      <c:pt idx="3084">
                        <c:v>300</c:v>
                      </c:pt>
                      <c:pt idx="3085">
                        <c:v>300</c:v>
                      </c:pt>
                      <c:pt idx="3086">
                        <c:v>300</c:v>
                      </c:pt>
                      <c:pt idx="3087">
                        <c:v>300</c:v>
                      </c:pt>
                      <c:pt idx="3088">
                        <c:v>300</c:v>
                      </c:pt>
                      <c:pt idx="3089">
                        <c:v>300</c:v>
                      </c:pt>
                      <c:pt idx="3090">
                        <c:v>300</c:v>
                      </c:pt>
                      <c:pt idx="3091">
                        <c:v>300</c:v>
                      </c:pt>
                      <c:pt idx="3092">
                        <c:v>300</c:v>
                      </c:pt>
                      <c:pt idx="3093">
                        <c:v>300</c:v>
                      </c:pt>
                      <c:pt idx="3094">
                        <c:v>300</c:v>
                      </c:pt>
                      <c:pt idx="3095">
                        <c:v>300</c:v>
                      </c:pt>
                      <c:pt idx="3096">
                        <c:v>300</c:v>
                      </c:pt>
                      <c:pt idx="3097">
                        <c:v>300</c:v>
                      </c:pt>
                      <c:pt idx="3098">
                        <c:v>300</c:v>
                      </c:pt>
                      <c:pt idx="3099">
                        <c:v>300</c:v>
                      </c:pt>
                      <c:pt idx="3100">
                        <c:v>300</c:v>
                      </c:pt>
                      <c:pt idx="3101">
                        <c:v>300</c:v>
                      </c:pt>
                      <c:pt idx="3102">
                        <c:v>300</c:v>
                      </c:pt>
                      <c:pt idx="3103">
                        <c:v>300</c:v>
                      </c:pt>
                      <c:pt idx="3104">
                        <c:v>300</c:v>
                      </c:pt>
                      <c:pt idx="3105">
                        <c:v>300</c:v>
                      </c:pt>
                      <c:pt idx="3106">
                        <c:v>300</c:v>
                      </c:pt>
                      <c:pt idx="3107">
                        <c:v>300</c:v>
                      </c:pt>
                      <c:pt idx="3108">
                        <c:v>300</c:v>
                      </c:pt>
                      <c:pt idx="3109">
                        <c:v>300</c:v>
                      </c:pt>
                      <c:pt idx="3110">
                        <c:v>300</c:v>
                      </c:pt>
                      <c:pt idx="3111">
                        <c:v>300</c:v>
                      </c:pt>
                      <c:pt idx="3112">
                        <c:v>300</c:v>
                      </c:pt>
                      <c:pt idx="3113">
                        <c:v>300</c:v>
                      </c:pt>
                      <c:pt idx="3114">
                        <c:v>300</c:v>
                      </c:pt>
                      <c:pt idx="3115">
                        <c:v>300</c:v>
                      </c:pt>
                      <c:pt idx="3116">
                        <c:v>300</c:v>
                      </c:pt>
                      <c:pt idx="3117">
                        <c:v>300</c:v>
                      </c:pt>
                      <c:pt idx="3118">
                        <c:v>300</c:v>
                      </c:pt>
                      <c:pt idx="3119">
                        <c:v>300</c:v>
                      </c:pt>
                      <c:pt idx="3120">
                        <c:v>300</c:v>
                      </c:pt>
                      <c:pt idx="3121">
                        <c:v>300</c:v>
                      </c:pt>
                      <c:pt idx="3122">
                        <c:v>300</c:v>
                      </c:pt>
                      <c:pt idx="3123">
                        <c:v>300</c:v>
                      </c:pt>
                      <c:pt idx="3124">
                        <c:v>300</c:v>
                      </c:pt>
                      <c:pt idx="3125">
                        <c:v>300</c:v>
                      </c:pt>
                      <c:pt idx="3126">
                        <c:v>300</c:v>
                      </c:pt>
                      <c:pt idx="3127">
                        <c:v>300</c:v>
                      </c:pt>
                      <c:pt idx="3128">
                        <c:v>300</c:v>
                      </c:pt>
                      <c:pt idx="3129">
                        <c:v>300</c:v>
                      </c:pt>
                      <c:pt idx="3130">
                        <c:v>300</c:v>
                      </c:pt>
                      <c:pt idx="3131">
                        <c:v>300</c:v>
                      </c:pt>
                      <c:pt idx="3132">
                        <c:v>300</c:v>
                      </c:pt>
                      <c:pt idx="3133">
                        <c:v>300</c:v>
                      </c:pt>
                      <c:pt idx="3134">
                        <c:v>300</c:v>
                      </c:pt>
                      <c:pt idx="3135">
                        <c:v>300</c:v>
                      </c:pt>
                      <c:pt idx="3136">
                        <c:v>300</c:v>
                      </c:pt>
                      <c:pt idx="3137">
                        <c:v>300</c:v>
                      </c:pt>
                      <c:pt idx="3138">
                        <c:v>300</c:v>
                      </c:pt>
                      <c:pt idx="3139">
                        <c:v>300</c:v>
                      </c:pt>
                      <c:pt idx="3140">
                        <c:v>300</c:v>
                      </c:pt>
                      <c:pt idx="3141">
                        <c:v>300</c:v>
                      </c:pt>
                      <c:pt idx="3142">
                        <c:v>300</c:v>
                      </c:pt>
                      <c:pt idx="3143">
                        <c:v>300</c:v>
                      </c:pt>
                      <c:pt idx="3144">
                        <c:v>300</c:v>
                      </c:pt>
                      <c:pt idx="3145">
                        <c:v>300</c:v>
                      </c:pt>
                      <c:pt idx="3146">
                        <c:v>300</c:v>
                      </c:pt>
                      <c:pt idx="3147">
                        <c:v>300</c:v>
                      </c:pt>
                      <c:pt idx="3148">
                        <c:v>300</c:v>
                      </c:pt>
                      <c:pt idx="3149">
                        <c:v>300</c:v>
                      </c:pt>
                      <c:pt idx="3150">
                        <c:v>300</c:v>
                      </c:pt>
                      <c:pt idx="3151">
                        <c:v>300</c:v>
                      </c:pt>
                      <c:pt idx="3152">
                        <c:v>300</c:v>
                      </c:pt>
                      <c:pt idx="3153">
                        <c:v>300</c:v>
                      </c:pt>
                      <c:pt idx="3154">
                        <c:v>300</c:v>
                      </c:pt>
                      <c:pt idx="3155">
                        <c:v>300</c:v>
                      </c:pt>
                      <c:pt idx="3156">
                        <c:v>300</c:v>
                      </c:pt>
                      <c:pt idx="3157">
                        <c:v>300</c:v>
                      </c:pt>
                      <c:pt idx="3158">
                        <c:v>300</c:v>
                      </c:pt>
                      <c:pt idx="3159">
                        <c:v>300</c:v>
                      </c:pt>
                      <c:pt idx="3160">
                        <c:v>300</c:v>
                      </c:pt>
                      <c:pt idx="3161">
                        <c:v>300</c:v>
                      </c:pt>
                      <c:pt idx="3162">
                        <c:v>300</c:v>
                      </c:pt>
                      <c:pt idx="3163">
                        <c:v>300</c:v>
                      </c:pt>
                      <c:pt idx="3164">
                        <c:v>300</c:v>
                      </c:pt>
                      <c:pt idx="3165">
                        <c:v>300</c:v>
                      </c:pt>
                      <c:pt idx="3166">
                        <c:v>300</c:v>
                      </c:pt>
                      <c:pt idx="3167">
                        <c:v>300</c:v>
                      </c:pt>
                      <c:pt idx="3168">
                        <c:v>300</c:v>
                      </c:pt>
                      <c:pt idx="3169">
                        <c:v>300</c:v>
                      </c:pt>
                      <c:pt idx="3170">
                        <c:v>300</c:v>
                      </c:pt>
                      <c:pt idx="3171">
                        <c:v>300</c:v>
                      </c:pt>
                      <c:pt idx="3172">
                        <c:v>300</c:v>
                      </c:pt>
                      <c:pt idx="3173">
                        <c:v>300</c:v>
                      </c:pt>
                      <c:pt idx="3174">
                        <c:v>300</c:v>
                      </c:pt>
                      <c:pt idx="3175">
                        <c:v>300</c:v>
                      </c:pt>
                      <c:pt idx="3176">
                        <c:v>300</c:v>
                      </c:pt>
                      <c:pt idx="3177">
                        <c:v>300</c:v>
                      </c:pt>
                      <c:pt idx="3178">
                        <c:v>300</c:v>
                      </c:pt>
                      <c:pt idx="3179">
                        <c:v>300</c:v>
                      </c:pt>
                      <c:pt idx="3180">
                        <c:v>300</c:v>
                      </c:pt>
                      <c:pt idx="3181">
                        <c:v>300</c:v>
                      </c:pt>
                      <c:pt idx="3182">
                        <c:v>300</c:v>
                      </c:pt>
                      <c:pt idx="3183">
                        <c:v>300</c:v>
                      </c:pt>
                      <c:pt idx="3184">
                        <c:v>300</c:v>
                      </c:pt>
                      <c:pt idx="3185">
                        <c:v>300</c:v>
                      </c:pt>
                      <c:pt idx="3186">
                        <c:v>300</c:v>
                      </c:pt>
                      <c:pt idx="3187">
                        <c:v>300</c:v>
                      </c:pt>
                      <c:pt idx="3188">
                        <c:v>300</c:v>
                      </c:pt>
                      <c:pt idx="3189">
                        <c:v>300</c:v>
                      </c:pt>
                      <c:pt idx="3190">
                        <c:v>300</c:v>
                      </c:pt>
                      <c:pt idx="3191">
                        <c:v>300</c:v>
                      </c:pt>
                      <c:pt idx="3192">
                        <c:v>300</c:v>
                      </c:pt>
                      <c:pt idx="3193">
                        <c:v>300</c:v>
                      </c:pt>
                      <c:pt idx="3194">
                        <c:v>300</c:v>
                      </c:pt>
                      <c:pt idx="3195">
                        <c:v>300</c:v>
                      </c:pt>
                      <c:pt idx="3196">
                        <c:v>300</c:v>
                      </c:pt>
                      <c:pt idx="3197">
                        <c:v>300</c:v>
                      </c:pt>
                      <c:pt idx="3198">
                        <c:v>300</c:v>
                      </c:pt>
                      <c:pt idx="3199">
                        <c:v>300</c:v>
                      </c:pt>
                      <c:pt idx="3200">
                        <c:v>300</c:v>
                      </c:pt>
                      <c:pt idx="3201">
                        <c:v>300</c:v>
                      </c:pt>
                      <c:pt idx="3202">
                        <c:v>300</c:v>
                      </c:pt>
                      <c:pt idx="3203">
                        <c:v>300</c:v>
                      </c:pt>
                      <c:pt idx="3204">
                        <c:v>300</c:v>
                      </c:pt>
                      <c:pt idx="3205">
                        <c:v>300</c:v>
                      </c:pt>
                      <c:pt idx="3206">
                        <c:v>300</c:v>
                      </c:pt>
                      <c:pt idx="3207">
                        <c:v>300</c:v>
                      </c:pt>
                      <c:pt idx="3208">
                        <c:v>300</c:v>
                      </c:pt>
                      <c:pt idx="3209">
                        <c:v>300</c:v>
                      </c:pt>
                      <c:pt idx="3210">
                        <c:v>300</c:v>
                      </c:pt>
                      <c:pt idx="3211">
                        <c:v>300</c:v>
                      </c:pt>
                      <c:pt idx="3212">
                        <c:v>300</c:v>
                      </c:pt>
                      <c:pt idx="3213">
                        <c:v>300</c:v>
                      </c:pt>
                      <c:pt idx="3214">
                        <c:v>300</c:v>
                      </c:pt>
                      <c:pt idx="3215">
                        <c:v>300</c:v>
                      </c:pt>
                      <c:pt idx="3216">
                        <c:v>300</c:v>
                      </c:pt>
                      <c:pt idx="3217">
                        <c:v>300</c:v>
                      </c:pt>
                      <c:pt idx="3218">
                        <c:v>300</c:v>
                      </c:pt>
                      <c:pt idx="3219">
                        <c:v>300</c:v>
                      </c:pt>
                      <c:pt idx="3220">
                        <c:v>300</c:v>
                      </c:pt>
                      <c:pt idx="3221">
                        <c:v>300</c:v>
                      </c:pt>
                      <c:pt idx="3222">
                        <c:v>300</c:v>
                      </c:pt>
                      <c:pt idx="3223">
                        <c:v>300</c:v>
                      </c:pt>
                      <c:pt idx="3224">
                        <c:v>300</c:v>
                      </c:pt>
                      <c:pt idx="3225">
                        <c:v>300</c:v>
                      </c:pt>
                      <c:pt idx="3226">
                        <c:v>300</c:v>
                      </c:pt>
                      <c:pt idx="3227">
                        <c:v>300</c:v>
                      </c:pt>
                      <c:pt idx="3228">
                        <c:v>300</c:v>
                      </c:pt>
                      <c:pt idx="3229">
                        <c:v>300</c:v>
                      </c:pt>
                      <c:pt idx="3230">
                        <c:v>300</c:v>
                      </c:pt>
                      <c:pt idx="3231">
                        <c:v>300</c:v>
                      </c:pt>
                      <c:pt idx="3232">
                        <c:v>300</c:v>
                      </c:pt>
                      <c:pt idx="3233">
                        <c:v>300</c:v>
                      </c:pt>
                      <c:pt idx="3234">
                        <c:v>300</c:v>
                      </c:pt>
                      <c:pt idx="3235">
                        <c:v>300</c:v>
                      </c:pt>
                      <c:pt idx="3236">
                        <c:v>300</c:v>
                      </c:pt>
                      <c:pt idx="3237">
                        <c:v>300</c:v>
                      </c:pt>
                      <c:pt idx="3238">
                        <c:v>300</c:v>
                      </c:pt>
                      <c:pt idx="3239">
                        <c:v>300</c:v>
                      </c:pt>
                      <c:pt idx="3240">
                        <c:v>300</c:v>
                      </c:pt>
                      <c:pt idx="3241">
                        <c:v>300</c:v>
                      </c:pt>
                      <c:pt idx="3242">
                        <c:v>300</c:v>
                      </c:pt>
                      <c:pt idx="3243">
                        <c:v>300</c:v>
                      </c:pt>
                      <c:pt idx="3244">
                        <c:v>300</c:v>
                      </c:pt>
                      <c:pt idx="3245">
                        <c:v>300</c:v>
                      </c:pt>
                      <c:pt idx="3246">
                        <c:v>300</c:v>
                      </c:pt>
                      <c:pt idx="3247">
                        <c:v>300</c:v>
                      </c:pt>
                      <c:pt idx="3248">
                        <c:v>300</c:v>
                      </c:pt>
                      <c:pt idx="3249">
                        <c:v>300</c:v>
                      </c:pt>
                      <c:pt idx="3250">
                        <c:v>300</c:v>
                      </c:pt>
                      <c:pt idx="3251">
                        <c:v>300</c:v>
                      </c:pt>
                      <c:pt idx="3252">
                        <c:v>300</c:v>
                      </c:pt>
                      <c:pt idx="3253">
                        <c:v>300</c:v>
                      </c:pt>
                      <c:pt idx="3254">
                        <c:v>300</c:v>
                      </c:pt>
                      <c:pt idx="3255">
                        <c:v>300</c:v>
                      </c:pt>
                      <c:pt idx="3256">
                        <c:v>300</c:v>
                      </c:pt>
                      <c:pt idx="3257">
                        <c:v>300</c:v>
                      </c:pt>
                      <c:pt idx="3258">
                        <c:v>300</c:v>
                      </c:pt>
                      <c:pt idx="3259">
                        <c:v>300</c:v>
                      </c:pt>
                      <c:pt idx="3260">
                        <c:v>300</c:v>
                      </c:pt>
                      <c:pt idx="3261">
                        <c:v>300</c:v>
                      </c:pt>
                      <c:pt idx="3262">
                        <c:v>300</c:v>
                      </c:pt>
                      <c:pt idx="3263">
                        <c:v>300</c:v>
                      </c:pt>
                      <c:pt idx="3264">
                        <c:v>300</c:v>
                      </c:pt>
                      <c:pt idx="3265">
                        <c:v>300</c:v>
                      </c:pt>
                      <c:pt idx="3266">
                        <c:v>300</c:v>
                      </c:pt>
                      <c:pt idx="3267">
                        <c:v>300</c:v>
                      </c:pt>
                      <c:pt idx="3268">
                        <c:v>300</c:v>
                      </c:pt>
                      <c:pt idx="3269">
                        <c:v>300</c:v>
                      </c:pt>
                      <c:pt idx="3270">
                        <c:v>300</c:v>
                      </c:pt>
                      <c:pt idx="3271">
                        <c:v>300</c:v>
                      </c:pt>
                      <c:pt idx="3272">
                        <c:v>300</c:v>
                      </c:pt>
                      <c:pt idx="3273">
                        <c:v>300</c:v>
                      </c:pt>
                      <c:pt idx="3274">
                        <c:v>300</c:v>
                      </c:pt>
                      <c:pt idx="3275">
                        <c:v>300</c:v>
                      </c:pt>
                      <c:pt idx="3276">
                        <c:v>300</c:v>
                      </c:pt>
                      <c:pt idx="3277">
                        <c:v>300</c:v>
                      </c:pt>
                      <c:pt idx="3278">
                        <c:v>300</c:v>
                      </c:pt>
                      <c:pt idx="3279">
                        <c:v>300</c:v>
                      </c:pt>
                      <c:pt idx="3280">
                        <c:v>300</c:v>
                      </c:pt>
                      <c:pt idx="3281">
                        <c:v>300</c:v>
                      </c:pt>
                      <c:pt idx="3282">
                        <c:v>300</c:v>
                      </c:pt>
                      <c:pt idx="3283">
                        <c:v>300</c:v>
                      </c:pt>
                      <c:pt idx="3284">
                        <c:v>300</c:v>
                      </c:pt>
                      <c:pt idx="3285">
                        <c:v>300</c:v>
                      </c:pt>
                      <c:pt idx="3286">
                        <c:v>300</c:v>
                      </c:pt>
                      <c:pt idx="3287">
                        <c:v>300</c:v>
                      </c:pt>
                      <c:pt idx="3288">
                        <c:v>300</c:v>
                      </c:pt>
                      <c:pt idx="3289">
                        <c:v>300</c:v>
                      </c:pt>
                      <c:pt idx="3290">
                        <c:v>300</c:v>
                      </c:pt>
                      <c:pt idx="3291">
                        <c:v>300</c:v>
                      </c:pt>
                      <c:pt idx="3292">
                        <c:v>300</c:v>
                      </c:pt>
                      <c:pt idx="3293">
                        <c:v>300</c:v>
                      </c:pt>
                      <c:pt idx="3294">
                        <c:v>300</c:v>
                      </c:pt>
                      <c:pt idx="3295">
                        <c:v>300</c:v>
                      </c:pt>
                      <c:pt idx="3296">
                        <c:v>300</c:v>
                      </c:pt>
                      <c:pt idx="3297">
                        <c:v>300</c:v>
                      </c:pt>
                      <c:pt idx="3298">
                        <c:v>300</c:v>
                      </c:pt>
                      <c:pt idx="3299">
                        <c:v>300</c:v>
                      </c:pt>
                      <c:pt idx="3300">
                        <c:v>300</c:v>
                      </c:pt>
                      <c:pt idx="3301">
                        <c:v>300</c:v>
                      </c:pt>
                      <c:pt idx="3302">
                        <c:v>300</c:v>
                      </c:pt>
                      <c:pt idx="3303">
                        <c:v>300</c:v>
                      </c:pt>
                      <c:pt idx="3304">
                        <c:v>300</c:v>
                      </c:pt>
                      <c:pt idx="3305">
                        <c:v>300</c:v>
                      </c:pt>
                      <c:pt idx="3306">
                        <c:v>300</c:v>
                      </c:pt>
                      <c:pt idx="3307">
                        <c:v>300</c:v>
                      </c:pt>
                      <c:pt idx="3308">
                        <c:v>300</c:v>
                      </c:pt>
                      <c:pt idx="3309">
                        <c:v>300</c:v>
                      </c:pt>
                      <c:pt idx="3310">
                        <c:v>300</c:v>
                      </c:pt>
                      <c:pt idx="3311">
                        <c:v>300</c:v>
                      </c:pt>
                      <c:pt idx="3312">
                        <c:v>300</c:v>
                      </c:pt>
                      <c:pt idx="3313">
                        <c:v>300</c:v>
                      </c:pt>
                      <c:pt idx="3314">
                        <c:v>300</c:v>
                      </c:pt>
                      <c:pt idx="3315">
                        <c:v>300</c:v>
                      </c:pt>
                      <c:pt idx="3316">
                        <c:v>300</c:v>
                      </c:pt>
                      <c:pt idx="3317">
                        <c:v>300</c:v>
                      </c:pt>
                      <c:pt idx="3318">
                        <c:v>300</c:v>
                      </c:pt>
                      <c:pt idx="3319">
                        <c:v>300</c:v>
                      </c:pt>
                      <c:pt idx="3320">
                        <c:v>300</c:v>
                      </c:pt>
                      <c:pt idx="3321">
                        <c:v>300</c:v>
                      </c:pt>
                      <c:pt idx="3322">
                        <c:v>300</c:v>
                      </c:pt>
                      <c:pt idx="3323">
                        <c:v>300</c:v>
                      </c:pt>
                      <c:pt idx="3324">
                        <c:v>300</c:v>
                      </c:pt>
                      <c:pt idx="3325">
                        <c:v>300</c:v>
                      </c:pt>
                      <c:pt idx="3326">
                        <c:v>300</c:v>
                      </c:pt>
                      <c:pt idx="3327">
                        <c:v>300</c:v>
                      </c:pt>
                      <c:pt idx="3328">
                        <c:v>300</c:v>
                      </c:pt>
                      <c:pt idx="3329">
                        <c:v>300</c:v>
                      </c:pt>
                      <c:pt idx="3330">
                        <c:v>300</c:v>
                      </c:pt>
                      <c:pt idx="3331">
                        <c:v>300</c:v>
                      </c:pt>
                      <c:pt idx="3332">
                        <c:v>300</c:v>
                      </c:pt>
                      <c:pt idx="3333">
                        <c:v>300</c:v>
                      </c:pt>
                      <c:pt idx="3334">
                        <c:v>300</c:v>
                      </c:pt>
                      <c:pt idx="3335">
                        <c:v>300</c:v>
                      </c:pt>
                      <c:pt idx="3336">
                        <c:v>300</c:v>
                      </c:pt>
                      <c:pt idx="3337">
                        <c:v>300</c:v>
                      </c:pt>
                      <c:pt idx="3338">
                        <c:v>300</c:v>
                      </c:pt>
                      <c:pt idx="3339">
                        <c:v>300</c:v>
                      </c:pt>
                      <c:pt idx="3340">
                        <c:v>300</c:v>
                      </c:pt>
                      <c:pt idx="3341">
                        <c:v>300</c:v>
                      </c:pt>
                      <c:pt idx="3342">
                        <c:v>300</c:v>
                      </c:pt>
                      <c:pt idx="3343">
                        <c:v>300</c:v>
                      </c:pt>
                      <c:pt idx="3344">
                        <c:v>300</c:v>
                      </c:pt>
                      <c:pt idx="3345">
                        <c:v>300</c:v>
                      </c:pt>
                      <c:pt idx="3346">
                        <c:v>300</c:v>
                      </c:pt>
                      <c:pt idx="3347">
                        <c:v>300</c:v>
                      </c:pt>
                      <c:pt idx="3348">
                        <c:v>300</c:v>
                      </c:pt>
                      <c:pt idx="3349">
                        <c:v>300</c:v>
                      </c:pt>
                      <c:pt idx="3350">
                        <c:v>300</c:v>
                      </c:pt>
                      <c:pt idx="3351">
                        <c:v>300</c:v>
                      </c:pt>
                      <c:pt idx="3352">
                        <c:v>300</c:v>
                      </c:pt>
                      <c:pt idx="3353">
                        <c:v>300</c:v>
                      </c:pt>
                      <c:pt idx="3354">
                        <c:v>300</c:v>
                      </c:pt>
                      <c:pt idx="3355">
                        <c:v>300</c:v>
                      </c:pt>
                      <c:pt idx="3356">
                        <c:v>300</c:v>
                      </c:pt>
                      <c:pt idx="3357">
                        <c:v>300</c:v>
                      </c:pt>
                      <c:pt idx="3358">
                        <c:v>300</c:v>
                      </c:pt>
                      <c:pt idx="3359">
                        <c:v>300</c:v>
                      </c:pt>
                      <c:pt idx="3360">
                        <c:v>300</c:v>
                      </c:pt>
                      <c:pt idx="3361">
                        <c:v>300</c:v>
                      </c:pt>
                      <c:pt idx="3362">
                        <c:v>300</c:v>
                      </c:pt>
                      <c:pt idx="3363">
                        <c:v>300</c:v>
                      </c:pt>
                      <c:pt idx="3364">
                        <c:v>300</c:v>
                      </c:pt>
                      <c:pt idx="3365">
                        <c:v>300</c:v>
                      </c:pt>
                      <c:pt idx="3366">
                        <c:v>300</c:v>
                      </c:pt>
                      <c:pt idx="3367">
                        <c:v>300</c:v>
                      </c:pt>
                      <c:pt idx="3368">
                        <c:v>300</c:v>
                      </c:pt>
                      <c:pt idx="3369">
                        <c:v>300</c:v>
                      </c:pt>
                      <c:pt idx="3370">
                        <c:v>300</c:v>
                      </c:pt>
                      <c:pt idx="3371">
                        <c:v>300</c:v>
                      </c:pt>
                      <c:pt idx="3372">
                        <c:v>300</c:v>
                      </c:pt>
                      <c:pt idx="3373">
                        <c:v>300</c:v>
                      </c:pt>
                      <c:pt idx="3374">
                        <c:v>300</c:v>
                      </c:pt>
                      <c:pt idx="3375">
                        <c:v>300</c:v>
                      </c:pt>
                      <c:pt idx="3376">
                        <c:v>300</c:v>
                      </c:pt>
                      <c:pt idx="3377">
                        <c:v>300</c:v>
                      </c:pt>
                      <c:pt idx="3378">
                        <c:v>300</c:v>
                      </c:pt>
                      <c:pt idx="3379">
                        <c:v>300</c:v>
                      </c:pt>
                      <c:pt idx="3380">
                        <c:v>300</c:v>
                      </c:pt>
                      <c:pt idx="3381">
                        <c:v>300</c:v>
                      </c:pt>
                      <c:pt idx="3382">
                        <c:v>300</c:v>
                      </c:pt>
                      <c:pt idx="3383">
                        <c:v>300</c:v>
                      </c:pt>
                      <c:pt idx="3384">
                        <c:v>300</c:v>
                      </c:pt>
                      <c:pt idx="3385">
                        <c:v>300</c:v>
                      </c:pt>
                      <c:pt idx="3386">
                        <c:v>300</c:v>
                      </c:pt>
                      <c:pt idx="3387">
                        <c:v>300</c:v>
                      </c:pt>
                      <c:pt idx="3388">
                        <c:v>300</c:v>
                      </c:pt>
                      <c:pt idx="3389">
                        <c:v>300</c:v>
                      </c:pt>
                      <c:pt idx="3390">
                        <c:v>300</c:v>
                      </c:pt>
                      <c:pt idx="3391">
                        <c:v>300</c:v>
                      </c:pt>
                      <c:pt idx="3392">
                        <c:v>300</c:v>
                      </c:pt>
                      <c:pt idx="3393">
                        <c:v>300</c:v>
                      </c:pt>
                      <c:pt idx="3394">
                        <c:v>300</c:v>
                      </c:pt>
                      <c:pt idx="3395">
                        <c:v>300</c:v>
                      </c:pt>
                      <c:pt idx="3396">
                        <c:v>300</c:v>
                      </c:pt>
                      <c:pt idx="3397">
                        <c:v>300</c:v>
                      </c:pt>
                      <c:pt idx="3398">
                        <c:v>300</c:v>
                      </c:pt>
                      <c:pt idx="3399">
                        <c:v>300</c:v>
                      </c:pt>
                      <c:pt idx="3400">
                        <c:v>300</c:v>
                      </c:pt>
                      <c:pt idx="3401">
                        <c:v>300</c:v>
                      </c:pt>
                      <c:pt idx="3402">
                        <c:v>300</c:v>
                      </c:pt>
                      <c:pt idx="3403">
                        <c:v>300</c:v>
                      </c:pt>
                      <c:pt idx="3404">
                        <c:v>300</c:v>
                      </c:pt>
                      <c:pt idx="3405">
                        <c:v>300</c:v>
                      </c:pt>
                      <c:pt idx="3406">
                        <c:v>300</c:v>
                      </c:pt>
                      <c:pt idx="3407">
                        <c:v>300</c:v>
                      </c:pt>
                      <c:pt idx="3408">
                        <c:v>300</c:v>
                      </c:pt>
                      <c:pt idx="3409">
                        <c:v>300</c:v>
                      </c:pt>
                      <c:pt idx="3410">
                        <c:v>300</c:v>
                      </c:pt>
                      <c:pt idx="3411">
                        <c:v>300</c:v>
                      </c:pt>
                      <c:pt idx="3412">
                        <c:v>300</c:v>
                      </c:pt>
                      <c:pt idx="3413">
                        <c:v>300</c:v>
                      </c:pt>
                      <c:pt idx="3414">
                        <c:v>300</c:v>
                      </c:pt>
                      <c:pt idx="3415">
                        <c:v>300</c:v>
                      </c:pt>
                      <c:pt idx="3416">
                        <c:v>300</c:v>
                      </c:pt>
                      <c:pt idx="3417">
                        <c:v>300</c:v>
                      </c:pt>
                      <c:pt idx="3418">
                        <c:v>300</c:v>
                      </c:pt>
                      <c:pt idx="3419">
                        <c:v>300</c:v>
                      </c:pt>
                      <c:pt idx="3420">
                        <c:v>300</c:v>
                      </c:pt>
                      <c:pt idx="3421">
                        <c:v>300</c:v>
                      </c:pt>
                      <c:pt idx="3422">
                        <c:v>300</c:v>
                      </c:pt>
                      <c:pt idx="3423">
                        <c:v>300</c:v>
                      </c:pt>
                      <c:pt idx="3424">
                        <c:v>300</c:v>
                      </c:pt>
                      <c:pt idx="3425">
                        <c:v>300</c:v>
                      </c:pt>
                      <c:pt idx="3426">
                        <c:v>300</c:v>
                      </c:pt>
                      <c:pt idx="3427">
                        <c:v>300</c:v>
                      </c:pt>
                      <c:pt idx="3428">
                        <c:v>300</c:v>
                      </c:pt>
                      <c:pt idx="3429">
                        <c:v>300</c:v>
                      </c:pt>
                      <c:pt idx="3430">
                        <c:v>300</c:v>
                      </c:pt>
                      <c:pt idx="3431">
                        <c:v>300</c:v>
                      </c:pt>
                      <c:pt idx="3432">
                        <c:v>300</c:v>
                      </c:pt>
                      <c:pt idx="3433">
                        <c:v>300</c:v>
                      </c:pt>
                      <c:pt idx="3434">
                        <c:v>300</c:v>
                      </c:pt>
                      <c:pt idx="3435">
                        <c:v>300</c:v>
                      </c:pt>
                      <c:pt idx="3436">
                        <c:v>300</c:v>
                      </c:pt>
                      <c:pt idx="3437">
                        <c:v>300</c:v>
                      </c:pt>
                      <c:pt idx="3438">
                        <c:v>300</c:v>
                      </c:pt>
                      <c:pt idx="3439">
                        <c:v>300</c:v>
                      </c:pt>
                      <c:pt idx="3440">
                        <c:v>300</c:v>
                      </c:pt>
                      <c:pt idx="3441">
                        <c:v>300</c:v>
                      </c:pt>
                      <c:pt idx="3442">
                        <c:v>300</c:v>
                      </c:pt>
                      <c:pt idx="3443">
                        <c:v>300</c:v>
                      </c:pt>
                      <c:pt idx="3444">
                        <c:v>300</c:v>
                      </c:pt>
                      <c:pt idx="3445">
                        <c:v>300</c:v>
                      </c:pt>
                      <c:pt idx="3446">
                        <c:v>300</c:v>
                      </c:pt>
                      <c:pt idx="3447">
                        <c:v>300</c:v>
                      </c:pt>
                      <c:pt idx="3448">
                        <c:v>300</c:v>
                      </c:pt>
                      <c:pt idx="3449">
                        <c:v>300</c:v>
                      </c:pt>
                      <c:pt idx="3450">
                        <c:v>300</c:v>
                      </c:pt>
                      <c:pt idx="3451">
                        <c:v>300</c:v>
                      </c:pt>
                      <c:pt idx="3452">
                        <c:v>300</c:v>
                      </c:pt>
                      <c:pt idx="3453">
                        <c:v>300</c:v>
                      </c:pt>
                      <c:pt idx="3454">
                        <c:v>300</c:v>
                      </c:pt>
                      <c:pt idx="3455">
                        <c:v>300</c:v>
                      </c:pt>
                      <c:pt idx="3456">
                        <c:v>300</c:v>
                      </c:pt>
                      <c:pt idx="3457">
                        <c:v>300</c:v>
                      </c:pt>
                      <c:pt idx="3458">
                        <c:v>300</c:v>
                      </c:pt>
                      <c:pt idx="3459">
                        <c:v>300</c:v>
                      </c:pt>
                      <c:pt idx="3460">
                        <c:v>300</c:v>
                      </c:pt>
                      <c:pt idx="3461">
                        <c:v>300</c:v>
                      </c:pt>
                      <c:pt idx="3462">
                        <c:v>300</c:v>
                      </c:pt>
                      <c:pt idx="3463">
                        <c:v>300</c:v>
                      </c:pt>
                      <c:pt idx="3464">
                        <c:v>300</c:v>
                      </c:pt>
                      <c:pt idx="3465">
                        <c:v>300</c:v>
                      </c:pt>
                      <c:pt idx="3466">
                        <c:v>300</c:v>
                      </c:pt>
                      <c:pt idx="3467">
                        <c:v>300</c:v>
                      </c:pt>
                      <c:pt idx="3468">
                        <c:v>300</c:v>
                      </c:pt>
                      <c:pt idx="3469">
                        <c:v>300</c:v>
                      </c:pt>
                      <c:pt idx="3470">
                        <c:v>300</c:v>
                      </c:pt>
                      <c:pt idx="3471">
                        <c:v>300</c:v>
                      </c:pt>
                      <c:pt idx="3472">
                        <c:v>300</c:v>
                      </c:pt>
                      <c:pt idx="3473">
                        <c:v>300</c:v>
                      </c:pt>
                      <c:pt idx="3474">
                        <c:v>300</c:v>
                      </c:pt>
                      <c:pt idx="3475">
                        <c:v>300</c:v>
                      </c:pt>
                      <c:pt idx="3476">
                        <c:v>300</c:v>
                      </c:pt>
                      <c:pt idx="3477">
                        <c:v>300</c:v>
                      </c:pt>
                      <c:pt idx="3478">
                        <c:v>300</c:v>
                      </c:pt>
                      <c:pt idx="3479">
                        <c:v>300</c:v>
                      </c:pt>
                      <c:pt idx="3480">
                        <c:v>300</c:v>
                      </c:pt>
                      <c:pt idx="3481">
                        <c:v>300</c:v>
                      </c:pt>
                      <c:pt idx="3482">
                        <c:v>300</c:v>
                      </c:pt>
                      <c:pt idx="3483">
                        <c:v>300</c:v>
                      </c:pt>
                      <c:pt idx="3484">
                        <c:v>300</c:v>
                      </c:pt>
                      <c:pt idx="3485">
                        <c:v>300</c:v>
                      </c:pt>
                      <c:pt idx="3486">
                        <c:v>300</c:v>
                      </c:pt>
                      <c:pt idx="3487">
                        <c:v>300</c:v>
                      </c:pt>
                      <c:pt idx="3488">
                        <c:v>300</c:v>
                      </c:pt>
                      <c:pt idx="3489">
                        <c:v>300</c:v>
                      </c:pt>
                      <c:pt idx="3490">
                        <c:v>300</c:v>
                      </c:pt>
                      <c:pt idx="3491">
                        <c:v>300</c:v>
                      </c:pt>
                      <c:pt idx="3492">
                        <c:v>300</c:v>
                      </c:pt>
                      <c:pt idx="3493">
                        <c:v>300</c:v>
                      </c:pt>
                      <c:pt idx="3494">
                        <c:v>300</c:v>
                      </c:pt>
                      <c:pt idx="3495">
                        <c:v>300</c:v>
                      </c:pt>
                      <c:pt idx="3496">
                        <c:v>300</c:v>
                      </c:pt>
                      <c:pt idx="3497">
                        <c:v>300</c:v>
                      </c:pt>
                      <c:pt idx="3498">
                        <c:v>300</c:v>
                      </c:pt>
                      <c:pt idx="3499">
                        <c:v>300</c:v>
                      </c:pt>
                      <c:pt idx="3500">
                        <c:v>300</c:v>
                      </c:pt>
                      <c:pt idx="3501">
                        <c:v>300</c:v>
                      </c:pt>
                      <c:pt idx="3502">
                        <c:v>300</c:v>
                      </c:pt>
                      <c:pt idx="3503">
                        <c:v>300</c:v>
                      </c:pt>
                      <c:pt idx="3504">
                        <c:v>300</c:v>
                      </c:pt>
                      <c:pt idx="3505">
                        <c:v>300</c:v>
                      </c:pt>
                      <c:pt idx="3506">
                        <c:v>300</c:v>
                      </c:pt>
                      <c:pt idx="3507">
                        <c:v>300</c:v>
                      </c:pt>
                      <c:pt idx="3508">
                        <c:v>300</c:v>
                      </c:pt>
                      <c:pt idx="3509">
                        <c:v>300</c:v>
                      </c:pt>
                      <c:pt idx="3510">
                        <c:v>300</c:v>
                      </c:pt>
                      <c:pt idx="3511">
                        <c:v>300</c:v>
                      </c:pt>
                      <c:pt idx="3512">
                        <c:v>300</c:v>
                      </c:pt>
                      <c:pt idx="3513">
                        <c:v>300</c:v>
                      </c:pt>
                      <c:pt idx="3514">
                        <c:v>300</c:v>
                      </c:pt>
                      <c:pt idx="3515">
                        <c:v>300</c:v>
                      </c:pt>
                      <c:pt idx="3516">
                        <c:v>300</c:v>
                      </c:pt>
                      <c:pt idx="3517">
                        <c:v>300</c:v>
                      </c:pt>
                      <c:pt idx="3518">
                        <c:v>300</c:v>
                      </c:pt>
                      <c:pt idx="3519">
                        <c:v>300</c:v>
                      </c:pt>
                      <c:pt idx="3520">
                        <c:v>300</c:v>
                      </c:pt>
                      <c:pt idx="3521">
                        <c:v>300</c:v>
                      </c:pt>
                      <c:pt idx="3522">
                        <c:v>300</c:v>
                      </c:pt>
                      <c:pt idx="3523">
                        <c:v>300</c:v>
                      </c:pt>
                      <c:pt idx="3524">
                        <c:v>300</c:v>
                      </c:pt>
                      <c:pt idx="3525">
                        <c:v>300</c:v>
                      </c:pt>
                      <c:pt idx="3526">
                        <c:v>300</c:v>
                      </c:pt>
                      <c:pt idx="3527">
                        <c:v>300</c:v>
                      </c:pt>
                      <c:pt idx="3528">
                        <c:v>300</c:v>
                      </c:pt>
                      <c:pt idx="3529">
                        <c:v>300</c:v>
                      </c:pt>
                      <c:pt idx="3530">
                        <c:v>300</c:v>
                      </c:pt>
                      <c:pt idx="3531">
                        <c:v>300</c:v>
                      </c:pt>
                      <c:pt idx="3532">
                        <c:v>300</c:v>
                      </c:pt>
                      <c:pt idx="3533">
                        <c:v>300</c:v>
                      </c:pt>
                      <c:pt idx="3534">
                        <c:v>300</c:v>
                      </c:pt>
                      <c:pt idx="3535">
                        <c:v>300</c:v>
                      </c:pt>
                      <c:pt idx="3536">
                        <c:v>300</c:v>
                      </c:pt>
                      <c:pt idx="3537">
                        <c:v>300</c:v>
                      </c:pt>
                      <c:pt idx="3538">
                        <c:v>300</c:v>
                      </c:pt>
                      <c:pt idx="3539">
                        <c:v>300</c:v>
                      </c:pt>
                      <c:pt idx="3540">
                        <c:v>300</c:v>
                      </c:pt>
                      <c:pt idx="3541">
                        <c:v>300</c:v>
                      </c:pt>
                      <c:pt idx="3542">
                        <c:v>300</c:v>
                      </c:pt>
                      <c:pt idx="3543">
                        <c:v>300</c:v>
                      </c:pt>
                      <c:pt idx="3544">
                        <c:v>300</c:v>
                      </c:pt>
                      <c:pt idx="3545">
                        <c:v>300</c:v>
                      </c:pt>
                      <c:pt idx="3546">
                        <c:v>300</c:v>
                      </c:pt>
                      <c:pt idx="3547">
                        <c:v>300</c:v>
                      </c:pt>
                      <c:pt idx="3548">
                        <c:v>300</c:v>
                      </c:pt>
                      <c:pt idx="3549">
                        <c:v>300</c:v>
                      </c:pt>
                      <c:pt idx="3550">
                        <c:v>300</c:v>
                      </c:pt>
                      <c:pt idx="3551">
                        <c:v>300</c:v>
                      </c:pt>
                      <c:pt idx="3552">
                        <c:v>300</c:v>
                      </c:pt>
                      <c:pt idx="3553">
                        <c:v>300</c:v>
                      </c:pt>
                      <c:pt idx="3554">
                        <c:v>300</c:v>
                      </c:pt>
                      <c:pt idx="3555">
                        <c:v>300</c:v>
                      </c:pt>
                      <c:pt idx="3556">
                        <c:v>300</c:v>
                      </c:pt>
                      <c:pt idx="3557">
                        <c:v>300</c:v>
                      </c:pt>
                      <c:pt idx="3558">
                        <c:v>300</c:v>
                      </c:pt>
                      <c:pt idx="3559">
                        <c:v>300</c:v>
                      </c:pt>
                      <c:pt idx="3560">
                        <c:v>300</c:v>
                      </c:pt>
                      <c:pt idx="3561">
                        <c:v>300</c:v>
                      </c:pt>
                      <c:pt idx="3562">
                        <c:v>300</c:v>
                      </c:pt>
                      <c:pt idx="3563">
                        <c:v>300</c:v>
                      </c:pt>
                      <c:pt idx="3564">
                        <c:v>300</c:v>
                      </c:pt>
                      <c:pt idx="3565">
                        <c:v>300</c:v>
                      </c:pt>
                      <c:pt idx="3566">
                        <c:v>300</c:v>
                      </c:pt>
                      <c:pt idx="3567">
                        <c:v>300</c:v>
                      </c:pt>
                      <c:pt idx="3568">
                        <c:v>300</c:v>
                      </c:pt>
                      <c:pt idx="3569">
                        <c:v>300</c:v>
                      </c:pt>
                      <c:pt idx="3570">
                        <c:v>300</c:v>
                      </c:pt>
                      <c:pt idx="3571">
                        <c:v>300</c:v>
                      </c:pt>
                      <c:pt idx="3572">
                        <c:v>300</c:v>
                      </c:pt>
                      <c:pt idx="3573">
                        <c:v>300</c:v>
                      </c:pt>
                      <c:pt idx="3574">
                        <c:v>300</c:v>
                      </c:pt>
                      <c:pt idx="3575">
                        <c:v>300</c:v>
                      </c:pt>
                      <c:pt idx="3576">
                        <c:v>300</c:v>
                      </c:pt>
                      <c:pt idx="3577">
                        <c:v>300</c:v>
                      </c:pt>
                      <c:pt idx="3578">
                        <c:v>300</c:v>
                      </c:pt>
                      <c:pt idx="3579">
                        <c:v>300</c:v>
                      </c:pt>
                      <c:pt idx="3580">
                        <c:v>300</c:v>
                      </c:pt>
                      <c:pt idx="3581">
                        <c:v>300</c:v>
                      </c:pt>
                      <c:pt idx="3582">
                        <c:v>300</c:v>
                      </c:pt>
                      <c:pt idx="3583">
                        <c:v>300</c:v>
                      </c:pt>
                      <c:pt idx="3584">
                        <c:v>300</c:v>
                      </c:pt>
                      <c:pt idx="3585">
                        <c:v>300</c:v>
                      </c:pt>
                      <c:pt idx="3586">
                        <c:v>300</c:v>
                      </c:pt>
                      <c:pt idx="3587">
                        <c:v>300</c:v>
                      </c:pt>
                      <c:pt idx="3588">
                        <c:v>300</c:v>
                      </c:pt>
                      <c:pt idx="3589">
                        <c:v>300</c:v>
                      </c:pt>
                      <c:pt idx="3590">
                        <c:v>300</c:v>
                      </c:pt>
                      <c:pt idx="3591">
                        <c:v>300</c:v>
                      </c:pt>
                      <c:pt idx="3592">
                        <c:v>300</c:v>
                      </c:pt>
                      <c:pt idx="3593">
                        <c:v>300</c:v>
                      </c:pt>
                      <c:pt idx="3594">
                        <c:v>300</c:v>
                      </c:pt>
                      <c:pt idx="3595">
                        <c:v>300</c:v>
                      </c:pt>
                      <c:pt idx="3596">
                        <c:v>300</c:v>
                      </c:pt>
                      <c:pt idx="3597">
                        <c:v>300</c:v>
                      </c:pt>
                      <c:pt idx="3598">
                        <c:v>300</c:v>
                      </c:pt>
                      <c:pt idx="3599">
                        <c:v>300</c:v>
                      </c:pt>
                      <c:pt idx="3600">
                        <c:v>300</c:v>
                      </c:pt>
                      <c:pt idx="3601">
                        <c:v>300</c:v>
                      </c:pt>
                      <c:pt idx="3602">
                        <c:v>300</c:v>
                      </c:pt>
                      <c:pt idx="3603">
                        <c:v>300</c:v>
                      </c:pt>
                      <c:pt idx="3604">
                        <c:v>300</c:v>
                      </c:pt>
                      <c:pt idx="3605">
                        <c:v>300</c:v>
                      </c:pt>
                      <c:pt idx="3606">
                        <c:v>300</c:v>
                      </c:pt>
                      <c:pt idx="3607">
                        <c:v>300</c:v>
                      </c:pt>
                      <c:pt idx="3608">
                        <c:v>300</c:v>
                      </c:pt>
                      <c:pt idx="3609">
                        <c:v>300</c:v>
                      </c:pt>
                      <c:pt idx="3610">
                        <c:v>300</c:v>
                      </c:pt>
                      <c:pt idx="3611">
                        <c:v>300</c:v>
                      </c:pt>
                      <c:pt idx="3612">
                        <c:v>300</c:v>
                      </c:pt>
                      <c:pt idx="3613">
                        <c:v>300</c:v>
                      </c:pt>
                      <c:pt idx="3614">
                        <c:v>300</c:v>
                      </c:pt>
                      <c:pt idx="3615">
                        <c:v>300</c:v>
                      </c:pt>
                      <c:pt idx="3616">
                        <c:v>300</c:v>
                      </c:pt>
                      <c:pt idx="3617">
                        <c:v>300</c:v>
                      </c:pt>
                      <c:pt idx="3618">
                        <c:v>300</c:v>
                      </c:pt>
                      <c:pt idx="3619">
                        <c:v>300</c:v>
                      </c:pt>
                      <c:pt idx="3620">
                        <c:v>300</c:v>
                      </c:pt>
                      <c:pt idx="3621">
                        <c:v>300</c:v>
                      </c:pt>
                      <c:pt idx="3622">
                        <c:v>300</c:v>
                      </c:pt>
                      <c:pt idx="3623">
                        <c:v>300</c:v>
                      </c:pt>
                      <c:pt idx="3624">
                        <c:v>300</c:v>
                      </c:pt>
                      <c:pt idx="3625">
                        <c:v>300</c:v>
                      </c:pt>
                      <c:pt idx="3626">
                        <c:v>300</c:v>
                      </c:pt>
                      <c:pt idx="3627">
                        <c:v>300</c:v>
                      </c:pt>
                      <c:pt idx="3628">
                        <c:v>300</c:v>
                      </c:pt>
                      <c:pt idx="3629">
                        <c:v>300</c:v>
                      </c:pt>
                      <c:pt idx="3630">
                        <c:v>300</c:v>
                      </c:pt>
                      <c:pt idx="3631">
                        <c:v>300</c:v>
                      </c:pt>
                      <c:pt idx="3632">
                        <c:v>300</c:v>
                      </c:pt>
                      <c:pt idx="3633">
                        <c:v>300</c:v>
                      </c:pt>
                      <c:pt idx="3634">
                        <c:v>300</c:v>
                      </c:pt>
                      <c:pt idx="3635">
                        <c:v>300</c:v>
                      </c:pt>
                      <c:pt idx="3636">
                        <c:v>300</c:v>
                      </c:pt>
                      <c:pt idx="3637">
                        <c:v>300</c:v>
                      </c:pt>
                      <c:pt idx="3638">
                        <c:v>300</c:v>
                      </c:pt>
                      <c:pt idx="3639">
                        <c:v>300</c:v>
                      </c:pt>
                      <c:pt idx="3640">
                        <c:v>300</c:v>
                      </c:pt>
                      <c:pt idx="3641">
                        <c:v>300</c:v>
                      </c:pt>
                      <c:pt idx="3642">
                        <c:v>300</c:v>
                      </c:pt>
                      <c:pt idx="3643">
                        <c:v>300</c:v>
                      </c:pt>
                      <c:pt idx="3644">
                        <c:v>300</c:v>
                      </c:pt>
                      <c:pt idx="3645">
                        <c:v>300</c:v>
                      </c:pt>
                      <c:pt idx="3646">
                        <c:v>300</c:v>
                      </c:pt>
                      <c:pt idx="3647">
                        <c:v>300</c:v>
                      </c:pt>
                      <c:pt idx="3648">
                        <c:v>300</c:v>
                      </c:pt>
                      <c:pt idx="3649">
                        <c:v>300</c:v>
                      </c:pt>
                      <c:pt idx="3650">
                        <c:v>300</c:v>
                      </c:pt>
                      <c:pt idx="3651">
                        <c:v>300</c:v>
                      </c:pt>
                      <c:pt idx="3652">
                        <c:v>300</c:v>
                      </c:pt>
                      <c:pt idx="3653">
                        <c:v>300</c:v>
                      </c:pt>
                      <c:pt idx="3654">
                        <c:v>300</c:v>
                      </c:pt>
                      <c:pt idx="3655">
                        <c:v>300</c:v>
                      </c:pt>
                      <c:pt idx="3656">
                        <c:v>300</c:v>
                      </c:pt>
                      <c:pt idx="3657">
                        <c:v>300</c:v>
                      </c:pt>
                      <c:pt idx="3658">
                        <c:v>300</c:v>
                      </c:pt>
                      <c:pt idx="3659">
                        <c:v>300</c:v>
                      </c:pt>
                      <c:pt idx="3660">
                        <c:v>300</c:v>
                      </c:pt>
                      <c:pt idx="3661">
                        <c:v>300</c:v>
                      </c:pt>
                      <c:pt idx="3662">
                        <c:v>300</c:v>
                      </c:pt>
                      <c:pt idx="3663">
                        <c:v>300</c:v>
                      </c:pt>
                      <c:pt idx="3664">
                        <c:v>300</c:v>
                      </c:pt>
                      <c:pt idx="3665">
                        <c:v>300</c:v>
                      </c:pt>
                      <c:pt idx="3666">
                        <c:v>300</c:v>
                      </c:pt>
                      <c:pt idx="3667">
                        <c:v>300</c:v>
                      </c:pt>
                      <c:pt idx="3668">
                        <c:v>300</c:v>
                      </c:pt>
                      <c:pt idx="3669">
                        <c:v>300</c:v>
                      </c:pt>
                      <c:pt idx="3670">
                        <c:v>300</c:v>
                      </c:pt>
                      <c:pt idx="3671">
                        <c:v>300</c:v>
                      </c:pt>
                      <c:pt idx="3672">
                        <c:v>300</c:v>
                      </c:pt>
                      <c:pt idx="3673">
                        <c:v>300</c:v>
                      </c:pt>
                      <c:pt idx="3674">
                        <c:v>300</c:v>
                      </c:pt>
                      <c:pt idx="3675">
                        <c:v>300</c:v>
                      </c:pt>
                      <c:pt idx="3676">
                        <c:v>300</c:v>
                      </c:pt>
                      <c:pt idx="3677">
                        <c:v>300</c:v>
                      </c:pt>
                      <c:pt idx="3678">
                        <c:v>300</c:v>
                      </c:pt>
                      <c:pt idx="3679">
                        <c:v>300</c:v>
                      </c:pt>
                      <c:pt idx="3680">
                        <c:v>300</c:v>
                      </c:pt>
                      <c:pt idx="3681">
                        <c:v>300</c:v>
                      </c:pt>
                      <c:pt idx="3682">
                        <c:v>300</c:v>
                      </c:pt>
                      <c:pt idx="3683">
                        <c:v>300</c:v>
                      </c:pt>
                      <c:pt idx="3684">
                        <c:v>300</c:v>
                      </c:pt>
                      <c:pt idx="3685">
                        <c:v>300</c:v>
                      </c:pt>
                      <c:pt idx="3686">
                        <c:v>300</c:v>
                      </c:pt>
                      <c:pt idx="3687">
                        <c:v>300</c:v>
                      </c:pt>
                      <c:pt idx="3688">
                        <c:v>300</c:v>
                      </c:pt>
                      <c:pt idx="3689">
                        <c:v>300</c:v>
                      </c:pt>
                      <c:pt idx="3690">
                        <c:v>300</c:v>
                      </c:pt>
                      <c:pt idx="3691">
                        <c:v>300</c:v>
                      </c:pt>
                      <c:pt idx="3692">
                        <c:v>300</c:v>
                      </c:pt>
                      <c:pt idx="3693">
                        <c:v>300</c:v>
                      </c:pt>
                      <c:pt idx="3694">
                        <c:v>300</c:v>
                      </c:pt>
                      <c:pt idx="3695">
                        <c:v>300</c:v>
                      </c:pt>
                      <c:pt idx="3696">
                        <c:v>300</c:v>
                      </c:pt>
                      <c:pt idx="3697">
                        <c:v>300</c:v>
                      </c:pt>
                      <c:pt idx="3698">
                        <c:v>300</c:v>
                      </c:pt>
                      <c:pt idx="3699">
                        <c:v>300</c:v>
                      </c:pt>
                      <c:pt idx="3700">
                        <c:v>300</c:v>
                      </c:pt>
                      <c:pt idx="3701">
                        <c:v>300</c:v>
                      </c:pt>
                      <c:pt idx="3702">
                        <c:v>300</c:v>
                      </c:pt>
                      <c:pt idx="3703">
                        <c:v>300</c:v>
                      </c:pt>
                      <c:pt idx="3704">
                        <c:v>300</c:v>
                      </c:pt>
                      <c:pt idx="3705">
                        <c:v>300</c:v>
                      </c:pt>
                      <c:pt idx="3706">
                        <c:v>300</c:v>
                      </c:pt>
                      <c:pt idx="3707">
                        <c:v>300</c:v>
                      </c:pt>
                      <c:pt idx="3708">
                        <c:v>300</c:v>
                      </c:pt>
                      <c:pt idx="3709">
                        <c:v>300</c:v>
                      </c:pt>
                      <c:pt idx="3710">
                        <c:v>300</c:v>
                      </c:pt>
                      <c:pt idx="3711">
                        <c:v>300</c:v>
                      </c:pt>
                      <c:pt idx="3712">
                        <c:v>300</c:v>
                      </c:pt>
                      <c:pt idx="3713">
                        <c:v>300</c:v>
                      </c:pt>
                      <c:pt idx="3714">
                        <c:v>300</c:v>
                      </c:pt>
                      <c:pt idx="3715">
                        <c:v>300</c:v>
                      </c:pt>
                      <c:pt idx="3716">
                        <c:v>300</c:v>
                      </c:pt>
                      <c:pt idx="3717">
                        <c:v>300</c:v>
                      </c:pt>
                      <c:pt idx="3718">
                        <c:v>300</c:v>
                      </c:pt>
                      <c:pt idx="3719">
                        <c:v>300</c:v>
                      </c:pt>
                      <c:pt idx="3720">
                        <c:v>300</c:v>
                      </c:pt>
                      <c:pt idx="3721">
                        <c:v>300</c:v>
                      </c:pt>
                      <c:pt idx="3722">
                        <c:v>300</c:v>
                      </c:pt>
                      <c:pt idx="3723">
                        <c:v>300</c:v>
                      </c:pt>
                      <c:pt idx="3724">
                        <c:v>300</c:v>
                      </c:pt>
                      <c:pt idx="3725">
                        <c:v>300</c:v>
                      </c:pt>
                      <c:pt idx="3726">
                        <c:v>300</c:v>
                      </c:pt>
                      <c:pt idx="3727">
                        <c:v>300</c:v>
                      </c:pt>
                      <c:pt idx="3728">
                        <c:v>300</c:v>
                      </c:pt>
                      <c:pt idx="3729">
                        <c:v>300</c:v>
                      </c:pt>
                      <c:pt idx="3730">
                        <c:v>300</c:v>
                      </c:pt>
                      <c:pt idx="3731">
                        <c:v>300</c:v>
                      </c:pt>
                      <c:pt idx="3732">
                        <c:v>300</c:v>
                      </c:pt>
                      <c:pt idx="3733">
                        <c:v>300</c:v>
                      </c:pt>
                      <c:pt idx="3734">
                        <c:v>300</c:v>
                      </c:pt>
                      <c:pt idx="3735">
                        <c:v>300</c:v>
                      </c:pt>
                      <c:pt idx="3736">
                        <c:v>300</c:v>
                      </c:pt>
                      <c:pt idx="3737">
                        <c:v>300</c:v>
                      </c:pt>
                      <c:pt idx="3738">
                        <c:v>300</c:v>
                      </c:pt>
                      <c:pt idx="3739">
                        <c:v>300</c:v>
                      </c:pt>
                      <c:pt idx="3740">
                        <c:v>300</c:v>
                      </c:pt>
                      <c:pt idx="3741">
                        <c:v>300</c:v>
                      </c:pt>
                      <c:pt idx="3742">
                        <c:v>300</c:v>
                      </c:pt>
                      <c:pt idx="3743">
                        <c:v>300</c:v>
                      </c:pt>
                      <c:pt idx="3744">
                        <c:v>300</c:v>
                      </c:pt>
                      <c:pt idx="3745">
                        <c:v>300</c:v>
                      </c:pt>
                      <c:pt idx="3746">
                        <c:v>300</c:v>
                      </c:pt>
                      <c:pt idx="3747">
                        <c:v>300</c:v>
                      </c:pt>
                      <c:pt idx="3748">
                        <c:v>300</c:v>
                      </c:pt>
                      <c:pt idx="3749">
                        <c:v>300</c:v>
                      </c:pt>
                      <c:pt idx="3750">
                        <c:v>300</c:v>
                      </c:pt>
                      <c:pt idx="3751">
                        <c:v>300</c:v>
                      </c:pt>
                      <c:pt idx="3752">
                        <c:v>300</c:v>
                      </c:pt>
                      <c:pt idx="3753">
                        <c:v>300</c:v>
                      </c:pt>
                      <c:pt idx="3754">
                        <c:v>300</c:v>
                      </c:pt>
                      <c:pt idx="3755">
                        <c:v>300</c:v>
                      </c:pt>
                      <c:pt idx="3756">
                        <c:v>300</c:v>
                      </c:pt>
                      <c:pt idx="3757">
                        <c:v>300</c:v>
                      </c:pt>
                      <c:pt idx="3758">
                        <c:v>300</c:v>
                      </c:pt>
                      <c:pt idx="3759">
                        <c:v>300</c:v>
                      </c:pt>
                      <c:pt idx="3760">
                        <c:v>300</c:v>
                      </c:pt>
                      <c:pt idx="3761">
                        <c:v>300</c:v>
                      </c:pt>
                      <c:pt idx="3762">
                        <c:v>300</c:v>
                      </c:pt>
                      <c:pt idx="3763">
                        <c:v>300</c:v>
                      </c:pt>
                      <c:pt idx="3764">
                        <c:v>300</c:v>
                      </c:pt>
                      <c:pt idx="3765">
                        <c:v>300</c:v>
                      </c:pt>
                      <c:pt idx="3766">
                        <c:v>300</c:v>
                      </c:pt>
                      <c:pt idx="3767">
                        <c:v>300</c:v>
                      </c:pt>
                      <c:pt idx="3768">
                        <c:v>300</c:v>
                      </c:pt>
                      <c:pt idx="3769">
                        <c:v>300</c:v>
                      </c:pt>
                      <c:pt idx="3770">
                        <c:v>300</c:v>
                      </c:pt>
                      <c:pt idx="3771">
                        <c:v>300</c:v>
                      </c:pt>
                      <c:pt idx="3772">
                        <c:v>300</c:v>
                      </c:pt>
                      <c:pt idx="3773">
                        <c:v>300</c:v>
                      </c:pt>
                      <c:pt idx="3774">
                        <c:v>300</c:v>
                      </c:pt>
                      <c:pt idx="3775">
                        <c:v>300</c:v>
                      </c:pt>
                      <c:pt idx="3776">
                        <c:v>300</c:v>
                      </c:pt>
                      <c:pt idx="3777">
                        <c:v>300</c:v>
                      </c:pt>
                      <c:pt idx="3778">
                        <c:v>300</c:v>
                      </c:pt>
                      <c:pt idx="3779">
                        <c:v>300</c:v>
                      </c:pt>
                      <c:pt idx="3780">
                        <c:v>300</c:v>
                      </c:pt>
                      <c:pt idx="3781">
                        <c:v>300</c:v>
                      </c:pt>
                      <c:pt idx="3782">
                        <c:v>300</c:v>
                      </c:pt>
                      <c:pt idx="3783">
                        <c:v>300</c:v>
                      </c:pt>
                      <c:pt idx="3784">
                        <c:v>300</c:v>
                      </c:pt>
                      <c:pt idx="3785">
                        <c:v>300</c:v>
                      </c:pt>
                      <c:pt idx="3786">
                        <c:v>300</c:v>
                      </c:pt>
                      <c:pt idx="3787">
                        <c:v>300</c:v>
                      </c:pt>
                      <c:pt idx="3788">
                        <c:v>300</c:v>
                      </c:pt>
                      <c:pt idx="3789">
                        <c:v>300</c:v>
                      </c:pt>
                      <c:pt idx="3790">
                        <c:v>300</c:v>
                      </c:pt>
                      <c:pt idx="3791">
                        <c:v>300</c:v>
                      </c:pt>
                      <c:pt idx="3792">
                        <c:v>300</c:v>
                      </c:pt>
                      <c:pt idx="3793">
                        <c:v>300</c:v>
                      </c:pt>
                      <c:pt idx="3794">
                        <c:v>300</c:v>
                      </c:pt>
                      <c:pt idx="3795">
                        <c:v>300</c:v>
                      </c:pt>
                      <c:pt idx="3796">
                        <c:v>300</c:v>
                      </c:pt>
                      <c:pt idx="3797">
                        <c:v>300</c:v>
                      </c:pt>
                      <c:pt idx="3798">
                        <c:v>300</c:v>
                      </c:pt>
                      <c:pt idx="3799">
                        <c:v>300</c:v>
                      </c:pt>
                      <c:pt idx="3800">
                        <c:v>300</c:v>
                      </c:pt>
                      <c:pt idx="3801">
                        <c:v>300</c:v>
                      </c:pt>
                      <c:pt idx="3802">
                        <c:v>300</c:v>
                      </c:pt>
                      <c:pt idx="3803">
                        <c:v>300</c:v>
                      </c:pt>
                      <c:pt idx="3804">
                        <c:v>300</c:v>
                      </c:pt>
                      <c:pt idx="3805">
                        <c:v>300</c:v>
                      </c:pt>
                      <c:pt idx="3806">
                        <c:v>300</c:v>
                      </c:pt>
                      <c:pt idx="3807">
                        <c:v>300</c:v>
                      </c:pt>
                      <c:pt idx="3808">
                        <c:v>300</c:v>
                      </c:pt>
                      <c:pt idx="3809">
                        <c:v>300</c:v>
                      </c:pt>
                      <c:pt idx="3810">
                        <c:v>300</c:v>
                      </c:pt>
                      <c:pt idx="3811">
                        <c:v>300</c:v>
                      </c:pt>
                      <c:pt idx="3812">
                        <c:v>300</c:v>
                      </c:pt>
                      <c:pt idx="3813">
                        <c:v>300</c:v>
                      </c:pt>
                      <c:pt idx="3814">
                        <c:v>300</c:v>
                      </c:pt>
                      <c:pt idx="3815">
                        <c:v>300</c:v>
                      </c:pt>
                      <c:pt idx="3816">
                        <c:v>300</c:v>
                      </c:pt>
                      <c:pt idx="3817">
                        <c:v>300</c:v>
                      </c:pt>
                      <c:pt idx="3818">
                        <c:v>300</c:v>
                      </c:pt>
                      <c:pt idx="3819">
                        <c:v>300</c:v>
                      </c:pt>
                      <c:pt idx="3820">
                        <c:v>300</c:v>
                      </c:pt>
                      <c:pt idx="3821">
                        <c:v>300</c:v>
                      </c:pt>
                      <c:pt idx="3822">
                        <c:v>300</c:v>
                      </c:pt>
                      <c:pt idx="3823">
                        <c:v>300</c:v>
                      </c:pt>
                      <c:pt idx="3824">
                        <c:v>300</c:v>
                      </c:pt>
                      <c:pt idx="3825">
                        <c:v>300</c:v>
                      </c:pt>
                      <c:pt idx="3826">
                        <c:v>300</c:v>
                      </c:pt>
                      <c:pt idx="3827">
                        <c:v>300</c:v>
                      </c:pt>
                      <c:pt idx="3828">
                        <c:v>300</c:v>
                      </c:pt>
                      <c:pt idx="3829">
                        <c:v>300</c:v>
                      </c:pt>
                      <c:pt idx="3830">
                        <c:v>300</c:v>
                      </c:pt>
                      <c:pt idx="3831">
                        <c:v>300</c:v>
                      </c:pt>
                      <c:pt idx="3832">
                        <c:v>300</c:v>
                      </c:pt>
                      <c:pt idx="3833">
                        <c:v>300</c:v>
                      </c:pt>
                      <c:pt idx="3834">
                        <c:v>300</c:v>
                      </c:pt>
                      <c:pt idx="3835">
                        <c:v>300</c:v>
                      </c:pt>
                      <c:pt idx="3836">
                        <c:v>300</c:v>
                      </c:pt>
                      <c:pt idx="3837">
                        <c:v>300</c:v>
                      </c:pt>
                      <c:pt idx="3838">
                        <c:v>300</c:v>
                      </c:pt>
                      <c:pt idx="3839">
                        <c:v>300</c:v>
                      </c:pt>
                      <c:pt idx="3840">
                        <c:v>300</c:v>
                      </c:pt>
                      <c:pt idx="3841">
                        <c:v>300</c:v>
                      </c:pt>
                      <c:pt idx="3842">
                        <c:v>300</c:v>
                      </c:pt>
                      <c:pt idx="3843">
                        <c:v>300</c:v>
                      </c:pt>
                      <c:pt idx="3844">
                        <c:v>300</c:v>
                      </c:pt>
                      <c:pt idx="3845">
                        <c:v>300</c:v>
                      </c:pt>
                      <c:pt idx="3846">
                        <c:v>300</c:v>
                      </c:pt>
                      <c:pt idx="3847">
                        <c:v>300</c:v>
                      </c:pt>
                      <c:pt idx="3848">
                        <c:v>300</c:v>
                      </c:pt>
                      <c:pt idx="3849">
                        <c:v>300</c:v>
                      </c:pt>
                      <c:pt idx="3850">
                        <c:v>300</c:v>
                      </c:pt>
                      <c:pt idx="3851">
                        <c:v>300</c:v>
                      </c:pt>
                      <c:pt idx="3852">
                        <c:v>300</c:v>
                      </c:pt>
                      <c:pt idx="3853">
                        <c:v>300</c:v>
                      </c:pt>
                      <c:pt idx="3854">
                        <c:v>300</c:v>
                      </c:pt>
                      <c:pt idx="3855">
                        <c:v>300</c:v>
                      </c:pt>
                      <c:pt idx="3856">
                        <c:v>300</c:v>
                      </c:pt>
                      <c:pt idx="3857">
                        <c:v>300</c:v>
                      </c:pt>
                      <c:pt idx="3858">
                        <c:v>300</c:v>
                      </c:pt>
                      <c:pt idx="3859">
                        <c:v>300</c:v>
                      </c:pt>
                      <c:pt idx="3860">
                        <c:v>300</c:v>
                      </c:pt>
                      <c:pt idx="3861">
                        <c:v>300</c:v>
                      </c:pt>
                      <c:pt idx="3862">
                        <c:v>300</c:v>
                      </c:pt>
                      <c:pt idx="3863">
                        <c:v>300</c:v>
                      </c:pt>
                      <c:pt idx="3864">
                        <c:v>300</c:v>
                      </c:pt>
                      <c:pt idx="3865">
                        <c:v>300</c:v>
                      </c:pt>
                      <c:pt idx="3866">
                        <c:v>300</c:v>
                      </c:pt>
                      <c:pt idx="3867">
                        <c:v>300</c:v>
                      </c:pt>
                      <c:pt idx="3868">
                        <c:v>300</c:v>
                      </c:pt>
                      <c:pt idx="3869">
                        <c:v>300</c:v>
                      </c:pt>
                      <c:pt idx="3870">
                        <c:v>300</c:v>
                      </c:pt>
                      <c:pt idx="3871">
                        <c:v>300</c:v>
                      </c:pt>
                      <c:pt idx="3872">
                        <c:v>300</c:v>
                      </c:pt>
                      <c:pt idx="3873">
                        <c:v>300</c:v>
                      </c:pt>
                      <c:pt idx="3874">
                        <c:v>300</c:v>
                      </c:pt>
                      <c:pt idx="3875">
                        <c:v>300</c:v>
                      </c:pt>
                      <c:pt idx="3876">
                        <c:v>300</c:v>
                      </c:pt>
                      <c:pt idx="3877">
                        <c:v>300</c:v>
                      </c:pt>
                      <c:pt idx="3878">
                        <c:v>300</c:v>
                      </c:pt>
                      <c:pt idx="3879">
                        <c:v>300</c:v>
                      </c:pt>
                      <c:pt idx="3880">
                        <c:v>300</c:v>
                      </c:pt>
                      <c:pt idx="3881">
                        <c:v>300</c:v>
                      </c:pt>
                      <c:pt idx="3882">
                        <c:v>300</c:v>
                      </c:pt>
                      <c:pt idx="3883">
                        <c:v>300</c:v>
                      </c:pt>
                      <c:pt idx="3884">
                        <c:v>300</c:v>
                      </c:pt>
                      <c:pt idx="3885">
                        <c:v>300</c:v>
                      </c:pt>
                      <c:pt idx="3886">
                        <c:v>300</c:v>
                      </c:pt>
                      <c:pt idx="3887">
                        <c:v>300</c:v>
                      </c:pt>
                      <c:pt idx="3888">
                        <c:v>300</c:v>
                      </c:pt>
                      <c:pt idx="3889">
                        <c:v>300</c:v>
                      </c:pt>
                      <c:pt idx="3890">
                        <c:v>300</c:v>
                      </c:pt>
                      <c:pt idx="3891">
                        <c:v>300</c:v>
                      </c:pt>
                      <c:pt idx="3892">
                        <c:v>300</c:v>
                      </c:pt>
                      <c:pt idx="3893">
                        <c:v>300</c:v>
                      </c:pt>
                      <c:pt idx="3894">
                        <c:v>300</c:v>
                      </c:pt>
                      <c:pt idx="3895">
                        <c:v>300</c:v>
                      </c:pt>
                      <c:pt idx="3896">
                        <c:v>300</c:v>
                      </c:pt>
                      <c:pt idx="3897">
                        <c:v>300</c:v>
                      </c:pt>
                      <c:pt idx="3898">
                        <c:v>300</c:v>
                      </c:pt>
                      <c:pt idx="3899">
                        <c:v>300</c:v>
                      </c:pt>
                      <c:pt idx="3900">
                        <c:v>300</c:v>
                      </c:pt>
                      <c:pt idx="3901">
                        <c:v>300</c:v>
                      </c:pt>
                      <c:pt idx="3902">
                        <c:v>300</c:v>
                      </c:pt>
                      <c:pt idx="3903">
                        <c:v>300</c:v>
                      </c:pt>
                      <c:pt idx="3904">
                        <c:v>300</c:v>
                      </c:pt>
                      <c:pt idx="3905">
                        <c:v>300</c:v>
                      </c:pt>
                      <c:pt idx="3906">
                        <c:v>300</c:v>
                      </c:pt>
                      <c:pt idx="3907">
                        <c:v>300</c:v>
                      </c:pt>
                      <c:pt idx="3908">
                        <c:v>300</c:v>
                      </c:pt>
                      <c:pt idx="3909">
                        <c:v>300</c:v>
                      </c:pt>
                      <c:pt idx="3910">
                        <c:v>300</c:v>
                      </c:pt>
                      <c:pt idx="3911">
                        <c:v>300</c:v>
                      </c:pt>
                      <c:pt idx="3912">
                        <c:v>300</c:v>
                      </c:pt>
                      <c:pt idx="3913">
                        <c:v>300</c:v>
                      </c:pt>
                      <c:pt idx="3914">
                        <c:v>300</c:v>
                      </c:pt>
                      <c:pt idx="3915">
                        <c:v>300</c:v>
                      </c:pt>
                      <c:pt idx="3916">
                        <c:v>300</c:v>
                      </c:pt>
                      <c:pt idx="3917">
                        <c:v>300</c:v>
                      </c:pt>
                      <c:pt idx="3918">
                        <c:v>300</c:v>
                      </c:pt>
                      <c:pt idx="3919">
                        <c:v>300</c:v>
                      </c:pt>
                      <c:pt idx="3920">
                        <c:v>300</c:v>
                      </c:pt>
                      <c:pt idx="3921">
                        <c:v>300</c:v>
                      </c:pt>
                      <c:pt idx="3922">
                        <c:v>300</c:v>
                      </c:pt>
                      <c:pt idx="3923">
                        <c:v>300</c:v>
                      </c:pt>
                      <c:pt idx="3924">
                        <c:v>300</c:v>
                      </c:pt>
                      <c:pt idx="3925">
                        <c:v>300</c:v>
                      </c:pt>
                      <c:pt idx="3926">
                        <c:v>300</c:v>
                      </c:pt>
                      <c:pt idx="3927">
                        <c:v>300</c:v>
                      </c:pt>
                      <c:pt idx="3928">
                        <c:v>300</c:v>
                      </c:pt>
                      <c:pt idx="3929">
                        <c:v>300</c:v>
                      </c:pt>
                      <c:pt idx="3930">
                        <c:v>300</c:v>
                      </c:pt>
                      <c:pt idx="3931">
                        <c:v>300</c:v>
                      </c:pt>
                      <c:pt idx="3932">
                        <c:v>300</c:v>
                      </c:pt>
                      <c:pt idx="3933">
                        <c:v>300</c:v>
                      </c:pt>
                      <c:pt idx="3934">
                        <c:v>300</c:v>
                      </c:pt>
                      <c:pt idx="3935">
                        <c:v>300</c:v>
                      </c:pt>
                      <c:pt idx="3936">
                        <c:v>300</c:v>
                      </c:pt>
                      <c:pt idx="3937">
                        <c:v>300</c:v>
                      </c:pt>
                      <c:pt idx="3938">
                        <c:v>300</c:v>
                      </c:pt>
                      <c:pt idx="3939">
                        <c:v>300</c:v>
                      </c:pt>
                      <c:pt idx="3940">
                        <c:v>300</c:v>
                      </c:pt>
                      <c:pt idx="3941">
                        <c:v>300</c:v>
                      </c:pt>
                      <c:pt idx="3942">
                        <c:v>300</c:v>
                      </c:pt>
                      <c:pt idx="3943">
                        <c:v>300</c:v>
                      </c:pt>
                      <c:pt idx="3944">
                        <c:v>300</c:v>
                      </c:pt>
                      <c:pt idx="3945">
                        <c:v>300</c:v>
                      </c:pt>
                      <c:pt idx="3946">
                        <c:v>300</c:v>
                      </c:pt>
                      <c:pt idx="3947">
                        <c:v>300</c:v>
                      </c:pt>
                      <c:pt idx="3948">
                        <c:v>300</c:v>
                      </c:pt>
                      <c:pt idx="3949">
                        <c:v>300</c:v>
                      </c:pt>
                      <c:pt idx="3950">
                        <c:v>300</c:v>
                      </c:pt>
                      <c:pt idx="3951">
                        <c:v>300</c:v>
                      </c:pt>
                      <c:pt idx="3952">
                        <c:v>300</c:v>
                      </c:pt>
                      <c:pt idx="3953">
                        <c:v>300</c:v>
                      </c:pt>
                      <c:pt idx="3954">
                        <c:v>300</c:v>
                      </c:pt>
                      <c:pt idx="3955">
                        <c:v>300</c:v>
                      </c:pt>
                      <c:pt idx="3956">
                        <c:v>300</c:v>
                      </c:pt>
                      <c:pt idx="3957">
                        <c:v>300</c:v>
                      </c:pt>
                      <c:pt idx="3958">
                        <c:v>300</c:v>
                      </c:pt>
                      <c:pt idx="3959">
                        <c:v>300</c:v>
                      </c:pt>
                      <c:pt idx="3960">
                        <c:v>300</c:v>
                      </c:pt>
                      <c:pt idx="3961">
                        <c:v>300</c:v>
                      </c:pt>
                      <c:pt idx="3962">
                        <c:v>300</c:v>
                      </c:pt>
                      <c:pt idx="3963">
                        <c:v>300</c:v>
                      </c:pt>
                      <c:pt idx="3964">
                        <c:v>300</c:v>
                      </c:pt>
                      <c:pt idx="3965">
                        <c:v>300</c:v>
                      </c:pt>
                      <c:pt idx="3966">
                        <c:v>300</c:v>
                      </c:pt>
                      <c:pt idx="3967">
                        <c:v>300</c:v>
                      </c:pt>
                      <c:pt idx="3968">
                        <c:v>300</c:v>
                      </c:pt>
                      <c:pt idx="3969">
                        <c:v>300</c:v>
                      </c:pt>
                      <c:pt idx="3970">
                        <c:v>300</c:v>
                      </c:pt>
                      <c:pt idx="3971">
                        <c:v>300</c:v>
                      </c:pt>
                      <c:pt idx="3972">
                        <c:v>300</c:v>
                      </c:pt>
                      <c:pt idx="3973">
                        <c:v>300</c:v>
                      </c:pt>
                      <c:pt idx="3974">
                        <c:v>300</c:v>
                      </c:pt>
                      <c:pt idx="3975">
                        <c:v>300</c:v>
                      </c:pt>
                      <c:pt idx="3976">
                        <c:v>300</c:v>
                      </c:pt>
                      <c:pt idx="3977">
                        <c:v>300</c:v>
                      </c:pt>
                      <c:pt idx="3978">
                        <c:v>300</c:v>
                      </c:pt>
                      <c:pt idx="3979">
                        <c:v>300</c:v>
                      </c:pt>
                      <c:pt idx="3980">
                        <c:v>300</c:v>
                      </c:pt>
                      <c:pt idx="3981">
                        <c:v>300</c:v>
                      </c:pt>
                      <c:pt idx="3982">
                        <c:v>300</c:v>
                      </c:pt>
                      <c:pt idx="3983">
                        <c:v>300</c:v>
                      </c:pt>
                      <c:pt idx="3984">
                        <c:v>300</c:v>
                      </c:pt>
                      <c:pt idx="3985">
                        <c:v>300</c:v>
                      </c:pt>
                      <c:pt idx="3986">
                        <c:v>300</c:v>
                      </c:pt>
                      <c:pt idx="3987">
                        <c:v>300</c:v>
                      </c:pt>
                      <c:pt idx="3988">
                        <c:v>300</c:v>
                      </c:pt>
                      <c:pt idx="3989">
                        <c:v>300</c:v>
                      </c:pt>
                      <c:pt idx="3990">
                        <c:v>300</c:v>
                      </c:pt>
                      <c:pt idx="3991">
                        <c:v>300</c:v>
                      </c:pt>
                      <c:pt idx="3992">
                        <c:v>300</c:v>
                      </c:pt>
                      <c:pt idx="3993">
                        <c:v>300</c:v>
                      </c:pt>
                      <c:pt idx="3994">
                        <c:v>300</c:v>
                      </c:pt>
                      <c:pt idx="3995">
                        <c:v>300</c:v>
                      </c:pt>
                      <c:pt idx="3996">
                        <c:v>300</c:v>
                      </c:pt>
                      <c:pt idx="3997">
                        <c:v>300</c:v>
                      </c:pt>
                      <c:pt idx="3998">
                        <c:v>300</c:v>
                      </c:pt>
                      <c:pt idx="3999">
                        <c:v>300</c:v>
                      </c:pt>
                      <c:pt idx="4000">
                        <c:v>300</c:v>
                      </c:pt>
                      <c:pt idx="4001">
                        <c:v>300</c:v>
                      </c:pt>
                      <c:pt idx="4002">
                        <c:v>300</c:v>
                      </c:pt>
                      <c:pt idx="4003">
                        <c:v>300</c:v>
                      </c:pt>
                      <c:pt idx="4004">
                        <c:v>300</c:v>
                      </c:pt>
                      <c:pt idx="4005">
                        <c:v>300</c:v>
                      </c:pt>
                      <c:pt idx="4006">
                        <c:v>300</c:v>
                      </c:pt>
                      <c:pt idx="4007">
                        <c:v>300</c:v>
                      </c:pt>
                      <c:pt idx="4008">
                        <c:v>300</c:v>
                      </c:pt>
                      <c:pt idx="4009">
                        <c:v>300</c:v>
                      </c:pt>
                      <c:pt idx="4010">
                        <c:v>300</c:v>
                      </c:pt>
                      <c:pt idx="4011">
                        <c:v>300</c:v>
                      </c:pt>
                      <c:pt idx="4012">
                        <c:v>300</c:v>
                      </c:pt>
                      <c:pt idx="4013">
                        <c:v>300</c:v>
                      </c:pt>
                      <c:pt idx="4014">
                        <c:v>300</c:v>
                      </c:pt>
                      <c:pt idx="4015">
                        <c:v>300</c:v>
                      </c:pt>
                      <c:pt idx="4016">
                        <c:v>300</c:v>
                      </c:pt>
                      <c:pt idx="4017">
                        <c:v>300</c:v>
                      </c:pt>
                      <c:pt idx="4018">
                        <c:v>300</c:v>
                      </c:pt>
                      <c:pt idx="4019">
                        <c:v>300</c:v>
                      </c:pt>
                      <c:pt idx="4020">
                        <c:v>300</c:v>
                      </c:pt>
                      <c:pt idx="4021">
                        <c:v>300</c:v>
                      </c:pt>
                      <c:pt idx="4022">
                        <c:v>300</c:v>
                      </c:pt>
                      <c:pt idx="4023">
                        <c:v>300</c:v>
                      </c:pt>
                      <c:pt idx="4024">
                        <c:v>300</c:v>
                      </c:pt>
                      <c:pt idx="4025">
                        <c:v>300</c:v>
                      </c:pt>
                      <c:pt idx="4026">
                        <c:v>300</c:v>
                      </c:pt>
                      <c:pt idx="4027">
                        <c:v>300</c:v>
                      </c:pt>
                      <c:pt idx="4028">
                        <c:v>300</c:v>
                      </c:pt>
                      <c:pt idx="4029">
                        <c:v>300</c:v>
                      </c:pt>
                      <c:pt idx="4030">
                        <c:v>300</c:v>
                      </c:pt>
                      <c:pt idx="4031">
                        <c:v>300</c:v>
                      </c:pt>
                      <c:pt idx="4032">
                        <c:v>300</c:v>
                      </c:pt>
                      <c:pt idx="4033">
                        <c:v>300</c:v>
                      </c:pt>
                      <c:pt idx="4034">
                        <c:v>300</c:v>
                      </c:pt>
                      <c:pt idx="4035">
                        <c:v>300</c:v>
                      </c:pt>
                      <c:pt idx="4036">
                        <c:v>300</c:v>
                      </c:pt>
                      <c:pt idx="4037">
                        <c:v>300</c:v>
                      </c:pt>
                      <c:pt idx="4038">
                        <c:v>300</c:v>
                      </c:pt>
                      <c:pt idx="4039">
                        <c:v>300</c:v>
                      </c:pt>
                      <c:pt idx="4040">
                        <c:v>300</c:v>
                      </c:pt>
                      <c:pt idx="4041">
                        <c:v>300</c:v>
                      </c:pt>
                      <c:pt idx="4042">
                        <c:v>300</c:v>
                      </c:pt>
                      <c:pt idx="4043">
                        <c:v>300</c:v>
                      </c:pt>
                      <c:pt idx="4044">
                        <c:v>300</c:v>
                      </c:pt>
                      <c:pt idx="4045">
                        <c:v>300</c:v>
                      </c:pt>
                      <c:pt idx="4046">
                        <c:v>300</c:v>
                      </c:pt>
                      <c:pt idx="4047">
                        <c:v>300</c:v>
                      </c:pt>
                      <c:pt idx="4048">
                        <c:v>300</c:v>
                      </c:pt>
                      <c:pt idx="4049">
                        <c:v>300</c:v>
                      </c:pt>
                      <c:pt idx="4050">
                        <c:v>300</c:v>
                      </c:pt>
                      <c:pt idx="4051">
                        <c:v>300</c:v>
                      </c:pt>
                      <c:pt idx="4052">
                        <c:v>300</c:v>
                      </c:pt>
                      <c:pt idx="4053">
                        <c:v>300</c:v>
                      </c:pt>
                      <c:pt idx="4054">
                        <c:v>300</c:v>
                      </c:pt>
                      <c:pt idx="4055">
                        <c:v>300</c:v>
                      </c:pt>
                      <c:pt idx="4056">
                        <c:v>300</c:v>
                      </c:pt>
                      <c:pt idx="4057">
                        <c:v>300</c:v>
                      </c:pt>
                      <c:pt idx="4058">
                        <c:v>300</c:v>
                      </c:pt>
                      <c:pt idx="4059">
                        <c:v>300</c:v>
                      </c:pt>
                      <c:pt idx="4060">
                        <c:v>300</c:v>
                      </c:pt>
                      <c:pt idx="4061">
                        <c:v>300</c:v>
                      </c:pt>
                      <c:pt idx="4062">
                        <c:v>300</c:v>
                      </c:pt>
                      <c:pt idx="4063">
                        <c:v>300</c:v>
                      </c:pt>
                      <c:pt idx="4064">
                        <c:v>300</c:v>
                      </c:pt>
                      <c:pt idx="4065">
                        <c:v>300</c:v>
                      </c:pt>
                      <c:pt idx="4066">
                        <c:v>300</c:v>
                      </c:pt>
                      <c:pt idx="4067">
                        <c:v>300</c:v>
                      </c:pt>
                      <c:pt idx="4068">
                        <c:v>300</c:v>
                      </c:pt>
                      <c:pt idx="4069">
                        <c:v>300</c:v>
                      </c:pt>
                      <c:pt idx="4070">
                        <c:v>300</c:v>
                      </c:pt>
                      <c:pt idx="4071">
                        <c:v>300</c:v>
                      </c:pt>
                      <c:pt idx="4072">
                        <c:v>300</c:v>
                      </c:pt>
                      <c:pt idx="4073">
                        <c:v>300</c:v>
                      </c:pt>
                      <c:pt idx="4074">
                        <c:v>300</c:v>
                      </c:pt>
                      <c:pt idx="4075">
                        <c:v>300</c:v>
                      </c:pt>
                      <c:pt idx="4076">
                        <c:v>300</c:v>
                      </c:pt>
                      <c:pt idx="4077">
                        <c:v>300</c:v>
                      </c:pt>
                      <c:pt idx="4078">
                        <c:v>300</c:v>
                      </c:pt>
                      <c:pt idx="4079">
                        <c:v>300</c:v>
                      </c:pt>
                      <c:pt idx="4080">
                        <c:v>300</c:v>
                      </c:pt>
                      <c:pt idx="4081">
                        <c:v>300</c:v>
                      </c:pt>
                      <c:pt idx="4082">
                        <c:v>300</c:v>
                      </c:pt>
                      <c:pt idx="4083">
                        <c:v>300</c:v>
                      </c:pt>
                      <c:pt idx="4084">
                        <c:v>300</c:v>
                      </c:pt>
                      <c:pt idx="4085">
                        <c:v>300</c:v>
                      </c:pt>
                      <c:pt idx="4086">
                        <c:v>300</c:v>
                      </c:pt>
                      <c:pt idx="4087">
                        <c:v>300</c:v>
                      </c:pt>
                      <c:pt idx="4088">
                        <c:v>300</c:v>
                      </c:pt>
                      <c:pt idx="4089">
                        <c:v>300</c:v>
                      </c:pt>
                      <c:pt idx="4090">
                        <c:v>300</c:v>
                      </c:pt>
                      <c:pt idx="4091">
                        <c:v>300</c:v>
                      </c:pt>
                      <c:pt idx="4092">
                        <c:v>300</c:v>
                      </c:pt>
                      <c:pt idx="4093">
                        <c:v>300</c:v>
                      </c:pt>
                      <c:pt idx="4094">
                        <c:v>300</c:v>
                      </c:pt>
                      <c:pt idx="4095">
                        <c:v>300</c:v>
                      </c:pt>
                      <c:pt idx="4096">
                        <c:v>300</c:v>
                      </c:pt>
                      <c:pt idx="4097">
                        <c:v>300</c:v>
                      </c:pt>
                      <c:pt idx="4098">
                        <c:v>300</c:v>
                      </c:pt>
                      <c:pt idx="4099">
                        <c:v>300</c:v>
                      </c:pt>
                      <c:pt idx="4100">
                        <c:v>300</c:v>
                      </c:pt>
                      <c:pt idx="4101">
                        <c:v>300</c:v>
                      </c:pt>
                      <c:pt idx="4102">
                        <c:v>300</c:v>
                      </c:pt>
                      <c:pt idx="4103">
                        <c:v>300</c:v>
                      </c:pt>
                      <c:pt idx="4104">
                        <c:v>300</c:v>
                      </c:pt>
                      <c:pt idx="4105">
                        <c:v>300</c:v>
                      </c:pt>
                      <c:pt idx="4106">
                        <c:v>300</c:v>
                      </c:pt>
                      <c:pt idx="4107">
                        <c:v>300</c:v>
                      </c:pt>
                      <c:pt idx="4108">
                        <c:v>300</c:v>
                      </c:pt>
                      <c:pt idx="4109">
                        <c:v>300</c:v>
                      </c:pt>
                      <c:pt idx="4110">
                        <c:v>300</c:v>
                      </c:pt>
                      <c:pt idx="4111">
                        <c:v>300</c:v>
                      </c:pt>
                      <c:pt idx="4112">
                        <c:v>300</c:v>
                      </c:pt>
                      <c:pt idx="4113">
                        <c:v>300</c:v>
                      </c:pt>
                      <c:pt idx="4114">
                        <c:v>300</c:v>
                      </c:pt>
                      <c:pt idx="4115">
                        <c:v>300</c:v>
                      </c:pt>
                      <c:pt idx="4116">
                        <c:v>300</c:v>
                      </c:pt>
                      <c:pt idx="4117">
                        <c:v>300</c:v>
                      </c:pt>
                      <c:pt idx="4118">
                        <c:v>300</c:v>
                      </c:pt>
                      <c:pt idx="4119">
                        <c:v>300</c:v>
                      </c:pt>
                      <c:pt idx="4120">
                        <c:v>300</c:v>
                      </c:pt>
                      <c:pt idx="4121">
                        <c:v>300</c:v>
                      </c:pt>
                      <c:pt idx="4122">
                        <c:v>300</c:v>
                      </c:pt>
                      <c:pt idx="4123">
                        <c:v>300</c:v>
                      </c:pt>
                      <c:pt idx="4124">
                        <c:v>300</c:v>
                      </c:pt>
                      <c:pt idx="4125">
                        <c:v>300</c:v>
                      </c:pt>
                      <c:pt idx="4126">
                        <c:v>300</c:v>
                      </c:pt>
                      <c:pt idx="4127">
                        <c:v>300</c:v>
                      </c:pt>
                      <c:pt idx="4128">
                        <c:v>300</c:v>
                      </c:pt>
                      <c:pt idx="4129">
                        <c:v>300</c:v>
                      </c:pt>
                      <c:pt idx="4130">
                        <c:v>300</c:v>
                      </c:pt>
                      <c:pt idx="4131">
                        <c:v>300</c:v>
                      </c:pt>
                      <c:pt idx="4132">
                        <c:v>300</c:v>
                      </c:pt>
                      <c:pt idx="4133">
                        <c:v>300</c:v>
                      </c:pt>
                      <c:pt idx="4134">
                        <c:v>300</c:v>
                      </c:pt>
                      <c:pt idx="4135">
                        <c:v>300</c:v>
                      </c:pt>
                      <c:pt idx="4136">
                        <c:v>300</c:v>
                      </c:pt>
                      <c:pt idx="4137">
                        <c:v>300</c:v>
                      </c:pt>
                      <c:pt idx="4138">
                        <c:v>300</c:v>
                      </c:pt>
                      <c:pt idx="4139">
                        <c:v>300</c:v>
                      </c:pt>
                      <c:pt idx="4140">
                        <c:v>300</c:v>
                      </c:pt>
                      <c:pt idx="4141">
                        <c:v>300</c:v>
                      </c:pt>
                      <c:pt idx="4142">
                        <c:v>300</c:v>
                      </c:pt>
                      <c:pt idx="4143">
                        <c:v>300</c:v>
                      </c:pt>
                      <c:pt idx="4144">
                        <c:v>300</c:v>
                      </c:pt>
                      <c:pt idx="4145">
                        <c:v>300</c:v>
                      </c:pt>
                      <c:pt idx="4146">
                        <c:v>300</c:v>
                      </c:pt>
                      <c:pt idx="4147">
                        <c:v>300</c:v>
                      </c:pt>
                      <c:pt idx="4148">
                        <c:v>300</c:v>
                      </c:pt>
                      <c:pt idx="4149">
                        <c:v>300</c:v>
                      </c:pt>
                      <c:pt idx="4150">
                        <c:v>300</c:v>
                      </c:pt>
                      <c:pt idx="4151">
                        <c:v>300</c:v>
                      </c:pt>
                      <c:pt idx="4152">
                        <c:v>300</c:v>
                      </c:pt>
                      <c:pt idx="4153">
                        <c:v>300</c:v>
                      </c:pt>
                      <c:pt idx="4154">
                        <c:v>300</c:v>
                      </c:pt>
                      <c:pt idx="4155">
                        <c:v>300</c:v>
                      </c:pt>
                      <c:pt idx="4156">
                        <c:v>300</c:v>
                      </c:pt>
                      <c:pt idx="4157">
                        <c:v>300</c:v>
                      </c:pt>
                      <c:pt idx="4158">
                        <c:v>300</c:v>
                      </c:pt>
                      <c:pt idx="4159">
                        <c:v>300</c:v>
                      </c:pt>
                      <c:pt idx="4160">
                        <c:v>300</c:v>
                      </c:pt>
                      <c:pt idx="4161">
                        <c:v>300</c:v>
                      </c:pt>
                      <c:pt idx="4162">
                        <c:v>300</c:v>
                      </c:pt>
                      <c:pt idx="4163">
                        <c:v>300</c:v>
                      </c:pt>
                      <c:pt idx="4164">
                        <c:v>300</c:v>
                      </c:pt>
                      <c:pt idx="4165">
                        <c:v>300</c:v>
                      </c:pt>
                      <c:pt idx="4166">
                        <c:v>300</c:v>
                      </c:pt>
                      <c:pt idx="4167">
                        <c:v>300</c:v>
                      </c:pt>
                      <c:pt idx="4168">
                        <c:v>300</c:v>
                      </c:pt>
                      <c:pt idx="4169">
                        <c:v>300</c:v>
                      </c:pt>
                      <c:pt idx="4170">
                        <c:v>300</c:v>
                      </c:pt>
                      <c:pt idx="4171">
                        <c:v>300</c:v>
                      </c:pt>
                      <c:pt idx="4172">
                        <c:v>300</c:v>
                      </c:pt>
                      <c:pt idx="4173">
                        <c:v>300</c:v>
                      </c:pt>
                      <c:pt idx="4174">
                        <c:v>300</c:v>
                      </c:pt>
                      <c:pt idx="4175">
                        <c:v>300</c:v>
                      </c:pt>
                      <c:pt idx="4176">
                        <c:v>300</c:v>
                      </c:pt>
                      <c:pt idx="4177">
                        <c:v>300</c:v>
                      </c:pt>
                      <c:pt idx="4178">
                        <c:v>300</c:v>
                      </c:pt>
                      <c:pt idx="4179">
                        <c:v>300</c:v>
                      </c:pt>
                      <c:pt idx="4180">
                        <c:v>300</c:v>
                      </c:pt>
                      <c:pt idx="4181">
                        <c:v>300</c:v>
                      </c:pt>
                      <c:pt idx="4182">
                        <c:v>300</c:v>
                      </c:pt>
                      <c:pt idx="4183">
                        <c:v>300</c:v>
                      </c:pt>
                      <c:pt idx="4184">
                        <c:v>300</c:v>
                      </c:pt>
                      <c:pt idx="4185">
                        <c:v>300</c:v>
                      </c:pt>
                      <c:pt idx="4186">
                        <c:v>300</c:v>
                      </c:pt>
                      <c:pt idx="4187">
                        <c:v>300</c:v>
                      </c:pt>
                      <c:pt idx="4188">
                        <c:v>300</c:v>
                      </c:pt>
                      <c:pt idx="4189">
                        <c:v>300</c:v>
                      </c:pt>
                      <c:pt idx="4190">
                        <c:v>300</c:v>
                      </c:pt>
                      <c:pt idx="4191">
                        <c:v>300</c:v>
                      </c:pt>
                      <c:pt idx="4192">
                        <c:v>300</c:v>
                      </c:pt>
                      <c:pt idx="4193">
                        <c:v>300</c:v>
                      </c:pt>
                      <c:pt idx="4194">
                        <c:v>300</c:v>
                      </c:pt>
                      <c:pt idx="4195">
                        <c:v>300</c:v>
                      </c:pt>
                      <c:pt idx="4196">
                        <c:v>300</c:v>
                      </c:pt>
                      <c:pt idx="4197">
                        <c:v>300</c:v>
                      </c:pt>
                      <c:pt idx="4198">
                        <c:v>300</c:v>
                      </c:pt>
                      <c:pt idx="4199">
                        <c:v>300</c:v>
                      </c:pt>
                      <c:pt idx="4200">
                        <c:v>300</c:v>
                      </c:pt>
                      <c:pt idx="4201">
                        <c:v>300</c:v>
                      </c:pt>
                      <c:pt idx="4202">
                        <c:v>300</c:v>
                      </c:pt>
                      <c:pt idx="4203">
                        <c:v>300</c:v>
                      </c:pt>
                      <c:pt idx="4204">
                        <c:v>300</c:v>
                      </c:pt>
                      <c:pt idx="4205">
                        <c:v>300</c:v>
                      </c:pt>
                      <c:pt idx="4206">
                        <c:v>300</c:v>
                      </c:pt>
                      <c:pt idx="4207">
                        <c:v>300</c:v>
                      </c:pt>
                      <c:pt idx="4208">
                        <c:v>300</c:v>
                      </c:pt>
                      <c:pt idx="4209">
                        <c:v>300</c:v>
                      </c:pt>
                      <c:pt idx="4210">
                        <c:v>300</c:v>
                      </c:pt>
                      <c:pt idx="4211">
                        <c:v>300</c:v>
                      </c:pt>
                      <c:pt idx="4212">
                        <c:v>300</c:v>
                      </c:pt>
                      <c:pt idx="4213">
                        <c:v>300</c:v>
                      </c:pt>
                      <c:pt idx="4214">
                        <c:v>300</c:v>
                      </c:pt>
                      <c:pt idx="4215">
                        <c:v>300</c:v>
                      </c:pt>
                      <c:pt idx="4216">
                        <c:v>300</c:v>
                      </c:pt>
                      <c:pt idx="4217">
                        <c:v>300</c:v>
                      </c:pt>
                      <c:pt idx="4218">
                        <c:v>300</c:v>
                      </c:pt>
                      <c:pt idx="4219">
                        <c:v>300</c:v>
                      </c:pt>
                      <c:pt idx="4220">
                        <c:v>300</c:v>
                      </c:pt>
                      <c:pt idx="4221">
                        <c:v>300</c:v>
                      </c:pt>
                      <c:pt idx="4222">
                        <c:v>300</c:v>
                      </c:pt>
                      <c:pt idx="4223">
                        <c:v>300</c:v>
                      </c:pt>
                      <c:pt idx="4224">
                        <c:v>300</c:v>
                      </c:pt>
                      <c:pt idx="4225">
                        <c:v>300</c:v>
                      </c:pt>
                      <c:pt idx="4226">
                        <c:v>300</c:v>
                      </c:pt>
                      <c:pt idx="4227">
                        <c:v>300</c:v>
                      </c:pt>
                      <c:pt idx="4228">
                        <c:v>300</c:v>
                      </c:pt>
                      <c:pt idx="4229">
                        <c:v>300</c:v>
                      </c:pt>
                      <c:pt idx="4230">
                        <c:v>300</c:v>
                      </c:pt>
                      <c:pt idx="4231">
                        <c:v>300</c:v>
                      </c:pt>
                      <c:pt idx="4232">
                        <c:v>300</c:v>
                      </c:pt>
                      <c:pt idx="4233">
                        <c:v>300</c:v>
                      </c:pt>
                      <c:pt idx="4234">
                        <c:v>300</c:v>
                      </c:pt>
                      <c:pt idx="4235">
                        <c:v>300</c:v>
                      </c:pt>
                      <c:pt idx="4236">
                        <c:v>300</c:v>
                      </c:pt>
                      <c:pt idx="4237">
                        <c:v>300</c:v>
                      </c:pt>
                      <c:pt idx="4238">
                        <c:v>300</c:v>
                      </c:pt>
                      <c:pt idx="4239">
                        <c:v>300</c:v>
                      </c:pt>
                      <c:pt idx="4240">
                        <c:v>300</c:v>
                      </c:pt>
                      <c:pt idx="4241">
                        <c:v>300</c:v>
                      </c:pt>
                      <c:pt idx="4242">
                        <c:v>300</c:v>
                      </c:pt>
                      <c:pt idx="4243">
                        <c:v>300</c:v>
                      </c:pt>
                      <c:pt idx="4244">
                        <c:v>300</c:v>
                      </c:pt>
                      <c:pt idx="4245">
                        <c:v>300</c:v>
                      </c:pt>
                      <c:pt idx="4246">
                        <c:v>300</c:v>
                      </c:pt>
                      <c:pt idx="4247">
                        <c:v>300</c:v>
                      </c:pt>
                      <c:pt idx="4248">
                        <c:v>300</c:v>
                      </c:pt>
                      <c:pt idx="4249">
                        <c:v>300</c:v>
                      </c:pt>
                      <c:pt idx="4250">
                        <c:v>300</c:v>
                      </c:pt>
                      <c:pt idx="4251">
                        <c:v>300</c:v>
                      </c:pt>
                      <c:pt idx="4252">
                        <c:v>300</c:v>
                      </c:pt>
                      <c:pt idx="4253">
                        <c:v>300</c:v>
                      </c:pt>
                      <c:pt idx="4254">
                        <c:v>300</c:v>
                      </c:pt>
                      <c:pt idx="4255">
                        <c:v>300</c:v>
                      </c:pt>
                      <c:pt idx="4256">
                        <c:v>300</c:v>
                      </c:pt>
                      <c:pt idx="4257">
                        <c:v>300</c:v>
                      </c:pt>
                      <c:pt idx="4258">
                        <c:v>300</c:v>
                      </c:pt>
                      <c:pt idx="4259">
                        <c:v>300</c:v>
                      </c:pt>
                      <c:pt idx="4260">
                        <c:v>300</c:v>
                      </c:pt>
                      <c:pt idx="4261">
                        <c:v>300</c:v>
                      </c:pt>
                      <c:pt idx="4262">
                        <c:v>300</c:v>
                      </c:pt>
                      <c:pt idx="4263">
                        <c:v>300</c:v>
                      </c:pt>
                      <c:pt idx="4264">
                        <c:v>300</c:v>
                      </c:pt>
                      <c:pt idx="4265">
                        <c:v>300</c:v>
                      </c:pt>
                      <c:pt idx="4266">
                        <c:v>300</c:v>
                      </c:pt>
                      <c:pt idx="4267">
                        <c:v>300</c:v>
                      </c:pt>
                      <c:pt idx="4268">
                        <c:v>300</c:v>
                      </c:pt>
                      <c:pt idx="4269">
                        <c:v>300</c:v>
                      </c:pt>
                      <c:pt idx="4270">
                        <c:v>300</c:v>
                      </c:pt>
                      <c:pt idx="4271">
                        <c:v>300</c:v>
                      </c:pt>
                      <c:pt idx="4272">
                        <c:v>300</c:v>
                      </c:pt>
                      <c:pt idx="4273">
                        <c:v>300</c:v>
                      </c:pt>
                      <c:pt idx="4274">
                        <c:v>300</c:v>
                      </c:pt>
                      <c:pt idx="4275">
                        <c:v>300</c:v>
                      </c:pt>
                      <c:pt idx="4276">
                        <c:v>300</c:v>
                      </c:pt>
                      <c:pt idx="4277">
                        <c:v>300</c:v>
                      </c:pt>
                      <c:pt idx="4278">
                        <c:v>300</c:v>
                      </c:pt>
                      <c:pt idx="4279">
                        <c:v>300</c:v>
                      </c:pt>
                      <c:pt idx="4280">
                        <c:v>300</c:v>
                      </c:pt>
                      <c:pt idx="4281">
                        <c:v>300</c:v>
                      </c:pt>
                      <c:pt idx="4282">
                        <c:v>300</c:v>
                      </c:pt>
                      <c:pt idx="4283">
                        <c:v>300</c:v>
                      </c:pt>
                      <c:pt idx="4284">
                        <c:v>300</c:v>
                      </c:pt>
                      <c:pt idx="4285">
                        <c:v>300</c:v>
                      </c:pt>
                      <c:pt idx="4286">
                        <c:v>300</c:v>
                      </c:pt>
                      <c:pt idx="4287">
                        <c:v>300</c:v>
                      </c:pt>
                      <c:pt idx="4288">
                        <c:v>300</c:v>
                      </c:pt>
                      <c:pt idx="4289">
                        <c:v>300</c:v>
                      </c:pt>
                      <c:pt idx="4290">
                        <c:v>300</c:v>
                      </c:pt>
                      <c:pt idx="4291">
                        <c:v>300</c:v>
                      </c:pt>
                      <c:pt idx="4292">
                        <c:v>300</c:v>
                      </c:pt>
                      <c:pt idx="4293">
                        <c:v>300</c:v>
                      </c:pt>
                      <c:pt idx="4294">
                        <c:v>300</c:v>
                      </c:pt>
                      <c:pt idx="4295">
                        <c:v>300</c:v>
                      </c:pt>
                      <c:pt idx="4296">
                        <c:v>300</c:v>
                      </c:pt>
                      <c:pt idx="4297">
                        <c:v>300</c:v>
                      </c:pt>
                      <c:pt idx="4298">
                        <c:v>300</c:v>
                      </c:pt>
                      <c:pt idx="4299">
                        <c:v>300</c:v>
                      </c:pt>
                      <c:pt idx="4300">
                        <c:v>300</c:v>
                      </c:pt>
                      <c:pt idx="4301">
                        <c:v>300</c:v>
                      </c:pt>
                      <c:pt idx="4302">
                        <c:v>300</c:v>
                      </c:pt>
                      <c:pt idx="4303">
                        <c:v>300</c:v>
                      </c:pt>
                      <c:pt idx="4304">
                        <c:v>300</c:v>
                      </c:pt>
                      <c:pt idx="4305">
                        <c:v>300</c:v>
                      </c:pt>
                      <c:pt idx="4306">
                        <c:v>300</c:v>
                      </c:pt>
                      <c:pt idx="4307">
                        <c:v>300</c:v>
                      </c:pt>
                      <c:pt idx="4308">
                        <c:v>300</c:v>
                      </c:pt>
                      <c:pt idx="4309">
                        <c:v>300</c:v>
                      </c:pt>
                      <c:pt idx="4310">
                        <c:v>300</c:v>
                      </c:pt>
                      <c:pt idx="4311">
                        <c:v>300</c:v>
                      </c:pt>
                      <c:pt idx="4312">
                        <c:v>300</c:v>
                      </c:pt>
                      <c:pt idx="4313">
                        <c:v>300</c:v>
                      </c:pt>
                      <c:pt idx="4314">
                        <c:v>300</c:v>
                      </c:pt>
                      <c:pt idx="4315">
                        <c:v>300</c:v>
                      </c:pt>
                      <c:pt idx="4316">
                        <c:v>300</c:v>
                      </c:pt>
                      <c:pt idx="4317">
                        <c:v>300</c:v>
                      </c:pt>
                      <c:pt idx="4318">
                        <c:v>300</c:v>
                      </c:pt>
                      <c:pt idx="4319">
                        <c:v>300</c:v>
                      </c:pt>
                      <c:pt idx="4320">
                        <c:v>300</c:v>
                      </c:pt>
                      <c:pt idx="4321">
                        <c:v>300</c:v>
                      </c:pt>
                      <c:pt idx="4322">
                        <c:v>300</c:v>
                      </c:pt>
                      <c:pt idx="4323">
                        <c:v>300</c:v>
                      </c:pt>
                      <c:pt idx="4324">
                        <c:v>300</c:v>
                      </c:pt>
                      <c:pt idx="4325">
                        <c:v>300</c:v>
                      </c:pt>
                      <c:pt idx="4326">
                        <c:v>300</c:v>
                      </c:pt>
                      <c:pt idx="4327">
                        <c:v>300</c:v>
                      </c:pt>
                      <c:pt idx="4328">
                        <c:v>300</c:v>
                      </c:pt>
                      <c:pt idx="4329">
                        <c:v>300</c:v>
                      </c:pt>
                      <c:pt idx="4330">
                        <c:v>300</c:v>
                      </c:pt>
                      <c:pt idx="4331">
                        <c:v>300</c:v>
                      </c:pt>
                      <c:pt idx="4332">
                        <c:v>300</c:v>
                      </c:pt>
                      <c:pt idx="4333">
                        <c:v>300</c:v>
                      </c:pt>
                      <c:pt idx="4334">
                        <c:v>300</c:v>
                      </c:pt>
                      <c:pt idx="4335">
                        <c:v>300</c:v>
                      </c:pt>
                      <c:pt idx="4336">
                        <c:v>300</c:v>
                      </c:pt>
                      <c:pt idx="4337">
                        <c:v>300</c:v>
                      </c:pt>
                      <c:pt idx="4338">
                        <c:v>300</c:v>
                      </c:pt>
                      <c:pt idx="4339">
                        <c:v>300</c:v>
                      </c:pt>
                      <c:pt idx="4340">
                        <c:v>300</c:v>
                      </c:pt>
                      <c:pt idx="4341">
                        <c:v>300</c:v>
                      </c:pt>
                      <c:pt idx="4342">
                        <c:v>300</c:v>
                      </c:pt>
                      <c:pt idx="4343">
                        <c:v>300</c:v>
                      </c:pt>
                      <c:pt idx="4344">
                        <c:v>300</c:v>
                      </c:pt>
                      <c:pt idx="4345">
                        <c:v>300</c:v>
                      </c:pt>
                      <c:pt idx="4346">
                        <c:v>300</c:v>
                      </c:pt>
                      <c:pt idx="4347">
                        <c:v>300</c:v>
                      </c:pt>
                      <c:pt idx="4348">
                        <c:v>300</c:v>
                      </c:pt>
                      <c:pt idx="4349">
                        <c:v>300</c:v>
                      </c:pt>
                      <c:pt idx="4350">
                        <c:v>300</c:v>
                      </c:pt>
                      <c:pt idx="4351">
                        <c:v>300</c:v>
                      </c:pt>
                      <c:pt idx="4352">
                        <c:v>300</c:v>
                      </c:pt>
                      <c:pt idx="4353">
                        <c:v>300</c:v>
                      </c:pt>
                      <c:pt idx="4354">
                        <c:v>300</c:v>
                      </c:pt>
                      <c:pt idx="4355">
                        <c:v>300</c:v>
                      </c:pt>
                      <c:pt idx="4356">
                        <c:v>300</c:v>
                      </c:pt>
                      <c:pt idx="4357">
                        <c:v>300</c:v>
                      </c:pt>
                      <c:pt idx="4358">
                        <c:v>300</c:v>
                      </c:pt>
                      <c:pt idx="4359">
                        <c:v>300</c:v>
                      </c:pt>
                      <c:pt idx="4360">
                        <c:v>300</c:v>
                      </c:pt>
                      <c:pt idx="4361">
                        <c:v>300</c:v>
                      </c:pt>
                      <c:pt idx="4362">
                        <c:v>300</c:v>
                      </c:pt>
                      <c:pt idx="4363">
                        <c:v>300</c:v>
                      </c:pt>
                      <c:pt idx="4364">
                        <c:v>300</c:v>
                      </c:pt>
                      <c:pt idx="4365">
                        <c:v>300</c:v>
                      </c:pt>
                      <c:pt idx="4366">
                        <c:v>300</c:v>
                      </c:pt>
                      <c:pt idx="4367">
                        <c:v>300</c:v>
                      </c:pt>
                      <c:pt idx="4368">
                        <c:v>300</c:v>
                      </c:pt>
                      <c:pt idx="4369">
                        <c:v>300</c:v>
                      </c:pt>
                      <c:pt idx="4370">
                        <c:v>300</c:v>
                      </c:pt>
                      <c:pt idx="4371">
                        <c:v>300</c:v>
                      </c:pt>
                      <c:pt idx="4372">
                        <c:v>300</c:v>
                      </c:pt>
                      <c:pt idx="4373">
                        <c:v>300</c:v>
                      </c:pt>
                      <c:pt idx="4374">
                        <c:v>300</c:v>
                      </c:pt>
                      <c:pt idx="4375">
                        <c:v>300</c:v>
                      </c:pt>
                      <c:pt idx="4376">
                        <c:v>300</c:v>
                      </c:pt>
                      <c:pt idx="4377">
                        <c:v>300</c:v>
                      </c:pt>
                      <c:pt idx="4378">
                        <c:v>300</c:v>
                      </c:pt>
                      <c:pt idx="4379">
                        <c:v>300</c:v>
                      </c:pt>
                      <c:pt idx="4380">
                        <c:v>300</c:v>
                      </c:pt>
                      <c:pt idx="4381">
                        <c:v>300</c:v>
                      </c:pt>
                      <c:pt idx="4382">
                        <c:v>300</c:v>
                      </c:pt>
                      <c:pt idx="4383">
                        <c:v>300</c:v>
                      </c:pt>
                      <c:pt idx="4384">
                        <c:v>300</c:v>
                      </c:pt>
                      <c:pt idx="4385">
                        <c:v>300</c:v>
                      </c:pt>
                      <c:pt idx="4386">
                        <c:v>300</c:v>
                      </c:pt>
                      <c:pt idx="4387">
                        <c:v>300</c:v>
                      </c:pt>
                      <c:pt idx="4388">
                        <c:v>300</c:v>
                      </c:pt>
                      <c:pt idx="4389">
                        <c:v>300</c:v>
                      </c:pt>
                      <c:pt idx="4390">
                        <c:v>300</c:v>
                      </c:pt>
                      <c:pt idx="4391">
                        <c:v>300</c:v>
                      </c:pt>
                      <c:pt idx="4392">
                        <c:v>300</c:v>
                      </c:pt>
                      <c:pt idx="4393">
                        <c:v>300</c:v>
                      </c:pt>
                      <c:pt idx="4394">
                        <c:v>300</c:v>
                      </c:pt>
                      <c:pt idx="4395">
                        <c:v>300</c:v>
                      </c:pt>
                      <c:pt idx="4396">
                        <c:v>300</c:v>
                      </c:pt>
                      <c:pt idx="4397">
                        <c:v>300</c:v>
                      </c:pt>
                      <c:pt idx="4398">
                        <c:v>300</c:v>
                      </c:pt>
                      <c:pt idx="4399">
                        <c:v>300</c:v>
                      </c:pt>
                      <c:pt idx="4400">
                        <c:v>300</c:v>
                      </c:pt>
                      <c:pt idx="4401">
                        <c:v>300</c:v>
                      </c:pt>
                      <c:pt idx="4402">
                        <c:v>300</c:v>
                      </c:pt>
                      <c:pt idx="4403">
                        <c:v>300</c:v>
                      </c:pt>
                      <c:pt idx="4404">
                        <c:v>300</c:v>
                      </c:pt>
                      <c:pt idx="4405">
                        <c:v>300</c:v>
                      </c:pt>
                      <c:pt idx="4406">
                        <c:v>300</c:v>
                      </c:pt>
                      <c:pt idx="4407">
                        <c:v>300</c:v>
                      </c:pt>
                      <c:pt idx="4408">
                        <c:v>300</c:v>
                      </c:pt>
                      <c:pt idx="4409">
                        <c:v>300</c:v>
                      </c:pt>
                      <c:pt idx="4410">
                        <c:v>300</c:v>
                      </c:pt>
                      <c:pt idx="4411">
                        <c:v>300</c:v>
                      </c:pt>
                      <c:pt idx="4412">
                        <c:v>300</c:v>
                      </c:pt>
                      <c:pt idx="4413">
                        <c:v>300</c:v>
                      </c:pt>
                      <c:pt idx="4414">
                        <c:v>300</c:v>
                      </c:pt>
                      <c:pt idx="4415">
                        <c:v>300</c:v>
                      </c:pt>
                      <c:pt idx="4416">
                        <c:v>300</c:v>
                      </c:pt>
                      <c:pt idx="4417">
                        <c:v>300</c:v>
                      </c:pt>
                      <c:pt idx="4418">
                        <c:v>300</c:v>
                      </c:pt>
                      <c:pt idx="4419">
                        <c:v>300</c:v>
                      </c:pt>
                      <c:pt idx="4420">
                        <c:v>300</c:v>
                      </c:pt>
                      <c:pt idx="4421">
                        <c:v>300</c:v>
                      </c:pt>
                      <c:pt idx="4422">
                        <c:v>300</c:v>
                      </c:pt>
                      <c:pt idx="4423">
                        <c:v>300</c:v>
                      </c:pt>
                      <c:pt idx="4424">
                        <c:v>300</c:v>
                      </c:pt>
                      <c:pt idx="4425">
                        <c:v>300</c:v>
                      </c:pt>
                      <c:pt idx="4426">
                        <c:v>300</c:v>
                      </c:pt>
                      <c:pt idx="4427">
                        <c:v>300</c:v>
                      </c:pt>
                      <c:pt idx="4428">
                        <c:v>300</c:v>
                      </c:pt>
                      <c:pt idx="4429">
                        <c:v>300</c:v>
                      </c:pt>
                      <c:pt idx="4430">
                        <c:v>300</c:v>
                      </c:pt>
                      <c:pt idx="4431">
                        <c:v>300</c:v>
                      </c:pt>
                      <c:pt idx="4432">
                        <c:v>300</c:v>
                      </c:pt>
                      <c:pt idx="4433">
                        <c:v>300</c:v>
                      </c:pt>
                      <c:pt idx="4434">
                        <c:v>300</c:v>
                      </c:pt>
                      <c:pt idx="4435">
                        <c:v>300</c:v>
                      </c:pt>
                      <c:pt idx="4436">
                        <c:v>300</c:v>
                      </c:pt>
                      <c:pt idx="4437">
                        <c:v>300</c:v>
                      </c:pt>
                      <c:pt idx="4438">
                        <c:v>300</c:v>
                      </c:pt>
                      <c:pt idx="4439">
                        <c:v>300</c:v>
                      </c:pt>
                      <c:pt idx="4440">
                        <c:v>300</c:v>
                      </c:pt>
                      <c:pt idx="4441">
                        <c:v>300</c:v>
                      </c:pt>
                      <c:pt idx="4442">
                        <c:v>300</c:v>
                      </c:pt>
                      <c:pt idx="4443">
                        <c:v>300</c:v>
                      </c:pt>
                      <c:pt idx="4444">
                        <c:v>300</c:v>
                      </c:pt>
                      <c:pt idx="4445">
                        <c:v>300</c:v>
                      </c:pt>
                      <c:pt idx="4446">
                        <c:v>300</c:v>
                      </c:pt>
                      <c:pt idx="4447">
                        <c:v>300</c:v>
                      </c:pt>
                      <c:pt idx="4448">
                        <c:v>300</c:v>
                      </c:pt>
                      <c:pt idx="4449">
                        <c:v>300</c:v>
                      </c:pt>
                      <c:pt idx="4450">
                        <c:v>300</c:v>
                      </c:pt>
                      <c:pt idx="4451">
                        <c:v>300</c:v>
                      </c:pt>
                      <c:pt idx="4452">
                        <c:v>300</c:v>
                      </c:pt>
                      <c:pt idx="4453">
                        <c:v>300</c:v>
                      </c:pt>
                      <c:pt idx="4454">
                        <c:v>300</c:v>
                      </c:pt>
                      <c:pt idx="4455">
                        <c:v>300</c:v>
                      </c:pt>
                      <c:pt idx="4456">
                        <c:v>300</c:v>
                      </c:pt>
                      <c:pt idx="4457">
                        <c:v>300</c:v>
                      </c:pt>
                      <c:pt idx="4458">
                        <c:v>300</c:v>
                      </c:pt>
                      <c:pt idx="4459">
                        <c:v>300</c:v>
                      </c:pt>
                      <c:pt idx="4460">
                        <c:v>300</c:v>
                      </c:pt>
                      <c:pt idx="4461">
                        <c:v>300</c:v>
                      </c:pt>
                      <c:pt idx="4462">
                        <c:v>300</c:v>
                      </c:pt>
                      <c:pt idx="4463">
                        <c:v>300</c:v>
                      </c:pt>
                      <c:pt idx="4464">
                        <c:v>300</c:v>
                      </c:pt>
                      <c:pt idx="4465">
                        <c:v>300</c:v>
                      </c:pt>
                      <c:pt idx="4466">
                        <c:v>300</c:v>
                      </c:pt>
                      <c:pt idx="4467">
                        <c:v>300</c:v>
                      </c:pt>
                      <c:pt idx="4468">
                        <c:v>300</c:v>
                      </c:pt>
                      <c:pt idx="4469">
                        <c:v>300</c:v>
                      </c:pt>
                      <c:pt idx="4470">
                        <c:v>300</c:v>
                      </c:pt>
                      <c:pt idx="4471">
                        <c:v>300</c:v>
                      </c:pt>
                      <c:pt idx="4472">
                        <c:v>300</c:v>
                      </c:pt>
                      <c:pt idx="4473">
                        <c:v>300</c:v>
                      </c:pt>
                      <c:pt idx="4474">
                        <c:v>300</c:v>
                      </c:pt>
                      <c:pt idx="4475">
                        <c:v>300</c:v>
                      </c:pt>
                      <c:pt idx="4476">
                        <c:v>300</c:v>
                      </c:pt>
                      <c:pt idx="4477">
                        <c:v>300</c:v>
                      </c:pt>
                      <c:pt idx="4478">
                        <c:v>300</c:v>
                      </c:pt>
                      <c:pt idx="4479">
                        <c:v>300</c:v>
                      </c:pt>
                      <c:pt idx="4480">
                        <c:v>300</c:v>
                      </c:pt>
                      <c:pt idx="4481">
                        <c:v>300</c:v>
                      </c:pt>
                      <c:pt idx="4482">
                        <c:v>300</c:v>
                      </c:pt>
                      <c:pt idx="4483">
                        <c:v>300</c:v>
                      </c:pt>
                      <c:pt idx="4484">
                        <c:v>300</c:v>
                      </c:pt>
                      <c:pt idx="4485">
                        <c:v>300</c:v>
                      </c:pt>
                      <c:pt idx="4486">
                        <c:v>300</c:v>
                      </c:pt>
                      <c:pt idx="4487">
                        <c:v>300</c:v>
                      </c:pt>
                      <c:pt idx="4488">
                        <c:v>300</c:v>
                      </c:pt>
                      <c:pt idx="4489">
                        <c:v>300</c:v>
                      </c:pt>
                      <c:pt idx="4490">
                        <c:v>300</c:v>
                      </c:pt>
                      <c:pt idx="4491">
                        <c:v>300</c:v>
                      </c:pt>
                      <c:pt idx="4492">
                        <c:v>300</c:v>
                      </c:pt>
                      <c:pt idx="4493">
                        <c:v>300</c:v>
                      </c:pt>
                      <c:pt idx="4494">
                        <c:v>300</c:v>
                      </c:pt>
                      <c:pt idx="4495">
                        <c:v>300</c:v>
                      </c:pt>
                      <c:pt idx="4496">
                        <c:v>300</c:v>
                      </c:pt>
                      <c:pt idx="4497">
                        <c:v>300</c:v>
                      </c:pt>
                      <c:pt idx="4498">
                        <c:v>300</c:v>
                      </c:pt>
                      <c:pt idx="4499">
                        <c:v>300</c:v>
                      </c:pt>
                      <c:pt idx="4500">
                        <c:v>300</c:v>
                      </c:pt>
                      <c:pt idx="4501">
                        <c:v>300</c:v>
                      </c:pt>
                      <c:pt idx="4502">
                        <c:v>300</c:v>
                      </c:pt>
                      <c:pt idx="4503">
                        <c:v>300</c:v>
                      </c:pt>
                      <c:pt idx="4504">
                        <c:v>300</c:v>
                      </c:pt>
                      <c:pt idx="4505">
                        <c:v>300</c:v>
                      </c:pt>
                      <c:pt idx="4506">
                        <c:v>300</c:v>
                      </c:pt>
                      <c:pt idx="4507">
                        <c:v>300</c:v>
                      </c:pt>
                      <c:pt idx="4508">
                        <c:v>300</c:v>
                      </c:pt>
                      <c:pt idx="4509">
                        <c:v>300</c:v>
                      </c:pt>
                      <c:pt idx="4510">
                        <c:v>300</c:v>
                      </c:pt>
                      <c:pt idx="4511">
                        <c:v>300</c:v>
                      </c:pt>
                      <c:pt idx="4512">
                        <c:v>300</c:v>
                      </c:pt>
                      <c:pt idx="4513">
                        <c:v>300</c:v>
                      </c:pt>
                      <c:pt idx="4514">
                        <c:v>300</c:v>
                      </c:pt>
                      <c:pt idx="4515">
                        <c:v>300</c:v>
                      </c:pt>
                      <c:pt idx="4516">
                        <c:v>300</c:v>
                      </c:pt>
                      <c:pt idx="4517">
                        <c:v>300</c:v>
                      </c:pt>
                      <c:pt idx="4518">
                        <c:v>300</c:v>
                      </c:pt>
                      <c:pt idx="4519">
                        <c:v>300</c:v>
                      </c:pt>
                      <c:pt idx="4520">
                        <c:v>300</c:v>
                      </c:pt>
                      <c:pt idx="4521">
                        <c:v>300</c:v>
                      </c:pt>
                      <c:pt idx="4522">
                        <c:v>300</c:v>
                      </c:pt>
                      <c:pt idx="4523">
                        <c:v>300</c:v>
                      </c:pt>
                      <c:pt idx="4524">
                        <c:v>300</c:v>
                      </c:pt>
                      <c:pt idx="4525">
                        <c:v>300</c:v>
                      </c:pt>
                      <c:pt idx="4526">
                        <c:v>300</c:v>
                      </c:pt>
                      <c:pt idx="4527">
                        <c:v>300</c:v>
                      </c:pt>
                      <c:pt idx="4528">
                        <c:v>300</c:v>
                      </c:pt>
                      <c:pt idx="4529">
                        <c:v>300</c:v>
                      </c:pt>
                      <c:pt idx="4530">
                        <c:v>300</c:v>
                      </c:pt>
                      <c:pt idx="4531">
                        <c:v>300</c:v>
                      </c:pt>
                      <c:pt idx="4532">
                        <c:v>316.17099999999999</c:v>
                      </c:pt>
                      <c:pt idx="4533">
                        <c:v>333.93599999999998</c:v>
                      </c:pt>
                      <c:pt idx="4534">
                        <c:v>354.19</c:v>
                      </c:pt>
                      <c:pt idx="4535">
                        <c:v>378.05900000000003</c:v>
                      </c:pt>
                      <c:pt idx="4536">
                        <c:v>407.351</c:v>
                      </c:pt>
                      <c:pt idx="4537">
                        <c:v>372.834</c:v>
                      </c:pt>
                      <c:pt idx="4538">
                        <c:v>396.84800000000001</c:v>
                      </c:pt>
                      <c:pt idx="4539">
                        <c:v>426.78399999999999</c:v>
                      </c:pt>
                      <c:pt idx="4540">
                        <c:v>465.19400000000002</c:v>
                      </c:pt>
                      <c:pt idx="4541">
                        <c:v>514.20299999999997</c:v>
                      </c:pt>
                      <c:pt idx="4542">
                        <c:v>565.30700000000002</c:v>
                      </c:pt>
                      <c:pt idx="4543">
                        <c:v>625.601</c:v>
                      </c:pt>
                      <c:pt idx="4544">
                        <c:v>702.15200000000004</c:v>
                      </c:pt>
                      <c:pt idx="4545">
                        <c:v>802.90800000000002</c:v>
                      </c:pt>
                      <c:pt idx="4546">
                        <c:v>919.37099999999998</c:v>
                      </c:pt>
                      <c:pt idx="4547" formatCode="0.00E+00">
                        <c:v>1041.78</c:v>
                      </c:pt>
                      <c:pt idx="4548" formatCode="0.00E+00">
                        <c:v>1162.78</c:v>
                      </c:pt>
                      <c:pt idx="4549" formatCode="0.00E+00">
                        <c:v>1274.8800000000001</c:v>
                      </c:pt>
                      <c:pt idx="4550" formatCode="0.00E+00">
                        <c:v>1377.31</c:v>
                      </c:pt>
                      <c:pt idx="4551" formatCode="0.00E+00">
                        <c:v>1470.75</c:v>
                      </c:pt>
                      <c:pt idx="4552" formatCode="0.00E+00">
                        <c:v>1556.62</c:v>
                      </c:pt>
                      <c:pt idx="4553" formatCode="0.00E+00">
                        <c:v>1635.56</c:v>
                      </c:pt>
                      <c:pt idx="4554" formatCode="0.00E+00">
                        <c:v>1693.2</c:v>
                      </c:pt>
                      <c:pt idx="4555" formatCode="0.00E+00">
                        <c:v>1726.01</c:v>
                      </c:pt>
                      <c:pt idx="4556" formatCode="0.00E+00">
                        <c:v>1742.55</c:v>
                      </c:pt>
                      <c:pt idx="4557" formatCode="0.00E+00">
                        <c:v>1749.84</c:v>
                      </c:pt>
                      <c:pt idx="4558" formatCode="0.00E+00">
                        <c:v>1752.59</c:v>
                      </c:pt>
                      <c:pt idx="4559" formatCode="0.00E+00">
                        <c:v>1753.3</c:v>
                      </c:pt>
                      <c:pt idx="4560" formatCode="0.00E+00">
                        <c:v>1750.76</c:v>
                      </c:pt>
                      <c:pt idx="4561" formatCode="0.00E+00">
                        <c:v>1744.92</c:v>
                      </c:pt>
                      <c:pt idx="4562" formatCode="0.00E+00">
                        <c:v>1736.41</c:v>
                      </c:pt>
                      <c:pt idx="4563" formatCode="0.00E+00">
                        <c:v>1726.87</c:v>
                      </c:pt>
                      <c:pt idx="4564" formatCode="0.00E+00">
                        <c:v>1722.92</c:v>
                      </c:pt>
                      <c:pt idx="4565" formatCode="0.00E+00">
                        <c:v>1725.24</c:v>
                      </c:pt>
                      <c:pt idx="4566" formatCode="0.00E+00">
                        <c:v>1732.04</c:v>
                      </c:pt>
                      <c:pt idx="4567" formatCode="0.00E+00">
                        <c:v>1741.58</c:v>
                      </c:pt>
                      <c:pt idx="4568" formatCode="0.00E+00">
                        <c:v>1753.29</c:v>
                      </c:pt>
                      <c:pt idx="4569" formatCode="0.00E+00">
                        <c:v>1771.32</c:v>
                      </c:pt>
                      <c:pt idx="4570" formatCode="0.00E+00">
                        <c:v>1795.55</c:v>
                      </c:pt>
                      <c:pt idx="4571" formatCode="0.00E+00">
                        <c:v>1824.25</c:v>
                      </c:pt>
                      <c:pt idx="4572" formatCode="0.00E+00">
                        <c:v>1855.8</c:v>
                      </c:pt>
                      <c:pt idx="4573" formatCode="0.00E+00">
                        <c:v>1889.09</c:v>
                      </c:pt>
                      <c:pt idx="4574" formatCode="0.00E+00">
                        <c:v>1923.41</c:v>
                      </c:pt>
                      <c:pt idx="4575" formatCode="0.00E+00">
                        <c:v>1957.79</c:v>
                      </c:pt>
                      <c:pt idx="4576" formatCode="0.00E+00">
                        <c:v>1991.44</c:v>
                      </c:pt>
                      <c:pt idx="4577" formatCode="0.00E+00">
                        <c:v>2024.17</c:v>
                      </c:pt>
                      <c:pt idx="4578" formatCode="0.00E+00">
                        <c:v>2054.6799999999998</c:v>
                      </c:pt>
                      <c:pt idx="4579" formatCode="0.00E+00">
                        <c:v>2073.63</c:v>
                      </c:pt>
                      <c:pt idx="4580" formatCode="0.00E+00">
                        <c:v>2081.71</c:v>
                      </c:pt>
                      <c:pt idx="4581" formatCode="0.00E+00">
                        <c:v>2082.17</c:v>
                      </c:pt>
                      <c:pt idx="4582" formatCode="0.00E+00">
                        <c:v>2077.73</c:v>
                      </c:pt>
                      <c:pt idx="4583" formatCode="0.00E+00">
                        <c:v>2070.14</c:v>
                      </c:pt>
                      <c:pt idx="4584" formatCode="0.00E+00">
                        <c:v>2060.41</c:v>
                      </c:pt>
                      <c:pt idx="4585" formatCode="0.00E+00">
                        <c:v>2048.8000000000002</c:v>
                      </c:pt>
                      <c:pt idx="4586" formatCode="0.00E+00">
                        <c:v>2035.5</c:v>
                      </c:pt>
                      <c:pt idx="4587" formatCode="0.00E+00">
                        <c:v>2020.79</c:v>
                      </c:pt>
                      <c:pt idx="4588" formatCode="0.00E+00">
                        <c:v>2006.1</c:v>
                      </c:pt>
                      <c:pt idx="4589" formatCode="0.00E+00">
                        <c:v>1995.76</c:v>
                      </c:pt>
                      <c:pt idx="4590" formatCode="0.00E+00">
                        <c:v>1989.58</c:v>
                      </c:pt>
                      <c:pt idx="4591" formatCode="0.00E+00">
                        <c:v>1986.23</c:v>
                      </c:pt>
                      <c:pt idx="4592" formatCode="0.00E+00">
                        <c:v>1984.56</c:v>
                      </c:pt>
                      <c:pt idx="4593" formatCode="0.00E+00">
                        <c:v>1984.55</c:v>
                      </c:pt>
                      <c:pt idx="4594" formatCode="0.00E+00">
                        <c:v>1988.71</c:v>
                      </c:pt>
                      <c:pt idx="4595" formatCode="0.00E+00">
                        <c:v>1996.81</c:v>
                      </c:pt>
                      <c:pt idx="4596" formatCode="0.00E+00">
                        <c:v>2007.76</c:v>
                      </c:pt>
                      <c:pt idx="4597" formatCode="0.00E+00">
                        <c:v>2020.58</c:v>
                      </c:pt>
                      <c:pt idx="4598" formatCode="0.00E+00">
                        <c:v>2034.59</c:v>
                      </c:pt>
                      <c:pt idx="4599" formatCode="0.00E+00">
                        <c:v>2049.39</c:v>
                      </c:pt>
                      <c:pt idx="4600" formatCode="0.00E+00">
                        <c:v>2064.35</c:v>
                      </c:pt>
                      <c:pt idx="4601" formatCode="0.00E+00">
                        <c:v>2079.14</c:v>
                      </c:pt>
                      <c:pt idx="4602" formatCode="0.00E+00">
                        <c:v>2093.71</c:v>
                      </c:pt>
                      <c:pt idx="4603" formatCode="0.00E+00">
                        <c:v>2106.41</c:v>
                      </c:pt>
                      <c:pt idx="4604" formatCode="0.00E+00">
                        <c:v>2111.8000000000002</c:v>
                      </c:pt>
                      <c:pt idx="4605" formatCode="0.00E+00">
                        <c:v>2110.83</c:v>
                      </c:pt>
                      <c:pt idx="4606" formatCode="0.00E+00">
                        <c:v>2105.5500000000002</c:v>
                      </c:pt>
                      <c:pt idx="4607" formatCode="0.00E+00">
                        <c:v>2097.54</c:v>
                      </c:pt>
                      <c:pt idx="4608" formatCode="0.00E+00">
                        <c:v>2087.85</c:v>
                      </c:pt>
                      <c:pt idx="4609" formatCode="0.00E+00">
                        <c:v>2077.0300000000002</c:v>
                      </c:pt>
                      <c:pt idx="4610" formatCode="0.00E+00">
                        <c:v>2065.12</c:v>
                      </c:pt>
                      <c:pt idx="4611" formatCode="0.00E+00">
                        <c:v>2052.21</c:v>
                      </c:pt>
                      <c:pt idx="4612" formatCode="0.00E+00">
                        <c:v>2038.52</c:v>
                      </c:pt>
                      <c:pt idx="4613" formatCode="0.00E+00">
                        <c:v>2025.3</c:v>
                      </c:pt>
                      <c:pt idx="4614" formatCode="0.00E+00">
                        <c:v>2014.83</c:v>
                      </c:pt>
                      <c:pt idx="4615" formatCode="0.00E+00">
                        <c:v>2006.72</c:v>
                      </c:pt>
                      <c:pt idx="4616" formatCode="0.00E+00">
                        <c:v>2000.14</c:v>
                      </c:pt>
                      <c:pt idx="4617" formatCode="0.00E+00">
                        <c:v>1994.43</c:v>
                      </c:pt>
                      <c:pt idx="4618" formatCode="0.00E+00">
                        <c:v>1989.85</c:v>
                      </c:pt>
                      <c:pt idx="4619" formatCode="0.00E+00">
                        <c:v>1987.55</c:v>
                      </c:pt>
                      <c:pt idx="4620" formatCode="0.00E+00">
                        <c:v>1987.26</c:v>
                      </c:pt>
                      <c:pt idx="4621" formatCode="0.00E+00">
                        <c:v>1988.43</c:v>
                      </c:pt>
                      <c:pt idx="4622" formatCode="0.00E+00">
                        <c:v>1990.56</c:v>
                      </c:pt>
                      <c:pt idx="4623" formatCode="0.00E+00">
                        <c:v>1993.35</c:v>
                      </c:pt>
                      <c:pt idx="4624" formatCode="0.00E+00">
                        <c:v>1996.58</c:v>
                      </c:pt>
                      <c:pt idx="4625" formatCode="0.00E+00">
                        <c:v>2000.03</c:v>
                      </c:pt>
                      <c:pt idx="4626" formatCode="0.00E+00">
                        <c:v>2003.53</c:v>
                      </c:pt>
                      <c:pt idx="4627" formatCode="0.00E+00">
                        <c:v>2006.97</c:v>
                      </c:pt>
                      <c:pt idx="4628" formatCode="0.00E+00">
                        <c:v>2008.86</c:v>
                      </c:pt>
                      <c:pt idx="4629" formatCode="0.00E+00">
                        <c:v>2007.17</c:v>
                      </c:pt>
                      <c:pt idx="4630" formatCode="0.00E+00">
                        <c:v>2002.64</c:v>
                      </c:pt>
                      <c:pt idx="4631" formatCode="0.00E+00">
                        <c:v>1996.26</c:v>
                      </c:pt>
                      <c:pt idx="4632" formatCode="0.00E+00">
                        <c:v>1988.72</c:v>
                      </c:pt>
                      <c:pt idx="4633" formatCode="0.00E+00">
                        <c:v>1980.49</c:v>
                      </c:pt>
                      <c:pt idx="4634" formatCode="0.00E+00">
                        <c:v>1971.77</c:v>
                      </c:pt>
                      <c:pt idx="4635" formatCode="0.00E+00">
                        <c:v>1962.57</c:v>
                      </c:pt>
                      <c:pt idx="4636" formatCode="0.00E+00">
                        <c:v>1952.93</c:v>
                      </c:pt>
                      <c:pt idx="4637" formatCode="0.00E+00">
                        <c:v>1942.9</c:v>
                      </c:pt>
                      <c:pt idx="4638" formatCode="0.00E+00">
                        <c:v>1933.45</c:v>
                      </c:pt>
                      <c:pt idx="4639" formatCode="0.00E+00">
                        <c:v>1925.37</c:v>
                      </c:pt>
                      <c:pt idx="4640" formatCode="0.00E+00">
                        <c:v>1918.37</c:v>
                      </c:pt>
                      <c:pt idx="4641" formatCode="0.00E+00">
                        <c:v>1912.04</c:v>
                      </c:pt>
                      <c:pt idx="4642" formatCode="0.00E+00">
                        <c:v>1906.1</c:v>
                      </c:pt>
                      <c:pt idx="4643" formatCode="0.00E+00">
                        <c:v>1900.79</c:v>
                      </c:pt>
                      <c:pt idx="4644" formatCode="0.00E+00">
                        <c:v>1896.46</c:v>
                      </c:pt>
                      <c:pt idx="4645" formatCode="0.00E+00">
                        <c:v>1892.99</c:v>
                      </c:pt>
                      <c:pt idx="4646" formatCode="0.00E+00">
                        <c:v>1890.13</c:v>
                      </c:pt>
                      <c:pt idx="4647" formatCode="0.00E+00">
                        <c:v>1887.7</c:v>
                      </c:pt>
                      <c:pt idx="4648" formatCode="0.00E+00">
                        <c:v>1885.58</c:v>
                      </c:pt>
                      <c:pt idx="4649" formatCode="0.00E+00">
                        <c:v>1883.69</c:v>
                      </c:pt>
                      <c:pt idx="4650" formatCode="0.00E+00">
                        <c:v>1881.94</c:v>
                      </c:pt>
                      <c:pt idx="4651" formatCode="0.00E+00">
                        <c:v>1880.24</c:v>
                      </c:pt>
                      <c:pt idx="4652" formatCode="0.00E+00">
                        <c:v>1878.58</c:v>
                      </c:pt>
                      <c:pt idx="4653" formatCode="0.00E+00">
                        <c:v>1876.1</c:v>
                      </c:pt>
                      <c:pt idx="4654" formatCode="0.00E+00">
                        <c:v>1872.25</c:v>
                      </c:pt>
                      <c:pt idx="4655" formatCode="0.00E+00">
                        <c:v>1867.36</c:v>
                      </c:pt>
                      <c:pt idx="4656" formatCode="0.00E+00">
                        <c:v>1861.8</c:v>
                      </c:pt>
                      <c:pt idx="4657" formatCode="0.00E+00">
                        <c:v>1855.82</c:v>
                      </c:pt>
                      <c:pt idx="4658" formatCode="0.00E+00">
                        <c:v>1849.58</c:v>
                      </c:pt>
                      <c:pt idx="4659" formatCode="0.00E+00">
                        <c:v>1843.12</c:v>
                      </c:pt>
                      <c:pt idx="4660" formatCode="0.00E+00">
                        <c:v>1836.44</c:v>
                      </c:pt>
                      <c:pt idx="4661" formatCode="0.00E+00">
                        <c:v>1829.54</c:v>
                      </c:pt>
                      <c:pt idx="4662" formatCode="0.00E+00">
                        <c:v>1822.47</c:v>
                      </c:pt>
                      <c:pt idx="4663" formatCode="0.00E+00">
                        <c:v>1815.7</c:v>
                      </c:pt>
                      <c:pt idx="4664" formatCode="0.00E+00">
                        <c:v>1809.38</c:v>
                      </c:pt>
                      <c:pt idx="4665" formatCode="0.00E+00">
                        <c:v>1803.4</c:v>
                      </c:pt>
                      <c:pt idx="4666" formatCode="0.00E+00">
                        <c:v>1797.62</c:v>
                      </c:pt>
                      <c:pt idx="4667" formatCode="0.00E+00">
                        <c:v>1791.93</c:v>
                      </c:pt>
                      <c:pt idx="4668" formatCode="0.00E+00">
                        <c:v>1786.34</c:v>
                      </c:pt>
                      <c:pt idx="4669" formatCode="0.00E+00">
                        <c:v>1780.89</c:v>
                      </c:pt>
                      <c:pt idx="4670" formatCode="0.00E+00">
                        <c:v>1775.6</c:v>
                      </c:pt>
                      <c:pt idx="4671" formatCode="0.00E+00">
                        <c:v>1770.43</c:v>
                      </c:pt>
                      <c:pt idx="4672" formatCode="0.00E+00">
                        <c:v>1765.37</c:v>
                      </c:pt>
                      <c:pt idx="4673" formatCode="0.00E+00">
                        <c:v>1760.42</c:v>
                      </c:pt>
                      <c:pt idx="4674" formatCode="0.00E+00">
                        <c:v>1755.56</c:v>
                      </c:pt>
                      <c:pt idx="4675" formatCode="0.00E+00">
                        <c:v>1750.82</c:v>
                      </c:pt>
                      <c:pt idx="4676" formatCode="0.00E+00">
                        <c:v>1746.17</c:v>
                      </c:pt>
                      <c:pt idx="4677" formatCode="0.00E+00">
                        <c:v>1741.61</c:v>
                      </c:pt>
                      <c:pt idx="4678" formatCode="0.00E+00">
                        <c:v>1737.13</c:v>
                      </c:pt>
                      <c:pt idx="4679" formatCode="0.00E+00">
                        <c:v>1732.74</c:v>
                      </c:pt>
                      <c:pt idx="4680" formatCode="0.00E+00">
                        <c:v>1728.43</c:v>
                      </c:pt>
                      <c:pt idx="4681" formatCode="0.00E+00">
                        <c:v>1724.2</c:v>
                      </c:pt>
                      <c:pt idx="4682" formatCode="0.00E+00">
                        <c:v>1720.05</c:v>
                      </c:pt>
                      <c:pt idx="4683" formatCode="0.00E+00">
                        <c:v>1715.96</c:v>
                      </c:pt>
                      <c:pt idx="4684" formatCode="0.00E+00">
                        <c:v>1711.95</c:v>
                      </c:pt>
                      <c:pt idx="4685" formatCode="0.00E+00">
                        <c:v>1708.01</c:v>
                      </c:pt>
                      <c:pt idx="4686" formatCode="0.00E+00">
                        <c:v>1704.13</c:v>
                      </c:pt>
                      <c:pt idx="4687" formatCode="0.00E+00">
                        <c:v>1700.31</c:v>
                      </c:pt>
                      <c:pt idx="4688" formatCode="0.00E+00">
                        <c:v>1696.54</c:v>
                      </c:pt>
                      <c:pt idx="4689" formatCode="0.00E+00">
                        <c:v>1692.84</c:v>
                      </c:pt>
                      <c:pt idx="4690" formatCode="0.00E+00">
                        <c:v>1689.18</c:v>
                      </c:pt>
                      <c:pt idx="4691" formatCode="0.00E+00">
                        <c:v>1685.59</c:v>
                      </c:pt>
                      <c:pt idx="4692" formatCode="0.00E+00">
                        <c:v>1682.04</c:v>
                      </c:pt>
                      <c:pt idx="4693" formatCode="0.00E+00">
                        <c:v>1678.54</c:v>
                      </c:pt>
                      <c:pt idx="4694" formatCode="0.00E+00">
                        <c:v>1675.09</c:v>
                      </c:pt>
                      <c:pt idx="4695" formatCode="0.00E+00">
                        <c:v>1671.69</c:v>
                      </c:pt>
                      <c:pt idx="4696" formatCode="0.00E+00">
                        <c:v>1668.34</c:v>
                      </c:pt>
                      <c:pt idx="4697" formatCode="0.00E+00">
                        <c:v>1665.02</c:v>
                      </c:pt>
                      <c:pt idx="4698" formatCode="0.00E+00">
                        <c:v>1661.75</c:v>
                      </c:pt>
                      <c:pt idx="4699" formatCode="0.00E+00">
                        <c:v>1658.52</c:v>
                      </c:pt>
                      <c:pt idx="4700" formatCode="0.00E+00">
                        <c:v>1655.33</c:v>
                      </c:pt>
                      <c:pt idx="4701" formatCode="0.00E+00">
                        <c:v>1652.18</c:v>
                      </c:pt>
                      <c:pt idx="4702" formatCode="0.00E+00">
                        <c:v>1649.06</c:v>
                      </c:pt>
                      <c:pt idx="4703" formatCode="0.00E+00">
                        <c:v>1645.99</c:v>
                      </c:pt>
                      <c:pt idx="4704" formatCode="0.00E+00">
                        <c:v>1642.95</c:v>
                      </c:pt>
                      <c:pt idx="4705" formatCode="0.00E+00">
                        <c:v>1639.95</c:v>
                      </c:pt>
                      <c:pt idx="4706" formatCode="0.00E+00">
                        <c:v>1636.98</c:v>
                      </c:pt>
                      <c:pt idx="4707" formatCode="0.00E+00">
                        <c:v>1634.05</c:v>
                      </c:pt>
                      <c:pt idx="4708" formatCode="0.00E+00">
                        <c:v>1631.14</c:v>
                      </c:pt>
                      <c:pt idx="4709" formatCode="0.00E+00">
                        <c:v>1628.27</c:v>
                      </c:pt>
                      <c:pt idx="4710" formatCode="0.00E+00">
                        <c:v>1625.44</c:v>
                      </c:pt>
                      <c:pt idx="4711" formatCode="0.00E+00">
                        <c:v>1622.63</c:v>
                      </c:pt>
                      <c:pt idx="4712" formatCode="0.00E+00">
                        <c:v>1619.85</c:v>
                      </c:pt>
                      <c:pt idx="4713" formatCode="0.00E+00">
                        <c:v>1617.1</c:v>
                      </c:pt>
                      <c:pt idx="4714" formatCode="0.00E+00">
                        <c:v>1614.38</c:v>
                      </c:pt>
                      <c:pt idx="4715" formatCode="0.00E+00">
                        <c:v>1611.69</c:v>
                      </c:pt>
                      <c:pt idx="4716" formatCode="0.00E+00">
                        <c:v>1609.02</c:v>
                      </c:pt>
                      <c:pt idx="4717" formatCode="0.00E+00">
                        <c:v>1606.38</c:v>
                      </c:pt>
                      <c:pt idx="4718" formatCode="0.00E+00">
                        <c:v>1603.76</c:v>
                      </c:pt>
                      <c:pt idx="4719" formatCode="0.00E+00">
                        <c:v>1601.18</c:v>
                      </c:pt>
                      <c:pt idx="4720" formatCode="0.00E+00">
                        <c:v>1598.61</c:v>
                      </c:pt>
                      <c:pt idx="4721" formatCode="0.00E+00">
                        <c:v>1596.07</c:v>
                      </c:pt>
                      <c:pt idx="4722" formatCode="0.00E+00">
                        <c:v>1593.56</c:v>
                      </c:pt>
                      <c:pt idx="4723" formatCode="0.00E+00">
                        <c:v>1591.06</c:v>
                      </c:pt>
                      <c:pt idx="4724" formatCode="0.00E+00">
                        <c:v>1588.59</c:v>
                      </c:pt>
                      <c:pt idx="4725" formatCode="0.00E+00">
                        <c:v>1586.15</c:v>
                      </c:pt>
                      <c:pt idx="4726" formatCode="0.00E+00">
                        <c:v>1583.72</c:v>
                      </c:pt>
                      <c:pt idx="4727" formatCode="0.00E+00">
                        <c:v>1581.32</c:v>
                      </c:pt>
                      <c:pt idx="4728" formatCode="0.00E+00">
                        <c:v>1578.94</c:v>
                      </c:pt>
                      <c:pt idx="4729" formatCode="0.00E+00">
                        <c:v>1576.58</c:v>
                      </c:pt>
                      <c:pt idx="4730" formatCode="0.00E+00">
                        <c:v>1574.23</c:v>
                      </c:pt>
                      <c:pt idx="4731" formatCode="0.00E+00">
                        <c:v>1571.91</c:v>
                      </c:pt>
                      <c:pt idx="4732" formatCode="0.00E+00">
                        <c:v>1569.61</c:v>
                      </c:pt>
                      <c:pt idx="4733" formatCode="0.00E+00">
                        <c:v>1567.33</c:v>
                      </c:pt>
                      <c:pt idx="4734" formatCode="0.00E+00">
                        <c:v>1565.07</c:v>
                      </c:pt>
                      <c:pt idx="4735" formatCode="0.00E+00">
                        <c:v>1562.82</c:v>
                      </c:pt>
                      <c:pt idx="4736" formatCode="0.00E+00">
                        <c:v>1560.59</c:v>
                      </c:pt>
                      <c:pt idx="4737" formatCode="0.00E+00">
                        <c:v>1558.39</c:v>
                      </c:pt>
                      <c:pt idx="4738" formatCode="0.00E+00">
                        <c:v>1556.2</c:v>
                      </c:pt>
                      <c:pt idx="4739" formatCode="0.00E+00">
                        <c:v>1554.02</c:v>
                      </c:pt>
                      <c:pt idx="4740" formatCode="0.00E+00">
                        <c:v>1551.87</c:v>
                      </c:pt>
                      <c:pt idx="4741" formatCode="0.00E+00">
                        <c:v>1549.73</c:v>
                      </c:pt>
                      <c:pt idx="4742" formatCode="0.00E+00">
                        <c:v>1547.6</c:v>
                      </c:pt>
                      <c:pt idx="4743" formatCode="0.00E+00">
                        <c:v>1545.5</c:v>
                      </c:pt>
                      <c:pt idx="4744" formatCode="0.00E+00">
                        <c:v>1543.41</c:v>
                      </c:pt>
                      <c:pt idx="4745" formatCode="0.00E+00">
                        <c:v>1541.33</c:v>
                      </c:pt>
                      <c:pt idx="4746" formatCode="0.00E+00">
                        <c:v>1539.27</c:v>
                      </c:pt>
                      <c:pt idx="4747" formatCode="0.00E+00">
                        <c:v>1537.23</c:v>
                      </c:pt>
                      <c:pt idx="4748" formatCode="0.00E+00">
                        <c:v>1535.2</c:v>
                      </c:pt>
                      <c:pt idx="4749" formatCode="0.00E+00">
                        <c:v>1533.19</c:v>
                      </c:pt>
                      <c:pt idx="4750" formatCode="0.00E+00">
                        <c:v>1531.19</c:v>
                      </c:pt>
                      <c:pt idx="4751" formatCode="0.00E+00">
                        <c:v>1529.2</c:v>
                      </c:pt>
                      <c:pt idx="4752" formatCode="0.00E+00">
                        <c:v>1527.23</c:v>
                      </c:pt>
                      <c:pt idx="4753" formatCode="0.00E+00">
                        <c:v>1525.28</c:v>
                      </c:pt>
                      <c:pt idx="4754" formatCode="0.00E+00">
                        <c:v>1523.33</c:v>
                      </c:pt>
                      <c:pt idx="4755" formatCode="0.00E+00">
                        <c:v>1521.41</c:v>
                      </c:pt>
                      <c:pt idx="4756" formatCode="0.00E+00">
                        <c:v>1519.49</c:v>
                      </c:pt>
                      <c:pt idx="4757" formatCode="0.00E+00">
                        <c:v>1517.59</c:v>
                      </c:pt>
                      <c:pt idx="4758" formatCode="0.00E+00">
                        <c:v>1515.7</c:v>
                      </c:pt>
                      <c:pt idx="4759" formatCode="0.00E+00">
                        <c:v>1513.82</c:v>
                      </c:pt>
                      <c:pt idx="4760" formatCode="0.00E+00">
                        <c:v>1511.96</c:v>
                      </c:pt>
                      <c:pt idx="4761" formatCode="0.00E+00">
                        <c:v>1510.11</c:v>
                      </c:pt>
                      <c:pt idx="4762" formatCode="0.00E+00">
                        <c:v>1508.27</c:v>
                      </c:pt>
                      <c:pt idx="4763" formatCode="0.00E+00">
                        <c:v>1506.44</c:v>
                      </c:pt>
                      <c:pt idx="4764" formatCode="0.00E+00">
                        <c:v>1504.63</c:v>
                      </c:pt>
                      <c:pt idx="4765" formatCode="0.00E+00">
                        <c:v>1502.83</c:v>
                      </c:pt>
                      <c:pt idx="4766" formatCode="0.00E+00">
                        <c:v>1501.04</c:v>
                      </c:pt>
                      <c:pt idx="4767" formatCode="0.00E+00">
                        <c:v>1499.26</c:v>
                      </c:pt>
                      <c:pt idx="4768" formatCode="0.00E+00">
                        <c:v>1497.49</c:v>
                      </c:pt>
                      <c:pt idx="4769" formatCode="0.00E+00">
                        <c:v>1495.73</c:v>
                      </c:pt>
                      <c:pt idx="4770" formatCode="0.00E+00">
                        <c:v>1493.99</c:v>
                      </c:pt>
                      <c:pt idx="4771" formatCode="0.00E+00">
                        <c:v>1492.25</c:v>
                      </c:pt>
                      <c:pt idx="4772" formatCode="0.00E+00">
                        <c:v>1490.53</c:v>
                      </c:pt>
                      <c:pt idx="4773" formatCode="0.00E+00">
                        <c:v>1488.82</c:v>
                      </c:pt>
                      <c:pt idx="4774" formatCode="0.00E+00">
                        <c:v>1487.12</c:v>
                      </c:pt>
                      <c:pt idx="4775" formatCode="0.00E+00">
                        <c:v>1485.42</c:v>
                      </c:pt>
                      <c:pt idx="4776" formatCode="0.00E+00">
                        <c:v>1483.74</c:v>
                      </c:pt>
                      <c:pt idx="4777" formatCode="0.00E+00">
                        <c:v>1482.07</c:v>
                      </c:pt>
                      <c:pt idx="4778" formatCode="0.00E+00">
                        <c:v>1480.41</c:v>
                      </c:pt>
                      <c:pt idx="4779" formatCode="0.00E+00">
                        <c:v>1478.76</c:v>
                      </c:pt>
                      <c:pt idx="4780" formatCode="0.00E+00">
                        <c:v>1477.12</c:v>
                      </c:pt>
                      <c:pt idx="4781" formatCode="0.00E+00">
                        <c:v>1475.49</c:v>
                      </c:pt>
                      <c:pt idx="4782" formatCode="0.00E+00">
                        <c:v>1473.87</c:v>
                      </c:pt>
                      <c:pt idx="4783" formatCode="0.00E+00">
                        <c:v>1472.26</c:v>
                      </c:pt>
                      <c:pt idx="4784" formatCode="0.00E+00">
                        <c:v>1470.66</c:v>
                      </c:pt>
                      <c:pt idx="4785" formatCode="0.00E+00">
                        <c:v>1469.07</c:v>
                      </c:pt>
                      <c:pt idx="4786" formatCode="0.00E+00">
                        <c:v>1467.48</c:v>
                      </c:pt>
                      <c:pt idx="4787" formatCode="0.00E+00">
                        <c:v>1465.91</c:v>
                      </c:pt>
                      <c:pt idx="4788" formatCode="0.00E+00">
                        <c:v>1464.34</c:v>
                      </c:pt>
                      <c:pt idx="4789" formatCode="0.00E+00">
                        <c:v>1462.79</c:v>
                      </c:pt>
                      <c:pt idx="4790" formatCode="0.00E+00">
                        <c:v>1461.24</c:v>
                      </c:pt>
                      <c:pt idx="4791" formatCode="0.00E+00">
                        <c:v>1459.7</c:v>
                      </c:pt>
                      <c:pt idx="4792" formatCode="0.00E+00">
                        <c:v>1458.17</c:v>
                      </c:pt>
                      <c:pt idx="4793" formatCode="0.00E+00">
                        <c:v>1456.65</c:v>
                      </c:pt>
                      <c:pt idx="4794" formatCode="0.00E+00">
                        <c:v>1455.14</c:v>
                      </c:pt>
                      <c:pt idx="4795" formatCode="0.00E+00">
                        <c:v>1453.64</c:v>
                      </c:pt>
                      <c:pt idx="4796" formatCode="0.00E+00">
                        <c:v>1452.14</c:v>
                      </c:pt>
                      <c:pt idx="4797" formatCode="0.00E+00">
                        <c:v>1450.66</c:v>
                      </c:pt>
                      <c:pt idx="4798" formatCode="0.00E+00">
                        <c:v>1449.18</c:v>
                      </c:pt>
                      <c:pt idx="4799" formatCode="0.00E+00">
                        <c:v>1447.71</c:v>
                      </c:pt>
                      <c:pt idx="4800" formatCode="0.00E+00">
                        <c:v>1446.25</c:v>
                      </c:pt>
                      <c:pt idx="4801" formatCode="0.00E+00">
                        <c:v>1444.79</c:v>
                      </c:pt>
                      <c:pt idx="4802" formatCode="0.00E+00">
                        <c:v>1443.35</c:v>
                      </c:pt>
                      <c:pt idx="4803" formatCode="0.00E+00">
                        <c:v>1441.91</c:v>
                      </c:pt>
                      <c:pt idx="4804" formatCode="0.00E+00">
                        <c:v>1440.48</c:v>
                      </c:pt>
                      <c:pt idx="4805" formatCode="0.00E+00">
                        <c:v>1439.06</c:v>
                      </c:pt>
                      <c:pt idx="4806" formatCode="0.00E+00">
                        <c:v>1437.64</c:v>
                      </c:pt>
                      <c:pt idx="4807" formatCode="0.00E+00">
                        <c:v>1436.24</c:v>
                      </c:pt>
                      <c:pt idx="4808" formatCode="0.00E+00">
                        <c:v>1434.84</c:v>
                      </c:pt>
                      <c:pt idx="4809" formatCode="0.00E+00">
                        <c:v>1433.45</c:v>
                      </c:pt>
                      <c:pt idx="4810" formatCode="0.00E+00">
                        <c:v>1432.06</c:v>
                      </c:pt>
                      <c:pt idx="4811" formatCode="0.00E+00">
                        <c:v>1430.68</c:v>
                      </c:pt>
                      <c:pt idx="4812" formatCode="0.00E+00">
                        <c:v>1429.31</c:v>
                      </c:pt>
                      <c:pt idx="4813" formatCode="0.00E+00">
                        <c:v>1427.95</c:v>
                      </c:pt>
                      <c:pt idx="4814" formatCode="0.00E+00">
                        <c:v>1426.59</c:v>
                      </c:pt>
                      <c:pt idx="4815" formatCode="0.00E+00">
                        <c:v>1425.25</c:v>
                      </c:pt>
                      <c:pt idx="4816" formatCode="0.00E+00">
                        <c:v>1423.9</c:v>
                      </c:pt>
                      <c:pt idx="4817" formatCode="0.00E+00">
                        <c:v>1422.57</c:v>
                      </c:pt>
                      <c:pt idx="4818" formatCode="0.00E+00">
                        <c:v>1421.24</c:v>
                      </c:pt>
                      <c:pt idx="4819" formatCode="0.00E+00">
                        <c:v>1419.92</c:v>
                      </c:pt>
                      <c:pt idx="4820" formatCode="0.00E+00">
                        <c:v>1418.6</c:v>
                      </c:pt>
                      <c:pt idx="4821" formatCode="0.00E+00">
                        <c:v>1417.29</c:v>
                      </c:pt>
                      <c:pt idx="4822" formatCode="0.00E+00">
                        <c:v>1415.99</c:v>
                      </c:pt>
                      <c:pt idx="4823" formatCode="0.00E+00">
                        <c:v>1414.7</c:v>
                      </c:pt>
                      <c:pt idx="4824" formatCode="0.00E+00">
                        <c:v>1413.41</c:v>
                      </c:pt>
                      <c:pt idx="4825" formatCode="0.00E+00">
                        <c:v>1412.12</c:v>
                      </c:pt>
                      <c:pt idx="4826" formatCode="0.00E+00">
                        <c:v>1410.85</c:v>
                      </c:pt>
                      <c:pt idx="4827" formatCode="0.00E+00">
                        <c:v>1409.58</c:v>
                      </c:pt>
                      <c:pt idx="4828" formatCode="0.00E+00">
                        <c:v>1408.31</c:v>
                      </c:pt>
                      <c:pt idx="4829" formatCode="0.00E+00">
                        <c:v>1407.05</c:v>
                      </c:pt>
                      <c:pt idx="4830" formatCode="0.00E+00">
                        <c:v>1405.8</c:v>
                      </c:pt>
                      <c:pt idx="4831" formatCode="0.00E+00">
                        <c:v>1404.56</c:v>
                      </c:pt>
                      <c:pt idx="4832" formatCode="0.00E+00">
                        <c:v>1403.32</c:v>
                      </c:pt>
                      <c:pt idx="4833" formatCode="0.00E+00">
                        <c:v>1402.08</c:v>
                      </c:pt>
                      <c:pt idx="4834" formatCode="0.00E+00">
                        <c:v>1400.85</c:v>
                      </c:pt>
                      <c:pt idx="4835" formatCode="0.00E+00">
                        <c:v>1399.63</c:v>
                      </c:pt>
                      <c:pt idx="4836" formatCode="0.00E+00">
                        <c:v>1398.41</c:v>
                      </c:pt>
                      <c:pt idx="4837" formatCode="0.00E+00">
                        <c:v>1397.2</c:v>
                      </c:pt>
                      <c:pt idx="4838" formatCode="0.00E+00">
                        <c:v>1396</c:v>
                      </c:pt>
                      <c:pt idx="4839" formatCode="0.00E+00">
                        <c:v>1394.8</c:v>
                      </c:pt>
                      <c:pt idx="4840" formatCode="0.00E+00">
                        <c:v>1393.6</c:v>
                      </c:pt>
                      <c:pt idx="4841" formatCode="0.00E+00">
                        <c:v>1392.41</c:v>
                      </c:pt>
                      <c:pt idx="4842" formatCode="0.00E+00">
                        <c:v>1391.23</c:v>
                      </c:pt>
                      <c:pt idx="4843" formatCode="0.00E+00">
                        <c:v>1390.05</c:v>
                      </c:pt>
                      <c:pt idx="4844" formatCode="0.00E+00">
                        <c:v>1388.88</c:v>
                      </c:pt>
                      <c:pt idx="4845" formatCode="0.00E+00">
                        <c:v>1387.71</c:v>
                      </c:pt>
                      <c:pt idx="4846" formatCode="0.00E+00">
                        <c:v>1386.55</c:v>
                      </c:pt>
                      <c:pt idx="4847" formatCode="0.00E+00">
                        <c:v>1385.39</c:v>
                      </c:pt>
                      <c:pt idx="4848" formatCode="0.00E+00">
                        <c:v>1384.24</c:v>
                      </c:pt>
                      <c:pt idx="4849" formatCode="0.00E+00">
                        <c:v>1383.09</c:v>
                      </c:pt>
                      <c:pt idx="4850" formatCode="0.00E+00">
                        <c:v>1381.95</c:v>
                      </c:pt>
                      <c:pt idx="4851" formatCode="0.00E+00">
                        <c:v>1380.81</c:v>
                      </c:pt>
                      <c:pt idx="4852" formatCode="0.00E+00">
                        <c:v>1379.68</c:v>
                      </c:pt>
                      <c:pt idx="4853" formatCode="0.00E+00">
                        <c:v>1378.55</c:v>
                      </c:pt>
                      <c:pt idx="4854" formatCode="0.00E+00">
                        <c:v>1377.43</c:v>
                      </c:pt>
                      <c:pt idx="4855" formatCode="0.00E+00">
                        <c:v>1376.31</c:v>
                      </c:pt>
                      <c:pt idx="4856" formatCode="0.00E+00">
                        <c:v>1375.2</c:v>
                      </c:pt>
                      <c:pt idx="4857" formatCode="0.00E+00">
                        <c:v>1374.09</c:v>
                      </c:pt>
                      <c:pt idx="4858" formatCode="0.00E+00">
                        <c:v>1372.99</c:v>
                      </c:pt>
                      <c:pt idx="4859" formatCode="0.00E+00">
                        <c:v>1371.89</c:v>
                      </c:pt>
                      <c:pt idx="4860" formatCode="0.00E+00">
                        <c:v>1370.79</c:v>
                      </c:pt>
                      <c:pt idx="4861" formatCode="0.00E+00">
                        <c:v>1369.7</c:v>
                      </c:pt>
                      <c:pt idx="4862" formatCode="0.00E+00">
                        <c:v>1368.62</c:v>
                      </c:pt>
                      <c:pt idx="4863" formatCode="0.00E+00">
                        <c:v>1367.54</c:v>
                      </c:pt>
                      <c:pt idx="4864" formatCode="0.00E+00">
                        <c:v>1366.46</c:v>
                      </c:pt>
                      <c:pt idx="4865" formatCode="0.00E+00">
                        <c:v>1365.39</c:v>
                      </c:pt>
                      <c:pt idx="4866" formatCode="0.00E+00">
                        <c:v>1364.32</c:v>
                      </c:pt>
                      <c:pt idx="4867" formatCode="0.00E+00">
                        <c:v>1363.26</c:v>
                      </c:pt>
                      <c:pt idx="4868" formatCode="0.00E+00">
                        <c:v>1362.2</c:v>
                      </c:pt>
                      <c:pt idx="4869" formatCode="0.00E+00">
                        <c:v>1361.15</c:v>
                      </c:pt>
                      <c:pt idx="4870" formatCode="0.00E+00">
                        <c:v>1360.1</c:v>
                      </c:pt>
                      <c:pt idx="4871" formatCode="0.00E+00">
                        <c:v>1359.05</c:v>
                      </c:pt>
                      <c:pt idx="4872" formatCode="0.00E+00">
                        <c:v>1358.01</c:v>
                      </c:pt>
                      <c:pt idx="4873" formatCode="0.00E+00">
                        <c:v>1356.97</c:v>
                      </c:pt>
                      <c:pt idx="4874" formatCode="0.00E+00">
                        <c:v>1355.94</c:v>
                      </c:pt>
                      <c:pt idx="4875" formatCode="0.00E+00">
                        <c:v>1354.91</c:v>
                      </c:pt>
                      <c:pt idx="4876" formatCode="0.00E+00">
                        <c:v>1353.89</c:v>
                      </c:pt>
                      <c:pt idx="4877" formatCode="0.00E+00">
                        <c:v>1352.86</c:v>
                      </c:pt>
                      <c:pt idx="4878" formatCode="0.00E+00">
                        <c:v>1351.85</c:v>
                      </c:pt>
                      <c:pt idx="4879" formatCode="0.00E+00">
                        <c:v>1350.83</c:v>
                      </c:pt>
                      <c:pt idx="4880" formatCode="0.00E+00">
                        <c:v>1349.82</c:v>
                      </c:pt>
                      <c:pt idx="4881" formatCode="0.00E+00">
                        <c:v>1348.82</c:v>
                      </c:pt>
                      <c:pt idx="4882" formatCode="0.00E+00">
                        <c:v>1347.82</c:v>
                      </c:pt>
                      <c:pt idx="4883" formatCode="0.00E+00">
                        <c:v>1346.82</c:v>
                      </c:pt>
                      <c:pt idx="4884" formatCode="0.00E+00">
                        <c:v>1345.82</c:v>
                      </c:pt>
                      <c:pt idx="4885" formatCode="0.00E+00">
                        <c:v>1344.83</c:v>
                      </c:pt>
                      <c:pt idx="4886" formatCode="0.00E+00">
                        <c:v>1343.84</c:v>
                      </c:pt>
                      <c:pt idx="4887" formatCode="0.00E+00">
                        <c:v>1342.86</c:v>
                      </c:pt>
                      <c:pt idx="4888" formatCode="0.00E+00">
                        <c:v>1341.88</c:v>
                      </c:pt>
                      <c:pt idx="4889" formatCode="0.00E+00">
                        <c:v>1340.9</c:v>
                      </c:pt>
                      <c:pt idx="4890" formatCode="0.00E+00">
                        <c:v>1339.93</c:v>
                      </c:pt>
                      <c:pt idx="4891" formatCode="0.00E+00">
                        <c:v>1338.96</c:v>
                      </c:pt>
                      <c:pt idx="4892" formatCode="0.00E+00">
                        <c:v>1338</c:v>
                      </c:pt>
                      <c:pt idx="4893" formatCode="0.00E+00">
                        <c:v>1337.03</c:v>
                      </c:pt>
                      <c:pt idx="4894" formatCode="0.00E+00">
                        <c:v>1336.08</c:v>
                      </c:pt>
                      <c:pt idx="4895" formatCode="0.00E+00">
                        <c:v>1335.12</c:v>
                      </c:pt>
                      <c:pt idx="4896" formatCode="0.00E+00">
                        <c:v>1334.17</c:v>
                      </c:pt>
                      <c:pt idx="4897" formatCode="0.00E+00">
                        <c:v>1333.22</c:v>
                      </c:pt>
                      <c:pt idx="4898" formatCode="0.00E+00">
                        <c:v>1332.27</c:v>
                      </c:pt>
                      <c:pt idx="4899" formatCode="0.00E+00">
                        <c:v>1331.33</c:v>
                      </c:pt>
                      <c:pt idx="4900" formatCode="0.00E+00">
                        <c:v>1330.39</c:v>
                      </c:pt>
                      <c:pt idx="4901" formatCode="0.00E+00">
                        <c:v>1329.46</c:v>
                      </c:pt>
                      <c:pt idx="4902" formatCode="0.00E+00">
                        <c:v>1328.52</c:v>
                      </c:pt>
                      <c:pt idx="4903" formatCode="0.00E+00">
                        <c:v>1327.6</c:v>
                      </c:pt>
                      <c:pt idx="4904" formatCode="0.00E+00">
                        <c:v>1326.67</c:v>
                      </c:pt>
                      <c:pt idx="4905" formatCode="0.00E+00">
                        <c:v>1325.75</c:v>
                      </c:pt>
                      <c:pt idx="4906" formatCode="0.00E+00">
                        <c:v>1324.83</c:v>
                      </c:pt>
                      <c:pt idx="4907" formatCode="0.00E+00">
                        <c:v>1323.91</c:v>
                      </c:pt>
                      <c:pt idx="4908" formatCode="0.00E+00">
                        <c:v>1323</c:v>
                      </c:pt>
                      <c:pt idx="4909" formatCode="0.00E+00">
                        <c:v>1322.09</c:v>
                      </c:pt>
                      <c:pt idx="4910" formatCode="0.00E+00">
                        <c:v>1321.18</c:v>
                      </c:pt>
                      <c:pt idx="4911" formatCode="0.00E+00">
                        <c:v>1320.27</c:v>
                      </c:pt>
                      <c:pt idx="4912" formatCode="0.00E+00">
                        <c:v>1319.37</c:v>
                      </c:pt>
                      <c:pt idx="4913" formatCode="0.00E+00">
                        <c:v>1318.47</c:v>
                      </c:pt>
                      <c:pt idx="4914" formatCode="0.00E+00">
                        <c:v>1317.58</c:v>
                      </c:pt>
                      <c:pt idx="4915" formatCode="0.00E+00">
                        <c:v>1316.68</c:v>
                      </c:pt>
                      <c:pt idx="4916" formatCode="0.00E+00">
                        <c:v>1315.79</c:v>
                      </c:pt>
                      <c:pt idx="4917" formatCode="0.00E+00">
                        <c:v>1314.91</c:v>
                      </c:pt>
                      <c:pt idx="4918" formatCode="0.00E+00">
                        <c:v>1314.02</c:v>
                      </c:pt>
                      <c:pt idx="4919" formatCode="0.00E+00">
                        <c:v>1313.14</c:v>
                      </c:pt>
                      <c:pt idx="4920" formatCode="0.00E+00">
                        <c:v>1312.26</c:v>
                      </c:pt>
                      <c:pt idx="4921" formatCode="0.00E+00">
                        <c:v>1311.39</c:v>
                      </c:pt>
                      <c:pt idx="4922" formatCode="0.00E+00">
                        <c:v>1310.51</c:v>
                      </c:pt>
                      <c:pt idx="4923" formatCode="0.00E+00">
                        <c:v>1309.6400000000001</c:v>
                      </c:pt>
                      <c:pt idx="4924" formatCode="0.00E+00">
                        <c:v>1308.78</c:v>
                      </c:pt>
                      <c:pt idx="4925" formatCode="0.00E+00">
                        <c:v>1307.9100000000001</c:v>
                      </c:pt>
                      <c:pt idx="4926" formatCode="0.00E+00">
                        <c:v>1307.05</c:v>
                      </c:pt>
                      <c:pt idx="4927" formatCode="0.00E+00">
                        <c:v>1306.19</c:v>
                      </c:pt>
                      <c:pt idx="4928" formatCode="0.00E+00">
                        <c:v>1305.33</c:v>
                      </c:pt>
                      <c:pt idx="4929" formatCode="0.00E+00">
                        <c:v>1304.48</c:v>
                      </c:pt>
                      <c:pt idx="4930" formatCode="0.00E+00">
                        <c:v>1303.6300000000001</c:v>
                      </c:pt>
                      <c:pt idx="4931" formatCode="0.00E+00">
                        <c:v>1302.78</c:v>
                      </c:pt>
                      <c:pt idx="4932" formatCode="0.00E+00">
                        <c:v>1301.93</c:v>
                      </c:pt>
                      <c:pt idx="4933" formatCode="0.00E+00">
                        <c:v>1301.0899999999999</c:v>
                      </c:pt>
                      <c:pt idx="4934" formatCode="0.00E+00">
                        <c:v>1300.25</c:v>
                      </c:pt>
                      <c:pt idx="4935" formatCode="0.00E+00">
                        <c:v>1299.4100000000001</c:v>
                      </c:pt>
                      <c:pt idx="4936" formatCode="0.00E+00">
                        <c:v>1298.57</c:v>
                      </c:pt>
                      <c:pt idx="4937" formatCode="0.00E+00">
                        <c:v>1297.74</c:v>
                      </c:pt>
                      <c:pt idx="4938" formatCode="0.00E+00">
                        <c:v>1296.9000000000001</c:v>
                      </c:pt>
                      <c:pt idx="4939" formatCode="0.00E+00">
                        <c:v>1296.08</c:v>
                      </c:pt>
                      <c:pt idx="4940" formatCode="0.00E+00">
                        <c:v>1295.25</c:v>
                      </c:pt>
                      <c:pt idx="4941" formatCode="0.00E+00">
                        <c:v>1294.42</c:v>
                      </c:pt>
                      <c:pt idx="4942" formatCode="0.00E+00">
                        <c:v>1293.5999999999999</c:v>
                      </c:pt>
                      <c:pt idx="4943" formatCode="0.00E+00">
                        <c:v>1292.78</c:v>
                      </c:pt>
                      <c:pt idx="4944" formatCode="0.00E+00">
                        <c:v>1291.97</c:v>
                      </c:pt>
                      <c:pt idx="4945" formatCode="0.00E+00">
                        <c:v>1291.1500000000001</c:v>
                      </c:pt>
                      <c:pt idx="4946" formatCode="0.00E+00">
                        <c:v>1290.3399999999999</c:v>
                      </c:pt>
                      <c:pt idx="4947" formatCode="0.00E+00">
                        <c:v>1289.53</c:v>
                      </c:pt>
                      <c:pt idx="4948" formatCode="0.00E+00">
                        <c:v>1288.72</c:v>
                      </c:pt>
                      <c:pt idx="4949" formatCode="0.00E+00">
                        <c:v>1287.9100000000001</c:v>
                      </c:pt>
                      <c:pt idx="4950" formatCode="0.00E+00">
                        <c:v>1287.1099999999999</c:v>
                      </c:pt>
                      <c:pt idx="4951" formatCode="0.00E+00">
                        <c:v>1286.31</c:v>
                      </c:pt>
                      <c:pt idx="4952" formatCode="0.00E+00">
                        <c:v>1285.75</c:v>
                      </c:pt>
                      <c:pt idx="4953" formatCode="0.00E+00">
                        <c:v>1285.75</c:v>
                      </c:pt>
                      <c:pt idx="4954" formatCode="0.00E+00">
                        <c:v>1219.1600000000001</c:v>
                      </c:pt>
                      <c:pt idx="4955" formatCode="0.00E+00">
                        <c:v>1162.46</c:v>
                      </c:pt>
                      <c:pt idx="4956" formatCode="0.00E+00">
                        <c:v>1113.0899999999999</c:v>
                      </c:pt>
                      <c:pt idx="4957" formatCode="0.00E+00">
                        <c:v>1069.4100000000001</c:v>
                      </c:pt>
                      <c:pt idx="4958" formatCode="0.00E+00">
                        <c:v>1030.27</c:v>
                      </c:pt>
                      <c:pt idx="4959">
                        <c:v>994.85599999999999</c:v>
                      </c:pt>
                      <c:pt idx="4960">
                        <c:v>962.53399999999999</c:v>
                      </c:pt>
                      <c:pt idx="4961">
                        <c:v>932.91600000000005</c:v>
                      </c:pt>
                      <c:pt idx="4962">
                        <c:v>905.60599999999999</c:v>
                      </c:pt>
                      <c:pt idx="4963">
                        <c:v>880.27499999999998</c:v>
                      </c:pt>
                      <c:pt idx="4964">
                        <c:v>856.67499999999995</c:v>
                      </c:pt>
                      <c:pt idx="4965">
                        <c:v>834.60599999999999</c:v>
                      </c:pt>
                      <c:pt idx="4966">
                        <c:v>813.92100000000005</c:v>
                      </c:pt>
                      <c:pt idx="4967">
                        <c:v>794.49699999999996</c:v>
                      </c:pt>
                      <c:pt idx="4968">
                        <c:v>776.22799999999995</c:v>
                      </c:pt>
                      <c:pt idx="4969">
                        <c:v>759.02800000000002</c:v>
                      </c:pt>
                      <c:pt idx="4970">
                        <c:v>742.81500000000005</c:v>
                      </c:pt>
                      <c:pt idx="4971">
                        <c:v>727.51300000000003</c:v>
                      </c:pt>
                      <c:pt idx="4972">
                        <c:v>713.05499999999995</c:v>
                      </c:pt>
                      <c:pt idx="4973">
                        <c:v>699.38</c:v>
                      </c:pt>
                      <c:pt idx="4974">
                        <c:v>686.43700000000001</c:v>
                      </c:pt>
                      <c:pt idx="4975">
                        <c:v>674.17899999999997</c:v>
                      </c:pt>
                      <c:pt idx="4976">
                        <c:v>662.56700000000001</c:v>
                      </c:pt>
                      <c:pt idx="4977">
                        <c:v>651.55999999999995</c:v>
                      </c:pt>
                      <c:pt idx="4978">
                        <c:v>641.12099999999998</c:v>
                      </c:pt>
                      <c:pt idx="4979">
                        <c:v>631.21500000000003</c:v>
                      </c:pt>
                      <c:pt idx="4980">
                        <c:v>621.80899999999997</c:v>
                      </c:pt>
                      <c:pt idx="4981">
                        <c:v>612.875</c:v>
                      </c:pt>
                      <c:pt idx="4982">
                        <c:v>604.38499999999999</c:v>
                      </c:pt>
                      <c:pt idx="4983">
                        <c:v>596.31399999999996</c:v>
                      </c:pt>
                      <c:pt idx="4984">
                        <c:v>588.63599999999997</c:v>
                      </c:pt>
                      <c:pt idx="4985">
                        <c:v>581.33100000000002</c:v>
                      </c:pt>
                      <c:pt idx="4986">
                        <c:v>574.37699999999995</c:v>
                      </c:pt>
                      <c:pt idx="4987">
                        <c:v>567.75400000000002</c:v>
                      </c:pt>
                      <c:pt idx="4988">
                        <c:v>561.447</c:v>
                      </c:pt>
                      <c:pt idx="4989">
                        <c:v>555.43700000000001</c:v>
                      </c:pt>
                      <c:pt idx="4990">
                        <c:v>549.70799999999997</c:v>
                      </c:pt>
                      <c:pt idx="4991">
                        <c:v>544.245</c:v>
                      </c:pt>
                      <c:pt idx="4992">
                        <c:v>539.03200000000004</c:v>
                      </c:pt>
                      <c:pt idx="4993">
                        <c:v>534.05700000000002</c:v>
                      </c:pt>
                      <c:pt idx="4994">
                        <c:v>529.30700000000002</c:v>
                      </c:pt>
                      <c:pt idx="4995">
                        <c:v>524.77</c:v>
                      </c:pt>
                      <c:pt idx="4996">
                        <c:v>520.43499999999995</c:v>
                      </c:pt>
                      <c:pt idx="4997">
                        <c:v>516.29200000000003</c:v>
                      </c:pt>
                      <c:pt idx="4998">
                        <c:v>512.33199999999999</c:v>
                      </c:pt>
                      <c:pt idx="4999">
                        <c:v>508.548</c:v>
                      </c:pt>
                      <c:pt idx="5000">
                        <c:v>504.92899999999997</c:v>
                      </c:pt>
                      <c:pt idx="5001">
                        <c:v>501.46600000000001</c:v>
                      </c:pt>
                      <c:pt idx="5002">
                        <c:v>498.15199999999999</c:v>
                      </c:pt>
                      <c:pt idx="5003">
                        <c:v>494.97899999999998</c:v>
                      </c:pt>
                      <c:pt idx="5004">
                        <c:v>491.94</c:v>
                      </c:pt>
                      <c:pt idx="5005">
                        <c:v>489.02699999999999</c:v>
                      </c:pt>
                      <c:pt idx="5006">
                        <c:v>486.23500000000001</c:v>
                      </c:pt>
                      <c:pt idx="5007">
                        <c:v>483.55700000000002</c:v>
                      </c:pt>
                      <c:pt idx="5008">
                        <c:v>480.98899999999998</c:v>
                      </c:pt>
                      <c:pt idx="5009">
                        <c:v>478.524</c:v>
                      </c:pt>
                      <c:pt idx="5010">
                        <c:v>476.15800000000002</c:v>
                      </c:pt>
                      <c:pt idx="5011">
                        <c:v>473.88499999999999</c:v>
                      </c:pt>
                      <c:pt idx="5012">
                        <c:v>471.702</c:v>
                      </c:pt>
                      <c:pt idx="5013">
                        <c:v>469.60300000000001</c:v>
                      </c:pt>
                      <c:pt idx="5014">
                        <c:v>467.58600000000001</c:v>
                      </c:pt>
                      <c:pt idx="5015">
                        <c:v>465.64600000000002</c:v>
                      </c:pt>
                      <c:pt idx="5016">
                        <c:v>463.779</c:v>
                      </c:pt>
                      <c:pt idx="5017">
                        <c:v>461.98200000000003</c:v>
                      </c:pt>
                      <c:pt idx="5018">
                        <c:v>460.25</c:v>
                      </c:pt>
                      <c:pt idx="5019">
                        <c:v>458.584</c:v>
                      </c:pt>
                      <c:pt idx="5020">
                        <c:v>456.97800000000001</c:v>
                      </c:pt>
                      <c:pt idx="5021">
                        <c:v>455.43200000000002</c:v>
                      </c:pt>
                      <c:pt idx="5022">
                        <c:v>453.94299999999998</c:v>
                      </c:pt>
                      <c:pt idx="5023">
                        <c:v>452.50799999999998</c:v>
                      </c:pt>
                      <c:pt idx="5024">
                        <c:v>452.20699999999999</c:v>
                      </c:pt>
                      <c:pt idx="5025">
                        <c:v>452.20699999999999</c:v>
                      </c:pt>
                      <c:pt idx="5026">
                        <c:v>452.19299999999998</c:v>
                      </c:pt>
                      <c:pt idx="5027">
                        <c:v>452.17899999999997</c:v>
                      </c:pt>
                      <c:pt idx="5028">
                        <c:v>452.16399999999999</c:v>
                      </c:pt>
                      <c:pt idx="5029">
                        <c:v>452.15</c:v>
                      </c:pt>
                      <c:pt idx="5030">
                        <c:v>452.13600000000002</c:v>
                      </c:pt>
                      <c:pt idx="5031">
                        <c:v>452.12200000000001</c:v>
                      </c:pt>
                      <c:pt idx="5032">
                        <c:v>452.108</c:v>
                      </c:pt>
                      <c:pt idx="5033">
                        <c:v>452.09300000000002</c:v>
                      </c:pt>
                      <c:pt idx="5034">
                        <c:v>452.07900000000001</c:v>
                      </c:pt>
                      <c:pt idx="5035">
                        <c:v>452.065</c:v>
                      </c:pt>
                      <c:pt idx="5036">
                        <c:v>452.05099999999999</c:v>
                      </c:pt>
                      <c:pt idx="5037">
                        <c:v>452.03699999999998</c:v>
                      </c:pt>
                      <c:pt idx="5038">
                        <c:v>452.02300000000002</c:v>
                      </c:pt>
                      <c:pt idx="5039">
                        <c:v>452.00799999999998</c:v>
                      </c:pt>
                      <c:pt idx="5040">
                        <c:v>451.99400000000003</c:v>
                      </c:pt>
                      <c:pt idx="5041">
                        <c:v>451.98</c:v>
                      </c:pt>
                      <c:pt idx="5042">
                        <c:v>451.96600000000001</c:v>
                      </c:pt>
                      <c:pt idx="5043">
                        <c:v>451.952</c:v>
                      </c:pt>
                      <c:pt idx="5044">
                        <c:v>451.93799999999999</c:v>
                      </c:pt>
                      <c:pt idx="5045">
                        <c:v>451.92399999999998</c:v>
                      </c:pt>
                      <c:pt idx="5046">
                        <c:v>451.90899999999999</c:v>
                      </c:pt>
                      <c:pt idx="5047">
                        <c:v>451.89499999999998</c:v>
                      </c:pt>
                      <c:pt idx="5048">
                        <c:v>451.88099999999997</c:v>
                      </c:pt>
                      <c:pt idx="5049">
                        <c:v>451.86700000000002</c:v>
                      </c:pt>
                      <c:pt idx="5050">
                        <c:v>451.85300000000001</c:v>
                      </c:pt>
                      <c:pt idx="5051">
                        <c:v>451.839</c:v>
                      </c:pt>
                      <c:pt idx="5052">
                        <c:v>451.82499999999999</c:v>
                      </c:pt>
                      <c:pt idx="5053">
                        <c:v>451.81099999999998</c:v>
                      </c:pt>
                      <c:pt idx="5054">
                        <c:v>451.79700000000003</c:v>
                      </c:pt>
                      <c:pt idx="5055">
                        <c:v>451.78300000000002</c:v>
                      </c:pt>
                      <c:pt idx="5056">
                        <c:v>451.76799999999997</c:v>
                      </c:pt>
                      <c:pt idx="5057">
                        <c:v>451.75400000000002</c:v>
                      </c:pt>
                      <c:pt idx="5058">
                        <c:v>451.74</c:v>
                      </c:pt>
                      <c:pt idx="5059">
                        <c:v>451.726</c:v>
                      </c:pt>
                      <c:pt idx="5060">
                        <c:v>451.71199999999999</c:v>
                      </c:pt>
                      <c:pt idx="5061">
                        <c:v>451.69799999999998</c:v>
                      </c:pt>
                      <c:pt idx="5062">
                        <c:v>451.68400000000003</c:v>
                      </c:pt>
                      <c:pt idx="5063">
                        <c:v>451.67</c:v>
                      </c:pt>
                      <c:pt idx="5064">
                        <c:v>451.65600000000001</c:v>
                      </c:pt>
                      <c:pt idx="5065">
                        <c:v>451.642</c:v>
                      </c:pt>
                      <c:pt idx="5066">
                        <c:v>451.62799999999999</c:v>
                      </c:pt>
                      <c:pt idx="5067">
                        <c:v>451.61399999999998</c:v>
                      </c:pt>
                      <c:pt idx="5068">
                        <c:v>451.6</c:v>
                      </c:pt>
                      <c:pt idx="5069">
                        <c:v>451.58600000000001</c:v>
                      </c:pt>
                      <c:pt idx="5070">
                        <c:v>451.572</c:v>
                      </c:pt>
                      <c:pt idx="5071">
                        <c:v>451.55799999999999</c:v>
                      </c:pt>
                      <c:pt idx="5072">
                        <c:v>451.54399999999998</c:v>
                      </c:pt>
                      <c:pt idx="5073">
                        <c:v>451.53</c:v>
                      </c:pt>
                      <c:pt idx="5074">
                        <c:v>451.51600000000002</c:v>
                      </c:pt>
                      <c:pt idx="5075">
                        <c:v>451.50200000000001</c:v>
                      </c:pt>
                      <c:pt idx="5076">
                        <c:v>451.488</c:v>
                      </c:pt>
                      <c:pt idx="5077">
                        <c:v>451.47399999999999</c:v>
                      </c:pt>
                      <c:pt idx="5078">
                        <c:v>451.46</c:v>
                      </c:pt>
                      <c:pt idx="5079">
                        <c:v>451.44600000000003</c:v>
                      </c:pt>
                      <c:pt idx="5080">
                        <c:v>451.43200000000002</c:v>
                      </c:pt>
                      <c:pt idx="5081">
                        <c:v>451.41800000000001</c:v>
                      </c:pt>
                      <c:pt idx="5082">
                        <c:v>451.404</c:v>
                      </c:pt>
                      <c:pt idx="5083">
                        <c:v>451.39</c:v>
                      </c:pt>
                      <c:pt idx="5084">
                        <c:v>451.37700000000001</c:v>
                      </c:pt>
                      <c:pt idx="5085">
                        <c:v>451.363</c:v>
                      </c:pt>
                      <c:pt idx="5086">
                        <c:v>451.34899999999999</c:v>
                      </c:pt>
                      <c:pt idx="5087">
                        <c:v>451.33499999999998</c:v>
                      </c:pt>
                      <c:pt idx="5088">
                        <c:v>451.32100000000003</c:v>
                      </c:pt>
                      <c:pt idx="5089">
                        <c:v>451.30700000000002</c:v>
                      </c:pt>
                      <c:pt idx="5090">
                        <c:v>451.29300000000001</c:v>
                      </c:pt>
                      <c:pt idx="5091">
                        <c:v>451.279</c:v>
                      </c:pt>
                      <c:pt idx="5092">
                        <c:v>451.26499999999999</c:v>
                      </c:pt>
                      <c:pt idx="5093">
                        <c:v>451.25099999999998</c:v>
                      </c:pt>
                      <c:pt idx="5094">
                        <c:v>451.238</c:v>
                      </c:pt>
                      <c:pt idx="5095">
                        <c:v>451.22399999999999</c:v>
                      </c:pt>
                      <c:pt idx="5096">
                        <c:v>451.21</c:v>
                      </c:pt>
                      <c:pt idx="5097">
                        <c:v>451.19600000000003</c:v>
                      </c:pt>
                      <c:pt idx="5098">
                        <c:v>451.18200000000002</c:v>
                      </c:pt>
                      <c:pt idx="5099">
                        <c:v>451.16800000000001</c:v>
                      </c:pt>
                      <c:pt idx="5100">
                        <c:v>451.154</c:v>
                      </c:pt>
                      <c:pt idx="5101">
                        <c:v>451.14100000000002</c:v>
                      </c:pt>
                      <c:pt idx="5102">
                        <c:v>451.12700000000001</c:v>
                      </c:pt>
                      <c:pt idx="5103">
                        <c:v>451.113</c:v>
                      </c:pt>
                      <c:pt idx="5104">
                        <c:v>451.09899999999999</c:v>
                      </c:pt>
                      <c:pt idx="5105">
                        <c:v>451.08499999999998</c:v>
                      </c:pt>
                      <c:pt idx="5106">
                        <c:v>451.07100000000003</c:v>
                      </c:pt>
                      <c:pt idx="5107">
                        <c:v>451.05799999999999</c:v>
                      </c:pt>
                      <c:pt idx="5108">
                        <c:v>451.04399999999998</c:v>
                      </c:pt>
                      <c:pt idx="5109">
                        <c:v>451.03</c:v>
                      </c:pt>
                      <c:pt idx="5110">
                        <c:v>451.01600000000002</c:v>
                      </c:pt>
                      <c:pt idx="5111">
                        <c:v>451.00200000000001</c:v>
                      </c:pt>
                      <c:pt idx="5112">
                        <c:v>450.98899999999998</c:v>
                      </c:pt>
                      <c:pt idx="5113">
                        <c:v>450.97500000000002</c:v>
                      </c:pt>
                      <c:pt idx="5114">
                        <c:v>450.96100000000001</c:v>
                      </c:pt>
                      <c:pt idx="5115">
                        <c:v>450.947</c:v>
                      </c:pt>
                      <c:pt idx="5116">
                        <c:v>450.93400000000003</c:v>
                      </c:pt>
                      <c:pt idx="5117">
                        <c:v>450.92</c:v>
                      </c:pt>
                      <c:pt idx="5118">
                        <c:v>450.90600000000001</c:v>
                      </c:pt>
                      <c:pt idx="5119">
                        <c:v>450.892</c:v>
                      </c:pt>
                      <c:pt idx="5120">
                        <c:v>450.87900000000002</c:v>
                      </c:pt>
                      <c:pt idx="5121">
                        <c:v>450.86500000000001</c:v>
                      </c:pt>
                      <c:pt idx="5122">
                        <c:v>450.851</c:v>
                      </c:pt>
                      <c:pt idx="5123">
                        <c:v>450.83699999999999</c:v>
                      </c:pt>
                      <c:pt idx="5124">
                        <c:v>450.82400000000001</c:v>
                      </c:pt>
                      <c:pt idx="5125">
                        <c:v>450.81</c:v>
                      </c:pt>
                      <c:pt idx="5126">
                        <c:v>450.79599999999999</c:v>
                      </c:pt>
                      <c:pt idx="5127">
                        <c:v>450.78300000000002</c:v>
                      </c:pt>
                      <c:pt idx="5128">
                        <c:v>450.76900000000001</c:v>
                      </c:pt>
                      <c:pt idx="5129">
                        <c:v>450.755</c:v>
                      </c:pt>
                      <c:pt idx="5130">
                        <c:v>450.74200000000002</c:v>
                      </c:pt>
                      <c:pt idx="5131">
                        <c:v>450.72800000000001</c:v>
                      </c:pt>
                      <c:pt idx="5132">
                        <c:v>450.714</c:v>
                      </c:pt>
                      <c:pt idx="5133">
                        <c:v>450.70100000000002</c:v>
                      </c:pt>
                      <c:pt idx="5134">
                        <c:v>450.68700000000001</c:v>
                      </c:pt>
                      <c:pt idx="5135">
                        <c:v>450.673</c:v>
                      </c:pt>
                      <c:pt idx="5136">
                        <c:v>450.66</c:v>
                      </c:pt>
                      <c:pt idx="5137">
                        <c:v>450.64600000000002</c:v>
                      </c:pt>
                      <c:pt idx="5138">
                        <c:v>450.63200000000001</c:v>
                      </c:pt>
                      <c:pt idx="5139">
                        <c:v>450.61900000000003</c:v>
                      </c:pt>
                      <c:pt idx="5140">
                        <c:v>450.60500000000002</c:v>
                      </c:pt>
                      <c:pt idx="5141">
                        <c:v>450.59100000000001</c:v>
                      </c:pt>
                      <c:pt idx="5142">
                        <c:v>450.57799999999997</c:v>
                      </c:pt>
                      <c:pt idx="5143">
                        <c:v>450.56400000000002</c:v>
                      </c:pt>
                      <c:pt idx="5144">
                        <c:v>450.55</c:v>
                      </c:pt>
                      <c:pt idx="5145">
                        <c:v>450.53699999999998</c:v>
                      </c:pt>
                      <c:pt idx="5146">
                        <c:v>450.52300000000002</c:v>
                      </c:pt>
                      <c:pt idx="5147">
                        <c:v>450.51</c:v>
                      </c:pt>
                      <c:pt idx="5148">
                        <c:v>450.49599999999998</c:v>
                      </c:pt>
                      <c:pt idx="5149">
                        <c:v>450.48200000000003</c:v>
                      </c:pt>
                      <c:pt idx="5150">
                        <c:v>450.46899999999999</c:v>
                      </c:pt>
                      <c:pt idx="5151">
                        <c:v>450.45499999999998</c:v>
                      </c:pt>
                      <c:pt idx="5152">
                        <c:v>450.44200000000001</c:v>
                      </c:pt>
                      <c:pt idx="5153">
                        <c:v>450.428</c:v>
                      </c:pt>
                      <c:pt idx="5154">
                        <c:v>450.41500000000002</c:v>
                      </c:pt>
                      <c:pt idx="5155">
                        <c:v>450.40100000000001</c:v>
                      </c:pt>
                      <c:pt idx="5156">
                        <c:v>450.387</c:v>
                      </c:pt>
                      <c:pt idx="5157">
                        <c:v>450.37400000000002</c:v>
                      </c:pt>
                      <c:pt idx="5158">
                        <c:v>450.36</c:v>
                      </c:pt>
                      <c:pt idx="5159">
                        <c:v>450.34699999999998</c:v>
                      </c:pt>
                      <c:pt idx="5160">
                        <c:v>450.33300000000003</c:v>
                      </c:pt>
                      <c:pt idx="5161">
                        <c:v>450.32</c:v>
                      </c:pt>
                      <c:pt idx="5162">
                        <c:v>450.30599999999998</c:v>
                      </c:pt>
                      <c:pt idx="5163">
                        <c:v>450.29300000000001</c:v>
                      </c:pt>
                      <c:pt idx="5164">
                        <c:v>450.279</c:v>
                      </c:pt>
                      <c:pt idx="5165">
                        <c:v>450.26600000000002</c:v>
                      </c:pt>
                      <c:pt idx="5166">
                        <c:v>450.25200000000001</c:v>
                      </c:pt>
                      <c:pt idx="5167">
                        <c:v>450.23899999999998</c:v>
                      </c:pt>
                      <c:pt idx="5168">
                        <c:v>450.22500000000002</c:v>
                      </c:pt>
                      <c:pt idx="5169">
                        <c:v>450.21199999999999</c:v>
                      </c:pt>
                      <c:pt idx="5170">
                        <c:v>450.19799999999998</c:v>
                      </c:pt>
                      <c:pt idx="5171">
                        <c:v>450.185</c:v>
                      </c:pt>
                      <c:pt idx="5172">
                        <c:v>450.17099999999999</c:v>
                      </c:pt>
                      <c:pt idx="5173">
                        <c:v>450.15800000000002</c:v>
                      </c:pt>
                      <c:pt idx="5174">
                        <c:v>450.14400000000001</c:v>
                      </c:pt>
                      <c:pt idx="5175">
                        <c:v>450.13099999999997</c:v>
                      </c:pt>
                      <c:pt idx="5176">
                        <c:v>450.11700000000002</c:v>
                      </c:pt>
                      <c:pt idx="5177">
                        <c:v>450.10399999999998</c:v>
                      </c:pt>
                      <c:pt idx="5178">
                        <c:v>450.09100000000001</c:v>
                      </c:pt>
                      <c:pt idx="5179">
                        <c:v>450.077</c:v>
                      </c:pt>
                      <c:pt idx="5180">
                        <c:v>450.06400000000002</c:v>
                      </c:pt>
                      <c:pt idx="5181">
                        <c:v>450.05</c:v>
                      </c:pt>
                      <c:pt idx="5182">
                        <c:v>450.03699999999998</c:v>
                      </c:pt>
                      <c:pt idx="5183">
                        <c:v>450.02300000000002</c:v>
                      </c:pt>
                      <c:pt idx="5184">
                        <c:v>450.01</c:v>
                      </c:pt>
                      <c:pt idx="5185">
                        <c:v>449.99700000000001</c:v>
                      </c:pt>
                      <c:pt idx="5186">
                        <c:v>449.983</c:v>
                      </c:pt>
                      <c:pt idx="5187">
                        <c:v>449.97</c:v>
                      </c:pt>
                      <c:pt idx="5188">
                        <c:v>449.95600000000002</c:v>
                      </c:pt>
                      <c:pt idx="5189">
                        <c:v>449.94299999999998</c:v>
                      </c:pt>
                      <c:pt idx="5190">
                        <c:v>449.93</c:v>
                      </c:pt>
                      <c:pt idx="5191">
                        <c:v>449.916</c:v>
                      </c:pt>
                      <c:pt idx="5192">
                        <c:v>449.90300000000002</c:v>
                      </c:pt>
                      <c:pt idx="5193">
                        <c:v>449.88900000000001</c:v>
                      </c:pt>
                      <c:pt idx="5194">
                        <c:v>449.87599999999998</c:v>
                      </c:pt>
                      <c:pt idx="5195">
                        <c:v>449.863</c:v>
                      </c:pt>
                      <c:pt idx="5196">
                        <c:v>449.84899999999999</c:v>
                      </c:pt>
                      <c:pt idx="5197">
                        <c:v>449.83600000000001</c:v>
                      </c:pt>
                      <c:pt idx="5198">
                        <c:v>449.82299999999998</c:v>
                      </c:pt>
                      <c:pt idx="5199">
                        <c:v>449.80900000000003</c:v>
                      </c:pt>
                      <c:pt idx="5200">
                        <c:v>449.79599999999999</c:v>
                      </c:pt>
                      <c:pt idx="5201">
                        <c:v>449.78300000000002</c:v>
                      </c:pt>
                      <c:pt idx="5202">
                        <c:v>449.76900000000001</c:v>
                      </c:pt>
                      <c:pt idx="5203">
                        <c:v>449.75599999999997</c:v>
                      </c:pt>
                      <c:pt idx="5204">
                        <c:v>449.74299999999999</c:v>
                      </c:pt>
                      <c:pt idx="5205">
                        <c:v>449.72899999999998</c:v>
                      </c:pt>
                      <c:pt idx="5206">
                        <c:v>449.71600000000001</c:v>
                      </c:pt>
                      <c:pt idx="5207">
                        <c:v>449.70299999999997</c:v>
                      </c:pt>
                      <c:pt idx="5208">
                        <c:v>449.69</c:v>
                      </c:pt>
                      <c:pt idx="5209">
                        <c:v>449.67599999999999</c:v>
                      </c:pt>
                      <c:pt idx="5210">
                        <c:v>449.66300000000001</c:v>
                      </c:pt>
                      <c:pt idx="5211">
                        <c:v>449.65</c:v>
                      </c:pt>
                      <c:pt idx="5212">
                        <c:v>449.63600000000002</c:v>
                      </c:pt>
                      <c:pt idx="5213">
                        <c:v>449.62299999999999</c:v>
                      </c:pt>
                      <c:pt idx="5214">
                        <c:v>449.61</c:v>
                      </c:pt>
                      <c:pt idx="5215">
                        <c:v>449.59699999999998</c:v>
                      </c:pt>
                      <c:pt idx="5216">
                        <c:v>449.58300000000003</c:v>
                      </c:pt>
                      <c:pt idx="5217">
                        <c:v>449.57</c:v>
                      </c:pt>
                      <c:pt idx="5218">
                        <c:v>449.55700000000002</c:v>
                      </c:pt>
                      <c:pt idx="5219">
                        <c:v>449.54399999999998</c:v>
                      </c:pt>
                      <c:pt idx="5220">
                        <c:v>449.53</c:v>
                      </c:pt>
                      <c:pt idx="5221">
                        <c:v>449.517</c:v>
                      </c:pt>
                      <c:pt idx="5222">
                        <c:v>449.50400000000002</c:v>
                      </c:pt>
                      <c:pt idx="5223">
                        <c:v>449.49099999999999</c:v>
                      </c:pt>
                      <c:pt idx="5224">
                        <c:v>449.47800000000001</c:v>
                      </c:pt>
                      <c:pt idx="5225">
                        <c:v>449.464</c:v>
                      </c:pt>
                      <c:pt idx="5226">
                        <c:v>449.45100000000002</c:v>
                      </c:pt>
                      <c:pt idx="5227">
                        <c:v>449.43799999999999</c:v>
                      </c:pt>
                      <c:pt idx="5228">
                        <c:v>449.42500000000001</c:v>
                      </c:pt>
                      <c:pt idx="5229">
                        <c:v>449.41199999999998</c:v>
                      </c:pt>
                      <c:pt idx="5230">
                        <c:v>449.39800000000002</c:v>
                      </c:pt>
                      <c:pt idx="5231">
                        <c:v>449.38499999999999</c:v>
                      </c:pt>
                      <c:pt idx="5232">
                        <c:v>449.37200000000001</c:v>
                      </c:pt>
                      <c:pt idx="5233">
                        <c:v>449.35899999999998</c:v>
                      </c:pt>
                      <c:pt idx="5234">
                        <c:v>449.346</c:v>
                      </c:pt>
                      <c:pt idx="5235">
                        <c:v>449.33199999999999</c:v>
                      </c:pt>
                      <c:pt idx="5236">
                        <c:v>449.31900000000002</c:v>
                      </c:pt>
                      <c:pt idx="5237">
                        <c:v>449.30599999999998</c:v>
                      </c:pt>
                      <c:pt idx="5238">
                        <c:v>449.29300000000001</c:v>
                      </c:pt>
                      <c:pt idx="5239">
                        <c:v>449.28</c:v>
                      </c:pt>
                      <c:pt idx="5240">
                        <c:v>449.267</c:v>
                      </c:pt>
                      <c:pt idx="5241">
                        <c:v>449.25400000000002</c:v>
                      </c:pt>
                      <c:pt idx="5242">
                        <c:v>449.24099999999999</c:v>
                      </c:pt>
                      <c:pt idx="5243">
                        <c:v>449.22699999999998</c:v>
                      </c:pt>
                      <c:pt idx="5244">
                        <c:v>449.214</c:v>
                      </c:pt>
                      <c:pt idx="5245">
                        <c:v>449.20100000000002</c:v>
                      </c:pt>
                      <c:pt idx="5246">
                        <c:v>449.18799999999999</c:v>
                      </c:pt>
                      <c:pt idx="5247">
                        <c:v>449.17500000000001</c:v>
                      </c:pt>
                      <c:pt idx="5248">
                        <c:v>449.16199999999998</c:v>
                      </c:pt>
                      <c:pt idx="5249">
                        <c:v>449.149</c:v>
                      </c:pt>
                      <c:pt idx="5250">
                        <c:v>449.13600000000002</c:v>
                      </c:pt>
                      <c:pt idx="5251">
                        <c:v>449.12299999999999</c:v>
                      </c:pt>
                      <c:pt idx="5252">
                        <c:v>449.11</c:v>
                      </c:pt>
                      <c:pt idx="5253">
                        <c:v>449.09699999999998</c:v>
                      </c:pt>
                      <c:pt idx="5254">
                        <c:v>449.084</c:v>
                      </c:pt>
                      <c:pt idx="5255">
                        <c:v>449.07100000000003</c:v>
                      </c:pt>
                      <c:pt idx="5256">
                        <c:v>449.05799999999999</c:v>
                      </c:pt>
                      <c:pt idx="5257">
                        <c:v>449.04500000000002</c:v>
                      </c:pt>
                      <c:pt idx="5258">
                        <c:v>449.03199999999998</c:v>
                      </c:pt>
                      <c:pt idx="5259">
                        <c:v>449.02</c:v>
                      </c:pt>
                      <c:pt idx="5260">
                        <c:v>449.00700000000001</c:v>
                      </c:pt>
                      <c:pt idx="5261">
                        <c:v>448.995</c:v>
                      </c:pt>
                      <c:pt idx="5262">
                        <c:v>448.983</c:v>
                      </c:pt>
                      <c:pt idx="5263">
                        <c:v>448.971</c:v>
                      </c:pt>
                      <c:pt idx="5264">
                        <c:v>448.959</c:v>
                      </c:pt>
                      <c:pt idx="5265">
                        <c:v>448.94799999999998</c:v>
                      </c:pt>
                      <c:pt idx="5266">
                        <c:v>448.93700000000001</c:v>
                      </c:pt>
                      <c:pt idx="5267">
                        <c:v>448.92700000000002</c:v>
                      </c:pt>
                      <c:pt idx="5268">
                        <c:v>448.91800000000001</c:v>
                      </c:pt>
                      <c:pt idx="5269">
                        <c:v>448.91</c:v>
                      </c:pt>
                      <c:pt idx="5270">
                        <c:v>448.90499999999997</c:v>
                      </c:pt>
                      <c:pt idx="5271">
                        <c:v>448.90199999999999</c:v>
                      </c:pt>
                      <c:pt idx="5272">
                        <c:v>448.90199999999999</c:v>
                      </c:pt>
                      <c:pt idx="5273">
                        <c:v>448.904</c:v>
                      </c:pt>
                      <c:pt idx="5274">
                        <c:v>448.90899999999999</c:v>
                      </c:pt>
                      <c:pt idx="5275">
                        <c:v>448.91800000000001</c:v>
                      </c:pt>
                      <c:pt idx="5276">
                        <c:v>448.93099999999998</c:v>
                      </c:pt>
                      <c:pt idx="5277">
                        <c:v>448.94299999999998</c:v>
                      </c:pt>
                      <c:pt idx="5278">
                        <c:v>448.94900000000001</c:v>
                      </c:pt>
                      <c:pt idx="5279">
                        <c:v>448.95</c:v>
                      </c:pt>
                      <c:pt idx="5280">
                        <c:v>448.94799999999998</c:v>
                      </c:pt>
                      <c:pt idx="5281">
                        <c:v>448.94499999999999</c:v>
                      </c:pt>
                      <c:pt idx="5282">
                        <c:v>448.94099999999997</c:v>
                      </c:pt>
                      <c:pt idx="5283">
                        <c:v>448.93700000000001</c:v>
                      </c:pt>
                      <c:pt idx="5284">
                        <c:v>448.93700000000001</c:v>
                      </c:pt>
                      <c:pt idx="5285">
                        <c:v>448.94200000000001</c:v>
                      </c:pt>
                      <c:pt idx="5286">
                        <c:v>448.95600000000002</c:v>
                      </c:pt>
                      <c:pt idx="5287">
                        <c:v>448.97899999999998</c:v>
                      </c:pt>
                      <c:pt idx="5288">
                        <c:v>449.01400000000001</c:v>
                      </c:pt>
                      <c:pt idx="5289">
                        <c:v>449.07</c:v>
                      </c:pt>
                      <c:pt idx="5290">
                        <c:v>449.16500000000002</c:v>
                      </c:pt>
                      <c:pt idx="5291">
                        <c:v>449.30200000000002</c:v>
                      </c:pt>
                      <c:pt idx="5292">
                        <c:v>449.483</c:v>
                      </c:pt>
                      <c:pt idx="5293">
                        <c:v>449.70400000000001</c:v>
                      </c:pt>
                      <c:pt idx="5294">
                        <c:v>449.96300000000002</c:v>
                      </c:pt>
                      <c:pt idx="5295">
                        <c:v>450.25700000000001</c:v>
                      </c:pt>
                      <c:pt idx="5296">
                        <c:v>450.58199999999999</c:v>
                      </c:pt>
                      <c:pt idx="5297">
                        <c:v>450.93299999999999</c:v>
                      </c:pt>
                      <c:pt idx="5298">
                        <c:v>451.30700000000002</c:v>
                      </c:pt>
                      <c:pt idx="5299">
                        <c:v>451.67899999999997</c:v>
                      </c:pt>
                      <c:pt idx="5300">
                        <c:v>452.00799999999998</c:v>
                      </c:pt>
                      <c:pt idx="5301">
                        <c:v>452.28</c:v>
                      </c:pt>
                      <c:pt idx="5302">
                        <c:v>452.49099999999999</c:v>
                      </c:pt>
                      <c:pt idx="5303">
                        <c:v>452.64699999999999</c:v>
                      </c:pt>
                      <c:pt idx="5304">
                        <c:v>452.75900000000001</c:v>
                      </c:pt>
                      <c:pt idx="5305">
                        <c:v>452.83800000000002</c:v>
                      </c:pt>
                      <c:pt idx="5306">
                        <c:v>452.89499999999998</c:v>
                      </c:pt>
                      <c:pt idx="5307">
                        <c:v>452.93900000000002</c:v>
                      </c:pt>
                      <c:pt idx="5308">
                        <c:v>452.97800000000001</c:v>
                      </c:pt>
                      <c:pt idx="5309">
                        <c:v>453.03199999999998</c:v>
                      </c:pt>
                      <c:pt idx="5310">
                        <c:v>453.13299999999998</c:v>
                      </c:pt>
                      <c:pt idx="5311">
                        <c:v>453.30700000000002</c:v>
                      </c:pt>
                      <c:pt idx="5312">
                        <c:v>453.57</c:v>
                      </c:pt>
                      <c:pt idx="5313">
                        <c:v>453.93400000000003</c:v>
                      </c:pt>
                      <c:pt idx="5314">
                        <c:v>454.47699999999998</c:v>
                      </c:pt>
                      <c:pt idx="5315">
                        <c:v>455.34100000000001</c:v>
                      </c:pt>
                      <c:pt idx="5316">
                        <c:v>456.57799999999997</c:v>
                      </c:pt>
                      <c:pt idx="5317">
                        <c:v>458.19</c:v>
                      </c:pt>
                      <c:pt idx="5318">
                        <c:v>460.15300000000002</c:v>
                      </c:pt>
                      <c:pt idx="5319">
                        <c:v>462.435</c:v>
                      </c:pt>
                      <c:pt idx="5320">
                        <c:v>465.00599999999997</c:v>
                      </c:pt>
                      <c:pt idx="5321">
                        <c:v>467.83100000000002</c:v>
                      </c:pt>
                      <c:pt idx="5322">
                        <c:v>470.87099999999998</c:v>
                      </c:pt>
                      <c:pt idx="5323">
                        <c:v>474.09</c:v>
                      </c:pt>
                      <c:pt idx="5324">
                        <c:v>477.29199999999997</c:v>
                      </c:pt>
                      <c:pt idx="5325">
                        <c:v>480.10899999999998</c:v>
                      </c:pt>
                      <c:pt idx="5326">
                        <c:v>482.39600000000002</c:v>
                      </c:pt>
                      <c:pt idx="5327">
                        <c:v>484.13299999999998</c:v>
                      </c:pt>
                      <c:pt idx="5328">
                        <c:v>485.35899999999998</c:v>
                      </c:pt>
                      <c:pt idx="5329">
                        <c:v>486.15300000000002</c:v>
                      </c:pt>
                      <c:pt idx="5330">
                        <c:v>486.60199999999998</c:v>
                      </c:pt>
                      <c:pt idx="5331">
                        <c:v>486.78399999999999</c:v>
                      </c:pt>
                      <c:pt idx="5332">
                        <c:v>486.76100000000002</c:v>
                      </c:pt>
                      <c:pt idx="5333">
                        <c:v>486.58300000000003</c:v>
                      </c:pt>
                      <c:pt idx="5334">
                        <c:v>486.36599999999999</c:v>
                      </c:pt>
                      <c:pt idx="5335">
                        <c:v>486.334</c:v>
                      </c:pt>
                      <c:pt idx="5336">
                        <c:v>486.62700000000001</c:v>
                      </c:pt>
                      <c:pt idx="5337">
                        <c:v>487.32600000000002</c:v>
                      </c:pt>
                      <c:pt idx="5338">
                        <c:v>488.47500000000002</c:v>
                      </c:pt>
                      <c:pt idx="5339">
                        <c:v>490.36700000000002</c:v>
                      </c:pt>
                      <c:pt idx="5340">
                        <c:v>493.69600000000003</c:v>
                      </c:pt>
                      <c:pt idx="5341">
                        <c:v>498.99799999999999</c:v>
                      </c:pt>
                      <c:pt idx="5342">
                        <c:v>507.14299999999997</c:v>
                      </c:pt>
                      <c:pt idx="5343">
                        <c:v>517.92399999999998</c:v>
                      </c:pt>
                      <c:pt idx="5344">
                        <c:v>531.51499999999999</c:v>
                      </c:pt>
                      <c:pt idx="5345">
                        <c:v>545.58399999999995</c:v>
                      </c:pt>
                      <c:pt idx="5346">
                        <c:v>558.08199999999999</c:v>
                      </c:pt>
                      <c:pt idx="5347">
                        <c:v>568.22199999999998</c:v>
                      </c:pt>
                      <c:pt idx="5348">
                        <c:v>575.875</c:v>
                      </c:pt>
                      <c:pt idx="5349">
                        <c:v>581.24699999999996</c:v>
                      </c:pt>
                      <c:pt idx="5350">
                        <c:v>584.70899999999995</c:v>
                      </c:pt>
                      <c:pt idx="5351">
                        <c:v>586.55200000000002</c:v>
                      </c:pt>
                      <c:pt idx="5352">
                        <c:v>587.01599999999996</c:v>
                      </c:pt>
                      <c:pt idx="5353">
                        <c:v>586.30600000000004</c:v>
                      </c:pt>
                      <c:pt idx="5354">
                        <c:v>584.81200000000001</c:v>
                      </c:pt>
                      <c:pt idx="5355">
                        <c:v>583.41899999999998</c:v>
                      </c:pt>
                      <c:pt idx="5356">
                        <c:v>582.61500000000001</c:v>
                      </c:pt>
                      <c:pt idx="5357">
                        <c:v>582.63</c:v>
                      </c:pt>
                      <c:pt idx="5358">
                        <c:v>583.447</c:v>
                      </c:pt>
                      <c:pt idx="5359">
                        <c:v>585.34500000000003</c:v>
                      </c:pt>
                      <c:pt idx="5360">
                        <c:v>589.524</c:v>
                      </c:pt>
                      <c:pt idx="5361">
                        <c:v>596.49199999999996</c:v>
                      </c:pt>
                      <c:pt idx="5362">
                        <c:v>606.27499999999998</c:v>
                      </c:pt>
                      <c:pt idx="5363">
                        <c:v>617.649</c:v>
                      </c:pt>
                      <c:pt idx="5364">
                        <c:v>630.88699999999994</c:v>
                      </c:pt>
                      <c:pt idx="5365">
                        <c:v>646.07000000000005</c:v>
                      </c:pt>
                      <c:pt idx="5366">
                        <c:v>663.05</c:v>
                      </c:pt>
                      <c:pt idx="5367">
                        <c:v>681.58199999999999</c:v>
                      </c:pt>
                      <c:pt idx="5368">
                        <c:v>689.95500000000004</c:v>
                      </c:pt>
                      <c:pt idx="5369">
                        <c:v>702.67399999999998</c:v>
                      </c:pt>
                      <c:pt idx="5370">
                        <c:v>715.21</c:v>
                      </c:pt>
                      <c:pt idx="5371">
                        <c:v>725.54899999999998</c:v>
                      </c:pt>
                      <c:pt idx="5372">
                        <c:v>733.15200000000004</c:v>
                      </c:pt>
                      <c:pt idx="5373">
                        <c:v>604.69100000000003</c:v>
                      </c:pt>
                      <c:pt idx="5374">
                        <c:v>617.02499999999998</c:v>
                      </c:pt>
                      <c:pt idx="5375">
                        <c:v>627.53099999999995</c:v>
                      </c:pt>
                      <c:pt idx="5376">
                        <c:v>636.97699999999998</c:v>
                      </c:pt>
                      <c:pt idx="5377">
                        <c:v>646.10599999999999</c:v>
                      </c:pt>
                      <c:pt idx="5378">
                        <c:v>573.95000000000005</c:v>
                      </c:pt>
                      <c:pt idx="5379">
                        <c:v>587.69200000000001</c:v>
                      </c:pt>
                      <c:pt idx="5380">
                        <c:v>602.88800000000003</c:v>
                      </c:pt>
                      <c:pt idx="5381">
                        <c:v>620.88699999999994</c:v>
                      </c:pt>
                      <c:pt idx="5382">
                        <c:v>642.44600000000003</c:v>
                      </c:pt>
                      <c:pt idx="5383">
                        <c:v>660.71500000000003</c:v>
                      </c:pt>
                      <c:pt idx="5384">
                        <c:v>685.53399999999999</c:v>
                      </c:pt>
                      <c:pt idx="5385">
                        <c:v>718.99400000000003</c:v>
                      </c:pt>
                      <c:pt idx="5386">
                        <c:v>761.66</c:v>
                      </c:pt>
                      <c:pt idx="5387">
                        <c:v>812.22500000000002</c:v>
                      </c:pt>
                      <c:pt idx="5388">
                        <c:v>869.38900000000001</c:v>
                      </c:pt>
                      <c:pt idx="5389">
                        <c:v>931.89800000000002</c:v>
                      </c:pt>
                      <c:pt idx="5390">
                        <c:v>997.36099999999999</c:v>
                      </c:pt>
                      <c:pt idx="5391" formatCode="0.00E+00">
                        <c:v>1063.19</c:v>
                      </c:pt>
                      <c:pt idx="5392" formatCode="0.00E+00">
                        <c:v>1127.82</c:v>
                      </c:pt>
                      <c:pt idx="5393" formatCode="0.00E+00">
                        <c:v>1192.25</c:v>
                      </c:pt>
                      <c:pt idx="5394" formatCode="0.00E+00">
                        <c:v>1253.44</c:v>
                      </c:pt>
                      <c:pt idx="5395" formatCode="0.00E+00">
                        <c:v>1302.48</c:v>
                      </c:pt>
                      <c:pt idx="5396" formatCode="0.00E+00">
                        <c:v>1337.51</c:v>
                      </c:pt>
                      <c:pt idx="5397" formatCode="0.00E+00">
                        <c:v>1361.32</c:v>
                      </c:pt>
                      <c:pt idx="5398" formatCode="0.00E+00">
                        <c:v>1376.53</c:v>
                      </c:pt>
                      <c:pt idx="5399" formatCode="0.00E+00">
                        <c:v>1386.08</c:v>
                      </c:pt>
                      <c:pt idx="5400" formatCode="0.00E+00">
                        <c:v>1392.62</c:v>
                      </c:pt>
                      <c:pt idx="5401" formatCode="0.00E+00">
                        <c:v>1396.66</c:v>
                      </c:pt>
                      <c:pt idx="5402" formatCode="0.00E+00">
                        <c:v>1398.47</c:v>
                      </c:pt>
                      <c:pt idx="5403" formatCode="0.00E+00">
                        <c:v>1398.21</c:v>
                      </c:pt>
                      <c:pt idx="5404" formatCode="0.00E+00">
                        <c:v>1397.23</c:v>
                      </c:pt>
                      <c:pt idx="5405" formatCode="0.00E+00">
                        <c:v>1399.33</c:v>
                      </c:pt>
                      <c:pt idx="5406" formatCode="0.00E+00">
                        <c:v>1405.11</c:v>
                      </c:pt>
                      <c:pt idx="5407" formatCode="0.00E+00">
                        <c:v>1413.95</c:v>
                      </c:pt>
                      <c:pt idx="5408" formatCode="0.00E+00">
                        <c:v>1424.96</c:v>
                      </c:pt>
                      <c:pt idx="5409" formatCode="0.00E+00">
                        <c:v>1437.95</c:v>
                      </c:pt>
                      <c:pt idx="5410" formatCode="0.00E+00">
                        <c:v>1454.91</c:v>
                      </c:pt>
                      <c:pt idx="5411" formatCode="0.00E+00">
                        <c:v>1475.64</c:v>
                      </c:pt>
                      <c:pt idx="5412" formatCode="0.00E+00">
                        <c:v>1499.13</c:v>
                      </c:pt>
                      <c:pt idx="5413" formatCode="0.00E+00">
                        <c:v>1524.26</c:v>
                      </c:pt>
                      <c:pt idx="5414" formatCode="0.00E+00">
                        <c:v>1550.23</c:v>
                      </c:pt>
                      <c:pt idx="5415" formatCode="0.00E+00">
                        <c:v>1576.32</c:v>
                      </c:pt>
                      <c:pt idx="5416" formatCode="0.00E+00">
                        <c:v>1601.79</c:v>
                      </c:pt>
                      <c:pt idx="5417" formatCode="0.00E+00">
                        <c:v>1626.45</c:v>
                      </c:pt>
                      <c:pt idx="5418" formatCode="0.00E+00">
                        <c:v>1650.09</c:v>
                      </c:pt>
                      <c:pt idx="5419" formatCode="0.00E+00">
                        <c:v>1671.81</c:v>
                      </c:pt>
                      <c:pt idx="5420" formatCode="0.00E+00">
                        <c:v>1686.91</c:v>
                      </c:pt>
                      <c:pt idx="5421" formatCode="0.00E+00">
                        <c:v>1695.72</c:v>
                      </c:pt>
                      <c:pt idx="5422" formatCode="0.00E+00">
                        <c:v>1700.15</c:v>
                      </c:pt>
                      <c:pt idx="5423" formatCode="0.00E+00">
                        <c:v>1701.82</c:v>
                      </c:pt>
                      <c:pt idx="5424" formatCode="0.00E+00">
                        <c:v>1701.78</c:v>
                      </c:pt>
                      <c:pt idx="5425" formatCode="0.00E+00">
                        <c:v>1700.58</c:v>
                      </c:pt>
                      <c:pt idx="5426" formatCode="0.00E+00">
                        <c:v>1698.23</c:v>
                      </c:pt>
                      <c:pt idx="5427" formatCode="0.00E+00">
                        <c:v>1694.8</c:v>
                      </c:pt>
                      <c:pt idx="5428" formatCode="0.00E+00">
                        <c:v>1690.45</c:v>
                      </c:pt>
                      <c:pt idx="5429" formatCode="0.00E+00">
                        <c:v>1685.86</c:v>
                      </c:pt>
                      <c:pt idx="5430" formatCode="0.00E+00">
                        <c:v>1683.26</c:v>
                      </c:pt>
                      <c:pt idx="5431" formatCode="0.00E+00">
                        <c:v>1682.73</c:v>
                      </c:pt>
                      <c:pt idx="5432" formatCode="0.00E+00">
                        <c:v>1683.66</c:v>
                      </c:pt>
                      <c:pt idx="5433" formatCode="0.00E+00">
                        <c:v>1685.51</c:v>
                      </c:pt>
                      <c:pt idx="5434" formatCode="0.00E+00">
                        <c:v>1688.13</c:v>
                      </c:pt>
                      <c:pt idx="5435" formatCode="0.00E+00">
                        <c:v>1692.8</c:v>
                      </c:pt>
                      <c:pt idx="5436" formatCode="0.00E+00">
                        <c:v>1699.49</c:v>
                      </c:pt>
                      <c:pt idx="5437" formatCode="0.00E+00">
                        <c:v>1707.68</c:v>
                      </c:pt>
                      <c:pt idx="5438" formatCode="0.00E+00">
                        <c:v>1716.86</c:v>
                      </c:pt>
                      <c:pt idx="5439" formatCode="0.00E+00">
                        <c:v>1726.64</c:v>
                      </c:pt>
                      <c:pt idx="5440" formatCode="0.00E+00">
                        <c:v>1736.76</c:v>
                      </c:pt>
                      <c:pt idx="5441" formatCode="0.00E+00">
                        <c:v>1746.9</c:v>
                      </c:pt>
                      <c:pt idx="5442" formatCode="0.00E+00">
                        <c:v>1756.9</c:v>
                      </c:pt>
                      <c:pt idx="5443" formatCode="0.00E+00">
                        <c:v>1766.71</c:v>
                      </c:pt>
                      <c:pt idx="5444" formatCode="0.00E+00">
                        <c:v>1775.69</c:v>
                      </c:pt>
                      <c:pt idx="5445" formatCode="0.00E+00">
                        <c:v>1781.14</c:v>
                      </c:pt>
                      <c:pt idx="5446" formatCode="0.00E+00">
                        <c:v>1783.33</c:v>
                      </c:pt>
                      <c:pt idx="5447" formatCode="0.00E+00">
                        <c:v>1783.2</c:v>
                      </c:pt>
                      <c:pt idx="5448" formatCode="0.00E+00">
                        <c:v>1781.58</c:v>
                      </c:pt>
                      <c:pt idx="5449" formatCode="0.00E+00">
                        <c:v>1779</c:v>
                      </c:pt>
                      <c:pt idx="5450" formatCode="0.00E+00">
                        <c:v>1775.78</c:v>
                      </c:pt>
                      <c:pt idx="5451" formatCode="0.00E+00">
                        <c:v>1771.91</c:v>
                      </c:pt>
                      <c:pt idx="5452" formatCode="0.00E+00">
                        <c:v>1767.43</c:v>
                      </c:pt>
                      <c:pt idx="5453" formatCode="0.00E+00">
                        <c:v>1762.39</c:v>
                      </c:pt>
                      <c:pt idx="5454" formatCode="0.00E+00">
                        <c:v>1757.14</c:v>
                      </c:pt>
                      <c:pt idx="5455" formatCode="0.00E+00">
                        <c:v>1752.98</c:v>
                      </c:pt>
                      <c:pt idx="5456" formatCode="0.00E+00">
                        <c:v>1749.96</c:v>
                      </c:pt>
                      <c:pt idx="5457" formatCode="0.00E+00">
                        <c:v>1747.73</c:v>
                      </c:pt>
                      <c:pt idx="5458" formatCode="0.00E+00">
                        <c:v>1745.96</c:v>
                      </c:pt>
                      <c:pt idx="5459" formatCode="0.00E+00">
                        <c:v>1744.54</c:v>
                      </c:pt>
                      <c:pt idx="5460" formatCode="0.00E+00">
                        <c:v>1744.11</c:v>
                      </c:pt>
                      <c:pt idx="5461" formatCode="0.00E+00">
                        <c:v>1744.71</c:v>
                      </c:pt>
                      <c:pt idx="5462" formatCode="0.00E+00">
                        <c:v>1746.11</c:v>
                      </c:pt>
                      <c:pt idx="5463" formatCode="0.00E+00">
                        <c:v>1748.05</c:v>
                      </c:pt>
                      <c:pt idx="5464" formatCode="0.00E+00">
                        <c:v>1750.33</c:v>
                      </c:pt>
                      <c:pt idx="5465" formatCode="0.00E+00">
                        <c:v>1752.85</c:v>
                      </c:pt>
                      <c:pt idx="5466" formatCode="0.00E+00">
                        <c:v>1755.47</c:v>
                      </c:pt>
                      <c:pt idx="5467" formatCode="0.00E+00">
                        <c:v>1758.11</c:v>
                      </c:pt>
                      <c:pt idx="5468" formatCode="0.00E+00">
                        <c:v>1760.71</c:v>
                      </c:pt>
                      <c:pt idx="5469" formatCode="0.00E+00">
                        <c:v>1763.01</c:v>
                      </c:pt>
                      <c:pt idx="5470" formatCode="0.00E+00">
                        <c:v>1763.67</c:v>
                      </c:pt>
                      <c:pt idx="5471" formatCode="0.00E+00">
                        <c:v>1762.71</c:v>
                      </c:pt>
                      <c:pt idx="5472" formatCode="0.00E+00">
                        <c:v>1760.59</c:v>
                      </c:pt>
                      <c:pt idx="5473" formatCode="0.00E+00">
                        <c:v>1757.7</c:v>
                      </c:pt>
                      <c:pt idx="5474" formatCode="0.00E+00">
                        <c:v>1754.33</c:v>
                      </c:pt>
                      <c:pt idx="5475" formatCode="0.00E+00">
                        <c:v>1750.62</c:v>
                      </c:pt>
                      <c:pt idx="5476" formatCode="0.00E+00">
                        <c:v>1746.59</c:v>
                      </c:pt>
                      <c:pt idx="5477" formatCode="0.00E+00">
                        <c:v>1742.25</c:v>
                      </c:pt>
                      <c:pt idx="5478" formatCode="0.00E+00">
                        <c:v>1737.61</c:v>
                      </c:pt>
                      <c:pt idx="5479" formatCode="0.00E+00">
                        <c:v>1732.84</c:v>
                      </c:pt>
                      <c:pt idx="5480" formatCode="0.00E+00">
                        <c:v>1728.59</c:v>
                      </c:pt>
                      <c:pt idx="5481" formatCode="0.00E+00">
                        <c:v>1724.89</c:v>
                      </c:pt>
                      <c:pt idx="5482" formatCode="0.00E+00">
                        <c:v>1721.58</c:v>
                      </c:pt>
                      <c:pt idx="5483" formatCode="0.00E+00">
                        <c:v>1718.49</c:v>
                      </c:pt>
                      <c:pt idx="5484" formatCode="0.00E+00">
                        <c:v>1715.56</c:v>
                      </c:pt>
                      <c:pt idx="5485" formatCode="0.00E+00">
                        <c:v>1713.04</c:v>
                      </c:pt>
                      <c:pt idx="5486" formatCode="0.00E+00">
                        <c:v>1710.97</c:v>
                      </c:pt>
                      <c:pt idx="5487" formatCode="0.00E+00">
                        <c:v>1709.28</c:v>
                      </c:pt>
                      <c:pt idx="5488" formatCode="0.00E+00">
                        <c:v>1707.84</c:v>
                      </c:pt>
                      <c:pt idx="5489" formatCode="0.00E+00">
                        <c:v>1706.57</c:v>
                      </c:pt>
                      <c:pt idx="5490" formatCode="0.00E+00">
                        <c:v>1705.44</c:v>
                      </c:pt>
                      <c:pt idx="5491" formatCode="0.00E+00">
                        <c:v>1704.38</c:v>
                      </c:pt>
                      <c:pt idx="5492" formatCode="0.00E+00">
                        <c:v>1703.36</c:v>
                      </c:pt>
                      <c:pt idx="5493" formatCode="0.00E+00">
                        <c:v>1702.36</c:v>
                      </c:pt>
                      <c:pt idx="5494" formatCode="0.00E+00">
                        <c:v>1701.27</c:v>
                      </c:pt>
                      <c:pt idx="5495" formatCode="0.00E+00">
                        <c:v>1699.52</c:v>
                      </c:pt>
                      <c:pt idx="5496" formatCode="0.00E+00">
                        <c:v>1697.12</c:v>
                      </c:pt>
                      <c:pt idx="5497" formatCode="0.00E+00">
                        <c:v>1694.25</c:v>
                      </c:pt>
                      <c:pt idx="5498" formatCode="0.00E+00">
                        <c:v>1691.05</c:v>
                      </c:pt>
                      <c:pt idx="5499" formatCode="0.00E+00">
                        <c:v>1687.64</c:v>
                      </c:pt>
                      <c:pt idx="5500" formatCode="0.00E+00">
                        <c:v>1684.06</c:v>
                      </c:pt>
                      <c:pt idx="5501" formatCode="0.00E+00">
                        <c:v>1680.33</c:v>
                      </c:pt>
                      <c:pt idx="5502" formatCode="0.00E+00">
                        <c:v>1676.44</c:v>
                      </c:pt>
                      <c:pt idx="5503" formatCode="0.00E+00">
                        <c:v>1672.42</c:v>
                      </c:pt>
                      <c:pt idx="5504" formatCode="0.00E+00">
                        <c:v>1668.3</c:v>
                      </c:pt>
                      <c:pt idx="5505" formatCode="0.00E+00">
                        <c:v>1664.34</c:v>
                      </c:pt>
                      <c:pt idx="5506" formatCode="0.00E+00">
                        <c:v>1660.57</c:v>
                      </c:pt>
                      <c:pt idx="5507" formatCode="0.00E+00">
                        <c:v>1656.91</c:v>
                      </c:pt>
                      <c:pt idx="5508" formatCode="0.00E+00">
                        <c:v>1653.31</c:v>
                      </c:pt>
                      <c:pt idx="5509" formatCode="0.00E+00">
                        <c:v>1649.73</c:v>
                      </c:pt>
                      <c:pt idx="5510" formatCode="0.00E+00">
                        <c:v>1646.2</c:v>
                      </c:pt>
                      <c:pt idx="5511" formatCode="0.00E+00">
                        <c:v>1642.72</c:v>
                      </c:pt>
                      <c:pt idx="5512" formatCode="0.00E+00">
                        <c:v>1639.31</c:v>
                      </c:pt>
                      <c:pt idx="5513" formatCode="0.00E+00">
                        <c:v>1635.95</c:v>
                      </c:pt>
                      <c:pt idx="5514" formatCode="0.00E+00">
                        <c:v>1632.63</c:v>
                      </c:pt>
                      <c:pt idx="5515" formatCode="0.00E+00">
                        <c:v>1629.35</c:v>
                      </c:pt>
                      <c:pt idx="5516" formatCode="0.00E+00">
                        <c:v>1626.11</c:v>
                      </c:pt>
                      <c:pt idx="5517" formatCode="0.00E+00">
                        <c:v>1622.93</c:v>
                      </c:pt>
                      <c:pt idx="5518" formatCode="0.00E+00">
                        <c:v>1619.79</c:v>
                      </c:pt>
                      <c:pt idx="5519" formatCode="0.00E+00">
                        <c:v>1616.69</c:v>
                      </c:pt>
                      <c:pt idx="5520" formatCode="0.00E+00">
                        <c:v>1613.63</c:v>
                      </c:pt>
                      <c:pt idx="5521" formatCode="0.00E+00">
                        <c:v>1610.61</c:v>
                      </c:pt>
                      <c:pt idx="5522" formatCode="0.00E+00">
                        <c:v>1607.63</c:v>
                      </c:pt>
                      <c:pt idx="5523" formatCode="0.00E+00">
                        <c:v>1604.68</c:v>
                      </c:pt>
                      <c:pt idx="5524" formatCode="0.00E+00">
                        <c:v>1601.78</c:v>
                      </c:pt>
                      <c:pt idx="5525" formatCode="0.00E+00">
                        <c:v>1598.91</c:v>
                      </c:pt>
                      <c:pt idx="5526" formatCode="0.00E+00">
                        <c:v>1596.08</c:v>
                      </c:pt>
                      <c:pt idx="5527" formatCode="0.00E+00">
                        <c:v>1593.28</c:v>
                      </c:pt>
                      <c:pt idx="5528" formatCode="0.00E+00">
                        <c:v>1590.51</c:v>
                      </c:pt>
                      <c:pt idx="5529" formatCode="0.00E+00">
                        <c:v>1587.77</c:v>
                      </c:pt>
                      <c:pt idx="5530" formatCode="0.00E+00">
                        <c:v>1585.07</c:v>
                      </c:pt>
                      <c:pt idx="5531" formatCode="0.00E+00">
                        <c:v>1582.4</c:v>
                      </c:pt>
                      <c:pt idx="5532" formatCode="0.00E+00">
                        <c:v>1579.75</c:v>
                      </c:pt>
                      <c:pt idx="5533" formatCode="0.00E+00">
                        <c:v>1577.14</c:v>
                      </c:pt>
                      <c:pt idx="5534" formatCode="0.00E+00">
                        <c:v>1574.55</c:v>
                      </c:pt>
                      <c:pt idx="5535" formatCode="0.00E+00">
                        <c:v>1571.99</c:v>
                      </c:pt>
                      <c:pt idx="5536" formatCode="0.00E+00">
                        <c:v>1569.46</c:v>
                      </c:pt>
                      <c:pt idx="5537" formatCode="0.00E+00">
                        <c:v>1566.95</c:v>
                      </c:pt>
                      <c:pt idx="5538" formatCode="0.00E+00">
                        <c:v>1564.47</c:v>
                      </c:pt>
                      <c:pt idx="5539" formatCode="0.00E+00">
                        <c:v>1562.01</c:v>
                      </c:pt>
                      <c:pt idx="5540" formatCode="0.00E+00">
                        <c:v>1559.58</c:v>
                      </c:pt>
                      <c:pt idx="5541" formatCode="0.00E+00">
                        <c:v>1557.18</c:v>
                      </c:pt>
                      <c:pt idx="5542" formatCode="0.00E+00">
                        <c:v>1554.79</c:v>
                      </c:pt>
                      <c:pt idx="5543" formatCode="0.00E+00">
                        <c:v>1552.43</c:v>
                      </c:pt>
                      <c:pt idx="5544" formatCode="0.00E+00">
                        <c:v>1550.09</c:v>
                      </c:pt>
                      <c:pt idx="5545" formatCode="0.00E+00">
                        <c:v>1547.77</c:v>
                      </c:pt>
                      <c:pt idx="5546" formatCode="0.00E+00">
                        <c:v>1545.47</c:v>
                      </c:pt>
                      <c:pt idx="5547" formatCode="0.00E+00">
                        <c:v>1543.2</c:v>
                      </c:pt>
                      <c:pt idx="5548" formatCode="0.00E+00">
                        <c:v>1540.94</c:v>
                      </c:pt>
                      <c:pt idx="5549" formatCode="0.00E+00">
                        <c:v>1538.71</c:v>
                      </c:pt>
                      <c:pt idx="5550" formatCode="0.00E+00">
                        <c:v>1536.49</c:v>
                      </c:pt>
                      <c:pt idx="5551" formatCode="0.00E+00">
                        <c:v>1534.3</c:v>
                      </c:pt>
                      <c:pt idx="5552" formatCode="0.00E+00">
                        <c:v>1532.12</c:v>
                      </c:pt>
                      <c:pt idx="5553" formatCode="0.00E+00">
                        <c:v>1529.96</c:v>
                      </c:pt>
                      <c:pt idx="5554" formatCode="0.00E+00">
                        <c:v>1527.82</c:v>
                      </c:pt>
                      <c:pt idx="5555" formatCode="0.00E+00">
                        <c:v>1525.69</c:v>
                      </c:pt>
                      <c:pt idx="5556" formatCode="0.00E+00">
                        <c:v>1523.59</c:v>
                      </c:pt>
                      <c:pt idx="5557" formatCode="0.00E+00">
                        <c:v>1521.5</c:v>
                      </c:pt>
                      <c:pt idx="5558" formatCode="0.00E+00">
                        <c:v>1519.43</c:v>
                      </c:pt>
                      <c:pt idx="5559" formatCode="0.00E+00">
                        <c:v>1517.37</c:v>
                      </c:pt>
                      <c:pt idx="5560" formatCode="0.00E+00">
                        <c:v>1515.33</c:v>
                      </c:pt>
                      <c:pt idx="5561" formatCode="0.00E+00">
                        <c:v>1513.31</c:v>
                      </c:pt>
                      <c:pt idx="5562" formatCode="0.00E+00">
                        <c:v>1511.3</c:v>
                      </c:pt>
                      <c:pt idx="5563" formatCode="0.00E+00">
                        <c:v>1509.3</c:v>
                      </c:pt>
                      <c:pt idx="5564" formatCode="0.00E+00">
                        <c:v>1507.33</c:v>
                      </c:pt>
                      <c:pt idx="5565" formatCode="0.00E+00">
                        <c:v>1505.36</c:v>
                      </c:pt>
                      <c:pt idx="5566" formatCode="0.00E+00">
                        <c:v>1503.42</c:v>
                      </c:pt>
                      <c:pt idx="5567" formatCode="0.00E+00">
                        <c:v>1501.48</c:v>
                      </c:pt>
                      <c:pt idx="5568" formatCode="0.00E+00">
                        <c:v>1499.56</c:v>
                      </c:pt>
                      <c:pt idx="5569" formatCode="0.00E+00">
                        <c:v>1497.66</c:v>
                      </c:pt>
                      <c:pt idx="5570" formatCode="0.00E+00">
                        <c:v>1495.76</c:v>
                      </c:pt>
                      <c:pt idx="5571" formatCode="0.00E+00">
                        <c:v>1493.89</c:v>
                      </c:pt>
                      <c:pt idx="5572" formatCode="0.00E+00">
                        <c:v>1492.02</c:v>
                      </c:pt>
                      <c:pt idx="5573" formatCode="0.00E+00">
                        <c:v>1490.17</c:v>
                      </c:pt>
                      <c:pt idx="5574" formatCode="0.00E+00">
                        <c:v>1488.33</c:v>
                      </c:pt>
                      <c:pt idx="5575" formatCode="0.00E+00">
                        <c:v>1486.5</c:v>
                      </c:pt>
                      <c:pt idx="5576" formatCode="0.00E+00">
                        <c:v>1484.69</c:v>
                      </c:pt>
                      <c:pt idx="5577" formatCode="0.00E+00">
                        <c:v>1482.89</c:v>
                      </c:pt>
                      <c:pt idx="5578" formatCode="0.00E+00">
                        <c:v>1481.1</c:v>
                      </c:pt>
                      <c:pt idx="5579" formatCode="0.00E+00">
                        <c:v>1479.32</c:v>
                      </c:pt>
                      <c:pt idx="5580" formatCode="0.00E+00">
                        <c:v>1477.55</c:v>
                      </c:pt>
                      <c:pt idx="5581" formatCode="0.00E+00">
                        <c:v>1475.8</c:v>
                      </c:pt>
                      <c:pt idx="5582" formatCode="0.00E+00">
                        <c:v>1474.06</c:v>
                      </c:pt>
                      <c:pt idx="5583" formatCode="0.00E+00">
                        <c:v>1472.32</c:v>
                      </c:pt>
                      <c:pt idx="5584" formatCode="0.00E+00">
                        <c:v>1470.6</c:v>
                      </c:pt>
                      <c:pt idx="5585" formatCode="0.00E+00">
                        <c:v>1468.89</c:v>
                      </c:pt>
                      <c:pt idx="5586" formatCode="0.00E+00">
                        <c:v>1467.2</c:v>
                      </c:pt>
                      <c:pt idx="5587" formatCode="0.00E+00">
                        <c:v>1465.51</c:v>
                      </c:pt>
                      <c:pt idx="5588" formatCode="0.00E+00">
                        <c:v>1463.83</c:v>
                      </c:pt>
                      <c:pt idx="5589" formatCode="0.00E+00">
                        <c:v>1462.17</c:v>
                      </c:pt>
                      <c:pt idx="5590" formatCode="0.00E+00">
                        <c:v>1460.51</c:v>
                      </c:pt>
                      <c:pt idx="5591" formatCode="0.00E+00">
                        <c:v>1458.86</c:v>
                      </c:pt>
                      <c:pt idx="5592" formatCode="0.00E+00">
                        <c:v>1457.23</c:v>
                      </c:pt>
                      <c:pt idx="5593" formatCode="0.00E+00">
                        <c:v>1455.6</c:v>
                      </c:pt>
                      <c:pt idx="5594" formatCode="0.00E+00">
                        <c:v>1453.99</c:v>
                      </c:pt>
                      <c:pt idx="5595" formatCode="0.00E+00">
                        <c:v>1452.38</c:v>
                      </c:pt>
                      <c:pt idx="5596" formatCode="0.00E+00">
                        <c:v>1450.79</c:v>
                      </c:pt>
                      <c:pt idx="5597" formatCode="0.00E+00">
                        <c:v>1449.2</c:v>
                      </c:pt>
                      <c:pt idx="5598" formatCode="0.00E+00">
                        <c:v>1447.62</c:v>
                      </c:pt>
                      <c:pt idx="5599" formatCode="0.00E+00">
                        <c:v>1446.06</c:v>
                      </c:pt>
                      <c:pt idx="5600" formatCode="0.00E+00">
                        <c:v>1444.5</c:v>
                      </c:pt>
                      <c:pt idx="5601" formatCode="0.00E+00">
                        <c:v>1442.95</c:v>
                      </c:pt>
                      <c:pt idx="5602" formatCode="0.00E+00">
                        <c:v>1441.41</c:v>
                      </c:pt>
                      <c:pt idx="5603" formatCode="0.00E+00">
                        <c:v>1439.88</c:v>
                      </c:pt>
                      <c:pt idx="5604" formatCode="0.00E+00">
                        <c:v>1438.36</c:v>
                      </c:pt>
                      <c:pt idx="5605" formatCode="0.00E+00">
                        <c:v>1436.84</c:v>
                      </c:pt>
                      <c:pt idx="5606" formatCode="0.00E+00">
                        <c:v>1435.34</c:v>
                      </c:pt>
                      <c:pt idx="5607" formatCode="0.00E+00">
                        <c:v>1433.84</c:v>
                      </c:pt>
                      <c:pt idx="5608" formatCode="0.00E+00">
                        <c:v>1432.36</c:v>
                      </c:pt>
                      <c:pt idx="5609" formatCode="0.00E+00">
                        <c:v>1430.88</c:v>
                      </c:pt>
                      <c:pt idx="5610" formatCode="0.00E+00">
                        <c:v>1429.41</c:v>
                      </c:pt>
                      <c:pt idx="5611" formatCode="0.00E+00">
                        <c:v>1427.95</c:v>
                      </c:pt>
                      <c:pt idx="5612" formatCode="0.00E+00">
                        <c:v>1426.49</c:v>
                      </c:pt>
                      <c:pt idx="5613" formatCode="0.00E+00">
                        <c:v>1425.05</c:v>
                      </c:pt>
                      <c:pt idx="5614" formatCode="0.00E+00">
                        <c:v>1423.61</c:v>
                      </c:pt>
                      <c:pt idx="5615" formatCode="0.00E+00">
                        <c:v>1422.18</c:v>
                      </c:pt>
                      <c:pt idx="5616" formatCode="0.00E+00">
                        <c:v>1420.76</c:v>
                      </c:pt>
                      <c:pt idx="5617" formatCode="0.00E+00">
                        <c:v>1419.34</c:v>
                      </c:pt>
                      <c:pt idx="5618" formatCode="0.00E+00">
                        <c:v>1417.93</c:v>
                      </c:pt>
                      <c:pt idx="5619" formatCode="0.00E+00">
                        <c:v>1416.53</c:v>
                      </c:pt>
                      <c:pt idx="5620" formatCode="0.00E+00">
                        <c:v>1415.14</c:v>
                      </c:pt>
                      <c:pt idx="5621" formatCode="0.00E+00">
                        <c:v>1413.76</c:v>
                      </c:pt>
                      <c:pt idx="5622" formatCode="0.00E+00">
                        <c:v>1412.38</c:v>
                      </c:pt>
                      <c:pt idx="5623" formatCode="0.00E+00">
                        <c:v>1411.01</c:v>
                      </c:pt>
                      <c:pt idx="5624" formatCode="0.00E+00">
                        <c:v>1409.65</c:v>
                      </c:pt>
                      <c:pt idx="5625" formatCode="0.00E+00">
                        <c:v>1408.29</c:v>
                      </c:pt>
                      <c:pt idx="5626" formatCode="0.00E+00">
                        <c:v>1406.94</c:v>
                      </c:pt>
                      <c:pt idx="5627" formatCode="0.00E+00">
                        <c:v>1405.6</c:v>
                      </c:pt>
                      <c:pt idx="5628" formatCode="0.00E+00">
                        <c:v>1404.27</c:v>
                      </c:pt>
                      <c:pt idx="5629" formatCode="0.00E+00">
                        <c:v>1402.94</c:v>
                      </c:pt>
                      <c:pt idx="5630" formatCode="0.00E+00">
                        <c:v>1401.62</c:v>
                      </c:pt>
                      <c:pt idx="5631" formatCode="0.00E+00">
                        <c:v>1400.3</c:v>
                      </c:pt>
                      <c:pt idx="5632" formatCode="0.00E+00">
                        <c:v>1399</c:v>
                      </c:pt>
                      <c:pt idx="5633" formatCode="0.00E+00">
                        <c:v>1397.69</c:v>
                      </c:pt>
                      <c:pt idx="5634" formatCode="0.00E+00">
                        <c:v>1396.4</c:v>
                      </c:pt>
                      <c:pt idx="5635" formatCode="0.00E+00">
                        <c:v>1395.11</c:v>
                      </c:pt>
                      <c:pt idx="5636" formatCode="0.00E+00">
                        <c:v>1393.83</c:v>
                      </c:pt>
                      <c:pt idx="5637" formatCode="0.00E+00">
                        <c:v>1392.56</c:v>
                      </c:pt>
                      <c:pt idx="5638" formatCode="0.00E+00">
                        <c:v>1391.29</c:v>
                      </c:pt>
                      <c:pt idx="5639" formatCode="0.00E+00">
                        <c:v>1390.02</c:v>
                      </c:pt>
                      <c:pt idx="5640" formatCode="0.00E+00">
                        <c:v>1388.77</c:v>
                      </c:pt>
                      <c:pt idx="5641" formatCode="0.00E+00">
                        <c:v>1387.52</c:v>
                      </c:pt>
                      <c:pt idx="5642" formatCode="0.00E+00">
                        <c:v>1386.27</c:v>
                      </c:pt>
                      <c:pt idx="5643" formatCode="0.00E+00">
                        <c:v>1385.04</c:v>
                      </c:pt>
                      <c:pt idx="5644" formatCode="0.00E+00">
                        <c:v>1383.8</c:v>
                      </c:pt>
                      <c:pt idx="5645" formatCode="0.00E+00">
                        <c:v>1382.58</c:v>
                      </c:pt>
                      <c:pt idx="5646" formatCode="0.00E+00">
                        <c:v>1381.36</c:v>
                      </c:pt>
                      <c:pt idx="5647" formatCode="0.00E+00">
                        <c:v>1380.14</c:v>
                      </c:pt>
                      <c:pt idx="5648" formatCode="0.00E+00">
                        <c:v>1378.93</c:v>
                      </c:pt>
                      <c:pt idx="5649" formatCode="0.00E+00">
                        <c:v>1377.73</c:v>
                      </c:pt>
                      <c:pt idx="5650" formatCode="0.00E+00">
                        <c:v>1376.53</c:v>
                      </c:pt>
                      <c:pt idx="5651" formatCode="0.00E+00">
                        <c:v>1375.34</c:v>
                      </c:pt>
                      <c:pt idx="5652" formatCode="0.00E+00">
                        <c:v>1374.16</c:v>
                      </c:pt>
                      <c:pt idx="5653" formatCode="0.00E+00">
                        <c:v>1372.98</c:v>
                      </c:pt>
                      <c:pt idx="5654" formatCode="0.00E+00">
                        <c:v>1371.8</c:v>
                      </c:pt>
                      <c:pt idx="5655" formatCode="0.00E+00">
                        <c:v>1370.63</c:v>
                      </c:pt>
                      <c:pt idx="5656" formatCode="0.00E+00">
                        <c:v>1369.47</c:v>
                      </c:pt>
                      <c:pt idx="5657" formatCode="0.00E+00">
                        <c:v>1368.31</c:v>
                      </c:pt>
                      <c:pt idx="5658" formatCode="0.00E+00">
                        <c:v>1367.15</c:v>
                      </c:pt>
                      <c:pt idx="5659" formatCode="0.00E+00">
                        <c:v>1366.01</c:v>
                      </c:pt>
                      <c:pt idx="5660" formatCode="0.00E+00">
                        <c:v>1364.86</c:v>
                      </c:pt>
                      <c:pt idx="5661" formatCode="0.00E+00">
                        <c:v>1363.72</c:v>
                      </c:pt>
                      <c:pt idx="5662" formatCode="0.00E+00">
                        <c:v>1362.59</c:v>
                      </c:pt>
                      <c:pt idx="5663" formatCode="0.00E+00">
                        <c:v>1361.46</c:v>
                      </c:pt>
                      <c:pt idx="5664" formatCode="0.00E+00">
                        <c:v>1360.34</c:v>
                      </c:pt>
                      <c:pt idx="5665" formatCode="0.00E+00">
                        <c:v>1359.22</c:v>
                      </c:pt>
                      <c:pt idx="5666" formatCode="0.00E+00">
                        <c:v>1358.11</c:v>
                      </c:pt>
                      <c:pt idx="5667" formatCode="0.00E+00">
                        <c:v>1357</c:v>
                      </c:pt>
                      <c:pt idx="5668" formatCode="0.00E+00">
                        <c:v>1355.89</c:v>
                      </c:pt>
                      <c:pt idx="5669" formatCode="0.00E+00">
                        <c:v>1354.8</c:v>
                      </c:pt>
                      <c:pt idx="5670" formatCode="0.00E+00">
                        <c:v>1353.7</c:v>
                      </c:pt>
                      <c:pt idx="5671" formatCode="0.00E+00">
                        <c:v>1352.61</c:v>
                      </c:pt>
                      <c:pt idx="5672" formatCode="0.00E+00">
                        <c:v>1351.53</c:v>
                      </c:pt>
                      <c:pt idx="5673" formatCode="0.00E+00">
                        <c:v>1350.45</c:v>
                      </c:pt>
                      <c:pt idx="5674" formatCode="0.00E+00">
                        <c:v>1349.37</c:v>
                      </c:pt>
                      <c:pt idx="5675" formatCode="0.00E+00">
                        <c:v>1348.3</c:v>
                      </c:pt>
                      <c:pt idx="5676" formatCode="0.00E+00">
                        <c:v>1347.23</c:v>
                      </c:pt>
                      <c:pt idx="5677" formatCode="0.00E+00">
                        <c:v>1346.17</c:v>
                      </c:pt>
                      <c:pt idx="5678" formatCode="0.00E+00">
                        <c:v>1345.11</c:v>
                      </c:pt>
                      <c:pt idx="5679" formatCode="0.00E+00">
                        <c:v>1344.06</c:v>
                      </c:pt>
                      <c:pt idx="5680" formatCode="0.00E+00">
                        <c:v>1343.01</c:v>
                      </c:pt>
                      <c:pt idx="5681" formatCode="0.00E+00">
                        <c:v>1341.96</c:v>
                      </c:pt>
                      <c:pt idx="5682" formatCode="0.00E+00">
                        <c:v>1340.92</c:v>
                      </c:pt>
                      <c:pt idx="5683" formatCode="0.00E+00">
                        <c:v>1339.88</c:v>
                      </c:pt>
                      <c:pt idx="5684" formatCode="0.00E+00">
                        <c:v>1338.85</c:v>
                      </c:pt>
                      <c:pt idx="5685" formatCode="0.00E+00">
                        <c:v>1337.82</c:v>
                      </c:pt>
                      <c:pt idx="5686" formatCode="0.00E+00">
                        <c:v>1336.79</c:v>
                      </c:pt>
                      <c:pt idx="5687" formatCode="0.00E+00">
                        <c:v>1335.77</c:v>
                      </c:pt>
                      <c:pt idx="5688" formatCode="0.00E+00">
                        <c:v>1334.75</c:v>
                      </c:pt>
                      <c:pt idx="5689" formatCode="0.00E+00">
                        <c:v>1333.74</c:v>
                      </c:pt>
                      <c:pt idx="5690" formatCode="0.00E+00">
                        <c:v>1332.73</c:v>
                      </c:pt>
                      <c:pt idx="5691" formatCode="0.00E+00">
                        <c:v>1331.73</c:v>
                      </c:pt>
                      <c:pt idx="5692" formatCode="0.00E+00">
                        <c:v>1330.72</c:v>
                      </c:pt>
                      <c:pt idx="5693" formatCode="0.00E+00">
                        <c:v>1329.72</c:v>
                      </c:pt>
                      <c:pt idx="5694" formatCode="0.00E+00">
                        <c:v>1328.73</c:v>
                      </c:pt>
                      <c:pt idx="5695" formatCode="0.00E+00">
                        <c:v>1327.74</c:v>
                      </c:pt>
                      <c:pt idx="5696" formatCode="0.00E+00">
                        <c:v>1326.75</c:v>
                      </c:pt>
                      <c:pt idx="5697" formatCode="0.00E+00">
                        <c:v>1325.77</c:v>
                      </c:pt>
                      <c:pt idx="5698" formatCode="0.00E+00">
                        <c:v>1324.79</c:v>
                      </c:pt>
                      <c:pt idx="5699" formatCode="0.00E+00">
                        <c:v>1323.81</c:v>
                      </c:pt>
                      <c:pt idx="5700" formatCode="0.00E+00">
                        <c:v>1322.84</c:v>
                      </c:pt>
                      <c:pt idx="5701" formatCode="0.00E+00">
                        <c:v>1321.87</c:v>
                      </c:pt>
                      <c:pt idx="5702" formatCode="0.00E+00">
                        <c:v>1320.9</c:v>
                      </c:pt>
                      <c:pt idx="5703" formatCode="0.00E+00">
                        <c:v>1319.94</c:v>
                      </c:pt>
                      <c:pt idx="5704" formatCode="0.00E+00">
                        <c:v>1318.98</c:v>
                      </c:pt>
                      <c:pt idx="5705" formatCode="0.00E+00">
                        <c:v>1318.02</c:v>
                      </c:pt>
                      <c:pt idx="5706" formatCode="0.00E+00">
                        <c:v>1317.07</c:v>
                      </c:pt>
                      <c:pt idx="5707" formatCode="0.00E+00">
                        <c:v>1316.12</c:v>
                      </c:pt>
                      <c:pt idx="5708" formatCode="0.00E+00">
                        <c:v>1315.17</c:v>
                      </c:pt>
                      <c:pt idx="5709" formatCode="0.00E+00">
                        <c:v>1314.23</c:v>
                      </c:pt>
                      <c:pt idx="5710" formatCode="0.00E+00">
                        <c:v>1313.29</c:v>
                      </c:pt>
                      <c:pt idx="5711" formatCode="0.00E+00">
                        <c:v>1312.35</c:v>
                      </c:pt>
                      <c:pt idx="5712" formatCode="0.00E+00">
                        <c:v>1311.42</c:v>
                      </c:pt>
                      <c:pt idx="5713" formatCode="0.00E+00">
                        <c:v>1310.49</c:v>
                      </c:pt>
                      <c:pt idx="5714" formatCode="0.00E+00">
                        <c:v>1309.56</c:v>
                      </c:pt>
                      <c:pt idx="5715" formatCode="0.00E+00">
                        <c:v>1308.6400000000001</c:v>
                      </c:pt>
                      <c:pt idx="5716" formatCode="0.00E+00">
                        <c:v>1307.72</c:v>
                      </c:pt>
                      <c:pt idx="5717" formatCode="0.00E+00">
                        <c:v>1306.8</c:v>
                      </c:pt>
                      <c:pt idx="5718" formatCode="0.00E+00">
                        <c:v>1305.8800000000001</c:v>
                      </c:pt>
                      <c:pt idx="5719" formatCode="0.00E+00">
                        <c:v>1304.97</c:v>
                      </c:pt>
                      <c:pt idx="5720" formatCode="0.00E+00">
                        <c:v>1304.06</c:v>
                      </c:pt>
                      <c:pt idx="5721" formatCode="0.00E+00">
                        <c:v>1303.1600000000001</c:v>
                      </c:pt>
                      <c:pt idx="5722" formatCode="0.00E+00">
                        <c:v>1302.26</c:v>
                      </c:pt>
                      <c:pt idx="5723" formatCode="0.00E+00">
                        <c:v>1301.3599999999999</c:v>
                      </c:pt>
                      <c:pt idx="5724" formatCode="0.00E+00">
                        <c:v>1300.46</c:v>
                      </c:pt>
                      <c:pt idx="5725" formatCode="0.00E+00">
                        <c:v>1299.57</c:v>
                      </c:pt>
                      <c:pt idx="5726" formatCode="0.00E+00">
                        <c:v>1298.68</c:v>
                      </c:pt>
                      <c:pt idx="5727" formatCode="0.00E+00">
                        <c:v>1297.79</c:v>
                      </c:pt>
                      <c:pt idx="5728" formatCode="0.00E+00">
                        <c:v>1296.9000000000001</c:v>
                      </c:pt>
                      <c:pt idx="5729" formatCode="0.00E+00">
                        <c:v>1296.02</c:v>
                      </c:pt>
                      <c:pt idx="5730" formatCode="0.00E+00">
                        <c:v>1295.1400000000001</c:v>
                      </c:pt>
                      <c:pt idx="5731" formatCode="0.00E+00">
                        <c:v>1294.27</c:v>
                      </c:pt>
                      <c:pt idx="5732" formatCode="0.00E+00">
                        <c:v>1293.3900000000001</c:v>
                      </c:pt>
                      <c:pt idx="5733" formatCode="0.00E+00">
                        <c:v>1292.52</c:v>
                      </c:pt>
                      <c:pt idx="5734" formatCode="0.00E+00">
                        <c:v>1291.6600000000001</c:v>
                      </c:pt>
                      <c:pt idx="5735" formatCode="0.00E+00">
                        <c:v>1290.79</c:v>
                      </c:pt>
                      <c:pt idx="5736" formatCode="0.00E+00">
                        <c:v>1289.93</c:v>
                      </c:pt>
                      <c:pt idx="5737" formatCode="0.00E+00">
                        <c:v>1289.07</c:v>
                      </c:pt>
                      <c:pt idx="5738" formatCode="0.00E+00">
                        <c:v>1288.21</c:v>
                      </c:pt>
                      <c:pt idx="5739" formatCode="0.00E+00">
                        <c:v>1287.3599999999999</c:v>
                      </c:pt>
                      <c:pt idx="5740" formatCode="0.00E+00">
                        <c:v>1286.51</c:v>
                      </c:pt>
                      <c:pt idx="5741" formatCode="0.00E+00">
                        <c:v>1285.6600000000001</c:v>
                      </c:pt>
                      <c:pt idx="5742" formatCode="0.00E+00">
                        <c:v>1284.82</c:v>
                      </c:pt>
                      <c:pt idx="5743" formatCode="0.00E+00">
                        <c:v>1283.97</c:v>
                      </c:pt>
                      <c:pt idx="5744" formatCode="0.00E+00">
                        <c:v>1283.1300000000001</c:v>
                      </c:pt>
                      <c:pt idx="5745" formatCode="0.00E+00">
                        <c:v>1282.3</c:v>
                      </c:pt>
                      <c:pt idx="5746" formatCode="0.00E+00">
                        <c:v>1281.46</c:v>
                      </c:pt>
                      <c:pt idx="5747" formatCode="0.00E+00">
                        <c:v>1280.6300000000001</c:v>
                      </c:pt>
                      <c:pt idx="5748" formatCode="0.00E+00">
                        <c:v>1279.8</c:v>
                      </c:pt>
                      <c:pt idx="5749" formatCode="0.00E+00">
                        <c:v>1278.97</c:v>
                      </c:pt>
                      <c:pt idx="5750" formatCode="0.00E+00">
                        <c:v>1278.1500000000001</c:v>
                      </c:pt>
                      <c:pt idx="5751" formatCode="0.00E+00">
                        <c:v>1277.33</c:v>
                      </c:pt>
                      <c:pt idx="5752" formatCode="0.00E+00">
                        <c:v>1276.51</c:v>
                      </c:pt>
                      <c:pt idx="5753" formatCode="0.00E+00">
                        <c:v>1275.69</c:v>
                      </c:pt>
                      <c:pt idx="5754" formatCode="0.00E+00">
                        <c:v>1274.8699999999999</c:v>
                      </c:pt>
                      <c:pt idx="5755" formatCode="0.00E+00">
                        <c:v>1274.06</c:v>
                      </c:pt>
                      <c:pt idx="5756" formatCode="0.00E+00">
                        <c:v>1273.25</c:v>
                      </c:pt>
                      <c:pt idx="5757" formatCode="0.00E+00">
                        <c:v>1272.45</c:v>
                      </c:pt>
                      <c:pt idx="5758" formatCode="0.00E+00">
                        <c:v>1271.6400000000001</c:v>
                      </c:pt>
                      <c:pt idx="5759" formatCode="0.00E+00">
                        <c:v>1270.8399999999999</c:v>
                      </c:pt>
                      <c:pt idx="5760" formatCode="0.00E+00">
                        <c:v>1270.04</c:v>
                      </c:pt>
                      <c:pt idx="5761" formatCode="0.00E+00">
                        <c:v>1269.24</c:v>
                      </c:pt>
                      <c:pt idx="5762" formatCode="0.00E+00">
                        <c:v>1268.44</c:v>
                      </c:pt>
                      <c:pt idx="5763" formatCode="0.00E+00">
                        <c:v>1267.6500000000001</c:v>
                      </c:pt>
                      <c:pt idx="5764" formatCode="0.00E+00">
                        <c:v>1266.8599999999999</c:v>
                      </c:pt>
                      <c:pt idx="5765" formatCode="0.00E+00">
                        <c:v>1266.06</c:v>
                      </c:pt>
                      <c:pt idx="5766" formatCode="0.00E+00">
                        <c:v>1265.28</c:v>
                      </c:pt>
                      <c:pt idx="5767" formatCode="0.00E+00">
                        <c:v>1264.49</c:v>
                      </c:pt>
                      <c:pt idx="5768" formatCode="0.00E+00">
                        <c:v>1263.71</c:v>
                      </c:pt>
                      <c:pt idx="5769" formatCode="0.00E+00">
                        <c:v>1262.92</c:v>
                      </c:pt>
                      <c:pt idx="5770" formatCode="0.00E+00">
                        <c:v>1262.1400000000001</c:v>
                      </c:pt>
                      <c:pt idx="5771" formatCode="0.00E+00">
                        <c:v>1261.3599999999999</c:v>
                      </c:pt>
                      <c:pt idx="5772" formatCode="0.00E+00">
                        <c:v>1260.58</c:v>
                      </c:pt>
                      <c:pt idx="5773" formatCode="0.00E+00">
                        <c:v>1259.81</c:v>
                      </c:pt>
                      <c:pt idx="5774" formatCode="0.00E+00">
                        <c:v>1259.03</c:v>
                      </c:pt>
                      <c:pt idx="5775" formatCode="0.00E+00">
                        <c:v>1258.26</c:v>
                      </c:pt>
                      <c:pt idx="5776" formatCode="0.00E+00">
                        <c:v>1257.48</c:v>
                      </c:pt>
                      <c:pt idx="5777" formatCode="0.00E+00">
                        <c:v>1256.71</c:v>
                      </c:pt>
                      <c:pt idx="5778" formatCode="0.00E+00">
                        <c:v>1255.95</c:v>
                      </c:pt>
                      <c:pt idx="5779" formatCode="0.00E+00">
                        <c:v>1255.18</c:v>
                      </c:pt>
                      <c:pt idx="5780" formatCode="0.00E+00">
                        <c:v>1254.42</c:v>
                      </c:pt>
                      <c:pt idx="5781" formatCode="0.00E+00">
                        <c:v>1253.6500000000001</c:v>
                      </c:pt>
                      <c:pt idx="5782" formatCode="0.00E+00">
                        <c:v>1252.8900000000001</c:v>
                      </c:pt>
                      <c:pt idx="5783" formatCode="0.00E+00">
                        <c:v>1252.1300000000001</c:v>
                      </c:pt>
                      <c:pt idx="5784" formatCode="0.00E+00">
                        <c:v>1251.3699999999999</c:v>
                      </c:pt>
                      <c:pt idx="5785" formatCode="0.00E+00">
                        <c:v>1250.6199999999999</c:v>
                      </c:pt>
                      <c:pt idx="5786" formatCode="0.00E+00">
                        <c:v>1249.8599999999999</c:v>
                      </c:pt>
                      <c:pt idx="5787" formatCode="0.00E+00">
                        <c:v>1249.1099999999999</c:v>
                      </c:pt>
                      <c:pt idx="5788" formatCode="0.00E+00">
                        <c:v>1248.3599999999999</c:v>
                      </c:pt>
                      <c:pt idx="5789" formatCode="0.00E+00">
                        <c:v>1247.6099999999999</c:v>
                      </c:pt>
                      <c:pt idx="5790" formatCode="0.00E+00">
                        <c:v>1246.8699999999999</c:v>
                      </c:pt>
                      <c:pt idx="5791" formatCode="0.00E+00">
                        <c:v>1246.3499999999999</c:v>
                      </c:pt>
                      <c:pt idx="5792" formatCode="0.00E+00">
                        <c:v>1246.3499999999999</c:v>
                      </c:pt>
                      <c:pt idx="5793" formatCode="0.00E+00">
                        <c:v>1185.31</c:v>
                      </c:pt>
                      <c:pt idx="5794" formatCode="0.00E+00">
                        <c:v>1135.3699999999999</c:v>
                      </c:pt>
                      <c:pt idx="5795" formatCode="0.00E+00">
                        <c:v>1092.67</c:v>
                      </c:pt>
                      <c:pt idx="5796" formatCode="0.00E+00">
                        <c:v>1055.44</c:v>
                      </c:pt>
                      <c:pt idx="5797" formatCode="0.00E+00">
                        <c:v>1022.44</c:v>
                      </c:pt>
                      <c:pt idx="5798">
                        <c:v>992.82</c:v>
                      </c:pt>
                      <c:pt idx="5799">
                        <c:v>965.92499999999995</c:v>
                      </c:pt>
                      <c:pt idx="5800">
                        <c:v>941.3</c:v>
                      </c:pt>
                      <c:pt idx="5801">
                        <c:v>918.55799999999999</c:v>
                      </c:pt>
                      <c:pt idx="5802">
                        <c:v>897.39</c:v>
                      </c:pt>
                      <c:pt idx="5803">
                        <c:v>877.58699999999999</c:v>
                      </c:pt>
                      <c:pt idx="5804">
                        <c:v>858.95600000000002</c:v>
                      </c:pt>
                      <c:pt idx="5805">
                        <c:v>841.37</c:v>
                      </c:pt>
                      <c:pt idx="5806">
                        <c:v>824.72199999999998</c:v>
                      </c:pt>
                      <c:pt idx="5807">
                        <c:v>808.92600000000004</c:v>
                      </c:pt>
                      <c:pt idx="5808">
                        <c:v>793.91099999999994</c:v>
                      </c:pt>
                      <c:pt idx="5809">
                        <c:v>779.61699999999996</c:v>
                      </c:pt>
                      <c:pt idx="5810">
                        <c:v>765.99300000000005</c:v>
                      </c:pt>
                      <c:pt idx="5811">
                        <c:v>752.99699999999996</c:v>
                      </c:pt>
                      <c:pt idx="5812">
                        <c:v>740.58699999999999</c:v>
                      </c:pt>
                      <c:pt idx="5813">
                        <c:v>728.72500000000002</c:v>
                      </c:pt>
                      <c:pt idx="5814">
                        <c:v>717.37800000000004</c:v>
                      </c:pt>
                      <c:pt idx="5815">
                        <c:v>706.51599999999996</c:v>
                      </c:pt>
                      <c:pt idx="5816">
                        <c:v>696.11300000000006</c:v>
                      </c:pt>
                      <c:pt idx="5817">
                        <c:v>686.14400000000001</c:v>
                      </c:pt>
                      <c:pt idx="5818">
                        <c:v>676.58799999999997</c:v>
                      </c:pt>
                      <c:pt idx="5819">
                        <c:v>667.42600000000004</c:v>
                      </c:pt>
                      <c:pt idx="5820">
                        <c:v>658.63900000000001</c:v>
                      </c:pt>
                      <c:pt idx="5821">
                        <c:v>650.20799999999997</c:v>
                      </c:pt>
                      <c:pt idx="5822">
                        <c:v>642.11699999999996</c:v>
                      </c:pt>
                      <c:pt idx="5823">
                        <c:v>634.34900000000005</c:v>
                      </c:pt>
                      <c:pt idx="5824">
                        <c:v>626.88900000000001</c:v>
                      </c:pt>
                      <c:pt idx="5825">
                        <c:v>619.72199999999998</c:v>
                      </c:pt>
                      <c:pt idx="5826">
                        <c:v>612.83600000000001</c:v>
                      </c:pt>
                      <c:pt idx="5827">
                        <c:v>606.21699999999998</c:v>
                      </c:pt>
                      <c:pt idx="5828">
                        <c:v>599.85299999999995</c:v>
                      </c:pt>
                      <c:pt idx="5829">
                        <c:v>593.73400000000004</c:v>
                      </c:pt>
                      <c:pt idx="5830">
                        <c:v>587.84799999999996</c:v>
                      </c:pt>
                      <c:pt idx="5831">
                        <c:v>582.18399999999997</c:v>
                      </c:pt>
                      <c:pt idx="5832">
                        <c:v>576.73400000000004</c:v>
                      </c:pt>
                      <c:pt idx="5833">
                        <c:v>571.48800000000006</c:v>
                      </c:pt>
                      <c:pt idx="5834">
                        <c:v>566.43799999999999</c:v>
                      </c:pt>
                      <c:pt idx="5835">
                        <c:v>561.57500000000005</c:v>
                      </c:pt>
                      <c:pt idx="5836">
                        <c:v>556.89200000000005</c:v>
                      </c:pt>
                      <c:pt idx="5837">
                        <c:v>552.38</c:v>
                      </c:pt>
                      <c:pt idx="5838">
                        <c:v>548.03300000000002</c:v>
                      </c:pt>
                      <c:pt idx="5839">
                        <c:v>543.84400000000005</c:v>
                      </c:pt>
                      <c:pt idx="5840">
                        <c:v>539.80499999999995</c:v>
                      </c:pt>
                      <c:pt idx="5841">
                        <c:v>535.91</c:v>
                      </c:pt>
                      <c:pt idx="5842">
                        <c:v>532.154</c:v>
                      </c:pt>
                      <c:pt idx="5843">
                        <c:v>528.53099999999995</c:v>
                      </c:pt>
                      <c:pt idx="5844">
                        <c:v>525.03499999999997</c:v>
                      </c:pt>
                      <c:pt idx="5845">
                        <c:v>521.66099999999994</c:v>
                      </c:pt>
                      <c:pt idx="5846">
                        <c:v>518.40499999999997</c:v>
                      </c:pt>
                      <c:pt idx="5847">
                        <c:v>515.26199999999994</c:v>
                      </c:pt>
                      <c:pt idx="5848">
                        <c:v>512.22799999999995</c:v>
                      </c:pt>
                      <c:pt idx="5849">
                        <c:v>509.29899999999998</c:v>
                      </c:pt>
                      <c:pt idx="5850">
                        <c:v>506.471</c:v>
                      </c:pt>
                      <c:pt idx="5851">
                        <c:v>503.74</c:v>
                      </c:pt>
                      <c:pt idx="5852">
                        <c:v>501.101</c:v>
                      </c:pt>
                      <c:pt idx="5853">
                        <c:v>498.55099999999999</c:v>
                      </c:pt>
                      <c:pt idx="5854">
                        <c:v>496.08600000000001</c:v>
                      </c:pt>
                      <c:pt idx="5855">
                        <c:v>493.70299999999997</c:v>
                      </c:pt>
                      <c:pt idx="5856">
                        <c:v>491.39800000000002</c:v>
                      </c:pt>
                      <c:pt idx="5857">
                        <c:v>489.16899999999998</c:v>
                      </c:pt>
                      <c:pt idx="5858">
                        <c:v>487.01299999999998</c:v>
                      </c:pt>
                      <c:pt idx="5859">
                        <c:v>484.92700000000002</c:v>
                      </c:pt>
                      <c:pt idx="5860">
                        <c:v>482.90699999999998</c:v>
                      </c:pt>
                      <c:pt idx="5861">
                        <c:v>480.952</c:v>
                      </c:pt>
                      <c:pt idx="5862">
                        <c:v>479.05900000000003</c:v>
                      </c:pt>
                      <c:pt idx="5863">
                        <c:v>478.69600000000003</c:v>
                      </c:pt>
                      <c:pt idx="5864">
                        <c:v>478.69600000000003</c:v>
                      </c:pt>
                      <c:pt idx="5865">
                        <c:v>478.67700000000002</c:v>
                      </c:pt>
                      <c:pt idx="5866">
                        <c:v>478.65899999999999</c:v>
                      </c:pt>
                      <c:pt idx="5867">
                        <c:v>478.64</c:v>
                      </c:pt>
                      <c:pt idx="5868">
                        <c:v>478.62099999999998</c:v>
                      </c:pt>
                      <c:pt idx="5869">
                        <c:v>478.60199999999998</c:v>
                      </c:pt>
                      <c:pt idx="5870">
                        <c:v>478.58300000000003</c:v>
                      </c:pt>
                      <c:pt idx="5871">
                        <c:v>478.565</c:v>
                      </c:pt>
                      <c:pt idx="5872">
                        <c:v>478.54599999999999</c:v>
                      </c:pt>
                      <c:pt idx="5873">
                        <c:v>478.52699999999999</c:v>
                      </c:pt>
                      <c:pt idx="5874">
                        <c:v>478.50799999999998</c:v>
                      </c:pt>
                      <c:pt idx="5875">
                        <c:v>478.49</c:v>
                      </c:pt>
                      <c:pt idx="5876">
                        <c:v>478.471</c:v>
                      </c:pt>
                      <c:pt idx="5877">
                        <c:v>478.452</c:v>
                      </c:pt>
                      <c:pt idx="5878">
                        <c:v>478.43400000000003</c:v>
                      </c:pt>
                      <c:pt idx="5879">
                        <c:v>478.41500000000002</c:v>
                      </c:pt>
                      <c:pt idx="5880">
                        <c:v>478.39600000000002</c:v>
                      </c:pt>
                      <c:pt idx="5881">
                        <c:v>478.37700000000001</c:v>
                      </c:pt>
                      <c:pt idx="5882">
                        <c:v>478.35899999999998</c:v>
                      </c:pt>
                      <c:pt idx="5883">
                        <c:v>478.34</c:v>
                      </c:pt>
                      <c:pt idx="5884">
                        <c:v>478.32100000000003</c:v>
                      </c:pt>
                      <c:pt idx="5885">
                        <c:v>478.303</c:v>
                      </c:pt>
                      <c:pt idx="5886">
                        <c:v>478.28399999999999</c:v>
                      </c:pt>
                      <c:pt idx="5887">
                        <c:v>478.26499999999999</c:v>
                      </c:pt>
                      <c:pt idx="5888">
                        <c:v>478.24700000000001</c:v>
                      </c:pt>
                      <c:pt idx="5889">
                        <c:v>478.22800000000001</c:v>
                      </c:pt>
                      <c:pt idx="5890">
                        <c:v>478.209</c:v>
                      </c:pt>
                      <c:pt idx="5891">
                        <c:v>478.19099999999997</c:v>
                      </c:pt>
                      <c:pt idx="5892">
                        <c:v>478.17200000000003</c:v>
                      </c:pt>
                      <c:pt idx="5893">
                        <c:v>478.15300000000002</c:v>
                      </c:pt>
                      <c:pt idx="5894">
                        <c:v>478.13499999999999</c:v>
                      </c:pt>
                      <c:pt idx="5895">
                        <c:v>478.11599999999999</c:v>
                      </c:pt>
                      <c:pt idx="5896">
                        <c:v>478.09699999999998</c:v>
                      </c:pt>
                      <c:pt idx="5897">
                        <c:v>478.07900000000001</c:v>
                      </c:pt>
                      <c:pt idx="5898">
                        <c:v>478.06</c:v>
                      </c:pt>
                      <c:pt idx="5899">
                        <c:v>478.04199999999997</c:v>
                      </c:pt>
                      <c:pt idx="5900">
                        <c:v>478.02300000000002</c:v>
                      </c:pt>
                      <c:pt idx="5901">
                        <c:v>478.00400000000002</c:v>
                      </c:pt>
                      <c:pt idx="5902">
                        <c:v>477.98599999999999</c:v>
                      </c:pt>
                      <c:pt idx="5903">
                        <c:v>477.96699999999998</c:v>
                      </c:pt>
                      <c:pt idx="5904">
                        <c:v>477.94900000000001</c:v>
                      </c:pt>
                      <c:pt idx="5905">
                        <c:v>477.93</c:v>
                      </c:pt>
                      <c:pt idx="5906">
                        <c:v>477.91199999999998</c:v>
                      </c:pt>
                      <c:pt idx="5907">
                        <c:v>477.89299999999997</c:v>
                      </c:pt>
                      <c:pt idx="5908">
                        <c:v>477.875</c:v>
                      </c:pt>
                      <c:pt idx="5909">
                        <c:v>477.85599999999999</c:v>
                      </c:pt>
                      <c:pt idx="5910">
                        <c:v>477.83699999999999</c:v>
                      </c:pt>
                      <c:pt idx="5911">
                        <c:v>477.81900000000002</c:v>
                      </c:pt>
                      <c:pt idx="5912">
                        <c:v>477.8</c:v>
                      </c:pt>
                      <c:pt idx="5913">
                        <c:v>477.78199999999998</c:v>
                      </c:pt>
                      <c:pt idx="5914">
                        <c:v>477.76299999999998</c:v>
                      </c:pt>
                      <c:pt idx="5915">
                        <c:v>477.745</c:v>
                      </c:pt>
                      <c:pt idx="5916">
                        <c:v>477.726</c:v>
                      </c:pt>
                      <c:pt idx="5917">
                        <c:v>477.70800000000003</c:v>
                      </c:pt>
                      <c:pt idx="5918">
                        <c:v>477.68900000000002</c:v>
                      </c:pt>
                      <c:pt idx="5919">
                        <c:v>477.67099999999999</c:v>
                      </c:pt>
                      <c:pt idx="5920">
                        <c:v>477.65199999999999</c:v>
                      </c:pt>
                      <c:pt idx="5921">
                        <c:v>477.63400000000001</c:v>
                      </c:pt>
                      <c:pt idx="5922">
                        <c:v>477.61599999999999</c:v>
                      </c:pt>
                      <c:pt idx="5923">
                        <c:v>477.59699999999998</c:v>
                      </c:pt>
                      <c:pt idx="5924">
                        <c:v>477.57900000000001</c:v>
                      </c:pt>
                      <c:pt idx="5925">
                        <c:v>477.56</c:v>
                      </c:pt>
                      <c:pt idx="5926">
                        <c:v>477.54199999999997</c:v>
                      </c:pt>
                      <c:pt idx="5927">
                        <c:v>477.52300000000002</c:v>
                      </c:pt>
                      <c:pt idx="5928">
                        <c:v>477.505</c:v>
                      </c:pt>
                      <c:pt idx="5929">
                        <c:v>477.48700000000002</c:v>
                      </c:pt>
                      <c:pt idx="5930">
                        <c:v>477.46800000000002</c:v>
                      </c:pt>
                      <c:pt idx="5931">
                        <c:v>477.45</c:v>
                      </c:pt>
                      <c:pt idx="5932">
                        <c:v>477.43099999999998</c:v>
                      </c:pt>
                      <c:pt idx="5933">
                        <c:v>477.41300000000001</c:v>
                      </c:pt>
                      <c:pt idx="5934">
                        <c:v>477.39499999999998</c:v>
                      </c:pt>
                      <c:pt idx="5935">
                        <c:v>477.37599999999998</c:v>
                      </c:pt>
                      <c:pt idx="5936">
                        <c:v>477.358</c:v>
                      </c:pt>
                      <c:pt idx="5937">
                        <c:v>477.339</c:v>
                      </c:pt>
                      <c:pt idx="5938">
                        <c:v>477.32100000000003</c:v>
                      </c:pt>
                      <c:pt idx="5939">
                        <c:v>477.303</c:v>
                      </c:pt>
                      <c:pt idx="5940">
                        <c:v>477.28399999999999</c:v>
                      </c:pt>
                      <c:pt idx="5941">
                        <c:v>477.26600000000002</c:v>
                      </c:pt>
                      <c:pt idx="5942">
                        <c:v>477.24799999999999</c:v>
                      </c:pt>
                      <c:pt idx="5943">
                        <c:v>477.22899999999998</c:v>
                      </c:pt>
                      <c:pt idx="5944">
                        <c:v>477.21100000000001</c:v>
                      </c:pt>
                      <c:pt idx="5945">
                        <c:v>477.19299999999998</c:v>
                      </c:pt>
                      <c:pt idx="5946">
                        <c:v>477.17399999999998</c:v>
                      </c:pt>
                      <c:pt idx="5947">
                        <c:v>477.15600000000001</c:v>
                      </c:pt>
                      <c:pt idx="5948">
                        <c:v>477.13799999999998</c:v>
                      </c:pt>
                      <c:pt idx="5949">
                        <c:v>477.11900000000003</c:v>
                      </c:pt>
                      <c:pt idx="5950">
                        <c:v>477.101</c:v>
                      </c:pt>
                      <c:pt idx="5951">
                        <c:v>477.08300000000003</c:v>
                      </c:pt>
                      <c:pt idx="5952">
                        <c:v>477.065</c:v>
                      </c:pt>
                      <c:pt idx="5953">
                        <c:v>477.04599999999999</c:v>
                      </c:pt>
                      <c:pt idx="5954">
                        <c:v>477.02800000000002</c:v>
                      </c:pt>
                      <c:pt idx="5955">
                        <c:v>477.01</c:v>
                      </c:pt>
                      <c:pt idx="5956">
                        <c:v>476.99200000000002</c:v>
                      </c:pt>
                      <c:pt idx="5957">
                        <c:v>476.97300000000001</c:v>
                      </c:pt>
                      <c:pt idx="5958">
                        <c:v>476.95499999999998</c:v>
                      </c:pt>
                      <c:pt idx="5959">
                        <c:v>476.93700000000001</c:v>
                      </c:pt>
                      <c:pt idx="5960">
                        <c:v>476.91899999999998</c:v>
                      </c:pt>
                      <c:pt idx="5961">
                        <c:v>476.9</c:v>
                      </c:pt>
                      <c:pt idx="5962">
                        <c:v>476.88200000000001</c:v>
                      </c:pt>
                      <c:pt idx="5963">
                        <c:v>476.86399999999998</c:v>
                      </c:pt>
                      <c:pt idx="5964">
                        <c:v>476.846</c:v>
                      </c:pt>
                      <c:pt idx="5965">
                        <c:v>476.827</c:v>
                      </c:pt>
                      <c:pt idx="5966">
                        <c:v>476.80900000000003</c:v>
                      </c:pt>
                      <c:pt idx="5967">
                        <c:v>476.791</c:v>
                      </c:pt>
                      <c:pt idx="5968">
                        <c:v>476.77300000000002</c:v>
                      </c:pt>
                      <c:pt idx="5969">
                        <c:v>476.755</c:v>
                      </c:pt>
                      <c:pt idx="5970">
                        <c:v>476.73700000000002</c:v>
                      </c:pt>
                      <c:pt idx="5971">
                        <c:v>476.71800000000002</c:v>
                      </c:pt>
                      <c:pt idx="5972">
                        <c:v>476.7</c:v>
                      </c:pt>
                      <c:pt idx="5973">
                        <c:v>476.68200000000002</c:v>
                      </c:pt>
                      <c:pt idx="5974">
                        <c:v>476.66399999999999</c:v>
                      </c:pt>
                      <c:pt idx="5975">
                        <c:v>476.64600000000002</c:v>
                      </c:pt>
                      <c:pt idx="5976">
                        <c:v>476.62799999999999</c:v>
                      </c:pt>
                      <c:pt idx="5977">
                        <c:v>476.60899999999998</c:v>
                      </c:pt>
                      <c:pt idx="5978">
                        <c:v>476.59100000000001</c:v>
                      </c:pt>
                      <c:pt idx="5979">
                        <c:v>476.57299999999998</c:v>
                      </c:pt>
                      <c:pt idx="5980">
                        <c:v>476.55500000000001</c:v>
                      </c:pt>
                      <c:pt idx="5981">
                        <c:v>476.53699999999998</c:v>
                      </c:pt>
                      <c:pt idx="5982">
                        <c:v>476.51900000000001</c:v>
                      </c:pt>
                      <c:pt idx="5983">
                        <c:v>476.50099999999998</c:v>
                      </c:pt>
                      <c:pt idx="5984">
                        <c:v>476.483</c:v>
                      </c:pt>
                      <c:pt idx="5985">
                        <c:v>476.46499999999997</c:v>
                      </c:pt>
                      <c:pt idx="5986">
                        <c:v>476.447</c:v>
                      </c:pt>
                      <c:pt idx="5987">
                        <c:v>476.428</c:v>
                      </c:pt>
                      <c:pt idx="5988">
                        <c:v>476.41</c:v>
                      </c:pt>
                      <c:pt idx="5989">
                        <c:v>476.392</c:v>
                      </c:pt>
                      <c:pt idx="5990">
                        <c:v>476.37400000000002</c:v>
                      </c:pt>
                      <c:pt idx="5991">
                        <c:v>476.35599999999999</c:v>
                      </c:pt>
                      <c:pt idx="5992">
                        <c:v>476.33800000000002</c:v>
                      </c:pt>
                      <c:pt idx="5993">
                        <c:v>476.32</c:v>
                      </c:pt>
                      <c:pt idx="5994">
                        <c:v>476.30200000000002</c:v>
                      </c:pt>
                      <c:pt idx="5995">
                        <c:v>476.28399999999999</c:v>
                      </c:pt>
                      <c:pt idx="5996">
                        <c:v>476.26600000000002</c:v>
                      </c:pt>
                      <c:pt idx="5997">
                        <c:v>476.24799999999999</c:v>
                      </c:pt>
                      <c:pt idx="5998">
                        <c:v>476.23</c:v>
                      </c:pt>
                      <c:pt idx="5999">
                        <c:v>476.21199999999999</c:v>
                      </c:pt>
                      <c:pt idx="6000">
                        <c:v>476.19400000000002</c:v>
                      </c:pt>
                      <c:pt idx="6001">
                        <c:v>476.17599999999999</c:v>
                      </c:pt>
                      <c:pt idx="6002">
                        <c:v>476.15800000000002</c:v>
                      </c:pt>
                      <c:pt idx="6003">
                        <c:v>476.14</c:v>
                      </c:pt>
                      <c:pt idx="6004">
                        <c:v>476.12200000000001</c:v>
                      </c:pt>
                      <c:pt idx="6005">
                        <c:v>476.10399999999998</c:v>
                      </c:pt>
                      <c:pt idx="6006">
                        <c:v>476.08600000000001</c:v>
                      </c:pt>
                      <c:pt idx="6007">
                        <c:v>476.06799999999998</c:v>
                      </c:pt>
                      <c:pt idx="6008">
                        <c:v>476.05</c:v>
                      </c:pt>
                      <c:pt idx="6009">
                        <c:v>476.03199999999998</c:v>
                      </c:pt>
                      <c:pt idx="6010">
                        <c:v>476.01400000000001</c:v>
                      </c:pt>
                      <c:pt idx="6011">
                        <c:v>475.99599999999998</c:v>
                      </c:pt>
                      <c:pt idx="6012">
                        <c:v>475.97899999999998</c:v>
                      </c:pt>
                      <c:pt idx="6013">
                        <c:v>475.96100000000001</c:v>
                      </c:pt>
                      <c:pt idx="6014">
                        <c:v>475.94299999999998</c:v>
                      </c:pt>
                      <c:pt idx="6015">
                        <c:v>475.92500000000001</c:v>
                      </c:pt>
                      <c:pt idx="6016">
                        <c:v>475.90699999999998</c:v>
                      </c:pt>
                      <c:pt idx="6017">
                        <c:v>475.88900000000001</c:v>
                      </c:pt>
                      <c:pt idx="6018">
                        <c:v>475.87099999999998</c:v>
                      </c:pt>
                      <c:pt idx="6019">
                        <c:v>475.85300000000001</c:v>
                      </c:pt>
                      <c:pt idx="6020">
                        <c:v>475.83499999999998</c:v>
                      </c:pt>
                      <c:pt idx="6021">
                        <c:v>475.81700000000001</c:v>
                      </c:pt>
                      <c:pt idx="6022">
                        <c:v>475.8</c:v>
                      </c:pt>
                      <c:pt idx="6023">
                        <c:v>475.78199999999998</c:v>
                      </c:pt>
                      <c:pt idx="6024">
                        <c:v>475.76400000000001</c:v>
                      </c:pt>
                      <c:pt idx="6025">
                        <c:v>475.74599999999998</c:v>
                      </c:pt>
                      <c:pt idx="6026">
                        <c:v>475.72800000000001</c:v>
                      </c:pt>
                      <c:pt idx="6027">
                        <c:v>475.71</c:v>
                      </c:pt>
                      <c:pt idx="6028">
                        <c:v>475.69200000000001</c:v>
                      </c:pt>
                      <c:pt idx="6029">
                        <c:v>475.67500000000001</c:v>
                      </c:pt>
                      <c:pt idx="6030">
                        <c:v>475.65699999999998</c:v>
                      </c:pt>
                      <c:pt idx="6031">
                        <c:v>475.63900000000001</c:v>
                      </c:pt>
                      <c:pt idx="6032">
                        <c:v>475.62099999999998</c:v>
                      </c:pt>
                      <c:pt idx="6033">
                        <c:v>475.60300000000001</c:v>
                      </c:pt>
                      <c:pt idx="6034">
                        <c:v>475.58600000000001</c:v>
                      </c:pt>
                      <c:pt idx="6035">
                        <c:v>475.56799999999998</c:v>
                      </c:pt>
                      <c:pt idx="6036">
                        <c:v>475.55</c:v>
                      </c:pt>
                      <c:pt idx="6037">
                        <c:v>475.53199999999998</c:v>
                      </c:pt>
                      <c:pt idx="6038">
                        <c:v>475.51400000000001</c:v>
                      </c:pt>
                      <c:pt idx="6039">
                        <c:v>475.49700000000001</c:v>
                      </c:pt>
                      <c:pt idx="6040">
                        <c:v>475.47899999999998</c:v>
                      </c:pt>
                      <c:pt idx="6041">
                        <c:v>475.46100000000001</c:v>
                      </c:pt>
                      <c:pt idx="6042">
                        <c:v>475.44299999999998</c:v>
                      </c:pt>
                      <c:pt idx="6043">
                        <c:v>475.42599999999999</c:v>
                      </c:pt>
                      <c:pt idx="6044">
                        <c:v>475.40800000000002</c:v>
                      </c:pt>
                      <c:pt idx="6045">
                        <c:v>475.39</c:v>
                      </c:pt>
                      <c:pt idx="6046">
                        <c:v>475.37200000000001</c:v>
                      </c:pt>
                      <c:pt idx="6047">
                        <c:v>475.35500000000002</c:v>
                      </c:pt>
                      <c:pt idx="6048">
                        <c:v>475.33699999999999</c:v>
                      </c:pt>
                      <c:pt idx="6049">
                        <c:v>475.31900000000002</c:v>
                      </c:pt>
                      <c:pt idx="6050">
                        <c:v>475.30200000000002</c:v>
                      </c:pt>
                      <c:pt idx="6051">
                        <c:v>475.28399999999999</c:v>
                      </c:pt>
                      <c:pt idx="6052">
                        <c:v>475.26600000000002</c:v>
                      </c:pt>
                      <c:pt idx="6053">
                        <c:v>475.24799999999999</c:v>
                      </c:pt>
                      <c:pt idx="6054">
                        <c:v>475.23099999999999</c:v>
                      </c:pt>
                      <c:pt idx="6055">
                        <c:v>475.21300000000002</c:v>
                      </c:pt>
                      <c:pt idx="6056">
                        <c:v>475.19499999999999</c:v>
                      </c:pt>
                      <c:pt idx="6057">
                        <c:v>475.178</c:v>
                      </c:pt>
                      <c:pt idx="6058">
                        <c:v>475.16</c:v>
                      </c:pt>
                      <c:pt idx="6059">
                        <c:v>475.142</c:v>
                      </c:pt>
                      <c:pt idx="6060">
                        <c:v>475.125</c:v>
                      </c:pt>
                      <c:pt idx="6061">
                        <c:v>475.10700000000003</c:v>
                      </c:pt>
                      <c:pt idx="6062">
                        <c:v>475.089</c:v>
                      </c:pt>
                      <c:pt idx="6063">
                        <c:v>475.072</c:v>
                      </c:pt>
                      <c:pt idx="6064">
                        <c:v>475.05399999999997</c:v>
                      </c:pt>
                      <c:pt idx="6065">
                        <c:v>475.03699999999998</c:v>
                      </c:pt>
                      <c:pt idx="6066">
                        <c:v>475.01900000000001</c:v>
                      </c:pt>
                      <c:pt idx="6067">
                        <c:v>475.00099999999998</c:v>
                      </c:pt>
                      <c:pt idx="6068">
                        <c:v>474.98399999999998</c:v>
                      </c:pt>
                      <c:pt idx="6069">
                        <c:v>474.96600000000001</c:v>
                      </c:pt>
                      <c:pt idx="6070">
                        <c:v>474.94900000000001</c:v>
                      </c:pt>
                      <c:pt idx="6071">
                        <c:v>474.93099999999998</c:v>
                      </c:pt>
                      <c:pt idx="6072">
                        <c:v>474.91300000000001</c:v>
                      </c:pt>
                      <c:pt idx="6073">
                        <c:v>474.89600000000002</c:v>
                      </c:pt>
                      <c:pt idx="6074">
                        <c:v>474.87799999999999</c:v>
                      </c:pt>
                      <c:pt idx="6075">
                        <c:v>474.86099999999999</c:v>
                      </c:pt>
                      <c:pt idx="6076">
                        <c:v>474.84300000000002</c:v>
                      </c:pt>
                      <c:pt idx="6077">
                        <c:v>474.82600000000002</c:v>
                      </c:pt>
                      <c:pt idx="6078">
                        <c:v>474.80799999999999</c:v>
                      </c:pt>
                      <c:pt idx="6079">
                        <c:v>474.791</c:v>
                      </c:pt>
                      <c:pt idx="6080">
                        <c:v>474.77300000000002</c:v>
                      </c:pt>
                      <c:pt idx="6081">
                        <c:v>474.75599999999997</c:v>
                      </c:pt>
                      <c:pt idx="6082">
                        <c:v>474.738</c:v>
                      </c:pt>
                      <c:pt idx="6083">
                        <c:v>474.721</c:v>
                      </c:pt>
                      <c:pt idx="6084">
                        <c:v>474.70299999999997</c:v>
                      </c:pt>
                      <c:pt idx="6085">
                        <c:v>474.68599999999998</c:v>
                      </c:pt>
                      <c:pt idx="6086">
                        <c:v>474.66800000000001</c:v>
                      </c:pt>
                      <c:pt idx="6087">
                        <c:v>474.65100000000001</c:v>
                      </c:pt>
                      <c:pt idx="6088">
                        <c:v>474.63400000000001</c:v>
                      </c:pt>
                      <c:pt idx="6089">
                        <c:v>474.61700000000002</c:v>
                      </c:pt>
                      <c:pt idx="6090">
                        <c:v>474.59899999999999</c:v>
                      </c:pt>
                      <c:pt idx="6091">
                        <c:v>474.58199999999999</c:v>
                      </c:pt>
                      <c:pt idx="6092">
                        <c:v>474.565</c:v>
                      </c:pt>
                      <c:pt idx="6093">
                        <c:v>474.54899999999998</c:v>
                      </c:pt>
                      <c:pt idx="6094">
                        <c:v>474.53199999999998</c:v>
                      </c:pt>
                      <c:pt idx="6095">
                        <c:v>474.51600000000002</c:v>
                      </c:pt>
                      <c:pt idx="6096">
                        <c:v>474.49900000000002</c:v>
                      </c:pt>
                      <c:pt idx="6097">
                        <c:v>474.48399999999998</c:v>
                      </c:pt>
                      <c:pt idx="6098">
                        <c:v>474.46800000000002</c:v>
                      </c:pt>
                      <c:pt idx="6099">
                        <c:v>474.45299999999997</c:v>
                      </c:pt>
                      <c:pt idx="6100">
                        <c:v>474.43900000000002</c:v>
                      </c:pt>
                      <c:pt idx="6101">
                        <c:v>474.42500000000001</c:v>
                      </c:pt>
                      <c:pt idx="6102">
                        <c:v>474.41199999999998</c:v>
                      </c:pt>
                      <c:pt idx="6103">
                        <c:v>474.399</c:v>
                      </c:pt>
                      <c:pt idx="6104">
                        <c:v>474.38600000000002</c:v>
                      </c:pt>
                      <c:pt idx="6105">
                        <c:v>474.37400000000002</c:v>
                      </c:pt>
                      <c:pt idx="6106">
                        <c:v>474.36200000000002</c:v>
                      </c:pt>
                      <c:pt idx="6107">
                        <c:v>474.351</c:v>
                      </c:pt>
                      <c:pt idx="6108">
                        <c:v>474.339</c:v>
                      </c:pt>
                      <c:pt idx="6109">
                        <c:v>474.327</c:v>
                      </c:pt>
                      <c:pt idx="6110">
                        <c:v>474.31400000000002</c:v>
                      </c:pt>
                      <c:pt idx="6111">
                        <c:v>474.30200000000002</c:v>
                      </c:pt>
                      <c:pt idx="6112">
                        <c:v>474.29</c:v>
                      </c:pt>
                      <c:pt idx="6113">
                        <c:v>474.27800000000002</c:v>
                      </c:pt>
                      <c:pt idx="6114">
                        <c:v>474.267</c:v>
                      </c:pt>
                      <c:pt idx="6115">
                        <c:v>474.25700000000001</c:v>
                      </c:pt>
                      <c:pt idx="6116">
                        <c:v>474.24900000000002</c:v>
                      </c:pt>
                      <c:pt idx="6117">
                        <c:v>474.24200000000002</c:v>
                      </c:pt>
                      <c:pt idx="6118">
                        <c:v>474.238</c:v>
                      </c:pt>
                      <c:pt idx="6119">
                        <c:v>474.23700000000002</c:v>
                      </c:pt>
                      <c:pt idx="6120">
                        <c:v>474.23899999999998</c:v>
                      </c:pt>
                      <c:pt idx="6121">
                        <c:v>474.24599999999998</c:v>
                      </c:pt>
                      <c:pt idx="6122">
                        <c:v>474.25900000000001</c:v>
                      </c:pt>
                      <c:pt idx="6123">
                        <c:v>474.28</c:v>
                      </c:pt>
                      <c:pt idx="6124">
                        <c:v>474.31099999999998</c:v>
                      </c:pt>
                      <c:pt idx="6125">
                        <c:v>474.351</c:v>
                      </c:pt>
                      <c:pt idx="6126">
                        <c:v>474.4</c:v>
                      </c:pt>
                      <c:pt idx="6127">
                        <c:v>474.45600000000002</c:v>
                      </c:pt>
                      <c:pt idx="6128">
                        <c:v>474.51900000000001</c:v>
                      </c:pt>
                      <c:pt idx="6129">
                        <c:v>474.58800000000002</c:v>
                      </c:pt>
                      <c:pt idx="6130">
                        <c:v>474.66199999999998</c:v>
                      </c:pt>
                      <c:pt idx="6131">
                        <c:v>474.74</c:v>
                      </c:pt>
                      <c:pt idx="6132">
                        <c:v>474.81799999999998</c:v>
                      </c:pt>
                      <c:pt idx="6133">
                        <c:v>474.88799999999998</c:v>
                      </c:pt>
                      <c:pt idx="6134">
                        <c:v>474.94900000000001</c:v>
                      </c:pt>
                      <c:pt idx="6135">
                        <c:v>475.00299999999999</c:v>
                      </c:pt>
                      <c:pt idx="6136">
                        <c:v>475.05099999999999</c:v>
                      </c:pt>
                      <c:pt idx="6137">
                        <c:v>475.09699999999998</c:v>
                      </c:pt>
                      <c:pt idx="6138">
                        <c:v>475.14499999999998</c:v>
                      </c:pt>
                      <c:pt idx="6139">
                        <c:v>475.197</c:v>
                      </c:pt>
                      <c:pt idx="6140">
                        <c:v>475.25599999999997</c:v>
                      </c:pt>
                      <c:pt idx="6141">
                        <c:v>475.32400000000001</c:v>
                      </c:pt>
                      <c:pt idx="6142">
                        <c:v>475.40699999999998</c:v>
                      </c:pt>
                      <c:pt idx="6143">
                        <c:v>475.512</c:v>
                      </c:pt>
                      <c:pt idx="6144">
                        <c:v>475.64699999999999</c:v>
                      </c:pt>
                      <c:pt idx="6145">
                        <c:v>475.81400000000002</c:v>
                      </c:pt>
                      <c:pt idx="6146">
                        <c:v>476.017</c:v>
                      </c:pt>
                      <c:pt idx="6147">
                        <c:v>476.27699999999999</c:v>
                      </c:pt>
                      <c:pt idx="6148">
                        <c:v>476.61399999999998</c:v>
                      </c:pt>
                      <c:pt idx="6149">
                        <c:v>477.03199999999998</c:v>
                      </c:pt>
                      <c:pt idx="6150">
                        <c:v>477.52499999999998</c:v>
                      </c:pt>
                      <c:pt idx="6151">
                        <c:v>478.08300000000003</c:v>
                      </c:pt>
                      <c:pt idx="6152">
                        <c:v>478.7</c:v>
                      </c:pt>
                      <c:pt idx="6153">
                        <c:v>479.37</c:v>
                      </c:pt>
                      <c:pt idx="6154">
                        <c:v>480.084</c:v>
                      </c:pt>
                      <c:pt idx="6155">
                        <c:v>480.83199999999999</c:v>
                      </c:pt>
                      <c:pt idx="6156">
                        <c:v>481.60599999999999</c:v>
                      </c:pt>
                      <c:pt idx="6157">
                        <c:v>482.34399999999999</c:v>
                      </c:pt>
                      <c:pt idx="6158">
                        <c:v>482.99700000000001</c:v>
                      </c:pt>
                      <c:pt idx="6159">
                        <c:v>483.56099999999998</c:v>
                      </c:pt>
                      <c:pt idx="6160">
                        <c:v>484.048</c:v>
                      </c:pt>
                      <c:pt idx="6161">
                        <c:v>484.476</c:v>
                      </c:pt>
                      <c:pt idx="6162">
                        <c:v>484.86799999999999</c:v>
                      </c:pt>
                      <c:pt idx="6163">
                        <c:v>485.245</c:v>
                      </c:pt>
                      <c:pt idx="6164">
                        <c:v>485.61799999999999</c:v>
                      </c:pt>
                      <c:pt idx="6165">
                        <c:v>485.99799999999999</c:v>
                      </c:pt>
                      <c:pt idx="6166">
                        <c:v>486.39600000000002</c:v>
                      </c:pt>
                      <c:pt idx="6167">
                        <c:v>486.85500000000002</c:v>
                      </c:pt>
                      <c:pt idx="6168">
                        <c:v>487.41399999999999</c:v>
                      </c:pt>
                      <c:pt idx="6169">
                        <c:v>488.09800000000001</c:v>
                      </c:pt>
                      <c:pt idx="6170">
                        <c:v>488.91800000000001</c:v>
                      </c:pt>
                      <c:pt idx="6171">
                        <c:v>489.88499999999999</c:v>
                      </c:pt>
                      <c:pt idx="6172">
                        <c:v>491.108</c:v>
                      </c:pt>
                      <c:pt idx="6173">
                        <c:v>492.642</c:v>
                      </c:pt>
                      <c:pt idx="6174">
                        <c:v>494.483</c:v>
                      </c:pt>
                      <c:pt idx="6175">
                        <c:v>496.59699999999998</c:v>
                      </c:pt>
                      <c:pt idx="6176">
                        <c:v>498.95</c:v>
                      </c:pt>
                      <c:pt idx="6177">
                        <c:v>501.52199999999999</c:v>
                      </c:pt>
                      <c:pt idx="6178">
                        <c:v>504.28</c:v>
                      </c:pt>
                      <c:pt idx="6179">
                        <c:v>507.18200000000002</c:v>
                      </c:pt>
                      <c:pt idx="6180">
                        <c:v>510.18900000000002</c:v>
                      </c:pt>
                      <c:pt idx="6181">
                        <c:v>513.23900000000003</c:v>
                      </c:pt>
                      <c:pt idx="6182">
                        <c:v>516.03599999999994</c:v>
                      </c:pt>
                      <c:pt idx="6183">
                        <c:v>518.45000000000005</c:v>
                      </c:pt>
                      <c:pt idx="6184">
                        <c:v>520.48400000000004</c:v>
                      </c:pt>
                      <c:pt idx="6185">
                        <c:v>522.19500000000005</c:v>
                      </c:pt>
                      <c:pt idx="6186">
                        <c:v>523.65200000000004</c:v>
                      </c:pt>
                      <c:pt idx="6187">
                        <c:v>524.93399999999997</c:v>
                      </c:pt>
                      <c:pt idx="6188">
                        <c:v>526.08699999999999</c:v>
                      </c:pt>
                      <c:pt idx="6189">
                        <c:v>527.13699999999994</c:v>
                      </c:pt>
                      <c:pt idx="6190">
                        <c:v>528.09699999999998</c:v>
                      </c:pt>
                      <c:pt idx="6191">
                        <c:v>529.00699999999995</c:v>
                      </c:pt>
                      <c:pt idx="6192">
                        <c:v>530.01900000000001</c:v>
                      </c:pt>
                      <c:pt idx="6193">
                        <c:v>531.22400000000005</c:v>
                      </c:pt>
                      <c:pt idx="6194">
                        <c:v>532.65599999999995</c:v>
                      </c:pt>
                      <c:pt idx="6195">
                        <c:v>534.30200000000002</c:v>
                      </c:pt>
                      <c:pt idx="6196">
                        <c:v>536.202</c:v>
                      </c:pt>
                      <c:pt idx="6197">
                        <c:v>538.57000000000005</c:v>
                      </c:pt>
                      <c:pt idx="6198">
                        <c:v>541.471</c:v>
                      </c:pt>
                      <c:pt idx="6199">
                        <c:v>544.88699999999994</c:v>
                      </c:pt>
                      <c:pt idx="6200">
                        <c:v>548.67399999999998</c:v>
                      </c:pt>
                      <c:pt idx="6201">
                        <c:v>552.83000000000004</c:v>
                      </c:pt>
                      <c:pt idx="6202">
                        <c:v>557.33299999999997</c:v>
                      </c:pt>
                      <c:pt idx="6203">
                        <c:v>562.12400000000002</c:v>
                      </c:pt>
                      <c:pt idx="6204">
                        <c:v>567.14400000000001</c:v>
                      </c:pt>
                      <c:pt idx="6205">
                        <c:v>572.41499999999996</c:v>
                      </c:pt>
                      <c:pt idx="6206">
                        <c:v>577.64300000000003</c:v>
                      </c:pt>
                      <c:pt idx="6207">
                        <c:v>582.27200000000005</c:v>
                      </c:pt>
                      <c:pt idx="6208">
                        <c:v>586.17700000000002</c:v>
                      </c:pt>
                      <c:pt idx="6209">
                        <c:v>589.37900000000002</c:v>
                      </c:pt>
                      <c:pt idx="6210">
                        <c:v>591.97500000000002</c:v>
                      </c:pt>
                      <c:pt idx="6211">
                        <c:v>594.13699999999994</c:v>
                      </c:pt>
                      <c:pt idx="6212">
                        <c:v>596.05399999999997</c:v>
                      </c:pt>
                      <c:pt idx="6213">
                        <c:v>597.86199999999997</c:v>
                      </c:pt>
                      <c:pt idx="6214">
                        <c:v>599.66800000000001</c:v>
                      </c:pt>
                      <c:pt idx="6215">
                        <c:v>601.49800000000005</c:v>
                      </c:pt>
                      <c:pt idx="6216">
                        <c:v>603.49199999999996</c:v>
                      </c:pt>
                      <c:pt idx="6217">
                        <c:v>605.95899999999995</c:v>
                      </c:pt>
                      <c:pt idx="6218">
                        <c:v>609.04999999999995</c:v>
                      </c:pt>
                      <c:pt idx="6219">
                        <c:v>612.79399999999998</c:v>
                      </c:pt>
                      <c:pt idx="6220">
                        <c:v>617.20399999999995</c:v>
                      </c:pt>
                      <c:pt idx="6221">
                        <c:v>622.50699999999995</c:v>
                      </c:pt>
                      <c:pt idx="6222">
                        <c:v>629.10799999999995</c:v>
                      </c:pt>
                      <c:pt idx="6223">
                        <c:v>637.053</c:v>
                      </c:pt>
                      <c:pt idx="6224">
                        <c:v>646.19200000000001</c:v>
                      </c:pt>
                      <c:pt idx="6225">
                        <c:v>656.404</c:v>
                      </c:pt>
                      <c:pt idx="6226">
                        <c:v>667.56600000000003</c:v>
                      </c:pt>
                      <c:pt idx="6227">
                        <c:v>679.55600000000004</c:v>
                      </c:pt>
                      <c:pt idx="6228">
                        <c:v>692.21500000000003</c:v>
                      </c:pt>
                      <c:pt idx="6229">
                        <c:v>705.375</c:v>
                      </c:pt>
                      <c:pt idx="6230">
                        <c:v>718.90200000000004</c:v>
                      </c:pt>
                      <c:pt idx="6231">
                        <c:v>732.02700000000004</c:v>
                      </c:pt>
                      <c:pt idx="6232">
                        <c:v>743.79399999999998</c:v>
                      </c:pt>
                      <c:pt idx="6233">
                        <c:v>754.101</c:v>
                      </c:pt>
                      <c:pt idx="6234">
                        <c:v>763.14800000000002</c:v>
                      </c:pt>
                      <c:pt idx="6235">
                        <c:v>771.20399999999995</c:v>
                      </c:pt>
                      <c:pt idx="6236">
                        <c:v>778.55799999999999</c:v>
                      </c:pt>
                      <c:pt idx="6237">
                        <c:v>785.41600000000005</c:v>
                      </c:pt>
                      <c:pt idx="6238">
                        <c:v>791.89099999999996</c:v>
                      </c:pt>
                      <c:pt idx="6239">
                        <c:v>798.04600000000005</c:v>
                      </c:pt>
                      <c:pt idx="6240">
                        <c:v>803.92200000000003</c:v>
                      </c:pt>
                      <c:pt idx="6241">
                        <c:v>809.92100000000005</c:v>
                      </c:pt>
                      <c:pt idx="6242">
                        <c:v>816.47</c:v>
                      </c:pt>
                      <c:pt idx="6243">
                        <c:v>823.66</c:v>
                      </c:pt>
                      <c:pt idx="6244">
                        <c:v>831.447</c:v>
                      </c:pt>
                      <c:pt idx="6245">
                        <c:v>839.80100000000004</c:v>
                      </c:pt>
                      <c:pt idx="6246">
                        <c:v>848.96600000000001</c:v>
                      </c:pt>
                      <c:pt idx="6247">
                        <c:v>859.12099999999998</c:v>
                      </c:pt>
                      <c:pt idx="6248">
                        <c:v>870.21199999999999</c:v>
                      </c:pt>
                      <c:pt idx="6249">
                        <c:v>882.10699999999997</c:v>
                      </c:pt>
                      <c:pt idx="6250">
                        <c:v>894.86900000000003</c:v>
                      </c:pt>
                      <c:pt idx="6251">
                        <c:v>908.39200000000005</c:v>
                      </c:pt>
                      <c:pt idx="6252">
                        <c:v>922.48900000000003</c:v>
                      </c:pt>
                      <c:pt idx="6253">
                        <c:v>936.97500000000002</c:v>
                      </c:pt>
                      <c:pt idx="6254">
                        <c:v>951.70799999999997</c:v>
                      </c:pt>
                      <c:pt idx="6255">
                        <c:v>966.56399999999996</c:v>
                      </c:pt>
                      <c:pt idx="6256">
                        <c:v>980.70500000000004</c:v>
                      </c:pt>
                      <c:pt idx="6257">
                        <c:v>993.65300000000002</c:v>
                      </c:pt>
                      <c:pt idx="6258" formatCode="0.00E+00">
                        <c:v>1005.45</c:v>
                      </c:pt>
                      <c:pt idx="6259" formatCode="0.00E+00">
                        <c:v>1016.27</c:v>
                      </c:pt>
                      <c:pt idx="6260" formatCode="0.00E+00">
                        <c:v>1026.31</c:v>
                      </c:pt>
                      <c:pt idx="6261" formatCode="0.00E+00">
                        <c:v>1035.71</c:v>
                      </c:pt>
                      <c:pt idx="6262" formatCode="0.00E+00">
                        <c:v>1044.56</c:v>
                      </c:pt>
                      <c:pt idx="6263" formatCode="0.00E+00">
                        <c:v>1052.8900000000001</c:v>
                      </c:pt>
                      <c:pt idx="6264" formatCode="0.00E+00">
                        <c:v>1060.77</c:v>
                      </c:pt>
                      <c:pt idx="6265" formatCode="0.00E+00">
                        <c:v>1068.26</c:v>
                      </c:pt>
                      <c:pt idx="6266" formatCode="0.00E+00">
                        <c:v>1075.75</c:v>
                      </c:pt>
                      <c:pt idx="6267" formatCode="0.00E+00">
                        <c:v>1083.43</c:v>
                      </c:pt>
                      <c:pt idx="6268" formatCode="0.00E+00">
                        <c:v>1091.3</c:v>
                      </c:pt>
                      <c:pt idx="6269" formatCode="0.00E+00">
                        <c:v>1099.3</c:v>
                      </c:pt>
                      <c:pt idx="6270" formatCode="0.00E+00">
                        <c:v>1107.42</c:v>
                      </c:pt>
                      <c:pt idx="6271" formatCode="0.00E+00">
                        <c:v>1115.82</c:v>
                      </c:pt>
                      <c:pt idx="6272" formatCode="0.00E+00">
                        <c:v>1124.58</c:v>
                      </c:pt>
                      <c:pt idx="6273" formatCode="0.00E+00">
                        <c:v>1133.6600000000001</c:v>
                      </c:pt>
                      <c:pt idx="6274" formatCode="0.00E+00">
                        <c:v>1142.98</c:v>
                      </c:pt>
                      <c:pt idx="6275" formatCode="0.00E+00">
                        <c:v>1152.47</c:v>
                      </c:pt>
                      <c:pt idx="6276" formatCode="0.00E+00">
                        <c:v>1162.07</c:v>
                      </c:pt>
                      <c:pt idx="6277" formatCode="0.00E+00">
                        <c:v>1171.71</c:v>
                      </c:pt>
                      <c:pt idx="6278" formatCode="0.00E+00">
                        <c:v>1181.32</c:v>
                      </c:pt>
                      <c:pt idx="6279" formatCode="0.00E+00">
                        <c:v>1190.8699999999999</c:v>
                      </c:pt>
                      <c:pt idx="6280" formatCode="0.00E+00">
                        <c:v>1200.26</c:v>
                      </c:pt>
                      <c:pt idx="6281" formatCode="0.00E+00">
                        <c:v>1208.99</c:v>
                      </c:pt>
                      <c:pt idx="6282" formatCode="0.00E+00">
                        <c:v>1216.94</c:v>
                      </c:pt>
                      <c:pt idx="6283" formatCode="0.00E+00">
                        <c:v>1224.19</c:v>
                      </c:pt>
                      <c:pt idx="6284" formatCode="0.00E+00">
                        <c:v>1230.8399999999999</c:v>
                      </c:pt>
                      <c:pt idx="6285" formatCode="0.00E+00">
                        <c:v>1236.99</c:v>
                      </c:pt>
                      <c:pt idx="6286" formatCode="0.00E+00">
                        <c:v>1242.72</c:v>
                      </c:pt>
                      <c:pt idx="6287" formatCode="0.00E+00">
                        <c:v>1248.07</c:v>
                      </c:pt>
                      <c:pt idx="6288" formatCode="0.00E+00">
                        <c:v>1253.08</c:v>
                      </c:pt>
                      <c:pt idx="6289" formatCode="0.00E+00">
                        <c:v>1257.76</c:v>
                      </c:pt>
                      <c:pt idx="6290" formatCode="0.00E+00">
                        <c:v>1262.18</c:v>
                      </c:pt>
                      <c:pt idx="6291" formatCode="0.00E+00">
                        <c:v>1266.58</c:v>
                      </c:pt>
                      <c:pt idx="6292" formatCode="0.00E+00">
                        <c:v>1271.01</c:v>
                      </c:pt>
                      <c:pt idx="6293" formatCode="0.00E+00">
                        <c:v>1275.46</c:v>
                      </c:pt>
                      <c:pt idx="6294" formatCode="0.00E+00">
                        <c:v>1279.8900000000001</c:v>
                      </c:pt>
                      <c:pt idx="6295" formatCode="0.00E+00">
                        <c:v>1284.31</c:v>
                      </c:pt>
                      <c:pt idx="6296" formatCode="0.00E+00">
                        <c:v>1288.81</c:v>
                      </c:pt>
                      <c:pt idx="6297" formatCode="0.00E+00">
                        <c:v>1293.4100000000001</c:v>
                      </c:pt>
                      <c:pt idx="6298" formatCode="0.00E+00">
                        <c:v>1298.07</c:v>
                      </c:pt>
                      <c:pt idx="6299" formatCode="0.00E+00">
                        <c:v>1302.75</c:v>
                      </c:pt>
                      <c:pt idx="6300" formatCode="0.00E+00">
                        <c:v>1307.43</c:v>
                      </c:pt>
                      <c:pt idx="6301" formatCode="0.00E+00">
                        <c:v>1312.06</c:v>
                      </c:pt>
                      <c:pt idx="6302" formatCode="0.00E+00">
                        <c:v>1316.63</c:v>
                      </c:pt>
                      <c:pt idx="6303" formatCode="0.00E+00">
                        <c:v>1321.12</c:v>
                      </c:pt>
                      <c:pt idx="6304" formatCode="0.00E+00">
                        <c:v>1325.51</c:v>
                      </c:pt>
                      <c:pt idx="6305" formatCode="0.00E+00">
                        <c:v>1329.71</c:v>
                      </c:pt>
                      <c:pt idx="6306" formatCode="0.00E+00">
                        <c:v>1333.53</c:v>
                      </c:pt>
                      <c:pt idx="6307" formatCode="0.00E+00">
                        <c:v>1336.96</c:v>
                      </c:pt>
                      <c:pt idx="6308" formatCode="0.00E+00">
                        <c:v>1340.08</c:v>
                      </c:pt>
                      <c:pt idx="6309" formatCode="0.00E+00">
                        <c:v>1342.95</c:v>
                      </c:pt>
                      <c:pt idx="6310" formatCode="0.00E+00">
                        <c:v>1345.6</c:v>
                      </c:pt>
                      <c:pt idx="6311" formatCode="0.00E+00">
                        <c:v>1348.07</c:v>
                      </c:pt>
                      <c:pt idx="6312" formatCode="0.00E+00">
                        <c:v>1350.38</c:v>
                      </c:pt>
                      <c:pt idx="6313" formatCode="0.00E+00">
                        <c:v>1352.53</c:v>
                      </c:pt>
                      <c:pt idx="6314" formatCode="0.00E+00">
                        <c:v>1354.53</c:v>
                      </c:pt>
                      <c:pt idx="6315" formatCode="0.00E+00">
                        <c:v>1356.43</c:v>
                      </c:pt>
                      <c:pt idx="6316" formatCode="0.00E+00">
                        <c:v>1358.33</c:v>
                      </c:pt>
                      <c:pt idx="6317" formatCode="0.00E+00">
                        <c:v>1360.23</c:v>
                      </c:pt>
                      <c:pt idx="6318" formatCode="0.00E+00">
                        <c:v>1362.1</c:v>
                      </c:pt>
                      <c:pt idx="6319" formatCode="0.00E+00">
                        <c:v>1363.92</c:v>
                      </c:pt>
                      <c:pt idx="6320" formatCode="0.00E+00">
                        <c:v>1365.73</c:v>
                      </c:pt>
                      <c:pt idx="6321" formatCode="0.00E+00">
                        <c:v>1367.53</c:v>
                      </c:pt>
                      <c:pt idx="6322" formatCode="0.00E+00">
                        <c:v>1369.34</c:v>
                      </c:pt>
                      <c:pt idx="6323" formatCode="0.00E+00">
                        <c:v>1371.15</c:v>
                      </c:pt>
                      <c:pt idx="6324" formatCode="0.00E+00">
                        <c:v>1372.93</c:v>
                      </c:pt>
                      <c:pt idx="6325" formatCode="0.00E+00">
                        <c:v>1374.67</c:v>
                      </c:pt>
                      <c:pt idx="6326" formatCode="0.00E+00">
                        <c:v>1376.38</c:v>
                      </c:pt>
                      <c:pt idx="6327" formatCode="0.00E+00">
                        <c:v>1378.03</c:v>
                      </c:pt>
                      <c:pt idx="6328" formatCode="0.00E+00">
                        <c:v>1379.62</c:v>
                      </c:pt>
                      <c:pt idx="6329" formatCode="0.00E+00">
                        <c:v>1381.15</c:v>
                      </c:pt>
                      <c:pt idx="6330" formatCode="0.00E+00">
                        <c:v>1382.56</c:v>
                      </c:pt>
                      <c:pt idx="6331" formatCode="0.00E+00">
                        <c:v>1383.8</c:v>
                      </c:pt>
                      <c:pt idx="6332" formatCode="0.00E+00">
                        <c:v>1384.88</c:v>
                      </c:pt>
                      <c:pt idx="6333" formatCode="0.00E+00">
                        <c:v>1385.83</c:v>
                      </c:pt>
                      <c:pt idx="6334" formatCode="0.00E+00">
                        <c:v>1386.67</c:v>
                      </c:pt>
                      <c:pt idx="6335" formatCode="0.00E+00">
                        <c:v>1387.42</c:v>
                      </c:pt>
                      <c:pt idx="6336" formatCode="0.00E+00">
                        <c:v>1388.07</c:v>
                      </c:pt>
                      <c:pt idx="6337" formatCode="0.00E+00">
                        <c:v>1388.64</c:v>
                      </c:pt>
                      <c:pt idx="6338" formatCode="0.00E+00">
                        <c:v>1389.12</c:v>
                      </c:pt>
                      <c:pt idx="6339" formatCode="0.00E+00">
                        <c:v>1389.52</c:v>
                      </c:pt>
                      <c:pt idx="6340" formatCode="0.00E+00">
                        <c:v>1389.88</c:v>
                      </c:pt>
                      <c:pt idx="6341" formatCode="0.00E+00">
                        <c:v>1390.21</c:v>
                      </c:pt>
                      <c:pt idx="6342" formatCode="0.00E+00">
                        <c:v>1390.5</c:v>
                      </c:pt>
                      <c:pt idx="6343" formatCode="0.00E+00">
                        <c:v>1390.75</c:v>
                      </c:pt>
                      <c:pt idx="6344" formatCode="0.00E+00">
                        <c:v>1390.95</c:v>
                      </c:pt>
                      <c:pt idx="6345" formatCode="0.00E+00">
                        <c:v>1391.11</c:v>
                      </c:pt>
                      <c:pt idx="6346" formatCode="0.00E+00">
                        <c:v>1391.23</c:v>
                      </c:pt>
                      <c:pt idx="6347" formatCode="0.00E+00">
                        <c:v>1391.32</c:v>
                      </c:pt>
                      <c:pt idx="6348" formatCode="0.00E+00">
                        <c:v>1391.37</c:v>
                      </c:pt>
                      <c:pt idx="6349" formatCode="0.00E+00">
                        <c:v>1391.39</c:v>
                      </c:pt>
                      <c:pt idx="6350" formatCode="0.00E+00">
                        <c:v>1391.37</c:v>
                      </c:pt>
                      <c:pt idx="6351" formatCode="0.00E+00">
                        <c:v>1391.32</c:v>
                      </c:pt>
                      <c:pt idx="6352" formatCode="0.00E+00">
                        <c:v>1391.24</c:v>
                      </c:pt>
                      <c:pt idx="6353" formatCode="0.00E+00">
                        <c:v>1391.13</c:v>
                      </c:pt>
                      <c:pt idx="6354" formatCode="0.00E+00">
                        <c:v>1390.99</c:v>
                      </c:pt>
                      <c:pt idx="6355" formatCode="0.00E+00">
                        <c:v>1390.83</c:v>
                      </c:pt>
                      <c:pt idx="6356" formatCode="0.00E+00">
                        <c:v>1390.63</c:v>
                      </c:pt>
                      <c:pt idx="6357" formatCode="0.00E+00">
                        <c:v>1390.42</c:v>
                      </c:pt>
                      <c:pt idx="6358" formatCode="0.00E+00">
                        <c:v>1390.18</c:v>
                      </c:pt>
                      <c:pt idx="6359" formatCode="0.00E+00">
                        <c:v>1389.92</c:v>
                      </c:pt>
                      <c:pt idx="6360" formatCode="0.00E+00">
                        <c:v>1389.63</c:v>
                      </c:pt>
                      <c:pt idx="6361" formatCode="0.00E+00">
                        <c:v>1389.33</c:v>
                      </c:pt>
                      <c:pt idx="6362" formatCode="0.00E+00">
                        <c:v>1389</c:v>
                      </c:pt>
                      <c:pt idx="6363" formatCode="0.00E+00">
                        <c:v>1388.65</c:v>
                      </c:pt>
                      <c:pt idx="6364" formatCode="0.00E+00">
                        <c:v>1388.29</c:v>
                      </c:pt>
                      <c:pt idx="6365" formatCode="0.00E+00">
                        <c:v>1387.91</c:v>
                      </c:pt>
                      <c:pt idx="6366" formatCode="0.00E+00">
                        <c:v>1387.5</c:v>
                      </c:pt>
                      <c:pt idx="6367" formatCode="0.00E+00">
                        <c:v>1387.09</c:v>
                      </c:pt>
                      <c:pt idx="6368" formatCode="0.00E+00">
                        <c:v>1386.65</c:v>
                      </c:pt>
                      <c:pt idx="6369" formatCode="0.00E+00">
                        <c:v>1386.2</c:v>
                      </c:pt>
                      <c:pt idx="6370" formatCode="0.00E+00">
                        <c:v>1385.73</c:v>
                      </c:pt>
                      <c:pt idx="6371" formatCode="0.00E+00">
                        <c:v>1385.25</c:v>
                      </c:pt>
                      <c:pt idx="6372" formatCode="0.00E+00">
                        <c:v>1384.76</c:v>
                      </c:pt>
                      <c:pt idx="6373" formatCode="0.00E+00">
                        <c:v>1384.25</c:v>
                      </c:pt>
                      <c:pt idx="6374" formatCode="0.00E+00">
                        <c:v>1383.73</c:v>
                      </c:pt>
                      <c:pt idx="6375" formatCode="0.00E+00">
                        <c:v>1383.19</c:v>
                      </c:pt>
                      <c:pt idx="6376" formatCode="0.00E+00">
                        <c:v>1382.65</c:v>
                      </c:pt>
                      <c:pt idx="6377" formatCode="0.00E+00">
                        <c:v>1382.09</c:v>
                      </c:pt>
                      <c:pt idx="6378" formatCode="0.00E+00">
                        <c:v>1381.52</c:v>
                      </c:pt>
                      <c:pt idx="6379" formatCode="0.00E+00">
                        <c:v>1380.94</c:v>
                      </c:pt>
                      <c:pt idx="6380" formatCode="0.00E+00">
                        <c:v>1380.34</c:v>
                      </c:pt>
                      <c:pt idx="6381" formatCode="0.00E+00">
                        <c:v>1379.74</c:v>
                      </c:pt>
                      <c:pt idx="6382" formatCode="0.00E+00">
                        <c:v>1379.13</c:v>
                      </c:pt>
                      <c:pt idx="6383" formatCode="0.00E+00">
                        <c:v>1378.51</c:v>
                      </c:pt>
                      <c:pt idx="6384" formatCode="0.00E+00">
                        <c:v>1377.88</c:v>
                      </c:pt>
                      <c:pt idx="6385" formatCode="0.00E+00">
                        <c:v>1377.24</c:v>
                      </c:pt>
                      <c:pt idx="6386" formatCode="0.00E+00">
                        <c:v>1376.59</c:v>
                      </c:pt>
                      <c:pt idx="6387" formatCode="0.00E+00">
                        <c:v>1375.93</c:v>
                      </c:pt>
                      <c:pt idx="6388" formatCode="0.00E+00">
                        <c:v>1375.27</c:v>
                      </c:pt>
                      <c:pt idx="6389" formatCode="0.00E+00">
                        <c:v>1374.6</c:v>
                      </c:pt>
                      <c:pt idx="6390" formatCode="0.00E+00">
                        <c:v>1373.92</c:v>
                      </c:pt>
                      <c:pt idx="6391" formatCode="0.00E+00">
                        <c:v>1373.23</c:v>
                      </c:pt>
                      <c:pt idx="6392" formatCode="0.00E+00">
                        <c:v>1372.54</c:v>
                      </c:pt>
                      <c:pt idx="6393" formatCode="0.00E+00">
                        <c:v>1371.84</c:v>
                      </c:pt>
                      <c:pt idx="6394" formatCode="0.00E+00">
                        <c:v>1371.13</c:v>
                      </c:pt>
                      <c:pt idx="6395" formatCode="0.00E+00">
                        <c:v>1370.42</c:v>
                      </c:pt>
                      <c:pt idx="6396" formatCode="0.00E+00">
                        <c:v>1369.7</c:v>
                      </c:pt>
                      <c:pt idx="6397" formatCode="0.00E+00">
                        <c:v>1368.98</c:v>
                      </c:pt>
                      <c:pt idx="6398" formatCode="0.00E+00">
                        <c:v>1368.25</c:v>
                      </c:pt>
                      <c:pt idx="6399" formatCode="0.00E+00">
                        <c:v>1367.52</c:v>
                      </c:pt>
                      <c:pt idx="6400" formatCode="0.00E+00">
                        <c:v>1366.78</c:v>
                      </c:pt>
                      <c:pt idx="6401" formatCode="0.00E+00">
                        <c:v>1366.03</c:v>
                      </c:pt>
                      <c:pt idx="6402" formatCode="0.00E+00">
                        <c:v>1365.29</c:v>
                      </c:pt>
                      <c:pt idx="6403" formatCode="0.00E+00">
                        <c:v>1364.53</c:v>
                      </c:pt>
                      <c:pt idx="6404" formatCode="0.00E+00">
                        <c:v>1363.78</c:v>
                      </c:pt>
                      <c:pt idx="6405" formatCode="0.00E+00">
                        <c:v>1363.02</c:v>
                      </c:pt>
                      <c:pt idx="6406" formatCode="0.00E+00">
                        <c:v>1362.25</c:v>
                      </c:pt>
                      <c:pt idx="6407" formatCode="0.00E+00">
                        <c:v>1361.48</c:v>
                      </c:pt>
                      <c:pt idx="6408" formatCode="0.00E+00">
                        <c:v>1360.71</c:v>
                      </c:pt>
                      <c:pt idx="6409" formatCode="0.00E+00">
                        <c:v>1359.94</c:v>
                      </c:pt>
                      <c:pt idx="6410" formatCode="0.00E+00">
                        <c:v>1359.16</c:v>
                      </c:pt>
                      <c:pt idx="6411" formatCode="0.00E+00">
                        <c:v>1358.38</c:v>
                      </c:pt>
                      <c:pt idx="6412" formatCode="0.00E+00">
                        <c:v>1357.59</c:v>
                      </c:pt>
                      <c:pt idx="6413" formatCode="0.00E+00">
                        <c:v>1356.81</c:v>
                      </c:pt>
                      <c:pt idx="6414" formatCode="0.00E+00">
                        <c:v>1356.02</c:v>
                      </c:pt>
                      <c:pt idx="6415" formatCode="0.00E+00">
                        <c:v>1355.22</c:v>
                      </c:pt>
                      <c:pt idx="6416" formatCode="0.00E+00">
                        <c:v>1354.43</c:v>
                      </c:pt>
                      <c:pt idx="6417" formatCode="0.00E+00">
                        <c:v>1353.63</c:v>
                      </c:pt>
                      <c:pt idx="6418" formatCode="0.00E+00">
                        <c:v>1352.83</c:v>
                      </c:pt>
                      <c:pt idx="6419" formatCode="0.00E+00">
                        <c:v>1352.03</c:v>
                      </c:pt>
                      <c:pt idx="6420" formatCode="0.00E+00">
                        <c:v>1351.23</c:v>
                      </c:pt>
                      <c:pt idx="6421" formatCode="0.00E+00">
                        <c:v>1350.43</c:v>
                      </c:pt>
                      <c:pt idx="6422" formatCode="0.00E+00">
                        <c:v>1349.62</c:v>
                      </c:pt>
                      <c:pt idx="6423" formatCode="0.00E+00">
                        <c:v>1348.81</c:v>
                      </c:pt>
                      <c:pt idx="6424" formatCode="0.00E+00">
                        <c:v>1348</c:v>
                      </c:pt>
                      <c:pt idx="6425" formatCode="0.00E+00">
                        <c:v>1347.19</c:v>
                      </c:pt>
                      <c:pt idx="6426" formatCode="0.00E+00">
                        <c:v>1346.38</c:v>
                      </c:pt>
                      <c:pt idx="6427" formatCode="0.00E+00">
                        <c:v>1345.57</c:v>
                      </c:pt>
                      <c:pt idx="6428" formatCode="0.00E+00">
                        <c:v>1344.76</c:v>
                      </c:pt>
                      <c:pt idx="6429" formatCode="0.00E+00">
                        <c:v>1343.94</c:v>
                      </c:pt>
                      <c:pt idx="6430" formatCode="0.00E+00">
                        <c:v>1343.13</c:v>
                      </c:pt>
                      <c:pt idx="6431" formatCode="0.00E+00">
                        <c:v>1342.31</c:v>
                      </c:pt>
                      <c:pt idx="6432" formatCode="0.00E+00">
                        <c:v>1341.49</c:v>
                      </c:pt>
                      <c:pt idx="6433" formatCode="0.00E+00">
                        <c:v>1340.68</c:v>
                      </c:pt>
                      <c:pt idx="6434" formatCode="0.00E+00">
                        <c:v>1339.86</c:v>
                      </c:pt>
                      <c:pt idx="6435" formatCode="0.00E+00">
                        <c:v>1339.04</c:v>
                      </c:pt>
                      <c:pt idx="6436" formatCode="0.00E+00">
                        <c:v>1338.22</c:v>
                      </c:pt>
                      <c:pt idx="6437" formatCode="0.00E+00">
                        <c:v>1337.4</c:v>
                      </c:pt>
                      <c:pt idx="6438" formatCode="0.00E+00">
                        <c:v>1336.58</c:v>
                      </c:pt>
                      <c:pt idx="6439" formatCode="0.00E+00">
                        <c:v>1335.76</c:v>
                      </c:pt>
                      <c:pt idx="6440" formatCode="0.00E+00">
                        <c:v>1334.94</c:v>
                      </c:pt>
                      <c:pt idx="6441" formatCode="0.00E+00">
                        <c:v>1334.12</c:v>
                      </c:pt>
                      <c:pt idx="6442" formatCode="0.00E+00">
                        <c:v>1333.3</c:v>
                      </c:pt>
                      <c:pt idx="6443" formatCode="0.00E+00">
                        <c:v>1332.48</c:v>
                      </c:pt>
                      <c:pt idx="6444" formatCode="0.00E+00">
                        <c:v>1331.66</c:v>
                      </c:pt>
                      <c:pt idx="6445" formatCode="0.00E+00">
                        <c:v>1330.84</c:v>
                      </c:pt>
                      <c:pt idx="6446" formatCode="0.00E+00">
                        <c:v>1330.02</c:v>
                      </c:pt>
                      <c:pt idx="6447" formatCode="0.00E+00">
                        <c:v>1329.2</c:v>
                      </c:pt>
                      <c:pt idx="6448" formatCode="0.00E+00">
                        <c:v>1328.38</c:v>
                      </c:pt>
                      <c:pt idx="6449" formatCode="0.00E+00">
                        <c:v>1327.56</c:v>
                      </c:pt>
                      <c:pt idx="6450" formatCode="0.00E+00">
                        <c:v>1326.74</c:v>
                      </c:pt>
                      <c:pt idx="6451" formatCode="0.00E+00">
                        <c:v>1325.92</c:v>
                      </c:pt>
                      <c:pt idx="6452" formatCode="0.00E+00">
                        <c:v>1325.11</c:v>
                      </c:pt>
                      <c:pt idx="6453" formatCode="0.00E+00">
                        <c:v>1324.29</c:v>
                      </c:pt>
                      <c:pt idx="6454" formatCode="0.00E+00">
                        <c:v>1323.47</c:v>
                      </c:pt>
                      <c:pt idx="6455" formatCode="0.00E+00">
                        <c:v>1322.66</c:v>
                      </c:pt>
                      <c:pt idx="6456" formatCode="0.00E+00">
                        <c:v>1321.84</c:v>
                      </c:pt>
                      <c:pt idx="6457" formatCode="0.00E+00">
                        <c:v>1321.03</c:v>
                      </c:pt>
                      <c:pt idx="6458" formatCode="0.00E+00">
                        <c:v>1320.21</c:v>
                      </c:pt>
                      <c:pt idx="6459" formatCode="0.00E+00">
                        <c:v>1319.4</c:v>
                      </c:pt>
                      <c:pt idx="6460" formatCode="0.00E+00">
                        <c:v>1318.58</c:v>
                      </c:pt>
                      <c:pt idx="6461" formatCode="0.00E+00">
                        <c:v>1317.77</c:v>
                      </c:pt>
                      <c:pt idx="6462" formatCode="0.00E+00">
                        <c:v>1316.96</c:v>
                      </c:pt>
                      <c:pt idx="6463" formatCode="0.00E+00">
                        <c:v>1316.15</c:v>
                      </c:pt>
                      <c:pt idx="6464" formatCode="0.00E+00">
                        <c:v>1315.34</c:v>
                      </c:pt>
                      <c:pt idx="6465" formatCode="0.00E+00">
                        <c:v>1314.53</c:v>
                      </c:pt>
                      <c:pt idx="6466" formatCode="0.00E+00">
                        <c:v>1313.73</c:v>
                      </c:pt>
                      <c:pt idx="6467" formatCode="0.00E+00">
                        <c:v>1312.92</c:v>
                      </c:pt>
                      <c:pt idx="6468" formatCode="0.00E+00">
                        <c:v>1312.12</c:v>
                      </c:pt>
                      <c:pt idx="6469" formatCode="0.00E+00">
                        <c:v>1311.31</c:v>
                      </c:pt>
                      <c:pt idx="6470" formatCode="0.00E+00">
                        <c:v>1310.51</c:v>
                      </c:pt>
                      <c:pt idx="6471" formatCode="0.00E+00">
                        <c:v>1309.71</c:v>
                      </c:pt>
                      <c:pt idx="6472" formatCode="0.00E+00">
                        <c:v>1308.9000000000001</c:v>
                      </c:pt>
                      <c:pt idx="6473" formatCode="0.00E+00">
                        <c:v>1308.0999999999999</c:v>
                      </c:pt>
                      <c:pt idx="6474" formatCode="0.00E+00">
                        <c:v>1307.31</c:v>
                      </c:pt>
                      <c:pt idx="6475" formatCode="0.00E+00">
                        <c:v>1306.51</c:v>
                      </c:pt>
                      <c:pt idx="6476" formatCode="0.00E+00">
                        <c:v>1305.71</c:v>
                      </c:pt>
                      <c:pt idx="6477" formatCode="0.00E+00">
                        <c:v>1304.92</c:v>
                      </c:pt>
                      <c:pt idx="6478" formatCode="0.00E+00">
                        <c:v>1304.1199999999999</c:v>
                      </c:pt>
                      <c:pt idx="6479" formatCode="0.00E+00">
                        <c:v>1303.33</c:v>
                      </c:pt>
                      <c:pt idx="6480" formatCode="0.00E+00">
                        <c:v>1302.54</c:v>
                      </c:pt>
                      <c:pt idx="6481" formatCode="0.00E+00">
                        <c:v>1301.75</c:v>
                      </c:pt>
                      <c:pt idx="6482" formatCode="0.00E+00">
                        <c:v>1300.96</c:v>
                      </c:pt>
                      <c:pt idx="6483" formatCode="0.00E+00">
                        <c:v>1300.17</c:v>
                      </c:pt>
                      <c:pt idx="6484" formatCode="0.00E+00">
                        <c:v>1299.3900000000001</c:v>
                      </c:pt>
                      <c:pt idx="6485" formatCode="0.00E+00">
                        <c:v>1298.5999999999999</c:v>
                      </c:pt>
                      <c:pt idx="6486" formatCode="0.00E+00">
                        <c:v>1297.82</c:v>
                      </c:pt>
                      <c:pt idx="6487" formatCode="0.00E+00">
                        <c:v>1297.03</c:v>
                      </c:pt>
                      <c:pt idx="6488" formatCode="0.00E+00">
                        <c:v>1296.25</c:v>
                      </c:pt>
                      <c:pt idx="6489" formatCode="0.00E+00">
                        <c:v>1295.47</c:v>
                      </c:pt>
                      <c:pt idx="6490" formatCode="0.00E+00">
                        <c:v>1294.7</c:v>
                      </c:pt>
                      <c:pt idx="6491" formatCode="0.00E+00">
                        <c:v>1293.92</c:v>
                      </c:pt>
                      <c:pt idx="6492" formatCode="0.00E+00">
                        <c:v>1293.1500000000001</c:v>
                      </c:pt>
                      <c:pt idx="6493" formatCode="0.00E+00">
                        <c:v>1292.3699999999999</c:v>
                      </c:pt>
                      <c:pt idx="6494" formatCode="0.00E+00">
                        <c:v>1291.5999999999999</c:v>
                      </c:pt>
                      <c:pt idx="6495" formatCode="0.00E+00">
                        <c:v>1290.83</c:v>
                      </c:pt>
                      <c:pt idx="6496" formatCode="0.00E+00">
                        <c:v>1290.06</c:v>
                      </c:pt>
                      <c:pt idx="6497" formatCode="0.00E+00">
                        <c:v>1289.29</c:v>
                      </c:pt>
                      <c:pt idx="6498" formatCode="0.00E+00">
                        <c:v>1288.53</c:v>
                      </c:pt>
                      <c:pt idx="6499" formatCode="0.00E+00">
                        <c:v>1287.76</c:v>
                      </c:pt>
                      <c:pt idx="6500" formatCode="0.00E+00">
                        <c:v>1287</c:v>
                      </c:pt>
                      <c:pt idx="6501" formatCode="0.00E+00">
                        <c:v>1286.24</c:v>
                      </c:pt>
                      <c:pt idx="6502" formatCode="0.00E+00">
                        <c:v>1285.48</c:v>
                      </c:pt>
                      <c:pt idx="6503" formatCode="0.00E+00">
                        <c:v>1284.72</c:v>
                      </c:pt>
                      <c:pt idx="6504" formatCode="0.00E+00">
                        <c:v>1283.96</c:v>
                      </c:pt>
                      <c:pt idx="6505" formatCode="0.00E+00">
                        <c:v>1283.2</c:v>
                      </c:pt>
                      <c:pt idx="6506" formatCode="0.00E+00">
                        <c:v>1282.45</c:v>
                      </c:pt>
                      <c:pt idx="6507" formatCode="0.00E+00">
                        <c:v>1281.7</c:v>
                      </c:pt>
                      <c:pt idx="6508" formatCode="0.00E+00">
                        <c:v>1280.95</c:v>
                      </c:pt>
                      <c:pt idx="6509" formatCode="0.00E+00">
                        <c:v>1280.2</c:v>
                      </c:pt>
                      <c:pt idx="6510" formatCode="0.00E+00">
                        <c:v>1279.45</c:v>
                      </c:pt>
                      <c:pt idx="6511" formatCode="0.00E+00">
                        <c:v>1278.7</c:v>
                      </c:pt>
                      <c:pt idx="6512" formatCode="0.00E+00">
                        <c:v>1277.96</c:v>
                      </c:pt>
                      <c:pt idx="6513" formatCode="0.00E+00">
                        <c:v>1277.21</c:v>
                      </c:pt>
                      <c:pt idx="6514" formatCode="0.00E+00">
                        <c:v>1276.47</c:v>
                      </c:pt>
                      <c:pt idx="6515" formatCode="0.00E+00">
                        <c:v>1275.73</c:v>
                      </c:pt>
                      <c:pt idx="6516" formatCode="0.00E+00">
                        <c:v>1274.99</c:v>
                      </c:pt>
                      <c:pt idx="6517" formatCode="0.00E+00">
                        <c:v>1274.26</c:v>
                      </c:pt>
                      <c:pt idx="6518" formatCode="0.00E+00">
                        <c:v>1273.52</c:v>
                      </c:pt>
                      <c:pt idx="6519" formatCode="0.00E+00">
                        <c:v>1272.79</c:v>
                      </c:pt>
                      <c:pt idx="6520" formatCode="0.00E+00">
                        <c:v>1272.06</c:v>
                      </c:pt>
                      <c:pt idx="6521" formatCode="0.00E+00">
                        <c:v>1271.33</c:v>
                      </c:pt>
                      <c:pt idx="6522" formatCode="0.00E+00">
                        <c:v>1270.5999999999999</c:v>
                      </c:pt>
                      <c:pt idx="6523" formatCode="0.00E+00">
                        <c:v>1269.8699999999999</c:v>
                      </c:pt>
                      <c:pt idx="6524" formatCode="0.00E+00">
                        <c:v>1269.1400000000001</c:v>
                      </c:pt>
                      <c:pt idx="6525" formatCode="0.00E+00">
                        <c:v>1268.42</c:v>
                      </c:pt>
                      <c:pt idx="6526" formatCode="0.00E+00">
                        <c:v>1267.7</c:v>
                      </c:pt>
                      <c:pt idx="6527" formatCode="0.00E+00">
                        <c:v>1266.97</c:v>
                      </c:pt>
                      <c:pt idx="6528" formatCode="0.00E+00">
                        <c:v>1266.26</c:v>
                      </c:pt>
                      <c:pt idx="6529" formatCode="0.00E+00">
                        <c:v>1265.54</c:v>
                      </c:pt>
                      <c:pt idx="6530" formatCode="0.00E+00">
                        <c:v>1264.82</c:v>
                      </c:pt>
                      <c:pt idx="6531" formatCode="0.00E+00">
                        <c:v>1264.1099999999999</c:v>
                      </c:pt>
                      <c:pt idx="6532" formatCode="0.00E+00">
                        <c:v>1263.3900000000001</c:v>
                      </c:pt>
                      <c:pt idx="6533" formatCode="0.00E+00">
                        <c:v>1262.68</c:v>
                      </c:pt>
                      <c:pt idx="6534" formatCode="0.00E+00">
                        <c:v>1261.97</c:v>
                      </c:pt>
                      <c:pt idx="6535" formatCode="0.00E+00">
                        <c:v>1261.26</c:v>
                      </c:pt>
                      <c:pt idx="6536" formatCode="0.00E+00">
                        <c:v>1260.56</c:v>
                      </c:pt>
                      <c:pt idx="6537" formatCode="0.00E+00">
                        <c:v>1259.8499999999999</c:v>
                      </c:pt>
                      <c:pt idx="6538" formatCode="0.00E+00">
                        <c:v>1259.1500000000001</c:v>
                      </c:pt>
                      <c:pt idx="6539" formatCode="0.00E+00">
                        <c:v>1258.45</c:v>
                      </c:pt>
                      <c:pt idx="6540" formatCode="0.00E+00">
                        <c:v>1257.75</c:v>
                      </c:pt>
                      <c:pt idx="6541" formatCode="0.00E+00">
                        <c:v>1257.05</c:v>
                      </c:pt>
                      <c:pt idx="6542" formatCode="0.00E+00">
                        <c:v>1256.3499999999999</c:v>
                      </c:pt>
                      <c:pt idx="6543" formatCode="0.00E+00">
                        <c:v>1255.6500000000001</c:v>
                      </c:pt>
                      <c:pt idx="6544" formatCode="0.00E+00">
                        <c:v>1254.96</c:v>
                      </c:pt>
                      <c:pt idx="6545" formatCode="0.00E+00">
                        <c:v>1254.27</c:v>
                      </c:pt>
                      <c:pt idx="6546" formatCode="0.00E+00">
                        <c:v>1253.58</c:v>
                      </c:pt>
                      <c:pt idx="6547" formatCode="0.00E+00">
                        <c:v>1252.8900000000001</c:v>
                      </c:pt>
                      <c:pt idx="6548" formatCode="0.00E+00">
                        <c:v>1252.2</c:v>
                      </c:pt>
                      <c:pt idx="6549" formatCode="0.00E+00">
                        <c:v>1251.51</c:v>
                      </c:pt>
                      <c:pt idx="6550" formatCode="0.00E+00">
                        <c:v>1250.83</c:v>
                      </c:pt>
                      <c:pt idx="6551" formatCode="0.00E+00">
                        <c:v>1250.1400000000001</c:v>
                      </c:pt>
                      <c:pt idx="6552" formatCode="0.00E+00">
                        <c:v>1249.46</c:v>
                      </c:pt>
                      <c:pt idx="6553" formatCode="0.00E+00">
                        <c:v>1248.78</c:v>
                      </c:pt>
                      <c:pt idx="6554" formatCode="0.00E+00">
                        <c:v>1248.0999999999999</c:v>
                      </c:pt>
                      <c:pt idx="6555" formatCode="0.00E+00">
                        <c:v>1247.43</c:v>
                      </c:pt>
                      <c:pt idx="6556" formatCode="0.00E+00">
                        <c:v>1246.75</c:v>
                      </c:pt>
                      <c:pt idx="6557" formatCode="0.00E+00">
                        <c:v>1246.08</c:v>
                      </c:pt>
                      <c:pt idx="6558" formatCode="0.00E+00">
                        <c:v>1245.4000000000001</c:v>
                      </c:pt>
                      <c:pt idx="6559" formatCode="0.00E+00">
                        <c:v>1244.73</c:v>
                      </c:pt>
                      <c:pt idx="6560" formatCode="0.00E+00">
                        <c:v>1244.06</c:v>
                      </c:pt>
                      <c:pt idx="6561" formatCode="0.00E+00">
                        <c:v>1243.4000000000001</c:v>
                      </c:pt>
                      <c:pt idx="6562" formatCode="0.00E+00">
                        <c:v>1242.73</c:v>
                      </c:pt>
                      <c:pt idx="6563" formatCode="0.00E+00">
                        <c:v>1242.06</c:v>
                      </c:pt>
                      <c:pt idx="6564" formatCode="0.00E+00">
                        <c:v>1241.4000000000001</c:v>
                      </c:pt>
                      <c:pt idx="6565" formatCode="0.00E+00">
                        <c:v>1240.74</c:v>
                      </c:pt>
                      <c:pt idx="6566" formatCode="0.00E+00">
                        <c:v>1240.08</c:v>
                      </c:pt>
                      <c:pt idx="6567" formatCode="0.00E+00">
                        <c:v>1239.42</c:v>
                      </c:pt>
                      <c:pt idx="6568" formatCode="0.00E+00">
                        <c:v>1238.76</c:v>
                      </c:pt>
                      <c:pt idx="6569" formatCode="0.00E+00">
                        <c:v>1238.1099999999999</c:v>
                      </c:pt>
                      <c:pt idx="6570" formatCode="0.00E+00">
                        <c:v>1237.45</c:v>
                      </c:pt>
                      <c:pt idx="6571" formatCode="0.00E+00">
                        <c:v>1236.8</c:v>
                      </c:pt>
                      <c:pt idx="6572" formatCode="0.00E+00">
                        <c:v>1236.1500000000001</c:v>
                      </c:pt>
                      <c:pt idx="6573" formatCode="0.00E+00">
                        <c:v>1235.5</c:v>
                      </c:pt>
                      <c:pt idx="6574" formatCode="0.00E+00">
                        <c:v>1234.8499999999999</c:v>
                      </c:pt>
                      <c:pt idx="6575" formatCode="0.00E+00">
                        <c:v>1234.2</c:v>
                      </c:pt>
                      <c:pt idx="6576" formatCode="0.00E+00">
                        <c:v>1233.56</c:v>
                      </c:pt>
                      <c:pt idx="6577" formatCode="0.00E+00">
                        <c:v>1232.9100000000001</c:v>
                      </c:pt>
                      <c:pt idx="6578" formatCode="0.00E+00">
                        <c:v>1232.27</c:v>
                      </c:pt>
                      <c:pt idx="6579" formatCode="0.00E+00">
                        <c:v>1231.6300000000001</c:v>
                      </c:pt>
                      <c:pt idx="6580" formatCode="0.00E+00">
                        <c:v>1230.99</c:v>
                      </c:pt>
                      <c:pt idx="6581" formatCode="0.00E+00">
                        <c:v>1230.3499999999999</c:v>
                      </c:pt>
                      <c:pt idx="6582" formatCode="0.00E+00">
                        <c:v>1229.71</c:v>
                      </c:pt>
                      <c:pt idx="6583" formatCode="0.00E+00">
                        <c:v>1229.07</c:v>
                      </c:pt>
                      <c:pt idx="6584" formatCode="0.00E+00">
                        <c:v>1228.43</c:v>
                      </c:pt>
                      <c:pt idx="6585" formatCode="0.00E+00">
                        <c:v>1227.8</c:v>
                      </c:pt>
                      <c:pt idx="6586" formatCode="0.00E+00">
                        <c:v>1227.1600000000001</c:v>
                      </c:pt>
                      <c:pt idx="6587" formatCode="0.00E+00">
                        <c:v>1226.53</c:v>
                      </c:pt>
                      <c:pt idx="6588" formatCode="0.00E+00">
                        <c:v>1225.9000000000001</c:v>
                      </c:pt>
                      <c:pt idx="6589" formatCode="0.00E+00">
                        <c:v>1225.27</c:v>
                      </c:pt>
                      <c:pt idx="6590" formatCode="0.00E+00">
                        <c:v>1224.6400000000001</c:v>
                      </c:pt>
                      <c:pt idx="6591" formatCode="0.00E+00">
                        <c:v>1224.01</c:v>
                      </c:pt>
                      <c:pt idx="6592" formatCode="0.00E+00">
                        <c:v>1223.3800000000001</c:v>
                      </c:pt>
                      <c:pt idx="6593" formatCode="0.00E+00">
                        <c:v>1222.76</c:v>
                      </c:pt>
                      <c:pt idx="6594" formatCode="0.00E+00">
                        <c:v>1222.1300000000001</c:v>
                      </c:pt>
                      <c:pt idx="6595" formatCode="0.00E+00">
                        <c:v>1221.51</c:v>
                      </c:pt>
                      <c:pt idx="6596" formatCode="0.00E+00">
                        <c:v>1220.8900000000001</c:v>
                      </c:pt>
                      <c:pt idx="6597" formatCode="0.00E+00">
                        <c:v>1220.26</c:v>
                      </c:pt>
                      <c:pt idx="6598" formatCode="0.00E+00">
                        <c:v>1219.6400000000001</c:v>
                      </c:pt>
                      <c:pt idx="6599" formatCode="0.00E+00">
                        <c:v>1219.03</c:v>
                      </c:pt>
                      <c:pt idx="6600" formatCode="0.00E+00">
                        <c:v>1218.4100000000001</c:v>
                      </c:pt>
                      <c:pt idx="6601" formatCode="0.00E+00">
                        <c:v>1217.79</c:v>
                      </c:pt>
                      <c:pt idx="6602" formatCode="0.00E+00">
                        <c:v>1217.18</c:v>
                      </c:pt>
                      <c:pt idx="6603" formatCode="0.00E+00">
                        <c:v>1216.57</c:v>
                      </c:pt>
                      <c:pt idx="6604" formatCode="0.00E+00">
                        <c:v>1215.96</c:v>
                      </c:pt>
                      <c:pt idx="6605" formatCode="0.00E+00">
                        <c:v>1215.3499999999999</c:v>
                      </c:pt>
                      <c:pt idx="6606" formatCode="0.00E+00">
                        <c:v>1214.74</c:v>
                      </c:pt>
                      <c:pt idx="6607" formatCode="0.00E+00">
                        <c:v>1214.1300000000001</c:v>
                      </c:pt>
                      <c:pt idx="6608" formatCode="0.00E+00">
                        <c:v>1213.52</c:v>
                      </c:pt>
                      <c:pt idx="6609" formatCode="0.00E+00">
                        <c:v>1212.92</c:v>
                      </c:pt>
                      <c:pt idx="6610" formatCode="0.00E+00">
                        <c:v>1212.32</c:v>
                      </c:pt>
                      <c:pt idx="6611" formatCode="0.00E+00">
                        <c:v>1211.71</c:v>
                      </c:pt>
                      <c:pt idx="6612" formatCode="0.00E+00">
                        <c:v>1211.1099999999999</c:v>
                      </c:pt>
                      <c:pt idx="6613" formatCode="0.00E+00">
                        <c:v>1210.51</c:v>
                      </c:pt>
                      <c:pt idx="6614" formatCode="0.00E+00">
                        <c:v>1209.92</c:v>
                      </c:pt>
                      <c:pt idx="6615" formatCode="0.00E+00">
                        <c:v>1209.32</c:v>
                      </c:pt>
                      <c:pt idx="6616" formatCode="0.00E+00">
                        <c:v>1208.72</c:v>
                      </c:pt>
                      <c:pt idx="6617" formatCode="0.00E+00">
                        <c:v>1208.1300000000001</c:v>
                      </c:pt>
                      <c:pt idx="6618" formatCode="0.00E+00">
                        <c:v>1207.54</c:v>
                      </c:pt>
                      <c:pt idx="6619" formatCode="0.00E+00">
                        <c:v>1206.95</c:v>
                      </c:pt>
                      <c:pt idx="6620" formatCode="0.00E+00">
                        <c:v>1206.3599999999999</c:v>
                      </c:pt>
                      <c:pt idx="6621" formatCode="0.00E+00">
                        <c:v>1205.77</c:v>
                      </c:pt>
                      <c:pt idx="6622" formatCode="0.00E+00">
                        <c:v>1205.18</c:v>
                      </c:pt>
                      <c:pt idx="6623" formatCode="0.00E+00">
                        <c:v>1204.5899999999999</c:v>
                      </c:pt>
                      <c:pt idx="6624" formatCode="0.00E+00">
                        <c:v>1204.01</c:v>
                      </c:pt>
                      <c:pt idx="6625" formatCode="0.00E+00">
                        <c:v>1203.43</c:v>
                      </c:pt>
                      <c:pt idx="6626" formatCode="0.00E+00">
                        <c:v>1202.8399999999999</c:v>
                      </c:pt>
                      <c:pt idx="6627" formatCode="0.00E+00">
                        <c:v>1202.26</c:v>
                      </c:pt>
                      <c:pt idx="6628" formatCode="0.00E+00">
                        <c:v>1201.9100000000001</c:v>
                      </c:pt>
                      <c:pt idx="6629" formatCode="0.00E+00">
                        <c:v>1201.9100000000001</c:v>
                      </c:pt>
                      <c:pt idx="6630" formatCode="0.00E+00">
                        <c:v>1154</c:v>
                      </c:pt>
                      <c:pt idx="6631" formatCode="0.00E+00">
                        <c:v>1114.22</c:v>
                      </c:pt>
                      <c:pt idx="6632" formatCode="0.00E+00">
                        <c:v>1079.9100000000001</c:v>
                      </c:pt>
                      <c:pt idx="6633" formatCode="0.00E+00">
                        <c:v>1049.3800000000001</c:v>
                      </c:pt>
                      <c:pt idx="6634" formatCode="0.00E+00">
                        <c:v>1021.88</c:v>
                      </c:pt>
                      <c:pt idx="6635">
                        <c:v>996.83900000000006</c:v>
                      </c:pt>
                      <c:pt idx="6636">
                        <c:v>973.85599999999999</c:v>
                      </c:pt>
                      <c:pt idx="6637">
                        <c:v>952.62300000000005</c:v>
                      </c:pt>
                      <c:pt idx="6638">
                        <c:v>932.84199999999998</c:v>
                      </c:pt>
                      <c:pt idx="6639">
                        <c:v>914.28899999999999</c:v>
                      </c:pt>
                      <c:pt idx="6640">
                        <c:v>896.81500000000005</c:v>
                      </c:pt>
                      <c:pt idx="6641">
                        <c:v>880.29600000000005</c:v>
                      </c:pt>
                      <c:pt idx="6642">
                        <c:v>864.61400000000003</c:v>
                      </c:pt>
                      <c:pt idx="6643">
                        <c:v>849.68899999999996</c:v>
                      </c:pt>
                      <c:pt idx="6644">
                        <c:v>835.45399999999995</c:v>
                      </c:pt>
                      <c:pt idx="6645">
                        <c:v>821.84900000000005</c:v>
                      </c:pt>
                      <c:pt idx="6646">
                        <c:v>808.82600000000002</c:v>
                      </c:pt>
                      <c:pt idx="6647">
                        <c:v>796.34500000000003</c:v>
                      </c:pt>
                      <c:pt idx="6648">
                        <c:v>784.36800000000005</c:v>
                      </c:pt>
                      <c:pt idx="6649">
                        <c:v>772.86500000000001</c:v>
                      </c:pt>
                      <c:pt idx="6650">
                        <c:v>761.81</c:v>
                      </c:pt>
                      <c:pt idx="6651">
                        <c:v>751.17700000000002</c:v>
                      </c:pt>
                      <c:pt idx="6652">
                        <c:v>740.94399999999996</c:v>
                      </c:pt>
                      <c:pt idx="6653">
                        <c:v>731.09</c:v>
                      </c:pt>
                      <c:pt idx="6654">
                        <c:v>721.596</c:v>
                      </c:pt>
                      <c:pt idx="6655">
                        <c:v>712.44399999999996</c:v>
                      </c:pt>
                      <c:pt idx="6656">
                        <c:v>703.61699999999996</c:v>
                      </c:pt>
                      <c:pt idx="6657">
                        <c:v>695.101</c:v>
                      </c:pt>
                      <c:pt idx="6658">
                        <c:v>686.88199999999995</c:v>
                      </c:pt>
                      <c:pt idx="6659">
                        <c:v>678.94899999999996</c:v>
                      </c:pt>
                      <c:pt idx="6660">
                        <c:v>671.28800000000001</c:v>
                      </c:pt>
                      <c:pt idx="6661">
                        <c:v>663.89</c:v>
                      </c:pt>
                      <c:pt idx="6662">
                        <c:v>656.74300000000005</c:v>
                      </c:pt>
                      <c:pt idx="6663">
                        <c:v>649.83799999999997</c:v>
                      </c:pt>
                      <c:pt idx="6664">
                        <c:v>643.16499999999996</c:v>
                      </c:pt>
                      <c:pt idx="6665">
                        <c:v>636.71400000000006</c:v>
                      </c:pt>
                      <c:pt idx="6666">
                        <c:v>630.47699999999998</c:v>
                      </c:pt>
                      <c:pt idx="6667">
                        <c:v>624.44399999999996</c:v>
                      </c:pt>
                      <c:pt idx="6668">
                        <c:v>618.60900000000004</c:v>
                      </c:pt>
                      <c:pt idx="6669">
                        <c:v>612.96400000000006</c:v>
                      </c:pt>
                      <c:pt idx="6670">
                        <c:v>607.50199999999995</c:v>
                      </c:pt>
                      <c:pt idx="6671">
                        <c:v>602.21500000000003</c:v>
                      </c:pt>
                      <c:pt idx="6672">
                        <c:v>597.09699999999998</c:v>
                      </c:pt>
                      <c:pt idx="6673">
                        <c:v>592.14099999999996</c:v>
                      </c:pt>
                      <c:pt idx="6674">
                        <c:v>587.34299999999996</c:v>
                      </c:pt>
                      <c:pt idx="6675">
                        <c:v>582.69500000000005</c:v>
                      </c:pt>
                      <c:pt idx="6676">
                        <c:v>578.19200000000001</c:v>
                      </c:pt>
                      <c:pt idx="6677">
                        <c:v>573.82899999999995</c:v>
                      </c:pt>
                      <c:pt idx="6678">
                        <c:v>569.60199999999998</c:v>
                      </c:pt>
                      <c:pt idx="6679">
                        <c:v>565.50400000000002</c:v>
                      </c:pt>
                      <c:pt idx="6680">
                        <c:v>561.53300000000002</c:v>
                      </c:pt>
                      <c:pt idx="6681">
                        <c:v>557.68299999999999</c:v>
                      </c:pt>
                      <c:pt idx="6682">
                        <c:v>553.95000000000005</c:v>
                      </c:pt>
                      <c:pt idx="6683">
                        <c:v>550.33000000000004</c:v>
                      </c:pt>
                      <c:pt idx="6684">
                        <c:v>546.81899999999996</c:v>
                      </c:pt>
                      <c:pt idx="6685">
                        <c:v>543.41200000000003</c:v>
                      </c:pt>
                      <c:pt idx="6686">
                        <c:v>540.10699999999997</c:v>
                      </c:pt>
                      <c:pt idx="6687">
                        <c:v>536.9</c:v>
                      </c:pt>
                      <c:pt idx="6688">
                        <c:v>533.78599999999994</c:v>
                      </c:pt>
                      <c:pt idx="6689">
                        <c:v>530.76400000000001</c:v>
                      </c:pt>
                      <c:pt idx="6690">
                        <c:v>527.83000000000004</c:v>
                      </c:pt>
                      <c:pt idx="6691">
                        <c:v>524.98099999999999</c:v>
                      </c:pt>
                      <c:pt idx="6692">
                        <c:v>522.21500000000003</c:v>
                      </c:pt>
                      <c:pt idx="6693">
                        <c:v>519.52700000000004</c:v>
                      </c:pt>
                      <c:pt idx="6694">
                        <c:v>516.91700000000003</c:v>
                      </c:pt>
                      <c:pt idx="6695">
                        <c:v>514.38099999999997</c:v>
                      </c:pt>
                      <c:pt idx="6696">
                        <c:v>511.91800000000001</c:v>
                      </c:pt>
                      <c:pt idx="6697">
                        <c:v>509.52499999999998</c:v>
                      </c:pt>
                      <c:pt idx="6698">
                        <c:v>507.2</c:v>
                      </c:pt>
                      <c:pt idx="6699">
                        <c:v>504.94</c:v>
                      </c:pt>
                      <c:pt idx="6700">
                        <c:v>504.45699999999999</c:v>
                      </c:pt>
                      <c:pt idx="6701">
                        <c:v>504.45699999999999</c:v>
                      </c:pt>
                      <c:pt idx="6702">
                        <c:v>504.435</c:v>
                      </c:pt>
                      <c:pt idx="6703">
                        <c:v>504.41199999999998</c:v>
                      </c:pt>
                      <c:pt idx="6704">
                        <c:v>504.39</c:v>
                      </c:pt>
                      <c:pt idx="6705">
                        <c:v>504.36700000000002</c:v>
                      </c:pt>
                      <c:pt idx="6706">
                        <c:v>504.34500000000003</c:v>
                      </c:pt>
                      <c:pt idx="6707">
                        <c:v>504.322</c:v>
                      </c:pt>
                      <c:pt idx="6708">
                        <c:v>504.3</c:v>
                      </c:pt>
                      <c:pt idx="6709">
                        <c:v>504.27800000000002</c:v>
                      </c:pt>
                      <c:pt idx="6710">
                        <c:v>504.255</c:v>
                      </c:pt>
                      <c:pt idx="6711">
                        <c:v>504.233</c:v>
                      </c:pt>
                      <c:pt idx="6712">
                        <c:v>504.21</c:v>
                      </c:pt>
                      <c:pt idx="6713">
                        <c:v>504.18799999999999</c:v>
                      </c:pt>
                      <c:pt idx="6714">
                        <c:v>504.166</c:v>
                      </c:pt>
                      <c:pt idx="6715">
                        <c:v>504.14299999999997</c:v>
                      </c:pt>
                      <c:pt idx="6716">
                        <c:v>504.12099999999998</c:v>
                      </c:pt>
                      <c:pt idx="6717">
                        <c:v>504.09899999999999</c:v>
                      </c:pt>
                      <c:pt idx="6718">
                        <c:v>504.07600000000002</c:v>
                      </c:pt>
                      <c:pt idx="6719">
                        <c:v>504.05399999999997</c:v>
                      </c:pt>
                      <c:pt idx="6720">
                        <c:v>504.03100000000001</c:v>
                      </c:pt>
                      <c:pt idx="6721">
                        <c:v>504.00900000000001</c:v>
                      </c:pt>
                      <c:pt idx="6722">
                        <c:v>503.98700000000002</c:v>
                      </c:pt>
                      <c:pt idx="6723">
                        <c:v>503.96499999999997</c:v>
                      </c:pt>
                      <c:pt idx="6724">
                        <c:v>503.94200000000001</c:v>
                      </c:pt>
                      <c:pt idx="6725">
                        <c:v>503.92</c:v>
                      </c:pt>
                      <c:pt idx="6726">
                        <c:v>503.89800000000002</c:v>
                      </c:pt>
                      <c:pt idx="6727">
                        <c:v>503.875</c:v>
                      </c:pt>
                      <c:pt idx="6728">
                        <c:v>503.85300000000001</c:v>
                      </c:pt>
                      <c:pt idx="6729">
                        <c:v>503.83100000000002</c:v>
                      </c:pt>
                      <c:pt idx="6730">
                        <c:v>503.80799999999999</c:v>
                      </c:pt>
                      <c:pt idx="6731">
                        <c:v>503.786</c:v>
                      </c:pt>
                      <c:pt idx="6732">
                        <c:v>503.76400000000001</c:v>
                      </c:pt>
                      <c:pt idx="6733">
                        <c:v>503.74200000000002</c:v>
                      </c:pt>
                      <c:pt idx="6734">
                        <c:v>503.71899999999999</c:v>
                      </c:pt>
                      <c:pt idx="6735">
                        <c:v>503.697</c:v>
                      </c:pt>
                      <c:pt idx="6736">
                        <c:v>503.67500000000001</c:v>
                      </c:pt>
                      <c:pt idx="6737">
                        <c:v>503.65300000000002</c:v>
                      </c:pt>
                      <c:pt idx="6738">
                        <c:v>503.63099999999997</c:v>
                      </c:pt>
                      <c:pt idx="6739">
                        <c:v>503.608</c:v>
                      </c:pt>
                      <c:pt idx="6740">
                        <c:v>503.58600000000001</c:v>
                      </c:pt>
                      <c:pt idx="6741">
                        <c:v>503.56400000000002</c:v>
                      </c:pt>
                      <c:pt idx="6742">
                        <c:v>503.54199999999997</c:v>
                      </c:pt>
                      <c:pt idx="6743">
                        <c:v>503.52</c:v>
                      </c:pt>
                      <c:pt idx="6744">
                        <c:v>503.49700000000001</c:v>
                      </c:pt>
                      <c:pt idx="6745">
                        <c:v>503.47500000000002</c:v>
                      </c:pt>
                      <c:pt idx="6746">
                        <c:v>503.45299999999997</c:v>
                      </c:pt>
                      <c:pt idx="6747">
                        <c:v>503.43099999999998</c:v>
                      </c:pt>
                      <c:pt idx="6748">
                        <c:v>503.40899999999999</c:v>
                      </c:pt>
                      <c:pt idx="6749">
                        <c:v>503.387</c:v>
                      </c:pt>
                      <c:pt idx="6750">
                        <c:v>503.36399999999998</c:v>
                      </c:pt>
                      <c:pt idx="6751">
                        <c:v>503.34199999999998</c:v>
                      </c:pt>
                      <c:pt idx="6752">
                        <c:v>503.32</c:v>
                      </c:pt>
                      <c:pt idx="6753">
                        <c:v>503.298</c:v>
                      </c:pt>
                      <c:pt idx="6754">
                        <c:v>503.27600000000001</c:v>
                      </c:pt>
                      <c:pt idx="6755">
                        <c:v>503.25400000000002</c:v>
                      </c:pt>
                      <c:pt idx="6756">
                        <c:v>503.23200000000003</c:v>
                      </c:pt>
                      <c:pt idx="6757">
                        <c:v>503.21</c:v>
                      </c:pt>
                      <c:pt idx="6758">
                        <c:v>503.18700000000001</c:v>
                      </c:pt>
                      <c:pt idx="6759">
                        <c:v>503.16500000000002</c:v>
                      </c:pt>
                      <c:pt idx="6760">
                        <c:v>503.14299999999997</c:v>
                      </c:pt>
                      <c:pt idx="6761">
                        <c:v>503.12099999999998</c:v>
                      </c:pt>
                      <c:pt idx="6762">
                        <c:v>503.09899999999999</c:v>
                      </c:pt>
                      <c:pt idx="6763">
                        <c:v>503.077</c:v>
                      </c:pt>
                      <c:pt idx="6764">
                        <c:v>503.05500000000001</c:v>
                      </c:pt>
                      <c:pt idx="6765">
                        <c:v>503.03300000000002</c:v>
                      </c:pt>
                      <c:pt idx="6766">
                        <c:v>503.01100000000002</c:v>
                      </c:pt>
                      <c:pt idx="6767">
                        <c:v>502.98899999999998</c:v>
                      </c:pt>
                      <c:pt idx="6768">
                        <c:v>502.96699999999998</c:v>
                      </c:pt>
                      <c:pt idx="6769">
                        <c:v>502.94499999999999</c:v>
                      </c:pt>
                      <c:pt idx="6770">
                        <c:v>502.923</c:v>
                      </c:pt>
                      <c:pt idx="6771">
                        <c:v>502.90100000000001</c:v>
                      </c:pt>
                      <c:pt idx="6772">
                        <c:v>502.87900000000002</c:v>
                      </c:pt>
                      <c:pt idx="6773">
                        <c:v>502.85700000000003</c:v>
                      </c:pt>
                      <c:pt idx="6774">
                        <c:v>502.83499999999998</c:v>
                      </c:pt>
                      <c:pt idx="6775">
                        <c:v>502.81299999999999</c:v>
                      </c:pt>
                      <c:pt idx="6776">
                        <c:v>502.791</c:v>
                      </c:pt>
                      <c:pt idx="6777">
                        <c:v>502.76900000000001</c:v>
                      </c:pt>
                      <c:pt idx="6778">
                        <c:v>502.74700000000001</c:v>
                      </c:pt>
                      <c:pt idx="6779">
                        <c:v>502.72500000000002</c:v>
                      </c:pt>
                      <c:pt idx="6780">
                        <c:v>502.70299999999997</c:v>
                      </c:pt>
                      <c:pt idx="6781">
                        <c:v>502.68099999999998</c:v>
                      </c:pt>
                      <c:pt idx="6782">
                        <c:v>502.65899999999999</c:v>
                      </c:pt>
                      <c:pt idx="6783">
                        <c:v>502.637</c:v>
                      </c:pt>
                      <c:pt idx="6784">
                        <c:v>502.61500000000001</c:v>
                      </c:pt>
                      <c:pt idx="6785">
                        <c:v>502.59300000000002</c:v>
                      </c:pt>
                      <c:pt idx="6786">
                        <c:v>502.57100000000003</c:v>
                      </c:pt>
                      <c:pt idx="6787">
                        <c:v>502.54899999999998</c:v>
                      </c:pt>
                      <c:pt idx="6788">
                        <c:v>502.52800000000002</c:v>
                      </c:pt>
                      <c:pt idx="6789">
                        <c:v>502.50599999999997</c:v>
                      </c:pt>
                      <c:pt idx="6790">
                        <c:v>502.48399999999998</c:v>
                      </c:pt>
                      <c:pt idx="6791">
                        <c:v>502.46199999999999</c:v>
                      </c:pt>
                      <c:pt idx="6792">
                        <c:v>502.44</c:v>
                      </c:pt>
                      <c:pt idx="6793">
                        <c:v>502.41800000000001</c:v>
                      </c:pt>
                      <c:pt idx="6794">
                        <c:v>502.39600000000002</c:v>
                      </c:pt>
                      <c:pt idx="6795">
                        <c:v>502.37400000000002</c:v>
                      </c:pt>
                      <c:pt idx="6796">
                        <c:v>502.35300000000001</c:v>
                      </c:pt>
                      <c:pt idx="6797">
                        <c:v>502.33100000000002</c:v>
                      </c:pt>
                      <c:pt idx="6798">
                        <c:v>502.30900000000003</c:v>
                      </c:pt>
                      <c:pt idx="6799">
                        <c:v>502.28699999999998</c:v>
                      </c:pt>
                      <c:pt idx="6800">
                        <c:v>502.26499999999999</c:v>
                      </c:pt>
                      <c:pt idx="6801">
                        <c:v>502.24299999999999</c:v>
                      </c:pt>
                      <c:pt idx="6802">
                        <c:v>502.22199999999998</c:v>
                      </c:pt>
                      <c:pt idx="6803">
                        <c:v>502.2</c:v>
                      </c:pt>
                      <c:pt idx="6804">
                        <c:v>502.178</c:v>
                      </c:pt>
                      <c:pt idx="6805">
                        <c:v>502.15600000000001</c:v>
                      </c:pt>
                      <c:pt idx="6806">
                        <c:v>502.13400000000001</c:v>
                      </c:pt>
                      <c:pt idx="6807">
                        <c:v>502.113</c:v>
                      </c:pt>
                      <c:pt idx="6808">
                        <c:v>502.09100000000001</c:v>
                      </c:pt>
                      <c:pt idx="6809">
                        <c:v>502.06900000000002</c:v>
                      </c:pt>
                      <c:pt idx="6810">
                        <c:v>502.04700000000003</c:v>
                      </c:pt>
                      <c:pt idx="6811">
                        <c:v>502.02600000000001</c:v>
                      </c:pt>
                      <c:pt idx="6812">
                        <c:v>502.00400000000002</c:v>
                      </c:pt>
                      <c:pt idx="6813">
                        <c:v>501.98200000000003</c:v>
                      </c:pt>
                      <c:pt idx="6814">
                        <c:v>501.96</c:v>
                      </c:pt>
                      <c:pt idx="6815">
                        <c:v>501.93900000000002</c:v>
                      </c:pt>
                      <c:pt idx="6816">
                        <c:v>501.91699999999997</c:v>
                      </c:pt>
                      <c:pt idx="6817">
                        <c:v>501.89499999999998</c:v>
                      </c:pt>
                      <c:pt idx="6818">
                        <c:v>501.87299999999999</c:v>
                      </c:pt>
                      <c:pt idx="6819">
                        <c:v>501.85199999999998</c:v>
                      </c:pt>
                      <c:pt idx="6820">
                        <c:v>501.83</c:v>
                      </c:pt>
                      <c:pt idx="6821">
                        <c:v>501.80799999999999</c:v>
                      </c:pt>
                      <c:pt idx="6822">
                        <c:v>501.78699999999998</c:v>
                      </c:pt>
                      <c:pt idx="6823">
                        <c:v>501.76499999999999</c:v>
                      </c:pt>
                      <c:pt idx="6824">
                        <c:v>501.74299999999999</c:v>
                      </c:pt>
                      <c:pt idx="6825">
                        <c:v>501.72199999999998</c:v>
                      </c:pt>
                      <c:pt idx="6826">
                        <c:v>501.7</c:v>
                      </c:pt>
                      <c:pt idx="6827">
                        <c:v>501.678</c:v>
                      </c:pt>
                      <c:pt idx="6828">
                        <c:v>501.65699999999998</c:v>
                      </c:pt>
                      <c:pt idx="6829">
                        <c:v>501.63499999999999</c:v>
                      </c:pt>
                      <c:pt idx="6830">
                        <c:v>501.613</c:v>
                      </c:pt>
                      <c:pt idx="6831">
                        <c:v>501.59199999999998</c:v>
                      </c:pt>
                      <c:pt idx="6832">
                        <c:v>501.57</c:v>
                      </c:pt>
                      <c:pt idx="6833">
                        <c:v>501.548</c:v>
                      </c:pt>
                      <c:pt idx="6834">
                        <c:v>501.52699999999999</c:v>
                      </c:pt>
                      <c:pt idx="6835">
                        <c:v>501.505</c:v>
                      </c:pt>
                      <c:pt idx="6836">
                        <c:v>501.48399999999998</c:v>
                      </c:pt>
                      <c:pt idx="6837">
                        <c:v>501.46199999999999</c:v>
                      </c:pt>
                      <c:pt idx="6838">
                        <c:v>501.44</c:v>
                      </c:pt>
                      <c:pt idx="6839">
                        <c:v>501.41899999999998</c:v>
                      </c:pt>
                      <c:pt idx="6840">
                        <c:v>501.39699999999999</c:v>
                      </c:pt>
                      <c:pt idx="6841">
                        <c:v>501.37599999999998</c:v>
                      </c:pt>
                      <c:pt idx="6842">
                        <c:v>501.35399999999998</c:v>
                      </c:pt>
                      <c:pt idx="6843">
                        <c:v>501.33199999999999</c:v>
                      </c:pt>
                      <c:pt idx="6844">
                        <c:v>501.31099999999998</c:v>
                      </c:pt>
                      <c:pt idx="6845">
                        <c:v>501.28899999999999</c:v>
                      </c:pt>
                      <c:pt idx="6846">
                        <c:v>501.26799999999997</c:v>
                      </c:pt>
                      <c:pt idx="6847">
                        <c:v>501.24599999999998</c:v>
                      </c:pt>
                      <c:pt idx="6848">
                        <c:v>501.22500000000002</c:v>
                      </c:pt>
                      <c:pt idx="6849">
                        <c:v>501.20299999999997</c:v>
                      </c:pt>
                      <c:pt idx="6850">
                        <c:v>501.18200000000002</c:v>
                      </c:pt>
                      <c:pt idx="6851">
                        <c:v>501.16</c:v>
                      </c:pt>
                      <c:pt idx="6852">
                        <c:v>501.13900000000001</c:v>
                      </c:pt>
                      <c:pt idx="6853">
                        <c:v>501.11700000000002</c:v>
                      </c:pt>
                      <c:pt idx="6854">
                        <c:v>501.096</c:v>
                      </c:pt>
                      <c:pt idx="6855">
                        <c:v>501.07400000000001</c:v>
                      </c:pt>
                      <c:pt idx="6856">
                        <c:v>501.053</c:v>
                      </c:pt>
                      <c:pt idx="6857">
                        <c:v>501.03100000000001</c:v>
                      </c:pt>
                      <c:pt idx="6858">
                        <c:v>501.01</c:v>
                      </c:pt>
                      <c:pt idx="6859">
                        <c:v>500.988</c:v>
                      </c:pt>
                      <c:pt idx="6860">
                        <c:v>500.96699999999998</c:v>
                      </c:pt>
                      <c:pt idx="6861">
                        <c:v>500.94499999999999</c:v>
                      </c:pt>
                      <c:pt idx="6862">
                        <c:v>500.92399999999998</c:v>
                      </c:pt>
                      <c:pt idx="6863">
                        <c:v>500.90300000000002</c:v>
                      </c:pt>
                      <c:pt idx="6864">
                        <c:v>500.88099999999997</c:v>
                      </c:pt>
                      <c:pt idx="6865">
                        <c:v>500.86</c:v>
                      </c:pt>
                      <c:pt idx="6866">
                        <c:v>500.83800000000002</c:v>
                      </c:pt>
                      <c:pt idx="6867">
                        <c:v>500.81700000000001</c:v>
                      </c:pt>
                      <c:pt idx="6868">
                        <c:v>500.79500000000002</c:v>
                      </c:pt>
                      <c:pt idx="6869">
                        <c:v>500.774</c:v>
                      </c:pt>
                      <c:pt idx="6870">
                        <c:v>500.75299999999999</c:v>
                      </c:pt>
                      <c:pt idx="6871">
                        <c:v>500.73099999999999</c:v>
                      </c:pt>
                      <c:pt idx="6872">
                        <c:v>500.71</c:v>
                      </c:pt>
                      <c:pt idx="6873">
                        <c:v>500.68900000000002</c:v>
                      </c:pt>
                      <c:pt idx="6874">
                        <c:v>500.66699999999997</c:v>
                      </c:pt>
                      <c:pt idx="6875">
                        <c:v>500.64600000000002</c:v>
                      </c:pt>
                      <c:pt idx="6876">
                        <c:v>500.62400000000002</c:v>
                      </c:pt>
                      <c:pt idx="6877">
                        <c:v>500.60300000000001</c:v>
                      </c:pt>
                      <c:pt idx="6878">
                        <c:v>500.58199999999999</c:v>
                      </c:pt>
                      <c:pt idx="6879">
                        <c:v>500.56</c:v>
                      </c:pt>
                      <c:pt idx="6880">
                        <c:v>500.53899999999999</c:v>
                      </c:pt>
                      <c:pt idx="6881">
                        <c:v>500.51799999999997</c:v>
                      </c:pt>
                      <c:pt idx="6882">
                        <c:v>500.49599999999998</c:v>
                      </c:pt>
                      <c:pt idx="6883">
                        <c:v>500.47500000000002</c:v>
                      </c:pt>
                      <c:pt idx="6884">
                        <c:v>500.45400000000001</c:v>
                      </c:pt>
                      <c:pt idx="6885">
                        <c:v>500.43200000000002</c:v>
                      </c:pt>
                      <c:pt idx="6886">
                        <c:v>500.411</c:v>
                      </c:pt>
                      <c:pt idx="6887">
                        <c:v>500.39</c:v>
                      </c:pt>
                      <c:pt idx="6888">
                        <c:v>500.36900000000003</c:v>
                      </c:pt>
                      <c:pt idx="6889">
                        <c:v>500.34699999999998</c:v>
                      </c:pt>
                      <c:pt idx="6890">
                        <c:v>500.32600000000002</c:v>
                      </c:pt>
                      <c:pt idx="6891">
                        <c:v>500.30500000000001</c:v>
                      </c:pt>
                      <c:pt idx="6892">
                        <c:v>500.28399999999999</c:v>
                      </c:pt>
                      <c:pt idx="6893">
                        <c:v>500.262</c:v>
                      </c:pt>
                      <c:pt idx="6894">
                        <c:v>500.24099999999999</c:v>
                      </c:pt>
                      <c:pt idx="6895">
                        <c:v>500.22</c:v>
                      </c:pt>
                      <c:pt idx="6896">
                        <c:v>500.19900000000001</c:v>
                      </c:pt>
                      <c:pt idx="6897">
                        <c:v>500.17700000000002</c:v>
                      </c:pt>
                      <c:pt idx="6898">
                        <c:v>500.15600000000001</c:v>
                      </c:pt>
                      <c:pt idx="6899">
                        <c:v>500.13499999999999</c:v>
                      </c:pt>
                      <c:pt idx="6900">
                        <c:v>500.11399999999998</c:v>
                      </c:pt>
                      <c:pt idx="6901">
                        <c:v>500.09199999999998</c:v>
                      </c:pt>
                      <c:pt idx="6902">
                        <c:v>500.07100000000003</c:v>
                      </c:pt>
                      <c:pt idx="6903">
                        <c:v>500.05</c:v>
                      </c:pt>
                      <c:pt idx="6904">
                        <c:v>500.029</c:v>
                      </c:pt>
                      <c:pt idx="6905">
                        <c:v>500.00799999999998</c:v>
                      </c:pt>
                      <c:pt idx="6906">
                        <c:v>499.98599999999999</c:v>
                      </c:pt>
                      <c:pt idx="6907">
                        <c:v>499.96499999999997</c:v>
                      </c:pt>
                      <c:pt idx="6908">
                        <c:v>499.94400000000002</c:v>
                      </c:pt>
                      <c:pt idx="6909">
                        <c:v>499.923</c:v>
                      </c:pt>
                      <c:pt idx="6910">
                        <c:v>499.90199999999999</c:v>
                      </c:pt>
                      <c:pt idx="6911">
                        <c:v>499.88099999999997</c:v>
                      </c:pt>
                      <c:pt idx="6912">
                        <c:v>499.86</c:v>
                      </c:pt>
                      <c:pt idx="6913">
                        <c:v>499.83800000000002</c:v>
                      </c:pt>
                      <c:pt idx="6914">
                        <c:v>499.81700000000001</c:v>
                      </c:pt>
                      <c:pt idx="6915">
                        <c:v>499.79599999999999</c:v>
                      </c:pt>
                      <c:pt idx="6916">
                        <c:v>499.77499999999998</c:v>
                      </c:pt>
                      <c:pt idx="6917">
                        <c:v>499.75400000000002</c:v>
                      </c:pt>
                      <c:pt idx="6918">
                        <c:v>499.733</c:v>
                      </c:pt>
                      <c:pt idx="6919">
                        <c:v>499.71199999999999</c:v>
                      </c:pt>
                      <c:pt idx="6920">
                        <c:v>499.69099999999997</c:v>
                      </c:pt>
                      <c:pt idx="6921">
                        <c:v>499.67</c:v>
                      </c:pt>
                      <c:pt idx="6922">
                        <c:v>499.64800000000002</c:v>
                      </c:pt>
                      <c:pt idx="6923">
                        <c:v>499.62700000000001</c:v>
                      </c:pt>
                      <c:pt idx="6924">
                        <c:v>499.60599999999999</c:v>
                      </c:pt>
                      <c:pt idx="6925">
                        <c:v>499.58499999999998</c:v>
                      </c:pt>
                      <c:pt idx="6926">
                        <c:v>499.56400000000002</c:v>
                      </c:pt>
                      <c:pt idx="6927">
                        <c:v>499.54300000000001</c:v>
                      </c:pt>
                      <c:pt idx="6928">
                        <c:v>499.52199999999999</c:v>
                      </c:pt>
                      <c:pt idx="6929">
                        <c:v>499.50099999999998</c:v>
                      </c:pt>
                      <c:pt idx="6930">
                        <c:v>499.48</c:v>
                      </c:pt>
                      <c:pt idx="6931">
                        <c:v>499.459</c:v>
                      </c:pt>
                      <c:pt idx="6932">
                        <c:v>499.43799999999999</c:v>
                      </c:pt>
                      <c:pt idx="6933">
                        <c:v>499.41699999999997</c:v>
                      </c:pt>
                      <c:pt idx="6934">
                        <c:v>499.39600000000002</c:v>
                      </c:pt>
                      <c:pt idx="6935">
                        <c:v>499.375</c:v>
                      </c:pt>
                      <c:pt idx="6936">
                        <c:v>499.35399999999998</c:v>
                      </c:pt>
                      <c:pt idx="6937">
                        <c:v>499.33300000000003</c:v>
                      </c:pt>
                      <c:pt idx="6938">
                        <c:v>499.31200000000001</c:v>
                      </c:pt>
                      <c:pt idx="6939">
                        <c:v>499.29199999999997</c:v>
                      </c:pt>
                      <c:pt idx="6940">
                        <c:v>499.27100000000002</c:v>
                      </c:pt>
                      <c:pt idx="6941">
                        <c:v>499.25</c:v>
                      </c:pt>
                      <c:pt idx="6942">
                        <c:v>499.22899999999998</c:v>
                      </c:pt>
                      <c:pt idx="6943">
                        <c:v>499.20800000000003</c:v>
                      </c:pt>
                      <c:pt idx="6944">
                        <c:v>499.18700000000001</c:v>
                      </c:pt>
                      <c:pt idx="6945">
                        <c:v>499.16699999999997</c:v>
                      </c:pt>
                      <c:pt idx="6946">
                        <c:v>499.14600000000002</c:v>
                      </c:pt>
                      <c:pt idx="6947">
                        <c:v>499.125</c:v>
                      </c:pt>
                      <c:pt idx="6948">
                        <c:v>499.10500000000002</c:v>
                      </c:pt>
                      <c:pt idx="6949">
                        <c:v>499.084</c:v>
                      </c:pt>
                      <c:pt idx="6950">
                        <c:v>499.06400000000002</c:v>
                      </c:pt>
                      <c:pt idx="6951">
                        <c:v>499.04300000000001</c:v>
                      </c:pt>
                      <c:pt idx="6952">
                        <c:v>499.02300000000002</c:v>
                      </c:pt>
                      <c:pt idx="6953">
                        <c:v>499.00200000000001</c:v>
                      </c:pt>
                      <c:pt idx="6954">
                        <c:v>498.98200000000003</c:v>
                      </c:pt>
                      <c:pt idx="6955">
                        <c:v>498.96199999999999</c:v>
                      </c:pt>
                      <c:pt idx="6956">
                        <c:v>498.94099999999997</c:v>
                      </c:pt>
                      <c:pt idx="6957">
                        <c:v>498.92099999999999</c:v>
                      </c:pt>
                      <c:pt idx="6958">
                        <c:v>498.90100000000001</c:v>
                      </c:pt>
                      <c:pt idx="6959">
                        <c:v>498.88200000000001</c:v>
                      </c:pt>
                      <c:pt idx="6960">
                        <c:v>498.86200000000002</c:v>
                      </c:pt>
                      <c:pt idx="6961">
                        <c:v>498.84300000000002</c:v>
                      </c:pt>
                      <c:pt idx="6962">
                        <c:v>498.82299999999998</c:v>
                      </c:pt>
                      <c:pt idx="6963">
                        <c:v>498.80500000000001</c:v>
                      </c:pt>
                      <c:pt idx="6964">
                        <c:v>498.786</c:v>
                      </c:pt>
                      <c:pt idx="6965">
                        <c:v>498.76799999999997</c:v>
                      </c:pt>
                      <c:pt idx="6966">
                        <c:v>498.75</c:v>
                      </c:pt>
                      <c:pt idx="6967">
                        <c:v>498.733</c:v>
                      </c:pt>
                      <c:pt idx="6968">
                        <c:v>498.71499999999997</c:v>
                      </c:pt>
                      <c:pt idx="6969">
                        <c:v>498.69900000000001</c:v>
                      </c:pt>
                      <c:pt idx="6970">
                        <c:v>498.68200000000002</c:v>
                      </c:pt>
                      <c:pt idx="6971">
                        <c:v>498.666</c:v>
                      </c:pt>
                      <c:pt idx="6972">
                        <c:v>498.65</c:v>
                      </c:pt>
                      <c:pt idx="6973">
                        <c:v>498.63499999999999</c:v>
                      </c:pt>
                      <c:pt idx="6974">
                        <c:v>498.62</c:v>
                      </c:pt>
                      <c:pt idx="6975">
                        <c:v>498.60599999999999</c:v>
                      </c:pt>
                      <c:pt idx="6976">
                        <c:v>498.59199999999998</c:v>
                      </c:pt>
                      <c:pt idx="6977">
                        <c:v>498.57900000000001</c:v>
                      </c:pt>
                      <c:pt idx="6978">
                        <c:v>498.56799999999998</c:v>
                      </c:pt>
                      <c:pt idx="6979">
                        <c:v>498.55700000000002</c:v>
                      </c:pt>
                      <c:pt idx="6980">
                        <c:v>498.548</c:v>
                      </c:pt>
                      <c:pt idx="6981">
                        <c:v>498.54</c:v>
                      </c:pt>
                      <c:pt idx="6982">
                        <c:v>498.53300000000002</c:v>
                      </c:pt>
                      <c:pt idx="6983">
                        <c:v>498.52800000000002</c:v>
                      </c:pt>
                      <c:pt idx="6984">
                        <c:v>498.52499999999998</c:v>
                      </c:pt>
                      <c:pt idx="6985">
                        <c:v>498.524</c:v>
                      </c:pt>
                      <c:pt idx="6986">
                        <c:v>498.52499999999998</c:v>
                      </c:pt>
                      <c:pt idx="6987">
                        <c:v>498.52800000000002</c:v>
                      </c:pt>
                      <c:pt idx="6988">
                        <c:v>498.53300000000002</c:v>
                      </c:pt>
                      <c:pt idx="6989">
                        <c:v>498.54199999999997</c:v>
                      </c:pt>
                      <c:pt idx="6990">
                        <c:v>498.55200000000002</c:v>
                      </c:pt>
                      <c:pt idx="6991">
                        <c:v>498.565</c:v>
                      </c:pt>
                      <c:pt idx="6992">
                        <c:v>498.58</c:v>
                      </c:pt>
                      <c:pt idx="6993">
                        <c:v>498.59800000000001</c:v>
                      </c:pt>
                      <c:pt idx="6994">
                        <c:v>498.61799999999999</c:v>
                      </c:pt>
                      <c:pt idx="6995">
                        <c:v>498.64</c:v>
                      </c:pt>
                      <c:pt idx="6996">
                        <c:v>498.66399999999999</c:v>
                      </c:pt>
                      <c:pt idx="6997">
                        <c:v>498.69099999999997</c:v>
                      </c:pt>
                      <c:pt idx="6998">
                        <c:v>498.721</c:v>
                      </c:pt>
                      <c:pt idx="6999">
                        <c:v>498.75299999999999</c:v>
                      </c:pt>
                      <c:pt idx="7000">
                        <c:v>498.78899999999999</c:v>
                      </c:pt>
                      <c:pt idx="7001">
                        <c:v>498.82900000000001</c:v>
                      </c:pt>
                      <c:pt idx="7002">
                        <c:v>498.87400000000002</c:v>
                      </c:pt>
                      <c:pt idx="7003">
                        <c:v>498.923</c:v>
                      </c:pt>
                      <c:pt idx="7004">
                        <c:v>498.97899999999998</c:v>
                      </c:pt>
                      <c:pt idx="7005">
                        <c:v>499.04</c:v>
                      </c:pt>
                      <c:pt idx="7006">
                        <c:v>499.10700000000003</c:v>
                      </c:pt>
                      <c:pt idx="7007">
                        <c:v>499.18099999999998</c:v>
                      </c:pt>
                      <c:pt idx="7008">
                        <c:v>499.26299999999998</c:v>
                      </c:pt>
                      <c:pt idx="7009">
                        <c:v>499.35199999999998</c:v>
                      </c:pt>
                      <c:pt idx="7010">
                        <c:v>499.45</c:v>
                      </c:pt>
                      <c:pt idx="7011">
                        <c:v>499.55700000000002</c:v>
                      </c:pt>
                      <c:pt idx="7012">
                        <c:v>499.67200000000003</c:v>
                      </c:pt>
                      <c:pt idx="7013">
                        <c:v>499.79700000000003</c:v>
                      </c:pt>
                      <c:pt idx="7014">
                        <c:v>499.93200000000002</c:v>
                      </c:pt>
                      <c:pt idx="7015">
                        <c:v>500.07600000000002</c:v>
                      </c:pt>
                      <c:pt idx="7016">
                        <c:v>500.22800000000001</c:v>
                      </c:pt>
                      <c:pt idx="7017">
                        <c:v>500.38799999999998</c:v>
                      </c:pt>
                      <c:pt idx="7018">
                        <c:v>500.55599999999998</c:v>
                      </c:pt>
                      <c:pt idx="7019">
                        <c:v>500.73099999999999</c:v>
                      </c:pt>
                      <c:pt idx="7020">
                        <c:v>500.91399999999999</c:v>
                      </c:pt>
                      <c:pt idx="7021">
                        <c:v>501.10500000000002</c:v>
                      </c:pt>
                      <c:pt idx="7022">
                        <c:v>501.30200000000002</c:v>
                      </c:pt>
                      <c:pt idx="7023">
                        <c:v>501.50700000000001</c:v>
                      </c:pt>
                      <c:pt idx="7024">
                        <c:v>501.71800000000002</c:v>
                      </c:pt>
                      <c:pt idx="7025">
                        <c:v>501.94</c:v>
                      </c:pt>
                      <c:pt idx="7026">
                        <c:v>502.17399999999998</c:v>
                      </c:pt>
                      <c:pt idx="7027">
                        <c:v>502.42</c:v>
                      </c:pt>
                      <c:pt idx="7028">
                        <c:v>502.67899999999997</c:v>
                      </c:pt>
                      <c:pt idx="7029">
                        <c:v>502.952</c:v>
                      </c:pt>
                      <c:pt idx="7030">
                        <c:v>503.238</c:v>
                      </c:pt>
                      <c:pt idx="7031">
                        <c:v>503.53699999999998</c:v>
                      </c:pt>
                      <c:pt idx="7032">
                        <c:v>503.85</c:v>
                      </c:pt>
                      <c:pt idx="7033">
                        <c:v>504.17899999999997</c:v>
                      </c:pt>
                      <c:pt idx="7034">
                        <c:v>504.524</c:v>
                      </c:pt>
                      <c:pt idx="7035">
                        <c:v>504.88499999999999</c:v>
                      </c:pt>
                      <c:pt idx="7036">
                        <c:v>505.26100000000002</c:v>
                      </c:pt>
                      <c:pt idx="7037">
                        <c:v>505.65499999999997</c:v>
                      </c:pt>
                      <c:pt idx="7038">
                        <c:v>506.065</c:v>
                      </c:pt>
                      <c:pt idx="7039">
                        <c:v>506.49200000000002</c:v>
                      </c:pt>
                      <c:pt idx="7040">
                        <c:v>506.93400000000003</c:v>
                      </c:pt>
                      <c:pt idx="7041">
                        <c:v>507.39100000000002</c:v>
                      </c:pt>
                      <c:pt idx="7042">
                        <c:v>507.86099999999999</c:v>
                      </c:pt>
                      <c:pt idx="7043">
                        <c:v>508.34399999999999</c:v>
                      </c:pt>
                      <c:pt idx="7044">
                        <c:v>508.84100000000001</c:v>
                      </c:pt>
                      <c:pt idx="7045">
                        <c:v>509.351</c:v>
                      </c:pt>
                      <c:pt idx="7046">
                        <c:v>509.87599999999998</c:v>
                      </c:pt>
                      <c:pt idx="7047">
                        <c:v>510.41500000000002</c:v>
                      </c:pt>
                      <c:pt idx="7048">
                        <c:v>510.96800000000002</c:v>
                      </c:pt>
                      <c:pt idx="7049">
                        <c:v>511.53800000000001</c:v>
                      </c:pt>
                      <c:pt idx="7050">
                        <c:v>512.13199999999995</c:v>
                      </c:pt>
                      <c:pt idx="7051">
                        <c:v>512.75099999999998</c:v>
                      </c:pt>
                      <c:pt idx="7052">
                        <c:v>513.39800000000002</c:v>
                      </c:pt>
                      <c:pt idx="7053">
                        <c:v>514.072</c:v>
                      </c:pt>
                      <c:pt idx="7054">
                        <c:v>514.774</c:v>
                      </c:pt>
                      <c:pt idx="7055">
                        <c:v>515.50699999999995</c:v>
                      </c:pt>
                      <c:pt idx="7056">
                        <c:v>516.27099999999996</c:v>
                      </c:pt>
                      <c:pt idx="7057">
                        <c:v>517.072</c:v>
                      </c:pt>
                      <c:pt idx="7058">
                        <c:v>517.91099999999994</c:v>
                      </c:pt>
                      <c:pt idx="7059">
                        <c:v>518.79</c:v>
                      </c:pt>
                      <c:pt idx="7060">
                        <c:v>519.71100000000001</c:v>
                      </c:pt>
                      <c:pt idx="7061">
                        <c:v>520.67399999999998</c:v>
                      </c:pt>
                      <c:pt idx="7062">
                        <c:v>521.68200000000002</c:v>
                      </c:pt>
                      <c:pt idx="7063">
                        <c:v>522.73500000000001</c:v>
                      </c:pt>
                      <c:pt idx="7064">
                        <c:v>523.83199999999999</c:v>
                      </c:pt>
                      <c:pt idx="7065">
                        <c:v>524.971</c:v>
                      </c:pt>
                      <c:pt idx="7066">
                        <c:v>526.15200000000004</c:v>
                      </c:pt>
                      <c:pt idx="7067">
                        <c:v>527.375</c:v>
                      </c:pt>
                      <c:pt idx="7068">
                        <c:v>528.63699999999994</c:v>
                      </c:pt>
                      <c:pt idx="7069">
                        <c:v>529.93899999999996</c:v>
                      </c:pt>
                      <c:pt idx="7070">
                        <c:v>531.28200000000004</c:v>
                      </c:pt>
                      <c:pt idx="7071">
                        <c:v>532.66600000000005</c:v>
                      </c:pt>
                      <c:pt idx="7072">
                        <c:v>534.08900000000006</c:v>
                      </c:pt>
                      <c:pt idx="7073">
                        <c:v>535.55399999999997</c:v>
                      </c:pt>
                      <c:pt idx="7074">
                        <c:v>537.07299999999998</c:v>
                      </c:pt>
                      <c:pt idx="7075">
                        <c:v>538.65</c:v>
                      </c:pt>
                      <c:pt idx="7076">
                        <c:v>540.28899999999999</c:v>
                      </c:pt>
                      <c:pt idx="7077">
                        <c:v>541.99</c:v>
                      </c:pt>
                      <c:pt idx="7078">
                        <c:v>543.75099999999998</c:v>
                      </c:pt>
                      <c:pt idx="7079">
                        <c:v>545.57000000000005</c:v>
                      </c:pt>
                      <c:pt idx="7080">
                        <c:v>547.44799999999998</c:v>
                      </c:pt>
                      <c:pt idx="7081">
                        <c:v>549.38499999999999</c:v>
                      </c:pt>
                      <c:pt idx="7082">
                        <c:v>551.38599999999997</c:v>
                      </c:pt>
                      <c:pt idx="7083">
                        <c:v>553.45100000000002</c:v>
                      </c:pt>
                      <c:pt idx="7084">
                        <c:v>555.57799999999997</c:v>
                      </c:pt>
                      <c:pt idx="7085">
                        <c:v>557.76800000000003</c:v>
                      </c:pt>
                      <c:pt idx="7086">
                        <c:v>560.02</c:v>
                      </c:pt>
                      <c:pt idx="7087">
                        <c:v>562.33799999999997</c:v>
                      </c:pt>
                      <c:pt idx="7088">
                        <c:v>564.721</c:v>
                      </c:pt>
                      <c:pt idx="7089">
                        <c:v>567.16800000000001</c:v>
                      </c:pt>
                      <c:pt idx="7090">
                        <c:v>569.678</c:v>
                      </c:pt>
                      <c:pt idx="7091">
                        <c:v>572.25</c:v>
                      </c:pt>
                      <c:pt idx="7092">
                        <c:v>574.88400000000001</c:v>
                      </c:pt>
                      <c:pt idx="7093">
                        <c:v>577.57799999999997</c:v>
                      </c:pt>
                      <c:pt idx="7094">
                        <c:v>580.33299999999997</c:v>
                      </c:pt>
                      <c:pt idx="7095">
                        <c:v>583.149</c:v>
                      </c:pt>
                      <c:pt idx="7096">
                        <c:v>586.024</c:v>
                      </c:pt>
                      <c:pt idx="7097">
                        <c:v>588.95799999999997</c:v>
                      </c:pt>
                      <c:pt idx="7098">
                        <c:v>591.95500000000004</c:v>
                      </c:pt>
                      <c:pt idx="7099">
                        <c:v>595.02</c:v>
                      </c:pt>
                      <c:pt idx="7100">
                        <c:v>598.15499999999997</c:v>
                      </c:pt>
                      <c:pt idx="7101">
                        <c:v>601.36</c:v>
                      </c:pt>
                      <c:pt idx="7102">
                        <c:v>604.63199999999995</c:v>
                      </c:pt>
                      <c:pt idx="7103">
                        <c:v>607.96799999999996</c:v>
                      </c:pt>
                      <c:pt idx="7104">
                        <c:v>611.36599999999999</c:v>
                      </c:pt>
                      <c:pt idx="7105">
                        <c:v>614.82399999999996</c:v>
                      </c:pt>
                      <c:pt idx="7106">
                        <c:v>618.34100000000001</c:v>
                      </c:pt>
                      <c:pt idx="7107">
                        <c:v>621.91899999999998</c:v>
                      </c:pt>
                      <c:pt idx="7108">
                        <c:v>625.553</c:v>
                      </c:pt>
                      <c:pt idx="7109">
                        <c:v>629.24099999999999</c:v>
                      </c:pt>
                      <c:pt idx="7110">
                        <c:v>632.98099999999999</c:v>
                      </c:pt>
                      <c:pt idx="7111">
                        <c:v>636.77200000000005</c:v>
                      </c:pt>
                      <c:pt idx="7112">
                        <c:v>640.61400000000003</c:v>
                      </c:pt>
                      <c:pt idx="7113">
                        <c:v>644.505</c:v>
                      </c:pt>
                      <c:pt idx="7114">
                        <c:v>648.44299999999998</c:v>
                      </c:pt>
                      <c:pt idx="7115">
                        <c:v>652.42499999999995</c:v>
                      </c:pt>
                      <c:pt idx="7116">
                        <c:v>656.44899999999996</c:v>
                      </c:pt>
                      <c:pt idx="7117">
                        <c:v>660.51199999999994</c:v>
                      </c:pt>
                      <c:pt idx="7118">
                        <c:v>664.61199999999997</c:v>
                      </c:pt>
                      <c:pt idx="7119">
                        <c:v>668.74800000000005</c:v>
                      </c:pt>
                      <c:pt idx="7120">
                        <c:v>672.91800000000001</c:v>
                      </c:pt>
                      <c:pt idx="7121">
                        <c:v>677.11800000000005</c:v>
                      </c:pt>
                      <c:pt idx="7122">
                        <c:v>681.34900000000005</c:v>
                      </c:pt>
                      <c:pt idx="7123">
                        <c:v>685.61300000000006</c:v>
                      </c:pt>
                      <c:pt idx="7124">
                        <c:v>689.91200000000003</c:v>
                      </c:pt>
                      <c:pt idx="7125">
                        <c:v>694.24300000000005</c:v>
                      </c:pt>
                      <c:pt idx="7126">
                        <c:v>698.60199999999998</c:v>
                      </c:pt>
                      <c:pt idx="7127">
                        <c:v>702.98500000000001</c:v>
                      </c:pt>
                      <c:pt idx="7128">
                        <c:v>707.38800000000003</c:v>
                      </c:pt>
                      <c:pt idx="7129">
                        <c:v>711.81</c:v>
                      </c:pt>
                      <c:pt idx="7130">
                        <c:v>716.24800000000005</c:v>
                      </c:pt>
                      <c:pt idx="7131">
                        <c:v>720.70299999999997</c:v>
                      </c:pt>
                      <c:pt idx="7132">
                        <c:v>725.17200000000003</c:v>
                      </c:pt>
                      <c:pt idx="7133">
                        <c:v>729.65300000000002</c:v>
                      </c:pt>
                      <c:pt idx="7134">
                        <c:v>734.14300000000003</c:v>
                      </c:pt>
                      <c:pt idx="7135">
                        <c:v>738.63900000000001</c:v>
                      </c:pt>
                      <c:pt idx="7136">
                        <c:v>743.14200000000005</c:v>
                      </c:pt>
                      <c:pt idx="7137">
                        <c:v>747.649</c:v>
                      </c:pt>
                      <c:pt idx="7138">
                        <c:v>752.15899999999999</c:v>
                      </c:pt>
                      <c:pt idx="7139">
                        <c:v>756.67100000000005</c:v>
                      </c:pt>
                      <c:pt idx="7140">
                        <c:v>761.18100000000004</c:v>
                      </c:pt>
                      <c:pt idx="7141">
                        <c:v>765.68799999999999</c:v>
                      </c:pt>
                      <c:pt idx="7142">
                        <c:v>770.18899999999996</c:v>
                      </c:pt>
                      <c:pt idx="7143">
                        <c:v>774.68299999999999</c:v>
                      </c:pt>
                      <c:pt idx="7144">
                        <c:v>779.16800000000001</c:v>
                      </c:pt>
                      <c:pt idx="7145">
                        <c:v>783.64300000000003</c:v>
                      </c:pt>
                      <c:pt idx="7146">
                        <c:v>788.10599999999999</c:v>
                      </c:pt>
                      <c:pt idx="7147">
                        <c:v>792.55399999999997</c:v>
                      </c:pt>
                      <c:pt idx="7148">
                        <c:v>796.98800000000006</c:v>
                      </c:pt>
                      <c:pt idx="7149">
                        <c:v>801.40599999999995</c:v>
                      </c:pt>
                      <c:pt idx="7150">
                        <c:v>805.80700000000002</c:v>
                      </c:pt>
                      <c:pt idx="7151">
                        <c:v>810.18899999999996</c:v>
                      </c:pt>
                      <c:pt idx="7152">
                        <c:v>814.548</c:v>
                      </c:pt>
                      <c:pt idx="7153">
                        <c:v>818.88199999999995</c:v>
                      </c:pt>
                      <c:pt idx="7154">
                        <c:v>823.19</c:v>
                      </c:pt>
                      <c:pt idx="7155">
                        <c:v>827.47199999999998</c:v>
                      </c:pt>
                      <c:pt idx="7156">
                        <c:v>831.72500000000002</c:v>
                      </c:pt>
                      <c:pt idx="7157">
                        <c:v>835.947</c:v>
                      </c:pt>
                      <c:pt idx="7158">
                        <c:v>840.13699999999994</c:v>
                      </c:pt>
                      <c:pt idx="7159">
                        <c:v>844.29300000000001</c:v>
                      </c:pt>
                      <c:pt idx="7160">
                        <c:v>848.41399999999999</c:v>
                      </c:pt>
                      <c:pt idx="7161">
                        <c:v>852.49900000000002</c:v>
                      </c:pt>
                      <c:pt idx="7162">
                        <c:v>856.548</c:v>
                      </c:pt>
                      <c:pt idx="7163">
                        <c:v>860.55899999999997</c:v>
                      </c:pt>
                      <c:pt idx="7164">
                        <c:v>864.53099999999995</c:v>
                      </c:pt>
                      <c:pt idx="7165">
                        <c:v>868.46199999999999</c:v>
                      </c:pt>
                      <c:pt idx="7166">
                        <c:v>872.35299999999995</c:v>
                      </c:pt>
                      <c:pt idx="7167">
                        <c:v>876.202</c:v>
                      </c:pt>
                      <c:pt idx="7168">
                        <c:v>880.00900000000001</c:v>
                      </c:pt>
                      <c:pt idx="7169">
                        <c:v>883.77300000000002</c:v>
                      </c:pt>
                      <c:pt idx="7170">
                        <c:v>887.49199999999996</c:v>
                      </c:pt>
                      <c:pt idx="7171">
                        <c:v>891.16800000000001</c:v>
                      </c:pt>
                      <c:pt idx="7172">
                        <c:v>894.79899999999998</c:v>
                      </c:pt>
                      <c:pt idx="7173">
                        <c:v>898.38599999999997</c:v>
                      </c:pt>
                      <c:pt idx="7174">
                        <c:v>901.92899999999997</c:v>
                      </c:pt>
                      <c:pt idx="7175">
                        <c:v>905.42700000000002</c:v>
                      </c:pt>
                      <c:pt idx="7176">
                        <c:v>908.88</c:v>
                      </c:pt>
                      <c:pt idx="7177">
                        <c:v>912.28599999999994</c:v>
                      </c:pt>
                      <c:pt idx="7178">
                        <c:v>915.64700000000005</c:v>
                      </c:pt>
                      <c:pt idx="7179">
                        <c:v>918.96100000000001</c:v>
                      </c:pt>
                      <c:pt idx="7180">
                        <c:v>922.22900000000004</c:v>
                      </c:pt>
                      <c:pt idx="7181">
                        <c:v>925.45</c:v>
                      </c:pt>
                      <c:pt idx="7182">
                        <c:v>928.62400000000002</c:v>
                      </c:pt>
                      <c:pt idx="7183">
                        <c:v>931.75099999999998</c:v>
                      </c:pt>
                      <c:pt idx="7184">
                        <c:v>934.83100000000002</c:v>
                      </c:pt>
                      <c:pt idx="7185">
                        <c:v>937.86400000000003</c:v>
                      </c:pt>
                      <c:pt idx="7186">
                        <c:v>940.851</c:v>
                      </c:pt>
                      <c:pt idx="7187">
                        <c:v>943.79100000000005</c:v>
                      </c:pt>
                      <c:pt idx="7188">
                        <c:v>946.68499999999995</c:v>
                      </c:pt>
                      <c:pt idx="7189">
                        <c:v>949.53300000000002</c:v>
                      </c:pt>
                      <c:pt idx="7190">
                        <c:v>952.33500000000004</c:v>
                      </c:pt>
                      <c:pt idx="7191">
                        <c:v>955.09199999999998</c:v>
                      </c:pt>
                      <c:pt idx="7192">
                        <c:v>957.80399999999997</c:v>
                      </c:pt>
                      <c:pt idx="7193">
                        <c:v>960.47199999999998</c:v>
                      </c:pt>
                      <c:pt idx="7194">
                        <c:v>963.09500000000003</c:v>
                      </c:pt>
                      <c:pt idx="7195">
                        <c:v>965.67399999999998</c:v>
                      </c:pt>
                      <c:pt idx="7196">
                        <c:v>968.21100000000001</c:v>
                      </c:pt>
                      <c:pt idx="7197">
                        <c:v>970.70399999999995</c:v>
                      </c:pt>
                      <c:pt idx="7198">
                        <c:v>973.15599999999995</c:v>
                      </c:pt>
                      <c:pt idx="7199">
                        <c:v>975.56500000000005</c:v>
                      </c:pt>
                      <c:pt idx="7200">
                        <c:v>977.93299999999999</c:v>
                      </c:pt>
                      <c:pt idx="7201">
                        <c:v>980.26</c:v>
                      </c:pt>
                      <c:pt idx="7202">
                        <c:v>982.54700000000003</c:v>
                      </c:pt>
                      <c:pt idx="7203">
                        <c:v>984.79399999999998</c:v>
                      </c:pt>
                      <c:pt idx="7204">
                        <c:v>987.00099999999998</c:v>
                      </c:pt>
                      <c:pt idx="7205">
                        <c:v>989.16899999999998</c:v>
                      </c:pt>
                      <c:pt idx="7206">
                        <c:v>991.29899999999998</c:v>
                      </c:pt>
                      <c:pt idx="7207">
                        <c:v>993.39099999999996</c:v>
                      </c:pt>
                      <c:pt idx="7208">
                        <c:v>995.44500000000005</c:v>
                      </c:pt>
                      <c:pt idx="7209">
                        <c:v>997.46199999999999</c:v>
                      </c:pt>
                      <c:pt idx="7210">
                        <c:v>999.44299999999998</c:v>
                      </c:pt>
                      <c:pt idx="7211" formatCode="0.00E+00">
                        <c:v>1001.39</c:v>
                      </c:pt>
                      <c:pt idx="7212" formatCode="0.00E+00">
                        <c:v>1003.3</c:v>
                      </c:pt>
                      <c:pt idx="7213" formatCode="0.00E+00">
                        <c:v>1005.17</c:v>
                      </c:pt>
                      <c:pt idx="7214" formatCode="0.00E+00">
                        <c:v>1007.01</c:v>
                      </c:pt>
                      <c:pt idx="7215" formatCode="0.00E+00">
                        <c:v>1008.82</c:v>
                      </c:pt>
                      <c:pt idx="7216" formatCode="0.00E+00">
                        <c:v>1010.59</c:v>
                      </c:pt>
                      <c:pt idx="7217" formatCode="0.00E+00">
                        <c:v>1012.33</c:v>
                      </c:pt>
                      <c:pt idx="7218" formatCode="0.00E+00">
                        <c:v>1014.04</c:v>
                      </c:pt>
                      <c:pt idx="7219" formatCode="0.00E+00">
                        <c:v>1015.72</c:v>
                      </c:pt>
                      <c:pt idx="7220" formatCode="0.00E+00">
                        <c:v>1017.36</c:v>
                      </c:pt>
                      <c:pt idx="7221" formatCode="0.00E+00">
                        <c:v>1018.97</c:v>
                      </c:pt>
                      <c:pt idx="7222" formatCode="0.00E+00">
                        <c:v>1020.55</c:v>
                      </c:pt>
                      <c:pt idx="7223" formatCode="0.00E+00">
                        <c:v>1022.11</c:v>
                      </c:pt>
                      <c:pt idx="7224" formatCode="0.00E+00">
                        <c:v>1023.63</c:v>
                      </c:pt>
                      <c:pt idx="7225" formatCode="0.00E+00">
                        <c:v>1025.1199999999999</c:v>
                      </c:pt>
                      <c:pt idx="7226" formatCode="0.00E+00">
                        <c:v>1026.5899999999999</c:v>
                      </c:pt>
                      <c:pt idx="7227" formatCode="0.00E+00">
                        <c:v>1028.02</c:v>
                      </c:pt>
                      <c:pt idx="7228" formatCode="0.00E+00">
                        <c:v>1029.43</c:v>
                      </c:pt>
                      <c:pt idx="7229" formatCode="0.00E+00">
                        <c:v>1030.81</c:v>
                      </c:pt>
                      <c:pt idx="7230" formatCode="0.00E+00">
                        <c:v>1032.17</c:v>
                      </c:pt>
                      <c:pt idx="7231" formatCode="0.00E+00">
                        <c:v>1033.49</c:v>
                      </c:pt>
                      <c:pt idx="7232" formatCode="0.00E+00">
                        <c:v>1034.8</c:v>
                      </c:pt>
                      <c:pt idx="7233" formatCode="0.00E+00">
                        <c:v>1036.07</c:v>
                      </c:pt>
                      <c:pt idx="7234" formatCode="0.00E+00">
                        <c:v>1037.32</c:v>
                      </c:pt>
                      <c:pt idx="7235" formatCode="0.00E+00">
                        <c:v>1038.55</c:v>
                      </c:pt>
                      <c:pt idx="7236" formatCode="0.00E+00">
                        <c:v>1039.75</c:v>
                      </c:pt>
                      <c:pt idx="7237" formatCode="0.00E+00">
                        <c:v>1040.93</c:v>
                      </c:pt>
                      <c:pt idx="7238" formatCode="0.00E+00">
                        <c:v>1042.08</c:v>
                      </c:pt>
                      <c:pt idx="7239" formatCode="0.00E+00">
                        <c:v>1043.21</c:v>
                      </c:pt>
                      <c:pt idx="7240" formatCode="0.00E+00">
                        <c:v>1044.32</c:v>
                      </c:pt>
                      <c:pt idx="7241" formatCode="0.00E+00">
                        <c:v>1045.4000000000001</c:v>
                      </c:pt>
                      <c:pt idx="7242" formatCode="0.00E+00">
                        <c:v>1046.47</c:v>
                      </c:pt>
                      <c:pt idx="7243" formatCode="0.00E+00">
                        <c:v>1047.51</c:v>
                      </c:pt>
                      <c:pt idx="7244" formatCode="0.00E+00">
                        <c:v>1048.53</c:v>
                      </c:pt>
                      <c:pt idx="7245" formatCode="0.00E+00">
                        <c:v>1049.53</c:v>
                      </c:pt>
                      <c:pt idx="7246" formatCode="0.00E+00">
                        <c:v>1050.51</c:v>
                      </c:pt>
                      <c:pt idx="7247" formatCode="0.00E+00">
                        <c:v>1051.47</c:v>
                      </c:pt>
                      <c:pt idx="7248" formatCode="0.00E+00">
                        <c:v>1052.4100000000001</c:v>
                      </c:pt>
                      <c:pt idx="7249" formatCode="0.00E+00">
                        <c:v>1053.33</c:v>
                      </c:pt>
                      <c:pt idx="7250" formatCode="0.00E+00">
                        <c:v>1054.23</c:v>
                      </c:pt>
                      <c:pt idx="7251" formatCode="0.00E+00">
                        <c:v>1055.1099999999999</c:v>
                      </c:pt>
                      <c:pt idx="7252" formatCode="0.00E+00">
                        <c:v>1055.97</c:v>
                      </c:pt>
                      <c:pt idx="7253" formatCode="0.00E+00">
                        <c:v>1056.82</c:v>
                      </c:pt>
                      <c:pt idx="7254" formatCode="0.00E+00">
                        <c:v>1057.6400000000001</c:v>
                      </c:pt>
                      <c:pt idx="7255" formatCode="0.00E+00">
                        <c:v>1058.45</c:v>
                      </c:pt>
                      <c:pt idx="7256" formatCode="0.00E+00">
                        <c:v>1059.24</c:v>
                      </c:pt>
                      <c:pt idx="7257" formatCode="0.00E+00">
                        <c:v>1060.02</c:v>
                      </c:pt>
                      <c:pt idx="7258" formatCode="0.00E+00">
                        <c:v>1060.78</c:v>
                      </c:pt>
                      <c:pt idx="7259" formatCode="0.00E+00">
                        <c:v>1061.52</c:v>
                      </c:pt>
                      <c:pt idx="7260" formatCode="0.00E+00">
                        <c:v>1062.25</c:v>
                      </c:pt>
                      <c:pt idx="7261" formatCode="0.00E+00">
                        <c:v>1062.96</c:v>
                      </c:pt>
                      <c:pt idx="7262" formatCode="0.00E+00">
                        <c:v>1063.6500000000001</c:v>
                      </c:pt>
                      <c:pt idx="7263" formatCode="0.00E+00">
                        <c:v>1064.33</c:v>
                      </c:pt>
                      <c:pt idx="7264" formatCode="0.00E+00">
                        <c:v>1065</c:v>
                      </c:pt>
                      <c:pt idx="7265" formatCode="0.00E+00">
                        <c:v>1065.6500000000001</c:v>
                      </c:pt>
                      <c:pt idx="7266" formatCode="0.00E+00">
                        <c:v>1066.28</c:v>
                      </c:pt>
                      <c:pt idx="7267" formatCode="0.00E+00">
                        <c:v>1066.9000000000001</c:v>
                      </c:pt>
                      <c:pt idx="7268" formatCode="0.00E+00">
                        <c:v>1067.51</c:v>
                      </c:pt>
                      <c:pt idx="7269" formatCode="0.00E+00">
                        <c:v>1068.0999999999999</c:v>
                      </c:pt>
                      <c:pt idx="7270" formatCode="0.00E+00">
                        <c:v>1068.68</c:v>
                      </c:pt>
                      <c:pt idx="7271" formatCode="0.00E+00">
                        <c:v>1069.24</c:v>
                      </c:pt>
                      <c:pt idx="7272" formatCode="0.00E+00">
                        <c:v>1069.79</c:v>
                      </c:pt>
                      <c:pt idx="7273" formatCode="0.00E+00">
                        <c:v>1070.33</c:v>
                      </c:pt>
                      <c:pt idx="7274" formatCode="0.00E+00">
                        <c:v>1070.8599999999999</c:v>
                      </c:pt>
                      <c:pt idx="7275" formatCode="0.00E+00">
                        <c:v>1071.3699999999999</c:v>
                      </c:pt>
                      <c:pt idx="7276" formatCode="0.00E+00">
                        <c:v>1071.8699999999999</c:v>
                      </c:pt>
                      <c:pt idx="7277" formatCode="0.00E+00">
                        <c:v>1072.3599999999999</c:v>
                      </c:pt>
                      <c:pt idx="7278" formatCode="0.00E+00">
                        <c:v>1072.8399999999999</c:v>
                      </c:pt>
                      <c:pt idx="7279" formatCode="0.00E+00">
                        <c:v>1073.31</c:v>
                      </c:pt>
                      <c:pt idx="7280" formatCode="0.00E+00">
                        <c:v>1073.76</c:v>
                      </c:pt>
                      <c:pt idx="7281" formatCode="0.00E+00">
                        <c:v>1074.2</c:v>
                      </c:pt>
                      <c:pt idx="7282" formatCode="0.00E+00">
                        <c:v>1074.6300000000001</c:v>
                      </c:pt>
                      <c:pt idx="7283" formatCode="0.00E+00">
                        <c:v>1075.05</c:v>
                      </c:pt>
                      <c:pt idx="7284" formatCode="0.00E+00">
                        <c:v>1075.46</c:v>
                      </c:pt>
                      <c:pt idx="7285" formatCode="0.00E+00">
                        <c:v>1075.8599999999999</c:v>
                      </c:pt>
                      <c:pt idx="7286" formatCode="0.00E+00">
                        <c:v>1076.25</c:v>
                      </c:pt>
                      <c:pt idx="7287" formatCode="0.00E+00">
                        <c:v>1076.6300000000001</c:v>
                      </c:pt>
                      <c:pt idx="7288" formatCode="0.00E+00">
                        <c:v>1077</c:v>
                      </c:pt>
                      <c:pt idx="7289" formatCode="0.00E+00">
                        <c:v>1077.3499999999999</c:v>
                      </c:pt>
                      <c:pt idx="7290" formatCode="0.00E+00">
                        <c:v>1077.7</c:v>
                      </c:pt>
                      <c:pt idx="7291" formatCode="0.00E+00">
                        <c:v>1078.04</c:v>
                      </c:pt>
                      <c:pt idx="7292" formatCode="0.00E+00">
                        <c:v>1078.3699999999999</c:v>
                      </c:pt>
                      <c:pt idx="7293" formatCode="0.00E+00">
                        <c:v>1078.69</c:v>
                      </c:pt>
                      <c:pt idx="7294" formatCode="0.00E+00">
                        <c:v>1079</c:v>
                      </c:pt>
                      <c:pt idx="7295" formatCode="0.00E+00">
                        <c:v>1079.3</c:v>
                      </c:pt>
                      <c:pt idx="7296" formatCode="0.00E+00">
                        <c:v>1079.5999999999999</c:v>
                      </c:pt>
                      <c:pt idx="7297" formatCode="0.00E+00">
                        <c:v>1079.8800000000001</c:v>
                      </c:pt>
                      <c:pt idx="7298" formatCode="0.00E+00">
                        <c:v>1080.1600000000001</c:v>
                      </c:pt>
                      <c:pt idx="7299" formatCode="0.00E+00">
                        <c:v>1080.42</c:v>
                      </c:pt>
                      <c:pt idx="7300" formatCode="0.00E+00">
                        <c:v>1080.68</c:v>
                      </c:pt>
                      <c:pt idx="7301" formatCode="0.00E+00">
                        <c:v>1080.93</c:v>
                      </c:pt>
                      <c:pt idx="7302" formatCode="0.00E+00">
                        <c:v>1081.18</c:v>
                      </c:pt>
                      <c:pt idx="7303" formatCode="0.00E+00">
                        <c:v>1081.4100000000001</c:v>
                      </c:pt>
                      <c:pt idx="7304" formatCode="0.00E+00">
                        <c:v>1081.6400000000001</c:v>
                      </c:pt>
                      <c:pt idx="7305" formatCode="0.00E+00">
                        <c:v>1081.8599999999999</c:v>
                      </c:pt>
                      <c:pt idx="7306" formatCode="0.00E+00">
                        <c:v>1082.07</c:v>
                      </c:pt>
                      <c:pt idx="7307" formatCode="0.00E+00">
                        <c:v>1082.28</c:v>
                      </c:pt>
                      <c:pt idx="7308" formatCode="0.00E+00">
                        <c:v>1082.48</c:v>
                      </c:pt>
                      <c:pt idx="7309" formatCode="0.00E+00">
                        <c:v>1082.67</c:v>
                      </c:pt>
                      <c:pt idx="7310" formatCode="0.00E+00">
                        <c:v>1082.8499999999999</c:v>
                      </c:pt>
                      <c:pt idx="7311" formatCode="0.00E+00">
                        <c:v>1083.03</c:v>
                      </c:pt>
                      <c:pt idx="7312" formatCode="0.00E+00">
                        <c:v>1083.2</c:v>
                      </c:pt>
                      <c:pt idx="7313" formatCode="0.00E+00">
                        <c:v>1083.3699999999999</c:v>
                      </c:pt>
                      <c:pt idx="7314" formatCode="0.00E+00">
                        <c:v>1083.52</c:v>
                      </c:pt>
                      <c:pt idx="7315" formatCode="0.00E+00">
                        <c:v>1083.67</c:v>
                      </c:pt>
                      <c:pt idx="7316" formatCode="0.00E+00">
                        <c:v>1083.82</c:v>
                      </c:pt>
                      <c:pt idx="7317" formatCode="0.00E+00">
                        <c:v>1083.96</c:v>
                      </c:pt>
                      <c:pt idx="7318" formatCode="0.00E+00">
                        <c:v>1084.0899999999999</c:v>
                      </c:pt>
                      <c:pt idx="7319" formatCode="0.00E+00">
                        <c:v>1084.22</c:v>
                      </c:pt>
                      <c:pt idx="7320" formatCode="0.00E+00">
                        <c:v>1084.3399999999999</c:v>
                      </c:pt>
                      <c:pt idx="7321" formatCode="0.00E+00">
                        <c:v>1084.45</c:v>
                      </c:pt>
                      <c:pt idx="7322" formatCode="0.00E+00">
                        <c:v>1084.56</c:v>
                      </c:pt>
                      <c:pt idx="7323" formatCode="0.00E+00">
                        <c:v>1084.67</c:v>
                      </c:pt>
                      <c:pt idx="7324" formatCode="0.00E+00">
                        <c:v>1084.76</c:v>
                      </c:pt>
                      <c:pt idx="7325" formatCode="0.00E+00">
                        <c:v>1084.8599999999999</c:v>
                      </c:pt>
                      <c:pt idx="7326" formatCode="0.00E+00">
                        <c:v>1084.94</c:v>
                      </c:pt>
                      <c:pt idx="7327" formatCode="0.00E+00">
                        <c:v>1085.02</c:v>
                      </c:pt>
                      <c:pt idx="7328" formatCode="0.00E+00">
                        <c:v>1085.0999999999999</c:v>
                      </c:pt>
                      <c:pt idx="7329" formatCode="0.00E+00">
                        <c:v>1085.17</c:v>
                      </c:pt>
                      <c:pt idx="7330" formatCode="0.00E+00">
                        <c:v>1085.24</c:v>
                      </c:pt>
                      <c:pt idx="7331" formatCode="0.00E+00">
                        <c:v>1085.3</c:v>
                      </c:pt>
                      <c:pt idx="7332" formatCode="0.00E+00">
                        <c:v>1085.3499999999999</c:v>
                      </c:pt>
                      <c:pt idx="7333" formatCode="0.00E+00">
                        <c:v>1085.4100000000001</c:v>
                      </c:pt>
                      <c:pt idx="7334" formatCode="0.00E+00">
                        <c:v>1085.45</c:v>
                      </c:pt>
                      <c:pt idx="7335" formatCode="0.00E+00">
                        <c:v>1085.49</c:v>
                      </c:pt>
                      <c:pt idx="7336" formatCode="0.00E+00">
                        <c:v>1085.53</c:v>
                      </c:pt>
                      <c:pt idx="7337" formatCode="0.00E+00">
                        <c:v>1085.56</c:v>
                      </c:pt>
                      <c:pt idx="7338" formatCode="0.00E+00">
                        <c:v>1085.5899999999999</c:v>
                      </c:pt>
                      <c:pt idx="7339" formatCode="0.00E+00">
                        <c:v>1085.6199999999999</c:v>
                      </c:pt>
                      <c:pt idx="7340" formatCode="0.00E+00">
                        <c:v>1085.6300000000001</c:v>
                      </c:pt>
                      <c:pt idx="7341" formatCode="0.00E+00">
                        <c:v>1085.6500000000001</c:v>
                      </c:pt>
                      <c:pt idx="7342" formatCode="0.00E+00">
                        <c:v>1085.6600000000001</c:v>
                      </c:pt>
                      <c:pt idx="7343" formatCode="0.00E+00">
                        <c:v>1085.67</c:v>
                      </c:pt>
                      <c:pt idx="7344" formatCode="0.00E+00">
                        <c:v>1085.67</c:v>
                      </c:pt>
                      <c:pt idx="7345" formatCode="0.00E+00">
                        <c:v>1085.67</c:v>
                      </c:pt>
                      <c:pt idx="7346" formatCode="0.00E+00">
                        <c:v>1085.6600000000001</c:v>
                      </c:pt>
                      <c:pt idx="7347" formatCode="0.00E+00">
                        <c:v>1085.6500000000001</c:v>
                      </c:pt>
                      <c:pt idx="7348" formatCode="0.00E+00">
                        <c:v>1085.6400000000001</c:v>
                      </c:pt>
                      <c:pt idx="7349" formatCode="0.00E+00">
                        <c:v>1085.6199999999999</c:v>
                      </c:pt>
                      <c:pt idx="7350" formatCode="0.00E+00">
                        <c:v>1085.5999999999999</c:v>
                      </c:pt>
                      <c:pt idx="7351" formatCode="0.00E+00">
                        <c:v>1085.58</c:v>
                      </c:pt>
                      <c:pt idx="7352" formatCode="0.00E+00">
                        <c:v>1085.55</c:v>
                      </c:pt>
                      <c:pt idx="7353" formatCode="0.00E+00">
                        <c:v>1085.52</c:v>
                      </c:pt>
                      <c:pt idx="7354" formatCode="0.00E+00">
                        <c:v>1085.49</c:v>
                      </c:pt>
                      <c:pt idx="7355" formatCode="0.00E+00">
                        <c:v>1085.45</c:v>
                      </c:pt>
                      <c:pt idx="7356" formatCode="0.00E+00">
                        <c:v>1085.4100000000001</c:v>
                      </c:pt>
                      <c:pt idx="7357" formatCode="0.00E+00">
                        <c:v>1085.3599999999999</c:v>
                      </c:pt>
                      <c:pt idx="7358" formatCode="0.00E+00">
                        <c:v>1085.31</c:v>
                      </c:pt>
                      <c:pt idx="7359" formatCode="0.00E+00">
                        <c:v>1085.26</c:v>
                      </c:pt>
                      <c:pt idx="7360" formatCode="0.00E+00">
                        <c:v>1085.21</c:v>
                      </c:pt>
                      <c:pt idx="7361" formatCode="0.00E+00">
                        <c:v>1085.1500000000001</c:v>
                      </c:pt>
                      <c:pt idx="7362" formatCode="0.00E+00">
                        <c:v>1085.0899999999999</c:v>
                      </c:pt>
                      <c:pt idx="7363" formatCode="0.00E+00">
                        <c:v>1085.02</c:v>
                      </c:pt>
                      <c:pt idx="7364" formatCode="0.00E+00">
                        <c:v>1084.96</c:v>
                      </c:pt>
                      <c:pt idx="7365" formatCode="0.00E+00">
                        <c:v>1084.8900000000001</c:v>
                      </c:pt>
                      <c:pt idx="7366" formatCode="0.00E+00">
                        <c:v>1084.82</c:v>
                      </c:pt>
                      <c:pt idx="7367" formatCode="0.00E+00">
                        <c:v>1084.74</c:v>
                      </c:pt>
                      <c:pt idx="7368" formatCode="0.00E+00">
                        <c:v>1084.6600000000001</c:v>
                      </c:pt>
                      <c:pt idx="7369" formatCode="0.00E+00">
                        <c:v>1084.58</c:v>
                      </c:pt>
                      <c:pt idx="7370" formatCode="0.00E+00">
                        <c:v>1084.5</c:v>
                      </c:pt>
                      <c:pt idx="7371" formatCode="0.00E+00">
                        <c:v>1084.4100000000001</c:v>
                      </c:pt>
                      <c:pt idx="7372" formatCode="0.00E+00">
                        <c:v>1084.32</c:v>
                      </c:pt>
                      <c:pt idx="7373" formatCode="0.00E+00">
                        <c:v>1084.23</c:v>
                      </c:pt>
                      <c:pt idx="7374" formatCode="0.00E+00">
                        <c:v>1084.1400000000001</c:v>
                      </c:pt>
                      <c:pt idx="7375" formatCode="0.00E+00">
                        <c:v>1084.04</c:v>
                      </c:pt>
                      <c:pt idx="7376" formatCode="0.00E+00">
                        <c:v>1083.94</c:v>
                      </c:pt>
                      <c:pt idx="7377" formatCode="0.00E+00">
                        <c:v>1083.8399999999999</c:v>
                      </c:pt>
                      <c:pt idx="7378" formatCode="0.00E+00">
                        <c:v>1083.73</c:v>
                      </c:pt>
                      <c:pt idx="7379" formatCode="0.00E+00">
                        <c:v>1083.6300000000001</c:v>
                      </c:pt>
                      <c:pt idx="7380" formatCode="0.00E+00">
                        <c:v>1083.52</c:v>
                      </c:pt>
                      <c:pt idx="7381" formatCode="0.00E+00">
                        <c:v>1083.4100000000001</c:v>
                      </c:pt>
                      <c:pt idx="7382" formatCode="0.00E+00">
                        <c:v>1083.3</c:v>
                      </c:pt>
                      <c:pt idx="7383" formatCode="0.00E+00">
                        <c:v>1083.18</c:v>
                      </c:pt>
                      <c:pt idx="7384" formatCode="0.00E+00">
                        <c:v>1083.06</c:v>
                      </c:pt>
                      <c:pt idx="7385" formatCode="0.00E+00">
                        <c:v>1082.94</c:v>
                      </c:pt>
                      <c:pt idx="7386" formatCode="0.00E+00">
                        <c:v>1082.82</c:v>
                      </c:pt>
                      <c:pt idx="7387" formatCode="0.00E+00">
                        <c:v>1082.7</c:v>
                      </c:pt>
                      <c:pt idx="7388" formatCode="0.00E+00">
                        <c:v>1082.57</c:v>
                      </c:pt>
                      <c:pt idx="7389" formatCode="0.00E+00">
                        <c:v>1082.44</c:v>
                      </c:pt>
                      <c:pt idx="7390" formatCode="0.00E+00">
                        <c:v>1082.31</c:v>
                      </c:pt>
                      <c:pt idx="7391" formatCode="0.00E+00">
                        <c:v>1082.18</c:v>
                      </c:pt>
                      <c:pt idx="7392" formatCode="0.00E+00">
                        <c:v>1082.05</c:v>
                      </c:pt>
                      <c:pt idx="7393" formatCode="0.00E+00">
                        <c:v>1081.9100000000001</c:v>
                      </c:pt>
                      <c:pt idx="7394" formatCode="0.00E+00">
                        <c:v>1081.77</c:v>
                      </c:pt>
                      <c:pt idx="7395" formatCode="0.00E+00">
                        <c:v>1081.6300000000001</c:v>
                      </c:pt>
                      <c:pt idx="7396" formatCode="0.00E+00">
                        <c:v>1081.49</c:v>
                      </c:pt>
                      <c:pt idx="7397" formatCode="0.00E+00">
                        <c:v>1081.3499999999999</c:v>
                      </c:pt>
                      <c:pt idx="7398" formatCode="0.00E+00">
                        <c:v>1081.2</c:v>
                      </c:pt>
                      <c:pt idx="7399" formatCode="0.00E+00">
                        <c:v>1081.06</c:v>
                      </c:pt>
                      <c:pt idx="7400" formatCode="0.00E+00">
                        <c:v>1080.9100000000001</c:v>
                      </c:pt>
                      <c:pt idx="7401" formatCode="0.00E+00">
                        <c:v>1080.76</c:v>
                      </c:pt>
                      <c:pt idx="7402" formatCode="0.00E+00">
                        <c:v>1080.6099999999999</c:v>
                      </c:pt>
                      <c:pt idx="7403" formatCode="0.00E+00">
                        <c:v>1080.46</c:v>
                      </c:pt>
                      <c:pt idx="7404" formatCode="0.00E+00">
                        <c:v>1080.3</c:v>
                      </c:pt>
                      <c:pt idx="7405" formatCode="0.00E+00">
                        <c:v>1080.1500000000001</c:v>
                      </c:pt>
                      <c:pt idx="7406" formatCode="0.00E+00">
                        <c:v>1079.99</c:v>
                      </c:pt>
                      <c:pt idx="7407" formatCode="0.00E+00">
                        <c:v>1079.83</c:v>
                      </c:pt>
                      <c:pt idx="7408" formatCode="0.00E+00">
                        <c:v>1079.67</c:v>
                      </c:pt>
                      <c:pt idx="7409" formatCode="0.00E+00">
                        <c:v>1079.51</c:v>
                      </c:pt>
                      <c:pt idx="7410" formatCode="0.00E+00">
                        <c:v>1079.3399999999999</c:v>
                      </c:pt>
                      <c:pt idx="7411" formatCode="0.00E+00">
                        <c:v>1079.18</c:v>
                      </c:pt>
                      <c:pt idx="7412" formatCode="0.00E+00">
                        <c:v>1079.01</c:v>
                      </c:pt>
                      <c:pt idx="7413" formatCode="0.00E+00">
                        <c:v>1078.8499999999999</c:v>
                      </c:pt>
                      <c:pt idx="7414" formatCode="0.00E+00">
                        <c:v>1078.68</c:v>
                      </c:pt>
                      <c:pt idx="7415" formatCode="0.00E+00">
                        <c:v>1078.51</c:v>
                      </c:pt>
                      <c:pt idx="7416" formatCode="0.00E+00">
                        <c:v>1078.3399999999999</c:v>
                      </c:pt>
                      <c:pt idx="7417" formatCode="0.00E+00">
                        <c:v>1078.17</c:v>
                      </c:pt>
                      <c:pt idx="7418" formatCode="0.00E+00">
                        <c:v>1078</c:v>
                      </c:pt>
                      <c:pt idx="7419" formatCode="0.00E+00">
                        <c:v>1077.82</c:v>
                      </c:pt>
                      <c:pt idx="7420" formatCode="0.00E+00">
                        <c:v>1077.6500000000001</c:v>
                      </c:pt>
                      <c:pt idx="7421" formatCode="0.00E+00">
                        <c:v>1077.47</c:v>
                      </c:pt>
                      <c:pt idx="7422" formatCode="0.00E+00">
                        <c:v>1077.3</c:v>
                      </c:pt>
                      <c:pt idx="7423" formatCode="0.00E+00">
                        <c:v>1077.1199999999999</c:v>
                      </c:pt>
                      <c:pt idx="7424" formatCode="0.00E+00">
                        <c:v>1076.94</c:v>
                      </c:pt>
                      <c:pt idx="7425" formatCode="0.00E+00">
                        <c:v>1076.76</c:v>
                      </c:pt>
                      <c:pt idx="7426" formatCode="0.00E+00">
                        <c:v>1076.58</c:v>
                      </c:pt>
                      <c:pt idx="7427" formatCode="0.00E+00">
                        <c:v>1076.4000000000001</c:v>
                      </c:pt>
                      <c:pt idx="7428" formatCode="0.00E+00">
                        <c:v>1076.22</c:v>
                      </c:pt>
                      <c:pt idx="7429" formatCode="0.00E+00">
                        <c:v>1076.04</c:v>
                      </c:pt>
                      <c:pt idx="7430" formatCode="0.00E+00">
                        <c:v>1075.8599999999999</c:v>
                      </c:pt>
                      <c:pt idx="7431" formatCode="0.00E+00">
                        <c:v>1075.68</c:v>
                      </c:pt>
                      <c:pt idx="7432" formatCode="0.00E+00">
                        <c:v>1075.49</c:v>
                      </c:pt>
                      <c:pt idx="7433" formatCode="0.00E+00">
                        <c:v>1075.31</c:v>
                      </c:pt>
                      <c:pt idx="7434" formatCode="0.00E+00">
                        <c:v>1075.1199999999999</c:v>
                      </c:pt>
                      <c:pt idx="7435" formatCode="0.00E+00">
                        <c:v>1074.94</c:v>
                      </c:pt>
                      <c:pt idx="7436" formatCode="0.00E+00">
                        <c:v>1074.75</c:v>
                      </c:pt>
                      <c:pt idx="7437" formatCode="0.00E+00">
                        <c:v>1074.56</c:v>
                      </c:pt>
                      <c:pt idx="7438" formatCode="0.00E+00">
                        <c:v>1074.3800000000001</c:v>
                      </c:pt>
                      <c:pt idx="7439" formatCode="0.00E+00">
                        <c:v>1074.19</c:v>
                      </c:pt>
                      <c:pt idx="7440" formatCode="0.00E+00">
                        <c:v>1074</c:v>
                      </c:pt>
                      <c:pt idx="7441" formatCode="0.00E+00">
                        <c:v>1073.81</c:v>
                      </c:pt>
                      <c:pt idx="7442" formatCode="0.00E+00">
                        <c:v>1073.6199999999999</c:v>
                      </c:pt>
                      <c:pt idx="7443" formatCode="0.00E+00">
                        <c:v>1073.43</c:v>
                      </c:pt>
                      <c:pt idx="7444" formatCode="0.00E+00">
                        <c:v>1073.24</c:v>
                      </c:pt>
                      <c:pt idx="7445" formatCode="0.00E+00">
                        <c:v>1073.05</c:v>
                      </c:pt>
                      <c:pt idx="7446" formatCode="0.00E+00">
                        <c:v>1072.8499999999999</c:v>
                      </c:pt>
                      <c:pt idx="7447" formatCode="0.00E+00">
                        <c:v>1072.6600000000001</c:v>
                      </c:pt>
                      <c:pt idx="7448" formatCode="0.00E+00">
                        <c:v>1072.47</c:v>
                      </c:pt>
                      <c:pt idx="7449" formatCode="0.00E+00">
                        <c:v>1072.27</c:v>
                      </c:pt>
                      <c:pt idx="7450" formatCode="0.00E+00">
                        <c:v>1072.08</c:v>
                      </c:pt>
                      <c:pt idx="7451" formatCode="0.00E+00">
                        <c:v>1071.8800000000001</c:v>
                      </c:pt>
                      <c:pt idx="7452" formatCode="0.00E+00">
                        <c:v>1071.68</c:v>
                      </c:pt>
                      <c:pt idx="7453" formatCode="0.00E+00">
                        <c:v>1071.49</c:v>
                      </c:pt>
                      <c:pt idx="7454" formatCode="0.00E+00">
                        <c:v>1071.29</c:v>
                      </c:pt>
                      <c:pt idx="7455" formatCode="0.00E+00">
                        <c:v>1071.0899999999999</c:v>
                      </c:pt>
                      <c:pt idx="7456" formatCode="0.00E+00">
                        <c:v>1070.9000000000001</c:v>
                      </c:pt>
                      <c:pt idx="7457" formatCode="0.00E+00">
                        <c:v>1070.7</c:v>
                      </c:pt>
                      <c:pt idx="7458" formatCode="0.00E+00">
                        <c:v>1070.5</c:v>
                      </c:pt>
                      <c:pt idx="7459" formatCode="0.00E+00">
                        <c:v>1070.3</c:v>
                      </c:pt>
                      <c:pt idx="7460" formatCode="0.00E+00">
                        <c:v>1070.0999999999999</c:v>
                      </c:pt>
                      <c:pt idx="7461" formatCode="0.00E+00">
                        <c:v>1069.9000000000001</c:v>
                      </c:pt>
                      <c:pt idx="7462" formatCode="0.00E+00">
                        <c:v>1069.7</c:v>
                      </c:pt>
                      <c:pt idx="7463" formatCode="0.00E+00">
                        <c:v>1069.49</c:v>
                      </c:pt>
                      <c:pt idx="7464" formatCode="0.00E+00">
                        <c:v>1069.29</c:v>
                      </c:pt>
                      <c:pt idx="7465" formatCode="0.00E+00">
                        <c:v>1069.1500000000001</c:v>
                      </c:pt>
                      <c:pt idx="7466" formatCode="0.00E+00">
                        <c:v>1069.1500000000001</c:v>
                      </c:pt>
                      <c:pt idx="7467" formatCode="0.00E+00">
                        <c:v>1047.49</c:v>
                      </c:pt>
                      <c:pt idx="7468" formatCode="0.00E+00">
                        <c:v>1026.3499999999999</c:v>
                      </c:pt>
                      <c:pt idx="7469" formatCode="0.00E+00">
                        <c:v>1006.33</c:v>
                      </c:pt>
                      <c:pt idx="7470">
                        <c:v>987.37199999999996</c:v>
                      </c:pt>
                      <c:pt idx="7471">
                        <c:v>969.423</c:v>
                      </c:pt>
                      <c:pt idx="7472">
                        <c:v>952.42600000000004</c:v>
                      </c:pt>
                      <c:pt idx="7473">
                        <c:v>936.28800000000001</c:v>
                      </c:pt>
                      <c:pt idx="7474">
                        <c:v>920.93600000000004</c:v>
                      </c:pt>
                      <c:pt idx="7475">
                        <c:v>906.28300000000002</c:v>
                      </c:pt>
                      <c:pt idx="7476">
                        <c:v>892.27499999999998</c:v>
                      </c:pt>
                      <c:pt idx="7477">
                        <c:v>878.85699999999997</c:v>
                      </c:pt>
                      <c:pt idx="7478">
                        <c:v>865.97900000000004</c:v>
                      </c:pt>
                      <c:pt idx="7479">
                        <c:v>853.60199999999998</c:v>
                      </c:pt>
                      <c:pt idx="7480">
                        <c:v>841.69</c:v>
                      </c:pt>
                      <c:pt idx="7481">
                        <c:v>830.21199999999999</c:v>
                      </c:pt>
                      <c:pt idx="7482">
                        <c:v>819.14</c:v>
                      </c:pt>
                      <c:pt idx="7483">
                        <c:v>808.45</c:v>
                      </c:pt>
                      <c:pt idx="7484">
                        <c:v>798.12</c:v>
                      </c:pt>
                      <c:pt idx="7485">
                        <c:v>788.13099999999997</c:v>
                      </c:pt>
                      <c:pt idx="7486">
                        <c:v>778.46600000000001</c:v>
                      </c:pt>
                      <c:pt idx="7487">
                        <c:v>769.10900000000004</c:v>
                      </c:pt>
                      <c:pt idx="7488">
                        <c:v>760.048</c:v>
                      </c:pt>
                      <c:pt idx="7489">
                        <c:v>751.26800000000003</c:v>
                      </c:pt>
                      <c:pt idx="7490">
                        <c:v>742.75800000000004</c:v>
                      </c:pt>
                      <c:pt idx="7491">
                        <c:v>734.50699999999995</c:v>
                      </c:pt>
                      <c:pt idx="7492">
                        <c:v>726.50400000000002</c:v>
                      </c:pt>
                      <c:pt idx="7493">
                        <c:v>718.74</c:v>
                      </c:pt>
                      <c:pt idx="7494">
                        <c:v>711.20600000000002</c:v>
                      </c:pt>
                      <c:pt idx="7495">
                        <c:v>703.89200000000005</c:v>
                      </c:pt>
                      <c:pt idx="7496">
                        <c:v>696.79100000000005</c:v>
                      </c:pt>
                      <c:pt idx="7497">
                        <c:v>689.89499999999998</c:v>
                      </c:pt>
                      <c:pt idx="7498">
                        <c:v>683.197</c:v>
                      </c:pt>
                      <c:pt idx="7499">
                        <c:v>676.69100000000003</c:v>
                      </c:pt>
                      <c:pt idx="7500">
                        <c:v>670.36900000000003</c:v>
                      </c:pt>
                      <c:pt idx="7501">
                        <c:v>664.22500000000002</c:v>
                      </c:pt>
                      <c:pt idx="7502">
                        <c:v>658.25400000000002</c:v>
                      </c:pt>
                      <c:pt idx="7503">
                        <c:v>652.45000000000005</c:v>
                      </c:pt>
                      <c:pt idx="7504">
                        <c:v>646.80799999999999</c:v>
                      </c:pt>
                      <c:pt idx="7505">
                        <c:v>641.322</c:v>
                      </c:pt>
                      <c:pt idx="7506">
                        <c:v>635.98699999999997</c:v>
                      </c:pt>
                      <c:pt idx="7507">
                        <c:v>630.798</c:v>
                      </c:pt>
                      <c:pt idx="7508">
                        <c:v>625.75</c:v>
                      </c:pt>
                      <c:pt idx="7509">
                        <c:v>620.84</c:v>
                      </c:pt>
                      <c:pt idx="7510">
                        <c:v>616.06200000000001</c:v>
                      </c:pt>
                      <c:pt idx="7511">
                        <c:v>611.41300000000001</c:v>
                      </c:pt>
                      <c:pt idx="7512">
                        <c:v>606.88800000000003</c:v>
                      </c:pt>
                      <c:pt idx="7513">
                        <c:v>602.48299999999995</c:v>
                      </c:pt>
                      <c:pt idx="7514">
                        <c:v>598.19600000000003</c:v>
                      </c:pt>
                      <c:pt idx="7515">
                        <c:v>594.02099999999996</c:v>
                      </c:pt>
                      <c:pt idx="7516">
                        <c:v>589.95600000000002</c:v>
                      </c:pt>
                      <c:pt idx="7517">
                        <c:v>585.99800000000005</c:v>
                      </c:pt>
                      <c:pt idx="7518">
                        <c:v>582.14200000000005</c:v>
                      </c:pt>
                      <c:pt idx="7519">
                        <c:v>578.38699999999994</c:v>
                      </c:pt>
                      <c:pt idx="7520">
                        <c:v>574.72799999999995</c:v>
                      </c:pt>
                      <c:pt idx="7521">
                        <c:v>571.16300000000001</c:v>
                      </c:pt>
                      <c:pt idx="7522">
                        <c:v>567.69000000000005</c:v>
                      </c:pt>
                      <c:pt idx="7523">
                        <c:v>564.30499999999995</c:v>
                      </c:pt>
                      <c:pt idx="7524">
                        <c:v>561.00699999999995</c:v>
                      </c:pt>
                      <c:pt idx="7525">
                        <c:v>557.79200000000003</c:v>
                      </c:pt>
                      <c:pt idx="7526">
                        <c:v>554.65800000000002</c:v>
                      </c:pt>
                      <c:pt idx="7527">
                        <c:v>551.60199999999998</c:v>
                      </c:pt>
                      <c:pt idx="7528">
                        <c:v>548.62300000000005</c:v>
                      </c:pt>
                      <c:pt idx="7529">
                        <c:v>545.71799999999996</c:v>
                      </c:pt>
                      <c:pt idx="7530">
                        <c:v>542.88499999999999</c:v>
                      </c:pt>
                      <c:pt idx="7531">
                        <c:v>540.12199999999996</c:v>
                      </c:pt>
                      <c:pt idx="7532">
                        <c:v>537.42700000000002</c:v>
                      </c:pt>
                      <c:pt idx="7533">
                        <c:v>534.79700000000003</c:v>
                      </c:pt>
                      <c:pt idx="7534">
                        <c:v>532.23199999999997</c:v>
                      </c:pt>
                      <c:pt idx="7535">
                        <c:v>529.72900000000004</c:v>
                      </c:pt>
                      <c:pt idx="7536">
                        <c:v>527.28599999999994</c:v>
                      </c:pt>
                      <c:pt idx="7537">
                        <c:v>526.77300000000002</c:v>
                      </c:pt>
                      <c:pt idx="7538">
                        <c:v>526.77300000000002</c:v>
                      </c:pt>
                      <c:pt idx="7539">
                        <c:v>526.74900000000002</c:v>
                      </c:pt>
                      <c:pt idx="7540">
                        <c:v>526.72400000000005</c:v>
                      </c:pt>
                      <c:pt idx="7541">
                        <c:v>526.70000000000005</c:v>
                      </c:pt>
                      <c:pt idx="7542">
                        <c:v>526.67600000000004</c:v>
                      </c:pt>
                      <c:pt idx="7543">
                        <c:v>526.65099999999995</c:v>
                      </c:pt>
                      <c:pt idx="7544">
                        <c:v>526.62699999999995</c:v>
                      </c:pt>
                      <c:pt idx="7545">
                        <c:v>526.60299999999995</c:v>
                      </c:pt>
                      <c:pt idx="7546">
                        <c:v>526.57899999999995</c:v>
                      </c:pt>
                      <c:pt idx="7547">
                        <c:v>526.55399999999997</c:v>
                      </c:pt>
                      <c:pt idx="7548">
                        <c:v>526.53</c:v>
                      </c:pt>
                      <c:pt idx="7549">
                        <c:v>526.50599999999997</c:v>
                      </c:pt>
                      <c:pt idx="7550">
                        <c:v>526.48199999999997</c:v>
                      </c:pt>
                      <c:pt idx="7551">
                        <c:v>526.45699999999999</c:v>
                      </c:pt>
                      <c:pt idx="7552">
                        <c:v>526.43299999999999</c:v>
                      </c:pt>
                      <c:pt idx="7553">
                        <c:v>526.40899999999999</c:v>
                      </c:pt>
                      <c:pt idx="7554">
                        <c:v>526.38499999999999</c:v>
                      </c:pt>
                      <c:pt idx="7555">
                        <c:v>526.36099999999999</c:v>
                      </c:pt>
                      <c:pt idx="7556">
                        <c:v>526.33600000000001</c:v>
                      </c:pt>
                      <c:pt idx="7557">
                        <c:v>526.31200000000001</c:v>
                      </c:pt>
                      <c:pt idx="7558">
                        <c:v>526.28800000000001</c:v>
                      </c:pt>
                      <c:pt idx="7559">
                        <c:v>526.26400000000001</c:v>
                      </c:pt>
                      <c:pt idx="7560">
                        <c:v>526.24</c:v>
                      </c:pt>
                      <c:pt idx="7561">
                        <c:v>526.21500000000003</c:v>
                      </c:pt>
                      <c:pt idx="7562">
                        <c:v>526.19100000000003</c:v>
                      </c:pt>
                      <c:pt idx="7563">
                        <c:v>526.16700000000003</c:v>
                      </c:pt>
                      <c:pt idx="7564">
                        <c:v>526.14300000000003</c:v>
                      </c:pt>
                      <c:pt idx="7565">
                        <c:v>526.11900000000003</c:v>
                      </c:pt>
                      <c:pt idx="7566">
                        <c:v>526.09500000000003</c:v>
                      </c:pt>
                      <c:pt idx="7567">
                        <c:v>526.07000000000005</c:v>
                      </c:pt>
                      <c:pt idx="7568">
                        <c:v>526.04600000000005</c:v>
                      </c:pt>
                      <c:pt idx="7569">
                        <c:v>526.02200000000005</c:v>
                      </c:pt>
                      <c:pt idx="7570">
                        <c:v>525.99800000000005</c:v>
                      </c:pt>
                      <c:pt idx="7571">
                        <c:v>525.97400000000005</c:v>
                      </c:pt>
                      <c:pt idx="7572">
                        <c:v>525.95000000000005</c:v>
                      </c:pt>
                      <c:pt idx="7573">
                        <c:v>525.92600000000004</c:v>
                      </c:pt>
                      <c:pt idx="7574">
                        <c:v>525.90200000000004</c:v>
                      </c:pt>
                      <c:pt idx="7575">
                        <c:v>525.87800000000004</c:v>
                      </c:pt>
                      <c:pt idx="7576">
                        <c:v>525.85400000000004</c:v>
                      </c:pt>
                      <c:pt idx="7577">
                        <c:v>525.82899999999995</c:v>
                      </c:pt>
                      <c:pt idx="7578">
                        <c:v>525.80499999999995</c:v>
                      </c:pt>
                      <c:pt idx="7579">
                        <c:v>525.78099999999995</c:v>
                      </c:pt>
                      <c:pt idx="7580">
                        <c:v>525.75699999999995</c:v>
                      </c:pt>
                      <c:pt idx="7581">
                        <c:v>525.73299999999995</c:v>
                      </c:pt>
                      <c:pt idx="7582">
                        <c:v>525.70899999999995</c:v>
                      </c:pt>
                      <c:pt idx="7583">
                        <c:v>525.68499999999995</c:v>
                      </c:pt>
                      <c:pt idx="7584">
                        <c:v>525.66099999999994</c:v>
                      </c:pt>
                      <c:pt idx="7585">
                        <c:v>525.63699999999994</c:v>
                      </c:pt>
                      <c:pt idx="7586">
                        <c:v>525.61300000000006</c:v>
                      </c:pt>
                      <c:pt idx="7587">
                        <c:v>525.58900000000006</c:v>
                      </c:pt>
                      <c:pt idx="7588">
                        <c:v>525.56500000000005</c:v>
                      </c:pt>
                      <c:pt idx="7589">
                        <c:v>525.54100000000005</c:v>
                      </c:pt>
                      <c:pt idx="7590">
                        <c:v>525.51700000000005</c:v>
                      </c:pt>
                      <c:pt idx="7591">
                        <c:v>525.49300000000005</c:v>
                      </c:pt>
                      <c:pt idx="7592">
                        <c:v>525.46900000000005</c:v>
                      </c:pt>
                      <c:pt idx="7593">
                        <c:v>525.44500000000005</c:v>
                      </c:pt>
                      <c:pt idx="7594">
                        <c:v>525.42100000000005</c:v>
                      </c:pt>
                      <c:pt idx="7595">
                        <c:v>525.39700000000005</c:v>
                      </c:pt>
                      <c:pt idx="7596">
                        <c:v>525.37300000000005</c:v>
                      </c:pt>
                      <c:pt idx="7597">
                        <c:v>525.34900000000005</c:v>
                      </c:pt>
                      <c:pt idx="7598">
                        <c:v>525.32500000000005</c:v>
                      </c:pt>
                      <c:pt idx="7599">
                        <c:v>525.30100000000004</c:v>
                      </c:pt>
                      <c:pt idx="7600">
                        <c:v>525.27700000000004</c:v>
                      </c:pt>
                      <c:pt idx="7601">
                        <c:v>525.25300000000004</c:v>
                      </c:pt>
                      <c:pt idx="7602">
                        <c:v>525.22900000000004</c:v>
                      </c:pt>
                      <c:pt idx="7603">
                        <c:v>525.20500000000004</c:v>
                      </c:pt>
                      <c:pt idx="7604">
                        <c:v>525.18200000000002</c:v>
                      </c:pt>
                      <c:pt idx="7605">
                        <c:v>525.15800000000002</c:v>
                      </c:pt>
                      <c:pt idx="7606">
                        <c:v>525.13400000000001</c:v>
                      </c:pt>
                      <c:pt idx="7607">
                        <c:v>525.11</c:v>
                      </c:pt>
                      <c:pt idx="7608">
                        <c:v>525.08600000000001</c:v>
                      </c:pt>
                      <c:pt idx="7609">
                        <c:v>525.06200000000001</c:v>
                      </c:pt>
                      <c:pt idx="7610">
                        <c:v>525.03800000000001</c:v>
                      </c:pt>
                      <c:pt idx="7611">
                        <c:v>525.01400000000001</c:v>
                      </c:pt>
                      <c:pt idx="7612">
                        <c:v>524.99</c:v>
                      </c:pt>
                      <c:pt idx="7613">
                        <c:v>524.96699999999998</c:v>
                      </c:pt>
                      <c:pt idx="7614">
                        <c:v>524.94299999999998</c:v>
                      </c:pt>
                      <c:pt idx="7615">
                        <c:v>524.91899999999998</c:v>
                      </c:pt>
                      <c:pt idx="7616">
                        <c:v>524.89499999999998</c:v>
                      </c:pt>
                      <c:pt idx="7617">
                        <c:v>524.87099999999998</c:v>
                      </c:pt>
                      <c:pt idx="7618">
                        <c:v>524.84699999999998</c:v>
                      </c:pt>
                      <c:pt idx="7619">
                        <c:v>524.82299999999998</c:v>
                      </c:pt>
                      <c:pt idx="7620">
                        <c:v>524.79999999999995</c:v>
                      </c:pt>
                      <c:pt idx="7621">
                        <c:v>524.77599999999995</c:v>
                      </c:pt>
                      <c:pt idx="7622">
                        <c:v>524.75199999999995</c:v>
                      </c:pt>
                      <c:pt idx="7623">
                        <c:v>524.72799999999995</c:v>
                      </c:pt>
                      <c:pt idx="7624">
                        <c:v>524.70399999999995</c:v>
                      </c:pt>
                      <c:pt idx="7625">
                        <c:v>524.68100000000004</c:v>
                      </c:pt>
                      <c:pt idx="7626">
                        <c:v>524.65700000000004</c:v>
                      </c:pt>
                      <c:pt idx="7627">
                        <c:v>524.63300000000004</c:v>
                      </c:pt>
                      <c:pt idx="7628">
                        <c:v>524.60900000000004</c:v>
                      </c:pt>
                      <c:pt idx="7629">
                        <c:v>524.58600000000001</c:v>
                      </c:pt>
                      <c:pt idx="7630">
                        <c:v>524.56200000000001</c:v>
                      </c:pt>
                      <c:pt idx="7631">
                        <c:v>524.53800000000001</c:v>
                      </c:pt>
                      <c:pt idx="7632">
                        <c:v>524.51400000000001</c:v>
                      </c:pt>
                      <c:pt idx="7633">
                        <c:v>524.49</c:v>
                      </c:pt>
                      <c:pt idx="7634">
                        <c:v>524.46699999999998</c:v>
                      </c:pt>
                      <c:pt idx="7635">
                        <c:v>524.44299999999998</c:v>
                      </c:pt>
                      <c:pt idx="7636">
                        <c:v>524.41899999999998</c:v>
                      </c:pt>
                      <c:pt idx="7637">
                        <c:v>524.39599999999996</c:v>
                      </c:pt>
                      <c:pt idx="7638">
                        <c:v>524.37199999999996</c:v>
                      </c:pt>
                      <c:pt idx="7639">
                        <c:v>524.34799999999996</c:v>
                      </c:pt>
                      <c:pt idx="7640">
                        <c:v>524.32399999999996</c:v>
                      </c:pt>
                      <c:pt idx="7641">
                        <c:v>524.30100000000004</c:v>
                      </c:pt>
                      <c:pt idx="7642">
                        <c:v>524.27700000000004</c:v>
                      </c:pt>
                      <c:pt idx="7643">
                        <c:v>524.25300000000004</c:v>
                      </c:pt>
                      <c:pt idx="7644">
                        <c:v>524.23</c:v>
                      </c:pt>
                      <c:pt idx="7645">
                        <c:v>524.20600000000002</c:v>
                      </c:pt>
                      <c:pt idx="7646">
                        <c:v>524.18200000000002</c:v>
                      </c:pt>
                      <c:pt idx="7647">
                        <c:v>524.15899999999999</c:v>
                      </c:pt>
                      <c:pt idx="7648">
                        <c:v>524.13499999999999</c:v>
                      </c:pt>
                      <c:pt idx="7649">
                        <c:v>524.11099999999999</c:v>
                      </c:pt>
                      <c:pt idx="7650">
                        <c:v>524.08799999999997</c:v>
                      </c:pt>
                      <c:pt idx="7651">
                        <c:v>524.06399999999996</c:v>
                      </c:pt>
                      <c:pt idx="7652">
                        <c:v>524.04</c:v>
                      </c:pt>
                      <c:pt idx="7653">
                        <c:v>524.01700000000005</c:v>
                      </c:pt>
                      <c:pt idx="7654">
                        <c:v>523.99300000000005</c:v>
                      </c:pt>
                      <c:pt idx="7655">
                        <c:v>523.96900000000005</c:v>
                      </c:pt>
                      <c:pt idx="7656">
                        <c:v>523.94600000000003</c:v>
                      </c:pt>
                      <c:pt idx="7657">
                        <c:v>523.92200000000003</c:v>
                      </c:pt>
                      <c:pt idx="7658">
                        <c:v>523.899</c:v>
                      </c:pt>
                      <c:pt idx="7659">
                        <c:v>523.875</c:v>
                      </c:pt>
                      <c:pt idx="7660">
                        <c:v>523.851</c:v>
                      </c:pt>
                      <c:pt idx="7661">
                        <c:v>523.82799999999997</c:v>
                      </c:pt>
                      <c:pt idx="7662">
                        <c:v>523.80399999999997</c:v>
                      </c:pt>
                      <c:pt idx="7663">
                        <c:v>523.78099999999995</c:v>
                      </c:pt>
                      <c:pt idx="7664">
                        <c:v>523.75699999999995</c:v>
                      </c:pt>
                      <c:pt idx="7665">
                        <c:v>523.73400000000004</c:v>
                      </c:pt>
                      <c:pt idx="7666">
                        <c:v>523.71</c:v>
                      </c:pt>
                      <c:pt idx="7667">
                        <c:v>523.68600000000004</c:v>
                      </c:pt>
                      <c:pt idx="7668">
                        <c:v>523.66300000000001</c:v>
                      </c:pt>
                      <c:pt idx="7669">
                        <c:v>523.63900000000001</c:v>
                      </c:pt>
                      <c:pt idx="7670">
                        <c:v>523.61599999999999</c:v>
                      </c:pt>
                      <c:pt idx="7671">
                        <c:v>523.59199999999998</c:v>
                      </c:pt>
                      <c:pt idx="7672">
                        <c:v>523.56899999999996</c:v>
                      </c:pt>
                      <c:pt idx="7673">
                        <c:v>523.54499999999996</c:v>
                      </c:pt>
                      <c:pt idx="7674">
                        <c:v>523.52200000000005</c:v>
                      </c:pt>
                      <c:pt idx="7675">
                        <c:v>523.49800000000005</c:v>
                      </c:pt>
                      <c:pt idx="7676">
                        <c:v>523.47500000000002</c:v>
                      </c:pt>
                      <c:pt idx="7677">
                        <c:v>523.45100000000002</c:v>
                      </c:pt>
                      <c:pt idx="7678">
                        <c:v>523.428</c:v>
                      </c:pt>
                      <c:pt idx="7679">
                        <c:v>523.404</c:v>
                      </c:pt>
                      <c:pt idx="7680">
                        <c:v>523.38099999999997</c:v>
                      </c:pt>
                      <c:pt idx="7681">
                        <c:v>523.35699999999997</c:v>
                      </c:pt>
                      <c:pt idx="7682">
                        <c:v>523.33399999999995</c:v>
                      </c:pt>
                      <c:pt idx="7683">
                        <c:v>523.30999999999995</c:v>
                      </c:pt>
                      <c:pt idx="7684">
                        <c:v>523.28700000000003</c:v>
                      </c:pt>
                      <c:pt idx="7685">
                        <c:v>523.26400000000001</c:v>
                      </c:pt>
                      <c:pt idx="7686">
                        <c:v>523.24</c:v>
                      </c:pt>
                      <c:pt idx="7687">
                        <c:v>523.21699999999998</c:v>
                      </c:pt>
                      <c:pt idx="7688">
                        <c:v>523.19299999999998</c:v>
                      </c:pt>
                      <c:pt idx="7689">
                        <c:v>523.16999999999996</c:v>
                      </c:pt>
                      <c:pt idx="7690">
                        <c:v>523.14599999999996</c:v>
                      </c:pt>
                      <c:pt idx="7691">
                        <c:v>523.12300000000005</c:v>
                      </c:pt>
                      <c:pt idx="7692">
                        <c:v>523.1</c:v>
                      </c:pt>
                      <c:pt idx="7693">
                        <c:v>523.07600000000002</c:v>
                      </c:pt>
                      <c:pt idx="7694">
                        <c:v>523.053</c:v>
                      </c:pt>
                      <c:pt idx="7695">
                        <c:v>523.029</c:v>
                      </c:pt>
                      <c:pt idx="7696">
                        <c:v>523.00599999999997</c:v>
                      </c:pt>
                      <c:pt idx="7697">
                        <c:v>522.98299999999995</c:v>
                      </c:pt>
                      <c:pt idx="7698">
                        <c:v>522.95899999999995</c:v>
                      </c:pt>
                      <c:pt idx="7699">
                        <c:v>522.93600000000004</c:v>
                      </c:pt>
                      <c:pt idx="7700">
                        <c:v>522.91300000000001</c:v>
                      </c:pt>
                      <c:pt idx="7701">
                        <c:v>522.88900000000001</c:v>
                      </c:pt>
                      <c:pt idx="7702">
                        <c:v>522.86599999999999</c:v>
                      </c:pt>
                      <c:pt idx="7703">
                        <c:v>522.84299999999996</c:v>
                      </c:pt>
                      <c:pt idx="7704">
                        <c:v>522.81899999999996</c:v>
                      </c:pt>
                      <c:pt idx="7705">
                        <c:v>522.79600000000005</c:v>
                      </c:pt>
                      <c:pt idx="7706">
                        <c:v>522.77300000000002</c:v>
                      </c:pt>
                      <c:pt idx="7707">
                        <c:v>522.74900000000002</c:v>
                      </c:pt>
                      <c:pt idx="7708">
                        <c:v>522.726</c:v>
                      </c:pt>
                      <c:pt idx="7709">
                        <c:v>522.70299999999997</c:v>
                      </c:pt>
                      <c:pt idx="7710">
                        <c:v>522.67899999999997</c:v>
                      </c:pt>
                      <c:pt idx="7711">
                        <c:v>522.65599999999995</c:v>
                      </c:pt>
                      <c:pt idx="7712">
                        <c:v>522.63300000000004</c:v>
                      </c:pt>
                      <c:pt idx="7713">
                        <c:v>522.60900000000004</c:v>
                      </c:pt>
                      <c:pt idx="7714">
                        <c:v>522.58600000000001</c:v>
                      </c:pt>
                      <c:pt idx="7715">
                        <c:v>522.56299999999999</c:v>
                      </c:pt>
                      <c:pt idx="7716">
                        <c:v>522.54</c:v>
                      </c:pt>
                      <c:pt idx="7717">
                        <c:v>522.51599999999996</c:v>
                      </c:pt>
                      <c:pt idx="7718">
                        <c:v>522.49300000000005</c:v>
                      </c:pt>
                      <c:pt idx="7719">
                        <c:v>522.47</c:v>
                      </c:pt>
                      <c:pt idx="7720">
                        <c:v>522.447</c:v>
                      </c:pt>
                      <c:pt idx="7721">
                        <c:v>522.423</c:v>
                      </c:pt>
                      <c:pt idx="7722">
                        <c:v>522.4</c:v>
                      </c:pt>
                      <c:pt idx="7723">
                        <c:v>522.37699999999995</c:v>
                      </c:pt>
                      <c:pt idx="7724">
                        <c:v>522.35400000000004</c:v>
                      </c:pt>
                      <c:pt idx="7725">
                        <c:v>522.33000000000004</c:v>
                      </c:pt>
                      <c:pt idx="7726">
                        <c:v>522.30700000000002</c:v>
                      </c:pt>
                      <c:pt idx="7727">
                        <c:v>522.28399999999999</c:v>
                      </c:pt>
                      <c:pt idx="7728">
                        <c:v>522.26099999999997</c:v>
                      </c:pt>
                      <c:pt idx="7729">
                        <c:v>522.23800000000006</c:v>
                      </c:pt>
                      <c:pt idx="7730">
                        <c:v>522.21400000000006</c:v>
                      </c:pt>
                      <c:pt idx="7731">
                        <c:v>522.19100000000003</c:v>
                      </c:pt>
                      <c:pt idx="7732">
                        <c:v>522.16800000000001</c:v>
                      </c:pt>
                      <c:pt idx="7733">
                        <c:v>522.14499999999998</c:v>
                      </c:pt>
                      <c:pt idx="7734">
                        <c:v>522.12199999999996</c:v>
                      </c:pt>
                      <c:pt idx="7735">
                        <c:v>522.09900000000005</c:v>
                      </c:pt>
                      <c:pt idx="7736">
                        <c:v>522.07500000000005</c:v>
                      </c:pt>
                      <c:pt idx="7737">
                        <c:v>522.05200000000002</c:v>
                      </c:pt>
                      <c:pt idx="7738">
                        <c:v>522.029</c:v>
                      </c:pt>
                      <c:pt idx="7739">
                        <c:v>522.00599999999997</c:v>
                      </c:pt>
                      <c:pt idx="7740">
                        <c:v>521.98299999999995</c:v>
                      </c:pt>
                      <c:pt idx="7741">
                        <c:v>521.96</c:v>
                      </c:pt>
                      <c:pt idx="7742">
                        <c:v>521.93700000000001</c:v>
                      </c:pt>
                      <c:pt idx="7743">
                        <c:v>521.91399999999999</c:v>
                      </c:pt>
                      <c:pt idx="7744">
                        <c:v>521.89</c:v>
                      </c:pt>
                      <c:pt idx="7745">
                        <c:v>521.86699999999996</c:v>
                      </c:pt>
                      <c:pt idx="7746">
                        <c:v>521.84400000000005</c:v>
                      </c:pt>
                      <c:pt idx="7747">
                        <c:v>521.82100000000003</c:v>
                      </c:pt>
                      <c:pt idx="7748">
                        <c:v>521.798</c:v>
                      </c:pt>
                      <c:pt idx="7749">
                        <c:v>521.77499999999998</c:v>
                      </c:pt>
                      <c:pt idx="7750">
                        <c:v>521.75199999999995</c:v>
                      </c:pt>
                      <c:pt idx="7751">
                        <c:v>521.72900000000004</c:v>
                      </c:pt>
                      <c:pt idx="7752">
                        <c:v>521.70600000000002</c:v>
                      </c:pt>
                      <c:pt idx="7753">
                        <c:v>521.68299999999999</c:v>
                      </c:pt>
                      <c:pt idx="7754">
                        <c:v>521.66</c:v>
                      </c:pt>
                      <c:pt idx="7755">
                        <c:v>521.63699999999994</c:v>
                      </c:pt>
                      <c:pt idx="7756">
                        <c:v>521.61400000000003</c:v>
                      </c:pt>
                      <c:pt idx="7757">
                        <c:v>521.59100000000001</c:v>
                      </c:pt>
                      <c:pt idx="7758">
                        <c:v>521.56799999999998</c:v>
                      </c:pt>
                      <c:pt idx="7759">
                        <c:v>521.54399999999998</c:v>
                      </c:pt>
                      <c:pt idx="7760">
                        <c:v>521.52099999999996</c:v>
                      </c:pt>
                      <c:pt idx="7761">
                        <c:v>521.49800000000005</c:v>
                      </c:pt>
                      <c:pt idx="7762">
                        <c:v>521.47500000000002</c:v>
                      </c:pt>
                      <c:pt idx="7763">
                        <c:v>521.452</c:v>
                      </c:pt>
                      <c:pt idx="7764">
                        <c:v>521.42999999999995</c:v>
                      </c:pt>
                      <c:pt idx="7765">
                        <c:v>521.40599999999995</c:v>
                      </c:pt>
                      <c:pt idx="7766">
                        <c:v>521.38400000000001</c:v>
                      </c:pt>
                      <c:pt idx="7767">
                        <c:v>521.36099999999999</c:v>
                      </c:pt>
                      <c:pt idx="7768">
                        <c:v>521.33799999999997</c:v>
                      </c:pt>
                      <c:pt idx="7769">
                        <c:v>521.31500000000005</c:v>
                      </c:pt>
                      <c:pt idx="7770">
                        <c:v>521.29200000000003</c:v>
                      </c:pt>
                      <c:pt idx="7771">
                        <c:v>521.26900000000001</c:v>
                      </c:pt>
                      <c:pt idx="7772">
                        <c:v>521.24599999999998</c:v>
                      </c:pt>
                      <c:pt idx="7773">
                        <c:v>521.22299999999996</c:v>
                      </c:pt>
                      <c:pt idx="7774">
                        <c:v>521.20000000000005</c:v>
                      </c:pt>
                      <c:pt idx="7775">
                        <c:v>521.17700000000002</c:v>
                      </c:pt>
                      <c:pt idx="7776">
                        <c:v>521.154</c:v>
                      </c:pt>
                      <c:pt idx="7777">
                        <c:v>521.13099999999997</c:v>
                      </c:pt>
                      <c:pt idx="7778">
                        <c:v>521.10799999999995</c:v>
                      </c:pt>
                      <c:pt idx="7779">
                        <c:v>521.08600000000001</c:v>
                      </c:pt>
                      <c:pt idx="7780">
                        <c:v>521.06299999999999</c:v>
                      </c:pt>
                      <c:pt idx="7781">
                        <c:v>521.04</c:v>
                      </c:pt>
                      <c:pt idx="7782">
                        <c:v>521.01700000000005</c:v>
                      </c:pt>
                      <c:pt idx="7783">
                        <c:v>520.99400000000003</c:v>
                      </c:pt>
                      <c:pt idx="7784">
                        <c:v>520.971</c:v>
                      </c:pt>
                      <c:pt idx="7785">
                        <c:v>520.94899999999996</c:v>
                      </c:pt>
                      <c:pt idx="7786">
                        <c:v>520.92600000000004</c:v>
                      </c:pt>
                      <c:pt idx="7787">
                        <c:v>520.90300000000002</c:v>
                      </c:pt>
                      <c:pt idx="7788">
                        <c:v>520.88</c:v>
                      </c:pt>
                      <c:pt idx="7789">
                        <c:v>520.85699999999997</c:v>
                      </c:pt>
                      <c:pt idx="7790">
                        <c:v>520.83500000000004</c:v>
                      </c:pt>
                      <c:pt idx="7791">
                        <c:v>520.81200000000001</c:v>
                      </c:pt>
                      <c:pt idx="7792">
                        <c:v>520.78899999999999</c:v>
                      </c:pt>
                      <c:pt idx="7793">
                        <c:v>520.76700000000005</c:v>
                      </c:pt>
                      <c:pt idx="7794">
                        <c:v>520.74400000000003</c:v>
                      </c:pt>
                      <c:pt idx="7795">
                        <c:v>520.721</c:v>
                      </c:pt>
                      <c:pt idx="7796">
                        <c:v>520.69899999999996</c:v>
                      </c:pt>
                      <c:pt idx="7797">
                        <c:v>520.67600000000004</c:v>
                      </c:pt>
                      <c:pt idx="7798">
                        <c:v>520.654</c:v>
                      </c:pt>
                      <c:pt idx="7799">
                        <c:v>520.63099999999997</c:v>
                      </c:pt>
                      <c:pt idx="7800">
                        <c:v>520.60900000000004</c:v>
                      </c:pt>
                      <c:pt idx="7801">
                        <c:v>520.58699999999999</c:v>
                      </c:pt>
                      <c:pt idx="7802">
                        <c:v>520.56399999999996</c:v>
                      </c:pt>
                      <c:pt idx="7803">
                        <c:v>520.54200000000003</c:v>
                      </c:pt>
                      <c:pt idx="7804">
                        <c:v>520.52</c:v>
                      </c:pt>
                      <c:pt idx="7805">
                        <c:v>520.49800000000005</c:v>
                      </c:pt>
                      <c:pt idx="7806">
                        <c:v>520.476</c:v>
                      </c:pt>
                      <c:pt idx="7807">
                        <c:v>520.45299999999997</c:v>
                      </c:pt>
                      <c:pt idx="7808">
                        <c:v>520.43200000000002</c:v>
                      </c:pt>
                      <c:pt idx="7809">
                        <c:v>520.41</c:v>
                      </c:pt>
                      <c:pt idx="7810">
                        <c:v>520.38800000000003</c:v>
                      </c:pt>
                      <c:pt idx="7811">
                        <c:v>520.36599999999999</c:v>
                      </c:pt>
                      <c:pt idx="7812">
                        <c:v>520.34500000000003</c:v>
                      </c:pt>
                      <c:pt idx="7813">
                        <c:v>520.32299999999998</c:v>
                      </c:pt>
                      <c:pt idx="7814">
                        <c:v>520.30200000000002</c:v>
                      </c:pt>
                      <c:pt idx="7815">
                        <c:v>520.28099999999995</c:v>
                      </c:pt>
                      <c:pt idx="7816">
                        <c:v>520.25900000000001</c:v>
                      </c:pt>
                      <c:pt idx="7817">
                        <c:v>520.23800000000006</c:v>
                      </c:pt>
                      <c:pt idx="7818">
                        <c:v>520.21799999999996</c:v>
                      </c:pt>
                      <c:pt idx="7819">
                        <c:v>520.197</c:v>
                      </c:pt>
                      <c:pt idx="7820">
                        <c:v>520.17700000000002</c:v>
                      </c:pt>
                      <c:pt idx="7821">
                        <c:v>520.15599999999995</c:v>
                      </c:pt>
                      <c:pt idx="7822">
                        <c:v>520.13599999999997</c:v>
                      </c:pt>
                      <c:pt idx="7823">
                        <c:v>520.11699999999996</c:v>
                      </c:pt>
                      <c:pt idx="7824">
                        <c:v>520.09699999999998</c:v>
                      </c:pt>
                      <c:pt idx="7825">
                        <c:v>520.07799999999997</c:v>
                      </c:pt>
                      <c:pt idx="7826">
                        <c:v>520.05899999999997</c:v>
                      </c:pt>
                      <c:pt idx="7827">
                        <c:v>520.04</c:v>
                      </c:pt>
                      <c:pt idx="7828">
                        <c:v>520.02200000000005</c:v>
                      </c:pt>
                      <c:pt idx="7829">
                        <c:v>520.00400000000002</c:v>
                      </c:pt>
                      <c:pt idx="7830">
                        <c:v>519.98599999999999</c:v>
                      </c:pt>
                      <c:pt idx="7831">
                        <c:v>519.96900000000005</c:v>
                      </c:pt>
                      <c:pt idx="7832">
                        <c:v>519.952</c:v>
                      </c:pt>
                      <c:pt idx="7833">
                        <c:v>519.93499999999995</c:v>
                      </c:pt>
                      <c:pt idx="7834">
                        <c:v>519.91899999999998</c:v>
                      </c:pt>
                      <c:pt idx="7835">
                        <c:v>519.904</c:v>
                      </c:pt>
                      <c:pt idx="7836">
                        <c:v>519.88900000000001</c:v>
                      </c:pt>
                      <c:pt idx="7837">
                        <c:v>519.87400000000002</c:v>
                      </c:pt>
                      <c:pt idx="7838">
                        <c:v>519.86</c:v>
                      </c:pt>
                      <c:pt idx="7839">
                        <c:v>519.84699999999998</c:v>
                      </c:pt>
                      <c:pt idx="7840">
                        <c:v>519.83399999999995</c:v>
                      </c:pt>
                      <c:pt idx="7841">
                        <c:v>519.822</c:v>
                      </c:pt>
                      <c:pt idx="7842">
                        <c:v>519.81100000000004</c:v>
                      </c:pt>
                      <c:pt idx="7843">
                        <c:v>519.79999999999995</c:v>
                      </c:pt>
                      <c:pt idx="7844">
                        <c:v>519.79</c:v>
                      </c:pt>
                      <c:pt idx="7845">
                        <c:v>519.78099999999995</c:v>
                      </c:pt>
                      <c:pt idx="7846">
                        <c:v>519.77300000000002</c:v>
                      </c:pt>
                      <c:pt idx="7847">
                        <c:v>519.76599999999996</c:v>
                      </c:pt>
                      <c:pt idx="7848">
                        <c:v>519.76</c:v>
                      </c:pt>
                      <c:pt idx="7849">
                        <c:v>519.755</c:v>
                      </c:pt>
                      <c:pt idx="7850">
                        <c:v>519.75099999999998</c:v>
                      </c:pt>
                      <c:pt idx="7851">
                        <c:v>519.74800000000005</c:v>
                      </c:pt>
                      <c:pt idx="7852">
                        <c:v>519.74599999999998</c:v>
                      </c:pt>
                      <c:pt idx="7853">
                        <c:v>519.74599999999998</c:v>
                      </c:pt>
                      <c:pt idx="7854">
                        <c:v>519.74699999999996</c:v>
                      </c:pt>
                      <c:pt idx="7855">
                        <c:v>519.74900000000002</c:v>
                      </c:pt>
                      <c:pt idx="7856">
                        <c:v>519.75300000000004</c:v>
                      </c:pt>
                      <c:pt idx="7857">
                        <c:v>519.75800000000004</c:v>
                      </c:pt>
                      <c:pt idx="7858">
                        <c:v>519.76499999999999</c:v>
                      </c:pt>
                      <c:pt idx="7859">
                        <c:v>519.77300000000002</c:v>
                      </c:pt>
                      <c:pt idx="7860">
                        <c:v>519.78200000000004</c:v>
                      </c:pt>
                      <c:pt idx="7861">
                        <c:v>519.79300000000001</c:v>
                      </c:pt>
                      <c:pt idx="7862">
                        <c:v>519.80600000000004</c:v>
                      </c:pt>
                      <c:pt idx="7863">
                        <c:v>519.82100000000003</c:v>
                      </c:pt>
                      <c:pt idx="7864">
                        <c:v>519.83699999999999</c:v>
                      </c:pt>
                      <c:pt idx="7865">
                        <c:v>519.85599999999999</c:v>
                      </c:pt>
                      <c:pt idx="7866">
                        <c:v>519.87599999999998</c:v>
                      </c:pt>
                      <c:pt idx="7867">
                        <c:v>519.899</c:v>
                      </c:pt>
                      <c:pt idx="7868">
                        <c:v>519.92399999999998</c:v>
                      </c:pt>
                      <c:pt idx="7869">
                        <c:v>519.95100000000002</c:v>
                      </c:pt>
                      <c:pt idx="7870">
                        <c:v>519.98099999999999</c:v>
                      </c:pt>
                      <c:pt idx="7871">
                        <c:v>520.01300000000003</c:v>
                      </c:pt>
                      <c:pt idx="7872">
                        <c:v>520.04700000000003</c:v>
                      </c:pt>
                      <c:pt idx="7873">
                        <c:v>520.08500000000004</c:v>
                      </c:pt>
                      <c:pt idx="7874">
                        <c:v>520.125</c:v>
                      </c:pt>
                      <c:pt idx="7875">
                        <c:v>520.16800000000001</c:v>
                      </c:pt>
                      <c:pt idx="7876">
                        <c:v>520.21299999999997</c:v>
                      </c:pt>
                      <c:pt idx="7877">
                        <c:v>520.26199999999994</c:v>
                      </c:pt>
                      <c:pt idx="7878">
                        <c:v>520.31399999999996</c:v>
                      </c:pt>
                      <c:pt idx="7879">
                        <c:v>520.37</c:v>
                      </c:pt>
                      <c:pt idx="7880">
                        <c:v>520.428</c:v>
                      </c:pt>
                      <c:pt idx="7881">
                        <c:v>520.49</c:v>
                      </c:pt>
                      <c:pt idx="7882">
                        <c:v>520.55600000000004</c:v>
                      </c:pt>
                      <c:pt idx="7883">
                        <c:v>520.625</c:v>
                      </c:pt>
                      <c:pt idx="7884">
                        <c:v>520.69799999999998</c:v>
                      </c:pt>
                      <c:pt idx="7885">
                        <c:v>520.77499999999998</c:v>
                      </c:pt>
                      <c:pt idx="7886">
                        <c:v>520.85500000000002</c:v>
                      </c:pt>
                      <c:pt idx="7887">
                        <c:v>520.94000000000005</c:v>
                      </c:pt>
                      <c:pt idx="7888">
                        <c:v>521.03</c:v>
                      </c:pt>
                      <c:pt idx="7889">
                        <c:v>521.12400000000002</c:v>
                      </c:pt>
                      <c:pt idx="7890">
                        <c:v>521.22299999999996</c:v>
                      </c:pt>
                      <c:pt idx="7891">
                        <c:v>521.327</c:v>
                      </c:pt>
                      <c:pt idx="7892">
                        <c:v>521.43600000000004</c:v>
                      </c:pt>
                      <c:pt idx="7893">
                        <c:v>521.54999999999995</c:v>
                      </c:pt>
                      <c:pt idx="7894">
                        <c:v>521.66999999999996</c:v>
                      </c:pt>
                      <c:pt idx="7895">
                        <c:v>521.79600000000005</c:v>
                      </c:pt>
                      <c:pt idx="7896">
                        <c:v>521.928</c:v>
                      </c:pt>
                      <c:pt idx="7897">
                        <c:v>522.06600000000003</c:v>
                      </c:pt>
                      <c:pt idx="7898">
                        <c:v>522.21</c:v>
                      </c:pt>
                      <c:pt idx="7899">
                        <c:v>522.36199999999997</c:v>
                      </c:pt>
                      <c:pt idx="7900">
                        <c:v>522.52</c:v>
                      </c:pt>
                      <c:pt idx="7901">
                        <c:v>522.68600000000004</c:v>
                      </c:pt>
                      <c:pt idx="7902">
                        <c:v>522.85900000000004</c:v>
                      </c:pt>
                      <c:pt idx="7903">
                        <c:v>523.04100000000005</c:v>
                      </c:pt>
                      <c:pt idx="7904">
                        <c:v>523.23</c:v>
                      </c:pt>
                      <c:pt idx="7905">
                        <c:v>523.42700000000002</c:v>
                      </c:pt>
                      <c:pt idx="7906">
                        <c:v>523.63300000000004</c:v>
                      </c:pt>
                      <c:pt idx="7907">
                        <c:v>523.84699999999998</c:v>
                      </c:pt>
                      <c:pt idx="7908">
                        <c:v>524.07000000000005</c:v>
                      </c:pt>
                      <c:pt idx="7909">
                        <c:v>524.303</c:v>
                      </c:pt>
                      <c:pt idx="7910">
                        <c:v>524.54399999999998</c:v>
                      </c:pt>
                      <c:pt idx="7911">
                        <c:v>524.79499999999996</c:v>
                      </c:pt>
                      <c:pt idx="7912">
                        <c:v>525.05700000000002</c:v>
                      </c:pt>
                      <c:pt idx="7913">
                        <c:v>525.32899999999995</c:v>
                      </c:pt>
                      <c:pt idx="7914">
                        <c:v>525.61199999999997</c:v>
                      </c:pt>
                      <c:pt idx="7915">
                        <c:v>525.90700000000004</c:v>
                      </c:pt>
                      <c:pt idx="7916">
                        <c:v>526.21299999999997</c:v>
                      </c:pt>
                      <c:pt idx="7917">
                        <c:v>526.53200000000004</c:v>
                      </c:pt>
                      <c:pt idx="7918">
                        <c:v>526.86300000000006</c:v>
                      </c:pt>
                      <c:pt idx="7919">
                        <c:v>527.20699999999999</c:v>
                      </c:pt>
                      <c:pt idx="7920">
                        <c:v>527.56399999999996</c:v>
                      </c:pt>
                      <c:pt idx="7921">
                        <c:v>527.93399999999997</c:v>
                      </c:pt>
                      <c:pt idx="7922">
                        <c:v>528.31799999999998</c:v>
                      </c:pt>
                      <c:pt idx="7923">
                        <c:v>528.71699999999998</c:v>
                      </c:pt>
                      <c:pt idx="7924">
                        <c:v>529.13</c:v>
                      </c:pt>
                      <c:pt idx="7925">
                        <c:v>529.55899999999997</c:v>
                      </c:pt>
                      <c:pt idx="7926">
                        <c:v>530.00199999999995</c:v>
                      </c:pt>
                      <c:pt idx="7927">
                        <c:v>530.46199999999999</c:v>
                      </c:pt>
                      <c:pt idx="7928">
                        <c:v>530.93700000000001</c:v>
                      </c:pt>
                      <c:pt idx="7929">
                        <c:v>531.42899999999997</c:v>
                      </c:pt>
                      <c:pt idx="7930">
                        <c:v>531.93799999999999</c:v>
                      </c:pt>
                      <c:pt idx="7931">
                        <c:v>532.46299999999997</c:v>
                      </c:pt>
                      <c:pt idx="7932">
                        <c:v>533.00599999999997</c:v>
                      </c:pt>
                      <c:pt idx="7933">
                        <c:v>533.56700000000001</c:v>
                      </c:pt>
                      <c:pt idx="7934">
                        <c:v>534.14599999999996</c:v>
                      </c:pt>
                      <c:pt idx="7935">
                        <c:v>534.74199999999996</c:v>
                      </c:pt>
                      <c:pt idx="7936">
                        <c:v>535.35799999999995</c:v>
                      </c:pt>
                      <c:pt idx="7937">
                        <c:v>535.99400000000003</c:v>
                      </c:pt>
                      <c:pt idx="7938">
                        <c:v>536.649</c:v>
                      </c:pt>
                      <c:pt idx="7939">
                        <c:v>537.32399999999996</c:v>
                      </c:pt>
                      <c:pt idx="7940">
                        <c:v>538.01900000000001</c:v>
                      </c:pt>
                      <c:pt idx="7941">
                        <c:v>538.73599999999999</c:v>
                      </c:pt>
                      <c:pt idx="7942">
                        <c:v>539.47299999999996</c:v>
                      </c:pt>
                      <c:pt idx="7943">
                        <c:v>540.23199999999997</c:v>
                      </c:pt>
                      <c:pt idx="7944">
                        <c:v>541.01199999999994</c:v>
                      </c:pt>
                      <c:pt idx="7945">
                        <c:v>541.81500000000005</c:v>
                      </c:pt>
                      <c:pt idx="7946">
                        <c:v>542.63900000000001</c:v>
                      </c:pt>
                      <c:pt idx="7947">
                        <c:v>543.48599999999999</c:v>
                      </c:pt>
                      <c:pt idx="7948">
                        <c:v>544.35599999999999</c:v>
                      </c:pt>
                      <c:pt idx="7949">
                        <c:v>545.24900000000002</c:v>
                      </c:pt>
                      <c:pt idx="7950">
                        <c:v>546.16499999999996</c:v>
                      </c:pt>
                      <c:pt idx="7951">
                        <c:v>547.10400000000004</c:v>
                      </c:pt>
                      <c:pt idx="7952">
                        <c:v>548.06700000000001</c:v>
                      </c:pt>
                      <c:pt idx="7953">
                        <c:v>549.05399999999997</c:v>
                      </c:pt>
                      <c:pt idx="7954">
                        <c:v>550.06500000000005</c:v>
                      </c:pt>
                      <c:pt idx="7955">
                        <c:v>551.09900000000005</c:v>
                      </c:pt>
                      <c:pt idx="7956">
                        <c:v>552.15800000000002</c:v>
                      </c:pt>
                      <c:pt idx="7957">
                        <c:v>553.24099999999999</c:v>
                      </c:pt>
                      <c:pt idx="7958">
                        <c:v>554.34900000000005</c:v>
                      </c:pt>
                      <c:pt idx="7959">
                        <c:v>555.48</c:v>
                      </c:pt>
                      <c:pt idx="7960">
                        <c:v>556.63699999999994</c:v>
                      </c:pt>
                      <c:pt idx="7961">
                        <c:v>557.81799999999998</c:v>
                      </c:pt>
                      <c:pt idx="7962">
                        <c:v>559.024</c:v>
                      </c:pt>
                      <c:pt idx="7963">
                        <c:v>560.255</c:v>
                      </c:pt>
                      <c:pt idx="7964">
                        <c:v>561.51</c:v>
                      </c:pt>
                      <c:pt idx="7965">
                        <c:v>562.79100000000005</c:v>
                      </c:pt>
                      <c:pt idx="7966">
                        <c:v>564.096</c:v>
                      </c:pt>
                      <c:pt idx="7967">
                        <c:v>565.42600000000004</c:v>
                      </c:pt>
                      <c:pt idx="7968">
                        <c:v>566.78</c:v>
                      </c:pt>
                      <c:pt idx="7969">
                        <c:v>568.16</c:v>
                      </c:pt>
                      <c:pt idx="7970">
                        <c:v>569.56299999999999</c:v>
                      </c:pt>
                      <c:pt idx="7971">
                        <c:v>570.99099999999999</c:v>
                      </c:pt>
                      <c:pt idx="7972">
                        <c:v>572.44299999999998</c:v>
                      </c:pt>
                      <c:pt idx="7973">
                        <c:v>573.91899999999998</c:v>
                      </c:pt>
                      <c:pt idx="7974">
                        <c:v>575.41899999999998</c:v>
                      </c:pt>
                      <c:pt idx="7975">
                        <c:v>576.94200000000001</c:v>
                      </c:pt>
                      <c:pt idx="7976">
                        <c:v>578.48800000000006</c:v>
                      </c:pt>
                      <c:pt idx="7977">
                        <c:v>580.05700000000002</c:v>
                      </c:pt>
                      <c:pt idx="7978">
                        <c:v>581.65</c:v>
                      </c:pt>
                      <c:pt idx="7979">
                        <c:v>583.26400000000001</c:v>
                      </c:pt>
                      <c:pt idx="7980">
                        <c:v>584.90099999999995</c:v>
                      </c:pt>
                      <c:pt idx="7981">
                        <c:v>586.55999999999995</c:v>
                      </c:pt>
                      <c:pt idx="7982">
                        <c:v>588.24</c:v>
                      </c:pt>
                      <c:pt idx="7983">
                        <c:v>589.94100000000003</c:v>
                      </c:pt>
                      <c:pt idx="7984">
                        <c:v>591.66300000000001</c:v>
                      </c:pt>
                      <c:pt idx="7985">
                        <c:v>593.40599999999995</c:v>
                      </c:pt>
                      <c:pt idx="7986">
                        <c:v>595.16800000000001</c:v>
                      </c:pt>
                      <c:pt idx="7987">
                        <c:v>596.95000000000005</c:v>
                      </c:pt>
                      <c:pt idx="7988">
                        <c:v>598.75199999999995</c:v>
                      </c:pt>
                      <c:pt idx="7989">
                        <c:v>600.572</c:v>
                      </c:pt>
                      <c:pt idx="7990">
                        <c:v>602.41</c:v>
                      </c:pt>
                      <c:pt idx="7991">
                        <c:v>604.26700000000005</c:v>
                      </c:pt>
                      <c:pt idx="7992">
                        <c:v>606.14099999999996</c:v>
                      </c:pt>
                      <c:pt idx="7993">
                        <c:v>608.03099999999995</c:v>
                      </c:pt>
                      <c:pt idx="7994">
                        <c:v>609.93799999999999</c:v>
                      </c:pt>
                      <c:pt idx="7995">
                        <c:v>611.86099999999999</c:v>
                      </c:pt>
                      <c:pt idx="7996">
                        <c:v>613.79899999999998</c:v>
                      </c:pt>
                      <c:pt idx="7997">
                        <c:v>615.75199999999995</c:v>
                      </c:pt>
                      <c:pt idx="7998">
                        <c:v>617.71900000000005</c:v>
                      </c:pt>
                      <c:pt idx="7999">
                        <c:v>619.70000000000005</c:v>
                      </c:pt>
                      <c:pt idx="8000">
                        <c:v>621.69399999999996</c:v>
                      </c:pt>
                      <c:pt idx="8001">
                        <c:v>623.70000000000005</c:v>
                      </c:pt>
                      <c:pt idx="8002">
                        <c:v>625.71900000000005</c:v>
                      </c:pt>
                      <c:pt idx="8003">
                        <c:v>627.74900000000002</c:v>
                      </c:pt>
                      <c:pt idx="8004">
                        <c:v>629.78899999999999</c:v>
                      </c:pt>
                      <c:pt idx="8005">
                        <c:v>631.84</c:v>
                      </c:pt>
                      <c:pt idx="8006">
                        <c:v>633.9</c:v>
                      </c:pt>
                      <c:pt idx="8007">
                        <c:v>635.96900000000005</c:v>
                      </c:pt>
                      <c:pt idx="8008">
                        <c:v>638.04700000000003</c:v>
                      </c:pt>
                      <c:pt idx="8009">
                        <c:v>640.13199999999995</c:v>
                      </c:pt>
                      <c:pt idx="8010">
                        <c:v>642.22400000000005</c:v>
                      </c:pt>
                      <c:pt idx="8011">
                        <c:v>644.32399999999996</c:v>
                      </c:pt>
                      <c:pt idx="8012">
                        <c:v>646.42899999999997</c:v>
                      </c:pt>
                      <c:pt idx="8013">
                        <c:v>648.53899999999999</c:v>
                      </c:pt>
                      <c:pt idx="8014">
                        <c:v>650.65499999999997</c:v>
                      </c:pt>
                      <c:pt idx="8015">
                        <c:v>652.77499999999998</c:v>
                      </c:pt>
                      <c:pt idx="8016">
                        <c:v>654.89800000000002</c:v>
                      </c:pt>
                      <c:pt idx="8017">
                        <c:v>657.02499999999998</c:v>
                      </c:pt>
                      <c:pt idx="8018">
                        <c:v>659.154</c:v>
                      </c:pt>
                      <c:pt idx="8019">
                        <c:v>661.28499999999997</c:v>
                      </c:pt>
                      <c:pt idx="8020">
                        <c:v>663.41800000000001</c:v>
                      </c:pt>
                      <c:pt idx="8021">
                        <c:v>665.55200000000002</c:v>
                      </c:pt>
                      <c:pt idx="8022">
                        <c:v>667.68600000000004</c:v>
                      </c:pt>
                      <c:pt idx="8023">
                        <c:v>669.82</c:v>
                      </c:pt>
                      <c:pt idx="8024">
                        <c:v>671.95299999999997</c:v>
                      </c:pt>
                      <c:pt idx="8025">
                        <c:v>674.08500000000004</c:v>
                      </c:pt>
                      <c:pt idx="8026">
                        <c:v>676.21600000000001</c:v>
                      </c:pt>
                      <c:pt idx="8027">
                        <c:v>678.34400000000005</c:v>
                      </c:pt>
                      <c:pt idx="8028">
                        <c:v>680.47</c:v>
                      </c:pt>
                      <c:pt idx="8029">
                        <c:v>682.59199999999998</c:v>
                      </c:pt>
                      <c:pt idx="8030">
                        <c:v>684.71100000000001</c:v>
                      </c:pt>
                      <c:pt idx="8031">
                        <c:v>686.82600000000002</c:v>
                      </c:pt>
                      <c:pt idx="8032">
                        <c:v>688.93600000000004</c:v>
                      </c:pt>
                      <c:pt idx="8033">
                        <c:v>691.04200000000003</c:v>
                      </c:pt>
                      <c:pt idx="8034">
                        <c:v>693.14200000000005</c:v>
                      </c:pt>
                      <c:pt idx="8035">
                        <c:v>695.23699999999997</c:v>
                      </c:pt>
                      <c:pt idx="8036">
                        <c:v>697.32600000000002</c:v>
                      </c:pt>
                      <c:pt idx="8037">
                        <c:v>699.40899999999999</c:v>
                      </c:pt>
                      <c:pt idx="8038">
                        <c:v>701.48500000000001</c:v>
                      </c:pt>
                      <c:pt idx="8039">
                        <c:v>703.55399999999997</c:v>
                      </c:pt>
                      <c:pt idx="8040">
                        <c:v>705.61599999999999</c:v>
                      </c:pt>
                      <c:pt idx="8041">
                        <c:v>707.67</c:v>
                      </c:pt>
                      <c:pt idx="8042">
                        <c:v>709.71699999999998</c:v>
                      </c:pt>
                      <c:pt idx="8043">
                        <c:v>711.755</c:v>
                      </c:pt>
                      <c:pt idx="8044">
                        <c:v>713.78499999999997</c:v>
                      </c:pt>
                      <c:pt idx="8045">
                        <c:v>715.80600000000004</c:v>
                      </c:pt>
                      <c:pt idx="8046">
                        <c:v>717.81799999999998</c:v>
                      </c:pt>
                      <c:pt idx="8047">
                        <c:v>719.82100000000003</c:v>
                      </c:pt>
                      <c:pt idx="8048">
                        <c:v>721.81500000000005</c:v>
                      </c:pt>
                      <c:pt idx="8049">
                        <c:v>723.79899999999998</c:v>
                      </c:pt>
                      <c:pt idx="8050">
                        <c:v>725.77300000000002</c:v>
                      </c:pt>
                      <c:pt idx="8051">
                        <c:v>727.73699999999997</c:v>
                      </c:pt>
                      <c:pt idx="8052">
                        <c:v>729.69100000000003</c:v>
                      </c:pt>
                      <c:pt idx="8053">
                        <c:v>731.63400000000001</c:v>
                      </c:pt>
                      <c:pt idx="8054">
                        <c:v>733.56700000000001</c:v>
                      </c:pt>
                      <c:pt idx="8055">
                        <c:v>735.49</c:v>
                      </c:pt>
                      <c:pt idx="8056">
                        <c:v>737.40099999999995</c:v>
                      </c:pt>
                      <c:pt idx="8057">
                        <c:v>739.30100000000004</c:v>
                      </c:pt>
                      <c:pt idx="8058">
                        <c:v>741.19100000000003</c:v>
                      </c:pt>
                      <c:pt idx="8059">
                        <c:v>743.06899999999996</c:v>
                      </c:pt>
                      <c:pt idx="8060">
                        <c:v>744.93499999999995</c:v>
                      </c:pt>
                      <c:pt idx="8061">
                        <c:v>746.79</c:v>
                      </c:pt>
                      <c:pt idx="8062">
                        <c:v>748.63300000000004</c:v>
                      </c:pt>
                      <c:pt idx="8063">
                        <c:v>750.46400000000006</c:v>
                      </c:pt>
                      <c:pt idx="8064">
                        <c:v>752.28399999999999</c:v>
                      </c:pt>
                      <c:pt idx="8065">
                        <c:v>754.09100000000001</c:v>
                      </c:pt>
                      <c:pt idx="8066">
                        <c:v>755.88599999999997</c:v>
                      </c:pt>
                      <c:pt idx="8067">
                        <c:v>757.66899999999998</c:v>
                      </c:pt>
                      <c:pt idx="8068">
                        <c:v>759.44</c:v>
                      </c:pt>
                      <c:pt idx="8069">
                        <c:v>761.19799999999998</c:v>
                      </c:pt>
                      <c:pt idx="8070">
                        <c:v>762.94399999999996</c:v>
                      </c:pt>
                      <c:pt idx="8071">
                        <c:v>764.67700000000002</c:v>
                      </c:pt>
                      <c:pt idx="8072">
                        <c:v>766.39800000000002</c:v>
                      </c:pt>
                      <c:pt idx="8073">
                        <c:v>768.10599999999999</c:v>
                      </c:pt>
                      <c:pt idx="8074">
                        <c:v>769.80100000000004</c:v>
                      </c:pt>
                      <c:pt idx="8075">
                        <c:v>771.48299999999995</c:v>
                      </c:pt>
                      <c:pt idx="8076">
                        <c:v>773.15200000000004</c:v>
                      </c:pt>
                      <c:pt idx="8077">
                        <c:v>774.80899999999997</c:v>
                      </c:pt>
                      <c:pt idx="8078">
                        <c:v>776.45299999999997</c:v>
                      </c:pt>
                      <c:pt idx="8079">
                        <c:v>778.08399999999995</c:v>
                      </c:pt>
                      <c:pt idx="8080">
                        <c:v>779.702</c:v>
                      </c:pt>
                      <c:pt idx="8081">
                        <c:v>781.30700000000002</c:v>
                      </c:pt>
                      <c:pt idx="8082">
                        <c:v>782.9</c:v>
                      </c:pt>
                      <c:pt idx="8083">
                        <c:v>784.48</c:v>
                      </c:pt>
                      <c:pt idx="8084">
                        <c:v>786.04700000000003</c:v>
                      </c:pt>
                      <c:pt idx="8085">
                        <c:v>787.601</c:v>
                      </c:pt>
                      <c:pt idx="8086">
                        <c:v>789.14200000000005</c:v>
                      </c:pt>
                      <c:pt idx="8087">
                        <c:v>790.67100000000005</c:v>
                      </c:pt>
                      <c:pt idx="8088">
                        <c:v>792.18700000000001</c:v>
                      </c:pt>
                      <c:pt idx="8089">
                        <c:v>793.69</c:v>
                      </c:pt>
                      <c:pt idx="8090">
                        <c:v>795.18100000000004</c:v>
                      </c:pt>
                      <c:pt idx="8091">
                        <c:v>796.65899999999999</c:v>
                      </c:pt>
                      <c:pt idx="8092">
                        <c:v>798.125</c:v>
                      </c:pt>
                      <c:pt idx="8093">
                        <c:v>799.57799999999997</c:v>
                      </c:pt>
                      <c:pt idx="8094">
                        <c:v>801.01800000000003</c:v>
                      </c:pt>
                      <c:pt idx="8095">
                        <c:v>802.44600000000003</c:v>
                      </c:pt>
                      <c:pt idx="8096">
                        <c:v>803.86199999999997</c:v>
                      </c:pt>
                      <c:pt idx="8097">
                        <c:v>805.26599999999996</c:v>
                      </c:pt>
                      <c:pt idx="8098">
                        <c:v>806.65700000000004</c:v>
                      </c:pt>
                      <c:pt idx="8099">
                        <c:v>808.03599999999994</c:v>
                      </c:pt>
                      <c:pt idx="8100">
                        <c:v>809.40300000000002</c:v>
                      </c:pt>
                      <c:pt idx="8101">
                        <c:v>810.75800000000004</c:v>
                      </c:pt>
                      <c:pt idx="8102">
                        <c:v>812.101</c:v>
                      </c:pt>
                      <c:pt idx="8103">
                        <c:v>813.43200000000002</c:v>
                      </c:pt>
                      <c:pt idx="8104">
                        <c:v>814.75099999999998</c:v>
                      </c:pt>
                      <c:pt idx="8105">
                        <c:v>816.05799999999999</c:v>
                      </c:pt>
                      <c:pt idx="8106">
                        <c:v>817.35299999999995</c:v>
                      </c:pt>
                      <c:pt idx="8107">
                        <c:v>818.63699999999994</c:v>
                      </c:pt>
                      <c:pt idx="8108">
                        <c:v>819.90899999999999</c:v>
                      </c:pt>
                      <c:pt idx="8109">
                        <c:v>821.16899999999998</c:v>
                      </c:pt>
                      <c:pt idx="8110">
                        <c:v>822.41800000000001</c:v>
                      </c:pt>
                      <c:pt idx="8111">
                        <c:v>823.65499999999997</c:v>
                      </c:pt>
                      <c:pt idx="8112">
                        <c:v>824.88099999999997</c:v>
                      </c:pt>
                      <c:pt idx="8113">
                        <c:v>826.096</c:v>
                      </c:pt>
                      <c:pt idx="8114">
                        <c:v>827.29899999999998</c:v>
                      </c:pt>
                      <c:pt idx="8115">
                        <c:v>828.49199999999996</c:v>
                      </c:pt>
                      <c:pt idx="8116">
                        <c:v>829.673</c:v>
                      </c:pt>
                      <c:pt idx="8117">
                        <c:v>830.84199999999998</c:v>
                      </c:pt>
                      <c:pt idx="8118">
                        <c:v>832.00099999999998</c:v>
                      </c:pt>
                      <c:pt idx="8119">
                        <c:v>833.149</c:v>
                      </c:pt>
                      <c:pt idx="8120">
                        <c:v>834.28499999999997</c:v>
                      </c:pt>
                      <c:pt idx="8121">
                        <c:v>835.41099999999994</c:v>
                      </c:pt>
                      <c:pt idx="8122">
                        <c:v>836.52599999999995</c:v>
                      </c:pt>
                      <c:pt idx="8123">
                        <c:v>837.63099999999997</c:v>
                      </c:pt>
                      <c:pt idx="8124">
                        <c:v>838.72500000000002</c:v>
                      </c:pt>
                      <c:pt idx="8125">
                        <c:v>839.80799999999999</c:v>
                      </c:pt>
                      <c:pt idx="8126">
                        <c:v>840.88099999999997</c:v>
                      </c:pt>
                      <c:pt idx="8127">
                        <c:v>841.94399999999996</c:v>
                      </c:pt>
                      <c:pt idx="8128">
                        <c:v>842.99699999999996</c:v>
                      </c:pt>
                      <c:pt idx="8129">
                        <c:v>844.03899999999999</c:v>
                      </c:pt>
                      <c:pt idx="8130">
                        <c:v>845.07100000000003</c:v>
                      </c:pt>
                      <c:pt idx="8131">
                        <c:v>846.09400000000005</c:v>
                      </c:pt>
                      <c:pt idx="8132">
                        <c:v>847.10599999999999</c:v>
                      </c:pt>
                      <c:pt idx="8133">
                        <c:v>848.10900000000004</c:v>
                      </c:pt>
                      <c:pt idx="8134">
                        <c:v>849.10199999999998</c:v>
                      </c:pt>
                      <c:pt idx="8135">
                        <c:v>850.08500000000004</c:v>
                      </c:pt>
                      <c:pt idx="8136">
                        <c:v>851.05899999999997</c:v>
                      </c:pt>
                      <c:pt idx="8137">
                        <c:v>852.02300000000002</c:v>
                      </c:pt>
                      <c:pt idx="8138">
                        <c:v>852.97799999999995</c:v>
                      </c:pt>
                      <c:pt idx="8139">
                        <c:v>853.92399999999998</c:v>
                      </c:pt>
                      <c:pt idx="8140">
                        <c:v>854.86099999999999</c:v>
                      </c:pt>
                      <c:pt idx="8141">
                        <c:v>855.78800000000001</c:v>
                      </c:pt>
                      <c:pt idx="8142">
                        <c:v>856.70600000000002</c:v>
                      </c:pt>
                      <c:pt idx="8143">
                        <c:v>857.61599999999999</c:v>
                      </c:pt>
                      <c:pt idx="8144">
                        <c:v>858.51599999999996</c:v>
                      </c:pt>
                      <c:pt idx="8145">
                        <c:v>859.40700000000004</c:v>
                      </c:pt>
                      <c:pt idx="8146">
                        <c:v>860.29</c:v>
                      </c:pt>
                      <c:pt idx="8147">
                        <c:v>861.16399999999999</c:v>
                      </c:pt>
                      <c:pt idx="8148">
                        <c:v>862.03</c:v>
                      </c:pt>
                      <c:pt idx="8149">
                        <c:v>862.88699999999994</c:v>
                      </c:pt>
                      <c:pt idx="8150">
                        <c:v>863.73599999999999</c:v>
                      </c:pt>
                      <c:pt idx="8151">
                        <c:v>864.57600000000002</c:v>
                      </c:pt>
                      <c:pt idx="8152">
                        <c:v>865.40800000000002</c:v>
                      </c:pt>
                      <c:pt idx="8153">
                        <c:v>866.23099999999999</c:v>
                      </c:pt>
                      <c:pt idx="8154">
                        <c:v>867.04700000000003</c:v>
                      </c:pt>
                      <c:pt idx="8155">
                        <c:v>867.85400000000004</c:v>
                      </c:pt>
                      <c:pt idx="8156">
                        <c:v>868.654</c:v>
                      </c:pt>
                      <c:pt idx="8157">
                        <c:v>869.44500000000005</c:v>
                      </c:pt>
                      <c:pt idx="8158">
                        <c:v>870.22900000000004</c:v>
                      </c:pt>
                      <c:pt idx="8159">
                        <c:v>871.005</c:v>
                      </c:pt>
                      <c:pt idx="8160">
                        <c:v>871.77300000000002</c:v>
                      </c:pt>
                      <c:pt idx="8161">
                        <c:v>872.53300000000002</c:v>
                      </c:pt>
                      <c:pt idx="8162">
                        <c:v>873.28599999999994</c:v>
                      </c:pt>
                      <c:pt idx="8163">
                        <c:v>874.03200000000004</c:v>
                      </c:pt>
                      <c:pt idx="8164">
                        <c:v>874.77</c:v>
                      </c:pt>
                      <c:pt idx="8165">
                        <c:v>875.5</c:v>
                      </c:pt>
                      <c:pt idx="8166">
                        <c:v>876.22299999999996</c:v>
                      </c:pt>
                      <c:pt idx="8167">
                        <c:v>876.93899999999996</c:v>
                      </c:pt>
                      <c:pt idx="8168">
                        <c:v>877.64800000000002</c:v>
                      </c:pt>
                      <c:pt idx="8169">
                        <c:v>878.35</c:v>
                      </c:pt>
                      <c:pt idx="8170">
                        <c:v>879.04399999999998</c:v>
                      </c:pt>
                      <c:pt idx="8171">
                        <c:v>879.73199999999997</c:v>
                      </c:pt>
                      <c:pt idx="8172">
                        <c:v>880.41300000000001</c:v>
                      </c:pt>
                      <c:pt idx="8173">
                        <c:v>881.08699999999999</c:v>
                      </c:pt>
                      <c:pt idx="8174">
                        <c:v>881.75400000000002</c:v>
                      </c:pt>
                      <c:pt idx="8175">
                        <c:v>882.41399999999999</c:v>
                      </c:pt>
                      <c:pt idx="8176">
                        <c:v>883.06799999999998</c:v>
                      </c:pt>
                      <c:pt idx="8177">
                        <c:v>883.71500000000003</c:v>
                      </c:pt>
                      <c:pt idx="8178">
                        <c:v>884.35500000000002</c:v>
                      </c:pt>
                      <c:pt idx="8179">
                        <c:v>884.98900000000003</c:v>
                      </c:pt>
                      <c:pt idx="8180">
                        <c:v>885.61699999999996</c:v>
                      </c:pt>
                      <c:pt idx="8181">
                        <c:v>886.23800000000006</c:v>
                      </c:pt>
                      <c:pt idx="8182">
                        <c:v>886.85299999999995</c:v>
                      </c:pt>
                      <c:pt idx="8183">
                        <c:v>887.46100000000001</c:v>
                      </c:pt>
                      <c:pt idx="8184">
                        <c:v>888.06299999999999</c:v>
                      </c:pt>
                      <c:pt idx="8185">
                        <c:v>888.66</c:v>
                      </c:pt>
                      <c:pt idx="8186">
                        <c:v>889.25</c:v>
                      </c:pt>
                      <c:pt idx="8187">
                        <c:v>889.83399999999995</c:v>
                      </c:pt>
                      <c:pt idx="8188">
                        <c:v>890.41200000000003</c:v>
                      </c:pt>
                      <c:pt idx="8189">
                        <c:v>890.98400000000004</c:v>
                      </c:pt>
                      <c:pt idx="8190">
                        <c:v>891.55100000000004</c:v>
                      </c:pt>
                      <c:pt idx="8191">
                        <c:v>892.11099999999999</c:v>
                      </c:pt>
                      <c:pt idx="8192">
                        <c:v>892.66600000000005</c:v>
                      </c:pt>
                      <c:pt idx="8193">
                        <c:v>893.21500000000003</c:v>
                      </c:pt>
                      <c:pt idx="8194">
                        <c:v>893.75800000000004</c:v>
                      </c:pt>
                      <c:pt idx="8195">
                        <c:v>894.29600000000005</c:v>
                      </c:pt>
                      <c:pt idx="8196">
                        <c:v>894.82899999999995</c:v>
                      </c:pt>
                      <c:pt idx="8197">
                        <c:v>895.35500000000002</c:v>
                      </c:pt>
                      <c:pt idx="8198">
                        <c:v>895.87699999999995</c:v>
                      </c:pt>
                      <c:pt idx="8199">
                        <c:v>896.39300000000003</c:v>
                      </c:pt>
                      <c:pt idx="8200">
                        <c:v>896.90300000000002</c:v>
                      </c:pt>
                      <c:pt idx="8201">
                        <c:v>897.40800000000002</c:v>
                      </c:pt>
                      <c:pt idx="8202">
                        <c:v>897.90800000000002</c:v>
                      </c:pt>
                      <c:pt idx="8203">
                        <c:v>898.40300000000002</c:v>
                      </c:pt>
                      <c:pt idx="8204">
                        <c:v>898.89300000000003</c:v>
                      </c:pt>
                      <c:pt idx="8205">
                        <c:v>899.37699999999995</c:v>
                      </c:pt>
                      <c:pt idx="8206">
                        <c:v>899.85699999999997</c:v>
                      </c:pt>
                      <c:pt idx="8207">
                        <c:v>900.33100000000002</c:v>
                      </c:pt>
                      <c:pt idx="8208">
                        <c:v>900.80100000000004</c:v>
                      </c:pt>
                      <c:pt idx="8209">
                        <c:v>901.26599999999996</c:v>
                      </c:pt>
                      <c:pt idx="8210">
                        <c:v>901.72500000000002</c:v>
                      </c:pt>
                      <c:pt idx="8211">
                        <c:v>902.18</c:v>
                      </c:pt>
                      <c:pt idx="8212">
                        <c:v>902.63</c:v>
                      </c:pt>
                      <c:pt idx="8213">
                        <c:v>903.07600000000002</c:v>
                      </c:pt>
                      <c:pt idx="8214">
                        <c:v>903.51700000000005</c:v>
                      </c:pt>
                      <c:pt idx="8215">
                        <c:v>903.95299999999997</c:v>
                      </c:pt>
                      <c:pt idx="8216">
                        <c:v>904.38400000000001</c:v>
                      </c:pt>
                      <c:pt idx="8217">
                        <c:v>904.81100000000004</c:v>
                      </c:pt>
                      <c:pt idx="8218">
                        <c:v>905.23400000000004</c:v>
                      </c:pt>
                      <c:pt idx="8219">
                        <c:v>905.65099999999995</c:v>
                      </c:pt>
                      <c:pt idx="8220">
                        <c:v>906.06500000000005</c:v>
                      </c:pt>
                      <c:pt idx="8221">
                        <c:v>906.47400000000005</c:v>
                      </c:pt>
                      <c:pt idx="8222">
                        <c:v>906.87900000000002</c:v>
                      </c:pt>
                      <c:pt idx="8223">
                        <c:v>907.279</c:v>
                      </c:pt>
                      <c:pt idx="8224">
                        <c:v>907.67499999999995</c:v>
                      </c:pt>
                      <c:pt idx="8225">
                        <c:v>908.06700000000001</c:v>
                      </c:pt>
                      <c:pt idx="8226">
                        <c:v>908.45500000000004</c:v>
                      </c:pt>
                      <c:pt idx="8227">
                        <c:v>908.83799999999997</c:v>
                      </c:pt>
                      <c:pt idx="8228">
                        <c:v>909.21799999999996</c:v>
                      </c:pt>
                      <c:pt idx="8229">
                        <c:v>909.59299999999996</c:v>
                      </c:pt>
                      <c:pt idx="8230">
                        <c:v>909.96400000000006</c:v>
                      </c:pt>
                      <c:pt idx="8231">
                        <c:v>910.33100000000002</c:v>
                      </c:pt>
                      <c:pt idx="8232">
                        <c:v>910.69500000000005</c:v>
                      </c:pt>
                      <c:pt idx="8233">
                        <c:v>911.05399999999997</c:v>
                      </c:pt>
                      <c:pt idx="8234">
                        <c:v>911.40899999999999</c:v>
                      </c:pt>
                      <c:pt idx="8235">
                        <c:v>911.76099999999997</c:v>
                      </c:pt>
                      <c:pt idx="8236">
                        <c:v>912.10900000000004</c:v>
                      </c:pt>
                      <c:pt idx="8237">
                        <c:v>912.45299999999997</c:v>
                      </c:pt>
                      <c:pt idx="8238">
                        <c:v>912.79300000000001</c:v>
                      </c:pt>
                      <c:pt idx="8239">
                        <c:v>913.12900000000002</c:v>
                      </c:pt>
                      <c:pt idx="8240">
                        <c:v>913.46199999999999</c:v>
                      </c:pt>
                      <c:pt idx="8241">
                        <c:v>913.79100000000005</c:v>
                      </c:pt>
                      <c:pt idx="8242">
                        <c:v>914.11599999999999</c:v>
                      </c:pt>
                      <c:pt idx="8243">
                        <c:v>914.43799999999999</c:v>
                      </c:pt>
                      <c:pt idx="8244">
                        <c:v>914.75599999999997</c:v>
                      </c:pt>
                      <c:pt idx="8245">
                        <c:v>915.07100000000003</c:v>
                      </c:pt>
                      <c:pt idx="8246">
                        <c:v>915.38199999999995</c:v>
                      </c:pt>
                      <c:pt idx="8247">
                        <c:v>915.69</c:v>
                      </c:pt>
                      <c:pt idx="8248">
                        <c:v>915.995</c:v>
                      </c:pt>
                      <c:pt idx="8249">
                        <c:v>916.29600000000005</c:v>
                      </c:pt>
                      <c:pt idx="8250">
                        <c:v>916.59299999999996</c:v>
                      </c:pt>
                      <c:pt idx="8251">
                        <c:v>916.88699999999994</c:v>
                      </c:pt>
                      <c:pt idx="8252">
                        <c:v>917.178</c:v>
                      </c:pt>
                      <c:pt idx="8253">
                        <c:v>917.46600000000001</c:v>
                      </c:pt>
                      <c:pt idx="8254">
                        <c:v>917.75</c:v>
                      </c:pt>
                      <c:pt idx="8255">
                        <c:v>918.03099999999995</c:v>
                      </c:pt>
                      <c:pt idx="8256">
                        <c:v>918.31</c:v>
                      </c:pt>
                      <c:pt idx="8257">
                        <c:v>918.58399999999995</c:v>
                      </c:pt>
                      <c:pt idx="8258">
                        <c:v>918.85599999999999</c:v>
                      </c:pt>
                      <c:pt idx="8259">
                        <c:v>919.125</c:v>
                      </c:pt>
                      <c:pt idx="8260">
                        <c:v>919.39</c:v>
                      </c:pt>
                      <c:pt idx="8261">
                        <c:v>919.65300000000002</c:v>
                      </c:pt>
                      <c:pt idx="8262">
                        <c:v>919.91200000000003</c:v>
                      </c:pt>
                      <c:pt idx="8263">
                        <c:v>920.16899999999998</c:v>
                      </c:pt>
                      <c:pt idx="8264">
                        <c:v>920.42200000000003</c:v>
                      </c:pt>
                      <c:pt idx="8265">
                        <c:v>920.673</c:v>
                      </c:pt>
                      <c:pt idx="8266">
                        <c:v>920.92100000000005</c:v>
                      </c:pt>
                      <c:pt idx="8267">
                        <c:v>921.16600000000005</c:v>
                      </c:pt>
                      <c:pt idx="8268">
                        <c:v>921.40800000000002</c:v>
                      </c:pt>
                      <c:pt idx="8269">
                        <c:v>921.64700000000005</c:v>
                      </c:pt>
                      <c:pt idx="8270">
                        <c:v>921.88300000000004</c:v>
                      </c:pt>
                      <c:pt idx="8271">
                        <c:v>922.11699999999996</c:v>
                      </c:pt>
                      <c:pt idx="8272">
                        <c:v>922.34799999999996</c:v>
                      </c:pt>
                      <c:pt idx="8273">
                        <c:v>922.57600000000002</c:v>
                      </c:pt>
                      <c:pt idx="8274">
                        <c:v>922.80200000000002</c:v>
                      </c:pt>
                      <c:pt idx="8275">
                        <c:v>923.024</c:v>
                      </c:pt>
                      <c:pt idx="8276">
                        <c:v>923.245</c:v>
                      </c:pt>
                      <c:pt idx="8277">
                        <c:v>923.46199999999999</c:v>
                      </c:pt>
                      <c:pt idx="8278">
                        <c:v>923.67700000000002</c:v>
                      </c:pt>
                      <c:pt idx="8279">
                        <c:v>923.89</c:v>
                      </c:pt>
                      <c:pt idx="8280">
                        <c:v>924.1</c:v>
                      </c:pt>
                      <c:pt idx="8281">
                        <c:v>924.30700000000002</c:v>
                      </c:pt>
                      <c:pt idx="8282">
                        <c:v>924.51199999999994</c:v>
                      </c:pt>
                      <c:pt idx="8283">
                        <c:v>924.71500000000003</c:v>
                      </c:pt>
                      <c:pt idx="8284">
                        <c:v>924.91499999999996</c:v>
                      </c:pt>
                      <c:pt idx="8285">
                        <c:v>925.11300000000006</c:v>
                      </c:pt>
                      <c:pt idx="8286">
                        <c:v>925.30799999999999</c:v>
                      </c:pt>
                      <c:pt idx="8287">
                        <c:v>925.50099999999998</c:v>
                      </c:pt>
                      <c:pt idx="8288">
                        <c:v>925.69200000000001</c:v>
                      </c:pt>
                      <c:pt idx="8289">
                        <c:v>925.88</c:v>
                      </c:pt>
                      <c:pt idx="8290">
                        <c:v>926.06600000000003</c:v>
                      </c:pt>
                      <c:pt idx="8291">
                        <c:v>926.25</c:v>
                      </c:pt>
                      <c:pt idx="8292">
                        <c:v>926.43100000000004</c:v>
                      </c:pt>
                      <c:pt idx="8293">
                        <c:v>926.61</c:v>
                      </c:pt>
                      <c:pt idx="8294">
                        <c:v>926.78700000000003</c:v>
                      </c:pt>
                      <c:pt idx="8295">
                        <c:v>926.96199999999999</c:v>
                      </c:pt>
                      <c:pt idx="8296">
                        <c:v>927.13499999999999</c:v>
                      </c:pt>
                      <c:pt idx="8297">
                        <c:v>927.30499999999995</c:v>
                      </c:pt>
                      <c:pt idx="8298">
                        <c:v>927.423</c:v>
                      </c:pt>
                      <c:pt idx="8299">
                        <c:v>927.423</c:v>
                      </c:pt>
                      <c:pt idx="8300">
                        <c:v>932.43100000000004</c:v>
                      </c:pt>
                      <c:pt idx="8301">
                        <c:v>930.86900000000003</c:v>
                      </c:pt>
                      <c:pt idx="8302">
                        <c:v>925.78300000000002</c:v>
                      </c:pt>
                      <c:pt idx="8303">
                        <c:v>918.59199999999998</c:v>
                      </c:pt>
                      <c:pt idx="8304">
                        <c:v>910.15599999999995</c:v>
                      </c:pt>
                      <c:pt idx="8305">
                        <c:v>900.94500000000005</c:v>
                      </c:pt>
                      <c:pt idx="8306">
                        <c:v>891.33399999999995</c:v>
                      </c:pt>
                      <c:pt idx="8307">
                        <c:v>881.51700000000005</c:v>
                      </c:pt>
                      <c:pt idx="8308">
                        <c:v>871.63900000000001</c:v>
                      </c:pt>
                      <c:pt idx="8309">
                        <c:v>861.779</c:v>
                      </c:pt>
                      <c:pt idx="8310">
                        <c:v>852.00900000000001</c:v>
                      </c:pt>
                      <c:pt idx="8311">
                        <c:v>842.36699999999996</c:v>
                      </c:pt>
                      <c:pt idx="8312">
                        <c:v>832.88199999999995</c:v>
                      </c:pt>
                      <c:pt idx="8313">
                        <c:v>823.57500000000005</c:v>
                      </c:pt>
                      <c:pt idx="8314">
                        <c:v>814.45699999999999</c:v>
                      </c:pt>
                      <c:pt idx="8315">
                        <c:v>805.53399999999999</c:v>
                      </c:pt>
                      <c:pt idx="8316">
                        <c:v>796.81200000000001</c:v>
                      </c:pt>
                      <c:pt idx="8317">
                        <c:v>788.29100000000005</c:v>
                      </c:pt>
                      <c:pt idx="8318">
                        <c:v>779.97199999999998</c:v>
                      </c:pt>
                      <c:pt idx="8319">
                        <c:v>771.85299999999995</c:v>
                      </c:pt>
                      <c:pt idx="8320">
                        <c:v>763.93100000000004</c:v>
                      </c:pt>
                      <c:pt idx="8321">
                        <c:v>756.20500000000004</c:v>
                      </c:pt>
                      <c:pt idx="8322">
                        <c:v>748.67</c:v>
                      </c:pt>
                      <c:pt idx="8323">
                        <c:v>741.322</c:v>
                      </c:pt>
                      <c:pt idx="8324">
                        <c:v>734.15899999999999</c:v>
                      </c:pt>
                      <c:pt idx="8325">
                        <c:v>727.17499999999995</c:v>
                      </c:pt>
                      <c:pt idx="8326">
                        <c:v>720.36699999999996</c:v>
                      </c:pt>
                      <c:pt idx="8327">
                        <c:v>713.73</c:v>
                      </c:pt>
                      <c:pt idx="8328">
                        <c:v>707.25900000000001</c:v>
                      </c:pt>
                      <c:pt idx="8329">
                        <c:v>700.95100000000002</c:v>
                      </c:pt>
                      <c:pt idx="8330">
                        <c:v>694.80100000000004</c:v>
                      </c:pt>
                      <c:pt idx="8331">
                        <c:v>688.80499999999995</c:v>
                      </c:pt>
                      <c:pt idx="8332">
                        <c:v>682.95799999999997</c:v>
                      </c:pt>
                      <c:pt idx="8333">
                        <c:v>677.25599999999997</c:v>
                      </c:pt>
                      <c:pt idx="8334">
                        <c:v>671.69600000000003</c:v>
                      </c:pt>
                      <c:pt idx="8335">
                        <c:v>666.27300000000002</c:v>
                      </c:pt>
                      <c:pt idx="8336">
                        <c:v>660.98400000000004</c:v>
                      </c:pt>
                      <c:pt idx="8337">
                        <c:v>655.82500000000005</c:v>
                      </c:pt>
                      <c:pt idx="8338">
                        <c:v>650.79100000000005</c:v>
                      </c:pt>
                      <c:pt idx="8339">
                        <c:v>645.88099999999997</c:v>
                      </c:pt>
                      <c:pt idx="8340">
                        <c:v>641.09</c:v>
                      </c:pt>
                      <c:pt idx="8341">
                        <c:v>636.41399999999999</c:v>
                      </c:pt>
                      <c:pt idx="8342">
                        <c:v>631.851</c:v>
                      </c:pt>
                      <c:pt idx="8343">
                        <c:v>627.39800000000002</c:v>
                      </c:pt>
                      <c:pt idx="8344">
                        <c:v>623.05100000000004</c:v>
                      </c:pt>
                      <c:pt idx="8345">
                        <c:v>618.80700000000002</c:v>
                      </c:pt>
                      <c:pt idx="8346">
                        <c:v>614.66399999999999</c:v>
                      </c:pt>
                      <c:pt idx="8347">
                        <c:v>610.61900000000003</c:v>
                      </c:pt>
                      <c:pt idx="8348">
                        <c:v>606.66899999999998</c:v>
                      </c:pt>
                      <c:pt idx="8349">
                        <c:v>602.81100000000004</c:v>
                      </c:pt>
                      <c:pt idx="8350">
                        <c:v>599.04200000000003</c:v>
                      </c:pt>
                      <c:pt idx="8351">
                        <c:v>595.36199999999997</c:v>
                      </c:pt>
                      <c:pt idx="8352">
                        <c:v>591.76499999999999</c:v>
                      </c:pt>
                      <c:pt idx="8353">
                        <c:v>588.25199999999995</c:v>
                      </c:pt>
                      <c:pt idx="8354">
                        <c:v>584.81899999999996</c:v>
                      </c:pt>
                      <c:pt idx="8355">
                        <c:v>581.46400000000006</c:v>
                      </c:pt>
                      <c:pt idx="8356">
                        <c:v>578.18499999999995</c:v>
                      </c:pt>
                      <c:pt idx="8357">
                        <c:v>574.98</c:v>
                      </c:pt>
                      <c:pt idx="8358">
                        <c:v>571.84699999999998</c:v>
                      </c:pt>
                      <c:pt idx="8359">
                        <c:v>568.78499999999997</c:v>
                      </c:pt>
                      <c:pt idx="8360">
                        <c:v>565.79</c:v>
                      </c:pt>
                      <c:pt idx="8361">
                        <c:v>562.86199999999997</c:v>
                      </c:pt>
                      <c:pt idx="8362">
                        <c:v>559.99900000000002</c:v>
                      </c:pt>
                      <c:pt idx="8363">
                        <c:v>557.19899999999996</c:v>
                      </c:pt>
                      <c:pt idx="8364">
                        <c:v>554.46100000000001</c:v>
                      </c:pt>
                      <c:pt idx="8365">
                        <c:v>551.78200000000004</c:v>
                      </c:pt>
                      <c:pt idx="8366">
                        <c:v>549.16099999999994</c:v>
                      </c:pt>
                      <c:pt idx="8367">
                        <c:v>546.59799999999996</c:v>
                      </c:pt>
                      <c:pt idx="8368">
                        <c:v>544.08900000000006</c:v>
                      </c:pt>
                      <c:pt idx="8369">
                        <c:v>541.63499999999999</c:v>
                      </c:pt>
                      <c:pt idx="8370">
                        <c:v>539.23299999999995</c:v>
                      </c:pt>
                      <c:pt idx="8371">
                        <c:v>536.88199999999995</c:v>
                      </c:pt>
                      <c:pt idx="8372">
                        <c:v>534.58100000000002</c:v>
                      </c:pt>
                      <c:pt idx="8373">
                        <c:v>532.32899999999995</c:v>
                      </c:pt>
                      <c:pt idx="8374">
                        <c:v>530.12400000000002</c:v>
                      </c:pt>
                      <c:pt idx="8375">
                        <c:v>527.96600000000001</c:v>
                      </c:pt>
                      <c:pt idx="8376">
                        <c:v>525.85299999999995</c:v>
                      </c:pt>
                      <c:pt idx="8377">
                        <c:v>523.78300000000002</c:v>
                      </c:pt>
                      <c:pt idx="8378">
                        <c:v>521.75699999999995</c:v>
                      </c:pt>
                      <c:pt idx="8379">
                        <c:v>519.77200000000005</c:v>
                      </c:pt>
                      <c:pt idx="8380">
                        <c:v>517.82799999999997</c:v>
                      </c:pt>
                      <c:pt idx="8381">
                        <c:v>515.92399999999998</c:v>
                      </c:pt>
                      <c:pt idx="8382">
                        <c:v>514.05999999999995</c:v>
                      </c:pt>
                      <c:pt idx="8383">
                        <c:v>512.23299999999995</c:v>
                      </c:pt>
                      <c:pt idx="8384">
                        <c:v>510.44400000000002</c:v>
                      </c:pt>
                      <c:pt idx="8385">
                        <c:v>508.69099999999997</c:v>
                      </c:pt>
                      <c:pt idx="8386">
                        <c:v>506.97399999999999</c:v>
                      </c:pt>
                      <c:pt idx="8387">
                        <c:v>505.291</c:v>
                      </c:pt>
                      <c:pt idx="8388">
                        <c:v>503.642</c:v>
                      </c:pt>
                      <c:pt idx="8389">
                        <c:v>502.02600000000001</c:v>
                      </c:pt>
                      <c:pt idx="8390">
                        <c:v>500.44200000000001</c:v>
                      </c:pt>
                      <c:pt idx="8391">
                        <c:v>498.89</c:v>
                      </c:pt>
                      <c:pt idx="8392">
                        <c:v>497.36799999999999</c:v>
                      </c:pt>
                      <c:pt idx="8393">
                        <c:v>495.87599999999998</c:v>
                      </c:pt>
                      <c:pt idx="8394">
                        <c:v>494.41399999999999</c:v>
                      </c:pt>
                      <c:pt idx="8395">
                        <c:v>492.98</c:v>
                      </c:pt>
                      <c:pt idx="8396">
                        <c:v>491.57299999999998</c:v>
                      </c:pt>
                      <c:pt idx="8397">
                        <c:v>490.19400000000002</c:v>
                      </c:pt>
                      <c:pt idx="8398">
                        <c:v>488.84100000000001</c:v>
                      </c:pt>
                      <c:pt idx="8399">
                        <c:v>487.51499999999999</c:v>
                      </c:pt>
                      <c:pt idx="8400">
                        <c:v>486.21300000000002</c:v>
                      </c:pt>
                      <c:pt idx="8401">
                        <c:v>484.93599999999998</c:v>
                      </c:pt>
                      <c:pt idx="8402">
                        <c:v>483.68400000000003</c:v>
                      </c:pt>
                      <c:pt idx="8403">
                        <c:v>482.45499999999998</c:v>
                      </c:pt>
                      <c:pt idx="8404">
                        <c:v>481.24799999999999</c:v>
                      </c:pt>
                      <c:pt idx="8405">
                        <c:v>480.065</c:v>
                      </c:pt>
                      <c:pt idx="8406">
                        <c:v>478.90300000000002</c:v>
                      </c:pt>
                      <c:pt idx="8407">
                        <c:v>477.76299999999998</c:v>
                      </c:pt>
                      <c:pt idx="8408">
                        <c:v>476.64299999999997</c:v>
                      </c:pt>
                      <c:pt idx="8409">
                        <c:v>475.54399999999998</c:v>
                      </c:pt>
                      <c:pt idx="8410">
                        <c:v>474.46499999999997</c:v>
                      </c:pt>
                      <c:pt idx="8411">
                        <c:v>473.40499999999997</c:v>
                      </c:pt>
                      <c:pt idx="8412">
                        <c:v>472.36500000000001</c:v>
                      </c:pt>
                      <c:pt idx="8413">
                        <c:v>471.34300000000002</c:v>
                      </c:pt>
                      <c:pt idx="8414">
                        <c:v>470.339</c:v>
                      </c:pt>
                      <c:pt idx="8415">
                        <c:v>469.35399999999998</c:v>
                      </c:pt>
                      <c:pt idx="8416">
                        <c:v>468.38499999999999</c:v>
                      </c:pt>
                      <c:pt idx="8417">
                        <c:v>467.43400000000003</c:v>
                      </c:pt>
                      <c:pt idx="8418">
                        <c:v>466.49900000000002</c:v>
                      </c:pt>
                      <c:pt idx="8419">
                        <c:v>465.58</c:v>
                      </c:pt>
                      <c:pt idx="8420">
                        <c:v>464.67700000000002</c:v>
                      </c:pt>
                      <c:pt idx="8421">
                        <c:v>463.78899999999999</c:v>
                      </c:pt>
                      <c:pt idx="8422">
                        <c:v>462.91699999999997</c:v>
                      </c:pt>
                      <c:pt idx="8423">
                        <c:v>462.05799999999999</c:v>
                      </c:pt>
                      <c:pt idx="8424">
                        <c:v>461.21499999999997</c:v>
                      </c:pt>
                      <c:pt idx="8425">
                        <c:v>460.38600000000002</c:v>
                      </c:pt>
                      <c:pt idx="8426">
                        <c:v>459.572</c:v>
                      </c:pt>
                      <c:pt idx="8427">
                        <c:v>458.77</c:v>
                      </c:pt>
                      <c:pt idx="8428">
                        <c:v>457.983</c:v>
                      </c:pt>
                      <c:pt idx="8429">
                        <c:v>457.20800000000003</c:v>
                      </c:pt>
                      <c:pt idx="8430">
                        <c:v>456.44600000000003</c:v>
                      </c:pt>
                      <c:pt idx="8431">
                        <c:v>455.697</c:v>
                      </c:pt>
                      <c:pt idx="8432">
                        <c:v>454.96</c:v>
                      </c:pt>
                      <c:pt idx="8433">
                        <c:v>454.23500000000001</c:v>
                      </c:pt>
                      <c:pt idx="8434">
                        <c:v>453.52199999999999</c:v>
                      </c:pt>
                      <c:pt idx="8435">
                        <c:v>452.82</c:v>
                      </c:pt>
                      <c:pt idx="8436">
                        <c:v>452.13</c:v>
                      </c:pt>
                      <c:pt idx="8437">
                        <c:v>451.45100000000002</c:v>
                      </c:pt>
                      <c:pt idx="8438">
                        <c:v>450.78199999999998</c:v>
                      </c:pt>
                      <c:pt idx="8439">
                        <c:v>450.125</c:v>
                      </c:pt>
                      <c:pt idx="8440">
                        <c:v>449.47699999999998</c:v>
                      </c:pt>
                      <c:pt idx="8441">
                        <c:v>448.84</c:v>
                      </c:pt>
                      <c:pt idx="8442">
                        <c:v>448.21300000000002</c:v>
                      </c:pt>
                      <c:pt idx="8443">
                        <c:v>447.59500000000003</c:v>
                      </c:pt>
                      <c:pt idx="8444">
                        <c:v>446.98700000000002</c:v>
                      </c:pt>
                      <c:pt idx="8445">
                        <c:v>446.38799999999998</c:v>
                      </c:pt>
                      <c:pt idx="8446">
                        <c:v>445.79899999999998</c:v>
                      </c:pt>
                      <c:pt idx="8447">
                        <c:v>445.21800000000002</c:v>
                      </c:pt>
                      <c:pt idx="8448">
                        <c:v>444.64699999999999</c:v>
                      </c:pt>
                      <c:pt idx="8449">
                        <c:v>444.08300000000003</c:v>
                      </c:pt>
                      <c:pt idx="8450">
                        <c:v>443.529</c:v>
                      </c:pt>
                      <c:pt idx="8451">
                        <c:v>442.98200000000003</c:v>
                      </c:pt>
                      <c:pt idx="8452">
                        <c:v>442.44400000000002</c:v>
                      </c:pt>
                      <c:pt idx="8453">
                        <c:v>441.91300000000001</c:v>
                      </c:pt>
                      <c:pt idx="8454">
                        <c:v>441.39</c:v>
                      </c:pt>
                      <c:pt idx="8455">
                        <c:v>440.875</c:v>
                      </c:pt>
                      <c:pt idx="8456">
                        <c:v>440.36700000000002</c:v>
                      </c:pt>
                      <c:pt idx="8457">
                        <c:v>439.86700000000002</c:v>
                      </c:pt>
                      <c:pt idx="8458">
                        <c:v>439.37400000000002</c:v>
                      </c:pt>
                      <c:pt idx="8459">
                        <c:v>438.887</c:v>
                      </c:pt>
                      <c:pt idx="8460">
                        <c:v>438.40800000000002</c:v>
                      </c:pt>
                      <c:pt idx="8461">
                        <c:v>437.935</c:v>
                      </c:pt>
                      <c:pt idx="8462">
                        <c:v>437.46800000000002</c:v>
                      </c:pt>
                      <c:pt idx="8463">
                        <c:v>437.00900000000001</c:v>
                      </c:pt>
                      <c:pt idx="8464">
                        <c:v>436.55500000000001</c:v>
                      </c:pt>
                      <c:pt idx="8465">
                        <c:v>436.108</c:v>
                      </c:pt>
                      <c:pt idx="8466">
                        <c:v>435.666</c:v>
                      </c:pt>
                      <c:pt idx="8467">
                        <c:v>435.23099999999999</c:v>
                      </c:pt>
                      <c:pt idx="8468">
                        <c:v>434.80099999999999</c:v>
                      </c:pt>
                      <c:pt idx="8469">
                        <c:v>434.37700000000001</c:v>
                      </c:pt>
                      <c:pt idx="8470">
                        <c:v>433.959</c:v>
                      </c:pt>
                      <c:pt idx="8471">
                        <c:v>433.54599999999999</c:v>
                      </c:pt>
                      <c:pt idx="8472">
                        <c:v>433.13799999999998</c:v>
                      </c:pt>
                      <c:pt idx="8473">
                        <c:v>432.73599999999999</c:v>
                      </c:pt>
                      <c:pt idx="8474">
                        <c:v>432.33800000000002</c:v>
                      </c:pt>
                      <c:pt idx="8475">
                        <c:v>431.94600000000003</c:v>
                      </c:pt>
                      <c:pt idx="8476">
                        <c:v>431.55900000000003</c:v>
                      </c:pt>
                      <c:pt idx="8477">
                        <c:v>431.17599999999999</c:v>
                      </c:pt>
                      <c:pt idx="8478">
                        <c:v>430.798</c:v>
                      </c:pt>
                      <c:pt idx="8479">
                        <c:v>430.42500000000001</c:v>
                      </c:pt>
                      <c:pt idx="8480">
                        <c:v>430.05700000000002</c:v>
                      </c:pt>
                      <c:pt idx="8481">
                        <c:v>429.69200000000001</c:v>
                      </c:pt>
                      <c:pt idx="8482">
                        <c:v>429.33199999999999</c:v>
                      </c:pt>
                      <c:pt idx="8483">
                        <c:v>428.97699999999998</c:v>
                      </c:pt>
                      <c:pt idx="8484">
                        <c:v>428.625</c:v>
                      </c:pt>
                      <c:pt idx="8485">
                        <c:v>428.27800000000002</c:v>
                      </c:pt>
                      <c:pt idx="8486">
                        <c:v>427.935</c:v>
                      </c:pt>
                      <c:pt idx="8487">
                        <c:v>427.59500000000003</c:v>
                      </c:pt>
                      <c:pt idx="8488">
                        <c:v>427.26</c:v>
                      </c:pt>
                      <c:pt idx="8489">
                        <c:v>426.928</c:v>
                      </c:pt>
                      <c:pt idx="8490">
                        <c:v>426.6</c:v>
                      </c:pt>
                      <c:pt idx="8491">
                        <c:v>426.27600000000001</c:v>
                      </c:pt>
                      <c:pt idx="8492">
                        <c:v>425.95499999999998</c:v>
                      </c:pt>
                      <c:pt idx="8493">
                        <c:v>425.637</c:v>
                      </c:pt>
                      <c:pt idx="8494">
                        <c:v>425.32299999999998</c:v>
                      </c:pt>
                      <c:pt idx="8495">
                        <c:v>425.01299999999998</c:v>
                      </c:pt>
                      <c:pt idx="8496">
                        <c:v>424.70499999999998</c:v>
                      </c:pt>
                      <c:pt idx="8497">
                        <c:v>424.40100000000001</c:v>
                      </c:pt>
                      <c:pt idx="8498">
                        <c:v>424.1</c:v>
                      </c:pt>
                      <c:pt idx="8499">
                        <c:v>423.80200000000002</c:v>
                      </c:pt>
                      <c:pt idx="8500">
                        <c:v>423.50700000000001</c:v>
                      </c:pt>
                      <c:pt idx="8501">
                        <c:v>423.21600000000001</c:v>
                      </c:pt>
                      <c:pt idx="8502">
                        <c:v>422.92700000000002</c:v>
                      </c:pt>
                      <c:pt idx="8503">
                        <c:v>422.64</c:v>
                      </c:pt>
                      <c:pt idx="8504">
                        <c:v>422.35700000000003</c:v>
                      </c:pt>
                      <c:pt idx="8505">
                        <c:v>422.07600000000002</c:v>
                      </c:pt>
                      <c:pt idx="8506">
                        <c:v>421.79899999999998</c:v>
                      </c:pt>
                      <c:pt idx="8507">
                        <c:v>421.52300000000002</c:v>
                      </c:pt>
                      <c:pt idx="8508">
                        <c:v>421.25099999999998</c:v>
                      </c:pt>
                      <c:pt idx="8509">
                        <c:v>420.98</c:v>
                      </c:pt>
                      <c:pt idx="8510">
                        <c:v>420.71300000000002</c:v>
                      </c:pt>
                      <c:pt idx="8511">
                        <c:v>420.44799999999998</c:v>
                      </c:pt>
                      <c:pt idx="8512">
                        <c:v>420.185</c:v>
                      </c:pt>
                      <c:pt idx="8513">
                        <c:v>419.92399999999998</c:v>
                      </c:pt>
                      <c:pt idx="8514">
                        <c:v>419.666</c:v>
                      </c:pt>
                      <c:pt idx="8515">
                        <c:v>419.41</c:v>
                      </c:pt>
                      <c:pt idx="8516">
                        <c:v>419.15600000000001</c:v>
                      </c:pt>
                      <c:pt idx="8517">
                        <c:v>418.90499999999997</c:v>
                      </c:pt>
                      <c:pt idx="8518">
                        <c:v>418.65499999999997</c:v>
                      </c:pt>
                      <c:pt idx="8519">
                        <c:v>418.40800000000002</c:v>
                      </c:pt>
                      <c:pt idx="8520">
                        <c:v>418.16300000000001</c:v>
                      </c:pt>
                      <c:pt idx="8521">
                        <c:v>417.91899999999998</c:v>
                      </c:pt>
                      <c:pt idx="8522">
                        <c:v>417.678</c:v>
                      </c:pt>
                      <c:pt idx="8523">
                        <c:v>417.43900000000002</c:v>
                      </c:pt>
                      <c:pt idx="8524">
                        <c:v>417.20100000000002</c:v>
                      </c:pt>
                      <c:pt idx="8525">
                        <c:v>416.96600000000001</c:v>
                      </c:pt>
                      <c:pt idx="8526">
                        <c:v>416.73200000000003</c:v>
                      </c:pt>
                      <c:pt idx="8527">
                        <c:v>416.5</c:v>
                      </c:pt>
                      <c:pt idx="8528">
                        <c:v>416.26900000000001</c:v>
                      </c:pt>
                      <c:pt idx="8529">
                        <c:v>416.041</c:v>
                      </c:pt>
                      <c:pt idx="8530">
                        <c:v>415.81400000000002</c:v>
                      </c:pt>
                      <c:pt idx="8531">
                        <c:v>415.589</c:v>
                      </c:pt>
                      <c:pt idx="8532">
                        <c:v>415.36500000000001</c:v>
                      </c:pt>
                      <c:pt idx="8533">
                        <c:v>415.14299999999997</c:v>
                      </c:pt>
                      <c:pt idx="8534">
                        <c:v>414.923</c:v>
                      </c:pt>
                      <c:pt idx="8535">
                        <c:v>414.70400000000001</c:v>
                      </c:pt>
                      <c:pt idx="8536">
                        <c:v>414.48700000000002</c:v>
                      </c:pt>
                      <c:pt idx="8537">
                        <c:v>414.27100000000002</c:v>
                      </c:pt>
                      <c:pt idx="8538">
                        <c:v>414.05700000000002</c:v>
                      </c:pt>
                      <c:pt idx="8539">
                        <c:v>413.84399999999999</c:v>
                      </c:pt>
                      <c:pt idx="8540">
                        <c:v>413.63200000000001</c:v>
                      </c:pt>
                      <c:pt idx="8541">
                        <c:v>413.42200000000003</c:v>
                      </c:pt>
                      <c:pt idx="8542">
                        <c:v>413.21300000000002</c:v>
                      </c:pt>
                      <c:pt idx="8543">
                        <c:v>413.00599999999997</c:v>
                      </c:pt>
                      <c:pt idx="8544">
                        <c:v>412.79899999999998</c:v>
                      </c:pt>
                      <c:pt idx="8545">
                        <c:v>412.59500000000003</c:v>
                      </c:pt>
                      <c:pt idx="8546">
                        <c:v>412.39100000000002</c:v>
                      </c:pt>
                      <c:pt idx="8547">
                        <c:v>412.18900000000002</c:v>
                      </c:pt>
                      <c:pt idx="8548">
                        <c:v>411.98700000000002</c:v>
                      </c:pt>
                      <c:pt idx="8549">
                        <c:v>411.78699999999998</c:v>
                      </c:pt>
                      <c:pt idx="8550">
                        <c:v>411.589</c:v>
                      </c:pt>
                      <c:pt idx="8551">
                        <c:v>411.39100000000002</c:v>
                      </c:pt>
                      <c:pt idx="8552">
                        <c:v>411.19400000000002</c:v>
                      </c:pt>
                      <c:pt idx="8553">
                        <c:v>410.99900000000002</c:v>
                      </c:pt>
                      <c:pt idx="8554">
                        <c:v>410.80500000000001</c:v>
                      </c:pt>
                      <c:pt idx="8555">
                        <c:v>410.61200000000002</c:v>
                      </c:pt>
                      <c:pt idx="8556">
                        <c:v>410.41899999999998</c:v>
                      </c:pt>
                      <c:pt idx="8557">
                        <c:v>410.22800000000001</c:v>
                      </c:pt>
                      <c:pt idx="8558">
                        <c:v>410.03800000000001</c:v>
                      </c:pt>
                      <c:pt idx="8559">
                        <c:v>409.84899999999999</c:v>
                      </c:pt>
                      <c:pt idx="8560">
                        <c:v>409.661</c:v>
                      </c:pt>
                      <c:pt idx="8561">
                        <c:v>409.47399999999999</c:v>
                      </c:pt>
                      <c:pt idx="8562">
                        <c:v>409.28699999999998</c:v>
                      </c:pt>
                      <c:pt idx="8563">
                        <c:v>409.10199999999998</c:v>
                      </c:pt>
                      <c:pt idx="8564">
                        <c:v>408.91800000000001</c:v>
                      </c:pt>
                      <c:pt idx="8565">
                        <c:v>408.73399999999998</c:v>
                      </c:pt>
                      <c:pt idx="8566">
                        <c:v>408.55200000000002</c:v>
                      </c:pt>
                      <c:pt idx="8567">
                        <c:v>408.37</c:v>
                      </c:pt>
                      <c:pt idx="8568">
                        <c:v>408.18900000000002</c:v>
                      </c:pt>
                      <c:pt idx="8569">
                        <c:v>408.00900000000001</c:v>
                      </c:pt>
                      <c:pt idx="8570">
                        <c:v>407.83</c:v>
                      </c:pt>
                      <c:pt idx="8571">
                        <c:v>407.65199999999999</c:v>
                      </c:pt>
                      <c:pt idx="8572">
                        <c:v>407.47399999999999</c:v>
                      </c:pt>
                      <c:pt idx="8573">
                        <c:v>407.298</c:v>
                      </c:pt>
                      <c:pt idx="8574">
                        <c:v>407.12200000000001</c:v>
                      </c:pt>
                      <c:pt idx="8575">
                        <c:v>406.947</c:v>
                      </c:pt>
                      <c:pt idx="8576">
                        <c:v>406.77199999999999</c:v>
                      </c:pt>
                      <c:pt idx="8577">
                        <c:v>406.59899999999999</c:v>
                      </c:pt>
                      <c:pt idx="8578">
                        <c:v>406.42599999999999</c:v>
                      </c:pt>
                      <c:pt idx="8579">
                        <c:v>406.25299999999999</c:v>
                      </c:pt>
                      <c:pt idx="8580">
                        <c:v>406.08199999999999</c:v>
                      </c:pt>
                      <c:pt idx="8581">
                        <c:v>405.911</c:v>
                      </c:pt>
                      <c:pt idx="8582">
                        <c:v>405.74099999999999</c:v>
                      </c:pt>
                      <c:pt idx="8583">
                        <c:v>405.572</c:v>
                      </c:pt>
                      <c:pt idx="8584">
                        <c:v>405.40300000000002</c:v>
                      </c:pt>
                      <c:pt idx="8585">
                        <c:v>405.23500000000001</c:v>
                      </c:pt>
                      <c:pt idx="8586">
                        <c:v>405.06700000000001</c:v>
                      </c:pt>
                      <c:pt idx="8587">
                        <c:v>404.9</c:v>
                      </c:pt>
                      <c:pt idx="8588">
                        <c:v>404.73399999999998</c:v>
                      </c:pt>
                      <c:pt idx="8589">
                        <c:v>404.56900000000002</c:v>
                      </c:pt>
                      <c:pt idx="8590">
                        <c:v>404.404</c:v>
                      </c:pt>
                      <c:pt idx="8591">
                        <c:v>404.23899999999998</c:v>
                      </c:pt>
                      <c:pt idx="8592">
                        <c:v>404.07600000000002</c:v>
                      </c:pt>
                      <c:pt idx="8593">
                        <c:v>403.91199999999998</c:v>
                      </c:pt>
                      <c:pt idx="8594">
                        <c:v>403.75</c:v>
                      </c:pt>
                      <c:pt idx="8595">
                        <c:v>403.58800000000002</c:v>
                      </c:pt>
                      <c:pt idx="8596">
                        <c:v>403.42599999999999</c:v>
                      </c:pt>
                      <c:pt idx="8597">
                        <c:v>403.26499999999999</c:v>
                      </c:pt>
                      <c:pt idx="8598">
                        <c:v>403.10500000000002</c:v>
                      </c:pt>
                      <c:pt idx="8599">
                        <c:v>402.94499999999999</c:v>
                      </c:pt>
                    </c:numCache>
                  </c:numRef>
                </c:yVal>
                <c:smooth val="1"/>
                <c:extLst xmlns:c15="http://schemas.microsoft.com/office/drawing/2012/chart">
                  <c:ext xmlns:c16="http://schemas.microsoft.com/office/drawing/2014/chart" uri="{C3380CC4-5D6E-409C-BE32-E72D297353CC}">
                    <c16:uniqueId val="{00000005-4C20-4280-B96B-CB175FD5BEC7}"/>
                  </c:ext>
                </c:extLst>
              </c15:ser>
            </c15:filteredScatterSeries>
            <c15:filteredScatterSeries>
              <c15:ser>
                <c:idx val="5"/>
                <c:order val="5"/>
                <c:tx>
                  <c:strRef>
                    <c:extLst xmlns:c15="http://schemas.microsoft.com/office/drawing/2012/chart">
                      <c:ext xmlns:c15="http://schemas.microsoft.com/office/drawing/2012/chart" uri="{02D57815-91ED-43cb-92C2-25804820EDAC}">
                        <c15:formulaRef>
                          <c15:sqref>'NT11 (2)'!$G$2</c15:sqref>
                        </c15:formulaRef>
                      </c:ext>
                    </c:extLst>
                    <c:strCache>
                      <c:ptCount val="1"/>
                      <c:pt idx="0">
                        <c:v>6</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extLst xmlns:c15="http://schemas.microsoft.com/office/drawing/2012/chart">
                      <c:ext xmlns:c15="http://schemas.microsoft.com/office/drawing/2012/chart" uri="{02D57815-91ED-43cb-92C2-25804820EDAC}">
                        <c15:formulaRef>
                          <c15:sqref>'NT11 (2)'!$A$4:$A$8603</c15:sqref>
                        </c15:formulaRef>
                      </c:ext>
                    </c:extLst>
                    <c:numCache>
                      <c:formatCode>0.00E+00</c:formatCode>
                      <c:ptCount val="8600"/>
                      <c:pt idx="0">
                        <c:v>0</c:v>
                      </c:pt>
                      <c:pt idx="1">
                        <c:v>0.01</c:v>
                      </c:pt>
                      <c:pt idx="2">
                        <c:v>0.02</c:v>
                      </c:pt>
                      <c:pt idx="3">
                        <c:v>0.03</c:v>
                      </c:pt>
                      <c:pt idx="4">
                        <c:v>0.04</c:v>
                      </c:pt>
                      <c:pt idx="5">
                        <c:v>0.05</c:v>
                      </c:pt>
                      <c:pt idx="6">
                        <c:v>0.06</c:v>
                      </c:pt>
                      <c:pt idx="7">
                        <c:v>7.0000000000000007E-2</c:v>
                      </c:pt>
                      <c:pt idx="8">
                        <c:v>0.08</c:v>
                      </c:pt>
                      <c:pt idx="9">
                        <c:v>0.09</c:v>
                      </c:pt>
                      <c:pt idx="10">
                        <c:v>0.1</c:v>
                      </c:pt>
                      <c:pt idx="11">
                        <c:v>0.11</c:v>
                      </c:pt>
                      <c:pt idx="12">
                        <c:v>0.12</c:v>
                      </c:pt>
                      <c:pt idx="13">
                        <c:v>0.13</c:v>
                      </c:pt>
                      <c:pt idx="14">
                        <c:v>0.14000000000000001</c:v>
                      </c:pt>
                      <c:pt idx="15">
                        <c:v>0.15</c:v>
                      </c:pt>
                      <c:pt idx="16">
                        <c:v>0.16</c:v>
                      </c:pt>
                      <c:pt idx="17">
                        <c:v>0.17</c:v>
                      </c:pt>
                      <c:pt idx="18">
                        <c:v>0.18</c:v>
                      </c:pt>
                      <c:pt idx="19">
                        <c:v>0.19</c:v>
                      </c:pt>
                      <c:pt idx="20">
                        <c:v>0.2</c:v>
                      </c:pt>
                      <c:pt idx="21">
                        <c:v>0.21</c:v>
                      </c:pt>
                      <c:pt idx="22">
                        <c:v>0.22</c:v>
                      </c:pt>
                      <c:pt idx="23">
                        <c:v>0.23</c:v>
                      </c:pt>
                      <c:pt idx="24">
                        <c:v>0.24</c:v>
                      </c:pt>
                      <c:pt idx="25">
                        <c:v>0.25</c:v>
                      </c:pt>
                      <c:pt idx="26">
                        <c:v>0.26</c:v>
                      </c:pt>
                      <c:pt idx="27">
                        <c:v>0.27</c:v>
                      </c:pt>
                      <c:pt idx="28">
                        <c:v>0.28000000000000003</c:v>
                      </c:pt>
                      <c:pt idx="29">
                        <c:v>0.28999999999999998</c:v>
                      </c:pt>
                      <c:pt idx="30">
                        <c:v>0.3</c:v>
                      </c:pt>
                      <c:pt idx="31">
                        <c:v>0.31</c:v>
                      </c:pt>
                      <c:pt idx="32">
                        <c:v>0.32</c:v>
                      </c:pt>
                      <c:pt idx="33">
                        <c:v>0.33</c:v>
                      </c:pt>
                      <c:pt idx="34">
                        <c:v>0.34</c:v>
                      </c:pt>
                      <c:pt idx="35">
                        <c:v>0.35</c:v>
                      </c:pt>
                      <c:pt idx="36">
                        <c:v>0.36</c:v>
                      </c:pt>
                      <c:pt idx="37">
                        <c:v>0.37</c:v>
                      </c:pt>
                      <c:pt idx="38">
                        <c:v>0.38</c:v>
                      </c:pt>
                      <c:pt idx="39">
                        <c:v>0.39</c:v>
                      </c:pt>
                      <c:pt idx="40">
                        <c:v>0.4</c:v>
                      </c:pt>
                      <c:pt idx="41">
                        <c:v>0.41</c:v>
                      </c:pt>
                      <c:pt idx="42">
                        <c:v>0.42</c:v>
                      </c:pt>
                      <c:pt idx="43">
                        <c:v>0.43</c:v>
                      </c:pt>
                      <c:pt idx="44">
                        <c:v>0.44</c:v>
                      </c:pt>
                      <c:pt idx="45">
                        <c:v>0.45</c:v>
                      </c:pt>
                      <c:pt idx="46">
                        <c:v>0.46</c:v>
                      </c:pt>
                      <c:pt idx="47">
                        <c:v>0.47</c:v>
                      </c:pt>
                      <c:pt idx="48">
                        <c:v>0.48</c:v>
                      </c:pt>
                      <c:pt idx="49">
                        <c:v>0.49</c:v>
                      </c:pt>
                      <c:pt idx="50">
                        <c:v>0.5</c:v>
                      </c:pt>
                      <c:pt idx="51">
                        <c:v>0.51</c:v>
                      </c:pt>
                      <c:pt idx="52">
                        <c:v>0.52</c:v>
                      </c:pt>
                      <c:pt idx="53">
                        <c:v>0.53</c:v>
                      </c:pt>
                      <c:pt idx="54">
                        <c:v>0.54</c:v>
                      </c:pt>
                      <c:pt idx="55">
                        <c:v>0.55000000000000004</c:v>
                      </c:pt>
                      <c:pt idx="56">
                        <c:v>0.56000000000000005</c:v>
                      </c:pt>
                      <c:pt idx="57">
                        <c:v>0.56999999999999995</c:v>
                      </c:pt>
                      <c:pt idx="58">
                        <c:v>0.57999999999999996</c:v>
                      </c:pt>
                      <c:pt idx="59">
                        <c:v>0.59</c:v>
                      </c:pt>
                      <c:pt idx="60">
                        <c:v>0.6</c:v>
                      </c:pt>
                      <c:pt idx="61">
                        <c:v>0.61</c:v>
                      </c:pt>
                      <c:pt idx="62">
                        <c:v>0.62</c:v>
                      </c:pt>
                      <c:pt idx="63">
                        <c:v>0.63</c:v>
                      </c:pt>
                      <c:pt idx="64">
                        <c:v>0.64</c:v>
                      </c:pt>
                      <c:pt idx="65">
                        <c:v>0.65</c:v>
                      </c:pt>
                      <c:pt idx="66">
                        <c:v>0.66</c:v>
                      </c:pt>
                      <c:pt idx="67">
                        <c:v>0.67</c:v>
                      </c:pt>
                      <c:pt idx="68">
                        <c:v>0.68</c:v>
                      </c:pt>
                      <c:pt idx="69">
                        <c:v>0.69</c:v>
                      </c:pt>
                      <c:pt idx="70">
                        <c:v>0.7</c:v>
                      </c:pt>
                      <c:pt idx="71">
                        <c:v>0.71</c:v>
                      </c:pt>
                      <c:pt idx="72">
                        <c:v>0.72</c:v>
                      </c:pt>
                      <c:pt idx="73">
                        <c:v>0.73</c:v>
                      </c:pt>
                      <c:pt idx="74">
                        <c:v>0.74</c:v>
                      </c:pt>
                      <c:pt idx="75">
                        <c:v>0.75</c:v>
                      </c:pt>
                      <c:pt idx="76">
                        <c:v>0.76</c:v>
                      </c:pt>
                      <c:pt idx="77">
                        <c:v>0.77</c:v>
                      </c:pt>
                      <c:pt idx="78">
                        <c:v>0.78</c:v>
                      </c:pt>
                      <c:pt idx="79">
                        <c:v>0.79</c:v>
                      </c:pt>
                      <c:pt idx="80">
                        <c:v>0.8</c:v>
                      </c:pt>
                      <c:pt idx="81">
                        <c:v>0.81</c:v>
                      </c:pt>
                      <c:pt idx="82">
                        <c:v>0.82</c:v>
                      </c:pt>
                      <c:pt idx="83">
                        <c:v>0.83</c:v>
                      </c:pt>
                      <c:pt idx="84">
                        <c:v>0.84</c:v>
                      </c:pt>
                      <c:pt idx="85">
                        <c:v>0.85</c:v>
                      </c:pt>
                      <c:pt idx="86">
                        <c:v>0.86</c:v>
                      </c:pt>
                      <c:pt idx="87">
                        <c:v>0.87</c:v>
                      </c:pt>
                      <c:pt idx="88">
                        <c:v>0.88</c:v>
                      </c:pt>
                      <c:pt idx="89">
                        <c:v>0.89</c:v>
                      </c:pt>
                      <c:pt idx="90">
                        <c:v>0.9</c:v>
                      </c:pt>
                      <c:pt idx="91">
                        <c:v>0.91</c:v>
                      </c:pt>
                      <c:pt idx="92">
                        <c:v>0.92</c:v>
                      </c:pt>
                      <c:pt idx="93">
                        <c:v>0.93</c:v>
                      </c:pt>
                      <c:pt idx="94">
                        <c:v>0.94</c:v>
                      </c:pt>
                      <c:pt idx="95">
                        <c:v>0.95</c:v>
                      </c:pt>
                      <c:pt idx="96">
                        <c:v>0.96</c:v>
                      </c:pt>
                      <c:pt idx="97">
                        <c:v>0.97</c:v>
                      </c:pt>
                      <c:pt idx="98">
                        <c:v>0.98</c:v>
                      </c:pt>
                      <c:pt idx="99">
                        <c:v>0.99</c:v>
                      </c:pt>
                      <c:pt idx="100" formatCode="General">
                        <c:v>1</c:v>
                      </c:pt>
                      <c:pt idx="101" formatCode="General">
                        <c:v>1.01</c:v>
                      </c:pt>
                      <c:pt idx="102" formatCode="General">
                        <c:v>1.02</c:v>
                      </c:pt>
                      <c:pt idx="103" formatCode="General">
                        <c:v>1.03</c:v>
                      </c:pt>
                      <c:pt idx="104" formatCode="General">
                        <c:v>1.04</c:v>
                      </c:pt>
                      <c:pt idx="105" formatCode="General">
                        <c:v>1.05</c:v>
                      </c:pt>
                      <c:pt idx="106" formatCode="General">
                        <c:v>1.06</c:v>
                      </c:pt>
                      <c:pt idx="107" formatCode="General">
                        <c:v>1.07</c:v>
                      </c:pt>
                      <c:pt idx="108" formatCode="General">
                        <c:v>1.08</c:v>
                      </c:pt>
                      <c:pt idx="109" formatCode="General">
                        <c:v>1.0900000000000001</c:v>
                      </c:pt>
                      <c:pt idx="110" formatCode="General">
                        <c:v>1.1000000000000001</c:v>
                      </c:pt>
                      <c:pt idx="111" formatCode="General">
                        <c:v>1.1100000000000001</c:v>
                      </c:pt>
                      <c:pt idx="112" formatCode="General">
                        <c:v>1.1200000000000001</c:v>
                      </c:pt>
                      <c:pt idx="113" formatCode="General">
                        <c:v>1.1299999999999999</c:v>
                      </c:pt>
                      <c:pt idx="114" formatCode="General">
                        <c:v>1.1399999999999999</c:v>
                      </c:pt>
                      <c:pt idx="115" formatCode="General">
                        <c:v>1.1499999999999999</c:v>
                      </c:pt>
                      <c:pt idx="116" formatCode="General">
                        <c:v>1.1599999999999999</c:v>
                      </c:pt>
                      <c:pt idx="117" formatCode="General">
                        <c:v>1.17</c:v>
                      </c:pt>
                      <c:pt idx="118" formatCode="General">
                        <c:v>1.18</c:v>
                      </c:pt>
                      <c:pt idx="119" formatCode="General">
                        <c:v>1.19</c:v>
                      </c:pt>
                      <c:pt idx="120" formatCode="General">
                        <c:v>1.2</c:v>
                      </c:pt>
                      <c:pt idx="121" formatCode="General">
                        <c:v>1.21</c:v>
                      </c:pt>
                      <c:pt idx="122" formatCode="General">
                        <c:v>1.22</c:v>
                      </c:pt>
                      <c:pt idx="123" formatCode="General">
                        <c:v>1.23</c:v>
                      </c:pt>
                      <c:pt idx="124" formatCode="General">
                        <c:v>1.24</c:v>
                      </c:pt>
                      <c:pt idx="125" formatCode="General">
                        <c:v>1.25</c:v>
                      </c:pt>
                      <c:pt idx="126" formatCode="General">
                        <c:v>1.26</c:v>
                      </c:pt>
                      <c:pt idx="127" formatCode="General">
                        <c:v>1.27</c:v>
                      </c:pt>
                      <c:pt idx="128" formatCode="General">
                        <c:v>1.28</c:v>
                      </c:pt>
                      <c:pt idx="129" formatCode="General">
                        <c:v>1.29</c:v>
                      </c:pt>
                      <c:pt idx="130" formatCode="General">
                        <c:v>1.3</c:v>
                      </c:pt>
                      <c:pt idx="131" formatCode="General">
                        <c:v>1.31</c:v>
                      </c:pt>
                      <c:pt idx="132" formatCode="General">
                        <c:v>1.32</c:v>
                      </c:pt>
                      <c:pt idx="133" formatCode="General">
                        <c:v>1.33</c:v>
                      </c:pt>
                      <c:pt idx="134" formatCode="General">
                        <c:v>1.34</c:v>
                      </c:pt>
                      <c:pt idx="135" formatCode="General">
                        <c:v>1.35</c:v>
                      </c:pt>
                      <c:pt idx="136" formatCode="General">
                        <c:v>1.36</c:v>
                      </c:pt>
                      <c:pt idx="137" formatCode="General">
                        <c:v>1.37</c:v>
                      </c:pt>
                      <c:pt idx="138" formatCode="General">
                        <c:v>1.38</c:v>
                      </c:pt>
                      <c:pt idx="139" formatCode="General">
                        <c:v>1.39</c:v>
                      </c:pt>
                      <c:pt idx="140" formatCode="General">
                        <c:v>1.4</c:v>
                      </c:pt>
                      <c:pt idx="141" formatCode="General">
                        <c:v>1.41</c:v>
                      </c:pt>
                      <c:pt idx="142" formatCode="General">
                        <c:v>1.42</c:v>
                      </c:pt>
                      <c:pt idx="143" formatCode="General">
                        <c:v>1.43</c:v>
                      </c:pt>
                      <c:pt idx="144" formatCode="General">
                        <c:v>1.44</c:v>
                      </c:pt>
                      <c:pt idx="145" formatCode="General">
                        <c:v>1.45</c:v>
                      </c:pt>
                      <c:pt idx="146" formatCode="General">
                        <c:v>1.46</c:v>
                      </c:pt>
                      <c:pt idx="147" formatCode="General">
                        <c:v>1.47</c:v>
                      </c:pt>
                      <c:pt idx="148" formatCode="General">
                        <c:v>1.48</c:v>
                      </c:pt>
                      <c:pt idx="149" formatCode="General">
                        <c:v>1.49</c:v>
                      </c:pt>
                      <c:pt idx="150" formatCode="General">
                        <c:v>1.5</c:v>
                      </c:pt>
                      <c:pt idx="151" formatCode="General">
                        <c:v>1.51</c:v>
                      </c:pt>
                      <c:pt idx="152" formatCode="General">
                        <c:v>1.52</c:v>
                      </c:pt>
                      <c:pt idx="153" formatCode="General">
                        <c:v>1.53</c:v>
                      </c:pt>
                      <c:pt idx="154" formatCode="General">
                        <c:v>1.54</c:v>
                      </c:pt>
                      <c:pt idx="155" formatCode="General">
                        <c:v>1.55</c:v>
                      </c:pt>
                      <c:pt idx="156" formatCode="General">
                        <c:v>1.56</c:v>
                      </c:pt>
                      <c:pt idx="157" formatCode="General">
                        <c:v>1.57</c:v>
                      </c:pt>
                      <c:pt idx="158" formatCode="General">
                        <c:v>1.58</c:v>
                      </c:pt>
                      <c:pt idx="159" formatCode="General">
                        <c:v>1.59</c:v>
                      </c:pt>
                      <c:pt idx="160" formatCode="General">
                        <c:v>1.6</c:v>
                      </c:pt>
                      <c:pt idx="161" formatCode="General">
                        <c:v>1.61</c:v>
                      </c:pt>
                      <c:pt idx="162" formatCode="General">
                        <c:v>1.62</c:v>
                      </c:pt>
                      <c:pt idx="163" formatCode="General">
                        <c:v>1.63</c:v>
                      </c:pt>
                      <c:pt idx="164" formatCode="General">
                        <c:v>1.64</c:v>
                      </c:pt>
                      <c:pt idx="165" formatCode="General">
                        <c:v>1.65</c:v>
                      </c:pt>
                      <c:pt idx="166" formatCode="General">
                        <c:v>1.66</c:v>
                      </c:pt>
                      <c:pt idx="167" formatCode="General">
                        <c:v>1.67</c:v>
                      </c:pt>
                      <c:pt idx="168" formatCode="General">
                        <c:v>1.68</c:v>
                      </c:pt>
                      <c:pt idx="169" formatCode="General">
                        <c:v>1.69</c:v>
                      </c:pt>
                      <c:pt idx="170" formatCode="General">
                        <c:v>1.7</c:v>
                      </c:pt>
                      <c:pt idx="171" formatCode="General">
                        <c:v>1.71</c:v>
                      </c:pt>
                      <c:pt idx="172" formatCode="General">
                        <c:v>1.72</c:v>
                      </c:pt>
                      <c:pt idx="173" formatCode="General">
                        <c:v>1.73</c:v>
                      </c:pt>
                      <c:pt idx="174" formatCode="General">
                        <c:v>1.74</c:v>
                      </c:pt>
                      <c:pt idx="175" formatCode="General">
                        <c:v>1.75</c:v>
                      </c:pt>
                      <c:pt idx="176" formatCode="General">
                        <c:v>1.76</c:v>
                      </c:pt>
                      <c:pt idx="177" formatCode="General">
                        <c:v>1.77</c:v>
                      </c:pt>
                      <c:pt idx="178" formatCode="General">
                        <c:v>1.78</c:v>
                      </c:pt>
                      <c:pt idx="179" formatCode="General">
                        <c:v>1.79</c:v>
                      </c:pt>
                      <c:pt idx="180" formatCode="General">
                        <c:v>1.8</c:v>
                      </c:pt>
                      <c:pt idx="181" formatCode="General">
                        <c:v>1.81</c:v>
                      </c:pt>
                      <c:pt idx="182" formatCode="General">
                        <c:v>1.82</c:v>
                      </c:pt>
                      <c:pt idx="183" formatCode="General">
                        <c:v>1.83</c:v>
                      </c:pt>
                      <c:pt idx="184" formatCode="General">
                        <c:v>1.84</c:v>
                      </c:pt>
                      <c:pt idx="185" formatCode="General">
                        <c:v>1.85</c:v>
                      </c:pt>
                      <c:pt idx="186" formatCode="General">
                        <c:v>1.86</c:v>
                      </c:pt>
                      <c:pt idx="187" formatCode="General">
                        <c:v>1.87</c:v>
                      </c:pt>
                      <c:pt idx="188" formatCode="General">
                        <c:v>1.88</c:v>
                      </c:pt>
                      <c:pt idx="189" formatCode="General">
                        <c:v>1.89</c:v>
                      </c:pt>
                      <c:pt idx="190" formatCode="General">
                        <c:v>1.9</c:v>
                      </c:pt>
                      <c:pt idx="191" formatCode="General">
                        <c:v>1.91</c:v>
                      </c:pt>
                      <c:pt idx="192" formatCode="General">
                        <c:v>1.92</c:v>
                      </c:pt>
                      <c:pt idx="193" formatCode="General">
                        <c:v>1.93</c:v>
                      </c:pt>
                      <c:pt idx="194" formatCode="General">
                        <c:v>1.94</c:v>
                      </c:pt>
                      <c:pt idx="195" formatCode="General">
                        <c:v>1.95</c:v>
                      </c:pt>
                      <c:pt idx="196" formatCode="General">
                        <c:v>1.96</c:v>
                      </c:pt>
                      <c:pt idx="197" formatCode="General">
                        <c:v>1.97</c:v>
                      </c:pt>
                      <c:pt idx="198" formatCode="General">
                        <c:v>1.98</c:v>
                      </c:pt>
                      <c:pt idx="199" formatCode="General">
                        <c:v>1.99</c:v>
                      </c:pt>
                      <c:pt idx="200" formatCode="General">
                        <c:v>2</c:v>
                      </c:pt>
                      <c:pt idx="201" formatCode="General">
                        <c:v>2.0099999999999998</c:v>
                      </c:pt>
                      <c:pt idx="202" formatCode="General">
                        <c:v>2.02</c:v>
                      </c:pt>
                      <c:pt idx="203" formatCode="General">
                        <c:v>2.0299999999999998</c:v>
                      </c:pt>
                      <c:pt idx="204" formatCode="General">
                        <c:v>2.04</c:v>
                      </c:pt>
                      <c:pt idx="205" formatCode="General">
                        <c:v>2.0499999999999998</c:v>
                      </c:pt>
                      <c:pt idx="206" formatCode="General">
                        <c:v>2.06</c:v>
                      </c:pt>
                      <c:pt idx="207" formatCode="General">
                        <c:v>2.0699999999999998</c:v>
                      </c:pt>
                      <c:pt idx="208" formatCode="General">
                        <c:v>2.08</c:v>
                      </c:pt>
                      <c:pt idx="209" formatCode="General">
                        <c:v>2.09</c:v>
                      </c:pt>
                      <c:pt idx="210" formatCode="General">
                        <c:v>2.1</c:v>
                      </c:pt>
                      <c:pt idx="211" formatCode="General">
                        <c:v>2.11</c:v>
                      </c:pt>
                      <c:pt idx="212" formatCode="General">
                        <c:v>2.12</c:v>
                      </c:pt>
                      <c:pt idx="213" formatCode="General">
                        <c:v>2.13</c:v>
                      </c:pt>
                      <c:pt idx="214" formatCode="General">
                        <c:v>2.14</c:v>
                      </c:pt>
                      <c:pt idx="215" formatCode="General">
                        <c:v>2.15</c:v>
                      </c:pt>
                      <c:pt idx="216" formatCode="General">
                        <c:v>2.16</c:v>
                      </c:pt>
                      <c:pt idx="217" formatCode="General">
                        <c:v>2.17</c:v>
                      </c:pt>
                      <c:pt idx="218" formatCode="General">
                        <c:v>2.1800000000000002</c:v>
                      </c:pt>
                      <c:pt idx="219" formatCode="General">
                        <c:v>2.19</c:v>
                      </c:pt>
                      <c:pt idx="220" formatCode="General">
                        <c:v>2.2000000000000002</c:v>
                      </c:pt>
                      <c:pt idx="221" formatCode="General">
                        <c:v>2.21</c:v>
                      </c:pt>
                      <c:pt idx="222" formatCode="General">
                        <c:v>2.2200000000000002</c:v>
                      </c:pt>
                      <c:pt idx="223" formatCode="General">
                        <c:v>2.23</c:v>
                      </c:pt>
                      <c:pt idx="224" formatCode="General">
                        <c:v>2.2400000000000002</c:v>
                      </c:pt>
                      <c:pt idx="225" formatCode="General">
                        <c:v>2.25</c:v>
                      </c:pt>
                      <c:pt idx="226" formatCode="General">
                        <c:v>2.2599999999999998</c:v>
                      </c:pt>
                      <c:pt idx="227" formatCode="General">
                        <c:v>2.27</c:v>
                      </c:pt>
                      <c:pt idx="228" formatCode="General">
                        <c:v>2.2799999999999998</c:v>
                      </c:pt>
                      <c:pt idx="229" formatCode="General">
                        <c:v>2.29</c:v>
                      </c:pt>
                      <c:pt idx="230" formatCode="General">
                        <c:v>2.2999999999999998</c:v>
                      </c:pt>
                      <c:pt idx="231" formatCode="General">
                        <c:v>2.31</c:v>
                      </c:pt>
                      <c:pt idx="232" formatCode="General">
                        <c:v>2.3199999999999998</c:v>
                      </c:pt>
                      <c:pt idx="233" formatCode="General">
                        <c:v>2.33</c:v>
                      </c:pt>
                      <c:pt idx="234" formatCode="General">
                        <c:v>2.34</c:v>
                      </c:pt>
                      <c:pt idx="235" formatCode="General">
                        <c:v>2.35</c:v>
                      </c:pt>
                      <c:pt idx="236" formatCode="General">
                        <c:v>2.36</c:v>
                      </c:pt>
                      <c:pt idx="237" formatCode="General">
                        <c:v>2.37</c:v>
                      </c:pt>
                      <c:pt idx="238" formatCode="General">
                        <c:v>2.38</c:v>
                      </c:pt>
                      <c:pt idx="239" formatCode="General">
                        <c:v>2.39</c:v>
                      </c:pt>
                      <c:pt idx="240" formatCode="General">
                        <c:v>2.4</c:v>
                      </c:pt>
                      <c:pt idx="241" formatCode="General">
                        <c:v>2.41</c:v>
                      </c:pt>
                      <c:pt idx="242" formatCode="General">
                        <c:v>2.42</c:v>
                      </c:pt>
                      <c:pt idx="243" formatCode="General">
                        <c:v>2.4300000000000002</c:v>
                      </c:pt>
                      <c:pt idx="244" formatCode="General">
                        <c:v>2.44</c:v>
                      </c:pt>
                      <c:pt idx="245" formatCode="General">
                        <c:v>2.4500000000000002</c:v>
                      </c:pt>
                      <c:pt idx="246" formatCode="General">
                        <c:v>2.46</c:v>
                      </c:pt>
                      <c:pt idx="247" formatCode="General">
                        <c:v>2.4700000000000002</c:v>
                      </c:pt>
                      <c:pt idx="248" formatCode="General">
                        <c:v>2.48</c:v>
                      </c:pt>
                      <c:pt idx="249" formatCode="General">
                        <c:v>2.4900000000000002</c:v>
                      </c:pt>
                      <c:pt idx="250" formatCode="General">
                        <c:v>2.5</c:v>
                      </c:pt>
                      <c:pt idx="251" formatCode="General">
                        <c:v>2.5099999999999998</c:v>
                      </c:pt>
                      <c:pt idx="252" formatCode="General">
                        <c:v>2.52</c:v>
                      </c:pt>
                      <c:pt idx="253" formatCode="General">
                        <c:v>2.5299999999999998</c:v>
                      </c:pt>
                      <c:pt idx="254" formatCode="General">
                        <c:v>2.54</c:v>
                      </c:pt>
                      <c:pt idx="255" formatCode="General">
                        <c:v>2.5499999999999998</c:v>
                      </c:pt>
                      <c:pt idx="256" formatCode="General">
                        <c:v>2.56</c:v>
                      </c:pt>
                      <c:pt idx="257" formatCode="General">
                        <c:v>2.57</c:v>
                      </c:pt>
                      <c:pt idx="258" formatCode="General">
                        <c:v>2.58</c:v>
                      </c:pt>
                      <c:pt idx="259" formatCode="General">
                        <c:v>2.59</c:v>
                      </c:pt>
                      <c:pt idx="260" formatCode="General">
                        <c:v>2.6</c:v>
                      </c:pt>
                      <c:pt idx="261" formatCode="General">
                        <c:v>2.61</c:v>
                      </c:pt>
                      <c:pt idx="262" formatCode="General">
                        <c:v>2.62</c:v>
                      </c:pt>
                      <c:pt idx="263" formatCode="General">
                        <c:v>2.63</c:v>
                      </c:pt>
                      <c:pt idx="264" formatCode="General">
                        <c:v>2.64</c:v>
                      </c:pt>
                      <c:pt idx="265" formatCode="General">
                        <c:v>2.65</c:v>
                      </c:pt>
                      <c:pt idx="266" formatCode="General">
                        <c:v>2.66</c:v>
                      </c:pt>
                      <c:pt idx="267" formatCode="General">
                        <c:v>2.67</c:v>
                      </c:pt>
                      <c:pt idx="268" formatCode="General">
                        <c:v>2.68</c:v>
                      </c:pt>
                      <c:pt idx="269" formatCode="General">
                        <c:v>2.69</c:v>
                      </c:pt>
                      <c:pt idx="270" formatCode="General">
                        <c:v>2.7</c:v>
                      </c:pt>
                      <c:pt idx="271" formatCode="General">
                        <c:v>2.71</c:v>
                      </c:pt>
                      <c:pt idx="272" formatCode="General">
                        <c:v>2.72</c:v>
                      </c:pt>
                      <c:pt idx="273" formatCode="General">
                        <c:v>2.73</c:v>
                      </c:pt>
                      <c:pt idx="274" formatCode="General">
                        <c:v>2.74</c:v>
                      </c:pt>
                      <c:pt idx="275" formatCode="General">
                        <c:v>2.75</c:v>
                      </c:pt>
                      <c:pt idx="276" formatCode="General">
                        <c:v>2.76</c:v>
                      </c:pt>
                      <c:pt idx="277" formatCode="General">
                        <c:v>2.77</c:v>
                      </c:pt>
                      <c:pt idx="278" formatCode="General">
                        <c:v>2.78</c:v>
                      </c:pt>
                      <c:pt idx="279" formatCode="General">
                        <c:v>2.79</c:v>
                      </c:pt>
                      <c:pt idx="280" formatCode="General">
                        <c:v>2.8</c:v>
                      </c:pt>
                      <c:pt idx="281" formatCode="General">
                        <c:v>2.81</c:v>
                      </c:pt>
                      <c:pt idx="282" formatCode="General">
                        <c:v>2.82</c:v>
                      </c:pt>
                      <c:pt idx="283" formatCode="General">
                        <c:v>2.83</c:v>
                      </c:pt>
                      <c:pt idx="284" formatCode="General">
                        <c:v>2.84</c:v>
                      </c:pt>
                      <c:pt idx="285" formatCode="General">
                        <c:v>2.85</c:v>
                      </c:pt>
                      <c:pt idx="286" formatCode="General">
                        <c:v>2.86</c:v>
                      </c:pt>
                      <c:pt idx="287" formatCode="General">
                        <c:v>2.87</c:v>
                      </c:pt>
                      <c:pt idx="288" formatCode="General">
                        <c:v>2.88</c:v>
                      </c:pt>
                      <c:pt idx="289" formatCode="General">
                        <c:v>2.89</c:v>
                      </c:pt>
                      <c:pt idx="290" formatCode="General">
                        <c:v>2.9</c:v>
                      </c:pt>
                      <c:pt idx="291" formatCode="General">
                        <c:v>2.91</c:v>
                      </c:pt>
                      <c:pt idx="292" formatCode="General">
                        <c:v>2.92</c:v>
                      </c:pt>
                      <c:pt idx="293" formatCode="General">
                        <c:v>2.93</c:v>
                      </c:pt>
                      <c:pt idx="294" formatCode="General">
                        <c:v>2.94</c:v>
                      </c:pt>
                      <c:pt idx="295" formatCode="General">
                        <c:v>2.95</c:v>
                      </c:pt>
                      <c:pt idx="296" formatCode="General">
                        <c:v>2.96</c:v>
                      </c:pt>
                      <c:pt idx="297" formatCode="General">
                        <c:v>2.97</c:v>
                      </c:pt>
                      <c:pt idx="298" formatCode="General">
                        <c:v>2.98</c:v>
                      </c:pt>
                      <c:pt idx="299" formatCode="General">
                        <c:v>2.99</c:v>
                      </c:pt>
                      <c:pt idx="300" formatCode="General">
                        <c:v>3</c:v>
                      </c:pt>
                      <c:pt idx="301" formatCode="General">
                        <c:v>3.01</c:v>
                      </c:pt>
                      <c:pt idx="302" formatCode="General">
                        <c:v>3.02</c:v>
                      </c:pt>
                      <c:pt idx="303" formatCode="General">
                        <c:v>3.03</c:v>
                      </c:pt>
                      <c:pt idx="304" formatCode="General">
                        <c:v>3.04</c:v>
                      </c:pt>
                      <c:pt idx="305" formatCode="General">
                        <c:v>3.05</c:v>
                      </c:pt>
                      <c:pt idx="306" formatCode="General">
                        <c:v>3.06</c:v>
                      </c:pt>
                      <c:pt idx="307" formatCode="General">
                        <c:v>3.07</c:v>
                      </c:pt>
                      <c:pt idx="308" formatCode="General">
                        <c:v>3.08</c:v>
                      </c:pt>
                      <c:pt idx="309" formatCode="General">
                        <c:v>3.09</c:v>
                      </c:pt>
                      <c:pt idx="310" formatCode="General">
                        <c:v>3.1</c:v>
                      </c:pt>
                      <c:pt idx="311" formatCode="General">
                        <c:v>3.11</c:v>
                      </c:pt>
                      <c:pt idx="312" formatCode="General">
                        <c:v>3.12</c:v>
                      </c:pt>
                      <c:pt idx="313" formatCode="General">
                        <c:v>3.13</c:v>
                      </c:pt>
                      <c:pt idx="314" formatCode="General">
                        <c:v>3.14</c:v>
                      </c:pt>
                      <c:pt idx="315" formatCode="General">
                        <c:v>3.15</c:v>
                      </c:pt>
                      <c:pt idx="316" formatCode="General">
                        <c:v>3.16</c:v>
                      </c:pt>
                      <c:pt idx="317" formatCode="General">
                        <c:v>3.17</c:v>
                      </c:pt>
                      <c:pt idx="318" formatCode="General">
                        <c:v>3.18</c:v>
                      </c:pt>
                      <c:pt idx="319" formatCode="General">
                        <c:v>3.19</c:v>
                      </c:pt>
                      <c:pt idx="320" formatCode="General">
                        <c:v>3.2</c:v>
                      </c:pt>
                      <c:pt idx="321" formatCode="General">
                        <c:v>3.21</c:v>
                      </c:pt>
                      <c:pt idx="322" formatCode="General">
                        <c:v>3.22</c:v>
                      </c:pt>
                      <c:pt idx="323" formatCode="General">
                        <c:v>3.23</c:v>
                      </c:pt>
                      <c:pt idx="324" formatCode="General">
                        <c:v>3.24</c:v>
                      </c:pt>
                      <c:pt idx="325" formatCode="General">
                        <c:v>3.25</c:v>
                      </c:pt>
                      <c:pt idx="326" formatCode="General">
                        <c:v>3.26</c:v>
                      </c:pt>
                      <c:pt idx="327" formatCode="General">
                        <c:v>3.27</c:v>
                      </c:pt>
                      <c:pt idx="328" formatCode="General">
                        <c:v>3.28</c:v>
                      </c:pt>
                      <c:pt idx="329" formatCode="General">
                        <c:v>3.29</c:v>
                      </c:pt>
                      <c:pt idx="330" formatCode="General">
                        <c:v>3.3</c:v>
                      </c:pt>
                      <c:pt idx="331" formatCode="General">
                        <c:v>3.31</c:v>
                      </c:pt>
                      <c:pt idx="332" formatCode="General">
                        <c:v>3.32</c:v>
                      </c:pt>
                      <c:pt idx="333" formatCode="General">
                        <c:v>3.33</c:v>
                      </c:pt>
                      <c:pt idx="334" formatCode="General">
                        <c:v>3.34</c:v>
                      </c:pt>
                      <c:pt idx="335" formatCode="General">
                        <c:v>3.35</c:v>
                      </c:pt>
                      <c:pt idx="336" formatCode="General">
                        <c:v>3.36</c:v>
                      </c:pt>
                      <c:pt idx="337" formatCode="General">
                        <c:v>3.37</c:v>
                      </c:pt>
                      <c:pt idx="338" formatCode="General">
                        <c:v>3.38</c:v>
                      </c:pt>
                      <c:pt idx="339" formatCode="General">
                        <c:v>3.39</c:v>
                      </c:pt>
                      <c:pt idx="340" formatCode="General">
                        <c:v>3.4</c:v>
                      </c:pt>
                      <c:pt idx="341" formatCode="General">
                        <c:v>3.41</c:v>
                      </c:pt>
                      <c:pt idx="342" formatCode="General">
                        <c:v>3.42</c:v>
                      </c:pt>
                      <c:pt idx="343" formatCode="General">
                        <c:v>3.43</c:v>
                      </c:pt>
                      <c:pt idx="344" formatCode="General">
                        <c:v>3.44</c:v>
                      </c:pt>
                      <c:pt idx="345" formatCode="General">
                        <c:v>3.45</c:v>
                      </c:pt>
                      <c:pt idx="346" formatCode="General">
                        <c:v>3.46</c:v>
                      </c:pt>
                      <c:pt idx="347" formatCode="General">
                        <c:v>3.47</c:v>
                      </c:pt>
                      <c:pt idx="348" formatCode="General">
                        <c:v>3.48</c:v>
                      </c:pt>
                      <c:pt idx="349" formatCode="General">
                        <c:v>3.49</c:v>
                      </c:pt>
                      <c:pt idx="350" formatCode="General">
                        <c:v>3.5</c:v>
                      </c:pt>
                      <c:pt idx="351" formatCode="General">
                        <c:v>3.51</c:v>
                      </c:pt>
                      <c:pt idx="352" formatCode="General">
                        <c:v>3.52</c:v>
                      </c:pt>
                      <c:pt idx="353" formatCode="General">
                        <c:v>3.53</c:v>
                      </c:pt>
                      <c:pt idx="354" formatCode="General">
                        <c:v>3.54</c:v>
                      </c:pt>
                      <c:pt idx="355" formatCode="General">
                        <c:v>3.55</c:v>
                      </c:pt>
                      <c:pt idx="356" formatCode="General">
                        <c:v>3.56</c:v>
                      </c:pt>
                      <c:pt idx="357" formatCode="General">
                        <c:v>3.57</c:v>
                      </c:pt>
                      <c:pt idx="358" formatCode="General">
                        <c:v>3.58</c:v>
                      </c:pt>
                      <c:pt idx="359" formatCode="General">
                        <c:v>3.59</c:v>
                      </c:pt>
                      <c:pt idx="360" formatCode="General">
                        <c:v>3.6</c:v>
                      </c:pt>
                      <c:pt idx="361" formatCode="General">
                        <c:v>3.61</c:v>
                      </c:pt>
                      <c:pt idx="362" formatCode="General">
                        <c:v>3.62</c:v>
                      </c:pt>
                      <c:pt idx="363" formatCode="General">
                        <c:v>3.63</c:v>
                      </c:pt>
                      <c:pt idx="364" formatCode="General">
                        <c:v>3.64</c:v>
                      </c:pt>
                      <c:pt idx="365" formatCode="General">
                        <c:v>3.65</c:v>
                      </c:pt>
                      <c:pt idx="366" formatCode="General">
                        <c:v>3.66</c:v>
                      </c:pt>
                      <c:pt idx="367" formatCode="General">
                        <c:v>3.67</c:v>
                      </c:pt>
                      <c:pt idx="368" formatCode="General">
                        <c:v>3.68</c:v>
                      </c:pt>
                      <c:pt idx="369" formatCode="General">
                        <c:v>3.69</c:v>
                      </c:pt>
                      <c:pt idx="370" formatCode="General">
                        <c:v>3.7</c:v>
                      </c:pt>
                      <c:pt idx="371" formatCode="General">
                        <c:v>3.71</c:v>
                      </c:pt>
                      <c:pt idx="372" formatCode="General">
                        <c:v>3.72</c:v>
                      </c:pt>
                      <c:pt idx="373" formatCode="General">
                        <c:v>3.73</c:v>
                      </c:pt>
                      <c:pt idx="374" formatCode="General">
                        <c:v>3.74</c:v>
                      </c:pt>
                      <c:pt idx="375" formatCode="General">
                        <c:v>3.75</c:v>
                      </c:pt>
                      <c:pt idx="376" formatCode="General">
                        <c:v>3.76</c:v>
                      </c:pt>
                      <c:pt idx="377" formatCode="General">
                        <c:v>3.77</c:v>
                      </c:pt>
                      <c:pt idx="378" formatCode="General">
                        <c:v>3.78</c:v>
                      </c:pt>
                      <c:pt idx="379" formatCode="General">
                        <c:v>3.79</c:v>
                      </c:pt>
                      <c:pt idx="380" formatCode="General">
                        <c:v>3.8</c:v>
                      </c:pt>
                      <c:pt idx="381" formatCode="General">
                        <c:v>3.81</c:v>
                      </c:pt>
                      <c:pt idx="382" formatCode="General">
                        <c:v>3.82</c:v>
                      </c:pt>
                      <c:pt idx="383" formatCode="General">
                        <c:v>3.83</c:v>
                      </c:pt>
                      <c:pt idx="384" formatCode="General">
                        <c:v>3.84</c:v>
                      </c:pt>
                      <c:pt idx="385" formatCode="General">
                        <c:v>3.85</c:v>
                      </c:pt>
                      <c:pt idx="386" formatCode="General">
                        <c:v>3.86</c:v>
                      </c:pt>
                      <c:pt idx="387" formatCode="General">
                        <c:v>3.87</c:v>
                      </c:pt>
                      <c:pt idx="388" formatCode="General">
                        <c:v>3.88</c:v>
                      </c:pt>
                      <c:pt idx="389" formatCode="General">
                        <c:v>3.89</c:v>
                      </c:pt>
                      <c:pt idx="390" formatCode="General">
                        <c:v>3.9</c:v>
                      </c:pt>
                      <c:pt idx="391" formatCode="General">
                        <c:v>3.91</c:v>
                      </c:pt>
                      <c:pt idx="392" formatCode="General">
                        <c:v>3.92</c:v>
                      </c:pt>
                      <c:pt idx="393" formatCode="General">
                        <c:v>3.93</c:v>
                      </c:pt>
                      <c:pt idx="394" formatCode="General">
                        <c:v>3.94</c:v>
                      </c:pt>
                      <c:pt idx="395" formatCode="General">
                        <c:v>3.95</c:v>
                      </c:pt>
                      <c:pt idx="396" formatCode="General">
                        <c:v>3.96</c:v>
                      </c:pt>
                      <c:pt idx="397" formatCode="General">
                        <c:v>3.97</c:v>
                      </c:pt>
                      <c:pt idx="398" formatCode="General">
                        <c:v>3.98</c:v>
                      </c:pt>
                      <c:pt idx="399" formatCode="General">
                        <c:v>3.99</c:v>
                      </c:pt>
                      <c:pt idx="400" formatCode="General">
                        <c:v>4</c:v>
                      </c:pt>
                      <c:pt idx="401" formatCode="General">
                        <c:v>4.01</c:v>
                      </c:pt>
                      <c:pt idx="402" formatCode="General">
                        <c:v>4.0199999999999996</c:v>
                      </c:pt>
                      <c:pt idx="403" formatCode="General">
                        <c:v>4.03</c:v>
                      </c:pt>
                      <c:pt idx="404" formatCode="General">
                        <c:v>4.04</c:v>
                      </c:pt>
                      <c:pt idx="405" formatCode="General">
                        <c:v>4.05</c:v>
                      </c:pt>
                      <c:pt idx="406" formatCode="General">
                        <c:v>4.0599999999999996</c:v>
                      </c:pt>
                      <c:pt idx="407" formatCode="General">
                        <c:v>4.07</c:v>
                      </c:pt>
                      <c:pt idx="408" formatCode="General">
                        <c:v>4.08</c:v>
                      </c:pt>
                      <c:pt idx="409" formatCode="General">
                        <c:v>4.09</c:v>
                      </c:pt>
                      <c:pt idx="410" formatCode="General">
                        <c:v>4.0999999999999996</c:v>
                      </c:pt>
                      <c:pt idx="411" formatCode="General">
                        <c:v>4.1100000000000003</c:v>
                      </c:pt>
                      <c:pt idx="412" formatCode="General">
                        <c:v>4.12</c:v>
                      </c:pt>
                      <c:pt idx="413" formatCode="General">
                        <c:v>4.13</c:v>
                      </c:pt>
                      <c:pt idx="414" formatCode="General">
                        <c:v>4.1399999999999997</c:v>
                      </c:pt>
                      <c:pt idx="415" formatCode="General">
                        <c:v>4.1500000000000004</c:v>
                      </c:pt>
                      <c:pt idx="416" formatCode="General">
                        <c:v>4.16</c:v>
                      </c:pt>
                      <c:pt idx="417" formatCode="General">
                        <c:v>4.17</c:v>
                      </c:pt>
                      <c:pt idx="418" formatCode="General">
                        <c:v>4.18</c:v>
                      </c:pt>
                      <c:pt idx="419" formatCode="General">
                        <c:v>4.1900000000000004</c:v>
                      </c:pt>
                      <c:pt idx="420" formatCode="General">
                        <c:v>4.2</c:v>
                      </c:pt>
                      <c:pt idx="421" formatCode="General">
                        <c:v>4.21</c:v>
                      </c:pt>
                      <c:pt idx="422" formatCode="General">
                        <c:v>4.22</c:v>
                      </c:pt>
                      <c:pt idx="423" formatCode="General">
                        <c:v>4.2300000000000004</c:v>
                      </c:pt>
                      <c:pt idx="424" formatCode="General">
                        <c:v>4.24</c:v>
                      </c:pt>
                      <c:pt idx="425" formatCode="General">
                        <c:v>4.25</c:v>
                      </c:pt>
                      <c:pt idx="426" formatCode="General">
                        <c:v>4.26</c:v>
                      </c:pt>
                      <c:pt idx="427" formatCode="General">
                        <c:v>4.2699999999999996</c:v>
                      </c:pt>
                      <c:pt idx="428" formatCode="General">
                        <c:v>4.28</c:v>
                      </c:pt>
                      <c:pt idx="429" formatCode="General">
                        <c:v>4.29</c:v>
                      </c:pt>
                      <c:pt idx="430" formatCode="General">
                        <c:v>4.3</c:v>
                      </c:pt>
                      <c:pt idx="431" formatCode="General">
                        <c:v>4.3099999999999996</c:v>
                      </c:pt>
                      <c:pt idx="432" formatCode="General">
                        <c:v>4.32</c:v>
                      </c:pt>
                      <c:pt idx="433" formatCode="General">
                        <c:v>4.33</c:v>
                      </c:pt>
                      <c:pt idx="434" formatCode="General">
                        <c:v>4.34</c:v>
                      </c:pt>
                      <c:pt idx="435" formatCode="General">
                        <c:v>4.3499999999999996</c:v>
                      </c:pt>
                      <c:pt idx="436" formatCode="General">
                        <c:v>4.3600000000000003</c:v>
                      </c:pt>
                      <c:pt idx="437" formatCode="General">
                        <c:v>4.37</c:v>
                      </c:pt>
                      <c:pt idx="438" formatCode="General">
                        <c:v>4.38</c:v>
                      </c:pt>
                      <c:pt idx="439" formatCode="General">
                        <c:v>4.3899999999999997</c:v>
                      </c:pt>
                      <c:pt idx="440" formatCode="General">
                        <c:v>4.4000000000000004</c:v>
                      </c:pt>
                      <c:pt idx="441" formatCode="General">
                        <c:v>4.41</c:v>
                      </c:pt>
                      <c:pt idx="442" formatCode="General">
                        <c:v>4.42</c:v>
                      </c:pt>
                      <c:pt idx="443" formatCode="General">
                        <c:v>4.43</c:v>
                      </c:pt>
                      <c:pt idx="444" formatCode="General">
                        <c:v>4.4400000000000004</c:v>
                      </c:pt>
                      <c:pt idx="445" formatCode="General">
                        <c:v>4.45</c:v>
                      </c:pt>
                      <c:pt idx="446" formatCode="General">
                        <c:v>4.46</c:v>
                      </c:pt>
                      <c:pt idx="447" formatCode="General">
                        <c:v>4.47</c:v>
                      </c:pt>
                      <c:pt idx="448" formatCode="General">
                        <c:v>4.4800000000000004</c:v>
                      </c:pt>
                      <c:pt idx="449" formatCode="General">
                        <c:v>4.49</c:v>
                      </c:pt>
                      <c:pt idx="450" formatCode="General">
                        <c:v>4.5</c:v>
                      </c:pt>
                      <c:pt idx="451" formatCode="General">
                        <c:v>4.51</c:v>
                      </c:pt>
                      <c:pt idx="452" formatCode="General">
                        <c:v>4.5199999999999996</c:v>
                      </c:pt>
                      <c:pt idx="453" formatCode="General">
                        <c:v>4.53</c:v>
                      </c:pt>
                      <c:pt idx="454" formatCode="General">
                        <c:v>4.54</c:v>
                      </c:pt>
                      <c:pt idx="455" formatCode="General">
                        <c:v>4.55</c:v>
                      </c:pt>
                      <c:pt idx="456" formatCode="General">
                        <c:v>4.5599999999999996</c:v>
                      </c:pt>
                      <c:pt idx="457" formatCode="General">
                        <c:v>4.57</c:v>
                      </c:pt>
                      <c:pt idx="458" formatCode="General">
                        <c:v>4.58</c:v>
                      </c:pt>
                      <c:pt idx="459" formatCode="General">
                        <c:v>4.59</c:v>
                      </c:pt>
                      <c:pt idx="460" formatCode="General">
                        <c:v>4.5999999999999996</c:v>
                      </c:pt>
                      <c:pt idx="461" formatCode="General">
                        <c:v>4.6100000000000003</c:v>
                      </c:pt>
                      <c:pt idx="462" formatCode="General">
                        <c:v>4.62</c:v>
                      </c:pt>
                      <c:pt idx="463" formatCode="General">
                        <c:v>4.63</c:v>
                      </c:pt>
                      <c:pt idx="464" formatCode="General">
                        <c:v>4.6399999999999997</c:v>
                      </c:pt>
                      <c:pt idx="465" formatCode="General">
                        <c:v>4.6500000000000004</c:v>
                      </c:pt>
                      <c:pt idx="466" formatCode="General">
                        <c:v>4.66</c:v>
                      </c:pt>
                      <c:pt idx="467" formatCode="General">
                        <c:v>4.67</c:v>
                      </c:pt>
                      <c:pt idx="468" formatCode="General">
                        <c:v>4.68</c:v>
                      </c:pt>
                      <c:pt idx="469" formatCode="General">
                        <c:v>4.6900000000000004</c:v>
                      </c:pt>
                      <c:pt idx="470" formatCode="General">
                        <c:v>4.7</c:v>
                      </c:pt>
                      <c:pt idx="471" formatCode="General">
                        <c:v>4.71</c:v>
                      </c:pt>
                      <c:pt idx="472" formatCode="General">
                        <c:v>4.72</c:v>
                      </c:pt>
                      <c:pt idx="473" formatCode="General">
                        <c:v>4.7300000000000004</c:v>
                      </c:pt>
                      <c:pt idx="474" formatCode="General">
                        <c:v>4.74</c:v>
                      </c:pt>
                      <c:pt idx="475" formatCode="General">
                        <c:v>4.75</c:v>
                      </c:pt>
                      <c:pt idx="476" formatCode="General">
                        <c:v>4.76</c:v>
                      </c:pt>
                      <c:pt idx="477" formatCode="General">
                        <c:v>4.7699999999999996</c:v>
                      </c:pt>
                      <c:pt idx="478" formatCode="General">
                        <c:v>4.78</c:v>
                      </c:pt>
                      <c:pt idx="479" formatCode="General">
                        <c:v>4.79</c:v>
                      </c:pt>
                      <c:pt idx="480" formatCode="General">
                        <c:v>4.8</c:v>
                      </c:pt>
                      <c:pt idx="481" formatCode="General">
                        <c:v>4.8099999999999996</c:v>
                      </c:pt>
                      <c:pt idx="482" formatCode="General">
                        <c:v>4.82</c:v>
                      </c:pt>
                      <c:pt idx="483" formatCode="General">
                        <c:v>4.83</c:v>
                      </c:pt>
                      <c:pt idx="484" formatCode="General">
                        <c:v>4.84</c:v>
                      </c:pt>
                      <c:pt idx="485" formatCode="General">
                        <c:v>4.8499999999999996</c:v>
                      </c:pt>
                      <c:pt idx="486" formatCode="General">
                        <c:v>4.8600000000000003</c:v>
                      </c:pt>
                      <c:pt idx="487" formatCode="General">
                        <c:v>4.87</c:v>
                      </c:pt>
                      <c:pt idx="488" formatCode="General">
                        <c:v>4.88</c:v>
                      </c:pt>
                      <c:pt idx="489" formatCode="General">
                        <c:v>4.8899999999999997</c:v>
                      </c:pt>
                      <c:pt idx="490" formatCode="General">
                        <c:v>4.9000000000000004</c:v>
                      </c:pt>
                      <c:pt idx="491" formatCode="General">
                        <c:v>4.91</c:v>
                      </c:pt>
                      <c:pt idx="492" formatCode="General">
                        <c:v>4.92</c:v>
                      </c:pt>
                      <c:pt idx="493" formatCode="General">
                        <c:v>4.93</c:v>
                      </c:pt>
                      <c:pt idx="494" formatCode="General">
                        <c:v>4.9400000000000004</c:v>
                      </c:pt>
                      <c:pt idx="495" formatCode="General">
                        <c:v>4.95</c:v>
                      </c:pt>
                      <c:pt idx="496" formatCode="General">
                        <c:v>4.96</c:v>
                      </c:pt>
                      <c:pt idx="497" formatCode="General">
                        <c:v>4.97</c:v>
                      </c:pt>
                      <c:pt idx="498" formatCode="General">
                        <c:v>4.9800000000000004</c:v>
                      </c:pt>
                      <c:pt idx="499" formatCode="General">
                        <c:v>4.99</c:v>
                      </c:pt>
                      <c:pt idx="500" formatCode="General">
                        <c:v>5</c:v>
                      </c:pt>
                      <c:pt idx="501" formatCode="General">
                        <c:v>5.01</c:v>
                      </c:pt>
                      <c:pt idx="502" formatCode="General">
                        <c:v>5.0199999999999996</c:v>
                      </c:pt>
                      <c:pt idx="503" formatCode="General">
                        <c:v>5.03</c:v>
                      </c:pt>
                      <c:pt idx="504" formatCode="General">
                        <c:v>5.04</c:v>
                      </c:pt>
                      <c:pt idx="505" formatCode="General">
                        <c:v>5.05</c:v>
                      </c:pt>
                      <c:pt idx="506" formatCode="General">
                        <c:v>5.0599999999999996</c:v>
                      </c:pt>
                      <c:pt idx="507" formatCode="General">
                        <c:v>5.07</c:v>
                      </c:pt>
                      <c:pt idx="508" formatCode="General">
                        <c:v>5.08</c:v>
                      </c:pt>
                      <c:pt idx="509" formatCode="General">
                        <c:v>5.09</c:v>
                      </c:pt>
                      <c:pt idx="510" formatCode="General">
                        <c:v>5.0999999999999996</c:v>
                      </c:pt>
                      <c:pt idx="511" formatCode="General">
                        <c:v>5.1100000000000003</c:v>
                      </c:pt>
                      <c:pt idx="512" formatCode="General">
                        <c:v>5.12</c:v>
                      </c:pt>
                      <c:pt idx="513" formatCode="General">
                        <c:v>5.13</c:v>
                      </c:pt>
                      <c:pt idx="514" formatCode="General">
                        <c:v>5.14</c:v>
                      </c:pt>
                      <c:pt idx="515" formatCode="General">
                        <c:v>5.15</c:v>
                      </c:pt>
                      <c:pt idx="516" formatCode="General">
                        <c:v>5.16</c:v>
                      </c:pt>
                      <c:pt idx="517" formatCode="General">
                        <c:v>5.17</c:v>
                      </c:pt>
                      <c:pt idx="518" formatCode="General">
                        <c:v>5.18</c:v>
                      </c:pt>
                      <c:pt idx="519" formatCode="General">
                        <c:v>5.19</c:v>
                      </c:pt>
                      <c:pt idx="520" formatCode="General">
                        <c:v>5.2</c:v>
                      </c:pt>
                      <c:pt idx="521" formatCode="General">
                        <c:v>5.21</c:v>
                      </c:pt>
                      <c:pt idx="522" formatCode="General">
                        <c:v>5.22</c:v>
                      </c:pt>
                      <c:pt idx="523" formatCode="General">
                        <c:v>5.23</c:v>
                      </c:pt>
                      <c:pt idx="524" formatCode="General">
                        <c:v>5.24</c:v>
                      </c:pt>
                      <c:pt idx="525" formatCode="General">
                        <c:v>5.25</c:v>
                      </c:pt>
                      <c:pt idx="526" formatCode="General">
                        <c:v>5.26</c:v>
                      </c:pt>
                      <c:pt idx="527" formatCode="General">
                        <c:v>5.27</c:v>
                      </c:pt>
                      <c:pt idx="528" formatCode="General">
                        <c:v>5.28</c:v>
                      </c:pt>
                      <c:pt idx="529" formatCode="General">
                        <c:v>5.29</c:v>
                      </c:pt>
                      <c:pt idx="530" formatCode="General">
                        <c:v>5.3</c:v>
                      </c:pt>
                      <c:pt idx="531" formatCode="General">
                        <c:v>5.31</c:v>
                      </c:pt>
                      <c:pt idx="532" formatCode="General">
                        <c:v>5.32</c:v>
                      </c:pt>
                      <c:pt idx="533" formatCode="General">
                        <c:v>5.33</c:v>
                      </c:pt>
                      <c:pt idx="534" formatCode="General">
                        <c:v>5.34</c:v>
                      </c:pt>
                      <c:pt idx="535" formatCode="General">
                        <c:v>5.35</c:v>
                      </c:pt>
                      <c:pt idx="536" formatCode="General">
                        <c:v>5.36</c:v>
                      </c:pt>
                      <c:pt idx="537" formatCode="General">
                        <c:v>5.37</c:v>
                      </c:pt>
                      <c:pt idx="538" formatCode="General">
                        <c:v>5.38</c:v>
                      </c:pt>
                      <c:pt idx="539" formatCode="General">
                        <c:v>5.39</c:v>
                      </c:pt>
                      <c:pt idx="540" formatCode="General">
                        <c:v>5.4</c:v>
                      </c:pt>
                      <c:pt idx="541" formatCode="General">
                        <c:v>5.41</c:v>
                      </c:pt>
                      <c:pt idx="542" formatCode="General">
                        <c:v>5.42</c:v>
                      </c:pt>
                      <c:pt idx="543" formatCode="General">
                        <c:v>5.43</c:v>
                      </c:pt>
                      <c:pt idx="544" formatCode="General">
                        <c:v>5.44</c:v>
                      </c:pt>
                      <c:pt idx="545" formatCode="General">
                        <c:v>5.45</c:v>
                      </c:pt>
                      <c:pt idx="546" formatCode="General">
                        <c:v>5.46</c:v>
                      </c:pt>
                      <c:pt idx="547" formatCode="General">
                        <c:v>5.47</c:v>
                      </c:pt>
                      <c:pt idx="548" formatCode="General">
                        <c:v>5.48</c:v>
                      </c:pt>
                      <c:pt idx="549" formatCode="General">
                        <c:v>5.49</c:v>
                      </c:pt>
                      <c:pt idx="550" formatCode="General">
                        <c:v>5.5</c:v>
                      </c:pt>
                      <c:pt idx="551" formatCode="General">
                        <c:v>5.51</c:v>
                      </c:pt>
                      <c:pt idx="552" formatCode="General">
                        <c:v>5.52</c:v>
                      </c:pt>
                      <c:pt idx="553" formatCode="General">
                        <c:v>5.53</c:v>
                      </c:pt>
                      <c:pt idx="554" formatCode="General">
                        <c:v>5.54</c:v>
                      </c:pt>
                      <c:pt idx="555" formatCode="General">
                        <c:v>5.55</c:v>
                      </c:pt>
                      <c:pt idx="556" formatCode="General">
                        <c:v>5.56</c:v>
                      </c:pt>
                      <c:pt idx="557" formatCode="General">
                        <c:v>5.57</c:v>
                      </c:pt>
                      <c:pt idx="558" formatCode="General">
                        <c:v>5.58</c:v>
                      </c:pt>
                      <c:pt idx="559" formatCode="General">
                        <c:v>5.59</c:v>
                      </c:pt>
                      <c:pt idx="560" formatCode="General">
                        <c:v>5.6</c:v>
                      </c:pt>
                      <c:pt idx="561" formatCode="General">
                        <c:v>5.61</c:v>
                      </c:pt>
                      <c:pt idx="562" formatCode="General">
                        <c:v>5.62</c:v>
                      </c:pt>
                      <c:pt idx="563" formatCode="General">
                        <c:v>5.63</c:v>
                      </c:pt>
                      <c:pt idx="564" formatCode="General">
                        <c:v>5.64</c:v>
                      </c:pt>
                      <c:pt idx="565" formatCode="General">
                        <c:v>5.65</c:v>
                      </c:pt>
                      <c:pt idx="566" formatCode="General">
                        <c:v>5.66</c:v>
                      </c:pt>
                      <c:pt idx="567" formatCode="General">
                        <c:v>5.67</c:v>
                      </c:pt>
                      <c:pt idx="568" formatCode="General">
                        <c:v>5.68</c:v>
                      </c:pt>
                      <c:pt idx="569" formatCode="General">
                        <c:v>5.69</c:v>
                      </c:pt>
                      <c:pt idx="570" formatCode="General">
                        <c:v>5.7</c:v>
                      </c:pt>
                      <c:pt idx="571" formatCode="General">
                        <c:v>5.71</c:v>
                      </c:pt>
                      <c:pt idx="572" formatCode="General">
                        <c:v>5.72</c:v>
                      </c:pt>
                      <c:pt idx="573" formatCode="General">
                        <c:v>5.73</c:v>
                      </c:pt>
                      <c:pt idx="574" formatCode="General">
                        <c:v>5.74</c:v>
                      </c:pt>
                      <c:pt idx="575" formatCode="General">
                        <c:v>5.75</c:v>
                      </c:pt>
                      <c:pt idx="576" formatCode="General">
                        <c:v>5.76</c:v>
                      </c:pt>
                      <c:pt idx="577" formatCode="General">
                        <c:v>5.77</c:v>
                      </c:pt>
                      <c:pt idx="578" formatCode="General">
                        <c:v>5.78</c:v>
                      </c:pt>
                      <c:pt idx="579" formatCode="General">
                        <c:v>5.79</c:v>
                      </c:pt>
                      <c:pt idx="580" formatCode="General">
                        <c:v>5.8</c:v>
                      </c:pt>
                      <c:pt idx="581" formatCode="General">
                        <c:v>5.81</c:v>
                      </c:pt>
                      <c:pt idx="582" formatCode="General">
                        <c:v>5.82</c:v>
                      </c:pt>
                      <c:pt idx="583" formatCode="General">
                        <c:v>5.83</c:v>
                      </c:pt>
                      <c:pt idx="584" formatCode="General">
                        <c:v>5.84</c:v>
                      </c:pt>
                      <c:pt idx="585" formatCode="General">
                        <c:v>5.85</c:v>
                      </c:pt>
                      <c:pt idx="586" formatCode="General">
                        <c:v>5.86</c:v>
                      </c:pt>
                      <c:pt idx="587" formatCode="General">
                        <c:v>5.87</c:v>
                      </c:pt>
                      <c:pt idx="588" formatCode="General">
                        <c:v>5.88</c:v>
                      </c:pt>
                      <c:pt idx="589" formatCode="General">
                        <c:v>5.89</c:v>
                      </c:pt>
                      <c:pt idx="590" formatCode="General">
                        <c:v>5.9</c:v>
                      </c:pt>
                      <c:pt idx="591" formatCode="General">
                        <c:v>5.91</c:v>
                      </c:pt>
                      <c:pt idx="592" formatCode="General">
                        <c:v>5.92</c:v>
                      </c:pt>
                      <c:pt idx="593" formatCode="General">
                        <c:v>5.93</c:v>
                      </c:pt>
                      <c:pt idx="594" formatCode="General">
                        <c:v>5.94</c:v>
                      </c:pt>
                      <c:pt idx="595" formatCode="General">
                        <c:v>5.95</c:v>
                      </c:pt>
                      <c:pt idx="596" formatCode="General">
                        <c:v>5.96</c:v>
                      </c:pt>
                      <c:pt idx="597" formatCode="General">
                        <c:v>5.97</c:v>
                      </c:pt>
                      <c:pt idx="598" formatCode="General">
                        <c:v>5.98</c:v>
                      </c:pt>
                      <c:pt idx="599" formatCode="General">
                        <c:v>5.99</c:v>
                      </c:pt>
                      <c:pt idx="600" formatCode="General">
                        <c:v>6</c:v>
                      </c:pt>
                      <c:pt idx="601" formatCode="General">
                        <c:v>6.01</c:v>
                      </c:pt>
                      <c:pt idx="602" formatCode="General">
                        <c:v>6.02</c:v>
                      </c:pt>
                      <c:pt idx="603" formatCode="General">
                        <c:v>6.03</c:v>
                      </c:pt>
                      <c:pt idx="604" formatCode="General">
                        <c:v>6.04</c:v>
                      </c:pt>
                      <c:pt idx="605" formatCode="General">
                        <c:v>6.05</c:v>
                      </c:pt>
                      <c:pt idx="606" formatCode="General">
                        <c:v>6.06</c:v>
                      </c:pt>
                      <c:pt idx="607" formatCode="General">
                        <c:v>6.07</c:v>
                      </c:pt>
                      <c:pt idx="608" formatCode="General">
                        <c:v>6.08</c:v>
                      </c:pt>
                      <c:pt idx="609" formatCode="General">
                        <c:v>6.09</c:v>
                      </c:pt>
                      <c:pt idx="610" formatCode="General">
                        <c:v>6.1</c:v>
                      </c:pt>
                      <c:pt idx="611" formatCode="General">
                        <c:v>6.11</c:v>
                      </c:pt>
                      <c:pt idx="612" formatCode="General">
                        <c:v>6.12</c:v>
                      </c:pt>
                      <c:pt idx="613" formatCode="General">
                        <c:v>6.13</c:v>
                      </c:pt>
                      <c:pt idx="614" formatCode="General">
                        <c:v>6.14</c:v>
                      </c:pt>
                      <c:pt idx="615" formatCode="General">
                        <c:v>6.15</c:v>
                      </c:pt>
                      <c:pt idx="616" formatCode="General">
                        <c:v>6.16</c:v>
                      </c:pt>
                      <c:pt idx="617" formatCode="General">
                        <c:v>6.17</c:v>
                      </c:pt>
                      <c:pt idx="618" formatCode="General">
                        <c:v>6.18</c:v>
                      </c:pt>
                      <c:pt idx="619" formatCode="General">
                        <c:v>6.19</c:v>
                      </c:pt>
                      <c:pt idx="620" formatCode="General">
                        <c:v>6.2</c:v>
                      </c:pt>
                      <c:pt idx="621" formatCode="General">
                        <c:v>6.21</c:v>
                      </c:pt>
                      <c:pt idx="622" formatCode="General">
                        <c:v>6.22</c:v>
                      </c:pt>
                      <c:pt idx="623" formatCode="General">
                        <c:v>6.23</c:v>
                      </c:pt>
                      <c:pt idx="624" formatCode="General">
                        <c:v>6.24</c:v>
                      </c:pt>
                      <c:pt idx="625" formatCode="General">
                        <c:v>6.25</c:v>
                      </c:pt>
                      <c:pt idx="626" formatCode="General">
                        <c:v>6.26</c:v>
                      </c:pt>
                      <c:pt idx="627" formatCode="General">
                        <c:v>6.27</c:v>
                      </c:pt>
                      <c:pt idx="628" formatCode="General">
                        <c:v>6.28</c:v>
                      </c:pt>
                      <c:pt idx="629" formatCode="General">
                        <c:v>6.29</c:v>
                      </c:pt>
                      <c:pt idx="630" formatCode="General">
                        <c:v>6.3</c:v>
                      </c:pt>
                      <c:pt idx="631" formatCode="General">
                        <c:v>6.31</c:v>
                      </c:pt>
                      <c:pt idx="632" formatCode="General">
                        <c:v>6.32</c:v>
                      </c:pt>
                      <c:pt idx="633" formatCode="General">
                        <c:v>6.33</c:v>
                      </c:pt>
                      <c:pt idx="634" formatCode="General">
                        <c:v>6.34</c:v>
                      </c:pt>
                      <c:pt idx="635" formatCode="General">
                        <c:v>6.35</c:v>
                      </c:pt>
                      <c:pt idx="636" formatCode="General">
                        <c:v>6.36</c:v>
                      </c:pt>
                      <c:pt idx="637" formatCode="General">
                        <c:v>6.37</c:v>
                      </c:pt>
                      <c:pt idx="638" formatCode="General">
                        <c:v>6.38</c:v>
                      </c:pt>
                      <c:pt idx="639" formatCode="General">
                        <c:v>6.39</c:v>
                      </c:pt>
                      <c:pt idx="640" formatCode="General">
                        <c:v>6.4</c:v>
                      </c:pt>
                      <c:pt idx="641" formatCode="General">
                        <c:v>6.41</c:v>
                      </c:pt>
                      <c:pt idx="642" formatCode="General">
                        <c:v>6.42</c:v>
                      </c:pt>
                      <c:pt idx="643" formatCode="General">
                        <c:v>6.43</c:v>
                      </c:pt>
                      <c:pt idx="644" formatCode="General">
                        <c:v>6.44</c:v>
                      </c:pt>
                      <c:pt idx="645" formatCode="General">
                        <c:v>6.45</c:v>
                      </c:pt>
                      <c:pt idx="646" formatCode="General">
                        <c:v>6.46</c:v>
                      </c:pt>
                      <c:pt idx="647" formatCode="General">
                        <c:v>6.47</c:v>
                      </c:pt>
                      <c:pt idx="648" formatCode="General">
                        <c:v>6.48</c:v>
                      </c:pt>
                      <c:pt idx="649" formatCode="General">
                        <c:v>6.49</c:v>
                      </c:pt>
                      <c:pt idx="650" formatCode="General">
                        <c:v>6.5</c:v>
                      </c:pt>
                      <c:pt idx="651" formatCode="General">
                        <c:v>6.51</c:v>
                      </c:pt>
                      <c:pt idx="652" formatCode="General">
                        <c:v>6.52</c:v>
                      </c:pt>
                      <c:pt idx="653" formatCode="General">
                        <c:v>6.53</c:v>
                      </c:pt>
                      <c:pt idx="654" formatCode="General">
                        <c:v>6.54</c:v>
                      </c:pt>
                      <c:pt idx="655" formatCode="General">
                        <c:v>6.55</c:v>
                      </c:pt>
                      <c:pt idx="656" formatCode="General">
                        <c:v>6.56</c:v>
                      </c:pt>
                      <c:pt idx="657" formatCode="General">
                        <c:v>6.57</c:v>
                      </c:pt>
                      <c:pt idx="658" formatCode="General">
                        <c:v>6.58</c:v>
                      </c:pt>
                      <c:pt idx="659" formatCode="General">
                        <c:v>6.59</c:v>
                      </c:pt>
                      <c:pt idx="660" formatCode="General">
                        <c:v>6.6</c:v>
                      </c:pt>
                      <c:pt idx="661" formatCode="General">
                        <c:v>6.61</c:v>
                      </c:pt>
                      <c:pt idx="662" formatCode="General">
                        <c:v>6.62</c:v>
                      </c:pt>
                      <c:pt idx="663" formatCode="General">
                        <c:v>6.63</c:v>
                      </c:pt>
                      <c:pt idx="664" formatCode="General">
                        <c:v>6.64</c:v>
                      </c:pt>
                      <c:pt idx="665" formatCode="General">
                        <c:v>6.65</c:v>
                      </c:pt>
                      <c:pt idx="666" formatCode="General">
                        <c:v>6.66</c:v>
                      </c:pt>
                      <c:pt idx="667" formatCode="General">
                        <c:v>6.67</c:v>
                      </c:pt>
                      <c:pt idx="668" formatCode="General">
                        <c:v>6.68</c:v>
                      </c:pt>
                      <c:pt idx="669" formatCode="General">
                        <c:v>6.69</c:v>
                      </c:pt>
                      <c:pt idx="670" formatCode="General">
                        <c:v>6.7</c:v>
                      </c:pt>
                      <c:pt idx="671" formatCode="General">
                        <c:v>6.71</c:v>
                      </c:pt>
                      <c:pt idx="672" formatCode="General">
                        <c:v>6.72</c:v>
                      </c:pt>
                      <c:pt idx="673" formatCode="General">
                        <c:v>6.73</c:v>
                      </c:pt>
                      <c:pt idx="674" formatCode="General">
                        <c:v>6.74</c:v>
                      </c:pt>
                      <c:pt idx="675" formatCode="General">
                        <c:v>6.75</c:v>
                      </c:pt>
                      <c:pt idx="676" formatCode="General">
                        <c:v>6.76</c:v>
                      </c:pt>
                      <c:pt idx="677" formatCode="General">
                        <c:v>6.77</c:v>
                      </c:pt>
                      <c:pt idx="678" formatCode="General">
                        <c:v>6.78</c:v>
                      </c:pt>
                      <c:pt idx="679" formatCode="General">
                        <c:v>6.79</c:v>
                      </c:pt>
                      <c:pt idx="680" formatCode="General">
                        <c:v>6.8</c:v>
                      </c:pt>
                      <c:pt idx="681" formatCode="General">
                        <c:v>6.81</c:v>
                      </c:pt>
                      <c:pt idx="682" formatCode="General">
                        <c:v>6.82</c:v>
                      </c:pt>
                      <c:pt idx="683" formatCode="General">
                        <c:v>6.83</c:v>
                      </c:pt>
                      <c:pt idx="684" formatCode="General">
                        <c:v>6.84</c:v>
                      </c:pt>
                      <c:pt idx="685" formatCode="General">
                        <c:v>6.85</c:v>
                      </c:pt>
                      <c:pt idx="686" formatCode="General">
                        <c:v>6.86</c:v>
                      </c:pt>
                      <c:pt idx="687" formatCode="General">
                        <c:v>6.87</c:v>
                      </c:pt>
                      <c:pt idx="688" formatCode="General">
                        <c:v>6.88</c:v>
                      </c:pt>
                      <c:pt idx="689" formatCode="General">
                        <c:v>6.89</c:v>
                      </c:pt>
                      <c:pt idx="690" formatCode="General">
                        <c:v>6.9</c:v>
                      </c:pt>
                      <c:pt idx="691" formatCode="General">
                        <c:v>6.91</c:v>
                      </c:pt>
                      <c:pt idx="692" formatCode="General">
                        <c:v>6.92</c:v>
                      </c:pt>
                      <c:pt idx="693" formatCode="General">
                        <c:v>6.93</c:v>
                      </c:pt>
                      <c:pt idx="694" formatCode="General">
                        <c:v>6.94</c:v>
                      </c:pt>
                      <c:pt idx="695" formatCode="General">
                        <c:v>6.95</c:v>
                      </c:pt>
                      <c:pt idx="696" formatCode="General">
                        <c:v>6.96</c:v>
                      </c:pt>
                      <c:pt idx="697" formatCode="General">
                        <c:v>6.97</c:v>
                      </c:pt>
                      <c:pt idx="698" formatCode="General">
                        <c:v>6.98</c:v>
                      </c:pt>
                      <c:pt idx="699" formatCode="General">
                        <c:v>6.99</c:v>
                      </c:pt>
                      <c:pt idx="700" formatCode="General">
                        <c:v>7</c:v>
                      </c:pt>
                      <c:pt idx="701" formatCode="General">
                        <c:v>7.01</c:v>
                      </c:pt>
                      <c:pt idx="702" formatCode="General">
                        <c:v>7.02</c:v>
                      </c:pt>
                      <c:pt idx="703" formatCode="General">
                        <c:v>7.03</c:v>
                      </c:pt>
                      <c:pt idx="704" formatCode="General">
                        <c:v>7.04</c:v>
                      </c:pt>
                      <c:pt idx="705" formatCode="General">
                        <c:v>7.05</c:v>
                      </c:pt>
                      <c:pt idx="706" formatCode="General">
                        <c:v>7.06</c:v>
                      </c:pt>
                      <c:pt idx="707" formatCode="General">
                        <c:v>7.07</c:v>
                      </c:pt>
                      <c:pt idx="708" formatCode="General">
                        <c:v>7.08</c:v>
                      </c:pt>
                      <c:pt idx="709" formatCode="General">
                        <c:v>7.09</c:v>
                      </c:pt>
                      <c:pt idx="710" formatCode="General">
                        <c:v>7.1</c:v>
                      </c:pt>
                      <c:pt idx="711" formatCode="General">
                        <c:v>7.11</c:v>
                      </c:pt>
                      <c:pt idx="712" formatCode="General">
                        <c:v>7.12</c:v>
                      </c:pt>
                      <c:pt idx="713" formatCode="General">
                        <c:v>7.13</c:v>
                      </c:pt>
                      <c:pt idx="714" formatCode="General">
                        <c:v>7.14</c:v>
                      </c:pt>
                      <c:pt idx="715" formatCode="General">
                        <c:v>7.15</c:v>
                      </c:pt>
                      <c:pt idx="716" formatCode="General">
                        <c:v>7.16</c:v>
                      </c:pt>
                      <c:pt idx="717" formatCode="General">
                        <c:v>7.17</c:v>
                      </c:pt>
                      <c:pt idx="718" formatCode="General">
                        <c:v>7.18</c:v>
                      </c:pt>
                      <c:pt idx="719" formatCode="General">
                        <c:v>7.19</c:v>
                      </c:pt>
                      <c:pt idx="720" formatCode="General">
                        <c:v>7.2</c:v>
                      </c:pt>
                      <c:pt idx="721" formatCode="General">
                        <c:v>7.21</c:v>
                      </c:pt>
                      <c:pt idx="722" formatCode="General">
                        <c:v>7.22</c:v>
                      </c:pt>
                      <c:pt idx="723" formatCode="General">
                        <c:v>7.23</c:v>
                      </c:pt>
                      <c:pt idx="724" formatCode="General">
                        <c:v>7.24</c:v>
                      </c:pt>
                      <c:pt idx="725" formatCode="General">
                        <c:v>7.25</c:v>
                      </c:pt>
                      <c:pt idx="726" formatCode="General">
                        <c:v>7.26</c:v>
                      </c:pt>
                      <c:pt idx="727" formatCode="General">
                        <c:v>7.27</c:v>
                      </c:pt>
                      <c:pt idx="728" formatCode="General">
                        <c:v>7.28</c:v>
                      </c:pt>
                      <c:pt idx="729" formatCode="General">
                        <c:v>7.29</c:v>
                      </c:pt>
                      <c:pt idx="730" formatCode="General">
                        <c:v>7.3</c:v>
                      </c:pt>
                      <c:pt idx="731" formatCode="General">
                        <c:v>7.31</c:v>
                      </c:pt>
                      <c:pt idx="732" formatCode="General">
                        <c:v>7.32</c:v>
                      </c:pt>
                      <c:pt idx="733" formatCode="General">
                        <c:v>7.33</c:v>
                      </c:pt>
                      <c:pt idx="734" formatCode="General">
                        <c:v>7.34</c:v>
                      </c:pt>
                      <c:pt idx="735" formatCode="General">
                        <c:v>7.35</c:v>
                      </c:pt>
                      <c:pt idx="736" formatCode="General">
                        <c:v>7.36</c:v>
                      </c:pt>
                      <c:pt idx="737" formatCode="General">
                        <c:v>7.37</c:v>
                      </c:pt>
                      <c:pt idx="738" formatCode="General">
                        <c:v>7.38</c:v>
                      </c:pt>
                      <c:pt idx="739" formatCode="General">
                        <c:v>7.39</c:v>
                      </c:pt>
                      <c:pt idx="740" formatCode="General">
                        <c:v>7.4</c:v>
                      </c:pt>
                      <c:pt idx="741" formatCode="General">
                        <c:v>7.41</c:v>
                      </c:pt>
                      <c:pt idx="742" formatCode="General">
                        <c:v>7.42</c:v>
                      </c:pt>
                      <c:pt idx="743" formatCode="General">
                        <c:v>7.43</c:v>
                      </c:pt>
                      <c:pt idx="744" formatCode="General">
                        <c:v>7.44</c:v>
                      </c:pt>
                      <c:pt idx="745" formatCode="General">
                        <c:v>7.45</c:v>
                      </c:pt>
                      <c:pt idx="746" formatCode="General">
                        <c:v>7.46</c:v>
                      </c:pt>
                      <c:pt idx="747" formatCode="General">
                        <c:v>7.47</c:v>
                      </c:pt>
                      <c:pt idx="748" formatCode="General">
                        <c:v>7.48</c:v>
                      </c:pt>
                      <c:pt idx="749" formatCode="General">
                        <c:v>7.49</c:v>
                      </c:pt>
                      <c:pt idx="750" formatCode="General">
                        <c:v>7.5</c:v>
                      </c:pt>
                      <c:pt idx="751" formatCode="General">
                        <c:v>7.51</c:v>
                      </c:pt>
                      <c:pt idx="752" formatCode="General">
                        <c:v>7.52</c:v>
                      </c:pt>
                      <c:pt idx="753" formatCode="General">
                        <c:v>7.53</c:v>
                      </c:pt>
                      <c:pt idx="754" formatCode="General">
                        <c:v>7.54</c:v>
                      </c:pt>
                      <c:pt idx="755" formatCode="General">
                        <c:v>7.55</c:v>
                      </c:pt>
                      <c:pt idx="756" formatCode="General">
                        <c:v>7.56</c:v>
                      </c:pt>
                      <c:pt idx="757" formatCode="General">
                        <c:v>7.57</c:v>
                      </c:pt>
                      <c:pt idx="758" formatCode="General">
                        <c:v>7.58</c:v>
                      </c:pt>
                      <c:pt idx="759" formatCode="General">
                        <c:v>7.59</c:v>
                      </c:pt>
                      <c:pt idx="760" formatCode="General">
                        <c:v>7.6</c:v>
                      </c:pt>
                      <c:pt idx="761" formatCode="General">
                        <c:v>7.61</c:v>
                      </c:pt>
                      <c:pt idx="762" formatCode="General">
                        <c:v>7.62</c:v>
                      </c:pt>
                      <c:pt idx="763" formatCode="General">
                        <c:v>7.63</c:v>
                      </c:pt>
                      <c:pt idx="764" formatCode="General">
                        <c:v>7.64</c:v>
                      </c:pt>
                      <c:pt idx="765" formatCode="General">
                        <c:v>7.65</c:v>
                      </c:pt>
                      <c:pt idx="766" formatCode="General">
                        <c:v>7.66</c:v>
                      </c:pt>
                      <c:pt idx="767" formatCode="General">
                        <c:v>7.6619999999999999</c:v>
                      </c:pt>
                      <c:pt idx="768" formatCode="General">
                        <c:v>7.6619999999999999</c:v>
                      </c:pt>
                      <c:pt idx="769" formatCode="General">
                        <c:v>8.6620000000000008</c:v>
                      </c:pt>
                      <c:pt idx="770" formatCode="General">
                        <c:v>9.6620000000000008</c:v>
                      </c:pt>
                      <c:pt idx="771" formatCode="General">
                        <c:v>10.662000000000001</c:v>
                      </c:pt>
                      <c:pt idx="772" formatCode="General">
                        <c:v>11.662000000000001</c:v>
                      </c:pt>
                      <c:pt idx="773" formatCode="General">
                        <c:v>12.662000000000001</c:v>
                      </c:pt>
                      <c:pt idx="774" formatCode="General">
                        <c:v>13.662000000000001</c:v>
                      </c:pt>
                      <c:pt idx="775" formatCode="General">
                        <c:v>14.662000000000001</c:v>
                      </c:pt>
                      <c:pt idx="776" formatCode="General">
                        <c:v>15.662000000000001</c:v>
                      </c:pt>
                      <c:pt idx="777" formatCode="General">
                        <c:v>16.661999999999999</c:v>
                      </c:pt>
                      <c:pt idx="778" formatCode="General">
                        <c:v>17.661999999999999</c:v>
                      </c:pt>
                      <c:pt idx="779" formatCode="General">
                        <c:v>18.661999999999999</c:v>
                      </c:pt>
                      <c:pt idx="780" formatCode="General">
                        <c:v>19.661999999999999</c:v>
                      </c:pt>
                      <c:pt idx="781" formatCode="General">
                        <c:v>20.661999999999999</c:v>
                      </c:pt>
                      <c:pt idx="782" formatCode="General">
                        <c:v>21.661999999999999</c:v>
                      </c:pt>
                      <c:pt idx="783" formatCode="General">
                        <c:v>22.661999999999999</c:v>
                      </c:pt>
                      <c:pt idx="784" formatCode="General">
                        <c:v>23.661999999999999</c:v>
                      </c:pt>
                      <c:pt idx="785" formatCode="General">
                        <c:v>24.661999999999999</c:v>
                      </c:pt>
                      <c:pt idx="786" formatCode="General">
                        <c:v>25.661999999999999</c:v>
                      </c:pt>
                      <c:pt idx="787" formatCode="General">
                        <c:v>26.661999999999999</c:v>
                      </c:pt>
                      <c:pt idx="788" formatCode="General">
                        <c:v>27.661999999999999</c:v>
                      </c:pt>
                      <c:pt idx="789" formatCode="General">
                        <c:v>28.661999999999999</c:v>
                      </c:pt>
                      <c:pt idx="790" formatCode="General">
                        <c:v>29.661999999999999</c:v>
                      </c:pt>
                      <c:pt idx="791" formatCode="General">
                        <c:v>30.661999999999999</c:v>
                      </c:pt>
                      <c:pt idx="792" formatCode="General">
                        <c:v>31.661999999999999</c:v>
                      </c:pt>
                      <c:pt idx="793" formatCode="General">
                        <c:v>32.661999999999999</c:v>
                      </c:pt>
                      <c:pt idx="794" formatCode="General">
                        <c:v>33.661999999999999</c:v>
                      </c:pt>
                      <c:pt idx="795" formatCode="General">
                        <c:v>34.661999999999999</c:v>
                      </c:pt>
                      <c:pt idx="796" formatCode="General">
                        <c:v>35.661999999999999</c:v>
                      </c:pt>
                      <c:pt idx="797" formatCode="General">
                        <c:v>36.661999999999999</c:v>
                      </c:pt>
                      <c:pt idx="798" formatCode="General">
                        <c:v>37.661999999999999</c:v>
                      </c:pt>
                      <c:pt idx="799" formatCode="General">
                        <c:v>38.661999999999999</c:v>
                      </c:pt>
                      <c:pt idx="800" formatCode="General">
                        <c:v>39.661999999999999</c:v>
                      </c:pt>
                      <c:pt idx="801" formatCode="General">
                        <c:v>40.661999999999999</c:v>
                      </c:pt>
                      <c:pt idx="802" formatCode="General">
                        <c:v>41.661999999999999</c:v>
                      </c:pt>
                      <c:pt idx="803" formatCode="General">
                        <c:v>42.661999999999999</c:v>
                      </c:pt>
                      <c:pt idx="804" formatCode="General">
                        <c:v>43.661999999999999</c:v>
                      </c:pt>
                      <c:pt idx="805" formatCode="General">
                        <c:v>44.661999999999999</c:v>
                      </c:pt>
                      <c:pt idx="806" formatCode="General">
                        <c:v>45.661999999999999</c:v>
                      </c:pt>
                      <c:pt idx="807" formatCode="General">
                        <c:v>46.661999999999999</c:v>
                      </c:pt>
                      <c:pt idx="808" formatCode="General">
                        <c:v>47.661999999999999</c:v>
                      </c:pt>
                      <c:pt idx="809" formatCode="General">
                        <c:v>48.661999999999999</c:v>
                      </c:pt>
                      <c:pt idx="810" formatCode="General">
                        <c:v>49.661999999999999</c:v>
                      </c:pt>
                      <c:pt idx="811" formatCode="General">
                        <c:v>50.661999999999999</c:v>
                      </c:pt>
                      <c:pt idx="812" formatCode="General">
                        <c:v>51.661999999999999</c:v>
                      </c:pt>
                      <c:pt idx="813" formatCode="General">
                        <c:v>52.661999999999999</c:v>
                      </c:pt>
                      <c:pt idx="814" formatCode="General">
                        <c:v>53.661999999999999</c:v>
                      </c:pt>
                      <c:pt idx="815" formatCode="General">
                        <c:v>54.661999999999999</c:v>
                      </c:pt>
                      <c:pt idx="816" formatCode="General">
                        <c:v>55.661999999999999</c:v>
                      </c:pt>
                      <c:pt idx="817" formatCode="General">
                        <c:v>56.661999999999999</c:v>
                      </c:pt>
                      <c:pt idx="818" formatCode="General">
                        <c:v>57.661999999999999</c:v>
                      </c:pt>
                      <c:pt idx="819" formatCode="General">
                        <c:v>58.661999999999999</c:v>
                      </c:pt>
                      <c:pt idx="820" formatCode="General">
                        <c:v>59.661999999999999</c:v>
                      </c:pt>
                      <c:pt idx="821" formatCode="General">
                        <c:v>60.661999999999999</c:v>
                      </c:pt>
                      <c:pt idx="822" formatCode="General">
                        <c:v>61.661999999999999</c:v>
                      </c:pt>
                      <c:pt idx="823" formatCode="General">
                        <c:v>62.661999999999999</c:v>
                      </c:pt>
                      <c:pt idx="824" formatCode="General">
                        <c:v>63.661999999999999</c:v>
                      </c:pt>
                      <c:pt idx="825" formatCode="General">
                        <c:v>64.662000000000006</c:v>
                      </c:pt>
                      <c:pt idx="826" formatCode="General">
                        <c:v>65.662000000000006</c:v>
                      </c:pt>
                      <c:pt idx="827" formatCode="General">
                        <c:v>66.662000000000006</c:v>
                      </c:pt>
                      <c:pt idx="828" formatCode="General">
                        <c:v>67.662000000000006</c:v>
                      </c:pt>
                      <c:pt idx="829" formatCode="General">
                        <c:v>68.662000000000006</c:v>
                      </c:pt>
                      <c:pt idx="830" formatCode="General">
                        <c:v>69.662000000000006</c:v>
                      </c:pt>
                      <c:pt idx="831" formatCode="General">
                        <c:v>70.662000000000006</c:v>
                      </c:pt>
                      <c:pt idx="832" formatCode="General">
                        <c:v>71.662000000000006</c:v>
                      </c:pt>
                      <c:pt idx="833" formatCode="General">
                        <c:v>72.662000000000006</c:v>
                      </c:pt>
                      <c:pt idx="834" formatCode="General">
                        <c:v>73.662000000000006</c:v>
                      </c:pt>
                      <c:pt idx="835" formatCode="General">
                        <c:v>74.662000000000006</c:v>
                      </c:pt>
                      <c:pt idx="836" formatCode="General">
                        <c:v>75.662000000000006</c:v>
                      </c:pt>
                      <c:pt idx="837" formatCode="General">
                        <c:v>76.662000000000006</c:v>
                      </c:pt>
                      <c:pt idx="838" formatCode="General">
                        <c:v>77.662000000000006</c:v>
                      </c:pt>
                      <c:pt idx="839" formatCode="General">
                        <c:v>77.942999999999998</c:v>
                      </c:pt>
                      <c:pt idx="840" formatCode="General">
                        <c:v>77.942999999999998</c:v>
                      </c:pt>
                      <c:pt idx="841" formatCode="General">
                        <c:v>77.953000000000003</c:v>
                      </c:pt>
                      <c:pt idx="842" formatCode="General">
                        <c:v>77.962999999999994</c:v>
                      </c:pt>
                      <c:pt idx="843" formatCode="General">
                        <c:v>77.972999999999999</c:v>
                      </c:pt>
                      <c:pt idx="844" formatCode="General">
                        <c:v>77.983000000000004</c:v>
                      </c:pt>
                      <c:pt idx="845" formatCode="General">
                        <c:v>77.992999999999995</c:v>
                      </c:pt>
                      <c:pt idx="846" formatCode="General">
                        <c:v>78.003</c:v>
                      </c:pt>
                      <c:pt idx="847" formatCode="General">
                        <c:v>78.013000000000005</c:v>
                      </c:pt>
                      <c:pt idx="848" formatCode="General">
                        <c:v>78.022999999999996</c:v>
                      </c:pt>
                      <c:pt idx="849" formatCode="General">
                        <c:v>78.033000000000001</c:v>
                      </c:pt>
                      <c:pt idx="850" formatCode="General">
                        <c:v>78.043000000000006</c:v>
                      </c:pt>
                      <c:pt idx="851" formatCode="General">
                        <c:v>78.052999999999997</c:v>
                      </c:pt>
                      <c:pt idx="852" formatCode="General">
                        <c:v>78.063000000000002</c:v>
                      </c:pt>
                      <c:pt idx="853" formatCode="General">
                        <c:v>78.072999999999993</c:v>
                      </c:pt>
                      <c:pt idx="854" formatCode="General">
                        <c:v>78.082999999999998</c:v>
                      </c:pt>
                      <c:pt idx="855" formatCode="General">
                        <c:v>78.093000000000004</c:v>
                      </c:pt>
                      <c:pt idx="856" formatCode="General">
                        <c:v>78.102999999999994</c:v>
                      </c:pt>
                      <c:pt idx="857" formatCode="General">
                        <c:v>78.113</c:v>
                      </c:pt>
                      <c:pt idx="858" formatCode="General">
                        <c:v>78.123000000000005</c:v>
                      </c:pt>
                      <c:pt idx="859" formatCode="General">
                        <c:v>78.132999999999996</c:v>
                      </c:pt>
                      <c:pt idx="860" formatCode="General">
                        <c:v>78.143000000000001</c:v>
                      </c:pt>
                      <c:pt idx="861" formatCode="General">
                        <c:v>78.153000000000006</c:v>
                      </c:pt>
                      <c:pt idx="862" formatCode="General">
                        <c:v>78.162999999999997</c:v>
                      </c:pt>
                      <c:pt idx="863" formatCode="General">
                        <c:v>78.173000000000002</c:v>
                      </c:pt>
                      <c:pt idx="864" formatCode="General">
                        <c:v>78.183000000000007</c:v>
                      </c:pt>
                      <c:pt idx="865" formatCode="General">
                        <c:v>78.192999999999998</c:v>
                      </c:pt>
                      <c:pt idx="866" formatCode="General">
                        <c:v>78.203000000000003</c:v>
                      </c:pt>
                      <c:pt idx="867" formatCode="General">
                        <c:v>78.212999999999994</c:v>
                      </c:pt>
                      <c:pt idx="868" formatCode="General">
                        <c:v>78.222999999999999</c:v>
                      </c:pt>
                      <c:pt idx="869" formatCode="General">
                        <c:v>78.233000000000004</c:v>
                      </c:pt>
                      <c:pt idx="870" formatCode="General">
                        <c:v>78.242999999999995</c:v>
                      </c:pt>
                      <c:pt idx="871" formatCode="General">
                        <c:v>78.253</c:v>
                      </c:pt>
                      <c:pt idx="872" formatCode="General">
                        <c:v>78.263000000000005</c:v>
                      </c:pt>
                      <c:pt idx="873" formatCode="General">
                        <c:v>78.272999999999996</c:v>
                      </c:pt>
                      <c:pt idx="874" formatCode="General">
                        <c:v>78.283000000000001</c:v>
                      </c:pt>
                      <c:pt idx="875" formatCode="General">
                        <c:v>78.293000000000006</c:v>
                      </c:pt>
                      <c:pt idx="876" formatCode="General">
                        <c:v>78.302999999999997</c:v>
                      </c:pt>
                      <c:pt idx="877" formatCode="General">
                        <c:v>78.313000000000002</c:v>
                      </c:pt>
                      <c:pt idx="878" formatCode="General">
                        <c:v>78.322999999999993</c:v>
                      </c:pt>
                      <c:pt idx="879" formatCode="General">
                        <c:v>78.332999999999998</c:v>
                      </c:pt>
                      <c:pt idx="880" formatCode="General">
                        <c:v>78.343000000000004</c:v>
                      </c:pt>
                      <c:pt idx="881" formatCode="General">
                        <c:v>78.352999999999994</c:v>
                      </c:pt>
                      <c:pt idx="882" formatCode="General">
                        <c:v>78.363</c:v>
                      </c:pt>
                      <c:pt idx="883" formatCode="General">
                        <c:v>78.373000000000005</c:v>
                      </c:pt>
                      <c:pt idx="884" formatCode="General">
                        <c:v>78.382999999999996</c:v>
                      </c:pt>
                      <c:pt idx="885" formatCode="General">
                        <c:v>78.393000000000001</c:v>
                      </c:pt>
                      <c:pt idx="886" formatCode="General">
                        <c:v>78.403000000000006</c:v>
                      </c:pt>
                      <c:pt idx="887" formatCode="General">
                        <c:v>78.412999999999997</c:v>
                      </c:pt>
                      <c:pt idx="888" formatCode="General">
                        <c:v>78.423000000000002</c:v>
                      </c:pt>
                      <c:pt idx="889" formatCode="General">
                        <c:v>78.433000000000007</c:v>
                      </c:pt>
                      <c:pt idx="890" formatCode="General">
                        <c:v>78.442999999999998</c:v>
                      </c:pt>
                      <c:pt idx="891" formatCode="General">
                        <c:v>78.453000000000003</c:v>
                      </c:pt>
                      <c:pt idx="892" formatCode="General">
                        <c:v>78.462999999999994</c:v>
                      </c:pt>
                      <c:pt idx="893" formatCode="General">
                        <c:v>78.472999999999999</c:v>
                      </c:pt>
                      <c:pt idx="894" formatCode="General">
                        <c:v>78.483000000000004</c:v>
                      </c:pt>
                      <c:pt idx="895" formatCode="General">
                        <c:v>78.492999999999995</c:v>
                      </c:pt>
                      <c:pt idx="896" formatCode="General">
                        <c:v>78.503</c:v>
                      </c:pt>
                      <c:pt idx="897" formatCode="General">
                        <c:v>78.513000000000005</c:v>
                      </c:pt>
                      <c:pt idx="898" formatCode="General">
                        <c:v>78.522999999999996</c:v>
                      </c:pt>
                      <c:pt idx="899" formatCode="General">
                        <c:v>78.533000000000001</c:v>
                      </c:pt>
                      <c:pt idx="900" formatCode="General">
                        <c:v>78.543000000000006</c:v>
                      </c:pt>
                      <c:pt idx="901" formatCode="General">
                        <c:v>78.552999999999997</c:v>
                      </c:pt>
                      <c:pt idx="902" formatCode="General">
                        <c:v>78.563000000000002</c:v>
                      </c:pt>
                      <c:pt idx="903" formatCode="General">
                        <c:v>78.572999999999993</c:v>
                      </c:pt>
                      <c:pt idx="904" formatCode="General">
                        <c:v>78.582999999999998</c:v>
                      </c:pt>
                      <c:pt idx="905" formatCode="General">
                        <c:v>78.593000000000004</c:v>
                      </c:pt>
                      <c:pt idx="906" formatCode="General">
                        <c:v>78.602999999999994</c:v>
                      </c:pt>
                      <c:pt idx="907" formatCode="General">
                        <c:v>78.613</c:v>
                      </c:pt>
                      <c:pt idx="908" formatCode="General">
                        <c:v>78.623000000000005</c:v>
                      </c:pt>
                      <c:pt idx="909" formatCode="General">
                        <c:v>78.632999999999996</c:v>
                      </c:pt>
                      <c:pt idx="910" formatCode="General">
                        <c:v>78.643000000000001</c:v>
                      </c:pt>
                      <c:pt idx="911" formatCode="General">
                        <c:v>78.653000000000006</c:v>
                      </c:pt>
                      <c:pt idx="912" formatCode="General">
                        <c:v>78.662999999999997</c:v>
                      </c:pt>
                      <c:pt idx="913" formatCode="General">
                        <c:v>78.673000000000002</c:v>
                      </c:pt>
                      <c:pt idx="914" formatCode="General">
                        <c:v>78.683000000000007</c:v>
                      </c:pt>
                      <c:pt idx="915" formatCode="General">
                        <c:v>78.692999999999998</c:v>
                      </c:pt>
                      <c:pt idx="916" formatCode="General">
                        <c:v>78.703000000000003</c:v>
                      </c:pt>
                      <c:pt idx="917" formatCode="General">
                        <c:v>78.712999999999994</c:v>
                      </c:pt>
                      <c:pt idx="918" formatCode="General">
                        <c:v>78.722999999999999</c:v>
                      </c:pt>
                      <c:pt idx="919" formatCode="General">
                        <c:v>78.733000000000004</c:v>
                      </c:pt>
                      <c:pt idx="920" formatCode="General">
                        <c:v>78.742999999999995</c:v>
                      </c:pt>
                      <c:pt idx="921" formatCode="General">
                        <c:v>78.753</c:v>
                      </c:pt>
                      <c:pt idx="922" formatCode="General">
                        <c:v>78.763000000000005</c:v>
                      </c:pt>
                      <c:pt idx="923" formatCode="General">
                        <c:v>78.772999999999996</c:v>
                      </c:pt>
                      <c:pt idx="924" formatCode="General">
                        <c:v>78.783000000000001</c:v>
                      </c:pt>
                      <c:pt idx="925" formatCode="General">
                        <c:v>78.793000000000006</c:v>
                      </c:pt>
                      <c:pt idx="926" formatCode="General">
                        <c:v>78.802999999999997</c:v>
                      </c:pt>
                      <c:pt idx="927" formatCode="General">
                        <c:v>78.813000000000002</c:v>
                      </c:pt>
                      <c:pt idx="928" formatCode="General">
                        <c:v>78.822999999999993</c:v>
                      </c:pt>
                      <c:pt idx="929" formatCode="General">
                        <c:v>78.832999999999998</c:v>
                      </c:pt>
                      <c:pt idx="930" formatCode="General">
                        <c:v>78.843000000000004</c:v>
                      </c:pt>
                      <c:pt idx="931" formatCode="General">
                        <c:v>78.852999999999994</c:v>
                      </c:pt>
                      <c:pt idx="932" formatCode="General">
                        <c:v>78.863</c:v>
                      </c:pt>
                      <c:pt idx="933" formatCode="General">
                        <c:v>78.873000000000005</c:v>
                      </c:pt>
                      <c:pt idx="934" formatCode="General">
                        <c:v>78.882999999999996</c:v>
                      </c:pt>
                      <c:pt idx="935" formatCode="General">
                        <c:v>78.893000000000001</c:v>
                      </c:pt>
                      <c:pt idx="936" formatCode="General">
                        <c:v>78.903000000000006</c:v>
                      </c:pt>
                      <c:pt idx="937" formatCode="General">
                        <c:v>78.912999999999997</c:v>
                      </c:pt>
                      <c:pt idx="938" formatCode="General">
                        <c:v>78.923000000000002</c:v>
                      </c:pt>
                      <c:pt idx="939" formatCode="General">
                        <c:v>78.933000000000007</c:v>
                      </c:pt>
                      <c:pt idx="940" formatCode="General">
                        <c:v>78.942999999999998</c:v>
                      </c:pt>
                      <c:pt idx="941" formatCode="General">
                        <c:v>78.953000000000003</c:v>
                      </c:pt>
                      <c:pt idx="942" formatCode="General">
                        <c:v>78.962999999999994</c:v>
                      </c:pt>
                      <c:pt idx="943" formatCode="General">
                        <c:v>78.972999999999999</c:v>
                      </c:pt>
                      <c:pt idx="944" formatCode="General">
                        <c:v>78.983000000000004</c:v>
                      </c:pt>
                      <c:pt idx="945" formatCode="General">
                        <c:v>78.992999999999995</c:v>
                      </c:pt>
                      <c:pt idx="946" formatCode="General">
                        <c:v>79.003</c:v>
                      </c:pt>
                      <c:pt idx="947" formatCode="General">
                        <c:v>79.013000000000005</c:v>
                      </c:pt>
                      <c:pt idx="948" formatCode="General">
                        <c:v>79.022999999999996</c:v>
                      </c:pt>
                      <c:pt idx="949" formatCode="General">
                        <c:v>79.033000000000001</c:v>
                      </c:pt>
                      <c:pt idx="950" formatCode="General">
                        <c:v>79.043000000000006</c:v>
                      </c:pt>
                      <c:pt idx="951" formatCode="General">
                        <c:v>79.052999999999997</c:v>
                      </c:pt>
                      <c:pt idx="952" formatCode="General">
                        <c:v>79.063000000000002</c:v>
                      </c:pt>
                      <c:pt idx="953" formatCode="General">
                        <c:v>79.072999999999993</c:v>
                      </c:pt>
                      <c:pt idx="954" formatCode="General">
                        <c:v>79.082999999999998</c:v>
                      </c:pt>
                      <c:pt idx="955" formatCode="General">
                        <c:v>79.093000000000004</c:v>
                      </c:pt>
                      <c:pt idx="956" formatCode="General">
                        <c:v>79.102999999999994</c:v>
                      </c:pt>
                      <c:pt idx="957" formatCode="General">
                        <c:v>79.113</c:v>
                      </c:pt>
                      <c:pt idx="958" formatCode="General">
                        <c:v>79.123000000000005</c:v>
                      </c:pt>
                      <c:pt idx="959" formatCode="General">
                        <c:v>79.132999999999996</c:v>
                      </c:pt>
                      <c:pt idx="960" formatCode="General">
                        <c:v>79.143000000000001</c:v>
                      </c:pt>
                      <c:pt idx="961" formatCode="General">
                        <c:v>79.153000000000006</c:v>
                      </c:pt>
                      <c:pt idx="962" formatCode="General">
                        <c:v>79.162999999999997</c:v>
                      </c:pt>
                      <c:pt idx="963" formatCode="General">
                        <c:v>79.173000000000002</c:v>
                      </c:pt>
                      <c:pt idx="964" formatCode="General">
                        <c:v>79.183000000000007</c:v>
                      </c:pt>
                      <c:pt idx="965" formatCode="General">
                        <c:v>79.192999999999998</c:v>
                      </c:pt>
                      <c:pt idx="966" formatCode="General">
                        <c:v>79.203000000000003</c:v>
                      </c:pt>
                      <c:pt idx="967" formatCode="General">
                        <c:v>79.212999999999994</c:v>
                      </c:pt>
                      <c:pt idx="968" formatCode="General">
                        <c:v>79.222999999999999</c:v>
                      </c:pt>
                      <c:pt idx="969" formatCode="General">
                        <c:v>79.233000000000004</c:v>
                      </c:pt>
                      <c:pt idx="970" formatCode="General">
                        <c:v>79.242999999999995</c:v>
                      </c:pt>
                      <c:pt idx="971" formatCode="General">
                        <c:v>79.253</c:v>
                      </c:pt>
                      <c:pt idx="972" formatCode="General">
                        <c:v>79.263000000000005</c:v>
                      </c:pt>
                      <c:pt idx="973" formatCode="General">
                        <c:v>79.272999999999996</c:v>
                      </c:pt>
                      <c:pt idx="974" formatCode="General">
                        <c:v>79.283000000000001</c:v>
                      </c:pt>
                      <c:pt idx="975" formatCode="General">
                        <c:v>79.293000000000006</c:v>
                      </c:pt>
                      <c:pt idx="976" formatCode="General">
                        <c:v>79.302999999999997</c:v>
                      </c:pt>
                      <c:pt idx="977" formatCode="General">
                        <c:v>79.313000000000002</c:v>
                      </c:pt>
                      <c:pt idx="978" formatCode="General">
                        <c:v>79.322999999999993</c:v>
                      </c:pt>
                      <c:pt idx="979" formatCode="General">
                        <c:v>79.332999999999998</c:v>
                      </c:pt>
                      <c:pt idx="980" formatCode="General">
                        <c:v>79.343000000000004</c:v>
                      </c:pt>
                      <c:pt idx="981" formatCode="General">
                        <c:v>79.352999999999994</c:v>
                      </c:pt>
                      <c:pt idx="982" formatCode="General">
                        <c:v>79.363</c:v>
                      </c:pt>
                      <c:pt idx="983" formatCode="General">
                        <c:v>79.373000000000005</c:v>
                      </c:pt>
                      <c:pt idx="984" formatCode="General">
                        <c:v>79.382999999999996</c:v>
                      </c:pt>
                      <c:pt idx="985" formatCode="General">
                        <c:v>79.393000000000001</c:v>
                      </c:pt>
                      <c:pt idx="986" formatCode="General">
                        <c:v>79.403000000000006</c:v>
                      </c:pt>
                      <c:pt idx="987" formatCode="General">
                        <c:v>79.412999999999997</c:v>
                      </c:pt>
                      <c:pt idx="988" formatCode="General">
                        <c:v>79.423000000000002</c:v>
                      </c:pt>
                      <c:pt idx="989" formatCode="General">
                        <c:v>79.433000000000007</c:v>
                      </c:pt>
                      <c:pt idx="990" formatCode="General">
                        <c:v>79.442999999999998</c:v>
                      </c:pt>
                      <c:pt idx="991" formatCode="General">
                        <c:v>79.453000000000003</c:v>
                      </c:pt>
                      <c:pt idx="992" formatCode="General">
                        <c:v>79.462999999999994</c:v>
                      </c:pt>
                      <c:pt idx="993" formatCode="General">
                        <c:v>79.472999999999999</c:v>
                      </c:pt>
                      <c:pt idx="994" formatCode="General">
                        <c:v>79.483000000000004</c:v>
                      </c:pt>
                      <c:pt idx="995" formatCode="General">
                        <c:v>79.492999999999995</c:v>
                      </c:pt>
                      <c:pt idx="996" formatCode="General">
                        <c:v>79.503</c:v>
                      </c:pt>
                      <c:pt idx="997" formatCode="General">
                        <c:v>79.513000000000005</c:v>
                      </c:pt>
                      <c:pt idx="998" formatCode="General">
                        <c:v>79.522999999999996</c:v>
                      </c:pt>
                      <c:pt idx="999" formatCode="General">
                        <c:v>79.533000000000001</c:v>
                      </c:pt>
                      <c:pt idx="1000" formatCode="General">
                        <c:v>79.543000000000006</c:v>
                      </c:pt>
                      <c:pt idx="1001" formatCode="General">
                        <c:v>79.552999999999997</c:v>
                      </c:pt>
                      <c:pt idx="1002" formatCode="General">
                        <c:v>79.563000000000002</c:v>
                      </c:pt>
                      <c:pt idx="1003" formatCode="General">
                        <c:v>79.572999999999993</c:v>
                      </c:pt>
                      <c:pt idx="1004" formatCode="General">
                        <c:v>79.582999999999998</c:v>
                      </c:pt>
                      <c:pt idx="1005" formatCode="General">
                        <c:v>79.593000000000004</c:v>
                      </c:pt>
                      <c:pt idx="1006" formatCode="General">
                        <c:v>79.602999999999994</c:v>
                      </c:pt>
                      <c:pt idx="1007" formatCode="General">
                        <c:v>79.613</c:v>
                      </c:pt>
                      <c:pt idx="1008" formatCode="General">
                        <c:v>79.623000000000005</c:v>
                      </c:pt>
                      <c:pt idx="1009" formatCode="General">
                        <c:v>79.632999999999996</c:v>
                      </c:pt>
                      <c:pt idx="1010" formatCode="General">
                        <c:v>79.643000000000001</c:v>
                      </c:pt>
                      <c:pt idx="1011" formatCode="General">
                        <c:v>79.653000000000006</c:v>
                      </c:pt>
                      <c:pt idx="1012" formatCode="General">
                        <c:v>79.662999999999997</c:v>
                      </c:pt>
                      <c:pt idx="1013" formatCode="General">
                        <c:v>79.673000000000002</c:v>
                      </c:pt>
                      <c:pt idx="1014" formatCode="General">
                        <c:v>79.683000000000007</c:v>
                      </c:pt>
                      <c:pt idx="1015" formatCode="General">
                        <c:v>79.692999999999998</c:v>
                      </c:pt>
                      <c:pt idx="1016" formatCode="General">
                        <c:v>79.703000000000003</c:v>
                      </c:pt>
                      <c:pt idx="1017" formatCode="General">
                        <c:v>79.712999999999994</c:v>
                      </c:pt>
                      <c:pt idx="1018" formatCode="General">
                        <c:v>79.722999999999999</c:v>
                      </c:pt>
                      <c:pt idx="1019" formatCode="General">
                        <c:v>79.733000000000004</c:v>
                      </c:pt>
                      <c:pt idx="1020" formatCode="General">
                        <c:v>79.742999999999995</c:v>
                      </c:pt>
                      <c:pt idx="1021" formatCode="General">
                        <c:v>79.753</c:v>
                      </c:pt>
                      <c:pt idx="1022" formatCode="General">
                        <c:v>79.763000000000005</c:v>
                      </c:pt>
                      <c:pt idx="1023" formatCode="General">
                        <c:v>79.772999999999996</c:v>
                      </c:pt>
                      <c:pt idx="1024" formatCode="General">
                        <c:v>79.783000000000001</c:v>
                      </c:pt>
                      <c:pt idx="1025" formatCode="General">
                        <c:v>79.793000000000006</c:v>
                      </c:pt>
                      <c:pt idx="1026" formatCode="General">
                        <c:v>79.802999999999997</c:v>
                      </c:pt>
                      <c:pt idx="1027" formatCode="General">
                        <c:v>79.813000000000002</c:v>
                      </c:pt>
                      <c:pt idx="1028" formatCode="General">
                        <c:v>79.822999999999993</c:v>
                      </c:pt>
                      <c:pt idx="1029" formatCode="General">
                        <c:v>79.832999999999998</c:v>
                      </c:pt>
                      <c:pt idx="1030" formatCode="General">
                        <c:v>79.843000000000004</c:v>
                      </c:pt>
                      <c:pt idx="1031" formatCode="General">
                        <c:v>79.852999999999994</c:v>
                      </c:pt>
                      <c:pt idx="1032" formatCode="General">
                        <c:v>79.863</c:v>
                      </c:pt>
                      <c:pt idx="1033" formatCode="General">
                        <c:v>79.873000000000005</c:v>
                      </c:pt>
                      <c:pt idx="1034" formatCode="General">
                        <c:v>79.882999999999996</c:v>
                      </c:pt>
                      <c:pt idx="1035" formatCode="General">
                        <c:v>79.893000000000001</c:v>
                      </c:pt>
                      <c:pt idx="1036" formatCode="General">
                        <c:v>79.903000000000006</c:v>
                      </c:pt>
                      <c:pt idx="1037" formatCode="General">
                        <c:v>79.912999999999997</c:v>
                      </c:pt>
                      <c:pt idx="1038" formatCode="General">
                        <c:v>79.923000000000002</c:v>
                      </c:pt>
                      <c:pt idx="1039" formatCode="General">
                        <c:v>79.933000000000007</c:v>
                      </c:pt>
                      <c:pt idx="1040" formatCode="General">
                        <c:v>79.942999999999998</c:v>
                      </c:pt>
                      <c:pt idx="1041" formatCode="General">
                        <c:v>79.953000000000003</c:v>
                      </c:pt>
                      <c:pt idx="1042" formatCode="General">
                        <c:v>79.962999999999994</c:v>
                      </c:pt>
                      <c:pt idx="1043" formatCode="General">
                        <c:v>79.972999999999999</c:v>
                      </c:pt>
                      <c:pt idx="1044" formatCode="General">
                        <c:v>79.983000000000004</c:v>
                      </c:pt>
                      <c:pt idx="1045" formatCode="General">
                        <c:v>79.992999999999995</c:v>
                      </c:pt>
                      <c:pt idx="1046" formatCode="General">
                        <c:v>80.003</c:v>
                      </c:pt>
                      <c:pt idx="1047" formatCode="General">
                        <c:v>80.013000000000005</c:v>
                      </c:pt>
                      <c:pt idx="1048" formatCode="General">
                        <c:v>80.022999999999996</c:v>
                      </c:pt>
                      <c:pt idx="1049" formatCode="General">
                        <c:v>80.033000000000001</c:v>
                      </c:pt>
                      <c:pt idx="1050" formatCode="General">
                        <c:v>80.043000000000006</c:v>
                      </c:pt>
                      <c:pt idx="1051" formatCode="General">
                        <c:v>80.052999999999997</c:v>
                      </c:pt>
                      <c:pt idx="1052" formatCode="General">
                        <c:v>80.063000000000002</c:v>
                      </c:pt>
                      <c:pt idx="1053" formatCode="General">
                        <c:v>80.072999999999993</c:v>
                      </c:pt>
                      <c:pt idx="1054" formatCode="General">
                        <c:v>80.082999999999998</c:v>
                      </c:pt>
                      <c:pt idx="1055" formatCode="General">
                        <c:v>80.093000000000004</c:v>
                      </c:pt>
                      <c:pt idx="1056" formatCode="General">
                        <c:v>80.102999999999994</c:v>
                      </c:pt>
                      <c:pt idx="1057" formatCode="General">
                        <c:v>80.113</c:v>
                      </c:pt>
                      <c:pt idx="1058" formatCode="General">
                        <c:v>80.123000000000005</c:v>
                      </c:pt>
                      <c:pt idx="1059" formatCode="General">
                        <c:v>80.132999999999996</c:v>
                      </c:pt>
                      <c:pt idx="1060" formatCode="General">
                        <c:v>80.143000000000001</c:v>
                      </c:pt>
                      <c:pt idx="1061" formatCode="General">
                        <c:v>80.153000000000006</c:v>
                      </c:pt>
                      <c:pt idx="1062" formatCode="General">
                        <c:v>80.162999999999997</c:v>
                      </c:pt>
                      <c:pt idx="1063" formatCode="General">
                        <c:v>80.173000000000002</c:v>
                      </c:pt>
                      <c:pt idx="1064" formatCode="General">
                        <c:v>80.183000000000007</c:v>
                      </c:pt>
                      <c:pt idx="1065" formatCode="General">
                        <c:v>80.192999999999998</c:v>
                      </c:pt>
                      <c:pt idx="1066" formatCode="General">
                        <c:v>80.203000000000003</c:v>
                      </c:pt>
                      <c:pt idx="1067" formatCode="General">
                        <c:v>80.212999999999994</c:v>
                      </c:pt>
                      <c:pt idx="1068" formatCode="General">
                        <c:v>80.222999999999999</c:v>
                      </c:pt>
                      <c:pt idx="1069" formatCode="General">
                        <c:v>80.233000000000004</c:v>
                      </c:pt>
                      <c:pt idx="1070" formatCode="General">
                        <c:v>80.242999999999995</c:v>
                      </c:pt>
                      <c:pt idx="1071" formatCode="General">
                        <c:v>80.253</c:v>
                      </c:pt>
                      <c:pt idx="1072" formatCode="General">
                        <c:v>80.263000000000005</c:v>
                      </c:pt>
                      <c:pt idx="1073" formatCode="General">
                        <c:v>80.272999999999996</c:v>
                      </c:pt>
                      <c:pt idx="1074" formatCode="General">
                        <c:v>80.283000000000001</c:v>
                      </c:pt>
                      <c:pt idx="1075" formatCode="General">
                        <c:v>80.293000000000006</c:v>
                      </c:pt>
                      <c:pt idx="1076" formatCode="General">
                        <c:v>80.302999999999997</c:v>
                      </c:pt>
                      <c:pt idx="1077" formatCode="General">
                        <c:v>80.313000000000002</c:v>
                      </c:pt>
                      <c:pt idx="1078" formatCode="General">
                        <c:v>80.322999999999993</c:v>
                      </c:pt>
                      <c:pt idx="1079" formatCode="General">
                        <c:v>80.332999999999998</c:v>
                      </c:pt>
                      <c:pt idx="1080" formatCode="General">
                        <c:v>80.343000000000004</c:v>
                      </c:pt>
                      <c:pt idx="1081" formatCode="General">
                        <c:v>80.352999999999994</c:v>
                      </c:pt>
                      <c:pt idx="1082" formatCode="General">
                        <c:v>80.363</c:v>
                      </c:pt>
                      <c:pt idx="1083" formatCode="General">
                        <c:v>80.373000000000005</c:v>
                      </c:pt>
                      <c:pt idx="1084" formatCode="General">
                        <c:v>80.382999999999996</c:v>
                      </c:pt>
                      <c:pt idx="1085" formatCode="General">
                        <c:v>80.393000000000001</c:v>
                      </c:pt>
                      <c:pt idx="1086" formatCode="General">
                        <c:v>80.403000000000006</c:v>
                      </c:pt>
                      <c:pt idx="1087" formatCode="General">
                        <c:v>80.412999999999997</c:v>
                      </c:pt>
                      <c:pt idx="1088" formatCode="General">
                        <c:v>80.423000000000002</c:v>
                      </c:pt>
                      <c:pt idx="1089" formatCode="General">
                        <c:v>80.433000000000007</c:v>
                      </c:pt>
                      <c:pt idx="1090" formatCode="General">
                        <c:v>80.442999999999998</c:v>
                      </c:pt>
                      <c:pt idx="1091" formatCode="General">
                        <c:v>80.453000000000003</c:v>
                      </c:pt>
                      <c:pt idx="1092" formatCode="General">
                        <c:v>80.462999999999994</c:v>
                      </c:pt>
                      <c:pt idx="1093" formatCode="General">
                        <c:v>80.472999999999999</c:v>
                      </c:pt>
                      <c:pt idx="1094" formatCode="General">
                        <c:v>80.483000000000004</c:v>
                      </c:pt>
                      <c:pt idx="1095" formatCode="General">
                        <c:v>80.492999999999995</c:v>
                      </c:pt>
                      <c:pt idx="1096" formatCode="General">
                        <c:v>80.503</c:v>
                      </c:pt>
                      <c:pt idx="1097" formatCode="General">
                        <c:v>80.513000000000005</c:v>
                      </c:pt>
                      <c:pt idx="1098" formatCode="General">
                        <c:v>80.522999999999996</c:v>
                      </c:pt>
                      <c:pt idx="1099" formatCode="General">
                        <c:v>80.533000000000001</c:v>
                      </c:pt>
                      <c:pt idx="1100" formatCode="General">
                        <c:v>80.543000000000006</c:v>
                      </c:pt>
                      <c:pt idx="1101" formatCode="General">
                        <c:v>80.552999999999997</c:v>
                      </c:pt>
                      <c:pt idx="1102" formatCode="General">
                        <c:v>80.563000000000002</c:v>
                      </c:pt>
                      <c:pt idx="1103" formatCode="General">
                        <c:v>80.572999999999993</c:v>
                      </c:pt>
                      <c:pt idx="1104" formatCode="General">
                        <c:v>80.582999999999998</c:v>
                      </c:pt>
                      <c:pt idx="1105" formatCode="General">
                        <c:v>80.593000000000004</c:v>
                      </c:pt>
                      <c:pt idx="1106" formatCode="General">
                        <c:v>80.602999999999994</c:v>
                      </c:pt>
                      <c:pt idx="1107" formatCode="General">
                        <c:v>80.613</c:v>
                      </c:pt>
                      <c:pt idx="1108" formatCode="General">
                        <c:v>80.623000000000005</c:v>
                      </c:pt>
                      <c:pt idx="1109" formatCode="General">
                        <c:v>80.632999999999996</c:v>
                      </c:pt>
                      <c:pt idx="1110" formatCode="General">
                        <c:v>80.643000000000001</c:v>
                      </c:pt>
                      <c:pt idx="1111" formatCode="General">
                        <c:v>80.653000000000006</c:v>
                      </c:pt>
                      <c:pt idx="1112" formatCode="General">
                        <c:v>80.662999999999997</c:v>
                      </c:pt>
                      <c:pt idx="1113" formatCode="General">
                        <c:v>80.673000000000002</c:v>
                      </c:pt>
                      <c:pt idx="1114" formatCode="General">
                        <c:v>80.683000000000007</c:v>
                      </c:pt>
                      <c:pt idx="1115" formatCode="General">
                        <c:v>80.692999999999998</c:v>
                      </c:pt>
                      <c:pt idx="1116" formatCode="General">
                        <c:v>80.703000000000003</c:v>
                      </c:pt>
                      <c:pt idx="1117" formatCode="General">
                        <c:v>80.712999999999994</c:v>
                      </c:pt>
                      <c:pt idx="1118" formatCode="General">
                        <c:v>80.722999999999999</c:v>
                      </c:pt>
                      <c:pt idx="1119" formatCode="General">
                        <c:v>80.733000000000004</c:v>
                      </c:pt>
                      <c:pt idx="1120" formatCode="General">
                        <c:v>80.742999999999995</c:v>
                      </c:pt>
                      <c:pt idx="1121" formatCode="General">
                        <c:v>80.753</c:v>
                      </c:pt>
                      <c:pt idx="1122" formatCode="General">
                        <c:v>80.763000000000005</c:v>
                      </c:pt>
                      <c:pt idx="1123" formatCode="General">
                        <c:v>80.772999999999996</c:v>
                      </c:pt>
                      <c:pt idx="1124" formatCode="General">
                        <c:v>80.783000000000001</c:v>
                      </c:pt>
                      <c:pt idx="1125" formatCode="General">
                        <c:v>80.793000000000006</c:v>
                      </c:pt>
                      <c:pt idx="1126" formatCode="General">
                        <c:v>80.802999999999997</c:v>
                      </c:pt>
                      <c:pt idx="1127" formatCode="General">
                        <c:v>80.813000000000002</c:v>
                      </c:pt>
                      <c:pt idx="1128" formatCode="General">
                        <c:v>80.822999999999993</c:v>
                      </c:pt>
                      <c:pt idx="1129" formatCode="General">
                        <c:v>80.832999999999998</c:v>
                      </c:pt>
                      <c:pt idx="1130" formatCode="General">
                        <c:v>80.843000000000004</c:v>
                      </c:pt>
                      <c:pt idx="1131" formatCode="General">
                        <c:v>80.852999999999994</c:v>
                      </c:pt>
                      <c:pt idx="1132" formatCode="General">
                        <c:v>80.863</c:v>
                      </c:pt>
                      <c:pt idx="1133" formatCode="General">
                        <c:v>80.873000000000005</c:v>
                      </c:pt>
                      <c:pt idx="1134" formatCode="General">
                        <c:v>80.882999999999996</c:v>
                      </c:pt>
                      <c:pt idx="1135" formatCode="General">
                        <c:v>80.893000000000001</c:v>
                      </c:pt>
                      <c:pt idx="1136" formatCode="General">
                        <c:v>80.903000000000006</c:v>
                      </c:pt>
                      <c:pt idx="1137" formatCode="General">
                        <c:v>80.912999999999997</c:v>
                      </c:pt>
                      <c:pt idx="1138" formatCode="General">
                        <c:v>80.923000000000002</c:v>
                      </c:pt>
                      <c:pt idx="1139" formatCode="General">
                        <c:v>80.933000000000007</c:v>
                      </c:pt>
                      <c:pt idx="1140" formatCode="General">
                        <c:v>80.942999999999998</c:v>
                      </c:pt>
                      <c:pt idx="1141" formatCode="General">
                        <c:v>80.953000000000003</c:v>
                      </c:pt>
                      <c:pt idx="1142" formatCode="General">
                        <c:v>80.962999999999994</c:v>
                      </c:pt>
                      <c:pt idx="1143" formatCode="General">
                        <c:v>80.972999999999999</c:v>
                      </c:pt>
                      <c:pt idx="1144" formatCode="General">
                        <c:v>80.983000000000004</c:v>
                      </c:pt>
                      <c:pt idx="1145" formatCode="General">
                        <c:v>80.992999999999995</c:v>
                      </c:pt>
                      <c:pt idx="1146" formatCode="General">
                        <c:v>81.003</c:v>
                      </c:pt>
                      <c:pt idx="1147" formatCode="General">
                        <c:v>81.013000000000005</c:v>
                      </c:pt>
                      <c:pt idx="1148" formatCode="General">
                        <c:v>81.022999999999996</c:v>
                      </c:pt>
                      <c:pt idx="1149" formatCode="General">
                        <c:v>81.033000000000001</c:v>
                      </c:pt>
                      <c:pt idx="1150" formatCode="General">
                        <c:v>81.043000000000006</c:v>
                      </c:pt>
                      <c:pt idx="1151" formatCode="General">
                        <c:v>81.052999999999997</c:v>
                      </c:pt>
                      <c:pt idx="1152" formatCode="General">
                        <c:v>81.063000000000002</c:v>
                      </c:pt>
                      <c:pt idx="1153" formatCode="General">
                        <c:v>81.072999999999993</c:v>
                      </c:pt>
                      <c:pt idx="1154" formatCode="General">
                        <c:v>81.082999999999998</c:v>
                      </c:pt>
                      <c:pt idx="1155" formatCode="General">
                        <c:v>81.093000000000004</c:v>
                      </c:pt>
                      <c:pt idx="1156" formatCode="General">
                        <c:v>81.102999999999994</c:v>
                      </c:pt>
                      <c:pt idx="1157" formatCode="General">
                        <c:v>81.113</c:v>
                      </c:pt>
                      <c:pt idx="1158" formatCode="General">
                        <c:v>81.123000000000005</c:v>
                      </c:pt>
                      <c:pt idx="1159" formatCode="General">
                        <c:v>81.132999999999996</c:v>
                      </c:pt>
                      <c:pt idx="1160" formatCode="General">
                        <c:v>81.143000000000001</c:v>
                      </c:pt>
                      <c:pt idx="1161" formatCode="General">
                        <c:v>81.153000000000006</c:v>
                      </c:pt>
                      <c:pt idx="1162" formatCode="General">
                        <c:v>81.162999999999997</c:v>
                      </c:pt>
                      <c:pt idx="1163" formatCode="General">
                        <c:v>81.173000000000002</c:v>
                      </c:pt>
                      <c:pt idx="1164" formatCode="General">
                        <c:v>81.183000000000007</c:v>
                      </c:pt>
                      <c:pt idx="1165" formatCode="General">
                        <c:v>81.192999999999998</c:v>
                      </c:pt>
                      <c:pt idx="1166" formatCode="General">
                        <c:v>81.203000000000003</c:v>
                      </c:pt>
                      <c:pt idx="1167" formatCode="General">
                        <c:v>81.212999999999994</c:v>
                      </c:pt>
                      <c:pt idx="1168" formatCode="General">
                        <c:v>81.222999999999999</c:v>
                      </c:pt>
                      <c:pt idx="1169" formatCode="General">
                        <c:v>81.233000000000004</c:v>
                      </c:pt>
                      <c:pt idx="1170" formatCode="General">
                        <c:v>81.242999999999995</c:v>
                      </c:pt>
                      <c:pt idx="1171" formatCode="General">
                        <c:v>81.253</c:v>
                      </c:pt>
                      <c:pt idx="1172" formatCode="General">
                        <c:v>81.263000000000005</c:v>
                      </c:pt>
                      <c:pt idx="1173" formatCode="General">
                        <c:v>81.272999999999996</c:v>
                      </c:pt>
                      <c:pt idx="1174" formatCode="General">
                        <c:v>81.283000000000001</c:v>
                      </c:pt>
                      <c:pt idx="1175" formatCode="General">
                        <c:v>81.293000000000006</c:v>
                      </c:pt>
                      <c:pt idx="1176" formatCode="General">
                        <c:v>81.302999999999997</c:v>
                      </c:pt>
                      <c:pt idx="1177" formatCode="General">
                        <c:v>81.313000000000002</c:v>
                      </c:pt>
                      <c:pt idx="1178" formatCode="General">
                        <c:v>81.322999999999993</c:v>
                      </c:pt>
                      <c:pt idx="1179" formatCode="General">
                        <c:v>81.332999999999998</c:v>
                      </c:pt>
                      <c:pt idx="1180" formatCode="General">
                        <c:v>81.343000000000004</c:v>
                      </c:pt>
                      <c:pt idx="1181" formatCode="General">
                        <c:v>81.352999999999994</c:v>
                      </c:pt>
                      <c:pt idx="1182" formatCode="General">
                        <c:v>81.363</c:v>
                      </c:pt>
                      <c:pt idx="1183" formatCode="General">
                        <c:v>81.373000000000005</c:v>
                      </c:pt>
                      <c:pt idx="1184" formatCode="General">
                        <c:v>81.382999999999996</c:v>
                      </c:pt>
                      <c:pt idx="1185" formatCode="General">
                        <c:v>81.393000000000001</c:v>
                      </c:pt>
                      <c:pt idx="1186" formatCode="General">
                        <c:v>81.403000000000006</c:v>
                      </c:pt>
                      <c:pt idx="1187" formatCode="General">
                        <c:v>81.412999999999997</c:v>
                      </c:pt>
                      <c:pt idx="1188" formatCode="General">
                        <c:v>81.423000000000002</c:v>
                      </c:pt>
                      <c:pt idx="1189" formatCode="General">
                        <c:v>81.433000000000007</c:v>
                      </c:pt>
                      <c:pt idx="1190" formatCode="General">
                        <c:v>81.442999999999998</c:v>
                      </c:pt>
                      <c:pt idx="1191" formatCode="General">
                        <c:v>81.453000000000003</c:v>
                      </c:pt>
                      <c:pt idx="1192" formatCode="General">
                        <c:v>81.462999999999994</c:v>
                      </c:pt>
                      <c:pt idx="1193" formatCode="General">
                        <c:v>81.472999999999999</c:v>
                      </c:pt>
                      <c:pt idx="1194" formatCode="General">
                        <c:v>81.483000000000004</c:v>
                      </c:pt>
                      <c:pt idx="1195" formatCode="General">
                        <c:v>81.492999999999995</c:v>
                      </c:pt>
                      <c:pt idx="1196" formatCode="General">
                        <c:v>81.503</c:v>
                      </c:pt>
                      <c:pt idx="1197" formatCode="General">
                        <c:v>81.513000000000005</c:v>
                      </c:pt>
                      <c:pt idx="1198" formatCode="General">
                        <c:v>81.522999999999996</c:v>
                      </c:pt>
                      <c:pt idx="1199" formatCode="General">
                        <c:v>81.533000000000001</c:v>
                      </c:pt>
                      <c:pt idx="1200" formatCode="General">
                        <c:v>81.543000000000006</c:v>
                      </c:pt>
                      <c:pt idx="1201" formatCode="General">
                        <c:v>81.552999999999997</c:v>
                      </c:pt>
                      <c:pt idx="1202" formatCode="General">
                        <c:v>81.563000000000002</c:v>
                      </c:pt>
                      <c:pt idx="1203" formatCode="General">
                        <c:v>81.572999999999993</c:v>
                      </c:pt>
                      <c:pt idx="1204" formatCode="General">
                        <c:v>81.582999999999998</c:v>
                      </c:pt>
                      <c:pt idx="1205" formatCode="General">
                        <c:v>81.593000000000004</c:v>
                      </c:pt>
                      <c:pt idx="1206" formatCode="General">
                        <c:v>81.602999999999994</c:v>
                      </c:pt>
                      <c:pt idx="1207" formatCode="General">
                        <c:v>81.613</c:v>
                      </c:pt>
                      <c:pt idx="1208" formatCode="General">
                        <c:v>81.623000000000005</c:v>
                      </c:pt>
                      <c:pt idx="1209" formatCode="General">
                        <c:v>81.632999999999996</c:v>
                      </c:pt>
                      <c:pt idx="1210" formatCode="General">
                        <c:v>81.643000000000001</c:v>
                      </c:pt>
                      <c:pt idx="1211" formatCode="General">
                        <c:v>81.653000000000006</c:v>
                      </c:pt>
                      <c:pt idx="1212" formatCode="General">
                        <c:v>81.662999999999997</c:v>
                      </c:pt>
                      <c:pt idx="1213" formatCode="General">
                        <c:v>81.673000000000002</c:v>
                      </c:pt>
                      <c:pt idx="1214" formatCode="General">
                        <c:v>81.683000000000007</c:v>
                      </c:pt>
                      <c:pt idx="1215" formatCode="General">
                        <c:v>81.692999999999998</c:v>
                      </c:pt>
                      <c:pt idx="1216" formatCode="General">
                        <c:v>81.703000000000003</c:v>
                      </c:pt>
                      <c:pt idx="1217" formatCode="General">
                        <c:v>81.712999999999994</c:v>
                      </c:pt>
                      <c:pt idx="1218" formatCode="General">
                        <c:v>81.722999999999999</c:v>
                      </c:pt>
                      <c:pt idx="1219" formatCode="General">
                        <c:v>81.733000000000004</c:v>
                      </c:pt>
                      <c:pt idx="1220" formatCode="General">
                        <c:v>81.742999999999995</c:v>
                      </c:pt>
                      <c:pt idx="1221" formatCode="General">
                        <c:v>81.753</c:v>
                      </c:pt>
                      <c:pt idx="1222" formatCode="General">
                        <c:v>81.763000000000005</c:v>
                      </c:pt>
                      <c:pt idx="1223" formatCode="General">
                        <c:v>81.772999999999996</c:v>
                      </c:pt>
                      <c:pt idx="1224" formatCode="General">
                        <c:v>81.783000000000001</c:v>
                      </c:pt>
                      <c:pt idx="1225" formatCode="General">
                        <c:v>81.793000000000006</c:v>
                      </c:pt>
                      <c:pt idx="1226" formatCode="General">
                        <c:v>81.802999999999997</c:v>
                      </c:pt>
                      <c:pt idx="1227" formatCode="General">
                        <c:v>81.813000000000002</c:v>
                      </c:pt>
                      <c:pt idx="1228" formatCode="General">
                        <c:v>81.822999999999993</c:v>
                      </c:pt>
                      <c:pt idx="1229" formatCode="General">
                        <c:v>81.832999999999998</c:v>
                      </c:pt>
                      <c:pt idx="1230" formatCode="General">
                        <c:v>81.843000000000004</c:v>
                      </c:pt>
                      <c:pt idx="1231" formatCode="General">
                        <c:v>81.852999999999994</c:v>
                      </c:pt>
                      <c:pt idx="1232" formatCode="General">
                        <c:v>81.863</c:v>
                      </c:pt>
                      <c:pt idx="1233" formatCode="General">
                        <c:v>81.873000000000005</c:v>
                      </c:pt>
                      <c:pt idx="1234" formatCode="General">
                        <c:v>81.882999999999996</c:v>
                      </c:pt>
                      <c:pt idx="1235" formatCode="General">
                        <c:v>81.893000000000001</c:v>
                      </c:pt>
                      <c:pt idx="1236" formatCode="General">
                        <c:v>81.903000000000006</c:v>
                      </c:pt>
                      <c:pt idx="1237" formatCode="General">
                        <c:v>81.912999999999997</c:v>
                      </c:pt>
                      <c:pt idx="1238" formatCode="General">
                        <c:v>81.923000000000002</c:v>
                      </c:pt>
                      <c:pt idx="1239" formatCode="General">
                        <c:v>81.933000000000007</c:v>
                      </c:pt>
                      <c:pt idx="1240" formatCode="General">
                        <c:v>81.942999999999998</c:v>
                      </c:pt>
                      <c:pt idx="1241" formatCode="General">
                        <c:v>81.953000000000003</c:v>
                      </c:pt>
                      <c:pt idx="1242" formatCode="General">
                        <c:v>81.962999999999994</c:v>
                      </c:pt>
                      <c:pt idx="1243" formatCode="General">
                        <c:v>81.972999999999999</c:v>
                      </c:pt>
                      <c:pt idx="1244" formatCode="General">
                        <c:v>81.983000000000004</c:v>
                      </c:pt>
                      <c:pt idx="1245" formatCode="General">
                        <c:v>81.992999999999995</c:v>
                      </c:pt>
                      <c:pt idx="1246" formatCode="General">
                        <c:v>82.003</c:v>
                      </c:pt>
                      <c:pt idx="1247" formatCode="General">
                        <c:v>82.013000000000005</c:v>
                      </c:pt>
                      <c:pt idx="1248" formatCode="General">
                        <c:v>82.022999999999996</c:v>
                      </c:pt>
                      <c:pt idx="1249" formatCode="General">
                        <c:v>82.033000000000001</c:v>
                      </c:pt>
                      <c:pt idx="1250" formatCode="General">
                        <c:v>82.043000000000006</c:v>
                      </c:pt>
                      <c:pt idx="1251" formatCode="General">
                        <c:v>82.052999999999997</c:v>
                      </c:pt>
                      <c:pt idx="1252" formatCode="General">
                        <c:v>82.063000000000002</c:v>
                      </c:pt>
                      <c:pt idx="1253" formatCode="General">
                        <c:v>82.072999999999993</c:v>
                      </c:pt>
                      <c:pt idx="1254" formatCode="General">
                        <c:v>82.082999999999998</c:v>
                      </c:pt>
                      <c:pt idx="1255" formatCode="General">
                        <c:v>82.093000000000004</c:v>
                      </c:pt>
                      <c:pt idx="1256" formatCode="General">
                        <c:v>82.102999999999994</c:v>
                      </c:pt>
                      <c:pt idx="1257" formatCode="General">
                        <c:v>82.113</c:v>
                      </c:pt>
                      <c:pt idx="1258" formatCode="General">
                        <c:v>82.123000000000005</c:v>
                      </c:pt>
                      <c:pt idx="1259" formatCode="General">
                        <c:v>82.132999999999996</c:v>
                      </c:pt>
                      <c:pt idx="1260" formatCode="General">
                        <c:v>82.143000000000001</c:v>
                      </c:pt>
                      <c:pt idx="1261" formatCode="General">
                        <c:v>82.153000000000006</c:v>
                      </c:pt>
                      <c:pt idx="1262" formatCode="General">
                        <c:v>82.162999999999997</c:v>
                      </c:pt>
                      <c:pt idx="1263" formatCode="General">
                        <c:v>82.173000000000002</c:v>
                      </c:pt>
                      <c:pt idx="1264" formatCode="General">
                        <c:v>82.183000000000007</c:v>
                      </c:pt>
                      <c:pt idx="1265" formatCode="General">
                        <c:v>82.192999999999998</c:v>
                      </c:pt>
                      <c:pt idx="1266" formatCode="General">
                        <c:v>82.203000000000003</c:v>
                      </c:pt>
                      <c:pt idx="1267" formatCode="General">
                        <c:v>82.212999999999994</c:v>
                      </c:pt>
                      <c:pt idx="1268" formatCode="General">
                        <c:v>82.222999999999999</c:v>
                      </c:pt>
                      <c:pt idx="1269" formatCode="General">
                        <c:v>82.233000000000004</c:v>
                      </c:pt>
                      <c:pt idx="1270" formatCode="General">
                        <c:v>82.242999999999995</c:v>
                      </c:pt>
                      <c:pt idx="1271" formatCode="General">
                        <c:v>82.253</c:v>
                      </c:pt>
                      <c:pt idx="1272" formatCode="General">
                        <c:v>82.263000000000005</c:v>
                      </c:pt>
                      <c:pt idx="1273" formatCode="General">
                        <c:v>82.272999999999996</c:v>
                      </c:pt>
                      <c:pt idx="1274" formatCode="General">
                        <c:v>82.283000000000001</c:v>
                      </c:pt>
                      <c:pt idx="1275" formatCode="General">
                        <c:v>82.293000000000006</c:v>
                      </c:pt>
                      <c:pt idx="1276" formatCode="General">
                        <c:v>82.302999999999997</c:v>
                      </c:pt>
                      <c:pt idx="1277" formatCode="General">
                        <c:v>82.313000000000002</c:v>
                      </c:pt>
                      <c:pt idx="1278" formatCode="General">
                        <c:v>82.322999999999993</c:v>
                      </c:pt>
                      <c:pt idx="1279" formatCode="General">
                        <c:v>82.332999999999998</c:v>
                      </c:pt>
                      <c:pt idx="1280" formatCode="General">
                        <c:v>82.343000000000004</c:v>
                      </c:pt>
                      <c:pt idx="1281" formatCode="General">
                        <c:v>82.352999999999994</c:v>
                      </c:pt>
                      <c:pt idx="1282" formatCode="General">
                        <c:v>82.363</c:v>
                      </c:pt>
                      <c:pt idx="1283" formatCode="General">
                        <c:v>82.373000000000005</c:v>
                      </c:pt>
                      <c:pt idx="1284" formatCode="General">
                        <c:v>82.382999999999996</c:v>
                      </c:pt>
                      <c:pt idx="1285" formatCode="General">
                        <c:v>82.393000000000001</c:v>
                      </c:pt>
                      <c:pt idx="1286" formatCode="General">
                        <c:v>82.403000000000006</c:v>
                      </c:pt>
                      <c:pt idx="1287" formatCode="General">
                        <c:v>82.412999999999997</c:v>
                      </c:pt>
                      <c:pt idx="1288" formatCode="General">
                        <c:v>82.423000000000002</c:v>
                      </c:pt>
                      <c:pt idx="1289" formatCode="General">
                        <c:v>82.433000000000007</c:v>
                      </c:pt>
                      <c:pt idx="1290" formatCode="General">
                        <c:v>82.442999999999998</c:v>
                      </c:pt>
                      <c:pt idx="1291" formatCode="General">
                        <c:v>82.453000000000003</c:v>
                      </c:pt>
                      <c:pt idx="1292" formatCode="General">
                        <c:v>82.462999999999994</c:v>
                      </c:pt>
                      <c:pt idx="1293" formatCode="General">
                        <c:v>82.472999999999999</c:v>
                      </c:pt>
                      <c:pt idx="1294" formatCode="General">
                        <c:v>82.483000000000004</c:v>
                      </c:pt>
                      <c:pt idx="1295" formatCode="General">
                        <c:v>82.492999999999995</c:v>
                      </c:pt>
                      <c:pt idx="1296" formatCode="General">
                        <c:v>82.503</c:v>
                      </c:pt>
                      <c:pt idx="1297" formatCode="General">
                        <c:v>82.513000000000005</c:v>
                      </c:pt>
                      <c:pt idx="1298" formatCode="General">
                        <c:v>82.522999999999996</c:v>
                      </c:pt>
                      <c:pt idx="1299" formatCode="General">
                        <c:v>82.533000000000001</c:v>
                      </c:pt>
                      <c:pt idx="1300" formatCode="General">
                        <c:v>82.543000000000006</c:v>
                      </c:pt>
                      <c:pt idx="1301" formatCode="General">
                        <c:v>82.552999999999997</c:v>
                      </c:pt>
                      <c:pt idx="1302" formatCode="General">
                        <c:v>82.563000000000002</c:v>
                      </c:pt>
                      <c:pt idx="1303" formatCode="General">
                        <c:v>82.572999999999993</c:v>
                      </c:pt>
                      <c:pt idx="1304" formatCode="General">
                        <c:v>82.582999999999998</c:v>
                      </c:pt>
                      <c:pt idx="1305" formatCode="General">
                        <c:v>82.593000000000004</c:v>
                      </c:pt>
                      <c:pt idx="1306" formatCode="General">
                        <c:v>82.602999999999994</c:v>
                      </c:pt>
                      <c:pt idx="1307" formatCode="General">
                        <c:v>82.613</c:v>
                      </c:pt>
                      <c:pt idx="1308" formatCode="General">
                        <c:v>82.623000000000005</c:v>
                      </c:pt>
                      <c:pt idx="1309" formatCode="General">
                        <c:v>82.632999999999996</c:v>
                      </c:pt>
                      <c:pt idx="1310" formatCode="General">
                        <c:v>82.643000000000001</c:v>
                      </c:pt>
                      <c:pt idx="1311" formatCode="General">
                        <c:v>82.653000000000006</c:v>
                      </c:pt>
                      <c:pt idx="1312" formatCode="General">
                        <c:v>82.662999999999997</c:v>
                      </c:pt>
                      <c:pt idx="1313" formatCode="General">
                        <c:v>82.673000000000002</c:v>
                      </c:pt>
                      <c:pt idx="1314" formatCode="General">
                        <c:v>82.683000000000007</c:v>
                      </c:pt>
                      <c:pt idx="1315" formatCode="General">
                        <c:v>82.692999999999998</c:v>
                      </c:pt>
                      <c:pt idx="1316" formatCode="General">
                        <c:v>82.703000000000003</c:v>
                      </c:pt>
                      <c:pt idx="1317" formatCode="General">
                        <c:v>82.712999999999994</c:v>
                      </c:pt>
                      <c:pt idx="1318" formatCode="General">
                        <c:v>82.722999999999999</c:v>
                      </c:pt>
                      <c:pt idx="1319" formatCode="General">
                        <c:v>82.733000000000004</c:v>
                      </c:pt>
                      <c:pt idx="1320" formatCode="General">
                        <c:v>82.742999999999995</c:v>
                      </c:pt>
                      <c:pt idx="1321" formatCode="General">
                        <c:v>82.753</c:v>
                      </c:pt>
                      <c:pt idx="1322" formatCode="General">
                        <c:v>82.763000000000005</c:v>
                      </c:pt>
                      <c:pt idx="1323" formatCode="General">
                        <c:v>82.772999999999996</c:v>
                      </c:pt>
                      <c:pt idx="1324" formatCode="General">
                        <c:v>82.783000000000001</c:v>
                      </c:pt>
                      <c:pt idx="1325" formatCode="General">
                        <c:v>82.793000000000006</c:v>
                      </c:pt>
                      <c:pt idx="1326" formatCode="General">
                        <c:v>82.802999999999997</c:v>
                      </c:pt>
                      <c:pt idx="1327" formatCode="General">
                        <c:v>82.813000000000002</c:v>
                      </c:pt>
                      <c:pt idx="1328" formatCode="General">
                        <c:v>82.822999999999993</c:v>
                      </c:pt>
                      <c:pt idx="1329" formatCode="General">
                        <c:v>82.832999999999998</c:v>
                      </c:pt>
                      <c:pt idx="1330" formatCode="General">
                        <c:v>82.843000000000004</c:v>
                      </c:pt>
                      <c:pt idx="1331" formatCode="General">
                        <c:v>82.852999999999994</c:v>
                      </c:pt>
                      <c:pt idx="1332" formatCode="General">
                        <c:v>82.863</c:v>
                      </c:pt>
                      <c:pt idx="1333" formatCode="General">
                        <c:v>82.873000000000005</c:v>
                      </c:pt>
                      <c:pt idx="1334" formatCode="General">
                        <c:v>82.882999999999996</c:v>
                      </c:pt>
                      <c:pt idx="1335" formatCode="General">
                        <c:v>82.893000000000001</c:v>
                      </c:pt>
                      <c:pt idx="1336" formatCode="General">
                        <c:v>82.903000000000006</c:v>
                      </c:pt>
                      <c:pt idx="1337" formatCode="General">
                        <c:v>82.912999999999997</c:v>
                      </c:pt>
                      <c:pt idx="1338" formatCode="General">
                        <c:v>82.923000000000002</c:v>
                      </c:pt>
                      <c:pt idx="1339" formatCode="General">
                        <c:v>82.933000000000007</c:v>
                      </c:pt>
                      <c:pt idx="1340" formatCode="General">
                        <c:v>82.942999999999998</c:v>
                      </c:pt>
                      <c:pt idx="1341" formatCode="General">
                        <c:v>82.953000000000003</c:v>
                      </c:pt>
                      <c:pt idx="1342" formatCode="General">
                        <c:v>82.962999999999994</c:v>
                      </c:pt>
                      <c:pt idx="1343" formatCode="General">
                        <c:v>82.972999999999999</c:v>
                      </c:pt>
                      <c:pt idx="1344" formatCode="General">
                        <c:v>82.983000000000004</c:v>
                      </c:pt>
                      <c:pt idx="1345" formatCode="General">
                        <c:v>82.992999999999995</c:v>
                      </c:pt>
                      <c:pt idx="1346" formatCode="General">
                        <c:v>83.003</c:v>
                      </c:pt>
                      <c:pt idx="1347" formatCode="General">
                        <c:v>83.013000000000005</c:v>
                      </c:pt>
                      <c:pt idx="1348" formatCode="General">
                        <c:v>83.022999999999996</c:v>
                      </c:pt>
                      <c:pt idx="1349" formatCode="General">
                        <c:v>83.033000000000001</c:v>
                      </c:pt>
                      <c:pt idx="1350" formatCode="General">
                        <c:v>83.043000000000006</c:v>
                      </c:pt>
                      <c:pt idx="1351" formatCode="General">
                        <c:v>83.052999999999997</c:v>
                      </c:pt>
                      <c:pt idx="1352" formatCode="General">
                        <c:v>83.063000000000002</c:v>
                      </c:pt>
                      <c:pt idx="1353" formatCode="General">
                        <c:v>83.072999999999993</c:v>
                      </c:pt>
                      <c:pt idx="1354" formatCode="General">
                        <c:v>83.082999999999998</c:v>
                      </c:pt>
                      <c:pt idx="1355" formatCode="General">
                        <c:v>83.093000000000004</c:v>
                      </c:pt>
                      <c:pt idx="1356" formatCode="General">
                        <c:v>83.102999999999994</c:v>
                      </c:pt>
                      <c:pt idx="1357" formatCode="General">
                        <c:v>83.113</c:v>
                      </c:pt>
                      <c:pt idx="1358" formatCode="General">
                        <c:v>83.123000000000005</c:v>
                      </c:pt>
                      <c:pt idx="1359" formatCode="General">
                        <c:v>83.132999999999996</c:v>
                      </c:pt>
                      <c:pt idx="1360" formatCode="General">
                        <c:v>83.143000000000001</c:v>
                      </c:pt>
                      <c:pt idx="1361" formatCode="General">
                        <c:v>83.153000000000006</c:v>
                      </c:pt>
                      <c:pt idx="1362" formatCode="General">
                        <c:v>83.162999999999997</c:v>
                      </c:pt>
                      <c:pt idx="1363" formatCode="General">
                        <c:v>83.173000000000002</c:v>
                      </c:pt>
                      <c:pt idx="1364" formatCode="General">
                        <c:v>83.183000000000007</c:v>
                      </c:pt>
                      <c:pt idx="1365" formatCode="General">
                        <c:v>83.192999999999998</c:v>
                      </c:pt>
                      <c:pt idx="1366" formatCode="General">
                        <c:v>83.203000000000003</c:v>
                      </c:pt>
                      <c:pt idx="1367" formatCode="General">
                        <c:v>83.212999999999994</c:v>
                      </c:pt>
                      <c:pt idx="1368" formatCode="General">
                        <c:v>83.222999999999999</c:v>
                      </c:pt>
                      <c:pt idx="1369" formatCode="General">
                        <c:v>83.233000000000004</c:v>
                      </c:pt>
                      <c:pt idx="1370" formatCode="General">
                        <c:v>83.242999999999995</c:v>
                      </c:pt>
                      <c:pt idx="1371" formatCode="General">
                        <c:v>83.253</c:v>
                      </c:pt>
                      <c:pt idx="1372" formatCode="General">
                        <c:v>83.263000000000005</c:v>
                      </c:pt>
                      <c:pt idx="1373" formatCode="General">
                        <c:v>83.272999999999996</c:v>
                      </c:pt>
                      <c:pt idx="1374" formatCode="General">
                        <c:v>83.283000000000001</c:v>
                      </c:pt>
                      <c:pt idx="1375" formatCode="General">
                        <c:v>83.293000000000006</c:v>
                      </c:pt>
                      <c:pt idx="1376" formatCode="General">
                        <c:v>83.302999999999997</c:v>
                      </c:pt>
                      <c:pt idx="1377" formatCode="General">
                        <c:v>83.313000000000002</c:v>
                      </c:pt>
                      <c:pt idx="1378" formatCode="General">
                        <c:v>83.322999999999993</c:v>
                      </c:pt>
                      <c:pt idx="1379" formatCode="General">
                        <c:v>83.332999999999998</c:v>
                      </c:pt>
                      <c:pt idx="1380" formatCode="General">
                        <c:v>83.343000000000004</c:v>
                      </c:pt>
                      <c:pt idx="1381" formatCode="General">
                        <c:v>83.352999999999994</c:v>
                      </c:pt>
                      <c:pt idx="1382" formatCode="General">
                        <c:v>83.363</c:v>
                      </c:pt>
                      <c:pt idx="1383" formatCode="General">
                        <c:v>83.373000000000005</c:v>
                      </c:pt>
                      <c:pt idx="1384" formatCode="General">
                        <c:v>83.382999999999996</c:v>
                      </c:pt>
                      <c:pt idx="1385" formatCode="General">
                        <c:v>83.393000000000001</c:v>
                      </c:pt>
                      <c:pt idx="1386" formatCode="General">
                        <c:v>83.403000000000006</c:v>
                      </c:pt>
                      <c:pt idx="1387" formatCode="General">
                        <c:v>83.412999999999997</c:v>
                      </c:pt>
                      <c:pt idx="1388" formatCode="General">
                        <c:v>83.423000000000002</c:v>
                      </c:pt>
                      <c:pt idx="1389" formatCode="General">
                        <c:v>83.433000000000007</c:v>
                      </c:pt>
                      <c:pt idx="1390" formatCode="General">
                        <c:v>83.442999999999998</c:v>
                      </c:pt>
                      <c:pt idx="1391" formatCode="General">
                        <c:v>83.453000000000003</c:v>
                      </c:pt>
                      <c:pt idx="1392" formatCode="General">
                        <c:v>83.462999999999994</c:v>
                      </c:pt>
                      <c:pt idx="1393" formatCode="General">
                        <c:v>83.472999999999999</c:v>
                      </c:pt>
                      <c:pt idx="1394" formatCode="General">
                        <c:v>83.483000000000004</c:v>
                      </c:pt>
                      <c:pt idx="1395" formatCode="General">
                        <c:v>83.492999999999995</c:v>
                      </c:pt>
                      <c:pt idx="1396" formatCode="General">
                        <c:v>83.503</c:v>
                      </c:pt>
                      <c:pt idx="1397" formatCode="General">
                        <c:v>83.513000000000005</c:v>
                      </c:pt>
                      <c:pt idx="1398" formatCode="General">
                        <c:v>83.522999999999996</c:v>
                      </c:pt>
                      <c:pt idx="1399" formatCode="General">
                        <c:v>83.533000000000001</c:v>
                      </c:pt>
                      <c:pt idx="1400" formatCode="General">
                        <c:v>83.543000000000006</c:v>
                      </c:pt>
                      <c:pt idx="1401" formatCode="General">
                        <c:v>83.552999999999997</c:v>
                      </c:pt>
                      <c:pt idx="1402" formatCode="General">
                        <c:v>83.563000000000002</c:v>
                      </c:pt>
                      <c:pt idx="1403" formatCode="General">
                        <c:v>83.572999999999993</c:v>
                      </c:pt>
                      <c:pt idx="1404" formatCode="General">
                        <c:v>83.582999999999998</c:v>
                      </c:pt>
                      <c:pt idx="1405" formatCode="General">
                        <c:v>83.593000000000004</c:v>
                      </c:pt>
                      <c:pt idx="1406" formatCode="General">
                        <c:v>83.602999999999994</c:v>
                      </c:pt>
                      <c:pt idx="1407" formatCode="General">
                        <c:v>83.613</c:v>
                      </c:pt>
                      <c:pt idx="1408" formatCode="General">
                        <c:v>83.623000000000005</c:v>
                      </c:pt>
                      <c:pt idx="1409" formatCode="General">
                        <c:v>83.632999999999996</c:v>
                      </c:pt>
                      <c:pt idx="1410" formatCode="General">
                        <c:v>83.643000000000001</c:v>
                      </c:pt>
                      <c:pt idx="1411" formatCode="General">
                        <c:v>83.653000000000006</c:v>
                      </c:pt>
                      <c:pt idx="1412" formatCode="General">
                        <c:v>83.662999999999997</c:v>
                      </c:pt>
                      <c:pt idx="1413" formatCode="General">
                        <c:v>83.673000000000002</c:v>
                      </c:pt>
                      <c:pt idx="1414" formatCode="General">
                        <c:v>83.683000000000007</c:v>
                      </c:pt>
                      <c:pt idx="1415" formatCode="General">
                        <c:v>83.692999999999998</c:v>
                      </c:pt>
                      <c:pt idx="1416" formatCode="General">
                        <c:v>83.703000000000003</c:v>
                      </c:pt>
                      <c:pt idx="1417" formatCode="General">
                        <c:v>83.712999999999994</c:v>
                      </c:pt>
                      <c:pt idx="1418" formatCode="General">
                        <c:v>83.722999999999999</c:v>
                      </c:pt>
                      <c:pt idx="1419" formatCode="General">
                        <c:v>83.733000000000004</c:v>
                      </c:pt>
                      <c:pt idx="1420" formatCode="General">
                        <c:v>83.742999999999995</c:v>
                      </c:pt>
                      <c:pt idx="1421" formatCode="General">
                        <c:v>83.753</c:v>
                      </c:pt>
                      <c:pt idx="1422" formatCode="General">
                        <c:v>83.763000000000005</c:v>
                      </c:pt>
                      <c:pt idx="1423" formatCode="General">
                        <c:v>83.772999999999996</c:v>
                      </c:pt>
                      <c:pt idx="1424" formatCode="General">
                        <c:v>83.783000000000001</c:v>
                      </c:pt>
                      <c:pt idx="1425" formatCode="General">
                        <c:v>83.793000000000006</c:v>
                      </c:pt>
                      <c:pt idx="1426" formatCode="General">
                        <c:v>83.802999999999997</c:v>
                      </c:pt>
                      <c:pt idx="1427" formatCode="General">
                        <c:v>83.813000000000002</c:v>
                      </c:pt>
                      <c:pt idx="1428" formatCode="General">
                        <c:v>83.822999999999993</c:v>
                      </c:pt>
                      <c:pt idx="1429" formatCode="General">
                        <c:v>83.832999999999998</c:v>
                      </c:pt>
                      <c:pt idx="1430" formatCode="General">
                        <c:v>83.843000000000004</c:v>
                      </c:pt>
                      <c:pt idx="1431" formatCode="General">
                        <c:v>83.852999999999994</c:v>
                      </c:pt>
                      <c:pt idx="1432" formatCode="General">
                        <c:v>83.863</c:v>
                      </c:pt>
                      <c:pt idx="1433" formatCode="General">
                        <c:v>83.873000000000005</c:v>
                      </c:pt>
                      <c:pt idx="1434" formatCode="General">
                        <c:v>83.882999999999996</c:v>
                      </c:pt>
                      <c:pt idx="1435" formatCode="General">
                        <c:v>83.893000000000001</c:v>
                      </c:pt>
                      <c:pt idx="1436" formatCode="General">
                        <c:v>83.903000000000006</c:v>
                      </c:pt>
                      <c:pt idx="1437" formatCode="General">
                        <c:v>83.912999999999997</c:v>
                      </c:pt>
                      <c:pt idx="1438" formatCode="General">
                        <c:v>83.923000000000002</c:v>
                      </c:pt>
                      <c:pt idx="1439" formatCode="General">
                        <c:v>83.933000000000007</c:v>
                      </c:pt>
                      <c:pt idx="1440" formatCode="General">
                        <c:v>83.942999999999998</c:v>
                      </c:pt>
                      <c:pt idx="1441" formatCode="General">
                        <c:v>83.953000000000003</c:v>
                      </c:pt>
                      <c:pt idx="1442" formatCode="General">
                        <c:v>83.962999999999994</c:v>
                      </c:pt>
                      <c:pt idx="1443" formatCode="General">
                        <c:v>83.972999999999999</c:v>
                      </c:pt>
                      <c:pt idx="1444" formatCode="General">
                        <c:v>83.983000000000004</c:v>
                      </c:pt>
                      <c:pt idx="1445" formatCode="General">
                        <c:v>83.992999999999995</c:v>
                      </c:pt>
                      <c:pt idx="1446" formatCode="General">
                        <c:v>84.003</c:v>
                      </c:pt>
                      <c:pt idx="1447" formatCode="General">
                        <c:v>84.013000000000005</c:v>
                      </c:pt>
                      <c:pt idx="1448" formatCode="General">
                        <c:v>84.022999999999996</c:v>
                      </c:pt>
                      <c:pt idx="1449" formatCode="General">
                        <c:v>84.033000000000001</c:v>
                      </c:pt>
                      <c:pt idx="1450" formatCode="General">
                        <c:v>84.043000000000006</c:v>
                      </c:pt>
                      <c:pt idx="1451" formatCode="General">
                        <c:v>84.052999999999997</c:v>
                      </c:pt>
                      <c:pt idx="1452" formatCode="General">
                        <c:v>84.063000000000002</c:v>
                      </c:pt>
                      <c:pt idx="1453" formatCode="General">
                        <c:v>84.072999999999993</c:v>
                      </c:pt>
                      <c:pt idx="1454" formatCode="General">
                        <c:v>84.082999999999998</c:v>
                      </c:pt>
                      <c:pt idx="1455" formatCode="General">
                        <c:v>84.093000000000004</c:v>
                      </c:pt>
                      <c:pt idx="1456" formatCode="General">
                        <c:v>84.102999999999994</c:v>
                      </c:pt>
                      <c:pt idx="1457" formatCode="General">
                        <c:v>84.113</c:v>
                      </c:pt>
                      <c:pt idx="1458" formatCode="General">
                        <c:v>84.123000000000005</c:v>
                      </c:pt>
                      <c:pt idx="1459" formatCode="General">
                        <c:v>84.132999999999996</c:v>
                      </c:pt>
                      <c:pt idx="1460" formatCode="General">
                        <c:v>84.143000000000001</c:v>
                      </c:pt>
                      <c:pt idx="1461" formatCode="General">
                        <c:v>84.153000000000006</c:v>
                      </c:pt>
                      <c:pt idx="1462" formatCode="General">
                        <c:v>84.162999999999997</c:v>
                      </c:pt>
                      <c:pt idx="1463" formatCode="General">
                        <c:v>84.173000000000002</c:v>
                      </c:pt>
                      <c:pt idx="1464" formatCode="General">
                        <c:v>84.183000000000007</c:v>
                      </c:pt>
                      <c:pt idx="1465" formatCode="General">
                        <c:v>84.192999999999998</c:v>
                      </c:pt>
                      <c:pt idx="1466" formatCode="General">
                        <c:v>84.203000000000003</c:v>
                      </c:pt>
                      <c:pt idx="1467" formatCode="General">
                        <c:v>84.212999999999994</c:v>
                      </c:pt>
                      <c:pt idx="1468" formatCode="General">
                        <c:v>84.222999999999999</c:v>
                      </c:pt>
                      <c:pt idx="1469" formatCode="General">
                        <c:v>84.233000000000004</c:v>
                      </c:pt>
                      <c:pt idx="1470" formatCode="General">
                        <c:v>84.242999999999995</c:v>
                      </c:pt>
                      <c:pt idx="1471" formatCode="General">
                        <c:v>84.253</c:v>
                      </c:pt>
                      <c:pt idx="1472" formatCode="General">
                        <c:v>84.263000000000005</c:v>
                      </c:pt>
                      <c:pt idx="1473" formatCode="General">
                        <c:v>84.272999999999996</c:v>
                      </c:pt>
                      <c:pt idx="1474" formatCode="General">
                        <c:v>84.283000000000001</c:v>
                      </c:pt>
                      <c:pt idx="1475" formatCode="General">
                        <c:v>84.293000000000006</c:v>
                      </c:pt>
                      <c:pt idx="1476" formatCode="General">
                        <c:v>84.302999999999997</c:v>
                      </c:pt>
                      <c:pt idx="1477" formatCode="General">
                        <c:v>84.313000000000002</c:v>
                      </c:pt>
                      <c:pt idx="1478" formatCode="General">
                        <c:v>84.322999999999993</c:v>
                      </c:pt>
                      <c:pt idx="1479" formatCode="General">
                        <c:v>84.332999999999998</c:v>
                      </c:pt>
                      <c:pt idx="1480" formatCode="General">
                        <c:v>84.343000000000004</c:v>
                      </c:pt>
                      <c:pt idx="1481" formatCode="General">
                        <c:v>84.352999999999994</c:v>
                      </c:pt>
                      <c:pt idx="1482" formatCode="General">
                        <c:v>84.363</c:v>
                      </c:pt>
                      <c:pt idx="1483" formatCode="General">
                        <c:v>84.373000000000005</c:v>
                      </c:pt>
                      <c:pt idx="1484" formatCode="General">
                        <c:v>84.382999999999996</c:v>
                      </c:pt>
                      <c:pt idx="1485" formatCode="General">
                        <c:v>84.393000000000001</c:v>
                      </c:pt>
                      <c:pt idx="1486" formatCode="General">
                        <c:v>84.403000000000006</c:v>
                      </c:pt>
                      <c:pt idx="1487" formatCode="General">
                        <c:v>84.412999999999997</c:v>
                      </c:pt>
                      <c:pt idx="1488" formatCode="General">
                        <c:v>84.423000000000002</c:v>
                      </c:pt>
                      <c:pt idx="1489" formatCode="General">
                        <c:v>84.433000000000007</c:v>
                      </c:pt>
                      <c:pt idx="1490" formatCode="General">
                        <c:v>84.442999999999998</c:v>
                      </c:pt>
                      <c:pt idx="1491" formatCode="General">
                        <c:v>84.453000000000003</c:v>
                      </c:pt>
                      <c:pt idx="1492" formatCode="General">
                        <c:v>84.462999999999994</c:v>
                      </c:pt>
                      <c:pt idx="1493" formatCode="General">
                        <c:v>84.472999999999999</c:v>
                      </c:pt>
                      <c:pt idx="1494" formatCode="General">
                        <c:v>84.483000000000004</c:v>
                      </c:pt>
                      <c:pt idx="1495" formatCode="General">
                        <c:v>84.492999999999995</c:v>
                      </c:pt>
                      <c:pt idx="1496" formatCode="General">
                        <c:v>84.503</c:v>
                      </c:pt>
                      <c:pt idx="1497" formatCode="General">
                        <c:v>84.513000000000005</c:v>
                      </c:pt>
                      <c:pt idx="1498" formatCode="General">
                        <c:v>84.522999999999996</c:v>
                      </c:pt>
                      <c:pt idx="1499" formatCode="General">
                        <c:v>84.533000000000001</c:v>
                      </c:pt>
                      <c:pt idx="1500" formatCode="General">
                        <c:v>84.543000000000006</c:v>
                      </c:pt>
                      <c:pt idx="1501" formatCode="General">
                        <c:v>84.552999999999997</c:v>
                      </c:pt>
                      <c:pt idx="1502" formatCode="General">
                        <c:v>84.563000000000002</c:v>
                      </c:pt>
                      <c:pt idx="1503" formatCode="General">
                        <c:v>84.572999999999993</c:v>
                      </c:pt>
                      <c:pt idx="1504" formatCode="General">
                        <c:v>84.582999999999998</c:v>
                      </c:pt>
                      <c:pt idx="1505" formatCode="General">
                        <c:v>84.593000000000004</c:v>
                      </c:pt>
                      <c:pt idx="1506" formatCode="General">
                        <c:v>84.602999999999994</c:v>
                      </c:pt>
                      <c:pt idx="1507" formatCode="General">
                        <c:v>84.613</c:v>
                      </c:pt>
                      <c:pt idx="1508" formatCode="General">
                        <c:v>84.623000000000005</c:v>
                      </c:pt>
                      <c:pt idx="1509" formatCode="General">
                        <c:v>84.632999999999996</c:v>
                      </c:pt>
                      <c:pt idx="1510" formatCode="General">
                        <c:v>84.643000000000001</c:v>
                      </c:pt>
                      <c:pt idx="1511" formatCode="General">
                        <c:v>84.653000000000006</c:v>
                      </c:pt>
                      <c:pt idx="1512" formatCode="General">
                        <c:v>84.662999999999997</c:v>
                      </c:pt>
                      <c:pt idx="1513" formatCode="General">
                        <c:v>84.673000000000002</c:v>
                      </c:pt>
                      <c:pt idx="1514" formatCode="General">
                        <c:v>84.683000000000007</c:v>
                      </c:pt>
                      <c:pt idx="1515" formatCode="General">
                        <c:v>84.692999999999998</c:v>
                      </c:pt>
                      <c:pt idx="1516" formatCode="General">
                        <c:v>84.703000000000003</c:v>
                      </c:pt>
                      <c:pt idx="1517" formatCode="General">
                        <c:v>84.712999999999994</c:v>
                      </c:pt>
                      <c:pt idx="1518" formatCode="General">
                        <c:v>84.722999999999999</c:v>
                      </c:pt>
                      <c:pt idx="1519" formatCode="General">
                        <c:v>84.733000000000004</c:v>
                      </c:pt>
                      <c:pt idx="1520" formatCode="General">
                        <c:v>84.742999999999995</c:v>
                      </c:pt>
                      <c:pt idx="1521" formatCode="General">
                        <c:v>84.753</c:v>
                      </c:pt>
                      <c:pt idx="1522" formatCode="General">
                        <c:v>84.763000000000005</c:v>
                      </c:pt>
                      <c:pt idx="1523" formatCode="General">
                        <c:v>84.772999999999996</c:v>
                      </c:pt>
                      <c:pt idx="1524" formatCode="General">
                        <c:v>84.783000000000001</c:v>
                      </c:pt>
                      <c:pt idx="1525" formatCode="General">
                        <c:v>84.793000000000006</c:v>
                      </c:pt>
                      <c:pt idx="1526" formatCode="General">
                        <c:v>84.802999999999997</c:v>
                      </c:pt>
                      <c:pt idx="1527" formatCode="General">
                        <c:v>84.813000000000002</c:v>
                      </c:pt>
                      <c:pt idx="1528" formatCode="General">
                        <c:v>84.822999999999993</c:v>
                      </c:pt>
                      <c:pt idx="1529" formatCode="General">
                        <c:v>84.832999999999998</c:v>
                      </c:pt>
                      <c:pt idx="1530" formatCode="General">
                        <c:v>84.843000000000004</c:v>
                      </c:pt>
                      <c:pt idx="1531" formatCode="General">
                        <c:v>84.852999999999994</c:v>
                      </c:pt>
                      <c:pt idx="1532" formatCode="General">
                        <c:v>84.863</c:v>
                      </c:pt>
                      <c:pt idx="1533" formatCode="General">
                        <c:v>84.873000000000005</c:v>
                      </c:pt>
                      <c:pt idx="1534" formatCode="General">
                        <c:v>84.882999999999996</c:v>
                      </c:pt>
                      <c:pt idx="1535" formatCode="General">
                        <c:v>84.893000000000001</c:v>
                      </c:pt>
                      <c:pt idx="1536" formatCode="General">
                        <c:v>84.903000000000006</c:v>
                      </c:pt>
                      <c:pt idx="1537" formatCode="General">
                        <c:v>84.912999999999997</c:v>
                      </c:pt>
                      <c:pt idx="1538" formatCode="General">
                        <c:v>84.923000000000002</c:v>
                      </c:pt>
                      <c:pt idx="1539" formatCode="General">
                        <c:v>84.933000000000007</c:v>
                      </c:pt>
                      <c:pt idx="1540" formatCode="General">
                        <c:v>84.942999999999998</c:v>
                      </c:pt>
                      <c:pt idx="1541" formatCode="General">
                        <c:v>84.953000000000003</c:v>
                      </c:pt>
                      <c:pt idx="1542" formatCode="General">
                        <c:v>84.962999999999994</c:v>
                      </c:pt>
                      <c:pt idx="1543" formatCode="General">
                        <c:v>84.972999999999999</c:v>
                      </c:pt>
                      <c:pt idx="1544" formatCode="General">
                        <c:v>84.983000000000004</c:v>
                      </c:pt>
                      <c:pt idx="1545" formatCode="General">
                        <c:v>84.992999999999995</c:v>
                      </c:pt>
                      <c:pt idx="1546" formatCode="General">
                        <c:v>85.003</c:v>
                      </c:pt>
                      <c:pt idx="1547" formatCode="General">
                        <c:v>85.013000000000005</c:v>
                      </c:pt>
                      <c:pt idx="1548" formatCode="General">
                        <c:v>85.022999999999996</c:v>
                      </c:pt>
                      <c:pt idx="1549" formatCode="General">
                        <c:v>85.033000000000001</c:v>
                      </c:pt>
                      <c:pt idx="1550" formatCode="General">
                        <c:v>85.043000000000006</c:v>
                      </c:pt>
                      <c:pt idx="1551" formatCode="General">
                        <c:v>85.052999999999997</c:v>
                      </c:pt>
                      <c:pt idx="1552" formatCode="General">
                        <c:v>85.063000000000002</c:v>
                      </c:pt>
                      <c:pt idx="1553" formatCode="General">
                        <c:v>85.072999999999993</c:v>
                      </c:pt>
                      <c:pt idx="1554" formatCode="General">
                        <c:v>85.082999999999998</c:v>
                      </c:pt>
                      <c:pt idx="1555" formatCode="General">
                        <c:v>85.093000000000004</c:v>
                      </c:pt>
                      <c:pt idx="1556" formatCode="General">
                        <c:v>85.102999999999994</c:v>
                      </c:pt>
                      <c:pt idx="1557" formatCode="General">
                        <c:v>85.113</c:v>
                      </c:pt>
                      <c:pt idx="1558" formatCode="General">
                        <c:v>85.123000000000005</c:v>
                      </c:pt>
                      <c:pt idx="1559" formatCode="General">
                        <c:v>85.132999999999996</c:v>
                      </c:pt>
                      <c:pt idx="1560" formatCode="General">
                        <c:v>85.143000000000001</c:v>
                      </c:pt>
                      <c:pt idx="1561" formatCode="General">
                        <c:v>85.153000000000006</c:v>
                      </c:pt>
                      <c:pt idx="1562" formatCode="General">
                        <c:v>85.162999999999997</c:v>
                      </c:pt>
                      <c:pt idx="1563" formatCode="General">
                        <c:v>85.173000000000002</c:v>
                      </c:pt>
                      <c:pt idx="1564" formatCode="General">
                        <c:v>85.183000000000007</c:v>
                      </c:pt>
                      <c:pt idx="1565" formatCode="General">
                        <c:v>85.192999999999998</c:v>
                      </c:pt>
                      <c:pt idx="1566" formatCode="General">
                        <c:v>85.203000000000003</c:v>
                      </c:pt>
                      <c:pt idx="1567" formatCode="General">
                        <c:v>85.212999999999994</c:v>
                      </c:pt>
                      <c:pt idx="1568" formatCode="General">
                        <c:v>85.222999999999999</c:v>
                      </c:pt>
                      <c:pt idx="1569" formatCode="General">
                        <c:v>85.233000000000004</c:v>
                      </c:pt>
                      <c:pt idx="1570" formatCode="General">
                        <c:v>85.242999999999995</c:v>
                      </c:pt>
                      <c:pt idx="1571" formatCode="General">
                        <c:v>85.253</c:v>
                      </c:pt>
                      <c:pt idx="1572" formatCode="General">
                        <c:v>85.263000000000005</c:v>
                      </c:pt>
                      <c:pt idx="1573" formatCode="General">
                        <c:v>85.272999999999996</c:v>
                      </c:pt>
                      <c:pt idx="1574" formatCode="General">
                        <c:v>85.283000000000001</c:v>
                      </c:pt>
                      <c:pt idx="1575" formatCode="General">
                        <c:v>85.293000000000006</c:v>
                      </c:pt>
                      <c:pt idx="1576" formatCode="General">
                        <c:v>85.302999999999997</c:v>
                      </c:pt>
                      <c:pt idx="1577" formatCode="General">
                        <c:v>85.313000000000002</c:v>
                      </c:pt>
                      <c:pt idx="1578" formatCode="General">
                        <c:v>85.322999999999993</c:v>
                      </c:pt>
                      <c:pt idx="1579" formatCode="General">
                        <c:v>85.332999999999998</c:v>
                      </c:pt>
                      <c:pt idx="1580" formatCode="General">
                        <c:v>85.343000000000004</c:v>
                      </c:pt>
                      <c:pt idx="1581" formatCode="General">
                        <c:v>85.352999999999994</c:v>
                      </c:pt>
                      <c:pt idx="1582" formatCode="General">
                        <c:v>85.363</c:v>
                      </c:pt>
                      <c:pt idx="1583" formatCode="General">
                        <c:v>85.373000000000005</c:v>
                      </c:pt>
                      <c:pt idx="1584" formatCode="General">
                        <c:v>85.382999999999996</c:v>
                      </c:pt>
                      <c:pt idx="1585" formatCode="General">
                        <c:v>85.393000000000001</c:v>
                      </c:pt>
                      <c:pt idx="1586" formatCode="General">
                        <c:v>85.403000000000006</c:v>
                      </c:pt>
                      <c:pt idx="1587" formatCode="General">
                        <c:v>85.412999999999997</c:v>
                      </c:pt>
                      <c:pt idx="1588" formatCode="General">
                        <c:v>85.423000000000002</c:v>
                      </c:pt>
                      <c:pt idx="1589" formatCode="General">
                        <c:v>85.433000000000007</c:v>
                      </c:pt>
                      <c:pt idx="1590" formatCode="General">
                        <c:v>85.442999999999998</c:v>
                      </c:pt>
                      <c:pt idx="1591" formatCode="General">
                        <c:v>85.453000000000003</c:v>
                      </c:pt>
                      <c:pt idx="1592" formatCode="General">
                        <c:v>85.462999999999994</c:v>
                      </c:pt>
                      <c:pt idx="1593" formatCode="General">
                        <c:v>85.472999999999999</c:v>
                      </c:pt>
                      <c:pt idx="1594" formatCode="General">
                        <c:v>85.483000000000004</c:v>
                      </c:pt>
                      <c:pt idx="1595" formatCode="General">
                        <c:v>85.492999999999995</c:v>
                      </c:pt>
                      <c:pt idx="1596" formatCode="General">
                        <c:v>85.503</c:v>
                      </c:pt>
                      <c:pt idx="1597" formatCode="General">
                        <c:v>85.513000000000005</c:v>
                      </c:pt>
                      <c:pt idx="1598" formatCode="General">
                        <c:v>85.522999999999996</c:v>
                      </c:pt>
                      <c:pt idx="1599" formatCode="General">
                        <c:v>85.533000000000001</c:v>
                      </c:pt>
                      <c:pt idx="1600" formatCode="General">
                        <c:v>85.543000000000006</c:v>
                      </c:pt>
                      <c:pt idx="1601" formatCode="General">
                        <c:v>85.552999999999997</c:v>
                      </c:pt>
                      <c:pt idx="1602" formatCode="General">
                        <c:v>85.563000000000002</c:v>
                      </c:pt>
                      <c:pt idx="1603" formatCode="General">
                        <c:v>85.572999999999993</c:v>
                      </c:pt>
                      <c:pt idx="1604" formatCode="General">
                        <c:v>85.582999999999998</c:v>
                      </c:pt>
                      <c:pt idx="1605" formatCode="General">
                        <c:v>85.593000000000004</c:v>
                      </c:pt>
                      <c:pt idx="1606" formatCode="General">
                        <c:v>85.602999999999994</c:v>
                      </c:pt>
                      <c:pt idx="1607" formatCode="General">
                        <c:v>85.61</c:v>
                      </c:pt>
                      <c:pt idx="1608" formatCode="General">
                        <c:v>85.61</c:v>
                      </c:pt>
                      <c:pt idx="1609" formatCode="General">
                        <c:v>86.61</c:v>
                      </c:pt>
                      <c:pt idx="1610" formatCode="General">
                        <c:v>87.61</c:v>
                      </c:pt>
                      <c:pt idx="1611" formatCode="General">
                        <c:v>88.61</c:v>
                      </c:pt>
                      <c:pt idx="1612" formatCode="General">
                        <c:v>89.61</c:v>
                      </c:pt>
                      <c:pt idx="1613" formatCode="General">
                        <c:v>90.61</c:v>
                      </c:pt>
                      <c:pt idx="1614" formatCode="General">
                        <c:v>91.61</c:v>
                      </c:pt>
                      <c:pt idx="1615" formatCode="General">
                        <c:v>92.61</c:v>
                      </c:pt>
                      <c:pt idx="1616" formatCode="General">
                        <c:v>93.61</c:v>
                      </c:pt>
                      <c:pt idx="1617" formatCode="General">
                        <c:v>94.61</c:v>
                      </c:pt>
                      <c:pt idx="1618" formatCode="General">
                        <c:v>95.61</c:v>
                      </c:pt>
                      <c:pt idx="1619" formatCode="General">
                        <c:v>96.61</c:v>
                      </c:pt>
                      <c:pt idx="1620" formatCode="General">
                        <c:v>97.61</c:v>
                      </c:pt>
                      <c:pt idx="1621" formatCode="General">
                        <c:v>98.61</c:v>
                      </c:pt>
                      <c:pt idx="1622" formatCode="General">
                        <c:v>99.61</c:v>
                      </c:pt>
                      <c:pt idx="1623" formatCode="General">
                        <c:v>100.61</c:v>
                      </c:pt>
                      <c:pt idx="1624" formatCode="General">
                        <c:v>101.61</c:v>
                      </c:pt>
                      <c:pt idx="1625" formatCode="General">
                        <c:v>102.61</c:v>
                      </c:pt>
                      <c:pt idx="1626" formatCode="General">
                        <c:v>103.61</c:v>
                      </c:pt>
                      <c:pt idx="1627" formatCode="General">
                        <c:v>104.61</c:v>
                      </c:pt>
                      <c:pt idx="1628" formatCode="General">
                        <c:v>105.61</c:v>
                      </c:pt>
                      <c:pt idx="1629" formatCode="General">
                        <c:v>106.61</c:v>
                      </c:pt>
                      <c:pt idx="1630" formatCode="General">
                        <c:v>107.61</c:v>
                      </c:pt>
                      <c:pt idx="1631" formatCode="General">
                        <c:v>108.61</c:v>
                      </c:pt>
                      <c:pt idx="1632" formatCode="General">
                        <c:v>109.61</c:v>
                      </c:pt>
                      <c:pt idx="1633" formatCode="General">
                        <c:v>110.61</c:v>
                      </c:pt>
                      <c:pt idx="1634" formatCode="General">
                        <c:v>111.61</c:v>
                      </c:pt>
                      <c:pt idx="1635" formatCode="General">
                        <c:v>112.61</c:v>
                      </c:pt>
                      <c:pt idx="1636" formatCode="General">
                        <c:v>113.61</c:v>
                      </c:pt>
                      <c:pt idx="1637" formatCode="General">
                        <c:v>114.61</c:v>
                      </c:pt>
                      <c:pt idx="1638" formatCode="General">
                        <c:v>115.61</c:v>
                      </c:pt>
                      <c:pt idx="1639" formatCode="General">
                        <c:v>116.61</c:v>
                      </c:pt>
                      <c:pt idx="1640" formatCode="General">
                        <c:v>117.61</c:v>
                      </c:pt>
                      <c:pt idx="1641" formatCode="General">
                        <c:v>118.61</c:v>
                      </c:pt>
                      <c:pt idx="1642" formatCode="General">
                        <c:v>119.61</c:v>
                      </c:pt>
                      <c:pt idx="1643" formatCode="General">
                        <c:v>120.61</c:v>
                      </c:pt>
                      <c:pt idx="1644" formatCode="General">
                        <c:v>121.61</c:v>
                      </c:pt>
                      <c:pt idx="1645" formatCode="General">
                        <c:v>122.61</c:v>
                      </c:pt>
                      <c:pt idx="1646" formatCode="General">
                        <c:v>123.61</c:v>
                      </c:pt>
                      <c:pt idx="1647" formatCode="General">
                        <c:v>124.61</c:v>
                      </c:pt>
                      <c:pt idx="1648" formatCode="General">
                        <c:v>125.61</c:v>
                      </c:pt>
                      <c:pt idx="1649" formatCode="General">
                        <c:v>126.61</c:v>
                      </c:pt>
                      <c:pt idx="1650" formatCode="General">
                        <c:v>127.61</c:v>
                      </c:pt>
                      <c:pt idx="1651" formatCode="General">
                        <c:v>128.61000000000001</c:v>
                      </c:pt>
                      <c:pt idx="1652" formatCode="General">
                        <c:v>129.61000000000001</c:v>
                      </c:pt>
                      <c:pt idx="1653" formatCode="General">
                        <c:v>130.61000000000001</c:v>
                      </c:pt>
                      <c:pt idx="1654" formatCode="General">
                        <c:v>131.61000000000001</c:v>
                      </c:pt>
                      <c:pt idx="1655" formatCode="General">
                        <c:v>132.61000000000001</c:v>
                      </c:pt>
                      <c:pt idx="1656" formatCode="General">
                        <c:v>133.61000000000001</c:v>
                      </c:pt>
                      <c:pt idx="1657" formatCode="General">
                        <c:v>134.61000000000001</c:v>
                      </c:pt>
                      <c:pt idx="1658" formatCode="General">
                        <c:v>135.61000000000001</c:v>
                      </c:pt>
                      <c:pt idx="1659" formatCode="General">
                        <c:v>136.61000000000001</c:v>
                      </c:pt>
                      <c:pt idx="1660" formatCode="General">
                        <c:v>137.61000000000001</c:v>
                      </c:pt>
                      <c:pt idx="1661" formatCode="General">
                        <c:v>138.61000000000001</c:v>
                      </c:pt>
                      <c:pt idx="1662" formatCode="General">
                        <c:v>139.61000000000001</c:v>
                      </c:pt>
                      <c:pt idx="1663" formatCode="General">
                        <c:v>140.61000000000001</c:v>
                      </c:pt>
                      <c:pt idx="1664" formatCode="General">
                        <c:v>141.61000000000001</c:v>
                      </c:pt>
                      <c:pt idx="1665" formatCode="General">
                        <c:v>142.61000000000001</c:v>
                      </c:pt>
                      <c:pt idx="1666" formatCode="General">
                        <c:v>143.61000000000001</c:v>
                      </c:pt>
                      <c:pt idx="1667" formatCode="General">
                        <c:v>144.61000000000001</c:v>
                      </c:pt>
                      <c:pt idx="1668" formatCode="General">
                        <c:v>145.61000000000001</c:v>
                      </c:pt>
                      <c:pt idx="1669" formatCode="General">
                        <c:v>146.61000000000001</c:v>
                      </c:pt>
                      <c:pt idx="1670" formatCode="General">
                        <c:v>147.61000000000001</c:v>
                      </c:pt>
                      <c:pt idx="1671" formatCode="General">
                        <c:v>148.61000000000001</c:v>
                      </c:pt>
                      <c:pt idx="1672" formatCode="General">
                        <c:v>149.61000000000001</c:v>
                      </c:pt>
                      <c:pt idx="1673" formatCode="General">
                        <c:v>150.61000000000001</c:v>
                      </c:pt>
                      <c:pt idx="1674" formatCode="General">
                        <c:v>151.61000000000001</c:v>
                      </c:pt>
                      <c:pt idx="1675" formatCode="General">
                        <c:v>152.61000000000001</c:v>
                      </c:pt>
                      <c:pt idx="1676" formatCode="General">
                        <c:v>153.61000000000001</c:v>
                      </c:pt>
                      <c:pt idx="1677" formatCode="General">
                        <c:v>154.61000000000001</c:v>
                      </c:pt>
                      <c:pt idx="1678" formatCode="General">
                        <c:v>155.61000000000001</c:v>
                      </c:pt>
                      <c:pt idx="1679" formatCode="General">
                        <c:v>155.93700000000001</c:v>
                      </c:pt>
                      <c:pt idx="1680" formatCode="General">
                        <c:v>155.93700000000001</c:v>
                      </c:pt>
                      <c:pt idx="1681" formatCode="General">
                        <c:v>155.947</c:v>
                      </c:pt>
                      <c:pt idx="1682" formatCode="General">
                        <c:v>155.95699999999999</c:v>
                      </c:pt>
                      <c:pt idx="1683" formatCode="General">
                        <c:v>155.96700000000001</c:v>
                      </c:pt>
                      <c:pt idx="1684" formatCode="General">
                        <c:v>155.977</c:v>
                      </c:pt>
                      <c:pt idx="1685" formatCode="General">
                        <c:v>155.98699999999999</c:v>
                      </c:pt>
                      <c:pt idx="1686" formatCode="General">
                        <c:v>155.99700000000001</c:v>
                      </c:pt>
                      <c:pt idx="1687" formatCode="General">
                        <c:v>156.00700000000001</c:v>
                      </c:pt>
                      <c:pt idx="1688" formatCode="General">
                        <c:v>156.017</c:v>
                      </c:pt>
                      <c:pt idx="1689" formatCode="General">
                        <c:v>156.02699999999999</c:v>
                      </c:pt>
                      <c:pt idx="1690" formatCode="General">
                        <c:v>156.03700000000001</c:v>
                      </c:pt>
                      <c:pt idx="1691" formatCode="General">
                        <c:v>156.047</c:v>
                      </c:pt>
                      <c:pt idx="1692" formatCode="General">
                        <c:v>156.05699999999999</c:v>
                      </c:pt>
                      <c:pt idx="1693" formatCode="General">
                        <c:v>156.06700000000001</c:v>
                      </c:pt>
                      <c:pt idx="1694" formatCode="General">
                        <c:v>156.077</c:v>
                      </c:pt>
                      <c:pt idx="1695" formatCode="General">
                        <c:v>156.08699999999999</c:v>
                      </c:pt>
                      <c:pt idx="1696" formatCode="General">
                        <c:v>156.09700000000001</c:v>
                      </c:pt>
                      <c:pt idx="1697" formatCode="General">
                        <c:v>156.107</c:v>
                      </c:pt>
                      <c:pt idx="1698" formatCode="General">
                        <c:v>156.11699999999999</c:v>
                      </c:pt>
                      <c:pt idx="1699" formatCode="General">
                        <c:v>156.12700000000001</c:v>
                      </c:pt>
                      <c:pt idx="1700" formatCode="General">
                        <c:v>156.137</c:v>
                      </c:pt>
                      <c:pt idx="1701" formatCode="General">
                        <c:v>156.14699999999999</c:v>
                      </c:pt>
                      <c:pt idx="1702" formatCode="General">
                        <c:v>156.15700000000001</c:v>
                      </c:pt>
                      <c:pt idx="1703" formatCode="General">
                        <c:v>156.167</c:v>
                      </c:pt>
                      <c:pt idx="1704" formatCode="General">
                        <c:v>156.17699999999999</c:v>
                      </c:pt>
                      <c:pt idx="1705" formatCode="General">
                        <c:v>156.18700000000001</c:v>
                      </c:pt>
                      <c:pt idx="1706" formatCode="General">
                        <c:v>156.197</c:v>
                      </c:pt>
                      <c:pt idx="1707" formatCode="General">
                        <c:v>156.20699999999999</c:v>
                      </c:pt>
                      <c:pt idx="1708" formatCode="General">
                        <c:v>156.21700000000001</c:v>
                      </c:pt>
                      <c:pt idx="1709" formatCode="General">
                        <c:v>156.227</c:v>
                      </c:pt>
                      <c:pt idx="1710" formatCode="General">
                        <c:v>156.23699999999999</c:v>
                      </c:pt>
                      <c:pt idx="1711" formatCode="General">
                        <c:v>156.24700000000001</c:v>
                      </c:pt>
                      <c:pt idx="1712" formatCode="General">
                        <c:v>156.25700000000001</c:v>
                      </c:pt>
                      <c:pt idx="1713" formatCode="General">
                        <c:v>156.267</c:v>
                      </c:pt>
                      <c:pt idx="1714" formatCode="General">
                        <c:v>156.27699999999999</c:v>
                      </c:pt>
                      <c:pt idx="1715" formatCode="General">
                        <c:v>156.28700000000001</c:v>
                      </c:pt>
                      <c:pt idx="1716" formatCode="General">
                        <c:v>156.297</c:v>
                      </c:pt>
                      <c:pt idx="1717" formatCode="General">
                        <c:v>156.30699999999999</c:v>
                      </c:pt>
                      <c:pt idx="1718" formatCode="General">
                        <c:v>156.31700000000001</c:v>
                      </c:pt>
                      <c:pt idx="1719" formatCode="General">
                        <c:v>156.327</c:v>
                      </c:pt>
                      <c:pt idx="1720" formatCode="General">
                        <c:v>156.33699999999999</c:v>
                      </c:pt>
                      <c:pt idx="1721" formatCode="General">
                        <c:v>156.34700000000001</c:v>
                      </c:pt>
                      <c:pt idx="1722" formatCode="General">
                        <c:v>156.357</c:v>
                      </c:pt>
                      <c:pt idx="1723" formatCode="General">
                        <c:v>156.36699999999999</c:v>
                      </c:pt>
                      <c:pt idx="1724" formatCode="General">
                        <c:v>156.37700000000001</c:v>
                      </c:pt>
                      <c:pt idx="1725" formatCode="General">
                        <c:v>156.387</c:v>
                      </c:pt>
                      <c:pt idx="1726" formatCode="General">
                        <c:v>156.39699999999999</c:v>
                      </c:pt>
                      <c:pt idx="1727" formatCode="General">
                        <c:v>156.40700000000001</c:v>
                      </c:pt>
                      <c:pt idx="1728" formatCode="General">
                        <c:v>156.417</c:v>
                      </c:pt>
                      <c:pt idx="1729" formatCode="General">
                        <c:v>156.42699999999999</c:v>
                      </c:pt>
                      <c:pt idx="1730" formatCode="General">
                        <c:v>156.43700000000001</c:v>
                      </c:pt>
                      <c:pt idx="1731" formatCode="General">
                        <c:v>156.447</c:v>
                      </c:pt>
                      <c:pt idx="1732" formatCode="General">
                        <c:v>156.45699999999999</c:v>
                      </c:pt>
                      <c:pt idx="1733" formatCode="General">
                        <c:v>156.46700000000001</c:v>
                      </c:pt>
                      <c:pt idx="1734" formatCode="General">
                        <c:v>156.477</c:v>
                      </c:pt>
                      <c:pt idx="1735" formatCode="General">
                        <c:v>156.48699999999999</c:v>
                      </c:pt>
                      <c:pt idx="1736" formatCode="General">
                        <c:v>156.49700000000001</c:v>
                      </c:pt>
                      <c:pt idx="1737" formatCode="General">
                        <c:v>156.50700000000001</c:v>
                      </c:pt>
                      <c:pt idx="1738" formatCode="General">
                        <c:v>156.517</c:v>
                      </c:pt>
                      <c:pt idx="1739" formatCode="General">
                        <c:v>156.52699999999999</c:v>
                      </c:pt>
                      <c:pt idx="1740" formatCode="General">
                        <c:v>156.53700000000001</c:v>
                      </c:pt>
                      <c:pt idx="1741" formatCode="General">
                        <c:v>156.547</c:v>
                      </c:pt>
                      <c:pt idx="1742" formatCode="General">
                        <c:v>156.55699999999999</c:v>
                      </c:pt>
                      <c:pt idx="1743" formatCode="General">
                        <c:v>156.56700000000001</c:v>
                      </c:pt>
                      <c:pt idx="1744" formatCode="General">
                        <c:v>156.577</c:v>
                      </c:pt>
                      <c:pt idx="1745" formatCode="General">
                        <c:v>156.58699999999999</c:v>
                      </c:pt>
                      <c:pt idx="1746" formatCode="General">
                        <c:v>156.59700000000001</c:v>
                      </c:pt>
                      <c:pt idx="1747" formatCode="General">
                        <c:v>156.607</c:v>
                      </c:pt>
                      <c:pt idx="1748" formatCode="General">
                        <c:v>156.61699999999999</c:v>
                      </c:pt>
                      <c:pt idx="1749" formatCode="General">
                        <c:v>156.62700000000001</c:v>
                      </c:pt>
                      <c:pt idx="1750" formatCode="General">
                        <c:v>156.637</c:v>
                      </c:pt>
                      <c:pt idx="1751" formatCode="General">
                        <c:v>156.64699999999999</c:v>
                      </c:pt>
                      <c:pt idx="1752" formatCode="General">
                        <c:v>156.65700000000001</c:v>
                      </c:pt>
                      <c:pt idx="1753" formatCode="General">
                        <c:v>156.667</c:v>
                      </c:pt>
                      <c:pt idx="1754" formatCode="General">
                        <c:v>156.67699999999999</c:v>
                      </c:pt>
                      <c:pt idx="1755" formatCode="General">
                        <c:v>156.68700000000001</c:v>
                      </c:pt>
                      <c:pt idx="1756" formatCode="General">
                        <c:v>156.697</c:v>
                      </c:pt>
                      <c:pt idx="1757" formatCode="General">
                        <c:v>156.70699999999999</c:v>
                      </c:pt>
                      <c:pt idx="1758" formatCode="General">
                        <c:v>156.71700000000001</c:v>
                      </c:pt>
                      <c:pt idx="1759" formatCode="General">
                        <c:v>156.727</c:v>
                      </c:pt>
                      <c:pt idx="1760" formatCode="General">
                        <c:v>156.73699999999999</c:v>
                      </c:pt>
                      <c:pt idx="1761" formatCode="General">
                        <c:v>156.74700000000001</c:v>
                      </c:pt>
                      <c:pt idx="1762" formatCode="General">
                        <c:v>156.75700000000001</c:v>
                      </c:pt>
                      <c:pt idx="1763" formatCode="General">
                        <c:v>156.767</c:v>
                      </c:pt>
                      <c:pt idx="1764" formatCode="General">
                        <c:v>156.77699999999999</c:v>
                      </c:pt>
                      <c:pt idx="1765" formatCode="General">
                        <c:v>156.78700000000001</c:v>
                      </c:pt>
                      <c:pt idx="1766" formatCode="General">
                        <c:v>156.797</c:v>
                      </c:pt>
                      <c:pt idx="1767" formatCode="General">
                        <c:v>156.80699999999999</c:v>
                      </c:pt>
                      <c:pt idx="1768" formatCode="General">
                        <c:v>156.81700000000001</c:v>
                      </c:pt>
                      <c:pt idx="1769" formatCode="General">
                        <c:v>156.827</c:v>
                      </c:pt>
                      <c:pt idx="1770" formatCode="General">
                        <c:v>156.83699999999999</c:v>
                      </c:pt>
                      <c:pt idx="1771" formatCode="General">
                        <c:v>156.84700000000001</c:v>
                      </c:pt>
                      <c:pt idx="1772" formatCode="General">
                        <c:v>156.857</c:v>
                      </c:pt>
                      <c:pt idx="1773" formatCode="General">
                        <c:v>156.86699999999999</c:v>
                      </c:pt>
                      <c:pt idx="1774" formatCode="General">
                        <c:v>156.87700000000001</c:v>
                      </c:pt>
                      <c:pt idx="1775" formatCode="General">
                        <c:v>156.887</c:v>
                      </c:pt>
                      <c:pt idx="1776" formatCode="General">
                        <c:v>156.89699999999999</c:v>
                      </c:pt>
                      <c:pt idx="1777" formatCode="General">
                        <c:v>156.90700000000001</c:v>
                      </c:pt>
                      <c:pt idx="1778" formatCode="General">
                        <c:v>156.917</c:v>
                      </c:pt>
                      <c:pt idx="1779" formatCode="General">
                        <c:v>156.92699999999999</c:v>
                      </c:pt>
                      <c:pt idx="1780" formatCode="General">
                        <c:v>156.93700000000001</c:v>
                      </c:pt>
                      <c:pt idx="1781" formatCode="General">
                        <c:v>156.947</c:v>
                      </c:pt>
                      <c:pt idx="1782" formatCode="General">
                        <c:v>156.95699999999999</c:v>
                      </c:pt>
                      <c:pt idx="1783" formatCode="General">
                        <c:v>156.96700000000001</c:v>
                      </c:pt>
                      <c:pt idx="1784" formatCode="General">
                        <c:v>156.977</c:v>
                      </c:pt>
                      <c:pt idx="1785" formatCode="General">
                        <c:v>156.98699999999999</c:v>
                      </c:pt>
                      <c:pt idx="1786" formatCode="General">
                        <c:v>156.99700000000001</c:v>
                      </c:pt>
                      <c:pt idx="1787" formatCode="General">
                        <c:v>157.00700000000001</c:v>
                      </c:pt>
                      <c:pt idx="1788" formatCode="General">
                        <c:v>157.017</c:v>
                      </c:pt>
                      <c:pt idx="1789" formatCode="General">
                        <c:v>157.02699999999999</c:v>
                      </c:pt>
                      <c:pt idx="1790" formatCode="General">
                        <c:v>157.03700000000001</c:v>
                      </c:pt>
                      <c:pt idx="1791" formatCode="General">
                        <c:v>157.047</c:v>
                      </c:pt>
                      <c:pt idx="1792" formatCode="General">
                        <c:v>157.05699999999999</c:v>
                      </c:pt>
                      <c:pt idx="1793" formatCode="General">
                        <c:v>157.06700000000001</c:v>
                      </c:pt>
                      <c:pt idx="1794" formatCode="General">
                        <c:v>157.077</c:v>
                      </c:pt>
                      <c:pt idx="1795" formatCode="General">
                        <c:v>157.08699999999999</c:v>
                      </c:pt>
                      <c:pt idx="1796" formatCode="General">
                        <c:v>157.09700000000001</c:v>
                      </c:pt>
                      <c:pt idx="1797" formatCode="General">
                        <c:v>157.107</c:v>
                      </c:pt>
                      <c:pt idx="1798" formatCode="General">
                        <c:v>157.11699999999999</c:v>
                      </c:pt>
                      <c:pt idx="1799" formatCode="General">
                        <c:v>157.12700000000001</c:v>
                      </c:pt>
                      <c:pt idx="1800" formatCode="General">
                        <c:v>157.137</c:v>
                      </c:pt>
                      <c:pt idx="1801" formatCode="General">
                        <c:v>157.14699999999999</c:v>
                      </c:pt>
                      <c:pt idx="1802" formatCode="General">
                        <c:v>157.15700000000001</c:v>
                      </c:pt>
                      <c:pt idx="1803" formatCode="General">
                        <c:v>157.167</c:v>
                      </c:pt>
                      <c:pt idx="1804" formatCode="General">
                        <c:v>157.17699999999999</c:v>
                      </c:pt>
                      <c:pt idx="1805" formatCode="General">
                        <c:v>157.18700000000001</c:v>
                      </c:pt>
                      <c:pt idx="1806" formatCode="General">
                        <c:v>157.197</c:v>
                      </c:pt>
                      <c:pt idx="1807" formatCode="General">
                        <c:v>157.20699999999999</c:v>
                      </c:pt>
                      <c:pt idx="1808" formatCode="General">
                        <c:v>157.21700000000001</c:v>
                      </c:pt>
                      <c:pt idx="1809" formatCode="General">
                        <c:v>157.227</c:v>
                      </c:pt>
                      <c:pt idx="1810" formatCode="General">
                        <c:v>157.23699999999999</c:v>
                      </c:pt>
                      <c:pt idx="1811" formatCode="General">
                        <c:v>157.24700000000001</c:v>
                      </c:pt>
                      <c:pt idx="1812" formatCode="General">
                        <c:v>157.25700000000001</c:v>
                      </c:pt>
                      <c:pt idx="1813" formatCode="General">
                        <c:v>157.267</c:v>
                      </c:pt>
                      <c:pt idx="1814" formatCode="General">
                        <c:v>157.27699999999999</c:v>
                      </c:pt>
                      <c:pt idx="1815" formatCode="General">
                        <c:v>157.28700000000001</c:v>
                      </c:pt>
                      <c:pt idx="1816" formatCode="General">
                        <c:v>157.297</c:v>
                      </c:pt>
                      <c:pt idx="1817" formatCode="General">
                        <c:v>157.30699999999999</c:v>
                      </c:pt>
                      <c:pt idx="1818" formatCode="General">
                        <c:v>157.31700000000001</c:v>
                      </c:pt>
                      <c:pt idx="1819" formatCode="General">
                        <c:v>157.327</c:v>
                      </c:pt>
                      <c:pt idx="1820" formatCode="General">
                        <c:v>157.33699999999999</c:v>
                      </c:pt>
                      <c:pt idx="1821" formatCode="General">
                        <c:v>157.34700000000001</c:v>
                      </c:pt>
                      <c:pt idx="1822" formatCode="General">
                        <c:v>157.357</c:v>
                      </c:pt>
                      <c:pt idx="1823" formatCode="General">
                        <c:v>157.36699999999999</c:v>
                      </c:pt>
                      <c:pt idx="1824" formatCode="General">
                        <c:v>157.37700000000001</c:v>
                      </c:pt>
                      <c:pt idx="1825" formatCode="General">
                        <c:v>157.387</c:v>
                      </c:pt>
                      <c:pt idx="1826" formatCode="General">
                        <c:v>157.39699999999999</c:v>
                      </c:pt>
                      <c:pt idx="1827" formatCode="General">
                        <c:v>157.40700000000001</c:v>
                      </c:pt>
                      <c:pt idx="1828" formatCode="General">
                        <c:v>157.417</c:v>
                      </c:pt>
                      <c:pt idx="1829" formatCode="General">
                        <c:v>157.42699999999999</c:v>
                      </c:pt>
                      <c:pt idx="1830" formatCode="General">
                        <c:v>157.43700000000001</c:v>
                      </c:pt>
                      <c:pt idx="1831" formatCode="General">
                        <c:v>157.447</c:v>
                      </c:pt>
                      <c:pt idx="1832" formatCode="General">
                        <c:v>157.45699999999999</c:v>
                      </c:pt>
                      <c:pt idx="1833" formatCode="General">
                        <c:v>157.46700000000001</c:v>
                      </c:pt>
                      <c:pt idx="1834" formatCode="General">
                        <c:v>157.477</c:v>
                      </c:pt>
                      <c:pt idx="1835" formatCode="General">
                        <c:v>157.48699999999999</c:v>
                      </c:pt>
                      <c:pt idx="1836" formatCode="General">
                        <c:v>157.49700000000001</c:v>
                      </c:pt>
                      <c:pt idx="1837" formatCode="General">
                        <c:v>157.50700000000001</c:v>
                      </c:pt>
                      <c:pt idx="1838" formatCode="General">
                        <c:v>157.517</c:v>
                      </c:pt>
                      <c:pt idx="1839" formatCode="General">
                        <c:v>157.52699999999999</c:v>
                      </c:pt>
                      <c:pt idx="1840" formatCode="General">
                        <c:v>157.53700000000001</c:v>
                      </c:pt>
                      <c:pt idx="1841" formatCode="General">
                        <c:v>157.547</c:v>
                      </c:pt>
                      <c:pt idx="1842" formatCode="General">
                        <c:v>157.55699999999999</c:v>
                      </c:pt>
                      <c:pt idx="1843" formatCode="General">
                        <c:v>157.56700000000001</c:v>
                      </c:pt>
                      <c:pt idx="1844" formatCode="General">
                        <c:v>157.577</c:v>
                      </c:pt>
                      <c:pt idx="1845" formatCode="General">
                        <c:v>157.58699999999999</c:v>
                      </c:pt>
                      <c:pt idx="1846" formatCode="General">
                        <c:v>157.59700000000001</c:v>
                      </c:pt>
                      <c:pt idx="1847" formatCode="General">
                        <c:v>157.607</c:v>
                      </c:pt>
                      <c:pt idx="1848" formatCode="General">
                        <c:v>157.61699999999999</c:v>
                      </c:pt>
                      <c:pt idx="1849" formatCode="General">
                        <c:v>157.62700000000001</c:v>
                      </c:pt>
                      <c:pt idx="1850" formatCode="General">
                        <c:v>157.637</c:v>
                      </c:pt>
                      <c:pt idx="1851" formatCode="General">
                        <c:v>157.64699999999999</c:v>
                      </c:pt>
                      <c:pt idx="1852" formatCode="General">
                        <c:v>157.65700000000001</c:v>
                      </c:pt>
                      <c:pt idx="1853" formatCode="General">
                        <c:v>157.667</c:v>
                      </c:pt>
                      <c:pt idx="1854" formatCode="General">
                        <c:v>157.67699999999999</c:v>
                      </c:pt>
                      <c:pt idx="1855" formatCode="General">
                        <c:v>157.68700000000001</c:v>
                      </c:pt>
                      <c:pt idx="1856" formatCode="General">
                        <c:v>157.697</c:v>
                      </c:pt>
                      <c:pt idx="1857" formatCode="General">
                        <c:v>157.70699999999999</c:v>
                      </c:pt>
                      <c:pt idx="1858" formatCode="General">
                        <c:v>157.71700000000001</c:v>
                      </c:pt>
                      <c:pt idx="1859" formatCode="General">
                        <c:v>157.727</c:v>
                      </c:pt>
                      <c:pt idx="1860" formatCode="General">
                        <c:v>157.73699999999999</c:v>
                      </c:pt>
                      <c:pt idx="1861" formatCode="General">
                        <c:v>157.74700000000001</c:v>
                      </c:pt>
                      <c:pt idx="1862" formatCode="General">
                        <c:v>157.75700000000001</c:v>
                      </c:pt>
                      <c:pt idx="1863" formatCode="General">
                        <c:v>157.767</c:v>
                      </c:pt>
                      <c:pt idx="1864" formatCode="General">
                        <c:v>157.77699999999999</c:v>
                      </c:pt>
                      <c:pt idx="1865" formatCode="General">
                        <c:v>157.78700000000001</c:v>
                      </c:pt>
                      <c:pt idx="1866" formatCode="General">
                        <c:v>157.797</c:v>
                      </c:pt>
                      <c:pt idx="1867" formatCode="General">
                        <c:v>157.80699999999999</c:v>
                      </c:pt>
                      <c:pt idx="1868" formatCode="General">
                        <c:v>157.81700000000001</c:v>
                      </c:pt>
                      <c:pt idx="1869" formatCode="General">
                        <c:v>157.827</c:v>
                      </c:pt>
                      <c:pt idx="1870" formatCode="General">
                        <c:v>157.83699999999999</c:v>
                      </c:pt>
                      <c:pt idx="1871" formatCode="General">
                        <c:v>157.84700000000001</c:v>
                      </c:pt>
                      <c:pt idx="1872" formatCode="General">
                        <c:v>157.857</c:v>
                      </c:pt>
                      <c:pt idx="1873" formatCode="General">
                        <c:v>157.86699999999999</c:v>
                      </c:pt>
                      <c:pt idx="1874" formatCode="General">
                        <c:v>157.87700000000001</c:v>
                      </c:pt>
                      <c:pt idx="1875" formatCode="General">
                        <c:v>157.887</c:v>
                      </c:pt>
                      <c:pt idx="1876" formatCode="General">
                        <c:v>157.89699999999999</c:v>
                      </c:pt>
                      <c:pt idx="1877" formatCode="General">
                        <c:v>157.90700000000001</c:v>
                      </c:pt>
                      <c:pt idx="1878" formatCode="General">
                        <c:v>157.917</c:v>
                      </c:pt>
                      <c:pt idx="1879" formatCode="General">
                        <c:v>157.92699999999999</c:v>
                      </c:pt>
                      <c:pt idx="1880" formatCode="General">
                        <c:v>157.93700000000001</c:v>
                      </c:pt>
                      <c:pt idx="1881" formatCode="General">
                        <c:v>157.947</c:v>
                      </c:pt>
                      <c:pt idx="1882" formatCode="General">
                        <c:v>157.95699999999999</c:v>
                      </c:pt>
                      <c:pt idx="1883" formatCode="General">
                        <c:v>157.96700000000001</c:v>
                      </c:pt>
                      <c:pt idx="1884" formatCode="General">
                        <c:v>157.977</c:v>
                      </c:pt>
                      <c:pt idx="1885" formatCode="General">
                        <c:v>157.98699999999999</c:v>
                      </c:pt>
                      <c:pt idx="1886" formatCode="General">
                        <c:v>157.99700000000001</c:v>
                      </c:pt>
                      <c:pt idx="1887" formatCode="General">
                        <c:v>158.00700000000001</c:v>
                      </c:pt>
                      <c:pt idx="1888" formatCode="General">
                        <c:v>158.017</c:v>
                      </c:pt>
                      <c:pt idx="1889" formatCode="General">
                        <c:v>158.02699999999999</c:v>
                      </c:pt>
                      <c:pt idx="1890" formatCode="General">
                        <c:v>158.03700000000001</c:v>
                      </c:pt>
                      <c:pt idx="1891" formatCode="General">
                        <c:v>158.047</c:v>
                      </c:pt>
                      <c:pt idx="1892" formatCode="General">
                        <c:v>158.05699999999999</c:v>
                      </c:pt>
                      <c:pt idx="1893" formatCode="General">
                        <c:v>158.06700000000001</c:v>
                      </c:pt>
                      <c:pt idx="1894" formatCode="General">
                        <c:v>158.077</c:v>
                      </c:pt>
                      <c:pt idx="1895" formatCode="General">
                        <c:v>158.08699999999999</c:v>
                      </c:pt>
                      <c:pt idx="1896" formatCode="General">
                        <c:v>158.09700000000001</c:v>
                      </c:pt>
                      <c:pt idx="1897" formatCode="General">
                        <c:v>158.107</c:v>
                      </c:pt>
                      <c:pt idx="1898" formatCode="General">
                        <c:v>158.11699999999999</c:v>
                      </c:pt>
                      <c:pt idx="1899" formatCode="General">
                        <c:v>158.12700000000001</c:v>
                      </c:pt>
                      <c:pt idx="1900" formatCode="General">
                        <c:v>158.137</c:v>
                      </c:pt>
                      <c:pt idx="1901" formatCode="General">
                        <c:v>158.14699999999999</c:v>
                      </c:pt>
                      <c:pt idx="1902" formatCode="General">
                        <c:v>158.15700000000001</c:v>
                      </c:pt>
                      <c:pt idx="1903" formatCode="General">
                        <c:v>158.167</c:v>
                      </c:pt>
                      <c:pt idx="1904" formatCode="General">
                        <c:v>158.17699999999999</c:v>
                      </c:pt>
                      <c:pt idx="1905" formatCode="General">
                        <c:v>158.18700000000001</c:v>
                      </c:pt>
                      <c:pt idx="1906" formatCode="General">
                        <c:v>158.197</c:v>
                      </c:pt>
                      <c:pt idx="1907" formatCode="General">
                        <c:v>158.20699999999999</c:v>
                      </c:pt>
                      <c:pt idx="1908" formatCode="General">
                        <c:v>158.21700000000001</c:v>
                      </c:pt>
                      <c:pt idx="1909" formatCode="General">
                        <c:v>158.227</c:v>
                      </c:pt>
                      <c:pt idx="1910" formatCode="General">
                        <c:v>158.23699999999999</c:v>
                      </c:pt>
                      <c:pt idx="1911" formatCode="General">
                        <c:v>158.24700000000001</c:v>
                      </c:pt>
                      <c:pt idx="1912" formatCode="General">
                        <c:v>158.25700000000001</c:v>
                      </c:pt>
                      <c:pt idx="1913" formatCode="General">
                        <c:v>158.267</c:v>
                      </c:pt>
                      <c:pt idx="1914" formatCode="General">
                        <c:v>158.27699999999999</c:v>
                      </c:pt>
                      <c:pt idx="1915" formatCode="General">
                        <c:v>158.28700000000001</c:v>
                      </c:pt>
                      <c:pt idx="1916" formatCode="General">
                        <c:v>158.297</c:v>
                      </c:pt>
                      <c:pt idx="1917" formatCode="General">
                        <c:v>158.30699999999999</c:v>
                      </c:pt>
                      <c:pt idx="1918" formatCode="General">
                        <c:v>158.31700000000001</c:v>
                      </c:pt>
                      <c:pt idx="1919" formatCode="General">
                        <c:v>158.327</c:v>
                      </c:pt>
                      <c:pt idx="1920" formatCode="General">
                        <c:v>158.33699999999999</c:v>
                      </c:pt>
                      <c:pt idx="1921" formatCode="General">
                        <c:v>158.34700000000001</c:v>
                      </c:pt>
                      <c:pt idx="1922" formatCode="General">
                        <c:v>158.357</c:v>
                      </c:pt>
                      <c:pt idx="1923" formatCode="General">
                        <c:v>158.36699999999999</c:v>
                      </c:pt>
                      <c:pt idx="1924" formatCode="General">
                        <c:v>158.37700000000001</c:v>
                      </c:pt>
                      <c:pt idx="1925" formatCode="General">
                        <c:v>158.387</c:v>
                      </c:pt>
                      <c:pt idx="1926" formatCode="General">
                        <c:v>158.39699999999999</c:v>
                      </c:pt>
                      <c:pt idx="1927" formatCode="General">
                        <c:v>158.40700000000001</c:v>
                      </c:pt>
                      <c:pt idx="1928" formatCode="General">
                        <c:v>158.417</c:v>
                      </c:pt>
                      <c:pt idx="1929" formatCode="General">
                        <c:v>158.42699999999999</c:v>
                      </c:pt>
                      <c:pt idx="1930" formatCode="General">
                        <c:v>158.43700000000001</c:v>
                      </c:pt>
                      <c:pt idx="1931" formatCode="General">
                        <c:v>158.447</c:v>
                      </c:pt>
                      <c:pt idx="1932" formatCode="General">
                        <c:v>158.45699999999999</c:v>
                      </c:pt>
                      <c:pt idx="1933" formatCode="General">
                        <c:v>158.46700000000001</c:v>
                      </c:pt>
                      <c:pt idx="1934" formatCode="General">
                        <c:v>158.477</c:v>
                      </c:pt>
                      <c:pt idx="1935" formatCode="General">
                        <c:v>158.48699999999999</c:v>
                      </c:pt>
                      <c:pt idx="1936" formatCode="General">
                        <c:v>158.49700000000001</c:v>
                      </c:pt>
                      <c:pt idx="1937" formatCode="General">
                        <c:v>158.50700000000001</c:v>
                      </c:pt>
                      <c:pt idx="1938" formatCode="General">
                        <c:v>158.517</c:v>
                      </c:pt>
                      <c:pt idx="1939" formatCode="General">
                        <c:v>158.52699999999999</c:v>
                      </c:pt>
                      <c:pt idx="1940" formatCode="General">
                        <c:v>158.53700000000001</c:v>
                      </c:pt>
                      <c:pt idx="1941" formatCode="General">
                        <c:v>158.547</c:v>
                      </c:pt>
                      <c:pt idx="1942" formatCode="General">
                        <c:v>158.55699999999999</c:v>
                      </c:pt>
                      <c:pt idx="1943" formatCode="General">
                        <c:v>158.56700000000001</c:v>
                      </c:pt>
                      <c:pt idx="1944" formatCode="General">
                        <c:v>158.577</c:v>
                      </c:pt>
                      <c:pt idx="1945" formatCode="General">
                        <c:v>158.58699999999999</c:v>
                      </c:pt>
                      <c:pt idx="1946" formatCode="General">
                        <c:v>158.59700000000001</c:v>
                      </c:pt>
                      <c:pt idx="1947" formatCode="General">
                        <c:v>158.607</c:v>
                      </c:pt>
                      <c:pt idx="1948" formatCode="General">
                        <c:v>158.61699999999999</c:v>
                      </c:pt>
                      <c:pt idx="1949" formatCode="General">
                        <c:v>158.62700000000001</c:v>
                      </c:pt>
                      <c:pt idx="1950" formatCode="General">
                        <c:v>158.637</c:v>
                      </c:pt>
                      <c:pt idx="1951" formatCode="General">
                        <c:v>158.64699999999999</c:v>
                      </c:pt>
                      <c:pt idx="1952" formatCode="General">
                        <c:v>158.65700000000001</c:v>
                      </c:pt>
                      <c:pt idx="1953" formatCode="General">
                        <c:v>158.667</c:v>
                      </c:pt>
                      <c:pt idx="1954" formatCode="General">
                        <c:v>158.67699999999999</c:v>
                      </c:pt>
                      <c:pt idx="1955" formatCode="General">
                        <c:v>158.68700000000001</c:v>
                      </c:pt>
                      <c:pt idx="1956" formatCode="General">
                        <c:v>158.697</c:v>
                      </c:pt>
                      <c:pt idx="1957" formatCode="General">
                        <c:v>158.70699999999999</c:v>
                      </c:pt>
                      <c:pt idx="1958" formatCode="General">
                        <c:v>158.71700000000001</c:v>
                      </c:pt>
                      <c:pt idx="1959" formatCode="General">
                        <c:v>158.727</c:v>
                      </c:pt>
                      <c:pt idx="1960" formatCode="General">
                        <c:v>158.73699999999999</c:v>
                      </c:pt>
                      <c:pt idx="1961" formatCode="General">
                        <c:v>158.74700000000001</c:v>
                      </c:pt>
                      <c:pt idx="1962" formatCode="General">
                        <c:v>158.75700000000001</c:v>
                      </c:pt>
                      <c:pt idx="1963" formatCode="General">
                        <c:v>158.767</c:v>
                      </c:pt>
                      <c:pt idx="1964" formatCode="General">
                        <c:v>158.77699999999999</c:v>
                      </c:pt>
                      <c:pt idx="1965" formatCode="General">
                        <c:v>158.78700000000001</c:v>
                      </c:pt>
                      <c:pt idx="1966" formatCode="General">
                        <c:v>158.797</c:v>
                      </c:pt>
                      <c:pt idx="1967" formatCode="General">
                        <c:v>158.80699999999999</c:v>
                      </c:pt>
                      <c:pt idx="1968" formatCode="General">
                        <c:v>158.81700000000001</c:v>
                      </c:pt>
                      <c:pt idx="1969" formatCode="General">
                        <c:v>158.827</c:v>
                      </c:pt>
                      <c:pt idx="1970" formatCode="General">
                        <c:v>158.83699999999999</c:v>
                      </c:pt>
                      <c:pt idx="1971" formatCode="General">
                        <c:v>158.84700000000001</c:v>
                      </c:pt>
                      <c:pt idx="1972" formatCode="General">
                        <c:v>158.857</c:v>
                      </c:pt>
                      <c:pt idx="1973" formatCode="General">
                        <c:v>158.86699999999999</c:v>
                      </c:pt>
                      <c:pt idx="1974" formatCode="General">
                        <c:v>158.87700000000001</c:v>
                      </c:pt>
                      <c:pt idx="1975" formatCode="General">
                        <c:v>158.887</c:v>
                      </c:pt>
                      <c:pt idx="1976" formatCode="General">
                        <c:v>158.89699999999999</c:v>
                      </c:pt>
                      <c:pt idx="1977" formatCode="General">
                        <c:v>158.90700000000001</c:v>
                      </c:pt>
                      <c:pt idx="1978" formatCode="General">
                        <c:v>158.917</c:v>
                      </c:pt>
                      <c:pt idx="1979" formatCode="General">
                        <c:v>158.92699999999999</c:v>
                      </c:pt>
                      <c:pt idx="1980" formatCode="General">
                        <c:v>158.93700000000001</c:v>
                      </c:pt>
                      <c:pt idx="1981" formatCode="General">
                        <c:v>158.947</c:v>
                      </c:pt>
                      <c:pt idx="1982" formatCode="General">
                        <c:v>158.95699999999999</c:v>
                      </c:pt>
                      <c:pt idx="1983" formatCode="General">
                        <c:v>158.96700000000001</c:v>
                      </c:pt>
                      <c:pt idx="1984" formatCode="General">
                        <c:v>158.977</c:v>
                      </c:pt>
                      <c:pt idx="1985" formatCode="General">
                        <c:v>158.98699999999999</c:v>
                      </c:pt>
                      <c:pt idx="1986" formatCode="General">
                        <c:v>158.99700000000001</c:v>
                      </c:pt>
                      <c:pt idx="1987" formatCode="General">
                        <c:v>159.00700000000001</c:v>
                      </c:pt>
                      <c:pt idx="1988" formatCode="General">
                        <c:v>159.017</c:v>
                      </c:pt>
                      <c:pt idx="1989" formatCode="General">
                        <c:v>159.02699999999999</c:v>
                      </c:pt>
                      <c:pt idx="1990" formatCode="General">
                        <c:v>159.03700000000001</c:v>
                      </c:pt>
                      <c:pt idx="1991" formatCode="General">
                        <c:v>159.047</c:v>
                      </c:pt>
                      <c:pt idx="1992" formatCode="General">
                        <c:v>159.05699999999999</c:v>
                      </c:pt>
                      <c:pt idx="1993" formatCode="General">
                        <c:v>159.06700000000001</c:v>
                      </c:pt>
                      <c:pt idx="1994" formatCode="General">
                        <c:v>159.077</c:v>
                      </c:pt>
                      <c:pt idx="1995" formatCode="General">
                        <c:v>159.08699999999999</c:v>
                      </c:pt>
                      <c:pt idx="1996" formatCode="General">
                        <c:v>159.09700000000001</c:v>
                      </c:pt>
                      <c:pt idx="1997" formatCode="General">
                        <c:v>159.107</c:v>
                      </c:pt>
                      <c:pt idx="1998" formatCode="General">
                        <c:v>159.11699999999999</c:v>
                      </c:pt>
                      <c:pt idx="1999" formatCode="General">
                        <c:v>159.12700000000001</c:v>
                      </c:pt>
                      <c:pt idx="2000" formatCode="General">
                        <c:v>159.137</c:v>
                      </c:pt>
                      <c:pt idx="2001" formatCode="General">
                        <c:v>159.14699999999999</c:v>
                      </c:pt>
                      <c:pt idx="2002" formatCode="General">
                        <c:v>159.15700000000001</c:v>
                      </c:pt>
                      <c:pt idx="2003" formatCode="General">
                        <c:v>159.167</c:v>
                      </c:pt>
                      <c:pt idx="2004" formatCode="General">
                        <c:v>159.17699999999999</c:v>
                      </c:pt>
                      <c:pt idx="2005" formatCode="General">
                        <c:v>159.18700000000001</c:v>
                      </c:pt>
                      <c:pt idx="2006" formatCode="General">
                        <c:v>159.197</c:v>
                      </c:pt>
                      <c:pt idx="2007" formatCode="General">
                        <c:v>159.20699999999999</c:v>
                      </c:pt>
                      <c:pt idx="2008" formatCode="General">
                        <c:v>159.21700000000001</c:v>
                      </c:pt>
                      <c:pt idx="2009" formatCode="General">
                        <c:v>159.227</c:v>
                      </c:pt>
                      <c:pt idx="2010" formatCode="General">
                        <c:v>159.23699999999999</c:v>
                      </c:pt>
                      <c:pt idx="2011" formatCode="General">
                        <c:v>159.24700000000001</c:v>
                      </c:pt>
                      <c:pt idx="2012" formatCode="General">
                        <c:v>159.25700000000001</c:v>
                      </c:pt>
                      <c:pt idx="2013" formatCode="General">
                        <c:v>159.267</c:v>
                      </c:pt>
                      <c:pt idx="2014" formatCode="General">
                        <c:v>159.27699999999999</c:v>
                      </c:pt>
                      <c:pt idx="2015" formatCode="General">
                        <c:v>159.28700000000001</c:v>
                      </c:pt>
                      <c:pt idx="2016" formatCode="General">
                        <c:v>159.297</c:v>
                      </c:pt>
                      <c:pt idx="2017" formatCode="General">
                        <c:v>159.30699999999999</c:v>
                      </c:pt>
                      <c:pt idx="2018" formatCode="General">
                        <c:v>159.31700000000001</c:v>
                      </c:pt>
                      <c:pt idx="2019" formatCode="General">
                        <c:v>159.327</c:v>
                      </c:pt>
                      <c:pt idx="2020" formatCode="General">
                        <c:v>159.33699999999999</c:v>
                      </c:pt>
                      <c:pt idx="2021" formatCode="General">
                        <c:v>159.34700000000001</c:v>
                      </c:pt>
                      <c:pt idx="2022" formatCode="General">
                        <c:v>159.357</c:v>
                      </c:pt>
                      <c:pt idx="2023" formatCode="General">
                        <c:v>159.36699999999999</c:v>
                      </c:pt>
                      <c:pt idx="2024" formatCode="General">
                        <c:v>159.37700000000001</c:v>
                      </c:pt>
                      <c:pt idx="2025" formatCode="General">
                        <c:v>159.387</c:v>
                      </c:pt>
                      <c:pt idx="2026" formatCode="General">
                        <c:v>159.39699999999999</c:v>
                      </c:pt>
                      <c:pt idx="2027" formatCode="General">
                        <c:v>159.40700000000001</c:v>
                      </c:pt>
                      <c:pt idx="2028" formatCode="General">
                        <c:v>159.417</c:v>
                      </c:pt>
                      <c:pt idx="2029" formatCode="General">
                        <c:v>159.42699999999999</c:v>
                      </c:pt>
                      <c:pt idx="2030" formatCode="General">
                        <c:v>159.43700000000001</c:v>
                      </c:pt>
                      <c:pt idx="2031" formatCode="General">
                        <c:v>159.447</c:v>
                      </c:pt>
                      <c:pt idx="2032" formatCode="General">
                        <c:v>159.45699999999999</c:v>
                      </c:pt>
                      <c:pt idx="2033" formatCode="General">
                        <c:v>159.46700000000001</c:v>
                      </c:pt>
                      <c:pt idx="2034" formatCode="General">
                        <c:v>159.477</c:v>
                      </c:pt>
                      <c:pt idx="2035" formatCode="General">
                        <c:v>159.48699999999999</c:v>
                      </c:pt>
                      <c:pt idx="2036" formatCode="General">
                        <c:v>159.49700000000001</c:v>
                      </c:pt>
                      <c:pt idx="2037" formatCode="General">
                        <c:v>159.50700000000001</c:v>
                      </c:pt>
                      <c:pt idx="2038" formatCode="General">
                        <c:v>159.517</c:v>
                      </c:pt>
                      <c:pt idx="2039" formatCode="General">
                        <c:v>159.52699999999999</c:v>
                      </c:pt>
                      <c:pt idx="2040" formatCode="General">
                        <c:v>159.53700000000001</c:v>
                      </c:pt>
                      <c:pt idx="2041" formatCode="General">
                        <c:v>159.547</c:v>
                      </c:pt>
                      <c:pt idx="2042" formatCode="General">
                        <c:v>159.55699999999999</c:v>
                      </c:pt>
                      <c:pt idx="2043" formatCode="General">
                        <c:v>159.56700000000001</c:v>
                      </c:pt>
                      <c:pt idx="2044" formatCode="General">
                        <c:v>159.577</c:v>
                      </c:pt>
                      <c:pt idx="2045" formatCode="General">
                        <c:v>159.58699999999999</c:v>
                      </c:pt>
                      <c:pt idx="2046" formatCode="General">
                        <c:v>159.59700000000001</c:v>
                      </c:pt>
                      <c:pt idx="2047" formatCode="General">
                        <c:v>159.607</c:v>
                      </c:pt>
                      <c:pt idx="2048" formatCode="General">
                        <c:v>159.61699999999999</c:v>
                      </c:pt>
                      <c:pt idx="2049" formatCode="General">
                        <c:v>159.62700000000001</c:v>
                      </c:pt>
                      <c:pt idx="2050" formatCode="General">
                        <c:v>159.637</c:v>
                      </c:pt>
                      <c:pt idx="2051" formatCode="General">
                        <c:v>159.64699999999999</c:v>
                      </c:pt>
                      <c:pt idx="2052" formatCode="General">
                        <c:v>159.65700000000001</c:v>
                      </c:pt>
                      <c:pt idx="2053" formatCode="General">
                        <c:v>159.667</c:v>
                      </c:pt>
                      <c:pt idx="2054" formatCode="General">
                        <c:v>159.67699999999999</c:v>
                      </c:pt>
                      <c:pt idx="2055" formatCode="General">
                        <c:v>159.68700000000001</c:v>
                      </c:pt>
                      <c:pt idx="2056" formatCode="General">
                        <c:v>159.697</c:v>
                      </c:pt>
                      <c:pt idx="2057" formatCode="General">
                        <c:v>159.70699999999999</c:v>
                      </c:pt>
                      <c:pt idx="2058" formatCode="General">
                        <c:v>159.71700000000001</c:v>
                      </c:pt>
                      <c:pt idx="2059" formatCode="General">
                        <c:v>159.727</c:v>
                      </c:pt>
                      <c:pt idx="2060" formatCode="General">
                        <c:v>159.73699999999999</c:v>
                      </c:pt>
                      <c:pt idx="2061" formatCode="General">
                        <c:v>159.74700000000001</c:v>
                      </c:pt>
                      <c:pt idx="2062" formatCode="General">
                        <c:v>159.75700000000001</c:v>
                      </c:pt>
                      <c:pt idx="2063" formatCode="General">
                        <c:v>159.767</c:v>
                      </c:pt>
                      <c:pt idx="2064" formatCode="General">
                        <c:v>159.77699999999999</c:v>
                      </c:pt>
                      <c:pt idx="2065" formatCode="General">
                        <c:v>159.78700000000001</c:v>
                      </c:pt>
                      <c:pt idx="2066" formatCode="General">
                        <c:v>159.797</c:v>
                      </c:pt>
                      <c:pt idx="2067" formatCode="General">
                        <c:v>159.80699999999999</c:v>
                      </c:pt>
                      <c:pt idx="2068" formatCode="General">
                        <c:v>159.81700000000001</c:v>
                      </c:pt>
                      <c:pt idx="2069" formatCode="General">
                        <c:v>159.827</c:v>
                      </c:pt>
                      <c:pt idx="2070" formatCode="General">
                        <c:v>159.83699999999999</c:v>
                      </c:pt>
                      <c:pt idx="2071" formatCode="General">
                        <c:v>159.84700000000001</c:v>
                      </c:pt>
                      <c:pt idx="2072" formatCode="General">
                        <c:v>159.857</c:v>
                      </c:pt>
                      <c:pt idx="2073" formatCode="General">
                        <c:v>159.86699999999999</c:v>
                      </c:pt>
                      <c:pt idx="2074" formatCode="General">
                        <c:v>159.87700000000001</c:v>
                      </c:pt>
                      <c:pt idx="2075" formatCode="General">
                        <c:v>159.887</c:v>
                      </c:pt>
                      <c:pt idx="2076" formatCode="General">
                        <c:v>159.89699999999999</c:v>
                      </c:pt>
                      <c:pt idx="2077" formatCode="General">
                        <c:v>159.90700000000001</c:v>
                      </c:pt>
                      <c:pt idx="2078" formatCode="General">
                        <c:v>159.917</c:v>
                      </c:pt>
                      <c:pt idx="2079" formatCode="General">
                        <c:v>159.92699999999999</c:v>
                      </c:pt>
                      <c:pt idx="2080" formatCode="General">
                        <c:v>159.93700000000001</c:v>
                      </c:pt>
                      <c:pt idx="2081" formatCode="General">
                        <c:v>159.947</c:v>
                      </c:pt>
                      <c:pt idx="2082" formatCode="General">
                        <c:v>159.95699999999999</c:v>
                      </c:pt>
                      <c:pt idx="2083" formatCode="General">
                        <c:v>159.96700000000001</c:v>
                      </c:pt>
                      <c:pt idx="2084" formatCode="General">
                        <c:v>159.977</c:v>
                      </c:pt>
                      <c:pt idx="2085" formatCode="General">
                        <c:v>159.98699999999999</c:v>
                      </c:pt>
                      <c:pt idx="2086" formatCode="General">
                        <c:v>159.99700000000001</c:v>
                      </c:pt>
                      <c:pt idx="2087" formatCode="General">
                        <c:v>160.00700000000001</c:v>
                      </c:pt>
                      <c:pt idx="2088" formatCode="General">
                        <c:v>160.017</c:v>
                      </c:pt>
                      <c:pt idx="2089" formatCode="General">
                        <c:v>160.02699999999999</c:v>
                      </c:pt>
                      <c:pt idx="2090" formatCode="General">
                        <c:v>160.03700000000001</c:v>
                      </c:pt>
                      <c:pt idx="2091" formatCode="General">
                        <c:v>160.047</c:v>
                      </c:pt>
                      <c:pt idx="2092" formatCode="General">
                        <c:v>160.05699999999999</c:v>
                      </c:pt>
                      <c:pt idx="2093" formatCode="General">
                        <c:v>160.06700000000001</c:v>
                      </c:pt>
                      <c:pt idx="2094" formatCode="General">
                        <c:v>160.077</c:v>
                      </c:pt>
                      <c:pt idx="2095" formatCode="General">
                        <c:v>160.08699999999999</c:v>
                      </c:pt>
                      <c:pt idx="2096" formatCode="General">
                        <c:v>160.09700000000001</c:v>
                      </c:pt>
                      <c:pt idx="2097" formatCode="General">
                        <c:v>160.107</c:v>
                      </c:pt>
                      <c:pt idx="2098" formatCode="General">
                        <c:v>160.11699999999999</c:v>
                      </c:pt>
                      <c:pt idx="2099" formatCode="General">
                        <c:v>160.12700000000001</c:v>
                      </c:pt>
                      <c:pt idx="2100" formatCode="General">
                        <c:v>160.137</c:v>
                      </c:pt>
                      <c:pt idx="2101" formatCode="General">
                        <c:v>160.14699999999999</c:v>
                      </c:pt>
                      <c:pt idx="2102" formatCode="General">
                        <c:v>160.15700000000001</c:v>
                      </c:pt>
                      <c:pt idx="2103" formatCode="General">
                        <c:v>160.167</c:v>
                      </c:pt>
                      <c:pt idx="2104" formatCode="General">
                        <c:v>160.17699999999999</c:v>
                      </c:pt>
                      <c:pt idx="2105" formatCode="General">
                        <c:v>160.18700000000001</c:v>
                      </c:pt>
                      <c:pt idx="2106" formatCode="General">
                        <c:v>160.197</c:v>
                      </c:pt>
                      <c:pt idx="2107" formatCode="General">
                        <c:v>160.20699999999999</c:v>
                      </c:pt>
                      <c:pt idx="2108" formatCode="General">
                        <c:v>160.21700000000001</c:v>
                      </c:pt>
                      <c:pt idx="2109" formatCode="General">
                        <c:v>160.227</c:v>
                      </c:pt>
                      <c:pt idx="2110" formatCode="General">
                        <c:v>160.23699999999999</c:v>
                      </c:pt>
                      <c:pt idx="2111" formatCode="General">
                        <c:v>160.24700000000001</c:v>
                      </c:pt>
                      <c:pt idx="2112" formatCode="General">
                        <c:v>160.25700000000001</c:v>
                      </c:pt>
                      <c:pt idx="2113" formatCode="General">
                        <c:v>160.267</c:v>
                      </c:pt>
                      <c:pt idx="2114" formatCode="General">
                        <c:v>160.27699999999999</c:v>
                      </c:pt>
                      <c:pt idx="2115" formatCode="General">
                        <c:v>160.28700000000001</c:v>
                      </c:pt>
                      <c:pt idx="2116" formatCode="General">
                        <c:v>160.297</c:v>
                      </c:pt>
                      <c:pt idx="2117" formatCode="General">
                        <c:v>160.30699999999999</c:v>
                      </c:pt>
                      <c:pt idx="2118" formatCode="General">
                        <c:v>160.31700000000001</c:v>
                      </c:pt>
                      <c:pt idx="2119" formatCode="General">
                        <c:v>160.327</c:v>
                      </c:pt>
                      <c:pt idx="2120" formatCode="General">
                        <c:v>160.33699999999999</c:v>
                      </c:pt>
                      <c:pt idx="2121" formatCode="General">
                        <c:v>160.34700000000001</c:v>
                      </c:pt>
                      <c:pt idx="2122" formatCode="General">
                        <c:v>160.357</c:v>
                      </c:pt>
                      <c:pt idx="2123" formatCode="General">
                        <c:v>160.36699999999999</c:v>
                      </c:pt>
                      <c:pt idx="2124" formatCode="General">
                        <c:v>160.37700000000001</c:v>
                      </c:pt>
                      <c:pt idx="2125" formatCode="General">
                        <c:v>160.387</c:v>
                      </c:pt>
                      <c:pt idx="2126" formatCode="General">
                        <c:v>160.39699999999999</c:v>
                      </c:pt>
                      <c:pt idx="2127" formatCode="General">
                        <c:v>160.40700000000001</c:v>
                      </c:pt>
                      <c:pt idx="2128" formatCode="General">
                        <c:v>160.417</c:v>
                      </c:pt>
                      <c:pt idx="2129" formatCode="General">
                        <c:v>160.42699999999999</c:v>
                      </c:pt>
                      <c:pt idx="2130" formatCode="General">
                        <c:v>160.43700000000001</c:v>
                      </c:pt>
                      <c:pt idx="2131" formatCode="General">
                        <c:v>160.447</c:v>
                      </c:pt>
                      <c:pt idx="2132" formatCode="General">
                        <c:v>160.45699999999999</c:v>
                      </c:pt>
                      <c:pt idx="2133" formatCode="General">
                        <c:v>160.46700000000001</c:v>
                      </c:pt>
                      <c:pt idx="2134" formatCode="General">
                        <c:v>160.477</c:v>
                      </c:pt>
                      <c:pt idx="2135" formatCode="General">
                        <c:v>160.48699999999999</c:v>
                      </c:pt>
                      <c:pt idx="2136" formatCode="General">
                        <c:v>160.49700000000001</c:v>
                      </c:pt>
                      <c:pt idx="2137" formatCode="General">
                        <c:v>160.50700000000001</c:v>
                      </c:pt>
                      <c:pt idx="2138" formatCode="General">
                        <c:v>160.517</c:v>
                      </c:pt>
                      <c:pt idx="2139" formatCode="General">
                        <c:v>160.52699999999999</c:v>
                      </c:pt>
                      <c:pt idx="2140" formatCode="General">
                        <c:v>160.53700000000001</c:v>
                      </c:pt>
                      <c:pt idx="2141" formatCode="General">
                        <c:v>160.547</c:v>
                      </c:pt>
                      <c:pt idx="2142" formatCode="General">
                        <c:v>160.55699999999999</c:v>
                      </c:pt>
                      <c:pt idx="2143" formatCode="General">
                        <c:v>160.56700000000001</c:v>
                      </c:pt>
                      <c:pt idx="2144" formatCode="General">
                        <c:v>160.577</c:v>
                      </c:pt>
                      <c:pt idx="2145" formatCode="General">
                        <c:v>160.58699999999999</c:v>
                      </c:pt>
                      <c:pt idx="2146" formatCode="General">
                        <c:v>160.59700000000001</c:v>
                      </c:pt>
                      <c:pt idx="2147" formatCode="General">
                        <c:v>160.607</c:v>
                      </c:pt>
                      <c:pt idx="2148" formatCode="General">
                        <c:v>160.61699999999999</c:v>
                      </c:pt>
                      <c:pt idx="2149" formatCode="General">
                        <c:v>160.62700000000001</c:v>
                      </c:pt>
                      <c:pt idx="2150" formatCode="General">
                        <c:v>160.637</c:v>
                      </c:pt>
                      <c:pt idx="2151" formatCode="General">
                        <c:v>160.64699999999999</c:v>
                      </c:pt>
                      <c:pt idx="2152" formatCode="General">
                        <c:v>160.65700000000001</c:v>
                      </c:pt>
                      <c:pt idx="2153" formatCode="General">
                        <c:v>160.667</c:v>
                      </c:pt>
                      <c:pt idx="2154" formatCode="General">
                        <c:v>160.67699999999999</c:v>
                      </c:pt>
                      <c:pt idx="2155" formatCode="General">
                        <c:v>160.68700000000001</c:v>
                      </c:pt>
                      <c:pt idx="2156" formatCode="General">
                        <c:v>160.697</c:v>
                      </c:pt>
                      <c:pt idx="2157" formatCode="General">
                        <c:v>160.70699999999999</c:v>
                      </c:pt>
                      <c:pt idx="2158" formatCode="General">
                        <c:v>160.71700000000001</c:v>
                      </c:pt>
                      <c:pt idx="2159" formatCode="General">
                        <c:v>160.727</c:v>
                      </c:pt>
                      <c:pt idx="2160" formatCode="General">
                        <c:v>160.73699999999999</c:v>
                      </c:pt>
                      <c:pt idx="2161" formatCode="General">
                        <c:v>160.74700000000001</c:v>
                      </c:pt>
                      <c:pt idx="2162" formatCode="General">
                        <c:v>160.75700000000001</c:v>
                      </c:pt>
                      <c:pt idx="2163" formatCode="General">
                        <c:v>160.767</c:v>
                      </c:pt>
                      <c:pt idx="2164" formatCode="General">
                        <c:v>160.77699999999999</c:v>
                      </c:pt>
                      <c:pt idx="2165" formatCode="General">
                        <c:v>160.78700000000001</c:v>
                      </c:pt>
                      <c:pt idx="2166" formatCode="General">
                        <c:v>160.797</c:v>
                      </c:pt>
                      <c:pt idx="2167" formatCode="General">
                        <c:v>160.80699999999999</c:v>
                      </c:pt>
                      <c:pt idx="2168" formatCode="General">
                        <c:v>160.81700000000001</c:v>
                      </c:pt>
                      <c:pt idx="2169" formatCode="General">
                        <c:v>160.827</c:v>
                      </c:pt>
                      <c:pt idx="2170" formatCode="General">
                        <c:v>160.83699999999999</c:v>
                      </c:pt>
                      <c:pt idx="2171" formatCode="General">
                        <c:v>160.84700000000001</c:v>
                      </c:pt>
                      <c:pt idx="2172" formatCode="General">
                        <c:v>160.857</c:v>
                      </c:pt>
                      <c:pt idx="2173" formatCode="General">
                        <c:v>160.86699999999999</c:v>
                      </c:pt>
                      <c:pt idx="2174" formatCode="General">
                        <c:v>160.87700000000001</c:v>
                      </c:pt>
                      <c:pt idx="2175" formatCode="General">
                        <c:v>160.887</c:v>
                      </c:pt>
                      <c:pt idx="2176" formatCode="General">
                        <c:v>160.89699999999999</c:v>
                      </c:pt>
                      <c:pt idx="2177" formatCode="General">
                        <c:v>160.90700000000001</c:v>
                      </c:pt>
                      <c:pt idx="2178" formatCode="General">
                        <c:v>160.917</c:v>
                      </c:pt>
                      <c:pt idx="2179" formatCode="General">
                        <c:v>160.92699999999999</c:v>
                      </c:pt>
                      <c:pt idx="2180" formatCode="General">
                        <c:v>160.93700000000001</c:v>
                      </c:pt>
                      <c:pt idx="2181" formatCode="General">
                        <c:v>160.947</c:v>
                      </c:pt>
                      <c:pt idx="2182" formatCode="General">
                        <c:v>160.95699999999999</c:v>
                      </c:pt>
                      <c:pt idx="2183" formatCode="General">
                        <c:v>160.96700000000001</c:v>
                      </c:pt>
                      <c:pt idx="2184" formatCode="General">
                        <c:v>160.977</c:v>
                      </c:pt>
                      <c:pt idx="2185" formatCode="General">
                        <c:v>160.98699999999999</c:v>
                      </c:pt>
                      <c:pt idx="2186" formatCode="General">
                        <c:v>160.99700000000001</c:v>
                      </c:pt>
                      <c:pt idx="2187" formatCode="General">
                        <c:v>161.00700000000001</c:v>
                      </c:pt>
                      <c:pt idx="2188" formatCode="General">
                        <c:v>161.017</c:v>
                      </c:pt>
                      <c:pt idx="2189" formatCode="General">
                        <c:v>161.02699999999999</c:v>
                      </c:pt>
                      <c:pt idx="2190" formatCode="General">
                        <c:v>161.03700000000001</c:v>
                      </c:pt>
                      <c:pt idx="2191" formatCode="General">
                        <c:v>161.047</c:v>
                      </c:pt>
                      <c:pt idx="2192" formatCode="General">
                        <c:v>161.05699999999999</c:v>
                      </c:pt>
                      <c:pt idx="2193" formatCode="General">
                        <c:v>161.06700000000001</c:v>
                      </c:pt>
                      <c:pt idx="2194" formatCode="General">
                        <c:v>161.077</c:v>
                      </c:pt>
                      <c:pt idx="2195" formatCode="General">
                        <c:v>161.08699999999999</c:v>
                      </c:pt>
                      <c:pt idx="2196" formatCode="General">
                        <c:v>161.09700000000001</c:v>
                      </c:pt>
                      <c:pt idx="2197" formatCode="General">
                        <c:v>161.107</c:v>
                      </c:pt>
                      <c:pt idx="2198" formatCode="General">
                        <c:v>161.11699999999999</c:v>
                      </c:pt>
                      <c:pt idx="2199" formatCode="General">
                        <c:v>161.12700000000001</c:v>
                      </c:pt>
                      <c:pt idx="2200" formatCode="General">
                        <c:v>161.137</c:v>
                      </c:pt>
                      <c:pt idx="2201" formatCode="General">
                        <c:v>161.14699999999999</c:v>
                      </c:pt>
                      <c:pt idx="2202" formatCode="General">
                        <c:v>161.15700000000001</c:v>
                      </c:pt>
                      <c:pt idx="2203" formatCode="General">
                        <c:v>161.167</c:v>
                      </c:pt>
                      <c:pt idx="2204" formatCode="General">
                        <c:v>161.17699999999999</c:v>
                      </c:pt>
                      <c:pt idx="2205" formatCode="General">
                        <c:v>161.18700000000001</c:v>
                      </c:pt>
                      <c:pt idx="2206" formatCode="General">
                        <c:v>161.197</c:v>
                      </c:pt>
                      <c:pt idx="2207" formatCode="General">
                        <c:v>161.20699999999999</c:v>
                      </c:pt>
                      <c:pt idx="2208" formatCode="General">
                        <c:v>161.21700000000001</c:v>
                      </c:pt>
                      <c:pt idx="2209" formatCode="General">
                        <c:v>161.227</c:v>
                      </c:pt>
                      <c:pt idx="2210" formatCode="General">
                        <c:v>161.23699999999999</c:v>
                      </c:pt>
                      <c:pt idx="2211" formatCode="General">
                        <c:v>161.24700000000001</c:v>
                      </c:pt>
                      <c:pt idx="2212" formatCode="General">
                        <c:v>161.25700000000001</c:v>
                      </c:pt>
                      <c:pt idx="2213" formatCode="General">
                        <c:v>161.267</c:v>
                      </c:pt>
                      <c:pt idx="2214" formatCode="General">
                        <c:v>161.27699999999999</c:v>
                      </c:pt>
                      <c:pt idx="2215" formatCode="General">
                        <c:v>161.28700000000001</c:v>
                      </c:pt>
                      <c:pt idx="2216" formatCode="General">
                        <c:v>161.297</c:v>
                      </c:pt>
                      <c:pt idx="2217" formatCode="General">
                        <c:v>161.30699999999999</c:v>
                      </c:pt>
                      <c:pt idx="2218" formatCode="General">
                        <c:v>161.31700000000001</c:v>
                      </c:pt>
                      <c:pt idx="2219" formatCode="General">
                        <c:v>161.327</c:v>
                      </c:pt>
                      <c:pt idx="2220" formatCode="General">
                        <c:v>161.33699999999999</c:v>
                      </c:pt>
                      <c:pt idx="2221" formatCode="General">
                        <c:v>161.34700000000001</c:v>
                      </c:pt>
                      <c:pt idx="2222" formatCode="General">
                        <c:v>161.357</c:v>
                      </c:pt>
                      <c:pt idx="2223" formatCode="General">
                        <c:v>161.36699999999999</c:v>
                      </c:pt>
                      <c:pt idx="2224" formatCode="General">
                        <c:v>161.37700000000001</c:v>
                      </c:pt>
                      <c:pt idx="2225" formatCode="General">
                        <c:v>161.387</c:v>
                      </c:pt>
                      <c:pt idx="2226" formatCode="General">
                        <c:v>161.39699999999999</c:v>
                      </c:pt>
                      <c:pt idx="2227" formatCode="General">
                        <c:v>161.40700000000001</c:v>
                      </c:pt>
                      <c:pt idx="2228" formatCode="General">
                        <c:v>161.417</c:v>
                      </c:pt>
                      <c:pt idx="2229" formatCode="General">
                        <c:v>161.42699999999999</c:v>
                      </c:pt>
                      <c:pt idx="2230" formatCode="General">
                        <c:v>161.43700000000001</c:v>
                      </c:pt>
                      <c:pt idx="2231" formatCode="General">
                        <c:v>161.447</c:v>
                      </c:pt>
                      <c:pt idx="2232" formatCode="General">
                        <c:v>161.45699999999999</c:v>
                      </c:pt>
                      <c:pt idx="2233" formatCode="General">
                        <c:v>161.46700000000001</c:v>
                      </c:pt>
                      <c:pt idx="2234" formatCode="General">
                        <c:v>161.477</c:v>
                      </c:pt>
                      <c:pt idx="2235" formatCode="General">
                        <c:v>161.48699999999999</c:v>
                      </c:pt>
                      <c:pt idx="2236" formatCode="General">
                        <c:v>161.49700000000001</c:v>
                      </c:pt>
                      <c:pt idx="2237" formatCode="General">
                        <c:v>161.50700000000001</c:v>
                      </c:pt>
                      <c:pt idx="2238" formatCode="General">
                        <c:v>161.517</c:v>
                      </c:pt>
                      <c:pt idx="2239" formatCode="General">
                        <c:v>161.52699999999999</c:v>
                      </c:pt>
                      <c:pt idx="2240" formatCode="General">
                        <c:v>161.53700000000001</c:v>
                      </c:pt>
                      <c:pt idx="2241" formatCode="General">
                        <c:v>161.547</c:v>
                      </c:pt>
                      <c:pt idx="2242" formatCode="General">
                        <c:v>161.55699999999999</c:v>
                      </c:pt>
                      <c:pt idx="2243" formatCode="General">
                        <c:v>161.56700000000001</c:v>
                      </c:pt>
                      <c:pt idx="2244" formatCode="General">
                        <c:v>161.577</c:v>
                      </c:pt>
                      <c:pt idx="2245" formatCode="General">
                        <c:v>161.58699999999999</c:v>
                      </c:pt>
                      <c:pt idx="2246" formatCode="General">
                        <c:v>161.59700000000001</c:v>
                      </c:pt>
                      <c:pt idx="2247" formatCode="General">
                        <c:v>161.607</c:v>
                      </c:pt>
                      <c:pt idx="2248" formatCode="General">
                        <c:v>161.61699999999999</c:v>
                      </c:pt>
                      <c:pt idx="2249" formatCode="General">
                        <c:v>161.62700000000001</c:v>
                      </c:pt>
                      <c:pt idx="2250" formatCode="General">
                        <c:v>161.637</c:v>
                      </c:pt>
                      <c:pt idx="2251" formatCode="General">
                        <c:v>161.64699999999999</c:v>
                      </c:pt>
                      <c:pt idx="2252" formatCode="General">
                        <c:v>161.65700000000001</c:v>
                      </c:pt>
                      <c:pt idx="2253" formatCode="General">
                        <c:v>161.667</c:v>
                      </c:pt>
                      <c:pt idx="2254" formatCode="General">
                        <c:v>161.67699999999999</c:v>
                      </c:pt>
                      <c:pt idx="2255" formatCode="General">
                        <c:v>161.68700000000001</c:v>
                      </c:pt>
                      <c:pt idx="2256" formatCode="General">
                        <c:v>161.697</c:v>
                      </c:pt>
                      <c:pt idx="2257" formatCode="General">
                        <c:v>161.70699999999999</c:v>
                      </c:pt>
                      <c:pt idx="2258" formatCode="General">
                        <c:v>161.71700000000001</c:v>
                      </c:pt>
                      <c:pt idx="2259" formatCode="General">
                        <c:v>161.727</c:v>
                      </c:pt>
                      <c:pt idx="2260" formatCode="General">
                        <c:v>161.73699999999999</c:v>
                      </c:pt>
                      <c:pt idx="2261" formatCode="General">
                        <c:v>161.74700000000001</c:v>
                      </c:pt>
                      <c:pt idx="2262" formatCode="General">
                        <c:v>161.75700000000001</c:v>
                      </c:pt>
                      <c:pt idx="2263" formatCode="General">
                        <c:v>161.767</c:v>
                      </c:pt>
                      <c:pt idx="2264" formatCode="General">
                        <c:v>161.77699999999999</c:v>
                      </c:pt>
                      <c:pt idx="2265" formatCode="General">
                        <c:v>161.78700000000001</c:v>
                      </c:pt>
                      <c:pt idx="2266" formatCode="General">
                        <c:v>161.797</c:v>
                      </c:pt>
                      <c:pt idx="2267" formatCode="General">
                        <c:v>161.80699999999999</c:v>
                      </c:pt>
                      <c:pt idx="2268" formatCode="General">
                        <c:v>161.81700000000001</c:v>
                      </c:pt>
                      <c:pt idx="2269" formatCode="General">
                        <c:v>161.827</c:v>
                      </c:pt>
                      <c:pt idx="2270" formatCode="General">
                        <c:v>161.83699999999999</c:v>
                      </c:pt>
                      <c:pt idx="2271" formatCode="General">
                        <c:v>161.84700000000001</c:v>
                      </c:pt>
                      <c:pt idx="2272" formatCode="General">
                        <c:v>161.857</c:v>
                      </c:pt>
                      <c:pt idx="2273" formatCode="General">
                        <c:v>161.86699999999999</c:v>
                      </c:pt>
                      <c:pt idx="2274" formatCode="General">
                        <c:v>161.87700000000001</c:v>
                      </c:pt>
                      <c:pt idx="2275" formatCode="General">
                        <c:v>161.887</c:v>
                      </c:pt>
                      <c:pt idx="2276" formatCode="General">
                        <c:v>161.89699999999999</c:v>
                      </c:pt>
                      <c:pt idx="2277" formatCode="General">
                        <c:v>161.90700000000001</c:v>
                      </c:pt>
                      <c:pt idx="2278" formatCode="General">
                        <c:v>161.917</c:v>
                      </c:pt>
                      <c:pt idx="2279" formatCode="General">
                        <c:v>161.92699999999999</c:v>
                      </c:pt>
                      <c:pt idx="2280" formatCode="General">
                        <c:v>161.93700000000001</c:v>
                      </c:pt>
                      <c:pt idx="2281" formatCode="General">
                        <c:v>161.947</c:v>
                      </c:pt>
                      <c:pt idx="2282" formatCode="General">
                        <c:v>161.95699999999999</c:v>
                      </c:pt>
                      <c:pt idx="2283" formatCode="General">
                        <c:v>161.96700000000001</c:v>
                      </c:pt>
                      <c:pt idx="2284" formatCode="General">
                        <c:v>161.977</c:v>
                      </c:pt>
                      <c:pt idx="2285" formatCode="General">
                        <c:v>161.98699999999999</c:v>
                      </c:pt>
                      <c:pt idx="2286" formatCode="General">
                        <c:v>161.99700000000001</c:v>
                      </c:pt>
                      <c:pt idx="2287" formatCode="General">
                        <c:v>162.00700000000001</c:v>
                      </c:pt>
                      <c:pt idx="2288" formatCode="General">
                        <c:v>162.017</c:v>
                      </c:pt>
                      <c:pt idx="2289" formatCode="General">
                        <c:v>162.02699999999999</c:v>
                      </c:pt>
                      <c:pt idx="2290" formatCode="General">
                        <c:v>162.03700000000001</c:v>
                      </c:pt>
                      <c:pt idx="2291" formatCode="General">
                        <c:v>162.047</c:v>
                      </c:pt>
                      <c:pt idx="2292" formatCode="General">
                        <c:v>162.05699999999999</c:v>
                      </c:pt>
                      <c:pt idx="2293" formatCode="General">
                        <c:v>162.06700000000001</c:v>
                      </c:pt>
                      <c:pt idx="2294" formatCode="General">
                        <c:v>162.077</c:v>
                      </c:pt>
                      <c:pt idx="2295" formatCode="General">
                        <c:v>162.08699999999999</c:v>
                      </c:pt>
                      <c:pt idx="2296" formatCode="General">
                        <c:v>162.09700000000001</c:v>
                      </c:pt>
                      <c:pt idx="2297" formatCode="General">
                        <c:v>162.107</c:v>
                      </c:pt>
                      <c:pt idx="2298" formatCode="General">
                        <c:v>162.11699999999999</c:v>
                      </c:pt>
                      <c:pt idx="2299" formatCode="General">
                        <c:v>162.12700000000001</c:v>
                      </c:pt>
                      <c:pt idx="2300" formatCode="General">
                        <c:v>162.137</c:v>
                      </c:pt>
                      <c:pt idx="2301" formatCode="General">
                        <c:v>162.14699999999999</c:v>
                      </c:pt>
                      <c:pt idx="2302" formatCode="General">
                        <c:v>162.15700000000001</c:v>
                      </c:pt>
                      <c:pt idx="2303" formatCode="General">
                        <c:v>162.167</c:v>
                      </c:pt>
                      <c:pt idx="2304" formatCode="General">
                        <c:v>162.17699999999999</c:v>
                      </c:pt>
                      <c:pt idx="2305" formatCode="General">
                        <c:v>162.18700000000001</c:v>
                      </c:pt>
                      <c:pt idx="2306" formatCode="General">
                        <c:v>162.197</c:v>
                      </c:pt>
                      <c:pt idx="2307" formatCode="General">
                        <c:v>162.20699999999999</c:v>
                      </c:pt>
                      <c:pt idx="2308" formatCode="General">
                        <c:v>162.21700000000001</c:v>
                      </c:pt>
                      <c:pt idx="2309" formatCode="General">
                        <c:v>162.227</c:v>
                      </c:pt>
                      <c:pt idx="2310" formatCode="General">
                        <c:v>162.23699999999999</c:v>
                      </c:pt>
                      <c:pt idx="2311" formatCode="General">
                        <c:v>162.24700000000001</c:v>
                      </c:pt>
                      <c:pt idx="2312" formatCode="General">
                        <c:v>162.25700000000001</c:v>
                      </c:pt>
                      <c:pt idx="2313" formatCode="General">
                        <c:v>162.267</c:v>
                      </c:pt>
                      <c:pt idx="2314" formatCode="General">
                        <c:v>162.27699999999999</c:v>
                      </c:pt>
                      <c:pt idx="2315" formatCode="General">
                        <c:v>162.28700000000001</c:v>
                      </c:pt>
                      <c:pt idx="2316" formatCode="General">
                        <c:v>162.297</c:v>
                      </c:pt>
                      <c:pt idx="2317" formatCode="General">
                        <c:v>162.30699999999999</c:v>
                      </c:pt>
                      <c:pt idx="2318" formatCode="General">
                        <c:v>162.31700000000001</c:v>
                      </c:pt>
                      <c:pt idx="2319" formatCode="General">
                        <c:v>162.327</c:v>
                      </c:pt>
                      <c:pt idx="2320" formatCode="General">
                        <c:v>162.33699999999999</c:v>
                      </c:pt>
                      <c:pt idx="2321" formatCode="General">
                        <c:v>162.34700000000001</c:v>
                      </c:pt>
                      <c:pt idx="2322" formatCode="General">
                        <c:v>162.357</c:v>
                      </c:pt>
                      <c:pt idx="2323" formatCode="General">
                        <c:v>162.36699999999999</c:v>
                      </c:pt>
                      <c:pt idx="2324" formatCode="General">
                        <c:v>162.37700000000001</c:v>
                      </c:pt>
                      <c:pt idx="2325" formatCode="General">
                        <c:v>162.387</c:v>
                      </c:pt>
                      <c:pt idx="2326" formatCode="General">
                        <c:v>162.39699999999999</c:v>
                      </c:pt>
                      <c:pt idx="2327" formatCode="General">
                        <c:v>162.40700000000001</c:v>
                      </c:pt>
                      <c:pt idx="2328" formatCode="General">
                        <c:v>162.417</c:v>
                      </c:pt>
                      <c:pt idx="2329" formatCode="General">
                        <c:v>162.42699999999999</c:v>
                      </c:pt>
                      <c:pt idx="2330" formatCode="General">
                        <c:v>162.43700000000001</c:v>
                      </c:pt>
                      <c:pt idx="2331" formatCode="General">
                        <c:v>162.447</c:v>
                      </c:pt>
                      <c:pt idx="2332" formatCode="General">
                        <c:v>162.45699999999999</c:v>
                      </c:pt>
                      <c:pt idx="2333" formatCode="General">
                        <c:v>162.46700000000001</c:v>
                      </c:pt>
                      <c:pt idx="2334" formatCode="General">
                        <c:v>162.477</c:v>
                      </c:pt>
                      <c:pt idx="2335" formatCode="General">
                        <c:v>162.48699999999999</c:v>
                      </c:pt>
                      <c:pt idx="2336" formatCode="General">
                        <c:v>162.49700000000001</c:v>
                      </c:pt>
                      <c:pt idx="2337" formatCode="General">
                        <c:v>162.50700000000001</c:v>
                      </c:pt>
                      <c:pt idx="2338" formatCode="General">
                        <c:v>162.517</c:v>
                      </c:pt>
                      <c:pt idx="2339" formatCode="General">
                        <c:v>162.52699999999999</c:v>
                      </c:pt>
                      <c:pt idx="2340" formatCode="General">
                        <c:v>162.53700000000001</c:v>
                      </c:pt>
                      <c:pt idx="2341" formatCode="General">
                        <c:v>162.547</c:v>
                      </c:pt>
                      <c:pt idx="2342" formatCode="General">
                        <c:v>162.55699999999999</c:v>
                      </c:pt>
                      <c:pt idx="2343" formatCode="General">
                        <c:v>162.56700000000001</c:v>
                      </c:pt>
                      <c:pt idx="2344" formatCode="General">
                        <c:v>162.577</c:v>
                      </c:pt>
                      <c:pt idx="2345" formatCode="General">
                        <c:v>162.58699999999999</c:v>
                      </c:pt>
                      <c:pt idx="2346" formatCode="General">
                        <c:v>162.59700000000001</c:v>
                      </c:pt>
                      <c:pt idx="2347" formatCode="General">
                        <c:v>162.607</c:v>
                      </c:pt>
                      <c:pt idx="2348" formatCode="General">
                        <c:v>162.61699999999999</c:v>
                      </c:pt>
                      <c:pt idx="2349" formatCode="General">
                        <c:v>162.62700000000001</c:v>
                      </c:pt>
                      <c:pt idx="2350" formatCode="General">
                        <c:v>162.637</c:v>
                      </c:pt>
                      <c:pt idx="2351" formatCode="General">
                        <c:v>162.64699999999999</c:v>
                      </c:pt>
                      <c:pt idx="2352" formatCode="General">
                        <c:v>162.65700000000001</c:v>
                      </c:pt>
                      <c:pt idx="2353" formatCode="General">
                        <c:v>162.667</c:v>
                      </c:pt>
                      <c:pt idx="2354" formatCode="General">
                        <c:v>162.67699999999999</c:v>
                      </c:pt>
                      <c:pt idx="2355" formatCode="General">
                        <c:v>162.68700000000001</c:v>
                      </c:pt>
                      <c:pt idx="2356" formatCode="General">
                        <c:v>162.697</c:v>
                      </c:pt>
                      <c:pt idx="2357" formatCode="General">
                        <c:v>162.70699999999999</c:v>
                      </c:pt>
                      <c:pt idx="2358" formatCode="General">
                        <c:v>162.71700000000001</c:v>
                      </c:pt>
                      <c:pt idx="2359" formatCode="General">
                        <c:v>162.727</c:v>
                      </c:pt>
                      <c:pt idx="2360" formatCode="General">
                        <c:v>162.73699999999999</c:v>
                      </c:pt>
                      <c:pt idx="2361" formatCode="General">
                        <c:v>162.74700000000001</c:v>
                      </c:pt>
                      <c:pt idx="2362" formatCode="General">
                        <c:v>162.75700000000001</c:v>
                      </c:pt>
                      <c:pt idx="2363" formatCode="General">
                        <c:v>162.767</c:v>
                      </c:pt>
                      <c:pt idx="2364" formatCode="General">
                        <c:v>162.77699999999999</c:v>
                      </c:pt>
                      <c:pt idx="2365" formatCode="General">
                        <c:v>162.78700000000001</c:v>
                      </c:pt>
                      <c:pt idx="2366" formatCode="General">
                        <c:v>162.797</c:v>
                      </c:pt>
                      <c:pt idx="2367" formatCode="General">
                        <c:v>162.80699999999999</c:v>
                      </c:pt>
                      <c:pt idx="2368" formatCode="General">
                        <c:v>162.81700000000001</c:v>
                      </c:pt>
                      <c:pt idx="2369" formatCode="General">
                        <c:v>162.827</c:v>
                      </c:pt>
                      <c:pt idx="2370" formatCode="General">
                        <c:v>162.83699999999999</c:v>
                      </c:pt>
                      <c:pt idx="2371" formatCode="General">
                        <c:v>162.84700000000001</c:v>
                      </c:pt>
                      <c:pt idx="2372" formatCode="General">
                        <c:v>162.857</c:v>
                      </c:pt>
                      <c:pt idx="2373" formatCode="General">
                        <c:v>162.86699999999999</c:v>
                      </c:pt>
                      <c:pt idx="2374" formatCode="General">
                        <c:v>162.87700000000001</c:v>
                      </c:pt>
                      <c:pt idx="2375" formatCode="General">
                        <c:v>162.887</c:v>
                      </c:pt>
                      <c:pt idx="2376" formatCode="General">
                        <c:v>162.89699999999999</c:v>
                      </c:pt>
                      <c:pt idx="2377" formatCode="General">
                        <c:v>162.90700000000001</c:v>
                      </c:pt>
                      <c:pt idx="2378" formatCode="General">
                        <c:v>162.917</c:v>
                      </c:pt>
                      <c:pt idx="2379" formatCode="General">
                        <c:v>162.92699999999999</c:v>
                      </c:pt>
                      <c:pt idx="2380" formatCode="General">
                        <c:v>162.93700000000001</c:v>
                      </c:pt>
                      <c:pt idx="2381" formatCode="General">
                        <c:v>162.947</c:v>
                      </c:pt>
                      <c:pt idx="2382" formatCode="General">
                        <c:v>162.95699999999999</c:v>
                      </c:pt>
                      <c:pt idx="2383" formatCode="General">
                        <c:v>162.96700000000001</c:v>
                      </c:pt>
                      <c:pt idx="2384" formatCode="General">
                        <c:v>162.977</c:v>
                      </c:pt>
                      <c:pt idx="2385" formatCode="General">
                        <c:v>162.98699999999999</c:v>
                      </c:pt>
                      <c:pt idx="2386" formatCode="General">
                        <c:v>162.99700000000001</c:v>
                      </c:pt>
                      <c:pt idx="2387" formatCode="General">
                        <c:v>163.00700000000001</c:v>
                      </c:pt>
                      <c:pt idx="2388" formatCode="General">
                        <c:v>163.017</c:v>
                      </c:pt>
                      <c:pt idx="2389" formatCode="General">
                        <c:v>163.02699999999999</c:v>
                      </c:pt>
                      <c:pt idx="2390" formatCode="General">
                        <c:v>163.03700000000001</c:v>
                      </c:pt>
                      <c:pt idx="2391" formatCode="General">
                        <c:v>163.047</c:v>
                      </c:pt>
                      <c:pt idx="2392" formatCode="General">
                        <c:v>163.05699999999999</c:v>
                      </c:pt>
                      <c:pt idx="2393" formatCode="General">
                        <c:v>163.06700000000001</c:v>
                      </c:pt>
                      <c:pt idx="2394" formatCode="General">
                        <c:v>163.077</c:v>
                      </c:pt>
                      <c:pt idx="2395" formatCode="General">
                        <c:v>163.08699999999999</c:v>
                      </c:pt>
                      <c:pt idx="2396" formatCode="General">
                        <c:v>163.09700000000001</c:v>
                      </c:pt>
                      <c:pt idx="2397" formatCode="General">
                        <c:v>163.107</c:v>
                      </c:pt>
                      <c:pt idx="2398" formatCode="General">
                        <c:v>163.11699999999999</c:v>
                      </c:pt>
                      <c:pt idx="2399" formatCode="General">
                        <c:v>163.12700000000001</c:v>
                      </c:pt>
                      <c:pt idx="2400" formatCode="General">
                        <c:v>163.137</c:v>
                      </c:pt>
                      <c:pt idx="2401" formatCode="General">
                        <c:v>163.14699999999999</c:v>
                      </c:pt>
                      <c:pt idx="2402" formatCode="General">
                        <c:v>163.15700000000001</c:v>
                      </c:pt>
                      <c:pt idx="2403" formatCode="General">
                        <c:v>163.167</c:v>
                      </c:pt>
                      <c:pt idx="2404" formatCode="General">
                        <c:v>163.17699999999999</c:v>
                      </c:pt>
                      <c:pt idx="2405" formatCode="General">
                        <c:v>163.18700000000001</c:v>
                      </c:pt>
                      <c:pt idx="2406" formatCode="General">
                        <c:v>163.197</c:v>
                      </c:pt>
                      <c:pt idx="2407" formatCode="General">
                        <c:v>163.20699999999999</c:v>
                      </c:pt>
                      <c:pt idx="2408" formatCode="General">
                        <c:v>163.21700000000001</c:v>
                      </c:pt>
                      <c:pt idx="2409" formatCode="General">
                        <c:v>163.227</c:v>
                      </c:pt>
                      <c:pt idx="2410" formatCode="General">
                        <c:v>163.23699999999999</c:v>
                      </c:pt>
                      <c:pt idx="2411" formatCode="General">
                        <c:v>163.24700000000001</c:v>
                      </c:pt>
                      <c:pt idx="2412" formatCode="General">
                        <c:v>163.25700000000001</c:v>
                      </c:pt>
                      <c:pt idx="2413" formatCode="General">
                        <c:v>163.267</c:v>
                      </c:pt>
                      <c:pt idx="2414" formatCode="General">
                        <c:v>163.27699999999999</c:v>
                      </c:pt>
                      <c:pt idx="2415" formatCode="General">
                        <c:v>163.28700000000001</c:v>
                      </c:pt>
                      <c:pt idx="2416" formatCode="General">
                        <c:v>163.297</c:v>
                      </c:pt>
                      <c:pt idx="2417" formatCode="General">
                        <c:v>163.30699999999999</c:v>
                      </c:pt>
                      <c:pt idx="2418" formatCode="General">
                        <c:v>163.31700000000001</c:v>
                      </c:pt>
                      <c:pt idx="2419" formatCode="General">
                        <c:v>163.327</c:v>
                      </c:pt>
                      <c:pt idx="2420" formatCode="General">
                        <c:v>163.33699999999999</c:v>
                      </c:pt>
                      <c:pt idx="2421" formatCode="General">
                        <c:v>163.34700000000001</c:v>
                      </c:pt>
                      <c:pt idx="2422" formatCode="General">
                        <c:v>163.357</c:v>
                      </c:pt>
                      <c:pt idx="2423" formatCode="General">
                        <c:v>163.36699999999999</c:v>
                      </c:pt>
                      <c:pt idx="2424" formatCode="General">
                        <c:v>163.37700000000001</c:v>
                      </c:pt>
                      <c:pt idx="2425" formatCode="General">
                        <c:v>163.387</c:v>
                      </c:pt>
                      <c:pt idx="2426" formatCode="General">
                        <c:v>163.39699999999999</c:v>
                      </c:pt>
                      <c:pt idx="2427" formatCode="General">
                        <c:v>163.40700000000001</c:v>
                      </c:pt>
                      <c:pt idx="2428" formatCode="General">
                        <c:v>163.417</c:v>
                      </c:pt>
                      <c:pt idx="2429" formatCode="General">
                        <c:v>163.42699999999999</c:v>
                      </c:pt>
                      <c:pt idx="2430" formatCode="General">
                        <c:v>163.43700000000001</c:v>
                      </c:pt>
                      <c:pt idx="2431" formatCode="General">
                        <c:v>163.447</c:v>
                      </c:pt>
                      <c:pt idx="2432" formatCode="General">
                        <c:v>163.45699999999999</c:v>
                      </c:pt>
                      <c:pt idx="2433" formatCode="General">
                        <c:v>163.46700000000001</c:v>
                      </c:pt>
                      <c:pt idx="2434" formatCode="General">
                        <c:v>163.477</c:v>
                      </c:pt>
                      <c:pt idx="2435" formatCode="General">
                        <c:v>163.48699999999999</c:v>
                      </c:pt>
                      <c:pt idx="2436" formatCode="General">
                        <c:v>163.49700000000001</c:v>
                      </c:pt>
                      <c:pt idx="2437" formatCode="General">
                        <c:v>163.50700000000001</c:v>
                      </c:pt>
                      <c:pt idx="2438" formatCode="General">
                        <c:v>163.517</c:v>
                      </c:pt>
                      <c:pt idx="2439" formatCode="General">
                        <c:v>163.52699999999999</c:v>
                      </c:pt>
                      <c:pt idx="2440" formatCode="General">
                        <c:v>163.53700000000001</c:v>
                      </c:pt>
                      <c:pt idx="2441" formatCode="General">
                        <c:v>163.547</c:v>
                      </c:pt>
                      <c:pt idx="2442" formatCode="General">
                        <c:v>163.55699999999999</c:v>
                      </c:pt>
                      <c:pt idx="2443" formatCode="General">
                        <c:v>163.55699999999999</c:v>
                      </c:pt>
                      <c:pt idx="2444" formatCode="General">
                        <c:v>164.55699999999999</c:v>
                      </c:pt>
                      <c:pt idx="2445" formatCode="General">
                        <c:v>165.55699999999999</c:v>
                      </c:pt>
                      <c:pt idx="2446" formatCode="General">
                        <c:v>166.55699999999999</c:v>
                      </c:pt>
                      <c:pt idx="2447" formatCode="General">
                        <c:v>167.55699999999999</c:v>
                      </c:pt>
                      <c:pt idx="2448" formatCode="General">
                        <c:v>168.55699999999999</c:v>
                      </c:pt>
                      <c:pt idx="2449" formatCode="General">
                        <c:v>169.55699999999999</c:v>
                      </c:pt>
                      <c:pt idx="2450" formatCode="General">
                        <c:v>170.55699999999999</c:v>
                      </c:pt>
                      <c:pt idx="2451" formatCode="General">
                        <c:v>171.55699999999999</c:v>
                      </c:pt>
                      <c:pt idx="2452" formatCode="General">
                        <c:v>172.55699999999999</c:v>
                      </c:pt>
                      <c:pt idx="2453" formatCode="General">
                        <c:v>173.55699999999999</c:v>
                      </c:pt>
                      <c:pt idx="2454" formatCode="General">
                        <c:v>174.55699999999999</c:v>
                      </c:pt>
                      <c:pt idx="2455" formatCode="General">
                        <c:v>175.55699999999999</c:v>
                      </c:pt>
                      <c:pt idx="2456" formatCode="General">
                        <c:v>176.55699999999999</c:v>
                      </c:pt>
                      <c:pt idx="2457" formatCode="General">
                        <c:v>177.55699999999999</c:v>
                      </c:pt>
                      <c:pt idx="2458" formatCode="General">
                        <c:v>178.55699999999999</c:v>
                      </c:pt>
                      <c:pt idx="2459" formatCode="General">
                        <c:v>179.55699999999999</c:v>
                      </c:pt>
                      <c:pt idx="2460" formatCode="General">
                        <c:v>180.55699999999999</c:v>
                      </c:pt>
                      <c:pt idx="2461" formatCode="General">
                        <c:v>181.55699999999999</c:v>
                      </c:pt>
                      <c:pt idx="2462" formatCode="General">
                        <c:v>182.55699999999999</c:v>
                      </c:pt>
                      <c:pt idx="2463" formatCode="General">
                        <c:v>183.55699999999999</c:v>
                      </c:pt>
                      <c:pt idx="2464" formatCode="General">
                        <c:v>184.55699999999999</c:v>
                      </c:pt>
                      <c:pt idx="2465" formatCode="General">
                        <c:v>185.55699999999999</c:v>
                      </c:pt>
                      <c:pt idx="2466" formatCode="General">
                        <c:v>186.55699999999999</c:v>
                      </c:pt>
                      <c:pt idx="2467" formatCode="General">
                        <c:v>187.55699999999999</c:v>
                      </c:pt>
                      <c:pt idx="2468" formatCode="General">
                        <c:v>188.55699999999999</c:v>
                      </c:pt>
                      <c:pt idx="2469" formatCode="General">
                        <c:v>189.55699999999999</c:v>
                      </c:pt>
                      <c:pt idx="2470" formatCode="General">
                        <c:v>190.55699999999999</c:v>
                      </c:pt>
                      <c:pt idx="2471" formatCode="General">
                        <c:v>191.55699999999999</c:v>
                      </c:pt>
                      <c:pt idx="2472" formatCode="General">
                        <c:v>192.55699999999999</c:v>
                      </c:pt>
                      <c:pt idx="2473" formatCode="General">
                        <c:v>193.55699999999999</c:v>
                      </c:pt>
                      <c:pt idx="2474" formatCode="General">
                        <c:v>194.55699999999999</c:v>
                      </c:pt>
                      <c:pt idx="2475" formatCode="General">
                        <c:v>195.55699999999999</c:v>
                      </c:pt>
                      <c:pt idx="2476" formatCode="General">
                        <c:v>196.55699999999999</c:v>
                      </c:pt>
                      <c:pt idx="2477" formatCode="General">
                        <c:v>197.55699999999999</c:v>
                      </c:pt>
                      <c:pt idx="2478" formatCode="General">
                        <c:v>198.55699999999999</c:v>
                      </c:pt>
                      <c:pt idx="2479" formatCode="General">
                        <c:v>199.55699999999999</c:v>
                      </c:pt>
                      <c:pt idx="2480" formatCode="General">
                        <c:v>200.55699999999999</c:v>
                      </c:pt>
                      <c:pt idx="2481" formatCode="General">
                        <c:v>201.55699999999999</c:v>
                      </c:pt>
                      <c:pt idx="2482" formatCode="General">
                        <c:v>202.55699999999999</c:v>
                      </c:pt>
                      <c:pt idx="2483" formatCode="General">
                        <c:v>203.55699999999999</c:v>
                      </c:pt>
                      <c:pt idx="2484" formatCode="General">
                        <c:v>204.55699999999999</c:v>
                      </c:pt>
                      <c:pt idx="2485" formatCode="General">
                        <c:v>205.55699999999999</c:v>
                      </c:pt>
                      <c:pt idx="2486" formatCode="General">
                        <c:v>206.55699999999999</c:v>
                      </c:pt>
                      <c:pt idx="2487" formatCode="General">
                        <c:v>207.55699999999999</c:v>
                      </c:pt>
                      <c:pt idx="2488" formatCode="General">
                        <c:v>208.55699999999999</c:v>
                      </c:pt>
                      <c:pt idx="2489" formatCode="General">
                        <c:v>209.55699999999999</c:v>
                      </c:pt>
                      <c:pt idx="2490" formatCode="General">
                        <c:v>210.55699999999999</c:v>
                      </c:pt>
                      <c:pt idx="2491" formatCode="General">
                        <c:v>211.55699999999999</c:v>
                      </c:pt>
                      <c:pt idx="2492" formatCode="General">
                        <c:v>212.55699999999999</c:v>
                      </c:pt>
                      <c:pt idx="2493" formatCode="General">
                        <c:v>213.55699999999999</c:v>
                      </c:pt>
                      <c:pt idx="2494" formatCode="General">
                        <c:v>214.55699999999999</c:v>
                      </c:pt>
                      <c:pt idx="2495" formatCode="General">
                        <c:v>215.55699999999999</c:v>
                      </c:pt>
                      <c:pt idx="2496" formatCode="General">
                        <c:v>216.55699999999999</c:v>
                      </c:pt>
                      <c:pt idx="2497" formatCode="General">
                        <c:v>217.55699999999999</c:v>
                      </c:pt>
                      <c:pt idx="2498" formatCode="General">
                        <c:v>218.55699999999999</c:v>
                      </c:pt>
                      <c:pt idx="2499" formatCode="General">
                        <c:v>219.55699999999999</c:v>
                      </c:pt>
                      <c:pt idx="2500" formatCode="General">
                        <c:v>220.55699999999999</c:v>
                      </c:pt>
                      <c:pt idx="2501" formatCode="General">
                        <c:v>221.55699999999999</c:v>
                      </c:pt>
                      <c:pt idx="2502" formatCode="General">
                        <c:v>222.55699999999999</c:v>
                      </c:pt>
                      <c:pt idx="2503" formatCode="General">
                        <c:v>223.55699999999999</c:v>
                      </c:pt>
                      <c:pt idx="2504" formatCode="General">
                        <c:v>224.55699999999999</c:v>
                      </c:pt>
                      <c:pt idx="2505" formatCode="General">
                        <c:v>225.55699999999999</c:v>
                      </c:pt>
                      <c:pt idx="2506" formatCode="General">
                        <c:v>226.55699999999999</c:v>
                      </c:pt>
                      <c:pt idx="2507" formatCode="General">
                        <c:v>227.55699999999999</c:v>
                      </c:pt>
                      <c:pt idx="2508" formatCode="General">
                        <c:v>228.55699999999999</c:v>
                      </c:pt>
                      <c:pt idx="2509" formatCode="General">
                        <c:v>229.55699999999999</c:v>
                      </c:pt>
                      <c:pt idx="2510" formatCode="General">
                        <c:v>230.55699999999999</c:v>
                      </c:pt>
                      <c:pt idx="2511" formatCode="General">
                        <c:v>231.55699999999999</c:v>
                      </c:pt>
                      <c:pt idx="2512" formatCode="General">
                        <c:v>232.55699999999999</c:v>
                      </c:pt>
                      <c:pt idx="2513" formatCode="General">
                        <c:v>233.55699999999999</c:v>
                      </c:pt>
                      <c:pt idx="2514" formatCode="General">
                        <c:v>233.821</c:v>
                      </c:pt>
                      <c:pt idx="2515" formatCode="General">
                        <c:v>233.821</c:v>
                      </c:pt>
                      <c:pt idx="2516" formatCode="General">
                        <c:v>233.83099999999999</c:v>
                      </c:pt>
                      <c:pt idx="2517" formatCode="General">
                        <c:v>233.84100000000001</c:v>
                      </c:pt>
                      <c:pt idx="2518" formatCode="General">
                        <c:v>233.851</c:v>
                      </c:pt>
                      <c:pt idx="2519" formatCode="General">
                        <c:v>233.86099999999999</c:v>
                      </c:pt>
                      <c:pt idx="2520" formatCode="General">
                        <c:v>233.87100000000001</c:v>
                      </c:pt>
                      <c:pt idx="2521" formatCode="General">
                        <c:v>233.881</c:v>
                      </c:pt>
                      <c:pt idx="2522" formatCode="General">
                        <c:v>233.89099999999999</c:v>
                      </c:pt>
                      <c:pt idx="2523" formatCode="General">
                        <c:v>233.90100000000001</c:v>
                      </c:pt>
                      <c:pt idx="2524" formatCode="General">
                        <c:v>233.911</c:v>
                      </c:pt>
                      <c:pt idx="2525" formatCode="General">
                        <c:v>233.92099999999999</c:v>
                      </c:pt>
                      <c:pt idx="2526" formatCode="General">
                        <c:v>233.93100000000001</c:v>
                      </c:pt>
                      <c:pt idx="2527" formatCode="General">
                        <c:v>233.941</c:v>
                      </c:pt>
                      <c:pt idx="2528" formatCode="General">
                        <c:v>233.95099999999999</c:v>
                      </c:pt>
                      <c:pt idx="2529" formatCode="General">
                        <c:v>233.96100000000001</c:v>
                      </c:pt>
                      <c:pt idx="2530" formatCode="General">
                        <c:v>233.971</c:v>
                      </c:pt>
                      <c:pt idx="2531" formatCode="General">
                        <c:v>233.98099999999999</c:v>
                      </c:pt>
                      <c:pt idx="2532" formatCode="General">
                        <c:v>233.99100000000001</c:v>
                      </c:pt>
                      <c:pt idx="2533" formatCode="General">
                        <c:v>234.001</c:v>
                      </c:pt>
                      <c:pt idx="2534" formatCode="General">
                        <c:v>234.011</c:v>
                      </c:pt>
                      <c:pt idx="2535" formatCode="General">
                        <c:v>234.02099999999999</c:v>
                      </c:pt>
                      <c:pt idx="2536" formatCode="General">
                        <c:v>234.03100000000001</c:v>
                      </c:pt>
                      <c:pt idx="2537" formatCode="General">
                        <c:v>234.041</c:v>
                      </c:pt>
                      <c:pt idx="2538" formatCode="General">
                        <c:v>234.05099999999999</c:v>
                      </c:pt>
                      <c:pt idx="2539" formatCode="General">
                        <c:v>234.06100000000001</c:v>
                      </c:pt>
                      <c:pt idx="2540" formatCode="General">
                        <c:v>234.071</c:v>
                      </c:pt>
                      <c:pt idx="2541" formatCode="General">
                        <c:v>234.08099999999999</c:v>
                      </c:pt>
                      <c:pt idx="2542" formatCode="General">
                        <c:v>234.09100000000001</c:v>
                      </c:pt>
                      <c:pt idx="2543" formatCode="General">
                        <c:v>234.101</c:v>
                      </c:pt>
                      <c:pt idx="2544" formatCode="General">
                        <c:v>234.11099999999999</c:v>
                      </c:pt>
                      <c:pt idx="2545" formatCode="General">
                        <c:v>234.12100000000001</c:v>
                      </c:pt>
                      <c:pt idx="2546" formatCode="General">
                        <c:v>234.131</c:v>
                      </c:pt>
                      <c:pt idx="2547" formatCode="General">
                        <c:v>234.14099999999999</c:v>
                      </c:pt>
                      <c:pt idx="2548" formatCode="General">
                        <c:v>234.15100000000001</c:v>
                      </c:pt>
                      <c:pt idx="2549" formatCode="General">
                        <c:v>234.161</c:v>
                      </c:pt>
                      <c:pt idx="2550" formatCode="General">
                        <c:v>234.17099999999999</c:v>
                      </c:pt>
                      <c:pt idx="2551" formatCode="General">
                        <c:v>234.18100000000001</c:v>
                      </c:pt>
                      <c:pt idx="2552" formatCode="General">
                        <c:v>234.191</c:v>
                      </c:pt>
                      <c:pt idx="2553" formatCode="General">
                        <c:v>234.20099999999999</c:v>
                      </c:pt>
                      <c:pt idx="2554" formatCode="General">
                        <c:v>234.21100000000001</c:v>
                      </c:pt>
                      <c:pt idx="2555" formatCode="General">
                        <c:v>234.221</c:v>
                      </c:pt>
                      <c:pt idx="2556" formatCode="General">
                        <c:v>234.23099999999999</c:v>
                      </c:pt>
                      <c:pt idx="2557" formatCode="General">
                        <c:v>234.24100000000001</c:v>
                      </c:pt>
                      <c:pt idx="2558" formatCode="General">
                        <c:v>234.251</c:v>
                      </c:pt>
                      <c:pt idx="2559" formatCode="General">
                        <c:v>234.261</c:v>
                      </c:pt>
                      <c:pt idx="2560" formatCode="General">
                        <c:v>234.27099999999999</c:v>
                      </c:pt>
                      <c:pt idx="2561" formatCode="General">
                        <c:v>234.28100000000001</c:v>
                      </c:pt>
                      <c:pt idx="2562" formatCode="General">
                        <c:v>234.291</c:v>
                      </c:pt>
                      <c:pt idx="2563" formatCode="General">
                        <c:v>234.30099999999999</c:v>
                      </c:pt>
                      <c:pt idx="2564" formatCode="General">
                        <c:v>234.31100000000001</c:v>
                      </c:pt>
                      <c:pt idx="2565" formatCode="General">
                        <c:v>234.321</c:v>
                      </c:pt>
                      <c:pt idx="2566" formatCode="General">
                        <c:v>234.33099999999999</c:v>
                      </c:pt>
                      <c:pt idx="2567" formatCode="General">
                        <c:v>234.34100000000001</c:v>
                      </c:pt>
                      <c:pt idx="2568" formatCode="General">
                        <c:v>234.351</c:v>
                      </c:pt>
                      <c:pt idx="2569" formatCode="General">
                        <c:v>234.36099999999999</c:v>
                      </c:pt>
                      <c:pt idx="2570" formatCode="General">
                        <c:v>234.37100000000001</c:v>
                      </c:pt>
                      <c:pt idx="2571" formatCode="General">
                        <c:v>234.381</c:v>
                      </c:pt>
                      <c:pt idx="2572" formatCode="General">
                        <c:v>234.39099999999999</c:v>
                      </c:pt>
                      <c:pt idx="2573" formatCode="General">
                        <c:v>234.40100000000001</c:v>
                      </c:pt>
                      <c:pt idx="2574" formatCode="General">
                        <c:v>234.411</c:v>
                      </c:pt>
                      <c:pt idx="2575" formatCode="General">
                        <c:v>234.42099999999999</c:v>
                      </c:pt>
                      <c:pt idx="2576" formatCode="General">
                        <c:v>234.43100000000001</c:v>
                      </c:pt>
                      <c:pt idx="2577" formatCode="General">
                        <c:v>234.441</c:v>
                      </c:pt>
                      <c:pt idx="2578" formatCode="General">
                        <c:v>234.45099999999999</c:v>
                      </c:pt>
                      <c:pt idx="2579" formatCode="General">
                        <c:v>234.46100000000001</c:v>
                      </c:pt>
                      <c:pt idx="2580" formatCode="General">
                        <c:v>234.471</c:v>
                      </c:pt>
                      <c:pt idx="2581" formatCode="General">
                        <c:v>234.48099999999999</c:v>
                      </c:pt>
                      <c:pt idx="2582" formatCode="General">
                        <c:v>234.49100000000001</c:v>
                      </c:pt>
                      <c:pt idx="2583" formatCode="General">
                        <c:v>234.501</c:v>
                      </c:pt>
                      <c:pt idx="2584" formatCode="General">
                        <c:v>234.511</c:v>
                      </c:pt>
                      <c:pt idx="2585" formatCode="General">
                        <c:v>234.52099999999999</c:v>
                      </c:pt>
                      <c:pt idx="2586" formatCode="General">
                        <c:v>234.53100000000001</c:v>
                      </c:pt>
                      <c:pt idx="2587" formatCode="General">
                        <c:v>234.541</c:v>
                      </c:pt>
                      <c:pt idx="2588" formatCode="General">
                        <c:v>234.55099999999999</c:v>
                      </c:pt>
                      <c:pt idx="2589" formatCode="General">
                        <c:v>234.56100000000001</c:v>
                      </c:pt>
                      <c:pt idx="2590" formatCode="General">
                        <c:v>234.571</c:v>
                      </c:pt>
                      <c:pt idx="2591" formatCode="General">
                        <c:v>234.58099999999999</c:v>
                      </c:pt>
                      <c:pt idx="2592" formatCode="General">
                        <c:v>234.59100000000001</c:v>
                      </c:pt>
                      <c:pt idx="2593" formatCode="General">
                        <c:v>234.601</c:v>
                      </c:pt>
                      <c:pt idx="2594" formatCode="General">
                        <c:v>234.61099999999999</c:v>
                      </c:pt>
                      <c:pt idx="2595" formatCode="General">
                        <c:v>234.62100000000001</c:v>
                      </c:pt>
                      <c:pt idx="2596" formatCode="General">
                        <c:v>234.631</c:v>
                      </c:pt>
                      <c:pt idx="2597" formatCode="General">
                        <c:v>234.64099999999999</c:v>
                      </c:pt>
                      <c:pt idx="2598" formatCode="General">
                        <c:v>234.65100000000001</c:v>
                      </c:pt>
                      <c:pt idx="2599" formatCode="General">
                        <c:v>234.661</c:v>
                      </c:pt>
                      <c:pt idx="2600" formatCode="General">
                        <c:v>234.67099999999999</c:v>
                      </c:pt>
                      <c:pt idx="2601" formatCode="General">
                        <c:v>234.68100000000001</c:v>
                      </c:pt>
                      <c:pt idx="2602" formatCode="General">
                        <c:v>234.691</c:v>
                      </c:pt>
                      <c:pt idx="2603" formatCode="General">
                        <c:v>234.70099999999999</c:v>
                      </c:pt>
                      <c:pt idx="2604" formatCode="General">
                        <c:v>234.71100000000001</c:v>
                      </c:pt>
                      <c:pt idx="2605" formatCode="General">
                        <c:v>234.721</c:v>
                      </c:pt>
                      <c:pt idx="2606" formatCode="General">
                        <c:v>234.73099999999999</c:v>
                      </c:pt>
                      <c:pt idx="2607" formatCode="General">
                        <c:v>234.74100000000001</c:v>
                      </c:pt>
                      <c:pt idx="2608" formatCode="General">
                        <c:v>234.751</c:v>
                      </c:pt>
                      <c:pt idx="2609" formatCode="General">
                        <c:v>234.761</c:v>
                      </c:pt>
                      <c:pt idx="2610" formatCode="General">
                        <c:v>234.77099999999999</c:v>
                      </c:pt>
                      <c:pt idx="2611" formatCode="General">
                        <c:v>234.78100000000001</c:v>
                      </c:pt>
                      <c:pt idx="2612" formatCode="General">
                        <c:v>234.791</c:v>
                      </c:pt>
                      <c:pt idx="2613" formatCode="General">
                        <c:v>234.80099999999999</c:v>
                      </c:pt>
                      <c:pt idx="2614" formatCode="General">
                        <c:v>234.81100000000001</c:v>
                      </c:pt>
                      <c:pt idx="2615" formatCode="General">
                        <c:v>234.821</c:v>
                      </c:pt>
                      <c:pt idx="2616" formatCode="General">
                        <c:v>234.83099999999999</c:v>
                      </c:pt>
                      <c:pt idx="2617" formatCode="General">
                        <c:v>234.84100000000001</c:v>
                      </c:pt>
                      <c:pt idx="2618" formatCode="General">
                        <c:v>234.851</c:v>
                      </c:pt>
                      <c:pt idx="2619" formatCode="General">
                        <c:v>234.86099999999999</c:v>
                      </c:pt>
                      <c:pt idx="2620" formatCode="General">
                        <c:v>234.87100000000001</c:v>
                      </c:pt>
                      <c:pt idx="2621" formatCode="General">
                        <c:v>234.881</c:v>
                      </c:pt>
                      <c:pt idx="2622" formatCode="General">
                        <c:v>234.89099999999999</c:v>
                      </c:pt>
                      <c:pt idx="2623" formatCode="General">
                        <c:v>234.90100000000001</c:v>
                      </c:pt>
                      <c:pt idx="2624" formatCode="General">
                        <c:v>234.911</c:v>
                      </c:pt>
                      <c:pt idx="2625" formatCode="General">
                        <c:v>234.92099999999999</c:v>
                      </c:pt>
                      <c:pt idx="2626" formatCode="General">
                        <c:v>234.93100000000001</c:v>
                      </c:pt>
                      <c:pt idx="2627" formatCode="General">
                        <c:v>234.941</c:v>
                      </c:pt>
                      <c:pt idx="2628" formatCode="General">
                        <c:v>234.95099999999999</c:v>
                      </c:pt>
                      <c:pt idx="2629" formatCode="General">
                        <c:v>234.96100000000001</c:v>
                      </c:pt>
                      <c:pt idx="2630" formatCode="General">
                        <c:v>234.971</c:v>
                      </c:pt>
                      <c:pt idx="2631" formatCode="General">
                        <c:v>234.98099999999999</c:v>
                      </c:pt>
                      <c:pt idx="2632" formatCode="General">
                        <c:v>234.99100000000001</c:v>
                      </c:pt>
                      <c:pt idx="2633" formatCode="General">
                        <c:v>235.001</c:v>
                      </c:pt>
                      <c:pt idx="2634" formatCode="General">
                        <c:v>235.011</c:v>
                      </c:pt>
                      <c:pt idx="2635" formatCode="General">
                        <c:v>235.02099999999999</c:v>
                      </c:pt>
                      <c:pt idx="2636" formatCode="General">
                        <c:v>235.03100000000001</c:v>
                      </c:pt>
                      <c:pt idx="2637" formatCode="General">
                        <c:v>235.041</c:v>
                      </c:pt>
                      <c:pt idx="2638" formatCode="General">
                        <c:v>235.05099999999999</c:v>
                      </c:pt>
                      <c:pt idx="2639" formatCode="General">
                        <c:v>235.06100000000001</c:v>
                      </c:pt>
                      <c:pt idx="2640" formatCode="General">
                        <c:v>235.071</c:v>
                      </c:pt>
                      <c:pt idx="2641" formatCode="General">
                        <c:v>235.08099999999999</c:v>
                      </c:pt>
                      <c:pt idx="2642" formatCode="General">
                        <c:v>235.09100000000001</c:v>
                      </c:pt>
                      <c:pt idx="2643" formatCode="General">
                        <c:v>235.101</c:v>
                      </c:pt>
                      <c:pt idx="2644" formatCode="General">
                        <c:v>235.11099999999999</c:v>
                      </c:pt>
                      <c:pt idx="2645" formatCode="General">
                        <c:v>235.12100000000001</c:v>
                      </c:pt>
                      <c:pt idx="2646" formatCode="General">
                        <c:v>235.131</c:v>
                      </c:pt>
                      <c:pt idx="2647" formatCode="General">
                        <c:v>235.14099999999999</c:v>
                      </c:pt>
                      <c:pt idx="2648" formatCode="General">
                        <c:v>235.15100000000001</c:v>
                      </c:pt>
                      <c:pt idx="2649" formatCode="General">
                        <c:v>235.161</c:v>
                      </c:pt>
                      <c:pt idx="2650" formatCode="General">
                        <c:v>235.17099999999999</c:v>
                      </c:pt>
                      <c:pt idx="2651" formatCode="General">
                        <c:v>235.18100000000001</c:v>
                      </c:pt>
                      <c:pt idx="2652" formatCode="General">
                        <c:v>235.191</c:v>
                      </c:pt>
                      <c:pt idx="2653" formatCode="General">
                        <c:v>235.20099999999999</c:v>
                      </c:pt>
                      <c:pt idx="2654" formatCode="General">
                        <c:v>235.21100000000001</c:v>
                      </c:pt>
                      <c:pt idx="2655" formatCode="General">
                        <c:v>235.221</c:v>
                      </c:pt>
                      <c:pt idx="2656" formatCode="General">
                        <c:v>235.23099999999999</c:v>
                      </c:pt>
                      <c:pt idx="2657" formatCode="General">
                        <c:v>235.24100000000001</c:v>
                      </c:pt>
                      <c:pt idx="2658" formatCode="General">
                        <c:v>235.251</c:v>
                      </c:pt>
                      <c:pt idx="2659" formatCode="General">
                        <c:v>235.261</c:v>
                      </c:pt>
                      <c:pt idx="2660" formatCode="General">
                        <c:v>235.27099999999999</c:v>
                      </c:pt>
                      <c:pt idx="2661" formatCode="General">
                        <c:v>235.28100000000001</c:v>
                      </c:pt>
                      <c:pt idx="2662" formatCode="General">
                        <c:v>235.291</c:v>
                      </c:pt>
                      <c:pt idx="2663" formatCode="General">
                        <c:v>235.30099999999999</c:v>
                      </c:pt>
                      <c:pt idx="2664" formatCode="General">
                        <c:v>235.31100000000001</c:v>
                      </c:pt>
                      <c:pt idx="2665" formatCode="General">
                        <c:v>235.321</c:v>
                      </c:pt>
                      <c:pt idx="2666" formatCode="General">
                        <c:v>235.33099999999999</c:v>
                      </c:pt>
                      <c:pt idx="2667" formatCode="General">
                        <c:v>235.34100000000001</c:v>
                      </c:pt>
                      <c:pt idx="2668" formatCode="General">
                        <c:v>235.351</c:v>
                      </c:pt>
                      <c:pt idx="2669" formatCode="General">
                        <c:v>235.36099999999999</c:v>
                      </c:pt>
                      <c:pt idx="2670" formatCode="General">
                        <c:v>235.37100000000001</c:v>
                      </c:pt>
                      <c:pt idx="2671" formatCode="General">
                        <c:v>235.381</c:v>
                      </c:pt>
                      <c:pt idx="2672" formatCode="General">
                        <c:v>235.39099999999999</c:v>
                      </c:pt>
                      <c:pt idx="2673" formatCode="General">
                        <c:v>235.40100000000001</c:v>
                      </c:pt>
                      <c:pt idx="2674" formatCode="General">
                        <c:v>235.411</c:v>
                      </c:pt>
                      <c:pt idx="2675" formatCode="General">
                        <c:v>235.42099999999999</c:v>
                      </c:pt>
                      <c:pt idx="2676" formatCode="General">
                        <c:v>235.43100000000001</c:v>
                      </c:pt>
                      <c:pt idx="2677" formatCode="General">
                        <c:v>235.441</c:v>
                      </c:pt>
                      <c:pt idx="2678" formatCode="General">
                        <c:v>235.45099999999999</c:v>
                      </c:pt>
                      <c:pt idx="2679" formatCode="General">
                        <c:v>235.46100000000001</c:v>
                      </c:pt>
                      <c:pt idx="2680" formatCode="General">
                        <c:v>235.471</c:v>
                      </c:pt>
                      <c:pt idx="2681" formatCode="General">
                        <c:v>235.48099999999999</c:v>
                      </c:pt>
                      <c:pt idx="2682" formatCode="General">
                        <c:v>235.49100000000001</c:v>
                      </c:pt>
                      <c:pt idx="2683" formatCode="General">
                        <c:v>235.501</c:v>
                      </c:pt>
                      <c:pt idx="2684" formatCode="General">
                        <c:v>235.511</c:v>
                      </c:pt>
                      <c:pt idx="2685" formatCode="General">
                        <c:v>235.52099999999999</c:v>
                      </c:pt>
                      <c:pt idx="2686" formatCode="General">
                        <c:v>235.53100000000001</c:v>
                      </c:pt>
                      <c:pt idx="2687" formatCode="General">
                        <c:v>235.541</c:v>
                      </c:pt>
                      <c:pt idx="2688" formatCode="General">
                        <c:v>235.55099999999999</c:v>
                      </c:pt>
                      <c:pt idx="2689" formatCode="General">
                        <c:v>235.56100000000001</c:v>
                      </c:pt>
                      <c:pt idx="2690" formatCode="General">
                        <c:v>235.571</c:v>
                      </c:pt>
                      <c:pt idx="2691" formatCode="General">
                        <c:v>235.58099999999999</c:v>
                      </c:pt>
                      <c:pt idx="2692" formatCode="General">
                        <c:v>235.59100000000001</c:v>
                      </c:pt>
                      <c:pt idx="2693" formatCode="General">
                        <c:v>235.601</c:v>
                      </c:pt>
                      <c:pt idx="2694" formatCode="General">
                        <c:v>235.61099999999999</c:v>
                      </c:pt>
                      <c:pt idx="2695" formatCode="General">
                        <c:v>235.62100000000001</c:v>
                      </c:pt>
                      <c:pt idx="2696" formatCode="General">
                        <c:v>235.631</c:v>
                      </c:pt>
                      <c:pt idx="2697" formatCode="General">
                        <c:v>235.64099999999999</c:v>
                      </c:pt>
                      <c:pt idx="2698" formatCode="General">
                        <c:v>235.65100000000001</c:v>
                      </c:pt>
                      <c:pt idx="2699" formatCode="General">
                        <c:v>235.661</c:v>
                      </c:pt>
                      <c:pt idx="2700" formatCode="General">
                        <c:v>235.67099999999999</c:v>
                      </c:pt>
                      <c:pt idx="2701" formatCode="General">
                        <c:v>235.68100000000001</c:v>
                      </c:pt>
                      <c:pt idx="2702" formatCode="General">
                        <c:v>235.691</c:v>
                      </c:pt>
                      <c:pt idx="2703" formatCode="General">
                        <c:v>235.70099999999999</c:v>
                      </c:pt>
                      <c:pt idx="2704" formatCode="General">
                        <c:v>235.71100000000001</c:v>
                      </c:pt>
                      <c:pt idx="2705" formatCode="General">
                        <c:v>235.721</c:v>
                      </c:pt>
                      <c:pt idx="2706" formatCode="General">
                        <c:v>235.73099999999999</c:v>
                      </c:pt>
                      <c:pt idx="2707" formatCode="General">
                        <c:v>235.74100000000001</c:v>
                      </c:pt>
                      <c:pt idx="2708" formatCode="General">
                        <c:v>235.751</c:v>
                      </c:pt>
                      <c:pt idx="2709" formatCode="General">
                        <c:v>235.761</c:v>
                      </c:pt>
                      <c:pt idx="2710" formatCode="General">
                        <c:v>235.77099999999999</c:v>
                      </c:pt>
                      <c:pt idx="2711" formatCode="General">
                        <c:v>235.78100000000001</c:v>
                      </c:pt>
                      <c:pt idx="2712" formatCode="General">
                        <c:v>235.791</c:v>
                      </c:pt>
                      <c:pt idx="2713" formatCode="General">
                        <c:v>235.80099999999999</c:v>
                      </c:pt>
                      <c:pt idx="2714" formatCode="General">
                        <c:v>235.81100000000001</c:v>
                      </c:pt>
                      <c:pt idx="2715" formatCode="General">
                        <c:v>235.821</c:v>
                      </c:pt>
                      <c:pt idx="2716" formatCode="General">
                        <c:v>235.83099999999999</c:v>
                      </c:pt>
                      <c:pt idx="2717" formatCode="General">
                        <c:v>235.84100000000001</c:v>
                      </c:pt>
                      <c:pt idx="2718" formatCode="General">
                        <c:v>235.851</c:v>
                      </c:pt>
                      <c:pt idx="2719" formatCode="General">
                        <c:v>235.86099999999999</c:v>
                      </c:pt>
                      <c:pt idx="2720" formatCode="General">
                        <c:v>235.87100000000001</c:v>
                      </c:pt>
                      <c:pt idx="2721" formatCode="General">
                        <c:v>235.881</c:v>
                      </c:pt>
                      <c:pt idx="2722" formatCode="General">
                        <c:v>235.89099999999999</c:v>
                      </c:pt>
                      <c:pt idx="2723" formatCode="General">
                        <c:v>235.90100000000001</c:v>
                      </c:pt>
                      <c:pt idx="2724" formatCode="General">
                        <c:v>235.911</c:v>
                      </c:pt>
                      <c:pt idx="2725" formatCode="General">
                        <c:v>235.92099999999999</c:v>
                      </c:pt>
                      <c:pt idx="2726" formatCode="General">
                        <c:v>235.93100000000001</c:v>
                      </c:pt>
                      <c:pt idx="2727" formatCode="General">
                        <c:v>235.941</c:v>
                      </c:pt>
                      <c:pt idx="2728" formatCode="General">
                        <c:v>235.95099999999999</c:v>
                      </c:pt>
                      <c:pt idx="2729" formatCode="General">
                        <c:v>235.96100000000001</c:v>
                      </c:pt>
                      <c:pt idx="2730" formatCode="General">
                        <c:v>235.971</c:v>
                      </c:pt>
                      <c:pt idx="2731" formatCode="General">
                        <c:v>235.98099999999999</c:v>
                      </c:pt>
                      <c:pt idx="2732" formatCode="General">
                        <c:v>235.99100000000001</c:v>
                      </c:pt>
                      <c:pt idx="2733" formatCode="General">
                        <c:v>236.001</c:v>
                      </c:pt>
                      <c:pt idx="2734" formatCode="General">
                        <c:v>236.011</c:v>
                      </c:pt>
                      <c:pt idx="2735" formatCode="General">
                        <c:v>236.02099999999999</c:v>
                      </c:pt>
                      <c:pt idx="2736" formatCode="General">
                        <c:v>236.03100000000001</c:v>
                      </c:pt>
                      <c:pt idx="2737" formatCode="General">
                        <c:v>236.041</c:v>
                      </c:pt>
                      <c:pt idx="2738" formatCode="General">
                        <c:v>236.05099999999999</c:v>
                      </c:pt>
                      <c:pt idx="2739" formatCode="General">
                        <c:v>236.06100000000001</c:v>
                      </c:pt>
                      <c:pt idx="2740" formatCode="General">
                        <c:v>236.071</c:v>
                      </c:pt>
                      <c:pt idx="2741" formatCode="General">
                        <c:v>236.08099999999999</c:v>
                      </c:pt>
                      <c:pt idx="2742" formatCode="General">
                        <c:v>236.09100000000001</c:v>
                      </c:pt>
                      <c:pt idx="2743" formatCode="General">
                        <c:v>236.101</c:v>
                      </c:pt>
                      <c:pt idx="2744" formatCode="General">
                        <c:v>236.11099999999999</c:v>
                      </c:pt>
                      <c:pt idx="2745" formatCode="General">
                        <c:v>236.12100000000001</c:v>
                      </c:pt>
                      <c:pt idx="2746" formatCode="General">
                        <c:v>236.131</c:v>
                      </c:pt>
                      <c:pt idx="2747" formatCode="General">
                        <c:v>236.14099999999999</c:v>
                      </c:pt>
                      <c:pt idx="2748" formatCode="General">
                        <c:v>236.15100000000001</c:v>
                      </c:pt>
                      <c:pt idx="2749" formatCode="General">
                        <c:v>236.161</c:v>
                      </c:pt>
                      <c:pt idx="2750" formatCode="General">
                        <c:v>236.17099999999999</c:v>
                      </c:pt>
                      <c:pt idx="2751" formatCode="General">
                        <c:v>236.18100000000001</c:v>
                      </c:pt>
                      <c:pt idx="2752" formatCode="General">
                        <c:v>236.191</c:v>
                      </c:pt>
                      <c:pt idx="2753" formatCode="General">
                        <c:v>236.20099999999999</c:v>
                      </c:pt>
                      <c:pt idx="2754" formatCode="General">
                        <c:v>236.21100000000001</c:v>
                      </c:pt>
                      <c:pt idx="2755" formatCode="General">
                        <c:v>236.221</c:v>
                      </c:pt>
                      <c:pt idx="2756" formatCode="General">
                        <c:v>236.23099999999999</c:v>
                      </c:pt>
                      <c:pt idx="2757" formatCode="General">
                        <c:v>236.24100000000001</c:v>
                      </c:pt>
                      <c:pt idx="2758" formatCode="General">
                        <c:v>236.251</c:v>
                      </c:pt>
                      <c:pt idx="2759" formatCode="General">
                        <c:v>236.261</c:v>
                      </c:pt>
                      <c:pt idx="2760" formatCode="General">
                        <c:v>236.27099999999999</c:v>
                      </c:pt>
                      <c:pt idx="2761" formatCode="General">
                        <c:v>236.28100000000001</c:v>
                      </c:pt>
                      <c:pt idx="2762" formatCode="General">
                        <c:v>236.291</c:v>
                      </c:pt>
                      <c:pt idx="2763" formatCode="General">
                        <c:v>236.30099999999999</c:v>
                      </c:pt>
                      <c:pt idx="2764" formatCode="General">
                        <c:v>236.31100000000001</c:v>
                      </c:pt>
                      <c:pt idx="2765" formatCode="General">
                        <c:v>236.321</c:v>
                      </c:pt>
                      <c:pt idx="2766" formatCode="General">
                        <c:v>236.33099999999999</c:v>
                      </c:pt>
                      <c:pt idx="2767" formatCode="General">
                        <c:v>236.34100000000001</c:v>
                      </c:pt>
                      <c:pt idx="2768" formatCode="General">
                        <c:v>236.351</c:v>
                      </c:pt>
                      <c:pt idx="2769" formatCode="General">
                        <c:v>236.36099999999999</c:v>
                      </c:pt>
                      <c:pt idx="2770" formatCode="General">
                        <c:v>236.37100000000001</c:v>
                      </c:pt>
                      <c:pt idx="2771" formatCode="General">
                        <c:v>236.381</c:v>
                      </c:pt>
                      <c:pt idx="2772" formatCode="General">
                        <c:v>236.39099999999999</c:v>
                      </c:pt>
                      <c:pt idx="2773" formatCode="General">
                        <c:v>236.40100000000001</c:v>
                      </c:pt>
                      <c:pt idx="2774" formatCode="General">
                        <c:v>236.411</c:v>
                      </c:pt>
                      <c:pt idx="2775" formatCode="General">
                        <c:v>236.42099999999999</c:v>
                      </c:pt>
                      <c:pt idx="2776" formatCode="General">
                        <c:v>236.43100000000001</c:v>
                      </c:pt>
                      <c:pt idx="2777" formatCode="General">
                        <c:v>236.441</c:v>
                      </c:pt>
                      <c:pt idx="2778" formatCode="General">
                        <c:v>236.45099999999999</c:v>
                      </c:pt>
                      <c:pt idx="2779" formatCode="General">
                        <c:v>236.46100000000001</c:v>
                      </c:pt>
                      <c:pt idx="2780" formatCode="General">
                        <c:v>236.471</c:v>
                      </c:pt>
                      <c:pt idx="2781" formatCode="General">
                        <c:v>236.48099999999999</c:v>
                      </c:pt>
                      <c:pt idx="2782" formatCode="General">
                        <c:v>236.49100000000001</c:v>
                      </c:pt>
                      <c:pt idx="2783" formatCode="General">
                        <c:v>236.501</c:v>
                      </c:pt>
                      <c:pt idx="2784" formatCode="General">
                        <c:v>236.511</c:v>
                      </c:pt>
                      <c:pt idx="2785" formatCode="General">
                        <c:v>236.52099999999999</c:v>
                      </c:pt>
                      <c:pt idx="2786" formatCode="General">
                        <c:v>236.53100000000001</c:v>
                      </c:pt>
                      <c:pt idx="2787" formatCode="General">
                        <c:v>236.541</c:v>
                      </c:pt>
                      <c:pt idx="2788" formatCode="General">
                        <c:v>236.55099999999999</c:v>
                      </c:pt>
                      <c:pt idx="2789" formatCode="General">
                        <c:v>236.56100000000001</c:v>
                      </c:pt>
                      <c:pt idx="2790" formatCode="General">
                        <c:v>236.571</c:v>
                      </c:pt>
                      <c:pt idx="2791" formatCode="General">
                        <c:v>236.58099999999999</c:v>
                      </c:pt>
                      <c:pt idx="2792" formatCode="General">
                        <c:v>236.59100000000001</c:v>
                      </c:pt>
                      <c:pt idx="2793" formatCode="General">
                        <c:v>236.601</c:v>
                      </c:pt>
                      <c:pt idx="2794" formatCode="General">
                        <c:v>236.61099999999999</c:v>
                      </c:pt>
                      <c:pt idx="2795" formatCode="General">
                        <c:v>236.62100000000001</c:v>
                      </c:pt>
                      <c:pt idx="2796" formatCode="General">
                        <c:v>236.631</c:v>
                      </c:pt>
                      <c:pt idx="2797" formatCode="General">
                        <c:v>236.64099999999999</c:v>
                      </c:pt>
                      <c:pt idx="2798" formatCode="General">
                        <c:v>236.65100000000001</c:v>
                      </c:pt>
                      <c:pt idx="2799" formatCode="General">
                        <c:v>236.661</c:v>
                      </c:pt>
                      <c:pt idx="2800" formatCode="General">
                        <c:v>236.67099999999999</c:v>
                      </c:pt>
                      <c:pt idx="2801" formatCode="General">
                        <c:v>236.68100000000001</c:v>
                      </c:pt>
                      <c:pt idx="2802" formatCode="General">
                        <c:v>236.691</c:v>
                      </c:pt>
                      <c:pt idx="2803" formatCode="General">
                        <c:v>236.70099999999999</c:v>
                      </c:pt>
                      <c:pt idx="2804" formatCode="General">
                        <c:v>236.71100000000001</c:v>
                      </c:pt>
                      <c:pt idx="2805" formatCode="General">
                        <c:v>236.721</c:v>
                      </c:pt>
                      <c:pt idx="2806" formatCode="General">
                        <c:v>236.73099999999999</c:v>
                      </c:pt>
                      <c:pt idx="2807" formatCode="General">
                        <c:v>236.74100000000001</c:v>
                      </c:pt>
                      <c:pt idx="2808" formatCode="General">
                        <c:v>236.751</c:v>
                      </c:pt>
                      <c:pt idx="2809" formatCode="General">
                        <c:v>236.761</c:v>
                      </c:pt>
                      <c:pt idx="2810" formatCode="General">
                        <c:v>236.77099999999999</c:v>
                      </c:pt>
                      <c:pt idx="2811" formatCode="General">
                        <c:v>236.78100000000001</c:v>
                      </c:pt>
                      <c:pt idx="2812" formatCode="General">
                        <c:v>236.791</c:v>
                      </c:pt>
                      <c:pt idx="2813" formatCode="General">
                        <c:v>236.80099999999999</c:v>
                      </c:pt>
                      <c:pt idx="2814" formatCode="General">
                        <c:v>236.81100000000001</c:v>
                      </c:pt>
                      <c:pt idx="2815" formatCode="General">
                        <c:v>236.821</c:v>
                      </c:pt>
                      <c:pt idx="2816" formatCode="General">
                        <c:v>236.83099999999999</c:v>
                      </c:pt>
                      <c:pt idx="2817" formatCode="General">
                        <c:v>236.84100000000001</c:v>
                      </c:pt>
                      <c:pt idx="2818" formatCode="General">
                        <c:v>236.851</c:v>
                      </c:pt>
                      <c:pt idx="2819" formatCode="General">
                        <c:v>236.86099999999999</c:v>
                      </c:pt>
                      <c:pt idx="2820" formatCode="General">
                        <c:v>236.87100000000001</c:v>
                      </c:pt>
                      <c:pt idx="2821" formatCode="General">
                        <c:v>236.881</c:v>
                      </c:pt>
                      <c:pt idx="2822" formatCode="General">
                        <c:v>236.89099999999999</c:v>
                      </c:pt>
                      <c:pt idx="2823" formatCode="General">
                        <c:v>236.90100000000001</c:v>
                      </c:pt>
                      <c:pt idx="2824" formatCode="General">
                        <c:v>236.911</c:v>
                      </c:pt>
                      <c:pt idx="2825" formatCode="General">
                        <c:v>236.92099999999999</c:v>
                      </c:pt>
                      <c:pt idx="2826" formatCode="General">
                        <c:v>236.93100000000001</c:v>
                      </c:pt>
                      <c:pt idx="2827" formatCode="General">
                        <c:v>236.941</c:v>
                      </c:pt>
                      <c:pt idx="2828" formatCode="General">
                        <c:v>236.95099999999999</c:v>
                      </c:pt>
                      <c:pt idx="2829" formatCode="General">
                        <c:v>236.96100000000001</c:v>
                      </c:pt>
                      <c:pt idx="2830" formatCode="General">
                        <c:v>236.971</c:v>
                      </c:pt>
                      <c:pt idx="2831" formatCode="General">
                        <c:v>236.98099999999999</c:v>
                      </c:pt>
                      <c:pt idx="2832" formatCode="General">
                        <c:v>236.99100000000001</c:v>
                      </c:pt>
                      <c:pt idx="2833" formatCode="General">
                        <c:v>237.001</c:v>
                      </c:pt>
                      <c:pt idx="2834" formatCode="General">
                        <c:v>237.011</c:v>
                      </c:pt>
                      <c:pt idx="2835" formatCode="General">
                        <c:v>237.02099999999999</c:v>
                      </c:pt>
                      <c:pt idx="2836" formatCode="General">
                        <c:v>237.03100000000001</c:v>
                      </c:pt>
                      <c:pt idx="2837" formatCode="General">
                        <c:v>237.041</c:v>
                      </c:pt>
                      <c:pt idx="2838" formatCode="General">
                        <c:v>237.05099999999999</c:v>
                      </c:pt>
                      <c:pt idx="2839" formatCode="General">
                        <c:v>237.06100000000001</c:v>
                      </c:pt>
                      <c:pt idx="2840" formatCode="General">
                        <c:v>237.071</c:v>
                      </c:pt>
                      <c:pt idx="2841" formatCode="General">
                        <c:v>237.08099999999999</c:v>
                      </c:pt>
                      <c:pt idx="2842" formatCode="General">
                        <c:v>237.09100000000001</c:v>
                      </c:pt>
                      <c:pt idx="2843" formatCode="General">
                        <c:v>237.101</c:v>
                      </c:pt>
                      <c:pt idx="2844" formatCode="General">
                        <c:v>237.11099999999999</c:v>
                      </c:pt>
                      <c:pt idx="2845" formatCode="General">
                        <c:v>237.12100000000001</c:v>
                      </c:pt>
                      <c:pt idx="2846" formatCode="General">
                        <c:v>237.131</c:v>
                      </c:pt>
                      <c:pt idx="2847" formatCode="General">
                        <c:v>237.14099999999999</c:v>
                      </c:pt>
                      <c:pt idx="2848" formatCode="General">
                        <c:v>237.15100000000001</c:v>
                      </c:pt>
                      <c:pt idx="2849" formatCode="General">
                        <c:v>237.161</c:v>
                      </c:pt>
                      <c:pt idx="2850" formatCode="General">
                        <c:v>237.17099999999999</c:v>
                      </c:pt>
                      <c:pt idx="2851" formatCode="General">
                        <c:v>237.18100000000001</c:v>
                      </c:pt>
                      <c:pt idx="2852" formatCode="General">
                        <c:v>237.191</c:v>
                      </c:pt>
                      <c:pt idx="2853" formatCode="General">
                        <c:v>237.20099999999999</c:v>
                      </c:pt>
                      <c:pt idx="2854" formatCode="General">
                        <c:v>237.21100000000001</c:v>
                      </c:pt>
                      <c:pt idx="2855" formatCode="General">
                        <c:v>237.221</c:v>
                      </c:pt>
                      <c:pt idx="2856" formatCode="General">
                        <c:v>237.23099999999999</c:v>
                      </c:pt>
                      <c:pt idx="2857" formatCode="General">
                        <c:v>237.24100000000001</c:v>
                      </c:pt>
                      <c:pt idx="2858" formatCode="General">
                        <c:v>237.251</c:v>
                      </c:pt>
                      <c:pt idx="2859" formatCode="General">
                        <c:v>237.261</c:v>
                      </c:pt>
                      <c:pt idx="2860" formatCode="General">
                        <c:v>237.27099999999999</c:v>
                      </c:pt>
                      <c:pt idx="2861" formatCode="General">
                        <c:v>237.28100000000001</c:v>
                      </c:pt>
                      <c:pt idx="2862" formatCode="General">
                        <c:v>237.291</c:v>
                      </c:pt>
                      <c:pt idx="2863" formatCode="General">
                        <c:v>237.30099999999999</c:v>
                      </c:pt>
                      <c:pt idx="2864" formatCode="General">
                        <c:v>237.31100000000001</c:v>
                      </c:pt>
                      <c:pt idx="2865" formatCode="General">
                        <c:v>237.321</c:v>
                      </c:pt>
                      <c:pt idx="2866" formatCode="General">
                        <c:v>237.33099999999999</c:v>
                      </c:pt>
                      <c:pt idx="2867" formatCode="General">
                        <c:v>237.34100000000001</c:v>
                      </c:pt>
                      <c:pt idx="2868" formatCode="General">
                        <c:v>237.351</c:v>
                      </c:pt>
                      <c:pt idx="2869" formatCode="General">
                        <c:v>237.36099999999999</c:v>
                      </c:pt>
                      <c:pt idx="2870" formatCode="General">
                        <c:v>237.37100000000001</c:v>
                      </c:pt>
                      <c:pt idx="2871" formatCode="General">
                        <c:v>237.381</c:v>
                      </c:pt>
                      <c:pt idx="2872" formatCode="General">
                        <c:v>237.39099999999999</c:v>
                      </c:pt>
                      <c:pt idx="2873" formatCode="General">
                        <c:v>237.40100000000001</c:v>
                      </c:pt>
                      <c:pt idx="2874" formatCode="General">
                        <c:v>237.411</c:v>
                      </c:pt>
                      <c:pt idx="2875" formatCode="General">
                        <c:v>237.42099999999999</c:v>
                      </c:pt>
                      <c:pt idx="2876" formatCode="General">
                        <c:v>237.43100000000001</c:v>
                      </c:pt>
                      <c:pt idx="2877" formatCode="General">
                        <c:v>237.441</c:v>
                      </c:pt>
                      <c:pt idx="2878" formatCode="General">
                        <c:v>237.45099999999999</c:v>
                      </c:pt>
                      <c:pt idx="2879" formatCode="General">
                        <c:v>237.46100000000001</c:v>
                      </c:pt>
                      <c:pt idx="2880" formatCode="General">
                        <c:v>237.471</c:v>
                      </c:pt>
                      <c:pt idx="2881" formatCode="General">
                        <c:v>237.48099999999999</c:v>
                      </c:pt>
                      <c:pt idx="2882" formatCode="General">
                        <c:v>237.49100000000001</c:v>
                      </c:pt>
                      <c:pt idx="2883" formatCode="General">
                        <c:v>237.501</c:v>
                      </c:pt>
                      <c:pt idx="2884" formatCode="General">
                        <c:v>237.511</c:v>
                      </c:pt>
                      <c:pt idx="2885" formatCode="General">
                        <c:v>237.52099999999999</c:v>
                      </c:pt>
                      <c:pt idx="2886" formatCode="General">
                        <c:v>237.53100000000001</c:v>
                      </c:pt>
                      <c:pt idx="2887" formatCode="General">
                        <c:v>237.541</c:v>
                      </c:pt>
                      <c:pt idx="2888" formatCode="General">
                        <c:v>237.55099999999999</c:v>
                      </c:pt>
                      <c:pt idx="2889" formatCode="General">
                        <c:v>237.56100000000001</c:v>
                      </c:pt>
                      <c:pt idx="2890" formatCode="General">
                        <c:v>237.571</c:v>
                      </c:pt>
                      <c:pt idx="2891" formatCode="General">
                        <c:v>237.58099999999999</c:v>
                      </c:pt>
                      <c:pt idx="2892" formatCode="General">
                        <c:v>237.59100000000001</c:v>
                      </c:pt>
                      <c:pt idx="2893" formatCode="General">
                        <c:v>237.601</c:v>
                      </c:pt>
                      <c:pt idx="2894" formatCode="General">
                        <c:v>237.61099999999999</c:v>
                      </c:pt>
                      <c:pt idx="2895" formatCode="General">
                        <c:v>237.62100000000001</c:v>
                      </c:pt>
                      <c:pt idx="2896" formatCode="General">
                        <c:v>237.631</c:v>
                      </c:pt>
                      <c:pt idx="2897" formatCode="General">
                        <c:v>237.64099999999999</c:v>
                      </c:pt>
                      <c:pt idx="2898" formatCode="General">
                        <c:v>237.65100000000001</c:v>
                      </c:pt>
                      <c:pt idx="2899" formatCode="General">
                        <c:v>237.661</c:v>
                      </c:pt>
                      <c:pt idx="2900" formatCode="General">
                        <c:v>237.67099999999999</c:v>
                      </c:pt>
                      <c:pt idx="2901" formatCode="General">
                        <c:v>237.68100000000001</c:v>
                      </c:pt>
                      <c:pt idx="2902" formatCode="General">
                        <c:v>237.691</c:v>
                      </c:pt>
                      <c:pt idx="2903" formatCode="General">
                        <c:v>237.70099999999999</c:v>
                      </c:pt>
                      <c:pt idx="2904" formatCode="General">
                        <c:v>237.71100000000001</c:v>
                      </c:pt>
                      <c:pt idx="2905" formatCode="General">
                        <c:v>237.721</c:v>
                      </c:pt>
                      <c:pt idx="2906" formatCode="General">
                        <c:v>237.73099999999999</c:v>
                      </c:pt>
                      <c:pt idx="2907" formatCode="General">
                        <c:v>237.74100000000001</c:v>
                      </c:pt>
                      <c:pt idx="2908" formatCode="General">
                        <c:v>237.751</c:v>
                      </c:pt>
                      <c:pt idx="2909" formatCode="General">
                        <c:v>237.761</c:v>
                      </c:pt>
                      <c:pt idx="2910" formatCode="General">
                        <c:v>237.77099999999999</c:v>
                      </c:pt>
                      <c:pt idx="2911" formatCode="General">
                        <c:v>237.78100000000001</c:v>
                      </c:pt>
                      <c:pt idx="2912" formatCode="General">
                        <c:v>237.791</c:v>
                      </c:pt>
                      <c:pt idx="2913" formatCode="General">
                        <c:v>237.80099999999999</c:v>
                      </c:pt>
                      <c:pt idx="2914" formatCode="General">
                        <c:v>237.81100000000001</c:v>
                      </c:pt>
                      <c:pt idx="2915" formatCode="General">
                        <c:v>237.821</c:v>
                      </c:pt>
                      <c:pt idx="2916" formatCode="General">
                        <c:v>237.83099999999999</c:v>
                      </c:pt>
                      <c:pt idx="2917" formatCode="General">
                        <c:v>237.84100000000001</c:v>
                      </c:pt>
                      <c:pt idx="2918" formatCode="General">
                        <c:v>237.851</c:v>
                      </c:pt>
                      <c:pt idx="2919" formatCode="General">
                        <c:v>237.86099999999999</c:v>
                      </c:pt>
                      <c:pt idx="2920" formatCode="General">
                        <c:v>237.87100000000001</c:v>
                      </c:pt>
                      <c:pt idx="2921" formatCode="General">
                        <c:v>237.881</c:v>
                      </c:pt>
                      <c:pt idx="2922" formatCode="General">
                        <c:v>237.89099999999999</c:v>
                      </c:pt>
                      <c:pt idx="2923" formatCode="General">
                        <c:v>237.90100000000001</c:v>
                      </c:pt>
                      <c:pt idx="2924" formatCode="General">
                        <c:v>237.911</c:v>
                      </c:pt>
                      <c:pt idx="2925" formatCode="General">
                        <c:v>237.92099999999999</c:v>
                      </c:pt>
                      <c:pt idx="2926" formatCode="General">
                        <c:v>237.93100000000001</c:v>
                      </c:pt>
                      <c:pt idx="2927" formatCode="General">
                        <c:v>237.941</c:v>
                      </c:pt>
                      <c:pt idx="2928" formatCode="General">
                        <c:v>237.95099999999999</c:v>
                      </c:pt>
                      <c:pt idx="2929" formatCode="General">
                        <c:v>237.96100000000001</c:v>
                      </c:pt>
                      <c:pt idx="2930" formatCode="General">
                        <c:v>237.971</c:v>
                      </c:pt>
                      <c:pt idx="2931" formatCode="General">
                        <c:v>237.98099999999999</c:v>
                      </c:pt>
                      <c:pt idx="2932" formatCode="General">
                        <c:v>237.99100000000001</c:v>
                      </c:pt>
                      <c:pt idx="2933" formatCode="General">
                        <c:v>238.001</c:v>
                      </c:pt>
                      <c:pt idx="2934" formatCode="General">
                        <c:v>238.011</c:v>
                      </c:pt>
                      <c:pt idx="2935" formatCode="General">
                        <c:v>238.02099999999999</c:v>
                      </c:pt>
                      <c:pt idx="2936" formatCode="General">
                        <c:v>238.03100000000001</c:v>
                      </c:pt>
                      <c:pt idx="2937" formatCode="General">
                        <c:v>238.041</c:v>
                      </c:pt>
                      <c:pt idx="2938" formatCode="General">
                        <c:v>238.05099999999999</c:v>
                      </c:pt>
                      <c:pt idx="2939" formatCode="General">
                        <c:v>238.06100000000001</c:v>
                      </c:pt>
                      <c:pt idx="2940" formatCode="General">
                        <c:v>238.071</c:v>
                      </c:pt>
                      <c:pt idx="2941" formatCode="General">
                        <c:v>238.08099999999999</c:v>
                      </c:pt>
                      <c:pt idx="2942" formatCode="General">
                        <c:v>238.09100000000001</c:v>
                      </c:pt>
                      <c:pt idx="2943" formatCode="General">
                        <c:v>238.101</c:v>
                      </c:pt>
                      <c:pt idx="2944" formatCode="General">
                        <c:v>238.11099999999999</c:v>
                      </c:pt>
                      <c:pt idx="2945" formatCode="General">
                        <c:v>238.12100000000001</c:v>
                      </c:pt>
                      <c:pt idx="2946" formatCode="General">
                        <c:v>238.131</c:v>
                      </c:pt>
                      <c:pt idx="2947" formatCode="General">
                        <c:v>238.14099999999999</c:v>
                      </c:pt>
                      <c:pt idx="2948" formatCode="General">
                        <c:v>238.15100000000001</c:v>
                      </c:pt>
                      <c:pt idx="2949" formatCode="General">
                        <c:v>238.161</c:v>
                      </c:pt>
                      <c:pt idx="2950" formatCode="General">
                        <c:v>238.17099999999999</c:v>
                      </c:pt>
                      <c:pt idx="2951" formatCode="General">
                        <c:v>238.18100000000001</c:v>
                      </c:pt>
                      <c:pt idx="2952" formatCode="General">
                        <c:v>238.191</c:v>
                      </c:pt>
                      <c:pt idx="2953" formatCode="General">
                        <c:v>238.20099999999999</c:v>
                      </c:pt>
                      <c:pt idx="2954" formatCode="General">
                        <c:v>238.21100000000001</c:v>
                      </c:pt>
                      <c:pt idx="2955" formatCode="General">
                        <c:v>238.221</c:v>
                      </c:pt>
                      <c:pt idx="2956" formatCode="General">
                        <c:v>238.23099999999999</c:v>
                      </c:pt>
                      <c:pt idx="2957" formatCode="General">
                        <c:v>238.24100000000001</c:v>
                      </c:pt>
                      <c:pt idx="2958" formatCode="General">
                        <c:v>238.251</c:v>
                      </c:pt>
                      <c:pt idx="2959" formatCode="General">
                        <c:v>238.261</c:v>
                      </c:pt>
                      <c:pt idx="2960" formatCode="General">
                        <c:v>238.27099999999999</c:v>
                      </c:pt>
                      <c:pt idx="2961" formatCode="General">
                        <c:v>238.28100000000001</c:v>
                      </c:pt>
                      <c:pt idx="2962" formatCode="General">
                        <c:v>238.291</c:v>
                      </c:pt>
                      <c:pt idx="2963" formatCode="General">
                        <c:v>238.30099999999999</c:v>
                      </c:pt>
                      <c:pt idx="2964" formatCode="General">
                        <c:v>238.31100000000001</c:v>
                      </c:pt>
                      <c:pt idx="2965" formatCode="General">
                        <c:v>238.321</c:v>
                      </c:pt>
                      <c:pt idx="2966" formatCode="General">
                        <c:v>238.33099999999999</c:v>
                      </c:pt>
                      <c:pt idx="2967" formatCode="General">
                        <c:v>238.34100000000001</c:v>
                      </c:pt>
                      <c:pt idx="2968" formatCode="General">
                        <c:v>238.351</c:v>
                      </c:pt>
                      <c:pt idx="2969" formatCode="General">
                        <c:v>238.36099999999999</c:v>
                      </c:pt>
                      <c:pt idx="2970" formatCode="General">
                        <c:v>238.37100000000001</c:v>
                      </c:pt>
                      <c:pt idx="2971" formatCode="General">
                        <c:v>238.381</c:v>
                      </c:pt>
                      <c:pt idx="2972" formatCode="General">
                        <c:v>238.39099999999999</c:v>
                      </c:pt>
                      <c:pt idx="2973" formatCode="General">
                        <c:v>238.40100000000001</c:v>
                      </c:pt>
                      <c:pt idx="2974" formatCode="General">
                        <c:v>238.411</c:v>
                      </c:pt>
                      <c:pt idx="2975" formatCode="General">
                        <c:v>238.42099999999999</c:v>
                      </c:pt>
                      <c:pt idx="2976" formatCode="General">
                        <c:v>238.43100000000001</c:v>
                      </c:pt>
                      <c:pt idx="2977" formatCode="General">
                        <c:v>238.441</c:v>
                      </c:pt>
                      <c:pt idx="2978" formatCode="General">
                        <c:v>238.45099999999999</c:v>
                      </c:pt>
                      <c:pt idx="2979" formatCode="General">
                        <c:v>238.46100000000001</c:v>
                      </c:pt>
                      <c:pt idx="2980" formatCode="General">
                        <c:v>238.471</c:v>
                      </c:pt>
                      <c:pt idx="2981" formatCode="General">
                        <c:v>238.48099999999999</c:v>
                      </c:pt>
                      <c:pt idx="2982" formatCode="General">
                        <c:v>238.49100000000001</c:v>
                      </c:pt>
                      <c:pt idx="2983" formatCode="General">
                        <c:v>238.501</c:v>
                      </c:pt>
                      <c:pt idx="2984" formatCode="General">
                        <c:v>238.511</c:v>
                      </c:pt>
                      <c:pt idx="2985" formatCode="General">
                        <c:v>238.52099999999999</c:v>
                      </c:pt>
                      <c:pt idx="2986" formatCode="General">
                        <c:v>238.53100000000001</c:v>
                      </c:pt>
                      <c:pt idx="2987" formatCode="General">
                        <c:v>238.541</c:v>
                      </c:pt>
                      <c:pt idx="2988" formatCode="General">
                        <c:v>238.55099999999999</c:v>
                      </c:pt>
                      <c:pt idx="2989" formatCode="General">
                        <c:v>238.56100000000001</c:v>
                      </c:pt>
                      <c:pt idx="2990" formatCode="General">
                        <c:v>238.571</c:v>
                      </c:pt>
                      <c:pt idx="2991" formatCode="General">
                        <c:v>238.58099999999999</c:v>
                      </c:pt>
                      <c:pt idx="2992" formatCode="General">
                        <c:v>238.59100000000001</c:v>
                      </c:pt>
                      <c:pt idx="2993" formatCode="General">
                        <c:v>238.601</c:v>
                      </c:pt>
                      <c:pt idx="2994" formatCode="General">
                        <c:v>238.61099999999999</c:v>
                      </c:pt>
                      <c:pt idx="2995" formatCode="General">
                        <c:v>238.62100000000001</c:v>
                      </c:pt>
                      <c:pt idx="2996" formatCode="General">
                        <c:v>238.631</c:v>
                      </c:pt>
                      <c:pt idx="2997" formatCode="General">
                        <c:v>238.64099999999999</c:v>
                      </c:pt>
                      <c:pt idx="2998" formatCode="General">
                        <c:v>238.65100000000001</c:v>
                      </c:pt>
                      <c:pt idx="2999" formatCode="General">
                        <c:v>238.661</c:v>
                      </c:pt>
                      <c:pt idx="3000" formatCode="General">
                        <c:v>238.67099999999999</c:v>
                      </c:pt>
                      <c:pt idx="3001" formatCode="General">
                        <c:v>238.68100000000001</c:v>
                      </c:pt>
                      <c:pt idx="3002" formatCode="General">
                        <c:v>238.691</c:v>
                      </c:pt>
                      <c:pt idx="3003" formatCode="General">
                        <c:v>238.70099999999999</c:v>
                      </c:pt>
                      <c:pt idx="3004" formatCode="General">
                        <c:v>238.71100000000001</c:v>
                      </c:pt>
                      <c:pt idx="3005" formatCode="General">
                        <c:v>238.721</c:v>
                      </c:pt>
                      <c:pt idx="3006" formatCode="General">
                        <c:v>238.73099999999999</c:v>
                      </c:pt>
                      <c:pt idx="3007" formatCode="General">
                        <c:v>238.74100000000001</c:v>
                      </c:pt>
                      <c:pt idx="3008" formatCode="General">
                        <c:v>238.751</c:v>
                      </c:pt>
                      <c:pt idx="3009" formatCode="General">
                        <c:v>238.761</c:v>
                      </c:pt>
                      <c:pt idx="3010" formatCode="General">
                        <c:v>238.77099999999999</c:v>
                      </c:pt>
                      <c:pt idx="3011" formatCode="General">
                        <c:v>238.78100000000001</c:v>
                      </c:pt>
                      <c:pt idx="3012" formatCode="General">
                        <c:v>238.791</c:v>
                      </c:pt>
                      <c:pt idx="3013" formatCode="General">
                        <c:v>238.80099999999999</c:v>
                      </c:pt>
                      <c:pt idx="3014" formatCode="General">
                        <c:v>238.81100000000001</c:v>
                      </c:pt>
                      <c:pt idx="3015" formatCode="General">
                        <c:v>238.821</c:v>
                      </c:pt>
                      <c:pt idx="3016" formatCode="General">
                        <c:v>238.83099999999999</c:v>
                      </c:pt>
                      <c:pt idx="3017" formatCode="General">
                        <c:v>238.84100000000001</c:v>
                      </c:pt>
                      <c:pt idx="3018" formatCode="General">
                        <c:v>238.851</c:v>
                      </c:pt>
                      <c:pt idx="3019" formatCode="General">
                        <c:v>238.86099999999999</c:v>
                      </c:pt>
                      <c:pt idx="3020" formatCode="General">
                        <c:v>238.87100000000001</c:v>
                      </c:pt>
                      <c:pt idx="3021" formatCode="General">
                        <c:v>238.881</c:v>
                      </c:pt>
                      <c:pt idx="3022" formatCode="General">
                        <c:v>238.89099999999999</c:v>
                      </c:pt>
                      <c:pt idx="3023" formatCode="General">
                        <c:v>238.90100000000001</c:v>
                      </c:pt>
                      <c:pt idx="3024" formatCode="General">
                        <c:v>238.911</c:v>
                      </c:pt>
                      <c:pt idx="3025" formatCode="General">
                        <c:v>238.92099999999999</c:v>
                      </c:pt>
                      <c:pt idx="3026" formatCode="General">
                        <c:v>238.93100000000001</c:v>
                      </c:pt>
                      <c:pt idx="3027" formatCode="General">
                        <c:v>238.941</c:v>
                      </c:pt>
                      <c:pt idx="3028" formatCode="General">
                        <c:v>238.95099999999999</c:v>
                      </c:pt>
                      <c:pt idx="3029" formatCode="General">
                        <c:v>238.96100000000001</c:v>
                      </c:pt>
                      <c:pt idx="3030" formatCode="General">
                        <c:v>238.971</c:v>
                      </c:pt>
                      <c:pt idx="3031" formatCode="General">
                        <c:v>238.98099999999999</c:v>
                      </c:pt>
                      <c:pt idx="3032" formatCode="General">
                        <c:v>238.99100000000001</c:v>
                      </c:pt>
                      <c:pt idx="3033" formatCode="General">
                        <c:v>239.001</c:v>
                      </c:pt>
                      <c:pt idx="3034" formatCode="General">
                        <c:v>239.011</c:v>
                      </c:pt>
                      <c:pt idx="3035" formatCode="General">
                        <c:v>239.02099999999999</c:v>
                      </c:pt>
                      <c:pt idx="3036" formatCode="General">
                        <c:v>239.03100000000001</c:v>
                      </c:pt>
                      <c:pt idx="3037" formatCode="General">
                        <c:v>239.041</c:v>
                      </c:pt>
                      <c:pt idx="3038" formatCode="General">
                        <c:v>239.05099999999999</c:v>
                      </c:pt>
                      <c:pt idx="3039" formatCode="General">
                        <c:v>239.06100000000001</c:v>
                      </c:pt>
                      <c:pt idx="3040" formatCode="General">
                        <c:v>239.071</c:v>
                      </c:pt>
                      <c:pt idx="3041" formatCode="General">
                        <c:v>239.08099999999999</c:v>
                      </c:pt>
                      <c:pt idx="3042" formatCode="General">
                        <c:v>239.09100000000001</c:v>
                      </c:pt>
                      <c:pt idx="3043" formatCode="General">
                        <c:v>239.101</c:v>
                      </c:pt>
                      <c:pt idx="3044" formatCode="General">
                        <c:v>239.11099999999999</c:v>
                      </c:pt>
                      <c:pt idx="3045" formatCode="General">
                        <c:v>239.12100000000001</c:v>
                      </c:pt>
                      <c:pt idx="3046" formatCode="General">
                        <c:v>239.131</c:v>
                      </c:pt>
                      <c:pt idx="3047" formatCode="General">
                        <c:v>239.14099999999999</c:v>
                      </c:pt>
                      <c:pt idx="3048" formatCode="General">
                        <c:v>239.15100000000001</c:v>
                      </c:pt>
                      <c:pt idx="3049" formatCode="General">
                        <c:v>239.161</c:v>
                      </c:pt>
                      <c:pt idx="3050" formatCode="General">
                        <c:v>239.17099999999999</c:v>
                      </c:pt>
                      <c:pt idx="3051" formatCode="General">
                        <c:v>239.18100000000001</c:v>
                      </c:pt>
                      <c:pt idx="3052" formatCode="General">
                        <c:v>239.191</c:v>
                      </c:pt>
                      <c:pt idx="3053" formatCode="General">
                        <c:v>239.20099999999999</c:v>
                      </c:pt>
                      <c:pt idx="3054" formatCode="General">
                        <c:v>239.21100000000001</c:v>
                      </c:pt>
                      <c:pt idx="3055" formatCode="General">
                        <c:v>239.221</c:v>
                      </c:pt>
                      <c:pt idx="3056" formatCode="General">
                        <c:v>239.23099999999999</c:v>
                      </c:pt>
                      <c:pt idx="3057" formatCode="General">
                        <c:v>239.24100000000001</c:v>
                      </c:pt>
                      <c:pt idx="3058" formatCode="General">
                        <c:v>239.251</c:v>
                      </c:pt>
                      <c:pt idx="3059" formatCode="General">
                        <c:v>239.261</c:v>
                      </c:pt>
                      <c:pt idx="3060" formatCode="General">
                        <c:v>239.27099999999999</c:v>
                      </c:pt>
                      <c:pt idx="3061" formatCode="General">
                        <c:v>239.28100000000001</c:v>
                      </c:pt>
                      <c:pt idx="3062" formatCode="General">
                        <c:v>239.291</c:v>
                      </c:pt>
                      <c:pt idx="3063" formatCode="General">
                        <c:v>239.30099999999999</c:v>
                      </c:pt>
                      <c:pt idx="3064" formatCode="General">
                        <c:v>239.31100000000001</c:v>
                      </c:pt>
                      <c:pt idx="3065" formatCode="General">
                        <c:v>239.321</c:v>
                      </c:pt>
                      <c:pt idx="3066" formatCode="General">
                        <c:v>239.33099999999999</c:v>
                      </c:pt>
                      <c:pt idx="3067" formatCode="General">
                        <c:v>239.34100000000001</c:v>
                      </c:pt>
                      <c:pt idx="3068" formatCode="General">
                        <c:v>239.351</c:v>
                      </c:pt>
                      <c:pt idx="3069" formatCode="General">
                        <c:v>239.36099999999999</c:v>
                      </c:pt>
                      <c:pt idx="3070" formatCode="General">
                        <c:v>239.37100000000001</c:v>
                      </c:pt>
                      <c:pt idx="3071" formatCode="General">
                        <c:v>239.381</c:v>
                      </c:pt>
                      <c:pt idx="3072" formatCode="General">
                        <c:v>239.39099999999999</c:v>
                      </c:pt>
                      <c:pt idx="3073" formatCode="General">
                        <c:v>239.40100000000001</c:v>
                      </c:pt>
                      <c:pt idx="3074" formatCode="General">
                        <c:v>239.411</c:v>
                      </c:pt>
                      <c:pt idx="3075" formatCode="General">
                        <c:v>239.42099999999999</c:v>
                      </c:pt>
                      <c:pt idx="3076" formatCode="General">
                        <c:v>239.43100000000001</c:v>
                      </c:pt>
                      <c:pt idx="3077" formatCode="General">
                        <c:v>239.441</c:v>
                      </c:pt>
                      <c:pt idx="3078" formatCode="General">
                        <c:v>239.45099999999999</c:v>
                      </c:pt>
                      <c:pt idx="3079" formatCode="General">
                        <c:v>239.46100000000001</c:v>
                      </c:pt>
                      <c:pt idx="3080" formatCode="General">
                        <c:v>239.471</c:v>
                      </c:pt>
                      <c:pt idx="3081" formatCode="General">
                        <c:v>239.48099999999999</c:v>
                      </c:pt>
                      <c:pt idx="3082" formatCode="General">
                        <c:v>239.49100000000001</c:v>
                      </c:pt>
                      <c:pt idx="3083" formatCode="General">
                        <c:v>239.501</c:v>
                      </c:pt>
                      <c:pt idx="3084" formatCode="General">
                        <c:v>239.511</c:v>
                      </c:pt>
                      <c:pt idx="3085" formatCode="General">
                        <c:v>239.52099999999999</c:v>
                      </c:pt>
                      <c:pt idx="3086" formatCode="General">
                        <c:v>239.53100000000001</c:v>
                      </c:pt>
                      <c:pt idx="3087" formatCode="General">
                        <c:v>239.541</c:v>
                      </c:pt>
                      <c:pt idx="3088" formatCode="General">
                        <c:v>239.55099999999999</c:v>
                      </c:pt>
                      <c:pt idx="3089" formatCode="General">
                        <c:v>239.56100000000001</c:v>
                      </c:pt>
                      <c:pt idx="3090" formatCode="General">
                        <c:v>239.571</c:v>
                      </c:pt>
                      <c:pt idx="3091" formatCode="General">
                        <c:v>239.58099999999999</c:v>
                      </c:pt>
                      <c:pt idx="3092" formatCode="General">
                        <c:v>239.59100000000001</c:v>
                      </c:pt>
                      <c:pt idx="3093" formatCode="General">
                        <c:v>239.601</c:v>
                      </c:pt>
                      <c:pt idx="3094" formatCode="General">
                        <c:v>239.61099999999999</c:v>
                      </c:pt>
                      <c:pt idx="3095" formatCode="General">
                        <c:v>239.62100000000001</c:v>
                      </c:pt>
                      <c:pt idx="3096" formatCode="General">
                        <c:v>239.631</c:v>
                      </c:pt>
                      <c:pt idx="3097" formatCode="General">
                        <c:v>239.64099999999999</c:v>
                      </c:pt>
                      <c:pt idx="3098" formatCode="General">
                        <c:v>239.65100000000001</c:v>
                      </c:pt>
                      <c:pt idx="3099" formatCode="General">
                        <c:v>239.661</c:v>
                      </c:pt>
                      <c:pt idx="3100" formatCode="General">
                        <c:v>239.67099999999999</c:v>
                      </c:pt>
                      <c:pt idx="3101" formatCode="General">
                        <c:v>239.68100000000001</c:v>
                      </c:pt>
                      <c:pt idx="3102" formatCode="General">
                        <c:v>239.691</c:v>
                      </c:pt>
                      <c:pt idx="3103" formatCode="General">
                        <c:v>239.70099999999999</c:v>
                      </c:pt>
                      <c:pt idx="3104" formatCode="General">
                        <c:v>239.71100000000001</c:v>
                      </c:pt>
                      <c:pt idx="3105" formatCode="General">
                        <c:v>239.721</c:v>
                      </c:pt>
                      <c:pt idx="3106" formatCode="General">
                        <c:v>239.73099999999999</c:v>
                      </c:pt>
                      <c:pt idx="3107" formatCode="General">
                        <c:v>239.74100000000001</c:v>
                      </c:pt>
                      <c:pt idx="3108" formatCode="General">
                        <c:v>239.751</c:v>
                      </c:pt>
                      <c:pt idx="3109" formatCode="General">
                        <c:v>239.761</c:v>
                      </c:pt>
                      <c:pt idx="3110" formatCode="General">
                        <c:v>239.77099999999999</c:v>
                      </c:pt>
                      <c:pt idx="3111" formatCode="General">
                        <c:v>239.78100000000001</c:v>
                      </c:pt>
                      <c:pt idx="3112" formatCode="General">
                        <c:v>239.791</c:v>
                      </c:pt>
                      <c:pt idx="3113" formatCode="General">
                        <c:v>239.80099999999999</c:v>
                      </c:pt>
                      <c:pt idx="3114" formatCode="General">
                        <c:v>239.81100000000001</c:v>
                      </c:pt>
                      <c:pt idx="3115" formatCode="General">
                        <c:v>239.821</c:v>
                      </c:pt>
                      <c:pt idx="3116" formatCode="General">
                        <c:v>239.83099999999999</c:v>
                      </c:pt>
                      <c:pt idx="3117" formatCode="General">
                        <c:v>239.84100000000001</c:v>
                      </c:pt>
                      <c:pt idx="3118" formatCode="General">
                        <c:v>239.851</c:v>
                      </c:pt>
                      <c:pt idx="3119" formatCode="General">
                        <c:v>239.86099999999999</c:v>
                      </c:pt>
                      <c:pt idx="3120" formatCode="General">
                        <c:v>239.87100000000001</c:v>
                      </c:pt>
                      <c:pt idx="3121" formatCode="General">
                        <c:v>239.881</c:v>
                      </c:pt>
                      <c:pt idx="3122" formatCode="General">
                        <c:v>239.89099999999999</c:v>
                      </c:pt>
                      <c:pt idx="3123" formatCode="General">
                        <c:v>239.90100000000001</c:v>
                      </c:pt>
                      <c:pt idx="3124" formatCode="General">
                        <c:v>239.911</c:v>
                      </c:pt>
                      <c:pt idx="3125" formatCode="General">
                        <c:v>239.92099999999999</c:v>
                      </c:pt>
                      <c:pt idx="3126" formatCode="General">
                        <c:v>239.93100000000001</c:v>
                      </c:pt>
                      <c:pt idx="3127" formatCode="General">
                        <c:v>239.941</c:v>
                      </c:pt>
                      <c:pt idx="3128" formatCode="General">
                        <c:v>239.95099999999999</c:v>
                      </c:pt>
                      <c:pt idx="3129" formatCode="General">
                        <c:v>239.96100000000001</c:v>
                      </c:pt>
                      <c:pt idx="3130" formatCode="General">
                        <c:v>239.971</c:v>
                      </c:pt>
                      <c:pt idx="3131" formatCode="General">
                        <c:v>239.98099999999999</c:v>
                      </c:pt>
                      <c:pt idx="3132" formatCode="General">
                        <c:v>239.99100000000001</c:v>
                      </c:pt>
                      <c:pt idx="3133" formatCode="General">
                        <c:v>240.001</c:v>
                      </c:pt>
                      <c:pt idx="3134" formatCode="General">
                        <c:v>240.011</c:v>
                      </c:pt>
                      <c:pt idx="3135" formatCode="General">
                        <c:v>240.02099999999999</c:v>
                      </c:pt>
                      <c:pt idx="3136" formatCode="General">
                        <c:v>240.03100000000001</c:v>
                      </c:pt>
                      <c:pt idx="3137" formatCode="General">
                        <c:v>240.041</c:v>
                      </c:pt>
                      <c:pt idx="3138" formatCode="General">
                        <c:v>240.05099999999999</c:v>
                      </c:pt>
                      <c:pt idx="3139" formatCode="General">
                        <c:v>240.06100000000001</c:v>
                      </c:pt>
                      <c:pt idx="3140" formatCode="General">
                        <c:v>240.071</c:v>
                      </c:pt>
                      <c:pt idx="3141" formatCode="General">
                        <c:v>240.08099999999999</c:v>
                      </c:pt>
                      <c:pt idx="3142" formatCode="General">
                        <c:v>240.09100000000001</c:v>
                      </c:pt>
                      <c:pt idx="3143" formatCode="General">
                        <c:v>240.101</c:v>
                      </c:pt>
                      <c:pt idx="3144" formatCode="General">
                        <c:v>240.11099999999999</c:v>
                      </c:pt>
                      <c:pt idx="3145" formatCode="General">
                        <c:v>240.12100000000001</c:v>
                      </c:pt>
                      <c:pt idx="3146" formatCode="General">
                        <c:v>240.131</c:v>
                      </c:pt>
                      <c:pt idx="3147" formatCode="General">
                        <c:v>240.14099999999999</c:v>
                      </c:pt>
                      <c:pt idx="3148" formatCode="General">
                        <c:v>240.15100000000001</c:v>
                      </c:pt>
                      <c:pt idx="3149" formatCode="General">
                        <c:v>240.161</c:v>
                      </c:pt>
                      <c:pt idx="3150" formatCode="General">
                        <c:v>240.17099999999999</c:v>
                      </c:pt>
                      <c:pt idx="3151" formatCode="General">
                        <c:v>240.18100000000001</c:v>
                      </c:pt>
                      <c:pt idx="3152" formatCode="General">
                        <c:v>240.191</c:v>
                      </c:pt>
                      <c:pt idx="3153" formatCode="General">
                        <c:v>240.20099999999999</c:v>
                      </c:pt>
                      <c:pt idx="3154" formatCode="General">
                        <c:v>240.21100000000001</c:v>
                      </c:pt>
                      <c:pt idx="3155" formatCode="General">
                        <c:v>240.221</c:v>
                      </c:pt>
                      <c:pt idx="3156" formatCode="General">
                        <c:v>240.23099999999999</c:v>
                      </c:pt>
                      <c:pt idx="3157" formatCode="General">
                        <c:v>240.24100000000001</c:v>
                      </c:pt>
                      <c:pt idx="3158" formatCode="General">
                        <c:v>240.251</c:v>
                      </c:pt>
                      <c:pt idx="3159" formatCode="General">
                        <c:v>240.261</c:v>
                      </c:pt>
                      <c:pt idx="3160" formatCode="General">
                        <c:v>240.27099999999999</c:v>
                      </c:pt>
                      <c:pt idx="3161" formatCode="General">
                        <c:v>240.28100000000001</c:v>
                      </c:pt>
                      <c:pt idx="3162" formatCode="General">
                        <c:v>240.291</c:v>
                      </c:pt>
                      <c:pt idx="3163" formatCode="General">
                        <c:v>240.30099999999999</c:v>
                      </c:pt>
                      <c:pt idx="3164" formatCode="General">
                        <c:v>240.31100000000001</c:v>
                      </c:pt>
                      <c:pt idx="3165" formatCode="General">
                        <c:v>240.321</c:v>
                      </c:pt>
                      <c:pt idx="3166" formatCode="General">
                        <c:v>240.33099999999999</c:v>
                      </c:pt>
                      <c:pt idx="3167" formatCode="General">
                        <c:v>240.34100000000001</c:v>
                      </c:pt>
                      <c:pt idx="3168" formatCode="General">
                        <c:v>240.351</c:v>
                      </c:pt>
                      <c:pt idx="3169" formatCode="General">
                        <c:v>240.36099999999999</c:v>
                      </c:pt>
                      <c:pt idx="3170" formatCode="General">
                        <c:v>240.37100000000001</c:v>
                      </c:pt>
                      <c:pt idx="3171" formatCode="General">
                        <c:v>240.381</c:v>
                      </c:pt>
                      <c:pt idx="3172" formatCode="General">
                        <c:v>240.39099999999999</c:v>
                      </c:pt>
                      <c:pt idx="3173" formatCode="General">
                        <c:v>240.40100000000001</c:v>
                      </c:pt>
                      <c:pt idx="3174" formatCode="General">
                        <c:v>240.411</c:v>
                      </c:pt>
                      <c:pt idx="3175" formatCode="General">
                        <c:v>240.42099999999999</c:v>
                      </c:pt>
                      <c:pt idx="3176" formatCode="General">
                        <c:v>240.43100000000001</c:v>
                      </c:pt>
                      <c:pt idx="3177" formatCode="General">
                        <c:v>240.441</c:v>
                      </c:pt>
                      <c:pt idx="3178" formatCode="General">
                        <c:v>240.45099999999999</c:v>
                      </c:pt>
                      <c:pt idx="3179" formatCode="General">
                        <c:v>240.46100000000001</c:v>
                      </c:pt>
                      <c:pt idx="3180" formatCode="General">
                        <c:v>240.471</c:v>
                      </c:pt>
                      <c:pt idx="3181" formatCode="General">
                        <c:v>240.48099999999999</c:v>
                      </c:pt>
                      <c:pt idx="3182" formatCode="General">
                        <c:v>240.49100000000001</c:v>
                      </c:pt>
                      <c:pt idx="3183" formatCode="General">
                        <c:v>240.501</c:v>
                      </c:pt>
                      <c:pt idx="3184" formatCode="General">
                        <c:v>240.511</c:v>
                      </c:pt>
                      <c:pt idx="3185" formatCode="General">
                        <c:v>240.52099999999999</c:v>
                      </c:pt>
                      <c:pt idx="3186" formatCode="General">
                        <c:v>240.53100000000001</c:v>
                      </c:pt>
                      <c:pt idx="3187" formatCode="General">
                        <c:v>240.541</c:v>
                      </c:pt>
                      <c:pt idx="3188" formatCode="General">
                        <c:v>240.55099999999999</c:v>
                      </c:pt>
                      <c:pt idx="3189" formatCode="General">
                        <c:v>240.56100000000001</c:v>
                      </c:pt>
                      <c:pt idx="3190" formatCode="General">
                        <c:v>240.571</c:v>
                      </c:pt>
                      <c:pt idx="3191" formatCode="General">
                        <c:v>240.58099999999999</c:v>
                      </c:pt>
                      <c:pt idx="3192" formatCode="General">
                        <c:v>240.59100000000001</c:v>
                      </c:pt>
                      <c:pt idx="3193" formatCode="General">
                        <c:v>240.601</c:v>
                      </c:pt>
                      <c:pt idx="3194" formatCode="General">
                        <c:v>240.61099999999999</c:v>
                      </c:pt>
                      <c:pt idx="3195" formatCode="General">
                        <c:v>240.62100000000001</c:v>
                      </c:pt>
                      <c:pt idx="3196" formatCode="General">
                        <c:v>240.631</c:v>
                      </c:pt>
                      <c:pt idx="3197" formatCode="General">
                        <c:v>240.64099999999999</c:v>
                      </c:pt>
                      <c:pt idx="3198" formatCode="General">
                        <c:v>240.65100000000001</c:v>
                      </c:pt>
                      <c:pt idx="3199" formatCode="General">
                        <c:v>240.661</c:v>
                      </c:pt>
                      <c:pt idx="3200" formatCode="General">
                        <c:v>240.67099999999999</c:v>
                      </c:pt>
                      <c:pt idx="3201" formatCode="General">
                        <c:v>240.68100000000001</c:v>
                      </c:pt>
                      <c:pt idx="3202" formatCode="General">
                        <c:v>240.691</c:v>
                      </c:pt>
                      <c:pt idx="3203" formatCode="General">
                        <c:v>240.70099999999999</c:v>
                      </c:pt>
                      <c:pt idx="3204" formatCode="General">
                        <c:v>240.71100000000001</c:v>
                      </c:pt>
                      <c:pt idx="3205" formatCode="General">
                        <c:v>240.721</c:v>
                      </c:pt>
                      <c:pt idx="3206" formatCode="General">
                        <c:v>240.73099999999999</c:v>
                      </c:pt>
                      <c:pt idx="3207" formatCode="General">
                        <c:v>240.74100000000001</c:v>
                      </c:pt>
                      <c:pt idx="3208" formatCode="General">
                        <c:v>240.751</c:v>
                      </c:pt>
                      <c:pt idx="3209" formatCode="General">
                        <c:v>240.761</c:v>
                      </c:pt>
                      <c:pt idx="3210" formatCode="General">
                        <c:v>240.77099999999999</c:v>
                      </c:pt>
                      <c:pt idx="3211" formatCode="General">
                        <c:v>240.78100000000001</c:v>
                      </c:pt>
                      <c:pt idx="3212" formatCode="General">
                        <c:v>240.791</c:v>
                      </c:pt>
                      <c:pt idx="3213" formatCode="General">
                        <c:v>240.80099999999999</c:v>
                      </c:pt>
                      <c:pt idx="3214" formatCode="General">
                        <c:v>240.81100000000001</c:v>
                      </c:pt>
                      <c:pt idx="3215" formatCode="General">
                        <c:v>240.821</c:v>
                      </c:pt>
                      <c:pt idx="3216" formatCode="General">
                        <c:v>240.83099999999999</c:v>
                      </c:pt>
                      <c:pt idx="3217" formatCode="General">
                        <c:v>240.84100000000001</c:v>
                      </c:pt>
                      <c:pt idx="3218" formatCode="General">
                        <c:v>240.851</c:v>
                      </c:pt>
                      <c:pt idx="3219" formatCode="General">
                        <c:v>240.86099999999999</c:v>
                      </c:pt>
                      <c:pt idx="3220" formatCode="General">
                        <c:v>240.87100000000001</c:v>
                      </c:pt>
                      <c:pt idx="3221" formatCode="General">
                        <c:v>240.881</c:v>
                      </c:pt>
                      <c:pt idx="3222" formatCode="General">
                        <c:v>240.89099999999999</c:v>
                      </c:pt>
                      <c:pt idx="3223" formatCode="General">
                        <c:v>240.90100000000001</c:v>
                      </c:pt>
                      <c:pt idx="3224" formatCode="General">
                        <c:v>240.911</c:v>
                      </c:pt>
                      <c:pt idx="3225" formatCode="General">
                        <c:v>240.92099999999999</c:v>
                      </c:pt>
                      <c:pt idx="3226" formatCode="General">
                        <c:v>240.93100000000001</c:v>
                      </c:pt>
                      <c:pt idx="3227" formatCode="General">
                        <c:v>240.941</c:v>
                      </c:pt>
                      <c:pt idx="3228" formatCode="General">
                        <c:v>240.95099999999999</c:v>
                      </c:pt>
                      <c:pt idx="3229" formatCode="General">
                        <c:v>240.96100000000001</c:v>
                      </c:pt>
                      <c:pt idx="3230" formatCode="General">
                        <c:v>240.971</c:v>
                      </c:pt>
                      <c:pt idx="3231" formatCode="General">
                        <c:v>240.98099999999999</c:v>
                      </c:pt>
                      <c:pt idx="3232" formatCode="General">
                        <c:v>240.99100000000001</c:v>
                      </c:pt>
                      <c:pt idx="3233" formatCode="General">
                        <c:v>241.001</c:v>
                      </c:pt>
                      <c:pt idx="3234" formatCode="General">
                        <c:v>241.011</c:v>
                      </c:pt>
                      <c:pt idx="3235" formatCode="General">
                        <c:v>241.02099999999999</c:v>
                      </c:pt>
                      <c:pt idx="3236" formatCode="General">
                        <c:v>241.03100000000001</c:v>
                      </c:pt>
                      <c:pt idx="3237" formatCode="General">
                        <c:v>241.041</c:v>
                      </c:pt>
                      <c:pt idx="3238" formatCode="General">
                        <c:v>241.05099999999999</c:v>
                      </c:pt>
                      <c:pt idx="3239" formatCode="General">
                        <c:v>241.06100000000001</c:v>
                      </c:pt>
                      <c:pt idx="3240" formatCode="General">
                        <c:v>241.071</c:v>
                      </c:pt>
                      <c:pt idx="3241" formatCode="General">
                        <c:v>241.08099999999999</c:v>
                      </c:pt>
                      <c:pt idx="3242" formatCode="General">
                        <c:v>241.09100000000001</c:v>
                      </c:pt>
                      <c:pt idx="3243" formatCode="General">
                        <c:v>241.101</c:v>
                      </c:pt>
                      <c:pt idx="3244" formatCode="General">
                        <c:v>241.11099999999999</c:v>
                      </c:pt>
                      <c:pt idx="3245" formatCode="General">
                        <c:v>241.12100000000001</c:v>
                      </c:pt>
                      <c:pt idx="3246" formatCode="General">
                        <c:v>241.131</c:v>
                      </c:pt>
                      <c:pt idx="3247" formatCode="General">
                        <c:v>241.14099999999999</c:v>
                      </c:pt>
                      <c:pt idx="3248" formatCode="General">
                        <c:v>241.15100000000001</c:v>
                      </c:pt>
                      <c:pt idx="3249" formatCode="General">
                        <c:v>241.161</c:v>
                      </c:pt>
                      <c:pt idx="3250" formatCode="General">
                        <c:v>241.17099999999999</c:v>
                      </c:pt>
                      <c:pt idx="3251" formatCode="General">
                        <c:v>241.18100000000001</c:v>
                      </c:pt>
                      <c:pt idx="3252" formatCode="General">
                        <c:v>241.191</c:v>
                      </c:pt>
                      <c:pt idx="3253" formatCode="General">
                        <c:v>241.20099999999999</c:v>
                      </c:pt>
                      <c:pt idx="3254" formatCode="General">
                        <c:v>241.21100000000001</c:v>
                      </c:pt>
                      <c:pt idx="3255" formatCode="General">
                        <c:v>241.221</c:v>
                      </c:pt>
                      <c:pt idx="3256" formatCode="General">
                        <c:v>241.23099999999999</c:v>
                      </c:pt>
                      <c:pt idx="3257" formatCode="General">
                        <c:v>241.24100000000001</c:v>
                      </c:pt>
                      <c:pt idx="3258" formatCode="General">
                        <c:v>241.251</c:v>
                      </c:pt>
                      <c:pt idx="3259" formatCode="General">
                        <c:v>241.261</c:v>
                      </c:pt>
                      <c:pt idx="3260" formatCode="General">
                        <c:v>241.27099999999999</c:v>
                      </c:pt>
                      <c:pt idx="3261" formatCode="General">
                        <c:v>241.28100000000001</c:v>
                      </c:pt>
                      <c:pt idx="3262" formatCode="General">
                        <c:v>241.291</c:v>
                      </c:pt>
                      <c:pt idx="3263" formatCode="General">
                        <c:v>241.30099999999999</c:v>
                      </c:pt>
                      <c:pt idx="3264" formatCode="General">
                        <c:v>241.31100000000001</c:v>
                      </c:pt>
                      <c:pt idx="3265" formatCode="General">
                        <c:v>241.321</c:v>
                      </c:pt>
                      <c:pt idx="3266" formatCode="General">
                        <c:v>241.33099999999999</c:v>
                      </c:pt>
                      <c:pt idx="3267" formatCode="General">
                        <c:v>241.34100000000001</c:v>
                      </c:pt>
                      <c:pt idx="3268" formatCode="General">
                        <c:v>241.351</c:v>
                      </c:pt>
                      <c:pt idx="3269" formatCode="General">
                        <c:v>241.36099999999999</c:v>
                      </c:pt>
                      <c:pt idx="3270" formatCode="General">
                        <c:v>241.37100000000001</c:v>
                      </c:pt>
                      <c:pt idx="3271" formatCode="General">
                        <c:v>241.381</c:v>
                      </c:pt>
                      <c:pt idx="3272" formatCode="General">
                        <c:v>241.39099999999999</c:v>
                      </c:pt>
                      <c:pt idx="3273" formatCode="General">
                        <c:v>241.40100000000001</c:v>
                      </c:pt>
                      <c:pt idx="3274" formatCode="General">
                        <c:v>241.411</c:v>
                      </c:pt>
                      <c:pt idx="3275" formatCode="General">
                        <c:v>241.42099999999999</c:v>
                      </c:pt>
                      <c:pt idx="3276" formatCode="General">
                        <c:v>241.43100000000001</c:v>
                      </c:pt>
                      <c:pt idx="3277" formatCode="General">
                        <c:v>241.441</c:v>
                      </c:pt>
                      <c:pt idx="3278" formatCode="General">
                        <c:v>241.45099999999999</c:v>
                      </c:pt>
                      <c:pt idx="3279" formatCode="General">
                        <c:v>241.45400000000001</c:v>
                      </c:pt>
                      <c:pt idx="3280" formatCode="General">
                        <c:v>241.45400000000001</c:v>
                      </c:pt>
                      <c:pt idx="3281" formatCode="General">
                        <c:v>242.45400000000001</c:v>
                      </c:pt>
                      <c:pt idx="3282" formatCode="General">
                        <c:v>243.45400000000001</c:v>
                      </c:pt>
                      <c:pt idx="3283" formatCode="General">
                        <c:v>244.45400000000001</c:v>
                      </c:pt>
                      <c:pt idx="3284" formatCode="General">
                        <c:v>245.45400000000001</c:v>
                      </c:pt>
                      <c:pt idx="3285" formatCode="General">
                        <c:v>246.45400000000001</c:v>
                      </c:pt>
                      <c:pt idx="3286" formatCode="General">
                        <c:v>247.45400000000001</c:v>
                      </c:pt>
                      <c:pt idx="3287" formatCode="General">
                        <c:v>248.45400000000001</c:v>
                      </c:pt>
                      <c:pt idx="3288" formatCode="General">
                        <c:v>249.45400000000001</c:v>
                      </c:pt>
                      <c:pt idx="3289" formatCode="General">
                        <c:v>250.45400000000001</c:v>
                      </c:pt>
                      <c:pt idx="3290" formatCode="General">
                        <c:v>251.45400000000001</c:v>
                      </c:pt>
                      <c:pt idx="3291" formatCode="General">
                        <c:v>252.45400000000001</c:v>
                      </c:pt>
                      <c:pt idx="3292" formatCode="General">
                        <c:v>253.45400000000001</c:v>
                      </c:pt>
                      <c:pt idx="3293" formatCode="General">
                        <c:v>254.45400000000001</c:v>
                      </c:pt>
                      <c:pt idx="3294" formatCode="General">
                        <c:v>255.45400000000001</c:v>
                      </c:pt>
                      <c:pt idx="3295" formatCode="General">
                        <c:v>256.45400000000001</c:v>
                      </c:pt>
                      <c:pt idx="3296" formatCode="General">
                        <c:v>257.45400000000001</c:v>
                      </c:pt>
                      <c:pt idx="3297" formatCode="General">
                        <c:v>258.45400000000001</c:v>
                      </c:pt>
                      <c:pt idx="3298" formatCode="General">
                        <c:v>259.45400000000001</c:v>
                      </c:pt>
                      <c:pt idx="3299" formatCode="General">
                        <c:v>260.45400000000001</c:v>
                      </c:pt>
                      <c:pt idx="3300" formatCode="General">
                        <c:v>261.45400000000001</c:v>
                      </c:pt>
                      <c:pt idx="3301" formatCode="General">
                        <c:v>262.45400000000001</c:v>
                      </c:pt>
                      <c:pt idx="3302" formatCode="General">
                        <c:v>263.45400000000001</c:v>
                      </c:pt>
                      <c:pt idx="3303" formatCode="General">
                        <c:v>264.45400000000001</c:v>
                      </c:pt>
                      <c:pt idx="3304" formatCode="General">
                        <c:v>265.45400000000001</c:v>
                      </c:pt>
                      <c:pt idx="3305" formatCode="General">
                        <c:v>266.45400000000001</c:v>
                      </c:pt>
                      <c:pt idx="3306" formatCode="General">
                        <c:v>267.45400000000001</c:v>
                      </c:pt>
                      <c:pt idx="3307" formatCode="General">
                        <c:v>268.45400000000001</c:v>
                      </c:pt>
                      <c:pt idx="3308" formatCode="General">
                        <c:v>269.45400000000001</c:v>
                      </c:pt>
                      <c:pt idx="3309" formatCode="General">
                        <c:v>270.45400000000001</c:v>
                      </c:pt>
                      <c:pt idx="3310" formatCode="General">
                        <c:v>271.45400000000001</c:v>
                      </c:pt>
                      <c:pt idx="3311" formatCode="General">
                        <c:v>272.45400000000001</c:v>
                      </c:pt>
                      <c:pt idx="3312" formatCode="General">
                        <c:v>273.45400000000001</c:v>
                      </c:pt>
                      <c:pt idx="3313" formatCode="General">
                        <c:v>274.45400000000001</c:v>
                      </c:pt>
                      <c:pt idx="3314" formatCode="General">
                        <c:v>275.45400000000001</c:v>
                      </c:pt>
                      <c:pt idx="3315" formatCode="General">
                        <c:v>276.45400000000001</c:v>
                      </c:pt>
                      <c:pt idx="3316" formatCode="General">
                        <c:v>277.45400000000001</c:v>
                      </c:pt>
                      <c:pt idx="3317" formatCode="General">
                        <c:v>278.45400000000001</c:v>
                      </c:pt>
                      <c:pt idx="3318" formatCode="General">
                        <c:v>279.45400000000001</c:v>
                      </c:pt>
                      <c:pt idx="3319" formatCode="General">
                        <c:v>280.45400000000001</c:v>
                      </c:pt>
                      <c:pt idx="3320" formatCode="General">
                        <c:v>281.45400000000001</c:v>
                      </c:pt>
                      <c:pt idx="3321" formatCode="General">
                        <c:v>282.45400000000001</c:v>
                      </c:pt>
                      <c:pt idx="3322" formatCode="General">
                        <c:v>283.45400000000001</c:v>
                      </c:pt>
                      <c:pt idx="3323" formatCode="General">
                        <c:v>284.45400000000001</c:v>
                      </c:pt>
                      <c:pt idx="3324" formatCode="General">
                        <c:v>285.45400000000001</c:v>
                      </c:pt>
                      <c:pt idx="3325" formatCode="General">
                        <c:v>286.45400000000001</c:v>
                      </c:pt>
                      <c:pt idx="3326" formatCode="General">
                        <c:v>287.45400000000001</c:v>
                      </c:pt>
                      <c:pt idx="3327" formatCode="General">
                        <c:v>288.45400000000001</c:v>
                      </c:pt>
                      <c:pt idx="3328" formatCode="General">
                        <c:v>289.45400000000001</c:v>
                      </c:pt>
                      <c:pt idx="3329" formatCode="General">
                        <c:v>290.45400000000001</c:v>
                      </c:pt>
                      <c:pt idx="3330" formatCode="General">
                        <c:v>291.45400000000001</c:v>
                      </c:pt>
                      <c:pt idx="3331" formatCode="General">
                        <c:v>292.45400000000001</c:v>
                      </c:pt>
                      <c:pt idx="3332" formatCode="General">
                        <c:v>293.45400000000001</c:v>
                      </c:pt>
                      <c:pt idx="3333" formatCode="General">
                        <c:v>294.45400000000001</c:v>
                      </c:pt>
                      <c:pt idx="3334" formatCode="General">
                        <c:v>295.45400000000001</c:v>
                      </c:pt>
                      <c:pt idx="3335" formatCode="General">
                        <c:v>296.45400000000001</c:v>
                      </c:pt>
                      <c:pt idx="3336" formatCode="General">
                        <c:v>297.45400000000001</c:v>
                      </c:pt>
                      <c:pt idx="3337" formatCode="General">
                        <c:v>298.45400000000001</c:v>
                      </c:pt>
                      <c:pt idx="3338" formatCode="General">
                        <c:v>299.45400000000001</c:v>
                      </c:pt>
                      <c:pt idx="3339" formatCode="General">
                        <c:v>300.45400000000001</c:v>
                      </c:pt>
                      <c:pt idx="3340" formatCode="General">
                        <c:v>301.45400000000001</c:v>
                      </c:pt>
                      <c:pt idx="3341" formatCode="General">
                        <c:v>302.45400000000001</c:v>
                      </c:pt>
                      <c:pt idx="3342" formatCode="General">
                        <c:v>303.45400000000001</c:v>
                      </c:pt>
                      <c:pt idx="3343" formatCode="General">
                        <c:v>304.45400000000001</c:v>
                      </c:pt>
                      <c:pt idx="3344" formatCode="General">
                        <c:v>305.45400000000001</c:v>
                      </c:pt>
                      <c:pt idx="3345" formatCode="General">
                        <c:v>306.45400000000001</c:v>
                      </c:pt>
                      <c:pt idx="3346" formatCode="General">
                        <c:v>307.45400000000001</c:v>
                      </c:pt>
                      <c:pt idx="3347" formatCode="General">
                        <c:v>308.45400000000001</c:v>
                      </c:pt>
                      <c:pt idx="3348" formatCode="General">
                        <c:v>309.45400000000001</c:v>
                      </c:pt>
                      <c:pt idx="3349" formatCode="General">
                        <c:v>310.45400000000001</c:v>
                      </c:pt>
                      <c:pt idx="3350" formatCode="General">
                        <c:v>311.45400000000001</c:v>
                      </c:pt>
                      <c:pt idx="3351" formatCode="General">
                        <c:v>311.75599999999997</c:v>
                      </c:pt>
                      <c:pt idx="3352" formatCode="General">
                        <c:v>311.75599999999997</c:v>
                      </c:pt>
                      <c:pt idx="3353" formatCode="General">
                        <c:v>311.76600000000002</c:v>
                      </c:pt>
                      <c:pt idx="3354" formatCode="General">
                        <c:v>311.77600000000001</c:v>
                      </c:pt>
                      <c:pt idx="3355" formatCode="General">
                        <c:v>311.786</c:v>
                      </c:pt>
                      <c:pt idx="3356" formatCode="General">
                        <c:v>311.79599999999999</c:v>
                      </c:pt>
                      <c:pt idx="3357" formatCode="General">
                        <c:v>311.80599999999998</c:v>
                      </c:pt>
                      <c:pt idx="3358" formatCode="General">
                        <c:v>311.81599999999997</c:v>
                      </c:pt>
                      <c:pt idx="3359" formatCode="General">
                        <c:v>311.82600000000002</c:v>
                      </c:pt>
                      <c:pt idx="3360" formatCode="General">
                        <c:v>311.83600000000001</c:v>
                      </c:pt>
                      <c:pt idx="3361" formatCode="General">
                        <c:v>311.846</c:v>
                      </c:pt>
                      <c:pt idx="3362" formatCode="General">
                        <c:v>311.85599999999999</c:v>
                      </c:pt>
                      <c:pt idx="3363" formatCode="General">
                        <c:v>311.86599999999999</c:v>
                      </c:pt>
                      <c:pt idx="3364" formatCode="General">
                        <c:v>311.87599999999998</c:v>
                      </c:pt>
                      <c:pt idx="3365" formatCode="General">
                        <c:v>311.88600000000002</c:v>
                      </c:pt>
                      <c:pt idx="3366" formatCode="General">
                        <c:v>311.89600000000002</c:v>
                      </c:pt>
                      <c:pt idx="3367" formatCode="General">
                        <c:v>311.90600000000001</c:v>
                      </c:pt>
                      <c:pt idx="3368" formatCode="General">
                        <c:v>311.916</c:v>
                      </c:pt>
                      <c:pt idx="3369" formatCode="General">
                        <c:v>311.92599999999999</c:v>
                      </c:pt>
                      <c:pt idx="3370" formatCode="General">
                        <c:v>311.93599999999998</c:v>
                      </c:pt>
                      <c:pt idx="3371" formatCode="General">
                        <c:v>311.94600000000003</c:v>
                      </c:pt>
                      <c:pt idx="3372" formatCode="General">
                        <c:v>311.95600000000002</c:v>
                      </c:pt>
                      <c:pt idx="3373" formatCode="General">
                        <c:v>311.96600000000001</c:v>
                      </c:pt>
                      <c:pt idx="3374" formatCode="General">
                        <c:v>311.976</c:v>
                      </c:pt>
                      <c:pt idx="3375" formatCode="General">
                        <c:v>311.98599999999999</c:v>
                      </c:pt>
                      <c:pt idx="3376" formatCode="General">
                        <c:v>311.99599999999998</c:v>
                      </c:pt>
                      <c:pt idx="3377" formatCode="General">
                        <c:v>312.00599999999997</c:v>
                      </c:pt>
                      <c:pt idx="3378" formatCode="General">
                        <c:v>312.01600000000002</c:v>
                      </c:pt>
                      <c:pt idx="3379" formatCode="General">
                        <c:v>312.02600000000001</c:v>
                      </c:pt>
                      <c:pt idx="3380" formatCode="General">
                        <c:v>312.036</c:v>
                      </c:pt>
                      <c:pt idx="3381" formatCode="General">
                        <c:v>312.04599999999999</c:v>
                      </c:pt>
                      <c:pt idx="3382" formatCode="General">
                        <c:v>312.05599999999998</c:v>
                      </c:pt>
                      <c:pt idx="3383" formatCode="General">
                        <c:v>312.06599999999997</c:v>
                      </c:pt>
                      <c:pt idx="3384" formatCode="General">
                        <c:v>312.07600000000002</c:v>
                      </c:pt>
                      <c:pt idx="3385" formatCode="General">
                        <c:v>312.08600000000001</c:v>
                      </c:pt>
                      <c:pt idx="3386" formatCode="General">
                        <c:v>312.096</c:v>
                      </c:pt>
                      <c:pt idx="3387" formatCode="General">
                        <c:v>312.10599999999999</c:v>
                      </c:pt>
                      <c:pt idx="3388" formatCode="General">
                        <c:v>312.11599999999999</c:v>
                      </c:pt>
                      <c:pt idx="3389" formatCode="General">
                        <c:v>312.12599999999998</c:v>
                      </c:pt>
                      <c:pt idx="3390" formatCode="General">
                        <c:v>312.13600000000002</c:v>
                      </c:pt>
                      <c:pt idx="3391" formatCode="General">
                        <c:v>312.14600000000002</c:v>
                      </c:pt>
                      <c:pt idx="3392" formatCode="General">
                        <c:v>312.15600000000001</c:v>
                      </c:pt>
                      <c:pt idx="3393" formatCode="General">
                        <c:v>312.166</c:v>
                      </c:pt>
                      <c:pt idx="3394" formatCode="General">
                        <c:v>312.17599999999999</c:v>
                      </c:pt>
                      <c:pt idx="3395" formatCode="General">
                        <c:v>312.18599999999998</c:v>
                      </c:pt>
                      <c:pt idx="3396" formatCode="General">
                        <c:v>312.19600000000003</c:v>
                      </c:pt>
                      <c:pt idx="3397" formatCode="General">
                        <c:v>312.20600000000002</c:v>
                      </c:pt>
                      <c:pt idx="3398" formatCode="General">
                        <c:v>312.21600000000001</c:v>
                      </c:pt>
                      <c:pt idx="3399" formatCode="General">
                        <c:v>312.226</c:v>
                      </c:pt>
                      <c:pt idx="3400" formatCode="General">
                        <c:v>312.23599999999999</c:v>
                      </c:pt>
                      <c:pt idx="3401" formatCode="General">
                        <c:v>312.24599999999998</c:v>
                      </c:pt>
                      <c:pt idx="3402" formatCode="General">
                        <c:v>312.25599999999997</c:v>
                      </c:pt>
                      <c:pt idx="3403" formatCode="General">
                        <c:v>312.26600000000002</c:v>
                      </c:pt>
                      <c:pt idx="3404" formatCode="General">
                        <c:v>312.27600000000001</c:v>
                      </c:pt>
                      <c:pt idx="3405" formatCode="General">
                        <c:v>312.286</c:v>
                      </c:pt>
                      <c:pt idx="3406" formatCode="General">
                        <c:v>312.29599999999999</c:v>
                      </c:pt>
                      <c:pt idx="3407" formatCode="General">
                        <c:v>312.30599999999998</c:v>
                      </c:pt>
                      <c:pt idx="3408" formatCode="General">
                        <c:v>312.31599999999997</c:v>
                      </c:pt>
                      <c:pt idx="3409" formatCode="General">
                        <c:v>312.32600000000002</c:v>
                      </c:pt>
                      <c:pt idx="3410" formatCode="General">
                        <c:v>312.33600000000001</c:v>
                      </c:pt>
                      <c:pt idx="3411" formatCode="General">
                        <c:v>312.346</c:v>
                      </c:pt>
                      <c:pt idx="3412" formatCode="General">
                        <c:v>312.35599999999999</c:v>
                      </c:pt>
                      <c:pt idx="3413" formatCode="General">
                        <c:v>312.36599999999999</c:v>
                      </c:pt>
                      <c:pt idx="3414" formatCode="General">
                        <c:v>312.37599999999998</c:v>
                      </c:pt>
                      <c:pt idx="3415" formatCode="General">
                        <c:v>312.38600000000002</c:v>
                      </c:pt>
                      <c:pt idx="3416" formatCode="General">
                        <c:v>312.39600000000002</c:v>
                      </c:pt>
                      <c:pt idx="3417" formatCode="General">
                        <c:v>312.40600000000001</c:v>
                      </c:pt>
                      <c:pt idx="3418" formatCode="General">
                        <c:v>312.416</c:v>
                      </c:pt>
                      <c:pt idx="3419" formatCode="General">
                        <c:v>312.42599999999999</c:v>
                      </c:pt>
                      <c:pt idx="3420" formatCode="General">
                        <c:v>312.43599999999998</c:v>
                      </c:pt>
                      <c:pt idx="3421" formatCode="General">
                        <c:v>312.44600000000003</c:v>
                      </c:pt>
                      <c:pt idx="3422" formatCode="General">
                        <c:v>312.45600000000002</c:v>
                      </c:pt>
                      <c:pt idx="3423" formatCode="General">
                        <c:v>312.46600000000001</c:v>
                      </c:pt>
                      <c:pt idx="3424" formatCode="General">
                        <c:v>312.476</c:v>
                      </c:pt>
                      <c:pt idx="3425" formatCode="General">
                        <c:v>312.48599999999999</c:v>
                      </c:pt>
                      <c:pt idx="3426" formatCode="General">
                        <c:v>312.49599999999998</c:v>
                      </c:pt>
                      <c:pt idx="3427" formatCode="General">
                        <c:v>312.50599999999997</c:v>
                      </c:pt>
                      <c:pt idx="3428" formatCode="General">
                        <c:v>312.51600000000002</c:v>
                      </c:pt>
                      <c:pt idx="3429" formatCode="General">
                        <c:v>312.52600000000001</c:v>
                      </c:pt>
                      <c:pt idx="3430" formatCode="General">
                        <c:v>312.536</c:v>
                      </c:pt>
                      <c:pt idx="3431" formatCode="General">
                        <c:v>312.54599999999999</c:v>
                      </c:pt>
                      <c:pt idx="3432" formatCode="General">
                        <c:v>312.55599999999998</c:v>
                      </c:pt>
                      <c:pt idx="3433" formatCode="General">
                        <c:v>312.56599999999997</c:v>
                      </c:pt>
                      <c:pt idx="3434" formatCode="General">
                        <c:v>312.57600000000002</c:v>
                      </c:pt>
                      <c:pt idx="3435" formatCode="General">
                        <c:v>312.58600000000001</c:v>
                      </c:pt>
                      <c:pt idx="3436" formatCode="General">
                        <c:v>312.596</c:v>
                      </c:pt>
                      <c:pt idx="3437" formatCode="General">
                        <c:v>312.60599999999999</c:v>
                      </c:pt>
                      <c:pt idx="3438" formatCode="General">
                        <c:v>312.61599999999999</c:v>
                      </c:pt>
                      <c:pt idx="3439" formatCode="General">
                        <c:v>312.62599999999998</c:v>
                      </c:pt>
                      <c:pt idx="3440" formatCode="General">
                        <c:v>312.63600000000002</c:v>
                      </c:pt>
                      <c:pt idx="3441" formatCode="General">
                        <c:v>312.64600000000002</c:v>
                      </c:pt>
                      <c:pt idx="3442" formatCode="General">
                        <c:v>312.65600000000001</c:v>
                      </c:pt>
                      <c:pt idx="3443" formatCode="General">
                        <c:v>312.666</c:v>
                      </c:pt>
                      <c:pt idx="3444" formatCode="General">
                        <c:v>312.67599999999999</c:v>
                      </c:pt>
                      <c:pt idx="3445" formatCode="General">
                        <c:v>312.68599999999998</c:v>
                      </c:pt>
                      <c:pt idx="3446" formatCode="General">
                        <c:v>312.69600000000003</c:v>
                      </c:pt>
                      <c:pt idx="3447" formatCode="General">
                        <c:v>312.70600000000002</c:v>
                      </c:pt>
                      <c:pt idx="3448" formatCode="General">
                        <c:v>312.71600000000001</c:v>
                      </c:pt>
                      <c:pt idx="3449" formatCode="General">
                        <c:v>312.726</c:v>
                      </c:pt>
                      <c:pt idx="3450" formatCode="General">
                        <c:v>312.73599999999999</c:v>
                      </c:pt>
                      <c:pt idx="3451" formatCode="General">
                        <c:v>312.74599999999998</c:v>
                      </c:pt>
                      <c:pt idx="3452" formatCode="General">
                        <c:v>312.75599999999997</c:v>
                      </c:pt>
                      <c:pt idx="3453" formatCode="General">
                        <c:v>312.76600000000002</c:v>
                      </c:pt>
                      <c:pt idx="3454" formatCode="General">
                        <c:v>312.77600000000001</c:v>
                      </c:pt>
                      <c:pt idx="3455" formatCode="General">
                        <c:v>312.786</c:v>
                      </c:pt>
                      <c:pt idx="3456" formatCode="General">
                        <c:v>312.79599999999999</c:v>
                      </c:pt>
                      <c:pt idx="3457" formatCode="General">
                        <c:v>312.80599999999998</c:v>
                      </c:pt>
                      <c:pt idx="3458" formatCode="General">
                        <c:v>312.81599999999997</c:v>
                      </c:pt>
                      <c:pt idx="3459" formatCode="General">
                        <c:v>312.82600000000002</c:v>
                      </c:pt>
                      <c:pt idx="3460" formatCode="General">
                        <c:v>312.83600000000001</c:v>
                      </c:pt>
                      <c:pt idx="3461" formatCode="General">
                        <c:v>312.846</c:v>
                      </c:pt>
                      <c:pt idx="3462" formatCode="General">
                        <c:v>312.85599999999999</c:v>
                      </c:pt>
                      <c:pt idx="3463" formatCode="General">
                        <c:v>312.86599999999999</c:v>
                      </c:pt>
                      <c:pt idx="3464" formatCode="General">
                        <c:v>312.87599999999998</c:v>
                      </c:pt>
                      <c:pt idx="3465" formatCode="General">
                        <c:v>312.88600000000002</c:v>
                      </c:pt>
                      <c:pt idx="3466" formatCode="General">
                        <c:v>312.89600000000002</c:v>
                      </c:pt>
                      <c:pt idx="3467" formatCode="General">
                        <c:v>312.90600000000001</c:v>
                      </c:pt>
                      <c:pt idx="3468" formatCode="General">
                        <c:v>312.916</c:v>
                      </c:pt>
                      <c:pt idx="3469" formatCode="General">
                        <c:v>312.92599999999999</c:v>
                      </c:pt>
                      <c:pt idx="3470" formatCode="General">
                        <c:v>312.93599999999998</c:v>
                      </c:pt>
                      <c:pt idx="3471" formatCode="General">
                        <c:v>312.94600000000003</c:v>
                      </c:pt>
                      <c:pt idx="3472" formatCode="General">
                        <c:v>312.95600000000002</c:v>
                      </c:pt>
                      <c:pt idx="3473" formatCode="General">
                        <c:v>312.96600000000001</c:v>
                      </c:pt>
                      <c:pt idx="3474" formatCode="General">
                        <c:v>312.976</c:v>
                      </c:pt>
                      <c:pt idx="3475" formatCode="General">
                        <c:v>312.98599999999999</c:v>
                      </c:pt>
                      <c:pt idx="3476" formatCode="General">
                        <c:v>312.99599999999998</c:v>
                      </c:pt>
                      <c:pt idx="3477" formatCode="General">
                        <c:v>313.00599999999997</c:v>
                      </c:pt>
                      <c:pt idx="3478" formatCode="General">
                        <c:v>313.01600000000002</c:v>
                      </c:pt>
                      <c:pt idx="3479" formatCode="General">
                        <c:v>313.02600000000001</c:v>
                      </c:pt>
                      <c:pt idx="3480" formatCode="General">
                        <c:v>313.036</c:v>
                      </c:pt>
                      <c:pt idx="3481" formatCode="General">
                        <c:v>313.04599999999999</c:v>
                      </c:pt>
                      <c:pt idx="3482" formatCode="General">
                        <c:v>313.05599999999998</c:v>
                      </c:pt>
                      <c:pt idx="3483" formatCode="General">
                        <c:v>313.06599999999997</c:v>
                      </c:pt>
                      <c:pt idx="3484" formatCode="General">
                        <c:v>313.07600000000002</c:v>
                      </c:pt>
                      <c:pt idx="3485" formatCode="General">
                        <c:v>313.08600000000001</c:v>
                      </c:pt>
                      <c:pt idx="3486" formatCode="General">
                        <c:v>313.096</c:v>
                      </c:pt>
                      <c:pt idx="3487" formatCode="General">
                        <c:v>313.10599999999999</c:v>
                      </c:pt>
                      <c:pt idx="3488" formatCode="General">
                        <c:v>313.11599999999999</c:v>
                      </c:pt>
                      <c:pt idx="3489" formatCode="General">
                        <c:v>313.12599999999998</c:v>
                      </c:pt>
                      <c:pt idx="3490" formatCode="General">
                        <c:v>313.13600000000002</c:v>
                      </c:pt>
                      <c:pt idx="3491" formatCode="General">
                        <c:v>313.14600000000002</c:v>
                      </c:pt>
                      <c:pt idx="3492" formatCode="General">
                        <c:v>313.15600000000001</c:v>
                      </c:pt>
                      <c:pt idx="3493" formatCode="General">
                        <c:v>313.166</c:v>
                      </c:pt>
                      <c:pt idx="3494" formatCode="General">
                        <c:v>313.17599999999999</c:v>
                      </c:pt>
                      <c:pt idx="3495" formatCode="General">
                        <c:v>313.18599999999998</c:v>
                      </c:pt>
                      <c:pt idx="3496" formatCode="General">
                        <c:v>313.19600000000003</c:v>
                      </c:pt>
                      <c:pt idx="3497" formatCode="General">
                        <c:v>313.20600000000002</c:v>
                      </c:pt>
                      <c:pt idx="3498" formatCode="General">
                        <c:v>313.21600000000001</c:v>
                      </c:pt>
                      <c:pt idx="3499" formatCode="General">
                        <c:v>313.226</c:v>
                      </c:pt>
                      <c:pt idx="3500" formatCode="General">
                        <c:v>313.23599999999999</c:v>
                      </c:pt>
                      <c:pt idx="3501" formatCode="General">
                        <c:v>313.24599999999998</c:v>
                      </c:pt>
                      <c:pt idx="3502" formatCode="General">
                        <c:v>313.25599999999997</c:v>
                      </c:pt>
                      <c:pt idx="3503" formatCode="General">
                        <c:v>313.26600000000002</c:v>
                      </c:pt>
                      <c:pt idx="3504" formatCode="General">
                        <c:v>313.27600000000001</c:v>
                      </c:pt>
                      <c:pt idx="3505" formatCode="General">
                        <c:v>313.286</c:v>
                      </c:pt>
                      <c:pt idx="3506" formatCode="General">
                        <c:v>313.29599999999999</c:v>
                      </c:pt>
                      <c:pt idx="3507" formatCode="General">
                        <c:v>313.30599999999998</c:v>
                      </c:pt>
                      <c:pt idx="3508" formatCode="General">
                        <c:v>313.31599999999997</c:v>
                      </c:pt>
                      <c:pt idx="3509" formatCode="General">
                        <c:v>313.32600000000002</c:v>
                      </c:pt>
                      <c:pt idx="3510" formatCode="General">
                        <c:v>313.33600000000001</c:v>
                      </c:pt>
                      <c:pt idx="3511" formatCode="General">
                        <c:v>313.346</c:v>
                      </c:pt>
                      <c:pt idx="3512" formatCode="General">
                        <c:v>313.35599999999999</c:v>
                      </c:pt>
                      <c:pt idx="3513" formatCode="General">
                        <c:v>313.36599999999999</c:v>
                      </c:pt>
                      <c:pt idx="3514" formatCode="General">
                        <c:v>313.37599999999998</c:v>
                      </c:pt>
                      <c:pt idx="3515" formatCode="General">
                        <c:v>313.38600000000002</c:v>
                      </c:pt>
                      <c:pt idx="3516" formatCode="General">
                        <c:v>313.39600000000002</c:v>
                      </c:pt>
                      <c:pt idx="3517" formatCode="General">
                        <c:v>313.40600000000001</c:v>
                      </c:pt>
                      <c:pt idx="3518" formatCode="General">
                        <c:v>313.416</c:v>
                      </c:pt>
                      <c:pt idx="3519" formatCode="General">
                        <c:v>313.42599999999999</c:v>
                      </c:pt>
                      <c:pt idx="3520" formatCode="General">
                        <c:v>313.43599999999998</c:v>
                      </c:pt>
                      <c:pt idx="3521" formatCode="General">
                        <c:v>313.44600000000003</c:v>
                      </c:pt>
                      <c:pt idx="3522" formatCode="General">
                        <c:v>313.45600000000002</c:v>
                      </c:pt>
                      <c:pt idx="3523" formatCode="General">
                        <c:v>313.46600000000001</c:v>
                      </c:pt>
                      <c:pt idx="3524" formatCode="General">
                        <c:v>313.476</c:v>
                      </c:pt>
                      <c:pt idx="3525" formatCode="General">
                        <c:v>313.48599999999999</c:v>
                      </c:pt>
                      <c:pt idx="3526" formatCode="General">
                        <c:v>313.49599999999998</c:v>
                      </c:pt>
                      <c:pt idx="3527" formatCode="General">
                        <c:v>313.50599999999997</c:v>
                      </c:pt>
                      <c:pt idx="3528" formatCode="General">
                        <c:v>313.51600000000002</c:v>
                      </c:pt>
                      <c:pt idx="3529" formatCode="General">
                        <c:v>313.52600000000001</c:v>
                      </c:pt>
                      <c:pt idx="3530" formatCode="General">
                        <c:v>313.536</c:v>
                      </c:pt>
                      <c:pt idx="3531" formatCode="General">
                        <c:v>313.54599999999999</c:v>
                      </c:pt>
                      <c:pt idx="3532" formatCode="General">
                        <c:v>313.55599999999998</c:v>
                      </c:pt>
                      <c:pt idx="3533" formatCode="General">
                        <c:v>313.56599999999997</c:v>
                      </c:pt>
                      <c:pt idx="3534" formatCode="General">
                        <c:v>313.57600000000002</c:v>
                      </c:pt>
                      <c:pt idx="3535" formatCode="General">
                        <c:v>313.58600000000001</c:v>
                      </c:pt>
                      <c:pt idx="3536" formatCode="General">
                        <c:v>313.596</c:v>
                      </c:pt>
                      <c:pt idx="3537" formatCode="General">
                        <c:v>313.60599999999999</c:v>
                      </c:pt>
                      <c:pt idx="3538" formatCode="General">
                        <c:v>313.61599999999999</c:v>
                      </c:pt>
                      <c:pt idx="3539" formatCode="General">
                        <c:v>313.62599999999998</c:v>
                      </c:pt>
                      <c:pt idx="3540" formatCode="General">
                        <c:v>313.63600000000002</c:v>
                      </c:pt>
                      <c:pt idx="3541" formatCode="General">
                        <c:v>313.64600000000002</c:v>
                      </c:pt>
                      <c:pt idx="3542" formatCode="General">
                        <c:v>313.65600000000001</c:v>
                      </c:pt>
                      <c:pt idx="3543" formatCode="General">
                        <c:v>313.666</c:v>
                      </c:pt>
                      <c:pt idx="3544" formatCode="General">
                        <c:v>313.67599999999999</c:v>
                      </c:pt>
                      <c:pt idx="3545" formatCode="General">
                        <c:v>313.68599999999998</c:v>
                      </c:pt>
                      <c:pt idx="3546" formatCode="General">
                        <c:v>313.69600000000003</c:v>
                      </c:pt>
                      <c:pt idx="3547" formatCode="General">
                        <c:v>313.70600000000002</c:v>
                      </c:pt>
                      <c:pt idx="3548" formatCode="General">
                        <c:v>313.71600000000001</c:v>
                      </c:pt>
                      <c:pt idx="3549" formatCode="General">
                        <c:v>313.726</c:v>
                      </c:pt>
                      <c:pt idx="3550" formatCode="General">
                        <c:v>313.73599999999999</c:v>
                      </c:pt>
                      <c:pt idx="3551" formatCode="General">
                        <c:v>313.74599999999998</c:v>
                      </c:pt>
                      <c:pt idx="3552" formatCode="General">
                        <c:v>313.75599999999997</c:v>
                      </c:pt>
                      <c:pt idx="3553" formatCode="General">
                        <c:v>313.76600000000002</c:v>
                      </c:pt>
                      <c:pt idx="3554" formatCode="General">
                        <c:v>313.77600000000001</c:v>
                      </c:pt>
                      <c:pt idx="3555" formatCode="General">
                        <c:v>313.786</c:v>
                      </c:pt>
                      <c:pt idx="3556" formatCode="General">
                        <c:v>313.79599999999999</c:v>
                      </c:pt>
                      <c:pt idx="3557" formatCode="General">
                        <c:v>313.80599999999998</c:v>
                      </c:pt>
                      <c:pt idx="3558" formatCode="General">
                        <c:v>313.81599999999997</c:v>
                      </c:pt>
                      <c:pt idx="3559" formatCode="General">
                        <c:v>313.82600000000002</c:v>
                      </c:pt>
                      <c:pt idx="3560" formatCode="General">
                        <c:v>313.83600000000001</c:v>
                      </c:pt>
                      <c:pt idx="3561" formatCode="General">
                        <c:v>313.846</c:v>
                      </c:pt>
                      <c:pt idx="3562" formatCode="General">
                        <c:v>313.85599999999999</c:v>
                      </c:pt>
                      <c:pt idx="3563" formatCode="General">
                        <c:v>313.86599999999999</c:v>
                      </c:pt>
                      <c:pt idx="3564" formatCode="General">
                        <c:v>313.87599999999998</c:v>
                      </c:pt>
                      <c:pt idx="3565" formatCode="General">
                        <c:v>313.88600000000002</c:v>
                      </c:pt>
                      <c:pt idx="3566" formatCode="General">
                        <c:v>313.89600000000002</c:v>
                      </c:pt>
                      <c:pt idx="3567" formatCode="General">
                        <c:v>313.90600000000001</c:v>
                      </c:pt>
                      <c:pt idx="3568" formatCode="General">
                        <c:v>313.916</c:v>
                      </c:pt>
                      <c:pt idx="3569" formatCode="General">
                        <c:v>313.92599999999999</c:v>
                      </c:pt>
                      <c:pt idx="3570" formatCode="General">
                        <c:v>313.93599999999998</c:v>
                      </c:pt>
                      <c:pt idx="3571" formatCode="General">
                        <c:v>313.94600000000003</c:v>
                      </c:pt>
                      <c:pt idx="3572" formatCode="General">
                        <c:v>313.95600000000002</c:v>
                      </c:pt>
                      <c:pt idx="3573" formatCode="General">
                        <c:v>313.96600000000001</c:v>
                      </c:pt>
                      <c:pt idx="3574" formatCode="General">
                        <c:v>313.976</c:v>
                      </c:pt>
                      <c:pt idx="3575" formatCode="General">
                        <c:v>313.98599999999999</c:v>
                      </c:pt>
                      <c:pt idx="3576" formatCode="General">
                        <c:v>313.99599999999998</c:v>
                      </c:pt>
                      <c:pt idx="3577" formatCode="General">
                        <c:v>314.00599999999997</c:v>
                      </c:pt>
                      <c:pt idx="3578" formatCode="General">
                        <c:v>314.01600000000002</c:v>
                      </c:pt>
                      <c:pt idx="3579" formatCode="General">
                        <c:v>314.02600000000001</c:v>
                      </c:pt>
                      <c:pt idx="3580" formatCode="General">
                        <c:v>314.036</c:v>
                      </c:pt>
                      <c:pt idx="3581" formatCode="General">
                        <c:v>314.04599999999999</c:v>
                      </c:pt>
                      <c:pt idx="3582" formatCode="General">
                        <c:v>314.05599999999998</c:v>
                      </c:pt>
                      <c:pt idx="3583" formatCode="General">
                        <c:v>314.06599999999997</c:v>
                      </c:pt>
                      <c:pt idx="3584" formatCode="General">
                        <c:v>314.07600000000002</c:v>
                      </c:pt>
                      <c:pt idx="3585" formatCode="General">
                        <c:v>314.08600000000001</c:v>
                      </c:pt>
                      <c:pt idx="3586" formatCode="General">
                        <c:v>314.096</c:v>
                      </c:pt>
                      <c:pt idx="3587" formatCode="General">
                        <c:v>314.10599999999999</c:v>
                      </c:pt>
                      <c:pt idx="3588" formatCode="General">
                        <c:v>314.11599999999999</c:v>
                      </c:pt>
                      <c:pt idx="3589" formatCode="General">
                        <c:v>314.12599999999998</c:v>
                      </c:pt>
                      <c:pt idx="3590" formatCode="General">
                        <c:v>314.13600000000002</c:v>
                      </c:pt>
                      <c:pt idx="3591" formatCode="General">
                        <c:v>314.14600000000002</c:v>
                      </c:pt>
                      <c:pt idx="3592" formatCode="General">
                        <c:v>314.15600000000001</c:v>
                      </c:pt>
                      <c:pt idx="3593" formatCode="General">
                        <c:v>314.166</c:v>
                      </c:pt>
                      <c:pt idx="3594" formatCode="General">
                        <c:v>314.17599999999999</c:v>
                      </c:pt>
                      <c:pt idx="3595" formatCode="General">
                        <c:v>314.18599999999998</c:v>
                      </c:pt>
                      <c:pt idx="3596" formatCode="General">
                        <c:v>314.19600000000003</c:v>
                      </c:pt>
                      <c:pt idx="3597" formatCode="General">
                        <c:v>314.20600000000002</c:v>
                      </c:pt>
                      <c:pt idx="3598" formatCode="General">
                        <c:v>314.21600000000001</c:v>
                      </c:pt>
                      <c:pt idx="3599" formatCode="General">
                        <c:v>314.226</c:v>
                      </c:pt>
                      <c:pt idx="3600" formatCode="General">
                        <c:v>314.23599999999999</c:v>
                      </c:pt>
                      <c:pt idx="3601" formatCode="General">
                        <c:v>314.24599999999998</c:v>
                      </c:pt>
                      <c:pt idx="3602" formatCode="General">
                        <c:v>314.25599999999997</c:v>
                      </c:pt>
                      <c:pt idx="3603" formatCode="General">
                        <c:v>314.26600000000002</c:v>
                      </c:pt>
                      <c:pt idx="3604" formatCode="General">
                        <c:v>314.27600000000001</c:v>
                      </c:pt>
                      <c:pt idx="3605" formatCode="General">
                        <c:v>314.286</c:v>
                      </c:pt>
                      <c:pt idx="3606" formatCode="General">
                        <c:v>314.29599999999999</c:v>
                      </c:pt>
                      <c:pt idx="3607" formatCode="General">
                        <c:v>314.30599999999998</c:v>
                      </c:pt>
                      <c:pt idx="3608" formatCode="General">
                        <c:v>314.31599999999997</c:v>
                      </c:pt>
                      <c:pt idx="3609" formatCode="General">
                        <c:v>314.32600000000002</c:v>
                      </c:pt>
                      <c:pt idx="3610" formatCode="General">
                        <c:v>314.33600000000001</c:v>
                      </c:pt>
                      <c:pt idx="3611" formatCode="General">
                        <c:v>314.346</c:v>
                      </c:pt>
                      <c:pt idx="3612" formatCode="General">
                        <c:v>314.35599999999999</c:v>
                      </c:pt>
                      <c:pt idx="3613" formatCode="General">
                        <c:v>314.36599999999999</c:v>
                      </c:pt>
                      <c:pt idx="3614" formatCode="General">
                        <c:v>314.37599999999998</c:v>
                      </c:pt>
                      <c:pt idx="3615" formatCode="General">
                        <c:v>314.38600000000002</c:v>
                      </c:pt>
                      <c:pt idx="3616" formatCode="General">
                        <c:v>314.39600000000002</c:v>
                      </c:pt>
                      <c:pt idx="3617" formatCode="General">
                        <c:v>314.40600000000001</c:v>
                      </c:pt>
                      <c:pt idx="3618" formatCode="General">
                        <c:v>314.416</c:v>
                      </c:pt>
                      <c:pt idx="3619" formatCode="General">
                        <c:v>314.42599999999999</c:v>
                      </c:pt>
                      <c:pt idx="3620" formatCode="General">
                        <c:v>314.43599999999998</c:v>
                      </c:pt>
                      <c:pt idx="3621" formatCode="General">
                        <c:v>314.44600000000003</c:v>
                      </c:pt>
                      <c:pt idx="3622" formatCode="General">
                        <c:v>314.45600000000002</c:v>
                      </c:pt>
                      <c:pt idx="3623" formatCode="General">
                        <c:v>314.46600000000001</c:v>
                      </c:pt>
                      <c:pt idx="3624" formatCode="General">
                        <c:v>314.476</c:v>
                      </c:pt>
                      <c:pt idx="3625" formatCode="General">
                        <c:v>314.48599999999999</c:v>
                      </c:pt>
                      <c:pt idx="3626" formatCode="General">
                        <c:v>314.49599999999998</c:v>
                      </c:pt>
                      <c:pt idx="3627" formatCode="General">
                        <c:v>314.50599999999997</c:v>
                      </c:pt>
                      <c:pt idx="3628" formatCode="General">
                        <c:v>314.51600000000002</c:v>
                      </c:pt>
                      <c:pt idx="3629" formatCode="General">
                        <c:v>314.52600000000001</c:v>
                      </c:pt>
                      <c:pt idx="3630" formatCode="General">
                        <c:v>314.536</c:v>
                      </c:pt>
                      <c:pt idx="3631" formatCode="General">
                        <c:v>314.54599999999999</c:v>
                      </c:pt>
                      <c:pt idx="3632" formatCode="General">
                        <c:v>314.55599999999998</c:v>
                      </c:pt>
                      <c:pt idx="3633" formatCode="General">
                        <c:v>314.56599999999997</c:v>
                      </c:pt>
                      <c:pt idx="3634" formatCode="General">
                        <c:v>314.57600000000002</c:v>
                      </c:pt>
                      <c:pt idx="3635" formatCode="General">
                        <c:v>314.58600000000001</c:v>
                      </c:pt>
                      <c:pt idx="3636" formatCode="General">
                        <c:v>314.596</c:v>
                      </c:pt>
                      <c:pt idx="3637" formatCode="General">
                        <c:v>314.60599999999999</c:v>
                      </c:pt>
                      <c:pt idx="3638" formatCode="General">
                        <c:v>314.61599999999999</c:v>
                      </c:pt>
                      <c:pt idx="3639" formatCode="General">
                        <c:v>314.62599999999998</c:v>
                      </c:pt>
                      <c:pt idx="3640" formatCode="General">
                        <c:v>314.63600000000002</c:v>
                      </c:pt>
                      <c:pt idx="3641" formatCode="General">
                        <c:v>314.64600000000002</c:v>
                      </c:pt>
                      <c:pt idx="3642" formatCode="General">
                        <c:v>314.65600000000001</c:v>
                      </c:pt>
                      <c:pt idx="3643" formatCode="General">
                        <c:v>314.666</c:v>
                      </c:pt>
                      <c:pt idx="3644" formatCode="General">
                        <c:v>314.67599999999999</c:v>
                      </c:pt>
                      <c:pt idx="3645" formatCode="General">
                        <c:v>314.68599999999998</c:v>
                      </c:pt>
                      <c:pt idx="3646" formatCode="General">
                        <c:v>314.69600000000003</c:v>
                      </c:pt>
                      <c:pt idx="3647" formatCode="General">
                        <c:v>314.70600000000002</c:v>
                      </c:pt>
                      <c:pt idx="3648" formatCode="General">
                        <c:v>314.71600000000001</c:v>
                      </c:pt>
                      <c:pt idx="3649" formatCode="General">
                        <c:v>314.726</c:v>
                      </c:pt>
                      <c:pt idx="3650" formatCode="General">
                        <c:v>314.73599999999999</c:v>
                      </c:pt>
                      <c:pt idx="3651" formatCode="General">
                        <c:v>314.74599999999998</c:v>
                      </c:pt>
                      <c:pt idx="3652" formatCode="General">
                        <c:v>314.75599999999997</c:v>
                      </c:pt>
                      <c:pt idx="3653" formatCode="General">
                        <c:v>314.76600000000002</c:v>
                      </c:pt>
                      <c:pt idx="3654" formatCode="General">
                        <c:v>314.77600000000001</c:v>
                      </c:pt>
                      <c:pt idx="3655" formatCode="General">
                        <c:v>314.786</c:v>
                      </c:pt>
                      <c:pt idx="3656" formatCode="General">
                        <c:v>314.79599999999999</c:v>
                      </c:pt>
                      <c:pt idx="3657" formatCode="General">
                        <c:v>314.80599999999998</c:v>
                      </c:pt>
                      <c:pt idx="3658" formatCode="General">
                        <c:v>314.81599999999997</c:v>
                      </c:pt>
                      <c:pt idx="3659" formatCode="General">
                        <c:v>314.82600000000002</c:v>
                      </c:pt>
                      <c:pt idx="3660" formatCode="General">
                        <c:v>314.83600000000001</c:v>
                      </c:pt>
                      <c:pt idx="3661" formatCode="General">
                        <c:v>314.846</c:v>
                      </c:pt>
                      <c:pt idx="3662" formatCode="General">
                        <c:v>314.85599999999999</c:v>
                      </c:pt>
                      <c:pt idx="3663" formatCode="General">
                        <c:v>314.86599999999999</c:v>
                      </c:pt>
                      <c:pt idx="3664" formatCode="General">
                        <c:v>314.87599999999998</c:v>
                      </c:pt>
                      <c:pt idx="3665" formatCode="General">
                        <c:v>314.88600000000002</c:v>
                      </c:pt>
                      <c:pt idx="3666" formatCode="General">
                        <c:v>314.89600000000002</c:v>
                      </c:pt>
                      <c:pt idx="3667" formatCode="General">
                        <c:v>314.90600000000001</c:v>
                      </c:pt>
                      <c:pt idx="3668" formatCode="General">
                        <c:v>314.916</c:v>
                      </c:pt>
                      <c:pt idx="3669" formatCode="General">
                        <c:v>314.92599999999999</c:v>
                      </c:pt>
                      <c:pt idx="3670" formatCode="General">
                        <c:v>314.93599999999998</c:v>
                      </c:pt>
                      <c:pt idx="3671" formatCode="General">
                        <c:v>314.94600000000003</c:v>
                      </c:pt>
                      <c:pt idx="3672" formatCode="General">
                        <c:v>314.95600000000002</c:v>
                      </c:pt>
                      <c:pt idx="3673" formatCode="General">
                        <c:v>314.96600000000001</c:v>
                      </c:pt>
                      <c:pt idx="3674" formatCode="General">
                        <c:v>314.976</c:v>
                      </c:pt>
                      <c:pt idx="3675" formatCode="General">
                        <c:v>314.98599999999999</c:v>
                      </c:pt>
                      <c:pt idx="3676" formatCode="General">
                        <c:v>314.99599999999998</c:v>
                      </c:pt>
                      <c:pt idx="3677" formatCode="General">
                        <c:v>315.00599999999997</c:v>
                      </c:pt>
                      <c:pt idx="3678" formatCode="General">
                        <c:v>315.01600000000002</c:v>
                      </c:pt>
                      <c:pt idx="3679" formatCode="General">
                        <c:v>315.02600000000001</c:v>
                      </c:pt>
                      <c:pt idx="3680" formatCode="General">
                        <c:v>315.036</c:v>
                      </c:pt>
                      <c:pt idx="3681" formatCode="General">
                        <c:v>315.04599999999999</c:v>
                      </c:pt>
                      <c:pt idx="3682" formatCode="General">
                        <c:v>315.05599999999998</c:v>
                      </c:pt>
                      <c:pt idx="3683" formatCode="General">
                        <c:v>315.06599999999997</c:v>
                      </c:pt>
                      <c:pt idx="3684" formatCode="General">
                        <c:v>315.07600000000002</c:v>
                      </c:pt>
                      <c:pt idx="3685" formatCode="General">
                        <c:v>315.08600000000001</c:v>
                      </c:pt>
                      <c:pt idx="3686" formatCode="General">
                        <c:v>315.096</c:v>
                      </c:pt>
                      <c:pt idx="3687" formatCode="General">
                        <c:v>315.10599999999999</c:v>
                      </c:pt>
                      <c:pt idx="3688" formatCode="General">
                        <c:v>315.11599999999999</c:v>
                      </c:pt>
                      <c:pt idx="3689" formatCode="General">
                        <c:v>315.12599999999998</c:v>
                      </c:pt>
                      <c:pt idx="3690" formatCode="General">
                        <c:v>315.13600000000002</c:v>
                      </c:pt>
                      <c:pt idx="3691" formatCode="General">
                        <c:v>315.14600000000002</c:v>
                      </c:pt>
                      <c:pt idx="3692" formatCode="General">
                        <c:v>315.15600000000001</c:v>
                      </c:pt>
                      <c:pt idx="3693" formatCode="General">
                        <c:v>315.166</c:v>
                      </c:pt>
                      <c:pt idx="3694" formatCode="General">
                        <c:v>315.17599999999999</c:v>
                      </c:pt>
                      <c:pt idx="3695" formatCode="General">
                        <c:v>315.18599999999998</c:v>
                      </c:pt>
                      <c:pt idx="3696" formatCode="General">
                        <c:v>315.19600000000003</c:v>
                      </c:pt>
                      <c:pt idx="3697" formatCode="General">
                        <c:v>315.20600000000002</c:v>
                      </c:pt>
                      <c:pt idx="3698" formatCode="General">
                        <c:v>315.21600000000001</c:v>
                      </c:pt>
                      <c:pt idx="3699" formatCode="General">
                        <c:v>315.226</c:v>
                      </c:pt>
                      <c:pt idx="3700" formatCode="General">
                        <c:v>315.23599999999999</c:v>
                      </c:pt>
                      <c:pt idx="3701" formatCode="General">
                        <c:v>315.24599999999998</c:v>
                      </c:pt>
                      <c:pt idx="3702" formatCode="General">
                        <c:v>315.25599999999997</c:v>
                      </c:pt>
                      <c:pt idx="3703" formatCode="General">
                        <c:v>315.26600000000002</c:v>
                      </c:pt>
                      <c:pt idx="3704" formatCode="General">
                        <c:v>315.27600000000001</c:v>
                      </c:pt>
                      <c:pt idx="3705" formatCode="General">
                        <c:v>315.286</c:v>
                      </c:pt>
                      <c:pt idx="3706" formatCode="General">
                        <c:v>315.29599999999999</c:v>
                      </c:pt>
                      <c:pt idx="3707" formatCode="General">
                        <c:v>315.30599999999998</c:v>
                      </c:pt>
                      <c:pt idx="3708" formatCode="General">
                        <c:v>315.31599999999997</c:v>
                      </c:pt>
                      <c:pt idx="3709" formatCode="General">
                        <c:v>315.32600000000002</c:v>
                      </c:pt>
                      <c:pt idx="3710" formatCode="General">
                        <c:v>315.33600000000001</c:v>
                      </c:pt>
                      <c:pt idx="3711" formatCode="General">
                        <c:v>315.346</c:v>
                      </c:pt>
                      <c:pt idx="3712" formatCode="General">
                        <c:v>315.35599999999999</c:v>
                      </c:pt>
                      <c:pt idx="3713" formatCode="General">
                        <c:v>315.36599999999999</c:v>
                      </c:pt>
                      <c:pt idx="3714" formatCode="General">
                        <c:v>315.37599999999998</c:v>
                      </c:pt>
                      <c:pt idx="3715" formatCode="General">
                        <c:v>315.38600000000002</c:v>
                      </c:pt>
                      <c:pt idx="3716" formatCode="General">
                        <c:v>315.39600000000002</c:v>
                      </c:pt>
                      <c:pt idx="3717" formatCode="General">
                        <c:v>315.40600000000001</c:v>
                      </c:pt>
                      <c:pt idx="3718" formatCode="General">
                        <c:v>315.416</c:v>
                      </c:pt>
                      <c:pt idx="3719" formatCode="General">
                        <c:v>315.42599999999999</c:v>
                      </c:pt>
                      <c:pt idx="3720" formatCode="General">
                        <c:v>315.43599999999998</c:v>
                      </c:pt>
                      <c:pt idx="3721" formatCode="General">
                        <c:v>315.44600000000003</c:v>
                      </c:pt>
                      <c:pt idx="3722" formatCode="General">
                        <c:v>315.45600000000002</c:v>
                      </c:pt>
                      <c:pt idx="3723" formatCode="General">
                        <c:v>315.46600000000001</c:v>
                      </c:pt>
                      <c:pt idx="3724" formatCode="General">
                        <c:v>315.476</c:v>
                      </c:pt>
                      <c:pt idx="3725" formatCode="General">
                        <c:v>315.48599999999999</c:v>
                      </c:pt>
                      <c:pt idx="3726" formatCode="General">
                        <c:v>315.49599999999998</c:v>
                      </c:pt>
                      <c:pt idx="3727" formatCode="General">
                        <c:v>315.50599999999997</c:v>
                      </c:pt>
                      <c:pt idx="3728" formatCode="General">
                        <c:v>315.51600000000002</c:v>
                      </c:pt>
                      <c:pt idx="3729" formatCode="General">
                        <c:v>315.52600000000001</c:v>
                      </c:pt>
                      <c:pt idx="3730" formatCode="General">
                        <c:v>315.536</c:v>
                      </c:pt>
                      <c:pt idx="3731" formatCode="General">
                        <c:v>315.54599999999999</c:v>
                      </c:pt>
                      <c:pt idx="3732" formatCode="General">
                        <c:v>315.55599999999998</c:v>
                      </c:pt>
                      <c:pt idx="3733" formatCode="General">
                        <c:v>315.56599999999997</c:v>
                      </c:pt>
                      <c:pt idx="3734" formatCode="General">
                        <c:v>315.57600000000002</c:v>
                      </c:pt>
                      <c:pt idx="3735" formatCode="General">
                        <c:v>315.58600000000001</c:v>
                      </c:pt>
                      <c:pt idx="3736" formatCode="General">
                        <c:v>315.596</c:v>
                      </c:pt>
                      <c:pt idx="3737" formatCode="General">
                        <c:v>315.60599999999999</c:v>
                      </c:pt>
                      <c:pt idx="3738" formatCode="General">
                        <c:v>315.61599999999999</c:v>
                      </c:pt>
                      <c:pt idx="3739" formatCode="General">
                        <c:v>315.62599999999998</c:v>
                      </c:pt>
                      <c:pt idx="3740" formatCode="General">
                        <c:v>315.63600000000002</c:v>
                      </c:pt>
                      <c:pt idx="3741" formatCode="General">
                        <c:v>315.64600000000002</c:v>
                      </c:pt>
                      <c:pt idx="3742" formatCode="General">
                        <c:v>315.65600000000001</c:v>
                      </c:pt>
                      <c:pt idx="3743" formatCode="General">
                        <c:v>315.666</c:v>
                      </c:pt>
                      <c:pt idx="3744" formatCode="General">
                        <c:v>315.67599999999999</c:v>
                      </c:pt>
                      <c:pt idx="3745" formatCode="General">
                        <c:v>315.68599999999998</c:v>
                      </c:pt>
                      <c:pt idx="3746" formatCode="General">
                        <c:v>315.69600000000003</c:v>
                      </c:pt>
                      <c:pt idx="3747" formatCode="General">
                        <c:v>315.70600000000002</c:v>
                      </c:pt>
                      <c:pt idx="3748" formatCode="General">
                        <c:v>315.71600000000001</c:v>
                      </c:pt>
                      <c:pt idx="3749" formatCode="General">
                        <c:v>315.726</c:v>
                      </c:pt>
                      <c:pt idx="3750" formatCode="General">
                        <c:v>315.73599999999999</c:v>
                      </c:pt>
                      <c:pt idx="3751" formatCode="General">
                        <c:v>315.74599999999998</c:v>
                      </c:pt>
                      <c:pt idx="3752" formatCode="General">
                        <c:v>315.75599999999997</c:v>
                      </c:pt>
                      <c:pt idx="3753" formatCode="General">
                        <c:v>315.76600000000002</c:v>
                      </c:pt>
                      <c:pt idx="3754" formatCode="General">
                        <c:v>315.77600000000001</c:v>
                      </c:pt>
                      <c:pt idx="3755" formatCode="General">
                        <c:v>315.786</c:v>
                      </c:pt>
                      <c:pt idx="3756" formatCode="General">
                        <c:v>315.79599999999999</c:v>
                      </c:pt>
                      <c:pt idx="3757" formatCode="General">
                        <c:v>315.80599999999998</c:v>
                      </c:pt>
                      <c:pt idx="3758" formatCode="General">
                        <c:v>315.81599999999997</c:v>
                      </c:pt>
                      <c:pt idx="3759" formatCode="General">
                        <c:v>315.82600000000002</c:v>
                      </c:pt>
                      <c:pt idx="3760" formatCode="General">
                        <c:v>315.83600000000001</c:v>
                      </c:pt>
                      <c:pt idx="3761" formatCode="General">
                        <c:v>315.846</c:v>
                      </c:pt>
                      <c:pt idx="3762" formatCode="General">
                        <c:v>315.85599999999999</c:v>
                      </c:pt>
                      <c:pt idx="3763" formatCode="General">
                        <c:v>315.86599999999999</c:v>
                      </c:pt>
                      <c:pt idx="3764" formatCode="General">
                        <c:v>315.87599999999998</c:v>
                      </c:pt>
                      <c:pt idx="3765" formatCode="General">
                        <c:v>315.88600000000002</c:v>
                      </c:pt>
                      <c:pt idx="3766" formatCode="General">
                        <c:v>315.89600000000002</c:v>
                      </c:pt>
                      <c:pt idx="3767" formatCode="General">
                        <c:v>315.90600000000001</c:v>
                      </c:pt>
                      <c:pt idx="3768" formatCode="General">
                        <c:v>315.916</c:v>
                      </c:pt>
                      <c:pt idx="3769" formatCode="General">
                        <c:v>315.92599999999999</c:v>
                      </c:pt>
                      <c:pt idx="3770" formatCode="General">
                        <c:v>315.93599999999998</c:v>
                      </c:pt>
                      <c:pt idx="3771" formatCode="General">
                        <c:v>315.94600000000003</c:v>
                      </c:pt>
                      <c:pt idx="3772" formatCode="General">
                        <c:v>315.95600000000002</c:v>
                      </c:pt>
                      <c:pt idx="3773" formatCode="General">
                        <c:v>315.96600000000001</c:v>
                      </c:pt>
                      <c:pt idx="3774" formatCode="General">
                        <c:v>315.976</c:v>
                      </c:pt>
                      <c:pt idx="3775" formatCode="General">
                        <c:v>315.98599999999999</c:v>
                      </c:pt>
                      <c:pt idx="3776" formatCode="General">
                        <c:v>315.99599999999998</c:v>
                      </c:pt>
                      <c:pt idx="3777" formatCode="General">
                        <c:v>316.00599999999997</c:v>
                      </c:pt>
                      <c:pt idx="3778" formatCode="General">
                        <c:v>316.01600000000002</c:v>
                      </c:pt>
                      <c:pt idx="3779" formatCode="General">
                        <c:v>316.02600000000001</c:v>
                      </c:pt>
                      <c:pt idx="3780" formatCode="General">
                        <c:v>316.036</c:v>
                      </c:pt>
                      <c:pt idx="3781" formatCode="General">
                        <c:v>316.04599999999999</c:v>
                      </c:pt>
                      <c:pt idx="3782" formatCode="General">
                        <c:v>316.05599999999998</c:v>
                      </c:pt>
                      <c:pt idx="3783" formatCode="General">
                        <c:v>316.06599999999997</c:v>
                      </c:pt>
                      <c:pt idx="3784" formatCode="General">
                        <c:v>316.07600000000002</c:v>
                      </c:pt>
                      <c:pt idx="3785" formatCode="General">
                        <c:v>316.08600000000001</c:v>
                      </c:pt>
                      <c:pt idx="3786" formatCode="General">
                        <c:v>316.096</c:v>
                      </c:pt>
                      <c:pt idx="3787" formatCode="General">
                        <c:v>316.10599999999999</c:v>
                      </c:pt>
                      <c:pt idx="3788" formatCode="General">
                        <c:v>316.11599999999999</c:v>
                      </c:pt>
                      <c:pt idx="3789" formatCode="General">
                        <c:v>316.12599999999998</c:v>
                      </c:pt>
                      <c:pt idx="3790" formatCode="General">
                        <c:v>316.13600000000002</c:v>
                      </c:pt>
                      <c:pt idx="3791" formatCode="General">
                        <c:v>316.14600000000002</c:v>
                      </c:pt>
                      <c:pt idx="3792" formatCode="General">
                        <c:v>316.15600000000001</c:v>
                      </c:pt>
                      <c:pt idx="3793" formatCode="General">
                        <c:v>316.166</c:v>
                      </c:pt>
                      <c:pt idx="3794" formatCode="General">
                        <c:v>316.17599999999999</c:v>
                      </c:pt>
                      <c:pt idx="3795" formatCode="General">
                        <c:v>316.18599999999998</c:v>
                      </c:pt>
                      <c:pt idx="3796" formatCode="General">
                        <c:v>316.19600000000003</c:v>
                      </c:pt>
                      <c:pt idx="3797" formatCode="General">
                        <c:v>316.20600000000002</c:v>
                      </c:pt>
                      <c:pt idx="3798" formatCode="General">
                        <c:v>316.21600000000001</c:v>
                      </c:pt>
                      <c:pt idx="3799" formatCode="General">
                        <c:v>316.226</c:v>
                      </c:pt>
                      <c:pt idx="3800" formatCode="General">
                        <c:v>316.23599999999999</c:v>
                      </c:pt>
                      <c:pt idx="3801" formatCode="General">
                        <c:v>316.24599999999998</c:v>
                      </c:pt>
                      <c:pt idx="3802" formatCode="General">
                        <c:v>316.25599999999997</c:v>
                      </c:pt>
                      <c:pt idx="3803" formatCode="General">
                        <c:v>316.26600000000002</c:v>
                      </c:pt>
                      <c:pt idx="3804" formatCode="General">
                        <c:v>316.27600000000001</c:v>
                      </c:pt>
                      <c:pt idx="3805" formatCode="General">
                        <c:v>316.286</c:v>
                      </c:pt>
                      <c:pt idx="3806" formatCode="General">
                        <c:v>316.29599999999999</c:v>
                      </c:pt>
                      <c:pt idx="3807" formatCode="General">
                        <c:v>316.30599999999998</c:v>
                      </c:pt>
                      <c:pt idx="3808" formatCode="General">
                        <c:v>316.31599999999997</c:v>
                      </c:pt>
                      <c:pt idx="3809" formatCode="General">
                        <c:v>316.32600000000002</c:v>
                      </c:pt>
                      <c:pt idx="3810" formatCode="General">
                        <c:v>316.33600000000001</c:v>
                      </c:pt>
                      <c:pt idx="3811" formatCode="General">
                        <c:v>316.346</c:v>
                      </c:pt>
                      <c:pt idx="3812" formatCode="General">
                        <c:v>316.35599999999999</c:v>
                      </c:pt>
                      <c:pt idx="3813" formatCode="General">
                        <c:v>316.36599999999999</c:v>
                      </c:pt>
                      <c:pt idx="3814" formatCode="General">
                        <c:v>316.37599999999998</c:v>
                      </c:pt>
                      <c:pt idx="3815" formatCode="General">
                        <c:v>316.38600000000002</c:v>
                      </c:pt>
                      <c:pt idx="3816" formatCode="General">
                        <c:v>316.39600000000002</c:v>
                      </c:pt>
                      <c:pt idx="3817" formatCode="General">
                        <c:v>316.40600000000001</c:v>
                      </c:pt>
                      <c:pt idx="3818" formatCode="General">
                        <c:v>316.416</c:v>
                      </c:pt>
                      <c:pt idx="3819" formatCode="General">
                        <c:v>316.42599999999999</c:v>
                      </c:pt>
                      <c:pt idx="3820" formatCode="General">
                        <c:v>316.43599999999998</c:v>
                      </c:pt>
                      <c:pt idx="3821" formatCode="General">
                        <c:v>316.44600000000003</c:v>
                      </c:pt>
                      <c:pt idx="3822" formatCode="General">
                        <c:v>316.45600000000002</c:v>
                      </c:pt>
                      <c:pt idx="3823" formatCode="General">
                        <c:v>316.46600000000001</c:v>
                      </c:pt>
                      <c:pt idx="3824" formatCode="General">
                        <c:v>316.476</c:v>
                      </c:pt>
                      <c:pt idx="3825" formatCode="General">
                        <c:v>316.48599999999999</c:v>
                      </c:pt>
                      <c:pt idx="3826" formatCode="General">
                        <c:v>316.49599999999998</c:v>
                      </c:pt>
                      <c:pt idx="3827" formatCode="General">
                        <c:v>316.50599999999997</c:v>
                      </c:pt>
                      <c:pt idx="3828" formatCode="General">
                        <c:v>316.51600000000002</c:v>
                      </c:pt>
                      <c:pt idx="3829" formatCode="General">
                        <c:v>316.52600000000001</c:v>
                      </c:pt>
                      <c:pt idx="3830" formatCode="General">
                        <c:v>316.536</c:v>
                      </c:pt>
                      <c:pt idx="3831" formatCode="General">
                        <c:v>316.54599999999999</c:v>
                      </c:pt>
                      <c:pt idx="3832" formatCode="General">
                        <c:v>316.55599999999998</c:v>
                      </c:pt>
                      <c:pt idx="3833" formatCode="General">
                        <c:v>316.56599999999997</c:v>
                      </c:pt>
                      <c:pt idx="3834" formatCode="General">
                        <c:v>316.57600000000002</c:v>
                      </c:pt>
                      <c:pt idx="3835" formatCode="General">
                        <c:v>316.58600000000001</c:v>
                      </c:pt>
                      <c:pt idx="3836" formatCode="General">
                        <c:v>316.596</c:v>
                      </c:pt>
                      <c:pt idx="3837" formatCode="General">
                        <c:v>316.60599999999999</c:v>
                      </c:pt>
                      <c:pt idx="3838" formatCode="General">
                        <c:v>316.61599999999999</c:v>
                      </c:pt>
                      <c:pt idx="3839" formatCode="General">
                        <c:v>316.62599999999998</c:v>
                      </c:pt>
                      <c:pt idx="3840" formatCode="General">
                        <c:v>316.63600000000002</c:v>
                      </c:pt>
                      <c:pt idx="3841" formatCode="General">
                        <c:v>316.64600000000002</c:v>
                      </c:pt>
                      <c:pt idx="3842" formatCode="General">
                        <c:v>316.65600000000001</c:v>
                      </c:pt>
                      <c:pt idx="3843" formatCode="General">
                        <c:v>316.666</c:v>
                      </c:pt>
                      <c:pt idx="3844" formatCode="General">
                        <c:v>316.67599999999999</c:v>
                      </c:pt>
                      <c:pt idx="3845" formatCode="General">
                        <c:v>316.68599999999998</c:v>
                      </c:pt>
                      <c:pt idx="3846" formatCode="General">
                        <c:v>316.69600000000003</c:v>
                      </c:pt>
                      <c:pt idx="3847" formatCode="General">
                        <c:v>316.70600000000002</c:v>
                      </c:pt>
                      <c:pt idx="3848" formatCode="General">
                        <c:v>316.71600000000001</c:v>
                      </c:pt>
                      <c:pt idx="3849" formatCode="General">
                        <c:v>316.726</c:v>
                      </c:pt>
                      <c:pt idx="3850" formatCode="General">
                        <c:v>316.73599999999999</c:v>
                      </c:pt>
                      <c:pt idx="3851" formatCode="General">
                        <c:v>316.74599999999998</c:v>
                      </c:pt>
                      <c:pt idx="3852" formatCode="General">
                        <c:v>316.75599999999997</c:v>
                      </c:pt>
                      <c:pt idx="3853" formatCode="General">
                        <c:v>316.76600000000002</c:v>
                      </c:pt>
                      <c:pt idx="3854" formatCode="General">
                        <c:v>316.77600000000001</c:v>
                      </c:pt>
                      <c:pt idx="3855" formatCode="General">
                        <c:v>316.786</c:v>
                      </c:pt>
                      <c:pt idx="3856" formatCode="General">
                        <c:v>316.79599999999999</c:v>
                      </c:pt>
                      <c:pt idx="3857" formatCode="General">
                        <c:v>316.80599999999998</c:v>
                      </c:pt>
                      <c:pt idx="3858" formatCode="General">
                        <c:v>316.81599999999997</c:v>
                      </c:pt>
                      <c:pt idx="3859" formatCode="General">
                        <c:v>316.82600000000002</c:v>
                      </c:pt>
                      <c:pt idx="3860" formatCode="General">
                        <c:v>316.83600000000001</c:v>
                      </c:pt>
                      <c:pt idx="3861" formatCode="General">
                        <c:v>316.846</c:v>
                      </c:pt>
                      <c:pt idx="3862" formatCode="General">
                        <c:v>316.85599999999999</c:v>
                      </c:pt>
                      <c:pt idx="3863" formatCode="General">
                        <c:v>316.86599999999999</c:v>
                      </c:pt>
                      <c:pt idx="3864" formatCode="General">
                        <c:v>316.87599999999998</c:v>
                      </c:pt>
                      <c:pt idx="3865" formatCode="General">
                        <c:v>316.88600000000002</c:v>
                      </c:pt>
                      <c:pt idx="3866" formatCode="General">
                        <c:v>316.89600000000002</c:v>
                      </c:pt>
                      <c:pt idx="3867" formatCode="General">
                        <c:v>316.90600000000001</c:v>
                      </c:pt>
                      <c:pt idx="3868" formatCode="General">
                        <c:v>316.916</c:v>
                      </c:pt>
                      <c:pt idx="3869" formatCode="General">
                        <c:v>316.92599999999999</c:v>
                      </c:pt>
                      <c:pt idx="3870" formatCode="General">
                        <c:v>316.93599999999998</c:v>
                      </c:pt>
                      <c:pt idx="3871" formatCode="General">
                        <c:v>316.94600000000003</c:v>
                      </c:pt>
                      <c:pt idx="3872" formatCode="General">
                        <c:v>316.95600000000002</c:v>
                      </c:pt>
                      <c:pt idx="3873" formatCode="General">
                        <c:v>316.96600000000001</c:v>
                      </c:pt>
                      <c:pt idx="3874" formatCode="General">
                        <c:v>316.976</c:v>
                      </c:pt>
                      <c:pt idx="3875" formatCode="General">
                        <c:v>316.98599999999999</c:v>
                      </c:pt>
                      <c:pt idx="3876" formatCode="General">
                        <c:v>316.99599999999998</c:v>
                      </c:pt>
                      <c:pt idx="3877" formatCode="General">
                        <c:v>317.00599999999997</c:v>
                      </c:pt>
                      <c:pt idx="3878" formatCode="General">
                        <c:v>317.01600000000002</c:v>
                      </c:pt>
                      <c:pt idx="3879" formatCode="General">
                        <c:v>317.02600000000001</c:v>
                      </c:pt>
                      <c:pt idx="3880" formatCode="General">
                        <c:v>317.036</c:v>
                      </c:pt>
                      <c:pt idx="3881" formatCode="General">
                        <c:v>317.04599999999999</c:v>
                      </c:pt>
                      <c:pt idx="3882" formatCode="General">
                        <c:v>317.05599999999998</c:v>
                      </c:pt>
                      <c:pt idx="3883" formatCode="General">
                        <c:v>317.06599999999997</c:v>
                      </c:pt>
                      <c:pt idx="3884" formatCode="General">
                        <c:v>317.07600000000002</c:v>
                      </c:pt>
                      <c:pt idx="3885" formatCode="General">
                        <c:v>317.08600000000001</c:v>
                      </c:pt>
                      <c:pt idx="3886" formatCode="General">
                        <c:v>317.096</c:v>
                      </c:pt>
                      <c:pt idx="3887" formatCode="General">
                        <c:v>317.10599999999999</c:v>
                      </c:pt>
                      <c:pt idx="3888" formatCode="General">
                        <c:v>317.11599999999999</c:v>
                      </c:pt>
                      <c:pt idx="3889" formatCode="General">
                        <c:v>317.12599999999998</c:v>
                      </c:pt>
                      <c:pt idx="3890" formatCode="General">
                        <c:v>317.13600000000002</c:v>
                      </c:pt>
                      <c:pt idx="3891" formatCode="General">
                        <c:v>317.14600000000002</c:v>
                      </c:pt>
                      <c:pt idx="3892" formatCode="General">
                        <c:v>317.15600000000001</c:v>
                      </c:pt>
                      <c:pt idx="3893" formatCode="General">
                        <c:v>317.166</c:v>
                      </c:pt>
                      <c:pt idx="3894" formatCode="General">
                        <c:v>317.17599999999999</c:v>
                      </c:pt>
                      <c:pt idx="3895" formatCode="General">
                        <c:v>317.18599999999998</c:v>
                      </c:pt>
                      <c:pt idx="3896" formatCode="General">
                        <c:v>317.19600000000003</c:v>
                      </c:pt>
                      <c:pt idx="3897" formatCode="General">
                        <c:v>317.20600000000002</c:v>
                      </c:pt>
                      <c:pt idx="3898" formatCode="General">
                        <c:v>317.21600000000001</c:v>
                      </c:pt>
                      <c:pt idx="3899" formatCode="General">
                        <c:v>317.226</c:v>
                      </c:pt>
                      <c:pt idx="3900" formatCode="General">
                        <c:v>317.23599999999999</c:v>
                      </c:pt>
                      <c:pt idx="3901" formatCode="General">
                        <c:v>317.24599999999998</c:v>
                      </c:pt>
                      <c:pt idx="3902" formatCode="General">
                        <c:v>317.25599999999997</c:v>
                      </c:pt>
                      <c:pt idx="3903" formatCode="General">
                        <c:v>317.26600000000002</c:v>
                      </c:pt>
                      <c:pt idx="3904" formatCode="General">
                        <c:v>317.27600000000001</c:v>
                      </c:pt>
                      <c:pt idx="3905" formatCode="General">
                        <c:v>317.286</c:v>
                      </c:pt>
                      <c:pt idx="3906" formatCode="General">
                        <c:v>317.29599999999999</c:v>
                      </c:pt>
                      <c:pt idx="3907" formatCode="General">
                        <c:v>317.30599999999998</c:v>
                      </c:pt>
                      <c:pt idx="3908" formatCode="General">
                        <c:v>317.31599999999997</c:v>
                      </c:pt>
                      <c:pt idx="3909" formatCode="General">
                        <c:v>317.32600000000002</c:v>
                      </c:pt>
                      <c:pt idx="3910" formatCode="General">
                        <c:v>317.33600000000001</c:v>
                      </c:pt>
                      <c:pt idx="3911" formatCode="General">
                        <c:v>317.346</c:v>
                      </c:pt>
                      <c:pt idx="3912" formatCode="General">
                        <c:v>317.35599999999999</c:v>
                      </c:pt>
                      <c:pt idx="3913" formatCode="General">
                        <c:v>317.36599999999999</c:v>
                      </c:pt>
                      <c:pt idx="3914" formatCode="General">
                        <c:v>317.37599999999998</c:v>
                      </c:pt>
                      <c:pt idx="3915" formatCode="General">
                        <c:v>317.38600000000002</c:v>
                      </c:pt>
                      <c:pt idx="3916" formatCode="General">
                        <c:v>317.39600000000002</c:v>
                      </c:pt>
                      <c:pt idx="3917" formatCode="General">
                        <c:v>317.40600000000001</c:v>
                      </c:pt>
                      <c:pt idx="3918" formatCode="General">
                        <c:v>317.416</c:v>
                      </c:pt>
                      <c:pt idx="3919" formatCode="General">
                        <c:v>317.42599999999999</c:v>
                      </c:pt>
                      <c:pt idx="3920" formatCode="General">
                        <c:v>317.43599999999998</c:v>
                      </c:pt>
                      <c:pt idx="3921" formatCode="General">
                        <c:v>317.44600000000003</c:v>
                      </c:pt>
                      <c:pt idx="3922" formatCode="General">
                        <c:v>317.45600000000002</c:v>
                      </c:pt>
                      <c:pt idx="3923" formatCode="General">
                        <c:v>317.46600000000001</c:v>
                      </c:pt>
                      <c:pt idx="3924" formatCode="General">
                        <c:v>317.476</c:v>
                      </c:pt>
                      <c:pt idx="3925" formatCode="General">
                        <c:v>317.48599999999999</c:v>
                      </c:pt>
                      <c:pt idx="3926" formatCode="General">
                        <c:v>317.49599999999998</c:v>
                      </c:pt>
                      <c:pt idx="3927" formatCode="General">
                        <c:v>317.50599999999997</c:v>
                      </c:pt>
                      <c:pt idx="3928" formatCode="General">
                        <c:v>317.51600000000002</c:v>
                      </c:pt>
                      <c:pt idx="3929" formatCode="General">
                        <c:v>317.52600000000001</c:v>
                      </c:pt>
                      <c:pt idx="3930" formatCode="General">
                        <c:v>317.536</c:v>
                      </c:pt>
                      <c:pt idx="3931" formatCode="General">
                        <c:v>317.54599999999999</c:v>
                      </c:pt>
                      <c:pt idx="3932" formatCode="General">
                        <c:v>317.55599999999998</c:v>
                      </c:pt>
                      <c:pt idx="3933" formatCode="General">
                        <c:v>317.56599999999997</c:v>
                      </c:pt>
                      <c:pt idx="3934" formatCode="General">
                        <c:v>317.57600000000002</c:v>
                      </c:pt>
                      <c:pt idx="3935" formatCode="General">
                        <c:v>317.58600000000001</c:v>
                      </c:pt>
                      <c:pt idx="3936" formatCode="General">
                        <c:v>317.596</c:v>
                      </c:pt>
                      <c:pt idx="3937" formatCode="General">
                        <c:v>317.60599999999999</c:v>
                      </c:pt>
                      <c:pt idx="3938" formatCode="General">
                        <c:v>317.61599999999999</c:v>
                      </c:pt>
                      <c:pt idx="3939" formatCode="General">
                        <c:v>317.62599999999998</c:v>
                      </c:pt>
                      <c:pt idx="3940" formatCode="General">
                        <c:v>317.63600000000002</c:v>
                      </c:pt>
                      <c:pt idx="3941" formatCode="General">
                        <c:v>317.64600000000002</c:v>
                      </c:pt>
                      <c:pt idx="3942" formatCode="General">
                        <c:v>317.65600000000001</c:v>
                      </c:pt>
                      <c:pt idx="3943" formatCode="General">
                        <c:v>317.666</c:v>
                      </c:pt>
                      <c:pt idx="3944" formatCode="General">
                        <c:v>317.67599999999999</c:v>
                      </c:pt>
                      <c:pt idx="3945" formatCode="General">
                        <c:v>317.68599999999998</c:v>
                      </c:pt>
                      <c:pt idx="3946" formatCode="General">
                        <c:v>317.69600000000003</c:v>
                      </c:pt>
                      <c:pt idx="3947" formatCode="General">
                        <c:v>317.70600000000002</c:v>
                      </c:pt>
                      <c:pt idx="3948" formatCode="General">
                        <c:v>317.71600000000001</c:v>
                      </c:pt>
                      <c:pt idx="3949" formatCode="General">
                        <c:v>317.726</c:v>
                      </c:pt>
                      <c:pt idx="3950" formatCode="General">
                        <c:v>317.73599999999999</c:v>
                      </c:pt>
                      <c:pt idx="3951" formatCode="General">
                        <c:v>317.74599999999998</c:v>
                      </c:pt>
                      <c:pt idx="3952" formatCode="General">
                        <c:v>317.75599999999997</c:v>
                      </c:pt>
                      <c:pt idx="3953" formatCode="General">
                        <c:v>317.76600000000002</c:v>
                      </c:pt>
                      <c:pt idx="3954" formatCode="General">
                        <c:v>317.77600000000001</c:v>
                      </c:pt>
                      <c:pt idx="3955" formatCode="General">
                        <c:v>317.786</c:v>
                      </c:pt>
                      <c:pt idx="3956" formatCode="General">
                        <c:v>317.79599999999999</c:v>
                      </c:pt>
                      <c:pt idx="3957" formatCode="General">
                        <c:v>317.80599999999998</c:v>
                      </c:pt>
                      <c:pt idx="3958" formatCode="General">
                        <c:v>317.81599999999997</c:v>
                      </c:pt>
                      <c:pt idx="3959" formatCode="General">
                        <c:v>317.82600000000002</c:v>
                      </c:pt>
                      <c:pt idx="3960" formatCode="General">
                        <c:v>317.83600000000001</c:v>
                      </c:pt>
                      <c:pt idx="3961" formatCode="General">
                        <c:v>317.846</c:v>
                      </c:pt>
                      <c:pt idx="3962" formatCode="General">
                        <c:v>317.85599999999999</c:v>
                      </c:pt>
                      <c:pt idx="3963" formatCode="General">
                        <c:v>317.86599999999999</c:v>
                      </c:pt>
                      <c:pt idx="3964" formatCode="General">
                        <c:v>317.87599999999998</c:v>
                      </c:pt>
                      <c:pt idx="3965" formatCode="General">
                        <c:v>317.88600000000002</c:v>
                      </c:pt>
                      <c:pt idx="3966" formatCode="General">
                        <c:v>317.89600000000002</c:v>
                      </c:pt>
                      <c:pt idx="3967" formatCode="General">
                        <c:v>317.90600000000001</c:v>
                      </c:pt>
                      <c:pt idx="3968" formatCode="General">
                        <c:v>317.916</c:v>
                      </c:pt>
                      <c:pt idx="3969" formatCode="General">
                        <c:v>317.92599999999999</c:v>
                      </c:pt>
                      <c:pt idx="3970" formatCode="General">
                        <c:v>317.93599999999998</c:v>
                      </c:pt>
                      <c:pt idx="3971" formatCode="General">
                        <c:v>317.94600000000003</c:v>
                      </c:pt>
                      <c:pt idx="3972" formatCode="General">
                        <c:v>317.95600000000002</c:v>
                      </c:pt>
                      <c:pt idx="3973" formatCode="General">
                        <c:v>317.96600000000001</c:v>
                      </c:pt>
                      <c:pt idx="3974" formatCode="General">
                        <c:v>317.976</c:v>
                      </c:pt>
                      <c:pt idx="3975" formatCode="General">
                        <c:v>317.98599999999999</c:v>
                      </c:pt>
                      <c:pt idx="3976" formatCode="General">
                        <c:v>317.99599999999998</c:v>
                      </c:pt>
                      <c:pt idx="3977" formatCode="General">
                        <c:v>318.00599999999997</c:v>
                      </c:pt>
                      <c:pt idx="3978" formatCode="General">
                        <c:v>318.01600000000002</c:v>
                      </c:pt>
                      <c:pt idx="3979" formatCode="General">
                        <c:v>318.02600000000001</c:v>
                      </c:pt>
                      <c:pt idx="3980" formatCode="General">
                        <c:v>318.036</c:v>
                      </c:pt>
                      <c:pt idx="3981" formatCode="General">
                        <c:v>318.04599999999999</c:v>
                      </c:pt>
                      <c:pt idx="3982" formatCode="General">
                        <c:v>318.05599999999998</c:v>
                      </c:pt>
                      <c:pt idx="3983" formatCode="General">
                        <c:v>318.06599999999997</c:v>
                      </c:pt>
                      <c:pt idx="3984" formatCode="General">
                        <c:v>318.07600000000002</c:v>
                      </c:pt>
                      <c:pt idx="3985" formatCode="General">
                        <c:v>318.08600000000001</c:v>
                      </c:pt>
                      <c:pt idx="3986" formatCode="General">
                        <c:v>318.096</c:v>
                      </c:pt>
                      <c:pt idx="3987" formatCode="General">
                        <c:v>318.10599999999999</c:v>
                      </c:pt>
                      <c:pt idx="3988" formatCode="General">
                        <c:v>318.11599999999999</c:v>
                      </c:pt>
                      <c:pt idx="3989" formatCode="General">
                        <c:v>318.12599999999998</c:v>
                      </c:pt>
                      <c:pt idx="3990" formatCode="General">
                        <c:v>318.13600000000002</c:v>
                      </c:pt>
                      <c:pt idx="3991" formatCode="General">
                        <c:v>318.14600000000002</c:v>
                      </c:pt>
                      <c:pt idx="3992" formatCode="General">
                        <c:v>318.15600000000001</c:v>
                      </c:pt>
                      <c:pt idx="3993" formatCode="General">
                        <c:v>318.166</c:v>
                      </c:pt>
                      <c:pt idx="3994" formatCode="General">
                        <c:v>318.17599999999999</c:v>
                      </c:pt>
                      <c:pt idx="3995" formatCode="General">
                        <c:v>318.18599999999998</c:v>
                      </c:pt>
                      <c:pt idx="3996" formatCode="General">
                        <c:v>318.19600000000003</c:v>
                      </c:pt>
                      <c:pt idx="3997" formatCode="General">
                        <c:v>318.20600000000002</c:v>
                      </c:pt>
                      <c:pt idx="3998" formatCode="General">
                        <c:v>318.21600000000001</c:v>
                      </c:pt>
                      <c:pt idx="3999" formatCode="General">
                        <c:v>318.226</c:v>
                      </c:pt>
                      <c:pt idx="4000" formatCode="General">
                        <c:v>318.23599999999999</c:v>
                      </c:pt>
                      <c:pt idx="4001" formatCode="General">
                        <c:v>318.24599999999998</c:v>
                      </c:pt>
                      <c:pt idx="4002" formatCode="General">
                        <c:v>318.25599999999997</c:v>
                      </c:pt>
                      <c:pt idx="4003" formatCode="General">
                        <c:v>318.26600000000002</c:v>
                      </c:pt>
                      <c:pt idx="4004" formatCode="General">
                        <c:v>318.27600000000001</c:v>
                      </c:pt>
                      <c:pt idx="4005" formatCode="General">
                        <c:v>318.286</c:v>
                      </c:pt>
                      <c:pt idx="4006" formatCode="General">
                        <c:v>318.29599999999999</c:v>
                      </c:pt>
                      <c:pt idx="4007" formatCode="General">
                        <c:v>318.30599999999998</c:v>
                      </c:pt>
                      <c:pt idx="4008" formatCode="General">
                        <c:v>318.31599999999997</c:v>
                      </c:pt>
                      <c:pt idx="4009" formatCode="General">
                        <c:v>318.32600000000002</c:v>
                      </c:pt>
                      <c:pt idx="4010" formatCode="General">
                        <c:v>318.33600000000001</c:v>
                      </c:pt>
                      <c:pt idx="4011" formatCode="General">
                        <c:v>318.346</c:v>
                      </c:pt>
                      <c:pt idx="4012" formatCode="General">
                        <c:v>318.35599999999999</c:v>
                      </c:pt>
                      <c:pt idx="4013" formatCode="General">
                        <c:v>318.36599999999999</c:v>
                      </c:pt>
                      <c:pt idx="4014" formatCode="General">
                        <c:v>318.37599999999998</c:v>
                      </c:pt>
                      <c:pt idx="4015" formatCode="General">
                        <c:v>318.38600000000002</c:v>
                      </c:pt>
                      <c:pt idx="4016" formatCode="General">
                        <c:v>318.39600000000002</c:v>
                      </c:pt>
                      <c:pt idx="4017" formatCode="General">
                        <c:v>318.40600000000001</c:v>
                      </c:pt>
                      <c:pt idx="4018" formatCode="General">
                        <c:v>318.416</c:v>
                      </c:pt>
                      <c:pt idx="4019" formatCode="General">
                        <c:v>318.42599999999999</c:v>
                      </c:pt>
                      <c:pt idx="4020" formatCode="General">
                        <c:v>318.43599999999998</c:v>
                      </c:pt>
                      <c:pt idx="4021" formatCode="General">
                        <c:v>318.44600000000003</c:v>
                      </c:pt>
                      <c:pt idx="4022" formatCode="General">
                        <c:v>318.45600000000002</c:v>
                      </c:pt>
                      <c:pt idx="4023" formatCode="General">
                        <c:v>318.46600000000001</c:v>
                      </c:pt>
                      <c:pt idx="4024" formatCode="General">
                        <c:v>318.476</c:v>
                      </c:pt>
                      <c:pt idx="4025" formatCode="General">
                        <c:v>318.48599999999999</c:v>
                      </c:pt>
                      <c:pt idx="4026" formatCode="General">
                        <c:v>318.49599999999998</c:v>
                      </c:pt>
                      <c:pt idx="4027" formatCode="General">
                        <c:v>318.50599999999997</c:v>
                      </c:pt>
                      <c:pt idx="4028" formatCode="General">
                        <c:v>318.51600000000002</c:v>
                      </c:pt>
                      <c:pt idx="4029" formatCode="General">
                        <c:v>318.52600000000001</c:v>
                      </c:pt>
                      <c:pt idx="4030" formatCode="General">
                        <c:v>318.536</c:v>
                      </c:pt>
                      <c:pt idx="4031" formatCode="General">
                        <c:v>318.54599999999999</c:v>
                      </c:pt>
                      <c:pt idx="4032" formatCode="General">
                        <c:v>318.55599999999998</c:v>
                      </c:pt>
                      <c:pt idx="4033" formatCode="General">
                        <c:v>318.56599999999997</c:v>
                      </c:pt>
                      <c:pt idx="4034" formatCode="General">
                        <c:v>318.57600000000002</c:v>
                      </c:pt>
                      <c:pt idx="4035" formatCode="General">
                        <c:v>318.58600000000001</c:v>
                      </c:pt>
                      <c:pt idx="4036" formatCode="General">
                        <c:v>318.596</c:v>
                      </c:pt>
                      <c:pt idx="4037" formatCode="General">
                        <c:v>318.60599999999999</c:v>
                      </c:pt>
                      <c:pt idx="4038" formatCode="General">
                        <c:v>318.61599999999999</c:v>
                      </c:pt>
                      <c:pt idx="4039" formatCode="General">
                        <c:v>318.62599999999998</c:v>
                      </c:pt>
                      <c:pt idx="4040" formatCode="General">
                        <c:v>318.63600000000002</c:v>
                      </c:pt>
                      <c:pt idx="4041" formatCode="General">
                        <c:v>318.64600000000002</c:v>
                      </c:pt>
                      <c:pt idx="4042" formatCode="General">
                        <c:v>318.65600000000001</c:v>
                      </c:pt>
                      <c:pt idx="4043" formatCode="General">
                        <c:v>318.666</c:v>
                      </c:pt>
                      <c:pt idx="4044" formatCode="General">
                        <c:v>318.67599999999999</c:v>
                      </c:pt>
                      <c:pt idx="4045" formatCode="General">
                        <c:v>318.68599999999998</c:v>
                      </c:pt>
                      <c:pt idx="4046" formatCode="General">
                        <c:v>318.69600000000003</c:v>
                      </c:pt>
                      <c:pt idx="4047" formatCode="General">
                        <c:v>318.70600000000002</c:v>
                      </c:pt>
                      <c:pt idx="4048" formatCode="General">
                        <c:v>318.71600000000001</c:v>
                      </c:pt>
                      <c:pt idx="4049" formatCode="General">
                        <c:v>318.726</c:v>
                      </c:pt>
                      <c:pt idx="4050" formatCode="General">
                        <c:v>318.73599999999999</c:v>
                      </c:pt>
                      <c:pt idx="4051" formatCode="General">
                        <c:v>318.74599999999998</c:v>
                      </c:pt>
                      <c:pt idx="4052" formatCode="General">
                        <c:v>318.75599999999997</c:v>
                      </c:pt>
                      <c:pt idx="4053" formatCode="General">
                        <c:v>318.76600000000002</c:v>
                      </c:pt>
                      <c:pt idx="4054" formatCode="General">
                        <c:v>318.77600000000001</c:v>
                      </c:pt>
                      <c:pt idx="4055" formatCode="General">
                        <c:v>318.786</c:v>
                      </c:pt>
                      <c:pt idx="4056" formatCode="General">
                        <c:v>318.79599999999999</c:v>
                      </c:pt>
                      <c:pt idx="4057" formatCode="General">
                        <c:v>318.80599999999998</c:v>
                      </c:pt>
                      <c:pt idx="4058" formatCode="General">
                        <c:v>318.81599999999997</c:v>
                      </c:pt>
                      <c:pt idx="4059" formatCode="General">
                        <c:v>318.82600000000002</c:v>
                      </c:pt>
                      <c:pt idx="4060" formatCode="General">
                        <c:v>318.83600000000001</c:v>
                      </c:pt>
                      <c:pt idx="4061" formatCode="General">
                        <c:v>318.846</c:v>
                      </c:pt>
                      <c:pt idx="4062" formatCode="General">
                        <c:v>318.85599999999999</c:v>
                      </c:pt>
                      <c:pt idx="4063" formatCode="General">
                        <c:v>318.86599999999999</c:v>
                      </c:pt>
                      <c:pt idx="4064" formatCode="General">
                        <c:v>318.87599999999998</c:v>
                      </c:pt>
                      <c:pt idx="4065" formatCode="General">
                        <c:v>318.88600000000002</c:v>
                      </c:pt>
                      <c:pt idx="4066" formatCode="General">
                        <c:v>318.89600000000002</c:v>
                      </c:pt>
                      <c:pt idx="4067" formatCode="General">
                        <c:v>318.90600000000001</c:v>
                      </c:pt>
                      <c:pt idx="4068" formatCode="General">
                        <c:v>318.916</c:v>
                      </c:pt>
                      <c:pt idx="4069" formatCode="General">
                        <c:v>318.92599999999999</c:v>
                      </c:pt>
                      <c:pt idx="4070" formatCode="General">
                        <c:v>318.93599999999998</c:v>
                      </c:pt>
                      <c:pt idx="4071" formatCode="General">
                        <c:v>318.94600000000003</c:v>
                      </c:pt>
                      <c:pt idx="4072" formatCode="General">
                        <c:v>318.95600000000002</c:v>
                      </c:pt>
                      <c:pt idx="4073" formatCode="General">
                        <c:v>318.96600000000001</c:v>
                      </c:pt>
                      <c:pt idx="4074" formatCode="General">
                        <c:v>318.976</c:v>
                      </c:pt>
                      <c:pt idx="4075" formatCode="General">
                        <c:v>318.98599999999999</c:v>
                      </c:pt>
                      <c:pt idx="4076" formatCode="General">
                        <c:v>318.99599999999998</c:v>
                      </c:pt>
                      <c:pt idx="4077" formatCode="General">
                        <c:v>319.00599999999997</c:v>
                      </c:pt>
                      <c:pt idx="4078" formatCode="General">
                        <c:v>319.01600000000002</c:v>
                      </c:pt>
                      <c:pt idx="4079" formatCode="General">
                        <c:v>319.02600000000001</c:v>
                      </c:pt>
                      <c:pt idx="4080" formatCode="General">
                        <c:v>319.036</c:v>
                      </c:pt>
                      <c:pt idx="4081" formatCode="General">
                        <c:v>319.04599999999999</c:v>
                      </c:pt>
                      <c:pt idx="4082" formatCode="General">
                        <c:v>319.05599999999998</c:v>
                      </c:pt>
                      <c:pt idx="4083" formatCode="General">
                        <c:v>319.06599999999997</c:v>
                      </c:pt>
                      <c:pt idx="4084" formatCode="General">
                        <c:v>319.07600000000002</c:v>
                      </c:pt>
                      <c:pt idx="4085" formatCode="General">
                        <c:v>319.08600000000001</c:v>
                      </c:pt>
                      <c:pt idx="4086" formatCode="General">
                        <c:v>319.096</c:v>
                      </c:pt>
                      <c:pt idx="4087" formatCode="General">
                        <c:v>319.10599999999999</c:v>
                      </c:pt>
                      <c:pt idx="4088" formatCode="General">
                        <c:v>319.11599999999999</c:v>
                      </c:pt>
                      <c:pt idx="4089" formatCode="General">
                        <c:v>319.12599999999998</c:v>
                      </c:pt>
                      <c:pt idx="4090" formatCode="General">
                        <c:v>319.13600000000002</c:v>
                      </c:pt>
                      <c:pt idx="4091" formatCode="General">
                        <c:v>319.14600000000002</c:v>
                      </c:pt>
                      <c:pt idx="4092" formatCode="General">
                        <c:v>319.15600000000001</c:v>
                      </c:pt>
                      <c:pt idx="4093" formatCode="General">
                        <c:v>319.166</c:v>
                      </c:pt>
                      <c:pt idx="4094" formatCode="General">
                        <c:v>319.17599999999999</c:v>
                      </c:pt>
                      <c:pt idx="4095" formatCode="General">
                        <c:v>319.18599999999998</c:v>
                      </c:pt>
                      <c:pt idx="4096" formatCode="General">
                        <c:v>319.19600000000003</c:v>
                      </c:pt>
                      <c:pt idx="4097" formatCode="General">
                        <c:v>319.20600000000002</c:v>
                      </c:pt>
                      <c:pt idx="4098" formatCode="General">
                        <c:v>319.21600000000001</c:v>
                      </c:pt>
                      <c:pt idx="4099" formatCode="General">
                        <c:v>319.226</c:v>
                      </c:pt>
                      <c:pt idx="4100" formatCode="General">
                        <c:v>319.23599999999999</c:v>
                      </c:pt>
                      <c:pt idx="4101" formatCode="General">
                        <c:v>319.24599999999998</c:v>
                      </c:pt>
                      <c:pt idx="4102" formatCode="General">
                        <c:v>319.25599999999997</c:v>
                      </c:pt>
                      <c:pt idx="4103" formatCode="General">
                        <c:v>319.26600000000002</c:v>
                      </c:pt>
                      <c:pt idx="4104" formatCode="General">
                        <c:v>319.27600000000001</c:v>
                      </c:pt>
                      <c:pt idx="4105" formatCode="General">
                        <c:v>319.286</c:v>
                      </c:pt>
                      <c:pt idx="4106" formatCode="General">
                        <c:v>319.29599999999999</c:v>
                      </c:pt>
                      <c:pt idx="4107" formatCode="General">
                        <c:v>319.30599999999998</c:v>
                      </c:pt>
                      <c:pt idx="4108" formatCode="General">
                        <c:v>319.31599999999997</c:v>
                      </c:pt>
                      <c:pt idx="4109" formatCode="General">
                        <c:v>319.32600000000002</c:v>
                      </c:pt>
                      <c:pt idx="4110" formatCode="General">
                        <c:v>319.33600000000001</c:v>
                      </c:pt>
                      <c:pt idx="4111" formatCode="General">
                        <c:v>319.346</c:v>
                      </c:pt>
                      <c:pt idx="4112" formatCode="General">
                        <c:v>319.35599999999999</c:v>
                      </c:pt>
                      <c:pt idx="4113" formatCode="General">
                        <c:v>319.36599999999999</c:v>
                      </c:pt>
                      <c:pt idx="4114" formatCode="General">
                        <c:v>319.37599999999998</c:v>
                      </c:pt>
                      <c:pt idx="4115" formatCode="General">
                        <c:v>319.38600000000002</c:v>
                      </c:pt>
                      <c:pt idx="4116" formatCode="General">
                        <c:v>319.39100000000002</c:v>
                      </c:pt>
                      <c:pt idx="4117" formatCode="General">
                        <c:v>319.39100000000002</c:v>
                      </c:pt>
                      <c:pt idx="4118" formatCode="General">
                        <c:v>320.39100000000002</c:v>
                      </c:pt>
                      <c:pt idx="4119" formatCode="General">
                        <c:v>321.39100000000002</c:v>
                      </c:pt>
                      <c:pt idx="4120" formatCode="General">
                        <c:v>322.39100000000002</c:v>
                      </c:pt>
                      <c:pt idx="4121" formatCode="General">
                        <c:v>323.39100000000002</c:v>
                      </c:pt>
                      <c:pt idx="4122" formatCode="General">
                        <c:v>324.39100000000002</c:v>
                      </c:pt>
                      <c:pt idx="4123" formatCode="General">
                        <c:v>325.39100000000002</c:v>
                      </c:pt>
                      <c:pt idx="4124" formatCode="General">
                        <c:v>326.39100000000002</c:v>
                      </c:pt>
                      <c:pt idx="4125" formatCode="General">
                        <c:v>327.39100000000002</c:v>
                      </c:pt>
                      <c:pt idx="4126" formatCode="General">
                        <c:v>328.39100000000002</c:v>
                      </c:pt>
                      <c:pt idx="4127" formatCode="General">
                        <c:v>329.39100000000002</c:v>
                      </c:pt>
                      <c:pt idx="4128" formatCode="General">
                        <c:v>330.39100000000002</c:v>
                      </c:pt>
                      <c:pt idx="4129" formatCode="General">
                        <c:v>331.39100000000002</c:v>
                      </c:pt>
                      <c:pt idx="4130" formatCode="General">
                        <c:v>332.39100000000002</c:v>
                      </c:pt>
                      <c:pt idx="4131" formatCode="General">
                        <c:v>333.39100000000002</c:v>
                      </c:pt>
                      <c:pt idx="4132" formatCode="General">
                        <c:v>334.39100000000002</c:v>
                      </c:pt>
                      <c:pt idx="4133" formatCode="General">
                        <c:v>335.39100000000002</c:v>
                      </c:pt>
                      <c:pt idx="4134" formatCode="General">
                        <c:v>336.39100000000002</c:v>
                      </c:pt>
                      <c:pt idx="4135" formatCode="General">
                        <c:v>337.39100000000002</c:v>
                      </c:pt>
                      <c:pt idx="4136" formatCode="General">
                        <c:v>338.39100000000002</c:v>
                      </c:pt>
                      <c:pt idx="4137" formatCode="General">
                        <c:v>339.39100000000002</c:v>
                      </c:pt>
                      <c:pt idx="4138" formatCode="General">
                        <c:v>340.39100000000002</c:v>
                      </c:pt>
                      <c:pt idx="4139" formatCode="General">
                        <c:v>341.39100000000002</c:v>
                      </c:pt>
                      <c:pt idx="4140" formatCode="General">
                        <c:v>342.39100000000002</c:v>
                      </c:pt>
                      <c:pt idx="4141" formatCode="General">
                        <c:v>343.39100000000002</c:v>
                      </c:pt>
                      <c:pt idx="4142" formatCode="General">
                        <c:v>344.39100000000002</c:v>
                      </c:pt>
                      <c:pt idx="4143" formatCode="General">
                        <c:v>345.39100000000002</c:v>
                      </c:pt>
                      <c:pt idx="4144" formatCode="General">
                        <c:v>346.39100000000002</c:v>
                      </c:pt>
                      <c:pt idx="4145" formatCode="General">
                        <c:v>347.39100000000002</c:v>
                      </c:pt>
                      <c:pt idx="4146" formatCode="General">
                        <c:v>348.39100000000002</c:v>
                      </c:pt>
                      <c:pt idx="4147" formatCode="General">
                        <c:v>349.39100000000002</c:v>
                      </c:pt>
                      <c:pt idx="4148" formatCode="General">
                        <c:v>350.39100000000002</c:v>
                      </c:pt>
                      <c:pt idx="4149" formatCode="General">
                        <c:v>351.39100000000002</c:v>
                      </c:pt>
                      <c:pt idx="4150" formatCode="General">
                        <c:v>352.39100000000002</c:v>
                      </c:pt>
                      <c:pt idx="4151" formatCode="General">
                        <c:v>353.39100000000002</c:v>
                      </c:pt>
                      <c:pt idx="4152" formatCode="General">
                        <c:v>354.39100000000002</c:v>
                      </c:pt>
                      <c:pt idx="4153" formatCode="General">
                        <c:v>355.39100000000002</c:v>
                      </c:pt>
                      <c:pt idx="4154" formatCode="General">
                        <c:v>356.39100000000002</c:v>
                      </c:pt>
                      <c:pt idx="4155" formatCode="General">
                        <c:v>357.39100000000002</c:v>
                      </c:pt>
                      <c:pt idx="4156" formatCode="General">
                        <c:v>358.39100000000002</c:v>
                      </c:pt>
                      <c:pt idx="4157" formatCode="General">
                        <c:v>359.39100000000002</c:v>
                      </c:pt>
                      <c:pt idx="4158" formatCode="General">
                        <c:v>360.39100000000002</c:v>
                      </c:pt>
                      <c:pt idx="4159" formatCode="General">
                        <c:v>361.39100000000002</c:v>
                      </c:pt>
                      <c:pt idx="4160" formatCode="General">
                        <c:v>362.39100000000002</c:v>
                      </c:pt>
                      <c:pt idx="4161" formatCode="General">
                        <c:v>363.39100000000002</c:v>
                      </c:pt>
                      <c:pt idx="4162" formatCode="General">
                        <c:v>364.39100000000002</c:v>
                      </c:pt>
                      <c:pt idx="4163" formatCode="General">
                        <c:v>365.39100000000002</c:v>
                      </c:pt>
                      <c:pt idx="4164" formatCode="General">
                        <c:v>366.39100000000002</c:v>
                      </c:pt>
                      <c:pt idx="4165" formatCode="General">
                        <c:v>367.39100000000002</c:v>
                      </c:pt>
                      <c:pt idx="4166" formatCode="General">
                        <c:v>368.39100000000002</c:v>
                      </c:pt>
                      <c:pt idx="4167" formatCode="General">
                        <c:v>369.39100000000002</c:v>
                      </c:pt>
                      <c:pt idx="4168" formatCode="General">
                        <c:v>370.39100000000002</c:v>
                      </c:pt>
                      <c:pt idx="4169" formatCode="General">
                        <c:v>371.39100000000002</c:v>
                      </c:pt>
                      <c:pt idx="4170" formatCode="General">
                        <c:v>372.39100000000002</c:v>
                      </c:pt>
                      <c:pt idx="4171" formatCode="General">
                        <c:v>373.39100000000002</c:v>
                      </c:pt>
                      <c:pt idx="4172" formatCode="General">
                        <c:v>374.39100000000002</c:v>
                      </c:pt>
                      <c:pt idx="4173" formatCode="General">
                        <c:v>375.39100000000002</c:v>
                      </c:pt>
                      <c:pt idx="4174" formatCode="General">
                        <c:v>376.39100000000002</c:v>
                      </c:pt>
                      <c:pt idx="4175" formatCode="General">
                        <c:v>377.39100000000002</c:v>
                      </c:pt>
                      <c:pt idx="4176" formatCode="General">
                        <c:v>378.39100000000002</c:v>
                      </c:pt>
                      <c:pt idx="4177" formatCode="General">
                        <c:v>379.39100000000002</c:v>
                      </c:pt>
                      <c:pt idx="4178" formatCode="General">
                        <c:v>380.39100000000002</c:v>
                      </c:pt>
                      <c:pt idx="4179" formatCode="General">
                        <c:v>381.39100000000002</c:v>
                      </c:pt>
                      <c:pt idx="4180" formatCode="General">
                        <c:v>382.39100000000002</c:v>
                      </c:pt>
                      <c:pt idx="4181" formatCode="General">
                        <c:v>383.39100000000002</c:v>
                      </c:pt>
                      <c:pt idx="4182" formatCode="General">
                        <c:v>384.39100000000002</c:v>
                      </c:pt>
                      <c:pt idx="4183" formatCode="General">
                        <c:v>385.39100000000002</c:v>
                      </c:pt>
                      <c:pt idx="4184" formatCode="General">
                        <c:v>386.39100000000002</c:v>
                      </c:pt>
                      <c:pt idx="4185" formatCode="General">
                        <c:v>387.39100000000002</c:v>
                      </c:pt>
                      <c:pt idx="4186" formatCode="General">
                        <c:v>388.39100000000002</c:v>
                      </c:pt>
                      <c:pt idx="4187" formatCode="General">
                        <c:v>389.39100000000002</c:v>
                      </c:pt>
                      <c:pt idx="4188" formatCode="General">
                        <c:v>389.62</c:v>
                      </c:pt>
                      <c:pt idx="4189" formatCode="General">
                        <c:v>389.62</c:v>
                      </c:pt>
                      <c:pt idx="4190" formatCode="General">
                        <c:v>389.63</c:v>
                      </c:pt>
                      <c:pt idx="4191" formatCode="General">
                        <c:v>389.64</c:v>
                      </c:pt>
                      <c:pt idx="4192" formatCode="General">
                        <c:v>389.65</c:v>
                      </c:pt>
                      <c:pt idx="4193" formatCode="General">
                        <c:v>389.66</c:v>
                      </c:pt>
                      <c:pt idx="4194" formatCode="General">
                        <c:v>389.67</c:v>
                      </c:pt>
                      <c:pt idx="4195" formatCode="General">
                        <c:v>389.68</c:v>
                      </c:pt>
                      <c:pt idx="4196" formatCode="General">
                        <c:v>389.69</c:v>
                      </c:pt>
                      <c:pt idx="4197" formatCode="General">
                        <c:v>389.7</c:v>
                      </c:pt>
                      <c:pt idx="4198" formatCode="General">
                        <c:v>389.71</c:v>
                      </c:pt>
                      <c:pt idx="4199" formatCode="General">
                        <c:v>389.72</c:v>
                      </c:pt>
                      <c:pt idx="4200" formatCode="General">
                        <c:v>389.73</c:v>
                      </c:pt>
                      <c:pt idx="4201" formatCode="General">
                        <c:v>389.74</c:v>
                      </c:pt>
                      <c:pt idx="4202" formatCode="General">
                        <c:v>389.75</c:v>
                      </c:pt>
                      <c:pt idx="4203" formatCode="General">
                        <c:v>389.76</c:v>
                      </c:pt>
                      <c:pt idx="4204" formatCode="General">
                        <c:v>389.77</c:v>
                      </c:pt>
                      <c:pt idx="4205" formatCode="General">
                        <c:v>389.78</c:v>
                      </c:pt>
                      <c:pt idx="4206" formatCode="General">
                        <c:v>389.79</c:v>
                      </c:pt>
                      <c:pt idx="4207" formatCode="General">
                        <c:v>389.8</c:v>
                      </c:pt>
                      <c:pt idx="4208" formatCode="General">
                        <c:v>389.81</c:v>
                      </c:pt>
                      <c:pt idx="4209" formatCode="General">
                        <c:v>389.82</c:v>
                      </c:pt>
                      <c:pt idx="4210" formatCode="General">
                        <c:v>389.83</c:v>
                      </c:pt>
                      <c:pt idx="4211" formatCode="General">
                        <c:v>389.84</c:v>
                      </c:pt>
                      <c:pt idx="4212" formatCode="General">
                        <c:v>389.85</c:v>
                      </c:pt>
                      <c:pt idx="4213" formatCode="General">
                        <c:v>389.86</c:v>
                      </c:pt>
                      <c:pt idx="4214" formatCode="General">
                        <c:v>389.87</c:v>
                      </c:pt>
                      <c:pt idx="4215" formatCode="General">
                        <c:v>389.88</c:v>
                      </c:pt>
                      <c:pt idx="4216" formatCode="General">
                        <c:v>389.89</c:v>
                      </c:pt>
                      <c:pt idx="4217" formatCode="General">
                        <c:v>389.9</c:v>
                      </c:pt>
                      <c:pt idx="4218" formatCode="General">
                        <c:v>389.91</c:v>
                      </c:pt>
                      <c:pt idx="4219" formatCode="General">
                        <c:v>389.92</c:v>
                      </c:pt>
                      <c:pt idx="4220" formatCode="General">
                        <c:v>389.93</c:v>
                      </c:pt>
                      <c:pt idx="4221" formatCode="General">
                        <c:v>389.94</c:v>
                      </c:pt>
                      <c:pt idx="4222" formatCode="General">
                        <c:v>389.95</c:v>
                      </c:pt>
                      <c:pt idx="4223" formatCode="General">
                        <c:v>389.96</c:v>
                      </c:pt>
                      <c:pt idx="4224" formatCode="General">
                        <c:v>389.97</c:v>
                      </c:pt>
                      <c:pt idx="4225" formatCode="General">
                        <c:v>389.98</c:v>
                      </c:pt>
                      <c:pt idx="4226" formatCode="General">
                        <c:v>389.99</c:v>
                      </c:pt>
                      <c:pt idx="4227" formatCode="General">
                        <c:v>390</c:v>
                      </c:pt>
                      <c:pt idx="4228" formatCode="General">
                        <c:v>390.01</c:v>
                      </c:pt>
                      <c:pt idx="4229" formatCode="General">
                        <c:v>390.02</c:v>
                      </c:pt>
                      <c:pt idx="4230" formatCode="General">
                        <c:v>390.03</c:v>
                      </c:pt>
                      <c:pt idx="4231" formatCode="General">
                        <c:v>390.04</c:v>
                      </c:pt>
                      <c:pt idx="4232" formatCode="General">
                        <c:v>390.05</c:v>
                      </c:pt>
                      <c:pt idx="4233" formatCode="General">
                        <c:v>390.06</c:v>
                      </c:pt>
                      <c:pt idx="4234" formatCode="General">
                        <c:v>390.07</c:v>
                      </c:pt>
                      <c:pt idx="4235" formatCode="General">
                        <c:v>390.08</c:v>
                      </c:pt>
                      <c:pt idx="4236" formatCode="General">
                        <c:v>390.09</c:v>
                      </c:pt>
                      <c:pt idx="4237" formatCode="General">
                        <c:v>390.1</c:v>
                      </c:pt>
                      <c:pt idx="4238" formatCode="General">
                        <c:v>390.11</c:v>
                      </c:pt>
                      <c:pt idx="4239" formatCode="General">
                        <c:v>390.12</c:v>
                      </c:pt>
                      <c:pt idx="4240" formatCode="General">
                        <c:v>390.13</c:v>
                      </c:pt>
                      <c:pt idx="4241" formatCode="General">
                        <c:v>390.14</c:v>
                      </c:pt>
                      <c:pt idx="4242" formatCode="General">
                        <c:v>390.15</c:v>
                      </c:pt>
                      <c:pt idx="4243" formatCode="General">
                        <c:v>390.16</c:v>
                      </c:pt>
                      <c:pt idx="4244" formatCode="General">
                        <c:v>390.17</c:v>
                      </c:pt>
                      <c:pt idx="4245" formatCode="General">
                        <c:v>390.18</c:v>
                      </c:pt>
                      <c:pt idx="4246" formatCode="General">
                        <c:v>390.19</c:v>
                      </c:pt>
                      <c:pt idx="4247" formatCode="General">
                        <c:v>390.2</c:v>
                      </c:pt>
                      <c:pt idx="4248" formatCode="General">
                        <c:v>390.21</c:v>
                      </c:pt>
                      <c:pt idx="4249" formatCode="General">
                        <c:v>390.22</c:v>
                      </c:pt>
                      <c:pt idx="4250" formatCode="General">
                        <c:v>390.23</c:v>
                      </c:pt>
                      <c:pt idx="4251" formatCode="General">
                        <c:v>390.24</c:v>
                      </c:pt>
                      <c:pt idx="4252" formatCode="General">
                        <c:v>390.25</c:v>
                      </c:pt>
                      <c:pt idx="4253" formatCode="General">
                        <c:v>390.26</c:v>
                      </c:pt>
                      <c:pt idx="4254" formatCode="General">
                        <c:v>390.27</c:v>
                      </c:pt>
                      <c:pt idx="4255" formatCode="General">
                        <c:v>390.28</c:v>
                      </c:pt>
                      <c:pt idx="4256" formatCode="General">
                        <c:v>390.29</c:v>
                      </c:pt>
                      <c:pt idx="4257" formatCode="General">
                        <c:v>390.3</c:v>
                      </c:pt>
                      <c:pt idx="4258" formatCode="General">
                        <c:v>390.31</c:v>
                      </c:pt>
                      <c:pt idx="4259" formatCode="General">
                        <c:v>390.32</c:v>
                      </c:pt>
                      <c:pt idx="4260" formatCode="General">
                        <c:v>390.33</c:v>
                      </c:pt>
                      <c:pt idx="4261" formatCode="General">
                        <c:v>390.34</c:v>
                      </c:pt>
                      <c:pt idx="4262" formatCode="General">
                        <c:v>390.35</c:v>
                      </c:pt>
                      <c:pt idx="4263" formatCode="General">
                        <c:v>390.36</c:v>
                      </c:pt>
                      <c:pt idx="4264" formatCode="General">
                        <c:v>390.37</c:v>
                      </c:pt>
                      <c:pt idx="4265" formatCode="General">
                        <c:v>390.38</c:v>
                      </c:pt>
                      <c:pt idx="4266" formatCode="General">
                        <c:v>390.39</c:v>
                      </c:pt>
                      <c:pt idx="4267" formatCode="General">
                        <c:v>390.4</c:v>
                      </c:pt>
                      <c:pt idx="4268" formatCode="General">
                        <c:v>390.41</c:v>
                      </c:pt>
                      <c:pt idx="4269" formatCode="General">
                        <c:v>390.42</c:v>
                      </c:pt>
                      <c:pt idx="4270" formatCode="General">
                        <c:v>390.43</c:v>
                      </c:pt>
                      <c:pt idx="4271" formatCode="General">
                        <c:v>390.44</c:v>
                      </c:pt>
                      <c:pt idx="4272" formatCode="General">
                        <c:v>390.45</c:v>
                      </c:pt>
                      <c:pt idx="4273" formatCode="General">
                        <c:v>390.46</c:v>
                      </c:pt>
                      <c:pt idx="4274" formatCode="General">
                        <c:v>390.47</c:v>
                      </c:pt>
                      <c:pt idx="4275" formatCode="General">
                        <c:v>390.48</c:v>
                      </c:pt>
                      <c:pt idx="4276" formatCode="General">
                        <c:v>390.49</c:v>
                      </c:pt>
                      <c:pt idx="4277" formatCode="General">
                        <c:v>390.5</c:v>
                      </c:pt>
                      <c:pt idx="4278" formatCode="General">
                        <c:v>390.51</c:v>
                      </c:pt>
                      <c:pt idx="4279" formatCode="General">
                        <c:v>390.52</c:v>
                      </c:pt>
                      <c:pt idx="4280" formatCode="General">
                        <c:v>390.53</c:v>
                      </c:pt>
                      <c:pt idx="4281" formatCode="General">
                        <c:v>390.54</c:v>
                      </c:pt>
                      <c:pt idx="4282" formatCode="General">
                        <c:v>390.55</c:v>
                      </c:pt>
                      <c:pt idx="4283" formatCode="General">
                        <c:v>390.56</c:v>
                      </c:pt>
                      <c:pt idx="4284" formatCode="General">
                        <c:v>390.57</c:v>
                      </c:pt>
                      <c:pt idx="4285" formatCode="General">
                        <c:v>390.58</c:v>
                      </c:pt>
                      <c:pt idx="4286" formatCode="General">
                        <c:v>390.59</c:v>
                      </c:pt>
                      <c:pt idx="4287" formatCode="General">
                        <c:v>390.6</c:v>
                      </c:pt>
                      <c:pt idx="4288" formatCode="General">
                        <c:v>390.61</c:v>
                      </c:pt>
                      <c:pt idx="4289" formatCode="General">
                        <c:v>390.62</c:v>
                      </c:pt>
                      <c:pt idx="4290" formatCode="General">
                        <c:v>390.63</c:v>
                      </c:pt>
                      <c:pt idx="4291" formatCode="General">
                        <c:v>390.64</c:v>
                      </c:pt>
                      <c:pt idx="4292" formatCode="General">
                        <c:v>390.65</c:v>
                      </c:pt>
                      <c:pt idx="4293" formatCode="General">
                        <c:v>390.66</c:v>
                      </c:pt>
                      <c:pt idx="4294" formatCode="General">
                        <c:v>390.67</c:v>
                      </c:pt>
                      <c:pt idx="4295" formatCode="General">
                        <c:v>390.68</c:v>
                      </c:pt>
                      <c:pt idx="4296" formatCode="General">
                        <c:v>390.69</c:v>
                      </c:pt>
                      <c:pt idx="4297" formatCode="General">
                        <c:v>390.7</c:v>
                      </c:pt>
                      <c:pt idx="4298" formatCode="General">
                        <c:v>390.71</c:v>
                      </c:pt>
                      <c:pt idx="4299" formatCode="General">
                        <c:v>390.72</c:v>
                      </c:pt>
                      <c:pt idx="4300" formatCode="General">
                        <c:v>390.73</c:v>
                      </c:pt>
                      <c:pt idx="4301" formatCode="General">
                        <c:v>390.74</c:v>
                      </c:pt>
                      <c:pt idx="4302" formatCode="General">
                        <c:v>390.75</c:v>
                      </c:pt>
                      <c:pt idx="4303" formatCode="General">
                        <c:v>390.76</c:v>
                      </c:pt>
                      <c:pt idx="4304" formatCode="General">
                        <c:v>390.77</c:v>
                      </c:pt>
                      <c:pt idx="4305" formatCode="General">
                        <c:v>390.78</c:v>
                      </c:pt>
                      <c:pt idx="4306" formatCode="General">
                        <c:v>390.79</c:v>
                      </c:pt>
                      <c:pt idx="4307" formatCode="General">
                        <c:v>390.8</c:v>
                      </c:pt>
                      <c:pt idx="4308" formatCode="General">
                        <c:v>390.81</c:v>
                      </c:pt>
                      <c:pt idx="4309" formatCode="General">
                        <c:v>390.82</c:v>
                      </c:pt>
                      <c:pt idx="4310" formatCode="General">
                        <c:v>390.83</c:v>
                      </c:pt>
                      <c:pt idx="4311" formatCode="General">
                        <c:v>390.84</c:v>
                      </c:pt>
                      <c:pt idx="4312" formatCode="General">
                        <c:v>390.85</c:v>
                      </c:pt>
                      <c:pt idx="4313" formatCode="General">
                        <c:v>390.86</c:v>
                      </c:pt>
                      <c:pt idx="4314" formatCode="General">
                        <c:v>390.87</c:v>
                      </c:pt>
                      <c:pt idx="4315" formatCode="General">
                        <c:v>390.88</c:v>
                      </c:pt>
                      <c:pt idx="4316" formatCode="General">
                        <c:v>390.89</c:v>
                      </c:pt>
                      <c:pt idx="4317" formatCode="General">
                        <c:v>390.9</c:v>
                      </c:pt>
                      <c:pt idx="4318" formatCode="General">
                        <c:v>390.91</c:v>
                      </c:pt>
                      <c:pt idx="4319" formatCode="General">
                        <c:v>390.92</c:v>
                      </c:pt>
                      <c:pt idx="4320" formatCode="General">
                        <c:v>390.93</c:v>
                      </c:pt>
                      <c:pt idx="4321" formatCode="General">
                        <c:v>390.94</c:v>
                      </c:pt>
                      <c:pt idx="4322" formatCode="General">
                        <c:v>390.95</c:v>
                      </c:pt>
                      <c:pt idx="4323" formatCode="General">
                        <c:v>390.96</c:v>
                      </c:pt>
                      <c:pt idx="4324" formatCode="General">
                        <c:v>390.97</c:v>
                      </c:pt>
                      <c:pt idx="4325" formatCode="General">
                        <c:v>390.98</c:v>
                      </c:pt>
                      <c:pt idx="4326" formatCode="General">
                        <c:v>390.99</c:v>
                      </c:pt>
                      <c:pt idx="4327" formatCode="General">
                        <c:v>391</c:v>
                      </c:pt>
                      <c:pt idx="4328" formatCode="General">
                        <c:v>391.01</c:v>
                      </c:pt>
                      <c:pt idx="4329" formatCode="General">
                        <c:v>391.02</c:v>
                      </c:pt>
                      <c:pt idx="4330" formatCode="General">
                        <c:v>391.03</c:v>
                      </c:pt>
                      <c:pt idx="4331" formatCode="General">
                        <c:v>391.04</c:v>
                      </c:pt>
                      <c:pt idx="4332" formatCode="General">
                        <c:v>391.05</c:v>
                      </c:pt>
                      <c:pt idx="4333" formatCode="General">
                        <c:v>391.06</c:v>
                      </c:pt>
                      <c:pt idx="4334" formatCode="General">
                        <c:v>391.07</c:v>
                      </c:pt>
                      <c:pt idx="4335" formatCode="General">
                        <c:v>391.08</c:v>
                      </c:pt>
                      <c:pt idx="4336" formatCode="General">
                        <c:v>391.09</c:v>
                      </c:pt>
                      <c:pt idx="4337" formatCode="General">
                        <c:v>391.1</c:v>
                      </c:pt>
                      <c:pt idx="4338" formatCode="General">
                        <c:v>391.11</c:v>
                      </c:pt>
                      <c:pt idx="4339" formatCode="General">
                        <c:v>391.12</c:v>
                      </c:pt>
                      <c:pt idx="4340" formatCode="General">
                        <c:v>391.13</c:v>
                      </c:pt>
                      <c:pt idx="4341" formatCode="General">
                        <c:v>391.14</c:v>
                      </c:pt>
                      <c:pt idx="4342" formatCode="General">
                        <c:v>391.15</c:v>
                      </c:pt>
                      <c:pt idx="4343" formatCode="General">
                        <c:v>391.16</c:v>
                      </c:pt>
                      <c:pt idx="4344" formatCode="General">
                        <c:v>391.17</c:v>
                      </c:pt>
                      <c:pt idx="4345" formatCode="General">
                        <c:v>391.18</c:v>
                      </c:pt>
                      <c:pt idx="4346" formatCode="General">
                        <c:v>391.19</c:v>
                      </c:pt>
                      <c:pt idx="4347" formatCode="General">
                        <c:v>391.2</c:v>
                      </c:pt>
                      <c:pt idx="4348" formatCode="General">
                        <c:v>391.21</c:v>
                      </c:pt>
                      <c:pt idx="4349" formatCode="General">
                        <c:v>391.22</c:v>
                      </c:pt>
                      <c:pt idx="4350" formatCode="General">
                        <c:v>391.23</c:v>
                      </c:pt>
                      <c:pt idx="4351" formatCode="General">
                        <c:v>391.24</c:v>
                      </c:pt>
                      <c:pt idx="4352" formatCode="General">
                        <c:v>391.25</c:v>
                      </c:pt>
                      <c:pt idx="4353" formatCode="General">
                        <c:v>391.26</c:v>
                      </c:pt>
                      <c:pt idx="4354" formatCode="General">
                        <c:v>391.27</c:v>
                      </c:pt>
                      <c:pt idx="4355" formatCode="General">
                        <c:v>391.28</c:v>
                      </c:pt>
                      <c:pt idx="4356" formatCode="General">
                        <c:v>391.29</c:v>
                      </c:pt>
                      <c:pt idx="4357" formatCode="General">
                        <c:v>391.3</c:v>
                      </c:pt>
                      <c:pt idx="4358" formatCode="General">
                        <c:v>391.31</c:v>
                      </c:pt>
                      <c:pt idx="4359" formatCode="General">
                        <c:v>391.32</c:v>
                      </c:pt>
                      <c:pt idx="4360" formatCode="General">
                        <c:v>391.33</c:v>
                      </c:pt>
                      <c:pt idx="4361" formatCode="General">
                        <c:v>391.34</c:v>
                      </c:pt>
                      <c:pt idx="4362" formatCode="General">
                        <c:v>391.35</c:v>
                      </c:pt>
                      <c:pt idx="4363" formatCode="General">
                        <c:v>391.36</c:v>
                      </c:pt>
                      <c:pt idx="4364" formatCode="General">
                        <c:v>391.37</c:v>
                      </c:pt>
                      <c:pt idx="4365" formatCode="General">
                        <c:v>391.38</c:v>
                      </c:pt>
                      <c:pt idx="4366" formatCode="General">
                        <c:v>391.39</c:v>
                      </c:pt>
                      <c:pt idx="4367" formatCode="General">
                        <c:v>391.4</c:v>
                      </c:pt>
                      <c:pt idx="4368" formatCode="General">
                        <c:v>391.41</c:v>
                      </c:pt>
                      <c:pt idx="4369" formatCode="General">
                        <c:v>391.42</c:v>
                      </c:pt>
                      <c:pt idx="4370" formatCode="General">
                        <c:v>391.43</c:v>
                      </c:pt>
                      <c:pt idx="4371" formatCode="General">
                        <c:v>391.44</c:v>
                      </c:pt>
                      <c:pt idx="4372" formatCode="General">
                        <c:v>391.45</c:v>
                      </c:pt>
                      <c:pt idx="4373" formatCode="General">
                        <c:v>391.46</c:v>
                      </c:pt>
                      <c:pt idx="4374" formatCode="General">
                        <c:v>391.47</c:v>
                      </c:pt>
                      <c:pt idx="4375" formatCode="General">
                        <c:v>391.48</c:v>
                      </c:pt>
                      <c:pt idx="4376" formatCode="General">
                        <c:v>391.49</c:v>
                      </c:pt>
                      <c:pt idx="4377" formatCode="General">
                        <c:v>391.5</c:v>
                      </c:pt>
                      <c:pt idx="4378" formatCode="General">
                        <c:v>391.51</c:v>
                      </c:pt>
                      <c:pt idx="4379" formatCode="General">
                        <c:v>391.52</c:v>
                      </c:pt>
                      <c:pt idx="4380" formatCode="General">
                        <c:v>391.53</c:v>
                      </c:pt>
                      <c:pt idx="4381" formatCode="General">
                        <c:v>391.54</c:v>
                      </c:pt>
                      <c:pt idx="4382" formatCode="General">
                        <c:v>391.55</c:v>
                      </c:pt>
                      <c:pt idx="4383" formatCode="General">
                        <c:v>391.56</c:v>
                      </c:pt>
                      <c:pt idx="4384" formatCode="General">
                        <c:v>391.57</c:v>
                      </c:pt>
                      <c:pt idx="4385" formatCode="General">
                        <c:v>391.58</c:v>
                      </c:pt>
                      <c:pt idx="4386" formatCode="General">
                        <c:v>391.59</c:v>
                      </c:pt>
                      <c:pt idx="4387" formatCode="General">
                        <c:v>391.6</c:v>
                      </c:pt>
                      <c:pt idx="4388" formatCode="General">
                        <c:v>391.61</c:v>
                      </c:pt>
                      <c:pt idx="4389" formatCode="General">
                        <c:v>391.62</c:v>
                      </c:pt>
                      <c:pt idx="4390" formatCode="General">
                        <c:v>391.63</c:v>
                      </c:pt>
                      <c:pt idx="4391" formatCode="General">
                        <c:v>391.64</c:v>
                      </c:pt>
                      <c:pt idx="4392" formatCode="General">
                        <c:v>391.65</c:v>
                      </c:pt>
                      <c:pt idx="4393" formatCode="General">
                        <c:v>391.66</c:v>
                      </c:pt>
                      <c:pt idx="4394" formatCode="General">
                        <c:v>391.67</c:v>
                      </c:pt>
                      <c:pt idx="4395" formatCode="General">
                        <c:v>391.68</c:v>
                      </c:pt>
                      <c:pt idx="4396" formatCode="General">
                        <c:v>391.69</c:v>
                      </c:pt>
                      <c:pt idx="4397" formatCode="General">
                        <c:v>391.7</c:v>
                      </c:pt>
                      <c:pt idx="4398" formatCode="General">
                        <c:v>391.71</c:v>
                      </c:pt>
                      <c:pt idx="4399" formatCode="General">
                        <c:v>391.72</c:v>
                      </c:pt>
                      <c:pt idx="4400" formatCode="General">
                        <c:v>391.73</c:v>
                      </c:pt>
                      <c:pt idx="4401" formatCode="General">
                        <c:v>391.74</c:v>
                      </c:pt>
                      <c:pt idx="4402" formatCode="General">
                        <c:v>391.75</c:v>
                      </c:pt>
                      <c:pt idx="4403" formatCode="General">
                        <c:v>391.76</c:v>
                      </c:pt>
                      <c:pt idx="4404" formatCode="General">
                        <c:v>391.77</c:v>
                      </c:pt>
                      <c:pt idx="4405" formatCode="General">
                        <c:v>391.78</c:v>
                      </c:pt>
                      <c:pt idx="4406" formatCode="General">
                        <c:v>391.79</c:v>
                      </c:pt>
                      <c:pt idx="4407" formatCode="General">
                        <c:v>391.8</c:v>
                      </c:pt>
                      <c:pt idx="4408" formatCode="General">
                        <c:v>391.81</c:v>
                      </c:pt>
                      <c:pt idx="4409" formatCode="General">
                        <c:v>391.82</c:v>
                      </c:pt>
                      <c:pt idx="4410" formatCode="General">
                        <c:v>391.83</c:v>
                      </c:pt>
                      <c:pt idx="4411" formatCode="General">
                        <c:v>391.84</c:v>
                      </c:pt>
                      <c:pt idx="4412" formatCode="General">
                        <c:v>391.85</c:v>
                      </c:pt>
                      <c:pt idx="4413" formatCode="General">
                        <c:v>391.86</c:v>
                      </c:pt>
                      <c:pt idx="4414" formatCode="General">
                        <c:v>391.87</c:v>
                      </c:pt>
                      <c:pt idx="4415" formatCode="General">
                        <c:v>391.88</c:v>
                      </c:pt>
                      <c:pt idx="4416" formatCode="General">
                        <c:v>391.89</c:v>
                      </c:pt>
                      <c:pt idx="4417" formatCode="General">
                        <c:v>391.9</c:v>
                      </c:pt>
                      <c:pt idx="4418" formatCode="General">
                        <c:v>391.91</c:v>
                      </c:pt>
                      <c:pt idx="4419" formatCode="General">
                        <c:v>391.92</c:v>
                      </c:pt>
                      <c:pt idx="4420" formatCode="General">
                        <c:v>391.93</c:v>
                      </c:pt>
                      <c:pt idx="4421" formatCode="General">
                        <c:v>391.94</c:v>
                      </c:pt>
                      <c:pt idx="4422" formatCode="General">
                        <c:v>391.95</c:v>
                      </c:pt>
                      <c:pt idx="4423" formatCode="General">
                        <c:v>391.96</c:v>
                      </c:pt>
                      <c:pt idx="4424" formatCode="General">
                        <c:v>391.97</c:v>
                      </c:pt>
                      <c:pt idx="4425" formatCode="General">
                        <c:v>391.98</c:v>
                      </c:pt>
                      <c:pt idx="4426" formatCode="General">
                        <c:v>391.99</c:v>
                      </c:pt>
                      <c:pt idx="4427" formatCode="General">
                        <c:v>392</c:v>
                      </c:pt>
                      <c:pt idx="4428" formatCode="General">
                        <c:v>392.01</c:v>
                      </c:pt>
                      <c:pt idx="4429" formatCode="General">
                        <c:v>392.02</c:v>
                      </c:pt>
                      <c:pt idx="4430" formatCode="General">
                        <c:v>392.03</c:v>
                      </c:pt>
                      <c:pt idx="4431" formatCode="General">
                        <c:v>392.04</c:v>
                      </c:pt>
                      <c:pt idx="4432" formatCode="General">
                        <c:v>392.05</c:v>
                      </c:pt>
                      <c:pt idx="4433" formatCode="General">
                        <c:v>392.06</c:v>
                      </c:pt>
                      <c:pt idx="4434" formatCode="General">
                        <c:v>392.07</c:v>
                      </c:pt>
                      <c:pt idx="4435" formatCode="General">
                        <c:v>392.08</c:v>
                      </c:pt>
                      <c:pt idx="4436" formatCode="General">
                        <c:v>392.09</c:v>
                      </c:pt>
                      <c:pt idx="4437" formatCode="General">
                        <c:v>392.1</c:v>
                      </c:pt>
                      <c:pt idx="4438" formatCode="General">
                        <c:v>392.11</c:v>
                      </c:pt>
                      <c:pt idx="4439" formatCode="General">
                        <c:v>392.12</c:v>
                      </c:pt>
                      <c:pt idx="4440" formatCode="General">
                        <c:v>392.13</c:v>
                      </c:pt>
                      <c:pt idx="4441" formatCode="General">
                        <c:v>392.14</c:v>
                      </c:pt>
                      <c:pt idx="4442" formatCode="General">
                        <c:v>392.15</c:v>
                      </c:pt>
                      <c:pt idx="4443" formatCode="General">
                        <c:v>392.16</c:v>
                      </c:pt>
                      <c:pt idx="4444" formatCode="General">
                        <c:v>392.17</c:v>
                      </c:pt>
                      <c:pt idx="4445" formatCode="General">
                        <c:v>392.18</c:v>
                      </c:pt>
                      <c:pt idx="4446" formatCode="General">
                        <c:v>392.19</c:v>
                      </c:pt>
                      <c:pt idx="4447" formatCode="General">
                        <c:v>392.2</c:v>
                      </c:pt>
                      <c:pt idx="4448" formatCode="General">
                        <c:v>392.21</c:v>
                      </c:pt>
                      <c:pt idx="4449" formatCode="General">
                        <c:v>392.22</c:v>
                      </c:pt>
                      <c:pt idx="4450" formatCode="General">
                        <c:v>392.23</c:v>
                      </c:pt>
                      <c:pt idx="4451" formatCode="General">
                        <c:v>392.24</c:v>
                      </c:pt>
                      <c:pt idx="4452" formatCode="General">
                        <c:v>392.25</c:v>
                      </c:pt>
                      <c:pt idx="4453" formatCode="General">
                        <c:v>392.26</c:v>
                      </c:pt>
                      <c:pt idx="4454" formatCode="General">
                        <c:v>392.27</c:v>
                      </c:pt>
                      <c:pt idx="4455" formatCode="General">
                        <c:v>392.28</c:v>
                      </c:pt>
                      <c:pt idx="4456" formatCode="General">
                        <c:v>392.29</c:v>
                      </c:pt>
                      <c:pt idx="4457" formatCode="General">
                        <c:v>392.3</c:v>
                      </c:pt>
                      <c:pt idx="4458" formatCode="General">
                        <c:v>392.31</c:v>
                      </c:pt>
                      <c:pt idx="4459" formatCode="General">
                        <c:v>392.32</c:v>
                      </c:pt>
                      <c:pt idx="4460" formatCode="General">
                        <c:v>392.33</c:v>
                      </c:pt>
                      <c:pt idx="4461" formatCode="General">
                        <c:v>392.34</c:v>
                      </c:pt>
                      <c:pt idx="4462" formatCode="General">
                        <c:v>392.35</c:v>
                      </c:pt>
                      <c:pt idx="4463" formatCode="General">
                        <c:v>392.36</c:v>
                      </c:pt>
                      <c:pt idx="4464" formatCode="General">
                        <c:v>392.37</c:v>
                      </c:pt>
                      <c:pt idx="4465" formatCode="General">
                        <c:v>392.38</c:v>
                      </c:pt>
                      <c:pt idx="4466" formatCode="General">
                        <c:v>392.39</c:v>
                      </c:pt>
                      <c:pt idx="4467" formatCode="General">
                        <c:v>392.4</c:v>
                      </c:pt>
                      <c:pt idx="4468" formatCode="General">
                        <c:v>392.41</c:v>
                      </c:pt>
                      <c:pt idx="4469" formatCode="General">
                        <c:v>392.42</c:v>
                      </c:pt>
                      <c:pt idx="4470" formatCode="General">
                        <c:v>392.43</c:v>
                      </c:pt>
                      <c:pt idx="4471" formatCode="General">
                        <c:v>392.44</c:v>
                      </c:pt>
                      <c:pt idx="4472" formatCode="General">
                        <c:v>392.45</c:v>
                      </c:pt>
                      <c:pt idx="4473" formatCode="General">
                        <c:v>392.46</c:v>
                      </c:pt>
                      <c:pt idx="4474" formatCode="General">
                        <c:v>392.47</c:v>
                      </c:pt>
                      <c:pt idx="4475" formatCode="General">
                        <c:v>392.48</c:v>
                      </c:pt>
                      <c:pt idx="4476" formatCode="General">
                        <c:v>392.49</c:v>
                      </c:pt>
                      <c:pt idx="4477" formatCode="General">
                        <c:v>392.5</c:v>
                      </c:pt>
                      <c:pt idx="4478" formatCode="General">
                        <c:v>392.51</c:v>
                      </c:pt>
                      <c:pt idx="4479" formatCode="General">
                        <c:v>392.52</c:v>
                      </c:pt>
                      <c:pt idx="4480" formatCode="General">
                        <c:v>392.53</c:v>
                      </c:pt>
                      <c:pt idx="4481" formatCode="General">
                        <c:v>392.54</c:v>
                      </c:pt>
                      <c:pt idx="4482" formatCode="General">
                        <c:v>392.55</c:v>
                      </c:pt>
                      <c:pt idx="4483" formatCode="General">
                        <c:v>392.56</c:v>
                      </c:pt>
                      <c:pt idx="4484" formatCode="General">
                        <c:v>392.57</c:v>
                      </c:pt>
                      <c:pt idx="4485" formatCode="General">
                        <c:v>392.58</c:v>
                      </c:pt>
                      <c:pt idx="4486" formatCode="General">
                        <c:v>392.59</c:v>
                      </c:pt>
                      <c:pt idx="4487" formatCode="General">
                        <c:v>392.6</c:v>
                      </c:pt>
                      <c:pt idx="4488" formatCode="General">
                        <c:v>392.61</c:v>
                      </c:pt>
                      <c:pt idx="4489" formatCode="General">
                        <c:v>392.62</c:v>
                      </c:pt>
                      <c:pt idx="4490" formatCode="General">
                        <c:v>392.63</c:v>
                      </c:pt>
                      <c:pt idx="4491" formatCode="General">
                        <c:v>392.64</c:v>
                      </c:pt>
                      <c:pt idx="4492" formatCode="General">
                        <c:v>392.65</c:v>
                      </c:pt>
                      <c:pt idx="4493" formatCode="General">
                        <c:v>392.66</c:v>
                      </c:pt>
                      <c:pt idx="4494" formatCode="General">
                        <c:v>392.67</c:v>
                      </c:pt>
                      <c:pt idx="4495" formatCode="General">
                        <c:v>392.68</c:v>
                      </c:pt>
                      <c:pt idx="4496" formatCode="General">
                        <c:v>392.69</c:v>
                      </c:pt>
                      <c:pt idx="4497" formatCode="General">
                        <c:v>392.7</c:v>
                      </c:pt>
                      <c:pt idx="4498" formatCode="General">
                        <c:v>392.71</c:v>
                      </c:pt>
                      <c:pt idx="4499" formatCode="General">
                        <c:v>392.72</c:v>
                      </c:pt>
                      <c:pt idx="4500" formatCode="General">
                        <c:v>392.73</c:v>
                      </c:pt>
                      <c:pt idx="4501" formatCode="General">
                        <c:v>392.74</c:v>
                      </c:pt>
                      <c:pt idx="4502" formatCode="General">
                        <c:v>392.75</c:v>
                      </c:pt>
                      <c:pt idx="4503" formatCode="General">
                        <c:v>392.76</c:v>
                      </c:pt>
                      <c:pt idx="4504" formatCode="General">
                        <c:v>392.77</c:v>
                      </c:pt>
                      <c:pt idx="4505" formatCode="General">
                        <c:v>392.78</c:v>
                      </c:pt>
                      <c:pt idx="4506" formatCode="General">
                        <c:v>392.79</c:v>
                      </c:pt>
                      <c:pt idx="4507" formatCode="General">
                        <c:v>392.8</c:v>
                      </c:pt>
                      <c:pt idx="4508" formatCode="General">
                        <c:v>392.81</c:v>
                      </c:pt>
                      <c:pt idx="4509" formatCode="General">
                        <c:v>392.82</c:v>
                      </c:pt>
                      <c:pt idx="4510" formatCode="General">
                        <c:v>392.83</c:v>
                      </c:pt>
                      <c:pt idx="4511" formatCode="General">
                        <c:v>392.84</c:v>
                      </c:pt>
                      <c:pt idx="4512" formatCode="General">
                        <c:v>392.85</c:v>
                      </c:pt>
                      <c:pt idx="4513" formatCode="General">
                        <c:v>392.86</c:v>
                      </c:pt>
                      <c:pt idx="4514" formatCode="General">
                        <c:v>392.87</c:v>
                      </c:pt>
                      <c:pt idx="4515" formatCode="General">
                        <c:v>392.88</c:v>
                      </c:pt>
                      <c:pt idx="4516" formatCode="General">
                        <c:v>392.89</c:v>
                      </c:pt>
                      <c:pt idx="4517" formatCode="General">
                        <c:v>392.9</c:v>
                      </c:pt>
                      <c:pt idx="4518" formatCode="General">
                        <c:v>392.91</c:v>
                      </c:pt>
                      <c:pt idx="4519" formatCode="General">
                        <c:v>392.92</c:v>
                      </c:pt>
                      <c:pt idx="4520" formatCode="General">
                        <c:v>392.93</c:v>
                      </c:pt>
                      <c:pt idx="4521" formatCode="General">
                        <c:v>392.94</c:v>
                      </c:pt>
                      <c:pt idx="4522" formatCode="General">
                        <c:v>392.95</c:v>
                      </c:pt>
                      <c:pt idx="4523" formatCode="General">
                        <c:v>392.96</c:v>
                      </c:pt>
                      <c:pt idx="4524" formatCode="General">
                        <c:v>392.97</c:v>
                      </c:pt>
                      <c:pt idx="4525" formatCode="General">
                        <c:v>392.98</c:v>
                      </c:pt>
                      <c:pt idx="4526" formatCode="General">
                        <c:v>392.99</c:v>
                      </c:pt>
                      <c:pt idx="4527" formatCode="General">
                        <c:v>393</c:v>
                      </c:pt>
                      <c:pt idx="4528" formatCode="General">
                        <c:v>393.01</c:v>
                      </c:pt>
                      <c:pt idx="4529" formatCode="General">
                        <c:v>393.02</c:v>
                      </c:pt>
                      <c:pt idx="4530" formatCode="General">
                        <c:v>393.03</c:v>
                      </c:pt>
                      <c:pt idx="4531" formatCode="General">
                        <c:v>393.04</c:v>
                      </c:pt>
                      <c:pt idx="4532" formatCode="General">
                        <c:v>393.05</c:v>
                      </c:pt>
                      <c:pt idx="4533" formatCode="General">
                        <c:v>393.06</c:v>
                      </c:pt>
                      <c:pt idx="4534" formatCode="General">
                        <c:v>393.07</c:v>
                      </c:pt>
                      <c:pt idx="4535" formatCode="General">
                        <c:v>393.08</c:v>
                      </c:pt>
                      <c:pt idx="4536" formatCode="General">
                        <c:v>393.09</c:v>
                      </c:pt>
                      <c:pt idx="4537" formatCode="General">
                        <c:v>393.1</c:v>
                      </c:pt>
                      <c:pt idx="4538" formatCode="General">
                        <c:v>393.11</c:v>
                      </c:pt>
                      <c:pt idx="4539" formatCode="General">
                        <c:v>393.12</c:v>
                      </c:pt>
                      <c:pt idx="4540" formatCode="General">
                        <c:v>393.13</c:v>
                      </c:pt>
                      <c:pt idx="4541" formatCode="General">
                        <c:v>393.14</c:v>
                      </c:pt>
                      <c:pt idx="4542" formatCode="General">
                        <c:v>393.15</c:v>
                      </c:pt>
                      <c:pt idx="4543" formatCode="General">
                        <c:v>393.16</c:v>
                      </c:pt>
                      <c:pt idx="4544" formatCode="General">
                        <c:v>393.17</c:v>
                      </c:pt>
                      <c:pt idx="4545" formatCode="General">
                        <c:v>393.18</c:v>
                      </c:pt>
                      <c:pt idx="4546" formatCode="General">
                        <c:v>393.19</c:v>
                      </c:pt>
                      <c:pt idx="4547" formatCode="General">
                        <c:v>393.2</c:v>
                      </c:pt>
                      <c:pt idx="4548" formatCode="General">
                        <c:v>393.21</c:v>
                      </c:pt>
                      <c:pt idx="4549" formatCode="General">
                        <c:v>393.22</c:v>
                      </c:pt>
                      <c:pt idx="4550" formatCode="General">
                        <c:v>393.23</c:v>
                      </c:pt>
                      <c:pt idx="4551" formatCode="General">
                        <c:v>393.24</c:v>
                      </c:pt>
                      <c:pt idx="4552" formatCode="General">
                        <c:v>393.25</c:v>
                      </c:pt>
                      <c:pt idx="4553" formatCode="General">
                        <c:v>393.26</c:v>
                      </c:pt>
                      <c:pt idx="4554" formatCode="General">
                        <c:v>393.27</c:v>
                      </c:pt>
                      <c:pt idx="4555" formatCode="General">
                        <c:v>393.28</c:v>
                      </c:pt>
                      <c:pt idx="4556" formatCode="General">
                        <c:v>393.29</c:v>
                      </c:pt>
                      <c:pt idx="4557" formatCode="General">
                        <c:v>393.3</c:v>
                      </c:pt>
                      <c:pt idx="4558" formatCode="General">
                        <c:v>393.31</c:v>
                      </c:pt>
                      <c:pt idx="4559" formatCode="General">
                        <c:v>393.32</c:v>
                      </c:pt>
                      <c:pt idx="4560" formatCode="General">
                        <c:v>393.33</c:v>
                      </c:pt>
                      <c:pt idx="4561" formatCode="General">
                        <c:v>393.34</c:v>
                      </c:pt>
                      <c:pt idx="4562" formatCode="General">
                        <c:v>393.35</c:v>
                      </c:pt>
                      <c:pt idx="4563" formatCode="General">
                        <c:v>393.36</c:v>
                      </c:pt>
                      <c:pt idx="4564" formatCode="General">
                        <c:v>393.37</c:v>
                      </c:pt>
                      <c:pt idx="4565" formatCode="General">
                        <c:v>393.38</c:v>
                      </c:pt>
                      <c:pt idx="4566" formatCode="General">
                        <c:v>393.39</c:v>
                      </c:pt>
                      <c:pt idx="4567" formatCode="General">
                        <c:v>393.4</c:v>
                      </c:pt>
                      <c:pt idx="4568" formatCode="General">
                        <c:v>393.41</c:v>
                      </c:pt>
                      <c:pt idx="4569" formatCode="General">
                        <c:v>393.42</c:v>
                      </c:pt>
                      <c:pt idx="4570" formatCode="General">
                        <c:v>393.43</c:v>
                      </c:pt>
                      <c:pt idx="4571" formatCode="General">
                        <c:v>393.44</c:v>
                      </c:pt>
                      <c:pt idx="4572" formatCode="General">
                        <c:v>393.45</c:v>
                      </c:pt>
                      <c:pt idx="4573" formatCode="General">
                        <c:v>393.46</c:v>
                      </c:pt>
                      <c:pt idx="4574" formatCode="General">
                        <c:v>393.47</c:v>
                      </c:pt>
                      <c:pt idx="4575" formatCode="General">
                        <c:v>393.48</c:v>
                      </c:pt>
                      <c:pt idx="4576" formatCode="General">
                        <c:v>393.49</c:v>
                      </c:pt>
                      <c:pt idx="4577" formatCode="General">
                        <c:v>393.5</c:v>
                      </c:pt>
                      <c:pt idx="4578" formatCode="General">
                        <c:v>393.51</c:v>
                      </c:pt>
                      <c:pt idx="4579" formatCode="General">
                        <c:v>393.52</c:v>
                      </c:pt>
                      <c:pt idx="4580" formatCode="General">
                        <c:v>393.53</c:v>
                      </c:pt>
                      <c:pt idx="4581" formatCode="General">
                        <c:v>393.54</c:v>
                      </c:pt>
                      <c:pt idx="4582" formatCode="General">
                        <c:v>393.55</c:v>
                      </c:pt>
                      <c:pt idx="4583" formatCode="General">
                        <c:v>393.56</c:v>
                      </c:pt>
                      <c:pt idx="4584" formatCode="General">
                        <c:v>393.57</c:v>
                      </c:pt>
                      <c:pt idx="4585" formatCode="General">
                        <c:v>393.58</c:v>
                      </c:pt>
                      <c:pt idx="4586" formatCode="General">
                        <c:v>393.59</c:v>
                      </c:pt>
                      <c:pt idx="4587" formatCode="General">
                        <c:v>393.6</c:v>
                      </c:pt>
                      <c:pt idx="4588" formatCode="General">
                        <c:v>393.61</c:v>
                      </c:pt>
                      <c:pt idx="4589" formatCode="General">
                        <c:v>393.62</c:v>
                      </c:pt>
                      <c:pt idx="4590" formatCode="General">
                        <c:v>393.63</c:v>
                      </c:pt>
                      <c:pt idx="4591" formatCode="General">
                        <c:v>393.64</c:v>
                      </c:pt>
                      <c:pt idx="4592" formatCode="General">
                        <c:v>393.65</c:v>
                      </c:pt>
                      <c:pt idx="4593" formatCode="General">
                        <c:v>393.66</c:v>
                      </c:pt>
                      <c:pt idx="4594" formatCode="General">
                        <c:v>393.67</c:v>
                      </c:pt>
                      <c:pt idx="4595" formatCode="General">
                        <c:v>393.68</c:v>
                      </c:pt>
                      <c:pt idx="4596" formatCode="General">
                        <c:v>393.69</c:v>
                      </c:pt>
                      <c:pt idx="4597" formatCode="General">
                        <c:v>393.7</c:v>
                      </c:pt>
                      <c:pt idx="4598" formatCode="General">
                        <c:v>393.71</c:v>
                      </c:pt>
                      <c:pt idx="4599" formatCode="General">
                        <c:v>393.72</c:v>
                      </c:pt>
                      <c:pt idx="4600" formatCode="General">
                        <c:v>393.73</c:v>
                      </c:pt>
                      <c:pt idx="4601" formatCode="General">
                        <c:v>393.74</c:v>
                      </c:pt>
                      <c:pt idx="4602" formatCode="General">
                        <c:v>393.75</c:v>
                      </c:pt>
                      <c:pt idx="4603" formatCode="General">
                        <c:v>393.76</c:v>
                      </c:pt>
                      <c:pt idx="4604" formatCode="General">
                        <c:v>393.77</c:v>
                      </c:pt>
                      <c:pt idx="4605" formatCode="General">
                        <c:v>393.78</c:v>
                      </c:pt>
                      <c:pt idx="4606" formatCode="General">
                        <c:v>393.79</c:v>
                      </c:pt>
                      <c:pt idx="4607" formatCode="General">
                        <c:v>393.8</c:v>
                      </c:pt>
                      <c:pt idx="4608" formatCode="General">
                        <c:v>393.81</c:v>
                      </c:pt>
                      <c:pt idx="4609" formatCode="General">
                        <c:v>393.82</c:v>
                      </c:pt>
                      <c:pt idx="4610" formatCode="General">
                        <c:v>393.83</c:v>
                      </c:pt>
                      <c:pt idx="4611" formatCode="General">
                        <c:v>393.84</c:v>
                      </c:pt>
                      <c:pt idx="4612" formatCode="General">
                        <c:v>393.85</c:v>
                      </c:pt>
                      <c:pt idx="4613" formatCode="General">
                        <c:v>393.86</c:v>
                      </c:pt>
                      <c:pt idx="4614" formatCode="General">
                        <c:v>393.87</c:v>
                      </c:pt>
                      <c:pt idx="4615" formatCode="General">
                        <c:v>393.88</c:v>
                      </c:pt>
                      <c:pt idx="4616" formatCode="General">
                        <c:v>393.89</c:v>
                      </c:pt>
                      <c:pt idx="4617" formatCode="General">
                        <c:v>393.9</c:v>
                      </c:pt>
                      <c:pt idx="4618" formatCode="General">
                        <c:v>393.91</c:v>
                      </c:pt>
                      <c:pt idx="4619" formatCode="General">
                        <c:v>393.92</c:v>
                      </c:pt>
                      <c:pt idx="4620" formatCode="General">
                        <c:v>393.93</c:v>
                      </c:pt>
                      <c:pt idx="4621" formatCode="General">
                        <c:v>393.94</c:v>
                      </c:pt>
                      <c:pt idx="4622" formatCode="General">
                        <c:v>393.95</c:v>
                      </c:pt>
                      <c:pt idx="4623" formatCode="General">
                        <c:v>393.96</c:v>
                      </c:pt>
                      <c:pt idx="4624" formatCode="General">
                        <c:v>393.97</c:v>
                      </c:pt>
                      <c:pt idx="4625" formatCode="General">
                        <c:v>393.98</c:v>
                      </c:pt>
                      <c:pt idx="4626" formatCode="General">
                        <c:v>393.99</c:v>
                      </c:pt>
                      <c:pt idx="4627" formatCode="General">
                        <c:v>394</c:v>
                      </c:pt>
                      <c:pt idx="4628" formatCode="General">
                        <c:v>394.01</c:v>
                      </c:pt>
                      <c:pt idx="4629" formatCode="General">
                        <c:v>394.02</c:v>
                      </c:pt>
                      <c:pt idx="4630" formatCode="General">
                        <c:v>394.03</c:v>
                      </c:pt>
                      <c:pt idx="4631" formatCode="General">
                        <c:v>394.04</c:v>
                      </c:pt>
                      <c:pt idx="4632" formatCode="General">
                        <c:v>394.05</c:v>
                      </c:pt>
                      <c:pt idx="4633" formatCode="General">
                        <c:v>394.06</c:v>
                      </c:pt>
                      <c:pt idx="4634" formatCode="General">
                        <c:v>394.07</c:v>
                      </c:pt>
                      <c:pt idx="4635" formatCode="General">
                        <c:v>394.08</c:v>
                      </c:pt>
                      <c:pt idx="4636" formatCode="General">
                        <c:v>394.09</c:v>
                      </c:pt>
                      <c:pt idx="4637" formatCode="General">
                        <c:v>394.1</c:v>
                      </c:pt>
                      <c:pt idx="4638" formatCode="General">
                        <c:v>394.11</c:v>
                      </c:pt>
                      <c:pt idx="4639" formatCode="General">
                        <c:v>394.12</c:v>
                      </c:pt>
                      <c:pt idx="4640" formatCode="General">
                        <c:v>394.13</c:v>
                      </c:pt>
                      <c:pt idx="4641" formatCode="General">
                        <c:v>394.14</c:v>
                      </c:pt>
                      <c:pt idx="4642" formatCode="General">
                        <c:v>394.15</c:v>
                      </c:pt>
                      <c:pt idx="4643" formatCode="General">
                        <c:v>394.16</c:v>
                      </c:pt>
                      <c:pt idx="4644" formatCode="General">
                        <c:v>394.17</c:v>
                      </c:pt>
                      <c:pt idx="4645" formatCode="General">
                        <c:v>394.18</c:v>
                      </c:pt>
                      <c:pt idx="4646" formatCode="General">
                        <c:v>394.19</c:v>
                      </c:pt>
                      <c:pt idx="4647" formatCode="General">
                        <c:v>394.2</c:v>
                      </c:pt>
                      <c:pt idx="4648" formatCode="General">
                        <c:v>394.21</c:v>
                      </c:pt>
                      <c:pt idx="4649" formatCode="General">
                        <c:v>394.22</c:v>
                      </c:pt>
                      <c:pt idx="4650" formatCode="General">
                        <c:v>394.23</c:v>
                      </c:pt>
                      <c:pt idx="4651" formatCode="General">
                        <c:v>394.24</c:v>
                      </c:pt>
                      <c:pt idx="4652" formatCode="General">
                        <c:v>394.25</c:v>
                      </c:pt>
                      <c:pt idx="4653" formatCode="General">
                        <c:v>394.26</c:v>
                      </c:pt>
                      <c:pt idx="4654" formatCode="General">
                        <c:v>394.27</c:v>
                      </c:pt>
                      <c:pt idx="4655" formatCode="General">
                        <c:v>394.28</c:v>
                      </c:pt>
                      <c:pt idx="4656" formatCode="General">
                        <c:v>394.29</c:v>
                      </c:pt>
                      <c:pt idx="4657" formatCode="General">
                        <c:v>394.3</c:v>
                      </c:pt>
                      <c:pt idx="4658" formatCode="General">
                        <c:v>394.31</c:v>
                      </c:pt>
                      <c:pt idx="4659" formatCode="General">
                        <c:v>394.32</c:v>
                      </c:pt>
                      <c:pt idx="4660" formatCode="General">
                        <c:v>394.33</c:v>
                      </c:pt>
                      <c:pt idx="4661" formatCode="General">
                        <c:v>394.34</c:v>
                      </c:pt>
                      <c:pt idx="4662" formatCode="General">
                        <c:v>394.35</c:v>
                      </c:pt>
                      <c:pt idx="4663" formatCode="General">
                        <c:v>394.36</c:v>
                      </c:pt>
                      <c:pt idx="4664" formatCode="General">
                        <c:v>394.37</c:v>
                      </c:pt>
                      <c:pt idx="4665" formatCode="General">
                        <c:v>394.38</c:v>
                      </c:pt>
                      <c:pt idx="4666" formatCode="General">
                        <c:v>394.39</c:v>
                      </c:pt>
                      <c:pt idx="4667" formatCode="General">
                        <c:v>394.4</c:v>
                      </c:pt>
                      <c:pt idx="4668" formatCode="General">
                        <c:v>394.41</c:v>
                      </c:pt>
                      <c:pt idx="4669" formatCode="General">
                        <c:v>394.42</c:v>
                      </c:pt>
                      <c:pt idx="4670" formatCode="General">
                        <c:v>394.43</c:v>
                      </c:pt>
                      <c:pt idx="4671" formatCode="General">
                        <c:v>394.44</c:v>
                      </c:pt>
                      <c:pt idx="4672" formatCode="General">
                        <c:v>394.45</c:v>
                      </c:pt>
                      <c:pt idx="4673" formatCode="General">
                        <c:v>394.46</c:v>
                      </c:pt>
                      <c:pt idx="4674" formatCode="General">
                        <c:v>394.47</c:v>
                      </c:pt>
                      <c:pt idx="4675" formatCode="General">
                        <c:v>394.48</c:v>
                      </c:pt>
                      <c:pt idx="4676" formatCode="General">
                        <c:v>394.49</c:v>
                      </c:pt>
                      <c:pt idx="4677" formatCode="General">
                        <c:v>394.5</c:v>
                      </c:pt>
                      <c:pt idx="4678" formatCode="General">
                        <c:v>394.51</c:v>
                      </c:pt>
                      <c:pt idx="4679" formatCode="General">
                        <c:v>394.52</c:v>
                      </c:pt>
                      <c:pt idx="4680" formatCode="General">
                        <c:v>394.53</c:v>
                      </c:pt>
                      <c:pt idx="4681" formatCode="General">
                        <c:v>394.54</c:v>
                      </c:pt>
                      <c:pt idx="4682" formatCode="General">
                        <c:v>394.55</c:v>
                      </c:pt>
                      <c:pt idx="4683" formatCode="General">
                        <c:v>394.56</c:v>
                      </c:pt>
                      <c:pt idx="4684" formatCode="General">
                        <c:v>394.57</c:v>
                      </c:pt>
                      <c:pt idx="4685" formatCode="General">
                        <c:v>394.58</c:v>
                      </c:pt>
                      <c:pt idx="4686" formatCode="General">
                        <c:v>394.59</c:v>
                      </c:pt>
                      <c:pt idx="4687" formatCode="General">
                        <c:v>394.6</c:v>
                      </c:pt>
                      <c:pt idx="4688" formatCode="General">
                        <c:v>394.61</c:v>
                      </c:pt>
                      <c:pt idx="4689" formatCode="General">
                        <c:v>394.62</c:v>
                      </c:pt>
                      <c:pt idx="4690" formatCode="General">
                        <c:v>394.63</c:v>
                      </c:pt>
                      <c:pt idx="4691" formatCode="General">
                        <c:v>394.64</c:v>
                      </c:pt>
                      <c:pt idx="4692" formatCode="General">
                        <c:v>394.65</c:v>
                      </c:pt>
                      <c:pt idx="4693" formatCode="General">
                        <c:v>394.66</c:v>
                      </c:pt>
                      <c:pt idx="4694" formatCode="General">
                        <c:v>394.67</c:v>
                      </c:pt>
                      <c:pt idx="4695" formatCode="General">
                        <c:v>394.68</c:v>
                      </c:pt>
                      <c:pt idx="4696" formatCode="General">
                        <c:v>394.69</c:v>
                      </c:pt>
                      <c:pt idx="4697" formatCode="General">
                        <c:v>394.7</c:v>
                      </c:pt>
                      <c:pt idx="4698" formatCode="General">
                        <c:v>394.71</c:v>
                      </c:pt>
                      <c:pt idx="4699" formatCode="General">
                        <c:v>394.72</c:v>
                      </c:pt>
                      <c:pt idx="4700" formatCode="General">
                        <c:v>394.73</c:v>
                      </c:pt>
                      <c:pt idx="4701" formatCode="General">
                        <c:v>394.74</c:v>
                      </c:pt>
                      <c:pt idx="4702" formatCode="General">
                        <c:v>394.75</c:v>
                      </c:pt>
                      <c:pt idx="4703" formatCode="General">
                        <c:v>394.76</c:v>
                      </c:pt>
                      <c:pt idx="4704" formatCode="General">
                        <c:v>394.77</c:v>
                      </c:pt>
                      <c:pt idx="4705" formatCode="General">
                        <c:v>394.78</c:v>
                      </c:pt>
                      <c:pt idx="4706" formatCode="General">
                        <c:v>394.79</c:v>
                      </c:pt>
                      <c:pt idx="4707" formatCode="General">
                        <c:v>394.8</c:v>
                      </c:pt>
                      <c:pt idx="4708" formatCode="General">
                        <c:v>394.81</c:v>
                      </c:pt>
                      <c:pt idx="4709" formatCode="General">
                        <c:v>394.82</c:v>
                      </c:pt>
                      <c:pt idx="4710" formatCode="General">
                        <c:v>394.83</c:v>
                      </c:pt>
                      <c:pt idx="4711" formatCode="General">
                        <c:v>394.84</c:v>
                      </c:pt>
                      <c:pt idx="4712" formatCode="General">
                        <c:v>394.85</c:v>
                      </c:pt>
                      <c:pt idx="4713" formatCode="General">
                        <c:v>394.86</c:v>
                      </c:pt>
                      <c:pt idx="4714" formatCode="General">
                        <c:v>394.87</c:v>
                      </c:pt>
                      <c:pt idx="4715" formatCode="General">
                        <c:v>394.88</c:v>
                      </c:pt>
                      <c:pt idx="4716" formatCode="General">
                        <c:v>394.89</c:v>
                      </c:pt>
                      <c:pt idx="4717" formatCode="General">
                        <c:v>394.9</c:v>
                      </c:pt>
                      <c:pt idx="4718" formatCode="General">
                        <c:v>394.91</c:v>
                      </c:pt>
                      <c:pt idx="4719" formatCode="General">
                        <c:v>394.92</c:v>
                      </c:pt>
                      <c:pt idx="4720" formatCode="General">
                        <c:v>394.93</c:v>
                      </c:pt>
                      <c:pt idx="4721" formatCode="General">
                        <c:v>394.94</c:v>
                      </c:pt>
                      <c:pt idx="4722" formatCode="General">
                        <c:v>394.95</c:v>
                      </c:pt>
                      <c:pt idx="4723" formatCode="General">
                        <c:v>394.96</c:v>
                      </c:pt>
                      <c:pt idx="4724" formatCode="General">
                        <c:v>394.97</c:v>
                      </c:pt>
                      <c:pt idx="4725" formatCode="General">
                        <c:v>394.98</c:v>
                      </c:pt>
                      <c:pt idx="4726" formatCode="General">
                        <c:v>394.99</c:v>
                      </c:pt>
                      <c:pt idx="4727" formatCode="General">
                        <c:v>395</c:v>
                      </c:pt>
                      <c:pt idx="4728" formatCode="General">
                        <c:v>395.01</c:v>
                      </c:pt>
                      <c:pt idx="4729" formatCode="General">
                        <c:v>395.02</c:v>
                      </c:pt>
                      <c:pt idx="4730" formatCode="General">
                        <c:v>395.03</c:v>
                      </c:pt>
                      <c:pt idx="4731" formatCode="General">
                        <c:v>395.04</c:v>
                      </c:pt>
                      <c:pt idx="4732" formatCode="General">
                        <c:v>395.05</c:v>
                      </c:pt>
                      <c:pt idx="4733" formatCode="General">
                        <c:v>395.06</c:v>
                      </c:pt>
                      <c:pt idx="4734" formatCode="General">
                        <c:v>395.07</c:v>
                      </c:pt>
                      <c:pt idx="4735" formatCode="General">
                        <c:v>395.08</c:v>
                      </c:pt>
                      <c:pt idx="4736" formatCode="General">
                        <c:v>395.09</c:v>
                      </c:pt>
                      <c:pt idx="4737" formatCode="General">
                        <c:v>395.1</c:v>
                      </c:pt>
                      <c:pt idx="4738" formatCode="General">
                        <c:v>395.11</c:v>
                      </c:pt>
                      <c:pt idx="4739" formatCode="General">
                        <c:v>395.12</c:v>
                      </c:pt>
                      <c:pt idx="4740" formatCode="General">
                        <c:v>395.13</c:v>
                      </c:pt>
                      <c:pt idx="4741" formatCode="General">
                        <c:v>395.14</c:v>
                      </c:pt>
                      <c:pt idx="4742" formatCode="General">
                        <c:v>395.15</c:v>
                      </c:pt>
                      <c:pt idx="4743" formatCode="General">
                        <c:v>395.16</c:v>
                      </c:pt>
                      <c:pt idx="4744" formatCode="General">
                        <c:v>395.17</c:v>
                      </c:pt>
                      <c:pt idx="4745" formatCode="General">
                        <c:v>395.18</c:v>
                      </c:pt>
                      <c:pt idx="4746" formatCode="General">
                        <c:v>395.19</c:v>
                      </c:pt>
                      <c:pt idx="4747" formatCode="General">
                        <c:v>395.2</c:v>
                      </c:pt>
                      <c:pt idx="4748" formatCode="General">
                        <c:v>395.21</c:v>
                      </c:pt>
                      <c:pt idx="4749" formatCode="General">
                        <c:v>395.22</c:v>
                      </c:pt>
                      <c:pt idx="4750" formatCode="General">
                        <c:v>395.23</c:v>
                      </c:pt>
                      <c:pt idx="4751" formatCode="General">
                        <c:v>395.24</c:v>
                      </c:pt>
                      <c:pt idx="4752" formatCode="General">
                        <c:v>395.25</c:v>
                      </c:pt>
                      <c:pt idx="4753" formatCode="General">
                        <c:v>395.26</c:v>
                      </c:pt>
                      <c:pt idx="4754" formatCode="General">
                        <c:v>395.27</c:v>
                      </c:pt>
                      <c:pt idx="4755" formatCode="General">
                        <c:v>395.28</c:v>
                      </c:pt>
                      <c:pt idx="4756" formatCode="General">
                        <c:v>395.29</c:v>
                      </c:pt>
                      <c:pt idx="4757" formatCode="General">
                        <c:v>395.3</c:v>
                      </c:pt>
                      <c:pt idx="4758" formatCode="General">
                        <c:v>395.31</c:v>
                      </c:pt>
                      <c:pt idx="4759" formatCode="General">
                        <c:v>395.32</c:v>
                      </c:pt>
                      <c:pt idx="4760" formatCode="General">
                        <c:v>395.33</c:v>
                      </c:pt>
                      <c:pt idx="4761" formatCode="General">
                        <c:v>395.34</c:v>
                      </c:pt>
                      <c:pt idx="4762" formatCode="General">
                        <c:v>395.35</c:v>
                      </c:pt>
                      <c:pt idx="4763" formatCode="General">
                        <c:v>395.36</c:v>
                      </c:pt>
                      <c:pt idx="4764" formatCode="General">
                        <c:v>395.37</c:v>
                      </c:pt>
                      <c:pt idx="4765" formatCode="General">
                        <c:v>395.38</c:v>
                      </c:pt>
                      <c:pt idx="4766" formatCode="General">
                        <c:v>395.39</c:v>
                      </c:pt>
                      <c:pt idx="4767" formatCode="General">
                        <c:v>395.4</c:v>
                      </c:pt>
                      <c:pt idx="4768" formatCode="General">
                        <c:v>395.41</c:v>
                      </c:pt>
                      <c:pt idx="4769" formatCode="General">
                        <c:v>395.42</c:v>
                      </c:pt>
                      <c:pt idx="4770" formatCode="General">
                        <c:v>395.43</c:v>
                      </c:pt>
                      <c:pt idx="4771" formatCode="General">
                        <c:v>395.44</c:v>
                      </c:pt>
                      <c:pt idx="4772" formatCode="General">
                        <c:v>395.45</c:v>
                      </c:pt>
                      <c:pt idx="4773" formatCode="General">
                        <c:v>395.46</c:v>
                      </c:pt>
                      <c:pt idx="4774" formatCode="General">
                        <c:v>395.47</c:v>
                      </c:pt>
                      <c:pt idx="4775" formatCode="General">
                        <c:v>395.48</c:v>
                      </c:pt>
                      <c:pt idx="4776" formatCode="General">
                        <c:v>395.49</c:v>
                      </c:pt>
                      <c:pt idx="4777" formatCode="General">
                        <c:v>395.5</c:v>
                      </c:pt>
                      <c:pt idx="4778" formatCode="General">
                        <c:v>395.51</c:v>
                      </c:pt>
                      <c:pt idx="4779" formatCode="General">
                        <c:v>395.52</c:v>
                      </c:pt>
                      <c:pt idx="4780" formatCode="General">
                        <c:v>395.53</c:v>
                      </c:pt>
                      <c:pt idx="4781" formatCode="General">
                        <c:v>395.54</c:v>
                      </c:pt>
                      <c:pt idx="4782" formatCode="General">
                        <c:v>395.55</c:v>
                      </c:pt>
                      <c:pt idx="4783" formatCode="General">
                        <c:v>395.56</c:v>
                      </c:pt>
                      <c:pt idx="4784" formatCode="General">
                        <c:v>395.57</c:v>
                      </c:pt>
                      <c:pt idx="4785" formatCode="General">
                        <c:v>395.58</c:v>
                      </c:pt>
                      <c:pt idx="4786" formatCode="General">
                        <c:v>395.59</c:v>
                      </c:pt>
                      <c:pt idx="4787" formatCode="General">
                        <c:v>395.6</c:v>
                      </c:pt>
                      <c:pt idx="4788" formatCode="General">
                        <c:v>395.61</c:v>
                      </c:pt>
                      <c:pt idx="4789" formatCode="General">
                        <c:v>395.62</c:v>
                      </c:pt>
                      <c:pt idx="4790" formatCode="General">
                        <c:v>395.63</c:v>
                      </c:pt>
                      <c:pt idx="4791" formatCode="General">
                        <c:v>395.64</c:v>
                      </c:pt>
                      <c:pt idx="4792" formatCode="General">
                        <c:v>395.65</c:v>
                      </c:pt>
                      <c:pt idx="4793" formatCode="General">
                        <c:v>395.66</c:v>
                      </c:pt>
                      <c:pt idx="4794" formatCode="General">
                        <c:v>395.67</c:v>
                      </c:pt>
                      <c:pt idx="4795" formatCode="General">
                        <c:v>395.68</c:v>
                      </c:pt>
                      <c:pt idx="4796" formatCode="General">
                        <c:v>395.69</c:v>
                      </c:pt>
                      <c:pt idx="4797" formatCode="General">
                        <c:v>395.7</c:v>
                      </c:pt>
                      <c:pt idx="4798" formatCode="General">
                        <c:v>395.71</c:v>
                      </c:pt>
                      <c:pt idx="4799" formatCode="General">
                        <c:v>395.72</c:v>
                      </c:pt>
                      <c:pt idx="4800" formatCode="General">
                        <c:v>395.73</c:v>
                      </c:pt>
                      <c:pt idx="4801" formatCode="General">
                        <c:v>395.74</c:v>
                      </c:pt>
                      <c:pt idx="4802" formatCode="General">
                        <c:v>395.75</c:v>
                      </c:pt>
                      <c:pt idx="4803" formatCode="General">
                        <c:v>395.76</c:v>
                      </c:pt>
                      <c:pt idx="4804" formatCode="General">
                        <c:v>395.77</c:v>
                      </c:pt>
                      <c:pt idx="4805" formatCode="General">
                        <c:v>395.78</c:v>
                      </c:pt>
                      <c:pt idx="4806" formatCode="General">
                        <c:v>395.79</c:v>
                      </c:pt>
                      <c:pt idx="4807" formatCode="General">
                        <c:v>395.8</c:v>
                      </c:pt>
                      <c:pt idx="4808" formatCode="General">
                        <c:v>395.81</c:v>
                      </c:pt>
                      <c:pt idx="4809" formatCode="General">
                        <c:v>395.82</c:v>
                      </c:pt>
                      <c:pt idx="4810" formatCode="General">
                        <c:v>395.83</c:v>
                      </c:pt>
                      <c:pt idx="4811" formatCode="General">
                        <c:v>395.84</c:v>
                      </c:pt>
                      <c:pt idx="4812" formatCode="General">
                        <c:v>395.85</c:v>
                      </c:pt>
                      <c:pt idx="4813" formatCode="General">
                        <c:v>395.86</c:v>
                      </c:pt>
                      <c:pt idx="4814" formatCode="General">
                        <c:v>395.87</c:v>
                      </c:pt>
                      <c:pt idx="4815" formatCode="General">
                        <c:v>395.88</c:v>
                      </c:pt>
                      <c:pt idx="4816" formatCode="General">
                        <c:v>395.89</c:v>
                      </c:pt>
                      <c:pt idx="4817" formatCode="General">
                        <c:v>395.9</c:v>
                      </c:pt>
                      <c:pt idx="4818" formatCode="General">
                        <c:v>395.91</c:v>
                      </c:pt>
                      <c:pt idx="4819" formatCode="General">
                        <c:v>395.92</c:v>
                      </c:pt>
                      <c:pt idx="4820" formatCode="General">
                        <c:v>395.93</c:v>
                      </c:pt>
                      <c:pt idx="4821" formatCode="General">
                        <c:v>395.94</c:v>
                      </c:pt>
                      <c:pt idx="4822" formatCode="General">
                        <c:v>395.95</c:v>
                      </c:pt>
                      <c:pt idx="4823" formatCode="General">
                        <c:v>395.96</c:v>
                      </c:pt>
                      <c:pt idx="4824" formatCode="General">
                        <c:v>395.97</c:v>
                      </c:pt>
                      <c:pt idx="4825" formatCode="General">
                        <c:v>395.98</c:v>
                      </c:pt>
                      <c:pt idx="4826" formatCode="General">
                        <c:v>395.99</c:v>
                      </c:pt>
                      <c:pt idx="4827" formatCode="General">
                        <c:v>396</c:v>
                      </c:pt>
                      <c:pt idx="4828" formatCode="General">
                        <c:v>396.01</c:v>
                      </c:pt>
                      <c:pt idx="4829" formatCode="General">
                        <c:v>396.02</c:v>
                      </c:pt>
                      <c:pt idx="4830" formatCode="General">
                        <c:v>396.03</c:v>
                      </c:pt>
                      <c:pt idx="4831" formatCode="General">
                        <c:v>396.04</c:v>
                      </c:pt>
                      <c:pt idx="4832" formatCode="General">
                        <c:v>396.05</c:v>
                      </c:pt>
                      <c:pt idx="4833" formatCode="General">
                        <c:v>396.06</c:v>
                      </c:pt>
                      <c:pt idx="4834" formatCode="General">
                        <c:v>396.07</c:v>
                      </c:pt>
                      <c:pt idx="4835" formatCode="General">
                        <c:v>396.08</c:v>
                      </c:pt>
                      <c:pt idx="4836" formatCode="General">
                        <c:v>396.09</c:v>
                      </c:pt>
                      <c:pt idx="4837" formatCode="General">
                        <c:v>396.1</c:v>
                      </c:pt>
                      <c:pt idx="4838" formatCode="General">
                        <c:v>396.11</c:v>
                      </c:pt>
                      <c:pt idx="4839" formatCode="General">
                        <c:v>396.12</c:v>
                      </c:pt>
                      <c:pt idx="4840" formatCode="General">
                        <c:v>396.13</c:v>
                      </c:pt>
                      <c:pt idx="4841" formatCode="General">
                        <c:v>396.14</c:v>
                      </c:pt>
                      <c:pt idx="4842" formatCode="General">
                        <c:v>396.15</c:v>
                      </c:pt>
                      <c:pt idx="4843" formatCode="General">
                        <c:v>396.16</c:v>
                      </c:pt>
                      <c:pt idx="4844" formatCode="General">
                        <c:v>396.17</c:v>
                      </c:pt>
                      <c:pt idx="4845" formatCode="General">
                        <c:v>396.18</c:v>
                      </c:pt>
                      <c:pt idx="4846" formatCode="General">
                        <c:v>396.19</c:v>
                      </c:pt>
                      <c:pt idx="4847" formatCode="General">
                        <c:v>396.2</c:v>
                      </c:pt>
                      <c:pt idx="4848" formatCode="General">
                        <c:v>396.21</c:v>
                      </c:pt>
                      <c:pt idx="4849" formatCode="General">
                        <c:v>396.22</c:v>
                      </c:pt>
                      <c:pt idx="4850" formatCode="General">
                        <c:v>396.23</c:v>
                      </c:pt>
                      <c:pt idx="4851" formatCode="General">
                        <c:v>396.24</c:v>
                      </c:pt>
                      <c:pt idx="4852" formatCode="General">
                        <c:v>396.25</c:v>
                      </c:pt>
                      <c:pt idx="4853" formatCode="General">
                        <c:v>396.26</c:v>
                      </c:pt>
                      <c:pt idx="4854" formatCode="General">
                        <c:v>396.27</c:v>
                      </c:pt>
                      <c:pt idx="4855" formatCode="General">
                        <c:v>396.28</c:v>
                      </c:pt>
                      <c:pt idx="4856" formatCode="General">
                        <c:v>396.29</c:v>
                      </c:pt>
                      <c:pt idx="4857" formatCode="General">
                        <c:v>396.3</c:v>
                      </c:pt>
                      <c:pt idx="4858" formatCode="General">
                        <c:v>396.31</c:v>
                      </c:pt>
                      <c:pt idx="4859" formatCode="General">
                        <c:v>396.32</c:v>
                      </c:pt>
                      <c:pt idx="4860" formatCode="General">
                        <c:v>396.33</c:v>
                      </c:pt>
                      <c:pt idx="4861" formatCode="General">
                        <c:v>396.34</c:v>
                      </c:pt>
                      <c:pt idx="4862" formatCode="General">
                        <c:v>396.35</c:v>
                      </c:pt>
                      <c:pt idx="4863" formatCode="General">
                        <c:v>396.36</c:v>
                      </c:pt>
                      <c:pt idx="4864" formatCode="General">
                        <c:v>396.37</c:v>
                      </c:pt>
                      <c:pt idx="4865" formatCode="General">
                        <c:v>396.38</c:v>
                      </c:pt>
                      <c:pt idx="4866" formatCode="General">
                        <c:v>396.39</c:v>
                      </c:pt>
                      <c:pt idx="4867" formatCode="General">
                        <c:v>396.4</c:v>
                      </c:pt>
                      <c:pt idx="4868" formatCode="General">
                        <c:v>396.41</c:v>
                      </c:pt>
                      <c:pt idx="4869" formatCode="General">
                        <c:v>396.42</c:v>
                      </c:pt>
                      <c:pt idx="4870" formatCode="General">
                        <c:v>396.43</c:v>
                      </c:pt>
                      <c:pt idx="4871" formatCode="General">
                        <c:v>396.44</c:v>
                      </c:pt>
                      <c:pt idx="4872" formatCode="General">
                        <c:v>396.45</c:v>
                      </c:pt>
                      <c:pt idx="4873" formatCode="General">
                        <c:v>396.46</c:v>
                      </c:pt>
                      <c:pt idx="4874" formatCode="General">
                        <c:v>396.47</c:v>
                      </c:pt>
                      <c:pt idx="4875" formatCode="General">
                        <c:v>396.48</c:v>
                      </c:pt>
                      <c:pt idx="4876" formatCode="General">
                        <c:v>396.49</c:v>
                      </c:pt>
                      <c:pt idx="4877" formatCode="General">
                        <c:v>396.5</c:v>
                      </c:pt>
                      <c:pt idx="4878" formatCode="General">
                        <c:v>396.51</c:v>
                      </c:pt>
                      <c:pt idx="4879" formatCode="General">
                        <c:v>396.52</c:v>
                      </c:pt>
                      <c:pt idx="4880" formatCode="General">
                        <c:v>396.53</c:v>
                      </c:pt>
                      <c:pt idx="4881" formatCode="General">
                        <c:v>396.54</c:v>
                      </c:pt>
                      <c:pt idx="4882" formatCode="General">
                        <c:v>396.55</c:v>
                      </c:pt>
                      <c:pt idx="4883" formatCode="General">
                        <c:v>396.56</c:v>
                      </c:pt>
                      <c:pt idx="4884" formatCode="General">
                        <c:v>396.57</c:v>
                      </c:pt>
                      <c:pt idx="4885" formatCode="General">
                        <c:v>396.58</c:v>
                      </c:pt>
                      <c:pt idx="4886" formatCode="General">
                        <c:v>396.59</c:v>
                      </c:pt>
                      <c:pt idx="4887" formatCode="General">
                        <c:v>396.6</c:v>
                      </c:pt>
                      <c:pt idx="4888" formatCode="General">
                        <c:v>396.61</c:v>
                      </c:pt>
                      <c:pt idx="4889" formatCode="General">
                        <c:v>396.62</c:v>
                      </c:pt>
                      <c:pt idx="4890" formatCode="General">
                        <c:v>396.63</c:v>
                      </c:pt>
                      <c:pt idx="4891" formatCode="General">
                        <c:v>396.64</c:v>
                      </c:pt>
                      <c:pt idx="4892" formatCode="General">
                        <c:v>396.65</c:v>
                      </c:pt>
                      <c:pt idx="4893" formatCode="General">
                        <c:v>396.66</c:v>
                      </c:pt>
                      <c:pt idx="4894" formatCode="General">
                        <c:v>396.67</c:v>
                      </c:pt>
                      <c:pt idx="4895" formatCode="General">
                        <c:v>396.68</c:v>
                      </c:pt>
                      <c:pt idx="4896" formatCode="General">
                        <c:v>396.69</c:v>
                      </c:pt>
                      <c:pt idx="4897" formatCode="General">
                        <c:v>396.7</c:v>
                      </c:pt>
                      <c:pt idx="4898" formatCode="General">
                        <c:v>396.71</c:v>
                      </c:pt>
                      <c:pt idx="4899" formatCode="General">
                        <c:v>396.72</c:v>
                      </c:pt>
                      <c:pt idx="4900" formatCode="General">
                        <c:v>396.73</c:v>
                      </c:pt>
                      <c:pt idx="4901" formatCode="General">
                        <c:v>396.74</c:v>
                      </c:pt>
                      <c:pt idx="4902" formatCode="General">
                        <c:v>396.75</c:v>
                      </c:pt>
                      <c:pt idx="4903" formatCode="General">
                        <c:v>396.76</c:v>
                      </c:pt>
                      <c:pt idx="4904" formatCode="General">
                        <c:v>396.77</c:v>
                      </c:pt>
                      <c:pt idx="4905" formatCode="General">
                        <c:v>396.78</c:v>
                      </c:pt>
                      <c:pt idx="4906" formatCode="General">
                        <c:v>396.79</c:v>
                      </c:pt>
                      <c:pt idx="4907" formatCode="General">
                        <c:v>396.8</c:v>
                      </c:pt>
                      <c:pt idx="4908" formatCode="General">
                        <c:v>396.81</c:v>
                      </c:pt>
                      <c:pt idx="4909" formatCode="General">
                        <c:v>396.82</c:v>
                      </c:pt>
                      <c:pt idx="4910" formatCode="General">
                        <c:v>396.83</c:v>
                      </c:pt>
                      <c:pt idx="4911" formatCode="General">
                        <c:v>396.84</c:v>
                      </c:pt>
                      <c:pt idx="4912" formatCode="General">
                        <c:v>396.85</c:v>
                      </c:pt>
                      <c:pt idx="4913" formatCode="General">
                        <c:v>396.86</c:v>
                      </c:pt>
                      <c:pt idx="4914" formatCode="General">
                        <c:v>396.87</c:v>
                      </c:pt>
                      <c:pt idx="4915" formatCode="General">
                        <c:v>396.88</c:v>
                      </c:pt>
                      <c:pt idx="4916" formatCode="General">
                        <c:v>396.89</c:v>
                      </c:pt>
                      <c:pt idx="4917" formatCode="General">
                        <c:v>396.9</c:v>
                      </c:pt>
                      <c:pt idx="4918" formatCode="General">
                        <c:v>396.91</c:v>
                      </c:pt>
                      <c:pt idx="4919" formatCode="General">
                        <c:v>396.92</c:v>
                      </c:pt>
                      <c:pt idx="4920" formatCode="General">
                        <c:v>396.93</c:v>
                      </c:pt>
                      <c:pt idx="4921" formatCode="General">
                        <c:v>396.94</c:v>
                      </c:pt>
                      <c:pt idx="4922" formatCode="General">
                        <c:v>396.95</c:v>
                      </c:pt>
                      <c:pt idx="4923" formatCode="General">
                        <c:v>396.96</c:v>
                      </c:pt>
                      <c:pt idx="4924" formatCode="General">
                        <c:v>396.97</c:v>
                      </c:pt>
                      <c:pt idx="4925" formatCode="General">
                        <c:v>396.98</c:v>
                      </c:pt>
                      <c:pt idx="4926" formatCode="General">
                        <c:v>396.99</c:v>
                      </c:pt>
                      <c:pt idx="4927" formatCode="General">
                        <c:v>397</c:v>
                      </c:pt>
                      <c:pt idx="4928" formatCode="General">
                        <c:v>397.01</c:v>
                      </c:pt>
                      <c:pt idx="4929" formatCode="General">
                        <c:v>397.02</c:v>
                      </c:pt>
                      <c:pt idx="4930" formatCode="General">
                        <c:v>397.03</c:v>
                      </c:pt>
                      <c:pt idx="4931" formatCode="General">
                        <c:v>397.04</c:v>
                      </c:pt>
                      <c:pt idx="4932" formatCode="General">
                        <c:v>397.05</c:v>
                      </c:pt>
                      <c:pt idx="4933" formatCode="General">
                        <c:v>397.06</c:v>
                      </c:pt>
                      <c:pt idx="4934" formatCode="General">
                        <c:v>397.07</c:v>
                      </c:pt>
                      <c:pt idx="4935" formatCode="General">
                        <c:v>397.08</c:v>
                      </c:pt>
                      <c:pt idx="4936" formatCode="General">
                        <c:v>397.09</c:v>
                      </c:pt>
                      <c:pt idx="4937" formatCode="General">
                        <c:v>397.1</c:v>
                      </c:pt>
                      <c:pt idx="4938" formatCode="General">
                        <c:v>397.11</c:v>
                      </c:pt>
                      <c:pt idx="4939" formatCode="General">
                        <c:v>397.12</c:v>
                      </c:pt>
                      <c:pt idx="4940" formatCode="General">
                        <c:v>397.13</c:v>
                      </c:pt>
                      <c:pt idx="4941" formatCode="General">
                        <c:v>397.14</c:v>
                      </c:pt>
                      <c:pt idx="4942" formatCode="General">
                        <c:v>397.15</c:v>
                      </c:pt>
                      <c:pt idx="4943" formatCode="General">
                        <c:v>397.16</c:v>
                      </c:pt>
                      <c:pt idx="4944" formatCode="General">
                        <c:v>397.17</c:v>
                      </c:pt>
                      <c:pt idx="4945" formatCode="General">
                        <c:v>397.18</c:v>
                      </c:pt>
                      <c:pt idx="4946" formatCode="General">
                        <c:v>397.19</c:v>
                      </c:pt>
                      <c:pt idx="4947" formatCode="General">
                        <c:v>397.2</c:v>
                      </c:pt>
                      <c:pt idx="4948" formatCode="General">
                        <c:v>397.21</c:v>
                      </c:pt>
                      <c:pt idx="4949" formatCode="General">
                        <c:v>397.22</c:v>
                      </c:pt>
                      <c:pt idx="4950" formatCode="General">
                        <c:v>397.23</c:v>
                      </c:pt>
                      <c:pt idx="4951" formatCode="General">
                        <c:v>397.24</c:v>
                      </c:pt>
                      <c:pt idx="4952" formatCode="General">
                        <c:v>397.24700000000001</c:v>
                      </c:pt>
                      <c:pt idx="4953" formatCode="General">
                        <c:v>397.24700000000001</c:v>
                      </c:pt>
                      <c:pt idx="4954" formatCode="General">
                        <c:v>398.24700000000001</c:v>
                      </c:pt>
                      <c:pt idx="4955" formatCode="General">
                        <c:v>399.24700000000001</c:v>
                      </c:pt>
                      <c:pt idx="4956" formatCode="General">
                        <c:v>400.24700000000001</c:v>
                      </c:pt>
                      <c:pt idx="4957" formatCode="General">
                        <c:v>401.24700000000001</c:v>
                      </c:pt>
                      <c:pt idx="4958" formatCode="General">
                        <c:v>402.24700000000001</c:v>
                      </c:pt>
                      <c:pt idx="4959" formatCode="General">
                        <c:v>403.24700000000001</c:v>
                      </c:pt>
                      <c:pt idx="4960" formatCode="General">
                        <c:v>404.24700000000001</c:v>
                      </c:pt>
                      <c:pt idx="4961" formatCode="General">
                        <c:v>405.24700000000001</c:v>
                      </c:pt>
                      <c:pt idx="4962" formatCode="General">
                        <c:v>406.24700000000001</c:v>
                      </c:pt>
                      <c:pt idx="4963" formatCode="General">
                        <c:v>407.24700000000001</c:v>
                      </c:pt>
                      <c:pt idx="4964" formatCode="General">
                        <c:v>408.24700000000001</c:v>
                      </c:pt>
                      <c:pt idx="4965" formatCode="General">
                        <c:v>409.24700000000001</c:v>
                      </c:pt>
                      <c:pt idx="4966" formatCode="General">
                        <c:v>410.24700000000001</c:v>
                      </c:pt>
                      <c:pt idx="4967" formatCode="General">
                        <c:v>411.24700000000001</c:v>
                      </c:pt>
                      <c:pt idx="4968" formatCode="General">
                        <c:v>412.24700000000001</c:v>
                      </c:pt>
                      <c:pt idx="4969" formatCode="General">
                        <c:v>413.24700000000001</c:v>
                      </c:pt>
                      <c:pt idx="4970" formatCode="General">
                        <c:v>414.24700000000001</c:v>
                      </c:pt>
                      <c:pt idx="4971" formatCode="General">
                        <c:v>415.24700000000001</c:v>
                      </c:pt>
                      <c:pt idx="4972" formatCode="General">
                        <c:v>416.24700000000001</c:v>
                      </c:pt>
                      <c:pt idx="4973" formatCode="General">
                        <c:v>417.24700000000001</c:v>
                      </c:pt>
                      <c:pt idx="4974" formatCode="General">
                        <c:v>418.24700000000001</c:v>
                      </c:pt>
                      <c:pt idx="4975" formatCode="General">
                        <c:v>419.24700000000001</c:v>
                      </c:pt>
                      <c:pt idx="4976" formatCode="General">
                        <c:v>420.24700000000001</c:v>
                      </c:pt>
                      <c:pt idx="4977" formatCode="General">
                        <c:v>421.24700000000001</c:v>
                      </c:pt>
                      <c:pt idx="4978" formatCode="General">
                        <c:v>422.24700000000001</c:v>
                      </c:pt>
                      <c:pt idx="4979" formatCode="General">
                        <c:v>423.24700000000001</c:v>
                      </c:pt>
                      <c:pt idx="4980" formatCode="General">
                        <c:v>424.24700000000001</c:v>
                      </c:pt>
                      <c:pt idx="4981" formatCode="General">
                        <c:v>425.24700000000001</c:v>
                      </c:pt>
                      <c:pt idx="4982" formatCode="General">
                        <c:v>426.24700000000001</c:v>
                      </c:pt>
                      <c:pt idx="4983" formatCode="General">
                        <c:v>427.24700000000001</c:v>
                      </c:pt>
                      <c:pt idx="4984" formatCode="General">
                        <c:v>428.24700000000001</c:v>
                      </c:pt>
                      <c:pt idx="4985" formatCode="General">
                        <c:v>429.24700000000001</c:v>
                      </c:pt>
                      <c:pt idx="4986" formatCode="General">
                        <c:v>430.24700000000001</c:v>
                      </c:pt>
                      <c:pt idx="4987" formatCode="General">
                        <c:v>431.24700000000001</c:v>
                      </c:pt>
                      <c:pt idx="4988" formatCode="General">
                        <c:v>432.24700000000001</c:v>
                      </c:pt>
                      <c:pt idx="4989" formatCode="General">
                        <c:v>433.24700000000001</c:v>
                      </c:pt>
                      <c:pt idx="4990" formatCode="General">
                        <c:v>434.24700000000001</c:v>
                      </c:pt>
                      <c:pt idx="4991" formatCode="General">
                        <c:v>435.24700000000001</c:v>
                      </c:pt>
                      <c:pt idx="4992" formatCode="General">
                        <c:v>436.24700000000001</c:v>
                      </c:pt>
                      <c:pt idx="4993" formatCode="General">
                        <c:v>437.24700000000001</c:v>
                      </c:pt>
                      <c:pt idx="4994" formatCode="General">
                        <c:v>438.24700000000001</c:v>
                      </c:pt>
                      <c:pt idx="4995" formatCode="General">
                        <c:v>439.24700000000001</c:v>
                      </c:pt>
                      <c:pt idx="4996" formatCode="General">
                        <c:v>440.24700000000001</c:v>
                      </c:pt>
                      <c:pt idx="4997" formatCode="General">
                        <c:v>441.24700000000001</c:v>
                      </c:pt>
                      <c:pt idx="4998" formatCode="General">
                        <c:v>442.24700000000001</c:v>
                      </c:pt>
                      <c:pt idx="4999" formatCode="General">
                        <c:v>443.24700000000001</c:v>
                      </c:pt>
                      <c:pt idx="5000" formatCode="General">
                        <c:v>444.24700000000001</c:v>
                      </c:pt>
                      <c:pt idx="5001" formatCode="General">
                        <c:v>445.24700000000001</c:v>
                      </c:pt>
                      <c:pt idx="5002" formatCode="General">
                        <c:v>446.24700000000001</c:v>
                      </c:pt>
                      <c:pt idx="5003" formatCode="General">
                        <c:v>447.24700000000001</c:v>
                      </c:pt>
                      <c:pt idx="5004" formatCode="General">
                        <c:v>448.24700000000001</c:v>
                      </c:pt>
                      <c:pt idx="5005" formatCode="General">
                        <c:v>449.24700000000001</c:v>
                      </c:pt>
                      <c:pt idx="5006" formatCode="General">
                        <c:v>450.24700000000001</c:v>
                      </c:pt>
                      <c:pt idx="5007" formatCode="General">
                        <c:v>451.24700000000001</c:v>
                      </c:pt>
                      <c:pt idx="5008" formatCode="General">
                        <c:v>452.24700000000001</c:v>
                      </c:pt>
                      <c:pt idx="5009" formatCode="General">
                        <c:v>453.24700000000001</c:v>
                      </c:pt>
                      <c:pt idx="5010" formatCode="General">
                        <c:v>454.24700000000001</c:v>
                      </c:pt>
                      <c:pt idx="5011" formatCode="General">
                        <c:v>455.24700000000001</c:v>
                      </c:pt>
                      <c:pt idx="5012" formatCode="General">
                        <c:v>456.24700000000001</c:v>
                      </c:pt>
                      <c:pt idx="5013" formatCode="General">
                        <c:v>457.24700000000001</c:v>
                      </c:pt>
                      <c:pt idx="5014" formatCode="General">
                        <c:v>458.24700000000001</c:v>
                      </c:pt>
                      <c:pt idx="5015" formatCode="General">
                        <c:v>459.24700000000001</c:v>
                      </c:pt>
                      <c:pt idx="5016" formatCode="General">
                        <c:v>460.24700000000001</c:v>
                      </c:pt>
                      <c:pt idx="5017" formatCode="General">
                        <c:v>461.24700000000001</c:v>
                      </c:pt>
                      <c:pt idx="5018" formatCode="General">
                        <c:v>462.24700000000001</c:v>
                      </c:pt>
                      <c:pt idx="5019" formatCode="General">
                        <c:v>463.24700000000001</c:v>
                      </c:pt>
                      <c:pt idx="5020" formatCode="General">
                        <c:v>464.24700000000001</c:v>
                      </c:pt>
                      <c:pt idx="5021" formatCode="General">
                        <c:v>465.24700000000001</c:v>
                      </c:pt>
                      <c:pt idx="5022" formatCode="General">
                        <c:v>466.24700000000001</c:v>
                      </c:pt>
                      <c:pt idx="5023" formatCode="General">
                        <c:v>467.24700000000001</c:v>
                      </c:pt>
                      <c:pt idx="5024" formatCode="General">
                        <c:v>467.45800000000003</c:v>
                      </c:pt>
                      <c:pt idx="5025" formatCode="General">
                        <c:v>467.45800000000003</c:v>
                      </c:pt>
                      <c:pt idx="5026" formatCode="General">
                        <c:v>467.46800000000002</c:v>
                      </c:pt>
                      <c:pt idx="5027" formatCode="General">
                        <c:v>467.47800000000001</c:v>
                      </c:pt>
                      <c:pt idx="5028" formatCode="General">
                        <c:v>467.488</c:v>
                      </c:pt>
                      <c:pt idx="5029" formatCode="General">
                        <c:v>467.49799999999999</c:v>
                      </c:pt>
                      <c:pt idx="5030" formatCode="General">
                        <c:v>467.50799999999998</c:v>
                      </c:pt>
                      <c:pt idx="5031" formatCode="General">
                        <c:v>467.51799999999997</c:v>
                      </c:pt>
                      <c:pt idx="5032" formatCode="General">
                        <c:v>467.52800000000002</c:v>
                      </c:pt>
                      <c:pt idx="5033" formatCode="General">
                        <c:v>467.53800000000001</c:v>
                      </c:pt>
                      <c:pt idx="5034" formatCode="General">
                        <c:v>467.548</c:v>
                      </c:pt>
                      <c:pt idx="5035" formatCode="General">
                        <c:v>467.55799999999999</c:v>
                      </c:pt>
                      <c:pt idx="5036" formatCode="General">
                        <c:v>467.56799999999998</c:v>
                      </c:pt>
                      <c:pt idx="5037" formatCode="General">
                        <c:v>467.57799999999997</c:v>
                      </c:pt>
                      <c:pt idx="5038" formatCode="General">
                        <c:v>467.58800000000002</c:v>
                      </c:pt>
                      <c:pt idx="5039" formatCode="General">
                        <c:v>467.59800000000001</c:v>
                      </c:pt>
                      <c:pt idx="5040" formatCode="General">
                        <c:v>467.608</c:v>
                      </c:pt>
                      <c:pt idx="5041" formatCode="General">
                        <c:v>467.61799999999999</c:v>
                      </c:pt>
                      <c:pt idx="5042" formatCode="General">
                        <c:v>467.62799999999999</c:v>
                      </c:pt>
                      <c:pt idx="5043" formatCode="General">
                        <c:v>467.63799999999998</c:v>
                      </c:pt>
                      <c:pt idx="5044" formatCode="General">
                        <c:v>467.64800000000002</c:v>
                      </c:pt>
                      <c:pt idx="5045" formatCode="General">
                        <c:v>467.65800000000002</c:v>
                      </c:pt>
                      <c:pt idx="5046" formatCode="General">
                        <c:v>467.66800000000001</c:v>
                      </c:pt>
                      <c:pt idx="5047" formatCode="General">
                        <c:v>467.678</c:v>
                      </c:pt>
                      <c:pt idx="5048" formatCode="General">
                        <c:v>467.68799999999999</c:v>
                      </c:pt>
                      <c:pt idx="5049" formatCode="General">
                        <c:v>467.69799999999998</c:v>
                      </c:pt>
                      <c:pt idx="5050" formatCode="General">
                        <c:v>467.70800000000003</c:v>
                      </c:pt>
                      <c:pt idx="5051" formatCode="General">
                        <c:v>467.71800000000002</c:v>
                      </c:pt>
                      <c:pt idx="5052" formatCode="General">
                        <c:v>467.72800000000001</c:v>
                      </c:pt>
                      <c:pt idx="5053" formatCode="General">
                        <c:v>467.738</c:v>
                      </c:pt>
                      <c:pt idx="5054" formatCode="General">
                        <c:v>467.74799999999999</c:v>
                      </c:pt>
                      <c:pt idx="5055" formatCode="General">
                        <c:v>467.75799999999998</c:v>
                      </c:pt>
                      <c:pt idx="5056" formatCode="General">
                        <c:v>467.76799999999997</c:v>
                      </c:pt>
                      <c:pt idx="5057" formatCode="General">
                        <c:v>467.77800000000002</c:v>
                      </c:pt>
                      <c:pt idx="5058" formatCode="General">
                        <c:v>467.78800000000001</c:v>
                      </c:pt>
                      <c:pt idx="5059" formatCode="General">
                        <c:v>467.798</c:v>
                      </c:pt>
                      <c:pt idx="5060" formatCode="General">
                        <c:v>467.80799999999999</c:v>
                      </c:pt>
                      <c:pt idx="5061" formatCode="General">
                        <c:v>467.81799999999998</c:v>
                      </c:pt>
                      <c:pt idx="5062" formatCode="General">
                        <c:v>467.82799999999997</c:v>
                      </c:pt>
                      <c:pt idx="5063" formatCode="General">
                        <c:v>467.83800000000002</c:v>
                      </c:pt>
                      <c:pt idx="5064" formatCode="General">
                        <c:v>467.84800000000001</c:v>
                      </c:pt>
                      <c:pt idx="5065" formatCode="General">
                        <c:v>467.858</c:v>
                      </c:pt>
                      <c:pt idx="5066" formatCode="General">
                        <c:v>467.86799999999999</c:v>
                      </c:pt>
                      <c:pt idx="5067" formatCode="General">
                        <c:v>467.87799999999999</c:v>
                      </c:pt>
                      <c:pt idx="5068" formatCode="General">
                        <c:v>467.88799999999998</c:v>
                      </c:pt>
                      <c:pt idx="5069" formatCode="General">
                        <c:v>467.89800000000002</c:v>
                      </c:pt>
                      <c:pt idx="5070" formatCode="General">
                        <c:v>467.90800000000002</c:v>
                      </c:pt>
                      <c:pt idx="5071" formatCode="General">
                        <c:v>467.91800000000001</c:v>
                      </c:pt>
                      <c:pt idx="5072" formatCode="General">
                        <c:v>467.928</c:v>
                      </c:pt>
                      <c:pt idx="5073" formatCode="General">
                        <c:v>467.93799999999999</c:v>
                      </c:pt>
                      <c:pt idx="5074" formatCode="General">
                        <c:v>467.94799999999998</c:v>
                      </c:pt>
                      <c:pt idx="5075" formatCode="General">
                        <c:v>467.95800000000003</c:v>
                      </c:pt>
                      <c:pt idx="5076" formatCode="General">
                        <c:v>467.96800000000002</c:v>
                      </c:pt>
                      <c:pt idx="5077" formatCode="General">
                        <c:v>467.97800000000001</c:v>
                      </c:pt>
                      <c:pt idx="5078" formatCode="General">
                        <c:v>467.988</c:v>
                      </c:pt>
                      <c:pt idx="5079" formatCode="General">
                        <c:v>467.99799999999999</c:v>
                      </c:pt>
                      <c:pt idx="5080" formatCode="General">
                        <c:v>468.00799999999998</c:v>
                      </c:pt>
                      <c:pt idx="5081" formatCode="General">
                        <c:v>468.01799999999997</c:v>
                      </c:pt>
                      <c:pt idx="5082" formatCode="General">
                        <c:v>468.02800000000002</c:v>
                      </c:pt>
                      <c:pt idx="5083" formatCode="General">
                        <c:v>468.03800000000001</c:v>
                      </c:pt>
                      <c:pt idx="5084" formatCode="General">
                        <c:v>468.048</c:v>
                      </c:pt>
                      <c:pt idx="5085" formatCode="General">
                        <c:v>468.05799999999999</c:v>
                      </c:pt>
                      <c:pt idx="5086" formatCode="General">
                        <c:v>468.06799999999998</c:v>
                      </c:pt>
                      <c:pt idx="5087" formatCode="General">
                        <c:v>468.07799999999997</c:v>
                      </c:pt>
                      <c:pt idx="5088" formatCode="General">
                        <c:v>468.08800000000002</c:v>
                      </c:pt>
                      <c:pt idx="5089" formatCode="General">
                        <c:v>468.09800000000001</c:v>
                      </c:pt>
                      <c:pt idx="5090" formatCode="General">
                        <c:v>468.108</c:v>
                      </c:pt>
                      <c:pt idx="5091" formatCode="General">
                        <c:v>468.11799999999999</c:v>
                      </c:pt>
                      <c:pt idx="5092" formatCode="General">
                        <c:v>468.12799999999999</c:v>
                      </c:pt>
                      <c:pt idx="5093" formatCode="General">
                        <c:v>468.13799999999998</c:v>
                      </c:pt>
                      <c:pt idx="5094" formatCode="General">
                        <c:v>468.14800000000002</c:v>
                      </c:pt>
                      <c:pt idx="5095" formatCode="General">
                        <c:v>468.15800000000002</c:v>
                      </c:pt>
                      <c:pt idx="5096" formatCode="General">
                        <c:v>468.16800000000001</c:v>
                      </c:pt>
                      <c:pt idx="5097" formatCode="General">
                        <c:v>468.178</c:v>
                      </c:pt>
                      <c:pt idx="5098" formatCode="General">
                        <c:v>468.18799999999999</c:v>
                      </c:pt>
                      <c:pt idx="5099" formatCode="General">
                        <c:v>468.19799999999998</c:v>
                      </c:pt>
                      <c:pt idx="5100" formatCode="General">
                        <c:v>468.20800000000003</c:v>
                      </c:pt>
                      <c:pt idx="5101" formatCode="General">
                        <c:v>468.21800000000002</c:v>
                      </c:pt>
                      <c:pt idx="5102" formatCode="General">
                        <c:v>468.22800000000001</c:v>
                      </c:pt>
                      <c:pt idx="5103" formatCode="General">
                        <c:v>468.238</c:v>
                      </c:pt>
                      <c:pt idx="5104" formatCode="General">
                        <c:v>468.24799999999999</c:v>
                      </c:pt>
                      <c:pt idx="5105" formatCode="General">
                        <c:v>468.25799999999998</c:v>
                      </c:pt>
                      <c:pt idx="5106" formatCode="General">
                        <c:v>468.26799999999997</c:v>
                      </c:pt>
                      <c:pt idx="5107" formatCode="General">
                        <c:v>468.27800000000002</c:v>
                      </c:pt>
                      <c:pt idx="5108" formatCode="General">
                        <c:v>468.28800000000001</c:v>
                      </c:pt>
                      <c:pt idx="5109" formatCode="General">
                        <c:v>468.298</c:v>
                      </c:pt>
                      <c:pt idx="5110" formatCode="General">
                        <c:v>468.30799999999999</c:v>
                      </c:pt>
                      <c:pt idx="5111" formatCode="General">
                        <c:v>468.31799999999998</c:v>
                      </c:pt>
                      <c:pt idx="5112" formatCode="General">
                        <c:v>468.32799999999997</c:v>
                      </c:pt>
                      <c:pt idx="5113" formatCode="General">
                        <c:v>468.33800000000002</c:v>
                      </c:pt>
                      <c:pt idx="5114" formatCode="General">
                        <c:v>468.34800000000001</c:v>
                      </c:pt>
                      <c:pt idx="5115" formatCode="General">
                        <c:v>468.358</c:v>
                      </c:pt>
                      <c:pt idx="5116" formatCode="General">
                        <c:v>468.36799999999999</c:v>
                      </c:pt>
                      <c:pt idx="5117" formatCode="General">
                        <c:v>468.37799999999999</c:v>
                      </c:pt>
                      <c:pt idx="5118" formatCode="General">
                        <c:v>468.38799999999998</c:v>
                      </c:pt>
                      <c:pt idx="5119" formatCode="General">
                        <c:v>468.39800000000002</c:v>
                      </c:pt>
                      <c:pt idx="5120" formatCode="General">
                        <c:v>468.40800000000002</c:v>
                      </c:pt>
                      <c:pt idx="5121" formatCode="General">
                        <c:v>468.41800000000001</c:v>
                      </c:pt>
                      <c:pt idx="5122" formatCode="General">
                        <c:v>468.428</c:v>
                      </c:pt>
                      <c:pt idx="5123" formatCode="General">
                        <c:v>468.43799999999999</c:v>
                      </c:pt>
                      <c:pt idx="5124" formatCode="General">
                        <c:v>468.44799999999998</c:v>
                      </c:pt>
                      <c:pt idx="5125" formatCode="General">
                        <c:v>468.45800000000003</c:v>
                      </c:pt>
                      <c:pt idx="5126" formatCode="General">
                        <c:v>468.46800000000002</c:v>
                      </c:pt>
                      <c:pt idx="5127" formatCode="General">
                        <c:v>468.47800000000001</c:v>
                      </c:pt>
                      <c:pt idx="5128" formatCode="General">
                        <c:v>468.488</c:v>
                      </c:pt>
                      <c:pt idx="5129" formatCode="General">
                        <c:v>468.49799999999999</c:v>
                      </c:pt>
                      <c:pt idx="5130" formatCode="General">
                        <c:v>468.50799999999998</c:v>
                      </c:pt>
                      <c:pt idx="5131" formatCode="General">
                        <c:v>468.51799999999997</c:v>
                      </c:pt>
                      <c:pt idx="5132" formatCode="General">
                        <c:v>468.52800000000002</c:v>
                      </c:pt>
                      <c:pt idx="5133" formatCode="General">
                        <c:v>468.53800000000001</c:v>
                      </c:pt>
                      <c:pt idx="5134" formatCode="General">
                        <c:v>468.548</c:v>
                      </c:pt>
                      <c:pt idx="5135" formatCode="General">
                        <c:v>468.55799999999999</c:v>
                      </c:pt>
                      <c:pt idx="5136" formatCode="General">
                        <c:v>468.56799999999998</c:v>
                      </c:pt>
                      <c:pt idx="5137" formatCode="General">
                        <c:v>468.57799999999997</c:v>
                      </c:pt>
                      <c:pt idx="5138" formatCode="General">
                        <c:v>468.58800000000002</c:v>
                      </c:pt>
                      <c:pt idx="5139" formatCode="General">
                        <c:v>468.59800000000001</c:v>
                      </c:pt>
                      <c:pt idx="5140" formatCode="General">
                        <c:v>468.608</c:v>
                      </c:pt>
                      <c:pt idx="5141" formatCode="General">
                        <c:v>468.61799999999999</c:v>
                      </c:pt>
                      <c:pt idx="5142" formatCode="General">
                        <c:v>468.62799999999999</c:v>
                      </c:pt>
                      <c:pt idx="5143" formatCode="General">
                        <c:v>468.63799999999998</c:v>
                      </c:pt>
                      <c:pt idx="5144" formatCode="General">
                        <c:v>468.64800000000002</c:v>
                      </c:pt>
                      <c:pt idx="5145" formatCode="General">
                        <c:v>468.65800000000002</c:v>
                      </c:pt>
                      <c:pt idx="5146" formatCode="General">
                        <c:v>468.66800000000001</c:v>
                      </c:pt>
                      <c:pt idx="5147" formatCode="General">
                        <c:v>468.678</c:v>
                      </c:pt>
                      <c:pt idx="5148" formatCode="General">
                        <c:v>468.68799999999999</c:v>
                      </c:pt>
                      <c:pt idx="5149" formatCode="General">
                        <c:v>468.69799999999998</c:v>
                      </c:pt>
                      <c:pt idx="5150" formatCode="General">
                        <c:v>468.70800000000003</c:v>
                      </c:pt>
                      <c:pt idx="5151" formatCode="General">
                        <c:v>468.71800000000002</c:v>
                      </c:pt>
                      <c:pt idx="5152" formatCode="General">
                        <c:v>468.72800000000001</c:v>
                      </c:pt>
                      <c:pt idx="5153" formatCode="General">
                        <c:v>468.738</c:v>
                      </c:pt>
                      <c:pt idx="5154" formatCode="General">
                        <c:v>468.74799999999999</c:v>
                      </c:pt>
                      <c:pt idx="5155" formatCode="General">
                        <c:v>468.75799999999998</c:v>
                      </c:pt>
                      <c:pt idx="5156" formatCode="General">
                        <c:v>468.76799999999997</c:v>
                      </c:pt>
                      <c:pt idx="5157" formatCode="General">
                        <c:v>468.77800000000002</c:v>
                      </c:pt>
                      <c:pt idx="5158" formatCode="General">
                        <c:v>468.78800000000001</c:v>
                      </c:pt>
                      <c:pt idx="5159" formatCode="General">
                        <c:v>468.798</c:v>
                      </c:pt>
                      <c:pt idx="5160" formatCode="General">
                        <c:v>468.80799999999999</c:v>
                      </c:pt>
                      <c:pt idx="5161" formatCode="General">
                        <c:v>468.81799999999998</c:v>
                      </c:pt>
                      <c:pt idx="5162" formatCode="General">
                        <c:v>468.82799999999997</c:v>
                      </c:pt>
                      <c:pt idx="5163" formatCode="General">
                        <c:v>468.83800000000002</c:v>
                      </c:pt>
                      <c:pt idx="5164" formatCode="General">
                        <c:v>468.84800000000001</c:v>
                      </c:pt>
                      <c:pt idx="5165" formatCode="General">
                        <c:v>468.858</c:v>
                      </c:pt>
                      <c:pt idx="5166" formatCode="General">
                        <c:v>468.86799999999999</c:v>
                      </c:pt>
                      <c:pt idx="5167" formatCode="General">
                        <c:v>468.87799999999999</c:v>
                      </c:pt>
                      <c:pt idx="5168" formatCode="General">
                        <c:v>468.88799999999998</c:v>
                      </c:pt>
                      <c:pt idx="5169" formatCode="General">
                        <c:v>468.89800000000002</c:v>
                      </c:pt>
                      <c:pt idx="5170" formatCode="General">
                        <c:v>468.90800000000002</c:v>
                      </c:pt>
                      <c:pt idx="5171" formatCode="General">
                        <c:v>468.91800000000001</c:v>
                      </c:pt>
                      <c:pt idx="5172" formatCode="General">
                        <c:v>468.928</c:v>
                      </c:pt>
                      <c:pt idx="5173" formatCode="General">
                        <c:v>468.93799999999999</c:v>
                      </c:pt>
                      <c:pt idx="5174" formatCode="General">
                        <c:v>468.94799999999998</c:v>
                      </c:pt>
                      <c:pt idx="5175" formatCode="General">
                        <c:v>468.95800000000003</c:v>
                      </c:pt>
                      <c:pt idx="5176" formatCode="General">
                        <c:v>468.96800000000002</c:v>
                      </c:pt>
                      <c:pt idx="5177" formatCode="General">
                        <c:v>468.97800000000001</c:v>
                      </c:pt>
                      <c:pt idx="5178" formatCode="General">
                        <c:v>468.988</c:v>
                      </c:pt>
                      <c:pt idx="5179" formatCode="General">
                        <c:v>468.99799999999999</c:v>
                      </c:pt>
                      <c:pt idx="5180" formatCode="General">
                        <c:v>469.00799999999998</c:v>
                      </c:pt>
                      <c:pt idx="5181" formatCode="General">
                        <c:v>469.01799999999997</c:v>
                      </c:pt>
                      <c:pt idx="5182" formatCode="General">
                        <c:v>469.02800000000002</c:v>
                      </c:pt>
                      <c:pt idx="5183" formatCode="General">
                        <c:v>469.03800000000001</c:v>
                      </c:pt>
                      <c:pt idx="5184" formatCode="General">
                        <c:v>469.048</c:v>
                      </c:pt>
                      <c:pt idx="5185" formatCode="General">
                        <c:v>469.05799999999999</c:v>
                      </c:pt>
                      <c:pt idx="5186" formatCode="General">
                        <c:v>469.06799999999998</c:v>
                      </c:pt>
                      <c:pt idx="5187" formatCode="General">
                        <c:v>469.07799999999997</c:v>
                      </c:pt>
                      <c:pt idx="5188" formatCode="General">
                        <c:v>469.08800000000002</c:v>
                      </c:pt>
                      <c:pt idx="5189" formatCode="General">
                        <c:v>469.09800000000001</c:v>
                      </c:pt>
                      <c:pt idx="5190" formatCode="General">
                        <c:v>469.108</c:v>
                      </c:pt>
                      <c:pt idx="5191" formatCode="General">
                        <c:v>469.11799999999999</c:v>
                      </c:pt>
                      <c:pt idx="5192" formatCode="General">
                        <c:v>469.12799999999999</c:v>
                      </c:pt>
                      <c:pt idx="5193" formatCode="General">
                        <c:v>469.13799999999998</c:v>
                      </c:pt>
                      <c:pt idx="5194" formatCode="General">
                        <c:v>469.14800000000002</c:v>
                      </c:pt>
                      <c:pt idx="5195" formatCode="General">
                        <c:v>469.15800000000002</c:v>
                      </c:pt>
                      <c:pt idx="5196" formatCode="General">
                        <c:v>469.16800000000001</c:v>
                      </c:pt>
                      <c:pt idx="5197" formatCode="General">
                        <c:v>469.178</c:v>
                      </c:pt>
                      <c:pt idx="5198" formatCode="General">
                        <c:v>469.18799999999999</c:v>
                      </c:pt>
                      <c:pt idx="5199" formatCode="General">
                        <c:v>469.19799999999998</c:v>
                      </c:pt>
                      <c:pt idx="5200" formatCode="General">
                        <c:v>469.20800000000003</c:v>
                      </c:pt>
                      <c:pt idx="5201" formatCode="General">
                        <c:v>469.21800000000002</c:v>
                      </c:pt>
                      <c:pt idx="5202" formatCode="General">
                        <c:v>469.22800000000001</c:v>
                      </c:pt>
                      <c:pt idx="5203" formatCode="General">
                        <c:v>469.238</c:v>
                      </c:pt>
                      <c:pt idx="5204" formatCode="General">
                        <c:v>469.24799999999999</c:v>
                      </c:pt>
                      <c:pt idx="5205" formatCode="General">
                        <c:v>469.25799999999998</c:v>
                      </c:pt>
                      <c:pt idx="5206" formatCode="General">
                        <c:v>469.26799999999997</c:v>
                      </c:pt>
                      <c:pt idx="5207" formatCode="General">
                        <c:v>469.27800000000002</c:v>
                      </c:pt>
                      <c:pt idx="5208" formatCode="General">
                        <c:v>469.28800000000001</c:v>
                      </c:pt>
                      <c:pt idx="5209" formatCode="General">
                        <c:v>469.298</c:v>
                      </c:pt>
                      <c:pt idx="5210" formatCode="General">
                        <c:v>469.30799999999999</c:v>
                      </c:pt>
                      <c:pt idx="5211" formatCode="General">
                        <c:v>469.31799999999998</c:v>
                      </c:pt>
                      <c:pt idx="5212" formatCode="General">
                        <c:v>469.32799999999997</c:v>
                      </c:pt>
                      <c:pt idx="5213" formatCode="General">
                        <c:v>469.33800000000002</c:v>
                      </c:pt>
                      <c:pt idx="5214" formatCode="General">
                        <c:v>469.34800000000001</c:v>
                      </c:pt>
                      <c:pt idx="5215" formatCode="General">
                        <c:v>469.358</c:v>
                      </c:pt>
                      <c:pt idx="5216" formatCode="General">
                        <c:v>469.36799999999999</c:v>
                      </c:pt>
                      <c:pt idx="5217" formatCode="General">
                        <c:v>469.37799999999999</c:v>
                      </c:pt>
                      <c:pt idx="5218" formatCode="General">
                        <c:v>469.38799999999998</c:v>
                      </c:pt>
                      <c:pt idx="5219" formatCode="General">
                        <c:v>469.39800000000002</c:v>
                      </c:pt>
                      <c:pt idx="5220" formatCode="General">
                        <c:v>469.40800000000002</c:v>
                      </c:pt>
                      <c:pt idx="5221" formatCode="General">
                        <c:v>469.41800000000001</c:v>
                      </c:pt>
                      <c:pt idx="5222" formatCode="General">
                        <c:v>469.428</c:v>
                      </c:pt>
                      <c:pt idx="5223" formatCode="General">
                        <c:v>469.43799999999999</c:v>
                      </c:pt>
                      <c:pt idx="5224" formatCode="General">
                        <c:v>469.44799999999998</c:v>
                      </c:pt>
                      <c:pt idx="5225" formatCode="General">
                        <c:v>469.45800000000003</c:v>
                      </c:pt>
                      <c:pt idx="5226" formatCode="General">
                        <c:v>469.46800000000002</c:v>
                      </c:pt>
                      <c:pt idx="5227" formatCode="General">
                        <c:v>469.47800000000001</c:v>
                      </c:pt>
                      <c:pt idx="5228" formatCode="General">
                        <c:v>469.488</c:v>
                      </c:pt>
                      <c:pt idx="5229" formatCode="General">
                        <c:v>469.49799999999999</c:v>
                      </c:pt>
                      <c:pt idx="5230" formatCode="General">
                        <c:v>469.50799999999998</c:v>
                      </c:pt>
                      <c:pt idx="5231" formatCode="General">
                        <c:v>469.51799999999997</c:v>
                      </c:pt>
                      <c:pt idx="5232" formatCode="General">
                        <c:v>469.52800000000002</c:v>
                      </c:pt>
                      <c:pt idx="5233" formatCode="General">
                        <c:v>469.53800000000001</c:v>
                      </c:pt>
                      <c:pt idx="5234" formatCode="General">
                        <c:v>469.548</c:v>
                      </c:pt>
                      <c:pt idx="5235" formatCode="General">
                        <c:v>469.55799999999999</c:v>
                      </c:pt>
                      <c:pt idx="5236" formatCode="General">
                        <c:v>469.56799999999998</c:v>
                      </c:pt>
                      <c:pt idx="5237" formatCode="General">
                        <c:v>469.57799999999997</c:v>
                      </c:pt>
                      <c:pt idx="5238" formatCode="General">
                        <c:v>469.58800000000002</c:v>
                      </c:pt>
                      <c:pt idx="5239" formatCode="General">
                        <c:v>469.59800000000001</c:v>
                      </c:pt>
                      <c:pt idx="5240" formatCode="General">
                        <c:v>469.608</c:v>
                      </c:pt>
                      <c:pt idx="5241" formatCode="General">
                        <c:v>469.61799999999999</c:v>
                      </c:pt>
                      <c:pt idx="5242" formatCode="General">
                        <c:v>469.62799999999999</c:v>
                      </c:pt>
                      <c:pt idx="5243" formatCode="General">
                        <c:v>469.63799999999998</c:v>
                      </c:pt>
                      <c:pt idx="5244" formatCode="General">
                        <c:v>469.64800000000002</c:v>
                      </c:pt>
                      <c:pt idx="5245" formatCode="General">
                        <c:v>469.65800000000002</c:v>
                      </c:pt>
                      <c:pt idx="5246" formatCode="General">
                        <c:v>469.66800000000001</c:v>
                      </c:pt>
                      <c:pt idx="5247" formatCode="General">
                        <c:v>469.678</c:v>
                      </c:pt>
                      <c:pt idx="5248" formatCode="General">
                        <c:v>469.68799999999999</c:v>
                      </c:pt>
                      <c:pt idx="5249" formatCode="General">
                        <c:v>469.69799999999998</c:v>
                      </c:pt>
                      <c:pt idx="5250" formatCode="General">
                        <c:v>469.70800000000003</c:v>
                      </c:pt>
                      <c:pt idx="5251" formatCode="General">
                        <c:v>469.71800000000002</c:v>
                      </c:pt>
                      <c:pt idx="5252" formatCode="General">
                        <c:v>469.72800000000001</c:v>
                      </c:pt>
                      <c:pt idx="5253" formatCode="General">
                        <c:v>469.738</c:v>
                      </c:pt>
                      <c:pt idx="5254" formatCode="General">
                        <c:v>469.74799999999999</c:v>
                      </c:pt>
                      <c:pt idx="5255" formatCode="General">
                        <c:v>469.75799999999998</c:v>
                      </c:pt>
                      <c:pt idx="5256" formatCode="General">
                        <c:v>469.76799999999997</c:v>
                      </c:pt>
                      <c:pt idx="5257" formatCode="General">
                        <c:v>469.77800000000002</c:v>
                      </c:pt>
                      <c:pt idx="5258" formatCode="General">
                        <c:v>469.78800000000001</c:v>
                      </c:pt>
                      <c:pt idx="5259" formatCode="General">
                        <c:v>469.798</c:v>
                      </c:pt>
                      <c:pt idx="5260" formatCode="General">
                        <c:v>469.80799999999999</c:v>
                      </c:pt>
                      <c:pt idx="5261" formatCode="General">
                        <c:v>469.81799999999998</c:v>
                      </c:pt>
                      <c:pt idx="5262" formatCode="General">
                        <c:v>469.82799999999997</c:v>
                      </c:pt>
                      <c:pt idx="5263" formatCode="General">
                        <c:v>469.83800000000002</c:v>
                      </c:pt>
                      <c:pt idx="5264" formatCode="General">
                        <c:v>469.84800000000001</c:v>
                      </c:pt>
                      <c:pt idx="5265" formatCode="General">
                        <c:v>469.858</c:v>
                      </c:pt>
                      <c:pt idx="5266" formatCode="General">
                        <c:v>469.86799999999999</c:v>
                      </c:pt>
                      <c:pt idx="5267" formatCode="General">
                        <c:v>469.87799999999999</c:v>
                      </c:pt>
                      <c:pt idx="5268" formatCode="General">
                        <c:v>469.88799999999998</c:v>
                      </c:pt>
                      <c:pt idx="5269" formatCode="General">
                        <c:v>469.89800000000002</c:v>
                      </c:pt>
                      <c:pt idx="5270" formatCode="General">
                        <c:v>469.90800000000002</c:v>
                      </c:pt>
                      <c:pt idx="5271" formatCode="General">
                        <c:v>469.91800000000001</c:v>
                      </c:pt>
                      <c:pt idx="5272" formatCode="General">
                        <c:v>469.928</c:v>
                      </c:pt>
                      <c:pt idx="5273" formatCode="General">
                        <c:v>469.93799999999999</c:v>
                      </c:pt>
                      <c:pt idx="5274" formatCode="General">
                        <c:v>469.94799999999998</c:v>
                      </c:pt>
                      <c:pt idx="5275" formatCode="General">
                        <c:v>469.95800000000003</c:v>
                      </c:pt>
                      <c:pt idx="5276" formatCode="General">
                        <c:v>469.96800000000002</c:v>
                      </c:pt>
                      <c:pt idx="5277" formatCode="General">
                        <c:v>469.97800000000001</c:v>
                      </c:pt>
                      <c:pt idx="5278" formatCode="General">
                        <c:v>469.988</c:v>
                      </c:pt>
                      <c:pt idx="5279" formatCode="General">
                        <c:v>469.99799999999999</c:v>
                      </c:pt>
                      <c:pt idx="5280" formatCode="General">
                        <c:v>470.00799999999998</c:v>
                      </c:pt>
                      <c:pt idx="5281" formatCode="General">
                        <c:v>470.01799999999997</c:v>
                      </c:pt>
                      <c:pt idx="5282" formatCode="General">
                        <c:v>470.02800000000002</c:v>
                      </c:pt>
                      <c:pt idx="5283" formatCode="General">
                        <c:v>470.03800000000001</c:v>
                      </c:pt>
                      <c:pt idx="5284" formatCode="General">
                        <c:v>470.048</c:v>
                      </c:pt>
                      <c:pt idx="5285" formatCode="General">
                        <c:v>470.05799999999999</c:v>
                      </c:pt>
                      <c:pt idx="5286" formatCode="General">
                        <c:v>470.06799999999998</c:v>
                      </c:pt>
                      <c:pt idx="5287" formatCode="General">
                        <c:v>470.07799999999997</c:v>
                      </c:pt>
                      <c:pt idx="5288" formatCode="General">
                        <c:v>470.08800000000002</c:v>
                      </c:pt>
                      <c:pt idx="5289" formatCode="General">
                        <c:v>470.09800000000001</c:v>
                      </c:pt>
                      <c:pt idx="5290" formatCode="General">
                        <c:v>470.108</c:v>
                      </c:pt>
                      <c:pt idx="5291" formatCode="General">
                        <c:v>470.11799999999999</c:v>
                      </c:pt>
                      <c:pt idx="5292" formatCode="General">
                        <c:v>470.12799999999999</c:v>
                      </c:pt>
                      <c:pt idx="5293" formatCode="General">
                        <c:v>470.13799999999998</c:v>
                      </c:pt>
                      <c:pt idx="5294" formatCode="General">
                        <c:v>470.14800000000002</c:v>
                      </c:pt>
                      <c:pt idx="5295" formatCode="General">
                        <c:v>470.15800000000002</c:v>
                      </c:pt>
                      <c:pt idx="5296" formatCode="General">
                        <c:v>470.16800000000001</c:v>
                      </c:pt>
                      <c:pt idx="5297" formatCode="General">
                        <c:v>470.178</c:v>
                      </c:pt>
                      <c:pt idx="5298" formatCode="General">
                        <c:v>470.18799999999999</c:v>
                      </c:pt>
                      <c:pt idx="5299" formatCode="General">
                        <c:v>470.19799999999998</c:v>
                      </c:pt>
                      <c:pt idx="5300" formatCode="General">
                        <c:v>470.20800000000003</c:v>
                      </c:pt>
                      <c:pt idx="5301" formatCode="General">
                        <c:v>470.21800000000002</c:v>
                      </c:pt>
                      <c:pt idx="5302" formatCode="General">
                        <c:v>470.22800000000001</c:v>
                      </c:pt>
                      <c:pt idx="5303" formatCode="General">
                        <c:v>470.238</c:v>
                      </c:pt>
                      <c:pt idx="5304" formatCode="General">
                        <c:v>470.24799999999999</c:v>
                      </c:pt>
                      <c:pt idx="5305" formatCode="General">
                        <c:v>470.25799999999998</c:v>
                      </c:pt>
                      <c:pt idx="5306" formatCode="General">
                        <c:v>470.26799999999997</c:v>
                      </c:pt>
                      <c:pt idx="5307" formatCode="General">
                        <c:v>470.27800000000002</c:v>
                      </c:pt>
                      <c:pt idx="5308" formatCode="General">
                        <c:v>470.28800000000001</c:v>
                      </c:pt>
                      <c:pt idx="5309" formatCode="General">
                        <c:v>470.298</c:v>
                      </c:pt>
                      <c:pt idx="5310" formatCode="General">
                        <c:v>470.30799999999999</c:v>
                      </c:pt>
                      <c:pt idx="5311" formatCode="General">
                        <c:v>470.31799999999998</c:v>
                      </c:pt>
                      <c:pt idx="5312" formatCode="General">
                        <c:v>470.32799999999997</c:v>
                      </c:pt>
                      <c:pt idx="5313" formatCode="General">
                        <c:v>470.33800000000002</c:v>
                      </c:pt>
                      <c:pt idx="5314" formatCode="General">
                        <c:v>470.34800000000001</c:v>
                      </c:pt>
                      <c:pt idx="5315" formatCode="General">
                        <c:v>470.358</c:v>
                      </c:pt>
                      <c:pt idx="5316" formatCode="General">
                        <c:v>470.36799999999999</c:v>
                      </c:pt>
                      <c:pt idx="5317" formatCode="General">
                        <c:v>470.37799999999999</c:v>
                      </c:pt>
                      <c:pt idx="5318" formatCode="General">
                        <c:v>470.38799999999998</c:v>
                      </c:pt>
                      <c:pt idx="5319" formatCode="General">
                        <c:v>470.39800000000002</c:v>
                      </c:pt>
                      <c:pt idx="5320" formatCode="General">
                        <c:v>470.40800000000002</c:v>
                      </c:pt>
                      <c:pt idx="5321" formatCode="General">
                        <c:v>470.41800000000001</c:v>
                      </c:pt>
                      <c:pt idx="5322" formatCode="General">
                        <c:v>470.428</c:v>
                      </c:pt>
                      <c:pt idx="5323" formatCode="General">
                        <c:v>470.43799999999999</c:v>
                      </c:pt>
                      <c:pt idx="5324" formatCode="General">
                        <c:v>470.44799999999998</c:v>
                      </c:pt>
                      <c:pt idx="5325" formatCode="General">
                        <c:v>470.45800000000003</c:v>
                      </c:pt>
                      <c:pt idx="5326" formatCode="General">
                        <c:v>470.46800000000002</c:v>
                      </c:pt>
                      <c:pt idx="5327" formatCode="General">
                        <c:v>470.47800000000001</c:v>
                      </c:pt>
                      <c:pt idx="5328" formatCode="General">
                        <c:v>470.488</c:v>
                      </c:pt>
                      <c:pt idx="5329" formatCode="General">
                        <c:v>470.49799999999999</c:v>
                      </c:pt>
                      <c:pt idx="5330" formatCode="General">
                        <c:v>470.50799999999998</c:v>
                      </c:pt>
                      <c:pt idx="5331" formatCode="General">
                        <c:v>470.51799999999997</c:v>
                      </c:pt>
                      <c:pt idx="5332" formatCode="General">
                        <c:v>470.52800000000002</c:v>
                      </c:pt>
                      <c:pt idx="5333" formatCode="General">
                        <c:v>470.53800000000001</c:v>
                      </c:pt>
                      <c:pt idx="5334" formatCode="General">
                        <c:v>470.548</c:v>
                      </c:pt>
                      <c:pt idx="5335" formatCode="General">
                        <c:v>470.55799999999999</c:v>
                      </c:pt>
                      <c:pt idx="5336" formatCode="General">
                        <c:v>470.56799999999998</c:v>
                      </c:pt>
                      <c:pt idx="5337" formatCode="General">
                        <c:v>470.57799999999997</c:v>
                      </c:pt>
                      <c:pt idx="5338" formatCode="General">
                        <c:v>470.58800000000002</c:v>
                      </c:pt>
                      <c:pt idx="5339" formatCode="General">
                        <c:v>470.59800000000001</c:v>
                      </c:pt>
                      <c:pt idx="5340" formatCode="General">
                        <c:v>470.608</c:v>
                      </c:pt>
                      <c:pt idx="5341" formatCode="General">
                        <c:v>470.61799999999999</c:v>
                      </c:pt>
                      <c:pt idx="5342" formatCode="General">
                        <c:v>470.62799999999999</c:v>
                      </c:pt>
                      <c:pt idx="5343" formatCode="General">
                        <c:v>470.63799999999998</c:v>
                      </c:pt>
                      <c:pt idx="5344" formatCode="General">
                        <c:v>470.64800000000002</c:v>
                      </c:pt>
                      <c:pt idx="5345" formatCode="General">
                        <c:v>470.65800000000002</c:v>
                      </c:pt>
                      <c:pt idx="5346" formatCode="General">
                        <c:v>470.66800000000001</c:v>
                      </c:pt>
                      <c:pt idx="5347" formatCode="General">
                        <c:v>470.678</c:v>
                      </c:pt>
                      <c:pt idx="5348" formatCode="General">
                        <c:v>470.68799999999999</c:v>
                      </c:pt>
                      <c:pt idx="5349" formatCode="General">
                        <c:v>470.69799999999998</c:v>
                      </c:pt>
                      <c:pt idx="5350" formatCode="General">
                        <c:v>470.70800000000003</c:v>
                      </c:pt>
                      <c:pt idx="5351" formatCode="General">
                        <c:v>470.71800000000002</c:v>
                      </c:pt>
                      <c:pt idx="5352" formatCode="General">
                        <c:v>470.72800000000001</c:v>
                      </c:pt>
                      <c:pt idx="5353" formatCode="General">
                        <c:v>470.738</c:v>
                      </c:pt>
                      <c:pt idx="5354" formatCode="General">
                        <c:v>470.74799999999999</c:v>
                      </c:pt>
                      <c:pt idx="5355" formatCode="General">
                        <c:v>470.75799999999998</c:v>
                      </c:pt>
                      <c:pt idx="5356" formatCode="General">
                        <c:v>470.76799999999997</c:v>
                      </c:pt>
                      <c:pt idx="5357" formatCode="General">
                        <c:v>470.77800000000002</c:v>
                      </c:pt>
                      <c:pt idx="5358" formatCode="General">
                        <c:v>470.78800000000001</c:v>
                      </c:pt>
                      <c:pt idx="5359" formatCode="General">
                        <c:v>470.798</c:v>
                      </c:pt>
                      <c:pt idx="5360" formatCode="General">
                        <c:v>470.80799999999999</c:v>
                      </c:pt>
                      <c:pt idx="5361" formatCode="General">
                        <c:v>470.81799999999998</c:v>
                      </c:pt>
                      <c:pt idx="5362" formatCode="General">
                        <c:v>470.82799999999997</c:v>
                      </c:pt>
                      <c:pt idx="5363" formatCode="General">
                        <c:v>470.83800000000002</c:v>
                      </c:pt>
                      <c:pt idx="5364" formatCode="General">
                        <c:v>470.84800000000001</c:v>
                      </c:pt>
                      <c:pt idx="5365" formatCode="General">
                        <c:v>470.858</c:v>
                      </c:pt>
                      <c:pt idx="5366" formatCode="General">
                        <c:v>470.86799999999999</c:v>
                      </c:pt>
                      <c:pt idx="5367" formatCode="General">
                        <c:v>470.87799999999999</c:v>
                      </c:pt>
                      <c:pt idx="5368" formatCode="General">
                        <c:v>470.88799999999998</c:v>
                      </c:pt>
                      <c:pt idx="5369" formatCode="General">
                        <c:v>470.89800000000002</c:v>
                      </c:pt>
                      <c:pt idx="5370" formatCode="General">
                        <c:v>470.90800000000002</c:v>
                      </c:pt>
                      <c:pt idx="5371" formatCode="General">
                        <c:v>470.91800000000001</c:v>
                      </c:pt>
                      <c:pt idx="5372" formatCode="General">
                        <c:v>470.928</c:v>
                      </c:pt>
                      <c:pt idx="5373" formatCode="General">
                        <c:v>470.93799999999999</c:v>
                      </c:pt>
                      <c:pt idx="5374" formatCode="General">
                        <c:v>470.94799999999998</c:v>
                      </c:pt>
                      <c:pt idx="5375" formatCode="General">
                        <c:v>470.95800000000003</c:v>
                      </c:pt>
                      <c:pt idx="5376" formatCode="General">
                        <c:v>470.96800000000002</c:v>
                      </c:pt>
                      <c:pt idx="5377" formatCode="General">
                        <c:v>470.97800000000001</c:v>
                      </c:pt>
                      <c:pt idx="5378" formatCode="General">
                        <c:v>470.988</c:v>
                      </c:pt>
                      <c:pt idx="5379" formatCode="General">
                        <c:v>470.99799999999999</c:v>
                      </c:pt>
                      <c:pt idx="5380" formatCode="General">
                        <c:v>471.00799999999998</c:v>
                      </c:pt>
                      <c:pt idx="5381" formatCode="General">
                        <c:v>471.01799999999997</c:v>
                      </c:pt>
                      <c:pt idx="5382" formatCode="General">
                        <c:v>471.02800000000002</c:v>
                      </c:pt>
                      <c:pt idx="5383" formatCode="General">
                        <c:v>471.03800000000001</c:v>
                      </c:pt>
                      <c:pt idx="5384" formatCode="General">
                        <c:v>471.048</c:v>
                      </c:pt>
                      <c:pt idx="5385" formatCode="General">
                        <c:v>471.05799999999999</c:v>
                      </c:pt>
                      <c:pt idx="5386" formatCode="General">
                        <c:v>471.06799999999998</c:v>
                      </c:pt>
                      <c:pt idx="5387" formatCode="General">
                        <c:v>471.07799999999997</c:v>
                      </c:pt>
                      <c:pt idx="5388" formatCode="General">
                        <c:v>471.08800000000002</c:v>
                      </c:pt>
                      <c:pt idx="5389" formatCode="General">
                        <c:v>471.09800000000001</c:v>
                      </c:pt>
                      <c:pt idx="5390" formatCode="General">
                        <c:v>471.108</c:v>
                      </c:pt>
                      <c:pt idx="5391" formatCode="General">
                        <c:v>471.11799999999999</c:v>
                      </c:pt>
                      <c:pt idx="5392" formatCode="General">
                        <c:v>471.12799999999999</c:v>
                      </c:pt>
                      <c:pt idx="5393" formatCode="General">
                        <c:v>471.13799999999998</c:v>
                      </c:pt>
                      <c:pt idx="5394" formatCode="General">
                        <c:v>471.14800000000002</c:v>
                      </c:pt>
                      <c:pt idx="5395" formatCode="General">
                        <c:v>471.15800000000002</c:v>
                      </c:pt>
                      <c:pt idx="5396" formatCode="General">
                        <c:v>471.16800000000001</c:v>
                      </c:pt>
                      <c:pt idx="5397" formatCode="General">
                        <c:v>471.178</c:v>
                      </c:pt>
                      <c:pt idx="5398" formatCode="General">
                        <c:v>471.18799999999999</c:v>
                      </c:pt>
                      <c:pt idx="5399" formatCode="General">
                        <c:v>471.19799999999998</c:v>
                      </c:pt>
                      <c:pt idx="5400" formatCode="General">
                        <c:v>471.20800000000003</c:v>
                      </c:pt>
                      <c:pt idx="5401" formatCode="General">
                        <c:v>471.21800000000002</c:v>
                      </c:pt>
                      <c:pt idx="5402" formatCode="General">
                        <c:v>471.22800000000001</c:v>
                      </c:pt>
                      <c:pt idx="5403" formatCode="General">
                        <c:v>471.238</c:v>
                      </c:pt>
                      <c:pt idx="5404" formatCode="General">
                        <c:v>471.24799999999999</c:v>
                      </c:pt>
                      <c:pt idx="5405" formatCode="General">
                        <c:v>471.25799999999998</c:v>
                      </c:pt>
                      <c:pt idx="5406" formatCode="General">
                        <c:v>471.26799999999997</c:v>
                      </c:pt>
                      <c:pt idx="5407" formatCode="General">
                        <c:v>471.27800000000002</c:v>
                      </c:pt>
                      <c:pt idx="5408" formatCode="General">
                        <c:v>471.28800000000001</c:v>
                      </c:pt>
                      <c:pt idx="5409" formatCode="General">
                        <c:v>471.298</c:v>
                      </c:pt>
                      <c:pt idx="5410" formatCode="General">
                        <c:v>471.30799999999999</c:v>
                      </c:pt>
                      <c:pt idx="5411" formatCode="General">
                        <c:v>471.31799999999998</c:v>
                      </c:pt>
                      <c:pt idx="5412" formatCode="General">
                        <c:v>471.32799999999997</c:v>
                      </c:pt>
                      <c:pt idx="5413" formatCode="General">
                        <c:v>471.33800000000002</c:v>
                      </c:pt>
                      <c:pt idx="5414" formatCode="General">
                        <c:v>471.34800000000001</c:v>
                      </c:pt>
                      <c:pt idx="5415" formatCode="General">
                        <c:v>471.358</c:v>
                      </c:pt>
                      <c:pt idx="5416" formatCode="General">
                        <c:v>471.36799999999999</c:v>
                      </c:pt>
                      <c:pt idx="5417" formatCode="General">
                        <c:v>471.37799999999999</c:v>
                      </c:pt>
                      <c:pt idx="5418" formatCode="General">
                        <c:v>471.38799999999998</c:v>
                      </c:pt>
                      <c:pt idx="5419" formatCode="General">
                        <c:v>471.39800000000002</c:v>
                      </c:pt>
                      <c:pt idx="5420" formatCode="General">
                        <c:v>471.40800000000002</c:v>
                      </c:pt>
                      <c:pt idx="5421" formatCode="General">
                        <c:v>471.41800000000001</c:v>
                      </c:pt>
                      <c:pt idx="5422" formatCode="General">
                        <c:v>471.428</c:v>
                      </c:pt>
                      <c:pt idx="5423" formatCode="General">
                        <c:v>471.43799999999999</c:v>
                      </c:pt>
                      <c:pt idx="5424" formatCode="General">
                        <c:v>471.44799999999998</c:v>
                      </c:pt>
                      <c:pt idx="5425" formatCode="General">
                        <c:v>471.45800000000003</c:v>
                      </c:pt>
                      <c:pt idx="5426" formatCode="General">
                        <c:v>471.46800000000002</c:v>
                      </c:pt>
                      <c:pt idx="5427" formatCode="General">
                        <c:v>471.47800000000001</c:v>
                      </c:pt>
                      <c:pt idx="5428" formatCode="General">
                        <c:v>471.488</c:v>
                      </c:pt>
                      <c:pt idx="5429" formatCode="General">
                        <c:v>471.49799999999999</c:v>
                      </c:pt>
                      <c:pt idx="5430" formatCode="General">
                        <c:v>471.50799999999998</c:v>
                      </c:pt>
                      <c:pt idx="5431" formatCode="General">
                        <c:v>471.51799999999997</c:v>
                      </c:pt>
                      <c:pt idx="5432" formatCode="General">
                        <c:v>471.52800000000002</c:v>
                      </c:pt>
                      <c:pt idx="5433" formatCode="General">
                        <c:v>471.53800000000001</c:v>
                      </c:pt>
                      <c:pt idx="5434" formatCode="General">
                        <c:v>471.548</c:v>
                      </c:pt>
                      <c:pt idx="5435" formatCode="General">
                        <c:v>471.55799999999999</c:v>
                      </c:pt>
                      <c:pt idx="5436" formatCode="General">
                        <c:v>471.56799999999998</c:v>
                      </c:pt>
                      <c:pt idx="5437" formatCode="General">
                        <c:v>471.57799999999997</c:v>
                      </c:pt>
                      <c:pt idx="5438" formatCode="General">
                        <c:v>471.58800000000002</c:v>
                      </c:pt>
                      <c:pt idx="5439" formatCode="General">
                        <c:v>471.59800000000001</c:v>
                      </c:pt>
                      <c:pt idx="5440" formatCode="General">
                        <c:v>471.608</c:v>
                      </c:pt>
                      <c:pt idx="5441" formatCode="General">
                        <c:v>471.61799999999999</c:v>
                      </c:pt>
                      <c:pt idx="5442" formatCode="General">
                        <c:v>471.62799999999999</c:v>
                      </c:pt>
                      <c:pt idx="5443" formatCode="General">
                        <c:v>471.63799999999998</c:v>
                      </c:pt>
                      <c:pt idx="5444" formatCode="General">
                        <c:v>471.64800000000002</c:v>
                      </c:pt>
                      <c:pt idx="5445" formatCode="General">
                        <c:v>471.65800000000002</c:v>
                      </c:pt>
                      <c:pt idx="5446" formatCode="General">
                        <c:v>471.66800000000001</c:v>
                      </c:pt>
                      <c:pt idx="5447" formatCode="General">
                        <c:v>471.678</c:v>
                      </c:pt>
                      <c:pt idx="5448" formatCode="General">
                        <c:v>471.68799999999999</c:v>
                      </c:pt>
                      <c:pt idx="5449" formatCode="General">
                        <c:v>471.69799999999998</c:v>
                      </c:pt>
                      <c:pt idx="5450" formatCode="General">
                        <c:v>471.70800000000003</c:v>
                      </c:pt>
                      <c:pt idx="5451" formatCode="General">
                        <c:v>471.71800000000002</c:v>
                      </c:pt>
                      <c:pt idx="5452" formatCode="General">
                        <c:v>471.72800000000001</c:v>
                      </c:pt>
                      <c:pt idx="5453" formatCode="General">
                        <c:v>471.738</c:v>
                      </c:pt>
                      <c:pt idx="5454" formatCode="General">
                        <c:v>471.74799999999999</c:v>
                      </c:pt>
                      <c:pt idx="5455" formatCode="General">
                        <c:v>471.75799999999998</c:v>
                      </c:pt>
                      <c:pt idx="5456" formatCode="General">
                        <c:v>471.76799999999997</c:v>
                      </c:pt>
                      <c:pt idx="5457" formatCode="General">
                        <c:v>471.77800000000002</c:v>
                      </c:pt>
                      <c:pt idx="5458" formatCode="General">
                        <c:v>471.78800000000001</c:v>
                      </c:pt>
                      <c:pt idx="5459" formatCode="General">
                        <c:v>471.798</c:v>
                      </c:pt>
                      <c:pt idx="5460" formatCode="General">
                        <c:v>471.80799999999999</c:v>
                      </c:pt>
                      <c:pt idx="5461" formatCode="General">
                        <c:v>471.81799999999998</c:v>
                      </c:pt>
                      <c:pt idx="5462" formatCode="General">
                        <c:v>471.82799999999997</c:v>
                      </c:pt>
                      <c:pt idx="5463" formatCode="General">
                        <c:v>471.83800000000002</c:v>
                      </c:pt>
                      <c:pt idx="5464" formatCode="General">
                        <c:v>471.84800000000001</c:v>
                      </c:pt>
                      <c:pt idx="5465" formatCode="General">
                        <c:v>471.858</c:v>
                      </c:pt>
                      <c:pt idx="5466" formatCode="General">
                        <c:v>471.86799999999999</c:v>
                      </c:pt>
                      <c:pt idx="5467" formatCode="General">
                        <c:v>471.87799999999999</c:v>
                      </c:pt>
                      <c:pt idx="5468" formatCode="General">
                        <c:v>471.88799999999998</c:v>
                      </c:pt>
                      <c:pt idx="5469" formatCode="General">
                        <c:v>471.89800000000002</c:v>
                      </c:pt>
                      <c:pt idx="5470" formatCode="General">
                        <c:v>471.90800000000002</c:v>
                      </c:pt>
                      <c:pt idx="5471" formatCode="General">
                        <c:v>471.91800000000001</c:v>
                      </c:pt>
                      <c:pt idx="5472" formatCode="General">
                        <c:v>471.928</c:v>
                      </c:pt>
                      <c:pt idx="5473" formatCode="General">
                        <c:v>471.93799999999999</c:v>
                      </c:pt>
                      <c:pt idx="5474" formatCode="General">
                        <c:v>471.94799999999998</c:v>
                      </c:pt>
                      <c:pt idx="5475" formatCode="General">
                        <c:v>471.95800000000003</c:v>
                      </c:pt>
                      <c:pt idx="5476" formatCode="General">
                        <c:v>471.96800000000002</c:v>
                      </c:pt>
                      <c:pt idx="5477" formatCode="General">
                        <c:v>471.97800000000001</c:v>
                      </c:pt>
                      <c:pt idx="5478" formatCode="General">
                        <c:v>471.988</c:v>
                      </c:pt>
                      <c:pt idx="5479" formatCode="General">
                        <c:v>471.99799999999999</c:v>
                      </c:pt>
                      <c:pt idx="5480" formatCode="General">
                        <c:v>472.00799999999998</c:v>
                      </c:pt>
                      <c:pt idx="5481" formatCode="General">
                        <c:v>472.01799999999997</c:v>
                      </c:pt>
                      <c:pt idx="5482" formatCode="General">
                        <c:v>472.02800000000002</c:v>
                      </c:pt>
                      <c:pt idx="5483" formatCode="General">
                        <c:v>472.03800000000001</c:v>
                      </c:pt>
                      <c:pt idx="5484" formatCode="General">
                        <c:v>472.048</c:v>
                      </c:pt>
                      <c:pt idx="5485" formatCode="General">
                        <c:v>472.05799999999999</c:v>
                      </c:pt>
                      <c:pt idx="5486" formatCode="General">
                        <c:v>472.06799999999998</c:v>
                      </c:pt>
                      <c:pt idx="5487" formatCode="General">
                        <c:v>472.07799999999997</c:v>
                      </c:pt>
                      <c:pt idx="5488" formatCode="General">
                        <c:v>472.08800000000002</c:v>
                      </c:pt>
                      <c:pt idx="5489" formatCode="General">
                        <c:v>472.09800000000001</c:v>
                      </c:pt>
                      <c:pt idx="5490" formatCode="General">
                        <c:v>472.108</c:v>
                      </c:pt>
                      <c:pt idx="5491" formatCode="General">
                        <c:v>472.11799999999999</c:v>
                      </c:pt>
                      <c:pt idx="5492" formatCode="General">
                        <c:v>472.12799999999999</c:v>
                      </c:pt>
                      <c:pt idx="5493" formatCode="General">
                        <c:v>472.13799999999998</c:v>
                      </c:pt>
                      <c:pt idx="5494" formatCode="General">
                        <c:v>472.14800000000002</c:v>
                      </c:pt>
                      <c:pt idx="5495" formatCode="General">
                        <c:v>472.15800000000002</c:v>
                      </c:pt>
                      <c:pt idx="5496" formatCode="General">
                        <c:v>472.16800000000001</c:v>
                      </c:pt>
                      <c:pt idx="5497" formatCode="General">
                        <c:v>472.178</c:v>
                      </c:pt>
                      <c:pt idx="5498" formatCode="General">
                        <c:v>472.18799999999999</c:v>
                      </c:pt>
                      <c:pt idx="5499" formatCode="General">
                        <c:v>472.19799999999998</c:v>
                      </c:pt>
                      <c:pt idx="5500" formatCode="General">
                        <c:v>472.20800000000003</c:v>
                      </c:pt>
                      <c:pt idx="5501" formatCode="General">
                        <c:v>472.21800000000002</c:v>
                      </c:pt>
                      <c:pt idx="5502" formatCode="General">
                        <c:v>472.22800000000001</c:v>
                      </c:pt>
                      <c:pt idx="5503" formatCode="General">
                        <c:v>472.238</c:v>
                      </c:pt>
                      <c:pt idx="5504" formatCode="General">
                        <c:v>472.24799999999999</c:v>
                      </c:pt>
                      <c:pt idx="5505" formatCode="General">
                        <c:v>472.25799999999998</c:v>
                      </c:pt>
                      <c:pt idx="5506" formatCode="General">
                        <c:v>472.26799999999997</c:v>
                      </c:pt>
                      <c:pt idx="5507" formatCode="General">
                        <c:v>472.27800000000002</c:v>
                      </c:pt>
                      <c:pt idx="5508" formatCode="General">
                        <c:v>472.28800000000001</c:v>
                      </c:pt>
                      <c:pt idx="5509" formatCode="General">
                        <c:v>472.298</c:v>
                      </c:pt>
                      <c:pt idx="5510" formatCode="General">
                        <c:v>472.30799999999999</c:v>
                      </c:pt>
                      <c:pt idx="5511" formatCode="General">
                        <c:v>472.31799999999998</c:v>
                      </c:pt>
                      <c:pt idx="5512" formatCode="General">
                        <c:v>472.32799999999997</c:v>
                      </c:pt>
                      <c:pt idx="5513" formatCode="General">
                        <c:v>472.33800000000002</c:v>
                      </c:pt>
                      <c:pt idx="5514" formatCode="General">
                        <c:v>472.34800000000001</c:v>
                      </c:pt>
                      <c:pt idx="5515" formatCode="General">
                        <c:v>472.358</c:v>
                      </c:pt>
                      <c:pt idx="5516" formatCode="General">
                        <c:v>472.36799999999999</c:v>
                      </c:pt>
                      <c:pt idx="5517" formatCode="General">
                        <c:v>472.37799999999999</c:v>
                      </c:pt>
                      <c:pt idx="5518" formatCode="General">
                        <c:v>472.38799999999998</c:v>
                      </c:pt>
                      <c:pt idx="5519" formatCode="General">
                        <c:v>472.39800000000002</c:v>
                      </c:pt>
                      <c:pt idx="5520" formatCode="General">
                        <c:v>472.40800000000002</c:v>
                      </c:pt>
                      <c:pt idx="5521" formatCode="General">
                        <c:v>472.41800000000001</c:v>
                      </c:pt>
                      <c:pt idx="5522" formatCode="General">
                        <c:v>472.428</c:v>
                      </c:pt>
                      <c:pt idx="5523" formatCode="General">
                        <c:v>472.43799999999999</c:v>
                      </c:pt>
                      <c:pt idx="5524" formatCode="General">
                        <c:v>472.44799999999998</c:v>
                      </c:pt>
                      <c:pt idx="5525" formatCode="General">
                        <c:v>472.45800000000003</c:v>
                      </c:pt>
                      <c:pt idx="5526" formatCode="General">
                        <c:v>472.46800000000002</c:v>
                      </c:pt>
                      <c:pt idx="5527" formatCode="General">
                        <c:v>472.47800000000001</c:v>
                      </c:pt>
                      <c:pt idx="5528" formatCode="General">
                        <c:v>472.488</c:v>
                      </c:pt>
                      <c:pt idx="5529" formatCode="General">
                        <c:v>472.49799999999999</c:v>
                      </c:pt>
                      <c:pt idx="5530" formatCode="General">
                        <c:v>472.50799999999998</c:v>
                      </c:pt>
                      <c:pt idx="5531" formatCode="General">
                        <c:v>472.51799999999997</c:v>
                      </c:pt>
                      <c:pt idx="5532" formatCode="General">
                        <c:v>472.52800000000002</c:v>
                      </c:pt>
                      <c:pt idx="5533" formatCode="General">
                        <c:v>472.53800000000001</c:v>
                      </c:pt>
                      <c:pt idx="5534" formatCode="General">
                        <c:v>472.548</c:v>
                      </c:pt>
                      <c:pt idx="5535" formatCode="General">
                        <c:v>472.55799999999999</c:v>
                      </c:pt>
                      <c:pt idx="5536" formatCode="General">
                        <c:v>472.56799999999998</c:v>
                      </c:pt>
                      <c:pt idx="5537" formatCode="General">
                        <c:v>472.57799999999997</c:v>
                      </c:pt>
                      <c:pt idx="5538" formatCode="General">
                        <c:v>472.58800000000002</c:v>
                      </c:pt>
                      <c:pt idx="5539" formatCode="General">
                        <c:v>472.59800000000001</c:v>
                      </c:pt>
                      <c:pt idx="5540" formatCode="General">
                        <c:v>472.608</c:v>
                      </c:pt>
                      <c:pt idx="5541" formatCode="General">
                        <c:v>472.61799999999999</c:v>
                      </c:pt>
                      <c:pt idx="5542" formatCode="General">
                        <c:v>472.62799999999999</c:v>
                      </c:pt>
                      <c:pt idx="5543" formatCode="General">
                        <c:v>472.63799999999998</c:v>
                      </c:pt>
                      <c:pt idx="5544" formatCode="General">
                        <c:v>472.64800000000002</c:v>
                      </c:pt>
                      <c:pt idx="5545" formatCode="General">
                        <c:v>472.65800000000002</c:v>
                      </c:pt>
                      <c:pt idx="5546" formatCode="General">
                        <c:v>472.66800000000001</c:v>
                      </c:pt>
                      <c:pt idx="5547" formatCode="General">
                        <c:v>472.678</c:v>
                      </c:pt>
                      <c:pt idx="5548" formatCode="General">
                        <c:v>472.68799999999999</c:v>
                      </c:pt>
                      <c:pt idx="5549" formatCode="General">
                        <c:v>472.69799999999998</c:v>
                      </c:pt>
                      <c:pt idx="5550" formatCode="General">
                        <c:v>472.70800000000003</c:v>
                      </c:pt>
                      <c:pt idx="5551" formatCode="General">
                        <c:v>472.71800000000002</c:v>
                      </c:pt>
                      <c:pt idx="5552" formatCode="General">
                        <c:v>472.72800000000001</c:v>
                      </c:pt>
                      <c:pt idx="5553" formatCode="General">
                        <c:v>472.738</c:v>
                      </c:pt>
                      <c:pt idx="5554" formatCode="General">
                        <c:v>472.74799999999999</c:v>
                      </c:pt>
                      <c:pt idx="5555" formatCode="General">
                        <c:v>472.75799999999998</c:v>
                      </c:pt>
                      <c:pt idx="5556" formatCode="General">
                        <c:v>472.76799999999997</c:v>
                      </c:pt>
                      <c:pt idx="5557" formatCode="General">
                        <c:v>472.77800000000002</c:v>
                      </c:pt>
                      <c:pt idx="5558" formatCode="General">
                        <c:v>472.78800000000001</c:v>
                      </c:pt>
                      <c:pt idx="5559" formatCode="General">
                        <c:v>472.798</c:v>
                      </c:pt>
                      <c:pt idx="5560" formatCode="General">
                        <c:v>472.80799999999999</c:v>
                      </c:pt>
                      <c:pt idx="5561" formatCode="General">
                        <c:v>472.81799999999998</c:v>
                      </c:pt>
                      <c:pt idx="5562" formatCode="General">
                        <c:v>472.82799999999997</c:v>
                      </c:pt>
                      <c:pt idx="5563" formatCode="General">
                        <c:v>472.83800000000002</c:v>
                      </c:pt>
                      <c:pt idx="5564" formatCode="General">
                        <c:v>472.84800000000001</c:v>
                      </c:pt>
                      <c:pt idx="5565" formatCode="General">
                        <c:v>472.858</c:v>
                      </c:pt>
                      <c:pt idx="5566" formatCode="General">
                        <c:v>472.86799999999999</c:v>
                      </c:pt>
                      <c:pt idx="5567" formatCode="General">
                        <c:v>472.87799999999999</c:v>
                      </c:pt>
                      <c:pt idx="5568" formatCode="General">
                        <c:v>472.88799999999998</c:v>
                      </c:pt>
                      <c:pt idx="5569" formatCode="General">
                        <c:v>472.89800000000002</c:v>
                      </c:pt>
                      <c:pt idx="5570" formatCode="General">
                        <c:v>472.90800000000002</c:v>
                      </c:pt>
                      <c:pt idx="5571" formatCode="General">
                        <c:v>472.91800000000001</c:v>
                      </c:pt>
                      <c:pt idx="5572" formatCode="General">
                        <c:v>472.928</c:v>
                      </c:pt>
                      <c:pt idx="5573" formatCode="General">
                        <c:v>472.93799999999999</c:v>
                      </c:pt>
                      <c:pt idx="5574" formatCode="General">
                        <c:v>472.94799999999998</c:v>
                      </c:pt>
                      <c:pt idx="5575" formatCode="General">
                        <c:v>472.95800000000003</c:v>
                      </c:pt>
                      <c:pt idx="5576" formatCode="General">
                        <c:v>472.96800000000002</c:v>
                      </c:pt>
                      <c:pt idx="5577" formatCode="General">
                        <c:v>472.97800000000001</c:v>
                      </c:pt>
                      <c:pt idx="5578" formatCode="General">
                        <c:v>472.988</c:v>
                      </c:pt>
                      <c:pt idx="5579" formatCode="General">
                        <c:v>472.99799999999999</c:v>
                      </c:pt>
                      <c:pt idx="5580" formatCode="General">
                        <c:v>473.00799999999998</c:v>
                      </c:pt>
                      <c:pt idx="5581" formatCode="General">
                        <c:v>473.01799999999997</c:v>
                      </c:pt>
                      <c:pt idx="5582" formatCode="General">
                        <c:v>473.02800000000002</c:v>
                      </c:pt>
                      <c:pt idx="5583" formatCode="General">
                        <c:v>473.03800000000001</c:v>
                      </c:pt>
                      <c:pt idx="5584" formatCode="General">
                        <c:v>473.048</c:v>
                      </c:pt>
                      <c:pt idx="5585" formatCode="General">
                        <c:v>473.05799999999999</c:v>
                      </c:pt>
                      <c:pt idx="5586" formatCode="General">
                        <c:v>473.06799999999998</c:v>
                      </c:pt>
                      <c:pt idx="5587" formatCode="General">
                        <c:v>473.07799999999997</c:v>
                      </c:pt>
                      <c:pt idx="5588" formatCode="General">
                        <c:v>473.08800000000002</c:v>
                      </c:pt>
                      <c:pt idx="5589" formatCode="General">
                        <c:v>473.09800000000001</c:v>
                      </c:pt>
                      <c:pt idx="5590" formatCode="General">
                        <c:v>473.108</c:v>
                      </c:pt>
                      <c:pt idx="5591" formatCode="General">
                        <c:v>473.11799999999999</c:v>
                      </c:pt>
                      <c:pt idx="5592" formatCode="General">
                        <c:v>473.12799999999999</c:v>
                      </c:pt>
                      <c:pt idx="5593" formatCode="General">
                        <c:v>473.13799999999998</c:v>
                      </c:pt>
                      <c:pt idx="5594" formatCode="General">
                        <c:v>473.14800000000002</c:v>
                      </c:pt>
                      <c:pt idx="5595" formatCode="General">
                        <c:v>473.15800000000002</c:v>
                      </c:pt>
                      <c:pt idx="5596" formatCode="General">
                        <c:v>473.16800000000001</c:v>
                      </c:pt>
                      <c:pt idx="5597" formatCode="General">
                        <c:v>473.178</c:v>
                      </c:pt>
                      <c:pt idx="5598" formatCode="General">
                        <c:v>473.18799999999999</c:v>
                      </c:pt>
                      <c:pt idx="5599" formatCode="General">
                        <c:v>473.19799999999998</c:v>
                      </c:pt>
                      <c:pt idx="5600" formatCode="General">
                        <c:v>473.20800000000003</c:v>
                      </c:pt>
                      <c:pt idx="5601" formatCode="General">
                        <c:v>473.21800000000002</c:v>
                      </c:pt>
                      <c:pt idx="5602" formatCode="General">
                        <c:v>473.22800000000001</c:v>
                      </c:pt>
                      <c:pt idx="5603" formatCode="General">
                        <c:v>473.238</c:v>
                      </c:pt>
                      <c:pt idx="5604" formatCode="General">
                        <c:v>473.24799999999999</c:v>
                      </c:pt>
                      <c:pt idx="5605" formatCode="General">
                        <c:v>473.25799999999998</c:v>
                      </c:pt>
                      <c:pt idx="5606" formatCode="General">
                        <c:v>473.26799999999997</c:v>
                      </c:pt>
                      <c:pt idx="5607" formatCode="General">
                        <c:v>473.27800000000002</c:v>
                      </c:pt>
                      <c:pt idx="5608" formatCode="General">
                        <c:v>473.28800000000001</c:v>
                      </c:pt>
                      <c:pt idx="5609" formatCode="General">
                        <c:v>473.298</c:v>
                      </c:pt>
                      <c:pt idx="5610" formatCode="General">
                        <c:v>473.30799999999999</c:v>
                      </c:pt>
                      <c:pt idx="5611" formatCode="General">
                        <c:v>473.31799999999998</c:v>
                      </c:pt>
                      <c:pt idx="5612" formatCode="General">
                        <c:v>473.32799999999997</c:v>
                      </c:pt>
                      <c:pt idx="5613" formatCode="General">
                        <c:v>473.33800000000002</c:v>
                      </c:pt>
                      <c:pt idx="5614" formatCode="General">
                        <c:v>473.34800000000001</c:v>
                      </c:pt>
                      <c:pt idx="5615" formatCode="General">
                        <c:v>473.358</c:v>
                      </c:pt>
                      <c:pt idx="5616" formatCode="General">
                        <c:v>473.36799999999999</c:v>
                      </c:pt>
                      <c:pt idx="5617" formatCode="General">
                        <c:v>473.37799999999999</c:v>
                      </c:pt>
                      <c:pt idx="5618" formatCode="General">
                        <c:v>473.38799999999998</c:v>
                      </c:pt>
                      <c:pt idx="5619" formatCode="General">
                        <c:v>473.39800000000002</c:v>
                      </c:pt>
                      <c:pt idx="5620" formatCode="General">
                        <c:v>473.40800000000002</c:v>
                      </c:pt>
                      <c:pt idx="5621" formatCode="General">
                        <c:v>473.41800000000001</c:v>
                      </c:pt>
                      <c:pt idx="5622" formatCode="General">
                        <c:v>473.428</c:v>
                      </c:pt>
                      <c:pt idx="5623" formatCode="General">
                        <c:v>473.43799999999999</c:v>
                      </c:pt>
                      <c:pt idx="5624" formatCode="General">
                        <c:v>473.44799999999998</c:v>
                      </c:pt>
                      <c:pt idx="5625" formatCode="General">
                        <c:v>473.45800000000003</c:v>
                      </c:pt>
                      <c:pt idx="5626" formatCode="General">
                        <c:v>473.46800000000002</c:v>
                      </c:pt>
                      <c:pt idx="5627" formatCode="General">
                        <c:v>473.47800000000001</c:v>
                      </c:pt>
                      <c:pt idx="5628" formatCode="General">
                        <c:v>473.488</c:v>
                      </c:pt>
                      <c:pt idx="5629" formatCode="General">
                        <c:v>473.49799999999999</c:v>
                      </c:pt>
                      <c:pt idx="5630" formatCode="General">
                        <c:v>473.50799999999998</c:v>
                      </c:pt>
                      <c:pt idx="5631" formatCode="General">
                        <c:v>473.51799999999997</c:v>
                      </c:pt>
                      <c:pt idx="5632" formatCode="General">
                        <c:v>473.52800000000002</c:v>
                      </c:pt>
                      <c:pt idx="5633" formatCode="General">
                        <c:v>473.53800000000001</c:v>
                      </c:pt>
                      <c:pt idx="5634" formatCode="General">
                        <c:v>473.548</c:v>
                      </c:pt>
                      <c:pt idx="5635" formatCode="General">
                        <c:v>473.55799999999999</c:v>
                      </c:pt>
                      <c:pt idx="5636" formatCode="General">
                        <c:v>473.56799999999998</c:v>
                      </c:pt>
                      <c:pt idx="5637" formatCode="General">
                        <c:v>473.57799999999997</c:v>
                      </c:pt>
                      <c:pt idx="5638" formatCode="General">
                        <c:v>473.58800000000002</c:v>
                      </c:pt>
                      <c:pt idx="5639" formatCode="General">
                        <c:v>473.59800000000001</c:v>
                      </c:pt>
                      <c:pt idx="5640" formatCode="General">
                        <c:v>473.608</c:v>
                      </c:pt>
                      <c:pt idx="5641" formatCode="General">
                        <c:v>473.61799999999999</c:v>
                      </c:pt>
                      <c:pt idx="5642" formatCode="General">
                        <c:v>473.62799999999999</c:v>
                      </c:pt>
                      <c:pt idx="5643" formatCode="General">
                        <c:v>473.63799999999998</c:v>
                      </c:pt>
                      <c:pt idx="5644" formatCode="General">
                        <c:v>473.64800000000002</c:v>
                      </c:pt>
                      <c:pt idx="5645" formatCode="General">
                        <c:v>473.65800000000002</c:v>
                      </c:pt>
                      <c:pt idx="5646" formatCode="General">
                        <c:v>473.66800000000001</c:v>
                      </c:pt>
                      <c:pt idx="5647" formatCode="General">
                        <c:v>473.678</c:v>
                      </c:pt>
                      <c:pt idx="5648" formatCode="General">
                        <c:v>473.68799999999999</c:v>
                      </c:pt>
                      <c:pt idx="5649" formatCode="General">
                        <c:v>473.69799999999998</c:v>
                      </c:pt>
                      <c:pt idx="5650" formatCode="General">
                        <c:v>473.70800000000003</c:v>
                      </c:pt>
                      <c:pt idx="5651" formatCode="General">
                        <c:v>473.71800000000002</c:v>
                      </c:pt>
                      <c:pt idx="5652" formatCode="General">
                        <c:v>473.72800000000001</c:v>
                      </c:pt>
                      <c:pt idx="5653" formatCode="General">
                        <c:v>473.738</c:v>
                      </c:pt>
                      <c:pt idx="5654" formatCode="General">
                        <c:v>473.74799999999999</c:v>
                      </c:pt>
                      <c:pt idx="5655" formatCode="General">
                        <c:v>473.75799999999998</c:v>
                      </c:pt>
                      <c:pt idx="5656" formatCode="General">
                        <c:v>473.76799999999997</c:v>
                      </c:pt>
                      <c:pt idx="5657" formatCode="General">
                        <c:v>473.77800000000002</c:v>
                      </c:pt>
                      <c:pt idx="5658" formatCode="General">
                        <c:v>473.78800000000001</c:v>
                      </c:pt>
                      <c:pt idx="5659" formatCode="General">
                        <c:v>473.798</c:v>
                      </c:pt>
                      <c:pt idx="5660" formatCode="General">
                        <c:v>473.80799999999999</c:v>
                      </c:pt>
                      <c:pt idx="5661" formatCode="General">
                        <c:v>473.81799999999998</c:v>
                      </c:pt>
                      <c:pt idx="5662" formatCode="General">
                        <c:v>473.82799999999997</c:v>
                      </c:pt>
                      <c:pt idx="5663" formatCode="General">
                        <c:v>473.83800000000002</c:v>
                      </c:pt>
                      <c:pt idx="5664" formatCode="General">
                        <c:v>473.84800000000001</c:v>
                      </c:pt>
                      <c:pt idx="5665" formatCode="General">
                        <c:v>473.858</c:v>
                      </c:pt>
                      <c:pt idx="5666" formatCode="General">
                        <c:v>473.86799999999999</c:v>
                      </c:pt>
                      <c:pt idx="5667" formatCode="General">
                        <c:v>473.87799999999999</c:v>
                      </c:pt>
                      <c:pt idx="5668" formatCode="General">
                        <c:v>473.88799999999998</c:v>
                      </c:pt>
                      <c:pt idx="5669" formatCode="General">
                        <c:v>473.89800000000002</c:v>
                      </c:pt>
                      <c:pt idx="5670" formatCode="General">
                        <c:v>473.90800000000002</c:v>
                      </c:pt>
                      <c:pt idx="5671" formatCode="General">
                        <c:v>473.91800000000001</c:v>
                      </c:pt>
                      <c:pt idx="5672" formatCode="General">
                        <c:v>473.928</c:v>
                      </c:pt>
                      <c:pt idx="5673" formatCode="General">
                        <c:v>473.93799999999999</c:v>
                      </c:pt>
                      <c:pt idx="5674" formatCode="General">
                        <c:v>473.94799999999998</c:v>
                      </c:pt>
                      <c:pt idx="5675" formatCode="General">
                        <c:v>473.95800000000003</c:v>
                      </c:pt>
                      <c:pt idx="5676" formatCode="General">
                        <c:v>473.96800000000002</c:v>
                      </c:pt>
                      <c:pt idx="5677" formatCode="General">
                        <c:v>473.97800000000001</c:v>
                      </c:pt>
                      <c:pt idx="5678" formatCode="General">
                        <c:v>473.988</c:v>
                      </c:pt>
                      <c:pt idx="5679" formatCode="General">
                        <c:v>473.99799999999999</c:v>
                      </c:pt>
                      <c:pt idx="5680" formatCode="General">
                        <c:v>474.00799999999998</c:v>
                      </c:pt>
                      <c:pt idx="5681" formatCode="General">
                        <c:v>474.01799999999997</c:v>
                      </c:pt>
                      <c:pt idx="5682" formatCode="General">
                        <c:v>474.02800000000002</c:v>
                      </c:pt>
                      <c:pt idx="5683" formatCode="General">
                        <c:v>474.03800000000001</c:v>
                      </c:pt>
                      <c:pt idx="5684" formatCode="General">
                        <c:v>474.048</c:v>
                      </c:pt>
                      <c:pt idx="5685" formatCode="General">
                        <c:v>474.05799999999999</c:v>
                      </c:pt>
                      <c:pt idx="5686" formatCode="General">
                        <c:v>474.06799999999998</c:v>
                      </c:pt>
                      <c:pt idx="5687" formatCode="General">
                        <c:v>474.07799999999997</c:v>
                      </c:pt>
                      <c:pt idx="5688" formatCode="General">
                        <c:v>474.08800000000002</c:v>
                      </c:pt>
                      <c:pt idx="5689" formatCode="General">
                        <c:v>474.09800000000001</c:v>
                      </c:pt>
                      <c:pt idx="5690" formatCode="General">
                        <c:v>474.108</c:v>
                      </c:pt>
                      <c:pt idx="5691" formatCode="General">
                        <c:v>474.11799999999999</c:v>
                      </c:pt>
                      <c:pt idx="5692" formatCode="General">
                        <c:v>474.12799999999999</c:v>
                      </c:pt>
                      <c:pt idx="5693" formatCode="General">
                        <c:v>474.13799999999998</c:v>
                      </c:pt>
                      <c:pt idx="5694" formatCode="General">
                        <c:v>474.14800000000002</c:v>
                      </c:pt>
                      <c:pt idx="5695" formatCode="General">
                        <c:v>474.15800000000002</c:v>
                      </c:pt>
                      <c:pt idx="5696" formatCode="General">
                        <c:v>474.16800000000001</c:v>
                      </c:pt>
                      <c:pt idx="5697" formatCode="General">
                        <c:v>474.178</c:v>
                      </c:pt>
                      <c:pt idx="5698" formatCode="General">
                        <c:v>474.18799999999999</c:v>
                      </c:pt>
                      <c:pt idx="5699" formatCode="General">
                        <c:v>474.19799999999998</c:v>
                      </c:pt>
                      <c:pt idx="5700" formatCode="General">
                        <c:v>474.20800000000003</c:v>
                      </c:pt>
                      <c:pt idx="5701" formatCode="General">
                        <c:v>474.21800000000002</c:v>
                      </c:pt>
                      <c:pt idx="5702" formatCode="General">
                        <c:v>474.22800000000001</c:v>
                      </c:pt>
                      <c:pt idx="5703" formatCode="General">
                        <c:v>474.238</c:v>
                      </c:pt>
                      <c:pt idx="5704" formatCode="General">
                        <c:v>474.24799999999999</c:v>
                      </c:pt>
                      <c:pt idx="5705" formatCode="General">
                        <c:v>474.25799999999998</c:v>
                      </c:pt>
                      <c:pt idx="5706" formatCode="General">
                        <c:v>474.26799999999997</c:v>
                      </c:pt>
                      <c:pt idx="5707" formatCode="General">
                        <c:v>474.27800000000002</c:v>
                      </c:pt>
                      <c:pt idx="5708" formatCode="General">
                        <c:v>474.28800000000001</c:v>
                      </c:pt>
                      <c:pt idx="5709" formatCode="General">
                        <c:v>474.298</c:v>
                      </c:pt>
                      <c:pt idx="5710" formatCode="General">
                        <c:v>474.30799999999999</c:v>
                      </c:pt>
                      <c:pt idx="5711" formatCode="General">
                        <c:v>474.31799999999998</c:v>
                      </c:pt>
                      <c:pt idx="5712" formatCode="General">
                        <c:v>474.32799999999997</c:v>
                      </c:pt>
                      <c:pt idx="5713" formatCode="General">
                        <c:v>474.33800000000002</c:v>
                      </c:pt>
                      <c:pt idx="5714" formatCode="General">
                        <c:v>474.34800000000001</c:v>
                      </c:pt>
                      <c:pt idx="5715" formatCode="General">
                        <c:v>474.358</c:v>
                      </c:pt>
                      <c:pt idx="5716" formatCode="General">
                        <c:v>474.36799999999999</c:v>
                      </c:pt>
                      <c:pt idx="5717" formatCode="General">
                        <c:v>474.37799999999999</c:v>
                      </c:pt>
                      <c:pt idx="5718" formatCode="General">
                        <c:v>474.38799999999998</c:v>
                      </c:pt>
                      <c:pt idx="5719" formatCode="General">
                        <c:v>474.39800000000002</c:v>
                      </c:pt>
                      <c:pt idx="5720" formatCode="General">
                        <c:v>474.40800000000002</c:v>
                      </c:pt>
                      <c:pt idx="5721" formatCode="General">
                        <c:v>474.41800000000001</c:v>
                      </c:pt>
                      <c:pt idx="5722" formatCode="General">
                        <c:v>474.428</c:v>
                      </c:pt>
                      <c:pt idx="5723" formatCode="General">
                        <c:v>474.43799999999999</c:v>
                      </c:pt>
                      <c:pt idx="5724" formatCode="General">
                        <c:v>474.44799999999998</c:v>
                      </c:pt>
                      <c:pt idx="5725" formatCode="General">
                        <c:v>474.45800000000003</c:v>
                      </c:pt>
                      <c:pt idx="5726" formatCode="General">
                        <c:v>474.46800000000002</c:v>
                      </c:pt>
                      <c:pt idx="5727" formatCode="General">
                        <c:v>474.47800000000001</c:v>
                      </c:pt>
                      <c:pt idx="5728" formatCode="General">
                        <c:v>474.488</c:v>
                      </c:pt>
                      <c:pt idx="5729" formatCode="General">
                        <c:v>474.49799999999999</c:v>
                      </c:pt>
                      <c:pt idx="5730" formatCode="General">
                        <c:v>474.50799999999998</c:v>
                      </c:pt>
                      <c:pt idx="5731" formatCode="General">
                        <c:v>474.51799999999997</c:v>
                      </c:pt>
                      <c:pt idx="5732" formatCode="General">
                        <c:v>474.52800000000002</c:v>
                      </c:pt>
                      <c:pt idx="5733" formatCode="General">
                        <c:v>474.53800000000001</c:v>
                      </c:pt>
                      <c:pt idx="5734" formatCode="General">
                        <c:v>474.548</c:v>
                      </c:pt>
                      <c:pt idx="5735" formatCode="General">
                        <c:v>474.55799999999999</c:v>
                      </c:pt>
                      <c:pt idx="5736" formatCode="General">
                        <c:v>474.56799999999998</c:v>
                      </c:pt>
                      <c:pt idx="5737" formatCode="General">
                        <c:v>474.57799999999997</c:v>
                      </c:pt>
                      <c:pt idx="5738" formatCode="General">
                        <c:v>474.58800000000002</c:v>
                      </c:pt>
                      <c:pt idx="5739" formatCode="General">
                        <c:v>474.59800000000001</c:v>
                      </c:pt>
                      <c:pt idx="5740" formatCode="General">
                        <c:v>474.608</c:v>
                      </c:pt>
                      <c:pt idx="5741" formatCode="General">
                        <c:v>474.61799999999999</c:v>
                      </c:pt>
                      <c:pt idx="5742" formatCode="General">
                        <c:v>474.62799999999999</c:v>
                      </c:pt>
                      <c:pt idx="5743" formatCode="General">
                        <c:v>474.63799999999998</c:v>
                      </c:pt>
                      <c:pt idx="5744" formatCode="General">
                        <c:v>474.64800000000002</c:v>
                      </c:pt>
                      <c:pt idx="5745" formatCode="General">
                        <c:v>474.65800000000002</c:v>
                      </c:pt>
                      <c:pt idx="5746" formatCode="General">
                        <c:v>474.66800000000001</c:v>
                      </c:pt>
                      <c:pt idx="5747" formatCode="General">
                        <c:v>474.678</c:v>
                      </c:pt>
                      <c:pt idx="5748" formatCode="General">
                        <c:v>474.68799999999999</c:v>
                      </c:pt>
                      <c:pt idx="5749" formatCode="General">
                        <c:v>474.69799999999998</c:v>
                      </c:pt>
                      <c:pt idx="5750" formatCode="General">
                        <c:v>474.70800000000003</c:v>
                      </c:pt>
                      <c:pt idx="5751" formatCode="General">
                        <c:v>474.71800000000002</c:v>
                      </c:pt>
                      <c:pt idx="5752" formatCode="General">
                        <c:v>474.72800000000001</c:v>
                      </c:pt>
                      <c:pt idx="5753" formatCode="General">
                        <c:v>474.738</c:v>
                      </c:pt>
                      <c:pt idx="5754" formatCode="General">
                        <c:v>474.74799999999999</c:v>
                      </c:pt>
                      <c:pt idx="5755" formatCode="General">
                        <c:v>474.75799999999998</c:v>
                      </c:pt>
                      <c:pt idx="5756" formatCode="General">
                        <c:v>474.76799999999997</c:v>
                      </c:pt>
                      <c:pt idx="5757" formatCode="General">
                        <c:v>474.77800000000002</c:v>
                      </c:pt>
                      <c:pt idx="5758" formatCode="General">
                        <c:v>474.78800000000001</c:v>
                      </c:pt>
                      <c:pt idx="5759" formatCode="General">
                        <c:v>474.798</c:v>
                      </c:pt>
                      <c:pt idx="5760" formatCode="General">
                        <c:v>474.80799999999999</c:v>
                      </c:pt>
                      <c:pt idx="5761" formatCode="General">
                        <c:v>474.81799999999998</c:v>
                      </c:pt>
                      <c:pt idx="5762" formatCode="General">
                        <c:v>474.82799999999997</c:v>
                      </c:pt>
                      <c:pt idx="5763" formatCode="General">
                        <c:v>474.83800000000002</c:v>
                      </c:pt>
                      <c:pt idx="5764" formatCode="General">
                        <c:v>474.84800000000001</c:v>
                      </c:pt>
                      <c:pt idx="5765" formatCode="General">
                        <c:v>474.858</c:v>
                      </c:pt>
                      <c:pt idx="5766" formatCode="General">
                        <c:v>474.86799999999999</c:v>
                      </c:pt>
                      <c:pt idx="5767" formatCode="General">
                        <c:v>474.87799999999999</c:v>
                      </c:pt>
                      <c:pt idx="5768" formatCode="General">
                        <c:v>474.88799999999998</c:v>
                      </c:pt>
                      <c:pt idx="5769" formatCode="General">
                        <c:v>474.89800000000002</c:v>
                      </c:pt>
                      <c:pt idx="5770" formatCode="General">
                        <c:v>474.90800000000002</c:v>
                      </c:pt>
                      <c:pt idx="5771" formatCode="General">
                        <c:v>474.91800000000001</c:v>
                      </c:pt>
                      <c:pt idx="5772" formatCode="General">
                        <c:v>474.928</c:v>
                      </c:pt>
                      <c:pt idx="5773" formatCode="General">
                        <c:v>474.93799999999999</c:v>
                      </c:pt>
                      <c:pt idx="5774" formatCode="General">
                        <c:v>474.94799999999998</c:v>
                      </c:pt>
                      <c:pt idx="5775" formatCode="General">
                        <c:v>474.95800000000003</c:v>
                      </c:pt>
                      <c:pt idx="5776" formatCode="General">
                        <c:v>474.96800000000002</c:v>
                      </c:pt>
                      <c:pt idx="5777" formatCode="General">
                        <c:v>474.97800000000001</c:v>
                      </c:pt>
                      <c:pt idx="5778" formatCode="General">
                        <c:v>474.988</c:v>
                      </c:pt>
                      <c:pt idx="5779" formatCode="General">
                        <c:v>474.99799999999999</c:v>
                      </c:pt>
                      <c:pt idx="5780" formatCode="General">
                        <c:v>475.00799999999998</c:v>
                      </c:pt>
                      <c:pt idx="5781" formatCode="General">
                        <c:v>475.01799999999997</c:v>
                      </c:pt>
                      <c:pt idx="5782" formatCode="General">
                        <c:v>475.02800000000002</c:v>
                      </c:pt>
                      <c:pt idx="5783" formatCode="General">
                        <c:v>475.03800000000001</c:v>
                      </c:pt>
                      <c:pt idx="5784" formatCode="General">
                        <c:v>475.048</c:v>
                      </c:pt>
                      <c:pt idx="5785" formatCode="General">
                        <c:v>475.05799999999999</c:v>
                      </c:pt>
                      <c:pt idx="5786" formatCode="General">
                        <c:v>475.06799999999998</c:v>
                      </c:pt>
                      <c:pt idx="5787" formatCode="General">
                        <c:v>475.07799999999997</c:v>
                      </c:pt>
                      <c:pt idx="5788" formatCode="General">
                        <c:v>475.08800000000002</c:v>
                      </c:pt>
                      <c:pt idx="5789" formatCode="General">
                        <c:v>475.09800000000001</c:v>
                      </c:pt>
                      <c:pt idx="5790" formatCode="General">
                        <c:v>475.108</c:v>
                      </c:pt>
                      <c:pt idx="5791" formatCode="General">
                        <c:v>475.11500000000001</c:v>
                      </c:pt>
                      <c:pt idx="5792" formatCode="General">
                        <c:v>475.11500000000001</c:v>
                      </c:pt>
                      <c:pt idx="5793" formatCode="General">
                        <c:v>476.11500000000001</c:v>
                      </c:pt>
                      <c:pt idx="5794" formatCode="General">
                        <c:v>477.11500000000001</c:v>
                      </c:pt>
                      <c:pt idx="5795" formatCode="General">
                        <c:v>478.11500000000001</c:v>
                      </c:pt>
                      <c:pt idx="5796" formatCode="General">
                        <c:v>479.11500000000001</c:v>
                      </c:pt>
                      <c:pt idx="5797" formatCode="General">
                        <c:v>480.11500000000001</c:v>
                      </c:pt>
                      <c:pt idx="5798" formatCode="General">
                        <c:v>481.11500000000001</c:v>
                      </c:pt>
                      <c:pt idx="5799" formatCode="General">
                        <c:v>482.11500000000001</c:v>
                      </c:pt>
                      <c:pt idx="5800" formatCode="General">
                        <c:v>483.11500000000001</c:v>
                      </c:pt>
                      <c:pt idx="5801" formatCode="General">
                        <c:v>484.11500000000001</c:v>
                      </c:pt>
                      <c:pt idx="5802" formatCode="General">
                        <c:v>485.11500000000001</c:v>
                      </c:pt>
                      <c:pt idx="5803" formatCode="General">
                        <c:v>486.11500000000001</c:v>
                      </c:pt>
                      <c:pt idx="5804" formatCode="General">
                        <c:v>487.11500000000001</c:v>
                      </c:pt>
                      <c:pt idx="5805" formatCode="General">
                        <c:v>488.11500000000001</c:v>
                      </c:pt>
                      <c:pt idx="5806" formatCode="General">
                        <c:v>489.11500000000001</c:v>
                      </c:pt>
                      <c:pt idx="5807" formatCode="General">
                        <c:v>490.11500000000001</c:v>
                      </c:pt>
                      <c:pt idx="5808" formatCode="General">
                        <c:v>491.11500000000001</c:v>
                      </c:pt>
                      <c:pt idx="5809" formatCode="General">
                        <c:v>492.11500000000001</c:v>
                      </c:pt>
                      <c:pt idx="5810" formatCode="General">
                        <c:v>493.11500000000001</c:v>
                      </c:pt>
                      <c:pt idx="5811" formatCode="General">
                        <c:v>494.11500000000001</c:v>
                      </c:pt>
                      <c:pt idx="5812" formatCode="General">
                        <c:v>495.11500000000001</c:v>
                      </c:pt>
                      <c:pt idx="5813" formatCode="General">
                        <c:v>496.11500000000001</c:v>
                      </c:pt>
                      <c:pt idx="5814" formatCode="General">
                        <c:v>497.11500000000001</c:v>
                      </c:pt>
                      <c:pt idx="5815" formatCode="General">
                        <c:v>498.11500000000001</c:v>
                      </c:pt>
                      <c:pt idx="5816" formatCode="General">
                        <c:v>499.11500000000001</c:v>
                      </c:pt>
                      <c:pt idx="5817" formatCode="General">
                        <c:v>500.11500000000001</c:v>
                      </c:pt>
                      <c:pt idx="5818" formatCode="General">
                        <c:v>501.11500000000001</c:v>
                      </c:pt>
                      <c:pt idx="5819" formatCode="General">
                        <c:v>502.11500000000001</c:v>
                      </c:pt>
                      <c:pt idx="5820" formatCode="General">
                        <c:v>503.11500000000001</c:v>
                      </c:pt>
                      <c:pt idx="5821" formatCode="General">
                        <c:v>504.11500000000001</c:v>
                      </c:pt>
                      <c:pt idx="5822" formatCode="General">
                        <c:v>505.11500000000001</c:v>
                      </c:pt>
                      <c:pt idx="5823" formatCode="General">
                        <c:v>506.11500000000001</c:v>
                      </c:pt>
                      <c:pt idx="5824" formatCode="General">
                        <c:v>507.11500000000001</c:v>
                      </c:pt>
                      <c:pt idx="5825" formatCode="General">
                        <c:v>508.11500000000001</c:v>
                      </c:pt>
                      <c:pt idx="5826" formatCode="General">
                        <c:v>509.11500000000001</c:v>
                      </c:pt>
                      <c:pt idx="5827" formatCode="General">
                        <c:v>510.11500000000001</c:v>
                      </c:pt>
                      <c:pt idx="5828" formatCode="General">
                        <c:v>511.11500000000001</c:v>
                      </c:pt>
                      <c:pt idx="5829" formatCode="General">
                        <c:v>512.11500000000001</c:v>
                      </c:pt>
                      <c:pt idx="5830" formatCode="General">
                        <c:v>513.11500000000001</c:v>
                      </c:pt>
                      <c:pt idx="5831" formatCode="General">
                        <c:v>514.11500000000001</c:v>
                      </c:pt>
                      <c:pt idx="5832" formatCode="General">
                        <c:v>515.11500000000001</c:v>
                      </c:pt>
                      <c:pt idx="5833" formatCode="General">
                        <c:v>516.11500000000001</c:v>
                      </c:pt>
                      <c:pt idx="5834" formatCode="General">
                        <c:v>517.11500000000001</c:v>
                      </c:pt>
                      <c:pt idx="5835" formatCode="General">
                        <c:v>518.11500000000001</c:v>
                      </c:pt>
                      <c:pt idx="5836" formatCode="General">
                        <c:v>519.11500000000001</c:v>
                      </c:pt>
                      <c:pt idx="5837" formatCode="General">
                        <c:v>520.11500000000001</c:v>
                      </c:pt>
                      <c:pt idx="5838" formatCode="General">
                        <c:v>521.11500000000001</c:v>
                      </c:pt>
                      <c:pt idx="5839" formatCode="General">
                        <c:v>522.11500000000001</c:v>
                      </c:pt>
                      <c:pt idx="5840" formatCode="General">
                        <c:v>523.11500000000001</c:v>
                      </c:pt>
                      <c:pt idx="5841" formatCode="General">
                        <c:v>524.11500000000001</c:v>
                      </c:pt>
                      <c:pt idx="5842" formatCode="General">
                        <c:v>525.11500000000001</c:v>
                      </c:pt>
                      <c:pt idx="5843" formatCode="General">
                        <c:v>526.11500000000001</c:v>
                      </c:pt>
                      <c:pt idx="5844" formatCode="General">
                        <c:v>527.11500000000001</c:v>
                      </c:pt>
                      <c:pt idx="5845" formatCode="General">
                        <c:v>528.11500000000001</c:v>
                      </c:pt>
                      <c:pt idx="5846" formatCode="General">
                        <c:v>529.11500000000001</c:v>
                      </c:pt>
                      <c:pt idx="5847" formatCode="General">
                        <c:v>530.11500000000001</c:v>
                      </c:pt>
                      <c:pt idx="5848" formatCode="General">
                        <c:v>531.11500000000001</c:v>
                      </c:pt>
                      <c:pt idx="5849" formatCode="General">
                        <c:v>532.11500000000001</c:v>
                      </c:pt>
                      <c:pt idx="5850" formatCode="General">
                        <c:v>533.11500000000001</c:v>
                      </c:pt>
                      <c:pt idx="5851" formatCode="General">
                        <c:v>534.11500000000001</c:v>
                      </c:pt>
                      <c:pt idx="5852" formatCode="General">
                        <c:v>535.11500000000001</c:v>
                      </c:pt>
                      <c:pt idx="5853" formatCode="General">
                        <c:v>536.11500000000001</c:v>
                      </c:pt>
                      <c:pt idx="5854" formatCode="General">
                        <c:v>537.11500000000001</c:v>
                      </c:pt>
                      <c:pt idx="5855" formatCode="General">
                        <c:v>538.11500000000001</c:v>
                      </c:pt>
                      <c:pt idx="5856" formatCode="General">
                        <c:v>539.11500000000001</c:v>
                      </c:pt>
                      <c:pt idx="5857" formatCode="General">
                        <c:v>540.11500000000001</c:v>
                      </c:pt>
                      <c:pt idx="5858" formatCode="General">
                        <c:v>541.11500000000001</c:v>
                      </c:pt>
                      <c:pt idx="5859" formatCode="General">
                        <c:v>542.11500000000001</c:v>
                      </c:pt>
                      <c:pt idx="5860" formatCode="General">
                        <c:v>543.11500000000001</c:v>
                      </c:pt>
                      <c:pt idx="5861" formatCode="General">
                        <c:v>544.11500000000001</c:v>
                      </c:pt>
                      <c:pt idx="5862" formatCode="General">
                        <c:v>545.11500000000001</c:v>
                      </c:pt>
                      <c:pt idx="5863" formatCode="General">
                        <c:v>545.30799999999999</c:v>
                      </c:pt>
                      <c:pt idx="5864" formatCode="General">
                        <c:v>545.30799999999999</c:v>
                      </c:pt>
                      <c:pt idx="5865" formatCode="General">
                        <c:v>545.31799999999998</c:v>
                      </c:pt>
                      <c:pt idx="5866" formatCode="General">
                        <c:v>545.32799999999997</c:v>
                      </c:pt>
                      <c:pt idx="5867" formatCode="General">
                        <c:v>545.33799999999997</c:v>
                      </c:pt>
                      <c:pt idx="5868" formatCode="General">
                        <c:v>545.34799999999996</c:v>
                      </c:pt>
                      <c:pt idx="5869" formatCode="General">
                        <c:v>545.35799999999995</c:v>
                      </c:pt>
                      <c:pt idx="5870" formatCode="General">
                        <c:v>545.36800000000005</c:v>
                      </c:pt>
                      <c:pt idx="5871" formatCode="General">
                        <c:v>545.37800000000004</c:v>
                      </c:pt>
                      <c:pt idx="5872" formatCode="General">
                        <c:v>545.38800000000003</c:v>
                      </c:pt>
                      <c:pt idx="5873" formatCode="General">
                        <c:v>545.39800000000002</c:v>
                      </c:pt>
                      <c:pt idx="5874" formatCode="General">
                        <c:v>545.40800000000002</c:v>
                      </c:pt>
                      <c:pt idx="5875" formatCode="General">
                        <c:v>545.41800000000001</c:v>
                      </c:pt>
                      <c:pt idx="5876" formatCode="General">
                        <c:v>545.428</c:v>
                      </c:pt>
                      <c:pt idx="5877" formatCode="General">
                        <c:v>545.43799999999999</c:v>
                      </c:pt>
                      <c:pt idx="5878" formatCode="General">
                        <c:v>545.44799999999998</c:v>
                      </c:pt>
                      <c:pt idx="5879" formatCode="General">
                        <c:v>545.45799999999997</c:v>
                      </c:pt>
                      <c:pt idx="5880" formatCode="General">
                        <c:v>545.46799999999996</c:v>
                      </c:pt>
                      <c:pt idx="5881" formatCode="General">
                        <c:v>545.47799999999995</c:v>
                      </c:pt>
                      <c:pt idx="5882" formatCode="General">
                        <c:v>545.48800000000006</c:v>
                      </c:pt>
                      <c:pt idx="5883" formatCode="General">
                        <c:v>545.49800000000005</c:v>
                      </c:pt>
                      <c:pt idx="5884" formatCode="General">
                        <c:v>545.50800000000004</c:v>
                      </c:pt>
                      <c:pt idx="5885" formatCode="General">
                        <c:v>545.51800000000003</c:v>
                      </c:pt>
                      <c:pt idx="5886" formatCode="General">
                        <c:v>545.52800000000002</c:v>
                      </c:pt>
                      <c:pt idx="5887" formatCode="General">
                        <c:v>545.53800000000001</c:v>
                      </c:pt>
                      <c:pt idx="5888" formatCode="General">
                        <c:v>545.548</c:v>
                      </c:pt>
                      <c:pt idx="5889" formatCode="General">
                        <c:v>545.55799999999999</c:v>
                      </c:pt>
                      <c:pt idx="5890" formatCode="General">
                        <c:v>545.56799999999998</c:v>
                      </c:pt>
                      <c:pt idx="5891" formatCode="General">
                        <c:v>545.57799999999997</c:v>
                      </c:pt>
                      <c:pt idx="5892" formatCode="General">
                        <c:v>545.58799999999997</c:v>
                      </c:pt>
                      <c:pt idx="5893" formatCode="General">
                        <c:v>545.59799999999996</c:v>
                      </c:pt>
                      <c:pt idx="5894" formatCode="General">
                        <c:v>545.60799999999995</c:v>
                      </c:pt>
                      <c:pt idx="5895" formatCode="General">
                        <c:v>545.61800000000005</c:v>
                      </c:pt>
                      <c:pt idx="5896" formatCode="General">
                        <c:v>545.62800000000004</c:v>
                      </c:pt>
                      <c:pt idx="5897" formatCode="General">
                        <c:v>545.63800000000003</c:v>
                      </c:pt>
                      <c:pt idx="5898" formatCode="General">
                        <c:v>545.64800000000002</c:v>
                      </c:pt>
                      <c:pt idx="5899" formatCode="General">
                        <c:v>545.65800000000002</c:v>
                      </c:pt>
                      <c:pt idx="5900" formatCode="General">
                        <c:v>545.66800000000001</c:v>
                      </c:pt>
                      <c:pt idx="5901" formatCode="General">
                        <c:v>545.678</c:v>
                      </c:pt>
                      <c:pt idx="5902" formatCode="General">
                        <c:v>545.68799999999999</c:v>
                      </c:pt>
                      <c:pt idx="5903" formatCode="General">
                        <c:v>545.69799999999998</c:v>
                      </c:pt>
                      <c:pt idx="5904" formatCode="General">
                        <c:v>545.70799999999997</c:v>
                      </c:pt>
                      <c:pt idx="5905" formatCode="General">
                        <c:v>545.71799999999996</c:v>
                      </c:pt>
                      <c:pt idx="5906" formatCode="General">
                        <c:v>545.72799999999995</c:v>
                      </c:pt>
                      <c:pt idx="5907" formatCode="General">
                        <c:v>545.73800000000006</c:v>
                      </c:pt>
                      <c:pt idx="5908" formatCode="General">
                        <c:v>545.74800000000005</c:v>
                      </c:pt>
                      <c:pt idx="5909" formatCode="General">
                        <c:v>545.75800000000004</c:v>
                      </c:pt>
                      <c:pt idx="5910" formatCode="General">
                        <c:v>545.76800000000003</c:v>
                      </c:pt>
                      <c:pt idx="5911" formatCode="General">
                        <c:v>545.77800000000002</c:v>
                      </c:pt>
                      <c:pt idx="5912" formatCode="General">
                        <c:v>545.78800000000001</c:v>
                      </c:pt>
                      <c:pt idx="5913" formatCode="General">
                        <c:v>545.798</c:v>
                      </c:pt>
                      <c:pt idx="5914" formatCode="General">
                        <c:v>545.80799999999999</c:v>
                      </c:pt>
                      <c:pt idx="5915" formatCode="General">
                        <c:v>545.81799999999998</c:v>
                      </c:pt>
                      <c:pt idx="5916" formatCode="General">
                        <c:v>545.82799999999997</c:v>
                      </c:pt>
                      <c:pt idx="5917" formatCode="General">
                        <c:v>545.83799999999997</c:v>
                      </c:pt>
                      <c:pt idx="5918" formatCode="General">
                        <c:v>545.84799999999996</c:v>
                      </c:pt>
                      <c:pt idx="5919" formatCode="General">
                        <c:v>545.85799999999995</c:v>
                      </c:pt>
                      <c:pt idx="5920" formatCode="General">
                        <c:v>545.86800000000005</c:v>
                      </c:pt>
                      <c:pt idx="5921" formatCode="General">
                        <c:v>545.87800000000004</c:v>
                      </c:pt>
                      <c:pt idx="5922" formatCode="General">
                        <c:v>545.88800000000003</c:v>
                      </c:pt>
                      <c:pt idx="5923" formatCode="General">
                        <c:v>545.89800000000002</c:v>
                      </c:pt>
                      <c:pt idx="5924" formatCode="General">
                        <c:v>545.90800000000002</c:v>
                      </c:pt>
                      <c:pt idx="5925" formatCode="General">
                        <c:v>545.91800000000001</c:v>
                      </c:pt>
                      <c:pt idx="5926" formatCode="General">
                        <c:v>545.928</c:v>
                      </c:pt>
                      <c:pt idx="5927" formatCode="General">
                        <c:v>545.93799999999999</c:v>
                      </c:pt>
                      <c:pt idx="5928" formatCode="General">
                        <c:v>545.94799999999998</c:v>
                      </c:pt>
                      <c:pt idx="5929" formatCode="General">
                        <c:v>545.95799999999997</c:v>
                      </c:pt>
                      <c:pt idx="5930" formatCode="General">
                        <c:v>545.96799999999996</c:v>
                      </c:pt>
                      <c:pt idx="5931" formatCode="General">
                        <c:v>545.97799999999995</c:v>
                      </c:pt>
                      <c:pt idx="5932" formatCode="General">
                        <c:v>545.98800000000006</c:v>
                      </c:pt>
                      <c:pt idx="5933" formatCode="General">
                        <c:v>545.99800000000005</c:v>
                      </c:pt>
                      <c:pt idx="5934" formatCode="General">
                        <c:v>546.00800000000004</c:v>
                      </c:pt>
                      <c:pt idx="5935" formatCode="General">
                        <c:v>546.01800000000003</c:v>
                      </c:pt>
                      <c:pt idx="5936" formatCode="General">
                        <c:v>546.02800000000002</c:v>
                      </c:pt>
                      <c:pt idx="5937" formatCode="General">
                        <c:v>546.03800000000001</c:v>
                      </c:pt>
                      <c:pt idx="5938" formatCode="General">
                        <c:v>546.048</c:v>
                      </c:pt>
                      <c:pt idx="5939" formatCode="General">
                        <c:v>546.05799999999999</c:v>
                      </c:pt>
                      <c:pt idx="5940" formatCode="General">
                        <c:v>546.06799999999998</c:v>
                      </c:pt>
                      <c:pt idx="5941" formatCode="General">
                        <c:v>546.07799999999997</c:v>
                      </c:pt>
                      <c:pt idx="5942" formatCode="General">
                        <c:v>546.08799999999997</c:v>
                      </c:pt>
                      <c:pt idx="5943" formatCode="General">
                        <c:v>546.09799999999996</c:v>
                      </c:pt>
                      <c:pt idx="5944" formatCode="General">
                        <c:v>546.10799999999995</c:v>
                      </c:pt>
                      <c:pt idx="5945" formatCode="General">
                        <c:v>546.11800000000005</c:v>
                      </c:pt>
                      <c:pt idx="5946" formatCode="General">
                        <c:v>546.12800000000004</c:v>
                      </c:pt>
                      <c:pt idx="5947" formatCode="General">
                        <c:v>546.13800000000003</c:v>
                      </c:pt>
                      <c:pt idx="5948" formatCode="General">
                        <c:v>546.14800000000002</c:v>
                      </c:pt>
                      <c:pt idx="5949" formatCode="General">
                        <c:v>546.15800000000002</c:v>
                      </c:pt>
                      <c:pt idx="5950" formatCode="General">
                        <c:v>546.16800000000001</c:v>
                      </c:pt>
                      <c:pt idx="5951" formatCode="General">
                        <c:v>546.178</c:v>
                      </c:pt>
                      <c:pt idx="5952" formatCode="General">
                        <c:v>546.18799999999999</c:v>
                      </c:pt>
                      <c:pt idx="5953" formatCode="General">
                        <c:v>546.19799999999998</c:v>
                      </c:pt>
                      <c:pt idx="5954" formatCode="General">
                        <c:v>546.20799999999997</c:v>
                      </c:pt>
                      <c:pt idx="5955" formatCode="General">
                        <c:v>546.21799999999996</c:v>
                      </c:pt>
                      <c:pt idx="5956" formatCode="General">
                        <c:v>546.22799999999995</c:v>
                      </c:pt>
                      <c:pt idx="5957" formatCode="General">
                        <c:v>546.23800000000006</c:v>
                      </c:pt>
                      <c:pt idx="5958" formatCode="General">
                        <c:v>546.24800000000005</c:v>
                      </c:pt>
                      <c:pt idx="5959" formatCode="General">
                        <c:v>546.25800000000004</c:v>
                      </c:pt>
                      <c:pt idx="5960" formatCode="General">
                        <c:v>546.26800000000003</c:v>
                      </c:pt>
                      <c:pt idx="5961" formatCode="General">
                        <c:v>546.27800000000002</c:v>
                      </c:pt>
                      <c:pt idx="5962" formatCode="General">
                        <c:v>546.28800000000001</c:v>
                      </c:pt>
                      <c:pt idx="5963" formatCode="General">
                        <c:v>546.298</c:v>
                      </c:pt>
                      <c:pt idx="5964" formatCode="General">
                        <c:v>546.30799999999999</c:v>
                      </c:pt>
                      <c:pt idx="5965" formatCode="General">
                        <c:v>546.31799999999998</c:v>
                      </c:pt>
                      <c:pt idx="5966" formatCode="General">
                        <c:v>546.32799999999997</c:v>
                      </c:pt>
                      <c:pt idx="5967" formatCode="General">
                        <c:v>546.33799999999997</c:v>
                      </c:pt>
                      <c:pt idx="5968" formatCode="General">
                        <c:v>546.34799999999996</c:v>
                      </c:pt>
                      <c:pt idx="5969" formatCode="General">
                        <c:v>546.35799999999995</c:v>
                      </c:pt>
                      <c:pt idx="5970" formatCode="General">
                        <c:v>546.36800000000005</c:v>
                      </c:pt>
                      <c:pt idx="5971" formatCode="General">
                        <c:v>546.37800000000004</c:v>
                      </c:pt>
                      <c:pt idx="5972" formatCode="General">
                        <c:v>546.38800000000003</c:v>
                      </c:pt>
                      <c:pt idx="5973" formatCode="General">
                        <c:v>546.39800000000002</c:v>
                      </c:pt>
                      <c:pt idx="5974" formatCode="General">
                        <c:v>546.40800000000002</c:v>
                      </c:pt>
                      <c:pt idx="5975" formatCode="General">
                        <c:v>546.41800000000001</c:v>
                      </c:pt>
                      <c:pt idx="5976" formatCode="General">
                        <c:v>546.428</c:v>
                      </c:pt>
                      <c:pt idx="5977" formatCode="General">
                        <c:v>546.43799999999999</c:v>
                      </c:pt>
                      <c:pt idx="5978" formatCode="General">
                        <c:v>546.44799999999998</c:v>
                      </c:pt>
                      <c:pt idx="5979" formatCode="General">
                        <c:v>546.45799999999997</c:v>
                      </c:pt>
                      <c:pt idx="5980" formatCode="General">
                        <c:v>546.46799999999996</c:v>
                      </c:pt>
                      <c:pt idx="5981" formatCode="General">
                        <c:v>546.47799999999995</c:v>
                      </c:pt>
                      <c:pt idx="5982" formatCode="General">
                        <c:v>546.48800000000006</c:v>
                      </c:pt>
                      <c:pt idx="5983" formatCode="General">
                        <c:v>546.49800000000005</c:v>
                      </c:pt>
                      <c:pt idx="5984" formatCode="General">
                        <c:v>546.50800000000004</c:v>
                      </c:pt>
                      <c:pt idx="5985" formatCode="General">
                        <c:v>546.51800000000003</c:v>
                      </c:pt>
                      <c:pt idx="5986" formatCode="General">
                        <c:v>546.52800000000002</c:v>
                      </c:pt>
                      <c:pt idx="5987" formatCode="General">
                        <c:v>546.53800000000001</c:v>
                      </c:pt>
                      <c:pt idx="5988" formatCode="General">
                        <c:v>546.548</c:v>
                      </c:pt>
                      <c:pt idx="5989" formatCode="General">
                        <c:v>546.55799999999999</c:v>
                      </c:pt>
                      <c:pt idx="5990" formatCode="General">
                        <c:v>546.56799999999998</c:v>
                      </c:pt>
                      <c:pt idx="5991" formatCode="General">
                        <c:v>546.57799999999997</c:v>
                      </c:pt>
                      <c:pt idx="5992" formatCode="General">
                        <c:v>546.58799999999997</c:v>
                      </c:pt>
                      <c:pt idx="5993" formatCode="General">
                        <c:v>546.59799999999996</c:v>
                      </c:pt>
                      <c:pt idx="5994" formatCode="General">
                        <c:v>546.60799999999995</c:v>
                      </c:pt>
                      <c:pt idx="5995" formatCode="General">
                        <c:v>546.61800000000005</c:v>
                      </c:pt>
                      <c:pt idx="5996" formatCode="General">
                        <c:v>546.62800000000004</c:v>
                      </c:pt>
                      <c:pt idx="5997" formatCode="General">
                        <c:v>546.63800000000003</c:v>
                      </c:pt>
                      <c:pt idx="5998" formatCode="General">
                        <c:v>546.64800000000002</c:v>
                      </c:pt>
                      <c:pt idx="5999" formatCode="General">
                        <c:v>546.65800000000002</c:v>
                      </c:pt>
                      <c:pt idx="6000" formatCode="General">
                        <c:v>546.66800000000001</c:v>
                      </c:pt>
                      <c:pt idx="6001" formatCode="General">
                        <c:v>546.678</c:v>
                      </c:pt>
                      <c:pt idx="6002" formatCode="General">
                        <c:v>546.68799999999999</c:v>
                      </c:pt>
                      <c:pt idx="6003" formatCode="General">
                        <c:v>546.69799999999998</c:v>
                      </c:pt>
                      <c:pt idx="6004" formatCode="General">
                        <c:v>546.70799999999997</c:v>
                      </c:pt>
                      <c:pt idx="6005" formatCode="General">
                        <c:v>546.71799999999996</c:v>
                      </c:pt>
                      <c:pt idx="6006" formatCode="General">
                        <c:v>546.72799999999995</c:v>
                      </c:pt>
                      <c:pt idx="6007" formatCode="General">
                        <c:v>546.73800000000006</c:v>
                      </c:pt>
                      <c:pt idx="6008" formatCode="General">
                        <c:v>546.74800000000005</c:v>
                      </c:pt>
                      <c:pt idx="6009" formatCode="General">
                        <c:v>546.75800000000004</c:v>
                      </c:pt>
                      <c:pt idx="6010" formatCode="General">
                        <c:v>546.76800000000003</c:v>
                      </c:pt>
                      <c:pt idx="6011" formatCode="General">
                        <c:v>546.77800000000002</c:v>
                      </c:pt>
                      <c:pt idx="6012" formatCode="General">
                        <c:v>546.78800000000001</c:v>
                      </c:pt>
                      <c:pt idx="6013" formatCode="General">
                        <c:v>546.798</c:v>
                      </c:pt>
                      <c:pt idx="6014" formatCode="General">
                        <c:v>546.80799999999999</c:v>
                      </c:pt>
                      <c:pt idx="6015" formatCode="General">
                        <c:v>546.81799999999998</c:v>
                      </c:pt>
                      <c:pt idx="6016" formatCode="General">
                        <c:v>546.82799999999997</c:v>
                      </c:pt>
                      <c:pt idx="6017" formatCode="General">
                        <c:v>546.83799999999997</c:v>
                      </c:pt>
                      <c:pt idx="6018" formatCode="General">
                        <c:v>546.84799999999996</c:v>
                      </c:pt>
                      <c:pt idx="6019" formatCode="General">
                        <c:v>546.85799999999995</c:v>
                      </c:pt>
                      <c:pt idx="6020" formatCode="General">
                        <c:v>546.86800000000005</c:v>
                      </c:pt>
                      <c:pt idx="6021" formatCode="General">
                        <c:v>546.87800000000004</c:v>
                      </c:pt>
                      <c:pt idx="6022" formatCode="General">
                        <c:v>546.88800000000003</c:v>
                      </c:pt>
                      <c:pt idx="6023" formatCode="General">
                        <c:v>546.89800000000002</c:v>
                      </c:pt>
                      <c:pt idx="6024" formatCode="General">
                        <c:v>546.90800000000002</c:v>
                      </c:pt>
                      <c:pt idx="6025" formatCode="General">
                        <c:v>546.91800000000001</c:v>
                      </c:pt>
                      <c:pt idx="6026" formatCode="General">
                        <c:v>546.928</c:v>
                      </c:pt>
                      <c:pt idx="6027" formatCode="General">
                        <c:v>546.93799999999999</c:v>
                      </c:pt>
                      <c:pt idx="6028" formatCode="General">
                        <c:v>546.94799999999998</c:v>
                      </c:pt>
                      <c:pt idx="6029" formatCode="General">
                        <c:v>546.95799999999997</c:v>
                      </c:pt>
                      <c:pt idx="6030" formatCode="General">
                        <c:v>546.96799999999996</c:v>
                      </c:pt>
                      <c:pt idx="6031" formatCode="General">
                        <c:v>546.97799999999995</c:v>
                      </c:pt>
                      <c:pt idx="6032" formatCode="General">
                        <c:v>546.98800000000006</c:v>
                      </c:pt>
                      <c:pt idx="6033" formatCode="General">
                        <c:v>546.99800000000005</c:v>
                      </c:pt>
                      <c:pt idx="6034" formatCode="General">
                        <c:v>547.00800000000004</c:v>
                      </c:pt>
                      <c:pt idx="6035" formatCode="General">
                        <c:v>547.01800000000003</c:v>
                      </c:pt>
                      <c:pt idx="6036" formatCode="General">
                        <c:v>547.02800000000002</c:v>
                      </c:pt>
                      <c:pt idx="6037" formatCode="General">
                        <c:v>547.03800000000001</c:v>
                      </c:pt>
                      <c:pt idx="6038" formatCode="General">
                        <c:v>547.048</c:v>
                      </c:pt>
                      <c:pt idx="6039" formatCode="General">
                        <c:v>547.05799999999999</c:v>
                      </c:pt>
                      <c:pt idx="6040" formatCode="General">
                        <c:v>547.06799999999998</c:v>
                      </c:pt>
                      <c:pt idx="6041" formatCode="General">
                        <c:v>547.07799999999997</c:v>
                      </c:pt>
                      <c:pt idx="6042" formatCode="General">
                        <c:v>547.08799999999997</c:v>
                      </c:pt>
                      <c:pt idx="6043" formatCode="General">
                        <c:v>547.09799999999996</c:v>
                      </c:pt>
                      <c:pt idx="6044" formatCode="General">
                        <c:v>547.10799999999995</c:v>
                      </c:pt>
                      <c:pt idx="6045" formatCode="General">
                        <c:v>547.11800000000005</c:v>
                      </c:pt>
                      <c:pt idx="6046" formatCode="General">
                        <c:v>547.12800000000004</c:v>
                      </c:pt>
                      <c:pt idx="6047" formatCode="General">
                        <c:v>547.13800000000003</c:v>
                      </c:pt>
                      <c:pt idx="6048" formatCode="General">
                        <c:v>547.14800000000002</c:v>
                      </c:pt>
                      <c:pt idx="6049" formatCode="General">
                        <c:v>547.15800000000002</c:v>
                      </c:pt>
                      <c:pt idx="6050" formatCode="General">
                        <c:v>547.16800000000001</c:v>
                      </c:pt>
                      <c:pt idx="6051" formatCode="General">
                        <c:v>547.178</c:v>
                      </c:pt>
                      <c:pt idx="6052" formatCode="General">
                        <c:v>547.18799999999999</c:v>
                      </c:pt>
                      <c:pt idx="6053" formatCode="General">
                        <c:v>547.19799999999998</c:v>
                      </c:pt>
                      <c:pt idx="6054" formatCode="General">
                        <c:v>547.20799999999997</c:v>
                      </c:pt>
                      <c:pt idx="6055" formatCode="General">
                        <c:v>547.21799999999996</c:v>
                      </c:pt>
                      <c:pt idx="6056" formatCode="General">
                        <c:v>547.22799999999995</c:v>
                      </c:pt>
                      <c:pt idx="6057" formatCode="General">
                        <c:v>547.23800000000006</c:v>
                      </c:pt>
                      <c:pt idx="6058" formatCode="General">
                        <c:v>547.24800000000005</c:v>
                      </c:pt>
                      <c:pt idx="6059" formatCode="General">
                        <c:v>547.25800000000004</c:v>
                      </c:pt>
                      <c:pt idx="6060" formatCode="General">
                        <c:v>547.26800000000003</c:v>
                      </c:pt>
                      <c:pt idx="6061" formatCode="General">
                        <c:v>547.27800000000002</c:v>
                      </c:pt>
                      <c:pt idx="6062" formatCode="General">
                        <c:v>547.28800000000001</c:v>
                      </c:pt>
                      <c:pt idx="6063" formatCode="General">
                        <c:v>547.298</c:v>
                      </c:pt>
                      <c:pt idx="6064" formatCode="General">
                        <c:v>547.30799999999999</c:v>
                      </c:pt>
                      <c:pt idx="6065" formatCode="General">
                        <c:v>547.31799999999998</c:v>
                      </c:pt>
                      <c:pt idx="6066" formatCode="General">
                        <c:v>547.32799999999997</c:v>
                      </c:pt>
                      <c:pt idx="6067" formatCode="General">
                        <c:v>547.33799999999997</c:v>
                      </c:pt>
                      <c:pt idx="6068" formatCode="General">
                        <c:v>547.34799999999996</c:v>
                      </c:pt>
                      <c:pt idx="6069" formatCode="General">
                        <c:v>547.35799999999995</c:v>
                      </c:pt>
                      <c:pt idx="6070" formatCode="General">
                        <c:v>547.36800000000005</c:v>
                      </c:pt>
                      <c:pt idx="6071" formatCode="General">
                        <c:v>547.37800000000004</c:v>
                      </c:pt>
                      <c:pt idx="6072" formatCode="General">
                        <c:v>547.38800000000003</c:v>
                      </c:pt>
                      <c:pt idx="6073" formatCode="General">
                        <c:v>547.39800000000002</c:v>
                      </c:pt>
                      <c:pt idx="6074" formatCode="General">
                        <c:v>547.40800000000002</c:v>
                      </c:pt>
                      <c:pt idx="6075" formatCode="General">
                        <c:v>547.41800000000001</c:v>
                      </c:pt>
                      <c:pt idx="6076" formatCode="General">
                        <c:v>547.428</c:v>
                      </c:pt>
                      <c:pt idx="6077" formatCode="General">
                        <c:v>547.43799999999999</c:v>
                      </c:pt>
                      <c:pt idx="6078" formatCode="General">
                        <c:v>547.44799999999998</c:v>
                      </c:pt>
                      <c:pt idx="6079" formatCode="General">
                        <c:v>547.45799999999997</c:v>
                      </c:pt>
                      <c:pt idx="6080" formatCode="General">
                        <c:v>547.46799999999996</c:v>
                      </c:pt>
                      <c:pt idx="6081" formatCode="General">
                        <c:v>547.47799999999995</c:v>
                      </c:pt>
                      <c:pt idx="6082" formatCode="General">
                        <c:v>547.48800000000006</c:v>
                      </c:pt>
                      <c:pt idx="6083" formatCode="General">
                        <c:v>547.49800000000005</c:v>
                      </c:pt>
                      <c:pt idx="6084" formatCode="General">
                        <c:v>547.50800000000004</c:v>
                      </c:pt>
                      <c:pt idx="6085" formatCode="General">
                        <c:v>547.51800000000003</c:v>
                      </c:pt>
                      <c:pt idx="6086" formatCode="General">
                        <c:v>547.52800000000002</c:v>
                      </c:pt>
                      <c:pt idx="6087" formatCode="General">
                        <c:v>547.53800000000001</c:v>
                      </c:pt>
                      <c:pt idx="6088" formatCode="General">
                        <c:v>547.548</c:v>
                      </c:pt>
                      <c:pt idx="6089" formatCode="General">
                        <c:v>547.55799999999999</c:v>
                      </c:pt>
                      <c:pt idx="6090" formatCode="General">
                        <c:v>547.56799999999998</c:v>
                      </c:pt>
                      <c:pt idx="6091" formatCode="General">
                        <c:v>547.57799999999997</c:v>
                      </c:pt>
                      <c:pt idx="6092" formatCode="General">
                        <c:v>547.58799999999997</c:v>
                      </c:pt>
                      <c:pt idx="6093" formatCode="General">
                        <c:v>547.59799999999996</c:v>
                      </c:pt>
                      <c:pt idx="6094" formatCode="General">
                        <c:v>547.60799999999995</c:v>
                      </c:pt>
                      <c:pt idx="6095" formatCode="General">
                        <c:v>547.61800000000005</c:v>
                      </c:pt>
                      <c:pt idx="6096" formatCode="General">
                        <c:v>547.62800000000004</c:v>
                      </c:pt>
                      <c:pt idx="6097" formatCode="General">
                        <c:v>547.63800000000003</c:v>
                      </c:pt>
                      <c:pt idx="6098" formatCode="General">
                        <c:v>547.64800000000002</c:v>
                      </c:pt>
                      <c:pt idx="6099" formatCode="General">
                        <c:v>547.65800000000002</c:v>
                      </c:pt>
                      <c:pt idx="6100" formatCode="General">
                        <c:v>547.66800000000001</c:v>
                      </c:pt>
                      <c:pt idx="6101" formatCode="General">
                        <c:v>547.678</c:v>
                      </c:pt>
                      <c:pt idx="6102" formatCode="General">
                        <c:v>547.68799999999999</c:v>
                      </c:pt>
                      <c:pt idx="6103" formatCode="General">
                        <c:v>547.69799999999998</c:v>
                      </c:pt>
                      <c:pt idx="6104" formatCode="General">
                        <c:v>547.70799999999997</c:v>
                      </c:pt>
                      <c:pt idx="6105" formatCode="General">
                        <c:v>547.71799999999996</c:v>
                      </c:pt>
                      <c:pt idx="6106" formatCode="General">
                        <c:v>547.72799999999995</c:v>
                      </c:pt>
                      <c:pt idx="6107" formatCode="General">
                        <c:v>547.73800000000006</c:v>
                      </c:pt>
                      <c:pt idx="6108" formatCode="General">
                        <c:v>547.74800000000005</c:v>
                      </c:pt>
                      <c:pt idx="6109" formatCode="General">
                        <c:v>547.75800000000004</c:v>
                      </c:pt>
                      <c:pt idx="6110" formatCode="General">
                        <c:v>547.76800000000003</c:v>
                      </c:pt>
                      <c:pt idx="6111" formatCode="General">
                        <c:v>547.77800000000002</c:v>
                      </c:pt>
                      <c:pt idx="6112" formatCode="General">
                        <c:v>547.78800000000001</c:v>
                      </c:pt>
                      <c:pt idx="6113" formatCode="General">
                        <c:v>547.798</c:v>
                      </c:pt>
                      <c:pt idx="6114" formatCode="General">
                        <c:v>547.80799999999999</c:v>
                      </c:pt>
                      <c:pt idx="6115" formatCode="General">
                        <c:v>547.81799999999998</c:v>
                      </c:pt>
                      <c:pt idx="6116" formatCode="General">
                        <c:v>547.82799999999997</c:v>
                      </c:pt>
                      <c:pt idx="6117" formatCode="General">
                        <c:v>547.83799999999997</c:v>
                      </c:pt>
                      <c:pt idx="6118" formatCode="General">
                        <c:v>547.84799999999996</c:v>
                      </c:pt>
                      <c:pt idx="6119" formatCode="General">
                        <c:v>547.85799999999995</c:v>
                      </c:pt>
                      <c:pt idx="6120" formatCode="General">
                        <c:v>547.86800000000005</c:v>
                      </c:pt>
                      <c:pt idx="6121" formatCode="General">
                        <c:v>547.87800000000004</c:v>
                      </c:pt>
                      <c:pt idx="6122" formatCode="General">
                        <c:v>547.88800000000003</c:v>
                      </c:pt>
                      <c:pt idx="6123" formatCode="General">
                        <c:v>547.89800000000002</c:v>
                      </c:pt>
                      <c:pt idx="6124" formatCode="General">
                        <c:v>547.90800000000002</c:v>
                      </c:pt>
                      <c:pt idx="6125" formatCode="General">
                        <c:v>547.91800000000001</c:v>
                      </c:pt>
                      <c:pt idx="6126" formatCode="General">
                        <c:v>547.928</c:v>
                      </c:pt>
                      <c:pt idx="6127" formatCode="General">
                        <c:v>547.93799999999999</c:v>
                      </c:pt>
                      <c:pt idx="6128" formatCode="General">
                        <c:v>547.94799999999998</c:v>
                      </c:pt>
                      <c:pt idx="6129" formatCode="General">
                        <c:v>547.95799999999997</c:v>
                      </c:pt>
                      <c:pt idx="6130" formatCode="General">
                        <c:v>547.96799999999996</c:v>
                      </c:pt>
                      <c:pt idx="6131" formatCode="General">
                        <c:v>547.97799999999995</c:v>
                      </c:pt>
                      <c:pt idx="6132" formatCode="General">
                        <c:v>547.98800000000006</c:v>
                      </c:pt>
                      <c:pt idx="6133" formatCode="General">
                        <c:v>547.99800000000005</c:v>
                      </c:pt>
                      <c:pt idx="6134" formatCode="General">
                        <c:v>548.00800000000004</c:v>
                      </c:pt>
                      <c:pt idx="6135" formatCode="General">
                        <c:v>548.01800000000003</c:v>
                      </c:pt>
                      <c:pt idx="6136" formatCode="General">
                        <c:v>548.02800000000002</c:v>
                      </c:pt>
                      <c:pt idx="6137" formatCode="General">
                        <c:v>548.03800000000001</c:v>
                      </c:pt>
                      <c:pt idx="6138" formatCode="General">
                        <c:v>548.048</c:v>
                      </c:pt>
                      <c:pt idx="6139" formatCode="General">
                        <c:v>548.05799999999999</c:v>
                      </c:pt>
                      <c:pt idx="6140" formatCode="General">
                        <c:v>548.06799999999998</c:v>
                      </c:pt>
                      <c:pt idx="6141" formatCode="General">
                        <c:v>548.07799999999997</c:v>
                      </c:pt>
                      <c:pt idx="6142" formatCode="General">
                        <c:v>548.08799999999997</c:v>
                      </c:pt>
                      <c:pt idx="6143" formatCode="General">
                        <c:v>548.09799999999996</c:v>
                      </c:pt>
                      <c:pt idx="6144" formatCode="General">
                        <c:v>548.10799999999995</c:v>
                      </c:pt>
                      <c:pt idx="6145" formatCode="General">
                        <c:v>548.11800000000005</c:v>
                      </c:pt>
                      <c:pt idx="6146" formatCode="General">
                        <c:v>548.12800000000004</c:v>
                      </c:pt>
                      <c:pt idx="6147" formatCode="General">
                        <c:v>548.13800000000003</c:v>
                      </c:pt>
                      <c:pt idx="6148" formatCode="General">
                        <c:v>548.14800000000002</c:v>
                      </c:pt>
                      <c:pt idx="6149" formatCode="General">
                        <c:v>548.15800000000002</c:v>
                      </c:pt>
                      <c:pt idx="6150" formatCode="General">
                        <c:v>548.16800000000001</c:v>
                      </c:pt>
                      <c:pt idx="6151" formatCode="General">
                        <c:v>548.178</c:v>
                      </c:pt>
                      <c:pt idx="6152" formatCode="General">
                        <c:v>548.18799999999999</c:v>
                      </c:pt>
                      <c:pt idx="6153" formatCode="General">
                        <c:v>548.19799999999998</c:v>
                      </c:pt>
                      <c:pt idx="6154" formatCode="General">
                        <c:v>548.20799999999997</c:v>
                      </c:pt>
                      <c:pt idx="6155" formatCode="General">
                        <c:v>548.21799999999996</c:v>
                      </c:pt>
                      <c:pt idx="6156" formatCode="General">
                        <c:v>548.22799999999995</c:v>
                      </c:pt>
                      <c:pt idx="6157" formatCode="General">
                        <c:v>548.23800000000006</c:v>
                      </c:pt>
                      <c:pt idx="6158" formatCode="General">
                        <c:v>548.24800000000005</c:v>
                      </c:pt>
                      <c:pt idx="6159" formatCode="General">
                        <c:v>548.25800000000004</c:v>
                      </c:pt>
                      <c:pt idx="6160" formatCode="General">
                        <c:v>548.26800000000003</c:v>
                      </c:pt>
                      <c:pt idx="6161" formatCode="General">
                        <c:v>548.27800000000002</c:v>
                      </c:pt>
                      <c:pt idx="6162" formatCode="General">
                        <c:v>548.28800000000001</c:v>
                      </c:pt>
                      <c:pt idx="6163" formatCode="General">
                        <c:v>548.298</c:v>
                      </c:pt>
                      <c:pt idx="6164" formatCode="General">
                        <c:v>548.30799999999999</c:v>
                      </c:pt>
                      <c:pt idx="6165" formatCode="General">
                        <c:v>548.31799999999998</c:v>
                      </c:pt>
                      <c:pt idx="6166" formatCode="General">
                        <c:v>548.32799999999997</c:v>
                      </c:pt>
                      <c:pt idx="6167" formatCode="General">
                        <c:v>548.33799999999997</c:v>
                      </c:pt>
                      <c:pt idx="6168" formatCode="General">
                        <c:v>548.34799999999996</c:v>
                      </c:pt>
                      <c:pt idx="6169" formatCode="General">
                        <c:v>548.35799999999995</c:v>
                      </c:pt>
                      <c:pt idx="6170" formatCode="General">
                        <c:v>548.36800000000005</c:v>
                      </c:pt>
                      <c:pt idx="6171" formatCode="General">
                        <c:v>548.37800000000004</c:v>
                      </c:pt>
                      <c:pt idx="6172" formatCode="General">
                        <c:v>548.38800000000003</c:v>
                      </c:pt>
                      <c:pt idx="6173" formatCode="General">
                        <c:v>548.39800000000002</c:v>
                      </c:pt>
                      <c:pt idx="6174" formatCode="General">
                        <c:v>548.40800000000002</c:v>
                      </c:pt>
                      <c:pt idx="6175" formatCode="General">
                        <c:v>548.41800000000001</c:v>
                      </c:pt>
                      <c:pt idx="6176" formatCode="General">
                        <c:v>548.428</c:v>
                      </c:pt>
                      <c:pt idx="6177" formatCode="General">
                        <c:v>548.43799999999999</c:v>
                      </c:pt>
                      <c:pt idx="6178" formatCode="General">
                        <c:v>548.44799999999998</c:v>
                      </c:pt>
                      <c:pt idx="6179" formatCode="General">
                        <c:v>548.45799999999997</c:v>
                      </c:pt>
                      <c:pt idx="6180" formatCode="General">
                        <c:v>548.46799999999996</c:v>
                      </c:pt>
                      <c:pt idx="6181" formatCode="General">
                        <c:v>548.47799999999995</c:v>
                      </c:pt>
                      <c:pt idx="6182" formatCode="General">
                        <c:v>548.48800000000006</c:v>
                      </c:pt>
                      <c:pt idx="6183" formatCode="General">
                        <c:v>548.49800000000005</c:v>
                      </c:pt>
                      <c:pt idx="6184" formatCode="General">
                        <c:v>548.50800000000004</c:v>
                      </c:pt>
                      <c:pt idx="6185" formatCode="General">
                        <c:v>548.51800000000003</c:v>
                      </c:pt>
                      <c:pt idx="6186" formatCode="General">
                        <c:v>548.52800000000002</c:v>
                      </c:pt>
                      <c:pt idx="6187" formatCode="General">
                        <c:v>548.53800000000001</c:v>
                      </c:pt>
                      <c:pt idx="6188" formatCode="General">
                        <c:v>548.548</c:v>
                      </c:pt>
                      <c:pt idx="6189" formatCode="General">
                        <c:v>548.55799999999999</c:v>
                      </c:pt>
                      <c:pt idx="6190" formatCode="General">
                        <c:v>548.56799999999998</c:v>
                      </c:pt>
                      <c:pt idx="6191" formatCode="General">
                        <c:v>548.57799999999997</c:v>
                      </c:pt>
                      <c:pt idx="6192" formatCode="General">
                        <c:v>548.58799999999997</c:v>
                      </c:pt>
                      <c:pt idx="6193" formatCode="General">
                        <c:v>548.59799999999996</c:v>
                      </c:pt>
                      <c:pt idx="6194" formatCode="General">
                        <c:v>548.60799999999995</c:v>
                      </c:pt>
                      <c:pt idx="6195" formatCode="General">
                        <c:v>548.61800000000005</c:v>
                      </c:pt>
                      <c:pt idx="6196" formatCode="General">
                        <c:v>548.62800000000004</c:v>
                      </c:pt>
                      <c:pt idx="6197" formatCode="General">
                        <c:v>548.63800000000003</c:v>
                      </c:pt>
                      <c:pt idx="6198" formatCode="General">
                        <c:v>548.64800000000002</c:v>
                      </c:pt>
                      <c:pt idx="6199" formatCode="General">
                        <c:v>548.65800000000002</c:v>
                      </c:pt>
                      <c:pt idx="6200" formatCode="General">
                        <c:v>548.66800000000001</c:v>
                      </c:pt>
                      <c:pt idx="6201" formatCode="General">
                        <c:v>548.678</c:v>
                      </c:pt>
                      <c:pt idx="6202" formatCode="General">
                        <c:v>548.68799999999999</c:v>
                      </c:pt>
                      <c:pt idx="6203" formatCode="General">
                        <c:v>548.69799999999998</c:v>
                      </c:pt>
                      <c:pt idx="6204" formatCode="General">
                        <c:v>548.70799999999997</c:v>
                      </c:pt>
                      <c:pt idx="6205" formatCode="General">
                        <c:v>548.71799999999996</c:v>
                      </c:pt>
                      <c:pt idx="6206" formatCode="General">
                        <c:v>548.72799999999995</c:v>
                      </c:pt>
                      <c:pt idx="6207" formatCode="General">
                        <c:v>548.73800000000006</c:v>
                      </c:pt>
                      <c:pt idx="6208" formatCode="General">
                        <c:v>548.74800000000005</c:v>
                      </c:pt>
                      <c:pt idx="6209" formatCode="General">
                        <c:v>548.75800000000004</c:v>
                      </c:pt>
                      <c:pt idx="6210" formatCode="General">
                        <c:v>548.76800000000003</c:v>
                      </c:pt>
                      <c:pt idx="6211" formatCode="General">
                        <c:v>548.77800000000002</c:v>
                      </c:pt>
                      <c:pt idx="6212" formatCode="General">
                        <c:v>548.78800000000001</c:v>
                      </c:pt>
                      <c:pt idx="6213" formatCode="General">
                        <c:v>548.798</c:v>
                      </c:pt>
                      <c:pt idx="6214" formatCode="General">
                        <c:v>548.80799999999999</c:v>
                      </c:pt>
                      <c:pt idx="6215" formatCode="General">
                        <c:v>548.81799999999998</c:v>
                      </c:pt>
                      <c:pt idx="6216" formatCode="General">
                        <c:v>548.82799999999997</c:v>
                      </c:pt>
                      <c:pt idx="6217" formatCode="General">
                        <c:v>548.83799999999997</c:v>
                      </c:pt>
                      <c:pt idx="6218" formatCode="General">
                        <c:v>548.84799999999996</c:v>
                      </c:pt>
                      <c:pt idx="6219" formatCode="General">
                        <c:v>548.85799999999995</c:v>
                      </c:pt>
                      <c:pt idx="6220" formatCode="General">
                        <c:v>548.86800000000005</c:v>
                      </c:pt>
                      <c:pt idx="6221" formatCode="General">
                        <c:v>548.87800000000004</c:v>
                      </c:pt>
                      <c:pt idx="6222" formatCode="General">
                        <c:v>548.88800000000003</c:v>
                      </c:pt>
                      <c:pt idx="6223" formatCode="General">
                        <c:v>548.89800000000002</c:v>
                      </c:pt>
                      <c:pt idx="6224" formatCode="General">
                        <c:v>548.90800000000002</c:v>
                      </c:pt>
                      <c:pt idx="6225" formatCode="General">
                        <c:v>548.91800000000001</c:v>
                      </c:pt>
                      <c:pt idx="6226" formatCode="General">
                        <c:v>548.928</c:v>
                      </c:pt>
                      <c:pt idx="6227" formatCode="General">
                        <c:v>548.93799999999999</c:v>
                      </c:pt>
                      <c:pt idx="6228" formatCode="General">
                        <c:v>548.94799999999998</c:v>
                      </c:pt>
                      <c:pt idx="6229" formatCode="General">
                        <c:v>548.95799999999997</c:v>
                      </c:pt>
                      <c:pt idx="6230" formatCode="General">
                        <c:v>548.96799999999996</c:v>
                      </c:pt>
                      <c:pt idx="6231" formatCode="General">
                        <c:v>548.97799999999995</c:v>
                      </c:pt>
                      <c:pt idx="6232" formatCode="General">
                        <c:v>548.98800000000006</c:v>
                      </c:pt>
                      <c:pt idx="6233" formatCode="General">
                        <c:v>548.99800000000005</c:v>
                      </c:pt>
                      <c:pt idx="6234" formatCode="General">
                        <c:v>549.00800000000004</c:v>
                      </c:pt>
                      <c:pt idx="6235" formatCode="General">
                        <c:v>549.01800000000003</c:v>
                      </c:pt>
                      <c:pt idx="6236" formatCode="General">
                        <c:v>549.02800000000002</c:v>
                      </c:pt>
                      <c:pt idx="6237" formatCode="General">
                        <c:v>549.03800000000001</c:v>
                      </c:pt>
                      <c:pt idx="6238" formatCode="General">
                        <c:v>549.048</c:v>
                      </c:pt>
                      <c:pt idx="6239" formatCode="General">
                        <c:v>549.05799999999999</c:v>
                      </c:pt>
                      <c:pt idx="6240" formatCode="General">
                        <c:v>549.06799999999998</c:v>
                      </c:pt>
                      <c:pt idx="6241" formatCode="General">
                        <c:v>549.07799999999997</c:v>
                      </c:pt>
                      <c:pt idx="6242" formatCode="General">
                        <c:v>549.08799999999997</c:v>
                      </c:pt>
                      <c:pt idx="6243" formatCode="General">
                        <c:v>549.09799999999996</c:v>
                      </c:pt>
                      <c:pt idx="6244" formatCode="General">
                        <c:v>549.10799999999995</c:v>
                      </c:pt>
                      <c:pt idx="6245" formatCode="General">
                        <c:v>549.11800000000005</c:v>
                      </c:pt>
                      <c:pt idx="6246" formatCode="General">
                        <c:v>549.12800000000004</c:v>
                      </c:pt>
                      <c:pt idx="6247" formatCode="General">
                        <c:v>549.13800000000003</c:v>
                      </c:pt>
                      <c:pt idx="6248" formatCode="General">
                        <c:v>549.14800000000002</c:v>
                      </c:pt>
                      <c:pt idx="6249" formatCode="General">
                        <c:v>549.15800000000002</c:v>
                      </c:pt>
                      <c:pt idx="6250" formatCode="General">
                        <c:v>549.16800000000001</c:v>
                      </c:pt>
                      <c:pt idx="6251" formatCode="General">
                        <c:v>549.178</c:v>
                      </c:pt>
                      <c:pt idx="6252" formatCode="General">
                        <c:v>549.18799999999999</c:v>
                      </c:pt>
                      <c:pt idx="6253" formatCode="General">
                        <c:v>549.19799999999998</c:v>
                      </c:pt>
                      <c:pt idx="6254" formatCode="General">
                        <c:v>549.20799999999997</c:v>
                      </c:pt>
                      <c:pt idx="6255" formatCode="General">
                        <c:v>549.21799999999996</c:v>
                      </c:pt>
                      <c:pt idx="6256" formatCode="General">
                        <c:v>549.22799999999995</c:v>
                      </c:pt>
                      <c:pt idx="6257" formatCode="General">
                        <c:v>549.23800000000006</c:v>
                      </c:pt>
                      <c:pt idx="6258" formatCode="General">
                        <c:v>549.24800000000005</c:v>
                      </c:pt>
                      <c:pt idx="6259" formatCode="General">
                        <c:v>549.25800000000004</c:v>
                      </c:pt>
                      <c:pt idx="6260" formatCode="General">
                        <c:v>549.26800000000003</c:v>
                      </c:pt>
                      <c:pt idx="6261" formatCode="General">
                        <c:v>549.27800000000002</c:v>
                      </c:pt>
                      <c:pt idx="6262" formatCode="General">
                        <c:v>549.28800000000001</c:v>
                      </c:pt>
                      <c:pt idx="6263" formatCode="General">
                        <c:v>549.298</c:v>
                      </c:pt>
                      <c:pt idx="6264" formatCode="General">
                        <c:v>549.30799999999999</c:v>
                      </c:pt>
                      <c:pt idx="6265" formatCode="General">
                        <c:v>549.31799999999998</c:v>
                      </c:pt>
                      <c:pt idx="6266" formatCode="General">
                        <c:v>549.32799999999997</c:v>
                      </c:pt>
                      <c:pt idx="6267" formatCode="General">
                        <c:v>549.33799999999997</c:v>
                      </c:pt>
                      <c:pt idx="6268" formatCode="General">
                        <c:v>549.34799999999996</c:v>
                      </c:pt>
                      <c:pt idx="6269" formatCode="General">
                        <c:v>549.35799999999995</c:v>
                      </c:pt>
                      <c:pt idx="6270" formatCode="General">
                        <c:v>549.36800000000005</c:v>
                      </c:pt>
                      <c:pt idx="6271" formatCode="General">
                        <c:v>549.37800000000004</c:v>
                      </c:pt>
                      <c:pt idx="6272" formatCode="General">
                        <c:v>549.38800000000003</c:v>
                      </c:pt>
                      <c:pt idx="6273" formatCode="General">
                        <c:v>549.39800000000002</c:v>
                      </c:pt>
                      <c:pt idx="6274" formatCode="General">
                        <c:v>549.40800000000002</c:v>
                      </c:pt>
                      <c:pt idx="6275" formatCode="General">
                        <c:v>549.41800000000001</c:v>
                      </c:pt>
                      <c:pt idx="6276" formatCode="General">
                        <c:v>549.428</c:v>
                      </c:pt>
                      <c:pt idx="6277" formatCode="General">
                        <c:v>549.43799999999999</c:v>
                      </c:pt>
                      <c:pt idx="6278" formatCode="General">
                        <c:v>549.44799999999998</c:v>
                      </c:pt>
                      <c:pt idx="6279" formatCode="General">
                        <c:v>549.45799999999997</c:v>
                      </c:pt>
                      <c:pt idx="6280" formatCode="General">
                        <c:v>549.46799999999996</c:v>
                      </c:pt>
                      <c:pt idx="6281" formatCode="General">
                        <c:v>549.47799999999995</c:v>
                      </c:pt>
                      <c:pt idx="6282" formatCode="General">
                        <c:v>549.48800000000006</c:v>
                      </c:pt>
                      <c:pt idx="6283" formatCode="General">
                        <c:v>549.49800000000005</c:v>
                      </c:pt>
                      <c:pt idx="6284" formatCode="General">
                        <c:v>549.50800000000004</c:v>
                      </c:pt>
                      <c:pt idx="6285" formatCode="General">
                        <c:v>549.51800000000003</c:v>
                      </c:pt>
                      <c:pt idx="6286" formatCode="General">
                        <c:v>549.52800000000002</c:v>
                      </c:pt>
                      <c:pt idx="6287" formatCode="General">
                        <c:v>549.53800000000001</c:v>
                      </c:pt>
                      <c:pt idx="6288" formatCode="General">
                        <c:v>549.548</c:v>
                      </c:pt>
                      <c:pt idx="6289" formatCode="General">
                        <c:v>549.55799999999999</c:v>
                      </c:pt>
                      <c:pt idx="6290" formatCode="General">
                        <c:v>549.56799999999998</c:v>
                      </c:pt>
                      <c:pt idx="6291" formatCode="General">
                        <c:v>549.57799999999997</c:v>
                      </c:pt>
                      <c:pt idx="6292" formatCode="General">
                        <c:v>549.58799999999997</c:v>
                      </c:pt>
                      <c:pt idx="6293" formatCode="General">
                        <c:v>549.59799999999996</c:v>
                      </c:pt>
                      <c:pt idx="6294" formatCode="General">
                        <c:v>549.60799999999995</c:v>
                      </c:pt>
                      <c:pt idx="6295" formatCode="General">
                        <c:v>549.61800000000005</c:v>
                      </c:pt>
                      <c:pt idx="6296" formatCode="General">
                        <c:v>549.62800000000004</c:v>
                      </c:pt>
                      <c:pt idx="6297" formatCode="General">
                        <c:v>549.63800000000003</c:v>
                      </c:pt>
                      <c:pt idx="6298" formatCode="General">
                        <c:v>549.64800000000002</c:v>
                      </c:pt>
                      <c:pt idx="6299" formatCode="General">
                        <c:v>549.65800000000002</c:v>
                      </c:pt>
                      <c:pt idx="6300" formatCode="General">
                        <c:v>549.66800000000001</c:v>
                      </c:pt>
                      <c:pt idx="6301" formatCode="General">
                        <c:v>549.678</c:v>
                      </c:pt>
                      <c:pt idx="6302" formatCode="General">
                        <c:v>549.68799999999999</c:v>
                      </c:pt>
                      <c:pt idx="6303" formatCode="General">
                        <c:v>549.69799999999998</c:v>
                      </c:pt>
                      <c:pt idx="6304" formatCode="General">
                        <c:v>549.70799999999997</c:v>
                      </c:pt>
                      <c:pt idx="6305" formatCode="General">
                        <c:v>549.71799999999996</c:v>
                      </c:pt>
                      <c:pt idx="6306" formatCode="General">
                        <c:v>549.72799999999995</c:v>
                      </c:pt>
                      <c:pt idx="6307" formatCode="General">
                        <c:v>549.73800000000006</c:v>
                      </c:pt>
                      <c:pt idx="6308" formatCode="General">
                        <c:v>549.74800000000005</c:v>
                      </c:pt>
                      <c:pt idx="6309" formatCode="General">
                        <c:v>549.75800000000004</c:v>
                      </c:pt>
                      <c:pt idx="6310" formatCode="General">
                        <c:v>549.76800000000003</c:v>
                      </c:pt>
                      <c:pt idx="6311" formatCode="General">
                        <c:v>549.77800000000002</c:v>
                      </c:pt>
                      <c:pt idx="6312" formatCode="General">
                        <c:v>549.78800000000001</c:v>
                      </c:pt>
                      <c:pt idx="6313" formatCode="General">
                        <c:v>549.798</c:v>
                      </c:pt>
                      <c:pt idx="6314" formatCode="General">
                        <c:v>549.80799999999999</c:v>
                      </c:pt>
                      <c:pt idx="6315" formatCode="General">
                        <c:v>549.81799999999998</c:v>
                      </c:pt>
                      <c:pt idx="6316" formatCode="General">
                        <c:v>549.82799999999997</c:v>
                      </c:pt>
                      <c:pt idx="6317" formatCode="General">
                        <c:v>549.83799999999997</c:v>
                      </c:pt>
                      <c:pt idx="6318" formatCode="General">
                        <c:v>549.84799999999996</c:v>
                      </c:pt>
                      <c:pt idx="6319" formatCode="General">
                        <c:v>549.85799999999995</c:v>
                      </c:pt>
                      <c:pt idx="6320" formatCode="General">
                        <c:v>549.86800000000005</c:v>
                      </c:pt>
                      <c:pt idx="6321" formatCode="General">
                        <c:v>549.87800000000004</c:v>
                      </c:pt>
                      <c:pt idx="6322" formatCode="General">
                        <c:v>549.88800000000003</c:v>
                      </c:pt>
                      <c:pt idx="6323" formatCode="General">
                        <c:v>549.89800000000002</c:v>
                      </c:pt>
                      <c:pt idx="6324" formatCode="General">
                        <c:v>549.90800000000002</c:v>
                      </c:pt>
                      <c:pt idx="6325" formatCode="General">
                        <c:v>549.91800000000001</c:v>
                      </c:pt>
                      <c:pt idx="6326" formatCode="General">
                        <c:v>549.928</c:v>
                      </c:pt>
                      <c:pt idx="6327" formatCode="General">
                        <c:v>549.93799999999999</c:v>
                      </c:pt>
                      <c:pt idx="6328" formatCode="General">
                        <c:v>549.94799999999998</c:v>
                      </c:pt>
                      <c:pt idx="6329" formatCode="General">
                        <c:v>549.95799999999997</c:v>
                      </c:pt>
                      <c:pt idx="6330" formatCode="General">
                        <c:v>549.96799999999996</c:v>
                      </c:pt>
                      <c:pt idx="6331" formatCode="General">
                        <c:v>549.97799999999995</c:v>
                      </c:pt>
                      <c:pt idx="6332" formatCode="General">
                        <c:v>549.98800000000006</c:v>
                      </c:pt>
                      <c:pt idx="6333" formatCode="General">
                        <c:v>549.99800000000005</c:v>
                      </c:pt>
                      <c:pt idx="6334" formatCode="General">
                        <c:v>550.00800000000004</c:v>
                      </c:pt>
                      <c:pt idx="6335" formatCode="General">
                        <c:v>550.01800000000003</c:v>
                      </c:pt>
                      <c:pt idx="6336" formatCode="General">
                        <c:v>550.02800000000002</c:v>
                      </c:pt>
                      <c:pt idx="6337" formatCode="General">
                        <c:v>550.03800000000001</c:v>
                      </c:pt>
                      <c:pt idx="6338" formatCode="General">
                        <c:v>550.048</c:v>
                      </c:pt>
                      <c:pt idx="6339" formatCode="General">
                        <c:v>550.05799999999999</c:v>
                      </c:pt>
                      <c:pt idx="6340" formatCode="General">
                        <c:v>550.06799999999998</c:v>
                      </c:pt>
                      <c:pt idx="6341" formatCode="General">
                        <c:v>550.07799999999997</c:v>
                      </c:pt>
                      <c:pt idx="6342" formatCode="General">
                        <c:v>550.08799999999997</c:v>
                      </c:pt>
                      <c:pt idx="6343" formatCode="General">
                        <c:v>550.09799999999996</c:v>
                      </c:pt>
                      <c:pt idx="6344" formatCode="General">
                        <c:v>550.10799999999995</c:v>
                      </c:pt>
                      <c:pt idx="6345" formatCode="General">
                        <c:v>550.11800000000005</c:v>
                      </c:pt>
                      <c:pt idx="6346" formatCode="General">
                        <c:v>550.12800000000004</c:v>
                      </c:pt>
                      <c:pt idx="6347" formatCode="General">
                        <c:v>550.13800000000003</c:v>
                      </c:pt>
                      <c:pt idx="6348" formatCode="General">
                        <c:v>550.14800000000002</c:v>
                      </c:pt>
                      <c:pt idx="6349" formatCode="General">
                        <c:v>550.15800000000002</c:v>
                      </c:pt>
                      <c:pt idx="6350" formatCode="General">
                        <c:v>550.16800000000001</c:v>
                      </c:pt>
                      <c:pt idx="6351" formatCode="General">
                        <c:v>550.178</c:v>
                      </c:pt>
                      <c:pt idx="6352" formatCode="General">
                        <c:v>550.18799999999999</c:v>
                      </c:pt>
                      <c:pt idx="6353" formatCode="General">
                        <c:v>550.19799999999998</c:v>
                      </c:pt>
                      <c:pt idx="6354" formatCode="General">
                        <c:v>550.20799999999997</c:v>
                      </c:pt>
                      <c:pt idx="6355" formatCode="General">
                        <c:v>550.21799999999996</c:v>
                      </c:pt>
                      <c:pt idx="6356" formatCode="General">
                        <c:v>550.22799999999995</c:v>
                      </c:pt>
                      <c:pt idx="6357" formatCode="General">
                        <c:v>550.23800000000006</c:v>
                      </c:pt>
                      <c:pt idx="6358" formatCode="General">
                        <c:v>550.24800000000005</c:v>
                      </c:pt>
                      <c:pt idx="6359" formatCode="General">
                        <c:v>550.25800000000004</c:v>
                      </c:pt>
                      <c:pt idx="6360" formatCode="General">
                        <c:v>550.26800000000003</c:v>
                      </c:pt>
                      <c:pt idx="6361" formatCode="General">
                        <c:v>550.27800000000002</c:v>
                      </c:pt>
                      <c:pt idx="6362" formatCode="General">
                        <c:v>550.28800000000001</c:v>
                      </c:pt>
                      <c:pt idx="6363" formatCode="General">
                        <c:v>550.298</c:v>
                      </c:pt>
                      <c:pt idx="6364" formatCode="General">
                        <c:v>550.30799999999999</c:v>
                      </c:pt>
                      <c:pt idx="6365" formatCode="General">
                        <c:v>550.31799999999998</c:v>
                      </c:pt>
                      <c:pt idx="6366" formatCode="General">
                        <c:v>550.32799999999997</c:v>
                      </c:pt>
                      <c:pt idx="6367" formatCode="General">
                        <c:v>550.33799999999997</c:v>
                      </c:pt>
                      <c:pt idx="6368" formatCode="General">
                        <c:v>550.34799999999996</c:v>
                      </c:pt>
                      <c:pt idx="6369" formatCode="General">
                        <c:v>550.35799999999995</c:v>
                      </c:pt>
                      <c:pt idx="6370" formatCode="General">
                        <c:v>550.36800000000005</c:v>
                      </c:pt>
                      <c:pt idx="6371" formatCode="General">
                        <c:v>550.37800000000004</c:v>
                      </c:pt>
                      <c:pt idx="6372" formatCode="General">
                        <c:v>550.38800000000003</c:v>
                      </c:pt>
                      <c:pt idx="6373" formatCode="General">
                        <c:v>550.39800000000002</c:v>
                      </c:pt>
                      <c:pt idx="6374" formatCode="General">
                        <c:v>550.40800000000002</c:v>
                      </c:pt>
                      <c:pt idx="6375" formatCode="General">
                        <c:v>550.41800000000001</c:v>
                      </c:pt>
                      <c:pt idx="6376" formatCode="General">
                        <c:v>550.428</c:v>
                      </c:pt>
                      <c:pt idx="6377" formatCode="General">
                        <c:v>550.43799999999999</c:v>
                      </c:pt>
                      <c:pt idx="6378" formatCode="General">
                        <c:v>550.44799999999998</c:v>
                      </c:pt>
                      <c:pt idx="6379" formatCode="General">
                        <c:v>550.45799999999997</c:v>
                      </c:pt>
                      <c:pt idx="6380" formatCode="General">
                        <c:v>550.46799999999996</c:v>
                      </c:pt>
                      <c:pt idx="6381" formatCode="General">
                        <c:v>550.47799999999995</c:v>
                      </c:pt>
                      <c:pt idx="6382" formatCode="General">
                        <c:v>550.48800000000006</c:v>
                      </c:pt>
                      <c:pt idx="6383" formatCode="General">
                        <c:v>550.49800000000005</c:v>
                      </c:pt>
                      <c:pt idx="6384" formatCode="General">
                        <c:v>550.50800000000004</c:v>
                      </c:pt>
                      <c:pt idx="6385" formatCode="General">
                        <c:v>550.51800000000003</c:v>
                      </c:pt>
                      <c:pt idx="6386" formatCode="General">
                        <c:v>550.52800000000002</c:v>
                      </c:pt>
                      <c:pt idx="6387" formatCode="General">
                        <c:v>550.53800000000001</c:v>
                      </c:pt>
                      <c:pt idx="6388" formatCode="General">
                        <c:v>550.548</c:v>
                      </c:pt>
                      <c:pt idx="6389" formatCode="General">
                        <c:v>550.55799999999999</c:v>
                      </c:pt>
                      <c:pt idx="6390" formatCode="General">
                        <c:v>550.56799999999998</c:v>
                      </c:pt>
                      <c:pt idx="6391" formatCode="General">
                        <c:v>550.57799999999997</c:v>
                      </c:pt>
                      <c:pt idx="6392" formatCode="General">
                        <c:v>550.58799999999997</c:v>
                      </c:pt>
                      <c:pt idx="6393" formatCode="General">
                        <c:v>550.59799999999996</c:v>
                      </c:pt>
                      <c:pt idx="6394" formatCode="General">
                        <c:v>550.60799999999995</c:v>
                      </c:pt>
                      <c:pt idx="6395" formatCode="General">
                        <c:v>550.61800000000005</c:v>
                      </c:pt>
                      <c:pt idx="6396" formatCode="General">
                        <c:v>550.62800000000004</c:v>
                      </c:pt>
                      <c:pt idx="6397" formatCode="General">
                        <c:v>550.63800000000003</c:v>
                      </c:pt>
                      <c:pt idx="6398" formatCode="General">
                        <c:v>550.64800000000002</c:v>
                      </c:pt>
                      <c:pt idx="6399" formatCode="General">
                        <c:v>550.65800000000002</c:v>
                      </c:pt>
                      <c:pt idx="6400" formatCode="General">
                        <c:v>550.66800000000001</c:v>
                      </c:pt>
                      <c:pt idx="6401" formatCode="General">
                        <c:v>550.678</c:v>
                      </c:pt>
                      <c:pt idx="6402" formatCode="General">
                        <c:v>550.68799999999999</c:v>
                      </c:pt>
                      <c:pt idx="6403" formatCode="General">
                        <c:v>550.69799999999998</c:v>
                      </c:pt>
                      <c:pt idx="6404" formatCode="General">
                        <c:v>550.70799999999997</c:v>
                      </c:pt>
                      <c:pt idx="6405" formatCode="General">
                        <c:v>550.71799999999996</c:v>
                      </c:pt>
                      <c:pt idx="6406" formatCode="General">
                        <c:v>550.72799999999995</c:v>
                      </c:pt>
                      <c:pt idx="6407" formatCode="General">
                        <c:v>550.73800000000006</c:v>
                      </c:pt>
                      <c:pt idx="6408" formatCode="General">
                        <c:v>550.74800000000005</c:v>
                      </c:pt>
                      <c:pt idx="6409" formatCode="General">
                        <c:v>550.75800000000004</c:v>
                      </c:pt>
                      <c:pt idx="6410" formatCode="General">
                        <c:v>550.76800000000003</c:v>
                      </c:pt>
                      <c:pt idx="6411" formatCode="General">
                        <c:v>550.77800000000002</c:v>
                      </c:pt>
                      <c:pt idx="6412" formatCode="General">
                        <c:v>550.78800000000001</c:v>
                      </c:pt>
                      <c:pt idx="6413" formatCode="General">
                        <c:v>550.798</c:v>
                      </c:pt>
                      <c:pt idx="6414" formatCode="General">
                        <c:v>550.80799999999999</c:v>
                      </c:pt>
                      <c:pt idx="6415" formatCode="General">
                        <c:v>550.81799999999998</c:v>
                      </c:pt>
                      <c:pt idx="6416" formatCode="General">
                        <c:v>550.82799999999997</c:v>
                      </c:pt>
                      <c:pt idx="6417" formatCode="General">
                        <c:v>550.83799999999997</c:v>
                      </c:pt>
                      <c:pt idx="6418" formatCode="General">
                        <c:v>550.84799999999996</c:v>
                      </c:pt>
                      <c:pt idx="6419" formatCode="General">
                        <c:v>550.85799999999995</c:v>
                      </c:pt>
                      <c:pt idx="6420" formatCode="General">
                        <c:v>550.86800000000005</c:v>
                      </c:pt>
                      <c:pt idx="6421" formatCode="General">
                        <c:v>550.87800000000004</c:v>
                      </c:pt>
                      <c:pt idx="6422" formatCode="General">
                        <c:v>550.88800000000003</c:v>
                      </c:pt>
                      <c:pt idx="6423" formatCode="General">
                        <c:v>550.89800000000002</c:v>
                      </c:pt>
                      <c:pt idx="6424" formatCode="General">
                        <c:v>550.90800000000002</c:v>
                      </c:pt>
                      <c:pt idx="6425" formatCode="General">
                        <c:v>550.91800000000001</c:v>
                      </c:pt>
                      <c:pt idx="6426" formatCode="General">
                        <c:v>550.928</c:v>
                      </c:pt>
                      <c:pt idx="6427" formatCode="General">
                        <c:v>550.93799999999999</c:v>
                      </c:pt>
                      <c:pt idx="6428" formatCode="General">
                        <c:v>550.94799999999998</c:v>
                      </c:pt>
                      <c:pt idx="6429" formatCode="General">
                        <c:v>550.95799999999997</c:v>
                      </c:pt>
                      <c:pt idx="6430" formatCode="General">
                        <c:v>550.96799999999996</c:v>
                      </c:pt>
                      <c:pt idx="6431" formatCode="General">
                        <c:v>550.97799999999995</c:v>
                      </c:pt>
                      <c:pt idx="6432" formatCode="General">
                        <c:v>550.98800000000006</c:v>
                      </c:pt>
                      <c:pt idx="6433" formatCode="General">
                        <c:v>550.99800000000005</c:v>
                      </c:pt>
                      <c:pt idx="6434" formatCode="General">
                        <c:v>551.00800000000004</c:v>
                      </c:pt>
                      <c:pt idx="6435" formatCode="General">
                        <c:v>551.01800000000003</c:v>
                      </c:pt>
                      <c:pt idx="6436" formatCode="General">
                        <c:v>551.02800000000002</c:v>
                      </c:pt>
                      <c:pt idx="6437" formatCode="General">
                        <c:v>551.03800000000001</c:v>
                      </c:pt>
                      <c:pt idx="6438" formatCode="General">
                        <c:v>551.048</c:v>
                      </c:pt>
                      <c:pt idx="6439" formatCode="General">
                        <c:v>551.05799999999999</c:v>
                      </c:pt>
                      <c:pt idx="6440" formatCode="General">
                        <c:v>551.06799999999998</c:v>
                      </c:pt>
                      <c:pt idx="6441" formatCode="General">
                        <c:v>551.07799999999997</c:v>
                      </c:pt>
                      <c:pt idx="6442" formatCode="General">
                        <c:v>551.08799999999997</c:v>
                      </c:pt>
                      <c:pt idx="6443" formatCode="General">
                        <c:v>551.09799999999996</c:v>
                      </c:pt>
                      <c:pt idx="6444" formatCode="General">
                        <c:v>551.10799999999995</c:v>
                      </c:pt>
                      <c:pt idx="6445" formatCode="General">
                        <c:v>551.11800000000005</c:v>
                      </c:pt>
                      <c:pt idx="6446" formatCode="General">
                        <c:v>551.12800000000004</c:v>
                      </c:pt>
                      <c:pt idx="6447" formatCode="General">
                        <c:v>551.13800000000003</c:v>
                      </c:pt>
                      <c:pt idx="6448" formatCode="General">
                        <c:v>551.14800000000002</c:v>
                      </c:pt>
                      <c:pt idx="6449" formatCode="General">
                        <c:v>551.15800000000002</c:v>
                      </c:pt>
                      <c:pt idx="6450" formatCode="General">
                        <c:v>551.16800000000001</c:v>
                      </c:pt>
                      <c:pt idx="6451" formatCode="General">
                        <c:v>551.178</c:v>
                      </c:pt>
                      <c:pt idx="6452" formatCode="General">
                        <c:v>551.18799999999999</c:v>
                      </c:pt>
                      <c:pt idx="6453" formatCode="General">
                        <c:v>551.19799999999998</c:v>
                      </c:pt>
                      <c:pt idx="6454" formatCode="General">
                        <c:v>551.20799999999997</c:v>
                      </c:pt>
                      <c:pt idx="6455" formatCode="General">
                        <c:v>551.21799999999996</c:v>
                      </c:pt>
                      <c:pt idx="6456" formatCode="General">
                        <c:v>551.22799999999995</c:v>
                      </c:pt>
                      <c:pt idx="6457" formatCode="General">
                        <c:v>551.23800000000006</c:v>
                      </c:pt>
                      <c:pt idx="6458" formatCode="General">
                        <c:v>551.24800000000005</c:v>
                      </c:pt>
                      <c:pt idx="6459" formatCode="General">
                        <c:v>551.25800000000004</c:v>
                      </c:pt>
                      <c:pt idx="6460" formatCode="General">
                        <c:v>551.26800000000003</c:v>
                      </c:pt>
                      <c:pt idx="6461" formatCode="General">
                        <c:v>551.27800000000002</c:v>
                      </c:pt>
                      <c:pt idx="6462" formatCode="General">
                        <c:v>551.28800000000001</c:v>
                      </c:pt>
                      <c:pt idx="6463" formatCode="General">
                        <c:v>551.298</c:v>
                      </c:pt>
                      <c:pt idx="6464" formatCode="General">
                        <c:v>551.30799999999999</c:v>
                      </c:pt>
                      <c:pt idx="6465" formatCode="General">
                        <c:v>551.31799999999998</c:v>
                      </c:pt>
                      <c:pt idx="6466" formatCode="General">
                        <c:v>551.32799999999997</c:v>
                      </c:pt>
                      <c:pt idx="6467" formatCode="General">
                        <c:v>551.33799999999997</c:v>
                      </c:pt>
                      <c:pt idx="6468" formatCode="General">
                        <c:v>551.34799999999996</c:v>
                      </c:pt>
                      <c:pt idx="6469" formatCode="General">
                        <c:v>551.35799999999995</c:v>
                      </c:pt>
                      <c:pt idx="6470" formatCode="General">
                        <c:v>551.36800000000005</c:v>
                      </c:pt>
                      <c:pt idx="6471" formatCode="General">
                        <c:v>551.37800000000004</c:v>
                      </c:pt>
                      <c:pt idx="6472" formatCode="General">
                        <c:v>551.38800000000003</c:v>
                      </c:pt>
                      <c:pt idx="6473" formatCode="General">
                        <c:v>551.39800000000002</c:v>
                      </c:pt>
                      <c:pt idx="6474" formatCode="General">
                        <c:v>551.40800000000002</c:v>
                      </c:pt>
                      <c:pt idx="6475" formatCode="General">
                        <c:v>551.41800000000001</c:v>
                      </c:pt>
                      <c:pt idx="6476" formatCode="General">
                        <c:v>551.428</c:v>
                      </c:pt>
                      <c:pt idx="6477" formatCode="General">
                        <c:v>551.43799999999999</c:v>
                      </c:pt>
                      <c:pt idx="6478" formatCode="General">
                        <c:v>551.44799999999998</c:v>
                      </c:pt>
                      <c:pt idx="6479" formatCode="General">
                        <c:v>551.45799999999997</c:v>
                      </c:pt>
                      <c:pt idx="6480" formatCode="General">
                        <c:v>551.46799999999996</c:v>
                      </c:pt>
                      <c:pt idx="6481" formatCode="General">
                        <c:v>551.47799999999995</c:v>
                      </c:pt>
                      <c:pt idx="6482" formatCode="General">
                        <c:v>551.48800000000006</c:v>
                      </c:pt>
                      <c:pt idx="6483" formatCode="General">
                        <c:v>551.49800000000005</c:v>
                      </c:pt>
                      <c:pt idx="6484" formatCode="General">
                        <c:v>551.50800000000004</c:v>
                      </c:pt>
                      <c:pt idx="6485" formatCode="General">
                        <c:v>551.51800000000003</c:v>
                      </c:pt>
                      <c:pt idx="6486" formatCode="General">
                        <c:v>551.52800000000002</c:v>
                      </c:pt>
                      <c:pt idx="6487" formatCode="General">
                        <c:v>551.53800000000001</c:v>
                      </c:pt>
                      <c:pt idx="6488" formatCode="General">
                        <c:v>551.548</c:v>
                      </c:pt>
                      <c:pt idx="6489" formatCode="General">
                        <c:v>551.55799999999999</c:v>
                      </c:pt>
                      <c:pt idx="6490" formatCode="General">
                        <c:v>551.56799999999998</c:v>
                      </c:pt>
                      <c:pt idx="6491" formatCode="General">
                        <c:v>551.57799999999997</c:v>
                      </c:pt>
                      <c:pt idx="6492" formatCode="General">
                        <c:v>551.58799999999997</c:v>
                      </c:pt>
                      <c:pt idx="6493" formatCode="General">
                        <c:v>551.59799999999996</c:v>
                      </c:pt>
                      <c:pt idx="6494" formatCode="General">
                        <c:v>551.60799999999995</c:v>
                      </c:pt>
                      <c:pt idx="6495" formatCode="General">
                        <c:v>551.61800000000005</c:v>
                      </c:pt>
                      <c:pt idx="6496" formatCode="General">
                        <c:v>551.62800000000004</c:v>
                      </c:pt>
                      <c:pt idx="6497" formatCode="General">
                        <c:v>551.63800000000003</c:v>
                      </c:pt>
                      <c:pt idx="6498" formatCode="General">
                        <c:v>551.64800000000002</c:v>
                      </c:pt>
                      <c:pt idx="6499" formatCode="General">
                        <c:v>551.65800000000002</c:v>
                      </c:pt>
                      <c:pt idx="6500" formatCode="General">
                        <c:v>551.66800000000001</c:v>
                      </c:pt>
                      <c:pt idx="6501" formatCode="General">
                        <c:v>551.678</c:v>
                      </c:pt>
                      <c:pt idx="6502" formatCode="General">
                        <c:v>551.68799999999999</c:v>
                      </c:pt>
                      <c:pt idx="6503" formatCode="General">
                        <c:v>551.69799999999998</c:v>
                      </c:pt>
                      <c:pt idx="6504" formatCode="General">
                        <c:v>551.70799999999997</c:v>
                      </c:pt>
                      <c:pt idx="6505" formatCode="General">
                        <c:v>551.71799999999996</c:v>
                      </c:pt>
                      <c:pt idx="6506" formatCode="General">
                        <c:v>551.72799999999995</c:v>
                      </c:pt>
                      <c:pt idx="6507" formatCode="General">
                        <c:v>551.73800000000006</c:v>
                      </c:pt>
                      <c:pt idx="6508" formatCode="General">
                        <c:v>551.74800000000005</c:v>
                      </c:pt>
                      <c:pt idx="6509" formatCode="General">
                        <c:v>551.75800000000004</c:v>
                      </c:pt>
                      <c:pt idx="6510" formatCode="General">
                        <c:v>551.76800000000003</c:v>
                      </c:pt>
                      <c:pt idx="6511" formatCode="General">
                        <c:v>551.77800000000002</c:v>
                      </c:pt>
                      <c:pt idx="6512" formatCode="General">
                        <c:v>551.78800000000001</c:v>
                      </c:pt>
                      <c:pt idx="6513" formatCode="General">
                        <c:v>551.798</c:v>
                      </c:pt>
                      <c:pt idx="6514" formatCode="General">
                        <c:v>551.80799999999999</c:v>
                      </c:pt>
                      <c:pt idx="6515" formatCode="General">
                        <c:v>551.81799999999998</c:v>
                      </c:pt>
                      <c:pt idx="6516" formatCode="General">
                        <c:v>551.82799999999997</c:v>
                      </c:pt>
                      <c:pt idx="6517" formatCode="General">
                        <c:v>551.83799999999997</c:v>
                      </c:pt>
                      <c:pt idx="6518" formatCode="General">
                        <c:v>551.84799999999996</c:v>
                      </c:pt>
                      <c:pt idx="6519" formatCode="General">
                        <c:v>551.85799999999995</c:v>
                      </c:pt>
                      <c:pt idx="6520" formatCode="General">
                        <c:v>551.86800000000005</c:v>
                      </c:pt>
                      <c:pt idx="6521" formatCode="General">
                        <c:v>551.87800000000004</c:v>
                      </c:pt>
                      <c:pt idx="6522" formatCode="General">
                        <c:v>551.88800000000003</c:v>
                      </c:pt>
                      <c:pt idx="6523" formatCode="General">
                        <c:v>551.89800000000002</c:v>
                      </c:pt>
                      <c:pt idx="6524" formatCode="General">
                        <c:v>551.90800000000002</c:v>
                      </c:pt>
                      <c:pt idx="6525" formatCode="General">
                        <c:v>551.91800000000001</c:v>
                      </c:pt>
                      <c:pt idx="6526" formatCode="General">
                        <c:v>551.928</c:v>
                      </c:pt>
                      <c:pt idx="6527" formatCode="General">
                        <c:v>551.93799999999999</c:v>
                      </c:pt>
                      <c:pt idx="6528" formatCode="General">
                        <c:v>551.94799999999998</c:v>
                      </c:pt>
                      <c:pt idx="6529" formatCode="General">
                        <c:v>551.95799999999997</c:v>
                      </c:pt>
                      <c:pt idx="6530" formatCode="General">
                        <c:v>551.96799999999996</c:v>
                      </c:pt>
                      <c:pt idx="6531" formatCode="General">
                        <c:v>551.97799999999995</c:v>
                      </c:pt>
                      <c:pt idx="6532" formatCode="General">
                        <c:v>551.98800000000006</c:v>
                      </c:pt>
                      <c:pt idx="6533" formatCode="General">
                        <c:v>551.99800000000005</c:v>
                      </c:pt>
                      <c:pt idx="6534" formatCode="General">
                        <c:v>552.00800000000004</c:v>
                      </c:pt>
                      <c:pt idx="6535" formatCode="General">
                        <c:v>552.01800000000003</c:v>
                      </c:pt>
                      <c:pt idx="6536" formatCode="General">
                        <c:v>552.02800000000002</c:v>
                      </c:pt>
                      <c:pt idx="6537" formatCode="General">
                        <c:v>552.03800000000001</c:v>
                      </c:pt>
                      <c:pt idx="6538" formatCode="General">
                        <c:v>552.048</c:v>
                      </c:pt>
                      <c:pt idx="6539" formatCode="General">
                        <c:v>552.05799999999999</c:v>
                      </c:pt>
                      <c:pt idx="6540" formatCode="General">
                        <c:v>552.06799999999998</c:v>
                      </c:pt>
                      <c:pt idx="6541" formatCode="General">
                        <c:v>552.07799999999997</c:v>
                      </c:pt>
                      <c:pt idx="6542" formatCode="General">
                        <c:v>552.08799999999997</c:v>
                      </c:pt>
                      <c:pt idx="6543" formatCode="General">
                        <c:v>552.09799999999996</c:v>
                      </c:pt>
                      <c:pt idx="6544" formatCode="General">
                        <c:v>552.10799999999995</c:v>
                      </c:pt>
                      <c:pt idx="6545" formatCode="General">
                        <c:v>552.11800000000005</c:v>
                      </c:pt>
                      <c:pt idx="6546" formatCode="General">
                        <c:v>552.12800000000004</c:v>
                      </c:pt>
                      <c:pt idx="6547" formatCode="General">
                        <c:v>552.13800000000003</c:v>
                      </c:pt>
                      <c:pt idx="6548" formatCode="General">
                        <c:v>552.14800000000002</c:v>
                      </c:pt>
                      <c:pt idx="6549" formatCode="General">
                        <c:v>552.15800000000002</c:v>
                      </c:pt>
                      <c:pt idx="6550" formatCode="General">
                        <c:v>552.16800000000001</c:v>
                      </c:pt>
                      <c:pt idx="6551" formatCode="General">
                        <c:v>552.178</c:v>
                      </c:pt>
                      <c:pt idx="6552" formatCode="General">
                        <c:v>552.18799999999999</c:v>
                      </c:pt>
                      <c:pt idx="6553" formatCode="General">
                        <c:v>552.19799999999998</c:v>
                      </c:pt>
                      <c:pt idx="6554" formatCode="General">
                        <c:v>552.20799999999997</c:v>
                      </c:pt>
                      <c:pt idx="6555" formatCode="General">
                        <c:v>552.21799999999996</c:v>
                      </c:pt>
                      <c:pt idx="6556" formatCode="General">
                        <c:v>552.22799999999995</c:v>
                      </c:pt>
                      <c:pt idx="6557" formatCode="General">
                        <c:v>552.23800000000006</c:v>
                      </c:pt>
                      <c:pt idx="6558" formatCode="General">
                        <c:v>552.24800000000005</c:v>
                      </c:pt>
                      <c:pt idx="6559" formatCode="General">
                        <c:v>552.25800000000004</c:v>
                      </c:pt>
                      <c:pt idx="6560" formatCode="General">
                        <c:v>552.26800000000003</c:v>
                      </c:pt>
                      <c:pt idx="6561" formatCode="General">
                        <c:v>552.27800000000002</c:v>
                      </c:pt>
                      <c:pt idx="6562" formatCode="General">
                        <c:v>552.28800000000001</c:v>
                      </c:pt>
                      <c:pt idx="6563" formatCode="General">
                        <c:v>552.298</c:v>
                      </c:pt>
                      <c:pt idx="6564" formatCode="General">
                        <c:v>552.30799999999999</c:v>
                      </c:pt>
                      <c:pt idx="6565" formatCode="General">
                        <c:v>552.31799999999998</c:v>
                      </c:pt>
                      <c:pt idx="6566" formatCode="General">
                        <c:v>552.32799999999997</c:v>
                      </c:pt>
                      <c:pt idx="6567" formatCode="General">
                        <c:v>552.33799999999997</c:v>
                      </c:pt>
                      <c:pt idx="6568" formatCode="General">
                        <c:v>552.34799999999996</c:v>
                      </c:pt>
                      <c:pt idx="6569" formatCode="General">
                        <c:v>552.35799999999995</c:v>
                      </c:pt>
                      <c:pt idx="6570" formatCode="General">
                        <c:v>552.36800000000005</c:v>
                      </c:pt>
                      <c:pt idx="6571" formatCode="General">
                        <c:v>552.37800000000004</c:v>
                      </c:pt>
                      <c:pt idx="6572" formatCode="General">
                        <c:v>552.38800000000003</c:v>
                      </c:pt>
                      <c:pt idx="6573" formatCode="General">
                        <c:v>552.39800000000002</c:v>
                      </c:pt>
                      <c:pt idx="6574" formatCode="General">
                        <c:v>552.40800000000002</c:v>
                      </c:pt>
                      <c:pt idx="6575" formatCode="General">
                        <c:v>552.41800000000001</c:v>
                      </c:pt>
                      <c:pt idx="6576" formatCode="General">
                        <c:v>552.428</c:v>
                      </c:pt>
                      <c:pt idx="6577" formatCode="General">
                        <c:v>552.43799999999999</c:v>
                      </c:pt>
                      <c:pt idx="6578" formatCode="General">
                        <c:v>552.44799999999998</c:v>
                      </c:pt>
                      <c:pt idx="6579" formatCode="General">
                        <c:v>552.45799999999997</c:v>
                      </c:pt>
                      <c:pt idx="6580" formatCode="General">
                        <c:v>552.46799999999996</c:v>
                      </c:pt>
                      <c:pt idx="6581" formatCode="General">
                        <c:v>552.47799999999995</c:v>
                      </c:pt>
                      <c:pt idx="6582" formatCode="General">
                        <c:v>552.48800000000006</c:v>
                      </c:pt>
                      <c:pt idx="6583" formatCode="General">
                        <c:v>552.49800000000005</c:v>
                      </c:pt>
                      <c:pt idx="6584" formatCode="General">
                        <c:v>552.50800000000004</c:v>
                      </c:pt>
                      <c:pt idx="6585" formatCode="General">
                        <c:v>552.51800000000003</c:v>
                      </c:pt>
                      <c:pt idx="6586" formatCode="General">
                        <c:v>552.52800000000002</c:v>
                      </c:pt>
                      <c:pt idx="6587" formatCode="General">
                        <c:v>552.53800000000001</c:v>
                      </c:pt>
                      <c:pt idx="6588" formatCode="General">
                        <c:v>552.548</c:v>
                      </c:pt>
                      <c:pt idx="6589" formatCode="General">
                        <c:v>552.55799999999999</c:v>
                      </c:pt>
                      <c:pt idx="6590" formatCode="General">
                        <c:v>552.56799999999998</c:v>
                      </c:pt>
                      <c:pt idx="6591" formatCode="General">
                        <c:v>552.57799999999997</c:v>
                      </c:pt>
                      <c:pt idx="6592" formatCode="General">
                        <c:v>552.58799999999997</c:v>
                      </c:pt>
                      <c:pt idx="6593" formatCode="General">
                        <c:v>552.59799999999996</c:v>
                      </c:pt>
                      <c:pt idx="6594" formatCode="General">
                        <c:v>552.60799999999995</c:v>
                      </c:pt>
                      <c:pt idx="6595" formatCode="General">
                        <c:v>552.61800000000005</c:v>
                      </c:pt>
                      <c:pt idx="6596" formatCode="General">
                        <c:v>552.62800000000004</c:v>
                      </c:pt>
                      <c:pt idx="6597" formatCode="General">
                        <c:v>552.63800000000003</c:v>
                      </c:pt>
                      <c:pt idx="6598" formatCode="General">
                        <c:v>552.64800000000002</c:v>
                      </c:pt>
                      <c:pt idx="6599" formatCode="General">
                        <c:v>552.65800000000002</c:v>
                      </c:pt>
                      <c:pt idx="6600" formatCode="General">
                        <c:v>552.66800000000001</c:v>
                      </c:pt>
                      <c:pt idx="6601" formatCode="General">
                        <c:v>552.678</c:v>
                      </c:pt>
                      <c:pt idx="6602" formatCode="General">
                        <c:v>552.68799999999999</c:v>
                      </c:pt>
                      <c:pt idx="6603" formatCode="General">
                        <c:v>552.69799999999998</c:v>
                      </c:pt>
                      <c:pt idx="6604" formatCode="General">
                        <c:v>552.70799999999997</c:v>
                      </c:pt>
                      <c:pt idx="6605" formatCode="General">
                        <c:v>552.71799999999996</c:v>
                      </c:pt>
                      <c:pt idx="6606" formatCode="General">
                        <c:v>552.72799999999995</c:v>
                      </c:pt>
                      <c:pt idx="6607" formatCode="General">
                        <c:v>552.73800000000006</c:v>
                      </c:pt>
                      <c:pt idx="6608" formatCode="General">
                        <c:v>552.74800000000005</c:v>
                      </c:pt>
                      <c:pt idx="6609" formatCode="General">
                        <c:v>552.75800000000004</c:v>
                      </c:pt>
                      <c:pt idx="6610" formatCode="General">
                        <c:v>552.76800000000003</c:v>
                      </c:pt>
                      <c:pt idx="6611" formatCode="General">
                        <c:v>552.77800000000002</c:v>
                      </c:pt>
                      <c:pt idx="6612" formatCode="General">
                        <c:v>552.78800000000001</c:v>
                      </c:pt>
                      <c:pt idx="6613" formatCode="General">
                        <c:v>552.798</c:v>
                      </c:pt>
                      <c:pt idx="6614" formatCode="General">
                        <c:v>552.80799999999999</c:v>
                      </c:pt>
                      <c:pt idx="6615" formatCode="General">
                        <c:v>552.81799999999998</c:v>
                      </c:pt>
                      <c:pt idx="6616" formatCode="General">
                        <c:v>552.82799999999997</c:v>
                      </c:pt>
                      <c:pt idx="6617" formatCode="General">
                        <c:v>552.83799999999997</c:v>
                      </c:pt>
                      <c:pt idx="6618" formatCode="General">
                        <c:v>552.84799999999996</c:v>
                      </c:pt>
                      <c:pt idx="6619" formatCode="General">
                        <c:v>552.85799999999995</c:v>
                      </c:pt>
                      <c:pt idx="6620" formatCode="General">
                        <c:v>552.86800000000005</c:v>
                      </c:pt>
                      <c:pt idx="6621" formatCode="General">
                        <c:v>552.87800000000004</c:v>
                      </c:pt>
                      <c:pt idx="6622" formatCode="General">
                        <c:v>552.88800000000003</c:v>
                      </c:pt>
                      <c:pt idx="6623" formatCode="General">
                        <c:v>552.89800000000002</c:v>
                      </c:pt>
                      <c:pt idx="6624" formatCode="General">
                        <c:v>552.90800000000002</c:v>
                      </c:pt>
                      <c:pt idx="6625" formatCode="General">
                        <c:v>552.91800000000001</c:v>
                      </c:pt>
                      <c:pt idx="6626" formatCode="General">
                        <c:v>552.928</c:v>
                      </c:pt>
                      <c:pt idx="6627" formatCode="General">
                        <c:v>552.93799999999999</c:v>
                      </c:pt>
                      <c:pt idx="6628" formatCode="General">
                        <c:v>552.94399999999996</c:v>
                      </c:pt>
                      <c:pt idx="6629" formatCode="General">
                        <c:v>552.94399999999996</c:v>
                      </c:pt>
                      <c:pt idx="6630" formatCode="General">
                        <c:v>553.94399999999996</c:v>
                      </c:pt>
                      <c:pt idx="6631" formatCode="General">
                        <c:v>554.94399999999996</c:v>
                      </c:pt>
                      <c:pt idx="6632" formatCode="General">
                        <c:v>555.94399999999996</c:v>
                      </c:pt>
                      <c:pt idx="6633" formatCode="General">
                        <c:v>556.94399999999996</c:v>
                      </c:pt>
                      <c:pt idx="6634" formatCode="General">
                        <c:v>557.94399999999996</c:v>
                      </c:pt>
                      <c:pt idx="6635" formatCode="General">
                        <c:v>558.94399999999996</c:v>
                      </c:pt>
                      <c:pt idx="6636" formatCode="General">
                        <c:v>559.94399999999996</c:v>
                      </c:pt>
                      <c:pt idx="6637" formatCode="General">
                        <c:v>560.94399999999996</c:v>
                      </c:pt>
                      <c:pt idx="6638" formatCode="General">
                        <c:v>561.94399999999996</c:v>
                      </c:pt>
                      <c:pt idx="6639" formatCode="General">
                        <c:v>562.94399999999996</c:v>
                      </c:pt>
                      <c:pt idx="6640" formatCode="General">
                        <c:v>563.94399999999996</c:v>
                      </c:pt>
                      <c:pt idx="6641" formatCode="General">
                        <c:v>564.94399999999996</c:v>
                      </c:pt>
                      <c:pt idx="6642" formatCode="General">
                        <c:v>565.94399999999996</c:v>
                      </c:pt>
                      <c:pt idx="6643" formatCode="General">
                        <c:v>566.94399999999996</c:v>
                      </c:pt>
                      <c:pt idx="6644" formatCode="General">
                        <c:v>567.94399999999996</c:v>
                      </c:pt>
                      <c:pt idx="6645" formatCode="General">
                        <c:v>568.94399999999996</c:v>
                      </c:pt>
                      <c:pt idx="6646" formatCode="General">
                        <c:v>569.94399999999996</c:v>
                      </c:pt>
                      <c:pt idx="6647" formatCode="General">
                        <c:v>570.94399999999996</c:v>
                      </c:pt>
                      <c:pt idx="6648" formatCode="General">
                        <c:v>571.94399999999996</c:v>
                      </c:pt>
                      <c:pt idx="6649" formatCode="General">
                        <c:v>572.94399999999996</c:v>
                      </c:pt>
                      <c:pt idx="6650" formatCode="General">
                        <c:v>573.94399999999996</c:v>
                      </c:pt>
                      <c:pt idx="6651" formatCode="General">
                        <c:v>574.94399999999996</c:v>
                      </c:pt>
                      <c:pt idx="6652" formatCode="General">
                        <c:v>575.94399999999996</c:v>
                      </c:pt>
                      <c:pt idx="6653" formatCode="General">
                        <c:v>576.94399999999996</c:v>
                      </c:pt>
                      <c:pt idx="6654" formatCode="General">
                        <c:v>577.94399999999996</c:v>
                      </c:pt>
                      <c:pt idx="6655" formatCode="General">
                        <c:v>578.94399999999996</c:v>
                      </c:pt>
                      <c:pt idx="6656" formatCode="General">
                        <c:v>579.94399999999996</c:v>
                      </c:pt>
                      <c:pt idx="6657" formatCode="General">
                        <c:v>580.94399999999996</c:v>
                      </c:pt>
                      <c:pt idx="6658" formatCode="General">
                        <c:v>581.94399999999996</c:v>
                      </c:pt>
                      <c:pt idx="6659" formatCode="General">
                        <c:v>582.94399999999996</c:v>
                      </c:pt>
                      <c:pt idx="6660" formatCode="General">
                        <c:v>583.94399999999996</c:v>
                      </c:pt>
                      <c:pt idx="6661" formatCode="General">
                        <c:v>584.94399999999996</c:v>
                      </c:pt>
                      <c:pt idx="6662" formatCode="General">
                        <c:v>585.94399999999996</c:v>
                      </c:pt>
                      <c:pt idx="6663" formatCode="General">
                        <c:v>586.94399999999996</c:v>
                      </c:pt>
                      <c:pt idx="6664" formatCode="General">
                        <c:v>587.94399999999996</c:v>
                      </c:pt>
                      <c:pt idx="6665" formatCode="General">
                        <c:v>588.94399999999996</c:v>
                      </c:pt>
                      <c:pt idx="6666" formatCode="General">
                        <c:v>589.94399999999996</c:v>
                      </c:pt>
                      <c:pt idx="6667" formatCode="General">
                        <c:v>590.94399999999996</c:v>
                      </c:pt>
                      <c:pt idx="6668" formatCode="General">
                        <c:v>591.94399999999996</c:v>
                      </c:pt>
                      <c:pt idx="6669" formatCode="General">
                        <c:v>592.94399999999996</c:v>
                      </c:pt>
                      <c:pt idx="6670" formatCode="General">
                        <c:v>593.94399999999996</c:v>
                      </c:pt>
                      <c:pt idx="6671" formatCode="General">
                        <c:v>594.94399999999996</c:v>
                      </c:pt>
                      <c:pt idx="6672" formatCode="General">
                        <c:v>595.94399999999996</c:v>
                      </c:pt>
                      <c:pt idx="6673" formatCode="General">
                        <c:v>596.94399999999996</c:v>
                      </c:pt>
                      <c:pt idx="6674" formatCode="General">
                        <c:v>597.94399999999996</c:v>
                      </c:pt>
                      <c:pt idx="6675" formatCode="General">
                        <c:v>598.94399999999996</c:v>
                      </c:pt>
                      <c:pt idx="6676" formatCode="General">
                        <c:v>599.94399999999996</c:v>
                      </c:pt>
                      <c:pt idx="6677" formatCode="General">
                        <c:v>600.94399999999996</c:v>
                      </c:pt>
                      <c:pt idx="6678" formatCode="General">
                        <c:v>601.94399999999996</c:v>
                      </c:pt>
                      <c:pt idx="6679" formatCode="General">
                        <c:v>602.94399999999996</c:v>
                      </c:pt>
                      <c:pt idx="6680" formatCode="General">
                        <c:v>603.94399999999996</c:v>
                      </c:pt>
                      <c:pt idx="6681" formatCode="General">
                        <c:v>604.94399999999996</c:v>
                      </c:pt>
                      <c:pt idx="6682" formatCode="General">
                        <c:v>605.94399999999996</c:v>
                      </c:pt>
                      <c:pt idx="6683" formatCode="General">
                        <c:v>606.94399999999996</c:v>
                      </c:pt>
                      <c:pt idx="6684" formatCode="General">
                        <c:v>607.94399999999996</c:v>
                      </c:pt>
                      <c:pt idx="6685" formatCode="General">
                        <c:v>608.94399999999996</c:v>
                      </c:pt>
                      <c:pt idx="6686" formatCode="General">
                        <c:v>609.94399999999996</c:v>
                      </c:pt>
                      <c:pt idx="6687" formatCode="General">
                        <c:v>610.94399999999996</c:v>
                      </c:pt>
                      <c:pt idx="6688" formatCode="General">
                        <c:v>611.94399999999996</c:v>
                      </c:pt>
                      <c:pt idx="6689" formatCode="General">
                        <c:v>612.94399999999996</c:v>
                      </c:pt>
                      <c:pt idx="6690" formatCode="General">
                        <c:v>613.94399999999996</c:v>
                      </c:pt>
                      <c:pt idx="6691" formatCode="General">
                        <c:v>614.94399999999996</c:v>
                      </c:pt>
                      <c:pt idx="6692" formatCode="General">
                        <c:v>615.94399999999996</c:v>
                      </c:pt>
                      <c:pt idx="6693" formatCode="General">
                        <c:v>616.94399999999996</c:v>
                      </c:pt>
                      <c:pt idx="6694" formatCode="General">
                        <c:v>617.94399999999996</c:v>
                      </c:pt>
                      <c:pt idx="6695" formatCode="General">
                        <c:v>618.94399999999996</c:v>
                      </c:pt>
                      <c:pt idx="6696" formatCode="General">
                        <c:v>619.94399999999996</c:v>
                      </c:pt>
                      <c:pt idx="6697" formatCode="General">
                        <c:v>620.94399999999996</c:v>
                      </c:pt>
                      <c:pt idx="6698" formatCode="General">
                        <c:v>621.94399999999996</c:v>
                      </c:pt>
                      <c:pt idx="6699" formatCode="General">
                        <c:v>622.94399999999996</c:v>
                      </c:pt>
                      <c:pt idx="6700" formatCode="General">
                        <c:v>623.15899999999999</c:v>
                      </c:pt>
                      <c:pt idx="6701" formatCode="General">
                        <c:v>623.15899999999999</c:v>
                      </c:pt>
                      <c:pt idx="6702" formatCode="General">
                        <c:v>623.16899999999998</c:v>
                      </c:pt>
                      <c:pt idx="6703" formatCode="General">
                        <c:v>623.17899999999997</c:v>
                      </c:pt>
                      <c:pt idx="6704" formatCode="General">
                        <c:v>623.18899999999996</c:v>
                      </c:pt>
                      <c:pt idx="6705" formatCode="General">
                        <c:v>623.19899999999996</c:v>
                      </c:pt>
                      <c:pt idx="6706" formatCode="General">
                        <c:v>623.20899999999995</c:v>
                      </c:pt>
                      <c:pt idx="6707" formatCode="General">
                        <c:v>623.21900000000005</c:v>
                      </c:pt>
                      <c:pt idx="6708" formatCode="General">
                        <c:v>623.22900000000004</c:v>
                      </c:pt>
                      <c:pt idx="6709" formatCode="General">
                        <c:v>623.23900000000003</c:v>
                      </c:pt>
                      <c:pt idx="6710" formatCode="General">
                        <c:v>623.24900000000002</c:v>
                      </c:pt>
                      <c:pt idx="6711" formatCode="General">
                        <c:v>623.25900000000001</c:v>
                      </c:pt>
                      <c:pt idx="6712" formatCode="General">
                        <c:v>623.26900000000001</c:v>
                      </c:pt>
                      <c:pt idx="6713" formatCode="General">
                        <c:v>623.279</c:v>
                      </c:pt>
                      <c:pt idx="6714" formatCode="General">
                        <c:v>623.28899999999999</c:v>
                      </c:pt>
                      <c:pt idx="6715" formatCode="General">
                        <c:v>623.29899999999998</c:v>
                      </c:pt>
                      <c:pt idx="6716" formatCode="General">
                        <c:v>623.30899999999997</c:v>
                      </c:pt>
                      <c:pt idx="6717" formatCode="General">
                        <c:v>623.31899999999996</c:v>
                      </c:pt>
                      <c:pt idx="6718" formatCode="General">
                        <c:v>623.32899999999995</c:v>
                      </c:pt>
                      <c:pt idx="6719" formatCode="General">
                        <c:v>623.33900000000006</c:v>
                      </c:pt>
                      <c:pt idx="6720" formatCode="General">
                        <c:v>623.34900000000005</c:v>
                      </c:pt>
                      <c:pt idx="6721" formatCode="General">
                        <c:v>623.35900000000004</c:v>
                      </c:pt>
                      <c:pt idx="6722" formatCode="General">
                        <c:v>623.36900000000003</c:v>
                      </c:pt>
                      <c:pt idx="6723" formatCode="General">
                        <c:v>623.37900000000002</c:v>
                      </c:pt>
                      <c:pt idx="6724" formatCode="General">
                        <c:v>623.38900000000001</c:v>
                      </c:pt>
                      <c:pt idx="6725" formatCode="General">
                        <c:v>623.399</c:v>
                      </c:pt>
                      <c:pt idx="6726" formatCode="General">
                        <c:v>623.40899999999999</c:v>
                      </c:pt>
                      <c:pt idx="6727" formatCode="General">
                        <c:v>623.41899999999998</c:v>
                      </c:pt>
                      <c:pt idx="6728" formatCode="General">
                        <c:v>623.42899999999997</c:v>
                      </c:pt>
                      <c:pt idx="6729" formatCode="General">
                        <c:v>623.43899999999996</c:v>
                      </c:pt>
                      <c:pt idx="6730" formatCode="General">
                        <c:v>623.44899999999996</c:v>
                      </c:pt>
                      <c:pt idx="6731" formatCode="General">
                        <c:v>623.45899999999995</c:v>
                      </c:pt>
                      <c:pt idx="6732" formatCode="General">
                        <c:v>623.46900000000005</c:v>
                      </c:pt>
                      <c:pt idx="6733" formatCode="General">
                        <c:v>623.47900000000004</c:v>
                      </c:pt>
                      <c:pt idx="6734" formatCode="General">
                        <c:v>623.48900000000003</c:v>
                      </c:pt>
                      <c:pt idx="6735" formatCode="General">
                        <c:v>623.49900000000002</c:v>
                      </c:pt>
                      <c:pt idx="6736" formatCode="General">
                        <c:v>623.50900000000001</c:v>
                      </c:pt>
                      <c:pt idx="6737" formatCode="General">
                        <c:v>623.51900000000001</c:v>
                      </c:pt>
                      <c:pt idx="6738" formatCode="General">
                        <c:v>623.529</c:v>
                      </c:pt>
                      <c:pt idx="6739" formatCode="General">
                        <c:v>623.53899999999999</c:v>
                      </c:pt>
                      <c:pt idx="6740" formatCode="General">
                        <c:v>623.54899999999998</c:v>
                      </c:pt>
                      <c:pt idx="6741" formatCode="General">
                        <c:v>623.55899999999997</c:v>
                      </c:pt>
                      <c:pt idx="6742" formatCode="General">
                        <c:v>623.56899999999996</c:v>
                      </c:pt>
                      <c:pt idx="6743" formatCode="General">
                        <c:v>623.57899999999995</c:v>
                      </c:pt>
                      <c:pt idx="6744" formatCode="General">
                        <c:v>623.58900000000006</c:v>
                      </c:pt>
                      <c:pt idx="6745" formatCode="General">
                        <c:v>623.59900000000005</c:v>
                      </c:pt>
                      <c:pt idx="6746" formatCode="General">
                        <c:v>623.60900000000004</c:v>
                      </c:pt>
                      <c:pt idx="6747" formatCode="General">
                        <c:v>623.61900000000003</c:v>
                      </c:pt>
                      <c:pt idx="6748" formatCode="General">
                        <c:v>623.62900000000002</c:v>
                      </c:pt>
                      <c:pt idx="6749" formatCode="General">
                        <c:v>623.63900000000001</c:v>
                      </c:pt>
                      <c:pt idx="6750" formatCode="General">
                        <c:v>623.649</c:v>
                      </c:pt>
                      <c:pt idx="6751" formatCode="General">
                        <c:v>623.65899999999999</c:v>
                      </c:pt>
                      <c:pt idx="6752" formatCode="General">
                        <c:v>623.66899999999998</c:v>
                      </c:pt>
                      <c:pt idx="6753" formatCode="General">
                        <c:v>623.67899999999997</c:v>
                      </c:pt>
                      <c:pt idx="6754" formatCode="General">
                        <c:v>623.68899999999996</c:v>
                      </c:pt>
                      <c:pt idx="6755" formatCode="General">
                        <c:v>623.69899999999996</c:v>
                      </c:pt>
                      <c:pt idx="6756" formatCode="General">
                        <c:v>623.70899999999995</c:v>
                      </c:pt>
                      <c:pt idx="6757" formatCode="General">
                        <c:v>623.71900000000005</c:v>
                      </c:pt>
                      <c:pt idx="6758" formatCode="General">
                        <c:v>623.72900000000004</c:v>
                      </c:pt>
                      <c:pt idx="6759" formatCode="General">
                        <c:v>623.73900000000003</c:v>
                      </c:pt>
                      <c:pt idx="6760" formatCode="General">
                        <c:v>623.74900000000002</c:v>
                      </c:pt>
                      <c:pt idx="6761" formatCode="General">
                        <c:v>623.75900000000001</c:v>
                      </c:pt>
                      <c:pt idx="6762" formatCode="General">
                        <c:v>623.76900000000001</c:v>
                      </c:pt>
                      <c:pt idx="6763" formatCode="General">
                        <c:v>623.779</c:v>
                      </c:pt>
                      <c:pt idx="6764" formatCode="General">
                        <c:v>623.78899999999999</c:v>
                      </c:pt>
                      <c:pt idx="6765" formatCode="General">
                        <c:v>623.79899999999998</c:v>
                      </c:pt>
                      <c:pt idx="6766" formatCode="General">
                        <c:v>623.80899999999997</c:v>
                      </c:pt>
                      <c:pt idx="6767" formatCode="General">
                        <c:v>623.81899999999996</c:v>
                      </c:pt>
                      <c:pt idx="6768" formatCode="General">
                        <c:v>623.82899999999995</c:v>
                      </c:pt>
                      <c:pt idx="6769" formatCode="General">
                        <c:v>623.83900000000006</c:v>
                      </c:pt>
                      <c:pt idx="6770" formatCode="General">
                        <c:v>623.84900000000005</c:v>
                      </c:pt>
                      <c:pt idx="6771" formatCode="General">
                        <c:v>623.85900000000004</c:v>
                      </c:pt>
                      <c:pt idx="6772" formatCode="General">
                        <c:v>623.86900000000003</c:v>
                      </c:pt>
                      <c:pt idx="6773" formatCode="General">
                        <c:v>623.87900000000002</c:v>
                      </c:pt>
                      <c:pt idx="6774" formatCode="General">
                        <c:v>623.88900000000001</c:v>
                      </c:pt>
                      <c:pt idx="6775" formatCode="General">
                        <c:v>623.899</c:v>
                      </c:pt>
                      <c:pt idx="6776" formatCode="General">
                        <c:v>623.90899999999999</c:v>
                      </c:pt>
                      <c:pt idx="6777" formatCode="General">
                        <c:v>623.91899999999998</c:v>
                      </c:pt>
                      <c:pt idx="6778" formatCode="General">
                        <c:v>623.92899999999997</c:v>
                      </c:pt>
                      <c:pt idx="6779" formatCode="General">
                        <c:v>623.93899999999996</c:v>
                      </c:pt>
                      <c:pt idx="6780" formatCode="General">
                        <c:v>623.94899999999996</c:v>
                      </c:pt>
                      <c:pt idx="6781" formatCode="General">
                        <c:v>623.95899999999995</c:v>
                      </c:pt>
                      <c:pt idx="6782" formatCode="General">
                        <c:v>623.96900000000005</c:v>
                      </c:pt>
                      <c:pt idx="6783" formatCode="General">
                        <c:v>623.97900000000004</c:v>
                      </c:pt>
                      <c:pt idx="6784" formatCode="General">
                        <c:v>623.98900000000003</c:v>
                      </c:pt>
                      <c:pt idx="6785" formatCode="General">
                        <c:v>623.99900000000002</c:v>
                      </c:pt>
                      <c:pt idx="6786" formatCode="General">
                        <c:v>624.00900000000001</c:v>
                      </c:pt>
                      <c:pt idx="6787" formatCode="General">
                        <c:v>624.01900000000001</c:v>
                      </c:pt>
                      <c:pt idx="6788" formatCode="General">
                        <c:v>624.029</c:v>
                      </c:pt>
                      <c:pt idx="6789" formatCode="General">
                        <c:v>624.03899999999999</c:v>
                      </c:pt>
                      <c:pt idx="6790" formatCode="General">
                        <c:v>624.04899999999998</c:v>
                      </c:pt>
                      <c:pt idx="6791" formatCode="General">
                        <c:v>624.05899999999997</c:v>
                      </c:pt>
                      <c:pt idx="6792" formatCode="General">
                        <c:v>624.06899999999996</c:v>
                      </c:pt>
                      <c:pt idx="6793" formatCode="General">
                        <c:v>624.07899999999995</c:v>
                      </c:pt>
                      <c:pt idx="6794" formatCode="General">
                        <c:v>624.08900000000006</c:v>
                      </c:pt>
                      <c:pt idx="6795" formatCode="General">
                        <c:v>624.09900000000005</c:v>
                      </c:pt>
                      <c:pt idx="6796" formatCode="General">
                        <c:v>624.10900000000004</c:v>
                      </c:pt>
                      <c:pt idx="6797" formatCode="General">
                        <c:v>624.11900000000003</c:v>
                      </c:pt>
                      <c:pt idx="6798" formatCode="General">
                        <c:v>624.12900000000002</c:v>
                      </c:pt>
                      <c:pt idx="6799" formatCode="General">
                        <c:v>624.13900000000001</c:v>
                      </c:pt>
                      <c:pt idx="6800" formatCode="General">
                        <c:v>624.149</c:v>
                      </c:pt>
                      <c:pt idx="6801" formatCode="General">
                        <c:v>624.15899999999999</c:v>
                      </c:pt>
                      <c:pt idx="6802" formatCode="General">
                        <c:v>624.16899999999998</c:v>
                      </c:pt>
                      <c:pt idx="6803" formatCode="General">
                        <c:v>624.17899999999997</c:v>
                      </c:pt>
                      <c:pt idx="6804" formatCode="General">
                        <c:v>624.18899999999996</c:v>
                      </c:pt>
                      <c:pt idx="6805" formatCode="General">
                        <c:v>624.19899999999996</c:v>
                      </c:pt>
                      <c:pt idx="6806" formatCode="General">
                        <c:v>624.20899999999995</c:v>
                      </c:pt>
                      <c:pt idx="6807" formatCode="General">
                        <c:v>624.21900000000005</c:v>
                      </c:pt>
                      <c:pt idx="6808" formatCode="General">
                        <c:v>624.22900000000004</c:v>
                      </c:pt>
                      <c:pt idx="6809" formatCode="General">
                        <c:v>624.23900000000003</c:v>
                      </c:pt>
                      <c:pt idx="6810" formatCode="General">
                        <c:v>624.24900000000002</c:v>
                      </c:pt>
                      <c:pt idx="6811" formatCode="General">
                        <c:v>624.25900000000001</c:v>
                      </c:pt>
                      <c:pt idx="6812" formatCode="General">
                        <c:v>624.26900000000001</c:v>
                      </c:pt>
                      <c:pt idx="6813" formatCode="General">
                        <c:v>624.279</c:v>
                      </c:pt>
                      <c:pt idx="6814" formatCode="General">
                        <c:v>624.28899999999999</c:v>
                      </c:pt>
                      <c:pt idx="6815" formatCode="General">
                        <c:v>624.29899999999998</c:v>
                      </c:pt>
                      <c:pt idx="6816" formatCode="General">
                        <c:v>624.30899999999997</c:v>
                      </c:pt>
                      <c:pt idx="6817" formatCode="General">
                        <c:v>624.31899999999996</c:v>
                      </c:pt>
                      <c:pt idx="6818" formatCode="General">
                        <c:v>624.32899999999995</c:v>
                      </c:pt>
                      <c:pt idx="6819" formatCode="General">
                        <c:v>624.33900000000006</c:v>
                      </c:pt>
                      <c:pt idx="6820" formatCode="General">
                        <c:v>624.34900000000005</c:v>
                      </c:pt>
                      <c:pt idx="6821" formatCode="General">
                        <c:v>624.35900000000004</c:v>
                      </c:pt>
                      <c:pt idx="6822" formatCode="General">
                        <c:v>624.36900000000003</c:v>
                      </c:pt>
                      <c:pt idx="6823" formatCode="General">
                        <c:v>624.37900000000002</c:v>
                      </c:pt>
                      <c:pt idx="6824" formatCode="General">
                        <c:v>624.38900000000001</c:v>
                      </c:pt>
                      <c:pt idx="6825" formatCode="General">
                        <c:v>624.399</c:v>
                      </c:pt>
                      <c:pt idx="6826" formatCode="General">
                        <c:v>624.40899999999999</c:v>
                      </c:pt>
                      <c:pt idx="6827" formatCode="General">
                        <c:v>624.41899999999998</c:v>
                      </c:pt>
                      <c:pt idx="6828" formatCode="General">
                        <c:v>624.42899999999997</c:v>
                      </c:pt>
                      <c:pt idx="6829" formatCode="General">
                        <c:v>624.43899999999996</c:v>
                      </c:pt>
                      <c:pt idx="6830" formatCode="General">
                        <c:v>624.44899999999996</c:v>
                      </c:pt>
                      <c:pt idx="6831" formatCode="General">
                        <c:v>624.45899999999995</c:v>
                      </c:pt>
                      <c:pt idx="6832" formatCode="General">
                        <c:v>624.46900000000005</c:v>
                      </c:pt>
                      <c:pt idx="6833" formatCode="General">
                        <c:v>624.47900000000004</c:v>
                      </c:pt>
                      <c:pt idx="6834" formatCode="General">
                        <c:v>624.48900000000003</c:v>
                      </c:pt>
                      <c:pt idx="6835" formatCode="General">
                        <c:v>624.49900000000002</c:v>
                      </c:pt>
                      <c:pt idx="6836" formatCode="General">
                        <c:v>624.50900000000001</c:v>
                      </c:pt>
                      <c:pt idx="6837" formatCode="General">
                        <c:v>624.51900000000001</c:v>
                      </c:pt>
                      <c:pt idx="6838" formatCode="General">
                        <c:v>624.529</c:v>
                      </c:pt>
                      <c:pt idx="6839" formatCode="General">
                        <c:v>624.53899999999999</c:v>
                      </c:pt>
                      <c:pt idx="6840" formatCode="General">
                        <c:v>624.54899999999998</c:v>
                      </c:pt>
                      <c:pt idx="6841" formatCode="General">
                        <c:v>624.55899999999997</c:v>
                      </c:pt>
                      <c:pt idx="6842" formatCode="General">
                        <c:v>624.56899999999996</c:v>
                      </c:pt>
                      <c:pt idx="6843" formatCode="General">
                        <c:v>624.57899999999995</c:v>
                      </c:pt>
                      <c:pt idx="6844" formatCode="General">
                        <c:v>624.58900000000006</c:v>
                      </c:pt>
                      <c:pt idx="6845" formatCode="General">
                        <c:v>624.59900000000005</c:v>
                      </c:pt>
                      <c:pt idx="6846" formatCode="General">
                        <c:v>624.60900000000004</c:v>
                      </c:pt>
                      <c:pt idx="6847" formatCode="General">
                        <c:v>624.61900000000003</c:v>
                      </c:pt>
                      <c:pt idx="6848" formatCode="General">
                        <c:v>624.62900000000002</c:v>
                      </c:pt>
                      <c:pt idx="6849" formatCode="General">
                        <c:v>624.63900000000001</c:v>
                      </c:pt>
                      <c:pt idx="6850" formatCode="General">
                        <c:v>624.649</c:v>
                      </c:pt>
                      <c:pt idx="6851" formatCode="General">
                        <c:v>624.65899999999999</c:v>
                      </c:pt>
                      <c:pt idx="6852" formatCode="General">
                        <c:v>624.66899999999998</c:v>
                      </c:pt>
                      <c:pt idx="6853" formatCode="General">
                        <c:v>624.67899999999997</c:v>
                      </c:pt>
                      <c:pt idx="6854" formatCode="General">
                        <c:v>624.68899999999996</c:v>
                      </c:pt>
                      <c:pt idx="6855" formatCode="General">
                        <c:v>624.69899999999996</c:v>
                      </c:pt>
                      <c:pt idx="6856" formatCode="General">
                        <c:v>624.70899999999995</c:v>
                      </c:pt>
                      <c:pt idx="6857" formatCode="General">
                        <c:v>624.71900000000005</c:v>
                      </c:pt>
                      <c:pt idx="6858" formatCode="General">
                        <c:v>624.72900000000004</c:v>
                      </c:pt>
                      <c:pt idx="6859" formatCode="General">
                        <c:v>624.73900000000003</c:v>
                      </c:pt>
                      <c:pt idx="6860" formatCode="General">
                        <c:v>624.74900000000002</c:v>
                      </c:pt>
                      <c:pt idx="6861" formatCode="General">
                        <c:v>624.75900000000001</c:v>
                      </c:pt>
                      <c:pt idx="6862" formatCode="General">
                        <c:v>624.76900000000001</c:v>
                      </c:pt>
                      <c:pt idx="6863" formatCode="General">
                        <c:v>624.779</c:v>
                      </c:pt>
                      <c:pt idx="6864" formatCode="General">
                        <c:v>624.78899999999999</c:v>
                      </c:pt>
                      <c:pt idx="6865" formatCode="General">
                        <c:v>624.79899999999998</c:v>
                      </c:pt>
                      <c:pt idx="6866" formatCode="General">
                        <c:v>624.80899999999997</c:v>
                      </c:pt>
                      <c:pt idx="6867" formatCode="General">
                        <c:v>624.81899999999996</c:v>
                      </c:pt>
                      <c:pt idx="6868" formatCode="General">
                        <c:v>624.82899999999995</c:v>
                      </c:pt>
                      <c:pt idx="6869" formatCode="General">
                        <c:v>624.83900000000006</c:v>
                      </c:pt>
                      <c:pt idx="6870" formatCode="General">
                        <c:v>624.84900000000005</c:v>
                      </c:pt>
                      <c:pt idx="6871" formatCode="General">
                        <c:v>624.85900000000004</c:v>
                      </c:pt>
                      <c:pt idx="6872" formatCode="General">
                        <c:v>624.86900000000003</c:v>
                      </c:pt>
                      <c:pt idx="6873" formatCode="General">
                        <c:v>624.87900000000002</c:v>
                      </c:pt>
                      <c:pt idx="6874" formatCode="General">
                        <c:v>624.88900000000001</c:v>
                      </c:pt>
                      <c:pt idx="6875" formatCode="General">
                        <c:v>624.899</c:v>
                      </c:pt>
                      <c:pt idx="6876" formatCode="General">
                        <c:v>624.90899999999999</c:v>
                      </c:pt>
                      <c:pt idx="6877" formatCode="General">
                        <c:v>624.91899999999998</c:v>
                      </c:pt>
                      <c:pt idx="6878" formatCode="General">
                        <c:v>624.92899999999997</c:v>
                      </c:pt>
                      <c:pt idx="6879" formatCode="General">
                        <c:v>624.93899999999996</c:v>
                      </c:pt>
                      <c:pt idx="6880" formatCode="General">
                        <c:v>624.94899999999996</c:v>
                      </c:pt>
                      <c:pt idx="6881" formatCode="General">
                        <c:v>624.95899999999995</c:v>
                      </c:pt>
                      <c:pt idx="6882" formatCode="General">
                        <c:v>624.96900000000005</c:v>
                      </c:pt>
                      <c:pt idx="6883" formatCode="General">
                        <c:v>624.97900000000004</c:v>
                      </c:pt>
                      <c:pt idx="6884" formatCode="General">
                        <c:v>624.98900000000003</c:v>
                      </c:pt>
                      <c:pt idx="6885" formatCode="General">
                        <c:v>624.99900000000002</c:v>
                      </c:pt>
                      <c:pt idx="6886" formatCode="General">
                        <c:v>625.00900000000001</c:v>
                      </c:pt>
                      <c:pt idx="6887" formatCode="General">
                        <c:v>625.01900000000001</c:v>
                      </c:pt>
                      <c:pt idx="6888" formatCode="General">
                        <c:v>625.029</c:v>
                      </c:pt>
                      <c:pt idx="6889" formatCode="General">
                        <c:v>625.03899999999999</c:v>
                      </c:pt>
                      <c:pt idx="6890" formatCode="General">
                        <c:v>625.04899999999998</c:v>
                      </c:pt>
                      <c:pt idx="6891" formatCode="General">
                        <c:v>625.05899999999997</c:v>
                      </c:pt>
                      <c:pt idx="6892" formatCode="General">
                        <c:v>625.06899999999996</c:v>
                      </c:pt>
                      <c:pt idx="6893" formatCode="General">
                        <c:v>625.07899999999995</c:v>
                      </c:pt>
                      <c:pt idx="6894" formatCode="General">
                        <c:v>625.08900000000006</c:v>
                      </c:pt>
                      <c:pt idx="6895" formatCode="General">
                        <c:v>625.09900000000005</c:v>
                      </c:pt>
                      <c:pt idx="6896" formatCode="General">
                        <c:v>625.10900000000004</c:v>
                      </c:pt>
                      <c:pt idx="6897" formatCode="General">
                        <c:v>625.11900000000003</c:v>
                      </c:pt>
                      <c:pt idx="6898" formatCode="General">
                        <c:v>625.12900000000002</c:v>
                      </c:pt>
                      <c:pt idx="6899" formatCode="General">
                        <c:v>625.13900000000001</c:v>
                      </c:pt>
                      <c:pt idx="6900" formatCode="General">
                        <c:v>625.149</c:v>
                      </c:pt>
                      <c:pt idx="6901" formatCode="General">
                        <c:v>625.15899999999999</c:v>
                      </c:pt>
                      <c:pt idx="6902" formatCode="General">
                        <c:v>625.16899999999998</c:v>
                      </c:pt>
                      <c:pt idx="6903" formatCode="General">
                        <c:v>625.17899999999997</c:v>
                      </c:pt>
                      <c:pt idx="6904" formatCode="General">
                        <c:v>625.18899999999996</c:v>
                      </c:pt>
                      <c:pt idx="6905" formatCode="General">
                        <c:v>625.19899999999996</c:v>
                      </c:pt>
                      <c:pt idx="6906" formatCode="General">
                        <c:v>625.20899999999995</c:v>
                      </c:pt>
                      <c:pt idx="6907" formatCode="General">
                        <c:v>625.21900000000005</c:v>
                      </c:pt>
                      <c:pt idx="6908" formatCode="General">
                        <c:v>625.22900000000004</c:v>
                      </c:pt>
                      <c:pt idx="6909" formatCode="General">
                        <c:v>625.23900000000003</c:v>
                      </c:pt>
                      <c:pt idx="6910" formatCode="General">
                        <c:v>625.24900000000002</c:v>
                      </c:pt>
                      <c:pt idx="6911" formatCode="General">
                        <c:v>625.25900000000001</c:v>
                      </c:pt>
                      <c:pt idx="6912" formatCode="General">
                        <c:v>625.26900000000001</c:v>
                      </c:pt>
                      <c:pt idx="6913" formatCode="General">
                        <c:v>625.279</c:v>
                      </c:pt>
                      <c:pt idx="6914" formatCode="General">
                        <c:v>625.28899999999999</c:v>
                      </c:pt>
                      <c:pt idx="6915" formatCode="General">
                        <c:v>625.29899999999998</c:v>
                      </c:pt>
                      <c:pt idx="6916" formatCode="General">
                        <c:v>625.30899999999997</c:v>
                      </c:pt>
                      <c:pt idx="6917" formatCode="General">
                        <c:v>625.31899999999996</c:v>
                      </c:pt>
                      <c:pt idx="6918" formatCode="General">
                        <c:v>625.32899999999995</c:v>
                      </c:pt>
                      <c:pt idx="6919" formatCode="General">
                        <c:v>625.33900000000006</c:v>
                      </c:pt>
                      <c:pt idx="6920" formatCode="General">
                        <c:v>625.34900000000005</c:v>
                      </c:pt>
                      <c:pt idx="6921" formatCode="General">
                        <c:v>625.35900000000004</c:v>
                      </c:pt>
                      <c:pt idx="6922" formatCode="General">
                        <c:v>625.36900000000003</c:v>
                      </c:pt>
                      <c:pt idx="6923" formatCode="General">
                        <c:v>625.37900000000002</c:v>
                      </c:pt>
                      <c:pt idx="6924" formatCode="General">
                        <c:v>625.38900000000001</c:v>
                      </c:pt>
                      <c:pt idx="6925" formatCode="General">
                        <c:v>625.399</c:v>
                      </c:pt>
                      <c:pt idx="6926" formatCode="General">
                        <c:v>625.40899999999999</c:v>
                      </c:pt>
                      <c:pt idx="6927" formatCode="General">
                        <c:v>625.41899999999998</c:v>
                      </c:pt>
                      <c:pt idx="6928" formatCode="General">
                        <c:v>625.42899999999997</c:v>
                      </c:pt>
                      <c:pt idx="6929" formatCode="General">
                        <c:v>625.43899999999996</c:v>
                      </c:pt>
                      <c:pt idx="6930" formatCode="General">
                        <c:v>625.44899999999996</c:v>
                      </c:pt>
                      <c:pt idx="6931" formatCode="General">
                        <c:v>625.45899999999995</c:v>
                      </c:pt>
                      <c:pt idx="6932" formatCode="General">
                        <c:v>625.46900000000005</c:v>
                      </c:pt>
                      <c:pt idx="6933" formatCode="General">
                        <c:v>625.47900000000004</c:v>
                      </c:pt>
                      <c:pt idx="6934" formatCode="General">
                        <c:v>625.48900000000003</c:v>
                      </c:pt>
                      <c:pt idx="6935" formatCode="General">
                        <c:v>625.49900000000002</c:v>
                      </c:pt>
                      <c:pt idx="6936" formatCode="General">
                        <c:v>625.50900000000001</c:v>
                      </c:pt>
                      <c:pt idx="6937" formatCode="General">
                        <c:v>625.51900000000001</c:v>
                      </c:pt>
                      <c:pt idx="6938" formatCode="General">
                        <c:v>625.529</c:v>
                      </c:pt>
                      <c:pt idx="6939" formatCode="General">
                        <c:v>625.53899999999999</c:v>
                      </c:pt>
                      <c:pt idx="6940" formatCode="General">
                        <c:v>625.54899999999998</c:v>
                      </c:pt>
                      <c:pt idx="6941" formatCode="General">
                        <c:v>625.55899999999997</c:v>
                      </c:pt>
                      <c:pt idx="6942" formatCode="General">
                        <c:v>625.56899999999996</c:v>
                      </c:pt>
                      <c:pt idx="6943" formatCode="General">
                        <c:v>625.57899999999995</c:v>
                      </c:pt>
                      <c:pt idx="6944" formatCode="General">
                        <c:v>625.58900000000006</c:v>
                      </c:pt>
                      <c:pt idx="6945" formatCode="General">
                        <c:v>625.59900000000005</c:v>
                      </c:pt>
                      <c:pt idx="6946" formatCode="General">
                        <c:v>625.60900000000004</c:v>
                      </c:pt>
                      <c:pt idx="6947" formatCode="General">
                        <c:v>625.61900000000003</c:v>
                      </c:pt>
                      <c:pt idx="6948" formatCode="General">
                        <c:v>625.62900000000002</c:v>
                      </c:pt>
                      <c:pt idx="6949" formatCode="General">
                        <c:v>625.63900000000001</c:v>
                      </c:pt>
                      <c:pt idx="6950" formatCode="General">
                        <c:v>625.649</c:v>
                      </c:pt>
                      <c:pt idx="6951" formatCode="General">
                        <c:v>625.65899999999999</c:v>
                      </c:pt>
                      <c:pt idx="6952" formatCode="General">
                        <c:v>625.66899999999998</c:v>
                      </c:pt>
                      <c:pt idx="6953" formatCode="General">
                        <c:v>625.67899999999997</c:v>
                      </c:pt>
                      <c:pt idx="6954" formatCode="General">
                        <c:v>625.68899999999996</c:v>
                      </c:pt>
                      <c:pt idx="6955" formatCode="General">
                        <c:v>625.69899999999996</c:v>
                      </c:pt>
                      <c:pt idx="6956" formatCode="General">
                        <c:v>625.70899999999995</c:v>
                      </c:pt>
                      <c:pt idx="6957" formatCode="General">
                        <c:v>625.71900000000005</c:v>
                      </c:pt>
                      <c:pt idx="6958" formatCode="General">
                        <c:v>625.72900000000004</c:v>
                      </c:pt>
                      <c:pt idx="6959" formatCode="General">
                        <c:v>625.73900000000003</c:v>
                      </c:pt>
                      <c:pt idx="6960" formatCode="General">
                        <c:v>625.74900000000002</c:v>
                      </c:pt>
                      <c:pt idx="6961" formatCode="General">
                        <c:v>625.75900000000001</c:v>
                      </c:pt>
                      <c:pt idx="6962" formatCode="General">
                        <c:v>625.76900000000001</c:v>
                      </c:pt>
                      <c:pt idx="6963" formatCode="General">
                        <c:v>625.779</c:v>
                      </c:pt>
                      <c:pt idx="6964" formatCode="General">
                        <c:v>625.78899999999999</c:v>
                      </c:pt>
                      <c:pt idx="6965" formatCode="General">
                        <c:v>625.79899999999998</c:v>
                      </c:pt>
                      <c:pt idx="6966" formatCode="General">
                        <c:v>625.80899999999997</c:v>
                      </c:pt>
                      <c:pt idx="6967" formatCode="General">
                        <c:v>625.81899999999996</c:v>
                      </c:pt>
                      <c:pt idx="6968" formatCode="General">
                        <c:v>625.82899999999995</c:v>
                      </c:pt>
                      <c:pt idx="6969" formatCode="General">
                        <c:v>625.83900000000006</c:v>
                      </c:pt>
                      <c:pt idx="6970" formatCode="General">
                        <c:v>625.84900000000005</c:v>
                      </c:pt>
                      <c:pt idx="6971" formatCode="General">
                        <c:v>625.85900000000004</c:v>
                      </c:pt>
                      <c:pt idx="6972" formatCode="General">
                        <c:v>625.86900000000003</c:v>
                      </c:pt>
                      <c:pt idx="6973" formatCode="General">
                        <c:v>625.87900000000002</c:v>
                      </c:pt>
                      <c:pt idx="6974" formatCode="General">
                        <c:v>625.88900000000001</c:v>
                      </c:pt>
                      <c:pt idx="6975" formatCode="General">
                        <c:v>625.899</c:v>
                      </c:pt>
                      <c:pt idx="6976" formatCode="General">
                        <c:v>625.90899999999999</c:v>
                      </c:pt>
                      <c:pt idx="6977" formatCode="General">
                        <c:v>625.91899999999998</c:v>
                      </c:pt>
                      <c:pt idx="6978" formatCode="General">
                        <c:v>625.92899999999997</c:v>
                      </c:pt>
                      <c:pt idx="6979" formatCode="General">
                        <c:v>625.93899999999996</c:v>
                      </c:pt>
                      <c:pt idx="6980" formatCode="General">
                        <c:v>625.94899999999996</c:v>
                      </c:pt>
                      <c:pt idx="6981" formatCode="General">
                        <c:v>625.95899999999995</c:v>
                      </c:pt>
                      <c:pt idx="6982" formatCode="General">
                        <c:v>625.96900000000005</c:v>
                      </c:pt>
                      <c:pt idx="6983" formatCode="General">
                        <c:v>625.97900000000004</c:v>
                      </c:pt>
                      <c:pt idx="6984" formatCode="General">
                        <c:v>625.98900000000003</c:v>
                      </c:pt>
                      <c:pt idx="6985" formatCode="General">
                        <c:v>625.99900000000002</c:v>
                      </c:pt>
                      <c:pt idx="6986" formatCode="General">
                        <c:v>626.00900000000001</c:v>
                      </c:pt>
                      <c:pt idx="6987" formatCode="General">
                        <c:v>626.01900000000001</c:v>
                      </c:pt>
                      <c:pt idx="6988" formatCode="General">
                        <c:v>626.029</c:v>
                      </c:pt>
                      <c:pt idx="6989" formatCode="General">
                        <c:v>626.03899999999999</c:v>
                      </c:pt>
                      <c:pt idx="6990" formatCode="General">
                        <c:v>626.04899999999998</c:v>
                      </c:pt>
                      <c:pt idx="6991" formatCode="General">
                        <c:v>626.05899999999997</c:v>
                      </c:pt>
                      <c:pt idx="6992" formatCode="General">
                        <c:v>626.06899999999996</c:v>
                      </c:pt>
                      <c:pt idx="6993" formatCode="General">
                        <c:v>626.07899999999995</c:v>
                      </c:pt>
                      <c:pt idx="6994" formatCode="General">
                        <c:v>626.08900000000006</c:v>
                      </c:pt>
                      <c:pt idx="6995" formatCode="General">
                        <c:v>626.09900000000005</c:v>
                      </c:pt>
                      <c:pt idx="6996" formatCode="General">
                        <c:v>626.10900000000004</c:v>
                      </c:pt>
                      <c:pt idx="6997" formatCode="General">
                        <c:v>626.11900000000003</c:v>
                      </c:pt>
                      <c:pt idx="6998" formatCode="General">
                        <c:v>626.12900000000002</c:v>
                      </c:pt>
                      <c:pt idx="6999" formatCode="General">
                        <c:v>626.13900000000001</c:v>
                      </c:pt>
                      <c:pt idx="7000" formatCode="General">
                        <c:v>626.149</c:v>
                      </c:pt>
                      <c:pt idx="7001" formatCode="General">
                        <c:v>626.15899999999999</c:v>
                      </c:pt>
                      <c:pt idx="7002" formatCode="General">
                        <c:v>626.16899999999998</c:v>
                      </c:pt>
                      <c:pt idx="7003" formatCode="General">
                        <c:v>626.17899999999997</c:v>
                      </c:pt>
                      <c:pt idx="7004" formatCode="General">
                        <c:v>626.18899999999996</c:v>
                      </c:pt>
                      <c:pt idx="7005" formatCode="General">
                        <c:v>626.19899999999996</c:v>
                      </c:pt>
                      <c:pt idx="7006" formatCode="General">
                        <c:v>626.20899999999995</c:v>
                      </c:pt>
                      <c:pt idx="7007" formatCode="General">
                        <c:v>626.21900000000005</c:v>
                      </c:pt>
                      <c:pt idx="7008" formatCode="General">
                        <c:v>626.22900000000004</c:v>
                      </c:pt>
                      <c:pt idx="7009" formatCode="General">
                        <c:v>626.23900000000003</c:v>
                      </c:pt>
                      <c:pt idx="7010" formatCode="General">
                        <c:v>626.24900000000002</c:v>
                      </c:pt>
                      <c:pt idx="7011" formatCode="General">
                        <c:v>626.25900000000001</c:v>
                      </c:pt>
                      <c:pt idx="7012" formatCode="General">
                        <c:v>626.26900000000001</c:v>
                      </c:pt>
                      <c:pt idx="7013" formatCode="General">
                        <c:v>626.279</c:v>
                      </c:pt>
                      <c:pt idx="7014" formatCode="General">
                        <c:v>626.28899999999999</c:v>
                      </c:pt>
                      <c:pt idx="7015" formatCode="General">
                        <c:v>626.29899999999998</c:v>
                      </c:pt>
                      <c:pt idx="7016" formatCode="General">
                        <c:v>626.30899999999997</c:v>
                      </c:pt>
                      <c:pt idx="7017" formatCode="General">
                        <c:v>626.31899999999996</c:v>
                      </c:pt>
                      <c:pt idx="7018" formatCode="General">
                        <c:v>626.32899999999995</c:v>
                      </c:pt>
                      <c:pt idx="7019" formatCode="General">
                        <c:v>626.33900000000006</c:v>
                      </c:pt>
                      <c:pt idx="7020" formatCode="General">
                        <c:v>626.34900000000005</c:v>
                      </c:pt>
                      <c:pt idx="7021" formatCode="General">
                        <c:v>626.35900000000004</c:v>
                      </c:pt>
                      <c:pt idx="7022" formatCode="General">
                        <c:v>626.36900000000003</c:v>
                      </c:pt>
                      <c:pt idx="7023" formatCode="General">
                        <c:v>626.37900000000002</c:v>
                      </c:pt>
                      <c:pt idx="7024" formatCode="General">
                        <c:v>626.38900000000001</c:v>
                      </c:pt>
                      <c:pt idx="7025" formatCode="General">
                        <c:v>626.399</c:v>
                      </c:pt>
                      <c:pt idx="7026" formatCode="General">
                        <c:v>626.40899999999999</c:v>
                      </c:pt>
                      <c:pt idx="7027" formatCode="General">
                        <c:v>626.41899999999998</c:v>
                      </c:pt>
                      <c:pt idx="7028" formatCode="General">
                        <c:v>626.42899999999997</c:v>
                      </c:pt>
                      <c:pt idx="7029" formatCode="General">
                        <c:v>626.43899999999996</c:v>
                      </c:pt>
                      <c:pt idx="7030" formatCode="General">
                        <c:v>626.44899999999996</c:v>
                      </c:pt>
                      <c:pt idx="7031" formatCode="General">
                        <c:v>626.45899999999995</c:v>
                      </c:pt>
                      <c:pt idx="7032" formatCode="General">
                        <c:v>626.46900000000005</c:v>
                      </c:pt>
                      <c:pt idx="7033" formatCode="General">
                        <c:v>626.47900000000004</c:v>
                      </c:pt>
                      <c:pt idx="7034" formatCode="General">
                        <c:v>626.48900000000003</c:v>
                      </c:pt>
                      <c:pt idx="7035" formatCode="General">
                        <c:v>626.49900000000002</c:v>
                      </c:pt>
                      <c:pt idx="7036" formatCode="General">
                        <c:v>626.50900000000001</c:v>
                      </c:pt>
                      <c:pt idx="7037" formatCode="General">
                        <c:v>626.51900000000001</c:v>
                      </c:pt>
                      <c:pt idx="7038" formatCode="General">
                        <c:v>626.529</c:v>
                      </c:pt>
                      <c:pt idx="7039" formatCode="General">
                        <c:v>626.53899999999999</c:v>
                      </c:pt>
                      <c:pt idx="7040" formatCode="General">
                        <c:v>626.54899999999998</c:v>
                      </c:pt>
                      <c:pt idx="7041" formatCode="General">
                        <c:v>626.55899999999997</c:v>
                      </c:pt>
                      <c:pt idx="7042" formatCode="General">
                        <c:v>626.56899999999996</c:v>
                      </c:pt>
                      <c:pt idx="7043" formatCode="General">
                        <c:v>626.57899999999995</c:v>
                      </c:pt>
                      <c:pt idx="7044" formatCode="General">
                        <c:v>626.58900000000006</c:v>
                      </c:pt>
                      <c:pt idx="7045" formatCode="General">
                        <c:v>626.59900000000005</c:v>
                      </c:pt>
                      <c:pt idx="7046" formatCode="General">
                        <c:v>626.60900000000004</c:v>
                      </c:pt>
                      <c:pt idx="7047" formatCode="General">
                        <c:v>626.61900000000003</c:v>
                      </c:pt>
                      <c:pt idx="7048" formatCode="General">
                        <c:v>626.62900000000002</c:v>
                      </c:pt>
                      <c:pt idx="7049" formatCode="General">
                        <c:v>626.63900000000001</c:v>
                      </c:pt>
                      <c:pt idx="7050" formatCode="General">
                        <c:v>626.649</c:v>
                      </c:pt>
                      <c:pt idx="7051" formatCode="General">
                        <c:v>626.65899999999999</c:v>
                      </c:pt>
                      <c:pt idx="7052" formatCode="General">
                        <c:v>626.66899999999998</c:v>
                      </c:pt>
                      <c:pt idx="7053" formatCode="General">
                        <c:v>626.67899999999997</c:v>
                      </c:pt>
                      <c:pt idx="7054" formatCode="General">
                        <c:v>626.68899999999996</c:v>
                      </c:pt>
                      <c:pt idx="7055" formatCode="General">
                        <c:v>626.69899999999996</c:v>
                      </c:pt>
                      <c:pt idx="7056" formatCode="General">
                        <c:v>626.70899999999995</c:v>
                      </c:pt>
                      <c:pt idx="7057" formatCode="General">
                        <c:v>626.71900000000005</c:v>
                      </c:pt>
                      <c:pt idx="7058" formatCode="General">
                        <c:v>626.72900000000004</c:v>
                      </c:pt>
                      <c:pt idx="7059" formatCode="General">
                        <c:v>626.73900000000003</c:v>
                      </c:pt>
                      <c:pt idx="7060" formatCode="General">
                        <c:v>626.74900000000002</c:v>
                      </c:pt>
                      <c:pt idx="7061" formatCode="General">
                        <c:v>626.75900000000001</c:v>
                      </c:pt>
                      <c:pt idx="7062" formatCode="General">
                        <c:v>626.76900000000001</c:v>
                      </c:pt>
                      <c:pt idx="7063" formatCode="General">
                        <c:v>626.779</c:v>
                      </c:pt>
                      <c:pt idx="7064" formatCode="General">
                        <c:v>626.78899999999999</c:v>
                      </c:pt>
                      <c:pt idx="7065" formatCode="General">
                        <c:v>626.79899999999998</c:v>
                      </c:pt>
                      <c:pt idx="7066" formatCode="General">
                        <c:v>626.80899999999997</c:v>
                      </c:pt>
                      <c:pt idx="7067" formatCode="General">
                        <c:v>626.81899999999996</c:v>
                      </c:pt>
                      <c:pt idx="7068" formatCode="General">
                        <c:v>626.82899999999995</c:v>
                      </c:pt>
                      <c:pt idx="7069" formatCode="General">
                        <c:v>626.83900000000006</c:v>
                      </c:pt>
                      <c:pt idx="7070" formatCode="General">
                        <c:v>626.84900000000005</c:v>
                      </c:pt>
                      <c:pt idx="7071" formatCode="General">
                        <c:v>626.85900000000004</c:v>
                      </c:pt>
                      <c:pt idx="7072" formatCode="General">
                        <c:v>626.86900000000003</c:v>
                      </c:pt>
                      <c:pt idx="7073" formatCode="General">
                        <c:v>626.87900000000002</c:v>
                      </c:pt>
                      <c:pt idx="7074" formatCode="General">
                        <c:v>626.88900000000001</c:v>
                      </c:pt>
                      <c:pt idx="7075" formatCode="General">
                        <c:v>626.899</c:v>
                      </c:pt>
                      <c:pt idx="7076" formatCode="General">
                        <c:v>626.90899999999999</c:v>
                      </c:pt>
                      <c:pt idx="7077" formatCode="General">
                        <c:v>626.91899999999998</c:v>
                      </c:pt>
                      <c:pt idx="7078" formatCode="General">
                        <c:v>626.92899999999997</c:v>
                      </c:pt>
                      <c:pt idx="7079" formatCode="General">
                        <c:v>626.93899999999996</c:v>
                      </c:pt>
                      <c:pt idx="7080" formatCode="General">
                        <c:v>626.94899999999996</c:v>
                      </c:pt>
                      <c:pt idx="7081" formatCode="General">
                        <c:v>626.95899999999995</c:v>
                      </c:pt>
                      <c:pt idx="7082" formatCode="General">
                        <c:v>626.96900000000005</c:v>
                      </c:pt>
                      <c:pt idx="7083" formatCode="General">
                        <c:v>626.97900000000004</c:v>
                      </c:pt>
                      <c:pt idx="7084" formatCode="General">
                        <c:v>626.98900000000003</c:v>
                      </c:pt>
                      <c:pt idx="7085" formatCode="General">
                        <c:v>626.99900000000002</c:v>
                      </c:pt>
                      <c:pt idx="7086" formatCode="General">
                        <c:v>627.00900000000001</c:v>
                      </c:pt>
                      <c:pt idx="7087" formatCode="General">
                        <c:v>627.01900000000001</c:v>
                      </c:pt>
                      <c:pt idx="7088" formatCode="General">
                        <c:v>627.029</c:v>
                      </c:pt>
                      <c:pt idx="7089" formatCode="General">
                        <c:v>627.03899999999999</c:v>
                      </c:pt>
                      <c:pt idx="7090" formatCode="General">
                        <c:v>627.04899999999998</c:v>
                      </c:pt>
                      <c:pt idx="7091" formatCode="General">
                        <c:v>627.05899999999997</c:v>
                      </c:pt>
                      <c:pt idx="7092" formatCode="General">
                        <c:v>627.06899999999996</c:v>
                      </c:pt>
                      <c:pt idx="7093" formatCode="General">
                        <c:v>627.07899999999995</c:v>
                      </c:pt>
                      <c:pt idx="7094" formatCode="General">
                        <c:v>627.08900000000006</c:v>
                      </c:pt>
                      <c:pt idx="7095" formatCode="General">
                        <c:v>627.09900000000005</c:v>
                      </c:pt>
                      <c:pt idx="7096" formatCode="General">
                        <c:v>627.10900000000004</c:v>
                      </c:pt>
                      <c:pt idx="7097" formatCode="General">
                        <c:v>627.11900000000003</c:v>
                      </c:pt>
                      <c:pt idx="7098" formatCode="General">
                        <c:v>627.12900000000002</c:v>
                      </c:pt>
                      <c:pt idx="7099" formatCode="General">
                        <c:v>627.13900000000001</c:v>
                      </c:pt>
                      <c:pt idx="7100" formatCode="General">
                        <c:v>627.149</c:v>
                      </c:pt>
                      <c:pt idx="7101" formatCode="General">
                        <c:v>627.15899999999999</c:v>
                      </c:pt>
                      <c:pt idx="7102" formatCode="General">
                        <c:v>627.16899999999998</c:v>
                      </c:pt>
                      <c:pt idx="7103" formatCode="General">
                        <c:v>627.17899999999997</c:v>
                      </c:pt>
                      <c:pt idx="7104" formatCode="General">
                        <c:v>627.18899999999996</c:v>
                      </c:pt>
                      <c:pt idx="7105" formatCode="General">
                        <c:v>627.19899999999996</c:v>
                      </c:pt>
                      <c:pt idx="7106" formatCode="General">
                        <c:v>627.20899999999995</c:v>
                      </c:pt>
                      <c:pt idx="7107" formatCode="General">
                        <c:v>627.21900000000005</c:v>
                      </c:pt>
                      <c:pt idx="7108" formatCode="General">
                        <c:v>627.22900000000004</c:v>
                      </c:pt>
                      <c:pt idx="7109" formatCode="General">
                        <c:v>627.23900000000003</c:v>
                      </c:pt>
                      <c:pt idx="7110" formatCode="General">
                        <c:v>627.24900000000002</c:v>
                      </c:pt>
                      <c:pt idx="7111" formatCode="General">
                        <c:v>627.25900000000001</c:v>
                      </c:pt>
                      <c:pt idx="7112" formatCode="General">
                        <c:v>627.26900000000001</c:v>
                      </c:pt>
                      <c:pt idx="7113" formatCode="General">
                        <c:v>627.279</c:v>
                      </c:pt>
                      <c:pt idx="7114" formatCode="General">
                        <c:v>627.28899999999999</c:v>
                      </c:pt>
                      <c:pt idx="7115" formatCode="General">
                        <c:v>627.29899999999998</c:v>
                      </c:pt>
                      <c:pt idx="7116" formatCode="General">
                        <c:v>627.30899999999997</c:v>
                      </c:pt>
                      <c:pt idx="7117" formatCode="General">
                        <c:v>627.31899999999996</c:v>
                      </c:pt>
                      <c:pt idx="7118" formatCode="General">
                        <c:v>627.32899999999995</c:v>
                      </c:pt>
                      <c:pt idx="7119" formatCode="General">
                        <c:v>627.33900000000006</c:v>
                      </c:pt>
                      <c:pt idx="7120" formatCode="General">
                        <c:v>627.34900000000005</c:v>
                      </c:pt>
                      <c:pt idx="7121" formatCode="General">
                        <c:v>627.35900000000004</c:v>
                      </c:pt>
                      <c:pt idx="7122" formatCode="General">
                        <c:v>627.36900000000003</c:v>
                      </c:pt>
                      <c:pt idx="7123" formatCode="General">
                        <c:v>627.37900000000002</c:v>
                      </c:pt>
                      <c:pt idx="7124" formatCode="General">
                        <c:v>627.38900000000001</c:v>
                      </c:pt>
                      <c:pt idx="7125" formatCode="General">
                        <c:v>627.399</c:v>
                      </c:pt>
                      <c:pt idx="7126" formatCode="General">
                        <c:v>627.40899999999999</c:v>
                      </c:pt>
                      <c:pt idx="7127" formatCode="General">
                        <c:v>627.41899999999998</c:v>
                      </c:pt>
                      <c:pt idx="7128" formatCode="General">
                        <c:v>627.42899999999997</c:v>
                      </c:pt>
                      <c:pt idx="7129" formatCode="General">
                        <c:v>627.43899999999996</c:v>
                      </c:pt>
                      <c:pt idx="7130" formatCode="General">
                        <c:v>627.44899999999996</c:v>
                      </c:pt>
                      <c:pt idx="7131" formatCode="General">
                        <c:v>627.45899999999995</c:v>
                      </c:pt>
                      <c:pt idx="7132" formatCode="General">
                        <c:v>627.46900000000005</c:v>
                      </c:pt>
                      <c:pt idx="7133" formatCode="General">
                        <c:v>627.47900000000004</c:v>
                      </c:pt>
                      <c:pt idx="7134" formatCode="General">
                        <c:v>627.48900000000003</c:v>
                      </c:pt>
                      <c:pt idx="7135" formatCode="General">
                        <c:v>627.49900000000002</c:v>
                      </c:pt>
                      <c:pt idx="7136" formatCode="General">
                        <c:v>627.50900000000001</c:v>
                      </c:pt>
                      <c:pt idx="7137" formatCode="General">
                        <c:v>627.51900000000001</c:v>
                      </c:pt>
                      <c:pt idx="7138" formatCode="General">
                        <c:v>627.529</c:v>
                      </c:pt>
                      <c:pt idx="7139" formatCode="General">
                        <c:v>627.53899999999999</c:v>
                      </c:pt>
                      <c:pt idx="7140" formatCode="General">
                        <c:v>627.54899999999998</c:v>
                      </c:pt>
                      <c:pt idx="7141" formatCode="General">
                        <c:v>627.55899999999997</c:v>
                      </c:pt>
                      <c:pt idx="7142" formatCode="General">
                        <c:v>627.56899999999996</c:v>
                      </c:pt>
                      <c:pt idx="7143" formatCode="General">
                        <c:v>627.57899999999995</c:v>
                      </c:pt>
                      <c:pt idx="7144" formatCode="General">
                        <c:v>627.58900000000006</c:v>
                      </c:pt>
                      <c:pt idx="7145" formatCode="General">
                        <c:v>627.59900000000005</c:v>
                      </c:pt>
                      <c:pt idx="7146" formatCode="General">
                        <c:v>627.60900000000004</c:v>
                      </c:pt>
                      <c:pt idx="7147" formatCode="General">
                        <c:v>627.61900000000003</c:v>
                      </c:pt>
                      <c:pt idx="7148" formatCode="General">
                        <c:v>627.62900000000002</c:v>
                      </c:pt>
                      <c:pt idx="7149" formatCode="General">
                        <c:v>627.63900000000001</c:v>
                      </c:pt>
                      <c:pt idx="7150" formatCode="General">
                        <c:v>627.649</c:v>
                      </c:pt>
                      <c:pt idx="7151" formatCode="General">
                        <c:v>627.65899999999999</c:v>
                      </c:pt>
                      <c:pt idx="7152" formatCode="General">
                        <c:v>627.66899999999998</c:v>
                      </c:pt>
                      <c:pt idx="7153" formatCode="General">
                        <c:v>627.67899999999997</c:v>
                      </c:pt>
                      <c:pt idx="7154" formatCode="General">
                        <c:v>627.68899999999996</c:v>
                      </c:pt>
                      <c:pt idx="7155" formatCode="General">
                        <c:v>627.69899999999996</c:v>
                      </c:pt>
                      <c:pt idx="7156" formatCode="General">
                        <c:v>627.70899999999995</c:v>
                      </c:pt>
                      <c:pt idx="7157" formatCode="General">
                        <c:v>627.71900000000005</c:v>
                      </c:pt>
                      <c:pt idx="7158" formatCode="General">
                        <c:v>627.72900000000004</c:v>
                      </c:pt>
                      <c:pt idx="7159" formatCode="General">
                        <c:v>627.73900000000003</c:v>
                      </c:pt>
                      <c:pt idx="7160" formatCode="General">
                        <c:v>627.74900000000002</c:v>
                      </c:pt>
                      <c:pt idx="7161" formatCode="General">
                        <c:v>627.75900000000001</c:v>
                      </c:pt>
                      <c:pt idx="7162" formatCode="General">
                        <c:v>627.76900000000001</c:v>
                      </c:pt>
                      <c:pt idx="7163" formatCode="General">
                        <c:v>627.779</c:v>
                      </c:pt>
                      <c:pt idx="7164" formatCode="General">
                        <c:v>627.78899999999999</c:v>
                      </c:pt>
                      <c:pt idx="7165" formatCode="General">
                        <c:v>627.79899999999998</c:v>
                      </c:pt>
                      <c:pt idx="7166" formatCode="General">
                        <c:v>627.80899999999997</c:v>
                      </c:pt>
                      <c:pt idx="7167" formatCode="General">
                        <c:v>627.81899999999996</c:v>
                      </c:pt>
                      <c:pt idx="7168" formatCode="General">
                        <c:v>627.82899999999995</c:v>
                      </c:pt>
                      <c:pt idx="7169" formatCode="General">
                        <c:v>627.83900000000006</c:v>
                      </c:pt>
                      <c:pt idx="7170" formatCode="General">
                        <c:v>627.84900000000005</c:v>
                      </c:pt>
                      <c:pt idx="7171" formatCode="General">
                        <c:v>627.85900000000004</c:v>
                      </c:pt>
                      <c:pt idx="7172" formatCode="General">
                        <c:v>627.86900000000003</c:v>
                      </c:pt>
                      <c:pt idx="7173" formatCode="General">
                        <c:v>627.87900000000002</c:v>
                      </c:pt>
                      <c:pt idx="7174" formatCode="General">
                        <c:v>627.88900000000001</c:v>
                      </c:pt>
                      <c:pt idx="7175" formatCode="General">
                        <c:v>627.899</c:v>
                      </c:pt>
                      <c:pt idx="7176" formatCode="General">
                        <c:v>627.90899999999999</c:v>
                      </c:pt>
                      <c:pt idx="7177" formatCode="General">
                        <c:v>627.91899999999998</c:v>
                      </c:pt>
                      <c:pt idx="7178" formatCode="General">
                        <c:v>627.92899999999997</c:v>
                      </c:pt>
                      <c:pt idx="7179" formatCode="General">
                        <c:v>627.93899999999996</c:v>
                      </c:pt>
                      <c:pt idx="7180" formatCode="General">
                        <c:v>627.94899999999996</c:v>
                      </c:pt>
                      <c:pt idx="7181" formatCode="General">
                        <c:v>627.95899999999995</c:v>
                      </c:pt>
                      <c:pt idx="7182" formatCode="General">
                        <c:v>627.96900000000005</c:v>
                      </c:pt>
                      <c:pt idx="7183" formatCode="General">
                        <c:v>627.97900000000004</c:v>
                      </c:pt>
                      <c:pt idx="7184" formatCode="General">
                        <c:v>627.98900000000003</c:v>
                      </c:pt>
                      <c:pt idx="7185" formatCode="General">
                        <c:v>627.99900000000002</c:v>
                      </c:pt>
                      <c:pt idx="7186" formatCode="General">
                        <c:v>628.00900000000001</c:v>
                      </c:pt>
                      <c:pt idx="7187" formatCode="General">
                        <c:v>628.01900000000001</c:v>
                      </c:pt>
                      <c:pt idx="7188" formatCode="General">
                        <c:v>628.029</c:v>
                      </c:pt>
                      <c:pt idx="7189" formatCode="General">
                        <c:v>628.03899999999999</c:v>
                      </c:pt>
                      <c:pt idx="7190" formatCode="General">
                        <c:v>628.04899999999998</c:v>
                      </c:pt>
                      <c:pt idx="7191" formatCode="General">
                        <c:v>628.05899999999997</c:v>
                      </c:pt>
                      <c:pt idx="7192" formatCode="General">
                        <c:v>628.06899999999996</c:v>
                      </c:pt>
                      <c:pt idx="7193" formatCode="General">
                        <c:v>628.07899999999995</c:v>
                      </c:pt>
                      <c:pt idx="7194" formatCode="General">
                        <c:v>628.08900000000006</c:v>
                      </c:pt>
                      <c:pt idx="7195" formatCode="General">
                        <c:v>628.09900000000005</c:v>
                      </c:pt>
                      <c:pt idx="7196" formatCode="General">
                        <c:v>628.10900000000004</c:v>
                      </c:pt>
                      <c:pt idx="7197" formatCode="General">
                        <c:v>628.11900000000003</c:v>
                      </c:pt>
                      <c:pt idx="7198" formatCode="General">
                        <c:v>628.12900000000002</c:v>
                      </c:pt>
                      <c:pt idx="7199" formatCode="General">
                        <c:v>628.13900000000001</c:v>
                      </c:pt>
                      <c:pt idx="7200" formatCode="General">
                        <c:v>628.149</c:v>
                      </c:pt>
                      <c:pt idx="7201" formatCode="General">
                        <c:v>628.15899999999999</c:v>
                      </c:pt>
                      <c:pt idx="7202" formatCode="General">
                        <c:v>628.16899999999998</c:v>
                      </c:pt>
                      <c:pt idx="7203" formatCode="General">
                        <c:v>628.17899999999997</c:v>
                      </c:pt>
                      <c:pt idx="7204" formatCode="General">
                        <c:v>628.18899999999996</c:v>
                      </c:pt>
                      <c:pt idx="7205" formatCode="General">
                        <c:v>628.19899999999996</c:v>
                      </c:pt>
                      <c:pt idx="7206" formatCode="General">
                        <c:v>628.20899999999995</c:v>
                      </c:pt>
                      <c:pt idx="7207" formatCode="General">
                        <c:v>628.21900000000005</c:v>
                      </c:pt>
                      <c:pt idx="7208" formatCode="General">
                        <c:v>628.22900000000004</c:v>
                      </c:pt>
                      <c:pt idx="7209" formatCode="General">
                        <c:v>628.23900000000003</c:v>
                      </c:pt>
                      <c:pt idx="7210" formatCode="General">
                        <c:v>628.24900000000002</c:v>
                      </c:pt>
                      <c:pt idx="7211" formatCode="General">
                        <c:v>628.25900000000001</c:v>
                      </c:pt>
                      <c:pt idx="7212" formatCode="General">
                        <c:v>628.26900000000001</c:v>
                      </c:pt>
                      <c:pt idx="7213" formatCode="General">
                        <c:v>628.279</c:v>
                      </c:pt>
                      <c:pt idx="7214" formatCode="General">
                        <c:v>628.28899999999999</c:v>
                      </c:pt>
                      <c:pt idx="7215" formatCode="General">
                        <c:v>628.29899999999998</c:v>
                      </c:pt>
                      <c:pt idx="7216" formatCode="General">
                        <c:v>628.30899999999997</c:v>
                      </c:pt>
                      <c:pt idx="7217" formatCode="General">
                        <c:v>628.31899999999996</c:v>
                      </c:pt>
                      <c:pt idx="7218" formatCode="General">
                        <c:v>628.32899999999995</c:v>
                      </c:pt>
                      <c:pt idx="7219" formatCode="General">
                        <c:v>628.33900000000006</c:v>
                      </c:pt>
                      <c:pt idx="7220" formatCode="General">
                        <c:v>628.34900000000005</c:v>
                      </c:pt>
                      <c:pt idx="7221" formatCode="General">
                        <c:v>628.35900000000004</c:v>
                      </c:pt>
                      <c:pt idx="7222" formatCode="General">
                        <c:v>628.36900000000003</c:v>
                      </c:pt>
                      <c:pt idx="7223" formatCode="General">
                        <c:v>628.37900000000002</c:v>
                      </c:pt>
                      <c:pt idx="7224" formatCode="General">
                        <c:v>628.38900000000001</c:v>
                      </c:pt>
                      <c:pt idx="7225" formatCode="General">
                        <c:v>628.399</c:v>
                      </c:pt>
                      <c:pt idx="7226" formatCode="General">
                        <c:v>628.40899999999999</c:v>
                      </c:pt>
                      <c:pt idx="7227" formatCode="General">
                        <c:v>628.41899999999998</c:v>
                      </c:pt>
                      <c:pt idx="7228" formatCode="General">
                        <c:v>628.42899999999997</c:v>
                      </c:pt>
                      <c:pt idx="7229" formatCode="General">
                        <c:v>628.43899999999996</c:v>
                      </c:pt>
                      <c:pt idx="7230" formatCode="General">
                        <c:v>628.44899999999996</c:v>
                      </c:pt>
                      <c:pt idx="7231" formatCode="General">
                        <c:v>628.45899999999995</c:v>
                      </c:pt>
                      <c:pt idx="7232" formatCode="General">
                        <c:v>628.46900000000005</c:v>
                      </c:pt>
                      <c:pt idx="7233" formatCode="General">
                        <c:v>628.47900000000004</c:v>
                      </c:pt>
                      <c:pt idx="7234" formatCode="General">
                        <c:v>628.48900000000003</c:v>
                      </c:pt>
                      <c:pt idx="7235" formatCode="General">
                        <c:v>628.49900000000002</c:v>
                      </c:pt>
                      <c:pt idx="7236" formatCode="General">
                        <c:v>628.50900000000001</c:v>
                      </c:pt>
                      <c:pt idx="7237" formatCode="General">
                        <c:v>628.51900000000001</c:v>
                      </c:pt>
                      <c:pt idx="7238" formatCode="General">
                        <c:v>628.529</c:v>
                      </c:pt>
                      <c:pt idx="7239" formatCode="General">
                        <c:v>628.53899999999999</c:v>
                      </c:pt>
                      <c:pt idx="7240" formatCode="General">
                        <c:v>628.54899999999998</c:v>
                      </c:pt>
                      <c:pt idx="7241" formatCode="General">
                        <c:v>628.55899999999997</c:v>
                      </c:pt>
                      <c:pt idx="7242" formatCode="General">
                        <c:v>628.56899999999996</c:v>
                      </c:pt>
                      <c:pt idx="7243" formatCode="General">
                        <c:v>628.57899999999995</c:v>
                      </c:pt>
                      <c:pt idx="7244" formatCode="General">
                        <c:v>628.58900000000006</c:v>
                      </c:pt>
                      <c:pt idx="7245" formatCode="General">
                        <c:v>628.59900000000005</c:v>
                      </c:pt>
                      <c:pt idx="7246" formatCode="General">
                        <c:v>628.60900000000004</c:v>
                      </c:pt>
                      <c:pt idx="7247" formatCode="General">
                        <c:v>628.61900000000003</c:v>
                      </c:pt>
                      <c:pt idx="7248" formatCode="General">
                        <c:v>628.62900000000002</c:v>
                      </c:pt>
                      <c:pt idx="7249" formatCode="General">
                        <c:v>628.63900000000001</c:v>
                      </c:pt>
                      <c:pt idx="7250" formatCode="General">
                        <c:v>628.649</c:v>
                      </c:pt>
                      <c:pt idx="7251" formatCode="General">
                        <c:v>628.65899999999999</c:v>
                      </c:pt>
                      <c:pt idx="7252" formatCode="General">
                        <c:v>628.66899999999998</c:v>
                      </c:pt>
                      <c:pt idx="7253" formatCode="General">
                        <c:v>628.67899999999997</c:v>
                      </c:pt>
                      <c:pt idx="7254" formatCode="General">
                        <c:v>628.68899999999996</c:v>
                      </c:pt>
                      <c:pt idx="7255" formatCode="General">
                        <c:v>628.69899999999996</c:v>
                      </c:pt>
                      <c:pt idx="7256" formatCode="General">
                        <c:v>628.70899999999995</c:v>
                      </c:pt>
                      <c:pt idx="7257" formatCode="General">
                        <c:v>628.71900000000005</c:v>
                      </c:pt>
                      <c:pt idx="7258" formatCode="General">
                        <c:v>628.72900000000004</c:v>
                      </c:pt>
                      <c:pt idx="7259" formatCode="General">
                        <c:v>628.73900000000003</c:v>
                      </c:pt>
                      <c:pt idx="7260" formatCode="General">
                        <c:v>628.74900000000002</c:v>
                      </c:pt>
                      <c:pt idx="7261" formatCode="General">
                        <c:v>628.75900000000001</c:v>
                      </c:pt>
                      <c:pt idx="7262" formatCode="General">
                        <c:v>628.76900000000001</c:v>
                      </c:pt>
                      <c:pt idx="7263" formatCode="General">
                        <c:v>628.779</c:v>
                      </c:pt>
                      <c:pt idx="7264" formatCode="General">
                        <c:v>628.78899999999999</c:v>
                      </c:pt>
                      <c:pt idx="7265" formatCode="General">
                        <c:v>628.79899999999998</c:v>
                      </c:pt>
                      <c:pt idx="7266" formatCode="General">
                        <c:v>628.80899999999997</c:v>
                      </c:pt>
                      <c:pt idx="7267" formatCode="General">
                        <c:v>628.81899999999996</c:v>
                      </c:pt>
                      <c:pt idx="7268" formatCode="General">
                        <c:v>628.82899999999995</c:v>
                      </c:pt>
                      <c:pt idx="7269" formatCode="General">
                        <c:v>628.83900000000006</c:v>
                      </c:pt>
                      <c:pt idx="7270" formatCode="General">
                        <c:v>628.84900000000005</c:v>
                      </c:pt>
                      <c:pt idx="7271" formatCode="General">
                        <c:v>628.85900000000004</c:v>
                      </c:pt>
                      <c:pt idx="7272" formatCode="General">
                        <c:v>628.86900000000003</c:v>
                      </c:pt>
                      <c:pt idx="7273" formatCode="General">
                        <c:v>628.87900000000002</c:v>
                      </c:pt>
                      <c:pt idx="7274" formatCode="General">
                        <c:v>628.88900000000001</c:v>
                      </c:pt>
                      <c:pt idx="7275" formatCode="General">
                        <c:v>628.899</c:v>
                      </c:pt>
                      <c:pt idx="7276" formatCode="General">
                        <c:v>628.90899999999999</c:v>
                      </c:pt>
                      <c:pt idx="7277" formatCode="General">
                        <c:v>628.91899999999998</c:v>
                      </c:pt>
                      <c:pt idx="7278" formatCode="General">
                        <c:v>628.92899999999997</c:v>
                      </c:pt>
                      <c:pt idx="7279" formatCode="General">
                        <c:v>628.93899999999996</c:v>
                      </c:pt>
                      <c:pt idx="7280" formatCode="General">
                        <c:v>628.94899999999996</c:v>
                      </c:pt>
                      <c:pt idx="7281" formatCode="General">
                        <c:v>628.95899999999995</c:v>
                      </c:pt>
                      <c:pt idx="7282" formatCode="General">
                        <c:v>628.96900000000005</c:v>
                      </c:pt>
                      <c:pt idx="7283" formatCode="General">
                        <c:v>628.97900000000004</c:v>
                      </c:pt>
                      <c:pt idx="7284" formatCode="General">
                        <c:v>628.98900000000003</c:v>
                      </c:pt>
                      <c:pt idx="7285" formatCode="General">
                        <c:v>628.99900000000002</c:v>
                      </c:pt>
                      <c:pt idx="7286" formatCode="General">
                        <c:v>629.00900000000001</c:v>
                      </c:pt>
                      <c:pt idx="7287" formatCode="General">
                        <c:v>629.01900000000001</c:v>
                      </c:pt>
                      <c:pt idx="7288" formatCode="General">
                        <c:v>629.029</c:v>
                      </c:pt>
                      <c:pt idx="7289" formatCode="General">
                        <c:v>629.03899999999999</c:v>
                      </c:pt>
                      <c:pt idx="7290" formatCode="General">
                        <c:v>629.04899999999998</c:v>
                      </c:pt>
                      <c:pt idx="7291" formatCode="General">
                        <c:v>629.05899999999997</c:v>
                      </c:pt>
                      <c:pt idx="7292" formatCode="General">
                        <c:v>629.06899999999996</c:v>
                      </c:pt>
                      <c:pt idx="7293" formatCode="General">
                        <c:v>629.07899999999995</c:v>
                      </c:pt>
                      <c:pt idx="7294" formatCode="General">
                        <c:v>629.08900000000006</c:v>
                      </c:pt>
                      <c:pt idx="7295" formatCode="General">
                        <c:v>629.09900000000005</c:v>
                      </c:pt>
                      <c:pt idx="7296" formatCode="General">
                        <c:v>629.10900000000004</c:v>
                      </c:pt>
                      <c:pt idx="7297" formatCode="General">
                        <c:v>629.11900000000003</c:v>
                      </c:pt>
                      <c:pt idx="7298" formatCode="General">
                        <c:v>629.12900000000002</c:v>
                      </c:pt>
                      <c:pt idx="7299" formatCode="General">
                        <c:v>629.13900000000001</c:v>
                      </c:pt>
                      <c:pt idx="7300" formatCode="General">
                        <c:v>629.149</c:v>
                      </c:pt>
                      <c:pt idx="7301" formatCode="General">
                        <c:v>629.15899999999999</c:v>
                      </c:pt>
                      <c:pt idx="7302" formatCode="General">
                        <c:v>629.16899999999998</c:v>
                      </c:pt>
                      <c:pt idx="7303" formatCode="General">
                        <c:v>629.17899999999997</c:v>
                      </c:pt>
                      <c:pt idx="7304" formatCode="General">
                        <c:v>629.18899999999996</c:v>
                      </c:pt>
                      <c:pt idx="7305" formatCode="General">
                        <c:v>629.19899999999996</c:v>
                      </c:pt>
                      <c:pt idx="7306" formatCode="General">
                        <c:v>629.20899999999995</c:v>
                      </c:pt>
                      <c:pt idx="7307" formatCode="General">
                        <c:v>629.21900000000005</c:v>
                      </c:pt>
                      <c:pt idx="7308" formatCode="General">
                        <c:v>629.22900000000004</c:v>
                      </c:pt>
                      <c:pt idx="7309" formatCode="General">
                        <c:v>629.23900000000003</c:v>
                      </c:pt>
                      <c:pt idx="7310" formatCode="General">
                        <c:v>629.24900000000002</c:v>
                      </c:pt>
                      <c:pt idx="7311" formatCode="General">
                        <c:v>629.25900000000001</c:v>
                      </c:pt>
                      <c:pt idx="7312" formatCode="General">
                        <c:v>629.26900000000001</c:v>
                      </c:pt>
                      <c:pt idx="7313" formatCode="General">
                        <c:v>629.279</c:v>
                      </c:pt>
                      <c:pt idx="7314" formatCode="General">
                        <c:v>629.28899999999999</c:v>
                      </c:pt>
                      <c:pt idx="7315" formatCode="General">
                        <c:v>629.29899999999998</c:v>
                      </c:pt>
                      <c:pt idx="7316" formatCode="General">
                        <c:v>629.30899999999997</c:v>
                      </c:pt>
                      <c:pt idx="7317" formatCode="General">
                        <c:v>629.31899999999996</c:v>
                      </c:pt>
                      <c:pt idx="7318" formatCode="General">
                        <c:v>629.32899999999995</c:v>
                      </c:pt>
                      <c:pt idx="7319" formatCode="General">
                        <c:v>629.33900000000006</c:v>
                      </c:pt>
                      <c:pt idx="7320" formatCode="General">
                        <c:v>629.34900000000005</c:v>
                      </c:pt>
                      <c:pt idx="7321" formatCode="General">
                        <c:v>629.35900000000004</c:v>
                      </c:pt>
                      <c:pt idx="7322" formatCode="General">
                        <c:v>629.36900000000003</c:v>
                      </c:pt>
                      <c:pt idx="7323" formatCode="General">
                        <c:v>629.37900000000002</c:v>
                      </c:pt>
                      <c:pt idx="7324" formatCode="General">
                        <c:v>629.38900000000001</c:v>
                      </c:pt>
                      <c:pt idx="7325" formatCode="General">
                        <c:v>629.399</c:v>
                      </c:pt>
                      <c:pt idx="7326" formatCode="General">
                        <c:v>629.40899999999999</c:v>
                      </c:pt>
                      <c:pt idx="7327" formatCode="General">
                        <c:v>629.41899999999998</c:v>
                      </c:pt>
                      <c:pt idx="7328" formatCode="General">
                        <c:v>629.42899999999997</c:v>
                      </c:pt>
                      <c:pt idx="7329" formatCode="General">
                        <c:v>629.43899999999996</c:v>
                      </c:pt>
                      <c:pt idx="7330" formatCode="General">
                        <c:v>629.44899999999996</c:v>
                      </c:pt>
                      <c:pt idx="7331" formatCode="General">
                        <c:v>629.45899999999995</c:v>
                      </c:pt>
                      <c:pt idx="7332" formatCode="General">
                        <c:v>629.46900000000005</c:v>
                      </c:pt>
                      <c:pt idx="7333" formatCode="General">
                        <c:v>629.47900000000004</c:v>
                      </c:pt>
                      <c:pt idx="7334" formatCode="General">
                        <c:v>629.48900000000003</c:v>
                      </c:pt>
                      <c:pt idx="7335" formatCode="General">
                        <c:v>629.49900000000002</c:v>
                      </c:pt>
                      <c:pt idx="7336" formatCode="General">
                        <c:v>629.50900000000001</c:v>
                      </c:pt>
                      <c:pt idx="7337" formatCode="General">
                        <c:v>629.51900000000001</c:v>
                      </c:pt>
                      <c:pt idx="7338" formatCode="General">
                        <c:v>629.529</c:v>
                      </c:pt>
                      <c:pt idx="7339" formatCode="General">
                        <c:v>629.53899999999999</c:v>
                      </c:pt>
                      <c:pt idx="7340" formatCode="General">
                        <c:v>629.54899999999998</c:v>
                      </c:pt>
                      <c:pt idx="7341" formatCode="General">
                        <c:v>629.55899999999997</c:v>
                      </c:pt>
                      <c:pt idx="7342" formatCode="General">
                        <c:v>629.56899999999996</c:v>
                      </c:pt>
                      <c:pt idx="7343" formatCode="General">
                        <c:v>629.57899999999995</c:v>
                      </c:pt>
                      <c:pt idx="7344" formatCode="General">
                        <c:v>629.58900000000006</c:v>
                      </c:pt>
                      <c:pt idx="7345" formatCode="General">
                        <c:v>629.59900000000005</c:v>
                      </c:pt>
                      <c:pt idx="7346" formatCode="General">
                        <c:v>629.60900000000004</c:v>
                      </c:pt>
                      <c:pt idx="7347" formatCode="General">
                        <c:v>629.61900000000003</c:v>
                      </c:pt>
                      <c:pt idx="7348" formatCode="General">
                        <c:v>629.62900000000002</c:v>
                      </c:pt>
                      <c:pt idx="7349" formatCode="General">
                        <c:v>629.63900000000001</c:v>
                      </c:pt>
                      <c:pt idx="7350" formatCode="General">
                        <c:v>629.649</c:v>
                      </c:pt>
                      <c:pt idx="7351" formatCode="General">
                        <c:v>629.65899999999999</c:v>
                      </c:pt>
                      <c:pt idx="7352" formatCode="General">
                        <c:v>629.66899999999998</c:v>
                      </c:pt>
                      <c:pt idx="7353" formatCode="General">
                        <c:v>629.67899999999997</c:v>
                      </c:pt>
                      <c:pt idx="7354" formatCode="General">
                        <c:v>629.68899999999996</c:v>
                      </c:pt>
                      <c:pt idx="7355" formatCode="General">
                        <c:v>629.69899999999996</c:v>
                      </c:pt>
                      <c:pt idx="7356" formatCode="General">
                        <c:v>629.70899999999995</c:v>
                      </c:pt>
                      <c:pt idx="7357" formatCode="General">
                        <c:v>629.71900000000005</c:v>
                      </c:pt>
                      <c:pt idx="7358" formatCode="General">
                        <c:v>629.72900000000004</c:v>
                      </c:pt>
                      <c:pt idx="7359" formatCode="General">
                        <c:v>629.73900000000003</c:v>
                      </c:pt>
                      <c:pt idx="7360" formatCode="General">
                        <c:v>629.74900000000002</c:v>
                      </c:pt>
                      <c:pt idx="7361" formatCode="General">
                        <c:v>629.75900000000001</c:v>
                      </c:pt>
                      <c:pt idx="7362" formatCode="General">
                        <c:v>629.76900000000001</c:v>
                      </c:pt>
                      <c:pt idx="7363" formatCode="General">
                        <c:v>629.779</c:v>
                      </c:pt>
                      <c:pt idx="7364" formatCode="General">
                        <c:v>629.78899999999999</c:v>
                      </c:pt>
                      <c:pt idx="7365" formatCode="General">
                        <c:v>629.79899999999998</c:v>
                      </c:pt>
                      <c:pt idx="7366" formatCode="General">
                        <c:v>629.80899999999997</c:v>
                      </c:pt>
                      <c:pt idx="7367" formatCode="General">
                        <c:v>629.81899999999996</c:v>
                      </c:pt>
                      <c:pt idx="7368" formatCode="General">
                        <c:v>629.82899999999995</c:v>
                      </c:pt>
                      <c:pt idx="7369" formatCode="General">
                        <c:v>629.83900000000006</c:v>
                      </c:pt>
                      <c:pt idx="7370" formatCode="General">
                        <c:v>629.84900000000005</c:v>
                      </c:pt>
                      <c:pt idx="7371" formatCode="General">
                        <c:v>629.85900000000004</c:v>
                      </c:pt>
                      <c:pt idx="7372" formatCode="General">
                        <c:v>629.86900000000003</c:v>
                      </c:pt>
                      <c:pt idx="7373" formatCode="General">
                        <c:v>629.87900000000002</c:v>
                      </c:pt>
                      <c:pt idx="7374" formatCode="General">
                        <c:v>629.88900000000001</c:v>
                      </c:pt>
                      <c:pt idx="7375" formatCode="General">
                        <c:v>629.899</c:v>
                      </c:pt>
                      <c:pt idx="7376" formatCode="General">
                        <c:v>629.90899999999999</c:v>
                      </c:pt>
                      <c:pt idx="7377" formatCode="General">
                        <c:v>629.91899999999998</c:v>
                      </c:pt>
                      <c:pt idx="7378" formatCode="General">
                        <c:v>629.92899999999997</c:v>
                      </c:pt>
                      <c:pt idx="7379" formatCode="General">
                        <c:v>629.93899999999996</c:v>
                      </c:pt>
                      <c:pt idx="7380" formatCode="General">
                        <c:v>629.94899999999996</c:v>
                      </c:pt>
                      <c:pt idx="7381" formatCode="General">
                        <c:v>629.95899999999995</c:v>
                      </c:pt>
                      <c:pt idx="7382" formatCode="General">
                        <c:v>629.96900000000005</c:v>
                      </c:pt>
                      <c:pt idx="7383" formatCode="General">
                        <c:v>629.97900000000004</c:v>
                      </c:pt>
                      <c:pt idx="7384" formatCode="General">
                        <c:v>629.98900000000003</c:v>
                      </c:pt>
                      <c:pt idx="7385" formatCode="General">
                        <c:v>629.99900000000002</c:v>
                      </c:pt>
                      <c:pt idx="7386" formatCode="General">
                        <c:v>630.00900000000001</c:v>
                      </c:pt>
                      <c:pt idx="7387" formatCode="General">
                        <c:v>630.01900000000001</c:v>
                      </c:pt>
                      <c:pt idx="7388" formatCode="General">
                        <c:v>630.029</c:v>
                      </c:pt>
                      <c:pt idx="7389" formatCode="General">
                        <c:v>630.03899999999999</c:v>
                      </c:pt>
                      <c:pt idx="7390" formatCode="General">
                        <c:v>630.04899999999998</c:v>
                      </c:pt>
                      <c:pt idx="7391" formatCode="General">
                        <c:v>630.05899999999997</c:v>
                      </c:pt>
                      <c:pt idx="7392" formatCode="General">
                        <c:v>630.06899999999996</c:v>
                      </c:pt>
                      <c:pt idx="7393" formatCode="General">
                        <c:v>630.07899999999995</c:v>
                      </c:pt>
                      <c:pt idx="7394" formatCode="General">
                        <c:v>630.08900000000006</c:v>
                      </c:pt>
                      <c:pt idx="7395" formatCode="General">
                        <c:v>630.09900000000005</c:v>
                      </c:pt>
                      <c:pt idx="7396" formatCode="General">
                        <c:v>630.10900000000004</c:v>
                      </c:pt>
                      <c:pt idx="7397" formatCode="General">
                        <c:v>630.11900000000003</c:v>
                      </c:pt>
                      <c:pt idx="7398" formatCode="General">
                        <c:v>630.12900000000002</c:v>
                      </c:pt>
                      <c:pt idx="7399" formatCode="General">
                        <c:v>630.13900000000001</c:v>
                      </c:pt>
                      <c:pt idx="7400" formatCode="General">
                        <c:v>630.149</c:v>
                      </c:pt>
                      <c:pt idx="7401" formatCode="General">
                        <c:v>630.15899999999999</c:v>
                      </c:pt>
                      <c:pt idx="7402" formatCode="General">
                        <c:v>630.16899999999998</c:v>
                      </c:pt>
                      <c:pt idx="7403" formatCode="General">
                        <c:v>630.17899999999997</c:v>
                      </c:pt>
                      <c:pt idx="7404" formatCode="General">
                        <c:v>630.18899999999996</c:v>
                      </c:pt>
                      <c:pt idx="7405" formatCode="General">
                        <c:v>630.19899999999996</c:v>
                      </c:pt>
                      <c:pt idx="7406" formatCode="General">
                        <c:v>630.20899999999995</c:v>
                      </c:pt>
                      <c:pt idx="7407" formatCode="General">
                        <c:v>630.21900000000005</c:v>
                      </c:pt>
                      <c:pt idx="7408" formatCode="General">
                        <c:v>630.22900000000004</c:v>
                      </c:pt>
                      <c:pt idx="7409" formatCode="General">
                        <c:v>630.23900000000003</c:v>
                      </c:pt>
                      <c:pt idx="7410" formatCode="General">
                        <c:v>630.24900000000002</c:v>
                      </c:pt>
                      <c:pt idx="7411" formatCode="General">
                        <c:v>630.25900000000001</c:v>
                      </c:pt>
                      <c:pt idx="7412" formatCode="General">
                        <c:v>630.26900000000001</c:v>
                      </c:pt>
                      <c:pt idx="7413" formatCode="General">
                        <c:v>630.279</c:v>
                      </c:pt>
                      <c:pt idx="7414" formatCode="General">
                        <c:v>630.28899999999999</c:v>
                      </c:pt>
                      <c:pt idx="7415" formatCode="General">
                        <c:v>630.29899999999998</c:v>
                      </c:pt>
                      <c:pt idx="7416" formatCode="General">
                        <c:v>630.30899999999997</c:v>
                      </c:pt>
                      <c:pt idx="7417" formatCode="General">
                        <c:v>630.31899999999996</c:v>
                      </c:pt>
                      <c:pt idx="7418" formatCode="General">
                        <c:v>630.32899999999995</c:v>
                      </c:pt>
                      <c:pt idx="7419" formatCode="General">
                        <c:v>630.33900000000006</c:v>
                      </c:pt>
                      <c:pt idx="7420" formatCode="General">
                        <c:v>630.34900000000005</c:v>
                      </c:pt>
                      <c:pt idx="7421" formatCode="General">
                        <c:v>630.35900000000004</c:v>
                      </c:pt>
                      <c:pt idx="7422" formatCode="General">
                        <c:v>630.36900000000003</c:v>
                      </c:pt>
                      <c:pt idx="7423" formatCode="General">
                        <c:v>630.37900000000002</c:v>
                      </c:pt>
                      <c:pt idx="7424" formatCode="General">
                        <c:v>630.38900000000001</c:v>
                      </c:pt>
                      <c:pt idx="7425" formatCode="General">
                        <c:v>630.399</c:v>
                      </c:pt>
                      <c:pt idx="7426" formatCode="General">
                        <c:v>630.40899999999999</c:v>
                      </c:pt>
                      <c:pt idx="7427" formatCode="General">
                        <c:v>630.41899999999998</c:v>
                      </c:pt>
                      <c:pt idx="7428" formatCode="General">
                        <c:v>630.42899999999997</c:v>
                      </c:pt>
                      <c:pt idx="7429" formatCode="General">
                        <c:v>630.43899999999996</c:v>
                      </c:pt>
                      <c:pt idx="7430" formatCode="General">
                        <c:v>630.44899999999996</c:v>
                      </c:pt>
                      <c:pt idx="7431" formatCode="General">
                        <c:v>630.45899999999995</c:v>
                      </c:pt>
                      <c:pt idx="7432" formatCode="General">
                        <c:v>630.46900000000005</c:v>
                      </c:pt>
                      <c:pt idx="7433" formatCode="General">
                        <c:v>630.47900000000004</c:v>
                      </c:pt>
                      <c:pt idx="7434" formatCode="General">
                        <c:v>630.48900000000003</c:v>
                      </c:pt>
                      <c:pt idx="7435" formatCode="General">
                        <c:v>630.49900000000002</c:v>
                      </c:pt>
                      <c:pt idx="7436" formatCode="General">
                        <c:v>630.50900000000001</c:v>
                      </c:pt>
                      <c:pt idx="7437" formatCode="General">
                        <c:v>630.51900000000001</c:v>
                      </c:pt>
                      <c:pt idx="7438" formatCode="General">
                        <c:v>630.529</c:v>
                      </c:pt>
                      <c:pt idx="7439" formatCode="General">
                        <c:v>630.53899999999999</c:v>
                      </c:pt>
                      <c:pt idx="7440" formatCode="General">
                        <c:v>630.54899999999998</c:v>
                      </c:pt>
                      <c:pt idx="7441" formatCode="General">
                        <c:v>630.55899999999997</c:v>
                      </c:pt>
                      <c:pt idx="7442" formatCode="General">
                        <c:v>630.56899999999996</c:v>
                      </c:pt>
                      <c:pt idx="7443" formatCode="General">
                        <c:v>630.57899999999995</c:v>
                      </c:pt>
                      <c:pt idx="7444" formatCode="General">
                        <c:v>630.58900000000006</c:v>
                      </c:pt>
                      <c:pt idx="7445" formatCode="General">
                        <c:v>630.59900000000005</c:v>
                      </c:pt>
                      <c:pt idx="7446" formatCode="General">
                        <c:v>630.60900000000004</c:v>
                      </c:pt>
                      <c:pt idx="7447" formatCode="General">
                        <c:v>630.61900000000003</c:v>
                      </c:pt>
                      <c:pt idx="7448" formatCode="General">
                        <c:v>630.62900000000002</c:v>
                      </c:pt>
                      <c:pt idx="7449" formatCode="General">
                        <c:v>630.63900000000001</c:v>
                      </c:pt>
                      <c:pt idx="7450" formatCode="General">
                        <c:v>630.649</c:v>
                      </c:pt>
                      <c:pt idx="7451" formatCode="General">
                        <c:v>630.65899999999999</c:v>
                      </c:pt>
                      <c:pt idx="7452" formatCode="General">
                        <c:v>630.66899999999998</c:v>
                      </c:pt>
                      <c:pt idx="7453" formatCode="General">
                        <c:v>630.67899999999997</c:v>
                      </c:pt>
                      <c:pt idx="7454" formatCode="General">
                        <c:v>630.68899999999996</c:v>
                      </c:pt>
                      <c:pt idx="7455" formatCode="General">
                        <c:v>630.69899999999996</c:v>
                      </c:pt>
                      <c:pt idx="7456" formatCode="General">
                        <c:v>630.70899999999995</c:v>
                      </c:pt>
                      <c:pt idx="7457" formatCode="General">
                        <c:v>630.71900000000005</c:v>
                      </c:pt>
                      <c:pt idx="7458" formatCode="General">
                        <c:v>630.72900000000004</c:v>
                      </c:pt>
                      <c:pt idx="7459" formatCode="General">
                        <c:v>630.73900000000003</c:v>
                      </c:pt>
                      <c:pt idx="7460" formatCode="General">
                        <c:v>630.74900000000002</c:v>
                      </c:pt>
                      <c:pt idx="7461" formatCode="General">
                        <c:v>630.75900000000001</c:v>
                      </c:pt>
                      <c:pt idx="7462" formatCode="General">
                        <c:v>630.76900000000001</c:v>
                      </c:pt>
                      <c:pt idx="7463" formatCode="General">
                        <c:v>630.779</c:v>
                      </c:pt>
                      <c:pt idx="7464" formatCode="General">
                        <c:v>630.78899999999999</c:v>
                      </c:pt>
                      <c:pt idx="7465" formatCode="General">
                        <c:v>630.79600000000005</c:v>
                      </c:pt>
                      <c:pt idx="7466" formatCode="General">
                        <c:v>630.79600000000005</c:v>
                      </c:pt>
                      <c:pt idx="7467" formatCode="General">
                        <c:v>631.79600000000005</c:v>
                      </c:pt>
                      <c:pt idx="7468" formatCode="General">
                        <c:v>632.79600000000005</c:v>
                      </c:pt>
                      <c:pt idx="7469" formatCode="General">
                        <c:v>633.79600000000005</c:v>
                      </c:pt>
                      <c:pt idx="7470" formatCode="General">
                        <c:v>634.79600000000005</c:v>
                      </c:pt>
                      <c:pt idx="7471" formatCode="General">
                        <c:v>635.79600000000005</c:v>
                      </c:pt>
                      <c:pt idx="7472" formatCode="General">
                        <c:v>636.79600000000005</c:v>
                      </c:pt>
                      <c:pt idx="7473" formatCode="General">
                        <c:v>637.79600000000005</c:v>
                      </c:pt>
                      <c:pt idx="7474" formatCode="General">
                        <c:v>638.79600000000005</c:v>
                      </c:pt>
                      <c:pt idx="7475" formatCode="General">
                        <c:v>639.79600000000005</c:v>
                      </c:pt>
                      <c:pt idx="7476" formatCode="General">
                        <c:v>640.79600000000005</c:v>
                      </c:pt>
                      <c:pt idx="7477" formatCode="General">
                        <c:v>641.79600000000005</c:v>
                      </c:pt>
                      <c:pt idx="7478" formatCode="General">
                        <c:v>642.79600000000005</c:v>
                      </c:pt>
                      <c:pt idx="7479" formatCode="General">
                        <c:v>643.79600000000005</c:v>
                      </c:pt>
                      <c:pt idx="7480" formatCode="General">
                        <c:v>644.79600000000005</c:v>
                      </c:pt>
                      <c:pt idx="7481" formatCode="General">
                        <c:v>645.79600000000005</c:v>
                      </c:pt>
                      <c:pt idx="7482" formatCode="General">
                        <c:v>646.79600000000005</c:v>
                      </c:pt>
                      <c:pt idx="7483" formatCode="General">
                        <c:v>647.79600000000005</c:v>
                      </c:pt>
                      <c:pt idx="7484" formatCode="General">
                        <c:v>648.79600000000005</c:v>
                      </c:pt>
                      <c:pt idx="7485" formatCode="General">
                        <c:v>649.79600000000005</c:v>
                      </c:pt>
                      <c:pt idx="7486" formatCode="General">
                        <c:v>650.79600000000005</c:v>
                      </c:pt>
                      <c:pt idx="7487" formatCode="General">
                        <c:v>651.79600000000005</c:v>
                      </c:pt>
                      <c:pt idx="7488" formatCode="General">
                        <c:v>652.79600000000005</c:v>
                      </c:pt>
                      <c:pt idx="7489" formatCode="General">
                        <c:v>653.79600000000005</c:v>
                      </c:pt>
                      <c:pt idx="7490" formatCode="General">
                        <c:v>654.79600000000005</c:v>
                      </c:pt>
                      <c:pt idx="7491" formatCode="General">
                        <c:v>655.79600000000005</c:v>
                      </c:pt>
                      <c:pt idx="7492" formatCode="General">
                        <c:v>656.79600000000005</c:v>
                      </c:pt>
                      <c:pt idx="7493" formatCode="General">
                        <c:v>657.79600000000005</c:v>
                      </c:pt>
                      <c:pt idx="7494" formatCode="General">
                        <c:v>658.79600000000005</c:v>
                      </c:pt>
                      <c:pt idx="7495" formatCode="General">
                        <c:v>659.79600000000005</c:v>
                      </c:pt>
                      <c:pt idx="7496" formatCode="General">
                        <c:v>660.79600000000005</c:v>
                      </c:pt>
                      <c:pt idx="7497" formatCode="General">
                        <c:v>661.79600000000005</c:v>
                      </c:pt>
                      <c:pt idx="7498" formatCode="General">
                        <c:v>662.79600000000005</c:v>
                      </c:pt>
                      <c:pt idx="7499" formatCode="General">
                        <c:v>663.79600000000005</c:v>
                      </c:pt>
                      <c:pt idx="7500" formatCode="General">
                        <c:v>664.79600000000005</c:v>
                      </c:pt>
                      <c:pt idx="7501" formatCode="General">
                        <c:v>665.79600000000005</c:v>
                      </c:pt>
                      <c:pt idx="7502" formatCode="General">
                        <c:v>666.79600000000005</c:v>
                      </c:pt>
                      <c:pt idx="7503" formatCode="General">
                        <c:v>667.79600000000005</c:v>
                      </c:pt>
                      <c:pt idx="7504" formatCode="General">
                        <c:v>668.79600000000005</c:v>
                      </c:pt>
                      <c:pt idx="7505" formatCode="General">
                        <c:v>669.79600000000005</c:v>
                      </c:pt>
                      <c:pt idx="7506" formatCode="General">
                        <c:v>670.79600000000005</c:v>
                      </c:pt>
                      <c:pt idx="7507" formatCode="General">
                        <c:v>671.79600000000005</c:v>
                      </c:pt>
                      <c:pt idx="7508" formatCode="General">
                        <c:v>672.79600000000005</c:v>
                      </c:pt>
                      <c:pt idx="7509" formatCode="General">
                        <c:v>673.79600000000005</c:v>
                      </c:pt>
                      <c:pt idx="7510" formatCode="General">
                        <c:v>674.79600000000005</c:v>
                      </c:pt>
                      <c:pt idx="7511" formatCode="General">
                        <c:v>675.79600000000005</c:v>
                      </c:pt>
                      <c:pt idx="7512" formatCode="General">
                        <c:v>676.79600000000005</c:v>
                      </c:pt>
                      <c:pt idx="7513" formatCode="General">
                        <c:v>677.79600000000005</c:v>
                      </c:pt>
                      <c:pt idx="7514" formatCode="General">
                        <c:v>678.79600000000005</c:v>
                      </c:pt>
                      <c:pt idx="7515" formatCode="General">
                        <c:v>679.79600000000005</c:v>
                      </c:pt>
                      <c:pt idx="7516" formatCode="General">
                        <c:v>680.79600000000005</c:v>
                      </c:pt>
                      <c:pt idx="7517" formatCode="General">
                        <c:v>681.79600000000005</c:v>
                      </c:pt>
                      <c:pt idx="7518" formatCode="General">
                        <c:v>682.79600000000005</c:v>
                      </c:pt>
                      <c:pt idx="7519" formatCode="General">
                        <c:v>683.79600000000005</c:v>
                      </c:pt>
                      <c:pt idx="7520" formatCode="General">
                        <c:v>684.79600000000005</c:v>
                      </c:pt>
                      <c:pt idx="7521" formatCode="General">
                        <c:v>685.79600000000005</c:v>
                      </c:pt>
                      <c:pt idx="7522" formatCode="General">
                        <c:v>686.79600000000005</c:v>
                      </c:pt>
                      <c:pt idx="7523" formatCode="General">
                        <c:v>687.79600000000005</c:v>
                      </c:pt>
                      <c:pt idx="7524" formatCode="General">
                        <c:v>688.79600000000005</c:v>
                      </c:pt>
                      <c:pt idx="7525" formatCode="General">
                        <c:v>689.79600000000005</c:v>
                      </c:pt>
                      <c:pt idx="7526" formatCode="General">
                        <c:v>690.79600000000005</c:v>
                      </c:pt>
                      <c:pt idx="7527" formatCode="General">
                        <c:v>691.79600000000005</c:v>
                      </c:pt>
                      <c:pt idx="7528" formatCode="General">
                        <c:v>692.79600000000005</c:v>
                      </c:pt>
                      <c:pt idx="7529" formatCode="General">
                        <c:v>693.79600000000005</c:v>
                      </c:pt>
                      <c:pt idx="7530" formatCode="General">
                        <c:v>694.79600000000005</c:v>
                      </c:pt>
                      <c:pt idx="7531" formatCode="General">
                        <c:v>695.79600000000005</c:v>
                      </c:pt>
                      <c:pt idx="7532" formatCode="General">
                        <c:v>696.79600000000005</c:v>
                      </c:pt>
                      <c:pt idx="7533" formatCode="General">
                        <c:v>697.79600000000005</c:v>
                      </c:pt>
                      <c:pt idx="7534" formatCode="General">
                        <c:v>698.79600000000005</c:v>
                      </c:pt>
                      <c:pt idx="7535" formatCode="General">
                        <c:v>699.79600000000005</c:v>
                      </c:pt>
                      <c:pt idx="7536" formatCode="General">
                        <c:v>700.79600000000005</c:v>
                      </c:pt>
                      <c:pt idx="7537" formatCode="General">
                        <c:v>701.00699999999995</c:v>
                      </c:pt>
                      <c:pt idx="7538" formatCode="General">
                        <c:v>701.00699999999995</c:v>
                      </c:pt>
                      <c:pt idx="7539" formatCode="General">
                        <c:v>701.01700000000005</c:v>
                      </c:pt>
                      <c:pt idx="7540" formatCode="General">
                        <c:v>701.02700000000004</c:v>
                      </c:pt>
                      <c:pt idx="7541" formatCode="General">
                        <c:v>701.03700000000003</c:v>
                      </c:pt>
                      <c:pt idx="7542" formatCode="General">
                        <c:v>701.04700000000003</c:v>
                      </c:pt>
                      <c:pt idx="7543" formatCode="General">
                        <c:v>701.05700000000002</c:v>
                      </c:pt>
                      <c:pt idx="7544" formatCode="General">
                        <c:v>701.06700000000001</c:v>
                      </c:pt>
                      <c:pt idx="7545" formatCode="General">
                        <c:v>701.077</c:v>
                      </c:pt>
                      <c:pt idx="7546" formatCode="General">
                        <c:v>701.08699999999999</c:v>
                      </c:pt>
                      <c:pt idx="7547" formatCode="General">
                        <c:v>701.09699999999998</c:v>
                      </c:pt>
                      <c:pt idx="7548" formatCode="General">
                        <c:v>701.10699999999997</c:v>
                      </c:pt>
                      <c:pt idx="7549" formatCode="General">
                        <c:v>701.11699999999996</c:v>
                      </c:pt>
                      <c:pt idx="7550" formatCode="General">
                        <c:v>701.12699999999995</c:v>
                      </c:pt>
                      <c:pt idx="7551" formatCode="General">
                        <c:v>701.13699999999994</c:v>
                      </c:pt>
                      <c:pt idx="7552" formatCode="General">
                        <c:v>701.14700000000005</c:v>
                      </c:pt>
                      <c:pt idx="7553" formatCode="General">
                        <c:v>701.15700000000004</c:v>
                      </c:pt>
                      <c:pt idx="7554" formatCode="General">
                        <c:v>701.16700000000003</c:v>
                      </c:pt>
                      <c:pt idx="7555" formatCode="General">
                        <c:v>701.17700000000002</c:v>
                      </c:pt>
                      <c:pt idx="7556" formatCode="General">
                        <c:v>701.18700000000001</c:v>
                      </c:pt>
                      <c:pt idx="7557" formatCode="General">
                        <c:v>701.197</c:v>
                      </c:pt>
                      <c:pt idx="7558" formatCode="General">
                        <c:v>701.20699999999999</c:v>
                      </c:pt>
                      <c:pt idx="7559" formatCode="General">
                        <c:v>701.21699999999998</c:v>
                      </c:pt>
                      <c:pt idx="7560" formatCode="General">
                        <c:v>701.22699999999998</c:v>
                      </c:pt>
                      <c:pt idx="7561" formatCode="General">
                        <c:v>701.23699999999997</c:v>
                      </c:pt>
                      <c:pt idx="7562" formatCode="General">
                        <c:v>701.24699999999996</c:v>
                      </c:pt>
                      <c:pt idx="7563" formatCode="General">
                        <c:v>701.25699999999995</c:v>
                      </c:pt>
                      <c:pt idx="7564" formatCode="General">
                        <c:v>701.26700000000005</c:v>
                      </c:pt>
                      <c:pt idx="7565" formatCode="General">
                        <c:v>701.27700000000004</c:v>
                      </c:pt>
                      <c:pt idx="7566" formatCode="General">
                        <c:v>701.28700000000003</c:v>
                      </c:pt>
                      <c:pt idx="7567" formatCode="General">
                        <c:v>701.29700000000003</c:v>
                      </c:pt>
                      <c:pt idx="7568" formatCode="General">
                        <c:v>701.30700000000002</c:v>
                      </c:pt>
                      <c:pt idx="7569" formatCode="General">
                        <c:v>701.31700000000001</c:v>
                      </c:pt>
                      <c:pt idx="7570" formatCode="General">
                        <c:v>701.327</c:v>
                      </c:pt>
                      <c:pt idx="7571" formatCode="General">
                        <c:v>701.33699999999999</c:v>
                      </c:pt>
                      <c:pt idx="7572" formatCode="General">
                        <c:v>701.34699999999998</c:v>
                      </c:pt>
                      <c:pt idx="7573" formatCode="General">
                        <c:v>701.35699999999997</c:v>
                      </c:pt>
                      <c:pt idx="7574" formatCode="General">
                        <c:v>701.36699999999996</c:v>
                      </c:pt>
                      <c:pt idx="7575" formatCode="General">
                        <c:v>701.37699999999995</c:v>
                      </c:pt>
                      <c:pt idx="7576" formatCode="General">
                        <c:v>701.38699999999994</c:v>
                      </c:pt>
                      <c:pt idx="7577" formatCode="General">
                        <c:v>701.39700000000005</c:v>
                      </c:pt>
                      <c:pt idx="7578" formatCode="General">
                        <c:v>701.40700000000004</c:v>
                      </c:pt>
                      <c:pt idx="7579" formatCode="General">
                        <c:v>701.41700000000003</c:v>
                      </c:pt>
                      <c:pt idx="7580" formatCode="General">
                        <c:v>701.42700000000002</c:v>
                      </c:pt>
                      <c:pt idx="7581" formatCode="General">
                        <c:v>701.43700000000001</c:v>
                      </c:pt>
                      <c:pt idx="7582" formatCode="General">
                        <c:v>701.447</c:v>
                      </c:pt>
                      <c:pt idx="7583" formatCode="General">
                        <c:v>701.45699999999999</c:v>
                      </c:pt>
                      <c:pt idx="7584" formatCode="General">
                        <c:v>701.46699999999998</c:v>
                      </c:pt>
                      <c:pt idx="7585" formatCode="General">
                        <c:v>701.47699999999998</c:v>
                      </c:pt>
                      <c:pt idx="7586" formatCode="General">
                        <c:v>701.48699999999997</c:v>
                      </c:pt>
                      <c:pt idx="7587" formatCode="General">
                        <c:v>701.49699999999996</c:v>
                      </c:pt>
                      <c:pt idx="7588" formatCode="General">
                        <c:v>701.50699999999995</c:v>
                      </c:pt>
                      <c:pt idx="7589" formatCode="General">
                        <c:v>701.51700000000005</c:v>
                      </c:pt>
                      <c:pt idx="7590" formatCode="General">
                        <c:v>701.52700000000004</c:v>
                      </c:pt>
                      <c:pt idx="7591" formatCode="General">
                        <c:v>701.53700000000003</c:v>
                      </c:pt>
                      <c:pt idx="7592" formatCode="General">
                        <c:v>701.54700000000003</c:v>
                      </c:pt>
                      <c:pt idx="7593" formatCode="General">
                        <c:v>701.55700000000002</c:v>
                      </c:pt>
                      <c:pt idx="7594" formatCode="General">
                        <c:v>701.56700000000001</c:v>
                      </c:pt>
                      <c:pt idx="7595" formatCode="General">
                        <c:v>701.577</c:v>
                      </c:pt>
                      <c:pt idx="7596" formatCode="General">
                        <c:v>701.58699999999999</c:v>
                      </c:pt>
                      <c:pt idx="7597" formatCode="General">
                        <c:v>701.59699999999998</c:v>
                      </c:pt>
                      <c:pt idx="7598" formatCode="General">
                        <c:v>701.60699999999997</c:v>
                      </c:pt>
                      <c:pt idx="7599" formatCode="General">
                        <c:v>701.61699999999996</c:v>
                      </c:pt>
                      <c:pt idx="7600" formatCode="General">
                        <c:v>701.62699999999995</c:v>
                      </c:pt>
                      <c:pt idx="7601" formatCode="General">
                        <c:v>701.63699999999994</c:v>
                      </c:pt>
                      <c:pt idx="7602" formatCode="General">
                        <c:v>701.64700000000005</c:v>
                      </c:pt>
                      <c:pt idx="7603" formatCode="General">
                        <c:v>701.65700000000004</c:v>
                      </c:pt>
                      <c:pt idx="7604" formatCode="General">
                        <c:v>701.66700000000003</c:v>
                      </c:pt>
                      <c:pt idx="7605" formatCode="General">
                        <c:v>701.67700000000002</c:v>
                      </c:pt>
                      <c:pt idx="7606" formatCode="General">
                        <c:v>701.68700000000001</c:v>
                      </c:pt>
                      <c:pt idx="7607" formatCode="General">
                        <c:v>701.697</c:v>
                      </c:pt>
                      <c:pt idx="7608" formatCode="General">
                        <c:v>701.70699999999999</c:v>
                      </c:pt>
                      <c:pt idx="7609" formatCode="General">
                        <c:v>701.71699999999998</c:v>
                      </c:pt>
                      <c:pt idx="7610" formatCode="General">
                        <c:v>701.72699999999998</c:v>
                      </c:pt>
                      <c:pt idx="7611" formatCode="General">
                        <c:v>701.73699999999997</c:v>
                      </c:pt>
                      <c:pt idx="7612" formatCode="General">
                        <c:v>701.74699999999996</c:v>
                      </c:pt>
                      <c:pt idx="7613" formatCode="General">
                        <c:v>701.75699999999995</c:v>
                      </c:pt>
                      <c:pt idx="7614" formatCode="General">
                        <c:v>701.76700000000005</c:v>
                      </c:pt>
                      <c:pt idx="7615" formatCode="General">
                        <c:v>701.77700000000004</c:v>
                      </c:pt>
                      <c:pt idx="7616" formatCode="General">
                        <c:v>701.78700000000003</c:v>
                      </c:pt>
                      <c:pt idx="7617" formatCode="General">
                        <c:v>701.79700000000003</c:v>
                      </c:pt>
                      <c:pt idx="7618" formatCode="General">
                        <c:v>701.80700000000002</c:v>
                      </c:pt>
                      <c:pt idx="7619" formatCode="General">
                        <c:v>701.81700000000001</c:v>
                      </c:pt>
                      <c:pt idx="7620" formatCode="General">
                        <c:v>701.827</c:v>
                      </c:pt>
                      <c:pt idx="7621" formatCode="General">
                        <c:v>701.83699999999999</c:v>
                      </c:pt>
                      <c:pt idx="7622" formatCode="General">
                        <c:v>701.84699999999998</c:v>
                      </c:pt>
                      <c:pt idx="7623" formatCode="General">
                        <c:v>701.85699999999997</c:v>
                      </c:pt>
                      <c:pt idx="7624" formatCode="General">
                        <c:v>701.86699999999996</c:v>
                      </c:pt>
                      <c:pt idx="7625" formatCode="General">
                        <c:v>701.87699999999995</c:v>
                      </c:pt>
                      <c:pt idx="7626" formatCode="General">
                        <c:v>701.88699999999994</c:v>
                      </c:pt>
                      <c:pt idx="7627" formatCode="General">
                        <c:v>701.89700000000005</c:v>
                      </c:pt>
                      <c:pt idx="7628" formatCode="General">
                        <c:v>701.90700000000004</c:v>
                      </c:pt>
                      <c:pt idx="7629" formatCode="General">
                        <c:v>701.91700000000003</c:v>
                      </c:pt>
                      <c:pt idx="7630" formatCode="General">
                        <c:v>701.92700000000002</c:v>
                      </c:pt>
                      <c:pt idx="7631" formatCode="General">
                        <c:v>701.93700000000001</c:v>
                      </c:pt>
                      <c:pt idx="7632" formatCode="General">
                        <c:v>701.947</c:v>
                      </c:pt>
                      <c:pt idx="7633" formatCode="General">
                        <c:v>701.95699999999999</c:v>
                      </c:pt>
                      <c:pt idx="7634" formatCode="General">
                        <c:v>701.96699999999998</c:v>
                      </c:pt>
                      <c:pt idx="7635" formatCode="General">
                        <c:v>701.97699999999998</c:v>
                      </c:pt>
                      <c:pt idx="7636" formatCode="General">
                        <c:v>701.98699999999997</c:v>
                      </c:pt>
                      <c:pt idx="7637" formatCode="General">
                        <c:v>701.99699999999996</c:v>
                      </c:pt>
                      <c:pt idx="7638" formatCode="General">
                        <c:v>702.00699999999995</c:v>
                      </c:pt>
                      <c:pt idx="7639" formatCode="General">
                        <c:v>702.01700000000005</c:v>
                      </c:pt>
                      <c:pt idx="7640" formatCode="General">
                        <c:v>702.02700000000004</c:v>
                      </c:pt>
                      <c:pt idx="7641" formatCode="General">
                        <c:v>702.03700000000003</c:v>
                      </c:pt>
                      <c:pt idx="7642" formatCode="General">
                        <c:v>702.04700000000003</c:v>
                      </c:pt>
                      <c:pt idx="7643" formatCode="General">
                        <c:v>702.05700000000002</c:v>
                      </c:pt>
                      <c:pt idx="7644" formatCode="General">
                        <c:v>702.06700000000001</c:v>
                      </c:pt>
                      <c:pt idx="7645" formatCode="General">
                        <c:v>702.077</c:v>
                      </c:pt>
                      <c:pt idx="7646" formatCode="General">
                        <c:v>702.08699999999999</c:v>
                      </c:pt>
                      <c:pt idx="7647" formatCode="General">
                        <c:v>702.09699999999998</c:v>
                      </c:pt>
                      <c:pt idx="7648" formatCode="General">
                        <c:v>702.10699999999997</c:v>
                      </c:pt>
                      <c:pt idx="7649" formatCode="General">
                        <c:v>702.11699999999996</c:v>
                      </c:pt>
                      <c:pt idx="7650" formatCode="General">
                        <c:v>702.12699999999995</c:v>
                      </c:pt>
                      <c:pt idx="7651" formatCode="General">
                        <c:v>702.13699999999994</c:v>
                      </c:pt>
                      <c:pt idx="7652" formatCode="General">
                        <c:v>702.14700000000005</c:v>
                      </c:pt>
                      <c:pt idx="7653" formatCode="General">
                        <c:v>702.15700000000004</c:v>
                      </c:pt>
                      <c:pt idx="7654" formatCode="General">
                        <c:v>702.16700000000003</c:v>
                      </c:pt>
                      <c:pt idx="7655" formatCode="General">
                        <c:v>702.17700000000002</c:v>
                      </c:pt>
                      <c:pt idx="7656" formatCode="General">
                        <c:v>702.18700000000001</c:v>
                      </c:pt>
                      <c:pt idx="7657" formatCode="General">
                        <c:v>702.197</c:v>
                      </c:pt>
                      <c:pt idx="7658" formatCode="General">
                        <c:v>702.20699999999999</c:v>
                      </c:pt>
                      <c:pt idx="7659" formatCode="General">
                        <c:v>702.21699999999998</c:v>
                      </c:pt>
                      <c:pt idx="7660" formatCode="General">
                        <c:v>702.22699999999998</c:v>
                      </c:pt>
                      <c:pt idx="7661" formatCode="General">
                        <c:v>702.23699999999997</c:v>
                      </c:pt>
                      <c:pt idx="7662" formatCode="General">
                        <c:v>702.24699999999996</c:v>
                      </c:pt>
                      <c:pt idx="7663" formatCode="General">
                        <c:v>702.25699999999995</c:v>
                      </c:pt>
                      <c:pt idx="7664" formatCode="General">
                        <c:v>702.26700000000005</c:v>
                      </c:pt>
                      <c:pt idx="7665" formatCode="General">
                        <c:v>702.27700000000004</c:v>
                      </c:pt>
                      <c:pt idx="7666" formatCode="General">
                        <c:v>702.28700000000003</c:v>
                      </c:pt>
                      <c:pt idx="7667" formatCode="General">
                        <c:v>702.29700000000003</c:v>
                      </c:pt>
                      <c:pt idx="7668" formatCode="General">
                        <c:v>702.30700000000002</c:v>
                      </c:pt>
                      <c:pt idx="7669" formatCode="General">
                        <c:v>702.31700000000001</c:v>
                      </c:pt>
                      <c:pt idx="7670" formatCode="General">
                        <c:v>702.327</c:v>
                      </c:pt>
                      <c:pt idx="7671" formatCode="General">
                        <c:v>702.33699999999999</c:v>
                      </c:pt>
                      <c:pt idx="7672" formatCode="General">
                        <c:v>702.34699999999998</c:v>
                      </c:pt>
                      <c:pt idx="7673" formatCode="General">
                        <c:v>702.35699999999997</c:v>
                      </c:pt>
                      <c:pt idx="7674" formatCode="General">
                        <c:v>702.36699999999996</c:v>
                      </c:pt>
                      <c:pt idx="7675" formatCode="General">
                        <c:v>702.37699999999995</c:v>
                      </c:pt>
                      <c:pt idx="7676" formatCode="General">
                        <c:v>702.38699999999994</c:v>
                      </c:pt>
                      <c:pt idx="7677" formatCode="General">
                        <c:v>702.39700000000005</c:v>
                      </c:pt>
                      <c:pt idx="7678" formatCode="General">
                        <c:v>702.40700000000004</c:v>
                      </c:pt>
                      <c:pt idx="7679" formatCode="General">
                        <c:v>702.41700000000003</c:v>
                      </c:pt>
                      <c:pt idx="7680" formatCode="General">
                        <c:v>702.42700000000002</c:v>
                      </c:pt>
                      <c:pt idx="7681" formatCode="General">
                        <c:v>702.43700000000001</c:v>
                      </c:pt>
                      <c:pt idx="7682" formatCode="General">
                        <c:v>702.447</c:v>
                      </c:pt>
                      <c:pt idx="7683" formatCode="General">
                        <c:v>702.45699999999999</c:v>
                      </c:pt>
                      <c:pt idx="7684" formatCode="General">
                        <c:v>702.46699999999998</c:v>
                      </c:pt>
                      <c:pt idx="7685" formatCode="General">
                        <c:v>702.47699999999998</c:v>
                      </c:pt>
                      <c:pt idx="7686" formatCode="General">
                        <c:v>702.48699999999997</c:v>
                      </c:pt>
                      <c:pt idx="7687" formatCode="General">
                        <c:v>702.49699999999996</c:v>
                      </c:pt>
                      <c:pt idx="7688" formatCode="General">
                        <c:v>702.50699999999995</c:v>
                      </c:pt>
                      <c:pt idx="7689" formatCode="General">
                        <c:v>702.51700000000005</c:v>
                      </c:pt>
                      <c:pt idx="7690" formatCode="General">
                        <c:v>702.52700000000004</c:v>
                      </c:pt>
                      <c:pt idx="7691" formatCode="General">
                        <c:v>702.53700000000003</c:v>
                      </c:pt>
                      <c:pt idx="7692" formatCode="General">
                        <c:v>702.54700000000003</c:v>
                      </c:pt>
                      <c:pt idx="7693" formatCode="General">
                        <c:v>702.55700000000002</c:v>
                      </c:pt>
                      <c:pt idx="7694" formatCode="General">
                        <c:v>702.56700000000001</c:v>
                      </c:pt>
                      <c:pt idx="7695" formatCode="General">
                        <c:v>702.577</c:v>
                      </c:pt>
                      <c:pt idx="7696" formatCode="General">
                        <c:v>702.58699999999999</c:v>
                      </c:pt>
                      <c:pt idx="7697" formatCode="General">
                        <c:v>702.59699999999998</c:v>
                      </c:pt>
                      <c:pt idx="7698" formatCode="General">
                        <c:v>702.60699999999997</c:v>
                      </c:pt>
                      <c:pt idx="7699" formatCode="General">
                        <c:v>702.61699999999996</c:v>
                      </c:pt>
                      <c:pt idx="7700" formatCode="General">
                        <c:v>702.62699999999995</c:v>
                      </c:pt>
                      <c:pt idx="7701" formatCode="General">
                        <c:v>702.63699999999994</c:v>
                      </c:pt>
                      <c:pt idx="7702" formatCode="General">
                        <c:v>702.64700000000005</c:v>
                      </c:pt>
                      <c:pt idx="7703" formatCode="General">
                        <c:v>702.65700000000004</c:v>
                      </c:pt>
                      <c:pt idx="7704" formatCode="General">
                        <c:v>702.66700000000003</c:v>
                      </c:pt>
                      <c:pt idx="7705" formatCode="General">
                        <c:v>702.67700000000002</c:v>
                      </c:pt>
                      <c:pt idx="7706" formatCode="General">
                        <c:v>702.68700000000001</c:v>
                      </c:pt>
                      <c:pt idx="7707" formatCode="General">
                        <c:v>702.697</c:v>
                      </c:pt>
                      <c:pt idx="7708" formatCode="General">
                        <c:v>702.70699999999999</c:v>
                      </c:pt>
                      <c:pt idx="7709" formatCode="General">
                        <c:v>702.71699999999998</c:v>
                      </c:pt>
                      <c:pt idx="7710" formatCode="General">
                        <c:v>702.72699999999998</c:v>
                      </c:pt>
                      <c:pt idx="7711" formatCode="General">
                        <c:v>702.73699999999997</c:v>
                      </c:pt>
                      <c:pt idx="7712" formatCode="General">
                        <c:v>702.74699999999996</c:v>
                      </c:pt>
                      <c:pt idx="7713" formatCode="General">
                        <c:v>702.75699999999995</c:v>
                      </c:pt>
                      <c:pt idx="7714" formatCode="General">
                        <c:v>702.76700000000005</c:v>
                      </c:pt>
                      <c:pt idx="7715" formatCode="General">
                        <c:v>702.77700000000004</c:v>
                      </c:pt>
                      <c:pt idx="7716" formatCode="General">
                        <c:v>702.78700000000003</c:v>
                      </c:pt>
                      <c:pt idx="7717" formatCode="General">
                        <c:v>702.79700000000003</c:v>
                      </c:pt>
                      <c:pt idx="7718" formatCode="General">
                        <c:v>702.80700000000002</c:v>
                      </c:pt>
                      <c:pt idx="7719" formatCode="General">
                        <c:v>702.81700000000001</c:v>
                      </c:pt>
                      <c:pt idx="7720" formatCode="General">
                        <c:v>702.827</c:v>
                      </c:pt>
                      <c:pt idx="7721" formatCode="General">
                        <c:v>702.83699999999999</c:v>
                      </c:pt>
                      <c:pt idx="7722" formatCode="General">
                        <c:v>702.84699999999998</c:v>
                      </c:pt>
                      <c:pt idx="7723" formatCode="General">
                        <c:v>702.85699999999997</c:v>
                      </c:pt>
                      <c:pt idx="7724" formatCode="General">
                        <c:v>702.86699999999996</c:v>
                      </c:pt>
                      <c:pt idx="7725" formatCode="General">
                        <c:v>702.87699999999995</c:v>
                      </c:pt>
                      <c:pt idx="7726" formatCode="General">
                        <c:v>702.88699999999994</c:v>
                      </c:pt>
                      <c:pt idx="7727" formatCode="General">
                        <c:v>702.89700000000005</c:v>
                      </c:pt>
                      <c:pt idx="7728" formatCode="General">
                        <c:v>702.90700000000004</c:v>
                      </c:pt>
                      <c:pt idx="7729" formatCode="General">
                        <c:v>702.91700000000003</c:v>
                      </c:pt>
                      <c:pt idx="7730" formatCode="General">
                        <c:v>702.92700000000002</c:v>
                      </c:pt>
                      <c:pt idx="7731" formatCode="General">
                        <c:v>702.93700000000001</c:v>
                      </c:pt>
                      <c:pt idx="7732" formatCode="General">
                        <c:v>702.947</c:v>
                      </c:pt>
                      <c:pt idx="7733" formatCode="General">
                        <c:v>702.95699999999999</c:v>
                      </c:pt>
                      <c:pt idx="7734" formatCode="General">
                        <c:v>702.96699999999998</c:v>
                      </c:pt>
                      <c:pt idx="7735" formatCode="General">
                        <c:v>702.97699999999998</c:v>
                      </c:pt>
                      <c:pt idx="7736" formatCode="General">
                        <c:v>702.98699999999997</c:v>
                      </c:pt>
                      <c:pt idx="7737" formatCode="General">
                        <c:v>702.99699999999996</c:v>
                      </c:pt>
                      <c:pt idx="7738" formatCode="General">
                        <c:v>703.00699999999995</c:v>
                      </c:pt>
                      <c:pt idx="7739" formatCode="General">
                        <c:v>703.01700000000005</c:v>
                      </c:pt>
                      <c:pt idx="7740" formatCode="General">
                        <c:v>703.02700000000004</c:v>
                      </c:pt>
                      <c:pt idx="7741" formatCode="General">
                        <c:v>703.03700000000003</c:v>
                      </c:pt>
                      <c:pt idx="7742" formatCode="General">
                        <c:v>703.04700000000003</c:v>
                      </c:pt>
                      <c:pt idx="7743" formatCode="General">
                        <c:v>703.05700000000002</c:v>
                      </c:pt>
                      <c:pt idx="7744" formatCode="General">
                        <c:v>703.06700000000001</c:v>
                      </c:pt>
                      <c:pt idx="7745" formatCode="General">
                        <c:v>703.077</c:v>
                      </c:pt>
                      <c:pt idx="7746" formatCode="General">
                        <c:v>703.08699999999999</c:v>
                      </c:pt>
                      <c:pt idx="7747" formatCode="General">
                        <c:v>703.09699999999998</c:v>
                      </c:pt>
                      <c:pt idx="7748" formatCode="General">
                        <c:v>703.10699999999997</c:v>
                      </c:pt>
                      <c:pt idx="7749" formatCode="General">
                        <c:v>703.11699999999996</c:v>
                      </c:pt>
                      <c:pt idx="7750" formatCode="General">
                        <c:v>703.12699999999995</c:v>
                      </c:pt>
                      <c:pt idx="7751" formatCode="General">
                        <c:v>703.13699999999994</c:v>
                      </c:pt>
                      <c:pt idx="7752" formatCode="General">
                        <c:v>703.14700000000005</c:v>
                      </c:pt>
                      <c:pt idx="7753" formatCode="General">
                        <c:v>703.15700000000004</c:v>
                      </c:pt>
                      <c:pt idx="7754" formatCode="General">
                        <c:v>703.16700000000003</c:v>
                      </c:pt>
                      <c:pt idx="7755" formatCode="General">
                        <c:v>703.17700000000002</c:v>
                      </c:pt>
                      <c:pt idx="7756" formatCode="General">
                        <c:v>703.18700000000001</c:v>
                      </c:pt>
                      <c:pt idx="7757" formatCode="General">
                        <c:v>703.197</c:v>
                      </c:pt>
                      <c:pt idx="7758" formatCode="General">
                        <c:v>703.20699999999999</c:v>
                      </c:pt>
                      <c:pt idx="7759" formatCode="General">
                        <c:v>703.21699999999998</c:v>
                      </c:pt>
                      <c:pt idx="7760" formatCode="General">
                        <c:v>703.22699999999998</c:v>
                      </c:pt>
                      <c:pt idx="7761" formatCode="General">
                        <c:v>703.23699999999997</c:v>
                      </c:pt>
                      <c:pt idx="7762" formatCode="General">
                        <c:v>703.24699999999996</c:v>
                      </c:pt>
                      <c:pt idx="7763" formatCode="General">
                        <c:v>703.25699999999995</c:v>
                      </c:pt>
                      <c:pt idx="7764" formatCode="General">
                        <c:v>703.26700000000005</c:v>
                      </c:pt>
                      <c:pt idx="7765" formatCode="General">
                        <c:v>703.27700000000004</c:v>
                      </c:pt>
                      <c:pt idx="7766" formatCode="General">
                        <c:v>703.28700000000003</c:v>
                      </c:pt>
                      <c:pt idx="7767" formatCode="General">
                        <c:v>703.29700000000003</c:v>
                      </c:pt>
                      <c:pt idx="7768" formatCode="General">
                        <c:v>703.30700000000002</c:v>
                      </c:pt>
                      <c:pt idx="7769" formatCode="General">
                        <c:v>703.31700000000001</c:v>
                      </c:pt>
                      <c:pt idx="7770" formatCode="General">
                        <c:v>703.327</c:v>
                      </c:pt>
                      <c:pt idx="7771" formatCode="General">
                        <c:v>703.33699999999999</c:v>
                      </c:pt>
                      <c:pt idx="7772" formatCode="General">
                        <c:v>703.34699999999998</c:v>
                      </c:pt>
                      <c:pt idx="7773" formatCode="General">
                        <c:v>703.35699999999997</c:v>
                      </c:pt>
                      <c:pt idx="7774" formatCode="General">
                        <c:v>703.36699999999996</c:v>
                      </c:pt>
                      <c:pt idx="7775" formatCode="General">
                        <c:v>703.37699999999995</c:v>
                      </c:pt>
                      <c:pt idx="7776" formatCode="General">
                        <c:v>703.38699999999994</c:v>
                      </c:pt>
                      <c:pt idx="7777" formatCode="General">
                        <c:v>703.39700000000005</c:v>
                      </c:pt>
                      <c:pt idx="7778" formatCode="General">
                        <c:v>703.40700000000004</c:v>
                      </c:pt>
                      <c:pt idx="7779" formatCode="General">
                        <c:v>703.41700000000003</c:v>
                      </c:pt>
                      <c:pt idx="7780" formatCode="General">
                        <c:v>703.42700000000002</c:v>
                      </c:pt>
                      <c:pt idx="7781" formatCode="General">
                        <c:v>703.43700000000001</c:v>
                      </c:pt>
                      <c:pt idx="7782" formatCode="General">
                        <c:v>703.447</c:v>
                      </c:pt>
                      <c:pt idx="7783" formatCode="General">
                        <c:v>703.45699999999999</c:v>
                      </c:pt>
                      <c:pt idx="7784" formatCode="General">
                        <c:v>703.46699999999998</c:v>
                      </c:pt>
                      <c:pt idx="7785" formatCode="General">
                        <c:v>703.47699999999998</c:v>
                      </c:pt>
                      <c:pt idx="7786" formatCode="General">
                        <c:v>703.48699999999997</c:v>
                      </c:pt>
                      <c:pt idx="7787" formatCode="General">
                        <c:v>703.49699999999996</c:v>
                      </c:pt>
                      <c:pt idx="7788" formatCode="General">
                        <c:v>703.50699999999995</c:v>
                      </c:pt>
                      <c:pt idx="7789" formatCode="General">
                        <c:v>703.51700000000005</c:v>
                      </c:pt>
                      <c:pt idx="7790" formatCode="General">
                        <c:v>703.52700000000004</c:v>
                      </c:pt>
                      <c:pt idx="7791" formatCode="General">
                        <c:v>703.53700000000003</c:v>
                      </c:pt>
                      <c:pt idx="7792" formatCode="General">
                        <c:v>703.54700000000003</c:v>
                      </c:pt>
                      <c:pt idx="7793" formatCode="General">
                        <c:v>703.55700000000002</c:v>
                      </c:pt>
                      <c:pt idx="7794" formatCode="General">
                        <c:v>703.56700000000001</c:v>
                      </c:pt>
                      <c:pt idx="7795" formatCode="General">
                        <c:v>703.577</c:v>
                      </c:pt>
                      <c:pt idx="7796" formatCode="General">
                        <c:v>703.58699999999999</c:v>
                      </c:pt>
                      <c:pt idx="7797" formatCode="General">
                        <c:v>703.59699999999998</c:v>
                      </c:pt>
                      <c:pt idx="7798" formatCode="General">
                        <c:v>703.60699999999997</c:v>
                      </c:pt>
                      <c:pt idx="7799" formatCode="General">
                        <c:v>703.61699999999996</c:v>
                      </c:pt>
                      <c:pt idx="7800" formatCode="General">
                        <c:v>703.62699999999995</c:v>
                      </c:pt>
                      <c:pt idx="7801" formatCode="General">
                        <c:v>703.63699999999994</c:v>
                      </c:pt>
                      <c:pt idx="7802" formatCode="General">
                        <c:v>703.64700000000005</c:v>
                      </c:pt>
                      <c:pt idx="7803" formatCode="General">
                        <c:v>703.65700000000004</c:v>
                      </c:pt>
                      <c:pt idx="7804" formatCode="General">
                        <c:v>703.66700000000003</c:v>
                      </c:pt>
                      <c:pt idx="7805" formatCode="General">
                        <c:v>703.67700000000002</c:v>
                      </c:pt>
                      <c:pt idx="7806" formatCode="General">
                        <c:v>703.68700000000001</c:v>
                      </c:pt>
                      <c:pt idx="7807" formatCode="General">
                        <c:v>703.697</c:v>
                      </c:pt>
                      <c:pt idx="7808" formatCode="General">
                        <c:v>703.70699999999999</c:v>
                      </c:pt>
                      <c:pt idx="7809" formatCode="General">
                        <c:v>703.71699999999998</c:v>
                      </c:pt>
                      <c:pt idx="7810" formatCode="General">
                        <c:v>703.72699999999998</c:v>
                      </c:pt>
                      <c:pt idx="7811" formatCode="General">
                        <c:v>703.73699999999997</c:v>
                      </c:pt>
                      <c:pt idx="7812" formatCode="General">
                        <c:v>703.74699999999996</c:v>
                      </c:pt>
                      <c:pt idx="7813" formatCode="General">
                        <c:v>703.75699999999995</c:v>
                      </c:pt>
                      <c:pt idx="7814" formatCode="General">
                        <c:v>703.76700000000005</c:v>
                      </c:pt>
                      <c:pt idx="7815" formatCode="General">
                        <c:v>703.77700000000004</c:v>
                      </c:pt>
                      <c:pt idx="7816" formatCode="General">
                        <c:v>703.78700000000003</c:v>
                      </c:pt>
                      <c:pt idx="7817" formatCode="General">
                        <c:v>703.79700000000003</c:v>
                      </c:pt>
                      <c:pt idx="7818" formatCode="General">
                        <c:v>703.80700000000002</c:v>
                      </c:pt>
                      <c:pt idx="7819" formatCode="General">
                        <c:v>703.81700000000001</c:v>
                      </c:pt>
                      <c:pt idx="7820" formatCode="General">
                        <c:v>703.827</c:v>
                      </c:pt>
                      <c:pt idx="7821" formatCode="General">
                        <c:v>703.83699999999999</c:v>
                      </c:pt>
                      <c:pt idx="7822" formatCode="General">
                        <c:v>703.84699999999998</c:v>
                      </c:pt>
                      <c:pt idx="7823" formatCode="General">
                        <c:v>703.85699999999997</c:v>
                      </c:pt>
                      <c:pt idx="7824" formatCode="General">
                        <c:v>703.86699999999996</c:v>
                      </c:pt>
                      <c:pt idx="7825" formatCode="General">
                        <c:v>703.87699999999995</c:v>
                      </c:pt>
                      <c:pt idx="7826" formatCode="General">
                        <c:v>703.88699999999994</c:v>
                      </c:pt>
                      <c:pt idx="7827" formatCode="General">
                        <c:v>703.89700000000005</c:v>
                      </c:pt>
                      <c:pt idx="7828" formatCode="General">
                        <c:v>703.90700000000004</c:v>
                      </c:pt>
                      <c:pt idx="7829" formatCode="General">
                        <c:v>703.91700000000003</c:v>
                      </c:pt>
                      <c:pt idx="7830" formatCode="General">
                        <c:v>703.92700000000002</c:v>
                      </c:pt>
                      <c:pt idx="7831" formatCode="General">
                        <c:v>703.93700000000001</c:v>
                      </c:pt>
                      <c:pt idx="7832" formatCode="General">
                        <c:v>703.947</c:v>
                      </c:pt>
                      <c:pt idx="7833" formatCode="General">
                        <c:v>703.95699999999999</c:v>
                      </c:pt>
                      <c:pt idx="7834" formatCode="General">
                        <c:v>703.96699999999998</c:v>
                      </c:pt>
                      <c:pt idx="7835" formatCode="General">
                        <c:v>703.97699999999998</c:v>
                      </c:pt>
                      <c:pt idx="7836" formatCode="General">
                        <c:v>703.98699999999997</c:v>
                      </c:pt>
                      <c:pt idx="7837" formatCode="General">
                        <c:v>703.99699999999996</c:v>
                      </c:pt>
                      <c:pt idx="7838" formatCode="General">
                        <c:v>704.00699999999995</c:v>
                      </c:pt>
                      <c:pt idx="7839" formatCode="General">
                        <c:v>704.01700000000005</c:v>
                      </c:pt>
                      <c:pt idx="7840" formatCode="General">
                        <c:v>704.02700000000004</c:v>
                      </c:pt>
                      <c:pt idx="7841" formatCode="General">
                        <c:v>704.03700000000003</c:v>
                      </c:pt>
                      <c:pt idx="7842" formatCode="General">
                        <c:v>704.04700000000003</c:v>
                      </c:pt>
                      <c:pt idx="7843" formatCode="General">
                        <c:v>704.05700000000002</c:v>
                      </c:pt>
                      <c:pt idx="7844" formatCode="General">
                        <c:v>704.06700000000001</c:v>
                      </c:pt>
                      <c:pt idx="7845" formatCode="General">
                        <c:v>704.077</c:v>
                      </c:pt>
                      <c:pt idx="7846" formatCode="General">
                        <c:v>704.08699999999999</c:v>
                      </c:pt>
                      <c:pt idx="7847" formatCode="General">
                        <c:v>704.09699999999998</c:v>
                      </c:pt>
                      <c:pt idx="7848" formatCode="General">
                        <c:v>704.10699999999997</c:v>
                      </c:pt>
                      <c:pt idx="7849" formatCode="General">
                        <c:v>704.11699999999996</c:v>
                      </c:pt>
                      <c:pt idx="7850" formatCode="General">
                        <c:v>704.12699999999995</c:v>
                      </c:pt>
                      <c:pt idx="7851" formatCode="General">
                        <c:v>704.13699999999994</c:v>
                      </c:pt>
                      <c:pt idx="7852" formatCode="General">
                        <c:v>704.14700000000005</c:v>
                      </c:pt>
                      <c:pt idx="7853" formatCode="General">
                        <c:v>704.15700000000004</c:v>
                      </c:pt>
                      <c:pt idx="7854" formatCode="General">
                        <c:v>704.16700000000003</c:v>
                      </c:pt>
                      <c:pt idx="7855" formatCode="General">
                        <c:v>704.17700000000002</c:v>
                      </c:pt>
                      <c:pt idx="7856" formatCode="General">
                        <c:v>704.18700000000001</c:v>
                      </c:pt>
                      <c:pt idx="7857" formatCode="General">
                        <c:v>704.197</c:v>
                      </c:pt>
                      <c:pt idx="7858" formatCode="General">
                        <c:v>704.20699999999999</c:v>
                      </c:pt>
                      <c:pt idx="7859" formatCode="General">
                        <c:v>704.21699999999998</c:v>
                      </c:pt>
                      <c:pt idx="7860" formatCode="General">
                        <c:v>704.22699999999998</c:v>
                      </c:pt>
                      <c:pt idx="7861" formatCode="General">
                        <c:v>704.23699999999997</c:v>
                      </c:pt>
                      <c:pt idx="7862" formatCode="General">
                        <c:v>704.24699999999996</c:v>
                      </c:pt>
                      <c:pt idx="7863" formatCode="General">
                        <c:v>704.25699999999995</c:v>
                      </c:pt>
                      <c:pt idx="7864" formatCode="General">
                        <c:v>704.26700000000005</c:v>
                      </c:pt>
                      <c:pt idx="7865" formatCode="General">
                        <c:v>704.27700000000004</c:v>
                      </c:pt>
                      <c:pt idx="7866" formatCode="General">
                        <c:v>704.28700000000003</c:v>
                      </c:pt>
                      <c:pt idx="7867" formatCode="General">
                        <c:v>704.29700000000003</c:v>
                      </c:pt>
                      <c:pt idx="7868" formatCode="General">
                        <c:v>704.30700000000002</c:v>
                      </c:pt>
                      <c:pt idx="7869" formatCode="General">
                        <c:v>704.31700000000001</c:v>
                      </c:pt>
                      <c:pt idx="7870" formatCode="General">
                        <c:v>704.327</c:v>
                      </c:pt>
                      <c:pt idx="7871" formatCode="General">
                        <c:v>704.33699999999999</c:v>
                      </c:pt>
                      <c:pt idx="7872" formatCode="General">
                        <c:v>704.34699999999998</c:v>
                      </c:pt>
                      <c:pt idx="7873" formatCode="General">
                        <c:v>704.35699999999997</c:v>
                      </c:pt>
                      <c:pt idx="7874" formatCode="General">
                        <c:v>704.36699999999996</c:v>
                      </c:pt>
                      <c:pt idx="7875" formatCode="General">
                        <c:v>704.37699999999995</c:v>
                      </c:pt>
                      <c:pt idx="7876" formatCode="General">
                        <c:v>704.38699999999994</c:v>
                      </c:pt>
                      <c:pt idx="7877" formatCode="General">
                        <c:v>704.39700000000005</c:v>
                      </c:pt>
                      <c:pt idx="7878" formatCode="General">
                        <c:v>704.40700000000004</c:v>
                      </c:pt>
                      <c:pt idx="7879" formatCode="General">
                        <c:v>704.41700000000003</c:v>
                      </c:pt>
                      <c:pt idx="7880" formatCode="General">
                        <c:v>704.42700000000002</c:v>
                      </c:pt>
                      <c:pt idx="7881" formatCode="General">
                        <c:v>704.43700000000001</c:v>
                      </c:pt>
                      <c:pt idx="7882" formatCode="General">
                        <c:v>704.447</c:v>
                      </c:pt>
                      <c:pt idx="7883" formatCode="General">
                        <c:v>704.45699999999999</c:v>
                      </c:pt>
                      <c:pt idx="7884" formatCode="General">
                        <c:v>704.46699999999998</c:v>
                      </c:pt>
                      <c:pt idx="7885" formatCode="General">
                        <c:v>704.47699999999998</c:v>
                      </c:pt>
                      <c:pt idx="7886" formatCode="General">
                        <c:v>704.48699999999997</c:v>
                      </c:pt>
                      <c:pt idx="7887" formatCode="General">
                        <c:v>704.49699999999996</c:v>
                      </c:pt>
                      <c:pt idx="7888" formatCode="General">
                        <c:v>704.50699999999995</c:v>
                      </c:pt>
                      <c:pt idx="7889" formatCode="General">
                        <c:v>704.51700000000005</c:v>
                      </c:pt>
                      <c:pt idx="7890" formatCode="General">
                        <c:v>704.52700000000004</c:v>
                      </c:pt>
                      <c:pt idx="7891" formatCode="General">
                        <c:v>704.53700000000003</c:v>
                      </c:pt>
                      <c:pt idx="7892" formatCode="General">
                        <c:v>704.54700000000003</c:v>
                      </c:pt>
                      <c:pt idx="7893" formatCode="General">
                        <c:v>704.55700000000002</c:v>
                      </c:pt>
                      <c:pt idx="7894" formatCode="General">
                        <c:v>704.56700000000001</c:v>
                      </c:pt>
                      <c:pt idx="7895" formatCode="General">
                        <c:v>704.577</c:v>
                      </c:pt>
                      <c:pt idx="7896" formatCode="General">
                        <c:v>704.58699999999999</c:v>
                      </c:pt>
                      <c:pt idx="7897" formatCode="General">
                        <c:v>704.59699999999998</c:v>
                      </c:pt>
                      <c:pt idx="7898" formatCode="General">
                        <c:v>704.60699999999997</c:v>
                      </c:pt>
                      <c:pt idx="7899" formatCode="General">
                        <c:v>704.61699999999996</c:v>
                      </c:pt>
                      <c:pt idx="7900" formatCode="General">
                        <c:v>704.62699999999995</c:v>
                      </c:pt>
                      <c:pt idx="7901" formatCode="General">
                        <c:v>704.63699999999994</c:v>
                      </c:pt>
                      <c:pt idx="7902" formatCode="General">
                        <c:v>704.64700000000005</c:v>
                      </c:pt>
                      <c:pt idx="7903" formatCode="General">
                        <c:v>704.65700000000004</c:v>
                      </c:pt>
                      <c:pt idx="7904" formatCode="General">
                        <c:v>704.66700000000003</c:v>
                      </c:pt>
                      <c:pt idx="7905" formatCode="General">
                        <c:v>704.67700000000002</c:v>
                      </c:pt>
                      <c:pt idx="7906" formatCode="General">
                        <c:v>704.68700000000001</c:v>
                      </c:pt>
                      <c:pt idx="7907" formatCode="General">
                        <c:v>704.697</c:v>
                      </c:pt>
                      <c:pt idx="7908" formatCode="General">
                        <c:v>704.70699999999999</c:v>
                      </c:pt>
                      <c:pt idx="7909" formatCode="General">
                        <c:v>704.71699999999998</c:v>
                      </c:pt>
                      <c:pt idx="7910" formatCode="General">
                        <c:v>704.72699999999998</c:v>
                      </c:pt>
                      <c:pt idx="7911" formatCode="General">
                        <c:v>704.73699999999997</c:v>
                      </c:pt>
                      <c:pt idx="7912" formatCode="General">
                        <c:v>704.74699999999996</c:v>
                      </c:pt>
                      <c:pt idx="7913" formatCode="General">
                        <c:v>704.75699999999995</c:v>
                      </c:pt>
                      <c:pt idx="7914" formatCode="General">
                        <c:v>704.76700000000005</c:v>
                      </c:pt>
                      <c:pt idx="7915" formatCode="General">
                        <c:v>704.77700000000004</c:v>
                      </c:pt>
                      <c:pt idx="7916" formatCode="General">
                        <c:v>704.78700000000003</c:v>
                      </c:pt>
                      <c:pt idx="7917" formatCode="General">
                        <c:v>704.79700000000003</c:v>
                      </c:pt>
                      <c:pt idx="7918" formatCode="General">
                        <c:v>704.80700000000002</c:v>
                      </c:pt>
                      <c:pt idx="7919" formatCode="General">
                        <c:v>704.81700000000001</c:v>
                      </c:pt>
                      <c:pt idx="7920" formatCode="General">
                        <c:v>704.827</c:v>
                      </c:pt>
                      <c:pt idx="7921" formatCode="General">
                        <c:v>704.83699999999999</c:v>
                      </c:pt>
                      <c:pt idx="7922" formatCode="General">
                        <c:v>704.84699999999998</c:v>
                      </c:pt>
                      <c:pt idx="7923" formatCode="General">
                        <c:v>704.85699999999997</c:v>
                      </c:pt>
                      <c:pt idx="7924" formatCode="General">
                        <c:v>704.86699999999996</c:v>
                      </c:pt>
                      <c:pt idx="7925" formatCode="General">
                        <c:v>704.87699999999995</c:v>
                      </c:pt>
                      <c:pt idx="7926" formatCode="General">
                        <c:v>704.88699999999994</c:v>
                      </c:pt>
                      <c:pt idx="7927" formatCode="General">
                        <c:v>704.89700000000005</c:v>
                      </c:pt>
                      <c:pt idx="7928" formatCode="General">
                        <c:v>704.90700000000004</c:v>
                      </c:pt>
                      <c:pt idx="7929" formatCode="General">
                        <c:v>704.91700000000003</c:v>
                      </c:pt>
                      <c:pt idx="7930" formatCode="General">
                        <c:v>704.92700000000002</c:v>
                      </c:pt>
                      <c:pt idx="7931" formatCode="General">
                        <c:v>704.93700000000001</c:v>
                      </c:pt>
                      <c:pt idx="7932" formatCode="General">
                        <c:v>704.947</c:v>
                      </c:pt>
                      <c:pt idx="7933" formatCode="General">
                        <c:v>704.95699999999999</c:v>
                      </c:pt>
                      <c:pt idx="7934" formatCode="General">
                        <c:v>704.96699999999998</c:v>
                      </c:pt>
                      <c:pt idx="7935" formatCode="General">
                        <c:v>704.97699999999998</c:v>
                      </c:pt>
                      <c:pt idx="7936" formatCode="General">
                        <c:v>704.98699999999997</c:v>
                      </c:pt>
                      <c:pt idx="7937" formatCode="General">
                        <c:v>704.99699999999996</c:v>
                      </c:pt>
                      <c:pt idx="7938" formatCode="General">
                        <c:v>705.00699999999995</c:v>
                      </c:pt>
                      <c:pt idx="7939" formatCode="General">
                        <c:v>705.01700000000005</c:v>
                      </c:pt>
                      <c:pt idx="7940" formatCode="General">
                        <c:v>705.02700000000004</c:v>
                      </c:pt>
                      <c:pt idx="7941" formatCode="General">
                        <c:v>705.03700000000003</c:v>
                      </c:pt>
                      <c:pt idx="7942" formatCode="General">
                        <c:v>705.04700000000003</c:v>
                      </c:pt>
                      <c:pt idx="7943" formatCode="General">
                        <c:v>705.05700000000002</c:v>
                      </c:pt>
                      <c:pt idx="7944" formatCode="General">
                        <c:v>705.06700000000001</c:v>
                      </c:pt>
                      <c:pt idx="7945" formatCode="General">
                        <c:v>705.077</c:v>
                      </c:pt>
                      <c:pt idx="7946" formatCode="General">
                        <c:v>705.08699999999999</c:v>
                      </c:pt>
                      <c:pt idx="7947" formatCode="General">
                        <c:v>705.09699999999998</c:v>
                      </c:pt>
                      <c:pt idx="7948" formatCode="General">
                        <c:v>705.10699999999997</c:v>
                      </c:pt>
                      <c:pt idx="7949" formatCode="General">
                        <c:v>705.11699999999996</c:v>
                      </c:pt>
                      <c:pt idx="7950" formatCode="General">
                        <c:v>705.12699999999995</c:v>
                      </c:pt>
                      <c:pt idx="7951" formatCode="General">
                        <c:v>705.13699999999994</c:v>
                      </c:pt>
                      <c:pt idx="7952" formatCode="General">
                        <c:v>705.14700000000005</c:v>
                      </c:pt>
                      <c:pt idx="7953" formatCode="General">
                        <c:v>705.15700000000004</c:v>
                      </c:pt>
                      <c:pt idx="7954" formatCode="General">
                        <c:v>705.16700000000003</c:v>
                      </c:pt>
                      <c:pt idx="7955" formatCode="General">
                        <c:v>705.17700000000002</c:v>
                      </c:pt>
                      <c:pt idx="7956" formatCode="General">
                        <c:v>705.18700000000001</c:v>
                      </c:pt>
                      <c:pt idx="7957" formatCode="General">
                        <c:v>705.197</c:v>
                      </c:pt>
                      <c:pt idx="7958" formatCode="General">
                        <c:v>705.20699999999999</c:v>
                      </c:pt>
                      <c:pt idx="7959" formatCode="General">
                        <c:v>705.21699999999998</c:v>
                      </c:pt>
                      <c:pt idx="7960" formatCode="General">
                        <c:v>705.22699999999998</c:v>
                      </c:pt>
                      <c:pt idx="7961" formatCode="General">
                        <c:v>705.23699999999997</c:v>
                      </c:pt>
                      <c:pt idx="7962" formatCode="General">
                        <c:v>705.24699999999996</c:v>
                      </c:pt>
                      <c:pt idx="7963" formatCode="General">
                        <c:v>705.25699999999995</c:v>
                      </c:pt>
                      <c:pt idx="7964" formatCode="General">
                        <c:v>705.26700000000005</c:v>
                      </c:pt>
                      <c:pt idx="7965" formatCode="General">
                        <c:v>705.27700000000004</c:v>
                      </c:pt>
                      <c:pt idx="7966" formatCode="General">
                        <c:v>705.28700000000003</c:v>
                      </c:pt>
                      <c:pt idx="7967" formatCode="General">
                        <c:v>705.29700000000003</c:v>
                      </c:pt>
                      <c:pt idx="7968" formatCode="General">
                        <c:v>705.30700000000002</c:v>
                      </c:pt>
                      <c:pt idx="7969" formatCode="General">
                        <c:v>705.31700000000001</c:v>
                      </c:pt>
                      <c:pt idx="7970" formatCode="General">
                        <c:v>705.327</c:v>
                      </c:pt>
                      <c:pt idx="7971" formatCode="General">
                        <c:v>705.33699999999999</c:v>
                      </c:pt>
                      <c:pt idx="7972" formatCode="General">
                        <c:v>705.34699999999998</c:v>
                      </c:pt>
                      <c:pt idx="7973" formatCode="General">
                        <c:v>705.35699999999997</c:v>
                      </c:pt>
                      <c:pt idx="7974" formatCode="General">
                        <c:v>705.36699999999996</c:v>
                      </c:pt>
                      <c:pt idx="7975" formatCode="General">
                        <c:v>705.37699999999995</c:v>
                      </c:pt>
                      <c:pt idx="7976" formatCode="General">
                        <c:v>705.38699999999994</c:v>
                      </c:pt>
                      <c:pt idx="7977" formatCode="General">
                        <c:v>705.39700000000005</c:v>
                      </c:pt>
                      <c:pt idx="7978" formatCode="General">
                        <c:v>705.40700000000004</c:v>
                      </c:pt>
                      <c:pt idx="7979" formatCode="General">
                        <c:v>705.41700000000003</c:v>
                      </c:pt>
                      <c:pt idx="7980" formatCode="General">
                        <c:v>705.42700000000002</c:v>
                      </c:pt>
                      <c:pt idx="7981" formatCode="General">
                        <c:v>705.43700000000001</c:v>
                      </c:pt>
                      <c:pt idx="7982" formatCode="General">
                        <c:v>705.447</c:v>
                      </c:pt>
                      <c:pt idx="7983" formatCode="General">
                        <c:v>705.45699999999999</c:v>
                      </c:pt>
                      <c:pt idx="7984" formatCode="General">
                        <c:v>705.46699999999998</c:v>
                      </c:pt>
                      <c:pt idx="7985" formatCode="General">
                        <c:v>705.47699999999998</c:v>
                      </c:pt>
                      <c:pt idx="7986" formatCode="General">
                        <c:v>705.48699999999997</c:v>
                      </c:pt>
                      <c:pt idx="7987" formatCode="General">
                        <c:v>705.49699999999996</c:v>
                      </c:pt>
                      <c:pt idx="7988" formatCode="General">
                        <c:v>705.50699999999995</c:v>
                      </c:pt>
                      <c:pt idx="7989" formatCode="General">
                        <c:v>705.51700000000005</c:v>
                      </c:pt>
                      <c:pt idx="7990" formatCode="General">
                        <c:v>705.52700000000004</c:v>
                      </c:pt>
                      <c:pt idx="7991" formatCode="General">
                        <c:v>705.53700000000003</c:v>
                      </c:pt>
                      <c:pt idx="7992" formatCode="General">
                        <c:v>705.54700000000003</c:v>
                      </c:pt>
                      <c:pt idx="7993" formatCode="General">
                        <c:v>705.55700000000002</c:v>
                      </c:pt>
                      <c:pt idx="7994" formatCode="General">
                        <c:v>705.56700000000001</c:v>
                      </c:pt>
                      <c:pt idx="7995" formatCode="General">
                        <c:v>705.577</c:v>
                      </c:pt>
                      <c:pt idx="7996" formatCode="General">
                        <c:v>705.58699999999999</c:v>
                      </c:pt>
                      <c:pt idx="7997" formatCode="General">
                        <c:v>705.59699999999998</c:v>
                      </c:pt>
                      <c:pt idx="7998" formatCode="General">
                        <c:v>705.60699999999997</c:v>
                      </c:pt>
                      <c:pt idx="7999" formatCode="General">
                        <c:v>705.61699999999996</c:v>
                      </c:pt>
                      <c:pt idx="8000" formatCode="General">
                        <c:v>705.62699999999995</c:v>
                      </c:pt>
                      <c:pt idx="8001" formatCode="General">
                        <c:v>705.63699999999994</c:v>
                      </c:pt>
                      <c:pt idx="8002" formatCode="General">
                        <c:v>705.64700000000005</c:v>
                      </c:pt>
                      <c:pt idx="8003" formatCode="General">
                        <c:v>705.65700000000004</c:v>
                      </c:pt>
                      <c:pt idx="8004" formatCode="General">
                        <c:v>705.66700000000003</c:v>
                      </c:pt>
                      <c:pt idx="8005" formatCode="General">
                        <c:v>705.67700000000002</c:v>
                      </c:pt>
                      <c:pt idx="8006" formatCode="General">
                        <c:v>705.68700000000001</c:v>
                      </c:pt>
                      <c:pt idx="8007" formatCode="General">
                        <c:v>705.697</c:v>
                      </c:pt>
                      <c:pt idx="8008" formatCode="General">
                        <c:v>705.70699999999999</c:v>
                      </c:pt>
                      <c:pt idx="8009" formatCode="General">
                        <c:v>705.71699999999998</c:v>
                      </c:pt>
                      <c:pt idx="8010" formatCode="General">
                        <c:v>705.72699999999998</c:v>
                      </c:pt>
                      <c:pt idx="8011" formatCode="General">
                        <c:v>705.73699999999997</c:v>
                      </c:pt>
                      <c:pt idx="8012" formatCode="General">
                        <c:v>705.74699999999996</c:v>
                      </c:pt>
                      <c:pt idx="8013" formatCode="General">
                        <c:v>705.75699999999995</c:v>
                      </c:pt>
                      <c:pt idx="8014" formatCode="General">
                        <c:v>705.76700000000005</c:v>
                      </c:pt>
                      <c:pt idx="8015" formatCode="General">
                        <c:v>705.77700000000004</c:v>
                      </c:pt>
                      <c:pt idx="8016" formatCode="General">
                        <c:v>705.78700000000003</c:v>
                      </c:pt>
                      <c:pt idx="8017" formatCode="General">
                        <c:v>705.79700000000003</c:v>
                      </c:pt>
                      <c:pt idx="8018" formatCode="General">
                        <c:v>705.80700000000002</c:v>
                      </c:pt>
                      <c:pt idx="8019" formatCode="General">
                        <c:v>705.81700000000001</c:v>
                      </c:pt>
                      <c:pt idx="8020" formatCode="General">
                        <c:v>705.827</c:v>
                      </c:pt>
                      <c:pt idx="8021" formatCode="General">
                        <c:v>705.83699999999999</c:v>
                      </c:pt>
                      <c:pt idx="8022" formatCode="General">
                        <c:v>705.84699999999998</c:v>
                      </c:pt>
                      <c:pt idx="8023" formatCode="General">
                        <c:v>705.85699999999997</c:v>
                      </c:pt>
                      <c:pt idx="8024" formatCode="General">
                        <c:v>705.86699999999996</c:v>
                      </c:pt>
                      <c:pt idx="8025" formatCode="General">
                        <c:v>705.87699999999995</c:v>
                      </c:pt>
                      <c:pt idx="8026" formatCode="General">
                        <c:v>705.88699999999994</c:v>
                      </c:pt>
                      <c:pt idx="8027" formatCode="General">
                        <c:v>705.89700000000005</c:v>
                      </c:pt>
                      <c:pt idx="8028" formatCode="General">
                        <c:v>705.90700000000004</c:v>
                      </c:pt>
                      <c:pt idx="8029" formatCode="General">
                        <c:v>705.91700000000003</c:v>
                      </c:pt>
                      <c:pt idx="8030" formatCode="General">
                        <c:v>705.92700000000002</c:v>
                      </c:pt>
                      <c:pt idx="8031" formatCode="General">
                        <c:v>705.93700000000001</c:v>
                      </c:pt>
                      <c:pt idx="8032" formatCode="General">
                        <c:v>705.947</c:v>
                      </c:pt>
                      <c:pt idx="8033" formatCode="General">
                        <c:v>705.95699999999999</c:v>
                      </c:pt>
                      <c:pt idx="8034" formatCode="General">
                        <c:v>705.96699999999998</c:v>
                      </c:pt>
                      <c:pt idx="8035" formatCode="General">
                        <c:v>705.97699999999998</c:v>
                      </c:pt>
                      <c:pt idx="8036" formatCode="General">
                        <c:v>705.98699999999997</c:v>
                      </c:pt>
                      <c:pt idx="8037" formatCode="General">
                        <c:v>705.99699999999996</c:v>
                      </c:pt>
                      <c:pt idx="8038" formatCode="General">
                        <c:v>706.00699999999995</c:v>
                      </c:pt>
                      <c:pt idx="8039" formatCode="General">
                        <c:v>706.01700000000005</c:v>
                      </c:pt>
                      <c:pt idx="8040" formatCode="General">
                        <c:v>706.02700000000004</c:v>
                      </c:pt>
                      <c:pt idx="8041" formatCode="General">
                        <c:v>706.03700000000003</c:v>
                      </c:pt>
                      <c:pt idx="8042" formatCode="General">
                        <c:v>706.04700000000003</c:v>
                      </c:pt>
                      <c:pt idx="8043" formatCode="General">
                        <c:v>706.05700000000002</c:v>
                      </c:pt>
                      <c:pt idx="8044" formatCode="General">
                        <c:v>706.06700000000001</c:v>
                      </c:pt>
                      <c:pt idx="8045" formatCode="General">
                        <c:v>706.077</c:v>
                      </c:pt>
                      <c:pt idx="8046" formatCode="General">
                        <c:v>706.08699999999999</c:v>
                      </c:pt>
                      <c:pt idx="8047" formatCode="General">
                        <c:v>706.09699999999998</c:v>
                      </c:pt>
                      <c:pt idx="8048" formatCode="General">
                        <c:v>706.10699999999997</c:v>
                      </c:pt>
                      <c:pt idx="8049" formatCode="General">
                        <c:v>706.11699999999996</c:v>
                      </c:pt>
                      <c:pt idx="8050" formatCode="General">
                        <c:v>706.12699999999995</c:v>
                      </c:pt>
                      <c:pt idx="8051" formatCode="General">
                        <c:v>706.13699999999994</c:v>
                      </c:pt>
                      <c:pt idx="8052" formatCode="General">
                        <c:v>706.14700000000005</c:v>
                      </c:pt>
                      <c:pt idx="8053" formatCode="General">
                        <c:v>706.15700000000004</c:v>
                      </c:pt>
                      <c:pt idx="8054" formatCode="General">
                        <c:v>706.16700000000003</c:v>
                      </c:pt>
                      <c:pt idx="8055" formatCode="General">
                        <c:v>706.17700000000002</c:v>
                      </c:pt>
                      <c:pt idx="8056" formatCode="General">
                        <c:v>706.18700000000001</c:v>
                      </c:pt>
                      <c:pt idx="8057" formatCode="General">
                        <c:v>706.197</c:v>
                      </c:pt>
                      <c:pt idx="8058" formatCode="General">
                        <c:v>706.20699999999999</c:v>
                      </c:pt>
                      <c:pt idx="8059" formatCode="General">
                        <c:v>706.21699999999998</c:v>
                      </c:pt>
                      <c:pt idx="8060" formatCode="General">
                        <c:v>706.22699999999998</c:v>
                      </c:pt>
                      <c:pt idx="8061" formatCode="General">
                        <c:v>706.23699999999997</c:v>
                      </c:pt>
                      <c:pt idx="8062" formatCode="General">
                        <c:v>706.24699999999996</c:v>
                      </c:pt>
                      <c:pt idx="8063" formatCode="General">
                        <c:v>706.25699999999995</c:v>
                      </c:pt>
                      <c:pt idx="8064" formatCode="General">
                        <c:v>706.26700000000005</c:v>
                      </c:pt>
                      <c:pt idx="8065" formatCode="General">
                        <c:v>706.27700000000004</c:v>
                      </c:pt>
                      <c:pt idx="8066" formatCode="General">
                        <c:v>706.28700000000003</c:v>
                      </c:pt>
                      <c:pt idx="8067" formatCode="General">
                        <c:v>706.29700000000003</c:v>
                      </c:pt>
                      <c:pt idx="8068" formatCode="General">
                        <c:v>706.30700000000002</c:v>
                      </c:pt>
                      <c:pt idx="8069" formatCode="General">
                        <c:v>706.31700000000001</c:v>
                      </c:pt>
                      <c:pt idx="8070" formatCode="General">
                        <c:v>706.327</c:v>
                      </c:pt>
                      <c:pt idx="8071" formatCode="General">
                        <c:v>706.33699999999999</c:v>
                      </c:pt>
                      <c:pt idx="8072" formatCode="General">
                        <c:v>706.34699999999998</c:v>
                      </c:pt>
                      <c:pt idx="8073" formatCode="General">
                        <c:v>706.35699999999997</c:v>
                      </c:pt>
                      <c:pt idx="8074" formatCode="General">
                        <c:v>706.36699999999996</c:v>
                      </c:pt>
                      <c:pt idx="8075" formatCode="General">
                        <c:v>706.37699999999995</c:v>
                      </c:pt>
                      <c:pt idx="8076" formatCode="General">
                        <c:v>706.38699999999994</c:v>
                      </c:pt>
                      <c:pt idx="8077" formatCode="General">
                        <c:v>706.39700000000005</c:v>
                      </c:pt>
                      <c:pt idx="8078" formatCode="General">
                        <c:v>706.40700000000004</c:v>
                      </c:pt>
                      <c:pt idx="8079" formatCode="General">
                        <c:v>706.41700000000003</c:v>
                      </c:pt>
                      <c:pt idx="8080" formatCode="General">
                        <c:v>706.42700000000002</c:v>
                      </c:pt>
                      <c:pt idx="8081" formatCode="General">
                        <c:v>706.43700000000001</c:v>
                      </c:pt>
                      <c:pt idx="8082" formatCode="General">
                        <c:v>706.447</c:v>
                      </c:pt>
                      <c:pt idx="8083" formatCode="General">
                        <c:v>706.45699999999999</c:v>
                      </c:pt>
                      <c:pt idx="8084" formatCode="General">
                        <c:v>706.46699999999998</c:v>
                      </c:pt>
                      <c:pt idx="8085" formatCode="General">
                        <c:v>706.47699999999998</c:v>
                      </c:pt>
                      <c:pt idx="8086" formatCode="General">
                        <c:v>706.48699999999997</c:v>
                      </c:pt>
                      <c:pt idx="8087" formatCode="General">
                        <c:v>706.49699999999996</c:v>
                      </c:pt>
                      <c:pt idx="8088" formatCode="General">
                        <c:v>706.50699999999995</c:v>
                      </c:pt>
                      <c:pt idx="8089" formatCode="General">
                        <c:v>706.51700000000005</c:v>
                      </c:pt>
                      <c:pt idx="8090" formatCode="General">
                        <c:v>706.52700000000004</c:v>
                      </c:pt>
                      <c:pt idx="8091" formatCode="General">
                        <c:v>706.53700000000003</c:v>
                      </c:pt>
                      <c:pt idx="8092" formatCode="General">
                        <c:v>706.54700000000003</c:v>
                      </c:pt>
                      <c:pt idx="8093" formatCode="General">
                        <c:v>706.55700000000002</c:v>
                      </c:pt>
                      <c:pt idx="8094" formatCode="General">
                        <c:v>706.56700000000001</c:v>
                      </c:pt>
                      <c:pt idx="8095" formatCode="General">
                        <c:v>706.577</c:v>
                      </c:pt>
                      <c:pt idx="8096" formatCode="General">
                        <c:v>706.58699999999999</c:v>
                      </c:pt>
                      <c:pt idx="8097" formatCode="General">
                        <c:v>706.59699999999998</c:v>
                      </c:pt>
                      <c:pt idx="8098" formatCode="General">
                        <c:v>706.60699999999997</c:v>
                      </c:pt>
                      <c:pt idx="8099" formatCode="General">
                        <c:v>706.61699999999996</c:v>
                      </c:pt>
                      <c:pt idx="8100" formatCode="General">
                        <c:v>706.62699999999995</c:v>
                      </c:pt>
                      <c:pt idx="8101" formatCode="General">
                        <c:v>706.63699999999994</c:v>
                      </c:pt>
                      <c:pt idx="8102" formatCode="General">
                        <c:v>706.64700000000005</c:v>
                      </c:pt>
                      <c:pt idx="8103" formatCode="General">
                        <c:v>706.65700000000004</c:v>
                      </c:pt>
                      <c:pt idx="8104" formatCode="General">
                        <c:v>706.66700000000003</c:v>
                      </c:pt>
                      <c:pt idx="8105" formatCode="General">
                        <c:v>706.67700000000002</c:v>
                      </c:pt>
                      <c:pt idx="8106" formatCode="General">
                        <c:v>706.68700000000001</c:v>
                      </c:pt>
                      <c:pt idx="8107" formatCode="General">
                        <c:v>706.697</c:v>
                      </c:pt>
                      <c:pt idx="8108" formatCode="General">
                        <c:v>706.70699999999999</c:v>
                      </c:pt>
                      <c:pt idx="8109" formatCode="General">
                        <c:v>706.71699999999998</c:v>
                      </c:pt>
                      <c:pt idx="8110" formatCode="General">
                        <c:v>706.72699999999998</c:v>
                      </c:pt>
                      <c:pt idx="8111" formatCode="General">
                        <c:v>706.73699999999997</c:v>
                      </c:pt>
                      <c:pt idx="8112" formatCode="General">
                        <c:v>706.74699999999996</c:v>
                      </c:pt>
                      <c:pt idx="8113" formatCode="General">
                        <c:v>706.75699999999995</c:v>
                      </c:pt>
                      <c:pt idx="8114" formatCode="General">
                        <c:v>706.76700000000005</c:v>
                      </c:pt>
                      <c:pt idx="8115" formatCode="General">
                        <c:v>706.77700000000004</c:v>
                      </c:pt>
                      <c:pt idx="8116" formatCode="General">
                        <c:v>706.78700000000003</c:v>
                      </c:pt>
                      <c:pt idx="8117" formatCode="General">
                        <c:v>706.79700000000003</c:v>
                      </c:pt>
                      <c:pt idx="8118" formatCode="General">
                        <c:v>706.80700000000002</c:v>
                      </c:pt>
                      <c:pt idx="8119" formatCode="General">
                        <c:v>706.81700000000001</c:v>
                      </c:pt>
                      <c:pt idx="8120" formatCode="General">
                        <c:v>706.827</c:v>
                      </c:pt>
                      <c:pt idx="8121" formatCode="General">
                        <c:v>706.83699999999999</c:v>
                      </c:pt>
                      <c:pt idx="8122" formatCode="General">
                        <c:v>706.84699999999998</c:v>
                      </c:pt>
                      <c:pt idx="8123" formatCode="General">
                        <c:v>706.85699999999997</c:v>
                      </c:pt>
                      <c:pt idx="8124" formatCode="General">
                        <c:v>706.86699999999996</c:v>
                      </c:pt>
                      <c:pt idx="8125" formatCode="General">
                        <c:v>706.87699999999995</c:v>
                      </c:pt>
                      <c:pt idx="8126" formatCode="General">
                        <c:v>706.88699999999994</c:v>
                      </c:pt>
                      <c:pt idx="8127" formatCode="General">
                        <c:v>706.89700000000005</c:v>
                      </c:pt>
                      <c:pt idx="8128" formatCode="General">
                        <c:v>706.90700000000004</c:v>
                      </c:pt>
                      <c:pt idx="8129" formatCode="General">
                        <c:v>706.91700000000003</c:v>
                      </c:pt>
                      <c:pt idx="8130" formatCode="General">
                        <c:v>706.92700000000002</c:v>
                      </c:pt>
                      <c:pt idx="8131" formatCode="General">
                        <c:v>706.93700000000001</c:v>
                      </c:pt>
                      <c:pt idx="8132" formatCode="General">
                        <c:v>706.947</c:v>
                      </c:pt>
                      <c:pt idx="8133" formatCode="General">
                        <c:v>706.95699999999999</c:v>
                      </c:pt>
                      <c:pt idx="8134" formatCode="General">
                        <c:v>706.96699999999998</c:v>
                      </c:pt>
                      <c:pt idx="8135" formatCode="General">
                        <c:v>706.97699999999998</c:v>
                      </c:pt>
                      <c:pt idx="8136" formatCode="General">
                        <c:v>706.98699999999997</c:v>
                      </c:pt>
                      <c:pt idx="8137" formatCode="General">
                        <c:v>706.99699999999996</c:v>
                      </c:pt>
                      <c:pt idx="8138" formatCode="General">
                        <c:v>707.00699999999995</c:v>
                      </c:pt>
                      <c:pt idx="8139" formatCode="General">
                        <c:v>707.01700000000005</c:v>
                      </c:pt>
                      <c:pt idx="8140" formatCode="General">
                        <c:v>707.02700000000004</c:v>
                      </c:pt>
                      <c:pt idx="8141" formatCode="General">
                        <c:v>707.03700000000003</c:v>
                      </c:pt>
                      <c:pt idx="8142" formatCode="General">
                        <c:v>707.04700000000003</c:v>
                      </c:pt>
                      <c:pt idx="8143" formatCode="General">
                        <c:v>707.05700000000002</c:v>
                      </c:pt>
                      <c:pt idx="8144" formatCode="General">
                        <c:v>707.06700000000001</c:v>
                      </c:pt>
                      <c:pt idx="8145" formatCode="General">
                        <c:v>707.077</c:v>
                      </c:pt>
                      <c:pt idx="8146" formatCode="General">
                        <c:v>707.08699999999999</c:v>
                      </c:pt>
                      <c:pt idx="8147" formatCode="General">
                        <c:v>707.09699999999998</c:v>
                      </c:pt>
                      <c:pt idx="8148" formatCode="General">
                        <c:v>707.10699999999997</c:v>
                      </c:pt>
                      <c:pt idx="8149" formatCode="General">
                        <c:v>707.11699999999996</c:v>
                      </c:pt>
                      <c:pt idx="8150" formatCode="General">
                        <c:v>707.12699999999995</c:v>
                      </c:pt>
                      <c:pt idx="8151" formatCode="General">
                        <c:v>707.13699999999994</c:v>
                      </c:pt>
                      <c:pt idx="8152" formatCode="General">
                        <c:v>707.14700000000005</c:v>
                      </c:pt>
                      <c:pt idx="8153" formatCode="General">
                        <c:v>707.15700000000004</c:v>
                      </c:pt>
                      <c:pt idx="8154" formatCode="General">
                        <c:v>707.16700000000003</c:v>
                      </c:pt>
                      <c:pt idx="8155" formatCode="General">
                        <c:v>707.17700000000002</c:v>
                      </c:pt>
                      <c:pt idx="8156" formatCode="General">
                        <c:v>707.18700000000001</c:v>
                      </c:pt>
                      <c:pt idx="8157" formatCode="General">
                        <c:v>707.197</c:v>
                      </c:pt>
                      <c:pt idx="8158" formatCode="General">
                        <c:v>707.20699999999999</c:v>
                      </c:pt>
                      <c:pt idx="8159" formatCode="General">
                        <c:v>707.21699999999998</c:v>
                      </c:pt>
                      <c:pt idx="8160" formatCode="General">
                        <c:v>707.22699999999998</c:v>
                      </c:pt>
                      <c:pt idx="8161" formatCode="General">
                        <c:v>707.23699999999997</c:v>
                      </c:pt>
                      <c:pt idx="8162" formatCode="General">
                        <c:v>707.24699999999996</c:v>
                      </c:pt>
                      <c:pt idx="8163" formatCode="General">
                        <c:v>707.25699999999995</c:v>
                      </c:pt>
                      <c:pt idx="8164" formatCode="General">
                        <c:v>707.26700000000005</c:v>
                      </c:pt>
                      <c:pt idx="8165" formatCode="General">
                        <c:v>707.27700000000004</c:v>
                      </c:pt>
                      <c:pt idx="8166" formatCode="General">
                        <c:v>707.28700000000003</c:v>
                      </c:pt>
                      <c:pt idx="8167" formatCode="General">
                        <c:v>707.29700000000003</c:v>
                      </c:pt>
                      <c:pt idx="8168" formatCode="General">
                        <c:v>707.30700000000002</c:v>
                      </c:pt>
                      <c:pt idx="8169" formatCode="General">
                        <c:v>707.31700000000001</c:v>
                      </c:pt>
                      <c:pt idx="8170" formatCode="General">
                        <c:v>707.327</c:v>
                      </c:pt>
                      <c:pt idx="8171" formatCode="General">
                        <c:v>707.33699999999999</c:v>
                      </c:pt>
                      <c:pt idx="8172" formatCode="General">
                        <c:v>707.34699999999998</c:v>
                      </c:pt>
                      <c:pt idx="8173" formatCode="General">
                        <c:v>707.35699999999997</c:v>
                      </c:pt>
                      <c:pt idx="8174" formatCode="General">
                        <c:v>707.36699999999996</c:v>
                      </c:pt>
                      <c:pt idx="8175" formatCode="General">
                        <c:v>707.37699999999995</c:v>
                      </c:pt>
                      <c:pt idx="8176" formatCode="General">
                        <c:v>707.38699999999994</c:v>
                      </c:pt>
                      <c:pt idx="8177" formatCode="General">
                        <c:v>707.39700000000005</c:v>
                      </c:pt>
                      <c:pt idx="8178" formatCode="General">
                        <c:v>707.40700000000004</c:v>
                      </c:pt>
                      <c:pt idx="8179" formatCode="General">
                        <c:v>707.41700000000003</c:v>
                      </c:pt>
                      <c:pt idx="8180" formatCode="General">
                        <c:v>707.42700000000002</c:v>
                      </c:pt>
                      <c:pt idx="8181" formatCode="General">
                        <c:v>707.43700000000001</c:v>
                      </c:pt>
                      <c:pt idx="8182" formatCode="General">
                        <c:v>707.447</c:v>
                      </c:pt>
                      <c:pt idx="8183" formatCode="General">
                        <c:v>707.45699999999999</c:v>
                      </c:pt>
                      <c:pt idx="8184" formatCode="General">
                        <c:v>707.46699999999998</c:v>
                      </c:pt>
                      <c:pt idx="8185" formatCode="General">
                        <c:v>707.47699999999998</c:v>
                      </c:pt>
                      <c:pt idx="8186" formatCode="General">
                        <c:v>707.48699999999997</c:v>
                      </c:pt>
                      <c:pt idx="8187" formatCode="General">
                        <c:v>707.49699999999996</c:v>
                      </c:pt>
                      <c:pt idx="8188" formatCode="General">
                        <c:v>707.50699999999995</c:v>
                      </c:pt>
                      <c:pt idx="8189" formatCode="General">
                        <c:v>707.51700000000005</c:v>
                      </c:pt>
                      <c:pt idx="8190" formatCode="General">
                        <c:v>707.52700000000004</c:v>
                      </c:pt>
                      <c:pt idx="8191" formatCode="General">
                        <c:v>707.53700000000003</c:v>
                      </c:pt>
                      <c:pt idx="8192" formatCode="General">
                        <c:v>707.54700000000003</c:v>
                      </c:pt>
                      <c:pt idx="8193" formatCode="General">
                        <c:v>707.55700000000002</c:v>
                      </c:pt>
                      <c:pt idx="8194" formatCode="General">
                        <c:v>707.56700000000001</c:v>
                      </c:pt>
                      <c:pt idx="8195" formatCode="General">
                        <c:v>707.577</c:v>
                      </c:pt>
                      <c:pt idx="8196" formatCode="General">
                        <c:v>707.58699999999999</c:v>
                      </c:pt>
                      <c:pt idx="8197" formatCode="General">
                        <c:v>707.59699999999998</c:v>
                      </c:pt>
                      <c:pt idx="8198" formatCode="General">
                        <c:v>707.60699999999997</c:v>
                      </c:pt>
                      <c:pt idx="8199" formatCode="General">
                        <c:v>707.61699999999996</c:v>
                      </c:pt>
                      <c:pt idx="8200" formatCode="General">
                        <c:v>707.62699999999995</c:v>
                      </c:pt>
                      <c:pt idx="8201" formatCode="General">
                        <c:v>707.63699999999994</c:v>
                      </c:pt>
                      <c:pt idx="8202" formatCode="General">
                        <c:v>707.64700000000005</c:v>
                      </c:pt>
                      <c:pt idx="8203" formatCode="General">
                        <c:v>707.65700000000004</c:v>
                      </c:pt>
                      <c:pt idx="8204" formatCode="General">
                        <c:v>707.66700000000003</c:v>
                      </c:pt>
                      <c:pt idx="8205" formatCode="General">
                        <c:v>707.67700000000002</c:v>
                      </c:pt>
                      <c:pt idx="8206" formatCode="General">
                        <c:v>707.68700000000001</c:v>
                      </c:pt>
                      <c:pt idx="8207" formatCode="General">
                        <c:v>707.697</c:v>
                      </c:pt>
                      <c:pt idx="8208" formatCode="General">
                        <c:v>707.70699999999999</c:v>
                      </c:pt>
                      <c:pt idx="8209" formatCode="General">
                        <c:v>707.71699999999998</c:v>
                      </c:pt>
                      <c:pt idx="8210" formatCode="General">
                        <c:v>707.72699999999998</c:v>
                      </c:pt>
                      <c:pt idx="8211" formatCode="General">
                        <c:v>707.73699999999997</c:v>
                      </c:pt>
                      <c:pt idx="8212" formatCode="General">
                        <c:v>707.74699999999996</c:v>
                      </c:pt>
                      <c:pt idx="8213" formatCode="General">
                        <c:v>707.75699999999995</c:v>
                      </c:pt>
                      <c:pt idx="8214" formatCode="General">
                        <c:v>707.76700000000005</c:v>
                      </c:pt>
                      <c:pt idx="8215" formatCode="General">
                        <c:v>707.77700000000004</c:v>
                      </c:pt>
                      <c:pt idx="8216" formatCode="General">
                        <c:v>707.78700000000003</c:v>
                      </c:pt>
                      <c:pt idx="8217" formatCode="General">
                        <c:v>707.79700000000003</c:v>
                      </c:pt>
                      <c:pt idx="8218" formatCode="General">
                        <c:v>707.80700000000002</c:v>
                      </c:pt>
                      <c:pt idx="8219" formatCode="General">
                        <c:v>707.81700000000001</c:v>
                      </c:pt>
                      <c:pt idx="8220" formatCode="General">
                        <c:v>707.827</c:v>
                      </c:pt>
                      <c:pt idx="8221" formatCode="General">
                        <c:v>707.83699999999999</c:v>
                      </c:pt>
                      <c:pt idx="8222" formatCode="General">
                        <c:v>707.84699999999998</c:v>
                      </c:pt>
                      <c:pt idx="8223" formatCode="General">
                        <c:v>707.85699999999997</c:v>
                      </c:pt>
                      <c:pt idx="8224" formatCode="General">
                        <c:v>707.86699999999996</c:v>
                      </c:pt>
                      <c:pt idx="8225" formatCode="General">
                        <c:v>707.87699999999995</c:v>
                      </c:pt>
                      <c:pt idx="8226" formatCode="General">
                        <c:v>707.88699999999994</c:v>
                      </c:pt>
                      <c:pt idx="8227" formatCode="General">
                        <c:v>707.89700000000005</c:v>
                      </c:pt>
                      <c:pt idx="8228" formatCode="General">
                        <c:v>707.90700000000004</c:v>
                      </c:pt>
                      <c:pt idx="8229" formatCode="General">
                        <c:v>707.91700000000003</c:v>
                      </c:pt>
                      <c:pt idx="8230" formatCode="General">
                        <c:v>707.92700000000002</c:v>
                      </c:pt>
                      <c:pt idx="8231" formatCode="General">
                        <c:v>707.93700000000001</c:v>
                      </c:pt>
                      <c:pt idx="8232" formatCode="General">
                        <c:v>707.947</c:v>
                      </c:pt>
                      <c:pt idx="8233" formatCode="General">
                        <c:v>707.95699999999999</c:v>
                      </c:pt>
                      <c:pt idx="8234" formatCode="General">
                        <c:v>707.96699999999998</c:v>
                      </c:pt>
                      <c:pt idx="8235" formatCode="General">
                        <c:v>707.97699999999998</c:v>
                      </c:pt>
                      <c:pt idx="8236" formatCode="General">
                        <c:v>707.98699999999997</c:v>
                      </c:pt>
                      <c:pt idx="8237" formatCode="General">
                        <c:v>707.99699999999996</c:v>
                      </c:pt>
                      <c:pt idx="8238" formatCode="General">
                        <c:v>708.00699999999995</c:v>
                      </c:pt>
                      <c:pt idx="8239" formatCode="General">
                        <c:v>708.01700000000005</c:v>
                      </c:pt>
                      <c:pt idx="8240" formatCode="General">
                        <c:v>708.02700000000004</c:v>
                      </c:pt>
                      <c:pt idx="8241" formatCode="General">
                        <c:v>708.03700000000003</c:v>
                      </c:pt>
                      <c:pt idx="8242" formatCode="General">
                        <c:v>708.04700000000003</c:v>
                      </c:pt>
                      <c:pt idx="8243" formatCode="General">
                        <c:v>708.05700000000002</c:v>
                      </c:pt>
                      <c:pt idx="8244" formatCode="General">
                        <c:v>708.06700000000001</c:v>
                      </c:pt>
                      <c:pt idx="8245" formatCode="General">
                        <c:v>708.077</c:v>
                      </c:pt>
                      <c:pt idx="8246" formatCode="General">
                        <c:v>708.08699999999999</c:v>
                      </c:pt>
                      <c:pt idx="8247" formatCode="General">
                        <c:v>708.09699999999998</c:v>
                      </c:pt>
                      <c:pt idx="8248" formatCode="General">
                        <c:v>708.10699999999997</c:v>
                      </c:pt>
                      <c:pt idx="8249" formatCode="General">
                        <c:v>708.11699999999996</c:v>
                      </c:pt>
                      <c:pt idx="8250" formatCode="General">
                        <c:v>708.12699999999995</c:v>
                      </c:pt>
                      <c:pt idx="8251" formatCode="General">
                        <c:v>708.13699999999994</c:v>
                      </c:pt>
                      <c:pt idx="8252" formatCode="General">
                        <c:v>708.14700000000005</c:v>
                      </c:pt>
                      <c:pt idx="8253" formatCode="General">
                        <c:v>708.15700000000004</c:v>
                      </c:pt>
                      <c:pt idx="8254" formatCode="General">
                        <c:v>708.16700000000003</c:v>
                      </c:pt>
                      <c:pt idx="8255" formatCode="General">
                        <c:v>708.17700000000002</c:v>
                      </c:pt>
                      <c:pt idx="8256" formatCode="General">
                        <c:v>708.18700000000001</c:v>
                      </c:pt>
                      <c:pt idx="8257" formatCode="General">
                        <c:v>708.197</c:v>
                      </c:pt>
                      <c:pt idx="8258" formatCode="General">
                        <c:v>708.20699999999999</c:v>
                      </c:pt>
                      <c:pt idx="8259" formatCode="General">
                        <c:v>708.21699999999998</c:v>
                      </c:pt>
                      <c:pt idx="8260" formatCode="General">
                        <c:v>708.22699999999998</c:v>
                      </c:pt>
                      <c:pt idx="8261" formatCode="General">
                        <c:v>708.23699999999997</c:v>
                      </c:pt>
                      <c:pt idx="8262" formatCode="General">
                        <c:v>708.24699999999996</c:v>
                      </c:pt>
                      <c:pt idx="8263" formatCode="General">
                        <c:v>708.25699999999995</c:v>
                      </c:pt>
                      <c:pt idx="8264" formatCode="General">
                        <c:v>708.26700000000005</c:v>
                      </c:pt>
                      <c:pt idx="8265" formatCode="General">
                        <c:v>708.27700000000004</c:v>
                      </c:pt>
                      <c:pt idx="8266" formatCode="General">
                        <c:v>708.28700000000003</c:v>
                      </c:pt>
                      <c:pt idx="8267" formatCode="General">
                        <c:v>708.29700000000003</c:v>
                      </c:pt>
                      <c:pt idx="8268" formatCode="General">
                        <c:v>708.30700000000002</c:v>
                      </c:pt>
                      <c:pt idx="8269" formatCode="General">
                        <c:v>708.31700000000001</c:v>
                      </c:pt>
                      <c:pt idx="8270" formatCode="General">
                        <c:v>708.327</c:v>
                      </c:pt>
                      <c:pt idx="8271" formatCode="General">
                        <c:v>708.33699999999999</c:v>
                      </c:pt>
                      <c:pt idx="8272" formatCode="General">
                        <c:v>708.34699999999998</c:v>
                      </c:pt>
                      <c:pt idx="8273" formatCode="General">
                        <c:v>708.35699999999997</c:v>
                      </c:pt>
                      <c:pt idx="8274" formatCode="General">
                        <c:v>708.36699999999996</c:v>
                      </c:pt>
                      <c:pt idx="8275" formatCode="General">
                        <c:v>708.37699999999995</c:v>
                      </c:pt>
                      <c:pt idx="8276" formatCode="General">
                        <c:v>708.38699999999994</c:v>
                      </c:pt>
                      <c:pt idx="8277" formatCode="General">
                        <c:v>708.39700000000005</c:v>
                      </c:pt>
                      <c:pt idx="8278" formatCode="General">
                        <c:v>708.40700000000004</c:v>
                      </c:pt>
                      <c:pt idx="8279" formatCode="General">
                        <c:v>708.41700000000003</c:v>
                      </c:pt>
                      <c:pt idx="8280" formatCode="General">
                        <c:v>708.42700000000002</c:v>
                      </c:pt>
                      <c:pt idx="8281" formatCode="General">
                        <c:v>708.43700000000001</c:v>
                      </c:pt>
                      <c:pt idx="8282" formatCode="General">
                        <c:v>708.447</c:v>
                      </c:pt>
                      <c:pt idx="8283" formatCode="General">
                        <c:v>708.45699999999999</c:v>
                      </c:pt>
                      <c:pt idx="8284" formatCode="General">
                        <c:v>708.46699999999998</c:v>
                      </c:pt>
                      <c:pt idx="8285" formatCode="General">
                        <c:v>708.47699999999998</c:v>
                      </c:pt>
                      <c:pt idx="8286" formatCode="General">
                        <c:v>708.48699999999997</c:v>
                      </c:pt>
                      <c:pt idx="8287" formatCode="General">
                        <c:v>708.49699999999996</c:v>
                      </c:pt>
                      <c:pt idx="8288" formatCode="General">
                        <c:v>708.50699999999995</c:v>
                      </c:pt>
                      <c:pt idx="8289" formatCode="General">
                        <c:v>708.51700000000005</c:v>
                      </c:pt>
                      <c:pt idx="8290" formatCode="General">
                        <c:v>708.52700000000004</c:v>
                      </c:pt>
                      <c:pt idx="8291" formatCode="General">
                        <c:v>708.53700000000003</c:v>
                      </c:pt>
                      <c:pt idx="8292" formatCode="General">
                        <c:v>708.54700000000003</c:v>
                      </c:pt>
                      <c:pt idx="8293" formatCode="General">
                        <c:v>708.55700000000002</c:v>
                      </c:pt>
                      <c:pt idx="8294" formatCode="General">
                        <c:v>708.56700000000001</c:v>
                      </c:pt>
                      <c:pt idx="8295" formatCode="General">
                        <c:v>708.577</c:v>
                      </c:pt>
                      <c:pt idx="8296" formatCode="General">
                        <c:v>708.58699999999999</c:v>
                      </c:pt>
                      <c:pt idx="8297" formatCode="General">
                        <c:v>708.59699999999998</c:v>
                      </c:pt>
                      <c:pt idx="8298" formatCode="General">
                        <c:v>708.60400000000004</c:v>
                      </c:pt>
                      <c:pt idx="8299" formatCode="General">
                        <c:v>708.60400000000004</c:v>
                      </c:pt>
                      <c:pt idx="8300" formatCode="General">
                        <c:v>709.60400000000004</c:v>
                      </c:pt>
                      <c:pt idx="8301" formatCode="General">
                        <c:v>710.60400000000004</c:v>
                      </c:pt>
                      <c:pt idx="8302" formatCode="General">
                        <c:v>711.60400000000004</c:v>
                      </c:pt>
                      <c:pt idx="8303" formatCode="General">
                        <c:v>712.60400000000004</c:v>
                      </c:pt>
                      <c:pt idx="8304" formatCode="General">
                        <c:v>713.60400000000004</c:v>
                      </c:pt>
                      <c:pt idx="8305" formatCode="General">
                        <c:v>714.60400000000004</c:v>
                      </c:pt>
                      <c:pt idx="8306" formatCode="General">
                        <c:v>715.60400000000004</c:v>
                      </c:pt>
                      <c:pt idx="8307" formatCode="General">
                        <c:v>716.60400000000004</c:v>
                      </c:pt>
                      <c:pt idx="8308" formatCode="General">
                        <c:v>717.60400000000004</c:v>
                      </c:pt>
                      <c:pt idx="8309" formatCode="General">
                        <c:v>718.60400000000004</c:v>
                      </c:pt>
                      <c:pt idx="8310" formatCode="General">
                        <c:v>719.60400000000004</c:v>
                      </c:pt>
                      <c:pt idx="8311" formatCode="General">
                        <c:v>720.60400000000004</c:v>
                      </c:pt>
                      <c:pt idx="8312" formatCode="General">
                        <c:v>721.60400000000004</c:v>
                      </c:pt>
                      <c:pt idx="8313" formatCode="General">
                        <c:v>722.60400000000004</c:v>
                      </c:pt>
                      <c:pt idx="8314" formatCode="General">
                        <c:v>723.60400000000004</c:v>
                      </c:pt>
                      <c:pt idx="8315" formatCode="General">
                        <c:v>724.60400000000004</c:v>
                      </c:pt>
                      <c:pt idx="8316" formatCode="General">
                        <c:v>725.60400000000004</c:v>
                      </c:pt>
                      <c:pt idx="8317" formatCode="General">
                        <c:v>726.60400000000004</c:v>
                      </c:pt>
                      <c:pt idx="8318" formatCode="General">
                        <c:v>727.60400000000004</c:v>
                      </c:pt>
                      <c:pt idx="8319" formatCode="General">
                        <c:v>728.60400000000004</c:v>
                      </c:pt>
                      <c:pt idx="8320" formatCode="General">
                        <c:v>729.60400000000004</c:v>
                      </c:pt>
                      <c:pt idx="8321" formatCode="General">
                        <c:v>730.60400000000004</c:v>
                      </c:pt>
                      <c:pt idx="8322" formatCode="General">
                        <c:v>731.60400000000004</c:v>
                      </c:pt>
                      <c:pt idx="8323" formatCode="General">
                        <c:v>732.60400000000004</c:v>
                      </c:pt>
                      <c:pt idx="8324" formatCode="General">
                        <c:v>733.60400000000004</c:v>
                      </c:pt>
                      <c:pt idx="8325" formatCode="General">
                        <c:v>734.60400000000004</c:v>
                      </c:pt>
                      <c:pt idx="8326" formatCode="General">
                        <c:v>735.60400000000004</c:v>
                      </c:pt>
                      <c:pt idx="8327" formatCode="General">
                        <c:v>736.60400000000004</c:v>
                      </c:pt>
                      <c:pt idx="8328" formatCode="General">
                        <c:v>737.60400000000004</c:v>
                      </c:pt>
                      <c:pt idx="8329" formatCode="General">
                        <c:v>738.60400000000004</c:v>
                      </c:pt>
                      <c:pt idx="8330" formatCode="General">
                        <c:v>739.60400000000004</c:v>
                      </c:pt>
                      <c:pt idx="8331" formatCode="General">
                        <c:v>740.60400000000004</c:v>
                      </c:pt>
                      <c:pt idx="8332" formatCode="General">
                        <c:v>741.60400000000004</c:v>
                      </c:pt>
                      <c:pt idx="8333" formatCode="General">
                        <c:v>742.60400000000004</c:v>
                      </c:pt>
                      <c:pt idx="8334" formatCode="General">
                        <c:v>743.60400000000004</c:v>
                      </c:pt>
                      <c:pt idx="8335" formatCode="General">
                        <c:v>744.60400000000004</c:v>
                      </c:pt>
                      <c:pt idx="8336" formatCode="General">
                        <c:v>745.60400000000004</c:v>
                      </c:pt>
                      <c:pt idx="8337" formatCode="General">
                        <c:v>746.60400000000004</c:v>
                      </c:pt>
                      <c:pt idx="8338" formatCode="General">
                        <c:v>747.60400000000004</c:v>
                      </c:pt>
                      <c:pt idx="8339" formatCode="General">
                        <c:v>748.60400000000004</c:v>
                      </c:pt>
                      <c:pt idx="8340" formatCode="General">
                        <c:v>749.60400000000004</c:v>
                      </c:pt>
                      <c:pt idx="8341" formatCode="General">
                        <c:v>750.60400000000004</c:v>
                      </c:pt>
                      <c:pt idx="8342" formatCode="General">
                        <c:v>751.60400000000004</c:v>
                      </c:pt>
                      <c:pt idx="8343" formatCode="General">
                        <c:v>752.60400000000004</c:v>
                      </c:pt>
                      <c:pt idx="8344" formatCode="General">
                        <c:v>753.60400000000004</c:v>
                      </c:pt>
                      <c:pt idx="8345" formatCode="General">
                        <c:v>754.60400000000004</c:v>
                      </c:pt>
                      <c:pt idx="8346" formatCode="General">
                        <c:v>755.60400000000004</c:v>
                      </c:pt>
                      <c:pt idx="8347" formatCode="General">
                        <c:v>756.60400000000004</c:v>
                      </c:pt>
                      <c:pt idx="8348" formatCode="General">
                        <c:v>757.60400000000004</c:v>
                      </c:pt>
                      <c:pt idx="8349" formatCode="General">
                        <c:v>758.60400000000004</c:v>
                      </c:pt>
                      <c:pt idx="8350" formatCode="General">
                        <c:v>759.60400000000004</c:v>
                      </c:pt>
                      <c:pt idx="8351" formatCode="General">
                        <c:v>760.60400000000004</c:v>
                      </c:pt>
                      <c:pt idx="8352" formatCode="General">
                        <c:v>761.60400000000004</c:v>
                      </c:pt>
                      <c:pt idx="8353" formatCode="General">
                        <c:v>762.60400000000004</c:v>
                      </c:pt>
                      <c:pt idx="8354" formatCode="General">
                        <c:v>763.60400000000004</c:v>
                      </c:pt>
                      <c:pt idx="8355" formatCode="General">
                        <c:v>764.60400000000004</c:v>
                      </c:pt>
                      <c:pt idx="8356" formatCode="General">
                        <c:v>765.60400000000004</c:v>
                      </c:pt>
                      <c:pt idx="8357" formatCode="General">
                        <c:v>766.60400000000004</c:v>
                      </c:pt>
                      <c:pt idx="8358" formatCode="General">
                        <c:v>767.60400000000004</c:v>
                      </c:pt>
                      <c:pt idx="8359" formatCode="General">
                        <c:v>768.60400000000004</c:v>
                      </c:pt>
                      <c:pt idx="8360" formatCode="General">
                        <c:v>769.60400000000004</c:v>
                      </c:pt>
                      <c:pt idx="8361" formatCode="General">
                        <c:v>770.60400000000004</c:v>
                      </c:pt>
                      <c:pt idx="8362" formatCode="General">
                        <c:v>771.60400000000004</c:v>
                      </c:pt>
                      <c:pt idx="8363" formatCode="General">
                        <c:v>772.60400000000004</c:v>
                      </c:pt>
                      <c:pt idx="8364" formatCode="General">
                        <c:v>773.60400000000004</c:v>
                      </c:pt>
                      <c:pt idx="8365" formatCode="General">
                        <c:v>774.60400000000004</c:v>
                      </c:pt>
                      <c:pt idx="8366" formatCode="General">
                        <c:v>775.60400000000004</c:v>
                      </c:pt>
                      <c:pt idx="8367" formatCode="General">
                        <c:v>776.60400000000004</c:v>
                      </c:pt>
                      <c:pt idx="8368" formatCode="General">
                        <c:v>777.60400000000004</c:v>
                      </c:pt>
                      <c:pt idx="8369" formatCode="General">
                        <c:v>778.60400000000004</c:v>
                      </c:pt>
                      <c:pt idx="8370" formatCode="General">
                        <c:v>779.60400000000004</c:v>
                      </c:pt>
                      <c:pt idx="8371" formatCode="General">
                        <c:v>780.60400000000004</c:v>
                      </c:pt>
                      <c:pt idx="8372" formatCode="General">
                        <c:v>781.60400000000004</c:v>
                      </c:pt>
                      <c:pt idx="8373" formatCode="General">
                        <c:v>782.60400000000004</c:v>
                      </c:pt>
                      <c:pt idx="8374" formatCode="General">
                        <c:v>783.60400000000004</c:v>
                      </c:pt>
                      <c:pt idx="8375" formatCode="General">
                        <c:v>784.60400000000004</c:v>
                      </c:pt>
                      <c:pt idx="8376" formatCode="General">
                        <c:v>785.60400000000004</c:v>
                      </c:pt>
                      <c:pt idx="8377" formatCode="General">
                        <c:v>786.60400000000004</c:v>
                      </c:pt>
                      <c:pt idx="8378" formatCode="General">
                        <c:v>787.60400000000004</c:v>
                      </c:pt>
                      <c:pt idx="8379" formatCode="General">
                        <c:v>788.60400000000004</c:v>
                      </c:pt>
                      <c:pt idx="8380" formatCode="General">
                        <c:v>789.60400000000004</c:v>
                      </c:pt>
                      <c:pt idx="8381" formatCode="General">
                        <c:v>790.60400000000004</c:v>
                      </c:pt>
                      <c:pt idx="8382" formatCode="General">
                        <c:v>791.60400000000004</c:v>
                      </c:pt>
                      <c:pt idx="8383" formatCode="General">
                        <c:v>792.60400000000004</c:v>
                      </c:pt>
                      <c:pt idx="8384" formatCode="General">
                        <c:v>793.60400000000004</c:v>
                      </c:pt>
                      <c:pt idx="8385" formatCode="General">
                        <c:v>794.60400000000004</c:v>
                      </c:pt>
                      <c:pt idx="8386" formatCode="General">
                        <c:v>795.60400000000004</c:v>
                      </c:pt>
                      <c:pt idx="8387" formatCode="General">
                        <c:v>796.60400000000004</c:v>
                      </c:pt>
                      <c:pt idx="8388" formatCode="General">
                        <c:v>797.60400000000004</c:v>
                      </c:pt>
                      <c:pt idx="8389" formatCode="General">
                        <c:v>798.60400000000004</c:v>
                      </c:pt>
                      <c:pt idx="8390" formatCode="General">
                        <c:v>799.60400000000004</c:v>
                      </c:pt>
                      <c:pt idx="8391" formatCode="General">
                        <c:v>800.60400000000004</c:v>
                      </c:pt>
                      <c:pt idx="8392" formatCode="General">
                        <c:v>801.60400000000004</c:v>
                      </c:pt>
                      <c:pt idx="8393" formatCode="General">
                        <c:v>802.60400000000004</c:v>
                      </c:pt>
                      <c:pt idx="8394" formatCode="General">
                        <c:v>803.60400000000004</c:v>
                      </c:pt>
                      <c:pt idx="8395" formatCode="General">
                        <c:v>804.60400000000004</c:v>
                      </c:pt>
                      <c:pt idx="8396" formatCode="General">
                        <c:v>805.60400000000004</c:v>
                      </c:pt>
                      <c:pt idx="8397" formatCode="General">
                        <c:v>806.60400000000004</c:v>
                      </c:pt>
                      <c:pt idx="8398" formatCode="General">
                        <c:v>807.60400000000004</c:v>
                      </c:pt>
                      <c:pt idx="8399" formatCode="General">
                        <c:v>808.60400000000004</c:v>
                      </c:pt>
                      <c:pt idx="8400" formatCode="General">
                        <c:v>809.60400000000004</c:v>
                      </c:pt>
                      <c:pt idx="8401" formatCode="General">
                        <c:v>810.60400000000004</c:v>
                      </c:pt>
                      <c:pt idx="8402" formatCode="General">
                        <c:v>811.60400000000004</c:v>
                      </c:pt>
                      <c:pt idx="8403" formatCode="General">
                        <c:v>812.60400000000004</c:v>
                      </c:pt>
                      <c:pt idx="8404" formatCode="General">
                        <c:v>813.60400000000004</c:v>
                      </c:pt>
                      <c:pt idx="8405" formatCode="General">
                        <c:v>814.60400000000004</c:v>
                      </c:pt>
                      <c:pt idx="8406" formatCode="General">
                        <c:v>815.60400000000004</c:v>
                      </c:pt>
                      <c:pt idx="8407" formatCode="General">
                        <c:v>816.60400000000004</c:v>
                      </c:pt>
                      <c:pt idx="8408" formatCode="General">
                        <c:v>817.60400000000004</c:v>
                      </c:pt>
                      <c:pt idx="8409" formatCode="General">
                        <c:v>818.60400000000004</c:v>
                      </c:pt>
                      <c:pt idx="8410" formatCode="General">
                        <c:v>819.60400000000004</c:v>
                      </c:pt>
                      <c:pt idx="8411" formatCode="General">
                        <c:v>820.60400000000004</c:v>
                      </c:pt>
                      <c:pt idx="8412" formatCode="General">
                        <c:v>821.60400000000004</c:v>
                      </c:pt>
                      <c:pt idx="8413" formatCode="General">
                        <c:v>822.60400000000004</c:v>
                      </c:pt>
                      <c:pt idx="8414" formatCode="General">
                        <c:v>823.60400000000004</c:v>
                      </c:pt>
                      <c:pt idx="8415" formatCode="General">
                        <c:v>824.60400000000004</c:v>
                      </c:pt>
                      <c:pt idx="8416" formatCode="General">
                        <c:v>825.60400000000004</c:v>
                      </c:pt>
                      <c:pt idx="8417" formatCode="General">
                        <c:v>826.60400000000004</c:v>
                      </c:pt>
                      <c:pt idx="8418" formatCode="General">
                        <c:v>827.60400000000004</c:v>
                      </c:pt>
                      <c:pt idx="8419" formatCode="General">
                        <c:v>828.60400000000004</c:v>
                      </c:pt>
                      <c:pt idx="8420" formatCode="General">
                        <c:v>829.60400000000004</c:v>
                      </c:pt>
                      <c:pt idx="8421" formatCode="General">
                        <c:v>830.60400000000004</c:v>
                      </c:pt>
                      <c:pt idx="8422" formatCode="General">
                        <c:v>831.60400000000004</c:v>
                      </c:pt>
                      <c:pt idx="8423" formatCode="General">
                        <c:v>832.60400000000004</c:v>
                      </c:pt>
                      <c:pt idx="8424" formatCode="General">
                        <c:v>833.60400000000004</c:v>
                      </c:pt>
                      <c:pt idx="8425" formatCode="General">
                        <c:v>834.60400000000004</c:v>
                      </c:pt>
                      <c:pt idx="8426" formatCode="General">
                        <c:v>835.60400000000004</c:v>
                      </c:pt>
                      <c:pt idx="8427" formatCode="General">
                        <c:v>836.60400000000004</c:v>
                      </c:pt>
                      <c:pt idx="8428" formatCode="General">
                        <c:v>837.60400000000004</c:v>
                      </c:pt>
                      <c:pt idx="8429" formatCode="General">
                        <c:v>838.60400000000004</c:v>
                      </c:pt>
                      <c:pt idx="8430" formatCode="General">
                        <c:v>839.60400000000004</c:v>
                      </c:pt>
                      <c:pt idx="8431" formatCode="General">
                        <c:v>840.60400000000004</c:v>
                      </c:pt>
                      <c:pt idx="8432" formatCode="General">
                        <c:v>841.60400000000004</c:v>
                      </c:pt>
                      <c:pt idx="8433" formatCode="General">
                        <c:v>842.60400000000004</c:v>
                      </c:pt>
                      <c:pt idx="8434" formatCode="General">
                        <c:v>843.60400000000004</c:v>
                      </c:pt>
                      <c:pt idx="8435" formatCode="General">
                        <c:v>844.60400000000004</c:v>
                      </c:pt>
                      <c:pt idx="8436" formatCode="General">
                        <c:v>845.60400000000004</c:v>
                      </c:pt>
                      <c:pt idx="8437" formatCode="General">
                        <c:v>846.60400000000004</c:v>
                      </c:pt>
                      <c:pt idx="8438" formatCode="General">
                        <c:v>847.60400000000004</c:v>
                      </c:pt>
                      <c:pt idx="8439" formatCode="General">
                        <c:v>848.60400000000004</c:v>
                      </c:pt>
                      <c:pt idx="8440" formatCode="General">
                        <c:v>849.60400000000004</c:v>
                      </c:pt>
                      <c:pt idx="8441" formatCode="General">
                        <c:v>850.60400000000004</c:v>
                      </c:pt>
                      <c:pt idx="8442" formatCode="General">
                        <c:v>851.60400000000004</c:v>
                      </c:pt>
                      <c:pt idx="8443" formatCode="General">
                        <c:v>852.60400000000004</c:v>
                      </c:pt>
                      <c:pt idx="8444" formatCode="General">
                        <c:v>853.60400000000004</c:v>
                      </c:pt>
                      <c:pt idx="8445" formatCode="General">
                        <c:v>854.60400000000004</c:v>
                      </c:pt>
                      <c:pt idx="8446" formatCode="General">
                        <c:v>855.60400000000004</c:v>
                      </c:pt>
                      <c:pt idx="8447" formatCode="General">
                        <c:v>856.60400000000004</c:v>
                      </c:pt>
                      <c:pt idx="8448" formatCode="General">
                        <c:v>857.60400000000004</c:v>
                      </c:pt>
                      <c:pt idx="8449" formatCode="General">
                        <c:v>858.60400000000004</c:v>
                      </c:pt>
                      <c:pt idx="8450" formatCode="General">
                        <c:v>859.60400000000004</c:v>
                      </c:pt>
                      <c:pt idx="8451" formatCode="General">
                        <c:v>860.60400000000004</c:v>
                      </c:pt>
                      <c:pt idx="8452" formatCode="General">
                        <c:v>861.60400000000004</c:v>
                      </c:pt>
                      <c:pt idx="8453" formatCode="General">
                        <c:v>862.60400000000004</c:v>
                      </c:pt>
                      <c:pt idx="8454" formatCode="General">
                        <c:v>863.60400000000004</c:v>
                      </c:pt>
                      <c:pt idx="8455" formatCode="General">
                        <c:v>864.60400000000004</c:v>
                      </c:pt>
                      <c:pt idx="8456" formatCode="General">
                        <c:v>865.60400000000004</c:v>
                      </c:pt>
                      <c:pt idx="8457" formatCode="General">
                        <c:v>866.60400000000004</c:v>
                      </c:pt>
                      <c:pt idx="8458" formatCode="General">
                        <c:v>867.60400000000004</c:v>
                      </c:pt>
                      <c:pt idx="8459" formatCode="General">
                        <c:v>868.60400000000004</c:v>
                      </c:pt>
                      <c:pt idx="8460" formatCode="General">
                        <c:v>869.60400000000004</c:v>
                      </c:pt>
                      <c:pt idx="8461" formatCode="General">
                        <c:v>870.60400000000004</c:v>
                      </c:pt>
                      <c:pt idx="8462" formatCode="General">
                        <c:v>871.60400000000004</c:v>
                      </c:pt>
                      <c:pt idx="8463" formatCode="General">
                        <c:v>872.60400000000004</c:v>
                      </c:pt>
                      <c:pt idx="8464" formatCode="General">
                        <c:v>873.60400000000004</c:v>
                      </c:pt>
                      <c:pt idx="8465" formatCode="General">
                        <c:v>874.60400000000004</c:v>
                      </c:pt>
                      <c:pt idx="8466" formatCode="General">
                        <c:v>875.60400000000004</c:v>
                      </c:pt>
                      <c:pt idx="8467" formatCode="General">
                        <c:v>876.60400000000004</c:v>
                      </c:pt>
                      <c:pt idx="8468" formatCode="General">
                        <c:v>877.60400000000004</c:v>
                      </c:pt>
                      <c:pt idx="8469" formatCode="General">
                        <c:v>878.60400000000004</c:v>
                      </c:pt>
                      <c:pt idx="8470" formatCode="General">
                        <c:v>879.60400000000004</c:v>
                      </c:pt>
                      <c:pt idx="8471" formatCode="General">
                        <c:v>880.60400000000004</c:v>
                      </c:pt>
                      <c:pt idx="8472" formatCode="General">
                        <c:v>881.60400000000004</c:v>
                      </c:pt>
                      <c:pt idx="8473" formatCode="General">
                        <c:v>882.60400000000004</c:v>
                      </c:pt>
                      <c:pt idx="8474" formatCode="General">
                        <c:v>883.60400000000004</c:v>
                      </c:pt>
                      <c:pt idx="8475" formatCode="General">
                        <c:v>884.60400000000004</c:v>
                      </c:pt>
                      <c:pt idx="8476" formatCode="General">
                        <c:v>885.60400000000004</c:v>
                      </c:pt>
                      <c:pt idx="8477" formatCode="General">
                        <c:v>886.60400000000004</c:v>
                      </c:pt>
                      <c:pt idx="8478" formatCode="General">
                        <c:v>887.60400000000004</c:v>
                      </c:pt>
                      <c:pt idx="8479" formatCode="General">
                        <c:v>888.60400000000004</c:v>
                      </c:pt>
                      <c:pt idx="8480" formatCode="General">
                        <c:v>889.60400000000004</c:v>
                      </c:pt>
                      <c:pt idx="8481" formatCode="General">
                        <c:v>890.60400000000004</c:v>
                      </c:pt>
                      <c:pt idx="8482" formatCode="General">
                        <c:v>891.60400000000004</c:v>
                      </c:pt>
                      <c:pt idx="8483" formatCode="General">
                        <c:v>892.60400000000004</c:v>
                      </c:pt>
                      <c:pt idx="8484" formatCode="General">
                        <c:v>893.60400000000004</c:v>
                      </c:pt>
                      <c:pt idx="8485" formatCode="General">
                        <c:v>894.60400000000004</c:v>
                      </c:pt>
                      <c:pt idx="8486" formatCode="General">
                        <c:v>895.60400000000004</c:v>
                      </c:pt>
                      <c:pt idx="8487" formatCode="General">
                        <c:v>896.60400000000004</c:v>
                      </c:pt>
                      <c:pt idx="8488" formatCode="General">
                        <c:v>897.60400000000004</c:v>
                      </c:pt>
                      <c:pt idx="8489" formatCode="General">
                        <c:v>898.60400000000004</c:v>
                      </c:pt>
                      <c:pt idx="8490" formatCode="General">
                        <c:v>899.60400000000004</c:v>
                      </c:pt>
                      <c:pt idx="8491" formatCode="General">
                        <c:v>900.60400000000004</c:v>
                      </c:pt>
                      <c:pt idx="8492" formatCode="General">
                        <c:v>901.60400000000004</c:v>
                      </c:pt>
                      <c:pt idx="8493" formatCode="General">
                        <c:v>902.60400000000004</c:v>
                      </c:pt>
                      <c:pt idx="8494" formatCode="General">
                        <c:v>903.60400000000004</c:v>
                      </c:pt>
                      <c:pt idx="8495" formatCode="General">
                        <c:v>904.60400000000004</c:v>
                      </c:pt>
                      <c:pt idx="8496" formatCode="General">
                        <c:v>905.60400000000004</c:v>
                      </c:pt>
                      <c:pt idx="8497" formatCode="General">
                        <c:v>906.60400000000004</c:v>
                      </c:pt>
                      <c:pt idx="8498" formatCode="General">
                        <c:v>907.60400000000004</c:v>
                      </c:pt>
                      <c:pt idx="8499" formatCode="General">
                        <c:v>908.60400000000004</c:v>
                      </c:pt>
                      <c:pt idx="8500" formatCode="General">
                        <c:v>909.60400000000004</c:v>
                      </c:pt>
                      <c:pt idx="8501" formatCode="General">
                        <c:v>910.60400000000004</c:v>
                      </c:pt>
                      <c:pt idx="8502" formatCode="General">
                        <c:v>911.60400000000004</c:v>
                      </c:pt>
                      <c:pt idx="8503" formatCode="General">
                        <c:v>912.60400000000004</c:v>
                      </c:pt>
                      <c:pt idx="8504" formatCode="General">
                        <c:v>913.60400000000004</c:v>
                      </c:pt>
                      <c:pt idx="8505" formatCode="General">
                        <c:v>914.60400000000004</c:v>
                      </c:pt>
                      <c:pt idx="8506" formatCode="General">
                        <c:v>915.60400000000004</c:v>
                      </c:pt>
                      <c:pt idx="8507" formatCode="General">
                        <c:v>916.60400000000004</c:v>
                      </c:pt>
                      <c:pt idx="8508" formatCode="General">
                        <c:v>917.60400000000004</c:v>
                      </c:pt>
                      <c:pt idx="8509" formatCode="General">
                        <c:v>918.60400000000004</c:v>
                      </c:pt>
                      <c:pt idx="8510" formatCode="General">
                        <c:v>919.60400000000004</c:v>
                      </c:pt>
                      <c:pt idx="8511" formatCode="General">
                        <c:v>920.60400000000004</c:v>
                      </c:pt>
                      <c:pt idx="8512" formatCode="General">
                        <c:v>921.60400000000004</c:v>
                      </c:pt>
                      <c:pt idx="8513" formatCode="General">
                        <c:v>922.60400000000004</c:v>
                      </c:pt>
                      <c:pt idx="8514" formatCode="General">
                        <c:v>923.60400000000004</c:v>
                      </c:pt>
                      <c:pt idx="8515" formatCode="General">
                        <c:v>924.60400000000004</c:v>
                      </c:pt>
                      <c:pt idx="8516" formatCode="General">
                        <c:v>925.60400000000004</c:v>
                      </c:pt>
                      <c:pt idx="8517" formatCode="General">
                        <c:v>926.60400000000004</c:v>
                      </c:pt>
                      <c:pt idx="8518" formatCode="General">
                        <c:v>927.60400000000004</c:v>
                      </c:pt>
                      <c:pt idx="8519" formatCode="General">
                        <c:v>928.60400000000004</c:v>
                      </c:pt>
                      <c:pt idx="8520" formatCode="General">
                        <c:v>929.60400000000004</c:v>
                      </c:pt>
                      <c:pt idx="8521" formatCode="General">
                        <c:v>930.60400000000004</c:v>
                      </c:pt>
                      <c:pt idx="8522" formatCode="General">
                        <c:v>931.60400000000004</c:v>
                      </c:pt>
                      <c:pt idx="8523" formatCode="General">
                        <c:v>932.60400000000004</c:v>
                      </c:pt>
                      <c:pt idx="8524" formatCode="General">
                        <c:v>933.60400000000004</c:v>
                      </c:pt>
                      <c:pt idx="8525" formatCode="General">
                        <c:v>934.60400000000004</c:v>
                      </c:pt>
                      <c:pt idx="8526" formatCode="General">
                        <c:v>935.60400000000004</c:v>
                      </c:pt>
                      <c:pt idx="8527" formatCode="General">
                        <c:v>936.60400000000004</c:v>
                      </c:pt>
                      <c:pt idx="8528" formatCode="General">
                        <c:v>937.60400000000004</c:v>
                      </c:pt>
                      <c:pt idx="8529" formatCode="General">
                        <c:v>938.60400000000004</c:v>
                      </c:pt>
                      <c:pt idx="8530" formatCode="General">
                        <c:v>939.60400000000004</c:v>
                      </c:pt>
                      <c:pt idx="8531" formatCode="General">
                        <c:v>940.60400000000004</c:v>
                      </c:pt>
                      <c:pt idx="8532" formatCode="General">
                        <c:v>941.60400000000004</c:v>
                      </c:pt>
                      <c:pt idx="8533" formatCode="General">
                        <c:v>942.60400000000004</c:v>
                      </c:pt>
                      <c:pt idx="8534" formatCode="General">
                        <c:v>943.60400000000004</c:v>
                      </c:pt>
                      <c:pt idx="8535" formatCode="General">
                        <c:v>944.60400000000004</c:v>
                      </c:pt>
                      <c:pt idx="8536" formatCode="General">
                        <c:v>945.60400000000004</c:v>
                      </c:pt>
                      <c:pt idx="8537" formatCode="General">
                        <c:v>946.60400000000004</c:v>
                      </c:pt>
                      <c:pt idx="8538" formatCode="General">
                        <c:v>947.60400000000004</c:v>
                      </c:pt>
                      <c:pt idx="8539" formatCode="General">
                        <c:v>948.60400000000004</c:v>
                      </c:pt>
                      <c:pt idx="8540" formatCode="General">
                        <c:v>949.60400000000004</c:v>
                      </c:pt>
                      <c:pt idx="8541" formatCode="General">
                        <c:v>950.60400000000004</c:v>
                      </c:pt>
                      <c:pt idx="8542" formatCode="General">
                        <c:v>951.60400000000004</c:v>
                      </c:pt>
                      <c:pt idx="8543" formatCode="General">
                        <c:v>952.60400000000004</c:v>
                      </c:pt>
                      <c:pt idx="8544" formatCode="General">
                        <c:v>953.60400000000004</c:v>
                      </c:pt>
                      <c:pt idx="8545" formatCode="General">
                        <c:v>954.60400000000004</c:v>
                      </c:pt>
                      <c:pt idx="8546" formatCode="General">
                        <c:v>955.60400000000004</c:v>
                      </c:pt>
                      <c:pt idx="8547" formatCode="General">
                        <c:v>956.60400000000004</c:v>
                      </c:pt>
                      <c:pt idx="8548" formatCode="General">
                        <c:v>957.60400000000004</c:v>
                      </c:pt>
                      <c:pt idx="8549" formatCode="General">
                        <c:v>958.60400000000004</c:v>
                      </c:pt>
                      <c:pt idx="8550" formatCode="General">
                        <c:v>959.60400000000004</c:v>
                      </c:pt>
                      <c:pt idx="8551" formatCode="General">
                        <c:v>960.60400000000004</c:v>
                      </c:pt>
                      <c:pt idx="8552" formatCode="General">
                        <c:v>961.60400000000004</c:v>
                      </c:pt>
                      <c:pt idx="8553" formatCode="General">
                        <c:v>962.60400000000004</c:v>
                      </c:pt>
                      <c:pt idx="8554" formatCode="General">
                        <c:v>963.60400000000004</c:v>
                      </c:pt>
                      <c:pt idx="8555" formatCode="General">
                        <c:v>964.60400000000004</c:v>
                      </c:pt>
                      <c:pt idx="8556" formatCode="General">
                        <c:v>965.60400000000004</c:v>
                      </c:pt>
                      <c:pt idx="8557" formatCode="General">
                        <c:v>966.60400000000004</c:v>
                      </c:pt>
                      <c:pt idx="8558" formatCode="General">
                        <c:v>967.60400000000004</c:v>
                      </c:pt>
                      <c:pt idx="8559" formatCode="General">
                        <c:v>968.60400000000004</c:v>
                      </c:pt>
                      <c:pt idx="8560" formatCode="General">
                        <c:v>969.60400000000004</c:v>
                      </c:pt>
                      <c:pt idx="8561" formatCode="General">
                        <c:v>970.60400000000004</c:v>
                      </c:pt>
                      <c:pt idx="8562" formatCode="General">
                        <c:v>971.60400000000004</c:v>
                      </c:pt>
                      <c:pt idx="8563" formatCode="General">
                        <c:v>972.60400000000004</c:v>
                      </c:pt>
                      <c:pt idx="8564" formatCode="General">
                        <c:v>973.60400000000004</c:v>
                      </c:pt>
                      <c:pt idx="8565" formatCode="General">
                        <c:v>974.60400000000004</c:v>
                      </c:pt>
                      <c:pt idx="8566" formatCode="General">
                        <c:v>975.60400000000004</c:v>
                      </c:pt>
                      <c:pt idx="8567" formatCode="General">
                        <c:v>976.60400000000004</c:v>
                      </c:pt>
                      <c:pt idx="8568" formatCode="General">
                        <c:v>977.60400000000004</c:v>
                      </c:pt>
                      <c:pt idx="8569" formatCode="General">
                        <c:v>978.60400000000004</c:v>
                      </c:pt>
                      <c:pt idx="8570" formatCode="General">
                        <c:v>979.60400000000004</c:v>
                      </c:pt>
                      <c:pt idx="8571" formatCode="General">
                        <c:v>980.60400000000004</c:v>
                      </c:pt>
                      <c:pt idx="8572" formatCode="General">
                        <c:v>981.60400000000004</c:v>
                      </c:pt>
                      <c:pt idx="8573" formatCode="General">
                        <c:v>982.60400000000004</c:v>
                      </c:pt>
                      <c:pt idx="8574" formatCode="General">
                        <c:v>983.60400000000004</c:v>
                      </c:pt>
                      <c:pt idx="8575" formatCode="General">
                        <c:v>984.60400000000004</c:v>
                      </c:pt>
                      <c:pt idx="8576" formatCode="General">
                        <c:v>985.60400000000004</c:v>
                      </c:pt>
                      <c:pt idx="8577" formatCode="General">
                        <c:v>986.60400000000004</c:v>
                      </c:pt>
                      <c:pt idx="8578" formatCode="General">
                        <c:v>987.60400000000004</c:v>
                      </c:pt>
                      <c:pt idx="8579" formatCode="General">
                        <c:v>988.60400000000004</c:v>
                      </c:pt>
                      <c:pt idx="8580" formatCode="General">
                        <c:v>989.60400000000004</c:v>
                      </c:pt>
                      <c:pt idx="8581" formatCode="General">
                        <c:v>990.60400000000004</c:v>
                      </c:pt>
                      <c:pt idx="8582" formatCode="General">
                        <c:v>991.60400000000004</c:v>
                      </c:pt>
                      <c:pt idx="8583" formatCode="General">
                        <c:v>992.60400000000004</c:v>
                      </c:pt>
                      <c:pt idx="8584" formatCode="General">
                        <c:v>993.60400000000004</c:v>
                      </c:pt>
                      <c:pt idx="8585" formatCode="General">
                        <c:v>994.60400000000004</c:v>
                      </c:pt>
                      <c:pt idx="8586" formatCode="General">
                        <c:v>995.60400000000004</c:v>
                      </c:pt>
                      <c:pt idx="8587" formatCode="General">
                        <c:v>996.60400000000004</c:v>
                      </c:pt>
                      <c:pt idx="8588" formatCode="General">
                        <c:v>997.60400000000004</c:v>
                      </c:pt>
                      <c:pt idx="8589" formatCode="General">
                        <c:v>998.60400000000004</c:v>
                      </c:pt>
                      <c:pt idx="8590" formatCode="General">
                        <c:v>999.60400000000004</c:v>
                      </c:pt>
                      <c:pt idx="8591">
                        <c:v>1000.6</c:v>
                      </c:pt>
                      <c:pt idx="8592">
                        <c:v>1001.6</c:v>
                      </c:pt>
                      <c:pt idx="8593">
                        <c:v>1002.6</c:v>
                      </c:pt>
                      <c:pt idx="8594">
                        <c:v>1003.6</c:v>
                      </c:pt>
                      <c:pt idx="8595">
                        <c:v>1004.6</c:v>
                      </c:pt>
                      <c:pt idx="8596">
                        <c:v>1005.6</c:v>
                      </c:pt>
                      <c:pt idx="8597">
                        <c:v>1006.6</c:v>
                      </c:pt>
                      <c:pt idx="8598">
                        <c:v>1007.6</c:v>
                      </c:pt>
                      <c:pt idx="8599">
                        <c:v>1008.6</c:v>
                      </c:pt>
                    </c:numCache>
                  </c:numRef>
                </c:xVal>
                <c:yVal>
                  <c:numRef>
                    <c:extLst xmlns:c15="http://schemas.microsoft.com/office/drawing/2012/chart">
                      <c:ext xmlns:c15="http://schemas.microsoft.com/office/drawing/2012/chart" uri="{02D57815-91ED-43cb-92C2-25804820EDAC}">
                        <c15:formulaRef>
                          <c15:sqref>'NT11 (2)'!$G$4:$G$8603</c15:sqref>
                        </c15:formulaRef>
                      </c:ext>
                    </c:extLst>
                    <c:numCache>
                      <c:formatCode>General</c:formatCode>
                      <c:ptCount val="8600"/>
                      <c:pt idx="0">
                        <c:v>300</c:v>
                      </c:pt>
                      <c:pt idx="1">
                        <c:v>300</c:v>
                      </c:pt>
                      <c:pt idx="2">
                        <c:v>300</c:v>
                      </c:pt>
                      <c:pt idx="3">
                        <c:v>300</c:v>
                      </c:pt>
                      <c:pt idx="4">
                        <c:v>300</c:v>
                      </c:pt>
                      <c:pt idx="5">
                        <c:v>300</c:v>
                      </c:pt>
                      <c:pt idx="6">
                        <c:v>300</c:v>
                      </c:pt>
                      <c:pt idx="7">
                        <c:v>300</c:v>
                      </c:pt>
                      <c:pt idx="8">
                        <c:v>300</c:v>
                      </c:pt>
                      <c:pt idx="9">
                        <c:v>300</c:v>
                      </c:pt>
                      <c:pt idx="10">
                        <c:v>300</c:v>
                      </c:pt>
                      <c:pt idx="11">
                        <c:v>300</c:v>
                      </c:pt>
                      <c:pt idx="12">
                        <c:v>300</c:v>
                      </c:pt>
                      <c:pt idx="13">
                        <c:v>300</c:v>
                      </c:pt>
                      <c:pt idx="14">
                        <c:v>300</c:v>
                      </c:pt>
                      <c:pt idx="15">
                        <c:v>300</c:v>
                      </c:pt>
                      <c:pt idx="16">
                        <c:v>300</c:v>
                      </c:pt>
                      <c:pt idx="17">
                        <c:v>300</c:v>
                      </c:pt>
                      <c:pt idx="18">
                        <c:v>300</c:v>
                      </c:pt>
                      <c:pt idx="19">
                        <c:v>300</c:v>
                      </c:pt>
                      <c:pt idx="20">
                        <c:v>300</c:v>
                      </c:pt>
                      <c:pt idx="21">
                        <c:v>300</c:v>
                      </c:pt>
                      <c:pt idx="22">
                        <c:v>300</c:v>
                      </c:pt>
                      <c:pt idx="23">
                        <c:v>300</c:v>
                      </c:pt>
                      <c:pt idx="24">
                        <c:v>300</c:v>
                      </c:pt>
                      <c:pt idx="25">
                        <c:v>300</c:v>
                      </c:pt>
                      <c:pt idx="26">
                        <c:v>300</c:v>
                      </c:pt>
                      <c:pt idx="27">
                        <c:v>300</c:v>
                      </c:pt>
                      <c:pt idx="28">
                        <c:v>300</c:v>
                      </c:pt>
                      <c:pt idx="29">
                        <c:v>300</c:v>
                      </c:pt>
                      <c:pt idx="30">
                        <c:v>300</c:v>
                      </c:pt>
                      <c:pt idx="31">
                        <c:v>300</c:v>
                      </c:pt>
                      <c:pt idx="32">
                        <c:v>300</c:v>
                      </c:pt>
                      <c:pt idx="33">
                        <c:v>300</c:v>
                      </c:pt>
                      <c:pt idx="34">
                        <c:v>300</c:v>
                      </c:pt>
                      <c:pt idx="35">
                        <c:v>300</c:v>
                      </c:pt>
                      <c:pt idx="36">
                        <c:v>300</c:v>
                      </c:pt>
                      <c:pt idx="37">
                        <c:v>300</c:v>
                      </c:pt>
                      <c:pt idx="38">
                        <c:v>300</c:v>
                      </c:pt>
                      <c:pt idx="39">
                        <c:v>300</c:v>
                      </c:pt>
                      <c:pt idx="40">
                        <c:v>300</c:v>
                      </c:pt>
                      <c:pt idx="41">
                        <c:v>300</c:v>
                      </c:pt>
                      <c:pt idx="42">
                        <c:v>300</c:v>
                      </c:pt>
                      <c:pt idx="43">
                        <c:v>300</c:v>
                      </c:pt>
                      <c:pt idx="44">
                        <c:v>300</c:v>
                      </c:pt>
                      <c:pt idx="45">
                        <c:v>300</c:v>
                      </c:pt>
                      <c:pt idx="46">
                        <c:v>300</c:v>
                      </c:pt>
                      <c:pt idx="47">
                        <c:v>300</c:v>
                      </c:pt>
                      <c:pt idx="48">
                        <c:v>300</c:v>
                      </c:pt>
                      <c:pt idx="49">
                        <c:v>300</c:v>
                      </c:pt>
                      <c:pt idx="50">
                        <c:v>300</c:v>
                      </c:pt>
                      <c:pt idx="51">
                        <c:v>300</c:v>
                      </c:pt>
                      <c:pt idx="52">
                        <c:v>300</c:v>
                      </c:pt>
                      <c:pt idx="53">
                        <c:v>300</c:v>
                      </c:pt>
                      <c:pt idx="54">
                        <c:v>300</c:v>
                      </c:pt>
                      <c:pt idx="55">
                        <c:v>300</c:v>
                      </c:pt>
                      <c:pt idx="56">
                        <c:v>300</c:v>
                      </c:pt>
                      <c:pt idx="57">
                        <c:v>300</c:v>
                      </c:pt>
                      <c:pt idx="58">
                        <c:v>300</c:v>
                      </c:pt>
                      <c:pt idx="59">
                        <c:v>300</c:v>
                      </c:pt>
                      <c:pt idx="60">
                        <c:v>300</c:v>
                      </c:pt>
                      <c:pt idx="61">
                        <c:v>300</c:v>
                      </c:pt>
                      <c:pt idx="62">
                        <c:v>300</c:v>
                      </c:pt>
                      <c:pt idx="63">
                        <c:v>300</c:v>
                      </c:pt>
                      <c:pt idx="64">
                        <c:v>300</c:v>
                      </c:pt>
                      <c:pt idx="65">
                        <c:v>300</c:v>
                      </c:pt>
                      <c:pt idx="66">
                        <c:v>300</c:v>
                      </c:pt>
                      <c:pt idx="67">
                        <c:v>300</c:v>
                      </c:pt>
                      <c:pt idx="68">
                        <c:v>300</c:v>
                      </c:pt>
                      <c:pt idx="69">
                        <c:v>300</c:v>
                      </c:pt>
                      <c:pt idx="70">
                        <c:v>300</c:v>
                      </c:pt>
                      <c:pt idx="71">
                        <c:v>300</c:v>
                      </c:pt>
                      <c:pt idx="72">
                        <c:v>300</c:v>
                      </c:pt>
                      <c:pt idx="73">
                        <c:v>300</c:v>
                      </c:pt>
                      <c:pt idx="74">
                        <c:v>300</c:v>
                      </c:pt>
                      <c:pt idx="75">
                        <c:v>300</c:v>
                      </c:pt>
                      <c:pt idx="76">
                        <c:v>300</c:v>
                      </c:pt>
                      <c:pt idx="77">
                        <c:v>300</c:v>
                      </c:pt>
                      <c:pt idx="78">
                        <c:v>300</c:v>
                      </c:pt>
                      <c:pt idx="79">
                        <c:v>300</c:v>
                      </c:pt>
                      <c:pt idx="80">
                        <c:v>300</c:v>
                      </c:pt>
                      <c:pt idx="81">
                        <c:v>300</c:v>
                      </c:pt>
                      <c:pt idx="82">
                        <c:v>300</c:v>
                      </c:pt>
                      <c:pt idx="83">
                        <c:v>300</c:v>
                      </c:pt>
                      <c:pt idx="84">
                        <c:v>300</c:v>
                      </c:pt>
                      <c:pt idx="85">
                        <c:v>300</c:v>
                      </c:pt>
                      <c:pt idx="86">
                        <c:v>300</c:v>
                      </c:pt>
                      <c:pt idx="87">
                        <c:v>300</c:v>
                      </c:pt>
                      <c:pt idx="88">
                        <c:v>300</c:v>
                      </c:pt>
                      <c:pt idx="89">
                        <c:v>300</c:v>
                      </c:pt>
                      <c:pt idx="90">
                        <c:v>300</c:v>
                      </c:pt>
                      <c:pt idx="91">
                        <c:v>300</c:v>
                      </c:pt>
                      <c:pt idx="92">
                        <c:v>300</c:v>
                      </c:pt>
                      <c:pt idx="93">
                        <c:v>300</c:v>
                      </c:pt>
                      <c:pt idx="94">
                        <c:v>300</c:v>
                      </c:pt>
                      <c:pt idx="95">
                        <c:v>300</c:v>
                      </c:pt>
                      <c:pt idx="96">
                        <c:v>300</c:v>
                      </c:pt>
                      <c:pt idx="97">
                        <c:v>300</c:v>
                      </c:pt>
                      <c:pt idx="98">
                        <c:v>300</c:v>
                      </c:pt>
                      <c:pt idx="99">
                        <c:v>300</c:v>
                      </c:pt>
                      <c:pt idx="100">
                        <c:v>300</c:v>
                      </c:pt>
                      <c:pt idx="101">
                        <c:v>300</c:v>
                      </c:pt>
                      <c:pt idx="102">
                        <c:v>300</c:v>
                      </c:pt>
                      <c:pt idx="103">
                        <c:v>300</c:v>
                      </c:pt>
                      <c:pt idx="104">
                        <c:v>300</c:v>
                      </c:pt>
                      <c:pt idx="105">
                        <c:v>300</c:v>
                      </c:pt>
                      <c:pt idx="106">
                        <c:v>300</c:v>
                      </c:pt>
                      <c:pt idx="107">
                        <c:v>300</c:v>
                      </c:pt>
                      <c:pt idx="108">
                        <c:v>300</c:v>
                      </c:pt>
                      <c:pt idx="109">
                        <c:v>300</c:v>
                      </c:pt>
                      <c:pt idx="110">
                        <c:v>300</c:v>
                      </c:pt>
                      <c:pt idx="111">
                        <c:v>300</c:v>
                      </c:pt>
                      <c:pt idx="112">
                        <c:v>300</c:v>
                      </c:pt>
                      <c:pt idx="113">
                        <c:v>300</c:v>
                      </c:pt>
                      <c:pt idx="114">
                        <c:v>300</c:v>
                      </c:pt>
                      <c:pt idx="115">
                        <c:v>300</c:v>
                      </c:pt>
                      <c:pt idx="116">
                        <c:v>300</c:v>
                      </c:pt>
                      <c:pt idx="117">
                        <c:v>300</c:v>
                      </c:pt>
                      <c:pt idx="118">
                        <c:v>300</c:v>
                      </c:pt>
                      <c:pt idx="119">
                        <c:v>300</c:v>
                      </c:pt>
                      <c:pt idx="120">
                        <c:v>300</c:v>
                      </c:pt>
                      <c:pt idx="121">
                        <c:v>300</c:v>
                      </c:pt>
                      <c:pt idx="122">
                        <c:v>300</c:v>
                      </c:pt>
                      <c:pt idx="123">
                        <c:v>300</c:v>
                      </c:pt>
                      <c:pt idx="124">
                        <c:v>300</c:v>
                      </c:pt>
                      <c:pt idx="125">
                        <c:v>300</c:v>
                      </c:pt>
                      <c:pt idx="126">
                        <c:v>300</c:v>
                      </c:pt>
                      <c:pt idx="127">
                        <c:v>300</c:v>
                      </c:pt>
                      <c:pt idx="128">
                        <c:v>300</c:v>
                      </c:pt>
                      <c:pt idx="129">
                        <c:v>300</c:v>
                      </c:pt>
                      <c:pt idx="130">
                        <c:v>300</c:v>
                      </c:pt>
                      <c:pt idx="131">
                        <c:v>300</c:v>
                      </c:pt>
                      <c:pt idx="132">
                        <c:v>300</c:v>
                      </c:pt>
                      <c:pt idx="133">
                        <c:v>300</c:v>
                      </c:pt>
                      <c:pt idx="134">
                        <c:v>300</c:v>
                      </c:pt>
                      <c:pt idx="135">
                        <c:v>300</c:v>
                      </c:pt>
                      <c:pt idx="136">
                        <c:v>300</c:v>
                      </c:pt>
                      <c:pt idx="137">
                        <c:v>300</c:v>
                      </c:pt>
                      <c:pt idx="138">
                        <c:v>300</c:v>
                      </c:pt>
                      <c:pt idx="139">
                        <c:v>300</c:v>
                      </c:pt>
                      <c:pt idx="140">
                        <c:v>300</c:v>
                      </c:pt>
                      <c:pt idx="141">
                        <c:v>300</c:v>
                      </c:pt>
                      <c:pt idx="142">
                        <c:v>300</c:v>
                      </c:pt>
                      <c:pt idx="143">
                        <c:v>300</c:v>
                      </c:pt>
                      <c:pt idx="144">
                        <c:v>300</c:v>
                      </c:pt>
                      <c:pt idx="145">
                        <c:v>300</c:v>
                      </c:pt>
                      <c:pt idx="146">
                        <c:v>300</c:v>
                      </c:pt>
                      <c:pt idx="147">
                        <c:v>300</c:v>
                      </c:pt>
                      <c:pt idx="148">
                        <c:v>300</c:v>
                      </c:pt>
                      <c:pt idx="149">
                        <c:v>300</c:v>
                      </c:pt>
                      <c:pt idx="150">
                        <c:v>300</c:v>
                      </c:pt>
                      <c:pt idx="151">
                        <c:v>300</c:v>
                      </c:pt>
                      <c:pt idx="152">
                        <c:v>300</c:v>
                      </c:pt>
                      <c:pt idx="153">
                        <c:v>300</c:v>
                      </c:pt>
                      <c:pt idx="154">
                        <c:v>300</c:v>
                      </c:pt>
                      <c:pt idx="155">
                        <c:v>300</c:v>
                      </c:pt>
                      <c:pt idx="156">
                        <c:v>300</c:v>
                      </c:pt>
                      <c:pt idx="157">
                        <c:v>300</c:v>
                      </c:pt>
                      <c:pt idx="158">
                        <c:v>300</c:v>
                      </c:pt>
                      <c:pt idx="159">
                        <c:v>300</c:v>
                      </c:pt>
                      <c:pt idx="160">
                        <c:v>300</c:v>
                      </c:pt>
                      <c:pt idx="161">
                        <c:v>300</c:v>
                      </c:pt>
                      <c:pt idx="162">
                        <c:v>300</c:v>
                      </c:pt>
                      <c:pt idx="163">
                        <c:v>300</c:v>
                      </c:pt>
                      <c:pt idx="164">
                        <c:v>300</c:v>
                      </c:pt>
                      <c:pt idx="165">
                        <c:v>300</c:v>
                      </c:pt>
                      <c:pt idx="166">
                        <c:v>300</c:v>
                      </c:pt>
                      <c:pt idx="167">
                        <c:v>300</c:v>
                      </c:pt>
                      <c:pt idx="168">
                        <c:v>300</c:v>
                      </c:pt>
                      <c:pt idx="169">
                        <c:v>300</c:v>
                      </c:pt>
                      <c:pt idx="170">
                        <c:v>300</c:v>
                      </c:pt>
                      <c:pt idx="171">
                        <c:v>300</c:v>
                      </c:pt>
                      <c:pt idx="172">
                        <c:v>300</c:v>
                      </c:pt>
                      <c:pt idx="173">
                        <c:v>300</c:v>
                      </c:pt>
                      <c:pt idx="174">
                        <c:v>300</c:v>
                      </c:pt>
                      <c:pt idx="175">
                        <c:v>300</c:v>
                      </c:pt>
                      <c:pt idx="176">
                        <c:v>300</c:v>
                      </c:pt>
                      <c:pt idx="177">
                        <c:v>300</c:v>
                      </c:pt>
                      <c:pt idx="178">
                        <c:v>300</c:v>
                      </c:pt>
                      <c:pt idx="179">
                        <c:v>300</c:v>
                      </c:pt>
                      <c:pt idx="180">
                        <c:v>300</c:v>
                      </c:pt>
                      <c:pt idx="181">
                        <c:v>300</c:v>
                      </c:pt>
                      <c:pt idx="182">
                        <c:v>300</c:v>
                      </c:pt>
                      <c:pt idx="183">
                        <c:v>300</c:v>
                      </c:pt>
                      <c:pt idx="184">
                        <c:v>300</c:v>
                      </c:pt>
                      <c:pt idx="185">
                        <c:v>300</c:v>
                      </c:pt>
                      <c:pt idx="186">
                        <c:v>300</c:v>
                      </c:pt>
                      <c:pt idx="187">
                        <c:v>300</c:v>
                      </c:pt>
                      <c:pt idx="188">
                        <c:v>300</c:v>
                      </c:pt>
                      <c:pt idx="189">
                        <c:v>300</c:v>
                      </c:pt>
                      <c:pt idx="190">
                        <c:v>300</c:v>
                      </c:pt>
                      <c:pt idx="191">
                        <c:v>300</c:v>
                      </c:pt>
                      <c:pt idx="192">
                        <c:v>300</c:v>
                      </c:pt>
                      <c:pt idx="193">
                        <c:v>300</c:v>
                      </c:pt>
                      <c:pt idx="194">
                        <c:v>300</c:v>
                      </c:pt>
                      <c:pt idx="195">
                        <c:v>300</c:v>
                      </c:pt>
                      <c:pt idx="196">
                        <c:v>300</c:v>
                      </c:pt>
                      <c:pt idx="197">
                        <c:v>300</c:v>
                      </c:pt>
                      <c:pt idx="198">
                        <c:v>300</c:v>
                      </c:pt>
                      <c:pt idx="199">
                        <c:v>300</c:v>
                      </c:pt>
                      <c:pt idx="200">
                        <c:v>300</c:v>
                      </c:pt>
                      <c:pt idx="201">
                        <c:v>300</c:v>
                      </c:pt>
                      <c:pt idx="202">
                        <c:v>300</c:v>
                      </c:pt>
                      <c:pt idx="203">
                        <c:v>300</c:v>
                      </c:pt>
                      <c:pt idx="204">
                        <c:v>300</c:v>
                      </c:pt>
                      <c:pt idx="205">
                        <c:v>300</c:v>
                      </c:pt>
                      <c:pt idx="206">
                        <c:v>300</c:v>
                      </c:pt>
                      <c:pt idx="207">
                        <c:v>300</c:v>
                      </c:pt>
                      <c:pt idx="208">
                        <c:v>300</c:v>
                      </c:pt>
                      <c:pt idx="209">
                        <c:v>300</c:v>
                      </c:pt>
                      <c:pt idx="210">
                        <c:v>300</c:v>
                      </c:pt>
                      <c:pt idx="211">
                        <c:v>300</c:v>
                      </c:pt>
                      <c:pt idx="212">
                        <c:v>300</c:v>
                      </c:pt>
                      <c:pt idx="213">
                        <c:v>300</c:v>
                      </c:pt>
                      <c:pt idx="214">
                        <c:v>300</c:v>
                      </c:pt>
                      <c:pt idx="215">
                        <c:v>300</c:v>
                      </c:pt>
                      <c:pt idx="216">
                        <c:v>300</c:v>
                      </c:pt>
                      <c:pt idx="217">
                        <c:v>300</c:v>
                      </c:pt>
                      <c:pt idx="218">
                        <c:v>300</c:v>
                      </c:pt>
                      <c:pt idx="219">
                        <c:v>300</c:v>
                      </c:pt>
                      <c:pt idx="220">
                        <c:v>300</c:v>
                      </c:pt>
                      <c:pt idx="221">
                        <c:v>300</c:v>
                      </c:pt>
                      <c:pt idx="222">
                        <c:v>300</c:v>
                      </c:pt>
                      <c:pt idx="223">
                        <c:v>300</c:v>
                      </c:pt>
                      <c:pt idx="224">
                        <c:v>300</c:v>
                      </c:pt>
                      <c:pt idx="225">
                        <c:v>300</c:v>
                      </c:pt>
                      <c:pt idx="226">
                        <c:v>300</c:v>
                      </c:pt>
                      <c:pt idx="227">
                        <c:v>300</c:v>
                      </c:pt>
                      <c:pt idx="228">
                        <c:v>300</c:v>
                      </c:pt>
                      <c:pt idx="229">
                        <c:v>300</c:v>
                      </c:pt>
                      <c:pt idx="230">
                        <c:v>300</c:v>
                      </c:pt>
                      <c:pt idx="231">
                        <c:v>300</c:v>
                      </c:pt>
                      <c:pt idx="232">
                        <c:v>300</c:v>
                      </c:pt>
                      <c:pt idx="233">
                        <c:v>300</c:v>
                      </c:pt>
                      <c:pt idx="234">
                        <c:v>300</c:v>
                      </c:pt>
                      <c:pt idx="235">
                        <c:v>300</c:v>
                      </c:pt>
                      <c:pt idx="236">
                        <c:v>300</c:v>
                      </c:pt>
                      <c:pt idx="237">
                        <c:v>300</c:v>
                      </c:pt>
                      <c:pt idx="238">
                        <c:v>300</c:v>
                      </c:pt>
                      <c:pt idx="239">
                        <c:v>300</c:v>
                      </c:pt>
                      <c:pt idx="240">
                        <c:v>300</c:v>
                      </c:pt>
                      <c:pt idx="241">
                        <c:v>300</c:v>
                      </c:pt>
                      <c:pt idx="242">
                        <c:v>300</c:v>
                      </c:pt>
                      <c:pt idx="243">
                        <c:v>300</c:v>
                      </c:pt>
                      <c:pt idx="244">
                        <c:v>300</c:v>
                      </c:pt>
                      <c:pt idx="245">
                        <c:v>300</c:v>
                      </c:pt>
                      <c:pt idx="246">
                        <c:v>300</c:v>
                      </c:pt>
                      <c:pt idx="247">
                        <c:v>300</c:v>
                      </c:pt>
                      <c:pt idx="248">
                        <c:v>300</c:v>
                      </c:pt>
                      <c:pt idx="249">
                        <c:v>300</c:v>
                      </c:pt>
                      <c:pt idx="250">
                        <c:v>300</c:v>
                      </c:pt>
                      <c:pt idx="251">
                        <c:v>300</c:v>
                      </c:pt>
                      <c:pt idx="252">
                        <c:v>300</c:v>
                      </c:pt>
                      <c:pt idx="253">
                        <c:v>300</c:v>
                      </c:pt>
                      <c:pt idx="254">
                        <c:v>300</c:v>
                      </c:pt>
                      <c:pt idx="255">
                        <c:v>300</c:v>
                      </c:pt>
                      <c:pt idx="256">
                        <c:v>300</c:v>
                      </c:pt>
                      <c:pt idx="257">
                        <c:v>300</c:v>
                      </c:pt>
                      <c:pt idx="258">
                        <c:v>300</c:v>
                      </c:pt>
                      <c:pt idx="259">
                        <c:v>300</c:v>
                      </c:pt>
                      <c:pt idx="260">
                        <c:v>300</c:v>
                      </c:pt>
                      <c:pt idx="261">
                        <c:v>300</c:v>
                      </c:pt>
                      <c:pt idx="262">
                        <c:v>300</c:v>
                      </c:pt>
                      <c:pt idx="263">
                        <c:v>300</c:v>
                      </c:pt>
                      <c:pt idx="264">
                        <c:v>300</c:v>
                      </c:pt>
                      <c:pt idx="265">
                        <c:v>300</c:v>
                      </c:pt>
                      <c:pt idx="266">
                        <c:v>300</c:v>
                      </c:pt>
                      <c:pt idx="267">
                        <c:v>300</c:v>
                      </c:pt>
                      <c:pt idx="268">
                        <c:v>300</c:v>
                      </c:pt>
                      <c:pt idx="269">
                        <c:v>300</c:v>
                      </c:pt>
                      <c:pt idx="270">
                        <c:v>300</c:v>
                      </c:pt>
                      <c:pt idx="271">
                        <c:v>300</c:v>
                      </c:pt>
                      <c:pt idx="272">
                        <c:v>300</c:v>
                      </c:pt>
                      <c:pt idx="273">
                        <c:v>300</c:v>
                      </c:pt>
                      <c:pt idx="274">
                        <c:v>300</c:v>
                      </c:pt>
                      <c:pt idx="275">
                        <c:v>300</c:v>
                      </c:pt>
                      <c:pt idx="276">
                        <c:v>300</c:v>
                      </c:pt>
                      <c:pt idx="277">
                        <c:v>300</c:v>
                      </c:pt>
                      <c:pt idx="278">
                        <c:v>300</c:v>
                      </c:pt>
                      <c:pt idx="279">
                        <c:v>300</c:v>
                      </c:pt>
                      <c:pt idx="280">
                        <c:v>300</c:v>
                      </c:pt>
                      <c:pt idx="281">
                        <c:v>300</c:v>
                      </c:pt>
                      <c:pt idx="282">
                        <c:v>300</c:v>
                      </c:pt>
                      <c:pt idx="283">
                        <c:v>300</c:v>
                      </c:pt>
                      <c:pt idx="284">
                        <c:v>300</c:v>
                      </c:pt>
                      <c:pt idx="285">
                        <c:v>300</c:v>
                      </c:pt>
                      <c:pt idx="286">
                        <c:v>300</c:v>
                      </c:pt>
                      <c:pt idx="287">
                        <c:v>300</c:v>
                      </c:pt>
                      <c:pt idx="288">
                        <c:v>300</c:v>
                      </c:pt>
                      <c:pt idx="289">
                        <c:v>300</c:v>
                      </c:pt>
                      <c:pt idx="290">
                        <c:v>300</c:v>
                      </c:pt>
                      <c:pt idx="291">
                        <c:v>300</c:v>
                      </c:pt>
                      <c:pt idx="292">
                        <c:v>300</c:v>
                      </c:pt>
                      <c:pt idx="293">
                        <c:v>300</c:v>
                      </c:pt>
                      <c:pt idx="294">
                        <c:v>300</c:v>
                      </c:pt>
                      <c:pt idx="295">
                        <c:v>300</c:v>
                      </c:pt>
                      <c:pt idx="296">
                        <c:v>300</c:v>
                      </c:pt>
                      <c:pt idx="297">
                        <c:v>300</c:v>
                      </c:pt>
                      <c:pt idx="298">
                        <c:v>300</c:v>
                      </c:pt>
                      <c:pt idx="299">
                        <c:v>300</c:v>
                      </c:pt>
                      <c:pt idx="300">
                        <c:v>300</c:v>
                      </c:pt>
                      <c:pt idx="301">
                        <c:v>300</c:v>
                      </c:pt>
                      <c:pt idx="302">
                        <c:v>300</c:v>
                      </c:pt>
                      <c:pt idx="303">
                        <c:v>300</c:v>
                      </c:pt>
                      <c:pt idx="304">
                        <c:v>300</c:v>
                      </c:pt>
                      <c:pt idx="305">
                        <c:v>300</c:v>
                      </c:pt>
                      <c:pt idx="306">
                        <c:v>300</c:v>
                      </c:pt>
                      <c:pt idx="307">
                        <c:v>300</c:v>
                      </c:pt>
                      <c:pt idx="308">
                        <c:v>300</c:v>
                      </c:pt>
                      <c:pt idx="309">
                        <c:v>300</c:v>
                      </c:pt>
                      <c:pt idx="310">
                        <c:v>300</c:v>
                      </c:pt>
                      <c:pt idx="311">
                        <c:v>300</c:v>
                      </c:pt>
                      <c:pt idx="312">
                        <c:v>300</c:v>
                      </c:pt>
                      <c:pt idx="313">
                        <c:v>300</c:v>
                      </c:pt>
                      <c:pt idx="314">
                        <c:v>300</c:v>
                      </c:pt>
                      <c:pt idx="315">
                        <c:v>300</c:v>
                      </c:pt>
                      <c:pt idx="316">
                        <c:v>300</c:v>
                      </c:pt>
                      <c:pt idx="317">
                        <c:v>300</c:v>
                      </c:pt>
                      <c:pt idx="318">
                        <c:v>300</c:v>
                      </c:pt>
                      <c:pt idx="319">
                        <c:v>300</c:v>
                      </c:pt>
                      <c:pt idx="320">
                        <c:v>300</c:v>
                      </c:pt>
                      <c:pt idx="321">
                        <c:v>300</c:v>
                      </c:pt>
                      <c:pt idx="322">
                        <c:v>300</c:v>
                      </c:pt>
                      <c:pt idx="323">
                        <c:v>300</c:v>
                      </c:pt>
                      <c:pt idx="324">
                        <c:v>300</c:v>
                      </c:pt>
                      <c:pt idx="325">
                        <c:v>300</c:v>
                      </c:pt>
                      <c:pt idx="326">
                        <c:v>300</c:v>
                      </c:pt>
                      <c:pt idx="327">
                        <c:v>300</c:v>
                      </c:pt>
                      <c:pt idx="328">
                        <c:v>300</c:v>
                      </c:pt>
                      <c:pt idx="329">
                        <c:v>300</c:v>
                      </c:pt>
                      <c:pt idx="330">
                        <c:v>300</c:v>
                      </c:pt>
                      <c:pt idx="331">
                        <c:v>300</c:v>
                      </c:pt>
                      <c:pt idx="332">
                        <c:v>300</c:v>
                      </c:pt>
                      <c:pt idx="333">
                        <c:v>300</c:v>
                      </c:pt>
                      <c:pt idx="334">
                        <c:v>300</c:v>
                      </c:pt>
                      <c:pt idx="335">
                        <c:v>300</c:v>
                      </c:pt>
                      <c:pt idx="336">
                        <c:v>300</c:v>
                      </c:pt>
                      <c:pt idx="337">
                        <c:v>300</c:v>
                      </c:pt>
                      <c:pt idx="338">
                        <c:v>300</c:v>
                      </c:pt>
                      <c:pt idx="339">
                        <c:v>300</c:v>
                      </c:pt>
                      <c:pt idx="340">
                        <c:v>300</c:v>
                      </c:pt>
                      <c:pt idx="341">
                        <c:v>300</c:v>
                      </c:pt>
                      <c:pt idx="342">
                        <c:v>300</c:v>
                      </c:pt>
                      <c:pt idx="343">
                        <c:v>300</c:v>
                      </c:pt>
                      <c:pt idx="344">
                        <c:v>300</c:v>
                      </c:pt>
                      <c:pt idx="345">
                        <c:v>300</c:v>
                      </c:pt>
                      <c:pt idx="346">
                        <c:v>300</c:v>
                      </c:pt>
                      <c:pt idx="347">
                        <c:v>300</c:v>
                      </c:pt>
                      <c:pt idx="348">
                        <c:v>300</c:v>
                      </c:pt>
                      <c:pt idx="349">
                        <c:v>300</c:v>
                      </c:pt>
                      <c:pt idx="350">
                        <c:v>300</c:v>
                      </c:pt>
                      <c:pt idx="351">
                        <c:v>300</c:v>
                      </c:pt>
                      <c:pt idx="352">
                        <c:v>300</c:v>
                      </c:pt>
                      <c:pt idx="353">
                        <c:v>300</c:v>
                      </c:pt>
                      <c:pt idx="354">
                        <c:v>300</c:v>
                      </c:pt>
                      <c:pt idx="355">
                        <c:v>300</c:v>
                      </c:pt>
                      <c:pt idx="356">
                        <c:v>300</c:v>
                      </c:pt>
                      <c:pt idx="357">
                        <c:v>300</c:v>
                      </c:pt>
                      <c:pt idx="358">
                        <c:v>300</c:v>
                      </c:pt>
                      <c:pt idx="359">
                        <c:v>300</c:v>
                      </c:pt>
                      <c:pt idx="360">
                        <c:v>300</c:v>
                      </c:pt>
                      <c:pt idx="361">
                        <c:v>300</c:v>
                      </c:pt>
                      <c:pt idx="362">
                        <c:v>300</c:v>
                      </c:pt>
                      <c:pt idx="363">
                        <c:v>300</c:v>
                      </c:pt>
                      <c:pt idx="364">
                        <c:v>300</c:v>
                      </c:pt>
                      <c:pt idx="365">
                        <c:v>300</c:v>
                      </c:pt>
                      <c:pt idx="366">
                        <c:v>300</c:v>
                      </c:pt>
                      <c:pt idx="367">
                        <c:v>300</c:v>
                      </c:pt>
                      <c:pt idx="368">
                        <c:v>300</c:v>
                      </c:pt>
                      <c:pt idx="369">
                        <c:v>300</c:v>
                      </c:pt>
                      <c:pt idx="370">
                        <c:v>300</c:v>
                      </c:pt>
                      <c:pt idx="371">
                        <c:v>300</c:v>
                      </c:pt>
                      <c:pt idx="372">
                        <c:v>300</c:v>
                      </c:pt>
                      <c:pt idx="373">
                        <c:v>300</c:v>
                      </c:pt>
                      <c:pt idx="374">
                        <c:v>300</c:v>
                      </c:pt>
                      <c:pt idx="375">
                        <c:v>300</c:v>
                      </c:pt>
                      <c:pt idx="376">
                        <c:v>300</c:v>
                      </c:pt>
                      <c:pt idx="377">
                        <c:v>300</c:v>
                      </c:pt>
                      <c:pt idx="378">
                        <c:v>300</c:v>
                      </c:pt>
                      <c:pt idx="379">
                        <c:v>300</c:v>
                      </c:pt>
                      <c:pt idx="380">
                        <c:v>300</c:v>
                      </c:pt>
                      <c:pt idx="381">
                        <c:v>300</c:v>
                      </c:pt>
                      <c:pt idx="382">
                        <c:v>300</c:v>
                      </c:pt>
                      <c:pt idx="383">
                        <c:v>300</c:v>
                      </c:pt>
                      <c:pt idx="384">
                        <c:v>300</c:v>
                      </c:pt>
                      <c:pt idx="385">
                        <c:v>300</c:v>
                      </c:pt>
                      <c:pt idx="386">
                        <c:v>300</c:v>
                      </c:pt>
                      <c:pt idx="387">
                        <c:v>300</c:v>
                      </c:pt>
                      <c:pt idx="388">
                        <c:v>300</c:v>
                      </c:pt>
                      <c:pt idx="389">
                        <c:v>300</c:v>
                      </c:pt>
                      <c:pt idx="390">
                        <c:v>300</c:v>
                      </c:pt>
                      <c:pt idx="391">
                        <c:v>300</c:v>
                      </c:pt>
                      <c:pt idx="392">
                        <c:v>300</c:v>
                      </c:pt>
                      <c:pt idx="393">
                        <c:v>300</c:v>
                      </c:pt>
                      <c:pt idx="394">
                        <c:v>300</c:v>
                      </c:pt>
                      <c:pt idx="395">
                        <c:v>300</c:v>
                      </c:pt>
                      <c:pt idx="396">
                        <c:v>300</c:v>
                      </c:pt>
                      <c:pt idx="397">
                        <c:v>300</c:v>
                      </c:pt>
                      <c:pt idx="398">
                        <c:v>300</c:v>
                      </c:pt>
                      <c:pt idx="399">
                        <c:v>300</c:v>
                      </c:pt>
                      <c:pt idx="400">
                        <c:v>300</c:v>
                      </c:pt>
                      <c:pt idx="401">
                        <c:v>300</c:v>
                      </c:pt>
                      <c:pt idx="402">
                        <c:v>300</c:v>
                      </c:pt>
                      <c:pt idx="403">
                        <c:v>300</c:v>
                      </c:pt>
                      <c:pt idx="404">
                        <c:v>300</c:v>
                      </c:pt>
                      <c:pt idx="405">
                        <c:v>300</c:v>
                      </c:pt>
                      <c:pt idx="406">
                        <c:v>300</c:v>
                      </c:pt>
                      <c:pt idx="407">
                        <c:v>300</c:v>
                      </c:pt>
                      <c:pt idx="408">
                        <c:v>300</c:v>
                      </c:pt>
                      <c:pt idx="409">
                        <c:v>300</c:v>
                      </c:pt>
                      <c:pt idx="410">
                        <c:v>300</c:v>
                      </c:pt>
                      <c:pt idx="411">
                        <c:v>300</c:v>
                      </c:pt>
                      <c:pt idx="412">
                        <c:v>300</c:v>
                      </c:pt>
                      <c:pt idx="413">
                        <c:v>300</c:v>
                      </c:pt>
                      <c:pt idx="414">
                        <c:v>300</c:v>
                      </c:pt>
                      <c:pt idx="415">
                        <c:v>300</c:v>
                      </c:pt>
                      <c:pt idx="416">
                        <c:v>300</c:v>
                      </c:pt>
                      <c:pt idx="417">
                        <c:v>300</c:v>
                      </c:pt>
                      <c:pt idx="418">
                        <c:v>300</c:v>
                      </c:pt>
                      <c:pt idx="419">
                        <c:v>300</c:v>
                      </c:pt>
                      <c:pt idx="420">
                        <c:v>300</c:v>
                      </c:pt>
                      <c:pt idx="421">
                        <c:v>300</c:v>
                      </c:pt>
                      <c:pt idx="422">
                        <c:v>300</c:v>
                      </c:pt>
                      <c:pt idx="423">
                        <c:v>300</c:v>
                      </c:pt>
                      <c:pt idx="424">
                        <c:v>300</c:v>
                      </c:pt>
                      <c:pt idx="425">
                        <c:v>300</c:v>
                      </c:pt>
                      <c:pt idx="426">
                        <c:v>300</c:v>
                      </c:pt>
                      <c:pt idx="427">
                        <c:v>300</c:v>
                      </c:pt>
                      <c:pt idx="428">
                        <c:v>300</c:v>
                      </c:pt>
                      <c:pt idx="429">
                        <c:v>300</c:v>
                      </c:pt>
                      <c:pt idx="430">
                        <c:v>300</c:v>
                      </c:pt>
                      <c:pt idx="431">
                        <c:v>300</c:v>
                      </c:pt>
                      <c:pt idx="432">
                        <c:v>300</c:v>
                      </c:pt>
                      <c:pt idx="433">
                        <c:v>300</c:v>
                      </c:pt>
                      <c:pt idx="434">
                        <c:v>300</c:v>
                      </c:pt>
                      <c:pt idx="435">
                        <c:v>300</c:v>
                      </c:pt>
                      <c:pt idx="436">
                        <c:v>300</c:v>
                      </c:pt>
                      <c:pt idx="437">
                        <c:v>300</c:v>
                      </c:pt>
                      <c:pt idx="438">
                        <c:v>300</c:v>
                      </c:pt>
                      <c:pt idx="439">
                        <c:v>300</c:v>
                      </c:pt>
                      <c:pt idx="440">
                        <c:v>300</c:v>
                      </c:pt>
                      <c:pt idx="441">
                        <c:v>300</c:v>
                      </c:pt>
                      <c:pt idx="442">
                        <c:v>300</c:v>
                      </c:pt>
                      <c:pt idx="443">
                        <c:v>300</c:v>
                      </c:pt>
                      <c:pt idx="444">
                        <c:v>300</c:v>
                      </c:pt>
                      <c:pt idx="445">
                        <c:v>300</c:v>
                      </c:pt>
                      <c:pt idx="446">
                        <c:v>300</c:v>
                      </c:pt>
                      <c:pt idx="447">
                        <c:v>300</c:v>
                      </c:pt>
                      <c:pt idx="448">
                        <c:v>300</c:v>
                      </c:pt>
                      <c:pt idx="449">
                        <c:v>300</c:v>
                      </c:pt>
                      <c:pt idx="450">
                        <c:v>300</c:v>
                      </c:pt>
                      <c:pt idx="451">
                        <c:v>300</c:v>
                      </c:pt>
                      <c:pt idx="452">
                        <c:v>300</c:v>
                      </c:pt>
                      <c:pt idx="453">
                        <c:v>300</c:v>
                      </c:pt>
                      <c:pt idx="454">
                        <c:v>300</c:v>
                      </c:pt>
                      <c:pt idx="455">
                        <c:v>300</c:v>
                      </c:pt>
                      <c:pt idx="456">
                        <c:v>300</c:v>
                      </c:pt>
                      <c:pt idx="457">
                        <c:v>300</c:v>
                      </c:pt>
                      <c:pt idx="458">
                        <c:v>300</c:v>
                      </c:pt>
                      <c:pt idx="459">
                        <c:v>300</c:v>
                      </c:pt>
                      <c:pt idx="460">
                        <c:v>300</c:v>
                      </c:pt>
                      <c:pt idx="461">
                        <c:v>300</c:v>
                      </c:pt>
                      <c:pt idx="462">
                        <c:v>300</c:v>
                      </c:pt>
                      <c:pt idx="463">
                        <c:v>300</c:v>
                      </c:pt>
                      <c:pt idx="464">
                        <c:v>300</c:v>
                      </c:pt>
                      <c:pt idx="465">
                        <c:v>300</c:v>
                      </c:pt>
                      <c:pt idx="466">
                        <c:v>300</c:v>
                      </c:pt>
                      <c:pt idx="467">
                        <c:v>300</c:v>
                      </c:pt>
                      <c:pt idx="468">
                        <c:v>300</c:v>
                      </c:pt>
                      <c:pt idx="469">
                        <c:v>300</c:v>
                      </c:pt>
                      <c:pt idx="470">
                        <c:v>300</c:v>
                      </c:pt>
                      <c:pt idx="471">
                        <c:v>300</c:v>
                      </c:pt>
                      <c:pt idx="472">
                        <c:v>300</c:v>
                      </c:pt>
                      <c:pt idx="473">
                        <c:v>300</c:v>
                      </c:pt>
                      <c:pt idx="474">
                        <c:v>300</c:v>
                      </c:pt>
                      <c:pt idx="475">
                        <c:v>300</c:v>
                      </c:pt>
                      <c:pt idx="476">
                        <c:v>300</c:v>
                      </c:pt>
                      <c:pt idx="477">
                        <c:v>300</c:v>
                      </c:pt>
                      <c:pt idx="478">
                        <c:v>300</c:v>
                      </c:pt>
                      <c:pt idx="479">
                        <c:v>300</c:v>
                      </c:pt>
                      <c:pt idx="480">
                        <c:v>300</c:v>
                      </c:pt>
                      <c:pt idx="481">
                        <c:v>300</c:v>
                      </c:pt>
                      <c:pt idx="482">
                        <c:v>300</c:v>
                      </c:pt>
                      <c:pt idx="483">
                        <c:v>300</c:v>
                      </c:pt>
                      <c:pt idx="484">
                        <c:v>300</c:v>
                      </c:pt>
                      <c:pt idx="485">
                        <c:v>300</c:v>
                      </c:pt>
                      <c:pt idx="486">
                        <c:v>300</c:v>
                      </c:pt>
                      <c:pt idx="487">
                        <c:v>300</c:v>
                      </c:pt>
                      <c:pt idx="488">
                        <c:v>300</c:v>
                      </c:pt>
                      <c:pt idx="489">
                        <c:v>300</c:v>
                      </c:pt>
                      <c:pt idx="490">
                        <c:v>300</c:v>
                      </c:pt>
                      <c:pt idx="491">
                        <c:v>300</c:v>
                      </c:pt>
                      <c:pt idx="492">
                        <c:v>300</c:v>
                      </c:pt>
                      <c:pt idx="493">
                        <c:v>300</c:v>
                      </c:pt>
                      <c:pt idx="494">
                        <c:v>300</c:v>
                      </c:pt>
                      <c:pt idx="495">
                        <c:v>300</c:v>
                      </c:pt>
                      <c:pt idx="496">
                        <c:v>300</c:v>
                      </c:pt>
                      <c:pt idx="497">
                        <c:v>300</c:v>
                      </c:pt>
                      <c:pt idx="498">
                        <c:v>300</c:v>
                      </c:pt>
                      <c:pt idx="499">
                        <c:v>300</c:v>
                      </c:pt>
                      <c:pt idx="500">
                        <c:v>300</c:v>
                      </c:pt>
                      <c:pt idx="501">
                        <c:v>300</c:v>
                      </c:pt>
                      <c:pt idx="502">
                        <c:v>300</c:v>
                      </c:pt>
                      <c:pt idx="503">
                        <c:v>300</c:v>
                      </c:pt>
                      <c:pt idx="504">
                        <c:v>300</c:v>
                      </c:pt>
                      <c:pt idx="505">
                        <c:v>300</c:v>
                      </c:pt>
                      <c:pt idx="506">
                        <c:v>300</c:v>
                      </c:pt>
                      <c:pt idx="507">
                        <c:v>300</c:v>
                      </c:pt>
                      <c:pt idx="508">
                        <c:v>300</c:v>
                      </c:pt>
                      <c:pt idx="509">
                        <c:v>300</c:v>
                      </c:pt>
                      <c:pt idx="510">
                        <c:v>300</c:v>
                      </c:pt>
                      <c:pt idx="511">
                        <c:v>300</c:v>
                      </c:pt>
                      <c:pt idx="512">
                        <c:v>300</c:v>
                      </c:pt>
                      <c:pt idx="513">
                        <c:v>300</c:v>
                      </c:pt>
                      <c:pt idx="514">
                        <c:v>300</c:v>
                      </c:pt>
                      <c:pt idx="515">
                        <c:v>300</c:v>
                      </c:pt>
                      <c:pt idx="516">
                        <c:v>300</c:v>
                      </c:pt>
                      <c:pt idx="517">
                        <c:v>300</c:v>
                      </c:pt>
                      <c:pt idx="518">
                        <c:v>300</c:v>
                      </c:pt>
                      <c:pt idx="519">
                        <c:v>300</c:v>
                      </c:pt>
                      <c:pt idx="520">
                        <c:v>300</c:v>
                      </c:pt>
                      <c:pt idx="521">
                        <c:v>300</c:v>
                      </c:pt>
                      <c:pt idx="522">
                        <c:v>300</c:v>
                      </c:pt>
                      <c:pt idx="523">
                        <c:v>300</c:v>
                      </c:pt>
                      <c:pt idx="524">
                        <c:v>300</c:v>
                      </c:pt>
                      <c:pt idx="525">
                        <c:v>300</c:v>
                      </c:pt>
                      <c:pt idx="526">
                        <c:v>300</c:v>
                      </c:pt>
                      <c:pt idx="527">
                        <c:v>300</c:v>
                      </c:pt>
                      <c:pt idx="528">
                        <c:v>300</c:v>
                      </c:pt>
                      <c:pt idx="529">
                        <c:v>300</c:v>
                      </c:pt>
                      <c:pt idx="530">
                        <c:v>300</c:v>
                      </c:pt>
                      <c:pt idx="531">
                        <c:v>300</c:v>
                      </c:pt>
                      <c:pt idx="532">
                        <c:v>300</c:v>
                      </c:pt>
                      <c:pt idx="533">
                        <c:v>300</c:v>
                      </c:pt>
                      <c:pt idx="534">
                        <c:v>300</c:v>
                      </c:pt>
                      <c:pt idx="535">
                        <c:v>300</c:v>
                      </c:pt>
                      <c:pt idx="536">
                        <c:v>300</c:v>
                      </c:pt>
                      <c:pt idx="537">
                        <c:v>300</c:v>
                      </c:pt>
                      <c:pt idx="538">
                        <c:v>300</c:v>
                      </c:pt>
                      <c:pt idx="539">
                        <c:v>300</c:v>
                      </c:pt>
                      <c:pt idx="540">
                        <c:v>300</c:v>
                      </c:pt>
                      <c:pt idx="541">
                        <c:v>300</c:v>
                      </c:pt>
                      <c:pt idx="542">
                        <c:v>300</c:v>
                      </c:pt>
                      <c:pt idx="543">
                        <c:v>300</c:v>
                      </c:pt>
                      <c:pt idx="544">
                        <c:v>300</c:v>
                      </c:pt>
                      <c:pt idx="545">
                        <c:v>300</c:v>
                      </c:pt>
                      <c:pt idx="546">
                        <c:v>300</c:v>
                      </c:pt>
                      <c:pt idx="547">
                        <c:v>300</c:v>
                      </c:pt>
                      <c:pt idx="548">
                        <c:v>300</c:v>
                      </c:pt>
                      <c:pt idx="549">
                        <c:v>300</c:v>
                      </c:pt>
                      <c:pt idx="550">
                        <c:v>300</c:v>
                      </c:pt>
                      <c:pt idx="551">
                        <c:v>300</c:v>
                      </c:pt>
                      <c:pt idx="552">
                        <c:v>300</c:v>
                      </c:pt>
                      <c:pt idx="553">
                        <c:v>300</c:v>
                      </c:pt>
                      <c:pt idx="554">
                        <c:v>300</c:v>
                      </c:pt>
                      <c:pt idx="555">
                        <c:v>300</c:v>
                      </c:pt>
                      <c:pt idx="556">
                        <c:v>300</c:v>
                      </c:pt>
                      <c:pt idx="557">
                        <c:v>300</c:v>
                      </c:pt>
                      <c:pt idx="558">
                        <c:v>300</c:v>
                      </c:pt>
                      <c:pt idx="559">
                        <c:v>300</c:v>
                      </c:pt>
                      <c:pt idx="560">
                        <c:v>300</c:v>
                      </c:pt>
                      <c:pt idx="561">
                        <c:v>300</c:v>
                      </c:pt>
                      <c:pt idx="562">
                        <c:v>300</c:v>
                      </c:pt>
                      <c:pt idx="563">
                        <c:v>300</c:v>
                      </c:pt>
                      <c:pt idx="564">
                        <c:v>300</c:v>
                      </c:pt>
                      <c:pt idx="565">
                        <c:v>300</c:v>
                      </c:pt>
                      <c:pt idx="566">
                        <c:v>300</c:v>
                      </c:pt>
                      <c:pt idx="567">
                        <c:v>300</c:v>
                      </c:pt>
                      <c:pt idx="568">
                        <c:v>300</c:v>
                      </c:pt>
                      <c:pt idx="569">
                        <c:v>300</c:v>
                      </c:pt>
                      <c:pt idx="570">
                        <c:v>300</c:v>
                      </c:pt>
                      <c:pt idx="571">
                        <c:v>300</c:v>
                      </c:pt>
                      <c:pt idx="572">
                        <c:v>300</c:v>
                      </c:pt>
                      <c:pt idx="573">
                        <c:v>300</c:v>
                      </c:pt>
                      <c:pt idx="574">
                        <c:v>300</c:v>
                      </c:pt>
                      <c:pt idx="575">
                        <c:v>300</c:v>
                      </c:pt>
                      <c:pt idx="576">
                        <c:v>300</c:v>
                      </c:pt>
                      <c:pt idx="577">
                        <c:v>300</c:v>
                      </c:pt>
                      <c:pt idx="578">
                        <c:v>300</c:v>
                      </c:pt>
                      <c:pt idx="579">
                        <c:v>300</c:v>
                      </c:pt>
                      <c:pt idx="580">
                        <c:v>300</c:v>
                      </c:pt>
                      <c:pt idx="581">
                        <c:v>300</c:v>
                      </c:pt>
                      <c:pt idx="582">
                        <c:v>300</c:v>
                      </c:pt>
                      <c:pt idx="583">
                        <c:v>300</c:v>
                      </c:pt>
                      <c:pt idx="584">
                        <c:v>300</c:v>
                      </c:pt>
                      <c:pt idx="585">
                        <c:v>300</c:v>
                      </c:pt>
                      <c:pt idx="586">
                        <c:v>300</c:v>
                      </c:pt>
                      <c:pt idx="587">
                        <c:v>300</c:v>
                      </c:pt>
                      <c:pt idx="588">
                        <c:v>300</c:v>
                      </c:pt>
                      <c:pt idx="589">
                        <c:v>300</c:v>
                      </c:pt>
                      <c:pt idx="590">
                        <c:v>300</c:v>
                      </c:pt>
                      <c:pt idx="591">
                        <c:v>300</c:v>
                      </c:pt>
                      <c:pt idx="592">
                        <c:v>300</c:v>
                      </c:pt>
                      <c:pt idx="593">
                        <c:v>300</c:v>
                      </c:pt>
                      <c:pt idx="594">
                        <c:v>300</c:v>
                      </c:pt>
                      <c:pt idx="595">
                        <c:v>300</c:v>
                      </c:pt>
                      <c:pt idx="596">
                        <c:v>300</c:v>
                      </c:pt>
                      <c:pt idx="597">
                        <c:v>300</c:v>
                      </c:pt>
                      <c:pt idx="598">
                        <c:v>300</c:v>
                      </c:pt>
                      <c:pt idx="599">
                        <c:v>300</c:v>
                      </c:pt>
                      <c:pt idx="600">
                        <c:v>300</c:v>
                      </c:pt>
                      <c:pt idx="601">
                        <c:v>300</c:v>
                      </c:pt>
                      <c:pt idx="602">
                        <c:v>300</c:v>
                      </c:pt>
                      <c:pt idx="603">
                        <c:v>300</c:v>
                      </c:pt>
                      <c:pt idx="604">
                        <c:v>300</c:v>
                      </c:pt>
                      <c:pt idx="605">
                        <c:v>300</c:v>
                      </c:pt>
                      <c:pt idx="606">
                        <c:v>300</c:v>
                      </c:pt>
                      <c:pt idx="607">
                        <c:v>300</c:v>
                      </c:pt>
                      <c:pt idx="608">
                        <c:v>300</c:v>
                      </c:pt>
                      <c:pt idx="609">
                        <c:v>300</c:v>
                      </c:pt>
                      <c:pt idx="610">
                        <c:v>300</c:v>
                      </c:pt>
                      <c:pt idx="611">
                        <c:v>300</c:v>
                      </c:pt>
                      <c:pt idx="612">
                        <c:v>300</c:v>
                      </c:pt>
                      <c:pt idx="613">
                        <c:v>300</c:v>
                      </c:pt>
                      <c:pt idx="614">
                        <c:v>300</c:v>
                      </c:pt>
                      <c:pt idx="615">
                        <c:v>300</c:v>
                      </c:pt>
                      <c:pt idx="616">
                        <c:v>300</c:v>
                      </c:pt>
                      <c:pt idx="617">
                        <c:v>300</c:v>
                      </c:pt>
                      <c:pt idx="618">
                        <c:v>300</c:v>
                      </c:pt>
                      <c:pt idx="619">
                        <c:v>300</c:v>
                      </c:pt>
                      <c:pt idx="620">
                        <c:v>300</c:v>
                      </c:pt>
                      <c:pt idx="621">
                        <c:v>300</c:v>
                      </c:pt>
                      <c:pt idx="622">
                        <c:v>300</c:v>
                      </c:pt>
                      <c:pt idx="623">
                        <c:v>300</c:v>
                      </c:pt>
                      <c:pt idx="624">
                        <c:v>300</c:v>
                      </c:pt>
                      <c:pt idx="625">
                        <c:v>300</c:v>
                      </c:pt>
                      <c:pt idx="626">
                        <c:v>300</c:v>
                      </c:pt>
                      <c:pt idx="627">
                        <c:v>300</c:v>
                      </c:pt>
                      <c:pt idx="628">
                        <c:v>300</c:v>
                      </c:pt>
                      <c:pt idx="629">
                        <c:v>300</c:v>
                      </c:pt>
                      <c:pt idx="630">
                        <c:v>300</c:v>
                      </c:pt>
                      <c:pt idx="631">
                        <c:v>300</c:v>
                      </c:pt>
                      <c:pt idx="632">
                        <c:v>300</c:v>
                      </c:pt>
                      <c:pt idx="633">
                        <c:v>300</c:v>
                      </c:pt>
                      <c:pt idx="634">
                        <c:v>300</c:v>
                      </c:pt>
                      <c:pt idx="635">
                        <c:v>300</c:v>
                      </c:pt>
                      <c:pt idx="636">
                        <c:v>300</c:v>
                      </c:pt>
                      <c:pt idx="637">
                        <c:v>300</c:v>
                      </c:pt>
                      <c:pt idx="638">
                        <c:v>300</c:v>
                      </c:pt>
                      <c:pt idx="639">
                        <c:v>300</c:v>
                      </c:pt>
                      <c:pt idx="640">
                        <c:v>300</c:v>
                      </c:pt>
                      <c:pt idx="641">
                        <c:v>300</c:v>
                      </c:pt>
                      <c:pt idx="642">
                        <c:v>300</c:v>
                      </c:pt>
                      <c:pt idx="643">
                        <c:v>300</c:v>
                      </c:pt>
                      <c:pt idx="644">
                        <c:v>300</c:v>
                      </c:pt>
                      <c:pt idx="645">
                        <c:v>300</c:v>
                      </c:pt>
                      <c:pt idx="646">
                        <c:v>300</c:v>
                      </c:pt>
                      <c:pt idx="647">
                        <c:v>300</c:v>
                      </c:pt>
                      <c:pt idx="648">
                        <c:v>300</c:v>
                      </c:pt>
                      <c:pt idx="649">
                        <c:v>300</c:v>
                      </c:pt>
                      <c:pt idx="650">
                        <c:v>300</c:v>
                      </c:pt>
                      <c:pt idx="651">
                        <c:v>300</c:v>
                      </c:pt>
                      <c:pt idx="652">
                        <c:v>300</c:v>
                      </c:pt>
                      <c:pt idx="653">
                        <c:v>300</c:v>
                      </c:pt>
                      <c:pt idx="654">
                        <c:v>300</c:v>
                      </c:pt>
                      <c:pt idx="655">
                        <c:v>300</c:v>
                      </c:pt>
                      <c:pt idx="656">
                        <c:v>300</c:v>
                      </c:pt>
                      <c:pt idx="657">
                        <c:v>300</c:v>
                      </c:pt>
                      <c:pt idx="658">
                        <c:v>300</c:v>
                      </c:pt>
                      <c:pt idx="659">
                        <c:v>300</c:v>
                      </c:pt>
                      <c:pt idx="660">
                        <c:v>300</c:v>
                      </c:pt>
                      <c:pt idx="661">
                        <c:v>300</c:v>
                      </c:pt>
                      <c:pt idx="662">
                        <c:v>300</c:v>
                      </c:pt>
                      <c:pt idx="663">
                        <c:v>300</c:v>
                      </c:pt>
                      <c:pt idx="664">
                        <c:v>300</c:v>
                      </c:pt>
                      <c:pt idx="665">
                        <c:v>300</c:v>
                      </c:pt>
                      <c:pt idx="666">
                        <c:v>300</c:v>
                      </c:pt>
                      <c:pt idx="667">
                        <c:v>300</c:v>
                      </c:pt>
                      <c:pt idx="668">
                        <c:v>300</c:v>
                      </c:pt>
                      <c:pt idx="669">
                        <c:v>300</c:v>
                      </c:pt>
                      <c:pt idx="670">
                        <c:v>300</c:v>
                      </c:pt>
                      <c:pt idx="671">
                        <c:v>300</c:v>
                      </c:pt>
                      <c:pt idx="672">
                        <c:v>300</c:v>
                      </c:pt>
                      <c:pt idx="673">
                        <c:v>300</c:v>
                      </c:pt>
                      <c:pt idx="674">
                        <c:v>300</c:v>
                      </c:pt>
                      <c:pt idx="675">
                        <c:v>300</c:v>
                      </c:pt>
                      <c:pt idx="676">
                        <c:v>300</c:v>
                      </c:pt>
                      <c:pt idx="677">
                        <c:v>300</c:v>
                      </c:pt>
                      <c:pt idx="678">
                        <c:v>300</c:v>
                      </c:pt>
                      <c:pt idx="679">
                        <c:v>300</c:v>
                      </c:pt>
                      <c:pt idx="680">
                        <c:v>300</c:v>
                      </c:pt>
                      <c:pt idx="681">
                        <c:v>300</c:v>
                      </c:pt>
                      <c:pt idx="682">
                        <c:v>300</c:v>
                      </c:pt>
                      <c:pt idx="683">
                        <c:v>300</c:v>
                      </c:pt>
                      <c:pt idx="684">
                        <c:v>300</c:v>
                      </c:pt>
                      <c:pt idx="685">
                        <c:v>300</c:v>
                      </c:pt>
                      <c:pt idx="686">
                        <c:v>300</c:v>
                      </c:pt>
                      <c:pt idx="687">
                        <c:v>300</c:v>
                      </c:pt>
                      <c:pt idx="688">
                        <c:v>300</c:v>
                      </c:pt>
                      <c:pt idx="689">
                        <c:v>300</c:v>
                      </c:pt>
                      <c:pt idx="690">
                        <c:v>300</c:v>
                      </c:pt>
                      <c:pt idx="691">
                        <c:v>300</c:v>
                      </c:pt>
                      <c:pt idx="692">
                        <c:v>300</c:v>
                      </c:pt>
                      <c:pt idx="693">
                        <c:v>300</c:v>
                      </c:pt>
                      <c:pt idx="694">
                        <c:v>300</c:v>
                      </c:pt>
                      <c:pt idx="695">
                        <c:v>300</c:v>
                      </c:pt>
                      <c:pt idx="696">
                        <c:v>300</c:v>
                      </c:pt>
                      <c:pt idx="697">
                        <c:v>300</c:v>
                      </c:pt>
                      <c:pt idx="698">
                        <c:v>300</c:v>
                      </c:pt>
                      <c:pt idx="699">
                        <c:v>300</c:v>
                      </c:pt>
                      <c:pt idx="700">
                        <c:v>300</c:v>
                      </c:pt>
                      <c:pt idx="701">
                        <c:v>300</c:v>
                      </c:pt>
                      <c:pt idx="702">
                        <c:v>300</c:v>
                      </c:pt>
                      <c:pt idx="703">
                        <c:v>300</c:v>
                      </c:pt>
                      <c:pt idx="704">
                        <c:v>300</c:v>
                      </c:pt>
                      <c:pt idx="705">
                        <c:v>300</c:v>
                      </c:pt>
                      <c:pt idx="706">
                        <c:v>300</c:v>
                      </c:pt>
                      <c:pt idx="707">
                        <c:v>300</c:v>
                      </c:pt>
                      <c:pt idx="708">
                        <c:v>300</c:v>
                      </c:pt>
                      <c:pt idx="709">
                        <c:v>300</c:v>
                      </c:pt>
                      <c:pt idx="710">
                        <c:v>300</c:v>
                      </c:pt>
                      <c:pt idx="711">
                        <c:v>300</c:v>
                      </c:pt>
                      <c:pt idx="712">
                        <c:v>300</c:v>
                      </c:pt>
                      <c:pt idx="713">
                        <c:v>300</c:v>
                      </c:pt>
                      <c:pt idx="714">
                        <c:v>300</c:v>
                      </c:pt>
                      <c:pt idx="715">
                        <c:v>300</c:v>
                      </c:pt>
                      <c:pt idx="716">
                        <c:v>300</c:v>
                      </c:pt>
                      <c:pt idx="717">
                        <c:v>300</c:v>
                      </c:pt>
                      <c:pt idx="718">
                        <c:v>300</c:v>
                      </c:pt>
                      <c:pt idx="719">
                        <c:v>300</c:v>
                      </c:pt>
                      <c:pt idx="720">
                        <c:v>300</c:v>
                      </c:pt>
                      <c:pt idx="721">
                        <c:v>300</c:v>
                      </c:pt>
                      <c:pt idx="722">
                        <c:v>300</c:v>
                      </c:pt>
                      <c:pt idx="723">
                        <c:v>300</c:v>
                      </c:pt>
                      <c:pt idx="724">
                        <c:v>300</c:v>
                      </c:pt>
                      <c:pt idx="725">
                        <c:v>300</c:v>
                      </c:pt>
                      <c:pt idx="726">
                        <c:v>300</c:v>
                      </c:pt>
                      <c:pt idx="727">
                        <c:v>300</c:v>
                      </c:pt>
                      <c:pt idx="728">
                        <c:v>300</c:v>
                      </c:pt>
                      <c:pt idx="729">
                        <c:v>300</c:v>
                      </c:pt>
                      <c:pt idx="730">
                        <c:v>300</c:v>
                      </c:pt>
                      <c:pt idx="731">
                        <c:v>300</c:v>
                      </c:pt>
                      <c:pt idx="732">
                        <c:v>300</c:v>
                      </c:pt>
                      <c:pt idx="733">
                        <c:v>300</c:v>
                      </c:pt>
                      <c:pt idx="734">
                        <c:v>300</c:v>
                      </c:pt>
                      <c:pt idx="735">
                        <c:v>300</c:v>
                      </c:pt>
                      <c:pt idx="736">
                        <c:v>300</c:v>
                      </c:pt>
                      <c:pt idx="737">
                        <c:v>300</c:v>
                      </c:pt>
                      <c:pt idx="738">
                        <c:v>300</c:v>
                      </c:pt>
                      <c:pt idx="739">
                        <c:v>300</c:v>
                      </c:pt>
                      <c:pt idx="740">
                        <c:v>300</c:v>
                      </c:pt>
                      <c:pt idx="741">
                        <c:v>300</c:v>
                      </c:pt>
                      <c:pt idx="742">
                        <c:v>300</c:v>
                      </c:pt>
                      <c:pt idx="743">
                        <c:v>300</c:v>
                      </c:pt>
                      <c:pt idx="744">
                        <c:v>300</c:v>
                      </c:pt>
                      <c:pt idx="745">
                        <c:v>300</c:v>
                      </c:pt>
                      <c:pt idx="746">
                        <c:v>300</c:v>
                      </c:pt>
                      <c:pt idx="747">
                        <c:v>300</c:v>
                      </c:pt>
                      <c:pt idx="748">
                        <c:v>300</c:v>
                      </c:pt>
                      <c:pt idx="749">
                        <c:v>300</c:v>
                      </c:pt>
                      <c:pt idx="750">
                        <c:v>300</c:v>
                      </c:pt>
                      <c:pt idx="751">
                        <c:v>300</c:v>
                      </c:pt>
                      <c:pt idx="752">
                        <c:v>300</c:v>
                      </c:pt>
                      <c:pt idx="753">
                        <c:v>300</c:v>
                      </c:pt>
                      <c:pt idx="754">
                        <c:v>300</c:v>
                      </c:pt>
                      <c:pt idx="755">
                        <c:v>300</c:v>
                      </c:pt>
                      <c:pt idx="756">
                        <c:v>300</c:v>
                      </c:pt>
                      <c:pt idx="757">
                        <c:v>300</c:v>
                      </c:pt>
                      <c:pt idx="758">
                        <c:v>300</c:v>
                      </c:pt>
                      <c:pt idx="759">
                        <c:v>300</c:v>
                      </c:pt>
                      <c:pt idx="760">
                        <c:v>300</c:v>
                      </c:pt>
                      <c:pt idx="761">
                        <c:v>300</c:v>
                      </c:pt>
                      <c:pt idx="762">
                        <c:v>300</c:v>
                      </c:pt>
                      <c:pt idx="763">
                        <c:v>300</c:v>
                      </c:pt>
                      <c:pt idx="764">
                        <c:v>300</c:v>
                      </c:pt>
                      <c:pt idx="765">
                        <c:v>300</c:v>
                      </c:pt>
                      <c:pt idx="766">
                        <c:v>300</c:v>
                      </c:pt>
                      <c:pt idx="767">
                        <c:v>300</c:v>
                      </c:pt>
                      <c:pt idx="768">
                        <c:v>300</c:v>
                      </c:pt>
                      <c:pt idx="769">
                        <c:v>300</c:v>
                      </c:pt>
                      <c:pt idx="770">
                        <c:v>300</c:v>
                      </c:pt>
                      <c:pt idx="771">
                        <c:v>300</c:v>
                      </c:pt>
                      <c:pt idx="772">
                        <c:v>300</c:v>
                      </c:pt>
                      <c:pt idx="773">
                        <c:v>300</c:v>
                      </c:pt>
                      <c:pt idx="774">
                        <c:v>300</c:v>
                      </c:pt>
                      <c:pt idx="775">
                        <c:v>300</c:v>
                      </c:pt>
                      <c:pt idx="776">
                        <c:v>300</c:v>
                      </c:pt>
                      <c:pt idx="777">
                        <c:v>300</c:v>
                      </c:pt>
                      <c:pt idx="778">
                        <c:v>300</c:v>
                      </c:pt>
                      <c:pt idx="779">
                        <c:v>300</c:v>
                      </c:pt>
                      <c:pt idx="780">
                        <c:v>300</c:v>
                      </c:pt>
                      <c:pt idx="781">
                        <c:v>300</c:v>
                      </c:pt>
                      <c:pt idx="782">
                        <c:v>300</c:v>
                      </c:pt>
                      <c:pt idx="783">
                        <c:v>300</c:v>
                      </c:pt>
                      <c:pt idx="784">
                        <c:v>300</c:v>
                      </c:pt>
                      <c:pt idx="785">
                        <c:v>300</c:v>
                      </c:pt>
                      <c:pt idx="786">
                        <c:v>300</c:v>
                      </c:pt>
                      <c:pt idx="787">
                        <c:v>300</c:v>
                      </c:pt>
                      <c:pt idx="788">
                        <c:v>300</c:v>
                      </c:pt>
                      <c:pt idx="789">
                        <c:v>300</c:v>
                      </c:pt>
                      <c:pt idx="790">
                        <c:v>300</c:v>
                      </c:pt>
                      <c:pt idx="791">
                        <c:v>300</c:v>
                      </c:pt>
                      <c:pt idx="792">
                        <c:v>300</c:v>
                      </c:pt>
                      <c:pt idx="793">
                        <c:v>300</c:v>
                      </c:pt>
                      <c:pt idx="794">
                        <c:v>300</c:v>
                      </c:pt>
                      <c:pt idx="795">
                        <c:v>300</c:v>
                      </c:pt>
                      <c:pt idx="796">
                        <c:v>300</c:v>
                      </c:pt>
                      <c:pt idx="797">
                        <c:v>300</c:v>
                      </c:pt>
                      <c:pt idx="798">
                        <c:v>300</c:v>
                      </c:pt>
                      <c:pt idx="799">
                        <c:v>300</c:v>
                      </c:pt>
                      <c:pt idx="800">
                        <c:v>300</c:v>
                      </c:pt>
                      <c:pt idx="801">
                        <c:v>300</c:v>
                      </c:pt>
                      <c:pt idx="802">
                        <c:v>300</c:v>
                      </c:pt>
                      <c:pt idx="803">
                        <c:v>300</c:v>
                      </c:pt>
                      <c:pt idx="804">
                        <c:v>300</c:v>
                      </c:pt>
                      <c:pt idx="805">
                        <c:v>300</c:v>
                      </c:pt>
                      <c:pt idx="806">
                        <c:v>300</c:v>
                      </c:pt>
                      <c:pt idx="807">
                        <c:v>300</c:v>
                      </c:pt>
                      <c:pt idx="808">
                        <c:v>300</c:v>
                      </c:pt>
                      <c:pt idx="809">
                        <c:v>300</c:v>
                      </c:pt>
                      <c:pt idx="810">
                        <c:v>300</c:v>
                      </c:pt>
                      <c:pt idx="811">
                        <c:v>300</c:v>
                      </c:pt>
                      <c:pt idx="812">
                        <c:v>300</c:v>
                      </c:pt>
                      <c:pt idx="813">
                        <c:v>300</c:v>
                      </c:pt>
                      <c:pt idx="814">
                        <c:v>300</c:v>
                      </c:pt>
                      <c:pt idx="815">
                        <c:v>300</c:v>
                      </c:pt>
                      <c:pt idx="816">
                        <c:v>300</c:v>
                      </c:pt>
                      <c:pt idx="817">
                        <c:v>300</c:v>
                      </c:pt>
                      <c:pt idx="818">
                        <c:v>300</c:v>
                      </c:pt>
                      <c:pt idx="819">
                        <c:v>300</c:v>
                      </c:pt>
                      <c:pt idx="820">
                        <c:v>300</c:v>
                      </c:pt>
                      <c:pt idx="821">
                        <c:v>300</c:v>
                      </c:pt>
                      <c:pt idx="822">
                        <c:v>300</c:v>
                      </c:pt>
                      <c:pt idx="823">
                        <c:v>300</c:v>
                      </c:pt>
                      <c:pt idx="824">
                        <c:v>300</c:v>
                      </c:pt>
                      <c:pt idx="825">
                        <c:v>300</c:v>
                      </c:pt>
                      <c:pt idx="826">
                        <c:v>300</c:v>
                      </c:pt>
                      <c:pt idx="827">
                        <c:v>300</c:v>
                      </c:pt>
                      <c:pt idx="828">
                        <c:v>300</c:v>
                      </c:pt>
                      <c:pt idx="829">
                        <c:v>300</c:v>
                      </c:pt>
                      <c:pt idx="830">
                        <c:v>300</c:v>
                      </c:pt>
                      <c:pt idx="831">
                        <c:v>300</c:v>
                      </c:pt>
                      <c:pt idx="832">
                        <c:v>300</c:v>
                      </c:pt>
                      <c:pt idx="833">
                        <c:v>300</c:v>
                      </c:pt>
                      <c:pt idx="834">
                        <c:v>300</c:v>
                      </c:pt>
                      <c:pt idx="835">
                        <c:v>300</c:v>
                      </c:pt>
                      <c:pt idx="836">
                        <c:v>300</c:v>
                      </c:pt>
                      <c:pt idx="837">
                        <c:v>300</c:v>
                      </c:pt>
                      <c:pt idx="838">
                        <c:v>300</c:v>
                      </c:pt>
                      <c:pt idx="839">
                        <c:v>300</c:v>
                      </c:pt>
                      <c:pt idx="840">
                        <c:v>300</c:v>
                      </c:pt>
                      <c:pt idx="841">
                        <c:v>300</c:v>
                      </c:pt>
                      <c:pt idx="842">
                        <c:v>300</c:v>
                      </c:pt>
                      <c:pt idx="843">
                        <c:v>300</c:v>
                      </c:pt>
                      <c:pt idx="844">
                        <c:v>300</c:v>
                      </c:pt>
                      <c:pt idx="845">
                        <c:v>300</c:v>
                      </c:pt>
                      <c:pt idx="846">
                        <c:v>300</c:v>
                      </c:pt>
                      <c:pt idx="847">
                        <c:v>300</c:v>
                      </c:pt>
                      <c:pt idx="848">
                        <c:v>300</c:v>
                      </c:pt>
                      <c:pt idx="849">
                        <c:v>300</c:v>
                      </c:pt>
                      <c:pt idx="850">
                        <c:v>300</c:v>
                      </c:pt>
                      <c:pt idx="851">
                        <c:v>300</c:v>
                      </c:pt>
                      <c:pt idx="852">
                        <c:v>300</c:v>
                      </c:pt>
                      <c:pt idx="853">
                        <c:v>300</c:v>
                      </c:pt>
                      <c:pt idx="854">
                        <c:v>300</c:v>
                      </c:pt>
                      <c:pt idx="855">
                        <c:v>300</c:v>
                      </c:pt>
                      <c:pt idx="856">
                        <c:v>300</c:v>
                      </c:pt>
                      <c:pt idx="857">
                        <c:v>300</c:v>
                      </c:pt>
                      <c:pt idx="858">
                        <c:v>300</c:v>
                      </c:pt>
                      <c:pt idx="859">
                        <c:v>300</c:v>
                      </c:pt>
                      <c:pt idx="860">
                        <c:v>300</c:v>
                      </c:pt>
                      <c:pt idx="861">
                        <c:v>300</c:v>
                      </c:pt>
                      <c:pt idx="862">
                        <c:v>300</c:v>
                      </c:pt>
                      <c:pt idx="863">
                        <c:v>300</c:v>
                      </c:pt>
                      <c:pt idx="864">
                        <c:v>300</c:v>
                      </c:pt>
                      <c:pt idx="865">
                        <c:v>300</c:v>
                      </c:pt>
                      <c:pt idx="866">
                        <c:v>300</c:v>
                      </c:pt>
                      <c:pt idx="867">
                        <c:v>300</c:v>
                      </c:pt>
                      <c:pt idx="868">
                        <c:v>300</c:v>
                      </c:pt>
                      <c:pt idx="869">
                        <c:v>300</c:v>
                      </c:pt>
                      <c:pt idx="870">
                        <c:v>300</c:v>
                      </c:pt>
                      <c:pt idx="871">
                        <c:v>300</c:v>
                      </c:pt>
                      <c:pt idx="872">
                        <c:v>300</c:v>
                      </c:pt>
                      <c:pt idx="873">
                        <c:v>300</c:v>
                      </c:pt>
                      <c:pt idx="874">
                        <c:v>300</c:v>
                      </c:pt>
                      <c:pt idx="875">
                        <c:v>300</c:v>
                      </c:pt>
                      <c:pt idx="876">
                        <c:v>300</c:v>
                      </c:pt>
                      <c:pt idx="877">
                        <c:v>300</c:v>
                      </c:pt>
                      <c:pt idx="878">
                        <c:v>300</c:v>
                      </c:pt>
                      <c:pt idx="879">
                        <c:v>300</c:v>
                      </c:pt>
                      <c:pt idx="880">
                        <c:v>300</c:v>
                      </c:pt>
                      <c:pt idx="881">
                        <c:v>300</c:v>
                      </c:pt>
                      <c:pt idx="882">
                        <c:v>300</c:v>
                      </c:pt>
                      <c:pt idx="883">
                        <c:v>300</c:v>
                      </c:pt>
                      <c:pt idx="884">
                        <c:v>300</c:v>
                      </c:pt>
                      <c:pt idx="885">
                        <c:v>300</c:v>
                      </c:pt>
                      <c:pt idx="886">
                        <c:v>300</c:v>
                      </c:pt>
                      <c:pt idx="887">
                        <c:v>300</c:v>
                      </c:pt>
                      <c:pt idx="888">
                        <c:v>300</c:v>
                      </c:pt>
                      <c:pt idx="889">
                        <c:v>300</c:v>
                      </c:pt>
                      <c:pt idx="890">
                        <c:v>300</c:v>
                      </c:pt>
                      <c:pt idx="891">
                        <c:v>300</c:v>
                      </c:pt>
                      <c:pt idx="892">
                        <c:v>300</c:v>
                      </c:pt>
                      <c:pt idx="893">
                        <c:v>300</c:v>
                      </c:pt>
                      <c:pt idx="894">
                        <c:v>300</c:v>
                      </c:pt>
                      <c:pt idx="895">
                        <c:v>300</c:v>
                      </c:pt>
                      <c:pt idx="896">
                        <c:v>300</c:v>
                      </c:pt>
                      <c:pt idx="897">
                        <c:v>300</c:v>
                      </c:pt>
                      <c:pt idx="898">
                        <c:v>300</c:v>
                      </c:pt>
                      <c:pt idx="899">
                        <c:v>300</c:v>
                      </c:pt>
                      <c:pt idx="900">
                        <c:v>300</c:v>
                      </c:pt>
                      <c:pt idx="901">
                        <c:v>300</c:v>
                      </c:pt>
                      <c:pt idx="902">
                        <c:v>300</c:v>
                      </c:pt>
                      <c:pt idx="903">
                        <c:v>300</c:v>
                      </c:pt>
                      <c:pt idx="904">
                        <c:v>300</c:v>
                      </c:pt>
                      <c:pt idx="905">
                        <c:v>300</c:v>
                      </c:pt>
                      <c:pt idx="906">
                        <c:v>300</c:v>
                      </c:pt>
                      <c:pt idx="907">
                        <c:v>300</c:v>
                      </c:pt>
                      <c:pt idx="908">
                        <c:v>300</c:v>
                      </c:pt>
                      <c:pt idx="909">
                        <c:v>300</c:v>
                      </c:pt>
                      <c:pt idx="910">
                        <c:v>300</c:v>
                      </c:pt>
                      <c:pt idx="911">
                        <c:v>300</c:v>
                      </c:pt>
                      <c:pt idx="912">
                        <c:v>300</c:v>
                      </c:pt>
                      <c:pt idx="913">
                        <c:v>300</c:v>
                      </c:pt>
                      <c:pt idx="914">
                        <c:v>300</c:v>
                      </c:pt>
                      <c:pt idx="915">
                        <c:v>300</c:v>
                      </c:pt>
                      <c:pt idx="916">
                        <c:v>300</c:v>
                      </c:pt>
                      <c:pt idx="917">
                        <c:v>300</c:v>
                      </c:pt>
                      <c:pt idx="918">
                        <c:v>300</c:v>
                      </c:pt>
                      <c:pt idx="919">
                        <c:v>300</c:v>
                      </c:pt>
                      <c:pt idx="920">
                        <c:v>300</c:v>
                      </c:pt>
                      <c:pt idx="921">
                        <c:v>300</c:v>
                      </c:pt>
                      <c:pt idx="922">
                        <c:v>300</c:v>
                      </c:pt>
                      <c:pt idx="923">
                        <c:v>300</c:v>
                      </c:pt>
                      <c:pt idx="924">
                        <c:v>300</c:v>
                      </c:pt>
                      <c:pt idx="925">
                        <c:v>300</c:v>
                      </c:pt>
                      <c:pt idx="926">
                        <c:v>300</c:v>
                      </c:pt>
                      <c:pt idx="927">
                        <c:v>300</c:v>
                      </c:pt>
                      <c:pt idx="928">
                        <c:v>300</c:v>
                      </c:pt>
                      <c:pt idx="929">
                        <c:v>300</c:v>
                      </c:pt>
                      <c:pt idx="930">
                        <c:v>300</c:v>
                      </c:pt>
                      <c:pt idx="931">
                        <c:v>300</c:v>
                      </c:pt>
                      <c:pt idx="932">
                        <c:v>300</c:v>
                      </c:pt>
                      <c:pt idx="933">
                        <c:v>300</c:v>
                      </c:pt>
                      <c:pt idx="934">
                        <c:v>300</c:v>
                      </c:pt>
                      <c:pt idx="935">
                        <c:v>300</c:v>
                      </c:pt>
                      <c:pt idx="936">
                        <c:v>300</c:v>
                      </c:pt>
                      <c:pt idx="937">
                        <c:v>300</c:v>
                      </c:pt>
                      <c:pt idx="938">
                        <c:v>300</c:v>
                      </c:pt>
                      <c:pt idx="939">
                        <c:v>300</c:v>
                      </c:pt>
                      <c:pt idx="940">
                        <c:v>300</c:v>
                      </c:pt>
                      <c:pt idx="941">
                        <c:v>300</c:v>
                      </c:pt>
                      <c:pt idx="942">
                        <c:v>300</c:v>
                      </c:pt>
                      <c:pt idx="943">
                        <c:v>300</c:v>
                      </c:pt>
                      <c:pt idx="944">
                        <c:v>300</c:v>
                      </c:pt>
                      <c:pt idx="945">
                        <c:v>300</c:v>
                      </c:pt>
                      <c:pt idx="946">
                        <c:v>300</c:v>
                      </c:pt>
                      <c:pt idx="947">
                        <c:v>300</c:v>
                      </c:pt>
                      <c:pt idx="948">
                        <c:v>300</c:v>
                      </c:pt>
                      <c:pt idx="949">
                        <c:v>300</c:v>
                      </c:pt>
                      <c:pt idx="950">
                        <c:v>300</c:v>
                      </c:pt>
                      <c:pt idx="951">
                        <c:v>300</c:v>
                      </c:pt>
                      <c:pt idx="952">
                        <c:v>300</c:v>
                      </c:pt>
                      <c:pt idx="953">
                        <c:v>300</c:v>
                      </c:pt>
                      <c:pt idx="954">
                        <c:v>300</c:v>
                      </c:pt>
                      <c:pt idx="955">
                        <c:v>300</c:v>
                      </c:pt>
                      <c:pt idx="956">
                        <c:v>300</c:v>
                      </c:pt>
                      <c:pt idx="957">
                        <c:v>300</c:v>
                      </c:pt>
                      <c:pt idx="958">
                        <c:v>300</c:v>
                      </c:pt>
                      <c:pt idx="959">
                        <c:v>300</c:v>
                      </c:pt>
                      <c:pt idx="960">
                        <c:v>300</c:v>
                      </c:pt>
                      <c:pt idx="961">
                        <c:v>300</c:v>
                      </c:pt>
                      <c:pt idx="962">
                        <c:v>300</c:v>
                      </c:pt>
                      <c:pt idx="963">
                        <c:v>300</c:v>
                      </c:pt>
                      <c:pt idx="964">
                        <c:v>300</c:v>
                      </c:pt>
                      <c:pt idx="965">
                        <c:v>300</c:v>
                      </c:pt>
                      <c:pt idx="966">
                        <c:v>300</c:v>
                      </c:pt>
                      <c:pt idx="967">
                        <c:v>300</c:v>
                      </c:pt>
                      <c:pt idx="968">
                        <c:v>300</c:v>
                      </c:pt>
                      <c:pt idx="969">
                        <c:v>300</c:v>
                      </c:pt>
                      <c:pt idx="970">
                        <c:v>300</c:v>
                      </c:pt>
                      <c:pt idx="971">
                        <c:v>300</c:v>
                      </c:pt>
                      <c:pt idx="972">
                        <c:v>300</c:v>
                      </c:pt>
                      <c:pt idx="973">
                        <c:v>300</c:v>
                      </c:pt>
                      <c:pt idx="974">
                        <c:v>300</c:v>
                      </c:pt>
                      <c:pt idx="975">
                        <c:v>300</c:v>
                      </c:pt>
                      <c:pt idx="976">
                        <c:v>300</c:v>
                      </c:pt>
                      <c:pt idx="977">
                        <c:v>300</c:v>
                      </c:pt>
                      <c:pt idx="978">
                        <c:v>300</c:v>
                      </c:pt>
                      <c:pt idx="979">
                        <c:v>300</c:v>
                      </c:pt>
                      <c:pt idx="980">
                        <c:v>300</c:v>
                      </c:pt>
                      <c:pt idx="981">
                        <c:v>300</c:v>
                      </c:pt>
                      <c:pt idx="982">
                        <c:v>300</c:v>
                      </c:pt>
                      <c:pt idx="983">
                        <c:v>300</c:v>
                      </c:pt>
                      <c:pt idx="984">
                        <c:v>300</c:v>
                      </c:pt>
                      <c:pt idx="985">
                        <c:v>300</c:v>
                      </c:pt>
                      <c:pt idx="986">
                        <c:v>300</c:v>
                      </c:pt>
                      <c:pt idx="987">
                        <c:v>300</c:v>
                      </c:pt>
                      <c:pt idx="988">
                        <c:v>300</c:v>
                      </c:pt>
                      <c:pt idx="989">
                        <c:v>300</c:v>
                      </c:pt>
                      <c:pt idx="990">
                        <c:v>300</c:v>
                      </c:pt>
                      <c:pt idx="991">
                        <c:v>300</c:v>
                      </c:pt>
                      <c:pt idx="992">
                        <c:v>300</c:v>
                      </c:pt>
                      <c:pt idx="993">
                        <c:v>300</c:v>
                      </c:pt>
                      <c:pt idx="994">
                        <c:v>300</c:v>
                      </c:pt>
                      <c:pt idx="995">
                        <c:v>300</c:v>
                      </c:pt>
                      <c:pt idx="996">
                        <c:v>300</c:v>
                      </c:pt>
                      <c:pt idx="997">
                        <c:v>300</c:v>
                      </c:pt>
                      <c:pt idx="998">
                        <c:v>300</c:v>
                      </c:pt>
                      <c:pt idx="999">
                        <c:v>300</c:v>
                      </c:pt>
                      <c:pt idx="1000">
                        <c:v>300</c:v>
                      </c:pt>
                      <c:pt idx="1001">
                        <c:v>300</c:v>
                      </c:pt>
                      <c:pt idx="1002">
                        <c:v>300</c:v>
                      </c:pt>
                      <c:pt idx="1003">
                        <c:v>300</c:v>
                      </c:pt>
                      <c:pt idx="1004">
                        <c:v>300</c:v>
                      </c:pt>
                      <c:pt idx="1005">
                        <c:v>300</c:v>
                      </c:pt>
                      <c:pt idx="1006">
                        <c:v>300</c:v>
                      </c:pt>
                      <c:pt idx="1007">
                        <c:v>300</c:v>
                      </c:pt>
                      <c:pt idx="1008">
                        <c:v>300</c:v>
                      </c:pt>
                      <c:pt idx="1009">
                        <c:v>300</c:v>
                      </c:pt>
                      <c:pt idx="1010">
                        <c:v>300</c:v>
                      </c:pt>
                      <c:pt idx="1011">
                        <c:v>300</c:v>
                      </c:pt>
                      <c:pt idx="1012">
                        <c:v>300</c:v>
                      </c:pt>
                      <c:pt idx="1013">
                        <c:v>300</c:v>
                      </c:pt>
                      <c:pt idx="1014">
                        <c:v>300</c:v>
                      </c:pt>
                      <c:pt idx="1015">
                        <c:v>300</c:v>
                      </c:pt>
                      <c:pt idx="1016">
                        <c:v>300</c:v>
                      </c:pt>
                      <c:pt idx="1017">
                        <c:v>300</c:v>
                      </c:pt>
                      <c:pt idx="1018">
                        <c:v>300</c:v>
                      </c:pt>
                      <c:pt idx="1019">
                        <c:v>300</c:v>
                      </c:pt>
                      <c:pt idx="1020">
                        <c:v>300</c:v>
                      </c:pt>
                      <c:pt idx="1021">
                        <c:v>300</c:v>
                      </c:pt>
                      <c:pt idx="1022">
                        <c:v>300</c:v>
                      </c:pt>
                      <c:pt idx="1023">
                        <c:v>300</c:v>
                      </c:pt>
                      <c:pt idx="1024">
                        <c:v>300</c:v>
                      </c:pt>
                      <c:pt idx="1025">
                        <c:v>300</c:v>
                      </c:pt>
                      <c:pt idx="1026">
                        <c:v>300</c:v>
                      </c:pt>
                      <c:pt idx="1027">
                        <c:v>300</c:v>
                      </c:pt>
                      <c:pt idx="1028">
                        <c:v>300</c:v>
                      </c:pt>
                      <c:pt idx="1029">
                        <c:v>300</c:v>
                      </c:pt>
                      <c:pt idx="1030">
                        <c:v>300</c:v>
                      </c:pt>
                      <c:pt idx="1031">
                        <c:v>300</c:v>
                      </c:pt>
                      <c:pt idx="1032">
                        <c:v>300</c:v>
                      </c:pt>
                      <c:pt idx="1033">
                        <c:v>300</c:v>
                      </c:pt>
                      <c:pt idx="1034">
                        <c:v>300</c:v>
                      </c:pt>
                      <c:pt idx="1035">
                        <c:v>300</c:v>
                      </c:pt>
                      <c:pt idx="1036">
                        <c:v>300</c:v>
                      </c:pt>
                      <c:pt idx="1037">
                        <c:v>300</c:v>
                      </c:pt>
                      <c:pt idx="1038">
                        <c:v>300</c:v>
                      </c:pt>
                      <c:pt idx="1039">
                        <c:v>300</c:v>
                      </c:pt>
                      <c:pt idx="1040">
                        <c:v>300</c:v>
                      </c:pt>
                      <c:pt idx="1041">
                        <c:v>300</c:v>
                      </c:pt>
                      <c:pt idx="1042">
                        <c:v>300</c:v>
                      </c:pt>
                      <c:pt idx="1043">
                        <c:v>300</c:v>
                      </c:pt>
                      <c:pt idx="1044">
                        <c:v>300</c:v>
                      </c:pt>
                      <c:pt idx="1045">
                        <c:v>300</c:v>
                      </c:pt>
                      <c:pt idx="1046">
                        <c:v>300</c:v>
                      </c:pt>
                      <c:pt idx="1047">
                        <c:v>300</c:v>
                      </c:pt>
                      <c:pt idx="1048">
                        <c:v>300</c:v>
                      </c:pt>
                      <c:pt idx="1049">
                        <c:v>300</c:v>
                      </c:pt>
                      <c:pt idx="1050">
                        <c:v>300</c:v>
                      </c:pt>
                      <c:pt idx="1051">
                        <c:v>300</c:v>
                      </c:pt>
                      <c:pt idx="1052">
                        <c:v>300</c:v>
                      </c:pt>
                      <c:pt idx="1053">
                        <c:v>300</c:v>
                      </c:pt>
                      <c:pt idx="1054">
                        <c:v>300</c:v>
                      </c:pt>
                      <c:pt idx="1055">
                        <c:v>300</c:v>
                      </c:pt>
                      <c:pt idx="1056">
                        <c:v>300</c:v>
                      </c:pt>
                      <c:pt idx="1057">
                        <c:v>300</c:v>
                      </c:pt>
                      <c:pt idx="1058">
                        <c:v>300</c:v>
                      </c:pt>
                      <c:pt idx="1059">
                        <c:v>300</c:v>
                      </c:pt>
                      <c:pt idx="1060">
                        <c:v>300</c:v>
                      </c:pt>
                      <c:pt idx="1061">
                        <c:v>300</c:v>
                      </c:pt>
                      <c:pt idx="1062">
                        <c:v>300</c:v>
                      </c:pt>
                      <c:pt idx="1063">
                        <c:v>300</c:v>
                      </c:pt>
                      <c:pt idx="1064">
                        <c:v>300</c:v>
                      </c:pt>
                      <c:pt idx="1065">
                        <c:v>300</c:v>
                      </c:pt>
                      <c:pt idx="1066">
                        <c:v>300</c:v>
                      </c:pt>
                      <c:pt idx="1067">
                        <c:v>300</c:v>
                      </c:pt>
                      <c:pt idx="1068">
                        <c:v>300</c:v>
                      </c:pt>
                      <c:pt idx="1069">
                        <c:v>300</c:v>
                      </c:pt>
                      <c:pt idx="1070">
                        <c:v>300</c:v>
                      </c:pt>
                      <c:pt idx="1071">
                        <c:v>300</c:v>
                      </c:pt>
                      <c:pt idx="1072">
                        <c:v>300</c:v>
                      </c:pt>
                      <c:pt idx="1073">
                        <c:v>300</c:v>
                      </c:pt>
                      <c:pt idx="1074">
                        <c:v>300</c:v>
                      </c:pt>
                      <c:pt idx="1075">
                        <c:v>300</c:v>
                      </c:pt>
                      <c:pt idx="1076">
                        <c:v>300</c:v>
                      </c:pt>
                      <c:pt idx="1077">
                        <c:v>300</c:v>
                      </c:pt>
                      <c:pt idx="1078">
                        <c:v>300</c:v>
                      </c:pt>
                      <c:pt idx="1079">
                        <c:v>300</c:v>
                      </c:pt>
                      <c:pt idx="1080">
                        <c:v>300</c:v>
                      </c:pt>
                      <c:pt idx="1081">
                        <c:v>300</c:v>
                      </c:pt>
                      <c:pt idx="1082">
                        <c:v>300</c:v>
                      </c:pt>
                      <c:pt idx="1083">
                        <c:v>300</c:v>
                      </c:pt>
                      <c:pt idx="1084">
                        <c:v>300</c:v>
                      </c:pt>
                      <c:pt idx="1085">
                        <c:v>300</c:v>
                      </c:pt>
                      <c:pt idx="1086">
                        <c:v>300</c:v>
                      </c:pt>
                      <c:pt idx="1087">
                        <c:v>300</c:v>
                      </c:pt>
                      <c:pt idx="1088">
                        <c:v>300</c:v>
                      </c:pt>
                      <c:pt idx="1089">
                        <c:v>300</c:v>
                      </c:pt>
                      <c:pt idx="1090">
                        <c:v>300</c:v>
                      </c:pt>
                      <c:pt idx="1091">
                        <c:v>300</c:v>
                      </c:pt>
                      <c:pt idx="1092">
                        <c:v>300</c:v>
                      </c:pt>
                      <c:pt idx="1093">
                        <c:v>300</c:v>
                      </c:pt>
                      <c:pt idx="1094">
                        <c:v>300</c:v>
                      </c:pt>
                      <c:pt idx="1095">
                        <c:v>300</c:v>
                      </c:pt>
                      <c:pt idx="1096">
                        <c:v>300</c:v>
                      </c:pt>
                      <c:pt idx="1097">
                        <c:v>300</c:v>
                      </c:pt>
                      <c:pt idx="1098">
                        <c:v>300</c:v>
                      </c:pt>
                      <c:pt idx="1099">
                        <c:v>300</c:v>
                      </c:pt>
                      <c:pt idx="1100">
                        <c:v>300</c:v>
                      </c:pt>
                      <c:pt idx="1101">
                        <c:v>300</c:v>
                      </c:pt>
                      <c:pt idx="1102">
                        <c:v>300</c:v>
                      </c:pt>
                      <c:pt idx="1103">
                        <c:v>300</c:v>
                      </c:pt>
                      <c:pt idx="1104">
                        <c:v>300</c:v>
                      </c:pt>
                      <c:pt idx="1105">
                        <c:v>300</c:v>
                      </c:pt>
                      <c:pt idx="1106">
                        <c:v>300</c:v>
                      </c:pt>
                      <c:pt idx="1107">
                        <c:v>300</c:v>
                      </c:pt>
                      <c:pt idx="1108">
                        <c:v>300</c:v>
                      </c:pt>
                      <c:pt idx="1109">
                        <c:v>300</c:v>
                      </c:pt>
                      <c:pt idx="1110">
                        <c:v>300</c:v>
                      </c:pt>
                      <c:pt idx="1111">
                        <c:v>300</c:v>
                      </c:pt>
                      <c:pt idx="1112">
                        <c:v>300</c:v>
                      </c:pt>
                      <c:pt idx="1113">
                        <c:v>300</c:v>
                      </c:pt>
                      <c:pt idx="1114">
                        <c:v>300</c:v>
                      </c:pt>
                      <c:pt idx="1115">
                        <c:v>300</c:v>
                      </c:pt>
                      <c:pt idx="1116">
                        <c:v>300</c:v>
                      </c:pt>
                      <c:pt idx="1117">
                        <c:v>300</c:v>
                      </c:pt>
                      <c:pt idx="1118">
                        <c:v>300</c:v>
                      </c:pt>
                      <c:pt idx="1119">
                        <c:v>300</c:v>
                      </c:pt>
                      <c:pt idx="1120">
                        <c:v>300</c:v>
                      </c:pt>
                      <c:pt idx="1121">
                        <c:v>300</c:v>
                      </c:pt>
                      <c:pt idx="1122">
                        <c:v>300</c:v>
                      </c:pt>
                      <c:pt idx="1123">
                        <c:v>300</c:v>
                      </c:pt>
                      <c:pt idx="1124">
                        <c:v>300</c:v>
                      </c:pt>
                      <c:pt idx="1125">
                        <c:v>300</c:v>
                      </c:pt>
                      <c:pt idx="1126">
                        <c:v>300</c:v>
                      </c:pt>
                      <c:pt idx="1127">
                        <c:v>300</c:v>
                      </c:pt>
                      <c:pt idx="1128">
                        <c:v>300</c:v>
                      </c:pt>
                      <c:pt idx="1129">
                        <c:v>300</c:v>
                      </c:pt>
                      <c:pt idx="1130">
                        <c:v>300</c:v>
                      </c:pt>
                      <c:pt idx="1131">
                        <c:v>300</c:v>
                      </c:pt>
                      <c:pt idx="1132">
                        <c:v>300</c:v>
                      </c:pt>
                      <c:pt idx="1133">
                        <c:v>300</c:v>
                      </c:pt>
                      <c:pt idx="1134">
                        <c:v>300</c:v>
                      </c:pt>
                      <c:pt idx="1135">
                        <c:v>300</c:v>
                      </c:pt>
                      <c:pt idx="1136">
                        <c:v>300</c:v>
                      </c:pt>
                      <c:pt idx="1137">
                        <c:v>300</c:v>
                      </c:pt>
                      <c:pt idx="1138">
                        <c:v>300</c:v>
                      </c:pt>
                      <c:pt idx="1139">
                        <c:v>300</c:v>
                      </c:pt>
                      <c:pt idx="1140">
                        <c:v>300</c:v>
                      </c:pt>
                      <c:pt idx="1141">
                        <c:v>300</c:v>
                      </c:pt>
                      <c:pt idx="1142">
                        <c:v>300</c:v>
                      </c:pt>
                      <c:pt idx="1143">
                        <c:v>300</c:v>
                      </c:pt>
                      <c:pt idx="1144">
                        <c:v>300</c:v>
                      </c:pt>
                      <c:pt idx="1145">
                        <c:v>300</c:v>
                      </c:pt>
                      <c:pt idx="1146">
                        <c:v>300</c:v>
                      </c:pt>
                      <c:pt idx="1147">
                        <c:v>300</c:v>
                      </c:pt>
                      <c:pt idx="1148">
                        <c:v>300</c:v>
                      </c:pt>
                      <c:pt idx="1149">
                        <c:v>300</c:v>
                      </c:pt>
                      <c:pt idx="1150">
                        <c:v>300</c:v>
                      </c:pt>
                      <c:pt idx="1151">
                        <c:v>300</c:v>
                      </c:pt>
                      <c:pt idx="1152">
                        <c:v>300</c:v>
                      </c:pt>
                      <c:pt idx="1153">
                        <c:v>300</c:v>
                      </c:pt>
                      <c:pt idx="1154">
                        <c:v>300</c:v>
                      </c:pt>
                      <c:pt idx="1155">
                        <c:v>300</c:v>
                      </c:pt>
                      <c:pt idx="1156">
                        <c:v>300</c:v>
                      </c:pt>
                      <c:pt idx="1157">
                        <c:v>300</c:v>
                      </c:pt>
                      <c:pt idx="1158">
                        <c:v>300</c:v>
                      </c:pt>
                      <c:pt idx="1159">
                        <c:v>300</c:v>
                      </c:pt>
                      <c:pt idx="1160">
                        <c:v>300</c:v>
                      </c:pt>
                      <c:pt idx="1161">
                        <c:v>300</c:v>
                      </c:pt>
                      <c:pt idx="1162">
                        <c:v>300</c:v>
                      </c:pt>
                      <c:pt idx="1163">
                        <c:v>300</c:v>
                      </c:pt>
                      <c:pt idx="1164">
                        <c:v>300</c:v>
                      </c:pt>
                      <c:pt idx="1165">
                        <c:v>300</c:v>
                      </c:pt>
                      <c:pt idx="1166">
                        <c:v>300</c:v>
                      </c:pt>
                      <c:pt idx="1167">
                        <c:v>300</c:v>
                      </c:pt>
                      <c:pt idx="1168">
                        <c:v>300</c:v>
                      </c:pt>
                      <c:pt idx="1169">
                        <c:v>300</c:v>
                      </c:pt>
                      <c:pt idx="1170">
                        <c:v>300</c:v>
                      </c:pt>
                      <c:pt idx="1171">
                        <c:v>300</c:v>
                      </c:pt>
                      <c:pt idx="1172">
                        <c:v>300</c:v>
                      </c:pt>
                      <c:pt idx="1173">
                        <c:v>300</c:v>
                      </c:pt>
                      <c:pt idx="1174">
                        <c:v>300</c:v>
                      </c:pt>
                      <c:pt idx="1175">
                        <c:v>300</c:v>
                      </c:pt>
                      <c:pt idx="1176">
                        <c:v>300</c:v>
                      </c:pt>
                      <c:pt idx="1177">
                        <c:v>300</c:v>
                      </c:pt>
                      <c:pt idx="1178">
                        <c:v>300</c:v>
                      </c:pt>
                      <c:pt idx="1179">
                        <c:v>300</c:v>
                      </c:pt>
                      <c:pt idx="1180">
                        <c:v>300</c:v>
                      </c:pt>
                      <c:pt idx="1181">
                        <c:v>300</c:v>
                      </c:pt>
                      <c:pt idx="1182">
                        <c:v>300</c:v>
                      </c:pt>
                      <c:pt idx="1183">
                        <c:v>300</c:v>
                      </c:pt>
                      <c:pt idx="1184">
                        <c:v>300</c:v>
                      </c:pt>
                      <c:pt idx="1185">
                        <c:v>300</c:v>
                      </c:pt>
                      <c:pt idx="1186">
                        <c:v>300</c:v>
                      </c:pt>
                      <c:pt idx="1187">
                        <c:v>300</c:v>
                      </c:pt>
                      <c:pt idx="1188">
                        <c:v>300</c:v>
                      </c:pt>
                      <c:pt idx="1189">
                        <c:v>300</c:v>
                      </c:pt>
                      <c:pt idx="1190">
                        <c:v>300</c:v>
                      </c:pt>
                      <c:pt idx="1191">
                        <c:v>300</c:v>
                      </c:pt>
                      <c:pt idx="1192">
                        <c:v>300</c:v>
                      </c:pt>
                      <c:pt idx="1193">
                        <c:v>300</c:v>
                      </c:pt>
                      <c:pt idx="1194">
                        <c:v>300</c:v>
                      </c:pt>
                      <c:pt idx="1195">
                        <c:v>300</c:v>
                      </c:pt>
                      <c:pt idx="1196">
                        <c:v>300</c:v>
                      </c:pt>
                      <c:pt idx="1197">
                        <c:v>300</c:v>
                      </c:pt>
                      <c:pt idx="1198">
                        <c:v>300</c:v>
                      </c:pt>
                      <c:pt idx="1199">
                        <c:v>300</c:v>
                      </c:pt>
                      <c:pt idx="1200">
                        <c:v>300</c:v>
                      </c:pt>
                      <c:pt idx="1201">
                        <c:v>300</c:v>
                      </c:pt>
                      <c:pt idx="1202">
                        <c:v>300</c:v>
                      </c:pt>
                      <c:pt idx="1203">
                        <c:v>300</c:v>
                      </c:pt>
                      <c:pt idx="1204">
                        <c:v>300</c:v>
                      </c:pt>
                      <c:pt idx="1205">
                        <c:v>300</c:v>
                      </c:pt>
                      <c:pt idx="1206">
                        <c:v>300</c:v>
                      </c:pt>
                      <c:pt idx="1207">
                        <c:v>300</c:v>
                      </c:pt>
                      <c:pt idx="1208">
                        <c:v>300</c:v>
                      </c:pt>
                      <c:pt idx="1209">
                        <c:v>300</c:v>
                      </c:pt>
                      <c:pt idx="1210">
                        <c:v>300</c:v>
                      </c:pt>
                      <c:pt idx="1211">
                        <c:v>300</c:v>
                      </c:pt>
                      <c:pt idx="1212">
                        <c:v>300</c:v>
                      </c:pt>
                      <c:pt idx="1213">
                        <c:v>300</c:v>
                      </c:pt>
                      <c:pt idx="1214">
                        <c:v>300</c:v>
                      </c:pt>
                      <c:pt idx="1215">
                        <c:v>300</c:v>
                      </c:pt>
                      <c:pt idx="1216">
                        <c:v>300</c:v>
                      </c:pt>
                      <c:pt idx="1217">
                        <c:v>300</c:v>
                      </c:pt>
                      <c:pt idx="1218">
                        <c:v>300</c:v>
                      </c:pt>
                      <c:pt idx="1219">
                        <c:v>300</c:v>
                      </c:pt>
                      <c:pt idx="1220">
                        <c:v>300</c:v>
                      </c:pt>
                      <c:pt idx="1221">
                        <c:v>300</c:v>
                      </c:pt>
                      <c:pt idx="1222">
                        <c:v>300</c:v>
                      </c:pt>
                      <c:pt idx="1223">
                        <c:v>300</c:v>
                      </c:pt>
                      <c:pt idx="1224">
                        <c:v>300</c:v>
                      </c:pt>
                      <c:pt idx="1225">
                        <c:v>300</c:v>
                      </c:pt>
                      <c:pt idx="1226">
                        <c:v>300</c:v>
                      </c:pt>
                      <c:pt idx="1227">
                        <c:v>300</c:v>
                      </c:pt>
                      <c:pt idx="1228">
                        <c:v>300</c:v>
                      </c:pt>
                      <c:pt idx="1229">
                        <c:v>300</c:v>
                      </c:pt>
                      <c:pt idx="1230">
                        <c:v>300</c:v>
                      </c:pt>
                      <c:pt idx="1231">
                        <c:v>300</c:v>
                      </c:pt>
                      <c:pt idx="1232">
                        <c:v>300</c:v>
                      </c:pt>
                      <c:pt idx="1233">
                        <c:v>300</c:v>
                      </c:pt>
                      <c:pt idx="1234">
                        <c:v>300</c:v>
                      </c:pt>
                      <c:pt idx="1235">
                        <c:v>300</c:v>
                      </c:pt>
                      <c:pt idx="1236">
                        <c:v>300</c:v>
                      </c:pt>
                      <c:pt idx="1237">
                        <c:v>300</c:v>
                      </c:pt>
                      <c:pt idx="1238">
                        <c:v>300</c:v>
                      </c:pt>
                      <c:pt idx="1239">
                        <c:v>300</c:v>
                      </c:pt>
                      <c:pt idx="1240">
                        <c:v>300</c:v>
                      </c:pt>
                      <c:pt idx="1241">
                        <c:v>300</c:v>
                      </c:pt>
                      <c:pt idx="1242">
                        <c:v>300</c:v>
                      </c:pt>
                      <c:pt idx="1243">
                        <c:v>300</c:v>
                      </c:pt>
                      <c:pt idx="1244">
                        <c:v>300</c:v>
                      </c:pt>
                      <c:pt idx="1245">
                        <c:v>300</c:v>
                      </c:pt>
                      <c:pt idx="1246">
                        <c:v>300</c:v>
                      </c:pt>
                      <c:pt idx="1247">
                        <c:v>300</c:v>
                      </c:pt>
                      <c:pt idx="1248">
                        <c:v>300</c:v>
                      </c:pt>
                      <c:pt idx="1249">
                        <c:v>300</c:v>
                      </c:pt>
                      <c:pt idx="1250">
                        <c:v>300</c:v>
                      </c:pt>
                      <c:pt idx="1251">
                        <c:v>300</c:v>
                      </c:pt>
                      <c:pt idx="1252">
                        <c:v>300</c:v>
                      </c:pt>
                      <c:pt idx="1253">
                        <c:v>300</c:v>
                      </c:pt>
                      <c:pt idx="1254">
                        <c:v>300</c:v>
                      </c:pt>
                      <c:pt idx="1255">
                        <c:v>300</c:v>
                      </c:pt>
                      <c:pt idx="1256">
                        <c:v>300</c:v>
                      </c:pt>
                      <c:pt idx="1257">
                        <c:v>300</c:v>
                      </c:pt>
                      <c:pt idx="1258">
                        <c:v>300</c:v>
                      </c:pt>
                      <c:pt idx="1259">
                        <c:v>300</c:v>
                      </c:pt>
                      <c:pt idx="1260">
                        <c:v>300</c:v>
                      </c:pt>
                      <c:pt idx="1261">
                        <c:v>300</c:v>
                      </c:pt>
                      <c:pt idx="1262">
                        <c:v>300</c:v>
                      </c:pt>
                      <c:pt idx="1263">
                        <c:v>300</c:v>
                      </c:pt>
                      <c:pt idx="1264">
                        <c:v>300</c:v>
                      </c:pt>
                      <c:pt idx="1265">
                        <c:v>300</c:v>
                      </c:pt>
                      <c:pt idx="1266">
                        <c:v>300</c:v>
                      </c:pt>
                      <c:pt idx="1267">
                        <c:v>300</c:v>
                      </c:pt>
                      <c:pt idx="1268">
                        <c:v>300</c:v>
                      </c:pt>
                      <c:pt idx="1269">
                        <c:v>300</c:v>
                      </c:pt>
                      <c:pt idx="1270">
                        <c:v>300</c:v>
                      </c:pt>
                      <c:pt idx="1271">
                        <c:v>300</c:v>
                      </c:pt>
                      <c:pt idx="1272">
                        <c:v>300</c:v>
                      </c:pt>
                      <c:pt idx="1273">
                        <c:v>300</c:v>
                      </c:pt>
                      <c:pt idx="1274">
                        <c:v>300</c:v>
                      </c:pt>
                      <c:pt idx="1275">
                        <c:v>300</c:v>
                      </c:pt>
                      <c:pt idx="1276">
                        <c:v>300</c:v>
                      </c:pt>
                      <c:pt idx="1277">
                        <c:v>300</c:v>
                      </c:pt>
                      <c:pt idx="1278">
                        <c:v>300</c:v>
                      </c:pt>
                      <c:pt idx="1279">
                        <c:v>300</c:v>
                      </c:pt>
                      <c:pt idx="1280">
                        <c:v>300</c:v>
                      </c:pt>
                      <c:pt idx="1281">
                        <c:v>300</c:v>
                      </c:pt>
                      <c:pt idx="1282">
                        <c:v>300</c:v>
                      </c:pt>
                      <c:pt idx="1283">
                        <c:v>300</c:v>
                      </c:pt>
                      <c:pt idx="1284">
                        <c:v>300</c:v>
                      </c:pt>
                      <c:pt idx="1285">
                        <c:v>300</c:v>
                      </c:pt>
                      <c:pt idx="1286">
                        <c:v>300</c:v>
                      </c:pt>
                      <c:pt idx="1287">
                        <c:v>300</c:v>
                      </c:pt>
                      <c:pt idx="1288">
                        <c:v>300</c:v>
                      </c:pt>
                      <c:pt idx="1289">
                        <c:v>300</c:v>
                      </c:pt>
                      <c:pt idx="1290">
                        <c:v>300</c:v>
                      </c:pt>
                      <c:pt idx="1291">
                        <c:v>300</c:v>
                      </c:pt>
                      <c:pt idx="1292">
                        <c:v>300</c:v>
                      </c:pt>
                      <c:pt idx="1293">
                        <c:v>300</c:v>
                      </c:pt>
                      <c:pt idx="1294">
                        <c:v>300</c:v>
                      </c:pt>
                      <c:pt idx="1295">
                        <c:v>300</c:v>
                      </c:pt>
                      <c:pt idx="1296">
                        <c:v>300</c:v>
                      </c:pt>
                      <c:pt idx="1297">
                        <c:v>300</c:v>
                      </c:pt>
                      <c:pt idx="1298">
                        <c:v>300</c:v>
                      </c:pt>
                      <c:pt idx="1299">
                        <c:v>300</c:v>
                      </c:pt>
                      <c:pt idx="1300">
                        <c:v>300</c:v>
                      </c:pt>
                      <c:pt idx="1301">
                        <c:v>300</c:v>
                      </c:pt>
                      <c:pt idx="1302">
                        <c:v>300</c:v>
                      </c:pt>
                      <c:pt idx="1303">
                        <c:v>300</c:v>
                      </c:pt>
                      <c:pt idx="1304">
                        <c:v>300</c:v>
                      </c:pt>
                      <c:pt idx="1305">
                        <c:v>300</c:v>
                      </c:pt>
                      <c:pt idx="1306">
                        <c:v>300</c:v>
                      </c:pt>
                      <c:pt idx="1307">
                        <c:v>300</c:v>
                      </c:pt>
                      <c:pt idx="1308">
                        <c:v>300</c:v>
                      </c:pt>
                      <c:pt idx="1309">
                        <c:v>300</c:v>
                      </c:pt>
                      <c:pt idx="1310">
                        <c:v>300</c:v>
                      </c:pt>
                      <c:pt idx="1311">
                        <c:v>300</c:v>
                      </c:pt>
                      <c:pt idx="1312">
                        <c:v>300</c:v>
                      </c:pt>
                      <c:pt idx="1313">
                        <c:v>300</c:v>
                      </c:pt>
                      <c:pt idx="1314">
                        <c:v>300</c:v>
                      </c:pt>
                      <c:pt idx="1315">
                        <c:v>300</c:v>
                      </c:pt>
                      <c:pt idx="1316">
                        <c:v>300</c:v>
                      </c:pt>
                      <c:pt idx="1317">
                        <c:v>300</c:v>
                      </c:pt>
                      <c:pt idx="1318">
                        <c:v>300</c:v>
                      </c:pt>
                      <c:pt idx="1319">
                        <c:v>300</c:v>
                      </c:pt>
                      <c:pt idx="1320">
                        <c:v>300</c:v>
                      </c:pt>
                      <c:pt idx="1321">
                        <c:v>300</c:v>
                      </c:pt>
                      <c:pt idx="1322">
                        <c:v>300</c:v>
                      </c:pt>
                      <c:pt idx="1323">
                        <c:v>300</c:v>
                      </c:pt>
                      <c:pt idx="1324">
                        <c:v>300</c:v>
                      </c:pt>
                      <c:pt idx="1325">
                        <c:v>300</c:v>
                      </c:pt>
                      <c:pt idx="1326">
                        <c:v>300</c:v>
                      </c:pt>
                      <c:pt idx="1327">
                        <c:v>300</c:v>
                      </c:pt>
                      <c:pt idx="1328">
                        <c:v>300</c:v>
                      </c:pt>
                      <c:pt idx="1329">
                        <c:v>300</c:v>
                      </c:pt>
                      <c:pt idx="1330">
                        <c:v>300</c:v>
                      </c:pt>
                      <c:pt idx="1331">
                        <c:v>300</c:v>
                      </c:pt>
                      <c:pt idx="1332">
                        <c:v>300</c:v>
                      </c:pt>
                      <c:pt idx="1333">
                        <c:v>300</c:v>
                      </c:pt>
                      <c:pt idx="1334">
                        <c:v>300</c:v>
                      </c:pt>
                      <c:pt idx="1335">
                        <c:v>300</c:v>
                      </c:pt>
                      <c:pt idx="1336">
                        <c:v>300</c:v>
                      </c:pt>
                      <c:pt idx="1337">
                        <c:v>300</c:v>
                      </c:pt>
                      <c:pt idx="1338">
                        <c:v>300</c:v>
                      </c:pt>
                      <c:pt idx="1339">
                        <c:v>300</c:v>
                      </c:pt>
                      <c:pt idx="1340">
                        <c:v>300</c:v>
                      </c:pt>
                      <c:pt idx="1341">
                        <c:v>300</c:v>
                      </c:pt>
                      <c:pt idx="1342">
                        <c:v>300</c:v>
                      </c:pt>
                      <c:pt idx="1343">
                        <c:v>300</c:v>
                      </c:pt>
                      <c:pt idx="1344">
                        <c:v>300</c:v>
                      </c:pt>
                      <c:pt idx="1345">
                        <c:v>300</c:v>
                      </c:pt>
                      <c:pt idx="1346">
                        <c:v>300</c:v>
                      </c:pt>
                      <c:pt idx="1347">
                        <c:v>300</c:v>
                      </c:pt>
                      <c:pt idx="1348">
                        <c:v>300</c:v>
                      </c:pt>
                      <c:pt idx="1349">
                        <c:v>300</c:v>
                      </c:pt>
                      <c:pt idx="1350">
                        <c:v>300</c:v>
                      </c:pt>
                      <c:pt idx="1351">
                        <c:v>300</c:v>
                      </c:pt>
                      <c:pt idx="1352">
                        <c:v>300</c:v>
                      </c:pt>
                      <c:pt idx="1353">
                        <c:v>300</c:v>
                      </c:pt>
                      <c:pt idx="1354">
                        <c:v>300</c:v>
                      </c:pt>
                      <c:pt idx="1355">
                        <c:v>300</c:v>
                      </c:pt>
                      <c:pt idx="1356">
                        <c:v>300</c:v>
                      </c:pt>
                      <c:pt idx="1357">
                        <c:v>300</c:v>
                      </c:pt>
                      <c:pt idx="1358">
                        <c:v>300</c:v>
                      </c:pt>
                      <c:pt idx="1359">
                        <c:v>300</c:v>
                      </c:pt>
                      <c:pt idx="1360">
                        <c:v>300</c:v>
                      </c:pt>
                      <c:pt idx="1361">
                        <c:v>300</c:v>
                      </c:pt>
                      <c:pt idx="1362">
                        <c:v>300</c:v>
                      </c:pt>
                      <c:pt idx="1363">
                        <c:v>300</c:v>
                      </c:pt>
                      <c:pt idx="1364">
                        <c:v>300</c:v>
                      </c:pt>
                      <c:pt idx="1365">
                        <c:v>300</c:v>
                      </c:pt>
                      <c:pt idx="1366">
                        <c:v>300</c:v>
                      </c:pt>
                      <c:pt idx="1367">
                        <c:v>300</c:v>
                      </c:pt>
                      <c:pt idx="1368">
                        <c:v>300</c:v>
                      </c:pt>
                      <c:pt idx="1369">
                        <c:v>300</c:v>
                      </c:pt>
                      <c:pt idx="1370">
                        <c:v>300</c:v>
                      </c:pt>
                      <c:pt idx="1371">
                        <c:v>300</c:v>
                      </c:pt>
                      <c:pt idx="1372">
                        <c:v>300</c:v>
                      </c:pt>
                      <c:pt idx="1373">
                        <c:v>300</c:v>
                      </c:pt>
                      <c:pt idx="1374">
                        <c:v>300</c:v>
                      </c:pt>
                      <c:pt idx="1375">
                        <c:v>300</c:v>
                      </c:pt>
                      <c:pt idx="1376">
                        <c:v>300</c:v>
                      </c:pt>
                      <c:pt idx="1377">
                        <c:v>300</c:v>
                      </c:pt>
                      <c:pt idx="1378">
                        <c:v>300</c:v>
                      </c:pt>
                      <c:pt idx="1379">
                        <c:v>300</c:v>
                      </c:pt>
                      <c:pt idx="1380">
                        <c:v>300</c:v>
                      </c:pt>
                      <c:pt idx="1381">
                        <c:v>300</c:v>
                      </c:pt>
                      <c:pt idx="1382">
                        <c:v>300</c:v>
                      </c:pt>
                      <c:pt idx="1383">
                        <c:v>300</c:v>
                      </c:pt>
                      <c:pt idx="1384">
                        <c:v>300</c:v>
                      </c:pt>
                      <c:pt idx="1385">
                        <c:v>300</c:v>
                      </c:pt>
                      <c:pt idx="1386">
                        <c:v>300</c:v>
                      </c:pt>
                      <c:pt idx="1387">
                        <c:v>300</c:v>
                      </c:pt>
                      <c:pt idx="1388">
                        <c:v>300</c:v>
                      </c:pt>
                      <c:pt idx="1389">
                        <c:v>300</c:v>
                      </c:pt>
                      <c:pt idx="1390">
                        <c:v>300</c:v>
                      </c:pt>
                      <c:pt idx="1391">
                        <c:v>300</c:v>
                      </c:pt>
                      <c:pt idx="1392">
                        <c:v>300</c:v>
                      </c:pt>
                      <c:pt idx="1393">
                        <c:v>300</c:v>
                      </c:pt>
                      <c:pt idx="1394">
                        <c:v>300</c:v>
                      </c:pt>
                      <c:pt idx="1395">
                        <c:v>300</c:v>
                      </c:pt>
                      <c:pt idx="1396">
                        <c:v>300</c:v>
                      </c:pt>
                      <c:pt idx="1397">
                        <c:v>300</c:v>
                      </c:pt>
                      <c:pt idx="1398">
                        <c:v>300</c:v>
                      </c:pt>
                      <c:pt idx="1399">
                        <c:v>300</c:v>
                      </c:pt>
                      <c:pt idx="1400">
                        <c:v>300</c:v>
                      </c:pt>
                      <c:pt idx="1401">
                        <c:v>300</c:v>
                      </c:pt>
                      <c:pt idx="1402">
                        <c:v>300</c:v>
                      </c:pt>
                      <c:pt idx="1403">
                        <c:v>300</c:v>
                      </c:pt>
                      <c:pt idx="1404">
                        <c:v>300</c:v>
                      </c:pt>
                      <c:pt idx="1405">
                        <c:v>300</c:v>
                      </c:pt>
                      <c:pt idx="1406">
                        <c:v>300</c:v>
                      </c:pt>
                      <c:pt idx="1407">
                        <c:v>300</c:v>
                      </c:pt>
                      <c:pt idx="1408">
                        <c:v>300</c:v>
                      </c:pt>
                      <c:pt idx="1409">
                        <c:v>300</c:v>
                      </c:pt>
                      <c:pt idx="1410">
                        <c:v>300</c:v>
                      </c:pt>
                      <c:pt idx="1411">
                        <c:v>300</c:v>
                      </c:pt>
                      <c:pt idx="1412">
                        <c:v>300</c:v>
                      </c:pt>
                      <c:pt idx="1413">
                        <c:v>300</c:v>
                      </c:pt>
                      <c:pt idx="1414">
                        <c:v>300</c:v>
                      </c:pt>
                      <c:pt idx="1415">
                        <c:v>300</c:v>
                      </c:pt>
                      <c:pt idx="1416">
                        <c:v>300</c:v>
                      </c:pt>
                      <c:pt idx="1417">
                        <c:v>300</c:v>
                      </c:pt>
                      <c:pt idx="1418">
                        <c:v>300</c:v>
                      </c:pt>
                      <c:pt idx="1419">
                        <c:v>300</c:v>
                      </c:pt>
                      <c:pt idx="1420">
                        <c:v>300</c:v>
                      </c:pt>
                      <c:pt idx="1421">
                        <c:v>300</c:v>
                      </c:pt>
                      <c:pt idx="1422">
                        <c:v>300</c:v>
                      </c:pt>
                      <c:pt idx="1423">
                        <c:v>300</c:v>
                      </c:pt>
                      <c:pt idx="1424">
                        <c:v>300</c:v>
                      </c:pt>
                      <c:pt idx="1425">
                        <c:v>300</c:v>
                      </c:pt>
                      <c:pt idx="1426">
                        <c:v>300</c:v>
                      </c:pt>
                      <c:pt idx="1427">
                        <c:v>300</c:v>
                      </c:pt>
                      <c:pt idx="1428">
                        <c:v>300</c:v>
                      </c:pt>
                      <c:pt idx="1429">
                        <c:v>300</c:v>
                      </c:pt>
                      <c:pt idx="1430">
                        <c:v>300</c:v>
                      </c:pt>
                      <c:pt idx="1431">
                        <c:v>300</c:v>
                      </c:pt>
                      <c:pt idx="1432">
                        <c:v>300</c:v>
                      </c:pt>
                      <c:pt idx="1433">
                        <c:v>300</c:v>
                      </c:pt>
                      <c:pt idx="1434">
                        <c:v>300</c:v>
                      </c:pt>
                      <c:pt idx="1435">
                        <c:v>300</c:v>
                      </c:pt>
                      <c:pt idx="1436">
                        <c:v>300</c:v>
                      </c:pt>
                      <c:pt idx="1437">
                        <c:v>300</c:v>
                      </c:pt>
                      <c:pt idx="1438">
                        <c:v>300</c:v>
                      </c:pt>
                      <c:pt idx="1439">
                        <c:v>300</c:v>
                      </c:pt>
                      <c:pt idx="1440">
                        <c:v>300</c:v>
                      </c:pt>
                      <c:pt idx="1441">
                        <c:v>300</c:v>
                      </c:pt>
                      <c:pt idx="1442">
                        <c:v>300</c:v>
                      </c:pt>
                      <c:pt idx="1443">
                        <c:v>300</c:v>
                      </c:pt>
                      <c:pt idx="1444">
                        <c:v>300</c:v>
                      </c:pt>
                      <c:pt idx="1445">
                        <c:v>300</c:v>
                      </c:pt>
                      <c:pt idx="1446">
                        <c:v>300</c:v>
                      </c:pt>
                      <c:pt idx="1447">
                        <c:v>300</c:v>
                      </c:pt>
                      <c:pt idx="1448">
                        <c:v>300</c:v>
                      </c:pt>
                      <c:pt idx="1449">
                        <c:v>300</c:v>
                      </c:pt>
                      <c:pt idx="1450">
                        <c:v>300</c:v>
                      </c:pt>
                      <c:pt idx="1451">
                        <c:v>300</c:v>
                      </c:pt>
                      <c:pt idx="1452">
                        <c:v>300</c:v>
                      </c:pt>
                      <c:pt idx="1453">
                        <c:v>300</c:v>
                      </c:pt>
                      <c:pt idx="1454">
                        <c:v>300</c:v>
                      </c:pt>
                      <c:pt idx="1455">
                        <c:v>300</c:v>
                      </c:pt>
                      <c:pt idx="1456">
                        <c:v>300</c:v>
                      </c:pt>
                      <c:pt idx="1457">
                        <c:v>300</c:v>
                      </c:pt>
                      <c:pt idx="1458">
                        <c:v>300</c:v>
                      </c:pt>
                      <c:pt idx="1459">
                        <c:v>300</c:v>
                      </c:pt>
                      <c:pt idx="1460">
                        <c:v>300</c:v>
                      </c:pt>
                      <c:pt idx="1461">
                        <c:v>300</c:v>
                      </c:pt>
                      <c:pt idx="1462">
                        <c:v>300</c:v>
                      </c:pt>
                      <c:pt idx="1463">
                        <c:v>300</c:v>
                      </c:pt>
                      <c:pt idx="1464">
                        <c:v>300</c:v>
                      </c:pt>
                      <c:pt idx="1465">
                        <c:v>300</c:v>
                      </c:pt>
                      <c:pt idx="1466">
                        <c:v>300</c:v>
                      </c:pt>
                      <c:pt idx="1467">
                        <c:v>300</c:v>
                      </c:pt>
                      <c:pt idx="1468">
                        <c:v>300</c:v>
                      </c:pt>
                      <c:pt idx="1469">
                        <c:v>300</c:v>
                      </c:pt>
                      <c:pt idx="1470">
                        <c:v>300</c:v>
                      </c:pt>
                      <c:pt idx="1471">
                        <c:v>300</c:v>
                      </c:pt>
                      <c:pt idx="1472">
                        <c:v>300</c:v>
                      </c:pt>
                      <c:pt idx="1473">
                        <c:v>300</c:v>
                      </c:pt>
                      <c:pt idx="1474">
                        <c:v>300</c:v>
                      </c:pt>
                      <c:pt idx="1475">
                        <c:v>300</c:v>
                      </c:pt>
                      <c:pt idx="1476">
                        <c:v>300</c:v>
                      </c:pt>
                      <c:pt idx="1477">
                        <c:v>300</c:v>
                      </c:pt>
                      <c:pt idx="1478">
                        <c:v>300</c:v>
                      </c:pt>
                      <c:pt idx="1479">
                        <c:v>300</c:v>
                      </c:pt>
                      <c:pt idx="1480">
                        <c:v>300</c:v>
                      </c:pt>
                      <c:pt idx="1481">
                        <c:v>300</c:v>
                      </c:pt>
                      <c:pt idx="1482">
                        <c:v>300</c:v>
                      </c:pt>
                      <c:pt idx="1483">
                        <c:v>300</c:v>
                      </c:pt>
                      <c:pt idx="1484">
                        <c:v>300</c:v>
                      </c:pt>
                      <c:pt idx="1485">
                        <c:v>300</c:v>
                      </c:pt>
                      <c:pt idx="1486">
                        <c:v>300</c:v>
                      </c:pt>
                      <c:pt idx="1487">
                        <c:v>300</c:v>
                      </c:pt>
                      <c:pt idx="1488">
                        <c:v>300</c:v>
                      </c:pt>
                      <c:pt idx="1489">
                        <c:v>300</c:v>
                      </c:pt>
                      <c:pt idx="1490">
                        <c:v>300</c:v>
                      </c:pt>
                      <c:pt idx="1491">
                        <c:v>300</c:v>
                      </c:pt>
                      <c:pt idx="1492">
                        <c:v>300</c:v>
                      </c:pt>
                      <c:pt idx="1493">
                        <c:v>300</c:v>
                      </c:pt>
                      <c:pt idx="1494">
                        <c:v>300</c:v>
                      </c:pt>
                      <c:pt idx="1495">
                        <c:v>300</c:v>
                      </c:pt>
                      <c:pt idx="1496">
                        <c:v>300</c:v>
                      </c:pt>
                      <c:pt idx="1497">
                        <c:v>300</c:v>
                      </c:pt>
                      <c:pt idx="1498">
                        <c:v>300</c:v>
                      </c:pt>
                      <c:pt idx="1499">
                        <c:v>300</c:v>
                      </c:pt>
                      <c:pt idx="1500">
                        <c:v>300</c:v>
                      </c:pt>
                      <c:pt idx="1501">
                        <c:v>300</c:v>
                      </c:pt>
                      <c:pt idx="1502">
                        <c:v>300</c:v>
                      </c:pt>
                      <c:pt idx="1503">
                        <c:v>300</c:v>
                      </c:pt>
                      <c:pt idx="1504">
                        <c:v>300</c:v>
                      </c:pt>
                      <c:pt idx="1505">
                        <c:v>300</c:v>
                      </c:pt>
                      <c:pt idx="1506">
                        <c:v>300</c:v>
                      </c:pt>
                      <c:pt idx="1507">
                        <c:v>300</c:v>
                      </c:pt>
                      <c:pt idx="1508">
                        <c:v>300</c:v>
                      </c:pt>
                      <c:pt idx="1509">
                        <c:v>300</c:v>
                      </c:pt>
                      <c:pt idx="1510">
                        <c:v>300</c:v>
                      </c:pt>
                      <c:pt idx="1511">
                        <c:v>300</c:v>
                      </c:pt>
                      <c:pt idx="1512">
                        <c:v>300</c:v>
                      </c:pt>
                      <c:pt idx="1513">
                        <c:v>300</c:v>
                      </c:pt>
                      <c:pt idx="1514">
                        <c:v>300</c:v>
                      </c:pt>
                      <c:pt idx="1515">
                        <c:v>300</c:v>
                      </c:pt>
                      <c:pt idx="1516">
                        <c:v>300</c:v>
                      </c:pt>
                      <c:pt idx="1517">
                        <c:v>300</c:v>
                      </c:pt>
                      <c:pt idx="1518">
                        <c:v>300</c:v>
                      </c:pt>
                      <c:pt idx="1519">
                        <c:v>300</c:v>
                      </c:pt>
                      <c:pt idx="1520">
                        <c:v>300</c:v>
                      </c:pt>
                      <c:pt idx="1521">
                        <c:v>300</c:v>
                      </c:pt>
                      <c:pt idx="1522">
                        <c:v>300</c:v>
                      </c:pt>
                      <c:pt idx="1523">
                        <c:v>300</c:v>
                      </c:pt>
                      <c:pt idx="1524">
                        <c:v>300</c:v>
                      </c:pt>
                      <c:pt idx="1525">
                        <c:v>300</c:v>
                      </c:pt>
                      <c:pt idx="1526">
                        <c:v>300</c:v>
                      </c:pt>
                      <c:pt idx="1527">
                        <c:v>300</c:v>
                      </c:pt>
                      <c:pt idx="1528">
                        <c:v>300</c:v>
                      </c:pt>
                      <c:pt idx="1529">
                        <c:v>300</c:v>
                      </c:pt>
                      <c:pt idx="1530">
                        <c:v>300</c:v>
                      </c:pt>
                      <c:pt idx="1531">
                        <c:v>300</c:v>
                      </c:pt>
                      <c:pt idx="1532">
                        <c:v>300</c:v>
                      </c:pt>
                      <c:pt idx="1533">
                        <c:v>300</c:v>
                      </c:pt>
                      <c:pt idx="1534">
                        <c:v>300</c:v>
                      </c:pt>
                      <c:pt idx="1535">
                        <c:v>300</c:v>
                      </c:pt>
                      <c:pt idx="1536">
                        <c:v>300</c:v>
                      </c:pt>
                      <c:pt idx="1537">
                        <c:v>300</c:v>
                      </c:pt>
                      <c:pt idx="1538">
                        <c:v>300</c:v>
                      </c:pt>
                      <c:pt idx="1539">
                        <c:v>300</c:v>
                      </c:pt>
                      <c:pt idx="1540">
                        <c:v>300</c:v>
                      </c:pt>
                      <c:pt idx="1541">
                        <c:v>300</c:v>
                      </c:pt>
                      <c:pt idx="1542">
                        <c:v>300</c:v>
                      </c:pt>
                      <c:pt idx="1543">
                        <c:v>300</c:v>
                      </c:pt>
                      <c:pt idx="1544">
                        <c:v>300</c:v>
                      </c:pt>
                      <c:pt idx="1545">
                        <c:v>300</c:v>
                      </c:pt>
                      <c:pt idx="1546">
                        <c:v>300</c:v>
                      </c:pt>
                      <c:pt idx="1547">
                        <c:v>300</c:v>
                      </c:pt>
                      <c:pt idx="1548">
                        <c:v>300</c:v>
                      </c:pt>
                      <c:pt idx="1549">
                        <c:v>300</c:v>
                      </c:pt>
                      <c:pt idx="1550">
                        <c:v>300</c:v>
                      </c:pt>
                      <c:pt idx="1551">
                        <c:v>300</c:v>
                      </c:pt>
                      <c:pt idx="1552">
                        <c:v>300</c:v>
                      </c:pt>
                      <c:pt idx="1553">
                        <c:v>300</c:v>
                      </c:pt>
                      <c:pt idx="1554">
                        <c:v>300</c:v>
                      </c:pt>
                      <c:pt idx="1555">
                        <c:v>300</c:v>
                      </c:pt>
                      <c:pt idx="1556">
                        <c:v>300</c:v>
                      </c:pt>
                      <c:pt idx="1557">
                        <c:v>300</c:v>
                      </c:pt>
                      <c:pt idx="1558">
                        <c:v>300</c:v>
                      </c:pt>
                      <c:pt idx="1559">
                        <c:v>300</c:v>
                      </c:pt>
                      <c:pt idx="1560">
                        <c:v>300</c:v>
                      </c:pt>
                      <c:pt idx="1561">
                        <c:v>300</c:v>
                      </c:pt>
                      <c:pt idx="1562">
                        <c:v>300</c:v>
                      </c:pt>
                      <c:pt idx="1563">
                        <c:v>300</c:v>
                      </c:pt>
                      <c:pt idx="1564">
                        <c:v>300</c:v>
                      </c:pt>
                      <c:pt idx="1565">
                        <c:v>300</c:v>
                      </c:pt>
                      <c:pt idx="1566">
                        <c:v>300</c:v>
                      </c:pt>
                      <c:pt idx="1567">
                        <c:v>300</c:v>
                      </c:pt>
                      <c:pt idx="1568">
                        <c:v>300</c:v>
                      </c:pt>
                      <c:pt idx="1569">
                        <c:v>300</c:v>
                      </c:pt>
                      <c:pt idx="1570">
                        <c:v>300</c:v>
                      </c:pt>
                      <c:pt idx="1571">
                        <c:v>300</c:v>
                      </c:pt>
                      <c:pt idx="1572">
                        <c:v>300</c:v>
                      </c:pt>
                      <c:pt idx="1573">
                        <c:v>300</c:v>
                      </c:pt>
                      <c:pt idx="1574">
                        <c:v>300</c:v>
                      </c:pt>
                      <c:pt idx="1575">
                        <c:v>300</c:v>
                      </c:pt>
                      <c:pt idx="1576">
                        <c:v>300</c:v>
                      </c:pt>
                      <c:pt idx="1577">
                        <c:v>300</c:v>
                      </c:pt>
                      <c:pt idx="1578">
                        <c:v>300</c:v>
                      </c:pt>
                      <c:pt idx="1579">
                        <c:v>300</c:v>
                      </c:pt>
                      <c:pt idx="1580">
                        <c:v>300</c:v>
                      </c:pt>
                      <c:pt idx="1581">
                        <c:v>300</c:v>
                      </c:pt>
                      <c:pt idx="1582">
                        <c:v>300</c:v>
                      </c:pt>
                      <c:pt idx="1583">
                        <c:v>300</c:v>
                      </c:pt>
                      <c:pt idx="1584">
                        <c:v>300</c:v>
                      </c:pt>
                      <c:pt idx="1585">
                        <c:v>300</c:v>
                      </c:pt>
                      <c:pt idx="1586">
                        <c:v>300</c:v>
                      </c:pt>
                      <c:pt idx="1587">
                        <c:v>300</c:v>
                      </c:pt>
                      <c:pt idx="1588">
                        <c:v>300</c:v>
                      </c:pt>
                      <c:pt idx="1589">
                        <c:v>300</c:v>
                      </c:pt>
                      <c:pt idx="1590">
                        <c:v>300</c:v>
                      </c:pt>
                      <c:pt idx="1591">
                        <c:v>300</c:v>
                      </c:pt>
                      <c:pt idx="1592">
                        <c:v>300</c:v>
                      </c:pt>
                      <c:pt idx="1593">
                        <c:v>300</c:v>
                      </c:pt>
                      <c:pt idx="1594">
                        <c:v>300</c:v>
                      </c:pt>
                      <c:pt idx="1595">
                        <c:v>300</c:v>
                      </c:pt>
                      <c:pt idx="1596">
                        <c:v>300</c:v>
                      </c:pt>
                      <c:pt idx="1597">
                        <c:v>300</c:v>
                      </c:pt>
                      <c:pt idx="1598">
                        <c:v>300</c:v>
                      </c:pt>
                      <c:pt idx="1599">
                        <c:v>300</c:v>
                      </c:pt>
                      <c:pt idx="1600">
                        <c:v>300</c:v>
                      </c:pt>
                      <c:pt idx="1601">
                        <c:v>300</c:v>
                      </c:pt>
                      <c:pt idx="1602">
                        <c:v>300</c:v>
                      </c:pt>
                      <c:pt idx="1603">
                        <c:v>300</c:v>
                      </c:pt>
                      <c:pt idx="1604">
                        <c:v>300</c:v>
                      </c:pt>
                      <c:pt idx="1605">
                        <c:v>300</c:v>
                      </c:pt>
                      <c:pt idx="1606">
                        <c:v>300</c:v>
                      </c:pt>
                      <c:pt idx="1607">
                        <c:v>300</c:v>
                      </c:pt>
                      <c:pt idx="1608">
                        <c:v>300</c:v>
                      </c:pt>
                      <c:pt idx="1609">
                        <c:v>300</c:v>
                      </c:pt>
                      <c:pt idx="1610">
                        <c:v>300</c:v>
                      </c:pt>
                      <c:pt idx="1611">
                        <c:v>300</c:v>
                      </c:pt>
                      <c:pt idx="1612">
                        <c:v>300</c:v>
                      </c:pt>
                      <c:pt idx="1613">
                        <c:v>300</c:v>
                      </c:pt>
                      <c:pt idx="1614">
                        <c:v>300</c:v>
                      </c:pt>
                      <c:pt idx="1615">
                        <c:v>300</c:v>
                      </c:pt>
                      <c:pt idx="1616">
                        <c:v>300</c:v>
                      </c:pt>
                      <c:pt idx="1617">
                        <c:v>300</c:v>
                      </c:pt>
                      <c:pt idx="1618">
                        <c:v>300</c:v>
                      </c:pt>
                      <c:pt idx="1619">
                        <c:v>300</c:v>
                      </c:pt>
                      <c:pt idx="1620">
                        <c:v>300</c:v>
                      </c:pt>
                      <c:pt idx="1621">
                        <c:v>300</c:v>
                      </c:pt>
                      <c:pt idx="1622">
                        <c:v>300</c:v>
                      </c:pt>
                      <c:pt idx="1623">
                        <c:v>300</c:v>
                      </c:pt>
                      <c:pt idx="1624">
                        <c:v>300</c:v>
                      </c:pt>
                      <c:pt idx="1625">
                        <c:v>300</c:v>
                      </c:pt>
                      <c:pt idx="1626">
                        <c:v>300</c:v>
                      </c:pt>
                      <c:pt idx="1627">
                        <c:v>300</c:v>
                      </c:pt>
                      <c:pt idx="1628">
                        <c:v>300</c:v>
                      </c:pt>
                      <c:pt idx="1629">
                        <c:v>300</c:v>
                      </c:pt>
                      <c:pt idx="1630">
                        <c:v>300</c:v>
                      </c:pt>
                      <c:pt idx="1631">
                        <c:v>300</c:v>
                      </c:pt>
                      <c:pt idx="1632">
                        <c:v>300</c:v>
                      </c:pt>
                      <c:pt idx="1633">
                        <c:v>300</c:v>
                      </c:pt>
                      <c:pt idx="1634">
                        <c:v>300</c:v>
                      </c:pt>
                      <c:pt idx="1635">
                        <c:v>300</c:v>
                      </c:pt>
                      <c:pt idx="1636">
                        <c:v>300</c:v>
                      </c:pt>
                      <c:pt idx="1637">
                        <c:v>300</c:v>
                      </c:pt>
                      <c:pt idx="1638">
                        <c:v>300</c:v>
                      </c:pt>
                      <c:pt idx="1639">
                        <c:v>300</c:v>
                      </c:pt>
                      <c:pt idx="1640">
                        <c:v>300</c:v>
                      </c:pt>
                      <c:pt idx="1641">
                        <c:v>300</c:v>
                      </c:pt>
                      <c:pt idx="1642">
                        <c:v>300</c:v>
                      </c:pt>
                      <c:pt idx="1643">
                        <c:v>300</c:v>
                      </c:pt>
                      <c:pt idx="1644">
                        <c:v>300</c:v>
                      </c:pt>
                      <c:pt idx="1645">
                        <c:v>300</c:v>
                      </c:pt>
                      <c:pt idx="1646">
                        <c:v>300</c:v>
                      </c:pt>
                      <c:pt idx="1647">
                        <c:v>300</c:v>
                      </c:pt>
                      <c:pt idx="1648">
                        <c:v>300</c:v>
                      </c:pt>
                      <c:pt idx="1649">
                        <c:v>300</c:v>
                      </c:pt>
                      <c:pt idx="1650">
                        <c:v>300</c:v>
                      </c:pt>
                      <c:pt idx="1651">
                        <c:v>300</c:v>
                      </c:pt>
                      <c:pt idx="1652">
                        <c:v>300</c:v>
                      </c:pt>
                      <c:pt idx="1653">
                        <c:v>300</c:v>
                      </c:pt>
                      <c:pt idx="1654">
                        <c:v>300</c:v>
                      </c:pt>
                      <c:pt idx="1655">
                        <c:v>300</c:v>
                      </c:pt>
                      <c:pt idx="1656">
                        <c:v>300</c:v>
                      </c:pt>
                      <c:pt idx="1657">
                        <c:v>300</c:v>
                      </c:pt>
                      <c:pt idx="1658">
                        <c:v>300</c:v>
                      </c:pt>
                      <c:pt idx="1659">
                        <c:v>300</c:v>
                      </c:pt>
                      <c:pt idx="1660">
                        <c:v>300</c:v>
                      </c:pt>
                      <c:pt idx="1661">
                        <c:v>300</c:v>
                      </c:pt>
                      <c:pt idx="1662">
                        <c:v>300</c:v>
                      </c:pt>
                      <c:pt idx="1663">
                        <c:v>300</c:v>
                      </c:pt>
                      <c:pt idx="1664">
                        <c:v>300</c:v>
                      </c:pt>
                      <c:pt idx="1665">
                        <c:v>300</c:v>
                      </c:pt>
                      <c:pt idx="1666">
                        <c:v>300</c:v>
                      </c:pt>
                      <c:pt idx="1667">
                        <c:v>300</c:v>
                      </c:pt>
                      <c:pt idx="1668">
                        <c:v>300</c:v>
                      </c:pt>
                      <c:pt idx="1669">
                        <c:v>300</c:v>
                      </c:pt>
                      <c:pt idx="1670">
                        <c:v>300</c:v>
                      </c:pt>
                      <c:pt idx="1671">
                        <c:v>300</c:v>
                      </c:pt>
                      <c:pt idx="1672">
                        <c:v>300</c:v>
                      </c:pt>
                      <c:pt idx="1673">
                        <c:v>300</c:v>
                      </c:pt>
                      <c:pt idx="1674">
                        <c:v>300</c:v>
                      </c:pt>
                      <c:pt idx="1675">
                        <c:v>300</c:v>
                      </c:pt>
                      <c:pt idx="1676">
                        <c:v>300</c:v>
                      </c:pt>
                      <c:pt idx="1677">
                        <c:v>300</c:v>
                      </c:pt>
                      <c:pt idx="1678">
                        <c:v>300</c:v>
                      </c:pt>
                      <c:pt idx="1679">
                        <c:v>300</c:v>
                      </c:pt>
                      <c:pt idx="1680">
                        <c:v>300</c:v>
                      </c:pt>
                      <c:pt idx="1681">
                        <c:v>300</c:v>
                      </c:pt>
                      <c:pt idx="1682">
                        <c:v>300</c:v>
                      </c:pt>
                      <c:pt idx="1683">
                        <c:v>300</c:v>
                      </c:pt>
                      <c:pt idx="1684">
                        <c:v>300</c:v>
                      </c:pt>
                      <c:pt idx="1685">
                        <c:v>300</c:v>
                      </c:pt>
                      <c:pt idx="1686">
                        <c:v>300</c:v>
                      </c:pt>
                      <c:pt idx="1687">
                        <c:v>300</c:v>
                      </c:pt>
                      <c:pt idx="1688">
                        <c:v>300</c:v>
                      </c:pt>
                      <c:pt idx="1689">
                        <c:v>300</c:v>
                      </c:pt>
                      <c:pt idx="1690">
                        <c:v>300</c:v>
                      </c:pt>
                      <c:pt idx="1691">
                        <c:v>300</c:v>
                      </c:pt>
                      <c:pt idx="1692">
                        <c:v>300</c:v>
                      </c:pt>
                      <c:pt idx="1693">
                        <c:v>300</c:v>
                      </c:pt>
                      <c:pt idx="1694">
                        <c:v>300</c:v>
                      </c:pt>
                      <c:pt idx="1695">
                        <c:v>300</c:v>
                      </c:pt>
                      <c:pt idx="1696">
                        <c:v>300</c:v>
                      </c:pt>
                      <c:pt idx="1697">
                        <c:v>300</c:v>
                      </c:pt>
                      <c:pt idx="1698">
                        <c:v>300</c:v>
                      </c:pt>
                      <c:pt idx="1699">
                        <c:v>300</c:v>
                      </c:pt>
                      <c:pt idx="1700">
                        <c:v>300</c:v>
                      </c:pt>
                      <c:pt idx="1701">
                        <c:v>300</c:v>
                      </c:pt>
                      <c:pt idx="1702">
                        <c:v>300</c:v>
                      </c:pt>
                      <c:pt idx="1703">
                        <c:v>300</c:v>
                      </c:pt>
                      <c:pt idx="1704">
                        <c:v>300</c:v>
                      </c:pt>
                      <c:pt idx="1705">
                        <c:v>300</c:v>
                      </c:pt>
                      <c:pt idx="1706">
                        <c:v>300</c:v>
                      </c:pt>
                      <c:pt idx="1707">
                        <c:v>300</c:v>
                      </c:pt>
                      <c:pt idx="1708">
                        <c:v>300</c:v>
                      </c:pt>
                      <c:pt idx="1709">
                        <c:v>300</c:v>
                      </c:pt>
                      <c:pt idx="1710">
                        <c:v>300</c:v>
                      </c:pt>
                      <c:pt idx="1711">
                        <c:v>300</c:v>
                      </c:pt>
                      <c:pt idx="1712">
                        <c:v>300</c:v>
                      </c:pt>
                      <c:pt idx="1713">
                        <c:v>300</c:v>
                      </c:pt>
                      <c:pt idx="1714">
                        <c:v>300</c:v>
                      </c:pt>
                      <c:pt idx="1715">
                        <c:v>300</c:v>
                      </c:pt>
                      <c:pt idx="1716">
                        <c:v>300</c:v>
                      </c:pt>
                      <c:pt idx="1717">
                        <c:v>300</c:v>
                      </c:pt>
                      <c:pt idx="1718">
                        <c:v>300</c:v>
                      </c:pt>
                      <c:pt idx="1719">
                        <c:v>300</c:v>
                      </c:pt>
                      <c:pt idx="1720">
                        <c:v>300</c:v>
                      </c:pt>
                      <c:pt idx="1721">
                        <c:v>300</c:v>
                      </c:pt>
                      <c:pt idx="1722">
                        <c:v>300</c:v>
                      </c:pt>
                      <c:pt idx="1723">
                        <c:v>300</c:v>
                      </c:pt>
                      <c:pt idx="1724">
                        <c:v>300</c:v>
                      </c:pt>
                      <c:pt idx="1725">
                        <c:v>300</c:v>
                      </c:pt>
                      <c:pt idx="1726">
                        <c:v>300</c:v>
                      </c:pt>
                      <c:pt idx="1727">
                        <c:v>300</c:v>
                      </c:pt>
                      <c:pt idx="1728">
                        <c:v>300</c:v>
                      </c:pt>
                      <c:pt idx="1729">
                        <c:v>300</c:v>
                      </c:pt>
                      <c:pt idx="1730">
                        <c:v>300</c:v>
                      </c:pt>
                      <c:pt idx="1731">
                        <c:v>300</c:v>
                      </c:pt>
                      <c:pt idx="1732">
                        <c:v>300</c:v>
                      </c:pt>
                      <c:pt idx="1733">
                        <c:v>300</c:v>
                      </c:pt>
                      <c:pt idx="1734">
                        <c:v>300</c:v>
                      </c:pt>
                      <c:pt idx="1735">
                        <c:v>300</c:v>
                      </c:pt>
                      <c:pt idx="1736">
                        <c:v>300</c:v>
                      </c:pt>
                      <c:pt idx="1737">
                        <c:v>300</c:v>
                      </c:pt>
                      <c:pt idx="1738">
                        <c:v>300</c:v>
                      </c:pt>
                      <c:pt idx="1739">
                        <c:v>300</c:v>
                      </c:pt>
                      <c:pt idx="1740">
                        <c:v>300</c:v>
                      </c:pt>
                      <c:pt idx="1741">
                        <c:v>300</c:v>
                      </c:pt>
                      <c:pt idx="1742">
                        <c:v>300</c:v>
                      </c:pt>
                      <c:pt idx="1743">
                        <c:v>300</c:v>
                      </c:pt>
                      <c:pt idx="1744">
                        <c:v>300</c:v>
                      </c:pt>
                      <c:pt idx="1745">
                        <c:v>300</c:v>
                      </c:pt>
                      <c:pt idx="1746">
                        <c:v>300</c:v>
                      </c:pt>
                      <c:pt idx="1747">
                        <c:v>300</c:v>
                      </c:pt>
                      <c:pt idx="1748">
                        <c:v>300</c:v>
                      </c:pt>
                      <c:pt idx="1749">
                        <c:v>300</c:v>
                      </c:pt>
                      <c:pt idx="1750">
                        <c:v>300</c:v>
                      </c:pt>
                      <c:pt idx="1751">
                        <c:v>300</c:v>
                      </c:pt>
                      <c:pt idx="1752">
                        <c:v>300</c:v>
                      </c:pt>
                      <c:pt idx="1753">
                        <c:v>300</c:v>
                      </c:pt>
                      <c:pt idx="1754">
                        <c:v>300</c:v>
                      </c:pt>
                      <c:pt idx="1755">
                        <c:v>300</c:v>
                      </c:pt>
                      <c:pt idx="1756">
                        <c:v>300</c:v>
                      </c:pt>
                      <c:pt idx="1757">
                        <c:v>300</c:v>
                      </c:pt>
                      <c:pt idx="1758">
                        <c:v>300</c:v>
                      </c:pt>
                      <c:pt idx="1759">
                        <c:v>300</c:v>
                      </c:pt>
                      <c:pt idx="1760">
                        <c:v>300</c:v>
                      </c:pt>
                      <c:pt idx="1761">
                        <c:v>300</c:v>
                      </c:pt>
                      <c:pt idx="1762">
                        <c:v>300</c:v>
                      </c:pt>
                      <c:pt idx="1763">
                        <c:v>300</c:v>
                      </c:pt>
                      <c:pt idx="1764">
                        <c:v>300</c:v>
                      </c:pt>
                      <c:pt idx="1765">
                        <c:v>300</c:v>
                      </c:pt>
                      <c:pt idx="1766">
                        <c:v>300</c:v>
                      </c:pt>
                      <c:pt idx="1767">
                        <c:v>300</c:v>
                      </c:pt>
                      <c:pt idx="1768">
                        <c:v>300</c:v>
                      </c:pt>
                      <c:pt idx="1769">
                        <c:v>300</c:v>
                      </c:pt>
                      <c:pt idx="1770">
                        <c:v>300</c:v>
                      </c:pt>
                      <c:pt idx="1771">
                        <c:v>300</c:v>
                      </c:pt>
                      <c:pt idx="1772">
                        <c:v>300</c:v>
                      </c:pt>
                      <c:pt idx="1773">
                        <c:v>300</c:v>
                      </c:pt>
                      <c:pt idx="1774">
                        <c:v>300</c:v>
                      </c:pt>
                      <c:pt idx="1775">
                        <c:v>300</c:v>
                      </c:pt>
                      <c:pt idx="1776">
                        <c:v>300</c:v>
                      </c:pt>
                      <c:pt idx="1777">
                        <c:v>300</c:v>
                      </c:pt>
                      <c:pt idx="1778">
                        <c:v>300</c:v>
                      </c:pt>
                      <c:pt idx="1779">
                        <c:v>300</c:v>
                      </c:pt>
                      <c:pt idx="1780">
                        <c:v>300</c:v>
                      </c:pt>
                      <c:pt idx="1781">
                        <c:v>300</c:v>
                      </c:pt>
                      <c:pt idx="1782">
                        <c:v>300</c:v>
                      </c:pt>
                      <c:pt idx="1783">
                        <c:v>300</c:v>
                      </c:pt>
                      <c:pt idx="1784">
                        <c:v>300</c:v>
                      </c:pt>
                      <c:pt idx="1785">
                        <c:v>300</c:v>
                      </c:pt>
                      <c:pt idx="1786">
                        <c:v>300</c:v>
                      </c:pt>
                      <c:pt idx="1787">
                        <c:v>300</c:v>
                      </c:pt>
                      <c:pt idx="1788">
                        <c:v>300</c:v>
                      </c:pt>
                      <c:pt idx="1789">
                        <c:v>300</c:v>
                      </c:pt>
                      <c:pt idx="1790">
                        <c:v>300</c:v>
                      </c:pt>
                      <c:pt idx="1791">
                        <c:v>300</c:v>
                      </c:pt>
                      <c:pt idx="1792">
                        <c:v>300</c:v>
                      </c:pt>
                      <c:pt idx="1793">
                        <c:v>300</c:v>
                      </c:pt>
                      <c:pt idx="1794">
                        <c:v>300</c:v>
                      </c:pt>
                      <c:pt idx="1795">
                        <c:v>300</c:v>
                      </c:pt>
                      <c:pt idx="1796">
                        <c:v>300</c:v>
                      </c:pt>
                      <c:pt idx="1797">
                        <c:v>300</c:v>
                      </c:pt>
                      <c:pt idx="1798">
                        <c:v>300</c:v>
                      </c:pt>
                      <c:pt idx="1799">
                        <c:v>300</c:v>
                      </c:pt>
                      <c:pt idx="1800">
                        <c:v>300</c:v>
                      </c:pt>
                      <c:pt idx="1801">
                        <c:v>300</c:v>
                      </c:pt>
                      <c:pt idx="1802">
                        <c:v>300</c:v>
                      </c:pt>
                      <c:pt idx="1803">
                        <c:v>300</c:v>
                      </c:pt>
                      <c:pt idx="1804">
                        <c:v>300</c:v>
                      </c:pt>
                      <c:pt idx="1805">
                        <c:v>300</c:v>
                      </c:pt>
                      <c:pt idx="1806">
                        <c:v>300</c:v>
                      </c:pt>
                      <c:pt idx="1807">
                        <c:v>300</c:v>
                      </c:pt>
                      <c:pt idx="1808">
                        <c:v>300</c:v>
                      </c:pt>
                      <c:pt idx="1809">
                        <c:v>300</c:v>
                      </c:pt>
                      <c:pt idx="1810">
                        <c:v>300</c:v>
                      </c:pt>
                      <c:pt idx="1811">
                        <c:v>300</c:v>
                      </c:pt>
                      <c:pt idx="1812">
                        <c:v>300</c:v>
                      </c:pt>
                      <c:pt idx="1813">
                        <c:v>300</c:v>
                      </c:pt>
                      <c:pt idx="1814">
                        <c:v>300</c:v>
                      </c:pt>
                      <c:pt idx="1815">
                        <c:v>300</c:v>
                      </c:pt>
                      <c:pt idx="1816">
                        <c:v>300</c:v>
                      </c:pt>
                      <c:pt idx="1817">
                        <c:v>300</c:v>
                      </c:pt>
                      <c:pt idx="1818">
                        <c:v>300</c:v>
                      </c:pt>
                      <c:pt idx="1819">
                        <c:v>300</c:v>
                      </c:pt>
                      <c:pt idx="1820">
                        <c:v>300</c:v>
                      </c:pt>
                      <c:pt idx="1821">
                        <c:v>300</c:v>
                      </c:pt>
                      <c:pt idx="1822">
                        <c:v>300</c:v>
                      </c:pt>
                      <c:pt idx="1823">
                        <c:v>300</c:v>
                      </c:pt>
                      <c:pt idx="1824">
                        <c:v>300</c:v>
                      </c:pt>
                      <c:pt idx="1825">
                        <c:v>300</c:v>
                      </c:pt>
                      <c:pt idx="1826">
                        <c:v>300</c:v>
                      </c:pt>
                      <c:pt idx="1827">
                        <c:v>300</c:v>
                      </c:pt>
                      <c:pt idx="1828">
                        <c:v>300</c:v>
                      </c:pt>
                      <c:pt idx="1829">
                        <c:v>300</c:v>
                      </c:pt>
                      <c:pt idx="1830">
                        <c:v>300</c:v>
                      </c:pt>
                      <c:pt idx="1831">
                        <c:v>300</c:v>
                      </c:pt>
                      <c:pt idx="1832">
                        <c:v>300</c:v>
                      </c:pt>
                      <c:pt idx="1833">
                        <c:v>300</c:v>
                      </c:pt>
                      <c:pt idx="1834">
                        <c:v>300</c:v>
                      </c:pt>
                      <c:pt idx="1835">
                        <c:v>300</c:v>
                      </c:pt>
                      <c:pt idx="1836">
                        <c:v>300</c:v>
                      </c:pt>
                      <c:pt idx="1837">
                        <c:v>300</c:v>
                      </c:pt>
                      <c:pt idx="1838">
                        <c:v>300</c:v>
                      </c:pt>
                      <c:pt idx="1839">
                        <c:v>300</c:v>
                      </c:pt>
                      <c:pt idx="1840">
                        <c:v>300</c:v>
                      </c:pt>
                      <c:pt idx="1841">
                        <c:v>300</c:v>
                      </c:pt>
                      <c:pt idx="1842">
                        <c:v>300</c:v>
                      </c:pt>
                      <c:pt idx="1843">
                        <c:v>300</c:v>
                      </c:pt>
                      <c:pt idx="1844">
                        <c:v>300</c:v>
                      </c:pt>
                      <c:pt idx="1845">
                        <c:v>300</c:v>
                      </c:pt>
                      <c:pt idx="1846">
                        <c:v>300</c:v>
                      </c:pt>
                      <c:pt idx="1847">
                        <c:v>300</c:v>
                      </c:pt>
                      <c:pt idx="1848">
                        <c:v>300</c:v>
                      </c:pt>
                      <c:pt idx="1849">
                        <c:v>300</c:v>
                      </c:pt>
                      <c:pt idx="1850">
                        <c:v>300</c:v>
                      </c:pt>
                      <c:pt idx="1851">
                        <c:v>300</c:v>
                      </c:pt>
                      <c:pt idx="1852">
                        <c:v>300</c:v>
                      </c:pt>
                      <c:pt idx="1853">
                        <c:v>300</c:v>
                      </c:pt>
                      <c:pt idx="1854">
                        <c:v>300</c:v>
                      </c:pt>
                      <c:pt idx="1855">
                        <c:v>300</c:v>
                      </c:pt>
                      <c:pt idx="1856">
                        <c:v>300</c:v>
                      </c:pt>
                      <c:pt idx="1857">
                        <c:v>300</c:v>
                      </c:pt>
                      <c:pt idx="1858">
                        <c:v>300</c:v>
                      </c:pt>
                      <c:pt idx="1859">
                        <c:v>300</c:v>
                      </c:pt>
                      <c:pt idx="1860">
                        <c:v>300</c:v>
                      </c:pt>
                      <c:pt idx="1861">
                        <c:v>300</c:v>
                      </c:pt>
                      <c:pt idx="1862">
                        <c:v>300</c:v>
                      </c:pt>
                      <c:pt idx="1863">
                        <c:v>300</c:v>
                      </c:pt>
                      <c:pt idx="1864">
                        <c:v>300</c:v>
                      </c:pt>
                      <c:pt idx="1865">
                        <c:v>300</c:v>
                      </c:pt>
                      <c:pt idx="1866">
                        <c:v>300</c:v>
                      </c:pt>
                      <c:pt idx="1867">
                        <c:v>300</c:v>
                      </c:pt>
                      <c:pt idx="1868">
                        <c:v>300</c:v>
                      </c:pt>
                      <c:pt idx="1869">
                        <c:v>300</c:v>
                      </c:pt>
                      <c:pt idx="1870">
                        <c:v>300</c:v>
                      </c:pt>
                      <c:pt idx="1871">
                        <c:v>300</c:v>
                      </c:pt>
                      <c:pt idx="1872">
                        <c:v>300</c:v>
                      </c:pt>
                      <c:pt idx="1873">
                        <c:v>300</c:v>
                      </c:pt>
                      <c:pt idx="1874">
                        <c:v>300</c:v>
                      </c:pt>
                      <c:pt idx="1875">
                        <c:v>300</c:v>
                      </c:pt>
                      <c:pt idx="1876">
                        <c:v>300</c:v>
                      </c:pt>
                      <c:pt idx="1877">
                        <c:v>300</c:v>
                      </c:pt>
                      <c:pt idx="1878">
                        <c:v>300</c:v>
                      </c:pt>
                      <c:pt idx="1879">
                        <c:v>300</c:v>
                      </c:pt>
                      <c:pt idx="1880">
                        <c:v>300</c:v>
                      </c:pt>
                      <c:pt idx="1881">
                        <c:v>300</c:v>
                      </c:pt>
                      <c:pt idx="1882">
                        <c:v>300</c:v>
                      </c:pt>
                      <c:pt idx="1883">
                        <c:v>300</c:v>
                      </c:pt>
                      <c:pt idx="1884">
                        <c:v>300</c:v>
                      </c:pt>
                      <c:pt idx="1885">
                        <c:v>300</c:v>
                      </c:pt>
                      <c:pt idx="1886">
                        <c:v>300</c:v>
                      </c:pt>
                      <c:pt idx="1887">
                        <c:v>300</c:v>
                      </c:pt>
                      <c:pt idx="1888">
                        <c:v>300</c:v>
                      </c:pt>
                      <c:pt idx="1889">
                        <c:v>300</c:v>
                      </c:pt>
                      <c:pt idx="1890">
                        <c:v>300</c:v>
                      </c:pt>
                      <c:pt idx="1891">
                        <c:v>300</c:v>
                      </c:pt>
                      <c:pt idx="1892">
                        <c:v>300</c:v>
                      </c:pt>
                      <c:pt idx="1893">
                        <c:v>300</c:v>
                      </c:pt>
                      <c:pt idx="1894">
                        <c:v>300</c:v>
                      </c:pt>
                      <c:pt idx="1895">
                        <c:v>300</c:v>
                      </c:pt>
                      <c:pt idx="1896">
                        <c:v>300</c:v>
                      </c:pt>
                      <c:pt idx="1897">
                        <c:v>300</c:v>
                      </c:pt>
                      <c:pt idx="1898">
                        <c:v>300</c:v>
                      </c:pt>
                      <c:pt idx="1899">
                        <c:v>300</c:v>
                      </c:pt>
                      <c:pt idx="1900">
                        <c:v>300</c:v>
                      </c:pt>
                      <c:pt idx="1901">
                        <c:v>300</c:v>
                      </c:pt>
                      <c:pt idx="1902">
                        <c:v>300</c:v>
                      </c:pt>
                      <c:pt idx="1903">
                        <c:v>300</c:v>
                      </c:pt>
                      <c:pt idx="1904">
                        <c:v>300</c:v>
                      </c:pt>
                      <c:pt idx="1905">
                        <c:v>300</c:v>
                      </c:pt>
                      <c:pt idx="1906">
                        <c:v>300</c:v>
                      </c:pt>
                      <c:pt idx="1907">
                        <c:v>300</c:v>
                      </c:pt>
                      <c:pt idx="1908">
                        <c:v>300</c:v>
                      </c:pt>
                      <c:pt idx="1909">
                        <c:v>300</c:v>
                      </c:pt>
                      <c:pt idx="1910">
                        <c:v>300</c:v>
                      </c:pt>
                      <c:pt idx="1911">
                        <c:v>300</c:v>
                      </c:pt>
                      <c:pt idx="1912">
                        <c:v>300</c:v>
                      </c:pt>
                      <c:pt idx="1913">
                        <c:v>300</c:v>
                      </c:pt>
                      <c:pt idx="1914">
                        <c:v>300</c:v>
                      </c:pt>
                      <c:pt idx="1915">
                        <c:v>300</c:v>
                      </c:pt>
                      <c:pt idx="1916">
                        <c:v>300</c:v>
                      </c:pt>
                      <c:pt idx="1917">
                        <c:v>300</c:v>
                      </c:pt>
                      <c:pt idx="1918">
                        <c:v>300</c:v>
                      </c:pt>
                      <c:pt idx="1919">
                        <c:v>300</c:v>
                      </c:pt>
                      <c:pt idx="1920">
                        <c:v>300</c:v>
                      </c:pt>
                      <c:pt idx="1921">
                        <c:v>300</c:v>
                      </c:pt>
                      <c:pt idx="1922">
                        <c:v>300</c:v>
                      </c:pt>
                      <c:pt idx="1923">
                        <c:v>300</c:v>
                      </c:pt>
                      <c:pt idx="1924">
                        <c:v>300</c:v>
                      </c:pt>
                      <c:pt idx="1925">
                        <c:v>300</c:v>
                      </c:pt>
                      <c:pt idx="1926">
                        <c:v>300</c:v>
                      </c:pt>
                      <c:pt idx="1927">
                        <c:v>300</c:v>
                      </c:pt>
                      <c:pt idx="1928">
                        <c:v>300</c:v>
                      </c:pt>
                      <c:pt idx="1929">
                        <c:v>300</c:v>
                      </c:pt>
                      <c:pt idx="1930">
                        <c:v>300</c:v>
                      </c:pt>
                      <c:pt idx="1931">
                        <c:v>300</c:v>
                      </c:pt>
                      <c:pt idx="1932">
                        <c:v>300</c:v>
                      </c:pt>
                      <c:pt idx="1933">
                        <c:v>300</c:v>
                      </c:pt>
                      <c:pt idx="1934">
                        <c:v>300</c:v>
                      </c:pt>
                      <c:pt idx="1935">
                        <c:v>300</c:v>
                      </c:pt>
                      <c:pt idx="1936">
                        <c:v>300</c:v>
                      </c:pt>
                      <c:pt idx="1937">
                        <c:v>300</c:v>
                      </c:pt>
                      <c:pt idx="1938">
                        <c:v>300</c:v>
                      </c:pt>
                      <c:pt idx="1939">
                        <c:v>300</c:v>
                      </c:pt>
                      <c:pt idx="1940">
                        <c:v>300</c:v>
                      </c:pt>
                      <c:pt idx="1941">
                        <c:v>300</c:v>
                      </c:pt>
                      <c:pt idx="1942">
                        <c:v>300</c:v>
                      </c:pt>
                      <c:pt idx="1943">
                        <c:v>300</c:v>
                      </c:pt>
                      <c:pt idx="1944">
                        <c:v>300</c:v>
                      </c:pt>
                      <c:pt idx="1945">
                        <c:v>300</c:v>
                      </c:pt>
                      <c:pt idx="1946">
                        <c:v>300</c:v>
                      </c:pt>
                      <c:pt idx="1947">
                        <c:v>300</c:v>
                      </c:pt>
                      <c:pt idx="1948">
                        <c:v>300</c:v>
                      </c:pt>
                      <c:pt idx="1949">
                        <c:v>300</c:v>
                      </c:pt>
                      <c:pt idx="1950">
                        <c:v>300</c:v>
                      </c:pt>
                      <c:pt idx="1951">
                        <c:v>300</c:v>
                      </c:pt>
                      <c:pt idx="1952">
                        <c:v>300</c:v>
                      </c:pt>
                      <c:pt idx="1953">
                        <c:v>300</c:v>
                      </c:pt>
                      <c:pt idx="1954">
                        <c:v>300</c:v>
                      </c:pt>
                      <c:pt idx="1955">
                        <c:v>300</c:v>
                      </c:pt>
                      <c:pt idx="1956">
                        <c:v>300</c:v>
                      </c:pt>
                      <c:pt idx="1957">
                        <c:v>300</c:v>
                      </c:pt>
                      <c:pt idx="1958">
                        <c:v>300</c:v>
                      </c:pt>
                      <c:pt idx="1959">
                        <c:v>300</c:v>
                      </c:pt>
                      <c:pt idx="1960">
                        <c:v>300</c:v>
                      </c:pt>
                      <c:pt idx="1961">
                        <c:v>300</c:v>
                      </c:pt>
                      <c:pt idx="1962">
                        <c:v>300</c:v>
                      </c:pt>
                      <c:pt idx="1963">
                        <c:v>300</c:v>
                      </c:pt>
                      <c:pt idx="1964">
                        <c:v>300</c:v>
                      </c:pt>
                      <c:pt idx="1965">
                        <c:v>300</c:v>
                      </c:pt>
                      <c:pt idx="1966">
                        <c:v>300</c:v>
                      </c:pt>
                      <c:pt idx="1967">
                        <c:v>300</c:v>
                      </c:pt>
                      <c:pt idx="1968">
                        <c:v>300</c:v>
                      </c:pt>
                      <c:pt idx="1969">
                        <c:v>300</c:v>
                      </c:pt>
                      <c:pt idx="1970">
                        <c:v>300</c:v>
                      </c:pt>
                      <c:pt idx="1971">
                        <c:v>300</c:v>
                      </c:pt>
                      <c:pt idx="1972">
                        <c:v>300</c:v>
                      </c:pt>
                      <c:pt idx="1973">
                        <c:v>300</c:v>
                      </c:pt>
                      <c:pt idx="1974">
                        <c:v>300</c:v>
                      </c:pt>
                      <c:pt idx="1975">
                        <c:v>300</c:v>
                      </c:pt>
                      <c:pt idx="1976">
                        <c:v>300</c:v>
                      </c:pt>
                      <c:pt idx="1977">
                        <c:v>300</c:v>
                      </c:pt>
                      <c:pt idx="1978">
                        <c:v>300</c:v>
                      </c:pt>
                      <c:pt idx="1979">
                        <c:v>300</c:v>
                      </c:pt>
                      <c:pt idx="1980">
                        <c:v>300</c:v>
                      </c:pt>
                      <c:pt idx="1981">
                        <c:v>300</c:v>
                      </c:pt>
                      <c:pt idx="1982">
                        <c:v>300</c:v>
                      </c:pt>
                      <c:pt idx="1983">
                        <c:v>300</c:v>
                      </c:pt>
                      <c:pt idx="1984">
                        <c:v>300</c:v>
                      </c:pt>
                      <c:pt idx="1985">
                        <c:v>300</c:v>
                      </c:pt>
                      <c:pt idx="1986">
                        <c:v>300</c:v>
                      </c:pt>
                      <c:pt idx="1987">
                        <c:v>300</c:v>
                      </c:pt>
                      <c:pt idx="1988">
                        <c:v>300</c:v>
                      </c:pt>
                      <c:pt idx="1989">
                        <c:v>300</c:v>
                      </c:pt>
                      <c:pt idx="1990">
                        <c:v>300</c:v>
                      </c:pt>
                      <c:pt idx="1991">
                        <c:v>300</c:v>
                      </c:pt>
                      <c:pt idx="1992">
                        <c:v>300</c:v>
                      </c:pt>
                      <c:pt idx="1993">
                        <c:v>300</c:v>
                      </c:pt>
                      <c:pt idx="1994">
                        <c:v>300</c:v>
                      </c:pt>
                      <c:pt idx="1995">
                        <c:v>300</c:v>
                      </c:pt>
                      <c:pt idx="1996">
                        <c:v>300</c:v>
                      </c:pt>
                      <c:pt idx="1997">
                        <c:v>300</c:v>
                      </c:pt>
                      <c:pt idx="1998">
                        <c:v>300</c:v>
                      </c:pt>
                      <c:pt idx="1999">
                        <c:v>300</c:v>
                      </c:pt>
                      <c:pt idx="2000">
                        <c:v>300</c:v>
                      </c:pt>
                      <c:pt idx="2001">
                        <c:v>300</c:v>
                      </c:pt>
                      <c:pt idx="2002">
                        <c:v>300</c:v>
                      </c:pt>
                      <c:pt idx="2003">
                        <c:v>300</c:v>
                      </c:pt>
                      <c:pt idx="2004">
                        <c:v>300</c:v>
                      </c:pt>
                      <c:pt idx="2005">
                        <c:v>300</c:v>
                      </c:pt>
                      <c:pt idx="2006">
                        <c:v>300</c:v>
                      </c:pt>
                      <c:pt idx="2007">
                        <c:v>300</c:v>
                      </c:pt>
                      <c:pt idx="2008">
                        <c:v>300</c:v>
                      </c:pt>
                      <c:pt idx="2009">
                        <c:v>300</c:v>
                      </c:pt>
                      <c:pt idx="2010">
                        <c:v>300</c:v>
                      </c:pt>
                      <c:pt idx="2011">
                        <c:v>300</c:v>
                      </c:pt>
                      <c:pt idx="2012">
                        <c:v>300</c:v>
                      </c:pt>
                      <c:pt idx="2013">
                        <c:v>300</c:v>
                      </c:pt>
                      <c:pt idx="2014">
                        <c:v>300</c:v>
                      </c:pt>
                      <c:pt idx="2015">
                        <c:v>300</c:v>
                      </c:pt>
                      <c:pt idx="2016">
                        <c:v>300</c:v>
                      </c:pt>
                      <c:pt idx="2017">
                        <c:v>300</c:v>
                      </c:pt>
                      <c:pt idx="2018">
                        <c:v>300</c:v>
                      </c:pt>
                      <c:pt idx="2019">
                        <c:v>300</c:v>
                      </c:pt>
                      <c:pt idx="2020">
                        <c:v>300</c:v>
                      </c:pt>
                      <c:pt idx="2021">
                        <c:v>300</c:v>
                      </c:pt>
                      <c:pt idx="2022">
                        <c:v>300</c:v>
                      </c:pt>
                      <c:pt idx="2023">
                        <c:v>300</c:v>
                      </c:pt>
                      <c:pt idx="2024">
                        <c:v>300</c:v>
                      </c:pt>
                      <c:pt idx="2025">
                        <c:v>300</c:v>
                      </c:pt>
                      <c:pt idx="2026">
                        <c:v>300</c:v>
                      </c:pt>
                      <c:pt idx="2027">
                        <c:v>300</c:v>
                      </c:pt>
                      <c:pt idx="2028">
                        <c:v>300</c:v>
                      </c:pt>
                      <c:pt idx="2029">
                        <c:v>300</c:v>
                      </c:pt>
                      <c:pt idx="2030">
                        <c:v>300</c:v>
                      </c:pt>
                      <c:pt idx="2031">
                        <c:v>300</c:v>
                      </c:pt>
                      <c:pt idx="2032">
                        <c:v>300</c:v>
                      </c:pt>
                      <c:pt idx="2033">
                        <c:v>300</c:v>
                      </c:pt>
                      <c:pt idx="2034">
                        <c:v>300</c:v>
                      </c:pt>
                      <c:pt idx="2035">
                        <c:v>300</c:v>
                      </c:pt>
                      <c:pt idx="2036">
                        <c:v>300</c:v>
                      </c:pt>
                      <c:pt idx="2037">
                        <c:v>300</c:v>
                      </c:pt>
                      <c:pt idx="2038">
                        <c:v>300</c:v>
                      </c:pt>
                      <c:pt idx="2039">
                        <c:v>300</c:v>
                      </c:pt>
                      <c:pt idx="2040">
                        <c:v>300</c:v>
                      </c:pt>
                      <c:pt idx="2041">
                        <c:v>300</c:v>
                      </c:pt>
                      <c:pt idx="2042">
                        <c:v>300</c:v>
                      </c:pt>
                      <c:pt idx="2043">
                        <c:v>300</c:v>
                      </c:pt>
                      <c:pt idx="2044">
                        <c:v>300</c:v>
                      </c:pt>
                      <c:pt idx="2045">
                        <c:v>300</c:v>
                      </c:pt>
                      <c:pt idx="2046">
                        <c:v>300</c:v>
                      </c:pt>
                      <c:pt idx="2047">
                        <c:v>300</c:v>
                      </c:pt>
                      <c:pt idx="2048">
                        <c:v>300</c:v>
                      </c:pt>
                      <c:pt idx="2049">
                        <c:v>300</c:v>
                      </c:pt>
                      <c:pt idx="2050">
                        <c:v>300</c:v>
                      </c:pt>
                      <c:pt idx="2051">
                        <c:v>300</c:v>
                      </c:pt>
                      <c:pt idx="2052">
                        <c:v>300</c:v>
                      </c:pt>
                      <c:pt idx="2053">
                        <c:v>300</c:v>
                      </c:pt>
                      <c:pt idx="2054">
                        <c:v>300</c:v>
                      </c:pt>
                      <c:pt idx="2055">
                        <c:v>300</c:v>
                      </c:pt>
                      <c:pt idx="2056">
                        <c:v>300</c:v>
                      </c:pt>
                      <c:pt idx="2057">
                        <c:v>300</c:v>
                      </c:pt>
                      <c:pt idx="2058">
                        <c:v>300</c:v>
                      </c:pt>
                      <c:pt idx="2059">
                        <c:v>300</c:v>
                      </c:pt>
                      <c:pt idx="2060">
                        <c:v>300</c:v>
                      </c:pt>
                      <c:pt idx="2061">
                        <c:v>300</c:v>
                      </c:pt>
                      <c:pt idx="2062">
                        <c:v>300</c:v>
                      </c:pt>
                      <c:pt idx="2063">
                        <c:v>300</c:v>
                      </c:pt>
                      <c:pt idx="2064">
                        <c:v>300</c:v>
                      </c:pt>
                      <c:pt idx="2065">
                        <c:v>300</c:v>
                      </c:pt>
                      <c:pt idx="2066">
                        <c:v>300</c:v>
                      </c:pt>
                      <c:pt idx="2067">
                        <c:v>300</c:v>
                      </c:pt>
                      <c:pt idx="2068">
                        <c:v>300</c:v>
                      </c:pt>
                      <c:pt idx="2069">
                        <c:v>300</c:v>
                      </c:pt>
                      <c:pt idx="2070">
                        <c:v>300</c:v>
                      </c:pt>
                      <c:pt idx="2071">
                        <c:v>300</c:v>
                      </c:pt>
                      <c:pt idx="2072">
                        <c:v>300</c:v>
                      </c:pt>
                      <c:pt idx="2073">
                        <c:v>300</c:v>
                      </c:pt>
                      <c:pt idx="2074">
                        <c:v>300</c:v>
                      </c:pt>
                      <c:pt idx="2075">
                        <c:v>300</c:v>
                      </c:pt>
                      <c:pt idx="2076">
                        <c:v>300</c:v>
                      </c:pt>
                      <c:pt idx="2077">
                        <c:v>300</c:v>
                      </c:pt>
                      <c:pt idx="2078">
                        <c:v>300</c:v>
                      </c:pt>
                      <c:pt idx="2079">
                        <c:v>300</c:v>
                      </c:pt>
                      <c:pt idx="2080">
                        <c:v>300</c:v>
                      </c:pt>
                      <c:pt idx="2081">
                        <c:v>300</c:v>
                      </c:pt>
                      <c:pt idx="2082">
                        <c:v>300</c:v>
                      </c:pt>
                      <c:pt idx="2083">
                        <c:v>300</c:v>
                      </c:pt>
                      <c:pt idx="2084">
                        <c:v>300</c:v>
                      </c:pt>
                      <c:pt idx="2085">
                        <c:v>300</c:v>
                      </c:pt>
                      <c:pt idx="2086">
                        <c:v>300</c:v>
                      </c:pt>
                      <c:pt idx="2087">
                        <c:v>300</c:v>
                      </c:pt>
                      <c:pt idx="2088">
                        <c:v>300</c:v>
                      </c:pt>
                      <c:pt idx="2089">
                        <c:v>300</c:v>
                      </c:pt>
                      <c:pt idx="2090">
                        <c:v>300</c:v>
                      </c:pt>
                      <c:pt idx="2091">
                        <c:v>300</c:v>
                      </c:pt>
                      <c:pt idx="2092">
                        <c:v>300</c:v>
                      </c:pt>
                      <c:pt idx="2093">
                        <c:v>300</c:v>
                      </c:pt>
                      <c:pt idx="2094">
                        <c:v>300</c:v>
                      </c:pt>
                      <c:pt idx="2095">
                        <c:v>300</c:v>
                      </c:pt>
                      <c:pt idx="2096">
                        <c:v>300</c:v>
                      </c:pt>
                      <c:pt idx="2097">
                        <c:v>300</c:v>
                      </c:pt>
                      <c:pt idx="2098">
                        <c:v>300</c:v>
                      </c:pt>
                      <c:pt idx="2099">
                        <c:v>300</c:v>
                      </c:pt>
                      <c:pt idx="2100">
                        <c:v>300</c:v>
                      </c:pt>
                      <c:pt idx="2101">
                        <c:v>300</c:v>
                      </c:pt>
                      <c:pt idx="2102">
                        <c:v>300</c:v>
                      </c:pt>
                      <c:pt idx="2103">
                        <c:v>300</c:v>
                      </c:pt>
                      <c:pt idx="2104">
                        <c:v>300</c:v>
                      </c:pt>
                      <c:pt idx="2105">
                        <c:v>300</c:v>
                      </c:pt>
                      <c:pt idx="2106">
                        <c:v>300</c:v>
                      </c:pt>
                      <c:pt idx="2107">
                        <c:v>300</c:v>
                      </c:pt>
                      <c:pt idx="2108">
                        <c:v>300</c:v>
                      </c:pt>
                      <c:pt idx="2109">
                        <c:v>300</c:v>
                      </c:pt>
                      <c:pt idx="2110">
                        <c:v>300</c:v>
                      </c:pt>
                      <c:pt idx="2111">
                        <c:v>300</c:v>
                      </c:pt>
                      <c:pt idx="2112">
                        <c:v>300</c:v>
                      </c:pt>
                      <c:pt idx="2113">
                        <c:v>300</c:v>
                      </c:pt>
                      <c:pt idx="2114">
                        <c:v>300</c:v>
                      </c:pt>
                      <c:pt idx="2115">
                        <c:v>300</c:v>
                      </c:pt>
                      <c:pt idx="2116">
                        <c:v>300</c:v>
                      </c:pt>
                      <c:pt idx="2117">
                        <c:v>300</c:v>
                      </c:pt>
                      <c:pt idx="2118">
                        <c:v>300</c:v>
                      </c:pt>
                      <c:pt idx="2119">
                        <c:v>300</c:v>
                      </c:pt>
                      <c:pt idx="2120">
                        <c:v>300</c:v>
                      </c:pt>
                      <c:pt idx="2121">
                        <c:v>300</c:v>
                      </c:pt>
                      <c:pt idx="2122">
                        <c:v>300</c:v>
                      </c:pt>
                      <c:pt idx="2123">
                        <c:v>300</c:v>
                      </c:pt>
                      <c:pt idx="2124">
                        <c:v>300</c:v>
                      </c:pt>
                      <c:pt idx="2125">
                        <c:v>300</c:v>
                      </c:pt>
                      <c:pt idx="2126">
                        <c:v>300</c:v>
                      </c:pt>
                      <c:pt idx="2127">
                        <c:v>300</c:v>
                      </c:pt>
                      <c:pt idx="2128">
                        <c:v>300</c:v>
                      </c:pt>
                      <c:pt idx="2129">
                        <c:v>300</c:v>
                      </c:pt>
                      <c:pt idx="2130">
                        <c:v>300</c:v>
                      </c:pt>
                      <c:pt idx="2131">
                        <c:v>300</c:v>
                      </c:pt>
                      <c:pt idx="2132">
                        <c:v>300</c:v>
                      </c:pt>
                      <c:pt idx="2133">
                        <c:v>300</c:v>
                      </c:pt>
                      <c:pt idx="2134">
                        <c:v>300</c:v>
                      </c:pt>
                      <c:pt idx="2135">
                        <c:v>300</c:v>
                      </c:pt>
                      <c:pt idx="2136">
                        <c:v>300</c:v>
                      </c:pt>
                      <c:pt idx="2137">
                        <c:v>300</c:v>
                      </c:pt>
                      <c:pt idx="2138">
                        <c:v>300</c:v>
                      </c:pt>
                      <c:pt idx="2139">
                        <c:v>300</c:v>
                      </c:pt>
                      <c:pt idx="2140">
                        <c:v>300</c:v>
                      </c:pt>
                      <c:pt idx="2141">
                        <c:v>300</c:v>
                      </c:pt>
                      <c:pt idx="2142">
                        <c:v>300</c:v>
                      </c:pt>
                      <c:pt idx="2143">
                        <c:v>300</c:v>
                      </c:pt>
                      <c:pt idx="2144">
                        <c:v>300</c:v>
                      </c:pt>
                      <c:pt idx="2145">
                        <c:v>300</c:v>
                      </c:pt>
                      <c:pt idx="2146">
                        <c:v>300</c:v>
                      </c:pt>
                      <c:pt idx="2147">
                        <c:v>300</c:v>
                      </c:pt>
                      <c:pt idx="2148">
                        <c:v>300</c:v>
                      </c:pt>
                      <c:pt idx="2149">
                        <c:v>300</c:v>
                      </c:pt>
                      <c:pt idx="2150">
                        <c:v>300</c:v>
                      </c:pt>
                      <c:pt idx="2151">
                        <c:v>300</c:v>
                      </c:pt>
                      <c:pt idx="2152">
                        <c:v>300</c:v>
                      </c:pt>
                      <c:pt idx="2153">
                        <c:v>300</c:v>
                      </c:pt>
                      <c:pt idx="2154">
                        <c:v>300</c:v>
                      </c:pt>
                      <c:pt idx="2155">
                        <c:v>300</c:v>
                      </c:pt>
                      <c:pt idx="2156">
                        <c:v>300</c:v>
                      </c:pt>
                      <c:pt idx="2157">
                        <c:v>300</c:v>
                      </c:pt>
                      <c:pt idx="2158">
                        <c:v>300</c:v>
                      </c:pt>
                      <c:pt idx="2159">
                        <c:v>300</c:v>
                      </c:pt>
                      <c:pt idx="2160">
                        <c:v>300</c:v>
                      </c:pt>
                      <c:pt idx="2161">
                        <c:v>300</c:v>
                      </c:pt>
                      <c:pt idx="2162">
                        <c:v>300</c:v>
                      </c:pt>
                      <c:pt idx="2163">
                        <c:v>300</c:v>
                      </c:pt>
                      <c:pt idx="2164">
                        <c:v>300</c:v>
                      </c:pt>
                      <c:pt idx="2165">
                        <c:v>300</c:v>
                      </c:pt>
                      <c:pt idx="2166">
                        <c:v>300</c:v>
                      </c:pt>
                      <c:pt idx="2167">
                        <c:v>300</c:v>
                      </c:pt>
                      <c:pt idx="2168">
                        <c:v>300</c:v>
                      </c:pt>
                      <c:pt idx="2169">
                        <c:v>300</c:v>
                      </c:pt>
                      <c:pt idx="2170">
                        <c:v>300</c:v>
                      </c:pt>
                      <c:pt idx="2171">
                        <c:v>300</c:v>
                      </c:pt>
                      <c:pt idx="2172">
                        <c:v>300</c:v>
                      </c:pt>
                      <c:pt idx="2173">
                        <c:v>300</c:v>
                      </c:pt>
                      <c:pt idx="2174">
                        <c:v>300</c:v>
                      </c:pt>
                      <c:pt idx="2175">
                        <c:v>300</c:v>
                      </c:pt>
                      <c:pt idx="2176">
                        <c:v>300</c:v>
                      </c:pt>
                      <c:pt idx="2177">
                        <c:v>300</c:v>
                      </c:pt>
                      <c:pt idx="2178">
                        <c:v>300</c:v>
                      </c:pt>
                      <c:pt idx="2179">
                        <c:v>300</c:v>
                      </c:pt>
                      <c:pt idx="2180">
                        <c:v>300</c:v>
                      </c:pt>
                      <c:pt idx="2181">
                        <c:v>300</c:v>
                      </c:pt>
                      <c:pt idx="2182">
                        <c:v>300</c:v>
                      </c:pt>
                      <c:pt idx="2183">
                        <c:v>300</c:v>
                      </c:pt>
                      <c:pt idx="2184">
                        <c:v>300</c:v>
                      </c:pt>
                      <c:pt idx="2185">
                        <c:v>300</c:v>
                      </c:pt>
                      <c:pt idx="2186">
                        <c:v>300</c:v>
                      </c:pt>
                      <c:pt idx="2187">
                        <c:v>300</c:v>
                      </c:pt>
                      <c:pt idx="2188">
                        <c:v>300</c:v>
                      </c:pt>
                      <c:pt idx="2189">
                        <c:v>300</c:v>
                      </c:pt>
                      <c:pt idx="2190">
                        <c:v>300</c:v>
                      </c:pt>
                      <c:pt idx="2191">
                        <c:v>300</c:v>
                      </c:pt>
                      <c:pt idx="2192">
                        <c:v>300</c:v>
                      </c:pt>
                      <c:pt idx="2193">
                        <c:v>300</c:v>
                      </c:pt>
                      <c:pt idx="2194">
                        <c:v>300</c:v>
                      </c:pt>
                      <c:pt idx="2195">
                        <c:v>300</c:v>
                      </c:pt>
                      <c:pt idx="2196">
                        <c:v>300</c:v>
                      </c:pt>
                      <c:pt idx="2197">
                        <c:v>300</c:v>
                      </c:pt>
                      <c:pt idx="2198">
                        <c:v>300</c:v>
                      </c:pt>
                      <c:pt idx="2199">
                        <c:v>300</c:v>
                      </c:pt>
                      <c:pt idx="2200">
                        <c:v>300</c:v>
                      </c:pt>
                      <c:pt idx="2201">
                        <c:v>300</c:v>
                      </c:pt>
                      <c:pt idx="2202">
                        <c:v>300</c:v>
                      </c:pt>
                      <c:pt idx="2203">
                        <c:v>300</c:v>
                      </c:pt>
                      <c:pt idx="2204">
                        <c:v>300</c:v>
                      </c:pt>
                      <c:pt idx="2205">
                        <c:v>300</c:v>
                      </c:pt>
                      <c:pt idx="2206">
                        <c:v>300</c:v>
                      </c:pt>
                      <c:pt idx="2207">
                        <c:v>300</c:v>
                      </c:pt>
                      <c:pt idx="2208">
                        <c:v>300</c:v>
                      </c:pt>
                      <c:pt idx="2209">
                        <c:v>300</c:v>
                      </c:pt>
                      <c:pt idx="2210">
                        <c:v>300</c:v>
                      </c:pt>
                      <c:pt idx="2211">
                        <c:v>300</c:v>
                      </c:pt>
                      <c:pt idx="2212">
                        <c:v>300</c:v>
                      </c:pt>
                      <c:pt idx="2213">
                        <c:v>300</c:v>
                      </c:pt>
                      <c:pt idx="2214">
                        <c:v>300</c:v>
                      </c:pt>
                      <c:pt idx="2215">
                        <c:v>300</c:v>
                      </c:pt>
                      <c:pt idx="2216">
                        <c:v>300</c:v>
                      </c:pt>
                      <c:pt idx="2217">
                        <c:v>300</c:v>
                      </c:pt>
                      <c:pt idx="2218">
                        <c:v>300</c:v>
                      </c:pt>
                      <c:pt idx="2219">
                        <c:v>300</c:v>
                      </c:pt>
                      <c:pt idx="2220">
                        <c:v>300</c:v>
                      </c:pt>
                      <c:pt idx="2221">
                        <c:v>300</c:v>
                      </c:pt>
                      <c:pt idx="2222">
                        <c:v>300</c:v>
                      </c:pt>
                      <c:pt idx="2223">
                        <c:v>300</c:v>
                      </c:pt>
                      <c:pt idx="2224">
                        <c:v>300</c:v>
                      </c:pt>
                      <c:pt idx="2225">
                        <c:v>300</c:v>
                      </c:pt>
                      <c:pt idx="2226">
                        <c:v>300</c:v>
                      </c:pt>
                      <c:pt idx="2227">
                        <c:v>300</c:v>
                      </c:pt>
                      <c:pt idx="2228">
                        <c:v>300</c:v>
                      </c:pt>
                      <c:pt idx="2229">
                        <c:v>300</c:v>
                      </c:pt>
                      <c:pt idx="2230">
                        <c:v>300</c:v>
                      </c:pt>
                      <c:pt idx="2231">
                        <c:v>300</c:v>
                      </c:pt>
                      <c:pt idx="2232">
                        <c:v>300</c:v>
                      </c:pt>
                      <c:pt idx="2233">
                        <c:v>300</c:v>
                      </c:pt>
                      <c:pt idx="2234">
                        <c:v>300</c:v>
                      </c:pt>
                      <c:pt idx="2235">
                        <c:v>300</c:v>
                      </c:pt>
                      <c:pt idx="2236">
                        <c:v>300</c:v>
                      </c:pt>
                      <c:pt idx="2237">
                        <c:v>300</c:v>
                      </c:pt>
                      <c:pt idx="2238">
                        <c:v>300</c:v>
                      </c:pt>
                      <c:pt idx="2239">
                        <c:v>300</c:v>
                      </c:pt>
                      <c:pt idx="2240">
                        <c:v>300</c:v>
                      </c:pt>
                      <c:pt idx="2241">
                        <c:v>300</c:v>
                      </c:pt>
                      <c:pt idx="2242">
                        <c:v>300</c:v>
                      </c:pt>
                      <c:pt idx="2243">
                        <c:v>300</c:v>
                      </c:pt>
                      <c:pt idx="2244">
                        <c:v>300</c:v>
                      </c:pt>
                      <c:pt idx="2245">
                        <c:v>300</c:v>
                      </c:pt>
                      <c:pt idx="2246">
                        <c:v>300</c:v>
                      </c:pt>
                      <c:pt idx="2247">
                        <c:v>300</c:v>
                      </c:pt>
                      <c:pt idx="2248">
                        <c:v>300</c:v>
                      </c:pt>
                      <c:pt idx="2249">
                        <c:v>300</c:v>
                      </c:pt>
                      <c:pt idx="2250">
                        <c:v>300</c:v>
                      </c:pt>
                      <c:pt idx="2251">
                        <c:v>300</c:v>
                      </c:pt>
                      <c:pt idx="2252">
                        <c:v>300</c:v>
                      </c:pt>
                      <c:pt idx="2253">
                        <c:v>300</c:v>
                      </c:pt>
                      <c:pt idx="2254">
                        <c:v>300</c:v>
                      </c:pt>
                      <c:pt idx="2255">
                        <c:v>300</c:v>
                      </c:pt>
                      <c:pt idx="2256">
                        <c:v>300</c:v>
                      </c:pt>
                      <c:pt idx="2257">
                        <c:v>300</c:v>
                      </c:pt>
                      <c:pt idx="2258">
                        <c:v>300</c:v>
                      </c:pt>
                      <c:pt idx="2259">
                        <c:v>300</c:v>
                      </c:pt>
                      <c:pt idx="2260">
                        <c:v>300</c:v>
                      </c:pt>
                      <c:pt idx="2261">
                        <c:v>300</c:v>
                      </c:pt>
                      <c:pt idx="2262">
                        <c:v>300</c:v>
                      </c:pt>
                      <c:pt idx="2263">
                        <c:v>300</c:v>
                      </c:pt>
                      <c:pt idx="2264">
                        <c:v>300</c:v>
                      </c:pt>
                      <c:pt idx="2265">
                        <c:v>300</c:v>
                      </c:pt>
                      <c:pt idx="2266">
                        <c:v>300</c:v>
                      </c:pt>
                      <c:pt idx="2267">
                        <c:v>300</c:v>
                      </c:pt>
                      <c:pt idx="2268">
                        <c:v>300</c:v>
                      </c:pt>
                      <c:pt idx="2269">
                        <c:v>300</c:v>
                      </c:pt>
                      <c:pt idx="2270">
                        <c:v>300</c:v>
                      </c:pt>
                      <c:pt idx="2271">
                        <c:v>300</c:v>
                      </c:pt>
                      <c:pt idx="2272">
                        <c:v>300</c:v>
                      </c:pt>
                      <c:pt idx="2273">
                        <c:v>300</c:v>
                      </c:pt>
                      <c:pt idx="2274">
                        <c:v>300</c:v>
                      </c:pt>
                      <c:pt idx="2275">
                        <c:v>300</c:v>
                      </c:pt>
                      <c:pt idx="2276">
                        <c:v>300</c:v>
                      </c:pt>
                      <c:pt idx="2277">
                        <c:v>300</c:v>
                      </c:pt>
                      <c:pt idx="2278">
                        <c:v>300</c:v>
                      </c:pt>
                      <c:pt idx="2279">
                        <c:v>300</c:v>
                      </c:pt>
                      <c:pt idx="2280">
                        <c:v>300</c:v>
                      </c:pt>
                      <c:pt idx="2281">
                        <c:v>300</c:v>
                      </c:pt>
                      <c:pt idx="2282">
                        <c:v>300</c:v>
                      </c:pt>
                      <c:pt idx="2283">
                        <c:v>300</c:v>
                      </c:pt>
                      <c:pt idx="2284">
                        <c:v>300</c:v>
                      </c:pt>
                      <c:pt idx="2285">
                        <c:v>300</c:v>
                      </c:pt>
                      <c:pt idx="2286">
                        <c:v>300</c:v>
                      </c:pt>
                      <c:pt idx="2287">
                        <c:v>300</c:v>
                      </c:pt>
                      <c:pt idx="2288">
                        <c:v>300</c:v>
                      </c:pt>
                      <c:pt idx="2289">
                        <c:v>300</c:v>
                      </c:pt>
                      <c:pt idx="2290">
                        <c:v>300</c:v>
                      </c:pt>
                      <c:pt idx="2291">
                        <c:v>300</c:v>
                      </c:pt>
                      <c:pt idx="2292">
                        <c:v>300</c:v>
                      </c:pt>
                      <c:pt idx="2293">
                        <c:v>300</c:v>
                      </c:pt>
                      <c:pt idx="2294">
                        <c:v>300</c:v>
                      </c:pt>
                      <c:pt idx="2295">
                        <c:v>300</c:v>
                      </c:pt>
                      <c:pt idx="2296">
                        <c:v>300</c:v>
                      </c:pt>
                      <c:pt idx="2297">
                        <c:v>300</c:v>
                      </c:pt>
                      <c:pt idx="2298">
                        <c:v>300</c:v>
                      </c:pt>
                      <c:pt idx="2299">
                        <c:v>300</c:v>
                      </c:pt>
                      <c:pt idx="2300">
                        <c:v>300</c:v>
                      </c:pt>
                      <c:pt idx="2301">
                        <c:v>300</c:v>
                      </c:pt>
                      <c:pt idx="2302">
                        <c:v>300</c:v>
                      </c:pt>
                      <c:pt idx="2303">
                        <c:v>300</c:v>
                      </c:pt>
                      <c:pt idx="2304">
                        <c:v>300</c:v>
                      </c:pt>
                      <c:pt idx="2305">
                        <c:v>300</c:v>
                      </c:pt>
                      <c:pt idx="2306">
                        <c:v>300</c:v>
                      </c:pt>
                      <c:pt idx="2307">
                        <c:v>300</c:v>
                      </c:pt>
                      <c:pt idx="2308">
                        <c:v>300</c:v>
                      </c:pt>
                      <c:pt idx="2309">
                        <c:v>300</c:v>
                      </c:pt>
                      <c:pt idx="2310">
                        <c:v>300</c:v>
                      </c:pt>
                      <c:pt idx="2311">
                        <c:v>300</c:v>
                      </c:pt>
                      <c:pt idx="2312">
                        <c:v>300</c:v>
                      </c:pt>
                      <c:pt idx="2313">
                        <c:v>300</c:v>
                      </c:pt>
                      <c:pt idx="2314">
                        <c:v>300</c:v>
                      </c:pt>
                      <c:pt idx="2315">
                        <c:v>300</c:v>
                      </c:pt>
                      <c:pt idx="2316">
                        <c:v>300</c:v>
                      </c:pt>
                      <c:pt idx="2317">
                        <c:v>300</c:v>
                      </c:pt>
                      <c:pt idx="2318">
                        <c:v>300</c:v>
                      </c:pt>
                      <c:pt idx="2319">
                        <c:v>300</c:v>
                      </c:pt>
                      <c:pt idx="2320">
                        <c:v>300</c:v>
                      </c:pt>
                      <c:pt idx="2321">
                        <c:v>300</c:v>
                      </c:pt>
                      <c:pt idx="2322">
                        <c:v>300</c:v>
                      </c:pt>
                      <c:pt idx="2323">
                        <c:v>300</c:v>
                      </c:pt>
                      <c:pt idx="2324">
                        <c:v>300</c:v>
                      </c:pt>
                      <c:pt idx="2325">
                        <c:v>300</c:v>
                      </c:pt>
                      <c:pt idx="2326">
                        <c:v>300</c:v>
                      </c:pt>
                      <c:pt idx="2327">
                        <c:v>300</c:v>
                      </c:pt>
                      <c:pt idx="2328">
                        <c:v>300</c:v>
                      </c:pt>
                      <c:pt idx="2329">
                        <c:v>300</c:v>
                      </c:pt>
                      <c:pt idx="2330">
                        <c:v>300</c:v>
                      </c:pt>
                      <c:pt idx="2331">
                        <c:v>300</c:v>
                      </c:pt>
                      <c:pt idx="2332">
                        <c:v>300</c:v>
                      </c:pt>
                      <c:pt idx="2333">
                        <c:v>300</c:v>
                      </c:pt>
                      <c:pt idx="2334">
                        <c:v>300</c:v>
                      </c:pt>
                      <c:pt idx="2335">
                        <c:v>300</c:v>
                      </c:pt>
                      <c:pt idx="2336">
                        <c:v>300</c:v>
                      </c:pt>
                      <c:pt idx="2337">
                        <c:v>300</c:v>
                      </c:pt>
                      <c:pt idx="2338">
                        <c:v>300</c:v>
                      </c:pt>
                      <c:pt idx="2339">
                        <c:v>300</c:v>
                      </c:pt>
                      <c:pt idx="2340">
                        <c:v>300</c:v>
                      </c:pt>
                      <c:pt idx="2341">
                        <c:v>300</c:v>
                      </c:pt>
                      <c:pt idx="2342">
                        <c:v>300</c:v>
                      </c:pt>
                      <c:pt idx="2343">
                        <c:v>300</c:v>
                      </c:pt>
                      <c:pt idx="2344">
                        <c:v>300</c:v>
                      </c:pt>
                      <c:pt idx="2345">
                        <c:v>300</c:v>
                      </c:pt>
                      <c:pt idx="2346">
                        <c:v>300</c:v>
                      </c:pt>
                      <c:pt idx="2347">
                        <c:v>300</c:v>
                      </c:pt>
                      <c:pt idx="2348">
                        <c:v>300</c:v>
                      </c:pt>
                      <c:pt idx="2349">
                        <c:v>300</c:v>
                      </c:pt>
                      <c:pt idx="2350">
                        <c:v>300</c:v>
                      </c:pt>
                      <c:pt idx="2351">
                        <c:v>300</c:v>
                      </c:pt>
                      <c:pt idx="2352">
                        <c:v>300</c:v>
                      </c:pt>
                      <c:pt idx="2353">
                        <c:v>300</c:v>
                      </c:pt>
                      <c:pt idx="2354">
                        <c:v>300</c:v>
                      </c:pt>
                      <c:pt idx="2355">
                        <c:v>300</c:v>
                      </c:pt>
                      <c:pt idx="2356">
                        <c:v>300</c:v>
                      </c:pt>
                      <c:pt idx="2357">
                        <c:v>300</c:v>
                      </c:pt>
                      <c:pt idx="2358">
                        <c:v>300</c:v>
                      </c:pt>
                      <c:pt idx="2359">
                        <c:v>300</c:v>
                      </c:pt>
                      <c:pt idx="2360">
                        <c:v>300</c:v>
                      </c:pt>
                      <c:pt idx="2361">
                        <c:v>300</c:v>
                      </c:pt>
                      <c:pt idx="2362">
                        <c:v>300</c:v>
                      </c:pt>
                      <c:pt idx="2363">
                        <c:v>300</c:v>
                      </c:pt>
                      <c:pt idx="2364">
                        <c:v>300</c:v>
                      </c:pt>
                      <c:pt idx="2365">
                        <c:v>300</c:v>
                      </c:pt>
                      <c:pt idx="2366">
                        <c:v>300</c:v>
                      </c:pt>
                      <c:pt idx="2367">
                        <c:v>300</c:v>
                      </c:pt>
                      <c:pt idx="2368">
                        <c:v>300</c:v>
                      </c:pt>
                      <c:pt idx="2369">
                        <c:v>300</c:v>
                      </c:pt>
                      <c:pt idx="2370">
                        <c:v>300</c:v>
                      </c:pt>
                      <c:pt idx="2371">
                        <c:v>300</c:v>
                      </c:pt>
                      <c:pt idx="2372">
                        <c:v>300</c:v>
                      </c:pt>
                      <c:pt idx="2373">
                        <c:v>300</c:v>
                      </c:pt>
                      <c:pt idx="2374">
                        <c:v>300</c:v>
                      </c:pt>
                      <c:pt idx="2375">
                        <c:v>300</c:v>
                      </c:pt>
                      <c:pt idx="2376">
                        <c:v>300</c:v>
                      </c:pt>
                      <c:pt idx="2377">
                        <c:v>300</c:v>
                      </c:pt>
                      <c:pt idx="2378">
                        <c:v>300</c:v>
                      </c:pt>
                      <c:pt idx="2379">
                        <c:v>300</c:v>
                      </c:pt>
                      <c:pt idx="2380">
                        <c:v>300</c:v>
                      </c:pt>
                      <c:pt idx="2381">
                        <c:v>300</c:v>
                      </c:pt>
                      <c:pt idx="2382">
                        <c:v>300</c:v>
                      </c:pt>
                      <c:pt idx="2383">
                        <c:v>300</c:v>
                      </c:pt>
                      <c:pt idx="2384">
                        <c:v>300</c:v>
                      </c:pt>
                      <c:pt idx="2385">
                        <c:v>300</c:v>
                      </c:pt>
                      <c:pt idx="2386">
                        <c:v>300</c:v>
                      </c:pt>
                      <c:pt idx="2387">
                        <c:v>300</c:v>
                      </c:pt>
                      <c:pt idx="2388">
                        <c:v>300</c:v>
                      </c:pt>
                      <c:pt idx="2389">
                        <c:v>300</c:v>
                      </c:pt>
                      <c:pt idx="2390">
                        <c:v>300</c:v>
                      </c:pt>
                      <c:pt idx="2391">
                        <c:v>300</c:v>
                      </c:pt>
                      <c:pt idx="2392">
                        <c:v>300</c:v>
                      </c:pt>
                      <c:pt idx="2393">
                        <c:v>300</c:v>
                      </c:pt>
                      <c:pt idx="2394">
                        <c:v>300</c:v>
                      </c:pt>
                      <c:pt idx="2395">
                        <c:v>300</c:v>
                      </c:pt>
                      <c:pt idx="2396">
                        <c:v>300</c:v>
                      </c:pt>
                      <c:pt idx="2397">
                        <c:v>300</c:v>
                      </c:pt>
                      <c:pt idx="2398">
                        <c:v>300</c:v>
                      </c:pt>
                      <c:pt idx="2399">
                        <c:v>300</c:v>
                      </c:pt>
                      <c:pt idx="2400">
                        <c:v>300</c:v>
                      </c:pt>
                      <c:pt idx="2401">
                        <c:v>300</c:v>
                      </c:pt>
                      <c:pt idx="2402">
                        <c:v>300</c:v>
                      </c:pt>
                      <c:pt idx="2403">
                        <c:v>300</c:v>
                      </c:pt>
                      <c:pt idx="2404">
                        <c:v>300</c:v>
                      </c:pt>
                      <c:pt idx="2405">
                        <c:v>300</c:v>
                      </c:pt>
                      <c:pt idx="2406">
                        <c:v>300</c:v>
                      </c:pt>
                      <c:pt idx="2407">
                        <c:v>300</c:v>
                      </c:pt>
                      <c:pt idx="2408">
                        <c:v>300</c:v>
                      </c:pt>
                      <c:pt idx="2409">
                        <c:v>300</c:v>
                      </c:pt>
                      <c:pt idx="2410">
                        <c:v>300</c:v>
                      </c:pt>
                      <c:pt idx="2411">
                        <c:v>300</c:v>
                      </c:pt>
                      <c:pt idx="2412">
                        <c:v>300</c:v>
                      </c:pt>
                      <c:pt idx="2413">
                        <c:v>300</c:v>
                      </c:pt>
                      <c:pt idx="2414">
                        <c:v>300</c:v>
                      </c:pt>
                      <c:pt idx="2415">
                        <c:v>300</c:v>
                      </c:pt>
                      <c:pt idx="2416">
                        <c:v>300</c:v>
                      </c:pt>
                      <c:pt idx="2417">
                        <c:v>300</c:v>
                      </c:pt>
                      <c:pt idx="2418">
                        <c:v>300</c:v>
                      </c:pt>
                      <c:pt idx="2419">
                        <c:v>300</c:v>
                      </c:pt>
                      <c:pt idx="2420">
                        <c:v>300</c:v>
                      </c:pt>
                      <c:pt idx="2421">
                        <c:v>300</c:v>
                      </c:pt>
                      <c:pt idx="2422">
                        <c:v>300</c:v>
                      </c:pt>
                      <c:pt idx="2423">
                        <c:v>300</c:v>
                      </c:pt>
                      <c:pt idx="2424">
                        <c:v>300</c:v>
                      </c:pt>
                      <c:pt idx="2425">
                        <c:v>300</c:v>
                      </c:pt>
                      <c:pt idx="2426">
                        <c:v>300</c:v>
                      </c:pt>
                      <c:pt idx="2427">
                        <c:v>300</c:v>
                      </c:pt>
                      <c:pt idx="2428">
                        <c:v>300</c:v>
                      </c:pt>
                      <c:pt idx="2429">
                        <c:v>300</c:v>
                      </c:pt>
                      <c:pt idx="2430">
                        <c:v>300</c:v>
                      </c:pt>
                      <c:pt idx="2431">
                        <c:v>300</c:v>
                      </c:pt>
                      <c:pt idx="2432">
                        <c:v>300</c:v>
                      </c:pt>
                      <c:pt idx="2433">
                        <c:v>300</c:v>
                      </c:pt>
                      <c:pt idx="2434">
                        <c:v>300</c:v>
                      </c:pt>
                      <c:pt idx="2435">
                        <c:v>300</c:v>
                      </c:pt>
                      <c:pt idx="2436">
                        <c:v>300</c:v>
                      </c:pt>
                      <c:pt idx="2437">
                        <c:v>300</c:v>
                      </c:pt>
                      <c:pt idx="2438">
                        <c:v>300</c:v>
                      </c:pt>
                      <c:pt idx="2439">
                        <c:v>300</c:v>
                      </c:pt>
                      <c:pt idx="2440">
                        <c:v>300</c:v>
                      </c:pt>
                      <c:pt idx="2441">
                        <c:v>300</c:v>
                      </c:pt>
                      <c:pt idx="2442">
                        <c:v>300</c:v>
                      </c:pt>
                      <c:pt idx="2443">
                        <c:v>300</c:v>
                      </c:pt>
                      <c:pt idx="2444">
                        <c:v>300</c:v>
                      </c:pt>
                      <c:pt idx="2445">
                        <c:v>300</c:v>
                      </c:pt>
                      <c:pt idx="2446">
                        <c:v>300</c:v>
                      </c:pt>
                      <c:pt idx="2447">
                        <c:v>300</c:v>
                      </c:pt>
                      <c:pt idx="2448">
                        <c:v>300</c:v>
                      </c:pt>
                      <c:pt idx="2449">
                        <c:v>300</c:v>
                      </c:pt>
                      <c:pt idx="2450">
                        <c:v>300</c:v>
                      </c:pt>
                      <c:pt idx="2451">
                        <c:v>300</c:v>
                      </c:pt>
                      <c:pt idx="2452">
                        <c:v>300</c:v>
                      </c:pt>
                      <c:pt idx="2453">
                        <c:v>300</c:v>
                      </c:pt>
                      <c:pt idx="2454">
                        <c:v>300</c:v>
                      </c:pt>
                      <c:pt idx="2455">
                        <c:v>300</c:v>
                      </c:pt>
                      <c:pt idx="2456">
                        <c:v>300</c:v>
                      </c:pt>
                      <c:pt idx="2457">
                        <c:v>300</c:v>
                      </c:pt>
                      <c:pt idx="2458">
                        <c:v>300</c:v>
                      </c:pt>
                      <c:pt idx="2459">
                        <c:v>300</c:v>
                      </c:pt>
                      <c:pt idx="2460">
                        <c:v>300</c:v>
                      </c:pt>
                      <c:pt idx="2461">
                        <c:v>300</c:v>
                      </c:pt>
                      <c:pt idx="2462">
                        <c:v>300</c:v>
                      </c:pt>
                      <c:pt idx="2463">
                        <c:v>300</c:v>
                      </c:pt>
                      <c:pt idx="2464">
                        <c:v>300</c:v>
                      </c:pt>
                      <c:pt idx="2465">
                        <c:v>300</c:v>
                      </c:pt>
                      <c:pt idx="2466">
                        <c:v>300</c:v>
                      </c:pt>
                      <c:pt idx="2467">
                        <c:v>300</c:v>
                      </c:pt>
                      <c:pt idx="2468">
                        <c:v>300</c:v>
                      </c:pt>
                      <c:pt idx="2469">
                        <c:v>300</c:v>
                      </c:pt>
                      <c:pt idx="2470">
                        <c:v>300</c:v>
                      </c:pt>
                      <c:pt idx="2471">
                        <c:v>300</c:v>
                      </c:pt>
                      <c:pt idx="2472">
                        <c:v>300</c:v>
                      </c:pt>
                      <c:pt idx="2473">
                        <c:v>300</c:v>
                      </c:pt>
                      <c:pt idx="2474">
                        <c:v>300</c:v>
                      </c:pt>
                      <c:pt idx="2475">
                        <c:v>300</c:v>
                      </c:pt>
                      <c:pt idx="2476">
                        <c:v>300</c:v>
                      </c:pt>
                      <c:pt idx="2477">
                        <c:v>300</c:v>
                      </c:pt>
                      <c:pt idx="2478">
                        <c:v>300</c:v>
                      </c:pt>
                      <c:pt idx="2479">
                        <c:v>300</c:v>
                      </c:pt>
                      <c:pt idx="2480">
                        <c:v>300</c:v>
                      </c:pt>
                      <c:pt idx="2481">
                        <c:v>300</c:v>
                      </c:pt>
                      <c:pt idx="2482">
                        <c:v>300</c:v>
                      </c:pt>
                      <c:pt idx="2483">
                        <c:v>300</c:v>
                      </c:pt>
                      <c:pt idx="2484">
                        <c:v>300</c:v>
                      </c:pt>
                      <c:pt idx="2485">
                        <c:v>300</c:v>
                      </c:pt>
                      <c:pt idx="2486">
                        <c:v>300</c:v>
                      </c:pt>
                      <c:pt idx="2487">
                        <c:v>300</c:v>
                      </c:pt>
                      <c:pt idx="2488">
                        <c:v>300</c:v>
                      </c:pt>
                      <c:pt idx="2489">
                        <c:v>300</c:v>
                      </c:pt>
                      <c:pt idx="2490">
                        <c:v>300</c:v>
                      </c:pt>
                      <c:pt idx="2491">
                        <c:v>300</c:v>
                      </c:pt>
                      <c:pt idx="2492">
                        <c:v>300</c:v>
                      </c:pt>
                      <c:pt idx="2493">
                        <c:v>300</c:v>
                      </c:pt>
                      <c:pt idx="2494">
                        <c:v>300</c:v>
                      </c:pt>
                      <c:pt idx="2495">
                        <c:v>300</c:v>
                      </c:pt>
                      <c:pt idx="2496">
                        <c:v>300</c:v>
                      </c:pt>
                      <c:pt idx="2497">
                        <c:v>300</c:v>
                      </c:pt>
                      <c:pt idx="2498">
                        <c:v>300</c:v>
                      </c:pt>
                      <c:pt idx="2499">
                        <c:v>300</c:v>
                      </c:pt>
                      <c:pt idx="2500">
                        <c:v>300</c:v>
                      </c:pt>
                      <c:pt idx="2501">
                        <c:v>300</c:v>
                      </c:pt>
                      <c:pt idx="2502">
                        <c:v>300</c:v>
                      </c:pt>
                      <c:pt idx="2503">
                        <c:v>300</c:v>
                      </c:pt>
                      <c:pt idx="2504">
                        <c:v>300</c:v>
                      </c:pt>
                      <c:pt idx="2505">
                        <c:v>300</c:v>
                      </c:pt>
                      <c:pt idx="2506">
                        <c:v>300</c:v>
                      </c:pt>
                      <c:pt idx="2507">
                        <c:v>300</c:v>
                      </c:pt>
                      <c:pt idx="2508">
                        <c:v>300</c:v>
                      </c:pt>
                      <c:pt idx="2509">
                        <c:v>300</c:v>
                      </c:pt>
                      <c:pt idx="2510">
                        <c:v>300</c:v>
                      </c:pt>
                      <c:pt idx="2511">
                        <c:v>300</c:v>
                      </c:pt>
                      <c:pt idx="2512">
                        <c:v>300</c:v>
                      </c:pt>
                      <c:pt idx="2513">
                        <c:v>300</c:v>
                      </c:pt>
                      <c:pt idx="2514">
                        <c:v>300</c:v>
                      </c:pt>
                      <c:pt idx="2515">
                        <c:v>300</c:v>
                      </c:pt>
                      <c:pt idx="2516">
                        <c:v>300</c:v>
                      </c:pt>
                      <c:pt idx="2517">
                        <c:v>300</c:v>
                      </c:pt>
                      <c:pt idx="2518">
                        <c:v>300</c:v>
                      </c:pt>
                      <c:pt idx="2519">
                        <c:v>300</c:v>
                      </c:pt>
                      <c:pt idx="2520">
                        <c:v>300</c:v>
                      </c:pt>
                      <c:pt idx="2521">
                        <c:v>300</c:v>
                      </c:pt>
                      <c:pt idx="2522">
                        <c:v>300</c:v>
                      </c:pt>
                      <c:pt idx="2523">
                        <c:v>300</c:v>
                      </c:pt>
                      <c:pt idx="2524">
                        <c:v>300</c:v>
                      </c:pt>
                      <c:pt idx="2525">
                        <c:v>300</c:v>
                      </c:pt>
                      <c:pt idx="2526">
                        <c:v>300</c:v>
                      </c:pt>
                      <c:pt idx="2527">
                        <c:v>300</c:v>
                      </c:pt>
                      <c:pt idx="2528">
                        <c:v>300</c:v>
                      </c:pt>
                      <c:pt idx="2529">
                        <c:v>300</c:v>
                      </c:pt>
                      <c:pt idx="2530">
                        <c:v>300</c:v>
                      </c:pt>
                      <c:pt idx="2531">
                        <c:v>300</c:v>
                      </c:pt>
                      <c:pt idx="2532">
                        <c:v>300</c:v>
                      </c:pt>
                      <c:pt idx="2533">
                        <c:v>300</c:v>
                      </c:pt>
                      <c:pt idx="2534">
                        <c:v>300</c:v>
                      </c:pt>
                      <c:pt idx="2535">
                        <c:v>300</c:v>
                      </c:pt>
                      <c:pt idx="2536">
                        <c:v>300</c:v>
                      </c:pt>
                      <c:pt idx="2537">
                        <c:v>300</c:v>
                      </c:pt>
                      <c:pt idx="2538">
                        <c:v>300</c:v>
                      </c:pt>
                      <c:pt idx="2539">
                        <c:v>300</c:v>
                      </c:pt>
                      <c:pt idx="2540">
                        <c:v>300</c:v>
                      </c:pt>
                      <c:pt idx="2541">
                        <c:v>300</c:v>
                      </c:pt>
                      <c:pt idx="2542">
                        <c:v>300</c:v>
                      </c:pt>
                      <c:pt idx="2543">
                        <c:v>300</c:v>
                      </c:pt>
                      <c:pt idx="2544">
                        <c:v>300</c:v>
                      </c:pt>
                      <c:pt idx="2545">
                        <c:v>300</c:v>
                      </c:pt>
                      <c:pt idx="2546">
                        <c:v>300</c:v>
                      </c:pt>
                      <c:pt idx="2547">
                        <c:v>300</c:v>
                      </c:pt>
                      <c:pt idx="2548">
                        <c:v>300</c:v>
                      </c:pt>
                      <c:pt idx="2549">
                        <c:v>300</c:v>
                      </c:pt>
                      <c:pt idx="2550">
                        <c:v>300</c:v>
                      </c:pt>
                      <c:pt idx="2551">
                        <c:v>300</c:v>
                      </c:pt>
                      <c:pt idx="2552">
                        <c:v>300</c:v>
                      </c:pt>
                      <c:pt idx="2553">
                        <c:v>300</c:v>
                      </c:pt>
                      <c:pt idx="2554">
                        <c:v>300</c:v>
                      </c:pt>
                      <c:pt idx="2555">
                        <c:v>300</c:v>
                      </c:pt>
                      <c:pt idx="2556">
                        <c:v>300</c:v>
                      </c:pt>
                      <c:pt idx="2557">
                        <c:v>300</c:v>
                      </c:pt>
                      <c:pt idx="2558">
                        <c:v>300</c:v>
                      </c:pt>
                      <c:pt idx="2559">
                        <c:v>300</c:v>
                      </c:pt>
                      <c:pt idx="2560">
                        <c:v>300</c:v>
                      </c:pt>
                      <c:pt idx="2561">
                        <c:v>300</c:v>
                      </c:pt>
                      <c:pt idx="2562">
                        <c:v>300</c:v>
                      </c:pt>
                      <c:pt idx="2563">
                        <c:v>300</c:v>
                      </c:pt>
                      <c:pt idx="2564">
                        <c:v>300</c:v>
                      </c:pt>
                      <c:pt idx="2565">
                        <c:v>300</c:v>
                      </c:pt>
                      <c:pt idx="2566">
                        <c:v>300</c:v>
                      </c:pt>
                      <c:pt idx="2567">
                        <c:v>300</c:v>
                      </c:pt>
                      <c:pt idx="2568">
                        <c:v>300</c:v>
                      </c:pt>
                      <c:pt idx="2569">
                        <c:v>300</c:v>
                      </c:pt>
                      <c:pt idx="2570">
                        <c:v>300</c:v>
                      </c:pt>
                      <c:pt idx="2571">
                        <c:v>300</c:v>
                      </c:pt>
                      <c:pt idx="2572">
                        <c:v>300</c:v>
                      </c:pt>
                      <c:pt idx="2573">
                        <c:v>300</c:v>
                      </c:pt>
                      <c:pt idx="2574">
                        <c:v>300</c:v>
                      </c:pt>
                      <c:pt idx="2575">
                        <c:v>300</c:v>
                      </c:pt>
                      <c:pt idx="2576">
                        <c:v>300</c:v>
                      </c:pt>
                      <c:pt idx="2577">
                        <c:v>300</c:v>
                      </c:pt>
                      <c:pt idx="2578">
                        <c:v>300</c:v>
                      </c:pt>
                      <c:pt idx="2579">
                        <c:v>300</c:v>
                      </c:pt>
                      <c:pt idx="2580">
                        <c:v>300</c:v>
                      </c:pt>
                      <c:pt idx="2581">
                        <c:v>300</c:v>
                      </c:pt>
                      <c:pt idx="2582">
                        <c:v>300</c:v>
                      </c:pt>
                      <c:pt idx="2583">
                        <c:v>300</c:v>
                      </c:pt>
                      <c:pt idx="2584">
                        <c:v>300</c:v>
                      </c:pt>
                      <c:pt idx="2585">
                        <c:v>300</c:v>
                      </c:pt>
                      <c:pt idx="2586">
                        <c:v>300</c:v>
                      </c:pt>
                      <c:pt idx="2587">
                        <c:v>300</c:v>
                      </c:pt>
                      <c:pt idx="2588">
                        <c:v>300</c:v>
                      </c:pt>
                      <c:pt idx="2589">
                        <c:v>300</c:v>
                      </c:pt>
                      <c:pt idx="2590">
                        <c:v>300</c:v>
                      </c:pt>
                      <c:pt idx="2591">
                        <c:v>300</c:v>
                      </c:pt>
                      <c:pt idx="2592">
                        <c:v>300</c:v>
                      </c:pt>
                      <c:pt idx="2593">
                        <c:v>300</c:v>
                      </c:pt>
                      <c:pt idx="2594">
                        <c:v>300</c:v>
                      </c:pt>
                      <c:pt idx="2595">
                        <c:v>300</c:v>
                      </c:pt>
                      <c:pt idx="2596">
                        <c:v>300</c:v>
                      </c:pt>
                      <c:pt idx="2597">
                        <c:v>300</c:v>
                      </c:pt>
                      <c:pt idx="2598">
                        <c:v>300</c:v>
                      </c:pt>
                      <c:pt idx="2599">
                        <c:v>300</c:v>
                      </c:pt>
                      <c:pt idx="2600">
                        <c:v>300</c:v>
                      </c:pt>
                      <c:pt idx="2601">
                        <c:v>300</c:v>
                      </c:pt>
                      <c:pt idx="2602">
                        <c:v>300</c:v>
                      </c:pt>
                      <c:pt idx="2603">
                        <c:v>300</c:v>
                      </c:pt>
                      <c:pt idx="2604">
                        <c:v>300</c:v>
                      </c:pt>
                      <c:pt idx="2605">
                        <c:v>300</c:v>
                      </c:pt>
                      <c:pt idx="2606">
                        <c:v>300</c:v>
                      </c:pt>
                      <c:pt idx="2607">
                        <c:v>300</c:v>
                      </c:pt>
                      <c:pt idx="2608">
                        <c:v>300</c:v>
                      </c:pt>
                      <c:pt idx="2609">
                        <c:v>300</c:v>
                      </c:pt>
                      <c:pt idx="2610">
                        <c:v>300</c:v>
                      </c:pt>
                      <c:pt idx="2611">
                        <c:v>300</c:v>
                      </c:pt>
                      <c:pt idx="2612">
                        <c:v>300</c:v>
                      </c:pt>
                      <c:pt idx="2613">
                        <c:v>300</c:v>
                      </c:pt>
                      <c:pt idx="2614">
                        <c:v>300</c:v>
                      </c:pt>
                      <c:pt idx="2615">
                        <c:v>300</c:v>
                      </c:pt>
                      <c:pt idx="2616">
                        <c:v>300</c:v>
                      </c:pt>
                      <c:pt idx="2617">
                        <c:v>300</c:v>
                      </c:pt>
                      <c:pt idx="2618">
                        <c:v>300</c:v>
                      </c:pt>
                      <c:pt idx="2619">
                        <c:v>300</c:v>
                      </c:pt>
                      <c:pt idx="2620">
                        <c:v>300</c:v>
                      </c:pt>
                      <c:pt idx="2621">
                        <c:v>300</c:v>
                      </c:pt>
                      <c:pt idx="2622">
                        <c:v>300</c:v>
                      </c:pt>
                      <c:pt idx="2623">
                        <c:v>300</c:v>
                      </c:pt>
                      <c:pt idx="2624">
                        <c:v>300</c:v>
                      </c:pt>
                      <c:pt idx="2625">
                        <c:v>300</c:v>
                      </c:pt>
                      <c:pt idx="2626">
                        <c:v>300</c:v>
                      </c:pt>
                      <c:pt idx="2627">
                        <c:v>300</c:v>
                      </c:pt>
                      <c:pt idx="2628">
                        <c:v>300</c:v>
                      </c:pt>
                      <c:pt idx="2629">
                        <c:v>300</c:v>
                      </c:pt>
                      <c:pt idx="2630">
                        <c:v>300</c:v>
                      </c:pt>
                      <c:pt idx="2631">
                        <c:v>300</c:v>
                      </c:pt>
                      <c:pt idx="2632">
                        <c:v>300</c:v>
                      </c:pt>
                      <c:pt idx="2633">
                        <c:v>300</c:v>
                      </c:pt>
                      <c:pt idx="2634">
                        <c:v>300</c:v>
                      </c:pt>
                      <c:pt idx="2635">
                        <c:v>300</c:v>
                      </c:pt>
                      <c:pt idx="2636">
                        <c:v>300</c:v>
                      </c:pt>
                      <c:pt idx="2637">
                        <c:v>300</c:v>
                      </c:pt>
                      <c:pt idx="2638">
                        <c:v>300</c:v>
                      </c:pt>
                      <c:pt idx="2639">
                        <c:v>300</c:v>
                      </c:pt>
                      <c:pt idx="2640">
                        <c:v>300</c:v>
                      </c:pt>
                      <c:pt idx="2641">
                        <c:v>300</c:v>
                      </c:pt>
                      <c:pt idx="2642">
                        <c:v>300</c:v>
                      </c:pt>
                      <c:pt idx="2643">
                        <c:v>300</c:v>
                      </c:pt>
                      <c:pt idx="2644">
                        <c:v>300</c:v>
                      </c:pt>
                      <c:pt idx="2645">
                        <c:v>300</c:v>
                      </c:pt>
                      <c:pt idx="2646">
                        <c:v>300</c:v>
                      </c:pt>
                      <c:pt idx="2647">
                        <c:v>300</c:v>
                      </c:pt>
                      <c:pt idx="2648">
                        <c:v>300</c:v>
                      </c:pt>
                      <c:pt idx="2649">
                        <c:v>300</c:v>
                      </c:pt>
                      <c:pt idx="2650">
                        <c:v>300</c:v>
                      </c:pt>
                      <c:pt idx="2651">
                        <c:v>300</c:v>
                      </c:pt>
                      <c:pt idx="2652">
                        <c:v>300</c:v>
                      </c:pt>
                      <c:pt idx="2653">
                        <c:v>300</c:v>
                      </c:pt>
                      <c:pt idx="2654">
                        <c:v>300</c:v>
                      </c:pt>
                      <c:pt idx="2655">
                        <c:v>300</c:v>
                      </c:pt>
                      <c:pt idx="2656">
                        <c:v>300</c:v>
                      </c:pt>
                      <c:pt idx="2657">
                        <c:v>300</c:v>
                      </c:pt>
                      <c:pt idx="2658">
                        <c:v>300</c:v>
                      </c:pt>
                      <c:pt idx="2659">
                        <c:v>300</c:v>
                      </c:pt>
                      <c:pt idx="2660">
                        <c:v>300</c:v>
                      </c:pt>
                      <c:pt idx="2661">
                        <c:v>300</c:v>
                      </c:pt>
                      <c:pt idx="2662">
                        <c:v>300</c:v>
                      </c:pt>
                      <c:pt idx="2663">
                        <c:v>300</c:v>
                      </c:pt>
                      <c:pt idx="2664">
                        <c:v>300</c:v>
                      </c:pt>
                      <c:pt idx="2665">
                        <c:v>300</c:v>
                      </c:pt>
                      <c:pt idx="2666">
                        <c:v>300</c:v>
                      </c:pt>
                      <c:pt idx="2667">
                        <c:v>300</c:v>
                      </c:pt>
                      <c:pt idx="2668">
                        <c:v>300</c:v>
                      </c:pt>
                      <c:pt idx="2669">
                        <c:v>300</c:v>
                      </c:pt>
                      <c:pt idx="2670">
                        <c:v>300</c:v>
                      </c:pt>
                      <c:pt idx="2671">
                        <c:v>300</c:v>
                      </c:pt>
                      <c:pt idx="2672">
                        <c:v>300</c:v>
                      </c:pt>
                      <c:pt idx="2673">
                        <c:v>300</c:v>
                      </c:pt>
                      <c:pt idx="2674">
                        <c:v>300</c:v>
                      </c:pt>
                      <c:pt idx="2675">
                        <c:v>300</c:v>
                      </c:pt>
                      <c:pt idx="2676">
                        <c:v>300</c:v>
                      </c:pt>
                      <c:pt idx="2677">
                        <c:v>300</c:v>
                      </c:pt>
                      <c:pt idx="2678">
                        <c:v>300</c:v>
                      </c:pt>
                      <c:pt idx="2679">
                        <c:v>300</c:v>
                      </c:pt>
                      <c:pt idx="2680">
                        <c:v>300</c:v>
                      </c:pt>
                      <c:pt idx="2681">
                        <c:v>300</c:v>
                      </c:pt>
                      <c:pt idx="2682">
                        <c:v>300</c:v>
                      </c:pt>
                      <c:pt idx="2683">
                        <c:v>300</c:v>
                      </c:pt>
                      <c:pt idx="2684">
                        <c:v>300</c:v>
                      </c:pt>
                      <c:pt idx="2685">
                        <c:v>300</c:v>
                      </c:pt>
                      <c:pt idx="2686">
                        <c:v>300</c:v>
                      </c:pt>
                      <c:pt idx="2687">
                        <c:v>300</c:v>
                      </c:pt>
                      <c:pt idx="2688">
                        <c:v>300</c:v>
                      </c:pt>
                      <c:pt idx="2689">
                        <c:v>300</c:v>
                      </c:pt>
                      <c:pt idx="2690">
                        <c:v>300</c:v>
                      </c:pt>
                      <c:pt idx="2691">
                        <c:v>300</c:v>
                      </c:pt>
                      <c:pt idx="2692">
                        <c:v>300</c:v>
                      </c:pt>
                      <c:pt idx="2693">
                        <c:v>300</c:v>
                      </c:pt>
                      <c:pt idx="2694">
                        <c:v>300</c:v>
                      </c:pt>
                      <c:pt idx="2695">
                        <c:v>300</c:v>
                      </c:pt>
                      <c:pt idx="2696">
                        <c:v>300</c:v>
                      </c:pt>
                      <c:pt idx="2697">
                        <c:v>300</c:v>
                      </c:pt>
                      <c:pt idx="2698">
                        <c:v>300</c:v>
                      </c:pt>
                      <c:pt idx="2699">
                        <c:v>300</c:v>
                      </c:pt>
                      <c:pt idx="2700">
                        <c:v>300</c:v>
                      </c:pt>
                      <c:pt idx="2701">
                        <c:v>300</c:v>
                      </c:pt>
                      <c:pt idx="2702">
                        <c:v>300</c:v>
                      </c:pt>
                      <c:pt idx="2703">
                        <c:v>300</c:v>
                      </c:pt>
                      <c:pt idx="2704">
                        <c:v>300</c:v>
                      </c:pt>
                      <c:pt idx="2705">
                        <c:v>300</c:v>
                      </c:pt>
                      <c:pt idx="2706">
                        <c:v>300</c:v>
                      </c:pt>
                      <c:pt idx="2707">
                        <c:v>300</c:v>
                      </c:pt>
                      <c:pt idx="2708">
                        <c:v>300</c:v>
                      </c:pt>
                      <c:pt idx="2709">
                        <c:v>300</c:v>
                      </c:pt>
                      <c:pt idx="2710">
                        <c:v>300</c:v>
                      </c:pt>
                      <c:pt idx="2711">
                        <c:v>300</c:v>
                      </c:pt>
                      <c:pt idx="2712">
                        <c:v>300</c:v>
                      </c:pt>
                      <c:pt idx="2713">
                        <c:v>300</c:v>
                      </c:pt>
                      <c:pt idx="2714">
                        <c:v>300</c:v>
                      </c:pt>
                      <c:pt idx="2715">
                        <c:v>300</c:v>
                      </c:pt>
                      <c:pt idx="2716">
                        <c:v>300</c:v>
                      </c:pt>
                      <c:pt idx="2717">
                        <c:v>300</c:v>
                      </c:pt>
                      <c:pt idx="2718">
                        <c:v>300</c:v>
                      </c:pt>
                      <c:pt idx="2719">
                        <c:v>300</c:v>
                      </c:pt>
                      <c:pt idx="2720">
                        <c:v>300</c:v>
                      </c:pt>
                      <c:pt idx="2721">
                        <c:v>300</c:v>
                      </c:pt>
                      <c:pt idx="2722">
                        <c:v>300</c:v>
                      </c:pt>
                      <c:pt idx="2723">
                        <c:v>300</c:v>
                      </c:pt>
                      <c:pt idx="2724">
                        <c:v>300</c:v>
                      </c:pt>
                      <c:pt idx="2725">
                        <c:v>300</c:v>
                      </c:pt>
                      <c:pt idx="2726">
                        <c:v>300</c:v>
                      </c:pt>
                      <c:pt idx="2727">
                        <c:v>300</c:v>
                      </c:pt>
                      <c:pt idx="2728">
                        <c:v>300</c:v>
                      </c:pt>
                      <c:pt idx="2729">
                        <c:v>300</c:v>
                      </c:pt>
                      <c:pt idx="2730">
                        <c:v>300</c:v>
                      </c:pt>
                      <c:pt idx="2731">
                        <c:v>300</c:v>
                      </c:pt>
                      <c:pt idx="2732">
                        <c:v>300</c:v>
                      </c:pt>
                      <c:pt idx="2733">
                        <c:v>300</c:v>
                      </c:pt>
                      <c:pt idx="2734">
                        <c:v>300</c:v>
                      </c:pt>
                      <c:pt idx="2735">
                        <c:v>300</c:v>
                      </c:pt>
                      <c:pt idx="2736">
                        <c:v>300</c:v>
                      </c:pt>
                      <c:pt idx="2737">
                        <c:v>300</c:v>
                      </c:pt>
                      <c:pt idx="2738">
                        <c:v>300</c:v>
                      </c:pt>
                      <c:pt idx="2739">
                        <c:v>300</c:v>
                      </c:pt>
                      <c:pt idx="2740">
                        <c:v>300</c:v>
                      </c:pt>
                      <c:pt idx="2741">
                        <c:v>300</c:v>
                      </c:pt>
                      <c:pt idx="2742">
                        <c:v>300</c:v>
                      </c:pt>
                      <c:pt idx="2743">
                        <c:v>300</c:v>
                      </c:pt>
                      <c:pt idx="2744">
                        <c:v>300</c:v>
                      </c:pt>
                      <c:pt idx="2745">
                        <c:v>300</c:v>
                      </c:pt>
                      <c:pt idx="2746">
                        <c:v>300</c:v>
                      </c:pt>
                      <c:pt idx="2747">
                        <c:v>300</c:v>
                      </c:pt>
                      <c:pt idx="2748">
                        <c:v>300</c:v>
                      </c:pt>
                      <c:pt idx="2749">
                        <c:v>300</c:v>
                      </c:pt>
                      <c:pt idx="2750">
                        <c:v>300</c:v>
                      </c:pt>
                      <c:pt idx="2751">
                        <c:v>300</c:v>
                      </c:pt>
                      <c:pt idx="2752">
                        <c:v>300</c:v>
                      </c:pt>
                      <c:pt idx="2753">
                        <c:v>300</c:v>
                      </c:pt>
                      <c:pt idx="2754">
                        <c:v>300</c:v>
                      </c:pt>
                      <c:pt idx="2755">
                        <c:v>300</c:v>
                      </c:pt>
                      <c:pt idx="2756">
                        <c:v>300</c:v>
                      </c:pt>
                      <c:pt idx="2757">
                        <c:v>300</c:v>
                      </c:pt>
                      <c:pt idx="2758">
                        <c:v>300</c:v>
                      </c:pt>
                      <c:pt idx="2759">
                        <c:v>300</c:v>
                      </c:pt>
                      <c:pt idx="2760">
                        <c:v>300</c:v>
                      </c:pt>
                      <c:pt idx="2761">
                        <c:v>300</c:v>
                      </c:pt>
                      <c:pt idx="2762">
                        <c:v>300</c:v>
                      </c:pt>
                      <c:pt idx="2763">
                        <c:v>300</c:v>
                      </c:pt>
                      <c:pt idx="2764">
                        <c:v>300</c:v>
                      </c:pt>
                      <c:pt idx="2765">
                        <c:v>300</c:v>
                      </c:pt>
                      <c:pt idx="2766">
                        <c:v>300</c:v>
                      </c:pt>
                      <c:pt idx="2767">
                        <c:v>300</c:v>
                      </c:pt>
                      <c:pt idx="2768">
                        <c:v>300</c:v>
                      </c:pt>
                      <c:pt idx="2769">
                        <c:v>300</c:v>
                      </c:pt>
                      <c:pt idx="2770">
                        <c:v>300</c:v>
                      </c:pt>
                      <c:pt idx="2771">
                        <c:v>300</c:v>
                      </c:pt>
                      <c:pt idx="2772">
                        <c:v>300</c:v>
                      </c:pt>
                      <c:pt idx="2773">
                        <c:v>300</c:v>
                      </c:pt>
                      <c:pt idx="2774">
                        <c:v>300</c:v>
                      </c:pt>
                      <c:pt idx="2775">
                        <c:v>300</c:v>
                      </c:pt>
                      <c:pt idx="2776">
                        <c:v>300</c:v>
                      </c:pt>
                      <c:pt idx="2777">
                        <c:v>300</c:v>
                      </c:pt>
                      <c:pt idx="2778">
                        <c:v>300</c:v>
                      </c:pt>
                      <c:pt idx="2779">
                        <c:v>300</c:v>
                      </c:pt>
                      <c:pt idx="2780">
                        <c:v>300</c:v>
                      </c:pt>
                      <c:pt idx="2781">
                        <c:v>300</c:v>
                      </c:pt>
                      <c:pt idx="2782">
                        <c:v>300</c:v>
                      </c:pt>
                      <c:pt idx="2783">
                        <c:v>300</c:v>
                      </c:pt>
                      <c:pt idx="2784">
                        <c:v>300</c:v>
                      </c:pt>
                      <c:pt idx="2785">
                        <c:v>300</c:v>
                      </c:pt>
                      <c:pt idx="2786">
                        <c:v>300</c:v>
                      </c:pt>
                      <c:pt idx="2787">
                        <c:v>300</c:v>
                      </c:pt>
                      <c:pt idx="2788">
                        <c:v>300</c:v>
                      </c:pt>
                      <c:pt idx="2789">
                        <c:v>300</c:v>
                      </c:pt>
                      <c:pt idx="2790">
                        <c:v>300</c:v>
                      </c:pt>
                      <c:pt idx="2791">
                        <c:v>300</c:v>
                      </c:pt>
                      <c:pt idx="2792">
                        <c:v>300</c:v>
                      </c:pt>
                      <c:pt idx="2793">
                        <c:v>300</c:v>
                      </c:pt>
                      <c:pt idx="2794">
                        <c:v>300</c:v>
                      </c:pt>
                      <c:pt idx="2795">
                        <c:v>300</c:v>
                      </c:pt>
                      <c:pt idx="2796">
                        <c:v>300</c:v>
                      </c:pt>
                      <c:pt idx="2797">
                        <c:v>300</c:v>
                      </c:pt>
                      <c:pt idx="2798">
                        <c:v>300</c:v>
                      </c:pt>
                      <c:pt idx="2799">
                        <c:v>300</c:v>
                      </c:pt>
                      <c:pt idx="2800">
                        <c:v>300</c:v>
                      </c:pt>
                      <c:pt idx="2801">
                        <c:v>300</c:v>
                      </c:pt>
                      <c:pt idx="2802">
                        <c:v>300</c:v>
                      </c:pt>
                      <c:pt idx="2803">
                        <c:v>300</c:v>
                      </c:pt>
                      <c:pt idx="2804">
                        <c:v>300</c:v>
                      </c:pt>
                      <c:pt idx="2805">
                        <c:v>300</c:v>
                      </c:pt>
                      <c:pt idx="2806">
                        <c:v>300</c:v>
                      </c:pt>
                      <c:pt idx="2807">
                        <c:v>300</c:v>
                      </c:pt>
                      <c:pt idx="2808">
                        <c:v>300</c:v>
                      </c:pt>
                      <c:pt idx="2809">
                        <c:v>300</c:v>
                      </c:pt>
                      <c:pt idx="2810">
                        <c:v>300</c:v>
                      </c:pt>
                      <c:pt idx="2811">
                        <c:v>300</c:v>
                      </c:pt>
                      <c:pt idx="2812">
                        <c:v>300</c:v>
                      </c:pt>
                      <c:pt idx="2813">
                        <c:v>300</c:v>
                      </c:pt>
                      <c:pt idx="2814">
                        <c:v>300</c:v>
                      </c:pt>
                      <c:pt idx="2815">
                        <c:v>300</c:v>
                      </c:pt>
                      <c:pt idx="2816">
                        <c:v>300</c:v>
                      </c:pt>
                      <c:pt idx="2817">
                        <c:v>300</c:v>
                      </c:pt>
                      <c:pt idx="2818">
                        <c:v>300</c:v>
                      </c:pt>
                      <c:pt idx="2819">
                        <c:v>300</c:v>
                      </c:pt>
                      <c:pt idx="2820">
                        <c:v>300</c:v>
                      </c:pt>
                      <c:pt idx="2821">
                        <c:v>300</c:v>
                      </c:pt>
                      <c:pt idx="2822">
                        <c:v>300</c:v>
                      </c:pt>
                      <c:pt idx="2823">
                        <c:v>300</c:v>
                      </c:pt>
                      <c:pt idx="2824">
                        <c:v>300</c:v>
                      </c:pt>
                      <c:pt idx="2825">
                        <c:v>300</c:v>
                      </c:pt>
                      <c:pt idx="2826">
                        <c:v>300</c:v>
                      </c:pt>
                      <c:pt idx="2827">
                        <c:v>300</c:v>
                      </c:pt>
                      <c:pt idx="2828">
                        <c:v>300</c:v>
                      </c:pt>
                      <c:pt idx="2829">
                        <c:v>300</c:v>
                      </c:pt>
                      <c:pt idx="2830">
                        <c:v>300</c:v>
                      </c:pt>
                      <c:pt idx="2831">
                        <c:v>300</c:v>
                      </c:pt>
                      <c:pt idx="2832">
                        <c:v>300</c:v>
                      </c:pt>
                      <c:pt idx="2833">
                        <c:v>300</c:v>
                      </c:pt>
                      <c:pt idx="2834">
                        <c:v>300</c:v>
                      </c:pt>
                      <c:pt idx="2835">
                        <c:v>300</c:v>
                      </c:pt>
                      <c:pt idx="2836">
                        <c:v>300</c:v>
                      </c:pt>
                      <c:pt idx="2837">
                        <c:v>300</c:v>
                      </c:pt>
                      <c:pt idx="2838">
                        <c:v>300</c:v>
                      </c:pt>
                      <c:pt idx="2839">
                        <c:v>300</c:v>
                      </c:pt>
                      <c:pt idx="2840">
                        <c:v>300</c:v>
                      </c:pt>
                      <c:pt idx="2841">
                        <c:v>300</c:v>
                      </c:pt>
                      <c:pt idx="2842">
                        <c:v>300</c:v>
                      </c:pt>
                      <c:pt idx="2843">
                        <c:v>300</c:v>
                      </c:pt>
                      <c:pt idx="2844">
                        <c:v>300</c:v>
                      </c:pt>
                      <c:pt idx="2845">
                        <c:v>300</c:v>
                      </c:pt>
                      <c:pt idx="2846">
                        <c:v>300</c:v>
                      </c:pt>
                      <c:pt idx="2847">
                        <c:v>300</c:v>
                      </c:pt>
                      <c:pt idx="2848">
                        <c:v>300</c:v>
                      </c:pt>
                      <c:pt idx="2849">
                        <c:v>300</c:v>
                      </c:pt>
                      <c:pt idx="2850">
                        <c:v>300</c:v>
                      </c:pt>
                      <c:pt idx="2851">
                        <c:v>300</c:v>
                      </c:pt>
                      <c:pt idx="2852">
                        <c:v>300</c:v>
                      </c:pt>
                      <c:pt idx="2853">
                        <c:v>300</c:v>
                      </c:pt>
                      <c:pt idx="2854">
                        <c:v>300</c:v>
                      </c:pt>
                      <c:pt idx="2855">
                        <c:v>300</c:v>
                      </c:pt>
                      <c:pt idx="2856">
                        <c:v>300</c:v>
                      </c:pt>
                      <c:pt idx="2857">
                        <c:v>300</c:v>
                      </c:pt>
                      <c:pt idx="2858">
                        <c:v>300</c:v>
                      </c:pt>
                      <c:pt idx="2859">
                        <c:v>300</c:v>
                      </c:pt>
                      <c:pt idx="2860">
                        <c:v>300</c:v>
                      </c:pt>
                      <c:pt idx="2861">
                        <c:v>300</c:v>
                      </c:pt>
                      <c:pt idx="2862">
                        <c:v>300</c:v>
                      </c:pt>
                      <c:pt idx="2863">
                        <c:v>300</c:v>
                      </c:pt>
                      <c:pt idx="2864">
                        <c:v>300</c:v>
                      </c:pt>
                      <c:pt idx="2865">
                        <c:v>300</c:v>
                      </c:pt>
                      <c:pt idx="2866">
                        <c:v>300</c:v>
                      </c:pt>
                      <c:pt idx="2867">
                        <c:v>300</c:v>
                      </c:pt>
                      <c:pt idx="2868">
                        <c:v>300</c:v>
                      </c:pt>
                      <c:pt idx="2869">
                        <c:v>300</c:v>
                      </c:pt>
                      <c:pt idx="2870">
                        <c:v>300</c:v>
                      </c:pt>
                      <c:pt idx="2871">
                        <c:v>300</c:v>
                      </c:pt>
                      <c:pt idx="2872">
                        <c:v>300</c:v>
                      </c:pt>
                      <c:pt idx="2873">
                        <c:v>300</c:v>
                      </c:pt>
                      <c:pt idx="2874">
                        <c:v>300</c:v>
                      </c:pt>
                      <c:pt idx="2875">
                        <c:v>300</c:v>
                      </c:pt>
                      <c:pt idx="2876">
                        <c:v>300</c:v>
                      </c:pt>
                      <c:pt idx="2877">
                        <c:v>300</c:v>
                      </c:pt>
                      <c:pt idx="2878">
                        <c:v>300</c:v>
                      </c:pt>
                      <c:pt idx="2879">
                        <c:v>300</c:v>
                      </c:pt>
                      <c:pt idx="2880">
                        <c:v>300</c:v>
                      </c:pt>
                      <c:pt idx="2881">
                        <c:v>300</c:v>
                      </c:pt>
                      <c:pt idx="2882">
                        <c:v>300</c:v>
                      </c:pt>
                      <c:pt idx="2883">
                        <c:v>300</c:v>
                      </c:pt>
                      <c:pt idx="2884">
                        <c:v>300</c:v>
                      </c:pt>
                      <c:pt idx="2885">
                        <c:v>300</c:v>
                      </c:pt>
                      <c:pt idx="2886">
                        <c:v>300</c:v>
                      </c:pt>
                      <c:pt idx="2887">
                        <c:v>300</c:v>
                      </c:pt>
                      <c:pt idx="2888">
                        <c:v>300</c:v>
                      </c:pt>
                      <c:pt idx="2889">
                        <c:v>300</c:v>
                      </c:pt>
                      <c:pt idx="2890">
                        <c:v>300</c:v>
                      </c:pt>
                      <c:pt idx="2891">
                        <c:v>300</c:v>
                      </c:pt>
                      <c:pt idx="2892">
                        <c:v>300</c:v>
                      </c:pt>
                      <c:pt idx="2893">
                        <c:v>300</c:v>
                      </c:pt>
                      <c:pt idx="2894">
                        <c:v>300</c:v>
                      </c:pt>
                      <c:pt idx="2895">
                        <c:v>300</c:v>
                      </c:pt>
                      <c:pt idx="2896">
                        <c:v>300</c:v>
                      </c:pt>
                      <c:pt idx="2897">
                        <c:v>300</c:v>
                      </c:pt>
                      <c:pt idx="2898">
                        <c:v>300</c:v>
                      </c:pt>
                      <c:pt idx="2899">
                        <c:v>300</c:v>
                      </c:pt>
                      <c:pt idx="2900">
                        <c:v>300</c:v>
                      </c:pt>
                      <c:pt idx="2901">
                        <c:v>300</c:v>
                      </c:pt>
                      <c:pt idx="2902">
                        <c:v>300</c:v>
                      </c:pt>
                      <c:pt idx="2903">
                        <c:v>300</c:v>
                      </c:pt>
                      <c:pt idx="2904">
                        <c:v>300</c:v>
                      </c:pt>
                      <c:pt idx="2905">
                        <c:v>300</c:v>
                      </c:pt>
                      <c:pt idx="2906">
                        <c:v>300</c:v>
                      </c:pt>
                      <c:pt idx="2907">
                        <c:v>300</c:v>
                      </c:pt>
                      <c:pt idx="2908">
                        <c:v>300</c:v>
                      </c:pt>
                      <c:pt idx="2909">
                        <c:v>300</c:v>
                      </c:pt>
                      <c:pt idx="2910">
                        <c:v>300</c:v>
                      </c:pt>
                      <c:pt idx="2911">
                        <c:v>300</c:v>
                      </c:pt>
                      <c:pt idx="2912">
                        <c:v>300</c:v>
                      </c:pt>
                      <c:pt idx="2913">
                        <c:v>300</c:v>
                      </c:pt>
                      <c:pt idx="2914">
                        <c:v>300</c:v>
                      </c:pt>
                      <c:pt idx="2915">
                        <c:v>300</c:v>
                      </c:pt>
                      <c:pt idx="2916">
                        <c:v>300</c:v>
                      </c:pt>
                      <c:pt idx="2917">
                        <c:v>300</c:v>
                      </c:pt>
                      <c:pt idx="2918">
                        <c:v>300</c:v>
                      </c:pt>
                      <c:pt idx="2919">
                        <c:v>300</c:v>
                      </c:pt>
                      <c:pt idx="2920">
                        <c:v>300</c:v>
                      </c:pt>
                      <c:pt idx="2921">
                        <c:v>300</c:v>
                      </c:pt>
                      <c:pt idx="2922">
                        <c:v>300</c:v>
                      </c:pt>
                      <c:pt idx="2923">
                        <c:v>300</c:v>
                      </c:pt>
                      <c:pt idx="2924">
                        <c:v>300</c:v>
                      </c:pt>
                      <c:pt idx="2925">
                        <c:v>300</c:v>
                      </c:pt>
                      <c:pt idx="2926">
                        <c:v>300</c:v>
                      </c:pt>
                      <c:pt idx="2927">
                        <c:v>300</c:v>
                      </c:pt>
                      <c:pt idx="2928">
                        <c:v>300</c:v>
                      </c:pt>
                      <c:pt idx="2929">
                        <c:v>300</c:v>
                      </c:pt>
                      <c:pt idx="2930">
                        <c:v>300</c:v>
                      </c:pt>
                      <c:pt idx="2931">
                        <c:v>300</c:v>
                      </c:pt>
                      <c:pt idx="2932">
                        <c:v>300</c:v>
                      </c:pt>
                      <c:pt idx="2933">
                        <c:v>300</c:v>
                      </c:pt>
                      <c:pt idx="2934">
                        <c:v>300</c:v>
                      </c:pt>
                      <c:pt idx="2935">
                        <c:v>300</c:v>
                      </c:pt>
                      <c:pt idx="2936">
                        <c:v>300</c:v>
                      </c:pt>
                      <c:pt idx="2937">
                        <c:v>300</c:v>
                      </c:pt>
                      <c:pt idx="2938">
                        <c:v>300</c:v>
                      </c:pt>
                      <c:pt idx="2939">
                        <c:v>300</c:v>
                      </c:pt>
                      <c:pt idx="2940">
                        <c:v>300</c:v>
                      </c:pt>
                      <c:pt idx="2941">
                        <c:v>300</c:v>
                      </c:pt>
                      <c:pt idx="2942">
                        <c:v>300</c:v>
                      </c:pt>
                      <c:pt idx="2943">
                        <c:v>300</c:v>
                      </c:pt>
                      <c:pt idx="2944">
                        <c:v>300</c:v>
                      </c:pt>
                      <c:pt idx="2945">
                        <c:v>300</c:v>
                      </c:pt>
                      <c:pt idx="2946">
                        <c:v>300</c:v>
                      </c:pt>
                      <c:pt idx="2947">
                        <c:v>300</c:v>
                      </c:pt>
                      <c:pt idx="2948">
                        <c:v>300</c:v>
                      </c:pt>
                      <c:pt idx="2949">
                        <c:v>300</c:v>
                      </c:pt>
                      <c:pt idx="2950">
                        <c:v>300</c:v>
                      </c:pt>
                      <c:pt idx="2951">
                        <c:v>300</c:v>
                      </c:pt>
                      <c:pt idx="2952">
                        <c:v>300</c:v>
                      </c:pt>
                      <c:pt idx="2953">
                        <c:v>300</c:v>
                      </c:pt>
                      <c:pt idx="2954">
                        <c:v>300</c:v>
                      </c:pt>
                      <c:pt idx="2955">
                        <c:v>300</c:v>
                      </c:pt>
                      <c:pt idx="2956">
                        <c:v>300</c:v>
                      </c:pt>
                      <c:pt idx="2957">
                        <c:v>300</c:v>
                      </c:pt>
                      <c:pt idx="2958">
                        <c:v>300</c:v>
                      </c:pt>
                      <c:pt idx="2959">
                        <c:v>300</c:v>
                      </c:pt>
                      <c:pt idx="2960">
                        <c:v>300</c:v>
                      </c:pt>
                      <c:pt idx="2961">
                        <c:v>300</c:v>
                      </c:pt>
                      <c:pt idx="2962">
                        <c:v>300</c:v>
                      </c:pt>
                      <c:pt idx="2963">
                        <c:v>300</c:v>
                      </c:pt>
                      <c:pt idx="2964">
                        <c:v>300</c:v>
                      </c:pt>
                      <c:pt idx="2965">
                        <c:v>300</c:v>
                      </c:pt>
                      <c:pt idx="2966">
                        <c:v>300</c:v>
                      </c:pt>
                      <c:pt idx="2967">
                        <c:v>300</c:v>
                      </c:pt>
                      <c:pt idx="2968">
                        <c:v>300</c:v>
                      </c:pt>
                      <c:pt idx="2969">
                        <c:v>300</c:v>
                      </c:pt>
                      <c:pt idx="2970">
                        <c:v>300</c:v>
                      </c:pt>
                      <c:pt idx="2971">
                        <c:v>300</c:v>
                      </c:pt>
                      <c:pt idx="2972">
                        <c:v>300</c:v>
                      </c:pt>
                      <c:pt idx="2973">
                        <c:v>300</c:v>
                      </c:pt>
                      <c:pt idx="2974">
                        <c:v>300</c:v>
                      </c:pt>
                      <c:pt idx="2975">
                        <c:v>300</c:v>
                      </c:pt>
                      <c:pt idx="2976">
                        <c:v>300</c:v>
                      </c:pt>
                      <c:pt idx="2977">
                        <c:v>300</c:v>
                      </c:pt>
                      <c:pt idx="2978">
                        <c:v>300</c:v>
                      </c:pt>
                      <c:pt idx="2979">
                        <c:v>300</c:v>
                      </c:pt>
                      <c:pt idx="2980">
                        <c:v>300</c:v>
                      </c:pt>
                      <c:pt idx="2981">
                        <c:v>300</c:v>
                      </c:pt>
                      <c:pt idx="2982">
                        <c:v>300</c:v>
                      </c:pt>
                      <c:pt idx="2983">
                        <c:v>300</c:v>
                      </c:pt>
                      <c:pt idx="2984">
                        <c:v>300</c:v>
                      </c:pt>
                      <c:pt idx="2985">
                        <c:v>300</c:v>
                      </c:pt>
                      <c:pt idx="2986">
                        <c:v>300</c:v>
                      </c:pt>
                      <c:pt idx="2987">
                        <c:v>300</c:v>
                      </c:pt>
                      <c:pt idx="2988">
                        <c:v>300</c:v>
                      </c:pt>
                      <c:pt idx="2989">
                        <c:v>300</c:v>
                      </c:pt>
                      <c:pt idx="2990">
                        <c:v>300</c:v>
                      </c:pt>
                      <c:pt idx="2991">
                        <c:v>300</c:v>
                      </c:pt>
                      <c:pt idx="2992">
                        <c:v>300</c:v>
                      </c:pt>
                      <c:pt idx="2993">
                        <c:v>300</c:v>
                      </c:pt>
                      <c:pt idx="2994">
                        <c:v>300</c:v>
                      </c:pt>
                      <c:pt idx="2995">
                        <c:v>300</c:v>
                      </c:pt>
                      <c:pt idx="2996">
                        <c:v>300</c:v>
                      </c:pt>
                      <c:pt idx="2997">
                        <c:v>300</c:v>
                      </c:pt>
                      <c:pt idx="2998">
                        <c:v>300</c:v>
                      </c:pt>
                      <c:pt idx="2999">
                        <c:v>300</c:v>
                      </c:pt>
                      <c:pt idx="3000">
                        <c:v>300</c:v>
                      </c:pt>
                      <c:pt idx="3001">
                        <c:v>300</c:v>
                      </c:pt>
                      <c:pt idx="3002">
                        <c:v>300</c:v>
                      </c:pt>
                      <c:pt idx="3003">
                        <c:v>300</c:v>
                      </c:pt>
                      <c:pt idx="3004">
                        <c:v>300</c:v>
                      </c:pt>
                      <c:pt idx="3005">
                        <c:v>300</c:v>
                      </c:pt>
                      <c:pt idx="3006">
                        <c:v>300</c:v>
                      </c:pt>
                      <c:pt idx="3007">
                        <c:v>300</c:v>
                      </c:pt>
                      <c:pt idx="3008">
                        <c:v>300</c:v>
                      </c:pt>
                      <c:pt idx="3009">
                        <c:v>300</c:v>
                      </c:pt>
                      <c:pt idx="3010">
                        <c:v>300</c:v>
                      </c:pt>
                      <c:pt idx="3011">
                        <c:v>300</c:v>
                      </c:pt>
                      <c:pt idx="3012">
                        <c:v>300</c:v>
                      </c:pt>
                      <c:pt idx="3013">
                        <c:v>300</c:v>
                      </c:pt>
                      <c:pt idx="3014">
                        <c:v>300</c:v>
                      </c:pt>
                      <c:pt idx="3015">
                        <c:v>300</c:v>
                      </c:pt>
                      <c:pt idx="3016">
                        <c:v>300</c:v>
                      </c:pt>
                      <c:pt idx="3017">
                        <c:v>300</c:v>
                      </c:pt>
                      <c:pt idx="3018">
                        <c:v>300</c:v>
                      </c:pt>
                      <c:pt idx="3019">
                        <c:v>300</c:v>
                      </c:pt>
                      <c:pt idx="3020">
                        <c:v>300</c:v>
                      </c:pt>
                      <c:pt idx="3021">
                        <c:v>300</c:v>
                      </c:pt>
                      <c:pt idx="3022">
                        <c:v>300</c:v>
                      </c:pt>
                      <c:pt idx="3023">
                        <c:v>300</c:v>
                      </c:pt>
                      <c:pt idx="3024">
                        <c:v>300</c:v>
                      </c:pt>
                      <c:pt idx="3025">
                        <c:v>300</c:v>
                      </c:pt>
                      <c:pt idx="3026">
                        <c:v>300</c:v>
                      </c:pt>
                      <c:pt idx="3027">
                        <c:v>300</c:v>
                      </c:pt>
                      <c:pt idx="3028">
                        <c:v>300</c:v>
                      </c:pt>
                      <c:pt idx="3029">
                        <c:v>300</c:v>
                      </c:pt>
                      <c:pt idx="3030">
                        <c:v>300</c:v>
                      </c:pt>
                      <c:pt idx="3031">
                        <c:v>300</c:v>
                      </c:pt>
                      <c:pt idx="3032">
                        <c:v>300</c:v>
                      </c:pt>
                      <c:pt idx="3033">
                        <c:v>300</c:v>
                      </c:pt>
                      <c:pt idx="3034">
                        <c:v>300</c:v>
                      </c:pt>
                      <c:pt idx="3035">
                        <c:v>300</c:v>
                      </c:pt>
                      <c:pt idx="3036">
                        <c:v>300</c:v>
                      </c:pt>
                      <c:pt idx="3037">
                        <c:v>300</c:v>
                      </c:pt>
                      <c:pt idx="3038">
                        <c:v>300</c:v>
                      </c:pt>
                      <c:pt idx="3039">
                        <c:v>300</c:v>
                      </c:pt>
                      <c:pt idx="3040">
                        <c:v>300</c:v>
                      </c:pt>
                      <c:pt idx="3041">
                        <c:v>300</c:v>
                      </c:pt>
                      <c:pt idx="3042">
                        <c:v>300</c:v>
                      </c:pt>
                      <c:pt idx="3043">
                        <c:v>300</c:v>
                      </c:pt>
                      <c:pt idx="3044">
                        <c:v>300</c:v>
                      </c:pt>
                      <c:pt idx="3045">
                        <c:v>300</c:v>
                      </c:pt>
                      <c:pt idx="3046">
                        <c:v>300</c:v>
                      </c:pt>
                      <c:pt idx="3047">
                        <c:v>300</c:v>
                      </c:pt>
                      <c:pt idx="3048">
                        <c:v>300</c:v>
                      </c:pt>
                      <c:pt idx="3049">
                        <c:v>300</c:v>
                      </c:pt>
                      <c:pt idx="3050">
                        <c:v>300</c:v>
                      </c:pt>
                      <c:pt idx="3051">
                        <c:v>300</c:v>
                      </c:pt>
                      <c:pt idx="3052">
                        <c:v>300</c:v>
                      </c:pt>
                      <c:pt idx="3053">
                        <c:v>300</c:v>
                      </c:pt>
                      <c:pt idx="3054">
                        <c:v>300</c:v>
                      </c:pt>
                      <c:pt idx="3055">
                        <c:v>300</c:v>
                      </c:pt>
                      <c:pt idx="3056">
                        <c:v>300</c:v>
                      </c:pt>
                      <c:pt idx="3057">
                        <c:v>300</c:v>
                      </c:pt>
                      <c:pt idx="3058">
                        <c:v>300</c:v>
                      </c:pt>
                      <c:pt idx="3059">
                        <c:v>300</c:v>
                      </c:pt>
                      <c:pt idx="3060">
                        <c:v>300</c:v>
                      </c:pt>
                      <c:pt idx="3061">
                        <c:v>300</c:v>
                      </c:pt>
                      <c:pt idx="3062">
                        <c:v>300</c:v>
                      </c:pt>
                      <c:pt idx="3063">
                        <c:v>300</c:v>
                      </c:pt>
                      <c:pt idx="3064">
                        <c:v>300</c:v>
                      </c:pt>
                      <c:pt idx="3065">
                        <c:v>300</c:v>
                      </c:pt>
                      <c:pt idx="3066">
                        <c:v>300</c:v>
                      </c:pt>
                      <c:pt idx="3067">
                        <c:v>300</c:v>
                      </c:pt>
                      <c:pt idx="3068">
                        <c:v>300</c:v>
                      </c:pt>
                      <c:pt idx="3069">
                        <c:v>300</c:v>
                      </c:pt>
                      <c:pt idx="3070">
                        <c:v>300</c:v>
                      </c:pt>
                      <c:pt idx="3071">
                        <c:v>300</c:v>
                      </c:pt>
                      <c:pt idx="3072">
                        <c:v>300</c:v>
                      </c:pt>
                      <c:pt idx="3073">
                        <c:v>300</c:v>
                      </c:pt>
                      <c:pt idx="3074">
                        <c:v>300</c:v>
                      </c:pt>
                      <c:pt idx="3075">
                        <c:v>300</c:v>
                      </c:pt>
                      <c:pt idx="3076">
                        <c:v>300</c:v>
                      </c:pt>
                      <c:pt idx="3077">
                        <c:v>300</c:v>
                      </c:pt>
                      <c:pt idx="3078">
                        <c:v>300</c:v>
                      </c:pt>
                      <c:pt idx="3079">
                        <c:v>300</c:v>
                      </c:pt>
                      <c:pt idx="3080">
                        <c:v>300</c:v>
                      </c:pt>
                      <c:pt idx="3081">
                        <c:v>300</c:v>
                      </c:pt>
                      <c:pt idx="3082">
                        <c:v>300</c:v>
                      </c:pt>
                      <c:pt idx="3083">
                        <c:v>300</c:v>
                      </c:pt>
                      <c:pt idx="3084">
                        <c:v>300</c:v>
                      </c:pt>
                      <c:pt idx="3085">
                        <c:v>300</c:v>
                      </c:pt>
                      <c:pt idx="3086">
                        <c:v>300</c:v>
                      </c:pt>
                      <c:pt idx="3087">
                        <c:v>300</c:v>
                      </c:pt>
                      <c:pt idx="3088">
                        <c:v>300</c:v>
                      </c:pt>
                      <c:pt idx="3089">
                        <c:v>300</c:v>
                      </c:pt>
                      <c:pt idx="3090">
                        <c:v>300</c:v>
                      </c:pt>
                      <c:pt idx="3091">
                        <c:v>300</c:v>
                      </c:pt>
                      <c:pt idx="3092">
                        <c:v>300</c:v>
                      </c:pt>
                      <c:pt idx="3093">
                        <c:v>300</c:v>
                      </c:pt>
                      <c:pt idx="3094">
                        <c:v>300</c:v>
                      </c:pt>
                      <c:pt idx="3095">
                        <c:v>300</c:v>
                      </c:pt>
                      <c:pt idx="3096">
                        <c:v>300</c:v>
                      </c:pt>
                      <c:pt idx="3097">
                        <c:v>300</c:v>
                      </c:pt>
                      <c:pt idx="3098">
                        <c:v>300</c:v>
                      </c:pt>
                      <c:pt idx="3099">
                        <c:v>300</c:v>
                      </c:pt>
                      <c:pt idx="3100">
                        <c:v>300</c:v>
                      </c:pt>
                      <c:pt idx="3101">
                        <c:v>300</c:v>
                      </c:pt>
                      <c:pt idx="3102">
                        <c:v>300</c:v>
                      </c:pt>
                      <c:pt idx="3103">
                        <c:v>300</c:v>
                      </c:pt>
                      <c:pt idx="3104">
                        <c:v>300</c:v>
                      </c:pt>
                      <c:pt idx="3105">
                        <c:v>300</c:v>
                      </c:pt>
                      <c:pt idx="3106">
                        <c:v>300</c:v>
                      </c:pt>
                      <c:pt idx="3107">
                        <c:v>300</c:v>
                      </c:pt>
                      <c:pt idx="3108">
                        <c:v>300</c:v>
                      </c:pt>
                      <c:pt idx="3109">
                        <c:v>300</c:v>
                      </c:pt>
                      <c:pt idx="3110">
                        <c:v>300</c:v>
                      </c:pt>
                      <c:pt idx="3111">
                        <c:v>300</c:v>
                      </c:pt>
                      <c:pt idx="3112">
                        <c:v>300</c:v>
                      </c:pt>
                      <c:pt idx="3113">
                        <c:v>300</c:v>
                      </c:pt>
                      <c:pt idx="3114">
                        <c:v>300</c:v>
                      </c:pt>
                      <c:pt idx="3115">
                        <c:v>300</c:v>
                      </c:pt>
                      <c:pt idx="3116">
                        <c:v>300</c:v>
                      </c:pt>
                      <c:pt idx="3117">
                        <c:v>300</c:v>
                      </c:pt>
                      <c:pt idx="3118">
                        <c:v>300</c:v>
                      </c:pt>
                      <c:pt idx="3119">
                        <c:v>300</c:v>
                      </c:pt>
                      <c:pt idx="3120">
                        <c:v>300</c:v>
                      </c:pt>
                      <c:pt idx="3121">
                        <c:v>300</c:v>
                      </c:pt>
                      <c:pt idx="3122">
                        <c:v>300</c:v>
                      </c:pt>
                      <c:pt idx="3123">
                        <c:v>300</c:v>
                      </c:pt>
                      <c:pt idx="3124">
                        <c:v>300</c:v>
                      </c:pt>
                      <c:pt idx="3125">
                        <c:v>300</c:v>
                      </c:pt>
                      <c:pt idx="3126">
                        <c:v>300</c:v>
                      </c:pt>
                      <c:pt idx="3127">
                        <c:v>300</c:v>
                      </c:pt>
                      <c:pt idx="3128">
                        <c:v>300</c:v>
                      </c:pt>
                      <c:pt idx="3129">
                        <c:v>300</c:v>
                      </c:pt>
                      <c:pt idx="3130">
                        <c:v>300</c:v>
                      </c:pt>
                      <c:pt idx="3131">
                        <c:v>300</c:v>
                      </c:pt>
                      <c:pt idx="3132">
                        <c:v>300</c:v>
                      </c:pt>
                      <c:pt idx="3133">
                        <c:v>300</c:v>
                      </c:pt>
                      <c:pt idx="3134">
                        <c:v>300</c:v>
                      </c:pt>
                      <c:pt idx="3135">
                        <c:v>300</c:v>
                      </c:pt>
                      <c:pt idx="3136">
                        <c:v>300</c:v>
                      </c:pt>
                      <c:pt idx="3137">
                        <c:v>300</c:v>
                      </c:pt>
                      <c:pt idx="3138">
                        <c:v>300</c:v>
                      </c:pt>
                      <c:pt idx="3139">
                        <c:v>300</c:v>
                      </c:pt>
                      <c:pt idx="3140">
                        <c:v>300</c:v>
                      </c:pt>
                      <c:pt idx="3141">
                        <c:v>300</c:v>
                      </c:pt>
                      <c:pt idx="3142">
                        <c:v>300</c:v>
                      </c:pt>
                      <c:pt idx="3143">
                        <c:v>300</c:v>
                      </c:pt>
                      <c:pt idx="3144">
                        <c:v>300</c:v>
                      </c:pt>
                      <c:pt idx="3145">
                        <c:v>300</c:v>
                      </c:pt>
                      <c:pt idx="3146">
                        <c:v>300</c:v>
                      </c:pt>
                      <c:pt idx="3147">
                        <c:v>300</c:v>
                      </c:pt>
                      <c:pt idx="3148">
                        <c:v>300</c:v>
                      </c:pt>
                      <c:pt idx="3149">
                        <c:v>300</c:v>
                      </c:pt>
                      <c:pt idx="3150">
                        <c:v>300</c:v>
                      </c:pt>
                      <c:pt idx="3151">
                        <c:v>300</c:v>
                      </c:pt>
                      <c:pt idx="3152">
                        <c:v>300</c:v>
                      </c:pt>
                      <c:pt idx="3153">
                        <c:v>300</c:v>
                      </c:pt>
                      <c:pt idx="3154">
                        <c:v>300</c:v>
                      </c:pt>
                      <c:pt idx="3155">
                        <c:v>300</c:v>
                      </c:pt>
                      <c:pt idx="3156">
                        <c:v>300</c:v>
                      </c:pt>
                      <c:pt idx="3157">
                        <c:v>300</c:v>
                      </c:pt>
                      <c:pt idx="3158">
                        <c:v>300</c:v>
                      </c:pt>
                      <c:pt idx="3159">
                        <c:v>300</c:v>
                      </c:pt>
                      <c:pt idx="3160">
                        <c:v>300</c:v>
                      </c:pt>
                      <c:pt idx="3161">
                        <c:v>300</c:v>
                      </c:pt>
                      <c:pt idx="3162">
                        <c:v>300</c:v>
                      </c:pt>
                      <c:pt idx="3163">
                        <c:v>300</c:v>
                      </c:pt>
                      <c:pt idx="3164">
                        <c:v>300</c:v>
                      </c:pt>
                      <c:pt idx="3165">
                        <c:v>300</c:v>
                      </c:pt>
                      <c:pt idx="3166">
                        <c:v>300</c:v>
                      </c:pt>
                      <c:pt idx="3167">
                        <c:v>300</c:v>
                      </c:pt>
                      <c:pt idx="3168">
                        <c:v>300</c:v>
                      </c:pt>
                      <c:pt idx="3169">
                        <c:v>300</c:v>
                      </c:pt>
                      <c:pt idx="3170">
                        <c:v>300</c:v>
                      </c:pt>
                      <c:pt idx="3171">
                        <c:v>300</c:v>
                      </c:pt>
                      <c:pt idx="3172">
                        <c:v>300</c:v>
                      </c:pt>
                      <c:pt idx="3173">
                        <c:v>300</c:v>
                      </c:pt>
                      <c:pt idx="3174">
                        <c:v>300</c:v>
                      </c:pt>
                      <c:pt idx="3175">
                        <c:v>300</c:v>
                      </c:pt>
                      <c:pt idx="3176">
                        <c:v>300</c:v>
                      </c:pt>
                      <c:pt idx="3177">
                        <c:v>300</c:v>
                      </c:pt>
                      <c:pt idx="3178">
                        <c:v>300</c:v>
                      </c:pt>
                      <c:pt idx="3179">
                        <c:v>300</c:v>
                      </c:pt>
                      <c:pt idx="3180">
                        <c:v>300</c:v>
                      </c:pt>
                      <c:pt idx="3181">
                        <c:v>300</c:v>
                      </c:pt>
                      <c:pt idx="3182">
                        <c:v>300</c:v>
                      </c:pt>
                      <c:pt idx="3183">
                        <c:v>300</c:v>
                      </c:pt>
                      <c:pt idx="3184">
                        <c:v>300</c:v>
                      </c:pt>
                      <c:pt idx="3185">
                        <c:v>300</c:v>
                      </c:pt>
                      <c:pt idx="3186">
                        <c:v>300</c:v>
                      </c:pt>
                      <c:pt idx="3187">
                        <c:v>300</c:v>
                      </c:pt>
                      <c:pt idx="3188">
                        <c:v>300</c:v>
                      </c:pt>
                      <c:pt idx="3189">
                        <c:v>300</c:v>
                      </c:pt>
                      <c:pt idx="3190">
                        <c:v>300</c:v>
                      </c:pt>
                      <c:pt idx="3191">
                        <c:v>300</c:v>
                      </c:pt>
                      <c:pt idx="3192">
                        <c:v>300</c:v>
                      </c:pt>
                      <c:pt idx="3193">
                        <c:v>300</c:v>
                      </c:pt>
                      <c:pt idx="3194">
                        <c:v>300</c:v>
                      </c:pt>
                      <c:pt idx="3195">
                        <c:v>300</c:v>
                      </c:pt>
                      <c:pt idx="3196">
                        <c:v>300</c:v>
                      </c:pt>
                      <c:pt idx="3197">
                        <c:v>300</c:v>
                      </c:pt>
                      <c:pt idx="3198">
                        <c:v>300</c:v>
                      </c:pt>
                      <c:pt idx="3199">
                        <c:v>300</c:v>
                      </c:pt>
                      <c:pt idx="3200">
                        <c:v>300</c:v>
                      </c:pt>
                      <c:pt idx="3201">
                        <c:v>300</c:v>
                      </c:pt>
                      <c:pt idx="3202">
                        <c:v>300</c:v>
                      </c:pt>
                      <c:pt idx="3203">
                        <c:v>300</c:v>
                      </c:pt>
                      <c:pt idx="3204">
                        <c:v>300</c:v>
                      </c:pt>
                      <c:pt idx="3205">
                        <c:v>300</c:v>
                      </c:pt>
                      <c:pt idx="3206">
                        <c:v>300</c:v>
                      </c:pt>
                      <c:pt idx="3207">
                        <c:v>300</c:v>
                      </c:pt>
                      <c:pt idx="3208">
                        <c:v>300</c:v>
                      </c:pt>
                      <c:pt idx="3209">
                        <c:v>300</c:v>
                      </c:pt>
                      <c:pt idx="3210">
                        <c:v>300</c:v>
                      </c:pt>
                      <c:pt idx="3211">
                        <c:v>300</c:v>
                      </c:pt>
                      <c:pt idx="3212">
                        <c:v>300</c:v>
                      </c:pt>
                      <c:pt idx="3213">
                        <c:v>300</c:v>
                      </c:pt>
                      <c:pt idx="3214">
                        <c:v>300</c:v>
                      </c:pt>
                      <c:pt idx="3215">
                        <c:v>300</c:v>
                      </c:pt>
                      <c:pt idx="3216">
                        <c:v>300</c:v>
                      </c:pt>
                      <c:pt idx="3217">
                        <c:v>300</c:v>
                      </c:pt>
                      <c:pt idx="3218">
                        <c:v>300</c:v>
                      </c:pt>
                      <c:pt idx="3219">
                        <c:v>300</c:v>
                      </c:pt>
                      <c:pt idx="3220">
                        <c:v>300</c:v>
                      </c:pt>
                      <c:pt idx="3221">
                        <c:v>300</c:v>
                      </c:pt>
                      <c:pt idx="3222">
                        <c:v>300</c:v>
                      </c:pt>
                      <c:pt idx="3223">
                        <c:v>300</c:v>
                      </c:pt>
                      <c:pt idx="3224">
                        <c:v>300</c:v>
                      </c:pt>
                      <c:pt idx="3225">
                        <c:v>300</c:v>
                      </c:pt>
                      <c:pt idx="3226">
                        <c:v>300</c:v>
                      </c:pt>
                      <c:pt idx="3227">
                        <c:v>300</c:v>
                      </c:pt>
                      <c:pt idx="3228">
                        <c:v>300</c:v>
                      </c:pt>
                      <c:pt idx="3229">
                        <c:v>300</c:v>
                      </c:pt>
                      <c:pt idx="3230">
                        <c:v>300</c:v>
                      </c:pt>
                      <c:pt idx="3231">
                        <c:v>300</c:v>
                      </c:pt>
                      <c:pt idx="3232">
                        <c:v>300</c:v>
                      </c:pt>
                      <c:pt idx="3233">
                        <c:v>300</c:v>
                      </c:pt>
                      <c:pt idx="3234">
                        <c:v>300</c:v>
                      </c:pt>
                      <c:pt idx="3235">
                        <c:v>300</c:v>
                      </c:pt>
                      <c:pt idx="3236">
                        <c:v>300</c:v>
                      </c:pt>
                      <c:pt idx="3237">
                        <c:v>300</c:v>
                      </c:pt>
                      <c:pt idx="3238">
                        <c:v>300</c:v>
                      </c:pt>
                      <c:pt idx="3239">
                        <c:v>300</c:v>
                      </c:pt>
                      <c:pt idx="3240">
                        <c:v>300</c:v>
                      </c:pt>
                      <c:pt idx="3241">
                        <c:v>300</c:v>
                      </c:pt>
                      <c:pt idx="3242">
                        <c:v>300</c:v>
                      </c:pt>
                      <c:pt idx="3243">
                        <c:v>300</c:v>
                      </c:pt>
                      <c:pt idx="3244">
                        <c:v>300</c:v>
                      </c:pt>
                      <c:pt idx="3245">
                        <c:v>300</c:v>
                      </c:pt>
                      <c:pt idx="3246">
                        <c:v>300</c:v>
                      </c:pt>
                      <c:pt idx="3247">
                        <c:v>300</c:v>
                      </c:pt>
                      <c:pt idx="3248">
                        <c:v>300</c:v>
                      </c:pt>
                      <c:pt idx="3249">
                        <c:v>300</c:v>
                      </c:pt>
                      <c:pt idx="3250">
                        <c:v>300</c:v>
                      </c:pt>
                      <c:pt idx="3251">
                        <c:v>300</c:v>
                      </c:pt>
                      <c:pt idx="3252">
                        <c:v>300</c:v>
                      </c:pt>
                      <c:pt idx="3253">
                        <c:v>300</c:v>
                      </c:pt>
                      <c:pt idx="3254">
                        <c:v>300</c:v>
                      </c:pt>
                      <c:pt idx="3255">
                        <c:v>300</c:v>
                      </c:pt>
                      <c:pt idx="3256">
                        <c:v>300</c:v>
                      </c:pt>
                      <c:pt idx="3257">
                        <c:v>300</c:v>
                      </c:pt>
                      <c:pt idx="3258">
                        <c:v>300</c:v>
                      </c:pt>
                      <c:pt idx="3259">
                        <c:v>300</c:v>
                      </c:pt>
                      <c:pt idx="3260">
                        <c:v>300</c:v>
                      </c:pt>
                      <c:pt idx="3261">
                        <c:v>300</c:v>
                      </c:pt>
                      <c:pt idx="3262">
                        <c:v>300</c:v>
                      </c:pt>
                      <c:pt idx="3263">
                        <c:v>300</c:v>
                      </c:pt>
                      <c:pt idx="3264">
                        <c:v>300</c:v>
                      </c:pt>
                      <c:pt idx="3265">
                        <c:v>300</c:v>
                      </c:pt>
                      <c:pt idx="3266">
                        <c:v>300</c:v>
                      </c:pt>
                      <c:pt idx="3267">
                        <c:v>300</c:v>
                      </c:pt>
                      <c:pt idx="3268">
                        <c:v>300</c:v>
                      </c:pt>
                      <c:pt idx="3269">
                        <c:v>300</c:v>
                      </c:pt>
                      <c:pt idx="3270">
                        <c:v>300</c:v>
                      </c:pt>
                      <c:pt idx="3271">
                        <c:v>300</c:v>
                      </c:pt>
                      <c:pt idx="3272">
                        <c:v>300</c:v>
                      </c:pt>
                      <c:pt idx="3273">
                        <c:v>300</c:v>
                      </c:pt>
                      <c:pt idx="3274">
                        <c:v>300</c:v>
                      </c:pt>
                      <c:pt idx="3275">
                        <c:v>300</c:v>
                      </c:pt>
                      <c:pt idx="3276">
                        <c:v>300</c:v>
                      </c:pt>
                      <c:pt idx="3277">
                        <c:v>300</c:v>
                      </c:pt>
                      <c:pt idx="3278">
                        <c:v>300</c:v>
                      </c:pt>
                      <c:pt idx="3279">
                        <c:v>300</c:v>
                      </c:pt>
                      <c:pt idx="3280">
                        <c:v>300</c:v>
                      </c:pt>
                      <c:pt idx="3281">
                        <c:v>300</c:v>
                      </c:pt>
                      <c:pt idx="3282">
                        <c:v>300</c:v>
                      </c:pt>
                      <c:pt idx="3283">
                        <c:v>300</c:v>
                      </c:pt>
                      <c:pt idx="3284">
                        <c:v>300</c:v>
                      </c:pt>
                      <c:pt idx="3285">
                        <c:v>300</c:v>
                      </c:pt>
                      <c:pt idx="3286">
                        <c:v>300</c:v>
                      </c:pt>
                      <c:pt idx="3287">
                        <c:v>300</c:v>
                      </c:pt>
                      <c:pt idx="3288">
                        <c:v>300</c:v>
                      </c:pt>
                      <c:pt idx="3289">
                        <c:v>300</c:v>
                      </c:pt>
                      <c:pt idx="3290">
                        <c:v>300</c:v>
                      </c:pt>
                      <c:pt idx="3291">
                        <c:v>300</c:v>
                      </c:pt>
                      <c:pt idx="3292">
                        <c:v>300</c:v>
                      </c:pt>
                      <c:pt idx="3293">
                        <c:v>300</c:v>
                      </c:pt>
                      <c:pt idx="3294">
                        <c:v>300</c:v>
                      </c:pt>
                      <c:pt idx="3295">
                        <c:v>300</c:v>
                      </c:pt>
                      <c:pt idx="3296">
                        <c:v>300</c:v>
                      </c:pt>
                      <c:pt idx="3297">
                        <c:v>300</c:v>
                      </c:pt>
                      <c:pt idx="3298">
                        <c:v>300</c:v>
                      </c:pt>
                      <c:pt idx="3299">
                        <c:v>300</c:v>
                      </c:pt>
                      <c:pt idx="3300">
                        <c:v>300</c:v>
                      </c:pt>
                      <c:pt idx="3301">
                        <c:v>300</c:v>
                      </c:pt>
                      <c:pt idx="3302">
                        <c:v>300</c:v>
                      </c:pt>
                      <c:pt idx="3303">
                        <c:v>300</c:v>
                      </c:pt>
                      <c:pt idx="3304">
                        <c:v>300</c:v>
                      </c:pt>
                      <c:pt idx="3305">
                        <c:v>300</c:v>
                      </c:pt>
                      <c:pt idx="3306">
                        <c:v>300</c:v>
                      </c:pt>
                      <c:pt idx="3307">
                        <c:v>300</c:v>
                      </c:pt>
                      <c:pt idx="3308">
                        <c:v>300</c:v>
                      </c:pt>
                      <c:pt idx="3309">
                        <c:v>300</c:v>
                      </c:pt>
                      <c:pt idx="3310">
                        <c:v>300</c:v>
                      </c:pt>
                      <c:pt idx="3311">
                        <c:v>300</c:v>
                      </c:pt>
                      <c:pt idx="3312">
                        <c:v>300</c:v>
                      </c:pt>
                      <c:pt idx="3313">
                        <c:v>300</c:v>
                      </c:pt>
                      <c:pt idx="3314">
                        <c:v>300</c:v>
                      </c:pt>
                      <c:pt idx="3315">
                        <c:v>300</c:v>
                      </c:pt>
                      <c:pt idx="3316">
                        <c:v>300</c:v>
                      </c:pt>
                      <c:pt idx="3317">
                        <c:v>300</c:v>
                      </c:pt>
                      <c:pt idx="3318">
                        <c:v>300</c:v>
                      </c:pt>
                      <c:pt idx="3319">
                        <c:v>300</c:v>
                      </c:pt>
                      <c:pt idx="3320">
                        <c:v>300</c:v>
                      </c:pt>
                      <c:pt idx="3321">
                        <c:v>300</c:v>
                      </c:pt>
                      <c:pt idx="3322">
                        <c:v>300</c:v>
                      </c:pt>
                      <c:pt idx="3323">
                        <c:v>300</c:v>
                      </c:pt>
                      <c:pt idx="3324">
                        <c:v>300</c:v>
                      </c:pt>
                      <c:pt idx="3325">
                        <c:v>300</c:v>
                      </c:pt>
                      <c:pt idx="3326">
                        <c:v>300</c:v>
                      </c:pt>
                      <c:pt idx="3327">
                        <c:v>300</c:v>
                      </c:pt>
                      <c:pt idx="3328">
                        <c:v>300</c:v>
                      </c:pt>
                      <c:pt idx="3329">
                        <c:v>300</c:v>
                      </c:pt>
                      <c:pt idx="3330">
                        <c:v>300</c:v>
                      </c:pt>
                      <c:pt idx="3331">
                        <c:v>300</c:v>
                      </c:pt>
                      <c:pt idx="3332">
                        <c:v>300</c:v>
                      </c:pt>
                      <c:pt idx="3333">
                        <c:v>300</c:v>
                      </c:pt>
                      <c:pt idx="3334">
                        <c:v>300</c:v>
                      </c:pt>
                      <c:pt idx="3335">
                        <c:v>300</c:v>
                      </c:pt>
                      <c:pt idx="3336">
                        <c:v>300</c:v>
                      </c:pt>
                      <c:pt idx="3337">
                        <c:v>300</c:v>
                      </c:pt>
                      <c:pt idx="3338">
                        <c:v>300</c:v>
                      </c:pt>
                      <c:pt idx="3339">
                        <c:v>300</c:v>
                      </c:pt>
                      <c:pt idx="3340">
                        <c:v>300</c:v>
                      </c:pt>
                      <c:pt idx="3341">
                        <c:v>300</c:v>
                      </c:pt>
                      <c:pt idx="3342">
                        <c:v>300</c:v>
                      </c:pt>
                      <c:pt idx="3343">
                        <c:v>300</c:v>
                      </c:pt>
                      <c:pt idx="3344">
                        <c:v>300</c:v>
                      </c:pt>
                      <c:pt idx="3345">
                        <c:v>300</c:v>
                      </c:pt>
                      <c:pt idx="3346">
                        <c:v>300</c:v>
                      </c:pt>
                      <c:pt idx="3347">
                        <c:v>300</c:v>
                      </c:pt>
                      <c:pt idx="3348">
                        <c:v>300</c:v>
                      </c:pt>
                      <c:pt idx="3349">
                        <c:v>300</c:v>
                      </c:pt>
                      <c:pt idx="3350">
                        <c:v>300</c:v>
                      </c:pt>
                      <c:pt idx="3351">
                        <c:v>300</c:v>
                      </c:pt>
                      <c:pt idx="3352">
                        <c:v>300</c:v>
                      </c:pt>
                      <c:pt idx="3353">
                        <c:v>300</c:v>
                      </c:pt>
                      <c:pt idx="3354">
                        <c:v>300</c:v>
                      </c:pt>
                      <c:pt idx="3355">
                        <c:v>300</c:v>
                      </c:pt>
                      <c:pt idx="3356">
                        <c:v>300</c:v>
                      </c:pt>
                      <c:pt idx="3357">
                        <c:v>300</c:v>
                      </c:pt>
                      <c:pt idx="3358">
                        <c:v>300</c:v>
                      </c:pt>
                      <c:pt idx="3359">
                        <c:v>300</c:v>
                      </c:pt>
                      <c:pt idx="3360">
                        <c:v>300</c:v>
                      </c:pt>
                      <c:pt idx="3361">
                        <c:v>300</c:v>
                      </c:pt>
                      <c:pt idx="3362">
                        <c:v>300</c:v>
                      </c:pt>
                      <c:pt idx="3363">
                        <c:v>300</c:v>
                      </c:pt>
                      <c:pt idx="3364">
                        <c:v>300</c:v>
                      </c:pt>
                      <c:pt idx="3365">
                        <c:v>300</c:v>
                      </c:pt>
                      <c:pt idx="3366">
                        <c:v>300</c:v>
                      </c:pt>
                      <c:pt idx="3367">
                        <c:v>300</c:v>
                      </c:pt>
                      <c:pt idx="3368">
                        <c:v>300</c:v>
                      </c:pt>
                      <c:pt idx="3369">
                        <c:v>300</c:v>
                      </c:pt>
                      <c:pt idx="3370">
                        <c:v>300</c:v>
                      </c:pt>
                      <c:pt idx="3371">
                        <c:v>300</c:v>
                      </c:pt>
                      <c:pt idx="3372">
                        <c:v>300</c:v>
                      </c:pt>
                      <c:pt idx="3373">
                        <c:v>300</c:v>
                      </c:pt>
                      <c:pt idx="3374">
                        <c:v>300</c:v>
                      </c:pt>
                      <c:pt idx="3375">
                        <c:v>300</c:v>
                      </c:pt>
                      <c:pt idx="3376">
                        <c:v>300</c:v>
                      </c:pt>
                      <c:pt idx="3377">
                        <c:v>300</c:v>
                      </c:pt>
                      <c:pt idx="3378">
                        <c:v>300</c:v>
                      </c:pt>
                      <c:pt idx="3379">
                        <c:v>300</c:v>
                      </c:pt>
                      <c:pt idx="3380">
                        <c:v>300</c:v>
                      </c:pt>
                      <c:pt idx="3381">
                        <c:v>300</c:v>
                      </c:pt>
                      <c:pt idx="3382">
                        <c:v>300</c:v>
                      </c:pt>
                      <c:pt idx="3383">
                        <c:v>300</c:v>
                      </c:pt>
                      <c:pt idx="3384">
                        <c:v>300</c:v>
                      </c:pt>
                      <c:pt idx="3385">
                        <c:v>300</c:v>
                      </c:pt>
                      <c:pt idx="3386">
                        <c:v>300</c:v>
                      </c:pt>
                      <c:pt idx="3387">
                        <c:v>300</c:v>
                      </c:pt>
                      <c:pt idx="3388">
                        <c:v>300</c:v>
                      </c:pt>
                      <c:pt idx="3389">
                        <c:v>300</c:v>
                      </c:pt>
                      <c:pt idx="3390">
                        <c:v>300</c:v>
                      </c:pt>
                      <c:pt idx="3391">
                        <c:v>300</c:v>
                      </c:pt>
                      <c:pt idx="3392">
                        <c:v>300</c:v>
                      </c:pt>
                      <c:pt idx="3393">
                        <c:v>300</c:v>
                      </c:pt>
                      <c:pt idx="3394">
                        <c:v>300</c:v>
                      </c:pt>
                      <c:pt idx="3395">
                        <c:v>300</c:v>
                      </c:pt>
                      <c:pt idx="3396">
                        <c:v>300</c:v>
                      </c:pt>
                      <c:pt idx="3397">
                        <c:v>300</c:v>
                      </c:pt>
                      <c:pt idx="3398">
                        <c:v>300</c:v>
                      </c:pt>
                      <c:pt idx="3399">
                        <c:v>300</c:v>
                      </c:pt>
                      <c:pt idx="3400">
                        <c:v>300</c:v>
                      </c:pt>
                      <c:pt idx="3401">
                        <c:v>300</c:v>
                      </c:pt>
                      <c:pt idx="3402">
                        <c:v>300</c:v>
                      </c:pt>
                      <c:pt idx="3403">
                        <c:v>300</c:v>
                      </c:pt>
                      <c:pt idx="3404">
                        <c:v>300</c:v>
                      </c:pt>
                      <c:pt idx="3405">
                        <c:v>300</c:v>
                      </c:pt>
                      <c:pt idx="3406">
                        <c:v>300</c:v>
                      </c:pt>
                      <c:pt idx="3407">
                        <c:v>300</c:v>
                      </c:pt>
                      <c:pt idx="3408">
                        <c:v>300</c:v>
                      </c:pt>
                      <c:pt idx="3409">
                        <c:v>300</c:v>
                      </c:pt>
                      <c:pt idx="3410">
                        <c:v>300</c:v>
                      </c:pt>
                      <c:pt idx="3411">
                        <c:v>300</c:v>
                      </c:pt>
                      <c:pt idx="3412">
                        <c:v>300</c:v>
                      </c:pt>
                      <c:pt idx="3413">
                        <c:v>300</c:v>
                      </c:pt>
                      <c:pt idx="3414">
                        <c:v>300</c:v>
                      </c:pt>
                      <c:pt idx="3415">
                        <c:v>300</c:v>
                      </c:pt>
                      <c:pt idx="3416">
                        <c:v>300</c:v>
                      </c:pt>
                      <c:pt idx="3417">
                        <c:v>300</c:v>
                      </c:pt>
                      <c:pt idx="3418">
                        <c:v>300</c:v>
                      </c:pt>
                      <c:pt idx="3419">
                        <c:v>300</c:v>
                      </c:pt>
                      <c:pt idx="3420">
                        <c:v>300</c:v>
                      </c:pt>
                      <c:pt idx="3421">
                        <c:v>300</c:v>
                      </c:pt>
                      <c:pt idx="3422">
                        <c:v>300</c:v>
                      </c:pt>
                      <c:pt idx="3423">
                        <c:v>300</c:v>
                      </c:pt>
                      <c:pt idx="3424">
                        <c:v>300</c:v>
                      </c:pt>
                      <c:pt idx="3425">
                        <c:v>300</c:v>
                      </c:pt>
                      <c:pt idx="3426">
                        <c:v>300</c:v>
                      </c:pt>
                      <c:pt idx="3427">
                        <c:v>300</c:v>
                      </c:pt>
                      <c:pt idx="3428">
                        <c:v>300</c:v>
                      </c:pt>
                      <c:pt idx="3429">
                        <c:v>300</c:v>
                      </c:pt>
                      <c:pt idx="3430">
                        <c:v>300</c:v>
                      </c:pt>
                      <c:pt idx="3431">
                        <c:v>300</c:v>
                      </c:pt>
                      <c:pt idx="3432">
                        <c:v>300</c:v>
                      </c:pt>
                      <c:pt idx="3433">
                        <c:v>300</c:v>
                      </c:pt>
                      <c:pt idx="3434">
                        <c:v>300</c:v>
                      </c:pt>
                      <c:pt idx="3435">
                        <c:v>300</c:v>
                      </c:pt>
                      <c:pt idx="3436">
                        <c:v>300</c:v>
                      </c:pt>
                      <c:pt idx="3437">
                        <c:v>300</c:v>
                      </c:pt>
                      <c:pt idx="3438">
                        <c:v>300</c:v>
                      </c:pt>
                      <c:pt idx="3439">
                        <c:v>300</c:v>
                      </c:pt>
                      <c:pt idx="3440">
                        <c:v>300</c:v>
                      </c:pt>
                      <c:pt idx="3441">
                        <c:v>300</c:v>
                      </c:pt>
                      <c:pt idx="3442">
                        <c:v>300</c:v>
                      </c:pt>
                      <c:pt idx="3443">
                        <c:v>300</c:v>
                      </c:pt>
                      <c:pt idx="3444">
                        <c:v>300</c:v>
                      </c:pt>
                      <c:pt idx="3445">
                        <c:v>300</c:v>
                      </c:pt>
                      <c:pt idx="3446">
                        <c:v>300</c:v>
                      </c:pt>
                      <c:pt idx="3447">
                        <c:v>300</c:v>
                      </c:pt>
                      <c:pt idx="3448">
                        <c:v>300</c:v>
                      </c:pt>
                      <c:pt idx="3449">
                        <c:v>300</c:v>
                      </c:pt>
                      <c:pt idx="3450">
                        <c:v>300</c:v>
                      </c:pt>
                      <c:pt idx="3451">
                        <c:v>300</c:v>
                      </c:pt>
                      <c:pt idx="3452">
                        <c:v>300</c:v>
                      </c:pt>
                      <c:pt idx="3453">
                        <c:v>300</c:v>
                      </c:pt>
                      <c:pt idx="3454">
                        <c:v>300</c:v>
                      </c:pt>
                      <c:pt idx="3455">
                        <c:v>300</c:v>
                      </c:pt>
                      <c:pt idx="3456">
                        <c:v>300</c:v>
                      </c:pt>
                      <c:pt idx="3457">
                        <c:v>300</c:v>
                      </c:pt>
                      <c:pt idx="3458">
                        <c:v>300</c:v>
                      </c:pt>
                      <c:pt idx="3459">
                        <c:v>300</c:v>
                      </c:pt>
                      <c:pt idx="3460">
                        <c:v>300</c:v>
                      </c:pt>
                      <c:pt idx="3461">
                        <c:v>300</c:v>
                      </c:pt>
                      <c:pt idx="3462">
                        <c:v>300</c:v>
                      </c:pt>
                      <c:pt idx="3463">
                        <c:v>300</c:v>
                      </c:pt>
                      <c:pt idx="3464">
                        <c:v>300</c:v>
                      </c:pt>
                      <c:pt idx="3465">
                        <c:v>300</c:v>
                      </c:pt>
                      <c:pt idx="3466">
                        <c:v>300</c:v>
                      </c:pt>
                      <c:pt idx="3467">
                        <c:v>300</c:v>
                      </c:pt>
                      <c:pt idx="3468">
                        <c:v>300</c:v>
                      </c:pt>
                      <c:pt idx="3469">
                        <c:v>300</c:v>
                      </c:pt>
                      <c:pt idx="3470">
                        <c:v>300</c:v>
                      </c:pt>
                      <c:pt idx="3471">
                        <c:v>300</c:v>
                      </c:pt>
                      <c:pt idx="3472">
                        <c:v>300</c:v>
                      </c:pt>
                      <c:pt idx="3473">
                        <c:v>300</c:v>
                      </c:pt>
                      <c:pt idx="3474">
                        <c:v>300</c:v>
                      </c:pt>
                      <c:pt idx="3475">
                        <c:v>300</c:v>
                      </c:pt>
                      <c:pt idx="3476">
                        <c:v>300</c:v>
                      </c:pt>
                      <c:pt idx="3477">
                        <c:v>300</c:v>
                      </c:pt>
                      <c:pt idx="3478">
                        <c:v>300</c:v>
                      </c:pt>
                      <c:pt idx="3479">
                        <c:v>300</c:v>
                      </c:pt>
                      <c:pt idx="3480">
                        <c:v>300</c:v>
                      </c:pt>
                      <c:pt idx="3481">
                        <c:v>300</c:v>
                      </c:pt>
                      <c:pt idx="3482">
                        <c:v>300</c:v>
                      </c:pt>
                      <c:pt idx="3483">
                        <c:v>300</c:v>
                      </c:pt>
                      <c:pt idx="3484">
                        <c:v>300</c:v>
                      </c:pt>
                      <c:pt idx="3485">
                        <c:v>300</c:v>
                      </c:pt>
                      <c:pt idx="3486">
                        <c:v>300</c:v>
                      </c:pt>
                      <c:pt idx="3487">
                        <c:v>300</c:v>
                      </c:pt>
                      <c:pt idx="3488">
                        <c:v>300</c:v>
                      </c:pt>
                      <c:pt idx="3489">
                        <c:v>300</c:v>
                      </c:pt>
                      <c:pt idx="3490">
                        <c:v>300</c:v>
                      </c:pt>
                      <c:pt idx="3491">
                        <c:v>300</c:v>
                      </c:pt>
                      <c:pt idx="3492">
                        <c:v>300</c:v>
                      </c:pt>
                      <c:pt idx="3493">
                        <c:v>300</c:v>
                      </c:pt>
                      <c:pt idx="3494">
                        <c:v>300</c:v>
                      </c:pt>
                      <c:pt idx="3495">
                        <c:v>300</c:v>
                      </c:pt>
                      <c:pt idx="3496">
                        <c:v>300</c:v>
                      </c:pt>
                      <c:pt idx="3497">
                        <c:v>300</c:v>
                      </c:pt>
                      <c:pt idx="3498">
                        <c:v>300</c:v>
                      </c:pt>
                      <c:pt idx="3499">
                        <c:v>300</c:v>
                      </c:pt>
                      <c:pt idx="3500">
                        <c:v>300</c:v>
                      </c:pt>
                      <c:pt idx="3501">
                        <c:v>300</c:v>
                      </c:pt>
                      <c:pt idx="3502">
                        <c:v>300</c:v>
                      </c:pt>
                      <c:pt idx="3503">
                        <c:v>300</c:v>
                      </c:pt>
                      <c:pt idx="3504">
                        <c:v>300</c:v>
                      </c:pt>
                      <c:pt idx="3505">
                        <c:v>300</c:v>
                      </c:pt>
                      <c:pt idx="3506">
                        <c:v>300</c:v>
                      </c:pt>
                      <c:pt idx="3507">
                        <c:v>300</c:v>
                      </c:pt>
                      <c:pt idx="3508">
                        <c:v>300</c:v>
                      </c:pt>
                      <c:pt idx="3509">
                        <c:v>300</c:v>
                      </c:pt>
                      <c:pt idx="3510">
                        <c:v>300</c:v>
                      </c:pt>
                      <c:pt idx="3511">
                        <c:v>300</c:v>
                      </c:pt>
                      <c:pt idx="3512">
                        <c:v>300</c:v>
                      </c:pt>
                      <c:pt idx="3513">
                        <c:v>300</c:v>
                      </c:pt>
                      <c:pt idx="3514">
                        <c:v>300</c:v>
                      </c:pt>
                      <c:pt idx="3515">
                        <c:v>300</c:v>
                      </c:pt>
                      <c:pt idx="3516">
                        <c:v>300</c:v>
                      </c:pt>
                      <c:pt idx="3517">
                        <c:v>300</c:v>
                      </c:pt>
                      <c:pt idx="3518">
                        <c:v>300</c:v>
                      </c:pt>
                      <c:pt idx="3519">
                        <c:v>300</c:v>
                      </c:pt>
                      <c:pt idx="3520">
                        <c:v>300</c:v>
                      </c:pt>
                      <c:pt idx="3521">
                        <c:v>300</c:v>
                      </c:pt>
                      <c:pt idx="3522">
                        <c:v>300</c:v>
                      </c:pt>
                      <c:pt idx="3523">
                        <c:v>300</c:v>
                      </c:pt>
                      <c:pt idx="3524">
                        <c:v>300</c:v>
                      </c:pt>
                      <c:pt idx="3525">
                        <c:v>300</c:v>
                      </c:pt>
                      <c:pt idx="3526">
                        <c:v>300</c:v>
                      </c:pt>
                      <c:pt idx="3527">
                        <c:v>300</c:v>
                      </c:pt>
                      <c:pt idx="3528">
                        <c:v>300</c:v>
                      </c:pt>
                      <c:pt idx="3529">
                        <c:v>300</c:v>
                      </c:pt>
                      <c:pt idx="3530">
                        <c:v>300</c:v>
                      </c:pt>
                      <c:pt idx="3531">
                        <c:v>300</c:v>
                      </c:pt>
                      <c:pt idx="3532">
                        <c:v>300</c:v>
                      </c:pt>
                      <c:pt idx="3533">
                        <c:v>300</c:v>
                      </c:pt>
                      <c:pt idx="3534">
                        <c:v>300</c:v>
                      </c:pt>
                      <c:pt idx="3535">
                        <c:v>300</c:v>
                      </c:pt>
                      <c:pt idx="3536">
                        <c:v>300</c:v>
                      </c:pt>
                      <c:pt idx="3537">
                        <c:v>300</c:v>
                      </c:pt>
                      <c:pt idx="3538">
                        <c:v>300</c:v>
                      </c:pt>
                      <c:pt idx="3539">
                        <c:v>300</c:v>
                      </c:pt>
                      <c:pt idx="3540">
                        <c:v>300</c:v>
                      </c:pt>
                      <c:pt idx="3541">
                        <c:v>300</c:v>
                      </c:pt>
                      <c:pt idx="3542">
                        <c:v>300</c:v>
                      </c:pt>
                      <c:pt idx="3543">
                        <c:v>300</c:v>
                      </c:pt>
                      <c:pt idx="3544">
                        <c:v>300</c:v>
                      </c:pt>
                      <c:pt idx="3545">
                        <c:v>300</c:v>
                      </c:pt>
                      <c:pt idx="3546">
                        <c:v>300</c:v>
                      </c:pt>
                      <c:pt idx="3547">
                        <c:v>300</c:v>
                      </c:pt>
                      <c:pt idx="3548">
                        <c:v>300</c:v>
                      </c:pt>
                      <c:pt idx="3549">
                        <c:v>300</c:v>
                      </c:pt>
                      <c:pt idx="3550">
                        <c:v>300</c:v>
                      </c:pt>
                      <c:pt idx="3551">
                        <c:v>300</c:v>
                      </c:pt>
                      <c:pt idx="3552">
                        <c:v>300</c:v>
                      </c:pt>
                      <c:pt idx="3553">
                        <c:v>300</c:v>
                      </c:pt>
                      <c:pt idx="3554">
                        <c:v>300</c:v>
                      </c:pt>
                      <c:pt idx="3555">
                        <c:v>300</c:v>
                      </c:pt>
                      <c:pt idx="3556">
                        <c:v>300</c:v>
                      </c:pt>
                      <c:pt idx="3557">
                        <c:v>300</c:v>
                      </c:pt>
                      <c:pt idx="3558">
                        <c:v>300</c:v>
                      </c:pt>
                      <c:pt idx="3559">
                        <c:v>300</c:v>
                      </c:pt>
                      <c:pt idx="3560">
                        <c:v>300</c:v>
                      </c:pt>
                      <c:pt idx="3561">
                        <c:v>300</c:v>
                      </c:pt>
                      <c:pt idx="3562">
                        <c:v>300</c:v>
                      </c:pt>
                      <c:pt idx="3563">
                        <c:v>300</c:v>
                      </c:pt>
                      <c:pt idx="3564">
                        <c:v>300</c:v>
                      </c:pt>
                      <c:pt idx="3565">
                        <c:v>300</c:v>
                      </c:pt>
                      <c:pt idx="3566">
                        <c:v>300</c:v>
                      </c:pt>
                      <c:pt idx="3567">
                        <c:v>300</c:v>
                      </c:pt>
                      <c:pt idx="3568">
                        <c:v>300</c:v>
                      </c:pt>
                      <c:pt idx="3569">
                        <c:v>300</c:v>
                      </c:pt>
                      <c:pt idx="3570">
                        <c:v>300</c:v>
                      </c:pt>
                      <c:pt idx="3571">
                        <c:v>300</c:v>
                      </c:pt>
                      <c:pt idx="3572">
                        <c:v>300</c:v>
                      </c:pt>
                      <c:pt idx="3573">
                        <c:v>300</c:v>
                      </c:pt>
                      <c:pt idx="3574">
                        <c:v>300</c:v>
                      </c:pt>
                      <c:pt idx="3575">
                        <c:v>300</c:v>
                      </c:pt>
                      <c:pt idx="3576">
                        <c:v>300</c:v>
                      </c:pt>
                      <c:pt idx="3577">
                        <c:v>300</c:v>
                      </c:pt>
                      <c:pt idx="3578">
                        <c:v>300</c:v>
                      </c:pt>
                      <c:pt idx="3579">
                        <c:v>300</c:v>
                      </c:pt>
                      <c:pt idx="3580">
                        <c:v>300</c:v>
                      </c:pt>
                      <c:pt idx="3581">
                        <c:v>300</c:v>
                      </c:pt>
                      <c:pt idx="3582">
                        <c:v>300</c:v>
                      </c:pt>
                      <c:pt idx="3583">
                        <c:v>300</c:v>
                      </c:pt>
                      <c:pt idx="3584">
                        <c:v>300</c:v>
                      </c:pt>
                      <c:pt idx="3585">
                        <c:v>300</c:v>
                      </c:pt>
                      <c:pt idx="3586">
                        <c:v>300</c:v>
                      </c:pt>
                      <c:pt idx="3587">
                        <c:v>300</c:v>
                      </c:pt>
                      <c:pt idx="3588">
                        <c:v>300</c:v>
                      </c:pt>
                      <c:pt idx="3589">
                        <c:v>300</c:v>
                      </c:pt>
                      <c:pt idx="3590">
                        <c:v>300</c:v>
                      </c:pt>
                      <c:pt idx="3591">
                        <c:v>300</c:v>
                      </c:pt>
                      <c:pt idx="3592">
                        <c:v>300</c:v>
                      </c:pt>
                      <c:pt idx="3593">
                        <c:v>300</c:v>
                      </c:pt>
                      <c:pt idx="3594">
                        <c:v>300</c:v>
                      </c:pt>
                      <c:pt idx="3595">
                        <c:v>300</c:v>
                      </c:pt>
                      <c:pt idx="3596">
                        <c:v>300</c:v>
                      </c:pt>
                      <c:pt idx="3597">
                        <c:v>300</c:v>
                      </c:pt>
                      <c:pt idx="3598">
                        <c:v>300</c:v>
                      </c:pt>
                      <c:pt idx="3599">
                        <c:v>300</c:v>
                      </c:pt>
                      <c:pt idx="3600">
                        <c:v>300</c:v>
                      </c:pt>
                      <c:pt idx="3601">
                        <c:v>300</c:v>
                      </c:pt>
                      <c:pt idx="3602">
                        <c:v>300</c:v>
                      </c:pt>
                      <c:pt idx="3603">
                        <c:v>300</c:v>
                      </c:pt>
                      <c:pt idx="3604">
                        <c:v>300</c:v>
                      </c:pt>
                      <c:pt idx="3605">
                        <c:v>300</c:v>
                      </c:pt>
                      <c:pt idx="3606">
                        <c:v>300</c:v>
                      </c:pt>
                      <c:pt idx="3607">
                        <c:v>300</c:v>
                      </c:pt>
                      <c:pt idx="3608">
                        <c:v>300</c:v>
                      </c:pt>
                      <c:pt idx="3609">
                        <c:v>300</c:v>
                      </c:pt>
                      <c:pt idx="3610">
                        <c:v>300</c:v>
                      </c:pt>
                      <c:pt idx="3611">
                        <c:v>300</c:v>
                      </c:pt>
                      <c:pt idx="3612">
                        <c:v>300</c:v>
                      </c:pt>
                      <c:pt idx="3613">
                        <c:v>300</c:v>
                      </c:pt>
                      <c:pt idx="3614">
                        <c:v>300</c:v>
                      </c:pt>
                      <c:pt idx="3615">
                        <c:v>300</c:v>
                      </c:pt>
                      <c:pt idx="3616">
                        <c:v>300</c:v>
                      </c:pt>
                      <c:pt idx="3617">
                        <c:v>300</c:v>
                      </c:pt>
                      <c:pt idx="3618">
                        <c:v>300</c:v>
                      </c:pt>
                      <c:pt idx="3619">
                        <c:v>300</c:v>
                      </c:pt>
                      <c:pt idx="3620">
                        <c:v>300</c:v>
                      </c:pt>
                      <c:pt idx="3621">
                        <c:v>300</c:v>
                      </c:pt>
                      <c:pt idx="3622">
                        <c:v>300</c:v>
                      </c:pt>
                      <c:pt idx="3623">
                        <c:v>300</c:v>
                      </c:pt>
                      <c:pt idx="3624">
                        <c:v>300</c:v>
                      </c:pt>
                      <c:pt idx="3625">
                        <c:v>300</c:v>
                      </c:pt>
                      <c:pt idx="3626">
                        <c:v>300</c:v>
                      </c:pt>
                      <c:pt idx="3627">
                        <c:v>300</c:v>
                      </c:pt>
                      <c:pt idx="3628">
                        <c:v>300</c:v>
                      </c:pt>
                      <c:pt idx="3629">
                        <c:v>300</c:v>
                      </c:pt>
                      <c:pt idx="3630">
                        <c:v>300</c:v>
                      </c:pt>
                      <c:pt idx="3631">
                        <c:v>300</c:v>
                      </c:pt>
                      <c:pt idx="3632">
                        <c:v>300</c:v>
                      </c:pt>
                      <c:pt idx="3633">
                        <c:v>300</c:v>
                      </c:pt>
                      <c:pt idx="3634">
                        <c:v>300</c:v>
                      </c:pt>
                      <c:pt idx="3635">
                        <c:v>300</c:v>
                      </c:pt>
                      <c:pt idx="3636">
                        <c:v>300</c:v>
                      </c:pt>
                      <c:pt idx="3637">
                        <c:v>300</c:v>
                      </c:pt>
                      <c:pt idx="3638">
                        <c:v>300</c:v>
                      </c:pt>
                      <c:pt idx="3639">
                        <c:v>300</c:v>
                      </c:pt>
                      <c:pt idx="3640">
                        <c:v>300</c:v>
                      </c:pt>
                      <c:pt idx="3641">
                        <c:v>300</c:v>
                      </c:pt>
                      <c:pt idx="3642">
                        <c:v>300</c:v>
                      </c:pt>
                      <c:pt idx="3643">
                        <c:v>300</c:v>
                      </c:pt>
                      <c:pt idx="3644">
                        <c:v>300</c:v>
                      </c:pt>
                      <c:pt idx="3645">
                        <c:v>300</c:v>
                      </c:pt>
                      <c:pt idx="3646">
                        <c:v>300</c:v>
                      </c:pt>
                      <c:pt idx="3647">
                        <c:v>300</c:v>
                      </c:pt>
                      <c:pt idx="3648">
                        <c:v>300</c:v>
                      </c:pt>
                      <c:pt idx="3649">
                        <c:v>300</c:v>
                      </c:pt>
                      <c:pt idx="3650">
                        <c:v>300</c:v>
                      </c:pt>
                      <c:pt idx="3651">
                        <c:v>300</c:v>
                      </c:pt>
                      <c:pt idx="3652">
                        <c:v>300</c:v>
                      </c:pt>
                      <c:pt idx="3653">
                        <c:v>300</c:v>
                      </c:pt>
                      <c:pt idx="3654">
                        <c:v>300</c:v>
                      </c:pt>
                      <c:pt idx="3655">
                        <c:v>300</c:v>
                      </c:pt>
                      <c:pt idx="3656">
                        <c:v>300</c:v>
                      </c:pt>
                      <c:pt idx="3657">
                        <c:v>300</c:v>
                      </c:pt>
                      <c:pt idx="3658">
                        <c:v>300</c:v>
                      </c:pt>
                      <c:pt idx="3659">
                        <c:v>300</c:v>
                      </c:pt>
                      <c:pt idx="3660">
                        <c:v>300</c:v>
                      </c:pt>
                      <c:pt idx="3661">
                        <c:v>300</c:v>
                      </c:pt>
                      <c:pt idx="3662">
                        <c:v>300</c:v>
                      </c:pt>
                      <c:pt idx="3663">
                        <c:v>300</c:v>
                      </c:pt>
                      <c:pt idx="3664">
                        <c:v>300</c:v>
                      </c:pt>
                      <c:pt idx="3665">
                        <c:v>300</c:v>
                      </c:pt>
                      <c:pt idx="3666">
                        <c:v>300</c:v>
                      </c:pt>
                      <c:pt idx="3667">
                        <c:v>300</c:v>
                      </c:pt>
                      <c:pt idx="3668">
                        <c:v>300</c:v>
                      </c:pt>
                      <c:pt idx="3669">
                        <c:v>300</c:v>
                      </c:pt>
                      <c:pt idx="3670">
                        <c:v>300</c:v>
                      </c:pt>
                      <c:pt idx="3671">
                        <c:v>300</c:v>
                      </c:pt>
                      <c:pt idx="3672">
                        <c:v>300</c:v>
                      </c:pt>
                      <c:pt idx="3673">
                        <c:v>300</c:v>
                      </c:pt>
                      <c:pt idx="3674">
                        <c:v>300</c:v>
                      </c:pt>
                      <c:pt idx="3675">
                        <c:v>300</c:v>
                      </c:pt>
                      <c:pt idx="3676">
                        <c:v>300</c:v>
                      </c:pt>
                      <c:pt idx="3677">
                        <c:v>300</c:v>
                      </c:pt>
                      <c:pt idx="3678">
                        <c:v>300</c:v>
                      </c:pt>
                      <c:pt idx="3679">
                        <c:v>300</c:v>
                      </c:pt>
                      <c:pt idx="3680">
                        <c:v>300</c:v>
                      </c:pt>
                      <c:pt idx="3681">
                        <c:v>300</c:v>
                      </c:pt>
                      <c:pt idx="3682">
                        <c:v>300</c:v>
                      </c:pt>
                      <c:pt idx="3683">
                        <c:v>300</c:v>
                      </c:pt>
                      <c:pt idx="3684">
                        <c:v>300</c:v>
                      </c:pt>
                      <c:pt idx="3685">
                        <c:v>300</c:v>
                      </c:pt>
                      <c:pt idx="3686">
                        <c:v>300</c:v>
                      </c:pt>
                      <c:pt idx="3687">
                        <c:v>300</c:v>
                      </c:pt>
                      <c:pt idx="3688">
                        <c:v>300</c:v>
                      </c:pt>
                      <c:pt idx="3689">
                        <c:v>300</c:v>
                      </c:pt>
                      <c:pt idx="3690">
                        <c:v>300</c:v>
                      </c:pt>
                      <c:pt idx="3691">
                        <c:v>300</c:v>
                      </c:pt>
                      <c:pt idx="3692">
                        <c:v>300</c:v>
                      </c:pt>
                      <c:pt idx="3693">
                        <c:v>300</c:v>
                      </c:pt>
                      <c:pt idx="3694">
                        <c:v>300</c:v>
                      </c:pt>
                      <c:pt idx="3695">
                        <c:v>300</c:v>
                      </c:pt>
                      <c:pt idx="3696">
                        <c:v>300</c:v>
                      </c:pt>
                      <c:pt idx="3697">
                        <c:v>300</c:v>
                      </c:pt>
                      <c:pt idx="3698">
                        <c:v>300</c:v>
                      </c:pt>
                      <c:pt idx="3699">
                        <c:v>300</c:v>
                      </c:pt>
                      <c:pt idx="3700">
                        <c:v>300</c:v>
                      </c:pt>
                      <c:pt idx="3701">
                        <c:v>300</c:v>
                      </c:pt>
                      <c:pt idx="3702">
                        <c:v>300</c:v>
                      </c:pt>
                      <c:pt idx="3703">
                        <c:v>300</c:v>
                      </c:pt>
                      <c:pt idx="3704">
                        <c:v>300</c:v>
                      </c:pt>
                      <c:pt idx="3705">
                        <c:v>300</c:v>
                      </c:pt>
                      <c:pt idx="3706">
                        <c:v>300</c:v>
                      </c:pt>
                      <c:pt idx="3707">
                        <c:v>300</c:v>
                      </c:pt>
                      <c:pt idx="3708">
                        <c:v>300</c:v>
                      </c:pt>
                      <c:pt idx="3709">
                        <c:v>300</c:v>
                      </c:pt>
                      <c:pt idx="3710">
                        <c:v>300</c:v>
                      </c:pt>
                      <c:pt idx="3711">
                        <c:v>300</c:v>
                      </c:pt>
                      <c:pt idx="3712">
                        <c:v>300</c:v>
                      </c:pt>
                      <c:pt idx="3713">
                        <c:v>300</c:v>
                      </c:pt>
                      <c:pt idx="3714">
                        <c:v>300</c:v>
                      </c:pt>
                      <c:pt idx="3715">
                        <c:v>300</c:v>
                      </c:pt>
                      <c:pt idx="3716">
                        <c:v>300</c:v>
                      </c:pt>
                      <c:pt idx="3717">
                        <c:v>300</c:v>
                      </c:pt>
                      <c:pt idx="3718">
                        <c:v>300</c:v>
                      </c:pt>
                      <c:pt idx="3719">
                        <c:v>300</c:v>
                      </c:pt>
                      <c:pt idx="3720">
                        <c:v>300</c:v>
                      </c:pt>
                      <c:pt idx="3721">
                        <c:v>300</c:v>
                      </c:pt>
                      <c:pt idx="3722">
                        <c:v>300</c:v>
                      </c:pt>
                      <c:pt idx="3723">
                        <c:v>300</c:v>
                      </c:pt>
                      <c:pt idx="3724">
                        <c:v>300</c:v>
                      </c:pt>
                      <c:pt idx="3725">
                        <c:v>300</c:v>
                      </c:pt>
                      <c:pt idx="3726">
                        <c:v>300</c:v>
                      </c:pt>
                      <c:pt idx="3727">
                        <c:v>300</c:v>
                      </c:pt>
                      <c:pt idx="3728">
                        <c:v>300</c:v>
                      </c:pt>
                      <c:pt idx="3729">
                        <c:v>300</c:v>
                      </c:pt>
                      <c:pt idx="3730">
                        <c:v>300</c:v>
                      </c:pt>
                      <c:pt idx="3731">
                        <c:v>300</c:v>
                      </c:pt>
                      <c:pt idx="3732">
                        <c:v>300</c:v>
                      </c:pt>
                      <c:pt idx="3733">
                        <c:v>300</c:v>
                      </c:pt>
                      <c:pt idx="3734">
                        <c:v>300</c:v>
                      </c:pt>
                      <c:pt idx="3735">
                        <c:v>300</c:v>
                      </c:pt>
                      <c:pt idx="3736">
                        <c:v>300</c:v>
                      </c:pt>
                      <c:pt idx="3737">
                        <c:v>300</c:v>
                      </c:pt>
                      <c:pt idx="3738">
                        <c:v>300</c:v>
                      </c:pt>
                      <c:pt idx="3739">
                        <c:v>300</c:v>
                      </c:pt>
                      <c:pt idx="3740">
                        <c:v>300</c:v>
                      </c:pt>
                      <c:pt idx="3741">
                        <c:v>300</c:v>
                      </c:pt>
                      <c:pt idx="3742">
                        <c:v>300</c:v>
                      </c:pt>
                      <c:pt idx="3743">
                        <c:v>300</c:v>
                      </c:pt>
                      <c:pt idx="3744">
                        <c:v>300</c:v>
                      </c:pt>
                      <c:pt idx="3745">
                        <c:v>300</c:v>
                      </c:pt>
                      <c:pt idx="3746">
                        <c:v>300</c:v>
                      </c:pt>
                      <c:pt idx="3747">
                        <c:v>300</c:v>
                      </c:pt>
                      <c:pt idx="3748">
                        <c:v>300</c:v>
                      </c:pt>
                      <c:pt idx="3749">
                        <c:v>300</c:v>
                      </c:pt>
                      <c:pt idx="3750">
                        <c:v>300</c:v>
                      </c:pt>
                      <c:pt idx="3751">
                        <c:v>300</c:v>
                      </c:pt>
                      <c:pt idx="3752">
                        <c:v>300</c:v>
                      </c:pt>
                      <c:pt idx="3753">
                        <c:v>300</c:v>
                      </c:pt>
                      <c:pt idx="3754">
                        <c:v>300</c:v>
                      </c:pt>
                      <c:pt idx="3755">
                        <c:v>300</c:v>
                      </c:pt>
                      <c:pt idx="3756">
                        <c:v>300</c:v>
                      </c:pt>
                      <c:pt idx="3757">
                        <c:v>300</c:v>
                      </c:pt>
                      <c:pt idx="3758">
                        <c:v>300</c:v>
                      </c:pt>
                      <c:pt idx="3759">
                        <c:v>300</c:v>
                      </c:pt>
                      <c:pt idx="3760">
                        <c:v>300</c:v>
                      </c:pt>
                      <c:pt idx="3761">
                        <c:v>300</c:v>
                      </c:pt>
                      <c:pt idx="3762">
                        <c:v>300</c:v>
                      </c:pt>
                      <c:pt idx="3763">
                        <c:v>300</c:v>
                      </c:pt>
                      <c:pt idx="3764">
                        <c:v>300</c:v>
                      </c:pt>
                      <c:pt idx="3765">
                        <c:v>300</c:v>
                      </c:pt>
                      <c:pt idx="3766">
                        <c:v>300</c:v>
                      </c:pt>
                      <c:pt idx="3767">
                        <c:v>300</c:v>
                      </c:pt>
                      <c:pt idx="3768">
                        <c:v>300</c:v>
                      </c:pt>
                      <c:pt idx="3769">
                        <c:v>300</c:v>
                      </c:pt>
                      <c:pt idx="3770">
                        <c:v>300</c:v>
                      </c:pt>
                      <c:pt idx="3771">
                        <c:v>300</c:v>
                      </c:pt>
                      <c:pt idx="3772">
                        <c:v>300</c:v>
                      </c:pt>
                      <c:pt idx="3773">
                        <c:v>300</c:v>
                      </c:pt>
                      <c:pt idx="3774">
                        <c:v>300</c:v>
                      </c:pt>
                      <c:pt idx="3775">
                        <c:v>300</c:v>
                      </c:pt>
                      <c:pt idx="3776">
                        <c:v>300</c:v>
                      </c:pt>
                      <c:pt idx="3777">
                        <c:v>300</c:v>
                      </c:pt>
                      <c:pt idx="3778">
                        <c:v>300</c:v>
                      </c:pt>
                      <c:pt idx="3779">
                        <c:v>300</c:v>
                      </c:pt>
                      <c:pt idx="3780">
                        <c:v>300</c:v>
                      </c:pt>
                      <c:pt idx="3781">
                        <c:v>300</c:v>
                      </c:pt>
                      <c:pt idx="3782">
                        <c:v>300</c:v>
                      </c:pt>
                      <c:pt idx="3783">
                        <c:v>300</c:v>
                      </c:pt>
                      <c:pt idx="3784">
                        <c:v>300</c:v>
                      </c:pt>
                      <c:pt idx="3785">
                        <c:v>300</c:v>
                      </c:pt>
                      <c:pt idx="3786">
                        <c:v>300</c:v>
                      </c:pt>
                      <c:pt idx="3787">
                        <c:v>300</c:v>
                      </c:pt>
                      <c:pt idx="3788">
                        <c:v>300</c:v>
                      </c:pt>
                      <c:pt idx="3789">
                        <c:v>300</c:v>
                      </c:pt>
                      <c:pt idx="3790">
                        <c:v>300</c:v>
                      </c:pt>
                      <c:pt idx="3791">
                        <c:v>300</c:v>
                      </c:pt>
                      <c:pt idx="3792">
                        <c:v>300</c:v>
                      </c:pt>
                      <c:pt idx="3793">
                        <c:v>300</c:v>
                      </c:pt>
                      <c:pt idx="3794">
                        <c:v>300</c:v>
                      </c:pt>
                      <c:pt idx="3795">
                        <c:v>300</c:v>
                      </c:pt>
                      <c:pt idx="3796">
                        <c:v>300</c:v>
                      </c:pt>
                      <c:pt idx="3797">
                        <c:v>300</c:v>
                      </c:pt>
                      <c:pt idx="3798">
                        <c:v>300</c:v>
                      </c:pt>
                      <c:pt idx="3799">
                        <c:v>300</c:v>
                      </c:pt>
                      <c:pt idx="3800">
                        <c:v>300</c:v>
                      </c:pt>
                      <c:pt idx="3801">
                        <c:v>300</c:v>
                      </c:pt>
                      <c:pt idx="3802">
                        <c:v>300</c:v>
                      </c:pt>
                      <c:pt idx="3803">
                        <c:v>300</c:v>
                      </c:pt>
                      <c:pt idx="3804">
                        <c:v>300</c:v>
                      </c:pt>
                      <c:pt idx="3805">
                        <c:v>300</c:v>
                      </c:pt>
                      <c:pt idx="3806">
                        <c:v>300</c:v>
                      </c:pt>
                      <c:pt idx="3807">
                        <c:v>300</c:v>
                      </c:pt>
                      <c:pt idx="3808">
                        <c:v>300</c:v>
                      </c:pt>
                      <c:pt idx="3809">
                        <c:v>300</c:v>
                      </c:pt>
                      <c:pt idx="3810">
                        <c:v>300</c:v>
                      </c:pt>
                      <c:pt idx="3811">
                        <c:v>300</c:v>
                      </c:pt>
                      <c:pt idx="3812">
                        <c:v>300</c:v>
                      </c:pt>
                      <c:pt idx="3813">
                        <c:v>300</c:v>
                      </c:pt>
                      <c:pt idx="3814">
                        <c:v>300</c:v>
                      </c:pt>
                      <c:pt idx="3815">
                        <c:v>300</c:v>
                      </c:pt>
                      <c:pt idx="3816">
                        <c:v>300</c:v>
                      </c:pt>
                      <c:pt idx="3817">
                        <c:v>300</c:v>
                      </c:pt>
                      <c:pt idx="3818">
                        <c:v>300</c:v>
                      </c:pt>
                      <c:pt idx="3819">
                        <c:v>300</c:v>
                      </c:pt>
                      <c:pt idx="3820">
                        <c:v>300</c:v>
                      </c:pt>
                      <c:pt idx="3821">
                        <c:v>300</c:v>
                      </c:pt>
                      <c:pt idx="3822">
                        <c:v>300</c:v>
                      </c:pt>
                      <c:pt idx="3823">
                        <c:v>300</c:v>
                      </c:pt>
                      <c:pt idx="3824">
                        <c:v>300</c:v>
                      </c:pt>
                      <c:pt idx="3825">
                        <c:v>300</c:v>
                      </c:pt>
                      <c:pt idx="3826">
                        <c:v>300</c:v>
                      </c:pt>
                      <c:pt idx="3827">
                        <c:v>300</c:v>
                      </c:pt>
                      <c:pt idx="3828">
                        <c:v>300</c:v>
                      </c:pt>
                      <c:pt idx="3829">
                        <c:v>300</c:v>
                      </c:pt>
                      <c:pt idx="3830">
                        <c:v>300</c:v>
                      </c:pt>
                      <c:pt idx="3831">
                        <c:v>300</c:v>
                      </c:pt>
                      <c:pt idx="3832">
                        <c:v>300</c:v>
                      </c:pt>
                      <c:pt idx="3833">
                        <c:v>300</c:v>
                      </c:pt>
                      <c:pt idx="3834">
                        <c:v>300</c:v>
                      </c:pt>
                      <c:pt idx="3835">
                        <c:v>300</c:v>
                      </c:pt>
                      <c:pt idx="3836">
                        <c:v>300</c:v>
                      </c:pt>
                      <c:pt idx="3837">
                        <c:v>300</c:v>
                      </c:pt>
                      <c:pt idx="3838">
                        <c:v>300</c:v>
                      </c:pt>
                      <c:pt idx="3839">
                        <c:v>300</c:v>
                      </c:pt>
                      <c:pt idx="3840">
                        <c:v>300</c:v>
                      </c:pt>
                      <c:pt idx="3841">
                        <c:v>300</c:v>
                      </c:pt>
                      <c:pt idx="3842">
                        <c:v>300</c:v>
                      </c:pt>
                      <c:pt idx="3843">
                        <c:v>300</c:v>
                      </c:pt>
                      <c:pt idx="3844">
                        <c:v>300</c:v>
                      </c:pt>
                      <c:pt idx="3845">
                        <c:v>300</c:v>
                      </c:pt>
                      <c:pt idx="3846">
                        <c:v>300</c:v>
                      </c:pt>
                      <c:pt idx="3847">
                        <c:v>300</c:v>
                      </c:pt>
                      <c:pt idx="3848">
                        <c:v>300</c:v>
                      </c:pt>
                      <c:pt idx="3849">
                        <c:v>300</c:v>
                      </c:pt>
                      <c:pt idx="3850">
                        <c:v>300</c:v>
                      </c:pt>
                      <c:pt idx="3851">
                        <c:v>300</c:v>
                      </c:pt>
                      <c:pt idx="3852">
                        <c:v>300</c:v>
                      </c:pt>
                      <c:pt idx="3853">
                        <c:v>300</c:v>
                      </c:pt>
                      <c:pt idx="3854">
                        <c:v>300</c:v>
                      </c:pt>
                      <c:pt idx="3855">
                        <c:v>300</c:v>
                      </c:pt>
                      <c:pt idx="3856">
                        <c:v>300</c:v>
                      </c:pt>
                      <c:pt idx="3857">
                        <c:v>300</c:v>
                      </c:pt>
                      <c:pt idx="3858">
                        <c:v>300</c:v>
                      </c:pt>
                      <c:pt idx="3859">
                        <c:v>300</c:v>
                      </c:pt>
                      <c:pt idx="3860">
                        <c:v>300</c:v>
                      </c:pt>
                      <c:pt idx="3861">
                        <c:v>300</c:v>
                      </c:pt>
                      <c:pt idx="3862">
                        <c:v>300</c:v>
                      </c:pt>
                      <c:pt idx="3863">
                        <c:v>300</c:v>
                      </c:pt>
                      <c:pt idx="3864">
                        <c:v>300</c:v>
                      </c:pt>
                      <c:pt idx="3865">
                        <c:v>300</c:v>
                      </c:pt>
                      <c:pt idx="3866">
                        <c:v>300</c:v>
                      </c:pt>
                      <c:pt idx="3867">
                        <c:v>300</c:v>
                      </c:pt>
                      <c:pt idx="3868">
                        <c:v>300</c:v>
                      </c:pt>
                      <c:pt idx="3869">
                        <c:v>300</c:v>
                      </c:pt>
                      <c:pt idx="3870">
                        <c:v>300</c:v>
                      </c:pt>
                      <c:pt idx="3871">
                        <c:v>300</c:v>
                      </c:pt>
                      <c:pt idx="3872">
                        <c:v>300</c:v>
                      </c:pt>
                      <c:pt idx="3873">
                        <c:v>300</c:v>
                      </c:pt>
                      <c:pt idx="3874">
                        <c:v>300</c:v>
                      </c:pt>
                      <c:pt idx="3875">
                        <c:v>300</c:v>
                      </c:pt>
                      <c:pt idx="3876">
                        <c:v>300</c:v>
                      </c:pt>
                      <c:pt idx="3877">
                        <c:v>300</c:v>
                      </c:pt>
                      <c:pt idx="3878">
                        <c:v>300</c:v>
                      </c:pt>
                      <c:pt idx="3879">
                        <c:v>300</c:v>
                      </c:pt>
                      <c:pt idx="3880">
                        <c:v>300</c:v>
                      </c:pt>
                      <c:pt idx="3881">
                        <c:v>300</c:v>
                      </c:pt>
                      <c:pt idx="3882">
                        <c:v>300</c:v>
                      </c:pt>
                      <c:pt idx="3883">
                        <c:v>300</c:v>
                      </c:pt>
                      <c:pt idx="3884">
                        <c:v>300</c:v>
                      </c:pt>
                      <c:pt idx="3885">
                        <c:v>300</c:v>
                      </c:pt>
                      <c:pt idx="3886">
                        <c:v>300</c:v>
                      </c:pt>
                      <c:pt idx="3887">
                        <c:v>300</c:v>
                      </c:pt>
                      <c:pt idx="3888">
                        <c:v>300</c:v>
                      </c:pt>
                      <c:pt idx="3889">
                        <c:v>300</c:v>
                      </c:pt>
                      <c:pt idx="3890">
                        <c:v>300</c:v>
                      </c:pt>
                      <c:pt idx="3891">
                        <c:v>300</c:v>
                      </c:pt>
                      <c:pt idx="3892">
                        <c:v>300</c:v>
                      </c:pt>
                      <c:pt idx="3893">
                        <c:v>300</c:v>
                      </c:pt>
                      <c:pt idx="3894">
                        <c:v>300</c:v>
                      </c:pt>
                      <c:pt idx="3895">
                        <c:v>300</c:v>
                      </c:pt>
                      <c:pt idx="3896">
                        <c:v>300</c:v>
                      </c:pt>
                      <c:pt idx="3897">
                        <c:v>300</c:v>
                      </c:pt>
                      <c:pt idx="3898">
                        <c:v>300</c:v>
                      </c:pt>
                      <c:pt idx="3899">
                        <c:v>300</c:v>
                      </c:pt>
                      <c:pt idx="3900">
                        <c:v>300</c:v>
                      </c:pt>
                      <c:pt idx="3901">
                        <c:v>300</c:v>
                      </c:pt>
                      <c:pt idx="3902">
                        <c:v>300</c:v>
                      </c:pt>
                      <c:pt idx="3903">
                        <c:v>300</c:v>
                      </c:pt>
                      <c:pt idx="3904">
                        <c:v>300</c:v>
                      </c:pt>
                      <c:pt idx="3905">
                        <c:v>300</c:v>
                      </c:pt>
                      <c:pt idx="3906">
                        <c:v>300</c:v>
                      </c:pt>
                      <c:pt idx="3907">
                        <c:v>300</c:v>
                      </c:pt>
                      <c:pt idx="3908">
                        <c:v>300</c:v>
                      </c:pt>
                      <c:pt idx="3909">
                        <c:v>300</c:v>
                      </c:pt>
                      <c:pt idx="3910">
                        <c:v>300</c:v>
                      </c:pt>
                      <c:pt idx="3911">
                        <c:v>300</c:v>
                      </c:pt>
                      <c:pt idx="3912">
                        <c:v>300</c:v>
                      </c:pt>
                      <c:pt idx="3913">
                        <c:v>300</c:v>
                      </c:pt>
                      <c:pt idx="3914">
                        <c:v>300</c:v>
                      </c:pt>
                      <c:pt idx="3915">
                        <c:v>300</c:v>
                      </c:pt>
                      <c:pt idx="3916">
                        <c:v>300</c:v>
                      </c:pt>
                      <c:pt idx="3917">
                        <c:v>300</c:v>
                      </c:pt>
                      <c:pt idx="3918">
                        <c:v>300</c:v>
                      </c:pt>
                      <c:pt idx="3919">
                        <c:v>300</c:v>
                      </c:pt>
                      <c:pt idx="3920">
                        <c:v>300</c:v>
                      </c:pt>
                      <c:pt idx="3921">
                        <c:v>300</c:v>
                      </c:pt>
                      <c:pt idx="3922">
                        <c:v>300</c:v>
                      </c:pt>
                      <c:pt idx="3923">
                        <c:v>300</c:v>
                      </c:pt>
                      <c:pt idx="3924">
                        <c:v>300</c:v>
                      </c:pt>
                      <c:pt idx="3925">
                        <c:v>300</c:v>
                      </c:pt>
                      <c:pt idx="3926">
                        <c:v>300</c:v>
                      </c:pt>
                      <c:pt idx="3927">
                        <c:v>300</c:v>
                      </c:pt>
                      <c:pt idx="3928">
                        <c:v>300</c:v>
                      </c:pt>
                      <c:pt idx="3929">
                        <c:v>300</c:v>
                      </c:pt>
                      <c:pt idx="3930">
                        <c:v>300</c:v>
                      </c:pt>
                      <c:pt idx="3931">
                        <c:v>300</c:v>
                      </c:pt>
                      <c:pt idx="3932">
                        <c:v>300</c:v>
                      </c:pt>
                      <c:pt idx="3933">
                        <c:v>300</c:v>
                      </c:pt>
                      <c:pt idx="3934">
                        <c:v>300</c:v>
                      </c:pt>
                      <c:pt idx="3935">
                        <c:v>300</c:v>
                      </c:pt>
                      <c:pt idx="3936">
                        <c:v>300</c:v>
                      </c:pt>
                      <c:pt idx="3937">
                        <c:v>300</c:v>
                      </c:pt>
                      <c:pt idx="3938">
                        <c:v>300</c:v>
                      </c:pt>
                      <c:pt idx="3939">
                        <c:v>300</c:v>
                      </c:pt>
                      <c:pt idx="3940">
                        <c:v>300</c:v>
                      </c:pt>
                      <c:pt idx="3941">
                        <c:v>300</c:v>
                      </c:pt>
                      <c:pt idx="3942">
                        <c:v>300</c:v>
                      </c:pt>
                      <c:pt idx="3943">
                        <c:v>300</c:v>
                      </c:pt>
                      <c:pt idx="3944">
                        <c:v>300</c:v>
                      </c:pt>
                      <c:pt idx="3945">
                        <c:v>300</c:v>
                      </c:pt>
                      <c:pt idx="3946">
                        <c:v>300</c:v>
                      </c:pt>
                      <c:pt idx="3947">
                        <c:v>300</c:v>
                      </c:pt>
                      <c:pt idx="3948">
                        <c:v>300</c:v>
                      </c:pt>
                      <c:pt idx="3949">
                        <c:v>300</c:v>
                      </c:pt>
                      <c:pt idx="3950">
                        <c:v>300</c:v>
                      </c:pt>
                      <c:pt idx="3951">
                        <c:v>300</c:v>
                      </c:pt>
                      <c:pt idx="3952">
                        <c:v>300</c:v>
                      </c:pt>
                      <c:pt idx="3953">
                        <c:v>300</c:v>
                      </c:pt>
                      <c:pt idx="3954">
                        <c:v>300</c:v>
                      </c:pt>
                      <c:pt idx="3955">
                        <c:v>300</c:v>
                      </c:pt>
                      <c:pt idx="3956">
                        <c:v>300</c:v>
                      </c:pt>
                      <c:pt idx="3957">
                        <c:v>300</c:v>
                      </c:pt>
                      <c:pt idx="3958">
                        <c:v>300</c:v>
                      </c:pt>
                      <c:pt idx="3959">
                        <c:v>300</c:v>
                      </c:pt>
                      <c:pt idx="3960">
                        <c:v>300</c:v>
                      </c:pt>
                      <c:pt idx="3961">
                        <c:v>300</c:v>
                      </c:pt>
                      <c:pt idx="3962">
                        <c:v>300</c:v>
                      </c:pt>
                      <c:pt idx="3963">
                        <c:v>300</c:v>
                      </c:pt>
                      <c:pt idx="3964">
                        <c:v>300</c:v>
                      </c:pt>
                      <c:pt idx="3965">
                        <c:v>300</c:v>
                      </c:pt>
                      <c:pt idx="3966">
                        <c:v>300</c:v>
                      </c:pt>
                      <c:pt idx="3967">
                        <c:v>300</c:v>
                      </c:pt>
                      <c:pt idx="3968">
                        <c:v>300</c:v>
                      </c:pt>
                      <c:pt idx="3969">
                        <c:v>300</c:v>
                      </c:pt>
                      <c:pt idx="3970">
                        <c:v>300</c:v>
                      </c:pt>
                      <c:pt idx="3971">
                        <c:v>300</c:v>
                      </c:pt>
                      <c:pt idx="3972">
                        <c:v>300</c:v>
                      </c:pt>
                      <c:pt idx="3973">
                        <c:v>300</c:v>
                      </c:pt>
                      <c:pt idx="3974">
                        <c:v>300</c:v>
                      </c:pt>
                      <c:pt idx="3975">
                        <c:v>300</c:v>
                      </c:pt>
                      <c:pt idx="3976">
                        <c:v>300</c:v>
                      </c:pt>
                      <c:pt idx="3977">
                        <c:v>300</c:v>
                      </c:pt>
                      <c:pt idx="3978">
                        <c:v>300</c:v>
                      </c:pt>
                      <c:pt idx="3979">
                        <c:v>300</c:v>
                      </c:pt>
                      <c:pt idx="3980">
                        <c:v>300</c:v>
                      </c:pt>
                      <c:pt idx="3981">
                        <c:v>300</c:v>
                      </c:pt>
                      <c:pt idx="3982">
                        <c:v>300</c:v>
                      </c:pt>
                      <c:pt idx="3983">
                        <c:v>300</c:v>
                      </c:pt>
                      <c:pt idx="3984">
                        <c:v>300</c:v>
                      </c:pt>
                      <c:pt idx="3985">
                        <c:v>300</c:v>
                      </c:pt>
                      <c:pt idx="3986">
                        <c:v>300</c:v>
                      </c:pt>
                      <c:pt idx="3987">
                        <c:v>300</c:v>
                      </c:pt>
                      <c:pt idx="3988">
                        <c:v>300</c:v>
                      </c:pt>
                      <c:pt idx="3989">
                        <c:v>300</c:v>
                      </c:pt>
                      <c:pt idx="3990">
                        <c:v>300</c:v>
                      </c:pt>
                      <c:pt idx="3991">
                        <c:v>300</c:v>
                      </c:pt>
                      <c:pt idx="3992">
                        <c:v>300</c:v>
                      </c:pt>
                      <c:pt idx="3993">
                        <c:v>300</c:v>
                      </c:pt>
                      <c:pt idx="3994">
                        <c:v>300</c:v>
                      </c:pt>
                      <c:pt idx="3995">
                        <c:v>300</c:v>
                      </c:pt>
                      <c:pt idx="3996">
                        <c:v>300</c:v>
                      </c:pt>
                      <c:pt idx="3997">
                        <c:v>300</c:v>
                      </c:pt>
                      <c:pt idx="3998">
                        <c:v>300</c:v>
                      </c:pt>
                      <c:pt idx="3999">
                        <c:v>300</c:v>
                      </c:pt>
                      <c:pt idx="4000">
                        <c:v>300</c:v>
                      </c:pt>
                      <c:pt idx="4001">
                        <c:v>300</c:v>
                      </c:pt>
                      <c:pt idx="4002">
                        <c:v>300</c:v>
                      </c:pt>
                      <c:pt idx="4003">
                        <c:v>300</c:v>
                      </c:pt>
                      <c:pt idx="4004">
                        <c:v>300</c:v>
                      </c:pt>
                      <c:pt idx="4005">
                        <c:v>300</c:v>
                      </c:pt>
                      <c:pt idx="4006">
                        <c:v>300</c:v>
                      </c:pt>
                      <c:pt idx="4007">
                        <c:v>300</c:v>
                      </c:pt>
                      <c:pt idx="4008">
                        <c:v>300</c:v>
                      </c:pt>
                      <c:pt idx="4009">
                        <c:v>300</c:v>
                      </c:pt>
                      <c:pt idx="4010">
                        <c:v>300</c:v>
                      </c:pt>
                      <c:pt idx="4011">
                        <c:v>300</c:v>
                      </c:pt>
                      <c:pt idx="4012">
                        <c:v>300</c:v>
                      </c:pt>
                      <c:pt idx="4013">
                        <c:v>300</c:v>
                      </c:pt>
                      <c:pt idx="4014">
                        <c:v>300</c:v>
                      </c:pt>
                      <c:pt idx="4015">
                        <c:v>300</c:v>
                      </c:pt>
                      <c:pt idx="4016">
                        <c:v>300</c:v>
                      </c:pt>
                      <c:pt idx="4017">
                        <c:v>300</c:v>
                      </c:pt>
                      <c:pt idx="4018">
                        <c:v>300</c:v>
                      </c:pt>
                      <c:pt idx="4019">
                        <c:v>300</c:v>
                      </c:pt>
                      <c:pt idx="4020">
                        <c:v>300</c:v>
                      </c:pt>
                      <c:pt idx="4021">
                        <c:v>300</c:v>
                      </c:pt>
                      <c:pt idx="4022">
                        <c:v>300</c:v>
                      </c:pt>
                      <c:pt idx="4023">
                        <c:v>300</c:v>
                      </c:pt>
                      <c:pt idx="4024">
                        <c:v>300</c:v>
                      </c:pt>
                      <c:pt idx="4025">
                        <c:v>300</c:v>
                      </c:pt>
                      <c:pt idx="4026">
                        <c:v>300</c:v>
                      </c:pt>
                      <c:pt idx="4027">
                        <c:v>300</c:v>
                      </c:pt>
                      <c:pt idx="4028">
                        <c:v>300</c:v>
                      </c:pt>
                      <c:pt idx="4029">
                        <c:v>300</c:v>
                      </c:pt>
                      <c:pt idx="4030">
                        <c:v>300</c:v>
                      </c:pt>
                      <c:pt idx="4031">
                        <c:v>300</c:v>
                      </c:pt>
                      <c:pt idx="4032">
                        <c:v>300</c:v>
                      </c:pt>
                      <c:pt idx="4033">
                        <c:v>300</c:v>
                      </c:pt>
                      <c:pt idx="4034">
                        <c:v>300</c:v>
                      </c:pt>
                      <c:pt idx="4035">
                        <c:v>300</c:v>
                      </c:pt>
                      <c:pt idx="4036">
                        <c:v>300</c:v>
                      </c:pt>
                      <c:pt idx="4037">
                        <c:v>300</c:v>
                      </c:pt>
                      <c:pt idx="4038">
                        <c:v>300</c:v>
                      </c:pt>
                      <c:pt idx="4039">
                        <c:v>300</c:v>
                      </c:pt>
                      <c:pt idx="4040">
                        <c:v>300</c:v>
                      </c:pt>
                      <c:pt idx="4041">
                        <c:v>300</c:v>
                      </c:pt>
                      <c:pt idx="4042">
                        <c:v>300</c:v>
                      </c:pt>
                      <c:pt idx="4043">
                        <c:v>300</c:v>
                      </c:pt>
                      <c:pt idx="4044">
                        <c:v>300</c:v>
                      </c:pt>
                      <c:pt idx="4045">
                        <c:v>300</c:v>
                      </c:pt>
                      <c:pt idx="4046">
                        <c:v>300</c:v>
                      </c:pt>
                      <c:pt idx="4047">
                        <c:v>300</c:v>
                      </c:pt>
                      <c:pt idx="4048">
                        <c:v>300</c:v>
                      </c:pt>
                      <c:pt idx="4049">
                        <c:v>300</c:v>
                      </c:pt>
                      <c:pt idx="4050">
                        <c:v>300</c:v>
                      </c:pt>
                      <c:pt idx="4051">
                        <c:v>300</c:v>
                      </c:pt>
                      <c:pt idx="4052">
                        <c:v>300</c:v>
                      </c:pt>
                      <c:pt idx="4053">
                        <c:v>300</c:v>
                      </c:pt>
                      <c:pt idx="4054">
                        <c:v>300</c:v>
                      </c:pt>
                      <c:pt idx="4055">
                        <c:v>300</c:v>
                      </c:pt>
                      <c:pt idx="4056">
                        <c:v>300</c:v>
                      </c:pt>
                      <c:pt idx="4057">
                        <c:v>300</c:v>
                      </c:pt>
                      <c:pt idx="4058">
                        <c:v>300</c:v>
                      </c:pt>
                      <c:pt idx="4059">
                        <c:v>300</c:v>
                      </c:pt>
                      <c:pt idx="4060">
                        <c:v>300</c:v>
                      </c:pt>
                      <c:pt idx="4061">
                        <c:v>300</c:v>
                      </c:pt>
                      <c:pt idx="4062">
                        <c:v>300</c:v>
                      </c:pt>
                      <c:pt idx="4063">
                        <c:v>300</c:v>
                      </c:pt>
                      <c:pt idx="4064">
                        <c:v>300</c:v>
                      </c:pt>
                      <c:pt idx="4065">
                        <c:v>300</c:v>
                      </c:pt>
                      <c:pt idx="4066">
                        <c:v>300</c:v>
                      </c:pt>
                      <c:pt idx="4067">
                        <c:v>300</c:v>
                      </c:pt>
                      <c:pt idx="4068">
                        <c:v>300</c:v>
                      </c:pt>
                      <c:pt idx="4069">
                        <c:v>300</c:v>
                      </c:pt>
                      <c:pt idx="4070">
                        <c:v>300</c:v>
                      </c:pt>
                      <c:pt idx="4071">
                        <c:v>300</c:v>
                      </c:pt>
                      <c:pt idx="4072">
                        <c:v>300</c:v>
                      </c:pt>
                      <c:pt idx="4073">
                        <c:v>300</c:v>
                      </c:pt>
                      <c:pt idx="4074">
                        <c:v>300</c:v>
                      </c:pt>
                      <c:pt idx="4075">
                        <c:v>300</c:v>
                      </c:pt>
                      <c:pt idx="4076">
                        <c:v>300</c:v>
                      </c:pt>
                      <c:pt idx="4077">
                        <c:v>300</c:v>
                      </c:pt>
                      <c:pt idx="4078">
                        <c:v>300</c:v>
                      </c:pt>
                      <c:pt idx="4079">
                        <c:v>300</c:v>
                      </c:pt>
                      <c:pt idx="4080">
                        <c:v>300</c:v>
                      </c:pt>
                      <c:pt idx="4081">
                        <c:v>300</c:v>
                      </c:pt>
                      <c:pt idx="4082">
                        <c:v>300</c:v>
                      </c:pt>
                      <c:pt idx="4083">
                        <c:v>300</c:v>
                      </c:pt>
                      <c:pt idx="4084">
                        <c:v>300</c:v>
                      </c:pt>
                      <c:pt idx="4085">
                        <c:v>300</c:v>
                      </c:pt>
                      <c:pt idx="4086">
                        <c:v>300</c:v>
                      </c:pt>
                      <c:pt idx="4087">
                        <c:v>300</c:v>
                      </c:pt>
                      <c:pt idx="4088">
                        <c:v>300</c:v>
                      </c:pt>
                      <c:pt idx="4089">
                        <c:v>300</c:v>
                      </c:pt>
                      <c:pt idx="4090">
                        <c:v>300</c:v>
                      </c:pt>
                      <c:pt idx="4091">
                        <c:v>300</c:v>
                      </c:pt>
                      <c:pt idx="4092">
                        <c:v>300</c:v>
                      </c:pt>
                      <c:pt idx="4093">
                        <c:v>300</c:v>
                      </c:pt>
                      <c:pt idx="4094">
                        <c:v>300</c:v>
                      </c:pt>
                      <c:pt idx="4095">
                        <c:v>300</c:v>
                      </c:pt>
                      <c:pt idx="4096">
                        <c:v>300</c:v>
                      </c:pt>
                      <c:pt idx="4097">
                        <c:v>300</c:v>
                      </c:pt>
                      <c:pt idx="4098">
                        <c:v>300</c:v>
                      </c:pt>
                      <c:pt idx="4099">
                        <c:v>300</c:v>
                      </c:pt>
                      <c:pt idx="4100">
                        <c:v>300</c:v>
                      </c:pt>
                      <c:pt idx="4101">
                        <c:v>300</c:v>
                      </c:pt>
                      <c:pt idx="4102">
                        <c:v>300</c:v>
                      </c:pt>
                      <c:pt idx="4103">
                        <c:v>300</c:v>
                      </c:pt>
                      <c:pt idx="4104">
                        <c:v>300</c:v>
                      </c:pt>
                      <c:pt idx="4105">
                        <c:v>300</c:v>
                      </c:pt>
                      <c:pt idx="4106">
                        <c:v>300</c:v>
                      </c:pt>
                      <c:pt idx="4107">
                        <c:v>300</c:v>
                      </c:pt>
                      <c:pt idx="4108">
                        <c:v>300</c:v>
                      </c:pt>
                      <c:pt idx="4109">
                        <c:v>300</c:v>
                      </c:pt>
                      <c:pt idx="4110">
                        <c:v>300</c:v>
                      </c:pt>
                      <c:pt idx="4111">
                        <c:v>300</c:v>
                      </c:pt>
                      <c:pt idx="4112">
                        <c:v>300</c:v>
                      </c:pt>
                      <c:pt idx="4113">
                        <c:v>300</c:v>
                      </c:pt>
                      <c:pt idx="4114">
                        <c:v>300</c:v>
                      </c:pt>
                      <c:pt idx="4115">
                        <c:v>300</c:v>
                      </c:pt>
                      <c:pt idx="4116">
                        <c:v>300</c:v>
                      </c:pt>
                      <c:pt idx="4117">
                        <c:v>300</c:v>
                      </c:pt>
                      <c:pt idx="4118">
                        <c:v>300</c:v>
                      </c:pt>
                      <c:pt idx="4119">
                        <c:v>300</c:v>
                      </c:pt>
                      <c:pt idx="4120">
                        <c:v>300</c:v>
                      </c:pt>
                      <c:pt idx="4121">
                        <c:v>300</c:v>
                      </c:pt>
                      <c:pt idx="4122">
                        <c:v>300</c:v>
                      </c:pt>
                      <c:pt idx="4123">
                        <c:v>300</c:v>
                      </c:pt>
                      <c:pt idx="4124">
                        <c:v>300</c:v>
                      </c:pt>
                      <c:pt idx="4125">
                        <c:v>300</c:v>
                      </c:pt>
                      <c:pt idx="4126">
                        <c:v>300</c:v>
                      </c:pt>
                      <c:pt idx="4127">
                        <c:v>300</c:v>
                      </c:pt>
                      <c:pt idx="4128">
                        <c:v>300</c:v>
                      </c:pt>
                      <c:pt idx="4129">
                        <c:v>300</c:v>
                      </c:pt>
                      <c:pt idx="4130">
                        <c:v>300</c:v>
                      </c:pt>
                      <c:pt idx="4131">
                        <c:v>300</c:v>
                      </c:pt>
                      <c:pt idx="4132">
                        <c:v>300</c:v>
                      </c:pt>
                      <c:pt idx="4133">
                        <c:v>300</c:v>
                      </c:pt>
                      <c:pt idx="4134">
                        <c:v>300</c:v>
                      </c:pt>
                      <c:pt idx="4135">
                        <c:v>300</c:v>
                      </c:pt>
                      <c:pt idx="4136">
                        <c:v>300</c:v>
                      </c:pt>
                      <c:pt idx="4137">
                        <c:v>300</c:v>
                      </c:pt>
                      <c:pt idx="4138">
                        <c:v>300</c:v>
                      </c:pt>
                      <c:pt idx="4139">
                        <c:v>300</c:v>
                      </c:pt>
                      <c:pt idx="4140">
                        <c:v>300</c:v>
                      </c:pt>
                      <c:pt idx="4141">
                        <c:v>300</c:v>
                      </c:pt>
                      <c:pt idx="4142">
                        <c:v>300</c:v>
                      </c:pt>
                      <c:pt idx="4143">
                        <c:v>300</c:v>
                      </c:pt>
                      <c:pt idx="4144">
                        <c:v>300</c:v>
                      </c:pt>
                      <c:pt idx="4145">
                        <c:v>300</c:v>
                      </c:pt>
                      <c:pt idx="4146">
                        <c:v>300</c:v>
                      </c:pt>
                      <c:pt idx="4147">
                        <c:v>300</c:v>
                      </c:pt>
                      <c:pt idx="4148">
                        <c:v>300</c:v>
                      </c:pt>
                      <c:pt idx="4149">
                        <c:v>300</c:v>
                      </c:pt>
                      <c:pt idx="4150">
                        <c:v>300</c:v>
                      </c:pt>
                      <c:pt idx="4151">
                        <c:v>300</c:v>
                      </c:pt>
                      <c:pt idx="4152">
                        <c:v>300</c:v>
                      </c:pt>
                      <c:pt idx="4153">
                        <c:v>300</c:v>
                      </c:pt>
                      <c:pt idx="4154">
                        <c:v>300</c:v>
                      </c:pt>
                      <c:pt idx="4155">
                        <c:v>300</c:v>
                      </c:pt>
                      <c:pt idx="4156">
                        <c:v>300</c:v>
                      </c:pt>
                      <c:pt idx="4157">
                        <c:v>300</c:v>
                      </c:pt>
                      <c:pt idx="4158">
                        <c:v>300</c:v>
                      </c:pt>
                      <c:pt idx="4159">
                        <c:v>300</c:v>
                      </c:pt>
                      <c:pt idx="4160">
                        <c:v>300</c:v>
                      </c:pt>
                      <c:pt idx="4161">
                        <c:v>300</c:v>
                      </c:pt>
                      <c:pt idx="4162">
                        <c:v>300</c:v>
                      </c:pt>
                      <c:pt idx="4163">
                        <c:v>300</c:v>
                      </c:pt>
                      <c:pt idx="4164">
                        <c:v>300</c:v>
                      </c:pt>
                      <c:pt idx="4165">
                        <c:v>300</c:v>
                      </c:pt>
                      <c:pt idx="4166">
                        <c:v>300</c:v>
                      </c:pt>
                      <c:pt idx="4167">
                        <c:v>300</c:v>
                      </c:pt>
                      <c:pt idx="4168">
                        <c:v>300</c:v>
                      </c:pt>
                      <c:pt idx="4169">
                        <c:v>300</c:v>
                      </c:pt>
                      <c:pt idx="4170">
                        <c:v>300</c:v>
                      </c:pt>
                      <c:pt idx="4171">
                        <c:v>300</c:v>
                      </c:pt>
                      <c:pt idx="4172">
                        <c:v>300</c:v>
                      </c:pt>
                      <c:pt idx="4173">
                        <c:v>300</c:v>
                      </c:pt>
                      <c:pt idx="4174">
                        <c:v>300</c:v>
                      </c:pt>
                      <c:pt idx="4175">
                        <c:v>300</c:v>
                      </c:pt>
                      <c:pt idx="4176">
                        <c:v>300</c:v>
                      </c:pt>
                      <c:pt idx="4177">
                        <c:v>300</c:v>
                      </c:pt>
                      <c:pt idx="4178">
                        <c:v>300</c:v>
                      </c:pt>
                      <c:pt idx="4179">
                        <c:v>300</c:v>
                      </c:pt>
                      <c:pt idx="4180">
                        <c:v>300</c:v>
                      </c:pt>
                      <c:pt idx="4181">
                        <c:v>300</c:v>
                      </c:pt>
                      <c:pt idx="4182">
                        <c:v>300</c:v>
                      </c:pt>
                      <c:pt idx="4183">
                        <c:v>300</c:v>
                      </c:pt>
                      <c:pt idx="4184">
                        <c:v>300</c:v>
                      </c:pt>
                      <c:pt idx="4185">
                        <c:v>300</c:v>
                      </c:pt>
                      <c:pt idx="4186">
                        <c:v>300</c:v>
                      </c:pt>
                      <c:pt idx="4187">
                        <c:v>300</c:v>
                      </c:pt>
                      <c:pt idx="4188">
                        <c:v>300</c:v>
                      </c:pt>
                      <c:pt idx="4189">
                        <c:v>300</c:v>
                      </c:pt>
                      <c:pt idx="4190">
                        <c:v>300</c:v>
                      </c:pt>
                      <c:pt idx="4191">
                        <c:v>300</c:v>
                      </c:pt>
                      <c:pt idx="4192">
                        <c:v>300</c:v>
                      </c:pt>
                      <c:pt idx="4193">
                        <c:v>300</c:v>
                      </c:pt>
                      <c:pt idx="4194">
                        <c:v>300</c:v>
                      </c:pt>
                      <c:pt idx="4195">
                        <c:v>300</c:v>
                      </c:pt>
                      <c:pt idx="4196">
                        <c:v>300</c:v>
                      </c:pt>
                      <c:pt idx="4197">
                        <c:v>300</c:v>
                      </c:pt>
                      <c:pt idx="4198">
                        <c:v>300</c:v>
                      </c:pt>
                      <c:pt idx="4199">
                        <c:v>300</c:v>
                      </c:pt>
                      <c:pt idx="4200">
                        <c:v>300</c:v>
                      </c:pt>
                      <c:pt idx="4201">
                        <c:v>300</c:v>
                      </c:pt>
                      <c:pt idx="4202">
                        <c:v>300</c:v>
                      </c:pt>
                      <c:pt idx="4203">
                        <c:v>300</c:v>
                      </c:pt>
                      <c:pt idx="4204">
                        <c:v>300</c:v>
                      </c:pt>
                      <c:pt idx="4205">
                        <c:v>300</c:v>
                      </c:pt>
                      <c:pt idx="4206">
                        <c:v>300</c:v>
                      </c:pt>
                      <c:pt idx="4207">
                        <c:v>300</c:v>
                      </c:pt>
                      <c:pt idx="4208">
                        <c:v>300</c:v>
                      </c:pt>
                      <c:pt idx="4209">
                        <c:v>300</c:v>
                      </c:pt>
                      <c:pt idx="4210">
                        <c:v>300</c:v>
                      </c:pt>
                      <c:pt idx="4211">
                        <c:v>300</c:v>
                      </c:pt>
                      <c:pt idx="4212">
                        <c:v>300</c:v>
                      </c:pt>
                      <c:pt idx="4213">
                        <c:v>300</c:v>
                      </c:pt>
                      <c:pt idx="4214">
                        <c:v>300</c:v>
                      </c:pt>
                      <c:pt idx="4215">
                        <c:v>300</c:v>
                      </c:pt>
                      <c:pt idx="4216">
                        <c:v>300</c:v>
                      </c:pt>
                      <c:pt idx="4217">
                        <c:v>300</c:v>
                      </c:pt>
                      <c:pt idx="4218">
                        <c:v>300</c:v>
                      </c:pt>
                      <c:pt idx="4219">
                        <c:v>300</c:v>
                      </c:pt>
                      <c:pt idx="4220">
                        <c:v>300</c:v>
                      </c:pt>
                      <c:pt idx="4221">
                        <c:v>300</c:v>
                      </c:pt>
                      <c:pt idx="4222">
                        <c:v>300</c:v>
                      </c:pt>
                      <c:pt idx="4223">
                        <c:v>300</c:v>
                      </c:pt>
                      <c:pt idx="4224">
                        <c:v>300</c:v>
                      </c:pt>
                      <c:pt idx="4225">
                        <c:v>300</c:v>
                      </c:pt>
                      <c:pt idx="4226">
                        <c:v>300</c:v>
                      </c:pt>
                      <c:pt idx="4227">
                        <c:v>300</c:v>
                      </c:pt>
                      <c:pt idx="4228">
                        <c:v>300</c:v>
                      </c:pt>
                      <c:pt idx="4229">
                        <c:v>300</c:v>
                      </c:pt>
                      <c:pt idx="4230">
                        <c:v>300</c:v>
                      </c:pt>
                      <c:pt idx="4231">
                        <c:v>300</c:v>
                      </c:pt>
                      <c:pt idx="4232">
                        <c:v>300</c:v>
                      </c:pt>
                      <c:pt idx="4233">
                        <c:v>300</c:v>
                      </c:pt>
                      <c:pt idx="4234">
                        <c:v>300</c:v>
                      </c:pt>
                      <c:pt idx="4235">
                        <c:v>300</c:v>
                      </c:pt>
                      <c:pt idx="4236">
                        <c:v>300</c:v>
                      </c:pt>
                      <c:pt idx="4237">
                        <c:v>300</c:v>
                      </c:pt>
                      <c:pt idx="4238">
                        <c:v>300</c:v>
                      </c:pt>
                      <c:pt idx="4239">
                        <c:v>300</c:v>
                      </c:pt>
                      <c:pt idx="4240">
                        <c:v>300</c:v>
                      </c:pt>
                      <c:pt idx="4241">
                        <c:v>300</c:v>
                      </c:pt>
                      <c:pt idx="4242">
                        <c:v>300</c:v>
                      </c:pt>
                      <c:pt idx="4243">
                        <c:v>300</c:v>
                      </c:pt>
                      <c:pt idx="4244">
                        <c:v>300</c:v>
                      </c:pt>
                      <c:pt idx="4245">
                        <c:v>300</c:v>
                      </c:pt>
                      <c:pt idx="4246">
                        <c:v>300</c:v>
                      </c:pt>
                      <c:pt idx="4247">
                        <c:v>300</c:v>
                      </c:pt>
                      <c:pt idx="4248">
                        <c:v>300</c:v>
                      </c:pt>
                      <c:pt idx="4249">
                        <c:v>300</c:v>
                      </c:pt>
                      <c:pt idx="4250">
                        <c:v>300</c:v>
                      </c:pt>
                      <c:pt idx="4251">
                        <c:v>300</c:v>
                      </c:pt>
                      <c:pt idx="4252">
                        <c:v>300</c:v>
                      </c:pt>
                      <c:pt idx="4253">
                        <c:v>300</c:v>
                      </c:pt>
                      <c:pt idx="4254">
                        <c:v>300</c:v>
                      </c:pt>
                      <c:pt idx="4255">
                        <c:v>300</c:v>
                      </c:pt>
                      <c:pt idx="4256">
                        <c:v>300</c:v>
                      </c:pt>
                      <c:pt idx="4257">
                        <c:v>300</c:v>
                      </c:pt>
                      <c:pt idx="4258">
                        <c:v>300</c:v>
                      </c:pt>
                      <c:pt idx="4259">
                        <c:v>300</c:v>
                      </c:pt>
                      <c:pt idx="4260">
                        <c:v>300</c:v>
                      </c:pt>
                      <c:pt idx="4261">
                        <c:v>300</c:v>
                      </c:pt>
                      <c:pt idx="4262">
                        <c:v>300</c:v>
                      </c:pt>
                      <c:pt idx="4263">
                        <c:v>300</c:v>
                      </c:pt>
                      <c:pt idx="4264">
                        <c:v>300</c:v>
                      </c:pt>
                      <c:pt idx="4265">
                        <c:v>300</c:v>
                      </c:pt>
                      <c:pt idx="4266">
                        <c:v>300</c:v>
                      </c:pt>
                      <c:pt idx="4267">
                        <c:v>300</c:v>
                      </c:pt>
                      <c:pt idx="4268">
                        <c:v>300</c:v>
                      </c:pt>
                      <c:pt idx="4269">
                        <c:v>300</c:v>
                      </c:pt>
                      <c:pt idx="4270">
                        <c:v>300</c:v>
                      </c:pt>
                      <c:pt idx="4271">
                        <c:v>300</c:v>
                      </c:pt>
                      <c:pt idx="4272">
                        <c:v>300</c:v>
                      </c:pt>
                      <c:pt idx="4273">
                        <c:v>300</c:v>
                      </c:pt>
                      <c:pt idx="4274">
                        <c:v>300</c:v>
                      </c:pt>
                      <c:pt idx="4275">
                        <c:v>300</c:v>
                      </c:pt>
                      <c:pt idx="4276">
                        <c:v>300</c:v>
                      </c:pt>
                      <c:pt idx="4277">
                        <c:v>300</c:v>
                      </c:pt>
                      <c:pt idx="4278">
                        <c:v>300</c:v>
                      </c:pt>
                      <c:pt idx="4279">
                        <c:v>300</c:v>
                      </c:pt>
                      <c:pt idx="4280">
                        <c:v>300</c:v>
                      </c:pt>
                      <c:pt idx="4281">
                        <c:v>300</c:v>
                      </c:pt>
                      <c:pt idx="4282">
                        <c:v>300</c:v>
                      </c:pt>
                      <c:pt idx="4283">
                        <c:v>300</c:v>
                      </c:pt>
                      <c:pt idx="4284">
                        <c:v>300</c:v>
                      </c:pt>
                      <c:pt idx="4285">
                        <c:v>300</c:v>
                      </c:pt>
                      <c:pt idx="4286">
                        <c:v>300</c:v>
                      </c:pt>
                      <c:pt idx="4287">
                        <c:v>300</c:v>
                      </c:pt>
                      <c:pt idx="4288">
                        <c:v>300</c:v>
                      </c:pt>
                      <c:pt idx="4289">
                        <c:v>300</c:v>
                      </c:pt>
                      <c:pt idx="4290">
                        <c:v>300</c:v>
                      </c:pt>
                      <c:pt idx="4291">
                        <c:v>300</c:v>
                      </c:pt>
                      <c:pt idx="4292">
                        <c:v>300</c:v>
                      </c:pt>
                      <c:pt idx="4293">
                        <c:v>300</c:v>
                      </c:pt>
                      <c:pt idx="4294">
                        <c:v>300</c:v>
                      </c:pt>
                      <c:pt idx="4295">
                        <c:v>300</c:v>
                      </c:pt>
                      <c:pt idx="4296">
                        <c:v>300</c:v>
                      </c:pt>
                      <c:pt idx="4297">
                        <c:v>300</c:v>
                      </c:pt>
                      <c:pt idx="4298">
                        <c:v>300</c:v>
                      </c:pt>
                      <c:pt idx="4299">
                        <c:v>300</c:v>
                      </c:pt>
                      <c:pt idx="4300">
                        <c:v>300</c:v>
                      </c:pt>
                      <c:pt idx="4301">
                        <c:v>300</c:v>
                      </c:pt>
                      <c:pt idx="4302">
                        <c:v>300</c:v>
                      </c:pt>
                      <c:pt idx="4303">
                        <c:v>300</c:v>
                      </c:pt>
                      <c:pt idx="4304">
                        <c:v>300</c:v>
                      </c:pt>
                      <c:pt idx="4305">
                        <c:v>300</c:v>
                      </c:pt>
                      <c:pt idx="4306">
                        <c:v>300</c:v>
                      </c:pt>
                      <c:pt idx="4307">
                        <c:v>300</c:v>
                      </c:pt>
                      <c:pt idx="4308">
                        <c:v>300</c:v>
                      </c:pt>
                      <c:pt idx="4309">
                        <c:v>300</c:v>
                      </c:pt>
                      <c:pt idx="4310">
                        <c:v>300</c:v>
                      </c:pt>
                      <c:pt idx="4311">
                        <c:v>300</c:v>
                      </c:pt>
                      <c:pt idx="4312">
                        <c:v>300</c:v>
                      </c:pt>
                      <c:pt idx="4313">
                        <c:v>300</c:v>
                      </c:pt>
                      <c:pt idx="4314">
                        <c:v>300</c:v>
                      </c:pt>
                      <c:pt idx="4315">
                        <c:v>300</c:v>
                      </c:pt>
                      <c:pt idx="4316">
                        <c:v>300</c:v>
                      </c:pt>
                      <c:pt idx="4317">
                        <c:v>300</c:v>
                      </c:pt>
                      <c:pt idx="4318">
                        <c:v>300</c:v>
                      </c:pt>
                      <c:pt idx="4319">
                        <c:v>300</c:v>
                      </c:pt>
                      <c:pt idx="4320">
                        <c:v>300</c:v>
                      </c:pt>
                      <c:pt idx="4321">
                        <c:v>300</c:v>
                      </c:pt>
                      <c:pt idx="4322">
                        <c:v>300</c:v>
                      </c:pt>
                      <c:pt idx="4323">
                        <c:v>300</c:v>
                      </c:pt>
                      <c:pt idx="4324">
                        <c:v>300</c:v>
                      </c:pt>
                      <c:pt idx="4325">
                        <c:v>300</c:v>
                      </c:pt>
                      <c:pt idx="4326">
                        <c:v>300</c:v>
                      </c:pt>
                      <c:pt idx="4327">
                        <c:v>300</c:v>
                      </c:pt>
                      <c:pt idx="4328">
                        <c:v>300</c:v>
                      </c:pt>
                      <c:pt idx="4329">
                        <c:v>300</c:v>
                      </c:pt>
                      <c:pt idx="4330">
                        <c:v>300</c:v>
                      </c:pt>
                      <c:pt idx="4331">
                        <c:v>300</c:v>
                      </c:pt>
                      <c:pt idx="4332">
                        <c:v>300</c:v>
                      </c:pt>
                      <c:pt idx="4333">
                        <c:v>300</c:v>
                      </c:pt>
                      <c:pt idx="4334">
                        <c:v>300</c:v>
                      </c:pt>
                      <c:pt idx="4335">
                        <c:v>300</c:v>
                      </c:pt>
                      <c:pt idx="4336">
                        <c:v>300</c:v>
                      </c:pt>
                      <c:pt idx="4337">
                        <c:v>300</c:v>
                      </c:pt>
                      <c:pt idx="4338">
                        <c:v>300</c:v>
                      </c:pt>
                      <c:pt idx="4339">
                        <c:v>300</c:v>
                      </c:pt>
                      <c:pt idx="4340">
                        <c:v>300</c:v>
                      </c:pt>
                      <c:pt idx="4341">
                        <c:v>300</c:v>
                      </c:pt>
                      <c:pt idx="4342">
                        <c:v>300</c:v>
                      </c:pt>
                      <c:pt idx="4343">
                        <c:v>300</c:v>
                      </c:pt>
                      <c:pt idx="4344">
                        <c:v>300</c:v>
                      </c:pt>
                      <c:pt idx="4345">
                        <c:v>300</c:v>
                      </c:pt>
                      <c:pt idx="4346">
                        <c:v>300</c:v>
                      </c:pt>
                      <c:pt idx="4347">
                        <c:v>300</c:v>
                      </c:pt>
                      <c:pt idx="4348">
                        <c:v>300</c:v>
                      </c:pt>
                      <c:pt idx="4349">
                        <c:v>300</c:v>
                      </c:pt>
                      <c:pt idx="4350">
                        <c:v>300</c:v>
                      </c:pt>
                      <c:pt idx="4351">
                        <c:v>300</c:v>
                      </c:pt>
                      <c:pt idx="4352">
                        <c:v>300</c:v>
                      </c:pt>
                      <c:pt idx="4353">
                        <c:v>300</c:v>
                      </c:pt>
                      <c:pt idx="4354">
                        <c:v>300</c:v>
                      </c:pt>
                      <c:pt idx="4355">
                        <c:v>300</c:v>
                      </c:pt>
                      <c:pt idx="4356">
                        <c:v>300</c:v>
                      </c:pt>
                      <c:pt idx="4357">
                        <c:v>300</c:v>
                      </c:pt>
                      <c:pt idx="4358">
                        <c:v>300</c:v>
                      </c:pt>
                      <c:pt idx="4359">
                        <c:v>300</c:v>
                      </c:pt>
                      <c:pt idx="4360">
                        <c:v>300</c:v>
                      </c:pt>
                      <c:pt idx="4361">
                        <c:v>300</c:v>
                      </c:pt>
                      <c:pt idx="4362">
                        <c:v>300</c:v>
                      </c:pt>
                      <c:pt idx="4363">
                        <c:v>300</c:v>
                      </c:pt>
                      <c:pt idx="4364">
                        <c:v>300</c:v>
                      </c:pt>
                      <c:pt idx="4365">
                        <c:v>300</c:v>
                      </c:pt>
                      <c:pt idx="4366">
                        <c:v>300</c:v>
                      </c:pt>
                      <c:pt idx="4367">
                        <c:v>300</c:v>
                      </c:pt>
                      <c:pt idx="4368">
                        <c:v>300</c:v>
                      </c:pt>
                      <c:pt idx="4369">
                        <c:v>300</c:v>
                      </c:pt>
                      <c:pt idx="4370">
                        <c:v>300</c:v>
                      </c:pt>
                      <c:pt idx="4371">
                        <c:v>300</c:v>
                      </c:pt>
                      <c:pt idx="4372">
                        <c:v>300</c:v>
                      </c:pt>
                      <c:pt idx="4373">
                        <c:v>300</c:v>
                      </c:pt>
                      <c:pt idx="4374">
                        <c:v>300</c:v>
                      </c:pt>
                      <c:pt idx="4375">
                        <c:v>300</c:v>
                      </c:pt>
                      <c:pt idx="4376">
                        <c:v>300</c:v>
                      </c:pt>
                      <c:pt idx="4377">
                        <c:v>300</c:v>
                      </c:pt>
                      <c:pt idx="4378">
                        <c:v>300</c:v>
                      </c:pt>
                      <c:pt idx="4379">
                        <c:v>300</c:v>
                      </c:pt>
                      <c:pt idx="4380">
                        <c:v>300</c:v>
                      </c:pt>
                      <c:pt idx="4381">
                        <c:v>300</c:v>
                      </c:pt>
                      <c:pt idx="4382">
                        <c:v>300</c:v>
                      </c:pt>
                      <c:pt idx="4383">
                        <c:v>300</c:v>
                      </c:pt>
                      <c:pt idx="4384">
                        <c:v>300</c:v>
                      </c:pt>
                      <c:pt idx="4385">
                        <c:v>300</c:v>
                      </c:pt>
                      <c:pt idx="4386">
                        <c:v>300</c:v>
                      </c:pt>
                      <c:pt idx="4387">
                        <c:v>300</c:v>
                      </c:pt>
                      <c:pt idx="4388">
                        <c:v>300</c:v>
                      </c:pt>
                      <c:pt idx="4389">
                        <c:v>300</c:v>
                      </c:pt>
                      <c:pt idx="4390">
                        <c:v>300</c:v>
                      </c:pt>
                      <c:pt idx="4391">
                        <c:v>300</c:v>
                      </c:pt>
                      <c:pt idx="4392">
                        <c:v>300</c:v>
                      </c:pt>
                      <c:pt idx="4393">
                        <c:v>300</c:v>
                      </c:pt>
                      <c:pt idx="4394">
                        <c:v>300</c:v>
                      </c:pt>
                      <c:pt idx="4395">
                        <c:v>300</c:v>
                      </c:pt>
                      <c:pt idx="4396">
                        <c:v>300</c:v>
                      </c:pt>
                      <c:pt idx="4397">
                        <c:v>300</c:v>
                      </c:pt>
                      <c:pt idx="4398">
                        <c:v>300</c:v>
                      </c:pt>
                      <c:pt idx="4399">
                        <c:v>300</c:v>
                      </c:pt>
                      <c:pt idx="4400">
                        <c:v>300</c:v>
                      </c:pt>
                      <c:pt idx="4401">
                        <c:v>300</c:v>
                      </c:pt>
                      <c:pt idx="4402">
                        <c:v>300</c:v>
                      </c:pt>
                      <c:pt idx="4403">
                        <c:v>300</c:v>
                      </c:pt>
                      <c:pt idx="4404">
                        <c:v>300</c:v>
                      </c:pt>
                      <c:pt idx="4405">
                        <c:v>300</c:v>
                      </c:pt>
                      <c:pt idx="4406">
                        <c:v>300</c:v>
                      </c:pt>
                      <c:pt idx="4407">
                        <c:v>300</c:v>
                      </c:pt>
                      <c:pt idx="4408">
                        <c:v>300</c:v>
                      </c:pt>
                      <c:pt idx="4409">
                        <c:v>300</c:v>
                      </c:pt>
                      <c:pt idx="4410">
                        <c:v>300</c:v>
                      </c:pt>
                      <c:pt idx="4411">
                        <c:v>300</c:v>
                      </c:pt>
                      <c:pt idx="4412">
                        <c:v>300</c:v>
                      </c:pt>
                      <c:pt idx="4413">
                        <c:v>300</c:v>
                      </c:pt>
                      <c:pt idx="4414">
                        <c:v>300</c:v>
                      </c:pt>
                      <c:pt idx="4415">
                        <c:v>300</c:v>
                      </c:pt>
                      <c:pt idx="4416">
                        <c:v>300</c:v>
                      </c:pt>
                      <c:pt idx="4417">
                        <c:v>300</c:v>
                      </c:pt>
                      <c:pt idx="4418">
                        <c:v>300</c:v>
                      </c:pt>
                      <c:pt idx="4419">
                        <c:v>300</c:v>
                      </c:pt>
                      <c:pt idx="4420">
                        <c:v>300</c:v>
                      </c:pt>
                      <c:pt idx="4421">
                        <c:v>300</c:v>
                      </c:pt>
                      <c:pt idx="4422">
                        <c:v>300</c:v>
                      </c:pt>
                      <c:pt idx="4423">
                        <c:v>300</c:v>
                      </c:pt>
                      <c:pt idx="4424">
                        <c:v>300</c:v>
                      </c:pt>
                      <c:pt idx="4425">
                        <c:v>300</c:v>
                      </c:pt>
                      <c:pt idx="4426">
                        <c:v>300</c:v>
                      </c:pt>
                      <c:pt idx="4427">
                        <c:v>300</c:v>
                      </c:pt>
                      <c:pt idx="4428">
                        <c:v>300</c:v>
                      </c:pt>
                      <c:pt idx="4429">
                        <c:v>300</c:v>
                      </c:pt>
                      <c:pt idx="4430">
                        <c:v>300</c:v>
                      </c:pt>
                      <c:pt idx="4431">
                        <c:v>300</c:v>
                      </c:pt>
                      <c:pt idx="4432">
                        <c:v>300</c:v>
                      </c:pt>
                      <c:pt idx="4433">
                        <c:v>300</c:v>
                      </c:pt>
                      <c:pt idx="4434">
                        <c:v>300</c:v>
                      </c:pt>
                      <c:pt idx="4435">
                        <c:v>300</c:v>
                      </c:pt>
                      <c:pt idx="4436">
                        <c:v>300</c:v>
                      </c:pt>
                      <c:pt idx="4437">
                        <c:v>300</c:v>
                      </c:pt>
                      <c:pt idx="4438">
                        <c:v>300</c:v>
                      </c:pt>
                      <c:pt idx="4439">
                        <c:v>300</c:v>
                      </c:pt>
                      <c:pt idx="4440">
                        <c:v>300</c:v>
                      </c:pt>
                      <c:pt idx="4441">
                        <c:v>300</c:v>
                      </c:pt>
                      <c:pt idx="4442">
                        <c:v>300</c:v>
                      </c:pt>
                      <c:pt idx="4443">
                        <c:v>300</c:v>
                      </c:pt>
                      <c:pt idx="4444">
                        <c:v>300</c:v>
                      </c:pt>
                      <c:pt idx="4445">
                        <c:v>300</c:v>
                      </c:pt>
                      <c:pt idx="4446">
                        <c:v>300</c:v>
                      </c:pt>
                      <c:pt idx="4447">
                        <c:v>300</c:v>
                      </c:pt>
                      <c:pt idx="4448">
                        <c:v>300</c:v>
                      </c:pt>
                      <c:pt idx="4449">
                        <c:v>300</c:v>
                      </c:pt>
                      <c:pt idx="4450">
                        <c:v>300</c:v>
                      </c:pt>
                      <c:pt idx="4451">
                        <c:v>300</c:v>
                      </c:pt>
                      <c:pt idx="4452">
                        <c:v>300</c:v>
                      </c:pt>
                      <c:pt idx="4453">
                        <c:v>300</c:v>
                      </c:pt>
                      <c:pt idx="4454">
                        <c:v>300</c:v>
                      </c:pt>
                      <c:pt idx="4455">
                        <c:v>300</c:v>
                      </c:pt>
                      <c:pt idx="4456">
                        <c:v>300</c:v>
                      </c:pt>
                      <c:pt idx="4457">
                        <c:v>300</c:v>
                      </c:pt>
                      <c:pt idx="4458">
                        <c:v>300</c:v>
                      </c:pt>
                      <c:pt idx="4459">
                        <c:v>300</c:v>
                      </c:pt>
                      <c:pt idx="4460">
                        <c:v>300</c:v>
                      </c:pt>
                      <c:pt idx="4461">
                        <c:v>300</c:v>
                      </c:pt>
                      <c:pt idx="4462">
                        <c:v>300</c:v>
                      </c:pt>
                      <c:pt idx="4463">
                        <c:v>300</c:v>
                      </c:pt>
                      <c:pt idx="4464">
                        <c:v>300</c:v>
                      </c:pt>
                      <c:pt idx="4465">
                        <c:v>300</c:v>
                      </c:pt>
                      <c:pt idx="4466">
                        <c:v>300</c:v>
                      </c:pt>
                      <c:pt idx="4467">
                        <c:v>300</c:v>
                      </c:pt>
                      <c:pt idx="4468">
                        <c:v>300</c:v>
                      </c:pt>
                      <c:pt idx="4469">
                        <c:v>300</c:v>
                      </c:pt>
                      <c:pt idx="4470">
                        <c:v>300</c:v>
                      </c:pt>
                      <c:pt idx="4471">
                        <c:v>300</c:v>
                      </c:pt>
                      <c:pt idx="4472">
                        <c:v>300</c:v>
                      </c:pt>
                      <c:pt idx="4473">
                        <c:v>300</c:v>
                      </c:pt>
                      <c:pt idx="4474">
                        <c:v>300</c:v>
                      </c:pt>
                      <c:pt idx="4475">
                        <c:v>300</c:v>
                      </c:pt>
                      <c:pt idx="4476">
                        <c:v>300</c:v>
                      </c:pt>
                      <c:pt idx="4477">
                        <c:v>300</c:v>
                      </c:pt>
                      <c:pt idx="4478">
                        <c:v>300</c:v>
                      </c:pt>
                      <c:pt idx="4479">
                        <c:v>300</c:v>
                      </c:pt>
                      <c:pt idx="4480">
                        <c:v>300</c:v>
                      </c:pt>
                      <c:pt idx="4481">
                        <c:v>300</c:v>
                      </c:pt>
                      <c:pt idx="4482">
                        <c:v>300</c:v>
                      </c:pt>
                      <c:pt idx="4483">
                        <c:v>300</c:v>
                      </c:pt>
                      <c:pt idx="4484">
                        <c:v>300</c:v>
                      </c:pt>
                      <c:pt idx="4485">
                        <c:v>300</c:v>
                      </c:pt>
                      <c:pt idx="4486">
                        <c:v>300</c:v>
                      </c:pt>
                      <c:pt idx="4487">
                        <c:v>300</c:v>
                      </c:pt>
                      <c:pt idx="4488">
                        <c:v>300</c:v>
                      </c:pt>
                      <c:pt idx="4489">
                        <c:v>300</c:v>
                      </c:pt>
                      <c:pt idx="4490">
                        <c:v>300</c:v>
                      </c:pt>
                      <c:pt idx="4491">
                        <c:v>300</c:v>
                      </c:pt>
                      <c:pt idx="4492">
                        <c:v>300</c:v>
                      </c:pt>
                      <c:pt idx="4493">
                        <c:v>300</c:v>
                      </c:pt>
                      <c:pt idx="4494">
                        <c:v>300</c:v>
                      </c:pt>
                      <c:pt idx="4495">
                        <c:v>300</c:v>
                      </c:pt>
                      <c:pt idx="4496">
                        <c:v>300</c:v>
                      </c:pt>
                      <c:pt idx="4497">
                        <c:v>300</c:v>
                      </c:pt>
                      <c:pt idx="4498">
                        <c:v>300</c:v>
                      </c:pt>
                      <c:pt idx="4499">
                        <c:v>300</c:v>
                      </c:pt>
                      <c:pt idx="4500">
                        <c:v>300</c:v>
                      </c:pt>
                      <c:pt idx="4501">
                        <c:v>300</c:v>
                      </c:pt>
                      <c:pt idx="4502">
                        <c:v>300</c:v>
                      </c:pt>
                      <c:pt idx="4503">
                        <c:v>300</c:v>
                      </c:pt>
                      <c:pt idx="4504">
                        <c:v>300</c:v>
                      </c:pt>
                      <c:pt idx="4505">
                        <c:v>300</c:v>
                      </c:pt>
                      <c:pt idx="4506">
                        <c:v>300</c:v>
                      </c:pt>
                      <c:pt idx="4507">
                        <c:v>300</c:v>
                      </c:pt>
                      <c:pt idx="4508">
                        <c:v>300</c:v>
                      </c:pt>
                      <c:pt idx="4509">
                        <c:v>300</c:v>
                      </c:pt>
                      <c:pt idx="4510">
                        <c:v>300</c:v>
                      </c:pt>
                      <c:pt idx="4511">
                        <c:v>300</c:v>
                      </c:pt>
                      <c:pt idx="4512">
                        <c:v>300</c:v>
                      </c:pt>
                      <c:pt idx="4513">
                        <c:v>300</c:v>
                      </c:pt>
                      <c:pt idx="4514">
                        <c:v>300</c:v>
                      </c:pt>
                      <c:pt idx="4515">
                        <c:v>300</c:v>
                      </c:pt>
                      <c:pt idx="4516">
                        <c:v>300</c:v>
                      </c:pt>
                      <c:pt idx="4517">
                        <c:v>300</c:v>
                      </c:pt>
                      <c:pt idx="4518">
                        <c:v>300</c:v>
                      </c:pt>
                      <c:pt idx="4519">
                        <c:v>300</c:v>
                      </c:pt>
                      <c:pt idx="4520">
                        <c:v>300</c:v>
                      </c:pt>
                      <c:pt idx="4521">
                        <c:v>300</c:v>
                      </c:pt>
                      <c:pt idx="4522">
                        <c:v>300</c:v>
                      </c:pt>
                      <c:pt idx="4523">
                        <c:v>300</c:v>
                      </c:pt>
                      <c:pt idx="4524">
                        <c:v>300</c:v>
                      </c:pt>
                      <c:pt idx="4525">
                        <c:v>300</c:v>
                      </c:pt>
                      <c:pt idx="4526">
                        <c:v>300</c:v>
                      </c:pt>
                      <c:pt idx="4527">
                        <c:v>300</c:v>
                      </c:pt>
                      <c:pt idx="4528">
                        <c:v>300</c:v>
                      </c:pt>
                      <c:pt idx="4529">
                        <c:v>300</c:v>
                      </c:pt>
                      <c:pt idx="4530">
                        <c:v>300</c:v>
                      </c:pt>
                      <c:pt idx="4531">
                        <c:v>300</c:v>
                      </c:pt>
                      <c:pt idx="4532">
                        <c:v>300</c:v>
                      </c:pt>
                      <c:pt idx="4533">
                        <c:v>300</c:v>
                      </c:pt>
                      <c:pt idx="4534">
                        <c:v>300</c:v>
                      </c:pt>
                      <c:pt idx="4535">
                        <c:v>300</c:v>
                      </c:pt>
                      <c:pt idx="4536">
                        <c:v>300</c:v>
                      </c:pt>
                      <c:pt idx="4537">
                        <c:v>300</c:v>
                      </c:pt>
                      <c:pt idx="4538">
                        <c:v>300</c:v>
                      </c:pt>
                      <c:pt idx="4539">
                        <c:v>300</c:v>
                      </c:pt>
                      <c:pt idx="4540">
                        <c:v>300</c:v>
                      </c:pt>
                      <c:pt idx="4541">
                        <c:v>300</c:v>
                      </c:pt>
                      <c:pt idx="4542">
                        <c:v>300</c:v>
                      </c:pt>
                      <c:pt idx="4543">
                        <c:v>300</c:v>
                      </c:pt>
                      <c:pt idx="4544">
                        <c:v>300</c:v>
                      </c:pt>
                      <c:pt idx="4545">
                        <c:v>300</c:v>
                      </c:pt>
                      <c:pt idx="4546">
                        <c:v>300</c:v>
                      </c:pt>
                      <c:pt idx="4547">
                        <c:v>300</c:v>
                      </c:pt>
                      <c:pt idx="4548">
                        <c:v>300</c:v>
                      </c:pt>
                      <c:pt idx="4549">
                        <c:v>300</c:v>
                      </c:pt>
                      <c:pt idx="4550">
                        <c:v>300</c:v>
                      </c:pt>
                      <c:pt idx="4551">
                        <c:v>300</c:v>
                      </c:pt>
                      <c:pt idx="4552">
                        <c:v>300</c:v>
                      </c:pt>
                      <c:pt idx="4553">
                        <c:v>300</c:v>
                      </c:pt>
                      <c:pt idx="4554">
                        <c:v>300</c:v>
                      </c:pt>
                      <c:pt idx="4555">
                        <c:v>300</c:v>
                      </c:pt>
                      <c:pt idx="4556">
                        <c:v>300</c:v>
                      </c:pt>
                      <c:pt idx="4557">
                        <c:v>300</c:v>
                      </c:pt>
                      <c:pt idx="4558">
                        <c:v>300</c:v>
                      </c:pt>
                      <c:pt idx="4559">
                        <c:v>300</c:v>
                      </c:pt>
                      <c:pt idx="4560">
                        <c:v>300</c:v>
                      </c:pt>
                      <c:pt idx="4561">
                        <c:v>300</c:v>
                      </c:pt>
                      <c:pt idx="4562">
                        <c:v>300</c:v>
                      </c:pt>
                      <c:pt idx="4563">
                        <c:v>300</c:v>
                      </c:pt>
                      <c:pt idx="4564">
                        <c:v>300</c:v>
                      </c:pt>
                      <c:pt idx="4565">
                        <c:v>300</c:v>
                      </c:pt>
                      <c:pt idx="4566">
                        <c:v>300</c:v>
                      </c:pt>
                      <c:pt idx="4567">
                        <c:v>300</c:v>
                      </c:pt>
                      <c:pt idx="4568">
                        <c:v>300</c:v>
                      </c:pt>
                      <c:pt idx="4569">
                        <c:v>300</c:v>
                      </c:pt>
                      <c:pt idx="4570">
                        <c:v>300</c:v>
                      </c:pt>
                      <c:pt idx="4571">
                        <c:v>300</c:v>
                      </c:pt>
                      <c:pt idx="4572">
                        <c:v>300</c:v>
                      </c:pt>
                      <c:pt idx="4573">
                        <c:v>300</c:v>
                      </c:pt>
                      <c:pt idx="4574">
                        <c:v>300</c:v>
                      </c:pt>
                      <c:pt idx="4575">
                        <c:v>300</c:v>
                      </c:pt>
                      <c:pt idx="4576">
                        <c:v>300</c:v>
                      </c:pt>
                      <c:pt idx="4577">
                        <c:v>300</c:v>
                      </c:pt>
                      <c:pt idx="4578">
                        <c:v>300</c:v>
                      </c:pt>
                      <c:pt idx="4579">
                        <c:v>300</c:v>
                      </c:pt>
                      <c:pt idx="4580">
                        <c:v>300</c:v>
                      </c:pt>
                      <c:pt idx="4581">
                        <c:v>300</c:v>
                      </c:pt>
                      <c:pt idx="4582">
                        <c:v>300</c:v>
                      </c:pt>
                      <c:pt idx="4583">
                        <c:v>300</c:v>
                      </c:pt>
                      <c:pt idx="4584">
                        <c:v>300</c:v>
                      </c:pt>
                      <c:pt idx="4585">
                        <c:v>300</c:v>
                      </c:pt>
                      <c:pt idx="4586">
                        <c:v>300</c:v>
                      </c:pt>
                      <c:pt idx="4587">
                        <c:v>300</c:v>
                      </c:pt>
                      <c:pt idx="4588">
                        <c:v>300</c:v>
                      </c:pt>
                      <c:pt idx="4589">
                        <c:v>300</c:v>
                      </c:pt>
                      <c:pt idx="4590">
                        <c:v>300</c:v>
                      </c:pt>
                      <c:pt idx="4591">
                        <c:v>300</c:v>
                      </c:pt>
                      <c:pt idx="4592">
                        <c:v>300</c:v>
                      </c:pt>
                      <c:pt idx="4593">
                        <c:v>300</c:v>
                      </c:pt>
                      <c:pt idx="4594">
                        <c:v>300</c:v>
                      </c:pt>
                      <c:pt idx="4595">
                        <c:v>300</c:v>
                      </c:pt>
                      <c:pt idx="4596">
                        <c:v>300</c:v>
                      </c:pt>
                      <c:pt idx="4597">
                        <c:v>300</c:v>
                      </c:pt>
                      <c:pt idx="4598">
                        <c:v>300</c:v>
                      </c:pt>
                      <c:pt idx="4599">
                        <c:v>300</c:v>
                      </c:pt>
                      <c:pt idx="4600">
                        <c:v>300</c:v>
                      </c:pt>
                      <c:pt idx="4601">
                        <c:v>300</c:v>
                      </c:pt>
                      <c:pt idx="4602">
                        <c:v>300</c:v>
                      </c:pt>
                      <c:pt idx="4603">
                        <c:v>300</c:v>
                      </c:pt>
                      <c:pt idx="4604">
                        <c:v>300</c:v>
                      </c:pt>
                      <c:pt idx="4605">
                        <c:v>300</c:v>
                      </c:pt>
                      <c:pt idx="4606">
                        <c:v>300</c:v>
                      </c:pt>
                      <c:pt idx="4607">
                        <c:v>300</c:v>
                      </c:pt>
                      <c:pt idx="4608">
                        <c:v>300</c:v>
                      </c:pt>
                      <c:pt idx="4609">
                        <c:v>300</c:v>
                      </c:pt>
                      <c:pt idx="4610">
                        <c:v>300</c:v>
                      </c:pt>
                      <c:pt idx="4611">
                        <c:v>300</c:v>
                      </c:pt>
                      <c:pt idx="4612">
                        <c:v>300</c:v>
                      </c:pt>
                      <c:pt idx="4613">
                        <c:v>300</c:v>
                      </c:pt>
                      <c:pt idx="4614">
                        <c:v>300</c:v>
                      </c:pt>
                      <c:pt idx="4615">
                        <c:v>300</c:v>
                      </c:pt>
                      <c:pt idx="4616">
                        <c:v>300</c:v>
                      </c:pt>
                      <c:pt idx="4617">
                        <c:v>300</c:v>
                      </c:pt>
                      <c:pt idx="4618">
                        <c:v>300</c:v>
                      </c:pt>
                      <c:pt idx="4619">
                        <c:v>300</c:v>
                      </c:pt>
                      <c:pt idx="4620">
                        <c:v>300</c:v>
                      </c:pt>
                      <c:pt idx="4621">
                        <c:v>300</c:v>
                      </c:pt>
                      <c:pt idx="4622">
                        <c:v>300</c:v>
                      </c:pt>
                      <c:pt idx="4623">
                        <c:v>300</c:v>
                      </c:pt>
                      <c:pt idx="4624">
                        <c:v>300</c:v>
                      </c:pt>
                      <c:pt idx="4625">
                        <c:v>300</c:v>
                      </c:pt>
                      <c:pt idx="4626">
                        <c:v>300</c:v>
                      </c:pt>
                      <c:pt idx="4627">
                        <c:v>300</c:v>
                      </c:pt>
                      <c:pt idx="4628">
                        <c:v>300</c:v>
                      </c:pt>
                      <c:pt idx="4629">
                        <c:v>300</c:v>
                      </c:pt>
                      <c:pt idx="4630">
                        <c:v>300</c:v>
                      </c:pt>
                      <c:pt idx="4631">
                        <c:v>300</c:v>
                      </c:pt>
                      <c:pt idx="4632">
                        <c:v>300</c:v>
                      </c:pt>
                      <c:pt idx="4633">
                        <c:v>300</c:v>
                      </c:pt>
                      <c:pt idx="4634">
                        <c:v>300</c:v>
                      </c:pt>
                      <c:pt idx="4635">
                        <c:v>300</c:v>
                      </c:pt>
                      <c:pt idx="4636">
                        <c:v>300</c:v>
                      </c:pt>
                      <c:pt idx="4637">
                        <c:v>300</c:v>
                      </c:pt>
                      <c:pt idx="4638">
                        <c:v>300</c:v>
                      </c:pt>
                      <c:pt idx="4639">
                        <c:v>300</c:v>
                      </c:pt>
                      <c:pt idx="4640">
                        <c:v>300</c:v>
                      </c:pt>
                      <c:pt idx="4641">
                        <c:v>300</c:v>
                      </c:pt>
                      <c:pt idx="4642">
                        <c:v>300</c:v>
                      </c:pt>
                      <c:pt idx="4643">
                        <c:v>300</c:v>
                      </c:pt>
                      <c:pt idx="4644">
                        <c:v>300</c:v>
                      </c:pt>
                      <c:pt idx="4645">
                        <c:v>300</c:v>
                      </c:pt>
                      <c:pt idx="4646">
                        <c:v>300</c:v>
                      </c:pt>
                      <c:pt idx="4647">
                        <c:v>300</c:v>
                      </c:pt>
                      <c:pt idx="4648">
                        <c:v>300</c:v>
                      </c:pt>
                      <c:pt idx="4649">
                        <c:v>300</c:v>
                      </c:pt>
                      <c:pt idx="4650">
                        <c:v>300</c:v>
                      </c:pt>
                      <c:pt idx="4651">
                        <c:v>300</c:v>
                      </c:pt>
                      <c:pt idx="4652">
                        <c:v>300</c:v>
                      </c:pt>
                      <c:pt idx="4653">
                        <c:v>300</c:v>
                      </c:pt>
                      <c:pt idx="4654">
                        <c:v>300</c:v>
                      </c:pt>
                      <c:pt idx="4655">
                        <c:v>300</c:v>
                      </c:pt>
                      <c:pt idx="4656">
                        <c:v>300</c:v>
                      </c:pt>
                      <c:pt idx="4657">
                        <c:v>300</c:v>
                      </c:pt>
                      <c:pt idx="4658">
                        <c:v>300</c:v>
                      </c:pt>
                      <c:pt idx="4659">
                        <c:v>300</c:v>
                      </c:pt>
                      <c:pt idx="4660">
                        <c:v>300</c:v>
                      </c:pt>
                      <c:pt idx="4661">
                        <c:v>300</c:v>
                      </c:pt>
                      <c:pt idx="4662">
                        <c:v>300</c:v>
                      </c:pt>
                      <c:pt idx="4663">
                        <c:v>300</c:v>
                      </c:pt>
                      <c:pt idx="4664">
                        <c:v>300</c:v>
                      </c:pt>
                      <c:pt idx="4665">
                        <c:v>300</c:v>
                      </c:pt>
                      <c:pt idx="4666">
                        <c:v>300</c:v>
                      </c:pt>
                      <c:pt idx="4667">
                        <c:v>300</c:v>
                      </c:pt>
                      <c:pt idx="4668">
                        <c:v>300</c:v>
                      </c:pt>
                      <c:pt idx="4669">
                        <c:v>300</c:v>
                      </c:pt>
                      <c:pt idx="4670">
                        <c:v>300</c:v>
                      </c:pt>
                      <c:pt idx="4671">
                        <c:v>300</c:v>
                      </c:pt>
                      <c:pt idx="4672">
                        <c:v>300</c:v>
                      </c:pt>
                      <c:pt idx="4673">
                        <c:v>300</c:v>
                      </c:pt>
                      <c:pt idx="4674">
                        <c:v>300</c:v>
                      </c:pt>
                      <c:pt idx="4675">
                        <c:v>300</c:v>
                      </c:pt>
                      <c:pt idx="4676">
                        <c:v>300</c:v>
                      </c:pt>
                      <c:pt idx="4677">
                        <c:v>300</c:v>
                      </c:pt>
                      <c:pt idx="4678">
                        <c:v>300</c:v>
                      </c:pt>
                      <c:pt idx="4679">
                        <c:v>300</c:v>
                      </c:pt>
                      <c:pt idx="4680">
                        <c:v>300</c:v>
                      </c:pt>
                      <c:pt idx="4681">
                        <c:v>300</c:v>
                      </c:pt>
                      <c:pt idx="4682">
                        <c:v>300</c:v>
                      </c:pt>
                      <c:pt idx="4683">
                        <c:v>300</c:v>
                      </c:pt>
                      <c:pt idx="4684">
                        <c:v>300</c:v>
                      </c:pt>
                      <c:pt idx="4685">
                        <c:v>300</c:v>
                      </c:pt>
                      <c:pt idx="4686">
                        <c:v>300</c:v>
                      </c:pt>
                      <c:pt idx="4687">
                        <c:v>300</c:v>
                      </c:pt>
                      <c:pt idx="4688">
                        <c:v>300</c:v>
                      </c:pt>
                      <c:pt idx="4689">
                        <c:v>300</c:v>
                      </c:pt>
                      <c:pt idx="4690">
                        <c:v>300</c:v>
                      </c:pt>
                      <c:pt idx="4691">
                        <c:v>300</c:v>
                      </c:pt>
                      <c:pt idx="4692">
                        <c:v>300</c:v>
                      </c:pt>
                      <c:pt idx="4693">
                        <c:v>300</c:v>
                      </c:pt>
                      <c:pt idx="4694">
                        <c:v>300</c:v>
                      </c:pt>
                      <c:pt idx="4695">
                        <c:v>300</c:v>
                      </c:pt>
                      <c:pt idx="4696">
                        <c:v>300</c:v>
                      </c:pt>
                      <c:pt idx="4697">
                        <c:v>300</c:v>
                      </c:pt>
                      <c:pt idx="4698">
                        <c:v>300</c:v>
                      </c:pt>
                      <c:pt idx="4699">
                        <c:v>300</c:v>
                      </c:pt>
                      <c:pt idx="4700">
                        <c:v>300</c:v>
                      </c:pt>
                      <c:pt idx="4701">
                        <c:v>300</c:v>
                      </c:pt>
                      <c:pt idx="4702">
                        <c:v>300</c:v>
                      </c:pt>
                      <c:pt idx="4703">
                        <c:v>300</c:v>
                      </c:pt>
                      <c:pt idx="4704">
                        <c:v>300</c:v>
                      </c:pt>
                      <c:pt idx="4705">
                        <c:v>300</c:v>
                      </c:pt>
                      <c:pt idx="4706">
                        <c:v>300</c:v>
                      </c:pt>
                      <c:pt idx="4707">
                        <c:v>300</c:v>
                      </c:pt>
                      <c:pt idx="4708">
                        <c:v>300</c:v>
                      </c:pt>
                      <c:pt idx="4709">
                        <c:v>300</c:v>
                      </c:pt>
                      <c:pt idx="4710">
                        <c:v>300</c:v>
                      </c:pt>
                      <c:pt idx="4711">
                        <c:v>300</c:v>
                      </c:pt>
                      <c:pt idx="4712">
                        <c:v>300</c:v>
                      </c:pt>
                      <c:pt idx="4713">
                        <c:v>300</c:v>
                      </c:pt>
                      <c:pt idx="4714">
                        <c:v>300</c:v>
                      </c:pt>
                      <c:pt idx="4715">
                        <c:v>300</c:v>
                      </c:pt>
                      <c:pt idx="4716">
                        <c:v>300</c:v>
                      </c:pt>
                      <c:pt idx="4717">
                        <c:v>300</c:v>
                      </c:pt>
                      <c:pt idx="4718">
                        <c:v>300</c:v>
                      </c:pt>
                      <c:pt idx="4719">
                        <c:v>300</c:v>
                      </c:pt>
                      <c:pt idx="4720">
                        <c:v>300</c:v>
                      </c:pt>
                      <c:pt idx="4721">
                        <c:v>300</c:v>
                      </c:pt>
                      <c:pt idx="4722">
                        <c:v>300</c:v>
                      </c:pt>
                      <c:pt idx="4723">
                        <c:v>300</c:v>
                      </c:pt>
                      <c:pt idx="4724">
                        <c:v>300</c:v>
                      </c:pt>
                      <c:pt idx="4725">
                        <c:v>300</c:v>
                      </c:pt>
                      <c:pt idx="4726">
                        <c:v>300</c:v>
                      </c:pt>
                      <c:pt idx="4727">
                        <c:v>300</c:v>
                      </c:pt>
                      <c:pt idx="4728">
                        <c:v>300</c:v>
                      </c:pt>
                      <c:pt idx="4729">
                        <c:v>300</c:v>
                      </c:pt>
                      <c:pt idx="4730">
                        <c:v>300</c:v>
                      </c:pt>
                      <c:pt idx="4731">
                        <c:v>300</c:v>
                      </c:pt>
                      <c:pt idx="4732">
                        <c:v>300</c:v>
                      </c:pt>
                      <c:pt idx="4733">
                        <c:v>300</c:v>
                      </c:pt>
                      <c:pt idx="4734">
                        <c:v>300</c:v>
                      </c:pt>
                      <c:pt idx="4735">
                        <c:v>300</c:v>
                      </c:pt>
                      <c:pt idx="4736">
                        <c:v>300</c:v>
                      </c:pt>
                      <c:pt idx="4737">
                        <c:v>300</c:v>
                      </c:pt>
                      <c:pt idx="4738">
                        <c:v>300</c:v>
                      </c:pt>
                      <c:pt idx="4739">
                        <c:v>300</c:v>
                      </c:pt>
                      <c:pt idx="4740">
                        <c:v>300</c:v>
                      </c:pt>
                      <c:pt idx="4741">
                        <c:v>300</c:v>
                      </c:pt>
                      <c:pt idx="4742">
                        <c:v>300</c:v>
                      </c:pt>
                      <c:pt idx="4743">
                        <c:v>300</c:v>
                      </c:pt>
                      <c:pt idx="4744">
                        <c:v>300</c:v>
                      </c:pt>
                      <c:pt idx="4745">
                        <c:v>300</c:v>
                      </c:pt>
                      <c:pt idx="4746">
                        <c:v>300</c:v>
                      </c:pt>
                      <c:pt idx="4747">
                        <c:v>300</c:v>
                      </c:pt>
                      <c:pt idx="4748">
                        <c:v>300</c:v>
                      </c:pt>
                      <c:pt idx="4749">
                        <c:v>300</c:v>
                      </c:pt>
                      <c:pt idx="4750">
                        <c:v>300</c:v>
                      </c:pt>
                      <c:pt idx="4751">
                        <c:v>300</c:v>
                      </c:pt>
                      <c:pt idx="4752">
                        <c:v>300</c:v>
                      </c:pt>
                      <c:pt idx="4753">
                        <c:v>300</c:v>
                      </c:pt>
                      <c:pt idx="4754">
                        <c:v>300</c:v>
                      </c:pt>
                      <c:pt idx="4755">
                        <c:v>300</c:v>
                      </c:pt>
                      <c:pt idx="4756">
                        <c:v>300</c:v>
                      </c:pt>
                      <c:pt idx="4757">
                        <c:v>300</c:v>
                      </c:pt>
                      <c:pt idx="4758">
                        <c:v>300</c:v>
                      </c:pt>
                      <c:pt idx="4759">
                        <c:v>300</c:v>
                      </c:pt>
                      <c:pt idx="4760">
                        <c:v>300</c:v>
                      </c:pt>
                      <c:pt idx="4761">
                        <c:v>300</c:v>
                      </c:pt>
                      <c:pt idx="4762">
                        <c:v>300</c:v>
                      </c:pt>
                      <c:pt idx="4763">
                        <c:v>300</c:v>
                      </c:pt>
                      <c:pt idx="4764">
                        <c:v>300</c:v>
                      </c:pt>
                      <c:pt idx="4765">
                        <c:v>300</c:v>
                      </c:pt>
                      <c:pt idx="4766">
                        <c:v>300</c:v>
                      </c:pt>
                      <c:pt idx="4767">
                        <c:v>300</c:v>
                      </c:pt>
                      <c:pt idx="4768">
                        <c:v>300</c:v>
                      </c:pt>
                      <c:pt idx="4769">
                        <c:v>300</c:v>
                      </c:pt>
                      <c:pt idx="4770">
                        <c:v>300</c:v>
                      </c:pt>
                      <c:pt idx="4771">
                        <c:v>300</c:v>
                      </c:pt>
                      <c:pt idx="4772">
                        <c:v>300</c:v>
                      </c:pt>
                      <c:pt idx="4773">
                        <c:v>300</c:v>
                      </c:pt>
                      <c:pt idx="4774">
                        <c:v>300</c:v>
                      </c:pt>
                      <c:pt idx="4775">
                        <c:v>300</c:v>
                      </c:pt>
                      <c:pt idx="4776">
                        <c:v>300</c:v>
                      </c:pt>
                      <c:pt idx="4777">
                        <c:v>300</c:v>
                      </c:pt>
                      <c:pt idx="4778">
                        <c:v>300</c:v>
                      </c:pt>
                      <c:pt idx="4779">
                        <c:v>300</c:v>
                      </c:pt>
                      <c:pt idx="4780">
                        <c:v>300</c:v>
                      </c:pt>
                      <c:pt idx="4781">
                        <c:v>300</c:v>
                      </c:pt>
                      <c:pt idx="4782">
                        <c:v>300</c:v>
                      </c:pt>
                      <c:pt idx="4783">
                        <c:v>300</c:v>
                      </c:pt>
                      <c:pt idx="4784">
                        <c:v>300</c:v>
                      </c:pt>
                      <c:pt idx="4785">
                        <c:v>300</c:v>
                      </c:pt>
                      <c:pt idx="4786">
                        <c:v>300</c:v>
                      </c:pt>
                      <c:pt idx="4787">
                        <c:v>300</c:v>
                      </c:pt>
                      <c:pt idx="4788">
                        <c:v>300</c:v>
                      </c:pt>
                      <c:pt idx="4789">
                        <c:v>300</c:v>
                      </c:pt>
                      <c:pt idx="4790">
                        <c:v>300</c:v>
                      </c:pt>
                      <c:pt idx="4791">
                        <c:v>300</c:v>
                      </c:pt>
                      <c:pt idx="4792">
                        <c:v>300</c:v>
                      </c:pt>
                      <c:pt idx="4793">
                        <c:v>300</c:v>
                      </c:pt>
                      <c:pt idx="4794">
                        <c:v>300</c:v>
                      </c:pt>
                      <c:pt idx="4795">
                        <c:v>300</c:v>
                      </c:pt>
                      <c:pt idx="4796">
                        <c:v>300</c:v>
                      </c:pt>
                      <c:pt idx="4797">
                        <c:v>300</c:v>
                      </c:pt>
                      <c:pt idx="4798">
                        <c:v>300</c:v>
                      </c:pt>
                      <c:pt idx="4799">
                        <c:v>300</c:v>
                      </c:pt>
                      <c:pt idx="4800">
                        <c:v>300</c:v>
                      </c:pt>
                      <c:pt idx="4801">
                        <c:v>300</c:v>
                      </c:pt>
                      <c:pt idx="4802">
                        <c:v>300</c:v>
                      </c:pt>
                      <c:pt idx="4803">
                        <c:v>300</c:v>
                      </c:pt>
                      <c:pt idx="4804">
                        <c:v>300</c:v>
                      </c:pt>
                      <c:pt idx="4805">
                        <c:v>300</c:v>
                      </c:pt>
                      <c:pt idx="4806">
                        <c:v>300</c:v>
                      </c:pt>
                      <c:pt idx="4807">
                        <c:v>300</c:v>
                      </c:pt>
                      <c:pt idx="4808">
                        <c:v>300</c:v>
                      </c:pt>
                      <c:pt idx="4809">
                        <c:v>300</c:v>
                      </c:pt>
                      <c:pt idx="4810">
                        <c:v>300</c:v>
                      </c:pt>
                      <c:pt idx="4811">
                        <c:v>300</c:v>
                      </c:pt>
                      <c:pt idx="4812">
                        <c:v>300</c:v>
                      </c:pt>
                      <c:pt idx="4813">
                        <c:v>300</c:v>
                      </c:pt>
                      <c:pt idx="4814">
                        <c:v>300</c:v>
                      </c:pt>
                      <c:pt idx="4815">
                        <c:v>300</c:v>
                      </c:pt>
                      <c:pt idx="4816">
                        <c:v>300</c:v>
                      </c:pt>
                      <c:pt idx="4817">
                        <c:v>300</c:v>
                      </c:pt>
                      <c:pt idx="4818">
                        <c:v>300</c:v>
                      </c:pt>
                      <c:pt idx="4819">
                        <c:v>300</c:v>
                      </c:pt>
                      <c:pt idx="4820">
                        <c:v>300</c:v>
                      </c:pt>
                      <c:pt idx="4821">
                        <c:v>300</c:v>
                      </c:pt>
                      <c:pt idx="4822">
                        <c:v>300</c:v>
                      </c:pt>
                      <c:pt idx="4823">
                        <c:v>300</c:v>
                      </c:pt>
                      <c:pt idx="4824">
                        <c:v>300</c:v>
                      </c:pt>
                      <c:pt idx="4825">
                        <c:v>300</c:v>
                      </c:pt>
                      <c:pt idx="4826">
                        <c:v>300</c:v>
                      </c:pt>
                      <c:pt idx="4827">
                        <c:v>300</c:v>
                      </c:pt>
                      <c:pt idx="4828">
                        <c:v>300</c:v>
                      </c:pt>
                      <c:pt idx="4829">
                        <c:v>300</c:v>
                      </c:pt>
                      <c:pt idx="4830">
                        <c:v>300</c:v>
                      </c:pt>
                      <c:pt idx="4831">
                        <c:v>300</c:v>
                      </c:pt>
                      <c:pt idx="4832">
                        <c:v>300</c:v>
                      </c:pt>
                      <c:pt idx="4833">
                        <c:v>300</c:v>
                      </c:pt>
                      <c:pt idx="4834">
                        <c:v>300</c:v>
                      </c:pt>
                      <c:pt idx="4835">
                        <c:v>300</c:v>
                      </c:pt>
                      <c:pt idx="4836">
                        <c:v>300</c:v>
                      </c:pt>
                      <c:pt idx="4837">
                        <c:v>300</c:v>
                      </c:pt>
                      <c:pt idx="4838">
                        <c:v>300</c:v>
                      </c:pt>
                      <c:pt idx="4839">
                        <c:v>300</c:v>
                      </c:pt>
                      <c:pt idx="4840">
                        <c:v>300</c:v>
                      </c:pt>
                      <c:pt idx="4841">
                        <c:v>300</c:v>
                      </c:pt>
                      <c:pt idx="4842">
                        <c:v>300</c:v>
                      </c:pt>
                      <c:pt idx="4843">
                        <c:v>300</c:v>
                      </c:pt>
                      <c:pt idx="4844">
                        <c:v>300</c:v>
                      </c:pt>
                      <c:pt idx="4845">
                        <c:v>300</c:v>
                      </c:pt>
                      <c:pt idx="4846">
                        <c:v>300</c:v>
                      </c:pt>
                      <c:pt idx="4847">
                        <c:v>300</c:v>
                      </c:pt>
                      <c:pt idx="4848">
                        <c:v>300</c:v>
                      </c:pt>
                      <c:pt idx="4849">
                        <c:v>300</c:v>
                      </c:pt>
                      <c:pt idx="4850">
                        <c:v>300</c:v>
                      </c:pt>
                      <c:pt idx="4851">
                        <c:v>300</c:v>
                      </c:pt>
                      <c:pt idx="4852">
                        <c:v>300</c:v>
                      </c:pt>
                      <c:pt idx="4853">
                        <c:v>300</c:v>
                      </c:pt>
                      <c:pt idx="4854">
                        <c:v>300</c:v>
                      </c:pt>
                      <c:pt idx="4855">
                        <c:v>300</c:v>
                      </c:pt>
                      <c:pt idx="4856">
                        <c:v>300</c:v>
                      </c:pt>
                      <c:pt idx="4857">
                        <c:v>300</c:v>
                      </c:pt>
                      <c:pt idx="4858">
                        <c:v>300</c:v>
                      </c:pt>
                      <c:pt idx="4859">
                        <c:v>300</c:v>
                      </c:pt>
                      <c:pt idx="4860">
                        <c:v>300</c:v>
                      </c:pt>
                      <c:pt idx="4861">
                        <c:v>300</c:v>
                      </c:pt>
                      <c:pt idx="4862">
                        <c:v>300</c:v>
                      </c:pt>
                      <c:pt idx="4863">
                        <c:v>300</c:v>
                      </c:pt>
                      <c:pt idx="4864">
                        <c:v>300</c:v>
                      </c:pt>
                      <c:pt idx="4865">
                        <c:v>300</c:v>
                      </c:pt>
                      <c:pt idx="4866">
                        <c:v>300</c:v>
                      </c:pt>
                      <c:pt idx="4867">
                        <c:v>300</c:v>
                      </c:pt>
                      <c:pt idx="4868">
                        <c:v>300</c:v>
                      </c:pt>
                      <c:pt idx="4869">
                        <c:v>300</c:v>
                      </c:pt>
                      <c:pt idx="4870">
                        <c:v>300</c:v>
                      </c:pt>
                      <c:pt idx="4871">
                        <c:v>300</c:v>
                      </c:pt>
                      <c:pt idx="4872">
                        <c:v>300</c:v>
                      </c:pt>
                      <c:pt idx="4873">
                        <c:v>300</c:v>
                      </c:pt>
                      <c:pt idx="4874">
                        <c:v>300</c:v>
                      </c:pt>
                      <c:pt idx="4875">
                        <c:v>300</c:v>
                      </c:pt>
                      <c:pt idx="4876">
                        <c:v>300</c:v>
                      </c:pt>
                      <c:pt idx="4877">
                        <c:v>300</c:v>
                      </c:pt>
                      <c:pt idx="4878">
                        <c:v>300</c:v>
                      </c:pt>
                      <c:pt idx="4879">
                        <c:v>300</c:v>
                      </c:pt>
                      <c:pt idx="4880">
                        <c:v>300</c:v>
                      </c:pt>
                      <c:pt idx="4881">
                        <c:v>300</c:v>
                      </c:pt>
                      <c:pt idx="4882">
                        <c:v>300</c:v>
                      </c:pt>
                      <c:pt idx="4883">
                        <c:v>300</c:v>
                      </c:pt>
                      <c:pt idx="4884">
                        <c:v>300</c:v>
                      </c:pt>
                      <c:pt idx="4885">
                        <c:v>300</c:v>
                      </c:pt>
                      <c:pt idx="4886">
                        <c:v>300</c:v>
                      </c:pt>
                      <c:pt idx="4887">
                        <c:v>300</c:v>
                      </c:pt>
                      <c:pt idx="4888">
                        <c:v>300</c:v>
                      </c:pt>
                      <c:pt idx="4889">
                        <c:v>300</c:v>
                      </c:pt>
                      <c:pt idx="4890">
                        <c:v>300</c:v>
                      </c:pt>
                      <c:pt idx="4891">
                        <c:v>300</c:v>
                      </c:pt>
                      <c:pt idx="4892">
                        <c:v>300</c:v>
                      </c:pt>
                      <c:pt idx="4893">
                        <c:v>300</c:v>
                      </c:pt>
                      <c:pt idx="4894">
                        <c:v>300</c:v>
                      </c:pt>
                      <c:pt idx="4895">
                        <c:v>300</c:v>
                      </c:pt>
                      <c:pt idx="4896">
                        <c:v>300</c:v>
                      </c:pt>
                      <c:pt idx="4897">
                        <c:v>300</c:v>
                      </c:pt>
                      <c:pt idx="4898">
                        <c:v>300</c:v>
                      </c:pt>
                      <c:pt idx="4899">
                        <c:v>300</c:v>
                      </c:pt>
                      <c:pt idx="4900">
                        <c:v>300</c:v>
                      </c:pt>
                      <c:pt idx="4901">
                        <c:v>300</c:v>
                      </c:pt>
                      <c:pt idx="4902">
                        <c:v>300</c:v>
                      </c:pt>
                      <c:pt idx="4903">
                        <c:v>300</c:v>
                      </c:pt>
                      <c:pt idx="4904">
                        <c:v>300</c:v>
                      </c:pt>
                      <c:pt idx="4905">
                        <c:v>300</c:v>
                      </c:pt>
                      <c:pt idx="4906">
                        <c:v>300</c:v>
                      </c:pt>
                      <c:pt idx="4907">
                        <c:v>300</c:v>
                      </c:pt>
                      <c:pt idx="4908">
                        <c:v>300</c:v>
                      </c:pt>
                      <c:pt idx="4909">
                        <c:v>300</c:v>
                      </c:pt>
                      <c:pt idx="4910">
                        <c:v>300</c:v>
                      </c:pt>
                      <c:pt idx="4911">
                        <c:v>300</c:v>
                      </c:pt>
                      <c:pt idx="4912">
                        <c:v>300</c:v>
                      </c:pt>
                      <c:pt idx="4913">
                        <c:v>300</c:v>
                      </c:pt>
                      <c:pt idx="4914">
                        <c:v>300</c:v>
                      </c:pt>
                      <c:pt idx="4915">
                        <c:v>300</c:v>
                      </c:pt>
                      <c:pt idx="4916">
                        <c:v>300</c:v>
                      </c:pt>
                      <c:pt idx="4917">
                        <c:v>300</c:v>
                      </c:pt>
                      <c:pt idx="4918">
                        <c:v>300</c:v>
                      </c:pt>
                      <c:pt idx="4919">
                        <c:v>300</c:v>
                      </c:pt>
                      <c:pt idx="4920">
                        <c:v>300</c:v>
                      </c:pt>
                      <c:pt idx="4921">
                        <c:v>300</c:v>
                      </c:pt>
                      <c:pt idx="4922">
                        <c:v>300</c:v>
                      </c:pt>
                      <c:pt idx="4923">
                        <c:v>300</c:v>
                      </c:pt>
                      <c:pt idx="4924">
                        <c:v>300</c:v>
                      </c:pt>
                      <c:pt idx="4925">
                        <c:v>300</c:v>
                      </c:pt>
                      <c:pt idx="4926">
                        <c:v>300</c:v>
                      </c:pt>
                      <c:pt idx="4927">
                        <c:v>300</c:v>
                      </c:pt>
                      <c:pt idx="4928">
                        <c:v>300</c:v>
                      </c:pt>
                      <c:pt idx="4929">
                        <c:v>317.20999999999998</c:v>
                      </c:pt>
                      <c:pt idx="4930">
                        <c:v>336.13299999999998</c:v>
                      </c:pt>
                      <c:pt idx="4931">
                        <c:v>357.72500000000002</c:v>
                      </c:pt>
                      <c:pt idx="4932">
                        <c:v>383.33</c:v>
                      </c:pt>
                      <c:pt idx="4933">
                        <c:v>414.72699999999998</c:v>
                      </c:pt>
                      <c:pt idx="4934">
                        <c:v>377.863</c:v>
                      </c:pt>
                      <c:pt idx="4935">
                        <c:v>403.44200000000001</c:v>
                      </c:pt>
                      <c:pt idx="4936">
                        <c:v>435.64</c:v>
                      </c:pt>
                      <c:pt idx="4937">
                        <c:v>477.24700000000001</c:v>
                      </c:pt>
                      <c:pt idx="4938">
                        <c:v>529.79600000000005</c:v>
                      </c:pt>
                      <c:pt idx="4939">
                        <c:v>583.88199999999995</c:v>
                      </c:pt>
                      <c:pt idx="4940">
                        <c:v>647.35500000000002</c:v>
                      </c:pt>
                      <c:pt idx="4941">
                        <c:v>731.55499999999995</c:v>
                      </c:pt>
                      <c:pt idx="4942">
                        <c:v>838.09900000000005</c:v>
                      </c:pt>
                      <c:pt idx="4943">
                        <c:v>957.46900000000005</c:v>
                      </c:pt>
                      <c:pt idx="4944" formatCode="0.00E+00">
                        <c:v>1080.74</c:v>
                      </c:pt>
                      <c:pt idx="4945" formatCode="0.00E+00">
                        <c:v>1201.8800000000001</c:v>
                      </c:pt>
                      <c:pt idx="4946" formatCode="0.00E+00">
                        <c:v>1315.58</c:v>
                      </c:pt>
                      <c:pt idx="4947" formatCode="0.00E+00">
                        <c:v>1420.22</c:v>
                      </c:pt>
                      <c:pt idx="4948" formatCode="0.00E+00">
                        <c:v>1516.06</c:v>
                      </c:pt>
                      <c:pt idx="4949" formatCode="0.00E+00">
                        <c:v>1604.6</c:v>
                      </c:pt>
                      <c:pt idx="4950" formatCode="0.00E+00">
                        <c:v>1684.74</c:v>
                      </c:pt>
                      <c:pt idx="4951" formatCode="0.00E+00">
                        <c:v>1736.88</c:v>
                      </c:pt>
                      <c:pt idx="4952" formatCode="0.00E+00">
                        <c:v>1758.56</c:v>
                      </c:pt>
                      <c:pt idx="4953" formatCode="0.00E+00">
                        <c:v>1758.56</c:v>
                      </c:pt>
                      <c:pt idx="4954" formatCode="0.00E+00">
                        <c:v>1165.53</c:v>
                      </c:pt>
                      <c:pt idx="4955" formatCode="0.00E+00">
                        <c:v>1051.77</c:v>
                      </c:pt>
                      <c:pt idx="4956" formatCode="0.00E+00">
                        <c:v>1007.08</c:v>
                      </c:pt>
                      <c:pt idx="4957">
                        <c:v>972.52800000000002</c:v>
                      </c:pt>
                      <c:pt idx="4958">
                        <c:v>942.74</c:v>
                      </c:pt>
                      <c:pt idx="4959">
                        <c:v>916.01700000000005</c:v>
                      </c:pt>
                      <c:pt idx="4960">
                        <c:v>891.49699999999996</c:v>
                      </c:pt>
                      <c:pt idx="4961">
                        <c:v>868.71500000000003</c:v>
                      </c:pt>
                      <c:pt idx="4962">
                        <c:v>847.30899999999997</c:v>
                      </c:pt>
                      <c:pt idx="4963">
                        <c:v>827.06899999999996</c:v>
                      </c:pt>
                      <c:pt idx="4964">
                        <c:v>807.851</c:v>
                      </c:pt>
                      <c:pt idx="4965">
                        <c:v>789.55700000000002</c:v>
                      </c:pt>
                      <c:pt idx="4966">
                        <c:v>772.12099999999998</c:v>
                      </c:pt>
                      <c:pt idx="4967">
                        <c:v>755.49900000000002</c:v>
                      </c:pt>
                      <c:pt idx="4968">
                        <c:v>739.649</c:v>
                      </c:pt>
                      <c:pt idx="4969">
                        <c:v>724.53599999999994</c:v>
                      </c:pt>
                      <c:pt idx="4970">
                        <c:v>710.12599999999998</c:v>
                      </c:pt>
                      <c:pt idx="4971">
                        <c:v>696.38900000000001</c:v>
                      </c:pt>
                      <c:pt idx="4972">
                        <c:v>683.3</c:v>
                      </c:pt>
                      <c:pt idx="4973">
                        <c:v>670.83399999999995</c:v>
                      </c:pt>
                      <c:pt idx="4974">
                        <c:v>658.96699999999998</c:v>
                      </c:pt>
                      <c:pt idx="4975">
                        <c:v>647.673</c:v>
                      </c:pt>
                      <c:pt idx="4976">
                        <c:v>636.928</c:v>
                      </c:pt>
                      <c:pt idx="4977">
                        <c:v>626.70500000000004</c:v>
                      </c:pt>
                      <c:pt idx="4978">
                        <c:v>616.98</c:v>
                      </c:pt>
                      <c:pt idx="4979">
                        <c:v>607.73</c:v>
                      </c:pt>
                      <c:pt idx="4980">
                        <c:v>598.93200000000002</c:v>
                      </c:pt>
                      <c:pt idx="4981">
                        <c:v>590.56399999999996</c:v>
                      </c:pt>
                      <c:pt idx="4982">
                        <c:v>582.60400000000004</c:v>
                      </c:pt>
                      <c:pt idx="4983">
                        <c:v>575.03300000000002</c:v>
                      </c:pt>
                      <c:pt idx="4984">
                        <c:v>567.83000000000004</c:v>
                      </c:pt>
                      <c:pt idx="4985">
                        <c:v>560.97900000000004</c:v>
                      </c:pt>
                      <c:pt idx="4986">
                        <c:v>554.46100000000001</c:v>
                      </c:pt>
                      <c:pt idx="4987">
                        <c:v>548.25900000000001</c:v>
                      </c:pt>
                      <c:pt idx="4988">
                        <c:v>542.35599999999999</c:v>
                      </c:pt>
                      <c:pt idx="4989">
                        <c:v>536.73699999999997</c:v>
                      </c:pt>
                      <c:pt idx="4990">
                        <c:v>531.38599999999997</c:v>
                      </c:pt>
                      <c:pt idx="4991">
                        <c:v>526.29100000000005</c:v>
                      </c:pt>
                      <c:pt idx="4992">
                        <c:v>521.43700000000001</c:v>
                      </c:pt>
                      <c:pt idx="4993">
                        <c:v>516.81100000000004</c:v>
                      </c:pt>
                      <c:pt idx="4994">
                        <c:v>512.40499999999997</c:v>
                      </c:pt>
                      <c:pt idx="4995">
                        <c:v>508.20699999999999</c:v>
                      </c:pt>
                      <c:pt idx="4996">
                        <c:v>504.20600000000002</c:v>
                      </c:pt>
                      <c:pt idx="4997">
                        <c:v>500.39100000000002</c:v>
                      </c:pt>
                      <c:pt idx="4998">
                        <c:v>496.75299999999999</c:v>
                      </c:pt>
                      <c:pt idx="4999">
                        <c:v>493.28100000000001</c:v>
                      </c:pt>
                      <c:pt idx="5000">
                        <c:v>489.96800000000002</c:v>
                      </c:pt>
                      <c:pt idx="5001">
                        <c:v>486.80399999999997</c:v>
                      </c:pt>
                      <c:pt idx="5002">
                        <c:v>483.78199999999998</c:v>
                      </c:pt>
                      <c:pt idx="5003">
                        <c:v>480.89499999999998</c:v>
                      </c:pt>
                      <c:pt idx="5004">
                        <c:v>478.13600000000002</c:v>
                      </c:pt>
                      <c:pt idx="5005">
                        <c:v>475.49700000000001</c:v>
                      </c:pt>
                      <c:pt idx="5006">
                        <c:v>472.97300000000001</c:v>
                      </c:pt>
                      <c:pt idx="5007">
                        <c:v>470.55900000000003</c:v>
                      </c:pt>
                      <c:pt idx="5008">
                        <c:v>468.24700000000001</c:v>
                      </c:pt>
                      <c:pt idx="5009">
                        <c:v>466.03399999999999</c:v>
                      </c:pt>
                      <c:pt idx="5010">
                        <c:v>463.91300000000001</c:v>
                      </c:pt>
                      <c:pt idx="5011">
                        <c:v>461.88099999999997</c:v>
                      </c:pt>
                      <c:pt idx="5012">
                        <c:v>459.93200000000002</c:v>
                      </c:pt>
                      <c:pt idx="5013">
                        <c:v>458.06400000000002</c:v>
                      </c:pt>
                      <c:pt idx="5014">
                        <c:v>456.27300000000002</c:v>
                      </c:pt>
                      <c:pt idx="5015">
                        <c:v>454.55700000000002</c:v>
                      </c:pt>
                      <c:pt idx="5016">
                        <c:v>452.91</c:v>
                      </c:pt>
                      <c:pt idx="5017">
                        <c:v>451.33</c:v>
                      </c:pt>
                      <c:pt idx="5018">
                        <c:v>449.81299999999999</c:v>
                      </c:pt>
                      <c:pt idx="5019">
                        <c:v>448.35700000000003</c:v>
                      </c:pt>
                      <c:pt idx="5020">
                        <c:v>446.96</c:v>
                      </c:pt>
                      <c:pt idx="5021">
                        <c:v>445.61700000000002</c:v>
                      </c:pt>
                      <c:pt idx="5022">
                        <c:v>444.32600000000002</c:v>
                      </c:pt>
                      <c:pt idx="5023">
                        <c:v>443.08600000000001</c:v>
                      </c:pt>
                      <c:pt idx="5024">
                        <c:v>442.82600000000002</c:v>
                      </c:pt>
                      <c:pt idx="5025">
                        <c:v>442.82600000000002</c:v>
                      </c:pt>
                      <c:pt idx="5026">
                        <c:v>442.81400000000002</c:v>
                      </c:pt>
                      <c:pt idx="5027">
                        <c:v>442.80200000000002</c:v>
                      </c:pt>
                      <c:pt idx="5028">
                        <c:v>442.78899999999999</c:v>
                      </c:pt>
                      <c:pt idx="5029">
                        <c:v>442.77699999999999</c:v>
                      </c:pt>
                      <c:pt idx="5030">
                        <c:v>442.76499999999999</c:v>
                      </c:pt>
                      <c:pt idx="5031">
                        <c:v>442.75200000000001</c:v>
                      </c:pt>
                      <c:pt idx="5032">
                        <c:v>442.74</c:v>
                      </c:pt>
                      <c:pt idx="5033">
                        <c:v>442.72800000000001</c:v>
                      </c:pt>
                      <c:pt idx="5034">
                        <c:v>442.71600000000001</c:v>
                      </c:pt>
                      <c:pt idx="5035">
                        <c:v>442.70299999999997</c:v>
                      </c:pt>
                      <c:pt idx="5036">
                        <c:v>442.69099999999997</c:v>
                      </c:pt>
                      <c:pt idx="5037">
                        <c:v>442.67899999999997</c:v>
                      </c:pt>
                      <c:pt idx="5038">
                        <c:v>442.66699999999997</c:v>
                      </c:pt>
                      <c:pt idx="5039">
                        <c:v>442.654</c:v>
                      </c:pt>
                      <c:pt idx="5040">
                        <c:v>442.642</c:v>
                      </c:pt>
                      <c:pt idx="5041">
                        <c:v>442.63</c:v>
                      </c:pt>
                      <c:pt idx="5042">
                        <c:v>442.61799999999999</c:v>
                      </c:pt>
                      <c:pt idx="5043">
                        <c:v>442.60599999999999</c:v>
                      </c:pt>
                      <c:pt idx="5044">
                        <c:v>442.59300000000002</c:v>
                      </c:pt>
                      <c:pt idx="5045">
                        <c:v>442.58100000000002</c:v>
                      </c:pt>
                      <c:pt idx="5046">
                        <c:v>442.56900000000002</c:v>
                      </c:pt>
                      <c:pt idx="5047">
                        <c:v>442.55700000000002</c:v>
                      </c:pt>
                      <c:pt idx="5048">
                        <c:v>442.54500000000002</c:v>
                      </c:pt>
                      <c:pt idx="5049">
                        <c:v>442.53199999999998</c:v>
                      </c:pt>
                      <c:pt idx="5050">
                        <c:v>442.52</c:v>
                      </c:pt>
                      <c:pt idx="5051">
                        <c:v>442.50799999999998</c:v>
                      </c:pt>
                      <c:pt idx="5052">
                        <c:v>442.49599999999998</c:v>
                      </c:pt>
                      <c:pt idx="5053">
                        <c:v>442.48399999999998</c:v>
                      </c:pt>
                      <c:pt idx="5054">
                        <c:v>442.47199999999998</c:v>
                      </c:pt>
                      <c:pt idx="5055">
                        <c:v>442.459</c:v>
                      </c:pt>
                      <c:pt idx="5056">
                        <c:v>442.447</c:v>
                      </c:pt>
                      <c:pt idx="5057">
                        <c:v>442.435</c:v>
                      </c:pt>
                      <c:pt idx="5058">
                        <c:v>442.423</c:v>
                      </c:pt>
                      <c:pt idx="5059">
                        <c:v>442.411</c:v>
                      </c:pt>
                      <c:pt idx="5060">
                        <c:v>442.399</c:v>
                      </c:pt>
                      <c:pt idx="5061">
                        <c:v>442.387</c:v>
                      </c:pt>
                      <c:pt idx="5062">
                        <c:v>442.375</c:v>
                      </c:pt>
                      <c:pt idx="5063">
                        <c:v>442.36200000000002</c:v>
                      </c:pt>
                      <c:pt idx="5064">
                        <c:v>442.35</c:v>
                      </c:pt>
                      <c:pt idx="5065">
                        <c:v>442.33800000000002</c:v>
                      </c:pt>
                      <c:pt idx="5066">
                        <c:v>442.32600000000002</c:v>
                      </c:pt>
                      <c:pt idx="5067">
                        <c:v>442.31400000000002</c:v>
                      </c:pt>
                      <c:pt idx="5068">
                        <c:v>442.30200000000002</c:v>
                      </c:pt>
                      <c:pt idx="5069">
                        <c:v>442.29</c:v>
                      </c:pt>
                      <c:pt idx="5070">
                        <c:v>442.27800000000002</c:v>
                      </c:pt>
                      <c:pt idx="5071">
                        <c:v>442.26600000000002</c:v>
                      </c:pt>
                      <c:pt idx="5072">
                        <c:v>442.25400000000002</c:v>
                      </c:pt>
                      <c:pt idx="5073">
                        <c:v>442.24200000000002</c:v>
                      </c:pt>
                      <c:pt idx="5074">
                        <c:v>442.22899999999998</c:v>
                      </c:pt>
                      <c:pt idx="5075">
                        <c:v>442.21699999999998</c:v>
                      </c:pt>
                      <c:pt idx="5076">
                        <c:v>442.20499999999998</c:v>
                      </c:pt>
                      <c:pt idx="5077">
                        <c:v>442.19299999999998</c:v>
                      </c:pt>
                      <c:pt idx="5078">
                        <c:v>442.18099999999998</c:v>
                      </c:pt>
                      <c:pt idx="5079">
                        <c:v>442.16899999999998</c:v>
                      </c:pt>
                      <c:pt idx="5080">
                        <c:v>442.15699999999998</c:v>
                      </c:pt>
                      <c:pt idx="5081">
                        <c:v>442.14499999999998</c:v>
                      </c:pt>
                      <c:pt idx="5082">
                        <c:v>442.13299999999998</c:v>
                      </c:pt>
                      <c:pt idx="5083">
                        <c:v>442.12099999999998</c:v>
                      </c:pt>
                      <c:pt idx="5084">
                        <c:v>442.10899999999998</c:v>
                      </c:pt>
                      <c:pt idx="5085">
                        <c:v>442.09699999999998</c:v>
                      </c:pt>
                      <c:pt idx="5086">
                        <c:v>442.08499999999998</c:v>
                      </c:pt>
                      <c:pt idx="5087">
                        <c:v>442.07299999999998</c:v>
                      </c:pt>
                      <c:pt idx="5088">
                        <c:v>442.06099999999998</c:v>
                      </c:pt>
                      <c:pt idx="5089">
                        <c:v>442.04899999999998</c:v>
                      </c:pt>
                      <c:pt idx="5090">
                        <c:v>442.03699999999998</c:v>
                      </c:pt>
                      <c:pt idx="5091">
                        <c:v>442.02499999999998</c:v>
                      </c:pt>
                      <c:pt idx="5092">
                        <c:v>442.01299999999998</c:v>
                      </c:pt>
                      <c:pt idx="5093">
                        <c:v>442.00099999999998</c:v>
                      </c:pt>
                      <c:pt idx="5094">
                        <c:v>441.98899999999998</c:v>
                      </c:pt>
                      <c:pt idx="5095">
                        <c:v>441.97699999999998</c:v>
                      </c:pt>
                      <c:pt idx="5096">
                        <c:v>441.96499999999997</c:v>
                      </c:pt>
                      <c:pt idx="5097">
                        <c:v>441.95299999999997</c:v>
                      </c:pt>
                      <c:pt idx="5098">
                        <c:v>441.94099999999997</c:v>
                      </c:pt>
                      <c:pt idx="5099">
                        <c:v>441.93</c:v>
                      </c:pt>
                      <c:pt idx="5100">
                        <c:v>441.91800000000001</c:v>
                      </c:pt>
                      <c:pt idx="5101">
                        <c:v>441.90600000000001</c:v>
                      </c:pt>
                      <c:pt idx="5102">
                        <c:v>441.89400000000001</c:v>
                      </c:pt>
                      <c:pt idx="5103">
                        <c:v>441.88200000000001</c:v>
                      </c:pt>
                      <c:pt idx="5104">
                        <c:v>441.87</c:v>
                      </c:pt>
                      <c:pt idx="5105">
                        <c:v>441.858</c:v>
                      </c:pt>
                      <c:pt idx="5106">
                        <c:v>441.846</c:v>
                      </c:pt>
                      <c:pt idx="5107">
                        <c:v>441.834</c:v>
                      </c:pt>
                      <c:pt idx="5108">
                        <c:v>441.822</c:v>
                      </c:pt>
                      <c:pt idx="5109">
                        <c:v>441.81</c:v>
                      </c:pt>
                      <c:pt idx="5110">
                        <c:v>441.798</c:v>
                      </c:pt>
                      <c:pt idx="5111">
                        <c:v>441.78699999999998</c:v>
                      </c:pt>
                      <c:pt idx="5112">
                        <c:v>441.77499999999998</c:v>
                      </c:pt>
                      <c:pt idx="5113">
                        <c:v>441.76299999999998</c:v>
                      </c:pt>
                      <c:pt idx="5114">
                        <c:v>441.75099999999998</c:v>
                      </c:pt>
                      <c:pt idx="5115">
                        <c:v>441.73899999999998</c:v>
                      </c:pt>
                      <c:pt idx="5116">
                        <c:v>441.72699999999998</c:v>
                      </c:pt>
                      <c:pt idx="5117">
                        <c:v>441.71499999999997</c:v>
                      </c:pt>
                      <c:pt idx="5118">
                        <c:v>441.70400000000001</c:v>
                      </c:pt>
                      <c:pt idx="5119">
                        <c:v>441.69200000000001</c:v>
                      </c:pt>
                      <c:pt idx="5120">
                        <c:v>441.68</c:v>
                      </c:pt>
                      <c:pt idx="5121">
                        <c:v>441.66800000000001</c:v>
                      </c:pt>
                      <c:pt idx="5122">
                        <c:v>441.65600000000001</c:v>
                      </c:pt>
                      <c:pt idx="5123">
                        <c:v>441.64400000000001</c:v>
                      </c:pt>
                      <c:pt idx="5124">
                        <c:v>441.63299999999998</c:v>
                      </c:pt>
                      <c:pt idx="5125">
                        <c:v>441.62099999999998</c:v>
                      </c:pt>
                      <c:pt idx="5126">
                        <c:v>441.60899999999998</c:v>
                      </c:pt>
                      <c:pt idx="5127">
                        <c:v>441.59699999999998</c:v>
                      </c:pt>
                      <c:pt idx="5128">
                        <c:v>441.58499999999998</c:v>
                      </c:pt>
                      <c:pt idx="5129">
                        <c:v>441.57400000000001</c:v>
                      </c:pt>
                      <c:pt idx="5130">
                        <c:v>441.56200000000001</c:v>
                      </c:pt>
                      <c:pt idx="5131">
                        <c:v>441.55</c:v>
                      </c:pt>
                      <c:pt idx="5132">
                        <c:v>441.53800000000001</c:v>
                      </c:pt>
                      <c:pt idx="5133">
                        <c:v>441.52600000000001</c:v>
                      </c:pt>
                      <c:pt idx="5134">
                        <c:v>441.51499999999999</c:v>
                      </c:pt>
                      <c:pt idx="5135">
                        <c:v>441.50299999999999</c:v>
                      </c:pt>
                      <c:pt idx="5136">
                        <c:v>441.49099999999999</c:v>
                      </c:pt>
                      <c:pt idx="5137">
                        <c:v>441.47899999999998</c:v>
                      </c:pt>
                      <c:pt idx="5138">
                        <c:v>441.46800000000002</c:v>
                      </c:pt>
                      <c:pt idx="5139">
                        <c:v>441.45600000000002</c:v>
                      </c:pt>
                      <c:pt idx="5140">
                        <c:v>441.44400000000002</c:v>
                      </c:pt>
                      <c:pt idx="5141">
                        <c:v>441.43200000000002</c:v>
                      </c:pt>
                      <c:pt idx="5142">
                        <c:v>441.42099999999999</c:v>
                      </c:pt>
                      <c:pt idx="5143">
                        <c:v>441.40899999999999</c:v>
                      </c:pt>
                      <c:pt idx="5144">
                        <c:v>441.39699999999999</c:v>
                      </c:pt>
                      <c:pt idx="5145">
                        <c:v>441.38499999999999</c:v>
                      </c:pt>
                      <c:pt idx="5146">
                        <c:v>441.37400000000002</c:v>
                      </c:pt>
                      <c:pt idx="5147">
                        <c:v>441.36200000000002</c:v>
                      </c:pt>
                      <c:pt idx="5148">
                        <c:v>441.35</c:v>
                      </c:pt>
                      <c:pt idx="5149">
                        <c:v>441.339</c:v>
                      </c:pt>
                      <c:pt idx="5150">
                        <c:v>441.327</c:v>
                      </c:pt>
                      <c:pt idx="5151">
                        <c:v>441.315</c:v>
                      </c:pt>
                      <c:pt idx="5152">
                        <c:v>441.303</c:v>
                      </c:pt>
                      <c:pt idx="5153">
                        <c:v>441.29199999999997</c:v>
                      </c:pt>
                      <c:pt idx="5154">
                        <c:v>441.28</c:v>
                      </c:pt>
                      <c:pt idx="5155">
                        <c:v>441.26799999999997</c:v>
                      </c:pt>
                      <c:pt idx="5156">
                        <c:v>441.25700000000001</c:v>
                      </c:pt>
                      <c:pt idx="5157">
                        <c:v>441.245</c:v>
                      </c:pt>
                      <c:pt idx="5158">
                        <c:v>441.233</c:v>
                      </c:pt>
                      <c:pt idx="5159">
                        <c:v>441.22199999999998</c:v>
                      </c:pt>
                      <c:pt idx="5160">
                        <c:v>441.21</c:v>
                      </c:pt>
                      <c:pt idx="5161">
                        <c:v>441.19799999999998</c:v>
                      </c:pt>
                      <c:pt idx="5162">
                        <c:v>441.18700000000001</c:v>
                      </c:pt>
                      <c:pt idx="5163">
                        <c:v>441.17500000000001</c:v>
                      </c:pt>
                      <c:pt idx="5164">
                        <c:v>441.16399999999999</c:v>
                      </c:pt>
                      <c:pt idx="5165">
                        <c:v>441.15199999999999</c:v>
                      </c:pt>
                      <c:pt idx="5166">
                        <c:v>441.14</c:v>
                      </c:pt>
                      <c:pt idx="5167">
                        <c:v>441.12900000000002</c:v>
                      </c:pt>
                      <c:pt idx="5168">
                        <c:v>441.11700000000002</c:v>
                      </c:pt>
                      <c:pt idx="5169">
                        <c:v>441.10500000000002</c:v>
                      </c:pt>
                      <c:pt idx="5170">
                        <c:v>441.09399999999999</c:v>
                      </c:pt>
                      <c:pt idx="5171">
                        <c:v>441.08199999999999</c:v>
                      </c:pt>
                      <c:pt idx="5172">
                        <c:v>441.07100000000003</c:v>
                      </c:pt>
                      <c:pt idx="5173">
                        <c:v>441.05900000000003</c:v>
                      </c:pt>
                      <c:pt idx="5174">
                        <c:v>441.04700000000003</c:v>
                      </c:pt>
                      <c:pt idx="5175">
                        <c:v>441.036</c:v>
                      </c:pt>
                      <c:pt idx="5176">
                        <c:v>441.024</c:v>
                      </c:pt>
                      <c:pt idx="5177">
                        <c:v>441.01299999999998</c:v>
                      </c:pt>
                      <c:pt idx="5178">
                        <c:v>441.00099999999998</c:v>
                      </c:pt>
                      <c:pt idx="5179">
                        <c:v>440.99</c:v>
                      </c:pt>
                      <c:pt idx="5180">
                        <c:v>440.97800000000001</c:v>
                      </c:pt>
                      <c:pt idx="5181">
                        <c:v>440.96600000000001</c:v>
                      </c:pt>
                      <c:pt idx="5182">
                        <c:v>440.95499999999998</c:v>
                      </c:pt>
                      <c:pt idx="5183">
                        <c:v>440.94299999999998</c:v>
                      </c:pt>
                      <c:pt idx="5184">
                        <c:v>440.93200000000002</c:v>
                      </c:pt>
                      <c:pt idx="5185">
                        <c:v>440.92</c:v>
                      </c:pt>
                      <c:pt idx="5186">
                        <c:v>440.90899999999999</c:v>
                      </c:pt>
                      <c:pt idx="5187">
                        <c:v>440.89699999999999</c:v>
                      </c:pt>
                      <c:pt idx="5188">
                        <c:v>440.88600000000002</c:v>
                      </c:pt>
                      <c:pt idx="5189">
                        <c:v>440.87400000000002</c:v>
                      </c:pt>
                      <c:pt idx="5190">
                        <c:v>440.863</c:v>
                      </c:pt>
                      <c:pt idx="5191">
                        <c:v>440.851</c:v>
                      </c:pt>
                      <c:pt idx="5192">
                        <c:v>440.84</c:v>
                      </c:pt>
                      <c:pt idx="5193">
                        <c:v>440.82799999999997</c:v>
                      </c:pt>
                      <c:pt idx="5194">
                        <c:v>440.81700000000001</c:v>
                      </c:pt>
                      <c:pt idx="5195">
                        <c:v>440.80500000000001</c:v>
                      </c:pt>
                      <c:pt idx="5196">
                        <c:v>440.79399999999998</c:v>
                      </c:pt>
                      <c:pt idx="5197">
                        <c:v>440.78199999999998</c:v>
                      </c:pt>
                      <c:pt idx="5198">
                        <c:v>440.77100000000002</c:v>
                      </c:pt>
                      <c:pt idx="5199">
                        <c:v>440.75900000000001</c:v>
                      </c:pt>
                      <c:pt idx="5200">
                        <c:v>440.74799999999999</c:v>
                      </c:pt>
                      <c:pt idx="5201">
                        <c:v>440.73599999999999</c:v>
                      </c:pt>
                      <c:pt idx="5202">
                        <c:v>440.72500000000002</c:v>
                      </c:pt>
                      <c:pt idx="5203">
                        <c:v>440.71300000000002</c:v>
                      </c:pt>
                      <c:pt idx="5204">
                        <c:v>440.702</c:v>
                      </c:pt>
                      <c:pt idx="5205">
                        <c:v>440.69</c:v>
                      </c:pt>
                      <c:pt idx="5206">
                        <c:v>440.67899999999997</c:v>
                      </c:pt>
                      <c:pt idx="5207">
                        <c:v>440.66800000000001</c:v>
                      </c:pt>
                      <c:pt idx="5208">
                        <c:v>440.65600000000001</c:v>
                      </c:pt>
                      <c:pt idx="5209">
                        <c:v>440.64499999999998</c:v>
                      </c:pt>
                      <c:pt idx="5210">
                        <c:v>440.63299999999998</c:v>
                      </c:pt>
                      <c:pt idx="5211">
                        <c:v>440.62200000000001</c:v>
                      </c:pt>
                      <c:pt idx="5212">
                        <c:v>440.61</c:v>
                      </c:pt>
                      <c:pt idx="5213">
                        <c:v>440.59899999999999</c:v>
                      </c:pt>
                      <c:pt idx="5214">
                        <c:v>440.58800000000002</c:v>
                      </c:pt>
                      <c:pt idx="5215">
                        <c:v>440.57600000000002</c:v>
                      </c:pt>
                      <c:pt idx="5216">
                        <c:v>440.565</c:v>
                      </c:pt>
                      <c:pt idx="5217">
                        <c:v>440.553</c:v>
                      </c:pt>
                      <c:pt idx="5218">
                        <c:v>440.54199999999997</c:v>
                      </c:pt>
                      <c:pt idx="5219">
                        <c:v>440.53100000000001</c:v>
                      </c:pt>
                      <c:pt idx="5220">
                        <c:v>440.51900000000001</c:v>
                      </c:pt>
                      <c:pt idx="5221">
                        <c:v>440.50799999999998</c:v>
                      </c:pt>
                      <c:pt idx="5222">
                        <c:v>440.49700000000001</c:v>
                      </c:pt>
                      <c:pt idx="5223">
                        <c:v>440.48500000000001</c:v>
                      </c:pt>
                      <c:pt idx="5224">
                        <c:v>440.47399999999999</c:v>
                      </c:pt>
                      <c:pt idx="5225">
                        <c:v>440.46199999999999</c:v>
                      </c:pt>
                      <c:pt idx="5226">
                        <c:v>440.45100000000002</c:v>
                      </c:pt>
                      <c:pt idx="5227">
                        <c:v>440.44</c:v>
                      </c:pt>
                      <c:pt idx="5228">
                        <c:v>440.428</c:v>
                      </c:pt>
                      <c:pt idx="5229">
                        <c:v>440.41699999999997</c:v>
                      </c:pt>
                      <c:pt idx="5230">
                        <c:v>440.40600000000001</c:v>
                      </c:pt>
                      <c:pt idx="5231">
                        <c:v>440.39400000000001</c:v>
                      </c:pt>
                      <c:pt idx="5232">
                        <c:v>440.38299999999998</c:v>
                      </c:pt>
                      <c:pt idx="5233">
                        <c:v>440.37200000000001</c:v>
                      </c:pt>
                      <c:pt idx="5234">
                        <c:v>440.36</c:v>
                      </c:pt>
                      <c:pt idx="5235">
                        <c:v>440.34899999999999</c:v>
                      </c:pt>
                      <c:pt idx="5236">
                        <c:v>440.33800000000002</c:v>
                      </c:pt>
                      <c:pt idx="5237">
                        <c:v>440.32600000000002</c:v>
                      </c:pt>
                      <c:pt idx="5238">
                        <c:v>440.315</c:v>
                      </c:pt>
                      <c:pt idx="5239">
                        <c:v>440.30399999999997</c:v>
                      </c:pt>
                      <c:pt idx="5240">
                        <c:v>440.29300000000001</c:v>
                      </c:pt>
                      <c:pt idx="5241">
                        <c:v>440.28100000000001</c:v>
                      </c:pt>
                      <c:pt idx="5242">
                        <c:v>440.27</c:v>
                      </c:pt>
                      <c:pt idx="5243">
                        <c:v>440.25900000000001</c:v>
                      </c:pt>
                      <c:pt idx="5244">
                        <c:v>440.24700000000001</c:v>
                      </c:pt>
                      <c:pt idx="5245">
                        <c:v>440.23599999999999</c:v>
                      </c:pt>
                      <c:pt idx="5246">
                        <c:v>440.22500000000002</c:v>
                      </c:pt>
                      <c:pt idx="5247">
                        <c:v>440.214</c:v>
                      </c:pt>
                      <c:pt idx="5248">
                        <c:v>440.202</c:v>
                      </c:pt>
                      <c:pt idx="5249">
                        <c:v>440.19099999999997</c:v>
                      </c:pt>
                      <c:pt idx="5250">
                        <c:v>440.18</c:v>
                      </c:pt>
                      <c:pt idx="5251">
                        <c:v>440.16899999999998</c:v>
                      </c:pt>
                      <c:pt idx="5252">
                        <c:v>440.15699999999998</c:v>
                      </c:pt>
                      <c:pt idx="5253">
                        <c:v>440.14600000000002</c:v>
                      </c:pt>
                      <c:pt idx="5254">
                        <c:v>440.13499999999999</c:v>
                      </c:pt>
                      <c:pt idx="5255">
                        <c:v>440.12400000000002</c:v>
                      </c:pt>
                      <c:pt idx="5256">
                        <c:v>440.113</c:v>
                      </c:pt>
                      <c:pt idx="5257">
                        <c:v>440.101</c:v>
                      </c:pt>
                      <c:pt idx="5258">
                        <c:v>440.09</c:v>
                      </c:pt>
                      <c:pt idx="5259">
                        <c:v>440.07900000000001</c:v>
                      </c:pt>
                      <c:pt idx="5260">
                        <c:v>440.06799999999998</c:v>
                      </c:pt>
                      <c:pt idx="5261">
                        <c:v>440.05700000000002</c:v>
                      </c:pt>
                      <c:pt idx="5262">
                        <c:v>440.04500000000002</c:v>
                      </c:pt>
                      <c:pt idx="5263">
                        <c:v>440.03399999999999</c:v>
                      </c:pt>
                      <c:pt idx="5264">
                        <c:v>440.02300000000002</c:v>
                      </c:pt>
                      <c:pt idx="5265">
                        <c:v>440.012</c:v>
                      </c:pt>
                      <c:pt idx="5266">
                        <c:v>440.00099999999998</c:v>
                      </c:pt>
                      <c:pt idx="5267">
                        <c:v>439.98899999999998</c:v>
                      </c:pt>
                      <c:pt idx="5268">
                        <c:v>439.97800000000001</c:v>
                      </c:pt>
                      <c:pt idx="5269">
                        <c:v>439.96699999999998</c:v>
                      </c:pt>
                      <c:pt idx="5270">
                        <c:v>439.95600000000002</c:v>
                      </c:pt>
                      <c:pt idx="5271">
                        <c:v>439.94499999999999</c:v>
                      </c:pt>
                      <c:pt idx="5272">
                        <c:v>439.93400000000003</c:v>
                      </c:pt>
                      <c:pt idx="5273">
                        <c:v>439.92200000000003</c:v>
                      </c:pt>
                      <c:pt idx="5274">
                        <c:v>439.911</c:v>
                      </c:pt>
                      <c:pt idx="5275">
                        <c:v>439.9</c:v>
                      </c:pt>
                      <c:pt idx="5276">
                        <c:v>439.88900000000001</c:v>
                      </c:pt>
                      <c:pt idx="5277">
                        <c:v>439.87799999999999</c:v>
                      </c:pt>
                      <c:pt idx="5278">
                        <c:v>439.86700000000002</c:v>
                      </c:pt>
                      <c:pt idx="5279">
                        <c:v>439.85599999999999</c:v>
                      </c:pt>
                      <c:pt idx="5280">
                        <c:v>439.84500000000003</c:v>
                      </c:pt>
                      <c:pt idx="5281">
                        <c:v>439.83300000000003</c:v>
                      </c:pt>
                      <c:pt idx="5282">
                        <c:v>439.822</c:v>
                      </c:pt>
                      <c:pt idx="5283">
                        <c:v>439.81099999999998</c:v>
                      </c:pt>
                      <c:pt idx="5284">
                        <c:v>439.8</c:v>
                      </c:pt>
                      <c:pt idx="5285">
                        <c:v>439.78899999999999</c:v>
                      </c:pt>
                      <c:pt idx="5286">
                        <c:v>439.77800000000002</c:v>
                      </c:pt>
                      <c:pt idx="5287">
                        <c:v>439.767</c:v>
                      </c:pt>
                      <c:pt idx="5288">
                        <c:v>439.75599999999997</c:v>
                      </c:pt>
                      <c:pt idx="5289">
                        <c:v>439.745</c:v>
                      </c:pt>
                      <c:pt idx="5290">
                        <c:v>439.73399999999998</c:v>
                      </c:pt>
                      <c:pt idx="5291">
                        <c:v>439.72300000000001</c:v>
                      </c:pt>
                      <c:pt idx="5292">
                        <c:v>439.71199999999999</c:v>
                      </c:pt>
                      <c:pt idx="5293">
                        <c:v>439.70100000000002</c:v>
                      </c:pt>
                      <c:pt idx="5294">
                        <c:v>439.68900000000002</c:v>
                      </c:pt>
                      <c:pt idx="5295">
                        <c:v>439.678</c:v>
                      </c:pt>
                      <c:pt idx="5296">
                        <c:v>439.66699999999997</c:v>
                      </c:pt>
                      <c:pt idx="5297">
                        <c:v>439.65600000000001</c:v>
                      </c:pt>
                      <c:pt idx="5298">
                        <c:v>439.64499999999998</c:v>
                      </c:pt>
                      <c:pt idx="5299">
                        <c:v>439.63400000000001</c:v>
                      </c:pt>
                      <c:pt idx="5300">
                        <c:v>439.62299999999999</c:v>
                      </c:pt>
                      <c:pt idx="5301">
                        <c:v>439.61200000000002</c:v>
                      </c:pt>
                      <c:pt idx="5302">
                        <c:v>439.601</c:v>
                      </c:pt>
                      <c:pt idx="5303">
                        <c:v>439.59</c:v>
                      </c:pt>
                      <c:pt idx="5304">
                        <c:v>439.57900000000001</c:v>
                      </c:pt>
                      <c:pt idx="5305">
                        <c:v>439.56799999999998</c:v>
                      </c:pt>
                      <c:pt idx="5306">
                        <c:v>439.55700000000002</c:v>
                      </c:pt>
                      <c:pt idx="5307">
                        <c:v>439.54599999999999</c:v>
                      </c:pt>
                      <c:pt idx="5308">
                        <c:v>439.53500000000003</c:v>
                      </c:pt>
                      <c:pt idx="5309">
                        <c:v>439.524</c:v>
                      </c:pt>
                      <c:pt idx="5310">
                        <c:v>439.51299999999998</c:v>
                      </c:pt>
                      <c:pt idx="5311">
                        <c:v>439.50200000000001</c:v>
                      </c:pt>
                      <c:pt idx="5312">
                        <c:v>439.49099999999999</c:v>
                      </c:pt>
                      <c:pt idx="5313">
                        <c:v>439.48</c:v>
                      </c:pt>
                      <c:pt idx="5314">
                        <c:v>439.46899999999999</c:v>
                      </c:pt>
                      <c:pt idx="5315">
                        <c:v>439.45800000000003</c:v>
                      </c:pt>
                      <c:pt idx="5316">
                        <c:v>439.447</c:v>
                      </c:pt>
                      <c:pt idx="5317">
                        <c:v>439.43599999999998</c:v>
                      </c:pt>
                      <c:pt idx="5318">
                        <c:v>439.42500000000001</c:v>
                      </c:pt>
                      <c:pt idx="5319">
                        <c:v>439.41500000000002</c:v>
                      </c:pt>
                      <c:pt idx="5320">
                        <c:v>439.404</c:v>
                      </c:pt>
                      <c:pt idx="5321">
                        <c:v>439.39299999999997</c:v>
                      </c:pt>
                      <c:pt idx="5322">
                        <c:v>439.38200000000001</c:v>
                      </c:pt>
                      <c:pt idx="5323">
                        <c:v>439.37099999999998</c:v>
                      </c:pt>
                      <c:pt idx="5324">
                        <c:v>439.36</c:v>
                      </c:pt>
                      <c:pt idx="5325">
                        <c:v>439.34899999999999</c:v>
                      </c:pt>
                      <c:pt idx="5326">
                        <c:v>439.33800000000002</c:v>
                      </c:pt>
                      <c:pt idx="5327">
                        <c:v>439.327</c:v>
                      </c:pt>
                      <c:pt idx="5328">
                        <c:v>439.31599999999997</c:v>
                      </c:pt>
                      <c:pt idx="5329">
                        <c:v>439.30500000000001</c:v>
                      </c:pt>
                      <c:pt idx="5330">
                        <c:v>439.29399999999998</c:v>
                      </c:pt>
                      <c:pt idx="5331">
                        <c:v>439.28399999999999</c:v>
                      </c:pt>
                      <c:pt idx="5332">
                        <c:v>439.27300000000002</c:v>
                      </c:pt>
                      <c:pt idx="5333">
                        <c:v>439.262</c:v>
                      </c:pt>
                      <c:pt idx="5334">
                        <c:v>439.25099999999998</c:v>
                      </c:pt>
                      <c:pt idx="5335">
                        <c:v>439.24</c:v>
                      </c:pt>
                      <c:pt idx="5336">
                        <c:v>439.22899999999998</c:v>
                      </c:pt>
                      <c:pt idx="5337">
                        <c:v>439.21800000000002</c:v>
                      </c:pt>
                      <c:pt idx="5338">
                        <c:v>439.20699999999999</c:v>
                      </c:pt>
                      <c:pt idx="5339">
                        <c:v>439.197</c:v>
                      </c:pt>
                      <c:pt idx="5340">
                        <c:v>439.18599999999998</c:v>
                      </c:pt>
                      <c:pt idx="5341">
                        <c:v>439.17500000000001</c:v>
                      </c:pt>
                      <c:pt idx="5342">
                        <c:v>439.16399999999999</c:v>
                      </c:pt>
                      <c:pt idx="5343">
                        <c:v>439.15300000000002</c:v>
                      </c:pt>
                      <c:pt idx="5344">
                        <c:v>439.142</c:v>
                      </c:pt>
                      <c:pt idx="5345">
                        <c:v>439.13099999999997</c:v>
                      </c:pt>
                      <c:pt idx="5346">
                        <c:v>439.12099999999998</c:v>
                      </c:pt>
                      <c:pt idx="5347">
                        <c:v>439.11</c:v>
                      </c:pt>
                      <c:pt idx="5348">
                        <c:v>439.09899999999999</c:v>
                      </c:pt>
                      <c:pt idx="5349">
                        <c:v>439.08800000000002</c:v>
                      </c:pt>
                      <c:pt idx="5350">
                        <c:v>439.077</c:v>
                      </c:pt>
                      <c:pt idx="5351">
                        <c:v>439.06700000000001</c:v>
                      </c:pt>
                      <c:pt idx="5352">
                        <c:v>439.05599999999998</c:v>
                      </c:pt>
                      <c:pt idx="5353">
                        <c:v>439.04500000000002</c:v>
                      </c:pt>
                      <c:pt idx="5354">
                        <c:v>439.03399999999999</c:v>
                      </c:pt>
                      <c:pt idx="5355">
                        <c:v>439.02300000000002</c:v>
                      </c:pt>
                      <c:pt idx="5356">
                        <c:v>439.01299999999998</c:v>
                      </c:pt>
                      <c:pt idx="5357">
                        <c:v>439.00200000000001</c:v>
                      </c:pt>
                      <c:pt idx="5358">
                        <c:v>438.99099999999999</c:v>
                      </c:pt>
                      <c:pt idx="5359">
                        <c:v>438.98</c:v>
                      </c:pt>
                      <c:pt idx="5360">
                        <c:v>438.96899999999999</c:v>
                      </c:pt>
                      <c:pt idx="5361">
                        <c:v>438.959</c:v>
                      </c:pt>
                      <c:pt idx="5362">
                        <c:v>438.94799999999998</c:v>
                      </c:pt>
                      <c:pt idx="5363">
                        <c:v>438.93700000000001</c:v>
                      </c:pt>
                      <c:pt idx="5364">
                        <c:v>438.92599999999999</c:v>
                      </c:pt>
                      <c:pt idx="5365">
                        <c:v>438.916</c:v>
                      </c:pt>
                      <c:pt idx="5366">
                        <c:v>438.90499999999997</c:v>
                      </c:pt>
                      <c:pt idx="5367">
                        <c:v>438.89400000000001</c:v>
                      </c:pt>
                      <c:pt idx="5368">
                        <c:v>438.88299999999998</c:v>
                      </c:pt>
                      <c:pt idx="5369">
                        <c:v>438.87299999999999</c:v>
                      </c:pt>
                      <c:pt idx="5370">
                        <c:v>438.86200000000002</c:v>
                      </c:pt>
                      <c:pt idx="5371">
                        <c:v>438.851</c:v>
                      </c:pt>
                      <c:pt idx="5372">
                        <c:v>438.84100000000001</c:v>
                      </c:pt>
                      <c:pt idx="5373">
                        <c:v>438.83</c:v>
                      </c:pt>
                      <c:pt idx="5374">
                        <c:v>438.81900000000002</c:v>
                      </c:pt>
                      <c:pt idx="5375">
                        <c:v>438.80799999999999</c:v>
                      </c:pt>
                      <c:pt idx="5376">
                        <c:v>438.798</c:v>
                      </c:pt>
                      <c:pt idx="5377">
                        <c:v>438.78699999999998</c:v>
                      </c:pt>
                      <c:pt idx="5378">
                        <c:v>438.77600000000001</c:v>
                      </c:pt>
                      <c:pt idx="5379">
                        <c:v>438.76600000000002</c:v>
                      </c:pt>
                      <c:pt idx="5380">
                        <c:v>438.755</c:v>
                      </c:pt>
                      <c:pt idx="5381">
                        <c:v>438.74400000000003</c:v>
                      </c:pt>
                      <c:pt idx="5382">
                        <c:v>438.73399999999998</c:v>
                      </c:pt>
                      <c:pt idx="5383">
                        <c:v>438.72300000000001</c:v>
                      </c:pt>
                      <c:pt idx="5384">
                        <c:v>438.71199999999999</c:v>
                      </c:pt>
                      <c:pt idx="5385">
                        <c:v>438.702</c:v>
                      </c:pt>
                      <c:pt idx="5386">
                        <c:v>438.69099999999997</c:v>
                      </c:pt>
                      <c:pt idx="5387">
                        <c:v>438.68</c:v>
                      </c:pt>
                      <c:pt idx="5388">
                        <c:v>438.67</c:v>
                      </c:pt>
                      <c:pt idx="5389">
                        <c:v>438.65899999999999</c:v>
                      </c:pt>
                      <c:pt idx="5390">
                        <c:v>438.64800000000002</c:v>
                      </c:pt>
                      <c:pt idx="5391">
                        <c:v>438.63799999999998</c:v>
                      </c:pt>
                      <c:pt idx="5392">
                        <c:v>438.62700000000001</c:v>
                      </c:pt>
                      <c:pt idx="5393">
                        <c:v>438.61599999999999</c:v>
                      </c:pt>
                      <c:pt idx="5394">
                        <c:v>438.60599999999999</c:v>
                      </c:pt>
                      <c:pt idx="5395">
                        <c:v>438.59500000000003</c:v>
                      </c:pt>
                      <c:pt idx="5396">
                        <c:v>438.584</c:v>
                      </c:pt>
                      <c:pt idx="5397">
                        <c:v>438.57400000000001</c:v>
                      </c:pt>
                      <c:pt idx="5398">
                        <c:v>438.56299999999999</c:v>
                      </c:pt>
                      <c:pt idx="5399">
                        <c:v>438.553</c:v>
                      </c:pt>
                      <c:pt idx="5400">
                        <c:v>438.54199999999997</c:v>
                      </c:pt>
                      <c:pt idx="5401">
                        <c:v>438.53100000000001</c:v>
                      </c:pt>
                      <c:pt idx="5402">
                        <c:v>438.52100000000002</c:v>
                      </c:pt>
                      <c:pt idx="5403">
                        <c:v>438.51</c:v>
                      </c:pt>
                      <c:pt idx="5404">
                        <c:v>438.5</c:v>
                      </c:pt>
                      <c:pt idx="5405">
                        <c:v>438.48899999999998</c:v>
                      </c:pt>
                      <c:pt idx="5406">
                        <c:v>438.47800000000001</c:v>
                      </c:pt>
                      <c:pt idx="5407">
                        <c:v>438.46800000000002</c:v>
                      </c:pt>
                      <c:pt idx="5408">
                        <c:v>438.45699999999999</c:v>
                      </c:pt>
                      <c:pt idx="5409">
                        <c:v>438.447</c:v>
                      </c:pt>
                      <c:pt idx="5410">
                        <c:v>438.43599999999998</c:v>
                      </c:pt>
                      <c:pt idx="5411">
                        <c:v>438.42599999999999</c:v>
                      </c:pt>
                      <c:pt idx="5412">
                        <c:v>438.41500000000002</c:v>
                      </c:pt>
                      <c:pt idx="5413">
                        <c:v>438.40499999999997</c:v>
                      </c:pt>
                      <c:pt idx="5414">
                        <c:v>438.39400000000001</c:v>
                      </c:pt>
                      <c:pt idx="5415">
                        <c:v>438.38299999999998</c:v>
                      </c:pt>
                      <c:pt idx="5416">
                        <c:v>438.37299999999999</c:v>
                      </c:pt>
                      <c:pt idx="5417">
                        <c:v>438.36200000000002</c:v>
                      </c:pt>
                      <c:pt idx="5418">
                        <c:v>438.35199999999998</c:v>
                      </c:pt>
                      <c:pt idx="5419">
                        <c:v>438.34100000000001</c:v>
                      </c:pt>
                      <c:pt idx="5420">
                        <c:v>438.33100000000002</c:v>
                      </c:pt>
                      <c:pt idx="5421">
                        <c:v>438.32</c:v>
                      </c:pt>
                      <c:pt idx="5422">
                        <c:v>438.31</c:v>
                      </c:pt>
                      <c:pt idx="5423">
                        <c:v>438.29899999999998</c:v>
                      </c:pt>
                      <c:pt idx="5424">
                        <c:v>438.28899999999999</c:v>
                      </c:pt>
                      <c:pt idx="5425">
                        <c:v>438.27800000000002</c:v>
                      </c:pt>
                      <c:pt idx="5426">
                        <c:v>438.26799999999997</c:v>
                      </c:pt>
                      <c:pt idx="5427">
                        <c:v>438.25700000000001</c:v>
                      </c:pt>
                      <c:pt idx="5428">
                        <c:v>438.24700000000001</c:v>
                      </c:pt>
                      <c:pt idx="5429">
                        <c:v>438.23599999999999</c:v>
                      </c:pt>
                      <c:pt idx="5430">
                        <c:v>438.226</c:v>
                      </c:pt>
                      <c:pt idx="5431">
                        <c:v>438.21499999999997</c:v>
                      </c:pt>
                      <c:pt idx="5432">
                        <c:v>438.20499999999998</c:v>
                      </c:pt>
                      <c:pt idx="5433">
                        <c:v>438.19400000000002</c:v>
                      </c:pt>
                      <c:pt idx="5434">
                        <c:v>438.18400000000003</c:v>
                      </c:pt>
                      <c:pt idx="5435">
                        <c:v>438.173</c:v>
                      </c:pt>
                      <c:pt idx="5436">
                        <c:v>438.16300000000001</c:v>
                      </c:pt>
                      <c:pt idx="5437">
                        <c:v>438.15199999999999</c:v>
                      </c:pt>
                      <c:pt idx="5438">
                        <c:v>438.142</c:v>
                      </c:pt>
                      <c:pt idx="5439">
                        <c:v>438.13200000000001</c:v>
                      </c:pt>
                      <c:pt idx="5440">
                        <c:v>438.12099999999998</c:v>
                      </c:pt>
                      <c:pt idx="5441">
                        <c:v>438.11099999999999</c:v>
                      </c:pt>
                      <c:pt idx="5442">
                        <c:v>438.1</c:v>
                      </c:pt>
                      <c:pt idx="5443">
                        <c:v>438.09</c:v>
                      </c:pt>
                      <c:pt idx="5444">
                        <c:v>438.07900000000001</c:v>
                      </c:pt>
                      <c:pt idx="5445">
                        <c:v>438.06900000000002</c:v>
                      </c:pt>
                      <c:pt idx="5446">
                        <c:v>438.05900000000003</c:v>
                      </c:pt>
                      <c:pt idx="5447">
                        <c:v>438.048</c:v>
                      </c:pt>
                      <c:pt idx="5448">
                        <c:v>438.03800000000001</c:v>
                      </c:pt>
                      <c:pt idx="5449">
                        <c:v>438.02699999999999</c:v>
                      </c:pt>
                      <c:pt idx="5450">
                        <c:v>438.017</c:v>
                      </c:pt>
                      <c:pt idx="5451">
                        <c:v>438.00700000000001</c:v>
                      </c:pt>
                      <c:pt idx="5452">
                        <c:v>437.99599999999998</c:v>
                      </c:pt>
                      <c:pt idx="5453">
                        <c:v>437.98599999999999</c:v>
                      </c:pt>
                      <c:pt idx="5454">
                        <c:v>437.97500000000002</c:v>
                      </c:pt>
                      <c:pt idx="5455">
                        <c:v>437.96499999999997</c:v>
                      </c:pt>
                      <c:pt idx="5456">
                        <c:v>437.95499999999998</c:v>
                      </c:pt>
                      <c:pt idx="5457">
                        <c:v>437.94400000000002</c:v>
                      </c:pt>
                      <c:pt idx="5458">
                        <c:v>437.93400000000003</c:v>
                      </c:pt>
                      <c:pt idx="5459">
                        <c:v>437.923</c:v>
                      </c:pt>
                      <c:pt idx="5460">
                        <c:v>437.91300000000001</c:v>
                      </c:pt>
                      <c:pt idx="5461">
                        <c:v>437.90300000000002</c:v>
                      </c:pt>
                      <c:pt idx="5462">
                        <c:v>437.892</c:v>
                      </c:pt>
                      <c:pt idx="5463">
                        <c:v>437.88200000000001</c:v>
                      </c:pt>
                      <c:pt idx="5464">
                        <c:v>437.87200000000001</c:v>
                      </c:pt>
                      <c:pt idx="5465">
                        <c:v>437.86099999999999</c:v>
                      </c:pt>
                      <c:pt idx="5466">
                        <c:v>437.851</c:v>
                      </c:pt>
                      <c:pt idx="5467">
                        <c:v>437.84100000000001</c:v>
                      </c:pt>
                      <c:pt idx="5468">
                        <c:v>437.83</c:v>
                      </c:pt>
                      <c:pt idx="5469">
                        <c:v>437.82</c:v>
                      </c:pt>
                      <c:pt idx="5470">
                        <c:v>437.81</c:v>
                      </c:pt>
                      <c:pt idx="5471">
                        <c:v>437.79899999999998</c:v>
                      </c:pt>
                      <c:pt idx="5472">
                        <c:v>437.78899999999999</c:v>
                      </c:pt>
                      <c:pt idx="5473">
                        <c:v>437.779</c:v>
                      </c:pt>
                      <c:pt idx="5474">
                        <c:v>437.76799999999997</c:v>
                      </c:pt>
                      <c:pt idx="5475">
                        <c:v>437.75799999999998</c:v>
                      </c:pt>
                      <c:pt idx="5476">
                        <c:v>437.74799999999999</c:v>
                      </c:pt>
                      <c:pt idx="5477">
                        <c:v>437.738</c:v>
                      </c:pt>
                      <c:pt idx="5478">
                        <c:v>437.72699999999998</c:v>
                      </c:pt>
                      <c:pt idx="5479">
                        <c:v>437.71699999999998</c:v>
                      </c:pt>
                      <c:pt idx="5480">
                        <c:v>437.70699999999999</c:v>
                      </c:pt>
                      <c:pt idx="5481">
                        <c:v>437.69600000000003</c:v>
                      </c:pt>
                      <c:pt idx="5482">
                        <c:v>437.68599999999998</c:v>
                      </c:pt>
                      <c:pt idx="5483">
                        <c:v>437.67599999999999</c:v>
                      </c:pt>
                      <c:pt idx="5484">
                        <c:v>437.666</c:v>
                      </c:pt>
                      <c:pt idx="5485">
                        <c:v>437.65499999999997</c:v>
                      </c:pt>
                      <c:pt idx="5486">
                        <c:v>437.64499999999998</c:v>
                      </c:pt>
                      <c:pt idx="5487">
                        <c:v>437.63499999999999</c:v>
                      </c:pt>
                      <c:pt idx="5488">
                        <c:v>437.625</c:v>
                      </c:pt>
                      <c:pt idx="5489">
                        <c:v>437.61399999999998</c:v>
                      </c:pt>
                      <c:pt idx="5490">
                        <c:v>437.60399999999998</c:v>
                      </c:pt>
                      <c:pt idx="5491">
                        <c:v>437.59399999999999</c:v>
                      </c:pt>
                      <c:pt idx="5492">
                        <c:v>437.584</c:v>
                      </c:pt>
                      <c:pt idx="5493">
                        <c:v>437.57299999999998</c:v>
                      </c:pt>
                      <c:pt idx="5494">
                        <c:v>437.56299999999999</c:v>
                      </c:pt>
                      <c:pt idx="5495">
                        <c:v>437.553</c:v>
                      </c:pt>
                      <c:pt idx="5496">
                        <c:v>437.54300000000001</c:v>
                      </c:pt>
                      <c:pt idx="5497">
                        <c:v>437.53300000000002</c:v>
                      </c:pt>
                      <c:pt idx="5498">
                        <c:v>437.52199999999999</c:v>
                      </c:pt>
                      <c:pt idx="5499">
                        <c:v>437.512</c:v>
                      </c:pt>
                      <c:pt idx="5500">
                        <c:v>437.50200000000001</c:v>
                      </c:pt>
                      <c:pt idx="5501">
                        <c:v>437.49200000000002</c:v>
                      </c:pt>
                      <c:pt idx="5502">
                        <c:v>437.48200000000003</c:v>
                      </c:pt>
                      <c:pt idx="5503">
                        <c:v>437.471</c:v>
                      </c:pt>
                      <c:pt idx="5504">
                        <c:v>437.46100000000001</c:v>
                      </c:pt>
                      <c:pt idx="5505">
                        <c:v>437.45100000000002</c:v>
                      </c:pt>
                      <c:pt idx="5506">
                        <c:v>437.44099999999997</c:v>
                      </c:pt>
                      <c:pt idx="5507">
                        <c:v>437.43099999999998</c:v>
                      </c:pt>
                      <c:pt idx="5508">
                        <c:v>437.42</c:v>
                      </c:pt>
                      <c:pt idx="5509">
                        <c:v>437.41</c:v>
                      </c:pt>
                      <c:pt idx="5510">
                        <c:v>437.4</c:v>
                      </c:pt>
                      <c:pt idx="5511">
                        <c:v>437.39</c:v>
                      </c:pt>
                      <c:pt idx="5512">
                        <c:v>437.38</c:v>
                      </c:pt>
                      <c:pt idx="5513">
                        <c:v>437.37</c:v>
                      </c:pt>
                      <c:pt idx="5514">
                        <c:v>437.35899999999998</c:v>
                      </c:pt>
                      <c:pt idx="5515">
                        <c:v>437.34899999999999</c:v>
                      </c:pt>
                      <c:pt idx="5516">
                        <c:v>437.339</c:v>
                      </c:pt>
                      <c:pt idx="5517">
                        <c:v>437.32900000000001</c:v>
                      </c:pt>
                      <c:pt idx="5518">
                        <c:v>437.31900000000002</c:v>
                      </c:pt>
                      <c:pt idx="5519">
                        <c:v>437.30900000000003</c:v>
                      </c:pt>
                      <c:pt idx="5520">
                        <c:v>437.29899999999998</c:v>
                      </c:pt>
                      <c:pt idx="5521">
                        <c:v>437.28899999999999</c:v>
                      </c:pt>
                      <c:pt idx="5522">
                        <c:v>437.27800000000002</c:v>
                      </c:pt>
                      <c:pt idx="5523">
                        <c:v>437.26799999999997</c:v>
                      </c:pt>
                      <c:pt idx="5524">
                        <c:v>437.25799999999998</c:v>
                      </c:pt>
                      <c:pt idx="5525">
                        <c:v>437.24799999999999</c:v>
                      </c:pt>
                      <c:pt idx="5526">
                        <c:v>437.238</c:v>
                      </c:pt>
                      <c:pt idx="5527">
                        <c:v>437.22800000000001</c:v>
                      </c:pt>
                      <c:pt idx="5528">
                        <c:v>437.21800000000002</c:v>
                      </c:pt>
                      <c:pt idx="5529">
                        <c:v>437.20800000000003</c:v>
                      </c:pt>
                      <c:pt idx="5530">
                        <c:v>437.19799999999998</c:v>
                      </c:pt>
                      <c:pt idx="5531">
                        <c:v>437.18799999999999</c:v>
                      </c:pt>
                      <c:pt idx="5532">
                        <c:v>437.17700000000002</c:v>
                      </c:pt>
                      <c:pt idx="5533">
                        <c:v>437.16699999999997</c:v>
                      </c:pt>
                      <c:pt idx="5534">
                        <c:v>437.15699999999998</c:v>
                      </c:pt>
                      <c:pt idx="5535">
                        <c:v>437.14699999999999</c:v>
                      </c:pt>
                      <c:pt idx="5536">
                        <c:v>437.137</c:v>
                      </c:pt>
                      <c:pt idx="5537">
                        <c:v>437.12700000000001</c:v>
                      </c:pt>
                      <c:pt idx="5538">
                        <c:v>437.11700000000002</c:v>
                      </c:pt>
                      <c:pt idx="5539">
                        <c:v>437.10700000000003</c:v>
                      </c:pt>
                      <c:pt idx="5540">
                        <c:v>437.09699999999998</c:v>
                      </c:pt>
                      <c:pt idx="5541">
                        <c:v>437.08699999999999</c:v>
                      </c:pt>
                      <c:pt idx="5542">
                        <c:v>437.077</c:v>
                      </c:pt>
                      <c:pt idx="5543">
                        <c:v>437.06700000000001</c:v>
                      </c:pt>
                      <c:pt idx="5544">
                        <c:v>437.05700000000002</c:v>
                      </c:pt>
                      <c:pt idx="5545">
                        <c:v>437.04700000000003</c:v>
                      </c:pt>
                      <c:pt idx="5546">
                        <c:v>437.03699999999998</c:v>
                      </c:pt>
                      <c:pt idx="5547">
                        <c:v>437.02699999999999</c:v>
                      </c:pt>
                      <c:pt idx="5548">
                        <c:v>437.017</c:v>
                      </c:pt>
                      <c:pt idx="5549">
                        <c:v>437.00700000000001</c:v>
                      </c:pt>
                      <c:pt idx="5550">
                        <c:v>436.99700000000001</c:v>
                      </c:pt>
                      <c:pt idx="5551">
                        <c:v>436.98700000000002</c:v>
                      </c:pt>
                      <c:pt idx="5552">
                        <c:v>436.97699999999998</c:v>
                      </c:pt>
                      <c:pt idx="5553">
                        <c:v>436.96699999999998</c:v>
                      </c:pt>
                      <c:pt idx="5554">
                        <c:v>436.95699999999999</c:v>
                      </c:pt>
                      <c:pt idx="5555">
                        <c:v>436.947</c:v>
                      </c:pt>
                      <c:pt idx="5556">
                        <c:v>436.93700000000001</c:v>
                      </c:pt>
                      <c:pt idx="5557">
                        <c:v>436.92700000000002</c:v>
                      </c:pt>
                      <c:pt idx="5558">
                        <c:v>436.91699999999997</c:v>
                      </c:pt>
                      <c:pt idx="5559">
                        <c:v>436.90699999999998</c:v>
                      </c:pt>
                      <c:pt idx="5560">
                        <c:v>436.89699999999999</c:v>
                      </c:pt>
                      <c:pt idx="5561">
                        <c:v>436.887</c:v>
                      </c:pt>
                      <c:pt idx="5562">
                        <c:v>436.87700000000001</c:v>
                      </c:pt>
                      <c:pt idx="5563">
                        <c:v>436.86700000000002</c:v>
                      </c:pt>
                      <c:pt idx="5564">
                        <c:v>436.85700000000003</c:v>
                      </c:pt>
                      <c:pt idx="5565">
                        <c:v>436.84699999999998</c:v>
                      </c:pt>
                      <c:pt idx="5566">
                        <c:v>436.83699999999999</c:v>
                      </c:pt>
                      <c:pt idx="5567">
                        <c:v>436.827</c:v>
                      </c:pt>
                      <c:pt idx="5568">
                        <c:v>436.81700000000001</c:v>
                      </c:pt>
                      <c:pt idx="5569">
                        <c:v>436.80700000000002</c:v>
                      </c:pt>
                      <c:pt idx="5570">
                        <c:v>436.79700000000003</c:v>
                      </c:pt>
                      <c:pt idx="5571">
                        <c:v>436.78699999999998</c:v>
                      </c:pt>
                      <c:pt idx="5572">
                        <c:v>436.77699999999999</c:v>
                      </c:pt>
                      <c:pt idx="5573">
                        <c:v>436.76799999999997</c:v>
                      </c:pt>
                      <c:pt idx="5574">
                        <c:v>436.75799999999998</c:v>
                      </c:pt>
                      <c:pt idx="5575">
                        <c:v>436.74799999999999</c:v>
                      </c:pt>
                      <c:pt idx="5576">
                        <c:v>436.738</c:v>
                      </c:pt>
                      <c:pt idx="5577">
                        <c:v>436.72800000000001</c:v>
                      </c:pt>
                      <c:pt idx="5578">
                        <c:v>436.71800000000002</c:v>
                      </c:pt>
                      <c:pt idx="5579">
                        <c:v>436.70800000000003</c:v>
                      </c:pt>
                      <c:pt idx="5580">
                        <c:v>436.69799999999998</c:v>
                      </c:pt>
                      <c:pt idx="5581">
                        <c:v>436.68799999999999</c:v>
                      </c:pt>
                      <c:pt idx="5582">
                        <c:v>436.678</c:v>
                      </c:pt>
                      <c:pt idx="5583">
                        <c:v>436.66899999999998</c:v>
                      </c:pt>
                      <c:pt idx="5584">
                        <c:v>436.65899999999999</c:v>
                      </c:pt>
                      <c:pt idx="5585">
                        <c:v>436.649</c:v>
                      </c:pt>
                      <c:pt idx="5586">
                        <c:v>436.63900000000001</c:v>
                      </c:pt>
                      <c:pt idx="5587">
                        <c:v>436.62900000000002</c:v>
                      </c:pt>
                      <c:pt idx="5588">
                        <c:v>436.61900000000003</c:v>
                      </c:pt>
                      <c:pt idx="5589">
                        <c:v>436.60899999999998</c:v>
                      </c:pt>
                      <c:pt idx="5590">
                        <c:v>436.59899999999999</c:v>
                      </c:pt>
                      <c:pt idx="5591">
                        <c:v>436.59</c:v>
                      </c:pt>
                      <c:pt idx="5592">
                        <c:v>436.58</c:v>
                      </c:pt>
                      <c:pt idx="5593">
                        <c:v>436.57</c:v>
                      </c:pt>
                      <c:pt idx="5594">
                        <c:v>436.56</c:v>
                      </c:pt>
                      <c:pt idx="5595">
                        <c:v>436.55</c:v>
                      </c:pt>
                      <c:pt idx="5596">
                        <c:v>436.54</c:v>
                      </c:pt>
                      <c:pt idx="5597">
                        <c:v>436.53100000000001</c:v>
                      </c:pt>
                      <c:pt idx="5598">
                        <c:v>436.52100000000002</c:v>
                      </c:pt>
                      <c:pt idx="5599">
                        <c:v>436.51100000000002</c:v>
                      </c:pt>
                      <c:pt idx="5600">
                        <c:v>436.50099999999998</c:v>
                      </c:pt>
                      <c:pt idx="5601">
                        <c:v>436.49099999999999</c:v>
                      </c:pt>
                      <c:pt idx="5602">
                        <c:v>436.48099999999999</c:v>
                      </c:pt>
                      <c:pt idx="5603">
                        <c:v>436.47199999999998</c:v>
                      </c:pt>
                      <c:pt idx="5604">
                        <c:v>436.46199999999999</c:v>
                      </c:pt>
                      <c:pt idx="5605">
                        <c:v>436.452</c:v>
                      </c:pt>
                      <c:pt idx="5606">
                        <c:v>436.44200000000001</c:v>
                      </c:pt>
                      <c:pt idx="5607">
                        <c:v>436.43200000000002</c:v>
                      </c:pt>
                      <c:pt idx="5608">
                        <c:v>436.423</c:v>
                      </c:pt>
                      <c:pt idx="5609">
                        <c:v>436.41300000000001</c:v>
                      </c:pt>
                      <c:pt idx="5610">
                        <c:v>436.40300000000002</c:v>
                      </c:pt>
                      <c:pt idx="5611">
                        <c:v>436.39299999999997</c:v>
                      </c:pt>
                      <c:pt idx="5612">
                        <c:v>436.38400000000001</c:v>
                      </c:pt>
                      <c:pt idx="5613">
                        <c:v>436.37400000000002</c:v>
                      </c:pt>
                      <c:pt idx="5614">
                        <c:v>436.36399999999998</c:v>
                      </c:pt>
                      <c:pt idx="5615">
                        <c:v>436.35399999999998</c:v>
                      </c:pt>
                      <c:pt idx="5616">
                        <c:v>436.34399999999999</c:v>
                      </c:pt>
                      <c:pt idx="5617">
                        <c:v>436.33499999999998</c:v>
                      </c:pt>
                      <c:pt idx="5618">
                        <c:v>436.32499999999999</c:v>
                      </c:pt>
                      <c:pt idx="5619">
                        <c:v>436.315</c:v>
                      </c:pt>
                      <c:pt idx="5620">
                        <c:v>436.30500000000001</c:v>
                      </c:pt>
                      <c:pt idx="5621">
                        <c:v>436.29599999999999</c:v>
                      </c:pt>
                      <c:pt idx="5622">
                        <c:v>436.286</c:v>
                      </c:pt>
                      <c:pt idx="5623">
                        <c:v>436.27600000000001</c:v>
                      </c:pt>
                      <c:pt idx="5624">
                        <c:v>436.267</c:v>
                      </c:pt>
                      <c:pt idx="5625">
                        <c:v>436.25700000000001</c:v>
                      </c:pt>
                      <c:pt idx="5626">
                        <c:v>436.24700000000001</c:v>
                      </c:pt>
                      <c:pt idx="5627">
                        <c:v>436.23700000000002</c:v>
                      </c:pt>
                      <c:pt idx="5628">
                        <c:v>436.22800000000001</c:v>
                      </c:pt>
                      <c:pt idx="5629">
                        <c:v>436.21800000000002</c:v>
                      </c:pt>
                      <c:pt idx="5630">
                        <c:v>436.20800000000003</c:v>
                      </c:pt>
                      <c:pt idx="5631">
                        <c:v>436.19900000000001</c:v>
                      </c:pt>
                      <c:pt idx="5632">
                        <c:v>436.18900000000002</c:v>
                      </c:pt>
                      <c:pt idx="5633">
                        <c:v>436.17899999999997</c:v>
                      </c:pt>
                      <c:pt idx="5634">
                        <c:v>436.16899999999998</c:v>
                      </c:pt>
                      <c:pt idx="5635">
                        <c:v>436.16</c:v>
                      </c:pt>
                      <c:pt idx="5636">
                        <c:v>436.15</c:v>
                      </c:pt>
                      <c:pt idx="5637">
                        <c:v>436.14</c:v>
                      </c:pt>
                      <c:pt idx="5638">
                        <c:v>436.13099999999997</c:v>
                      </c:pt>
                      <c:pt idx="5639">
                        <c:v>436.12099999999998</c:v>
                      </c:pt>
                      <c:pt idx="5640">
                        <c:v>436.11099999999999</c:v>
                      </c:pt>
                      <c:pt idx="5641">
                        <c:v>436.10199999999998</c:v>
                      </c:pt>
                      <c:pt idx="5642">
                        <c:v>436.09199999999998</c:v>
                      </c:pt>
                      <c:pt idx="5643">
                        <c:v>436.08300000000003</c:v>
                      </c:pt>
                      <c:pt idx="5644">
                        <c:v>436.07299999999998</c:v>
                      </c:pt>
                      <c:pt idx="5645">
                        <c:v>436.06400000000002</c:v>
                      </c:pt>
                      <c:pt idx="5646">
                        <c:v>436.05399999999997</c:v>
                      </c:pt>
                      <c:pt idx="5647">
                        <c:v>436.04500000000002</c:v>
                      </c:pt>
                      <c:pt idx="5648">
                        <c:v>436.03500000000003</c:v>
                      </c:pt>
                      <c:pt idx="5649">
                        <c:v>436.02600000000001</c:v>
                      </c:pt>
                      <c:pt idx="5650">
                        <c:v>436.017</c:v>
                      </c:pt>
                      <c:pt idx="5651">
                        <c:v>436.00700000000001</c:v>
                      </c:pt>
                      <c:pt idx="5652">
                        <c:v>435.99799999999999</c:v>
                      </c:pt>
                      <c:pt idx="5653">
                        <c:v>435.99</c:v>
                      </c:pt>
                      <c:pt idx="5654">
                        <c:v>435.98099999999999</c:v>
                      </c:pt>
                      <c:pt idx="5655">
                        <c:v>435.97300000000001</c:v>
                      </c:pt>
                      <c:pt idx="5656">
                        <c:v>435.96499999999997</c:v>
                      </c:pt>
                      <c:pt idx="5657">
                        <c:v>435.95800000000003</c:v>
                      </c:pt>
                      <c:pt idx="5658">
                        <c:v>435.95100000000002</c:v>
                      </c:pt>
                      <c:pt idx="5659">
                        <c:v>435.94499999999999</c:v>
                      </c:pt>
                      <c:pt idx="5660">
                        <c:v>435.94</c:v>
                      </c:pt>
                      <c:pt idx="5661">
                        <c:v>435.93799999999999</c:v>
                      </c:pt>
                      <c:pt idx="5662">
                        <c:v>435.93900000000002</c:v>
                      </c:pt>
                      <c:pt idx="5663">
                        <c:v>435.94200000000001</c:v>
                      </c:pt>
                      <c:pt idx="5664">
                        <c:v>435.947</c:v>
                      </c:pt>
                      <c:pt idx="5665">
                        <c:v>435.95499999999998</c:v>
                      </c:pt>
                      <c:pt idx="5666">
                        <c:v>435.96499999999997</c:v>
                      </c:pt>
                      <c:pt idx="5667">
                        <c:v>435.97699999999998</c:v>
                      </c:pt>
                      <c:pt idx="5668">
                        <c:v>435.99</c:v>
                      </c:pt>
                      <c:pt idx="5669">
                        <c:v>436.005</c:v>
                      </c:pt>
                      <c:pt idx="5670">
                        <c:v>436.01799999999997</c:v>
                      </c:pt>
                      <c:pt idx="5671">
                        <c:v>436.029</c:v>
                      </c:pt>
                      <c:pt idx="5672">
                        <c:v>436.03699999999998</c:v>
                      </c:pt>
                      <c:pt idx="5673">
                        <c:v>436.04199999999997</c:v>
                      </c:pt>
                      <c:pt idx="5674">
                        <c:v>436.04500000000002</c:v>
                      </c:pt>
                      <c:pt idx="5675">
                        <c:v>436.04599999999999</c:v>
                      </c:pt>
                      <c:pt idx="5676">
                        <c:v>436.04599999999999</c:v>
                      </c:pt>
                      <c:pt idx="5677">
                        <c:v>436.04700000000003</c:v>
                      </c:pt>
                      <c:pt idx="5678">
                        <c:v>436.048</c:v>
                      </c:pt>
                      <c:pt idx="5679">
                        <c:v>436.05200000000002</c:v>
                      </c:pt>
                      <c:pt idx="5680">
                        <c:v>436.06</c:v>
                      </c:pt>
                      <c:pt idx="5681">
                        <c:v>436.07499999999999</c:v>
                      </c:pt>
                      <c:pt idx="5682">
                        <c:v>436.101</c:v>
                      </c:pt>
                      <c:pt idx="5683">
                        <c:v>436.137</c:v>
                      </c:pt>
                      <c:pt idx="5684">
                        <c:v>436.18700000000001</c:v>
                      </c:pt>
                      <c:pt idx="5685">
                        <c:v>436.26600000000002</c:v>
                      </c:pt>
                      <c:pt idx="5686">
                        <c:v>436.38600000000002</c:v>
                      </c:pt>
                      <c:pt idx="5687">
                        <c:v>436.55399999999997</c:v>
                      </c:pt>
                      <c:pt idx="5688">
                        <c:v>436.76799999999997</c:v>
                      </c:pt>
                      <c:pt idx="5689">
                        <c:v>437.02499999999998</c:v>
                      </c:pt>
                      <c:pt idx="5690">
                        <c:v>437.32299999999998</c:v>
                      </c:pt>
                      <c:pt idx="5691">
                        <c:v>437.65800000000002</c:v>
                      </c:pt>
                      <c:pt idx="5692">
                        <c:v>438.02600000000001</c:v>
                      </c:pt>
                      <c:pt idx="5693">
                        <c:v>438.42</c:v>
                      </c:pt>
                      <c:pt idx="5694">
                        <c:v>438.83499999999998</c:v>
                      </c:pt>
                      <c:pt idx="5695">
                        <c:v>439.23</c:v>
                      </c:pt>
                      <c:pt idx="5696">
                        <c:v>439.57299999999998</c:v>
                      </c:pt>
                      <c:pt idx="5697">
                        <c:v>439.85199999999998</c:v>
                      </c:pt>
                      <c:pt idx="5698">
                        <c:v>440.06900000000002</c:v>
                      </c:pt>
                      <c:pt idx="5699">
                        <c:v>440.23</c:v>
                      </c:pt>
                      <c:pt idx="5700">
                        <c:v>440.346</c:v>
                      </c:pt>
                      <c:pt idx="5701">
                        <c:v>440.42899999999997</c:v>
                      </c:pt>
                      <c:pt idx="5702">
                        <c:v>440.49</c:v>
                      </c:pt>
                      <c:pt idx="5703">
                        <c:v>440.53899999999999</c:v>
                      </c:pt>
                      <c:pt idx="5704">
                        <c:v>440.58600000000001</c:v>
                      </c:pt>
                      <c:pt idx="5705">
                        <c:v>440.661</c:v>
                      </c:pt>
                      <c:pt idx="5706">
                        <c:v>440.798</c:v>
                      </c:pt>
                      <c:pt idx="5707">
                        <c:v>441.01900000000001</c:v>
                      </c:pt>
                      <c:pt idx="5708">
                        <c:v>441.34100000000001</c:v>
                      </c:pt>
                      <c:pt idx="5709">
                        <c:v>441.774</c:v>
                      </c:pt>
                      <c:pt idx="5710">
                        <c:v>442.44499999999999</c:v>
                      </c:pt>
                      <c:pt idx="5711">
                        <c:v>443.47800000000001</c:v>
                      </c:pt>
                      <c:pt idx="5712">
                        <c:v>444.91199999999998</c:v>
                      </c:pt>
                      <c:pt idx="5713">
                        <c:v>446.74299999999999</c:v>
                      </c:pt>
                      <c:pt idx="5714">
                        <c:v>448.94600000000003</c:v>
                      </c:pt>
                      <c:pt idx="5715">
                        <c:v>451.5</c:v>
                      </c:pt>
                      <c:pt idx="5716">
                        <c:v>454.36900000000003</c:v>
                      </c:pt>
                      <c:pt idx="5717">
                        <c:v>457.505</c:v>
                      </c:pt>
                      <c:pt idx="5718">
                        <c:v>460.86599999999999</c:v>
                      </c:pt>
                      <c:pt idx="5719">
                        <c:v>464.40300000000002</c:v>
                      </c:pt>
                      <c:pt idx="5720">
                        <c:v>467.77499999999998</c:v>
                      </c:pt>
                      <c:pt idx="5721">
                        <c:v>470.68099999999998</c:v>
                      </c:pt>
                      <c:pt idx="5722">
                        <c:v>473.017</c:v>
                      </c:pt>
                      <c:pt idx="5723">
                        <c:v>474.774</c:v>
                      </c:pt>
                      <c:pt idx="5724">
                        <c:v>476</c:v>
                      </c:pt>
                      <c:pt idx="5725">
                        <c:v>476.78199999999998</c:v>
                      </c:pt>
                      <c:pt idx="5726">
                        <c:v>477.21100000000001</c:v>
                      </c:pt>
                      <c:pt idx="5727">
                        <c:v>477.35700000000003</c:v>
                      </c:pt>
                      <c:pt idx="5728">
                        <c:v>477.28300000000002</c:v>
                      </c:pt>
                      <c:pt idx="5729">
                        <c:v>477.04700000000003</c:v>
                      </c:pt>
                      <c:pt idx="5730">
                        <c:v>476.851</c:v>
                      </c:pt>
                      <c:pt idx="5731">
                        <c:v>476.90800000000002</c:v>
                      </c:pt>
                      <c:pt idx="5732">
                        <c:v>477.34800000000001</c:v>
                      </c:pt>
                      <c:pt idx="5733">
                        <c:v>478.24599999999998</c:v>
                      </c:pt>
                      <c:pt idx="5734">
                        <c:v>479.65499999999997</c:v>
                      </c:pt>
                      <c:pt idx="5735">
                        <c:v>482.08800000000002</c:v>
                      </c:pt>
                      <c:pt idx="5736">
                        <c:v>485.99400000000003</c:v>
                      </c:pt>
                      <c:pt idx="5737">
                        <c:v>492.33499999999998</c:v>
                      </c:pt>
                      <c:pt idx="5738">
                        <c:v>501.517</c:v>
                      </c:pt>
                      <c:pt idx="5739">
                        <c:v>513.42899999999997</c:v>
                      </c:pt>
                      <c:pt idx="5740">
                        <c:v>528.78499999999997</c:v>
                      </c:pt>
                      <c:pt idx="5741">
                        <c:v>544.096</c:v>
                      </c:pt>
                      <c:pt idx="5742">
                        <c:v>557.27</c:v>
                      </c:pt>
                      <c:pt idx="5743">
                        <c:v>567.73299999999995</c:v>
                      </c:pt>
                      <c:pt idx="5744">
                        <c:v>575.48400000000004</c:v>
                      </c:pt>
                      <c:pt idx="5745">
                        <c:v>580.84799999999996</c:v>
                      </c:pt>
                      <c:pt idx="5746">
                        <c:v>584.21600000000001</c:v>
                      </c:pt>
                      <c:pt idx="5747">
                        <c:v>585.91800000000001</c:v>
                      </c:pt>
                      <c:pt idx="5748">
                        <c:v>586.21400000000006</c:v>
                      </c:pt>
                      <c:pt idx="5749">
                        <c:v>585.31299999999999</c:v>
                      </c:pt>
                      <c:pt idx="5750">
                        <c:v>583.79300000000001</c:v>
                      </c:pt>
                      <c:pt idx="5751">
                        <c:v>582.54600000000005</c:v>
                      </c:pt>
                      <c:pt idx="5752">
                        <c:v>582.024</c:v>
                      </c:pt>
                      <c:pt idx="5753">
                        <c:v>582.32399999999996</c:v>
                      </c:pt>
                      <c:pt idx="5754">
                        <c:v>583.49599999999998</c:v>
                      </c:pt>
                      <c:pt idx="5755">
                        <c:v>586.30700000000002</c:v>
                      </c:pt>
                      <c:pt idx="5756">
                        <c:v>591.923</c:v>
                      </c:pt>
                      <c:pt idx="5757">
                        <c:v>600.68799999999999</c:v>
                      </c:pt>
                      <c:pt idx="5758">
                        <c:v>611.43600000000004</c:v>
                      </c:pt>
                      <c:pt idx="5759">
                        <c:v>624.42399999999998</c:v>
                      </c:pt>
                      <c:pt idx="5760">
                        <c:v>639.86199999999997</c:v>
                      </c:pt>
                      <c:pt idx="5761">
                        <c:v>657.60199999999998</c:v>
                      </c:pt>
                      <c:pt idx="5762">
                        <c:v>677.37</c:v>
                      </c:pt>
                      <c:pt idx="5763">
                        <c:v>686.15099999999995</c:v>
                      </c:pt>
                      <c:pt idx="5764">
                        <c:v>700.85699999999997</c:v>
                      </c:pt>
                      <c:pt idx="5765">
                        <c:v>718.10599999999999</c:v>
                      </c:pt>
                      <c:pt idx="5766">
                        <c:v>733.58100000000002</c:v>
                      </c:pt>
                      <c:pt idx="5767">
                        <c:v>745.77300000000002</c:v>
                      </c:pt>
                      <c:pt idx="5768">
                        <c:v>616.21500000000003</c:v>
                      </c:pt>
                      <c:pt idx="5769">
                        <c:v>630.82799999999997</c:v>
                      </c:pt>
                      <c:pt idx="5770">
                        <c:v>643.05200000000002</c:v>
                      </c:pt>
                      <c:pt idx="5771">
                        <c:v>653.822</c:v>
                      </c:pt>
                      <c:pt idx="5772">
                        <c:v>664.00199999999995</c:v>
                      </c:pt>
                      <c:pt idx="5773">
                        <c:v>588.92100000000005</c:v>
                      </c:pt>
                      <c:pt idx="5774">
                        <c:v>603.524</c:v>
                      </c:pt>
                      <c:pt idx="5775">
                        <c:v>618.65499999999997</c:v>
                      </c:pt>
                      <c:pt idx="5776">
                        <c:v>636.19799999999998</c:v>
                      </c:pt>
                      <c:pt idx="5777">
                        <c:v>657.36099999999999</c:v>
                      </c:pt>
                      <c:pt idx="5778">
                        <c:v>675.16399999999999</c:v>
                      </c:pt>
                      <c:pt idx="5779">
                        <c:v>699.55200000000002</c:v>
                      </c:pt>
                      <c:pt idx="5780">
                        <c:v>731.41300000000001</c:v>
                      </c:pt>
                      <c:pt idx="5781">
                        <c:v>773.45</c:v>
                      </c:pt>
                      <c:pt idx="5782">
                        <c:v>824.58199999999999</c:v>
                      </c:pt>
                      <c:pt idx="5783">
                        <c:v>883.68499999999995</c:v>
                      </c:pt>
                      <c:pt idx="5784">
                        <c:v>950.85400000000004</c:v>
                      </c:pt>
                      <c:pt idx="5785" formatCode="0.00E+00">
                        <c:v>1023.13</c:v>
                      </c:pt>
                      <c:pt idx="5786" formatCode="0.00E+00">
                        <c:v>1096.3900000000001</c:v>
                      </c:pt>
                      <c:pt idx="5787" formatCode="0.00E+00">
                        <c:v>1168.24</c:v>
                      </c:pt>
                      <c:pt idx="5788" formatCode="0.00E+00">
                        <c:v>1239.25</c:v>
                      </c:pt>
                      <c:pt idx="5789" formatCode="0.00E+00">
                        <c:v>1308.81</c:v>
                      </c:pt>
                      <c:pt idx="5790" formatCode="0.00E+00">
                        <c:v>1369.26</c:v>
                      </c:pt>
                      <c:pt idx="5791" formatCode="0.00E+00">
                        <c:v>1400.19</c:v>
                      </c:pt>
                      <c:pt idx="5792" formatCode="0.00E+00">
                        <c:v>1400.19</c:v>
                      </c:pt>
                      <c:pt idx="5793" formatCode="0.00E+00">
                        <c:v>1057.8</c:v>
                      </c:pt>
                      <c:pt idx="5794">
                        <c:v>993.63499999999999</c:v>
                      </c:pt>
                      <c:pt idx="5795">
                        <c:v>966.95399999999995</c:v>
                      </c:pt>
                      <c:pt idx="5796">
                        <c:v>943.428</c:v>
                      </c:pt>
                      <c:pt idx="5797">
                        <c:v>921.14599999999996</c:v>
                      </c:pt>
                      <c:pt idx="5798">
                        <c:v>900.24900000000002</c:v>
                      </c:pt>
                      <c:pt idx="5799">
                        <c:v>880.77200000000005</c:v>
                      </c:pt>
                      <c:pt idx="5800">
                        <c:v>862.56600000000003</c:v>
                      </c:pt>
                      <c:pt idx="5801">
                        <c:v>845.46</c:v>
                      </c:pt>
                      <c:pt idx="5802">
                        <c:v>829.29499999999996</c:v>
                      </c:pt>
                      <c:pt idx="5803">
                        <c:v>813.94</c:v>
                      </c:pt>
                      <c:pt idx="5804">
                        <c:v>799.29100000000005</c:v>
                      </c:pt>
                      <c:pt idx="5805">
                        <c:v>785.27</c:v>
                      </c:pt>
                      <c:pt idx="5806">
                        <c:v>771.82</c:v>
                      </c:pt>
                      <c:pt idx="5807">
                        <c:v>758.89800000000002</c:v>
                      </c:pt>
                      <c:pt idx="5808">
                        <c:v>746.47</c:v>
                      </c:pt>
                      <c:pt idx="5809">
                        <c:v>734.50900000000001</c:v>
                      </c:pt>
                      <c:pt idx="5810">
                        <c:v>722.99199999999996</c:v>
                      </c:pt>
                      <c:pt idx="5811">
                        <c:v>711.89800000000002</c:v>
                      </c:pt>
                      <c:pt idx="5812">
                        <c:v>701.21199999999999</c:v>
                      </c:pt>
                      <c:pt idx="5813">
                        <c:v>690.91800000000001</c:v>
                      </c:pt>
                      <c:pt idx="5814">
                        <c:v>681.005</c:v>
                      </c:pt>
                      <c:pt idx="5815">
                        <c:v>671.46</c:v>
                      </c:pt>
                      <c:pt idx="5816">
                        <c:v>662.27200000000005</c:v>
                      </c:pt>
                      <c:pt idx="5817">
                        <c:v>653.42999999999995</c:v>
                      </c:pt>
                      <c:pt idx="5818">
                        <c:v>644.92100000000005</c:v>
                      </c:pt>
                      <c:pt idx="5819">
                        <c:v>636.73299999999995</c:v>
                      </c:pt>
                      <c:pt idx="5820">
                        <c:v>628.85500000000002</c:v>
                      </c:pt>
                      <c:pt idx="5821">
                        <c:v>621.27599999999995</c:v>
                      </c:pt>
                      <c:pt idx="5822">
                        <c:v>613.98500000000001</c:v>
                      </c:pt>
                      <c:pt idx="5823">
                        <c:v>606.97199999999998</c:v>
                      </c:pt>
                      <c:pt idx="5824">
                        <c:v>600.226</c:v>
                      </c:pt>
                      <c:pt idx="5825">
                        <c:v>593.73699999999997</c:v>
                      </c:pt>
                      <c:pt idx="5826">
                        <c:v>587.495</c:v>
                      </c:pt>
                      <c:pt idx="5827">
                        <c:v>581.49</c:v>
                      </c:pt>
                      <c:pt idx="5828">
                        <c:v>575.71299999999997</c:v>
                      </c:pt>
                      <c:pt idx="5829">
                        <c:v>570.15599999999995</c:v>
                      </c:pt>
                      <c:pt idx="5830">
                        <c:v>564.80999999999995</c:v>
                      </c:pt>
                      <c:pt idx="5831">
                        <c:v>559.66700000000003</c:v>
                      </c:pt>
                      <c:pt idx="5832">
                        <c:v>554.71900000000005</c:v>
                      </c:pt>
                      <c:pt idx="5833">
                        <c:v>549.95799999999997</c:v>
                      </c:pt>
                      <c:pt idx="5834">
                        <c:v>545.375</c:v>
                      </c:pt>
                      <c:pt idx="5835">
                        <c:v>540.96500000000003</c:v>
                      </c:pt>
                      <c:pt idx="5836">
                        <c:v>536.71900000000005</c:v>
                      </c:pt>
                      <c:pt idx="5837">
                        <c:v>532.63099999999997</c:v>
                      </c:pt>
                      <c:pt idx="5838">
                        <c:v>528.69500000000005</c:v>
                      </c:pt>
                      <c:pt idx="5839">
                        <c:v>524.904</c:v>
                      </c:pt>
                      <c:pt idx="5840">
                        <c:v>521.25300000000004</c:v>
                      </c:pt>
                      <c:pt idx="5841">
                        <c:v>517.73500000000001</c:v>
                      </c:pt>
                      <c:pt idx="5842">
                        <c:v>514.34699999999998</c:v>
                      </c:pt>
                      <c:pt idx="5843">
                        <c:v>511.08300000000003</c:v>
                      </c:pt>
                      <c:pt idx="5844">
                        <c:v>507.93900000000002</c:v>
                      </c:pt>
                      <c:pt idx="5845">
                        <c:v>504.90899999999999</c:v>
                      </c:pt>
                      <c:pt idx="5846">
                        <c:v>501.98899999999998</c:v>
                      </c:pt>
                      <c:pt idx="5847">
                        <c:v>499.173</c:v>
                      </c:pt>
                      <c:pt idx="5848">
                        <c:v>496.45800000000003</c:v>
                      </c:pt>
                      <c:pt idx="5849">
                        <c:v>493.84</c:v>
                      </c:pt>
                      <c:pt idx="5850">
                        <c:v>491.31400000000002</c:v>
                      </c:pt>
                      <c:pt idx="5851">
                        <c:v>488.87599999999998</c:v>
                      </c:pt>
                      <c:pt idx="5852">
                        <c:v>486.524</c:v>
                      </c:pt>
                      <c:pt idx="5853">
                        <c:v>484.25299999999999</c:v>
                      </c:pt>
                      <c:pt idx="5854">
                        <c:v>482.06099999999998</c:v>
                      </c:pt>
                      <c:pt idx="5855">
                        <c:v>479.94299999999998</c:v>
                      </c:pt>
                      <c:pt idx="5856">
                        <c:v>477.89800000000002</c:v>
                      </c:pt>
                      <c:pt idx="5857">
                        <c:v>475.92099999999999</c:v>
                      </c:pt>
                      <c:pt idx="5858">
                        <c:v>474.01100000000002</c:v>
                      </c:pt>
                      <c:pt idx="5859">
                        <c:v>472.16500000000002</c:v>
                      </c:pt>
                      <c:pt idx="5860">
                        <c:v>470.38</c:v>
                      </c:pt>
                      <c:pt idx="5861">
                        <c:v>468.654</c:v>
                      </c:pt>
                      <c:pt idx="5862">
                        <c:v>466.98399999999998</c:v>
                      </c:pt>
                      <c:pt idx="5863">
                        <c:v>466.66399999999999</c:v>
                      </c:pt>
                      <c:pt idx="5864">
                        <c:v>466.66399999999999</c:v>
                      </c:pt>
                      <c:pt idx="5865">
                        <c:v>466.64800000000002</c:v>
                      </c:pt>
                      <c:pt idx="5866">
                        <c:v>466.63099999999997</c:v>
                      </c:pt>
                      <c:pt idx="5867">
                        <c:v>466.61399999999998</c:v>
                      </c:pt>
                      <c:pt idx="5868">
                        <c:v>466.59800000000001</c:v>
                      </c:pt>
                      <c:pt idx="5869">
                        <c:v>466.58100000000002</c:v>
                      </c:pt>
                      <c:pt idx="5870">
                        <c:v>466.565</c:v>
                      </c:pt>
                      <c:pt idx="5871">
                        <c:v>466.548</c:v>
                      </c:pt>
                      <c:pt idx="5872">
                        <c:v>466.53199999999998</c:v>
                      </c:pt>
                      <c:pt idx="5873">
                        <c:v>466.51499999999999</c:v>
                      </c:pt>
                      <c:pt idx="5874">
                        <c:v>466.49900000000002</c:v>
                      </c:pt>
                      <c:pt idx="5875">
                        <c:v>466.48200000000003</c:v>
                      </c:pt>
                      <c:pt idx="5876">
                        <c:v>466.46600000000001</c:v>
                      </c:pt>
                      <c:pt idx="5877">
                        <c:v>466.44900000000001</c:v>
                      </c:pt>
                      <c:pt idx="5878">
                        <c:v>466.43200000000002</c:v>
                      </c:pt>
                      <c:pt idx="5879">
                        <c:v>466.416</c:v>
                      </c:pt>
                      <c:pt idx="5880">
                        <c:v>466.4</c:v>
                      </c:pt>
                      <c:pt idx="5881">
                        <c:v>466.38299999999998</c:v>
                      </c:pt>
                      <c:pt idx="5882">
                        <c:v>466.36700000000002</c:v>
                      </c:pt>
                      <c:pt idx="5883">
                        <c:v>466.35</c:v>
                      </c:pt>
                      <c:pt idx="5884">
                        <c:v>466.334</c:v>
                      </c:pt>
                      <c:pt idx="5885">
                        <c:v>466.31700000000001</c:v>
                      </c:pt>
                      <c:pt idx="5886">
                        <c:v>466.30099999999999</c:v>
                      </c:pt>
                      <c:pt idx="5887">
                        <c:v>466.28399999999999</c:v>
                      </c:pt>
                      <c:pt idx="5888">
                        <c:v>466.26799999999997</c:v>
                      </c:pt>
                      <c:pt idx="5889">
                        <c:v>466.25099999999998</c:v>
                      </c:pt>
                      <c:pt idx="5890">
                        <c:v>466.23500000000001</c:v>
                      </c:pt>
                      <c:pt idx="5891">
                        <c:v>466.21800000000002</c:v>
                      </c:pt>
                      <c:pt idx="5892">
                        <c:v>466.202</c:v>
                      </c:pt>
                      <c:pt idx="5893">
                        <c:v>466.185</c:v>
                      </c:pt>
                      <c:pt idx="5894">
                        <c:v>466.16899999999998</c:v>
                      </c:pt>
                      <c:pt idx="5895">
                        <c:v>466.15300000000002</c:v>
                      </c:pt>
                      <c:pt idx="5896">
                        <c:v>466.13600000000002</c:v>
                      </c:pt>
                      <c:pt idx="5897">
                        <c:v>466.12</c:v>
                      </c:pt>
                      <c:pt idx="5898">
                        <c:v>466.10300000000001</c:v>
                      </c:pt>
                      <c:pt idx="5899">
                        <c:v>466.08699999999999</c:v>
                      </c:pt>
                      <c:pt idx="5900">
                        <c:v>466.07100000000003</c:v>
                      </c:pt>
                      <c:pt idx="5901">
                        <c:v>466.05399999999997</c:v>
                      </c:pt>
                      <c:pt idx="5902">
                        <c:v>466.03800000000001</c:v>
                      </c:pt>
                      <c:pt idx="5903">
                        <c:v>466.02100000000002</c:v>
                      </c:pt>
                      <c:pt idx="5904">
                        <c:v>466.005</c:v>
                      </c:pt>
                      <c:pt idx="5905">
                        <c:v>465.98899999999998</c:v>
                      </c:pt>
                      <c:pt idx="5906">
                        <c:v>465.97199999999998</c:v>
                      </c:pt>
                      <c:pt idx="5907">
                        <c:v>465.95600000000002</c:v>
                      </c:pt>
                      <c:pt idx="5908">
                        <c:v>465.94</c:v>
                      </c:pt>
                      <c:pt idx="5909">
                        <c:v>465.923</c:v>
                      </c:pt>
                      <c:pt idx="5910">
                        <c:v>465.90699999999998</c:v>
                      </c:pt>
                      <c:pt idx="5911">
                        <c:v>465.89100000000002</c:v>
                      </c:pt>
                      <c:pt idx="5912">
                        <c:v>465.87400000000002</c:v>
                      </c:pt>
                      <c:pt idx="5913">
                        <c:v>465.858</c:v>
                      </c:pt>
                      <c:pt idx="5914">
                        <c:v>465.84199999999998</c:v>
                      </c:pt>
                      <c:pt idx="5915">
                        <c:v>465.82499999999999</c:v>
                      </c:pt>
                      <c:pt idx="5916">
                        <c:v>465.80900000000003</c:v>
                      </c:pt>
                      <c:pt idx="5917">
                        <c:v>465.79300000000001</c:v>
                      </c:pt>
                      <c:pt idx="5918">
                        <c:v>465.77699999999999</c:v>
                      </c:pt>
                      <c:pt idx="5919">
                        <c:v>465.76</c:v>
                      </c:pt>
                      <c:pt idx="5920">
                        <c:v>465.74400000000003</c:v>
                      </c:pt>
                      <c:pt idx="5921">
                        <c:v>465.72800000000001</c:v>
                      </c:pt>
                      <c:pt idx="5922">
                        <c:v>465.71100000000001</c:v>
                      </c:pt>
                      <c:pt idx="5923">
                        <c:v>465.69499999999999</c:v>
                      </c:pt>
                      <c:pt idx="5924">
                        <c:v>465.67899999999997</c:v>
                      </c:pt>
                      <c:pt idx="5925">
                        <c:v>465.66300000000001</c:v>
                      </c:pt>
                      <c:pt idx="5926">
                        <c:v>465.64600000000002</c:v>
                      </c:pt>
                      <c:pt idx="5927">
                        <c:v>465.63</c:v>
                      </c:pt>
                      <c:pt idx="5928">
                        <c:v>465.61399999999998</c:v>
                      </c:pt>
                      <c:pt idx="5929">
                        <c:v>465.59800000000001</c:v>
                      </c:pt>
                      <c:pt idx="5930">
                        <c:v>465.58100000000002</c:v>
                      </c:pt>
                      <c:pt idx="5931">
                        <c:v>465.565</c:v>
                      </c:pt>
                      <c:pt idx="5932">
                        <c:v>465.54899999999998</c:v>
                      </c:pt>
                      <c:pt idx="5933">
                        <c:v>465.53300000000002</c:v>
                      </c:pt>
                      <c:pt idx="5934">
                        <c:v>465.517</c:v>
                      </c:pt>
                      <c:pt idx="5935">
                        <c:v>465.5</c:v>
                      </c:pt>
                      <c:pt idx="5936">
                        <c:v>465.48399999999998</c:v>
                      </c:pt>
                      <c:pt idx="5937">
                        <c:v>465.46800000000002</c:v>
                      </c:pt>
                      <c:pt idx="5938">
                        <c:v>465.452</c:v>
                      </c:pt>
                      <c:pt idx="5939">
                        <c:v>465.43599999999998</c:v>
                      </c:pt>
                      <c:pt idx="5940">
                        <c:v>465.41899999999998</c:v>
                      </c:pt>
                      <c:pt idx="5941">
                        <c:v>465.40300000000002</c:v>
                      </c:pt>
                      <c:pt idx="5942">
                        <c:v>465.387</c:v>
                      </c:pt>
                      <c:pt idx="5943">
                        <c:v>465.37099999999998</c:v>
                      </c:pt>
                      <c:pt idx="5944">
                        <c:v>465.35500000000002</c:v>
                      </c:pt>
                      <c:pt idx="5945">
                        <c:v>465.339</c:v>
                      </c:pt>
                      <c:pt idx="5946">
                        <c:v>465.32299999999998</c:v>
                      </c:pt>
                      <c:pt idx="5947">
                        <c:v>465.30599999999998</c:v>
                      </c:pt>
                      <c:pt idx="5948">
                        <c:v>465.29</c:v>
                      </c:pt>
                      <c:pt idx="5949">
                        <c:v>465.274</c:v>
                      </c:pt>
                      <c:pt idx="5950">
                        <c:v>465.25799999999998</c:v>
                      </c:pt>
                      <c:pt idx="5951">
                        <c:v>465.24200000000002</c:v>
                      </c:pt>
                      <c:pt idx="5952">
                        <c:v>465.226</c:v>
                      </c:pt>
                      <c:pt idx="5953">
                        <c:v>465.21</c:v>
                      </c:pt>
                      <c:pt idx="5954">
                        <c:v>465.19400000000002</c:v>
                      </c:pt>
                      <c:pt idx="5955">
                        <c:v>465.178</c:v>
                      </c:pt>
                      <c:pt idx="5956">
                        <c:v>465.161</c:v>
                      </c:pt>
                      <c:pt idx="5957">
                        <c:v>465.14499999999998</c:v>
                      </c:pt>
                      <c:pt idx="5958">
                        <c:v>465.12900000000002</c:v>
                      </c:pt>
                      <c:pt idx="5959">
                        <c:v>465.113</c:v>
                      </c:pt>
                      <c:pt idx="5960">
                        <c:v>465.09699999999998</c:v>
                      </c:pt>
                      <c:pt idx="5961">
                        <c:v>465.08100000000002</c:v>
                      </c:pt>
                      <c:pt idx="5962">
                        <c:v>465.065</c:v>
                      </c:pt>
                      <c:pt idx="5963">
                        <c:v>465.04899999999998</c:v>
                      </c:pt>
                      <c:pt idx="5964">
                        <c:v>465.03300000000002</c:v>
                      </c:pt>
                      <c:pt idx="5965">
                        <c:v>465.017</c:v>
                      </c:pt>
                      <c:pt idx="5966">
                        <c:v>465.00099999999998</c:v>
                      </c:pt>
                      <c:pt idx="5967">
                        <c:v>464.98500000000001</c:v>
                      </c:pt>
                      <c:pt idx="5968">
                        <c:v>464.96899999999999</c:v>
                      </c:pt>
                      <c:pt idx="5969">
                        <c:v>464.95299999999997</c:v>
                      </c:pt>
                      <c:pt idx="5970">
                        <c:v>464.93700000000001</c:v>
                      </c:pt>
                      <c:pt idx="5971">
                        <c:v>464.92099999999999</c:v>
                      </c:pt>
                      <c:pt idx="5972">
                        <c:v>464.90499999999997</c:v>
                      </c:pt>
                      <c:pt idx="5973">
                        <c:v>464.88900000000001</c:v>
                      </c:pt>
                      <c:pt idx="5974">
                        <c:v>464.87299999999999</c:v>
                      </c:pt>
                      <c:pt idx="5975">
                        <c:v>464.85700000000003</c:v>
                      </c:pt>
                      <c:pt idx="5976">
                        <c:v>464.84100000000001</c:v>
                      </c:pt>
                      <c:pt idx="5977">
                        <c:v>464.82499999999999</c:v>
                      </c:pt>
                      <c:pt idx="5978">
                        <c:v>464.80900000000003</c:v>
                      </c:pt>
                      <c:pt idx="5979">
                        <c:v>464.79300000000001</c:v>
                      </c:pt>
                      <c:pt idx="5980">
                        <c:v>464.77699999999999</c:v>
                      </c:pt>
                      <c:pt idx="5981">
                        <c:v>464.76100000000002</c:v>
                      </c:pt>
                      <c:pt idx="5982">
                        <c:v>464.745</c:v>
                      </c:pt>
                      <c:pt idx="5983">
                        <c:v>464.72899999999998</c:v>
                      </c:pt>
                      <c:pt idx="5984">
                        <c:v>464.71300000000002</c:v>
                      </c:pt>
                      <c:pt idx="5985">
                        <c:v>464.697</c:v>
                      </c:pt>
                      <c:pt idx="5986">
                        <c:v>464.68099999999998</c:v>
                      </c:pt>
                      <c:pt idx="5987">
                        <c:v>464.66500000000002</c:v>
                      </c:pt>
                      <c:pt idx="5988">
                        <c:v>464.649</c:v>
                      </c:pt>
                      <c:pt idx="5989">
                        <c:v>464.63400000000001</c:v>
                      </c:pt>
                      <c:pt idx="5990">
                        <c:v>464.61799999999999</c:v>
                      </c:pt>
                      <c:pt idx="5991">
                        <c:v>464.60199999999998</c:v>
                      </c:pt>
                      <c:pt idx="5992">
                        <c:v>464.58600000000001</c:v>
                      </c:pt>
                      <c:pt idx="5993">
                        <c:v>464.57</c:v>
                      </c:pt>
                      <c:pt idx="5994">
                        <c:v>464.55399999999997</c:v>
                      </c:pt>
                      <c:pt idx="5995">
                        <c:v>464.53800000000001</c:v>
                      </c:pt>
                      <c:pt idx="5996">
                        <c:v>464.52199999999999</c:v>
                      </c:pt>
                      <c:pt idx="5997">
                        <c:v>464.50599999999997</c:v>
                      </c:pt>
                      <c:pt idx="5998">
                        <c:v>464.49099999999999</c:v>
                      </c:pt>
                      <c:pt idx="5999">
                        <c:v>464.47500000000002</c:v>
                      </c:pt>
                      <c:pt idx="6000">
                        <c:v>464.459</c:v>
                      </c:pt>
                      <c:pt idx="6001">
                        <c:v>464.44299999999998</c:v>
                      </c:pt>
                      <c:pt idx="6002">
                        <c:v>464.42700000000002</c:v>
                      </c:pt>
                      <c:pt idx="6003">
                        <c:v>464.411</c:v>
                      </c:pt>
                      <c:pt idx="6004">
                        <c:v>464.39600000000002</c:v>
                      </c:pt>
                      <c:pt idx="6005">
                        <c:v>464.38</c:v>
                      </c:pt>
                      <c:pt idx="6006">
                        <c:v>464.36399999999998</c:v>
                      </c:pt>
                      <c:pt idx="6007">
                        <c:v>464.34800000000001</c:v>
                      </c:pt>
                      <c:pt idx="6008">
                        <c:v>464.33199999999999</c:v>
                      </c:pt>
                      <c:pt idx="6009">
                        <c:v>464.31599999999997</c:v>
                      </c:pt>
                      <c:pt idx="6010">
                        <c:v>464.30099999999999</c:v>
                      </c:pt>
                      <c:pt idx="6011">
                        <c:v>464.28500000000003</c:v>
                      </c:pt>
                      <c:pt idx="6012">
                        <c:v>464.26900000000001</c:v>
                      </c:pt>
                      <c:pt idx="6013">
                        <c:v>464.25299999999999</c:v>
                      </c:pt>
                      <c:pt idx="6014">
                        <c:v>464.23700000000002</c:v>
                      </c:pt>
                      <c:pt idx="6015">
                        <c:v>464.22199999999998</c:v>
                      </c:pt>
                      <c:pt idx="6016">
                        <c:v>464.20600000000002</c:v>
                      </c:pt>
                      <c:pt idx="6017">
                        <c:v>464.19</c:v>
                      </c:pt>
                      <c:pt idx="6018">
                        <c:v>464.17399999999998</c:v>
                      </c:pt>
                      <c:pt idx="6019">
                        <c:v>464.15899999999999</c:v>
                      </c:pt>
                      <c:pt idx="6020">
                        <c:v>464.14299999999997</c:v>
                      </c:pt>
                      <c:pt idx="6021">
                        <c:v>464.12700000000001</c:v>
                      </c:pt>
                      <c:pt idx="6022">
                        <c:v>464.11099999999999</c:v>
                      </c:pt>
                      <c:pt idx="6023">
                        <c:v>464.096</c:v>
                      </c:pt>
                      <c:pt idx="6024">
                        <c:v>464.08</c:v>
                      </c:pt>
                      <c:pt idx="6025">
                        <c:v>464.06400000000002</c:v>
                      </c:pt>
                      <c:pt idx="6026">
                        <c:v>464.04899999999998</c:v>
                      </c:pt>
                      <c:pt idx="6027">
                        <c:v>464.03300000000002</c:v>
                      </c:pt>
                      <c:pt idx="6028">
                        <c:v>464.017</c:v>
                      </c:pt>
                      <c:pt idx="6029">
                        <c:v>464.00099999999998</c:v>
                      </c:pt>
                      <c:pt idx="6030">
                        <c:v>463.98599999999999</c:v>
                      </c:pt>
                      <c:pt idx="6031">
                        <c:v>463.97</c:v>
                      </c:pt>
                      <c:pt idx="6032">
                        <c:v>463.95400000000001</c:v>
                      </c:pt>
                      <c:pt idx="6033">
                        <c:v>463.93900000000002</c:v>
                      </c:pt>
                      <c:pt idx="6034">
                        <c:v>463.923</c:v>
                      </c:pt>
                      <c:pt idx="6035">
                        <c:v>463.90699999999998</c:v>
                      </c:pt>
                      <c:pt idx="6036">
                        <c:v>463.892</c:v>
                      </c:pt>
                      <c:pt idx="6037">
                        <c:v>463.87599999999998</c:v>
                      </c:pt>
                      <c:pt idx="6038">
                        <c:v>463.86</c:v>
                      </c:pt>
                      <c:pt idx="6039">
                        <c:v>463.84500000000003</c:v>
                      </c:pt>
                      <c:pt idx="6040">
                        <c:v>463.82900000000001</c:v>
                      </c:pt>
                      <c:pt idx="6041">
                        <c:v>463.81299999999999</c:v>
                      </c:pt>
                      <c:pt idx="6042">
                        <c:v>463.798</c:v>
                      </c:pt>
                      <c:pt idx="6043">
                        <c:v>463.78199999999998</c:v>
                      </c:pt>
                      <c:pt idx="6044">
                        <c:v>463.76600000000002</c:v>
                      </c:pt>
                      <c:pt idx="6045">
                        <c:v>463.75099999999998</c:v>
                      </c:pt>
                      <c:pt idx="6046">
                        <c:v>463.73500000000001</c:v>
                      </c:pt>
                      <c:pt idx="6047">
                        <c:v>463.72</c:v>
                      </c:pt>
                      <c:pt idx="6048">
                        <c:v>463.70400000000001</c:v>
                      </c:pt>
                      <c:pt idx="6049">
                        <c:v>463.68799999999999</c:v>
                      </c:pt>
                      <c:pt idx="6050">
                        <c:v>463.673</c:v>
                      </c:pt>
                      <c:pt idx="6051">
                        <c:v>463.65699999999998</c:v>
                      </c:pt>
                      <c:pt idx="6052">
                        <c:v>463.642</c:v>
                      </c:pt>
                      <c:pt idx="6053">
                        <c:v>463.62599999999998</c:v>
                      </c:pt>
                      <c:pt idx="6054">
                        <c:v>463.61099999999999</c:v>
                      </c:pt>
                      <c:pt idx="6055">
                        <c:v>463.59500000000003</c:v>
                      </c:pt>
                      <c:pt idx="6056">
                        <c:v>463.57900000000001</c:v>
                      </c:pt>
                      <c:pt idx="6057">
                        <c:v>463.56400000000002</c:v>
                      </c:pt>
                      <c:pt idx="6058">
                        <c:v>463.548</c:v>
                      </c:pt>
                      <c:pt idx="6059">
                        <c:v>463.53300000000002</c:v>
                      </c:pt>
                      <c:pt idx="6060">
                        <c:v>463.517</c:v>
                      </c:pt>
                      <c:pt idx="6061">
                        <c:v>463.50200000000001</c:v>
                      </c:pt>
                      <c:pt idx="6062">
                        <c:v>463.48599999999999</c:v>
                      </c:pt>
                      <c:pt idx="6063">
                        <c:v>463.471</c:v>
                      </c:pt>
                      <c:pt idx="6064">
                        <c:v>463.45499999999998</c:v>
                      </c:pt>
                      <c:pt idx="6065">
                        <c:v>463.44</c:v>
                      </c:pt>
                      <c:pt idx="6066">
                        <c:v>463.42399999999998</c:v>
                      </c:pt>
                      <c:pt idx="6067">
                        <c:v>463.40899999999999</c:v>
                      </c:pt>
                      <c:pt idx="6068">
                        <c:v>463.39299999999997</c:v>
                      </c:pt>
                      <c:pt idx="6069">
                        <c:v>463.37799999999999</c:v>
                      </c:pt>
                      <c:pt idx="6070">
                        <c:v>463.36200000000002</c:v>
                      </c:pt>
                      <c:pt idx="6071">
                        <c:v>463.34699999999998</c:v>
                      </c:pt>
                      <c:pt idx="6072">
                        <c:v>463.33100000000002</c:v>
                      </c:pt>
                      <c:pt idx="6073">
                        <c:v>463.31599999999997</c:v>
                      </c:pt>
                      <c:pt idx="6074">
                        <c:v>463.3</c:v>
                      </c:pt>
                      <c:pt idx="6075">
                        <c:v>463.28500000000003</c:v>
                      </c:pt>
                      <c:pt idx="6076">
                        <c:v>463.26900000000001</c:v>
                      </c:pt>
                      <c:pt idx="6077">
                        <c:v>463.25400000000002</c:v>
                      </c:pt>
                      <c:pt idx="6078">
                        <c:v>463.238</c:v>
                      </c:pt>
                      <c:pt idx="6079">
                        <c:v>463.22300000000001</c:v>
                      </c:pt>
                      <c:pt idx="6080">
                        <c:v>463.20699999999999</c:v>
                      </c:pt>
                      <c:pt idx="6081">
                        <c:v>463.19200000000001</c:v>
                      </c:pt>
                      <c:pt idx="6082">
                        <c:v>463.17599999999999</c:v>
                      </c:pt>
                      <c:pt idx="6083">
                        <c:v>463.161</c:v>
                      </c:pt>
                      <c:pt idx="6084">
                        <c:v>463.14600000000002</c:v>
                      </c:pt>
                      <c:pt idx="6085">
                        <c:v>463.13</c:v>
                      </c:pt>
                      <c:pt idx="6086">
                        <c:v>463.11500000000001</c:v>
                      </c:pt>
                      <c:pt idx="6087">
                        <c:v>463.09899999999999</c:v>
                      </c:pt>
                      <c:pt idx="6088">
                        <c:v>463.084</c:v>
                      </c:pt>
                      <c:pt idx="6089">
                        <c:v>463.06900000000002</c:v>
                      </c:pt>
                      <c:pt idx="6090">
                        <c:v>463.053</c:v>
                      </c:pt>
                      <c:pt idx="6091">
                        <c:v>463.03800000000001</c:v>
                      </c:pt>
                      <c:pt idx="6092">
                        <c:v>463.02199999999999</c:v>
                      </c:pt>
                      <c:pt idx="6093">
                        <c:v>463.00700000000001</c:v>
                      </c:pt>
                      <c:pt idx="6094">
                        <c:v>462.99200000000002</c:v>
                      </c:pt>
                      <c:pt idx="6095">
                        <c:v>462.976</c:v>
                      </c:pt>
                      <c:pt idx="6096">
                        <c:v>462.96100000000001</c:v>
                      </c:pt>
                      <c:pt idx="6097">
                        <c:v>462.94600000000003</c:v>
                      </c:pt>
                      <c:pt idx="6098">
                        <c:v>462.93</c:v>
                      </c:pt>
                      <c:pt idx="6099">
                        <c:v>462.91500000000002</c:v>
                      </c:pt>
                      <c:pt idx="6100">
                        <c:v>462.9</c:v>
                      </c:pt>
                      <c:pt idx="6101">
                        <c:v>462.88400000000001</c:v>
                      </c:pt>
                      <c:pt idx="6102">
                        <c:v>462.86900000000003</c:v>
                      </c:pt>
                      <c:pt idx="6103">
                        <c:v>462.85399999999998</c:v>
                      </c:pt>
                      <c:pt idx="6104">
                        <c:v>462.83800000000002</c:v>
                      </c:pt>
                      <c:pt idx="6105">
                        <c:v>462.82299999999998</c:v>
                      </c:pt>
                      <c:pt idx="6106">
                        <c:v>462.80799999999999</c:v>
                      </c:pt>
                      <c:pt idx="6107">
                        <c:v>462.79199999999997</c:v>
                      </c:pt>
                      <c:pt idx="6108">
                        <c:v>462.77699999999999</c:v>
                      </c:pt>
                      <c:pt idx="6109">
                        <c:v>462.762</c:v>
                      </c:pt>
                      <c:pt idx="6110">
                        <c:v>462.74599999999998</c:v>
                      </c:pt>
                      <c:pt idx="6111">
                        <c:v>462.73099999999999</c:v>
                      </c:pt>
                      <c:pt idx="6112">
                        <c:v>462.71600000000001</c:v>
                      </c:pt>
                      <c:pt idx="6113">
                        <c:v>462.70100000000002</c:v>
                      </c:pt>
                      <c:pt idx="6114">
                        <c:v>462.685</c:v>
                      </c:pt>
                      <c:pt idx="6115">
                        <c:v>462.67</c:v>
                      </c:pt>
                      <c:pt idx="6116">
                        <c:v>462.65499999999997</c:v>
                      </c:pt>
                      <c:pt idx="6117">
                        <c:v>462.63900000000001</c:v>
                      </c:pt>
                      <c:pt idx="6118">
                        <c:v>462.62400000000002</c:v>
                      </c:pt>
                      <c:pt idx="6119">
                        <c:v>462.60899999999998</c:v>
                      </c:pt>
                      <c:pt idx="6120">
                        <c:v>462.59399999999999</c:v>
                      </c:pt>
                      <c:pt idx="6121">
                        <c:v>462.57799999999997</c:v>
                      </c:pt>
                      <c:pt idx="6122">
                        <c:v>462.56299999999999</c:v>
                      </c:pt>
                      <c:pt idx="6123">
                        <c:v>462.548</c:v>
                      </c:pt>
                      <c:pt idx="6124">
                        <c:v>462.53300000000002</c:v>
                      </c:pt>
                      <c:pt idx="6125">
                        <c:v>462.51799999999997</c:v>
                      </c:pt>
                      <c:pt idx="6126">
                        <c:v>462.50200000000001</c:v>
                      </c:pt>
                      <c:pt idx="6127">
                        <c:v>462.48700000000002</c:v>
                      </c:pt>
                      <c:pt idx="6128">
                        <c:v>462.47199999999998</c:v>
                      </c:pt>
                      <c:pt idx="6129">
                        <c:v>462.45699999999999</c:v>
                      </c:pt>
                      <c:pt idx="6130">
                        <c:v>462.44200000000001</c:v>
                      </c:pt>
                      <c:pt idx="6131">
                        <c:v>462.42599999999999</c:v>
                      </c:pt>
                      <c:pt idx="6132">
                        <c:v>462.411</c:v>
                      </c:pt>
                      <c:pt idx="6133">
                        <c:v>462.39600000000002</c:v>
                      </c:pt>
                      <c:pt idx="6134">
                        <c:v>462.38099999999997</c:v>
                      </c:pt>
                      <c:pt idx="6135">
                        <c:v>462.36599999999999</c:v>
                      </c:pt>
                      <c:pt idx="6136">
                        <c:v>462.35</c:v>
                      </c:pt>
                      <c:pt idx="6137">
                        <c:v>462.33499999999998</c:v>
                      </c:pt>
                      <c:pt idx="6138">
                        <c:v>462.32</c:v>
                      </c:pt>
                      <c:pt idx="6139">
                        <c:v>462.30500000000001</c:v>
                      </c:pt>
                      <c:pt idx="6140">
                        <c:v>462.29</c:v>
                      </c:pt>
                      <c:pt idx="6141">
                        <c:v>462.27499999999998</c:v>
                      </c:pt>
                      <c:pt idx="6142">
                        <c:v>462.26</c:v>
                      </c:pt>
                      <c:pt idx="6143">
                        <c:v>462.245</c:v>
                      </c:pt>
                      <c:pt idx="6144">
                        <c:v>462.22899999999998</c:v>
                      </c:pt>
                      <c:pt idx="6145">
                        <c:v>462.214</c:v>
                      </c:pt>
                      <c:pt idx="6146">
                        <c:v>462.19900000000001</c:v>
                      </c:pt>
                      <c:pt idx="6147">
                        <c:v>462.18400000000003</c:v>
                      </c:pt>
                      <c:pt idx="6148">
                        <c:v>462.16899999999998</c:v>
                      </c:pt>
                      <c:pt idx="6149">
                        <c:v>462.154</c:v>
                      </c:pt>
                      <c:pt idx="6150">
                        <c:v>462.13900000000001</c:v>
                      </c:pt>
                      <c:pt idx="6151">
                        <c:v>462.12400000000002</c:v>
                      </c:pt>
                      <c:pt idx="6152">
                        <c:v>462.10899999999998</c:v>
                      </c:pt>
                      <c:pt idx="6153">
                        <c:v>462.09399999999999</c:v>
                      </c:pt>
                      <c:pt idx="6154">
                        <c:v>462.07799999999997</c:v>
                      </c:pt>
                      <c:pt idx="6155">
                        <c:v>462.06299999999999</c:v>
                      </c:pt>
                      <c:pt idx="6156">
                        <c:v>462.048</c:v>
                      </c:pt>
                      <c:pt idx="6157">
                        <c:v>462.03300000000002</c:v>
                      </c:pt>
                      <c:pt idx="6158">
                        <c:v>462.01799999999997</c:v>
                      </c:pt>
                      <c:pt idx="6159">
                        <c:v>462.00299999999999</c:v>
                      </c:pt>
                      <c:pt idx="6160">
                        <c:v>461.988</c:v>
                      </c:pt>
                      <c:pt idx="6161">
                        <c:v>461.97300000000001</c:v>
                      </c:pt>
                      <c:pt idx="6162">
                        <c:v>461.95800000000003</c:v>
                      </c:pt>
                      <c:pt idx="6163">
                        <c:v>461.94299999999998</c:v>
                      </c:pt>
                      <c:pt idx="6164">
                        <c:v>461.928</c:v>
                      </c:pt>
                      <c:pt idx="6165">
                        <c:v>461.91300000000001</c:v>
                      </c:pt>
                      <c:pt idx="6166">
                        <c:v>461.89800000000002</c:v>
                      </c:pt>
                      <c:pt idx="6167">
                        <c:v>461.88299999999998</c:v>
                      </c:pt>
                      <c:pt idx="6168">
                        <c:v>461.86799999999999</c:v>
                      </c:pt>
                      <c:pt idx="6169">
                        <c:v>461.85300000000001</c:v>
                      </c:pt>
                      <c:pt idx="6170">
                        <c:v>461.83800000000002</c:v>
                      </c:pt>
                      <c:pt idx="6171">
                        <c:v>461.82299999999998</c:v>
                      </c:pt>
                      <c:pt idx="6172">
                        <c:v>461.80799999999999</c:v>
                      </c:pt>
                      <c:pt idx="6173">
                        <c:v>461.79300000000001</c:v>
                      </c:pt>
                      <c:pt idx="6174">
                        <c:v>461.77800000000002</c:v>
                      </c:pt>
                      <c:pt idx="6175">
                        <c:v>461.76299999999998</c:v>
                      </c:pt>
                      <c:pt idx="6176">
                        <c:v>461.74799999999999</c:v>
                      </c:pt>
                      <c:pt idx="6177">
                        <c:v>461.733</c:v>
                      </c:pt>
                      <c:pt idx="6178">
                        <c:v>461.71800000000002</c:v>
                      </c:pt>
                      <c:pt idx="6179">
                        <c:v>461.70299999999997</c:v>
                      </c:pt>
                      <c:pt idx="6180">
                        <c:v>461.68799999999999</c:v>
                      </c:pt>
                      <c:pt idx="6181">
                        <c:v>461.673</c:v>
                      </c:pt>
                      <c:pt idx="6182">
                        <c:v>461.65800000000002</c:v>
                      </c:pt>
                      <c:pt idx="6183">
                        <c:v>461.64400000000001</c:v>
                      </c:pt>
                      <c:pt idx="6184">
                        <c:v>461.62900000000002</c:v>
                      </c:pt>
                      <c:pt idx="6185">
                        <c:v>461.61399999999998</c:v>
                      </c:pt>
                      <c:pt idx="6186">
                        <c:v>461.59899999999999</c:v>
                      </c:pt>
                      <c:pt idx="6187">
                        <c:v>461.584</c:v>
                      </c:pt>
                      <c:pt idx="6188">
                        <c:v>461.56900000000002</c:v>
                      </c:pt>
                      <c:pt idx="6189">
                        <c:v>461.55399999999997</c:v>
                      </c:pt>
                      <c:pt idx="6190">
                        <c:v>461.53899999999999</c:v>
                      </c:pt>
                      <c:pt idx="6191">
                        <c:v>461.524</c:v>
                      </c:pt>
                      <c:pt idx="6192">
                        <c:v>461.50900000000001</c:v>
                      </c:pt>
                      <c:pt idx="6193">
                        <c:v>461.495</c:v>
                      </c:pt>
                      <c:pt idx="6194">
                        <c:v>461.48</c:v>
                      </c:pt>
                      <c:pt idx="6195">
                        <c:v>461.46499999999997</c:v>
                      </c:pt>
                      <c:pt idx="6196">
                        <c:v>461.45</c:v>
                      </c:pt>
                      <c:pt idx="6197">
                        <c:v>461.435</c:v>
                      </c:pt>
                      <c:pt idx="6198">
                        <c:v>461.42</c:v>
                      </c:pt>
                      <c:pt idx="6199">
                        <c:v>461.40499999999997</c:v>
                      </c:pt>
                      <c:pt idx="6200">
                        <c:v>461.39100000000002</c:v>
                      </c:pt>
                      <c:pt idx="6201">
                        <c:v>461.37599999999998</c:v>
                      </c:pt>
                      <c:pt idx="6202">
                        <c:v>461.36099999999999</c:v>
                      </c:pt>
                      <c:pt idx="6203">
                        <c:v>461.346</c:v>
                      </c:pt>
                      <c:pt idx="6204">
                        <c:v>461.33100000000002</c:v>
                      </c:pt>
                      <c:pt idx="6205">
                        <c:v>461.31599999999997</c:v>
                      </c:pt>
                      <c:pt idx="6206">
                        <c:v>461.30200000000002</c:v>
                      </c:pt>
                      <c:pt idx="6207">
                        <c:v>461.28699999999998</c:v>
                      </c:pt>
                      <c:pt idx="6208">
                        <c:v>461.27199999999999</c:v>
                      </c:pt>
                      <c:pt idx="6209">
                        <c:v>461.25700000000001</c:v>
                      </c:pt>
                      <c:pt idx="6210">
                        <c:v>461.24200000000002</c:v>
                      </c:pt>
                      <c:pt idx="6211">
                        <c:v>461.22800000000001</c:v>
                      </c:pt>
                      <c:pt idx="6212">
                        <c:v>461.21300000000002</c:v>
                      </c:pt>
                      <c:pt idx="6213">
                        <c:v>461.19799999999998</c:v>
                      </c:pt>
                      <c:pt idx="6214">
                        <c:v>461.18299999999999</c:v>
                      </c:pt>
                      <c:pt idx="6215">
                        <c:v>461.16800000000001</c:v>
                      </c:pt>
                      <c:pt idx="6216">
                        <c:v>461.154</c:v>
                      </c:pt>
                      <c:pt idx="6217">
                        <c:v>461.13900000000001</c:v>
                      </c:pt>
                      <c:pt idx="6218">
                        <c:v>461.12400000000002</c:v>
                      </c:pt>
                      <c:pt idx="6219">
                        <c:v>461.10899999999998</c:v>
                      </c:pt>
                      <c:pt idx="6220">
                        <c:v>461.09500000000003</c:v>
                      </c:pt>
                      <c:pt idx="6221">
                        <c:v>461.08</c:v>
                      </c:pt>
                      <c:pt idx="6222">
                        <c:v>461.065</c:v>
                      </c:pt>
                      <c:pt idx="6223">
                        <c:v>461.05</c:v>
                      </c:pt>
                      <c:pt idx="6224">
                        <c:v>461.036</c:v>
                      </c:pt>
                      <c:pt idx="6225">
                        <c:v>461.02100000000002</c:v>
                      </c:pt>
                      <c:pt idx="6226">
                        <c:v>461.00599999999997</c:v>
                      </c:pt>
                      <c:pt idx="6227">
                        <c:v>460.99200000000002</c:v>
                      </c:pt>
                      <c:pt idx="6228">
                        <c:v>460.97699999999998</c:v>
                      </c:pt>
                      <c:pt idx="6229">
                        <c:v>460.96199999999999</c:v>
                      </c:pt>
                      <c:pt idx="6230">
                        <c:v>460.947</c:v>
                      </c:pt>
                      <c:pt idx="6231">
                        <c:v>460.93299999999999</c:v>
                      </c:pt>
                      <c:pt idx="6232">
                        <c:v>460.91800000000001</c:v>
                      </c:pt>
                      <c:pt idx="6233">
                        <c:v>460.90300000000002</c:v>
                      </c:pt>
                      <c:pt idx="6234">
                        <c:v>460.88900000000001</c:v>
                      </c:pt>
                      <c:pt idx="6235">
                        <c:v>460.87400000000002</c:v>
                      </c:pt>
                      <c:pt idx="6236">
                        <c:v>460.85899999999998</c:v>
                      </c:pt>
                      <c:pt idx="6237">
                        <c:v>460.84500000000003</c:v>
                      </c:pt>
                      <c:pt idx="6238">
                        <c:v>460.83</c:v>
                      </c:pt>
                      <c:pt idx="6239">
                        <c:v>460.815</c:v>
                      </c:pt>
                      <c:pt idx="6240">
                        <c:v>460.80099999999999</c:v>
                      </c:pt>
                      <c:pt idx="6241">
                        <c:v>460.786</c:v>
                      </c:pt>
                      <c:pt idx="6242">
                        <c:v>460.77100000000002</c:v>
                      </c:pt>
                      <c:pt idx="6243">
                        <c:v>460.75700000000001</c:v>
                      </c:pt>
                      <c:pt idx="6244">
                        <c:v>460.74200000000002</c:v>
                      </c:pt>
                      <c:pt idx="6245">
                        <c:v>460.72800000000001</c:v>
                      </c:pt>
                      <c:pt idx="6246">
                        <c:v>460.71300000000002</c:v>
                      </c:pt>
                      <c:pt idx="6247">
                        <c:v>460.69799999999998</c:v>
                      </c:pt>
                      <c:pt idx="6248">
                        <c:v>460.68400000000003</c:v>
                      </c:pt>
                      <c:pt idx="6249">
                        <c:v>460.66899999999998</c:v>
                      </c:pt>
                      <c:pt idx="6250">
                        <c:v>460.65499999999997</c:v>
                      </c:pt>
                      <c:pt idx="6251">
                        <c:v>460.64</c:v>
                      </c:pt>
                      <c:pt idx="6252">
                        <c:v>460.625</c:v>
                      </c:pt>
                      <c:pt idx="6253">
                        <c:v>460.61099999999999</c:v>
                      </c:pt>
                      <c:pt idx="6254">
                        <c:v>460.596</c:v>
                      </c:pt>
                      <c:pt idx="6255">
                        <c:v>460.58199999999999</c:v>
                      </c:pt>
                      <c:pt idx="6256">
                        <c:v>460.56700000000001</c:v>
                      </c:pt>
                      <c:pt idx="6257">
                        <c:v>460.55200000000002</c:v>
                      </c:pt>
                      <c:pt idx="6258">
                        <c:v>460.53800000000001</c:v>
                      </c:pt>
                      <c:pt idx="6259">
                        <c:v>460.52300000000002</c:v>
                      </c:pt>
                      <c:pt idx="6260">
                        <c:v>460.50900000000001</c:v>
                      </c:pt>
                      <c:pt idx="6261">
                        <c:v>460.49400000000003</c:v>
                      </c:pt>
                      <c:pt idx="6262">
                        <c:v>460.48</c:v>
                      </c:pt>
                      <c:pt idx="6263">
                        <c:v>460.46499999999997</c:v>
                      </c:pt>
                      <c:pt idx="6264">
                        <c:v>460.45100000000002</c:v>
                      </c:pt>
                      <c:pt idx="6265">
                        <c:v>460.43599999999998</c:v>
                      </c:pt>
                      <c:pt idx="6266">
                        <c:v>460.42200000000003</c:v>
                      </c:pt>
                      <c:pt idx="6267">
                        <c:v>460.40699999999998</c:v>
                      </c:pt>
                      <c:pt idx="6268">
                        <c:v>460.39299999999997</c:v>
                      </c:pt>
                      <c:pt idx="6269">
                        <c:v>460.37799999999999</c:v>
                      </c:pt>
                      <c:pt idx="6270">
                        <c:v>460.36399999999998</c:v>
                      </c:pt>
                      <c:pt idx="6271">
                        <c:v>460.34899999999999</c:v>
                      </c:pt>
                      <c:pt idx="6272">
                        <c:v>460.33499999999998</c:v>
                      </c:pt>
                      <c:pt idx="6273">
                        <c:v>460.32</c:v>
                      </c:pt>
                      <c:pt idx="6274">
                        <c:v>460.30599999999998</c:v>
                      </c:pt>
                      <c:pt idx="6275">
                        <c:v>460.291</c:v>
                      </c:pt>
                      <c:pt idx="6276">
                        <c:v>460.27699999999999</c:v>
                      </c:pt>
                      <c:pt idx="6277">
                        <c:v>460.262</c:v>
                      </c:pt>
                      <c:pt idx="6278">
                        <c:v>460.24799999999999</c:v>
                      </c:pt>
                      <c:pt idx="6279">
                        <c:v>460.233</c:v>
                      </c:pt>
                      <c:pt idx="6280">
                        <c:v>460.21899999999999</c:v>
                      </c:pt>
                      <c:pt idx="6281">
                        <c:v>460.20400000000001</c:v>
                      </c:pt>
                      <c:pt idx="6282">
                        <c:v>460.19</c:v>
                      </c:pt>
                      <c:pt idx="6283">
                        <c:v>460.17500000000001</c:v>
                      </c:pt>
                      <c:pt idx="6284">
                        <c:v>460.161</c:v>
                      </c:pt>
                      <c:pt idx="6285">
                        <c:v>460.14699999999999</c:v>
                      </c:pt>
                      <c:pt idx="6286">
                        <c:v>460.13200000000001</c:v>
                      </c:pt>
                      <c:pt idx="6287">
                        <c:v>460.11799999999999</c:v>
                      </c:pt>
                      <c:pt idx="6288">
                        <c:v>460.10300000000001</c:v>
                      </c:pt>
                      <c:pt idx="6289">
                        <c:v>460.089</c:v>
                      </c:pt>
                      <c:pt idx="6290">
                        <c:v>460.07400000000001</c:v>
                      </c:pt>
                      <c:pt idx="6291">
                        <c:v>460.06</c:v>
                      </c:pt>
                      <c:pt idx="6292">
                        <c:v>460.04599999999999</c:v>
                      </c:pt>
                      <c:pt idx="6293">
                        <c:v>460.03100000000001</c:v>
                      </c:pt>
                      <c:pt idx="6294">
                        <c:v>460.017</c:v>
                      </c:pt>
                      <c:pt idx="6295">
                        <c:v>460.00299999999999</c:v>
                      </c:pt>
                      <c:pt idx="6296">
                        <c:v>459.988</c:v>
                      </c:pt>
                      <c:pt idx="6297">
                        <c:v>459.97399999999999</c:v>
                      </c:pt>
                      <c:pt idx="6298">
                        <c:v>459.959</c:v>
                      </c:pt>
                      <c:pt idx="6299">
                        <c:v>459.94499999999999</c:v>
                      </c:pt>
                      <c:pt idx="6300">
                        <c:v>459.93099999999998</c:v>
                      </c:pt>
                      <c:pt idx="6301">
                        <c:v>459.916</c:v>
                      </c:pt>
                      <c:pt idx="6302">
                        <c:v>459.90199999999999</c:v>
                      </c:pt>
                      <c:pt idx="6303">
                        <c:v>459.88799999999998</c:v>
                      </c:pt>
                      <c:pt idx="6304">
                        <c:v>459.87299999999999</c:v>
                      </c:pt>
                      <c:pt idx="6305">
                        <c:v>459.85899999999998</c:v>
                      </c:pt>
                      <c:pt idx="6306">
                        <c:v>459.84500000000003</c:v>
                      </c:pt>
                      <c:pt idx="6307">
                        <c:v>459.83</c:v>
                      </c:pt>
                      <c:pt idx="6308">
                        <c:v>459.81599999999997</c:v>
                      </c:pt>
                      <c:pt idx="6309">
                        <c:v>459.80200000000002</c:v>
                      </c:pt>
                      <c:pt idx="6310">
                        <c:v>459.78699999999998</c:v>
                      </c:pt>
                      <c:pt idx="6311">
                        <c:v>459.77300000000002</c:v>
                      </c:pt>
                      <c:pt idx="6312">
                        <c:v>459.75900000000001</c:v>
                      </c:pt>
                      <c:pt idx="6313">
                        <c:v>459.74400000000003</c:v>
                      </c:pt>
                      <c:pt idx="6314">
                        <c:v>459.73</c:v>
                      </c:pt>
                      <c:pt idx="6315">
                        <c:v>459.71600000000001</c:v>
                      </c:pt>
                      <c:pt idx="6316">
                        <c:v>459.702</c:v>
                      </c:pt>
                      <c:pt idx="6317">
                        <c:v>459.68700000000001</c:v>
                      </c:pt>
                      <c:pt idx="6318">
                        <c:v>459.673</c:v>
                      </c:pt>
                      <c:pt idx="6319">
                        <c:v>459.65899999999999</c:v>
                      </c:pt>
                      <c:pt idx="6320">
                        <c:v>459.64400000000001</c:v>
                      </c:pt>
                      <c:pt idx="6321">
                        <c:v>459.63</c:v>
                      </c:pt>
                      <c:pt idx="6322">
                        <c:v>459.61599999999999</c:v>
                      </c:pt>
                      <c:pt idx="6323">
                        <c:v>459.60199999999998</c:v>
                      </c:pt>
                      <c:pt idx="6324">
                        <c:v>459.58699999999999</c:v>
                      </c:pt>
                      <c:pt idx="6325">
                        <c:v>459.57299999999998</c:v>
                      </c:pt>
                      <c:pt idx="6326">
                        <c:v>459.55900000000003</c:v>
                      </c:pt>
                      <c:pt idx="6327">
                        <c:v>459.54500000000002</c:v>
                      </c:pt>
                      <c:pt idx="6328">
                        <c:v>459.53100000000001</c:v>
                      </c:pt>
                      <c:pt idx="6329">
                        <c:v>459.51600000000002</c:v>
                      </c:pt>
                      <c:pt idx="6330">
                        <c:v>459.50200000000001</c:v>
                      </c:pt>
                      <c:pt idx="6331">
                        <c:v>459.488</c:v>
                      </c:pt>
                      <c:pt idx="6332">
                        <c:v>459.47399999999999</c:v>
                      </c:pt>
                      <c:pt idx="6333">
                        <c:v>459.459</c:v>
                      </c:pt>
                      <c:pt idx="6334">
                        <c:v>459.44499999999999</c:v>
                      </c:pt>
                      <c:pt idx="6335">
                        <c:v>459.43099999999998</c:v>
                      </c:pt>
                      <c:pt idx="6336">
                        <c:v>459.41699999999997</c:v>
                      </c:pt>
                      <c:pt idx="6337">
                        <c:v>459.40300000000002</c:v>
                      </c:pt>
                      <c:pt idx="6338">
                        <c:v>459.38900000000001</c:v>
                      </c:pt>
                      <c:pt idx="6339">
                        <c:v>459.37400000000002</c:v>
                      </c:pt>
                      <c:pt idx="6340">
                        <c:v>459.36</c:v>
                      </c:pt>
                      <c:pt idx="6341">
                        <c:v>459.346</c:v>
                      </c:pt>
                      <c:pt idx="6342">
                        <c:v>459.33199999999999</c:v>
                      </c:pt>
                      <c:pt idx="6343">
                        <c:v>459.31799999999998</c:v>
                      </c:pt>
                      <c:pt idx="6344">
                        <c:v>459.30399999999997</c:v>
                      </c:pt>
                      <c:pt idx="6345">
                        <c:v>459.28899999999999</c:v>
                      </c:pt>
                      <c:pt idx="6346">
                        <c:v>459.27499999999998</c:v>
                      </c:pt>
                      <c:pt idx="6347">
                        <c:v>459.26100000000002</c:v>
                      </c:pt>
                      <c:pt idx="6348">
                        <c:v>459.24700000000001</c:v>
                      </c:pt>
                      <c:pt idx="6349">
                        <c:v>459.233</c:v>
                      </c:pt>
                      <c:pt idx="6350">
                        <c:v>459.21899999999999</c:v>
                      </c:pt>
                      <c:pt idx="6351">
                        <c:v>459.20499999999998</c:v>
                      </c:pt>
                      <c:pt idx="6352">
                        <c:v>459.19</c:v>
                      </c:pt>
                      <c:pt idx="6353">
                        <c:v>459.17599999999999</c:v>
                      </c:pt>
                      <c:pt idx="6354">
                        <c:v>459.16199999999998</c:v>
                      </c:pt>
                      <c:pt idx="6355">
                        <c:v>459.14800000000002</c:v>
                      </c:pt>
                      <c:pt idx="6356">
                        <c:v>459.13400000000001</c:v>
                      </c:pt>
                      <c:pt idx="6357">
                        <c:v>459.12</c:v>
                      </c:pt>
                      <c:pt idx="6358">
                        <c:v>459.10599999999999</c:v>
                      </c:pt>
                      <c:pt idx="6359">
                        <c:v>459.09199999999998</c:v>
                      </c:pt>
                      <c:pt idx="6360">
                        <c:v>459.07799999999997</c:v>
                      </c:pt>
                      <c:pt idx="6361">
                        <c:v>459.06400000000002</c:v>
                      </c:pt>
                      <c:pt idx="6362">
                        <c:v>459.05</c:v>
                      </c:pt>
                      <c:pt idx="6363">
                        <c:v>459.03500000000003</c:v>
                      </c:pt>
                      <c:pt idx="6364">
                        <c:v>459.02100000000002</c:v>
                      </c:pt>
                      <c:pt idx="6365">
                        <c:v>459.00700000000001</c:v>
                      </c:pt>
                      <c:pt idx="6366">
                        <c:v>458.99299999999999</c:v>
                      </c:pt>
                      <c:pt idx="6367">
                        <c:v>458.97899999999998</c:v>
                      </c:pt>
                      <c:pt idx="6368">
                        <c:v>458.96499999999997</c:v>
                      </c:pt>
                      <c:pt idx="6369">
                        <c:v>458.95100000000002</c:v>
                      </c:pt>
                      <c:pt idx="6370">
                        <c:v>458.93700000000001</c:v>
                      </c:pt>
                      <c:pt idx="6371">
                        <c:v>458.923</c:v>
                      </c:pt>
                      <c:pt idx="6372">
                        <c:v>458.90899999999999</c:v>
                      </c:pt>
                      <c:pt idx="6373">
                        <c:v>458.89499999999998</c:v>
                      </c:pt>
                      <c:pt idx="6374">
                        <c:v>458.88099999999997</c:v>
                      </c:pt>
                      <c:pt idx="6375">
                        <c:v>458.86700000000002</c:v>
                      </c:pt>
                      <c:pt idx="6376">
                        <c:v>458.85300000000001</c:v>
                      </c:pt>
                      <c:pt idx="6377">
                        <c:v>458.839</c:v>
                      </c:pt>
                      <c:pt idx="6378">
                        <c:v>458.82499999999999</c:v>
                      </c:pt>
                      <c:pt idx="6379">
                        <c:v>458.81099999999998</c:v>
                      </c:pt>
                      <c:pt idx="6380">
                        <c:v>458.79700000000003</c:v>
                      </c:pt>
                      <c:pt idx="6381">
                        <c:v>458.78300000000002</c:v>
                      </c:pt>
                      <c:pt idx="6382">
                        <c:v>458.76900000000001</c:v>
                      </c:pt>
                      <c:pt idx="6383">
                        <c:v>458.755</c:v>
                      </c:pt>
                      <c:pt idx="6384">
                        <c:v>458.74099999999999</c:v>
                      </c:pt>
                      <c:pt idx="6385">
                        <c:v>458.72699999999998</c:v>
                      </c:pt>
                      <c:pt idx="6386">
                        <c:v>458.71300000000002</c:v>
                      </c:pt>
                      <c:pt idx="6387">
                        <c:v>458.69900000000001</c:v>
                      </c:pt>
                      <c:pt idx="6388">
                        <c:v>458.685</c:v>
                      </c:pt>
                      <c:pt idx="6389">
                        <c:v>458.67099999999999</c:v>
                      </c:pt>
                      <c:pt idx="6390">
                        <c:v>458.65800000000002</c:v>
                      </c:pt>
                      <c:pt idx="6391">
                        <c:v>458.64400000000001</c:v>
                      </c:pt>
                      <c:pt idx="6392">
                        <c:v>458.63</c:v>
                      </c:pt>
                      <c:pt idx="6393">
                        <c:v>458.61599999999999</c:v>
                      </c:pt>
                      <c:pt idx="6394">
                        <c:v>458.60199999999998</c:v>
                      </c:pt>
                      <c:pt idx="6395">
                        <c:v>458.58800000000002</c:v>
                      </c:pt>
                      <c:pt idx="6396">
                        <c:v>458.57400000000001</c:v>
                      </c:pt>
                      <c:pt idx="6397">
                        <c:v>458.56</c:v>
                      </c:pt>
                      <c:pt idx="6398">
                        <c:v>458.54599999999999</c:v>
                      </c:pt>
                      <c:pt idx="6399">
                        <c:v>458.53199999999998</c:v>
                      </c:pt>
                      <c:pt idx="6400">
                        <c:v>458.51799999999997</c:v>
                      </c:pt>
                      <c:pt idx="6401">
                        <c:v>458.50400000000002</c:v>
                      </c:pt>
                      <c:pt idx="6402">
                        <c:v>458.49099999999999</c:v>
                      </c:pt>
                      <c:pt idx="6403">
                        <c:v>458.47699999999998</c:v>
                      </c:pt>
                      <c:pt idx="6404">
                        <c:v>458.46300000000002</c:v>
                      </c:pt>
                      <c:pt idx="6405">
                        <c:v>458.44900000000001</c:v>
                      </c:pt>
                      <c:pt idx="6406">
                        <c:v>458.435</c:v>
                      </c:pt>
                      <c:pt idx="6407">
                        <c:v>458.42099999999999</c:v>
                      </c:pt>
                      <c:pt idx="6408">
                        <c:v>458.40699999999998</c:v>
                      </c:pt>
                      <c:pt idx="6409">
                        <c:v>458.39299999999997</c:v>
                      </c:pt>
                      <c:pt idx="6410">
                        <c:v>458.38</c:v>
                      </c:pt>
                      <c:pt idx="6411">
                        <c:v>458.36599999999999</c:v>
                      </c:pt>
                      <c:pt idx="6412">
                        <c:v>458.35199999999998</c:v>
                      </c:pt>
                      <c:pt idx="6413">
                        <c:v>458.33800000000002</c:v>
                      </c:pt>
                      <c:pt idx="6414">
                        <c:v>458.32400000000001</c:v>
                      </c:pt>
                      <c:pt idx="6415">
                        <c:v>458.31</c:v>
                      </c:pt>
                      <c:pt idx="6416">
                        <c:v>458.29700000000003</c:v>
                      </c:pt>
                      <c:pt idx="6417">
                        <c:v>458.28300000000002</c:v>
                      </c:pt>
                      <c:pt idx="6418">
                        <c:v>458.26900000000001</c:v>
                      </c:pt>
                      <c:pt idx="6419">
                        <c:v>458.255</c:v>
                      </c:pt>
                      <c:pt idx="6420">
                        <c:v>458.24099999999999</c:v>
                      </c:pt>
                      <c:pt idx="6421">
                        <c:v>458.22800000000001</c:v>
                      </c:pt>
                      <c:pt idx="6422">
                        <c:v>458.214</c:v>
                      </c:pt>
                      <c:pt idx="6423">
                        <c:v>458.2</c:v>
                      </c:pt>
                      <c:pt idx="6424">
                        <c:v>458.18599999999998</c:v>
                      </c:pt>
                      <c:pt idx="6425">
                        <c:v>458.17200000000003</c:v>
                      </c:pt>
                      <c:pt idx="6426">
                        <c:v>458.15899999999999</c:v>
                      </c:pt>
                      <c:pt idx="6427">
                        <c:v>458.14499999999998</c:v>
                      </c:pt>
                      <c:pt idx="6428">
                        <c:v>458.13099999999997</c:v>
                      </c:pt>
                      <c:pt idx="6429">
                        <c:v>458.11700000000002</c:v>
                      </c:pt>
                      <c:pt idx="6430">
                        <c:v>458.10399999999998</c:v>
                      </c:pt>
                      <c:pt idx="6431">
                        <c:v>458.09</c:v>
                      </c:pt>
                      <c:pt idx="6432">
                        <c:v>458.07600000000002</c:v>
                      </c:pt>
                      <c:pt idx="6433">
                        <c:v>458.06200000000001</c:v>
                      </c:pt>
                      <c:pt idx="6434">
                        <c:v>458.04899999999998</c:v>
                      </c:pt>
                      <c:pt idx="6435">
                        <c:v>458.03500000000003</c:v>
                      </c:pt>
                      <c:pt idx="6436">
                        <c:v>458.02100000000002</c:v>
                      </c:pt>
                      <c:pt idx="6437">
                        <c:v>458.00700000000001</c:v>
                      </c:pt>
                      <c:pt idx="6438">
                        <c:v>457.99400000000003</c:v>
                      </c:pt>
                      <c:pt idx="6439">
                        <c:v>457.98</c:v>
                      </c:pt>
                      <c:pt idx="6440">
                        <c:v>457.96600000000001</c:v>
                      </c:pt>
                      <c:pt idx="6441">
                        <c:v>457.95299999999997</c:v>
                      </c:pt>
                      <c:pt idx="6442">
                        <c:v>457.93900000000002</c:v>
                      </c:pt>
                      <c:pt idx="6443">
                        <c:v>457.92500000000001</c:v>
                      </c:pt>
                      <c:pt idx="6444">
                        <c:v>457.911</c:v>
                      </c:pt>
                      <c:pt idx="6445">
                        <c:v>457.89800000000002</c:v>
                      </c:pt>
                      <c:pt idx="6446">
                        <c:v>457.88400000000001</c:v>
                      </c:pt>
                      <c:pt idx="6447">
                        <c:v>457.87</c:v>
                      </c:pt>
                      <c:pt idx="6448">
                        <c:v>457.85700000000003</c:v>
                      </c:pt>
                      <c:pt idx="6449">
                        <c:v>457.84300000000002</c:v>
                      </c:pt>
                      <c:pt idx="6450">
                        <c:v>457.82900000000001</c:v>
                      </c:pt>
                      <c:pt idx="6451">
                        <c:v>457.81599999999997</c:v>
                      </c:pt>
                      <c:pt idx="6452">
                        <c:v>457.80200000000002</c:v>
                      </c:pt>
                      <c:pt idx="6453">
                        <c:v>457.78800000000001</c:v>
                      </c:pt>
                      <c:pt idx="6454">
                        <c:v>457.77499999999998</c:v>
                      </c:pt>
                      <c:pt idx="6455">
                        <c:v>457.76100000000002</c:v>
                      </c:pt>
                      <c:pt idx="6456">
                        <c:v>457.74799999999999</c:v>
                      </c:pt>
                      <c:pt idx="6457">
                        <c:v>457.73399999999998</c:v>
                      </c:pt>
                      <c:pt idx="6458">
                        <c:v>457.72</c:v>
                      </c:pt>
                      <c:pt idx="6459">
                        <c:v>457.70699999999999</c:v>
                      </c:pt>
                      <c:pt idx="6460">
                        <c:v>457.69299999999998</c:v>
                      </c:pt>
                      <c:pt idx="6461">
                        <c:v>457.67899999999997</c:v>
                      </c:pt>
                      <c:pt idx="6462">
                        <c:v>457.666</c:v>
                      </c:pt>
                      <c:pt idx="6463">
                        <c:v>457.65199999999999</c:v>
                      </c:pt>
                      <c:pt idx="6464">
                        <c:v>457.63900000000001</c:v>
                      </c:pt>
                      <c:pt idx="6465">
                        <c:v>457.625</c:v>
                      </c:pt>
                      <c:pt idx="6466">
                        <c:v>457.61099999999999</c:v>
                      </c:pt>
                      <c:pt idx="6467">
                        <c:v>457.59800000000001</c:v>
                      </c:pt>
                      <c:pt idx="6468">
                        <c:v>457.584</c:v>
                      </c:pt>
                      <c:pt idx="6469">
                        <c:v>457.57100000000003</c:v>
                      </c:pt>
                      <c:pt idx="6470">
                        <c:v>457.55700000000002</c:v>
                      </c:pt>
                      <c:pt idx="6471">
                        <c:v>457.54300000000001</c:v>
                      </c:pt>
                      <c:pt idx="6472">
                        <c:v>457.53</c:v>
                      </c:pt>
                      <c:pt idx="6473">
                        <c:v>457.51600000000002</c:v>
                      </c:pt>
                      <c:pt idx="6474">
                        <c:v>457.50299999999999</c:v>
                      </c:pt>
                      <c:pt idx="6475">
                        <c:v>457.48899999999998</c:v>
                      </c:pt>
                      <c:pt idx="6476">
                        <c:v>457.476</c:v>
                      </c:pt>
                      <c:pt idx="6477">
                        <c:v>457.46199999999999</c:v>
                      </c:pt>
                      <c:pt idx="6478">
                        <c:v>457.44900000000001</c:v>
                      </c:pt>
                      <c:pt idx="6479">
                        <c:v>457.435</c:v>
                      </c:pt>
                      <c:pt idx="6480">
                        <c:v>457.42200000000003</c:v>
                      </c:pt>
                      <c:pt idx="6481">
                        <c:v>457.40800000000002</c:v>
                      </c:pt>
                      <c:pt idx="6482">
                        <c:v>457.39499999999998</c:v>
                      </c:pt>
                      <c:pt idx="6483">
                        <c:v>457.38200000000001</c:v>
                      </c:pt>
                      <c:pt idx="6484">
                        <c:v>457.36799999999999</c:v>
                      </c:pt>
                      <c:pt idx="6485">
                        <c:v>457.35500000000002</c:v>
                      </c:pt>
                      <c:pt idx="6486">
                        <c:v>457.34199999999998</c:v>
                      </c:pt>
                      <c:pt idx="6487">
                        <c:v>457.32900000000001</c:v>
                      </c:pt>
                      <c:pt idx="6488">
                        <c:v>457.31599999999997</c:v>
                      </c:pt>
                      <c:pt idx="6489">
                        <c:v>457.303</c:v>
                      </c:pt>
                      <c:pt idx="6490">
                        <c:v>457.291</c:v>
                      </c:pt>
                      <c:pt idx="6491">
                        <c:v>457.27800000000002</c:v>
                      </c:pt>
                      <c:pt idx="6492">
                        <c:v>457.26600000000002</c:v>
                      </c:pt>
                      <c:pt idx="6493">
                        <c:v>457.25400000000002</c:v>
                      </c:pt>
                      <c:pt idx="6494">
                        <c:v>457.24299999999999</c:v>
                      </c:pt>
                      <c:pt idx="6495">
                        <c:v>457.23200000000003</c:v>
                      </c:pt>
                      <c:pt idx="6496">
                        <c:v>457.22199999999998</c:v>
                      </c:pt>
                      <c:pt idx="6497">
                        <c:v>457.21199999999999</c:v>
                      </c:pt>
                      <c:pt idx="6498">
                        <c:v>457.20299999999997</c:v>
                      </c:pt>
                      <c:pt idx="6499">
                        <c:v>457.19400000000002</c:v>
                      </c:pt>
                      <c:pt idx="6500">
                        <c:v>457.18599999999998</c:v>
                      </c:pt>
                      <c:pt idx="6501">
                        <c:v>457.178</c:v>
                      </c:pt>
                      <c:pt idx="6502">
                        <c:v>457.17</c:v>
                      </c:pt>
                      <c:pt idx="6503">
                        <c:v>457.16199999999998</c:v>
                      </c:pt>
                      <c:pt idx="6504">
                        <c:v>457.154</c:v>
                      </c:pt>
                      <c:pt idx="6505">
                        <c:v>457.14600000000002</c:v>
                      </c:pt>
                      <c:pt idx="6506">
                        <c:v>457.137</c:v>
                      </c:pt>
                      <c:pt idx="6507">
                        <c:v>457.12900000000002</c:v>
                      </c:pt>
                      <c:pt idx="6508">
                        <c:v>457.12099999999998</c:v>
                      </c:pt>
                      <c:pt idx="6509">
                        <c:v>457.113</c:v>
                      </c:pt>
                      <c:pt idx="6510">
                        <c:v>457.10599999999999</c:v>
                      </c:pt>
                      <c:pt idx="6511">
                        <c:v>457.101</c:v>
                      </c:pt>
                      <c:pt idx="6512">
                        <c:v>457.096</c:v>
                      </c:pt>
                      <c:pt idx="6513">
                        <c:v>457.09399999999999</c:v>
                      </c:pt>
                      <c:pt idx="6514">
                        <c:v>457.09500000000003</c:v>
                      </c:pt>
                      <c:pt idx="6515">
                        <c:v>457.09899999999999</c:v>
                      </c:pt>
                      <c:pt idx="6516">
                        <c:v>457.10599999999999</c:v>
                      </c:pt>
                      <c:pt idx="6517">
                        <c:v>457.11799999999999</c:v>
                      </c:pt>
                      <c:pt idx="6518">
                        <c:v>457.137</c:v>
                      </c:pt>
                      <c:pt idx="6519">
                        <c:v>457.16500000000002</c:v>
                      </c:pt>
                      <c:pt idx="6520">
                        <c:v>457.20299999999997</c:v>
                      </c:pt>
                      <c:pt idx="6521">
                        <c:v>457.25</c:v>
                      </c:pt>
                      <c:pt idx="6522">
                        <c:v>457.30500000000001</c:v>
                      </c:pt>
                      <c:pt idx="6523">
                        <c:v>457.36799999999999</c:v>
                      </c:pt>
                      <c:pt idx="6524">
                        <c:v>457.43700000000001</c:v>
                      </c:pt>
                      <c:pt idx="6525">
                        <c:v>457.51299999999998</c:v>
                      </c:pt>
                      <c:pt idx="6526">
                        <c:v>457.59300000000002</c:v>
                      </c:pt>
                      <c:pt idx="6527">
                        <c:v>457.67599999999999</c:v>
                      </c:pt>
                      <c:pt idx="6528">
                        <c:v>457.75599999999997</c:v>
                      </c:pt>
                      <c:pt idx="6529">
                        <c:v>457.827</c:v>
                      </c:pt>
                      <c:pt idx="6530">
                        <c:v>457.88900000000001</c:v>
                      </c:pt>
                      <c:pt idx="6531">
                        <c:v>457.94400000000002</c:v>
                      </c:pt>
                      <c:pt idx="6532">
                        <c:v>457.995</c:v>
                      </c:pt>
                      <c:pt idx="6533">
                        <c:v>458.04500000000002</c:v>
                      </c:pt>
                      <c:pt idx="6534">
                        <c:v>458.09699999999998</c:v>
                      </c:pt>
                      <c:pt idx="6535">
                        <c:v>458.15300000000002</c:v>
                      </c:pt>
                      <c:pt idx="6536">
                        <c:v>458.21699999999998</c:v>
                      </c:pt>
                      <c:pt idx="6537">
                        <c:v>458.291</c:v>
                      </c:pt>
                      <c:pt idx="6538">
                        <c:v>458.38200000000001</c:v>
                      </c:pt>
                      <c:pt idx="6539">
                        <c:v>458.49900000000002</c:v>
                      </c:pt>
                      <c:pt idx="6540">
                        <c:v>458.64600000000002</c:v>
                      </c:pt>
                      <c:pt idx="6541">
                        <c:v>458.827</c:v>
                      </c:pt>
                      <c:pt idx="6542">
                        <c:v>459.04500000000002</c:v>
                      </c:pt>
                      <c:pt idx="6543">
                        <c:v>459.32900000000001</c:v>
                      </c:pt>
                      <c:pt idx="6544">
                        <c:v>459.69299999999998</c:v>
                      </c:pt>
                      <c:pt idx="6545">
                        <c:v>460.13600000000002</c:v>
                      </c:pt>
                      <c:pt idx="6546">
                        <c:v>460.65300000000002</c:v>
                      </c:pt>
                      <c:pt idx="6547">
                        <c:v>461.23700000000002</c:v>
                      </c:pt>
                      <c:pt idx="6548">
                        <c:v>461.88099999999997</c:v>
                      </c:pt>
                      <c:pt idx="6549">
                        <c:v>462.57799999999997</c:v>
                      </c:pt>
                      <c:pt idx="6550">
                        <c:v>463.31599999999997</c:v>
                      </c:pt>
                      <c:pt idx="6551">
                        <c:v>464.08600000000001</c:v>
                      </c:pt>
                      <c:pt idx="6552">
                        <c:v>464.86799999999999</c:v>
                      </c:pt>
                      <c:pt idx="6553">
                        <c:v>465.58800000000002</c:v>
                      </c:pt>
                      <c:pt idx="6554">
                        <c:v>466.21800000000002</c:v>
                      </c:pt>
                      <c:pt idx="6555">
                        <c:v>466.76400000000001</c:v>
                      </c:pt>
                      <c:pt idx="6556">
                        <c:v>467.24099999999999</c:v>
                      </c:pt>
                      <c:pt idx="6557">
                        <c:v>467.66500000000002</c:v>
                      </c:pt>
                      <c:pt idx="6558">
                        <c:v>468.05900000000003</c:v>
                      </c:pt>
                      <c:pt idx="6559">
                        <c:v>468.43799999999999</c:v>
                      </c:pt>
                      <c:pt idx="6560">
                        <c:v>468.81400000000002</c:v>
                      </c:pt>
                      <c:pt idx="6561">
                        <c:v>469.19900000000001</c:v>
                      </c:pt>
                      <c:pt idx="6562">
                        <c:v>469.61200000000002</c:v>
                      </c:pt>
                      <c:pt idx="6563">
                        <c:v>470.10300000000001</c:v>
                      </c:pt>
                      <c:pt idx="6564">
                        <c:v>470.70600000000002</c:v>
                      </c:pt>
                      <c:pt idx="6565">
                        <c:v>471.44</c:v>
                      </c:pt>
                      <c:pt idx="6566">
                        <c:v>472.31200000000001</c:v>
                      </c:pt>
                      <c:pt idx="6567">
                        <c:v>473.358</c:v>
                      </c:pt>
                      <c:pt idx="6568">
                        <c:v>474.68700000000001</c:v>
                      </c:pt>
                      <c:pt idx="6569">
                        <c:v>476.33</c:v>
                      </c:pt>
                      <c:pt idx="6570">
                        <c:v>478.27800000000002</c:v>
                      </c:pt>
                      <c:pt idx="6571">
                        <c:v>480.50200000000001</c:v>
                      </c:pt>
                      <c:pt idx="6572">
                        <c:v>482.976</c:v>
                      </c:pt>
                      <c:pt idx="6573">
                        <c:v>485.67599999999999</c:v>
                      </c:pt>
                      <c:pt idx="6574">
                        <c:v>488.55799999999999</c:v>
                      </c:pt>
                      <c:pt idx="6575">
                        <c:v>491.57600000000002</c:v>
                      </c:pt>
                      <c:pt idx="6576">
                        <c:v>494.69299999999998</c:v>
                      </c:pt>
                      <c:pt idx="6577">
                        <c:v>497.76</c:v>
                      </c:pt>
                      <c:pt idx="6578">
                        <c:v>500.49900000000002</c:v>
                      </c:pt>
                      <c:pt idx="6579">
                        <c:v>502.84899999999999</c:v>
                      </c:pt>
                      <c:pt idx="6580">
                        <c:v>504.84199999999998</c:v>
                      </c:pt>
                      <c:pt idx="6581">
                        <c:v>506.53300000000002</c:v>
                      </c:pt>
                      <c:pt idx="6582">
                        <c:v>507.988</c:v>
                      </c:pt>
                      <c:pt idx="6583">
                        <c:v>509.27499999999998</c:v>
                      </c:pt>
                      <c:pt idx="6584">
                        <c:v>510.43</c:v>
                      </c:pt>
                      <c:pt idx="6585">
                        <c:v>511.476</c:v>
                      </c:pt>
                      <c:pt idx="6586">
                        <c:v>512.43399999999997</c:v>
                      </c:pt>
                      <c:pt idx="6587">
                        <c:v>513.39300000000003</c:v>
                      </c:pt>
                      <c:pt idx="6588">
                        <c:v>514.50099999999998</c:v>
                      </c:pt>
                      <c:pt idx="6589">
                        <c:v>515.82299999999998</c:v>
                      </c:pt>
                      <c:pt idx="6590">
                        <c:v>517.36400000000003</c:v>
                      </c:pt>
                      <c:pt idx="6591">
                        <c:v>519.12199999999996</c:v>
                      </c:pt>
                      <c:pt idx="6592">
                        <c:v>521.21</c:v>
                      </c:pt>
                      <c:pt idx="6593">
                        <c:v>523.81299999999999</c:v>
                      </c:pt>
                      <c:pt idx="6594">
                        <c:v>526.971</c:v>
                      </c:pt>
                      <c:pt idx="6595">
                        <c:v>530.56299999999999</c:v>
                      </c:pt>
                      <c:pt idx="6596">
                        <c:v>534.596</c:v>
                      </c:pt>
                      <c:pt idx="6597">
                        <c:v>539.08799999999997</c:v>
                      </c:pt>
                      <c:pt idx="6598">
                        <c:v>543.98199999999997</c:v>
                      </c:pt>
                      <c:pt idx="6599">
                        <c:v>549.19299999999998</c:v>
                      </c:pt>
                      <c:pt idx="6600">
                        <c:v>554.71900000000005</c:v>
                      </c:pt>
                      <c:pt idx="6601">
                        <c:v>560.39300000000003</c:v>
                      </c:pt>
                      <c:pt idx="6602">
                        <c:v>565.75199999999995</c:v>
                      </c:pt>
                      <c:pt idx="6603">
                        <c:v>570.40599999999995</c:v>
                      </c:pt>
                      <c:pt idx="6604">
                        <c:v>574.33399999999995</c:v>
                      </c:pt>
                      <c:pt idx="6605">
                        <c:v>577.59299999999996</c:v>
                      </c:pt>
                      <c:pt idx="6606">
                        <c:v>580.30200000000002</c:v>
                      </c:pt>
                      <c:pt idx="6607">
                        <c:v>582.64499999999998</c:v>
                      </c:pt>
                      <c:pt idx="6608">
                        <c:v>584.779</c:v>
                      </c:pt>
                      <c:pt idx="6609">
                        <c:v>586.81600000000003</c:v>
                      </c:pt>
                      <c:pt idx="6610">
                        <c:v>588.85199999999998</c:v>
                      </c:pt>
                      <c:pt idx="6611">
                        <c:v>590.91499999999996</c:v>
                      </c:pt>
                      <c:pt idx="6612">
                        <c:v>593.27700000000004</c:v>
                      </c:pt>
                      <c:pt idx="6613">
                        <c:v>596.19399999999996</c:v>
                      </c:pt>
                      <c:pt idx="6614">
                        <c:v>599.78</c:v>
                      </c:pt>
                      <c:pt idx="6615">
                        <c:v>604.053</c:v>
                      </c:pt>
                      <c:pt idx="6616">
                        <c:v>609.04100000000005</c:v>
                      </c:pt>
                      <c:pt idx="6617">
                        <c:v>615.16200000000003</c:v>
                      </c:pt>
                      <c:pt idx="6618">
                        <c:v>622.64599999999996</c:v>
                      </c:pt>
                      <c:pt idx="6619">
                        <c:v>631.471</c:v>
                      </c:pt>
                      <c:pt idx="6620">
                        <c:v>641.49400000000003</c:v>
                      </c:pt>
                      <c:pt idx="6621">
                        <c:v>652.65</c:v>
                      </c:pt>
                      <c:pt idx="6622">
                        <c:v>664.96400000000006</c:v>
                      </c:pt>
                      <c:pt idx="6623">
                        <c:v>678.22299999999996</c:v>
                      </c:pt>
                      <c:pt idx="6624">
                        <c:v>692.18899999999996</c:v>
                      </c:pt>
                      <c:pt idx="6625">
                        <c:v>706.65</c:v>
                      </c:pt>
                      <c:pt idx="6626">
                        <c:v>721.34100000000001</c:v>
                      </c:pt>
                      <c:pt idx="6627">
                        <c:v>734.87400000000002</c:v>
                      </c:pt>
                      <c:pt idx="6628">
                        <c:v>742.25400000000002</c:v>
                      </c:pt>
                      <c:pt idx="6629">
                        <c:v>742.25400000000002</c:v>
                      </c:pt>
                      <c:pt idx="6630">
                        <c:v>834.45399999999995</c:v>
                      </c:pt>
                      <c:pt idx="6631">
                        <c:v>873.47400000000005</c:v>
                      </c:pt>
                      <c:pt idx="6632">
                        <c:v>888.798</c:v>
                      </c:pt>
                      <c:pt idx="6633">
                        <c:v>889.83100000000002</c:v>
                      </c:pt>
                      <c:pt idx="6634">
                        <c:v>883.69299999999998</c:v>
                      </c:pt>
                      <c:pt idx="6635">
                        <c:v>874.13400000000001</c:v>
                      </c:pt>
                      <c:pt idx="6636">
                        <c:v>863.03099999999995</c:v>
                      </c:pt>
                      <c:pt idx="6637">
                        <c:v>851.31</c:v>
                      </c:pt>
                      <c:pt idx="6638">
                        <c:v>839.44299999999998</c:v>
                      </c:pt>
                      <c:pt idx="6639">
                        <c:v>827.65800000000002</c:v>
                      </c:pt>
                      <c:pt idx="6640">
                        <c:v>816.06700000000001</c:v>
                      </c:pt>
                      <c:pt idx="6641">
                        <c:v>804.72400000000005</c:v>
                      </c:pt>
                      <c:pt idx="6642">
                        <c:v>793.65300000000002</c:v>
                      </c:pt>
                      <c:pt idx="6643">
                        <c:v>782.86300000000006</c:v>
                      </c:pt>
                      <c:pt idx="6644">
                        <c:v>772.35500000000002</c:v>
                      </c:pt>
                      <c:pt idx="6645">
                        <c:v>762.12800000000004</c:v>
                      </c:pt>
                      <c:pt idx="6646">
                        <c:v>752.17899999999997</c:v>
                      </c:pt>
                      <c:pt idx="6647">
                        <c:v>742.50300000000004</c:v>
                      </c:pt>
                      <c:pt idx="6648">
                        <c:v>733.09500000000003</c:v>
                      </c:pt>
                      <c:pt idx="6649">
                        <c:v>723.952</c:v>
                      </c:pt>
                      <c:pt idx="6650">
                        <c:v>715.06600000000003</c:v>
                      </c:pt>
                      <c:pt idx="6651">
                        <c:v>706.43399999999997</c:v>
                      </c:pt>
                      <c:pt idx="6652">
                        <c:v>698.04899999999998</c:v>
                      </c:pt>
                      <c:pt idx="6653">
                        <c:v>689.90700000000004</c:v>
                      </c:pt>
                      <c:pt idx="6654">
                        <c:v>682.00300000000004</c:v>
                      </c:pt>
                      <c:pt idx="6655">
                        <c:v>674.33199999999999</c:v>
                      </c:pt>
                      <c:pt idx="6656">
                        <c:v>666.88800000000003</c:v>
                      </c:pt>
                      <c:pt idx="6657">
                        <c:v>659.66700000000003</c:v>
                      </c:pt>
                      <c:pt idx="6658">
                        <c:v>652.66300000000001</c:v>
                      </c:pt>
                      <c:pt idx="6659">
                        <c:v>645.87099999999998</c:v>
                      </c:pt>
                      <c:pt idx="6660">
                        <c:v>639.28399999999999</c:v>
                      </c:pt>
                      <c:pt idx="6661">
                        <c:v>632.89800000000002</c:v>
                      </c:pt>
                      <c:pt idx="6662">
                        <c:v>626.70699999999999</c:v>
                      </c:pt>
                      <c:pt idx="6663">
                        <c:v>620.70500000000004</c:v>
                      </c:pt>
                      <c:pt idx="6664">
                        <c:v>614.88599999999997</c:v>
                      </c:pt>
                      <c:pt idx="6665">
                        <c:v>609.24599999999998</c:v>
                      </c:pt>
                      <c:pt idx="6666">
                        <c:v>603.779</c:v>
                      </c:pt>
                      <c:pt idx="6667">
                        <c:v>598.48</c:v>
                      </c:pt>
                      <c:pt idx="6668">
                        <c:v>593.34299999999996</c:v>
                      </c:pt>
                      <c:pt idx="6669">
                        <c:v>588.36300000000006</c:v>
                      </c:pt>
                      <c:pt idx="6670">
                        <c:v>583.53599999999994</c:v>
                      </c:pt>
                      <c:pt idx="6671">
                        <c:v>578.85699999999997</c:v>
                      </c:pt>
                      <c:pt idx="6672">
                        <c:v>574.32100000000003</c:v>
                      </c:pt>
                      <c:pt idx="6673">
                        <c:v>569.923</c:v>
                      </c:pt>
                      <c:pt idx="6674">
                        <c:v>565.66</c:v>
                      </c:pt>
                      <c:pt idx="6675">
                        <c:v>561.52599999999995</c:v>
                      </c:pt>
                      <c:pt idx="6676">
                        <c:v>557.51900000000001</c:v>
                      </c:pt>
                      <c:pt idx="6677">
                        <c:v>553.63300000000004</c:v>
                      </c:pt>
                      <c:pt idx="6678">
                        <c:v>549.86400000000003</c:v>
                      </c:pt>
                      <c:pt idx="6679">
                        <c:v>546.21</c:v>
                      </c:pt>
                      <c:pt idx="6680">
                        <c:v>542.66499999999996</c:v>
                      </c:pt>
                      <c:pt idx="6681">
                        <c:v>539.22699999999998</c:v>
                      </c:pt>
                      <c:pt idx="6682">
                        <c:v>535.89099999999996</c:v>
                      </c:pt>
                      <c:pt idx="6683">
                        <c:v>532.65499999999997</c:v>
                      </c:pt>
                      <c:pt idx="6684">
                        <c:v>529.51499999999999</c:v>
                      </c:pt>
                      <c:pt idx="6685">
                        <c:v>526.46699999999998</c:v>
                      </c:pt>
                      <c:pt idx="6686">
                        <c:v>523.51</c:v>
                      </c:pt>
                      <c:pt idx="6687">
                        <c:v>520.64</c:v>
                      </c:pt>
                      <c:pt idx="6688">
                        <c:v>517.85299999999995</c:v>
                      </c:pt>
                      <c:pt idx="6689">
                        <c:v>515.149</c:v>
                      </c:pt>
                      <c:pt idx="6690">
                        <c:v>512.52300000000002</c:v>
                      </c:pt>
                      <c:pt idx="6691">
                        <c:v>509.97500000000002</c:v>
                      </c:pt>
                      <c:pt idx="6692">
                        <c:v>507.50099999999998</c:v>
                      </c:pt>
                      <c:pt idx="6693">
                        <c:v>505.09800000000001</c:v>
                      </c:pt>
                      <c:pt idx="6694">
                        <c:v>502.76499999999999</c:v>
                      </c:pt>
                      <c:pt idx="6695">
                        <c:v>500.49799999999999</c:v>
                      </c:pt>
                      <c:pt idx="6696">
                        <c:v>498.29700000000003</c:v>
                      </c:pt>
                      <c:pt idx="6697">
                        <c:v>496.15699999999998</c:v>
                      </c:pt>
                      <c:pt idx="6698">
                        <c:v>494.07900000000001</c:v>
                      </c:pt>
                      <c:pt idx="6699">
                        <c:v>492.05900000000003</c:v>
                      </c:pt>
                      <c:pt idx="6700">
                        <c:v>491.62700000000001</c:v>
                      </c:pt>
                      <c:pt idx="6701">
                        <c:v>491.62700000000001</c:v>
                      </c:pt>
                      <c:pt idx="6702">
                        <c:v>491.60700000000003</c:v>
                      </c:pt>
                      <c:pt idx="6703">
                        <c:v>491.58699999999999</c:v>
                      </c:pt>
                      <c:pt idx="6704">
                        <c:v>491.56700000000001</c:v>
                      </c:pt>
                      <c:pt idx="6705">
                        <c:v>491.54700000000003</c:v>
                      </c:pt>
                      <c:pt idx="6706">
                        <c:v>491.52699999999999</c:v>
                      </c:pt>
                      <c:pt idx="6707">
                        <c:v>491.50700000000001</c:v>
                      </c:pt>
                      <c:pt idx="6708">
                        <c:v>491.48599999999999</c:v>
                      </c:pt>
                      <c:pt idx="6709">
                        <c:v>491.46600000000001</c:v>
                      </c:pt>
                      <c:pt idx="6710">
                        <c:v>491.44600000000003</c:v>
                      </c:pt>
                      <c:pt idx="6711">
                        <c:v>491.42599999999999</c:v>
                      </c:pt>
                      <c:pt idx="6712">
                        <c:v>491.40600000000001</c:v>
                      </c:pt>
                      <c:pt idx="6713">
                        <c:v>491.38600000000002</c:v>
                      </c:pt>
                      <c:pt idx="6714">
                        <c:v>491.36599999999999</c:v>
                      </c:pt>
                      <c:pt idx="6715">
                        <c:v>491.346</c:v>
                      </c:pt>
                      <c:pt idx="6716">
                        <c:v>491.32600000000002</c:v>
                      </c:pt>
                      <c:pt idx="6717">
                        <c:v>491.30599999999998</c:v>
                      </c:pt>
                      <c:pt idx="6718">
                        <c:v>491.286</c:v>
                      </c:pt>
                      <c:pt idx="6719">
                        <c:v>491.26600000000002</c:v>
                      </c:pt>
                      <c:pt idx="6720">
                        <c:v>491.24599999999998</c:v>
                      </c:pt>
                      <c:pt idx="6721">
                        <c:v>491.22699999999998</c:v>
                      </c:pt>
                      <c:pt idx="6722">
                        <c:v>491.20699999999999</c:v>
                      </c:pt>
                      <c:pt idx="6723">
                        <c:v>491.18700000000001</c:v>
                      </c:pt>
                      <c:pt idx="6724">
                        <c:v>491.16699999999997</c:v>
                      </c:pt>
                      <c:pt idx="6725">
                        <c:v>491.14699999999999</c:v>
                      </c:pt>
                      <c:pt idx="6726">
                        <c:v>491.12700000000001</c:v>
                      </c:pt>
                      <c:pt idx="6727">
                        <c:v>491.10700000000003</c:v>
                      </c:pt>
                      <c:pt idx="6728">
                        <c:v>491.08699999999999</c:v>
                      </c:pt>
                      <c:pt idx="6729">
                        <c:v>491.06700000000001</c:v>
                      </c:pt>
                      <c:pt idx="6730">
                        <c:v>491.04700000000003</c:v>
                      </c:pt>
                      <c:pt idx="6731">
                        <c:v>491.02699999999999</c:v>
                      </c:pt>
                      <c:pt idx="6732">
                        <c:v>491.00700000000001</c:v>
                      </c:pt>
                      <c:pt idx="6733">
                        <c:v>490.98700000000002</c:v>
                      </c:pt>
                      <c:pt idx="6734">
                        <c:v>490.96800000000002</c:v>
                      </c:pt>
                      <c:pt idx="6735">
                        <c:v>490.94799999999998</c:v>
                      </c:pt>
                      <c:pt idx="6736">
                        <c:v>490.928</c:v>
                      </c:pt>
                      <c:pt idx="6737">
                        <c:v>490.90800000000002</c:v>
                      </c:pt>
                      <c:pt idx="6738">
                        <c:v>490.88799999999998</c:v>
                      </c:pt>
                      <c:pt idx="6739">
                        <c:v>490.86799999999999</c:v>
                      </c:pt>
                      <c:pt idx="6740">
                        <c:v>490.84800000000001</c:v>
                      </c:pt>
                      <c:pt idx="6741">
                        <c:v>490.82799999999997</c:v>
                      </c:pt>
                      <c:pt idx="6742">
                        <c:v>490.80900000000003</c:v>
                      </c:pt>
                      <c:pt idx="6743">
                        <c:v>490.78899999999999</c:v>
                      </c:pt>
                      <c:pt idx="6744">
                        <c:v>490.76900000000001</c:v>
                      </c:pt>
                      <c:pt idx="6745">
                        <c:v>490.74900000000002</c:v>
                      </c:pt>
                      <c:pt idx="6746">
                        <c:v>490.72899999999998</c:v>
                      </c:pt>
                      <c:pt idx="6747">
                        <c:v>490.71</c:v>
                      </c:pt>
                      <c:pt idx="6748">
                        <c:v>490.69</c:v>
                      </c:pt>
                      <c:pt idx="6749">
                        <c:v>490.67</c:v>
                      </c:pt>
                      <c:pt idx="6750">
                        <c:v>490.65</c:v>
                      </c:pt>
                      <c:pt idx="6751">
                        <c:v>490.63</c:v>
                      </c:pt>
                      <c:pt idx="6752">
                        <c:v>490.61099999999999</c:v>
                      </c:pt>
                      <c:pt idx="6753">
                        <c:v>490.59100000000001</c:v>
                      </c:pt>
                      <c:pt idx="6754">
                        <c:v>490.57100000000003</c:v>
                      </c:pt>
                      <c:pt idx="6755">
                        <c:v>490.55099999999999</c:v>
                      </c:pt>
                      <c:pt idx="6756">
                        <c:v>490.53100000000001</c:v>
                      </c:pt>
                      <c:pt idx="6757">
                        <c:v>490.512</c:v>
                      </c:pt>
                      <c:pt idx="6758">
                        <c:v>490.49200000000002</c:v>
                      </c:pt>
                      <c:pt idx="6759">
                        <c:v>490.47199999999998</c:v>
                      </c:pt>
                      <c:pt idx="6760">
                        <c:v>490.452</c:v>
                      </c:pt>
                      <c:pt idx="6761">
                        <c:v>490.43299999999999</c:v>
                      </c:pt>
                      <c:pt idx="6762">
                        <c:v>490.41300000000001</c:v>
                      </c:pt>
                      <c:pt idx="6763">
                        <c:v>490.39299999999997</c:v>
                      </c:pt>
                      <c:pt idx="6764">
                        <c:v>490.37400000000002</c:v>
                      </c:pt>
                      <c:pt idx="6765">
                        <c:v>490.35399999999998</c:v>
                      </c:pt>
                      <c:pt idx="6766">
                        <c:v>490.334</c:v>
                      </c:pt>
                      <c:pt idx="6767">
                        <c:v>490.31400000000002</c:v>
                      </c:pt>
                      <c:pt idx="6768">
                        <c:v>490.29500000000002</c:v>
                      </c:pt>
                      <c:pt idx="6769">
                        <c:v>490.27499999999998</c:v>
                      </c:pt>
                      <c:pt idx="6770">
                        <c:v>490.255</c:v>
                      </c:pt>
                      <c:pt idx="6771">
                        <c:v>490.23599999999999</c:v>
                      </c:pt>
                      <c:pt idx="6772">
                        <c:v>490.21600000000001</c:v>
                      </c:pt>
                      <c:pt idx="6773">
                        <c:v>490.19600000000003</c:v>
                      </c:pt>
                      <c:pt idx="6774">
                        <c:v>490.17700000000002</c:v>
                      </c:pt>
                      <c:pt idx="6775">
                        <c:v>490.15699999999998</c:v>
                      </c:pt>
                      <c:pt idx="6776">
                        <c:v>490.137</c:v>
                      </c:pt>
                      <c:pt idx="6777">
                        <c:v>490.11799999999999</c:v>
                      </c:pt>
                      <c:pt idx="6778">
                        <c:v>490.09800000000001</c:v>
                      </c:pt>
                      <c:pt idx="6779">
                        <c:v>490.07799999999997</c:v>
                      </c:pt>
                      <c:pt idx="6780">
                        <c:v>490.05900000000003</c:v>
                      </c:pt>
                      <c:pt idx="6781">
                        <c:v>490.03899999999999</c:v>
                      </c:pt>
                      <c:pt idx="6782">
                        <c:v>490.02</c:v>
                      </c:pt>
                      <c:pt idx="6783">
                        <c:v>490</c:v>
                      </c:pt>
                      <c:pt idx="6784">
                        <c:v>489.98</c:v>
                      </c:pt>
                      <c:pt idx="6785">
                        <c:v>489.96100000000001</c:v>
                      </c:pt>
                      <c:pt idx="6786">
                        <c:v>489.94099999999997</c:v>
                      </c:pt>
                      <c:pt idx="6787">
                        <c:v>489.92200000000003</c:v>
                      </c:pt>
                      <c:pt idx="6788">
                        <c:v>489.90199999999999</c:v>
                      </c:pt>
                      <c:pt idx="6789">
                        <c:v>489.88200000000001</c:v>
                      </c:pt>
                      <c:pt idx="6790">
                        <c:v>489.863</c:v>
                      </c:pt>
                      <c:pt idx="6791">
                        <c:v>489.84300000000002</c:v>
                      </c:pt>
                      <c:pt idx="6792">
                        <c:v>489.82400000000001</c:v>
                      </c:pt>
                      <c:pt idx="6793">
                        <c:v>489.80399999999997</c:v>
                      </c:pt>
                      <c:pt idx="6794">
                        <c:v>489.78500000000003</c:v>
                      </c:pt>
                      <c:pt idx="6795">
                        <c:v>489.76499999999999</c:v>
                      </c:pt>
                      <c:pt idx="6796">
                        <c:v>489.74599999999998</c:v>
                      </c:pt>
                      <c:pt idx="6797">
                        <c:v>489.726</c:v>
                      </c:pt>
                      <c:pt idx="6798">
                        <c:v>489.70699999999999</c:v>
                      </c:pt>
                      <c:pt idx="6799">
                        <c:v>489.68700000000001</c:v>
                      </c:pt>
                      <c:pt idx="6800">
                        <c:v>489.66699999999997</c:v>
                      </c:pt>
                      <c:pt idx="6801">
                        <c:v>489.64800000000002</c:v>
                      </c:pt>
                      <c:pt idx="6802">
                        <c:v>489.62799999999999</c:v>
                      </c:pt>
                      <c:pt idx="6803">
                        <c:v>489.60899999999998</c:v>
                      </c:pt>
                      <c:pt idx="6804">
                        <c:v>489.589</c:v>
                      </c:pt>
                      <c:pt idx="6805">
                        <c:v>489.57</c:v>
                      </c:pt>
                      <c:pt idx="6806">
                        <c:v>489.55099999999999</c:v>
                      </c:pt>
                      <c:pt idx="6807">
                        <c:v>489.53100000000001</c:v>
                      </c:pt>
                      <c:pt idx="6808">
                        <c:v>489.512</c:v>
                      </c:pt>
                      <c:pt idx="6809">
                        <c:v>489.49200000000002</c:v>
                      </c:pt>
                      <c:pt idx="6810">
                        <c:v>489.47300000000001</c:v>
                      </c:pt>
                      <c:pt idx="6811">
                        <c:v>489.45299999999997</c:v>
                      </c:pt>
                      <c:pt idx="6812">
                        <c:v>489.43400000000003</c:v>
                      </c:pt>
                      <c:pt idx="6813">
                        <c:v>489.41399999999999</c:v>
                      </c:pt>
                      <c:pt idx="6814">
                        <c:v>489.39499999999998</c:v>
                      </c:pt>
                      <c:pt idx="6815">
                        <c:v>489.375</c:v>
                      </c:pt>
                      <c:pt idx="6816">
                        <c:v>489.35599999999999</c:v>
                      </c:pt>
                      <c:pt idx="6817">
                        <c:v>489.33699999999999</c:v>
                      </c:pt>
                      <c:pt idx="6818">
                        <c:v>489.31700000000001</c:v>
                      </c:pt>
                      <c:pt idx="6819">
                        <c:v>489.298</c:v>
                      </c:pt>
                      <c:pt idx="6820">
                        <c:v>489.27800000000002</c:v>
                      </c:pt>
                      <c:pt idx="6821">
                        <c:v>489.25900000000001</c:v>
                      </c:pt>
                      <c:pt idx="6822">
                        <c:v>489.24</c:v>
                      </c:pt>
                      <c:pt idx="6823">
                        <c:v>489.22</c:v>
                      </c:pt>
                      <c:pt idx="6824">
                        <c:v>489.20100000000002</c:v>
                      </c:pt>
                      <c:pt idx="6825">
                        <c:v>489.18099999999998</c:v>
                      </c:pt>
                      <c:pt idx="6826">
                        <c:v>489.16199999999998</c:v>
                      </c:pt>
                      <c:pt idx="6827">
                        <c:v>489.14299999999997</c:v>
                      </c:pt>
                      <c:pt idx="6828">
                        <c:v>489.12299999999999</c:v>
                      </c:pt>
                      <c:pt idx="6829">
                        <c:v>489.10399999999998</c:v>
                      </c:pt>
                      <c:pt idx="6830">
                        <c:v>489.08499999999998</c:v>
                      </c:pt>
                      <c:pt idx="6831">
                        <c:v>489.065</c:v>
                      </c:pt>
                      <c:pt idx="6832">
                        <c:v>489.04599999999999</c:v>
                      </c:pt>
                      <c:pt idx="6833">
                        <c:v>489.02699999999999</c:v>
                      </c:pt>
                      <c:pt idx="6834">
                        <c:v>489.00700000000001</c:v>
                      </c:pt>
                      <c:pt idx="6835">
                        <c:v>488.988</c:v>
                      </c:pt>
                      <c:pt idx="6836">
                        <c:v>488.96899999999999</c:v>
                      </c:pt>
                      <c:pt idx="6837">
                        <c:v>488.94900000000001</c:v>
                      </c:pt>
                      <c:pt idx="6838">
                        <c:v>488.93</c:v>
                      </c:pt>
                      <c:pt idx="6839">
                        <c:v>488.911</c:v>
                      </c:pt>
                      <c:pt idx="6840">
                        <c:v>488.892</c:v>
                      </c:pt>
                      <c:pt idx="6841">
                        <c:v>488.87200000000001</c:v>
                      </c:pt>
                      <c:pt idx="6842">
                        <c:v>488.85300000000001</c:v>
                      </c:pt>
                      <c:pt idx="6843">
                        <c:v>488.834</c:v>
                      </c:pt>
                      <c:pt idx="6844">
                        <c:v>488.81400000000002</c:v>
                      </c:pt>
                      <c:pt idx="6845">
                        <c:v>488.79500000000002</c:v>
                      </c:pt>
                      <c:pt idx="6846">
                        <c:v>488.77600000000001</c:v>
                      </c:pt>
                      <c:pt idx="6847">
                        <c:v>488.75700000000001</c:v>
                      </c:pt>
                      <c:pt idx="6848">
                        <c:v>488.73700000000002</c:v>
                      </c:pt>
                      <c:pt idx="6849">
                        <c:v>488.71800000000002</c:v>
                      </c:pt>
                      <c:pt idx="6850">
                        <c:v>488.69900000000001</c:v>
                      </c:pt>
                      <c:pt idx="6851">
                        <c:v>488.68</c:v>
                      </c:pt>
                      <c:pt idx="6852">
                        <c:v>488.66</c:v>
                      </c:pt>
                      <c:pt idx="6853">
                        <c:v>488.64100000000002</c:v>
                      </c:pt>
                      <c:pt idx="6854">
                        <c:v>488.62200000000001</c:v>
                      </c:pt>
                      <c:pt idx="6855">
                        <c:v>488.60300000000001</c:v>
                      </c:pt>
                      <c:pt idx="6856">
                        <c:v>488.584</c:v>
                      </c:pt>
                      <c:pt idx="6857">
                        <c:v>488.56400000000002</c:v>
                      </c:pt>
                      <c:pt idx="6858">
                        <c:v>488.54500000000002</c:v>
                      </c:pt>
                      <c:pt idx="6859">
                        <c:v>488.52600000000001</c:v>
                      </c:pt>
                      <c:pt idx="6860">
                        <c:v>488.50700000000001</c:v>
                      </c:pt>
                      <c:pt idx="6861">
                        <c:v>488.488</c:v>
                      </c:pt>
                      <c:pt idx="6862">
                        <c:v>488.46800000000002</c:v>
                      </c:pt>
                      <c:pt idx="6863">
                        <c:v>488.44900000000001</c:v>
                      </c:pt>
                      <c:pt idx="6864">
                        <c:v>488.43</c:v>
                      </c:pt>
                      <c:pt idx="6865">
                        <c:v>488.411</c:v>
                      </c:pt>
                      <c:pt idx="6866">
                        <c:v>488.392</c:v>
                      </c:pt>
                      <c:pt idx="6867">
                        <c:v>488.37299999999999</c:v>
                      </c:pt>
                      <c:pt idx="6868">
                        <c:v>488.35399999999998</c:v>
                      </c:pt>
                      <c:pt idx="6869">
                        <c:v>488.334</c:v>
                      </c:pt>
                      <c:pt idx="6870">
                        <c:v>488.315</c:v>
                      </c:pt>
                      <c:pt idx="6871">
                        <c:v>488.29599999999999</c:v>
                      </c:pt>
                      <c:pt idx="6872">
                        <c:v>488.27699999999999</c:v>
                      </c:pt>
                      <c:pt idx="6873">
                        <c:v>488.25799999999998</c:v>
                      </c:pt>
                      <c:pt idx="6874">
                        <c:v>488.23899999999998</c:v>
                      </c:pt>
                      <c:pt idx="6875">
                        <c:v>488.22</c:v>
                      </c:pt>
                      <c:pt idx="6876">
                        <c:v>488.20100000000002</c:v>
                      </c:pt>
                      <c:pt idx="6877">
                        <c:v>488.18200000000002</c:v>
                      </c:pt>
                      <c:pt idx="6878">
                        <c:v>488.16300000000001</c:v>
                      </c:pt>
                      <c:pt idx="6879">
                        <c:v>488.14299999999997</c:v>
                      </c:pt>
                      <c:pt idx="6880">
                        <c:v>488.12400000000002</c:v>
                      </c:pt>
                      <c:pt idx="6881">
                        <c:v>488.10500000000002</c:v>
                      </c:pt>
                      <c:pt idx="6882">
                        <c:v>488.08600000000001</c:v>
                      </c:pt>
                      <c:pt idx="6883">
                        <c:v>488.06700000000001</c:v>
                      </c:pt>
                      <c:pt idx="6884">
                        <c:v>488.048</c:v>
                      </c:pt>
                      <c:pt idx="6885">
                        <c:v>488.029</c:v>
                      </c:pt>
                      <c:pt idx="6886">
                        <c:v>488.01</c:v>
                      </c:pt>
                      <c:pt idx="6887">
                        <c:v>487.99099999999999</c:v>
                      </c:pt>
                      <c:pt idx="6888">
                        <c:v>487.97199999999998</c:v>
                      </c:pt>
                      <c:pt idx="6889">
                        <c:v>487.95299999999997</c:v>
                      </c:pt>
                      <c:pt idx="6890">
                        <c:v>487.93400000000003</c:v>
                      </c:pt>
                      <c:pt idx="6891">
                        <c:v>487.91500000000002</c:v>
                      </c:pt>
                      <c:pt idx="6892">
                        <c:v>487.89600000000002</c:v>
                      </c:pt>
                      <c:pt idx="6893">
                        <c:v>487.87700000000001</c:v>
                      </c:pt>
                      <c:pt idx="6894">
                        <c:v>487.858</c:v>
                      </c:pt>
                      <c:pt idx="6895">
                        <c:v>487.839</c:v>
                      </c:pt>
                      <c:pt idx="6896">
                        <c:v>487.82</c:v>
                      </c:pt>
                      <c:pt idx="6897">
                        <c:v>487.80099999999999</c:v>
                      </c:pt>
                      <c:pt idx="6898">
                        <c:v>487.78199999999998</c:v>
                      </c:pt>
                      <c:pt idx="6899">
                        <c:v>487.76299999999998</c:v>
                      </c:pt>
                      <c:pt idx="6900">
                        <c:v>487.74400000000003</c:v>
                      </c:pt>
                      <c:pt idx="6901">
                        <c:v>487.72500000000002</c:v>
                      </c:pt>
                      <c:pt idx="6902">
                        <c:v>487.70600000000002</c:v>
                      </c:pt>
                      <c:pt idx="6903">
                        <c:v>487.68700000000001</c:v>
                      </c:pt>
                      <c:pt idx="6904">
                        <c:v>487.66800000000001</c:v>
                      </c:pt>
                      <c:pt idx="6905">
                        <c:v>487.649</c:v>
                      </c:pt>
                      <c:pt idx="6906">
                        <c:v>487.63</c:v>
                      </c:pt>
                      <c:pt idx="6907">
                        <c:v>487.61099999999999</c:v>
                      </c:pt>
                      <c:pt idx="6908">
                        <c:v>487.59300000000002</c:v>
                      </c:pt>
                      <c:pt idx="6909">
                        <c:v>487.57400000000001</c:v>
                      </c:pt>
                      <c:pt idx="6910">
                        <c:v>487.55500000000001</c:v>
                      </c:pt>
                      <c:pt idx="6911">
                        <c:v>487.536</c:v>
                      </c:pt>
                      <c:pt idx="6912">
                        <c:v>487.517</c:v>
                      </c:pt>
                      <c:pt idx="6913">
                        <c:v>487.49799999999999</c:v>
                      </c:pt>
                      <c:pt idx="6914">
                        <c:v>487.47899999999998</c:v>
                      </c:pt>
                      <c:pt idx="6915">
                        <c:v>487.46</c:v>
                      </c:pt>
                      <c:pt idx="6916">
                        <c:v>487.44099999999997</c:v>
                      </c:pt>
                      <c:pt idx="6917">
                        <c:v>487.423</c:v>
                      </c:pt>
                      <c:pt idx="6918">
                        <c:v>487.404</c:v>
                      </c:pt>
                      <c:pt idx="6919">
                        <c:v>487.38499999999999</c:v>
                      </c:pt>
                      <c:pt idx="6920">
                        <c:v>487.36599999999999</c:v>
                      </c:pt>
                      <c:pt idx="6921">
                        <c:v>487.34699999999998</c:v>
                      </c:pt>
                      <c:pt idx="6922">
                        <c:v>487.32799999999997</c:v>
                      </c:pt>
                      <c:pt idx="6923">
                        <c:v>487.30900000000003</c:v>
                      </c:pt>
                      <c:pt idx="6924">
                        <c:v>487.291</c:v>
                      </c:pt>
                      <c:pt idx="6925">
                        <c:v>487.27199999999999</c:v>
                      </c:pt>
                      <c:pt idx="6926">
                        <c:v>487.25299999999999</c:v>
                      </c:pt>
                      <c:pt idx="6927">
                        <c:v>487.23399999999998</c:v>
                      </c:pt>
                      <c:pt idx="6928">
                        <c:v>487.21499999999997</c:v>
                      </c:pt>
                      <c:pt idx="6929">
                        <c:v>487.19600000000003</c:v>
                      </c:pt>
                      <c:pt idx="6930">
                        <c:v>487.178</c:v>
                      </c:pt>
                      <c:pt idx="6931">
                        <c:v>487.15899999999999</c:v>
                      </c:pt>
                      <c:pt idx="6932">
                        <c:v>487.14</c:v>
                      </c:pt>
                      <c:pt idx="6933">
                        <c:v>487.12099999999998</c:v>
                      </c:pt>
                      <c:pt idx="6934">
                        <c:v>487.10300000000001</c:v>
                      </c:pt>
                      <c:pt idx="6935">
                        <c:v>487.084</c:v>
                      </c:pt>
                      <c:pt idx="6936">
                        <c:v>487.065</c:v>
                      </c:pt>
                      <c:pt idx="6937">
                        <c:v>487.04599999999999</c:v>
                      </c:pt>
                      <c:pt idx="6938">
                        <c:v>487.02699999999999</c:v>
                      </c:pt>
                      <c:pt idx="6939">
                        <c:v>487.00900000000001</c:v>
                      </c:pt>
                      <c:pt idx="6940">
                        <c:v>486.99</c:v>
                      </c:pt>
                      <c:pt idx="6941">
                        <c:v>486.971</c:v>
                      </c:pt>
                      <c:pt idx="6942">
                        <c:v>486.952</c:v>
                      </c:pt>
                      <c:pt idx="6943">
                        <c:v>486.93400000000003</c:v>
                      </c:pt>
                      <c:pt idx="6944">
                        <c:v>486.91500000000002</c:v>
                      </c:pt>
                      <c:pt idx="6945">
                        <c:v>486.89600000000002</c:v>
                      </c:pt>
                      <c:pt idx="6946">
                        <c:v>486.87799999999999</c:v>
                      </c:pt>
                      <c:pt idx="6947">
                        <c:v>486.85899999999998</c:v>
                      </c:pt>
                      <c:pt idx="6948">
                        <c:v>486.84</c:v>
                      </c:pt>
                      <c:pt idx="6949">
                        <c:v>486.82100000000003</c:v>
                      </c:pt>
                      <c:pt idx="6950">
                        <c:v>486.803</c:v>
                      </c:pt>
                      <c:pt idx="6951">
                        <c:v>486.78399999999999</c:v>
                      </c:pt>
                      <c:pt idx="6952">
                        <c:v>486.76499999999999</c:v>
                      </c:pt>
                      <c:pt idx="6953">
                        <c:v>486.74700000000001</c:v>
                      </c:pt>
                      <c:pt idx="6954">
                        <c:v>486.72800000000001</c:v>
                      </c:pt>
                      <c:pt idx="6955">
                        <c:v>486.709</c:v>
                      </c:pt>
                      <c:pt idx="6956">
                        <c:v>486.69099999999997</c:v>
                      </c:pt>
                      <c:pt idx="6957">
                        <c:v>486.67200000000003</c:v>
                      </c:pt>
                      <c:pt idx="6958">
                        <c:v>486.65300000000002</c:v>
                      </c:pt>
                      <c:pt idx="6959">
                        <c:v>486.63499999999999</c:v>
                      </c:pt>
                      <c:pt idx="6960">
                        <c:v>486.61599999999999</c:v>
                      </c:pt>
                      <c:pt idx="6961">
                        <c:v>486.59699999999998</c:v>
                      </c:pt>
                      <c:pt idx="6962">
                        <c:v>486.57900000000001</c:v>
                      </c:pt>
                      <c:pt idx="6963">
                        <c:v>486.56</c:v>
                      </c:pt>
                      <c:pt idx="6964">
                        <c:v>486.54199999999997</c:v>
                      </c:pt>
                      <c:pt idx="6965">
                        <c:v>486.52300000000002</c:v>
                      </c:pt>
                      <c:pt idx="6966">
                        <c:v>486.50400000000002</c:v>
                      </c:pt>
                      <c:pt idx="6967">
                        <c:v>486.48599999999999</c:v>
                      </c:pt>
                      <c:pt idx="6968">
                        <c:v>486.46699999999998</c:v>
                      </c:pt>
                      <c:pt idx="6969">
                        <c:v>486.44900000000001</c:v>
                      </c:pt>
                      <c:pt idx="6970">
                        <c:v>486.43</c:v>
                      </c:pt>
                      <c:pt idx="6971">
                        <c:v>486.411</c:v>
                      </c:pt>
                      <c:pt idx="6972">
                        <c:v>486.39299999999997</c:v>
                      </c:pt>
                      <c:pt idx="6973">
                        <c:v>486.37400000000002</c:v>
                      </c:pt>
                      <c:pt idx="6974">
                        <c:v>486.35599999999999</c:v>
                      </c:pt>
                      <c:pt idx="6975">
                        <c:v>486.33699999999999</c:v>
                      </c:pt>
                      <c:pt idx="6976">
                        <c:v>486.31900000000002</c:v>
                      </c:pt>
                      <c:pt idx="6977">
                        <c:v>486.3</c:v>
                      </c:pt>
                      <c:pt idx="6978">
                        <c:v>486.28100000000001</c:v>
                      </c:pt>
                      <c:pt idx="6979">
                        <c:v>486.26299999999998</c:v>
                      </c:pt>
                      <c:pt idx="6980">
                        <c:v>486.24400000000003</c:v>
                      </c:pt>
                      <c:pt idx="6981">
                        <c:v>486.226</c:v>
                      </c:pt>
                      <c:pt idx="6982">
                        <c:v>486.20699999999999</c:v>
                      </c:pt>
                      <c:pt idx="6983">
                        <c:v>486.18900000000002</c:v>
                      </c:pt>
                      <c:pt idx="6984">
                        <c:v>486.17</c:v>
                      </c:pt>
                      <c:pt idx="6985">
                        <c:v>486.15199999999999</c:v>
                      </c:pt>
                      <c:pt idx="6986">
                        <c:v>486.13299999999998</c:v>
                      </c:pt>
                      <c:pt idx="6987">
                        <c:v>486.11500000000001</c:v>
                      </c:pt>
                      <c:pt idx="6988">
                        <c:v>486.096</c:v>
                      </c:pt>
                      <c:pt idx="6989">
                        <c:v>486.07799999999997</c:v>
                      </c:pt>
                      <c:pt idx="6990">
                        <c:v>486.05900000000003</c:v>
                      </c:pt>
                      <c:pt idx="6991">
                        <c:v>486.041</c:v>
                      </c:pt>
                      <c:pt idx="6992">
                        <c:v>486.02199999999999</c:v>
                      </c:pt>
                      <c:pt idx="6993">
                        <c:v>486.00400000000002</c:v>
                      </c:pt>
                      <c:pt idx="6994">
                        <c:v>485.98500000000001</c:v>
                      </c:pt>
                      <c:pt idx="6995">
                        <c:v>485.96699999999998</c:v>
                      </c:pt>
                      <c:pt idx="6996">
                        <c:v>485.94900000000001</c:v>
                      </c:pt>
                      <c:pt idx="6997">
                        <c:v>485.93</c:v>
                      </c:pt>
                      <c:pt idx="6998">
                        <c:v>485.91199999999998</c:v>
                      </c:pt>
                      <c:pt idx="6999">
                        <c:v>485.89299999999997</c:v>
                      </c:pt>
                      <c:pt idx="7000">
                        <c:v>485.875</c:v>
                      </c:pt>
                      <c:pt idx="7001">
                        <c:v>485.85599999999999</c:v>
                      </c:pt>
                      <c:pt idx="7002">
                        <c:v>485.83800000000002</c:v>
                      </c:pt>
                      <c:pt idx="7003">
                        <c:v>485.82</c:v>
                      </c:pt>
                      <c:pt idx="7004">
                        <c:v>485.80099999999999</c:v>
                      </c:pt>
                      <c:pt idx="7005">
                        <c:v>485.78300000000002</c:v>
                      </c:pt>
                      <c:pt idx="7006">
                        <c:v>485.76400000000001</c:v>
                      </c:pt>
                      <c:pt idx="7007">
                        <c:v>485.74599999999998</c:v>
                      </c:pt>
                      <c:pt idx="7008">
                        <c:v>485.72800000000001</c:v>
                      </c:pt>
                      <c:pt idx="7009">
                        <c:v>485.709</c:v>
                      </c:pt>
                      <c:pt idx="7010">
                        <c:v>485.69099999999997</c:v>
                      </c:pt>
                      <c:pt idx="7011">
                        <c:v>485.67200000000003</c:v>
                      </c:pt>
                      <c:pt idx="7012">
                        <c:v>485.654</c:v>
                      </c:pt>
                      <c:pt idx="7013">
                        <c:v>485.63600000000002</c:v>
                      </c:pt>
                      <c:pt idx="7014">
                        <c:v>485.61700000000002</c:v>
                      </c:pt>
                      <c:pt idx="7015">
                        <c:v>485.59899999999999</c:v>
                      </c:pt>
                      <c:pt idx="7016">
                        <c:v>485.58100000000002</c:v>
                      </c:pt>
                      <c:pt idx="7017">
                        <c:v>485.56200000000001</c:v>
                      </c:pt>
                      <c:pt idx="7018">
                        <c:v>485.54399999999998</c:v>
                      </c:pt>
                      <c:pt idx="7019">
                        <c:v>485.52600000000001</c:v>
                      </c:pt>
                      <c:pt idx="7020">
                        <c:v>485.50700000000001</c:v>
                      </c:pt>
                      <c:pt idx="7021">
                        <c:v>485.48899999999998</c:v>
                      </c:pt>
                      <c:pt idx="7022">
                        <c:v>485.471</c:v>
                      </c:pt>
                      <c:pt idx="7023">
                        <c:v>485.452</c:v>
                      </c:pt>
                      <c:pt idx="7024">
                        <c:v>485.43400000000003</c:v>
                      </c:pt>
                      <c:pt idx="7025">
                        <c:v>485.416</c:v>
                      </c:pt>
                      <c:pt idx="7026">
                        <c:v>485.39699999999999</c:v>
                      </c:pt>
                      <c:pt idx="7027">
                        <c:v>485.37900000000002</c:v>
                      </c:pt>
                      <c:pt idx="7028">
                        <c:v>485.36099999999999</c:v>
                      </c:pt>
                      <c:pt idx="7029">
                        <c:v>485.34300000000002</c:v>
                      </c:pt>
                      <c:pt idx="7030">
                        <c:v>485.32400000000001</c:v>
                      </c:pt>
                      <c:pt idx="7031">
                        <c:v>485.30599999999998</c:v>
                      </c:pt>
                      <c:pt idx="7032">
                        <c:v>485.28800000000001</c:v>
                      </c:pt>
                      <c:pt idx="7033">
                        <c:v>485.27</c:v>
                      </c:pt>
                      <c:pt idx="7034">
                        <c:v>485.25099999999998</c:v>
                      </c:pt>
                      <c:pt idx="7035">
                        <c:v>485.233</c:v>
                      </c:pt>
                      <c:pt idx="7036">
                        <c:v>485.21499999999997</c:v>
                      </c:pt>
                      <c:pt idx="7037">
                        <c:v>485.197</c:v>
                      </c:pt>
                      <c:pt idx="7038">
                        <c:v>485.178</c:v>
                      </c:pt>
                      <c:pt idx="7039">
                        <c:v>485.16</c:v>
                      </c:pt>
                      <c:pt idx="7040">
                        <c:v>485.142</c:v>
                      </c:pt>
                      <c:pt idx="7041">
                        <c:v>485.12400000000002</c:v>
                      </c:pt>
                      <c:pt idx="7042">
                        <c:v>485.10500000000002</c:v>
                      </c:pt>
                      <c:pt idx="7043">
                        <c:v>485.08699999999999</c:v>
                      </c:pt>
                      <c:pt idx="7044">
                        <c:v>485.06900000000002</c:v>
                      </c:pt>
                      <c:pt idx="7045">
                        <c:v>485.05099999999999</c:v>
                      </c:pt>
                      <c:pt idx="7046">
                        <c:v>485.03300000000002</c:v>
                      </c:pt>
                      <c:pt idx="7047">
                        <c:v>485.01400000000001</c:v>
                      </c:pt>
                      <c:pt idx="7048">
                        <c:v>484.99599999999998</c:v>
                      </c:pt>
                      <c:pt idx="7049">
                        <c:v>484.97800000000001</c:v>
                      </c:pt>
                      <c:pt idx="7050">
                        <c:v>484.96</c:v>
                      </c:pt>
                      <c:pt idx="7051">
                        <c:v>484.94200000000001</c:v>
                      </c:pt>
                      <c:pt idx="7052">
                        <c:v>484.92399999999998</c:v>
                      </c:pt>
                      <c:pt idx="7053">
                        <c:v>484.90499999999997</c:v>
                      </c:pt>
                      <c:pt idx="7054">
                        <c:v>484.887</c:v>
                      </c:pt>
                      <c:pt idx="7055">
                        <c:v>484.86900000000003</c:v>
                      </c:pt>
                      <c:pt idx="7056">
                        <c:v>484.851</c:v>
                      </c:pt>
                      <c:pt idx="7057">
                        <c:v>484.83300000000003</c:v>
                      </c:pt>
                      <c:pt idx="7058">
                        <c:v>484.815</c:v>
                      </c:pt>
                      <c:pt idx="7059">
                        <c:v>484.79700000000003</c:v>
                      </c:pt>
                      <c:pt idx="7060">
                        <c:v>484.77800000000002</c:v>
                      </c:pt>
                      <c:pt idx="7061">
                        <c:v>484.76</c:v>
                      </c:pt>
                      <c:pt idx="7062">
                        <c:v>484.74200000000002</c:v>
                      </c:pt>
                      <c:pt idx="7063">
                        <c:v>484.72399999999999</c:v>
                      </c:pt>
                      <c:pt idx="7064">
                        <c:v>484.70600000000002</c:v>
                      </c:pt>
                      <c:pt idx="7065">
                        <c:v>484.68799999999999</c:v>
                      </c:pt>
                      <c:pt idx="7066">
                        <c:v>484.67</c:v>
                      </c:pt>
                      <c:pt idx="7067">
                        <c:v>484.65199999999999</c:v>
                      </c:pt>
                      <c:pt idx="7068">
                        <c:v>484.63400000000001</c:v>
                      </c:pt>
                      <c:pt idx="7069">
                        <c:v>484.61599999999999</c:v>
                      </c:pt>
                      <c:pt idx="7070">
                        <c:v>484.59800000000001</c:v>
                      </c:pt>
                      <c:pt idx="7071">
                        <c:v>484.57900000000001</c:v>
                      </c:pt>
                      <c:pt idx="7072">
                        <c:v>484.56099999999998</c:v>
                      </c:pt>
                      <c:pt idx="7073">
                        <c:v>484.54300000000001</c:v>
                      </c:pt>
                      <c:pt idx="7074">
                        <c:v>484.52499999999998</c:v>
                      </c:pt>
                      <c:pt idx="7075">
                        <c:v>484.50700000000001</c:v>
                      </c:pt>
                      <c:pt idx="7076">
                        <c:v>484.48899999999998</c:v>
                      </c:pt>
                      <c:pt idx="7077">
                        <c:v>484.471</c:v>
                      </c:pt>
                      <c:pt idx="7078">
                        <c:v>484.45299999999997</c:v>
                      </c:pt>
                      <c:pt idx="7079">
                        <c:v>484.435</c:v>
                      </c:pt>
                      <c:pt idx="7080">
                        <c:v>484.41699999999997</c:v>
                      </c:pt>
                      <c:pt idx="7081">
                        <c:v>484.399</c:v>
                      </c:pt>
                      <c:pt idx="7082">
                        <c:v>484.38099999999997</c:v>
                      </c:pt>
                      <c:pt idx="7083">
                        <c:v>484.363</c:v>
                      </c:pt>
                      <c:pt idx="7084">
                        <c:v>484.34500000000003</c:v>
                      </c:pt>
                      <c:pt idx="7085">
                        <c:v>484.327</c:v>
                      </c:pt>
                      <c:pt idx="7086">
                        <c:v>484.30900000000003</c:v>
                      </c:pt>
                      <c:pt idx="7087">
                        <c:v>484.291</c:v>
                      </c:pt>
                      <c:pt idx="7088">
                        <c:v>484.27300000000002</c:v>
                      </c:pt>
                      <c:pt idx="7089">
                        <c:v>484.255</c:v>
                      </c:pt>
                      <c:pt idx="7090">
                        <c:v>484.23700000000002</c:v>
                      </c:pt>
                      <c:pt idx="7091">
                        <c:v>484.21899999999999</c:v>
                      </c:pt>
                      <c:pt idx="7092">
                        <c:v>484.20100000000002</c:v>
                      </c:pt>
                      <c:pt idx="7093">
                        <c:v>484.18299999999999</c:v>
                      </c:pt>
                      <c:pt idx="7094">
                        <c:v>484.16500000000002</c:v>
                      </c:pt>
                      <c:pt idx="7095">
                        <c:v>484.14699999999999</c:v>
                      </c:pt>
                      <c:pt idx="7096">
                        <c:v>484.13</c:v>
                      </c:pt>
                      <c:pt idx="7097">
                        <c:v>484.11200000000002</c:v>
                      </c:pt>
                      <c:pt idx="7098">
                        <c:v>484.09399999999999</c:v>
                      </c:pt>
                      <c:pt idx="7099">
                        <c:v>484.07600000000002</c:v>
                      </c:pt>
                      <c:pt idx="7100">
                        <c:v>484.05799999999999</c:v>
                      </c:pt>
                      <c:pt idx="7101">
                        <c:v>484.04</c:v>
                      </c:pt>
                      <c:pt idx="7102">
                        <c:v>484.02199999999999</c:v>
                      </c:pt>
                      <c:pt idx="7103">
                        <c:v>484.00400000000002</c:v>
                      </c:pt>
                      <c:pt idx="7104">
                        <c:v>483.98599999999999</c:v>
                      </c:pt>
                      <c:pt idx="7105">
                        <c:v>483.96800000000002</c:v>
                      </c:pt>
                      <c:pt idx="7106">
                        <c:v>483.95</c:v>
                      </c:pt>
                      <c:pt idx="7107">
                        <c:v>483.93299999999999</c:v>
                      </c:pt>
                      <c:pt idx="7108">
                        <c:v>483.91500000000002</c:v>
                      </c:pt>
                      <c:pt idx="7109">
                        <c:v>483.89699999999999</c:v>
                      </c:pt>
                      <c:pt idx="7110">
                        <c:v>483.87900000000002</c:v>
                      </c:pt>
                      <c:pt idx="7111">
                        <c:v>483.86099999999999</c:v>
                      </c:pt>
                      <c:pt idx="7112">
                        <c:v>483.84300000000002</c:v>
                      </c:pt>
                      <c:pt idx="7113">
                        <c:v>483.82499999999999</c:v>
                      </c:pt>
                      <c:pt idx="7114">
                        <c:v>483.80799999999999</c:v>
                      </c:pt>
                      <c:pt idx="7115">
                        <c:v>483.79</c:v>
                      </c:pt>
                      <c:pt idx="7116">
                        <c:v>483.77199999999999</c:v>
                      </c:pt>
                      <c:pt idx="7117">
                        <c:v>483.75400000000002</c:v>
                      </c:pt>
                      <c:pt idx="7118">
                        <c:v>483.73599999999999</c:v>
                      </c:pt>
                      <c:pt idx="7119">
                        <c:v>483.71800000000002</c:v>
                      </c:pt>
                      <c:pt idx="7120">
                        <c:v>483.70100000000002</c:v>
                      </c:pt>
                      <c:pt idx="7121">
                        <c:v>483.68299999999999</c:v>
                      </c:pt>
                      <c:pt idx="7122">
                        <c:v>483.66500000000002</c:v>
                      </c:pt>
                      <c:pt idx="7123">
                        <c:v>483.64699999999999</c:v>
                      </c:pt>
                      <c:pt idx="7124">
                        <c:v>483.62900000000002</c:v>
                      </c:pt>
                      <c:pt idx="7125">
                        <c:v>483.61200000000002</c:v>
                      </c:pt>
                      <c:pt idx="7126">
                        <c:v>483.59399999999999</c:v>
                      </c:pt>
                      <c:pt idx="7127">
                        <c:v>483.57600000000002</c:v>
                      </c:pt>
                      <c:pt idx="7128">
                        <c:v>483.55799999999999</c:v>
                      </c:pt>
                      <c:pt idx="7129">
                        <c:v>483.54</c:v>
                      </c:pt>
                      <c:pt idx="7130">
                        <c:v>483.52300000000002</c:v>
                      </c:pt>
                      <c:pt idx="7131">
                        <c:v>483.505</c:v>
                      </c:pt>
                      <c:pt idx="7132">
                        <c:v>483.48700000000002</c:v>
                      </c:pt>
                      <c:pt idx="7133">
                        <c:v>483.46899999999999</c:v>
                      </c:pt>
                      <c:pt idx="7134">
                        <c:v>483.452</c:v>
                      </c:pt>
                      <c:pt idx="7135">
                        <c:v>483.43400000000003</c:v>
                      </c:pt>
                      <c:pt idx="7136">
                        <c:v>483.416</c:v>
                      </c:pt>
                      <c:pt idx="7137">
                        <c:v>483.399</c:v>
                      </c:pt>
                      <c:pt idx="7138">
                        <c:v>483.38099999999997</c:v>
                      </c:pt>
                      <c:pt idx="7139">
                        <c:v>483.363</c:v>
                      </c:pt>
                      <c:pt idx="7140">
                        <c:v>483.34500000000003</c:v>
                      </c:pt>
                      <c:pt idx="7141">
                        <c:v>483.32799999999997</c:v>
                      </c:pt>
                      <c:pt idx="7142">
                        <c:v>483.31</c:v>
                      </c:pt>
                      <c:pt idx="7143">
                        <c:v>483.29199999999997</c:v>
                      </c:pt>
                      <c:pt idx="7144">
                        <c:v>483.27499999999998</c:v>
                      </c:pt>
                      <c:pt idx="7145">
                        <c:v>483.25700000000001</c:v>
                      </c:pt>
                      <c:pt idx="7146">
                        <c:v>483.23899999999998</c:v>
                      </c:pt>
                      <c:pt idx="7147">
                        <c:v>483.22199999999998</c:v>
                      </c:pt>
                      <c:pt idx="7148">
                        <c:v>483.20400000000001</c:v>
                      </c:pt>
                      <c:pt idx="7149">
                        <c:v>483.18599999999998</c:v>
                      </c:pt>
                      <c:pt idx="7150">
                        <c:v>483.16899999999998</c:v>
                      </c:pt>
                      <c:pt idx="7151">
                        <c:v>483.15100000000001</c:v>
                      </c:pt>
                      <c:pt idx="7152">
                        <c:v>483.13299999999998</c:v>
                      </c:pt>
                      <c:pt idx="7153">
                        <c:v>483.11599999999999</c:v>
                      </c:pt>
                      <c:pt idx="7154">
                        <c:v>483.09800000000001</c:v>
                      </c:pt>
                      <c:pt idx="7155">
                        <c:v>483.08</c:v>
                      </c:pt>
                      <c:pt idx="7156">
                        <c:v>483.06299999999999</c:v>
                      </c:pt>
                      <c:pt idx="7157">
                        <c:v>483.04500000000002</c:v>
                      </c:pt>
                      <c:pt idx="7158">
                        <c:v>483.02699999999999</c:v>
                      </c:pt>
                      <c:pt idx="7159">
                        <c:v>483.01</c:v>
                      </c:pt>
                      <c:pt idx="7160">
                        <c:v>482.99200000000002</c:v>
                      </c:pt>
                      <c:pt idx="7161">
                        <c:v>482.97500000000002</c:v>
                      </c:pt>
                      <c:pt idx="7162">
                        <c:v>482.95699999999999</c:v>
                      </c:pt>
                      <c:pt idx="7163">
                        <c:v>482.93900000000002</c:v>
                      </c:pt>
                      <c:pt idx="7164">
                        <c:v>482.92200000000003</c:v>
                      </c:pt>
                      <c:pt idx="7165">
                        <c:v>482.904</c:v>
                      </c:pt>
                      <c:pt idx="7166">
                        <c:v>482.887</c:v>
                      </c:pt>
                      <c:pt idx="7167">
                        <c:v>482.86900000000003</c:v>
                      </c:pt>
                      <c:pt idx="7168">
                        <c:v>482.851</c:v>
                      </c:pt>
                      <c:pt idx="7169">
                        <c:v>482.834</c:v>
                      </c:pt>
                      <c:pt idx="7170">
                        <c:v>482.81599999999997</c:v>
                      </c:pt>
                      <c:pt idx="7171">
                        <c:v>482.79899999999998</c:v>
                      </c:pt>
                      <c:pt idx="7172">
                        <c:v>482.78100000000001</c:v>
                      </c:pt>
                      <c:pt idx="7173">
                        <c:v>482.76400000000001</c:v>
                      </c:pt>
                      <c:pt idx="7174">
                        <c:v>482.74599999999998</c:v>
                      </c:pt>
                      <c:pt idx="7175">
                        <c:v>482.72899999999998</c:v>
                      </c:pt>
                      <c:pt idx="7176">
                        <c:v>482.71100000000001</c:v>
                      </c:pt>
                      <c:pt idx="7177">
                        <c:v>482.69299999999998</c:v>
                      </c:pt>
                      <c:pt idx="7178">
                        <c:v>482.67599999999999</c:v>
                      </c:pt>
                      <c:pt idx="7179">
                        <c:v>482.65800000000002</c:v>
                      </c:pt>
                      <c:pt idx="7180">
                        <c:v>482.64100000000002</c:v>
                      </c:pt>
                      <c:pt idx="7181">
                        <c:v>482.62299999999999</c:v>
                      </c:pt>
                      <c:pt idx="7182">
                        <c:v>482.60599999999999</c:v>
                      </c:pt>
                      <c:pt idx="7183">
                        <c:v>482.58800000000002</c:v>
                      </c:pt>
                      <c:pt idx="7184">
                        <c:v>482.57100000000003</c:v>
                      </c:pt>
                      <c:pt idx="7185">
                        <c:v>482.553</c:v>
                      </c:pt>
                      <c:pt idx="7186">
                        <c:v>482.536</c:v>
                      </c:pt>
                      <c:pt idx="7187">
                        <c:v>482.51799999999997</c:v>
                      </c:pt>
                      <c:pt idx="7188">
                        <c:v>482.50099999999998</c:v>
                      </c:pt>
                      <c:pt idx="7189">
                        <c:v>482.483</c:v>
                      </c:pt>
                      <c:pt idx="7190">
                        <c:v>482.46600000000001</c:v>
                      </c:pt>
                      <c:pt idx="7191">
                        <c:v>482.44900000000001</c:v>
                      </c:pt>
                      <c:pt idx="7192">
                        <c:v>482.43099999999998</c:v>
                      </c:pt>
                      <c:pt idx="7193">
                        <c:v>482.41399999999999</c:v>
                      </c:pt>
                      <c:pt idx="7194">
                        <c:v>482.39600000000002</c:v>
                      </c:pt>
                      <c:pt idx="7195">
                        <c:v>482.37900000000002</c:v>
                      </c:pt>
                      <c:pt idx="7196">
                        <c:v>482.36099999999999</c:v>
                      </c:pt>
                      <c:pt idx="7197">
                        <c:v>482.34399999999999</c:v>
                      </c:pt>
                      <c:pt idx="7198">
                        <c:v>482.32600000000002</c:v>
                      </c:pt>
                      <c:pt idx="7199">
                        <c:v>482.30900000000003</c:v>
                      </c:pt>
                      <c:pt idx="7200">
                        <c:v>482.29199999999997</c:v>
                      </c:pt>
                      <c:pt idx="7201">
                        <c:v>482.274</c:v>
                      </c:pt>
                      <c:pt idx="7202">
                        <c:v>482.25700000000001</c:v>
                      </c:pt>
                      <c:pt idx="7203">
                        <c:v>482.23899999999998</c:v>
                      </c:pt>
                      <c:pt idx="7204">
                        <c:v>482.22199999999998</c:v>
                      </c:pt>
                      <c:pt idx="7205">
                        <c:v>482.20499999999998</c:v>
                      </c:pt>
                      <c:pt idx="7206">
                        <c:v>482.18700000000001</c:v>
                      </c:pt>
                      <c:pt idx="7207">
                        <c:v>482.17</c:v>
                      </c:pt>
                      <c:pt idx="7208">
                        <c:v>482.15199999999999</c:v>
                      </c:pt>
                      <c:pt idx="7209">
                        <c:v>482.13499999999999</c:v>
                      </c:pt>
                      <c:pt idx="7210">
                        <c:v>482.11799999999999</c:v>
                      </c:pt>
                      <c:pt idx="7211">
                        <c:v>482.1</c:v>
                      </c:pt>
                      <c:pt idx="7212">
                        <c:v>482.08300000000003</c:v>
                      </c:pt>
                      <c:pt idx="7213">
                        <c:v>482.06599999999997</c:v>
                      </c:pt>
                      <c:pt idx="7214">
                        <c:v>482.048</c:v>
                      </c:pt>
                      <c:pt idx="7215">
                        <c:v>482.03100000000001</c:v>
                      </c:pt>
                      <c:pt idx="7216">
                        <c:v>482.01400000000001</c:v>
                      </c:pt>
                      <c:pt idx="7217">
                        <c:v>481.99599999999998</c:v>
                      </c:pt>
                      <c:pt idx="7218">
                        <c:v>481.97899999999998</c:v>
                      </c:pt>
                      <c:pt idx="7219">
                        <c:v>481.96199999999999</c:v>
                      </c:pt>
                      <c:pt idx="7220">
                        <c:v>481.94400000000002</c:v>
                      </c:pt>
                      <c:pt idx="7221">
                        <c:v>481.92700000000002</c:v>
                      </c:pt>
                      <c:pt idx="7222">
                        <c:v>481.91</c:v>
                      </c:pt>
                      <c:pt idx="7223">
                        <c:v>481.892</c:v>
                      </c:pt>
                      <c:pt idx="7224">
                        <c:v>481.875</c:v>
                      </c:pt>
                      <c:pt idx="7225">
                        <c:v>481.858</c:v>
                      </c:pt>
                      <c:pt idx="7226">
                        <c:v>481.84</c:v>
                      </c:pt>
                      <c:pt idx="7227">
                        <c:v>481.82299999999998</c:v>
                      </c:pt>
                      <c:pt idx="7228">
                        <c:v>481.80599999999998</c:v>
                      </c:pt>
                      <c:pt idx="7229">
                        <c:v>481.78899999999999</c:v>
                      </c:pt>
                      <c:pt idx="7230">
                        <c:v>481.77100000000002</c:v>
                      </c:pt>
                      <c:pt idx="7231">
                        <c:v>481.75400000000002</c:v>
                      </c:pt>
                      <c:pt idx="7232">
                        <c:v>481.73700000000002</c:v>
                      </c:pt>
                      <c:pt idx="7233">
                        <c:v>481.72</c:v>
                      </c:pt>
                      <c:pt idx="7234">
                        <c:v>481.702</c:v>
                      </c:pt>
                      <c:pt idx="7235">
                        <c:v>481.685</c:v>
                      </c:pt>
                      <c:pt idx="7236">
                        <c:v>481.66800000000001</c:v>
                      </c:pt>
                      <c:pt idx="7237">
                        <c:v>481.65100000000001</c:v>
                      </c:pt>
                      <c:pt idx="7238">
                        <c:v>481.63299999999998</c:v>
                      </c:pt>
                      <c:pt idx="7239">
                        <c:v>481.61599999999999</c:v>
                      </c:pt>
                      <c:pt idx="7240">
                        <c:v>481.59899999999999</c:v>
                      </c:pt>
                      <c:pt idx="7241">
                        <c:v>481.58199999999999</c:v>
                      </c:pt>
                      <c:pt idx="7242">
                        <c:v>481.56400000000002</c:v>
                      </c:pt>
                      <c:pt idx="7243">
                        <c:v>481.54700000000003</c:v>
                      </c:pt>
                      <c:pt idx="7244">
                        <c:v>481.53</c:v>
                      </c:pt>
                      <c:pt idx="7245">
                        <c:v>481.51299999999998</c:v>
                      </c:pt>
                      <c:pt idx="7246">
                        <c:v>481.49599999999998</c:v>
                      </c:pt>
                      <c:pt idx="7247">
                        <c:v>481.47800000000001</c:v>
                      </c:pt>
                      <c:pt idx="7248">
                        <c:v>481.46100000000001</c:v>
                      </c:pt>
                      <c:pt idx="7249">
                        <c:v>481.44400000000002</c:v>
                      </c:pt>
                      <c:pt idx="7250">
                        <c:v>481.42700000000002</c:v>
                      </c:pt>
                      <c:pt idx="7251">
                        <c:v>481.41</c:v>
                      </c:pt>
                      <c:pt idx="7252">
                        <c:v>481.39299999999997</c:v>
                      </c:pt>
                      <c:pt idx="7253">
                        <c:v>481.375</c:v>
                      </c:pt>
                      <c:pt idx="7254">
                        <c:v>481.358</c:v>
                      </c:pt>
                      <c:pt idx="7255">
                        <c:v>481.34100000000001</c:v>
                      </c:pt>
                      <c:pt idx="7256">
                        <c:v>481.32400000000001</c:v>
                      </c:pt>
                      <c:pt idx="7257">
                        <c:v>481.30700000000002</c:v>
                      </c:pt>
                      <c:pt idx="7258">
                        <c:v>481.29</c:v>
                      </c:pt>
                      <c:pt idx="7259">
                        <c:v>481.27300000000002</c:v>
                      </c:pt>
                      <c:pt idx="7260">
                        <c:v>481.255</c:v>
                      </c:pt>
                      <c:pt idx="7261">
                        <c:v>481.238</c:v>
                      </c:pt>
                      <c:pt idx="7262">
                        <c:v>481.221</c:v>
                      </c:pt>
                      <c:pt idx="7263">
                        <c:v>481.20400000000001</c:v>
                      </c:pt>
                      <c:pt idx="7264">
                        <c:v>481.18700000000001</c:v>
                      </c:pt>
                      <c:pt idx="7265">
                        <c:v>481.17</c:v>
                      </c:pt>
                      <c:pt idx="7266">
                        <c:v>481.15300000000002</c:v>
                      </c:pt>
                      <c:pt idx="7267">
                        <c:v>481.13600000000002</c:v>
                      </c:pt>
                      <c:pt idx="7268">
                        <c:v>481.11900000000003</c:v>
                      </c:pt>
                      <c:pt idx="7269">
                        <c:v>481.10199999999998</c:v>
                      </c:pt>
                      <c:pt idx="7270">
                        <c:v>481.084</c:v>
                      </c:pt>
                      <c:pt idx="7271">
                        <c:v>481.06700000000001</c:v>
                      </c:pt>
                      <c:pt idx="7272">
                        <c:v>481.05</c:v>
                      </c:pt>
                      <c:pt idx="7273">
                        <c:v>481.03300000000002</c:v>
                      </c:pt>
                      <c:pt idx="7274">
                        <c:v>481.01600000000002</c:v>
                      </c:pt>
                      <c:pt idx="7275">
                        <c:v>480.99900000000002</c:v>
                      </c:pt>
                      <c:pt idx="7276">
                        <c:v>480.98200000000003</c:v>
                      </c:pt>
                      <c:pt idx="7277">
                        <c:v>480.96499999999997</c:v>
                      </c:pt>
                      <c:pt idx="7278">
                        <c:v>480.94799999999998</c:v>
                      </c:pt>
                      <c:pt idx="7279">
                        <c:v>480.93099999999998</c:v>
                      </c:pt>
                      <c:pt idx="7280">
                        <c:v>480.91399999999999</c:v>
                      </c:pt>
                      <c:pt idx="7281">
                        <c:v>480.89699999999999</c:v>
                      </c:pt>
                      <c:pt idx="7282">
                        <c:v>480.88</c:v>
                      </c:pt>
                      <c:pt idx="7283">
                        <c:v>480.863</c:v>
                      </c:pt>
                      <c:pt idx="7284">
                        <c:v>480.846</c:v>
                      </c:pt>
                      <c:pt idx="7285">
                        <c:v>480.82900000000001</c:v>
                      </c:pt>
                      <c:pt idx="7286">
                        <c:v>480.81200000000001</c:v>
                      </c:pt>
                      <c:pt idx="7287">
                        <c:v>480.79500000000002</c:v>
                      </c:pt>
                      <c:pt idx="7288">
                        <c:v>480.77800000000002</c:v>
                      </c:pt>
                      <c:pt idx="7289">
                        <c:v>480.76100000000002</c:v>
                      </c:pt>
                      <c:pt idx="7290">
                        <c:v>480.74400000000003</c:v>
                      </c:pt>
                      <c:pt idx="7291">
                        <c:v>480.72699999999998</c:v>
                      </c:pt>
                      <c:pt idx="7292">
                        <c:v>480.71</c:v>
                      </c:pt>
                      <c:pt idx="7293">
                        <c:v>480.69299999999998</c:v>
                      </c:pt>
                      <c:pt idx="7294">
                        <c:v>480.67599999999999</c:v>
                      </c:pt>
                      <c:pt idx="7295">
                        <c:v>480.65899999999999</c:v>
                      </c:pt>
                      <c:pt idx="7296">
                        <c:v>480.642</c:v>
                      </c:pt>
                      <c:pt idx="7297">
                        <c:v>480.625</c:v>
                      </c:pt>
                      <c:pt idx="7298">
                        <c:v>480.608</c:v>
                      </c:pt>
                      <c:pt idx="7299">
                        <c:v>480.59100000000001</c:v>
                      </c:pt>
                      <c:pt idx="7300">
                        <c:v>480.57400000000001</c:v>
                      </c:pt>
                      <c:pt idx="7301">
                        <c:v>480.55700000000002</c:v>
                      </c:pt>
                      <c:pt idx="7302">
                        <c:v>480.54</c:v>
                      </c:pt>
                      <c:pt idx="7303">
                        <c:v>480.52300000000002</c:v>
                      </c:pt>
                      <c:pt idx="7304">
                        <c:v>480.50700000000001</c:v>
                      </c:pt>
                      <c:pt idx="7305">
                        <c:v>480.49</c:v>
                      </c:pt>
                      <c:pt idx="7306">
                        <c:v>480.47300000000001</c:v>
                      </c:pt>
                      <c:pt idx="7307">
                        <c:v>480.45600000000002</c:v>
                      </c:pt>
                      <c:pt idx="7308">
                        <c:v>480.43900000000002</c:v>
                      </c:pt>
                      <c:pt idx="7309">
                        <c:v>480.42200000000003</c:v>
                      </c:pt>
                      <c:pt idx="7310">
                        <c:v>480.40499999999997</c:v>
                      </c:pt>
                      <c:pt idx="7311">
                        <c:v>480.38799999999998</c:v>
                      </c:pt>
                      <c:pt idx="7312">
                        <c:v>480.37099999999998</c:v>
                      </c:pt>
                      <c:pt idx="7313">
                        <c:v>480.35500000000002</c:v>
                      </c:pt>
                      <c:pt idx="7314">
                        <c:v>480.33800000000002</c:v>
                      </c:pt>
                      <c:pt idx="7315">
                        <c:v>480.32100000000003</c:v>
                      </c:pt>
                      <c:pt idx="7316">
                        <c:v>480.30399999999997</c:v>
                      </c:pt>
                      <c:pt idx="7317">
                        <c:v>480.28699999999998</c:v>
                      </c:pt>
                      <c:pt idx="7318">
                        <c:v>480.27</c:v>
                      </c:pt>
                      <c:pt idx="7319">
                        <c:v>480.25299999999999</c:v>
                      </c:pt>
                      <c:pt idx="7320">
                        <c:v>480.23700000000002</c:v>
                      </c:pt>
                      <c:pt idx="7321">
                        <c:v>480.22</c:v>
                      </c:pt>
                      <c:pt idx="7322">
                        <c:v>480.20299999999997</c:v>
                      </c:pt>
                      <c:pt idx="7323">
                        <c:v>480.18599999999998</c:v>
                      </c:pt>
                      <c:pt idx="7324">
                        <c:v>480.17</c:v>
                      </c:pt>
                      <c:pt idx="7325">
                        <c:v>480.15300000000002</c:v>
                      </c:pt>
                      <c:pt idx="7326">
                        <c:v>480.13600000000002</c:v>
                      </c:pt>
                      <c:pt idx="7327">
                        <c:v>480.11900000000003</c:v>
                      </c:pt>
                      <c:pt idx="7328">
                        <c:v>480.10300000000001</c:v>
                      </c:pt>
                      <c:pt idx="7329">
                        <c:v>480.08600000000001</c:v>
                      </c:pt>
                      <c:pt idx="7330">
                        <c:v>480.06900000000002</c:v>
                      </c:pt>
                      <c:pt idx="7331">
                        <c:v>480.053</c:v>
                      </c:pt>
                      <c:pt idx="7332">
                        <c:v>480.036</c:v>
                      </c:pt>
                      <c:pt idx="7333">
                        <c:v>480.01900000000001</c:v>
                      </c:pt>
                      <c:pt idx="7334">
                        <c:v>480.00299999999999</c:v>
                      </c:pt>
                      <c:pt idx="7335">
                        <c:v>479.98599999999999</c:v>
                      </c:pt>
                      <c:pt idx="7336">
                        <c:v>479.97</c:v>
                      </c:pt>
                      <c:pt idx="7337">
                        <c:v>479.95299999999997</c:v>
                      </c:pt>
                      <c:pt idx="7338">
                        <c:v>479.93700000000001</c:v>
                      </c:pt>
                      <c:pt idx="7339">
                        <c:v>479.92099999999999</c:v>
                      </c:pt>
                      <c:pt idx="7340">
                        <c:v>479.904</c:v>
                      </c:pt>
                      <c:pt idx="7341">
                        <c:v>479.88799999999998</c:v>
                      </c:pt>
                      <c:pt idx="7342">
                        <c:v>479.87200000000001</c:v>
                      </c:pt>
                      <c:pt idx="7343">
                        <c:v>479.85599999999999</c:v>
                      </c:pt>
                      <c:pt idx="7344">
                        <c:v>479.84</c:v>
                      </c:pt>
                      <c:pt idx="7345">
                        <c:v>479.82400000000001</c:v>
                      </c:pt>
                      <c:pt idx="7346">
                        <c:v>479.80799999999999</c:v>
                      </c:pt>
                      <c:pt idx="7347">
                        <c:v>479.79199999999997</c:v>
                      </c:pt>
                      <c:pt idx="7348">
                        <c:v>479.77699999999999</c:v>
                      </c:pt>
                      <c:pt idx="7349">
                        <c:v>479.76100000000002</c:v>
                      </c:pt>
                      <c:pt idx="7350">
                        <c:v>479.74599999999998</c:v>
                      </c:pt>
                      <c:pt idx="7351">
                        <c:v>479.73099999999999</c:v>
                      </c:pt>
                      <c:pt idx="7352">
                        <c:v>479.71600000000001</c:v>
                      </c:pt>
                      <c:pt idx="7353">
                        <c:v>479.702</c:v>
                      </c:pt>
                      <c:pt idx="7354">
                        <c:v>479.68799999999999</c:v>
                      </c:pt>
                      <c:pt idx="7355">
                        <c:v>479.67399999999998</c:v>
                      </c:pt>
                      <c:pt idx="7356">
                        <c:v>479.66</c:v>
                      </c:pt>
                      <c:pt idx="7357">
                        <c:v>479.64699999999999</c:v>
                      </c:pt>
                      <c:pt idx="7358">
                        <c:v>479.63400000000001</c:v>
                      </c:pt>
                      <c:pt idx="7359">
                        <c:v>479.62099999999998</c:v>
                      </c:pt>
                      <c:pt idx="7360">
                        <c:v>479.60899999999998</c:v>
                      </c:pt>
                      <c:pt idx="7361">
                        <c:v>479.59699999999998</c:v>
                      </c:pt>
                      <c:pt idx="7362">
                        <c:v>479.58600000000001</c:v>
                      </c:pt>
                      <c:pt idx="7363">
                        <c:v>479.57400000000001</c:v>
                      </c:pt>
                      <c:pt idx="7364">
                        <c:v>479.56400000000002</c:v>
                      </c:pt>
                      <c:pt idx="7365">
                        <c:v>479.553</c:v>
                      </c:pt>
                      <c:pt idx="7366">
                        <c:v>479.54399999999998</c:v>
                      </c:pt>
                      <c:pt idx="7367">
                        <c:v>479.53500000000003</c:v>
                      </c:pt>
                      <c:pt idx="7368">
                        <c:v>479.52600000000001</c:v>
                      </c:pt>
                      <c:pt idx="7369">
                        <c:v>479.51900000000001</c:v>
                      </c:pt>
                      <c:pt idx="7370">
                        <c:v>479.512</c:v>
                      </c:pt>
                      <c:pt idx="7371">
                        <c:v>479.50700000000001</c:v>
                      </c:pt>
                      <c:pt idx="7372">
                        <c:v>479.50200000000001</c:v>
                      </c:pt>
                      <c:pt idx="7373">
                        <c:v>479.49900000000002</c:v>
                      </c:pt>
                      <c:pt idx="7374">
                        <c:v>479.49799999999999</c:v>
                      </c:pt>
                      <c:pt idx="7375">
                        <c:v>479.49799999999999</c:v>
                      </c:pt>
                      <c:pt idx="7376">
                        <c:v>479.5</c:v>
                      </c:pt>
                      <c:pt idx="7377">
                        <c:v>479.50400000000002</c:v>
                      </c:pt>
                      <c:pt idx="7378">
                        <c:v>479.51100000000002</c:v>
                      </c:pt>
                      <c:pt idx="7379">
                        <c:v>479.51900000000001</c:v>
                      </c:pt>
                      <c:pt idx="7380">
                        <c:v>479.53</c:v>
                      </c:pt>
                      <c:pt idx="7381">
                        <c:v>479.54399999999998</c:v>
                      </c:pt>
                      <c:pt idx="7382">
                        <c:v>479.56</c:v>
                      </c:pt>
                      <c:pt idx="7383">
                        <c:v>479.57799999999997</c:v>
                      </c:pt>
                      <c:pt idx="7384">
                        <c:v>479.59899999999999</c:v>
                      </c:pt>
                      <c:pt idx="7385">
                        <c:v>479.62200000000001</c:v>
                      </c:pt>
                      <c:pt idx="7386">
                        <c:v>479.64699999999999</c:v>
                      </c:pt>
                      <c:pt idx="7387">
                        <c:v>479.67500000000001</c:v>
                      </c:pt>
                      <c:pt idx="7388">
                        <c:v>479.70499999999998</c:v>
                      </c:pt>
                      <c:pt idx="7389">
                        <c:v>479.738</c:v>
                      </c:pt>
                      <c:pt idx="7390">
                        <c:v>479.77300000000002</c:v>
                      </c:pt>
                      <c:pt idx="7391">
                        <c:v>479.81099999999998</c:v>
                      </c:pt>
                      <c:pt idx="7392">
                        <c:v>479.85300000000001</c:v>
                      </c:pt>
                      <c:pt idx="7393">
                        <c:v>479.89800000000002</c:v>
                      </c:pt>
                      <c:pt idx="7394">
                        <c:v>479.94799999999998</c:v>
                      </c:pt>
                      <c:pt idx="7395">
                        <c:v>480.00400000000002</c:v>
                      </c:pt>
                      <c:pt idx="7396">
                        <c:v>480.065</c:v>
                      </c:pt>
                      <c:pt idx="7397">
                        <c:v>480.13099999999997</c:v>
                      </c:pt>
                      <c:pt idx="7398">
                        <c:v>480.20400000000001</c:v>
                      </c:pt>
                      <c:pt idx="7399">
                        <c:v>480.28399999999999</c:v>
                      </c:pt>
                      <c:pt idx="7400">
                        <c:v>480.37099999999998</c:v>
                      </c:pt>
                      <c:pt idx="7401">
                        <c:v>480.46600000000001</c:v>
                      </c:pt>
                      <c:pt idx="7402">
                        <c:v>480.57</c:v>
                      </c:pt>
                      <c:pt idx="7403">
                        <c:v>480.68299999999999</c:v>
                      </c:pt>
                      <c:pt idx="7404">
                        <c:v>480.80500000000001</c:v>
                      </c:pt>
                      <c:pt idx="7405">
                        <c:v>480.93700000000001</c:v>
                      </c:pt>
                      <c:pt idx="7406">
                        <c:v>481.07799999999997</c:v>
                      </c:pt>
                      <c:pt idx="7407">
                        <c:v>481.22899999999998</c:v>
                      </c:pt>
                      <c:pt idx="7408">
                        <c:v>481.38900000000001</c:v>
                      </c:pt>
                      <c:pt idx="7409">
                        <c:v>481.55799999999999</c:v>
                      </c:pt>
                      <c:pt idx="7410">
                        <c:v>481.73599999999999</c:v>
                      </c:pt>
                      <c:pt idx="7411">
                        <c:v>481.92099999999999</c:v>
                      </c:pt>
                      <c:pt idx="7412">
                        <c:v>482.11500000000001</c:v>
                      </c:pt>
                      <c:pt idx="7413">
                        <c:v>482.31599999999997</c:v>
                      </c:pt>
                      <c:pt idx="7414">
                        <c:v>482.52499999999998</c:v>
                      </c:pt>
                      <c:pt idx="7415">
                        <c:v>482.74099999999999</c:v>
                      </c:pt>
                      <c:pt idx="7416">
                        <c:v>482.964</c:v>
                      </c:pt>
                      <c:pt idx="7417">
                        <c:v>483.19799999999998</c:v>
                      </c:pt>
                      <c:pt idx="7418">
                        <c:v>483.44400000000002</c:v>
                      </c:pt>
                      <c:pt idx="7419">
                        <c:v>483.70299999999997</c:v>
                      </c:pt>
                      <c:pt idx="7420">
                        <c:v>483.976</c:v>
                      </c:pt>
                      <c:pt idx="7421">
                        <c:v>484.262</c:v>
                      </c:pt>
                      <c:pt idx="7422">
                        <c:v>484.56200000000001</c:v>
                      </c:pt>
                      <c:pt idx="7423">
                        <c:v>484.87599999999998</c:v>
                      </c:pt>
                      <c:pt idx="7424">
                        <c:v>485.20400000000001</c:v>
                      </c:pt>
                      <c:pt idx="7425">
                        <c:v>485.54899999999998</c:v>
                      </c:pt>
                      <c:pt idx="7426">
                        <c:v>485.91</c:v>
                      </c:pt>
                      <c:pt idx="7427">
                        <c:v>486.28899999999999</c:v>
                      </c:pt>
                      <c:pt idx="7428">
                        <c:v>486.685</c:v>
                      </c:pt>
                      <c:pt idx="7429">
                        <c:v>487.09899999999999</c:v>
                      </c:pt>
                      <c:pt idx="7430">
                        <c:v>487.53199999999998</c:v>
                      </c:pt>
                      <c:pt idx="7431">
                        <c:v>487.983</c:v>
                      </c:pt>
                      <c:pt idx="7432">
                        <c:v>488.452</c:v>
                      </c:pt>
                      <c:pt idx="7433">
                        <c:v>488.93900000000002</c:v>
                      </c:pt>
                      <c:pt idx="7434">
                        <c:v>489.44299999999998</c:v>
                      </c:pt>
                      <c:pt idx="7435">
                        <c:v>489.96300000000002</c:v>
                      </c:pt>
                      <c:pt idx="7436">
                        <c:v>490.49900000000002</c:v>
                      </c:pt>
                      <c:pt idx="7437">
                        <c:v>491.05099999999999</c:v>
                      </c:pt>
                      <c:pt idx="7438">
                        <c:v>491.62099999999998</c:v>
                      </c:pt>
                      <c:pt idx="7439">
                        <c:v>492.20600000000002</c:v>
                      </c:pt>
                      <c:pt idx="7440">
                        <c:v>492.80700000000002</c:v>
                      </c:pt>
                      <c:pt idx="7441">
                        <c:v>493.428</c:v>
                      </c:pt>
                      <c:pt idx="7442">
                        <c:v>494.07299999999998</c:v>
                      </c:pt>
                      <c:pt idx="7443">
                        <c:v>494.74599999999998</c:v>
                      </c:pt>
                      <c:pt idx="7444">
                        <c:v>495.447</c:v>
                      </c:pt>
                      <c:pt idx="7445">
                        <c:v>496.178</c:v>
                      </c:pt>
                      <c:pt idx="7446">
                        <c:v>496.93900000000002</c:v>
                      </c:pt>
                      <c:pt idx="7447">
                        <c:v>497.73099999999999</c:v>
                      </c:pt>
                      <c:pt idx="7448">
                        <c:v>498.55799999999999</c:v>
                      </c:pt>
                      <c:pt idx="7449">
                        <c:v>499.423</c:v>
                      </c:pt>
                      <c:pt idx="7450">
                        <c:v>500.32900000000001</c:v>
                      </c:pt>
                      <c:pt idx="7451">
                        <c:v>501.279</c:v>
                      </c:pt>
                      <c:pt idx="7452">
                        <c:v>502.27300000000002</c:v>
                      </c:pt>
                      <c:pt idx="7453">
                        <c:v>503.31200000000001</c:v>
                      </c:pt>
                      <c:pt idx="7454">
                        <c:v>504.40100000000001</c:v>
                      </c:pt>
                      <c:pt idx="7455">
                        <c:v>505.541</c:v>
                      </c:pt>
                      <c:pt idx="7456">
                        <c:v>506.72899999999998</c:v>
                      </c:pt>
                      <c:pt idx="7457">
                        <c:v>507.96699999999998</c:v>
                      </c:pt>
                      <c:pt idx="7458">
                        <c:v>509.25299999999999</c:v>
                      </c:pt>
                      <c:pt idx="7459">
                        <c:v>510.589</c:v>
                      </c:pt>
                      <c:pt idx="7460">
                        <c:v>511.97300000000001</c:v>
                      </c:pt>
                      <c:pt idx="7461">
                        <c:v>513.40200000000004</c:v>
                      </c:pt>
                      <c:pt idx="7462">
                        <c:v>514.87800000000004</c:v>
                      </c:pt>
                      <c:pt idx="7463">
                        <c:v>516.40200000000004</c:v>
                      </c:pt>
                      <c:pt idx="7464">
                        <c:v>517.96600000000001</c:v>
                      </c:pt>
                      <c:pt idx="7465">
                        <c:v>519.08199999999999</c:v>
                      </c:pt>
                      <c:pt idx="7466">
                        <c:v>519.08199999999999</c:v>
                      </c:pt>
                      <c:pt idx="7467">
                        <c:v>653.41999999999996</c:v>
                      </c:pt>
                      <c:pt idx="7468">
                        <c:v>735.07500000000005</c:v>
                      </c:pt>
                      <c:pt idx="7469">
                        <c:v>778.71100000000001</c:v>
                      </c:pt>
                      <c:pt idx="7470">
                        <c:v>801.09900000000005</c:v>
                      </c:pt>
                      <c:pt idx="7471">
                        <c:v>811.23599999999999</c:v>
                      </c:pt>
                      <c:pt idx="7472">
                        <c:v>814.20500000000004</c:v>
                      </c:pt>
                      <c:pt idx="7473">
                        <c:v>812.91300000000001</c:v>
                      </c:pt>
                      <c:pt idx="7474">
                        <c:v>809.048</c:v>
                      </c:pt>
                      <c:pt idx="7475">
                        <c:v>803.61</c:v>
                      </c:pt>
                      <c:pt idx="7476">
                        <c:v>797.20600000000002</c:v>
                      </c:pt>
                      <c:pt idx="7477">
                        <c:v>790.21</c:v>
                      </c:pt>
                      <c:pt idx="7478">
                        <c:v>782.86099999999999</c:v>
                      </c:pt>
                      <c:pt idx="7479">
                        <c:v>775.31299999999999</c:v>
                      </c:pt>
                      <c:pt idx="7480">
                        <c:v>767.67100000000005</c:v>
                      </c:pt>
                      <c:pt idx="7481">
                        <c:v>760.00400000000002</c:v>
                      </c:pt>
                      <c:pt idx="7482">
                        <c:v>752.36199999999997</c:v>
                      </c:pt>
                      <c:pt idx="7483">
                        <c:v>744.78099999999995</c:v>
                      </c:pt>
                      <c:pt idx="7484">
                        <c:v>737.28399999999999</c:v>
                      </c:pt>
                      <c:pt idx="7485">
                        <c:v>729.89</c:v>
                      </c:pt>
                      <c:pt idx="7486">
                        <c:v>722.61300000000006</c:v>
                      </c:pt>
                      <c:pt idx="7487">
                        <c:v>715.46299999999997</c:v>
                      </c:pt>
                      <c:pt idx="7488">
                        <c:v>708.44500000000005</c:v>
                      </c:pt>
                      <c:pt idx="7489">
                        <c:v>701.56600000000003</c:v>
                      </c:pt>
                      <c:pt idx="7490">
                        <c:v>694.82799999999997</c:v>
                      </c:pt>
                      <c:pt idx="7491">
                        <c:v>688.23299999999995</c:v>
                      </c:pt>
                      <c:pt idx="7492">
                        <c:v>681.78200000000004</c:v>
                      </c:pt>
                      <c:pt idx="7493">
                        <c:v>675.476</c:v>
                      </c:pt>
                      <c:pt idx="7494">
                        <c:v>669.31399999999996</c:v>
                      </c:pt>
                      <c:pt idx="7495">
                        <c:v>663.29600000000005</c:v>
                      </c:pt>
                      <c:pt idx="7496">
                        <c:v>657.42</c:v>
                      </c:pt>
                      <c:pt idx="7497">
                        <c:v>651.68399999999997</c:v>
                      </c:pt>
                      <c:pt idx="7498">
                        <c:v>646.08799999999997</c:v>
                      </c:pt>
                      <c:pt idx="7499">
                        <c:v>640.62699999999995</c:v>
                      </c:pt>
                      <c:pt idx="7500">
                        <c:v>635.30100000000004</c:v>
                      </c:pt>
                      <c:pt idx="7501">
                        <c:v>630.10699999999997</c:v>
                      </c:pt>
                      <c:pt idx="7502">
                        <c:v>625.04200000000003</c:v>
                      </c:pt>
                      <c:pt idx="7503">
                        <c:v>620.10299999999995</c:v>
                      </c:pt>
                      <c:pt idx="7504">
                        <c:v>615.28800000000001</c:v>
                      </c:pt>
                      <c:pt idx="7505">
                        <c:v>610.59400000000005</c:v>
                      </c:pt>
                      <c:pt idx="7506">
                        <c:v>606.01900000000001</c:v>
                      </c:pt>
                      <c:pt idx="7507">
                        <c:v>601.55899999999997</c:v>
                      </c:pt>
                      <c:pt idx="7508">
                        <c:v>597.21100000000001</c:v>
                      </c:pt>
                      <c:pt idx="7509">
                        <c:v>592.97400000000005</c:v>
                      </c:pt>
                      <c:pt idx="7510">
                        <c:v>588.84400000000005</c:v>
                      </c:pt>
                      <c:pt idx="7511">
                        <c:v>584.81799999999998</c:v>
                      </c:pt>
                      <c:pt idx="7512">
                        <c:v>580.89400000000001</c:v>
                      </c:pt>
                      <c:pt idx="7513">
                        <c:v>577.06899999999996</c:v>
                      </c:pt>
                      <c:pt idx="7514">
                        <c:v>573.34100000000001</c:v>
                      </c:pt>
                      <c:pt idx="7515">
                        <c:v>569.70699999999999</c:v>
                      </c:pt>
                      <c:pt idx="7516">
                        <c:v>566.16499999999996</c:v>
                      </c:pt>
                      <c:pt idx="7517">
                        <c:v>562.71299999999997</c:v>
                      </c:pt>
                      <c:pt idx="7518">
                        <c:v>559.34699999999998</c:v>
                      </c:pt>
                      <c:pt idx="7519">
                        <c:v>556.06500000000005</c:v>
                      </c:pt>
                      <c:pt idx="7520">
                        <c:v>552.86599999999999</c:v>
                      </c:pt>
                      <c:pt idx="7521">
                        <c:v>549.74699999999996</c:v>
                      </c:pt>
                      <c:pt idx="7522">
                        <c:v>546.70600000000002</c:v>
                      </c:pt>
                      <c:pt idx="7523">
                        <c:v>543.74099999999999</c:v>
                      </c:pt>
                      <c:pt idx="7524">
                        <c:v>540.85</c:v>
                      </c:pt>
                      <c:pt idx="7525">
                        <c:v>538.03</c:v>
                      </c:pt>
                      <c:pt idx="7526">
                        <c:v>535.28</c:v>
                      </c:pt>
                      <c:pt idx="7527">
                        <c:v>532.59699999999998</c:v>
                      </c:pt>
                      <c:pt idx="7528">
                        <c:v>529.98099999999999</c:v>
                      </c:pt>
                      <c:pt idx="7529">
                        <c:v>527.428</c:v>
                      </c:pt>
                      <c:pt idx="7530">
                        <c:v>524.93799999999999</c:v>
                      </c:pt>
                      <c:pt idx="7531">
                        <c:v>522.50900000000001</c:v>
                      </c:pt>
                      <c:pt idx="7532">
                        <c:v>520.13800000000003</c:v>
                      </c:pt>
                      <c:pt idx="7533">
                        <c:v>517.82500000000005</c:v>
                      </c:pt>
                      <c:pt idx="7534">
                        <c:v>515.56799999999998</c:v>
                      </c:pt>
                      <c:pt idx="7535">
                        <c:v>513.36599999999999</c:v>
                      </c:pt>
                      <c:pt idx="7536">
                        <c:v>511.21699999999998</c:v>
                      </c:pt>
                      <c:pt idx="7537">
                        <c:v>510.76600000000002</c:v>
                      </c:pt>
                      <c:pt idx="7538">
                        <c:v>510.76600000000002</c:v>
                      </c:pt>
                      <c:pt idx="7539">
                        <c:v>510.74400000000003</c:v>
                      </c:pt>
                      <c:pt idx="7540">
                        <c:v>510.72300000000001</c:v>
                      </c:pt>
                      <c:pt idx="7541">
                        <c:v>510.70100000000002</c:v>
                      </c:pt>
                      <c:pt idx="7542">
                        <c:v>510.68</c:v>
                      </c:pt>
                      <c:pt idx="7543">
                        <c:v>510.65899999999999</c:v>
                      </c:pt>
                      <c:pt idx="7544">
                        <c:v>510.637</c:v>
                      </c:pt>
                      <c:pt idx="7545">
                        <c:v>510.61599999999999</c:v>
                      </c:pt>
                      <c:pt idx="7546">
                        <c:v>510.59500000000003</c:v>
                      </c:pt>
                      <c:pt idx="7547">
                        <c:v>510.57299999999998</c:v>
                      </c:pt>
                      <c:pt idx="7548">
                        <c:v>510.55200000000002</c:v>
                      </c:pt>
                      <c:pt idx="7549">
                        <c:v>510.53100000000001</c:v>
                      </c:pt>
                      <c:pt idx="7550">
                        <c:v>510.50900000000001</c:v>
                      </c:pt>
                      <c:pt idx="7551">
                        <c:v>510.488</c:v>
                      </c:pt>
                      <c:pt idx="7552">
                        <c:v>510.46699999999998</c:v>
                      </c:pt>
                      <c:pt idx="7553">
                        <c:v>510.44499999999999</c:v>
                      </c:pt>
                      <c:pt idx="7554">
                        <c:v>510.42399999999998</c:v>
                      </c:pt>
                      <c:pt idx="7555">
                        <c:v>510.40300000000002</c:v>
                      </c:pt>
                      <c:pt idx="7556">
                        <c:v>510.38200000000001</c:v>
                      </c:pt>
                      <c:pt idx="7557">
                        <c:v>510.36</c:v>
                      </c:pt>
                      <c:pt idx="7558">
                        <c:v>510.339</c:v>
                      </c:pt>
                      <c:pt idx="7559">
                        <c:v>510.31799999999998</c:v>
                      </c:pt>
                      <c:pt idx="7560">
                        <c:v>510.29599999999999</c:v>
                      </c:pt>
                      <c:pt idx="7561">
                        <c:v>510.27499999999998</c:v>
                      </c:pt>
                      <c:pt idx="7562">
                        <c:v>510.25400000000002</c:v>
                      </c:pt>
                      <c:pt idx="7563">
                        <c:v>510.233</c:v>
                      </c:pt>
                      <c:pt idx="7564">
                        <c:v>510.21100000000001</c:v>
                      </c:pt>
                      <c:pt idx="7565">
                        <c:v>510.19</c:v>
                      </c:pt>
                      <c:pt idx="7566">
                        <c:v>510.16899999999998</c:v>
                      </c:pt>
                      <c:pt idx="7567">
                        <c:v>510.14800000000002</c:v>
                      </c:pt>
                      <c:pt idx="7568">
                        <c:v>510.12599999999998</c:v>
                      </c:pt>
                      <c:pt idx="7569">
                        <c:v>510.10500000000002</c:v>
                      </c:pt>
                      <c:pt idx="7570">
                        <c:v>510.084</c:v>
                      </c:pt>
                      <c:pt idx="7571">
                        <c:v>510.06299999999999</c:v>
                      </c:pt>
                      <c:pt idx="7572">
                        <c:v>510.04199999999997</c:v>
                      </c:pt>
                      <c:pt idx="7573">
                        <c:v>510.02</c:v>
                      </c:pt>
                      <c:pt idx="7574">
                        <c:v>509.99900000000002</c:v>
                      </c:pt>
                      <c:pt idx="7575">
                        <c:v>509.97800000000001</c:v>
                      </c:pt>
                      <c:pt idx="7576">
                        <c:v>509.95699999999999</c:v>
                      </c:pt>
                      <c:pt idx="7577">
                        <c:v>509.93599999999998</c:v>
                      </c:pt>
                      <c:pt idx="7578">
                        <c:v>509.91500000000002</c:v>
                      </c:pt>
                      <c:pt idx="7579">
                        <c:v>509.89299999999997</c:v>
                      </c:pt>
                      <c:pt idx="7580">
                        <c:v>509.87200000000001</c:v>
                      </c:pt>
                      <c:pt idx="7581">
                        <c:v>509.851</c:v>
                      </c:pt>
                      <c:pt idx="7582">
                        <c:v>509.83</c:v>
                      </c:pt>
                      <c:pt idx="7583">
                        <c:v>509.80900000000003</c:v>
                      </c:pt>
                      <c:pt idx="7584">
                        <c:v>509.78800000000001</c:v>
                      </c:pt>
                      <c:pt idx="7585">
                        <c:v>509.76600000000002</c:v>
                      </c:pt>
                      <c:pt idx="7586">
                        <c:v>509.745</c:v>
                      </c:pt>
                      <c:pt idx="7587">
                        <c:v>509.72399999999999</c:v>
                      </c:pt>
                      <c:pt idx="7588">
                        <c:v>509.70299999999997</c:v>
                      </c:pt>
                      <c:pt idx="7589">
                        <c:v>509.68200000000002</c:v>
                      </c:pt>
                      <c:pt idx="7590">
                        <c:v>509.661</c:v>
                      </c:pt>
                      <c:pt idx="7591">
                        <c:v>509.64</c:v>
                      </c:pt>
                      <c:pt idx="7592">
                        <c:v>509.61900000000003</c:v>
                      </c:pt>
                      <c:pt idx="7593">
                        <c:v>509.59800000000001</c:v>
                      </c:pt>
                      <c:pt idx="7594">
                        <c:v>509.57600000000002</c:v>
                      </c:pt>
                      <c:pt idx="7595">
                        <c:v>509.55500000000001</c:v>
                      </c:pt>
                      <c:pt idx="7596">
                        <c:v>509.53399999999999</c:v>
                      </c:pt>
                      <c:pt idx="7597">
                        <c:v>509.51299999999998</c:v>
                      </c:pt>
                      <c:pt idx="7598">
                        <c:v>509.49200000000002</c:v>
                      </c:pt>
                      <c:pt idx="7599">
                        <c:v>509.471</c:v>
                      </c:pt>
                      <c:pt idx="7600">
                        <c:v>509.45</c:v>
                      </c:pt>
                      <c:pt idx="7601">
                        <c:v>509.42899999999997</c:v>
                      </c:pt>
                      <c:pt idx="7602">
                        <c:v>509.40800000000002</c:v>
                      </c:pt>
                      <c:pt idx="7603">
                        <c:v>509.387</c:v>
                      </c:pt>
                      <c:pt idx="7604">
                        <c:v>509.36599999999999</c:v>
                      </c:pt>
                      <c:pt idx="7605">
                        <c:v>509.34500000000003</c:v>
                      </c:pt>
                      <c:pt idx="7606">
                        <c:v>509.32400000000001</c:v>
                      </c:pt>
                      <c:pt idx="7607">
                        <c:v>509.303</c:v>
                      </c:pt>
                      <c:pt idx="7608">
                        <c:v>509.28199999999998</c:v>
                      </c:pt>
                      <c:pt idx="7609">
                        <c:v>509.26100000000002</c:v>
                      </c:pt>
                      <c:pt idx="7610">
                        <c:v>509.24</c:v>
                      </c:pt>
                      <c:pt idx="7611">
                        <c:v>509.21899999999999</c:v>
                      </c:pt>
                      <c:pt idx="7612">
                        <c:v>509.19799999999998</c:v>
                      </c:pt>
                      <c:pt idx="7613">
                        <c:v>509.17700000000002</c:v>
                      </c:pt>
                      <c:pt idx="7614">
                        <c:v>509.15600000000001</c:v>
                      </c:pt>
                      <c:pt idx="7615">
                        <c:v>509.13499999999999</c:v>
                      </c:pt>
                      <c:pt idx="7616">
                        <c:v>509.11399999999998</c:v>
                      </c:pt>
                      <c:pt idx="7617">
                        <c:v>509.09300000000002</c:v>
                      </c:pt>
                      <c:pt idx="7618">
                        <c:v>509.072</c:v>
                      </c:pt>
                      <c:pt idx="7619">
                        <c:v>509.05099999999999</c:v>
                      </c:pt>
                      <c:pt idx="7620">
                        <c:v>509.03</c:v>
                      </c:pt>
                      <c:pt idx="7621">
                        <c:v>509.00900000000001</c:v>
                      </c:pt>
                      <c:pt idx="7622">
                        <c:v>508.988</c:v>
                      </c:pt>
                      <c:pt idx="7623">
                        <c:v>508.96699999999998</c:v>
                      </c:pt>
                      <c:pt idx="7624">
                        <c:v>508.94600000000003</c:v>
                      </c:pt>
                      <c:pt idx="7625">
                        <c:v>508.92500000000001</c:v>
                      </c:pt>
                      <c:pt idx="7626">
                        <c:v>508.904</c:v>
                      </c:pt>
                      <c:pt idx="7627">
                        <c:v>508.88299999999998</c:v>
                      </c:pt>
                      <c:pt idx="7628">
                        <c:v>508.863</c:v>
                      </c:pt>
                      <c:pt idx="7629">
                        <c:v>508.84199999999998</c:v>
                      </c:pt>
                      <c:pt idx="7630">
                        <c:v>508.82100000000003</c:v>
                      </c:pt>
                      <c:pt idx="7631">
                        <c:v>508.8</c:v>
                      </c:pt>
                      <c:pt idx="7632">
                        <c:v>508.779</c:v>
                      </c:pt>
                      <c:pt idx="7633">
                        <c:v>508.75799999999998</c:v>
                      </c:pt>
                      <c:pt idx="7634">
                        <c:v>508.73700000000002</c:v>
                      </c:pt>
                      <c:pt idx="7635">
                        <c:v>508.71600000000001</c:v>
                      </c:pt>
                      <c:pt idx="7636">
                        <c:v>508.69499999999999</c:v>
                      </c:pt>
                      <c:pt idx="7637">
                        <c:v>508.67500000000001</c:v>
                      </c:pt>
                      <c:pt idx="7638">
                        <c:v>508.654</c:v>
                      </c:pt>
                      <c:pt idx="7639">
                        <c:v>508.63299999999998</c:v>
                      </c:pt>
                      <c:pt idx="7640">
                        <c:v>508.61200000000002</c:v>
                      </c:pt>
                      <c:pt idx="7641">
                        <c:v>508.59100000000001</c:v>
                      </c:pt>
                      <c:pt idx="7642">
                        <c:v>508.57</c:v>
                      </c:pt>
                      <c:pt idx="7643">
                        <c:v>508.54899999999998</c:v>
                      </c:pt>
                      <c:pt idx="7644">
                        <c:v>508.529</c:v>
                      </c:pt>
                      <c:pt idx="7645">
                        <c:v>508.50799999999998</c:v>
                      </c:pt>
                      <c:pt idx="7646">
                        <c:v>508.48700000000002</c:v>
                      </c:pt>
                      <c:pt idx="7647">
                        <c:v>508.46600000000001</c:v>
                      </c:pt>
                      <c:pt idx="7648">
                        <c:v>508.44499999999999</c:v>
                      </c:pt>
                      <c:pt idx="7649">
                        <c:v>508.42500000000001</c:v>
                      </c:pt>
                      <c:pt idx="7650">
                        <c:v>508.404</c:v>
                      </c:pt>
                      <c:pt idx="7651">
                        <c:v>508.38299999999998</c:v>
                      </c:pt>
                      <c:pt idx="7652">
                        <c:v>508.36200000000002</c:v>
                      </c:pt>
                      <c:pt idx="7653">
                        <c:v>508.34100000000001</c:v>
                      </c:pt>
                      <c:pt idx="7654">
                        <c:v>508.32100000000003</c:v>
                      </c:pt>
                      <c:pt idx="7655">
                        <c:v>508.3</c:v>
                      </c:pt>
                      <c:pt idx="7656">
                        <c:v>508.279</c:v>
                      </c:pt>
                      <c:pt idx="7657">
                        <c:v>508.25799999999998</c:v>
                      </c:pt>
                      <c:pt idx="7658">
                        <c:v>508.238</c:v>
                      </c:pt>
                      <c:pt idx="7659">
                        <c:v>508.21699999999998</c:v>
                      </c:pt>
                      <c:pt idx="7660">
                        <c:v>508.19600000000003</c:v>
                      </c:pt>
                      <c:pt idx="7661">
                        <c:v>508.17500000000001</c:v>
                      </c:pt>
                      <c:pt idx="7662">
                        <c:v>508.15499999999997</c:v>
                      </c:pt>
                      <c:pt idx="7663">
                        <c:v>508.13400000000001</c:v>
                      </c:pt>
                      <c:pt idx="7664">
                        <c:v>508.113</c:v>
                      </c:pt>
                      <c:pt idx="7665">
                        <c:v>508.09199999999998</c:v>
                      </c:pt>
                      <c:pt idx="7666">
                        <c:v>508.072</c:v>
                      </c:pt>
                      <c:pt idx="7667">
                        <c:v>508.05099999999999</c:v>
                      </c:pt>
                      <c:pt idx="7668">
                        <c:v>508.03</c:v>
                      </c:pt>
                      <c:pt idx="7669">
                        <c:v>508.01</c:v>
                      </c:pt>
                      <c:pt idx="7670">
                        <c:v>507.98899999999998</c:v>
                      </c:pt>
                      <c:pt idx="7671">
                        <c:v>507.96800000000002</c:v>
                      </c:pt>
                      <c:pt idx="7672">
                        <c:v>507.947</c:v>
                      </c:pt>
                      <c:pt idx="7673">
                        <c:v>507.92700000000002</c:v>
                      </c:pt>
                      <c:pt idx="7674">
                        <c:v>507.90600000000001</c:v>
                      </c:pt>
                      <c:pt idx="7675">
                        <c:v>507.88499999999999</c:v>
                      </c:pt>
                      <c:pt idx="7676">
                        <c:v>507.86500000000001</c:v>
                      </c:pt>
                      <c:pt idx="7677">
                        <c:v>507.84399999999999</c:v>
                      </c:pt>
                      <c:pt idx="7678">
                        <c:v>507.82299999999998</c:v>
                      </c:pt>
                      <c:pt idx="7679">
                        <c:v>507.803</c:v>
                      </c:pt>
                      <c:pt idx="7680">
                        <c:v>507.78199999999998</c:v>
                      </c:pt>
                      <c:pt idx="7681">
                        <c:v>507.762</c:v>
                      </c:pt>
                      <c:pt idx="7682">
                        <c:v>507.74099999999999</c:v>
                      </c:pt>
                      <c:pt idx="7683">
                        <c:v>507.72</c:v>
                      </c:pt>
                      <c:pt idx="7684">
                        <c:v>507.7</c:v>
                      </c:pt>
                      <c:pt idx="7685">
                        <c:v>507.67899999999997</c:v>
                      </c:pt>
                      <c:pt idx="7686">
                        <c:v>507.65800000000002</c:v>
                      </c:pt>
                      <c:pt idx="7687">
                        <c:v>507.63799999999998</c:v>
                      </c:pt>
                      <c:pt idx="7688">
                        <c:v>507.61700000000002</c:v>
                      </c:pt>
                      <c:pt idx="7689">
                        <c:v>507.59699999999998</c:v>
                      </c:pt>
                      <c:pt idx="7690">
                        <c:v>507.57600000000002</c:v>
                      </c:pt>
                      <c:pt idx="7691">
                        <c:v>507.55500000000001</c:v>
                      </c:pt>
                      <c:pt idx="7692">
                        <c:v>507.53500000000003</c:v>
                      </c:pt>
                      <c:pt idx="7693">
                        <c:v>507.51400000000001</c:v>
                      </c:pt>
                      <c:pt idx="7694">
                        <c:v>507.49400000000003</c:v>
                      </c:pt>
                      <c:pt idx="7695">
                        <c:v>507.47300000000001</c:v>
                      </c:pt>
                      <c:pt idx="7696">
                        <c:v>507.452</c:v>
                      </c:pt>
                      <c:pt idx="7697">
                        <c:v>507.43200000000002</c:v>
                      </c:pt>
                      <c:pt idx="7698">
                        <c:v>507.411</c:v>
                      </c:pt>
                      <c:pt idx="7699">
                        <c:v>507.39100000000002</c:v>
                      </c:pt>
                      <c:pt idx="7700">
                        <c:v>507.37</c:v>
                      </c:pt>
                      <c:pt idx="7701">
                        <c:v>507.35</c:v>
                      </c:pt>
                      <c:pt idx="7702">
                        <c:v>507.32900000000001</c:v>
                      </c:pt>
                      <c:pt idx="7703">
                        <c:v>507.30900000000003</c:v>
                      </c:pt>
                      <c:pt idx="7704">
                        <c:v>507.28800000000001</c:v>
                      </c:pt>
                      <c:pt idx="7705">
                        <c:v>507.26799999999997</c:v>
                      </c:pt>
                      <c:pt idx="7706">
                        <c:v>507.24700000000001</c:v>
                      </c:pt>
                      <c:pt idx="7707">
                        <c:v>507.22699999999998</c:v>
                      </c:pt>
                      <c:pt idx="7708">
                        <c:v>507.20600000000002</c:v>
                      </c:pt>
                      <c:pt idx="7709">
                        <c:v>507.18599999999998</c:v>
                      </c:pt>
                      <c:pt idx="7710">
                        <c:v>507.16500000000002</c:v>
                      </c:pt>
                      <c:pt idx="7711">
                        <c:v>507.14499999999998</c:v>
                      </c:pt>
                      <c:pt idx="7712">
                        <c:v>507.12400000000002</c:v>
                      </c:pt>
                      <c:pt idx="7713">
                        <c:v>507.10399999999998</c:v>
                      </c:pt>
                      <c:pt idx="7714">
                        <c:v>507.08300000000003</c:v>
                      </c:pt>
                      <c:pt idx="7715">
                        <c:v>507.06299999999999</c:v>
                      </c:pt>
                      <c:pt idx="7716">
                        <c:v>507.04199999999997</c:v>
                      </c:pt>
                      <c:pt idx="7717">
                        <c:v>507.02199999999999</c:v>
                      </c:pt>
                      <c:pt idx="7718">
                        <c:v>507.00099999999998</c:v>
                      </c:pt>
                      <c:pt idx="7719">
                        <c:v>506.98099999999999</c:v>
                      </c:pt>
                      <c:pt idx="7720">
                        <c:v>506.96</c:v>
                      </c:pt>
                      <c:pt idx="7721">
                        <c:v>506.94</c:v>
                      </c:pt>
                      <c:pt idx="7722">
                        <c:v>506.92</c:v>
                      </c:pt>
                      <c:pt idx="7723">
                        <c:v>506.899</c:v>
                      </c:pt>
                      <c:pt idx="7724">
                        <c:v>506.87900000000002</c:v>
                      </c:pt>
                      <c:pt idx="7725">
                        <c:v>506.858</c:v>
                      </c:pt>
                      <c:pt idx="7726">
                        <c:v>506.83800000000002</c:v>
                      </c:pt>
                      <c:pt idx="7727">
                        <c:v>506.81700000000001</c:v>
                      </c:pt>
                      <c:pt idx="7728">
                        <c:v>506.79700000000003</c:v>
                      </c:pt>
                      <c:pt idx="7729">
                        <c:v>506.77699999999999</c:v>
                      </c:pt>
                      <c:pt idx="7730">
                        <c:v>506.75599999999997</c:v>
                      </c:pt>
                      <c:pt idx="7731">
                        <c:v>506.73599999999999</c:v>
                      </c:pt>
                      <c:pt idx="7732">
                        <c:v>506.71499999999997</c:v>
                      </c:pt>
                      <c:pt idx="7733">
                        <c:v>506.69499999999999</c:v>
                      </c:pt>
                      <c:pt idx="7734">
                        <c:v>506.67500000000001</c:v>
                      </c:pt>
                      <c:pt idx="7735">
                        <c:v>506.654</c:v>
                      </c:pt>
                      <c:pt idx="7736">
                        <c:v>506.63400000000001</c:v>
                      </c:pt>
                      <c:pt idx="7737">
                        <c:v>506.61399999999998</c:v>
                      </c:pt>
                      <c:pt idx="7738">
                        <c:v>506.59300000000002</c:v>
                      </c:pt>
                      <c:pt idx="7739">
                        <c:v>506.57299999999998</c:v>
                      </c:pt>
                      <c:pt idx="7740">
                        <c:v>506.553</c:v>
                      </c:pt>
                      <c:pt idx="7741">
                        <c:v>506.53199999999998</c:v>
                      </c:pt>
                      <c:pt idx="7742">
                        <c:v>506.512</c:v>
                      </c:pt>
                      <c:pt idx="7743">
                        <c:v>506.49200000000002</c:v>
                      </c:pt>
                      <c:pt idx="7744">
                        <c:v>506.471</c:v>
                      </c:pt>
                      <c:pt idx="7745">
                        <c:v>506.45100000000002</c:v>
                      </c:pt>
                      <c:pt idx="7746">
                        <c:v>506.43099999999998</c:v>
                      </c:pt>
                      <c:pt idx="7747">
                        <c:v>506.41</c:v>
                      </c:pt>
                      <c:pt idx="7748">
                        <c:v>506.39</c:v>
                      </c:pt>
                      <c:pt idx="7749">
                        <c:v>506.37</c:v>
                      </c:pt>
                      <c:pt idx="7750">
                        <c:v>506.34899999999999</c:v>
                      </c:pt>
                      <c:pt idx="7751">
                        <c:v>506.32900000000001</c:v>
                      </c:pt>
                      <c:pt idx="7752">
                        <c:v>506.30900000000003</c:v>
                      </c:pt>
                      <c:pt idx="7753">
                        <c:v>506.28899999999999</c:v>
                      </c:pt>
                      <c:pt idx="7754">
                        <c:v>506.26799999999997</c:v>
                      </c:pt>
                      <c:pt idx="7755">
                        <c:v>506.24799999999999</c:v>
                      </c:pt>
                      <c:pt idx="7756">
                        <c:v>506.22800000000001</c:v>
                      </c:pt>
                      <c:pt idx="7757">
                        <c:v>506.20699999999999</c:v>
                      </c:pt>
                      <c:pt idx="7758">
                        <c:v>506.18700000000001</c:v>
                      </c:pt>
                      <c:pt idx="7759">
                        <c:v>506.16699999999997</c:v>
                      </c:pt>
                      <c:pt idx="7760">
                        <c:v>506.14699999999999</c:v>
                      </c:pt>
                      <c:pt idx="7761">
                        <c:v>506.12599999999998</c:v>
                      </c:pt>
                      <c:pt idx="7762">
                        <c:v>506.10599999999999</c:v>
                      </c:pt>
                      <c:pt idx="7763">
                        <c:v>506.08600000000001</c:v>
                      </c:pt>
                      <c:pt idx="7764">
                        <c:v>506.06599999999997</c:v>
                      </c:pt>
                      <c:pt idx="7765">
                        <c:v>506.04599999999999</c:v>
                      </c:pt>
                      <c:pt idx="7766">
                        <c:v>506.02499999999998</c:v>
                      </c:pt>
                      <c:pt idx="7767">
                        <c:v>506.005</c:v>
                      </c:pt>
                      <c:pt idx="7768">
                        <c:v>505.98500000000001</c:v>
                      </c:pt>
                      <c:pt idx="7769">
                        <c:v>505.96499999999997</c:v>
                      </c:pt>
                      <c:pt idx="7770">
                        <c:v>505.94400000000002</c:v>
                      </c:pt>
                      <c:pt idx="7771">
                        <c:v>505.92399999999998</c:v>
                      </c:pt>
                      <c:pt idx="7772">
                        <c:v>505.904</c:v>
                      </c:pt>
                      <c:pt idx="7773">
                        <c:v>505.88400000000001</c:v>
                      </c:pt>
                      <c:pt idx="7774">
                        <c:v>505.86399999999998</c:v>
                      </c:pt>
                      <c:pt idx="7775">
                        <c:v>505.84399999999999</c:v>
                      </c:pt>
                      <c:pt idx="7776">
                        <c:v>505.82299999999998</c:v>
                      </c:pt>
                      <c:pt idx="7777">
                        <c:v>505.803</c:v>
                      </c:pt>
                      <c:pt idx="7778">
                        <c:v>505.78300000000002</c:v>
                      </c:pt>
                      <c:pt idx="7779">
                        <c:v>505.76299999999998</c:v>
                      </c:pt>
                      <c:pt idx="7780">
                        <c:v>505.74299999999999</c:v>
                      </c:pt>
                      <c:pt idx="7781">
                        <c:v>505.72300000000001</c:v>
                      </c:pt>
                      <c:pt idx="7782">
                        <c:v>505.70299999999997</c:v>
                      </c:pt>
                      <c:pt idx="7783">
                        <c:v>505.68200000000002</c:v>
                      </c:pt>
                      <c:pt idx="7784">
                        <c:v>505.66199999999998</c:v>
                      </c:pt>
                      <c:pt idx="7785">
                        <c:v>505.642</c:v>
                      </c:pt>
                      <c:pt idx="7786">
                        <c:v>505.62200000000001</c:v>
                      </c:pt>
                      <c:pt idx="7787">
                        <c:v>505.60199999999998</c:v>
                      </c:pt>
                      <c:pt idx="7788">
                        <c:v>505.58199999999999</c:v>
                      </c:pt>
                      <c:pt idx="7789">
                        <c:v>505.56200000000001</c:v>
                      </c:pt>
                      <c:pt idx="7790">
                        <c:v>505.54199999999997</c:v>
                      </c:pt>
                      <c:pt idx="7791">
                        <c:v>505.52199999999999</c:v>
                      </c:pt>
                      <c:pt idx="7792">
                        <c:v>505.50099999999998</c:v>
                      </c:pt>
                      <c:pt idx="7793">
                        <c:v>505.48099999999999</c:v>
                      </c:pt>
                      <c:pt idx="7794">
                        <c:v>505.46100000000001</c:v>
                      </c:pt>
                      <c:pt idx="7795">
                        <c:v>505.44099999999997</c:v>
                      </c:pt>
                      <c:pt idx="7796">
                        <c:v>505.42099999999999</c:v>
                      </c:pt>
                      <c:pt idx="7797">
                        <c:v>505.40100000000001</c:v>
                      </c:pt>
                      <c:pt idx="7798">
                        <c:v>505.38099999999997</c:v>
                      </c:pt>
                      <c:pt idx="7799">
                        <c:v>505.36099999999999</c:v>
                      </c:pt>
                      <c:pt idx="7800">
                        <c:v>505.34100000000001</c:v>
                      </c:pt>
                      <c:pt idx="7801">
                        <c:v>505.32100000000003</c:v>
                      </c:pt>
                      <c:pt idx="7802">
                        <c:v>505.30099999999999</c:v>
                      </c:pt>
                      <c:pt idx="7803">
                        <c:v>505.28100000000001</c:v>
                      </c:pt>
                      <c:pt idx="7804">
                        <c:v>505.26100000000002</c:v>
                      </c:pt>
                      <c:pt idx="7805">
                        <c:v>505.24099999999999</c:v>
                      </c:pt>
                      <c:pt idx="7806">
                        <c:v>505.221</c:v>
                      </c:pt>
                      <c:pt idx="7807">
                        <c:v>505.20100000000002</c:v>
                      </c:pt>
                      <c:pt idx="7808">
                        <c:v>505.18099999999998</c:v>
                      </c:pt>
                      <c:pt idx="7809">
                        <c:v>505.161</c:v>
                      </c:pt>
                      <c:pt idx="7810">
                        <c:v>505.14100000000002</c:v>
                      </c:pt>
                      <c:pt idx="7811">
                        <c:v>505.12099999999998</c:v>
                      </c:pt>
                      <c:pt idx="7812">
                        <c:v>505.101</c:v>
                      </c:pt>
                      <c:pt idx="7813">
                        <c:v>505.08100000000002</c:v>
                      </c:pt>
                      <c:pt idx="7814">
                        <c:v>505.06099999999998</c:v>
                      </c:pt>
                      <c:pt idx="7815">
                        <c:v>505.041</c:v>
                      </c:pt>
                      <c:pt idx="7816">
                        <c:v>505.02100000000002</c:v>
                      </c:pt>
                      <c:pt idx="7817">
                        <c:v>505.00099999999998</c:v>
                      </c:pt>
                      <c:pt idx="7818">
                        <c:v>504.98099999999999</c:v>
                      </c:pt>
                      <c:pt idx="7819">
                        <c:v>504.96100000000001</c:v>
                      </c:pt>
                      <c:pt idx="7820">
                        <c:v>504.94099999999997</c:v>
                      </c:pt>
                      <c:pt idx="7821">
                        <c:v>504.92099999999999</c:v>
                      </c:pt>
                      <c:pt idx="7822">
                        <c:v>504.90100000000001</c:v>
                      </c:pt>
                      <c:pt idx="7823">
                        <c:v>504.88099999999997</c:v>
                      </c:pt>
                      <c:pt idx="7824">
                        <c:v>504.86099999999999</c:v>
                      </c:pt>
                      <c:pt idx="7825">
                        <c:v>504.84100000000001</c:v>
                      </c:pt>
                      <c:pt idx="7826">
                        <c:v>504.82100000000003</c:v>
                      </c:pt>
                      <c:pt idx="7827">
                        <c:v>504.80099999999999</c:v>
                      </c:pt>
                      <c:pt idx="7828">
                        <c:v>504.78199999999998</c:v>
                      </c:pt>
                      <c:pt idx="7829">
                        <c:v>504.762</c:v>
                      </c:pt>
                      <c:pt idx="7830">
                        <c:v>504.74200000000002</c:v>
                      </c:pt>
                      <c:pt idx="7831">
                        <c:v>504.72199999999998</c:v>
                      </c:pt>
                      <c:pt idx="7832">
                        <c:v>504.702</c:v>
                      </c:pt>
                      <c:pt idx="7833">
                        <c:v>504.68200000000002</c:v>
                      </c:pt>
                      <c:pt idx="7834">
                        <c:v>504.66199999999998</c:v>
                      </c:pt>
                      <c:pt idx="7835">
                        <c:v>504.642</c:v>
                      </c:pt>
                      <c:pt idx="7836">
                        <c:v>504.62200000000001</c:v>
                      </c:pt>
                      <c:pt idx="7837">
                        <c:v>504.60300000000001</c:v>
                      </c:pt>
                      <c:pt idx="7838">
                        <c:v>504.58300000000003</c:v>
                      </c:pt>
                      <c:pt idx="7839">
                        <c:v>504.56299999999999</c:v>
                      </c:pt>
                      <c:pt idx="7840">
                        <c:v>504.54300000000001</c:v>
                      </c:pt>
                      <c:pt idx="7841">
                        <c:v>504.52300000000002</c:v>
                      </c:pt>
                      <c:pt idx="7842">
                        <c:v>504.50299999999999</c:v>
                      </c:pt>
                      <c:pt idx="7843">
                        <c:v>504.483</c:v>
                      </c:pt>
                      <c:pt idx="7844">
                        <c:v>504.464</c:v>
                      </c:pt>
                      <c:pt idx="7845">
                        <c:v>504.44400000000002</c:v>
                      </c:pt>
                      <c:pt idx="7846">
                        <c:v>504.42399999999998</c:v>
                      </c:pt>
                      <c:pt idx="7847">
                        <c:v>504.404</c:v>
                      </c:pt>
                      <c:pt idx="7848">
                        <c:v>504.38400000000001</c:v>
                      </c:pt>
                      <c:pt idx="7849">
                        <c:v>504.36500000000001</c:v>
                      </c:pt>
                      <c:pt idx="7850">
                        <c:v>504.34500000000003</c:v>
                      </c:pt>
                      <c:pt idx="7851">
                        <c:v>504.32499999999999</c:v>
                      </c:pt>
                      <c:pt idx="7852">
                        <c:v>504.30500000000001</c:v>
                      </c:pt>
                      <c:pt idx="7853">
                        <c:v>504.28500000000003</c:v>
                      </c:pt>
                      <c:pt idx="7854">
                        <c:v>504.26600000000002</c:v>
                      </c:pt>
                      <c:pt idx="7855">
                        <c:v>504.24599999999998</c:v>
                      </c:pt>
                      <c:pt idx="7856">
                        <c:v>504.226</c:v>
                      </c:pt>
                      <c:pt idx="7857">
                        <c:v>504.20600000000002</c:v>
                      </c:pt>
                      <c:pt idx="7858">
                        <c:v>504.18599999999998</c:v>
                      </c:pt>
                      <c:pt idx="7859">
                        <c:v>504.16699999999997</c:v>
                      </c:pt>
                      <c:pt idx="7860">
                        <c:v>504.14699999999999</c:v>
                      </c:pt>
                      <c:pt idx="7861">
                        <c:v>504.12700000000001</c:v>
                      </c:pt>
                      <c:pt idx="7862">
                        <c:v>504.10700000000003</c:v>
                      </c:pt>
                      <c:pt idx="7863">
                        <c:v>504.08800000000002</c:v>
                      </c:pt>
                      <c:pt idx="7864">
                        <c:v>504.06799999999998</c:v>
                      </c:pt>
                      <c:pt idx="7865">
                        <c:v>504.048</c:v>
                      </c:pt>
                      <c:pt idx="7866">
                        <c:v>504.02800000000002</c:v>
                      </c:pt>
                      <c:pt idx="7867">
                        <c:v>504.00900000000001</c:v>
                      </c:pt>
                      <c:pt idx="7868">
                        <c:v>503.98899999999998</c:v>
                      </c:pt>
                      <c:pt idx="7869">
                        <c:v>503.96899999999999</c:v>
                      </c:pt>
                      <c:pt idx="7870">
                        <c:v>503.95</c:v>
                      </c:pt>
                      <c:pt idx="7871">
                        <c:v>503.93</c:v>
                      </c:pt>
                      <c:pt idx="7872">
                        <c:v>503.91</c:v>
                      </c:pt>
                      <c:pt idx="7873">
                        <c:v>503.89100000000002</c:v>
                      </c:pt>
                      <c:pt idx="7874">
                        <c:v>503.87099999999998</c:v>
                      </c:pt>
                      <c:pt idx="7875">
                        <c:v>503.851</c:v>
                      </c:pt>
                      <c:pt idx="7876">
                        <c:v>503.83100000000002</c:v>
                      </c:pt>
                      <c:pt idx="7877">
                        <c:v>503.81200000000001</c:v>
                      </c:pt>
                      <c:pt idx="7878">
                        <c:v>503.79199999999997</c:v>
                      </c:pt>
                      <c:pt idx="7879">
                        <c:v>503.77199999999999</c:v>
                      </c:pt>
                      <c:pt idx="7880">
                        <c:v>503.75299999999999</c:v>
                      </c:pt>
                      <c:pt idx="7881">
                        <c:v>503.733</c:v>
                      </c:pt>
                      <c:pt idx="7882">
                        <c:v>503.71300000000002</c:v>
                      </c:pt>
                      <c:pt idx="7883">
                        <c:v>503.69400000000002</c:v>
                      </c:pt>
                      <c:pt idx="7884">
                        <c:v>503.67399999999998</c:v>
                      </c:pt>
                      <c:pt idx="7885">
                        <c:v>503.65499999999997</c:v>
                      </c:pt>
                      <c:pt idx="7886">
                        <c:v>503.63499999999999</c:v>
                      </c:pt>
                      <c:pt idx="7887">
                        <c:v>503.61500000000001</c:v>
                      </c:pt>
                      <c:pt idx="7888">
                        <c:v>503.596</c:v>
                      </c:pt>
                      <c:pt idx="7889">
                        <c:v>503.57600000000002</c:v>
                      </c:pt>
                      <c:pt idx="7890">
                        <c:v>503.55599999999998</c:v>
                      </c:pt>
                      <c:pt idx="7891">
                        <c:v>503.53699999999998</c:v>
                      </c:pt>
                      <c:pt idx="7892">
                        <c:v>503.517</c:v>
                      </c:pt>
                      <c:pt idx="7893">
                        <c:v>503.49799999999999</c:v>
                      </c:pt>
                      <c:pt idx="7894">
                        <c:v>503.47800000000001</c:v>
                      </c:pt>
                      <c:pt idx="7895">
                        <c:v>503.45800000000003</c:v>
                      </c:pt>
                      <c:pt idx="7896">
                        <c:v>503.43900000000002</c:v>
                      </c:pt>
                      <c:pt idx="7897">
                        <c:v>503.41899999999998</c:v>
                      </c:pt>
                      <c:pt idx="7898">
                        <c:v>503.4</c:v>
                      </c:pt>
                      <c:pt idx="7899">
                        <c:v>503.38</c:v>
                      </c:pt>
                      <c:pt idx="7900">
                        <c:v>503.36099999999999</c:v>
                      </c:pt>
                      <c:pt idx="7901">
                        <c:v>503.34100000000001</c:v>
                      </c:pt>
                      <c:pt idx="7902">
                        <c:v>503.32100000000003</c:v>
                      </c:pt>
                      <c:pt idx="7903">
                        <c:v>503.30200000000002</c:v>
                      </c:pt>
                      <c:pt idx="7904">
                        <c:v>503.28199999999998</c:v>
                      </c:pt>
                      <c:pt idx="7905">
                        <c:v>503.26299999999998</c:v>
                      </c:pt>
                      <c:pt idx="7906">
                        <c:v>503.24299999999999</c:v>
                      </c:pt>
                      <c:pt idx="7907">
                        <c:v>503.22399999999999</c:v>
                      </c:pt>
                      <c:pt idx="7908">
                        <c:v>503.20400000000001</c:v>
                      </c:pt>
                      <c:pt idx="7909">
                        <c:v>503.185</c:v>
                      </c:pt>
                      <c:pt idx="7910">
                        <c:v>503.16500000000002</c:v>
                      </c:pt>
                      <c:pt idx="7911">
                        <c:v>503.14600000000002</c:v>
                      </c:pt>
                      <c:pt idx="7912">
                        <c:v>503.12599999999998</c:v>
                      </c:pt>
                      <c:pt idx="7913">
                        <c:v>503.10700000000003</c:v>
                      </c:pt>
                      <c:pt idx="7914">
                        <c:v>503.08699999999999</c:v>
                      </c:pt>
                      <c:pt idx="7915">
                        <c:v>503.06799999999998</c:v>
                      </c:pt>
                      <c:pt idx="7916">
                        <c:v>503.048</c:v>
                      </c:pt>
                      <c:pt idx="7917">
                        <c:v>503.029</c:v>
                      </c:pt>
                      <c:pt idx="7918">
                        <c:v>503.00900000000001</c:v>
                      </c:pt>
                      <c:pt idx="7919">
                        <c:v>502.99</c:v>
                      </c:pt>
                      <c:pt idx="7920">
                        <c:v>502.97</c:v>
                      </c:pt>
                      <c:pt idx="7921">
                        <c:v>502.95100000000002</c:v>
                      </c:pt>
                      <c:pt idx="7922">
                        <c:v>502.93099999999998</c:v>
                      </c:pt>
                      <c:pt idx="7923">
                        <c:v>502.91199999999998</c:v>
                      </c:pt>
                      <c:pt idx="7924">
                        <c:v>502.892</c:v>
                      </c:pt>
                      <c:pt idx="7925">
                        <c:v>502.87299999999999</c:v>
                      </c:pt>
                      <c:pt idx="7926">
                        <c:v>502.85399999999998</c:v>
                      </c:pt>
                      <c:pt idx="7927">
                        <c:v>502.834</c:v>
                      </c:pt>
                      <c:pt idx="7928">
                        <c:v>502.815</c:v>
                      </c:pt>
                      <c:pt idx="7929">
                        <c:v>502.79500000000002</c:v>
                      </c:pt>
                      <c:pt idx="7930">
                        <c:v>502.77600000000001</c:v>
                      </c:pt>
                      <c:pt idx="7931">
                        <c:v>502.75599999999997</c:v>
                      </c:pt>
                      <c:pt idx="7932">
                        <c:v>502.73700000000002</c:v>
                      </c:pt>
                      <c:pt idx="7933">
                        <c:v>502.71800000000002</c:v>
                      </c:pt>
                      <c:pt idx="7934">
                        <c:v>502.69799999999998</c:v>
                      </c:pt>
                      <c:pt idx="7935">
                        <c:v>502.67899999999997</c:v>
                      </c:pt>
                      <c:pt idx="7936">
                        <c:v>502.65899999999999</c:v>
                      </c:pt>
                      <c:pt idx="7937">
                        <c:v>502.64</c:v>
                      </c:pt>
                      <c:pt idx="7938">
                        <c:v>502.62099999999998</c:v>
                      </c:pt>
                      <c:pt idx="7939">
                        <c:v>502.601</c:v>
                      </c:pt>
                      <c:pt idx="7940">
                        <c:v>502.58199999999999</c:v>
                      </c:pt>
                      <c:pt idx="7941">
                        <c:v>502.56299999999999</c:v>
                      </c:pt>
                      <c:pt idx="7942">
                        <c:v>502.54300000000001</c:v>
                      </c:pt>
                      <c:pt idx="7943">
                        <c:v>502.524</c:v>
                      </c:pt>
                      <c:pt idx="7944">
                        <c:v>502.50400000000002</c:v>
                      </c:pt>
                      <c:pt idx="7945">
                        <c:v>502.48500000000001</c:v>
                      </c:pt>
                      <c:pt idx="7946">
                        <c:v>502.46600000000001</c:v>
                      </c:pt>
                      <c:pt idx="7947">
                        <c:v>502.44600000000003</c:v>
                      </c:pt>
                      <c:pt idx="7948">
                        <c:v>502.42700000000002</c:v>
                      </c:pt>
                      <c:pt idx="7949">
                        <c:v>502.40800000000002</c:v>
                      </c:pt>
                      <c:pt idx="7950">
                        <c:v>502.38799999999998</c:v>
                      </c:pt>
                      <c:pt idx="7951">
                        <c:v>502.36900000000003</c:v>
                      </c:pt>
                      <c:pt idx="7952">
                        <c:v>502.35</c:v>
                      </c:pt>
                      <c:pt idx="7953">
                        <c:v>502.33</c:v>
                      </c:pt>
                      <c:pt idx="7954">
                        <c:v>502.31099999999998</c:v>
                      </c:pt>
                      <c:pt idx="7955">
                        <c:v>502.29199999999997</c:v>
                      </c:pt>
                      <c:pt idx="7956">
                        <c:v>502.27300000000002</c:v>
                      </c:pt>
                      <c:pt idx="7957">
                        <c:v>502.25299999999999</c:v>
                      </c:pt>
                      <c:pt idx="7958">
                        <c:v>502.23399999999998</c:v>
                      </c:pt>
                      <c:pt idx="7959">
                        <c:v>502.21499999999997</c:v>
                      </c:pt>
                      <c:pt idx="7960">
                        <c:v>502.19499999999999</c:v>
                      </c:pt>
                      <c:pt idx="7961">
                        <c:v>502.17599999999999</c:v>
                      </c:pt>
                      <c:pt idx="7962">
                        <c:v>502.15699999999998</c:v>
                      </c:pt>
                      <c:pt idx="7963">
                        <c:v>502.13799999999998</c:v>
                      </c:pt>
                      <c:pt idx="7964">
                        <c:v>502.11799999999999</c:v>
                      </c:pt>
                      <c:pt idx="7965">
                        <c:v>502.09899999999999</c:v>
                      </c:pt>
                      <c:pt idx="7966">
                        <c:v>502.08</c:v>
                      </c:pt>
                      <c:pt idx="7967">
                        <c:v>502.06099999999998</c:v>
                      </c:pt>
                      <c:pt idx="7968">
                        <c:v>502.041</c:v>
                      </c:pt>
                      <c:pt idx="7969">
                        <c:v>502.02199999999999</c:v>
                      </c:pt>
                      <c:pt idx="7970">
                        <c:v>502.00299999999999</c:v>
                      </c:pt>
                      <c:pt idx="7971">
                        <c:v>501.98399999999998</c:v>
                      </c:pt>
                      <c:pt idx="7972">
                        <c:v>501.964</c:v>
                      </c:pt>
                      <c:pt idx="7973">
                        <c:v>501.94499999999999</c:v>
                      </c:pt>
                      <c:pt idx="7974">
                        <c:v>501.92599999999999</c:v>
                      </c:pt>
                      <c:pt idx="7975">
                        <c:v>501.90699999999998</c:v>
                      </c:pt>
                      <c:pt idx="7976">
                        <c:v>501.88799999999998</c:v>
                      </c:pt>
                      <c:pt idx="7977">
                        <c:v>501.86799999999999</c:v>
                      </c:pt>
                      <c:pt idx="7978">
                        <c:v>501.84899999999999</c:v>
                      </c:pt>
                      <c:pt idx="7979">
                        <c:v>501.83</c:v>
                      </c:pt>
                      <c:pt idx="7980">
                        <c:v>501.81099999999998</c:v>
                      </c:pt>
                      <c:pt idx="7981">
                        <c:v>501.79199999999997</c:v>
                      </c:pt>
                      <c:pt idx="7982">
                        <c:v>501.77199999999999</c:v>
                      </c:pt>
                      <c:pt idx="7983">
                        <c:v>501.75299999999999</c:v>
                      </c:pt>
                      <c:pt idx="7984">
                        <c:v>501.73399999999998</c:v>
                      </c:pt>
                      <c:pt idx="7985">
                        <c:v>501.71499999999997</c:v>
                      </c:pt>
                      <c:pt idx="7986">
                        <c:v>501.69600000000003</c:v>
                      </c:pt>
                      <c:pt idx="7987">
                        <c:v>501.67700000000002</c:v>
                      </c:pt>
                      <c:pt idx="7988">
                        <c:v>501.65699999999998</c:v>
                      </c:pt>
                      <c:pt idx="7989">
                        <c:v>501.63799999999998</c:v>
                      </c:pt>
                      <c:pt idx="7990">
                        <c:v>501.61900000000003</c:v>
                      </c:pt>
                      <c:pt idx="7991">
                        <c:v>501.6</c:v>
                      </c:pt>
                      <c:pt idx="7992">
                        <c:v>501.58100000000002</c:v>
                      </c:pt>
                      <c:pt idx="7993">
                        <c:v>501.56200000000001</c:v>
                      </c:pt>
                      <c:pt idx="7994">
                        <c:v>501.54300000000001</c:v>
                      </c:pt>
                      <c:pt idx="7995">
                        <c:v>501.52300000000002</c:v>
                      </c:pt>
                      <c:pt idx="7996">
                        <c:v>501.50400000000002</c:v>
                      </c:pt>
                      <c:pt idx="7997">
                        <c:v>501.48500000000001</c:v>
                      </c:pt>
                      <c:pt idx="7998">
                        <c:v>501.46600000000001</c:v>
                      </c:pt>
                      <c:pt idx="7999">
                        <c:v>501.447</c:v>
                      </c:pt>
                      <c:pt idx="8000">
                        <c:v>501.428</c:v>
                      </c:pt>
                      <c:pt idx="8001">
                        <c:v>501.40899999999999</c:v>
                      </c:pt>
                      <c:pt idx="8002">
                        <c:v>501.39</c:v>
                      </c:pt>
                      <c:pt idx="8003">
                        <c:v>501.37099999999998</c:v>
                      </c:pt>
                      <c:pt idx="8004">
                        <c:v>501.35199999999998</c:v>
                      </c:pt>
                      <c:pt idx="8005">
                        <c:v>501.33300000000003</c:v>
                      </c:pt>
                      <c:pt idx="8006">
                        <c:v>501.31299999999999</c:v>
                      </c:pt>
                      <c:pt idx="8007">
                        <c:v>501.29399999999998</c:v>
                      </c:pt>
                      <c:pt idx="8008">
                        <c:v>501.27499999999998</c:v>
                      </c:pt>
                      <c:pt idx="8009">
                        <c:v>501.25599999999997</c:v>
                      </c:pt>
                      <c:pt idx="8010">
                        <c:v>501.23700000000002</c:v>
                      </c:pt>
                      <c:pt idx="8011">
                        <c:v>501.21800000000002</c:v>
                      </c:pt>
                      <c:pt idx="8012">
                        <c:v>501.19900000000001</c:v>
                      </c:pt>
                      <c:pt idx="8013">
                        <c:v>501.18</c:v>
                      </c:pt>
                      <c:pt idx="8014">
                        <c:v>501.161</c:v>
                      </c:pt>
                      <c:pt idx="8015">
                        <c:v>501.142</c:v>
                      </c:pt>
                      <c:pt idx="8016">
                        <c:v>501.12299999999999</c:v>
                      </c:pt>
                      <c:pt idx="8017">
                        <c:v>501.10399999999998</c:v>
                      </c:pt>
                      <c:pt idx="8018">
                        <c:v>501.08499999999998</c:v>
                      </c:pt>
                      <c:pt idx="8019">
                        <c:v>501.06599999999997</c:v>
                      </c:pt>
                      <c:pt idx="8020">
                        <c:v>501.04700000000003</c:v>
                      </c:pt>
                      <c:pt idx="8021">
                        <c:v>501.02800000000002</c:v>
                      </c:pt>
                      <c:pt idx="8022">
                        <c:v>501.00900000000001</c:v>
                      </c:pt>
                      <c:pt idx="8023">
                        <c:v>500.99</c:v>
                      </c:pt>
                      <c:pt idx="8024">
                        <c:v>500.971</c:v>
                      </c:pt>
                      <c:pt idx="8025">
                        <c:v>500.952</c:v>
                      </c:pt>
                      <c:pt idx="8026">
                        <c:v>500.93299999999999</c:v>
                      </c:pt>
                      <c:pt idx="8027">
                        <c:v>500.91399999999999</c:v>
                      </c:pt>
                      <c:pt idx="8028">
                        <c:v>500.89499999999998</c:v>
                      </c:pt>
                      <c:pt idx="8029">
                        <c:v>500.87599999999998</c:v>
                      </c:pt>
                      <c:pt idx="8030">
                        <c:v>500.85700000000003</c:v>
                      </c:pt>
                      <c:pt idx="8031">
                        <c:v>500.83800000000002</c:v>
                      </c:pt>
                      <c:pt idx="8032">
                        <c:v>500.81900000000002</c:v>
                      </c:pt>
                      <c:pt idx="8033">
                        <c:v>500.8</c:v>
                      </c:pt>
                      <c:pt idx="8034">
                        <c:v>500.78100000000001</c:v>
                      </c:pt>
                      <c:pt idx="8035">
                        <c:v>500.76299999999998</c:v>
                      </c:pt>
                      <c:pt idx="8036">
                        <c:v>500.74400000000003</c:v>
                      </c:pt>
                      <c:pt idx="8037">
                        <c:v>500.72500000000002</c:v>
                      </c:pt>
                      <c:pt idx="8038">
                        <c:v>500.70600000000002</c:v>
                      </c:pt>
                      <c:pt idx="8039">
                        <c:v>500.68700000000001</c:v>
                      </c:pt>
                      <c:pt idx="8040">
                        <c:v>500.66800000000001</c:v>
                      </c:pt>
                      <c:pt idx="8041">
                        <c:v>500.649</c:v>
                      </c:pt>
                      <c:pt idx="8042">
                        <c:v>500.63</c:v>
                      </c:pt>
                      <c:pt idx="8043">
                        <c:v>500.61099999999999</c:v>
                      </c:pt>
                      <c:pt idx="8044">
                        <c:v>500.59199999999998</c:v>
                      </c:pt>
                      <c:pt idx="8045">
                        <c:v>500.57299999999998</c:v>
                      </c:pt>
                      <c:pt idx="8046">
                        <c:v>500.55500000000001</c:v>
                      </c:pt>
                      <c:pt idx="8047">
                        <c:v>500.536</c:v>
                      </c:pt>
                      <c:pt idx="8048">
                        <c:v>500.517</c:v>
                      </c:pt>
                      <c:pt idx="8049">
                        <c:v>500.49799999999999</c:v>
                      </c:pt>
                      <c:pt idx="8050">
                        <c:v>500.47899999999998</c:v>
                      </c:pt>
                      <c:pt idx="8051">
                        <c:v>500.46</c:v>
                      </c:pt>
                      <c:pt idx="8052">
                        <c:v>500.44099999999997</c:v>
                      </c:pt>
                      <c:pt idx="8053">
                        <c:v>500.423</c:v>
                      </c:pt>
                      <c:pt idx="8054">
                        <c:v>500.404</c:v>
                      </c:pt>
                      <c:pt idx="8055">
                        <c:v>500.38499999999999</c:v>
                      </c:pt>
                      <c:pt idx="8056">
                        <c:v>500.36599999999999</c:v>
                      </c:pt>
                      <c:pt idx="8057">
                        <c:v>500.34699999999998</c:v>
                      </c:pt>
                      <c:pt idx="8058">
                        <c:v>500.32799999999997</c:v>
                      </c:pt>
                      <c:pt idx="8059">
                        <c:v>500.31</c:v>
                      </c:pt>
                      <c:pt idx="8060">
                        <c:v>500.291</c:v>
                      </c:pt>
                      <c:pt idx="8061">
                        <c:v>500.27199999999999</c:v>
                      </c:pt>
                      <c:pt idx="8062">
                        <c:v>500.25299999999999</c:v>
                      </c:pt>
                      <c:pt idx="8063">
                        <c:v>500.23399999999998</c:v>
                      </c:pt>
                      <c:pt idx="8064">
                        <c:v>500.21499999999997</c:v>
                      </c:pt>
                      <c:pt idx="8065">
                        <c:v>500.197</c:v>
                      </c:pt>
                      <c:pt idx="8066">
                        <c:v>500.178</c:v>
                      </c:pt>
                      <c:pt idx="8067">
                        <c:v>500.15899999999999</c:v>
                      </c:pt>
                      <c:pt idx="8068">
                        <c:v>500.14</c:v>
                      </c:pt>
                      <c:pt idx="8069">
                        <c:v>500.12200000000001</c:v>
                      </c:pt>
                      <c:pt idx="8070">
                        <c:v>500.10300000000001</c:v>
                      </c:pt>
                      <c:pt idx="8071">
                        <c:v>500.084</c:v>
                      </c:pt>
                      <c:pt idx="8072">
                        <c:v>500.065</c:v>
                      </c:pt>
                      <c:pt idx="8073">
                        <c:v>500.04599999999999</c:v>
                      </c:pt>
                      <c:pt idx="8074">
                        <c:v>500.02800000000002</c:v>
                      </c:pt>
                      <c:pt idx="8075">
                        <c:v>500.00900000000001</c:v>
                      </c:pt>
                      <c:pt idx="8076">
                        <c:v>499.99</c:v>
                      </c:pt>
                      <c:pt idx="8077">
                        <c:v>499.971</c:v>
                      </c:pt>
                      <c:pt idx="8078">
                        <c:v>499.95299999999997</c:v>
                      </c:pt>
                      <c:pt idx="8079">
                        <c:v>499.93400000000003</c:v>
                      </c:pt>
                      <c:pt idx="8080">
                        <c:v>499.91500000000002</c:v>
                      </c:pt>
                      <c:pt idx="8081">
                        <c:v>499.89699999999999</c:v>
                      </c:pt>
                      <c:pt idx="8082">
                        <c:v>499.87799999999999</c:v>
                      </c:pt>
                      <c:pt idx="8083">
                        <c:v>499.85899999999998</c:v>
                      </c:pt>
                      <c:pt idx="8084">
                        <c:v>499.84</c:v>
                      </c:pt>
                      <c:pt idx="8085">
                        <c:v>499.822</c:v>
                      </c:pt>
                      <c:pt idx="8086">
                        <c:v>499.803</c:v>
                      </c:pt>
                      <c:pt idx="8087">
                        <c:v>499.78399999999999</c:v>
                      </c:pt>
                      <c:pt idx="8088">
                        <c:v>499.76600000000002</c:v>
                      </c:pt>
                      <c:pt idx="8089">
                        <c:v>499.74700000000001</c:v>
                      </c:pt>
                      <c:pt idx="8090">
                        <c:v>499.72800000000001</c:v>
                      </c:pt>
                      <c:pt idx="8091">
                        <c:v>499.71</c:v>
                      </c:pt>
                      <c:pt idx="8092">
                        <c:v>499.69099999999997</c:v>
                      </c:pt>
                      <c:pt idx="8093">
                        <c:v>499.67200000000003</c:v>
                      </c:pt>
                      <c:pt idx="8094">
                        <c:v>499.654</c:v>
                      </c:pt>
                      <c:pt idx="8095">
                        <c:v>499.63499999999999</c:v>
                      </c:pt>
                      <c:pt idx="8096">
                        <c:v>499.61599999999999</c:v>
                      </c:pt>
                      <c:pt idx="8097">
                        <c:v>499.59800000000001</c:v>
                      </c:pt>
                      <c:pt idx="8098">
                        <c:v>499.57900000000001</c:v>
                      </c:pt>
                      <c:pt idx="8099">
                        <c:v>499.56</c:v>
                      </c:pt>
                      <c:pt idx="8100">
                        <c:v>499.54199999999997</c:v>
                      </c:pt>
                      <c:pt idx="8101">
                        <c:v>499.52300000000002</c:v>
                      </c:pt>
                      <c:pt idx="8102">
                        <c:v>499.50400000000002</c:v>
                      </c:pt>
                      <c:pt idx="8103">
                        <c:v>499.48599999999999</c:v>
                      </c:pt>
                      <c:pt idx="8104">
                        <c:v>499.46699999999998</c:v>
                      </c:pt>
                      <c:pt idx="8105">
                        <c:v>499.44900000000001</c:v>
                      </c:pt>
                      <c:pt idx="8106">
                        <c:v>499.43</c:v>
                      </c:pt>
                      <c:pt idx="8107">
                        <c:v>499.411</c:v>
                      </c:pt>
                      <c:pt idx="8108">
                        <c:v>499.39299999999997</c:v>
                      </c:pt>
                      <c:pt idx="8109">
                        <c:v>499.37400000000002</c:v>
                      </c:pt>
                      <c:pt idx="8110">
                        <c:v>499.35500000000002</c:v>
                      </c:pt>
                      <c:pt idx="8111">
                        <c:v>499.33699999999999</c:v>
                      </c:pt>
                      <c:pt idx="8112">
                        <c:v>499.31799999999998</c:v>
                      </c:pt>
                      <c:pt idx="8113">
                        <c:v>499.3</c:v>
                      </c:pt>
                      <c:pt idx="8114">
                        <c:v>499.28100000000001</c:v>
                      </c:pt>
                      <c:pt idx="8115">
                        <c:v>499.26299999999998</c:v>
                      </c:pt>
                      <c:pt idx="8116">
                        <c:v>499.24400000000003</c:v>
                      </c:pt>
                      <c:pt idx="8117">
                        <c:v>499.22500000000002</c:v>
                      </c:pt>
                      <c:pt idx="8118">
                        <c:v>499.20699999999999</c:v>
                      </c:pt>
                      <c:pt idx="8119">
                        <c:v>499.18799999999999</c:v>
                      </c:pt>
                      <c:pt idx="8120">
                        <c:v>499.17</c:v>
                      </c:pt>
                      <c:pt idx="8121">
                        <c:v>499.15100000000001</c:v>
                      </c:pt>
                      <c:pt idx="8122">
                        <c:v>499.13299999999998</c:v>
                      </c:pt>
                      <c:pt idx="8123">
                        <c:v>499.11399999999998</c:v>
                      </c:pt>
                      <c:pt idx="8124">
                        <c:v>499.096</c:v>
                      </c:pt>
                      <c:pt idx="8125">
                        <c:v>499.077</c:v>
                      </c:pt>
                      <c:pt idx="8126">
                        <c:v>499.05900000000003</c:v>
                      </c:pt>
                      <c:pt idx="8127">
                        <c:v>499.04</c:v>
                      </c:pt>
                      <c:pt idx="8128">
                        <c:v>499.02199999999999</c:v>
                      </c:pt>
                      <c:pt idx="8129">
                        <c:v>499.00299999999999</c:v>
                      </c:pt>
                      <c:pt idx="8130">
                        <c:v>498.98500000000001</c:v>
                      </c:pt>
                      <c:pt idx="8131">
                        <c:v>498.96600000000001</c:v>
                      </c:pt>
                      <c:pt idx="8132">
                        <c:v>498.94799999999998</c:v>
                      </c:pt>
                      <c:pt idx="8133">
                        <c:v>498.92899999999997</c:v>
                      </c:pt>
                      <c:pt idx="8134">
                        <c:v>498.911</c:v>
                      </c:pt>
                      <c:pt idx="8135">
                        <c:v>498.892</c:v>
                      </c:pt>
                      <c:pt idx="8136">
                        <c:v>498.87400000000002</c:v>
                      </c:pt>
                      <c:pt idx="8137">
                        <c:v>498.85500000000002</c:v>
                      </c:pt>
                      <c:pt idx="8138">
                        <c:v>498.83699999999999</c:v>
                      </c:pt>
                      <c:pt idx="8139">
                        <c:v>498.81799999999998</c:v>
                      </c:pt>
                      <c:pt idx="8140">
                        <c:v>498.8</c:v>
                      </c:pt>
                      <c:pt idx="8141">
                        <c:v>498.78100000000001</c:v>
                      </c:pt>
                      <c:pt idx="8142">
                        <c:v>498.76299999999998</c:v>
                      </c:pt>
                      <c:pt idx="8143">
                        <c:v>498.74400000000003</c:v>
                      </c:pt>
                      <c:pt idx="8144">
                        <c:v>498.726</c:v>
                      </c:pt>
                      <c:pt idx="8145">
                        <c:v>498.70800000000003</c:v>
                      </c:pt>
                      <c:pt idx="8146">
                        <c:v>498.68900000000002</c:v>
                      </c:pt>
                      <c:pt idx="8147">
                        <c:v>498.67099999999999</c:v>
                      </c:pt>
                      <c:pt idx="8148">
                        <c:v>498.65199999999999</c:v>
                      </c:pt>
                      <c:pt idx="8149">
                        <c:v>498.63400000000001</c:v>
                      </c:pt>
                      <c:pt idx="8150">
                        <c:v>498.61500000000001</c:v>
                      </c:pt>
                      <c:pt idx="8151">
                        <c:v>498.59699999999998</c:v>
                      </c:pt>
                      <c:pt idx="8152">
                        <c:v>498.57900000000001</c:v>
                      </c:pt>
                      <c:pt idx="8153">
                        <c:v>498.56</c:v>
                      </c:pt>
                      <c:pt idx="8154">
                        <c:v>498.54199999999997</c:v>
                      </c:pt>
                      <c:pt idx="8155">
                        <c:v>498.52300000000002</c:v>
                      </c:pt>
                      <c:pt idx="8156">
                        <c:v>498.505</c:v>
                      </c:pt>
                      <c:pt idx="8157">
                        <c:v>498.48700000000002</c:v>
                      </c:pt>
                      <c:pt idx="8158">
                        <c:v>498.46800000000002</c:v>
                      </c:pt>
                      <c:pt idx="8159">
                        <c:v>498.45</c:v>
                      </c:pt>
                      <c:pt idx="8160">
                        <c:v>498.43200000000002</c:v>
                      </c:pt>
                      <c:pt idx="8161">
                        <c:v>498.41300000000001</c:v>
                      </c:pt>
                      <c:pt idx="8162">
                        <c:v>498.39499999999998</c:v>
                      </c:pt>
                      <c:pt idx="8163">
                        <c:v>498.37700000000001</c:v>
                      </c:pt>
                      <c:pt idx="8164">
                        <c:v>498.358</c:v>
                      </c:pt>
                      <c:pt idx="8165">
                        <c:v>498.34</c:v>
                      </c:pt>
                      <c:pt idx="8166">
                        <c:v>498.322</c:v>
                      </c:pt>
                      <c:pt idx="8167">
                        <c:v>498.303</c:v>
                      </c:pt>
                      <c:pt idx="8168">
                        <c:v>498.28500000000003</c:v>
                      </c:pt>
                      <c:pt idx="8169">
                        <c:v>498.267</c:v>
                      </c:pt>
                      <c:pt idx="8170">
                        <c:v>498.24799999999999</c:v>
                      </c:pt>
                      <c:pt idx="8171">
                        <c:v>498.23</c:v>
                      </c:pt>
                      <c:pt idx="8172">
                        <c:v>498.21199999999999</c:v>
                      </c:pt>
                      <c:pt idx="8173">
                        <c:v>498.19299999999998</c:v>
                      </c:pt>
                      <c:pt idx="8174">
                        <c:v>498.17500000000001</c:v>
                      </c:pt>
                      <c:pt idx="8175">
                        <c:v>498.15699999999998</c:v>
                      </c:pt>
                      <c:pt idx="8176">
                        <c:v>498.13900000000001</c:v>
                      </c:pt>
                      <c:pt idx="8177">
                        <c:v>498.12</c:v>
                      </c:pt>
                      <c:pt idx="8178">
                        <c:v>498.10199999999998</c:v>
                      </c:pt>
                      <c:pt idx="8179">
                        <c:v>498.084</c:v>
                      </c:pt>
                      <c:pt idx="8180">
                        <c:v>498.06599999999997</c:v>
                      </c:pt>
                      <c:pt idx="8181">
                        <c:v>498.048</c:v>
                      </c:pt>
                      <c:pt idx="8182">
                        <c:v>498.029</c:v>
                      </c:pt>
                      <c:pt idx="8183">
                        <c:v>498.01100000000002</c:v>
                      </c:pt>
                      <c:pt idx="8184">
                        <c:v>497.99299999999999</c:v>
                      </c:pt>
                      <c:pt idx="8185">
                        <c:v>497.97500000000002</c:v>
                      </c:pt>
                      <c:pt idx="8186">
                        <c:v>497.95699999999999</c:v>
                      </c:pt>
                      <c:pt idx="8187">
                        <c:v>497.93900000000002</c:v>
                      </c:pt>
                      <c:pt idx="8188">
                        <c:v>497.92099999999999</c:v>
                      </c:pt>
                      <c:pt idx="8189">
                        <c:v>497.90300000000002</c:v>
                      </c:pt>
                      <c:pt idx="8190">
                        <c:v>497.88499999999999</c:v>
                      </c:pt>
                      <c:pt idx="8191">
                        <c:v>497.86700000000002</c:v>
                      </c:pt>
                      <c:pt idx="8192">
                        <c:v>497.84899999999999</c:v>
                      </c:pt>
                      <c:pt idx="8193">
                        <c:v>497.83100000000002</c:v>
                      </c:pt>
                      <c:pt idx="8194">
                        <c:v>497.81299999999999</c:v>
                      </c:pt>
                      <c:pt idx="8195">
                        <c:v>497.79500000000002</c:v>
                      </c:pt>
                      <c:pt idx="8196">
                        <c:v>497.77800000000002</c:v>
                      </c:pt>
                      <c:pt idx="8197">
                        <c:v>497.76</c:v>
                      </c:pt>
                      <c:pt idx="8198">
                        <c:v>497.74200000000002</c:v>
                      </c:pt>
                      <c:pt idx="8199">
                        <c:v>497.72500000000002</c:v>
                      </c:pt>
                      <c:pt idx="8200">
                        <c:v>497.70699999999999</c:v>
                      </c:pt>
                      <c:pt idx="8201">
                        <c:v>497.69</c:v>
                      </c:pt>
                      <c:pt idx="8202">
                        <c:v>497.67200000000003</c:v>
                      </c:pt>
                      <c:pt idx="8203">
                        <c:v>497.65499999999997</c:v>
                      </c:pt>
                      <c:pt idx="8204">
                        <c:v>497.63799999999998</c:v>
                      </c:pt>
                      <c:pt idx="8205">
                        <c:v>497.62099999999998</c:v>
                      </c:pt>
                      <c:pt idx="8206">
                        <c:v>497.60399999999998</c:v>
                      </c:pt>
                      <c:pt idx="8207">
                        <c:v>497.58699999999999</c:v>
                      </c:pt>
                      <c:pt idx="8208">
                        <c:v>497.57</c:v>
                      </c:pt>
                      <c:pt idx="8209">
                        <c:v>497.553</c:v>
                      </c:pt>
                      <c:pt idx="8210">
                        <c:v>497.53699999999998</c:v>
                      </c:pt>
                      <c:pt idx="8211">
                        <c:v>497.52100000000002</c:v>
                      </c:pt>
                      <c:pt idx="8212">
                        <c:v>497.50400000000002</c:v>
                      </c:pt>
                      <c:pt idx="8213">
                        <c:v>497.488</c:v>
                      </c:pt>
                      <c:pt idx="8214">
                        <c:v>497.47199999999998</c:v>
                      </c:pt>
                      <c:pt idx="8215">
                        <c:v>497.45699999999999</c:v>
                      </c:pt>
                      <c:pt idx="8216">
                        <c:v>497.44099999999997</c:v>
                      </c:pt>
                      <c:pt idx="8217">
                        <c:v>497.42599999999999</c:v>
                      </c:pt>
                      <c:pt idx="8218">
                        <c:v>497.411</c:v>
                      </c:pt>
                      <c:pt idx="8219">
                        <c:v>497.39600000000002</c:v>
                      </c:pt>
                      <c:pt idx="8220">
                        <c:v>497.38200000000001</c:v>
                      </c:pt>
                      <c:pt idx="8221">
                        <c:v>497.36799999999999</c:v>
                      </c:pt>
                      <c:pt idx="8222">
                        <c:v>497.35399999999998</c:v>
                      </c:pt>
                      <c:pt idx="8223">
                        <c:v>497.34100000000001</c:v>
                      </c:pt>
                      <c:pt idx="8224">
                        <c:v>497.32799999999997</c:v>
                      </c:pt>
                      <c:pt idx="8225">
                        <c:v>497.315</c:v>
                      </c:pt>
                      <c:pt idx="8226">
                        <c:v>497.303</c:v>
                      </c:pt>
                      <c:pt idx="8227">
                        <c:v>497.291</c:v>
                      </c:pt>
                      <c:pt idx="8228">
                        <c:v>497.28</c:v>
                      </c:pt>
                      <c:pt idx="8229">
                        <c:v>497.26900000000001</c:v>
                      </c:pt>
                      <c:pt idx="8230">
                        <c:v>497.25799999999998</c:v>
                      </c:pt>
                      <c:pt idx="8231">
                        <c:v>497.24900000000002</c:v>
                      </c:pt>
                      <c:pt idx="8232">
                        <c:v>497.23899999999998</c:v>
                      </c:pt>
                      <c:pt idx="8233">
                        <c:v>497.23099999999999</c:v>
                      </c:pt>
                      <c:pt idx="8234">
                        <c:v>497.22300000000001</c:v>
                      </c:pt>
                      <c:pt idx="8235">
                        <c:v>497.21600000000001</c:v>
                      </c:pt>
                      <c:pt idx="8236">
                        <c:v>497.209</c:v>
                      </c:pt>
                      <c:pt idx="8237">
                        <c:v>497.20299999999997</c:v>
                      </c:pt>
                      <c:pt idx="8238">
                        <c:v>497.19799999999998</c:v>
                      </c:pt>
                      <c:pt idx="8239">
                        <c:v>497.19400000000002</c:v>
                      </c:pt>
                      <c:pt idx="8240">
                        <c:v>497.19099999999997</c:v>
                      </c:pt>
                      <c:pt idx="8241">
                        <c:v>497.18900000000002</c:v>
                      </c:pt>
                      <c:pt idx="8242">
                        <c:v>497.18799999999999</c:v>
                      </c:pt>
                      <c:pt idx="8243">
                        <c:v>497.18799999999999</c:v>
                      </c:pt>
                      <c:pt idx="8244">
                        <c:v>497.19</c:v>
                      </c:pt>
                      <c:pt idx="8245">
                        <c:v>497.19200000000001</c:v>
                      </c:pt>
                      <c:pt idx="8246">
                        <c:v>497.19600000000003</c:v>
                      </c:pt>
                      <c:pt idx="8247">
                        <c:v>497.20100000000002</c:v>
                      </c:pt>
                      <c:pt idx="8248">
                        <c:v>497.20699999999999</c:v>
                      </c:pt>
                      <c:pt idx="8249">
                        <c:v>497.21499999999997</c:v>
                      </c:pt>
                      <c:pt idx="8250">
                        <c:v>497.22399999999999</c:v>
                      </c:pt>
                      <c:pt idx="8251">
                        <c:v>497.23500000000001</c:v>
                      </c:pt>
                      <c:pt idx="8252">
                        <c:v>497.24700000000001</c:v>
                      </c:pt>
                      <c:pt idx="8253">
                        <c:v>497.26100000000002</c:v>
                      </c:pt>
                      <c:pt idx="8254">
                        <c:v>497.27600000000001</c:v>
                      </c:pt>
                      <c:pt idx="8255">
                        <c:v>497.29399999999998</c:v>
                      </c:pt>
                      <c:pt idx="8256">
                        <c:v>497.31299999999999</c:v>
                      </c:pt>
                      <c:pt idx="8257">
                        <c:v>497.334</c:v>
                      </c:pt>
                      <c:pt idx="8258">
                        <c:v>497.35700000000003</c:v>
                      </c:pt>
                      <c:pt idx="8259">
                        <c:v>497.38200000000001</c:v>
                      </c:pt>
                      <c:pt idx="8260">
                        <c:v>497.40899999999999</c:v>
                      </c:pt>
                      <c:pt idx="8261">
                        <c:v>497.43900000000002</c:v>
                      </c:pt>
                      <c:pt idx="8262">
                        <c:v>497.471</c:v>
                      </c:pt>
                      <c:pt idx="8263">
                        <c:v>497.50599999999997</c:v>
                      </c:pt>
                      <c:pt idx="8264">
                        <c:v>497.54300000000001</c:v>
                      </c:pt>
                      <c:pt idx="8265">
                        <c:v>497.58300000000003</c:v>
                      </c:pt>
                      <c:pt idx="8266">
                        <c:v>497.625</c:v>
                      </c:pt>
                      <c:pt idx="8267">
                        <c:v>497.67099999999999</c:v>
                      </c:pt>
                      <c:pt idx="8268">
                        <c:v>497.71899999999999</c:v>
                      </c:pt>
                      <c:pt idx="8269">
                        <c:v>497.77100000000002</c:v>
                      </c:pt>
                      <c:pt idx="8270">
                        <c:v>497.82600000000002</c:v>
                      </c:pt>
                      <c:pt idx="8271">
                        <c:v>497.88499999999999</c:v>
                      </c:pt>
                      <c:pt idx="8272">
                        <c:v>497.947</c:v>
                      </c:pt>
                      <c:pt idx="8273">
                        <c:v>498.01299999999998</c:v>
                      </c:pt>
                      <c:pt idx="8274">
                        <c:v>498.08199999999999</c:v>
                      </c:pt>
                      <c:pt idx="8275">
                        <c:v>498.15499999999997</c:v>
                      </c:pt>
                      <c:pt idx="8276">
                        <c:v>498.23200000000003</c:v>
                      </c:pt>
                      <c:pt idx="8277">
                        <c:v>498.31299999999999</c:v>
                      </c:pt>
                      <c:pt idx="8278">
                        <c:v>498.39800000000002</c:v>
                      </c:pt>
                      <c:pt idx="8279">
                        <c:v>498.488</c:v>
                      </c:pt>
                      <c:pt idx="8280">
                        <c:v>498.58199999999999</c:v>
                      </c:pt>
                      <c:pt idx="8281">
                        <c:v>498.68099999999998</c:v>
                      </c:pt>
                      <c:pt idx="8282">
                        <c:v>498.78500000000003</c:v>
                      </c:pt>
                      <c:pt idx="8283">
                        <c:v>498.89400000000001</c:v>
                      </c:pt>
                      <c:pt idx="8284">
                        <c:v>499.00900000000001</c:v>
                      </c:pt>
                      <c:pt idx="8285">
                        <c:v>499.12900000000002</c:v>
                      </c:pt>
                      <c:pt idx="8286">
                        <c:v>499.255</c:v>
                      </c:pt>
                      <c:pt idx="8287">
                        <c:v>499.387</c:v>
                      </c:pt>
                      <c:pt idx="8288">
                        <c:v>499.52499999999998</c:v>
                      </c:pt>
                      <c:pt idx="8289">
                        <c:v>499.67</c:v>
                      </c:pt>
                      <c:pt idx="8290">
                        <c:v>499.82100000000003</c:v>
                      </c:pt>
                      <c:pt idx="8291">
                        <c:v>499.98</c:v>
                      </c:pt>
                      <c:pt idx="8292">
                        <c:v>500.14600000000002</c:v>
                      </c:pt>
                      <c:pt idx="8293">
                        <c:v>500.32</c:v>
                      </c:pt>
                      <c:pt idx="8294">
                        <c:v>500.50200000000001</c:v>
                      </c:pt>
                      <c:pt idx="8295">
                        <c:v>500.69200000000001</c:v>
                      </c:pt>
                      <c:pt idx="8296">
                        <c:v>500.89100000000002</c:v>
                      </c:pt>
                      <c:pt idx="8297">
                        <c:v>501.09800000000001</c:v>
                      </c:pt>
                      <c:pt idx="8298">
                        <c:v>501.24799999999999</c:v>
                      </c:pt>
                      <c:pt idx="8299">
                        <c:v>501.24799999999999</c:v>
                      </c:pt>
                      <c:pt idx="8300">
                        <c:v>565.21600000000001</c:v>
                      </c:pt>
                      <c:pt idx="8301">
                        <c:v>629.20600000000002</c:v>
                      </c:pt>
                      <c:pt idx="8302">
                        <c:v>677.67499999999995</c:v>
                      </c:pt>
                      <c:pt idx="8303">
                        <c:v>710.65599999999995</c:v>
                      </c:pt>
                      <c:pt idx="8304">
                        <c:v>732.04899999999998</c:v>
                      </c:pt>
                      <c:pt idx="8305">
                        <c:v>745.322</c:v>
                      </c:pt>
                      <c:pt idx="8306">
                        <c:v>752.99900000000002</c:v>
                      </c:pt>
                      <c:pt idx="8307">
                        <c:v>756.81299999999999</c:v>
                      </c:pt>
                      <c:pt idx="8308">
                        <c:v>757.93899999999996</c:v>
                      </c:pt>
                      <c:pt idx="8309">
                        <c:v>757.173</c:v>
                      </c:pt>
                      <c:pt idx="8310">
                        <c:v>755.05899999999997</c:v>
                      </c:pt>
                      <c:pt idx="8311">
                        <c:v>751.976</c:v>
                      </c:pt>
                      <c:pt idx="8312">
                        <c:v>748.19100000000003</c:v>
                      </c:pt>
                      <c:pt idx="8313">
                        <c:v>743.89400000000001</c:v>
                      </c:pt>
                      <c:pt idx="8314">
                        <c:v>739.22500000000002</c:v>
                      </c:pt>
                      <c:pt idx="8315">
                        <c:v>734.28899999999999</c:v>
                      </c:pt>
                      <c:pt idx="8316">
                        <c:v>729.16300000000001</c:v>
                      </c:pt>
                      <c:pt idx="8317">
                        <c:v>723.90700000000004</c:v>
                      </c:pt>
                      <c:pt idx="8318">
                        <c:v>718.56899999999996</c:v>
                      </c:pt>
                      <c:pt idx="8319">
                        <c:v>713.18299999999999</c:v>
                      </c:pt>
                      <c:pt idx="8320">
                        <c:v>707.78</c:v>
                      </c:pt>
                      <c:pt idx="8321">
                        <c:v>702.38099999999997</c:v>
                      </c:pt>
                      <c:pt idx="8322">
                        <c:v>697.005</c:v>
                      </c:pt>
                      <c:pt idx="8323">
                        <c:v>691.66600000000005</c:v>
                      </c:pt>
                      <c:pt idx="8324">
                        <c:v>686.37699999999995</c:v>
                      </c:pt>
                      <c:pt idx="8325">
                        <c:v>681.14499999999998</c:v>
                      </c:pt>
                      <c:pt idx="8326">
                        <c:v>675.97900000000004</c:v>
                      </c:pt>
                      <c:pt idx="8327">
                        <c:v>670.88400000000001</c:v>
                      </c:pt>
                      <c:pt idx="8328">
                        <c:v>665.86500000000001</c:v>
                      </c:pt>
                      <c:pt idx="8329">
                        <c:v>660.92600000000004</c:v>
                      </c:pt>
                      <c:pt idx="8330">
                        <c:v>656.06799999999998</c:v>
                      </c:pt>
                      <c:pt idx="8331">
                        <c:v>651.29300000000001</c:v>
                      </c:pt>
                      <c:pt idx="8332">
                        <c:v>646.60400000000004</c:v>
                      </c:pt>
                      <c:pt idx="8333">
                        <c:v>642.00099999999998</c:v>
                      </c:pt>
                      <c:pt idx="8334">
                        <c:v>637.48299999999995</c:v>
                      </c:pt>
                      <c:pt idx="8335">
                        <c:v>633.05200000000002</c:v>
                      </c:pt>
                      <c:pt idx="8336">
                        <c:v>628.70699999999999</c:v>
                      </c:pt>
                      <c:pt idx="8337">
                        <c:v>624.447</c:v>
                      </c:pt>
                      <c:pt idx="8338">
                        <c:v>620.27200000000005</c:v>
                      </c:pt>
                      <c:pt idx="8339">
                        <c:v>616.18100000000004</c:v>
                      </c:pt>
                      <c:pt idx="8340">
                        <c:v>612.17399999999998</c:v>
                      </c:pt>
                      <c:pt idx="8341">
                        <c:v>608.24800000000005</c:v>
                      </c:pt>
                      <c:pt idx="8342">
                        <c:v>604.40200000000004</c:v>
                      </c:pt>
                      <c:pt idx="8343">
                        <c:v>600.63699999999994</c:v>
                      </c:pt>
                      <c:pt idx="8344">
                        <c:v>596.94899999999996</c:v>
                      </c:pt>
                      <c:pt idx="8345">
                        <c:v>593.33799999999997</c:v>
                      </c:pt>
                      <c:pt idx="8346">
                        <c:v>589.803</c:v>
                      </c:pt>
                      <c:pt idx="8347">
                        <c:v>586.34100000000001</c:v>
                      </c:pt>
                      <c:pt idx="8348">
                        <c:v>582.95299999999997</c:v>
                      </c:pt>
                      <c:pt idx="8349">
                        <c:v>579.63499999999999</c:v>
                      </c:pt>
                      <c:pt idx="8350">
                        <c:v>576.38699999999994</c:v>
                      </c:pt>
                      <c:pt idx="8351">
                        <c:v>573.20799999999997</c:v>
                      </c:pt>
                      <c:pt idx="8352">
                        <c:v>570.09500000000003</c:v>
                      </c:pt>
                      <c:pt idx="8353">
                        <c:v>567.048</c:v>
                      </c:pt>
                      <c:pt idx="8354">
                        <c:v>564.06500000000005</c:v>
                      </c:pt>
                      <c:pt idx="8355">
                        <c:v>561.14499999999998</c:v>
                      </c:pt>
                      <c:pt idx="8356">
                        <c:v>558.28599999999994</c:v>
                      </c:pt>
                      <c:pt idx="8357">
                        <c:v>555.48699999999997</c:v>
                      </c:pt>
                      <c:pt idx="8358">
                        <c:v>552.74699999999996</c:v>
                      </c:pt>
                      <c:pt idx="8359">
                        <c:v>550.06500000000005</c:v>
                      </c:pt>
                      <c:pt idx="8360">
                        <c:v>547.43799999999999</c:v>
                      </c:pt>
                      <c:pt idx="8361">
                        <c:v>544.86699999999996</c:v>
                      </c:pt>
                      <c:pt idx="8362">
                        <c:v>542.34900000000005</c:v>
                      </c:pt>
                      <c:pt idx="8363">
                        <c:v>539.88400000000001</c:v>
                      </c:pt>
                      <c:pt idx="8364">
                        <c:v>537.47</c:v>
                      </c:pt>
                      <c:pt idx="8365">
                        <c:v>535.10599999999999</c:v>
                      </c:pt>
                      <c:pt idx="8366">
                        <c:v>532.79100000000005</c:v>
                      </c:pt>
                      <c:pt idx="8367">
                        <c:v>530.524</c:v>
                      </c:pt>
                      <c:pt idx="8368">
                        <c:v>528.303</c:v>
                      </c:pt>
                      <c:pt idx="8369">
                        <c:v>526.12900000000002</c:v>
                      </c:pt>
                      <c:pt idx="8370">
                        <c:v>523.99800000000005</c:v>
                      </c:pt>
                      <c:pt idx="8371">
                        <c:v>521.91200000000003</c:v>
                      </c:pt>
                      <c:pt idx="8372">
                        <c:v>519.86800000000005</c:v>
                      </c:pt>
                      <c:pt idx="8373">
                        <c:v>517.86599999999999</c:v>
                      </c:pt>
                      <c:pt idx="8374">
                        <c:v>515.90499999999997</c:v>
                      </c:pt>
                      <c:pt idx="8375">
                        <c:v>513.98299999999995</c:v>
                      </c:pt>
                      <c:pt idx="8376">
                        <c:v>512.101</c:v>
                      </c:pt>
                      <c:pt idx="8377">
                        <c:v>510.25700000000001</c:v>
                      </c:pt>
                      <c:pt idx="8378">
                        <c:v>508.45</c:v>
                      </c:pt>
                      <c:pt idx="8379">
                        <c:v>506.67899999999997</c:v>
                      </c:pt>
                      <c:pt idx="8380">
                        <c:v>504.94400000000002</c:v>
                      </c:pt>
                      <c:pt idx="8381">
                        <c:v>503.24400000000003</c:v>
                      </c:pt>
                      <c:pt idx="8382">
                        <c:v>501.577</c:v>
                      </c:pt>
                      <c:pt idx="8383">
                        <c:v>499.94400000000002</c:v>
                      </c:pt>
                      <c:pt idx="8384">
                        <c:v>498.34399999999999</c:v>
                      </c:pt>
                      <c:pt idx="8385">
                        <c:v>496.77499999999998</c:v>
                      </c:pt>
                      <c:pt idx="8386">
                        <c:v>495.23599999999999</c:v>
                      </c:pt>
                      <c:pt idx="8387">
                        <c:v>493.72800000000001</c:v>
                      </c:pt>
                      <c:pt idx="8388">
                        <c:v>492.25</c:v>
                      </c:pt>
                      <c:pt idx="8389">
                        <c:v>490.8</c:v>
                      </c:pt>
                      <c:pt idx="8390">
                        <c:v>489.37900000000002</c:v>
                      </c:pt>
                      <c:pt idx="8391">
                        <c:v>487.98500000000001</c:v>
                      </c:pt>
                      <c:pt idx="8392">
                        <c:v>486.61700000000002</c:v>
                      </c:pt>
                      <c:pt idx="8393">
                        <c:v>485.27600000000001</c:v>
                      </c:pt>
                      <c:pt idx="8394">
                        <c:v>483.96100000000001</c:v>
                      </c:pt>
                      <c:pt idx="8395">
                        <c:v>482.67099999999999</c:v>
                      </c:pt>
                      <c:pt idx="8396">
                        <c:v>481.40499999999997</c:v>
                      </c:pt>
                      <c:pt idx="8397">
                        <c:v>480.16300000000001</c:v>
                      </c:pt>
                      <c:pt idx="8398">
                        <c:v>478.94400000000002</c:v>
                      </c:pt>
                      <c:pt idx="8399">
                        <c:v>477.74799999999999</c:v>
                      </c:pt>
                      <c:pt idx="8400">
                        <c:v>476.57400000000001</c:v>
                      </c:pt>
                      <c:pt idx="8401">
                        <c:v>475.423</c:v>
                      </c:pt>
                      <c:pt idx="8402">
                        <c:v>474.29199999999997</c:v>
                      </c:pt>
                      <c:pt idx="8403">
                        <c:v>473.18200000000002</c:v>
                      </c:pt>
                      <c:pt idx="8404">
                        <c:v>472.09300000000002</c:v>
                      </c:pt>
                      <c:pt idx="8405">
                        <c:v>471.02300000000002</c:v>
                      </c:pt>
                      <c:pt idx="8406">
                        <c:v>469.97300000000001</c:v>
                      </c:pt>
                      <c:pt idx="8407">
                        <c:v>468.94200000000001</c:v>
                      </c:pt>
                      <c:pt idx="8408">
                        <c:v>467.92899999999997</c:v>
                      </c:pt>
                      <c:pt idx="8409">
                        <c:v>466.93400000000003</c:v>
                      </c:pt>
                      <c:pt idx="8410">
                        <c:v>465.95699999999999</c:v>
                      </c:pt>
                      <c:pt idx="8411">
                        <c:v>464.99700000000001</c:v>
                      </c:pt>
                      <c:pt idx="8412">
                        <c:v>464.05399999999997</c:v>
                      </c:pt>
                      <c:pt idx="8413">
                        <c:v>463.12799999999999</c:v>
                      </c:pt>
                      <c:pt idx="8414">
                        <c:v>462.21699999999998</c:v>
                      </c:pt>
                      <c:pt idx="8415">
                        <c:v>461.32299999999998</c:v>
                      </c:pt>
                      <c:pt idx="8416">
                        <c:v>460.44400000000002</c:v>
                      </c:pt>
                      <c:pt idx="8417">
                        <c:v>459.58100000000002</c:v>
                      </c:pt>
                      <c:pt idx="8418">
                        <c:v>458.733</c:v>
                      </c:pt>
                      <c:pt idx="8419">
                        <c:v>457.9</c:v>
                      </c:pt>
                      <c:pt idx="8420">
                        <c:v>457.08100000000002</c:v>
                      </c:pt>
                      <c:pt idx="8421">
                        <c:v>456.27600000000001</c:v>
                      </c:pt>
                      <c:pt idx="8422">
                        <c:v>455.48500000000001</c:v>
                      </c:pt>
                      <c:pt idx="8423">
                        <c:v>454.70699999999999</c:v>
                      </c:pt>
                      <c:pt idx="8424">
                        <c:v>453.94299999999998</c:v>
                      </c:pt>
                      <c:pt idx="8425">
                        <c:v>453.19099999999997</c:v>
                      </c:pt>
                      <c:pt idx="8426">
                        <c:v>452.452</c:v>
                      </c:pt>
                      <c:pt idx="8427">
                        <c:v>451.72500000000002</c:v>
                      </c:pt>
                      <c:pt idx="8428">
                        <c:v>451.01</c:v>
                      </c:pt>
                      <c:pt idx="8429">
                        <c:v>450.30700000000002</c:v>
                      </c:pt>
                      <c:pt idx="8430">
                        <c:v>449.61599999999999</c:v>
                      </c:pt>
                      <c:pt idx="8431">
                        <c:v>448.93599999999998</c:v>
                      </c:pt>
                      <c:pt idx="8432">
                        <c:v>448.26600000000002</c:v>
                      </c:pt>
                      <c:pt idx="8433">
                        <c:v>447.608</c:v>
                      </c:pt>
                      <c:pt idx="8434">
                        <c:v>446.96</c:v>
                      </c:pt>
                      <c:pt idx="8435">
                        <c:v>446.32299999999998</c:v>
                      </c:pt>
                      <c:pt idx="8436">
                        <c:v>445.69600000000003</c:v>
                      </c:pt>
                      <c:pt idx="8437">
                        <c:v>445.07799999999997</c:v>
                      </c:pt>
                      <c:pt idx="8438">
                        <c:v>444.471</c:v>
                      </c:pt>
                      <c:pt idx="8439">
                        <c:v>443.87200000000001</c:v>
                      </c:pt>
                      <c:pt idx="8440">
                        <c:v>443.28399999999999</c:v>
                      </c:pt>
                      <c:pt idx="8441">
                        <c:v>442.70400000000001</c:v>
                      </c:pt>
                      <c:pt idx="8442">
                        <c:v>442.13299999999998</c:v>
                      </c:pt>
                      <c:pt idx="8443">
                        <c:v>441.57100000000003</c:v>
                      </c:pt>
                      <c:pt idx="8444">
                        <c:v>441.017</c:v>
                      </c:pt>
                      <c:pt idx="8445">
                        <c:v>440.47199999999998</c:v>
                      </c:pt>
                      <c:pt idx="8446">
                        <c:v>439.935</c:v>
                      </c:pt>
                      <c:pt idx="8447">
                        <c:v>439.40600000000001</c:v>
                      </c:pt>
                      <c:pt idx="8448">
                        <c:v>438.88499999999999</c:v>
                      </c:pt>
                      <c:pt idx="8449">
                        <c:v>438.37099999999998</c:v>
                      </c:pt>
                      <c:pt idx="8450">
                        <c:v>437.86500000000001</c:v>
                      </c:pt>
                      <c:pt idx="8451">
                        <c:v>437.36700000000002</c:v>
                      </c:pt>
                      <c:pt idx="8452">
                        <c:v>436.875</c:v>
                      </c:pt>
                      <c:pt idx="8453">
                        <c:v>436.39100000000002</c:v>
                      </c:pt>
                      <c:pt idx="8454">
                        <c:v>435.91399999999999</c:v>
                      </c:pt>
                      <c:pt idx="8455">
                        <c:v>435.44299999999998</c:v>
                      </c:pt>
                      <c:pt idx="8456">
                        <c:v>434.97899999999998</c:v>
                      </c:pt>
                      <c:pt idx="8457">
                        <c:v>434.52199999999999</c:v>
                      </c:pt>
                      <c:pt idx="8458">
                        <c:v>434.07</c:v>
                      </c:pt>
                      <c:pt idx="8459">
                        <c:v>433.625</c:v>
                      </c:pt>
                      <c:pt idx="8460">
                        <c:v>433.18700000000001</c:v>
                      </c:pt>
                      <c:pt idx="8461">
                        <c:v>432.75400000000002</c:v>
                      </c:pt>
                      <c:pt idx="8462">
                        <c:v>432.327</c:v>
                      </c:pt>
                      <c:pt idx="8463">
                        <c:v>431.90600000000001</c:v>
                      </c:pt>
                      <c:pt idx="8464">
                        <c:v>431.49</c:v>
                      </c:pt>
                      <c:pt idx="8465">
                        <c:v>431.08</c:v>
                      </c:pt>
                      <c:pt idx="8466">
                        <c:v>430.67500000000001</c:v>
                      </c:pt>
                      <c:pt idx="8467">
                        <c:v>430.27600000000001</c:v>
                      </c:pt>
                      <c:pt idx="8468">
                        <c:v>429.88099999999997</c:v>
                      </c:pt>
                      <c:pt idx="8469">
                        <c:v>429.49200000000002</c:v>
                      </c:pt>
                      <c:pt idx="8470">
                        <c:v>429.108</c:v>
                      </c:pt>
                      <c:pt idx="8471">
                        <c:v>428.72800000000001</c:v>
                      </c:pt>
                      <c:pt idx="8472">
                        <c:v>428.35399999999998</c:v>
                      </c:pt>
                      <c:pt idx="8473">
                        <c:v>427.98399999999998</c:v>
                      </c:pt>
                      <c:pt idx="8474">
                        <c:v>427.61799999999999</c:v>
                      </c:pt>
                      <c:pt idx="8475">
                        <c:v>427.25700000000001</c:v>
                      </c:pt>
                      <c:pt idx="8476">
                        <c:v>426.90100000000001</c:v>
                      </c:pt>
                      <c:pt idx="8477">
                        <c:v>426.548</c:v>
                      </c:pt>
                      <c:pt idx="8478">
                        <c:v>426.2</c:v>
                      </c:pt>
                      <c:pt idx="8479">
                        <c:v>425.85599999999999</c:v>
                      </c:pt>
                      <c:pt idx="8480">
                        <c:v>425.51600000000002</c:v>
                      </c:pt>
                      <c:pt idx="8481">
                        <c:v>425.18</c:v>
                      </c:pt>
                      <c:pt idx="8482">
                        <c:v>424.84800000000001</c:v>
                      </c:pt>
                      <c:pt idx="8483">
                        <c:v>424.52</c:v>
                      </c:pt>
                      <c:pt idx="8484">
                        <c:v>424.19499999999999</c:v>
                      </c:pt>
                      <c:pt idx="8485">
                        <c:v>423.875</c:v>
                      </c:pt>
                      <c:pt idx="8486">
                        <c:v>423.55700000000002</c:v>
                      </c:pt>
                      <c:pt idx="8487">
                        <c:v>423.24299999999999</c:v>
                      </c:pt>
                      <c:pt idx="8488">
                        <c:v>422.93299999999999</c:v>
                      </c:pt>
                      <c:pt idx="8489">
                        <c:v>422.62599999999998</c:v>
                      </c:pt>
                      <c:pt idx="8490">
                        <c:v>422.322</c:v>
                      </c:pt>
                      <c:pt idx="8491">
                        <c:v>422.02100000000002</c:v>
                      </c:pt>
                      <c:pt idx="8492">
                        <c:v>421.72399999999999</c:v>
                      </c:pt>
                      <c:pt idx="8493">
                        <c:v>421.43</c:v>
                      </c:pt>
                      <c:pt idx="8494">
                        <c:v>421.13900000000001</c:v>
                      </c:pt>
                      <c:pt idx="8495">
                        <c:v>420.85</c:v>
                      </c:pt>
                      <c:pt idx="8496">
                        <c:v>420.565</c:v>
                      </c:pt>
                      <c:pt idx="8497">
                        <c:v>420.28300000000002</c:v>
                      </c:pt>
                      <c:pt idx="8498">
                        <c:v>420.00299999999999</c:v>
                      </c:pt>
                      <c:pt idx="8499">
                        <c:v>419.726</c:v>
                      </c:pt>
                      <c:pt idx="8500">
                        <c:v>419.452</c:v>
                      </c:pt>
                      <c:pt idx="8501">
                        <c:v>419.18</c:v>
                      </c:pt>
                      <c:pt idx="8502">
                        <c:v>418.911</c:v>
                      </c:pt>
                      <c:pt idx="8503">
                        <c:v>418.64499999999998</c:v>
                      </c:pt>
                      <c:pt idx="8504">
                        <c:v>418.38099999999997</c:v>
                      </c:pt>
                      <c:pt idx="8505">
                        <c:v>418.11900000000003</c:v>
                      </c:pt>
                      <c:pt idx="8506">
                        <c:v>417.86</c:v>
                      </c:pt>
                      <c:pt idx="8507">
                        <c:v>417.60300000000001</c:v>
                      </c:pt>
                      <c:pt idx="8508">
                        <c:v>417.34899999999999</c:v>
                      </c:pt>
                      <c:pt idx="8509">
                        <c:v>417.09699999999998</c:v>
                      </c:pt>
                      <c:pt idx="8510">
                        <c:v>416.84699999999998</c:v>
                      </c:pt>
                      <c:pt idx="8511">
                        <c:v>416.59899999999999</c:v>
                      </c:pt>
                      <c:pt idx="8512">
                        <c:v>416.35300000000001</c:v>
                      </c:pt>
                      <c:pt idx="8513">
                        <c:v>416.11</c:v>
                      </c:pt>
                      <c:pt idx="8514">
                        <c:v>415.86799999999999</c:v>
                      </c:pt>
                      <c:pt idx="8515">
                        <c:v>415.62900000000002</c:v>
                      </c:pt>
                      <c:pt idx="8516">
                        <c:v>415.39100000000002</c:v>
                      </c:pt>
                      <c:pt idx="8517">
                        <c:v>415.15499999999997</c:v>
                      </c:pt>
                      <c:pt idx="8518">
                        <c:v>414.92200000000003</c:v>
                      </c:pt>
                      <c:pt idx="8519">
                        <c:v>414.69</c:v>
                      </c:pt>
                      <c:pt idx="8520">
                        <c:v>414.46</c:v>
                      </c:pt>
                      <c:pt idx="8521">
                        <c:v>414.23099999999999</c:v>
                      </c:pt>
                      <c:pt idx="8522">
                        <c:v>414.005</c:v>
                      </c:pt>
                      <c:pt idx="8523">
                        <c:v>413.78</c:v>
                      </c:pt>
                      <c:pt idx="8524">
                        <c:v>413.55700000000002</c:v>
                      </c:pt>
                      <c:pt idx="8525">
                        <c:v>413.33600000000001</c:v>
                      </c:pt>
                      <c:pt idx="8526">
                        <c:v>413.11599999999999</c:v>
                      </c:pt>
                      <c:pt idx="8527">
                        <c:v>412.89800000000002</c:v>
                      </c:pt>
                      <c:pt idx="8528">
                        <c:v>412.68099999999998</c:v>
                      </c:pt>
                      <c:pt idx="8529">
                        <c:v>412.46600000000001</c:v>
                      </c:pt>
                      <c:pt idx="8530">
                        <c:v>412.25200000000001</c:v>
                      </c:pt>
                      <c:pt idx="8531">
                        <c:v>412.04</c:v>
                      </c:pt>
                      <c:pt idx="8532">
                        <c:v>411.83</c:v>
                      </c:pt>
                      <c:pt idx="8533">
                        <c:v>411.62</c:v>
                      </c:pt>
                      <c:pt idx="8534">
                        <c:v>411.41199999999998</c:v>
                      </c:pt>
                      <c:pt idx="8535">
                        <c:v>411.20600000000002</c:v>
                      </c:pt>
                      <c:pt idx="8536">
                        <c:v>411.00099999999998</c:v>
                      </c:pt>
                      <c:pt idx="8537">
                        <c:v>410.79700000000003</c:v>
                      </c:pt>
                      <c:pt idx="8538">
                        <c:v>410.59500000000003</c:v>
                      </c:pt>
                      <c:pt idx="8539">
                        <c:v>410.39400000000001</c:v>
                      </c:pt>
                      <c:pt idx="8540">
                        <c:v>410.19400000000002</c:v>
                      </c:pt>
                      <c:pt idx="8541">
                        <c:v>409.995</c:v>
                      </c:pt>
                      <c:pt idx="8542">
                        <c:v>409.79700000000003</c:v>
                      </c:pt>
                      <c:pt idx="8543">
                        <c:v>409.601</c:v>
                      </c:pt>
                      <c:pt idx="8544">
                        <c:v>409.40600000000001</c:v>
                      </c:pt>
                      <c:pt idx="8545">
                        <c:v>409.21199999999999</c:v>
                      </c:pt>
                      <c:pt idx="8546">
                        <c:v>409.01900000000001</c:v>
                      </c:pt>
                      <c:pt idx="8547">
                        <c:v>408.827</c:v>
                      </c:pt>
                      <c:pt idx="8548">
                        <c:v>408.637</c:v>
                      </c:pt>
                      <c:pt idx="8549">
                        <c:v>408.447</c:v>
                      </c:pt>
                      <c:pt idx="8550">
                        <c:v>408.25900000000001</c:v>
                      </c:pt>
                      <c:pt idx="8551">
                        <c:v>408.07100000000003</c:v>
                      </c:pt>
                      <c:pt idx="8552">
                        <c:v>407.88499999999999</c:v>
                      </c:pt>
                      <c:pt idx="8553">
                        <c:v>407.69900000000001</c:v>
                      </c:pt>
                      <c:pt idx="8554">
                        <c:v>407.51499999999999</c:v>
                      </c:pt>
                      <c:pt idx="8555">
                        <c:v>407.33100000000002</c:v>
                      </c:pt>
                      <c:pt idx="8556">
                        <c:v>407.14800000000002</c:v>
                      </c:pt>
                      <c:pt idx="8557">
                        <c:v>406.96699999999998</c:v>
                      </c:pt>
                      <c:pt idx="8558">
                        <c:v>406.786</c:v>
                      </c:pt>
                      <c:pt idx="8559">
                        <c:v>406.60599999999999</c:v>
                      </c:pt>
                      <c:pt idx="8560">
                        <c:v>406.42700000000002</c:v>
                      </c:pt>
                      <c:pt idx="8561">
                        <c:v>406.24900000000002</c:v>
                      </c:pt>
                      <c:pt idx="8562">
                        <c:v>406.072</c:v>
                      </c:pt>
                      <c:pt idx="8563">
                        <c:v>405.89499999999998</c:v>
                      </c:pt>
                      <c:pt idx="8564">
                        <c:v>405.72</c:v>
                      </c:pt>
                      <c:pt idx="8565">
                        <c:v>405.54500000000002</c:v>
                      </c:pt>
                      <c:pt idx="8566">
                        <c:v>405.37099999999998</c:v>
                      </c:pt>
                      <c:pt idx="8567">
                        <c:v>405.19799999999998</c:v>
                      </c:pt>
                      <c:pt idx="8568">
                        <c:v>405.02600000000001</c:v>
                      </c:pt>
                      <c:pt idx="8569">
                        <c:v>404.85399999999998</c:v>
                      </c:pt>
                      <c:pt idx="8570">
                        <c:v>404.68299999999999</c:v>
                      </c:pt>
                      <c:pt idx="8571">
                        <c:v>404.51299999999998</c:v>
                      </c:pt>
                      <c:pt idx="8572">
                        <c:v>404.34300000000002</c:v>
                      </c:pt>
                      <c:pt idx="8573">
                        <c:v>404.17500000000001</c:v>
                      </c:pt>
                      <c:pt idx="8574">
                        <c:v>404.00700000000001</c:v>
                      </c:pt>
                      <c:pt idx="8575">
                        <c:v>403.839</c:v>
                      </c:pt>
                      <c:pt idx="8576">
                        <c:v>403.673</c:v>
                      </c:pt>
                      <c:pt idx="8577">
                        <c:v>403.50700000000001</c:v>
                      </c:pt>
                      <c:pt idx="8578">
                        <c:v>403.34100000000001</c:v>
                      </c:pt>
                      <c:pt idx="8579">
                        <c:v>403.17700000000002</c:v>
                      </c:pt>
                      <c:pt idx="8580">
                        <c:v>403.01299999999998</c:v>
                      </c:pt>
                      <c:pt idx="8581">
                        <c:v>402.84899999999999</c:v>
                      </c:pt>
                      <c:pt idx="8582">
                        <c:v>402.68700000000001</c:v>
                      </c:pt>
                      <c:pt idx="8583">
                        <c:v>402.524</c:v>
                      </c:pt>
                      <c:pt idx="8584">
                        <c:v>402.363</c:v>
                      </c:pt>
                      <c:pt idx="8585">
                        <c:v>402.202</c:v>
                      </c:pt>
                      <c:pt idx="8586">
                        <c:v>402.04199999999997</c:v>
                      </c:pt>
                      <c:pt idx="8587">
                        <c:v>401.88200000000001</c:v>
                      </c:pt>
                      <c:pt idx="8588">
                        <c:v>401.72300000000001</c:v>
                      </c:pt>
                      <c:pt idx="8589">
                        <c:v>401.56400000000002</c:v>
                      </c:pt>
                      <c:pt idx="8590">
                        <c:v>401.40600000000001</c:v>
                      </c:pt>
                      <c:pt idx="8591">
                        <c:v>401.24799999999999</c:v>
                      </c:pt>
                      <c:pt idx="8592">
                        <c:v>401.09100000000001</c:v>
                      </c:pt>
                      <c:pt idx="8593">
                        <c:v>400.935</c:v>
                      </c:pt>
                      <c:pt idx="8594">
                        <c:v>400.779</c:v>
                      </c:pt>
                      <c:pt idx="8595">
                        <c:v>400.62299999999999</c:v>
                      </c:pt>
                      <c:pt idx="8596">
                        <c:v>400.46800000000002</c:v>
                      </c:pt>
                      <c:pt idx="8597">
                        <c:v>400.31400000000002</c:v>
                      </c:pt>
                      <c:pt idx="8598">
                        <c:v>400.16</c:v>
                      </c:pt>
                      <c:pt idx="8599">
                        <c:v>400.00599999999997</c:v>
                      </c:pt>
                    </c:numCache>
                  </c:numRef>
                </c:yVal>
                <c:smooth val="1"/>
                <c:extLst xmlns:c15="http://schemas.microsoft.com/office/drawing/2012/chart">
                  <c:ext xmlns:c16="http://schemas.microsoft.com/office/drawing/2014/chart" uri="{C3380CC4-5D6E-409C-BE32-E72D297353CC}">
                    <c16:uniqueId val="{00000006-4C20-4280-B96B-CB175FD5BEC7}"/>
                  </c:ext>
                </c:extLst>
              </c15:ser>
            </c15:filteredScatterSeries>
            <c15:filteredScatterSeries>
              <c15:ser>
                <c:idx val="6"/>
                <c:order val="6"/>
                <c:tx>
                  <c:strRef>
                    <c:extLst xmlns:c15="http://schemas.microsoft.com/office/drawing/2012/chart">
                      <c:ext xmlns:c15="http://schemas.microsoft.com/office/drawing/2012/chart" uri="{02D57815-91ED-43cb-92C2-25804820EDAC}">
                        <c15:formulaRef>
                          <c15:sqref>'NT11 (2)'!$H$2</c15:sqref>
                        </c15:formulaRef>
                      </c:ext>
                    </c:extLst>
                    <c:strCache>
                      <c:ptCount val="1"/>
                      <c:pt idx="0">
                        <c:v>7</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dLbls>
                  <c:dLbl>
                    <c:idx val="1686"/>
                    <c:showLegendKey val="0"/>
                    <c:showVal val="1"/>
                    <c:showCatName val="1"/>
                    <c:showSerName val="0"/>
                    <c:showPercent val="0"/>
                    <c:showBubbleSize val="0"/>
                    <c:extLst xmlns:c15="http://schemas.microsoft.com/office/drawing/2012/chart">
                      <c:ext xmlns:c15="http://schemas.microsoft.com/office/drawing/2012/chart" uri="{CE6537A1-D6FC-4f65-9D91-7224C49458BB}"/>
                      <c:ext xmlns:c16="http://schemas.microsoft.com/office/drawing/2014/chart" uri="{C3380CC4-5D6E-409C-BE32-E72D297353CC}">
                        <c16:uniqueId val="{00000007-4C20-4280-B96B-CB175FD5BEC7}"/>
                      </c:ext>
                    </c:extLst>
                  </c:dLbl>
                  <c:dLbl>
                    <c:idx val="1704"/>
                    <c:layout>
                      <c:manualLayout>
                        <c:x val="0"/>
                        <c:y val="-0.11560693641618497"/>
                      </c:manualLayout>
                    </c:layout>
                    <c:showLegendKey val="0"/>
                    <c:showVal val="1"/>
                    <c:showCatName val="1"/>
                    <c:showSerName val="0"/>
                    <c:showPercent val="0"/>
                    <c:showBubbleSize val="0"/>
                    <c:extLst xmlns:c15="http://schemas.microsoft.com/office/drawing/2012/chart">
                      <c:ext xmlns:c15="http://schemas.microsoft.com/office/drawing/2012/chart" uri="{CE6537A1-D6FC-4f65-9D91-7224C49458BB}"/>
                      <c:ext xmlns:c16="http://schemas.microsoft.com/office/drawing/2014/chart" uri="{C3380CC4-5D6E-409C-BE32-E72D297353CC}">
                        <c16:uniqueId val="{00000008-4C20-4280-B96B-CB175FD5BEC7}"/>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xmlns:c15="http://schemas.microsoft.com/office/drawing/2012/char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xVal>
                  <c:numRef>
                    <c:extLst xmlns:c15="http://schemas.microsoft.com/office/drawing/2012/chart">
                      <c:ext xmlns:c15="http://schemas.microsoft.com/office/drawing/2012/chart" uri="{02D57815-91ED-43cb-92C2-25804820EDAC}">
                        <c15:formulaRef>
                          <c15:sqref>'NT11 (2)'!$A$4:$A$8603</c15:sqref>
                        </c15:formulaRef>
                      </c:ext>
                    </c:extLst>
                    <c:numCache>
                      <c:formatCode>0.00E+00</c:formatCode>
                      <c:ptCount val="8600"/>
                      <c:pt idx="0">
                        <c:v>0</c:v>
                      </c:pt>
                      <c:pt idx="1">
                        <c:v>0.01</c:v>
                      </c:pt>
                      <c:pt idx="2">
                        <c:v>0.02</c:v>
                      </c:pt>
                      <c:pt idx="3">
                        <c:v>0.03</c:v>
                      </c:pt>
                      <c:pt idx="4">
                        <c:v>0.04</c:v>
                      </c:pt>
                      <c:pt idx="5">
                        <c:v>0.05</c:v>
                      </c:pt>
                      <c:pt idx="6">
                        <c:v>0.06</c:v>
                      </c:pt>
                      <c:pt idx="7">
                        <c:v>7.0000000000000007E-2</c:v>
                      </c:pt>
                      <c:pt idx="8">
                        <c:v>0.08</c:v>
                      </c:pt>
                      <c:pt idx="9">
                        <c:v>0.09</c:v>
                      </c:pt>
                      <c:pt idx="10">
                        <c:v>0.1</c:v>
                      </c:pt>
                      <c:pt idx="11">
                        <c:v>0.11</c:v>
                      </c:pt>
                      <c:pt idx="12">
                        <c:v>0.12</c:v>
                      </c:pt>
                      <c:pt idx="13">
                        <c:v>0.13</c:v>
                      </c:pt>
                      <c:pt idx="14">
                        <c:v>0.14000000000000001</c:v>
                      </c:pt>
                      <c:pt idx="15">
                        <c:v>0.15</c:v>
                      </c:pt>
                      <c:pt idx="16">
                        <c:v>0.16</c:v>
                      </c:pt>
                      <c:pt idx="17">
                        <c:v>0.17</c:v>
                      </c:pt>
                      <c:pt idx="18">
                        <c:v>0.18</c:v>
                      </c:pt>
                      <c:pt idx="19">
                        <c:v>0.19</c:v>
                      </c:pt>
                      <c:pt idx="20">
                        <c:v>0.2</c:v>
                      </c:pt>
                      <c:pt idx="21">
                        <c:v>0.21</c:v>
                      </c:pt>
                      <c:pt idx="22">
                        <c:v>0.22</c:v>
                      </c:pt>
                      <c:pt idx="23">
                        <c:v>0.23</c:v>
                      </c:pt>
                      <c:pt idx="24">
                        <c:v>0.24</c:v>
                      </c:pt>
                      <c:pt idx="25">
                        <c:v>0.25</c:v>
                      </c:pt>
                      <c:pt idx="26">
                        <c:v>0.26</c:v>
                      </c:pt>
                      <c:pt idx="27">
                        <c:v>0.27</c:v>
                      </c:pt>
                      <c:pt idx="28">
                        <c:v>0.28000000000000003</c:v>
                      </c:pt>
                      <c:pt idx="29">
                        <c:v>0.28999999999999998</c:v>
                      </c:pt>
                      <c:pt idx="30">
                        <c:v>0.3</c:v>
                      </c:pt>
                      <c:pt idx="31">
                        <c:v>0.31</c:v>
                      </c:pt>
                      <c:pt idx="32">
                        <c:v>0.32</c:v>
                      </c:pt>
                      <c:pt idx="33">
                        <c:v>0.33</c:v>
                      </c:pt>
                      <c:pt idx="34">
                        <c:v>0.34</c:v>
                      </c:pt>
                      <c:pt idx="35">
                        <c:v>0.35</c:v>
                      </c:pt>
                      <c:pt idx="36">
                        <c:v>0.36</c:v>
                      </c:pt>
                      <c:pt idx="37">
                        <c:v>0.37</c:v>
                      </c:pt>
                      <c:pt idx="38">
                        <c:v>0.38</c:v>
                      </c:pt>
                      <c:pt idx="39">
                        <c:v>0.39</c:v>
                      </c:pt>
                      <c:pt idx="40">
                        <c:v>0.4</c:v>
                      </c:pt>
                      <c:pt idx="41">
                        <c:v>0.41</c:v>
                      </c:pt>
                      <c:pt idx="42">
                        <c:v>0.42</c:v>
                      </c:pt>
                      <c:pt idx="43">
                        <c:v>0.43</c:v>
                      </c:pt>
                      <c:pt idx="44">
                        <c:v>0.44</c:v>
                      </c:pt>
                      <c:pt idx="45">
                        <c:v>0.45</c:v>
                      </c:pt>
                      <c:pt idx="46">
                        <c:v>0.46</c:v>
                      </c:pt>
                      <c:pt idx="47">
                        <c:v>0.47</c:v>
                      </c:pt>
                      <c:pt idx="48">
                        <c:v>0.48</c:v>
                      </c:pt>
                      <c:pt idx="49">
                        <c:v>0.49</c:v>
                      </c:pt>
                      <c:pt idx="50">
                        <c:v>0.5</c:v>
                      </c:pt>
                      <c:pt idx="51">
                        <c:v>0.51</c:v>
                      </c:pt>
                      <c:pt idx="52">
                        <c:v>0.52</c:v>
                      </c:pt>
                      <c:pt idx="53">
                        <c:v>0.53</c:v>
                      </c:pt>
                      <c:pt idx="54">
                        <c:v>0.54</c:v>
                      </c:pt>
                      <c:pt idx="55">
                        <c:v>0.55000000000000004</c:v>
                      </c:pt>
                      <c:pt idx="56">
                        <c:v>0.56000000000000005</c:v>
                      </c:pt>
                      <c:pt idx="57">
                        <c:v>0.56999999999999995</c:v>
                      </c:pt>
                      <c:pt idx="58">
                        <c:v>0.57999999999999996</c:v>
                      </c:pt>
                      <c:pt idx="59">
                        <c:v>0.59</c:v>
                      </c:pt>
                      <c:pt idx="60">
                        <c:v>0.6</c:v>
                      </c:pt>
                      <c:pt idx="61">
                        <c:v>0.61</c:v>
                      </c:pt>
                      <c:pt idx="62">
                        <c:v>0.62</c:v>
                      </c:pt>
                      <c:pt idx="63">
                        <c:v>0.63</c:v>
                      </c:pt>
                      <c:pt idx="64">
                        <c:v>0.64</c:v>
                      </c:pt>
                      <c:pt idx="65">
                        <c:v>0.65</c:v>
                      </c:pt>
                      <c:pt idx="66">
                        <c:v>0.66</c:v>
                      </c:pt>
                      <c:pt idx="67">
                        <c:v>0.67</c:v>
                      </c:pt>
                      <c:pt idx="68">
                        <c:v>0.68</c:v>
                      </c:pt>
                      <c:pt idx="69">
                        <c:v>0.69</c:v>
                      </c:pt>
                      <c:pt idx="70">
                        <c:v>0.7</c:v>
                      </c:pt>
                      <c:pt idx="71">
                        <c:v>0.71</c:v>
                      </c:pt>
                      <c:pt idx="72">
                        <c:v>0.72</c:v>
                      </c:pt>
                      <c:pt idx="73">
                        <c:v>0.73</c:v>
                      </c:pt>
                      <c:pt idx="74">
                        <c:v>0.74</c:v>
                      </c:pt>
                      <c:pt idx="75">
                        <c:v>0.75</c:v>
                      </c:pt>
                      <c:pt idx="76">
                        <c:v>0.76</c:v>
                      </c:pt>
                      <c:pt idx="77">
                        <c:v>0.77</c:v>
                      </c:pt>
                      <c:pt idx="78">
                        <c:v>0.78</c:v>
                      </c:pt>
                      <c:pt idx="79">
                        <c:v>0.79</c:v>
                      </c:pt>
                      <c:pt idx="80">
                        <c:v>0.8</c:v>
                      </c:pt>
                      <c:pt idx="81">
                        <c:v>0.81</c:v>
                      </c:pt>
                      <c:pt idx="82">
                        <c:v>0.82</c:v>
                      </c:pt>
                      <c:pt idx="83">
                        <c:v>0.83</c:v>
                      </c:pt>
                      <c:pt idx="84">
                        <c:v>0.84</c:v>
                      </c:pt>
                      <c:pt idx="85">
                        <c:v>0.85</c:v>
                      </c:pt>
                      <c:pt idx="86">
                        <c:v>0.86</c:v>
                      </c:pt>
                      <c:pt idx="87">
                        <c:v>0.87</c:v>
                      </c:pt>
                      <c:pt idx="88">
                        <c:v>0.88</c:v>
                      </c:pt>
                      <c:pt idx="89">
                        <c:v>0.89</c:v>
                      </c:pt>
                      <c:pt idx="90">
                        <c:v>0.9</c:v>
                      </c:pt>
                      <c:pt idx="91">
                        <c:v>0.91</c:v>
                      </c:pt>
                      <c:pt idx="92">
                        <c:v>0.92</c:v>
                      </c:pt>
                      <c:pt idx="93">
                        <c:v>0.93</c:v>
                      </c:pt>
                      <c:pt idx="94">
                        <c:v>0.94</c:v>
                      </c:pt>
                      <c:pt idx="95">
                        <c:v>0.95</c:v>
                      </c:pt>
                      <c:pt idx="96">
                        <c:v>0.96</c:v>
                      </c:pt>
                      <c:pt idx="97">
                        <c:v>0.97</c:v>
                      </c:pt>
                      <c:pt idx="98">
                        <c:v>0.98</c:v>
                      </c:pt>
                      <c:pt idx="99">
                        <c:v>0.99</c:v>
                      </c:pt>
                      <c:pt idx="100" formatCode="General">
                        <c:v>1</c:v>
                      </c:pt>
                      <c:pt idx="101" formatCode="General">
                        <c:v>1.01</c:v>
                      </c:pt>
                      <c:pt idx="102" formatCode="General">
                        <c:v>1.02</c:v>
                      </c:pt>
                      <c:pt idx="103" formatCode="General">
                        <c:v>1.03</c:v>
                      </c:pt>
                      <c:pt idx="104" formatCode="General">
                        <c:v>1.04</c:v>
                      </c:pt>
                      <c:pt idx="105" formatCode="General">
                        <c:v>1.05</c:v>
                      </c:pt>
                      <c:pt idx="106" formatCode="General">
                        <c:v>1.06</c:v>
                      </c:pt>
                      <c:pt idx="107" formatCode="General">
                        <c:v>1.07</c:v>
                      </c:pt>
                      <c:pt idx="108" formatCode="General">
                        <c:v>1.08</c:v>
                      </c:pt>
                      <c:pt idx="109" formatCode="General">
                        <c:v>1.0900000000000001</c:v>
                      </c:pt>
                      <c:pt idx="110" formatCode="General">
                        <c:v>1.1000000000000001</c:v>
                      </c:pt>
                      <c:pt idx="111" formatCode="General">
                        <c:v>1.1100000000000001</c:v>
                      </c:pt>
                      <c:pt idx="112" formatCode="General">
                        <c:v>1.1200000000000001</c:v>
                      </c:pt>
                      <c:pt idx="113" formatCode="General">
                        <c:v>1.1299999999999999</c:v>
                      </c:pt>
                      <c:pt idx="114" formatCode="General">
                        <c:v>1.1399999999999999</c:v>
                      </c:pt>
                      <c:pt idx="115" formatCode="General">
                        <c:v>1.1499999999999999</c:v>
                      </c:pt>
                      <c:pt idx="116" formatCode="General">
                        <c:v>1.1599999999999999</c:v>
                      </c:pt>
                      <c:pt idx="117" formatCode="General">
                        <c:v>1.17</c:v>
                      </c:pt>
                      <c:pt idx="118" formatCode="General">
                        <c:v>1.18</c:v>
                      </c:pt>
                      <c:pt idx="119" formatCode="General">
                        <c:v>1.19</c:v>
                      </c:pt>
                      <c:pt idx="120" formatCode="General">
                        <c:v>1.2</c:v>
                      </c:pt>
                      <c:pt idx="121" formatCode="General">
                        <c:v>1.21</c:v>
                      </c:pt>
                      <c:pt idx="122" formatCode="General">
                        <c:v>1.22</c:v>
                      </c:pt>
                      <c:pt idx="123" formatCode="General">
                        <c:v>1.23</c:v>
                      </c:pt>
                      <c:pt idx="124" formatCode="General">
                        <c:v>1.24</c:v>
                      </c:pt>
                      <c:pt idx="125" formatCode="General">
                        <c:v>1.25</c:v>
                      </c:pt>
                      <c:pt idx="126" formatCode="General">
                        <c:v>1.26</c:v>
                      </c:pt>
                      <c:pt idx="127" formatCode="General">
                        <c:v>1.27</c:v>
                      </c:pt>
                      <c:pt idx="128" formatCode="General">
                        <c:v>1.28</c:v>
                      </c:pt>
                      <c:pt idx="129" formatCode="General">
                        <c:v>1.29</c:v>
                      </c:pt>
                      <c:pt idx="130" formatCode="General">
                        <c:v>1.3</c:v>
                      </c:pt>
                      <c:pt idx="131" formatCode="General">
                        <c:v>1.31</c:v>
                      </c:pt>
                      <c:pt idx="132" formatCode="General">
                        <c:v>1.32</c:v>
                      </c:pt>
                      <c:pt idx="133" formatCode="General">
                        <c:v>1.33</c:v>
                      </c:pt>
                      <c:pt idx="134" formatCode="General">
                        <c:v>1.34</c:v>
                      </c:pt>
                      <c:pt idx="135" formatCode="General">
                        <c:v>1.35</c:v>
                      </c:pt>
                      <c:pt idx="136" formatCode="General">
                        <c:v>1.36</c:v>
                      </c:pt>
                      <c:pt idx="137" formatCode="General">
                        <c:v>1.37</c:v>
                      </c:pt>
                      <c:pt idx="138" formatCode="General">
                        <c:v>1.38</c:v>
                      </c:pt>
                      <c:pt idx="139" formatCode="General">
                        <c:v>1.39</c:v>
                      </c:pt>
                      <c:pt idx="140" formatCode="General">
                        <c:v>1.4</c:v>
                      </c:pt>
                      <c:pt idx="141" formatCode="General">
                        <c:v>1.41</c:v>
                      </c:pt>
                      <c:pt idx="142" formatCode="General">
                        <c:v>1.42</c:v>
                      </c:pt>
                      <c:pt idx="143" formatCode="General">
                        <c:v>1.43</c:v>
                      </c:pt>
                      <c:pt idx="144" formatCode="General">
                        <c:v>1.44</c:v>
                      </c:pt>
                      <c:pt idx="145" formatCode="General">
                        <c:v>1.45</c:v>
                      </c:pt>
                      <c:pt idx="146" formatCode="General">
                        <c:v>1.46</c:v>
                      </c:pt>
                      <c:pt idx="147" formatCode="General">
                        <c:v>1.47</c:v>
                      </c:pt>
                      <c:pt idx="148" formatCode="General">
                        <c:v>1.48</c:v>
                      </c:pt>
                      <c:pt idx="149" formatCode="General">
                        <c:v>1.49</c:v>
                      </c:pt>
                      <c:pt idx="150" formatCode="General">
                        <c:v>1.5</c:v>
                      </c:pt>
                      <c:pt idx="151" formatCode="General">
                        <c:v>1.51</c:v>
                      </c:pt>
                      <c:pt idx="152" formatCode="General">
                        <c:v>1.52</c:v>
                      </c:pt>
                      <c:pt idx="153" formatCode="General">
                        <c:v>1.53</c:v>
                      </c:pt>
                      <c:pt idx="154" formatCode="General">
                        <c:v>1.54</c:v>
                      </c:pt>
                      <c:pt idx="155" formatCode="General">
                        <c:v>1.55</c:v>
                      </c:pt>
                      <c:pt idx="156" formatCode="General">
                        <c:v>1.56</c:v>
                      </c:pt>
                      <c:pt idx="157" formatCode="General">
                        <c:v>1.57</c:v>
                      </c:pt>
                      <c:pt idx="158" formatCode="General">
                        <c:v>1.58</c:v>
                      </c:pt>
                      <c:pt idx="159" formatCode="General">
                        <c:v>1.59</c:v>
                      </c:pt>
                      <c:pt idx="160" formatCode="General">
                        <c:v>1.6</c:v>
                      </c:pt>
                      <c:pt idx="161" formatCode="General">
                        <c:v>1.61</c:v>
                      </c:pt>
                      <c:pt idx="162" formatCode="General">
                        <c:v>1.62</c:v>
                      </c:pt>
                      <c:pt idx="163" formatCode="General">
                        <c:v>1.63</c:v>
                      </c:pt>
                      <c:pt idx="164" formatCode="General">
                        <c:v>1.64</c:v>
                      </c:pt>
                      <c:pt idx="165" formatCode="General">
                        <c:v>1.65</c:v>
                      </c:pt>
                      <c:pt idx="166" formatCode="General">
                        <c:v>1.66</c:v>
                      </c:pt>
                      <c:pt idx="167" formatCode="General">
                        <c:v>1.67</c:v>
                      </c:pt>
                      <c:pt idx="168" formatCode="General">
                        <c:v>1.68</c:v>
                      </c:pt>
                      <c:pt idx="169" formatCode="General">
                        <c:v>1.69</c:v>
                      </c:pt>
                      <c:pt idx="170" formatCode="General">
                        <c:v>1.7</c:v>
                      </c:pt>
                      <c:pt idx="171" formatCode="General">
                        <c:v>1.71</c:v>
                      </c:pt>
                      <c:pt idx="172" formatCode="General">
                        <c:v>1.72</c:v>
                      </c:pt>
                      <c:pt idx="173" formatCode="General">
                        <c:v>1.73</c:v>
                      </c:pt>
                      <c:pt idx="174" formatCode="General">
                        <c:v>1.74</c:v>
                      </c:pt>
                      <c:pt idx="175" formatCode="General">
                        <c:v>1.75</c:v>
                      </c:pt>
                      <c:pt idx="176" formatCode="General">
                        <c:v>1.76</c:v>
                      </c:pt>
                      <c:pt idx="177" formatCode="General">
                        <c:v>1.77</c:v>
                      </c:pt>
                      <c:pt idx="178" formatCode="General">
                        <c:v>1.78</c:v>
                      </c:pt>
                      <c:pt idx="179" formatCode="General">
                        <c:v>1.79</c:v>
                      </c:pt>
                      <c:pt idx="180" formatCode="General">
                        <c:v>1.8</c:v>
                      </c:pt>
                      <c:pt idx="181" formatCode="General">
                        <c:v>1.81</c:v>
                      </c:pt>
                      <c:pt idx="182" formatCode="General">
                        <c:v>1.82</c:v>
                      </c:pt>
                      <c:pt idx="183" formatCode="General">
                        <c:v>1.83</c:v>
                      </c:pt>
                      <c:pt idx="184" formatCode="General">
                        <c:v>1.84</c:v>
                      </c:pt>
                      <c:pt idx="185" formatCode="General">
                        <c:v>1.85</c:v>
                      </c:pt>
                      <c:pt idx="186" formatCode="General">
                        <c:v>1.86</c:v>
                      </c:pt>
                      <c:pt idx="187" formatCode="General">
                        <c:v>1.87</c:v>
                      </c:pt>
                      <c:pt idx="188" formatCode="General">
                        <c:v>1.88</c:v>
                      </c:pt>
                      <c:pt idx="189" formatCode="General">
                        <c:v>1.89</c:v>
                      </c:pt>
                      <c:pt idx="190" formatCode="General">
                        <c:v>1.9</c:v>
                      </c:pt>
                      <c:pt idx="191" formatCode="General">
                        <c:v>1.91</c:v>
                      </c:pt>
                      <c:pt idx="192" formatCode="General">
                        <c:v>1.92</c:v>
                      </c:pt>
                      <c:pt idx="193" formatCode="General">
                        <c:v>1.93</c:v>
                      </c:pt>
                      <c:pt idx="194" formatCode="General">
                        <c:v>1.94</c:v>
                      </c:pt>
                      <c:pt idx="195" formatCode="General">
                        <c:v>1.95</c:v>
                      </c:pt>
                      <c:pt idx="196" formatCode="General">
                        <c:v>1.96</c:v>
                      </c:pt>
                      <c:pt idx="197" formatCode="General">
                        <c:v>1.97</c:v>
                      </c:pt>
                      <c:pt idx="198" formatCode="General">
                        <c:v>1.98</c:v>
                      </c:pt>
                      <c:pt idx="199" formatCode="General">
                        <c:v>1.99</c:v>
                      </c:pt>
                      <c:pt idx="200" formatCode="General">
                        <c:v>2</c:v>
                      </c:pt>
                      <c:pt idx="201" formatCode="General">
                        <c:v>2.0099999999999998</c:v>
                      </c:pt>
                      <c:pt idx="202" formatCode="General">
                        <c:v>2.02</c:v>
                      </c:pt>
                      <c:pt idx="203" formatCode="General">
                        <c:v>2.0299999999999998</c:v>
                      </c:pt>
                      <c:pt idx="204" formatCode="General">
                        <c:v>2.04</c:v>
                      </c:pt>
                      <c:pt idx="205" formatCode="General">
                        <c:v>2.0499999999999998</c:v>
                      </c:pt>
                      <c:pt idx="206" formatCode="General">
                        <c:v>2.06</c:v>
                      </c:pt>
                      <c:pt idx="207" formatCode="General">
                        <c:v>2.0699999999999998</c:v>
                      </c:pt>
                      <c:pt idx="208" formatCode="General">
                        <c:v>2.08</c:v>
                      </c:pt>
                      <c:pt idx="209" formatCode="General">
                        <c:v>2.09</c:v>
                      </c:pt>
                      <c:pt idx="210" formatCode="General">
                        <c:v>2.1</c:v>
                      </c:pt>
                      <c:pt idx="211" formatCode="General">
                        <c:v>2.11</c:v>
                      </c:pt>
                      <c:pt idx="212" formatCode="General">
                        <c:v>2.12</c:v>
                      </c:pt>
                      <c:pt idx="213" formatCode="General">
                        <c:v>2.13</c:v>
                      </c:pt>
                      <c:pt idx="214" formatCode="General">
                        <c:v>2.14</c:v>
                      </c:pt>
                      <c:pt idx="215" formatCode="General">
                        <c:v>2.15</c:v>
                      </c:pt>
                      <c:pt idx="216" formatCode="General">
                        <c:v>2.16</c:v>
                      </c:pt>
                      <c:pt idx="217" formatCode="General">
                        <c:v>2.17</c:v>
                      </c:pt>
                      <c:pt idx="218" formatCode="General">
                        <c:v>2.1800000000000002</c:v>
                      </c:pt>
                      <c:pt idx="219" formatCode="General">
                        <c:v>2.19</c:v>
                      </c:pt>
                      <c:pt idx="220" formatCode="General">
                        <c:v>2.2000000000000002</c:v>
                      </c:pt>
                      <c:pt idx="221" formatCode="General">
                        <c:v>2.21</c:v>
                      </c:pt>
                      <c:pt idx="222" formatCode="General">
                        <c:v>2.2200000000000002</c:v>
                      </c:pt>
                      <c:pt idx="223" formatCode="General">
                        <c:v>2.23</c:v>
                      </c:pt>
                      <c:pt idx="224" formatCode="General">
                        <c:v>2.2400000000000002</c:v>
                      </c:pt>
                      <c:pt idx="225" formatCode="General">
                        <c:v>2.25</c:v>
                      </c:pt>
                      <c:pt idx="226" formatCode="General">
                        <c:v>2.2599999999999998</c:v>
                      </c:pt>
                      <c:pt idx="227" formatCode="General">
                        <c:v>2.27</c:v>
                      </c:pt>
                      <c:pt idx="228" formatCode="General">
                        <c:v>2.2799999999999998</c:v>
                      </c:pt>
                      <c:pt idx="229" formatCode="General">
                        <c:v>2.29</c:v>
                      </c:pt>
                      <c:pt idx="230" formatCode="General">
                        <c:v>2.2999999999999998</c:v>
                      </c:pt>
                      <c:pt idx="231" formatCode="General">
                        <c:v>2.31</c:v>
                      </c:pt>
                      <c:pt idx="232" formatCode="General">
                        <c:v>2.3199999999999998</c:v>
                      </c:pt>
                      <c:pt idx="233" formatCode="General">
                        <c:v>2.33</c:v>
                      </c:pt>
                      <c:pt idx="234" formatCode="General">
                        <c:v>2.34</c:v>
                      </c:pt>
                      <c:pt idx="235" formatCode="General">
                        <c:v>2.35</c:v>
                      </c:pt>
                      <c:pt idx="236" formatCode="General">
                        <c:v>2.36</c:v>
                      </c:pt>
                      <c:pt idx="237" formatCode="General">
                        <c:v>2.37</c:v>
                      </c:pt>
                      <c:pt idx="238" formatCode="General">
                        <c:v>2.38</c:v>
                      </c:pt>
                      <c:pt idx="239" formatCode="General">
                        <c:v>2.39</c:v>
                      </c:pt>
                      <c:pt idx="240" formatCode="General">
                        <c:v>2.4</c:v>
                      </c:pt>
                      <c:pt idx="241" formatCode="General">
                        <c:v>2.41</c:v>
                      </c:pt>
                      <c:pt idx="242" formatCode="General">
                        <c:v>2.42</c:v>
                      </c:pt>
                      <c:pt idx="243" formatCode="General">
                        <c:v>2.4300000000000002</c:v>
                      </c:pt>
                      <c:pt idx="244" formatCode="General">
                        <c:v>2.44</c:v>
                      </c:pt>
                      <c:pt idx="245" formatCode="General">
                        <c:v>2.4500000000000002</c:v>
                      </c:pt>
                      <c:pt idx="246" formatCode="General">
                        <c:v>2.46</c:v>
                      </c:pt>
                      <c:pt idx="247" formatCode="General">
                        <c:v>2.4700000000000002</c:v>
                      </c:pt>
                      <c:pt idx="248" formatCode="General">
                        <c:v>2.48</c:v>
                      </c:pt>
                      <c:pt idx="249" formatCode="General">
                        <c:v>2.4900000000000002</c:v>
                      </c:pt>
                      <c:pt idx="250" formatCode="General">
                        <c:v>2.5</c:v>
                      </c:pt>
                      <c:pt idx="251" formatCode="General">
                        <c:v>2.5099999999999998</c:v>
                      </c:pt>
                      <c:pt idx="252" formatCode="General">
                        <c:v>2.52</c:v>
                      </c:pt>
                      <c:pt idx="253" formatCode="General">
                        <c:v>2.5299999999999998</c:v>
                      </c:pt>
                      <c:pt idx="254" formatCode="General">
                        <c:v>2.54</c:v>
                      </c:pt>
                      <c:pt idx="255" formatCode="General">
                        <c:v>2.5499999999999998</c:v>
                      </c:pt>
                      <c:pt idx="256" formatCode="General">
                        <c:v>2.56</c:v>
                      </c:pt>
                      <c:pt idx="257" formatCode="General">
                        <c:v>2.57</c:v>
                      </c:pt>
                      <c:pt idx="258" formatCode="General">
                        <c:v>2.58</c:v>
                      </c:pt>
                      <c:pt idx="259" formatCode="General">
                        <c:v>2.59</c:v>
                      </c:pt>
                      <c:pt idx="260" formatCode="General">
                        <c:v>2.6</c:v>
                      </c:pt>
                      <c:pt idx="261" formatCode="General">
                        <c:v>2.61</c:v>
                      </c:pt>
                      <c:pt idx="262" formatCode="General">
                        <c:v>2.62</c:v>
                      </c:pt>
                      <c:pt idx="263" formatCode="General">
                        <c:v>2.63</c:v>
                      </c:pt>
                      <c:pt idx="264" formatCode="General">
                        <c:v>2.64</c:v>
                      </c:pt>
                      <c:pt idx="265" formatCode="General">
                        <c:v>2.65</c:v>
                      </c:pt>
                      <c:pt idx="266" formatCode="General">
                        <c:v>2.66</c:v>
                      </c:pt>
                      <c:pt idx="267" formatCode="General">
                        <c:v>2.67</c:v>
                      </c:pt>
                      <c:pt idx="268" formatCode="General">
                        <c:v>2.68</c:v>
                      </c:pt>
                      <c:pt idx="269" formatCode="General">
                        <c:v>2.69</c:v>
                      </c:pt>
                      <c:pt idx="270" formatCode="General">
                        <c:v>2.7</c:v>
                      </c:pt>
                      <c:pt idx="271" formatCode="General">
                        <c:v>2.71</c:v>
                      </c:pt>
                      <c:pt idx="272" formatCode="General">
                        <c:v>2.72</c:v>
                      </c:pt>
                      <c:pt idx="273" formatCode="General">
                        <c:v>2.73</c:v>
                      </c:pt>
                      <c:pt idx="274" formatCode="General">
                        <c:v>2.74</c:v>
                      </c:pt>
                      <c:pt idx="275" formatCode="General">
                        <c:v>2.75</c:v>
                      </c:pt>
                      <c:pt idx="276" formatCode="General">
                        <c:v>2.76</c:v>
                      </c:pt>
                      <c:pt idx="277" formatCode="General">
                        <c:v>2.77</c:v>
                      </c:pt>
                      <c:pt idx="278" formatCode="General">
                        <c:v>2.78</c:v>
                      </c:pt>
                      <c:pt idx="279" formatCode="General">
                        <c:v>2.79</c:v>
                      </c:pt>
                      <c:pt idx="280" formatCode="General">
                        <c:v>2.8</c:v>
                      </c:pt>
                      <c:pt idx="281" formatCode="General">
                        <c:v>2.81</c:v>
                      </c:pt>
                      <c:pt idx="282" formatCode="General">
                        <c:v>2.82</c:v>
                      </c:pt>
                      <c:pt idx="283" formatCode="General">
                        <c:v>2.83</c:v>
                      </c:pt>
                      <c:pt idx="284" formatCode="General">
                        <c:v>2.84</c:v>
                      </c:pt>
                      <c:pt idx="285" formatCode="General">
                        <c:v>2.85</c:v>
                      </c:pt>
                      <c:pt idx="286" formatCode="General">
                        <c:v>2.86</c:v>
                      </c:pt>
                      <c:pt idx="287" formatCode="General">
                        <c:v>2.87</c:v>
                      </c:pt>
                      <c:pt idx="288" formatCode="General">
                        <c:v>2.88</c:v>
                      </c:pt>
                      <c:pt idx="289" formatCode="General">
                        <c:v>2.89</c:v>
                      </c:pt>
                      <c:pt idx="290" formatCode="General">
                        <c:v>2.9</c:v>
                      </c:pt>
                      <c:pt idx="291" formatCode="General">
                        <c:v>2.91</c:v>
                      </c:pt>
                      <c:pt idx="292" formatCode="General">
                        <c:v>2.92</c:v>
                      </c:pt>
                      <c:pt idx="293" formatCode="General">
                        <c:v>2.93</c:v>
                      </c:pt>
                      <c:pt idx="294" formatCode="General">
                        <c:v>2.94</c:v>
                      </c:pt>
                      <c:pt idx="295" formatCode="General">
                        <c:v>2.95</c:v>
                      </c:pt>
                      <c:pt idx="296" formatCode="General">
                        <c:v>2.96</c:v>
                      </c:pt>
                      <c:pt idx="297" formatCode="General">
                        <c:v>2.97</c:v>
                      </c:pt>
                      <c:pt idx="298" formatCode="General">
                        <c:v>2.98</c:v>
                      </c:pt>
                      <c:pt idx="299" formatCode="General">
                        <c:v>2.99</c:v>
                      </c:pt>
                      <c:pt idx="300" formatCode="General">
                        <c:v>3</c:v>
                      </c:pt>
                      <c:pt idx="301" formatCode="General">
                        <c:v>3.01</c:v>
                      </c:pt>
                      <c:pt idx="302" formatCode="General">
                        <c:v>3.02</c:v>
                      </c:pt>
                      <c:pt idx="303" formatCode="General">
                        <c:v>3.03</c:v>
                      </c:pt>
                      <c:pt idx="304" formatCode="General">
                        <c:v>3.04</c:v>
                      </c:pt>
                      <c:pt idx="305" formatCode="General">
                        <c:v>3.05</c:v>
                      </c:pt>
                      <c:pt idx="306" formatCode="General">
                        <c:v>3.06</c:v>
                      </c:pt>
                      <c:pt idx="307" formatCode="General">
                        <c:v>3.07</c:v>
                      </c:pt>
                      <c:pt idx="308" formatCode="General">
                        <c:v>3.08</c:v>
                      </c:pt>
                      <c:pt idx="309" formatCode="General">
                        <c:v>3.09</c:v>
                      </c:pt>
                      <c:pt idx="310" formatCode="General">
                        <c:v>3.1</c:v>
                      </c:pt>
                      <c:pt idx="311" formatCode="General">
                        <c:v>3.11</c:v>
                      </c:pt>
                      <c:pt idx="312" formatCode="General">
                        <c:v>3.12</c:v>
                      </c:pt>
                      <c:pt idx="313" formatCode="General">
                        <c:v>3.13</c:v>
                      </c:pt>
                      <c:pt idx="314" formatCode="General">
                        <c:v>3.14</c:v>
                      </c:pt>
                      <c:pt idx="315" formatCode="General">
                        <c:v>3.15</c:v>
                      </c:pt>
                      <c:pt idx="316" formatCode="General">
                        <c:v>3.16</c:v>
                      </c:pt>
                      <c:pt idx="317" formatCode="General">
                        <c:v>3.17</c:v>
                      </c:pt>
                      <c:pt idx="318" formatCode="General">
                        <c:v>3.18</c:v>
                      </c:pt>
                      <c:pt idx="319" formatCode="General">
                        <c:v>3.19</c:v>
                      </c:pt>
                      <c:pt idx="320" formatCode="General">
                        <c:v>3.2</c:v>
                      </c:pt>
                      <c:pt idx="321" formatCode="General">
                        <c:v>3.21</c:v>
                      </c:pt>
                      <c:pt idx="322" formatCode="General">
                        <c:v>3.22</c:v>
                      </c:pt>
                      <c:pt idx="323" formatCode="General">
                        <c:v>3.23</c:v>
                      </c:pt>
                      <c:pt idx="324" formatCode="General">
                        <c:v>3.24</c:v>
                      </c:pt>
                      <c:pt idx="325" formatCode="General">
                        <c:v>3.25</c:v>
                      </c:pt>
                      <c:pt idx="326" formatCode="General">
                        <c:v>3.26</c:v>
                      </c:pt>
                      <c:pt idx="327" formatCode="General">
                        <c:v>3.27</c:v>
                      </c:pt>
                      <c:pt idx="328" formatCode="General">
                        <c:v>3.28</c:v>
                      </c:pt>
                      <c:pt idx="329" formatCode="General">
                        <c:v>3.29</c:v>
                      </c:pt>
                      <c:pt idx="330" formatCode="General">
                        <c:v>3.3</c:v>
                      </c:pt>
                      <c:pt idx="331" formatCode="General">
                        <c:v>3.31</c:v>
                      </c:pt>
                      <c:pt idx="332" formatCode="General">
                        <c:v>3.32</c:v>
                      </c:pt>
                      <c:pt idx="333" formatCode="General">
                        <c:v>3.33</c:v>
                      </c:pt>
                      <c:pt idx="334" formatCode="General">
                        <c:v>3.34</c:v>
                      </c:pt>
                      <c:pt idx="335" formatCode="General">
                        <c:v>3.35</c:v>
                      </c:pt>
                      <c:pt idx="336" formatCode="General">
                        <c:v>3.36</c:v>
                      </c:pt>
                      <c:pt idx="337" formatCode="General">
                        <c:v>3.37</c:v>
                      </c:pt>
                      <c:pt idx="338" formatCode="General">
                        <c:v>3.38</c:v>
                      </c:pt>
                      <c:pt idx="339" formatCode="General">
                        <c:v>3.39</c:v>
                      </c:pt>
                      <c:pt idx="340" formatCode="General">
                        <c:v>3.4</c:v>
                      </c:pt>
                      <c:pt idx="341" formatCode="General">
                        <c:v>3.41</c:v>
                      </c:pt>
                      <c:pt idx="342" formatCode="General">
                        <c:v>3.42</c:v>
                      </c:pt>
                      <c:pt idx="343" formatCode="General">
                        <c:v>3.43</c:v>
                      </c:pt>
                      <c:pt idx="344" formatCode="General">
                        <c:v>3.44</c:v>
                      </c:pt>
                      <c:pt idx="345" formatCode="General">
                        <c:v>3.45</c:v>
                      </c:pt>
                      <c:pt idx="346" formatCode="General">
                        <c:v>3.46</c:v>
                      </c:pt>
                      <c:pt idx="347" formatCode="General">
                        <c:v>3.47</c:v>
                      </c:pt>
                      <c:pt idx="348" formatCode="General">
                        <c:v>3.48</c:v>
                      </c:pt>
                      <c:pt idx="349" formatCode="General">
                        <c:v>3.49</c:v>
                      </c:pt>
                      <c:pt idx="350" formatCode="General">
                        <c:v>3.5</c:v>
                      </c:pt>
                      <c:pt idx="351" formatCode="General">
                        <c:v>3.51</c:v>
                      </c:pt>
                      <c:pt idx="352" formatCode="General">
                        <c:v>3.52</c:v>
                      </c:pt>
                      <c:pt idx="353" formatCode="General">
                        <c:v>3.53</c:v>
                      </c:pt>
                      <c:pt idx="354" formatCode="General">
                        <c:v>3.54</c:v>
                      </c:pt>
                      <c:pt idx="355" formatCode="General">
                        <c:v>3.55</c:v>
                      </c:pt>
                      <c:pt idx="356" formatCode="General">
                        <c:v>3.56</c:v>
                      </c:pt>
                      <c:pt idx="357" formatCode="General">
                        <c:v>3.57</c:v>
                      </c:pt>
                      <c:pt idx="358" formatCode="General">
                        <c:v>3.58</c:v>
                      </c:pt>
                      <c:pt idx="359" formatCode="General">
                        <c:v>3.59</c:v>
                      </c:pt>
                      <c:pt idx="360" formatCode="General">
                        <c:v>3.6</c:v>
                      </c:pt>
                      <c:pt idx="361" formatCode="General">
                        <c:v>3.61</c:v>
                      </c:pt>
                      <c:pt idx="362" formatCode="General">
                        <c:v>3.62</c:v>
                      </c:pt>
                      <c:pt idx="363" formatCode="General">
                        <c:v>3.63</c:v>
                      </c:pt>
                      <c:pt idx="364" formatCode="General">
                        <c:v>3.64</c:v>
                      </c:pt>
                      <c:pt idx="365" formatCode="General">
                        <c:v>3.65</c:v>
                      </c:pt>
                      <c:pt idx="366" formatCode="General">
                        <c:v>3.66</c:v>
                      </c:pt>
                      <c:pt idx="367" formatCode="General">
                        <c:v>3.67</c:v>
                      </c:pt>
                      <c:pt idx="368" formatCode="General">
                        <c:v>3.68</c:v>
                      </c:pt>
                      <c:pt idx="369" formatCode="General">
                        <c:v>3.69</c:v>
                      </c:pt>
                      <c:pt idx="370" formatCode="General">
                        <c:v>3.7</c:v>
                      </c:pt>
                      <c:pt idx="371" formatCode="General">
                        <c:v>3.71</c:v>
                      </c:pt>
                      <c:pt idx="372" formatCode="General">
                        <c:v>3.72</c:v>
                      </c:pt>
                      <c:pt idx="373" formatCode="General">
                        <c:v>3.73</c:v>
                      </c:pt>
                      <c:pt idx="374" formatCode="General">
                        <c:v>3.74</c:v>
                      </c:pt>
                      <c:pt idx="375" formatCode="General">
                        <c:v>3.75</c:v>
                      </c:pt>
                      <c:pt idx="376" formatCode="General">
                        <c:v>3.76</c:v>
                      </c:pt>
                      <c:pt idx="377" formatCode="General">
                        <c:v>3.77</c:v>
                      </c:pt>
                      <c:pt idx="378" formatCode="General">
                        <c:v>3.78</c:v>
                      </c:pt>
                      <c:pt idx="379" formatCode="General">
                        <c:v>3.79</c:v>
                      </c:pt>
                      <c:pt idx="380" formatCode="General">
                        <c:v>3.8</c:v>
                      </c:pt>
                      <c:pt idx="381" formatCode="General">
                        <c:v>3.81</c:v>
                      </c:pt>
                      <c:pt idx="382" formatCode="General">
                        <c:v>3.82</c:v>
                      </c:pt>
                      <c:pt idx="383" formatCode="General">
                        <c:v>3.83</c:v>
                      </c:pt>
                      <c:pt idx="384" formatCode="General">
                        <c:v>3.84</c:v>
                      </c:pt>
                      <c:pt idx="385" formatCode="General">
                        <c:v>3.85</c:v>
                      </c:pt>
                      <c:pt idx="386" formatCode="General">
                        <c:v>3.86</c:v>
                      </c:pt>
                      <c:pt idx="387" formatCode="General">
                        <c:v>3.87</c:v>
                      </c:pt>
                      <c:pt idx="388" formatCode="General">
                        <c:v>3.88</c:v>
                      </c:pt>
                      <c:pt idx="389" formatCode="General">
                        <c:v>3.89</c:v>
                      </c:pt>
                      <c:pt idx="390" formatCode="General">
                        <c:v>3.9</c:v>
                      </c:pt>
                      <c:pt idx="391" formatCode="General">
                        <c:v>3.91</c:v>
                      </c:pt>
                      <c:pt idx="392" formatCode="General">
                        <c:v>3.92</c:v>
                      </c:pt>
                      <c:pt idx="393" formatCode="General">
                        <c:v>3.93</c:v>
                      </c:pt>
                      <c:pt idx="394" formatCode="General">
                        <c:v>3.94</c:v>
                      </c:pt>
                      <c:pt idx="395" formatCode="General">
                        <c:v>3.95</c:v>
                      </c:pt>
                      <c:pt idx="396" formatCode="General">
                        <c:v>3.96</c:v>
                      </c:pt>
                      <c:pt idx="397" formatCode="General">
                        <c:v>3.97</c:v>
                      </c:pt>
                      <c:pt idx="398" formatCode="General">
                        <c:v>3.98</c:v>
                      </c:pt>
                      <c:pt idx="399" formatCode="General">
                        <c:v>3.99</c:v>
                      </c:pt>
                      <c:pt idx="400" formatCode="General">
                        <c:v>4</c:v>
                      </c:pt>
                      <c:pt idx="401" formatCode="General">
                        <c:v>4.01</c:v>
                      </c:pt>
                      <c:pt idx="402" formatCode="General">
                        <c:v>4.0199999999999996</c:v>
                      </c:pt>
                      <c:pt idx="403" formatCode="General">
                        <c:v>4.03</c:v>
                      </c:pt>
                      <c:pt idx="404" formatCode="General">
                        <c:v>4.04</c:v>
                      </c:pt>
                      <c:pt idx="405" formatCode="General">
                        <c:v>4.05</c:v>
                      </c:pt>
                      <c:pt idx="406" formatCode="General">
                        <c:v>4.0599999999999996</c:v>
                      </c:pt>
                      <c:pt idx="407" formatCode="General">
                        <c:v>4.07</c:v>
                      </c:pt>
                      <c:pt idx="408" formatCode="General">
                        <c:v>4.08</c:v>
                      </c:pt>
                      <c:pt idx="409" formatCode="General">
                        <c:v>4.09</c:v>
                      </c:pt>
                      <c:pt idx="410" formatCode="General">
                        <c:v>4.0999999999999996</c:v>
                      </c:pt>
                      <c:pt idx="411" formatCode="General">
                        <c:v>4.1100000000000003</c:v>
                      </c:pt>
                      <c:pt idx="412" formatCode="General">
                        <c:v>4.12</c:v>
                      </c:pt>
                      <c:pt idx="413" formatCode="General">
                        <c:v>4.13</c:v>
                      </c:pt>
                      <c:pt idx="414" formatCode="General">
                        <c:v>4.1399999999999997</c:v>
                      </c:pt>
                      <c:pt idx="415" formatCode="General">
                        <c:v>4.1500000000000004</c:v>
                      </c:pt>
                      <c:pt idx="416" formatCode="General">
                        <c:v>4.16</c:v>
                      </c:pt>
                      <c:pt idx="417" formatCode="General">
                        <c:v>4.17</c:v>
                      </c:pt>
                      <c:pt idx="418" formatCode="General">
                        <c:v>4.18</c:v>
                      </c:pt>
                      <c:pt idx="419" formatCode="General">
                        <c:v>4.1900000000000004</c:v>
                      </c:pt>
                      <c:pt idx="420" formatCode="General">
                        <c:v>4.2</c:v>
                      </c:pt>
                      <c:pt idx="421" formatCode="General">
                        <c:v>4.21</c:v>
                      </c:pt>
                      <c:pt idx="422" formatCode="General">
                        <c:v>4.22</c:v>
                      </c:pt>
                      <c:pt idx="423" formatCode="General">
                        <c:v>4.2300000000000004</c:v>
                      </c:pt>
                      <c:pt idx="424" formatCode="General">
                        <c:v>4.24</c:v>
                      </c:pt>
                      <c:pt idx="425" formatCode="General">
                        <c:v>4.25</c:v>
                      </c:pt>
                      <c:pt idx="426" formatCode="General">
                        <c:v>4.26</c:v>
                      </c:pt>
                      <c:pt idx="427" formatCode="General">
                        <c:v>4.2699999999999996</c:v>
                      </c:pt>
                      <c:pt idx="428" formatCode="General">
                        <c:v>4.28</c:v>
                      </c:pt>
                      <c:pt idx="429" formatCode="General">
                        <c:v>4.29</c:v>
                      </c:pt>
                      <c:pt idx="430" formatCode="General">
                        <c:v>4.3</c:v>
                      </c:pt>
                      <c:pt idx="431" formatCode="General">
                        <c:v>4.3099999999999996</c:v>
                      </c:pt>
                      <c:pt idx="432" formatCode="General">
                        <c:v>4.32</c:v>
                      </c:pt>
                      <c:pt idx="433" formatCode="General">
                        <c:v>4.33</c:v>
                      </c:pt>
                      <c:pt idx="434" formatCode="General">
                        <c:v>4.34</c:v>
                      </c:pt>
                      <c:pt idx="435" formatCode="General">
                        <c:v>4.3499999999999996</c:v>
                      </c:pt>
                      <c:pt idx="436" formatCode="General">
                        <c:v>4.3600000000000003</c:v>
                      </c:pt>
                      <c:pt idx="437" formatCode="General">
                        <c:v>4.37</c:v>
                      </c:pt>
                      <c:pt idx="438" formatCode="General">
                        <c:v>4.38</c:v>
                      </c:pt>
                      <c:pt idx="439" formatCode="General">
                        <c:v>4.3899999999999997</c:v>
                      </c:pt>
                      <c:pt idx="440" formatCode="General">
                        <c:v>4.4000000000000004</c:v>
                      </c:pt>
                      <c:pt idx="441" formatCode="General">
                        <c:v>4.41</c:v>
                      </c:pt>
                      <c:pt idx="442" formatCode="General">
                        <c:v>4.42</c:v>
                      </c:pt>
                      <c:pt idx="443" formatCode="General">
                        <c:v>4.43</c:v>
                      </c:pt>
                      <c:pt idx="444" formatCode="General">
                        <c:v>4.4400000000000004</c:v>
                      </c:pt>
                      <c:pt idx="445" formatCode="General">
                        <c:v>4.45</c:v>
                      </c:pt>
                      <c:pt idx="446" formatCode="General">
                        <c:v>4.46</c:v>
                      </c:pt>
                      <c:pt idx="447" formatCode="General">
                        <c:v>4.47</c:v>
                      </c:pt>
                      <c:pt idx="448" formatCode="General">
                        <c:v>4.4800000000000004</c:v>
                      </c:pt>
                      <c:pt idx="449" formatCode="General">
                        <c:v>4.49</c:v>
                      </c:pt>
                      <c:pt idx="450" formatCode="General">
                        <c:v>4.5</c:v>
                      </c:pt>
                      <c:pt idx="451" formatCode="General">
                        <c:v>4.51</c:v>
                      </c:pt>
                      <c:pt idx="452" formatCode="General">
                        <c:v>4.5199999999999996</c:v>
                      </c:pt>
                      <c:pt idx="453" formatCode="General">
                        <c:v>4.53</c:v>
                      </c:pt>
                      <c:pt idx="454" formatCode="General">
                        <c:v>4.54</c:v>
                      </c:pt>
                      <c:pt idx="455" formatCode="General">
                        <c:v>4.55</c:v>
                      </c:pt>
                      <c:pt idx="456" formatCode="General">
                        <c:v>4.5599999999999996</c:v>
                      </c:pt>
                      <c:pt idx="457" formatCode="General">
                        <c:v>4.57</c:v>
                      </c:pt>
                      <c:pt idx="458" formatCode="General">
                        <c:v>4.58</c:v>
                      </c:pt>
                      <c:pt idx="459" formatCode="General">
                        <c:v>4.59</c:v>
                      </c:pt>
                      <c:pt idx="460" formatCode="General">
                        <c:v>4.5999999999999996</c:v>
                      </c:pt>
                      <c:pt idx="461" formatCode="General">
                        <c:v>4.6100000000000003</c:v>
                      </c:pt>
                      <c:pt idx="462" formatCode="General">
                        <c:v>4.62</c:v>
                      </c:pt>
                      <c:pt idx="463" formatCode="General">
                        <c:v>4.63</c:v>
                      </c:pt>
                      <c:pt idx="464" formatCode="General">
                        <c:v>4.6399999999999997</c:v>
                      </c:pt>
                      <c:pt idx="465" formatCode="General">
                        <c:v>4.6500000000000004</c:v>
                      </c:pt>
                      <c:pt idx="466" formatCode="General">
                        <c:v>4.66</c:v>
                      </c:pt>
                      <c:pt idx="467" formatCode="General">
                        <c:v>4.67</c:v>
                      </c:pt>
                      <c:pt idx="468" formatCode="General">
                        <c:v>4.68</c:v>
                      </c:pt>
                      <c:pt idx="469" formatCode="General">
                        <c:v>4.6900000000000004</c:v>
                      </c:pt>
                      <c:pt idx="470" formatCode="General">
                        <c:v>4.7</c:v>
                      </c:pt>
                      <c:pt idx="471" formatCode="General">
                        <c:v>4.71</c:v>
                      </c:pt>
                      <c:pt idx="472" formatCode="General">
                        <c:v>4.72</c:v>
                      </c:pt>
                      <c:pt idx="473" formatCode="General">
                        <c:v>4.7300000000000004</c:v>
                      </c:pt>
                      <c:pt idx="474" formatCode="General">
                        <c:v>4.74</c:v>
                      </c:pt>
                      <c:pt idx="475" formatCode="General">
                        <c:v>4.75</c:v>
                      </c:pt>
                      <c:pt idx="476" formatCode="General">
                        <c:v>4.76</c:v>
                      </c:pt>
                      <c:pt idx="477" formatCode="General">
                        <c:v>4.7699999999999996</c:v>
                      </c:pt>
                      <c:pt idx="478" formatCode="General">
                        <c:v>4.78</c:v>
                      </c:pt>
                      <c:pt idx="479" formatCode="General">
                        <c:v>4.79</c:v>
                      </c:pt>
                      <c:pt idx="480" formatCode="General">
                        <c:v>4.8</c:v>
                      </c:pt>
                      <c:pt idx="481" formatCode="General">
                        <c:v>4.8099999999999996</c:v>
                      </c:pt>
                      <c:pt idx="482" formatCode="General">
                        <c:v>4.82</c:v>
                      </c:pt>
                      <c:pt idx="483" formatCode="General">
                        <c:v>4.83</c:v>
                      </c:pt>
                      <c:pt idx="484" formatCode="General">
                        <c:v>4.84</c:v>
                      </c:pt>
                      <c:pt idx="485" formatCode="General">
                        <c:v>4.8499999999999996</c:v>
                      </c:pt>
                      <c:pt idx="486" formatCode="General">
                        <c:v>4.8600000000000003</c:v>
                      </c:pt>
                      <c:pt idx="487" formatCode="General">
                        <c:v>4.87</c:v>
                      </c:pt>
                      <c:pt idx="488" formatCode="General">
                        <c:v>4.88</c:v>
                      </c:pt>
                      <c:pt idx="489" formatCode="General">
                        <c:v>4.8899999999999997</c:v>
                      </c:pt>
                      <c:pt idx="490" formatCode="General">
                        <c:v>4.9000000000000004</c:v>
                      </c:pt>
                      <c:pt idx="491" formatCode="General">
                        <c:v>4.91</c:v>
                      </c:pt>
                      <c:pt idx="492" formatCode="General">
                        <c:v>4.92</c:v>
                      </c:pt>
                      <c:pt idx="493" formatCode="General">
                        <c:v>4.93</c:v>
                      </c:pt>
                      <c:pt idx="494" formatCode="General">
                        <c:v>4.9400000000000004</c:v>
                      </c:pt>
                      <c:pt idx="495" formatCode="General">
                        <c:v>4.95</c:v>
                      </c:pt>
                      <c:pt idx="496" formatCode="General">
                        <c:v>4.96</c:v>
                      </c:pt>
                      <c:pt idx="497" formatCode="General">
                        <c:v>4.97</c:v>
                      </c:pt>
                      <c:pt idx="498" formatCode="General">
                        <c:v>4.9800000000000004</c:v>
                      </c:pt>
                      <c:pt idx="499" formatCode="General">
                        <c:v>4.99</c:v>
                      </c:pt>
                      <c:pt idx="500" formatCode="General">
                        <c:v>5</c:v>
                      </c:pt>
                      <c:pt idx="501" formatCode="General">
                        <c:v>5.01</c:v>
                      </c:pt>
                      <c:pt idx="502" formatCode="General">
                        <c:v>5.0199999999999996</c:v>
                      </c:pt>
                      <c:pt idx="503" formatCode="General">
                        <c:v>5.03</c:v>
                      </c:pt>
                      <c:pt idx="504" formatCode="General">
                        <c:v>5.04</c:v>
                      </c:pt>
                      <c:pt idx="505" formatCode="General">
                        <c:v>5.05</c:v>
                      </c:pt>
                      <c:pt idx="506" formatCode="General">
                        <c:v>5.0599999999999996</c:v>
                      </c:pt>
                      <c:pt idx="507" formatCode="General">
                        <c:v>5.07</c:v>
                      </c:pt>
                      <c:pt idx="508" formatCode="General">
                        <c:v>5.08</c:v>
                      </c:pt>
                      <c:pt idx="509" formatCode="General">
                        <c:v>5.09</c:v>
                      </c:pt>
                      <c:pt idx="510" formatCode="General">
                        <c:v>5.0999999999999996</c:v>
                      </c:pt>
                      <c:pt idx="511" formatCode="General">
                        <c:v>5.1100000000000003</c:v>
                      </c:pt>
                      <c:pt idx="512" formatCode="General">
                        <c:v>5.12</c:v>
                      </c:pt>
                      <c:pt idx="513" formatCode="General">
                        <c:v>5.13</c:v>
                      </c:pt>
                      <c:pt idx="514" formatCode="General">
                        <c:v>5.14</c:v>
                      </c:pt>
                      <c:pt idx="515" formatCode="General">
                        <c:v>5.15</c:v>
                      </c:pt>
                      <c:pt idx="516" formatCode="General">
                        <c:v>5.16</c:v>
                      </c:pt>
                      <c:pt idx="517" formatCode="General">
                        <c:v>5.17</c:v>
                      </c:pt>
                      <c:pt idx="518" formatCode="General">
                        <c:v>5.18</c:v>
                      </c:pt>
                      <c:pt idx="519" formatCode="General">
                        <c:v>5.19</c:v>
                      </c:pt>
                      <c:pt idx="520" formatCode="General">
                        <c:v>5.2</c:v>
                      </c:pt>
                      <c:pt idx="521" formatCode="General">
                        <c:v>5.21</c:v>
                      </c:pt>
                      <c:pt idx="522" formatCode="General">
                        <c:v>5.22</c:v>
                      </c:pt>
                      <c:pt idx="523" formatCode="General">
                        <c:v>5.23</c:v>
                      </c:pt>
                      <c:pt idx="524" formatCode="General">
                        <c:v>5.24</c:v>
                      </c:pt>
                      <c:pt idx="525" formatCode="General">
                        <c:v>5.25</c:v>
                      </c:pt>
                      <c:pt idx="526" formatCode="General">
                        <c:v>5.26</c:v>
                      </c:pt>
                      <c:pt idx="527" formatCode="General">
                        <c:v>5.27</c:v>
                      </c:pt>
                      <c:pt idx="528" formatCode="General">
                        <c:v>5.28</c:v>
                      </c:pt>
                      <c:pt idx="529" formatCode="General">
                        <c:v>5.29</c:v>
                      </c:pt>
                      <c:pt idx="530" formatCode="General">
                        <c:v>5.3</c:v>
                      </c:pt>
                      <c:pt idx="531" formatCode="General">
                        <c:v>5.31</c:v>
                      </c:pt>
                      <c:pt idx="532" formatCode="General">
                        <c:v>5.32</c:v>
                      </c:pt>
                      <c:pt idx="533" formatCode="General">
                        <c:v>5.33</c:v>
                      </c:pt>
                      <c:pt idx="534" formatCode="General">
                        <c:v>5.34</c:v>
                      </c:pt>
                      <c:pt idx="535" formatCode="General">
                        <c:v>5.35</c:v>
                      </c:pt>
                      <c:pt idx="536" formatCode="General">
                        <c:v>5.36</c:v>
                      </c:pt>
                      <c:pt idx="537" formatCode="General">
                        <c:v>5.37</c:v>
                      </c:pt>
                      <c:pt idx="538" formatCode="General">
                        <c:v>5.38</c:v>
                      </c:pt>
                      <c:pt idx="539" formatCode="General">
                        <c:v>5.39</c:v>
                      </c:pt>
                      <c:pt idx="540" formatCode="General">
                        <c:v>5.4</c:v>
                      </c:pt>
                      <c:pt idx="541" formatCode="General">
                        <c:v>5.41</c:v>
                      </c:pt>
                      <c:pt idx="542" formatCode="General">
                        <c:v>5.42</c:v>
                      </c:pt>
                      <c:pt idx="543" formatCode="General">
                        <c:v>5.43</c:v>
                      </c:pt>
                      <c:pt idx="544" formatCode="General">
                        <c:v>5.44</c:v>
                      </c:pt>
                      <c:pt idx="545" formatCode="General">
                        <c:v>5.45</c:v>
                      </c:pt>
                      <c:pt idx="546" formatCode="General">
                        <c:v>5.46</c:v>
                      </c:pt>
                      <c:pt idx="547" formatCode="General">
                        <c:v>5.47</c:v>
                      </c:pt>
                      <c:pt idx="548" formatCode="General">
                        <c:v>5.48</c:v>
                      </c:pt>
                      <c:pt idx="549" formatCode="General">
                        <c:v>5.49</c:v>
                      </c:pt>
                      <c:pt idx="550" formatCode="General">
                        <c:v>5.5</c:v>
                      </c:pt>
                      <c:pt idx="551" formatCode="General">
                        <c:v>5.51</c:v>
                      </c:pt>
                      <c:pt idx="552" formatCode="General">
                        <c:v>5.52</c:v>
                      </c:pt>
                      <c:pt idx="553" formatCode="General">
                        <c:v>5.53</c:v>
                      </c:pt>
                      <c:pt idx="554" formatCode="General">
                        <c:v>5.54</c:v>
                      </c:pt>
                      <c:pt idx="555" formatCode="General">
                        <c:v>5.55</c:v>
                      </c:pt>
                      <c:pt idx="556" formatCode="General">
                        <c:v>5.56</c:v>
                      </c:pt>
                      <c:pt idx="557" formatCode="General">
                        <c:v>5.57</c:v>
                      </c:pt>
                      <c:pt idx="558" formatCode="General">
                        <c:v>5.58</c:v>
                      </c:pt>
                      <c:pt idx="559" formatCode="General">
                        <c:v>5.59</c:v>
                      </c:pt>
                      <c:pt idx="560" formatCode="General">
                        <c:v>5.6</c:v>
                      </c:pt>
                      <c:pt idx="561" formatCode="General">
                        <c:v>5.61</c:v>
                      </c:pt>
                      <c:pt idx="562" formatCode="General">
                        <c:v>5.62</c:v>
                      </c:pt>
                      <c:pt idx="563" formatCode="General">
                        <c:v>5.63</c:v>
                      </c:pt>
                      <c:pt idx="564" formatCode="General">
                        <c:v>5.64</c:v>
                      </c:pt>
                      <c:pt idx="565" formatCode="General">
                        <c:v>5.65</c:v>
                      </c:pt>
                      <c:pt idx="566" formatCode="General">
                        <c:v>5.66</c:v>
                      </c:pt>
                      <c:pt idx="567" formatCode="General">
                        <c:v>5.67</c:v>
                      </c:pt>
                      <c:pt idx="568" formatCode="General">
                        <c:v>5.68</c:v>
                      </c:pt>
                      <c:pt idx="569" formatCode="General">
                        <c:v>5.69</c:v>
                      </c:pt>
                      <c:pt idx="570" formatCode="General">
                        <c:v>5.7</c:v>
                      </c:pt>
                      <c:pt idx="571" formatCode="General">
                        <c:v>5.71</c:v>
                      </c:pt>
                      <c:pt idx="572" formatCode="General">
                        <c:v>5.72</c:v>
                      </c:pt>
                      <c:pt idx="573" formatCode="General">
                        <c:v>5.73</c:v>
                      </c:pt>
                      <c:pt idx="574" formatCode="General">
                        <c:v>5.74</c:v>
                      </c:pt>
                      <c:pt idx="575" formatCode="General">
                        <c:v>5.75</c:v>
                      </c:pt>
                      <c:pt idx="576" formatCode="General">
                        <c:v>5.76</c:v>
                      </c:pt>
                      <c:pt idx="577" formatCode="General">
                        <c:v>5.77</c:v>
                      </c:pt>
                      <c:pt idx="578" formatCode="General">
                        <c:v>5.78</c:v>
                      </c:pt>
                      <c:pt idx="579" formatCode="General">
                        <c:v>5.79</c:v>
                      </c:pt>
                      <c:pt idx="580" formatCode="General">
                        <c:v>5.8</c:v>
                      </c:pt>
                      <c:pt idx="581" formatCode="General">
                        <c:v>5.81</c:v>
                      </c:pt>
                      <c:pt idx="582" formatCode="General">
                        <c:v>5.82</c:v>
                      </c:pt>
                      <c:pt idx="583" formatCode="General">
                        <c:v>5.83</c:v>
                      </c:pt>
                      <c:pt idx="584" formatCode="General">
                        <c:v>5.84</c:v>
                      </c:pt>
                      <c:pt idx="585" formatCode="General">
                        <c:v>5.85</c:v>
                      </c:pt>
                      <c:pt idx="586" formatCode="General">
                        <c:v>5.86</c:v>
                      </c:pt>
                      <c:pt idx="587" formatCode="General">
                        <c:v>5.87</c:v>
                      </c:pt>
                      <c:pt idx="588" formatCode="General">
                        <c:v>5.88</c:v>
                      </c:pt>
                      <c:pt idx="589" formatCode="General">
                        <c:v>5.89</c:v>
                      </c:pt>
                      <c:pt idx="590" formatCode="General">
                        <c:v>5.9</c:v>
                      </c:pt>
                      <c:pt idx="591" formatCode="General">
                        <c:v>5.91</c:v>
                      </c:pt>
                      <c:pt idx="592" formatCode="General">
                        <c:v>5.92</c:v>
                      </c:pt>
                      <c:pt idx="593" formatCode="General">
                        <c:v>5.93</c:v>
                      </c:pt>
                      <c:pt idx="594" formatCode="General">
                        <c:v>5.94</c:v>
                      </c:pt>
                      <c:pt idx="595" formatCode="General">
                        <c:v>5.95</c:v>
                      </c:pt>
                      <c:pt idx="596" formatCode="General">
                        <c:v>5.96</c:v>
                      </c:pt>
                      <c:pt idx="597" formatCode="General">
                        <c:v>5.97</c:v>
                      </c:pt>
                      <c:pt idx="598" formatCode="General">
                        <c:v>5.98</c:v>
                      </c:pt>
                      <c:pt idx="599" formatCode="General">
                        <c:v>5.99</c:v>
                      </c:pt>
                      <c:pt idx="600" formatCode="General">
                        <c:v>6</c:v>
                      </c:pt>
                      <c:pt idx="601" formatCode="General">
                        <c:v>6.01</c:v>
                      </c:pt>
                      <c:pt idx="602" formatCode="General">
                        <c:v>6.02</c:v>
                      </c:pt>
                      <c:pt idx="603" formatCode="General">
                        <c:v>6.03</c:v>
                      </c:pt>
                      <c:pt idx="604" formatCode="General">
                        <c:v>6.04</c:v>
                      </c:pt>
                      <c:pt idx="605" formatCode="General">
                        <c:v>6.05</c:v>
                      </c:pt>
                      <c:pt idx="606" formatCode="General">
                        <c:v>6.06</c:v>
                      </c:pt>
                      <c:pt idx="607" formatCode="General">
                        <c:v>6.07</c:v>
                      </c:pt>
                      <c:pt idx="608" formatCode="General">
                        <c:v>6.08</c:v>
                      </c:pt>
                      <c:pt idx="609" formatCode="General">
                        <c:v>6.09</c:v>
                      </c:pt>
                      <c:pt idx="610" formatCode="General">
                        <c:v>6.1</c:v>
                      </c:pt>
                      <c:pt idx="611" formatCode="General">
                        <c:v>6.11</c:v>
                      </c:pt>
                      <c:pt idx="612" formatCode="General">
                        <c:v>6.12</c:v>
                      </c:pt>
                      <c:pt idx="613" formatCode="General">
                        <c:v>6.13</c:v>
                      </c:pt>
                      <c:pt idx="614" formatCode="General">
                        <c:v>6.14</c:v>
                      </c:pt>
                      <c:pt idx="615" formatCode="General">
                        <c:v>6.15</c:v>
                      </c:pt>
                      <c:pt idx="616" formatCode="General">
                        <c:v>6.16</c:v>
                      </c:pt>
                      <c:pt idx="617" formatCode="General">
                        <c:v>6.17</c:v>
                      </c:pt>
                      <c:pt idx="618" formatCode="General">
                        <c:v>6.18</c:v>
                      </c:pt>
                      <c:pt idx="619" formatCode="General">
                        <c:v>6.19</c:v>
                      </c:pt>
                      <c:pt idx="620" formatCode="General">
                        <c:v>6.2</c:v>
                      </c:pt>
                      <c:pt idx="621" formatCode="General">
                        <c:v>6.21</c:v>
                      </c:pt>
                      <c:pt idx="622" formatCode="General">
                        <c:v>6.22</c:v>
                      </c:pt>
                      <c:pt idx="623" formatCode="General">
                        <c:v>6.23</c:v>
                      </c:pt>
                      <c:pt idx="624" formatCode="General">
                        <c:v>6.24</c:v>
                      </c:pt>
                      <c:pt idx="625" formatCode="General">
                        <c:v>6.25</c:v>
                      </c:pt>
                      <c:pt idx="626" formatCode="General">
                        <c:v>6.26</c:v>
                      </c:pt>
                      <c:pt idx="627" formatCode="General">
                        <c:v>6.27</c:v>
                      </c:pt>
                      <c:pt idx="628" formatCode="General">
                        <c:v>6.28</c:v>
                      </c:pt>
                      <c:pt idx="629" formatCode="General">
                        <c:v>6.29</c:v>
                      </c:pt>
                      <c:pt idx="630" formatCode="General">
                        <c:v>6.3</c:v>
                      </c:pt>
                      <c:pt idx="631" formatCode="General">
                        <c:v>6.31</c:v>
                      </c:pt>
                      <c:pt idx="632" formatCode="General">
                        <c:v>6.32</c:v>
                      </c:pt>
                      <c:pt idx="633" formatCode="General">
                        <c:v>6.33</c:v>
                      </c:pt>
                      <c:pt idx="634" formatCode="General">
                        <c:v>6.34</c:v>
                      </c:pt>
                      <c:pt idx="635" formatCode="General">
                        <c:v>6.35</c:v>
                      </c:pt>
                      <c:pt idx="636" formatCode="General">
                        <c:v>6.36</c:v>
                      </c:pt>
                      <c:pt idx="637" formatCode="General">
                        <c:v>6.37</c:v>
                      </c:pt>
                      <c:pt idx="638" formatCode="General">
                        <c:v>6.38</c:v>
                      </c:pt>
                      <c:pt idx="639" formatCode="General">
                        <c:v>6.39</c:v>
                      </c:pt>
                      <c:pt idx="640" formatCode="General">
                        <c:v>6.4</c:v>
                      </c:pt>
                      <c:pt idx="641" formatCode="General">
                        <c:v>6.41</c:v>
                      </c:pt>
                      <c:pt idx="642" formatCode="General">
                        <c:v>6.42</c:v>
                      </c:pt>
                      <c:pt idx="643" formatCode="General">
                        <c:v>6.43</c:v>
                      </c:pt>
                      <c:pt idx="644" formatCode="General">
                        <c:v>6.44</c:v>
                      </c:pt>
                      <c:pt idx="645" formatCode="General">
                        <c:v>6.45</c:v>
                      </c:pt>
                      <c:pt idx="646" formatCode="General">
                        <c:v>6.46</c:v>
                      </c:pt>
                      <c:pt idx="647" formatCode="General">
                        <c:v>6.47</c:v>
                      </c:pt>
                      <c:pt idx="648" formatCode="General">
                        <c:v>6.48</c:v>
                      </c:pt>
                      <c:pt idx="649" formatCode="General">
                        <c:v>6.49</c:v>
                      </c:pt>
                      <c:pt idx="650" formatCode="General">
                        <c:v>6.5</c:v>
                      </c:pt>
                      <c:pt idx="651" formatCode="General">
                        <c:v>6.51</c:v>
                      </c:pt>
                      <c:pt idx="652" formatCode="General">
                        <c:v>6.52</c:v>
                      </c:pt>
                      <c:pt idx="653" formatCode="General">
                        <c:v>6.53</c:v>
                      </c:pt>
                      <c:pt idx="654" formatCode="General">
                        <c:v>6.54</c:v>
                      </c:pt>
                      <c:pt idx="655" formatCode="General">
                        <c:v>6.55</c:v>
                      </c:pt>
                      <c:pt idx="656" formatCode="General">
                        <c:v>6.56</c:v>
                      </c:pt>
                      <c:pt idx="657" formatCode="General">
                        <c:v>6.57</c:v>
                      </c:pt>
                      <c:pt idx="658" formatCode="General">
                        <c:v>6.58</c:v>
                      </c:pt>
                      <c:pt idx="659" formatCode="General">
                        <c:v>6.59</c:v>
                      </c:pt>
                      <c:pt idx="660" formatCode="General">
                        <c:v>6.6</c:v>
                      </c:pt>
                      <c:pt idx="661" formatCode="General">
                        <c:v>6.61</c:v>
                      </c:pt>
                      <c:pt idx="662" formatCode="General">
                        <c:v>6.62</c:v>
                      </c:pt>
                      <c:pt idx="663" formatCode="General">
                        <c:v>6.63</c:v>
                      </c:pt>
                      <c:pt idx="664" formatCode="General">
                        <c:v>6.64</c:v>
                      </c:pt>
                      <c:pt idx="665" formatCode="General">
                        <c:v>6.65</c:v>
                      </c:pt>
                      <c:pt idx="666" formatCode="General">
                        <c:v>6.66</c:v>
                      </c:pt>
                      <c:pt idx="667" formatCode="General">
                        <c:v>6.67</c:v>
                      </c:pt>
                      <c:pt idx="668" formatCode="General">
                        <c:v>6.68</c:v>
                      </c:pt>
                      <c:pt idx="669" formatCode="General">
                        <c:v>6.69</c:v>
                      </c:pt>
                      <c:pt idx="670" formatCode="General">
                        <c:v>6.7</c:v>
                      </c:pt>
                      <c:pt idx="671" formatCode="General">
                        <c:v>6.71</c:v>
                      </c:pt>
                      <c:pt idx="672" formatCode="General">
                        <c:v>6.72</c:v>
                      </c:pt>
                      <c:pt idx="673" formatCode="General">
                        <c:v>6.73</c:v>
                      </c:pt>
                      <c:pt idx="674" formatCode="General">
                        <c:v>6.74</c:v>
                      </c:pt>
                      <c:pt idx="675" formatCode="General">
                        <c:v>6.75</c:v>
                      </c:pt>
                      <c:pt idx="676" formatCode="General">
                        <c:v>6.76</c:v>
                      </c:pt>
                      <c:pt idx="677" formatCode="General">
                        <c:v>6.77</c:v>
                      </c:pt>
                      <c:pt idx="678" formatCode="General">
                        <c:v>6.78</c:v>
                      </c:pt>
                      <c:pt idx="679" formatCode="General">
                        <c:v>6.79</c:v>
                      </c:pt>
                      <c:pt idx="680" formatCode="General">
                        <c:v>6.8</c:v>
                      </c:pt>
                      <c:pt idx="681" formatCode="General">
                        <c:v>6.81</c:v>
                      </c:pt>
                      <c:pt idx="682" formatCode="General">
                        <c:v>6.82</c:v>
                      </c:pt>
                      <c:pt idx="683" formatCode="General">
                        <c:v>6.83</c:v>
                      </c:pt>
                      <c:pt idx="684" formatCode="General">
                        <c:v>6.84</c:v>
                      </c:pt>
                      <c:pt idx="685" formatCode="General">
                        <c:v>6.85</c:v>
                      </c:pt>
                      <c:pt idx="686" formatCode="General">
                        <c:v>6.86</c:v>
                      </c:pt>
                      <c:pt idx="687" formatCode="General">
                        <c:v>6.87</c:v>
                      </c:pt>
                      <c:pt idx="688" formatCode="General">
                        <c:v>6.88</c:v>
                      </c:pt>
                      <c:pt idx="689" formatCode="General">
                        <c:v>6.89</c:v>
                      </c:pt>
                      <c:pt idx="690" formatCode="General">
                        <c:v>6.9</c:v>
                      </c:pt>
                      <c:pt idx="691" formatCode="General">
                        <c:v>6.91</c:v>
                      </c:pt>
                      <c:pt idx="692" formatCode="General">
                        <c:v>6.92</c:v>
                      </c:pt>
                      <c:pt idx="693" formatCode="General">
                        <c:v>6.93</c:v>
                      </c:pt>
                      <c:pt idx="694" formatCode="General">
                        <c:v>6.94</c:v>
                      </c:pt>
                      <c:pt idx="695" formatCode="General">
                        <c:v>6.95</c:v>
                      </c:pt>
                      <c:pt idx="696" formatCode="General">
                        <c:v>6.96</c:v>
                      </c:pt>
                      <c:pt idx="697" formatCode="General">
                        <c:v>6.97</c:v>
                      </c:pt>
                      <c:pt idx="698" formatCode="General">
                        <c:v>6.98</c:v>
                      </c:pt>
                      <c:pt idx="699" formatCode="General">
                        <c:v>6.99</c:v>
                      </c:pt>
                      <c:pt idx="700" formatCode="General">
                        <c:v>7</c:v>
                      </c:pt>
                      <c:pt idx="701" formatCode="General">
                        <c:v>7.01</c:v>
                      </c:pt>
                      <c:pt idx="702" formatCode="General">
                        <c:v>7.02</c:v>
                      </c:pt>
                      <c:pt idx="703" formatCode="General">
                        <c:v>7.03</c:v>
                      </c:pt>
                      <c:pt idx="704" formatCode="General">
                        <c:v>7.04</c:v>
                      </c:pt>
                      <c:pt idx="705" formatCode="General">
                        <c:v>7.05</c:v>
                      </c:pt>
                      <c:pt idx="706" formatCode="General">
                        <c:v>7.06</c:v>
                      </c:pt>
                      <c:pt idx="707" formatCode="General">
                        <c:v>7.07</c:v>
                      </c:pt>
                      <c:pt idx="708" formatCode="General">
                        <c:v>7.08</c:v>
                      </c:pt>
                      <c:pt idx="709" formatCode="General">
                        <c:v>7.09</c:v>
                      </c:pt>
                      <c:pt idx="710" formatCode="General">
                        <c:v>7.1</c:v>
                      </c:pt>
                      <c:pt idx="711" formatCode="General">
                        <c:v>7.11</c:v>
                      </c:pt>
                      <c:pt idx="712" formatCode="General">
                        <c:v>7.12</c:v>
                      </c:pt>
                      <c:pt idx="713" formatCode="General">
                        <c:v>7.13</c:v>
                      </c:pt>
                      <c:pt idx="714" formatCode="General">
                        <c:v>7.14</c:v>
                      </c:pt>
                      <c:pt idx="715" formatCode="General">
                        <c:v>7.15</c:v>
                      </c:pt>
                      <c:pt idx="716" formatCode="General">
                        <c:v>7.16</c:v>
                      </c:pt>
                      <c:pt idx="717" formatCode="General">
                        <c:v>7.17</c:v>
                      </c:pt>
                      <c:pt idx="718" formatCode="General">
                        <c:v>7.18</c:v>
                      </c:pt>
                      <c:pt idx="719" formatCode="General">
                        <c:v>7.19</c:v>
                      </c:pt>
                      <c:pt idx="720" formatCode="General">
                        <c:v>7.2</c:v>
                      </c:pt>
                      <c:pt idx="721" formatCode="General">
                        <c:v>7.21</c:v>
                      </c:pt>
                      <c:pt idx="722" formatCode="General">
                        <c:v>7.22</c:v>
                      </c:pt>
                      <c:pt idx="723" formatCode="General">
                        <c:v>7.23</c:v>
                      </c:pt>
                      <c:pt idx="724" formatCode="General">
                        <c:v>7.24</c:v>
                      </c:pt>
                      <c:pt idx="725" formatCode="General">
                        <c:v>7.25</c:v>
                      </c:pt>
                      <c:pt idx="726" formatCode="General">
                        <c:v>7.26</c:v>
                      </c:pt>
                      <c:pt idx="727" formatCode="General">
                        <c:v>7.27</c:v>
                      </c:pt>
                      <c:pt idx="728" formatCode="General">
                        <c:v>7.28</c:v>
                      </c:pt>
                      <c:pt idx="729" formatCode="General">
                        <c:v>7.29</c:v>
                      </c:pt>
                      <c:pt idx="730" formatCode="General">
                        <c:v>7.3</c:v>
                      </c:pt>
                      <c:pt idx="731" formatCode="General">
                        <c:v>7.31</c:v>
                      </c:pt>
                      <c:pt idx="732" formatCode="General">
                        <c:v>7.32</c:v>
                      </c:pt>
                      <c:pt idx="733" formatCode="General">
                        <c:v>7.33</c:v>
                      </c:pt>
                      <c:pt idx="734" formatCode="General">
                        <c:v>7.34</c:v>
                      </c:pt>
                      <c:pt idx="735" formatCode="General">
                        <c:v>7.35</c:v>
                      </c:pt>
                      <c:pt idx="736" formatCode="General">
                        <c:v>7.36</c:v>
                      </c:pt>
                      <c:pt idx="737" formatCode="General">
                        <c:v>7.37</c:v>
                      </c:pt>
                      <c:pt idx="738" formatCode="General">
                        <c:v>7.38</c:v>
                      </c:pt>
                      <c:pt idx="739" formatCode="General">
                        <c:v>7.39</c:v>
                      </c:pt>
                      <c:pt idx="740" formatCode="General">
                        <c:v>7.4</c:v>
                      </c:pt>
                      <c:pt idx="741" formatCode="General">
                        <c:v>7.41</c:v>
                      </c:pt>
                      <c:pt idx="742" formatCode="General">
                        <c:v>7.42</c:v>
                      </c:pt>
                      <c:pt idx="743" formatCode="General">
                        <c:v>7.43</c:v>
                      </c:pt>
                      <c:pt idx="744" formatCode="General">
                        <c:v>7.44</c:v>
                      </c:pt>
                      <c:pt idx="745" formatCode="General">
                        <c:v>7.45</c:v>
                      </c:pt>
                      <c:pt idx="746" formatCode="General">
                        <c:v>7.46</c:v>
                      </c:pt>
                      <c:pt idx="747" formatCode="General">
                        <c:v>7.47</c:v>
                      </c:pt>
                      <c:pt idx="748" formatCode="General">
                        <c:v>7.48</c:v>
                      </c:pt>
                      <c:pt idx="749" formatCode="General">
                        <c:v>7.49</c:v>
                      </c:pt>
                      <c:pt idx="750" formatCode="General">
                        <c:v>7.5</c:v>
                      </c:pt>
                      <c:pt idx="751" formatCode="General">
                        <c:v>7.51</c:v>
                      </c:pt>
                      <c:pt idx="752" formatCode="General">
                        <c:v>7.52</c:v>
                      </c:pt>
                      <c:pt idx="753" formatCode="General">
                        <c:v>7.53</c:v>
                      </c:pt>
                      <c:pt idx="754" formatCode="General">
                        <c:v>7.54</c:v>
                      </c:pt>
                      <c:pt idx="755" formatCode="General">
                        <c:v>7.55</c:v>
                      </c:pt>
                      <c:pt idx="756" formatCode="General">
                        <c:v>7.56</c:v>
                      </c:pt>
                      <c:pt idx="757" formatCode="General">
                        <c:v>7.57</c:v>
                      </c:pt>
                      <c:pt idx="758" formatCode="General">
                        <c:v>7.58</c:v>
                      </c:pt>
                      <c:pt idx="759" formatCode="General">
                        <c:v>7.59</c:v>
                      </c:pt>
                      <c:pt idx="760" formatCode="General">
                        <c:v>7.6</c:v>
                      </c:pt>
                      <c:pt idx="761" formatCode="General">
                        <c:v>7.61</c:v>
                      </c:pt>
                      <c:pt idx="762" formatCode="General">
                        <c:v>7.62</c:v>
                      </c:pt>
                      <c:pt idx="763" formatCode="General">
                        <c:v>7.63</c:v>
                      </c:pt>
                      <c:pt idx="764" formatCode="General">
                        <c:v>7.64</c:v>
                      </c:pt>
                      <c:pt idx="765" formatCode="General">
                        <c:v>7.65</c:v>
                      </c:pt>
                      <c:pt idx="766" formatCode="General">
                        <c:v>7.66</c:v>
                      </c:pt>
                      <c:pt idx="767" formatCode="General">
                        <c:v>7.6619999999999999</c:v>
                      </c:pt>
                      <c:pt idx="768" formatCode="General">
                        <c:v>7.6619999999999999</c:v>
                      </c:pt>
                      <c:pt idx="769" formatCode="General">
                        <c:v>8.6620000000000008</c:v>
                      </c:pt>
                      <c:pt idx="770" formatCode="General">
                        <c:v>9.6620000000000008</c:v>
                      </c:pt>
                      <c:pt idx="771" formatCode="General">
                        <c:v>10.662000000000001</c:v>
                      </c:pt>
                      <c:pt idx="772" formatCode="General">
                        <c:v>11.662000000000001</c:v>
                      </c:pt>
                      <c:pt idx="773" formatCode="General">
                        <c:v>12.662000000000001</c:v>
                      </c:pt>
                      <c:pt idx="774" formatCode="General">
                        <c:v>13.662000000000001</c:v>
                      </c:pt>
                      <c:pt idx="775" formatCode="General">
                        <c:v>14.662000000000001</c:v>
                      </c:pt>
                      <c:pt idx="776" formatCode="General">
                        <c:v>15.662000000000001</c:v>
                      </c:pt>
                      <c:pt idx="777" formatCode="General">
                        <c:v>16.661999999999999</c:v>
                      </c:pt>
                      <c:pt idx="778" formatCode="General">
                        <c:v>17.661999999999999</c:v>
                      </c:pt>
                      <c:pt idx="779" formatCode="General">
                        <c:v>18.661999999999999</c:v>
                      </c:pt>
                      <c:pt idx="780" formatCode="General">
                        <c:v>19.661999999999999</c:v>
                      </c:pt>
                      <c:pt idx="781" formatCode="General">
                        <c:v>20.661999999999999</c:v>
                      </c:pt>
                      <c:pt idx="782" formatCode="General">
                        <c:v>21.661999999999999</c:v>
                      </c:pt>
                      <c:pt idx="783" formatCode="General">
                        <c:v>22.661999999999999</c:v>
                      </c:pt>
                      <c:pt idx="784" formatCode="General">
                        <c:v>23.661999999999999</c:v>
                      </c:pt>
                      <c:pt idx="785" formatCode="General">
                        <c:v>24.661999999999999</c:v>
                      </c:pt>
                      <c:pt idx="786" formatCode="General">
                        <c:v>25.661999999999999</c:v>
                      </c:pt>
                      <c:pt idx="787" formatCode="General">
                        <c:v>26.661999999999999</c:v>
                      </c:pt>
                      <c:pt idx="788" formatCode="General">
                        <c:v>27.661999999999999</c:v>
                      </c:pt>
                      <c:pt idx="789" formatCode="General">
                        <c:v>28.661999999999999</c:v>
                      </c:pt>
                      <c:pt idx="790" formatCode="General">
                        <c:v>29.661999999999999</c:v>
                      </c:pt>
                      <c:pt idx="791" formatCode="General">
                        <c:v>30.661999999999999</c:v>
                      </c:pt>
                      <c:pt idx="792" formatCode="General">
                        <c:v>31.661999999999999</c:v>
                      </c:pt>
                      <c:pt idx="793" formatCode="General">
                        <c:v>32.661999999999999</c:v>
                      </c:pt>
                      <c:pt idx="794" formatCode="General">
                        <c:v>33.661999999999999</c:v>
                      </c:pt>
                      <c:pt idx="795" formatCode="General">
                        <c:v>34.661999999999999</c:v>
                      </c:pt>
                      <c:pt idx="796" formatCode="General">
                        <c:v>35.661999999999999</c:v>
                      </c:pt>
                      <c:pt idx="797" formatCode="General">
                        <c:v>36.661999999999999</c:v>
                      </c:pt>
                      <c:pt idx="798" formatCode="General">
                        <c:v>37.661999999999999</c:v>
                      </c:pt>
                      <c:pt idx="799" formatCode="General">
                        <c:v>38.661999999999999</c:v>
                      </c:pt>
                      <c:pt idx="800" formatCode="General">
                        <c:v>39.661999999999999</c:v>
                      </c:pt>
                      <c:pt idx="801" formatCode="General">
                        <c:v>40.661999999999999</c:v>
                      </c:pt>
                      <c:pt idx="802" formatCode="General">
                        <c:v>41.661999999999999</c:v>
                      </c:pt>
                      <c:pt idx="803" formatCode="General">
                        <c:v>42.661999999999999</c:v>
                      </c:pt>
                      <c:pt idx="804" formatCode="General">
                        <c:v>43.661999999999999</c:v>
                      </c:pt>
                      <c:pt idx="805" formatCode="General">
                        <c:v>44.661999999999999</c:v>
                      </c:pt>
                      <c:pt idx="806" formatCode="General">
                        <c:v>45.661999999999999</c:v>
                      </c:pt>
                      <c:pt idx="807" formatCode="General">
                        <c:v>46.661999999999999</c:v>
                      </c:pt>
                      <c:pt idx="808" formatCode="General">
                        <c:v>47.661999999999999</c:v>
                      </c:pt>
                      <c:pt idx="809" formatCode="General">
                        <c:v>48.661999999999999</c:v>
                      </c:pt>
                      <c:pt idx="810" formatCode="General">
                        <c:v>49.661999999999999</c:v>
                      </c:pt>
                      <c:pt idx="811" formatCode="General">
                        <c:v>50.661999999999999</c:v>
                      </c:pt>
                      <c:pt idx="812" formatCode="General">
                        <c:v>51.661999999999999</c:v>
                      </c:pt>
                      <c:pt idx="813" formatCode="General">
                        <c:v>52.661999999999999</c:v>
                      </c:pt>
                      <c:pt idx="814" formatCode="General">
                        <c:v>53.661999999999999</c:v>
                      </c:pt>
                      <c:pt idx="815" formatCode="General">
                        <c:v>54.661999999999999</c:v>
                      </c:pt>
                      <c:pt idx="816" formatCode="General">
                        <c:v>55.661999999999999</c:v>
                      </c:pt>
                      <c:pt idx="817" formatCode="General">
                        <c:v>56.661999999999999</c:v>
                      </c:pt>
                      <c:pt idx="818" formatCode="General">
                        <c:v>57.661999999999999</c:v>
                      </c:pt>
                      <c:pt idx="819" formatCode="General">
                        <c:v>58.661999999999999</c:v>
                      </c:pt>
                      <c:pt idx="820" formatCode="General">
                        <c:v>59.661999999999999</c:v>
                      </c:pt>
                      <c:pt idx="821" formatCode="General">
                        <c:v>60.661999999999999</c:v>
                      </c:pt>
                      <c:pt idx="822" formatCode="General">
                        <c:v>61.661999999999999</c:v>
                      </c:pt>
                      <c:pt idx="823" formatCode="General">
                        <c:v>62.661999999999999</c:v>
                      </c:pt>
                      <c:pt idx="824" formatCode="General">
                        <c:v>63.661999999999999</c:v>
                      </c:pt>
                      <c:pt idx="825" formatCode="General">
                        <c:v>64.662000000000006</c:v>
                      </c:pt>
                      <c:pt idx="826" formatCode="General">
                        <c:v>65.662000000000006</c:v>
                      </c:pt>
                      <c:pt idx="827" formatCode="General">
                        <c:v>66.662000000000006</c:v>
                      </c:pt>
                      <c:pt idx="828" formatCode="General">
                        <c:v>67.662000000000006</c:v>
                      </c:pt>
                      <c:pt idx="829" formatCode="General">
                        <c:v>68.662000000000006</c:v>
                      </c:pt>
                      <c:pt idx="830" formatCode="General">
                        <c:v>69.662000000000006</c:v>
                      </c:pt>
                      <c:pt idx="831" formatCode="General">
                        <c:v>70.662000000000006</c:v>
                      </c:pt>
                      <c:pt idx="832" formatCode="General">
                        <c:v>71.662000000000006</c:v>
                      </c:pt>
                      <c:pt idx="833" formatCode="General">
                        <c:v>72.662000000000006</c:v>
                      </c:pt>
                      <c:pt idx="834" formatCode="General">
                        <c:v>73.662000000000006</c:v>
                      </c:pt>
                      <c:pt idx="835" formatCode="General">
                        <c:v>74.662000000000006</c:v>
                      </c:pt>
                      <c:pt idx="836" formatCode="General">
                        <c:v>75.662000000000006</c:v>
                      </c:pt>
                      <c:pt idx="837" formatCode="General">
                        <c:v>76.662000000000006</c:v>
                      </c:pt>
                      <c:pt idx="838" formatCode="General">
                        <c:v>77.662000000000006</c:v>
                      </c:pt>
                      <c:pt idx="839" formatCode="General">
                        <c:v>77.942999999999998</c:v>
                      </c:pt>
                      <c:pt idx="840" formatCode="General">
                        <c:v>77.942999999999998</c:v>
                      </c:pt>
                      <c:pt idx="841" formatCode="General">
                        <c:v>77.953000000000003</c:v>
                      </c:pt>
                      <c:pt idx="842" formatCode="General">
                        <c:v>77.962999999999994</c:v>
                      </c:pt>
                      <c:pt idx="843" formatCode="General">
                        <c:v>77.972999999999999</c:v>
                      </c:pt>
                      <c:pt idx="844" formatCode="General">
                        <c:v>77.983000000000004</c:v>
                      </c:pt>
                      <c:pt idx="845" formatCode="General">
                        <c:v>77.992999999999995</c:v>
                      </c:pt>
                      <c:pt idx="846" formatCode="General">
                        <c:v>78.003</c:v>
                      </c:pt>
                      <c:pt idx="847" formatCode="General">
                        <c:v>78.013000000000005</c:v>
                      </c:pt>
                      <c:pt idx="848" formatCode="General">
                        <c:v>78.022999999999996</c:v>
                      </c:pt>
                      <c:pt idx="849" formatCode="General">
                        <c:v>78.033000000000001</c:v>
                      </c:pt>
                      <c:pt idx="850" formatCode="General">
                        <c:v>78.043000000000006</c:v>
                      </c:pt>
                      <c:pt idx="851" formatCode="General">
                        <c:v>78.052999999999997</c:v>
                      </c:pt>
                      <c:pt idx="852" formatCode="General">
                        <c:v>78.063000000000002</c:v>
                      </c:pt>
                      <c:pt idx="853" formatCode="General">
                        <c:v>78.072999999999993</c:v>
                      </c:pt>
                      <c:pt idx="854" formatCode="General">
                        <c:v>78.082999999999998</c:v>
                      </c:pt>
                      <c:pt idx="855" formatCode="General">
                        <c:v>78.093000000000004</c:v>
                      </c:pt>
                      <c:pt idx="856" formatCode="General">
                        <c:v>78.102999999999994</c:v>
                      </c:pt>
                      <c:pt idx="857" formatCode="General">
                        <c:v>78.113</c:v>
                      </c:pt>
                      <c:pt idx="858" formatCode="General">
                        <c:v>78.123000000000005</c:v>
                      </c:pt>
                      <c:pt idx="859" formatCode="General">
                        <c:v>78.132999999999996</c:v>
                      </c:pt>
                      <c:pt idx="860" formatCode="General">
                        <c:v>78.143000000000001</c:v>
                      </c:pt>
                      <c:pt idx="861" formatCode="General">
                        <c:v>78.153000000000006</c:v>
                      </c:pt>
                      <c:pt idx="862" formatCode="General">
                        <c:v>78.162999999999997</c:v>
                      </c:pt>
                      <c:pt idx="863" formatCode="General">
                        <c:v>78.173000000000002</c:v>
                      </c:pt>
                      <c:pt idx="864" formatCode="General">
                        <c:v>78.183000000000007</c:v>
                      </c:pt>
                      <c:pt idx="865" formatCode="General">
                        <c:v>78.192999999999998</c:v>
                      </c:pt>
                      <c:pt idx="866" formatCode="General">
                        <c:v>78.203000000000003</c:v>
                      </c:pt>
                      <c:pt idx="867" formatCode="General">
                        <c:v>78.212999999999994</c:v>
                      </c:pt>
                      <c:pt idx="868" formatCode="General">
                        <c:v>78.222999999999999</c:v>
                      </c:pt>
                      <c:pt idx="869" formatCode="General">
                        <c:v>78.233000000000004</c:v>
                      </c:pt>
                      <c:pt idx="870" formatCode="General">
                        <c:v>78.242999999999995</c:v>
                      </c:pt>
                      <c:pt idx="871" formatCode="General">
                        <c:v>78.253</c:v>
                      </c:pt>
                      <c:pt idx="872" formatCode="General">
                        <c:v>78.263000000000005</c:v>
                      </c:pt>
                      <c:pt idx="873" formatCode="General">
                        <c:v>78.272999999999996</c:v>
                      </c:pt>
                      <c:pt idx="874" formatCode="General">
                        <c:v>78.283000000000001</c:v>
                      </c:pt>
                      <c:pt idx="875" formatCode="General">
                        <c:v>78.293000000000006</c:v>
                      </c:pt>
                      <c:pt idx="876" formatCode="General">
                        <c:v>78.302999999999997</c:v>
                      </c:pt>
                      <c:pt idx="877" formatCode="General">
                        <c:v>78.313000000000002</c:v>
                      </c:pt>
                      <c:pt idx="878" formatCode="General">
                        <c:v>78.322999999999993</c:v>
                      </c:pt>
                      <c:pt idx="879" formatCode="General">
                        <c:v>78.332999999999998</c:v>
                      </c:pt>
                      <c:pt idx="880" formatCode="General">
                        <c:v>78.343000000000004</c:v>
                      </c:pt>
                      <c:pt idx="881" formatCode="General">
                        <c:v>78.352999999999994</c:v>
                      </c:pt>
                      <c:pt idx="882" formatCode="General">
                        <c:v>78.363</c:v>
                      </c:pt>
                      <c:pt idx="883" formatCode="General">
                        <c:v>78.373000000000005</c:v>
                      </c:pt>
                      <c:pt idx="884" formatCode="General">
                        <c:v>78.382999999999996</c:v>
                      </c:pt>
                      <c:pt idx="885" formatCode="General">
                        <c:v>78.393000000000001</c:v>
                      </c:pt>
                      <c:pt idx="886" formatCode="General">
                        <c:v>78.403000000000006</c:v>
                      </c:pt>
                      <c:pt idx="887" formatCode="General">
                        <c:v>78.412999999999997</c:v>
                      </c:pt>
                      <c:pt idx="888" formatCode="General">
                        <c:v>78.423000000000002</c:v>
                      </c:pt>
                      <c:pt idx="889" formatCode="General">
                        <c:v>78.433000000000007</c:v>
                      </c:pt>
                      <c:pt idx="890" formatCode="General">
                        <c:v>78.442999999999998</c:v>
                      </c:pt>
                      <c:pt idx="891" formatCode="General">
                        <c:v>78.453000000000003</c:v>
                      </c:pt>
                      <c:pt idx="892" formatCode="General">
                        <c:v>78.462999999999994</c:v>
                      </c:pt>
                      <c:pt idx="893" formatCode="General">
                        <c:v>78.472999999999999</c:v>
                      </c:pt>
                      <c:pt idx="894" formatCode="General">
                        <c:v>78.483000000000004</c:v>
                      </c:pt>
                      <c:pt idx="895" formatCode="General">
                        <c:v>78.492999999999995</c:v>
                      </c:pt>
                      <c:pt idx="896" formatCode="General">
                        <c:v>78.503</c:v>
                      </c:pt>
                      <c:pt idx="897" formatCode="General">
                        <c:v>78.513000000000005</c:v>
                      </c:pt>
                      <c:pt idx="898" formatCode="General">
                        <c:v>78.522999999999996</c:v>
                      </c:pt>
                      <c:pt idx="899" formatCode="General">
                        <c:v>78.533000000000001</c:v>
                      </c:pt>
                      <c:pt idx="900" formatCode="General">
                        <c:v>78.543000000000006</c:v>
                      </c:pt>
                      <c:pt idx="901" formatCode="General">
                        <c:v>78.552999999999997</c:v>
                      </c:pt>
                      <c:pt idx="902" formatCode="General">
                        <c:v>78.563000000000002</c:v>
                      </c:pt>
                      <c:pt idx="903" formatCode="General">
                        <c:v>78.572999999999993</c:v>
                      </c:pt>
                      <c:pt idx="904" formatCode="General">
                        <c:v>78.582999999999998</c:v>
                      </c:pt>
                      <c:pt idx="905" formatCode="General">
                        <c:v>78.593000000000004</c:v>
                      </c:pt>
                      <c:pt idx="906" formatCode="General">
                        <c:v>78.602999999999994</c:v>
                      </c:pt>
                      <c:pt idx="907" formatCode="General">
                        <c:v>78.613</c:v>
                      </c:pt>
                      <c:pt idx="908" formatCode="General">
                        <c:v>78.623000000000005</c:v>
                      </c:pt>
                      <c:pt idx="909" formatCode="General">
                        <c:v>78.632999999999996</c:v>
                      </c:pt>
                      <c:pt idx="910" formatCode="General">
                        <c:v>78.643000000000001</c:v>
                      </c:pt>
                      <c:pt idx="911" formatCode="General">
                        <c:v>78.653000000000006</c:v>
                      </c:pt>
                      <c:pt idx="912" formatCode="General">
                        <c:v>78.662999999999997</c:v>
                      </c:pt>
                      <c:pt idx="913" formatCode="General">
                        <c:v>78.673000000000002</c:v>
                      </c:pt>
                      <c:pt idx="914" formatCode="General">
                        <c:v>78.683000000000007</c:v>
                      </c:pt>
                      <c:pt idx="915" formatCode="General">
                        <c:v>78.692999999999998</c:v>
                      </c:pt>
                      <c:pt idx="916" formatCode="General">
                        <c:v>78.703000000000003</c:v>
                      </c:pt>
                      <c:pt idx="917" formatCode="General">
                        <c:v>78.712999999999994</c:v>
                      </c:pt>
                      <c:pt idx="918" formatCode="General">
                        <c:v>78.722999999999999</c:v>
                      </c:pt>
                      <c:pt idx="919" formatCode="General">
                        <c:v>78.733000000000004</c:v>
                      </c:pt>
                      <c:pt idx="920" formatCode="General">
                        <c:v>78.742999999999995</c:v>
                      </c:pt>
                      <c:pt idx="921" formatCode="General">
                        <c:v>78.753</c:v>
                      </c:pt>
                      <c:pt idx="922" formatCode="General">
                        <c:v>78.763000000000005</c:v>
                      </c:pt>
                      <c:pt idx="923" formatCode="General">
                        <c:v>78.772999999999996</c:v>
                      </c:pt>
                      <c:pt idx="924" formatCode="General">
                        <c:v>78.783000000000001</c:v>
                      </c:pt>
                      <c:pt idx="925" formatCode="General">
                        <c:v>78.793000000000006</c:v>
                      </c:pt>
                      <c:pt idx="926" formatCode="General">
                        <c:v>78.802999999999997</c:v>
                      </c:pt>
                      <c:pt idx="927" formatCode="General">
                        <c:v>78.813000000000002</c:v>
                      </c:pt>
                      <c:pt idx="928" formatCode="General">
                        <c:v>78.822999999999993</c:v>
                      </c:pt>
                      <c:pt idx="929" formatCode="General">
                        <c:v>78.832999999999998</c:v>
                      </c:pt>
                      <c:pt idx="930" formatCode="General">
                        <c:v>78.843000000000004</c:v>
                      </c:pt>
                      <c:pt idx="931" formatCode="General">
                        <c:v>78.852999999999994</c:v>
                      </c:pt>
                      <c:pt idx="932" formatCode="General">
                        <c:v>78.863</c:v>
                      </c:pt>
                      <c:pt idx="933" formatCode="General">
                        <c:v>78.873000000000005</c:v>
                      </c:pt>
                      <c:pt idx="934" formatCode="General">
                        <c:v>78.882999999999996</c:v>
                      </c:pt>
                      <c:pt idx="935" formatCode="General">
                        <c:v>78.893000000000001</c:v>
                      </c:pt>
                      <c:pt idx="936" formatCode="General">
                        <c:v>78.903000000000006</c:v>
                      </c:pt>
                      <c:pt idx="937" formatCode="General">
                        <c:v>78.912999999999997</c:v>
                      </c:pt>
                      <c:pt idx="938" formatCode="General">
                        <c:v>78.923000000000002</c:v>
                      </c:pt>
                      <c:pt idx="939" formatCode="General">
                        <c:v>78.933000000000007</c:v>
                      </c:pt>
                      <c:pt idx="940" formatCode="General">
                        <c:v>78.942999999999998</c:v>
                      </c:pt>
                      <c:pt idx="941" formatCode="General">
                        <c:v>78.953000000000003</c:v>
                      </c:pt>
                      <c:pt idx="942" formatCode="General">
                        <c:v>78.962999999999994</c:v>
                      </c:pt>
                      <c:pt idx="943" formatCode="General">
                        <c:v>78.972999999999999</c:v>
                      </c:pt>
                      <c:pt idx="944" formatCode="General">
                        <c:v>78.983000000000004</c:v>
                      </c:pt>
                      <c:pt idx="945" formatCode="General">
                        <c:v>78.992999999999995</c:v>
                      </c:pt>
                      <c:pt idx="946" formatCode="General">
                        <c:v>79.003</c:v>
                      </c:pt>
                      <c:pt idx="947" formatCode="General">
                        <c:v>79.013000000000005</c:v>
                      </c:pt>
                      <c:pt idx="948" formatCode="General">
                        <c:v>79.022999999999996</c:v>
                      </c:pt>
                      <c:pt idx="949" formatCode="General">
                        <c:v>79.033000000000001</c:v>
                      </c:pt>
                      <c:pt idx="950" formatCode="General">
                        <c:v>79.043000000000006</c:v>
                      </c:pt>
                      <c:pt idx="951" formatCode="General">
                        <c:v>79.052999999999997</c:v>
                      </c:pt>
                      <c:pt idx="952" formatCode="General">
                        <c:v>79.063000000000002</c:v>
                      </c:pt>
                      <c:pt idx="953" formatCode="General">
                        <c:v>79.072999999999993</c:v>
                      </c:pt>
                      <c:pt idx="954" formatCode="General">
                        <c:v>79.082999999999998</c:v>
                      </c:pt>
                      <c:pt idx="955" formatCode="General">
                        <c:v>79.093000000000004</c:v>
                      </c:pt>
                      <c:pt idx="956" formatCode="General">
                        <c:v>79.102999999999994</c:v>
                      </c:pt>
                      <c:pt idx="957" formatCode="General">
                        <c:v>79.113</c:v>
                      </c:pt>
                      <c:pt idx="958" formatCode="General">
                        <c:v>79.123000000000005</c:v>
                      </c:pt>
                      <c:pt idx="959" formatCode="General">
                        <c:v>79.132999999999996</c:v>
                      </c:pt>
                      <c:pt idx="960" formatCode="General">
                        <c:v>79.143000000000001</c:v>
                      </c:pt>
                      <c:pt idx="961" formatCode="General">
                        <c:v>79.153000000000006</c:v>
                      </c:pt>
                      <c:pt idx="962" formatCode="General">
                        <c:v>79.162999999999997</c:v>
                      </c:pt>
                      <c:pt idx="963" formatCode="General">
                        <c:v>79.173000000000002</c:v>
                      </c:pt>
                      <c:pt idx="964" formatCode="General">
                        <c:v>79.183000000000007</c:v>
                      </c:pt>
                      <c:pt idx="965" formatCode="General">
                        <c:v>79.192999999999998</c:v>
                      </c:pt>
                      <c:pt idx="966" formatCode="General">
                        <c:v>79.203000000000003</c:v>
                      </c:pt>
                      <c:pt idx="967" formatCode="General">
                        <c:v>79.212999999999994</c:v>
                      </c:pt>
                      <c:pt idx="968" formatCode="General">
                        <c:v>79.222999999999999</c:v>
                      </c:pt>
                      <c:pt idx="969" formatCode="General">
                        <c:v>79.233000000000004</c:v>
                      </c:pt>
                      <c:pt idx="970" formatCode="General">
                        <c:v>79.242999999999995</c:v>
                      </c:pt>
                      <c:pt idx="971" formatCode="General">
                        <c:v>79.253</c:v>
                      </c:pt>
                      <c:pt idx="972" formatCode="General">
                        <c:v>79.263000000000005</c:v>
                      </c:pt>
                      <c:pt idx="973" formatCode="General">
                        <c:v>79.272999999999996</c:v>
                      </c:pt>
                      <c:pt idx="974" formatCode="General">
                        <c:v>79.283000000000001</c:v>
                      </c:pt>
                      <c:pt idx="975" formatCode="General">
                        <c:v>79.293000000000006</c:v>
                      </c:pt>
                      <c:pt idx="976" formatCode="General">
                        <c:v>79.302999999999997</c:v>
                      </c:pt>
                      <c:pt idx="977" formatCode="General">
                        <c:v>79.313000000000002</c:v>
                      </c:pt>
                      <c:pt idx="978" formatCode="General">
                        <c:v>79.322999999999993</c:v>
                      </c:pt>
                      <c:pt idx="979" formatCode="General">
                        <c:v>79.332999999999998</c:v>
                      </c:pt>
                      <c:pt idx="980" formatCode="General">
                        <c:v>79.343000000000004</c:v>
                      </c:pt>
                      <c:pt idx="981" formatCode="General">
                        <c:v>79.352999999999994</c:v>
                      </c:pt>
                      <c:pt idx="982" formatCode="General">
                        <c:v>79.363</c:v>
                      </c:pt>
                      <c:pt idx="983" formatCode="General">
                        <c:v>79.373000000000005</c:v>
                      </c:pt>
                      <c:pt idx="984" formatCode="General">
                        <c:v>79.382999999999996</c:v>
                      </c:pt>
                      <c:pt idx="985" formatCode="General">
                        <c:v>79.393000000000001</c:v>
                      </c:pt>
                      <c:pt idx="986" formatCode="General">
                        <c:v>79.403000000000006</c:v>
                      </c:pt>
                      <c:pt idx="987" formatCode="General">
                        <c:v>79.412999999999997</c:v>
                      </c:pt>
                      <c:pt idx="988" formatCode="General">
                        <c:v>79.423000000000002</c:v>
                      </c:pt>
                      <c:pt idx="989" formatCode="General">
                        <c:v>79.433000000000007</c:v>
                      </c:pt>
                      <c:pt idx="990" formatCode="General">
                        <c:v>79.442999999999998</c:v>
                      </c:pt>
                      <c:pt idx="991" formatCode="General">
                        <c:v>79.453000000000003</c:v>
                      </c:pt>
                      <c:pt idx="992" formatCode="General">
                        <c:v>79.462999999999994</c:v>
                      </c:pt>
                      <c:pt idx="993" formatCode="General">
                        <c:v>79.472999999999999</c:v>
                      </c:pt>
                      <c:pt idx="994" formatCode="General">
                        <c:v>79.483000000000004</c:v>
                      </c:pt>
                      <c:pt idx="995" formatCode="General">
                        <c:v>79.492999999999995</c:v>
                      </c:pt>
                      <c:pt idx="996" formatCode="General">
                        <c:v>79.503</c:v>
                      </c:pt>
                      <c:pt idx="997" formatCode="General">
                        <c:v>79.513000000000005</c:v>
                      </c:pt>
                      <c:pt idx="998" formatCode="General">
                        <c:v>79.522999999999996</c:v>
                      </c:pt>
                      <c:pt idx="999" formatCode="General">
                        <c:v>79.533000000000001</c:v>
                      </c:pt>
                      <c:pt idx="1000" formatCode="General">
                        <c:v>79.543000000000006</c:v>
                      </c:pt>
                      <c:pt idx="1001" formatCode="General">
                        <c:v>79.552999999999997</c:v>
                      </c:pt>
                      <c:pt idx="1002" formatCode="General">
                        <c:v>79.563000000000002</c:v>
                      </c:pt>
                      <c:pt idx="1003" formatCode="General">
                        <c:v>79.572999999999993</c:v>
                      </c:pt>
                      <c:pt idx="1004" formatCode="General">
                        <c:v>79.582999999999998</c:v>
                      </c:pt>
                      <c:pt idx="1005" formatCode="General">
                        <c:v>79.593000000000004</c:v>
                      </c:pt>
                      <c:pt idx="1006" formatCode="General">
                        <c:v>79.602999999999994</c:v>
                      </c:pt>
                      <c:pt idx="1007" formatCode="General">
                        <c:v>79.613</c:v>
                      </c:pt>
                      <c:pt idx="1008" formatCode="General">
                        <c:v>79.623000000000005</c:v>
                      </c:pt>
                      <c:pt idx="1009" formatCode="General">
                        <c:v>79.632999999999996</c:v>
                      </c:pt>
                      <c:pt idx="1010" formatCode="General">
                        <c:v>79.643000000000001</c:v>
                      </c:pt>
                      <c:pt idx="1011" formatCode="General">
                        <c:v>79.653000000000006</c:v>
                      </c:pt>
                      <c:pt idx="1012" formatCode="General">
                        <c:v>79.662999999999997</c:v>
                      </c:pt>
                      <c:pt idx="1013" formatCode="General">
                        <c:v>79.673000000000002</c:v>
                      </c:pt>
                      <c:pt idx="1014" formatCode="General">
                        <c:v>79.683000000000007</c:v>
                      </c:pt>
                      <c:pt idx="1015" formatCode="General">
                        <c:v>79.692999999999998</c:v>
                      </c:pt>
                      <c:pt idx="1016" formatCode="General">
                        <c:v>79.703000000000003</c:v>
                      </c:pt>
                      <c:pt idx="1017" formatCode="General">
                        <c:v>79.712999999999994</c:v>
                      </c:pt>
                      <c:pt idx="1018" formatCode="General">
                        <c:v>79.722999999999999</c:v>
                      </c:pt>
                      <c:pt idx="1019" formatCode="General">
                        <c:v>79.733000000000004</c:v>
                      </c:pt>
                      <c:pt idx="1020" formatCode="General">
                        <c:v>79.742999999999995</c:v>
                      </c:pt>
                      <c:pt idx="1021" formatCode="General">
                        <c:v>79.753</c:v>
                      </c:pt>
                      <c:pt idx="1022" formatCode="General">
                        <c:v>79.763000000000005</c:v>
                      </c:pt>
                      <c:pt idx="1023" formatCode="General">
                        <c:v>79.772999999999996</c:v>
                      </c:pt>
                      <c:pt idx="1024" formatCode="General">
                        <c:v>79.783000000000001</c:v>
                      </c:pt>
                      <c:pt idx="1025" formatCode="General">
                        <c:v>79.793000000000006</c:v>
                      </c:pt>
                      <c:pt idx="1026" formatCode="General">
                        <c:v>79.802999999999997</c:v>
                      </c:pt>
                      <c:pt idx="1027" formatCode="General">
                        <c:v>79.813000000000002</c:v>
                      </c:pt>
                      <c:pt idx="1028" formatCode="General">
                        <c:v>79.822999999999993</c:v>
                      </c:pt>
                      <c:pt idx="1029" formatCode="General">
                        <c:v>79.832999999999998</c:v>
                      </c:pt>
                      <c:pt idx="1030" formatCode="General">
                        <c:v>79.843000000000004</c:v>
                      </c:pt>
                      <c:pt idx="1031" formatCode="General">
                        <c:v>79.852999999999994</c:v>
                      </c:pt>
                      <c:pt idx="1032" formatCode="General">
                        <c:v>79.863</c:v>
                      </c:pt>
                      <c:pt idx="1033" formatCode="General">
                        <c:v>79.873000000000005</c:v>
                      </c:pt>
                      <c:pt idx="1034" formatCode="General">
                        <c:v>79.882999999999996</c:v>
                      </c:pt>
                      <c:pt idx="1035" formatCode="General">
                        <c:v>79.893000000000001</c:v>
                      </c:pt>
                      <c:pt idx="1036" formatCode="General">
                        <c:v>79.903000000000006</c:v>
                      </c:pt>
                      <c:pt idx="1037" formatCode="General">
                        <c:v>79.912999999999997</c:v>
                      </c:pt>
                      <c:pt idx="1038" formatCode="General">
                        <c:v>79.923000000000002</c:v>
                      </c:pt>
                      <c:pt idx="1039" formatCode="General">
                        <c:v>79.933000000000007</c:v>
                      </c:pt>
                      <c:pt idx="1040" formatCode="General">
                        <c:v>79.942999999999998</c:v>
                      </c:pt>
                      <c:pt idx="1041" formatCode="General">
                        <c:v>79.953000000000003</c:v>
                      </c:pt>
                      <c:pt idx="1042" formatCode="General">
                        <c:v>79.962999999999994</c:v>
                      </c:pt>
                      <c:pt idx="1043" formatCode="General">
                        <c:v>79.972999999999999</c:v>
                      </c:pt>
                      <c:pt idx="1044" formatCode="General">
                        <c:v>79.983000000000004</c:v>
                      </c:pt>
                      <c:pt idx="1045" formatCode="General">
                        <c:v>79.992999999999995</c:v>
                      </c:pt>
                      <c:pt idx="1046" formatCode="General">
                        <c:v>80.003</c:v>
                      </c:pt>
                      <c:pt idx="1047" formatCode="General">
                        <c:v>80.013000000000005</c:v>
                      </c:pt>
                      <c:pt idx="1048" formatCode="General">
                        <c:v>80.022999999999996</c:v>
                      </c:pt>
                      <c:pt idx="1049" formatCode="General">
                        <c:v>80.033000000000001</c:v>
                      </c:pt>
                      <c:pt idx="1050" formatCode="General">
                        <c:v>80.043000000000006</c:v>
                      </c:pt>
                      <c:pt idx="1051" formatCode="General">
                        <c:v>80.052999999999997</c:v>
                      </c:pt>
                      <c:pt idx="1052" formatCode="General">
                        <c:v>80.063000000000002</c:v>
                      </c:pt>
                      <c:pt idx="1053" formatCode="General">
                        <c:v>80.072999999999993</c:v>
                      </c:pt>
                      <c:pt idx="1054" formatCode="General">
                        <c:v>80.082999999999998</c:v>
                      </c:pt>
                      <c:pt idx="1055" formatCode="General">
                        <c:v>80.093000000000004</c:v>
                      </c:pt>
                      <c:pt idx="1056" formatCode="General">
                        <c:v>80.102999999999994</c:v>
                      </c:pt>
                      <c:pt idx="1057" formatCode="General">
                        <c:v>80.113</c:v>
                      </c:pt>
                      <c:pt idx="1058" formatCode="General">
                        <c:v>80.123000000000005</c:v>
                      </c:pt>
                      <c:pt idx="1059" formatCode="General">
                        <c:v>80.132999999999996</c:v>
                      </c:pt>
                      <c:pt idx="1060" formatCode="General">
                        <c:v>80.143000000000001</c:v>
                      </c:pt>
                      <c:pt idx="1061" formatCode="General">
                        <c:v>80.153000000000006</c:v>
                      </c:pt>
                      <c:pt idx="1062" formatCode="General">
                        <c:v>80.162999999999997</c:v>
                      </c:pt>
                      <c:pt idx="1063" formatCode="General">
                        <c:v>80.173000000000002</c:v>
                      </c:pt>
                      <c:pt idx="1064" formatCode="General">
                        <c:v>80.183000000000007</c:v>
                      </c:pt>
                      <c:pt idx="1065" formatCode="General">
                        <c:v>80.192999999999998</c:v>
                      </c:pt>
                      <c:pt idx="1066" formatCode="General">
                        <c:v>80.203000000000003</c:v>
                      </c:pt>
                      <c:pt idx="1067" formatCode="General">
                        <c:v>80.212999999999994</c:v>
                      </c:pt>
                      <c:pt idx="1068" formatCode="General">
                        <c:v>80.222999999999999</c:v>
                      </c:pt>
                      <c:pt idx="1069" formatCode="General">
                        <c:v>80.233000000000004</c:v>
                      </c:pt>
                      <c:pt idx="1070" formatCode="General">
                        <c:v>80.242999999999995</c:v>
                      </c:pt>
                      <c:pt idx="1071" formatCode="General">
                        <c:v>80.253</c:v>
                      </c:pt>
                      <c:pt idx="1072" formatCode="General">
                        <c:v>80.263000000000005</c:v>
                      </c:pt>
                      <c:pt idx="1073" formatCode="General">
                        <c:v>80.272999999999996</c:v>
                      </c:pt>
                      <c:pt idx="1074" formatCode="General">
                        <c:v>80.283000000000001</c:v>
                      </c:pt>
                      <c:pt idx="1075" formatCode="General">
                        <c:v>80.293000000000006</c:v>
                      </c:pt>
                      <c:pt idx="1076" formatCode="General">
                        <c:v>80.302999999999997</c:v>
                      </c:pt>
                      <c:pt idx="1077" formatCode="General">
                        <c:v>80.313000000000002</c:v>
                      </c:pt>
                      <c:pt idx="1078" formatCode="General">
                        <c:v>80.322999999999993</c:v>
                      </c:pt>
                      <c:pt idx="1079" formatCode="General">
                        <c:v>80.332999999999998</c:v>
                      </c:pt>
                      <c:pt idx="1080" formatCode="General">
                        <c:v>80.343000000000004</c:v>
                      </c:pt>
                      <c:pt idx="1081" formatCode="General">
                        <c:v>80.352999999999994</c:v>
                      </c:pt>
                      <c:pt idx="1082" formatCode="General">
                        <c:v>80.363</c:v>
                      </c:pt>
                      <c:pt idx="1083" formatCode="General">
                        <c:v>80.373000000000005</c:v>
                      </c:pt>
                      <c:pt idx="1084" formatCode="General">
                        <c:v>80.382999999999996</c:v>
                      </c:pt>
                      <c:pt idx="1085" formatCode="General">
                        <c:v>80.393000000000001</c:v>
                      </c:pt>
                      <c:pt idx="1086" formatCode="General">
                        <c:v>80.403000000000006</c:v>
                      </c:pt>
                      <c:pt idx="1087" formatCode="General">
                        <c:v>80.412999999999997</c:v>
                      </c:pt>
                      <c:pt idx="1088" formatCode="General">
                        <c:v>80.423000000000002</c:v>
                      </c:pt>
                      <c:pt idx="1089" formatCode="General">
                        <c:v>80.433000000000007</c:v>
                      </c:pt>
                      <c:pt idx="1090" formatCode="General">
                        <c:v>80.442999999999998</c:v>
                      </c:pt>
                      <c:pt idx="1091" formatCode="General">
                        <c:v>80.453000000000003</c:v>
                      </c:pt>
                      <c:pt idx="1092" formatCode="General">
                        <c:v>80.462999999999994</c:v>
                      </c:pt>
                      <c:pt idx="1093" formatCode="General">
                        <c:v>80.472999999999999</c:v>
                      </c:pt>
                      <c:pt idx="1094" formatCode="General">
                        <c:v>80.483000000000004</c:v>
                      </c:pt>
                      <c:pt idx="1095" formatCode="General">
                        <c:v>80.492999999999995</c:v>
                      </c:pt>
                      <c:pt idx="1096" formatCode="General">
                        <c:v>80.503</c:v>
                      </c:pt>
                      <c:pt idx="1097" formatCode="General">
                        <c:v>80.513000000000005</c:v>
                      </c:pt>
                      <c:pt idx="1098" formatCode="General">
                        <c:v>80.522999999999996</c:v>
                      </c:pt>
                      <c:pt idx="1099" formatCode="General">
                        <c:v>80.533000000000001</c:v>
                      </c:pt>
                      <c:pt idx="1100" formatCode="General">
                        <c:v>80.543000000000006</c:v>
                      </c:pt>
                      <c:pt idx="1101" formatCode="General">
                        <c:v>80.552999999999997</c:v>
                      </c:pt>
                      <c:pt idx="1102" formatCode="General">
                        <c:v>80.563000000000002</c:v>
                      </c:pt>
                      <c:pt idx="1103" formatCode="General">
                        <c:v>80.572999999999993</c:v>
                      </c:pt>
                      <c:pt idx="1104" formatCode="General">
                        <c:v>80.582999999999998</c:v>
                      </c:pt>
                      <c:pt idx="1105" formatCode="General">
                        <c:v>80.593000000000004</c:v>
                      </c:pt>
                      <c:pt idx="1106" formatCode="General">
                        <c:v>80.602999999999994</c:v>
                      </c:pt>
                      <c:pt idx="1107" formatCode="General">
                        <c:v>80.613</c:v>
                      </c:pt>
                      <c:pt idx="1108" formatCode="General">
                        <c:v>80.623000000000005</c:v>
                      </c:pt>
                      <c:pt idx="1109" formatCode="General">
                        <c:v>80.632999999999996</c:v>
                      </c:pt>
                      <c:pt idx="1110" formatCode="General">
                        <c:v>80.643000000000001</c:v>
                      </c:pt>
                      <c:pt idx="1111" formatCode="General">
                        <c:v>80.653000000000006</c:v>
                      </c:pt>
                      <c:pt idx="1112" formatCode="General">
                        <c:v>80.662999999999997</c:v>
                      </c:pt>
                      <c:pt idx="1113" formatCode="General">
                        <c:v>80.673000000000002</c:v>
                      </c:pt>
                      <c:pt idx="1114" formatCode="General">
                        <c:v>80.683000000000007</c:v>
                      </c:pt>
                      <c:pt idx="1115" formatCode="General">
                        <c:v>80.692999999999998</c:v>
                      </c:pt>
                      <c:pt idx="1116" formatCode="General">
                        <c:v>80.703000000000003</c:v>
                      </c:pt>
                      <c:pt idx="1117" formatCode="General">
                        <c:v>80.712999999999994</c:v>
                      </c:pt>
                      <c:pt idx="1118" formatCode="General">
                        <c:v>80.722999999999999</c:v>
                      </c:pt>
                      <c:pt idx="1119" formatCode="General">
                        <c:v>80.733000000000004</c:v>
                      </c:pt>
                      <c:pt idx="1120" formatCode="General">
                        <c:v>80.742999999999995</c:v>
                      </c:pt>
                      <c:pt idx="1121" formatCode="General">
                        <c:v>80.753</c:v>
                      </c:pt>
                      <c:pt idx="1122" formatCode="General">
                        <c:v>80.763000000000005</c:v>
                      </c:pt>
                      <c:pt idx="1123" formatCode="General">
                        <c:v>80.772999999999996</c:v>
                      </c:pt>
                      <c:pt idx="1124" formatCode="General">
                        <c:v>80.783000000000001</c:v>
                      </c:pt>
                      <c:pt idx="1125" formatCode="General">
                        <c:v>80.793000000000006</c:v>
                      </c:pt>
                      <c:pt idx="1126" formatCode="General">
                        <c:v>80.802999999999997</c:v>
                      </c:pt>
                      <c:pt idx="1127" formatCode="General">
                        <c:v>80.813000000000002</c:v>
                      </c:pt>
                      <c:pt idx="1128" formatCode="General">
                        <c:v>80.822999999999993</c:v>
                      </c:pt>
                      <c:pt idx="1129" formatCode="General">
                        <c:v>80.832999999999998</c:v>
                      </c:pt>
                      <c:pt idx="1130" formatCode="General">
                        <c:v>80.843000000000004</c:v>
                      </c:pt>
                      <c:pt idx="1131" formatCode="General">
                        <c:v>80.852999999999994</c:v>
                      </c:pt>
                      <c:pt idx="1132" formatCode="General">
                        <c:v>80.863</c:v>
                      </c:pt>
                      <c:pt idx="1133" formatCode="General">
                        <c:v>80.873000000000005</c:v>
                      </c:pt>
                      <c:pt idx="1134" formatCode="General">
                        <c:v>80.882999999999996</c:v>
                      </c:pt>
                      <c:pt idx="1135" formatCode="General">
                        <c:v>80.893000000000001</c:v>
                      </c:pt>
                      <c:pt idx="1136" formatCode="General">
                        <c:v>80.903000000000006</c:v>
                      </c:pt>
                      <c:pt idx="1137" formatCode="General">
                        <c:v>80.912999999999997</c:v>
                      </c:pt>
                      <c:pt idx="1138" formatCode="General">
                        <c:v>80.923000000000002</c:v>
                      </c:pt>
                      <c:pt idx="1139" formatCode="General">
                        <c:v>80.933000000000007</c:v>
                      </c:pt>
                      <c:pt idx="1140" formatCode="General">
                        <c:v>80.942999999999998</c:v>
                      </c:pt>
                      <c:pt idx="1141" formatCode="General">
                        <c:v>80.953000000000003</c:v>
                      </c:pt>
                      <c:pt idx="1142" formatCode="General">
                        <c:v>80.962999999999994</c:v>
                      </c:pt>
                      <c:pt idx="1143" formatCode="General">
                        <c:v>80.972999999999999</c:v>
                      </c:pt>
                      <c:pt idx="1144" formatCode="General">
                        <c:v>80.983000000000004</c:v>
                      </c:pt>
                      <c:pt idx="1145" formatCode="General">
                        <c:v>80.992999999999995</c:v>
                      </c:pt>
                      <c:pt idx="1146" formatCode="General">
                        <c:v>81.003</c:v>
                      </c:pt>
                      <c:pt idx="1147" formatCode="General">
                        <c:v>81.013000000000005</c:v>
                      </c:pt>
                      <c:pt idx="1148" formatCode="General">
                        <c:v>81.022999999999996</c:v>
                      </c:pt>
                      <c:pt idx="1149" formatCode="General">
                        <c:v>81.033000000000001</c:v>
                      </c:pt>
                      <c:pt idx="1150" formatCode="General">
                        <c:v>81.043000000000006</c:v>
                      </c:pt>
                      <c:pt idx="1151" formatCode="General">
                        <c:v>81.052999999999997</c:v>
                      </c:pt>
                      <c:pt idx="1152" formatCode="General">
                        <c:v>81.063000000000002</c:v>
                      </c:pt>
                      <c:pt idx="1153" formatCode="General">
                        <c:v>81.072999999999993</c:v>
                      </c:pt>
                      <c:pt idx="1154" formatCode="General">
                        <c:v>81.082999999999998</c:v>
                      </c:pt>
                      <c:pt idx="1155" formatCode="General">
                        <c:v>81.093000000000004</c:v>
                      </c:pt>
                      <c:pt idx="1156" formatCode="General">
                        <c:v>81.102999999999994</c:v>
                      </c:pt>
                      <c:pt idx="1157" formatCode="General">
                        <c:v>81.113</c:v>
                      </c:pt>
                      <c:pt idx="1158" formatCode="General">
                        <c:v>81.123000000000005</c:v>
                      </c:pt>
                      <c:pt idx="1159" formatCode="General">
                        <c:v>81.132999999999996</c:v>
                      </c:pt>
                      <c:pt idx="1160" formatCode="General">
                        <c:v>81.143000000000001</c:v>
                      </c:pt>
                      <c:pt idx="1161" formatCode="General">
                        <c:v>81.153000000000006</c:v>
                      </c:pt>
                      <c:pt idx="1162" formatCode="General">
                        <c:v>81.162999999999997</c:v>
                      </c:pt>
                      <c:pt idx="1163" formatCode="General">
                        <c:v>81.173000000000002</c:v>
                      </c:pt>
                      <c:pt idx="1164" formatCode="General">
                        <c:v>81.183000000000007</c:v>
                      </c:pt>
                      <c:pt idx="1165" formatCode="General">
                        <c:v>81.192999999999998</c:v>
                      </c:pt>
                      <c:pt idx="1166" formatCode="General">
                        <c:v>81.203000000000003</c:v>
                      </c:pt>
                      <c:pt idx="1167" formatCode="General">
                        <c:v>81.212999999999994</c:v>
                      </c:pt>
                      <c:pt idx="1168" formatCode="General">
                        <c:v>81.222999999999999</c:v>
                      </c:pt>
                      <c:pt idx="1169" formatCode="General">
                        <c:v>81.233000000000004</c:v>
                      </c:pt>
                      <c:pt idx="1170" formatCode="General">
                        <c:v>81.242999999999995</c:v>
                      </c:pt>
                      <c:pt idx="1171" formatCode="General">
                        <c:v>81.253</c:v>
                      </c:pt>
                      <c:pt idx="1172" formatCode="General">
                        <c:v>81.263000000000005</c:v>
                      </c:pt>
                      <c:pt idx="1173" formatCode="General">
                        <c:v>81.272999999999996</c:v>
                      </c:pt>
                      <c:pt idx="1174" formatCode="General">
                        <c:v>81.283000000000001</c:v>
                      </c:pt>
                      <c:pt idx="1175" formatCode="General">
                        <c:v>81.293000000000006</c:v>
                      </c:pt>
                      <c:pt idx="1176" formatCode="General">
                        <c:v>81.302999999999997</c:v>
                      </c:pt>
                      <c:pt idx="1177" formatCode="General">
                        <c:v>81.313000000000002</c:v>
                      </c:pt>
                      <c:pt idx="1178" formatCode="General">
                        <c:v>81.322999999999993</c:v>
                      </c:pt>
                      <c:pt idx="1179" formatCode="General">
                        <c:v>81.332999999999998</c:v>
                      </c:pt>
                      <c:pt idx="1180" formatCode="General">
                        <c:v>81.343000000000004</c:v>
                      </c:pt>
                      <c:pt idx="1181" formatCode="General">
                        <c:v>81.352999999999994</c:v>
                      </c:pt>
                      <c:pt idx="1182" formatCode="General">
                        <c:v>81.363</c:v>
                      </c:pt>
                      <c:pt idx="1183" formatCode="General">
                        <c:v>81.373000000000005</c:v>
                      </c:pt>
                      <c:pt idx="1184" formatCode="General">
                        <c:v>81.382999999999996</c:v>
                      </c:pt>
                      <c:pt idx="1185" formatCode="General">
                        <c:v>81.393000000000001</c:v>
                      </c:pt>
                      <c:pt idx="1186" formatCode="General">
                        <c:v>81.403000000000006</c:v>
                      </c:pt>
                      <c:pt idx="1187" formatCode="General">
                        <c:v>81.412999999999997</c:v>
                      </c:pt>
                      <c:pt idx="1188" formatCode="General">
                        <c:v>81.423000000000002</c:v>
                      </c:pt>
                      <c:pt idx="1189" formatCode="General">
                        <c:v>81.433000000000007</c:v>
                      </c:pt>
                      <c:pt idx="1190" formatCode="General">
                        <c:v>81.442999999999998</c:v>
                      </c:pt>
                      <c:pt idx="1191" formatCode="General">
                        <c:v>81.453000000000003</c:v>
                      </c:pt>
                      <c:pt idx="1192" formatCode="General">
                        <c:v>81.462999999999994</c:v>
                      </c:pt>
                      <c:pt idx="1193" formatCode="General">
                        <c:v>81.472999999999999</c:v>
                      </c:pt>
                      <c:pt idx="1194" formatCode="General">
                        <c:v>81.483000000000004</c:v>
                      </c:pt>
                      <c:pt idx="1195" formatCode="General">
                        <c:v>81.492999999999995</c:v>
                      </c:pt>
                      <c:pt idx="1196" formatCode="General">
                        <c:v>81.503</c:v>
                      </c:pt>
                      <c:pt idx="1197" formatCode="General">
                        <c:v>81.513000000000005</c:v>
                      </c:pt>
                      <c:pt idx="1198" formatCode="General">
                        <c:v>81.522999999999996</c:v>
                      </c:pt>
                      <c:pt idx="1199" formatCode="General">
                        <c:v>81.533000000000001</c:v>
                      </c:pt>
                      <c:pt idx="1200" formatCode="General">
                        <c:v>81.543000000000006</c:v>
                      </c:pt>
                      <c:pt idx="1201" formatCode="General">
                        <c:v>81.552999999999997</c:v>
                      </c:pt>
                      <c:pt idx="1202" formatCode="General">
                        <c:v>81.563000000000002</c:v>
                      </c:pt>
                      <c:pt idx="1203" formatCode="General">
                        <c:v>81.572999999999993</c:v>
                      </c:pt>
                      <c:pt idx="1204" formatCode="General">
                        <c:v>81.582999999999998</c:v>
                      </c:pt>
                      <c:pt idx="1205" formatCode="General">
                        <c:v>81.593000000000004</c:v>
                      </c:pt>
                      <c:pt idx="1206" formatCode="General">
                        <c:v>81.602999999999994</c:v>
                      </c:pt>
                      <c:pt idx="1207" formatCode="General">
                        <c:v>81.613</c:v>
                      </c:pt>
                      <c:pt idx="1208" formatCode="General">
                        <c:v>81.623000000000005</c:v>
                      </c:pt>
                      <c:pt idx="1209" formatCode="General">
                        <c:v>81.632999999999996</c:v>
                      </c:pt>
                      <c:pt idx="1210" formatCode="General">
                        <c:v>81.643000000000001</c:v>
                      </c:pt>
                      <c:pt idx="1211" formatCode="General">
                        <c:v>81.653000000000006</c:v>
                      </c:pt>
                      <c:pt idx="1212" formatCode="General">
                        <c:v>81.662999999999997</c:v>
                      </c:pt>
                      <c:pt idx="1213" formatCode="General">
                        <c:v>81.673000000000002</c:v>
                      </c:pt>
                      <c:pt idx="1214" formatCode="General">
                        <c:v>81.683000000000007</c:v>
                      </c:pt>
                      <c:pt idx="1215" formatCode="General">
                        <c:v>81.692999999999998</c:v>
                      </c:pt>
                      <c:pt idx="1216" formatCode="General">
                        <c:v>81.703000000000003</c:v>
                      </c:pt>
                      <c:pt idx="1217" formatCode="General">
                        <c:v>81.712999999999994</c:v>
                      </c:pt>
                      <c:pt idx="1218" formatCode="General">
                        <c:v>81.722999999999999</c:v>
                      </c:pt>
                      <c:pt idx="1219" formatCode="General">
                        <c:v>81.733000000000004</c:v>
                      </c:pt>
                      <c:pt idx="1220" formatCode="General">
                        <c:v>81.742999999999995</c:v>
                      </c:pt>
                      <c:pt idx="1221" formatCode="General">
                        <c:v>81.753</c:v>
                      </c:pt>
                      <c:pt idx="1222" formatCode="General">
                        <c:v>81.763000000000005</c:v>
                      </c:pt>
                      <c:pt idx="1223" formatCode="General">
                        <c:v>81.772999999999996</c:v>
                      </c:pt>
                      <c:pt idx="1224" formatCode="General">
                        <c:v>81.783000000000001</c:v>
                      </c:pt>
                      <c:pt idx="1225" formatCode="General">
                        <c:v>81.793000000000006</c:v>
                      </c:pt>
                      <c:pt idx="1226" formatCode="General">
                        <c:v>81.802999999999997</c:v>
                      </c:pt>
                      <c:pt idx="1227" formatCode="General">
                        <c:v>81.813000000000002</c:v>
                      </c:pt>
                      <c:pt idx="1228" formatCode="General">
                        <c:v>81.822999999999993</c:v>
                      </c:pt>
                      <c:pt idx="1229" formatCode="General">
                        <c:v>81.832999999999998</c:v>
                      </c:pt>
                      <c:pt idx="1230" formatCode="General">
                        <c:v>81.843000000000004</c:v>
                      </c:pt>
                      <c:pt idx="1231" formatCode="General">
                        <c:v>81.852999999999994</c:v>
                      </c:pt>
                      <c:pt idx="1232" formatCode="General">
                        <c:v>81.863</c:v>
                      </c:pt>
                      <c:pt idx="1233" formatCode="General">
                        <c:v>81.873000000000005</c:v>
                      </c:pt>
                      <c:pt idx="1234" formatCode="General">
                        <c:v>81.882999999999996</c:v>
                      </c:pt>
                      <c:pt idx="1235" formatCode="General">
                        <c:v>81.893000000000001</c:v>
                      </c:pt>
                      <c:pt idx="1236" formatCode="General">
                        <c:v>81.903000000000006</c:v>
                      </c:pt>
                      <c:pt idx="1237" formatCode="General">
                        <c:v>81.912999999999997</c:v>
                      </c:pt>
                      <c:pt idx="1238" formatCode="General">
                        <c:v>81.923000000000002</c:v>
                      </c:pt>
                      <c:pt idx="1239" formatCode="General">
                        <c:v>81.933000000000007</c:v>
                      </c:pt>
                      <c:pt idx="1240" formatCode="General">
                        <c:v>81.942999999999998</c:v>
                      </c:pt>
                      <c:pt idx="1241" formatCode="General">
                        <c:v>81.953000000000003</c:v>
                      </c:pt>
                      <c:pt idx="1242" formatCode="General">
                        <c:v>81.962999999999994</c:v>
                      </c:pt>
                      <c:pt idx="1243" formatCode="General">
                        <c:v>81.972999999999999</c:v>
                      </c:pt>
                      <c:pt idx="1244" formatCode="General">
                        <c:v>81.983000000000004</c:v>
                      </c:pt>
                      <c:pt idx="1245" formatCode="General">
                        <c:v>81.992999999999995</c:v>
                      </c:pt>
                      <c:pt idx="1246" formatCode="General">
                        <c:v>82.003</c:v>
                      </c:pt>
                      <c:pt idx="1247" formatCode="General">
                        <c:v>82.013000000000005</c:v>
                      </c:pt>
                      <c:pt idx="1248" formatCode="General">
                        <c:v>82.022999999999996</c:v>
                      </c:pt>
                      <c:pt idx="1249" formatCode="General">
                        <c:v>82.033000000000001</c:v>
                      </c:pt>
                      <c:pt idx="1250" formatCode="General">
                        <c:v>82.043000000000006</c:v>
                      </c:pt>
                      <c:pt idx="1251" formatCode="General">
                        <c:v>82.052999999999997</c:v>
                      </c:pt>
                      <c:pt idx="1252" formatCode="General">
                        <c:v>82.063000000000002</c:v>
                      </c:pt>
                      <c:pt idx="1253" formatCode="General">
                        <c:v>82.072999999999993</c:v>
                      </c:pt>
                      <c:pt idx="1254" formatCode="General">
                        <c:v>82.082999999999998</c:v>
                      </c:pt>
                      <c:pt idx="1255" formatCode="General">
                        <c:v>82.093000000000004</c:v>
                      </c:pt>
                      <c:pt idx="1256" formatCode="General">
                        <c:v>82.102999999999994</c:v>
                      </c:pt>
                      <c:pt idx="1257" formatCode="General">
                        <c:v>82.113</c:v>
                      </c:pt>
                      <c:pt idx="1258" formatCode="General">
                        <c:v>82.123000000000005</c:v>
                      </c:pt>
                      <c:pt idx="1259" formatCode="General">
                        <c:v>82.132999999999996</c:v>
                      </c:pt>
                      <c:pt idx="1260" formatCode="General">
                        <c:v>82.143000000000001</c:v>
                      </c:pt>
                      <c:pt idx="1261" formatCode="General">
                        <c:v>82.153000000000006</c:v>
                      </c:pt>
                      <c:pt idx="1262" formatCode="General">
                        <c:v>82.162999999999997</c:v>
                      </c:pt>
                      <c:pt idx="1263" formatCode="General">
                        <c:v>82.173000000000002</c:v>
                      </c:pt>
                      <c:pt idx="1264" formatCode="General">
                        <c:v>82.183000000000007</c:v>
                      </c:pt>
                      <c:pt idx="1265" formatCode="General">
                        <c:v>82.192999999999998</c:v>
                      </c:pt>
                      <c:pt idx="1266" formatCode="General">
                        <c:v>82.203000000000003</c:v>
                      </c:pt>
                      <c:pt idx="1267" formatCode="General">
                        <c:v>82.212999999999994</c:v>
                      </c:pt>
                      <c:pt idx="1268" formatCode="General">
                        <c:v>82.222999999999999</c:v>
                      </c:pt>
                      <c:pt idx="1269" formatCode="General">
                        <c:v>82.233000000000004</c:v>
                      </c:pt>
                      <c:pt idx="1270" formatCode="General">
                        <c:v>82.242999999999995</c:v>
                      </c:pt>
                      <c:pt idx="1271" formatCode="General">
                        <c:v>82.253</c:v>
                      </c:pt>
                      <c:pt idx="1272" formatCode="General">
                        <c:v>82.263000000000005</c:v>
                      </c:pt>
                      <c:pt idx="1273" formatCode="General">
                        <c:v>82.272999999999996</c:v>
                      </c:pt>
                      <c:pt idx="1274" formatCode="General">
                        <c:v>82.283000000000001</c:v>
                      </c:pt>
                      <c:pt idx="1275" formatCode="General">
                        <c:v>82.293000000000006</c:v>
                      </c:pt>
                      <c:pt idx="1276" formatCode="General">
                        <c:v>82.302999999999997</c:v>
                      </c:pt>
                      <c:pt idx="1277" formatCode="General">
                        <c:v>82.313000000000002</c:v>
                      </c:pt>
                      <c:pt idx="1278" formatCode="General">
                        <c:v>82.322999999999993</c:v>
                      </c:pt>
                      <c:pt idx="1279" formatCode="General">
                        <c:v>82.332999999999998</c:v>
                      </c:pt>
                      <c:pt idx="1280" formatCode="General">
                        <c:v>82.343000000000004</c:v>
                      </c:pt>
                      <c:pt idx="1281" formatCode="General">
                        <c:v>82.352999999999994</c:v>
                      </c:pt>
                      <c:pt idx="1282" formatCode="General">
                        <c:v>82.363</c:v>
                      </c:pt>
                      <c:pt idx="1283" formatCode="General">
                        <c:v>82.373000000000005</c:v>
                      </c:pt>
                      <c:pt idx="1284" formatCode="General">
                        <c:v>82.382999999999996</c:v>
                      </c:pt>
                      <c:pt idx="1285" formatCode="General">
                        <c:v>82.393000000000001</c:v>
                      </c:pt>
                      <c:pt idx="1286" formatCode="General">
                        <c:v>82.403000000000006</c:v>
                      </c:pt>
                      <c:pt idx="1287" formatCode="General">
                        <c:v>82.412999999999997</c:v>
                      </c:pt>
                      <c:pt idx="1288" formatCode="General">
                        <c:v>82.423000000000002</c:v>
                      </c:pt>
                      <c:pt idx="1289" formatCode="General">
                        <c:v>82.433000000000007</c:v>
                      </c:pt>
                      <c:pt idx="1290" formatCode="General">
                        <c:v>82.442999999999998</c:v>
                      </c:pt>
                      <c:pt idx="1291" formatCode="General">
                        <c:v>82.453000000000003</c:v>
                      </c:pt>
                      <c:pt idx="1292" formatCode="General">
                        <c:v>82.462999999999994</c:v>
                      </c:pt>
                      <c:pt idx="1293" formatCode="General">
                        <c:v>82.472999999999999</c:v>
                      </c:pt>
                      <c:pt idx="1294" formatCode="General">
                        <c:v>82.483000000000004</c:v>
                      </c:pt>
                      <c:pt idx="1295" formatCode="General">
                        <c:v>82.492999999999995</c:v>
                      </c:pt>
                      <c:pt idx="1296" formatCode="General">
                        <c:v>82.503</c:v>
                      </c:pt>
                      <c:pt idx="1297" formatCode="General">
                        <c:v>82.513000000000005</c:v>
                      </c:pt>
                      <c:pt idx="1298" formatCode="General">
                        <c:v>82.522999999999996</c:v>
                      </c:pt>
                      <c:pt idx="1299" formatCode="General">
                        <c:v>82.533000000000001</c:v>
                      </c:pt>
                      <c:pt idx="1300" formatCode="General">
                        <c:v>82.543000000000006</c:v>
                      </c:pt>
                      <c:pt idx="1301" formatCode="General">
                        <c:v>82.552999999999997</c:v>
                      </c:pt>
                      <c:pt idx="1302" formatCode="General">
                        <c:v>82.563000000000002</c:v>
                      </c:pt>
                      <c:pt idx="1303" formatCode="General">
                        <c:v>82.572999999999993</c:v>
                      </c:pt>
                      <c:pt idx="1304" formatCode="General">
                        <c:v>82.582999999999998</c:v>
                      </c:pt>
                      <c:pt idx="1305" formatCode="General">
                        <c:v>82.593000000000004</c:v>
                      </c:pt>
                      <c:pt idx="1306" formatCode="General">
                        <c:v>82.602999999999994</c:v>
                      </c:pt>
                      <c:pt idx="1307" formatCode="General">
                        <c:v>82.613</c:v>
                      </c:pt>
                      <c:pt idx="1308" formatCode="General">
                        <c:v>82.623000000000005</c:v>
                      </c:pt>
                      <c:pt idx="1309" formatCode="General">
                        <c:v>82.632999999999996</c:v>
                      </c:pt>
                      <c:pt idx="1310" formatCode="General">
                        <c:v>82.643000000000001</c:v>
                      </c:pt>
                      <c:pt idx="1311" formatCode="General">
                        <c:v>82.653000000000006</c:v>
                      </c:pt>
                      <c:pt idx="1312" formatCode="General">
                        <c:v>82.662999999999997</c:v>
                      </c:pt>
                      <c:pt idx="1313" formatCode="General">
                        <c:v>82.673000000000002</c:v>
                      </c:pt>
                      <c:pt idx="1314" formatCode="General">
                        <c:v>82.683000000000007</c:v>
                      </c:pt>
                      <c:pt idx="1315" formatCode="General">
                        <c:v>82.692999999999998</c:v>
                      </c:pt>
                      <c:pt idx="1316" formatCode="General">
                        <c:v>82.703000000000003</c:v>
                      </c:pt>
                      <c:pt idx="1317" formatCode="General">
                        <c:v>82.712999999999994</c:v>
                      </c:pt>
                      <c:pt idx="1318" formatCode="General">
                        <c:v>82.722999999999999</c:v>
                      </c:pt>
                      <c:pt idx="1319" formatCode="General">
                        <c:v>82.733000000000004</c:v>
                      </c:pt>
                      <c:pt idx="1320" formatCode="General">
                        <c:v>82.742999999999995</c:v>
                      </c:pt>
                      <c:pt idx="1321" formatCode="General">
                        <c:v>82.753</c:v>
                      </c:pt>
                      <c:pt idx="1322" formatCode="General">
                        <c:v>82.763000000000005</c:v>
                      </c:pt>
                      <c:pt idx="1323" formatCode="General">
                        <c:v>82.772999999999996</c:v>
                      </c:pt>
                      <c:pt idx="1324" formatCode="General">
                        <c:v>82.783000000000001</c:v>
                      </c:pt>
                      <c:pt idx="1325" formatCode="General">
                        <c:v>82.793000000000006</c:v>
                      </c:pt>
                      <c:pt idx="1326" formatCode="General">
                        <c:v>82.802999999999997</c:v>
                      </c:pt>
                      <c:pt idx="1327" formatCode="General">
                        <c:v>82.813000000000002</c:v>
                      </c:pt>
                      <c:pt idx="1328" formatCode="General">
                        <c:v>82.822999999999993</c:v>
                      </c:pt>
                      <c:pt idx="1329" formatCode="General">
                        <c:v>82.832999999999998</c:v>
                      </c:pt>
                      <c:pt idx="1330" formatCode="General">
                        <c:v>82.843000000000004</c:v>
                      </c:pt>
                      <c:pt idx="1331" formatCode="General">
                        <c:v>82.852999999999994</c:v>
                      </c:pt>
                      <c:pt idx="1332" formatCode="General">
                        <c:v>82.863</c:v>
                      </c:pt>
                      <c:pt idx="1333" formatCode="General">
                        <c:v>82.873000000000005</c:v>
                      </c:pt>
                      <c:pt idx="1334" formatCode="General">
                        <c:v>82.882999999999996</c:v>
                      </c:pt>
                      <c:pt idx="1335" formatCode="General">
                        <c:v>82.893000000000001</c:v>
                      </c:pt>
                      <c:pt idx="1336" formatCode="General">
                        <c:v>82.903000000000006</c:v>
                      </c:pt>
                      <c:pt idx="1337" formatCode="General">
                        <c:v>82.912999999999997</c:v>
                      </c:pt>
                      <c:pt idx="1338" formatCode="General">
                        <c:v>82.923000000000002</c:v>
                      </c:pt>
                      <c:pt idx="1339" formatCode="General">
                        <c:v>82.933000000000007</c:v>
                      </c:pt>
                      <c:pt idx="1340" formatCode="General">
                        <c:v>82.942999999999998</c:v>
                      </c:pt>
                      <c:pt idx="1341" formatCode="General">
                        <c:v>82.953000000000003</c:v>
                      </c:pt>
                      <c:pt idx="1342" formatCode="General">
                        <c:v>82.962999999999994</c:v>
                      </c:pt>
                      <c:pt idx="1343" formatCode="General">
                        <c:v>82.972999999999999</c:v>
                      </c:pt>
                      <c:pt idx="1344" formatCode="General">
                        <c:v>82.983000000000004</c:v>
                      </c:pt>
                      <c:pt idx="1345" formatCode="General">
                        <c:v>82.992999999999995</c:v>
                      </c:pt>
                      <c:pt idx="1346" formatCode="General">
                        <c:v>83.003</c:v>
                      </c:pt>
                      <c:pt idx="1347" formatCode="General">
                        <c:v>83.013000000000005</c:v>
                      </c:pt>
                      <c:pt idx="1348" formatCode="General">
                        <c:v>83.022999999999996</c:v>
                      </c:pt>
                      <c:pt idx="1349" formatCode="General">
                        <c:v>83.033000000000001</c:v>
                      </c:pt>
                      <c:pt idx="1350" formatCode="General">
                        <c:v>83.043000000000006</c:v>
                      </c:pt>
                      <c:pt idx="1351" formatCode="General">
                        <c:v>83.052999999999997</c:v>
                      </c:pt>
                      <c:pt idx="1352" formatCode="General">
                        <c:v>83.063000000000002</c:v>
                      </c:pt>
                      <c:pt idx="1353" formatCode="General">
                        <c:v>83.072999999999993</c:v>
                      </c:pt>
                      <c:pt idx="1354" formatCode="General">
                        <c:v>83.082999999999998</c:v>
                      </c:pt>
                      <c:pt idx="1355" formatCode="General">
                        <c:v>83.093000000000004</c:v>
                      </c:pt>
                      <c:pt idx="1356" formatCode="General">
                        <c:v>83.102999999999994</c:v>
                      </c:pt>
                      <c:pt idx="1357" formatCode="General">
                        <c:v>83.113</c:v>
                      </c:pt>
                      <c:pt idx="1358" formatCode="General">
                        <c:v>83.123000000000005</c:v>
                      </c:pt>
                      <c:pt idx="1359" formatCode="General">
                        <c:v>83.132999999999996</c:v>
                      </c:pt>
                      <c:pt idx="1360" formatCode="General">
                        <c:v>83.143000000000001</c:v>
                      </c:pt>
                      <c:pt idx="1361" formatCode="General">
                        <c:v>83.153000000000006</c:v>
                      </c:pt>
                      <c:pt idx="1362" formatCode="General">
                        <c:v>83.162999999999997</c:v>
                      </c:pt>
                      <c:pt idx="1363" formatCode="General">
                        <c:v>83.173000000000002</c:v>
                      </c:pt>
                      <c:pt idx="1364" formatCode="General">
                        <c:v>83.183000000000007</c:v>
                      </c:pt>
                      <c:pt idx="1365" formatCode="General">
                        <c:v>83.192999999999998</c:v>
                      </c:pt>
                      <c:pt idx="1366" formatCode="General">
                        <c:v>83.203000000000003</c:v>
                      </c:pt>
                      <c:pt idx="1367" formatCode="General">
                        <c:v>83.212999999999994</c:v>
                      </c:pt>
                      <c:pt idx="1368" formatCode="General">
                        <c:v>83.222999999999999</c:v>
                      </c:pt>
                      <c:pt idx="1369" formatCode="General">
                        <c:v>83.233000000000004</c:v>
                      </c:pt>
                      <c:pt idx="1370" formatCode="General">
                        <c:v>83.242999999999995</c:v>
                      </c:pt>
                      <c:pt idx="1371" formatCode="General">
                        <c:v>83.253</c:v>
                      </c:pt>
                      <c:pt idx="1372" formatCode="General">
                        <c:v>83.263000000000005</c:v>
                      </c:pt>
                      <c:pt idx="1373" formatCode="General">
                        <c:v>83.272999999999996</c:v>
                      </c:pt>
                      <c:pt idx="1374" formatCode="General">
                        <c:v>83.283000000000001</c:v>
                      </c:pt>
                      <c:pt idx="1375" formatCode="General">
                        <c:v>83.293000000000006</c:v>
                      </c:pt>
                      <c:pt idx="1376" formatCode="General">
                        <c:v>83.302999999999997</c:v>
                      </c:pt>
                      <c:pt idx="1377" formatCode="General">
                        <c:v>83.313000000000002</c:v>
                      </c:pt>
                      <c:pt idx="1378" formatCode="General">
                        <c:v>83.322999999999993</c:v>
                      </c:pt>
                      <c:pt idx="1379" formatCode="General">
                        <c:v>83.332999999999998</c:v>
                      </c:pt>
                      <c:pt idx="1380" formatCode="General">
                        <c:v>83.343000000000004</c:v>
                      </c:pt>
                      <c:pt idx="1381" formatCode="General">
                        <c:v>83.352999999999994</c:v>
                      </c:pt>
                      <c:pt idx="1382" formatCode="General">
                        <c:v>83.363</c:v>
                      </c:pt>
                      <c:pt idx="1383" formatCode="General">
                        <c:v>83.373000000000005</c:v>
                      </c:pt>
                      <c:pt idx="1384" formatCode="General">
                        <c:v>83.382999999999996</c:v>
                      </c:pt>
                      <c:pt idx="1385" formatCode="General">
                        <c:v>83.393000000000001</c:v>
                      </c:pt>
                      <c:pt idx="1386" formatCode="General">
                        <c:v>83.403000000000006</c:v>
                      </c:pt>
                      <c:pt idx="1387" formatCode="General">
                        <c:v>83.412999999999997</c:v>
                      </c:pt>
                      <c:pt idx="1388" formatCode="General">
                        <c:v>83.423000000000002</c:v>
                      </c:pt>
                      <c:pt idx="1389" formatCode="General">
                        <c:v>83.433000000000007</c:v>
                      </c:pt>
                      <c:pt idx="1390" formatCode="General">
                        <c:v>83.442999999999998</c:v>
                      </c:pt>
                      <c:pt idx="1391" formatCode="General">
                        <c:v>83.453000000000003</c:v>
                      </c:pt>
                      <c:pt idx="1392" formatCode="General">
                        <c:v>83.462999999999994</c:v>
                      </c:pt>
                      <c:pt idx="1393" formatCode="General">
                        <c:v>83.472999999999999</c:v>
                      </c:pt>
                      <c:pt idx="1394" formatCode="General">
                        <c:v>83.483000000000004</c:v>
                      </c:pt>
                      <c:pt idx="1395" formatCode="General">
                        <c:v>83.492999999999995</c:v>
                      </c:pt>
                      <c:pt idx="1396" formatCode="General">
                        <c:v>83.503</c:v>
                      </c:pt>
                      <c:pt idx="1397" formatCode="General">
                        <c:v>83.513000000000005</c:v>
                      </c:pt>
                      <c:pt idx="1398" formatCode="General">
                        <c:v>83.522999999999996</c:v>
                      </c:pt>
                      <c:pt idx="1399" formatCode="General">
                        <c:v>83.533000000000001</c:v>
                      </c:pt>
                      <c:pt idx="1400" formatCode="General">
                        <c:v>83.543000000000006</c:v>
                      </c:pt>
                      <c:pt idx="1401" formatCode="General">
                        <c:v>83.552999999999997</c:v>
                      </c:pt>
                      <c:pt idx="1402" formatCode="General">
                        <c:v>83.563000000000002</c:v>
                      </c:pt>
                      <c:pt idx="1403" formatCode="General">
                        <c:v>83.572999999999993</c:v>
                      </c:pt>
                      <c:pt idx="1404" formatCode="General">
                        <c:v>83.582999999999998</c:v>
                      </c:pt>
                      <c:pt idx="1405" formatCode="General">
                        <c:v>83.593000000000004</c:v>
                      </c:pt>
                      <c:pt idx="1406" formatCode="General">
                        <c:v>83.602999999999994</c:v>
                      </c:pt>
                      <c:pt idx="1407" formatCode="General">
                        <c:v>83.613</c:v>
                      </c:pt>
                      <c:pt idx="1408" formatCode="General">
                        <c:v>83.623000000000005</c:v>
                      </c:pt>
                      <c:pt idx="1409" formatCode="General">
                        <c:v>83.632999999999996</c:v>
                      </c:pt>
                      <c:pt idx="1410" formatCode="General">
                        <c:v>83.643000000000001</c:v>
                      </c:pt>
                      <c:pt idx="1411" formatCode="General">
                        <c:v>83.653000000000006</c:v>
                      </c:pt>
                      <c:pt idx="1412" formatCode="General">
                        <c:v>83.662999999999997</c:v>
                      </c:pt>
                      <c:pt idx="1413" formatCode="General">
                        <c:v>83.673000000000002</c:v>
                      </c:pt>
                      <c:pt idx="1414" formatCode="General">
                        <c:v>83.683000000000007</c:v>
                      </c:pt>
                      <c:pt idx="1415" formatCode="General">
                        <c:v>83.692999999999998</c:v>
                      </c:pt>
                      <c:pt idx="1416" formatCode="General">
                        <c:v>83.703000000000003</c:v>
                      </c:pt>
                      <c:pt idx="1417" formatCode="General">
                        <c:v>83.712999999999994</c:v>
                      </c:pt>
                      <c:pt idx="1418" formatCode="General">
                        <c:v>83.722999999999999</c:v>
                      </c:pt>
                      <c:pt idx="1419" formatCode="General">
                        <c:v>83.733000000000004</c:v>
                      </c:pt>
                      <c:pt idx="1420" formatCode="General">
                        <c:v>83.742999999999995</c:v>
                      </c:pt>
                      <c:pt idx="1421" formatCode="General">
                        <c:v>83.753</c:v>
                      </c:pt>
                      <c:pt idx="1422" formatCode="General">
                        <c:v>83.763000000000005</c:v>
                      </c:pt>
                      <c:pt idx="1423" formatCode="General">
                        <c:v>83.772999999999996</c:v>
                      </c:pt>
                      <c:pt idx="1424" formatCode="General">
                        <c:v>83.783000000000001</c:v>
                      </c:pt>
                      <c:pt idx="1425" formatCode="General">
                        <c:v>83.793000000000006</c:v>
                      </c:pt>
                      <c:pt idx="1426" formatCode="General">
                        <c:v>83.802999999999997</c:v>
                      </c:pt>
                      <c:pt idx="1427" formatCode="General">
                        <c:v>83.813000000000002</c:v>
                      </c:pt>
                      <c:pt idx="1428" formatCode="General">
                        <c:v>83.822999999999993</c:v>
                      </c:pt>
                      <c:pt idx="1429" formatCode="General">
                        <c:v>83.832999999999998</c:v>
                      </c:pt>
                      <c:pt idx="1430" formatCode="General">
                        <c:v>83.843000000000004</c:v>
                      </c:pt>
                      <c:pt idx="1431" formatCode="General">
                        <c:v>83.852999999999994</c:v>
                      </c:pt>
                      <c:pt idx="1432" formatCode="General">
                        <c:v>83.863</c:v>
                      </c:pt>
                      <c:pt idx="1433" formatCode="General">
                        <c:v>83.873000000000005</c:v>
                      </c:pt>
                      <c:pt idx="1434" formatCode="General">
                        <c:v>83.882999999999996</c:v>
                      </c:pt>
                      <c:pt idx="1435" formatCode="General">
                        <c:v>83.893000000000001</c:v>
                      </c:pt>
                      <c:pt idx="1436" formatCode="General">
                        <c:v>83.903000000000006</c:v>
                      </c:pt>
                      <c:pt idx="1437" formatCode="General">
                        <c:v>83.912999999999997</c:v>
                      </c:pt>
                      <c:pt idx="1438" formatCode="General">
                        <c:v>83.923000000000002</c:v>
                      </c:pt>
                      <c:pt idx="1439" formatCode="General">
                        <c:v>83.933000000000007</c:v>
                      </c:pt>
                      <c:pt idx="1440" formatCode="General">
                        <c:v>83.942999999999998</c:v>
                      </c:pt>
                      <c:pt idx="1441" formatCode="General">
                        <c:v>83.953000000000003</c:v>
                      </c:pt>
                      <c:pt idx="1442" formatCode="General">
                        <c:v>83.962999999999994</c:v>
                      </c:pt>
                      <c:pt idx="1443" formatCode="General">
                        <c:v>83.972999999999999</c:v>
                      </c:pt>
                      <c:pt idx="1444" formatCode="General">
                        <c:v>83.983000000000004</c:v>
                      </c:pt>
                      <c:pt idx="1445" formatCode="General">
                        <c:v>83.992999999999995</c:v>
                      </c:pt>
                      <c:pt idx="1446" formatCode="General">
                        <c:v>84.003</c:v>
                      </c:pt>
                      <c:pt idx="1447" formatCode="General">
                        <c:v>84.013000000000005</c:v>
                      </c:pt>
                      <c:pt idx="1448" formatCode="General">
                        <c:v>84.022999999999996</c:v>
                      </c:pt>
                      <c:pt idx="1449" formatCode="General">
                        <c:v>84.033000000000001</c:v>
                      </c:pt>
                      <c:pt idx="1450" formatCode="General">
                        <c:v>84.043000000000006</c:v>
                      </c:pt>
                      <c:pt idx="1451" formatCode="General">
                        <c:v>84.052999999999997</c:v>
                      </c:pt>
                      <c:pt idx="1452" formatCode="General">
                        <c:v>84.063000000000002</c:v>
                      </c:pt>
                      <c:pt idx="1453" formatCode="General">
                        <c:v>84.072999999999993</c:v>
                      </c:pt>
                      <c:pt idx="1454" formatCode="General">
                        <c:v>84.082999999999998</c:v>
                      </c:pt>
                      <c:pt idx="1455" formatCode="General">
                        <c:v>84.093000000000004</c:v>
                      </c:pt>
                      <c:pt idx="1456" formatCode="General">
                        <c:v>84.102999999999994</c:v>
                      </c:pt>
                      <c:pt idx="1457" formatCode="General">
                        <c:v>84.113</c:v>
                      </c:pt>
                      <c:pt idx="1458" formatCode="General">
                        <c:v>84.123000000000005</c:v>
                      </c:pt>
                      <c:pt idx="1459" formatCode="General">
                        <c:v>84.132999999999996</c:v>
                      </c:pt>
                      <c:pt idx="1460" formatCode="General">
                        <c:v>84.143000000000001</c:v>
                      </c:pt>
                      <c:pt idx="1461" formatCode="General">
                        <c:v>84.153000000000006</c:v>
                      </c:pt>
                      <c:pt idx="1462" formatCode="General">
                        <c:v>84.162999999999997</c:v>
                      </c:pt>
                      <c:pt idx="1463" formatCode="General">
                        <c:v>84.173000000000002</c:v>
                      </c:pt>
                      <c:pt idx="1464" formatCode="General">
                        <c:v>84.183000000000007</c:v>
                      </c:pt>
                      <c:pt idx="1465" formatCode="General">
                        <c:v>84.192999999999998</c:v>
                      </c:pt>
                      <c:pt idx="1466" formatCode="General">
                        <c:v>84.203000000000003</c:v>
                      </c:pt>
                      <c:pt idx="1467" formatCode="General">
                        <c:v>84.212999999999994</c:v>
                      </c:pt>
                      <c:pt idx="1468" formatCode="General">
                        <c:v>84.222999999999999</c:v>
                      </c:pt>
                      <c:pt idx="1469" formatCode="General">
                        <c:v>84.233000000000004</c:v>
                      </c:pt>
                      <c:pt idx="1470" formatCode="General">
                        <c:v>84.242999999999995</c:v>
                      </c:pt>
                      <c:pt idx="1471" formatCode="General">
                        <c:v>84.253</c:v>
                      </c:pt>
                      <c:pt idx="1472" formatCode="General">
                        <c:v>84.263000000000005</c:v>
                      </c:pt>
                      <c:pt idx="1473" formatCode="General">
                        <c:v>84.272999999999996</c:v>
                      </c:pt>
                      <c:pt idx="1474" formatCode="General">
                        <c:v>84.283000000000001</c:v>
                      </c:pt>
                      <c:pt idx="1475" formatCode="General">
                        <c:v>84.293000000000006</c:v>
                      </c:pt>
                      <c:pt idx="1476" formatCode="General">
                        <c:v>84.302999999999997</c:v>
                      </c:pt>
                      <c:pt idx="1477" formatCode="General">
                        <c:v>84.313000000000002</c:v>
                      </c:pt>
                      <c:pt idx="1478" formatCode="General">
                        <c:v>84.322999999999993</c:v>
                      </c:pt>
                      <c:pt idx="1479" formatCode="General">
                        <c:v>84.332999999999998</c:v>
                      </c:pt>
                      <c:pt idx="1480" formatCode="General">
                        <c:v>84.343000000000004</c:v>
                      </c:pt>
                      <c:pt idx="1481" formatCode="General">
                        <c:v>84.352999999999994</c:v>
                      </c:pt>
                      <c:pt idx="1482" formatCode="General">
                        <c:v>84.363</c:v>
                      </c:pt>
                      <c:pt idx="1483" formatCode="General">
                        <c:v>84.373000000000005</c:v>
                      </c:pt>
                      <c:pt idx="1484" formatCode="General">
                        <c:v>84.382999999999996</c:v>
                      </c:pt>
                      <c:pt idx="1485" formatCode="General">
                        <c:v>84.393000000000001</c:v>
                      </c:pt>
                      <c:pt idx="1486" formatCode="General">
                        <c:v>84.403000000000006</c:v>
                      </c:pt>
                      <c:pt idx="1487" formatCode="General">
                        <c:v>84.412999999999997</c:v>
                      </c:pt>
                      <c:pt idx="1488" formatCode="General">
                        <c:v>84.423000000000002</c:v>
                      </c:pt>
                      <c:pt idx="1489" formatCode="General">
                        <c:v>84.433000000000007</c:v>
                      </c:pt>
                      <c:pt idx="1490" formatCode="General">
                        <c:v>84.442999999999998</c:v>
                      </c:pt>
                      <c:pt idx="1491" formatCode="General">
                        <c:v>84.453000000000003</c:v>
                      </c:pt>
                      <c:pt idx="1492" formatCode="General">
                        <c:v>84.462999999999994</c:v>
                      </c:pt>
                      <c:pt idx="1493" formatCode="General">
                        <c:v>84.472999999999999</c:v>
                      </c:pt>
                      <c:pt idx="1494" formatCode="General">
                        <c:v>84.483000000000004</c:v>
                      </c:pt>
                      <c:pt idx="1495" formatCode="General">
                        <c:v>84.492999999999995</c:v>
                      </c:pt>
                      <c:pt idx="1496" formatCode="General">
                        <c:v>84.503</c:v>
                      </c:pt>
                      <c:pt idx="1497" formatCode="General">
                        <c:v>84.513000000000005</c:v>
                      </c:pt>
                      <c:pt idx="1498" formatCode="General">
                        <c:v>84.522999999999996</c:v>
                      </c:pt>
                      <c:pt idx="1499" formatCode="General">
                        <c:v>84.533000000000001</c:v>
                      </c:pt>
                      <c:pt idx="1500" formatCode="General">
                        <c:v>84.543000000000006</c:v>
                      </c:pt>
                      <c:pt idx="1501" formatCode="General">
                        <c:v>84.552999999999997</c:v>
                      </c:pt>
                      <c:pt idx="1502" formatCode="General">
                        <c:v>84.563000000000002</c:v>
                      </c:pt>
                      <c:pt idx="1503" formatCode="General">
                        <c:v>84.572999999999993</c:v>
                      </c:pt>
                      <c:pt idx="1504" formatCode="General">
                        <c:v>84.582999999999998</c:v>
                      </c:pt>
                      <c:pt idx="1505" formatCode="General">
                        <c:v>84.593000000000004</c:v>
                      </c:pt>
                      <c:pt idx="1506" formatCode="General">
                        <c:v>84.602999999999994</c:v>
                      </c:pt>
                      <c:pt idx="1507" formatCode="General">
                        <c:v>84.613</c:v>
                      </c:pt>
                      <c:pt idx="1508" formatCode="General">
                        <c:v>84.623000000000005</c:v>
                      </c:pt>
                      <c:pt idx="1509" formatCode="General">
                        <c:v>84.632999999999996</c:v>
                      </c:pt>
                      <c:pt idx="1510" formatCode="General">
                        <c:v>84.643000000000001</c:v>
                      </c:pt>
                      <c:pt idx="1511" formatCode="General">
                        <c:v>84.653000000000006</c:v>
                      </c:pt>
                      <c:pt idx="1512" formatCode="General">
                        <c:v>84.662999999999997</c:v>
                      </c:pt>
                      <c:pt idx="1513" formatCode="General">
                        <c:v>84.673000000000002</c:v>
                      </c:pt>
                      <c:pt idx="1514" formatCode="General">
                        <c:v>84.683000000000007</c:v>
                      </c:pt>
                      <c:pt idx="1515" formatCode="General">
                        <c:v>84.692999999999998</c:v>
                      </c:pt>
                      <c:pt idx="1516" formatCode="General">
                        <c:v>84.703000000000003</c:v>
                      </c:pt>
                      <c:pt idx="1517" formatCode="General">
                        <c:v>84.712999999999994</c:v>
                      </c:pt>
                      <c:pt idx="1518" formatCode="General">
                        <c:v>84.722999999999999</c:v>
                      </c:pt>
                      <c:pt idx="1519" formatCode="General">
                        <c:v>84.733000000000004</c:v>
                      </c:pt>
                      <c:pt idx="1520" formatCode="General">
                        <c:v>84.742999999999995</c:v>
                      </c:pt>
                      <c:pt idx="1521" formatCode="General">
                        <c:v>84.753</c:v>
                      </c:pt>
                      <c:pt idx="1522" formatCode="General">
                        <c:v>84.763000000000005</c:v>
                      </c:pt>
                      <c:pt idx="1523" formatCode="General">
                        <c:v>84.772999999999996</c:v>
                      </c:pt>
                      <c:pt idx="1524" formatCode="General">
                        <c:v>84.783000000000001</c:v>
                      </c:pt>
                      <c:pt idx="1525" formatCode="General">
                        <c:v>84.793000000000006</c:v>
                      </c:pt>
                      <c:pt idx="1526" formatCode="General">
                        <c:v>84.802999999999997</c:v>
                      </c:pt>
                      <c:pt idx="1527" formatCode="General">
                        <c:v>84.813000000000002</c:v>
                      </c:pt>
                      <c:pt idx="1528" formatCode="General">
                        <c:v>84.822999999999993</c:v>
                      </c:pt>
                      <c:pt idx="1529" formatCode="General">
                        <c:v>84.832999999999998</c:v>
                      </c:pt>
                      <c:pt idx="1530" formatCode="General">
                        <c:v>84.843000000000004</c:v>
                      </c:pt>
                      <c:pt idx="1531" formatCode="General">
                        <c:v>84.852999999999994</c:v>
                      </c:pt>
                      <c:pt idx="1532" formatCode="General">
                        <c:v>84.863</c:v>
                      </c:pt>
                      <c:pt idx="1533" formatCode="General">
                        <c:v>84.873000000000005</c:v>
                      </c:pt>
                      <c:pt idx="1534" formatCode="General">
                        <c:v>84.882999999999996</c:v>
                      </c:pt>
                      <c:pt idx="1535" formatCode="General">
                        <c:v>84.893000000000001</c:v>
                      </c:pt>
                      <c:pt idx="1536" formatCode="General">
                        <c:v>84.903000000000006</c:v>
                      </c:pt>
                      <c:pt idx="1537" formatCode="General">
                        <c:v>84.912999999999997</c:v>
                      </c:pt>
                      <c:pt idx="1538" formatCode="General">
                        <c:v>84.923000000000002</c:v>
                      </c:pt>
                      <c:pt idx="1539" formatCode="General">
                        <c:v>84.933000000000007</c:v>
                      </c:pt>
                      <c:pt idx="1540" formatCode="General">
                        <c:v>84.942999999999998</c:v>
                      </c:pt>
                      <c:pt idx="1541" formatCode="General">
                        <c:v>84.953000000000003</c:v>
                      </c:pt>
                      <c:pt idx="1542" formatCode="General">
                        <c:v>84.962999999999994</c:v>
                      </c:pt>
                      <c:pt idx="1543" formatCode="General">
                        <c:v>84.972999999999999</c:v>
                      </c:pt>
                      <c:pt idx="1544" formatCode="General">
                        <c:v>84.983000000000004</c:v>
                      </c:pt>
                      <c:pt idx="1545" formatCode="General">
                        <c:v>84.992999999999995</c:v>
                      </c:pt>
                      <c:pt idx="1546" formatCode="General">
                        <c:v>85.003</c:v>
                      </c:pt>
                      <c:pt idx="1547" formatCode="General">
                        <c:v>85.013000000000005</c:v>
                      </c:pt>
                      <c:pt idx="1548" formatCode="General">
                        <c:v>85.022999999999996</c:v>
                      </c:pt>
                      <c:pt idx="1549" formatCode="General">
                        <c:v>85.033000000000001</c:v>
                      </c:pt>
                      <c:pt idx="1550" formatCode="General">
                        <c:v>85.043000000000006</c:v>
                      </c:pt>
                      <c:pt idx="1551" formatCode="General">
                        <c:v>85.052999999999997</c:v>
                      </c:pt>
                      <c:pt idx="1552" formatCode="General">
                        <c:v>85.063000000000002</c:v>
                      </c:pt>
                      <c:pt idx="1553" formatCode="General">
                        <c:v>85.072999999999993</c:v>
                      </c:pt>
                      <c:pt idx="1554" formatCode="General">
                        <c:v>85.082999999999998</c:v>
                      </c:pt>
                      <c:pt idx="1555" formatCode="General">
                        <c:v>85.093000000000004</c:v>
                      </c:pt>
                      <c:pt idx="1556" formatCode="General">
                        <c:v>85.102999999999994</c:v>
                      </c:pt>
                      <c:pt idx="1557" formatCode="General">
                        <c:v>85.113</c:v>
                      </c:pt>
                      <c:pt idx="1558" formatCode="General">
                        <c:v>85.123000000000005</c:v>
                      </c:pt>
                      <c:pt idx="1559" formatCode="General">
                        <c:v>85.132999999999996</c:v>
                      </c:pt>
                      <c:pt idx="1560" formatCode="General">
                        <c:v>85.143000000000001</c:v>
                      </c:pt>
                      <c:pt idx="1561" formatCode="General">
                        <c:v>85.153000000000006</c:v>
                      </c:pt>
                      <c:pt idx="1562" formatCode="General">
                        <c:v>85.162999999999997</c:v>
                      </c:pt>
                      <c:pt idx="1563" formatCode="General">
                        <c:v>85.173000000000002</c:v>
                      </c:pt>
                      <c:pt idx="1564" formatCode="General">
                        <c:v>85.183000000000007</c:v>
                      </c:pt>
                      <c:pt idx="1565" formatCode="General">
                        <c:v>85.192999999999998</c:v>
                      </c:pt>
                      <c:pt idx="1566" formatCode="General">
                        <c:v>85.203000000000003</c:v>
                      </c:pt>
                      <c:pt idx="1567" formatCode="General">
                        <c:v>85.212999999999994</c:v>
                      </c:pt>
                      <c:pt idx="1568" formatCode="General">
                        <c:v>85.222999999999999</c:v>
                      </c:pt>
                      <c:pt idx="1569" formatCode="General">
                        <c:v>85.233000000000004</c:v>
                      </c:pt>
                      <c:pt idx="1570" formatCode="General">
                        <c:v>85.242999999999995</c:v>
                      </c:pt>
                      <c:pt idx="1571" formatCode="General">
                        <c:v>85.253</c:v>
                      </c:pt>
                      <c:pt idx="1572" formatCode="General">
                        <c:v>85.263000000000005</c:v>
                      </c:pt>
                      <c:pt idx="1573" formatCode="General">
                        <c:v>85.272999999999996</c:v>
                      </c:pt>
                      <c:pt idx="1574" formatCode="General">
                        <c:v>85.283000000000001</c:v>
                      </c:pt>
                      <c:pt idx="1575" formatCode="General">
                        <c:v>85.293000000000006</c:v>
                      </c:pt>
                      <c:pt idx="1576" formatCode="General">
                        <c:v>85.302999999999997</c:v>
                      </c:pt>
                      <c:pt idx="1577" formatCode="General">
                        <c:v>85.313000000000002</c:v>
                      </c:pt>
                      <c:pt idx="1578" formatCode="General">
                        <c:v>85.322999999999993</c:v>
                      </c:pt>
                      <c:pt idx="1579" formatCode="General">
                        <c:v>85.332999999999998</c:v>
                      </c:pt>
                      <c:pt idx="1580" formatCode="General">
                        <c:v>85.343000000000004</c:v>
                      </c:pt>
                      <c:pt idx="1581" formatCode="General">
                        <c:v>85.352999999999994</c:v>
                      </c:pt>
                      <c:pt idx="1582" formatCode="General">
                        <c:v>85.363</c:v>
                      </c:pt>
                      <c:pt idx="1583" formatCode="General">
                        <c:v>85.373000000000005</c:v>
                      </c:pt>
                      <c:pt idx="1584" formatCode="General">
                        <c:v>85.382999999999996</c:v>
                      </c:pt>
                      <c:pt idx="1585" formatCode="General">
                        <c:v>85.393000000000001</c:v>
                      </c:pt>
                      <c:pt idx="1586" formatCode="General">
                        <c:v>85.403000000000006</c:v>
                      </c:pt>
                      <c:pt idx="1587" formatCode="General">
                        <c:v>85.412999999999997</c:v>
                      </c:pt>
                      <c:pt idx="1588" formatCode="General">
                        <c:v>85.423000000000002</c:v>
                      </c:pt>
                      <c:pt idx="1589" formatCode="General">
                        <c:v>85.433000000000007</c:v>
                      </c:pt>
                      <c:pt idx="1590" formatCode="General">
                        <c:v>85.442999999999998</c:v>
                      </c:pt>
                      <c:pt idx="1591" formatCode="General">
                        <c:v>85.453000000000003</c:v>
                      </c:pt>
                      <c:pt idx="1592" formatCode="General">
                        <c:v>85.462999999999994</c:v>
                      </c:pt>
                      <c:pt idx="1593" formatCode="General">
                        <c:v>85.472999999999999</c:v>
                      </c:pt>
                      <c:pt idx="1594" formatCode="General">
                        <c:v>85.483000000000004</c:v>
                      </c:pt>
                      <c:pt idx="1595" formatCode="General">
                        <c:v>85.492999999999995</c:v>
                      </c:pt>
                      <c:pt idx="1596" formatCode="General">
                        <c:v>85.503</c:v>
                      </c:pt>
                      <c:pt idx="1597" formatCode="General">
                        <c:v>85.513000000000005</c:v>
                      </c:pt>
                      <c:pt idx="1598" formatCode="General">
                        <c:v>85.522999999999996</c:v>
                      </c:pt>
                      <c:pt idx="1599" formatCode="General">
                        <c:v>85.533000000000001</c:v>
                      </c:pt>
                      <c:pt idx="1600" formatCode="General">
                        <c:v>85.543000000000006</c:v>
                      </c:pt>
                      <c:pt idx="1601" formatCode="General">
                        <c:v>85.552999999999997</c:v>
                      </c:pt>
                      <c:pt idx="1602" formatCode="General">
                        <c:v>85.563000000000002</c:v>
                      </c:pt>
                      <c:pt idx="1603" formatCode="General">
                        <c:v>85.572999999999993</c:v>
                      </c:pt>
                      <c:pt idx="1604" formatCode="General">
                        <c:v>85.582999999999998</c:v>
                      </c:pt>
                      <c:pt idx="1605" formatCode="General">
                        <c:v>85.593000000000004</c:v>
                      </c:pt>
                      <c:pt idx="1606" formatCode="General">
                        <c:v>85.602999999999994</c:v>
                      </c:pt>
                      <c:pt idx="1607" formatCode="General">
                        <c:v>85.61</c:v>
                      </c:pt>
                      <c:pt idx="1608" formatCode="General">
                        <c:v>85.61</c:v>
                      </c:pt>
                      <c:pt idx="1609" formatCode="General">
                        <c:v>86.61</c:v>
                      </c:pt>
                      <c:pt idx="1610" formatCode="General">
                        <c:v>87.61</c:v>
                      </c:pt>
                      <c:pt idx="1611" formatCode="General">
                        <c:v>88.61</c:v>
                      </c:pt>
                      <c:pt idx="1612" formatCode="General">
                        <c:v>89.61</c:v>
                      </c:pt>
                      <c:pt idx="1613" formatCode="General">
                        <c:v>90.61</c:v>
                      </c:pt>
                      <c:pt idx="1614" formatCode="General">
                        <c:v>91.61</c:v>
                      </c:pt>
                      <c:pt idx="1615" formatCode="General">
                        <c:v>92.61</c:v>
                      </c:pt>
                      <c:pt idx="1616" formatCode="General">
                        <c:v>93.61</c:v>
                      </c:pt>
                      <c:pt idx="1617" formatCode="General">
                        <c:v>94.61</c:v>
                      </c:pt>
                      <c:pt idx="1618" formatCode="General">
                        <c:v>95.61</c:v>
                      </c:pt>
                      <c:pt idx="1619" formatCode="General">
                        <c:v>96.61</c:v>
                      </c:pt>
                      <c:pt idx="1620" formatCode="General">
                        <c:v>97.61</c:v>
                      </c:pt>
                      <c:pt idx="1621" formatCode="General">
                        <c:v>98.61</c:v>
                      </c:pt>
                      <c:pt idx="1622" formatCode="General">
                        <c:v>99.61</c:v>
                      </c:pt>
                      <c:pt idx="1623" formatCode="General">
                        <c:v>100.61</c:v>
                      </c:pt>
                      <c:pt idx="1624" formatCode="General">
                        <c:v>101.61</c:v>
                      </c:pt>
                      <c:pt idx="1625" formatCode="General">
                        <c:v>102.61</c:v>
                      </c:pt>
                      <c:pt idx="1626" formatCode="General">
                        <c:v>103.61</c:v>
                      </c:pt>
                      <c:pt idx="1627" formatCode="General">
                        <c:v>104.61</c:v>
                      </c:pt>
                      <c:pt idx="1628" formatCode="General">
                        <c:v>105.61</c:v>
                      </c:pt>
                      <c:pt idx="1629" formatCode="General">
                        <c:v>106.61</c:v>
                      </c:pt>
                      <c:pt idx="1630" formatCode="General">
                        <c:v>107.61</c:v>
                      </c:pt>
                      <c:pt idx="1631" formatCode="General">
                        <c:v>108.61</c:v>
                      </c:pt>
                      <c:pt idx="1632" formatCode="General">
                        <c:v>109.61</c:v>
                      </c:pt>
                      <c:pt idx="1633" formatCode="General">
                        <c:v>110.61</c:v>
                      </c:pt>
                      <c:pt idx="1634" formatCode="General">
                        <c:v>111.61</c:v>
                      </c:pt>
                      <c:pt idx="1635" formatCode="General">
                        <c:v>112.61</c:v>
                      </c:pt>
                      <c:pt idx="1636" formatCode="General">
                        <c:v>113.61</c:v>
                      </c:pt>
                      <c:pt idx="1637" formatCode="General">
                        <c:v>114.61</c:v>
                      </c:pt>
                      <c:pt idx="1638" formatCode="General">
                        <c:v>115.61</c:v>
                      </c:pt>
                      <c:pt idx="1639" formatCode="General">
                        <c:v>116.61</c:v>
                      </c:pt>
                      <c:pt idx="1640" formatCode="General">
                        <c:v>117.61</c:v>
                      </c:pt>
                      <c:pt idx="1641" formatCode="General">
                        <c:v>118.61</c:v>
                      </c:pt>
                      <c:pt idx="1642" formatCode="General">
                        <c:v>119.61</c:v>
                      </c:pt>
                      <c:pt idx="1643" formatCode="General">
                        <c:v>120.61</c:v>
                      </c:pt>
                      <c:pt idx="1644" formatCode="General">
                        <c:v>121.61</c:v>
                      </c:pt>
                      <c:pt idx="1645" formatCode="General">
                        <c:v>122.61</c:v>
                      </c:pt>
                      <c:pt idx="1646" formatCode="General">
                        <c:v>123.61</c:v>
                      </c:pt>
                      <c:pt idx="1647" formatCode="General">
                        <c:v>124.61</c:v>
                      </c:pt>
                      <c:pt idx="1648" formatCode="General">
                        <c:v>125.61</c:v>
                      </c:pt>
                      <c:pt idx="1649" formatCode="General">
                        <c:v>126.61</c:v>
                      </c:pt>
                      <c:pt idx="1650" formatCode="General">
                        <c:v>127.61</c:v>
                      </c:pt>
                      <c:pt idx="1651" formatCode="General">
                        <c:v>128.61000000000001</c:v>
                      </c:pt>
                      <c:pt idx="1652" formatCode="General">
                        <c:v>129.61000000000001</c:v>
                      </c:pt>
                      <c:pt idx="1653" formatCode="General">
                        <c:v>130.61000000000001</c:v>
                      </c:pt>
                      <c:pt idx="1654" formatCode="General">
                        <c:v>131.61000000000001</c:v>
                      </c:pt>
                      <c:pt idx="1655" formatCode="General">
                        <c:v>132.61000000000001</c:v>
                      </c:pt>
                      <c:pt idx="1656" formatCode="General">
                        <c:v>133.61000000000001</c:v>
                      </c:pt>
                      <c:pt idx="1657" formatCode="General">
                        <c:v>134.61000000000001</c:v>
                      </c:pt>
                      <c:pt idx="1658" formatCode="General">
                        <c:v>135.61000000000001</c:v>
                      </c:pt>
                      <c:pt idx="1659" formatCode="General">
                        <c:v>136.61000000000001</c:v>
                      </c:pt>
                      <c:pt idx="1660" formatCode="General">
                        <c:v>137.61000000000001</c:v>
                      </c:pt>
                      <c:pt idx="1661" formatCode="General">
                        <c:v>138.61000000000001</c:v>
                      </c:pt>
                      <c:pt idx="1662" formatCode="General">
                        <c:v>139.61000000000001</c:v>
                      </c:pt>
                      <c:pt idx="1663" formatCode="General">
                        <c:v>140.61000000000001</c:v>
                      </c:pt>
                      <c:pt idx="1664" formatCode="General">
                        <c:v>141.61000000000001</c:v>
                      </c:pt>
                      <c:pt idx="1665" formatCode="General">
                        <c:v>142.61000000000001</c:v>
                      </c:pt>
                      <c:pt idx="1666" formatCode="General">
                        <c:v>143.61000000000001</c:v>
                      </c:pt>
                      <c:pt idx="1667" formatCode="General">
                        <c:v>144.61000000000001</c:v>
                      </c:pt>
                      <c:pt idx="1668" formatCode="General">
                        <c:v>145.61000000000001</c:v>
                      </c:pt>
                      <c:pt idx="1669" formatCode="General">
                        <c:v>146.61000000000001</c:v>
                      </c:pt>
                      <c:pt idx="1670" formatCode="General">
                        <c:v>147.61000000000001</c:v>
                      </c:pt>
                      <c:pt idx="1671" formatCode="General">
                        <c:v>148.61000000000001</c:v>
                      </c:pt>
                      <c:pt idx="1672" formatCode="General">
                        <c:v>149.61000000000001</c:v>
                      </c:pt>
                      <c:pt idx="1673" formatCode="General">
                        <c:v>150.61000000000001</c:v>
                      </c:pt>
                      <c:pt idx="1674" formatCode="General">
                        <c:v>151.61000000000001</c:v>
                      </c:pt>
                      <c:pt idx="1675" formatCode="General">
                        <c:v>152.61000000000001</c:v>
                      </c:pt>
                      <c:pt idx="1676" formatCode="General">
                        <c:v>153.61000000000001</c:v>
                      </c:pt>
                      <c:pt idx="1677" formatCode="General">
                        <c:v>154.61000000000001</c:v>
                      </c:pt>
                      <c:pt idx="1678" formatCode="General">
                        <c:v>155.61000000000001</c:v>
                      </c:pt>
                      <c:pt idx="1679" formatCode="General">
                        <c:v>155.93700000000001</c:v>
                      </c:pt>
                      <c:pt idx="1680" formatCode="General">
                        <c:v>155.93700000000001</c:v>
                      </c:pt>
                      <c:pt idx="1681" formatCode="General">
                        <c:v>155.947</c:v>
                      </c:pt>
                      <c:pt idx="1682" formatCode="General">
                        <c:v>155.95699999999999</c:v>
                      </c:pt>
                      <c:pt idx="1683" formatCode="General">
                        <c:v>155.96700000000001</c:v>
                      </c:pt>
                      <c:pt idx="1684" formatCode="General">
                        <c:v>155.977</c:v>
                      </c:pt>
                      <c:pt idx="1685" formatCode="General">
                        <c:v>155.98699999999999</c:v>
                      </c:pt>
                      <c:pt idx="1686" formatCode="General">
                        <c:v>155.99700000000001</c:v>
                      </c:pt>
                      <c:pt idx="1687" formatCode="General">
                        <c:v>156.00700000000001</c:v>
                      </c:pt>
                      <c:pt idx="1688" formatCode="General">
                        <c:v>156.017</c:v>
                      </c:pt>
                      <c:pt idx="1689" formatCode="General">
                        <c:v>156.02699999999999</c:v>
                      </c:pt>
                      <c:pt idx="1690" formatCode="General">
                        <c:v>156.03700000000001</c:v>
                      </c:pt>
                      <c:pt idx="1691" formatCode="General">
                        <c:v>156.047</c:v>
                      </c:pt>
                      <c:pt idx="1692" formatCode="General">
                        <c:v>156.05699999999999</c:v>
                      </c:pt>
                      <c:pt idx="1693" formatCode="General">
                        <c:v>156.06700000000001</c:v>
                      </c:pt>
                      <c:pt idx="1694" formatCode="General">
                        <c:v>156.077</c:v>
                      </c:pt>
                      <c:pt idx="1695" formatCode="General">
                        <c:v>156.08699999999999</c:v>
                      </c:pt>
                      <c:pt idx="1696" formatCode="General">
                        <c:v>156.09700000000001</c:v>
                      </c:pt>
                      <c:pt idx="1697" formatCode="General">
                        <c:v>156.107</c:v>
                      </c:pt>
                      <c:pt idx="1698" formatCode="General">
                        <c:v>156.11699999999999</c:v>
                      </c:pt>
                      <c:pt idx="1699" formatCode="General">
                        <c:v>156.12700000000001</c:v>
                      </c:pt>
                      <c:pt idx="1700" formatCode="General">
                        <c:v>156.137</c:v>
                      </c:pt>
                      <c:pt idx="1701" formatCode="General">
                        <c:v>156.14699999999999</c:v>
                      </c:pt>
                      <c:pt idx="1702" formatCode="General">
                        <c:v>156.15700000000001</c:v>
                      </c:pt>
                      <c:pt idx="1703" formatCode="General">
                        <c:v>156.167</c:v>
                      </c:pt>
                      <c:pt idx="1704" formatCode="General">
                        <c:v>156.17699999999999</c:v>
                      </c:pt>
                      <c:pt idx="1705" formatCode="General">
                        <c:v>156.18700000000001</c:v>
                      </c:pt>
                      <c:pt idx="1706" formatCode="General">
                        <c:v>156.197</c:v>
                      </c:pt>
                      <c:pt idx="1707" formatCode="General">
                        <c:v>156.20699999999999</c:v>
                      </c:pt>
                      <c:pt idx="1708" formatCode="General">
                        <c:v>156.21700000000001</c:v>
                      </c:pt>
                      <c:pt idx="1709" formatCode="General">
                        <c:v>156.227</c:v>
                      </c:pt>
                      <c:pt idx="1710" formatCode="General">
                        <c:v>156.23699999999999</c:v>
                      </c:pt>
                      <c:pt idx="1711" formatCode="General">
                        <c:v>156.24700000000001</c:v>
                      </c:pt>
                      <c:pt idx="1712" formatCode="General">
                        <c:v>156.25700000000001</c:v>
                      </c:pt>
                      <c:pt idx="1713" formatCode="General">
                        <c:v>156.267</c:v>
                      </c:pt>
                      <c:pt idx="1714" formatCode="General">
                        <c:v>156.27699999999999</c:v>
                      </c:pt>
                      <c:pt idx="1715" formatCode="General">
                        <c:v>156.28700000000001</c:v>
                      </c:pt>
                      <c:pt idx="1716" formatCode="General">
                        <c:v>156.297</c:v>
                      </c:pt>
                      <c:pt idx="1717" formatCode="General">
                        <c:v>156.30699999999999</c:v>
                      </c:pt>
                      <c:pt idx="1718" formatCode="General">
                        <c:v>156.31700000000001</c:v>
                      </c:pt>
                      <c:pt idx="1719" formatCode="General">
                        <c:v>156.327</c:v>
                      </c:pt>
                      <c:pt idx="1720" formatCode="General">
                        <c:v>156.33699999999999</c:v>
                      </c:pt>
                      <c:pt idx="1721" formatCode="General">
                        <c:v>156.34700000000001</c:v>
                      </c:pt>
                      <c:pt idx="1722" formatCode="General">
                        <c:v>156.357</c:v>
                      </c:pt>
                      <c:pt idx="1723" formatCode="General">
                        <c:v>156.36699999999999</c:v>
                      </c:pt>
                      <c:pt idx="1724" formatCode="General">
                        <c:v>156.37700000000001</c:v>
                      </c:pt>
                      <c:pt idx="1725" formatCode="General">
                        <c:v>156.387</c:v>
                      </c:pt>
                      <c:pt idx="1726" formatCode="General">
                        <c:v>156.39699999999999</c:v>
                      </c:pt>
                      <c:pt idx="1727" formatCode="General">
                        <c:v>156.40700000000001</c:v>
                      </c:pt>
                      <c:pt idx="1728" formatCode="General">
                        <c:v>156.417</c:v>
                      </c:pt>
                      <c:pt idx="1729" formatCode="General">
                        <c:v>156.42699999999999</c:v>
                      </c:pt>
                      <c:pt idx="1730" formatCode="General">
                        <c:v>156.43700000000001</c:v>
                      </c:pt>
                      <c:pt idx="1731" formatCode="General">
                        <c:v>156.447</c:v>
                      </c:pt>
                      <c:pt idx="1732" formatCode="General">
                        <c:v>156.45699999999999</c:v>
                      </c:pt>
                      <c:pt idx="1733" formatCode="General">
                        <c:v>156.46700000000001</c:v>
                      </c:pt>
                      <c:pt idx="1734" formatCode="General">
                        <c:v>156.477</c:v>
                      </c:pt>
                      <c:pt idx="1735" formatCode="General">
                        <c:v>156.48699999999999</c:v>
                      </c:pt>
                      <c:pt idx="1736" formatCode="General">
                        <c:v>156.49700000000001</c:v>
                      </c:pt>
                      <c:pt idx="1737" formatCode="General">
                        <c:v>156.50700000000001</c:v>
                      </c:pt>
                      <c:pt idx="1738" formatCode="General">
                        <c:v>156.517</c:v>
                      </c:pt>
                      <c:pt idx="1739" formatCode="General">
                        <c:v>156.52699999999999</c:v>
                      </c:pt>
                      <c:pt idx="1740" formatCode="General">
                        <c:v>156.53700000000001</c:v>
                      </c:pt>
                      <c:pt idx="1741" formatCode="General">
                        <c:v>156.547</c:v>
                      </c:pt>
                      <c:pt idx="1742" formatCode="General">
                        <c:v>156.55699999999999</c:v>
                      </c:pt>
                      <c:pt idx="1743" formatCode="General">
                        <c:v>156.56700000000001</c:v>
                      </c:pt>
                      <c:pt idx="1744" formatCode="General">
                        <c:v>156.577</c:v>
                      </c:pt>
                      <c:pt idx="1745" formatCode="General">
                        <c:v>156.58699999999999</c:v>
                      </c:pt>
                      <c:pt idx="1746" formatCode="General">
                        <c:v>156.59700000000001</c:v>
                      </c:pt>
                      <c:pt idx="1747" formatCode="General">
                        <c:v>156.607</c:v>
                      </c:pt>
                      <c:pt idx="1748" formatCode="General">
                        <c:v>156.61699999999999</c:v>
                      </c:pt>
                      <c:pt idx="1749" formatCode="General">
                        <c:v>156.62700000000001</c:v>
                      </c:pt>
                      <c:pt idx="1750" formatCode="General">
                        <c:v>156.637</c:v>
                      </c:pt>
                      <c:pt idx="1751" formatCode="General">
                        <c:v>156.64699999999999</c:v>
                      </c:pt>
                      <c:pt idx="1752" formatCode="General">
                        <c:v>156.65700000000001</c:v>
                      </c:pt>
                      <c:pt idx="1753" formatCode="General">
                        <c:v>156.667</c:v>
                      </c:pt>
                      <c:pt idx="1754" formatCode="General">
                        <c:v>156.67699999999999</c:v>
                      </c:pt>
                      <c:pt idx="1755" formatCode="General">
                        <c:v>156.68700000000001</c:v>
                      </c:pt>
                      <c:pt idx="1756" formatCode="General">
                        <c:v>156.697</c:v>
                      </c:pt>
                      <c:pt idx="1757" formatCode="General">
                        <c:v>156.70699999999999</c:v>
                      </c:pt>
                      <c:pt idx="1758" formatCode="General">
                        <c:v>156.71700000000001</c:v>
                      </c:pt>
                      <c:pt idx="1759" formatCode="General">
                        <c:v>156.727</c:v>
                      </c:pt>
                      <c:pt idx="1760" formatCode="General">
                        <c:v>156.73699999999999</c:v>
                      </c:pt>
                      <c:pt idx="1761" formatCode="General">
                        <c:v>156.74700000000001</c:v>
                      </c:pt>
                      <c:pt idx="1762" formatCode="General">
                        <c:v>156.75700000000001</c:v>
                      </c:pt>
                      <c:pt idx="1763" formatCode="General">
                        <c:v>156.767</c:v>
                      </c:pt>
                      <c:pt idx="1764" formatCode="General">
                        <c:v>156.77699999999999</c:v>
                      </c:pt>
                      <c:pt idx="1765" formatCode="General">
                        <c:v>156.78700000000001</c:v>
                      </c:pt>
                      <c:pt idx="1766" formatCode="General">
                        <c:v>156.797</c:v>
                      </c:pt>
                      <c:pt idx="1767" formatCode="General">
                        <c:v>156.80699999999999</c:v>
                      </c:pt>
                      <c:pt idx="1768" formatCode="General">
                        <c:v>156.81700000000001</c:v>
                      </c:pt>
                      <c:pt idx="1769" formatCode="General">
                        <c:v>156.827</c:v>
                      </c:pt>
                      <c:pt idx="1770" formatCode="General">
                        <c:v>156.83699999999999</c:v>
                      </c:pt>
                      <c:pt idx="1771" formatCode="General">
                        <c:v>156.84700000000001</c:v>
                      </c:pt>
                      <c:pt idx="1772" formatCode="General">
                        <c:v>156.857</c:v>
                      </c:pt>
                      <c:pt idx="1773" formatCode="General">
                        <c:v>156.86699999999999</c:v>
                      </c:pt>
                      <c:pt idx="1774" formatCode="General">
                        <c:v>156.87700000000001</c:v>
                      </c:pt>
                      <c:pt idx="1775" formatCode="General">
                        <c:v>156.887</c:v>
                      </c:pt>
                      <c:pt idx="1776" formatCode="General">
                        <c:v>156.89699999999999</c:v>
                      </c:pt>
                      <c:pt idx="1777" formatCode="General">
                        <c:v>156.90700000000001</c:v>
                      </c:pt>
                      <c:pt idx="1778" formatCode="General">
                        <c:v>156.917</c:v>
                      </c:pt>
                      <c:pt idx="1779" formatCode="General">
                        <c:v>156.92699999999999</c:v>
                      </c:pt>
                      <c:pt idx="1780" formatCode="General">
                        <c:v>156.93700000000001</c:v>
                      </c:pt>
                      <c:pt idx="1781" formatCode="General">
                        <c:v>156.947</c:v>
                      </c:pt>
                      <c:pt idx="1782" formatCode="General">
                        <c:v>156.95699999999999</c:v>
                      </c:pt>
                      <c:pt idx="1783" formatCode="General">
                        <c:v>156.96700000000001</c:v>
                      </c:pt>
                      <c:pt idx="1784" formatCode="General">
                        <c:v>156.977</c:v>
                      </c:pt>
                      <c:pt idx="1785" formatCode="General">
                        <c:v>156.98699999999999</c:v>
                      </c:pt>
                      <c:pt idx="1786" formatCode="General">
                        <c:v>156.99700000000001</c:v>
                      </c:pt>
                      <c:pt idx="1787" formatCode="General">
                        <c:v>157.00700000000001</c:v>
                      </c:pt>
                      <c:pt idx="1788" formatCode="General">
                        <c:v>157.017</c:v>
                      </c:pt>
                      <c:pt idx="1789" formatCode="General">
                        <c:v>157.02699999999999</c:v>
                      </c:pt>
                      <c:pt idx="1790" formatCode="General">
                        <c:v>157.03700000000001</c:v>
                      </c:pt>
                      <c:pt idx="1791" formatCode="General">
                        <c:v>157.047</c:v>
                      </c:pt>
                      <c:pt idx="1792" formatCode="General">
                        <c:v>157.05699999999999</c:v>
                      </c:pt>
                      <c:pt idx="1793" formatCode="General">
                        <c:v>157.06700000000001</c:v>
                      </c:pt>
                      <c:pt idx="1794" formatCode="General">
                        <c:v>157.077</c:v>
                      </c:pt>
                      <c:pt idx="1795" formatCode="General">
                        <c:v>157.08699999999999</c:v>
                      </c:pt>
                      <c:pt idx="1796" formatCode="General">
                        <c:v>157.09700000000001</c:v>
                      </c:pt>
                      <c:pt idx="1797" formatCode="General">
                        <c:v>157.107</c:v>
                      </c:pt>
                      <c:pt idx="1798" formatCode="General">
                        <c:v>157.11699999999999</c:v>
                      </c:pt>
                      <c:pt idx="1799" formatCode="General">
                        <c:v>157.12700000000001</c:v>
                      </c:pt>
                      <c:pt idx="1800" formatCode="General">
                        <c:v>157.137</c:v>
                      </c:pt>
                      <c:pt idx="1801" formatCode="General">
                        <c:v>157.14699999999999</c:v>
                      </c:pt>
                      <c:pt idx="1802" formatCode="General">
                        <c:v>157.15700000000001</c:v>
                      </c:pt>
                      <c:pt idx="1803" formatCode="General">
                        <c:v>157.167</c:v>
                      </c:pt>
                      <c:pt idx="1804" formatCode="General">
                        <c:v>157.17699999999999</c:v>
                      </c:pt>
                      <c:pt idx="1805" formatCode="General">
                        <c:v>157.18700000000001</c:v>
                      </c:pt>
                      <c:pt idx="1806" formatCode="General">
                        <c:v>157.197</c:v>
                      </c:pt>
                      <c:pt idx="1807" formatCode="General">
                        <c:v>157.20699999999999</c:v>
                      </c:pt>
                      <c:pt idx="1808" formatCode="General">
                        <c:v>157.21700000000001</c:v>
                      </c:pt>
                      <c:pt idx="1809" formatCode="General">
                        <c:v>157.227</c:v>
                      </c:pt>
                      <c:pt idx="1810" formatCode="General">
                        <c:v>157.23699999999999</c:v>
                      </c:pt>
                      <c:pt idx="1811" formatCode="General">
                        <c:v>157.24700000000001</c:v>
                      </c:pt>
                      <c:pt idx="1812" formatCode="General">
                        <c:v>157.25700000000001</c:v>
                      </c:pt>
                      <c:pt idx="1813" formatCode="General">
                        <c:v>157.267</c:v>
                      </c:pt>
                      <c:pt idx="1814" formatCode="General">
                        <c:v>157.27699999999999</c:v>
                      </c:pt>
                      <c:pt idx="1815" formatCode="General">
                        <c:v>157.28700000000001</c:v>
                      </c:pt>
                      <c:pt idx="1816" formatCode="General">
                        <c:v>157.297</c:v>
                      </c:pt>
                      <c:pt idx="1817" formatCode="General">
                        <c:v>157.30699999999999</c:v>
                      </c:pt>
                      <c:pt idx="1818" formatCode="General">
                        <c:v>157.31700000000001</c:v>
                      </c:pt>
                      <c:pt idx="1819" formatCode="General">
                        <c:v>157.327</c:v>
                      </c:pt>
                      <c:pt idx="1820" formatCode="General">
                        <c:v>157.33699999999999</c:v>
                      </c:pt>
                      <c:pt idx="1821" formatCode="General">
                        <c:v>157.34700000000001</c:v>
                      </c:pt>
                      <c:pt idx="1822" formatCode="General">
                        <c:v>157.357</c:v>
                      </c:pt>
                      <c:pt idx="1823" formatCode="General">
                        <c:v>157.36699999999999</c:v>
                      </c:pt>
                      <c:pt idx="1824" formatCode="General">
                        <c:v>157.37700000000001</c:v>
                      </c:pt>
                      <c:pt idx="1825" formatCode="General">
                        <c:v>157.387</c:v>
                      </c:pt>
                      <c:pt idx="1826" formatCode="General">
                        <c:v>157.39699999999999</c:v>
                      </c:pt>
                      <c:pt idx="1827" formatCode="General">
                        <c:v>157.40700000000001</c:v>
                      </c:pt>
                      <c:pt idx="1828" formatCode="General">
                        <c:v>157.417</c:v>
                      </c:pt>
                      <c:pt idx="1829" formatCode="General">
                        <c:v>157.42699999999999</c:v>
                      </c:pt>
                      <c:pt idx="1830" formatCode="General">
                        <c:v>157.43700000000001</c:v>
                      </c:pt>
                      <c:pt idx="1831" formatCode="General">
                        <c:v>157.447</c:v>
                      </c:pt>
                      <c:pt idx="1832" formatCode="General">
                        <c:v>157.45699999999999</c:v>
                      </c:pt>
                      <c:pt idx="1833" formatCode="General">
                        <c:v>157.46700000000001</c:v>
                      </c:pt>
                      <c:pt idx="1834" formatCode="General">
                        <c:v>157.477</c:v>
                      </c:pt>
                      <c:pt idx="1835" formatCode="General">
                        <c:v>157.48699999999999</c:v>
                      </c:pt>
                      <c:pt idx="1836" formatCode="General">
                        <c:v>157.49700000000001</c:v>
                      </c:pt>
                      <c:pt idx="1837" formatCode="General">
                        <c:v>157.50700000000001</c:v>
                      </c:pt>
                      <c:pt idx="1838" formatCode="General">
                        <c:v>157.517</c:v>
                      </c:pt>
                      <c:pt idx="1839" formatCode="General">
                        <c:v>157.52699999999999</c:v>
                      </c:pt>
                      <c:pt idx="1840" formatCode="General">
                        <c:v>157.53700000000001</c:v>
                      </c:pt>
                      <c:pt idx="1841" formatCode="General">
                        <c:v>157.547</c:v>
                      </c:pt>
                      <c:pt idx="1842" formatCode="General">
                        <c:v>157.55699999999999</c:v>
                      </c:pt>
                      <c:pt idx="1843" formatCode="General">
                        <c:v>157.56700000000001</c:v>
                      </c:pt>
                      <c:pt idx="1844" formatCode="General">
                        <c:v>157.577</c:v>
                      </c:pt>
                      <c:pt idx="1845" formatCode="General">
                        <c:v>157.58699999999999</c:v>
                      </c:pt>
                      <c:pt idx="1846" formatCode="General">
                        <c:v>157.59700000000001</c:v>
                      </c:pt>
                      <c:pt idx="1847" formatCode="General">
                        <c:v>157.607</c:v>
                      </c:pt>
                      <c:pt idx="1848" formatCode="General">
                        <c:v>157.61699999999999</c:v>
                      </c:pt>
                      <c:pt idx="1849" formatCode="General">
                        <c:v>157.62700000000001</c:v>
                      </c:pt>
                      <c:pt idx="1850" formatCode="General">
                        <c:v>157.637</c:v>
                      </c:pt>
                      <c:pt idx="1851" formatCode="General">
                        <c:v>157.64699999999999</c:v>
                      </c:pt>
                      <c:pt idx="1852" formatCode="General">
                        <c:v>157.65700000000001</c:v>
                      </c:pt>
                      <c:pt idx="1853" formatCode="General">
                        <c:v>157.667</c:v>
                      </c:pt>
                      <c:pt idx="1854" formatCode="General">
                        <c:v>157.67699999999999</c:v>
                      </c:pt>
                      <c:pt idx="1855" formatCode="General">
                        <c:v>157.68700000000001</c:v>
                      </c:pt>
                      <c:pt idx="1856" formatCode="General">
                        <c:v>157.697</c:v>
                      </c:pt>
                      <c:pt idx="1857" formatCode="General">
                        <c:v>157.70699999999999</c:v>
                      </c:pt>
                      <c:pt idx="1858" formatCode="General">
                        <c:v>157.71700000000001</c:v>
                      </c:pt>
                      <c:pt idx="1859" formatCode="General">
                        <c:v>157.727</c:v>
                      </c:pt>
                      <c:pt idx="1860" formatCode="General">
                        <c:v>157.73699999999999</c:v>
                      </c:pt>
                      <c:pt idx="1861" formatCode="General">
                        <c:v>157.74700000000001</c:v>
                      </c:pt>
                      <c:pt idx="1862" formatCode="General">
                        <c:v>157.75700000000001</c:v>
                      </c:pt>
                      <c:pt idx="1863" formatCode="General">
                        <c:v>157.767</c:v>
                      </c:pt>
                      <c:pt idx="1864" formatCode="General">
                        <c:v>157.77699999999999</c:v>
                      </c:pt>
                      <c:pt idx="1865" formatCode="General">
                        <c:v>157.78700000000001</c:v>
                      </c:pt>
                      <c:pt idx="1866" formatCode="General">
                        <c:v>157.797</c:v>
                      </c:pt>
                      <c:pt idx="1867" formatCode="General">
                        <c:v>157.80699999999999</c:v>
                      </c:pt>
                      <c:pt idx="1868" formatCode="General">
                        <c:v>157.81700000000001</c:v>
                      </c:pt>
                      <c:pt idx="1869" formatCode="General">
                        <c:v>157.827</c:v>
                      </c:pt>
                      <c:pt idx="1870" formatCode="General">
                        <c:v>157.83699999999999</c:v>
                      </c:pt>
                      <c:pt idx="1871" formatCode="General">
                        <c:v>157.84700000000001</c:v>
                      </c:pt>
                      <c:pt idx="1872" formatCode="General">
                        <c:v>157.857</c:v>
                      </c:pt>
                      <c:pt idx="1873" formatCode="General">
                        <c:v>157.86699999999999</c:v>
                      </c:pt>
                      <c:pt idx="1874" formatCode="General">
                        <c:v>157.87700000000001</c:v>
                      </c:pt>
                      <c:pt idx="1875" formatCode="General">
                        <c:v>157.887</c:v>
                      </c:pt>
                      <c:pt idx="1876" formatCode="General">
                        <c:v>157.89699999999999</c:v>
                      </c:pt>
                      <c:pt idx="1877" formatCode="General">
                        <c:v>157.90700000000001</c:v>
                      </c:pt>
                      <c:pt idx="1878" formatCode="General">
                        <c:v>157.917</c:v>
                      </c:pt>
                      <c:pt idx="1879" formatCode="General">
                        <c:v>157.92699999999999</c:v>
                      </c:pt>
                      <c:pt idx="1880" formatCode="General">
                        <c:v>157.93700000000001</c:v>
                      </c:pt>
                      <c:pt idx="1881" formatCode="General">
                        <c:v>157.947</c:v>
                      </c:pt>
                      <c:pt idx="1882" formatCode="General">
                        <c:v>157.95699999999999</c:v>
                      </c:pt>
                      <c:pt idx="1883" formatCode="General">
                        <c:v>157.96700000000001</c:v>
                      </c:pt>
                      <c:pt idx="1884" formatCode="General">
                        <c:v>157.977</c:v>
                      </c:pt>
                      <c:pt idx="1885" formatCode="General">
                        <c:v>157.98699999999999</c:v>
                      </c:pt>
                      <c:pt idx="1886" formatCode="General">
                        <c:v>157.99700000000001</c:v>
                      </c:pt>
                      <c:pt idx="1887" formatCode="General">
                        <c:v>158.00700000000001</c:v>
                      </c:pt>
                      <c:pt idx="1888" formatCode="General">
                        <c:v>158.017</c:v>
                      </c:pt>
                      <c:pt idx="1889" formatCode="General">
                        <c:v>158.02699999999999</c:v>
                      </c:pt>
                      <c:pt idx="1890" formatCode="General">
                        <c:v>158.03700000000001</c:v>
                      </c:pt>
                      <c:pt idx="1891" formatCode="General">
                        <c:v>158.047</c:v>
                      </c:pt>
                      <c:pt idx="1892" formatCode="General">
                        <c:v>158.05699999999999</c:v>
                      </c:pt>
                      <c:pt idx="1893" formatCode="General">
                        <c:v>158.06700000000001</c:v>
                      </c:pt>
                      <c:pt idx="1894" formatCode="General">
                        <c:v>158.077</c:v>
                      </c:pt>
                      <c:pt idx="1895" formatCode="General">
                        <c:v>158.08699999999999</c:v>
                      </c:pt>
                      <c:pt idx="1896" formatCode="General">
                        <c:v>158.09700000000001</c:v>
                      </c:pt>
                      <c:pt idx="1897" formatCode="General">
                        <c:v>158.107</c:v>
                      </c:pt>
                      <c:pt idx="1898" formatCode="General">
                        <c:v>158.11699999999999</c:v>
                      </c:pt>
                      <c:pt idx="1899" formatCode="General">
                        <c:v>158.12700000000001</c:v>
                      </c:pt>
                      <c:pt idx="1900" formatCode="General">
                        <c:v>158.137</c:v>
                      </c:pt>
                      <c:pt idx="1901" formatCode="General">
                        <c:v>158.14699999999999</c:v>
                      </c:pt>
                      <c:pt idx="1902" formatCode="General">
                        <c:v>158.15700000000001</c:v>
                      </c:pt>
                      <c:pt idx="1903" formatCode="General">
                        <c:v>158.167</c:v>
                      </c:pt>
                      <c:pt idx="1904" formatCode="General">
                        <c:v>158.17699999999999</c:v>
                      </c:pt>
                      <c:pt idx="1905" formatCode="General">
                        <c:v>158.18700000000001</c:v>
                      </c:pt>
                      <c:pt idx="1906" formatCode="General">
                        <c:v>158.197</c:v>
                      </c:pt>
                      <c:pt idx="1907" formatCode="General">
                        <c:v>158.20699999999999</c:v>
                      </c:pt>
                      <c:pt idx="1908" formatCode="General">
                        <c:v>158.21700000000001</c:v>
                      </c:pt>
                      <c:pt idx="1909" formatCode="General">
                        <c:v>158.227</c:v>
                      </c:pt>
                      <c:pt idx="1910" formatCode="General">
                        <c:v>158.23699999999999</c:v>
                      </c:pt>
                      <c:pt idx="1911" formatCode="General">
                        <c:v>158.24700000000001</c:v>
                      </c:pt>
                      <c:pt idx="1912" formatCode="General">
                        <c:v>158.25700000000001</c:v>
                      </c:pt>
                      <c:pt idx="1913" formatCode="General">
                        <c:v>158.267</c:v>
                      </c:pt>
                      <c:pt idx="1914" formatCode="General">
                        <c:v>158.27699999999999</c:v>
                      </c:pt>
                      <c:pt idx="1915" formatCode="General">
                        <c:v>158.28700000000001</c:v>
                      </c:pt>
                      <c:pt idx="1916" formatCode="General">
                        <c:v>158.297</c:v>
                      </c:pt>
                      <c:pt idx="1917" formatCode="General">
                        <c:v>158.30699999999999</c:v>
                      </c:pt>
                      <c:pt idx="1918" formatCode="General">
                        <c:v>158.31700000000001</c:v>
                      </c:pt>
                      <c:pt idx="1919" formatCode="General">
                        <c:v>158.327</c:v>
                      </c:pt>
                      <c:pt idx="1920" formatCode="General">
                        <c:v>158.33699999999999</c:v>
                      </c:pt>
                      <c:pt idx="1921" formatCode="General">
                        <c:v>158.34700000000001</c:v>
                      </c:pt>
                      <c:pt idx="1922" formatCode="General">
                        <c:v>158.357</c:v>
                      </c:pt>
                      <c:pt idx="1923" formatCode="General">
                        <c:v>158.36699999999999</c:v>
                      </c:pt>
                      <c:pt idx="1924" formatCode="General">
                        <c:v>158.37700000000001</c:v>
                      </c:pt>
                      <c:pt idx="1925" formatCode="General">
                        <c:v>158.387</c:v>
                      </c:pt>
                      <c:pt idx="1926" formatCode="General">
                        <c:v>158.39699999999999</c:v>
                      </c:pt>
                      <c:pt idx="1927" formatCode="General">
                        <c:v>158.40700000000001</c:v>
                      </c:pt>
                      <c:pt idx="1928" formatCode="General">
                        <c:v>158.417</c:v>
                      </c:pt>
                      <c:pt idx="1929" formatCode="General">
                        <c:v>158.42699999999999</c:v>
                      </c:pt>
                      <c:pt idx="1930" formatCode="General">
                        <c:v>158.43700000000001</c:v>
                      </c:pt>
                      <c:pt idx="1931" formatCode="General">
                        <c:v>158.447</c:v>
                      </c:pt>
                      <c:pt idx="1932" formatCode="General">
                        <c:v>158.45699999999999</c:v>
                      </c:pt>
                      <c:pt idx="1933" formatCode="General">
                        <c:v>158.46700000000001</c:v>
                      </c:pt>
                      <c:pt idx="1934" formatCode="General">
                        <c:v>158.477</c:v>
                      </c:pt>
                      <c:pt idx="1935" formatCode="General">
                        <c:v>158.48699999999999</c:v>
                      </c:pt>
                      <c:pt idx="1936" formatCode="General">
                        <c:v>158.49700000000001</c:v>
                      </c:pt>
                      <c:pt idx="1937" formatCode="General">
                        <c:v>158.50700000000001</c:v>
                      </c:pt>
                      <c:pt idx="1938" formatCode="General">
                        <c:v>158.517</c:v>
                      </c:pt>
                      <c:pt idx="1939" formatCode="General">
                        <c:v>158.52699999999999</c:v>
                      </c:pt>
                      <c:pt idx="1940" formatCode="General">
                        <c:v>158.53700000000001</c:v>
                      </c:pt>
                      <c:pt idx="1941" formatCode="General">
                        <c:v>158.547</c:v>
                      </c:pt>
                      <c:pt idx="1942" formatCode="General">
                        <c:v>158.55699999999999</c:v>
                      </c:pt>
                      <c:pt idx="1943" formatCode="General">
                        <c:v>158.56700000000001</c:v>
                      </c:pt>
                      <c:pt idx="1944" formatCode="General">
                        <c:v>158.577</c:v>
                      </c:pt>
                      <c:pt idx="1945" formatCode="General">
                        <c:v>158.58699999999999</c:v>
                      </c:pt>
                      <c:pt idx="1946" formatCode="General">
                        <c:v>158.59700000000001</c:v>
                      </c:pt>
                      <c:pt idx="1947" formatCode="General">
                        <c:v>158.607</c:v>
                      </c:pt>
                      <c:pt idx="1948" formatCode="General">
                        <c:v>158.61699999999999</c:v>
                      </c:pt>
                      <c:pt idx="1949" formatCode="General">
                        <c:v>158.62700000000001</c:v>
                      </c:pt>
                      <c:pt idx="1950" formatCode="General">
                        <c:v>158.637</c:v>
                      </c:pt>
                      <c:pt idx="1951" formatCode="General">
                        <c:v>158.64699999999999</c:v>
                      </c:pt>
                      <c:pt idx="1952" formatCode="General">
                        <c:v>158.65700000000001</c:v>
                      </c:pt>
                      <c:pt idx="1953" formatCode="General">
                        <c:v>158.667</c:v>
                      </c:pt>
                      <c:pt idx="1954" formatCode="General">
                        <c:v>158.67699999999999</c:v>
                      </c:pt>
                      <c:pt idx="1955" formatCode="General">
                        <c:v>158.68700000000001</c:v>
                      </c:pt>
                      <c:pt idx="1956" formatCode="General">
                        <c:v>158.697</c:v>
                      </c:pt>
                      <c:pt idx="1957" formatCode="General">
                        <c:v>158.70699999999999</c:v>
                      </c:pt>
                      <c:pt idx="1958" formatCode="General">
                        <c:v>158.71700000000001</c:v>
                      </c:pt>
                      <c:pt idx="1959" formatCode="General">
                        <c:v>158.727</c:v>
                      </c:pt>
                      <c:pt idx="1960" formatCode="General">
                        <c:v>158.73699999999999</c:v>
                      </c:pt>
                      <c:pt idx="1961" formatCode="General">
                        <c:v>158.74700000000001</c:v>
                      </c:pt>
                      <c:pt idx="1962" formatCode="General">
                        <c:v>158.75700000000001</c:v>
                      </c:pt>
                      <c:pt idx="1963" formatCode="General">
                        <c:v>158.767</c:v>
                      </c:pt>
                      <c:pt idx="1964" formatCode="General">
                        <c:v>158.77699999999999</c:v>
                      </c:pt>
                      <c:pt idx="1965" formatCode="General">
                        <c:v>158.78700000000001</c:v>
                      </c:pt>
                      <c:pt idx="1966" formatCode="General">
                        <c:v>158.797</c:v>
                      </c:pt>
                      <c:pt idx="1967" formatCode="General">
                        <c:v>158.80699999999999</c:v>
                      </c:pt>
                      <c:pt idx="1968" formatCode="General">
                        <c:v>158.81700000000001</c:v>
                      </c:pt>
                      <c:pt idx="1969" formatCode="General">
                        <c:v>158.827</c:v>
                      </c:pt>
                      <c:pt idx="1970" formatCode="General">
                        <c:v>158.83699999999999</c:v>
                      </c:pt>
                      <c:pt idx="1971" formatCode="General">
                        <c:v>158.84700000000001</c:v>
                      </c:pt>
                      <c:pt idx="1972" formatCode="General">
                        <c:v>158.857</c:v>
                      </c:pt>
                      <c:pt idx="1973" formatCode="General">
                        <c:v>158.86699999999999</c:v>
                      </c:pt>
                      <c:pt idx="1974" formatCode="General">
                        <c:v>158.87700000000001</c:v>
                      </c:pt>
                      <c:pt idx="1975" formatCode="General">
                        <c:v>158.887</c:v>
                      </c:pt>
                      <c:pt idx="1976" formatCode="General">
                        <c:v>158.89699999999999</c:v>
                      </c:pt>
                      <c:pt idx="1977" formatCode="General">
                        <c:v>158.90700000000001</c:v>
                      </c:pt>
                      <c:pt idx="1978" formatCode="General">
                        <c:v>158.917</c:v>
                      </c:pt>
                      <c:pt idx="1979" formatCode="General">
                        <c:v>158.92699999999999</c:v>
                      </c:pt>
                      <c:pt idx="1980" formatCode="General">
                        <c:v>158.93700000000001</c:v>
                      </c:pt>
                      <c:pt idx="1981" formatCode="General">
                        <c:v>158.947</c:v>
                      </c:pt>
                      <c:pt idx="1982" formatCode="General">
                        <c:v>158.95699999999999</c:v>
                      </c:pt>
                      <c:pt idx="1983" formatCode="General">
                        <c:v>158.96700000000001</c:v>
                      </c:pt>
                      <c:pt idx="1984" formatCode="General">
                        <c:v>158.977</c:v>
                      </c:pt>
                      <c:pt idx="1985" formatCode="General">
                        <c:v>158.98699999999999</c:v>
                      </c:pt>
                      <c:pt idx="1986" formatCode="General">
                        <c:v>158.99700000000001</c:v>
                      </c:pt>
                      <c:pt idx="1987" formatCode="General">
                        <c:v>159.00700000000001</c:v>
                      </c:pt>
                      <c:pt idx="1988" formatCode="General">
                        <c:v>159.017</c:v>
                      </c:pt>
                      <c:pt idx="1989" formatCode="General">
                        <c:v>159.02699999999999</c:v>
                      </c:pt>
                      <c:pt idx="1990" formatCode="General">
                        <c:v>159.03700000000001</c:v>
                      </c:pt>
                      <c:pt idx="1991" formatCode="General">
                        <c:v>159.047</c:v>
                      </c:pt>
                      <c:pt idx="1992" formatCode="General">
                        <c:v>159.05699999999999</c:v>
                      </c:pt>
                      <c:pt idx="1993" formatCode="General">
                        <c:v>159.06700000000001</c:v>
                      </c:pt>
                      <c:pt idx="1994" formatCode="General">
                        <c:v>159.077</c:v>
                      </c:pt>
                      <c:pt idx="1995" formatCode="General">
                        <c:v>159.08699999999999</c:v>
                      </c:pt>
                      <c:pt idx="1996" formatCode="General">
                        <c:v>159.09700000000001</c:v>
                      </c:pt>
                      <c:pt idx="1997" formatCode="General">
                        <c:v>159.107</c:v>
                      </c:pt>
                      <c:pt idx="1998" formatCode="General">
                        <c:v>159.11699999999999</c:v>
                      </c:pt>
                      <c:pt idx="1999" formatCode="General">
                        <c:v>159.12700000000001</c:v>
                      </c:pt>
                      <c:pt idx="2000" formatCode="General">
                        <c:v>159.137</c:v>
                      </c:pt>
                      <c:pt idx="2001" formatCode="General">
                        <c:v>159.14699999999999</c:v>
                      </c:pt>
                      <c:pt idx="2002" formatCode="General">
                        <c:v>159.15700000000001</c:v>
                      </c:pt>
                      <c:pt idx="2003" formatCode="General">
                        <c:v>159.167</c:v>
                      </c:pt>
                      <c:pt idx="2004" formatCode="General">
                        <c:v>159.17699999999999</c:v>
                      </c:pt>
                      <c:pt idx="2005" formatCode="General">
                        <c:v>159.18700000000001</c:v>
                      </c:pt>
                      <c:pt idx="2006" formatCode="General">
                        <c:v>159.197</c:v>
                      </c:pt>
                      <c:pt idx="2007" formatCode="General">
                        <c:v>159.20699999999999</c:v>
                      </c:pt>
                      <c:pt idx="2008" formatCode="General">
                        <c:v>159.21700000000001</c:v>
                      </c:pt>
                      <c:pt idx="2009" formatCode="General">
                        <c:v>159.227</c:v>
                      </c:pt>
                      <c:pt idx="2010" formatCode="General">
                        <c:v>159.23699999999999</c:v>
                      </c:pt>
                      <c:pt idx="2011" formatCode="General">
                        <c:v>159.24700000000001</c:v>
                      </c:pt>
                      <c:pt idx="2012" formatCode="General">
                        <c:v>159.25700000000001</c:v>
                      </c:pt>
                      <c:pt idx="2013" formatCode="General">
                        <c:v>159.267</c:v>
                      </c:pt>
                      <c:pt idx="2014" formatCode="General">
                        <c:v>159.27699999999999</c:v>
                      </c:pt>
                      <c:pt idx="2015" formatCode="General">
                        <c:v>159.28700000000001</c:v>
                      </c:pt>
                      <c:pt idx="2016" formatCode="General">
                        <c:v>159.297</c:v>
                      </c:pt>
                      <c:pt idx="2017" formatCode="General">
                        <c:v>159.30699999999999</c:v>
                      </c:pt>
                      <c:pt idx="2018" formatCode="General">
                        <c:v>159.31700000000001</c:v>
                      </c:pt>
                      <c:pt idx="2019" formatCode="General">
                        <c:v>159.327</c:v>
                      </c:pt>
                      <c:pt idx="2020" formatCode="General">
                        <c:v>159.33699999999999</c:v>
                      </c:pt>
                      <c:pt idx="2021" formatCode="General">
                        <c:v>159.34700000000001</c:v>
                      </c:pt>
                      <c:pt idx="2022" formatCode="General">
                        <c:v>159.357</c:v>
                      </c:pt>
                      <c:pt idx="2023" formatCode="General">
                        <c:v>159.36699999999999</c:v>
                      </c:pt>
                      <c:pt idx="2024" formatCode="General">
                        <c:v>159.37700000000001</c:v>
                      </c:pt>
                      <c:pt idx="2025" formatCode="General">
                        <c:v>159.387</c:v>
                      </c:pt>
                      <c:pt idx="2026" formatCode="General">
                        <c:v>159.39699999999999</c:v>
                      </c:pt>
                      <c:pt idx="2027" formatCode="General">
                        <c:v>159.40700000000001</c:v>
                      </c:pt>
                      <c:pt idx="2028" formatCode="General">
                        <c:v>159.417</c:v>
                      </c:pt>
                      <c:pt idx="2029" formatCode="General">
                        <c:v>159.42699999999999</c:v>
                      </c:pt>
                      <c:pt idx="2030" formatCode="General">
                        <c:v>159.43700000000001</c:v>
                      </c:pt>
                      <c:pt idx="2031" formatCode="General">
                        <c:v>159.447</c:v>
                      </c:pt>
                      <c:pt idx="2032" formatCode="General">
                        <c:v>159.45699999999999</c:v>
                      </c:pt>
                      <c:pt idx="2033" formatCode="General">
                        <c:v>159.46700000000001</c:v>
                      </c:pt>
                      <c:pt idx="2034" formatCode="General">
                        <c:v>159.477</c:v>
                      </c:pt>
                      <c:pt idx="2035" formatCode="General">
                        <c:v>159.48699999999999</c:v>
                      </c:pt>
                      <c:pt idx="2036" formatCode="General">
                        <c:v>159.49700000000001</c:v>
                      </c:pt>
                      <c:pt idx="2037" formatCode="General">
                        <c:v>159.50700000000001</c:v>
                      </c:pt>
                      <c:pt idx="2038" formatCode="General">
                        <c:v>159.517</c:v>
                      </c:pt>
                      <c:pt idx="2039" formatCode="General">
                        <c:v>159.52699999999999</c:v>
                      </c:pt>
                      <c:pt idx="2040" formatCode="General">
                        <c:v>159.53700000000001</c:v>
                      </c:pt>
                      <c:pt idx="2041" formatCode="General">
                        <c:v>159.547</c:v>
                      </c:pt>
                      <c:pt idx="2042" formatCode="General">
                        <c:v>159.55699999999999</c:v>
                      </c:pt>
                      <c:pt idx="2043" formatCode="General">
                        <c:v>159.56700000000001</c:v>
                      </c:pt>
                      <c:pt idx="2044" formatCode="General">
                        <c:v>159.577</c:v>
                      </c:pt>
                      <c:pt idx="2045" formatCode="General">
                        <c:v>159.58699999999999</c:v>
                      </c:pt>
                      <c:pt idx="2046" formatCode="General">
                        <c:v>159.59700000000001</c:v>
                      </c:pt>
                      <c:pt idx="2047" formatCode="General">
                        <c:v>159.607</c:v>
                      </c:pt>
                      <c:pt idx="2048" formatCode="General">
                        <c:v>159.61699999999999</c:v>
                      </c:pt>
                      <c:pt idx="2049" formatCode="General">
                        <c:v>159.62700000000001</c:v>
                      </c:pt>
                      <c:pt idx="2050" formatCode="General">
                        <c:v>159.637</c:v>
                      </c:pt>
                      <c:pt idx="2051" formatCode="General">
                        <c:v>159.64699999999999</c:v>
                      </c:pt>
                      <c:pt idx="2052" formatCode="General">
                        <c:v>159.65700000000001</c:v>
                      </c:pt>
                      <c:pt idx="2053" formatCode="General">
                        <c:v>159.667</c:v>
                      </c:pt>
                      <c:pt idx="2054" formatCode="General">
                        <c:v>159.67699999999999</c:v>
                      </c:pt>
                      <c:pt idx="2055" formatCode="General">
                        <c:v>159.68700000000001</c:v>
                      </c:pt>
                      <c:pt idx="2056" formatCode="General">
                        <c:v>159.697</c:v>
                      </c:pt>
                      <c:pt idx="2057" formatCode="General">
                        <c:v>159.70699999999999</c:v>
                      </c:pt>
                      <c:pt idx="2058" formatCode="General">
                        <c:v>159.71700000000001</c:v>
                      </c:pt>
                      <c:pt idx="2059" formatCode="General">
                        <c:v>159.727</c:v>
                      </c:pt>
                      <c:pt idx="2060" formatCode="General">
                        <c:v>159.73699999999999</c:v>
                      </c:pt>
                      <c:pt idx="2061" formatCode="General">
                        <c:v>159.74700000000001</c:v>
                      </c:pt>
                      <c:pt idx="2062" formatCode="General">
                        <c:v>159.75700000000001</c:v>
                      </c:pt>
                      <c:pt idx="2063" formatCode="General">
                        <c:v>159.767</c:v>
                      </c:pt>
                      <c:pt idx="2064" formatCode="General">
                        <c:v>159.77699999999999</c:v>
                      </c:pt>
                      <c:pt idx="2065" formatCode="General">
                        <c:v>159.78700000000001</c:v>
                      </c:pt>
                      <c:pt idx="2066" formatCode="General">
                        <c:v>159.797</c:v>
                      </c:pt>
                      <c:pt idx="2067" formatCode="General">
                        <c:v>159.80699999999999</c:v>
                      </c:pt>
                      <c:pt idx="2068" formatCode="General">
                        <c:v>159.81700000000001</c:v>
                      </c:pt>
                      <c:pt idx="2069" formatCode="General">
                        <c:v>159.827</c:v>
                      </c:pt>
                      <c:pt idx="2070" formatCode="General">
                        <c:v>159.83699999999999</c:v>
                      </c:pt>
                      <c:pt idx="2071" formatCode="General">
                        <c:v>159.84700000000001</c:v>
                      </c:pt>
                      <c:pt idx="2072" formatCode="General">
                        <c:v>159.857</c:v>
                      </c:pt>
                      <c:pt idx="2073" formatCode="General">
                        <c:v>159.86699999999999</c:v>
                      </c:pt>
                      <c:pt idx="2074" formatCode="General">
                        <c:v>159.87700000000001</c:v>
                      </c:pt>
                      <c:pt idx="2075" formatCode="General">
                        <c:v>159.887</c:v>
                      </c:pt>
                      <c:pt idx="2076" formatCode="General">
                        <c:v>159.89699999999999</c:v>
                      </c:pt>
                      <c:pt idx="2077" formatCode="General">
                        <c:v>159.90700000000001</c:v>
                      </c:pt>
                      <c:pt idx="2078" formatCode="General">
                        <c:v>159.917</c:v>
                      </c:pt>
                      <c:pt idx="2079" formatCode="General">
                        <c:v>159.92699999999999</c:v>
                      </c:pt>
                      <c:pt idx="2080" formatCode="General">
                        <c:v>159.93700000000001</c:v>
                      </c:pt>
                      <c:pt idx="2081" formatCode="General">
                        <c:v>159.947</c:v>
                      </c:pt>
                      <c:pt idx="2082" formatCode="General">
                        <c:v>159.95699999999999</c:v>
                      </c:pt>
                      <c:pt idx="2083" formatCode="General">
                        <c:v>159.96700000000001</c:v>
                      </c:pt>
                      <c:pt idx="2084" formatCode="General">
                        <c:v>159.977</c:v>
                      </c:pt>
                      <c:pt idx="2085" formatCode="General">
                        <c:v>159.98699999999999</c:v>
                      </c:pt>
                      <c:pt idx="2086" formatCode="General">
                        <c:v>159.99700000000001</c:v>
                      </c:pt>
                      <c:pt idx="2087" formatCode="General">
                        <c:v>160.00700000000001</c:v>
                      </c:pt>
                      <c:pt idx="2088" formatCode="General">
                        <c:v>160.017</c:v>
                      </c:pt>
                      <c:pt idx="2089" formatCode="General">
                        <c:v>160.02699999999999</c:v>
                      </c:pt>
                      <c:pt idx="2090" formatCode="General">
                        <c:v>160.03700000000001</c:v>
                      </c:pt>
                      <c:pt idx="2091" formatCode="General">
                        <c:v>160.047</c:v>
                      </c:pt>
                      <c:pt idx="2092" formatCode="General">
                        <c:v>160.05699999999999</c:v>
                      </c:pt>
                      <c:pt idx="2093" formatCode="General">
                        <c:v>160.06700000000001</c:v>
                      </c:pt>
                      <c:pt idx="2094" formatCode="General">
                        <c:v>160.077</c:v>
                      </c:pt>
                      <c:pt idx="2095" formatCode="General">
                        <c:v>160.08699999999999</c:v>
                      </c:pt>
                      <c:pt idx="2096" formatCode="General">
                        <c:v>160.09700000000001</c:v>
                      </c:pt>
                      <c:pt idx="2097" formatCode="General">
                        <c:v>160.107</c:v>
                      </c:pt>
                      <c:pt idx="2098" formatCode="General">
                        <c:v>160.11699999999999</c:v>
                      </c:pt>
                      <c:pt idx="2099" formatCode="General">
                        <c:v>160.12700000000001</c:v>
                      </c:pt>
                      <c:pt idx="2100" formatCode="General">
                        <c:v>160.137</c:v>
                      </c:pt>
                      <c:pt idx="2101" formatCode="General">
                        <c:v>160.14699999999999</c:v>
                      </c:pt>
                      <c:pt idx="2102" formatCode="General">
                        <c:v>160.15700000000001</c:v>
                      </c:pt>
                      <c:pt idx="2103" formatCode="General">
                        <c:v>160.167</c:v>
                      </c:pt>
                      <c:pt idx="2104" formatCode="General">
                        <c:v>160.17699999999999</c:v>
                      </c:pt>
                      <c:pt idx="2105" formatCode="General">
                        <c:v>160.18700000000001</c:v>
                      </c:pt>
                      <c:pt idx="2106" formatCode="General">
                        <c:v>160.197</c:v>
                      </c:pt>
                      <c:pt idx="2107" formatCode="General">
                        <c:v>160.20699999999999</c:v>
                      </c:pt>
                      <c:pt idx="2108" formatCode="General">
                        <c:v>160.21700000000001</c:v>
                      </c:pt>
                      <c:pt idx="2109" formatCode="General">
                        <c:v>160.227</c:v>
                      </c:pt>
                      <c:pt idx="2110" formatCode="General">
                        <c:v>160.23699999999999</c:v>
                      </c:pt>
                      <c:pt idx="2111" formatCode="General">
                        <c:v>160.24700000000001</c:v>
                      </c:pt>
                      <c:pt idx="2112" formatCode="General">
                        <c:v>160.25700000000001</c:v>
                      </c:pt>
                      <c:pt idx="2113" formatCode="General">
                        <c:v>160.267</c:v>
                      </c:pt>
                      <c:pt idx="2114" formatCode="General">
                        <c:v>160.27699999999999</c:v>
                      </c:pt>
                      <c:pt idx="2115" formatCode="General">
                        <c:v>160.28700000000001</c:v>
                      </c:pt>
                      <c:pt idx="2116" formatCode="General">
                        <c:v>160.297</c:v>
                      </c:pt>
                      <c:pt idx="2117" formatCode="General">
                        <c:v>160.30699999999999</c:v>
                      </c:pt>
                      <c:pt idx="2118" formatCode="General">
                        <c:v>160.31700000000001</c:v>
                      </c:pt>
                      <c:pt idx="2119" formatCode="General">
                        <c:v>160.327</c:v>
                      </c:pt>
                      <c:pt idx="2120" formatCode="General">
                        <c:v>160.33699999999999</c:v>
                      </c:pt>
                      <c:pt idx="2121" formatCode="General">
                        <c:v>160.34700000000001</c:v>
                      </c:pt>
                      <c:pt idx="2122" formatCode="General">
                        <c:v>160.357</c:v>
                      </c:pt>
                      <c:pt idx="2123" formatCode="General">
                        <c:v>160.36699999999999</c:v>
                      </c:pt>
                      <c:pt idx="2124" formatCode="General">
                        <c:v>160.37700000000001</c:v>
                      </c:pt>
                      <c:pt idx="2125" formatCode="General">
                        <c:v>160.387</c:v>
                      </c:pt>
                      <c:pt idx="2126" formatCode="General">
                        <c:v>160.39699999999999</c:v>
                      </c:pt>
                      <c:pt idx="2127" formatCode="General">
                        <c:v>160.40700000000001</c:v>
                      </c:pt>
                      <c:pt idx="2128" formatCode="General">
                        <c:v>160.417</c:v>
                      </c:pt>
                      <c:pt idx="2129" formatCode="General">
                        <c:v>160.42699999999999</c:v>
                      </c:pt>
                      <c:pt idx="2130" formatCode="General">
                        <c:v>160.43700000000001</c:v>
                      </c:pt>
                      <c:pt idx="2131" formatCode="General">
                        <c:v>160.447</c:v>
                      </c:pt>
                      <c:pt idx="2132" formatCode="General">
                        <c:v>160.45699999999999</c:v>
                      </c:pt>
                      <c:pt idx="2133" formatCode="General">
                        <c:v>160.46700000000001</c:v>
                      </c:pt>
                      <c:pt idx="2134" formatCode="General">
                        <c:v>160.477</c:v>
                      </c:pt>
                      <c:pt idx="2135" formatCode="General">
                        <c:v>160.48699999999999</c:v>
                      </c:pt>
                      <c:pt idx="2136" formatCode="General">
                        <c:v>160.49700000000001</c:v>
                      </c:pt>
                      <c:pt idx="2137" formatCode="General">
                        <c:v>160.50700000000001</c:v>
                      </c:pt>
                      <c:pt idx="2138" formatCode="General">
                        <c:v>160.517</c:v>
                      </c:pt>
                      <c:pt idx="2139" formatCode="General">
                        <c:v>160.52699999999999</c:v>
                      </c:pt>
                      <c:pt idx="2140" formatCode="General">
                        <c:v>160.53700000000001</c:v>
                      </c:pt>
                      <c:pt idx="2141" formatCode="General">
                        <c:v>160.547</c:v>
                      </c:pt>
                      <c:pt idx="2142" formatCode="General">
                        <c:v>160.55699999999999</c:v>
                      </c:pt>
                      <c:pt idx="2143" formatCode="General">
                        <c:v>160.56700000000001</c:v>
                      </c:pt>
                      <c:pt idx="2144" formatCode="General">
                        <c:v>160.577</c:v>
                      </c:pt>
                      <c:pt idx="2145" formatCode="General">
                        <c:v>160.58699999999999</c:v>
                      </c:pt>
                      <c:pt idx="2146" formatCode="General">
                        <c:v>160.59700000000001</c:v>
                      </c:pt>
                      <c:pt idx="2147" formatCode="General">
                        <c:v>160.607</c:v>
                      </c:pt>
                      <c:pt idx="2148" formatCode="General">
                        <c:v>160.61699999999999</c:v>
                      </c:pt>
                      <c:pt idx="2149" formatCode="General">
                        <c:v>160.62700000000001</c:v>
                      </c:pt>
                      <c:pt idx="2150" formatCode="General">
                        <c:v>160.637</c:v>
                      </c:pt>
                      <c:pt idx="2151" formatCode="General">
                        <c:v>160.64699999999999</c:v>
                      </c:pt>
                      <c:pt idx="2152" formatCode="General">
                        <c:v>160.65700000000001</c:v>
                      </c:pt>
                      <c:pt idx="2153" formatCode="General">
                        <c:v>160.667</c:v>
                      </c:pt>
                      <c:pt idx="2154" formatCode="General">
                        <c:v>160.67699999999999</c:v>
                      </c:pt>
                      <c:pt idx="2155" formatCode="General">
                        <c:v>160.68700000000001</c:v>
                      </c:pt>
                      <c:pt idx="2156" formatCode="General">
                        <c:v>160.697</c:v>
                      </c:pt>
                      <c:pt idx="2157" formatCode="General">
                        <c:v>160.70699999999999</c:v>
                      </c:pt>
                      <c:pt idx="2158" formatCode="General">
                        <c:v>160.71700000000001</c:v>
                      </c:pt>
                      <c:pt idx="2159" formatCode="General">
                        <c:v>160.727</c:v>
                      </c:pt>
                      <c:pt idx="2160" formatCode="General">
                        <c:v>160.73699999999999</c:v>
                      </c:pt>
                      <c:pt idx="2161" formatCode="General">
                        <c:v>160.74700000000001</c:v>
                      </c:pt>
                      <c:pt idx="2162" formatCode="General">
                        <c:v>160.75700000000001</c:v>
                      </c:pt>
                      <c:pt idx="2163" formatCode="General">
                        <c:v>160.767</c:v>
                      </c:pt>
                      <c:pt idx="2164" formatCode="General">
                        <c:v>160.77699999999999</c:v>
                      </c:pt>
                      <c:pt idx="2165" formatCode="General">
                        <c:v>160.78700000000001</c:v>
                      </c:pt>
                      <c:pt idx="2166" formatCode="General">
                        <c:v>160.797</c:v>
                      </c:pt>
                      <c:pt idx="2167" formatCode="General">
                        <c:v>160.80699999999999</c:v>
                      </c:pt>
                      <c:pt idx="2168" formatCode="General">
                        <c:v>160.81700000000001</c:v>
                      </c:pt>
                      <c:pt idx="2169" formatCode="General">
                        <c:v>160.827</c:v>
                      </c:pt>
                      <c:pt idx="2170" formatCode="General">
                        <c:v>160.83699999999999</c:v>
                      </c:pt>
                      <c:pt idx="2171" formatCode="General">
                        <c:v>160.84700000000001</c:v>
                      </c:pt>
                      <c:pt idx="2172" formatCode="General">
                        <c:v>160.857</c:v>
                      </c:pt>
                      <c:pt idx="2173" formatCode="General">
                        <c:v>160.86699999999999</c:v>
                      </c:pt>
                      <c:pt idx="2174" formatCode="General">
                        <c:v>160.87700000000001</c:v>
                      </c:pt>
                      <c:pt idx="2175" formatCode="General">
                        <c:v>160.887</c:v>
                      </c:pt>
                      <c:pt idx="2176" formatCode="General">
                        <c:v>160.89699999999999</c:v>
                      </c:pt>
                      <c:pt idx="2177" formatCode="General">
                        <c:v>160.90700000000001</c:v>
                      </c:pt>
                      <c:pt idx="2178" formatCode="General">
                        <c:v>160.917</c:v>
                      </c:pt>
                      <c:pt idx="2179" formatCode="General">
                        <c:v>160.92699999999999</c:v>
                      </c:pt>
                      <c:pt idx="2180" formatCode="General">
                        <c:v>160.93700000000001</c:v>
                      </c:pt>
                      <c:pt idx="2181" formatCode="General">
                        <c:v>160.947</c:v>
                      </c:pt>
                      <c:pt idx="2182" formatCode="General">
                        <c:v>160.95699999999999</c:v>
                      </c:pt>
                      <c:pt idx="2183" formatCode="General">
                        <c:v>160.96700000000001</c:v>
                      </c:pt>
                      <c:pt idx="2184" formatCode="General">
                        <c:v>160.977</c:v>
                      </c:pt>
                      <c:pt idx="2185" formatCode="General">
                        <c:v>160.98699999999999</c:v>
                      </c:pt>
                      <c:pt idx="2186" formatCode="General">
                        <c:v>160.99700000000001</c:v>
                      </c:pt>
                      <c:pt idx="2187" formatCode="General">
                        <c:v>161.00700000000001</c:v>
                      </c:pt>
                      <c:pt idx="2188" formatCode="General">
                        <c:v>161.017</c:v>
                      </c:pt>
                      <c:pt idx="2189" formatCode="General">
                        <c:v>161.02699999999999</c:v>
                      </c:pt>
                      <c:pt idx="2190" formatCode="General">
                        <c:v>161.03700000000001</c:v>
                      </c:pt>
                      <c:pt idx="2191" formatCode="General">
                        <c:v>161.047</c:v>
                      </c:pt>
                      <c:pt idx="2192" formatCode="General">
                        <c:v>161.05699999999999</c:v>
                      </c:pt>
                      <c:pt idx="2193" formatCode="General">
                        <c:v>161.06700000000001</c:v>
                      </c:pt>
                      <c:pt idx="2194" formatCode="General">
                        <c:v>161.077</c:v>
                      </c:pt>
                      <c:pt idx="2195" formatCode="General">
                        <c:v>161.08699999999999</c:v>
                      </c:pt>
                      <c:pt idx="2196" formatCode="General">
                        <c:v>161.09700000000001</c:v>
                      </c:pt>
                      <c:pt idx="2197" formatCode="General">
                        <c:v>161.107</c:v>
                      </c:pt>
                      <c:pt idx="2198" formatCode="General">
                        <c:v>161.11699999999999</c:v>
                      </c:pt>
                      <c:pt idx="2199" formatCode="General">
                        <c:v>161.12700000000001</c:v>
                      </c:pt>
                      <c:pt idx="2200" formatCode="General">
                        <c:v>161.137</c:v>
                      </c:pt>
                      <c:pt idx="2201" formatCode="General">
                        <c:v>161.14699999999999</c:v>
                      </c:pt>
                      <c:pt idx="2202" formatCode="General">
                        <c:v>161.15700000000001</c:v>
                      </c:pt>
                      <c:pt idx="2203" formatCode="General">
                        <c:v>161.167</c:v>
                      </c:pt>
                      <c:pt idx="2204" formatCode="General">
                        <c:v>161.17699999999999</c:v>
                      </c:pt>
                      <c:pt idx="2205" formatCode="General">
                        <c:v>161.18700000000001</c:v>
                      </c:pt>
                      <c:pt idx="2206" formatCode="General">
                        <c:v>161.197</c:v>
                      </c:pt>
                      <c:pt idx="2207" formatCode="General">
                        <c:v>161.20699999999999</c:v>
                      </c:pt>
                      <c:pt idx="2208" formatCode="General">
                        <c:v>161.21700000000001</c:v>
                      </c:pt>
                      <c:pt idx="2209" formatCode="General">
                        <c:v>161.227</c:v>
                      </c:pt>
                      <c:pt idx="2210" formatCode="General">
                        <c:v>161.23699999999999</c:v>
                      </c:pt>
                      <c:pt idx="2211" formatCode="General">
                        <c:v>161.24700000000001</c:v>
                      </c:pt>
                      <c:pt idx="2212" formatCode="General">
                        <c:v>161.25700000000001</c:v>
                      </c:pt>
                      <c:pt idx="2213" formatCode="General">
                        <c:v>161.267</c:v>
                      </c:pt>
                      <c:pt idx="2214" formatCode="General">
                        <c:v>161.27699999999999</c:v>
                      </c:pt>
                      <c:pt idx="2215" formatCode="General">
                        <c:v>161.28700000000001</c:v>
                      </c:pt>
                      <c:pt idx="2216" formatCode="General">
                        <c:v>161.297</c:v>
                      </c:pt>
                      <c:pt idx="2217" formatCode="General">
                        <c:v>161.30699999999999</c:v>
                      </c:pt>
                      <c:pt idx="2218" formatCode="General">
                        <c:v>161.31700000000001</c:v>
                      </c:pt>
                      <c:pt idx="2219" formatCode="General">
                        <c:v>161.327</c:v>
                      </c:pt>
                      <c:pt idx="2220" formatCode="General">
                        <c:v>161.33699999999999</c:v>
                      </c:pt>
                      <c:pt idx="2221" formatCode="General">
                        <c:v>161.34700000000001</c:v>
                      </c:pt>
                      <c:pt idx="2222" formatCode="General">
                        <c:v>161.357</c:v>
                      </c:pt>
                      <c:pt idx="2223" formatCode="General">
                        <c:v>161.36699999999999</c:v>
                      </c:pt>
                      <c:pt idx="2224" formatCode="General">
                        <c:v>161.37700000000001</c:v>
                      </c:pt>
                      <c:pt idx="2225" formatCode="General">
                        <c:v>161.387</c:v>
                      </c:pt>
                      <c:pt idx="2226" formatCode="General">
                        <c:v>161.39699999999999</c:v>
                      </c:pt>
                      <c:pt idx="2227" formatCode="General">
                        <c:v>161.40700000000001</c:v>
                      </c:pt>
                      <c:pt idx="2228" formatCode="General">
                        <c:v>161.417</c:v>
                      </c:pt>
                      <c:pt idx="2229" formatCode="General">
                        <c:v>161.42699999999999</c:v>
                      </c:pt>
                      <c:pt idx="2230" formatCode="General">
                        <c:v>161.43700000000001</c:v>
                      </c:pt>
                      <c:pt idx="2231" formatCode="General">
                        <c:v>161.447</c:v>
                      </c:pt>
                      <c:pt idx="2232" formatCode="General">
                        <c:v>161.45699999999999</c:v>
                      </c:pt>
                      <c:pt idx="2233" formatCode="General">
                        <c:v>161.46700000000001</c:v>
                      </c:pt>
                      <c:pt idx="2234" formatCode="General">
                        <c:v>161.477</c:v>
                      </c:pt>
                      <c:pt idx="2235" formatCode="General">
                        <c:v>161.48699999999999</c:v>
                      </c:pt>
                      <c:pt idx="2236" formatCode="General">
                        <c:v>161.49700000000001</c:v>
                      </c:pt>
                      <c:pt idx="2237" formatCode="General">
                        <c:v>161.50700000000001</c:v>
                      </c:pt>
                      <c:pt idx="2238" formatCode="General">
                        <c:v>161.517</c:v>
                      </c:pt>
                      <c:pt idx="2239" formatCode="General">
                        <c:v>161.52699999999999</c:v>
                      </c:pt>
                      <c:pt idx="2240" formatCode="General">
                        <c:v>161.53700000000001</c:v>
                      </c:pt>
                      <c:pt idx="2241" formatCode="General">
                        <c:v>161.547</c:v>
                      </c:pt>
                      <c:pt idx="2242" formatCode="General">
                        <c:v>161.55699999999999</c:v>
                      </c:pt>
                      <c:pt idx="2243" formatCode="General">
                        <c:v>161.56700000000001</c:v>
                      </c:pt>
                      <c:pt idx="2244" formatCode="General">
                        <c:v>161.577</c:v>
                      </c:pt>
                      <c:pt idx="2245" formatCode="General">
                        <c:v>161.58699999999999</c:v>
                      </c:pt>
                      <c:pt idx="2246" formatCode="General">
                        <c:v>161.59700000000001</c:v>
                      </c:pt>
                      <c:pt idx="2247" formatCode="General">
                        <c:v>161.607</c:v>
                      </c:pt>
                      <c:pt idx="2248" formatCode="General">
                        <c:v>161.61699999999999</c:v>
                      </c:pt>
                      <c:pt idx="2249" formatCode="General">
                        <c:v>161.62700000000001</c:v>
                      </c:pt>
                      <c:pt idx="2250" formatCode="General">
                        <c:v>161.637</c:v>
                      </c:pt>
                      <c:pt idx="2251" formatCode="General">
                        <c:v>161.64699999999999</c:v>
                      </c:pt>
                      <c:pt idx="2252" formatCode="General">
                        <c:v>161.65700000000001</c:v>
                      </c:pt>
                      <c:pt idx="2253" formatCode="General">
                        <c:v>161.667</c:v>
                      </c:pt>
                      <c:pt idx="2254" formatCode="General">
                        <c:v>161.67699999999999</c:v>
                      </c:pt>
                      <c:pt idx="2255" formatCode="General">
                        <c:v>161.68700000000001</c:v>
                      </c:pt>
                      <c:pt idx="2256" formatCode="General">
                        <c:v>161.697</c:v>
                      </c:pt>
                      <c:pt idx="2257" formatCode="General">
                        <c:v>161.70699999999999</c:v>
                      </c:pt>
                      <c:pt idx="2258" formatCode="General">
                        <c:v>161.71700000000001</c:v>
                      </c:pt>
                      <c:pt idx="2259" formatCode="General">
                        <c:v>161.727</c:v>
                      </c:pt>
                      <c:pt idx="2260" formatCode="General">
                        <c:v>161.73699999999999</c:v>
                      </c:pt>
                      <c:pt idx="2261" formatCode="General">
                        <c:v>161.74700000000001</c:v>
                      </c:pt>
                      <c:pt idx="2262" formatCode="General">
                        <c:v>161.75700000000001</c:v>
                      </c:pt>
                      <c:pt idx="2263" formatCode="General">
                        <c:v>161.767</c:v>
                      </c:pt>
                      <c:pt idx="2264" formatCode="General">
                        <c:v>161.77699999999999</c:v>
                      </c:pt>
                      <c:pt idx="2265" formatCode="General">
                        <c:v>161.78700000000001</c:v>
                      </c:pt>
                      <c:pt idx="2266" formatCode="General">
                        <c:v>161.797</c:v>
                      </c:pt>
                      <c:pt idx="2267" formatCode="General">
                        <c:v>161.80699999999999</c:v>
                      </c:pt>
                      <c:pt idx="2268" formatCode="General">
                        <c:v>161.81700000000001</c:v>
                      </c:pt>
                      <c:pt idx="2269" formatCode="General">
                        <c:v>161.827</c:v>
                      </c:pt>
                      <c:pt idx="2270" formatCode="General">
                        <c:v>161.83699999999999</c:v>
                      </c:pt>
                      <c:pt idx="2271" formatCode="General">
                        <c:v>161.84700000000001</c:v>
                      </c:pt>
                      <c:pt idx="2272" formatCode="General">
                        <c:v>161.857</c:v>
                      </c:pt>
                      <c:pt idx="2273" formatCode="General">
                        <c:v>161.86699999999999</c:v>
                      </c:pt>
                      <c:pt idx="2274" formatCode="General">
                        <c:v>161.87700000000001</c:v>
                      </c:pt>
                      <c:pt idx="2275" formatCode="General">
                        <c:v>161.887</c:v>
                      </c:pt>
                      <c:pt idx="2276" formatCode="General">
                        <c:v>161.89699999999999</c:v>
                      </c:pt>
                      <c:pt idx="2277" formatCode="General">
                        <c:v>161.90700000000001</c:v>
                      </c:pt>
                      <c:pt idx="2278" formatCode="General">
                        <c:v>161.917</c:v>
                      </c:pt>
                      <c:pt idx="2279" formatCode="General">
                        <c:v>161.92699999999999</c:v>
                      </c:pt>
                      <c:pt idx="2280" formatCode="General">
                        <c:v>161.93700000000001</c:v>
                      </c:pt>
                      <c:pt idx="2281" formatCode="General">
                        <c:v>161.947</c:v>
                      </c:pt>
                      <c:pt idx="2282" formatCode="General">
                        <c:v>161.95699999999999</c:v>
                      </c:pt>
                      <c:pt idx="2283" formatCode="General">
                        <c:v>161.96700000000001</c:v>
                      </c:pt>
                      <c:pt idx="2284" formatCode="General">
                        <c:v>161.977</c:v>
                      </c:pt>
                      <c:pt idx="2285" formatCode="General">
                        <c:v>161.98699999999999</c:v>
                      </c:pt>
                      <c:pt idx="2286" formatCode="General">
                        <c:v>161.99700000000001</c:v>
                      </c:pt>
                      <c:pt idx="2287" formatCode="General">
                        <c:v>162.00700000000001</c:v>
                      </c:pt>
                      <c:pt idx="2288" formatCode="General">
                        <c:v>162.017</c:v>
                      </c:pt>
                      <c:pt idx="2289" formatCode="General">
                        <c:v>162.02699999999999</c:v>
                      </c:pt>
                      <c:pt idx="2290" formatCode="General">
                        <c:v>162.03700000000001</c:v>
                      </c:pt>
                      <c:pt idx="2291" formatCode="General">
                        <c:v>162.047</c:v>
                      </c:pt>
                      <c:pt idx="2292" formatCode="General">
                        <c:v>162.05699999999999</c:v>
                      </c:pt>
                      <c:pt idx="2293" formatCode="General">
                        <c:v>162.06700000000001</c:v>
                      </c:pt>
                      <c:pt idx="2294" formatCode="General">
                        <c:v>162.077</c:v>
                      </c:pt>
                      <c:pt idx="2295" formatCode="General">
                        <c:v>162.08699999999999</c:v>
                      </c:pt>
                      <c:pt idx="2296" formatCode="General">
                        <c:v>162.09700000000001</c:v>
                      </c:pt>
                      <c:pt idx="2297" formatCode="General">
                        <c:v>162.107</c:v>
                      </c:pt>
                      <c:pt idx="2298" formatCode="General">
                        <c:v>162.11699999999999</c:v>
                      </c:pt>
                      <c:pt idx="2299" formatCode="General">
                        <c:v>162.12700000000001</c:v>
                      </c:pt>
                      <c:pt idx="2300" formatCode="General">
                        <c:v>162.137</c:v>
                      </c:pt>
                      <c:pt idx="2301" formatCode="General">
                        <c:v>162.14699999999999</c:v>
                      </c:pt>
                      <c:pt idx="2302" formatCode="General">
                        <c:v>162.15700000000001</c:v>
                      </c:pt>
                      <c:pt idx="2303" formatCode="General">
                        <c:v>162.167</c:v>
                      </c:pt>
                      <c:pt idx="2304" formatCode="General">
                        <c:v>162.17699999999999</c:v>
                      </c:pt>
                      <c:pt idx="2305" formatCode="General">
                        <c:v>162.18700000000001</c:v>
                      </c:pt>
                      <c:pt idx="2306" formatCode="General">
                        <c:v>162.197</c:v>
                      </c:pt>
                      <c:pt idx="2307" formatCode="General">
                        <c:v>162.20699999999999</c:v>
                      </c:pt>
                      <c:pt idx="2308" formatCode="General">
                        <c:v>162.21700000000001</c:v>
                      </c:pt>
                      <c:pt idx="2309" formatCode="General">
                        <c:v>162.227</c:v>
                      </c:pt>
                      <c:pt idx="2310" formatCode="General">
                        <c:v>162.23699999999999</c:v>
                      </c:pt>
                      <c:pt idx="2311" formatCode="General">
                        <c:v>162.24700000000001</c:v>
                      </c:pt>
                      <c:pt idx="2312" formatCode="General">
                        <c:v>162.25700000000001</c:v>
                      </c:pt>
                      <c:pt idx="2313" formatCode="General">
                        <c:v>162.267</c:v>
                      </c:pt>
                      <c:pt idx="2314" formatCode="General">
                        <c:v>162.27699999999999</c:v>
                      </c:pt>
                      <c:pt idx="2315" formatCode="General">
                        <c:v>162.28700000000001</c:v>
                      </c:pt>
                      <c:pt idx="2316" formatCode="General">
                        <c:v>162.297</c:v>
                      </c:pt>
                      <c:pt idx="2317" formatCode="General">
                        <c:v>162.30699999999999</c:v>
                      </c:pt>
                      <c:pt idx="2318" formatCode="General">
                        <c:v>162.31700000000001</c:v>
                      </c:pt>
                      <c:pt idx="2319" formatCode="General">
                        <c:v>162.327</c:v>
                      </c:pt>
                      <c:pt idx="2320" formatCode="General">
                        <c:v>162.33699999999999</c:v>
                      </c:pt>
                      <c:pt idx="2321" formatCode="General">
                        <c:v>162.34700000000001</c:v>
                      </c:pt>
                      <c:pt idx="2322" formatCode="General">
                        <c:v>162.357</c:v>
                      </c:pt>
                      <c:pt idx="2323" formatCode="General">
                        <c:v>162.36699999999999</c:v>
                      </c:pt>
                      <c:pt idx="2324" formatCode="General">
                        <c:v>162.37700000000001</c:v>
                      </c:pt>
                      <c:pt idx="2325" formatCode="General">
                        <c:v>162.387</c:v>
                      </c:pt>
                      <c:pt idx="2326" formatCode="General">
                        <c:v>162.39699999999999</c:v>
                      </c:pt>
                      <c:pt idx="2327" formatCode="General">
                        <c:v>162.40700000000001</c:v>
                      </c:pt>
                      <c:pt idx="2328" formatCode="General">
                        <c:v>162.417</c:v>
                      </c:pt>
                      <c:pt idx="2329" formatCode="General">
                        <c:v>162.42699999999999</c:v>
                      </c:pt>
                      <c:pt idx="2330" formatCode="General">
                        <c:v>162.43700000000001</c:v>
                      </c:pt>
                      <c:pt idx="2331" formatCode="General">
                        <c:v>162.447</c:v>
                      </c:pt>
                      <c:pt idx="2332" formatCode="General">
                        <c:v>162.45699999999999</c:v>
                      </c:pt>
                      <c:pt idx="2333" formatCode="General">
                        <c:v>162.46700000000001</c:v>
                      </c:pt>
                      <c:pt idx="2334" formatCode="General">
                        <c:v>162.477</c:v>
                      </c:pt>
                      <c:pt idx="2335" formatCode="General">
                        <c:v>162.48699999999999</c:v>
                      </c:pt>
                      <c:pt idx="2336" formatCode="General">
                        <c:v>162.49700000000001</c:v>
                      </c:pt>
                      <c:pt idx="2337" formatCode="General">
                        <c:v>162.50700000000001</c:v>
                      </c:pt>
                      <c:pt idx="2338" formatCode="General">
                        <c:v>162.517</c:v>
                      </c:pt>
                      <c:pt idx="2339" formatCode="General">
                        <c:v>162.52699999999999</c:v>
                      </c:pt>
                      <c:pt idx="2340" formatCode="General">
                        <c:v>162.53700000000001</c:v>
                      </c:pt>
                      <c:pt idx="2341" formatCode="General">
                        <c:v>162.547</c:v>
                      </c:pt>
                      <c:pt idx="2342" formatCode="General">
                        <c:v>162.55699999999999</c:v>
                      </c:pt>
                      <c:pt idx="2343" formatCode="General">
                        <c:v>162.56700000000001</c:v>
                      </c:pt>
                      <c:pt idx="2344" formatCode="General">
                        <c:v>162.577</c:v>
                      </c:pt>
                      <c:pt idx="2345" formatCode="General">
                        <c:v>162.58699999999999</c:v>
                      </c:pt>
                      <c:pt idx="2346" formatCode="General">
                        <c:v>162.59700000000001</c:v>
                      </c:pt>
                      <c:pt idx="2347" formatCode="General">
                        <c:v>162.607</c:v>
                      </c:pt>
                      <c:pt idx="2348" formatCode="General">
                        <c:v>162.61699999999999</c:v>
                      </c:pt>
                      <c:pt idx="2349" formatCode="General">
                        <c:v>162.62700000000001</c:v>
                      </c:pt>
                      <c:pt idx="2350" formatCode="General">
                        <c:v>162.637</c:v>
                      </c:pt>
                      <c:pt idx="2351" formatCode="General">
                        <c:v>162.64699999999999</c:v>
                      </c:pt>
                      <c:pt idx="2352" formatCode="General">
                        <c:v>162.65700000000001</c:v>
                      </c:pt>
                      <c:pt idx="2353" formatCode="General">
                        <c:v>162.667</c:v>
                      </c:pt>
                      <c:pt idx="2354" formatCode="General">
                        <c:v>162.67699999999999</c:v>
                      </c:pt>
                      <c:pt idx="2355" formatCode="General">
                        <c:v>162.68700000000001</c:v>
                      </c:pt>
                      <c:pt idx="2356" formatCode="General">
                        <c:v>162.697</c:v>
                      </c:pt>
                      <c:pt idx="2357" formatCode="General">
                        <c:v>162.70699999999999</c:v>
                      </c:pt>
                      <c:pt idx="2358" formatCode="General">
                        <c:v>162.71700000000001</c:v>
                      </c:pt>
                      <c:pt idx="2359" formatCode="General">
                        <c:v>162.727</c:v>
                      </c:pt>
                      <c:pt idx="2360" formatCode="General">
                        <c:v>162.73699999999999</c:v>
                      </c:pt>
                      <c:pt idx="2361" formatCode="General">
                        <c:v>162.74700000000001</c:v>
                      </c:pt>
                      <c:pt idx="2362" formatCode="General">
                        <c:v>162.75700000000001</c:v>
                      </c:pt>
                      <c:pt idx="2363" formatCode="General">
                        <c:v>162.767</c:v>
                      </c:pt>
                      <c:pt idx="2364" formatCode="General">
                        <c:v>162.77699999999999</c:v>
                      </c:pt>
                      <c:pt idx="2365" formatCode="General">
                        <c:v>162.78700000000001</c:v>
                      </c:pt>
                      <c:pt idx="2366" formatCode="General">
                        <c:v>162.797</c:v>
                      </c:pt>
                      <c:pt idx="2367" formatCode="General">
                        <c:v>162.80699999999999</c:v>
                      </c:pt>
                      <c:pt idx="2368" formatCode="General">
                        <c:v>162.81700000000001</c:v>
                      </c:pt>
                      <c:pt idx="2369" formatCode="General">
                        <c:v>162.827</c:v>
                      </c:pt>
                      <c:pt idx="2370" formatCode="General">
                        <c:v>162.83699999999999</c:v>
                      </c:pt>
                      <c:pt idx="2371" formatCode="General">
                        <c:v>162.84700000000001</c:v>
                      </c:pt>
                      <c:pt idx="2372" formatCode="General">
                        <c:v>162.857</c:v>
                      </c:pt>
                      <c:pt idx="2373" formatCode="General">
                        <c:v>162.86699999999999</c:v>
                      </c:pt>
                      <c:pt idx="2374" formatCode="General">
                        <c:v>162.87700000000001</c:v>
                      </c:pt>
                      <c:pt idx="2375" formatCode="General">
                        <c:v>162.887</c:v>
                      </c:pt>
                      <c:pt idx="2376" formatCode="General">
                        <c:v>162.89699999999999</c:v>
                      </c:pt>
                      <c:pt idx="2377" formatCode="General">
                        <c:v>162.90700000000001</c:v>
                      </c:pt>
                      <c:pt idx="2378" formatCode="General">
                        <c:v>162.917</c:v>
                      </c:pt>
                      <c:pt idx="2379" formatCode="General">
                        <c:v>162.92699999999999</c:v>
                      </c:pt>
                      <c:pt idx="2380" formatCode="General">
                        <c:v>162.93700000000001</c:v>
                      </c:pt>
                      <c:pt idx="2381" formatCode="General">
                        <c:v>162.947</c:v>
                      </c:pt>
                      <c:pt idx="2382" formatCode="General">
                        <c:v>162.95699999999999</c:v>
                      </c:pt>
                      <c:pt idx="2383" formatCode="General">
                        <c:v>162.96700000000001</c:v>
                      </c:pt>
                      <c:pt idx="2384" formatCode="General">
                        <c:v>162.977</c:v>
                      </c:pt>
                      <c:pt idx="2385" formatCode="General">
                        <c:v>162.98699999999999</c:v>
                      </c:pt>
                      <c:pt idx="2386" formatCode="General">
                        <c:v>162.99700000000001</c:v>
                      </c:pt>
                      <c:pt idx="2387" formatCode="General">
                        <c:v>163.00700000000001</c:v>
                      </c:pt>
                      <c:pt idx="2388" formatCode="General">
                        <c:v>163.017</c:v>
                      </c:pt>
                      <c:pt idx="2389" formatCode="General">
                        <c:v>163.02699999999999</c:v>
                      </c:pt>
                      <c:pt idx="2390" formatCode="General">
                        <c:v>163.03700000000001</c:v>
                      </c:pt>
                      <c:pt idx="2391" formatCode="General">
                        <c:v>163.047</c:v>
                      </c:pt>
                      <c:pt idx="2392" formatCode="General">
                        <c:v>163.05699999999999</c:v>
                      </c:pt>
                      <c:pt idx="2393" formatCode="General">
                        <c:v>163.06700000000001</c:v>
                      </c:pt>
                      <c:pt idx="2394" formatCode="General">
                        <c:v>163.077</c:v>
                      </c:pt>
                      <c:pt idx="2395" formatCode="General">
                        <c:v>163.08699999999999</c:v>
                      </c:pt>
                      <c:pt idx="2396" formatCode="General">
                        <c:v>163.09700000000001</c:v>
                      </c:pt>
                      <c:pt idx="2397" formatCode="General">
                        <c:v>163.107</c:v>
                      </c:pt>
                      <c:pt idx="2398" formatCode="General">
                        <c:v>163.11699999999999</c:v>
                      </c:pt>
                      <c:pt idx="2399" formatCode="General">
                        <c:v>163.12700000000001</c:v>
                      </c:pt>
                      <c:pt idx="2400" formatCode="General">
                        <c:v>163.137</c:v>
                      </c:pt>
                      <c:pt idx="2401" formatCode="General">
                        <c:v>163.14699999999999</c:v>
                      </c:pt>
                      <c:pt idx="2402" formatCode="General">
                        <c:v>163.15700000000001</c:v>
                      </c:pt>
                      <c:pt idx="2403" formatCode="General">
                        <c:v>163.167</c:v>
                      </c:pt>
                      <c:pt idx="2404" formatCode="General">
                        <c:v>163.17699999999999</c:v>
                      </c:pt>
                      <c:pt idx="2405" formatCode="General">
                        <c:v>163.18700000000001</c:v>
                      </c:pt>
                      <c:pt idx="2406" formatCode="General">
                        <c:v>163.197</c:v>
                      </c:pt>
                      <c:pt idx="2407" formatCode="General">
                        <c:v>163.20699999999999</c:v>
                      </c:pt>
                      <c:pt idx="2408" formatCode="General">
                        <c:v>163.21700000000001</c:v>
                      </c:pt>
                      <c:pt idx="2409" formatCode="General">
                        <c:v>163.227</c:v>
                      </c:pt>
                      <c:pt idx="2410" formatCode="General">
                        <c:v>163.23699999999999</c:v>
                      </c:pt>
                      <c:pt idx="2411" formatCode="General">
                        <c:v>163.24700000000001</c:v>
                      </c:pt>
                      <c:pt idx="2412" formatCode="General">
                        <c:v>163.25700000000001</c:v>
                      </c:pt>
                      <c:pt idx="2413" formatCode="General">
                        <c:v>163.267</c:v>
                      </c:pt>
                      <c:pt idx="2414" formatCode="General">
                        <c:v>163.27699999999999</c:v>
                      </c:pt>
                      <c:pt idx="2415" formatCode="General">
                        <c:v>163.28700000000001</c:v>
                      </c:pt>
                      <c:pt idx="2416" formatCode="General">
                        <c:v>163.297</c:v>
                      </c:pt>
                      <c:pt idx="2417" formatCode="General">
                        <c:v>163.30699999999999</c:v>
                      </c:pt>
                      <c:pt idx="2418" formatCode="General">
                        <c:v>163.31700000000001</c:v>
                      </c:pt>
                      <c:pt idx="2419" formatCode="General">
                        <c:v>163.327</c:v>
                      </c:pt>
                      <c:pt idx="2420" formatCode="General">
                        <c:v>163.33699999999999</c:v>
                      </c:pt>
                      <c:pt idx="2421" formatCode="General">
                        <c:v>163.34700000000001</c:v>
                      </c:pt>
                      <c:pt idx="2422" formatCode="General">
                        <c:v>163.357</c:v>
                      </c:pt>
                      <c:pt idx="2423" formatCode="General">
                        <c:v>163.36699999999999</c:v>
                      </c:pt>
                      <c:pt idx="2424" formatCode="General">
                        <c:v>163.37700000000001</c:v>
                      </c:pt>
                      <c:pt idx="2425" formatCode="General">
                        <c:v>163.387</c:v>
                      </c:pt>
                      <c:pt idx="2426" formatCode="General">
                        <c:v>163.39699999999999</c:v>
                      </c:pt>
                      <c:pt idx="2427" formatCode="General">
                        <c:v>163.40700000000001</c:v>
                      </c:pt>
                      <c:pt idx="2428" formatCode="General">
                        <c:v>163.417</c:v>
                      </c:pt>
                      <c:pt idx="2429" formatCode="General">
                        <c:v>163.42699999999999</c:v>
                      </c:pt>
                      <c:pt idx="2430" formatCode="General">
                        <c:v>163.43700000000001</c:v>
                      </c:pt>
                      <c:pt idx="2431" formatCode="General">
                        <c:v>163.447</c:v>
                      </c:pt>
                      <c:pt idx="2432" formatCode="General">
                        <c:v>163.45699999999999</c:v>
                      </c:pt>
                      <c:pt idx="2433" formatCode="General">
                        <c:v>163.46700000000001</c:v>
                      </c:pt>
                      <c:pt idx="2434" formatCode="General">
                        <c:v>163.477</c:v>
                      </c:pt>
                      <c:pt idx="2435" formatCode="General">
                        <c:v>163.48699999999999</c:v>
                      </c:pt>
                      <c:pt idx="2436" formatCode="General">
                        <c:v>163.49700000000001</c:v>
                      </c:pt>
                      <c:pt idx="2437" formatCode="General">
                        <c:v>163.50700000000001</c:v>
                      </c:pt>
                      <c:pt idx="2438" formatCode="General">
                        <c:v>163.517</c:v>
                      </c:pt>
                      <c:pt idx="2439" formatCode="General">
                        <c:v>163.52699999999999</c:v>
                      </c:pt>
                      <c:pt idx="2440" formatCode="General">
                        <c:v>163.53700000000001</c:v>
                      </c:pt>
                      <c:pt idx="2441" formatCode="General">
                        <c:v>163.547</c:v>
                      </c:pt>
                      <c:pt idx="2442" formatCode="General">
                        <c:v>163.55699999999999</c:v>
                      </c:pt>
                      <c:pt idx="2443" formatCode="General">
                        <c:v>163.55699999999999</c:v>
                      </c:pt>
                      <c:pt idx="2444" formatCode="General">
                        <c:v>164.55699999999999</c:v>
                      </c:pt>
                      <c:pt idx="2445" formatCode="General">
                        <c:v>165.55699999999999</c:v>
                      </c:pt>
                      <c:pt idx="2446" formatCode="General">
                        <c:v>166.55699999999999</c:v>
                      </c:pt>
                      <c:pt idx="2447" formatCode="General">
                        <c:v>167.55699999999999</c:v>
                      </c:pt>
                      <c:pt idx="2448" formatCode="General">
                        <c:v>168.55699999999999</c:v>
                      </c:pt>
                      <c:pt idx="2449" formatCode="General">
                        <c:v>169.55699999999999</c:v>
                      </c:pt>
                      <c:pt idx="2450" formatCode="General">
                        <c:v>170.55699999999999</c:v>
                      </c:pt>
                      <c:pt idx="2451" formatCode="General">
                        <c:v>171.55699999999999</c:v>
                      </c:pt>
                      <c:pt idx="2452" formatCode="General">
                        <c:v>172.55699999999999</c:v>
                      </c:pt>
                      <c:pt idx="2453" formatCode="General">
                        <c:v>173.55699999999999</c:v>
                      </c:pt>
                      <c:pt idx="2454" formatCode="General">
                        <c:v>174.55699999999999</c:v>
                      </c:pt>
                      <c:pt idx="2455" formatCode="General">
                        <c:v>175.55699999999999</c:v>
                      </c:pt>
                      <c:pt idx="2456" formatCode="General">
                        <c:v>176.55699999999999</c:v>
                      </c:pt>
                      <c:pt idx="2457" formatCode="General">
                        <c:v>177.55699999999999</c:v>
                      </c:pt>
                      <c:pt idx="2458" formatCode="General">
                        <c:v>178.55699999999999</c:v>
                      </c:pt>
                      <c:pt idx="2459" formatCode="General">
                        <c:v>179.55699999999999</c:v>
                      </c:pt>
                      <c:pt idx="2460" formatCode="General">
                        <c:v>180.55699999999999</c:v>
                      </c:pt>
                      <c:pt idx="2461" formatCode="General">
                        <c:v>181.55699999999999</c:v>
                      </c:pt>
                      <c:pt idx="2462" formatCode="General">
                        <c:v>182.55699999999999</c:v>
                      </c:pt>
                      <c:pt idx="2463" formatCode="General">
                        <c:v>183.55699999999999</c:v>
                      </c:pt>
                      <c:pt idx="2464" formatCode="General">
                        <c:v>184.55699999999999</c:v>
                      </c:pt>
                      <c:pt idx="2465" formatCode="General">
                        <c:v>185.55699999999999</c:v>
                      </c:pt>
                      <c:pt idx="2466" formatCode="General">
                        <c:v>186.55699999999999</c:v>
                      </c:pt>
                      <c:pt idx="2467" formatCode="General">
                        <c:v>187.55699999999999</c:v>
                      </c:pt>
                      <c:pt idx="2468" formatCode="General">
                        <c:v>188.55699999999999</c:v>
                      </c:pt>
                      <c:pt idx="2469" formatCode="General">
                        <c:v>189.55699999999999</c:v>
                      </c:pt>
                      <c:pt idx="2470" formatCode="General">
                        <c:v>190.55699999999999</c:v>
                      </c:pt>
                      <c:pt idx="2471" formatCode="General">
                        <c:v>191.55699999999999</c:v>
                      </c:pt>
                      <c:pt idx="2472" formatCode="General">
                        <c:v>192.55699999999999</c:v>
                      </c:pt>
                      <c:pt idx="2473" formatCode="General">
                        <c:v>193.55699999999999</c:v>
                      </c:pt>
                      <c:pt idx="2474" formatCode="General">
                        <c:v>194.55699999999999</c:v>
                      </c:pt>
                      <c:pt idx="2475" formatCode="General">
                        <c:v>195.55699999999999</c:v>
                      </c:pt>
                      <c:pt idx="2476" formatCode="General">
                        <c:v>196.55699999999999</c:v>
                      </c:pt>
                      <c:pt idx="2477" formatCode="General">
                        <c:v>197.55699999999999</c:v>
                      </c:pt>
                      <c:pt idx="2478" formatCode="General">
                        <c:v>198.55699999999999</c:v>
                      </c:pt>
                      <c:pt idx="2479" formatCode="General">
                        <c:v>199.55699999999999</c:v>
                      </c:pt>
                      <c:pt idx="2480" formatCode="General">
                        <c:v>200.55699999999999</c:v>
                      </c:pt>
                      <c:pt idx="2481" formatCode="General">
                        <c:v>201.55699999999999</c:v>
                      </c:pt>
                      <c:pt idx="2482" formatCode="General">
                        <c:v>202.55699999999999</c:v>
                      </c:pt>
                      <c:pt idx="2483" formatCode="General">
                        <c:v>203.55699999999999</c:v>
                      </c:pt>
                      <c:pt idx="2484" formatCode="General">
                        <c:v>204.55699999999999</c:v>
                      </c:pt>
                      <c:pt idx="2485" formatCode="General">
                        <c:v>205.55699999999999</c:v>
                      </c:pt>
                      <c:pt idx="2486" formatCode="General">
                        <c:v>206.55699999999999</c:v>
                      </c:pt>
                      <c:pt idx="2487" formatCode="General">
                        <c:v>207.55699999999999</c:v>
                      </c:pt>
                      <c:pt idx="2488" formatCode="General">
                        <c:v>208.55699999999999</c:v>
                      </c:pt>
                      <c:pt idx="2489" formatCode="General">
                        <c:v>209.55699999999999</c:v>
                      </c:pt>
                      <c:pt idx="2490" formatCode="General">
                        <c:v>210.55699999999999</c:v>
                      </c:pt>
                      <c:pt idx="2491" formatCode="General">
                        <c:v>211.55699999999999</c:v>
                      </c:pt>
                      <c:pt idx="2492" formatCode="General">
                        <c:v>212.55699999999999</c:v>
                      </c:pt>
                      <c:pt idx="2493" formatCode="General">
                        <c:v>213.55699999999999</c:v>
                      </c:pt>
                      <c:pt idx="2494" formatCode="General">
                        <c:v>214.55699999999999</c:v>
                      </c:pt>
                      <c:pt idx="2495" formatCode="General">
                        <c:v>215.55699999999999</c:v>
                      </c:pt>
                      <c:pt idx="2496" formatCode="General">
                        <c:v>216.55699999999999</c:v>
                      </c:pt>
                      <c:pt idx="2497" formatCode="General">
                        <c:v>217.55699999999999</c:v>
                      </c:pt>
                      <c:pt idx="2498" formatCode="General">
                        <c:v>218.55699999999999</c:v>
                      </c:pt>
                      <c:pt idx="2499" formatCode="General">
                        <c:v>219.55699999999999</c:v>
                      </c:pt>
                      <c:pt idx="2500" formatCode="General">
                        <c:v>220.55699999999999</c:v>
                      </c:pt>
                      <c:pt idx="2501" formatCode="General">
                        <c:v>221.55699999999999</c:v>
                      </c:pt>
                      <c:pt idx="2502" formatCode="General">
                        <c:v>222.55699999999999</c:v>
                      </c:pt>
                      <c:pt idx="2503" formatCode="General">
                        <c:v>223.55699999999999</c:v>
                      </c:pt>
                      <c:pt idx="2504" formatCode="General">
                        <c:v>224.55699999999999</c:v>
                      </c:pt>
                      <c:pt idx="2505" formatCode="General">
                        <c:v>225.55699999999999</c:v>
                      </c:pt>
                      <c:pt idx="2506" formatCode="General">
                        <c:v>226.55699999999999</c:v>
                      </c:pt>
                      <c:pt idx="2507" formatCode="General">
                        <c:v>227.55699999999999</c:v>
                      </c:pt>
                      <c:pt idx="2508" formatCode="General">
                        <c:v>228.55699999999999</c:v>
                      </c:pt>
                      <c:pt idx="2509" formatCode="General">
                        <c:v>229.55699999999999</c:v>
                      </c:pt>
                      <c:pt idx="2510" formatCode="General">
                        <c:v>230.55699999999999</c:v>
                      </c:pt>
                      <c:pt idx="2511" formatCode="General">
                        <c:v>231.55699999999999</c:v>
                      </c:pt>
                      <c:pt idx="2512" formatCode="General">
                        <c:v>232.55699999999999</c:v>
                      </c:pt>
                      <c:pt idx="2513" formatCode="General">
                        <c:v>233.55699999999999</c:v>
                      </c:pt>
                      <c:pt idx="2514" formatCode="General">
                        <c:v>233.821</c:v>
                      </c:pt>
                      <c:pt idx="2515" formatCode="General">
                        <c:v>233.821</c:v>
                      </c:pt>
                      <c:pt idx="2516" formatCode="General">
                        <c:v>233.83099999999999</c:v>
                      </c:pt>
                      <c:pt idx="2517" formatCode="General">
                        <c:v>233.84100000000001</c:v>
                      </c:pt>
                      <c:pt idx="2518" formatCode="General">
                        <c:v>233.851</c:v>
                      </c:pt>
                      <c:pt idx="2519" formatCode="General">
                        <c:v>233.86099999999999</c:v>
                      </c:pt>
                      <c:pt idx="2520" formatCode="General">
                        <c:v>233.87100000000001</c:v>
                      </c:pt>
                      <c:pt idx="2521" formatCode="General">
                        <c:v>233.881</c:v>
                      </c:pt>
                      <c:pt idx="2522" formatCode="General">
                        <c:v>233.89099999999999</c:v>
                      </c:pt>
                      <c:pt idx="2523" formatCode="General">
                        <c:v>233.90100000000001</c:v>
                      </c:pt>
                      <c:pt idx="2524" formatCode="General">
                        <c:v>233.911</c:v>
                      </c:pt>
                      <c:pt idx="2525" formatCode="General">
                        <c:v>233.92099999999999</c:v>
                      </c:pt>
                      <c:pt idx="2526" formatCode="General">
                        <c:v>233.93100000000001</c:v>
                      </c:pt>
                      <c:pt idx="2527" formatCode="General">
                        <c:v>233.941</c:v>
                      </c:pt>
                      <c:pt idx="2528" formatCode="General">
                        <c:v>233.95099999999999</c:v>
                      </c:pt>
                      <c:pt idx="2529" formatCode="General">
                        <c:v>233.96100000000001</c:v>
                      </c:pt>
                      <c:pt idx="2530" formatCode="General">
                        <c:v>233.971</c:v>
                      </c:pt>
                      <c:pt idx="2531" formatCode="General">
                        <c:v>233.98099999999999</c:v>
                      </c:pt>
                      <c:pt idx="2532" formatCode="General">
                        <c:v>233.99100000000001</c:v>
                      </c:pt>
                      <c:pt idx="2533" formatCode="General">
                        <c:v>234.001</c:v>
                      </c:pt>
                      <c:pt idx="2534" formatCode="General">
                        <c:v>234.011</c:v>
                      </c:pt>
                      <c:pt idx="2535" formatCode="General">
                        <c:v>234.02099999999999</c:v>
                      </c:pt>
                      <c:pt idx="2536" formatCode="General">
                        <c:v>234.03100000000001</c:v>
                      </c:pt>
                      <c:pt idx="2537" formatCode="General">
                        <c:v>234.041</c:v>
                      </c:pt>
                      <c:pt idx="2538" formatCode="General">
                        <c:v>234.05099999999999</c:v>
                      </c:pt>
                      <c:pt idx="2539" formatCode="General">
                        <c:v>234.06100000000001</c:v>
                      </c:pt>
                      <c:pt idx="2540" formatCode="General">
                        <c:v>234.071</c:v>
                      </c:pt>
                      <c:pt idx="2541" formatCode="General">
                        <c:v>234.08099999999999</c:v>
                      </c:pt>
                      <c:pt idx="2542" formatCode="General">
                        <c:v>234.09100000000001</c:v>
                      </c:pt>
                      <c:pt idx="2543" formatCode="General">
                        <c:v>234.101</c:v>
                      </c:pt>
                      <c:pt idx="2544" formatCode="General">
                        <c:v>234.11099999999999</c:v>
                      </c:pt>
                      <c:pt idx="2545" formatCode="General">
                        <c:v>234.12100000000001</c:v>
                      </c:pt>
                      <c:pt idx="2546" formatCode="General">
                        <c:v>234.131</c:v>
                      </c:pt>
                      <c:pt idx="2547" formatCode="General">
                        <c:v>234.14099999999999</c:v>
                      </c:pt>
                      <c:pt idx="2548" formatCode="General">
                        <c:v>234.15100000000001</c:v>
                      </c:pt>
                      <c:pt idx="2549" formatCode="General">
                        <c:v>234.161</c:v>
                      </c:pt>
                      <c:pt idx="2550" formatCode="General">
                        <c:v>234.17099999999999</c:v>
                      </c:pt>
                      <c:pt idx="2551" formatCode="General">
                        <c:v>234.18100000000001</c:v>
                      </c:pt>
                      <c:pt idx="2552" formatCode="General">
                        <c:v>234.191</c:v>
                      </c:pt>
                      <c:pt idx="2553" formatCode="General">
                        <c:v>234.20099999999999</c:v>
                      </c:pt>
                      <c:pt idx="2554" formatCode="General">
                        <c:v>234.21100000000001</c:v>
                      </c:pt>
                      <c:pt idx="2555" formatCode="General">
                        <c:v>234.221</c:v>
                      </c:pt>
                      <c:pt idx="2556" formatCode="General">
                        <c:v>234.23099999999999</c:v>
                      </c:pt>
                      <c:pt idx="2557" formatCode="General">
                        <c:v>234.24100000000001</c:v>
                      </c:pt>
                      <c:pt idx="2558" formatCode="General">
                        <c:v>234.251</c:v>
                      </c:pt>
                      <c:pt idx="2559" formatCode="General">
                        <c:v>234.261</c:v>
                      </c:pt>
                      <c:pt idx="2560" formatCode="General">
                        <c:v>234.27099999999999</c:v>
                      </c:pt>
                      <c:pt idx="2561" formatCode="General">
                        <c:v>234.28100000000001</c:v>
                      </c:pt>
                      <c:pt idx="2562" formatCode="General">
                        <c:v>234.291</c:v>
                      </c:pt>
                      <c:pt idx="2563" formatCode="General">
                        <c:v>234.30099999999999</c:v>
                      </c:pt>
                      <c:pt idx="2564" formatCode="General">
                        <c:v>234.31100000000001</c:v>
                      </c:pt>
                      <c:pt idx="2565" formatCode="General">
                        <c:v>234.321</c:v>
                      </c:pt>
                      <c:pt idx="2566" formatCode="General">
                        <c:v>234.33099999999999</c:v>
                      </c:pt>
                      <c:pt idx="2567" formatCode="General">
                        <c:v>234.34100000000001</c:v>
                      </c:pt>
                      <c:pt idx="2568" formatCode="General">
                        <c:v>234.351</c:v>
                      </c:pt>
                      <c:pt idx="2569" formatCode="General">
                        <c:v>234.36099999999999</c:v>
                      </c:pt>
                      <c:pt idx="2570" formatCode="General">
                        <c:v>234.37100000000001</c:v>
                      </c:pt>
                      <c:pt idx="2571" formatCode="General">
                        <c:v>234.381</c:v>
                      </c:pt>
                      <c:pt idx="2572" formatCode="General">
                        <c:v>234.39099999999999</c:v>
                      </c:pt>
                      <c:pt idx="2573" formatCode="General">
                        <c:v>234.40100000000001</c:v>
                      </c:pt>
                      <c:pt idx="2574" formatCode="General">
                        <c:v>234.411</c:v>
                      </c:pt>
                      <c:pt idx="2575" formatCode="General">
                        <c:v>234.42099999999999</c:v>
                      </c:pt>
                      <c:pt idx="2576" formatCode="General">
                        <c:v>234.43100000000001</c:v>
                      </c:pt>
                      <c:pt idx="2577" formatCode="General">
                        <c:v>234.441</c:v>
                      </c:pt>
                      <c:pt idx="2578" formatCode="General">
                        <c:v>234.45099999999999</c:v>
                      </c:pt>
                      <c:pt idx="2579" formatCode="General">
                        <c:v>234.46100000000001</c:v>
                      </c:pt>
                      <c:pt idx="2580" formatCode="General">
                        <c:v>234.471</c:v>
                      </c:pt>
                      <c:pt idx="2581" formatCode="General">
                        <c:v>234.48099999999999</c:v>
                      </c:pt>
                      <c:pt idx="2582" formatCode="General">
                        <c:v>234.49100000000001</c:v>
                      </c:pt>
                      <c:pt idx="2583" formatCode="General">
                        <c:v>234.501</c:v>
                      </c:pt>
                      <c:pt idx="2584" formatCode="General">
                        <c:v>234.511</c:v>
                      </c:pt>
                      <c:pt idx="2585" formatCode="General">
                        <c:v>234.52099999999999</c:v>
                      </c:pt>
                      <c:pt idx="2586" formatCode="General">
                        <c:v>234.53100000000001</c:v>
                      </c:pt>
                      <c:pt idx="2587" formatCode="General">
                        <c:v>234.541</c:v>
                      </c:pt>
                      <c:pt idx="2588" formatCode="General">
                        <c:v>234.55099999999999</c:v>
                      </c:pt>
                      <c:pt idx="2589" formatCode="General">
                        <c:v>234.56100000000001</c:v>
                      </c:pt>
                      <c:pt idx="2590" formatCode="General">
                        <c:v>234.571</c:v>
                      </c:pt>
                      <c:pt idx="2591" formatCode="General">
                        <c:v>234.58099999999999</c:v>
                      </c:pt>
                      <c:pt idx="2592" formatCode="General">
                        <c:v>234.59100000000001</c:v>
                      </c:pt>
                      <c:pt idx="2593" formatCode="General">
                        <c:v>234.601</c:v>
                      </c:pt>
                      <c:pt idx="2594" formatCode="General">
                        <c:v>234.61099999999999</c:v>
                      </c:pt>
                      <c:pt idx="2595" formatCode="General">
                        <c:v>234.62100000000001</c:v>
                      </c:pt>
                      <c:pt idx="2596" formatCode="General">
                        <c:v>234.631</c:v>
                      </c:pt>
                      <c:pt idx="2597" formatCode="General">
                        <c:v>234.64099999999999</c:v>
                      </c:pt>
                      <c:pt idx="2598" formatCode="General">
                        <c:v>234.65100000000001</c:v>
                      </c:pt>
                      <c:pt idx="2599" formatCode="General">
                        <c:v>234.661</c:v>
                      </c:pt>
                      <c:pt idx="2600" formatCode="General">
                        <c:v>234.67099999999999</c:v>
                      </c:pt>
                      <c:pt idx="2601" formatCode="General">
                        <c:v>234.68100000000001</c:v>
                      </c:pt>
                      <c:pt idx="2602" formatCode="General">
                        <c:v>234.691</c:v>
                      </c:pt>
                      <c:pt idx="2603" formatCode="General">
                        <c:v>234.70099999999999</c:v>
                      </c:pt>
                      <c:pt idx="2604" formatCode="General">
                        <c:v>234.71100000000001</c:v>
                      </c:pt>
                      <c:pt idx="2605" formatCode="General">
                        <c:v>234.721</c:v>
                      </c:pt>
                      <c:pt idx="2606" formatCode="General">
                        <c:v>234.73099999999999</c:v>
                      </c:pt>
                      <c:pt idx="2607" formatCode="General">
                        <c:v>234.74100000000001</c:v>
                      </c:pt>
                      <c:pt idx="2608" formatCode="General">
                        <c:v>234.751</c:v>
                      </c:pt>
                      <c:pt idx="2609" formatCode="General">
                        <c:v>234.761</c:v>
                      </c:pt>
                      <c:pt idx="2610" formatCode="General">
                        <c:v>234.77099999999999</c:v>
                      </c:pt>
                      <c:pt idx="2611" formatCode="General">
                        <c:v>234.78100000000001</c:v>
                      </c:pt>
                      <c:pt idx="2612" formatCode="General">
                        <c:v>234.791</c:v>
                      </c:pt>
                      <c:pt idx="2613" formatCode="General">
                        <c:v>234.80099999999999</c:v>
                      </c:pt>
                      <c:pt idx="2614" formatCode="General">
                        <c:v>234.81100000000001</c:v>
                      </c:pt>
                      <c:pt idx="2615" formatCode="General">
                        <c:v>234.821</c:v>
                      </c:pt>
                      <c:pt idx="2616" formatCode="General">
                        <c:v>234.83099999999999</c:v>
                      </c:pt>
                      <c:pt idx="2617" formatCode="General">
                        <c:v>234.84100000000001</c:v>
                      </c:pt>
                      <c:pt idx="2618" formatCode="General">
                        <c:v>234.851</c:v>
                      </c:pt>
                      <c:pt idx="2619" formatCode="General">
                        <c:v>234.86099999999999</c:v>
                      </c:pt>
                      <c:pt idx="2620" formatCode="General">
                        <c:v>234.87100000000001</c:v>
                      </c:pt>
                      <c:pt idx="2621" formatCode="General">
                        <c:v>234.881</c:v>
                      </c:pt>
                      <c:pt idx="2622" formatCode="General">
                        <c:v>234.89099999999999</c:v>
                      </c:pt>
                      <c:pt idx="2623" formatCode="General">
                        <c:v>234.90100000000001</c:v>
                      </c:pt>
                      <c:pt idx="2624" formatCode="General">
                        <c:v>234.911</c:v>
                      </c:pt>
                      <c:pt idx="2625" formatCode="General">
                        <c:v>234.92099999999999</c:v>
                      </c:pt>
                      <c:pt idx="2626" formatCode="General">
                        <c:v>234.93100000000001</c:v>
                      </c:pt>
                      <c:pt idx="2627" formatCode="General">
                        <c:v>234.941</c:v>
                      </c:pt>
                      <c:pt idx="2628" formatCode="General">
                        <c:v>234.95099999999999</c:v>
                      </c:pt>
                      <c:pt idx="2629" formatCode="General">
                        <c:v>234.96100000000001</c:v>
                      </c:pt>
                      <c:pt idx="2630" formatCode="General">
                        <c:v>234.971</c:v>
                      </c:pt>
                      <c:pt idx="2631" formatCode="General">
                        <c:v>234.98099999999999</c:v>
                      </c:pt>
                      <c:pt idx="2632" formatCode="General">
                        <c:v>234.99100000000001</c:v>
                      </c:pt>
                      <c:pt idx="2633" formatCode="General">
                        <c:v>235.001</c:v>
                      </c:pt>
                      <c:pt idx="2634" formatCode="General">
                        <c:v>235.011</c:v>
                      </c:pt>
                      <c:pt idx="2635" formatCode="General">
                        <c:v>235.02099999999999</c:v>
                      </c:pt>
                      <c:pt idx="2636" formatCode="General">
                        <c:v>235.03100000000001</c:v>
                      </c:pt>
                      <c:pt idx="2637" formatCode="General">
                        <c:v>235.041</c:v>
                      </c:pt>
                      <c:pt idx="2638" formatCode="General">
                        <c:v>235.05099999999999</c:v>
                      </c:pt>
                      <c:pt idx="2639" formatCode="General">
                        <c:v>235.06100000000001</c:v>
                      </c:pt>
                      <c:pt idx="2640" formatCode="General">
                        <c:v>235.071</c:v>
                      </c:pt>
                      <c:pt idx="2641" formatCode="General">
                        <c:v>235.08099999999999</c:v>
                      </c:pt>
                      <c:pt idx="2642" formatCode="General">
                        <c:v>235.09100000000001</c:v>
                      </c:pt>
                      <c:pt idx="2643" formatCode="General">
                        <c:v>235.101</c:v>
                      </c:pt>
                      <c:pt idx="2644" formatCode="General">
                        <c:v>235.11099999999999</c:v>
                      </c:pt>
                      <c:pt idx="2645" formatCode="General">
                        <c:v>235.12100000000001</c:v>
                      </c:pt>
                      <c:pt idx="2646" formatCode="General">
                        <c:v>235.131</c:v>
                      </c:pt>
                      <c:pt idx="2647" formatCode="General">
                        <c:v>235.14099999999999</c:v>
                      </c:pt>
                      <c:pt idx="2648" formatCode="General">
                        <c:v>235.15100000000001</c:v>
                      </c:pt>
                      <c:pt idx="2649" formatCode="General">
                        <c:v>235.161</c:v>
                      </c:pt>
                      <c:pt idx="2650" formatCode="General">
                        <c:v>235.17099999999999</c:v>
                      </c:pt>
                      <c:pt idx="2651" formatCode="General">
                        <c:v>235.18100000000001</c:v>
                      </c:pt>
                      <c:pt idx="2652" formatCode="General">
                        <c:v>235.191</c:v>
                      </c:pt>
                      <c:pt idx="2653" formatCode="General">
                        <c:v>235.20099999999999</c:v>
                      </c:pt>
                      <c:pt idx="2654" formatCode="General">
                        <c:v>235.21100000000001</c:v>
                      </c:pt>
                      <c:pt idx="2655" formatCode="General">
                        <c:v>235.221</c:v>
                      </c:pt>
                      <c:pt idx="2656" formatCode="General">
                        <c:v>235.23099999999999</c:v>
                      </c:pt>
                      <c:pt idx="2657" formatCode="General">
                        <c:v>235.24100000000001</c:v>
                      </c:pt>
                      <c:pt idx="2658" formatCode="General">
                        <c:v>235.251</c:v>
                      </c:pt>
                      <c:pt idx="2659" formatCode="General">
                        <c:v>235.261</c:v>
                      </c:pt>
                      <c:pt idx="2660" formatCode="General">
                        <c:v>235.27099999999999</c:v>
                      </c:pt>
                      <c:pt idx="2661" formatCode="General">
                        <c:v>235.28100000000001</c:v>
                      </c:pt>
                      <c:pt idx="2662" formatCode="General">
                        <c:v>235.291</c:v>
                      </c:pt>
                      <c:pt idx="2663" formatCode="General">
                        <c:v>235.30099999999999</c:v>
                      </c:pt>
                      <c:pt idx="2664" formatCode="General">
                        <c:v>235.31100000000001</c:v>
                      </c:pt>
                      <c:pt idx="2665" formatCode="General">
                        <c:v>235.321</c:v>
                      </c:pt>
                      <c:pt idx="2666" formatCode="General">
                        <c:v>235.33099999999999</c:v>
                      </c:pt>
                      <c:pt idx="2667" formatCode="General">
                        <c:v>235.34100000000001</c:v>
                      </c:pt>
                      <c:pt idx="2668" formatCode="General">
                        <c:v>235.351</c:v>
                      </c:pt>
                      <c:pt idx="2669" formatCode="General">
                        <c:v>235.36099999999999</c:v>
                      </c:pt>
                      <c:pt idx="2670" formatCode="General">
                        <c:v>235.37100000000001</c:v>
                      </c:pt>
                      <c:pt idx="2671" formatCode="General">
                        <c:v>235.381</c:v>
                      </c:pt>
                      <c:pt idx="2672" formatCode="General">
                        <c:v>235.39099999999999</c:v>
                      </c:pt>
                      <c:pt idx="2673" formatCode="General">
                        <c:v>235.40100000000001</c:v>
                      </c:pt>
                      <c:pt idx="2674" formatCode="General">
                        <c:v>235.411</c:v>
                      </c:pt>
                      <c:pt idx="2675" formatCode="General">
                        <c:v>235.42099999999999</c:v>
                      </c:pt>
                      <c:pt idx="2676" formatCode="General">
                        <c:v>235.43100000000001</c:v>
                      </c:pt>
                      <c:pt idx="2677" formatCode="General">
                        <c:v>235.441</c:v>
                      </c:pt>
                      <c:pt idx="2678" formatCode="General">
                        <c:v>235.45099999999999</c:v>
                      </c:pt>
                      <c:pt idx="2679" formatCode="General">
                        <c:v>235.46100000000001</c:v>
                      </c:pt>
                      <c:pt idx="2680" formatCode="General">
                        <c:v>235.471</c:v>
                      </c:pt>
                      <c:pt idx="2681" formatCode="General">
                        <c:v>235.48099999999999</c:v>
                      </c:pt>
                      <c:pt idx="2682" formatCode="General">
                        <c:v>235.49100000000001</c:v>
                      </c:pt>
                      <c:pt idx="2683" formatCode="General">
                        <c:v>235.501</c:v>
                      </c:pt>
                      <c:pt idx="2684" formatCode="General">
                        <c:v>235.511</c:v>
                      </c:pt>
                      <c:pt idx="2685" formatCode="General">
                        <c:v>235.52099999999999</c:v>
                      </c:pt>
                      <c:pt idx="2686" formatCode="General">
                        <c:v>235.53100000000001</c:v>
                      </c:pt>
                      <c:pt idx="2687" formatCode="General">
                        <c:v>235.541</c:v>
                      </c:pt>
                      <c:pt idx="2688" formatCode="General">
                        <c:v>235.55099999999999</c:v>
                      </c:pt>
                      <c:pt idx="2689" formatCode="General">
                        <c:v>235.56100000000001</c:v>
                      </c:pt>
                      <c:pt idx="2690" formatCode="General">
                        <c:v>235.571</c:v>
                      </c:pt>
                      <c:pt idx="2691" formatCode="General">
                        <c:v>235.58099999999999</c:v>
                      </c:pt>
                      <c:pt idx="2692" formatCode="General">
                        <c:v>235.59100000000001</c:v>
                      </c:pt>
                      <c:pt idx="2693" formatCode="General">
                        <c:v>235.601</c:v>
                      </c:pt>
                      <c:pt idx="2694" formatCode="General">
                        <c:v>235.61099999999999</c:v>
                      </c:pt>
                      <c:pt idx="2695" formatCode="General">
                        <c:v>235.62100000000001</c:v>
                      </c:pt>
                      <c:pt idx="2696" formatCode="General">
                        <c:v>235.631</c:v>
                      </c:pt>
                      <c:pt idx="2697" formatCode="General">
                        <c:v>235.64099999999999</c:v>
                      </c:pt>
                      <c:pt idx="2698" formatCode="General">
                        <c:v>235.65100000000001</c:v>
                      </c:pt>
                      <c:pt idx="2699" formatCode="General">
                        <c:v>235.661</c:v>
                      </c:pt>
                      <c:pt idx="2700" formatCode="General">
                        <c:v>235.67099999999999</c:v>
                      </c:pt>
                      <c:pt idx="2701" formatCode="General">
                        <c:v>235.68100000000001</c:v>
                      </c:pt>
                      <c:pt idx="2702" formatCode="General">
                        <c:v>235.691</c:v>
                      </c:pt>
                      <c:pt idx="2703" formatCode="General">
                        <c:v>235.70099999999999</c:v>
                      </c:pt>
                      <c:pt idx="2704" formatCode="General">
                        <c:v>235.71100000000001</c:v>
                      </c:pt>
                      <c:pt idx="2705" formatCode="General">
                        <c:v>235.721</c:v>
                      </c:pt>
                      <c:pt idx="2706" formatCode="General">
                        <c:v>235.73099999999999</c:v>
                      </c:pt>
                      <c:pt idx="2707" formatCode="General">
                        <c:v>235.74100000000001</c:v>
                      </c:pt>
                      <c:pt idx="2708" formatCode="General">
                        <c:v>235.751</c:v>
                      </c:pt>
                      <c:pt idx="2709" formatCode="General">
                        <c:v>235.761</c:v>
                      </c:pt>
                      <c:pt idx="2710" formatCode="General">
                        <c:v>235.77099999999999</c:v>
                      </c:pt>
                      <c:pt idx="2711" formatCode="General">
                        <c:v>235.78100000000001</c:v>
                      </c:pt>
                      <c:pt idx="2712" formatCode="General">
                        <c:v>235.791</c:v>
                      </c:pt>
                      <c:pt idx="2713" formatCode="General">
                        <c:v>235.80099999999999</c:v>
                      </c:pt>
                      <c:pt idx="2714" formatCode="General">
                        <c:v>235.81100000000001</c:v>
                      </c:pt>
                      <c:pt idx="2715" formatCode="General">
                        <c:v>235.821</c:v>
                      </c:pt>
                      <c:pt idx="2716" formatCode="General">
                        <c:v>235.83099999999999</c:v>
                      </c:pt>
                      <c:pt idx="2717" formatCode="General">
                        <c:v>235.84100000000001</c:v>
                      </c:pt>
                      <c:pt idx="2718" formatCode="General">
                        <c:v>235.851</c:v>
                      </c:pt>
                      <c:pt idx="2719" formatCode="General">
                        <c:v>235.86099999999999</c:v>
                      </c:pt>
                      <c:pt idx="2720" formatCode="General">
                        <c:v>235.87100000000001</c:v>
                      </c:pt>
                      <c:pt idx="2721" formatCode="General">
                        <c:v>235.881</c:v>
                      </c:pt>
                      <c:pt idx="2722" formatCode="General">
                        <c:v>235.89099999999999</c:v>
                      </c:pt>
                      <c:pt idx="2723" formatCode="General">
                        <c:v>235.90100000000001</c:v>
                      </c:pt>
                      <c:pt idx="2724" formatCode="General">
                        <c:v>235.911</c:v>
                      </c:pt>
                      <c:pt idx="2725" formatCode="General">
                        <c:v>235.92099999999999</c:v>
                      </c:pt>
                      <c:pt idx="2726" formatCode="General">
                        <c:v>235.93100000000001</c:v>
                      </c:pt>
                      <c:pt idx="2727" formatCode="General">
                        <c:v>235.941</c:v>
                      </c:pt>
                      <c:pt idx="2728" formatCode="General">
                        <c:v>235.95099999999999</c:v>
                      </c:pt>
                      <c:pt idx="2729" formatCode="General">
                        <c:v>235.96100000000001</c:v>
                      </c:pt>
                      <c:pt idx="2730" formatCode="General">
                        <c:v>235.971</c:v>
                      </c:pt>
                      <c:pt idx="2731" formatCode="General">
                        <c:v>235.98099999999999</c:v>
                      </c:pt>
                      <c:pt idx="2732" formatCode="General">
                        <c:v>235.99100000000001</c:v>
                      </c:pt>
                      <c:pt idx="2733" formatCode="General">
                        <c:v>236.001</c:v>
                      </c:pt>
                      <c:pt idx="2734" formatCode="General">
                        <c:v>236.011</c:v>
                      </c:pt>
                      <c:pt idx="2735" formatCode="General">
                        <c:v>236.02099999999999</c:v>
                      </c:pt>
                      <c:pt idx="2736" formatCode="General">
                        <c:v>236.03100000000001</c:v>
                      </c:pt>
                      <c:pt idx="2737" formatCode="General">
                        <c:v>236.041</c:v>
                      </c:pt>
                      <c:pt idx="2738" formatCode="General">
                        <c:v>236.05099999999999</c:v>
                      </c:pt>
                      <c:pt idx="2739" formatCode="General">
                        <c:v>236.06100000000001</c:v>
                      </c:pt>
                      <c:pt idx="2740" formatCode="General">
                        <c:v>236.071</c:v>
                      </c:pt>
                      <c:pt idx="2741" formatCode="General">
                        <c:v>236.08099999999999</c:v>
                      </c:pt>
                      <c:pt idx="2742" formatCode="General">
                        <c:v>236.09100000000001</c:v>
                      </c:pt>
                      <c:pt idx="2743" formatCode="General">
                        <c:v>236.101</c:v>
                      </c:pt>
                      <c:pt idx="2744" formatCode="General">
                        <c:v>236.11099999999999</c:v>
                      </c:pt>
                      <c:pt idx="2745" formatCode="General">
                        <c:v>236.12100000000001</c:v>
                      </c:pt>
                      <c:pt idx="2746" formatCode="General">
                        <c:v>236.131</c:v>
                      </c:pt>
                      <c:pt idx="2747" formatCode="General">
                        <c:v>236.14099999999999</c:v>
                      </c:pt>
                      <c:pt idx="2748" formatCode="General">
                        <c:v>236.15100000000001</c:v>
                      </c:pt>
                      <c:pt idx="2749" formatCode="General">
                        <c:v>236.161</c:v>
                      </c:pt>
                      <c:pt idx="2750" formatCode="General">
                        <c:v>236.17099999999999</c:v>
                      </c:pt>
                      <c:pt idx="2751" formatCode="General">
                        <c:v>236.18100000000001</c:v>
                      </c:pt>
                      <c:pt idx="2752" formatCode="General">
                        <c:v>236.191</c:v>
                      </c:pt>
                      <c:pt idx="2753" formatCode="General">
                        <c:v>236.20099999999999</c:v>
                      </c:pt>
                      <c:pt idx="2754" formatCode="General">
                        <c:v>236.21100000000001</c:v>
                      </c:pt>
                      <c:pt idx="2755" formatCode="General">
                        <c:v>236.221</c:v>
                      </c:pt>
                      <c:pt idx="2756" formatCode="General">
                        <c:v>236.23099999999999</c:v>
                      </c:pt>
                      <c:pt idx="2757" formatCode="General">
                        <c:v>236.24100000000001</c:v>
                      </c:pt>
                      <c:pt idx="2758" formatCode="General">
                        <c:v>236.251</c:v>
                      </c:pt>
                      <c:pt idx="2759" formatCode="General">
                        <c:v>236.261</c:v>
                      </c:pt>
                      <c:pt idx="2760" formatCode="General">
                        <c:v>236.27099999999999</c:v>
                      </c:pt>
                      <c:pt idx="2761" formatCode="General">
                        <c:v>236.28100000000001</c:v>
                      </c:pt>
                      <c:pt idx="2762" formatCode="General">
                        <c:v>236.291</c:v>
                      </c:pt>
                      <c:pt idx="2763" formatCode="General">
                        <c:v>236.30099999999999</c:v>
                      </c:pt>
                      <c:pt idx="2764" formatCode="General">
                        <c:v>236.31100000000001</c:v>
                      </c:pt>
                      <c:pt idx="2765" formatCode="General">
                        <c:v>236.321</c:v>
                      </c:pt>
                      <c:pt idx="2766" formatCode="General">
                        <c:v>236.33099999999999</c:v>
                      </c:pt>
                      <c:pt idx="2767" formatCode="General">
                        <c:v>236.34100000000001</c:v>
                      </c:pt>
                      <c:pt idx="2768" formatCode="General">
                        <c:v>236.351</c:v>
                      </c:pt>
                      <c:pt idx="2769" formatCode="General">
                        <c:v>236.36099999999999</c:v>
                      </c:pt>
                      <c:pt idx="2770" formatCode="General">
                        <c:v>236.37100000000001</c:v>
                      </c:pt>
                      <c:pt idx="2771" formatCode="General">
                        <c:v>236.381</c:v>
                      </c:pt>
                      <c:pt idx="2772" formatCode="General">
                        <c:v>236.39099999999999</c:v>
                      </c:pt>
                      <c:pt idx="2773" formatCode="General">
                        <c:v>236.40100000000001</c:v>
                      </c:pt>
                      <c:pt idx="2774" formatCode="General">
                        <c:v>236.411</c:v>
                      </c:pt>
                      <c:pt idx="2775" formatCode="General">
                        <c:v>236.42099999999999</c:v>
                      </c:pt>
                      <c:pt idx="2776" formatCode="General">
                        <c:v>236.43100000000001</c:v>
                      </c:pt>
                      <c:pt idx="2777" formatCode="General">
                        <c:v>236.441</c:v>
                      </c:pt>
                      <c:pt idx="2778" formatCode="General">
                        <c:v>236.45099999999999</c:v>
                      </c:pt>
                      <c:pt idx="2779" formatCode="General">
                        <c:v>236.46100000000001</c:v>
                      </c:pt>
                      <c:pt idx="2780" formatCode="General">
                        <c:v>236.471</c:v>
                      </c:pt>
                      <c:pt idx="2781" formatCode="General">
                        <c:v>236.48099999999999</c:v>
                      </c:pt>
                      <c:pt idx="2782" formatCode="General">
                        <c:v>236.49100000000001</c:v>
                      </c:pt>
                      <c:pt idx="2783" formatCode="General">
                        <c:v>236.501</c:v>
                      </c:pt>
                      <c:pt idx="2784" formatCode="General">
                        <c:v>236.511</c:v>
                      </c:pt>
                      <c:pt idx="2785" formatCode="General">
                        <c:v>236.52099999999999</c:v>
                      </c:pt>
                      <c:pt idx="2786" formatCode="General">
                        <c:v>236.53100000000001</c:v>
                      </c:pt>
                      <c:pt idx="2787" formatCode="General">
                        <c:v>236.541</c:v>
                      </c:pt>
                      <c:pt idx="2788" formatCode="General">
                        <c:v>236.55099999999999</c:v>
                      </c:pt>
                      <c:pt idx="2789" formatCode="General">
                        <c:v>236.56100000000001</c:v>
                      </c:pt>
                      <c:pt idx="2790" formatCode="General">
                        <c:v>236.571</c:v>
                      </c:pt>
                      <c:pt idx="2791" formatCode="General">
                        <c:v>236.58099999999999</c:v>
                      </c:pt>
                      <c:pt idx="2792" formatCode="General">
                        <c:v>236.59100000000001</c:v>
                      </c:pt>
                      <c:pt idx="2793" formatCode="General">
                        <c:v>236.601</c:v>
                      </c:pt>
                      <c:pt idx="2794" formatCode="General">
                        <c:v>236.61099999999999</c:v>
                      </c:pt>
                      <c:pt idx="2795" formatCode="General">
                        <c:v>236.62100000000001</c:v>
                      </c:pt>
                      <c:pt idx="2796" formatCode="General">
                        <c:v>236.631</c:v>
                      </c:pt>
                      <c:pt idx="2797" formatCode="General">
                        <c:v>236.64099999999999</c:v>
                      </c:pt>
                      <c:pt idx="2798" formatCode="General">
                        <c:v>236.65100000000001</c:v>
                      </c:pt>
                      <c:pt idx="2799" formatCode="General">
                        <c:v>236.661</c:v>
                      </c:pt>
                      <c:pt idx="2800" formatCode="General">
                        <c:v>236.67099999999999</c:v>
                      </c:pt>
                      <c:pt idx="2801" formatCode="General">
                        <c:v>236.68100000000001</c:v>
                      </c:pt>
                      <c:pt idx="2802" formatCode="General">
                        <c:v>236.691</c:v>
                      </c:pt>
                      <c:pt idx="2803" formatCode="General">
                        <c:v>236.70099999999999</c:v>
                      </c:pt>
                      <c:pt idx="2804" formatCode="General">
                        <c:v>236.71100000000001</c:v>
                      </c:pt>
                      <c:pt idx="2805" formatCode="General">
                        <c:v>236.721</c:v>
                      </c:pt>
                      <c:pt idx="2806" formatCode="General">
                        <c:v>236.73099999999999</c:v>
                      </c:pt>
                      <c:pt idx="2807" formatCode="General">
                        <c:v>236.74100000000001</c:v>
                      </c:pt>
                      <c:pt idx="2808" formatCode="General">
                        <c:v>236.751</c:v>
                      </c:pt>
                      <c:pt idx="2809" formatCode="General">
                        <c:v>236.761</c:v>
                      </c:pt>
                      <c:pt idx="2810" formatCode="General">
                        <c:v>236.77099999999999</c:v>
                      </c:pt>
                      <c:pt idx="2811" formatCode="General">
                        <c:v>236.78100000000001</c:v>
                      </c:pt>
                      <c:pt idx="2812" formatCode="General">
                        <c:v>236.791</c:v>
                      </c:pt>
                      <c:pt idx="2813" formatCode="General">
                        <c:v>236.80099999999999</c:v>
                      </c:pt>
                      <c:pt idx="2814" formatCode="General">
                        <c:v>236.81100000000001</c:v>
                      </c:pt>
                      <c:pt idx="2815" formatCode="General">
                        <c:v>236.821</c:v>
                      </c:pt>
                      <c:pt idx="2816" formatCode="General">
                        <c:v>236.83099999999999</c:v>
                      </c:pt>
                      <c:pt idx="2817" formatCode="General">
                        <c:v>236.84100000000001</c:v>
                      </c:pt>
                      <c:pt idx="2818" formatCode="General">
                        <c:v>236.851</c:v>
                      </c:pt>
                      <c:pt idx="2819" formatCode="General">
                        <c:v>236.86099999999999</c:v>
                      </c:pt>
                      <c:pt idx="2820" formatCode="General">
                        <c:v>236.87100000000001</c:v>
                      </c:pt>
                      <c:pt idx="2821" formatCode="General">
                        <c:v>236.881</c:v>
                      </c:pt>
                      <c:pt idx="2822" formatCode="General">
                        <c:v>236.89099999999999</c:v>
                      </c:pt>
                      <c:pt idx="2823" formatCode="General">
                        <c:v>236.90100000000001</c:v>
                      </c:pt>
                      <c:pt idx="2824" formatCode="General">
                        <c:v>236.911</c:v>
                      </c:pt>
                      <c:pt idx="2825" formatCode="General">
                        <c:v>236.92099999999999</c:v>
                      </c:pt>
                      <c:pt idx="2826" formatCode="General">
                        <c:v>236.93100000000001</c:v>
                      </c:pt>
                      <c:pt idx="2827" formatCode="General">
                        <c:v>236.941</c:v>
                      </c:pt>
                      <c:pt idx="2828" formatCode="General">
                        <c:v>236.95099999999999</c:v>
                      </c:pt>
                      <c:pt idx="2829" formatCode="General">
                        <c:v>236.96100000000001</c:v>
                      </c:pt>
                      <c:pt idx="2830" formatCode="General">
                        <c:v>236.971</c:v>
                      </c:pt>
                      <c:pt idx="2831" formatCode="General">
                        <c:v>236.98099999999999</c:v>
                      </c:pt>
                      <c:pt idx="2832" formatCode="General">
                        <c:v>236.99100000000001</c:v>
                      </c:pt>
                      <c:pt idx="2833" formatCode="General">
                        <c:v>237.001</c:v>
                      </c:pt>
                      <c:pt idx="2834" formatCode="General">
                        <c:v>237.011</c:v>
                      </c:pt>
                      <c:pt idx="2835" formatCode="General">
                        <c:v>237.02099999999999</c:v>
                      </c:pt>
                      <c:pt idx="2836" formatCode="General">
                        <c:v>237.03100000000001</c:v>
                      </c:pt>
                      <c:pt idx="2837" formatCode="General">
                        <c:v>237.041</c:v>
                      </c:pt>
                      <c:pt idx="2838" formatCode="General">
                        <c:v>237.05099999999999</c:v>
                      </c:pt>
                      <c:pt idx="2839" formatCode="General">
                        <c:v>237.06100000000001</c:v>
                      </c:pt>
                      <c:pt idx="2840" formatCode="General">
                        <c:v>237.071</c:v>
                      </c:pt>
                      <c:pt idx="2841" formatCode="General">
                        <c:v>237.08099999999999</c:v>
                      </c:pt>
                      <c:pt idx="2842" formatCode="General">
                        <c:v>237.09100000000001</c:v>
                      </c:pt>
                      <c:pt idx="2843" formatCode="General">
                        <c:v>237.101</c:v>
                      </c:pt>
                      <c:pt idx="2844" formatCode="General">
                        <c:v>237.11099999999999</c:v>
                      </c:pt>
                      <c:pt idx="2845" formatCode="General">
                        <c:v>237.12100000000001</c:v>
                      </c:pt>
                      <c:pt idx="2846" formatCode="General">
                        <c:v>237.131</c:v>
                      </c:pt>
                      <c:pt idx="2847" formatCode="General">
                        <c:v>237.14099999999999</c:v>
                      </c:pt>
                      <c:pt idx="2848" formatCode="General">
                        <c:v>237.15100000000001</c:v>
                      </c:pt>
                      <c:pt idx="2849" formatCode="General">
                        <c:v>237.161</c:v>
                      </c:pt>
                      <c:pt idx="2850" formatCode="General">
                        <c:v>237.17099999999999</c:v>
                      </c:pt>
                      <c:pt idx="2851" formatCode="General">
                        <c:v>237.18100000000001</c:v>
                      </c:pt>
                      <c:pt idx="2852" formatCode="General">
                        <c:v>237.191</c:v>
                      </c:pt>
                      <c:pt idx="2853" formatCode="General">
                        <c:v>237.20099999999999</c:v>
                      </c:pt>
                      <c:pt idx="2854" formatCode="General">
                        <c:v>237.21100000000001</c:v>
                      </c:pt>
                      <c:pt idx="2855" formatCode="General">
                        <c:v>237.221</c:v>
                      </c:pt>
                      <c:pt idx="2856" formatCode="General">
                        <c:v>237.23099999999999</c:v>
                      </c:pt>
                      <c:pt idx="2857" formatCode="General">
                        <c:v>237.24100000000001</c:v>
                      </c:pt>
                      <c:pt idx="2858" formatCode="General">
                        <c:v>237.251</c:v>
                      </c:pt>
                      <c:pt idx="2859" formatCode="General">
                        <c:v>237.261</c:v>
                      </c:pt>
                      <c:pt idx="2860" formatCode="General">
                        <c:v>237.27099999999999</c:v>
                      </c:pt>
                      <c:pt idx="2861" formatCode="General">
                        <c:v>237.28100000000001</c:v>
                      </c:pt>
                      <c:pt idx="2862" formatCode="General">
                        <c:v>237.291</c:v>
                      </c:pt>
                      <c:pt idx="2863" formatCode="General">
                        <c:v>237.30099999999999</c:v>
                      </c:pt>
                      <c:pt idx="2864" formatCode="General">
                        <c:v>237.31100000000001</c:v>
                      </c:pt>
                      <c:pt idx="2865" formatCode="General">
                        <c:v>237.321</c:v>
                      </c:pt>
                      <c:pt idx="2866" formatCode="General">
                        <c:v>237.33099999999999</c:v>
                      </c:pt>
                      <c:pt idx="2867" formatCode="General">
                        <c:v>237.34100000000001</c:v>
                      </c:pt>
                      <c:pt idx="2868" formatCode="General">
                        <c:v>237.351</c:v>
                      </c:pt>
                      <c:pt idx="2869" formatCode="General">
                        <c:v>237.36099999999999</c:v>
                      </c:pt>
                      <c:pt idx="2870" formatCode="General">
                        <c:v>237.37100000000001</c:v>
                      </c:pt>
                      <c:pt idx="2871" formatCode="General">
                        <c:v>237.381</c:v>
                      </c:pt>
                      <c:pt idx="2872" formatCode="General">
                        <c:v>237.39099999999999</c:v>
                      </c:pt>
                      <c:pt idx="2873" formatCode="General">
                        <c:v>237.40100000000001</c:v>
                      </c:pt>
                      <c:pt idx="2874" formatCode="General">
                        <c:v>237.411</c:v>
                      </c:pt>
                      <c:pt idx="2875" formatCode="General">
                        <c:v>237.42099999999999</c:v>
                      </c:pt>
                      <c:pt idx="2876" formatCode="General">
                        <c:v>237.43100000000001</c:v>
                      </c:pt>
                      <c:pt idx="2877" formatCode="General">
                        <c:v>237.441</c:v>
                      </c:pt>
                      <c:pt idx="2878" formatCode="General">
                        <c:v>237.45099999999999</c:v>
                      </c:pt>
                      <c:pt idx="2879" formatCode="General">
                        <c:v>237.46100000000001</c:v>
                      </c:pt>
                      <c:pt idx="2880" formatCode="General">
                        <c:v>237.471</c:v>
                      </c:pt>
                      <c:pt idx="2881" formatCode="General">
                        <c:v>237.48099999999999</c:v>
                      </c:pt>
                      <c:pt idx="2882" formatCode="General">
                        <c:v>237.49100000000001</c:v>
                      </c:pt>
                      <c:pt idx="2883" formatCode="General">
                        <c:v>237.501</c:v>
                      </c:pt>
                      <c:pt idx="2884" formatCode="General">
                        <c:v>237.511</c:v>
                      </c:pt>
                      <c:pt idx="2885" formatCode="General">
                        <c:v>237.52099999999999</c:v>
                      </c:pt>
                      <c:pt idx="2886" formatCode="General">
                        <c:v>237.53100000000001</c:v>
                      </c:pt>
                      <c:pt idx="2887" formatCode="General">
                        <c:v>237.541</c:v>
                      </c:pt>
                      <c:pt idx="2888" formatCode="General">
                        <c:v>237.55099999999999</c:v>
                      </c:pt>
                      <c:pt idx="2889" formatCode="General">
                        <c:v>237.56100000000001</c:v>
                      </c:pt>
                      <c:pt idx="2890" formatCode="General">
                        <c:v>237.571</c:v>
                      </c:pt>
                      <c:pt idx="2891" formatCode="General">
                        <c:v>237.58099999999999</c:v>
                      </c:pt>
                      <c:pt idx="2892" formatCode="General">
                        <c:v>237.59100000000001</c:v>
                      </c:pt>
                      <c:pt idx="2893" formatCode="General">
                        <c:v>237.601</c:v>
                      </c:pt>
                      <c:pt idx="2894" formatCode="General">
                        <c:v>237.61099999999999</c:v>
                      </c:pt>
                      <c:pt idx="2895" formatCode="General">
                        <c:v>237.62100000000001</c:v>
                      </c:pt>
                      <c:pt idx="2896" formatCode="General">
                        <c:v>237.631</c:v>
                      </c:pt>
                      <c:pt idx="2897" formatCode="General">
                        <c:v>237.64099999999999</c:v>
                      </c:pt>
                      <c:pt idx="2898" formatCode="General">
                        <c:v>237.65100000000001</c:v>
                      </c:pt>
                      <c:pt idx="2899" formatCode="General">
                        <c:v>237.661</c:v>
                      </c:pt>
                      <c:pt idx="2900" formatCode="General">
                        <c:v>237.67099999999999</c:v>
                      </c:pt>
                      <c:pt idx="2901" formatCode="General">
                        <c:v>237.68100000000001</c:v>
                      </c:pt>
                      <c:pt idx="2902" formatCode="General">
                        <c:v>237.691</c:v>
                      </c:pt>
                      <c:pt idx="2903" formatCode="General">
                        <c:v>237.70099999999999</c:v>
                      </c:pt>
                      <c:pt idx="2904" formatCode="General">
                        <c:v>237.71100000000001</c:v>
                      </c:pt>
                      <c:pt idx="2905" formatCode="General">
                        <c:v>237.721</c:v>
                      </c:pt>
                      <c:pt idx="2906" formatCode="General">
                        <c:v>237.73099999999999</c:v>
                      </c:pt>
                      <c:pt idx="2907" formatCode="General">
                        <c:v>237.74100000000001</c:v>
                      </c:pt>
                      <c:pt idx="2908" formatCode="General">
                        <c:v>237.751</c:v>
                      </c:pt>
                      <c:pt idx="2909" formatCode="General">
                        <c:v>237.761</c:v>
                      </c:pt>
                      <c:pt idx="2910" formatCode="General">
                        <c:v>237.77099999999999</c:v>
                      </c:pt>
                      <c:pt idx="2911" formatCode="General">
                        <c:v>237.78100000000001</c:v>
                      </c:pt>
                      <c:pt idx="2912" formatCode="General">
                        <c:v>237.791</c:v>
                      </c:pt>
                      <c:pt idx="2913" formatCode="General">
                        <c:v>237.80099999999999</c:v>
                      </c:pt>
                      <c:pt idx="2914" formatCode="General">
                        <c:v>237.81100000000001</c:v>
                      </c:pt>
                      <c:pt idx="2915" formatCode="General">
                        <c:v>237.821</c:v>
                      </c:pt>
                      <c:pt idx="2916" formatCode="General">
                        <c:v>237.83099999999999</c:v>
                      </c:pt>
                      <c:pt idx="2917" formatCode="General">
                        <c:v>237.84100000000001</c:v>
                      </c:pt>
                      <c:pt idx="2918" formatCode="General">
                        <c:v>237.851</c:v>
                      </c:pt>
                      <c:pt idx="2919" formatCode="General">
                        <c:v>237.86099999999999</c:v>
                      </c:pt>
                      <c:pt idx="2920" formatCode="General">
                        <c:v>237.87100000000001</c:v>
                      </c:pt>
                      <c:pt idx="2921" formatCode="General">
                        <c:v>237.881</c:v>
                      </c:pt>
                      <c:pt idx="2922" formatCode="General">
                        <c:v>237.89099999999999</c:v>
                      </c:pt>
                      <c:pt idx="2923" formatCode="General">
                        <c:v>237.90100000000001</c:v>
                      </c:pt>
                      <c:pt idx="2924" formatCode="General">
                        <c:v>237.911</c:v>
                      </c:pt>
                      <c:pt idx="2925" formatCode="General">
                        <c:v>237.92099999999999</c:v>
                      </c:pt>
                      <c:pt idx="2926" formatCode="General">
                        <c:v>237.93100000000001</c:v>
                      </c:pt>
                      <c:pt idx="2927" formatCode="General">
                        <c:v>237.941</c:v>
                      </c:pt>
                      <c:pt idx="2928" formatCode="General">
                        <c:v>237.95099999999999</c:v>
                      </c:pt>
                      <c:pt idx="2929" formatCode="General">
                        <c:v>237.96100000000001</c:v>
                      </c:pt>
                      <c:pt idx="2930" formatCode="General">
                        <c:v>237.971</c:v>
                      </c:pt>
                      <c:pt idx="2931" formatCode="General">
                        <c:v>237.98099999999999</c:v>
                      </c:pt>
                      <c:pt idx="2932" formatCode="General">
                        <c:v>237.99100000000001</c:v>
                      </c:pt>
                      <c:pt idx="2933" formatCode="General">
                        <c:v>238.001</c:v>
                      </c:pt>
                      <c:pt idx="2934" formatCode="General">
                        <c:v>238.011</c:v>
                      </c:pt>
                      <c:pt idx="2935" formatCode="General">
                        <c:v>238.02099999999999</c:v>
                      </c:pt>
                      <c:pt idx="2936" formatCode="General">
                        <c:v>238.03100000000001</c:v>
                      </c:pt>
                      <c:pt idx="2937" formatCode="General">
                        <c:v>238.041</c:v>
                      </c:pt>
                      <c:pt idx="2938" formatCode="General">
                        <c:v>238.05099999999999</c:v>
                      </c:pt>
                      <c:pt idx="2939" formatCode="General">
                        <c:v>238.06100000000001</c:v>
                      </c:pt>
                      <c:pt idx="2940" formatCode="General">
                        <c:v>238.071</c:v>
                      </c:pt>
                      <c:pt idx="2941" formatCode="General">
                        <c:v>238.08099999999999</c:v>
                      </c:pt>
                      <c:pt idx="2942" formatCode="General">
                        <c:v>238.09100000000001</c:v>
                      </c:pt>
                      <c:pt idx="2943" formatCode="General">
                        <c:v>238.101</c:v>
                      </c:pt>
                      <c:pt idx="2944" formatCode="General">
                        <c:v>238.11099999999999</c:v>
                      </c:pt>
                      <c:pt idx="2945" formatCode="General">
                        <c:v>238.12100000000001</c:v>
                      </c:pt>
                      <c:pt idx="2946" formatCode="General">
                        <c:v>238.131</c:v>
                      </c:pt>
                      <c:pt idx="2947" formatCode="General">
                        <c:v>238.14099999999999</c:v>
                      </c:pt>
                      <c:pt idx="2948" formatCode="General">
                        <c:v>238.15100000000001</c:v>
                      </c:pt>
                      <c:pt idx="2949" formatCode="General">
                        <c:v>238.161</c:v>
                      </c:pt>
                      <c:pt idx="2950" formatCode="General">
                        <c:v>238.17099999999999</c:v>
                      </c:pt>
                      <c:pt idx="2951" formatCode="General">
                        <c:v>238.18100000000001</c:v>
                      </c:pt>
                      <c:pt idx="2952" formatCode="General">
                        <c:v>238.191</c:v>
                      </c:pt>
                      <c:pt idx="2953" formatCode="General">
                        <c:v>238.20099999999999</c:v>
                      </c:pt>
                      <c:pt idx="2954" formatCode="General">
                        <c:v>238.21100000000001</c:v>
                      </c:pt>
                      <c:pt idx="2955" formatCode="General">
                        <c:v>238.221</c:v>
                      </c:pt>
                      <c:pt idx="2956" formatCode="General">
                        <c:v>238.23099999999999</c:v>
                      </c:pt>
                      <c:pt idx="2957" formatCode="General">
                        <c:v>238.24100000000001</c:v>
                      </c:pt>
                      <c:pt idx="2958" formatCode="General">
                        <c:v>238.251</c:v>
                      </c:pt>
                      <c:pt idx="2959" formatCode="General">
                        <c:v>238.261</c:v>
                      </c:pt>
                      <c:pt idx="2960" formatCode="General">
                        <c:v>238.27099999999999</c:v>
                      </c:pt>
                      <c:pt idx="2961" formatCode="General">
                        <c:v>238.28100000000001</c:v>
                      </c:pt>
                      <c:pt idx="2962" formatCode="General">
                        <c:v>238.291</c:v>
                      </c:pt>
                      <c:pt idx="2963" formatCode="General">
                        <c:v>238.30099999999999</c:v>
                      </c:pt>
                      <c:pt idx="2964" formatCode="General">
                        <c:v>238.31100000000001</c:v>
                      </c:pt>
                      <c:pt idx="2965" formatCode="General">
                        <c:v>238.321</c:v>
                      </c:pt>
                      <c:pt idx="2966" formatCode="General">
                        <c:v>238.33099999999999</c:v>
                      </c:pt>
                      <c:pt idx="2967" formatCode="General">
                        <c:v>238.34100000000001</c:v>
                      </c:pt>
                      <c:pt idx="2968" formatCode="General">
                        <c:v>238.351</c:v>
                      </c:pt>
                      <c:pt idx="2969" formatCode="General">
                        <c:v>238.36099999999999</c:v>
                      </c:pt>
                      <c:pt idx="2970" formatCode="General">
                        <c:v>238.37100000000001</c:v>
                      </c:pt>
                      <c:pt idx="2971" formatCode="General">
                        <c:v>238.381</c:v>
                      </c:pt>
                      <c:pt idx="2972" formatCode="General">
                        <c:v>238.39099999999999</c:v>
                      </c:pt>
                      <c:pt idx="2973" formatCode="General">
                        <c:v>238.40100000000001</c:v>
                      </c:pt>
                      <c:pt idx="2974" formatCode="General">
                        <c:v>238.411</c:v>
                      </c:pt>
                      <c:pt idx="2975" formatCode="General">
                        <c:v>238.42099999999999</c:v>
                      </c:pt>
                      <c:pt idx="2976" formatCode="General">
                        <c:v>238.43100000000001</c:v>
                      </c:pt>
                      <c:pt idx="2977" formatCode="General">
                        <c:v>238.441</c:v>
                      </c:pt>
                      <c:pt idx="2978" formatCode="General">
                        <c:v>238.45099999999999</c:v>
                      </c:pt>
                      <c:pt idx="2979" formatCode="General">
                        <c:v>238.46100000000001</c:v>
                      </c:pt>
                      <c:pt idx="2980" formatCode="General">
                        <c:v>238.471</c:v>
                      </c:pt>
                      <c:pt idx="2981" formatCode="General">
                        <c:v>238.48099999999999</c:v>
                      </c:pt>
                      <c:pt idx="2982" formatCode="General">
                        <c:v>238.49100000000001</c:v>
                      </c:pt>
                      <c:pt idx="2983" formatCode="General">
                        <c:v>238.501</c:v>
                      </c:pt>
                      <c:pt idx="2984" formatCode="General">
                        <c:v>238.511</c:v>
                      </c:pt>
                      <c:pt idx="2985" formatCode="General">
                        <c:v>238.52099999999999</c:v>
                      </c:pt>
                      <c:pt idx="2986" formatCode="General">
                        <c:v>238.53100000000001</c:v>
                      </c:pt>
                      <c:pt idx="2987" formatCode="General">
                        <c:v>238.541</c:v>
                      </c:pt>
                      <c:pt idx="2988" formatCode="General">
                        <c:v>238.55099999999999</c:v>
                      </c:pt>
                      <c:pt idx="2989" formatCode="General">
                        <c:v>238.56100000000001</c:v>
                      </c:pt>
                      <c:pt idx="2990" formatCode="General">
                        <c:v>238.571</c:v>
                      </c:pt>
                      <c:pt idx="2991" formatCode="General">
                        <c:v>238.58099999999999</c:v>
                      </c:pt>
                      <c:pt idx="2992" formatCode="General">
                        <c:v>238.59100000000001</c:v>
                      </c:pt>
                      <c:pt idx="2993" formatCode="General">
                        <c:v>238.601</c:v>
                      </c:pt>
                      <c:pt idx="2994" formatCode="General">
                        <c:v>238.61099999999999</c:v>
                      </c:pt>
                      <c:pt idx="2995" formatCode="General">
                        <c:v>238.62100000000001</c:v>
                      </c:pt>
                      <c:pt idx="2996" formatCode="General">
                        <c:v>238.631</c:v>
                      </c:pt>
                      <c:pt idx="2997" formatCode="General">
                        <c:v>238.64099999999999</c:v>
                      </c:pt>
                      <c:pt idx="2998" formatCode="General">
                        <c:v>238.65100000000001</c:v>
                      </c:pt>
                      <c:pt idx="2999" formatCode="General">
                        <c:v>238.661</c:v>
                      </c:pt>
                      <c:pt idx="3000" formatCode="General">
                        <c:v>238.67099999999999</c:v>
                      </c:pt>
                      <c:pt idx="3001" formatCode="General">
                        <c:v>238.68100000000001</c:v>
                      </c:pt>
                      <c:pt idx="3002" formatCode="General">
                        <c:v>238.691</c:v>
                      </c:pt>
                      <c:pt idx="3003" formatCode="General">
                        <c:v>238.70099999999999</c:v>
                      </c:pt>
                      <c:pt idx="3004" formatCode="General">
                        <c:v>238.71100000000001</c:v>
                      </c:pt>
                      <c:pt idx="3005" formatCode="General">
                        <c:v>238.721</c:v>
                      </c:pt>
                      <c:pt idx="3006" formatCode="General">
                        <c:v>238.73099999999999</c:v>
                      </c:pt>
                      <c:pt idx="3007" formatCode="General">
                        <c:v>238.74100000000001</c:v>
                      </c:pt>
                      <c:pt idx="3008" formatCode="General">
                        <c:v>238.751</c:v>
                      </c:pt>
                      <c:pt idx="3009" formatCode="General">
                        <c:v>238.761</c:v>
                      </c:pt>
                      <c:pt idx="3010" formatCode="General">
                        <c:v>238.77099999999999</c:v>
                      </c:pt>
                      <c:pt idx="3011" formatCode="General">
                        <c:v>238.78100000000001</c:v>
                      </c:pt>
                      <c:pt idx="3012" formatCode="General">
                        <c:v>238.791</c:v>
                      </c:pt>
                      <c:pt idx="3013" formatCode="General">
                        <c:v>238.80099999999999</c:v>
                      </c:pt>
                      <c:pt idx="3014" formatCode="General">
                        <c:v>238.81100000000001</c:v>
                      </c:pt>
                      <c:pt idx="3015" formatCode="General">
                        <c:v>238.821</c:v>
                      </c:pt>
                      <c:pt idx="3016" formatCode="General">
                        <c:v>238.83099999999999</c:v>
                      </c:pt>
                      <c:pt idx="3017" formatCode="General">
                        <c:v>238.84100000000001</c:v>
                      </c:pt>
                      <c:pt idx="3018" formatCode="General">
                        <c:v>238.851</c:v>
                      </c:pt>
                      <c:pt idx="3019" formatCode="General">
                        <c:v>238.86099999999999</c:v>
                      </c:pt>
                      <c:pt idx="3020" formatCode="General">
                        <c:v>238.87100000000001</c:v>
                      </c:pt>
                      <c:pt idx="3021" formatCode="General">
                        <c:v>238.881</c:v>
                      </c:pt>
                      <c:pt idx="3022" formatCode="General">
                        <c:v>238.89099999999999</c:v>
                      </c:pt>
                      <c:pt idx="3023" formatCode="General">
                        <c:v>238.90100000000001</c:v>
                      </c:pt>
                      <c:pt idx="3024" formatCode="General">
                        <c:v>238.911</c:v>
                      </c:pt>
                      <c:pt idx="3025" formatCode="General">
                        <c:v>238.92099999999999</c:v>
                      </c:pt>
                      <c:pt idx="3026" formatCode="General">
                        <c:v>238.93100000000001</c:v>
                      </c:pt>
                      <c:pt idx="3027" formatCode="General">
                        <c:v>238.941</c:v>
                      </c:pt>
                      <c:pt idx="3028" formatCode="General">
                        <c:v>238.95099999999999</c:v>
                      </c:pt>
                      <c:pt idx="3029" formatCode="General">
                        <c:v>238.96100000000001</c:v>
                      </c:pt>
                      <c:pt idx="3030" formatCode="General">
                        <c:v>238.971</c:v>
                      </c:pt>
                      <c:pt idx="3031" formatCode="General">
                        <c:v>238.98099999999999</c:v>
                      </c:pt>
                      <c:pt idx="3032" formatCode="General">
                        <c:v>238.99100000000001</c:v>
                      </c:pt>
                      <c:pt idx="3033" formatCode="General">
                        <c:v>239.001</c:v>
                      </c:pt>
                      <c:pt idx="3034" formatCode="General">
                        <c:v>239.011</c:v>
                      </c:pt>
                      <c:pt idx="3035" formatCode="General">
                        <c:v>239.02099999999999</c:v>
                      </c:pt>
                      <c:pt idx="3036" formatCode="General">
                        <c:v>239.03100000000001</c:v>
                      </c:pt>
                      <c:pt idx="3037" formatCode="General">
                        <c:v>239.041</c:v>
                      </c:pt>
                      <c:pt idx="3038" formatCode="General">
                        <c:v>239.05099999999999</c:v>
                      </c:pt>
                      <c:pt idx="3039" formatCode="General">
                        <c:v>239.06100000000001</c:v>
                      </c:pt>
                      <c:pt idx="3040" formatCode="General">
                        <c:v>239.071</c:v>
                      </c:pt>
                      <c:pt idx="3041" formatCode="General">
                        <c:v>239.08099999999999</c:v>
                      </c:pt>
                      <c:pt idx="3042" formatCode="General">
                        <c:v>239.09100000000001</c:v>
                      </c:pt>
                      <c:pt idx="3043" formatCode="General">
                        <c:v>239.101</c:v>
                      </c:pt>
                      <c:pt idx="3044" formatCode="General">
                        <c:v>239.11099999999999</c:v>
                      </c:pt>
                      <c:pt idx="3045" formatCode="General">
                        <c:v>239.12100000000001</c:v>
                      </c:pt>
                      <c:pt idx="3046" formatCode="General">
                        <c:v>239.131</c:v>
                      </c:pt>
                      <c:pt idx="3047" formatCode="General">
                        <c:v>239.14099999999999</c:v>
                      </c:pt>
                      <c:pt idx="3048" formatCode="General">
                        <c:v>239.15100000000001</c:v>
                      </c:pt>
                      <c:pt idx="3049" formatCode="General">
                        <c:v>239.161</c:v>
                      </c:pt>
                      <c:pt idx="3050" formatCode="General">
                        <c:v>239.17099999999999</c:v>
                      </c:pt>
                      <c:pt idx="3051" formatCode="General">
                        <c:v>239.18100000000001</c:v>
                      </c:pt>
                      <c:pt idx="3052" formatCode="General">
                        <c:v>239.191</c:v>
                      </c:pt>
                      <c:pt idx="3053" formatCode="General">
                        <c:v>239.20099999999999</c:v>
                      </c:pt>
                      <c:pt idx="3054" formatCode="General">
                        <c:v>239.21100000000001</c:v>
                      </c:pt>
                      <c:pt idx="3055" formatCode="General">
                        <c:v>239.221</c:v>
                      </c:pt>
                      <c:pt idx="3056" formatCode="General">
                        <c:v>239.23099999999999</c:v>
                      </c:pt>
                      <c:pt idx="3057" formatCode="General">
                        <c:v>239.24100000000001</c:v>
                      </c:pt>
                      <c:pt idx="3058" formatCode="General">
                        <c:v>239.251</c:v>
                      </c:pt>
                      <c:pt idx="3059" formatCode="General">
                        <c:v>239.261</c:v>
                      </c:pt>
                      <c:pt idx="3060" formatCode="General">
                        <c:v>239.27099999999999</c:v>
                      </c:pt>
                      <c:pt idx="3061" formatCode="General">
                        <c:v>239.28100000000001</c:v>
                      </c:pt>
                      <c:pt idx="3062" formatCode="General">
                        <c:v>239.291</c:v>
                      </c:pt>
                      <c:pt idx="3063" formatCode="General">
                        <c:v>239.30099999999999</c:v>
                      </c:pt>
                      <c:pt idx="3064" formatCode="General">
                        <c:v>239.31100000000001</c:v>
                      </c:pt>
                      <c:pt idx="3065" formatCode="General">
                        <c:v>239.321</c:v>
                      </c:pt>
                      <c:pt idx="3066" formatCode="General">
                        <c:v>239.33099999999999</c:v>
                      </c:pt>
                      <c:pt idx="3067" formatCode="General">
                        <c:v>239.34100000000001</c:v>
                      </c:pt>
                      <c:pt idx="3068" formatCode="General">
                        <c:v>239.351</c:v>
                      </c:pt>
                      <c:pt idx="3069" formatCode="General">
                        <c:v>239.36099999999999</c:v>
                      </c:pt>
                      <c:pt idx="3070" formatCode="General">
                        <c:v>239.37100000000001</c:v>
                      </c:pt>
                      <c:pt idx="3071" formatCode="General">
                        <c:v>239.381</c:v>
                      </c:pt>
                      <c:pt idx="3072" formatCode="General">
                        <c:v>239.39099999999999</c:v>
                      </c:pt>
                      <c:pt idx="3073" formatCode="General">
                        <c:v>239.40100000000001</c:v>
                      </c:pt>
                      <c:pt idx="3074" formatCode="General">
                        <c:v>239.411</c:v>
                      </c:pt>
                      <c:pt idx="3075" formatCode="General">
                        <c:v>239.42099999999999</c:v>
                      </c:pt>
                      <c:pt idx="3076" formatCode="General">
                        <c:v>239.43100000000001</c:v>
                      </c:pt>
                      <c:pt idx="3077" formatCode="General">
                        <c:v>239.441</c:v>
                      </c:pt>
                      <c:pt idx="3078" formatCode="General">
                        <c:v>239.45099999999999</c:v>
                      </c:pt>
                      <c:pt idx="3079" formatCode="General">
                        <c:v>239.46100000000001</c:v>
                      </c:pt>
                      <c:pt idx="3080" formatCode="General">
                        <c:v>239.471</c:v>
                      </c:pt>
                      <c:pt idx="3081" formatCode="General">
                        <c:v>239.48099999999999</c:v>
                      </c:pt>
                      <c:pt idx="3082" formatCode="General">
                        <c:v>239.49100000000001</c:v>
                      </c:pt>
                      <c:pt idx="3083" formatCode="General">
                        <c:v>239.501</c:v>
                      </c:pt>
                      <c:pt idx="3084" formatCode="General">
                        <c:v>239.511</c:v>
                      </c:pt>
                      <c:pt idx="3085" formatCode="General">
                        <c:v>239.52099999999999</c:v>
                      </c:pt>
                      <c:pt idx="3086" formatCode="General">
                        <c:v>239.53100000000001</c:v>
                      </c:pt>
                      <c:pt idx="3087" formatCode="General">
                        <c:v>239.541</c:v>
                      </c:pt>
                      <c:pt idx="3088" formatCode="General">
                        <c:v>239.55099999999999</c:v>
                      </c:pt>
                      <c:pt idx="3089" formatCode="General">
                        <c:v>239.56100000000001</c:v>
                      </c:pt>
                      <c:pt idx="3090" formatCode="General">
                        <c:v>239.571</c:v>
                      </c:pt>
                      <c:pt idx="3091" formatCode="General">
                        <c:v>239.58099999999999</c:v>
                      </c:pt>
                      <c:pt idx="3092" formatCode="General">
                        <c:v>239.59100000000001</c:v>
                      </c:pt>
                      <c:pt idx="3093" formatCode="General">
                        <c:v>239.601</c:v>
                      </c:pt>
                      <c:pt idx="3094" formatCode="General">
                        <c:v>239.61099999999999</c:v>
                      </c:pt>
                      <c:pt idx="3095" formatCode="General">
                        <c:v>239.62100000000001</c:v>
                      </c:pt>
                      <c:pt idx="3096" formatCode="General">
                        <c:v>239.631</c:v>
                      </c:pt>
                      <c:pt idx="3097" formatCode="General">
                        <c:v>239.64099999999999</c:v>
                      </c:pt>
                      <c:pt idx="3098" formatCode="General">
                        <c:v>239.65100000000001</c:v>
                      </c:pt>
                      <c:pt idx="3099" formatCode="General">
                        <c:v>239.661</c:v>
                      </c:pt>
                      <c:pt idx="3100" formatCode="General">
                        <c:v>239.67099999999999</c:v>
                      </c:pt>
                      <c:pt idx="3101" formatCode="General">
                        <c:v>239.68100000000001</c:v>
                      </c:pt>
                      <c:pt idx="3102" formatCode="General">
                        <c:v>239.691</c:v>
                      </c:pt>
                      <c:pt idx="3103" formatCode="General">
                        <c:v>239.70099999999999</c:v>
                      </c:pt>
                      <c:pt idx="3104" formatCode="General">
                        <c:v>239.71100000000001</c:v>
                      </c:pt>
                      <c:pt idx="3105" formatCode="General">
                        <c:v>239.721</c:v>
                      </c:pt>
                      <c:pt idx="3106" formatCode="General">
                        <c:v>239.73099999999999</c:v>
                      </c:pt>
                      <c:pt idx="3107" formatCode="General">
                        <c:v>239.74100000000001</c:v>
                      </c:pt>
                      <c:pt idx="3108" formatCode="General">
                        <c:v>239.751</c:v>
                      </c:pt>
                      <c:pt idx="3109" formatCode="General">
                        <c:v>239.761</c:v>
                      </c:pt>
                      <c:pt idx="3110" formatCode="General">
                        <c:v>239.77099999999999</c:v>
                      </c:pt>
                      <c:pt idx="3111" formatCode="General">
                        <c:v>239.78100000000001</c:v>
                      </c:pt>
                      <c:pt idx="3112" formatCode="General">
                        <c:v>239.791</c:v>
                      </c:pt>
                      <c:pt idx="3113" formatCode="General">
                        <c:v>239.80099999999999</c:v>
                      </c:pt>
                      <c:pt idx="3114" formatCode="General">
                        <c:v>239.81100000000001</c:v>
                      </c:pt>
                      <c:pt idx="3115" formatCode="General">
                        <c:v>239.821</c:v>
                      </c:pt>
                      <c:pt idx="3116" formatCode="General">
                        <c:v>239.83099999999999</c:v>
                      </c:pt>
                      <c:pt idx="3117" formatCode="General">
                        <c:v>239.84100000000001</c:v>
                      </c:pt>
                      <c:pt idx="3118" formatCode="General">
                        <c:v>239.851</c:v>
                      </c:pt>
                      <c:pt idx="3119" formatCode="General">
                        <c:v>239.86099999999999</c:v>
                      </c:pt>
                      <c:pt idx="3120" formatCode="General">
                        <c:v>239.87100000000001</c:v>
                      </c:pt>
                      <c:pt idx="3121" formatCode="General">
                        <c:v>239.881</c:v>
                      </c:pt>
                      <c:pt idx="3122" formatCode="General">
                        <c:v>239.89099999999999</c:v>
                      </c:pt>
                      <c:pt idx="3123" formatCode="General">
                        <c:v>239.90100000000001</c:v>
                      </c:pt>
                      <c:pt idx="3124" formatCode="General">
                        <c:v>239.911</c:v>
                      </c:pt>
                      <c:pt idx="3125" formatCode="General">
                        <c:v>239.92099999999999</c:v>
                      </c:pt>
                      <c:pt idx="3126" formatCode="General">
                        <c:v>239.93100000000001</c:v>
                      </c:pt>
                      <c:pt idx="3127" formatCode="General">
                        <c:v>239.941</c:v>
                      </c:pt>
                      <c:pt idx="3128" formatCode="General">
                        <c:v>239.95099999999999</c:v>
                      </c:pt>
                      <c:pt idx="3129" formatCode="General">
                        <c:v>239.96100000000001</c:v>
                      </c:pt>
                      <c:pt idx="3130" formatCode="General">
                        <c:v>239.971</c:v>
                      </c:pt>
                      <c:pt idx="3131" formatCode="General">
                        <c:v>239.98099999999999</c:v>
                      </c:pt>
                      <c:pt idx="3132" formatCode="General">
                        <c:v>239.99100000000001</c:v>
                      </c:pt>
                      <c:pt idx="3133" formatCode="General">
                        <c:v>240.001</c:v>
                      </c:pt>
                      <c:pt idx="3134" formatCode="General">
                        <c:v>240.011</c:v>
                      </c:pt>
                      <c:pt idx="3135" formatCode="General">
                        <c:v>240.02099999999999</c:v>
                      </c:pt>
                      <c:pt idx="3136" formatCode="General">
                        <c:v>240.03100000000001</c:v>
                      </c:pt>
                      <c:pt idx="3137" formatCode="General">
                        <c:v>240.041</c:v>
                      </c:pt>
                      <c:pt idx="3138" formatCode="General">
                        <c:v>240.05099999999999</c:v>
                      </c:pt>
                      <c:pt idx="3139" formatCode="General">
                        <c:v>240.06100000000001</c:v>
                      </c:pt>
                      <c:pt idx="3140" formatCode="General">
                        <c:v>240.071</c:v>
                      </c:pt>
                      <c:pt idx="3141" formatCode="General">
                        <c:v>240.08099999999999</c:v>
                      </c:pt>
                      <c:pt idx="3142" formatCode="General">
                        <c:v>240.09100000000001</c:v>
                      </c:pt>
                      <c:pt idx="3143" formatCode="General">
                        <c:v>240.101</c:v>
                      </c:pt>
                      <c:pt idx="3144" formatCode="General">
                        <c:v>240.11099999999999</c:v>
                      </c:pt>
                      <c:pt idx="3145" formatCode="General">
                        <c:v>240.12100000000001</c:v>
                      </c:pt>
                      <c:pt idx="3146" formatCode="General">
                        <c:v>240.131</c:v>
                      </c:pt>
                      <c:pt idx="3147" formatCode="General">
                        <c:v>240.14099999999999</c:v>
                      </c:pt>
                      <c:pt idx="3148" formatCode="General">
                        <c:v>240.15100000000001</c:v>
                      </c:pt>
                      <c:pt idx="3149" formatCode="General">
                        <c:v>240.161</c:v>
                      </c:pt>
                      <c:pt idx="3150" formatCode="General">
                        <c:v>240.17099999999999</c:v>
                      </c:pt>
                      <c:pt idx="3151" formatCode="General">
                        <c:v>240.18100000000001</c:v>
                      </c:pt>
                      <c:pt idx="3152" formatCode="General">
                        <c:v>240.191</c:v>
                      </c:pt>
                      <c:pt idx="3153" formatCode="General">
                        <c:v>240.20099999999999</c:v>
                      </c:pt>
                      <c:pt idx="3154" formatCode="General">
                        <c:v>240.21100000000001</c:v>
                      </c:pt>
                      <c:pt idx="3155" formatCode="General">
                        <c:v>240.221</c:v>
                      </c:pt>
                      <c:pt idx="3156" formatCode="General">
                        <c:v>240.23099999999999</c:v>
                      </c:pt>
                      <c:pt idx="3157" formatCode="General">
                        <c:v>240.24100000000001</c:v>
                      </c:pt>
                      <c:pt idx="3158" formatCode="General">
                        <c:v>240.251</c:v>
                      </c:pt>
                      <c:pt idx="3159" formatCode="General">
                        <c:v>240.261</c:v>
                      </c:pt>
                      <c:pt idx="3160" formatCode="General">
                        <c:v>240.27099999999999</c:v>
                      </c:pt>
                      <c:pt idx="3161" formatCode="General">
                        <c:v>240.28100000000001</c:v>
                      </c:pt>
                      <c:pt idx="3162" formatCode="General">
                        <c:v>240.291</c:v>
                      </c:pt>
                      <c:pt idx="3163" formatCode="General">
                        <c:v>240.30099999999999</c:v>
                      </c:pt>
                      <c:pt idx="3164" formatCode="General">
                        <c:v>240.31100000000001</c:v>
                      </c:pt>
                      <c:pt idx="3165" formatCode="General">
                        <c:v>240.321</c:v>
                      </c:pt>
                      <c:pt idx="3166" formatCode="General">
                        <c:v>240.33099999999999</c:v>
                      </c:pt>
                      <c:pt idx="3167" formatCode="General">
                        <c:v>240.34100000000001</c:v>
                      </c:pt>
                      <c:pt idx="3168" formatCode="General">
                        <c:v>240.351</c:v>
                      </c:pt>
                      <c:pt idx="3169" formatCode="General">
                        <c:v>240.36099999999999</c:v>
                      </c:pt>
                      <c:pt idx="3170" formatCode="General">
                        <c:v>240.37100000000001</c:v>
                      </c:pt>
                      <c:pt idx="3171" formatCode="General">
                        <c:v>240.381</c:v>
                      </c:pt>
                      <c:pt idx="3172" formatCode="General">
                        <c:v>240.39099999999999</c:v>
                      </c:pt>
                      <c:pt idx="3173" formatCode="General">
                        <c:v>240.40100000000001</c:v>
                      </c:pt>
                      <c:pt idx="3174" formatCode="General">
                        <c:v>240.411</c:v>
                      </c:pt>
                      <c:pt idx="3175" formatCode="General">
                        <c:v>240.42099999999999</c:v>
                      </c:pt>
                      <c:pt idx="3176" formatCode="General">
                        <c:v>240.43100000000001</c:v>
                      </c:pt>
                      <c:pt idx="3177" formatCode="General">
                        <c:v>240.441</c:v>
                      </c:pt>
                      <c:pt idx="3178" formatCode="General">
                        <c:v>240.45099999999999</c:v>
                      </c:pt>
                      <c:pt idx="3179" formatCode="General">
                        <c:v>240.46100000000001</c:v>
                      </c:pt>
                      <c:pt idx="3180" formatCode="General">
                        <c:v>240.471</c:v>
                      </c:pt>
                      <c:pt idx="3181" formatCode="General">
                        <c:v>240.48099999999999</c:v>
                      </c:pt>
                      <c:pt idx="3182" formatCode="General">
                        <c:v>240.49100000000001</c:v>
                      </c:pt>
                      <c:pt idx="3183" formatCode="General">
                        <c:v>240.501</c:v>
                      </c:pt>
                      <c:pt idx="3184" formatCode="General">
                        <c:v>240.511</c:v>
                      </c:pt>
                      <c:pt idx="3185" formatCode="General">
                        <c:v>240.52099999999999</c:v>
                      </c:pt>
                      <c:pt idx="3186" formatCode="General">
                        <c:v>240.53100000000001</c:v>
                      </c:pt>
                      <c:pt idx="3187" formatCode="General">
                        <c:v>240.541</c:v>
                      </c:pt>
                      <c:pt idx="3188" formatCode="General">
                        <c:v>240.55099999999999</c:v>
                      </c:pt>
                      <c:pt idx="3189" formatCode="General">
                        <c:v>240.56100000000001</c:v>
                      </c:pt>
                      <c:pt idx="3190" formatCode="General">
                        <c:v>240.571</c:v>
                      </c:pt>
                      <c:pt idx="3191" formatCode="General">
                        <c:v>240.58099999999999</c:v>
                      </c:pt>
                      <c:pt idx="3192" formatCode="General">
                        <c:v>240.59100000000001</c:v>
                      </c:pt>
                      <c:pt idx="3193" formatCode="General">
                        <c:v>240.601</c:v>
                      </c:pt>
                      <c:pt idx="3194" formatCode="General">
                        <c:v>240.61099999999999</c:v>
                      </c:pt>
                      <c:pt idx="3195" formatCode="General">
                        <c:v>240.62100000000001</c:v>
                      </c:pt>
                      <c:pt idx="3196" formatCode="General">
                        <c:v>240.631</c:v>
                      </c:pt>
                      <c:pt idx="3197" formatCode="General">
                        <c:v>240.64099999999999</c:v>
                      </c:pt>
                      <c:pt idx="3198" formatCode="General">
                        <c:v>240.65100000000001</c:v>
                      </c:pt>
                      <c:pt idx="3199" formatCode="General">
                        <c:v>240.661</c:v>
                      </c:pt>
                      <c:pt idx="3200" formatCode="General">
                        <c:v>240.67099999999999</c:v>
                      </c:pt>
                      <c:pt idx="3201" formatCode="General">
                        <c:v>240.68100000000001</c:v>
                      </c:pt>
                      <c:pt idx="3202" formatCode="General">
                        <c:v>240.691</c:v>
                      </c:pt>
                      <c:pt idx="3203" formatCode="General">
                        <c:v>240.70099999999999</c:v>
                      </c:pt>
                      <c:pt idx="3204" formatCode="General">
                        <c:v>240.71100000000001</c:v>
                      </c:pt>
                      <c:pt idx="3205" formatCode="General">
                        <c:v>240.721</c:v>
                      </c:pt>
                      <c:pt idx="3206" formatCode="General">
                        <c:v>240.73099999999999</c:v>
                      </c:pt>
                      <c:pt idx="3207" formatCode="General">
                        <c:v>240.74100000000001</c:v>
                      </c:pt>
                      <c:pt idx="3208" formatCode="General">
                        <c:v>240.751</c:v>
                      </c:pt>
                      <c:pt idx="3209" formatCode="General">
                        <c:v>240.761</c:v>
                      </c:pt>
                      <c:pt idx="3210" formatCode="General">
                        <c:v>240.77099999999999</c:v>
                      </c:pt>
                      <c:pt idx="3211" formatCode="General">
                        <c:v>240.78100000000001</c:v>
                      </c:pt>
                      <c:pt idx="3212" formatCode="General">
                        <c:v>240.791</c:v>
                      </c:pt>
                      <c:pt idx="3213" formatCode="General">
                        <c:v>240.80099999999999</c:v>
                      </c:pt>
                      <c:pt idx="3214" formatCode="General">
                        <c:v>240.81100000000001</c:v>
                      </c:pt>
                      <c:pt idx="3215" formatCode="General">
                        <c:v>240.821</c:v>
                      </c:pt>
                      <c:pt idx="3216" formatCode="General">
                        <c:v>240.83099999999999</c:v>
                      </c:pt>
                      <c:pt idx="3217" formatCode="General">
                        <c:v>240.84100000000001</c:v>
                      </c:pt>
                      <c:pt idx="3218" formatCode="General">
                        <c:v>240.851</c:v>
                      </c:pt>
                      <c:pt idx="3219" formatCode="General">
                        <c:v>240.86099999999999</c:v>
                      </c:pt>
                      <c:pt idx="3220" formatCode="General">
                        <c:v>240.87100000000001</c:v>
                      </c:pt>
                      <c:pt idx="3221" formatCode="General">
                        <c:v>240.881</c:v>
                      </c:pt>
                      <c:pt idx="3222" formatCode="General">
                        <c:v>240.89099999999999</c:v>
                      </c:pt>
                      <c:pt idx="3223" formatCode="General">
                        <c:v>240.90100000000001</c:v>
                      </c:pt>
                      <c:pt idx="3224" formatCode="General">
                        <c:v>240.911</c:v>
                      </c:pt>
                      <c:pt idx="3225" formatCode="General">
                        <c:v>240.92099999999999</c:v>
                      </c:pt>
                      <c:pt idx="3226" formatCode="General">
                        <c:v>240.93100000000001</c:v>
                      </c:pt>
                      <c:pt idx="3227" formatCode="General">
                        <c:v>240.941</c:v>
                      </c:pt>
                      <c:pt idx="3228" formatCode="General">
                        <c:v>240.95099999999999</c:v>
                      </c:pt>
                      <c:pt idx="3229" formatCode="General">
                        <c:v>240.96100000000001</c:v>
                      </c:pt>
                      <c:pt idx="3230" formatCode="General">
                        <c:v>240.971</c:v>
                      </c:pt>
                      <c:pt idx="3231" formatCode="General">
                        <c:v>240.98099999999999</c:v>
                      </c:pt>
                      <c:pt idx="3232" formatCode="General">
                        <c:v>240.99100000000001</c:v>
                      </c:pt>
                      <c:pt idx="3233" formatCode="General">
                        <c:v>241.001</c:v>
                      </c:pt>
                      <c:pt idx="3234" formatCode="General">
                        <c:v>241.011</c:v>
                      </c:pt>
                      <c:pt idx="3235" formatCode="General">
                        <c:v>241.02099999999999</c:v>
                      </c:pt>
                      <c:pt idx="3236" formatCode="General">
                        <c:v>241.03100000000001</c:v>
                      </c:pt>
                      <c:pt idx="3237" formatCode="General">
                        <c:v>241.041</c:v>
                      </c:pt>
                      <c:pt idx="3238" formatCode="General">
                        <c:v>241.05099999999999</c:v>
                      </c:pt>
                      <c:pt idx="3239" formatCode="General">
                        <c:v>241.06100000000001</c:v>
                      </c:pt>
                      <c:pt idx="3240" formatCode="General">
                        <c:v>241.071</c:v>
                      </c:pt>
                      <c:pt idx="3241" formatCode="General">
                        <c:v>241.08099999999999</c:v>
                      </c:pt>
                      <c:pt idx="3242" formatCode="General">
                        <c:v>241.09100000000001</c:v>
                      </c:pt>
                      <c:pt idx="3243" formatCode="General">
                        <c:v>241.101</c:v>
                      </c:pt>
                      <c:pt idx="3244" formatCode="General">
                        <c:v>241.11099999999999</c:v>
                      </c:pt>
                      <c:pt idx="3245" formatCode="General">
                        <c:v>241.12100000000001</c:v>
                      </c:pt>
                      <c:pt idx="3246" formatCode="General">
                        <c:v>241.131</c:v>
                      </c:pt>
                      <c:pt idx="3247" formatCode="General">
                        <c:v>241.14099999999999</c:v>
                      </c:pt>
                      <c:pt idx="3248" formatCode="General">
                        <c:v>241.15100000000001</c:v>
                      </c:pt>
                      <c:pt idx="3249" formatCode="General">
                        <c:v>241.161</c:v>
                      </c:pt>
                      <c:pt idx="3250" formatCode="General">
                        <c:v>241.17099999999999</c:v>
                      </c:pt>
                      <c:pt idx="3251" formatCode="General">
                        <c:v>241.18100000000001</c:v>
                      </c:pt>
                      <c:pt idx="3252" formatCode="General">
                        <c:v>241.191</c:v>
                      </c:pt>
                      <c:pt idx="3253" formatCode="General">
                        <c:v>241.20099999999999</c:v>
                      </c:pt>
                      <c:pt idx="3254" formatCode="General">
                        <c:v>241.21100000000001</c:v>
                      </c:pt>
                      <c:pt idx="3255" formatCode="General">
                        <c:v>241.221</c:v>
                      </c:pt>
                      <c:pt idx="3256" formatCode="General">
                        <c:v>241.23099999999999</c:v>
                      </c:pt>
                      <c:pt idx="3257" formatCode="General">
                        <c:v>241.24100000000001</c:v>
                      </c:pt>
                      <c:pt idx="3258" formatCode="General">
                        <c:v>241.251</c:v>
                      </c:pt>
                      <c:pt idx="3259" formatCode="General">
                        <c:v>241.261</c:v>
                      </c:pt>
                      <c:pt idx="3260" formatCode="General">
                        <c:v>241.27099999999999</c:v>
                      </c:pt>
                      <c:pt idx="3261" formatCode="General">
                        <c:v>241.28100000000001</c:v>
                      </c:pt>
                      <c:pt idx="3262" formatCode="General">
                        <c:v>241.291</c:v>
                      </c:pt>
                      <c:pt idx="3263" formatCode="General">
                        <c:v>241.30099999999999</c:v>
                      </c:pt>
                      <c:pt idx="3264" formatCode="General">
                        <c:v>241.31100000000001</c:v>
                      </c:pt>
                      <c:pt idx="3265" formatCode="General">
                        <c:v>241.321</c:v>
                      </c:pt>
                      <c:pt idx="3266" formatCode="General">
                        <c:v>241.33099999999999</c:v>
                      </c:pt>
                      <c:pt idx="3267" formatCode="General">
                        <c:v>241.34100000000001</c:v>
                      </c:pt>
                      <c:pt idx="3268" formatCode="General">
                        <c:v>241.351</c:v>
                      </c:pt>
                      <c:pt idx="3269" formatCode="General">
                        <c:v>241.36099999999999</c:v>
                      </c:pt>
                      <c:pt idx="3270" formatCode="General">
                        <c:v>241.37100000000001</c:v>
                      </c:pt>
                      <c:pt idx="3271" formatCode="General">
                        <c:v>241.381</c:v>
                      </c:pt>
                      <c:pt idx="3272" formatCode="General">
                        <c:v>241.39099999999999</c:v>
                      </c:pt>
                      <c:pt idx="3273" formatCode="General">
                        <c:v>241.40100000000001</c:v>
                      </c:pt>
                      <c:pt idx="3274" formatCode="General">
                        <c:v>241.411</c:v>
                      </c:pt>
                      <c:pt idx="3275" formatCode="General">
                        <c:v>241.42099999999999</c:v>
                      </c:pt>
                      <c:pt idx="3276" formatCode="General">
                        <c:v>241.43100000000001</c:v>
                      </c:pt>
                      <c:pt idx="3277" formatCode="General">
                        <c:v>241.441</c:v>
                      </c:pt>
                      <c:pt idx="3278" formatCode="General">
                        <c:v>241.45099999999999</c:v>
                      </c:pt>
                      <c:pt idx="3279" formatCode="General">
                        <c:v>241.45400000000001</c:v>
                      </c:pt>
                      <c:pt idx="3280" formatCode="General">
                        <c:v>241.45400000000001</c:v>
                      </c:pt>
                      <c:pt idx="3281" formatCode="General">
                        <c:v>242.45400000000001</c:v>
                      </c:pt>
                      <c:pt idx="3282" formatCode="General">
                        <c:v>243.45400000000001</c:v>
                      </c:pt>
                      <c:pt idx="3283" formatCode="General">
                        <c:v>244.45400000000001</c:v>
                      </c:pt>
                      <c:pt idx="3284" formatCode="General">
                        <c:v>245.45400000000001</c:v>
                      </c:pt>
                      <c:pt idx="3285" formatCode="General">
                        <c:v>246.45400000000001</c:v>
                      </c:pt>
                      <c:pt idx="3286" formatCode="General">
                        <c:v>247.45400000000001</c:v>
                      </c:pt>
                      <c:pt idx="3287" formatCode="General">
                        <c:v>248.45400000000001</c:v>
                      </c:pt>
                      <c:pt idx="3288" formatCode="General">
                        <c:v>249.45400000000001</c:v>
                      </c:pt>
                      <c:pt idx="3289" formatCode="General">
                        <c:v>250.45400000000001</c:v>
                      </c:pt>
                      <c:pt idx="3290" formatCode="General">
                        <c:v>251.45400000000001</c:v>
                      </c:pt>
                      <c:pt idx="3291" formatCode="General">
                        <c:v>252.45400000000001</c:v>
                      </c:pt>
                      <c:pt idx="3292" formatCode="General">
                        <c:v>253.45400000000001</c:v>
                      </c:pt>
                      <c:pt idx="3293" formatCode="General">
                        <c:v>254.45400000000001</c:v>
                      </c:pt>
                      <c:pt idx="3294" formatCode="General">
                        <c:v>255.45400000000001</c:v>
                      </c:pt>
                      <c:pt idx="3295" formatCode="General">
                        <c:v>256.45400000000001</c:v>
                      </c:pt>
                      <c:pt idx="3296" formatCode="General">
                        <c:v>257.45400000000001</c:v>
                      </c:pt>
                      <c:pt idx="3297" formatCode="General">
                        <c:v>258.45400000000001</c:v>
                      </c:pt>
                      <c:pt idx="3298" formatCode="General">
                        <c:v>259.45400000000001</c:v>
                      </c:pt>
                      <c:pt idx="3299" formatCode="General">
                        <c:v>260.45400000000001</c:v>
                      </c:pt>
                      <c:pt idx="3300" formatCode="General">
                        <c:v>261.45400000000001</c:v>
                      </c:pt>
                      <c:pt idx="3301" formatCode="General">
                        <c:v>262.45400000000001</c:v>
                      </c:pt>
                      <c:pt idx="3302" formatCode="General">
                        <c:v>263.45400000000001</c:v>
                      </c:pt>
                      <c:pt idx="3303" formatCode="General">
                        <c:v>264.45400000000001</c:v>
                      </c:pt>
                      <c:pt idx="3304" formatCode="General">
                        <c:v>265.45400000000001</c:v>
                      </c:pt>
                      <c:pt idx="3305" formatCode="General">
                        <c:v>266.45400000000001</c:v>
                      </c:pt>
                      <c:pt idx="3306" formatCode="General">
                        <c:v>267.45400000000001</c:v>
                      </c:pt>
                      <c:pt idx="3307" formatCode="General">
                        <c:v>268.45400000000001</c:v>
                      </c:pt>
                      <c:pt idx="3308" formatCode="General">
                        <c:v>269.45400000000001</c:v>
                      </c:pt>
                      <c:pt idx="3309" formatCode="General">
                        <c:v>270.45400000000001</c:v>
                      </c:pt>
                      <c:pt idx="3310" formatCode="General">
                        <c:v>271.45400000000001</c:v>
                      </c:pt>
                      <c:pt idx="3311" formatCode="General">
                        <c:v>272.45400000000001</c:v>
                      </c:pt>
                      <c:pt idx="3312" formatCode="General">
                        <c:v>273.45400000000001</c:v>
                      </c:pt>
                      <c:pt idx="3313" formatCode="General">
                        <c:v>274.45400000000001</c:v>
                      </c:pt>
                      <c:pt idx="3314" formatCode="General">
                        <c:v>275.45400000000001</c:v>
                      </c:pt>
                      <c:pt idx="3315" formatCode="General">
                        <c:v>276.45400000000001</c:v>
                      </c:pt>
                      <c:pt idx="3316" formatCode="General">
                        <c:v>277.45400000000001</c:v>
                      </c:pt>
                      <c:pt idx="3317" formatCode="General">
                        <c:v>278.45400000000001</c:v>
                      </c:pt>
                      <c:pt idx="3318" formatCode="General">
                        <c:v>279.45400000000001</c:v>
                      </c:pt>
                      <c:pt idx="3319" formatCode="General">
                        <c:v>280.45400000000001</c:v>
                      </c:pt>
                      <c:pt idx="3320" formatCode="General">
                        <c:v>281.45400000000001</c:v>
                      </c:pt>
                      <c:pt idx="3321" formatCode="General">
                        <c:v>282.45400000000001</c:v>
                      </c:pt>
                      <c:pt idx="3322" formatCode="General">
                        <c:v>283.45400000000001</c:v>
                      </c:pt>
                      <c:pt idx="3323" formatCode="General">
                        <c:v>284.45400000000001</c:v>
                      </c:pt>
                      <c:pt idx="3324" formatCode="General">
                        <c:v>285.45400000000001</c:v>
                      </c:pt>
                      <c:pt idx="3325" formatCode="General">
                        <c:v>286.45400000000001</c:v>
                      </c:pt>
                      <c:pt idx="3326" formatCode="General">
                        <c:v>287.45400000000001</c:v>
                      </c:pt>
                      <c:pt idx="3327" formatCode="General">
                        <c:v>288.45400000000001</c:v>
                      </c:pt>
                      <c:pt idx="3328" formatCode="General">
                        <c:v>289.45400000000001</c:v>
                      </c:pt>
                      <c:pt idx="3329" formatCode="General">
                        <c:v>290.45400000000001</c:v>
                      </c:pt>
                      <c:pt idx="3330" formatCode="General">
                        <c:v>291.45400000000001</c:v>
                      </c:pt>
                      <c:pt idx="3331" formatCode="General">
                        <c:v>292.45400000000001</c:v>
                      </c:pt>
                      <c:pt idx="3332" formatCode="General">
                        <c:v>293.45400000000001</c:v>
                      </c:pt>
                      <c:pt idx="3333" formatCode="General">
                        <c:v>294.45400000000001</c:v>
                      </c:pt>
                      <c:pt idx="3334" formatCode="General">
                        <c:v>295.45400000000001</c:v>
                      </c:pt>
                      <c:pt idx="3335" formatCode="General">
                        <c:v>296.45400000000001</c:v>
                      </c:pt>
                      <c:pt idx="3336" formatCode="General">
                        <c:v>297.45400000000001</c:v>
                      </c:pt>
                      <c:pt idx="3337" formatCode="General">
                        <c:v>298.45400000000001</c:v>
                      </c:pt>
                      <c:pt idx="3338" formatCode="General">
                        <c:v>299.45400000000001</c:v>
                      </c:pt>
                      <c:pt idx="3339" formatCode="General">
                        <c:v>300.45400000000001</c:v>
                      </c:pt>
                      <c:pt idx="3340" formatCode="General">
                        <c:v>301.45400000000001</c:v>
                      </c:pt>
                      <c:pt idx="3341" formatCode="General">
                        <c:v>302.45400000000001</c:v>
                      </c:pt>
                      <c:pt idx="3342" formatCode="General">
                        <c:v>303.45400000000001</c:v>
                      </c:pt>
                      <c:pt idx="3343" formatCode="General">
                        <c:v>304.45400000000001</c:v>
                      </c:pt>
                      <c:pt idx="3344" formatCode="General">
                        <c:v>305.45400000000001</c:v>
                      </c:pt>
                      <c:pt idx="3345" formatCode="General">
                        <c:v>306.45400000000001</c:v>
                      </c:pt>
                      <c:pt idx="3346" formatCode="General">
                        <c:v>307.45400000000001</c:v>
                      </c:pt>
                      <c:pt idx="3347" formatCode="General">
                        <c:v>308.45400000000001</c:v>
                      </c:pt>
                      <c:pt idx="3348" formatCode="General">
                        <c:v>309.45400000000001</c:v>
                      </c:pt>
                      <c:pt idx="3349" formatCode="General">
                        <c:v>310.45400000000001</c:v>
                      </c:pt>
                      <c:pt idx="3350" formatCode="General">
                        <c:v>311.45400000000001</c:v>
                      </c:pt>
                      <c:pt idx="3351" formatCode="General">
                        <c:v>311.75599999999997</c:v>
                      </c:pt>
                      <c:pt idx="3352" formatCode="General">
                        <c:v>311.75599999999997</c:v>
                      </c:pt>
                      <c:pt idx="3353" formatCode="General">
                        <c:v>311.76600000000002</c:v>
                      </c:pt>
                      <c:pt idx="3354" formatCode="General">
                        <c:v>311.77600000000001</c:v>
                      </c:pt>
                      <c:pt idx="3355" formatCode="General">
                        <c:v>311.786</c:v>
                      </c:pt>
                      <c:pt idx="3356" formatCode="General">
                        <c:v>311.79599999999999</c:v>
                      </c:pt>
                      <c:pt idx="3357" formatCode="General">
                        <c:v>311.80599999999998</c:v>
                      </c:pt>
                      <c:pt idx="3358" formatCode="General">
                        <c:v>311.81599999999997</c:v>
                      </c:pt>
                      <c:pt idx="3359" formatCode="General">
                        <c:v>311.82600000000002</c:v>
                      </c:pt>
                      <c:pt idx="3360" formatCode="General">
                        <c:v>311.83600000000001</c:v>
                      </c:pt>
                      <c:pt idx="3361" formatCode="General">
                        <c:v>311.846</c:v>
                      </c:pt>
                      <c:pt idx="3362" formatCode="General">
                        <c:v>311.85599999999999</c:v>
                      </c:pt>
                      <c:pt idx="3363" formatCode="General">
                        <c:v>311.86599999999999</c:v>
                      </c:pt>
                      <c:pt idx="3364" formatCode="General">
                        <c:v>311.87599999999998</c:v>
                      </c:pt>
                      <c:pt idx="3365" formatCode="General">
                        <c:v>311.88600000000002</c:v>
                      </c:pt>
                      <c:pt idx="3366" formatCode="General">
                        <c:v>311.89600000000002</c:v>
                      </c:pt>
                      <c:pt idx="3367" formatCode="General">
                        <c:v>311.90600000000001</c:v>
                      </c:pt>
                      <c:pt idx="3368" formatCode="General">
                        <c:v>311.916</c:v>
                      </c:pt>
                      <c:pt idx="3369" formatCode="General">
                        <c:v>311.92599999999999</c:v>
                      </c:pt>
                      <c:pt idx="3370" formatCode="General">
                        <c:v>311.93599999999998</c:v>
                      </c:pt>
                      <c:pt idx="3371" formatCode="General">
                        <c:v>311.94600000000003</c:v>
                      </c:pt>
                      <c:pt idx="3372" formatCode="General">
                        <c:v>311.95600000000002</c:v>
                      </c:pt>
                      <c:pt idx="3373" formatCode="General">
                        <c:v>311.96600000000001</c:v>
                      </c:pt>
                      <c:pt idx="3374" formatCode="General">
                        <c:v>311.976</c:v>
                      </c:pt>
                      <c:pt idx="3375" formatCode="General">
                        <c:v>311.98599999999999</c:v>
                      </c:pt>
                      <c:pt idx="3376" formatCode="General">
                        <c:v>311.99599999999998</c:v>
                      </c:pt>
                      <c:pt idx="3377" formatCode="General">
                        <c:v>312.00599999999997</c:v>
                      </c:pt>
                      <c:pt idx="3378" formatCode="General">
                        <c:v>312.01600000000002</c:v>
                      </c:pt>
                      <c:pt idx="3379" formatCode="General">
                        <c:v>312.02600000000001</c:v>
                      </c:pt>
                      <c:pt idx="3380" formatCode="General">
                        <c:v>312.036</c:v>
                      </c:pt>
                      <c:pt idx="3381" formatCode="General">
                        <c:v>312.04599999999999</c:v>
                      </c:pt>
                      <c:pt idx="3382" formatCode="General">
                        <c:v>312.05599999999998</c:v>
                      </c:pt>
                      <c:pt idx="3383" formatCode="General">
                        <c:v>312.06599999999997</c:v>
                      </c:pt>
                      <c:pt idx="3384" formatCode="General">
                        <c:v>312.07600000000002</c:v>
                      </c:pt>
                      <c:pt idx="3385" formatCode="General">
                        <c:v>312.08600000000001</c:v>
                      </c:pt>
                      <c:pt idx="3386" formatCode="General">
                        <c:v>312.096</c:v>
                      </c:pt>
                      <c:pt idx="3387" formatCode="General">
                        <c:v>312.10599999999999</c:v>
                      </c:pt>
                      <c:pt idx="3388" formatCode="General">
                        <c:v>312.11599999999999</c:v>
                      </c:pt>
                      <c:pt idx="3389" formatCode="General">
                        <c:v>312.12599999999998</c:v>
                      </c:pt>
                      <c:pt idx="3390" formatCode="General">
                        <c:v>312.13600000000002</c:v>
                      </c:pt>
                      <c:pt idx="3391" formatCode="General">
                        <c:v>312.14600000000002</c:v>
                      </c:pt>
                      <c:pt idx="3392" formatCode="General">
                        <c:v>312.15600000000001</c:v>
                      </c:pt>
                      <c:pt idx="3393" formatCode="General">
                        <c:v>312.166</c:v>
                      </c:pt>
                      <c:pt idx="3394" formatCode="General">
                        <c:v>312.17599999999999</c:v>
                      </c:pt>
                      <c:pt idx="3395" formatCode="General">
                        <c:v>312.18599999999998</c:v>
                      </c:pt>
                      <c:pt idx="3396" formatCode="General">
                        <c:v>312.19600000000003</c:v>
                      </c:pt>
                      <c:pt idx="3397" formatCode="General">
                        <c:v>312.20600000000002</c:v>
                      </c:pt>
                      <c:pt idx="3398" formatCode="General">
                        <c:v>312.21600000000001</c:v>
                      </c:pt>
                      <c:pt idx="3399" formatCode="General">
                        <c:v>312.226</c:v>
                      </c:pt>
                      <c:pt idx="3400" formatCode="General">
                        <c:v>312.23599999999999</c:v>
                      </c:pt>
                      <c:pt idx="3401" formatCode="General">
                        <c:v>312.24599999999998</c:v>
                      </c:pt>
                      <c:pt idx="3402" formatCode="General">
                        <c:v>312.25599999999997</c:v>
                      </c:pt>
                      <c:pt idx="3403" formatCode="General">
                        <c:v>312.26600000000002</c:v>
                      </c:pt>
                      <c:pt idx="3404" formatCode="General">
                        <c:v>312.27600000000001</c:v>
                      </c:pt>
                      <c:pt idx="3405" formatCode="General">
                        <c:v>312.286</c:v>
                      </c:pt>
                      <c:pt idx="3406" formatCode="General">
                        <c:v>312.29599999999999</c:v>
                      </c:pt>
                      <c:pt idx="3407" formatCode="General">
                        <c:v>312.30599999999998</c:v>
                      </c:pt>
                      <c:pt idx="3408" formatCode="General">
                        <c:v>312.31599999999997</c:v>
                      </c:pt>
                      <c:pt idx="3409" formatCode="General">
                        <c:v>312.32600000000002</c:v>
                      </c:pt>
                      <c:pt idx="3410" formatCode="General">
                        <c:v>312.33600000000001</c:v>
                      </c:pt>
                      <c:pt idx="3411" formatCode="General">
                        <c:v>312.346</c:v>
                      </c:pt>
                      <c:pt idx="3412" formatCode="General">
                        <c:v>312.35599999999999</c:v>
                      </c:pt>
                      <c:pt idx="3413" formatCode="General">
                        <c:v>312.36599999999999</c:v>
                      </c:pt>
                      <c:pt idx="3414" formatCode="General">
                        <c:v>312.37599999999998</c:v>
                      </c:pt>
                      <c:pt idx="3415" formatCode="General">
                        <c:v>312.38600000000002</c:v>
                      </c:pt>
                      <c:pt idx="3416" formatCode="General">
                        <c:v>312.39600000000002</c:v>
                      </c:pt>
                      <c:pt idx="3417" formatCode="General">
                        <c:v>312.40600000000001</c:v>
                      </c:pt>
                      <c:pt idx="3418" formatCode="General">
                        <c:v>312.416</c:v>
                      </c:pt>
                      <c:pt idx="3419" formatCode="General">
                        <c:v>312.42599999999999</c:v>
                      </c:pt>
                      <c:pt idx="3420" formatCode="General">
                        <c:v>312.43599999999998</c:v>
                      </c:pt>
                      <c:pt idx="3421" formatCode="General">
                        <c:v>312.44600000000003</c:v>
                      </c:pt>
                      <c:pt idx="3422" formatCode="General">
                        <c:v>312.45600000000002</c:v>
                      </c:pt>
                      <c:pt idx="3423" formatCode="General">
                        <c:v>312.46600000000001</c:v>
                      </c:pt>
                      <c:pt idx="3424" formatCode="General">
                        <c:v>312.476</c:v>
                      </c:pt>
                      <c:pt idx="3425" formatCode="General">
                        <c:v>312.48599999999999</c:v>
                      </c:pt>
                      <c:pt idx="3426" formatCode="General">
                        <c:v>312.49599999999998</c:v>
                      </c:pt>
                      <c:pt idx="3427" formatCode="General">
                        <c:v>312.50599999999997</c:v>
                      </c:pt>
                      <c:pt idx="3428" formatCode="General">
                        <c:v>312.51600000000002</c:v>
                      </c:pt>
                      <c:pt idx="3429" formatCode="General">
                        <c:v>312.52600000000001</c:v>
                      </c:pt>
                      <c:pt idx="3430" formatCode="General">
                        <c:v>312.536</c:v>
                      </c:pt>
                      <c:pt idx="3431" formatCode="General">
                        <c:v>312.54599999999999</c:v>
                      </c:pt>
                      <c:pt idx="3432" formatCode="General">
                        <c:v>312.55599999999998</c:v>
                      </c:pt>
                      <c:pt idx="3433" formatCode="General">
                        <c:v>312.56599999999997</c:v>
                      </c:pt>
                      <c:pt idx="3434" formatCode="General">
                        <c:v>312.57600000000002</c:v>
                      </c:pt>
                      <c:pt idx="3435" formatCode="General">
                        <c:v>312.58600000000001</c:v>
                      </c:pt>
                      <c:pt idx="3436" formatCode="General">
                        <c:v>312.596</c:v>
                      </c:pt>
                      <c:pt idx="3437" formatCode="General">
                        <c:v>312.60599999999999</c:v>
                      </c:pt>
                      <c:pt idx="3438" formatCode="General">
                        <c:v>312.61599999999999</c:v>
                      </c:pt>
                      <c:pt idx="3439" formatCode="General">
                        <c:v>312.62599999999998</c:v>
                      </c:pt>
                      <c:pt idx="3440" formatCode="General">
                        <c:v>312.63600000000002</c:v>
                      </c:pt>
                      <c:pt idx="3441" formatCode="General">
                        <c:v>312.64600000000002</c:v>
                      </c:pt>
                      <c:pt idx="3442" formatCode="General">
                        <c:v>312.65600000000001</c:v>
                      </c:pt>
                      <c:pt idx="3443" formatCode="General">
                        <c:v>312.666</c:v>
                      </c:pt>
                      <c:pt idx="3444" formatCode="General">
                        <c:v>312.67599999999999</c:v>
                      </c:pt>
                      <c:pt idx="3445" formatCode="General">
                        <c:v>312.68599999999998</c:v>
                      </c:pt>
                      <c:pt idx="3446" formatCode="General">
                        <c:v>312.69600000000003</c:v>
                      </c:pt>
                      <c:pt idx="3447" formatCode="General">
                        <c:v>312.70600000000002</c:v>
                      </c:pt>
                      <c:pt idx="3448" formatCode="General">
                        <c:v>312.71600000000001</c:v>
                      </c:pt>
                      <c:pt idx="3449" formatCode="General">
                        <c:v>312.726</c:v>
                      </c:pt>
                      <c:pt idx="3450" formatCode="General">
                        <c:v>312.73599999999999</c:v>
                      </c:pt>
                      <c:pt idx="3451" formatCode="General">
                        <c:v>312.74599999999998</c:v>
                      </c:pt>
                      <c:pt idx="3452" formatCode="General">
                        <c:v>312.75599999999997</c:v>
                      </c:pt>
                      <c:pt idx="3453" formatCode="General">
                        <c:v>312.76600000000002</c:v>
                      </c:pt>
                      <c:pt idx="3454" formatCode="General">
                        <c:v>312.77600000000001</c:v>
                      </c:pt>
                      <c:pt idx="3455" formatCode="General">
                        <c:v>312.786</c:v>
                      </c:pt>
                      <c:pt idx="3456" formatCode="General">
                        <c:v>312.79599999999999</c:v>
                      </c:pt>
                      <c:pt idx="3457" formatCode="General">
                        <c:v>312.80599999999998</c:v>
                      </c:pt>
                      <c:pt idx="3458" formatCode="General">
                        <c:v>312.81599999999997</c:v>
                      </c:pt>
                      <c:pt idx="3459" formatCode="General">
                        <c:v>312.82600000000002</c:v>
                      </c:pt>
                      <c:pt idx="3460" formatCode="General">
                        <c:v>312.83600000000001</c:v>
                      </c:pt>
                      <c:pt idx="3461" formatCode="General">
                        <c:v>312.846</c:v>
                      </c:pt>
                      <c:pt idx="3462" formatCode="General">
                        <c:v>312.85599999999999</c:v>
                      </c:pt>
                      <c:pt idx="3463" formatCode="General">
                        <c:v>312.86599999999999</c:v>
                      </c:pt>
                      <c:pt idx="3464" formatCode="General">
                        <c:v>312.87599999999998</c:v>
                      </c:pt>
                      <c:pt idx="3465" formatCode="General">
                        <c:v>312.88600000000002</c:v>
                      </c:pt>
                      <c:pt idx="3466" formatCode="General">
                        <c:v>312.89600000000002</c:v>
                      </c:pt>
                      <c:pt idx="3467" formatCode="General">
                        <c:v>312.90600000000001</c:v>
                      </c:pt>
                      <c:pt idx="3468" formatCode="General">
                        <c:v>312.916</c:v>
                      </c:pt>
                      <c:pt idx="3469" formatCode="General">
                        <c:v>312.92599999999999</c:v>
                      </c:pt>
                      <c:pt idx="3470" formatCode="General">
                        <c:v>312.93599999999998</c:v>
                      </c:pt>
                      <c:pt idx="3471" formatCode="General">
                        <c:v>312.94600000000003</c:v>
                      </c:pt>
                      <c:pt idx="3472" formatCode="General">
                        <c:v>312.95600000000002</c:v>
                      </c:pt>
                      <c:pt idx="3473" formatCode="General">
                        <c:v>312.96600000000001</c:v>
                      </c:pt>
                      <c:pt idx="3474" formatCode="General">
                        <c:v>312.976</c:v>
                      </c:pt>
                      <c:pt idx="3475" formatCode="General">
                        <c:v>312.98599999999999</c:v>
                      </c:pt>
                      <c:pt idx="3476" formatCode="General">
                        <c:v>312.99599999999998</c:v>
                      </c:pt>
                      <c:pt idx="3477" formatCode="General">
                        <c:v>313.00599999999997</c:v>
                      </c:pt>
                      <c:pt idx="3478" formatCode="General">
                        <c:v>313.01600000000002</c:v>
                      </c:pt>
                      <c:pt idx="3479" formatCode="General">
                        <c:v>313.02600000000001</c:v>
                      </c:pt>
                      <c:pt idx="3480" formatCode="General">
                        <c:v>313.036</c:v>
                      </c:pt>
                      <c:pt idx="3481" formatCode="General">
                        <c:v>313.04599999999999</c:v>
                      </c:pt>
                      <c:pt idx="3482" formatCode="General">
                        <c:v>313.05599999999998</c:v>
                      </c:pt>
                      <c:pt idx="3483" formatCode="General">
                        <c:v>313.06599999999997</c:v>
                      </c:pt>
                      <c:pt idx="3484" formatCode="General">
                        <c:v>313.07600000000002</c:v>
                      </c:pt>
                      <c:pt idx="3485" formatCode="General">
                        <c:v>313.08600000000001</c:v>
                      </c:pt>
                      <c:pt idx="3486" formatCode="General">
                        <c:v>313.096</c:v>
                      </c:pt>
                      <c:pt idx="3487" formatCode="General">
                        <c:v>313.10599999999999</c:v>
                      </c:pt>
                      <c:pt idx="3488" formatCode="General">
                        <c:v>313.11599999999999</c:v>
                      </c:pt>
                      <c:pt idx="3489" formatCode="General">
                        <c:v>313.12599999999998</c:v>
                      </c:pt>
                      <c:pt idx="3490" formatCode="General">
                        <c:v>313.13600000000002</c:v>
                      </c:pt>
                      <c:pt idx="3491" formatCode="General">
                        <c:v>313.14600000000002</c:v>
                      </c:pt>
                      <c:pt idx="3492" formatCode="General">
                        <c:v>313.15600000000001</c:v>
                      </c:pt>
                      <c:pt idx="3493" formatCode="General">
                        <c:v>313.166</c:v>
                      </c:pt>
                      <c:pt idx="3494" formatCode="General">
                        <c:v>313.17599999999999</c:v>
                      </c:pt>
                      <c:pt idx="3495" formatCode="General">
                        <c:v>313.18599999999998</c:v>
                      </c:pt>
                      <c:pt idx="3496" formatCode="General">
                        <c:v>313.19600000000003</c:v>
                      </c:pt>
                      <c:pt idx="3497" formatCode="General">
                        <c:v>313.20600000000002</c:v>
                      </c:pt>
                      <c:pt idx="3498" formatCode="General">
                        <c:v>313.21600000000001</c:v>
                      </c:pt>
                      <c:pt idx="3499" formatCode="General">
                        <c:v>313.226</c:v>
                      </c:pt>
                      <c:pt idx="3500" formatCode="General">
                        <c:v>313.23599999999999</c:v>
                      </c:pt>
                      <c:pt idx="3501" formatCode="General">
                        <c:v>313.24599999999998</c:v>
                      </c:pt>
                      <c:pt idx="3502" formatCode="General">
                        <c:v>313.25599999999997</c:v>
                      </c:pt>
                      <c:pt idx="3503" formatCode="General">
                        <c:v>313.26600000000002</c:v>
                      </c:pt>
                      <c:pt idx="3504" formatCode="General">
                        <c:v>313.27600000000001</c:v>
                      </c:pt>
                      <c:pt idx="3505" formatCode="General">
                        <c:v>313.286</c:v>
                      </c:pt>
                      <c:pt idx="3506" formatCode="General">
                        <c:v>313.29599999999999</c:v>
                      </c:pt>
                      <c:pt idx="3507" formatCode="General">
                        <c:v>313.30599999999998</c:v>
                      </c:pt>
                      <c:pt idx="3508" formatCode="General">
                        <c:v>313.31599999999997</c:v>
                      </c:pt>
                      <c:pt idx="3509" formatCode="General">
                        <c:v>313.32600000000002</c:v>
                      </c:pt>
                      <c:pt idx="3510" formatCode="General">
                        <c:v>313.33600000000001</c:v>
                      </c:pt>
                      <c:pt idx="3511" formatCode="General">
                        <c:v>313.346</c:v>
                      </c:pt>
                      <c:pt idx="3512" formatCode="General">
                        <c:v>313.35599999999999</c:v>
                      </c:pt>
                      <c:pt idx="3513" formatCode="General">
                        <c:v>313.36599999999999</c:v>
                      </c:pt>
                      <c:pt idx="3514" formatCode="General">
                        <c:v>313.37599999999998</c:v>
                      </c:pt>
                      <c:pt idx="3515" formatCode="General">
                        <c:v>313.38600000000002</c:v>
                      </c:pt>
                      <c:pt idx="3516" formatCode="General">
                        <c:v>313.39600000000002</c:v>
                      </c:pt>
                      <c:pt idx="3517" formatCode="General">
                        <c:v>313.40600000000001</c:v>
                      </c:pt>
                      <c:pt idx="3518" formatCode="General">
                        <c:v>313.416</c:v>
                      </c:pt>
                      <c:pt idx="3519" formatCode="General">
                        <c:v>313.42599999999999</c:v>
                      </c:pt>
                      <c:pt idx="3520" formatCode="General">
                        <c:v>313.43599999999998</c:v>
                      </c:pt>
                      <c:pt idx="3521" formatCode="General">
                        <c:v>313.44600000000003</c:v>
                      </c:pt>
                      <c:pt idx="3522" formatCode="General">
                        <c:v>313.45600000000002</c:v>
                      </c:pt>
                      <c:pt idx="3523" formatCode="General">
                        <c:v>313.46600000000001</c:v>
                      </c:pt>
                      <c:pt idx="3524" formatCode="General">
                        <c:v>313.476</c:v>
                      </c:pt>
                      <c:pt idx="3525" formatCode="General">
                        <c:v>313.48599999999999</c:v>
                      </c:pt>
                      <c:pt idx="3526" formatCode="General">
                        <c:v>313.49599999999998</c:v>
                      </c:pt>
                      <c:pt idx="3527" formatCode="General">
                        <c:v>313.50599999999997</c:v>
                      </c:pt>
                      <c:pt idx="3528" formatCode="General">
                        <c:v>313.51600000000002</c:v>
                      </c:pt>
                      <c:pt idx="3529" formatCode="General">
                        <c:v>313.52600000000001</c:v>
                      </c:pt>
                      <c:pt idx="3530" formatCode="General">
                        <c:v>313.536</c:v>
                      </c:pt>
                      <c:pt idx="3531" formatCode="General">
                        <c:v>313.54599999999999</c:v>
                      </c:pt>
                      <c:pt idx="3532" formatCode="General">
                        <c:v>313.55599999999998</c:v>
                      </c:pt>
                      <c:pt idx="3533" formatCode="General">
                        <c:v>313.56599999999997</c:v>
                      </c:pt>
                      <c:pt idx="3534" formatCode="General">
                        <c:v>313.57600000000002</c:v>
                      </c:pt>
                      <c:pt idx="3535" formatCode="General">
                        <c:v>313.58600000000001</c:v>
                      </c:pt>
                      <c:pt idx="3536" formatCode="General">
                        <c:v>313.596</c:v>
                      </c:pt>
                      <c:pt idx="3537" formatCode="General">
                        <c:v>313.60599999999999</c:v>
                      </c:pt>
                      <c:pt idx="3538" formatCode="General">
                        <c:v>313.61599999999999</c:v>
                      </c:pt>
                      <c:pt idx="3539" formatCode="General">
                        <c:v>313.62599999999998</c:v>
                      </c:pt>
                      <c:pt idx="3540" formatCode="General">
                        <c:v>313.63600000000002</c:v>
                      </c:pt>
                      <c:pt idx="3541" formatCode="General">
                        <c:v>313.64600000000002</c:v>
                      </c:pt>
                      <c:pt idx="3542" formatCode="General">
                        <c:v>313.65600000000001</c:v>
                      </c:pt>
                      <c:pt idx="3543" formatCode="General">
                        <c:v>313.666</c:v>
                      </c:pt>
                      <c:pt idx="3544" formatCode="General">
                        <c:v>313.67599999999999</c:v>
                      </c:pt>
                      <c:pt idx="3545" formatCode="General">
                        <c:v>313.68599999999998</c:v>
                      </c:pt>
                      <c:pt idx="3546" formatCode="General">
                        <c:v>313.69600000000003</c:v>
                      </c:pt>
                      <c:pt idx="3547" formatCode="General">
                        <c:v>313.70600000000002</c:v>
                      </c:pt>
                      <c:pt idx="3548" formatCode="General">
                        <c:v>313.71600000000001</c:v>
                      </c:pt>
                      <c:pt idx="3549" formatCode="General">
                        <c:v>313.726</c:v>
                      </c:pt>
                      <c:pt idx="3550" formatCode="General">
                        <c:v>313.73599999999999</c:v>
                      </c:pt>
                      <c:pt idx="3551" formatCode="General">
                        <c:v>313.74599999999998</c:v>
                      </c:pt>
                      <c:pt idx="3552" formatCode="General">
                        <c:v>313.75599999999997</c:v>
                      </c:pt>
                      <c:pt idx="3553" formatCode="General">
                        <c:v>313.76600000000002</c:v>
                      </c:pt>
                      <c:pt idx="3554" formatCode="General">
                        <c:v>313.77600000000001</c:v>
                      </c:pt>
                      <c:pt idx="3555" formatCode="General">
                        <c:v>313.786</c:v>
                      </c:pt>
                      <c:pt idx="3556" formatCode="General">
                        <c:v>313.79599999999999</c:v>
                      </c:pt>
                      <c:pt idx="3557" formatCode="General">
                        <c:v>313.80599999999998</c:v>
                      </c:pt>
                      <c:pt idx="3558" formatCode="General">
                        <c:v>313.81599999999997</c:v>
                      </c:pt>
                      <c:pt idx="3559" formatCode="General">
                        <c:v>313.82600000000002</c:v>
                      </c:pt>
                      <c:pt idx="3560" formatCode="General">
                        <c:v>313.83600000000001</c:v>
                      </c:pt>
                      <c:pt idx="3561" formatCode="General">
                        <c:v>313.846</c:v>
                      </c:pt>
                      <c:pt idx="3562" formatCode="General">
                        <c:v>313.85599999999999</c:v>
                      </c:pt>
                      <c:pt idx="3563" formatCode="General">
                        <c:v>313.86599999999999</c:v>
                      </c:pt>
                      <c:pt idx="3564" formatCode="General">
                        <c:v>313.87599999999998</c:v>
                      </c:pt>
                      <c:pt idx="3565" formatCode="General">
                        <c:v>313.88600000000002</c:v>
                      </c:pt>
                      <c:pt idx="3566" formatCode="General">
                        <c:v>313.89600000000002</c:v>
                      </c:pt>
                      <c:pt idx="3567" formatCode="General">
                        <c:v>313.90600000000001</c:v>
                      </c:pt>
                      <c:pt idx="3568" formatCode="General">
                        <c:v>313.916</c:v>
                      </c:pt>
                      <c:pt idx="3569" formatCode="General">
                        <c:v>313.92599999999999</c:v>
                      </c:pt>
                      <c:pt idx="3570" formatCode="General">
                        <c:v>313.93599999999998</c:v>
                      </c:pt>
                      <c:pt idx="3571" formatCode="General">
                        <c:v>313.94600000000003</c:v>
                      </c:pt>
                      <c:pt idx="3572" formatCode="General">
                        <c:v>313.95600000000002</c:v>
                      </c:pt>
                      <c:pt idx="3573" formatCode="General">
                        <c:v>313.96600000000001</c:v>
                      </c:pt>
                      <c:pt idx="3574" formatCode="General">
                        <c:v>313.976</c:v>
                      </c:pt>
                      <c:pt idx="3575" formatCode="General">
                        <c:v>313.98599999999999</c:v>
                      </c:pt>
                      <c:pt idx="3576" formatCode="General">
                        <c:v>313.99599999999998</c:v>
                      </c:pt>
                      <c:pt idx="3577" formatCode="General">
                        <c:v>314.00599999999997</c:v>
                      </c:pt>
                      <c:pt idx="3578" formatCode="General">
                        <c:v>314.01600000000002</c:v>
                      </c:pt>
                      <c:pt idx="3579" formatCode="General">
                        <c:v>314.02600000000001</c:v>
                      </c:pt>
                      <c:pt idx="3580" formatCode="General">
                        <c:v>314.036</c:v>
                      </c:pt>
                      <c:pt idx="3581" formatCode="General">
                        <c:v>314.04599999999999</c:v>
                      </c:pt>
                      <c:pt idx="3582" formatCode="General">
                        <c:v>314.05599999999998</c:v>
                      </c:pt>
                      <c:pt idx="3583" formatCode="General">
                        <c:v>314.06599999999997</c:v>
                      </c:pt>
                      <c:pt idx="3584" formatCode="General">
                        <c:v>314.07600000000002</c:v>
                      </c:pt>
                      <c:pt idx="3585" formatCode="General">
                        <c:v>314.08600000000001</c:v>
                      </c:pt>
                      <c:pt idx="3586" formatCode="General">
                        <c:v>314.096</c:v>
                      </c:pt>
                      <c:pt idx="3587" formatCode="General">
                        <c:v>314.10599999999999</c:v>
                      </c:pt>
                      <c:pt idx="3588" formatCode="General">
                        <c:v>314.11599999999999</c:v>
                      </c:pt>
                      <c:pt idx="3589" formatCode="General">
                        <c:v>314.12599999999998</c:v>
                      </c:pt>
                      <c:pt idx="3590" formatCode="General">
                        <c:v>314.13600000000002</c:v>
                      </c:pt>
                      <c:pt idx="3591" formatCode="General">
                        <c:v>314.14600000000002</c:v>
                      </c:pt>
                      <c:pt idx="3592" formatCode="General">
                        <c:v>314.15600000000001</c:v>
                      </c:pt>
                      <c:pt idx="3593" formatCode="General">
                        <c:v>314.166</c:v>
                      </c:pt>
                      <c:pt idx="3594" formatCode="General">
                        <c:v>314.17599999999999</c:v>
                      </c:pt>
                      <c:pt idx="3595" formatCode="General">
                        <c:v>314.18599999999998</c:v>
                      </c:pt>
                      <c:pt idx="3596" formatCode="General">
                        <c:v>314.19600000000003</c:v>
                      </c:pt>
                      <c:pt idx="3597" formatCode="General">
                        <c:v>314.20600000000002</c:v>
                      </c:pt>
                      <c:pt idx="3598" formatCode="General">
                        <c:v>314.21600000000001</c:v>
                      </c:pt>
                      <c:pt idx="3599" formatCode="General">
                        <c:v>314.226</c:v>
                      </c:pt>
                      <c:pt idx="3600" formatCode="General">
                        <c:v>314.23599999999999</c:v>
                      </c:pt>
                      <c:pt idx="3601" formatCode="General">
                        <c:v>314.24599999999998</c:v>
                      </c:pt>
                      <c:pt idx="3602" formatCode="General">
                        <c:v>314.25599999999997</c:v>
                      </c:pt>
                      <c:pt idx="3603" formatCode="General">
                        <c:v>314.26600000000002</c:v>
                      </c:pt>
                      <c:pt idx="3604" formatCode="General">
                        <c:v>314.27600000000001</c:v>
                      </c:pt>
                      <c:pt idx="3605" formatCode="General">
                        <c:v>314.286</c:v>
                      </c:pt>
                      <c:pt idx="3606" formatCode="General">
                        <c:v>314.29599999999999</c:v>
                      </c:pt>
                      <c:pt idx="3607" formatCode="General">
                        <c:v>314.30599999999998</c:v>
                      </c:pt>
                      <c:pt idx="3608" formatCode="General">
                        <c:v>314.31599999999997</c:v>
                      </c:pt>
                      <c:pt idx="3609" formatCode="General">
                        <c:v>314.32600000000002</c:v>
                      </c:pt>
                      <c:pt idx="3610" formatCode="General">
                        <c:v>314.33600000000001</c:v>
                      </c:pt>
                      <c:pt idx="3611" formatCode="General">
                        <c:v>314.346</c:v>
                      </c:pt>
                      <c:pt idx="3612" formatCode="General">
                        <c:v>314.35599999999999</c:v>
                      </c:pt>
                      <c:pt idx="3613" formatCode="General">
                        <c:v>314.36599999999999</c:v>
                      </c:pt>
                      <c:pt idx="3614" formatCode="General">
                        <c:v>314.37599999999998</c:v>
                      </c:pt>
                      <c:pt idx="3615" formatCode="General">
                        <c:v>314.38600000000002</c:v>
                      </c:pt>
                      <c:pt idx="3616" formatCode="General">
                        <c:v>314.39600000000002</c:v>
                      </c:pt>
                      <c:pt idx="3617" formatCode="General">
                        <c:v>314.40600000000001</c:v>
                      </c:pt>
                      <c:pt idx="3618" formatCode="General">
                        <c:v>314.416</c:v>
                      </c:pt>
                      <c:pt idx="3619" formatCode="General">
                        <c:v>314.42599999999999</c:v>
                      </c:pt>
                      <c:pt idx="3620" formatCode="General">
                        <c:v>314.43599999999998</c:v>
                      </c:pt>
                      <c:pt idx="3621" formatCode="General">
                        <c:v>314.44600000000003</c:v>
                      </c:pt>
                      <c:pt idx="3622" formatCode="General">
                        <c:v>314.45600000000002</c:v>
                      </c:pt>
                      <c:pt idx="3623" formatCode="General">
                        <c:v>314.46600000000001</c:v>
                      </c:pt>
                      <c:pt idx="3624" formatCode="General">
                        <c:v>314.476</c:v>
                      </c:pt>
                      <c:pt idx="3625" formatCode="General">
                        <c:v>314.48599999999999</c:v>
                      </c:pt>
                      <c:pt idx="3626" formatCode="General">
                        <c:v>314.49599999999998</c:v>
                      </c:pt>
                      <c:pt idx="3627" formatCode="General">
                        <c:v>314.50599999999997</c:v>
                      </c:pt>
                      <c:pt idx="3628" formatCode="General">
                        <c:v>314.51600000000002</c:v>
                      </c:pt>
                      <c:pt idx="3629" formatCode="General">
                        <c:v>314.52600000000001</c:v>
                      </c:pt>
                      <c:pt idx="3630" formatCode="General">
                        <c:v>314.536</c:v>
                      </c:pt>
                      <c:pt idx="3631" formatCode="General">
                        <c:v>314.54599999999999</c:v>
                      </c:pt>
                      <c:pt idx="3632" formatCode="General">
                        <c:v>314.55599999999998</c:v>
                      </c:pt>
                      <c:pt idx="3633" formatCode="General">
                        <c:v>314.56599999999997</c:v>
                      </c:pt>
                      <c:pt idx="3634" formatCode="General">
                        <c:v>314.57600000000002</c:v>
                      </c:pt>
                      <c:pt idx="3635" formatCode="General">
                        <c:v>314.58600000000001</c:v>
                      </c:pt>
                      <c:pt idx="3636" formatCode="General">
                        <c:v>314.596</c:v>
                      </c:pt>
                      <c:pt idx="3637" formatCode="General">
                        <c:v>314.60599999999999</c:v>
                      </c:pt>
                      <c:pt idx="3638" formatCode="General">
                        <c:v>314.61599999999999</c:v>
                      </c:pt>
                      <c:pt idx="3639" formatCode="General">
                        <c:v>314.62599999999998</c:v>
                      </c:pt>
                      <c:pt idx="3640" formatCode="General">
                        <c:v>314.63600000000002</c:v>
                      </c:pt>
                      <c:pt idx="3641" formatCode="General">
                        <c:v>314.64600000000002</c:v>
                      </c:pt>
                      <c:pt idx="3642" formatCode="General">
                        <c:v>314.65600000000001</c:v>
                      </c:pt>
                      <c:pt idx="3643" formatCode="General">
                        <c:v>314.666</c:v>
                      </c:pt>
                      <c:pt idx="3644" formatCode="General">
                        <c:v>314.67599999999999</c:v>
                      </c:pt>
                      <c:pt idx="3645" formatCode="General">
                        <c:v>314.68599999999998</c:v>
                      </c:pt>
                      <c:pt idx="3646" formatCode="General">
                        <c:v>314.69600000000003</c:v>
                      </c:pt>
                      <c:pt idx="3647" formatCode="General">
                        <c:v>314.70600000000002</c:v>
                      </c:pt>
                      <c:pt idx="3648" formatCode="General">
                        <c:v>314.71600000000001</c:v>
                      </c:pt>
                      <c:pt idx="3649" formatCode="General">
                        <c:v>314.726</c:v>
                      </c:pt>
                      <c:pt idx="3650" formatCode="General">
                        <c:v>314.73599999999999</c:v>
                      </c:pt>
                      <c:pt idx="3651" formatCode="General">
                        <c:v>314.74599999999998</c:v>
                      </c:pt>
                      <c:pt idx="3652" formatCode="General">
                        <c:v>314.75599999999997</c:v>
                      </c:pt>
                      <c:pt idx="3653" formatCode="General">
                        <c:v>314.76600000000002</c:v>
                      </c:pt>
                      <c:pt idx="3654" formatCode="General">
                        <c:v>314.77600000000001</c:v>
                      </c:pt>
                      <c:pt idx="3655" formatCode="General">
                        <c:v>314.786</c:v>
                      </c:pt>
                      <c:pt idx="3656" formatCode="General">
                        <c:v>314.79599999999999</c:v>
                      </c:pt>
                      <c:pt idx="3657" formatCode="General">
                        <c:v>314.80599999999998</c:v>
                      </c:pt>
                      <c:pt idx="3658" formatCode="General">
                        <c:v>314.81599999999997</c:v>
                      </c:pt>
                      <c:pt idx="3659" formatCode="General">
                        <c:v>314.82600000000002</c:v>
                      </c:pt>
                      <c:pt idx="3660" formatCode="General">
                        <c:v>314.83600000000001</c:v>
                      </c:pt>
                      <c:pt idx="3661" formatCode="General">
                        <c:v>314.846</c:v>
                      </c:pt>
                      <c:pt idx="3662" formatCode="General">
                        <c:v>314.85599999999999</c:v>
                      </c:pt>
                      <c:pt idx="3663" formatCode="General">
                        <c:v>314.86599999999999</c:v>
                      </c:pt>
                      <c:pt idx="3664" formatCode="General">
                        <c:v>314.87599999999998</c:v>
                      </c:pt>
                      <c:pt idx="3665" formatCode="General">
                        <c:v>314.88600000000002</c:v>
                      </c:pt>
                      <c:pt idx="3666" formatCode="General">
                        <c:v>314.89600000000002</c:v>
                      </c:pt>
                      <c:pt idx="3667" formatCode="General">
                        <c:v>314.90600000000001</c:v>
                      </c:pt>
                      <c:pt idx="3668" formatCode="General">
                        <c:v>314.916</c:v>
                      </c:pt>
                      <c:pt idx="3669" formatCode="General">
                        <c:v>314.92599999999999</c:v>
                      </c:pt>
                      <c:pt idx="3670" formatCode="General">
                        <c:v>314.93599999999998</c:v>
                      </c:pt>
                      <c:pt idx="3671" formatCode="General">
                        <c:v>314.94600000000003</c:v>
                      </c:pt>
                      <c:pt idx="3672" formatCode="General">
                        <c:v>314.95600000000002</c:v>
                      </c:pt>
                      <c:pt idx="3673" formatCode="General">
                        <c:v>314.96600000000001</c:v>
                      </c:pt>
                      <c:pt idx="3674" formatCode="General">
                        <c:v>314.976</c:v>
                      </c:pt>
                      <c:pt idx="3675" formatCode="General">
                        <c:v>314.98599999999999</c:v>
                      </c:pt>
                      <c:pt idx="3676" formatCode="General">
                        <c:v>314.99599999999998</c:v>
                      </c:pt>
                      <c:pt idx="3677" formatCode="General">
                        <c:v>315.00599999999997</c:v>
                      </c:pt>
                      <c:pt idx="3678" formatCode="General">
                        <c:v>315.01600000000002</c:v>
                      </c:pt>
                      <c:pt idx="3679" formatCode="General">
                        <c:v>315.02600000000001</c:v>
                      </c:pt>
                      <c:pt idx="3680" formatCode="General">
                        <c:v>315.036</c:v>
                      </c:pt>
                      <c:pt idx="3681" formatCode="General">
                        <c:v>315.04599999999999</c:v>
                      </c:pt>
                      <c:pt idx="3682" formatCode="General">
                        <c:v>315.05599999999998</c:v>
                      </c:pt>
                      <c:pt idx="3683" formatCode="General">
                        <c:v>315.06599999999997</c:v>
                      </c:pt>
                      <c:pt idx="3684" formatCode="General">
                        <c:v>315.07600000000002</c:v>
                      </c:pt>
                      <c:pt idx="3685" formatCode="General">
                        <c:v>315.08600000000001</c:v>
                      </c:pt>
                      <c:pt idx="3686" formatCode="General">
                        <c:v>315.096</c:v>
                      </c:pt>
                      <c:pt idx="3687" formatCode="General">
                        <c:v>315.10599999999999</c:v>
                      </c:pt>
                      <c:pt idx="3688" formatCode="General">
                        <c:v>315.11599999999999</c:v>
                      </c:pt>
                      <c:pt idx="3689" formatCode="General">
                        <c:v>315.12599999999998</c:v>
                      </c:pt>
                      <c:pt idx="3690" formatCode="General">
                        <c:v>315.13600000000002</c:v>
                      </c:pt>
                      <c:pt idx="3691" formatCode="General">
                        <c:v>315.14600000000002</c:v>
                      </c:pt>
                      <c:pt idx="3692" formatCode="General">
                        <c:v>315.15600000000001</c:v>
                      </c:pt>
                      <c:pt idx="3693" formatCode="General">
                        <c:v>315.166</c:v>
                      </c:pt>
                      <c:pt idx="3694" formatCode="General">
                        <c:v>315.17599999999999</c:v>
                      </c:pt>
                      <c:pt idx="3695" formatCode="General">
                        <c:v>315.18599999999998</c:v>
                      </c:pt>
                      <c:pt idx="3696" formatCode="General">
                        <c:v>315.19600000000003</c:v>
                      </c:pt>
                      <c:pt idx="3697" formatCode="General">
                        <c:v>315.20600000000002</c:v>
                      </c:pt>
                      <c:pt idx="3698" formatCode="General">
                        <c:v>315.21600000000001</c:v>
                      </c:pt>
                      <c:pt idx="3699" formatCode="General">
                        <c:v>315.226</c:v>
                      </c:pt>
                      <c:pt idx="3700" formatCode="General">
                        <c:v>315.23599999999999</c:v>
                      </c:pt>
                      <c:pt idx="3701" formatCode="General">
                        <c:v>315.24599999999998</c:v>
                      </c:pt>
                      <c:pt idx="3702" formatCode="General">
                        <c:v>315.25599999999997</c:v>
                      </c:pt>
                      <c:pt idx="3703" formatCode="General">
                        <c:v>315.26600000000002</c:v>
                      </c:pt>
                      <c:pt idx="3704" formatCode="General">
                        <c:v>315.27600000000001</c:v>
                      </c:pt>
                      <c:pt idx="3705" formatCode="General">
                        <c:v>315.286</c:v>
                      </c:pt>
                      <c:pt idx="3706" formatCode="General">
                        <c:v>315.29599999999999</c:v>
                      </c:pt>
                      <c:pt idx="3707" formatCode="General">
                        <c:v>315.30599999999998</c:v>
                      </c:pt>
                      <c:pt idx="3708" formatCode="General">
                        <c:v>315.31599999999997</c:v>
                      </c:pt>
                      <c:pt idx="3709" formatCode="General">
                        <c:v>315.32600000000002</c:v>
                      </c:pt>
                      <c:pt idx="3710" formatCode="General">
                        <c:v>315.33600000000001</c:v>
                      </c:pt>
                      <c:pt idx="3711" formatCode="General">
                        <c:v>315.346</c:v>
                      </c:pt>
                      <c:pt idx="3712" formatCode="General">
                        <c:v>315.35599999999999</c:v>
                      </c:pt>
                      <c:pt idx="3713" formatCode="General">
                        <c:v>315.36599999999999</c:v>
                      </c:pt>
                      <c:pt idx="3714" formatCode="General">
                        <c:v>315.37599999999998</c:v>
                      </c:pt>
                      <c:pt idx="3715" formatCode="General">
                        <c:v>315.38600000000002</c:v>
                      </c:pt>
                      <c:pt idx="3716" formatCode="General">
                        <c:v>315.39600000000002</c:v>
                      </c:pt>
                      <c:pt idx="3717" formatCode="General">
                        <c:v>315.40600000000001</c:v>
                      </c:pt>
                      <c:pt idx="3718" formatCode="General">
                        <c:v>315.416</c:v>
                      </c:pt>
                      <c:pt idx="3719" formatCode="General">
                        <c:v>315.42599999999999</c:v>
                      </c:pt>
                      <c:pt idx="3720" formatCode="General">
                        <c:v>315.43599999999998</c:v>
                      </c:pt>
                      <c:pt idx="3721" formatCode="General">
                        <c:v>315.44600000000003</c:v>
                      </c:pt>
                      <c:pt idx="3722" formatCode="General">
                        <c:v>315.45600000000002</c:v>
                      </c:pt>
                      <c:pt idx="3723" formatCode="General">
                        <c:v>315.46600000000001</c:v>
                      </c:pt>
                      <c:pt idx="3724" formatCode="General">
                        <c:v>315.476</c:v>
                      </c:pt>
                      <c:pt idx="3725" formatCode="General">
                        <c:v>315.48599999999999</c:v>
                      </c:pt>
                      <c:pt idx="3726" formatCode="General">
                        <c:v>315.49599999999998</c:v>
                      </c:pt>
                      <c:pt idx="3727" formatCode="General">
                        <c:v>315.50599999999997</c:v>
                      </c:pt>
                      <c:pt idx="3728" formatCode="General">
                        <c:v>315.51600000000002</c:v>
                      </c:pt>
                      <c:pt idx="3729" formatCode="General">
                        <c:v>315.52600000000001</c:v>
                      </c:pt>
                      <c:pt idx="3730" formatCode="General">
                        <c:v>315.536</c:v>
                      </c:pt>
                      <c:pt idx="3731" formatCode="General">
                        <c:v>315.54599999999999</c:v>
                      </c:pt>
                      <c:pt idx="3732" formatCode="General">
                        <c:v>315.55599999999998</c:v>
                      </c:pt>
                      <c:pt idx="3733" formatCode="General">
                        <c:v>315.56599999999997</c:v>
                      </c:pt>
                      <c:pt idx="3734" formatCode="General">
                        <c:v>315.57600000000002</c:v>
                      </c:pt>
                      <c:pt idx="3735" formatCode="General">
                        <c:v>315.58600000000001</c:v>
                      </c:pt>
                      <c:pt idx="3736" formatCode="General">
                        <c:v>315.596</c:v>
                      </c:pt>
                      <c:pt idx="3737" formatCode="General">
                        <c:v>315.60599999999999</c:v>
                      </c:pt>
                      <c:pt idx="3738" formatCode="General">
                        <c:v>315.61599999999999</c:v>
                      </c:pt>
                      <c:pt idx="3739" formatCode="General">
                        <c:v>315.62599999999998</c:v>
                      </c:pt>
                      <c:pt idx="3740" formatCode="General">
                        <c:v>315.63600000000002</c:v>
                      </c:pt>
                      <c:pt idx="3741" formatCode="General">
                        <c:v>315.64600000000002</c:v>
                      </c:pt>
                      <c:pt idx="3742" formatCode="General">
                        <c:v>315.65600000000001</c:v>
                      </c:pt>
                      <c:pt idx="3743" formatCode="General">
                        <c:v>315.666</c:v>
                      </c:pt>
                      <c:pt idx="3744" formatCode="General">
                        <c:v>315.67599999999999</c:v>
                      </c:pt>
                      <c:pt idx="3745" formatCode="General">
                        <c:v>315.68599999999998</c:v>
                      </c:pt>
                      <c:pt idx="3746" formatCode="General">
                        <c:v>315.69600000000003</c:v>
                      </c:pt>
                      <c:pt idx="3747" formatCode="General">
                        <c:v>315.70600000000002</c:v>
                      </c:pt>
                      <c:pt idx="3748" formatCode="General">
                        <c:v>315.71600000000001</c:v>
                      </c:pt>
                      <c:pt idx="3749" formatCode="General">
                        <c:v>315.726</c:v>
                      </c:pt>
                      <c:pt idx="3750" formatCode="General">
                        <c:v>315.73599999999999</c:v>
                      </c:pt>
                      <c:pt idx="3751" formatCode="General">
                        <c:v>315.74599999999998</c:v>
                      </c:pt>
                      <c:pt idx="3752" formatCode="General">
                        <c:v>315.75599999999997</c:v>
                      </c:pt>
                      <c:pt idx="3753" formatCode="General">
                        <c:v>315.76600000000002</c:v>
                      </c:pt>
                      <c:pt idx="3754" formatCode="General">
                        <c:v>315.77600000000001</c:v>
                      </c:pt>
                      <c:pt idx="3755" formatCode="General">
                        <c:v>315.786</c:v>
                      </c:pt>
                      <c:pt idx="3756" formatCode="General">
                        <c:v>315.79599999999999</c:v>
                      </c:pt>
                      <c:pt idx="3757" formatCode="General">
                        <c:v>315.80599999999998</c:v>
                      </c:pt>
                      <c:pt idx="3758" formatCode="General">
                        <c:v>315.81599999999997</c:v>
                      </c:pt>
                      <c:pt idx="3759" formatCode="General">
                        <c:v>315.82600000000002</c:v>
                      </c:pt>
                      <c:pt idx="3760" formatCode="General">
                        <c:v>315.83600000000001</c:v>
                      </c:pt>
                      <c:pt idx="3761" formatCode="General">
                        <c:v>315.846</c:v>
                      </c:pt>
                      <c:pt idx="3762" formatCode="General">
                        <c:v>315.85599999999999</c:v>
                      </c:pt>
                      <c:pt idx="3763" formatCode="General">
                        <c:v>315.86599999999999</c:v>
                      </c:pt>
                      <c:pt idx="3764" formatCode="General">
                        <c:v>315.87599999999998</c:v>
                      </c:pt>
                      <c:pt idx="3765" formatCode="General">
                        <c:v>315.88600000000002</c:v>
                      </c:pt>
                      <c:pt idx="3766" formatCode="General">
                        <c:v>315.89600000000002</c:v>
                      </c:pt>
                      <c:pt idx="3767" formatCode="General">
                        <c:v>315.90600000000001</c:v>
                      </c:pt>
                      <c:pt idx="3768" formatCode="General">
                        <c:v>315.916</c:v>
                      </c:pt>
                      <c:pt idx="3769" formatCode="General">
                        <c:v>315.92599999999999</c:v>
                      </c:pt>
                      <c:pt idx="3770" formatCode="General">
                        <c:v>315.93599999999998</c:v>
                      </c:pt>
                      <c:pt idx="3771" formatCode="General">
                        <c:v>315.94600000000003</c:v>
                      </c:pt>
                      <c:pt idx="3772" formatCode="General">
                        <c:v>315.95600000000002</c:v>
                      </c:pt>
                      <c:pt idx="3773" formatCode="General">
                        <c:v>315.96600000000001</c:v>
                      </c:pt>
                      <c:pt idx="3774" formatCode="General">
                        <c:v>315.976</c:v>
                      </c:pt>
                      <c:pt idx="3775" formatCode="General">
                        <c:v>315.98599999999999</c:v>
                      </c:pt>
                      <c:pt idx="3776" formatCode="General">
                        <c:v>315.99599999999998</c:v>
                      </c:pt>
                      <c:pt idx="3777" formatCode="General">
                        <c:v>316.00599999999997</c:v>
                      </c:pt>
                      <c:pt idx="3778" formatCode="General">
                        <c:v>316.01600000000002</c:v>
                      </c:pt>
                      <c:pt idx="3779" formatCode="General">
                        <c:v>316.02600000000001</c:v>
                      </c:pt>
                      <c:pt idx="3780" formatCode="General">
                        <c:v>316.036</c:v>
                      </c:pt>
                      <c:pt idx="3781" formatCode="General">
                        <c:v>316.04599999999999</c:v>
                      </c:pt>
                      <c:pt idx="3782" formatCode="General">
                        <c:v>316.05599999999998</c:v>
                      </c:pt>
                      <c:pt idx="3783" formatCode="General">
                        <c:v>316.06599999999997</c:v>
                      </c:pt>
                      <c:pt idx="3784" formatCode="General">
                        <c:v>316.07600000000002</c:v>
                      </c:pt>
                      <c:pt idx="3785" formatCode="General">
                        <c:v>316.08600000000001</c:v>
                      </c:pt>
                      <c:pt idx="3786" formatCode="General">
                        <c:v>316.096</c:v>
                      </c:pt>
                      <c:pt idx="3787" formatCode="General">
                        <c:v>316.10599999999999</c:v>
                      </c:pt>
                      <c:pt idx="3788" formatCode="General">
                        <c:v>316.11599999999999</c:v>
                      </c:pt>
                      <c:pt idx="3789" formatCode="General">
                        <c:v>316.12599999999998</c:v>
                      </c:pt>
                      <c:pt idx="3790" formatCode="General">
                        <c:v>316.13600000000002</c:v>
                      </c:pt>
                      <c:pt idx="3791" formatCode="General">
                        <c:v>316.14600000000002</c:v>
                      </c:pt>
                      <c:pt idx="3792" formatCode="General">
                        <c:v>316.15600000000001</c:v>
                      </c:pt>
                      <c:pt idx="3793" formatCode="General">
                        <c:v>316.166</c:v>
                      </c:pt>
                      <c:pt idx="3794" formatCode="General">
                        <c:v>316.17599999999999</c:v>
                      </c:pt>
                      <c:pt idx="3795" formatCode="General">
                        <c:v>316.18599999999998</c:v>
                      </c:pt>
                      <c:pt idx="3796" formatCode="General">
                        <c:v>316.19600000000003</c:v>
                      </c:pt>
                      <c:pt idx="3797" formatCode="General">
                        <c:v>316.20600000000002</c:v>
                      </c:pt>
                      <c:pt idx="3798" formatCode="General">
                        <c:v>316.21600000000001</c:v>
                      </c:pt>
                      <c:pt idx="3799" formatCode="General">
                        <c:v>316.226</c:v>
                      </c:pt>
                      <c:pt idx="3800" formatCode="General">
                        <c:v>316.23599999999999</c:v>
                      </c:pt>
                      <c:pt idx="3801" formatCode="General">
                        <c:v>316.24599999999998</c:v>
                      </c:pt>
                      <c:pt idx="3802" formatCode="General">
                        <c:v>316.25599999999997</c:v>
                      </c:pt>
                      <c:pt idx="3803" formatCode="General">
                        <c:v>316.26600000000002</c:v>
                      </c:pt>
                      <c:pt idx="3804" formatCode="General">
                        <c:v>316.27600000000001</c:v>
                      </c:pt>
                      <c:pt idx="3805" formatCode="General">
                        <c:v>316.286</c:v>
                      </c:pt>
                      <c:pt idx="3806" formatCode="General">
                        <c:v>316.29599999999999</c:v>
                      </c:pt>
                      <c:pt idx="3807" formatCode="General">
                        <c:v>316.30599999999998</c:v>
                      </c:pt>
                      <c:pt idx="3808" formatCode="General">
                        <c:v>316.31599999999997</c:v>
                      </c:pt>
                      <c:pt idx="3809" formatCode="General">
                        <c:v>316.32600000000002</c:v>
                      </c:pt>
                      <c:pt idx="3810" formatCode="General">
                        <c:v>316.33600000000001</c:v>
                      </c:pt>
                      <c:pt idx="3811" formatCode="General">
                        <c:v>316.346</c:v>
                      </c:pt>
                      <c:pt idx="3812" formatCode="General">
                        <c:v>316.35599999999999</c:v>
                      </c:pt>
                      <c:pt idx="3813" formatCode="General">
                        <c:v>316.36599999999999</c:v>
                      </c:pt>
                      <c:pt idx="3814" formatCode="General">
                        <c:v>316.37599999999998</c:v>
                      </c:pt>
                      <c:pt idx="3815" formatCode="General">
                        <c:v>316.38600000000002</c:v>
                      </c:pt>
                      <c:pt idx="3816" formatCode="General">
                        <c:v>316.39600000000002</c:v>
                      </c:pt>
                      <c:pt idx="3817" formatCode="General">
                        <c:v>316.40600000000001</c:v>
                      </c:pt>
                      <c:pt idx="3818" formatCode="General">
                        <c:v>316.416</c:v>
                      </c:pt>
                      <c:pt idx="3819" formatCode="General">
                        <c:v>316.42599999999999</c:v>
                      </c:pt>
                      <c:pt idx="3820" formatCode="General">
                        <c:v>316.43599999999998</c:v>
                      </c:pt>
                      <c:pt idx="3821" formatCode="General">
                        <c:v>316.44600000000003</c:v>
                      </c:pt>
                      <c:pt idx="3822" formatCode="General">
                        <c:v>316.45600000000002</c:v>
                      </c:pt>
                      <c:pt idx="3823" formatCode="General">
                        <c:v>316.46600000000001</c:v>
                      </c:pt>
                      <c:pt idx="3824" formatCode="General">
                        <c:v>316.476</c:v>
                      </c:pt>
                      <c:pt idx="3825" formatCode="General">
                        <c:v>316.48599999999999</c:v>
                      </c:pt>
                      <c:pt idx="3826" formatCode="General">
                        <c:v>316.49599999999998</c:v>
                      </c:pt>
                      <c:pt idx="3827" formatCode="General">
                        <c:v>316.50599999999997</c:v>
                      </c:pt>
                      <c:pt idx="3828" formatCode="General">
                        <c:v>316.51600000000002</c:v>
                      </c:pt>
                      <c:pt idx="3829" formatCode="General">
                        <c:v>316.52600000000001</c:v>
                      </c:pt>
                      <c:pt idx="3830" formatCode="General">
                        <c:v>316.536</c:v>
                      </c:pt>
                      <c:pt idx="3831" formatCode="General">
                        <c:v>316.54599999999999</c:v>
                      </c:pt>
                      <c:pt idx="3832" formatCode="General">
                        <c:v>316.55599999999998</c:v>
                      </c:pt>
                      <c:pt idx="3833" formatCode="General">
                        <c:v>316.56599999999997</c:v>
                      </c:pt>
                      <c:pt idx="3834" formatCode="General">
                        <c:v>316.57600000000002</c:v>
                      </c:pt>
                      <c:pt idx="3835" formatCode="General">
                        <c:v>316.58600000000001</c:v>
                      </c:pt>
                      <c:pt idx="3836" formatCode="General">
                        <c:v>316.596</c:v>
                      </c:pt>
                      <c:pt idx="3837" formatCode="General">
                        <c:v>316.60599999999999</c:v>
                      </c:pt>
                      <c:pt idx="3838" formatCode="General">
                        <c:v>316.61599999999999</c:v>
                      </c:pt>
                      <c:pt idx="3839" formatCode="General">
                        <c:v>316.62599999999998</c:v>
                      </c:pt>
                      <c:pt idx="3840" formatCode="General">
                        <c:v>316.63600000000002</c:v>
                      </c:pt>
                      <c:pt idx="3841" formatCode="General">
                        <c:v>316.64600000000002</c:v>
                      </c:pt>
                      <c:pt idx="3842" formatCode="General">
                        <c:v>316.65600000000001</c:v>
                      </c:pt>
                      <c:pt idx="3843" formatCode="General">
                        <c:v>316.666</c:v>
                      </c:pt>
                      <c:pt idx="3844" formatCode="General">
                        <c:v>316.67599999999999</c:v>
                      </c:pt>
                      <c:pt idx="3845" formatCode="General">
                        <c:v>316.68599999999998</c:v>
                      </c:pt>
                      <c:pt idx="3846" formatCode="General">
                        <c:v>316.69600000000003</c:v>
                      </c:pt>
                      <c:pt idx="3847" formatCode="General">
                        <c:v>316.70600000000002</c:v>
                      </c:pt>
                      <c:pt idx="3848" formatCode="General">
                        <c:v>316.71600000000001</c:v>
                      </c:pt>
                      <c:pt idx="3849" formatCode="General">
                        <c:v>316.726</c:v>
                      </c:pt>
                      <c:pt idx="3850" formatCode="General">
                        <c:v>316.73599999999999</c:v>
                      </c:pt>
                      <c:pt idx="3851" formatCode="General">
                        <c:v>316.74599999999998</c:v>
                      </c:pt>
                      <c:pt idx="3852" formatCode="General">
                        <c:v>316.75599999999997</c:v>
                      </c:pt>
                      <c:pt idx="3853" formatCode="General">
                        <c:v>316.76600000000002</c:v>
                      </c:pt>
                      <c:pt idx="3854" formatCode="General">
                        <c:v>316.77600000000001</c:v>
                      </c:pt>
                      <c:pt idx="3855" formatCode="General">
                        <c:v>316.786</c:v>
                      </c:pt>
                      <c:pt idx="3856" formatCode="General">
                        <c:v>316.79599999999999</c:v>
                      </c:pt>
                      <c:pt idx="3857" formatCode="General">
                        <c:v>316.80599999999998</c:v>
                      </c:pt>
                      <c:pt idx="3858" formatCode="General">
                        <c:v>316.81599999999997</c:v>
                      </c:pt>
                      <c:pt idx="3859" formatCode="General">
                        <c:v>316.82600000000002</c:v>
                      </c:pt>
                      <c:pt idx="3860" formatCode="General">
                        <c:v>316.83600000000001</c:v>
                      </c:pt>
                      <c:pt idx="3861" formatCode="General">
                        <c:v>316.846</c:v>
                      </c:pt>
                      <c:pt idx="3862" formatCode="General">
                        <c:v>316.85599999999999</c:v>
                      </c:pt>
                      <c:pt idx="3863" formatCode="General">
                        <c:v>316.86599999999999</c:v>
                      </c:pt>
                      <c:pt idx="3864" formatCode="General">
                        <c:v>316.87599999999998</c:v>
                      </c:pt>
                      <c:pt idx="3865" formatCode="General">
                        <c:v>316.88600000000002</c:v>
                      </c:pt>
                      <c:pt idx="3866" formatCode="General">
                        <c:v>316.89600000000002</c:v>
                      </c:pt>
                      <c:pt idx="3867" formatCode="General">
                        <c:v>316.90600000000001</c:v>
                      </c:pt>
                      <c:pt idx="3868" formatCode="General">
                        <c:v>316.916</c:v>
                      </c:pt>
                      <c:pt idx="3869" formatCode="General">
                        <c:v>316.92599999999999</c:v>
                      </c:pt>
                      <c:pt idx="3870" formatCode="General">
                        <c:v>316.93599999999998</c:v>
                      </c:pt>
                      <c:pt idx="3871" formatCode="General">
                        <c:v>316.94600000000003</c:v>
                      </c:pt>
                      <c:pt idx="3872" formatCode="General">
                        <c:v>316.95600000000002</c:v>
                      </c:pt>
                      <c:pt idx="3873" formatCode="General">
                        <c:v>316.96600000000001</c:v>
                      </c:pt>
                      <c:pt idx="3874" formatCode="General">
                        <c:v>316.976</c:v>
                      </c:pt>
                      <c:pt idx="3875" formatCode="General">
                        <c:v>316.98599999999999</c:v>
                      </c:pt>
                      <c:pt idx="3876" formatCode="General">
                        <c:v>316.99599999999998</c:v>
                      </c:pt>
                      <c:pt idx="3877" formatCode="General">
                        <c:v>317.00599999999997</c:v>
                      </c:pt>
                      <c:pt idx="3878" formatCode="General">
                        <c:v>317.01600000000002</c:v>
                      </c:pt>
                      <c:pt idx="3879" formatCode="General">
                        <c:v>317.02600000000001</c:v>
                      </c:pt>
                      <c:pt idx="3880" formatCode="General">
                        <c:v>317.036</c:v>
                      </c:pt>
                      <c:pt idx="3881" formatCode="General">
                        <c:v>317.04599999999999</c:v>
                      </c:pt>
                      <c:pt idx="3882" formatCode="General">
                        <c:v>317.05599999999998</c:v>
                      </c:pt>
                      <c:pt idx="3883" formatCode="General">
                        <c:v>317.06599999999997</c:v>
                      </c:pt>
                      <c:pt idx="3884" formatCode="General">
                        <c:v>317.07600000000002</c:v>
                      </c:pt>
                      <c:pt idx="3885" formatCode="General">
                        <c:v>317.08600000000001</c:v>
                      </c:pt>
                      <c:pt idx="3886" formatCode="General">
                        <c:v>317.096</c:v>
                      </c:pt>
                      <c:pt idx="3887" formatCode="General">
                        <c:v>317.10599999999999</c:v>
                      </c:pt>
                      <c:pt idx="3888" formatCode="General">
                        <c:v>317.11599999999999</c:v>
                      </c:pt>
                      <c:pt idx="3889" formatCode="General">
                        <c:v>317.12599999999998</c:v>
                      </c:pt>
                      <c:pt idx="3890" formatCode="General">
                        <c:v>317.13600000000002</c:v>
                      </c:pt>
                      <c:pt idx="3891" formatCode="General">
                        <c:v>317.14600000000002</c:v>
                      </c:pt>
                      <c:pt idx="3892" formatCode="General">
                        <c:v>317.15600000000001</c:v>
                      </c:pt>
                      <c:pt idx="3893" formatCode="General">
                        <c:v>317.166</c:v>
                      </c:pt>
                      <c:pt idx="3894" formatCode="General">
                        <c:v>317.17599999999999</c:v>
                      </c:pt>
                      <c:pt idx="3895" formatCode="General">
                        <c:v>317.18599999999998</c:v>
                      </c:pt>
                      <c:pt idx="3896" formatCode="General">
                        <c:v>317.19600000000003</c:v>
                      </c:pt>
                      <c:pt idx="3897" formatCode="General">
                        <c:v>317.20600000000002</c:v>
                      </c:pt>
                      <c:pt idx="3898" formatCode="General">
                        <c:v>317.21600000000001</c:v>
                      </c:pt>
                      <c:pt idx="3899" formatCode="General">
                        <c:v>317.226</c:v>
                      </c:pt>
                      <c:pt idx="3900" formatCode="General">
                        <c:v>317.23599999999999</c:v>
                      </c:pt>
                      <c:pt idx="3901" formatCode="General">
                        <c:v>317.24599999999998</c:v>
                      </c:pt>
                      <c:pt idx="3902" formatCode="General">
                        <c:v>317.25599999999997</c:v>
                      </c:pt>
                      <c:pt idx="3903" formatCode="General">
                        <c:v>317.26600000000002</c:v>
                      </c:pt>
                      <c:pt idx="3904" formatCode="General">
                        <c:v>317.27600000000001</c:v>
                      </c:pt>
                      <c:pt idx="3905" formatCode="General">
                        <c:v>317.286</c:v>
                      </c:pt>
                      <c:pt idx="3906" formatCode="General">
                        <c:v>317.29599999999999</c:v>
                      </c:pt>
                      <c:pt idx="3907" formatCode="General">
                        <c:v>317.30599999999998</c:v>
                      </c:pt>
                      <c:pt idx="3908" formatCode="General">
                        <c:v>317.31599999999997</c:v>
                      </c:pt>
                      <c:pt idx="3909" formatCode="General">
                        <c:v>317.32600000000002</c:v>
                      </c:pt>
                      <c:pt idx="3910" formatCode="General">
                        <c:v>317.33600000000001</c:v>
                      </c:pt>
                      <c:pt idx="3911" formatCode="General">
                        <c:v>317.346</c:v>
                      </c:pt>
                      <c:pt idx="3912" formatCode="General">
                        <c:v>317.35599999999999</c:v>
                      </c:pt>
                      <c:pt idx="3913" formatCode="General">
                        <c:v>317.36599999999999</c:v>
                      </c:pt>
                      <c:pt idx="3914" formatCode="General">
                        <c:v>317.37599999999998</c:v>
                      </c:pt>
                      <c:pt idx="3915" formatCode="General">
                        <c:v>317.38600000000002</c:v>
                      </c:pt>
                      <c:pt idx="3916" formatCode="General">
                        <c:v>317.39600000000002</c:v>
                      </c:pt>
                      <c:pt idx="3917" formatCode="General">
                        <c:v>317.40600000000001</c:v>
                      </c:pt>
                      <c:pt idx="3918" formatCode="General">
                        <c:v>317.416</c:v>
                      </c:pt>
                      <c:pt idx="3919" formatCode="General">
                        <c:v>317.42599999999999</c:v>
                      </c:pt>
                      <c:pt idx="3920" formatCode="General">
                        <c:v>317.43599999999998</c:v>
                      </c:pt>
                      <c:pt idx="3921" formatCode="General">
                        <c:v>317.44600000000003</c:v>
                      </c:pt>
                      <c:pt idx="3922" formatCode="General">
                        <c:v>317.45600000000002</c:v>
                      </c:pt>
                      <c:pt idx="3923" formatCode="General">
                        <c:v>317.46600000000001</c:v>
                      </c:pt>
                      <c:pt idx="3924" formatCode="General">
                        <c:v>317.476</c:v>
                      </c:pt>
                      <c:pt idx="3925" formatCode="General">
                        <c:v>317.48599999999999</c:v>
                      </c:pt>
                      <c:pt idx="3926" formatCode="General">
                        <c:v>317.49599999999998</c:v>
                      </c:pt>
                      <c:pt idx="3927" formatCode="General">
                        <c:v>317.50599999999997</c:v>
                      </c:pt>
                      <c:pt idx="3928" formatCode="General">
                        <c:v>317.51600000000002</c:v>
                      </c:pt>
                      <c:pt idx="3929" formatCode="General">
                        <c:v>317.52600000000001</c:v>
                      </c:pt>
                      <c:pt idx="3930" formatCode="General">
                        <c:v>317.536</c:v>
                      </c:pt>
                      <c:pt idx="3931" formatCode="General">
                        <c:v>317.54599999999999</c:v>
                      </c:pt>
                      <c:pt idx="3932" formatCode="General">
                        <c:v>317.55599999999998</c:v>
                      </c:pt>
                      <c:pt idx="3933" formatCode="General">
                        <c:v>317.56599999999997</c:v>
                      </c:pt>
                      <c:pt idx="3934" formatCode="General">
                        <c:v>317.57600000000002</c:v>
                      </c:pt>
                      <c:pt idx="3935" formatCode="General">
                        <c:v>317.58600000000001</c:v>
                      </c:pt>
                      <c:pt idx="3936" formatCode="General">
                        <c:v>317.596</c:v>
                      </c:pt>
                      <c:pt idx="3937" formatCode="General">
                        <c:v>317.60599999999999</c:v>
                      </c:pt>
                      <c:pt idx="3938" formatCode="General">
                        <c:v>317.61599999999999</c:v>
                      </c:pt>
                      <c:pt idx="3939" formatCode="General">
                        <c:v>317.62599999999998</c:v>
                      </c:pt>
                      <c:pt idx="3940" formatCode="General">
                        <c:v>317.63600000000002</c:v>
                      </c:pt>
                      <c:pt idx="3941" formatCode="General">
                        <c:v>317.64600000000002</c:v>
                      </c:pt>
                      <c:pt idx="3942" formatCode="General">
                        <c:v>317.65600000000001</c:v>
                      </c:pt>
                      <c:pt idx="3943" formatCode="General">
                        <c:v>317.666</c:v>
                      </c:pt>
                      <c:pt idx="3944" formatCode="General">
                        <c:v>317.67599999999999</c:v>
                      </c:pt>
                      <c:pt idx="3945" formatCode="General">
                        <c:v>317.68599999999998</c:v>
                      </c:pt>
                      <c:pt idx="3946" formatCode="General">
                        <c:v>317.69600000000003</c:v>
                      </c:pt>
                      <c:pt idx="3947" formatCode="General">
                        <c:v>317.70600000000002</c:v>
                      </c:pt>
                      <c:pt idx="3948" formatCode="General">
                        <c:v>317.71600000000001</c:v>
                      </c:pt>
                      <c:pt idx="3949" formatCode="General">
                        <c:v>317.726</c:v>
                      </c:pt>
                      <c:pt idx="3950" formatCode="General">
                        <c:v>317.73599999999999</c:v>
                      </c:pt>
                      <c:pt idx="3951" formatCode="General">
                        <c:v>317.74599999999998</c:v>
                      </c:pt>
                      <c:pt idx="3952" formatCode="General">
                        <c:v>317.75599999999997</c:v>
                      </c:pt>
                      <c:pt idx="3953" formatCode="General">
                        <c:v>317.76600000000002</c:v>
                      </c:pt>
                      <c:pt idx="3954" formatCode="General">
                        <c:v>317.77600000000001</c:v>
                      </c:pt>
                      <c:pt idx="3955" formatCode="General">
                        <c:v>317.786</c:v>
                      </c:pt>
                      <c:pt idx="3956" formatCode="General">
                        <c:v>317.79599999999999</c:v>
                      </c:pt>
                      <c:pt idx="3957" formatCode="General">
                        <c:v>317.80599999999998</c:v>
                      </c:pt>
                      <c:pt idx="3958" formatCode="General">
                        <c:v>317.81599999999997</c:v>
                      </c:pt>
                      <c:pt idx="3959" formatCode="General">
                        <c:v>317.82600000000002</c:v>
                      </c:pt>
                      <c:pt idx="3960" formatCode="General">
                        <c:v>317.83600000000001</c:v>
                      </c:pt>
                      <c:pt idx="3961" formatCode="General">
                        <c:v>317.846</c:v>
                      </c:pt>
                      <c:pt idx="3962" formatCode="General">
                        <c:v>317.85599999999999</c:v>
                      </c:pt>
                      <c:pt idx="3963" formatCode="General">
                        <c:v>317.86599999999999</c:v>
                      </c:pt>
                      <c:pt idx="3964" formatCode="General">
                        <c:v>317.87599999999998</c:v>
                      </c:pt>
                      <c:pt idx="3965" formatCode="General">
                        <c:v>317.88600000000002</c:v>
                      </c:pt>
                      <c:pt idx="3966" formatCode="General">
                        <c:v>317.89600000000002</c:v>
                      </c:pt>
                      <c:pt idx="3967" formatCode="General">
                        <c:v>317.90600000000001</c:v>
                      </c:pt>
                      <c:pt idx="3968" formatCode="General">
                        <c:v>317.916</c:v>
                      </c:pt>
                      <c:pt idx="3969" formatCode="General">
                        <c:v>317.92599999999999</c:v>
                      </c:pt>
                      <c:pt idx="3970" formatCode="General">
                        <c:v>317.93599999999998</c:v>
                      </c:pt>
                      <c:pt idx="3971" formatCode="General">
                        <c:v>317.94600000000003</c:v>
                      </c:pt>
                      <c:pt idx="3972" formatCode="General">
                        <c:v>317.95600000000002</c:v>
                      </c:pt>
                      <c:pt idx="3973" formatCode="General">
                        <c:v>317.96600000000001</c:v>
                      </c:pt>
                      <c:pt idx="3974" formatCode="General">
                        <c:v>317.976</c:v>
                      </c:pt>
                      <c:pt idx="3975" formatCode="General">
                        <c:v>317.98599999999999</c:v>
                      </c:pt>
                      <c:pt idx="3976" formatCode="General">
                        <c:v>317.99599999999998</c:v>
                      </c:pt>
                      <c:pt idx="3977" formatCode="General">
                        <c:v>318.00599999999997</c:v>
                      </c:pt>
                      <c:pt idx="3978" formatCode="General">
                        <c:v>318.01600000000002</c:v>
                      </c:pt>
                      <c:pt idx="3979" formatCode="General">
                        <c:v>318.02600000000001</c:v>
                      </c:pt>
                      <c:pt idx="3980" formatCode="General">
                        <c:v>318.036</c:v>
                      </c:pt>
                      <c:pt idx="3981" formatCode="General">
                        <c:v>318.04599999999999</c:v>
                      </c:pt>
                      <c:pt idx="3982" formatCode="General">
                        <c:v>318.05599999999998</c:v>
                      </c:pt>
                      <c:pt idx="3983" formatCode="General">
                        <c:v>318.06599999999997</c:v>
                      </c:pt>
                      <c:pt idx="3984" formatCode="General">
                        <c:v>318.07600000000002</c:v>
                      </c:pt>
                      <c:pt idx="3985" formatCode="General">
                        <c:v>318.08600000000001</c:v>
                      </c:pt>
                      <c:pt idx="3986" formatCode="General">
                        <c:v>318.096</c:v>
                      </c:pt>
                      <c:pt idx="3987" formatCode="General">
                        <c:v>318.10599999999999</c:v>
                      </c:pt>
                      <c:pt idx="3988" formatCode="General">
                        <c:v>318.11599999999999</c:v>
                      </c:pt>
                      <c:pt idx="3989" formatCode="General">
                        <c:v>318.12599999999998</c:v>
                      </c:pt>
                      <c:pt idx="3990" formatCode="General">
                        <c:v>318.13600000000002</c:v>
                      </c:pt>
                      <c:pt idx="3991" formatCode="General">
                        <c:v>318.14600000000002</c:v>
                      </c:pt>
                      <c:pt idx="3992" formatCode="General">
                        <c:v>318.15600000000001</c:v>
                      </c:pt>
                      <c:pt idx="3993" formatCode="General">
                        <c:v>318.166</c:v>
                      </c:pt>
                      <c:pt idx="3994" formatCode="General">
                        <c:v>318.17599999999999</c:v>
                      </c:pt>
                      <c:pt idx="3995" formatCode="General">
                        <c:v>318.18599999999998</c:v>
                      </c:pt>
                      <c:pt idx="3996" formatCode="General">
                        <c:v>318.19600000000003</c:v>
                      </c:pt>
                      <c:pt idx="3997" formatCode="General">
                        <c:v>318.20600000000002</c:v>
                      </c:pt>
                      <c:pt idx="3998" formatCode="General">
                        <c:v>318.21600000000001</c:v>
                      </c:pt>
                      <c:pt idx="3999" formatCode="General">
                        <c:v>318.226</c:v>
                      </c:pt>
                      <c:pt idx="4000" formatCode="General">
                        <c:v>318.23599999999999</c:v>
                      </c:pt>
                      <c:pt idx="4001" formatCode="General">
                        <c:v>318.24599999999998</c:v>
                      </c:pt>
                      <c:pt idx="4002" formatCode="General">
                        <c:v>318.25599999999997</c:v>
                      </c:pt>
                      <c:pt idx="4003" formatCode="General">
                        <c:v>318.26600000000002</c:v>
                      </c:pt>
                      <c:pt idx="4004" formatCode="General">
                        <c:v>318.27600000000001</c:v>
                      </c:pt>
                      <c:pt idx="4005" formatCode="General">
                        <c:v>318.286</c:v>
                      </c:pt>
                      <c:pt idx="4006" formatCode="General">
                        <c:v>318.29599999999999</c:v>
                      </c:pt>
                      <c:pt idx="4007" formatCode="General">
                        <c:v>318.30599999999998</c:v>
                      </c:pt>
                      <c:pt idx="4008" formatCode="General">
                        <c:v>318.31599999999997</c:v>
                      </c:pt>
                      <c:pt idx="4009" formatCode="General">
                        <c:v>318.32600000000002</c:v>
                      </c:pt>
                      <c:pt idx="4010" formatCode="General">
                        <c:v>318.33600000000001</c:v>
                      </c:pt>
                      <c:pt idx="4011" formatCode="General">
                        <c:v>318.346</c:v>
                      </c:pt>
                      <c:pt idx="4012" formatCode="General">
                        <c:v>318.35599999999999</c:v>
                      </c:pt>
                      <c:pt idx="4013" formatCode="General">
                        <c:v>318.36599999999999</c:v>
                      </c:pt>
                      <c:pt idx="4014" formatCode="General">
                        <c:v>318.37599999999998</c:v>
                      </c:pt>
                      <c:pt idx="4015" formatCode="General">
                        <c:v>318.38600000000002</c:v>
                      </c:pt>
                      <c:pt idx="4016" formatCode="General">
                        <c:v>318.39600000000002</c:v>
                      </c:pt>
                      <c:pt idx="4017" formatCode="General">
                        <c:v>318.40600000000001</c:v>
                      </c:pt>
                      <c:pt idx="4018" formatCode="General">
                        <c:v>318.416</c:v>
                      </c:pt>
                      <c:pt idx="4019" formatCode="General">
                        <c:v>318.42599999999999</c:v>
                      </c:pt>
                      <c:pt idx="4020" formatCode="General">
                        <c:v>318.43599999999998</c:v>
                      </c:pt>
                      <c:pt idx="4021" formatCode="General">
                        <c:v>318.44600000000003</c:v>
                      </c:pt>
                      <c:pt idx="4022" formatCode="General">
                        <c:v>318.45600000000002</c:v>
                      </c:pt>
                      <c:pt idx="4023" formatCode="General">
                        <c:v>318.46600000000001</c:v>
                      </c:pt>
                      <c:pt idx="4024" formatCode="General">
                        <c:v>318.476</c:v>
                      </c:pt>
                      <c:pt idx="4025" formatCode="General">
                        <c:v>318.48599999999999</c:v>
                      </c:pt>
                      <c:pt idx="4026" formatCode="General">
                        <c:v>318.49599999999998</c:v>
                      </c:pt>
                      <c:pt idx="4027" formatCode="General">
                        <c:v>318.50599999999997</c:v>
                      </c:pt>
                      <c:pt idx="4028" formatCode="General">
                        <c:v>318.51600000000002</c:v>
                      </c:pt>
                      <c:pt idx="4029" formatCode="General">
                        <c:v>318.52600000000001</c:v>
                      </c:pt>
                      <c:pt idx="4030" formatCode="General">
                        <c:v>318.536</c:v>
                      </c:pt>
                      <c:pt idx="4031" formatCode="General">
                        <c:v>318.54599999999999</c:v>
                      </c:pt>
                      <c:pt idx="4032" formatCode="General">
                        <c:v>318.55599999999998</c:v>
                      </c:pt>
                      <c:pt idx="4033" formatCode="General">
                        <c:v>318.56599999999997</c:v>
                      </c:pt>
                      <c:pt idx="4034" formatCode="General">
                        <c:v>318.57600000000002</c:v>
                      </c:pt>
                      <c:pt idx="4035" formatCode="General">
                        <c:v>318.58600000000001</c:v>
                      </c:pt>
                      <c:pt idx="4036" formatCode="General">
                        <c:v>318.596</c:v>
                      </c:pt>
                      <c:pt idx="4037" formatCode="General">
                        <c:v>318.60599999999999</c:v>
                      </c:pt>
                      <c:pt idx="4038" formatCode="General">
                        <c:v>318.61599999999999</c:v>
                      </c:pt>
                      <c:pt idx="4039" formatCode="General">
                        <c:v>318.62599999999998</c:v>
                      </c:pt>
                      <c:pt idx="4040" formatCode="General">
                        <c:v>318.63600000000002</c:v>
                      </c:pt>
                      <c:pt idx="4041" formatCode="General">
                        <c:v>318.64600000000002</c:v>
                      </c:pt>
                      <c:pt idx="4042" formatCode="General">
                        <c:v>318.65600000000001</c:v>
                      </c:pt>
                      <c:pt idx="4043" formatCode="General">
                        <c:v>318.666</c:v>
                      </c:pt>
                      <c:pt idx="4044" formatCode="General">
                        <c:v>318.67599999999999</c:v>
                      </c:pt>
                      <c:pt idx="4045" formatCode="General">
                        <c:v>318.68599999999998</c:v>
                      </c:pt>
                      <c:pt idx="4046" formatCode="General">
                        <c:v>318.69600000000003</c:v>
                      </c:pt>
                      <c:pt idx="4047" formatCode="General">
                        <c:v>318.70600000000002</c:v>
                      </c:pt>
                      <c:pt idx="4048" formatCode="General">
                        <c:v>318.71600000000001</c:v>
                      </c:pt>
                      <c:pt idx="4049" formatCode="General">
                        <c:v>318.726</c:v>
                      </c:pt>
                      <c:pt idx="4050" formatCode="General">
                        <c:v>318.73599999999999</c:v>
                      </c:pt>
                      <c:pt idx="4051" formatCode="General">
                        <c:v>318.74599999999998</c:v>
                      </c:pt>
                      <c:pt idx="4052" formatCode="General">
                        <c:v>318.75599999999997</c:v>
                      </c:pt>
                      <c:pt idx="4053" formatCode="General">
                        <c:v>318.76600000000002</c:v>
                      </c:pt>
                      <c:pt idx="4054" formatCode="General">
                        <c:v>318.77600000000001</c:v>
                      </c:pt>
                      <c:pt idx="4055" formatCode="General">
                        <c:v>318.786</c:v>
                      </c:pt>
                      <c:pt idx="4056" formatCode="General">
                        <c:v>318.79599999999999</c:v>
                      </c:pt>
                      <c:pt idx="4057" formatCode="General">
                        <c:v>318.80599999999998</c:v>
                      </c:pt>
                      <c:pt idx="4058" formatCode="General">
                        <c:v>318.81599999999997</c:v>
                      </c:pt>
                      <c:pt idx="4059" formatCode="General">
                        <c:v>318.82600000000002</c:v>
                      </c:pt>
                      <c:pt idx="4060" formatCode="General">
                        <c:v>318.83600000000001</c:v>
                      </c:pt>
                      <c:pt idx="4061" formatCode="General">
                        <c:v>318.846</c:v>
                      </c:pt>
                      <c:pt idx="4062" formatCode="General">
                        <c:v>318.85599999999999</c:v>
                      </c:pt>
                      <c:pt idx="4063" formatCode="General">
                        <c:v>318.86599999999999</c:v>
                      </c:pt>
                      <c:pt idx="4064" formatCode="General">
                        <c:v>318.87599999999998</c:v>
                      </c:pt>
                      <c:pt idx="4065" formatCode="General">
                        <c:v>318.88600000000002</c:v>
                      </c:pt>
                      <c:pt idx="4066" formatCode="General">
                        <c:v>318.89600000000002</c:v>
                      </c:pt>
                      <c:pt idx="4067" formatCode="General">
                        <c:v>318.90600000000001</c:v>
                      </c:pt>
                      <c:pt idx="4068" formatCode="General">
                        <c:v>318.916</c:v>
                      </c:pt>
                      <c:pt idx="4069" formatCode="General">
                        <c:v>318.92599999999999</c:v>
                      </c:pt>
                      <c:pt idx="4070" formatCode="General">
                        <c:v>318.93599999999998</c:v>
                      </c:pt>
                      <c:pt idx="4071" formatCode="General">
                        <c:v>318.94600000000003</c:v>
                      </c:pt>
                      <c:pt idx="4072" formatCode="General">
                        <c:v>318.95600000000002</c:v>
                      </c:pt>
                      <c:pt idx="4073" formatCode="General">
                        <c:v>318.96600000000001</c:v>
                      </c:pt>
                      <c:pt idx="4074" formatCode="General">
                        <c:v>318.976</c:v>
                      </c:pt>
                      <c:pt idx="4075" formatCode="General">
                        <c:v>318.98599999999999</c:v>
                      </c:pt>
                      <c:pt idx="4076" formatCode="General">
                        <c:v>318.99599999999998</c:v>
                      </c:pt>
                      <c:pt idx="4077" formatCode="General">
                        <c:v>319.00599999999997</c:v>
                      </c:pt>
                      <c:pt idx="4078" formatCode="General">
                        <c:v>319.01600000000002</c:v>
                      </c:pt>
                      <c:pt idx="4079" formatCode="General">
                        <c:v>319.02600000000001</c:v>
                      </c:pt>
                      <c:pt idx="4080" formatCode="General">
                        <c:v>319.036</c:v>
                      </c:pt>
                      <c:pt idx="4081" formatCode="General">
                        <c:v>319.04599999999999</c:v>
                      </c:pt>
                      <c:pt idx="4082" formatCode="General">
                        <c:v>319.05599999999998</c:v>
                      </c:pt>
                      <c:pt idx="4083" formatCode="General">
                        <c:v>319.06599999999997</c:v>
                      </c:pt>
                      <c:pt idx="4084" formatCode="General">
                        <c:v>319.07600000000002</c:v>
                      </c:pt>
                      <c:pt idx="4085" formatCode="General">
                        <c:v>319.08600000000001</c:v>
                      </c:pt>
                      <c:pt idx="4086" formatCode="General">
                        <c:v>319.096</c:v>
                      </c:pt>
                      <c:pt idx="4087" formatCode="General">
                        <c:v>319.10599999999999</c:v>
                      </c:pt>
                      <c:pt idx="4088" formatCode="General">
                        <c:v>319.11599999999999</c:v>
                      </c:pt>
                      <c:pt idx="4089" formatCode="General">
                        <c:v>319.12599999999998</c:v>
                      </c:pt>
                      <c:pt idx="4090" formatCode="General">
                        <c:v>319.13600000000002</c:v>
                      </c:pt>
                      <c:pt idx="4091" formatCode="General">
                        <c:v>319.14600000000002</c:v>
                      </c:pt>
                      <c:pt idx="4092" formatCode="General">
                        <c:v>319.15600000000001</c:v>
                      </c:pt>
                      <c:pt idx="4093" formatCode="General">
                        <c:v>319.166</c:v>
                      </c:pt>
                      <c:pt idx="4094" formatCode="General">
                        <c:v>319.17599999999999</c:v>
                      </c:pt>
                      <c:pt idx="4095" formatCode="General">
                        <c:v>319.18599999999998</c:v>
                      </c:pt>
                      <c:pt idx="4096" formatCode="General">
                        <c:v>319.19600000000003</c:v>
                      </c:pt>
                      <c:pt idx="4097" formatCode="General">
                        <c:v>319.20600000000002</c:v>
                      </c:pt>
                      <c:pt idx="4098" formatCode="General">
                        <c:v>319.21600000000001</c:v>
                      </c:pt>
                      <c:pt idx="4099" formatCode="General">
                        <c:v>319.226</c:v>
                      </c:pt>
                      <c:pt idx="4100" formatCode="General">
                        <c:v>319.23599999999999</c:v>
                      </c:pt>
                      <c:pt idx="4101" formatCode="General">
                        <c:v>319.24599999999998</c:v>
                      </c:pt>
                      <c:pt idx="4102" formatCode="General">
                        <c:v>319.25599999999997</c:v>
                      </c:pt>
                      <c:pt idx="4103" formatCode="General">
                        <c:v>319.26600000000002</c:v>
                      </c:pt>
                      <c:pt idx="4104" formatCode="General">
                        <c:v>319.27600000000001</c:v>
                      </c:pt>
                      <c:pt idx="4105" formatCode="General">
                        <c:v>319.286</c:v>
                      </c:pt>
                      <c:pt idx="4106" formatCode="General">
                        <c:v>319.29599999999999</c:v>
                      </c:pt>
                      <c:pt idx="4107" formatCode="General">
                        <c:v>319.30599999999998</c:v>
                      </c:pt>
                      <c:pt idx="4108" formatCode="General">
                        <c:v>319.31599999999997</c:v>
                      </c:pt>
                      <c:pt idx="4109" formatCode="General">
                        <c:v>319.32600000000002</c:v>
                      </c:pt>
                      <c:pt idx="4110" formatCode="General">
                        <c:v>319.33600000000001</c:v>
                      </c:pt>
                      <c:pt idx="4111" formatCode="General">
                        <c:v>319.346</c:v>
                      </c:pt>
                      <c:pt idx="4112" formatCode="General">
                        <c:v>319.35599999999999</c:v>
                      </c:pt>
                      <c:pt idx="4113" formatCode="General">
                        <c:v>319.36599999999999</c:v>
                      </c:pt>
                      <c:pt idx="4114" formatCode="General">
                        <c:v>319.37599999999998</c:v>
                      </c:pt>
                      <c:pt idx="4115" formatCode="General">
                        <c:v>319.38600000000002</c:v>
                      </c:pt>
                      <c:pt idx="4116" formatCode="General">
                        <c:v>319.39100000000002</c:v>
                      </c:pt>
                      <c:pt idx="4117" formatCode="General">
                        <c:v>319.39100000000002</c:v>
                      </c:pt>
                      <c:pt idx="4118" formatCode="General">
                        <c:v>320.39100000000002</c:v>
                      </c:pt>
                      <c:pt idx="4119" formatCode="General">
                        <c:v>321.39100000000002</c:v>
                      </c:pt>
                      <c:pt idx="4120" formatCode="General">
                        <c:v>322.39100000000002</c:v>
                      </c:pt>
                      <c:pt idx="4121" formatCode="General">
                        <c:v>323.39100000000002</c:v>
                      </c:pt>
                      <c:pt idx="4122" formatCode="General">
                        <c:v>324.39100000000002</c:v>
                      </c:pt>
                      <c:pt idx="4123" formatCode="General">
                        <c:v>325.39100000000002</c:v>
                      </c:pt>
                      <c:pt idx="4124" formatCode="General">
                        <c:v>326.39100000000002</c:v>
                      </c:pt>
                      <c:pt idx="4125" formatCode="General">
                        <c:v>327.39100000000002</c:v>
                      </c:pt>
                      <c:pt idx="4126" formatCode="General">
                        <c:v>328.39100000000002</c:v>
                      </c:pt>
                      <c:pt idx="4127" formatCode="General">
                        <c:v>329.39100000000002</c:v>
                      </c:pt>
                      <c:pt idx="4128" formatCode="General">
                        <c:v>330.39100000000002</c:v>
                      </c:pt>
                      <c:pt idx="4129" formatCode="General">
                        <c:v>331.39100000000002</c:v>
                      </c:pt>
                      <c:pt idx="4130" formatCode="General">
                        <c:v>332.39100000000002</c:v>
                      </c:pt>
                      <c:pt idx="4131" formatCode="General">
                        <c:v>333.39100000000002</c:v>
                      </c:pt>
                      <c:pt idx="4132" formatCode="General">
                        <c:v>334.39100000000002</c:v>
                      </c:pt>
                      <c:pt idx="4133" formatCode="General">
                        <c:v>335.39100000000002</c:v>
                      </c:pt>
                      <c:pt idx="4134" formatCode="General">
                        <c:v>336.39100000000002</c:v>
                      </c:pt>
                      <c:pt idx="4135" formatCode="General">
                        <c:v>337.39100000000002</c:v>
                      </c:pt>
                      <c:pt idx="4136" formatCode="General">
                        <c:v>338.39100000000002</c:v>
                      </c:pt>
                      <c:pt idx="4137" formatCode="General">
                        <c:v>339.39100000000002</c:v>
                      </c:pt>
                      <c:pt idx="4138" formatCode="General">
                        <c:v>340.39100000000002</c:v>
                      </c:pt>
                      <c:pt idx="4139" formatCode="General">
                        <c:v>341.39100000000002</c:v>
                      </c:pt>
                      <c:pt idx="4140" formatCode="General">
                        <c:v>342.39100000000002</c:v>
                      </c:pt>
                      <c:pt idx="4141" formatCode="General">
                        <c:v>343.39100000000002</c:v>
                      </c:pt>
                      <c:pt idx="4142" formatCode="General">
                        <c:v>344.39100000000002</c:v>
                      </c:pt>
                      <c:pt idx="4143" formatCode="General">
                        <c:v>345.39100000000002</c:v>
                      </c:pt>
                      <c:pt idx="4144" formatCode="General">
                        <c:v>346.39100000000002</c:v>
                      </c:pt>
                      <c:pt idx="4145" formatCode="General">
                        <c:v>347.39100000000002</c:v>
                      </c:pt>
                      <c:pt idx="4146" formatCode="General">
                        <c:v>348.39100000000002</c:v>
                      </c:pt>
                      <c:pt idx="4147" formatCode="General">
                        <c:v>349.39100000000002</c:v>
                      </c:pt>
                      <c:pt idx="4148" formatCode="General">
                        <c:v>350.39100000000002</c:v>
                      </c:pt>
                      <c:pt idx="4149" formatCode="General">
                        <c:v>351.39100000000002</c:v>
                      </c:pt>
                      <c:pt idx="4150" formatCode="General">
                        <c:v>352.39100000000002</c:v>
                      </c:pt>
                      <c:pt idx="4151" formatCode="General">
                        <c:v>353.39100000000002</c:v>
                      </c:pt>
                      <c:pt idx="4152" formatCode="General">
                        <c:v>354.39100000000002</c:v>
                      </c:pt>
                      <c:pt idx="4153" formatCode="General">
                        <c:v>355.39100000000002</c:v>
                      </c:pt>
                      <c:pt idx="4154" formatCode="General">
                        <c:v>356.39100000000002</c:v>
                      </c:pt>
                      <c:pt idx="4155" formatCode="General">
                        <c:v>357.39100000000002</c:v>
                      </c:pt>
                      <c:pt idx="4156" formatCode="General">
                        <c:v>358.39100000000002</c:v>
                      </c:pt>
                      <c:pt idx="4157" formatCode="General">
                        <c:v>359.39100000000002</c:v>
                      </c:pt>
                      <c:pt idx="4158" formatCode="General">
                        <c:v>360.39100000000002</c:v>
                      </c:pt>
                      <c:pt idx="4159" formatCode="General">
                        <c:v>361.39100000000002</c:v>
                      </c:pt>
                      <c:pt idx="4160" formatCode="General">
                        <c:v>362.39100000000002</c:v>
                      </c:pt>
                      <c:pt idx="4161" formatCode="General">
                        <c:v>363.39100000000002</c:v>
                      </c:pt>
                      <c:pt idx="4162" formatCode="General">
                        <c:v>364.39100000000002</c:v>
                      </c:pt>
                      <c:pt idx="4163" formatCode="General">
                        <c:v>365.39100000000002</c:v>
                      </c:pt>
                      <c:pt idx="4164" formatCode="General">
                        <c:v>366.39100000000002</c:v>
                      </c:pt>
                      <c:pt idx="4165" formatCode="General">
                        <c:v>367.39100000000002</c:v>
                      </c:pt>
                      <c:pt idx="4166" formatCode="General">
                        <c:v>368.39100000000002</c:v>
                      </c:pt>
                      <c:pt idx="4167" formatCode="General">
                        <c:v>369.39100000000002</c:v>
                      </c:pt>
                      <c:pt idx="4168" formatCode="General">
                        <c:v>370.39100000000002</c:v>
                      </c:pt>
                      <c:pt idx="4169" formatCode="General">
                        <c:v>371.39100000000002</c:v>
                      </c:pt>
                      <c:pt idx="4170" formatCode="General">
                        <c:v>372.39100000000002</c:v>
                      </c:pt>
                      <c:pt idx="4171" formatCode="General">
                        <c:v>373.39100000000002</c:v>
                      </c:pt>
                      <c:pt idx="4172" formatCode="General">
                        <c:v>374.39100000000002</c:v>
                      </c:pt>
                      <c:pt idx="4173" formatCode="General">
                        <c:v>375.39100000000002</c:v>
                      </c:pt>
                      <c:pt idx="4174" formatCode="General">
                        <c:v>376.39100000000002</c:v>
                      </c:pt>
                      <c:pt idx="4175" formatCode="General">
                        <c:v>377.39100000000002</c:v>
                      </c:pt>
                      <c:pt idx="4176" formatCode="General">
                        <c:v>378.39100000000002</c:v>
                      </c:pt>
                      <c:pt idx="4177" formatCode="General">
                        <c:v>379.39100000000002</c:v>
                      </c:pt>
                      <c:pt idx="4178" formatCode="General">
                        <c:v>380.39100000000002</c:v>
                      </c:pt>
                      <c:pt idx="4179" formatCode="General">
                        <c:v>381.39100000000002</c:v>
                      </c:pt>
                      <c:pt idx="4180" formatCode="General">
                        <c:v>382.39100000000002</c:v>
                      </c:pt>
                      <c:pt idx="4181" formatCode="General">
                        <c:v>383.39100000000002</c:v>
                      </c:pt>
                      <c:pt idx="4182" formatCode="General">
                        <c:v>384.39100000000002</c:v>
                      </c:pt>
                      <c:pt idx="4183" formatCode="General">
                        <c:v>385.39100000000002</c:v>
                      </c:pt>
                      <c:pt idx="4184" formatCode="General">
                        <c:v>386.39100000000002</c:v>
                      </c:pt>
                      <c:pt idx="4185" formatCode="General">
                        <c:v>387.39100000000002</c:v>
                      </c:pt>
                      <c:pt idx="4186" formatCode="General">
                        <c:v>388.39100000000002</c:v>
                      </c:pt>
                      <c:pt idx="4187" formatCode="General">
                        <c:v>389.39100000000002</c:v>
                      </c:pt>
                      <c:pt idx="4188" formatCode="General">
                        <c:v>389.62</c:v>
                      </c:pt>
                      <c:pt idx="4189" formatCode="General">
                        <c:v>389.62</c:v>
                      </c:pt>
                      <c:pt idx="4190" formatCode="General">
                        <c:v>389.63</c:v>
                      </c:pt>
                      <c:pt idx="4191" formatCode="General">
                        <c:v>389.64</c:v>
                      </c:pt>
                      <c:pt idx="4192" formatCode="General">
                        <c:v>389.65</c:v>
                      </c:pt>
                      <c:pt idx="4193" formatCode="General">
                        <c:v>389.66</c:v>
                      </c:pt>
                      <c:pt idx="4194" formatCode="General">
                        <c:v>389.67</c:v>
                      </c:pt>
                      <c:pt idx="4195" formatCode="General">
                        <c:v>389.68</c:v>
                      </c:pt>
                      <c:pt idx="4196" formatCode="General">
                        <c:v>389.69</c:v>
                      </c:pt>
                      <c:pt idx="4197" formatCode="General">
                        <c:v>389.7</c:v>
                      </c:pt>
                      <c:pt idx="4198" formatCode="General">
                        <c:v>389.71</c:v>
                      </c:pt>
                      <c:pt idx="4199" formatCode="General">
                        <c:v>389.72</c:v>
                      </c:pt>
                      <c:pt idx="4200" formatCode="General">
                        <c:v>389.73</c:v>
                      </c:pt>
                      <c:pt idx="4201" formatCode="General">
                        <c:v>389.74</c:v>
                      </c:pt>
                      <c:pt idx="4202" formatCode="General">
                        <c:v>389.75</c:v>
                      </c:pt>
                      <c:pt idx="4203" formatCode="General">
                        <c:v>389.76</c:v>
                      </c:pt>
                      <c:pt idx="4204" formatCode="General">
                        <c:v>389.77</c:v>
                      </c:pt>
                      <c:pt idx="4205" formatCode="General">
                        <c:v>389.78</c:v>
                      </c:pt>
                      <c:pt idx="4206" formatCode="General">
                        <c:v>389.79</c:v>
                      </c:pt>
                      <c:pt idx="4207" formatCode="General">
                        <c:v>389.8</c:v>
                      </c:pt>
                      <c:pt idx="4208" formatCode="General">
                        <c:v>389.81</c:v>
                      </c:pt>
                      <c:pt idx="4209" formatCode="General">
                        <c:v>389.82</c:v>
                      </c:pt>
                      <c:pt idx="4210" formatCode="General">
                        <c:v>389.83</c:v>
                      </c:pt>
                      <c:pt idx="4211" formatCode="General">
                        <c:v>389.84</c:v>
                      </c:pt>
                      <c:pt idx="4212" formatCode="General">
                        <c:v>389.85</c:v>
                      </c:pt>
                      <c:pt idx="4213" formatCode="General">
                        <c:v>389.86</c:v>
                      </c:pt>
                      <c:pt idx="4214" formatCode="General">
                        <c:v>389.87</c:v>
                      </c:pt>
                      <c:pt idx="4215" formatCode="General">
                        <c:v>389.88</c:v>
                      </c:pt>
                      <c:pt idx="4216" formatCode="General">
                        <c:v>389.89</c:v>
                      </c:pt>
                      <c:pt idx="4217" formatCode="General">
                        <c:v>389.9</c:v>
                      </c:pt>
                      <c:pt idx="4218" formatCode="General">
                        <c:v>389.91</c:v>
                      </c:pt>
                      <c:pt idx="4219" formatCode="General">
                        <c:v>389.92</c:v>
                      </c:pt>
                      <c:pt idx="4220" formatCode="General">
                        <c:v>389.93</c:v>
                      </c:pt>
                      <c:pt idx="4221" formatCode="General">
                        <c:v>389.94</c:v>
                      </c:pt>
                      <c:pt idx="4222" formatCode="General">
                        <c:v>389.95</c:v>
                      </c:pt>
                      <c:pt idx="4223" formatCode="General">
                        <c:v>389.96</c:v>
                      </c:pt>
                      <c:pt idx="4224" formatCode="General">
                        <c:v>389.97</c:v>
                      </c:pt>
                      <c:pt idx="4225" formatCode="General">
                        <c:v>389.98</c:v>
                      </c:pt>
                      <c:pt idx="4226" formatCode="General">
                        <c:v>389.99</c:v>
                      </c:pt>
                      <c:pt idx="4227" formatCode="General">
                        <c:v>390</c:v>
                      </c:pt>
                      <c:pt idx="4228" formatCode="General">
                        <c:v>390.01</c:v>
                      </c:pt>
                      <c:pt idx="4229" formatCode="General">
                        <c:v>390.02</c:v>
                      </c:pt>
                      <c:pt idx="4230" formatCode="General">
                        <c:v>390.03</c:v>
                      </c:pt>
                      <c:pt idx="4231" formatCode="General">
                        <c:v>390.04</c:v>
                      </c:pt>
                      <c:pt idx="4232" formatCode="General">
                        <c:v>390.05</c:v>
                      </c:pt>
                      <c:pt idx="4233" formatCode="General">
                        <c:v>390.06</c:v>
                      </c:pt>
                      <c:pt idx="4234" formatCode="General">
                        <c:v>390.07</c:v>
                      </c:pt>
                      <c:pt idx="4235" formatCode="General">
                        <c:v>390.08</c:v>
                      </c:pt>
                      <c:pt idx="4236" formatCode="General">
                        <c:v>390.09</c:v>
                      </c:pt>
                      <c:pt idx="4237" formatCode="General">
                        <c:v>390.1</c:v>
                      </c:pt>
                      <c:pt idx="4238" formatCode="General">
                        <c:v>390.11</c:v>
                      </c:pt>
                      <c:pt idx="4239" formatCode="General">
                        <c:v>390.12</c:v>
                      </c:pt>
                      <c:pt idx="4240" formatCode="General">
                        <c:v>390.13</c:v>
                      </c:pt>
                      <c:pt idx="4241" formatCode="General">
                        <c:v>390.14</c:v>
                      </c:pt>
                      <c:pt idx="4242" formatCode="General">
                        <c:v>390.15</c:v>
                      </c:pt>
                      <c:pt idx="4243" formatCode="General">
                        <c:v>390.16</c:v>
                      </c:pt>
                      <c:pt idx="4244" formatCode="General">
                        <c:v>390.17</c:v>
                      </c:pt>
                      <c:pt idx="4245" formatCode="General">
                        <c:v>390.18</c:v>
                      </c:pt>
                      <c:pt idx="4246" formatCode="General">
                        <c:v>390.19</c:v>
                      </c:pt>
                      <c:pt idx="4247" formatCode="General">
                        <c:v>390.2</c:v>
                      </c:pt>
                      <c:pt idx="4248" formatCode="General">
                        <c:v>390.21</c:v>
                      </c:pt>
                      <c:pt idx="4249" formatCode="General">
                        <c:v>390.22</c:v>
                      </c:pt>
                      <c:pt idx="4250" formatCode="General">
                        <c:v>390.23</c:v>
                      </c:pt>
                      <c:pt idx="4251" formatCode="General">
                        <c:v>390.24</c:v>
                      </c:pt>
                      <c:pt idx="4252" formatCode="General">
                        <c:v>390.25</c:v>
                      </c:pt>
                      <c:pt idx="4253" formatCode="General">
                        <c:v>390.26</c:v>
                      </c:pt>
                      <c:pt idx="4254" formatCode="General">
                        <c:v>390.27</c:v>
                      </c:pt>
                      <c:pt idx="4255" formatCode="General">
                        <c:v>390.28</c:v>
                      </c:pt>
                      <c:pt idx="4256" formatCode="General">
                        <c:v>390.29</c:v>
                      </c:pt>
                      <c:pt idx="4257" formatCode="General">
                        <c:v>390.3</c:v>
                      </c:pt>
                      <c:pt idx="4258" formatCode="General">
                        <c:v>390.31</c:v>
                      </c:pt>
                      <c:pt idx="4259" formatCode="General">
                        <c:v>390.32</c:v>
                      </c:pt>
                      <c:pt idx="4260" formatCode="General">
                        <c:v>390.33</c:v>
                      </c:pt>
                      <c:pt idx="4261" formatCode="General">
                        <c:v>390.34</c:v>
                      </c:pt>
                      <c:pt idx="4262" formatCode="General">
                        <c:v>390.35</c:v>
                      </c:pt>
                      <c:pt idx="4263" formatCode="General">
                        <c:v>390.36</c:v>
                      </c:pt>
                      <c:pt idx="4264" formatCode="General">
                        <c:v>390.37</c:v>
                      </c:pt>
                      <c:pt idx="4265" formatCode="General">
                        <c:v>390.38</c:v>
                      </c:pt>
                      <c:pt idx="4266" formatCode="General">
                        <c:v>390.39</c:v>
                      </c:pt>
                      <c:pt idx="4267" formatCode="General">
                        <c:v>390.4</c:v>
                      </c:pt>
                      <c:pt idx="4268" formatCode="General">
                        <c:v>390.41</c:v>
                      </c:pt>
                      <c:pt idx="4269" formatCode="General">
                        <c:v>390.42</c:v>
                      </c:pt>
                      <c:pt idx="4270" formatCode="General">
                        <c:v>390.43</c:v>
                      </c:pt>
                      <c:pt idx="4271" formatCode="General">
                        <c:v>390.44</c:v>
                      </c:pt>
                      <c:pt idx="4272" formatCode="General">
                        <c:v>390.45</c:v>
                      </c:pt>
                      <c:pt idx="4273" formatCode="General">
                        <c:v>390.46</c:v>
                      </c:pt>
                      <c:pt idx="4274" formatCode="General">
                        <c:v>390.47</c:v>
                      </c:pt>
                      <c:pt idx="4275" formatCode="General">
                        <c:v>390.48</c:v>
                      </c:pt>
                      <c:pt idx="4276" formatCode="General">
                        <c:v>390.49</c:v>
                      </c:pt>
                      <c:pt idx="4277" formatCode="General">
                        <c:v>390.5</c:v>
                      </c:pt>
                      <c:pt idx="4278" formatCode="General">
                        <c:v>390.51</c:v>
                      </c:pt>
                      <c:pt idx="4279" formatCode="General">
                        <c:v>390.52</c:v>
                      </c:pt>
                      <c:pt idx="4280" formatCode="General">
                        <c:v>390.53</c:v>
                      </c:pt>
                      <c:pt idx="4281" formatCode="General">
                        <c:v>390.54</c:v>
                      </c:pt>
                      <c:pt idx="4282" formatCode="General">
                        <c:v>390.55</c:v>
                      </c:pt>
                      <c:pt idx="4283" formatCode="General">
                        <c:v>390.56</c:v>
                      </c:pt>
                      <c:pt idx="4284" formatCode="General">
                        <c:v>390.57</c:v>
                      </c:pt>
                      <c:pt idx="4285" formatCode="General">
                        <c:v>390.58</c:v>
                      </c:pt>
                      <c:pt idx="4286" formatCode="General">
                        <c:v>390.59</c:v>
                      </c:pt>
                      <c:pt idx="4287" formatCode="General">
                        <c:v>390.6</c:v>
                      </c:pt>
                      <c:pt idx="4288" formatCode="General">
                        <c:v>390.61</c:v>
                      </c:pt>
                      <c:pt idx="4289" formatCode="General">
                        <c:v>390.62</c:v>
                      </c:pt>
                      <c:pt idx="4290" formatCode="General">
                        <c:v>390.63</c:v>
                      </c:pt>
                      <c:pt idx="4291" formatCode="General">
                        <c:v>390.64</c:v>
                      </c:pt>
                      <c:pt idx="4292" formatCode="General">
                        <c:v>390.65</c:v>
                      </c:pt>
                      <c:pt idx="4293" formatCode="General">
                        <c:v>390.66</c:v>
                      </c:pt>
                      <c:pt idx="4294" formatCode="General">
                        <c:v>390.67</c:v>
                      </c:pt>
                      <c:pt idx="4295" formatCode="General">
                        <c:v>390.68</c:v>
                      </c:pt>
                      <c:pt idx="4296" formatCode="General">
                        <c:v>390.69</c:v>
                      </c:pt>
                      <c:pt idx="4297" formatCode="General">
                        <c:v>390.7</c:v>
                      </c:pt>
                      <c:pt idx="4298" formatCode="General">
                        <c:v>390.71</c:v>
                      </c:pt>
                      <c:pt idx="4299" formatCode="General">
                        <c:v>390.72</c:v>
                      </c:pt>
                      <c:pt idx="4300" formatCode="General">
                        <c:v>390.73</c:v>
                      </c:pt>
                      <c:pt idx="4301" formatCode="General">
                        <c:v>390.74</c:v>
                      </c:pt>
                      <c:pt idx="4302" formatCode="General">
                        <c:v>390.75</c:v>
                      </c:pt>
                      <c:pt idx="4303" formatCode="General">
                        <c:v>390.76</c:v>
                      </c:pt>
                      <c:pt idx="4304" formatCode="General">
                        <c:v>390.77</c:v>
                      </c:pt>
                      <c:pt idx="4305" formatCode="General">
                        <c:v>390.78</c:v>
                      </c:pt>
                      <c:pt idx="4306" formatCode="General">
                        <c:v>390.79</c:v>
                      </c:pt>
                      <c:pt idx="4307" formatCode="General">
                        <c:v>390.8</c:v>
                      </c:pt>
                      <c:pt idx="4308" formatCode="General">
                        <c:v>390.81</c:v>
                      </c:pt>
                      <c:pt idx="4309" formatCode="General">
                        <c:v>390.82</c:v>
                      </c:pt>
                      <c:pt idx="4310" formatCode="General">
                        <c:v>390.83</c:v>
                      </c:pt>
                      <c:pt idx="4311" formatCode="General">
                        <c:v>390.84</c:v>
                      </c:pt>
                      <c:pt idx="4312" formatCode="General">
                        <c:v>390.85</c:v>
                      </c:pt>
                      <c:pt idx="4313" formatCode="General">
                        <c:v>390.86</c:v>
                      </c:pt>
                      <c:pt idx="4314" formatCode="General">
                        <c:v>390.87</c:v>
                      </c:pt>
                      <c:pt idx="4315" formatCode="General">
                        <c:v>390.88</c:v>
                      </c:pt>
                      <c:pt idx="4316" formatCode="General">
                        <c:v>390.89</c:v>
                      </c:pt>
                      <c:pt idx="4317" formatCode="General">
                        <c:v>390.9</c:v>
                      </c:pt>
                      <c:pt idx="4318" formatCode="General">
                        <c:v>390.91</c:v>
                      </c:pt>
                      <c:pt idx="4319" formatCode="General">
                        <c:v>390.92</c:v>
                      </c:pt>
                      <c:pt idx="4320" formatCode="General">
                        <c:v>390.93</c:v>
                      </c:pt>
                      <c:pt idx="4321" formatCode="General">
                        <c:v>390.94</c:v>
                      </c:pt>
                      <c:pt idx="4322" formatCode="General">
                        <c:v>390.95</c:v>
                      </c:pt>
                      <c:pt idx="4323" formatCode="General">
                        <c:v>390.96</c:v>
                      </c:pt>
                      <c:pt idx="4324" formatCode="General">
                        <c:v>390.97</c:v>
                      </c:pt>
                      <c:pt idx="4325" formatCode="General">
                        <c:v>390.98</c:v>
                      </c:pt>
                      <c:pt idx="4326" formatCode="General">
                        <c:v>390.99</c:v>
                      </c:pt>
                      <c:pt idx="4327" formatCode="General">
                        <c:v>391</c:v>
                      </c:pt>
                      <c:pt idx="4328" formatCode="General">
                        <c:v>391.01</c:v>
                      </c:pt>
                      <c:pt idx="4329" formatCode="General">
                        <c:v>391.02</c:v>
                      </c:pt>
                      <c:pt idx="4330" formatCode="General">
                        <c:v>391.03</c:v>
                      </c:pt>
                      <c:pt idx="4331" formatCode="General">
                        <c:v>391.04</c:v>
                      </c:pt>
                      <c:pt idx="4332" formatCode="General">
                        <c:v>391.05</c:v>
                      </c:pt>
                      <c:pt idx="4333" formatCode="General">
                        <c:v>391.06</c:v>
                      </c:pt>
                      <c:pt idx="4334" formatCode="General">
                        <c:v>391.07</c:v>
                      </c:pt>
                      <c:pt idx="4335" formatCode="General">
                        <c:v>391.08</c:v>
                      </c:pt>
                      <c:pt idx="4336" formatCode="General">
                        <c:v>391.09</c:v>
                      </c:pt>
                      <c:pt idx="4337" formatCode="General">
                        <c:v>391.1</c:v>
                      </c:pt>
                      <c:pt idx="4338" formatCode="General">
                        <c:v>391.11</c:v>
                      </c:pt>
                      <c:pt idx="4339" formatCode="General">
                        <c:v>391.12</c:v>
                      </c:pt>
                      <c:pt idx="4340" formatCode="General">
                        <c:v>391.13</c:v>
                      </c:pt>
                      <c:pt idx="4341" formatCode="General">
                        <c:v>391.14</c:v>
                      </c:pt>
                      <c:pt idx="4342" formatCode="General">
                        <c:v>391.15</c:v>
                      </c:pt>
                      <c:pt idx="4343" formatCode="General">
                        <c:v>391.16</c:v>
                      </c:pt>
                      <c:pt idx="4344" formatCode="General">
                        <c:v>391.17</c:v>
                      </c:pt>
                      <c:pt idx="4345" formatCode="General">
                        <c:v>391.18</c:v>
                      </c:pt>
                      <c:pt idx="4346" formatCode="General">
                        <c:v>391.19</c:v>
                      </c:pt>
                      <c:pt idx="4347" formatCode="General">
                        <c:v>391.2</c:v>
                      </c:pt>
                      <c:pt idx="4348" formatCode="General">
                        <c:v>391.21</c:v>
                      </c:pt>
                      <c:pt idx="4349" formatCode="General">
                        <c:v>391.22</c:v>
                      </c:pt>
                      <c:pt idx="4350" formatCode="General">
                        <c:v>391.23</c:v>
                      </c:pt>
                      <c:pt idx="4351" formatCode="General">
                        <c:v>391.24</c:v>
                      </c:pt>
                      <c:pt idx="4352" formatCode="General">
                        <c:v>391.25</c:v>
                      </c:pt>
                      <c:pt idx="4353" formatCode="General">
                        <c:v>391.26</c:v>
                      </c:pt>
                      <c:pt idx="4354" formatCode="General">
                        <c:v>391.27</c:v>
                      </c:pt>
                      <c:pt idx="4355" formatCode="General">
                        <c:v>391.28</c:v>
                      </c:pt>
                      <c:pt idx="4356" formatCode="General">
                        <c:v>391.29</c:v>
                      </c:pt>
                      <c:pt idx="4357" formatCode="General">
                        <c:v>391.3</c:v>
                      </c:pt>
                      <c:pt idx="4358" formatCode="General">
                        <c:v>391.31</c:v>
                      </c:pt>
                      <c:pt idx="4359" formatCode="General">
                        <c:v>391.32</c:v>
                      </c:pt>
                      <c:pt idx="4360" formatCode="General">
                        <c:v>391.33</c:v>
                      </c:pt>
                      <c:pt idx="4361" formatCode="General">
                        <c:v>391.34</c:v>
                      </c:pt>
                      <c:pt idx="4362" formatCode="General">
                        <c:v>391.35</c:v>
                      </c:pt>
                      <c:pt idx="4363" formatCode="General">
                        <c:v>391.36</c:v>
                      </c:pt>
                      <c:pt idx="4364" formatCode="General">
                        <c:v>391.37</c:v>
                      </c:pt>
                      <c:pt idx="4365" formatCode="General">
                        <c:v>391.38</c:v>
                      </c:pt>
                      <c:pt idx="4366" formatCode="General">
                        <c:v>391.39</c:v>
                      </c:pt>
                      <c:pt idx="4367" formatCode="General">
                        <c:v>391.4</c:v>
                      </c:pt>
                      <c:pt idx="4368" formatCode="General">
                        <c:v>391.41</c:v>
                      </c:pt>
                      <c:pt idx="4369" formatCode="General">
                        <c:v>391.42</c:v>
                      </c:pt>
                      <c:pt idx="4370" formatCode="General">
                        <c:v>391.43</c:v>
                      </c:pt>
                      <c:pt idx="4371" formatCode="General">
                        <c:v>391.44</c:v>
                      </c:pt>
                      <c:pt idx="4372" formatCode="General">
                        <c:v>391.45</c:v>
                      </c:pt>
                      <c:pt idx="4373" formatCode="General">
                        <c:v>391.46</c:v>
                      </c:pt>
                      <c:pt idx="4374" formatCode="General">
                        <c:v>391.47</c:v>
                      </c:pt>
                      <c:pt idx="4375" formatCode="General">
                        <c:v>391.48</c:v>
                      </c:pt>
                      <c:pt idx="4376" formatCode="General">
                        <c:v>391.49</c:v>
                      </c:pt>
                      <c:pt idx="4377" formatCode="General">
                        <c:v>391.5</c:v>
                      </c:pt>
                      <c:pt idx="4378" formatCode="General">
                        <c:v>391.51</c:v>
                      </c:pt>
                      <c:pt idx="4379" formatCode="General">
                        <c:v>391.52</c:v>
                      </c:pt>
                      <c:pt idx="4380" formatCode="General">
                        <c:v>391.53</c:v>
                      </c:pt>
                      <c:pt idx="4381" formatCode="General">
                        <c:v>391.54</c:v>
                      </c:pt>
                      <c:pt idx="4382" formatCode="General">
                        <c:v>391.55</c:v>
                      </c:pt>
                      <c:pt idx="4383" formatCode="General">
                        <c:v>391.56</c:v>
                      </c:pt>
                      <c:pt idx="4384" formatCode="General">
                        <c:v>391.57</c:v>
                      </c:pt>
                      <c:pt idx="4385" formatCode="General">
                        <c:v>391.58</c:v>
                      </c:pt>
                      <c:pt idx="4386" formatCode="General">
                        <c:v>391.59</c:v>
                      </c:pt>
                      <c:pt idx="4387" formatCode="General">
                        <c:v>391.6</c:v>
                      </c:pt>
                      <c:pt idx="4388" formatCode="General">
                        <c:v>391.61</c:v>
                      </c:pt>
                      <c:pt idx="4389" formatCode="General">
                        <c:v>391.62</c:v>
                      </c:pt>
                      <c:pt idx="4390" formatCode="General">
                        <c:v>391.63</c:v>
                      </c:pt>
                      <c:pt idx="4391" formatCode="General">
                        <c:v>391.64</c:v>
                      </c:pt>
                      <c:pt idx="4392" formatCode="General">
                        <c:v>391.65</c:v>
                      </c:pt>
                      <c:pt idx="4393" formatCode="General">
                        <c:v>391.66</c:v>
                      </c:pt>
                      <c:pt idx="4394" formatCode="General">
                        <c:v>391.67</c:v>
                      </c:pt>
                      <c:pt idx="4395" formatCode="General">
                        <c:v>391.68</c:v>
                      </c:pt>
                      <c:pt idx="4396" formatCode="General">
                        <c:v>391.69</c:v>
                      </c:pt>
                      <c:pt idx="4397" formatCode="General">
                        <c:v>391.7</c:v>
                      </c:pt>
                      <c:pt idx="4398" formatCode="General">
                        <c:v>391.71</c:v>
                      </c:pt>
                      <c:pt idx="4399" formatCode="General">
                        <c:v>391.72</c:v>
                      </c:pt>
                      <c:pt idx="4400" formatCode="General">
                        <c:v>391.73</c:v>
                      </c:pt>
                      <c:pt idx="4401" formatCode="General">
                        <c:v>391.74</c:v>
                      </c:pt>
                      <c:pt idx="4402" formatCode="General">
                        <c:v>391.75</c:v>
                      </c:pt>
                      <c:pt idx="4403" formatCode="General">
                        <c:v>391.76</c:v>
                      </c:pt>
                      <c:pt idx="4404" formatCode="General">
                        <c:v>391.77</c:v>
                      </c:pt>
                      <c:pt idx="4405" formatCode="General">
                        <c:v>391.78</c:v>
                      </c:pt>
                      <c:pt idx="4406" formatCode="General">
                        <c:v>391.79</c:v>
                      </c:pt>
                      <c:pt idx="4407" formatCode="General">
                        <c:v>391.8</c:v>
                      </c:pt>
                      <c:pt idx="4408" formatCode="General">
                        <c:v>391.81</c:v>
                      </c:pt>
                      <c:pt idx="4409" formatCode="General">
                        <c:v>391.82</c:v>
                      </c:pt>
                      <c:pt idx="4410" formatCode="General">
                        <c:v>391.83</c:v>
                      </c:pt>
                      <c:pt idx="4411" formatCode="General">
                        <c:v>391.84</c:v>
                      </c:pt>
                      <c:pt idx="4412" formatCode="General">
                        <c:v>391.85</c:v>
                      </c:pt>
                      <c:pt idx="4413" formatCode="General">
                        <c:v>391.86</c:v>
                      </c:pt>
                      <c:pt idx="4414" formatCode="General">
                        <c:v>391.87</c:v>
                      </c:pt>
                      <c:pt idx="4415" formatCode="General">
                        <c:v>391.88</c:v>
                      </c:pt>
                      <c:pt idx="4416" formatCode="General">
                        <c:v>391.89</c:v>
                      </c:pt>
                      <c:pt idx="4417" formatCode="General">
                        <c:v>391.9</c:v>
                      </c:pt>
                      <c:pt idx="4418" formatCode="General">
                        <c:v>391.91</c:v>
                      </c:pt>
                      <c:pt idx="4419" formatCode="General">
                        <c:v>391.92</c:v>
                      </c:pt>
                      <c:pt idx="4420" formatCode="General">
                        <c:v>391.93</c:v>
                      </c:pt>
                      <c:pt idx="4421" formatCode="General">
                        <c:v>391.94</c:v>
                      </c:pt>
                      <c:pt idx="4422" formatCode="General">
                        <c:v>391.95</c:v>
                      </c:pt>
                      <c:pt idx="4423" formatCode="General">
                        <c:v>391.96</c:v>
                      </c:pt>
                      <c:pt idx="4424" formatCode="General">
                        <c:v>391.97</c:v>
                      </c:pt>
                      <c:pt idx="4425" formatCode="General">
                        <c:v>391.98</c:v>
                      </c:pt>
                      <c:pt idx="4426" formatCode="General">
                        <c:v>391.99</c:v>
                      </c:pt>
                      <c:pt idx="4427" formatCode="General">
                        <c:v>392</c:v>
                      </c:pt>
                      <c:pt idx="4428" formatCode="General">
                        <c:v>392.01</c:v>
                      </c:pt>
                      <c:pt idx="4429" formatCode="General">
                        <c:v>392.02</c:v>
                      </c:pt>
                      <c:pt idx="4430" formatCode="General">
                        <c:v>392.03</c:v>
                      </c:pt>
                      <c:pt idx="4431" formatCode="General">
                        <c:v>392.04</c:v>
                      </c:pt>
                      <c:pt idx="4432" formatCode="General">
                        <c:v>392.05</c:v>
                      </c:pt>
                      <c:pt idx="4433" formatCode="General">
                        <c:v>392.06</c:v>
                      </c:pt>
                      <c:pt idx="4434" formatCode="General">
                        <c:v>392.07</c:v>
                      </c:pt>
                      <c:pt idx="4435" formatCode="General">
                        <c:v>392.08</c:v>
                      </c:pt>
                      <c:pt idx="4436" formatCode="General">
                        <c:v>392.09</c:v>
                      </c:pt>
                      <c:pt idx="4437" formatCode="General">
                        <c:v>392.1</c:v>
                      </c:pt>
                      <c:pt idx="4438" formatCode="General">
                        <c:v>392.11</c:v>
                      </c:pt>
                      <c:pt idx="4439" formatCode="General">
                        <c:v>392.12</c:v>
                      </c:pt>
                      <c:pt idx="4440" formatCode="General">
                        <c:v>392.13</c:v>
                      </c:pt>
                      <c:pt idx="4441" formatCode="General">
                        <c:v>392.14</c:v>
                      </c:pt>
                      <c:pt idx="4442" formatCode="General">
                        <c:v>392.15</c:v>
                      </c:pt>
                      <c:pt idx="4443" formatCode="General">
                        <c:v>392.16</c:v>
                      </c:pt>
                      <c:pt idx="4444" formatCode="General">
                        <c:v>392.17</c:v>
                      </c:pt>
                      <c:pt idx="4445" formatCode="General">
                        <c:v>392.18</c:v>
                      </c:pt>
                      <c:pt idx="4446" formatCode="General">
                        <c:v>392.19</c:v>
                      </c:pt>
                      <c:pt idx="4447" formatCode="General">
                        <c:v>392.2</c:v>
                      </c:pt>
                      <c:pt idx="4448" formatCode="General">
                        <c:v>392.21</c:v>
                      </c:pt>
                      <c:pt idx="4449" formatCode="General">
                        <c:v>392.22</c:v>
                      </c:pt>
                      <c:pt idx="4450" formatCode="General">
                        <c:v>392.23</c:v>
                      </c:pt>
                      <c:pt idx="4451" formatCode="General">
                        <c:v>392.24</c:v>
                      </c:pt>
                      <c:pt idx="4452" formatCode="General">
                        <c:v>392.25</c:v>
                      </c:pt>
                      <c:pt idx="4453" formatCode="General">
                        <c:v>392.26</c:v>
                      </c:pt>
                      <c:pt idx="4454" formatCode="General">
                        <c:v>392.27</c:v>
                      </c:pt>
                      <c:pt idx="4455" formatCode="General">
                        <c:v>392.28</c:v>
                      </c:pt>
                      <c:pt idx="4456" formatCode="General">
                        <c:v>392.29</c:v>
                      </c:pt>
                      <c:pt idx="4457" formatCode="General">
                        <c:v>392.3</c:v>
                      </c:pt>
                      <c:pt idx="4458" formatCode="General">
                        <c:v>392.31</c:v>
                      </c:pt>
                      <c:pt idx="4459" formatCode="General">
                        <c:v>392.32</c:v>
                      </c:pt>
                      <c:pt idx="4460" formatCode="General">
                        <c:v>392.33</c:v>
                      </c:pt>
                      <c:pt idx="4461" formatCode="General">
                        <c:v>392.34</c:v>
                      </c:pt>
                      <c:pt idx="4462" formatCode="General">
                        <c:v>392.35</c:v>
                      </c:pt>
                      <c:pt idx="4463" formatCode="General">
                        <c:v>392.36</c:v>
                      </c:pt>
                      <c:pt idx="4464" formatCode="General">
                        <c:v>392.37</c:v>
                      </c:pt>
                      <c:pt idx="4465" formatCode="General">
                        <c:v>392.38</c:v>
                      </c:pt>
                      <c:pt idx="4466" formatCode="General">
                        <c:v>392.39</c:v>
                      </c:pt>
                      <c:pt idx="4467" formatCode="General">
                        <c:v>392.4</c:v>
                      </c:pt>
                      <c:pt idx="4468" formatCode="General">
                        <c:v>392.41</c:v>
                      </c:pt>
                      <c:pt idx="4469" formatCode="General">
                        <c:v>392.42</c:v>
                      </c:pt>
                      <c:pt idx="4470" formatCode="General">
                        <c:v>392.43</c:v>
                      </c:pt>
                      <c:pt idx="4471" formatCode="General">
                        <c:v>392.44</c:v>
                      </c:pt>
                      <c:pt idx="4472" formatCode="General">
                        <c:v>392.45</c:v>
                      </c:pt>
                      <c:pt idx="4473" formatCode="General">
                        <c:v>392.46</c:v>
                      </c:pt>
                      <c:pt idx="4474" formatCode="General">
                        <c:v>392.47</c:v>
                      </c:pt>
                      <c:pt idx="4475" formatCode="General">
                        <c:v>392.48</c:v>
                      </c:pt>
                      <c:pt idx="4476" formatCode="General">
                        <c:v>392.49</c:v>
                      </c:pt>
                      <c:pt idx="4477" formatCode="General">
                        <c:v>392.5</c:v>
                      </c:pt>
                      <c:pt idx="4478" formatCode="General">
                        <c:v>392.51</c:v>
                      </c:pt>
                      <c:pt idx="4479" formatCode="General">
                        <c:v>392.52</c:v>
                      </c:pt>
                      <c:pt idx="4480" formatCode="General">
                        <c:v>392.53</c:v>
                      </c:pt>
                      <c:pt idx="4481" formatCode="General">
                        <c:v>392.54</c:v>
                      </c:pt>
                      <c:pt idx="4482" formatCode="General">
                        <c:v>392.55</c:v>
                      </c:pt>
                      <c:pt idx="4483" formatCode="General">
                        <c:v>392.56</c:v>
                      </c:pt>
                      <c:pt idx="4484" formatCode="General">
                        <c:v>392.57</c:v>
                      </c:pt>
                      <c:pt idx="4485" formatCode="General">
                        <c:v>392.58</c:v>
                      </c:pt>
                      <c:pt idx="4486" formatCode="General">
                        <c:v>392.59</c:v>
                      </c:pt>
                      <c:pt idx="4487" formatCode="General">
                        <c:v>392.6</c:v>
                      </c:pt>
                      <c:pt idx="4488" formatCode="General">
                        <c:v>392.61</c:v>
                      </c:pt>
                      <c:pt idx="4489" formatCode="General">
                        <c:v>392.62</c:v>
                      </c:pt>
                      <c:pt idx="4490" formatCode="General">
                        <c:v>392.63</c:v>
                      </c:pt>
                      <c:pt idx="4491" formatCode="General">
                        <c:v>392.64</c:v>
                      </c:pt>
                      <c:pt idx="4492" formatCode="General">
                        <c:v>392.65</c:v>
                      </c:pt>
                      <c:pt idx="4493" formatCode="General">
                        <c:v>392.66</c:v>
                      </c:pt>
                      <c:pt idx="4494" formatCode="General">
                        <c:v>392.67</c:v>
                      </c:pt>
                      <c:pt idx="4495" formatCode="General">
                        <c:v>392.68</c:v>
                      </c:pt>
                      <c:pt idx="4496" formatCode="General">
                        <c:v>392.69</c:v>
                      </c:pt>
                      <c:pt idx="4497" formatCode="General">
                        <c:v>392.7</c:v>
                      </c:pt>
                      <c:pt idx="4498" formatCode="General">
                        <c:v>392.71</c:v>
                      </c:pt>
                      <c:pt idx="4499" formatCode="General">
                        <c:v>392.72</c:v>
                      </c:pt>
                      <c:pt idx="4500" formatCode="General">
                        <c:v>392.73</c:v>
                      </c:pt>
                      <c:pt idx="4501" formatCode="General">
                        <c:v>392.74</c:v>
                      </c:pt>
                      <c:pt idx="4502" formatCode="General">
                        <c:v>392.75</c:v>
                      </c:pt>
                      <c:pt idx="4503" formatCode="General">
                        <c:v>392.76</c:v>
                      </c:pt>
                      <c:pt idx="4504" formatCode="General">
                        <c:v>392.77</c:v>
                      </c:pt>
                      <c:pt idx="4505" formatCode="General">
                        <c:v>392.78</c:v>
                      </c:pt>
                      <c:pt idx="4506" formatCode="General">
                        <c:v>392.79</c:v>
                      </c:pt>
                      <c:pt idx="4507" formatCode="General">
                        <c:v>392.8</c:v>
                      </c:pt>
                      <c:pt idx="4508" formatCode="General">
                        <c:v>392.81</c:v>
                      </c:pt>
                      <c:pt idx="4509" formatCode="General">
                        <c:v>392.82</c:v>
                      </c:pt>
                      <c:pt idx="4510" formatCode="General">
                        <c:v>392.83</c:v>
                      </c:pt>
                      <c:pt idx="4511" formatCode="General">
                        <c:v>392.84</c:v>
                      </c:pt>
                      <c:pt idx="4512" formatCode="General">
                        <c:v>392.85</c:v>
                      </c:pt>
                      <c:pt idx="4513" formatCode="General">
                        <c:v>392.86</c:v>
                      </c:pt>
                      <c:pt idx="4514" formatCode="General">
                        <c:v>392.87</c:v>
                      </c:pt>
                      <c:pt idx="4515" formatCode="General">
                        <c:v>392.88</c:v>
                      </c:pt>
                      <c:pt idx="4516" formatCode="General">
                        <c:v>392.89</c:v>
                      </c:pt>
                      <c:pt idx="4517" formatCode="General">
                        <c:v>392.9</c:v>
                      </c:pt>
                      <c:pt idx="4518" formatCode="General">
                        <c:v>392.91</c:v>
                      </c:pt>
                      <c:pt idx="4519" formatCode="General">
                        <c:v>392.92</c:v>
                      </c:pt>
                      <c:pt idx="4520" formatCode="General">
                        <c:v>392.93</c:v>
                      </c:pt>
                      <c:pt idx="4521" formatCode="General">
                        <c:v>392.94</c:v>
                      </c:pt>
                      <c:pt idx="4522" formatCode="General">
                        <c:v>392.95</c:v>
                      </c:pt>
                      <c:pt idx="4523" formatCode="General">
                        <c:v>392.96</c:v>
                      </c:pt>
                      <c:pt idx="4524" formatCode="General">
                        <c:v>392.97</c:v>
                      </c:pt>
                      <c:pt idx="4525" formatCode="General">
                        <c:v>392.98</c:v>
                      </c:pt>
                      <c:pt idx="4526" formatCode="General">
                        <c:v>392.99</c:v>
                      </c:pt>
                      <c:pt idx="4527" formatCode="General">
                        <c:v>393</c:v>
                      </c:pt>
                      <c:pt idx="4528" formatCode="General">
                        <c:v>393.01</c:v>
                      </c:pt>
                      <c:pt idx="4529" formatCode="General">
                        <c:v>393.02</c:v>
                      </c:pt>
                      <c:pt idx="4530" formatCode="General">
                        <c:v>393.03</c:v>
                      </c:pt>
                      <c:pt idx="4531" formatCode="General">
                        <c:v>393.04</c:v>
                      </c:pt>
                      <c:pt idx="4532" formatCode="General">
                        <c:v>393.05</c:v>
                      </c:pt>
                      <c:pt idx="4533" formatCode="General">
                        <c:v>393.06</c:v>
                      </c:pt>
                      <c:pt idx="4534" formatCode="General">
                        <c:v>393.07</c:v>
                      </c:pt>
                      <c:pt idx="4535" formatCode="General">
                        <c:v>393.08</c:v>
                      </c:pt>
                      <c:pt idx="4536" formatCode="General">
                        <c:v>393.09</c:v>
                      </c:pt>
                      <c:pt idx="4537" formatCode="General">
                        <c:v>393.1</c:v>
                      </c:pt>
                      <c:pt idx="4538" formatCode="General">
                        <c:v>393.11</c:v>
                      </c:pt>
                      <c:pt idx="4539" formatCode="General">
                        <c:v>393.12</c:v>
                      </c:pt>
                      <c:pt idx="4540" formatCode="General">
                        <c:v>393.13</c:v>
                      </c:pt>
                      <c:pt idx="4541" formatCode="General">
                        <c:v>393.14</c:v>
                      </c:pt>
                      <c:pt idx="4542" formatCode="General">
                        <c:v>393.15</c:v>
                      </c:pt>
                      <c:pt idx="4543" formatCode="General">
                        <c:v>393.16</c:v>
                      </c:pt>
                      <c:pt idx="4544" formatCode="General">
                        <c:v>393.17</c:v>
                      </c:pt>
                      <c:pt idx="4545" formatCode="General">
                        <c:v>393.18</c:v>
                      </c:pt>
                      <c:pt idx="4546" formatCode="General">
                        <c:v>393.19</c:v>
                      </c:pt>
                      <c:pt idx="4547" formatCode="General">
                        <c:v>393.2</c:v>
                      </c:pt>
                      <c:pt idx="4548" formatCode="General">
                        <c:v>393.21</c:v>
                      </c:pt>
                      <c:pt idx="4549" formatCode="General">
                        <c:v>393.22</c:v>
                      </c:pt>
                      <c:pt idx="4550" formatCode="General">
                        <c:v>393.23</c:v>
                      </c:pt>
                      <c:pt idx="4551" formatCode="General">
                        <c:v>393.24</c:v>
                      </c:pt>
                      <c:pt idx="4552" formatCode="General">
                        <c:v>393.25</c:v>
                      </c:pt>
                      <c:pt idx="4553" formatCode="General">
                        <c:v>393.26</c:v>
                      </c:pt>
                      <c:pt idx="4554" formatCode="General">
                        <c:v>393.27</c:v>
                      </c:pt>
                      <c:pt idx="4555" formatCode="General">
                        <c:v>393.28</c:v>
                      </c:pt>
                      <c:pt idx="4556" formatCode="General">
                        <c:v>393.29</c:v>
                      </c:pt>
                      <c:pt idx="4557" formatCode="General">
                        <c:v>393.3</c:v>
                      </c:pt>
                      <c:pt idx="4558" formatCode="General">
                        <c:v>393.31</c:v>
                      </c:pt>
                      <c:pt idx="4559" formatCode="General">
                        <c:v>393.32</c:v>
                      </c:pt>
                      <c:pt idx="4560" formatCode="General">
                        <c:v>393.33</c:v>
                      </c:pt>
                      <c:pt idx="4561" formatCode="General">
                        <c:v>393.34</c:v>
                      </c:pt>
                      <c:pt idx="4562" formatCode="General">
                        <c:v>393.35</c:v>
                      </c:pt>
                      <c:pt idx="4563" formatCode="General">
                        <c:v>393.36</c:v>
                      </c:pt>
                      <c:pt idx="4564" formatCode="General">
                        <c:v>393.37</c:v>
                      </c:pt>
                      <c:pt idx="4565" formatCode="General">
                        <c:v>393.38</c:v>
                      </c:pt>
                      <c:pt idx="4566" formatCode="General">
                        <c:v>393.39</c:v>
                      </c:pt>
                      <c:pt idx="4567" formatCode="General">
                        <c:v>393.4</c:v>
                      </c:pt>
                      <c:pt idx="4568" formatCode="General">
                        <c:v>393.41</c:v>
                      </c:pt>
                      <c:pt idx="4569" formatCode="General">
                        <c:v>393.42</c:v>
                      </c:pt>
                      <c:pt idx="4570" formatCode="General">
                        <c:v>393.43</c:v>
                      </c:pt>
                      <c:pt idx="4571" formatCode="General">
                        <c:v>393.44</c:v>
                      </c:pt>
                      <c:pt idx="4572" formatCode="General">
                        <c:v>393.45</c:v>
                      </c:pt>
                      <c:pt idx="4573" formatCode="General">
                        <c:v>393.46</c:v>
                      </c:pt>
                      <c:pt idx="4574" formatCode="General">
                        <c:v>393.47</c:v>
                      </c:pt>
                      <c:pt idx="4575" formatCode="General">
                        <c:v>393.48</c:v>
                      </c:pt>
                      <c:pt idx="4576" formatCode="General">
                        <c:v>393.49</c:v>
                      </c:pt>
                      <c:pt idx="4577" formatCode="General">
                        <c:v>393.5</c:v>
                      </c:pt>
                      <c:pt idx="4578" formatCode="General">
                        <c:v>393.51</c:v>
                      </c:pt>
                      <c:pt idx="4579" formatCode="General">
                        <c:v>393.52</c:v>
                      </c:pt>
                      <c:pt idx="4580" formatCode="General">
                        <c:v>393.53</c:v>
                      </c:pt>
                      <c:pt idx="4581" formatCode="General">
                        <c:v>393.54</c:v>
                      </c:pt>
                      <c:pt idx="4582" formatCode="General">
                        <c:v>393.55</c:v>
                      </c:pt>
                      <c:pt idx="4583" formatCode="General">
                        <c:v>393.56</c:v>
                      </c:pt>
                      <c:pt idx="4584" formatCode="General">
                        <c:v>393.57</c:v>
                      </c:pt>
                      <c:pt idx="4585" formatCode="General">
                        <c:v>393.58</c:v>
                      </c:pt>
                      <c:pt idx="4586" formatCode="General">
                        <c:v>393.59</c:v>
                      </c:pt>
                      <c:pt idx="4587" formatCode="General">
                        <c:v>393.6</c:v>
                      </c:pt>
                      <c:pt idx="4588" formatCode="General">
                        <c:v>393.61</c:v>
                      </c:pt>
                      <c:pt idx="4589" formatCode="General">
                        <c:v>393.62</c:v>
                      </c:pt>
                      <c:pt idx="4590" formatCode="General">
                        <c:v>393.63</c:v>
                      </c:pt>
                      <c:pt idx="4591" formatCode="General">
                        <c:v>393.64</c:v>
                      </c:pt>
                      <c:pt idx="4592" formatCode="General">
                        <c:v>393.65</c:v>
                      </c:pt>
                      <c:pt idx="4593" formatCode="General">
                        <c:v>393.66</c:v>
                      </c:pt>
                      <c:pt idx="4594" formatCode="General">
                        <c:v>393.67</c:v>
                      </c:pt>
                      <c:pt idx="4595" formatCode="General">
                        <c:v>393.68</c:v>
                      </c:pt>
                      <c:pt idx="4596" formatCode="General">
                        <c:v>393.69</c:v>
                      </c:pt>
                      <c:pt idx="4597" formatCode="General">
                        <c:v>393.7</c:v>
                      </c:pt>
                      <c:pt idx="4598" formatCode="General">
                        <c:v>393.71</c:v>
                      </c:pt>
                      <c:pt idx="4599" formatCode="General">
                        <c:v>393.72</c:v>
                      </c:pt>
                      <c:pt idx="4600" formatCode="General">
                        <c:v>393.73</c:v>
                      </c:pt>
                      <c:pt idx="4601" formatCode="General">
                        <c:v>393.74</c:v>
                      </c:pt>
                      <c:pt idx="4602" formatCode="General">
                        <c:v>393.75</c:v>
                      </c:pt>
                      <c:pt idx="4603" formatCode="General">
                        <c:v>393.76</c:v>
                      </c:pt>
                      <c:pt idx="4604" formatCode="General">
                        <c:v>393.77</c:v>
                      </c:pt>
                      <c:pt idx="4605" formatCode="General">
                        <c:v>393.78</c:v>
                      </c:pt>
                      <c:pt idx="4606" formatCode="General">
                        <c:v>393.79</c:v>
                      </c:pt>
                      <c:pt idx="4607" formatCode="General">
                        <c:v>393.8</c:v>
                      </c:pt>
                      <c:pt idx="4608" formatCode="General">
                        <c:v>393.81</c:v>
                      </c:pt>
                      <c:pt idx="4609" formatCode="General">
                        <c:v>393.82</c:v>
                      </c:pt>
                      <c:pt idx="4610" formatCode="General">
                        <c:v>393.83</c:v>
                      </c:pt>
                      <c:pt idx="4611" formatCode="General">
                        <c:v>393.84</c:v>
                      </c:pt>
                      <c:pt idx="4612" formatCode="General">
                        <c:v>393.85</c:v>
                      </c:pt>
                      <c:pt idx="4613" formatCode="General">
                        <c:v>393.86</c:v>
                      </c:pt>
                      <c:pt idx="4614" formatCode="General">
                        <c:v>393.87</c:v>
                      </c:pt>
                      <c:pt idx="4615" formatCode="General">
                        <c:v>393.88</c:v>
                      </c:pt>
                      <c:pt idx="4616" formatCode="General">
                        <c:v>393.89</c:v>
                      </c:pt>
                      <c:pt idx="4617" formatCode="General">
                        <c:v>393.9</c:v>
                      </c:pt>
                      <c:pt idx="4618" formatCode="General">
                        <c:v>393.91</c:v>
                      </c:pt>
                      <c:pt idx="4619" formatCode="General">
                        <c:v>393.92</c:v>
                      </c:pt>
                      <c:pt idx="4620" formatCode="General">
                        <c:v>393.93</c:v>
                      </c:pt>
                      <c:pt idx="4621" formatCode="General">
                        <c:v>393.94</c:v>
                      </c:pt>
                      <c:pt idx="4622" formatCode="General">
                        <c:v>393.95</c:v>
                      </c:pt>
                      <c:pt idx="4623" formatCode="General">
                        <c:v>393.96</c:v>
                      </c:pt>
                      <c:pt idx="4624" formatCode="General">
                        <c:v>393.97</c:v>
                      </c:pt>
                      <c:pt idx="4625" formatCode="General">
                        <c:v>393.98</c:v>
                      </c:pt>
                      <c:pt idx="4626" formatCode="General">
                        <c:v>393.99</c:v>
                      </c:pt>
                      <c:pt idx="4627" formatCode="General">
                        <c:v>394</c:v>
                      </c:pt>
                      <c:pt idx="4628" formatCode="General">
                        <c:v>394.01</c:v>
                      </c:pt>
                      <c:pt idx="4629" formatCode="General">
                        <c:v>394.02</c:v>
                      </c:pt>
                      <c:pt idx="4630" formatCode="General">
                        <c:v>394.03</c:v>
                      </c:pt>
                      <c:pt idx="4631" formatCode="General">
                        <c:v>394.04</c:v>
                      </c:pt>
                      <c:pt idx="4632" formatCode="General">
                        <c:v>394.05</c:v>
                      </c:pt>
                      <c:pt idx="4633" formatCode="General">
                        <c:v>394.06</c:v>
                      </c:pt>
                      <c:pt idx="4634" formatCode="General">
                        <c:v>394.07</c:v>
                      </c:pt>
                      <c:pt idx="4635" formatCode="General">
                        <c:v>394.08</c:v>
                      </c:pt>
                      <c:pt idx="4636" formatCode="General">
                        <c:v>394.09</c:v>
                      </c:pt>
                      <c:pt idx="4637" formatCode="General">
                        <c:v>394.1</c:v>
                      </c:pt>
                      <c:pt idx="4638" formatCode="General">
                        <c:v>394.11</c:v>
                      </c:pt>
                      <c:pt idx="4639" formatCode="General">
                        <c:v>394.12</c:v>
                      </c:pt>
                      <c:pt idx="4640" formatCode="General">
                        <c:v>394.13</c:v>
                      </c:pt>
                      <c:pt idx="4641" formatCode="General">
                        <c:v>394.14</c:v>
                      </c:pt>
                      <c:pt idx="4642" formatCode="General">
                        <c:v>394.15</c:v>
                      </c:pt>
                      <c:pt idx="4643" formatCode="General">
                        <c:v>394.16</c:v>
                      </c:pt>
                      <c:pt idx="4644" formatCode="General">
                        <c:v>394.17</c:v>
                      </c:pt>
                      <c:pt idx="4645" formatCode="General">
                        <c:v>394.18</c:v>
                      </c:pt>
                      <c:pt idx="4646" formatCode="General">
                        <c:v>394.19</c:v>
                      </c:pt>
                      <c:pt idx="4647" formatCode="General">
                        <c:v>394.2</c:v>
                      </c:pt>
                      <c:pt idx="4648" formatCode="General">
                        <c:v>394.21</c:v>
                      </c:pt>
                      <c:pt idx="4649" formatCode="General">
                        <c:v>394.22</c:v>
                      </c:pt>
                      <c:pt idx="4650" formatCode="General">
                        <c:v>394.23</c:v>
                      </c:pt>
                      <c:pt idx="4651" formatCode="General">
                        <c:v>394.24</c:v>
                      </c:pt>
                      <c:pt idx="4652" formatCode="General">
                        <c:v>394.25</c:v>
                      </c:pt>
                      <c:pt idx="4653" formatCode="General">
                        <c:v>394.26</c:v>
                      </c:pt>
                      <c:pt idx="4654" formatCode="General">
                        <c:v>394.27</c:v>
                      </c:pt>
                      <c:pt idx="4655" formatCode="General">
                        <c:v>394.28</c:v>
                      </c:pt>
                      <c:pt idx="4656" formatCode="General">
                        <c:v>394.29</c:v>
                      </c:pt>
                      <c:pt idx="4657" formatCode="General">
                        <c:v>394.3</c:v>
                      </c:pt>
                      <c:pt idx="4658" formatCode="General">
                        <c:v>394.31</c:v>
                      </c:pt>
                      <c:pt idx="4659" formatCode="General">
                        <c:v>394.32</c:v>
                      </c:pt>
                      <c:pt idx="4660" formatCode="General">
                        <c:v>394.33</c:v>
                      </c:pt>
                      <c:pt idx="4661" formatCode="General">
                        <c:v>394.34</c:v>
                      </c:pt>
                      <c:pt idx="4662" formatCode="General">
                        <c:v>394.35</c:v>
                      </c:pt>
                      <c:pt idx="4663" formatCode="General">
                        <c:v>394.36</c:v>
                      </c:pt>
                      <c:pt idx="4664" formatCode="General">
                        <c:v>394.37</c:v>
                      </c:pt>
                      <c:pt idx="4665" formatCode="General">
                        <c:v>394.38</c:v>
                      </c:pt>
                      <c:pt idx="4666" formatCode="General">
                        <c:v>394.39</c:v>
                      </c:pt>
                      <c:pt idx="4667" formatCode="General">
                        <c:v>394.4</c:v>
                      </c:pt>
                      <c:pt idx="4668" formatCode="General">
                        <c:v>394.41</c:v>
                      </c:pt>
                      <c:pt idx="4669" formatCode="General">
                        <c:v>394.42</c:v>
                      </c:pt>
                      <c:pt idx="4670" formatCode="General">
                        <c:v>394.43</c:v>
                      </c:pt>
                      <c:pt idx="4671" formatCode="General">
                        <c:v>394.44</c:v>
                      </c:pt>
                      <c:pt idx="4672" formatCode="General">
                        <c:v>394.45</c:v>
                      </c:pt>
                      <c:pt idx="4673" formatCode="General">
                        <c:v>394.46</c:v>
                      </c:pt>
                      <c:pt idx="4674" formatCode="General">
                        <c:v>394.47</c:v>
                      </c:pt>
                      <c:pt idx="4675" formatCode="General">
                        <c:v>394.48</c:v>
                      </c:pt>
                      <c:pt idx="4676" formatCode="General">
                        <c:v>394.49</c:v>
                      </c:pt>
                      <c:pt idx="4677" formatCode="General">
                        <c:v>394.5</c:v>
                      </c:pt>
                      <c:pt idx="4678" formatCode="General">
                        <c:v>394.51</c:v>
                      </c:pt>
                      <c:pt idx="4679" formatCode="General">
                        <c:v>394.52</c:v>
                      </c:pt>
                      <c:pt idx="4680" formatCode="General">
                        <c:v>394.53</c:v>
                      </c:pt>
                      <c:pt idx="4681" formatCode="General">
                        <c:v>394.54</c:v>
                      </c:pt>
                      <c:pt idx="4682" formatCode="General">
                        <c:v>394.55</c:v>
                      </c:pt>
                      <c:pt idx="4683" formatCode="General">
                        <c:v>394.56</c:v>
                      </c:pt>
                      <c:pt idx="4684" formatCode="General">
                        <c:v>394.57</c:v>
                      </c:pt>
                      <c:pt idx="4685" formatCode="General">
                        <c:v>394.58</c:v>
                      </c:pt>
                      <c:pt idx="4686" formatCode="General">
                        <c:v>394.59</c:v>
                      </c:pt>
                      <c:pt idx="4687" formatCode="General">
                        <c:v>394.6</c:v>
                      </c:pt>
                      <c:pt idx="4688" formatCode="General">
                        <c:v>394.61</c:v>
                      </c:pt>
                      <c:pt idx="4689" formatCode="General">
                        <c:v>394.62</c:v>
                      </c:pt>
                      <c:pt idx="4690" formatCode="General">
                        <c:v>394.63</c:v>
                      </c:pt>
                      <c:pt idx="4691" formatCode="General">
                        <c:v>394.64</c:v>
                      </c:pt>
                      <c:pt idx="4692" formatCode="General">
                        <c:v>394.65</c:v>
                      </c:pt>
                      <c:pt idx="4693" formatCode="General">
                        <c:v>394.66</c:v>
                      </c:pt>
                      <c:pt idx="4694" formatCode="General">
                        <c:v>394.67</c:v>
                      </c:pt>
                      <c:pt idx="4695" formatCode="General">
                        <c:v>394.68</c:v>
                      </c:pt>
                      <c:pt idx="4696" formatCode="General">
                        <c:v>394.69</c:v>
                      </c:pt>
                      <c:pt idx="4697" formatCode="General">
                        <c:v>394.7</c:v>
                      </c:pt>
                      <c:pt idx="4698" formatCode="General">
                        <c:v>394.71</c:v>
                      </c:pt>
                      <c:pt idx="4699" formatCode="General">
                        <c:v>394.72</c:v>
                      </c:pt>
                      <c:pt idx="4700" formatCode="General">
                        <c:v>394.73</c:v>
                      </c:pt>
                      <c:pt idx="4701" formatCode="General">
                        <c:v>394.74</c:v>
                      </c:pt>
                      <c:pt idx="4702" formatCode="General">
                        <c:v>394.75</c:v>
                      </c:pt>
                      <c:pt idx="4703" formatCode="General">
                        <c:v>394.76</c:v>
                      </c:pt>
                      <c:pt idx="4704" formatCode="General">
                        <c:v>394.77</c:v>
                      </c:pt>
                      <c:pt idx="4705" formatCode="General">
                        <c:v>394.78</c:v>
                      </c:pt>
                      <c:pt idx="4706" formatCode="General">
                        <c:v>394.79</c:v>
                      </c:pt>
                      <c:pt idx="4707" formatCode="General">
                        <c:v>394.8</c:v>
                      </c:pt>
                      <c:pt idx="4708" formatCode="General">
                        <c:v>394.81</c:v>
                      </c:pt>
                      <c:pt idx="4709" formatCode="General">
                        <c:v>394.82</c:v>
                      </c:pt>
                      <c:pt idx="4710" formatCode="General">
                        <c:v>394.83</c:v>
                      </c:pt>
                      <c:pt idx="4711" formatCode="General">
                        <c:v>394.84</c:v>
                      </c:pt>
                      <c:pt idx="4712" formatCode="General">
                        <c:v>394.85</c:v>
                      </c:pt>
                      <c:pt idx="4713" formatCode="General">
                        <c:v>394.86</c:v>
                      </c:pt>
                      <c:pt idx="4714" formatCode="General">
                        <c:v>394.87</c:v>
                      </c:pt>
                      <c:pt idx="4715" formatCode="General">
                        <c:v>394.88</c:v>
                      </c:pt>
                      <c:pt idx="4716" formatCode="General">
                        <c:v>394.89</c:v>
                      </c:pt>
                      <c:pt idx="4717" formatCode="General">
                        <c:v>394.9</c:v>
                      </c:pt>
                      <c:pt idx="4718" formatCode="General">
                        <c:v>394.91</c:v>
                      </c:pt>
                      <c:pt idx="4719" formatCode="General">
                        <c:v>394.92</c:v>
                      </c:pt>
                      <c:pt idx="4720" formatCode="General">
                        <c:v>394.93</c:v>
                      </c:pt>
                      <c:pt idx="4721" formatCode="General">
                        <c:v>394.94</c:v>
                      </c:pt>
                      <c:pt idx="4722" formatCode="General">
                        <c:v>394.95</c:v>
                      </c:pt>
                      <c:pt idx="4723" formatCode="General">
                        <c:v>394.96</c:v>
                      </c:pt>
                      <c:pt idx="4724" formatCode="General">
                        <c:v>394.97</c:v>
                      </c:pt>
                      <c:pt idx="4725" formatCode="General">
                        <c:v>394.98</c:v>
                      </c:pt>
                      <c:pt idx="4726" formatCode="General">
                        <c:v>394.99</c:v>
                      </c:pt>
                      <c:pt idx="4727" formatCode="General">
                        <c:v>395</c:v>
                      </c:pt>
                      <c:pt idx="4728" formatCode="General">
                        <c:v>395.01</c:v>
                      </c:pt>
                      <c:pt idx="4729" formatCode="General">
                        <c:v>395.02</c:v>
                      </c:pt>
                      <c:pt idx="4730" formatCode="General">
                        <c:v>395.03</c:v>
                      </c:pt>
                      <c:pt idx="4731" formatCode="General">
                        <c:v>395.04</c:v>
                      </c:pt>
                      <c:pt idx="4732" formatCode="General">
                        <c:v>395.05</c:v>
                      </c:pt>
                      <c:pt idx="4733" formatCode="General">
                        <c:v>395.06</c:v>
                      </c:pt>
                      <c:pt idx="4734" formatCode="General">
                        <c:v>395.07</c:v>
                      </c:pt>
                      <c:pt idx="4735" formatCode="General">
                        <c:v>395.08</c:v>
                      </c:pt>
                      <c:pt idx="4736" formatCode="General">
                        <c:v>395.09</c:v>
                      </c:pt>
                      <c:pt idx="4737" formatCode="General">
                        <c:v>395.1</c:v>
                      </c:pt>
                      <c:pt idx="4738" formatCode="General">
                        <c:v>395.11</c:v>
                      </c:pt>
                      <c:pt idx="4739" formatCode="General">
                        <c:v>395.12</c:v>
                      </c:pt>
                      <c:pt idx="4740" formatCode="General">
                        <c:v>395.13</c:v>
                      </c:pt>
                      <c:pt idx="4741" formatCode="General">
                        <c:v>395.14</c:v>
                      </c:pt>
                      <c:pt idx="4742" formatCode="General">
                        <c:v>395.15</c:v>
                      </c:pt>
                      <c:pt idx="4743" formatCode="General">
                        <c:v>395.16</c:v>
                      </c:pt>
                      <c:pt idx="4744" formatCode="General">
                        <c:v>395.17</c:v>
                      </c:pt>
                      <c:pt idx="4745" formatCode="General">
                        <c:v>395.18</c:v>
                      </c:pt>
                      <c:pt idx="4746" formatCode="General">
                        <c:v>395.19</c:v>
                      </c:pt>
                      <c:pt idx="4747" formatCode="General">
                        <c:v>395.2</c:v>
                      </c:pt>
                      <c:pt idx="4748" formatCode="General">
                        <c:v>395.21</c:v>
                      </c:pt>
                      <c:pt idx="4749" formatCode="General">
                        <c:v>395.22</c:v>
                      </c:pt>
                      <c:pt idx="4750" formatCode="General">
                        <c:v>395.23</c:v>
                      </c:pt>
                      <c:pt idx="4751" formatCode="General">
                        <c:v>395.24</c:v>
                      </c:pt>
                      <c:pt idx="4752" formatCode="General">
                        <c:v>395.25</c:v>
                      </c:pt>
                      <c:pt idx="4753" formatCode="General">
                        <c:v>395.26</c:v>
                      </c:pt>
                      <c:pt idx="4754" formatCode="General">
                        <c:v>395.27</c:v>
                      </c:pt>
                      <c:pt idx="4755" formatCode="General">
                        <c:v>395.28</c:v>
                      </c:pt>
                      <c:pt idx="4756" formatCode="General">
                        <c:v>395.29</c:v>
                      </c:pt>
                      <c:pt idx="4757" formatCode="General">
                        <c:v>395.3</c:v>
                      </c:pt>
                      <c:pt idx="4758" formatCode="General">
                        <c:v>395.31</c:v>
                      </c:pt>
                      <c:pt idx="4759" formatCode="General">
                        <c:v>395.32</c:v>
                      </c:pt>
                      <c:pt idx="4760" formatCode="General">
                        <c:v>395.33</c:v>
                      </c:pt>
                      <c:pt idx="4761" formatCode="General">
                        <c:v>395.34</c:v>
                      </c:pt>
                      <c:pt idx="4762" formatCode="General">
                        <c:v>395.35</c:v>
                      </c:pt>
                      <c:pt idx="4763" formatCode="General">
                        <c:v>395.36</c:v>
                      </c:pt>
                      <c:pt idx="4764" formatCode="General">
                        <c:v>395.37</c:v>
                      </c:pt>
                      <c:pt idx="4765" formatCode="General">
                        <c:v>395.38</c:v>
                      </c:pt>
                      <c:pt idx="4766" formatCode="General">
                        <c:v>395.39</c:v>
                      </c:pt>
                      <c:pt idx="4767" formatCode="General">
                        <c:v>395.4</c:v>
                      </c:pt>
                      <c:pt idx="4768" formatCode="General">
                        <c:v>395.41</c:v>
                      </c:pt>
                      <c:pt idx="4769" formatCode="General">
                        <c:v>395.42</c:v>
                      </c:pt>
                      <c:pt idx="4770" formatCode="General">
                        <c:v>395.43</c:v>
                      </c:pt>
                      <c:pt idx="4771" formatCode="General">
                        <c:v>395.44</c:v>
                      </c:pt>
                      <c:pt idx="4772" formatCode="General">
                        <c:v>395.45</c:v>
                      </c:pt>
                      <c:pt idx="4773" formatCode="General">
                        <c:v>395.46</c:v>
                      </c:pt>
                      <c:pt idx="4774" formatCode="General">
                        <c:v>395.47</c:v>
                      </c:pt>
                      <c:pt idx="4775" formatCode="General">
                        <c:v>395.48</c:v>
                      </c:pt>
                      <c:pt idx="4776" formatCode="General">
                        <c:v>395.49</c:v>
                      </c:pt>
                      <c:pt idx="4777" formatCode="General">
                        <c:v>395.5</c:v>
                      </c:pt>
                      <c:pt idx="4778" formatCode="General">
                        <c:v>395.51</c:v>
                      </c:pt>
                      <c:pt idx="4779" formatCode="General">
                        <c:v>395.52</c:v>
                      </c:pt>
                      <c:pt idx="4780" formatCode="General">
                        <c:v>395.53</c:v>
                      </c:pt>
                      <c:pt idx="4781" formatCode="General">
                        <c:v>395.54</c:v>
                      </c:pt>
                      <c:pt idx="4782" formatCode="General">
                        <c:v>395.55</c:v>
                      </c:pt>
                      <c:pt idx="4783" formatCode="General">
                        <c:v>395.56</c:v>
                      </c:pt>
                      <c:pt idx="4784" formatCode="General">
                        <c:v>395.57</c:v>
                      </c:pt>
                      <c:pt idx="4785" formatCode="General">
                        <c:v>395.58</c:v>
                      </c:pt>
                      <c:pt idx="4786" formatCode="General">
                        <c:v>395.59</c:v>
                      </c:pt>
                      <c:pt idx="4787" formatCode="General">
                        <c:v>395.6</c:v>
                      </c:pt>
                      <c:pt idx="4788" formatCode="General">
                        <c:v>395.61</c:v>
                      </c:pt>
                      <c:pt idx="4789" formatCode="General">
                        <c:v>395.62</c:v>
                      </c:pt>
                      <c:pt idx="4790" formatCode="General">
                        <c:v>395.63</c:v>
                      </c:pt>
                      <c:pt idx="4791" formatCode="General">
                        <c:v>395.64</c:v>
                      </c:pt>
                      <c:pt idx="4792" formatCode="General">
                        <c:v>395.65</c:v>
                      </c:pt>
                      <c:pt idx="4793" formatCode="General">
                        <c:v>395.66</c:v>
                      </c:pt>
                      <c:pt idx="4794" formatCode="General">
                        <c:v>395.67</c:v>
                      </c:pt>
                      <c:pt idx="4795" formatCode="General">
                        <c:v>395.68</c:v>
                      </c:pt>
                      <c:pt idx="4796" formatCode="General">
                        <c:v>395.69</c:v>
                      </c:pt>
                      <c:pt idx="4797" formatCode="General">
                        <c:v>395.7</c:v>
                      </c:pt>
                      <c:pt idx="4798" formatCode="General">
                        <c:v>395.71</c:v>
                      </c:pt>
                      <c:pt idx="4799" formatCode="General">
                        <c:v>395.72</c:v>
                      </c:pt>
                      <c:pt idx="4800" formatCode="General">
                        <c:v>395.73</c:v>
                      </c:pt>
                      <c:pt idx="4801" formatCode="General">
                        <c:v>395.74</c:v>
                      </c:pt>
                      <c:pt idx="4802" formatCode="General">
                        <c:v>395.75</c:v>
                      </c:pt>
                      <c:pt idx="4803" formatCode="General">
                        <c:v>395.76</c:v>
                      </c:pt>
                      <c:pt idx="4804" formatCode="General">
                        <c:v>395.77</c:v>
                      </c:pt>
                      <c:pt idx="4805" formatCode="General">
                        <c:v>395.78</c:v>
                      </c:pt>
                      <c:pt idx="4806" formatCode="General">
                        <c:v>395.79</c:v>
                      </c:pt>
                      <c:pt idx="4807" formatCode="General">
                        <c:v>395.8</c:v>
                      </c:pt>
                      <c:pt idx="4808" formatCode="General">
                        <c:v>395.81</c:v>
                      </c:pt>
                      <c:pt idx="4809" formatCode="General">
                        <c:v>395.82</c:v>
                      </c:pt>
                      <c:pt idx="4810" formatCode="General">
                        <c:v>395.83</c:v>
                      </c:pt>
                      <c:pt idx="4811" formatCode="General">
                        <c:v>395.84</c:v>
                      </c:pt>
                      <c:pt idx="4812" formatCode="General">
                        <c:v>395.85</c:v>
                      </c:pt>
                      <c:pt idx="4813" formatCode="General">
                        <c:v>395.86</c:v>
                      </c:pt>
                      <c:pt idx="4814" formatCode="General">
                        <c:v>395.87</c:v>
                      </c:pt>
                      <c:pt idx="4815" formatCode="General">
                        <c:v>395.88</c:v>
                      </c:pt>
                      <c:pt idx="4816" formatCode="General">
                        <c:v>395.89</c:v>
                      </c:pt>
                      <c:pt idx="4817" formatCode="General">
                        <c:v>395.9</c:v>
                      </c:pt>
                      <c:pt idx="4818" formatCode="General">
                        <c:v>395.91</c:v>
                      </c:pt>
                      <c:pt idx="4819" formatCode="General">
                        <c:v>395.92</c:v>
                      </c:pt>
                      <c:pt idx="4820" formatCode="General">
                        <c:v>395.93</c:v>
                      </c:pt>
                      <c:pt idx="4821" formatCode="General">
                        <c:v>395.94</c:v>
                      </c:pt>
                      <c:pt idx="4822" formatCode="General">
                        <c:v>395.95</c:v>
                      </c:pt>
                      <c:pt idx="4823" formatCode="General">
                        <c:v>395.96</c:v>
                      </c:pt>
                      <c:pt idx="4824" formatCode="General">
                        <c:v>395.97</c:v>
                      </c:pt>
                      <c:pt idx="4825" formatCode="General">
                        <c:v>395.98</c:v>
                      </c:pt>
                      <c:pt idx="4826" formatCode="General">
                        <c:v>395.99</c:v>
                      </c:pt>
                      <c:pt idx="4827" formatCode="General">
                        <c:v>396</c:v>
                      </c:pt>
                      <c:pt idx="4828" formatCode="General">
                        <c:v>396.01</c:v>
                      </c:pt>
                      <c:pt idx="4829" formatCode="General">
                        <c:v>396.02</c:v>
                      </c:pt>
                      <c:pt idx="4830" formatCode="General">
                        <c:v>396.03</c:v>
                      </c:pt>
                      <c:pt idx="4831" formatCode="General">
                        <c:v>396.04</c:v>
                      </c:pt>
                      <c:pt idx="4832" formatCode="General">
                        <c:v>396.05</c:v>
                      </c:pt>
                      <c:pt idx="4833" formatCode="General">
                        <c:v>396.06</c:v>
                      </c:pt>
                      <c:pt idx="4834" formatCode="General">
                        <c:v>396.07</c:v>
                      </c:pt>
                      <c:pt idx="4835" formatCode="General">
                        <c:v>396.08</c:v>
                      </c:pt>
                      <c:pt idx="4836" formatCode="General">
                        <c:v>396.09</c:v>
                      </c:pt>
                      <c:pt idx="4837" formatCode="General">
                        <c:v>396.1</c:v>
                      </c:pt>
                      <c:pt idx="4838" formatCode="General">
                        <c:v>396.11</c:v>
                      </c:pt>
                      <c:pt idx="4839" formatCode="General">
                        <c:v>396.12</c:v>
                      </c:pt>
                      <c:pt idx="4840" formatCode="General">
                        <c:v>396.13</c:v>
                      </c:pt>
                      <c:pt idx="4841" formatCode="General">
                        <c:v>396.14</c:v>
                      </c:pt>
                      <c:pt idx="4842" formatCode="General">
                        <c:v>396.15</c:v>
                      </c:pt>
                      <c:pt idx="4843" formatCode="General">
                        <c:v>396.16</c:v>
                      </c:pt>
                      <c:pt idx="4844" formatCode="General">
                        <c:v>396.17</c:v>
                      </c:pt>
                      <c:pt idx="4845" formatCode="General">
                        <c:v>396.18</c:v>
                      </c:pt>
                      <c:pt idx="4846" formatCode="General">
                        <c:v>396.19</c:v>
                      </c:pt>
                      <c:pt idx="4847" formatCode="General">
                        <c:v>396.2</c:v>
                      </c:pt>
                      <c:pt idx="4848" formatCode="General">
                        <c:v>396.21</c:v>
                      </c:pt>
                      <c:pt idx="4849" formatCode="General">
                        <c:v>396.22</c:v>
                      </c:pt>
                      <c:pt idx="4850" formatCode="General">
                        <c:v>396.23</c:v>
                      </c:pt>
                      <c:pt idx="4851" formatCode="General">
                        <c:v>396.24</c:v>
                      </c:pt>
                      <c:pt idx="4852" formatCode="General">
                        <c:v>396.25</c:v>
                      </c:pt>
                      <c:pt idx="4853" formatCode="General">
                        <c:v>396.26</c:v>
                      </c:pt>
                      <c:pt idx="4854" formatCode="General">
                        <c:v>396.27</c:v>
                      </c:pt>
                      <c:pt idx="4855" formatCode="General">
                        <c:v>396.28</c:v>
                      </c:pt>
                      <c:pt idx="4856" formatCode="General">
                        <c:v>396.29</c:v>
                      </c:pt>
                      <c:pt idx="4857" formatCode="General">
                        <c:v>396.3</c:v>
                      </c:pt>
                      <c:pt idx="4858" formatCode="General">
                        <c:v>396.31</c:v>
                      </c:pt>
                      <c:pt idx="4859" formatCode="General">
                        <c:v>396.32</c:v>
                      </c:pt>
                      <c:pt idx="4860" formatCode="General">
                        <c:v>396.33</c:v>
                      </c:pt>
                      <c:pt idx="4861" formatCode="General">
                        <c:v>396.34</c:v>
                      </c:pt>
                      <c:pt idx="4862" formatCode="General">
                        <c:v>396.35</c:v>
                      </c:pt>
                      <c:pt idx="4863" formatCode="General">
                        <c:v>396.36</c:v>
                      </c:pt>
                      <c:pt idx="4864" formatCode="General">
                        <c:v>396.37</c:v>
                      </c:pt>
                      <c:pt idx="4865" formatCode="General">
                        <c:v>396.38</c:v>
                      </c:pt>
                      <c:pt idx="4866" formatCode="General">
                        <c:v>396.39</c:v>
                      </c:pt>
                      <c:pt idx="4867" formatCode="General">
                        <c:v>396.4</c:v>
                      </c:pt>
                      <c:pt idx="4868" formatCode="General">
                        <c:v>396.41</c:v>
                      </c:pt>
                      <c:pt idx="4869" formatCode="General">
                        <c:v>396.42</c:v>
                      </c:pt>
                      <c:pt idx="4870" formatCode="General">
                        <c:v>396.43</c:v>
                      </c:pt>
                      <c:pt idx="4871" formatCode="General">
                        <c:v>396.44</c:v>
                      </c:pt>
                      <c:pt idx="4872" formatCode="General">
                        <c:v>396.45</c:v>
                      </c:pt>
                      <c:pt idx="4873" formatCode="General">
                        <c:v>396.46</c:v>
                      </c:pt>
                      <c:pt idx="4874" formatCode="General">
                        <c:v>396.47</c:v>
                      </c:pt>
                      <c:pt idx="4875" formatCode="General">
                        <c:v>396.48</c:v>
                      </c:pt>
                      <c:pt idx="4876" formatCode="General">
                        <c:v>396.49</c:v>
                      </c:pt>
                      <c:pt idx="4877" formatCode="General">
                        <c:v>396.5</c:v>
                      </c:pt>
                      <c:pt idx="4878" formatCode="General">
                        <c:v>396.51</c:v>
                      </c:pt>
                      <c:pt idx="4879" formatCode="General">
                        <c:v>396.52</c:v>
                      </c:pt>
                      <c:pt idx="4880" formatCode="General">
                        <c:v>396.53</c:v>
                      </c:pt>
                      <c:pt idx="4881" formatCode="General">
                        <c:v>396.54</c:v>
                      </c:pt>
                      <c:pt idx="4882" formatCode="General">
                        <c:v>396.55</c:v>
                      </c:pt>
                      <c:pt idx="4883" formatCode="General">
                        <c:v>396.56</c:v>
                      </c:pt>
                      <c:pt idx="4884" formatCode="General">
                        <c:v>396.57</c:v>
                      </c:pt>
                      <c:pt idx="4885" formatCode="General">
                        <c:v>396.58</c:v>
                      </c:pt>
                      <c:pt idx="4886" formatCode="General">
                        <c:v>396.59</c:v>
                      </c:pt>
                      <c:pt idx="4887" formatCode="General">
                        <c:v>396.6</c:v>
                      </c:pt>
                      <c:pt idx="4888" formatCode="General">
                        <c:v>396.61</c:v>
                      </c:pt>
                      <c:pt idx="4889" formatCode="General">
                        <c:v>396.62</c:v>
                      </c:pt>
                      <c:pt idx="4890" formatCode="General">
                        <c:v>396.63</c:v>
                      </c:pt>
                      <c:pt idx="4891" formatCode="General">
                        <c:v>396.64</c:v>
                      </c:pt>
                      <c:pt idx="4892" formatCode="General">
                        <c:v>396.65</c:v>
                      </c:pt>
                      <c:pt idx="4893" formatCode="General">
                        <c:v>396.66</c:v>
                      </c:pt>
                      <c:pt idx="4894" formatCode="General">
                        <c:v>396.67</c:v>
                      </c:pt>
                      <c:pt idx="4895" formatCode="General">
                        <c:v>396.68</c:v>
                      </c:pt>
                      <c:pt idx="4896" formatCode="General">
                        <c:v>396.69</c:v>
                      </c:pt>
                      <c:pt idx="4897" formatCode="General">
                        <c:v>396.7</c:v>
                      </c:pt>
                      <c:pt idx="4898" formatCode="General">
                        <c:v>396.71</c:v>
                      </c:pt>
                      <c:pt idx="4899" formatCode="General">
                        <c:v>396.72</c:v>
                      </c:pt>
                      <c:pt idx="4900" formatCode="General">
                        <c:v>396.73</c:v>
                      </c:pt>
                      <c:pt idx="4901" formatCode="General">
                        <c:v>396.74</c:v>
                      </c:pt>
                      <c:pt idx="4902" formatCode="General">
                        <c:v>396.75</c:v>
                      </c:pt>
                      <c:pt idx="4903" formatCode="General">
                        <c:v>396.76</c:v>
                      </c:pt>
                      <c:pt idx="4904" formatCode="General">
                        <c:v>396.77</c:v>
                      </c:pt>
                      <c:pt idx="4905" formatCode="General">
                        <c:v>396.78</c:v>
                      </c:pt>
                      <c:pt idx="4906" formatCode="General">
                        <c:v>396.79</c:v>
                      </c:pt>
                      <c:pt idx="4907" formatCode="General">
                        <c:v>396.8</c:v>
                      </c:pt>
                      <c:pt idx="4908" formatCode="General">
                        <c:v>396.81</c:v>
                      </c:pt>
                      <c:pt idx="4909" formatCode="General">
                        <c:v>396.82</c:v>
                      </c:pt>
                      <c:pt idx="4910" formatCode="General">
                        <c:v>396.83</c:v>
                      </c:pt>
                      <c:pt idx="4911" formatCode="General">
                        <c:v>396.84</c:v>
                      </c:pt>
                      <c:pt idx="4912" formatCode="General">
                        <c:v>396.85</c:v>
                      </c:pt>
                      <c:pt idx="4913" formatCode="General">
                        <c:v>396.86</c:v>
                      </c:pt>
                      <c:pt idx="4914" formatCode="General">
                        <c:v>396.87</c:v>
                      </c:pt>
                      <c:pt idx="4915" formatCode="General">
                        <c:v>396.88</c:v>
                      </c:pt>
                      <c:pt idx="4916" formatCode="General">
                        <c:v>396.89</c:v>
                      </c:pt>
                      <c:pt idx="4917" formatCode="General">
                        <c:v>396.9</c:v>
                      </c:pt>
                      <c:pt idx="4918" formatCode="General">
                        <c:v>396.91</c:v>
                      </c:pt>
                      <c:pt idx="4919" formatCode="General">
                        <c:v>396.92</c:v>
                      </c:pt>
                      <c:pt idx="4920" formatCode="General">
                        <c:v>396.93</c:v>
                      </c:pt>
                      <c:pt idx="4921" formatCode="General">
                        <c:v>396.94</c:v>
                      </c:pt>
                      <c:pt idx="4922" formatCode="General">
                        <c:v>396.95</c:v>
                      </c:pt>
                      <c:pt idx="4923" formatCode="General">
                        <c:v>396.96</c:v>
                      </c:pt>
                      <c:pt idx="4924" formatCode="General">
                        <c:v>396.97</c:v>
                      </c:pt>
                      <c:pt idx="4925" formatCode="General">
                        <c:v>396.98</c:v>
                      </c:pt>
                      <c:pt idx="4926" formatCode="General">
                        <c:v>396.99</c:v>
                      </c:pt>
                      <c:pt idx="4927" formatCode="General">
                        <c:v>397</c:v>
                      </c:pt>
                      <c:pt idx="4928" formatCode="General">
                        <c:v>397.01</c:v>
                      </c:pt>
                      <c:pt idx="4929" formatCode="General">
                        <c:v>397.02</c:v>
                      </c:pt>
                      <c:pt idx="4930" formatCode="General">
                        <c:v>397.03</c:v>
                      </c:pt>
                      <c:pt idx="4931" formatCode="General">
                        <c:v>397.04</c:v>
                      </c:pt>
                      <c:pt idx="4932" formatCode="General">
                        <c:v>397.05</c:v>
                      </c:pt>
                      <c:pt idx="4933" formatCode="General">
                        <c:v>397.06</c:v>
                      </c:pt>
                      <c:pt idx="4934" formatCode="General">
                        <c:v>397.07</c:v>
                      </c:pt>
                      <c:pt idx="4935" formatCode="General">
                        <c:v>397.08</c:v>
                      </c:pt>
                      <c:pt idx="4936" formatCode="General">
                        <c:v>397.09</c:v>
                      </c:pt>
                      <c:pt idx="4937" formatCode="General">
                        <c:v>397.1</c:v>
                      </c:pt>
                      <c:pt idx="4938" formatCode="General">
                        <c:v>397.11</c:v>
                      </c:pt>
                      <c:pt idx="4939" formatCode="General">
                        <c:v>397.12</c:v>
                      </c:pt>
                      <c:pt idx="4940" formatCode="General">
                        <c:v>397.13</c:v>
                      </c:pt>
                      <c:pt idx="4941" formatCode="General">
                        <c:v>397.14</c:v>
                      </c:pt>
                      <c:pt idx="4942" formatCode="General">
                        <c:v>397.15</c:v>
                      </c:pt>
                      <c:pt idx="4943" formatCode="General">
                        <c:v>397.16</c:v>
                      </c:pt>
                      <c:pt idx="4944" formatCode="General">
                        <c:v>397.17</c:v>
                      </c:pt>
                      <c:pt idx="4945" formatCode="General">
                        <c:v>397.18</c:v>
                      </c:pt>
                      <c:pt idx="4946" formatCode="General">
                        <c:v>397.19</c:v>
                      </c:pt>
                      <c:pt idx="4947" formatCode="General">
                        <c:v>397.2</c:v>
                      </c:pt>
                      <c:pt idx="4948" formatCode="General">
                        <c:v>397.21</c:v>
                      </c:pt>
                      <c:pt idx="4949" formatCode="General">
                        <c:v>397.22</c:v>
                      </c:pt>
                      <c:pt idx="4950" formatCode="General">
                        <c:v>397.23</c:v>
                      </c:pt>
                      <c:pt idx="4951" formatCode="General">
                        <c:v>397.24</c:v>
                      </c:pt>
                      <c:pt idx="4952" formatCode="General">
                        <c:v>397.24700000000001</c:v>
                      </c:pt>
                      <c:pt idx="4953" formatCode="General">
                        <c:v>397.24700000000001</c:v>
                      </c:pt>
                      <c:pt idx="4954" formatCode="General">
                        <c:v>398.24700000000001</c:v>
                      </c:pt>
                      <c:pt idx="4955" formatCode="General">
                        <c:v>399.24700000000001</c:v>
                      </c:pt>
                      <c:pt idx="4956" formatCode="General">
                        <c:v>400.24700000000001</c:v>
                      </c:pt>
                      <c:pt idx="4957" formatCode="General">
                        <c:v>401.24700000000001</c:v>
                      </c:pt>
                      <c:pt idx="4958" formatCode="General">
                        <c:v>402.24700000000001</c:v>
                      </c:pt>
                      <c:pt idx="4959" formatCode="General">
                        <c:v>403.24700000000001</c:v>
                      </c:pt>
                      <c:pt idx="4960" formatCode="General">
                        <c:v>404.24700000000001</c:v>
                      </c:pt>
                      <c:pt idx="4961" formatCode="General">
                        <c:v>405.24700000000001</c:v>
                      </c:pt>
                      <c:pt idx="4962" formatCode="General">
                        <c:v>406.24700000000001</c:v>
                      </c:pt>
                      <c:pt idx="4963" formatCode="General">
                        <c:v>407.24700000000001</c:v>
                      </c:pt>
                      <c:pt idx="4964" formatCode="General">
                        <c:v>408.24700000000001</c:v>
                      </c:pt>
                      <c:pt idx="4965" formatCode="General">
                        <c:v>409.24700000000001</c:v>
                      </c:pt>
                      <c:pt idx="4966" formatCode="General">
                        <c:v>410.24700000000001</c:v>
                      </c:pt>
                      <c:pt idx="4967" formatCode="General">
                        <c:v>411.24700000000001</c:v>
                      </c:pt>
                      <c:pt idx="4968" formatCode="General">
                        <c:v>412.24700000000001</c:v>
                      </c:pt>
                      <c:pt idx="4969" formatCode="General">
                        <c:v>413.24700000000001</c:v>
                      </c:pt>
                      <c:pt idx="4970" formatCode="General">
                        <c:v>414.24700000000001</c:v>
                      </c:pt>
                      <c:pt idx="4971" formatCode="General">
                        <c:v>415.24700000000001</c:v>
                      </c:pt>
                      <c:pt idx="4972" formatCode="General">
                        <c:v>416.24700000000001</c:v>
                      </c:pt>
                      <c:pt idx="4973" formatCode="General">
                        <c:v>417.24700000000001</c:v>
                      </c:pt>
                      <c:pt idx="4974" formatCode="General">
                        <c:v>418.24700000000001</c:v>
                      </c:pt>
                      <c:pt idx="4975" formatCode="General">
                        <c:v>419.24700000000001</c:v>
                      </c:pt>
                      <c:pt idx="4976" formatCode="General">
                        <c:v>420.24700000000001</c:v>
                      </c:pt>
                      <c:pt idx="4977" formatCode="General">
                        <c:v>421.24700000000001</c:v>
                      </c:pt>
                      <c:pt idx="4978" formatCode="General">
                        <c:v>422.24700000000001</c:v>
                      </c:pt>
                      <c:pt idx="4979" formatCode="General">
                        <c:v>423.24700000000001</c:v>
                      </c:pt>
                      <c:pt idx="4980" formatCode="General">
                        <c:v>424.24700000000001</c:v>
                      </c:pt>
                      <c:pt idx="4981" formatCode="General">
                        <c:v>425.24700000000001</c:v>
                      </c:pt>
                      <c:pt idx="4982" formatCode="General">
                        <c:v>426.24700000000001</c:v>
                      </c:pt>
                      <c:pt idx="4983" formatCode="General">
                        <c:v>427.24700000000001</c:v>
                      </c:pt>
                      <c:pt idx="4984" formatCode="General">
                        <c:v>428.24700000000001</c:v>
                      </c:pt>
                      <c:pt idx="4985" formatCode="General">
                        <c:v>429.24700000000001</c:v>
                      </c:pt>
                      <c:pt idx="4986" formatCode="General">
                        <c:v>430.24700000000001</c:v>
                      </c:pt>
                      <c:pt idx="4987" formatCode="General">
                        <c:v>431.24700000000001</c:v>
                      </c:pt>
                      <c:pt idx="4988" formatCode="General">
                        <c:v>432.24700000000001</c:v>
                      </c:pt>
                      <c:pt idx="4989" formatCode="General">
                        <c:v>433.24700000000001</c:v>
                      </c:pt>
                      <c:pt idx="4990" formatCode="General">
                        <c:v>434.24700000000001</c:v>
                      </c:pt>
                      <c:pt idx="4991" formatCode="General">
                        <c:v>435.24700000000001</c:v>
                      </c:pt>
                      <c:pt idx="4992" formatCode="General">
                        <c:v>436.24700000000001</c:v>
                      </c:pt>
                      <c:pt idx="4993" formatCode="General">
                        <c:v>437.24700000000001</c:v>
                      </c:pt>
                      <c:pt idx="4994" formatCode="General">
                        <c:v>438.24700000000001</c:v>
                      </c:pt>
                      <c:pt idx="4995" formatCode="General">
                        <c:v>439.24700000000001</c:v>
                      </c:pt>
                      <c:pt idx="4996" formatCode="General">
                        <c:v>440.24700000000001</c:v>
                      </c:pt>
                      <c:pt idx="4997" formatCode="General">
                        <c:v>441.24700000000001</c:v>
                      </c:pt>
                      <c:pt idx="4998" formatCode="General">
                        <c:v>442.24700000000001</c:v>
                      </c:pt>
                      <c:pt idx="4999" formatCode="General">
                        <c:v>443.24700000000001</c:v>
                      </c:pt>
                      <c:pt idx="5000" formatCode="General">
                        <c:v>444.24700000000001</c:v>
                      </c:pt>
                      <c:pt idx="5001" formatCode="General">
                        <c:v>445.24700000000001</c:v>
                      </c:pt>
                      <c:pt idx="5002" formatCode="General">
                        <c:v>446.24700000000001</c:v>
                      </c:pt>
                      <c:pt idx="5003" formatCode="General">
                        <c:v>447.24700000000001</c:v>
                      </c:pt>
                      <c:pt idx="5004" formatCode="General">
                        <c:v>448.24700000000001</c:v>
                      </c:pt>
                      <c:pt idx="5005" formatCode="General">
                        <c:v>449.24700000000001</c:v>
                      </c:pt>
                      <c:pt idx="5006" formatCode="General">
                        <c:v>450.24700000000001</c:v>
                      </c:pt>
                      <c:pt idx="5007" formatCode="General">
                        <c:v>451.24700000000001</c:v>
                      </c:pt>
                      <c:pt idx="5008" formatCode="General">
                        <c:v>452.24700000000001</c:v>
                      </c:pt>
                      <c:pt idx="5009" formatCode="General">
                        <c:v>453.24700000000001</c:v>
                      </c:pt>
                      <c:pt idx="5010" formatCode="General">
                        <c:v>454.24700000000001</c:v>
                      </c:pt>
                      <c:pt idx="5011" formatCode="General">
                        <c:v>455.24700000000001</c:v>
                      </c:pt>
                      <c:pt idx="5012" formatCode="General">
                        <c:v>456.24700000000001</c:v>
                      </c:pt>
                      <c:pt idx="5013" formatCode="General">
                        <c:v>457.24700000000001</c:v>
                      </c:pt>
                      <c:pt idx="5014" formatCode="General">
                        <c:v>458.24700000000001</c:v>
                      </c:pt>
                      <c:pt idx="5015" formatCode="General">
                        <c:v>459.24700000000001</c:v>
                      </c:pt>
                      <c:pt idx="5016" formatCode="General">
                        <c:v>460.24700000000001</c:v>
                      </c:pt>
                      <c:pt idx="5017" formatCode="General">
                        <c:v>461.24700000000001</c:v>
                      </c:pt>
                      <c:pt idx="5018" formatCode="General">
                        <c:v>462.24700000000001</c:v>
                      </c:pt>
                      <c:pt idx="5019" formatCode="General">
                        <c:v>463.24700000000001</c:v>
                      </c:pt>
                      <c:pt idx="5020" formatCode="General">
                        <c:v>464.24700000000001</c:v>
                      </c:pt>
                      <c:pt idx="5021" formatCode="General">
                        <c:v>465.24700000000001</c:v>
                      </c:pt>
                      <c:pt idx="5022" formatCode="General">
                        <c:v>466.24700000000001</c:v>
                      </c:pt>
                      <c:pt idx="5023" formatCode="General">
                        <c:v>467.24700000000001</c:v>
                      </c:pt>
                      <c:pt idx="5024" formatCode="General">
                        <c:v>467.45800000000003</c:v>
                      </c:pt>
                      <c:pt idx="5025" formatCode="General">
                        <c:v>467.45800000000003</c:v>
                      </c:pt>
                      <c:pt idx="5026" formatCode="General">
                        <c:v>467.46800000000002</c:v>
                      </c:pt>
                      <c:pt idx="5027" formatCode="General">
                        <c:v>467.47800000000001</c:v>
                      </c:pt>
                      <c:pt idx="5028" formatCode="General">
                        <c:v>467.488</c:v>
                      </c:pt>
                      <c:pt idx="5029" formatCode="General">
                        <c:v>467.49799999999999</c:v>
                      </c:pt>
                      <c:pt idx="5030" formatCode="General">
                        <c:v>467.50799999999998</c:v>
                      </c:pt>
                      <c:pt idx="5031" formatCode="General">
                        <c:v>467.51799999999997</c:v>
                      </c:pt>
                      <c:pt idx="5032" formatCode="General">
                        <c:v>467.52800000000002</c:v>
                      </c:pt>
                      <c:pt idx="5033" formatCode="General">
                        <c:v>467.53800000000001</c:v>
                      </c:pt>
                      <c:pt idx="5034" formatCode="General">
                        <c:v>467.548</c:v>
                      </c:pt>
                      <c:pt idx="5035" formatCode="General">
                        <c:v>467.55799999999999</c:v>
                      </c:pt>
                      <c:pt idx="5036" formatCode="General">
                        <c:v>467.56799999999998</c:v>
                      </c:pt>
                      <c:pt idx="5037" formatCode="General">
                        <c:v>467.57799999999997</c:v>
                      </c:pt>
                      <c:pt idx="5038" formatCode="General">
                        <c:v>467.58800000000002</c:v>
                      </c:pt>
                      <c:pt idx="5039" formatCode="General">
                        <c:v>467.59800000000001</c:v>
                      </c:pt>
                      <c:pt idx="5040" formatCode="General">
                        <c:v>467.608</c:v>
                      </c:pt>
                      <c:pt idx="5041" formatCode="General">
                        <c:v>467.61799999999999</c:v>
                      </c:pt>
                      <c:pt idx="5042" formatCode="General">
                        <c:v>467.62799999999999</c:v>
                      </c:pt>
                      <c:pt idx="5043" formatCode="General">
                        <c:v>467.63799999999998</c:v>
                      </c:pt>
                      <c:pt idx="5044" formatCode="General">
                        <c:v>467.64800000000002</c:v>
                      </c:pt>
                      <c:pt idx="5045" formatCode="General">
                        <c:v>467.65800000000002</c:v>
                      </c:pt>
                      <c:pt idx="5046" formatCode="General">
                        <c:v>467.66800000000001</c:v>
                      </c:pt>
                      <c:pt idx="5047" formatCode="General">
                        <c:v>467.678</c:v>
                      </c:pt>
                      <c:pt idx="5048" formatCode="General">
                        <c:v>467.68799999999999</c:v>
                      </c:pt>
                      <c:pt idx="5049" formatCode="General">
                        <c:v>467.69799999999998</c:v>
                      </c:pt>
                      <c:pt idx="5050" formatCode="General">
                        <c:v>467.70800000000003</c:v>
                      </c:pt>
                      <c:pt idx="5051" formatCode="General">
                        <c:v>467.71800000000002</c:v>
                      </c:pt>
                      <c:pt idx="5052" formatCode="General">
                        <c:v>467.72800000000001</c:v>
                      </c:pt>
                      <c:pt idx="5053" formatCode="General">
                        <c:v>467.738</c:v>
                      </c:pt>
                      <c:pt idx="5054" formatCode="General">
                        <c:v>467.74799999999999</c:v>
                      </c:pt>
                      <c:pt idx="5055" formatCode="General">
                        <c:v>467.75799999999998</c:v>
                      </c:pt>
                      <c:pt idx="5056" formatCode="General">
                        <c:v>467.76799999999997</c:v>
                      </c:pt>
                      <c:pt idx="5057" formatCode="General">
                        <c:v>467.77800000000002</c:v>
                      </c:pt>
                      <c:pt idx="5058" formatCode="General">
                        <c:v>467.78800000000001</c:v>
                      </c:pt>
                      <c:pt idx="5059" formatCode="General">
                        <c:v>467.798</c:v>
                      </c:pt>
                      <c:pt idx="5060" formatCode="General">
                        <c:v>467.80799999999999</c:v>
                      </c:pt>
                      <c:pt idx="5061" formatCode="General">
                        <c:v>467.81799999999998</c:v>
                      </c:pt>
                      <c:pt idx="5062" formatCode="General">
                        <c:v>467.82799999999997</c:v>
                      </c:pt>
                      <c:pt idx="5063" formatCode="General">
                        <c:v>467.83800000000002</c:v>
                      </c:pt>
                      <c:pt idx="5064" formatCode="General">
                        <c:v>467.84800000000001</c:v>
                      </c:pt>
                      <c:pt idx="5065" formatCode="General">
                        <c:v>467.858</c:v>
                      </c:pt>
                      <c:pt idx="5066" formatCode="General">
                        <c:v>467.86799999999999</c:v>
                      </c:pt>
                      <c:pt idx="5067" formatCode="General">
                        <c:v>467.87799999999999</c:v>
                      </c:pt>
                      <c:pt idx="5068" formatCode="General">
                        <c:v>467.88799999999998</c:v>
                      </c:pt>
                      <c:pt idx="5069" formatCode="General">
                        <c:v>467.89800000000002</c:v>
                      </c:pt>
                      <c:pt idx="5070" formatCode="General">
                        <c:v>467.90800000000002</c:v>
                      </c:pt>
                      <c:pt idx="5071" formatCode="General">
                        <c:v>467.91800000000001</c:v>
                      </c:pt>
                      <c:pt idx="5072" formatCode="General">
                        <c:v>467.928</c:v>
                      </c:pt>
                      <c:pt idx="5073" formatCode="General">
                        <c:v>467.93799999999999</c:v>
                      </c:pt>
                      <c:pt idx="5074" formatCode="General">
                        <c:v>467.94799999999998</c:v>
                      </c:pt>
                      <c:pt idx="5075" formatCode="General">
                        <c:v>467.95800000000003</c:v>
                      </c:pt>
                      <c:pt idx="5076" formatCode="General">
                        <c:v>467.96800000000002</c:v>
                      </c:pt>
                      <c:pt idx="5077" formatCode="General">
                        <c:v>467.97800000000001</c:v>
                      </c:pt>
                      <c:pt idx="5078" formatCode="General">
                        <c:v>467.988</c:v>
                      </c:pt>
                      <c:pt idx="5079" formatCode="General">
                        <c:v>467.99799999999999</c:v>
                      </c:pt>
                      <c:pt idx="5080" formatCode="General">
                        <c:v>468.00799999999998</c:v>
                      </c:pt>
                      <c:pt idx="5081" formatCode="General">
                        <c:v>468.01799999999997</c:v>
                      </c:pt>
                      <c:pt idx="5082" formatCode="General">
                        <c:v>468.02800000000002</c:v>
                      </c:pt>
                      <c:pt idx="5083" formatCode="General">
                        <c:v>468.03800000000001</c:v>
                      </c:pt>
                      <c:pt idx="5084" formatCode="General">
                        <c:v>468.048</c:v>
                      </c:pt>
                      <c:pt idx="5085" formatCode="General">
                        <c:v>468.05799999999999</c:v>
                      </c:pt>
                      <c:pt idx="5086" formatCode="General">
                        <c:v>468.06799999999998</c:v>
                      </c:pt>
                      <c:pt idx="5087" formatCode="General">
                        <c:v>468.07799999999997</c:v>
                      </c:pt>
                      <c:pt idx="5088" formatCode="General">
                        <c:v>468.08800000000002</c:v>
                      </c:pt>
                      <c:pt idx="5089" formatCode="General">
                        <c:v>468.09800000000001</c:v>
                      </c:pt>
                      <c:pt idx="5090" formatCode="General">
                        <c:v>468.108</c:v>
                      </c:pt>
                      <c:pt idx="5091" formatCode="General">
                        <c:v>468.11799999999999</c:v>
                      </c:pt>
                      <c:pt idx="5092" formatCode="General">
                        <c:v>468.12799999999999</c:v>
                      </c:pt>
                      <c:pt idx="5093" formatCode="General">
                        <c:v>468.13799999999998</c:v>
                      </c:pt>
                      <c:pt idx="5094" formatCode="General">
                        <c:v>468.14800000000002</c:v>
                      </c:pt>
                      <c:pt idx="5095" formatCode="General">
                        <c:v>468.15800000000002</c:v>
                      </c:pt>
                      <c:pt idx="5096" formatCode="General">
                        <c:v>468.16800000000001</c:v>
                      </c:pt>
                      <c:pt idx="5097" formatCode="General">
                        <c:v>468.178</c:v>
                      </c:pt>
                      <c:pt idx="5098" formatCode="General">
                        <c:v>468.18799999999999</c:v>
                      </c:pt>
                      <c:pt idx="5099" formatCode="General">
                        <c:v>468.19799999999998</c:v>
                      </c:pt>
                      <c:pt idx="5100" formatCode="General">
                        <c:v>468.20800000000003</c:v>
                      </c:pt>
                      <c:pt idx="5101" formatCode="General">
                        <c:v>468.21800000000002</c:v>
                      </c:pt>
                      <c:pt idx="5102" formatCode="General">
                        <c:v>468.22800000000001</c:v>
                      </c:pt>
                      <c:pt idx="5103" formatCode="General">
                        <c:v>468.238</c:v>
                      </c:pt>
                      <c:pt idx="5104" formatCode="General">
                        <c:v>468.24799999999999</c:v>
                      </c:pt>
                      <c:pt idx="5105" formatCode="General">
                        <c:v>468.25799999999998</c:v>
                      </c:pt>
                      <c:pt idx="5106" formatCode="General">
                        <c:v>468.26799999999997</c:v>
                      </c:pt>
                      <c:pt idx="5107" formatCode="General">
                        <c:v>468.27800000000002</c:v>
                      </c:pt>
                      <c:pt idx="5108" formatCode="General">
                        <c:v>468.28800000000001</c:v>
                      </c:pt>
                      <c:pt idx="5109" formatCode="General">
                        <c:v>468.298</c:v>
                      </c:pt>
                      <c:pt idx="5110" formatCode="General">
                        <c:v>468.30799999999999</c:v>
                      </c:pt>
                      <c:pt idx="5111" formatCode="General">
                        <c:v>468.31799999999998</c:v>
                      </c:pt>
                      <c:pt idx="5112" formatCode="General">
                        <c:v>468.32799999999997</c:v>
                      </c:pt>
                      <c:pt idx="5113" formatCode="General">
                        <c:v>468.33800000000002</c:v>
                      </c:pt>
                      <c:pt idx="5114" formatCode="General">
                        <c:v>468.34800000000001</c:v>
                      </c:pt>
                      <c:pt idx="5115" formatCode="General">
                        <c:v>468.358</c:v>
                      </c:pt>
                      <c:pt idx="5116" formatCode="General">
                        <c:v>468.36799999999999</c:v>
                      </c:pt>
                      <c:pt idx="5117" formatCode="General">
                        <c:v>468.37799999999999</c:v>
                      </c:pt>
                      <c:pt idx="5118" formatCode="General">
                        <c:v>468.38799999999998</c:v>
                      </c:pt>
                      <c:pt idx="5119" formatCode="General">
                        <c:v>468.39800000000002</c:v>
                      </c:pt>
                      <c:pt idx="5120" formatCode="General">
                        <c:v>468.40800000000002</c:v>
                      </c:pt>
                      <c:pt idx="5121" formatCode="General">
                        <c:v>468.41800000000001</c:v>
                      </c:pt>
                      <c:pt idx="5122" formatCode="General">
                        <c:v>468.428</c:v>
                      </c:pt>
                      <c:pt idx="5123" formatCode="General">
                        <c:v>468.43799999999999</c:v>
                      </c:pt>
                      <c:pt idx="5124" formatCode="General">
                        <c:v>468.44799999999998</c:v>
                      </c:pt>
                      <c:pt idx="5125" formatCode="General">
                        <c:v>468.45800000000003</c:v>
                      </c:pt>
                      <c:pt idx="5126" formatCode="General">
                        <c:v>468.46800000000002</c:v>
                      </c:pt>
                      <c:pt idx="5127" formatCode="General">
                        <c:v>468.47800000000001</c:v>
                      </c:pt>
                      <c:pt idx="5128" formatCode="General">
                        <c:v>468.488</c:v>
                      </c:pt>
                      <c:pt idx="5129" formatCode="General">
                        <c:v>468.49799999999999</c:v>
                      </c:pt>
                      <c:pt idx="5130" formatCode="General">
                        <c:v>468.50799999999998</c:v>
                      </c:pt>
                      <c:pt idx="5131" formatCode="General">
                        <c:v>468.51799999999997</c:v>
                      </c:pt>
                      <c:pt idx="5132" formatCode="General">
                        <c:v>468.52800000000002</c:v>
                      </c:pt>
                      <c:pt idx="5133" formatCode="General">
                        <c:v>468.53800000000001</c:v>
                      </c:pt>
                      <c:pt idx="5134" formatCode="General">
                        <c:v>468.548</c:v>
                      </c:pt>
                      <c:pt idx="5135" formatCode="General">
                        <c:v>468.55799999999999</c:v>
                      </c:pt>
                      <c:pt idx="5136" formatCode="General">
                        <c:v>468.56799999999998</c:v>
                      </c:pt>
                      <c:pt idx="5137" formatCode="General">
                        <c:v>468.57799999999997</c:v>
                      </c:pt>
                      <c:pt idx="5138" formatCode="General">
                        <c:v>468.58800000000002</c:v>
                      </c:pt>
                      <c:pt idx="5139" formatCode="General">
                        <c:v>468.59800000000001</c:v>
                      </c:pt>
                      <c:pt idx="5140" formatCode="General">
                        <c:v>468.608</c:v>
                      </c:pt>
                      <c:pt idx="5141" formatCode="General">
                        <c:v>468.61799999999999</c:v>
                      </c:pt>
                      <c:pt idx="5142" formatCode="General">
                        <c:v>468.62799999999999</c:v>
                      </c:pt>
                      <c:pt idx="5143" formatCode="General">
                        <c:v>468.63799999999998</c:v>
                      </c:pt>
                      <c:pt idx="5144" formatCode="General">
                        <c:v>468.64800000000002</c:v>
                      </c:pt>
                      <c:pt idx="5145" formatCode="General">
                        <c:v>468.65800000000002</c:v>
                      </c:pt>
                      <c:pt idx="5146" formatCode="General">
                        <c:v>468.66800000000001</c:v>
                      </c:pt>
                      <c:pt idx="5147" formatCode="General">
                        <c:v>468.678</c:v>
                      </c:pt>
                      <c:pt idx="5148" formatCode="General">
                        <c:v>468.68799999999999</c:v>
                      </c:pt>
                      <c:pt idx="5149" formatCode="General">
                        <c:v>468.69799999999998</c:v>
                      </c:pt>
                      <c:pt idx="5150" formatCode="General">
                        <c:v>468.70800000000003</c:v>
                      </c:pt>
                      <c:pt idx="5151" formatCode="General">
                        <c:v>468.71800000000002</c:v>
                      </c:pt>
                      <c:pt idx="5152" formatCode="General">
                        <c:v>468.72800000000001</c:v>
                      </c:pt>
                      <c:pt idx="5153" formatCode="General">
                        <c:v>468.738</c:v>
                      </c:pt>
                      <c:pt idx="5154" formatCode="General">
                        <c:v>468.74799999999999</c:v>
                      </c:pt>
                      <c:pt idx="5155" formatCode="General">
                        <c:v>468.75799999999998</c:v>
                      </c:pt>
                      <c:pt idx="5156" formatCode="General">
                        <c:v>468.76799999999997</c:v>
                      </c:pt>
                      <c:pt idx="5157" formatCode="General">
                        <c:v>468.77800000000002</c:v>
                      </c:pt>
                      <c:pt idx="5158" formatCode="General">
                        <c:v>468.78800000000001</c:v>
                      </c:pt>
                      <c:pt idx="5159" formatCode="General">
                        <c:v>468.798</c:v>
                      </c:pt>
                      <c:pt idx="5160" formatCode="General">
                        <c:v>468.80799999999999</c:v>
                      </c:pt>
                      <c:pt idx="5161" formatCode="General">
                        <c:v>468.81799999999998</c:v>
                      </c:pt>
                      <c:pt idx="5162" formatCode="General">
                        <c:v>468.82799999999997</c:v>
                      </c:pt>
                      <c:pt idx="5163" formatCode="General">
                        <c:v>468.83800000000002</c:v>
                      </c:pt>
                      <c:pt idx="5164" formatCode="General">
                        <c:v>468.84800000000001</c:v>
                      </c:pt>
                      <c:pt idx="5165" formatCode="General">
                        <c:v>468.858</c:v>
                      </c:pt>
                      <c:pt idx="5166" formatCode="General">
                        <c:v>468.86799999999999</c:v>
                      </c:pt>
                      <c:pt idx="5167" formatCode="General">
                        <c:v>468.87799999999999</c:v>
                      </c:pt>
                      <c:pt idx="5168" formatCode="General">
                        <c:v>468.88799999999998</c:v>
                      </c:pt>
                      <c:pt idx="5169" formatCode="General">
                        <c:v>468.89800000000002</c:v>
                      </c:pt>
                      <c:pt idx="5170" formatCode="General">
                        <c:v>468.90800000000002</c:v>
                      </c:pt>
                      <c:pt idx="5171" formatCode="General">
                        <c:v>468.91800000000001</c:v>
                      </c:pt>
                      <c:pt idx="5172" formatCode="General">
                        <c:v>468.928</c:v>
                      </c:pt>
                      <c:pt idx="5173" formatCode="General">
                        <c:v>468.93799999999999</c:v>
                      </c:pt>
                      <c:pt idx="5174" formatCode="General">
                        <c:v>468.94799999999998</c:v>
                      </c:pt>
                      <c:pt idx="5175" formatCode="General">
                        <c:v>468.95800000000003</c:v>
                      </c:pt>
                      <c:pt idx="5176" formatCode="General">
                        <c:v>468.96800000000002</c:v>
                      </c:pt>
                      <c:pt idx="5177" formatCode="General">
                        <c:v>468.97800000000001</c:v>
                      </c:pt>
                      <c:pt idx="5178" formatCode="General">
                        <c:v>468.988</c:v>
                      </c:pt>
                      <c:pt idx="5179" formatCode="General">
                        <c:v>468.99799999999999</c:v>
                      </c:pt>
                      <c:pt idx="5180" formatCode="General">
                        <c:v>469.00799999999998</c:v>
                      </c:pt>
                      <c:pt idx="5181" formatCode="General">
                        <c:v>469.01799999999997</c:v>
                      </c:pt>
                      <c:pt idx="5182" formatCode="General">
                        <c:v>469.02800000000002</c:v>
                      </c:pt>
                      <c:pt idx="5183" formatCode="General">
                        <c:v>469.03800000000001</c:v>
                      </c:pt>
                      <c:pt idx="5184" formatCode="General">
                        <c:v>469.048</c:v>
                      </c:pt>
                      <c:pt idx="5185" formatCode="General">
                        <c:v>469.05799999999999</c:v>
                      </c:pt>
                      <c:pt idx="5186" formatCode="General">
                        <c:v>469.06799999999998</c:v>
                      </c:pt>
                      <c:pt idx="5187" formatCode="General">
                        <c:v>469.07799999999997</c:v>
                      </c:pt>
                      <c:pt idx="5188" formatCode="General">
                        <c:v>469.08800000000002</c:v>
                      </c:pt>
                      <c:pt idx="5189" formatCode="General">
                        <c:v>469.09800000000001</c:v>
                      </c:pt>
                      <c:pt idx="5190" formatCode="General">
                        <c:v>469.108</c:v>
                      </c:pt>
                      <c:pt idx="5191" formatCode="General">
                        <c:v>469.11799999999999</c:v>
                      </c:pt>
                      <c:pt idx="5192" formatCode="General">
                        <c:v>469.12799999999999</c:v>
                      </c:pt>
                      <c:pt idx="5193" formatCode="General">
                        <c:v>469.13799999999998</c:v>
                      </c:pt>
                      <c:pt idx="5194" formatCode="General">
                        <c:v>469.14800000000002</c:v>
                      </c:pt>
                      <c:pt idx="5195" formatCode="General">
                        <c:v>469.15800000000002</c:v>
                      </c:pt>
                      <c:pt idx="5196" formatCode="General">
                        <c:v>469.16800000000001</c:v>
                      </c:pt>
                      <c:pt idx="5197" formatCode="General">
                        <c:v>469.178</c:v>
                      </c:pt>
                      <c:pt idx="5198" formatCode="General">
                        <c:v>469.18799999999999</c:v>
                      </c:pt>
                      <c:pt idx="5199" formatCode="General">
                        <c:v>469.19799999999998</c:v>
                      </c:pt>
                      <c:pt idx="5200" formatCode="General">
                        <c:v>469.20800000000003</c:v>
                      </c:pt>
                      <c:pt idx="5201" formatCode="General">
                        <c:v>469.21800000000002</c:v>
                      </c:pt>
                      <c:pt idx="5202" formatCode="General">
                        <c:v>469.22800000000001</c:v>
                      </c:pt>
                      <c:pt idx="5203" formatCode="General">
                        <c:v>469.238</c:v>
                      </c:pt>
                      <c:pt idx="5204" formatCode="General">
                        <c:v>469.24799999999999</c:v>
                      </c:pt>
                      <c:pt idx="5205" formatCode="General">
                        <c:v>469.25799999999998</c:v>
                      </c:pt>
                      <c:pt idx="5206" formatCode="General">
                        <c:v>469.26799999999997</c:v>
                      </c:pt>
                      <c:pt idx="5207" formatCode="General">
                        <c:v>469.27800000000002</c:v>
                      </c:pt>
                      <c:pt idx="5208" formatCode="General">
                        <c:v>469.28800000000001</c:v>
                      </c:pt>
                      <c:pt idx="5209" formatCode="General">
                        <c:v>469.298</c:v>
                      </c:pt>
                      <c:pt idx="5210" formatCode="General">
                        <c:v>469.30799999999999</c:v>
                      </c:pt>
                      <c:pt idx="5211" formatCode="General">
                        <c:v>469.31799999999998</c:v>
                      </c:pt>
                      <c:pt idx="5212" formatCode="General">
                        <c:v>469.32799999999997</c:v>
                      </c:pt>
                      <c:pt idx="5213" formatCode="General">
                        <c:v>469.33800000000002</c:v>
                      </c:pt>
                      <c:pt idx="5214" formatCode="General">
                        <c:v>469.34800000000001</c:v>
                      </c:pt>
                      <c:pt idx="5215" formatCode="General">
                        <c:v>469.358</c:v>
                      </c:pt>
                      <c:pt idx="5216" formatCode="General">
                        <c:v>469.36799999999999</c:v>
                      </c:pt>
                      <c:pt idx="5217" formatCode="General">
                        <c:v>469.37799999999999</c:v>
                      </c:pt>
                      <c:pt idx="5218" formatCode="General">
                        <c:v>469.38799999999998</c:v>
                      </c:pt>
                      <c:pt idx="5219" formatCode="General">
                        <c:v>469.39800000000002</c:v>
                      </c:pt>
                      <c:pt idx="5220" formatCode="General">
                        <c:v>469.40800000000002</c:v>
                      </c:pt>
                      <c:pt idx="5221" formatCode="General">
                        <c:v>469.41800000000001</c:v>
                      </c:pt>
                      <c:pt idx="5222" formatCode="General">
                        <c:v>469.428</c:v>
                      </c:pt>
                      <c:pt idx="5223" formatCode="General">
                        <c:v>469.43799999999999</c:v>
                      </c:pt>
                      <c:pt idx="5224" formatCode="General">
                        <c:v>469.44799999999998</c:v>
                      </c:pt>
                      <c:pt idx="5225" formatCode="General">
                        <c:v>469.45800000000003</c:v>
                      </c:pt>
                      <c:pt idx="5226" formatCode="General">
                        <c:v>469.46800000000002</c:v>
                      </c:pt>
                      <c:pt idx="5227" formatCode="General">
                        <c:v>469.47800000000001</c:v>
                      </c:pt>
                      <c:pt idx="5228" formatCode="General">
                        <c:v>469.488</c:v>
                      </c:pt>
                      <c:pt idx="5229" formatCode="General">
                        <c:v>469.49799999999999</c:v>
                      </c:pt>
                      <c:pt idx="5230" formatCode="General">
                        <c:v>469.50799999999998</c:v>
                      </c:pt>
                      <c:pt idx="5231" formatCode="General">
                        <c:v>469.51799999999997</c:v>
                      </c:pt>
                      <c:pt idx="5232" formatCode="General">
                        <c:v>469.52800000000002</c:v>
                      </c:pt>
                      <c:pt idx="5233" formatCode="General">
                        <c:v>469.53800000000001</c:v>
                      </c:pt>
                      <c:pt idx="5234" formatCode="General">
                        <c:v>469.548</c:v>
                      </c:pt>
                      <c:pt idx="5235" formatCode="General">
                        <c:v>469.55799999999999</c:v>
                      </c:pt>
                      <c:pt idx="5236" formatCode="General">
                        <c:v>469.56799999999998</c:v>
                      </c:pt>
                      <c:pt idx="5237" formatCode="General">
                        <c:v>469.57799999999997</c:v>
                      </c:pt>
                      <c:pt idx="5238" formatCode="General">
                        <c:v>469.58800000000002</c:v>
                      </c:pt>
                      <c:pt idx="5239" formatCode="General">
                        <c:v>469.59800000000001</c:v>
                      </c:pt>
                      <c:pt idx="5240" formatCode="General">
                        <c:v>469.608</c:v>
                      </c:pt>
                      <c:pt idx="5241" formatCode="General">
                        <c:v>469.61799999999999</c:v>
                      </c:pt>
                      <c:pt idx="5242" formatCode="General">
                        <c:v>469.62799999999999</c:v>
                      </c:pt>
                      <c:pt idx="5243" formatCode="General">
                        <c:v>469.63799999999998</c:v>
                      </c:pt>
                      <c:pt idx="5244" formatCode="General">
                        <c:v>469.64800000000002</c:v>
                      </c:pt>
                      <c:pt idx="5245" formatCode="General">
                        <c:v>469.65800000000002</c:v>
                      </c:pt>
                      <c:pt idx="5246" formatCode="General">
                        <c:v>469.66800000000001</c:v>
                      </c:pt>
                      <c:pt idx="5247" formatCode="General">
                        <c:v>469.678</c:v>
                      </c:pt>
                      <c:pt idx="5248" formatCode="General">
                        <c:v>469.68799999999999</c:v>
                      </c:pt>
                      <c:pt idx="5249" formatCode="General">
                        <c:v>469.69799999999998</c:v>
                      </c:pt>
                      <c:pt idx="5250" formatCode="General">
                        <c:v>469.70800000000003</c:v>
                      </c:pt>
                      <c:pt idx="5251" formatCode="General">
                        <c:v>469.71800000000002</c:v>
                      </c:pt>
                      <c:pt idx="5252" formatCode="General">
                        <c:v>469.72800000000001</c:v>
                      </c:pt>
                      <c:pt idx="5253" formatCode="General">
                        <c:v>469.738</c:v>
                      </c:pt>
                      <c:pt idx="5254" formatCode="General">
                        <c:v>469.74799999999999</c:v>
                      </c:pt>
                      <c:pt idx="5255" formatCode="General">
                        <c:v>469.75799999999998</c:v>
                      </c:pt>
                      <c:pt idx="5256" formatCode="General">
                        <c:v>469.76799999999997</c:v>
                      </c:pt>
                      <c:pt idx="5257" formatCode="General">
                        <c:v>469.77800000000002</c:v>
                      </c:pt>
                      <c:pt idx="5258" formatCode="General">
                        <c:v>469.78800000000001</c:v>
                      </c:pt>
                      <c:pt idx="5259" formatCode="General">
                        <c:v>469.798</c:v>
                      </c:pt>
                      <c:pt idx="5260" formatCode="General">
                        <c:v>469.80799999999999</c:v>
                      </c:pt>
                      <c:pt idx="5261" formatCode="General">
                        <c:v>469.81799999999998</c:v>
                      </c:pt>
                      <c:pt idx="5262" formatCode="General">
                        <c:v>469.82799999999997</c:v>
                      </c:pt>
                      <c:pt idx="5263" formatCode="General">
                        <c:v>469.83800000000002</c:v>
                      </c:pt>
                      <c:pt idx="5264" formatCode="General">
                        <c:v>469.84800000000001</c:v>
                      </c:pt>
                      <c:pt idx="5265" formatCode="General">
                        <c:v>469.858</c:v>
                      </c:pt>
                      <c:pt idx="5266" formatCode="General">
                        <c:v>469.86799999999999</c:v>
                      </c:pt>
                      <c:pt idx="5267" formatCode="General">
                        <c:v>469.87799999999999</c:v>
                      </c:pt>
                      <c:pt idx="5268" formatCode="General">
                        <c:v>469.88799999999998</c:v>
                      </c:pt>
                      <c:pt idx="5269" formatCode="General">
                        <c:v>469.89800000000002</c:v>
                      </c:pt>
                      <c:pt idx="5270" formatCode="General">
                        <c:v>469.90800000000002</c:v>
                      </c:pt>
                      <c:pt idx="5271" formatCode="General">
                        <c:v>469.91800000000001</c:v>
                      </c:pt>
                      <c:pt idx="5272" formatCode="General">
                        <c:v>469.928</c:v>
                      </c:pt>
                      <c:pt idx="5273" formatCode="General">
                        <c:v>469.93799999999999</c:v>
                      </c:pt>
                      <c:pt idx="5274" formatCode="General">
                        <c:v>469.94799999999998</c:v>
                      </c:pt>
                      <c:pt idx="5275" formatCode="General">
                        <c:v>469.95800000000003</c:v>
                      </c:pt>
                      <c:pt idx="5276" formatCode="General">
                        <c:v>469.96800000000002</c:v>
                      </c:pt>
                      <c:pt idx="5277" formatCode="General">
                        <c:v>469.97800000000001</c:v>
                      </c:pt>
                      <c:pt idx="5278" formatCode="General">
                        <c:v>469.988</c:v>
                      </c:pt>
                      <c:pt idx="5279" formatCode="General">
                        <c:v>469.99799999999999</c:v>
                      </c:pt>
                      <c:pt idx="5280" formatCode="General">
                        <c:v>470.00799999999998</c:v>
                      </c:pt>
                      <c:pt idx="5281" formatCode="General">
                        <c:v>470.01799999999997</c:v>
                      </c:pt>
                      <c:pt idx="5282" formatCode="General">
                        <c:v>470.02800000000002</c:v>
                      </c:pt>
                      <c:pt idx="5283" formatCode="General">
                        <c:v>470.03800000000001</c:v>
                      </c:pt>
                      <c:pt idx="5284" formatCode="General">
                        <c:v>470.048</c:v>
                      </c:pt>
                      <c:pt idx="5285" formatCode="General">
                        <c:v>470.05799999999999</c:v>
                      </c:pt>
                      <c:pt idx="5286" formatCode="General">
                        <c:v>470.06799999999998</c:v>
                      </c:pt>
                      <c:pt idx="5287" formatCode="General">
                        <c:v>470.07799999999997</c:v>
                      </c:pt>
                      <c:pt idx="5288" formatCode="General">
                        <c:v>470.08800000000002</c:v>
                      </c:pt>
                      <c:pt idx="5289" formatCode="General">
                        <c:v>470.09800000000001</c:v>
                      </c:pt>
                      <c:pt idx="5290" formatCode="General">
                        <c:v>470.108</c:v>
                      </c:pt>
                      <c:pt idx="5291" formatCode="General">
                        <c:v>470.11799999999999</c:v>
                      </c:pt>
                      <c:pt idx="5292" formatCode="General">
                        <c:v>470.12799999999999</c:v>
                      </c:pt>
                      <c:pt idx="5293" formatCode="General">
                        <c:v>470.13799999999998</c:v>
                      </c:pt>
                      <c:pt idx="5294" formatCode="General">
                        <c:v>470.14800000000002</c:v>
                      </c:pt>
                      <c:pt idx="5295" formatCode="General">
                        <c:v>470.15800000000002</c:v>
                      </c:pt>
                      <c:pt idx="5296" formatCode="General">
                        <c:v>470.16800000000001</c:v>
                      </c:pt>
                      <c:pt idx="5297" formatCode="General">
                        <c:v>470.178</c:v>
                      </c:pt>
                      <c:pt idx="5298" formatCode="General">
                        <c:v>470.18799999999999</c:v>
                      </c:pt>
                      <c:pt idx="5299" formatCode="General">
                        <c:v>470.19799999999998</c:v>
                      </c:pt>
                      <c:pt idx="5300" formatCode="General">
                        <c:v>470.20800000000003</c:v>
                      </c:pt>
                      <c:pt idx="5301" formatCode="General">
                        <c:v>470.21800000000002</c:v>
                      </c:pt>
                      <c:pt idx="5302" formatCode="General">
                        <c:v>470.22800000000001</c:v>
                      </c:pt>
                      <c:pt idx="5303" formatCode="General">
                        <c:v>470.238</c:v>
                      </c:pt>
                      <c:pt idx="5304" formatCode="General">
                        <c:v>470.24799999999999</c:v>
                      </c:pt>
                      <c:pt idx="5305" formatCode="General">
                        <c:v>470.25799999999998</c:v>
                      </c:pt>
                      <c:pt idx="5306" formatCode="General">
                        <c:v>470.26799999999997</c:v>
                      </c:pt>
                      <c:pt idx="5307" formatCode="General">
                        <c:v>470.27800000000002</c:v>
                      </c:pt>
                      <c:pt idx="5308" formatCode="General">
                        <c:v>470.28800000000001</c:v>
                      </c:pt>
                      <c:pt idx="5309" formatCode="General">
                        <c:v>470.298</c:v>
                      </c:pt>
                      <c:pt idx="5310" formatCode="General">
                        <c:v>470.30799999999999</c:v>
                      </c:pt>
                      <c:pt idx="5311" formatCode="General">
                        <c:v>470.31799999999998</c:v>
                      </c:pt>
                      <c:pt idx="5312" formatCode="General">
                        <c:v>470.32799999999997</c:v>
                      </c:pt>
                      <c:pt idx="5313" formatCode="General">
                        <c:v>470.33800000000002</c:v>
                      </c:pt>
                      <c:pt idx="5314" formatCode="General">
                        <c:v>470.34800000000001</c:v>
                      </c:pt>
                      <c:pt idx="5315" formatCode="General">
                        <c:v>470.358</c:v>
                      </c:pt>
                      <c:pt idx="5316" formatCode="General">
                        <c:v>470.36799999999999</c:v>
                      </c:pt>
                      <c:pt idx="5317" formatCode="General">
                        <c:v>470.37799999999999</c:v>
                      </c:pt>
                      <c:pt idx="5318" formatCode="General">
                        <c:v>470.38799999999998</c:v>
                      </c:pt>
                      <c:pt idx="5319" formatCode="General">
                        <c:v>470.39800000000002</c:v>
                      </c:pt>
                      <c:pt idx="5320" formatCode="General">
                        <c:v>470.40800000000002</c:v>
                      </c:pt>
                      <c:pt idx="5321" formatCode="General">
                        <c:v>470.41800000000001</c:v>
                      </c:pt>
                      <c:pt idx="5322" formatCode="General">
                        <c:v>470.428</c:v>
                      </c:pt>
                      <c:pt idx="5323" formatCode="General">
                        <c:v>470.43799999999999</c:v>
                      </c:pt>
                      <c:pt idx="5324" formatCode="General">
                        <c:v>470.44799999999998</c:v>
                      </c:pt>
                      <c:pt idx="5325" formatCode="General">
                        <c:v>470.45800000000003</c:v>
                      </c:pt>
                      <c:pt idx="5326" formatCode="General">
                        <c:v>470.46800000000002</c:v>
                      </c:pt>
                      <c:pt idx="5327" formatCode="General">
                        <c:v>470.47800000000001</c:v>
                      </c:pt>
                      <c:pt idx="5328" formatCode="General">
                        <c:v>470.488</c:v>
                      </c:pt>
                      <c:pt idx="5329" formatCode="General">
                        <c:v>470.49799999999999</c:v>
                      </c:pt>
                      <c:pt idx="5330" formatCode="General">
                        <c:v>470.50799999999998</c:v>
                      </c:pt>
                      <c:pt idx="5331" formatCode="General">
                        <c:v>470.51799999999997</c:v>
                      </c:pt>
                      <c:pt idx="5332" formatCode="General">
                        <c:v>470.52800000000002</c:v>
                      </c:pt>
                      <c:pt idx="5333" formatCode="General">
                        <c:v>470.53800000000001</c:v>
                      </c:pt>
                      <c:pt idx="5334" formatCode="General">
                        <c:v>470.548</c:v>
                      </c:pt>
                      <c:pt idx="5335" formatCode="General">
                        <c:v>470.55799999999999</c:v>
                      </c:pt>
                      <c:pt idx="5336" formatCode="General">
                        <c:v>470.56799999999998</c:v>
                      </c:pt>
                      <c:pt idx="5337" formatCode="General">
                        <c:v>470.57799999999997</c:v>
                      </c:pt>
                      <c:pt idx="5338" formatCode="General">
                        <c:v>470.58800000000002</c:v>
                      </c:pt>
                      <c:pt idx="5339" formatCode="General">
                        <c:v>470.59800000000001</c:v>
                      </c:pt>
                      <c:pt idx="5340" formatCode="General">
                        <c:v>470.608</c:v>
                      </c:pt>
                      <c:pt idx="5341" formatCode="General">
                        <c:v>470.61799999999999</c:v>
                      </c:pt>
                      <c:pt idx="5342" formatCode="General">
                        <c:v>470.62799999999999</c:v>
                      </c:pt>
                      <c:pt idx="5343" formatCode="General">
                        <c:v>470.63799999999998</c:v>
                      </c:pt>
                      <c:pt idx="5344" formatCode="General">
                        <c:v>470.64800000000002</c:v>
                      </c:pt>
                      <c:pt idx="5345" formatCode="General">
                        <c:v>470.65800000000002</c:v>
                      </c:pt>
                      <c:pt idx="5346" formatCode="General">
                        <c:v>470.66800000000001</c:v>
                      </c:pt>
                      <c:pt idx="5347" formatCode="General">
                        <c:v>470.678</c:v>
                      </c:pt>
                      <c:pt idx="5348" formatCode="General">
                        <c:v>470.68799999999999</c:v>
                      </c:pt>
                      <c:pt idx="5349" formatCode="General">
                        <c:v>470.69799999999998</c:v>
                      </c:pt>
                      <c:pt idx="5350" formatCode="General">
                        <c:v>470.70800000000003</c:v>
                      </c:pt>
                      <c:pt idx="5351" formatCode="General">
                        <c:v>470.71800000000002</c:v>
                      </c:pt>
                      <c:pt idx="5352" formatCode="General">
                        <c:v>470.72800000000001</c:v>
                      </c:pt>
                      <c:pt idx="5353" formatCode="General">
                        <c:v>470.738</c:v>
                      </c:pt>
                      <c:pt idx="5354" formatCode="General">
                        <c:v>470.74799999999999</c:v>
                      </c:pt>
                      <c:pt idx="5355" formatCode="General">
                        <c:v>470.75799999999998</c:v>
                      </c:pt>
                      <c:pt idx="5356" formatCode="General">
                        <c:v>470.76799999999997</c:v>
                      </c:pt>
                      <c:pt idx="5357" formatCode="General">
                        <c:v>470.77800000000002</c:v>
                      </c:pt>
                      <c:pt idx="5358" formatCode="General">
                        <c:v>470.78800000000001</c:v>
                      </c:pt>
                      <c:pt idx="5359" formatCode="General">
                        <c:v>470.798</c:v>
                      </c:pt>
                      <c:pt idx="5360" formatCode="General">
                        <c:v>470.80799999999999</c:v>
                      </c:pt>
                      <c:pt idx="5361" formatCode="General">
                        <c:v>470.81799999999998</c:v>
                      </c:pt>
                      <c:pt idx="5362" formatCode="General">
                        <c:v>470.82799999999997</c:v>
                      </c:pt>
                      <c:pt idx="5363" formatCode="General">
                        <c:v>470.83800000000002</c:v>
                      </c:pt>
                      <c:pt idx="5364" formatCode="General">
                        <c:v>470.84800000000001</c:v>
                      </c:pt>
                      <c:pt idx="5365" formatCode="General">
                        <c:v>470.858</c:v>
                      </c:pt>
                      <c:pt idx="5366" formatCode="General">
                        <c:v>470.86799999999999</c:v>
                      </c:pt>
                      <c:pt idx="5367" formatCode="General">
                        <c:v>470.87799999999999</c:v>
                      </c:pt>
                      <c:pt idx="5368" formatCode="General">
                        <c:v>470.88799999999998</c:v>
                      </c:pt>
                      <c:pt idx="5369" formatCode="General">
                        <c:v>470.89800000000002</c:v>
                      </c:pt>
                      <c:pt idx="5370" formatCode="General">
                        <c:v>470.90800000000002</c:v>
                      </c:pt>
                      <c:pt idx="5371" formatCode="General">
                        <c:v>470.91800000000001</c:v>
                      </c:pt>
                      <c:pt idx="5372" formatCode="General">
                        <c:v>470.928</c:v>
                      </c:pt>
                      <c:pt idx="5373" formatCode="General">
                        <c:v>470.93799999999999</c:v>
                      </c:pt>
                      <c:pt idx="5374" formatCode="General">
                        <c:v>470.94799999999998</c:v>
                      </c:pt>
                      <c:pt idx="5375" formatCode="General">
                        <c:v>470.95800000000003</c:v>
                      </c:pt>
                      <c:pt idx="5376" formatCode="General">
                        <c:v>470.96800000000002</c:v>
                      </c:pt>
                      <c:pt idx="5377" formatCode="General">
                        <c:v>470.97800000000001</c:v>
                      </c:pt>
                      <c:pt idx="5378" formatCode="General">
                        <c:v>470.988</c:v>
                      </c:pt>
                      <c:pt idx="5379" formatCode="General">
                        <c:v>470.99799999999999</c:v>
                      </c:pt>
                      <c:pt idx="5380" formatCode="General">
                        <c:v>471.00799999999998</c:v>
                      </c:pt>
                      <c:pt idx="5381" formatCode="General">
                        <c:v>471.01799999999997</c:v>
                      </c:pt>
                      <c:pt idx="5382" formatCode="General">
                        <c:v>471.02800000000002</c:v>
                      </c:pt>
                      <c:pt idx="5383" formatCode="General">
                        <c:v>471.03800000000001</c:v>
                      </c:pt>
                      <c:pt idx="5384" formatCode="General">
                        <c:v>471.048</c:v>
                      </c:pt>
                      <c:pt idx="5385" formatCode="General">
                        <c:v>471.05799999999999</c:v>
                      </c:pt>
                      <c:pt idx="5386" formatCode="General">
                        <c:v>471.06799999999998</c:v>
                      </c:pt>
                      <c:pt idx="5387" formatCode="General">
                        <c:v>471.07799999999997</c:v>
                      </c:pt>
                      <c:pt idx="5388" formatCode="General">
                        <c:v>471.08800000000002</c:v>
                      </c:pt>
                      <c:pt idx="5389" formatCode="General">
                        <c:v>471.09800000000001</c:v>
                      </c:pt>
                      <c:pt idx="5390" formatCode="General">
                        <c:v>471.108</c:v>
                      </c:pt>
                      <c:pt idx="5391" formatCode="General">
                        <c:v>471.11799999999999</c:v>
                      </c:pt>
                      <c:pt idx="5392" formatCode="General">
                        <c:v>471.12799999999999</c:v>
                      </c:pt>
                      <c:pt idx="5393" formatCode="General">
                        <c:v>471.13799999999998</c:v>
                      </c:pt>
                      <c:pt idx="5394" formatCode="General">
                        <c:v>471.14800000000002</c:v>
                      </c:pt>
                      <c:pt idx="5395" formatCode="General">
                        <c:v>471.15800000000002</c:v>
                      </c:pt>
                      <c:pt idx="5396" formatCode="General">
                        <c:v>471.16800000000001</c:v>
                      </c:pt>
                      <c:pt idx="5397" formatCode="General">
                        <c:v>471.178</c:v>
                      </c:pt>
                      <c:pt idx="5398" formatCode="General">
                        <c:v>471.18799999999999</c:v>
                      </c:pt>
                      <c:pt idx="5399" formatCode="General">
                        <c:v>471.19799999999998</c:v>
                      </c:pt>
                      <c:pt idx="5400" formatCode="General">
                        <c:v>471.20800000000003</c:v>
                      </c:pt>
                      <c:pt idx="5401" formatCode="General">
                        <c:v>471.21800000000002</c:v>
                      </c:pt>
                      <c:pt idx="5402" formatCode="General">
                        <c:v>471.22800000000001</c:v>
                      </c:pt>
                      <c:pt idx="5403" formatCode="General">
                        <c:v>471.238</c:v>
                      </c:pt>
                      <c:pt idx="5404" formatCode="General">
                        <c:v>471.24799999999999</c:v>
                      </c:pt>
                      <c:pt idx="5405" formatCode="General">
                        <c:v>471.25799999999998</c:v>
                      </c:pt>
                      <c:pt idx="5406" formatCode="General">
                        <c:v>471.26799999999997</c:v>
                      </c:pt>
                      <c:pt idx="5407" formatCode="General">
                        <c:v>471.27800000000002</c:v>
                      </c:pt>
                      <c:pt idx="5408" formatCode="General">
                        <c:v>471.28800000000001</c:v>
                      </c:pt>
                      <c:pt idx="5409" formatCode="General">
                        <c:v>471.298</c:v>
                      </c:pt>
                      <c:pt idx="5410" formatCode="General">
                        <c:v>471.30799999999999</c:v>
                      </c:pt>
                      <c:pt idx="5411" formatCode="General">
                        <c:v>471.31799999999998</c:v>
                      </c:pt>
                      <c:pt idx="5412" formatCode="General">
                        <c:v>471.32799999999997</c:v>
                      </c:pt>
                      <c:pt idx="5413" formatCode="General">
                        <c:v>471.33800000000002</c:v>
                      </c:pt>
                      <c:pt idx="5414" formatCode="General">
                        <c:v>471.34800000000001</c:v>
                      </c:pt>
                      <c:pt idx="5415" formatCode="General">
                        <c:v>471.358</c:v>
                      </c:pt>
                      <c:pt idx="5416" formatCode="General">
                        <c:v>471.36799999999999</c:v>
                      </c:pt>
                      <c:pt idx="5417" formatCode="General">
                        <c:v>471.37799999999999</c:v>
                      </c:pt>
                      <c:pt idx="5418" formatCode="General">
                        <c:v>471.38799999999998</c:v>
                      </c:pt>
                      <c:pt idx="5419" formatCode="General">
                        <c:v>471.39800000000002</c:v>
                      </c:pt>
                      <c:pt idx="5420" formatCode="General">
                        <c:v>471.40800000000002</c:v>
                      </c:pt>
                      <c:pt idx="5421" formatCode="General">
                        <c:v>471.41800000000001</c:v>
                      </c:pt>
                      <c:pt idx="5422" formatCode="General">
                        <c:v>471.428</c:v>
                      </c:pt>
                      <c:pt idx="5423" formatCode="General">
                        <c:v>471.43799999999999</c:v>
                      </c:pt>
                      <c:pt idx="5424" formatCode="General">
                        <c:v>471.44799999999998</c:v>
                      </c:pt>
                      <c:pt idx="5425" formatCode="General">
                        <c:v>471.45800000000003</c:v>
                      </c:pt>
                      <c:pt idx="5426" formatCode="General">
                        <c:v>471.46800000000002</c:v>
                      </c:pt>
                      <c:pt idx="5427" formatCode="General">
                        <c:v>471.47800000000001</c:v>
                      </c:pt>
                      <c:pt idx="5428" formatCode="General">
                        <c:v>471.488</c:v>
                      </c:pt>
                      <c:pt idx="5429" formatCode="General">
                        <c:v>471.49799999999999</c:v>
                      </c:pt>
                      <c:pt idx="5430" formatCode="General">
                        <c:v>471.50799999999998</c:v>
                      </c:pt>
                      <c:pt idx="5431" formatCode="General">
                        <c:v>471.51799999999997</c:v>
                      </c:pt>
                      <c:pt idx="5432" formatCode="General">
                        <c:v>471.52800000000002</c:v>
                      </c:pt>
                      <c:pt idx="5433" formatCode="General">
                        <c:v>471.53800000000001</c:v>
                      </c:pt>
                      <c:pt idx="5434" formatCode="General">
                        <c:v>471.548</c:v>
                      </c:pt>
                      <c:pt idx="5435" formatCode="General">
                        <c:v>471.55799999999999</c:v>
                      </c:pt>
                      <c:pt idx="5436" formatCode="General">
                        <c:v>471.56799999999998</c:v>
                      </c:pt>
                      <c:pt idx="5437" formatCode="General">
                        <c:v>471.57799999999997</c:v>
                      </c:pt>
                      <c:pt idx="5438" formatCode="General">
                        <c:v>471.58800000000002</c:v>
                      </c:pt>
                      <c:pt idx="5439" formatCode="General">
                        <c:v>471.59800000000001</c:v>
                      </c:pt>
                      <c:pt idx="5440" formatCode="General">
                        <c:v>471.608</c:v>
                      </c:pt>
                      <c:pt idx="5441" formatCode="General">
                        <c:v>471.61799999999999</c:v>
                      </c:pt>
                      <c:pt idx="5442" formatCode="General">
                        <c:v>471.62799999999999</c:v>
                      </c:pt>
                      <c:pt idx="5443" formatCode="General">
                        <c:v>471.63799999999998</c:v>
                      </c:pt>
                      <c:pt idx="5444" formatCode="General">
                        <c:v>471.64800000000002</c:v>
                      </c:pt>
                      <c:pt idx="5445" formatCode="General">
                        <c:v>471.65800000000002</c:v>
                      </c:pt>
                      <c:pt idx="5446" formatCode="General">
                        <c:v>471.66800000000001</c:v>
                      </c:pt>
                      <c:pt idx="5447" formatCode="General">
                        <c:v>471.678</c:v>
                      </c:pt>
                      <c:pt idx="5448" formatCode="General">
                        <c:v>471.68799999999999</c:v>
                      </c:pt>
                      <c:pt idx="5449" formatCode="General">
                        <c:v>471.69799999999998</c:v>
                      </c:pt>
                      <c:pt idx="5450" formatCode="General">
                        <c:v>471.70800000000003</c:v>
                      </c:pt>
                      <c:pt idx="5451" formatCode="General">
                        <c:v>471.71800000000002</c:v>
                      </c:pt>
                      <c:pt idx="5452" formatCode="General">
                        <c:v>471.72800000000001</c:v>
                      </c:pt>
                      <c:pt idx="5453" formatCode="General">
                        <c:v>471.738</c:v>
                      </c:pt>
                      <c:pt idx="5454" formatCode="General">
                        <c:v>471.74799999999999</c:v>
                      </c:pt>
                      <c:pt idx="5455" formatCode="General">
                        <c:v>471.75799999999998</c:v>
                      </c:pt>
                      <c:pt idx="5456" formatCode="General">
                        <c:v>471.76799999999997</c:v>
                      </c:pt>
                      <c:pt idx="5457" formatCode="General">
                        <c:v>471.77800000000002</c:v>
                      </c:pt>
                      <c:pt idx="5458" formatCode="General">
                        <c:v>471.78800000000001</c:v>
                      </c:pt>
                      <c:pt idx="5459" formatCode="General">
                        <c:v>471.798</c:v>
                      </c:pt>
                      <c:pt idx="5460" formatCode="General">
                        <c:v>471.80799999999999</c:v>
                      </c:pt>
                      <c:pt idx="5461" formatCode="General">
                        <c:v>471.81799999999998</c:v>
                      </c:pt>
                      <c:pt idx="5462" formatCode="General">
                        <c:v>471.82799999999997</c:v>
                      </c:pt>
                      <c:pt idx="5463" formatCode="General">
                        <c:v>471.83800000000002</c:v>
                      </c:pt>
                      <c:pt idx="5464" formatCode="General">
                        <c:v>471.84800000000001</c:v>
                      </c:pt>
                      <c:pt idx="5465" formatCode="General">
                        <c:v>471.858</c:v>
                      </c:pt>
                      <c:pt idx="5466" formatCode="General">
                        <c:v>471.86799999999999</c:v>
                      </c:pt>
                      <c:pt idx="5467" formatCode="General">
                        <c:v>471.87799999999999</c:v>
                      </c:pt>
                      <c:pt idx="5468" formatCode="General">
                        <c:v>471.88799999999998</c:v>
                      </c:pt>
                      <c:pt idx="5469" formatCode="General">
                        <c:v>471.89800000000002</c:v>
                      </c:pt>
                      <c:pt idx="5470" formatCode="General">
                        <c:v>471.90800000000002</c:v>
                      </c:pt>
                      <c:pt idx="5471" formatCode="General">
                        <c:v>471.91800000000001</c:v>
                      </c:pt>
                      <c:pt idx="5472" formatCode="General">
                        <c:v>471.928</c:v>
                      </c:pt>
                      <c:pt idx="5473" formatCode="General">
                        <c:v>471.93799999999999</c:v>
                      </c:pt>
                      <c:pt idx="5474" formatCode="General">
                        <c:v>471.94799999999998</c:v>
                      </c:pt>
                      <c:pt idx="5475" formatCode="General">
                        <c:v>471.95800000000003</c:v>
                      </c:pt>
                      <c:pt idx="5476" formatCode="General">
                        <c:v>471.96800000000002</c:v>
                      </c:pt>
                      <c:pt idx="5477" formatCode="General">
                        <c:v>471.97800000000001</c:v>
                      </c:pt>
                      <c:pt idx="5478" formatCode="General">
                        <c:v>471.988</c:v>
                      </c:pt>
                      <c:pt idx="5479" formatCode="General">
                        <c:v>471.99799999999999</c:v>
                      </c:pt>
                      <c:pt idx="5480" formatCode="General">
                        <c:v>472.00799999999998</c:v>
                      </c:pt>
                      <c:pt idx="5481" formatCode="General">
                        <c:v>472.01799999999997</c:v>
                      </c:pt>
                      <c:pt idx="5482" formatCode="General">
                        <c:v>472.02800000000002</c:v>
                      </c:pt>
                      <c:pt idx="5483" formatCode="General">
                        <c:v>472.03800000000001</c:v>
                      </c:pt>
                      <c:pt idx="5484" formatCode="General">
                        <c:v>472.048</c:v>
                      </c:pt>
                      <c:pt idx="5485" formatCode="General">
                        <c:v>472.05799999999999</c:v>
                      </c:pt>
                      <c:pt idx="5486" formatCode="General">
                        <c:v>472.06799999999998</c:v>
                      </c:pt>
                      <c:pt idx="5487" formatCode="General">
                        <c:v>472.07799999999997</c:v>
                      </c:pt>
                      <c:pt idx="5488" formatCode="General">
                        <c:v>472.08800000000002</c:v>
                      </c:pt>
                      <c:pt idx="5489" formatCode="General">
                        <c:v>472.09800000000001</c:v>
                      </c:pt>
                      <c:pt idx="5490" formatCode="General">
                        <c:v>472.108</c:v>
                      </c:pt>
                      <c:pt idx="5491" formatCode="General">
                        <c:v>472.11799999999999</c:v>
                      </c:pt>
                      <c:pt idx="5492" formatCode="General">
                        <c:v>472.12799999999999</c:v>
                      </c:pt>
                      <c:pt idx="5493" formatCode="General">
                        <c:v>472.13799999999998</c:v>
                      </c:pt>
                      <c:pt idx="5494" formatCode="General">
                        <c:v>472.14800000000002</c:v>
                      </c:pt>
                      <c:pt idx="5495" formatCode="General">
                        <c:v>472.15800000000002</c:v>
                      </c:pt>
                      <c:pt idx="5496" formatCode="General">
                        <c:v>472.16800000000001</c:v>
                      </c:pt>
                      <c:pt idx="5497" formatCode="General">
                        <c:v>472.178</c:v>
                      </c:pt>
                      <c:pt idx="5498" formatCode="General">
                        <c:v>472.18799999999999</c:v>
                      </c:pt>
                      <c:pt idx="5499" formatCode="General">
                        <c:v>472.19799999999998</c:v>
                      </c:pt>
                      <c:pt idx="5500" formatCode="General">
                        <c:v>472.20800000000003</c:v>
                      </c:pt>
                      <c:pt idx="5501" formatCode="General">
                        <c:v>472.21800000000002</c:v>
                      </c:pt>
                      <c:pt idx="5502" formatCode="General">
                        <c:v>472.22800000000001</c:v>
                      </c:pt>
                      <c:pt idx="5503" formatCode="General">
                        <c:v>472.238</c:v>
                      </c:pt>
                      <c:pt idx="5504" formatCode="General">
                        <c:v>472.24799999999999</c:v>
                      </c:pt>
                      <c:pt idx="5505" formatCode="General">
                        <c:v>472.25799999999998</c:v>
                      </c:pt>
                      <c:pt idx="5506" formatCode="General">
                        <c:v>472.26799999999997</c:v>
                      </c:pt>
                      <c:pt idx="5507" formatCode="General">
                        <c:v>472.27800000000002</c:v>
                      </c:pt>
                      <c:pt idx="5508" formatCode="General">
                        <c:v>472.28800000000001</c:v>
                      </c:pt>
                      <c:pt idx="5509" formatCode="General">
                        <c:v>472.298</c:v>
                      </c:pt>
                      <c:pt idx="5510" formatCode="General">
                        <c:v>472.30799999999999</c:v>
                      </c:pt>
                      <c:pt idx="5511" formatCode="General">
                        <c:v>472.31799999999998</c:v>
                      </c:pt>
                      <c:pt idx="5512" formatCode="General">
                        <c:v>472.32799999999997</c:v>
                      </c:pt>
                      <c:pt idx="5513" formatCode="General">
                        <c:v>472.33800000000002</c:v>
                      </c:pt>
                      <c:pt idx="5514" formatCode="General">
                        <c:v>472.34800000000001</c:v>
                      </c:pt>
                      <c:pt idx="5515" formatCode="General">
                        <c:v>472.358</c:v>
                      </c:pt>
                      <c:pt idx="5516" formatCode="General">
                        <c:v>472.36799999999999</c:v>
                      </c:pt>
                      <c:pt idx="5517" formatCode="General">
                        <c:v>472.37799999999999</c:v>
                      </c:pt>
                      <c:pt idx="5518" formatCode="General">
                        <c:v>472.38799999999998</c:v>
                      </c:pt>
                      <c:pt idx="5519" formatCode="General">
                        <c:v>472.39800000000002</c:v>
                      </c:pt>
                      <c:pt idx="5520" formatCode="General">
                        <c:v>472.40800000000002</c:v>
                      </c:pt>
                      <c:pt idx="5521" formatCode="General">
                        <c:v>472.41800000000001</c:v>
                      </c:pt>
                      <c:pt idx="5522" formatCode="General">
                        <c:v>472.428</c:v>
                      </c:pt>
                      <c:pt idx="5523" formatCode="General">
                        <c:v>472.43799999999999</c:v>
                      </c:pt>
                      <c:pt idx="5524" formatCode="General">
                        <c:v>472.44799999999998</c:v>
                      </c:pt>
                      <c:pt idx="5525" formatCode="General">
                        <c:v>472.45800000000003</c:v>
                      </c:pt>
                      <c:pt idx="5526" formatCode="General">
                        <c:v>472.46800000000002</c:v>
                      </c:pt>
                      <c:pt idx="5527" formatCode="General">
                        <c:v>472.47800000000001</c:v>
                      </c:pt>
                      <c:pt idx="5528" formatCode="General">
                        <c:v>472.488</c:v>
                      </c:pt>
                      <c:pt idx="5529" formatCode="General">
                        <c:v>472.49799999999999</c:v>
                      </c:pt>
                      <c:pt idx="5530" formatCode="General">
                        <c:v>472.50799999999998</c:v>
                      </c:pt>
                      <c:pt idx="5531" formatCode="General">
                        <c:v>472.51799999999997</c:v>
                      </c:pt>
                      <c:pt idx="5532" formatCode="General">
                        <c:v>472.52800000000002</c:v>
                      </c:pt>
                      <c:pt idx="5533" formatCode="General">
                        <c:v>472.53800000000001</c:v>
                      </c:pt>
                      <c:pt idx="5534" formatCode="General">
                        <c:v>472.548</c:v>
                      </c:pt>
                      <c:pt idx="5535" formatCode="General">
                        <c:v>472.55799999999999</c:v>
                      </c:pt>
                      <c:pt idx="5536" formatCode="General">
                        <c:v>472.56799999999998</c:v>
                      </c:pt>
                      <c:pt idx="5537" formatCode="General">
                        <c:v>472.57799999999997</c:v>
                      </c:pt>
                      <c:pt idx="5538" formatCode="General">
                        <c:v>472.58800000000002</c:v>
                      </c:pt>
                      <c:pt idx="5539" formatCode="General">
                        <c:v>472.59800000000001</c:v>
                      </c:pt>
                      <c:pt idx="5540" formatCode="General">
                        <c:v>472.608</c:v>
                      </c:pt>
                      <c:pt idx="5541" formatCode="General">
                        <c:v>472.61799999999999</c:v>
                      </c:pt>
                      <c:pt idx="5542" formatCode="General">
                        <c:v>472.62799999999999</c:v>
                      </c:pt>
                      <c:pt idx="5543" formatCode="General">
                        <c:v>472.63799999999998</c:v>
                      </c:pt>
                      <c:pt idx="5544" formatCode="General">
                        <c:v>472.64800000000002</c:v>
                      </c:pt>
                      <c:pt idx="5545" formatCode="General">
                        <c:v>472.65800000000002</c:v>
                      </c:pt>
                      <c:pt idx="5546" formatCode="General">
                        <c:v>472.66800000000001</c:v>
                      </c:pt>
                      <c:pt idx="5547" formatCode="General">
                        <c:v>472.678</c:v>
                      </c:pt>
                      <c:pt idx="5548" formatCode="General">
                        <c:v>472.68799999999999</c:v>
                      </c:pt>
                      <c:pt idx="5549" formatCode="General">
                        <c:v>472.69799999999998</c:v>
                      </c:pt>
                      <c:pt idx="5550" formatCode="General">
                        <c:v>472.70800000000003</c:v>
                      </c:pt>
                      <c:pt idx="5551" formatCode="General">
                        <c:v>472.71800000000002</c:v>
                      </c:pt>
                      <c:pt idx="5552" formatCode="General">
                        <c:v>472.72800000000001</c:v>
                      </c:pt>
                      <c:pt idx="5553" formatCode="General">
                        <c:v>472.738</c:v>
                      </c:pt>
                      <c:pt idx="5554" formatCode="General">
                        <c:v>472.74799999999999</c:v>
                      </c:pt>
                      <c:pt idx="5555" formatCode="General">
                        <c:v>472.75799999999998</c:v>
                      </c:pt>
                      <c:pt idx="5556" formatCode="General">
                        <c:v>472.76799999999997</c:v>
                      </c:pt>
                      <c:pt idx="5557" formatCode="General">
                        <c:v>472.77800000000002</c:v>
                      </c:pt>
                      <c:pt idx="5558" formatCode="General">
                        <c:v>472.78800000000001</c:v>
                      </c:pt>
                      <c:pt idx="5559" formatCode="General">
                        <c:v>472.798</c:v>
                      </c:pt>
                      <c:pt idx="5560" formatCode="General">
                        <c:v>472.80799999999999</c:v>
                      </c:pt>
                      <c:pt idx="5561" formatCode="General">
                        <c:v>472.81799999999998</c:v>
                      </c:pt>
                      <c:pt idx="5562" formatCode="General">
                        <c:v>472.82799999999997</c:v>
                      </c:pt>
                      <c:pt idx="5563" formatCode="General">
                        <c:v>472.83800000000002</c:v>
                      </c:pt>
                      <c:pt idx="5564" formatCode="General">
                        <c:v>472.84800000000001</c:v>
                      </c:pt>
                      <c:pt idx="5565" formatCode="General">
                        <c:v>472.858</c:v>
                      </c:pt>
                      <c:pt idx="5566" formatCode="General">
                        <c:v>472.86799999999999</c:v>
                      </c:pt>
                      <c:pt idx="5567" formatCode="General">
                        <c:v>472.87799999999999</c:v>
                      </c:pt>
                      <c:pt idx="5568" formatCode="General">
                        <c:v>472.88799999999998</c:v>
                      </c:pt>
                      <c:pt idx="5569" formatCode="General">
                        <c:v>472.89800000000002</c:v>
                      </c:pt>
                      <c:pt idx="5570" formatCode="General">
                        <c:v>472.90800000000002</c:v>
                      </c:pt>
                      <c:pt idx="5571" formatCode="General">
                        <c:v>472.91800000000001</c:v>
                      </c:pt>
                      <c:pt idx="5572" formatCode="General">
                        <c:v>472.928</c:v>
                      </c:pt>
                      <c:pt idx="5573" formatCode="General">
                        <c:v>472.93799999999999</c:v>
                      </c:pt>
                      <c:pt idx="5574" formatCode="General">
                        <c:v>472.94799999999998</c:v>
                      </c:pt>
                      <c:pt idx="5575" formatCode="General">
                        <c:v>472.95800000000003</c:v>
                      </c:pt>
                      <c:pt idx="5576" formatCode="General">
                        <c:v>472.96800000000002</c:v>
                      </c:pt>
                      <c:pt idx="5577" formatCode="General">
                        <c:v>472.97800000000001</c:v>
                      </c:pt>
                      <c:pt idx="5578" formatCode="General">
                        <c:v>472.988</c:v>
                      </c:pt>
                      <c:pt idx="5579" formatCode="General">
                        <c:v>472.99799999999999</c:v>
                      </c:pt>
                      <c:pt idx="5580" formatCode="General">
                        <c:v>473.00799999999998</c:v>
                      </c:pt>
                      <c:pt idx="5581" formatCode="General">
                        <c:v>473.01799999999997</c:v>
                      </c:pt>
                      <c:pt idx="5582" formatCode="General">
                        <c:v>473.02800000000002</c:v>
                      </c:pt>
                      <c:pt idx="5583" formatCode="General">
                        <c:v>473.03800000000001</c:v>
                      </c:pt>
                      <c:pt idx="5584" formatCode="General">
                        <c:v>473.048</c:v>
                      </c:pt>
                      <c:pt idx="5585" formatCode="General">
                        <c:v>473.05799999999999</c:v>
                      </c:pt>
                      <c:pt idx="5586" formatCode="General">
                        <c:v>473.06799999999998</c:v>
                      </c:pt>
                      <c:pt idx="5587" formatCode="General">
                        <c:v>473.07799999999997</c:v>
                      </c:pt>
                      <c:pt idx="5588" formatCode="General">
                        <c:v>473.08800000000002</c:v>
                      </c:pt>
                      <c:pt idx="5589" formatCode="General">
                        <c:v>473.09800000000001</c:v>
                      </c:pt>
                      <c:pt idx="5590" formatCode="General">
                        <c:v>473.108</c:v>
                      </c:pt>
                      <c:pt idx="5591" formatCode="General">
                        <c:v>473.11799999999999</c:v>
                      </c:pt>
                      <c:pt idx="5592" formatCode="General">
                        <c:v>473.12799999999999</c:v>
                      </c:pt>
                      <c:pt idx="5593" formatCode="General">
                        <c:v>473.13799999999998</c:v>
                      </c:pt>
                      <c:pt idx="5594" formatCode="General">
                        <c:v>473.14800000000002</c:v>
                      </c:pt>
                      <c:pt idx="5595" formatCode="General">
                        <c:v>473.15800000000002</c:v>
                      </c:pt>
                      <c:pt idx="5596" formatCode="General">
                        <c:v>473.16800000000001</c:v>
                      </c:pt>
                      <c:pt idx="5597" formatCode="General">
                        <c:v>473.178</c:v>
                      </c:pt>
                      <c:pt idx="5598" formatCode="General">
                        <c:v>473.18799999999999</c:v>
                      </c:pt>
                      <c:pt idx="5599" formatCode="General">
                        <c:v>473.19799999999998</c:v>
                      </c:pt>
                      <c:pt idx="5600" formatCode="General">
                        <c:v>473.20800000000003</c:v>
                      </c:pt>
                      <c:pt idx="5601" formatCode="General">
                        <c:v>473.21800000000002</c:v>
                      </c:pt>
                      <c:pt idx="5602" formatCode="General">
                        <c:v>473.22800000000001</c:v>
                      </c:pt>
                      <c:pt idx="5603" formatCode="General">
                        <c:v>473.238</c:v>
                      </c:pt>
                      <c:pt idx="5604" formatCode="General">
                        <c:v>473.24799999999999</c:v>
                      </c:pt>
                      <c:pt idx="5605" formatCode="General">
                        <c:v>473.25799999999998</c:v>
                      </c:pt>
                      <c:pt idx="5606" formatCode="General">
                        <c:v>473.26799999999997</c:v>
                      </c:pt>
                      <c:pt idx="5607" formatCode="General">
                        <c:v>473.27800000000002</c:v>
                      </c:pt>
                      <c:pt idx="5608" formatCode="General">
                        <c:v>473.28800000000001</c:v>
                      </c:pt>
                      <c:pt idx="5609" formatCode="General">
                        <c:v>473.298</c:v>
                      </c:pt>
                      <c:pt idx="5610" formatCode="General">
                        <c:v>473.30799999999999</c:v>
                      </c:pt>
                      <c:pt idx="5611" formatCode="General">
                        <c:v>473.31799999999998</c:v>
                      </c:pt>
                      <c:pt idx="5612" formatCode="General">
                        <c:v>473.32799999999997</c:v>
                      </c:pt>
                      <c:pt idx="5613" formatCode="General">
                        <c:v>473.33800000000002</c:v>
                      </c:pt>
                      <c:pt idx="5614" formatCode="General">
                        <c:v>473.34800000000001</c:v>
                      </c:pt>
                      <c:pt idx="5615" formatCode="General">
                        <c:v>473.358</c:v>
                      </c:pt>
                      <c:pt idx="5616" formatCode="General">
                        <c:v>473.36799999999999</c:v>
                      </c:pt>
                      <c:pt idx="5617" formatCode="General">
                        <c:v>473.37799999999999</c:v>
                      </c:pt>
                      <c:pt idx="5618" formatCode="General">
                        <c:v>473.38799999999998</c:v>
                      </c:pt>
                      <c:pt idx="5619" formatCode="General">
                        <c:v>473.39800000000002</c:v>
                      </c:pt>
                      <c:pt idx="5620" formatCode="General">
                        <c:v>473.40800000000002</c:v>
                      </c:pt>
                      <c:pt idx="5621" formatCode="General">
                        <c:v>473.41800000000001</c:v>
                      </c:pt>
                      <c:pt idx="5622" formatCode="General">
                        <c:v>473.428</c:v>
                      </c:pt>
                      <c:pt idx="5623" formatCode="General">
                        <c:v>473.43799999999999</c:v>
                      </c:pt>
                      <c:pt idx="5624" formatCode="General">
                        <c:v>473.44799999999998</c:v>
                      </c:pt>
                      <c:pt idx="5625" formatCode="General">
                        <c:v>473.45800000000003</c:v>
                      </c:pt>
                      <c:pt idx="5626" formatCode="General">
                        <c:v>473.46800000000002</c:v>
                      </c:pt>
                      <c:pt idx="5627" formatCode="General">
                        <c:v>473.47800000000001</c:v>
                      </c:pt>
                      <c:pt idx="5628" formatCode="General">
                        <c:v>473.488</c:v>
                      </c:pt>
                      <c:pt idx="5629" formatCode="General">
                        <c:v>473.49799999999999</c:v>
                      </c:pt>
                      <c:pt idx="5630" formatCode="General">
                        <c:v>473.50799999999998</c:v>
                      </c:pt>
                      <c:pt idx="5631" formatCode="General">
                        <c:v>473.51799999999997</c:v>
                      </c:pt>
                      <c:pt idx="5632" formatCode="General">
                        <c:v>473.52800000000002</c:v>
                      </c:pt>
                      <c:pt idx="5633" formatCode="General">
                        <c:v>473.53800000000001</c:v>
                      </c:pt>
                      <c:pt idx="5634" formatCode="General">
                        <c:v>473.548</c:v>
                      </c:pt>
                      <c:pt idx="5635" formatCode="General">
                        <c:v>473.55799999999999</c:v>
                      </c:pt>
                      <c:pt idx="5636" formatCode="General">
                        <c:v>473.56799999999998</c:v>
                      </c:pt>
                      <c:pt idx="5637" formatCode="General">
                        <c:v>473.57799999999997</c:v>
                      </c:pt>
                      <c:pt idx="5638" formatCode="General">
                        <c:v>473.58800000000002</c:v>
                      </c:pt>
                      <c:pt idx="5639" formatCode="General">
                        <c:v>473.59800000000001</c:v>
                      </c:pt>
                      <c:pt idx="5640" formatCode="General">
                        <c:v>473.608</c:v>
                      </c:pt>
                      <c:pt idx="5641" formatCode="General">
                        <c:v>473.61799999999999</c:v>
                      </c:pt>
                      <c:pt idx="5642" formatCode="General">
                        <c:v>473.62799999999999</c:v>
                      </c:pt>
                      <c:pt idx="5643" formatCode="General">
                        <c:v>473.63799999999998</c:v>
                      </c:pt>
                      <c:pt idx="5644" formatCode="General">
                        <c:v>473.64800000000002</c:v>
                      </c:pt>
                      <c:pt idx="5645" formatCode="General">
                        <c:v>473.65800000000002</c:v>
                      </c:pt>
                      <c:pt idx="5646" formatCode="General">
                        <c:v>473.66800000000001</c:v>
                      </c:pt>
                      <c:pt idx="5647" formatCode="General">
                        <c:v>473.678</c:v>
                      </c:pt>
                      <c:pt idx="5648" formatCode="General">
                        <c:v>473.68799999999999</c:v>
                      </c:pt>
                      <c:pt idx="5649" formatCode="General">
                        <c:v>473.69799999999998</c:v>
                      </c:pt>
                      <c:pt idx="5650" formatCode="General">
                        <c:v>473.70800000000003</c:v>
                      </c:pt>
                      <c:pt idx="5651" formatCode="General">
                        <c:v>473.71800000000002</c:v>
                      </c:pt>
                      <c:pt idx="5652" formatCode="General">
                        <c:v>473.72800000000001</c:v>
                      </c:pt>
                      <c:pt idx="5653" formatCode="General">
                        <c:v>473.738</c:v>
                      </c:pt>
                      <c:pt idx="5654" formatCode="General">
                        <c:v>473.74799999999999</c:v>
                      </c:pt>
                      <c:pt idx="5655" formatCode="General">
                        <c:v>473.75799999999998</c:v>
                      </c:pt>
                      <c:pt idx="5656" formatCode="General">
                        <c:v>473.76799999999997</c:v>
                      </c:pt>
                      <c:pt idx="5657" formatCode="General">
                        <c:v>473.77800000000002</c:v>
                      </c:pt>
                      <c:pt idx="5658" formatCode="General">
                        <c:v>473.78800000000001</c:v>
                      </c:pt>
                      <c:pt idx="5659" formatCode="General">
                        <c:v>473.798</c:v>
                      </c:pt>
                      <c:pt idx="5660" formatCode="General">
                        <c:v>473.80799999999999</c:v>
                      </c:pt>
                      <c:pt idx="5661" formatCode="General">
                        <c:v>473.81799999999998</c:v>
                      </c:pt>
                      <c:pt idx="5662" formatCode="General">
                        <c:v>473.82799999999997</c:v>
                      </c:pt>
                      <c:pt idx="5663" formatCode="General">
                        <c:v>473.83800000000002</c:v>
                      </c:pt>
                      <c:pt idx="5664" formatCode="General">
                        <c:v>473.84800000000001</c:v>
                      </c:pt>
                      <c:pt idx="5665" formatCode="General">
                        <c:v>473.858</c:v>
                      </c:pt>
                      <c:pt idx="5666" formatCode="General">
                        <c:v>473.86799999999999</c:v>
                      </c:pt>
                      <c:pt idx="5667" formatCode="General">
                        <c:v>473.87799999999999</c:v>
                      </c:pt>
                      <c:pt idx="5668" formatCode="General">
                        <c:v>473.88799999999998</c:v>
                      </c:pt>
                      <c:pt idx="5669" formatCode="General">
                        <c:v>473.89800000000002</c:v>
                      </c:pt>
                      <c:pt idx="5670" formatCode="General">
                        <c:v>473.90800000000002</c:v>
                      </c:pt>
                      <c:pt idx="5671" formatCode="General">
                        <c:v>473.91800000000001</c:v>
                      </c:pt>
                      <c:pt idx="5672" formatCode="General">
                        <c:v>473.928</c:v>
                      </c:pt>
                      <c:pt idx="5673" formatCode="General">
                        <c:v>473.93799999999999</c:v>
                      </c:pt>
                      <c:pt idx="5674" formatCode="General">
                        <c:v>473.94799999999998</c:v>
                      </c:pt>
                      <c:pt idx="5675" formatCode="General">
                        <c:v>473.95800000000003</c:v>
                      </c:pt>
                      <c:pt idx="5676" formatCode="General">
                        <c:v>473.96800000000002</c:v>
                      </c:pt>
                      <c:pt idx="5677" formatCode="General">
                        <c:v>473.97800000000001</c:v>
                      </c:pt>
                      <c:pt idx="5678" formatCode="General">
                        <c:v>473.988</c:v>
                      </c:pt>
                      <c:pt idx="5679" formatCode="General">
                        <c:v>473.99799999999999</c:v>
                      </c:pt>
                      <c:pt idx="5680" formatCode="General">
                        <c:v>474.00799999999998</c:v>
                      </c:pt>
                      <c:pt idx="5681" formatCode="General">
                        <c:v>474.01799999999997</c:v>
                      </c:pt>
                      <c:pt idx="5682" formatCode="General">
                        <c:v>474.02800000000002</c:v>
                      </c:pt>
                      <c:pt idx="5683" formatCode="General">
                        <c:v>474.03800000000001</c:v>
                      </c:pt>
                      <c:pt idx="5684" formatCode="General">
                        <c:v>474.048</c:v>
                      </c:pt>
                      <c:pt idx="5685" formatCode="General">
                        <c:v>474.05799999999999</c:v>
                      </c:pt>
                      <c:pt idx="5686" formatCode="General">
                        <c:v>474.06799999999998</c:v>
                      </c:pt>
                      <c:pt idx="5687" formatCode="General">
                        <c:v>474.07799999999997</c:v>
                      </c:pt>
                      <c:pt idx="5688" formatCode="General">
                        <c:v>474.08800000000002</c:v>
                      </c:pt>
                      <c:pt idx="5689" formatCode="General">
                        <c:v>474.09800000000001</c:v>
                      </c:pt>
                      <c:pt idx="5690" formatCode="General">
                        <c:v>474.108</c:v>
                      </c:pt>
                      <c:pt idx="5691" formatCode="General">
                        <c:v>474.11799999999999</c:v>
                      </c:pt>
                      <c:pt idx="5692" formatCode="General">
                        <c:v>474.12799999999999</c:v>
                      </c:pt>
                      <c:pt idx="5693" formatCode="General">
                        <c:v>474.13799999999998</c:v>
                      </c:pt>
                      <c:pt idx="5694" formatCode="General">
                        <c:v>474.14800000000002</c:v>
                      </c:pt>
                      <c:pt idx="5695" formatCode="General">
                        <c:v>474.15800000000002</c:v>
                      </c:pt>
                      <c:pt idx="5696" formatCode="General">
                        <c:v>474.16800000000001</c:v>
                      </c:pt>
                      <c:pt idx="5697" formatCode="General">
                        <c:v>474.178</c:v>
                      </c:pt>
                      <c:pt idx="5698" formatCode="General">
                        <c:v>474.18799999999999</c:v>
                      </c:pt>
                      <c:pt idx="5699" formatCode="General">
                        <c:v>474.19799999999998</c:v>
                      </c:pt>
                      <c:pt idx="5700" formatCode="General">
                        <c:v>474.20800000000003</c:v>
                      </c:pt>
                      <c:pt idx="5701" formatCode="General">
                        <c:v>474.21800000000002</c:v>
                      </c:pt>
                      <c:pt idx="5702" formatCode="General">
                        <c:v>474.22800000000001</c:v>
                      </c:pt>
                      <c:pt idx="5703" formatCode="General">
                        <c:v>474.238</c:v>
                      </c:pt>
                      <c:pt idx="5704" formatCode="General">
                        <c:v>474.24799999999999</c:v>
                      </c:pt>
                      <c:pt idx="5705" formatCode="General">
                        <c:v>474.25799999999998</c:v>
                      </c:pt>
                      <c:pt idx="5706" formatCode="General">
                        <c:v>474.26799999999997</c:v>
                      </c:pt>
                      <c:pt idx="5707" formatCode="General">
                        <c:v>474.27800000000002</c:v>
                      </c:pt>
                      <c:pt idx="5708" formatCode="General">
                        <c:v>474.28800000000001</c:v>
                      </c:pt>
                      <c:pt idx="5709" formatCode="General">
                        <c:v>474.298</c:v>
                      </c:pt>
                      <c:pt idx="5710" formatCode="General">
                        <c:v>474.30799999999999</c:v>
                      </c:pt>
                      <c:pt idx="5711" formatCode="General">
                        <c:v>474.31799999999998</c:v>
                      </c:pt>
                      <c:pt idx="5712" formatCode="General">
                        <c:v>474.32799999999997</c:v>
                      </c:pt>
                      <c:pt idx="5713" formatCode="General">
                        <c:v>474.33800000000002</c:v>
                      </c:pt>
                      <c:pt idx="5714" formatCode="General">
                        <c:v>474.34800000000001</c:v>
                      </c:pt>
                      <c:pt idx="5715" formatCode="General">
                        <c:v>474.358</c:v>
                      </c:pt>
                      <c:pt idx="5716" formatCode="General">
                        <c:v>474.36799999999999</c:v>
                      </c:pt>
                      <c:pt idx="5717" formatCode="General">
                        <c:v>474.37799999999999</c:v>
                      </c:pt>
                      <c:pt idx="5718" formatCode="General">
                        <c:v>474.38799999999998</c:v>
                      </c:pt>
                      <c:pt idx="5719" formatCode="General">
                        <c:v>474.39800000000002</c:v>
                      </c:pt>
                      <c:pt idx="5720" formatCode="General">
                        <c:v>474.40800000000002</c:v>
                      </c:pt>
                      <c:pt idx="5721" formatCode="General">
                        <c:v>474.41800000000001</c:v>
                      </c:pt>
                      <c:pt idx="5722" formatCode="General">
                        <c:v>474.428</c:v>
                      </c:pt>
                      <c:pt idx="5723" formatCode="General">
                        <c:v>474.43799999999999</c:v>
                      </c:pt>
                      <c:pt idx="5724" formatCode="General">
                        <c:v>474.44799999999998</c:v>
                      </c:pt>
                      <c:pt idx="5725" formatCode="General">
                        <c:v>474.45800000000003</c:v>
                      </c:pt>
                      <c:pt idx="5726" formatCode="General">
                        <c:v>474.46800000000002</c:v>
                      </c:pt>
                      <c:pt idx="5727" formatCode="General">
                        <c:v>474.47800000000001</c:v>
                      </c:pt>
                      <c:pt idx="5728" formatCode="General">
                        <c:v>474.488</c:v>
                      </c:pt>
                      <c:pt idx="5729" formatCode="General">
                        <c:v>474.49799999999999</c:v>
                      </c:pt>
                      <c:pt idx="5730" formatCode="General">
                        <c:v>474.50799999999998</c:v>
                      </c:pt>
                      <c:pt idx="5731" formatCode="General">
                        <c:v>474.51799999999997</c:v>
                      </c:pt>
                      <c:pt idx="5732" formatCode="General">
                        <c:v>474.52800000000002</c:v>
                      </c:pt>
                      <c:pt idx="5733" formatCode="General">
                        <c:v>474.53800000000001</c:v>
                      </c:pt>
                      <c:pt idx="5734" formatCode="General">
                        <c:v>474.548</c:v>
                      </c:pt>
                      <c:pt idx="5735" formatCode="General">
                        <c:v>474.55799999999999</c:v>
                      </c:pt>
                      <c:pt idx="5736" formatCode="General">
                        <c:v>474.56799999999998</c:v>
                      </c:pt>
                      <c:pt idx="5737" formatCode="General">
                        <c:v>474.57799999999997</c:v>
                      </c:pt>
                      <c:pt idx="5738" formatCode="General">
                        <c:v>474.58800000000002</c:v>
                      </c:pt>
                      <c:pt idx="5739" formatCode="General">
                        <c:v>474.59800000000001</c:v>
                      </c:pt>
                      <c:pt idx="5740" formatCode="General">
                        <c:v>474.608</c:v>
                      </c:pt>
                      <c:pt idx="5741" formatCode="General">
                        <c:v>474.61799999999999</c:v>
                      </c:pt>
                      <c:pt idx="5742" formatCode="General">
                        <c:v>474.62799999999999</c:v>
                      </c:pt>
                      <c:pt idx="5743" formatCode="General">
                        <c:v>474.63799999999998</c:v>
                      </c:pt>
                      <c:pt idx="5744" formatCode="General">
                        <c:v>474.64800000000002</c:v>
                      </c:pt>
                      <c:pt idx="5745" formatCode="General">
                        <c:v>474.65800000000002</c:v>
                      </c:pt>
                      <c:pt idx="5746" formatCode="General">
                        <c:v>474.66800000000001</c:v>
                      </c:pt>
                      <c:pt idx="5747" formatCode="General">
                        <c:v>474.678</c:v>
                      </c:pt>
                      <c:pt idx="5748" formatCode="General">
                        <c:v>474.68799999999999</c:v>
                      </c:pt>
                      <c:pt idx="5749" formatCode="General">
                        <c:v>474.69799999999998</c:v>
                      </c:pt>
                      <c:pt idx="5750" formatCode="General">
                        <c:v>474.70800000000003</c:v>
                      </c:pt>
                      <c:pt idx="5751" formatCode="General">
                        <c:v>474.71800000000002</c:v>
                      </c:pt>
                      <c:pt idx="5752" formatCode="General">
                        <c:v>474.72800000000001</c:v>
                      </c:pt>
                      <c:pt idx="5753" formatCode="General">
                        <c:v>474.738</c:v>
                      </c:pt>
                      <c:pt idx="5754" formatCode="General">
                        <c:v>474.74799999999999</c:v>
                      </c:pt>
                      <c:pt idx="5755" formatCode="General">
                        <c:v>474.75799999999998</c:v>
                      </c:pt>
                      <c:pt idx="5756" formatCode="General">
                        <c:v>474.76799999999997</c:v>
                      </c:pt>
                      <c:pt idx="5757" formatCode="General">
                        <c:v>474.77800000000002</c:v>
                      </c:pt>
                      <c:pt idx="5758" formatCode="General">
                        <c:v>474.78800000000001</c:v>
                      </c:pt>
                      <c:pt idx="5759" formatCode="General">
                        <c:v>474.798</c:v>
                      </c:pt>
                      <c:pt idx="5760" formatCode="General">
                        <c:v>474.80799999999999</c:v>
                      </c:pt>
                      <c:pt idx="5761" formatCode="General">
                        <c:v>474.81799999999998</c:v>
                      </c:pt>
                      <c:pt idx="5762" formatCode="General">
                        <c:v>474.82799999999997</c:v>
                      </c:pt>
                      <c:pt idx="5763" formatCode="General">
                        <c:v>474.83800000000002</c:v>
                      </c:pt>
                      <c:pt idx="5764" formatCode="General">
                        <c:v>474.84800000000001</c:v>
                      </c:pt>
                      <c:pt idx="5765" formatCode="General">
                        <c:v>474.858</c:v>
                      </c:pt>
                      <c:pt idx="5766" formatCode="General">
                        <c:v>474.86799999999999</c:v>
                      </c:pt>
                      <c:pt idx="5767" formatCode="General">
                        <c:v>474.87799999999999</c:v>
                      </c:pt>
                      <c:pt idx="5768" formatCode="General">
                        <c:v>474.88799999999998</c:v>
                      </c:pt>
                      <c:pt idx="5769" formatCode="General">
                        <c:v>474.89800000000002</c:v>
                      </c:pt>
                      <c:pt idx="5770" formatCode="General">
                        <c:v>474.90800000000002</c:v>
                      </c:pt>
                      <c:pt idx="5771" formatCode="General">
                        <c:v>474.91800000000001</c:v>
                      </c:pt>
                      <c:pt idx="5772" formatCode="General">
                        <c:v>474.928</c:v>
                      </c:pt>
                      <c:pt idx="5773" formatCode="General">
                        <c:v>474.93799999999999</c:v>
                      </c:pt>
                      <c:pt idx="5774" formatCode="General">
                        <c:v>474.94799999999998</c:v>
                      </c:pt>
                      <c:pt idx="5775" formatCode="General">
                        <c:v>474.95800000000003</c:v>
                      </c:pt>
                      <c:pt idx="5776" formatCode="General">
                        <c:v>474.96800000000002</c:v>
                      </c:pt>
                      <c:pt idx="5777" formatCode="General">
                        <c:v>474.97800000000001</c:v>
                      </c:pt>
                      <c:pt idx="5778" formatCode="General">
                        <c:v>474.988</c:v>
                      </c:pt>
                      <c:pt idx="5779" formatCode="General">
                        <c:v>474.99799999999999</c:v>
                      </c:pt>
                      <c:pt idx="5780" formatCode="General">
                        <c:v>475.00799999999998</c:v>
                      </c:pt>
                      <c:pt idx="5781" formatCode="General">
                        <c:v>475.01799999999997</c:v>
                      </c:pt>
                      <c:pt idx="5782" formatCode="General">
                        <c:v>475.02800000000002</c:v>
                      </c:pt>
                      <c:pt idx="5783" formatCode="General">
                        <c:v>475.03800000000001</c:v>
                      </c:pt>
                      <c:pt idx="5784" formatCode="General">
                        <c:v>475.048</c:v>
                      </c:pt>
                      <c:pt idx="5785" formatCode="General">
                        <c:v>475.05799999999999</c:v>
                      </c:pt>
                      <c:pt idx="5786" formatCode="General">
                        <c:v>475.06799999999998</c:v>
                      </c:pt>
                      <c:pt idx="5787" formatCode="General">
                        <c:v>475.07799999999997</c:v>
                      </c:pt>
                      <c:pt idx="5788" formatCode="General">
                        <c:v>475.08800000000002</c:v>
                      </c:pt>
                      <c:pt idx="5789" formatCode="General">
                        <c:v>475.09800000000001</c:v>
                      </c:pt>
                      <c:pt idx="5790" formatCode="General">
                        <c:v>475.108</c:v>
                      </c:pt>
                      <c:pt idx="5791" formatCode="General">
                        <c:v>475.11500000000001</c:v>
                      </c:pt>
                      <c:pt idx="5792" formatCode="General">
                        <c:v>475.11500000000001</c:v>
                      </c:pt>
                      <c:pt idx="5793" formatCode="General">
                        <c:v>476.11500000000001</c:v>
                      </c:pt>
                      <c:pt idx="5794" formatCode="General">
                        <c:v>477.11500000000001</c:v>
                      </c:pt>
                      <c:pt idx="5795" formatCode="General">
                        <c:v>478.11500000000001</c:v>
                      </c:pt>
                      <c:pt idx="5796" formatCode="General">
                        <c:v>479.11500000000001</c:v>
                      </c:pt>
                      <c:pt idx="5797" formatCode="General">
                        <c:v>480.11500000000001</c:v>
                      </c:pt>
                      <c:pt idx="5798" formatCode="General">
                        <c:v>481.11500000000001</c:v>
                      </c:pt>
                      <c:pt idx="5799" formatCode="General">
                        <c:v>482.11500000000001</c:v>
                      </c:pt>
                      <c:pt idx="5800" formatCode="General">
                        <c:v>483.11500000000001</c:v>
                      </c:pt>
                      <c:pt idx="5801" formatCode="General">
                        <c:v>484.11500000000001</c:v>
                      </c:pt>
                      <c:pt idx="5802" formatCode="General">
                        <c:v>485.11500000000001</c:v>
                      </c:pt>
                      <c:pt idx="5803" formatCode="General">
                        <c:v>486.11500000000001</c:v>
                      </c:pt>
                      <c:pt idx="5804" formatCode="General">
                        <c:v>487.11500000000001</c:v>
                      </c:pt>
                      <c:pt idx="5805" formatCode="General">
                        <c:v>488.11500000000001</c:v>
                      </c:pt>
                      <c:pt idx="5806" formatCode="General">
                        <c:v>489.11500000000001</c:v>
                      </c:pt>
                      <c:pt idx="5807" formatCode="General">
                        <c:v>490.11500000000001</c:v>
                      </c:pt>
                      <c:pt idx="5808" formatCode="General">
                        <c:v>491.11500000000001</c:v>
                      </c:pt>
                      <c:pt idx="5809" formatCode="General">
                        <c:v>492.11500000000001</c:v>
                      </c:pt>
                      <c:pt idx="5810" formatCode="General">
                        <c:v>493.11500000000001</c:v>
                      </c:pt>
                      <c:pt idx="5811" formatCode="General">
                        <c:v>494.11500000000001</c:v>
                      </c:pt>
                      <c:pt idx="5812" formatCode="General">
                        <c:v>495.11500000000001</c:v>
                      </c:pt>
                      <c:pt idx="5813" formatCode="General">
                        <c:v>496.11500000000001</c:v>
                      </c:pt>
                      <c:pt idx="5814" formatCode="General">
                        <c:v>497.11500000000001</c:v>
                      </c:pt>
                      <c:pt idx="5815" formatCode="General">
                        <c:v>498.11500000000001</c:v>
                      </c:pt>
                      <c:pt idx="5816" formatCode="General">
                        <c:v>499.11500000000001</c:v>
                      </c:pt>
                      <c:pt idx="5817" formatCode="General">
                        <c:v>500.11500000000001</c:v>
                      </c:pt>
                      <c:pt idx="5818" formatCode="General">
                        <c:v>501.11500000000001</c:v>
                      </c:pt>
                      <c:pt idx="5819" formatCode="General">
                        <c:v>502.11500000000001</c:v>
                      </c:pt>
                      <c:pt idx="5820" formatCode="General">
                        <c:v>503.11500000000001</c:v>
                      </c:pt>
                      <c:pt idx="5821" formatCode="General">
                        <c:v>504.11500000000001</c:v>
                      </c:pt>
                      <c:pt idx="5822" formatCode="General">
                        <c:v>505.11500000000001</c:v>
                      </c:pt>
                      <c:pt idx="5823" formatCode="General">
                        <c:v>506.11500000000001</c:v>
                      </c:pt>
                      <c:pt idx="5824" formatCode="General">
                        <c:v>507.11500000000001</c:v>
                      </c:pt>
                      <c:pt idx="5825" formatCode="General">
                        <c:v>508.11500000000001</c:v>
                      </c:pt>
                      <c:pt idx="5826" formatCode="General">
                        <c:v>509.11500000000001</c:v>
                      </c:pt>
                      <c:pt idx="5827" formatCode="General">
                        <c:v>510.11500000000001</c:v>
                      </c:pt>
                      <c:pt idx="5828" formatCode="General">
                        <c:v>511.11500000000001</c:v>
                      </c:pt>
                      <c:pt idx="5829" formatCode="General">
                        <c:v>512.11500000000001</c:v>
                      </c:pt>
                      <c:pt idx="5830" formatCode="General">
                        <c:v>513.11500000000001</c:v>
                      </c:pt>
                      <c:pt idx="5831" formatCode="General">
                        <c:v>514.11500000000001</c:v>
                      </c:pt>
                      <c:pt idx="5832" formatCode="General">
                        <c:v>515.11500000000001</c:v>
                      </c:pt>
                      <c:pt idx="5833" formatCode="General">
                        <c:v>516.11500000000001</c:v>
                      </c:pt>
                      <c:pt idx="5834" formatCode="General">
                        <c:v>517.11500000000001</c:v>
                      </c:pt>
                      <c:pt idx="5835" formatCode="General">
                        <c:v>518.11500000000001</c:v>
                      </c:pt>
                      <c:pt idx="5836" formatCode="General">
                        <c:v>519.11500000000001</c:v>
                      </c:pt>
                      <c:pt idx="5837" formatCode="General">
                        <c:v>520.11500000000001</c:v>
                      </c:pt>
                      <c:pt idx="5838" formatCode="General">
                        <c:v>521.11500000000001</c:v>
                      </c:pt>
                      <c:pt idx="5839" formatCode="General">
                        <c:v>522.11500000000001</c:v>
                      </c:pt>
                      <c:pt idx="5840" formatCode="General">
                        <c:v>523.11500000000001</c:v>
                      </c:pt>
                      <c:pt idx="5841" formatCode="General">
                        <c:v>524.11500000000001</c:v>
                      </c:pt>
                      <c:pt idx="5842" formatCode="General">
                        <c:v>525.11500000000001</c:v>
                      </c:pt>
                      <c:pt idx="5843" formatCode="General">
                        <c:v>526.11500000000001</c:v>
                      </c:pt>
                      <c:pt idx="5844" formatCode="General">
                        <c:v>527.11500000000001</c:v>
                      </c:pt>
                      <c:pt idx="5845" formatCode="General">
                        <c:v>528.11500000000001</c:v>
                      </c:pt>
                      <c:pt idx="5846" formatCode="General">
                        <c:v>529.11500000000001</c:v>
                      </c:pt>
                      <c:pt idx="5847" formatCode="General">
                        <c:v>530.11500000000001</c:v>
                      </c:pt>
                      <c:pt idx="5848" formatCode="General">
                        <c:v>531.11500000000001</c:v>
                      </c:pt>
                      <c:pt idx="5849" formatCode="General">
                        <c:v>532.11500000000001</c:v>
                      </c:pt>
                      <c:pt idx="5850" formatCode="General">
                        <c:v>533.11500000000001</c:v>
                      </c:pt>
                      <c:pt idx="5851" formatCode="General">
                        <c:v>534.11500000000001</c:v>
                      </c:pt>
                      <c:pt idx="5852" formatCode="General">
                        <c:v>535.11500000000001</c:v>
                      </c:pt>
                      <c:pt idx="5853" formatCode="General">
                        <c:v>536.11500000000001</c:v>
                      </c:pt>
                      <c:pt idx="5854" formatCode="General">
                        <c:v>537.11500000000001</c:v>
                      </c:pt>
                      <c:pt idx="5855" formatCode="General">
                        <c:v>538.11500000000001</c:v>
                      </c:pt>
                      <c:pt idx="5856" formatCode="General">
                        <c:v>539.11500000000001</c:v>
                      </c:pt>
                      <c:pt idx="5857" formatCode="General">
                        <c:v>540.11500000000001</c:v>
                      </c:pt>
                      <c:pt idx="5858" formatCode="General">
                        <c:v>541.11500000000001</c:v>
                      </c:pt>
                      <c:pt idx="5859" formatCode="General">
                        <c:v>542.11500000000001</c:v>
                      </c:pt>
                      <c:pt idx="5860" formatCode="General">
                        <c:v>543.11500000000001</c:v>
                      </c:pt>
                      <c:pt idx="5861" formatCode="General">
                        <c:v>544.11500000000001</c:v>
                      </c:pt>
                      <c:pt idx="5862" formatCode="General">
                        <c:v>545.11500000000001</c:v>
                      </c:pt>
                      <c:pt idx="5863" formatCode="General">
                        <c:v>545.30799999999999</c:v>
                      </c:pt>
                      <c:pt idx="5864" formatCode="General">
                        <c:v>545.30799999999999</c:v>
                      </c:pt>
                      <c:pt idx="5865" formatCode="General">
                        <c:v>545.31799999999998</c:v>
                      </c:pt>
                      <c:pt idx="5866" formatCode="General">
                        <c:v>545.32799999999997</c:v>
                      </c:pt>
                      <c:pt idx="5867" formatCode="General">
                        <c:v>545.33799999999997</c:v>
                      </c:pt>
                      <c:pt idx="5868" formatCode="General">
                        <c:v>545.34799999999996</c:v>
                      </c:pt>
                      <c:pt idx="5869" formatCode="General">
                        <c:v>545.35799999999995</c:v>
                      </c:pt>
                      <c:pt idx="5870" formatCode="General">
                        <c:v>545.36800000000005</c:v>
                      </c:pt>
                      <c:pt idx="5871" formatCode="General">
                        <c:v>545.37800000000004</c:v>
                      </c:pt>
                      <c:pt idx="5872" formatCode="General">
                        <c:v>545.38800000000003</c:v>
                      </c:pt>
                      <c:pt idx="5873" formatCode="General">
                        <c:v>545.39800000000002</c:v>
                      </c:pt>
                      <c:pt idx="5874" formatCode="General">
                        <c:v>545.40800000000002</c:v>
                      </c:pt>
                      <c:pt idx="5875" formatCode="General">
                        <c:v>545.41800000000001</c:v>
                      </c:pt>
                      <c:pt idx="5876" formatCode="General">
                        <c:v>545.428</c:v>
                      </c:pt>
                      <c:pt idx="5877" formatCode="General">
                        <c:v>545.43799999999999</c:v>
                      </c:pt>
                      <c:pt idx="5878" formatCode="General">
                        <c:v>545.44799999999998</c:v>
                      </c:pt>
                      <c:pt idx="5879" formatCode="General">
                        <c:v>545.45799999999997</c:v>
                      </c:pt>
                      <c:pt idx="5880" formatCode="General">
                        <c:v>545.46799999999996</c:v>
                      </c:pt>
                      <c:pt idx="5881" formatCode="General">
                        <c:v>545.47799999999995</c:v>
                      </c:pt>
                      <c:pt idx="5882" formatCode="General">
                        <c:v>545.48800000000006</c:v>
                      </c:pt>
                      <c:pt idx="5883" formatCode="General">
                        <c:v>545.49800000000005</c:v>
                      </c:pt>
                      <c:pt idx="5884" formatCode="General">
                        <c:v>545.50800000000004</c:v>
                      </c:pt>
                      <c:pt idx="5885" formatCode="General">
                        <c:v>545.51800000000003</c:v>
                      </c:pt>
                      <c:pt idx="5886" formatCode="General">
                        <c:v>545.52800000000002</c:v>
                      </c:pt>
                      <c:pt idx="5887" formatCode="General">
                        <c:v>545.53800000000001</c:v>
                      </c:pt>
                      <c:pt idx="5888" formatCode="General">
                        <c:v>545.548</c:v>
                      </c:pt>
                      <c:pt idx="5889" formatCode="General">
                        <c:v>545.55799999999999</c:v>
                      </c:pt>
                      <c:pt idx="5890" formatCode="General">
                        <c:v>545.56799999999998</c:v>
                      </c:pt>
                      <c:pt idx="5891" formatCode="General">
                        <c:v>545.57799999999997</c:v>
                      </c:pt>
                      <c:pt idx="5892" formatCode="General">
                        <c:v>545.58799999999997</c:v>
                      </c:pt>
                      <c:pt idx="5893" formatCode="General">
                        <c:v>545.59799999999996</c:v>
                      </c:pt>
                      <c:pt idx="5894" formatCode="General">
                        <c:v>545.60799999999995</c:v>
                      </c:pt>
                      <c:pt idx="5895" formatCode="General">
                        <c:v>545.61800000000005</c:v>
                      </c:pt>
                      <c:pt idx="5896" formatCode="General">
                        <c:v>545.62800000000004</c:v>
                      </c:pt>
                      <c:pt idx="5897" formatCode="General">
                        <c:v>545.63800000000003</c:v>
                      </c:pt>
                      <c:pt idx="5898" formatCode="General">
                        <c:v>545.64800000000002</c:v>
                      </c:pt>
                      <c:pt idx="5899" formatCode="General">
                        <c:v>545.65800000000002</c:v>
                      </c:pt>
                      <c:pt idx="5900" formatCode="General">
                        <c:v>545.66800000000001</c:v>
                      </c:pt>
                      <c:pt idx="5901" formatCode="General">
                        <c:v>545.678</c:v>
                      </c:pt>
                      <c:pt idx="5902" formatCode="General">
                        <c:v>545.68799999999999</c:v>
                      </c:pt>
                      <c:pt idx="5903" formatCode="General">
                        <c:v>545.69799999999998</c:v>
                      </c:pt>
                      <c:pt idx="5904" formatCode="General">
                        <c:v>545.70799999999997</c:v>
                      </c:pt>
                      <c:pt idx="5905" formatCode="General">
                        <c:v>545.71799999999996</c:v>
                      </c:pt>
                      <c:pt idx="5906" formatCode="General">
                        <c:v>545.72799999999995</c:v>
                      </c:pt>
                      <c:pt idx="5907" formatCode="General">
                        <c:v>545.73800000000006</c:v>
                      </c:pt>
                      <c:pt idx="5908" formatCode="General">
                        <c:v>545.74800000000005</c:v>
                      </c:pt>
                      <c:pt idx="5909" formatCode="General">
                        <c:v>545.75800000000004</c:v>
                      </c:pt>
                      <c:pt idx="5910" formatCode="General">
                        <c:v>545.76800000000003</c:v>
                      </c:pt>
                      <c:pt idx="5911" formatCode="General">
                        <c:v>545.77800000000002</c:v>
                      </c:pt>
                      <c:pt idx="5912" formatCode="General">
                        <c:v>545.78800000000001</c:v>
                      </c:pt>
                      <c:pt idx="5913" formatCode="General">
                        <c:v>545.798</c:v>
                      </c:pt>
                      <c:pt idx="5914" formatCode="General">
                        <c:v>545.80799999999999</c:v>
                      </c:pt>
                      <c:pt idx="5915" formatCode="General">
                        <c:v>545.81799999999998</c:v>
                      </c:pt>
                      <c:pt idx="5916" formatCode="General">
                        <c:v>545.82799999999997</c:v>
                      </c:pt>
                      <c:pt idx="5917" formatCode="General">
                        <c:v>545.83799999999997</c:v>
                      </c:pt>
                      <c:pt idx="5918" formatCode="General">
                        <c:v>545.84799999999996</c:v>
                      </c:pt>
                      <c:pt idx="5919" formatCode="General">
                        <c:v>545.85799999999995</c:v>
                      </c:pt>
                      <c:pt idx="5920" formatCode="General">
                        <c:v>545.86800000000005</c:v>
                      </c:pt>
                      <c:pt idx="5921" formatCode="General">
                        <c:v>545.87800000000004</c:v>
                      </c:pt>
                      <c:pt idx="5922" formatCode="General">
                        <c:v>545.88800000000003</c:v>
                      </c:pt>
                      <c:pt idx="5923" formatCode="General">
                        <c:v>545.89800000000002</c:v>
                      </c:pt>
                      <c:pt idx="5924" formatCode="General">
                        <c:v>545.90800000000002</c:v>
                      </c:pt>
                      <c:pt idx="5925" formatCode="General">
                        <c:v>545.91800000000001</c:v>
                      </c:pt>
                      <c:pt idx="5926" formatCode="General">
                        <c:v>545.928</c:v>
                      </c:pt>
                      <c:pt idx="5927" formatCode="General">
                        <c:v>545.93799999999999</c:v>
                      </c:pt>
                      <c:pt idx="5928" formatCode="General">
                        <c:v>545.94799999999998</c:v>
                      </c:pt>
                      <c:pt idx="5929" formatCode="General">
                        <c:v>545.95799999999997</c:v>
                      </c:pt>
                      <c:pt idx="5930" formatCode="General">
                        <c:v>545.96799999999996</c:v>
                      </c:pt>
                      <c:pt idx="5931" formatCode="General">
                        <c:v>545.97799999999995</c:v>
                      </c:pt>
                      <c:pt idx="5932" formatCode="General">
                        <c:v>545.98800000000006</c:v>
                      </c:pt>
                      <c:pt idx="5933" formatCode="General">
                        <c:v>545.99800000000005</c:v>
                      </c:pt>
                      <c:pt idx="5934" formatCode="General">
                        <c:v>546.00800000000004</c:v>
                      </c:pt>
                      <c:pt idx="5935" formatCode="General">
                        <c:v>546.01800000000003</c:v>
                      </c:pt>
                      <c:pt idx="5936" formatCode="General">
                        <c:v>546.02800000000002</c:v>
                      </c:pt>
                      <c:pt idx="5937" formatCode="General">
                        <c:v>546.03800000000001</c:v>
                      </c:pt>
                      <c:pt idx="5938" formatCode="General">
                        <c:v>546.048</c:v>
                      </c:pt>
                      <c:pt idx="5939" formatCode="General">
                        <c:v>546.05799999999999</c:v>
                      </c:pt>
                      <c:pt idx="5940" formatCode="General">
                        <c:v>546.06799999999998</c:v>
                      </c:pt>
                      <c:pt idx="5941" formatCode="General">
                        <c:v>546.07799999999997</c:v>
                      </c:pt>
                      <c:pt idx="5942" formatCode="General">
                        <c:v>546.08799999999997</c:v>
                      </c:pt>
                      <c:pt idx="5943" formatCode="General">
                        <c:v>546.09799999999996</c:v>
                      </c:pt>
                      <c:pt idx="5944" formatCode="General">
                        <c:v>546.10799999999995</c:v>
                      </c:pt>
                      <c:pt idx="5945" formatCode="General">
                        <c:v>546.11800000000005</c:v>
                      </c:pt>
                      <c:pt idx="5946" formatCode="General">
                        <c:v>546.12800000000004</c:v>
                      </c:pt>
                      <c:pt idx="5947" formatCode="General">
                        <c:v>546.13800000000003</c:v>
                      </c:pt>
                      <c:pt idx="5948" formatCode="General">
                        <c:v>546.14800000000002</c:v>
                      </c:pt>
                      <c:pt idx="5949" formatCode="General">
                        <c:v>546.15800000000002</c:v>
                      </c:pt>
                      <c:pt idx="5950" formatCode="General">
                        <c:v>546.16800000000001</c:v>
                      </c:pt>
                      <c:pt idx="5951" formatCode="General">
                        <c:v>546.178</c:v>
                      </c:pt>
                      <c:pt idx="5952" formatCode="General">
                        <c:v>546.18799999999999</c:v>
                      </c:pt>
                      <c:pt idx="5953" formatCode="General">
                        <c:v>546.19799999999998</c:v>
                      </c:pt>
                      <c:pt idx="5954" formatCode="General">
                        <c:v>546.20799999999997</c:v>
                      </c:pt>
                      <c:pt idx="5955" formatCode="General">
                        <c:v>546.21799999999996</c:v>
                      </c:pt>
                      <c:pt idx="5956" formatCode="General">
                        <c:v>546.22799999999995</c:v>
                      </c:pt>
                      <c:pt idx="5957" formatCode="General">
                        <c:v>546.23800000000006</c:v>
                      </c:pt>
                      <c:pt idx="5958" formatCode="General">
                        <c:v>546.24800000000005</c:v>
                      </c:pt>
                      <c:pt idx="5959" formatCode="General">
                        <c:v>546.25800000000004</c:v>
                      </c:pt>
                      <c:pt idx="5960" formatCode="General">
                        <c:v>546.26800000000003</c:v>
                      </c:pt>
                      <c:pt idx="5961" formatCode="General">
                        <c:v>546.27800000000002</c:v>
                      </c:pt>
                      <c:pt idx="5962" formatCode="General">
                        <c:v>546.28800000000001</c:v>
                      </c:pt>
                      <c:pt idx="5963" formatCode="General">
                        <c:v>546.298</c:v>
                      </c:pt>
                      <c:pt idx="5964" formatCode="General">
                        <c:v>546.30799999999999</c:v>
                      </c:pt>
                      <c:pt idx="5965" formatCode="General">
                        <c:v>546.31799999999998</c:v>
                      </c:pt>
                      <c:pt idx="5966" formatCode="General">
                        <c:v>546.32799999999997</c:v>
                      </c:pt>
                      <c:pt idx="5967" formatCode="General">
                        <c:v>546.33799999999997</c:v>
                      </c:pt>
                      <c:pt idx="5968" formatCode="General">
                        <c:v>546.34799999999996</c:v>
                      </c:pt>
                      <c:pt idx="5969" formatCode="General">
                        <c:v>546.35799999999995</c:v>
                      </c:pt>
                      <c:pt idx="5970" formatCode="General">
                        <c:v>546.36800000000005</c:v>
                      </c:pt>
                      <c:pt idx="5971" formatCode="General">
                        <c:v>546.37800000000004</c:v>
                      </c:pt>
                      <c:pt idx="5972" formatCode="General">
                        <c:v>546.38800000000003</c:v>
                      </c:pt>
                      <c:pt idx="5973" formatCode="General">
                        <c:v>546.39800000000002</c:v>
                      </c:pt>
                      <c:pt idx="5974" formatCode="General">
                        <c:v>546.40800000000002</c:v>
                      </c:pt>
                      <c:pt idx="5975" formatCode="General">
                        <c:v>546.41800000000001</c:v>
                      </c:pt>
                      <c:pt idx="5976" formatCode="General">
                        <c:v>546.428</c:v>
                      </c:pt>
                      <c:pt idx="5977" formatCode="General">
                        <c:v>546.43799999999999</c:v>
                      </c:pt>
                      <c:pt idx="5978" formatCode="General">
                        <c:v>546.44799999999998</c:v>
                      </c:pt>
                      <c:pt idx="5979" formatCode="General">
                        <c:v>546.45799999999997</c:v>
                      </c:pt>
                      <c:pt idx="5980" formatCode="General">
                        <c:v>546.46799999999996</c:v>
                      </c:pt>
                      <c:pt idx="5981" formatCode="General">
                        <c:v>546.47799999999995</c:v>
                      </c:pt>
                      <c:pt idx="5982" formatCode="General">
                        <c:v>546.48800000000006</c:v>
                      </c:pt>
                      <c:pt idx="5983" formatCode="General">
                        <c:v>546.49800000000005</c:v>
                      </c:pt>
                      <c:pt idx="5984" formatCode="General">
                        <c:v>546.50800000000004</c:v>
                      </c:pt>
                      <c:pt idx="5985" formatCode="General">
                        <c:v>546.51800000000003</c:v>
                      </c:pt>
                      <c:pt idx="5986" formatCode="General">
                        <c:v>546.52800000000002</c:v>
                      </c:pt>
                      <c:pt idx="5987" formatCode="General">
                        <c:v>546.53800000000001</c:v>
                      </c:pt>
                      <c:pt idx="5988" formatCode="General">
                        <c:v>546.548</c:v>
                      </c:pt>
                      <c:pt idx="5989" formatCode="General">
                        <c:v>546.55799999999999</c:v>
                      </c:pt>
                      <c:pt idx="5990" formatCode="General">
                        <c:v>546.56799999999998</c:v>
                      </c:pt>
                      <c:pt idx="5991" formatCode="General">
                        <c:v>546.57799999999997</c:v>
                      </c:pt>
                      <c:pt idx="5992" formatCode="General">
                        <c:v>546.58799999999997</c:v>
                      </c:pt>
                      <c:pt idx="5993" formatCode="General">
                        <c:v>546.59799999999996</c:v>
                      </c:pt>
                      <c:pt idx="5994" formatCode="General">
                        <c:v>546.60799999999995</c:v>
                      </c:pt>
                      <c:pt idx="5995" formatCode="General">
                        <c:v>546.61800000000005</c:v>
                      </c:pt>
                      <c:pt idx="5996" formatCode="General">
                        <c:v>546.62800000000004</c:v>
                      </c:pt>
                      <c:pt idx="5997" formatCode="General">
                        <c:v>546.63800000000003</c:v>
                      </c:pt>
                      <c:pt idx="5998" formatCode="General">
                        <c:v>546.64800000000002</c:v>
                      </c:pt>
                      <c:pt idx="5999" formatCode="General">
                        <c:v>546.65800000000002</c:v>
                      </c:pt>
                      <c:pt idx="6000" formatCode="General">
                        <c:v>546.66800000000001</c:v>
                      </c:pt>
                      <c:pt idx="6001" formatCode="General">
                        <c:v>546.678</c:v>
                      </c:pt>
                      <c:pt idx="6002" formatCode="General">
                        <c:v>546.68799999999999</c:v>
                      </c:pt>
                      <c:pt idx="6003" formatCode="General">
                        <c:v>546.69799999999998</c:v>
                      </c:pt>
                      <c:pt idx="6004" formatCode="General">
                        <c:v>546.70799999999997</c:v>
                      </c:pt>
                      <c:pt idx="6005" formatCode="General">
                        <c:v>546.71799999999996</c:v>
                      </c:pt>
                      <c:pt idx="6006" formatCode="General">
                        <c:v>546.72799999999995</c:v>
                      </c:pt>
                      <c:pt idx="6007" formatCode="General">
                        <c:v>546.73800000000006</c:v>
                      </c:pt>
                      <c:pt idx="6008" formatCode="General">
                        <c:v>546.74800000000005</c:v>
                      </c:pt>
                      <c:pt idx="6009" formatCode="General">
                        <c:v>546.75800000000004</c:v>
                      </c:pt>
                      <c:pt idx="6010" formatCode="General">
                        <c:v>546.76800000000003</c:v>
                      </c:pt>
                      <c:pt idx="6011" formatCode="General">
                        <c:v>546.77800000000002</c:v>
                      </c:pt>
                      <c:pt idx="6012" formatCode="General">
                        <c:v>546.78800000000001</c:v>
                      </c:pt>
                      <c:pt idx="6013" formatCode="General">
                        <c:v>546.798</c:v>
                      </c:pt>
                      <c:pt idx="6014" formatCode="General">
                        <c:v>546.80799999999999</c:v>
                      </c:pt>
                      <c:pt idx="6015" formatCode="General">
                        <c:v>546.81799999999998</c:v>
                      </c:pt>
                      <c:pt idx="6016" formatCode="General">
                        <c:v>546.82799999999997</c:v>
                      </c:pt>
                      <c:pt idx="6017" formatCode="General">
                        <c:v>546.83799999999997</c:v>
                      </c:pt>
                      <c:pt idx="6018" formatCode="General">
                        <c:v>546.84799999999996</c:v>
                      </c:pt>
                      <c:pt idx="6019" formatCode="General">
                        <c:v>546.85799999999995</c:v>
                      </c:pt>
                      <c:pt idx="6020" formatCode="General">
                        <c:v>546.86800000000005</c:v>
                      </c:pt>
                      <c:pt idx="6021" formatCode="General">
                        <c:v>546.87800000000004</c:v>
                      </c:pt>
                      <c:pt idx="6022" formatCode="General">
                        <c:v>546.88800000000003</c:v>
                      </c:pt>
                      <c:pt idx="6023" formatCode="General">
                        <c:v>546.89800000000002</c:v>
                      </c:pt>
                      <c:pt idx="6024" formatCode="General">
                        <c:v>546.90800000000002</c:v>
                      </c:pt>
                      <c:pt idx="6025" formatCode="General">
                        <c:v>546.91800000000001</c:v>
                      </c:pt>
                      <c:pt idx="6026" formatCode="General">
                        <c:v>546.928</c:v>
                      </c:pt>
                      <c:pt idx="6027" formatCode="General">
                        <c:v>546.93799999999999</c:v>
                      </c:pt>
                      <c:pt idx="6028" formatCode="General">
                        <c:v>546.94799999999998</c:v>
                      </c:pt>
                      <c:pt idx="6029" formatCode="General">
                        <c:v>546.95799999999997</c:v>
                      </c:pt>
                      <c:pt idx="6030" formatCode="General">
                        <c:v>546.96799999999996</c:v>
                      </c:pt>
                      <c:pt idx="6031" formatCode="General">
                        <c:v>546.97799999999995</c:v>
                      </c:pt>
                      <c:pt idx="6032" formatCode="General">
                        <c:v>546.98800000000006</c:v>
                      </c:pt>
                      <c:pt idx="6033" formatCode="General">
                        <c:v>546.99800000000005</c:v>
                      </c:pt>
                      <c:pt idx="6034" formatCode="General">
                        <c:v>547.00800000000004</c:v>
                      </c:pt>
                      <c:pt idx="6035" formatCode="General">
                        <c:v>547.01800000000003</c:v>
                      </c:pt>
                      <c:pt idx="6036" formatCode="General">
                        <c:v>547.02800000000002</c:v>
                      </c:pt>
                      <c:pt idx="6037" formatCode="General">
                        <c:v>547.03800000000001</c:v>
                      </c:pt>
                      <c:pt idx="6038" formatCode="General">
                        <c:v>547.048</c:v>
                      </c:pt>
                      <c:pt idx="6039" formatCode="General">
                        <c:v>547.05799999999999</c:v>
                      </c:pt>
                      <c:pt idx="6040" formatCode="General">
                        <c:v>547.06799999999998</c:v>
                      </c:pt>
                      <c:pt idx="6041" formatCode="General">
                        <c:v>547.07799999999997</c:v>
                      </c:pt>
                      <c:pt idx="6042" formatCode="General">
                        <c:v>547.08799999999997</c:v>
                      </c:pt>
                      <c:pt idx="6043" formatCode="General">
                        <c:v>547.09799999999996</c:v>
                      </c:pt>
                      <c:pt idx="6044" formatCode="General">
                        <c:v>547.10799999999995</c:v>
                      </c:pt>
                      <c:pt idx="6045" formatCode="General">
                        <c:v>547.11800000000005</c:v>
                      </c:pt>
                      <c:pt idx="6046" formatCode="General">
                        <c:v>547.12800000000004</c:v>
                      </c:pt>
                      <c:pt idx="6047" formatCode="General">
                        <c:v>547.13800000000003</c:v>
                      </c:pt>
                      <c:pt idx="6048" formatCode="General">
                        <c:v>547.14800000000002</c:v>
                      </c:pt>
                      <c:pt idx="6049" formatCode="General">
                        <c:v>547.15800000000002</c:v>
                      </c:pt>
                      <c:pt idx="6050" formatCode="General">
                        <c:v>547.16800000000001</c:v>
                      </c:pt>
                      <c:pt idx="6051" formatCode="General">
                        <c:v>547.178</c:v>
                      </c:pt>
                      <c:pt idx="6052" formatCode="General">
                        <c:v>547.18799999999999</c:v>
                      </c:pt>
                      <c:pt idx="6053" formatCode="General">
                        <c:v>547.19799999999998</c:v>
                      </c:pt>
                      <c:pt idx="6054" formatCode="General">
                        <c:v>547.20799999999997</c:v>
                      </c:pt>
                      <c:pt idx="6055" formatCode="General">
                        <c:v>547.21799999999996</c:v>
                      </c:pt>
                      <c:pt idx="6056" formatCode="General">
                        <c:v>547.22799999999995</c:v>
                      </c:pt>
                      <c:pt idx="6057" formatCode="General">
                        <c:v>547.23800000000006</c:v>
                      </c:pt>
                      <c:pt idx="6058" formatCode="General">
                        <c:v>547.24800000000005</c:v>
                      </c:pt>
                      <c:pt idx="6059" formatCode="General">
                        <c:v>547.25800000000004</c:v>
                      </c:pt>
                      <c:pt idx="6060" formatCode="General">
                        <c:v>547.26800000000003</c:v>
                      </c:pt>
                      <c:pt idx="6061" formatCode="General">
                        <c:v>547.27800000000002</c:v>
                      </c:pt>
                      <c:pt idx="6062" formatCode="General">
                        <c:v>547.28800000000001</c:v>
                      </c:pt>
                      <c:pt idx="6063" formatCode="General">
                        <c:v>547.298</c:v>
                      </c:pt>
                      <c:pt idx="6064" formatCode="General">
                        <c:v>547.30799999999999</c:v>
                      </c:pt>
                      <c:pt idx="6065" formatCode="General">
                        <c:v>547.31799999999998</c:v>
                      </c:pt>
                      <c:pt idx="6066" formatCode="General">
                        <c:v>547.32799999999997</c:v>
                      </c:pt>
                      <c:pt idx="6067" formatCode="General">
                        <c:v>547.33799999999997</c:v>
                      </c:pt>
                      <c:pt idx="6068" formatCode="General">
                        <c:v>547.34799999999996</c:v>
                      </c:pt>
                      <c:pt idx="6069" formatCode="General">
                        <c:v>547.35799999999995</c:v>
                      </c:pt>
                      <c:pt idx="6070" formatCode="General">
                        <c:v>547.36800000000005</c:v>
                      </c:pt>
                      <c:pt idx="6071" formatCode="General">
                        <c:v>547.37800000000004</c:v>
                      </c:pt>
                      <c:pt idx="6072" formatCode="General">
                        <c:v>547.38800000000003</c:v>
                      </c:pt>
                      <c:pt idx="6073" formatCode="General">
                        <c:v>547.39800000000002</c:v>
                      </c:pt>
                      <c:pt idx="6074" formatCode="General">
                        <c:v>547.40800000000002</c:v>
                      </c:pt>
                      <c:pt idx="6075" formatCode="General">
                        <c:v>547.41800000000001</c:v>
                      </c:pt>
                      <c:pt idx="6076" formatCode="General">
                        <c:v>547.428</c:v>
                      </c:pt>
                      <c:pt idx="6077" formatCode="General">
                        <c:v>547.43799999999999</c:v>
                      </c:pt>
                      <c:pt idx="6078" formatCode="General">
                        <c:v>547.44799999999998</c:v>
                      </c:pt>
                      <c:pt idx="6079" formatCode="General">
                        <c:v>547.45799999999997</c:v>
                      </c:pt>
                      <c:pt idx="6080" formatCode="General">
                        <c:v>547.46799999999996</c:v>
                      </c:pt>
                      <c:pt idx="6081" formatCode="General">
                        <c:v>547.47799999999995</c:v>
                      </c:pt>
                      <c:pt idx="6082" formatCode="General">
                        <c:v>547.48800000000006</c:v>
                      </c:pt>
                      <c:pt idx="6083" formatCode="General">
                        <c:v>547.49800000000005</c:v>
                      </c:pt>
                      <c:pt idx="6084" formatCode="General">
                        <c:v>547.50800000000004</c:v>
                      </c:pt>
                      <c:pt idx="6085" formatCode="General">
                        <c:v>547.51800000000003</c:v>
                      </c:pt>
                      <c:pt idx="6086" formatCode="General">
                        <c:v>547.52800000000002</c:v>
                      </c:pt>
                      <c:pt idx="6087" formatCode="General">
                        <c:v>547.53800000000001</c:v>
                      </c:pt>
                      <c:pt idx="6088" formatCode="General">
                        <c:v>547.548</c:v>
                      </c:pt>
                      <c:pt idx="6089" formatCode="General">
                        <c:v>547.55799999999999</c:v>
                      </c:pt>
                      <c:pt idx="6090" formatCode="General">
                        <c:v>547.56799999999998</c:v>
                      </c:pt>
                      <c:pt idx="6091" formatCode="General">
                        <c:v>547.57799999999997</c:v>
                      </c:pt>
                      <c:pt idx="6092" formatCode="General">
                        <c:v>547.58799999999997</c:v>
                      </c:pt>
                      <c:pt idx="6093" formatCode="General">
                        <c:v>547.59799999999996</c:v>
                      </c:pt>
                      <c:pt idx="6094" formatCode="General">
                        <c:v>547.60799999999995</c:v>
                      </c:pt>
                      <c:pt idx="6095" formatCode="General">
                        <c:v>547.61800000000005</c:v>
                      </c:pt>
                      <c:pt idx="6096" formatCode="General">
                        <c:v>547.62800000000004</c:v>
                      </c:pt>
                      <c:pt idx="6097" formatCode="General">
                        <c:v>547.63800000000003</c:v>
                      </c:pt>
                      <c:pt idx="6098" formatCode="General">
                        <c:v>547.64800000000002</c:v>
                      </c:pt>
                      <c:pt idx="6099" formatCode="General">
                        <c:v>547.65800000000002</c:v>
                      </c:pt>
                      <c:pt idx="6100" formatCode="General">
                        <c:v>547.66800000000001</c:v>
                      </c:pt>
                      <c:pt idx="6101" formatCode="General">
                        <c:v>547.678</c:v>
                      </c:pt>
                      <c:pt idx="6102" formatCode="General">
                        <c:v>547.68799999999999</c:v>
                      </c:pt>
                      <c:pt idx="6103" formatCode="General">
                        <c:v>547.69799999999998</c:v>
                      </c:pt>
                      <c:pt idx="6104" formatCode="General">
                        <c:v>547.70799999999997</c:v>
                      </c:pt>
                      <c:pt idx="6105" formatCode="General">
                        <c:v>547.71799999999996</c:v>
                      </c:pt>
                      <c:pt idx="6106" formatCode="General">
                        <c:v>547.72799999999995</c:v>
                      </c:pt>
                      <c:pt idx="6107" formatCode="General">
                        <c:v>547.73800000000006</c:v>
                      </c:pt>
                      <c:pt idx="6108" formatCode="General">
                        <c:v>547.74800000000005</c:v>
                      </c:pt>
                      <c:pt idx="6109" formatCode="General">
                        <c:v>547.75800000000004</c:v>
                      </c:pt>
                      <c:pt idx="6110" formatCode="General">
                        <c:v>547.76800000000003</c:v>
                      </c:pt>
                      <c:pt idx="6111" formatCode="General">
                        <c:v>547.77800000000002</c:v>
                      </c:pt>
                      <c:pt idx="6112" formatCode="General">
                        <c:v>547.78800000000001</c:v>
                      </c:pt>
                      <c:pt idx="6113" formatCode="General">
                        <c:v>547.798</c:v>
                      </c:pt>
                      <c:pt idx="6114" formatCode="General">
                        <c:v>547.80799999999999</c:v>
                      </c:pt>
                      <c:pt idx="6115" formatCode="General">
                        <c:v>547.81799999999998</c:v>
                      </c:pt>
                      <c:pt idx="6116" formatCode="General">
                        <c:v>547.82799999999997</c:v>
                      </c:pt>
                      <c:pt idx="6117" formatCode="General">
                        <c:v>547.83799999999997</c:v>
                      </c:pt>
                      <c:pt idx="6118" formatCode="General">
                        <c:v>547.84799999999996</c:v>
                      </c:pt>
                      <c:pt idx="6119" formatCode="General">
                        <c:v>547.85799999999995</c:v>
                      </c:pt>
                      <c:pt idx="6120" formatCode="General">
                        <c:v>547.86800000000005</c:v>
                      </c:pt>
                      <c:pt idx="6121" formatCode="General">
                        <c:v>547.87800000000004</c:v>
                      </c:pt>
                      <c:pt idx="6122" formatCode="General">
                        <c:v>547.88800000000003</c:v>
                      </c:pt>
                      <c:pt idx="6123" formatCode="General">
                        <c:v>547.89800000000002</c:v>
                      </c:pt>
                      <c:pt idx="6124" formatCode="General">
                        <c:v>547.90800000000002</c:v>
                      </c:pt>
                      <c:pt idx="6125" formatCode="General">
                        <c:v>547.91800000000001</c:v>
                      </c:pt>
                      <c:pt idx="6126" formatCode="General">
                        <c:v>547.928</c:v>
                      </c:pt>
                      <c:pt idx="6127" formatCode="General">
                        <c:v>547.93799999999999</c:v>
                      </c:pt>
                      <c:pt idx="6128" formatCode="General">
                        <c:v>547.94799999999998</c:v>
                      </c:pt>
                      <c:pt idx="6129" formatCode="General">
                        <c:v>547.95799999999997</c:v>
                      </c:pt>
                      <c:pt idx="6130" formatCode="General">
                        <c:v>547.96799999999996</c:v>
                      </c:pt>
                      <c:pt idx="6131" formatCode="General">
                        <c:v>547.97799999999995</c:v>
                      </c:pt>
                      <c:pt idx="6132" formatCode="General">
                        <c:v>547.98800000000006</c:v>
                      </c:pt>
                      <c:pt idx="6133" formatCode="General">
                        <c:v>547.99800000000005</c:v>
                      </c:pt>
                      <c:pt idx="6134" formatCode="General">
                        <c:v>548.00800000000004</c:v>
                      </c:pt>
                      <c:pt idx="6135" formatCode="General">
                        <c:v>548.01800000000003</c:v>
                      </c:pt>
                      <c:pt idx="6136" formatCode="General">
                        <c:v>548.02800000000002</c:v>
                      </c:pt>
                      <c:pt idx="6137" formatCode="General">
                        <c:v>548.03800000000001</c:v>
                      </c:pt>
                      <c:pt idx="6138" formatCode="General">
                        <c:v>548.048</c:v>
                      </c:pt>
                      <c:pt idx="6139" formatCode="General">
                        <c:v>548.05799999999999</c:v>
                      </c:pt>
                      <c:pt idx="6140" formatCode="General">
                        <c:v>548.06799999999998</c:v>
                      </c:pt>
                      <c:pt idx="6141" formatCode="General">
                        <c:v>548.07799999999997</c:v>
                      </c:pt>
                      <c:pt idx="6142" formatCode="General">
                        <c:v>548.08799999999997</c:v>
                      </c:pt>
                      <c:pt idx="6143" formatCode="General">
                        <c:v>548.09799999999996</c:v>
                      </c:pt>
                      <c:pt idx="6144" formatCode="General">
                        <c:v>548.10799999999995</c:v>
                      </c:pt>
                      <c:pt idx="6145" formatCode="General">
                        <c:v>548.11800000000005</c:v>
                      </c:pt>
                      <c:pt idx="6146" formatCode="General">
                        <c:v>548.12800000000004</c:v>
                      </c:pt>
                      <c:pt idx="6147" formatCode="General">
                        <c:v>548.13800000000003</c:v>
                      </c:pt>
                      <c:pt idx="6148" formatCode="General">
                        <c:v>548.14800000000002</c:v>
                      </c:pt>
                      <c:pt idx="6149" formatCode="General">
                        <c:v>548.15800000000002</c:v>
                      </c:pt>
                      <c:pt idx="6150" formatCode="General">
                        <c:v>548.16800000000001</c:v>
                      </c:pt>
                      <c:pt idx="6151" formatCode="General">
                        <c:v>548.178</c:v>
                      </c:pt>
                      <c:pt idx="6152" formatCode="General">
                        <c:v>548.18799999999999</c:v>
                      </c:pt>
                      <c:pt idx="6153" formatCode="General">
                        <c:v>548.19799999999998</c:v>
                      </c:pt>
                      <c:pt idx="6154" formatCode="General">
                        <c:v>548.20799999999997</c:v>
                      </c:pt>
                      <c:pt idx="6155" formatCode="General">
                        <c:v>548.21799999999996</c:v>
                      </c:pt>
                      <c:pt idx="6156" formatCode="General">
                        <c:v>548.22799999999995</c:v>
                      </c:pt>
                      <c:pt idx="6157" formatCode="General">
                        <c:v>548.23800000000006</c:v>
                      </c:pt>
                      <c:pt idx="6158" formatCode="General">
                        <c:v>548.24800000000005</c:v>
                      </c:pt>
                      <c:pt idx="6159" formatCode="General">
                        <c:v>548.25800000000004</c:v>
                      </c:pt>
                      <c:pt idx="6160" formatCode="General">
                        <c:v>548.26800000000003</c:v>
                      </c:pt>
                      <c:pt idx="6161" formatCode="General">
                        <c:v>548.27800000000002</c:v>
                      </c:pt>
                      <c:pt idx="6162" formatCode="General">
                        <c:v>548.28800000000001</c:v>
                      </c:pt>
                      <c:pt idx="6163" formatCode="General">
                        <c:v>548.298</c:v>
                      </c:pt>
                      <c:pt idx="6164" formatCode="General">
                        <c:v>548.30799999999999</c:v>
                      </c:pt>
                      <c:pt idx="6165" formatCode="General">
                        <c:v>548.31799999999998</c:v>
                      </c:pt>
                      <c:pt idx="6166" formatCode="General">
                        <c:v>548.32799999999997</c:v>
                      </c:pt>
                      <c:pt idx="6167" formatCode="General">
                        <c:v>548.33799999999997</c:v>
                      </c:pt>
                      <c:pt idx="6168" formatCode="General">
                        <c:v>548.34799999999996</c:v>
                      </c:pt>
                      <c:pt idx="6169" formatCode="General">
                        <c:v>548.35799999999995</c:v>
                      </c:pt>
                      <c:pt idx="6170" formatCode="General">
                        <c:v>548.36800000000005</c:v>
                      </c:pt>
                      <c:pt idx="6171" formatCode="General">
                        <c:v>548.37800000000004</c:v>
                      </c:pt>
                      <c:pt idx="6172" formatCode="General">
                        <c:v>548.38800000000003</c:v>
                      </c:pt>
                      <c:pt idx="6173" formatCode="General">
                        <c:v>548.39800000000002</c:v>
                      </c:pt>
                      <c:pt idx="6174" formatCode="General">
                        <c:v>548.40800000000002</c:v>
                      </c:pt>
                      <c:pt idx="6175" formatCode="General">
                        <c:v>548.41800000000001</c:v>
                      </c:pt>
                      <c:pt idx="6176" formatCode="General">
                        <c:v>548.428</c:v>
                      </c:pt>
                      <c:pt idx="6177" formatCode="General">
                        <c:v>548.43799999999999</c:v>
                      </c:pt>
                      <c:pt idx="6178" formatCode="General">
                        <c:v>548.44799999999998</c:v>
                      </c:pt>
                      <c:pt idx="6179" formatCode="General">
                        <c:v>548.45799999999997</c:v>
                      </c:pt>
                      <c:pt idx="6180" formatCode="General">
                        <c:v>548.46799999999996</c:v>
                      </c:pt>
                      <c:pt idx="6181" formatCode="General">
                        <c:v>548.47799999999995</c:v>
                      </c:pt>
                      <c:pt idx="6182" formatCode="General">
                        <c:v>548.48800000000006</c:v>
                      </c:pt>
                      <c:pt idx="6183" formatCode="General">
                        <c:v>548.49800000000005</c:v>
                      </c:pt>
                      <c:pt idx="6184" formatCode="General">
                        <c:v>548.50800000000004</c:v>
                      </c:pt>
                      <c:pt idx="6185" formatCode="General">
                        <c:v>548.51800000000003</c:v>
                      </c:pt>
                      <c:pt idx="6186" formatCode="General">
                        <c:v>548.52800000000002</c:v>
                      </c:pt>
                      <c:pt idx="6187" formatCode="General">
                        <c:v>548.53800000000001</c:v>
                      </c:pt>
                      <c:pt idx="6188" formatCode="General">
                        <c:v>548.548</c:v>
                      </c:pt>
                      <c:pt idx="6189" formatCode="General">
                        <c:v>548.55799999999999</c:v>
                      </c:pt>
                      <c:pt idx="6190" formatCode="General">
                        <c:v>548.56799999999998</c:v>
                      </c:pt>
                      <c:pt idx="6191" formatCode="General">
                        <c:v>548.57799999999997</c:v>
                      </c:pt>
                      <c:pt idx="6192" formatCode="General">
                        <c:v>548.58799999999997</c:v>
                      </c:pt>
                      <c:pt idx="6193" formatCode="General">
                        <c:v>548.59799999999996</c:v>
                      </c:pt>
                      <c:pt idx="6194" formatCode="General">
                        <c:v>548.60799999999995</c:v>
                      </c:pt>
                      <c:pt idx="6195" formatCode="General">
                        <c:v>548.61800000000005</c:v>
                      </c:pt>
                      <c:pt idx="6196" formatCode="General">
                        <c:v>548.62800000000004</c:v>
                      </c:pt>
                      <c:pt idx="6197" formatCode="General">
                        <c:v>548.63800000000003</c:v>
                      </c:pt>
                      <c:pt idx="6198" formatCode="General">
                        <c:v>548.64800000000002</c:v>
                      </c:pt>
                      <c:pt idx="6199" formatCode="General">
                        <c:v>548.65800000000002</c:v>
                      </c:pt>
                      <c:pt idx="6200" formatCode="General">
                        <c:v>548.66800000000001</c:v>
                      </c:pt>
                      <c:pt idx="6201" formatCode="General">
                        <c:v>548.678</c:v>
                      </c:pt>
                      <c:pt idx="6202" formatCode="General">
                        <c:v>548.68799999999999</c:v>
                      </c:pt>
                      <c:pt idx="6203" formatCode="General">
                        <c:v>548.69799999999998</c:v>
                      </c:pt>
                      <c:pt idx="6204" formatCode="General">
                        <c:v>548.70799999999997</c:v>
                      </c:pt>
                      <c:pt idx="6205" formatCode="General">
                        <c:v>548.71799999999996</c:v>
                      </c:pt>
                      <c:pt idx="6206" formatCode="General">
                        <c:v>548.72799999999995</c:v>
                      </c:pt>
                      <c:pt idx="6207" formatCode="General">
                        <c:v>548.73800000000006</c:v>
                      </c:pt>
                      <c:pt idx="6208" formatCode="General">
                        <c:v>548.74800000000005</c:v>
                      </c:pt>
                      <c:pt idx="6209" formatCode="General">
                        <c:v>548.75800000000004</c:v>
                      </c:pt>
                      <c:pt idx="6210" formatCode="General">
                        <c:v>548.76800000000003</c:v>
                      </c:pt>
                      <c:pt idx="6211" formatCode="General">
                        <c:v>548.77800000000002</c:v>
                      </c:pt>
                      <c:pt idx="6212" formatCode="General">
                        <c:v>548.78800000000001</c:v>
                      </c:pt>
                      <c:pt idx="6213" formatCode="General">
                        <c:v>548.798</c:v>
                      </c:pt>
                      <c:pt idx="6214" formatCode="General">
                        <c:v>548.80799999999999</c:v>
                      </c:pt>
                      <c:pt idx="6215" formatCode="General">
                        <c:v>548.81799999999998</c:v>
                      </c:pt>
                      <c:pt idx="6216" formatCode="General">
                        <c:v>548.82799999999997</c:v>
                      </c:pt>
                      <c:pt idx="6217" formatCode="General">
                        <c:v>548.83799999999997</c:v>
                      </c:pt>
                      <c:pt idx="6218" formatCode="General">
                        <c:v>548.84799999999996</c:v>
                      </c:pt>
                      <c:pt idx="6219" formatCode="General">
                        <c:v>548.85799999999995</c:v>
                      </c:pt>
                      <c:pt idx="6220" formatCode="General">
                        <c:v>548.86800000000005</c:v>
                      </c:pt>
                      <c:pt idx="6221" formatCode="General">
                        <c:v>548.87800000000004</c:v>
                      </c:pt>
                      <c:pt idx="6222" formatCode="General">
                        <c:v>548.88800000000003</c:v>
                      </c:pt>
                      <c:pt idx="6223" formatCode="General">
                        <c:v>548.89800000000002</c:v>
                      </c:pt>
                      <c:pt idx="6224" formatCode="General">
                        <c:v>548.90800000000002</c:v>
                      </c:pt>
                      <c:pt idx="6225" formatCode="General">
                        <c:v>548.91800000000001</c:v>
                      </c:pt>
                      <c:pt idx="6226" formatCode="General">
                        <c:v>548.928</c:v>
                      </c:pt>
                      <c:pt idx="6227" formatCode="General">
                        <c:v>548.93799999999999</c:v>
                      </c:pt>
                      <c:pt idx="6228" formatCode="General">
                        <c:v>548.94799999999998</c:v>
                      </c:pt>
                      <c:pt idx="6229" formatCode="General">
                        <c:v>548.95799999999997</c:v>
                      </c:pt>
                      <c:pt idx="6230" formatCode="General">
                        <c:v>548.96799999999996</c:v>
                      </c:pt>
                      <c:pt idx="6231" formatCode="General">
                        <c:v>548.97799999999995</c:v>
                      </c:pt>
                      <c:pt idx="6232" formatCode="General">
                        <c:v>548.98800000000006</c:v>
                      </c:pt>
                      <c:pt idx="6233" formatCode="General">
                        <c:v>548.99800000000005</c:v>
                      </c:pt>
                      <c:pt idx="6234" formatCode="General">
                        <c:v>549.00800000000004</c:v>
                      </c:pt>
                      <c:pt idx="6235" formatCode="General">
                        <c:v>549.01800000000003</c:v>
                      </c:pt>
                      <c:pt idx="6236" formatCode="General">
                        <c:v>549.02800000000002</c:v>
                      </c:pt>
                      <c:pt idx="6237" formatCode="General">
                        <c:v>549.03800000000001</c:v>
                      </c:pt>
                      <c:pt idx="6238" formatCode="General">
                        <c:v>549.048</c:v>
                      </c:pt>
                      <c:pt idx="6239" formatCode="General">
                        <c:v>549.05799999999999</c:v>
                      </c:pt>
                      <c:pt idx="6240" formatCode="General">
                        <c:v>549.06799999999998</c:v>
                      </c:pt>
                      <c:pt idx="6241" formatCode="General">
                        <c:v>549.07799999999997</c:v>
                      </c:pt>
                      <c:pt idx="6242" formatCode="General">
                        <c:v>549.08799999999997</c:v>
                      </c:pt>
                      <c:pt idx="6243" formatCode="General">
                        <c:v>549.09799999999996</c:v>
                      </c:pt>
                      <c:pt idx="6244" formatCode="General">
                        <c:v>549.10799999999995</c:v>
                      </c:pt>
                      <c:pt idx="6245" formatCode="General">
                        <c:v>549.11800000000005</c:v>
                      </c:pt>
                      <c:pt idx="6246" formatCode="General">
                        <c:v>549.12800000000004</c:v>
                      </c:pt>
                      <c:pt idx="6247" formatCode="General">
                        <c:v>549.13800000000003</c:v>
                      </c:pt>
                      <c:pt idx="6248" formatCode="General">
                        <c:v>549.14800000000002</c:v>
                      </c:pt>
                      <c:pt idx="6249" formatCode="General">
                        <c:v>549.15800000000002</c:v>
                      </c:pt>
                      <c:pt idx="6250" formatCode="General">
                        <c:v>549.16800000000001</c:v>
                      </c:pt>
                      <c:pt idx="6251" formatCode="General">
                        <c:v>549.178</c:v>
                      </c:pt>
                      <c:pt idx="6252" formatCode="General">
                        <c:v>549.18799999999999</c:v>
                      </c:pt>
                      <c:pt idx="6253" formatCode="General">
                        <c:v>549.19799999999998</c:v>
                      </c:pt>
                      <c:pt idx="6254" formatCode="General">
                        <c:v>549.20799999999997</c:v>
                      </c:pt>
                      <c:pt idx="6255" formatCode="General">
                        <c:v>549.21799999999996</c:v>
                      </c:pt>
                      <c:pt idx="6256" formatCode="General">
                        <c:v>549.22799999999995</c:v>
                      </c:pt>
                      <c:pt idx="6257" formatCode="General">
                        <c:v>549.23800000000006</c:v>
                      </c:pt>
                      <c:pt idx="6258" formatCode="General">
                        <c:v>549.24800000000005</c:v>
                      </c:pt>
                      <c:pt idx="6259" formatCode="General">
                        <c:v>549.25800000000004</c:v>
                      </c:pt>
                      <c:pt idx="6260" formatCode="General">
                        <c:v>549.26800000000003</c:v>
                      </c:pt>
                      <c:pt idx="6261" formatCode="General">
                        <c:v>549.27800000000002</c:v>
                      </c:pt>
                      <c:pt idx="6262" formatCode="General">
                        <c:v>549.28800000000001</c:v>
                      </c:pt>
                      <c:pt idx="6263" formatCode="General">
                        <c:v>549.298</c:v>
                      </c:pt>
                      <c:pt idx="6264" formatCode="General">
                        <c:v>549.30799999999999</c:v>
                      </c:pt>
                      <c:pt idx="6265" formatCode="General">
                        <c:v>549.31799999999998</c:v>
                      </c:pt>
                      <c:pt idx="6266" formatCode="General">
                        <c:v>549.32799999999997</c:v>
                      </c:pt>
                      <c:pt idx="6267" formatCode="General">
                        <c:v>549.33799999999997</c:v>
                      </c:pt>
                      <c:pt idx="6268" formatCode="General">
                        <c:v>549.34799999999996</c:v>
                      </c:pt>
                      <c:pt idx="6269" formatCode="General">
                        <c:v>549.35799999999995</c:v>
                      </c:pt>
                      <c:pt idx="6270" formatCode="General">
                        <c:v>549.36800000000005</c:v>
                      </c:pt>
                      <c:pt idx="6271" formatCode="General">
                        <c:v>549.37800000000004</c:v>
                      </c:pt>
                      <c:pt idx="6272" formatCode="General">
                        <c:v>549.38800000000003</c:v>
                      </c:pt>
                      <c:pt idx="6273" formatCode="General">
                        <c:v>549.39800000000002</c:v>
                      </c:pt>
                      <c:pt idx="6274" formatCode="General">
                        <c:v>549.40800000000002</c:v>
                      </c:pt>
                      <c:pt idx="6275" formatCode="General">
                        <c:v>549.41800000000001</c:v>
                      </c:pt>
                      <c:pt idx="6276" formatCode="General">
                        <c:v>549.428</c:v>
                      </c:pt>
                      <c:pt idx="6277" formatCode="General">
                        <c:v>549.43799999999999</c:v>
                      </c:pt>
                      <c:pt idx="6278" formatCode="General">
                        <c:v>549.44799999999998</c:v>
                      </c:pt>
                      <c:pt idx="6279" formatCode="General">
                        <c:v>549.45799999999997</c:v>
                      </c:pt>
                      <c:pt idx="6280" formatCode="General">
                        <c:v>549.46799999999996</c:v>
                      </c:pt>
                      <c:pt idx="6281" formatCode="General">
                        <c:v>549.47799999999995</c:v>
                      </c:pt>
                      <c:pt idx="6282" formatCode="General">
                        <c:v>549.48800000000006</c:v>
                      </c:pt>
                      <c:pt idx="6283" formatCode="General">
                        <c:v>549.49800000000005</c:v>
                      </c:pt>
                      <c:pt idx="6284" formatCode="General">
                        <c:v>549.50800000000004</c:v>
                      </c:pt>
                      <c:pt idx="6285" formatCode="General">
                        <c:v>549.51800000000003</c:v>
                      </c:pt>
                      <c:pt idx="6286" formatCode="General">
                        <c:v>549.52800000000002</c:v>
                      </c:pt>
                      <c:pt idx="6287" formatCode="General">
                        <c:v>549.53800000000001</c:v>
                      </c:pt>
                      <c:pt idx="6288" formatCode="General">
                        <c:v>549.548</c:v>
                      </c:pt>
                      <c:pt idx="6289" formatCode="General">
                        <c:v>549.55799999999999</c:v>
                      </c:pt>
                      <c:pt idx="6290" formatCode="General">
                        <c:v>549.56799999999998</c:v>
                      </c:pt>
                      <c:pt idx="6291" formatCode="General">
                        <c:v>549.57799999999997</c:v>
                      </c:pt>
                      <c:pt idx="6292" formatCode="General">
                        <c:v>549.58799999999997</c:v>
                      </c:pt>
                      <c:pt idx="6293" formatCode="General">
                        <c:v>549.59799999999996</c:v>
                      </c:pt>
                      <c:pt idx="6294" formatCode="General">
                        <c:v>549.60799999999995</c:v>
                      </c:pt>
                      <c:pt idx="6295" formatCode="General">
                        <c:v>549.61800000000005</c:v>
                      </c:pt>
                      <c:pt idx="6296" formatCode="General">
                        <c:v>549.62800000000004</c:v>
                      </c:pt>
                      <c:pt idx="6297" formatCode="General">
                        <c:v>549.63800000000003</c:v>
                      </c:pt>
                      <c:pt idx="6298" formatCode="General">
                        <c:v>549.64800000000002</c:v>
                      </c:pt>
                      <c:pt idx="6299" formatCode="General">
                        <c:v>549.65800000000002</c:v>
                      </c:pt>
                      <c:pt idx="6300" formatCode="General">
                        <c:v>549.66800000000001</c:v>
                      </c:pt>
                      <c:pt idx="6301" formatCode="General">
                        <c:v>549.678</c:v>
                      </c:pt>
                      <c:pt idx="6302" formatCode="General">
                        <c:v>549.68799999999999</c:v>
                      </c:pt>
                      <c:pt idx="6303" formatCode="General">
                        <c:v>549.69799999999998</c:v>
                      </c:pt>
                      <c:pt idx="6304" formatCode="General">
                        <c:v>549.70799999999997</c:v>
                      </c:pt>
                      <c:pt idx="6305" formatCode="General">
                        <c:v>549.71799999999996</c:v>
                      </c:pt>
                      <c:pt idx="6306" formatCode="General">
                        <c:v>549.72799999999995</c:v>
                      </c:pt>
                      <c:pt idx="6307" formatCode="General">
                        <c:v>549.73800000000006</c:v>
                      </c:pt>
                      <c:pt idx="6308" formatCode="General">
                        <c:v>549.74800000000005</c:v>
                      </c:pt>
                      <c:pt idx="6309" formatCode="General">
                        <c:v>549.75800000000004</c:v>
                      </c:pt>
                      <c:pt idx="6310" formatCode="General">
                        <c:v>549.76800000000003</c:v>
                      </c:pt>
                      <c:pt idx="6311" formatCode="General">
                        <c:v>549.77800000000002</c:v>
                      </c:pt>
                      <c:pt idx="6312" formatCode="General">
                        <c:v>549.78800000000001</c:v>
                      </c:pt>
                      <c:pt idx="6313" formatCode="General">
                        <c:v>549.798</c:v>
                      </c:pt>
                      <c:pt idx="6314" formatCode="General">
                        <c:v>549.80799999999999</c:v>
                      </c:pt>
                      <c:pt idx="6315" formatCode="General">
                        <c:v>549.81799999999998</c:v>
                      </c:pt>
                      <c:pt idx="6316" formatCode="General">
                        <c:v>549.82799999999997</c:v>
                      </c:pt>
                      <c:pt idx="6317" formatCode="General">
                        <c:v>549.83799999999997</c:v>
                      </c:pt>
                      <c:pt idx="6318" formatCode="General">
                        <c:v>549.84799999999996</c:v>
                      </c:pt>
                      <c:pt idx="6319" formatCode="General">
                        <c:v>549.85799999999995</c:v>
                      </c:pt>
                      <c:pt idx="6320" formatCode="General">
                        <c:v>549.86800000000005</c:v>
                      </c:pt>
                      <c:pt idx="6321" formatCode="General">
                        <c:v>549.87800000000004</c:v>
                      </c:pt>
                      <c:pt idx="6322" formatCode="General">
                        <c:v>549.88800000000003</c:v>
                      </c:pt>
                      <c:pt idx="6323" formatCode="General">
                        <c:v>549.89800000000002</c:v>
                      </c:pt>
                      <c:pt idx="6324" formatCode="General">
                        <c:v>549.90800000000002</c:v>
                      </c:pt>
                      <c:pt idx="6325" formatCode="General">
                        <c:v>549.91800000000001</c:v>
                      </c:pt>
                      <c:pt idx="6326" formatCode="General">
                        <c:v>549.928</c:v>
                      </c:pt>
                      <c:pt idx="6327" formatCode="General">
                        <c:v>549.93799999999999</c:v>
                      </c:pt>
                      <c:pt idx="6328" formatCode="General">
                        <c:v>549.94799999999998</c:v>
                      </c:pt>
                      <c:pt idx="6329" formatCode="General">
                        <c:v>549.95799999999997</c:v>
                      </c:pt>
                      <c:pt idx="6330" formatCode="General">
                        <c:v>549.96799999999996</c:v>
                      </c:pt>
                      <c:pt idx="6331" formatCode="General">
                        <c:v>549.97799999999995</c:v>
                      </c:pt>
                      <c:pt idx="6332" formatCode="General">
                        <c:v>549.98800000000006</c:v>
                      </c:pt>
                      <c:pt idx="6333" formatCode="General">
                        <c:v>549.99800000000005</c:v>
                      </c:pt>
                      <c:pt idx="6334" formatCode="General">
                        <c:v>550.00800000000004</c:v>
                      </c:pt>
                      <c:pt idx="6335" formatCode="General">
                        <c:v>550.01800000000003</c:v>
                      </c:pt>
                      <c:pt idx="6336" formatCode="General">
                        <c:v>550.02800000000002</c:v>
                      </c:pt>
                      <c:pt idx="6337" formatCode="General">
                        <c:v>550.03800000000001</c:v>
                      </c:pt>
                      <c:pt idx="6338" formatCode="General">
                        <c:v>550.048</c:v>
                      </c:pt>
                      <c:pt idx="6339" formatCode="General">
                        <c:v>550.05799999999999</c:v>
                      </c:pt>
                      <c:pt idx="6340" formatCode="General">
                        <c:v>550.06799999999998</c:v>
                      </c:pt>
                      <c:pt idx="6341" formatCode="General">
                        <c:v>550.07799999999997</c:v>
                      </c:pt>
                      <c:pt idx="6342" formatCode="General">
                        <c:v>550.08799999999997</c:v>
                      </c:pt>
                      <c:pt idx="6343" formatCode="General">
                        <c:v>550.09799999999996</c:v>
                      </c:pt>
                      <c:pt idx="6344" formatCode="General">
                        <c:v>550.10799999999995</c:v>
                      </c:pt>
                      <c:pt idx="6345" formatCode="General">
                        <c:v>550.11800000000005</c:v>
                      </c:pt>
                      <c:pt idx="6346" formatCode="General">
                        <c:v>550.12800000000004</c:v>
                      </c:pt>
                      <c:pt idx="6347" formatCode="General">
                        <c:v>550.13800000000003</c:v>
                      </c:pt>
                      <c:pt idx="6348" formatCode="General">
                        <c:v>550.14800000000002</c:v>
                      </c:pt>
                      <c:pt idx="6349" formatCode="General">
                        <c:v>550.15800000000002</c:v>
                      </c:pt>
                      <c:pt idx="6350" formatCode="General">
                        <c:v>550.16800000000001</c:v>
                      </c:pt>
                      <c:pt idx="6351" formatCode="General">
                        <c:v>550.178</c:v>
                      </c:pt>
                      <c:pt idx="6352" formatCode="General">
                        <c:v>550.18799999999999</c:v>
                      </c:pt>
                      <c:pt idx="6353" formatCode="General">
                        <c:v>550.19799999999998</c:v>
                      </c:pt>
                      <c:pt idx="6354" formatCode="General">
                        <c:v>550.20799999999997</c:v>
                      </c:pt>
                      <c:pt idx="6355" formatCode="General">
                        <c:v>550.21799999999996</c:v>
                      </c:pt>
                      <c:pt idx="6356" formatCode="General">
                        <c:v>550.22799999999995</c:v>
                      </c:pt>
                      <c:pt idx="6357" formatCode="General">
                        <c:v>550.23800000000006</c:v>
                      </c:pt>
                      <c:pt idx="6358" formatCode="General">
                        <c:v>550.24800000000005</c:v>
                      </c:pt>
                      <c:pt idx="6359" formatCode="General">
                        <c:v>550.25800000000004</c:v>
                      </c:pt>
                      <c:pt idx="6360" formatCode="General">
                        <c:v>550.26800000000003</c:v>
                      </c:pt>
                      <c:pt idx="6361" formatCode="General">
                        <c:v>550.27800000000002</c:v>
                      </c:pt>
                      <c:pt idx="6362" formatCode="General">
                        <c:v>550.28800000000001</c:v>
                      </c:pt>
                      <c:pt idx="6363" formatCode="General">
                        <c:v>550.298</c:v>
                      </c:pt>
                      <c:pt idx="6364" formatCode="General">
                        <c:v>550.30799999999999</c:v>
                      </c:pt>
                      <c:pt idx="6365" formatCode="General">
                        <c:v>550.31799999999998</c:v>
                      </c:pt>
                      <c:pt idx="6366" formatCode="General">
                        <c:v>550.32799999999997</c:v>
                      </c:pt>
                      <c:pt idx="6367" formatCode="General">
                        <c:v>550.33799999999997</c:v>
                      </c:pt>
                      <c:pt idx="6368" formatCode="General">
                        <c:v>550.34799999999996</c:v>
                      </c:pt>
                      <c:pt idx="6369" formatCode="General">
                        <c:v>550.35799999999995</c:v>
                      </c:pt>
                      <c:pt idx="6370" formatCode="General">
                        <c:v>550.36800000000005</c:v>
                      </c:pt>
                      <c:pt idx="6371" formatCode="General">
                        <c:v>550.37800000000004</c:v>
                      </c:pt>
                      <c:pt idx="6372" formatCode="General">
                        <c:v>550.38800000000003</c:v>
                      </c:pt>
                      <c:pt idx="6373" formatCode="General">
                        <c:v>550.39800000000002</c:v>
                      </c:pt>
                      <c:pt idx="6374" formatCode="General">
                        <c:v>550.40800000000002</c:v>
                      </c:pt>
                      <c:pt idx="6375" formatCode="General">
                        <c:v>550.41800000000001</c:v>
                      </c:pt>
                      <c:pt idx="6376" formatCode="General">
                        <c:v>550.428</c:v>
                      </c:pt>
                      <c:pt idx="6377" formatCode="General">
                        <c:v>550.43799999999999</c:v>
                      </c:pt>
                      <c:pt idx="6378" formatCode="General">
                        <c:v>550.44799999999998</c:v>
                      </c:pt>
                      <c:pt idx="6379" formatCode="General">
                        <c:v>550.45799999999997</c:v>
                      </c:pt>
                      <c:pt idx="6380" formatCode="General">
                        <c:v>550.46799999999996</c:v>
                      </c:pt>
                      <c:pt idx="6381" formatCode="General">
                        <c:v>550.47799999999995</c:v>
                      </c:pt>
                      <c:pt idx="6382" formatCode="General">
                        <c:v>550.48800000000006</c:v>
                      </c:pt>
                      <c:pt idx="6383" formatCode="General">
                        <c:v>550.49800000000005</c:v>
                      </c:pt>
                      <c:pt idx="6384" formatCode="General">
                        <c:v>550.50800000000004</c:v>
                      </c:pt>
                      <c:pt idx="6385" formatCode="General">
                        <c:v>550.51800000000003</c:v>
                      </c:pt>
                      <c:pt idx="6386" formatCode="General">
                        <c:v>550.52800000000002</c:v>
                      </c:pt>
                      <c:pt idx="6387" formatCode="General">
                        <c:v>550.53800000000001</c:v>
                      </c:pt>
                      <c:pt idx="6388" formatCode="General">
                        <c:v>550.548</c:v>
                      </c:pt>
                      <c:pt idx="6389" formatCode="General">
                        <c:v>550.55799999999999</c:v>
                      </c:pt>
                      <c:pt idx="6390" formatCode="General">
                        <c:v>550.56799999999998</c:v>
                      </c:pt>
                      <c:pt idx="6391" formatCode="General">
                        <c:v>550.57799999999997</c:v>
                      </c:pt>
                      <c:pt idx="6392" formatCode="General">
                        <c:v>550.58799999999997</c:v>
                      </c:pt>
                      <c:pt idx="6393" formatCode="General">
                        <c:v>550.59799999999996</c:v>
                      </c:pt>
                      <c:pt idx="6394" formatCode="General">
                        <c:v>550.60799999999995</c:v>
                      </c:pt>
                      <c:pt idx="6395" formatCode="General">
                        <c:v>550.61800000000005</c:v>
                      </c:pt>
                      <c:pt idx="6396" formatCode="General">
                        <c:v>550.62800000000004</c:v>
                      </c:pt>
                      <c:pt idx="6397" formatCode="General">
                        <c:v>550.63800000000003</c:v>
                      </c:pt>
                      <c:pt idx="6398" formatCode="General">
                        <c:v>550.64800000000002</c:v>
                      </c:pt>
                      <c:pt idx="6399" formatCode="General">
                        <c:v>550.65800000000002</c:v>
                      </c:pt>
                      <c:pt idx="6400" formatCode="General">
                        <c:v>550.66800000000001</c:v>
                      </c:pt>
                      <c:pt idx="6401" formatCode="General">
                        <c:v>550.678</c:v>
                      </c:pt>
                      <c:pt idx="6402" formatCode="General">
                        <c:v>550.68799999999999</c:v>
                      </c:pt>
                      <c:pt idx="6403" formatCode="General">
                        <c:v>550.69799999999998</c:v>
                      </c:pt>
                      <c:pt idx="6404" formatCode="General">
                        <c:v>550.70799999999997</c:v>
                      </c:pt>
                      <c:pt idx="6405" formatCode="General">
                        <c:v>550.71799999999996</c:v>
                      </c:pt>
                      <c:pt idx="6406" formatCode="General">
                        <c:v>550.72799999999995</c:v>
                      </c:pt>
                      <c:pt idx="6407" formatCode="General">
                        <c:v>550.73800000000006</c:v>
                      </c:pt>
                      <c:pt idx="6408" formatCode="General">
                        <c:v>550.74800000000005</c:v>
                      </c:pt>
                      <c:pt idx="6409" formatCode="General">
                        <c:v>550.75800000000004</c:v>
                      </c:pt>
                      <c:pt idx="6410" formatCode="General">
                        <c:v>550.76800000000003</c:v>
                      </c:pt>
                      <c:pt idx="6411" formatCode="General">
                        <c:v>550.77800000000002</c:v>
                      </c:pt>
                      <c:pt idx="6412" formatCode="General">
                        <c:v>550.78800000000001</c:v>
                      </c:pt>
                      <c:pt idx="6413" formatCode="General">
                        <c:v>550.798</c:v>
                      </c:pt>
                      <c:pt idx="6414" formatCode="General">
                        <c:v>550.80799999999999</c:v>
                      </c:pt>
                      <c:pt idx="6415" formatCode="General">
                        <c:v>550.81799999999998</c:v>
                      </c:pt>
                      <c:pt idx="6416" formatCode="General">
                        <c:v>550.82799999999997</c:v>
                      </c:pt>
                      <c:pt idx="6417" formatCode="General">
                        <c:v>550.83799999999997</c:v>
                      </c:pt>
                      <c:pt idx="6418" formatCode="General">
                        <c:v>550.84799999999996</c:v>
                      </c:pt>
                      <c:pt idx="6419" formatCode="General">
                        <c:v>550.85799999999995</c:v>
                      </c:pt>
                      <c:pt idx="6420" formatCode="General">
                        <c:v>550.86800000000005</c:v>
                      </c:pt>
                      <c:pt idx="6421" formatCode="General">
                        <c:v>550.87800000000004</c:v>
                      </c:pt>
                      <c:pt idx="6422" formatCode="General">
                        <c:v>550.88800000000003</c:v>
                      </c:pt>
                      <c:pt idx="6423" formatCode="General">
                        <c:v>550.89800000000002</c:v>
                      </c:pt>
                      <c:pt idx="6424" formatCode="General">
                        <c:v>550.90800000000002</c:v>
                      </c:pt>
                      <c:pt idx="6425" formatCode="General">
                        <c:v>550.91800000000001</c:v>
                      </c:pt>
                      <c:pt idx="6426" formatCode="General">
                        <c:v>550.928</c:v>
                      </c:pt>
                      <c:pt idx="6427" formatCode="General">
                        <c:v>550.93799999999999</c:v>
                      </c:pt>
                      <c:pt idx="6428" formatCode="General">
                        <c:v>550.94799999999998</c:v>
                      </c:pt>
                      <c:pt idx="6429" formatCode="General">
                        <c:v>550.95799999999997</c:v>
                      </c:pt>
                      <c:pt idx="6430" formatCode="General">
                        <c:v>550.96799999999996</c:v>
                      </c:pt>
                      <c:pt idx="6431" formatCode="General">
                        <c:v>550.97799999999995</c:v>
                      </c:pt>
                      <c:pt idx="6432" formatCode="General">
                        <c:v>550.98800000000006</c:v>
                      </c:pt>
                      <c:pt idx="6433" formatCode="General">
                        <c:v>550.99800000000005</c:v>
                      </c:pt>
                      <c:pt idx="6434" formatCode="General">
                        <c:v>551.00800000000004</c:v>
                      </c:pt>
                      <c:pt idx="6435" formatCode="General">
                        <c:v>551.01800000000003</c:v>
                      </c:pt>
                      <c:pt idx="6436" formatCode="General">
                        <c:v>551.02800000000002</c:v>
                      </c:pt>
                      <c:pt idx="6437" formatCode="General">
                        <c:v>551.03800000000001</c:v>
                      </c:pt>
                      <c:pt idx="6438" formatCode="General">
                        <c:v>551.048</c:v>
                      </c:pt>
                      <c:pt idx="6439" formatCode="General">
                        <c:v>551.05799999999999</c:v>
                      </c:pt>
                      <c:pt idx="6440" formatCode="General">
                        <c:v>551.06799999999998</c:v>
                      </c:pt>
                      <c:pt idx="6441" formatCode="General">
                        <c:v>551.07799999999997</c:v>
                      </c:pt>
                      <c:pt idx="6442" formatCode="General">
                        <c:v>551.08799999999997</c:v>
                      </c:pt>
                      <c:pt idx="6443" formatCode="General">
                        <c:v>551.09799999999996</c:v>
                      </c:pt>
                      <c:pt idx="6444" formatCode="General">
                        <c:v>551.10799999999995</c:v>
                      </c:pt>
                      <c:pt idx="6445" formatCode="General">
                        <c:v>551.11800000000005</c:v>
                      </c:pt>
                      <c:pt idx="6446" formatCode="General">
                        <c:v>551.12800000000004</c:v>
                      </c:pt>
                      <c:pt idx="6447" formatCode="General">
                        <c:v>551.13800000000003</c:v>
                      </c:pt>
                      <c:pt idx="6448" formatCode="General">
                        <c:v>551.14800000000002</c:v>
                      </c:pt>
                      <c:pt idx="6449" formatCode="General">
                        <c:v>551.15800000000002</c:v>
                      </c:pt>
                      <c:pt idx="6450" formatCode="General">
                        <c:v>551.16800000000001</c:v>
                      </c:pt>
                      <c:pt idx="6451" formatCode="General">
                        <c:v>551.178</c:v>
                      </c:pt>
                      <c:pt idx="6452" formatCode="General">
                        <c:v>551.18799999999999</c:v>
                      </c:pt>
                      <c:pt idx="6453" formatCode="General">
                        <c:v>551.19799999999998</c:v>
                      </c:pt>
                      <c:pt idx="6454" formatCode="General">
                        <c:v>551.20799999999997</c:v>
                      </c:pt>
                      <c:pt idx="6455" formatCode="General">
                        <c:v>551.21799999999996</c:v>
                      </c:pt>
                      <c:pt idx="6456" formatCode="General">
                        <c:v>551.22799999999995</c:v>
                      </c:pt>
                      <c:pt idx="6457" formatCode="General">
                        <c:v>551.23800000000006</c:v>
                      </c:pt>
                      <c:pt idx="6458" formatCode="General">
                        <c:v>551.24800000000005</c:v>
                      </c:pt>
                      <c:pt idx="6459" formatCode="General">
                        <c:v>551.25800000000004</c:v>
                      </c:pt>
                      <c:pt idx="6460" formatCode="General">
                        <c:v>551.26800000000003</c:v>
                      </c:pt>
                      <c:pt idx="6461" formatCode="General">
                        <c:v>551.27800000000002</c:v>
                      </c:pt>
                      <c:pt idx="6462" formatCode="General">
                        <c:v>551.28800000000001</c:v>
                      </c:pt>
                      <c:pt idx="6463" formatCode="General">
                        <c:v>551.298</c:v>
                      </c:pt>
                      <c:pt idx="6464" formatCode="General">
                        <c:v>551.30799999999999</c:v>
                      </c:pt>
                      <c:pt idx="6465" formatCode="General">
                        <c:v>551.31799999999998</c:v>
                      </c:pt>
                      <c:pt idx="6466" formatCode="General">
                        <c:v>551.32799999999997</c:v>
                      </c:pt>
                      <c:pt idx="6467" formatCode="General">
                        <c:v>551.33799999999997</c:v>
                      </c:pt>
                      <c:pt idx="6468" formatCode="General">
                        <c:v>551.34799999999996</c:v>
                      </c:pt>
                      <c:pt idx="6469" formatCode="General">
                        <c:v>551.35799999999995</c:v>
                      </c:pt>
                      <c:pt idx="6470" formatCode="General">
                        <c:v>551.36800000000005</c:v>
                      </c:pt>
                      <c:pt idx="6471" formatCode="General">
                        <c:v>551.37800000000004</c:v>
                      </c:pt>
                      <c:pt idx="6472" formatCode="General">
                        <c:v>551.38800000000003</c:v>
                      </c:pt>
                      <c:pt idx="6473" formatCode="General">
                        <c:v>551.39800000000002</c:v>
                      </c:pt>
                      <c:pt idx="6474" formatCode="General">
                        <c:v>551.40800000000002</c:v>
                      </c:pt>
                      <c:pt idx="6475" formatCode="General">
                        <c:v>551.41800000000001</c:v>
                      </c:pt>
                      <c:pt idx="6476" formatCode="General">
                        <c:v>551.428</c:v>
                      </c:pt>
                      <c:pt idx="6477" formatCode="General">
                        <c:v>551.43799999999999</c:v>
                      </c:pt>
                      <c:pt idx="6478" formatCode="General">
                        <c:v>551.44799999999998</c:v>
                      </c:pt>
                      <c:pt idx="6479" formatCode="General">
                        <c:v>551.45799999999997</c:v>
                      </c:pt>
                      <c:pt idx="6480" formatCode="General">
                        <c:v>551.46799999999996</c:v>
                      </c:pt>
                      <c:pt idx="6481" formatCode="General">
                        <c:v>551.47799999999995</c:v>
                      </c:pt>
                      <c:pt idx="6482" formatCode="General">
                        <c:v>551.48800000000006</c:v>
                      </c:pt>
                      <c:pt idx="6483" formatCode="General">
                        <c:v>551.49800000000005</c:v>
                      </c:pt>
                      <c:pt idx="6484" formatCode="General">
                        <c:v>551.50800000000004</c:v>
                      </c:pt>
                      <c:pt idx="6485" formatCode="General">
                        <c:v>551.51800000000003</c:v>
                      </c:pt>
                      <c:pt idx="6486" formatCode="General">
                        <c:v>551.52800000000002</c:v>
                      </c:pt>
                      <c:pt idx="6487" formatCode="General">
                        <c:v>551.53800000000001</c:v>
                      </c:pt>
                      <c:pt idx="6488" formatCode="General">
                        <c:v>551.548</c:v>
                      </c:pt>
                      <c:pt idx="6489" formatCode="General">
                        <c:v>551.55799999999999</c:v>
                      </c:pt>
                      <c:pt idx="6490" formatCode="General">
                        <c:v>551.56799999999998</c:v>
                      </c:pt>
                      <c:pt idx="6491" formatCode="General">
                        <c:v>551.57799999999997</c:v>
                      </c:pt>
                      <c:pt idx="6492" formatCode="General">
                        <c:v>551.58799999999997</c:v>
                      </c:pt>
                      <c:pt idx="6493" formatCode="General">
                        <c:v>551.59799999999996</c:v>
                      </c:pt>
                      <c:pt idx="6494" formatCode="General">
                        <c:v>551.60799999999995</c:v>
                      </c:pt>
                      <c:pt idx="6495" formatCode="General">
                        <c:v>551.61800000000005</c:v>
                      </c:pt>
                      <c:pt idx="6496" formatCode="General">
                        <c:v>551.62800000000004</c:v>
                      </c:pt>
                      <c:pt idx="6497" formatCode="General">
                        <c:v>551.63800000000003</c:v>
                      </c:pt>
                      <c:pt idx="6498" formatCode="General">
                        <c:v>551.64800000000002</c:v>
                      </c:pt>
                      <c:pt idx="6499" formatCode="General">
                        <c:v>551.65800000000002</c:v>
                      </c:pt>
                      <c:pt idx="6500" formatCode="General">
                        <c:v>551.66800000000001</c:v>
                      </c:pt>
                      <c:pt idx="6501" formatCode="General">
                        <c:v>551.678</c:v>
                      </c:pt>
                      <c:pt idx="6502" formatCode="General">
                        <c:v>551.68799999999999</c:v>
                      </c:pt>
                      <c:pt idx="6503" formatCode="General">
                        <c:v>551.69799999999998</c:v>
                      </c:pt>
                      <c:pt idx="6504" formatCode="General">
                        <c:v>551.70799999999997</c:v>
                      </c:pt>
                      <c:pt idx="6505" formatCode="General">
                        <c:v>551.71799999999996</c:v>
                      </c:pt>
                      <c:pt idx="6506" formatCode="General">
                        <c:v>551.72799999999995</c:v>
                      </c:pt>
                      <c:pt idx="6507" formatCode="General">
                        <c:v>551.73800000000006</c:v>
                      </c:pt>
                      <c:pt idx="6508" formatCode="General">
                        <c:v>551.74800000000005</c:v>
                      </c:pt>
                      <c:pt idx="6509" formatCode="General">
                        <c:v>551.75800000000004</c:v>
                      </c:pt>
                      <c:pt idx="6510" formatCode="General">
                        <c:v>551.76800000000003</c:v>
                      </c:pt>
                      <c:pt idx="6511" formatCode="General">
                        <c:v>551.77800000000002</c:v>
                      </c:pt>
                      <c:pt idx="6512" formatCode="General">
                        <c:v>551.78800000000001</c:v>
                      </c:pt>
                      <c:pt idx="6513" formatCode="General">
                        <c:v>551.798</c:v>
                      </c:pt>
                      <c:pt idx="6514" formatCode="General">
                        <c:v>551.80799999999999</c:v>
                      </c:pt>
                      <c:pt idx="6515" formatCode="General">
                        <c:v>551.81799999999998</c:v>
                      </c:pt>
                      <c:pt idx="6516" formatCode="General">
                        <c:v>551.82799999999997</c:v>
                      </c:pt>
                      <c:pt idx="6517" formatCode="General">
                        <c:v>551.83799999999997</c:v>
                      </c:pt>
                      <c:pt idx="6518" formatCode="General">
                        <c:v>551.84799999999996</c:v>
                      </c:pt>
                      <c:pt idx="6519" formatCode="General">
                        <c:v>551.85799999999995</c:v>
                      </c:pt>
                      <c:pt idx="6520" formatCode="General">
                        <c:v>551.86800000000005</c:v>
                      </c:pt>
                      <c:pt idx="6521" formatCode="General">
                        <c:v>551.87800000000004</c:v>
                      </c:pt>
                      <c:pt idx="6522" formatCode="General">
                        <c:v>551.88800000000003</c:v>
                      </c:pt>
                      <c:pt idx="6523" formatCode="General">
                        <c:v>551.89800000000002</c:v>
                      </c:pt>
                      <c:pt idx="6524" formatCode="General">
                        <c:v>551.90800000000002</c:v>
                      </c:pt>
                      <c:pt idx="6525" formatCode="General">
                        <c:v>551.91800000000001</c:v>
                      </c:pt>
                      <c:pt idx="6526" formatCode="General">
                        <c:v>551.928</c:v>
                      </c:pt>
                      <c:pt idx="6527" formatCode="General">
                        <c:v>551.93799999999999</c:v>
                      </c:pt>
                      <c:pt idx="6528" formatCode="General">
                        <c:v>551.94799999999998</c:v>
                      </c:pt>
                      <c:pt idx="6529" formatCode="General">
                        <c:v>551.95799999999997</c:v>
                      </c:pt>
                      <c:pt idx="6530" formatCode="General">
                        <c:v>551.96799999999996</c:v>
                      </c:pt>
                      <c:pt idx="6531" formatCode="General">
                        <c:v>551.97799999999995</c:v>
                      </c:pt>
                      <c:pt idx="6532" formatCode="General">
                        <c:v>551.98800000000006</c:v>
                      </c:pt>
                      <c:pt idx="6533" formatCode="General">
                        <c:v>551.99800000000005</c:v>
                      </c:pt>
                      <c:pt idx="6534" formatCode="General">
                        <c:v>552.00800000000004</c:v>
                      </c:pt>
                      <c:pt idx="6535" formatCode="General">
                        <c:v>552.01800000000003</c:v>
                      </c:pt>
                      <c:pt idx="6536" formatCode="General">
                        <c:v>552.02800000000002</c:v>
                      </c:pt>
                      <c:pt idx="6537" formatCode="General">
                        <c:v>552.03800000000001</c:v>
                      </c:pt>
                      <c:pt idx="6538" formatCode="General">
                        <c:v>552.048</c:v>
                      </c:pt>
                      <c:pt idx="6539" formatCode="General">
                        <c:v>552.05799999999999</c:v>
                      </c:pt>
                      <c:pt idx="6540" formatCode="General">
                        <c:v>552.06799999999998</c:v>
                      </c:pt>
                      <c:pt idx="6541" formatCode="General">
                        <c:v>552.07799999999997</c:v>
                      </c:pt>
                      <c:pt idx="6542" formatCode="General">
                        <c:v>552.08799999999997</c:v>
                      </c:pt>
                      <c:pt idx="6543" formatCode="General">
                        <c:v>552.09799999999996</c:v>
                      </c:pt>
                      <c:pt idx="6544" formatCode="General">
                        <c:v>552.10799999999995</c:v>
                      </c:pt>
                      <c:pt idx="6545" formatCode="General">
                        <c:v>552.11800000000005</c:v>
                      </c:pt>
                      <c:pt idx="6546" formatCode="General">
                        <c:v>552.12800000000004</c:v>
                      </c:pt>
                      <c:pt idx="6547" formatCode="General">
                        <c:v>552.13800000000003</c:v>
                      </c:pt>
                      <c:pt idx="6548" formatCode="General">
                        <c:v>552.14800000000002</c:v>
                      </c:pt>
                      <c:pt idx="6549" formatCode="General">
                        <c:v>552.15800000000002</c:v>
                      </c:pt>
                      <c:pt idx="6550" formatCode="General">
                        <c:v>552.16800000000001</c:v>
                      </c:pt>
                      <c:pt idx="6551" formatCode="General">
                        <c:v>552.178</c:v>
                      </c:pt>
                      <c:pt idx="6552" formatCode="General">
                        <c:v>552.18799999999999</c:v>
                      </c:pt>
                      <c:pt idx="6553" formatCode="General">
                        <c:v>552.19799999999998</c:v>
                      </c:pt>
                      <c:pt idx="6554" formatCode="General">
                        <c:v>552.20799999999997</c:v>
                      </c:pt>
                      <c:pt idx="6555" formatCode="General">
                        <c:v>552.21799999999996</c:v>
                      </c:pt>
                      <c:pt idx="6556" formatCode="General">
                        <c:v>552.22799999999995</c:v>
                      </c:pt>
                      <c:pt idx="6557" formatCode="General">
                        <c:v>552.23800000000006</c:v>
                      </c:pt>
                      <c:pt idx="6558" formatCode="General">
                        <c:v>552.24800000000005</c:v>
                      </c:pt>
                      <c:pt idx="6559" formatCode="General">
                        <c:v>552.25800000000004</c:v>
                      </c:pt>
                      <c:pt idx="6560" formatCode="General">
                        <c:v>552.26800000000003</c:v>
                      </c:pt>
                      <c:pt idx="6561" formatCode="General">
                        <c:v>552.27800000000002</c:v>
                      </c:pt>
                      <c:pt idx="6562" formatCode="General">
                        <c:v>552.28800000000001</c:v>
                      </c:pt>
                      <c:pt idx="6563" formatCode="General">
                        <c:v>552.298</c:v>
                      </c:pt>
                      <c:pt idx="6564" formatCode="General">
                        <c:v>552.30799999999999</c:v>
                      </c:pt>
                      <c:pt idx="6565" formatCode="General">
                        <c:v>552.31799999999998</c:v>
                      </c:pt>
                      <c:pt idx="6566" formatCode="General">
                        <c:v>552.32799999999997</c:v>
                      </c:pt>
                      <c:pt idx="6567" formatCode="General">
                        <c:v>552.33799999999997</c:v>
                      </c:pt>
                      <c:pt idx="6568" formatCode="General">
                        <c:v>552.34799999999996</c:v>
                      </c:pt>
                      <c:pt idx="6569" formatCode="General">
                        <c:v>552.35799999999995</c:v>
                      </c:pt>
                      <c:pt idx="6570" formatCode="General">
                        <c:v>552.36800000000005</c:v>
                      </c:pt>
                      <c:pt idx="6571" formatCode="General">
                        <c:v>552.37800000000004</c:v>
                      </c:pt>
                      <c:pt idx="6572" formatCode="General">
                        <c:v>552.38800000000003</c:v>
                      </c:pt>
                      <c:pt idx="6573" formatCode="General">
                        <c:v>552.39800000000002</c:v>
                      </c:pt>
                      <c:pt idx="6574" formatCode="General">
                        <c:v>552.40800000000002</c:v>
                      </c:pt>
                      <c:pt idx="6575" formatCode="General">
                        <c:v>552.41800000000001</c:v>
                      </c:pt>
                      <c:pt idx="6576" formatCode="General">
                        <c:v>552.428</c:v>
                      </c:pt>
                      <c:pt idx="6577" formatCode="General">
                        <c:v>552.43799999999999</c:v>
                      </c:pt>
                      <c:pt idx="6578" formatCode="General">
                        <c:v>552.44799999999998</c:v>
                      </c:pt>
                      <c:pt idx="6579" formatCode="General">
                        <c:v>552.45799999999997</c:v>
                      </c:pt>
                      <c:pt idx="6580" formatCode="General">
                        <c:v>552.46799999999996</c:v>
                      </c:pt>
                      <c:pt idx="6581" formatCode="General">
                        <c:v>552.47799999999995</c:v>
                      </c:pt>
                      <c:pt idx="6582" formatCode="General">
                        <c:v>552.48800000000006</c:v>
                      </c:pt>
                      <c:pt idx="6583" formatCode="General">
                        <c:v>552.49800000000005</c:v>
                      </c:pt>
                      <c:pt idx="6584" formatCode="General">
                        <c:v>552.50800000000004</c:v>
                      </c:pt>
                      <c:pt idx="6585" formatCode="General">
                        <c:v>552.51800000000003</c:v>
                      </c:pt>
                      <c:pt idx="6586" formatCode="General">
                        <c:v>552.52800000000002</c:v>
                      </c:pt>
                      <c:pt idx="6587" formatCode="General">
                        <c:v>552.53800000000001</c:v>
                      </c:pt>
                      <c:pt idx="6588" formatCode="General">
                        <c:v>552.548</c:v>
                      </c:pt>
                      <c:pt idx="6589" formatCode="General">
                        <c:v>552.55799999999999</c:v>
                      </c:pt>
                      <c:pt idx="6590" formatCode="General">
                        <c:v>552.56799999999998</c:v>
                      </c:pt>
                      <c:pt idx="6591" formatCode="General">
                        <c:v>552.57799999999997</c:v>
                      </c:pt>
                      <c:pt idx="6592" formatCode="General">
                        <c:v>552.58799999999997</c:v>
                      </c:pt>
                      <c:pt idx="6593" formatCode="General">
                        <c:v>552.59799999999996</c:v>
                      </c:pt>
                      <c:pt idx="6594" formatCode="General">
                        <c:v>552.60799999999995</c:v>
                      </c:pt>
                      <c:pt idx="6595" formatCode="General">
                        <c:v>552.61800000000005</c:v>
                      </c:pt>
                      <c:pt idx="6596" formatCode="General">
                        <c:v>552.62800000000004</c:v>
                      </c:pt>
                      <c:pt idx="6597" formatCode="General">
                        <c:v>552.63800000000003</c:v>
                      </c:pt>
                      <c:pt idx="6598" formatCode="General">
                        <c:v>552.64800000000002</c:v>
                      </c:pt>
                      <c:pt idx="6599" formatCode="General">
                        <c:v>552.65800000000002</c:v>
                      </c:pt>
                      <c:pt idx="6600" formatCode="General">
                        <c:v>552.66800000000001</c:v>
                      </c:pt>
                      <c:pt idx="6601" formatCode="General">
                        <c:v>552.678</c:v>
                      </c:pt>
                      <c:pt idx="6602" formatCode="General">
                        <c:v>552.68799999999999</c:v>
                      </c:pt>
                      <c:pt idx="6603" formatCode="General">
                        <c:v>552.69799999999998</c:v>
                      </c:pt>
                      <c:pt idx="6604" formatCode="General">
                        <c:v>552.70799999999997</c:v>
                      </c:pt>
                      <c:pt idx="6605" formatCode="General">
                        <c:v>552.71799999999996</c:v>
                      </c:pt>
                      <c:pt idx="6606" formatCode="General">
                        <c:v>552.72799999999995</c:v>
                      </c:pt>
                      <c:pt idx="6607" formatCode="General">
                        <c:v>552.73800000000006</c:v>
                      </c:pt>
                      <c:pt idx="6608" formatCode="General">
                        <c:v>552.74800000000005</c:v>
                      </c:pt>
                      <c:pt idx="6609" formatCode="General">
                        <c:v>552.75800000000004</c:v>
                      </c:pt>
                      <c:pt idx="6610" formatCode="General">
                        <c:v>552.76800000000003</c:v>
                      </c:pt>
                      <c:pt idx="6611" formatCode="General">
                        <c:v>552.77800000000002</c:v>
                      </c:pt>
                      <c:pt idx="6612" formatCode="General">
                        <c:v>552.78800000000001</c:v>
                      </c:pt>
                      <c:pt idx="6613" formatCode="General">
                        <c:v>552.798</c:v>
                      </c:pt>
                      <c:pt idx="6614" formatCode="General">
                        <c:v>552.80799999999999</c:v>
                      </c:pt>
                      <c:pt idx="6615" formatCode="General">
                        <c:v>552.81799999999998</c:v>
                      </c:pt>
                      <c:pt idx="6616" formatCode="General">
                        <c:v>552.82799999999997</c:v>
                      </c:pt>
                      <c:pt idx="6617" formatCode="General">
                        <c:v>552.83799999999997</c:v>
                      </c:pt>
                      <c:pt idx="6618" formatCode="General">
                        <c:v>552.84799999999996</c:v>
                      </c:pt>
                      <c:pt idx="6619" formatCode="General">
                        <c:v>552.85799999999995</c:v>
                      </c:pt>
                      <c:pt idx="6620" formatCode="General">
                        <c:v>552.86800000000005</c:v>
                      </c:pt>
                      <c:pt idx="6621" formatCode="General">
                        <c:v>552.87800000000004</c:v>
                      </c:pt>
                      <c:pt idx="6622" formatCode="General">
                        <c:v>552.88800000000003</c:v>
                      </c:pt>
                      <c:pt idx="6623" formatCode="General">
                        <c:v>552.89800000000002</c:v>
                      </c:pt>
                      <c:pt idx="6624" formatCode="General">
                        <c:v>552.90800000000002</c:v>
                      </c:pt>
                      <c:pt idx="6625" formatCode="General">
                        <c:v>552.91800000000001</c:v>
                      </c:pt>
                      <c:pt idx="6626" formatCode="General">
                        <c:v>552.928</c:v>
                      </c:pt>
                      <c:pt idx="6627" formatCode="General">
                        <c:v>552.93799999999999</c:v>
                      </c:pt>
                      <c:pt idx="6628" formatCode="General">
                        <c:v>552.94399999999996</c:v>
                      </c:pt>
                      <c:pt idx="6629" formatCode="General">
                        <c:v>552.94399999999996</c:v>
                      </c:pt>
                      <c:pt idx="6630" formatCode="General">
                        <c:v>553.94399999999996</c:v>
                      </c:pt>
                      <c:pt idx="6631" formatCode="General">
                        <c:v>554.94399999999996</c:v>
                      </c:pt>
                      <c:pt idx="6632" formatCode="General">
                        <c:v>555.94399999999996</c:v>
                      </c:pt>
                      <c:pt idx="6633" formatCode="General">
                        <c:v>556.94399999999996</c:v>
                      </c:pt>
                      <c:pt idx="6634" formatCode="General">
                        <c:v>557.94399999999996</c:v>
                      </c:pt>
                      <c:pt idx="6635" formatCode="General">
                        <c:v>558.94399999999996</c:v>
                      </c:pt>
                      <c:pt idx="6636" formatCode="General">
                        <c:v>559.94399999999996</c:v>
                      </c:pt>
                      <c:pt idx="6637" formatCode="General">
                        <c:v>560.94399999999996</c:v>
                      </c:pt>
                      <c:pt idx="6638" formatCode="General">
                        <c:v>561.94399999999996</c:v>
                      </c:pt>
                      <c:pt idx="6639" formatCode="General">
                        <c:v>562.94399999999996</c:v>
                      </c:pt>
                      <c:pt idx="6640" formatCode="General">
                        <c:v>563.94399999999996</c:v>
                      </c:pt>
                      <c:pt idx="6641" formatCode="General">
                        <c:v>564.94399999999996</c:v>
                      </c:pt>
                      <c:pt idx="6642" formatCode="General">
                        <c:v>565.94399999999996</c:v>
                      </c:pt>
                      <c:pt idx="6643" formatCode="General">
                        <c:v>566.94399999999996</c:v>
                      </c:pt>
                      <c:pt idx="6644" formatCode="General">
                        <c:v>567.94399999999996</c:v>
                      </c:pt>
                      <c:pt idx="6645" formatCode="General">
                        <c:v>568.94399999999996</c:v>
                      </c:pt>
                      <c:pt idx="6646" formatCode="General">
                        <c:v>569.94399999999996</c:v>
                      </c:pt>
                      <c:pt idx="6647" formatCode="General">
                        <c:v>570.94399999999996</c:v>
                      </c:pt>
                      <c:pt idx="6648" formatCode="General">
                        <c:v>571.94399999999996</c:v>
                      </c:pt>
                      <c:pt idx="6649" formatCode="General">
                        <c:v>572.94399999999996</c:v>
                      </c:pt>
                      <c:pt idx="6650" formatCode="General">
                        <c:v>573.94399999999996</c:v>
                      </c:pt>
                      <c:pt idx="6651" formatCode="General">
                        <c:v>574.94399999999996</c:v>
                      </c:pt>
                      <c:pt idx="6652" formatCode="General">
                        <c:v>575.94399999999996</c:v>
                      </c:pt>
                      <c:pt idx="6653" formatCode="General">
                        <c:v>576.94399999999996</c:v>
                      </c:pt>
                      <c:pt idx="6654" formatCode="General">
                        <c:v>577.94399999999996</c:v>
                      </c:pt>
                      <c:pt idx="6655" formatCode="General">
                        <c:v>578.94399999999996</c:v>
                      </c:pt>
                      <c:pt idx="6656" formatCode="General">
                        <c:v>579.94399999999996</c:v>
                      </c:pt>
                      <c:pt idx="6657" formatCode="General">
                        <c:v>580.94399999999996</c:v>
                      </c:pt>
                      <c:pt idx="6658" formatCode="General">
                        <c:v>581.94399999999996</c:v>
                      </c:pt>
                      <c:pt idx="6659" formatCode="General">
                        <c:v>582.94399999999996</c:v>
                      </c:pt>
                      <c:pt idx="6660" formatCode="General">
                        <c:v>583.94399999999996</c:v>
                      </c:pt>
                      <c:pt idx="6661" formatCode="General">
                        <c:v>584.94399999999996</c:v>
                      </c:pt>
                      <c:pt idx="6662" formatCode="General">
                        <c:v>585.94399999999996</c:v>
                      </c:pt>
                      <c:pt idx="6663" formatCode="General">
                        <c:v>586.94399999999996</c:v>
                      </c:pt>
                      <c:pt idx="6664" formatCode="General">
                        <c:v>587.94399999999996</c:v>
                      </c:pt>
                      <c:pt idx="6665" formatCode="General">
                        <c:v>588.94399999999996</c:v>
                      </c:pt>
                      <c:pt idx="6666" formatCode="General">
                        <c:v>589.94399999999996</c:v>
                      </c:pt>
                      <c:pt idx="6667" formatCode="General">
                        <c:v>590.94399999999996</c:v>
                      </c:pt>
                      <c:pt idx="6668" formatCode="General">
                        <c:v>591.94399999999996</c:v>
                      </c:pt>
                      <c:pt idx="6669" formatCode="General">
                        <c:v>592.94399999999996</c:v>
                      </c:pt>
                      <c:pt idx="6670" formatCode="General">
                        <c:v>593.94399999999996</c:v>
                      </c:pt>
                      <c:pt idx="6671" formatCode="General">
                        <c:v>594.94399999999996</c:v>
                      </c:pt>
                      <c:pt idx="6672" formatCode="General">
                        <c:v>595.94399999999996</c:v>
                      </c:pt>
                      <c:pt idx="6673" formatCode="General">
                        <c:v>596.94399999999996</c:v>
                      </c:pt>
                      <c:pt idx="6674" formatCode="General">
                        <c:v>597.94399999999996</c:v>
                      </c:pt>
                      <c:pt idx="6675" formatCode="General">
                        <c:v>598.94399999999996</c:v>
                      </c:pt>
                      <c:pt idx="6676" formatCode="General">
                        <c:v>599.94399999999996</c:v>
                      </c:pt>
                      <c:pt idx="6677" formatCode="General">
                        <c:v>600.94399999999996</c:v>
                      </c:pt>
                      <c:pt idx="6678" formatCode="General">
                        <c:v>601.94399999999996</c:v>
                      </c:pt>
                      <c:pt idx="6679" formatCode="General">
                        <c:v>602.94399999999996</c:v>
                      </c:pt>
                      <c:pt idx="6680" formatCode="General">
                        <c:v>603.94399999999996</c:v>
                      </c:pt>
                      <c:pt idx="6681" formatCode="General">
                        <c:v>604.94399999999996</c:v>
                      </c:pt>
                      <c:pt idx="6682" formatCode="General">
                        <c:v>605.94399999999996</c:v>
                      </c:pt>
                      <c:pt idx="6683" formatCode="General">
                        <c:v>606.94399999999996</c:v>
                      </c:pt>
                      <c:pt idx="6684" formatCode="General">
                        <c:v>607.94399999999996</c:v>
                      </c:pt>
                      <c:pt idx="6685" formatCode="General">
                        <c:v>608.94399999999996</c:v>
                      </c:pt>
                      <c:pt idx="6686" formatCode="General">
                        <c:v>609.94399999999996</c:v>
                      </c:pt>
                      <c:pt idx="6687" formatCode="General">
                        <c:v>610.94399999999996</c:v>
                      </c:pt>
                      <c:pt idx="6688" formatCode="General">
                        <c:v>611.94399999999996</c:v>
                      </c:pt>
                      <c:pt idx="6689" formatCode="General">
                        <c:v>612.94399999999996</c:v>
                      </c:pt>
                      <c:pt idx="6690" formatCode="General">
                        <c:v>613.94399999999996</c:v>
                      </c:pt>
                      <c:pt idx="6691" formatCode="General">
                        <c:v>614.94399999999996</c:v>
                      </c:pt>
                      <c:pt idx="6692" formatCode="General">
                        <c:v>615.94399999999996</c:v>
                      </c:pt>
                      <c:pt idx="6693" formatCode="General">
                        <c:v>616.94399999999996</c:v>
                      </c:pt>
                      <c:pt idx="6694" formatCode="General">
                        <c:v>617.94399999999996</c:v>
                      </c:pt>
                      <c:pt idx="6695" formatCode="General">
                        <c:v>618.94399999999996</c:v>
                      </c:pt>
                      <c:pt idx="6696" formatCode="General">
                        <c:v>619.94399999999996</c:v>
                      </c:pt>
                      <c:pt idx="6697" formatCode="General">
                        <c:v>620.94399999999996</c:v>
                      </c:pt>
                      <c:pt idx="6698" formatCode="General">
                        <c:v>621.94399999999996</c:v>
                      </c:pt>
                      <c:pt idx="6699" formatCode="General">
                        <c:v>622.94399999999996</c:v>
                      </c:pt>
                      <c:pt idx="6700" formatCode="General">
                        <c:v>623.15899999999999</c:v>
                      </c:pt>
                      <c:pt idx="6701" formatCode="General">
                        <c:v>623.15899999999999</c:v>
                      </c:pt>
                      <c:pt idx="6702" formatCode="General">
                        <c:v>623.16899999999998</c:v>
                      </c:pt>
                      <c:pt idx="6703" formatCode="General">
                        <c:v>623.17899999999997</c:v>
                      </c:pt>
                      <c:pt idx="6704" formatCode="General">
                        <c:v>623.18899999999996</c:v>
                      </c:pt>
                      <c:pt idx="6705" formatCode="General">
                        <c:v>623.19899999999996</c:v>
                      </c:pt>
                      <c:pt idx="6706" formatCode="General">
                        <c:v>623.20899999999995</c:v>
                      </c:pt>
                      <c:pt idx="6707" formatCode="General">
                        <c:v>623.21900000000005</c:v>
                      </c:pt>
                      <c:pt idx="6708" formatCode="General">
                        <c:v>623.22900000000004</c:v>
                      </c:pt>
                      <c:pt idx="6709" formatCode="General">
                        <c:v>623.23900000000003</c:v>
                      </c:pt>
                      <c:pt idx="6710" formatCode="General">
                        <c:v>623.24900000000002</c:v>
                      </c:pt>
                      <c:pt idx="6711" formatCode="General">
                        <c:v>623.25900000000001</c:v>
                      </c:pt>
                      <c:pt idx="6712" formatCode="General">
                        <c:v>623.26900000000001</c:v>
                      </c:pt>
                      <c:pt idx="6713" formatCode="General">
                        <c:v>623.279</c:v>
                      </c:pt>
                      <c:pt idx="6714" formatCode="General">
                        <c:v>623.28899999999999</c:v>
                      </c:pt>
                      <c:pt idx="6715" formatCode="General">
                        <c:v>623.29899999999998</c:v>
                      </c:pt>
                      <c:pt idx="6716" formatCode="General">
                        <c:v>623.30899999999997</c:v>
                      </c:pt>
                      <c:pt idx="6717" formatCode="General">
                        <c:v>623.31899999999996</c:v>
                      </c:pt>
                      <c:pt idx="6718" formatCode="General">
                        <c:v>623.32899999999995</c:v>
                      </c:pt>
                      <c:pt idx="6719" formatCode="General">
                        <c:v>623.33900000000006</c:v>
                      </c:pt>
                      <c:pt idx="6720" formatCode="General">
                        <c:v>623.34900000000005</c:v>
                      </c:pt>
                      <c:pt idx="6721" formatCode="General">
                        <c:v>623.35900000000004</c:v>
                      </c:pt>
                      <c:pt idx="6722" formatCode="General">
                        <c:v>623.36900000000003</c:v>
                      </c:pt>
                      <c:pt idx="6723" formatCode="General">
                        <c:v>623.37900000000002</c:v>
                      </c:pt>
                      <c:pt idx="6724" formatCode="General">
                        <c:v>623.38900000000001</c:v>
                      </c:pt>
                      <c:pt idx="6725" formatCode="General">
                        <c:v>623.399</c:v>
                      </c:pt>
                      <c:pt idx="6726" formatCode="General">
                        <c:v>623.40899999999999</c:v>
                      </c:pt>
                      <c:pt idx="6727" formatCode="General">
                        <c:v>623.41899999999998</c:v>
                      </c:pt>
                      <c:pt idx="6728" formatCode="General">
                        <c:v>623.42899999999997</c:v>
                      </c:pt>
                      <c:pt idx="6729" formatCode="General">
                        <c:v>623.43899999999996</c:v>
                      </c:pt>
                      <c:pt idx="6730" formatCode="General">
                        <c:v>623.44899999999996</c:v>
                      </c:pt>
                      <c:pt idx="6731" formatCode="General">
                        <c:v>623.45899999999995</c:v>
                      </c:pt>
                      <c:pt idx="6732" formatCode="General">
                        <c:v>623.46900000000005</c:v>
                      </c:pt>
                      <c:pt idx="6733" formatCode="General">
                        <c:v>623.47900000000004</c:v>
                      </c:pt>
                      <c:pt idx="6734" formatCode="General">
                        <c:v>623.48900000000003</c:v>
                      </c:pt>
                      <c:pt idx="6735" formatCode="General">
                        <c:v>623.49900000000002</c:v>
                      </c:pt>
                      <c:pt idx="6736" formatCode="General">
                        <c:v>623.50900000000001</c:v>
                      </c:pt>
                      <c:pt idx="6737" formatCode="General">
                        <c:v>623.51900000000001</c:v>
                      </c:pt>
                      <c:pt idx="6738" formatCode="General">
                        <c:v>623.529</c:v>
                      </c:pt>
                      <c:pt idx="6739" formatCode="General">
                        <c:v>623.53899999999999</c:v>
                      </c:pt>
                      <c:pt idx="6740" formatCode="General">
                        <c:v>623.54899999999998</c:v>
                      </c:pt>
                      <c:pt idx="6741" formatCode="General">
                        <c:v>623.55899999999997</c:v>
                      </c:pt>
                      <c:pt idx="6742" formatCode="General">
                        <c:v>623.56899999999996</c:v>
                      </c:pt>
                      <c:pt idx="6743" formatCode="General">
                        <c:v>623.57899999999995</c:v>
                      </c:pt>
                      <c:pt idx="6744" formatCode="General">
                        <c:v>623.58900000000006</c:v>
                      </c:pt>
                      <c:pt idx="6745" formatCode="General">
                        <c:v>623.59900000000005</c:v>
                      </c:pt>
                      <c:pt idx="6746" formatCode="General">
                        <c:v>623.60900000000004</c:v>
                      </c:pt>
                      <c:pt idx="6747" formatCode="General">
                        <c:v>623.61900000000003</c:v>
                      </c:pt>
                      <c:pt idx="6748" formatCode="General">
                        <c:v>623.62900000000002</c:v>
                      </c:pt>
                      <c:pt idx="6749" formatCode="General">
                        <c:v>623.63900000000001</c:v>
                      </c:pt>
                      <c:pt idx="6750" formatCode="General">
                        <c:v>623.649</c:v>
                      </c:pt>
                      <c:pt idx="6751" formatCode="General">
                        <c:v>623.65899999999999</c:v>
                      </c:pt>
                      <c:pt idx="6752" formatCode="General">
                        <c:v>623.66899999999998</c:v>
                      </c:pt>
                      <c:pt idx="6753" formatCode="General">
                        <c:v>623.67899999999997</c:v>
                      </c:pt>
                      <c:pt idx="6754" formatCode="General">
                        <c:v>623.68899999999996</c:v>
                      </c:pt>
                      <c:pt idx="6755" formatCode="General">
                        <c:v>623.69899999999996</c:v>
                      </c:pt>
                      <c:pt idx="6756" formatCode="General">
                        <c:v>623.70899999999995</c:v>
                      </c:pt>
                      <c:pt idx="6757" formatCode="General">
                        <c:v>623.71900000000005</c:v>
                      </c:pt>
                      <c:pt idx="6758" formatCode="General">
                        <c:v>623.72900000000004</c:v>
                      </c:pt>
                      <c:pt idx="6759" formatCode="General">
                        <c:v>623.73900000000003</c:v>
                      </c:pt>
                      <c:pt idx="6760" formatCode="General">
                        <c:v>623.74900000000002</c:v>
                      </c:pt>
                      <c:pt idx="6761" formatCode="General">
                        <c:v>623.75900000000001</c:v>
                      </c:pt>
                      <c:pt idx="6762" formatCode="General">
                        <c:v>623.76900000000001</c:v>
                      </c:pt>
                      <c:pt idx="6763" formatCode="General">
                        <c:v>623.779</c:v>
                      </c:pt>
                      <c:pt idx="6764" formatCode="General">
                        <c:v>623.78899999999999</c:v>
                      </c:pt>
                      <c:pt idx="6765" formatCode="General">
                        <c:v>623.79899999999998</c:v>
                      </c:pt>
                      <c:pt idx="6766" formatCode="General">
                        <c:v>623.80899999999997</c:v>
                      </c:pt>
                      <c:pt idx="6767" formatCode="General">
                        <c:v>623.81899999999996</c:v>
                      </c:pt>
                      <c:pt idx="6768" formatCode="General">
                        <c:v>623.82899999999995</c:v>
                      </c:pt>
                      <c:pt idx="6769" formatCode="General">
                        <c:v>623.83900000000006</c:v>
                      </c:pt>
                      <c:pt idx="6770" formatCode="General">
                        <c:v>623.84900000000005</c:v>
                      </c:pt>
                      <c:pt idx="6771" formatCode="General">
                        <c:v>623.85900000000004</c:v>
                      </c:pt>
                      <c:pt idx="6772" formatCode="General">
                        <c:v>623.86900000000003</c:v>
                      </c:pt>
                      <c:pt idx="6773" formatCode="General">
                        <c:v>623.87900000000002</c:v>
                      </c:pt>
                      <c:pt idx="6774" formatCode="General">
                        <c:v>623.88900000000001</c:v>
                      </c:pt>
                      <c:pt idx="6775" formatCode="General">
                        <c:v>623.899</c:v>
                      </c:pt>
                      <c:pt idx="6776" formatCode="General">
                        <c:v>623.90899999999999</c:v>
                      </c:pt>
                      <c:pt idx="6777" formatCode="General">
                        <c:v>623.91899999999998</c:v>
                      </c:pt>
                      <c:pt idx="6778" formatCode="General">
                        <c:v>623.92899999999997</c:v>
                      </c:pt>
                      <c:pt idx="6779" formatCode="General">
                        <c:v>623.93899999999996</c:v>
                      </c:pt>
                      <c:pt idx="6780" formatCode="General">
                        <c:v>623.94899999999996</c:v>
                      </c:pt>
                      <c:pt idx="6781" formatCode="General">
                        <c:v>623.95899999999995</c:v>
                      </c:pt>
                      <c:pt idx="6782" formatCode="General">
                        <c:v>623.96900000000005</c:v>
                      </c:pt>
                      <c:pt idx="6783" formatCode="General">
                        <c:v>623.97900000000004</c:v>
                      </c:pt>
                      <c:pt idx="6784" formatCode="General">
                        <c:v>623.98900000000003</c:v>
                      </c:pt>
                      <c:pt idx="6785" formatCode="General">
                        <c:v>623.99900000000002</c:v>
                      </c:pt>
                      <c:pt idx="6786" formatCode="General">
                        <c:v>624.00900000000001</c:v>
                      </c:pt>
                      <c:pt idx="6787" formatCode="General">
                        <c:v>624.01900000000001</c:v>
                      </c:pt>
                      <c:pt idx="6788" formatCode="General">
                        <c:v>624.029</c:v>
                      </c:pt>
                      <c:pt idx="6789" formatCode="General">
                        <c:v>624.03899999999999</c:v>
                      </c:pt>
                      <c:pt idx="6790" formatCode="General">
                        <c:v>624.04899999999998</c:v>
                      </c:pt>
                      <c:pt idx="6791" formatCode="General">
                        <c:v>624.05899999999997</c:v>
                      </c:pt>
                      <c:pt idx="6792" formatCode="General">
                        <c:v>624.06899999999996</c:v>
                      </c:pt>
                      <c:pt idx="6793" formatCode="General">
                        <c:v>624.07899999999995</c:v>
                      </c:pt>
                      <c:pt idx="6794" formatCode="General">
                        <c:v>624.08900000000006</c:v>
                      </c:pt>
                      <c:pt idx="6795" formatCode="General">
                        <c:v>624.09900000000005</c:v>
                      </c:pt>
                      <c:pt idx="6796" formatCode="General">
                        <c:v>624.10900000000004</c:v>
                      </c:pt>
                      <c:pt idx="6797" formatCode="General">
                        <c:v>624.11900000000003</c:v>
                      </c:pt>
                      <c:pt idx="6798" formatCode="General">
                        <c:v>624.12900000000002</c:v>
                      </c:pt>
                      <c:pt idx="6799" formatCode="General">
                        <c:v>624.13900000000001</c:v>
                      </c:pt>
                      <c:pt idx="6800" formatCode="General">
                        <c:v>624.149</c:v>
                      </c:pt>
                      <c:pt idx="6801" formatCode="General">
                        <c:v>624.15899999999999</c:v>
                      </c:pt>
                      <c:pt idx="6802" formatCode="General">
                        <c:v>624.16899999999998</c:v>
                      </c:pt>
                      <c:pt idx="6803" formatCode="General">
                        <c:v>624.17899999999997</c:v>
                      </c:pt>
                      <c:pt idx="6804" formatCode="General">
                        <c:v>624.18899999999996</c:v>
                      </c:pt>
                      <c:pt idx="6805" formatCode="General">
                        <c:v>624.19899999999996</c:v>
                      </c:pt>
                      <c:pt idx="6806" formatCode="General">
                        <c:v>624.20899999999995</c:v>
                      </c:pt>
                      <c:pt idx="6807" formatCode="General">
                        <c:v>624.21900000000005</c:v>
                      </c:pt>
                      <c:pt idx="6808" formatCode="General">
                        <c:v>624.22900000000004</c:v>
                      </c:pt>
                      <c:pt idx="6809" formatCode="General">
                        <c:v>624.23900000000003</c:v>
                      </c:pt>
                      <c:pt idx="6810" formatCode="General">
                        <c:v>624.24900000000002</c:v>
                      </c:pt>
                      <c:pt idx="6811" formatCode="General">
                        <c:v>624.25900000000001</c:v>
                      </c:pt>
                      <c:pt idx="6812" formatCode="General">
                        <c:v>624.26900000000001</c:v>
                      </c:pt>
                      <c:pt idx="6813" formatCode="General">
                        <c:v>624.279</c:v>
                      </c:pt>
                      <c:pt idx="6814" formatCode="General">
                        <c:v>624.28899999999999</c:v>
                      </c:pt>
                      <c:pt idx="6815" formatCode="General">
                        <c:v>624.29899999999998</c:v>
                      </c:pt>
                      <c:pt idx="6816" formatCode="General">
                        <c:v>624.30899999999997</c:v>
                      </c:pt>
                      <c:pt idx="6817" formatCode="General">
                        <c:v>624.31899999999996</c:v>
                      </c:pt>
                      <c:pt idx="6818" formatCode="General">
                        <c:v>624.32899999999995</c:v>
                      </c:pt>
                      <c:pt idx="6819" formatCode="General">
                        <c:v>624.33900000000006</c:v>
                      </c:pt>
                      <c:pt idx="6820" formatCode="General">
                        <c:v>624.34900000000005</c:v>
                      </c:pt>
                      <c:pt idx="6821" formatCode="General">
                        <c:v>624.35900000000004</c:v>
                      </c:pt>
                      <c:pt idx="6822" formatCode="General">
                        <c:v>624.36900000000003</c:v>
                      </c:pt>
                      <c:pt idx="6823" formatCode="General">
                        <c:v>624.37900000000002</c:v>
                      </c:pt>
                      <c:pt idx="6824" formatCode="General">
                        <c:v>624.38900000000001</c:v>
                      </c:pt>
                      <c:pt idx="6825" formatCode="General">
                        <c:v>624.399</c:v>
                      </c:pt>
                      <c:pt idx="6826" formatCode="General">
                        <c:v>624.40899999999999</c:v>
                      </c:pt>
                      <c:pt idx="6827" formatCode="General">
                        <c:v>624.41899999999998</c:v>
                      </c:pt>
                      <c:pt idx="6828" formatCode="General">
                        <c:v>624.42899999999997</c:v>
                      </c:pt>
                      <c:pt idx="6829" formatCode="General">
                        <c:v>624.43899999999996</c:v>
                      </c:pt>
                      <c:pt idx="6830" formatCode="General">
                        <c:v>624.44899999999996</c:v>
                      </c:pt>
                      <c:pt idx="6831" formatCode="General">
                        <c:v>624.45899999999995</c:v>
                      </c:pt>
                      <c:pt idx="6832" formatCode="General">
                        <c:v>624.46900000000005</c:v>
                      </c:pt>
                      <c:pt idx="6833" formatCode="General">
                        <c:v>624.47900000000004</c:v>
                      </c:pt>
                      <c:pt idx="6834" formatCode="General">
                        <c:v>624.48900000000003</c:v>
                      </c:pt>
                      <c:pt idx="6835" formatCode="General">
                        <c:v>624.49900000000002</c:v>
                      </c:pt>
                      <c:pt idx="6836" formatCode="General">
                        <c:v>624.50900000000001</c:v>
                      </c:pt>
                      <c:pt idx="6837" formatCode="General">
                        <c:v>624.51900000000001</c:v>
                      </c:pt>
                      <c:pt idx="6838" formatCode="General">
                        <c:v>624.529</c:v>
                      </c:pt>
                      <c:pt idx="6839" formatCode="General">
                        <c:v>624.53899999999999</c:v>
                      </c:pt>
                      <c:pt idx="6840" formatCode="General">
                        <c:v>624.54899999999998</c:v>
                      </c:pt>
                      <c:pt idx="6841" formatCode="General">
                        <c:v>624.55899999999997</c:v>
                      </c:pt>
                      <c:pt idx="6842" formatCode="General">
                        <c:v>624.56899999999996</c:v>
                      </c:pt>
                      <c:pt idx="6843" formatCode="General">
                        <c:v>624.57899999999995</c:v>
                      </c:pt>
                      <c:pt idx="6844" formatCode="General">
                        <c:v>624.58900000000006</c:v>
                      </c:pt>
                      <c:pt idx="6845" formatCode="General">
                        <c:v>624.59900000000005</c:v>
                      </c:pt>
                      <c:pt idx="6846" formatCode="General">
                        <c:v>624.60900000000004</c:v>
                      </c:pt>
                      <c:pt idx="6847" formatCode="General">
                        <c:v>624.61900000000003</c:v>
                      </c:pt>
                      <c:pt idx="6848" formatCode="General">
                        <c:v>624.62900000000002</c:v>
                      </c:pt>
                      <c:pt idx="6849" formatCode="General">
                        <c:v>624.63900000000001</c:v>
                      </c:pt>
                      <c:pt idx="6850" formatCode="General">
                        <c:v>624.649</c:v>
                      </c:pt>
                      <c:pt idx="6851" formatCode="General">
                        <c:v>624.65899999999999</c:v>
                      </c:pt>
                      <c:pt idx="6852" formatCode="General">
                        <c:v>624.66899999999998</c:v>
                      </c:pt>
                      <c:pt idx="6853" formatCode="General">
                        <c:v>624.67899999999997</c:v>
                      </c:pt>
                      <c:pt idx="6854" formatCode="General">
                        <c:v>624.68899999999996</c:v>
                      </c:pt>
                      <c:pt idx="6855" formatCode="General">
                        <c:v>624.69899999999996</c:v>
                      </c:pt>
                      <c:pt idx="6856" formatCode="General">
                        <c:v>624.70899999999995</c:v>
                      </c:pt>
                      <c:pt idx="6857" formatCode="General">
                        <c:v>624.71900000000005</c:v>
                      </c:pt>
                      <c:pt idx="6858" formatCode="General">
                        <c:v>624.72900000000004</c:v>
                      </c:pt>
                      <c:pt idx="6859" formatCode="General">
                        <c:v>624.73900000000003</c:v>
                      </c:pt>
                      <c:pt idx="6860" formatCode="General">
                        <c:v>624.74900000000002</c:v>
                      </c:pt>
                      <c:pt idx="6861" formatCode="General">
                        <c:v>624.75900000000001</c:v>
                      </c:pt>
                      <c:pt idx="6862" formatCode="General">
                        <c:v>624.76900000000001</c:v>
                      </c:pt>
                      <c:pt idx="6863" formatCode="General">
                        <c:v>624.779</c:v>
                      </c:pt>
                      <c:pt idx="6864" formatCode="General">
                        <c:v>624.78899999999999</c:v>
                      </c:pt>
                      <c:pt idx="6865" formatCode="General">
                        <c:v>624.79899999999998</c:v>
                      </c:pt>
                      <c:pt idx="6866" formatCode="General">
                        <c:v>624.80899999999997</c:v>
                      </c:pt>
                      <c:pt idx="6867" formatCode="General">
                        <c:v>624.81899999999996</c:v>
                      </c:pt>
                      <c:pt idx="6868" formatCode="General">
                        <c:v>624.82899999999995</c:v>
                      </c:pt>
                      <c:pt idx="6869" formatCode="General">
                        <c:v>624.83900000000006</c:v>
                      </c:pt>
                      <c:pt idx="6870" formatCode="General">
                        <c:v>624.84900000000005</c:v>
                      </c:pt>
                      <c:pt idx="6871" formatCode="General">
                        <c:v>624.85900000000004</c:v>
                      </c:pt>
                      <c:pt idx="6872" formatCode="General">
                        <c:v>624.86900000000003</c:v>
                      </c:pt>
                      <c:pt idx="6873" formatCode="General">
                        <c:v>624.87900000000002</c:v>
                      </c:pt>
                      <c:pt idx="6874" formatCode="General">
                        <c:v>624.88900000000001</c:v>
                      </c:pt>
                      <c:pt idx="6875" formatCode="General">
                        <c:v>624.899</c:v>
                      </c:pt>
                      <c:pt idx="6876" formatCode="General">
                        <c:v>624.90899999999999</c:v>
                      </c:pt>
                      <c:pt idx="6877" formatCode="General">
                        <c:v>624.91899999999998</c:v>
                      </c:pt>
                      <c:pt idx="6878" formatCode="General">
                        <c:v>624.92899999999997</c:v>
                      </c:pt>
                      <c:pt idx="6879" formatCode="General">
                        <c:v>624.93899999999996</c:v>
                      </c:pt>
                      <c:pt idx="6880" formatCode="General">
                        <c:v>624.94899999999996</c:v>
                      </c:pt>
                      <c:pt idx="6881" formatCode="General">
                        <c:v>624.95899999999995</c:v>
                      </c:pt>
                      <c:pt idx="6882" formatCode="General">
                        <c:v>624.96900000000005</c:v>
                      </c:pt>
                      <c:pt idx="6883" formatCode="General">
                        <c:v>624.97900000000004</c:v>
                      </c:pt>
                      <c:pt idx="6884" formatCode="General">
                        <c:v>624.98900000000003</c:v>
                      </c:pt>
                      <c:pt idx="6885" formatCode="General">
                        <c:v>624.99900000000002</c:v>
                      </c:pt>
                      <c:pt idx="6886" formatCode="General">
                        <c:v>625.00900000000001</c:v>
                      </c:pt>
                      <c:pt idx="6887" formatCode="General">
                        <c:v>625.01900000000001</c:v>
                      </c:pt>
                      <c:pt idx="6888" formatCode="General">
                        <c:v>625.029</c:v>
                      </c:pt>
                      <c:pt idx="6889" formatCode="General">
                        <c:v>625.03899999999999</c:v>
                      </c:pt>
                      <c:pt idx="6890" formatCode="General">
                        <c:v>625.04899999999998</c:v>
                      </c:pt>
                      <c:pt idx="6891" formatCode="General">
                        <c:v>625.05899999999997</c:v>
                      </c:pt>
                      <c:pt idx="6892" formatCode="General">
                        <c:v>625.06899999999996</c:v>
                      </c:pt>
                      <c:pt idx="6893" formatCode="General">
                        <c:v>625.07899999999995</c:v>
                      </c:pt>
                      <c:pt idx="6894" formatCode="General">
                        <c:v>625.08900000000006</c:v>
                      </c:pt>
                      <c:pt idx="6895" formatCode="General">
                        <c:v>625.09900000000005</c:v>
                      </c:pt>
                      <c:pt idx="6896" formatCode="General">
                        <c:v>625.10900000000004</c:v>
                      </c:pt>
                      <c:pt idx="6897" formatCode="General">
                        <c:v>625.11900000000003</c:v>
                      </c:pt>
                      <c:pt idx="6898" formatCode="General">
                        <c:v>625.12900000000002</c:v>
                      </c:pt>
                      <c:pt idx="6899" formatCode="General">
                        <c:v>625.13900000000001</c:v>
                      </c:pt>
                      <c:pt idx="6900" formatCode="General">
                        <c:v>625.149</c:v>
                      </c:pt>
                      <c:pt idx="6901" formatCode="General">
                        <c:v>625.15899999999999</c:v>
                      </c:pt>
                      <c:pt idx="6902" formatCode="General">
                        <c:v>625.16899999999998</c:v>
                      </c:pt>
                      <c:pt idx="6903" formatCode="General">
                        <c:v>625.17899999999997</c:v>
                      </c:pt>
                      <c:pt idx="6904" formatCode="General">
                        <c:v>625.18899999999996</c:v>
                      </c:pt>
                      <c:pt idx="6905" formatCode="General">
                        <c:v>625.19899999999996</c:v>
                      </c:pt>
                      <c:pt idx="6906" formatCode="General">
                        <c:v>625.20899999999995</c:v>
                      </c:pt>
                      <c:pt idx="6907" formatCode="General">
                        <c:v>625.21900000000005</c:v>
                      </c:pt>
                      <c:pt idx="6908" formatCode="General">
                        <c:v>625.22900000000004</c:v>
                      </c:pt>
                      <c:pt idx="6909" formatCode="General">
                        <c:v>625.23900000000003</c:v>
                      </c:pt>
                      <c:pt idx="6910" formatCode="General">
                        <c:v>625.24900000000002</c:v>
                      </c:pt>
                      <c:pt idx="6911" formatCode="General">
                        <c:v>625.25900000000001</c:v>
                      </c:pt>
                      <c:pt idx="6912" formatCode="General">
                        <c:v>625.26900000000001</c:v>
                      </c:pt>
                      <c:pt idx="6913" formatCode="General">
                        <c:v>625.279</c:v>
                      </c:pt>
                      <c:pt idx="6914" formatCode="General">
                        <c:v>625.28899999999999</c:v>
                      </c:pt>
                      <c:pt idx="6915" formatCode="General">
                        <c:v>625.29899999999998</c:v>
                      </c:pt>
                      <c:pt idx="6916" formatCode="General">
                        <c:v>625.30899999999997</c:v>
                      </c:pt>
                      <c:pt idx="6917" formatCode="General">
                        <c:v>625.31899999999996</c:v>
                      </c:pt>
                      <c:pt idx="6918" formatCode="General">
                        <c:v>625.32899999999995</c:v>
                      </c:pt>
                      <c:pt idx="6919" formatCode="General">
                        <c:v>625.33900000000006</c:v>
                      </c:pt>
                      <c:pt idx="6920" formatCode="General">
                        <c:v>625.34900000000005</c:v>
                      </c:pt>
                      <c:pt idx="6921" formatCode="General">
                        <c:v>625.35900000000004</c:v>
                      </c:pt>
                      <c:pt idx="6922" formatCode="General">
                        <c:v>625.36900000000003</c:v>
                      </c:pt>
                      <c:pt idx="6923" formatCode="General">
                        <c:v>625.37900000000002</c:v>
                      </c:pt>
                      <c:pt idx="6924" formatCode="General">
                        <c:v>625.38900000000001</c:v>
                      </c:pt>
                      <c:pt idx="6925" formatCode="General">
                        <c:v>625.399</c:v>
                      </c:pt>
                      <c:pt idx="6926" formatCode="General">
                        <c:v>625.40899999999999</c:v>
                      </c:pt>
                      <c:pt idx="6927" formatCode="General">
                        <c:v>625.41899999999998</c:v>
                      </c:pt>
                      <c:pt idx="6928" formatCode="General">
                        <c:v>625.42899999999997</c:v>
                      </c:pt>
                      <c:pt idx="6929" formatCode="General">
                        <c:v>625.43899999999996</c:v>
                      </c:pt>
                      <c:pt idx="6930" formatCode="General">
                        <c:v>625.44899999999996</c:v>
                      </c:pt>
                      <c:pt idx="6931" formatCode="General">
                        <c:v>625.45899999999995</c:v>
                      </c:pt>
                      <c:pt idx="6932" formatCode="General">
                        <c:v>625.46900000000005</c:v>
                      </c:pt>
                      <c:pt idx="6933" formatCode="General">
                        <c:v>625.47900000000004</c:v>
                      </c:pt>
                      <c:pt idx="6934" formatCode="General">
                        <c:v>625.48900000000003</c:v>
                      </c:pt>
                      <c:pt idx="6935" formatCode="General">
                        <c:v>625.49900000000002</c:v>
                      </c:pt>
                      <c:pt idx="6936" formatCode="General">
                        <c:v>625.50900000000001</c:v>
                      </c:pt>
                      <c:pt idx="6937" formatCode="General">
                        <c:v>625.51900000000001</c:v>
                      </c:pt>
                      <c:pt idx="6938" formatCode="General">
                        <c:v>625.529</c:v>
                      </c:pt>
                      <c:pt idx="6939" formatCode="General">
                        <c:v>625.53899999999999</c:v>
                      </c:pt>
                      <c:pt idx="6940" formatCode="General">
                        <c:v>625.54899999999998</c:v>
                      </c:pt>
                      <c:pt idx="6941" formatCode="General">
                        <c:v>625.55899999999997</c:v>
                      </c:pt>
                      <c:pt idx="6942" formatCode="General">
                        <c:v>625.56899999999996</c:v>
                      </c:pt>
                      <c:pt idx="6943" formatCode="General">
                        <c:v>625.57899999999995</c:v>
                      </c:pt>
                      <c:pt idx="6944" formatCode="General">
                        <c:v>625.58900000000006</c:v>
                      </c:pt>
                      <c:pt idx="6945" formatCode="General">
                        <c:v>625.59900000000005</c:v>
                      </c:pt>
                      <c:pt idx="6946" formatCode="General">
                        <c:v>625.60900000000004</c:v>
                      </c:pt>
                      <c:pt idx="6947" formatCode="General">
                        <c:v>625.61900000000003</c:v>
                      </c:pt>
                      <c:pt idx="6948" formatCode="General">
                        <c:v>625.62900000000002</c:v>
                      </c:pt>
                      <c:pt idx="6949" formatCode="General">
                        <c:v>625.63900000000001</c:v>
                      </c:pt>
                      <c:pt idx="6950" formatCode="General">
                        <c:v>625.649</c:v>
                      </c:pt>
                      <c:pt idx="6951" formatCode="General">
                        <c:v>625.65899999999999</c:v>
                      </c:pt>
                      <c:pt idx="6952" formatCode="General">
                        <c:v>625.66899999999998</c:v>
                      </c:pt>
                      <c:pt idx="6953" formatCode="General">
                        <c:v>625.67899999999997</c:v>
                      </c:pt>
                      <c:pt idx="6954" formatCode="General">
                        <c:v>625.68899999999996</c:v>
                      </c:pt>
                      <c:pt idx="6955" formatCode="General">
                        <c:v>625.69899999999996</c:v>
                      </c:pt>
                      <c:pt idx="6956" formatCode="General">
                        <c:v>625.70899999999995</c:v>
                      </c:pt>
                      <c:pt idx="6957" formatCode="General">
                        <c:v>625.71900000000005</c:v>
                      </c:pt>
                      <c:pt idx="6958" formatCode="General">
                        <c:v>625.72900000000004</c:v>
                      </c:pt>
                      <c:pt idx="6959" formatCode="General">
                        <c:v>625.73900000000003</c:v>
                      </c:pt>
                      <c:pt idx="6960" formatCode="General">
                        <c:v>625.74900000000002</c:v>
                      </c:pt>
                      <c:pt idx="6961" formatCode="General">
                        <c:v>625.75900000000001</c:v>
                      </c:pt>
                      <c:pt idx="6962" formatCode="General">
                        <c:v>625.76900000000001</c:v>
                      </c:pt>
                      <c:pt idx="6963" formatCode="General">
                        <c:v>625.779</c:v>
                      </c:pt>
                      <c:pt idx="6964" formatCode="General">
                        <c:v>625.78899999999999</c:v>
                      </c:pt>
                      <c:pt idx="6965" formatCode="General">
                        <c:v>625.79899999999998</c:v>
                      </c:pt>
                      <c:pt idx="6966" formatCode="General">
                        <c:v>625.80899999999997</c:v>
                      </c:pt>
                      <c:pt idx="6967" formatCode="General">
                        <c:v>625.81899999999996</c:v>
                      </c:pt>
                      <c:pt idx="6968" formatCode="General">
                        <c:v>625.82899999999995</c:v>
                      </c:pt>
                      <c:pt idx="6969" formatCode="General">
                        <c:v>625.83900000000006</c:v>
                      </c:pt>
                      <c:pt idx="6970" formatCode="General">
                        <c:v>625.84900000000005</c:v>
                      </c:pt>
                      <c:pt idx="6971" formatCode="General">
                        <c:v>625.85900000000004</c:v>
                      </c:pt>
                      <c:pt idx="6972" formatCode="General">
                        <c:v>625.86900000000003</c:v>
                      </c:pt>
                      <c:pt idx="6973" formatCode="General">
                        <c:v>625.87900000000002</c:v>
                      </c:pt>
                      <c:pt idx="6974" formatCode="General">
                        <c:v>625.88900000000001</c:v>
                      </c:pt>
                      <c:pt idx="6975" formatCode="General">
                        <c:v>625.899</c:v>
                      </c:pt>
                      <c:pt idx="6976" formatCode="General">
                        <c:v>625.90899999999999</c:v>
                      </c:pt>
                      <c:pt idx="6977" formatCode="General">
                        <c:v>625.91899999999998</c:v>
                      </c:pt>
                      <c:pt idx="6978" formatCode="General">
                        <c:v>625.92899999999997</c:v>
                      </c:pt>
                      <c:pt idx="6979" formatCode="General">
                        <c:v>625.93899999999996</c:v>
                      </c:pt>
                      <c:pt idx="6980" formatCode="General">
                        <c:v>625.94899999999996</c:v>
                      </c:pt>
                      <c:pt idx="6981" formatCode="General">
                        <c:v>625.95899999999995</c:v>
                      </c:pt>
                      <c:pt idx="6982" formatCode="General">
                        <c:v>625.96900000000005</c:v>
                      </c:pt>
                      <c:pt idx="6983" formatCode="General">
                        <c:v>625.97900000000004</c:v>
                      </c:pt>
                      <c:pt idx="6984" formatCode="General">
                        <c:v>625.98900000000003</c:v>
                      </c:pt>
                      <c:pt idx="6985" formatCode="General">
                        <c:v>625.99900000000002</c:v>
                      </c:pt>
                      <c:pt idx="6986" formatCode="General">
                        <c:v>626.00900000000001</c:v>
                      </c:pt>
                      <c:pt idx="6987" formatCode="General">
                        <c:v>626.01900000000001</c:v>
                      </c:pt>
                      <c:pt idx="6988" formatCode="General">
                        <c:v>626.029</c:v>
                      </c:pt>
                      <c:pt idx="6989" formatCode="General">
                        <c:v>626.03899999999999</c:v>
                      </c:pt>
                      <c:pt idx="6990" formatCode="General">
                        <c:v>626.04899999999998</c:v>
                      </c:pt>
                      <c:pt idx="6991" formatCode="General">
                        <c:v>626.05899999999997</c:v>
                      </c:pt>
                      <c:pt idx="6992" formatCode="General">
                        <c:v>626.06899999999996</c:v>
                      </c:pt>
                      <c:pt idx="6993" formatCode="General">
                        <c:v>626.07899999999995</c:v>
                      </c:pt>
                      <c:pt idx="6994" formatCode="General">
                        <c:v>626.08900000000006</c:v>
                      </c:pt>
                      <c:pt idx="6995" formatCode="General">
                        <c:v>626.09900000000005</c:v>
                      </c:pt>
                      <c:pt idx="6996" formatCode="General">
                        <c:v>626.10900000000004</c:v>
                      </c:pt>
                      <c:pt idx="6997" formatCode="General">
                        <c:v>626.11900000000003</c:v>
                      </c:pt>
                      <c:pt idx="6998" formatCode="General">
                        <c:v>626.12900000000002</c:v>
                      </c:pt>
                      <c:pt idx="6999" formatCode="General">
                        <c:v>626.13900000000001</c:v>
                      </c:pt>
                      <c:pt idx="7000" formatCode="General">
                        <c:v>626.149</c:v>
                      </c:pt>
                      <c:pt idx="7001" formatCode="General">
                        <c:v>626.15899999999999</c:v>
                      </c:pt>
                      <c:pt idx="7002" formatCode="General">
                        <c:v>626.16899999999998</c:v>
                      </c:pt>
                      <c:pt idx="7003" formatCode="General">
                        <c:v>626.17899999999997</c:v>
                      </c:pt>
                      <c:pt idx="7004" formatCode="General">
                        <c:v>626.18899999999996</c:v>
                      </c:pt>
                      <c:pt idx="7005" formatCode="General">
                        <c:v>626.19899999999996</c:v>
                      </c:pt>
                      <c:pt idx="7006" formatCode="General">
                        <c:v>626.20899999999995</c:v>
                      </c:pt>
                      <c:pt idx="7007" formatCode="General">
                        <c:v>626.21900000000005</c:v>
                      </c:pt>
                      <c:pt idx="7008" formatCode="General">
                        <c:v>626.22900000000004</c:v>
                      </c:pt>
                      <c:pt idx="7009" formatCode="General">
                        <c:v>626.23900000000003</c:v>
                      </c:pt>
                      <c:pt idx="7010" formatCode="General">
                        <c:v>626.24900000000002</c:v>
                      </c:pt>
                      <c:pt idx="7011" formatCode="General">
                        <c:v>626.25900000000001</c:v>
                      </c:pt>
                      <c:pt idx="7012" formatCode="General">
                        <c:v>626.26900000000001</c:v>
                      </c:pt>
                      <c:pt idx="7013" formatCode="General">
                        <c:v>626.279</c:v>
                      </c:pt>
                      <c:pt idx="7014" formatCode="General">
                        <c:v>626.28899999999999</c:v>
                      </c:pt>
                      <c:pt idx="7015" formatCode="General">
                        <c:v>626.29899999999998</c:v>
                      </c:pt>
                      <c:pt idx="7016" formatCode="General">
                        <c:v>626.30899999999997</c:v>
                      </c:pt>
                      <c:pt idx="7017" formatCode="General">
                        <c:v>626.31899999999996</c:v>
                      </c:pt>
                      <c:pt idx="7018" formatCode="General">
                        <c:v>626.32899999999995</c:v>
                      </c:pt>
                      <c:pt idx="7019" formatCode="General">
                        <c:v>626.33900000000006</c:v>
                      </c:pt>
                      <c:pt idx="7020" formatCode="General">
                        <c:v>626.34900000000005</c:v>
                      </c:pt>
                      <c:pt idx="7021" formatCode="General">
                        <c:v>626.35900000000004</c:v>
                      </c:pt>
                      <c:pt idx="7022" formatCode="General">
                        <c:v>626.36900000000003</c:v>
                      </c:pt>
                      <c:pt idx="7023" formatCode="General">
                        <c:v>626.37900000000002</c:v>
                      </c:pt>
                      <c:pt idx="7024" formatCode="General">
                        <c:v>626.38900000000001</c:v>
                      </c:pt>
                      <c:pt idx="7025" formatCode="General">
                        <c:v>626.399</c:v>
                      </c:pt>
                      <c:pt idx="7026" formatCode="General">
                        <c:v>626.40899999999999</c:v>
                      </c:pt>
                      <c:pt idx="7027" formatCode="General">
                        <c:v>626.41899999999998</c:v>
                      </c:pt>
                      <c:pt idx="7028" formatCode="General">
                        <c:v>626.42899999999997</c:v>
                      </c:pt>
                      <c:pt idx="7029" formatCode="General">
                        <c:v>626.43899999999996</c:v>
                      </c:pt>
                      <c:pt idx="7030" formatCode="General">
                        <c:v>626.44899999999996</c:v>
                      </c:pt>
                      <c:pt idx="7031" formatCode="General">
                        <c:v>626.45899999999995</c:v>
                      </c:pt>
                      <c:pt idx="7032" formatCode="General">
                        <c:v>626.46900000000005</c:v>
                      </c:pt>
                      <c:pt idx="7033" formatCode="General">
                        <c:v>626.47900000000004</c:v>
                      </c:pt>
                      <c:pt idx="7034" formatCode="General">
                        <c:v>626.48900000000003</c:v>
                      </c:pt>
                      <c:pt idx="7035" formatCode="General">
                        <c:v>626.49900000000002</c:v>
                      </c:pt>
                      <c:pt idx="7036" formatCode="General">
                        <c:v>626.50900000000001</c:v>
                      </c:pt>
                      <c:pt idx="7037" formatCode="General">
                        <c:v>626.51900000000001</c:v>
                      </c:pt>
                      <c:pt idx="7038" formatCode="General">
                        <c:v>626.529</c:v>
                      </c:pt>
                      <c:pt idx="7039" formatCode="General">
                        <c:v>626.53899999999999</c:v>
                      </c:pt>
                      <c:pt idx="7040" formatCode="General">
                        <c:v>626.54899999999998</c:v>
                      </c:pt>
                      <c:pt idx="7041" formatCode="General">
                        <c:v>626.55899999999997</c:v>
                      </c:pt>
                      <c:pt idx="7042" formatCode="General">
                        <c:v>626.56899999999996</c:v>
                      </c:pt>
                      <c:pt idx="7043" formatCode="General">
                        <c:v>626.57899999999995</c:v>
                      </c:pt>
                      <c:pt idx="7044" formatCode="General">
                        <c:v>626.58900000000006</c:v>
                      </c:pt>
                      <c:pt idx="7045" formatCode="General">
                        <c:v>626.59900000000005</c:v>
                      </c:pt>
                      <c:pt idx="7046" formatCode="General">
                        <c:v>626.60900000000004</c:v>
                      </c:pt>
                      <c:pt idx="7047" formatCode="General">
                        <c:v>626.61900000000003</c:v>
                      </c:pt>
                      <c:pt idx="7048" formatCode="General">
                        <c:v>626.62900000000002</c:v>
                      </c:pt>
                      <c:pt idx="7049" formatCode="General">
                        <c:v>626.63900000000001</c:v>
                      </c:pt>
                      <c:pt idx="7050" formatCode="General">
                        <c:v>626.649</c:v>
                      </c:pt>
                      <c:pt idx="7051" formatCode="General">
                        <c:v>626.65899999999999</c:v>
                      </c:pt>
                      <c:pt idx="7052" formatCode="General">
                        <c:v>626.66899999999998</c:v>
                      </c:pt>
                      <c:pt idx="7053" formatCode="General">
                        <c:v>626.67899999999997</c:v>
                      </c:pt>
                      <c:pt idx="7054" formatCode="General">
                        <c:v>626.68899999999996</c:v>
                      </c:pt>
                      <c:pt idx="7055" formatCode="General">
                        <c:v>626.69899999999996</c:v>
                      </c:pt>
                      <c:pt idx="7056" formatCode="General">
                        <c:v>626.70899999999995</c:v>
                      </c:pt>
                      <c:pt idx="7057" formatCode="General">
                        <c:v>626.71900000000005</c:v>
                      </c:pt>
                      <c:pt idx="7058" formatCode="General">
                        <c:v>626.72900000000004</c:v>
                      </c:pt>
                      <c:pt idx="7059" formatCode="General">
                        <c:v>626.73900000000003</c:v>
                      </c:pt>
                      <c:pt idx="7060" formatCode="General">
                        <c:v>626.74900000000002</c:v>
                      </c:pt>
                      <c:pt idx="7061" formatCode="General">
                        <c:v>626.75900000000001</c:v>
                      </c:pt>
                      <c:pt idx="7062" formatCode="General">
                        <c:v>626.76900000000001</c:v>
                      </c:pt>
                      <c:pt idx="7063" formatCode="General">
                        <c:v>626.779</c:v>
                      </c:pt>
                      <c:pt idx="7064" formatCode="General">
                        <c:v>626.78899999999999</c:v>
                      </c:pt>
                      <c:pt idx="7065" formatCode="General">
                        <c:v>626.79899999999998</c:v>
                      </c:pt>
                      <c:pt idx="7066" formatCode="General">
                        <c:v>626.80899999999997</c:v>
                      </c:pt>
                      <c:pt idx="7067" formatCode="General">
                        <c:v>626.81899999999996</c:v>
                      </c:pt>
                      <c:pt idx="7068" formatCode="General">
                        <c:v>626.82899999999995</c:v>
                      </c:pt>
                      <c:pt idx="7069" formatCode="General">
                        <c:v>626.83900000000006</c:v>
                      </c:pt>
                      <c:pt idx="7070" formatCode="General">
                        <c:v>626.84900000000005</c:v>
                      </c:pt>
                      <c:pt idx="7071" formatCode="General">
                        <c:v>626.85900000000004</c:v>
                      </c:pt>
                      <c:pt idx="7072" formatCode="General">
                        <c:v>626.86900000000003</c:v>
                      </c:pt>
                      <c:pt idx="7073" formatCode="General">
                        <c:v>626.87900000000002</c:v>
                      </c:pt>
                      <c:pt idx="7074" formatCode="General">
                        <c:v>626.88900000000001</c:v>
                      </c:pt>
                      <c:pt idx="7075" formatCode="General">
                        <c:v>626.899</c:v>
                      </c:pt>
                      <c:pt idx="7076" formatCode="General">
                        <c:v>626.90899999999999</c:v>
                      </c:pt>
                      <c:pt idx="7077" formatCode="General">
                        <c:v>626.91899999999998</c:v>
                      </c:pt>
                      <c:pt idx="7078" formatCode="General">
                        <c:v>626.92899999999997</c:v>
                      </c:pt>
                      <c:pt idx="7079" formatCode="General">
                        <c:v>626.93899999999996</c:v>
                      </c:pt>
                      <c:pt idx="7080" formatCode="General">
                        <c:v>626.94899999999996</c:v>
                      </c:pt>
                      <c:pt idx="7081" formatCode="General">
                        <c:v>626.95899999999995</c:v>
                      </c:pt>
                      <c:pt idx="7082" formatCode="General">
                        <c:v>626.96900000000005</c:v>
                      </c:pt>
                      <c:pt idx="7083" formatCode="General">
                        <c:v>626.97900000000004</c:v>
                      </c:pt>
                      <c:pt idx="7084" formatCode="General">
                        <c:v>626.98900000000003</c:v>
                      </c:pt>
                      <c:pt idx="7085" formatCode="General">
                        <c:v>626.99900000000002</c:v>
                      </c:pt>
                      <c:pt idx="7086" formatCode="General">
                        <c:v>627.00900000000001</c:v>
                      </c:pt>
                      <c:pt idx="7087" formatCode="General">
                        <c:v>627.01900000000001</c:v>
                      </c:pt>
                      <c:pt idx="7088" formatCode="General">
                        <c:v>627.029</c:v>
                      </c:pt>
                      <c:pt idx="7089" formatCode="General">
                        <c:v>627.03899999999999</c:v>
                      </c:pt>
                      <c:pt idx="7090" formatCode="General">
                        <c:v>627.04899999999998</c:v>
                      </c:pt>
                      <c:pt idx="7091" formatCode="General">
                        <c:v>627.05899999999997</c:v>
                      </c:pt>
                      <c:pt idx="7092" formatCode="General">
                        <c:v>627.06899999999996</c:v>
                      </c:pt>
                      <c:pt idx="7093" formatCode="General">
                        <c:v>627.07899999999995</c:v>
                      </c:pt>
                      <c:pt idx="7094" formatCode="General">
                        <c:v>627.08900000000006</c:v>
                      </c:pt>
                      <c:pt idx="7095" formatCode="General">
                        <c:v>627.09900000000005</c:v>
                      </c:pt>
                      <c:pt idx="7096" formatCode="General">
                        <c:v>627.10900000000004</c:v>
                      </c:pt>
                      <c:pt idx="7097" formatCode="General">
                        <c:v>627.11900000000003</c:v>
                      </c:pt>
                      <c:pt idx="7098" formatCode="General">
                        <c:v>627.12900000000002</c:v>
                      </c:pt>
                      <c:pt idx="7099" formatCode="General">
                        <c:v>627.13900000000001</c:v>
                      </c:pt>
                      <c:pt idx="7100" formatCode="General">
                        <c:v>627.149</c:v>
                      </c:pt>
                      <c:pt idx="7101" formatCode="General">
                        <c:v>627.15899999999999</c:v>
                      </c:pt>
                      <c:pt idx="7102" formatCode="General">
                        <c:v>627.16899999999998</c:v>
                      </c:pt>
                      <c:pt idx="7103" formatCode="General">
                        <c:v>627.17899999999997</c:v>
                      </c:pt>
                      <c:pt idx="7104" formatCode="General">
                        <c:v>627.18899999999996</c:v>
                      </c:pt>
                      <c:pt idx="7105" formatCode="General">
                        <c:v>627.19899999999996</c:v>
                      </c:pt>
                      <c:pt idx="7106" formatCode="General">
                        <c:v>627.20899999999995</c:v>
                      </c:pt>
                      <c:pt idx="7107" formatCode="General">
                        <c:v>627.21900000000005</c:v>
                      </c:pt>
                      <c:pt idx="7108" formatCode="General">
                        <c:v>627.22900000000004</c:v>
                      </c:pt>
                      <c:pt idx="7109" formatCode="General">
                        <c:v>627.23900000000003</c:v>
                      </c:pt>
                      <c:pt idx="7110" formatCode="General">
                        <c:v>627.24900000000002</c:v>
                      </c:pt>
                      <c:pt idx="7111" formatCode="General">
                        <c:v>627.25900000000001</c:v>
                      </c:pt>
                      <c:pt idx="7112" formatCode="General">
                        <c:v>627.26900000000001</c:v>
                      </c:pt>
                      <c:pt idx="7113" formatCode="General">
                        <c:v>627.279</c:v>
                      </c:pt>
                      <c:pt idx="7114" formatCode="General">
                        <c:v>627.28899999999999</c:v>
                      </c:pt>
                      <c:pt idx="7115" formatCode="General">
                        <c:v>627.29899999999998</c:v>
                      </c:pt>
                      <c:pt idx="7116" formatCode="General">
                        <c:v>627.30899999999997</c:v>
                      </c:pt>
                      <c:pt idx="7117" formatCode="General">
                        <c:v>627.31899999999996</c:v>
                      </c:pt>
                      <c:pt idx="7118" formatCode="General">
                        <c:v>627.32899999999995</c:v>
                      </c:pt>
                      <c:pt idx="7119" formatCode="General">
                        <c:v>627.33900000000006</c:v>
                      </c:pt>
                      <c:pt idx="7120" formatCode="General">
                        <c:v>627.34900000000005</c:v>
                      </c:pt>
                      <c:pt idx="7121" formatCode="General">
                        <c:v>627.35900000000004</c:v>
                      </c:pt>
                      <c:pt idx="7122" formatCode="General">
                        <c:v>627.36900000000003</c:v>
                      </c:pt>
                      <c:pt idx="7123" formatCode="General">
                        <c:v>627.37900000000002</c:v>
                      </c:pt>
                      <c:pt idx="7124" formatCode="General">
                        <c:v>627.38900000000001</c:v>
                      </c:pt>
                      <c:pt idx="7125" formatCode="General">
                        <c:v>627.399</c:v>
                      </c:pt>
                      <c:pt idx="7126" formatCode="General">
                        <c:v>627.40899999999999</c:v>
                      </c:pt>
                      <c:pt idx="7127" formatCode="General">
                        <c:v>627.41899999999998</c:v>
                      </c:pt>
                      <c:pt idx="7128" formatCode="General">
                        <c:v>627.42899999999997</c:v>
                      </c:pt>
                      <c:pt idx="7129" formatCode="General">
                        <c:v>627.43899999999996</c:v>
                      </c:pt>
                      <c:pt idx="7130" formatCode="General">
                        <c:v>627.44899999999996</c:v>
                      </c:pt>
                      <c:pt idx="7131" formatCode="General">
                        <c:v>627.45899999999995</c:v>
                      </c:pt>
                      <c:pt idx="7132" formatCode="General">
                        <c:v>627.46900000000005</c:v>
                      </c:pt>
                      <c:pt idx="7133" formatCode="General">
                        <c:v>627.47900000000004</c:v>
                      </c:pt>
                      <c:pt idx="7134" formatCode="General">
                        <c:v>627.48900000000003</c:v>
                      </c:pt>
                      <c:pt idx="7135" formatCode="General">
                        <c:v>627.49900000000002</c:v>
                      </c:pt>
                      <c:pt idx="7136" formatCode="General">
                        <c:v>627.50900000000001</c:v>
                      </c:pt>
                      <c:pt idx="7137" formatCode="General">
                        <c:v>627.51900000000001</c:v>
                      </c:pt>
                      <c:pt idx="7138" formatCode="General">
                        <c:v>627.529</c:v>
                      </c:pt>
                      <c:pt idx="7139" formatCode="General">
                        <c:v>627.53899999999999</c:v>
                      </c:pt>
                      <c:pt idx="7140" formatCode="General">
                        <c:v>627.54899999999998</c:v>
                      </c:pt>
                      <c:pt idx="7141" formatCode="General">
                        <c:v>627.55899999999997</c:v>
                      </c:pt>
                      <c:pt idx="7142" formatCode="General">
                        <c:v>627.56899999999996</c:v>
                      </c:pt>
                      <c:pt idx="7143" formatCode="General">
                        <c:v>627.57899999999995</c:v>
                      </c:pt>
                      <c:pt idx="7144" formatCode="General">
                        <c:v>627.58900000000006</c:v>
                      </c:pt>
                      <c:pt idx="7145" formatCode="General">
                        <c:v>627.59900000000005</c:v>
                      </c:pt>
                      <c:pt idx="7146" formatCode="General">
                        <c:v>627.60900000000004</c:v>
                      </c:pt>
                      <c:pt idx="7147" formatCode="General">
                        <c:v>627.61900000000003</c:v>
                      </c:pt>
                      <c:pt idx="7148" formatCode="General">
                        <c:v>627.62900000000002</c:v>
                      </c:pt>
                      <c:pt idx="7149" formatCode="General">
                        <c:v>627.63900000000001</c:v>
                      </c:pt>
                      <c:pt idx="7150" formatCode="General">
                        <c:v>627.649</c:v>
                      </c:pt>
                      <c:pt idx="7151" formatCode="General">
                        <c:v>627.65899999999999</c:v>
                      </c:pt>
                      <c:pt idx="7152" formatCode="General">
                        <c:v>627.66899999999998</c:v>
                      </c:pt>
                      <c:pt idx="7153" formatCode="General">
                        <c:v>627.67899999999997</c:v>
                      </c:pt>
                      <c:pt idx="7154" formatCode="General">
                        <c:v>627.68899999999996</c:v>
                      </c:pt>
                      <c:pt idx="7155" formatCode="General">
                        <c:v>627.69899999999996</c:v>
                      </c:pt>
                      <c:pt idx="7156" formatCode="General">
                        <c:v>627.70899999999995</c:v>
                      </c:pt>
                      <c:pt idx="7157" formatCode="General">
                        <c:v>627.71900000000005</c:v>
                      </c:pt>
                      <c:pt idx="7158" formatCode="General">
                        <c:v>627.72900000000004</c:v>
                      </c:pt>
                      <c:pt idx="7159" formatCode="General">
                        <c:v>627.73900000000003</c:v>
                      </c:pt>
                      <c:pt idx="7160" formatCode="General">
                        <c:v>627.74900000000002</c:v>
                      </c:pt>
                      <c:pt idx="7161" formatCode="General">
                        <c:v>627.75900000000001</c:v>
                      </c:pt>
                      <c:pt idx="7162" formatCode="General">
                        <c:v>627.76900000000001</c:v>
                      </c:pt>
                      <c:pt idx="7163" formatCode="General">
                        <c:v>627.779</c:v>
                      </c:pt>
                      <c:pt idx="7164" formatCode="General">
                        <c:v>627.78899999999999</c:v>
                      </c:pt>
                      <c:pt idx="7165" formatCode="General">
                        <c:v>627.79899999999998</c:v>
                      </c:pt>
                      <c:pt idx="7166" formatCode="General">
                        <c:v>627.80899999999997</c:v>
                      </c:pt>
                      <c:pt idx="7167" formatCode="General">
                        <c:v>627.81899999999996</c:v>
                      </c:pt>
                      <c:pt idx="7168" formatCode="General">
                        <c:v>627.82899999999995</c:v>
                      </c:pt>
                      <c:pt idx="7169" formatCode="General">
                        <c:v>627.83900000000006</c:v>
                      </c:pt>
                      <c:pt idx="7170" formatCode="General">
                        <c:v>627.84900000000005</c:v>
                      </c:pt>
                      <c:pt idx="7171" formatCode="General">
                        <c:v>627.85900000000004</c:v>
                      </c:pt>
                      <c:pt idx="7172" formatCode="General">
                        <c:v>627.86900000000003</c:v>
                      </c:pt>
                      <c:pt idx="7173" formatCode="General">
                        <c:v>627.87900000000002</c:v>
                      </c:pt>
                      <c:pt idx="7174" formatCode="General">
                        <c:v>627.88900000000001</c:v>
                      </c:pt>
                      <c:pt idx="7175" formatCode="General">
                        <c:v>627.899</c:v>
                      </c:pt>
                      <c:pt idx="7176" formatCode="General">
                        <c:v>627.90899999999999</c:v>
                      </c:pt>
                      <c:pt idx="7177" formatCode="General">
                        <c:v>627.91899999999998</c:v>
                      </c:pt>
                      <c:pt idx="7178" formatCode="General">
                        <c:v>627.92899999999997</c:v>
                      </c:pt>
                      <c:pt idx="7179" formatCode="General">
                        <c:v>627.93899999999996</c:v>
                      </c:pt>
                      <c:pt idx="7180" formatCode="General">
                        <c:v>627.94899999999996</c:v>
                      </c:pt>
                      <c:pt idx="7181" formatCode="General">
                        <c:v>627.95899999999995</c:v>
                      </c:pt>
                      <c:pt idx="7182" formatCode="General">
                        <c:v>627.96900000000005</c:v>
                      </c:pt>
                      <c:pt idx="7183" formatCode="General">
                        <c:v>627.97900000000004</c:v>
                      </c:pt>
                      <c:pt idx="7184" formatCode="General">
                        <c:v>627.98900000000003</c:v>
                      </c:pt>
                      <c:pt idx="7185" formatCode="General">
                        <c:v>627.99900000000002</c:v>
                      </c:pt>
                      <c:pt idx="7186" formatCode="General">
                        <c:v>628.00900000000001</c:v>
                      </c:pt>
                      <c:pt idx="7187" formatCode="General">
                        <c:v>628.01900000000001</c:v>
                      </c:pt>
                      <c:pt idx="7188" formatCode="General">
                        <c:v>628.029</c:v>
                      </c:pt>
                      <c:pt idx="7189" formatCode="General">
                        <c:v>628.03899999999999</c:v>
                      </c:pt>
                      <c:pt idx="7190" formatCode="General">
                        <c:v>628.04899999999998</c:v>
                      </c:pt>
                      <c:pt idx="7191" formatCode="General">
                        <c:v>628.05899999999997</c:v>
                      </c:pt>
                      <c:pt idx="7192" formatCode="General">
                        <c:v>628.06899999999996</c:v>
                      </c:pt>
                      <c:pt idx="7193" formatCode="General">
                        <c:v>628.07899999999995</c:v>
                      </c:pt>
                      <c:pt idx="7194" formatCode="General">
                        <c:v>628.08900000000006</c:v>
                      </c:pt>
                      <c:pt idx="7195" formatCode="General">
                        <c:v>628.09900000000005</c:v>
                      </c:pt>
                      <c:pt idx="7196" formatCode="General">
                        <c:v>628.10900000000004</c:v>
                      </c:pt>
                      <c:pt idx="7197" formatCode="General">
                        <c:v>628.11900000000003</c:v>
                      </c:pt>
                      <c:pt idx="7198" formatCode="General">
                        <c:v>628.12900000000002</c:v>
                      </c:pt>
                      <c:pt idx="7199" formatCode="General">
                        <c:v>628.13900000000001</c:v>
                      </c:pt>
                      <c:pt idx="7200" formatCode="General">
                        <c:v>628.149</c:v>
                      </c:pt>
                      <c:pt idx="7201" formatCode="General">
                        <c:v>628.15899999999999</c:v>
                      </c:pt>
                      <c:pt idx="7202" formatCode="General">
                        <c:v>628.16899999999998</c:v>
                      </c:pt>
                      <c:pt idx="7203" formatCode="General">
                        <c:v>628.17899999999997</c:v>
                      </c:pt>
                      <c:pt idx="7204" formatCode="General">
                        <c:v>628.18899999999996</c:v>
                      </c:pt>
                      <c:pt idx="7205" formatCode="General">
                        <c:v>628.19899999999996</c:v>
                      </c:pt>
                      <c:pt idx="7206" formatCode="General">
                        <c:v>628.20899999999995</c:v>
                      </c:pt>
                      <c:pt idx="7207" formatCode="General">
                        <c:v>628.21900000000005</c:v>
                      </c:pt>
                      <c:pt idx="7208" formatCode="General">
                        <c:v>628.22900000000004</c:v>
                      </c:pt>
                      <c:pt idx="7209" formatCode="General">
                        <c:v>628.23900000000003</c:v>
                      </c:pt>
                      <c:pt idx="7210" formatCode="General">
                        <c:v>628.24900000000002</c:v>
                      </c:pt>
                      <c:pt idx="7211" formatCode="General">
                        <c:v>628.25900000000001</c:v>
                      </c:pt>
                      <c:pt idx="7212" formatCode="General">
                        <c:v>628.26900000000001</c:v>
                      </c:pt>
                      <c:pt idx="7213" formatCode="General">
                        <c:v>628.279</c:v>
                      </c:pt>
                      <c:pt idx="7214" formatCode="General">
                        <c:v>628.28899999999999</c:v>
                      </c:pt>
                      <c:pt idx="7215" formatCode="General">
                        <c:v>628.29899999999998</c:v>
                      </c:pt>
                      <c:pt idx="7216" formatCode="General">
                        <c:v>628.30899999999997</c:v>
                      </c:pt>
                      <c:pt idx="7217" formatCode="General">
                        <c:v>628.31899999999996</c:v>
                      </c:pt>
                      <c:pt idx="7218" formatCode="General">
                        <c:v>628.32899999999995</c:v>
                      </c:pt>
                      <c:pt idx="7219" formatCode="General">
                        <c:v>628.33900000000006</c:v>
                      </c:pt>
                      <c:pt idx="7220" formatCode="General">
                        <c:v>628.34900000000005</c:v>
                      </c:pt>
                      <c:pt idx="7221" formatCode="General">
                        <c:v>628.35900000000004</c:v>
                      </c:pt>
                      <c:pt idx="7222" formatCode="General">
                        <c:v>628.36900000000003</c:v>
                      </c:pt>
                      <c:pt idx="7223" formatCode="General">
                        <c:v>628.37900000000002</c:v>
                      </c:pt>
                      <c:pt idx="7224" formatCode="General">
                        <c:v>628.38900000000001</c:v>
                      </c:pt>
                      <c:pt idx="7225" formatCode="General">
                        <c:v>628.399</c:v>
                      </c:pt>
                      <c:pt idx="7226" formatCode="General">
                        <c:v>628.40899999999999</c:v>
                      </c:pt>
                      <c:pt idx="7227" formatCode="General">
                        <c:v>628.41899999999998</c:v>
                      </c:pt>
                      <c:pt idx="7228" formatCode="General">
                        <c:v>628.42899999999997</c:v>
                      </c:pt>
                      <c:pt idx="7229" formatCode="General">
                        <c:v>628.43899999999996</c:v>
                      </c:pt>
                      <c:pt idx="7230" formatCode="General">
                        <c:v>628.44899999999996</c:v>
                      </c:pt>
                      <c:pt idx="7231" formatCode="General">
                        <c:v>628.45899999999995</c:v>
                      </c:pt>
                      <c:pt idx="7232" formatCode="General">
                        <c:v>628.46900000000005</c:v>
                      </c:pt>
                      <c:pt idx="7233" formatCode="General">
                        <c:v>628.47900000000004</c:v>
                      </c:pt>
                      <c:pt idx="7234" formatCode="General">
                        <c:v>628.48900000000003</c:v>
                      </c:pt>
                      <c:pt idx="7235" formatCode="General">
                        <c:v>628.49900000000002</c:v>
                      </c:pt>
                      <c:pt idx="7236" formatCode="General">
                        <c:v>628.50900000000001</c:v>
                      </c:pt>
                      <c:pt idx="7237" formatCode="General">
                        <c:v>628.51900000000001</c:v>
                      </c:pt>
                      <c:pt idx="7238" formatCode="General">
                        <c:v>628.529</c:v>
                      </c:pt>
                      <c:pt idx="7239" formatCode="General">
                        <c:v>628.53899999999999</c:v>
                      </c:pt>
                      <c:pt idx="7240" formatCode="General">
                        <c:v>628.54899999999998</c:v>
                      </c:pt>
                      <c:pt idx="7241" formatCode="General">
                        <c:v>628.55899999999997</c:v>
                      </c:pt>
                      <c:pt idx="7242" formatCode="General">
                        <c:v>628.56899999999996</c:v>
                      </c:pt>
                      <c:pt idx="7243" formatCode="General">
                        <c:v>628.57899999999995</c:v>
                      </c:pt>
                      <c:pt idx="7244" formatCode="General">
                        <c:v>628.58900000000006</c:v>
                      </c:pt>
                      <c:pt idx="7245" formatCode="General">
                        <c:v>628.59900000000005</c:v>
                      </c:pt>
                      <c:pt idx="7246" formatCode="General">
                        <c:v>628.60900000000004</c:v>
                      </c:pt>
                      <c:pt idx="7247" formatCode="General">
                        <c:v>628.61900000000003</c:v>
                      </c:pt>
                      <c:pt idx="7248" formatCode="General">
                        <c:v>628.62900000000002</c:v>
                      </c:pt>
                      <c:pt idx="7249" formatCode="General">
                        <c:v>628.63900000000001</c:v>
                      </c:pt>
                      <c:pt idx="7250" formatCode="General">
                        <c:v>628.649</c:v>
                      </c:pt>
                      <c:pt idx="7251" formatCode="General">
                        <c:v>628.65899999999999</c:v>
                      </c:pt>
                      <c:pt idx="7252" formatCode="General">
                        <c:v>628.66899999999998</c:v>
                      </c:pt>
                      <c:pt idx="7253" formatCode="General">
                        <c:v>628.67899999999997</c:v>
                      </c:pt>
                      <c:pt idx="7254" formatCode="General">
                        <c:v>628.68899999999996</c:v>
                      </c:pt>
                      <c:pt idx="7255" formatCode="General">
                        <c:v>628.69899999999996</c:v>
                      </c:pt>
                      <c:pt idx="7256" formatCode="General">
                        <c:v>628.70899999999995</c:v>
                      </c:pt>
                      <c:pt idx="7257" formatCode="General">
                        <c:v>628.71900000000005</c:v>
                      </c:pt>
                      <c:pt idx="7258" formatCode="General">
                        <c:v>628.72900000000004</c:v>
                      </c:pt>
                      <c:pt idx="7259" formatCode="General">
                        <c:v>628.73900000000003</c:v>
                      </c:pt>
                      <c:pt idx="7260" formatCode="General">
                        <c:v>628.74900000000002</c:v>
                      </c:pt>
                      <c:pt idx="7261" formatCode="General">
                        <c:v>628.75900000000001</c:v>
                      </c:pt>
                      <c:pt idx="7262" formatCode="General">
                        <c:v>628.76900000000001</c:v>
                      </c:pt>
                      <c:pt idx="7263" formatCode="General">
                        <c:v>628.779</c:v>
                      </c:pt>
                      <c:pt idx="7264" formatCode="General">
                        <c:v>628.78899999999999</c:v>
                      </c:pt>
                      <c:pt idx="7265" formatCode="General">
                        <c:v>628.79899999999998</c:v>
                      </c:pt>
                      <c:pt idx="7266" formatCode="General">
                        <c:v>628.80899999999997</c:v>
                      </c:pt>
                      <c:pt idx="7267" formatCode="General">
                        <c:v>628.81899999999996</c:v>
                      </c:pt>
                      <c:pt idx="7268" formatCode="General">
                        <c:v>628.82899999999995</c:v>
                      </c:pt>
                      <c:pt idx="7269" formatCode="General">
                        <c:v>628.83900000000006</c:v>
                      </c:pt>
                      <c:pt idx="7270" formatCode="General">
                        <c:v>628.84900000000005</c:v>
                      </c:pt>
                      <c:pt idx="7271" formatCode="General">
                        <c:v>628.85900000000004</c:v>
                      </c:pt>
                      <c:pt idx="7272" formatCode="General">
                        <c:v>628.86900000000003</c:v>
                      </c:pt>
                      <c:pt idx="7273" formatCode="General">
                        <c:v>628.87900000000002</c:v>
                      </c:pt>
                      <c:pt idx="7274" formatCode="General">
                        <c:v>628.88900000000001</c:v>
                      </c:pt>
                      <c:pt idx="7275" formatCode="General">
                        <c:v>628.899</c:v>
                      </c:pt>
                      <c:pt idx="7276" formatCode="General">
                        <c:v>628.90899999999999</c:v>
                      </c:pt>
                      <c:pt idx="7277" formatCode="General">
                        <c:v>628.91899999999998</c:v>
                      </c:pt>
                      <c:pt idx="7278" formatCode="General">
                        <c:v>628.92899999999997</c:v>
                      </c:pt>
                      <c:pt idx="7279" formatCode="General">
                        <c:v>628.93899999999996</c:v>
                      </c:pt>
                      <c:pt idx="7280" formatCode="General">
                        <c:v>628.94899999999996</c:v>
                      </c:pt>
                      <c:pt idx="7281" formatCode="General">
                        <c:v>628.95899999999995</c:v>
                      </c:pt>
                      <c:pt idx="7282" formatCode="General">
                        <c:v>628.96900000000005</c:v>
                      </c:pt>
                      <c:pt idx="7283" formatCode="General">
                        <c:v>628.97900000000004</c:v>
                      </c:pt>
                      <c:pt idx="7284" formatCode="General">
                        <c:v>628.98900000000003</c:v>
                      </c:pt>
                      <c:pt idx="7285" formatCode="General">
                        <c:v>628.99900000000002</c:v>
                      </c:pt>
                      <c:pt idx="7286" formatCode="General">
                        <c:v>629.00900000000001</c:v>
                      </c:pt>
                      <c:pt idx="7287" formatCode="General">
                        <c:v>629.01900000000001</c:v>
                      </c:pt>
                      <c:pt idx="7288" formatCode="General">
                        <c:v>629.029</c:v>
                      </c:pt>
                      <c:pt idx="7289" formatCode="General">
                        <c:v>629.03899999999999</c:v>
                      </c:pt>
                      <c:pt idx="7290" formatCode="General">
                        <c:v>629.04899999999998</c:v>
                      </c:pt>
                      <c:pt idx="7291" formatCode="General">
                        <c:v>629.05899999999997</c:v>
                      </c:pt>
                      <c:pt idx="7292" formatCode="General">
                        <c:v>629.06899999999996</c:v>
                      </c:pt>
                      <c:pt idx="7293" formatCode="General">
                        <c:v>629.07899999999995</c:v>
                      </c:pt>
                      <c:pt idx="7294" formatCode="General">
                        <c:v>629.08900000000006</c:v>
                      </c:pt>
                      <c:pt idx="7295" formatCode="General">
                        <c:v>629.09900000000005</c:v>
                      </c:pt>
                      <c:pt idx="7296" formatCode="General">
                        <c:v>629.10900000000004</c:v>
                      </c:pt>
                      <c:pt idx="7297" formatCode="General">
                        <c:v>629.11900000000003</c:v>
                      </c:pt>
                      <c:pt idx="7298" formatCode="General">
                        <c:v>629.12900000000002</c:v>
                      </c:pt>
                      <c:pt idx="7299" formatCode="General">
                        <c:v>629.13900000000001</c:v>
                      </c:pt>
                      <c:pt idx="7300" formatCode="General">
                        <c:v>629.149</c:v>
                      </c:pt>
                      <c:pt idx="7301" formatCode="General">
                        <c:v>629.15899999999999</c:v>
                      </c:pt>
                      <c:pt idx="7302" formatCode="General">
                        <c:v>629.16899999999998</c:v>
                      </c:pt>
                      <c:pt idx="7303" formatCode="General">
                        <c:v>629.17899999999997</c:v>
                      </c:pt>
                      <c:pt idx="7304" formatCode="General">
                        <c:v>629.18899999999996</c:v>
                      </c:pt>
                      <c:pt idx="7305" formatCode="General">
                        <c:v>629.19899999999996</c:v>
                      </c:pt>
                      <c:pt idx="7306" formatCode="General">
                        <c:v>629.20899999999995</c:v>
                      </c:pt>
                      <c:pt idx="7307" formatCode="General">
                        <c:v>629.21900000000005</c:v>
                      </c:pt>
                      <c:pt idx="7308" formatCode="General">
                        <c:v>629.22900000000004</c:v>
                      </c:pt>
                      <c:pt idx="7309" formatCode="General">
                        <c:v>629.23900000000003</c:v>
                      </c:pt>
                      <c:pt idx="7310" formatCode="General">
                        <c:v>629.24900000000002</c:v>
                      </c:pt>
                      <c:pt idx="7311" formatCode="General">
                        <c:v>629.25900000000001</c:v>
                      </c:pt>
                      <c:pt idx="7312" formatCode="General">
                        <c:v>629.26900000000001</c:v>
                      </c:pt>
                      <c:pt idx="7313" formatCode="General">
                        <c:v>629.279</c:v>
                      </c:pt>
                      <c:pt idx="7314" formatCode="General">
                        <c:v>629.28899999999999</c:v>
                      </c:pt>
                      <c:pt idx="7315" formatCode="General">
                        <c:v>629.29899999999998</c:v>
                      </c:pt>
                      <c:pt idx="7316" formatCode="General">
                        <c:v>629.30899999999997</c:v>
                      </c:pt>
                      <c:pt idx="7317" formatCode="General">
                        <c:v>629.31899999999996</c:v>
                      </c:pt>
                      <c:pt idx="7318" formatCode="General">
                        <c:v>629.32899999999995</c:v>
                      </c:pt>
                      <c:pt idx="7319" formatCode="General">
                        <c:v>629.33900000000006</c:v>
                      </c:pt>
                      <c:pt idx="7320" formatCode="General">
                        <c:v>629.34900000000005</c:v>
                      </c:pt>
                      <c:pt idx="7321" formatCode="General">
                        <c:v>629.35900000000004</c:v>
                      </c:pt>
                      <c:pt idx="7322" formatCode="General">
                        <c:v>629.36900000000003</c:v>
                      </c:pt>
                      <c:pt idx="7323" formatCode="General">
                        <c:v>629.37900000000002</c:v>
                      </c:pt>
                      <c:pt idx="7324" formatCode="General">
                        <c:v>629.38900000000001</c:v>
                      </c:pt>
                      <c:pt idx="7325" formatCode="General">
                        <c:v>629.399</c:v>
                      </c:pt>
                      <c:pt idx="7326" formatCode="General">
                        <c:v>629.40899999999999</c:v>
                      </c:pt>
                      <c:pt idx="7327" formatCode="General">
                        <c:v>629.41899999999998</c:v>
                      </c:pt>
                      <c:pt idx="7328" formatCode="General">
                        <c:v>629.42899999999997</c:v>
                      </c:pt>
                      <c:pt idx="7329" formatCode="General">
                        <c:v>629.43899999999996</c:v>
                      </c:pt>
                      <c:pt idx="7330" formatCode="General">
                        <c:v>629.44899999999996</c:v>
                      </c:pt>
                      <c:pt idx="7331" formatCode="General">
                        <c:v>629.45899999999995</c:v>
                      </c:pt>
                      <c:pt idx="7332" formatCode="General">
                        <c:v>629.46900000000005</c:v>
                      </c:pt>
                      <c:pt idx="7333" formatCode="General">
                        <c:v>629.47900000000004</c:v>
                      </c:pt>
                      <c:pt idx="7334" formatCode="General">
                        <c:v>629.48900000000003</c:v>
                      </c:pt>
                      <c:pt idx="7335" formatCode="General">
                        <c:v>629.49900000000002</c:v>
                      </c:pt>
                      <c:pt idx="7336" formatCode="General">
                        <c:v>629.50900000000001</c:v>
                      </c:pt>
                      <c:pt idx="7337" formatCode="General">
                        <c:v>629.51900000000001</c:v>
                      </c:pt>
                      <c:pt idx="7338" formatCode="General">
                        <c:v>629.529</c:v>
                      </c:pt>
                      <c:pt idx="7339" formatCode="General">
                        <c:v>629.53899999999999</c:v>
                      </c:pt>
                      <c:pt idx="7340" formatCode="General">
                        <c:v>629.54899999999998</c:v>
                      </c:pt>
                      <c:pt idx="7341" formatCode="General">
                        <c:v>629.55899999999997</c:v>
                      </c:pt>
                      <c:pt idx="7342" formatCode="General">
                        <c:v>629.56899999999996</c:v>
                      </c:pt>
                      <c:pt idx="7343" formatCode="General">
                        <c:v>629.57899999999995</c:v>
                      </c:pt>
                      <c:pt idx="7344" formatCode="General">
                        <c:v>629.58900000000006</c:v>
                      </c:pt>
                      <c:pt idx="7345" formatCode="General">
                        <c:v>629.59900000000005</c:v>
                      </c:pt>
                      <c:pt idx="7346" formatCode="General">
                        <c:v>629.60900000000004</c:v>
                      </c:pt>
                      <c:pt idx="7347" formatCode="General">
                        <c:v>629.61900000000003</c:v>
                      </c:pt>
                      <c:pt idx="7348" formatCode="General">
                        <c:v>629.62900000000002</c:v>
                      </c:pt>
                      <c:pt idx="7349" formatCode="General">
                        <c:v>629.63900000000001</c:v>
                      </c:pt>
                      <c:pt idx="7350" formatCode="General">
                        <c:v>629.649</c:v>
                      </c:pt>
                      <c:pt idx="7351" formatCode="General">
                        <c:v>629.65899999999999</c:v>
                      </c:pt>
                      <c:pt idx="7352" formatCode="General">
                        <c:v>629.66899999999998</c:v>
                      </c:pt>
                      <c:pt idx="7353" formatCode="General">
                        <c:v>629.67899999999997</c:v>
                      </c:pt>
                      <c:pt idx="7354" formatCode="General">
                        <c:v>629.68899999999996</c:v>
                      </c:pt>
                      <c:pt idx="7355" formatCode="General">
                        <c:v>629.69899999999996</c:v>
                      </c:pt>
                      <c:pt idx="7356" formatCode="General">
                        <c:v>629.70899999999995</c:v>
                      </c:pt>
                      <c:pt idx="7357" formatCode="General">
                        <c:v>629.71900000000005</c:v>
                      </c:pt>
                      <c:pt idx="7358" formatCode="General">
                        <c:v>629.72900000000004</c:v>
                      </c:pt>
                      <c:pt idx="7359" formatCode="General">
                        <c:v>629.73900000000003</c:v>
                      </c:pt>
                      <c:pt idx="7360" formatCode="General">
                        <c:v>629.74900000000002</c:v>
                      </c:pt>
                      <c:pt idx="7361" formatCode="General">
                        <c:v>629.75900000000001</c:v>
                      </c:pt>
                      <c:pt idx="7362" formatCode="General">
                        <c:v>629.76900000000001</c:v>
                      </c:pt>
                      <c:pt idx="7363" formatCode="General">
                        <c:v>629.779</c:v>
                      </c:pt>
                      <c:pt idx="7364" formatCode="General">
                        <c:v>629.78899999999999</c:v>
                      </c:pt>
                      <c:pt idx="7365" formatCode="General">
                        <c:v>629.79899999999998</c:v>
                      </c:pt>
                      <c:pt idx="7366" formatCode="General">
                        <c:v>629.80899999999997</c:v>
                      </c:pt>
                      <c:pt idx="7367" formatCode="General">
                        <c:v>629.81899999999996</c:v>
                      </c:pt>
                      <c:pt idx="7368" formatCode="General">
                        <c:v>629.82899999999995</c:v>
                      </c:pt>
                      <c:pt idx="7369" formatCode="General">
                        <c:v>629.83900000000006</c:v>
                      </c:pt>
                      <c:pt idx="7370" formatCode="General">
                        <c:v>629.84900000000005</c:v>
                      </c:pt>
                      <c:pt idx="7371" formatCode="General">
                        <c:v>629.85900000000004</c:v>
                      </c:pt>
                      <c:pt idx="7372" formatCode="General">
                        <c:v>629.86900000000003</c:v>
                      </c:pt>
                      <c:pt idx="7373" formatCode="General">
                        <c:v>629.87900000000002</c:v>
                      </c:pt>
                      <c:pt idx="7374" formatCode="General">
                        <c:v>629.88900000000001</c:v>
                      </c:pt>
                      <c:pt idx="7375" formatCode="General">
                        <c:v>629.899</c:v>
                      </c:pt>
                      <c:pt idx="7376" formatCode="General">
                        <c:v>629.90899999999999</c:v>
                      </c:pt>
                      <c:pt idx="7377" formatCode="General">
                        <c:v>629.91899999999998</c:v>
                      </c:pt>
                      <c:pt idx="7378" formatCode="General">
                        <c:v>629.92899999999997</c:v>
                      </c:pt>
                      <c:pt idx="7379" formatCode="General">
                        <c:v>629.93899999999996</c:v>
                      </c:pt>
                      <c:pt idx="7380" formatCode="General">
                        <c:v>629.94899999999996</c:v>
                      </c:pt>
                      <c:pt idx="7381" formatCode="General">
                        <c:v>629.95899999999995</c:v>
                      </c:pt>
                      <c:pt idx="7382" formatCode="General">
                        <c:v>629.96900000000005</c:v>
                      </c:pt>
                      <c:pt idx="7383" formatCode="General">
                        <c:v>629.97900000000004</c:v>
                      </c:pt>
                      <c:pt idx="7384" formatCode="General">
                        <c:v>629.98900000000003</c:v>
                      </c:pt>
                      <c:pt idx="7385" formatCode="General">
                        <c:v>629.99900000000002</c:v>
                      </c:pt>
                      <c:pt idx="7386" formatCode="General">
                        <c:v>630.00900000000001</c:v>
                      </c:pt>
                      <c:pt idx="7387" formatCode="General">
                        <c:v>630.01900000000001</c:v>
                      </c:pt>
                      <c:pt idx="7388" formatCode="General">
                        <c:v>630.029</c:v>
                      </c:pt>
                      <c:pt idx="7389" formatCode="General">
                        <c:v>630.03899999999999</c:v>
                      </c:pt>
                      <c:pt idx="7390" formatCode="General">
                        <c:v>630.04899999999998</c:v>
                      </c:pt>
                      <c:pt idx="7391" formatCode="General">
                        <c:v>630.05899999999997</c:v>
                      </c:pt>
                      <c:pt idx="7392" formatCode="General">
                        <c:v>630.06899999999996</c:v>
                      </c:pt>
                      <c:pt idx="7393" formatCode="General">
                        <c:v>630.07899999999995</c:v>
                      </c:pt>
                      <c:pt idx="7394" formatCode="General">
                        <c:v>630.08900000000006</c:v>
                      </c:pt>
                      <c:pt idx="7395" formatCode="General">
                        <c:v>630.09900000000005</c:v>
                      </c:pt>
                      <c:pt idx="7396" formatCode="General">
                        <c:v>630.10900000000004</c:v>
                      </c:pt>
                      <c:pt idx="7397" formatCode="General">
                        <c:v>630.11900000000003</c:v>
                      </c:pt>
                      <c:pt idx="7398" formatCode="General">
                        <c:v>630.12900000000002</c:v>
                      </c:pt>
                      <c:pt idx="7399" formatCode="General">
                        <c:v>630.13900000000001</c:v>
                      </c:pt>
                      <c:pt idx="7400" formatCode="General">
                        <c:v>630.149</c:v>
                      </c:pt>
                      <c:pt idx="7401" formatCode="General">
                        <c:v>630.15899999999999</c:v>
                      </c:pt>
                      <c:pt idx="7402" formatCode="General">
                        <c:v>630.16899999999998</c:v>
                      </c:pt>
                      <c:pt idx="7403" formatCode="General">
                        <c:v>630.17899999999997</c:v>
                      </c:pt>
                      <c:pt idx="7404" formatCode="General">
                        <c:v>630.18899999999996</c:v>
                      </c:pt>
                      <c:pt idx="7405" formatCode="General">
                        <c:v>630.19899999999996</c:v>
                      </c:pt>
                      <c:pt idx="7406" formatCode="General">
                        <c:v>630.20899999999995</c:v>
                      </c:pt>
                      <c:pt idx="7407" formatCode="General">
                        <c:v>630.21900000000005</c:v>
                      </c:pt>
                      <c:pt idx="7408" formatCode="General">
                        <c:v>630.22900000000004</c:v>
                      </c:pt>
                      <c:pt idx="7409" formatCode="General">
                        <c:v>630.23900000000003</c:v>
                      </c:pt>
                      <c:pt idx="7410" formatCode="General">
                        <c:v>630.24900000000002</c:v>
                      </c:pt>
                      <c:pt idx="7411" formatCode="General">
                        <c:v>630.25900000000001</c:v>
                      </c:pt>
                      <c:pt idx="7412" formatCode="General">
                        <c:v>630.26900000000001</c:v>
                      </c:pt>
                      <c:pt idx="7413" formatCode="General">
                        <c:v>630.279</c:v>
                      </c:pt>
                      <c:pt idx="7414" formatCode="General">
                        <c:v>630.28899999999999</c:v>
                      </c:pt>
                      <c:pt idx="7415" formatCode="General">
                        <c:v>630.29899999999998</c:v>
                      </c:pt>
                      <c:pt idx="7416" formatCode="General">
                        <c:v>630.30899999999997</c:v>
                      </c:pt>
                      <c:pt idx="7417" formatCode="General">
                        <c:v>630.31899999999996</c:v>
                      </c:pt>
                      <c:pt idx="7418" formatCode="General">
                        <c:v>630.32899999999995</c:v>
                      </c:pt>
                      <c:pt idx="7419" formatCode="General">
                        <c:v>630.33900000000006</c:v>
                      </c:pt>
                      <c:pt idx="7420" formatCode="General">
                        <c:v>630.34900000000005</c:v>
                      </c:pt>
                      <c:pt idx="7421" formatCode="General">
                        <c:v>630.35900000000004</c:v>
                      </c:pt>
                      <c:pt idx="7422" formatCode="General">
                        <c:v>630.36900000000003</c:v>
                      </c:pt>
                      <c:pt idx="7423" formatCode="General">
                        <c:v>630.37900000000002</c:v>
                      </c:pt>
                      <c:pt idx="7424" formatCode="General">
                        <c:v>630.38900000000001</c:v>
                      </c:pt>
                      <c:pt idx="7425" formatCode="General">
                        <c:v>630.399</c:v>
                      </c:pt>
                      <c:pt idx="7426" formatCode="General">
                        <c:v>630.40899999999999</c:v>
                      </c:pt>
                      <c:pt idx="7427" formatCode="General">
                        <c:v>630.41899999999998</c:v>
                      </c:pt>
                      <c:pt idx="7428" formatCode="General">
                        <c:v>630.42899999999997</c:v>
                      </c:pt>
                      <c:pt idx="7429" formatCode="General">
                        <c:v>630.43899999999996</c:v>
                      </c:pt>
                      <c:pt idx="7430" formatCode="General">
                        <c:v>630.44899999999996</c:v>
                      </c:pt>
                      <c:pt idx="7431" formatCode="General">
                        <c:v>630.45899999999995</c:v>
                      </c:pt>
                      <c:pt idx="7432" formatCode="General">
                        <c:v>630.46900000000005</c:v>
                      </c:pt>
                      <c:pt idx="7433" formatCode="General">
                        <c:v>630.47900000000004</c:v>
                      </c:pt>
                      <c:pt idx="7434" formatCode="General">
                        <c:v>630.48900000000003</c:v>
                      </c:pt>
                      <c:pt idx="7435" formatCode="General">
                        <c:v>630.49900000000002</c:v>
                      </c:pt>
                      <c:pt idx="7436" formatCode="General">
                        <c:v>630.50900000000001</c:v>
                      </c:pt>
                      <c:pt idx="7437" formatCode="General">
                        <c:v>630.51900000000001</c:v>
                      </c:pt>
                      <c:pt idx="7438" formatCode="General">
                        <c:v>630.529</c:v>
                      </c:pt>
                      <c:pt idx="7439" formatCode="General">
                        <c:v>630.53899999999999</c:v>
                      </c:pt>
                      <c:pt idx="7440" formatCode="General">
                        <c:v>630.54899999999998</c:v>
                      </c:pt>
                      <c:pt idx="7441" formatCode="General">
                        <c:v>630.55899999999997</c:v>
                      </c:pt>
                      <c:pt idx="7442" formatCode="General">
                        <c:v>630.56899999999996</c:v>
                      </c:pt>
                      <c:pt idx="7443" formatCode="General">
                        <c:v>630.57899999999995</c:v>
                      </c:pt>
                      <c:pt idx="7444" formatCode="General">
                        <c:v>630.58900000000006</c:v>
                      </c:pt>
                      <c:pt idx="7445" formatCode="General">
                        <c:v>630.59900000000005</c:v>
                      </c:pt>
                      <c:pt idx="7446" formatCode="General">
                        <c:v>630.60900000000004</c:v>
                      </c:pt>
                      <c:pt idx="7447" formatCode="General">
                        <c:v>630.61900000000003</c:v>
                      </c:pt>
                      <c:pt idx="7448" formatCode="General">
                        <c:v>630.62900000000002</c:v>
                      </c:pt>
                      <c:pt idx="7449" formatCode="General">
                        <c:v>630.63900000000001</c:v>
                      </c:pt>
                      <c:pt idx="7450" formatCode="General">
                        <c:v>630.649</c:v>
                      </c:pt>
                      <c:pt idx="7451" formatCode="General">
                        <c:v>630.65899999999999</c:v>
                      </c:pt>
                      <c:pt idx="7452" formatCode="General">
                        <c:v>630.66899999999998</c:v>
                      </c:pt>
                      <c:pt idx="7453" formatCode="General">
                        <c:v>630.67899999999997</c:v>
                      </c:pt>
                      <c:pt idx="7454" formatCode="General">
                        <c:v>630.68899999999996</c:v>
                      </c:pt>
                      <c:pt idx="7455" formatCode="General">
                        <c:v>630.69899999999996</c:v>
                      </c:pt>
                      <c:pt idx="7456" formatCode="General">
                        <c:v>630.70899999999995</c:v>
                      </c:pt>
                      <c:pt idx="7457" formatCode="General">
                        <c:v>630.71900000000005</c:v>
                      </c:pt>
                      <c:pt idx="7458" formatCode="General">
                        <c:v>630.72900000000004</c:v>
                      </c:pt>
                      <c:pt idx="7459" formatCode="General">
                        <c:v>630.73900000000003</c:v>
                      </c:pt>
                      <c:pt idx="7460" formatCode="General">
                        <c:v>630.74900000000002</c:v>
                      </c:pt>
                      <c:pt idx="7461" formatCode="General">
                        <c:v>630.75900000000001</c:v>
                      </c:pt>
                      <c:pt idx="7462" formatCode="General">
                        <c:v>630.76900000000001</c:v>
                      </c:pt>
                      <c:pt idx="7463" formatCode="General">
                        <c:v>630.779</c:v>
                      </c:pt>
                      <c:pt idx="7464" formatCode="General">
                        <c:v>630.78899999999999</c:v>
                      </c:pt>
                      <c:pt idx="7465" formatCode="General">
                        <c:v>630.79600000000005</c:v>
                      </c:pt>
                      <c:pt idx="7466" formatCode="General">
                        <c:v>630.79600000000005</c:v>
                      </c:pt>
                      <c:pt idx="7467" formatCode="General">
                        <c:v>631.79600000000005</c:v>
                      </c:pt>
                      <c:pt idx="7468" formatCode="General">
                        <c:v>632.79600000000005</c:v>
                      </c:pt>
                      <c:pt idx="7469" formatCode="General">
                        <c:v>633.79600000000005</c:v>
                      </c:pt>
                      <c:pt idx="7470" formatCode="General">
                        <c:v>634.79600000000005</c:v>
                      </c:pt>
                      <c:pt idx="7471" formatCode="General">
                        <c:v>635.79600000000005</c:v>
                      </c:pt>
                      <c:pt idx="7472" formatCode="General">
                        <c:v>636.79600000000005</c:v>
                      </c:pt>
                      <c:pt idx="7473" formatCode="General">
                        <c:v>637.79600000000005</c:v>
                      </c:pt>
                      <c:pt idx="7474" formatCode="General">
                        <c:v>638.79600000000005</c:v>
                      </c:pt>
                      <c:pt idx="7475" formatCode="General">
                        <c:v>639.79600000000005</c:v>
                      </c:pt>
                      <c:pt idx="7476" formatCode="General">
                        <c:v>640.79600000000005</c:v>
                      </c:pt>
                      <c:pt idx="7477" formatCode="General">
                        <c:v>641.79600000000005</c:v>
                      </c:pt>
                      <c:pt idx="7478" formatCode="General">
                        <c:v>642.79600000000005</c:v>
                      </c:pt>
                      <c:pt idx="7479" formatCode="General">
                        <c:v>643.79600000000005</c:v>
                      </c:pt>
                      <c:pt idx="7480" formatCode="General">
                        <c:v>644.79600000000005</c:v>
                      </c:pt>
                      <c:pt idx="7481" formatCode="General">
                        <c:v>645.79600000000005</c:v>
                      </c:pt>
                      <c:pt idx="7482" formatCode="General">
                        <c:v>646.79600000000005</c:v>
                      </c:pt>
                      <c:pt idx="7483" formatCode="General">
                        <c:v>647.79600000000005</c:v>
                      </c:pt>
                      <c:pt idx="7484" formatCode="General">
                        <c:v>648.79600000000005</c:v>
                      </c:pt>
                      <c:pt idx="7485" formatCode="General">
                        <c:v>649.79600000000005</c:v>
                      </c:pt>
                      <c:pt idx="7486" formatCode="General">
                        <c:v>650.79600000000005</c:v>
                      </c:pt>
                      <c:pt idx="7487" formatCode="General">
                        <c:v>651.79600000000005</c:v>
                      </c:pt>
                      <c:pt idx="7488" formatCode="General">
                        <c:v>652.79600000000005</c:v>
                      </c:pt>
                      <c:pt idx="7489" formatCode="General">
                        <c:v>653.79600000000005</c:v>
                      </c:pt>
                      <c:pt idx="7490" formatCode="General">
                        <c:v>654.79600000000005</c:v>
                      </c:pt>
                      <c:pt idx="7491" formatCode="General">
                        <c:v>655.79600000000005</c:v>
                      </c:pt>
                      <c:pt idx="7492" formatCode="General">
                        <c:v>656.79600000000005</c:v>
                      </c:pt>
                      <c:pt idx="7493" formatCode="General">
                        <c:v>657.79600000000005</c:v>
                      </c:pt>
                      <c:pt idx="7494" formatCode="General">
                        <c:v>658.79600000000005</c:v>
                      </c:pt>
                      <c:pt idx="7495" formatCode="General">
                        <c:v>659.79600000000005</c:v>
                      </c:pt>
                      <c:pt idx="7496" formatCode="General">
                        <c:v>660.79600000000005</c:v>
                      </c:pt>
                      <c:pt idx="7497" formatCode="General">
                        <c:v>661.79600000000005</c:v>
                      </c:pt>
                      <c:pt idx="7498" formatCode="General">
                        <c:v>662.79600000000005</c:v>
                      </c:pt>
                      <c:pt idx="7499" formatCode="General">
                        <c:v>663.79600000000005</c:v>
                      </c:pt>
                      <c:pt idx="7500" formatCode="General">
                        <c:v>664.79600000000005</c:v>
                      </c:pt>
                      <c:pt idx="7501" formatCode="General">
                        <c:v>665.79600000000005</c:v>
                      </c:pt>
                      <c:pt idx="7502" formatCode="General">
                        <c:v>666.79600000000005</c:v>
                      </c:pt>
                      <c:pt idx="7503" formatCode="General">
                        <c:v>667.79600000000005</c:v>
                      </c:pt>
                      <c:pt idx="7504" formatCode="General">
                        <c:v>668.79600000000005</c:v>
                      </c:pt>
                      <c:pt idx="7505" formatCode="General">
                        <c:v>669.79600000000005</c:v>
                      </c:pt>
                      <c:pt idx="7506" formatCode="General">
                        <c:v>670.79600000000005</c:v>
                      </c:pt>
                      <c:pt idx="7507" formatCode="General">
                        <c:v>671.79600000000005</c:v>
                      </c:pt>
                      <c:pt idx="7508" formatCode="General">
                        <c:v>672.79600000000005</c:v>
                      </c:pt>
                      <c:pt idx="7509" formatCode="General">
                        <c:v>673.79600000000005</c:v>
                      </c:pt>
                      <c:pt idx="7510" formatCode="General">
                        <c:v>674.79600000000005</c:v>
                      </c:pt>
                      <c:pt idx="7511" formatCode="General">
                        <c:v>675.79600000000005</c:v>
                      </c:pt>
                      <c:pt idx="7512" formatCode="General">
                        <c:v>676.79600000000005</c:v>
                      </c:pt>
                      <c:pt idx="7513" formatCode="General">
                        <c:v>677.79600000000005</c:v>
                      </c:pt>
                      <c:pt idx="7514" formatCode="General">
                        <c:v>678.79600000000005</c:v>
                      </c:pt>
                      <c:pt idx="7515" formatCode="General">
                        <c:v>679.79600000000005</c:v>
                      </c:pt>
                      <c:pt idx="7516" formatCode="General">
                        <c:v>680.79600000000005</c:v>
                      </c:pt>
                      <c:pt idx="7517" formatCode="General">
                        <c:v>681.79600000000005</c:v>
                      </c:pt>
                      <c:pt idx="7518" formatCode="General">
                        <c:v>682.79600000000005</c:v>
                      </c:pt>
                      <c:pt idx="7519" formatCode="General">
                        <c:v>683.79600000000005</c:v>
                      </c:pt>
                      <c:pt idx="7520" formatCode="General">
                        <c:v>684.79600000000005</c:v>
                      </c:pt>
                      <c:pt idx="7521" formatCode="General">
                        <c:v>685.79600000000005</c:v>
                      </c:pt>
                      <c:pt idx="7522" formatCode="General">
                        <c:v>686.79600000000005</c:v>
                      </c:pt>
                      <c:pt idx="7523" formatCode="General">
                        <c:v>687.79600000000005</c:v>
                      </c:pt>
                      <c:pt idx="7524" formatCode="General">
                        <c:v>688.79600000000005</c:v>
                      </c:pt>
                      <c:pt idx="7525" formatCode="General">
                        <c:v>689.79600000000005</c:v>
                      </c:pt>
                      <c:pt idx="7526" formatCode="General">
                        <c:v>690.79600000000005</c:v>
                      </c:pt>
                      <c:pt idx="7527" formatCode="General">
                        <c:v>691.79600000000005</c:v>
                      </c:pt>
                      <c:pt idx="7528" formatCode="General">
                        <c:v>692.79600000000005</c:v>
                      </c:pt>
                      <c:pt idx="7529" formatCode="General">
                        <c:v>693.79600000000005</c:v>
                      </c:pt>
                      <c:pt idx="7530" formatCode="General">
                        <c:v>694.79600000000005</c:v>
                      </c:pt>
                      <c:pt idx="7531" formatCode="General">
                        <c:v>695.79600000000005</c:v>
                      </c:pt>
                      <c:pt idx="7532" formatCode="General">
                        <c:v>696.79600000000005</c:v>
                      </c:pt>
                      <c:pt idx="7533" formatCode="General">
                        <c:v>697.79600000000005</c:v>
                      </c:pt>
                      <c:pt idx="7534" formatCode="General">
                        <c:v>698.79600000000005</c:v>
                      </c:pt>
                      <c:pt idx="7535" formatCode="General">
                        <c:v>699.79600000000005</c:v>
                      </c:pt>
                      <c:pt idx="7536" formatCode="General">
                        <c:v>700.79600000000005</c:v>
                      </c:pt>
                      <c:pt idx="7537" formatCode="General">
                        <c:v>701.00699999999995</c:v>
                      </c:pt>
                      <c:pt idx="7538" formatCode="General">
                        <c:v>701.00699999999995</c:v>
                      </c:pt>
                      <c:pt idx="7539" formatCode="General">
                        <c:v>701.01700000000005</c:v>
                      </c:pt>
                      <c:pt idx="7540" formatCode="General">
                        <c:v>701.02700000000004</c:v>
                      </c:pt>
                      <c:pt idx="7541" formatCode="General">
                        <c:v>701.03700000000003</c:v>
                      </c:pt>
                      <c:pt idx="7542" formatCode="General">
                        <c:v>701.04700000000003</c:v>
                      </c:pt>
                      <c:pt idx="7543" formatCode="General">
                        <c:v>701.05700000000002</c:v>
                      </c:pt>
                      <c:pt idx="7544" formatCode="General">
                        <c:v>701.06700000000001</c:v>
                      </c:pt>
                      <c:pt idx="7545" formatCode="General">
                        <c:v>701.077</c:v>
                      </c:pt>
                      <c:pt idx="7546" formatCode="General">
                        <c:v>701.08699999999999</c:v>
                      </c:pt>
                      <c:pt idx="7547" formatCode="General">
                        <c:v>701.09699999999998</c:v>
                      </c:pt>
                      <c:pt idx="7548" formatCode="General">
                        <c:v>701.10699999999997</c:v>
                      </c:pt>
                      <c:pt idx="7549" formatCode="General">
                        <c:v>701.11699999999996</c:v>
                      </c:pt>
                      <c:pt idx="7550" formatCode="General">
                        <c:v>701.12699999999995</c:v>
                      </c:pt>
                      <c:pt idx="7551" formatCode="General">
                        <c:v>701.13699999999994</c:v>
                      </c:pt>
                      <c:pt idx="7552" formatCode="General">
                        <c:v>701.14700000000005</c:v>
                      </c:pt>
                      <c:pt idx="7553" formatCode="General">
                        <c:v>701.15700000000004</c:v>
                      </c:pt>
                      <c:pt idx="7554" formatCode="General">
                        <c:v>701.16700000000003</c:v>
                      </c:pt>
                      <c:pt idx="7555" formatCode="General">
                        <c:v>701.17700000000002</c:v>
                      </c:pt>
                      <c:pt idx="7556" formatCode="General">
                        <c:v>701.18700000000001</c:v>
                      </c:pt>
                      <c:pt idx="7557" formatCode="General">
                        <c:v>701.197</c:v>
                      </c:pt>
                      <c:pt idx="7558" formatCode="General">
                        <c:v>701.20699999999999</c:v>
                      </c:pt>
                      <c:pt idx="7559" formatCode="General">
                        <c:v>701.21699999999998</c:v>
                      </c:pt>
                      <c:pt idx="7560" formatCode="General">
                        <c:v>701.22699999999998</c:v>
                      </c:pt>
                      <c:pt idx="7561" formatCode="General">
                        <c:v>701.23699999999997</c:v>
                      </c:pt>
                      <c:pt idx="7562" formatCode="General">
                        <c:v>701.24699999999996</c:v>
                      </c:pt>
                      <c:pt idx="7563" formatCode="General">
                        <c:v>701.25699999999995</c:v>
                      </c:pt>
                      <c:pt idx="7564" formatCode="General">
                        <c:v>701.26700000000005</c:v>
                      </c:pt>
                      <c:pt idx="7565" formatCode="General">
                        <c:v>701.27700000000004</c:v>
                      </c:pt>
                      <c:pt idx="7566" formatCode="General">
                        <c:v>701.28700000000003</c:v>
                      </c:pt>
                      <c:pt idx="7567" formatCode="General">
                        <c:v>701.29700000000003</c:v>
                      </c:pt>
                      <c:pt idx="7568" formatCode="General">
                        <c:v>701.30700000000002</c:v>
                      </c:pt>
                      <c:pt idx="7569" formatCode="General">
                        <c:v>701.31700000000001</c:v>
                      </c:pt>
                      <c:pt idx="7570" formatCode="General">
                        <c:v>701.327</c:v>
                      </c:pt>
                      <c:pt idx="7571" formatCode="General">
                        <c:v>701.33699999999999</c:v>
                      </c:pt>
                      <c:pt idx="7572" formatCode="General">
                        <c:v>701.34699999999998</c:v>
                      </c:pt>
                      <c:pt idx="7573" formatCode="General">
                        <c:v>701.35699999999997</c:v>
                      </c:pt>
                      <c:pt idx="7574" formatCode="General">
                        <c:v>701.36699999999996</c:v>
                      </c:pt>
                      <c:pt idx="7575" formatCode="General">
                        <c:v>701.37699999999995</c:v>
                      </c:pt>
                      <c:pt idx="7576" formatCode="General">
                        <c:v>701.38699999999994</c:v>
                      </c:pt>
                      <c:pt idx="7577" formatCode="General">
                        <c:v>701.39700000000005</c:v>
                      </c:pt>
                      <c:pt idx="7578" formatCode="General">
                        <c:v>701.40700000000004</c:v>
                      </c:pt>
                      <c:pt idx="7579" formatCode="General">
                        <c:v>701.41700000000003</c:v>
                      </c:pt>
                      <c:pt idx="7580" formatCode="General">
                        <c:v>701.42700000000002</c:v>
                      </c:pt>
                      <c:pt idx="7581" formatCode="General">
                        <c:v>701.43700000000001</c:v>
                      </c:pt>
                      <c:pt idx="7582" formatCode="General">
                        <c:v>701.447</c:v>
                      </c:pt>
                      <c:pt idx="7583" formatCode="General">
                        <c:v>701.45699999999999</c:v>
                      </c:pt>
                      <c:pt idx="7584" formatCode="General">
                        <c:v>701.46699999999998</c:v>
                      </c:pt>
                      <c:pt idx="7585" formatCode="General">
                        <c:v>701.47699999999998</c:v>
                      </c:pt>
                      <c:pt idx="7586" formatCode="General">
                        <c:v>701.48699999999997</c:v>
                      </c:pt>
                      <c:pt idx="7587" formatCode="General">
                        <c:v>701.49699999999996</c:v>
                      </c:pt>
                      <c:pt idx="7588" formatCode="General">
                        <c:v>701.50699999999995</c:v>
                      </c:pt>
                      <c:pt idx="7589" formatCode="General">
                        <c:v>701.51700000000005</c:v>
                      </c:pt>
                      <c:pt idx="7590" formatCode="General">
                        <c:v>701.52700000000004</c:v>
                      </c:pt>
                      <c:pt idx="7591" formatCode="General">
                        <c:v>701.53700000000003</c:v>
                      </c:pt>
                      <c:pt idx="7592" formatCode="General">
                        <c:v>701.54700000000003</c:v>
                      </c:pt>
                      <c:pt idx="7593" formatCode="General">
                        <c:v>701.55700000000002</c:v>
                      </c:pt>
                      <c:pt idx="7594" formatCode="General">
                        <c:v>701.56700000000001</c:v>
                      </c:pt>
                      <c:pt idx="7595" formatCode="General">
                        <c:v>701.577</c:v>
                      </c:pt>
                      <c:pt idx="7596" formatCode="General">
                        <c:v>701.58699999999999</c:v>
                      </c:pt>
                      <c:pt idx="7597" formatCode="General">
                        <c:v>701.59699999999998</c:v>
                      </c:pt>
                      <c:pt idx="7598" formatCode="General">
                        <c:v>701.60699999999997</c:v>
                      </c:pt>
                      <c:pt idx="7599" formatCode="General">
                        <c:v>701.61699999999996</c:v>
                      </c:pt>
                      <c:pt idx="7600" formatCode="General">
                        <c:v>701.62699999999995</c:v>
                      </c:pt>
                      <c:pt idx="7601" formatCode="General">
                        <c:v>701.63699999999994</c:v>
                      </c:pt>
                      <c:pt idx="7602" formatCode="General">
                        <c:v>701.64700000000005</c:v>
                      </c:pt>
                      <c:pt idx="7603" formatCode="General">
                        <c:v>701.65700000000004</c:v>
                      </c:pt>
                      <c:pt idx="7604" formatCode="General">
                        <c:v>701.66700000000003</c:v>
                      </c:pt>
                      <c:pt idx="7605" formatCode="General">
                        <c:v>701.67700000000002</c:v>
                      </c:pt>
                      <c:pt idx="7606" formatCode="General">
                        <c:v>701.68700000000001</c:v>
                      </c:pt>
                      <c:pt idx="7607" formatCode="General">
                        <c:v>701.697</c:v>
                      </c:pt>
                      <c:pt idx="7608" formatCode="General">
                        <c:v>701.70699999999999</c:v>
                      </c:pt>
                      <c:pt idx="7609" formatCode="General">
                        <c:v>701.71699999999998</c:v>
                      </c:pt>
                      <c:pt idx="7610" formatCode="General">
                        <c:v>701.72699999999998</c:v>
                      </c:pt>
                      <c:pt idx="7611" formatCode="General">
                        <c:v>701.73699999999997</c:v>
                      </c:pt>
                      <c:pt idx="7612" formatCode="General">
                        <c:v>701.74699999999996</c:v>
                      </c:pt>
                      <c:pt idx="7613" formatCode="General">
                        <c:v>701.75699999999995</c:v>
                      </c:pt>
                      <c:pt idx="7614" formatCode="General">
                        <c:v>701.76700000000005</c:v>
                      </c:pt>
                      <c:pt idx="7615" formatCode="General">
                        <c:v>701.77700000000004</c:v>
                      </c:pt>
                      <c:pt idx="7616" formatCode="General">
                        <c:v>701.78700000000003</c:v>
                      </c:pt>
                      <c:pt idx="7617" formatCode="General">
                        <c:v>701.79700000000003</c:v>
                      </c:pt>
                      <c:pt idx="7618" formatCode="General">
                        <c:v>701.80700000000002</c:v>
                      </c:pt>
                      <c:pt idx="7619" formatCode="General">
                        <c:v>701.81700000000001</c:v>
                      </c:pt>
                      <c:pt idx="7620" formatCode="General">
                        <c:v>701.827</c:v>
                      </c:pt>
                      <c:pt idx="7621" formatCode="General">
                        <c:v>701.83699999999999</c:v>
                      </c:pt>
                      <c:pt idx="7622" formatCode="General">
                        <c:v>701.84699999999998</c:v>
                      </c:pt>
                      <c:pt idx="7623" formatCode="General">
                        <c:v>701.85699999999997</c:v>
                      </c:pt>
                      <c:pt idx="7624" formatCode="General">
                        <c:v>701.86699999999996</c:v>
                      </c:pt>
                      <c:pt idx="7625" formatCode="General">
                        <c:v>701.87699999999995</c:v>
                      </c:pt>
                      <c:pt idx="7626" formatCode="General">
                        <c:v>701.88699999999994</c:v>
                      </c:pt>
                      <c:pt idx="7627" formatCode="General">
                        <c:v>701.89700000000005</c:v>
                      </c:pt>
                      <c:pt idx="7628" formatCode="General">
                        <c:v>701.90700000000004</c:v>
                      </c:pt>
                      <c:pt idx="7629" formatCode="General">
                        <c:v>701.91700000000003</c:v>
                      </c:pt>
                      <c:pt idx="7630" formatCode="General">
                        <c:v>701.92700000000002</c:v>
                      </c:pt>
                      <c:pt idx="7631" formatCode="General">
                        <c:v>701.93700000000001</c:v>
                      </c:pt>
                      <c:pt idx="7632" formatCode="General">
                        <c:v>701.947</c:v>
                      </c:pt>
                      <c:pt idx="7633" formatCode="General">
                        <c:v>701.95699999999999</c:v>
                      </c:pt>
                      <c:pt idx="7634" formatCode="General">
                        <c:v>701.96699999999998</c:v>
                      </c:pt>
                      <c:pt idx="7635" formatCode="General">
                        <c:v>701.97699999999998</c:v>
                      </c:pt>
                      <c:pt idx="7636" formatCode="General">
                        <c:v>701.98699999999997</c:v>
                      </c:pt>
                      <c:pt idx="7637" formatCode="General">
                        <c:v>701.99699999999996</c:v>
                      </c:pt>
                      <c:pt idx="7638" formatCode="General">
                        <c:v>702.00699999999995</c:v>
                      </c:pt>
                      <c:pt idx="7639" formatCode="General">
                        <c:v>702.01700000000005</c:v>
                      </c:pt>
                      <c:pt idx="7640" formatCode="General">
                        <c:v>702.02700000000004</c:v>
                      </c:pt>
                      <c:pt idx="7641" formatCode="General">
                        <c:v>702.03700000000003</c:v>
                      </c:pt>
                      <c:pt idx="7642" formatCode="General">
                        <c:v>702.04700000000003</c:v>
                      </c:pt>
                      <c:pt idx="7643" formatCode="General">
                        <c:v>702.05700000000002</c:v>
                      </c:pt>
                      <c:pt idx="7644" formatCode="General">
                        <c:v>702.06700000000001</c:v>
                      </c:pt>
                      <c:pt idx="7645" formatCode="General">
                        <c:v>702.077</c:v>
                      </c:pt>
                      <c:pt idx="7646" formatCode="General">
                        <c:v>702.08699999999999</c:v>
                      </c:pt>
                      <c:pt idx="7647" formatCode="General">
                        <c:v>702.09699999999998</c:v>
                      </c:pt>
                      <c:pt idx="7648" formatCode="General">
                        <c:v>702.10699999999997</c:v>
                      </c:pt>
                      <c:pt idx="7649" formatCode="General">
                        <c:v>702.11699999999996</c:v>
                      </c:pt>
                      <c:pt idx="7650" formatCode="General">
                        <c:v>702.12699999999995</c:v>
                      </c:pt>
                      <c:pt idx="7651" formatCode="General">
                        <c:v>702.13699999999994</c:v>
                      </c:pt>
                      <c:pt idx="7652" formatCode="General">
                        <c:v>702.14700000000005</c:v>
                      </c:pt>
                      <c:pt idx="7653" formatCode="General">
                        <c:v>702.15700000000004</c:v>
                      </c:pt>
                      <c:pt idx="7654" formatCode="General">
                        <c:v>702.16700000000003</c:v>
                      </c:pt>
                      <c:pt idx="7655" formatCode="General">
                        <c:v>702.17700000000002</c:v>
                      </c:pt>
                      <c:pt idx="7656" formatCode="General">
                        <c:v>702.18700000000001</c:v>
                      </c:pt>
                      <c:pt idx="7657" formatCode="General">
                        <c:v>702.197</c:v>
                      </c:pt>
                      <c:pt idx="7658" formatCode="General">
                        <c:v>702.20699999999999</c:v>
                      </c:pt>
                      <c:pt idx="7659" formatCode="General">
                        <c:v>702.21699999999998</c:v>
                      </c:pt>
                      <c:pt idx="7660" formatCode="General">
                        <c:v>702.22699999999998</c:v>
                      </c:pt>
                      <c:pt idx="7661" formatCode="General">
                        <c:v>702.23699999999997</c:v>
                      </c:pt>
                      <c:pt idx="7662" formatCode="General">
                        <c:v>702.24699999999996</c:v>
                      </c:pt>
                      <c:pt idx="7663" formatCode="General">
                        <c:v>702.25699999999995</c:v>
                      </c:pt>
                      <c:pt idx="7664" formatCode="General">
                        <c:v>702.26700000000005</c:v>
                      </c:pt>
                      <c:pt idx="7665" formatCode="General">
                        <c:v>702.27700000000004</c:v>
                      </c:pt>
                      <c:pt idx="7666" formatCode="General">
                        <c:v>702.28700000000003</c:v>
                      </c:pt>
                      <c:pt idx="7667" formatCode="General">
                        <c:v>702.29700000000003</c:v>
                      </c:pt>
                      <c:pt idx="7668" formatCode="General">
                        <c:v>702.30700000000002</c:v>
                      </c:pt>
                      <c:pt idx="7669" formatCode="General">
                        <c:v>702.31700000000001</c:v>
                      </c:pt>
                      <c:pt idx="7670" formatCode="General">
                        <c:v>702.327</c:v>
                      </c:pt>
                      <c:pt idx="7671" formatCode="General">
                        <c:v>702.33699999999999</c:v>
                      </c:pt>
                      <c:pt idx="7672" formatCode="General">
                        <c:v>702.34699999999998</c:v>
                      </c:pt>
                      <c:pt idx="7673" formatCode="General">
                        <c:v>702.35699999999997</c:v>
                      </c:pt>
                      <c:pt idx="7674" formatCode="General">
                        <c:v>702.36699999999996</c:v>
                      </c:pt>
                      <c:pt idx="7675" formatCode="General">
                        <c:v>702.37699999999995</c:v>
                      </c:pt>
                      <c:pt idx="7676" formatCode="General">
                        <c:v>702.38699999999994</c:v>
                      </c:pt>
                      <c:pt idx="7677" formatCode="General">
                        <c:v>702.39700000000005</c:v>
                      </c:pt>
                      <c:pt idx="7678" formatCode="General">
                        <c:v>702.40700000000004</c:v>
                      </c:pt>
                      <c:pt idx="7679" formatCode="General">
                        <c:v>702.41700000000003</c:v>
                      </c:pt>
                      <c:pt idx="7680" formatCode="General">
                        <c:v>702.42700000000002</c:v>
                      </c:pt>
                      <c:pt idx="7681" formatCode="General">
                        <c:v>702.43700000000001</c:v>
                      </c:pt>
                      <c:pt idx="7682" formatCode="General">
                        <c:v>702.447</c:v>
                      </c:pt>
                      <c:pt idx="7683" formatCode="General">
                        <c:v>702.45699999999999</c:v>
                      </c:pt>
                      <c:pt idx="7684" formatCode="General">
                        <c:v>702.46699999999998</c:v>
                      </c:pt>
                      <c:pt idx="7685" formatCode="General">
                        <c:v>702.47699999999998</c:v>
                      </c:pt>
                      <c:pt idx="7686" formatCode="General">
                        <c:v>702.48699999999997</c:v>
                      </c:pt>
                      <c:pt idx="7687" formatCode="General">
                        <c:v>702.49699999999996</c:v>
                      </c:pt>
                      <c:pt idx="7688" formatCode="General">
                        <c:v>702.50699999999995</c:v>
                      </c:pt>
                      <c:pt idx="7689" formatCode="General">
                        <c:v>702.51700000000005</c:v>
                      </c:pt>
                      <c:pt idx="7690" formatCode="General">
                        <c:v>702.52700000000004</c:v>
                      </c:pt>
                      <c:pt idx="7691" formatCode="General">
                        <c:v>702.53700000000003</c:v>
                      </c:pt>
                      <c:pt idx="7692" formatCode="General">
                        <c:v>702.54700000000003</c:v>
                      </c:pt>
                      <c:pt idx="7693" formatCode="General">
                        <c:v>702.55700000000002</c:v>
                      </c:pt>
                      <c:pt idx="7694" formatCode="General">
                        <c:v>702.56700000000001</c:v>
                      </c:pt>
                      <c:pt idx="7695" formatCode="General">
                        <c:v>702.577</c:v>
                      </c:pt>
                      <c:pt idx="7696" formatCode="General">
                        <c:v>702.58699999999999</c:v>
                      </c:pt>
                      <c:pt idx="7697" formatCode="General">
                        <c:v>702.59699999999998</c:v>
                      </c:pt>
                      <c:pt idx="7698" formatCode="General">
                        <c:v>702.60699999999997</c:v>
                      </c:pt>
                      <c:pt idx="7699" formatCode="General">
                        <c:v>702.61699999999996</c:v>
                      </c:pt>
                      <c:pt idx="7700" formatCode="General">
                        <c:v>702.62699999999995</c:v>
                      </c:pt>
                      <c:pt idx="7701" formatCode="General">
                        <c:v>702.63699999999994</c:v>
                      </c:pt>
                      <c:pt idx="7702" formatCode="General">
                        <c:v>702.64700000000005</c:v>
                      </c:pt>
                      <c:pt idx="7703" formatCode="General">
                        <c:v>702.65700000000004</c:v>
                      </c:pt>
                      <c:pt idx="7704" formatCode="General">
                        <c:v>702.66700000000003</c:v>
                      </c:pt>
                      <c:pt idx="7705" formatCode="General">
                        <c:v>702.67700000000002</c:v>
                      </c:pt>
                      <c:pt idx="7706" formatCode="General">
                        <c:v>702.68700000000001</c:v>
                      </c:pt>
                      <c:pt idx="7707" formatCode="General">
                        <c:v>702.697</c:v>
                      </c:pt>
                      <c:pt idx="7708" formatCode="General">
                        <c:v>702.70699999999999</c:v>
                      </c:pt>
                      <c:pt idx="7709" formatCode="General">
                        <c:v>702.71699999999998</c:v>
                      </c:pt>
                      <c:pt idx="7710" formatCode="General">
                        <c:v>702.72699999999998</c:v>
                      </c:pt>
                      <c:pt idx="7711" formatCode="General">
                        <c:v>702.73699999999997</c:v>
                      </c:pt>
                      <c:pt idx="7712" formatCode="General">
                        <c:v>702.74699999999996</c:v>
                      </c:pt>
                      <c:pt idx="7713" formatCode="General">
                        <c:v>702.75699999999995</c:v>
                      </c:pt>
                      <c:pt idx="7714" formatCode="General">
                        <c:v>702.76700000000005</c:v>
                      </c:pt>
                      <c:pt idx="7715" formatCode="General">
                        <c:v>702.77700000000004</c:v>
                      </c:pt>
                      <c:pt idx="7716" formatCode="General">
                        <c:v>702.78700000000003</c:v>
                      </c:pt>
                      <c:pt idx="7717" formatCode="General">
                        <c:v>702.79700000000003</c:v>
                      </c:pt>
                      <c:pt idx="7718" formatCode="General">
                        <c:v>702.80700000000002</c:v>
                      </c:pt>
                      <c:pt idx="7719" formatCode="General">
                        <c:v>702.81700000000001</c:v>
                      </c:pt>
                      <c:pt idx="7720" formatCode="General">
                        <c:v>702.827</c:v>
                      </c:pt>
                      <c:pt idx="7721" formatCode="General">
                        <c:v>702.83699999999999</c:v>
                      </c:pt>
                      <c:pt idx="7722" formatCode="General">
                        <c:v>702.84699999999998</c:v>
                      </c:pt>
                      <c:pt idx="7723" formatCode="General">
                        <c:v>702.85699999999997</c:v>
                      </c:pt>
                      <c:pt idx="7724" formatCode="General">
                        <c:v>702.86699999999996</c:v>
                      </c:pt>
                      <c:pt idx="7725" formatCode="General">
                        <c:v>702.87699999999995</c:v>
                      </c:pt>
                      <c:pt idx="7726" formatCode="General">
                        <c:v>702.88699999999994</c:v>
                      </c:pt>
                      <c:pt idx="7727" formatCode="General">
                        <c:v>702.89700000000005</c:v>
                      </c:pt>
                      <c:pt idx="7728" formatCode="General">
                        <c:v>702.90700000000004</c:v>
                      </c:pt>
                      <c:pt idx="7729" formatCode="General">
                        <c:v>702.91700000000003</c:v>
                      </c:pt>
                      <c:pt idx="7730" formatCode="General">
                        <c:v>702.92700000000002</c:v>
                      </c:pt>
                      <c:pt idx="7731" formatCode="General">
                        <c:v>702.93700000000001</c:v>
                      </c:pt>
                      <c:pt idx="7732" formatCode="General">
                        <c:v>702.947</c:v>
                      </c:pt>
                      <c:pt idx="7733" formatCode="General">
                        <c:v>702.95699999999999</c:v>
                      </c:pt>
                      <c:pt idx="7734" formatCode="General">
                        <c:v>702.96699999999998</c:v>
                      </c:pt>
                      <c:pt idx="7735" formatCode="General">
                        <c:v>702.97699999999998</c:v>
                      </c:pt>
                      <c:pt idx="7736" formatCode="General">
                        <c:v>702.98699999999997</c:v>
                      </c:pt>
                      <c:pt idx="7737" formatCode="General">
                        <c:v>702.99699999999996</c:v>
                      </c:pt>
                      <c:pt idx="7738" formatCode="General">
                        <c:v>703.00699999999995</c:v>
                      </c:pt>
                      <c:pt idx="7739" formatCode="General">
                        <c:v>703.01700000000005</c:v>
                      </c:pt>
                      <c:pt idx="7740" formatCode="General">
                        <c:v>703.02700000000004</c:v>
                      </c:pt>
                      <c:pt idx="7741" formatCode="General">
                        <c:v>703.03700000000003</c:v>
                      </c:pt>
                      <c:pt idx="7742" formatCode="General">
                        <c:v>703.04700000000003</c:v>
                      </c:pt>
                      <c:pt idx="7743" formatCode="General">
                        <c:v>703.05700000000002</c:v>
                      </c:pt>
                      <c:pt idx="7744" formatCode="General">
                        <c:v>703.06700000000001</c:v>
                      </c:pt>
                      <c:pt idx="7745" formatCode="General">
                        <c:v>703.077</c:v>
                      </c:pt>
                      <c:pt idx="7746" formatCode="General">
                        <c:v>703.08699999999999</c:v>
                      </c:pt>
                      <c:pt idx="7747" formatCode="General">
                        <c:v>703.09699999999998</c:v>
                      </c:pt>
                      <c:pt idx="7748" formatCode="General">
                        <c:v>703.10699999999997</c:v>
                      </c:pt>
                      <c:pt idx="7749" formatCode="General">
                        <c:v>703.11699999999996</c:v>
                      </c:pt>
                      <c:pt idx="7750" formatCode="General">
                        <c:v>703.12699999999995</c:v>
                      </c:pt>
                      <c:pt idx="7751" formatCode="General">
                        <c:v>703.13699999999994</c:v>
                      </c:pt>
                      <c:pt idx="7752" formatCode="General">
                        <c:v>703.14700000000005</c:v>
                      </c:pt>
                      <c:pt idx="7753" formatCode="General">
                        <c:v>703.15700000000004</c:v>
                      </c:pt>
                      <c:pt idx="7754" formatCode="General">
                        <c:v>703.16700000000003</c:v>
                      </c:pt>
                      <c:pt idx="7755" formatCode="General">
                        <c:v>703.17700000000002</c:v>
                      </c:pt>
                      <c:pt idx="7756" formatCode="General">
                        <c:v>703.18700000000001</c:v>
                      </c:pt>
                      <c:pt idx="7757" formatCode="General">
                        <c:v>703.197</c:v>
                      </c:pt>
                      <c:pt idx="7758" formatCode="General">
                        <c:v>703.20699999999999</c:v>
                      </c:pt>
                      <c:pt idx="7759" formatCode="General">
                        <c:v>703.21699999999998</c:v>
                      </c:pt>
                      <c:pt idx="7760" formatCode="General">
                        <c:v>703.22699999999998</c:v>
                      </c:pt>
                      <c:pt idx="7761" formatCode="General">
                        <c:v>703.23699999999997</c:v>
                      </c:pt>
                      <c:pt idx="7762" formatCode="General">
                        <c:v>703.24699999999996</c:v>
                      </c:pt>
                      <c:pt idx="7763" formatCode="General">
                        <c:v>703.25699999999995</c:v>
                      </c:pt>
                      <c:pt idx="7764" formatCode="General">
                        <c:v>703.26700000000005</c:v>
                      </c:pt>
                      <c:pt idx="7765" formatCode="General">
                        <c:v>703.27700000000004</c:v>
                      </c:pt>
                      <c:pt idx="7766" formatCode="General">
                        <c:v>703.28700000000003</c:v>
                      </c:pt>
                      <c:pt idx="7767" formatCode="General">
                        <c:v>703.29700000000003</c:v>
                      </c:pt>
                      <c:pt idx="7768" formatCode="General">
                        <c:v>703.30700000000002</c:v>
                      </c:pt>
                      <c:pt idx="7769" formatCode="General">
                        <c:v>703.31700000000001</c:v>
                      </c:pt>
                      <c:pt idx="7770" formatCode="General">
                        <c:v>703.327</c:v>
                      </c:pt>
                      <c:pt idx="7771" formatCode="General">
                        <c:v>703.33699999999999</c:v>
                      </c:pt>
                      <c:pt idx="7772" formatCode="General">
                        <c:v>703.34699999999998</c:v>
                      </c:pt>
                      <c:pt idx="7773" formatCode="General">
                        <c:v>703.35699999999997</c:v>
                      </c:pt>
                      <c:pt idx="7774" formatCode="General">
                        <c:v>703.36699999999996</c:v>
                      </c:pt>
                      <c:pt idx="7775" formatCode="General">
                        <c:v>703.37699999999995</c:v>
                      </c:pt>
                      <c:pt idx="7776" formatCode="General">
                        <c:v>703.38699999999994</c:v>
                      </c:pt>
                      <c:pt idx="7777" formatCode="General">
                        <c:v>703.39700000000005</c:v>
                      </c:pt>
                      <c:pt idx="7778" formatCode="General">
                        <c:v>703.40700000000004</c:v>
                      </c:pt>
                      <c:pt idx="7779" formatCode="General">
                        <c:v>703.41700000000003</c:v>
                      </c:pt>
                      <c:pt idx="7780" formatCode="General">
                        <c:v>703.42700000000002</c:v>
                      </c:pt>
                      <c:pt idx="7781" formatCode="General">
                        <c:v>703.43700000000001</c:v>
                      </c:pt>
                      <c:pt idx="7782" formatCode="General">
                        <c:v>703.447</c:v>
                      </c:pt>
                      <c:pt idx="7783" formatCode="General">
                        <c:v>703.45699999999999</c:v>
                      </c:pt>
                      <c:pt idx="7784" formatCode="General">
                        <c:v>703.46699999999998</c:v>
                      </c:pt>
                      <c:pt idx="7785" formatCode="General">
                        <c:v>703.47699999999998</c:v>
                      </c:pt>
                      <c:pt idx="7786" formatCode="General">
                        <c:v>703.48699999999997</c:v>
                      </c:pt>
                      <c:pt idx="7787" formatCode="General">
                        <c:v>703.49699999999996</c:v>
                      </c:pt>
                      <c:pt idx="7788" formatCode="General">
                        <c:v>703.50699999999995</c:v>
                      </c:pt>
                      <c:pt idx="7789" formatCode="General">
                        <c:v>703.51700000000005</c:v>
                      </c:pt>
                      <c:pt idx="7790" formatCode="General">
                        <c:v>703.52700000000004</c:v>
                      </c:pt>
                      <c:pt idx="7791" formatCode="General">
                        <c:v>703.53700000000003</c:v>
                      </c:pt>
                      <c:pt idx="7792" formatCode="General">
                        <c:v>703.54700000000003</c:v>
                      </c:pt>
                      <c:pt idx="7793" formatCode="General">
                        <c:v>703.55700000000002</c:v>
                      </c:pt>
                      <c:pt idx="7794" formatCode="General">
                        <c:v>703.56700000000001</c:v>
                      </c:pt>
                      <c:pt idx="7795" formatCode="General">
                        <c:v>703.577</c:v>
                      </c:pt>
                      <c:pt idx="7796" formatCode="General">
                        <c:v>703.58699999999999</c:v>
                      </c:pt>
                      <c:pt idx="7797" formatCode="General">
                        <c:v>703.59699999999998</c:v>
                      </c:pt>
                      <c:pt idx="7798" formatCode="General">
                        <c:v>703.60699999999997</c:v>
                      </c:pt>
                      <c:pt idx="7799" formatCode="General">
                        <c:v>703.61699999999996</c:v>
                      </c:pt>
                      <c:pt idx="7800" formatCode="General">
                        <c:v>703.62699999999995</c:v>
                      </c:pt>
                      <c:pt idx="7801" formatCode="General">
                        <c:v>703.63699999999994</c:v>
                      </c:pt>
                      <c:pt idx="7802" formatCode="General">
                        <c:v>703.64700000000005</c:v>
                      </c:pt>
                      <c:pt idx="7803" formatCode="General">
                        <c:v>703.65700000000004</c:v>
                      </c:pt>
                      <c:pt idx="7804" formatCode="General">
                        <c:v>703.66700000000003</c:v>
                      </c:pt>
                      <c:pt idx="7805" formatCode="General">
                        <c:v>703.67700000000002</c:v>
                      </c:pt>
                      <c:pt idx="7806" formatCode="General">
                        <c:v>703.68700000000001</c:v>
                      </c:pt>
                      <c:pt idx="7807" formatCode="General">
                        <c:v>703.697</c:v>
                      </c:pt>
                      <c:pt idx="7808" formatCode="General">
                        <c:v>703.70699999999999</c:v>
                      </c:pt>
                      <c:pt idx="7809" formatCode="General">
                        <c:v>703.71699999999998</c:v>
                      </c:pt>
                      <c:pt idx="7810" formatCode="General">
                        <c:v>703.72699999999998</c:v>
                      </c:pt>
                      <c:pt idx="7811" formatCode="General">
                        <c:v>703.73699999999997</c:v>
                      </c:pt>
                      <c:pt idx="7812" formatCode="General">
                        <c:v>703.74699999999996</c:v>
                      </c:pt>
                      <c:pt idx="7813" formatCode="General">
                        <c:v>703.75699999999995</c:v>
                      </c:pt>
                      <c:pt idx="7814" formatCode="General">
                        <c:v>703.76700000000005</c:v>
                      </c:pt>
                      <c:pt idx="7815" formatCode="General">
                        <c:v>703.77700000000004</c:v>
                      </c:pt>
                      <c:pt idx="7816" formatCode="General">
                        <c:v>703.78700000000003</c:v>
                      </c:pt>
                      <c:pt idx="7817" formatCode="General">
                        <c:v>703.79700000000003</c:v>
                      </c:pt>
                      <c:pt idx="7818" formatCode="General">
                        <c:v>703.80700000000002</c:v>
                      </c:pt>
                      <c:pt idx="7819" formatCode="General">
                        <c:v>703.81700000000001</c:v>
                      </c:pt>
                      <c:pt idx="7820" formatCode="General">
                        <c:v>703.827</c:v>
                      </c:pt>
                      <c:pt idx="7821" formatCode="General">
                        <c:v>703.83699999999999</c:v>
                      </c:pt>
                      <c:pt idx="7822" formatCode="General">
                        <c:v>703.84699999999998</c:v>
                      </c:pt>
                      <c:pt idx="7823" formatCode="General">
                        <c:v>703.85699999999997</c:v>
                      </c:pt>
                      <c:pt idx="7824" formatCode="General">
                        <c:v>703.86699999999996</c:v>
                      </c:pt>
                      <c:pt idx="7825" formatCode="General">
                        <c:v>703.87699999999995</c:v>
                      </c:pt>
                      <c:pt idx="7826" formatCode="General">
                        <c:v>703.88699999999994</c:v>
                      </c:pt>
                      <c:pt idx="7827" formatCode="General">
                        <c:v>703.89700000000005</c:v>
                      </c:pt>
                      <c:pt idx="7828" formatCode="General">
                        <c:v>703.90700000000004</c:v>
                      </c:pt>
                      <c:pt idx="7829" formatCode="General">
                        <c:v>703.91700000000003</c:v>
                      </c:pt>
                      <c:pt idx="7830" formatCode="General">
                        <c:v>703.92700000000002</c:v>
                      </c:pt>
                      <c:pt idx="7831" formatCode="General">
                        <c:v>703.93700000000001</c:v>
                      </c:pt>
                      <c:pt idx="7832" formatCode="General">
                        <c:v>703.947</c:v>
                      </c:pt>
                      <c:pt idx="7833" formatCode="General">
                        <c:v>703.95699999999999</c:v>
                      </c:pt>
                      <c:pt idx="7834" formatCode="General">
                        <c:v>703.96699999999998</c:v>
                      </c:pt>
                      <c:pt idx="7835" formatCode="General">
                        <c:v>703.97699999999998</c:v>
                      </c:pt>
                      <c:pt idx="7836" formatCode="General">
                        <c:v>703.98699999999997</c:v>
                      </c:pt>
                      <c:pt idx="7837" formatCode="General">
                        <c:v>703.99699999999996</c:v>
                      </c:pt>
                      <c:pt idx="7838" formatCode="General">
                        <c:v>704.00699999999995</c:v>
                      </c:pt>
                      <c:pt idx="7839" formatCode="General">
                        <c:v>704.01700000000005</c:v>
                      </c:pt>
                      <c:pt idx="7840" formatCode="General">
                        <c:v>704.02700000000004</c:v>
                      </c:pt>
                      <c:pt idx="7841" formatCode="General">
                        <c:v>704.03700000000003</c:v>
                      </c:pt>
                      <c:pt idx="7842" formatCode="General">
                        <c:v>704.04700000000003</c:v>
                      </c:pt>
                      <c:pt idx="7843" formatCode="General">
                        <c:v>704.05700000000002</c:v>
                      </c:pt>
                      <c:pt idx="7844" formatCode="General">
                        <c:v>704.06700000000001</c:v>
                      </c:pt>
                      <c:pt idx="7845" formatCode="General">
                        <c:v>704.077</c:v>
                      </c:pt>
                      <c:pt idx="7846" formatCode="General">
                        <c:v>704.08699999999999</c:v>
                      </c:pt>
                      <c:pt idx="7847" formatCode="General">
                        <c:v>704.09699999999998</c:v>
                      </c:pt>
                      <c:pt idx="7848" formatCode="General">
                        <c:v>704.10699999999997</c:v>
                      </c:pt>
                      <c:pt idx="7849" formatCode="General">
                        <c:v>704.11699999999996</c:v>
                      </c:pt>
                      <c:pt idx="7850" formatCode="General">
                        <c:v>704.12699999999995</c:v>
                      </c:pt>
                      <c:pt idx="7851" formatCode="General">
                        <c:v>704.13699999999994</c:v>
                      </c:pt>
                      <c:pt idx="7852" formatCode="General">
                        <c:v>704.14700000000005</c:v>
                      </c:pt>
                      <c:pt idx="7853" formatCode="General">
                        <c:v>704.15700000000004</c:v>
                      </c:pt>
                      <c:pt idx="7854" formatCode="General">
                        <c:v>704.16700000000003</c:v>
                      </c:pt>
                      <c:pt idx="7855" formatCode="General">
                        <c:v>704.17700000000002</c:v>
                      </c:pt>
                      <c:pt idx="7856" formatCode="General">
                        <c:v>704.18700000000001</c:v>
                      </c:pt>
                      <c:pt idx="7857" formatCode="General">
                        <c:v>704.197</c:v>
                      </c:pt>
                      <c:pt idx="7858" formatCode="General">
                        <c:v>704.20699999999999</c:v>
                      </c:pt>
                      <c:pt idx="7859" formatCode="General">
                        <c:v>704.21699999999998</c:v>
                      </c:pt>
                      <c:pt idx="7860" formatCode="General">
                        <c:v>704.22699999999998</c:v>
                      </c:pt>
                      <c:pt idx="7861" formatCode="General">
                        <c:v>704.23699999999997</c:v>
                      </c:pt>
                      <c:pt idx="7862" formatCode="General">
                        <c:v>704.24699999999996</c:v>
                      </c:pt>
                      <c:pt idx="7863" formatCode="General">
                        <c:v>704.25699999999995</c:v>
                      </c:pt>
                      <c:pt idx="7864" formatCode="General">
                        <c:v>704.26700000000005</c:v>
                      </c:pt>
                      <c:pt idx="7865" formatCode="General">
                        <c:v>704.27700000000004</c:v>
                      </c:pt>
                      <c:pt idx="7866" formatCode="General">
                        <c:v>704.28700000000003</c:v>
                      </c:pt>
                      <c:pt idx="7867" formatCode="General">
                        <c:v>704.29700000000003</c:v>
                      </c:pt>
                      <c:pt idx="7868" formatCode="General">
                        <c:v>704.30700000000002</c:v>
                      </c:pt>
                      <c:pt idx="7869" formatCode="General">
                        <c:v>704.31700000000001</c:v>
                      </c:pt>
                      <c:pt idx="7870" formatCode="General">
                        <c:v>704.327</c:v>
                      </c:pt>
                      <c:pt idx="7871" formatCode="General">
                        <c:v>704.33699999999999</c:v>
                      </c:pt>
                      <c:pt idx="7872" formatCode="General">
                        <c:v>704.34699999999998</c:v>
                      </c:pt>
                      <c:pt idx="7873" formatCode="General">
                        <c:v>704.35699999999997</c:v>
                      </c:pt>
                      <c:pt idx="7874" formatCode="General">
                        <c:v>704.36699999999996</c:v>
                      </c:pt>
                      <c:pt idx="7875" formatCode="General">
                        <c:v>704.37699999999995</c:v>
                      </c:pt>
                      <c:pt idx="7876" formatCode="General">
                        <c:v>704.38699999999994</c:v>
                      </c:pt>
                      <c:pt idx="7877" formatCode="General">
                        <c:v>704.39700000000005</c:v>
                      </c:pt>
                      <c:pt idx="7878" formatCode="General">
                        <c:v>704.40700000000004</c:v>
                      </c:pt>
                      <c:pt idx="7879" formatCode="General">
                        <c:v>704.41700000000003</c:v>
                      </c:pt>
                      <c:pt idx="7880" formatCode="General">
                        <c:v>704.42700000000002</c:v>
                      </c:pt>
                      <c:pt idx="7881" formatCode="General">
                        <c:v>704.43700000000001</c:v>
                      </c:pt>
                      <c:pt idx="7882" formatCode="General">
                        <c:v>704.447</c:v>
                      </c:pt>
                      <c:pt idx="7883" formatCode="General">
                        <c:v>704.45699999999999</c:v>
                      </c:pt>
                      <c:pt idx="7884" formatCode="General">
                        <c:v>704.46699999999998</c:v>
                      </c:pt>
                      <c:pt idx="7885" formatCode="General">
                        <c:v>704.47699999999998</c:v>
                      </c:pt>
                      <c:pt idx="7886" formatCode="General">
                        <c:v>704.48699999999997</c:v>
                      </c:pt>
                      <c:pt idx="7887" formatCode="General">
                        <c:v>704.49699999999996</c:v>
                      </c:pt>
                      <c:pt idx="7888" formatCode="General">
                        <c:v>704.50699999999995</c:v>
                      </c:pt>
                      <c:pt idx="7889" formatCode="General">
                        <c:v>704.51700000000005</c:v>
                      </c:pt>
                      <c:pt idx="7890" formatCode="General">
                        <c:v>704.52700000000004</c:v>
                      </c:pt>
                      <c:pt idx="7891" formatCode="General">
                        <c:v>704.53700000000003</c:v>
                      </c:pt>
                      <c:pt idx="7892" formatCode="General">
                        <c:v>704.54700000000003</c:v>
                      </c:pt>
                      <c:pt idx="7893" formatCode="General">
                        <c:v>704.55700000000002</c:v>
                      </c:pt>
                      <c:pt idx="7894" formatCode="General">
                        <c:v>704.56700000000001</c:v>
                      </c:pt>
                      <c:pt idx="7895" formatCode="General">
                        <c:v>704.577</c:v>
                      </c:pt>
                      <c:pt idx="7896" formatCode="General">
                        <c:v>704.58699999999999</c:v>
                      </c:pt>
                      <c:pt idx="7897" formatCode="General">
                        <c:v>704.59699999999998</c:v>
                      </c:pt>
                      <c:pt idx="7898" formatCode="General">
                        <c:v>704.60699999999997</c:v>
                      </c:pt>
                      <c:pt idx="7899" formatCode="General">
                        <c:v>704.61699999999996</c:v>
                      </c:pt>
                      <c:pt idx="7900" formatCode="General">
                        <c:v>704.62699999999995</c:v>
                      </c:pt>
                      <c:pt idx="7901" formatCode="General">
                        <c:v>704.63699999999994</c:v>
                      </c:pt>
                      <c:pt idx="7902" formatCode="General">
                        <c:v>704.64700000000005</c:v>
                      </c:pt>
                      <c:pt idx="7903" formatCode="General">
                        <c:v>704.65700000000004</c:v>
                      </c:pt>
                      <c:pt idx="7904" formatCode="General">
                        <c:v>704.66700000000003</c:v>
                      </c:pt>
                      <c:pt idx="7905" formatCode="General">
                        <c:v>704.67700000000002</c:v>
                      </c:pt>
                      <c:pt idx="7906" formatCode="General">
                        <c:v>704.68700000000001</c:v>
                      </c:pt>
                      <c:pt idx="7907" formatCode="General">
                        <c:v>704.697</c:v>
                      </c:pt>
                      <c:pt idx="7908" formatCode="General">
                        <c:v>704.70699999999999</c:v>
                      </c:pt>
                      <c:pt idx="7909" formatCode="General">
                        <c:v>704.71699999999998</c:v>
                      </c:pt>
                      <c:pt idx="7910" formatCode="General">
                        <c:v>704.72699999999998</c:v>
                      </c:pt>
                      <c:pt idx="7911" formatCode="General">
                        <c:v>704.73699999999997</c:v>
                      </c:pt>
                      <c:pt idx="7912" formatCode="General">
                        <c:v>704.74699999999996</c:v>
                      </c:pt>
                      <c:pt idx="7913" formatCode="General">
                        <c:v>704.75699999999995</c:v>
                      </c:pt>
                      <c:pt idx="7914" formatCode="General">
                        <c:v>704.76700000000005</c:v>
                      </c:pt>
                      <c:pt idx="7915" formatCode="General">
                        <c:v>704.77700000000004</c:v>
                      </c:pt>
                      <c:pt idx="7916" formatCode="General">
                        <c:v>704.78700000000003</c:v>
                      </c:pt>
                      <c:pt idx="7917" formatCode="General">
                        <c:v>704.79700000000003</c:v>
                      </c:pt>
                      <c:pt idx="7918" formatCode="General">
                        <c:v>704.80700000000002</c:v>
                      </c:pt>
                      <c:pt idx="7919" formatCode="General">
                        <c:v>704.81700000000001</c:v>
                      </c:pt>
                      <c:pt idx="7920" formatCode="General">
                        <c:v>704.827</c:v>
                      </c:pt>
                      <c:pt idx="7921" formatCode="General">
                        <c:v>704.83699999999999</c:v>
                      </c:pt>
                      <c:pt idx="7922" formatCode="General">
                        <c:v>704.84699999999998</c:v>
                      </c:pt>
                      <c:pt idx="7923" formatCode="General">
                        <c:v>704.85699999999997</c:v>
                      </c:pt>
                      <c:pt idx="7924" formatCode="General">
                        <c:v>704.86699999999996</c:v>
                      </c:pt>
                      <c:pt idx="7925" formatCode="General">
                        <c:v>704.87699999999995</c:v>
                      </c:pt>
                      <c:pt idx="7926" formatCode="General">
                        <c:v>704.88699999999994</c:v>
                      </c:pt>
                      <c:pt idx="7927" formatCode="General">
                        <c:v>704.89700000000005</c:v>
                      </c:pt>
                      <c:pt idx="7928" formatCode="General">
                        <c:v>704.90700000000004</c:v>
                      </c:pt>
                      <c:pt idx="7929" formatCode="General">
                        <c:v>704.91700000000003</c:v>
                      </c:pt>
                      <c:pt idx="7930" formatCode="General">
                        <c:v>704.92700000000002</c:v>
                      </c:pt>
                      <c:pt idx="7931" formatCode="General">
                        <c:v>704.93700000000001</c:v>
                      </c:pt>
                      <c:pt idx="7932" formatCode="General">
                        <c:v>704.947</c:v>
                      </c:pt>
                      <c:pt idx="7933" formatCode="General">
                        <c:v>704.95699999999999</c:v>
                      </c:pt>
                      <c:pt idx="7934" formatCode="General">
                        <c:v>704.96699999999998</c:v>
                      </c:pt>
                      <c:pt idx="7935" formatCode="General">
                        <c:v>704.97699999999998</c:v>
                      </c:pt>
                      <c:pt idx="7936" formatCode="General">
                        <c:v>704.98699999999997</c:v>
                      </c:pt>
                      <c:pt idx="7937" formatCode="General">
                        <c:v>704.99699999999996</c:v>
                      </c:pt>
                      <c:pt idx="7938" formatCode="General">
                        <c:v>705.00699999999995</c:v>
                      </c:pt>
                      <c:pt idx="7939" formatCode="General">
                        <c:v>705.01700000000005</c:v>
                      </c:pt>
                      <c:pt idx="7940" formatCode="General">
                        <c:v>705.02700000000004</c:v>
                      </c:pt>
                      <c:pt idx="7941" formatCode="General">
                        <c:v>705.03700000000003</c:v>
                      </c:pt>
                      <c:pt idx="7942" formatCode="General">
                        <c:v>705.04700000000003</c:v>
                      </c:pt>
                      <c:pt idx="7943" formatCode="General">
                        <c:v>705.05700000000002</c:v>
                      </c:pt>
                      <c:pt idx="7944" formatCode="General">
                        <c:v>705.06700000000001</c:v>
                      </c:pt>
                      <c:pt idx="7945" formatCode="General">
                        <c:v>705.077</c:v>
                      </c:pt>
                      <c:pt idx="7946" formatCode="General">
                        <c:v>705.08699999999999</c:v>
                      </c:pt>
                      <c:pt idx="7947" formatCode="General">
                        <c:v>705.09699999999998</c:v>
                      </c:pt>
                      <c:pt idx="7948" formatCode="General">
                        <c:v>705.10699999999997</c:v>
                      </c:pt>
                      <c:pt idx="7949" formatCode="General">
                        <c:v>705.11699999999996</c:v>
                      </c:pt>
                      <c:pt idx="7950" formatCode="General">
                        <c:v>705.12699999999995</c:v>
                      </c:pt>
                      <c:pt idx="7951" formatCode="General">
                        <c:v>705.13699999999994</c:v>
                      </c:pt>
                      <c:pt idx="7952" formatCode="General">
                        <c:v>705.14700000000005</c:v>
                      </c:pt>
                      <c:pt idx="7953" formatCode="General">
                        <c:v>705.15700000000004</c:v>
                      </c:pt>
                      <c:pt idx="7954" formatCode="General">
                        <c:v>705.16700000000003</c:v>
                      </c:pt>
                      <c:pt idx="7955" formatCode="General">
                        <c:v>705.17700000000002</c:v>
                      </c:pt>
                      <c:pt idx="7956" formatCode="General">
                        <c:v>705.18700000000001</c:v>
                      </c:pt>
                      <c:pt idx="7957" formatCode="General">
                        <c:v>705.197</c:v>
                      </c:pt>
                      <c:pt idx="7958" formatCode="General">
                        <c:v>705.20699999999999</c:v>
                      </c:pt>
                      <c:pt idx="7959" formatCode="General">
                        <c:v>705.21699999999998</c:v>
                      </c:pt>
                      <c:pt idx="7960" formatCode="General">
                        <c:v>705.22699999999998</c:v>
                      </c:pt>
                      <c:pt idx="7961" formatCode="General">
                        <c:v>705.23699999999997</c:v>
                      </c:pt>
                      <c:pt idx="7962" formatCode="General">
                        <c:v>705.24699999999996</c:v>
                      </c:pt>
                      <c:pt idx="7963" formatCode="General">
                        <c:v>705.25699999999995</c:v>
                      </c:pt>
                      <c:pt idx="7964" formatCode="General">
                        <c:v>705.26700000000005</c:v>
                      </c:pt>
                      <c:pt idx="7965" formatCode="General">
                        <c:v>705.27700000000004</c:v>
                      </c:pt>
                      <c:pt idx="7966" formatCode="General">
                        <c:v>705.28700000000003</c:v>
                      </c:pt>
                      <c:pt idx="7967" formatCode="General">
                        <c:v>705.29700000000003</c:v>
                      </c:pt>
                      <c:pt idx="7968" formatCode="General">
                        <c:v>705.30700000000002</c:v>
                      </c:pt>
                      <c:pt idx="7969" formatCode="General">
                        <c:v>705.31700000000001</c:v>
                      </c:pt>
                      <c:pt idx="7970" formatCode="General">
                        <c:v>705.327</c:v>
                      </c:pt>
                      <c:pt idx="7971" formatCode="General">
                        <c:v>705.33699999999999</c:v>
                      </c:pt>
                      <c:pt idx="7972" formatCode="General">
                        <c:v>705.34699999999998</c:v>
                      </c:pt>
                      <c:pt idx="7973" formatCode="General">
                        <c:v>705.35699999999997</c:v>
                      </c:pt>
                      <c:pt idx="7974" formatCode="General">
                        <c:v>705.36699999999996</c:v>
                      </c:pt>
                      <c:pt idx="7975" formatCode="General">
                        <c:v>705.37699999999995</c:v>
                      </c:pt>
                      <c:pt idx="7976" formatCode="General">
                        <c:v>705.38699999999994</c:v>
                      </c:pt>
                      <c:pt idx="7977" formatCode="General">
                        <c:v>705.39700000000005</c:v>
                      </c:pt>
                      <c:pt idx="7978" formatCode="General">
                        <c:v>705.40700000000004</c:v>
                      </c:pt>
                      <c:pt idx="7979" formatCode="General">
                        <c:v>705.41700000000003</c:v>
                      </c:pt>
                      <c:pt idx="7980" formatCode="General">
                        <c:v>705.42700000000002</c:v>
                      </c:pt>
                      <c:pt idx="7981" formatCode="General">
                        <c:v>705.43700000000001</c:v>
                      </c:pt>
                      <c:pt idx="7982" formatCode="General">
                        <c:v>705.447</c:v>
                      </c:pt>
                      <c:pt idx="7983" formatCode="General">
                        <c:v>705.45699999999999</c:v>
                      </c:pt>
                      <c:pt idx="7984" formatCode="General">
                        <c:v>705.46699999999998</c:v>
                      </c:pt>
                      <c:pt idx="7985" formatCode="General">
                        <c:v>705.47699999999998</c:v>
                      </c:pt>
                      <c:pt idx="7986" formatCode="General">
                        <c:v>705.48699999999997</c:v>
                      </c:pt>
                      <c:pt idx="7987" formatCode="General">
                        <c:v>705.49699999999996</c:v>
                      </c:pt>
                      <c:pt idx="7988" formatCode="General">
                        <c:v>705.50699999999995</c:v>
                      </c:pt>
                      <c:pt idx="7989" formatCode="General">
                        <c:v>705.51700000000005</c:v>
                      </c:pt>
                      <c:pt idx="7990" formatCode="General">
                        <c:v>705.52700000000004</c:v>
                      </c:pt>
                      <c:pt idx="7991" formatCode="General">
                        <c:v>705.53700000000003</c:v>
                      </c:pt>
                      <c:pt idx="7992" formatCode="General">
                        <c:v>705.54700000000003</c:v>
                      </c:pt>
                      <c:pt idx="7993" formatCode="General">
                        <c:v>705.55700000000002</c:v>
                      </c:pt>
                      <c:pt idx="7994" formatCode="General">
                        <c:v>705.56700000000001</c:v>
                      </c:pt>
                      <c:pt idx="7995" formatCode="General">
                        <c:v>705.577</c:v>
                      </c:pt>
                      <c:pt idx="7996" formatCode="General">
                        <c:v>705.58699999999999</c:v>
                      </c:pt>
                      <c:pt idx="7997" formatCode="General">
                        <c:v>705.59699999999998</c:v>
                      </c:pt>
                      <c:pt idx="7998" formatCode="General">
                        <c:v>705.60699999999997</c:v>
                      </c:pt>
                      <c:pt idx="7999" formatCode="General">
                        <c:v>705.61699999999996</c:v>
                      </c:pt>
                      <c:pt idx="8000" formatCode="General">
                        <c:v>705.62699999999995</c:v>
                      </c:pt>
                      <c:pt idx="8001" formatCode="General">
                        <c:v>705.63699999999994</c:v>
                      </c:pt>
                      <c:pt idx="8002" formatCode="General">
                        <c:v>705.64700000000005</c:v>
                      </c:pt>
                      <c:pt idx="8003" formatCode="General">
                        <c:v>705.65700000000004</c:v>
                      </c:pt>
                      <c:pt idx="8004" formatCode="General">
                        <c:v>705.66700000000003</c:v>
                      </c:pt>
                      <c:pt idx="8005" formatCode="General">
                        <c:v>705.67700000000002</c:v>
                      </c:pt>
                      <c:pt idx="8006" formatCode="General">
                        <c:v>705.68700000000001</c:v>
                      </c:pt>
                      <c:pt idx="8007" formatCode="General">
                        <c:v>705.697</c:v>
                      </c:pt>
                      <c:pt idx="8008" formatCode="General">
                        <c:v>705.70699999999999</c:v>
                      </c:pt>
                      <c:pt idx="8009" formatCode="General">
                        <c:v>705.71699999999998</c:v>
                      </c:pt>
                      <c:pt idx="8010" formatCode="General">
                        <c:v>705.72699999999998</c:v>
                      </c:pt>
                      <c:pt idx="8011" formatCode="General">
                        <c:v>705.73699999999997</c:v>
                      </c:pt>
                      <c:pt idx="8012" formatCode="General">
                        <c:v>705.74699999999996</c:v>
                      </c:pt>
                      <c:pt idx="8013" formatCode="General">
                        <c:v>705.75699999999995</c:v>
                      </c:pt>
                      <c:pt idx="8014" formatCode="General">
                        <c:v>705.76700000000005</c:v>
                      </c:pt>
                      <c:pt idx="8015" formatCode="General">
                        <c:v>705.77700000000004</c:v>
                      </c:pt>
                      <c:pt idx="8016" formatCode="General">
                        <c:v>705.78700000000003</c:v>
                      </c:pt>
                      <c:pt idx="8017" formatCode="General">
                        <c:v>705.79700000000003</c:v>
                      </c:pt>
                      <c:pt idx="8018" formatCode="General">
                        <c:v>705.80700000000002</c:v>
                      </c:pt>
                      <c:pt idx="8019" formatCode="General">
                        <c:v>705.81700000000001</c:v>
                      </c:pt>
                      <c:pt idx="8020" formatCode="General">
                        <c:v>705.827</c:v>
                      </c:pt>
                      <c:pt idx="8021" formatCode="General">
                        <c:v>705.83699999999999</c:v>
                      </c:pt>
                      <c:pt idx="8022" formatCode="General">
                        <c:v>705.84699999999998</c:v>
                      </c:pt>
                      <c:pt idx="8023" formatCode="General">
                        <c:v>705.85699999999997</c:v>
                      </c:pt>
                      <c:pt idx="8024" formatCode="General">
                        <c:v>705.86699999999996</c:v>
                      </c:pt>
                      <c:pt idx="8025" formatCode="General">
                        <c:v>705.87699999999995</c:v>
                      </c:pt>
                      <c:pt idx="8026" formatCode="General">
                        <c:v>705.88699999999994</c:v>
                      </c:pt>
                      <c:pt idx="8027" formatCode="General">
                        <c:v>705.89700000000005</c:v>
                      </c:pt>
                      <c:pt idx="8028" formatCode="General">
                        <c:v>705.90700000000004</c:v>
                      </c:pt>
                      <c:pt idx="8029" formatCode="General">
                        <c:v>705.91700000000003</c:v>
                      </c:pt>
                      <c:pt idx="8030" formatCode="General">
                        <c:v>705.92700000000002</c:v>
                      </c:pt>
                      <c:pt idx="8031" formatCode="General">
                        <c:v>705.93700000000001</c:v>
                      </c:pt>
                      <c:pt idx="8032" formatCode="General">
                        <c:v>705.947</c:v>
                      </c:pt>
                      <c:pt idx="8033" formatCode="General">
                        <c:v>705.95699999999999</c:v>
                      </c:pt>
                      <c:pt idx="8034" formatCode="General">
                        <c:v>705.96699999999998</c:v>
                      </c:pt>
                      <c:pt idx="8035" formatCode="General">
                        <c:v>705.97699999999998</c:v>
                      </c:pt>
                      <c:pt idx="8036" formatCode="General">
                        <c:v>705.98699999999997</c:v>
                      </c:pt>
                      <c:pt idx="8037" formatCode="General">
                        <c:v>705.99699999999996</c:v>
                      </c:pt>
                      <c:pt idx="8038" formatCode="General">
                        <c:v>706.00699999999995</c:v>
                      </c:pt>
                      <c:pt idx="8039" formatCode="General">
                        <c:v>706.01700000000005</c:v>
                      </c:pt>
                      <c:pt idx="8040" formatCode="General">
                        <c:v>706.02700000000004</c:v>
                      </c:pt>
                      <c:pt idx="8041" formatCode="General">
                        <c:v>706.03700000000003</c:v>
                      </c:pt>
                      <c:pt idx="8042" formatCode="General">
                        <c:v>706.04700000000003</c:v>
                      </c:pt>
                      <c:pt idx="8043" formatCode="General">
                        <c:v>706.05700000000002</c:v>
                      </c:pt>
                      <c:pt idx="8044" formatCode="General">
                        <c:v>706.06700000000001</c:v>
                      </c:pt>
                      <c:pt idx="8045" formatCode="General">
                        <c:v>706.077</c:v>
                      </c:pt>
                      <c:pt idx="8046" formatCode="General">
                        <c:v>706.08699999999999</c:v>
                      </c:pt>
                      <c:pt idx="8047" formatCode="General">
                        <c:v>706.09699999999998</c:v>
                      </c:pt>
                      <c:pt idx="8048" formatCode="General">
                        <c:v>706.10699999999997</c:v>
                      </c:pt>
                      <c:pt idx="8049" formatCode="General">
                        <c:v>706.11699999999996</c:v>
                      </c:pt>
                      <c:pt idx="8050" formatCode="General">
                        <c:v>706.12699999999995</c:v>
                      </c:pt>
                      <c:pt idx="8051" formatCode="General">
                        <c:v>706.13699999999994</c:v>
                      </c:pt>
                      <c:pt idx="8052" formatCode="General">
                        <c:v>706.14700000000005</c:v>
                      </c:pt>
                      <c:pt idx="8053" formatCode="General">
                        <c:v>706.15700000000004</c:v>
                      </c:pt>
                      <c:pt idx="8054" formatCode="General">
                        <c:v>706.16700000000003</c:v>
                      </c:pt>
                      <c:pt idx="8055" formatCode="General">
                        <c:v>706.17700000000002</c:v>
                      </c:pt>
                      <c:pt idx="8056" formatCode="General">
                        <c:v>706.18700000000001</c:v>
                      </c:pt>
                      <c:pt idx="8057" formatCode="General">
                        <c:v>706.197</c:v>
                      </c:pt>
                      <c:pt idx="8058" formatCode="General">
                        <c:v>706.20699999999999</c:v>
                      </c:pt>
                      <c:pt idx="8059" formatCode="General">
                        <c:v>706.21699999999998</c:v>
                      </c:pt>
                      <c:pt idx="8060" formatCode="General">
                        <c:v>706.22699999999998</c:v>
                      </c:pt>
                      <c:pt idx="8061" formatCode="General">
                        <c:v>706.23699999999997</c:v>
                      </c:pt>
                      <c:pt idx="8062" formatCode="General">
                        <c:v>706.24699999999996</c:v>
                      </c:pt>
                      <c:pt idx="8063" formatCode="General">
                        <c:v>706.25699999999995</c:v>
                      </c:pt>
                      <c:pt idx="8064" formatCode="General">
                        <c:v>706.26700000000005</c:v>
                      </c:pt>
                      <c:pt idx="8065" formatCode="General">
                        <c:v>706.27700000000004</c:v>
                      </c:pt>
                      <c:pt idx="8066" formatCode="General">
                        <c:v>706.28700000000003</c:v>
                      </c:pt>
                      <c:pt idx="8067" formatCode="General">
                        <c:v>706.29700000000003</c:v>
                      </c:pt>
                      <c:pt idx="8068" formatCode="General">
                        <c:v>706.30700000000002</c:v>
                      </c:pt>
                      <c:pt idx="8069" formatCode="General">
                        <c:v>706.31700000000001</c:v>
                      </c:pt>
                      <c:pt idx="8070" formatCode="General">
                        <c:v>706.327</c:v>
                      </c:pt>
                      <c:pt idx="8071" formatCode="General">
                        <c:v>706.33699999999999</c:v>
                      </c:pt>
                      <c:pt idx="8072" formatCode="General">
                        <c:v>706.34699999999998</c:v>
                      </c:pt>
                      <c:pt idx="8073" formatCode="General">
                        <c:v>706.35699999999997</c:v>
                      </c:pt>
                      <c:pt idx="8074" formatCode="General">
                        <c:v>706.36699999999996</c:v>
                      </c:pt>
                      <c:pt idx="8075" formatCode="General">
                        <c:v>706.37699999999995</c:v>
                      </c:pt>
                      <c:pt idx="8076" formatCode="General">
                        <c:v>706.38699999999994</c:v>
                      </c:pt>
                      <c:pt idx="8077" formatCode="General">
                        <c:v>706.39700000000005</c:v>
                      </c:pt>
                      <c:pt idx="8078" formatCode="General">
                        <c:v>706.40700000000004</c:v>
                      </c:pt>
                      <c:pt idx="8079" formatCode="General">
                        <c:v>706.41700000000003</c:v>
                      </c:pt>
                      <c:pt idx="8080" formatCode="General">
                        <c:v>706.42700000000002</c:v>
                      </c:pt>
                      <c:pt idx="8081" formatCode="General">
                        <c:v>706.43700000000001</c:v>
                      </c:pt>
                      <c:pt idx="8082" formatCode="General">
                        <c:v>706.447</c:v>
                      </c:pt>
                      <c:pt idx="8083" formatCode="General">
                        <c:v>706.45699999999999</c:v>
                      </c:pt>
                      <c:pt idx="8084" formatCode="General">
                        <c:v>706.46699999999998</c:v>
                      </c:pt>
                      <c:pt idx="8085" formatCode="General">
                        <c:v>706.47699999999998</c:v>
                      </c:pt>
                      <c:pt idx="8086" formatCode="General">
                        <c:v>706.48699999999997</c:v>
                      </c:pt>
                      <c:pt idx="8087" formatCode="General">
                        <c:v>706.49699999999996</c:v>
                      </c:pt>
                      <c:pt idx="8088" formatCode="General">
                        <c:v>706.50699999999995</c:v>
                      </c:pt>
                      <c:pt idx="8089" formatCode="General">
                        <c:v>706.51700000000005</c:v>
                      </c:pt>
                      <c:pt idx="8090" formatCode="General">
                        <c:v>706.52700000000004</c:v>
                      </c:pt>
                      <c:pt idx="8091" formatCode="General">
                        <c:v>706.53700000000003</c:v>
                      </c:pt>
                      <c:pt idx="8092" formatCode="General">
                        <c:v>706.54700000000003</c:v>
                      </c:pt>
                      <c:pt idx="8093" formatCode="General">
                        <c:v>706.55700000000002</c:v>
                      </c:pt>
                      <c:pt idx="8094" formatCode="General">
                        <c:v>706.56700000000001</c:v>
                      </c:pt>
                      <c:pt idx="8095" formatCode="General">
                        <c:v>706.577</c:v>
                      </c:pt>
                      <c:pt idx="8096" formatCode="General">
                        <c:v>706.58699999999999</c:v>
                      </c:pt>
                      <c:pt idx="8097" formatCode="General">
                        <c:v>706.59699999999998</c:v>
                      </c:pt>
                      <c:pt idx="8098" formatCode="General">
                        <c:v>706.60699999999997</c:v>
                      </c:pt>
                      <c:pt idx="8099" formatCode="General">
                        <c:v>706.61699999999996</c:v>
                      </c:pt>
                      <c:pt idx="8100" formatCode="General">
                        <c:v>706.62699999999995</c:v>
                      </c:pt>
                      <c:pt idx="8101" formatCode="General">
                        <c:v>706.63699999999994</c:v>
                      </c:pt>
                      <c:pt idx="8102" formatCode="General">
                        <c:v>706.64700000000005</c:v>
                      </c:pt>
                      <c:pt idx="8103" formatCode="General">
                        <c:v>706.65700000000004</c:v>
                      </c:pt>
                      <c:pt idx="8104" formatCode="General">
                        <c:v>706.66700000000003</c:v>
                      </c:pt>
                      <c:pt idx="8105" formatCode="General">
                        <c:v>706.67700000000002</c:v>
                      </c:pt>
                      <c:pt idx="8106" formatCode="General">
                        <c:v>706.68700000000001</c:v>
                      </c:pt>
                      <c:pt idx="8107" formatCode="General">
                        <c:v>706.697</c:v>
                      </c:pt>
                      <c:pt idx="8108" formatCode="General">
                        <c:v>706.70699999999999</c:v>
                      </c:pt>
                      <c:pt idx="8109" formatCode="General">
                        <c:v>706.71699999999998</c:v>
                      </c:pt>
                      <c:pt idx="8110" formatCode="General">
                        <c:v>706.72699999999998</c:v>
                      </c:pt>
                      <c:pt idx="8111" formatCode="General">
                        <c:v>706.73699999999997</c:v>
                      </c:pt>
                      <c:pt idx="8112" formatCode="General">
                        <c:v>706.74699999999996</c:v>
                      </c:pt>
                      <c:pt idx="8113" formatCode="General">
                        <c:v>706.75699999999995</c:v>
                      </c:pt>
                      <c:pt idx="8114" formatCode="General">
                        <c:v>706.76700000000005</c:v>
                      </c:pt>
                      <c:pt idx="8115" formatCode="General">
                        <c:v>706.77700000000004</c:v>
                      </c:pt>
                      <c:pt idx="8116" formatCode="General">
                        <c:v>706.78700000000003</c:v>
                      </c:pt>
                      <c:pt idx="8117" formatCode="General">
                        <c:v>706.79700000000003</c:v>
                      </c:pt>
                      <c:pt idx="8118" formatCode="General">
                        <c:v>706.80700000000002</c:v>
                      </c:pt>
                      <c:pt idx="8119" formatCode="General">
                        <c:v>706.81700000000001</c:v>
                      </c:pt>
                      <c:pt idx="8120" formatCode="General">
                        <c:v>706.827</c:v>
                      </c:pt>
                      <c:pt idx="8121" formatCode="General">
                        <c:v>706.83699999999999</c:v>
                      </c:pt>
                      <c:pt idx="8122" formatCode="General">
                        <c:v>706.84699999999998</c:v>
                      </c:pt>
                      <c:pt idx="8123" formatCode="General">
                        <c:v>706.85699999999997</c:v>
                      </c:pt>
                      <c:pt idx="8124" formatCode="General">
                        <c:v>706.86699999999996</c:v>
                      </c:pt>
                      <c:pt idx="8125" formatCode="General">
                        <c:v>706.87699999999995</c:v>
                      </c:pt>
                      <c:pt idx="8126" formatCode="General">
                        <c:v>706.88699999999994</c:v>
                      </c:pt>
                      <c:pt idx="8127" formatCode="General">
                        <c:v>706.89700000000005</c:v>
                      </c:pt>
                      <c:pt idx="8128" formatCode="General">
                        <c:v>706.90700000000004</c:v>
                      </c:pt>
                      <c:pt idx="8129" formatCode="General">
                        <c:v>706.91700000000003</c:v>
                      </c:pt>
                      <c:pt idx="8130" formatCode="General">
                        <c:v>706.92700000000002</c:v>
                      </c:pt>
                      <c:pt idx="8131" formatCode="General">
                        <c:v>706.93700000000001</c:v>
                      </c:pt>
                      <c:pt idx="8132" formatCode="General">
                        <c:v>706.947</c:v>
                      </c:pt>
                      <c:pt idx="8133" formatCode="General">
                        <c:v>706.95699999999999</c:v>
                      </c:pt>
                      <c:pt idx="8134" formatCode="General">
                        <c:v>706.96699999999998</c:v>
                      </c:pt>
                      <c:pt idx="8135" formatCode="General">
                        <c:v>706.97699999999998</c:v>
                      </c:pt>
                      <c:pt idx="8136" formatCode="General">
                        <c:v>706.98699999999997</c:v>
                      </c:pt>
                      <c:pt idx="8137" formatCode="General">
                        <c:v>706.99699999999996</c:v>
                      </c:pt>
                      <c:pt idx="8138" formatCode="General">
                        <c:v>707.00699999999995</c:v>
                      </c:pt>
                      <c:pt idx="8139" formatCode="General">
                        <c:v>707.01700000000005</c:v>
                      </c:pt>
                      <c:pt idx="8140" formatCode="General">
                        <c:v>707.02700000000004</c:v>
                      </c:pt>
                      <c:pt idx="8141" formatCode="General">
                        <c:v>707.03700000000003</c:v>
                      </c:pt>
                      <c:pt idx="8142" formatCode="General">
                        <c:v>707.04700000000003</c:v>
                      </c:pt>
                      <c:pt idx="8143" formatCode="General">
                        <c:v>707.05700000000002</c:v>
                      </c:pt>
                      <c:pt idx="8144" formatCode="General">
                        <c:v>707.06700000000001</c:v>
                      </c:pt>
                      <c:pt idx="8145" formatCode="General">
                        <c:v>707.077</c:v>
                      </c:pt>
                      <c:pt idx="8146" formatCode="General">
                        <c:v>707.08699999999999</c:v>
                      </c:pt>
                      <c:pt idx="8147" formatCode="General">
                        <c:v>707.09699999999998</c:v>
                      </c:pt>
                      <c:pt idx="8148" formatCode="General">
                        <c:v>707.10699999999997</c:v>
                      </c:pt>
                      <c:pt idx="8149" formatCode="General">
                        <c:v>707.11699999999996</c:v>
                      </c:pt>
                      <c:pt idx="8150" formatCode="General">
                        <c:v>707.12699999999995</c:v>
                      </c:pt>
                      <c:pt idx="8151" formatCode="General">
                        <c:v>707.13699999999994</c:v>
                      </c:pt>
                      <c:pt idx="8152" formatCode="General">
                        <c:v>707.14700000000005</c:v>
                      </c:pt>
                      <c:pt idx="8153" formatCode="General">
                        <c:v>707.15700000000004</c:v>
                      </c:pt>
                      <c:pt idx="8154" formatCode="General">
                        <c:v>707.16700000000003</c:v>
                      </c:pt>
                      <c:pt idx="8155" formatCode="General">
                        <c:v>707.17700000000002</c:v>
                      </c:pt>
                      <c:pt idx="8156" formatCode="General">
                        <c:v>707.18700000000001</c:v>
                      </c:pt>
                      <c:pt idx="8157" formatCode="General">
                        <c:v>707.197</c:v>
                      </c:pt>
                      <c:pt idx="8158" formatCode="General">
                        <c:v>707.20699999999999</c:v>
                      </c:pt>
                      <c:pt idx="8159" formatCode="General">
                        <c:v>707.21699999999998</c:v>
                      </c:pt>
                      <c:pt idx="8160" formatCode="General">
                        <c:v>707.22699999999998</c:v>
                      </c:pt>
                      <c:pt idx="8161" formatCode="General">
                        <c:v>707.23699999999997</c:v>
                      </c:pt>
                      <c:pt idx="8162" formatCode="General">
                        <c:v>707.24699999999996</c:v>
                      </c:pt>
                      <c:pt idx="8163" formatCode="General">
                        <c:v>707.25699999999995</c:v>
                      </c:pt>
                      <c:pt idx="8164" formatCode="General">
                        <c:v>707.26700000000005</c:v>
                      </c:pt>
                      <c:pt idx="8165" formatCode="General">
                        <c:v>707.27700000000004</c:v>
                      </c:pt>
                      <c:pt idx="8166" formatCode="General">
                        <c:v>707.28700000000003</c:v>
                      </c:pt>
                      <c:pt idx="8167" formatCode="General">
                        <c:v>707.29700000000003</c:v>
                      </c:pt>
                      <c:pt idx="8168" formatCode="General">
                        <c:v>707.30700000000002</c:v>
                      </c:pt>
                      <c:pt idx="8169" formatCode="General">
                        <c:v>707.31700000000001</c:v>
                      </c:pt>
                      <c:pt idx="8170" formatCode="General">
                        <c:v>707.327</c:v>
                      </c:pt>
                      <c:pt idx="8171" formatCode="General">
                        <c:v>707.33699999999999</c:v>
                      </c:pt>
                      <c:pt idx="8172" formatCode="General">
                        <c:v>707.34699999999998</c:v>
                      </c:pt>
                      <c:pt idx="8173" formatCode="General">
                        <c:v>707.35699999999997</c:v>
                      </c:pt>
                      <c:pt idx="8174" formatCode="General">
                        <c:v>707.36699999999996</c:v>
                      </c:pt>
                      <c:pt idx="8175" formatCode="General">
                        <c:v>707.37699999999995</c:v>
                      </c:pt>
                      <c:pt idx="8176" formatCode="General">
                        <c:v>707.38699999999994</c:v>
                      </c:pt>
                      <c:pt idx="8177" formatCode="General">
                        <c:v>707.39700000000005</c:v>
                      </c:pt>
                      <c:pt idx="8178" formatCode="General">
                        <c:v>707.40700000000004</c:v>
                      </c:pt>
                      <c:pt idx="8179" formatCode="General">
                        <c:v>707.41700000000003</c:v>
                      </c:pt>
                      <c:pt idx="8180" formatCode="General">
                        <c:v>707.42700000000002</c:v>
                      </c:pt>
                      <c:pt idx="8181" formatCode="General">
                        <c:v>707.43700000000001</c:v>
                      </c:pt>
                      <c:pt idx="8182" formatCode="General">
                        <c:v>707.447</c:v>
                      </c:pt>
                      <c:pt idx="8183" formatCode="General">
                        <c:v>707.45699999999999</c:v>
                      </c:pt>
                      <c:pt idx="8184" formatCode="General">
                        <c:v>707.46699999999998</c:v>
                      </c:pt>
                      <c:pt idx="8185" formatCode="General">
                        <c:v>707.47699999999998</c:v>
                      </c:pt>
                      <c:pt idx="8186" formatCode="General">
                        <c:v>707.48699999999997</c:v>
                      </c:pt>
                      <c:pt idx="8187" formatCode="General">
                        <c:v>707.49699999999996</c:v>
                      </c:pt>
                      <c:pt idx="8188" formatCode="General">
                        <c:v>707.50699999999995</c:v>
                      </c:pt>
                      <c:pt idx="8189" formatCode="General">
                        <c:v>707.51700000000005</c:v>
                      </c:pt>
                      <c:pt idx="8190" formatCode="General">
                        <c:v>707.52700000000004</c:v>
                      </c:pt>
                      <c:pt idx="8191" formatCode="General">
                        <c:v>707.53700000000003</c:v>
                      </c:pt>
                      <c:pt idx="8192" formatCode="General">
                        <c:v>707.54700000000003</c:v>
                      </c:pt>
                      <c:pt idx="8193" formatCode="General">
                        <c:v>707.55700000000002</c:v>
                      </c:pt>
                      <c:pt idx="8194" formatCode="General">
                        <c:v>707.56700000000001</c:v>
                      </c:pt>
                      <c:pt idx="8195" formatCode="General">
                        <c:v>707.577</c:v>
                      </c:pt>
                      <c:pt idx="8196" formatCode="General">
                        <c:v>707.58699999999999</c:v>
                      </c:pt>
                      <c:pt idx="8197" formatCode="General">
                        <c:v>707.59699999999998</c:v>
                      </c:pt>
                      <c:pt idx="8198" formatCode="General">
                        <c:v>707.60699999999997</c:v>
                      </c:pt>
                      <c:pt idx="8199" formatCode="General">
                        <c:v>707.61699999999996</c:v>
                      </c:pt>
                      <c:pt idx="8200" formatCode="General">
                        <c:v>707.62699999999995</c:v>
                      </c:pt>
                      <c:pt idx="8201" formatCode="General">
                        <c:v>707.63699999999994</c:v>
                      </c:pt>
                      <c:pt idx="8202" formatCode="General">
                        <c:v>707.64700000000005</c:v>
                      </c:pt>
                      <c:pt idx="8203" formatCode="General">
                        <c:v>707.65700000000004</c:v>
                      </c:pt>
                      <c:pt idx="8204" formatCode="General">
                        <c:v>707.66700000000003</c:v>
                      </c:pt>
                      <c:pt idx="8205" formatCode="General">
                        <c:v>707.67700000000002</c:v>
                      </c:pt>
                      <c:pt idx="8206" formatCode="General">
                        <c:v>707.68700000000001</c:v>
                      </c:pt>
                      <c:pt idx="8207" formatCode="General">
                        <c:v>707.697</c:v>
                      </c:pt>
                      <c:pt idx="8208" formatCode="General">
                        <c:v>707.70699999999999</c:v>
                      </c:pt>
                      <c:pt idx="8209" formatCode="General">
                        <c:v>707.71699999999998</c:v>
                      </c:pt>
                      <c:pt idx="8210" formatCode="General">
                        <c:v>707.72699999999998</c:v>
                      </c:pt>
                      <c:pt idx="8211" formatCode="General">
                        <c:v>707.73699999999997</c:v>
                      </c:pt>
                      <c:pt idx="8212" formatCode="General">
                        <c:v>707.74699999999996</c:v>
                      </c:pt>
                      <c:pt idx="8213" formatCode="General">
                        <c:v>707.75699999999995</c:v>
                      </c:pt>
                      <c:pt idx="8214" formatCode="General">
                        <c:v>707.76700000000005</c:v>
                      </c:pt>
                      <c:pt idx="8215" formatCode="General">
                        <c:v>707.77700000000004</c:v>
                      </c:pt>
                      <c:pt idx="8216" formatCode="General">
                        <c:v>707.78700000000003</c:v>
                      </c:pt>
                      <c:pt idx="8217" formatCode="General">
                        <c:v>707.79700000000003</c:v>
                      </c:pt>
                      <c:pt idx="8218" formatCode="General">
                        <c:v>707.80700000000002</c:v>
                      </c:pt>
                      <c:pt idx="8219" formatCode="General">
                        <c:v>707.81700000000001</c:v>
                      </c:pt>
                      <c:pt idx="8220" formatCode="General">
                        <c:v>707.827</c:v>
                      </c:pt>
                      <c:pt idx="8221" formatCode="General">
                        <c:v>707.83699999999999</c:v>
                      </c:pt>
                      <c:pt idx="8222" formatCode="General">
                        <c:v>707.84699999999998</c:v>
                      </c:pt>
                      <c:pt idx="8223" formatCode="General">
                        <c:v>707.85699999999997</c:v>
                      </c:pt>
                      <c:pt idx="8224" formatCode="General">
                        <c:v>707.86699999999996</c:v>
                      </c:pt>
                      <c:pt idx="8225" formatCode="General">
                        <c:v>707.87699999999995</c:v>
                      </c:pt>
                      <c:pt idx="8226" formatCode="General">
                        <c:v>707.88699999999994</c:v>
                      </c:pt>
                      <c:pt idx="8227" formatCode="General">
                        <c:v>707.89700000000005</c:v>
                      </c:pt>
                      <c:pt idx="8228" formatCode="General">
                        <c:v>707.90700000000004</c:v>
                      </c:pt>
                      <c:pt idx="8229" formatCode="General">
                        <c:v>707.91700000000003</c:v>
                      </c:pt>
                      <c:pt idx="8230" formatCode="General">
                        <c:v>707.92700000000002</c:v>
                      </c:pt>
                      <c:pt idx="8231" formatCode="General">
                        <c:v>707.93700000000001</c:v>
                      </c:pt>
                      <c:pt idx="8232" formatCode="General">
                        <c:v>707.947</c:v>
                      </c:pt>
                      <c:pt idx="8233" formatCode="General">
                        <c:v>707.95699999999999</c:v>
                      </c:pt>
                      <c:pt idx="8234" formatCode="General">
                        <c:v>707.96699999999998</c:v>
                      </c:pt>
                      <c:pt idx="8235" formatCode="General">
                        <c:v>707.97699999999998</c:v>
                      </c:pt>
                      <c:pt idx="8236" formatCode="General">
                        <c:v>707.98699999999997</c:v>
                      </c:pt>
                      <c:pt idx="8237" formatCode="General">
                        <c:v>707.99699999999996</c:v>
                      </c:pt>
                      <c:pt idx="8238" formatCode="General">
                        <c:v>708.00699999999995</c:v>
                      </c:pt>
                      <c:pt idx="8239" formatCode="General">
                        <c:v>708.01700000000005</c:v>
                      </c:pt>
                      <c:pt idx="8240" formatCode="General">
                        <c:v>708.02700000000004</c:v>
                      </c:pt>
                      <c:pt idx="8241" formatCode="General">
                        <c:v>708.03700000000003</c:v>
                      </c:pt>
                      <c:pt idx="8242" formatCode="General">
                        <c:v>708.04700000000003</c:v>
                      </c:pt>
                      <c:pt idx="8243" formatCode="General">
                        <c:v>708.05700000000002</c:v>
                      </c:pt>
                      <c:pt idx="8244" formatCode="General">
                        <c:v>708.06700000000001</c:v>
                      </c:pt>
                      <c:pt idx="8245" formatCode="General">
                        <c:v>708.077</c:v>
                      </c:pt>
                      <c:pt idx="8246" formatCode="General">
                        <c:v>708.08699999999999</c:v>
                      </c:pt>
                      <c:pt idx="8247" formatCode="General">
                        <c:v>708.09699999999998</c:v>
                      </c:pt>
                      <c:pt idx="8248" formatCode="General">
                        <c:v>708.10699999999997</c:v>
                      </c:pt>
                      <c:pt idx="8249" formatCode="General">
                        <c:v>708.11699999999996</c:v>
                      </c:pt>
                      <c:pt idx="8250" formatCode="General">
                        <c:v>708.12699999999995</c:v>
                      </c:pt>
                      <c:pt idx="8251" formatCode="General">
                        <c:v>708.13699999999994</c:v>
                      </c:pt>
                      <c:pt idx="8252" formatCode="General">
                        <c:v>708.14700000000005</c:v>
                      </c:pt>
                      <c:pt idx="8253" formatCode="General">
                        <c:v>708.15700000000004</c:v>
                      </c:pt>
                      <c:pt idx="8254" formatCode="General">
                        <c:v>708.16700000000003</c:v>
                      </c:pt>
                      <c:pt idx="8255" formatCode="General">
                        <c:v>708.17700000000002</c:v>
                      </c:pt>
                      <c:pt idx="8256" formatCode="General">
                        <c:v>708.18700000000001</c:v>
                      </c:pt>
                      <c:pt idx="8257" formatCode="General">
                        <c:v>708.197</c:v>
                      </c:pt>
                      <c:pt idx="8258" formatCode="General">
                        <c:v>708.20699999999999</c:v>
                      </c:pt>
                      <c:pt idx="8259" formatCode="General">
                        <c:v>708.21699999999998</c:v>
                      </c:pt>
                      <c:pt idx="8260" formatCode="General">
                        <c:v>708.22699999999998</c:v>
                      </c:pt>
                      <c:pt idx="8261" formatCode="General">
                        <c:v>708.23699999999997</c:v>
                      </c:pt>
                      <c:pt idx="8262" formatCode="General">
                        <c:v>708.24699999999996</c:v>
                      </c:pt>
                      <c:pt idx="8263" formatCode="General">
                        <c:v>708.25699999999995</c:v>
                      </c:pt>
                      <c:pt idx="8264" formatCode="General">
                        <c:v>708.26700000000005</c:v>
                      </c:pt>
                      <c:pt idx="8265" formatCode="General">
                        <c:v>708.27700000000004</c:v>
                      </c:pt>
                      <c:pt idx="8266" formatCode="General">
                        <c:v>708.28700000000003</c:v>
                      </c:pt>
                      <c:pt idx="8267" formatCode="General">
                        <c:v>708.29700000000003</c:v>
                      </c:pt>
                      <c:pt idx="8268" formatCode="General">
                        <c:v>708.30700000000002</c:v>
                      </c:pt>
                      <c:pt idx="8269" formatCode="General">
                        <c:v>708.31700000000001</c:v>
                      </c:pt>
                      <c:pt idx="8270" formatCode="General">
                        <c:v>708.327</c:v>
                      </c:pt>
                      <c:pt idx="8271" formatCode="General">
                        <c:v>708.33699999999999</c:v>
                      </c:pt>
                      <c:pt idx="8272" formatCode="General">
                        <c:v>708.34699999999998</c:v>
                      </c:pt>
                      <c:pt idx="8273" formatCode="General">
                        <c:v>708.35699999999997</c:v>
                      </c:pt>
                      <c:pt idx="8274" formatCode="General">
                        <c:v>708.36699999999996</c:v>
                      </c:pt>
                      <c:pt idx="8275" formatCode="General">
                        <c:v>708.37699999999995</c:v>
                      </c:pt>
                      <c:pt idx="8276" formatCode="General">
                        <c:v>708.38699999999994</c:v>
                      </c:pt>
                      <c:pt idx="8277" formatCode="General">
                        <c:v>708.39700000000005</c:v>
                      </c:pt>
                      <c:pt idx="8278" formatCode="General">
                        <c:v>708.40700000000004</c:v>
                      </c:pt>
                      <c:pt idx="8279" formatCode="General">
                        <c:v>708.41700000000003</c:v>
                      </c:pt>
                      <c:pt idx="8280" formatCode="General">
                        <c:v>708.42700000000002</c:v>
                      </c:pt>
                      <c:pt idx="8281" formatCode="General">
                        <c:v>708.43700000000001</c:v>
                      </c:pt>
                      <c:pt idx="8282" formatCode="General">
                        <c:v>708.447</c:v>
                      </c:pt>
                      <c:pt idx="8283" formatCode="General">
                        <c:v>708.45699999999999</c:v>
                      </c:pt>
                      <c:pt idx="8284" formatCode="General">
                        <c:v>708.46699999999998</c:v>
                      </c:pt>
                      <c:pt idx="8285" formatCode="General">
                        <c:v>708.47699999999998</c:v>
                      </c:pt>
                      <c:pt idx="8286" formatCode="General">
                        <c:v>708.48699999999997</c:v>
                      </c:pt>
                      <c:pt idx="8287" formatCode="General">
                        <c:v>708.49699999999996</c:v>
                      </c:pt>
                      <c:pt idx="8288" formatCode="General">
                        <c:v>708.50699999999995</c:v>
                      </c:pt>
                      <c:pt idx="8289" formatCode="General">
                        <c:v>708.51700000000005</c:v>
                      </c:pt>
                      <c:pt idx="8290" formatCode="General">
                        <c:v>708.52700000000004</c:v>
                      </c:pt>
                      <c:pt idx="8291" formatCode="General">
                        <c:v>708.53700000000003</c:v>
                      </c:pt>
                      <c:pt idx="8292" formatCode="General">
                        <c:v>708.54700000000003</c:v>
                      </c:pt>
                      <c:pt idx="8293" formatCode="General">
                        <c:v>708.55700000000002</c:v>
                      </c:pt>
                      <c:pt idx="8294" formatCode="General">
                        <c:v>708.56700000000001</c:v>
                      </c:pt>
                      <c:pt idx="8295" formatCode="General">
                        <c:v>708.577</c:v>
                      </c:pt>
                      <c:pt idx="8296" formatCode="General">
                        <c:v>708.58699999999999</c:v>
                      </c:pt>
                      <c:pt idx="8297" formatCode="General">
                        <c:v>708.59699999999998</c:v>
                      </c:pt>
                      <c:pt idx="8298" formatCode="General">
                        <c:v>708.60400000000004</c:v>
                      </c:pt>
                      <c:pt idx="8299" formatCode="General">
                        <c:v>708.60400000000004</c:v>
                      </c:pt>
                      <c:pt idx="8300" formatCode="General">
                        <c:v>709.60400000000004</c:v>
                      </c:pt>
                      <c:pt idx="8301" formatCode="General">
                        <c:v>710.60400000000004</c:v>
                      </c:pt>
                      <c:pt idx="8302" formatCode="General">
                        <c:v>711.60400000000004</c:v>
                      </c:pt>
                      <c:pt idx="8303" formatCode="General">
                        <c:v>712.60400000000004</c:v>
                      </c:pt>
                      <c:pt idx="8304" formatCode="General">
                        <c:v>713.60400000000004</c:v>
                      </c:pt>
                      <c:pt idx="8305" formatCode="General">
                        <c:v>714.60400000000004</c:v>
                      </c:pt>
                      <c:pt idx="8306" formatCode="General">
                        <c:v>715.60400000000004</c:v>
                      </c:pt>
                      <c:pt idx="8307" formatCode="General">
                        <c:v>716.60400000000004</c:v>
                      </c:pt>
                      <c:pt idx="8308" formatCode="General">
                        <c:v>717.60400000000004</c:v>
                      </c:pt>
                      <c:pt idx="8309" formatCode="General">
                        <c:v>718.60400000000004</c:v>
                      </c:pt>
                      <c:pt idx="8310" formatCode="General">
                        <c:v>719.60400000000004</c:v>
                      </c:pt>
                      <c:pt idx="8311" formatCode="General">
                        <c:v>720.60400000000004</c:v>
                      </c:pt>
                      <c:pt idx="8312" formatCode="General">
                        <c:v>721.60400000000004</c:v>
                      </c:pt>
                      <c:pt idx="8313" formatCode="General">
                        <c:v>722.60400000000004</c:v>
                      </c:pt>
                      <c:pt idx="8314" formatCode="General">
                        <c:v>723.60400000000004</c:v>
                      </c:pt>
                      <c:pt idx="8315" formatCode="General">
                        <c:v>724.60400000000004</c:v>
                      </c:pt>
                      <c:pt idx="8316" formatCode="General">
                        <c:v>725.60400000000004</c:v>
                      </c:pt>
                      <c:pt idx="8317" formatCode="General">
                        <c:v>726.60400000000004</c:v>
                      </c:pt>
                      <c:pt idx="8318" formatCode="General">
                        <c:v>727.60400000000004</c:v>
                      </c:pt>
                      <c:pt idx="8319" formatCode="General">
                        <c:v>728.60400000000004</c:v>
                      </c:pt>
                      <c:pt idx="8320" formatCode="General">
                        <c:v>729.60400000000004</c:v>
                      </c:pt>
                      <c:pt idx="8321" formatCode="General">
                        <c:v>730.60400000000004</c:v>
                      </c:pt>
                      <c:pt idx="8322" formatCode="General">
                        <c:v>731.60400000000004</c:v>
                      </c:pt>
                      <c:pt idx="8323" formatCode="General">
                        <c:v>732.60400000000004</c:v>
                      </c:pt>
                      <c:pt idx="8324" formatCode="General">
                        <c:v>733.60400000000004</c:v>
                      </c:pt>
                      <c:pt idx="8325" formatCode="General">
                        <c:v>734.60400000000004</c:v>
                      </c:pt>
                      <c:pt idx="8326" formatCode="General">
                        <c:v>735.60400000000004</c:v>
                      </c:pt>
                      <c:pt idx="8327" formatCode="General">
                        <c:v>736.60400000000004</c:v>
                      </c:pt>
                      <c:pt idx="8328" formatCode="General">
                        <c:v>737.60400000000004</c:v>
                      </c:pt>
                      <c:pt idx="8329" formatCode="General">
                        <c:v>738.60400000000004</c:v>
                      </c:pt>
                      <c:pt idx="8330" formatCode="General">
                        <c:v>739.60400000000004</c:v>
                      </c:pt>
                      <c:pt idx="8331" formatCode="General">
                        <c:v>740.60400000000004</c:v>
                      </c:pt>
                      <c:pt idx="8332" formatCode="General">
                        <c:v>741.60400000000004</c:v>
                      </c:pt>
                      <c:pt idx="8333" formatCode="General">
                        <c:v>742.60400000000004</c:v>
                      </c:pt>
                      <c:pt idx="8334" formatCode="General">
                        <c:v>743.60400000000004</c:v>
                      </c:pt>
                      <c:pt idx="8335" formatCode="General">
                        <c:v>744.60400000000004</c:v>
                      </c:pt>
                      <c:pt idx="8336" formatCode="General">
                        <c:v>745.60400000000004</c:v>
                      </c:pt>
                      <c:pt idx="8337" formatCode="General">
                        <c:v>746.60400000000004</c:v>
                      </c:pt>
                      <c:pt idx="8338" formatCode="General">
                        <c:v>747.60400000000004</c:v>
                      </c:pt>
                      <c:pt idx="8339" formatCode="General">
                        <c:v>748.60400000000004</c:v>
                      </c:pt>
                      <c:pt idx="8340" formatCode="General">
                        <c:v>749.60400000000004</c:v>
                      </c:pt>
                      <c:pt idx="8341" formatCode="General">
                        <c:v>750.60400000000004</c:v>
                      </c:pt>
                      <c:pt idx="8342" formatCode="General">
                        <c:v>751.60400000000004</c:v>
                      </c:pt>
                      <c:pt idx="8343" formatCode="General">
                        <c:v>752.60400000000004</c:v>
                      </c:pt>
                      <c:pt idx="8344" formatCode="General">
                        <c:v>753.60400000000004</c:v>
                      </c:pt>
                      <c:pt idx="8345" formatCode="General">
                        <c:v>754.60400000000004</c:v>
                      </c:pt>
                      <c:pt idx="8346" formatCode="General">
                        <c:v>755.60400000000004</c:v>
                      </c:pt>
                      <c:pt idx="8347" formatCode="General">
                        <c:v>756.60400000000004</c:v>
                      </c:pt>
                      <c:pt idx="8348" formatCode="General">
                        <c:v>757.60400000000004</c:v>
                      </c:pt>
                      <c:pt idx="8349" formatCode="General">
                        <c:v>758.60400000000004</c:v>
                      </c:pt>
                      <c:pt idx="8350" formatCode="General">
                        <c:v>759.60400000000004</c:v>
                      </c:pt>
                      <c:pt idx="8351" formatCode="General">
                        <c:v>760.60400000000004</c:v>
                      </c:pt>
                      <c:pt idx="8352" formatCode="General">
                        <c:v>761.60400000000004</c:v>
                      </c:pt>
                      <c:pt idx="8353" formatCode="General">
                        <c:v>762.60400000000004</c:v>
                      </c:pt>
                      <c:pt idx="8354" formatCode="General">
                        <c:v>763.60400000000004</c:v>
                      </c:pt>
                      <c:pt idx="8355" formatCode="General">
                        <c:v>764.60400000000004</c:v>
                      </c:pt>
                      <c:pt idx="8356" formatCode="General">
                        <c:v>765.60400000000004</c:v>
                      </c:pt>
                      <c:pt idx="8357" formatCode="General">
                        <c:v>766.60400000000004</c:v>
                      </c:pt>
                      <c:pt idx="8358" formatCode="General">
                        <c:v>767.60400000000004</c:v>
                      </c:pt>
                      <c:pt idx="8359" formatCode="General">
                        <c:v>768.60400000000004</c:v>
                      </c:pt>
                      <c:pt idx="8360" formatCode="General">
                        <c:v>769.60400000000004</c:v>
                      </c:pt>
                      <c:pt idx="8361" formatCode="General">
                        <c:v>770.60400000000004</c:v>
                      </c:pt>
                      <c:pt idx="8362" formatCode="General">
                        <c:v>771.60400000000004</c:v>
                      </c:pt>
                      <c:pt idx="8363" formatCode="General">
                        <c:v>772.60400000000004</c:v>
                      </c:pt>
                      <c:pt idx="8364" formatCode="General">
                        <c:v>773.60400000000004</c:v>
                      </c:pt>
                      <c:pt idx="8365" formatCode="General">
                        <c:v>774.60400000000004</c:v>
                      </c:pt>
                      <c:pt idx="8366" formatCode="General">
                        <c:v>775.60400000000004</c:v>
                      </c:pt>
                      <c:pt idx="8367" formatCode="General">
                        <c:v>776.60400000000004</c:v>
                      </c:pt>
                      <c:pt idx="8368" formatCode="General">
                        <c:v>777.60400000000004</c:v>
                      </c:pt>
                      <c:pt idx="8369" formatCode="General">
                        <c:v>778.60400000000004</c:v>
                      </c:pt>
                      <c:pt idx="8370" formatCode="General">
                        <c:v>779.60400000000004</c:v>
                      </c:pt>
                      <c:pt idx="8371" formatCode="General">
                        <c:v>780.60400000000004</c:v>
                      </c:pt>
                      <c:pt idx="8372" formatCode="General">
                        <c:v>781.60400000000004</c:v>
                      </c:pt>
                      <c:pt idx="8373" formatCode="General">
                        <c:v>782.60400000000004</c:v>
                      </c:pt>
                      <c:pt idx="8374" formatCode="General">
                        <c:v>783.60400000000004</c:v>
                      </c:pt>
                      <c:pt idx="8375" formatCode="General">
                        <c:v>784.60400000000004</c:v>
                      </c:pt>
                      <c:pt idx="8376" formatCode="General">
                        <c:v>785.60400000000004</c:v>
                      </c:pt>
                      <c:pt idx="8377" formatCode="General">
                        <c:v>786.60400000000004</c:v>
                      </c:pt>
                      <c:pt idx="8378" formatCode="General">
                        <c:v>787.60400000000004</c:v>
                      </c:pt>
                      <c:pt idx="8379" formatCode="General">
                        <c:v>788.60400000000004</c:v>
                      </c:pt>
                      <c:pt idx="8380" formatCode="General">
                        <c:v>789.60400000000004</c:v>
                      </c:pt>
                      <c:pt idx="8381" formatCode="General">
                        <c:v>790.60400000000004</c:v>
                      </c:pt>
                      <c:pt idx="8382" formatCode="General">
                        <c:v>791.60400000000004</c:v>
                      </c:pt>
                      <c:pt idx="8383" formatCode="General">
                        <c:v>792.60400000000004</c:v>
                      </c:pt>
                      <c:pt idx="8384" formatCode="General">
                        <c:v>793.60400000000004</c:v>
                      </c:pt>
                      <c:pt idx="8385" formatCode="General">
                        <c:v>794.60400000000004</c:v>
                      </c:pt>
                      <c:pt idx="8386" formatCode="General">
                        <c:v>795.60400000000004</c:v>
                      </c:pt>
                      <c:pt idx="8387" formatCode="General">
                        <c:v>796.60400000000004</c:v>
                      </c:pt>
                      <c:pt idx="8388" formatCode="General">
                        <c:v>797.60400000000004</c:v>
                      </c:pt>
                      <c:pt idx="8389" formatCode="General">
                        <c:v>798.60400000000004</c:v>
                      </c:pt>
                      <c:pt idx="8390" formatCode="General">
                        <c:v>799.60400000000004</c:v>
                      </c:pt>
                      <c:pt idx="8391" formatCode="General">
                        <c:v>800.60400000000004</c:v>
                      </c:pt>
                      <c:pt idx="8392" formatCode="General">
                        <c:v>801.60400000000004</c:v>
                      </c:pt>
                      <c:pt idx="8393" formatCode="General">
                        <c:v>802.60400000000004</c:v>
                      </c:pt>
                      <c:pt idx="8394" formatCode="General">
                        <c:v>803.60400000000004</c:v>
                      </c:pt>
                      <c:pt idx="8395" formatCode="General">
                        <c:v>804.60400000000004</c:v>
                      </c:pt>
                      <c:pt idx="8396" formatCode="General">
                        <c:v>805.60400000000004</c:v>
                      </c:pt>
                      <c:pt idx="8397" formatCode="General">
                        <c:v>806.60400000000004</c:v>
                      </c:pt>
                      <c:pt idx="8398" formatCode="General">
                        <c:v>807.60400000000004</c:v>
                      </c:pt>
                      <c:pt idx="8399" formatCode="General">
                        <c:v>808.60400000000004</c:v>
                      </c:pt>
                      <c:pt idx="8400" formatCode="General">
                        <c:v>809.60400000000004</c:v>
                      </c:pt>
                      <c:pt idx="8401" formatCode="General">
                        <c:v>810.60400000000004</c:v>
                      </c:pt>
                      <c:pt idx="8402" formatCode="General">
                        <c:v>811.60400000000004</c:v>
                      </c:pt>
                      <c:pt idx="8403" formatCode="General">
                        <c:v>812.60400000000004</c:v>
                      </c:pt>
                      <c:pt idx="8404" formatCode="General">
                        <c:v>813.60400000000004</c:v>
                      </c:pt>
                      <c:pt idx="8405" formatCode="General">
                        <c:v>814.60400000000004</c:v>
                      </c:pt>
                      <c:pt idx="8406" formatCode="General">
                        <c:v>815.60400000000004</c:v>
                      </c:pt>
                      <c:pt idx="8407" formatCode="General">
                        <c:v>816.60400000000004</c:v>
                      </c:pt>
                      <c:pt idx="8408" formatCode="General">
                        <c:v>817.60400000000004</c:v>
                      </c:pt>
                      <c:pt idx="8409" formatCode="General">
                        <c:v>818.60400000000004</c:v>
                      </c:pt>
                      <c:pt idx="8410" formatCode="General">
                        <c:v>819.60400000000004</c:v>
                      </c:pt>
                      <c:pt idx="8411" formatCode="General">
                        <c:v>820.60400000000004</c:v>
                      </c:pt>
                      <c:pt idx="8412" formatCode="General">
                        <c:v>821.60400000000004</c:v>
                      </c:pt>
                      <c:pt idx="8413" formatCode="General">
                        <c:v>822.60400000000004</c:v>
                      </c:pt>
                      <c:pt idx="8414" formatCode="General">
                        <c:v>823.60400000000004</c:v>
                      </c:pt>
                      <c:pt idx="8415" formatCode="General">
                        <c:v>824.60400000000004</c:v>
                      </c:pt>
                      <c:pt idx="8416" formatCode="General">
                        <c:v>825.60400000000004</c:v>
                      </c:pt>
                      <c:pt idx="8417" formatCode="General">
                        <c:v>826.60400000000004</c:v>
                      </c:pt>
                      <c:pt idx="8418" formatCode="General">
                        <c:v>827.60400000000004</c:v>
                      </c:pt>
                      <c:pt idx="8419" formatCode="General">
                        <c:v>828.60400000000004</c:v>
                      </c:pt>
                      <c:pt idx="8420" formatCode="General">
                        <c:v>829.60400000000004</c:v>
                      </c:pt>
                      <c:pt idx="8421" formatCode="General">
                        <c:v>830.60400000000004</c:v>
                      </c:pt>
                      <c:pt idx="8422" formatCode="General">
                        <c:v>831.60400000000004</c:v>
                      </c:pt>
                      <c:pt idx="8423" formatCode="General">
                        <c:v>832.60400000000004</c:v>
                      </c:pt>
                      <c:pt idx="8424" formatCode="General">
                        <c:v>833.60400000000004</c:v>
                      </c:pt>
                      <c:pt idx="8425" formatCode="General">
                        <c:v>834.60400000000004</c:v>
                      </c:pt>
                      <c:pt idx="8426" formatCode="General">
                        <c:v>835.60400000000004</c:v>
                      </c:pt>
                      <c:pt idx="8427" formatCode="General">
                        <c:v>836.60400000000004</c:v>
                      </c:pt>
                      <c:pt idx="8428" formatCode="General">
                        <c:v>837.60400000000004</c:v>
                      </c:pt>
                      <c:pt idx="8429" formatCode="General">
                        <c:v>838.60400000000004</c:v>
                      </c:pt>
                      <c:pt idx="8430" formatCode="General">
                        <c:v>839.60400000000004</c:v>
                      </c:pt>
                      <c:pt idx="8431" formatCode="General">
                        <c:v>840.60400000000004</c:v>
                      </c:pt>
                      <c:pt idx="8432" formatCode="General">
                        <c:v>841.60400000000004</c:v>
                      </c:pt>
                      <c:pt idx="8433" formatCode="General">
                        <c:v>842.60400000000004</c:v>
                      </c:pt>
                      <c:pt idx="8434" formatCode="General">
                        <c:v>843.60400000000004</c:v>
                      </c:pt>
                      <c:pt idx="8435" formatCode="General">
                        <c:v>844.60400000000004</c:v>
                      </c:pt>
                      <c:pt idx="8436" formatCode="General">
                        <c:v>845.60400000000004</c:v>
                      </c:pt>
                      <c:pt idx="8437" formatCode="General">
                        <c:v>846.60400000000004</c:v>
                      </c:pt>
                      <c:pt idx="8438" formatCode="General">
                        <c:v>847.60400000000004</c:v>
                      </c:pt>
                      <c:pt idx="8439" formatCode="General">
                        <c:v>848.60400000000004</c:v>
                      </c:pt>
                      <c:pt idx="8440" formatCode="General">
                        <c:v>849.60400000000004</c:v>
                      </c:pt>
                      <c:pt idx="8441" formatCode="General">
                        <c:v>850.60400000000004</c:v>
                      </c:pt>
                      <c:pt idx="8442" formatCode="General">
                        <c:v>851.60400000000004</c:v>
                      </c:pt>
                      <c:pt idx="8443" formatCode="General">
                        <c:v>852.60400000000004</c:v>
                      </c:pt>
                      <c:pt idx="8444" formatCode="General">
                        <c:v>853.60400000000004</c:v>
                      </c:pt>
                      <c:pt idx="8445" formatCode="General">
                        <c:v>854.60400000000004</c:v>
                      </c:pt>
                      <c:pt idx="8446" formatCode="General">
                        <c:v>855.60400000000004</c:v>
                      </c:pt>
                      <c:pt idx="8447" formatCode="General">
                        <c:v>856.60400000000004</c:v>
                      </c:pt>
                      <c:pt idx="8448" formatCode="General">
                        <c:v>857.60400000000004</c:v>
                      </c:pt>
                      <c:pt idx="8449" formatCode="General">
                        <c:v>858.60400000000004</c:v>
                      </c:pt>
                      <c:pt idx="8450" formatCode="General">
                        <c:v>859.60400000000004</c:v>
                      </c:pt>
                      <c:pt idx="8451" formatCode="General">
                        <c:v>860.60400000000004</c:v>
                      </c:pt>
                      <c:pt idx="8452" formatCode="General">
                        <c:v>861.60400000000004</c:v>
                      </c:pt>
                      <c:pt idx="8453" formatCode="General">
                        <c:v>862.60400000000004</c:v>
                      </c:pt>
                      <c:pt idx="8454" formatCode="General">
                        <c:v>863.60400000000004</c:v>
                      </c:pt>
                      <c:pt idx="8455" formatCode="General">
                        <c:v>864.60400000000004</c:v>
                      </c:pt>
                      <c:pt idx="8456" formatCode="General">
                        <c:v>865.60400000000004</c:v>
                      </c:pt>
                      <c:pt idx="8457" formatCode="General">
                        <c:v>866.60400000000004</c:v>
                      </c:pt>
                      <c:pt idx="8458" formatCode="General">
                        <c:v>867.60400000000004</c:v>
                      </c:pt>
                      <c:pt idx="8459" formatCode="General">
                        <c:v>868.60400000000004</c:v>
                      </c:pt>
                      <c:pt idx="8460" formatCode="General">
                        <c:v>869.60400000000004</c:v>
                      </c:pt>
                      <c:pt idx="8461" formatCode="General">
                        <c:v>870.60400000000004</c:v>
                      </c:pt>
                      <c:pt idx="8462" formatCode="General">
                        <c:v>871.60400000000004</c:v>
                      </c:pt>
                      <c:pt idx="8463" formatCode="General">
                        <c:v>872.60400000000004</c:v>
                      </c:pt>
                      <c:pt idx="8464" formatCode="General">
                        <c:v>873.60400000000004</c:v>
                      </c:pt>
                      <c:pt idx="8465" formatCode="General">
                        <c:v>874.60400000000004</c:v>
                      </c:pt>
                      <c:pt idx="8466" formatCode="General">
                        <c:v>875.60400000000004</c:v>
                      </c:pt>
                      <c:pt idx="8467" formatCode="General">
                        <c:v>876.60400000000004</c:v>
                      </c:pt>
                      <c:pt idx="8468" formatCode="General">
                        <c:v>877.60400000000004</c:v>
                      </c:pt>
                      <c:pt idx="8469" formatCode="General">
                        <c:v>878.60400000000004</c:v>
                      </c:pt>
                      <c:pt idx="8470" formatCode="General">
                        <c:v>879.60400000000004</c:v>
                      </c:pt>
                      <c:pt idx="8471" formatCode="General">
                        <c:v>880.60400000000004</c:v>
                      </c:pt>
                      <c:pt idx="8472" formatCode="General">
                        <c:v>881.60400000000004</c:v>
                      </c:pt>
                      <c:pt idx="8473" formatCode="General">
                        <c:v>882.60400000000004</c:v>
                      </c:pt>
                      <c:pt idx="8474" formatCode="General">
                        <c:v>883.60400000000004</c:v>
                      </c:pt>
                      <c:pt idx="8475" formatCode="General">
                        <c:v>884.60400000000004</c:v>
                      </c:pt>
                      <c:pt idx="8476" formatCode="General">
                        <c:v>885.60400000000004</c:v>
                      </c:pt>
                      <c:pt idx="8477" formatCode="General">
                        <c:v>886.60400000000004</c:v>
                      </c:pt>
                      <c:pt idx="8478" formatCode="General">
                        <c:v>887.60400000000004</c:v>
                      </c:pt>
                      <c:pt idx="8479" formatCode="General">
                        <c:v>888.60400000000004</c:v>
                      </c:pt>
                      <c:pt idx="8480" formatCode="General">
                        <c:v>889.60400000000004</c:v>
                      </c:pt>
                      <c:pt idx="8481" formatCode="General">
                        <c:v>890.60400000000004</c:v>
                      </c:pt>
                      <c:pt idx="8482" formatCode="General">
                        <c:v>891.60400000000004</c:v>
                      </c:pt>
                      <c:pt idx="8483" formatCode="General">
                        <c:v>892.60400000000004</c:v>
                      </c:pt>
                      <c:pt idx="8484" formatCode="General">
                        <c:v>893.60400000000004</c:v>
                      </c:pt>
                      <c:pt idx="8485" formatCode="General">
                        <c:v>894.60400000000004</c:v>
                      </c:pt>
                      <c:pt idx="8486" formatCode="General">
                        <c:v>895.60400000000004</c:v>
                      </c:pt>
                      <c:pt idx="8487" formatCode="General">
                        <c:v>896.60400000000004</c:v>
                      </c:pt>
                      <c:pt idx="8488" formatCode="General">
                        <c:v>897.60400000000004</c:v>
                      </c:pt>
                      <c:pt idx="8489" formatCode="General">
                        <c:v>898.60400000000004</c:v>
                      </c:pt>
                      <c:pt idx="8490" formatCode="General">
                        <c:v>899.60400000000004</c:v>
                      </c:pt>
                      <c:pt idx="8491" formatCode="General">
                        <c:v>900.60400000000004</c:v>
                      </c:pt>
                      <c:pt idx="8492" formatCode="General">
                        <c:v>901.60400000000004</c:v>
                      </c:pt>
                      <c:pt idx="8493" formatCode="General">
                        <c:v>902.60400000000004</c:v>
                      </c:pt>
                      <c:pt idx="8494" formatCode="General">
                        <c:v>903.60400000000004</c:v>
                      </c:pt>
                      <c:pt idx="8495" formatCode="General">
                        <c:v>904.60400000000004</c:v>
                      </c:pt>
                      <c:pt idx="8496" formatCode="General">
                        <c:v>905.60400000000004</c:v>
                      </c:pt>
                      <c:pt idx="8497" formatCode="General">
                        <c:v>906.60400000000004</c:v>
                      </c:pt>
                      <c:pt idx="8498" formatCode="General">
                        <c:v>907.60400000000004</c:v>
                      </c:pt>
                      <c:pt idx="8499" formatCode="General">
                        <c:v>908.60400000000004</c:v>
                      </c:pt>
                      <c:pt idx="8500" formatCode="General">
                        <c:v>909.60400000000004</c:v>
                      </c:pt>
                      <c:pt idx="8501" formatCode="General">
                        <c:v>910.60400000000004</c:v>
                      </c:pt>
                      <c:pt idx="8502" formatCode="General">
                        <c:v>911.60400000000004</c:v>
                      </c:pt>
                      <c:pt idx="8503" formatCode="General">
                        <c:v>912.60400000000004</c:v>
                      </c:pt>
                      <c:pt idx="8504" formatCode="General">
                        <c:v>913.60400000000004</c:v>
                      </c:pt>
                      <c:pt idx="8505" formatCode="General">
                        <c:v>914.60400000000004</c:v>
                      </c:pt>
                      <c:pt idx="8506" formatCode="General">
                        <c:v>915.60400000000004</c:v>
                      </c:pt>
                      <c:pt idx="8507" formatCode="General">
                        <c:v>916.60400000000004</c:v>
                      </c:pt>
                      <c:pt idx="8508" formatCode="General">
                        <c:v>917.60400000000004</c:v>
                      </c:pt>
                      <c:pt idx="8509" formatCode="General">
                        <c:v>918.60400000000004</c:v>
                      </c:pt>
                      <c:pt idx="8510" formatCode="General">
                        <c:v>919.60400000000004</c:v>
                      </c:pt>
                      <c:pt idx="8511" formatCode="General">
                        <c:v>920.60400000000004</c:v>
                      </c:pt>
                      <c:pt idx="8512" formatCode="General">
                        <c:v>921.60400000000004</c:v>
                      </c:pt>
                      <c:pt idx="8513" formatCode="General">
                        <c:v>922.60400000000004</c:v>
                      </c:pt>
                      <c:pt idx="8514" formatCode="General">
                        <c:v>923.60400000000004</c:v>
                      </c:pt>
                      <c:pt idx="8515" formatCode="General">
                        <c:v>924.60400000000004</c:v>
                      </c:pt>
                      <c:pt idx="8516" formatCode="General">
                        <c:v>925.60400000000004</c:v>
                      </c:pt>
                      <c:pt idx="8517" formatCode="General">
                        <c:v>926.60400000000004</c:v>
                      </c:pt>
                      <c:pt idx="8518" formatCode="General">
                        <c:v>927.60400000000004</c:v>
                      </c:pt>
                      <c:pt idx="8519" formatCode="General">
                        <c:v>928.60400000000004</c:v>
                      </c:pt>
                      <c:pt idx="8520" formatCode="General">
                        <c:v>929.60400000000004</c:v>
                      </c:pt>
                      <c:pt idx="8521" formatCode="General">
                        <c:v>930.60400000000004</c:v>
                      </c:pt>
                      <c:pt idx="8522" formatCode="General">
                        <c:v>931.60400000000004</c:v>
                      </c:pt>
                      <c:pt idx="8523" formatCode="General">
                        <c:v>932.60400000000004</c:v>
                      </c:pt>
                      <c:pt idx="8524" formatCode="General">
                        <c:v>933.60400000000004</c:v>
                      </c:pt>
                      <c:pt idx="8525" formatCode="General">
                        <c:v>934.60400000000004</c:v>
                      </c:pt>
                      <c:pt idx="8526" formatCode="General">
                        <c:v>935.60400000000004</c:v>
                      </c:pt>
                      <c:pt idx="8527" formatCode="General">
                        <c:v>936.60400000000004</c:v>
                      </c:pt>
                      <c:pt idx="8528" formatCode="General">
                        <c:v>937.60400000000004</c:v>
                      </c:pt>
                      <c:pt idx="8529" formatCode="General">
                        <c:v>938.60400000000004</c:v>
                      </c:pt>
                      <c:pt idx="8530" formatCode="General">
                        <c:v>939.60400000000004</c:v>
                      </c:pt>
                      <c:pt idx="8531" formatCode="General">
                        <c:v>940.60400000000004</c:v>
                      </c:pt>
                      <c:pt idx="8532" formatCode="General">
                        <c:v>941.60400000000004</c:v>
                      </c:pt>
                      <c:pt idx="8533" formatCode="General">
                        <c:v>942.60400000000004</c:v>
                      </c:pt>
                      <c:pt idx="8534" formatCode="General">
                        <c:v>943.60400000000004</c:v>
                      </c:pt>
                      <c:pt idx="8535" formatCode="General">
                        <c:v>944.60400000000004</c:v>
                      </c:pt>
                      <c:pt idx="8536" formatCode="General">
                        <c:v>945.60400000000004</c:v>
                      </c:pt>
                      <c:pt idx="8537" formatCode="General">
                        <c:v>946.60400000000004</c:v>
                      </c:pt>
                      <c:pt idx="8538" formatCode="General">
                        <c:v>947.60400000000004</c:v>
                      </c:pt>
                      <c:pt idx="8539" formatCode="General">
                        <c:v>948.60400000000004</c:v>
                      </c:pt>
                      <c:pt idx="8540" formatCode="General">
                        <c:v>949.60400000000004</c:v>
                      </c:pt>
                      <c:pt idx="8541" formatCode="General">
                        <c:v>950.60400000000004</c:v>
                      </c:pt>
                      <c:pt idx="8542" formatCode="General">
                        <c:v>951.60400000000004</c:v>
                      </c:pt>
                      <c:pt idx="8543" formatCode="General">
                        <c:v>952.60400000000004</c:v>
                      </c:pt>
                      <c:pt idx="8544" formatCode="General">
                        <c:v>953.60400000000004</c:v>
                      </c:pt>
                      <c:pt idx="8545" formatCode="General">
                        <c:v>954.60400000000004</c:v>
                      </c:pt>
                      <c:pt idx="8546" formatCode="General">
                        <c:v>955.60400000000004</c:v>
                      </c:pt>
                      <c:pt idx="8547" formatCode="General">
                        <c:v>956.60400000000004</c:v>
                      </c:pt>
                      <c:pt idx="8548" formatCode="General">
                        <c:v>957.60400000000004</c:v>
                      </c:pt>
                      <c:pt idx="8549" formatCode="General">
                        <c:v>958.60400000000004</c:v>
                      </c:pt>
                      <c:pt idx="8550" formatCode="General">
                        <c:v>959.60400000000004</c:v>
                      </c:pt>
                      <c:pt idx="8551" formatCode="General">
                        <c:v>960.60400000000004</c:v>
                      </c:pt>
                      <c:pt idx="8552" formatCode="General">
                        <c:v>961.60400000000004</c:v>
                      </c:pt>
                      <c:pt idx="8553" formatCode="General">
                        <c:v>962.60400000000004</c:v>
                      </c:pt>
                      <c:pt idx="8554" formatCode="General">
                        <c:v>963.60400000000004</c:v>
                      </c:pt>
                      <c:pt idx="8555" formatCode="General">
                        <c:v>964.60400000000004</c:v>
                      </c:pt>
                      <c:pt idx="8556" formatCode="General">
                        <c:v>965.60400000000004</c:v>
                      </c:pt>
                      <c:pt idx="8557" formatCode="General">
                        <c:v>966.60400000000004</c:v>
                      </c:pt>
                      <c:pt idx="8558" formatCode="General">
                        <c:v>967.60400000000004</c:v>
                      </c:pt>
                      <c:pt idx="8559" formatCode="General">
                        <c:v>968.60400000000004</c:v>
                      </c:pt>
                      <c:pt idx="8560" formatCode="General">
                        <c:v>969.60400000000004</c:v>
                      </c:pt>
                      <c:pt idx="8561" formatCode="General">
                        <c:v>970.60400000000004</c:v>
                      </c:pt>
                      <c:pt idx="8562" formatCode="General">
                        <c:v>971.60400000000004</c:v>
                      </c:pt>
                      <c:pt idx="8563" formatCode="General">
                        <c:v>972.60400000000004</c:v>
                      </c:pt>
                      <c:pt idx="8564" formatCode="General">
                        <c:v>973.60400000000004</c:v>
                      </c:pt>
                      <c:pt idx="8565" formatCode="General">
                        <c:v>974.60400000000004</c:v>
                      </c:pt>
                      <c:pt idx="8566" formatCode="General">
                        <c:v>975.60400000000004</c:v>
                      </c:pt>
                      <c:pt idx="8567" formatCode="General">
                        <c:v>976.60400000000004</c:v>
                      </c:pt>
                      <c:pt idx="8568" formatCode="General">
                        <c:v>977.60400000000004</c:v>
                      </c:pt>
                      <c:pt idx="8569" formatCode="General">
                        <c:v>978.60400000000004</c:v>
                      </c:pt>
                      <c:pt idx="8570" formatCode="General">
                        <c:v>979.60400000000004</c:v>
                      </c:pt>
                      <c:pt idx="8571" formatCode="General">
                        <c:v>980.60400000000004</c:v>
                      </c:pt>
                      <c:pt idx="8572" formatCode="General">
                        <c:v>981.60400000000004</c:v>
                      </c:pt>
                      <c:pt idx="8573" formatCode="General">
                        <c:v>982.60400000000004</c:v>
                      </c:pt>
                      <c:pt idx="8574" formatCode="General">
                        <c:v>983.60400000000004</c:v>
                      </c:pt>
                      <c:pt idx="8575" formatCode="General">
                        <c:v>984.60400000000004</c:v>
                      </c:pt>
                      <c:pt idx="8576" formatCode="General">
                        <c:v>985.60400000000004</c:v>
                      </c:pt>
                      <c:pt idx="8577" formatCode="General">
                        <c:v>986.60400000000004</c:v>
                      </c:pt>
                      <c:pt idx="8578" formatCode="General">
                        <c:v>987.60400000000004</c:v>
                      </c:pt>
                      <c:pt idx="8579" formatCode="General">
                        <c:v>988.60400000000004</c:v>
                      </c:pt>
                      <c:pt idx="8580" formatCode="General">
                        <c:v>989.60400000000004</c:v>
                      </c:pt>
                      <c:pt idx="8581" formatCode="General">
                        <c:v>990.60400000000004</c:v>
                      </c:pt>
                      <c:pt idx="8582" formatCode="General">
                        <c:v>991.60400000000004</c:v>
                      </c:pt>
                      <c:pt idx="8583" formatCode="General">
                        <c:v>992.60400000000004</c:v>
                      </c:pt>
                      <c:pt idx="8584" formatCode="General">
                        <c:v>993.60400000000004</c:v>
                      </c:pt>
                      <c:pt idx="8585" formatCode="General">
                        <c:v>994.60400000000004</c:v>
                      </c:pt>
                      <c:pt idx="8586" formatCode="General">
                        <c:v>995.60400000000004</c:v>
                      </c:pt>
                      <c:pt idx="8587" formatCode="General">
                        <c:v>996.60400000000004</c:v>
                      </c:pt>
                      <c:pt idx="8588" formatCode="General">
                        <c:v>997.60400000000004</c:v>
                      </c:pt>
                      <c:pt idx="8589" formatCode="General">
                        <c:v>998.60400000000004</c:v>
                      </c:pt>
                      <c:pt idx="8590" formatCode="General">
                        <c:v>999.60400000000004</c:v>
                      </c:pt>
                      <c:pt idx="8591">
                        <c:v>1000.6</c:v>
                      </c:pt>
                      <c:pt idx="8592">
                        <c:v>1001.6</c:v>
                      </c:pt>
                      <c:pt idx="8593">
                        <c:v>1002.6</c:v>
                      </c:pt>
                      <c:pt idx="8594">
                        <c:v>1003.6</c:v>
                      </c:pt>
                      <c:pt idx="8595">
                        <c:v>1004.6</c:v>
                      </c:pt>
                      <c:pt idx="8596">
                        <c:v>1005.6</c:v>
                      </c:pt>
                      <c:pt idx="8597">
                        <c:v>1006.6</c:v>
                      </c:pt>
                      <c:pt idx="8598">
                        <c:v>1007.6</c:v>
                      </c:pt>
                      <c:pt idx="8599">
                        <c:v>1008.6</c:v>
                      </c:pt>
                    </c:numCache>
                  </c:numRef>
                </c:xVal>
                <c:yVal>
                  <c:numRef>
                    <c:extLst xmlns:c15="http://schemas.microsoft.com/office/drawing/2012/chart">
                      <c:ext xmlns:c15="http://schemas.microsoft.com/office/drawing/2012/chart" uri="{02D57815-91ED-43cb-92C2-25804820EDAC}">
                        <c15:formulaRef>
                          <c15:sqref>'NT11 (2)'!$H$4:$H$8603</c15:sqref>
                        </c15:formulaRef>
                      </c:ext>
                    </c:extLst>
                    <c:numCache>
                      <c:formatCode>General</c:formatCode>
                      <c:ptCount val="8600"/>
                      <c:pt idx="0">
                        <c:v>300</c:v>
                      </c:pt>
                      <c:pt idx="1">
                        <c:v>300</c:v>
                      </c:pt>
                      <c:pt idx="2">
                        <c:v>300</c:v>
                      </c:pt>
                      <c:pt idx="3">
                        <c:v>300</c:v>
                      </c:pt>
                      <c:pt idx="4">
                        <c:v>300</c:v>
                      </c:pt>
                      <c:pt idx="5">
                        <c:v>300</c:v>
                      </c:pt>
                      <c:pt idx="6">
                        <c:v>300</c:v>
                      </c:pt>
                      <c:pt idx="7">
                        <c:v>300</c:v>
                      </c:pt>
                      <c:pt idx="8">
                        <c:v>300</c:v>
                      </c:pt>
                      <c:pt idx="9">
                        <c:v>300</c:v>
                      </c:pt>
                      <c:pt idx="10">
                        <c:v>300</c:v>
                      </c:pt>
                      <c:pt idx="11">
                        <c:v>300</c:v>
                      </c:pt>
                      <c:pt idx="12">
                        <c:v>300</c:v>
                      </c:pt>
                      <c:pt idx="13">
                        <c:v>301.24400000000003</c:v>
                      </c:pt>
                      <c:pt idx="14">
                        <c:v>307.245</c:v>
                      </c:pt>
                      <c:pt idx="15">
                        <c:v>325.61799999999999</c:v>
                      </c:pt>
                      <c:pt idx="16">
                        <c:v>333.07</c:v>
                      </c:pt>
                      <c:pt idx="17">
                        <c:v>372.95100000000002</c:v>
                      </c:pt>
                      <c:pt idx="18">
                        <c:v>447.34300000000002</c:v>
                      </c:pt>
                      <c:pt idx="19">
                        <c:v>565.90899999999999</c:v>
                      </c:pt>
                      <c:pt idx="20">
                        <c:v>747.923</c:v>
                      </c:pt>
                      <c:pt idx="21">
                        <c:v>984.40700000000004</c:v>
                      </c:pt>
                      <c:pt idx="22" formatCode="0.00E+00">
                        <c:v>1223.33</c:v>
                      </c:pt>
                      <c:pt idx="23" formatCode="0.00E+00">
                        <c:v>1435.66</c:v>
                      </c:pt>
                      <c:pt idx="24" formatCode="0.00E+00">
                        <c:v>1658.99</c:v>
                      </c:pt>
                      <c:pt idx="25" formatCode="0.00E+00">
                        <c:v>1885.66</c:v>
                      </c:pt>
                      <c:pt idx="26" formatCode="0.00E+00">
                        <c:v>2118.66</c:v>
                      </c:pt>
                      <c:pt idx="27" formatCode="0.00E+00">
                        <c:v>2346.61</c:v>
                      </c:pt>
                      <c:pt idx="28" formatCode="0.00E+00">
                        <c:v>2568.98</c:v>
                      </c:pt>
                      <c:pt idx="29" formatCode="0.00E+00">
                        <c:v>2774.14</c:v>
                      </c:pt>
                      <c:pt idx="30" formatCode="0.00E+00">
                        <c:v>2966.27</c:v>
                      </c:pt>
                      <c:pt idx="31" formatCode="0.00E+00">
                        <c:v>3163.94</c:v>
                      </c:pt>
                      <c:pt idx="32" formatCode="0.00E+00">
                        <c:v>3357.92</c:v>
                      </c:pt>
                      <c:pt idx="33" formatCode="0.00E+00">
                        <c:v>3514.27</c:v>
                      </c:pt>
                      <c:pt idx="34" formatCode="0.00E+00">
                        <c:v>3599.61</c:v>
                      </c:pt>
                      <c:pt idx="35" formatCode="0.00E+00">
                        <c:v>3628.59</c:v>
                      </c:pt>
                      <c:pt idx="36" formatCode="0.00E+00">
                        <c:v>3620.93</c:v>
                      </c:pt>
                      <c:pt idx="37" formatCode="0.00E+00">
                        <c:v>3583.09</c:v>
                      </c:pt>
                      <c:pt idx="38" formatCode="0.00E+00">
                        <c:v>3455.57</c:v>
                      </c:pt>
                      <c:pt idx="39" formatCode="0.00E+00">
                        <c:v>3316.98</c:v>
                      </c:pt>
                      <c:pt idx="40" formatCode="0.00E+00">
                        <c:v>3175.19</c:v>
                      </c:pt>
                      <c:pt idx="41" formatCode="0.00E+00">
                        <c:v>3039.06</c:v>
                      </c:pt>
                      <c:pt idx="42" formatCode="0.00E+00">
                        <c:v>2933.94</c:v>
                      </c:pt>
                      <c:pt idx="43" formatCode="0.00E+00">
                        <c:v>2847.98</c:v>
                      </c:pt>
                      <c:pt idx="44" formatCode="0.00E+00">
                        <c:v>2782.6</c:v>
                      </c:pt>
                      <c:pt idx="45" formatCode="0.00E+00">
                        <c:v>2732.42</c:v>
                      </c:pt>
                      <c:pt idx="46" formatCode="0.00E+00">
                        <c:v>2693.78</c:v>
                      </c:pt>
                      <c:pt idx="47" formatCode="0.00E+00">
                        <c:v>2664.22</c:v>
                      </c:pt>
                      <c:pt idx="48" formatCode="0.00E+00">
                        <c:v>2642.11</c:v>
                      </c:pt>
                      <c:pt idx="49" formatCode="0.00E+00">
                        <c:v>2626.07</c:v>
                      </c:pt>
                      <c:pt idx="50" formatCode="0.00E+00">
                        <c:v>2614.5700000000002</c:v>
                      </c:pt>
                      <c:pt idx="51" formatCode="0.00E+00">
                        <c:v>2606.58</c:v>
                      </c:pt>
                      <c:pt idx="52" formatCode="0.00E+00">
                        <c:v>2601.4499999999998</c:v>
                      </c:pt>
                      <c:pt idx="53" formatCode="0.00E+00">
                        <c:v>2591.12</c:v>
                      </c:pt>
                      <c:pt idx="54" formatCode="0.00E+00">
                        <c:v>2568.5</c:v>
                      </c:pt>
                      <c:pt idx="55" formatCode="0.00E+00">
                        <c:v>2536.71</c:v>
                      </c:pt>
                      <c:pt idx="56" formatCode="0.00E+00">
                        <c:v>2499.5100000000002</c:v>
                      </c:pt>
                      <c:pt idx="57" formatCode="0.00E+00">
                        <c:v>2459.5700000000002</c:v>
                      </c:pt>
                      <c:pt idx="58" formatCode="0.00E+00">
                        <c:v>2409.8200000000002</c:v>
                      </c:pt>
                      <c:pt idx="59" formatCode="0.00E+00">
                        <c:v>2360.0300000000002</c:v>
                      </c:pt>
                      <c:pt idx="60" formatCode="0.00E+00">
                        <c:v>2312.31</c:v>
                      </c:pt>
                      <c:pt idx="61" formatCode="0.00E+00">
                        <c:v>2266.89</c:v>
                      </c:pt>
                      <c:pt idx="62" formatCode="0.00E+00">
                        <c:v>2223.56</c:v>
                      </c:pt>
                      <c:pt idx="63" formatCode="0.00E+00">
                        <c:v>2184.9</c:v>
                      </c:pt>
                      <c:pt idx="64" formatCode="0.00E+00">
                        <c:v>2153.0300000000002</c:v>
                      </c:pt>
                      <c:pt idx="65" formatCode="0.00E+00">
                        <c:v>2126.63</c:v>
                      </c:pt>
                      <c:pt idx="66" formatCode="0.00E+00">
                        <c:v>2104.11</c:v>
                      </c:pt>
                      <c:pt idx="67" formatCode="0.00E+00">
                        <c:v>2084.29</c:v>
                      </c:pt>
                      <c:pt idx="68" formatCode="0.00E+00">
                        <c:v>2068.52</c:v>
                      </c:pt>
                      <c:pt idx="69" formatCode="0.00E+00">
                        <c:v>2057.7600000000002</c:v>
                      </c:pt>
                      <c:pt idx="70" formatCode="0.00E+00">
                        <c:v>2051.09</c:v>
                      </c:pt>
                      <c:pt idx="71" formatCode="0.00E+00">
                        <c:v>2047.5</c:v>
                      </c:pt>
                      <c:pt idx="72" formatCode="0.00E+00">
                        <c:v>2046.11</c:v>
                      </c:pt>
                      <c:pt idx="73" formatCode="0.00E+00">
                        <c:v>2051.66</c:v>
                      </c:pt>
                      <c:pt idx="74" formatCode="0.00E+00">
                        <c:v>2060.35</c:v>
                      </c:pt>
                      <c:pt idx="75" formatCode="0.00E+00">
                        <c:v>2067.39</c:v>
                      </c:pt>
                      <c:pt idx="76" formatCode="0.00E+00">
                        <c:v>2081.44</c:v>
                      </c:pt>
                      <c:pt idx="77" formatCode="0.00E+00">
                        <c:v>2086.21</c:v>
                      </c:pt>
                      <c:pt idx="78" formatCode="0.00E+00">
                        <c:v>2078.9899999999998</c:v>
                      </c:pt>
                      <c:pt idx="79" formatCode="0.00E+00">
                        <c:v>2065.9699999999998</c:v>
                      </c:pt>
                      <c:pt idx="80" formatCode="0.00E+00">
                        <c:v>2049.5500000000002</c:v>
                      </c:pt>
                      <c:pt idx="81" formatCode="0.00E+00">
                        <c:v>2030.97</c:v>
                      </c:pt>
                      <c:pt idx="82" formatCode="0.00E+00">
                        <c:v>2010.91</c:v>
                      </c:pt>
                      <c:pt idx="83" formatCode="0.00E+00">
                        <c:v>1991.87</c:v>
                      </c:pt>
                      <c:pt idx="84" formatCode="0.00E+00">
                        <c:v>1976.79</c:v>
                      </c:pt>
                      <c:pt idx="85" formatCode="0.00E+00">
                        <c:v>1964.84</c:v>
                      </c:pt>
                      <c:pt idx="86" formatCode="0.00E+00">
                        <c:v>1954.84</c:v>
                      </c:pt>
                      <c:pt idx="87" formatCode="0.00E+00">
                        <c:v>1945.86</c:v>
                      </c:pt>
                      <c:pt idx="88" formatCode="0.00E+00">
                        <c:v>1938.95</c:v>
                      </c:pt>
                      <c:pt idx="89" formatCode="0.00E+00">
                        <c:v>1935.37</c:v>
                      </c:pt>
                      <c:pt idx="90" formatCode="0.00E+00">
                        <c:v>1934.57</c:v>
                      </c:pt>
                      <c:pt idx="91" formatCode="0.00E+00">
                        <c:v>1935.7</c:v>
                      </c:pt>
                      <c:pt idx="92" formatCode="0.00E+00">
                        <c:v>1938.05</c:v>
                      </c:pt>
                      <c:pt idx="93" formatCode="0.00E+00">
                        <c:v>1941.14</c:v>
                      </c:pt>
                      <c:pt idx="94" formatCode="0.00E+00">
                        <c:v>1944.65</c:v>
                      </c:pt>
                      <c:pt idx="95" formatCode="0.00E+00">
                        <c:v>1948.39</c:v>
                      </c:pt>
                      <c:pt idx="96" formatCode="0.00E+00">
                        <c:v>1952.21</c:v>
                      </c:pt>
                      <c:pt idx="97" formatCode="0.00E+00">
                        <c:v>1955.99</c:v>
                      </c:pt>
                      <c:pt idx="98" formatCode="0.00E+00">
                        <c:v>1956.56</c:v>
                      </c:pt>
                      <c:pt idx="99" formatCode="0.00E+00">
                        <c:v>1951.64</c:v>
                      </c:pt>
                      <c:pt idx="100" formatCode="0.00E+00">
                        <c:v>1942.52</c:v>
                      </c:pt>
                      <c:pt idx="101" formatCode="0.00E+00">
                        <c:v>1930.66</c:v>
                      </c:pt>
                      <c:pt idx="102" formatCode="0.00E+00">
                        <c:v>1917</c:v>
                      </c:pt>
                      <c:pt idx="103" formatCode="0.00E+00">
                        <c:v>1901.9</c:v>
                      </c:pt>
                      <c:pt idx="104" formatCode="0.00E+00">
                        <c:v>1886.21</c:v>
                      </c:pt>
                      <c:pt idx="105" formatCode="0.00E+00">
                        <c:v>1870.18</c:v>
                      </c:pt>
                      <c:pt idx="106" formatCode="0.00E+00">
                        <c:v>1853.89</c:v>
                      </c:pt>
                      <c:pt idx="107" formatCode="0.00E+00">
                        <c:v>1837.33</c:v>
                      </c:pt>
                      <c:pt idx="108" formatCode="0.00E+00">
                        <c:v>1821.82</c:v>
                      </c:pt>
                      <c:pt idx="109" formatCode="0.00E+00">
                        <c:v>1808.41</c:v>
                      </c:pt>
                      <c:pt idx="110" formatCode="0.00E+00">
                        <c:v>1796.61</c:v>
                      </c:pt>
                      <c:pt idx="111" formatCode="0.00E+00">
                        <c:v>1785.89</c:v>
                      </c:pt>
                      <c:pt idx="112" formatCode="0.00E+00">
                        <c:v>1775.81</c:v>
                      </c:pt>
                      <c:pt idx="113" formatCode="0.00E+00">
                        <c:v>1766.91</c:v>
                      </c:pt>
                      <c:pt idx="114" formatCode="0.00E+00">
                        <c:v>1759.58</c:v>
                      </c:pt>
                      <c:pt idx="115" formatCode="0.00E+00">
                        <c:v>1753.61</c:v>
                      </c:pt>
                      <c:pt idx="116" formatCode="0.00E+00">
                        <c:v>1748.66</c:v>
                      </c:pt>
                      <c:pt idx="117" formatCode="0.00E+00">
                        <c:v>1744.45</c:v>
                      </c:pt>
                      <c:pt idx="118" formatCode="0.00E+00">
                        <c:v>1740.81</c:v>
                      </c:pt>
                      <c:pt idx="119" formatCode="0.00E+00">
                        <c:v>1737.58</c:v>
                      </c:pt>
                      <c:pt idx="120" formatCode="0.00E+00">
                        <c:v>1734.6</c:v>
                      </c:pt>
                      <c:pt idx="121" formatCode="0.00E+00">
                        <c:v>1731.81</c:v>
                      </c:pt>
                      <c:pt idx="122" formatCode="0.00E+00">
                        <c:v>1729.17</c:v>
                      </c:pt>
                      <c:pt idx="123" formatCode="0.00E+00">
                        <c:v>1725.16</c:v>
                      </c:pt>
                      <c:pt idx="124" formatCode="0.00E+00">
                        <c:v>1719.03</c:v>
                      </c:pt>
                      <c:pt idx="125" formatCode="0.00E+00">
                        <c:v>1711.27</c:v>
                      </c:pt>
                      <c:pt idx="126" formatCode="0.00E+00">
                        <c:v>1702.42</c:v>
                      </c:pt>
                      <c:pt idx="127" formatCode="0.00E+00">
                        <c:v>1692.87</c:v>
                      </c:pt>
                      <c:pt idx="128" formatCode="0.00E+00">
                        <c:v>1682.88</c:v>
                      </c:pt>
                      <c:pt idx="129" formatCode="0.00E+00">
                        <c:v>1672.49</c:v>
                      </c:pt>
                      <c:pt idx="130" formatCode="0.00E+00">
                        <c:v>1661.69</c:v>
                      </c:pt>
                      <c:pt idx="131" formatCode="0.00E+00">
                        <c:v>1650.53</c:v>
                      </c:pt>
                      <c:pt idx="132" formatCode="0.00E+00">
                        <c:v>1639.09</c:v>
                      </c:pt>
                      <c:pt idx="133" formatCode="0.00E+00">
                        <c:v>1628.06</c:v>
                      </c:pt>
                      <c:pt idx="134" formatCode="0.00E+00">
                        <c:v>1617.7</c:v>
                      </c:pt>
                      <c:pt idx="135" formatCode="0.00E+00">
                        <c:v>1607.84</c:v>
                      </c:pt>
                      <c:pt idx="136" formatCode="0.00E+00">
                        <c:v>1598.27</c:v>
                      </c:pt>
                      <c:pt idx="137" formatCode="0.00E+00">
                        <c:v>1588.85</c:v>
                      </c:pt>
                      <c:pt idx="138" formatCode="0.00E+00">
                        <c:v>1579.57</c:v>
                      </c:pt>
                      <c:pt idx="139" formatCode="0.00E+00">
                        <c:v>1570.51</c:v>
                      </c:pt>
                      <c:pt idx="140" formatCode="0.00E+00">
                        <c:v>1561.67</c:v>
                      </c:pt>
                      <c:pt idx="141" formatCode="0.00E+00">
                        <c:v>1553.04</c:v>
                      </c:pt>
                      <c:pt idx="142" formatCode="0.00E+00">
                        <c:v>1544.59</c:v>
                      </c:pt>
                      <c:pt idx="143" formatCode="0.00E+00">
                        <c:v>1536.3</c:v>
                      </c:pt>
                      <c:pt idx="144" formatCode="0.00E+00">
                        <c:v>1528.19</c:v>
                      </c:pt>
                      <c:pt idx="145" formatCode="0.00E+00">
                        <c:v>1520.24</c:v>
                      </c:pt>
                      <c:pt idx="146" formatCode="0.00E+00">
                        <c:v>1512.46</c:v>
                      </c:pt>
                      <c:pt idx="147" formatCode="0.00E+00">
                        <c:v>1504.84</c:v>
                      </c:pt>
                      <c:pt idx="148" formatCode="0.00E+00">
                        <c:v>1497.37</c:v>
                      </c:pt>
                      <c:pt idx="149" formatCode="0.00E+00">
                        <c:v>1490.04</c:v>
                      </c:pt>
                      <c:pt idx="150" formatCode="0.00E+00">
                        <c:v>1482.84</c:v>
                      </c:pt>
                      <c:pt idx="151" formatCode="0.00E+00">
                        <c:v>1475.78</c:v>
                      </c:pt>
                      <c:pt idx="152" formatCode="0.00E+00">
                        <c:v>1468.83</c:v>
                      </c:pt>
                      <c:pt idx="153" formatCode="0.00E+00">
                        <c:v>1462.01</c:v>
                      </c:pt>
                      <c:pt idx="154" formatCode="0.00E+00">
                        <c:v>1455.3</c:v>
                      </c:pt>
                      <c:pt idx="155" formatCode="0.00E+00">
                        <c:v>1448.7</c:v>
                      </c:pt>
                      <c:pt idx="156" formatCode="0.00E+00">
                        <c:v>1442.21</c:v>
                      </c:pt>
                      <c:pt idx="157" formatCode="0.00E+00">
                        <c:v>1435.82</c:v>
                      </c:pt>
                      <c:pt idx="158" formatCode="0.00E+00">
                        <c:v>1429.54</c:v>
                      </c:pt>
                      <c:pt idx="159" formatCode="0.00E+00">
                        <c:v>1423.35</c:v>
                      </c:pt>
                      <c:pt idx="160" formatCode="0.00E+00">
                        <c:v>1417.25</c:v>
                      </c:pt>
                      <c:pt idx="161" formatCode="0.00E+00">
                        <c:v>1411.24</c:v>
                      </c:pt>
                      <c:pt idx="162" formatCode="0.00E+00">
                        <c:v>1405.32</c:v>
                      </c:pt>
                      <c:pt idx="163" formatCode="0.00E+00">
                        <c:v>1399.48</c:v>
                      </c:pt>
                      <c:pt idx="164" formatCode="0.00E+00">
                        <c:v>1393.72</c:v>
                      </c:pt>
                      <c:pt idx="165" formatCode="0.00E+00">
                        <c:v>1388.03</c:v>
                      </c:pt>
                      <c:pt idx="166" formatCode="0.00E+00">
                        <c:v>1382.42</c:v>
                      </c:pt>
                      <c:pt idx="167" formatCode="0.00E+00">
                        <c:v>1376.88</c:v>
                      </c:pt>
                      <c:pt idx="168" formatCode="0.00E+00">
                        <c:v>1371.41</c:v>
                      </c:pt>
                      <c:pt idx="169" formatCode="0.00E+00">
                        <c:v>1366</c:v>
                      </c:pt>
                      <c:pt idx="170" formatCode="0.00E+00">
                        <c:v>1360.66</c:v>
                      </c:pt>
                      <c:pt idx="171" formatCode="0.00E+00">
                        <c:v>1355.38</c:v>
                      </c:pt>
                      <c:pt idx="172" formatCode="0.00E+00">
                        <c:v>1350.15</c:v>
                      </c:pt>
                      <c:pt idx="173" formatCode="0.00E+00">
                        <c:v>1344.97</c:v>
                      </c:pt>
                      <c:pt idx="174" formatCode="0.00E+00">
                        <c:v>1339.86</c:v>
                      </c:pt>
                      <c:pt idx="175" formatCode="0.00E+00">
                        <c:v>1334.78</c:v>
                      </c:pt>
                      <c:pt idx="176" formatCode="0.00E+00">
                        <c:v>1329.75</c:v>
                      </c:pt>
                      <c:pt idx="177" formatCode="0.00E+00">
                        <c:v>1324.77</c:v>
                      </c:pt>
                      <c:pt idx="178" formatCode="0.00E+00">
                        <c:v>1319.84</c:v>
                      </c:pt>
                      <c:pt idx="179" formatCode="0.00E+00">
                        <c:v>1314.95</c:v>
                      </c:pt>
                      <c:pt idx="180" formatCode="0.00E+00">
                        <c:v>1310.0999999999999</c:v>
                      </c:pt>
                      <c:pt idx="181" formatCode="0.00E+00">
                        <c:v>1305.28</c:v>
                      </c:pt>
                      <c:pt idx="182" formatCode="0.00E+00">
                        <c:v>1300.49</c:v>
                      </c:pt>
                      <c:pt idx="183" formatCode="0.00E+00">
                        <c:v>1295.73</c:v>
                      </c:pt>
                      <c:pt idx="184" formatCode="0.00E+00">
                        <c:v>1291.01</c:v>
                      </c:pt>
                      <c:pt idx="185" formatCode="0.00E+00">
                        <c:v>1286.29</c:v>
                      </c:pt>
                      <c:pt idx="186" formatCode="0.00E+00">
                        <c:v>1281.5999999999999</c:v>
                      </c:pt>
                      <c:pt idx="187" formatCode="0.00E+00">
                        <c:v>1276.93</c:v>
                      </c:pt>
                      <c:pt idx="188" formatCode="0.00E+00">
                        <c:v>1272.28</c:v>
                      </c:pt>
                      <c:pt idx="189" formatCode="0.00E+00">
                        <c:v>1267.6600000000001</c:v>
                      </c:pt>
                      <c:pt idx="190" formatCode="0.00E+00">
                        <c:v>1263.05</c:v>
                      </c:pt>
                      <c:pt idx="191" formatCode="0.00E+00">
                        <c:v>1258.46</c:v>
                      </c:pt>
                      <c:pt idx="192" formatCode="0.00E+00">
                        <c:v>1253.8699999999999</c:v>
                      </c:pt>
                      <c:pt idx="193" formatCode="0.00E+00">
                        <c:v>1249.26</c:v>
                      </c:pt>
                      <c:pt idx="194" formatCode="0.00E+00">
                        <c:v>1244.6500000000001</c:v>
                      </c:pt>
                      <c:pt idx="195" formatCode="0.00E+00">
                        <c:v>1240.05</c:v>
                      </c:pt>
                      <c:pt idx="196" formatCode="0.00E+00">
                        <c:v>1235.44</c:v>
                      </c:pt>
                      <c:pt idx="197" formatCode="0.00E+00">
                        <c:v>1230.8499999999999</c:v>
                      </c:pt>
                      <c:pt idx="198" formatCode="0.00E+00">
                        <c:v>1226.26</c:v>
                      </c:pt>
                      <c:pt idx="199" formatCode="0.00E+00">
                        <c:v>1221.6600000000001</c:v>
                      </c:pt>
                      <c:pt idx="200" formatCode="0.00E+00">
                        <c:v>1217.06</c:v>
                      </c:pt>
                      <c:pt idx="201" formatCode="0.00E+00">
                        <c:v>1212.46</c:v>
                      </c:pt>
                      <c:pt idx="202" formatCode="0.00E+00">
                        <c:v>1207.8599999999999</c:v>
                      </c:pt>
                      <c:pt idx="203" formatCode="0.00E+00">
                        <c:v>1203.27</c:v>
                      </c:pt>
                      <c:pt idx="204" formatCode="0.00E+00">
                        <c:v>1198.69</c:v>
                      </c:pt>
                      <c:pt idx="205" formatCode="0.00E+00">
                        <c:v>1194.1400000000001</c:v>
                      </c:pt>
                      <c:pt idx="206" formatCode="0.00E+00">
                        <c:v>1189.6099999999999</c:v>
                      </c:pt>
                      <c:pt idx="207" formatCode="0.00E+00">
                        <c:v>1185.1099999999999</c:v>
                      </c:pt>
                      <c:pt idx="208" formatCode="0.00E+00">
                        <c:v>1180.6199999999999</c:v>
                      </c:pt>
                      <c:pt idx="209" formatCode="0.00E+00">
                        <c:v>1176.1500000000001</c:v>
                      </c:pt>
                      <c:pt idx="210" formatCode="0.00E+00">
                        <c:v>1171.7</c:v>
                      </c:pt>
                      <c:pt idx="211" formatCode="0.00E+00">
                        <c:v>1167.27</c:v>
                      </c:pt>
                      <c:pt idx="212" formatCode="0.00E+00">
                        <c:v>1162.8599999999999</c:v>
                      </c:pt>
                      <c:pt idx="213" formatCode="0.00E+00">
                        <c:v>1158.48</c:v>
                      </c:pt>
                      <c:pt idx="214" formatCode="0.00E+00">
                        <c:v>1154.1099999999999</c:v>
                      </c:pt>
                      <c:pt idx="215" formatCode="0.00E+00">
                        <c:v>1149.76</c:v>
                      </c:pt>
                      <c:pt idx="216" formatCode="0.00E+00">
                        <c:v>1145.44</c:v>
                      </c:pt>
                      <c:pt idx="217" formatCode="0.00E+00">
                        <c:v>1141.1300000000001</c:v>
                      </c:pt>
                      <c:pt idx="218" formatCode="0.00E+00">
                        <c:v>1136.8499999999999</c:v>
                      </c:pt>
                      <c:pt idx="219" formatCode="0.00E+00">
                        <c:v>1132.5899999999999</c:v>
                      </c:pt>
                      <c:pt idx="220" formatCode="0.00E+00">
                        <c:v>1128.3499999999999</c:v>
                      </c:pt>
                      <c:pt idx="221" formatCode="0.00E+00">
                        <c:v>1124.1199999999999</c:v>
                      </c:pt>
                      <c:pt idx="222" formatCode="0.00E+00">
                        <c:v>1119.92</c:v>
                      </c:pt>
                      <c:pt idx="223" formatCode="0.00E+00">
                        <c:v>1115.74</c:v>
                      </c:pt>
                      <c:pt idx="224" formatCode="0.00E+00">
                        <c:v>1111.58</c:v>
                      </c:pt>
                      <c:pt idx="225" formatCode="0.00E+00">
                        <c:v>1107.44</c:v>
                      </c:pt>
                      <c:pt idx="226" formatCode="0.00E+00">
                        <c:v>1103.32</c:v>
                      </c:pt>
                      <c:pt idx="227" formatCode="0.00E+00">
                        <c:v>1099.22</c:v>
                      </c:pt>
                      <c:pt idx="228" formatCode="0.00E+00">
                        <c:v>1095.1400000000001</c:v>
                      </c:pt>
                      <c:pt idx="229" formatCode="0.00E+00">
                        <c:v>1091.08</c:v>
                      </c:pt>
                      <c:pt idx="230" formatCode="0.00E+00">
                        <c:v>1087.04</c:v>
                      </c:pt>
                      <c:pt idx="231" formatCode="0.00E+00">
                        <c:v>1083.02</c:v>
                      </c:pt>
                      <c:pt idx="232" formatCode="0.00E+00">
                        <c:v>1079.02</c:v>
                      </c:pt>
                      <c:pt idx="233" formatCode="0.00E+00">
                        <c:v>1075.03</c:v>
                      </c:pt>
                      <c:pt idx="234" formatCode="0.00E+00">
                        <c:v>1071.07</c:v>
                      </c:pt>
                      <c:pt idx="235" formatCode="0.00E+00">
                        <c:v>1067.1199999999999</c:v>
                      </c:pt>
                      <c:pt idx="236" formatCode="0.00E+00">
                        <c:v>1063.2</c:v>
                      </c:pt>
                      <c:pt idx="237" formatCode="0.00E+00">
                        <c:v>1059.29</c:v>
                      </c:pt>
                      <c:pt idx="238" formatCode="0.00E+00">
                        <c:v>1055.4000000000001</c:v>
                      </c:pt>
                      <c:pt idx="239" formatCode="0.00E+00">
                        <c:v>1051.54</c:v>
                      </c:pt>
                      <c:pt idx="240" formatCode="0.00E+00">
                        <c:v>1047.69</c:v>
                      </c:pt>
                      <c:pt idx="241" formatCode="0.00E+00">
                        <c:v>1043.8599999999999</c:v>
                      </c:pt>
                      <c:pt idx="242" formatCode="0.00E+00">
                        <c:v>1040.05</c:v>
                      </c:pt>
                      <c:pt idx="243" formatCode="0.00E+00">
                        <c:v>1036.26</c:v>
                      </c:pt>
                      <c:pt idx="244" formatCode="0.00E+00">
                        <c:v>1032.49</c:v>
                      </c:pt>
                      <c:pt idx="245" formatCode="0.00E+00">
                        <c:v>1028.73</c:v>
                      </c:pt>
                      <c:pt idx="246" formatCode="0.00E+00">
                        <c:v>1025</c:v>
                      </c:pt>
                      <c:pt idx="247" formatCode="0.00E+00">
                        <c:v>1021.28</c:v>
                      </c:pt>
                      <c:pt idx="248" formatCode="0.00E+00">
                        <c:v>1017.59</c:v>
                      </c:pt>
                      <c:pt idx="249" formatCode="0.00E+00">
                        <c:v>1013.91</c:v>
                      </c:pt>
                      <c:pt idx="250" formatCode="0.00E+00">
                        <c:v>1010.25</c:v>
                      </c:pt>
                      <c:pt idx="251" formatCode="0.00E+00">
                        <c:v>1006.61</c:v>
                      </c:pt>
                      <c:pt idx="252" formatCode="0.00E+00">
                        <c:v>1002.99</c:v>
                      </c:pt>
                      <c:pt idx="253">
                        <c:v>999.38800000000003</c:v>
                      </c:pt>
                      <c:pt idx="254">
                        <c:v>995.80499999999995</c:v>
                      </c:pt>
                      <c:pt idx="255">
                        <c:v>992.24099999999999</c:v>
                      </c:pt>
                      <c:pt idx="256">
                        <c:v>988.69600000000003</c:v>
                      </c:pt>
                      <c:pt idx="257">
                        <c:v>985.17</c:v>
                      </c:pt>
                      <c:pt idx="258">
                        <c:v>981.66399999999999</c:v>
                      </c:pt>
                      <c:pt idx="259">
                        <c:v>978.178</c:v>
                      </c:pt>
                      <c:pt idx="260">
                        <c:v>974.71299999999997</c:v>
                      </c:pt>
                      <c:pt idx="261">
                        <c:v>971.26800000000003</c:v>
                      </c:pt>
                      <c:pt idx="262">
                        <c:v>967.84299999999996</c:v>
                      </c:pt>
                      <c:pt idx="263">
                        <c:v>964.43799999999999</c:v>
                      </c:pt>
                      <c:pt idx="264">
                        <c:v>961.05200000000002</c:v>
                      </c:pt>
                      <c:pt idx="265">
                        <c:v>957.68600000000004</c:v>
                      </c:pt>
                      <c:pt idx="266">
                        <c:v>954.33900000000006</c:v>
                      </c:pt>
                      <c:pt idx="267">
                        <c:v>951.01199999999994</c:v>
                      </c:pt>
                      <c:pt idx="268">
                        <c:v>947.70399999999995</c:v>
                      </c:pt>
                      <c:pt idx="269">
                        <c:v>944.41600000000005</c:v>
                      </c:pt>
                      <c:pt idx="270">
                        <c:v>941.14700000000005</c:v>
                      </c:pt>
                      <c:pt idx="271">
                        <c:v>937.89599999999996</c:v>
                      </c:pt>
                      <c:pt idx="272">
                        <c:v>934.66499999999996</c:v>
                      </c:pt>
                      <c:pt idx="273">
                        <c:v>931.45299999999997</c:v>
                      </c:pt>
                      <c:pt idx="274">
                        <c:v>928.25900000000001</c:v>
                      </c:pt>
                      <c:pt idx="275">
                        <c:v>925.08399999999995</c:v>
                      </c:pt>
                      <c:pt idx="276">
                        <c:v>921.92700000000002</c:v>
                      </c:pt>
                      <c:pt idx="277">
                        <c:v>918.78800000000001</c:v>
                      </c:pt>
                      <c:pt idx="278">
                        <c:v>915.66700000000003</c:v>
                      </c:pt>
                      <c:pt idx="279">
                        <c:v>912.56500000000005</c:v>
                      </c:pt>
                      <c:pt idx="280">
                        <c:v>909.48099999999999</c:v>
                      </c:pt>
                      <c:pt idx="281">
                        <c:v>906.41399999999999</c:v>
                      </c:pt>
                      <c:pt idx="282">
                        <c:v>903.36599999999999</c:v>
                      </c:pt>
                      <c:pt idx="283">
                        <c:v>900.33500000000004</c:v>
                      </c:pt>
                      <c:pt idx="284">
                        <c:v>897.322</c:v>
                      </c:pt>
                      <c:pt idx="285">
                        <c:v>894.327</c:v>
                      </c:pt>
                      <c:pt idx="286">
                        <c:v>891.34900000000005</c:v>
                      </c:pt>
                      <c:pt idx="287">
                        <c:v>888.38800000000003</c:v>
                      </c:pt>
                      <c:pt idx="288">
                        <c:v>885.44500000000005</c:v>
                      </c:pt>
                      <c:pt idx="289">
                        <c:v>882.51800000000003</c:v>
                      </c:pt>
                      <c:pt idx="290">
                        <c:v>879.60900000000004</c:v>
                      </c:pt>
                      <c:pt idx="291">
                        <c:v>876.71699999999998</c:v>
                      </c:pt>
                      <c:pt idx="292">
                        <c:v>873.84100000000001</c:v>
                      </c:pt>
                      <c:pt idx="293">
                        <c:v>870.98199999999997</c:v>
                      </c:pt>
                      <c:pt idx="294">
                        <c:v>868.14</c:v>
                      </c:pt>
                      <c:pt idx="295">
                        <c:v>865.31399999999996</c:v>
                      </c:pt>
                      <c:pt idx="296">
                        <c:v>862.505</c:v>
                      </c:pt>
                      <c:pt idx="297">
                        <c:v>859.71199999999999</c:v>
                      </c:pt>
                      <c:pt idx="298">
                        <c:v>856.93499999999995</c:v>
                      </c:pt>
                      <c:pt idx="299">
                        <c:v>854.17499999999995</c:v>
                      </c:pt>
                      <c:pt idx="300">
                        <c:v>851.43100000000004</c:v>
                      </c:pt>
                      <c:pt idx="301">
                        <c:v>848.70299999999997</c:v>
                      </c:pt>
                      <c:pt idx="302">
                        <c:v>845.99099999999999</c:v>
                      </c:pt>
                      <c:pt idx="303">
                        <c:v>843.29499999999996</c:v>
                      </c:pt>
                      <c:pt idx="304">
                        <c:v>840.61500000000001</c:v>
                      </c:pt>
                      <c:pt idx="305">
                        <c:v>837.95100000000002</c:v>
                      </c:pt>
                      <c:pt idx="306">
                        <c:v>835.303</c:v>
                      </c:pt>
                      <c:pt idx="307">
                        <c:v>832.67</c:v>
                      </c:pt>
                      <c:pt idx="308">
                        <c:v>830.053</c:v>
                      </c:pt>
                      <c:pt idx="309">
                        <c:v>827.452</c:v>
                      </c:pt>
                      <c:pt idx="310">
                        <c:v>824.86599999999999</c:v>
                      </c:pt>
                      <c:pt idx="311">
                        <c:v>822.29499999999996</c:v>
                      </c:pt>
                      <c:pt idx="312">
                        <c:v>819.74</c:v>
                      </c:pt>
                      <c:pt idx="313">
                        <c:v>817.2</c:v>
                      </c:pt>
                      <c:pt idx="314">
                        <c:v>814.67499999999995</c:v>
                      </c:pt>
                      <c:pt idx="315">
                        <c:v>812.16499999999996</c:v>
                      </c:pt>
                      <c:pt idx="316">
                        <c:v>809.67</c:v>
                      </c:pt>
                      <c:pt idx="317">
                        <c:v>807.19</c:v>
                      </c:pt>
                      <c:pt idx="318">
                        <c:v>804.726</c:v>
                      </c:pt>
                      <c:pt idx="319">
                        <c:v>802.27499999999998</c:v>
                      </c:pt>
                      <c:pt idx="320">
                        <c:v>799.84</c:v>
                      </c:pt>
                      <c:pt idx="321">
                        <c:v>797.41899999999998</c:v>
                      </c:pt>
                      <c:pt idx="322">
                        <c:v>795.01300000000003</c:v>
                      </c:pt>
                      <c:pt idx="323">
                        <c:v>792.62099999999998</c:v>
                      </c:pt>
                      <c:pt idx="324">
                        <c:v>790.24400000000003</c:v>
                      </c:pt>
                      <c:pt idx="325">
                        <c:v>787.88099999999997</c:v>
                      </c:pt>
                      <c:pt idx="326">
                        <c:v>785.53300000000002</c:v>
                      </c:pt>
                      <c:pt idx="327">
                        <c:v>783.19799999999998</c:v>
                      </c:pt>
                      <c:pt idx="328">
                        <c:v>780.87800000000004</c:v>
                      </c:pt>
                      <c:pt idx="329">
                        <c:v>778.572</c:v>
                      </c:pt>
                      <c:pt idx="330">
                        <c:v>776.28</c:v>
                      </c:pt>
                      <c:pt idx="331">
                        <c:v>774.00199999999995</c:v>
                      </c:pt>
                      <c:pt idx="332">
                        <c:v>771.73800000000006</c:v>
                      </c:pt>
                      <c:pt idx="333">
                        <c:v>769.48800000000006</c:v>
                      </c:pt>
                      <c:pt idx="334">
                        <c:v>767.25099999999998</c:v>
                      </c:pt>
                      <c:pt idx="335">
                        <c:v>765.02800000000002</c:v>
                      </c:pt>
                      <c:pt idx="336">
                        <c:v>762.81799999999998</c:v>
                      </c:pt>
                      <c:pt idx="337">
                        <c:v>760.62199999999996</c:v>
                      </c:pt>
                      <c:pt idx="338">
                        <c:v>758.43899999999996</c:v>
                      </c:pt>
                      <c:pt idx="339">
                        <c:v>756.26900000000001</c:v>
                      </c:pt>
                      <c:pt idx="340">
                        <c:v>754.11199999999997</c:v>
                      </c:pt>
                      <c:pt idx="341">
                        <c:v>751.96900000000005</c:v>
                      </c:pt>
                      <c:pt idx="342">
                        <c:v>749.83799999999997</c:v>
                      </c:pt>
                      <c:pt idx="343">
                        <c:v>747.721</c:v>
                      </c:pt>
                      <c:pt idx="344">
                        <c:v>745.61599999999999</c:v>
                      </c:pt>
                      <c:pt idx="345">
                        <c:v>743.524</c:v>
                      </c:pt>
                      <c:pt idx="346">
                        <c:v>741.44500000000005</c:v>
                      </c:pt>
                      <c:pt idx="347">
                        <c:v>739.37800000000004</c:v>
                      </c:pt>
                      <c:pt idx="348">
                        <c:v>737.32399999999996</c:v>
                      </c:pt>
                      <c:pt idx="349">
                        <c:v>735.28200000000004</c:v>
                      </c:pt>
                      <c:pt idx="350">
                        <c:v>733.25300000000004</c:v>
                      </c:pt>
                      <c:pt idx="351">
                        <c:v>731.23500000000001</c:v>
                      </c:pt>
                      <c:pt idx="352">
                        <c:v>729.23</c:v>
                      </c:pt>
                      <c:pt idx="353">
                        <c:v>727.23699999999997</c:v>
                      </c:pt>
                      <c:pt idx="354">
                        <c:v>725.25699999999995</c:v>
                      </c:pt>
                      <c:pt idx="355">
                        <c:v>723.28800000000001</c:v>
                      </c:pt>
                      <c:pt idx="356">
                        <c:v>721.33</c:v>
                      </c:pt>
                      <c:pt idx="357">
                        <c:v>719.38499999999999</c:v>
                      </c:pt>
                      <c:pt idx="358">
                        <c:v>717.452</c:v>
                      </c:pt>
                      <c:pt idx="359">
                        <c:v>715.53</c:v>
                      </c:pt>
                      <c:pt idx="360">
                        <c:v>713.62</c:v>
                      </c:pt>
                      <c:pt idx="361">
                        <c:v>711.721</c:v>
                      </c:pt>
                      <c:pt idx="362">
                        <c:v>709.83399999999995</c:v>
                      </c:pt>
                      <c:pt idx="363">
                        <c:v>707.95799999999997</c:v>
                      </c:pt>
                      <c:pt idx="364">
                        <c:v>706.09400000000005</c:v>
                      </c:pt>
                      <c:pt idx="365">
                        <c:v>704.24099999999999</c:v>
                      </c:pt>
                      <c:pt idx="366">
                        <c:v>702.399</c:v>
                      </c:pt>
                      <c:pt idx="367">
                        <c:v>700.56799999999998</c:v>
                      </c:pt>
                      <c:pt idx="368">
                        <c:v>698.74800000000005</c:v>
                      </c:pt>
                      <c:pt idx="369">
                        <c:v>696.94</c:v>
                      </c:pt>
                      <c:pt idx="370">
                        <c:v>695.14200000000005</c:v>
                      </c:pt>
                      <c:pt idx="371">
                        <c:v>693.35500000000002</c:v>
                      </c:pt>
                      <c:pt idx="372">
                        <c:v>691.57899999999995</c:v>
                      </c:pt>
                      <c:pt idx="373">
                        <c:v>689.81399999999996</c:v>
                      </c:pt>
                      <c:pt idx="374">
                        <c:v>688.06</c:v>
                      </c:pt>
                      <c:pt idx="375">
                        <c:v>686.31600000000003</c:v>
                      </c:pt>
                      <c:pt idx="376">
                        <c:v>684.58299999999997</c:v>
                      </c:pt>
                      <c:pt idx="377">
                        <c:v>682.86</c:v>
                      </c:pt>
                      <c:pt idx="378">
                        <c:v>681.14700000000005</c:v>
                      </c:pt>
                      <c:pt idx="379">
                        <c:v>679.44500000000005</c:v>
                      </c:pt>
                      <c:pt idx="380">
                        <c:v>677.75400000000002</c:v>
                      </c:pt>
                      <c:pt idx="381">
                        <c:v>676.072</c:v>
                      </c:pt>
                      <c:pt idx="382">
                        <c:v>674.40099999999995</c:v>
                      </c:pt>
                      <c:pt idx="383">
                        <c:v>672.74</c:v>
                      </c:pt>
                      <c:pt idx="384">
                        <c:v>671.09</c:v>
                      </c:pt>
                      <c:pt idx="385">
                        <c:v>669.44899999999996</c:v>
                      </c:pt>
                      <c:pt idx="386">
                        <c:v>667.81799999999998</c:v>
                      </c:pt>
                      <c:pt idx="387">
                        <c:v>666.197</c:v>
                      </c:pt>
                      <c:pt idx="388">
                        <c:v>664.58600000000001</c:v>
                      </c:pt>
                      <c:pt idx="389">
                        <c:v>662.98500000000001</c:v>
                      </c:pt>
                      <c:pt idx="390">
                        <c:v>661.39300000000003</c:v>
                      </c:pt>
                      <c:pt idx="391">
                        <c:v>659.81100000000004</c:v>
                      </c:pt>
                      <c:pt idx="392">
                        <c:v>658.23900000000003</c:v>
                      </c:pt>
                      <c:pt idx="393">
                        <c:v>656.67600000000004</c:v>
                      </c:pt>
                      <c:pt idx="394">
                        <c:v>655.12300000000005</c:v>
                      </c:pt>
                      <c:pt idx="395">
                        <c:v>653.57899999999995</c:v>
                      </c:pt>
                      <c:pt idx="396">
                        <c:v>652.04399999999998</c:v>
                      </c:pt>
                      <c:pt idx="397">
                        <c:v>650.51900000000001</c:v>
                      </c:pt>
                      <c:pt idx="398">
                        <c:v>649.00300000000004</c:v>
                      </c:pt>
                      <c:pt idx="399">
                        <c:v>647.49599999999998</c:v>
                      </c:pt>
                      <c:pt idx="400">
                        <c:v>645.99800000000005</c:v>
                      </c:pt>
                      <c:pt idx="401">
                        <c:v>644.50900000000001</c:v>
                      </c:pt>
                      <c:pt idx="402">
                        <c:v>643.029</c:v>
                      </c:pt>
                      <c:pt idx="403">
                        <c:v>641.55799999999999</c:v>
                      </c:pt>
                      <c:pt idx="404">
                        <c:v>640.096</c:v>
                      </c:pt>
                      <c:pt idx="405">
                        <c:v>638.64300000000003</c:v>
                      </c:pt>
                      <c:pt idx="406">
                        <c:v>637.19899999999996</c:v>
                      </c:pt>
                      <c:pt idx="407">
                        <c:v>635.76300000000003</c:v>
                      </c:pt>
                      <c:pt idx="408">
                        <c:v>634.33600000000001</c:v>
                      </c:pt>
                      <c:pt idx="409">
                        <c:v>632.91800000000001</c:v>
                      </c:pt>
                      <c:pt idx="410">
                        <c:v>631.50800000000004</c:v>
                      </c:pt>
                      <c:pt idx="411">
                        <c:v>630.10599999999999</c:v>
                      </c:pt>
                      <c:pt idx="412">
                        <c:v>628.71299999999997</c:v>
                      </c:pt>
                      <c:pt idx="413">
                        <c:v>627.32899999999995</c:v>
                      </c:pt>
                      <c:pt idx="414">
                        <c:v>625.952</c:v>
                      </c:pt>
                      <c:pt idx="415">
                        <c:v>624.58399999999995</c:v>
                      </c:pt>
                      <c:pt idx="416">
                        <c:v>623.22500000000002</c:v>
                      </c:pt>
                      <c:pt idx="417">
                        <c:v>621.87300000000005</c:v>
                      </c:pt>
                      <c:pt idx="418">
                        <c:v>620.529</c:v>
                      </c:pt>
                      <c:pt idx="419">
                        <c:v>619.19399999999996</c:v>
                      </c:pt>
                      <c:pt idx="420">
                        <c:v>617.86699999999996</c:v>
                      </c:pt>
                      <c:pt idx="421">
                        <c:v>616.54700000000003</c:v>
                      </c:pt>
                      <c:pt idx="422">
                        <c:v>615.23599999999999</c:v>
                      </c:pt>
                      <c:pt idx="423">
                        <c:v>613.93200000000002</c:v>
                      </c:pt>
                      <c:pt idx="424">
                        <c:v>612.63599999999997</c:v>
                      </c:pt>
                      <c:pt idx="425">
                        <c:v>611.34799999999996</c:v>
                      </c:pt>
                      <c:pt idx="426">
                        <c:v>610.06799999999998</c:v>
                      </c:pt>
                      <c:pt idx="427">
                        <c:v>608.79499999999996</c:v>
                      </c:pt>
                      <c:pt idx="428">
                        <c:v>607.53</c:v>
                      </c:pt>
                      <c:pt idx="429">
                        <c:v>606.27300000000002</c:v>
                      </c:pt>
                      <c:pt idx="430">
                        <c:v>605.02300000000002</c:v>
                      </c:pt>
                      <c:pt idx="431">
                        <c:v>603.78</c:v>
                      </c:pt>
                      <c:pt idx="432">
                        <c:v>602.54499999999996</c:v>
                      </c:pt>
                      <c:pt idx="433">
                        <c:v>601.31799999999998</c:v>
                      </c:pt>
                      <c:pt idx="434">
                        <c:v>600.09699999999998</c:v>
                      </c:pt>
                      <c:pt idx="435">
                        <c:v>598.88400000000001</c:v>
                      </c:pt>
                      <c:pt idx="436">
                        <c:v>597.67899999999997</c:v>
                      </c:pt>
                      <c:pt idx="437">
                        <c:v>596.48</c:v>
                      </c:pt>
                      <c:pt idx="438">
                        <c:v>595.28899999999999</c:v>
                      </c:pt>
                      <c:pt idx="439">
                        <c:v>594.10500000000002</c:v>
                      </c:pt>
                      <c:pt idx="440">
                        <c:v>592.92700000000002</c:v>
                      </c:pt>
                      <c:pt idx="441">
                        <c:v>591.75699999999995</c:v>
                      </c:pt>
                      <c:pt idx="442">
                        <c:v>590.59400000000005</c:v>
                      </c:pt>
                      <c:pt idx="443">
                        <c:v>589.43799999999999</c:v>
                      </c:pt>
                      <c:pt idx="444">
                        <c:v>588.28800000000001</c:v>
                      </c:pt>
                      <c:pt idx="445">
                        <c:v>587.14599999999996</c:v>
                      </c:pt>
                      <c:pt idx="446">
                        <c:v>586.01</c:v>
                      </c:pt>
                      <c:pt idx="447">
                        <c:v>584.88099999999997</c:v>
                      </c:pt>
                      <c:pt idx="448">
                        <c:v>583.75900000000001</c:v>
                      </c:pt>
                      <c:pt idx="449">
                        <c:v>582.64300000000003</c:v>
                      </c:pt>
                      <c:pt idx="450">
                        <c:v>581.53399999999999</c:v>
                      </c:pt>
                      <c:pt idx="451">
                        <c:v>580.43200000000002</c:v>
                      </c:pt>
                      <c:pt idx="452">
                        <c:v>579.33600000000001</c:v>
                      </c:pt>
                      <c:pt idx="453">
                        <c:v>578.24699999999996</c:v>
                      </c:pt>
                      <c:pt idx="454">
                        <c:v>577.16399999999999</c:v>
                      </c:pt>
                      <c:pt idx="455">
                        <c:v>576.08699999999999</c:v>
                      </c:pt>
                      <c:pt idx="456">
                        <c:v>575.01700000000005</c:v>
                      </c:pt>
                      <c:pt idx="457">
                        <c:v>573.95399999999995</c:v>
                      </c:pt>
                      <c:pt idx="458">
                        <c:v>572.89599999999996</c:v>
                      </c:pt>
                      <c:pt idx="459">
                        <c:v>571.84500000000003</c:v>
                      </c:pt>
                      <c:pt idx="460">
                        <c:v>570.79999999999995</c:v>
                      </c:pt>
                      <c:pt idx="461">
                        <c:v>569.76199999999994</c:v>
                      </c:pt>
                      <c:pt idx="462">
                        <c:v>568.72900000000004</c:v>
                      </c:pt>
                      <c:pt idx="463">
                        <c:v>567.70299999999997</c:v>
                      </c:pt>
                      <c:pt idx="464">
                        <c:v>566.68299999999999</c:v>
                      </c:pt>
                      <c:pt idx="465">
                        <c:v>565.66899999999998</c:v>
                      </c:pt>
                      <c:pt idx="466">
                        <c:v>564.66</c:v>
                      </c:pt>
                      <c:pt idx="467">
                        <c:v>563.65800000000002</c:v>
                      </c:pt>
                      <c:pt idx="468">
                        <c:v>562.66200000000003</c:v>
                      </c:pt>
                      <c:pt idx="469">
                        <c:v>561.67100000000005</c:v>
                      </c:pt>
                      <c:pt idx="470">
                        <c:v>560.68700000000001</c:v>
                      </c:pt>
                      <c:pt idx="471">
                        <c:v>559.70799999999997</c:v>
                      </c:pt>
                      <c:pt idx="472">
                        <c:v>558.73500000000001</c:v>
                      </c:pt>
                      <c:pt idx="473">
                        <c:v>557.76700000000005</c:v>
                      </c:pt>
                      <c:pt idx="474">
                        <c:v>556.80600000000004</c:v>
                      </c:pt>
                      <c:pt idx="475">
                        <c:v>555.85</c:v>
                      </c:pt>
                      <c:pt idx="476">
                        <c:v>554.899</c:v>
                      </c:pt>
                      <c:pt idx="477">
                        <c:v>553.95399999999995</c:v>
                      </c:pt>
                      <c:pt idx="478">
                        <c:v>553.01499999999999</c:v>
                      </c:pt>
                      <c:pt idx="479">
                        <c:v>552.08100000000002</c:v>
                      </c:pt>
                      <c:pt idx="480">
                        <c:v>551.15300000000002</c:v>
                      </c:pt>
                      <c:pt idx="481">
                        <c:v>550.23</c:v>
                      </c:pt>
                      <c:pt idx="482">
                        <c:v>549.31200000000001</c:v>
                      </c:pt>
                      <c:pt idx="483">
                        <c:v>548.4</c:v>
                      </c:pt>
                      <c:pt idx="484">
                        <c:v>547.49300000000005</c:v>
                      </c:pt>
                      <c:pt idx="485">
                        <c:v>546.59100000000001</c:v>
                      </c:pt>
                      <c:pt idx="486">
                        <c:v>545.69500000000005</c:v>
                      </c:pt>
                      <c:pt idx="487">
                        <c:v>544.80399999999997</c:v>
                      </c:pt>
                      <c:pt idx="488">
                        <c:v>543.91800000000001</c:v>
                      </c:pt>
                      <c:pt idx="489">
                        <c:v>543.03700000000003</c:v>
                      </c:pt>
                      <c:pt idx="490">
                        <c:v>542.16200000000003</c:v>
                      </c:pt>
                      <c:pt idx="491">
                        <c:v>541.29100000000005</c:v>
                      </c:pt>
                      <c:pt idx="492">
                        <c:v>540.42499999999995</c:v>
                      </c:pt>
                      <c:pt idx="493">
                        <c:v>539.56500000000005</c:v>
                      </c:pt>
                      <c:pt idx="494">
                        <c:v>538.70899999999995</c:v>
                      </c:pt>
                      <c:pt idx="495">
                        <c:v>537.85900000000004</c:v>
                      </c:pt>
                      <c:pt idx="496">
                        <c:v>537.01300000000003</c:v>
                      </c:pt>
                      <c:pt idx="497">
                        <c:v>536.17200000000003</c:v>
                      </c:pt>
                      <c:pt idx="498">
                        <c:v>535.33600000000001</c:v>
                      </c:pt>
                      <c:pt idx="499">
                        <c:v>534.505</c:v>
                      </c:pt>
                      <c:pt idx="500">
                        <c:v>533.67899999999997</c:v>
                      </c:pt>
                      <c:pt idx="501">
                        <c:v>532.85799999999995</c:v>
                      </c:pt>
                      <c:pt idx="502">
                        <c:v>532.04100000000005</c:v>
                      </c:pt>
                      <c:pt idx="503">
                        <c:v>531.22900000000004</c:v>
                      </c:pt>
                      <c:pt idx="504">
                        <c:v>530.42100000000005</c:v>
                      </c:pt>
                      <c:pt idx="505">
                        <c:v>529.61900000000003</c:v>
                      </c:pt>
                      <c:pt idx="506">
                        <c:v>528.82100000000003</c:v>
                      </c:pt>
                      <c:pt idx="507">
                        <c:v>528.02700000000004</c:v>
                      </c:pt>
                      <c:pt idx="508">
                        <c:v>527.23800000000006</c:v>
                      </c:pt>
                      <c:pt idx="509">
                        <c:v>526.45399999999995</c:v>
                      </c:pt>
                      <c:pt idx="510">
                        <c:v>525.67399999999998</c:v>
                      </c:pt>
                      <c:pt idx="511">
                        <c:v>524.89800000000002</c:v>
                      </c:pt>
                      <c:pt idx="512">
                        <c:v>524.12699999999995</c:v>
                      </c:pt>
                      <c:pt idx="513">
                        <c:v>523.36099999999999</c:v>
                      </c:pt>
                      <c:pt idx="514">
                        <c:v>522.59799999999996</c:v>
                      </c:pt>
                      <c:pt idx="515">
                        <c:v>521.84100000000001</c:v>
                      </c:pt>
                      <c:pt idx="516">
                        <c:v>521.08699999999999</c:v>
                      </c:pt>
                      <c:pt idx="517">
                        <c:v>520.33799999999997</c:v>
                      </c:pt>
                      <c:pt idx="518">
                        <c:v>519.59299999999996</c:v>
                      </c:pt>
                      <c:pt idx="519">
                        <c:v>518.85199999999998</c:v>
                      </c:pt>
                      <c:pt idx="520">
                        <c:v>518.11599999999999</c:v>
                      </c:pt>
                      <c:pt idx="521">
                        <c:v>517.38400000000001</c:v>
                      </c:pt>
                      <c:pt idx="522">
                        <c:v>516.65599999999995</c:v>
                      </c:pt>
                      <c:pt idx="523">
                        <c:v>515.93200000000002</c:v>
                      </c:pt>
                      <c:pt idx="524">
                        <c:v>515.21199999999999</c:v>
                      </c:pt>
                      <c:pt idx="525">
                        <c:v>514.49699999999996</c:v>
                      </c:pt>
                      <c:pt idx="526">
                        <c:v>513.78599999999994</c:v>
                      </c:pt>
                      <c:pt idx="527">
                        <c:v>513.07799999999997</c:v>
                      </c:pt>
                      <c:pt idx="528">
                        <c:v>512.375</c:v>
                      </c:pt>
                      <c:pt idx="529">
                        <c:v>511.67599999999999</c:v>
                      </c:pt>
                      <c:pt idx="530">
                        <c:v>510.98099999999999</c:v>
                      </c:pt>
                      <c:pt idx="531">
                        <c:v>510.29</c:v>
                      </c:pt>
                      <c:pt idx="532">
                        <c:v>509.60199999999998</c:v>
                      </c:pt>
                      <c:pt idx="533">
                        <c:v>508.91899999999998</c:v>
                      </c:pt>
                      <c:pt idx="534">
                        <c:v>508.23899999999998</c:v>
                      </c:pt>
                      <c:pt idx="535">
                        <c:v>507.56400000000002</c:v>
                      </c:pt>
                      <c:pt idx="536">
                        <c:v>506.892</c:v>
                      </c:pt>
                      <c:pt idx="537">
                        <c:v>506.22399999999999</c:v>
                      </c:pt>
                      <c:pt idx="538">
                        <c:v>505.56</c:v>
                      </c:pt>
                      <c:pt idx="539">
                        <c:v>504.899</c:v>
                      </c:pt>
                      <c:pt idx="540">
                        <c:v>504.24200000000002</c:v>
                      </c:pt>
                      <c:pt idx="541">
                        <c:v>503.589</c:v>
                      </c:pt>
                      <c:pt idx="542">
                        <c:v>502.94</c:v>
                      </c:pt>
                      <c:pt idx="543">
                        <c:v>502.29399999999998</c:v>
                      </c:pt>
                      <c:pt idx="544">
                        <c:v>501.65199999999999</c:v>
                      </c:pt>
                      <c:pt idx="545">
                        <c:v>501.01400000000001</c:v>
                      </c:pt>
                      <c:pt idx="546">
                        <c:v>500.37900000000002</c:v>
                      </c:pt>
                      <c:pt idx="547">
                        <c:v>499.74799999999999</c:v>
                      </c:pt>
                      <c:pt idx="548">
                        <c:v>499.12</c:v>
                      </c:pt>
                      <c:pt idx="549">
                        <c:v>498.49599999999998</c:v>
                      </c:pt>
                      <c:pt idx="550">
                        <c:v>497.875</c:v>
                      </c:pt>
                      <c:pt idx="551">
                        <c:v>497.25799999999998</c:v>
                      </c:pt>
                      <c:pt idx="552">
                        <c:v>496.64400000000001</c:v>
                      </c:pt>
                      <c:pt idx="553">
                        <c:v>496.03399999999999</c:v>
                      </c:pt>
                      <c:pt idx="554">
                        <c:v>495.42700000000002</c:v>
                      </c:pt>
                      <c:pt idx="555">
                        <c:v>494.82299999999998</c:v>
                      </c:pt>
                      <c:pt idx="556">
                        <c:v>494.22300000000001</c:v>
                      </c:pt>
                      <c:pt idx="557">
                        <c:v>493.62599999999998</c:v>
                      </c:pt>
                      <c:pt idx="558">
                        <c:v>493.03300000000002</c:v>
                      </c:pt>
                      <c:pt idx="559">
                        <c:v>492.44200000000001</c:v>
                      </c:pt>
                      <c:pt idx="560">
                        <c:v>491.85500000000002</c:v>
                      </c:pt>
                      <c:pt idx="561">
                        <c:v>491.27199999999999</c:v>
                      </c:pt>
                      <c:pt idx="562">
                        <c:v>490.69099999999997</c:v>
                      </c:pt>
                      <c:pt idx="563">
                        <c:v>490.11399999999998</c:v>
                      </c:pt>
                      <c:pt idx="564">
                        <c:v>489.54</c:v>
                      </c:pt>
                      <c:pt idx="565">
                        <c:v>488.96899999999999</c:v>
                      </c:pt>
                      <c:pt idx="566">
                        <c:v>488.40199999999999</c:v>
                      </c:pt>
                      <c:pt idx="567">
                        <c:v>487.83699999999999</c:v>
                      </c:pt>
                      <c:pt idx="568">
                        <c:v>487.27600000000001</c:v>
                      </c:pt>
                      <c:pt idx="569">
                        <c:v>486.71699999999998</c:v>
                      </c:pt>
                      <c:pt idx="570">
                        <c:v>486.16199999999998</c:v>
                      </c:pt>
                      <c:pt idx="571">
                        <c:v>485.61</c:v>
                      </c:pt>
                      <c:pt idx="572">
                        <c:v>485.06099999999998</c:v>
                      </c:pt>
                      <c:pt idx="573">
                        <c:v>484.51400000000001</c:v>
                      </c:pt>
                      <c:pt idx="574">
                        <c:v>483.971</c:v>
                      </c:pt>
                      <c:pt idx="575">
                        <c:v>483.43099999999998</c:v>
                      </c:pt>
                      <c:pt idx="576">
                        <c:v>482.89400000000001</c:v>
                      </c:pt>
                      <c:pt idx="577">
                        <c:v>482.35899999999998</c:v>
                      </c:pt>
                      <c:pt idx="578">
                        <c:v>481.82799999999997</c:v>
                      </c:pt>
                      <c:pt idx="579">
                        <c:v>481.29899999999998</c:v>
                      </c:pt>
                      <c:pt idx="580">
                        <c:v>480.77300000000002</c:v>
                      </c:pt>
                      <c:pt idx="581">
                        <c:v>480.25</c:v>
                      </c:pt>
                      <c:pt idx="582">
                        <c:v>479.73</c:v>
                      </c:pt>
                      <c:pt idx="583">
                        <c:v>479.21300000000002</c:v>
                      </c:pt>
                      <c:pt idx="584">
                        <c:v>478.69799999999998</c:v>
                      </c:pt>
                      <c:pt idx="585">
                        <c:v>478.18599999999998</c:v>
                      </c:pt>
                      <c:pt idx="586">
                        <c:v>477.67700000000002</c:v>
                      </c:pt>
                      <c:pt idx="587">
                        <c:v>477.17099999999999</c:v>
                      </c:pt>
                      <c:pt idx="588">
                        <c:v>476.66699999999997</c:v>
                      </c:pt>
                      <c:pt idx="589">
                        <c:v>476.166</c:v>
                      </c:pt>
                      <c:pt idx="590">
                        <c:v>475.66800000000001</c:v>
                      </c:pt>
                      <c:pt idx="591">
                        <c:v>475.17200000000003</c:v>
                      </c:pt>
                      <c:pt idx="592">
                        <c:v>474.67899999999997</c:v>
                      </c:pt>
                      <c:pt idx="593">
                        <c:v>474.18900000000002</c:v>
                      </c:pt>
                      <c:pt idx="594">
                        <c:v>473.70100000000002</c:v>
                      </c:pt>
                      <c:pt idx="595">
                        <c:v>473.21499999999997</c:v>
                      </c:pt>
                      <c:pt idx="596">
                        <c:v>472.73200000000003</c:v>
                      </c:pt>
                      <c:pt idx="597">
                        <c:v>472.25200000000001</c:v>
                      </c:pt>
                      <c:pt idx="598">
                        <c:v>471.774</c:v>
                      </c:pt>
                      <c:pt idx="599">
                        <c:v>471.29899999999998</c:v>
                      </c:pt>
                      <c:pt idx="600">
                        <c:v>470.82600000000002</c:v>
                      </c:pt>
                      <c:pt idx="601">
                        <c:v>470.35599999999999</c:v>
                      </c:pt>
                      <c:pt idx="602">
                        <c:v>469.88799999999998</c:v>
                      </c:pt>
                      <c:pt idx="603">
                        <c:v>469.423</c:v>
                      </c:pt>
                      <c:pt idx="604">
                        <c:v>468.96</c:v>
                      </c:pt>
                      <c:pt idx="605">
                        <c:v>468.49900000000002</c:v>
                      </c:pt>
                      <c:pt idx="606">
                        <c:v>468.04</c:v>
                      </c:pt>
                      <c:pt idx="607">
                        <c:v>467.584</c:v>
                      </c:pt>
                      <c:pt idx="608">
                        <c:v>467.13099999999997</c:v>
                      </c:pt>
                      <c:pt idx="609">
                        <c:v>466.67899999999997</c:v>
                      </c:pt>
                      <c:pt idx="610">
                        <c:v>466.23</c:v>
                      </c:pt>
                      <c:pt idx="611">
                        <c:v>465.78300000000002</c:v>
                      </c:pt>
                      <c:pt idx="612">
                        <c:v>465.33800000000002</c:v>
                      </c:pt>
                      <c:pt idx="613">
                        <c:v>464.89499999999998</c:v>
                      </c:pt>
                      <c:pt idx="614">
                        <c:v>464.45499999999998</c:v>
                      </c:pt>
                      <c:pt idx="615">
                        <c:v>464.017</c:v>
                      </c:pt>
                      <c:pt idx="616">
                        <c:v>463.58100000000002</c:v>
                      </c:pt>
                      <c:pt idx="617">
                        <c:v>463.14800000000002</c:v>
                      </c:pt>
                      <c:pt idx="618">
                        <c:v>462.71699999999998</c:v>
                      </c:pt>
                      <c:pt idx="619">
                        <c:v>462.28800000000001</c:v>
                      </c:pt>
                      <c:pt idx="620">
                        <c:v>461.86099999999999</c:v>
                      </c:pt>
                      <c:pt idx="621">
                        <c:v>461.43599999999998</c:v>
                      </c:pt>
                      <c:pt idx="622">
                        <c:v>461.01400000000001</c:v>
                      </c:pt>
                      <c:pt idx="623">
                        <c:v>460.59300000000002</c:v>
                      </c:pt>
                      <c:pt idx="624">
                        <c:v>460.17500000000001</c:v>
                      </c:pt>
                      <c:pt idx="625">
                        <c:v>459.75900000000001</c:v>
                      </c:pt>
                      <c:pt idx="626">
                        <c:v>459.34500000000003</c:v>
                      </c:pt>
                      <c:pt idx="627">
                        <c:v>458.93299999999999</c:v>
                      </c:pt>
                      <c:pt idx="628">
                        <c:v>458.52300000000002</c:v>
                      </c:pt>
                      <c:pt idx="629">
                        <c:v>458.11599999999999</c:v>
                      </c:pt>
                      <c:pt idx="630">
                        <c:v>457.71</c:v>
                      </c:pt>
                      <c:pt idx="631">
                        <c:v>457.30700000000002</c:v>
                      </c:pt>
                      <c:pt idx="632">
                        <c:v>456.90600000000001</c:v>
                      </c:pt>
                      <c:pt idx="633">
                        <c:v>456.50700000000001</c:v>
                      </c:pt>
                      <c:pt idx="634">
                        <c:v>456.11099999999999</c:v>
                      </c:pt>
                      <c:pt idx="635">
                        <c:v>455.71600000000001</c:v>
                      </c:pt>
                      <c:pt idx="636">
                        <c:v>455.32299999999998</c:v>
                      </c:pt>
                      <c:pt idx="637">
                        <c:v>454.93299999999999</c:v>
                      </c:pt>
                      <c:pt idx="638">
                        <c:v>454.54399999999998</c:v>
                      </c:pt>
                      <c:pt idx="639">
                        <c:v>454.15800000000002</c:v>
                      </c:pt>
                      <c:pt idx="640">
                        <c:v>453.774</c:v>
                      </c:pt>
                      <c:pt idx="641">
                        <c:v>453.39100000000002</c:v>
                      </c:pt>
                      <c:pt idx="642">
                        <c:v>453.01100000000002</c:v>
                      </c:pt>
                      <c:pt idx="643">
                        <c:v>452.63299999999998</c:v>
                      </c:pt>
                      <c:pt idx="644">
                        <c:v>452.25599999999997</c:v>
                      </c:pt>
                      <c:pt idx="645">
                        <c:v>451.88200000000001</c:v>
                      </c:pt>
                      <c:pt idx="646">
                        <c:v>451.51</c:v>
                      </c:pt>
                      <c:pt idx="647">
                        <c:v>451.13900000000001</c:v>
                      </c:pt>
                      <c:pt idx="648">
                        <c:v>450.77100000000002</c:v>
                      </c:pt>
                      <c:pt idx="649">
                        <c:v>450.404</c:v>
                      </c:pt>
                      <c:pt idx="650">
                        <c:v>450.03899999999999</c:v>
                      </c:pt>
                      <c:pt idx="651">
                        <c:v>449.67700000000002</c:v>
                      </c:pt>
                      <c:pt idx="652">
                        <c:v>449.31599999999997</c:v>
                      </c:pt>
                      <c:pt idx="653">
                        <c:v>448.95699999999999</c:v>
                      </c:pt>
                      <c:pt idx="654">
                        <c:v>448.6</c:v>
                      </c:pt>
                      <c:pt idx="655">
                        <c:v>448.245</c:v>
                      </c:pt>
                      <c:pt idx="656">
                        <c:v>447.89100000000002</c:v>
                      </c:pt>
                      <c:pt idx="657">
                        <c:v>447.54</c:v>
                      </c:pt>
                      <c:pt idx="658">
                        <c:v>447.19</c:v>
                      </c:pt>
                      <c:pt idx="659">
                        <c:v>446.84199999999998</c:v>
                      </c:pt>
                      <c:pt idx="660">
                        <c:v>446.49599999999998</c:v>
                      </c:pt>
                      <c:pt idx="661">
                        <c:v>446.15199999999999</c:v>
                      </c:pt>
                      <c:pt idx="662">
                        <c:v>445.80900000000003</c:v>
                      </c:pt>
                      <c:pt idx="663">
                        <c:v>445.46899999999999</c:v>
                      </c:pt>
                      <c:pt idx="664">
                        <c:v>445.13</c:v>
                      </c:pt>
                      <c:pt idx="665">
                        <c:v>444.79300000000001</c:v>
                      </c:pt>
                      <c:pt idx="666">
                        <c:v>444.45699999999999</c:v>
                      </c:pt>
                      <c:pt idx="667">
                        <c:v>444.12299999999999</c:v>
                      </c:pt>
                      <c:pt idx="668">
                        <c:v>443.79199999999997</c:v>
                      </c:pt>
                      <c:pt idx="669">
                        <c:v>443.46100000000001</c:v>
                      </c:pt>
                      <c:pt idx="670">
                        <c:v>443.13299999999998</c:v>
                      </c:pt>
                      <c:pt idx="671">
                        <c:v>442.80599999999998</c:v>
                      </c:pt>
                      <c:pt idx="672">
                        <c:v>442.48099999999999</c:v>
                      </c:pt>
                      <c:pt idx="673">
                        <c:v>442.15699999999998</c:v>
                      </c:pt>
                      <c:pt idx="674">
                        <c:v>441.83499999999998</c:v>
                      </c:pt>
                      <c:pt idx="675">
                        <c:v>441.51499999999999</c:v>
                      </c:pt>
                      <c:pt idx="676">
                        <c:v>441.197</c:v>
                      </c:pt>
                      <c:pt idx="677">
                        <c:v>440.88</c:v>
                      </c:pt>
                      <c:pt idx="678">
                        <c:v>440.565</c:v>
                      </c:pt>
                      <c:pt idx="679">
                        <c:v>440.25099999999998</c:v>
                      </c:pt>
                      <c:pt idx="680">
                        <c:v>439.93900000000002</c:v>
                      </c:pt>
                      <c:pt idx="681">
                        <c:v>439.62900000000002</c:v>
                      </c:pt>
                      <c:pt idx="682">
                        <c:v>439.32</c:v>
                      </c:pt>
                      <c:pt idx="683">
                        <c:v>439.012</c:v>
                      </c:pt>
                      <c:pt idx="684">
                        <c:v>438.70699999999999</c:v>
                      </c:pt>
                      <c:pt idx="685">
                        <c:v>438.40199999999999</c:v>
                      </c:pt>
                      <c:pt idx="686">
                        <c:v>438.1</c:v>
                      </c:pt>
                      <c:pt idx="687">
                        <c:v>437.79899999999998</c:v>
                      </c:pt>
                      <c:pt idx="688">
                        <c:v>437.49900000000002</c:v>
                      </c:pt>
                      <c:pt idx="689">
                        <c:v>437.20100000000002</c:v>
                      </c:pt>
                      <c:pt idx="690">
                        <c:v>436.90499999999997</c:v>
                      </c:pt>
                      <c:pt idx="691">
                        <c:v>436.61</c:v>
                      </c:pt>
                      <c:pt idx="692">
                        <c:v>436.31599999999997</c:v>
                      </c:pt>
                      <c:pt idx="693">
                        <c:v>436.024</c:v>
                      </c:pt>
                      <c:pt idx="694">
                        <c:v>435.73399999999998</c:v>
                      </c:pt>
                      <c:pt idx="695">
                        <c:v>435.44499999999999</c:v>
                      </c:pt>
                      <c:pt idx="696">
                        <c:v>435.15699999999998</c:v>
                      </c:pt>
                      <c:pt idx="697">
                        <c:v>434.87099999999998</c:v>
                      </c:pt>
                      <c:pt idx="698">
                        <c:v>434.58600000000001</c:v>
                      </c:pt>
                      <c:pt idx="699">
                        <c:v>434.303</c:v>
                      </c:pt>
                      <c:pt idx="700">
                        <c:v>434.02100000000002</c:v>
                      </c:pt>
                      <c:pt idx="701">
                        <c:v>433.74</c:v>
                      </c:pt>
                      <c:pt idx="702">
                        <c:v>433.46100000000001</c:v>
                      </c:pt>
                      <c:pt idx="703">
                        <c:v>433.18400000000003</c:v>
                      </c:pt>
                      <c:pt idx="704">
                        <c:v>432.90699999999998</c:v>
                      </c:pt>
                      <c:pt idx="705">
                        <c:v>432.63299999999998</c:v>
                      </c:pt>
                      <c:pt idx="706">
                        <c:v>432.35899999999998</c:v>
                      </c:pt>
                      <c:pt idx="707">
                        <c:v>432.08699999999999</c:v>
                      </c:pt>
                      <c:pt idx="708">
                        <c:v>431.81599999999997</c:v>
                      </c:pt>
                      <c:pt idx="709">
                        <c:v>431.54700000000003</c:v>
                      </c:pt>
                      <c:pt idx="710">
                        <c:v>431.279</c:v>
                      </c:pt>
                      <c:pt idx="711">
                        <c:v>431.012</c:v>
                      </c:pt>
                      <c:pt idx="712">
                        <c:v>430.74599999999998</c:v>
                      </c:pt>
                      <c:pt idx="713">
                        <c:v>430.48200000000003</c:v>
                      </c:pt>
                      <c:pt idx="714">
                        <c:v>430.21899999999999</c:v>
                      </c:pt>
                      <c:pt idx="715">
                        <c:v>429.95800000000003</c:v>
                      </c:pt>
                      <c:pt idx="716">
                        <c:v>429.69799999999998</c:v>
                      </c:pt>
                      <c:pt idx="717">
                        <c:v>429.43900000000002</c:v>
                      </c:pt>
                      <c:pt idx="718">
                        <c:v>429.18099999999998</c:v>
                      </c:pt>
                      <c:pt idx="719">
                        <c:v>428.92500000000001</c:v>
                      </c:pt>
                      <c:pt idx="720">
                        <c:v>428.67</c:v>
                      </c:pt>
                      <c:pt idx="721">
                        <c:v>428.416</c:v>
                      </c:pt>
                      <c:pt idx="722">
                        <c:v>428.16300000000001</c:v>
                      </c:pt>
                      <c:pt idx="723">
                        <c:v>427.91199999999998</c:v>
                      </c:pt>
                      <c:pt idx="724">
                        <c:v>427.661</c:v>
                      </c:pt>
                      <c:pt idx="725">
                        <c:v>427.41300000000001</c:v>
                      </c:pt>
                      <c:pt idx="726">
                        <c:v>427.16500000000002</c:v>
                      </c:pt>
                      <c:pt idx="727">
                        <c:v>426.91800000000001</c:v>
                      </c:pt>
                      <c:pt idx="728">
                        <c:v>426.673</c:v>
                      </c:pt>
                      <c:pt idx="729">
                        <c:v>426.42899999999997</c:v>
                      </c:pt>
                      <c:pt idx="730">
                        <c:v>426.18599999999998</c:v>
                      </c:pt>
                      <c:pt idx="731">
                        <c:v>425.94400000000002</c:v>
                      </c:pt>
                      <c:pt idx="732">
                        <c:v>425.70400000000001</c:v>
                      </c:pt>
                      <c:pt idx="733">
                        <c:v>425.464</c:v>
                      </c:pt>
                      <c:pt idx="734">
                        <c:v>425.226</c:v>
                      </c:pt>
                      <c:pt idx="735">
                        <c:v>424.98899999999998</c:v>
                      </c:pt>
                      <c:pt idx="736">
                        <c:v>424.75299999999999</c:v>
                      </c:pt>
                      <c:pt idx="737">
                        <c:v>424.51799999999997</c:v>
                      </c:pt>
                      <c:pt idx="738">
                        <c:v>424.28500000000003</c:v>
                      </c:pt>
                      <c:pt idx="739">
                        <c:v>424.05200000000002</c:v>
                      </c:pt>
                      <c:pt idx="740">
                        <c:v>423.82100000000003</c:v>
                      </c:pt>
                      <c:pt idx="741">
                        <c:v>423.59100000000001</c:v>
                      </c:pt>
                      <c:pt idx="742">
                        <c:v>423.36099999999999</c:v>
                      </c:pt>
                      <c:pt idx="743">
                        <c:v>423.13299999999998</c:v>
                      </c:pt>
                      <c:pt idx="744">
                        <c:v>422.90600000000001</c:v>
                      </c:pt>
                      <c:pt idx="745">
                        <c:v>422.68099999999998</c:v>
                      </c:pt>
                      <c:pt idx="746">
                        <c:v>422.45600000000002</c:v>
                      </c:pt>
                      <c:pt idx="747">
                        <c:v>422.23200000000003</c:v>
                      </c:pt>
                      <c:pt idx="748">
                        <c:v>422.00900000000001</c:v>
                      </c:pt>
                      <c:pt idx="749">
                        <c:v>421.78800000000001</c:v>
                      </c:pt>
                      <c:pt idx="750">
                        <c:v>421.56700000000001</c:v>
                      </c:pt>
                      <c:pt idx="751">
                        <c:v>421.34800000000001</c:v>
                      </c:pt>
                      <c:pt idx="752">
                        <c:v>421.12900000000002</c:v>
                      </c:pt>
                      <c:pt idx="753">
                        <c:v>420.91199999999998</c:v>
                      </c:pt>
                      <c:pt idx="754">
                        <c:v>420.69499999999999</c:v>
                      </c:pt>
                      <c:pt idx="755">
                        <c:v>420.48</c:v>
                      </c:pt>
                      <c:pt idx="756">
                        <c:v>420.26600000000002</c:v>
                      </c:pt>
                      <c:pt idx="757">
                        <c:v>420.053</c:v>
                      </c:pt>
                      <c:pt idx="758">
                        <c:v>419.84</c:v>
                      </c:pt>
                      <c:pt idx="759">
                        <c:v>419.62900000000002</c:v>
                      </c:pt>
                      <c:pt idx="760">
                        <c:v>419.41899999999998</c:v>
                      </c:pt>
                      <c:pt idx="761">
                        <c:v>419.209</c:v>
                      </c:pt>
                      <c:pt idx="762">
                        <c:v>419.00099999999998</c:v>
                      </c:pt>
                      <c:pt idx="763">
                        <c:v>418.79399999999998</c:v>
                      </c:pt>
                      <c:pt idx="764">
                        <c:v>418.58699999999999</c:v>
                      </c:pt>
                      <c:pt idx="765">
                        <c:v>418.38200000000001</c:v>
                      </c:pt>
                      <c:pt idx="766">
                        <c:v>418.17700000000002</c:v>
                      </c:pt>
                      <c:pt idx="767">
                        <c:v>418.137</c:v>
                      </c:pt>
                      <c:pt idx="768">
                        <c:v>418.137</c:v>
                      </c:pt>
                      <c:pt idx="769">
                        <c:v>403.86599999999999</c:v>
                      </c:pt>
                      <c:pt idx="770">
                        <c:v>393.61900000000003</c:v>
                      </c:pt>
                      <c:pt idx="771">
                        <c:v>386.04899999999998</c:v>
                      </c:pt>
                      <c:pt idx="772">
                        <c:v>380.29399999999998</c:v>
                      </c:pt>
                      <c:pt idx="773">
                        <c:v>375.79300000000001</c:v>
                      </c:pt>
                      <c:pt idx="774">
                        <c:v>372.17899999999997</c:v>
                      </c:pt>
                      <c:pt idx="775">
                        <c:v>369.20499999999998</c:v>
                      </c:pt>
                      <c:pt idx="776">
                        <c:v>366.70400000000001</c:v>
                      </c:pt>
                      <c:pt idx="777">
                        <c:v>364.56</c:v>
                      </c:pt>
                      <c:pt idx="778">
                        <c:v>362.69</c:v>
                      </c:pt>
                      <c:pt idx="779">
                        <c:v>361.036</c:v>
                      </c:pt>
                      <c:pt idx="780">
                        <c:v>359.55399999999997</c:v>
                      </c:pt>
                      <c:pt idx="781">
                        <c:v>358.214</c:v>
                      </c:pt>
                      <c:pt idx="782">
                        <c:v>356.99</c:v>
                      </c:pt>
                      <c:pt idx="783">
                        <c:v>355.86399999999998</c:v>
                      </c:pt>
                      <c:pt idx="784">
                        <c:v>354.82299999999998</c:v>
                      </c:pt>
                      <c:pt idx="785">
                        <c:v>353.85300000000001</c:v>
                      </c:pt>
                      <c:pt idx="786">
                        <c:v>352.947</c:v>
                      </c:pt>
                      <c:pt idx="787">
                        <c:v>352.096</c:v>
                      </c:pt>
                      <c:pt idx="788">
                        <c:v>351.29500000000002</c:v>
                      </c:pt>
                      <c:pt idx="789">
                        <c:v>350.53899999999999</c:v>
                      </c:pt>
                      <c:pt idx="790">
                        <c:v>349.822</c:v>
                      </c:pt>
                      <c:pt idx="791">
                        <c:v>349.142</c:v>
                      </c:pt>
                      <c:pt idx="792">
                        <c:v>348.49400000000003</c:v>
                      </c:pt>
                      <c:pt idx="793">
                        <c:v>347.87799999999999</c:v>
                      </c:pt>
                      <c:pt idx="794">
                        <c:v>347.28899999999999</c:v>
                      </c:pt>
                      <c:pt idx="795">
                        <c:v>346.72699999999998</c:v>
                      </c:pt>
                      <c:pt idx="796">
                        <c:v>346.18900000000002</c:v>
                      </c:pt>
                      <c:pt idx="797">
                        <c:v>345.67399999999998</c:v>
                      </c:pt>
                      <c:pt idx="798">
                        <c:v>345.18099999999998</c:v>
                      </c:pt>
                      <c:pt idx="799">
                        <c:v>344.70800000000003</c:v>
                      </c:pt>
                      <c:pt idx="800">
                        <c:v>344.25299999999999</c:v>
                      </c:pt>
                      <c:pt idx="801">
                        <c:v>343.81700000000001</c:v>
                      </c:pt>
                      <c:pt idx="802">
                        <c:v>343.39800000000002</c:v>
                      </c:pt>
                      <c:pt idx="803">
                        <c:v>342.99599999999998</c:v>
                      </c:pt>
                      <c:pt idx="804">
                        <c:v>342.60899999999998</c:v>
                      </c:pt>
                      <c:pt idx="805">
                        <c:v>342.23700000000002</c:v>
                      </c:pt>
                      <c:pt idx="806">
                        <c:v>341.87900000000002</c:v>
                      </c:pt>
                      <c:pt idx="807">
                        <c:v>341.53399999999999</c:v>
                      </c:pt>
                      <c:pt idx="808">
                        <c:v>341.20299999999997</c:v>
                      </c:pt>
                      <c:pt idx="809">
                        <c:v>340.88400000000001</c:v>
                      </c:pt>
                      <c:pt idx="810">
                        <c:v>340.57600000000002</c:v>
                      </c:pt>
                      <c:pt idx="811">
                        <c:v>340.28100000000001</c:v>
                      </c:pt>
                      <c:pt idx="812">
                        <c:v>339.99599999999998</c:v>
                      </c:pt>
                      <c:pt idx="813">
                        <c:v>339.721</c:v>
                      </c:pt>
                      <c:pt idx="814">
                        <c:v>339.45699999999999</c:v>
                      </c:pt>
                      <c:pt idx="815">
                        <c:v>339.202</c:v>
                      </c:pt>
                      <c:pt idx="816">
                        <c:v>338.95699999999999</c:v>
                      </c:pt>
                      <c:pt idx="817">
                        <c:v>338.72</c:v>
                      </c:pt>
                      <c:pt idx="818">
                        <c:v>338.49200000000002</c:v>
                      </c:pt>
                      <c:pt idx="819">
                        <c:v>338.27100000000002</c:v>
                      </c:pt>
                      <c:pt idx="820">
                        <c:v>338.05900000000003</c:v>
                      </c:pt>
                      <c:pt idx="821">
                        <c:v>337.85399999999998</c:v>
                      </c:pt>
                      <c:pt idx="822">
                        <c:v>337.65600000000001</c:v>
                      </c:pt>
                      <c:pt idx="823">
                        <c:v>337.46499999999997</c:v>
                      </c:pt>
                      <c:pt idx="824">
                        <c:v>337.28100000000001</c:v>
                      </c:pt>
                      <c:pt idx="825">
                        <c:v>337.10300000000001</c:v>
                      </c:pt>
                      <c:pt idx="826">
                        <c:v>336.93099999999998</c:v>
                      </c:pt>
                      <c:pt idx="827">
                        <c:v>336.76499999999999</c:v>
                      </c:pt>
                      <c:pt idx="828">
                        <c:v>336.60399999999998</c:v>
                      </c:pt>
                      <c:pt idx="829">
                        <c:v>336.44799999999998</c:v>
                      </c:pt>
                      <c:pt idx="830">
                        <c:v>336.298</c:v>
                      </c:pt>
                      <c:pt idx="831">
                        <c:v>336.15199999999999</c:v>
                      </c:pt>
                      <c:pt idx="832">
                        <c:v>336.01100000000002</c:v>
                      </c:pt>
                      <c:pt idx="833">
                        <c:v>335.87400000000002</c:v>
                      </c:pt>
                      <c:pt idx="834">
                        <c:v>335.74200000000002</c:v>
                      </c:pt>
                      <c:pt idx="835">
                        <c:v>335.613</c:v>
                      </c:pt>
                      <c:pt idx="836">
                        <c:v>335.48899999999998</c:v>
                      </c:pt>
                      <c:pt idx="837">
                        <c:v>335.36799999999999</c:v>
                      </c:pt>
                      <c:pt idx="838">
                        <c:v>335.25</c:v>
                      </c:pt>
                      <c:pt idx="839">
                        <c:v>335.21800000000002</c:v>
                      </c:pt>
                      <c:pt idx="840">
                        <c:v>335.21800000000002</c:v>
                      </c:pt>
                      <c:pt idx="841">
                        <c:v>350.94299999999998</c:v>
                      </c:pt>
                      <c:pt idx="842">
                        <c:v>433.90199999999999</c:v>
                      </c:pt>
                      <c:pt idx="843">
                        <c:v>641.95600000000002</c:v>
                      </c:pt>
                      <c:pt idx="844">
                        <c:v>961.76300000000003</c:v>
                      </c:pt>
                      <c:pt idx="845" formatCode="0.00E+00">
                        <c:v>1313.18</c:v>
                      </c:pt>
                      <c:pt idx="846" formatCode="0.00E+00">
                        <c:v>1632.59</c:v>
                      </c:pt>
                      <c:pt idx="847" formatCode="0.00E+00">
                        <c:v>1828.93</c:v>
                      </c:pt>
                      <c:pt idx="848" formatCode="0.00E+00">
                        <c:v>2011.72</c:v>
                      </c:pt>
                      <c:pt idx="849" formatCode="0.00E+00">
                        <c:v>2128.33</c:v>
                      </c:pt>
                      <c:pt idx="850" formatCode="0.00E+00">
                        <c:v>2193.48</c:v>
                      </c:pt>
                      <c:pt idx="851" formatCode="0.00E+00">
                        <c:v>2226.61</c:v>
                      </c:pt>
                      <c:pt idx="852" formatCode="0.00E+00">
                        <c:v>1776.89</c:v>
                      </c:pt>
                      <c:pt idx="853" formatCode="0.00E+00">
                        <c:v>1739.15</c:v>
                      </c:pt>
                      <c:pt idx="854" formatCode="0.00E+00">
                        <c:v>1672.38</c:v>
                      </c:pt>
                      <c:pt idx="855" formatCode="0.00E+00">
                        <c:v>1607.4</c:v>
                      </c:pt>
                      <c:pt idx="856" formatCode="0.00E+00">
                        <c:v>1552.55</c:v>
                      </c:pt>
                      <c:pt idx="857" formatCode="0.00E+00">
                        <c:v>1264.52</c:v>
                      </c:pt>
                      <c:pt idx="858" formatCode="0.00E+00">
                        <c:v>1268.1500000000001</c:v>
                      </c:pt>
                      <c:pt idx="859" formatCode="0.00E+00">
                        <c:v>1278.8399999999999</c:v>
                      </c:pt>
                      <c:pt idx="860" formatCode="0.00E+00">
                        <c:v>1299.27</c:v>
                      </c:pt>
                      <c:pt idx="861" formatCode="0.00E+00">
                        <c:v>1330.36</c:v>
                      </c:pt>
                      <c:pt idx="862" formatCode="0.00E+00">
                        <c:v>1346.89</c:v>
                      </c:pt>
                      <c:pt idx="863" formatCode="0.00E+00">
                        <c:v>1382.51</c:v>
                      </c:pt>
                      <c:pt idx="864" formatCode="0.00E+00">
                        <c:v>1438.66</c:v>
                      </c:pt>
                      <c:pt idx="865" formatCode="0.00E+00">
                        <c:v>1507.59</c:v>
                      </c:pt>
                      <c:pt idx="866" formatCode="0.00E+00">
                        <c:v>1583.23</c:v>
                      </c:pt>
                      <c:pt idx="867" formatCode="0.00E+00">
                        <c:v>1658.48</c:v>
                      </c:pt>
                      <c:pt idx="868" formatCode="0.00E+00">
                        <c:v>1733.31</c:v>
                      </c:pt>
                      <c:pt idx="869" formatCode="0.00E+00">
                        <c:v>1807.18</c:v>
                      </c:pt>
                      <c:pt idx="870" formatCode="0.00E+00">
                        <c:v>1879.97</c:v>
                      </c:pt>
                      <c:pt idx="871" formatCode="0.00E+00">
                        <c:v>1950.18</c:v>
                      </c:pt>
                      <c:pt idx="872" formatCode="0.00E+00">
                        <c:v>2016.89</c:v>
                      </c:pt>
                      <c:pt idx="873" formatCode="0.00E+00">
                        <c:v>2074.13</c:v>
                      </c:pt>
                      <c:pt idx="874" formatCode="0.00E+00">
                        <c:v>2100.13</c:v>
                      </c:pt>
                      <c:pt idx="875" formatCode="0.00E+00">
                        <c:v>2089.21</c:v>
                      </c:pt>
                      <c:pt idx="876" formatCode="0.00E+00">
                        <c:v>2056.27</c:v>
                      </c:pt>
                      <c:pt idx="877" formatCode="0.00E+00">
                        <c:v>2006.33</c:v>
                      </c:pt>
                      <c:pt idx="878" formatCode="0.00E+00">
                        <c:v>1961.07</c:v>
                      </c:pt>
                      <c:pt idx="879" formatCode="0.00E+00">
                        <c:v>1926.3</c:v>
                      </c:pt>
                      <c:pt idx="880" formatCode="0.00E+00">
                        <c:v>1900.92</c:v>
                      </c:pt>
                      <c:pt idx="881" formatCode="0.00E+00">
                        <c:v>1882.46</c:v>
                      </c:pt>
                      <c:pt idx="882" formatCode="0.00E+00">
                        <c:v>1868.95</c:v>
                      </c:pt>
                      <c:pt idx="883" formatCode="0.00E+00">
                        <c:v>1859.46</c:v>
                      </c:pt>
                      <c:pt idx="884" formatCode="0.00E+00">
                        <c:v>1855.2</c:v>
                      </c:pt>
                      <c:pt idx="885" formatCode="0.00E+00">
                        <c:v>1855.51</c:v>
                      </c:pt>
                      <c:pt idx="886" formatCode="0.00E+00">
                        <c:v>1859.19</c:v>
                      </c:pt>
                      <c:pt idx="887" formatCode="0.00E+00">
                        <c:v>1865.22</c:v>
                      </c:pt>
                      <c:pt idx="888" formatCode="0.00E+00">
                        <c:v>1872.88</c:v>
                      </c:pt>
                      <c:pt idx="889" formatCode="0.00E+00">
                        <c:v>1881.65</c:v>
                      </c:pt>
                      <c:pt idx="890" formatCode="0.00E+00">
                        <c:v>1890.97</c:v>
                      </c:pt>
                      <c:pt idx="891" formatCode="0.00E+00">
                        <c:v>1900.49</c:v>
                      </c:pt>
                      <c:pt idx="892" formatCode="0.00E+00">
                        <c:v>1909.91</c:v>
                      </c:pt>
                      <c:pt idx="893" formatCode="0.00E+00">
                        <c:v>1918.05</c:v>
                      </c:pt>
                      <c:pt idx="894" formatCode="0.00E+00">
                        <c:v>1920.72</c:v>
                      </c:pt>
                      <c:pt idx="895" formatCode="0.00E+00">
                        <c:v>1918.5</c:v>
                      </c:pt>
                      <c:pt idx="896" formatCode="0.00E+00">
                        <c:v>1912.97</c:v>
                      </c:pt>
                      <c:pt idx="897" formatCode="0.00E+00">
                        <c:v>1905.35</c:v>
                      </c:pt>
                      <c:pt idx="898" formatCode="0.00E+00">
                        <c:v>1894.04</c:v>
                      </c:pt>
                      <c:pt idx="899" formatCode="0.00E+00">
                        <c:v>1881.25</c:v>
                      </c:pt>
                      <c:pt idx="900" formatCode="0.00E+00">
                        <c:v>1868.45</c:v>
                      </c:pt>
                      <c:pt idx="901" formatCode="0.00E+00">
                        <c:v>1855.97</c:v>
                      </c:pt>
                      <c:pt idx="902" formatCode="0.00E+00">
                        <c:v>1843.83</c:v>
                      </c:pt>
                      <c:pt idx="903" formatCode="0.00E+00">
                        <c:v>1832.55</c:v>
                      </c:pt>
                      <c:pt idx="904" formatCode="0.00E+00">
                        <c:v>1823.55</c:v>
                      </c:pt>
                      <c:pt idx="905" formatCode="0.00E+00">
                        <c:v>1816.52</c:v>
                      </c:pt>
                      <c:pt idx="906" formatCode="0.00E+00">
                        <c:v>1810.87</c:v>
                      </c:pt>
                      <c:pt idx="907" formatCode="0.00E+00">
                        <c:v>1806.63</c:v>
                      </c:pt>
                      <c:pt idx="908" formatCode="0.00E+00">
                        <c:v>1805.74</c:v>
                      </c:pt>
                      <c:pt idx="909" formatCode="0.00E+00">
                        <c:v>1808.12</c:v>
                      </c:pt>
                      <c:pt idx="910" formatCode="0.00E+00">
                        <c:v>1818.47</c:v>
                      </c:pt>
                      <c:pt idx="911" formatCode="0.00E+00">
                        <c:v>1831.48</c:v>
                      </c:pt>
                      <c:pt idx="912" formatCode="0.00E+00">
                        <c:v>1843.97</c:v>
                      </c:pt>
                      <c:pt idx="913" formatCode="0.00E+00">
                        <c:v>1854.57</c:v>
                      </c:pt>
                      <c:pt idx="914" formatCode="0.00E+00">
                        <c:v>1860.08</c:v>
                      </c:pt>
                      <c:pt idx="915" formatCode="0.00E+00">
                        <c:v>1861.14</c:v>
                      </c:pt>
                      <c:pt idx="916" formatCode="0.00E+00">
                        <c:v>1859.18</c:v>
                      </c:pt>
                      <c:pt idx="917" formatCode="0.00E+00">
                        <c:v>1855.28</c:v>
                      </c:pt>
                      <c:pt idx="918" formatCode="0.00E+00">
                        <c:v>1849.44</c:v>
                      </c:pt>
                      <c:pt idx="919" formatCode="0.00E+00">
                        <c:v>1842.31</c:v>
                      </c:pt>
                      <c:pt idx="920" formatCode="0.00E+00">
                        <c:v>1834.64</c:v>
                      </c:pt>
                      <c:pt idx="921" formatCode="0.00E+00">
                        <c:v>1826.61</c:v>
                      </c:pt>
                      <c:pt idx="922" formatCode="0.00E+00">
                        <c:v>1818.34</c:v>
                      </c:pt>
                      <c:pt idx="923" formatCode="0.00E+00">
                        <c:v>1810.24</c:v>
                      </c:pt>
                      <c:pt idx="924" formatCode="0.00E+00">
                        <c:v>1803.64</c:v>
                      </c:pt>
                      <c:pt idx="925" formatCode="0.00E+00">
                        <c:v>1798.45</c:v>
                      </c:pt>
                      <c:pt idx="926" formatCode="0.00E+00">
                        <c:v>1794.19</c:v>
                      </c:pt>
                      <c:pt idx="927" formatCode="0.00E+00">
                        <c:v>1790.48</c:v>
                      </c:pt>
                      <c:pt idx="928" formatCode="0.00E+00">
                        <c:v>1787.32</c:v>
                      </c:pt>
                      <c:pt idx="929" formatCode="0.00E+00">
                        <c:v>1785.36</c:v>
                      </c:pt>
                      <c:pt idx="930" formatCode="0.00E+00">
                        <c:v>1784.49</c:v>
                      </c:pt>
                      <c:pt idx="931" formatCode="0.00E+00">
                        <c:v>1784.37</c:v>
                      </c:pt>
                      <c:pt idx="932" formatCode="0.00E+00">
                        <c:v>1784.75</c:v>
                      </c:pt>
                      <c:pt idx="933" formatCode="0.00E+00">
                        <c:v>1785.46</c:v>
                      </c:pt>
                      <c:pt idx="934" formatCode="0.00E+00">
                        <c:v>1786.39</c:v>
                      </c:pt>
                      <c:pt idx="935" formatCode="0.00E+00">
                        <c:v>1787.41</c:v>
                      </c:pt>
                      <c:pt idx="936" formatCode="0.00E+00">
                        <c:v>1788.42</c:v>
                      </c:pt>
                      <c:pt idx="937" formatCode="0.00E+00">
                        <c:v>1789.38</c:v>
                      </c:pt>
                      <c:pt idx="938" formatCode="0.00E+00">
                        <c:v>1789.73</c:v>
                      </c:pt>
                      <c:pt idx="939" formatCode="0.00E+00">
                        <c:v>1788.08</c:v>
                      </c:pt>
                      <c:pt idx="940" formatCode="0.00E+00">
                        <c:v>1784.73</c:v>
                      </c:pt>
                      <c:pt idx="941" formatCode="0.00E+00">
                        <c:v>1780.2</c:v>
                      </c:pt>
                      <c:pt idx="942" formatCode="0.00E+00">
                        <c:v>1774.89</c:v>
                      </c:pt>
                      <c:pt idx="943" formatCode="0.00E+00">
                        <c:v>1769</c:v>
                      </c:pt>
                      <c:pt idx="944" formatCode="0.00E+00">
                        <c:v>1762.78</c:v>
                      </c:pt>
                      <c:pt idx="945" formatCode="0.00E+00">
                        <c:v>1756.31</c:v>
                      </c:pt>
                      <c:pt idx="946" formatCode="0.00E+00">
                        <c:v>1749.6</c:v>
                      </c:pt>
                      <c:pt idx="947" formatCode="0.00E+00">
                        <c:v>1742.7</c:v>
                      </c:pt>
                      <c:pt idx="948" formatCode="0.00E+00">
                        <c:v>1735.9</c:v>
                      </c:pt>
                      <c:pt idx="949" formatCode="0.00E+00">
                        <c:v>1729.78</c:v>
                      </c:pt>
                      <c:pt idx="950" formatCode="0.00E+00">
                        <c:v>1724.28</c:v>
                      </c:pt>
                      <c:pt idx="951" formatCode="0.00E+00">
                        <c:v>1719.18</c:v>
                      </c:pt>
                      <c:pt idx="952" formatCode="0.00E+00">
                        <c:v>1714.33</c:v>
                      </c:pt>
                      <c:pt idx="953" formatCode="0.00E+00">
                        <c:v>1709.76</c:v>
                      </c:pt>
                      <c:pt idx="954" formatCode="0.00E+00">
                        <c:v>1705.72</c:v>
                      </c:pt>
                      <c:pt idx="955" formatCode="0.00E+00">
                        <c:v>1702.15</c:v>
                      </c:pt>
                      <c:pt idx="956" formatCode="0.00E+00">
                        <c:v>1698.94</c:v>
                      </c:pt>
                      <c:pt idx="957" formatCode="0.00E+00">
                        <c:v>1695.99</c:v>
                      </c:pt>
                      <c:pt idx="958" formatCode="0.00E+00">
                        <c:v>1693.23</c:v>
                      </c:pt>
                      <c:pt idx="959" formatCode="0.00E+00">
                        <c:v>1690.62</c:v>
                      </c:pt>
                      <c:pt idx="960" formatCode="0.00E+00">
                        <c:v>1688.09</c:v>
                      </c:pt>
                      <c:pt idx="961" formatCode="0.00E+00">
                        <c:v>1685.62</c:v>
                      </c:pt>
                      <c:pt idx="962" formatCode="0.00E+00">
                        <c:v>1683.17</c:v>
                      </c:pt>
                      <c:pt idx="963" formatCode="0.00E+00">
                        <c:v>1680.44</c:v>
                      </c:pt>
                      <c:pt idx="964" formatCode="0.00E+00">
                        <c:v>1676.95</c:v>
                      </c:pt>
                      <c:pt idx="965" formatCode="0.00E+00">
                        <c:v>1672.79</c:v>
                      </c:pt>
                      <c:pt idx="966" formatCode="0.00E+00">
                        <c:v>1668.17</c:v>
                      </c:pt>
                      <c:pt idx="967" formatCode="0.00E+00">
                        <c:v>1663.27</c:v>
                      </c:pt>
                      <c:pt idx="968" formatCode="0.00E+00">
                        <c:v>1658.17</c:v>
                      </c:pt>
                      <c:pt idx="969" formatCode="0.00E+00">
                        <c:v>1652.91</c:v>
                      </c:pt>
                      <c:pt idx="970" formatCode="0.00E+00">
                        <c:v>1647.49</c:v>
                      </c:pt>
                      <c:pt idx="971" formatCode="0.00E+00">
                        <c:v>1641.88</c:v>
                      </c:pt>
                      <c:pt idx="972" formatCode="0.00E+00">
                        <c:v>1636.1</c:v>
                      </c:pt>
                      <c:pt idx="973" formatCode="0.00E+00">
                        <c:v>1630.34</c:v>
                      </c:pt>
                      <c:pt idx="974" formatCode="0.00E+00">
                        <c:v>1624.77</c:v>
                      </c:pt>
                      <c:pt idx="975" formatCode="0.00E+00">
                        <c:v>1619.37</c:v>
                      </c:pt>
                      <c:pt idx="976" formatCode="0.00E+00">
                        <c:v>1614.08</c:v>
                      </c:pt>
                      <c:pt idx="977" formatCode="0.00E+00">
                        <c:v>1608.82</c:v>
                      </c:pt>
                      <c:pt idx="978" formatCode="0.00E+00">
                        <c:v>1603.6</c:v>
                      </c:pt>
                      <c:pt idx="979" formatCode="0.00E+00">
                        <c:v>1598.43</c:v>
                      </c:pt>
                      <c:pt idx="980" formatCode="0.00E+00">
                        <c:v>1593.32</c:v>
                      </c:pt>
                      <c:pt idx="981" formatCode="0.00E+00">
                        <c:v>1588.28</c:v>
                      </c:pt>
                      <c:pt idx="982" formatCode="0.00E+00">
                        <c:v>1583.3</c:v>
                      </c:pt>
                      <c:pt idx="983" formatCode="0.00E+00">
                        <c:v>1578.38</c:v>
                      </c:pt>
                      <c:pt idx="984" formatCode="0.00E+00">
                        <c:v>1573.49</c:v>
                      </c:pt>
                      <c:pt idx="985" formatCode="0.00E+00">
                        <c:v>1568.66</c:v>
                      </c:pt>
                      <c:pt idx="986" formatCode="0.00E+00">
                        <c:v>1563.88</c:v>
                      </c:pt>
                      <c:pt idx="987" formatCode="0.00E+00">
                        <c:v>1559.15</c:v>
                      </c:pt>
                      <c:pt idx="988" formatCode="0.00E+00">
                        <c:v>1554.48</c:v>
                      </c:pt>
                      <c:pt idx="989" formatCode="0.00E+00">
                        <c:v>1549.84</c:v>
                      </c:pt>
                      <c:pt idx="990" formatCode="0.00E+00">
                        <c:v>1545.25</c:v>
                      </c:pt>
                      <c:pt idx="991" formatCode="0.00E+00">
                        <c:v>1540.71</c:v>
                      </c:pt>
                      <c:pt idx="992" formatCode="0.00E+00">
                        <c:v>1536.21</c:v>
                      </c:pt>
                      <c:pt idx="993" formatCode="0.00E+00">
                        <c:v>1531.77</c:v>
                      </c:pt>
                      <c:pt idx="994" formatCode="0.00E+00">
                        <c:v>1527.35</c:v>
                      </c:pt>
                      <c:pt idx="995" formatCode="0.00E+00">
                        <c:v>1522.98</c:v>
                      </c:pt>
                      <c:pt idx="996" formatCode="0.00E+00">
                        <c:v>1518.65</c:v>
                      </c:pt>
                      <c:pt idx="997" formatCode="0.00E+00">
                        <c:v>1514.36</c:v>
                      </c:pt>
                      <c:pt idx="998" formatCode="0.00E+00">
                        <c:v>1510.12</c:v>
                      </c:pt>
                      <c:pt idx="999" formatCode="0.00E+00">
                        <c:v>1505.91</c:v>
                      </c:pt>
                      <c:pt idx="1000" formatCode="0.00E+00">
                        <c:v>1501.73</c:v>
                      </c:pt>
                      <c:pt idx="1001" formatCode="0.00E+00">
                        <c:v>1497.59</c:v>
                      </c:pt>
                      <c:pt idx="1002" formatCode="0.00E+00">
                        <c:v>1493.49</c:v>
                      </c:pt>
                      <c:pt idx="1003" formatCode="0.00E+00">
                        <c:v>1489.43</c:v>
                      </c:pt>
                      <c:pt idx="1004" formatCode="0.00E+00">
                        <c:v>1485.4</c:v>
                      </c:pt>
                      <c:pt idx="1005" formatCode="0.00E+00">
                        <c:v>1481.4</c:v>
                      </c:pt>
                      <c:pt idx="1006" formatCode="0.00E+00">
                        <c:v>1477.43</c:v>
                      </c:pt>
                      <c:pt idx="1007" formatCode="0.00E+00">
                        <c:v>1473.5</c:v>
                      </c:pt>
                      <c:pt idx="1008" formatCode="0.00E+00">
                        <c:v>1469.6</c:v>
                      </c:pt>
                      <c:pt idx="1009" formatCode="0.00E+00">
                        <c:v>1465.73</c:v>
                      </c:pt>
                      <c:pt idx="1010" formatCode="0.00E+00">
                        <c:v>1461.89</c:v>
                      </c:pt>
                      <c:pt idx="1011" formatCode="0.00E+00">
                        <c:v>1458.08</c:v>
                      </c:pt>
                      <c:pt idx="1012" formatCode="0.00E+00">
                        <c:v>1454.3</c:v>
                      </c:pt>
                      <c:pt idx="1013" formatCode="0.00E+00">
                        <c:v>1450.55</c:v>
                      </c:pt>
                      <c:pt idx="1014" formatCode="0.00E+00">
                        <c:v>1446.83</c:v>
                      </c:pt>
                      <c:pt idx="1015" formatCode="0.00E+00">
                        <c:v>1443.13</c:v>
                      </c:pt>
                      <c:pt idx="1016" formatCode="0.00E+00">
                        <c:v>1439.46</c:v>
                      </c:pt>
                      <c:pt idx="1017" formatCode="0.00E+00">
                        <c:v>1435.82</c:v>
                      </c:pt>
                      <c:pt idx="1018" formatCode="0.00E+00">
                        <c:v>1432.21</c:v>
                      </c:pt>
                      <c:pt idx="1019" formatCode="0.00E+00">
                        <c:v>1428.61</c:v>
                      </c:pt>
                      <c:pt idx="1020" formatCode="0.00E+00">
                        <c:v>1425.04</c:v>
                      </c:pt>
                      <c:pt idx="1021" formatCode="0.00E+00">
                        <c:v>1421.49</c:v>
                      </c:pt>
                      <c:pt idx="1022" formatCode="0.00E+00">
                        <c:v>1417.95</c:v>
                      </c:pt>
                      <c:pt idx="1023" formatCode="0.00E+00">
                        <c:v>1414.45</c:v>
                      </c:pt>
                      <c:pt idx="1024" formatCode="0.00E+00">
                        <c:v>1410.95</c:v>
                      </c:pt>
                      <c:pt idx="1025" formatCode="0.00E+00">
                        <c:v>1407.47</c:v>
                      </c:pt>
                      <c:pt idx="1026" formatCode="0.00E+00">
                        <c:v>1404</c:v>
                      </c:pt>
                      <c:pt idx="1027" formatCode="0.00E+00">
                        <c:v>1400.55</c:v>
                      </c:pt>
                      <c:pt idx="1028" formatCode="0.00E+00">
                        <c:v>1397.12</c:v>
                      </c:pt>
                      <c:pt idx="1029" formatCode="0.00E+00">
                        <c:v>1393.7</c:v>
                      </c:pt>
                      <c:pt idx="1030" formatCode="0.00E+00">
                        <c:v>1390.29</c:v>
                      </c:pt>
                      <c:pt idx="1031" formatCode="0.00E+00">
                        <c:v>1386.88</c:v>
                      </c:pt>
                      <c:pt idx="1032" formatCode="0.00E+00">
                        <c:v>1383.48</c:v>
                      </c:pt>
                      <c:pt idx="1033" formatCode="0.00E+00">
                        <c:v>1380.09</c:v>
                      </c:pt>
                      <c:pt idx="1034" formatCode="0.00E+00">
                        <c:v>1376.71</c:v>
                      </c:pt>
                      <c:pt idx="1035" formatCode="0.00E+00">
                        <c:v>1373.34</c:v>
                      </c:pt>
                      <c:pt idx="1036" formatCode="0.00E+00">
                        <c:v>1369.98</c:v>
                      </c:pt>
                      <c:pt idx="1037" formatCode="0.00E+00">
                        <c:v>1366.63</c:v>
                      </c:pt>
                      <c:pt idx="1038" formatCode="0.00E+00">
                        <c:v>1363.29</c:v>
                      </c:pt>
                      <c:pt idx="1039" formatCode="0.00E+00">
                        <c:v>1359.96</c:v>
                      </c:pt>
                      <c:pt idx="1040" formatCode="0.00E+00">
                        <c:v>1356.64</c:v>
                      </c:pt>
                      <c:pt idx="1041" formatCode="0.00E+00">
                        <c:v>1353.33</c:v>
                      </c:pt>
                      <c:pt idx="1042" formatCode="0.00E+00">
                        <c:v>1350.03</c:v>
                      </c:pt>
                      <c:pt idx="1043" formatCode="0.00E+00">
                        <c:v>1346.75</c:v>
                      </c:pt>
                      <c:pt idx="1044" formatCode="0.00E+00">
                        <c:v>1343.47</c:v>
                      </c:pt>
                      <c:pt idx="1045" formatCode="0.00E+00">
                        <c:v>1340.21</c:v>
                      </c:pt>
                      <c:pt idx="1046" formatCode="0.00E+00">
                        <c:v>1336.96</c:v>
                      </c:pt>
                      <c:pt idx="1047" formatCode="0.00E+00">
                        <c:v>1333.72</c:v>
                      </c:pt>
                      <c:pt idx="1048" formatCode="0.00E+00">
                        <c:v>1330.5</c:v>
                      </c:pt>
                      <c:pt idx="1049" formatCode="0.00E+00">
                        <c:v>1327.28</c:v>
                      </c:pt>
                      <c:pt idx="1050" formatCode="0.00E+00">
                        <c:v>1324.08</c:v>
                      </c:pt>
                      <c:pt idx="1051" formatCode="0.00E+00">
                        <c:v>1320.89</c:v>
                      </c:pt>
                      <c:pt idx="1052" formatCode="0.00E+00">
                        <c:v>1317.71</c:v>
                      </c:pt>
                      <c:pt idx="1053" formatCode="0.00E+00">
                        <c:v>1314.55</c:v>
                      </c:pt>
                      <c:pt idx="1054" formatCode="0.00E+00">
                        <c:v>1311.4</c:v>
                      </c:pt>
                      <c:pt idx="1055" formatCode="0.00E+00">
                        <c:v>1308.26</c:v>
                      </c:pt>
                      <c:pt idx="1056" formatCode="0.00E+00">
                        <c:v>1305.1400000000001</c:v>
                      </c:pt>
                      <c:pt idx="1057" formatCode="0.00E+00">
                        <c:v>1302.02</c:v>
                      </c:pt>
                      <c:pt idx="1058" formatCode="0.00E+00">
                        <c:v>1298.93</c:v>
                      </c:pt>
                      <c:pt idx="1059" formatCode="0.00E+00">
                        <c:v>1295.8399999999999</c:v>
                      </c:pt>
                      <c:pt idx="1060" formatCode="0.00E+00">
                        <c:v>1292.76</c:v>
                      </c:pt>
                      <c:pt idx="1061" formatCode="0.00E+00">
                        <c:v>1289.7</c:v>
                      </c:pt>
                      <c:pt idx="1062" formatCode="0.00E+00">
                        <c:v>1286.6500000000001</c:v>
                      </c:pt>
                      <c:pt idx="1063" formatCode="0.00E+00">
                        <c:v>1283.6099999999999</c:v>
                      </c:pt>
                      <c:pt idx="1064" formatCode="0.00E+00">
                        <c:v>1280.5899999999999</c:v>
                      </c:pt>
                      <c:pt idx="1065" formatCode="0.00E+00">
                        <c:v>1277.58</c:v>
                      </c:pt>
                      <c:pt idx="1066" formatCode="0.00E+00">
                        <c:v>1274.58</c:v>
                      </c:pt>
                      <c:pt idx="1067" formatCode="0.00E+00">
                        <c:v>1271.5899999999999</c:v>
                      </c:pt>
                      <c:pt idx="1068" formatCode="0.00E+00">
                        <c:v>1268.6199999999999</c:v>
                      </c:pt>
                      <c:pt idx="1069" formatCode="0.00E+00">
                        <c:v>1265.6600000000001</c:v>
                      </c:pt>
                      <c:pt idx="1070" formatCode="0.00E+00">
                        <c:v>1262.71</c:v>
                      </c:pt>
                      <c:pt idx="1071" formatCode="0.00E+00">
                        <c:v>1259.78</c:v>
                      </c:pt>
                      <c:pt idx="1072" formatCode="0.00E+00">
                        <c:v>1256.8499999999999</c:v>
                      </c:pt>
                      <c:pt idx="1073" formatCode="0.00E+00">
                        <c:v>1253.94</c:v>
                      </c:pt>
                      <c:pt idx="1074" formatCode="0.00E+00">
                        <c:v>1251.04</c:v>
                      </c:pt>
                      <c:pt idx="1075" formatCode="0.00E+00">
                        <c:v>1248.1500000000001</c:v>
                      </c:pt>
                      <c:pt idx="1076" formatCode="0.00E+00">
                        <c:v>1245.28</c:v>
                      </c:pt>
                      <c:pt idx="1077" formatCode="0.00E+00">
                        <c:v>1242.4100000000001</c:v>
                      </c:pt>
                      <c:pt idx="1078" formatCode="0.00E+00">
                        <c:v>1239.56</c:v>
                      </c:pt>
                      <c:pt idx="1079" formatCode="0.00E+00">
                        <c:v>1236.71</c:v>
                      </c:pt>
                      <c:pt idx="1080" formatCode="0.00E+00">
                        <c:v>1233.8599999999999</c:v>
                      </c:pt>
                      <c:pt idx="1081" formatCode="0.00E+00">
                        <c:v>1231.02</c:v>
                      </c:pt>
                      <c:pt idx="1082" formatCode="0.00E+00">
                        <c:v>1228.19</c:v>
                      </c:pt>
                      <c:pt idx="1083" formatCode="0.00E+00">
                        <c:v>1225.3599999999999</c:v>
                      </c:pt>
                      <c:pt idx="1084" formatCode="0.00E+00">
                        <c:v>1222.53</c:v>
                      </c:pt>
                      <c:pt idx="1085" formatCode="0.00E+00">
                        <c:v>1219.7</c:v>
                      </c:pt>
                      <c:pt idx="1086" formatCode="0.00E+00">
                        <c:v>1216.8699999999999</c:v>
                      </c:pt>
                      <c:pt idx="1087" formatCode="0.00E+00">
                        <c:v>1214.05</c:v>
                      </c:pt>
                      <c:pt idx="1088" formatCode="0.00E+00">
                        <c:v>1211.25</c:v>
                      </c:pt>
                      <c:pt idx="1089" formatCode="0.00E+00">
                        <c:v>1208.45</c:v>
                      </c:pt>
                      <c:pt idx="1090" formatCode="0.00E+00">
                        <c:v>1205.6600000000001</c:v>
                      </c:pt>
                      <c:pt idx="1091" formatCode="0.00E+00">
                        <c:v>1202.8699999999999</c:v>
                      </c:pt>
                      <c:pt idx="1092" formatCode="0.00E+00">
                        <c:v>1200.0999999999999</c:v>
                      </c:pt>
                      <c:pt idx="1093" formatCode="0.00E+00">
                        <c:v>1197.3399999999999</c:v>
                      </c:pt>
                      <c:pt idx="1094" formatCode="0.00E+00">
                        <c:v>1194.58</c:v>
                      </c:pt>
                      <c:pt idx="1095" formatCode="0.00E+00">
                        <c:v>1191.83</c:v>
                      </c:pt>
                      <c:pt idx="1096" formatCode="0.00E+00">
                        <c:v>1189.0899999999999</c:v>
                      </c:pt>
                      <c:pt idx="1097" formatCode="0.00E+00">
                        <c:v>1186.3599999999999</c:v>
                      </c:pt>
                      <c:pt idx="1098" formatCode="0.00E+00">
                        <c:v>1183.6500000000001</c:v>
                      </c:pt>
                      <c:pt idx="1099" formatCode="0.00E+00">
                        <c:v>1180.93</c:v>
                      </c:pt>
                      <c:pt idx="1100" formatCode="0.00E+00">
                        <c:v>1178.23</c:v>
                      </c:pt>
                      <c:pt idx="1101" formatCode="0.00E+00">
                        <c:v>1175.54</c:v>
                      </c:pt>
                      <c:pt idx="1102" formatCode="0.00E+00">
                        <c:v>1172.8599999999999</c:v>
                      </c:pt>
                      <c:pt idx="1103" formatCode="0.00E+00">
                        <c:v>1170.19</c:v>
                      </c:pt>
                      <c:pt idx="1104" formatCode="0.00E+00">
                        <c:v>1167.52</c:v>
                      </c:pt>
                      <c:pt idx="1105" formatCode="0.00E+00">
                        <c:v>1164.8699999999999</c:v>
                      </c:pt>
                      <c:pt idx="1106" formatCode="0.00E+00">
                        <c:v>1162.22</c:v>
                      </c:pt>
                      <c:pt idx="1107" formatCode="0.00E+00">
                        <c:v>1159.5899999999999</c:v>
                      </c:pt>
                      <c:pt idx="1108" formatCode="0.00E+00">
                        <c:v>1156.96</c:v>
                      </c:pt>
                      <c:pt idx="1109" formatCode="0.00E+00">
                        <c:v>1154.3399999999999</c:v>
                      </c:pt>
                      <c:pt idx="1110" formatCode="0.00E+00">
                        <c:v>1151.74</c:v>
                      </c:pt>
                      <c:pt idx="1111" formatCode="0.00E+00">
                        <c:v>1149.1400000000001</c:v>
                      </c:pt>
                      <c:pt idx="1112" formatCode="0.00E+00">
                        <c:v>1146.56</c:v>
                      </c:pt>
                      <c:pt idx="1113" formatCode="0.00E+00">
                        <c:v>1143.99</c:v>
                      </c:pt>
                      <c:pt idx="1114" formatCode="0.00E+00">
                        <c:v>1141.44</c:v>
                      </c:pt>
                      <c:pt idx="1115" formatCode="0.00E+00">
                        <c:v>1138.9000000000001</c:v>
                      </c:pt>
                      <c:pt idx="1116" formatCode="0.00E+00">
                        <c:v>1136.3800000000001</c:v>
                      </c:pt>
                      <c:pt idx="1117" formatCode="0.00E+00">
                        <c:v>1133.8800000000001</c:v>
                      </c:pt>
                      <c:pt idx="1118" formatCode="0.00E+00">
                        <c:v>1131.3900000000001</c:v>
                      </c:pt>
                      <c:pt idx="1119" formatCode="0.00E+00">
                        <c:v>1128.9100000000001</c:v>
                      </c:pt>
                      <c:pt idx="1120" formatCode="0.00E+00">
                        <c:v>1126.44</c:v>
                      </c:pt>
                      <c:pt idx="1121" formatCode="0.00E+00">
                        <c:v>1123.98</c:v>
                      </c:pt>
                      <c:pt idx="1122" formatCode="0.00E+00">
                        <c:v>1121.54</c:v>
                      </c:pt>
                      <c:pt idx="1123" formatCode="0.00E+00">
                        <c:v>1119.1099999999999</c:v>
                      </c:pt>
                      <c:pt idx="1124" formatCode="0.00E+00">
                        <c:v>1116.7</c:v>
                      </c:pt>
                      <c:pt idx="1125" formatCode="0.00E+00">
                        <c:v>1114.29</c:v>
                      </c:pt>
                      <c:pt idx="1126" formatCode="0.00E+00">
                        <c:v>1111.8900000000001</c:v>
                      </c:pt>
                      <c:pt idx="1127" formatCode="0.00E+00">
                        <c:v>1109.51</c:v>
                      </c:pt>
                      <c:pt idx="1128" formatCode="0.00E+00">
                        <c:v>1107.1400000000001</c:v>
                      </c:pt>
                      <c:pt idx="1129" formatCode="0.00E+00">
                        <c:v>1104.77</c:v>
                      </c:pt>
                      <c:pt idx="1130" formatCode="0.00E+00">
                        <c:v>1102.42</c:v>
                      </c:pt>
                      <c:pt idx="1131" formatCode="0.00E+00">
                        <c:v>1100.08</c:v>
                      </c:pt>
                      <c:pt idx="1132" formatCode="0.00E+00">
                        <c:v>1097.74</c:v>
                      </c:pt>
                      <c:pt idx="1133" formatCode="0.00E+00">
                        <c:v>1095.42</c:v>
                      </c:pt>
                      <c:pt idx="1134" formatCode="0.00E+00">
                        <c:v>1093.1099999999999</c:v>
                      </c:pt>
                      <c:pt idx="1135" formatCode="0.00E+00">
                        <c:v>1090.81</c:v>
                      </c:pt>
                      <c:pt idx="1136" formatCode="0.00E+00">
                        <c:v>1088.51</c:v>
                      </c:pt>
                      <c:pt idx="1137" formatCode="0.00E+00">
                        <c:v>1086.23</c:v>
                      </c:pt>
                      <c:pt idx="1138" formatCode="0.00E+00">
                        <c:v>1083.96</c:v>
                      </c:pt>
                      <c:pt idx="1139" formatCode="0.00E+00">
                        <c:v>1081.7</c:v>
                      </c:pt>
                      <c:pt idx="1140" formatCode="0.00E+00">
                        <c:v>1079.44</c:v>
                      </c:pt>
                      <c:pt idx="1141" formatCode="0.00E+00">
                        <c:v>1077.2</c:v>
                      </c:pt>
                      <c:pt idx="1142" formatCode="0.00E+00">
                        <c:v>1074.96</c:v>
                      </c:pt>
                      <c:pt idx="1143" formatCode="0.00E+00">
                        <c:v>1072.73</c:v>
                      </c:pt>
                      <c:pt idx="1144" formatCode="0.00E+00">
                        <c:v>1070.52</c:v>
                      </c:pt>
                      <c:pt idx="1145" formatCode="0.00E+00">
                        <c:v>1068.31</c:v>
                      </c:pt>
                      <c:pt idx="1146" formatCode="0.00E+00">
                        <c:v>1066.1099999999999</c:v>
                      </c:pt>
                      <c:pt idx="1147" formatCode="0.00E+00">
                        <c:v>1063.9100000000001</c:v>
                      </c:pt>
                      <c:pt idx="1148" formatCode="0.00E+00">
                        <c:v>1061.73</c:v>
                      </c:pt>
                      <c:pt idx="1149" formatCode="0.00E+00">
                        <c:v>1059.56</c:v>
                      </c:pt>
                      <c:pt idx="1150" formatCode="0.00E+00">
                        <c:v>1057.3900000000001</c:v>
                      </c:pt>
                      <c:pt idx="1151" formatCode="0.00E+00">
                        <c:v>1055.24</c:v>
                      </c:pt>
                      <c:pt idx="1152" formatCode="0.00E+00">
                        <c:v>1053.0899999999999</c:v>
                      </c:pt>
                      <c:pt idx="1153" formatCode="0.00E+00">
                        <c:v>1050.95</c:v>
                      </c:pt>
                      <c:pt idx="1154" formatCode="0.00E+00">
                        <c:v>1048.82</c:v>
                      </c:pt>
                      <c:pt idx="1155" formatCode="0.00E+00">
                        <c:v>1046.69</c:v>
                      </c:pt>
                      <c:pt idx="1156" formatCode="0.00E+00">
                        <c:v>1044.58</c:v>
                      </c:pt>
                      <c:pt idx="1157" formatCode="0.00E+00">
                        <c:v>1042.47</c:v>
                      </c:pt>
                      <c:pt idx="1158" formatCode="0.00E+00">
                        <c:v>1040.3699999999999</c:v>
                      </c:pt>
                      <c:pt idx="1159" formatCode="0.00E+00">
                        <c:v>1038.28</c:v>
                      </c:pt>
                      <c:pt idx="1160" formatCode="0.00E+00">
                        <c:v>1036.2</c:v>
                      </c:pt>
                      <c:pt idx="1161" formatCode="0.00E+00">
                        <c:v>1034.1199999999999</c:v>
                      </c:pt>
                      <c:pt idx="1162" formatCode="0.00E+00">
                        <c:v>1032.06</c:v>
                      </c:pt>
                      <c:pt idx="1163" formatCode="0.00E+00">
                        <c:v>1030</c:v>
                      </c:pt>
                      <c:pt idx="1164" formatCode="0.00E+00">
                        <c:v>1027.95</c:v>
                      </c:pt>
                      <c:pt idx="1165" formatCode="0.00E+00">
                        <c:v>1025.9100000000001</c:v>
                      </c:pt>
                      <c:pt idx="1166" formatCode="0.00E+00">
                        <c:v>1023.87</c:v>
                      </c:pt>
                      <c:pt idx="1167" formatCode="0.00E+00">
                        <c:v>1021.84</c:v>
                      </c:pt>
                      <c:pt idx="1168" formatCode="0.00E+00">
                        <c:v>1019.82</c:v>
                      </c:pt>
                      <c:pt idx="1169" formatCode="0.00E+00">
                        <c:v>1017.81</c:v>
                      </c:pt>
                      <c:pt idx="1170" formatCode="0.00E+00">
                        <c:v>1015.81</c:v>
                      </c:pt>
                      <c:pt idx="1171" formatCode="0.00E+00">
                        <c:v>1013.81</c:v>
                      </c:pt>
                      <c:pt idx="1172" formatCode="0.00E+00">
                        <c:v>1011.82</c:v>
                      </c:pt>
                      <c:pt idx="1173" formatCode="0.00E+00">
                        <c:v>1009.84</c:v>
                      </c:pt>
                      <c:pt idx="1174" formatCode="0.00E+00">
                        <c:v>1007.86</c:v>
                      </c:pt>
                      <c:pt idx="1175" formatCode="0.00E+00">
                        <c:v>1005.89</c:v>
                      </c:pt>
                      <c:pt idx="1176" formatCode="0.00E+00">
                        <c:v>1003.93</c:v>
                      </c:pt>
                      <c:pt idx="1177" formatCode="0.00E+00">
                        <c:v>1001.98</c:v>
                      </c:pt>
                      <c:pt idx="1178" formatCode="0.00E+00">
                        <c:v>1000.03</c:v>
                      </c:pt>
                      <c:pt idx="1179">
                        <c:v>998.09100000000001</c:v>
                      </c:pt>
                      <c:pt idx="1180">
                        <c:v>996.15800000000002</c:v>
                      </c:pt>
                      <c:pt idx="1181">
                        <c:v>994.23199999999997</c:v>
                      </c:pt>
                      <c:pt idx="1182">
                        <c:v>992.31500000000005</c:v>
                      </c:pt>
                      <c:pt idx="1183">
                        <c:v>990.40300000000002</c:v>
                      </c:pt>
                      <c:pt idx="1184">
                        <c:v>988.49900000000002</c:v>
                      </c:pt>
                      <c:pt idx="1185">
                        <c:v>986.60199999999998</c:v>
                      </c:pt>
                      <c:pt idx="1186">
                        <c:v>984.71100000000001</c:v>
                      </c:pt>
                      <c:pt idx="1187">
                        <c:v>982.82899999999995</c:v>
                      </c:pt>
                      <c:pt idx="1188">
                        <c:v>980.952</c:v>
                      </c:pt>
                      <c:pt idx="1189">
                        <c:v>979.08299999999997</c:v>
                      </c:pt>
                      <c:pt idx="1190">
                        <c:v>977.221</c:v>
                      </c:pt>
                      <c:pt idx="1191">
                        <c:v>975.36500000000001</c:v>
                      </c:pt>
                      <c:pt idx="1192">
                        <c:v>973.51700000000005</c:v>
                      </c:pt>
                      <c:pt idx="1193">
                        <c:v>971.67499999999995</c:v>
                      </c:pt>
                      <c:pt idx="1194">
                        <c:v>969.83900000000006</c:v>
                      </c:pt>
                      <c:pt idx="1195">
                        <c:v>968.01099999999997</c:v>
                      </c:pt>
                      <c:pt idx="1196">
                        <c:v>966.18899999999996</c:v>
                      </c:pt>
                      <c:pt idx="1197">
                        <c:v>964.37400000000002</c:v>
                      </c:pt>
                      <c:pt idx="1198">
                        <c:v>962.56500000000005</c:v>
                      </c:pt>
                      <c:pt idx="1199">
                        <c:v>960.76300000000003</c:v>
                      </c:pt>
                      <c:pt idx="1200">
                        <c:v>958.96799999999996</c:v>
                      </c:pt>
                      <c:pt idx="1201">
                        <c:v>957.17899999999997</c:v>
                      </c:pt>
                      <c:pt idx="1202">
                        <c:v>955.39800000000002</c:v>
                      </c:pt>
                      <c:pt idx="1203">
                        <c:v>953.62199999999996</c:v>
                      </c:pt>
                      <c:pt idx="1204">
                        <c:v>951.85400000000004</c:v>
                      </c:pt>
                      <c:pt idx="1205">
                        <c:v>950.09100000000001</c:v>
                      </c:pt>
                      <c:pt idx="1206">
                        <c:v>948.33600000000001</c:v>
                      </c:pt>
                      <c:pt idx="1207">
                        <c:v>946.58600000000001</c:v>
                      </c:pt>
                      <c:pt idx="1208">
                        <c:v>944.84299999999996</c:v>
                      </c:pt>
                      <c:pt idx="1209">
                        <c:v>943.10699999999997</c:v>
                      </c:pt>
                      <c:pt idx="1210">
                        <c:v>941.37699999999995</c:v>
                      </c:pt>
                      <c:pt idx="1211">
                        <c:v>939.654</c:v>
                      </c:pt>
                      <c:pt idx="1212">
                        <c:v>937.93700000000001</c:v>
                      </c:pt>
                      <c:pt idx="1213">
                        <c:v>936.226</c:v>
                      </c:pt>
                      <c:pt idx="1214">
                        <c:v>934.52099999999996</c:v>
                      </c:pt>
                      <c:pt idx="1215">
                        <c:v>932.82299999999998</c:v>
                      </c:pt>
                      <c:pt idx="1216">
                        <c:v>931.13099999999997</c:v>
                      </c:pt>
                      <c:pt idx="1217">
                        <c:v>929.44600000000003</c:v>
                      </c:pt>
                      <c:pt idx="1218">
                        <c:v>927.76700000000005</c:v>
                      </c:pt>
                      <c:pt idx="1219">
                        <c:v>926.09400000000005</c:v>
                      </c:pt>
                      <c:pt idx="1220">
                        <c:v>924.42600000000004</c:v>
                      </c:pt>
                      <c:pt idx="1221">
                        <c:v>922.76499999999999</c:v>
                      </c:pt>
                      <c:pt idx="1222">
                        <c:v>921.11</c:v>
                      </c:pt>
                      <c:pt idx="1223">
                        <c:v>919.46100000000001</c:v>
                      </c:pt>
                      <c:pt idx="1224">
                        <c:v>917.81799999999998</c:v>
                      </c:pt>
                      <c:pt idx="1225">
                        <c:v>916.18</c:v>
                      </c:pt>
                      <c:pt idx="1226">
                        <c:v>914.54899999999998</c:v>
                      </c:pt>
                      <c:pt idx="1227">
                        <c:v>912.92399999999998</c:v>
                      </c:pt>
                      <c:pt idx="1228">
                        <c:v>911.30399999999997</c:v>
                      </c:pt>
                      <c:pt idx="1229">
                        <c:v>909.69</c:v>
                      </c:pt>
                      <c:pt idx="1230">
                        <c:v>908.08100000000002</c:v>
                      </c:pt>
                      <c:pt idx="1231">
                        <c:v>906.47900000000004</c:v>
                      </c:pt>
                      <c:pt idx="1232">
                        <c:v>904.88300000000004</c:v>
                      </c:pt>
                      <c:pt idx="1233">
                        <c:v>903.29200000000003</c:v>
                      </c:pt>
                      <c:pt idx="1234">
                        <c:v>901.70600000000002</c:v>
                      </c:pt>
                      <c:pt idx="1235">
                        <c:v>900.12699999999995</c:v>
                      </c:pt>
                      <c:pt idx="1236">
                        <c:v>898.55200000000002</c:v>
                      </c:pt>
                      <c:pt idx="1237">
                        <c:v>896.98500000000001</c:v>
                      </c:pt>
                      <c:pt idx="1238">
                        <c:v>895.42200000000003</c:v>
                      </c:pt>
                      <c:pt idx="1239">
                        <c:v>893.86400000000003</c:v>
                      </c:pt>
                      <c:pt idx="1240">
                        <c:v>892.31200000000001</c:v>
                      </c:pt>
                      <c:pt idx="1241">
                        <c:v>890.76599999999996</c:v>
                      </c:pt>
                      <c:pt idx="1242">
                        <c:v>889.22500000000002</c:v>
                      </c:pt>
                      <c:pt idx="1243">
                        <c:v>887.68799999999999</c:v>
                      </c:pt>
                      <c:pt idx="1244">
                        <c:v>886.15700000000004</c:v>
                      </c:pt>
                      <c:pt idx="1245">
                        <c:v>884.63199999999995</c:v>
                      </c:pt>
                      <c:pt idx="1246">
                        <c:v>883.11099999999999</c:v>
                      </c:pt>
                      <c:pt idx="1247">
                        <c:v>881.596</c:v>
                      </c:pt>
                      <c:pt idx="1248">
                        <c:v>880.08600000000001</c:v>
                      </c:pt>
                      <c:pt idx="1249">
                        <c:v>878.58100000000002</c:v>
                      </c:pt>
                      <c:pt idx="1250">
                        <c:v>877.08100000000002</c:v>
                      </c:pt>
                      <c:pt idx="1251">
                        <c:v>875.58600000000001</c:v>
                      </c:pt>
                      <c:pt idx="1252">
                        <c:v>874.09699999999998</c:v>
                      </c:pt>
                      <c:pt idx="1253">
                        <c:v>872.61199999999997</c:v>
                      </c:pt>
                      <c:pt idx="1254">
                        <c:v>871.13300000000004</c:v>
                      </c:pt>
                      <c:pt idx="1255">
                        <c:v>869.65899999999999</c:v>
                      </c:pt>
                      <c:pt idx="1256">
                        <c:v>868.18899999999996</c:v>
                      </c:pt>
                      <c:pt idx="1257">
                        <c:v>866.726</c:v>
                      </c:pt>
                      <c:pt idx="1258">
                        <c:v>865.26599999999996</c:v>
                      </c:pt>
                      <c:pt idx="1259">
                        <c:v>863.81200000000001</c:v>
                      </c:pt>
                      <c:pt idx="1260">
                        <c:v>862.36300000000006</c:v>
                      </c:pt>
                      <c:pt idx="1261">
                        <c:v>860.91899999999998</c:v>
                      </c:pt>
                      <c:pt idx="1262">
                        <c:v>859.48</c:v>
                      </c:pt>
                      <c:pt idx="1263">
                        <c:v>858.04600000000005</c:v>
                      </c:pt>
                      <c:pt idx="1264">
                        <c:v>856.61599999999999</c:v>
                      </c:pt>
                      <c:pt idx="1265">
                        <c:v>855.19200000000001</c:v>
                      </c:pt>
                      <c:pt idx="1266">
                        <c:v>853.77200000000005</c:v>
                      </c:pt>
                      <c:pt idx="1267">
                        <c:v>852.35799999999995</c:v>
                      </c:pt>
                      <c:pt idx="1268">
                        <c:v>850.94799999999998</c:v>
                      </c:pt>
                      <c:pt idx="1269">
                        <c:v>849.54300000000001</c:v>
                      </c:pt>
                      <c:pt idx="1270">
                        <c:v>848.14300000000003</c:v>
                      </c:pt>
                      <c:pt idx="1271">
                        <c:v>846.74800000000005</c:v>
                      </c:pt>
                      <c:pt idx="1272">
                        <c:v>845.35799999999995</c:v>
                      </c:pt>
                      <c:pt idx="1273">
                        <c:v>843.97199999999998</c:v>
                      </c:pt>
                      <c:pt idx="1274">
                        <c:v>842.59100000000001</c:v>
                      </c:pt>
                      <c:pt idx="1275">
                        <c:v>841.21400000000006</c:v>
                      </c:pt>
                      <c:pt idx="1276">
                        <c:v>839.84199999999998</c:v>
                      </c:pt>
                      <c:pt idx="1277">
                        <c:v>838.47500000000002</c:v>
                      </c:pt>
                      <c:pt idx="1278">
                        <c:v>837.11300000000006</c:v>
                      </c:pt>
                      <c:pt idx="1279">
                        <c:v>835.755</c:v>
                      </c:pt>
                      <c:pt idx="1280">
                        <c:v>834.40099999999995</c:v>
                      </c:pt>
                      <c:pt idx="1281">
                        <c:v>833.05200000000002</c:v>
                      </c:pt>
                      <c:pt idx="1282">
                        <c:v>831.70799999999997</c:v>
                      </c:pt>
                      <c:pt idx="1283">
                        <c:v>830.36800000000005</c:v>
                      </c:pt>
                      <c:pt idx="1284">
                        <c:v>829.03300000000002</c:v>
                      </c:pt>
                      <c:pt idx="1285">
                        <c:v>827.702</c:v>
                      </c:pt>
                      <c:pt idx="1286">
                        <c:v>826.375</c:v>
                      </c:pt>
                      <c:pt idx="1287">
                        <c:v>825.05399999999997</c:v>
                      </c:pt>
                      <c:pt idx="1288">
                        <c:v>823.73699999999997</c:v>
                      </c:pt>
                      <c:pt idx="1289">
                        <c:v>822.42399999999998</c:v>
                      </c:pt>
                      <c:pt idx="1290">
                        <c:v>821.11500000000001</c:v>
                      </c:pt>
                      <c:pt idx="1291">
                        <c:v>819.81100000000004</c:v>
                      </c:pt>
                      <c:pt idx="1292">
                        <c:v>818.51099999999997</c:v>
                      </c:pt>
                      <c:pt idx="1293">
                        <c:v>817.21600000000001</c:v>
                      </c:pt>
                      <c:pt idx="1294">
                        <c:v>815.92499999999995</c:v>
                      </c:pt>
                      <c:pt idx="1295">
                        <c:v>814.63800000000003</c:v>
                      </c:pt>
                      <c:pt idx="1296">
                        <c:v>813.35599999999999</c:v>
                      </c:pt>
                      <c:pt idx="1297">
                        <c:v>812.07899999999995</c:v>
                      </c:pt>
                      <c:pt idx="1298">
                        <c:v>810.80499999999995</c:v>
                      </c:pt>
                      <c:pt idx="1299">
                        <c:v>809.53599999999994</c:v>
                      </c:pt>
                      <c:pt idx="1300">
                        <c:v>808.27</c:v>
                      </c:pt>
                      <c:pt idx="1301">
                        <c:v>807.01</c:v>
                      </c:pt>
                      <c:pt idx="1302">
                        <c:v>805.75400000000002</c:v>
                      </c:pt>
                      <c:pt idx="1303">
                        <c:v>804.50099999999998</c:v>
                      </c:pt>
                      <c:pt idx="1304">
                        <c:v>803.25300000000004</c:v>
                      </c:pt>
                      <c:pt idx="1305">
                        <c:v>802.00900000000001</c:v>
                      </c:pt>
                      <c:pt idx="1306">
                        <c:v>800.76900000000001</c:v>
                      </c:pt>
                      <c:pt idx="1307">
                        <c:v>799.53399999999999</c:v>
                      </c:pt>
                      <c:pt idx="1308">
                        <c:v>798.303</c:v>
                      </c:pt>
                      <c:pt idx="1309">
                        <c:v>797.07500000000005</c:v>
                      </c:pt>
                      <c:pt idx="1310">
                        <c:v>795.85199999999998</c:v>
                      </c:pt>
                      <c:pt idx="1311">
                        <c:v>794.63300000000004</c:v>
                      </c:pt>
                      <c:pt idx="1312">
                        <c:v>793.41800000000001</c:v>
                      </c:pt>
                      <c:pt idx="1313">
                        <c:v>792.20699999999999</c:v>
                      </c:pt>
                      <c:pt idx="1314">
                        <c:v>791</c:v>
                      </c:pt>
                      <c:pt idx="1315">
                        <c:v>789.79700000000003</c:v>
                      </c:pt>
                      <c:pt idx="1316">
                        <c:v>788.59900000000005</c:v>
                      </c:pt>
                      <c:pt idx="1317">
                        <c:v>787.404</c:v>
                      </c:pt>
                      <c:pt idx="1318">
                        <c:v>786.21299999999997</c:v>
                      </c:pt>
                      <c:pt idx="1319">
                        <c:v>785.02599999999995</c:v>
                      </c:pt>
                      <c:pt idx="1320">
                        <c:v>783.84400000000005</c:v>
                      </c:pt>
                      <c:pt idx="1321">
                        <c:v>782.66499999999996</c:v>
                      </c:pt>
                      <c:pt idx="1322">
                        <c:v>781.49</c:v>
                      </c:pt>
                      <c:pt idx="1323">
                        <c:v>780.32</c:v>
                      </c:pt>
                      <c:pt idx="1324">
                        <c:v>779.15200000000004</c:v>
                      </c:pt>
                      <c:pt idx="1325">
                        <c:v>777.98900000000003</c:v>
                      </c:pt>
                      <c:pt idx="1326">
                        <c:v>776.83</c:v>
                      </c:pt>
                      <c:pt idx="1327">
                        <c:v>775.67499999999995</c:v>
                      </c:pt>
                      <c:pt idx="1328">
                        <c:v>774.524</c:v>
                      </c:pt>
                      <c:pt idx="1329">
                        <c:v>773.37599999999998</c:v>
                      </c:pt>
                      <c:pt idx="1330">
                        <c:v>772.23299999999995</c:v>
                      </c:pt>
                      <c:pt idx="1331">
                        <c:v>771.09299999999996</c:v>
                      </c:pt>
                      <c:pt idx="1332">
                        <c:v>769.95699999999999</c:v>
                      </c:pt>
                      <c:pt idx="1333">
                        <c:v>768.82399999999996</c:v>
                      </c:pt>
                      <c:pt idx="1334">
                        <c:v>767.69600000000003</c:v>
                      </c:pt>
                      <c:pt idx="1335">
                        <c:v>766.57100000000003</c:v>
                      </c:pt>
                      <c:pt idx="1336">
                        <c:v>765.45</c:v>
                      </c:pt>
                      <c:pt idx="1337">
                        <c:v>764.33299999999997</c:v>
                      </c:pt>
                      <c:pt idx="1338">
                        <c:v>763.21900000000005</c:v>
                      </c:pt>
                      <c:pt idx="1339">
                        <c:v>762.10900000000004</c:v>
                      </c:pt>
                      <c:pt idx="1340">
                        <c:v>761.00300000000004</c:v>
                      </c:pt>
                      <c:pt idx="1341">
                        <c:v>759.90099999999995</c:v>
                      </c:pt>
                      <c:pt idx="1342">
                        <c:v>758.80200000000002</c:v>
                      </c:pt>
                      <c:pt idx="1343">
                        <c:v>757.70699999999999</c:v>
                      </c:pt>
                      <c:pt idx="1344">
                        <c:v>756.61500000000001</c:v>
                      </c:pt>
                      <c:pt idx="1345">
                        <c:v>755.52700000000004</c:v>
                      </c:pt>
                      <c:pt idx="1346">
                        <c:v>754.44299999999998</c:v>
                      </c:pt>
                      <c:pt idx="1347">
                        <c:v>753.36199999999997</c:v>
                      </c:pt>
                      <c:pt idx="1348">
                        <c:v>752.28499999999997</c:v>
                      </c:pt>
                      <c:pt idx="1349">
                        <c:v>751.21100000000001</c:v>
                      </c:pt>
                      <c:pt idx="1350">
                        <c:v>750.14099999999996</c:v>
                      </c:pt>
                      <c:pt idx="1351">
                        <c:v>749.07500000000005</c:v>
                      </c:pt>
                      <c:pt idx="1352">
                        <c:v>748.01199999999994</c:v>
                      </c:pt>
                      <c:pt idx="1353">
                        <c:v>746.952</c:v>
                      </c:pt>
                      <c:pt idx="1354">
                        <c:v>745.89599999999996</c:v>
                      </c:pt>
                      <c:pt idx="1355">
                        <c:v>744.84400000000005</c:v>
                      </c:pt>
                      <c:pt idx="1356">
                        <c:v>743.79499999999996</c:v>
                      </c:pt>
                      <c:pt idx="1357">
                        <c:v>742.75</c:v>
                      </c:pt>
                      <c:pt idx="1358">
                        <c:v>741.70699999999999</c:v>
                      </c:pt>
                      <c:pt idx="1359">
                        <c:v>740.66899999999998</c:v>
                      </c:pt>
                      <c:pt idx="1360">
                        <c:v>739.63300000000004</c:v>
                      </c:pt>
                      <c:pt idx="1361">
                        <c:v>738.60199999999998</c:v>
                      </c:pt>
                      <c:pt idx="1362">
                        <c:v>737.57299999999998</c:v>
                      </c:pt>
                      <c:pt idx="1363">
                        <c:v>736.548</c:v>
                      </c:pt>
                      <c:pt idx="1364">
                        <c:v>735.52700000000004</c:v>
                      </c:pt>
                      <c:pt idx="1365">
                        <c:v>734.50800000000004</c:v>
                      </c:pt>
                      <c:pt idx="1366">
                        <c:v>733.49400000000003</c:v>
                      </c:pt>
                      <c:pt idx="1367">
                        <c:v>732.48199999999997</c:v>
                      </c:pt>
                      <c:pt idx="1368">
                        <c:v>731.47400000000005</c:v>
                      </c:pt>
                      <c:pt idx="1369">
                        <c:v>730.46900000000005</c:v>
                      </c:pt>
                      <c:pt idx="1370">
                        <c:v>729.46699999999998</c:v>
                      </c:pt>
                      <c:pt idx="1371">
                        <c:v>728.46900000000005</c:v>
                      </c:pt>
                      <c:pt idx="1372">
                        <c:v>727.47299999999996</c:v>
                      </c:pt>
                      <c:pt idx="1373">
                        <c:v>726.48099999999999</c:v>
                      </c:pt>
                      <c:pt idx="1374">
                        <c:v>725.49300000000005</c:v>
                      </c:pt>
                      <c:pt idx="1375">
                        <c:v>724.50699999999995</c:v>
                      </c:pt>
                      <c:pt idx="1376">
                        <c:v>723.52499999999998</c:v>
                      </c:pt>
                      <c:pt idx="1377">
                        <c:v>722.54600000000005</c:v>
                      </c:pt>
                      <c:pt idx="1378">
                        <c:v>721.57</c:v>
                      </c:pt>
                      <c:pt idx="1379">
                        <c:v>720.59699999999998</c:v>
                      </c:pt>
                      <c:pt idx="1380">
                        <c:v>719.62800000000004</c:v>
                      </c:pt>
                      <c:pt idx="1381">
                        <c:v>718.66200000000003</c:v>
                      </c:pt>
                      <c:pt idx="1382">
                        <c:v>717.69899999999996</c:v>
                      </c:pt>
                      <c:pt idx="1383">
                        <c:v>716.73900000000003</c:v>
                      </c:pt>
                      <c:pt idx="1384">
                        <c:v>715.78200000000004</c:v>
                      </c:pt>
                      <c:pt idx="1385">
                        <c:v>714.82799999999997</c:v>
                      </c:pt>
                      <c:pt idx="1386">
                        <c:v>713.87699999999995</c:v>
                      </c:pt>
                      <c:pt idx="1387">
                        <c:v>712.93</c:v>
                      </c:pt>
                      <c:pt idx="1388">
                        <c:v>711.98500000000001</c:v>
                      </c:pt>
                      <c:pt idx="1389">
                        <c:v>711.04399999999998</c:v>
                      </c:pt>
                      <c:pt idx="1390">
                        <c:v>710.10599999999999</c:v>
                      </c:pt>
                      <c:pt idx="1391">
                        <c:v>709.17100000000005</c:v>
                      </c:pt>
                      <c:pt idx="1392">
                        <c:v>708.23800000000006</c:v>
                      </c:pt>
                      <c:pt idx="1393">
                        <c:v>707.30899999999997</c:v>
                      </c:pt>
                      <c:pt idx="1394">
                        <c:v>706.38300000000004</c:v>
                      </c:pt>
                      <c:pt idx="1395">
                        <c:v>705.46</c:v>
                      </c:pt>
                      <c:pt idx="1396">
                        <c:v>704.54</c:v>
                      </c:pt>
                      <c:pt idx="1397">
                        <c:v>703.62300000000005</c:v>
                      </c:pt>
                      <c:pt idx="1398">
                        <c:v>702.70799999999997</c:v>
                      </c:pt>
                      <c:pt idx="1399">
                        <c:v>701.79700000000003</c:v>
                      </c:pt>
                      <c:pt idx="1400">
                        <c:v>700.88900000000001</c:v>
                      </c:pt>
                      <c:pt idx="1401">
                        <c:v>699.98400000000004</c:v>
                      </c:pt>
                      <c:pt idx="1402">
                        <c:v>699.08199999999999</c:v>
                      </c:pt>
                      <c:pt idx="1403">
                        <c:v>698.18200000000002</c:v>
                      </c:pt>
                      <c:pt idx="1404">
                        <c:v>697.28599999999994</c:v>
                      </c:pt>
                      <c:pt idx="1405">
                        <c:v>696.39200000000005</c:v>
                      </c:pt>
                      <c:pt idx="1406">
                        <c:v>695.50099999999998</c:v>
                      </c:pt>
                      <c:pt idx="1407">
                        <c:v>694.61400000000003</c:v>
                      </c:pt>
                      <c:pt idx="1408">
                        <c:v>693.72900000000004</c:v>
                      </c:pt>
                      <c:pt idx="1409">
                        <c:v>692.84699999999998</c:v>
                      </c:pt>
                      <c:pt idx="1410">
                        <c:v>691.96699999999998</c:v>
                      </c:pt>
                      <c:pt idx="1411">
                        <c:v>691.09100000000001</c:v>
                      </c:pt>
                      <c:pt idx="1412">
                        <c:v>690.21699999999998</c:v>
                      </c:pt>
                      <c:pt idx="1413">
                        <c:v>689.34699999999998</c:v>
                      </c:pt>
                      <c:pt idx="1414">
                        <c:v>688.47900000000004</c:v>
                      </c:pt>
                      <c:pt idx="1415">
                        <c:v>687.61400000000003</c:v>
                      </c:pt>
                      <c:pt idx="1416">
                        <c:v>686.75099999999998</c:v>
                      </c:pt>
                      <c:pt idx="1417">
                        <c:v>685.89200000000005</c:v>
                      </c:pt>
                      <c:pt idx="1418">
                        <c:v>685.03499999999997</c:v>
                      </c:pt>
                      <c:pt idx="1419">
                        <c:v>684.18100000000004</c:v>
                      </c:pt>
                      <c:pt idx="1420">
                        <c:v>683.33</c:v>
                      </c:pt>
                      <c:pt idx="1421">
                        <c:v>682.48099999999999</c:v>
                      </c:pt>
                      <c:pt idx="1422">
                        <c:v>681.63499999999999</c:v>
                      </c:pt>
                      <c:pt idx="1423">
                        <c:v>680.79200000000003</c:v>
                      </c:pt>
                      <c:pt idx="1424">
                        <c:v>679.952</c:v>
                      </c:pt>
                      <c:pt idx="1425">
                        <c:v>679.11400000000003</c:v>
                      </c:pt>
                      <c:pt idx="1426">
                        <c:v>678.279</c:v>
                      </c:pt>
                      <c:pt idx="1427">
                        <c:v>677.447</c:v>
                      </c:pt>
                      <c:pt idx="1428">
                        <c:v>676.61699999999996</c:v>
                      </c:pt>
                      <c:pt idx="1429">
                        <c:v>675.79</c:v>
                      </c:pt>
                      <c:pt idx="1430">
                        <c:v>674.96600000000001</c:v>
                      </c:pt>
                      <c:pt idx="1431">
                        <c:v>674.14499999999998</c:v>
                      </c:pt>
                      <c:pt idx="1432">
                        <c:v>673.32600000000002</c:v>
                      </c:pt>
                      <c:pt idx="1433">
                        <c:v>672.50900000000001</c:v>
                      </c:pt>
                      <c:pt idx="1434">
                        <c:v>671.69500000000005</c:v>
                      </c:pt>
                      <c:pt idx="1435">
                        <c:v>670.88400000000001</c:v>
                      </c:pt>
                      <c:pt idx="1436">
                        <c:v>670.07600000000002</c:v>
                      </c:pt>
                      <c:pt idx="1437">
                        <c:v>669.27</c:v>
                      </c:pt>
                      <c:pt idx="1438">
                        <c:v>668.46600000000001</c:v>
                      </c:pt>
                      <c:pt idx="1439">
                        <c:v>667.66600000000005</c:v>
                      </c:pt>
                      <c:pt idx="1440">
                        <c:v>666.86699999999996</c:v>
                      </c:pt>
                      <c:pt idx="1441">
                        <c:v>666.072</c:v>
                      </c:pt>
                      <c:pt idx="1442">
                        <c:v>665.279</c:v>
                      </c:pt>
                      <c:pt idx="1443">
                        <c:v>664.48800000000006</c:v>
                      </c:pt>
                      <c:pt idx="1444">
                        <c:v>663.7</c:v>
                      </c:pt>
                      <c:pt idx="1445">
                        <c:v>662.91499999999996</c:v>
                      </c:pt>
                      <c:pt idx="1446">
                        <c:v>662.13199999999995</c:v>
                      </c:pt>
                      <c:pt idx="1447">
                        <c:v>661.351</c:v>
                      </c:pt>
                      <c:pt idx="1448">
                        <c:v>660.57299999999998</c:v>
                      </c:pt>
                      <c:pt idx="1449">
                        <c:v>659.79700000000003</c:v>
                      </c:pt>
                      <c:pt idx="1450">
                        <c:v>659.024</c:v>
                      </c:pt>
                      <c:pt idx="1451">
                        <c:v>658.25400000000002</c:v>
                      </c:pt>
                      <c:pt idx="1452">
                        <c:v>657.48599999999999</c:v>
                      </c:pt>
                      <c:pt idx="1453">
                        <c:v>656.72</c:v>
                      </c:pt>
                      <c:pt idx="1454">
                        <c:v>655.95699999999999</c:v>
                      </c:pt>
                      <c:pt idx="1455">
                        <c:v>655.19600000000003</c:v>
                      </c:pt>
                      <c:pt idx="1456">
                        <c:v>654.43700000000001</c:v>
                      </c:pt>
                      <c:pt idx="1457">
                        <c:v>653.68100000000004</c:v>
                      </c:pt>
                      <c:pt idx="1458">
                        <c:v>652.928</c:v>
                      </c:pt>
                      <c:pt idx="1459">
                        <c:v>652.17600000000004</c:v>
                      </c:pt>
                      <c:pt idx="1460">
                        <c:v>651.42700000000002</c:v>
                      </c:pt>
                      <c:pt idx="1461">
                        <c:v>650.68100000000004</c:v>
                      </c:pt>
                      <c:pt idx="1462">
                        <c:v>649.93700000000001</c:v>
                      </c:pt>
                      <c:pt idx="1463">
                        <c:v>649.19500000000005</c:v>
                      </c:pt>
                      <c:pt idx="1464">
                        <c:v>648.45600000000002</c:v>
                      </c:pt>
                      <c:pt idx="1465">
                        <c:v>647.71900000000005</c:v>
                      </c:pt>
                      <c:pt idx="1466">
                        <c:v>646.98400000000004</c:v>
                      </c:pt>
                      <c:pt idx="1467">
                        <c:v>646.25099999999998</c:v>
                      </c:pt>
                      <c:pt idx="1468">
                        <c:v>645.52099999999996</c:v>
                      </c:pt>
                      <c:pt idx="1469">
                        <c:v>644.79399999999998</c:v>
                      </c:pt>
                      <c:pt idx="1470">
                        <c:v>644.06799999999998</c:v>
                      </c:pt>
                      <c:pt idx="1471">
                        <c:v>643.34500000000003</c:v>
                      </c:pt>
                      <c:pt idx="1472">
                        <c:v>642.62400000000002</c:v>
                      </c:pt>
                      <c:pt idx="1473">
                        <c:v>641.90499999999997</c:v>
                      </c:pt>
                      <c:pt idx="1474">
                        <c:v>641.18899999999996</c:v>
                      </c:pt>
                      <c:pt idx="1475">
                        <c:v>640.47500000000002</c:v>
                      </c:pt>
                      <c:pt idx="1476">
                        <c:v>639.76300000000003</c:v>
                      </c:pt>
                      <c:pt idx="1477">
                        <c:v>639.05399999999997</c:v>
                      </c:pt>
                      <c:pt idx="1478">
                        <c:v>638.346</c:v>
                      </c:pt>
                      <c:pt idx="1479">
                        <c:v>637.64099999999996</c:v>
                      </c:pt>
                      <c:pt idx="1480">
                        <c:v>636.93799999999999</c:v>
                      </c:pt>
                      <c:pt idx="1481">
                        <c:v>636.23699999999997</c:v>
                      </c:pt>
                      <c:pt idx="1482">
                        <c:v>635.53899999999999</c:v>
                      </c:pt>
                      <c:pt idx="1483">
                        <c:v>634.84299999999996</c:v>
                      </c:pt>
                      <c:pt idx="1484">
                        <c:v>634.14800000000002</c:v>
                      </c:pt>
                      <c:pt idx="1485">
                        <c:v>633.45699999999999</c:v>
                      </c:pt>
                      <c:pt idx="1486">
                        <c:v>632.76700000000005</c:v>
                      </c:pt>
                      <c:pt idx="1487">
                        <c:v>632.07899999999995</c:v>
                      </c:pt>
                      <c:pt idx="1488">
                        <c:v>631.39400000000001</c:v>
                      </c:pt>
                      <c:pt idx="1489">
                        <c:v>630.71100000000001</c:v>
                      </c:pt>
                      <c:pt idx="1490">
                        <c:v>630.03</c:v>
                      </c:pt>
                      <c:pt idx="1491">
                        <c:v>629.351</c:v>
                      </c:pt>
                      <c:pt idx="1492">
                        <c:v>628.67399999999998</c:v>
                      </c:pt>
                      <c:pt idx="1493">
                        <c:v>627.99900000000002</c:v>
                      </c:pt>
                      <c:pt idx="1494">
                        <c:v>627.327</c:v>
                      </c:pt>
                      <c:pt idx="1495">
                        <c:v>626.65599999999995</c:v>
                      </c:pt>
                      <c:pt idx="1496">
                        <c:v>625.98800000000006</c:v>
                      </c:pt>
                      <c:pt idx="1497">
                        <c:v>625.322</c:v>
                      </c:pt>
                      <c:pt idx="1498">
                        <c:v>624.65800000000002</c:v>
                      </c:pt>
                      <c:pt idx="1499">
                        <c:v>623.995</c:v>
                      </c:pt>
                      <c:pt idx="1500">
                        <c:v>623.33500000000004</c:v>
                      </c:pt>
                      <c:pt idx="1501">
                        <c:v>622.678</c:v>
                      </c:pt>
                      <c:pt idx="1502">
                        <c:v>622.02200000000005</c:v>
                      </c:pt>
                      <c:pt idx="1503">
                        <c:v>621.36800000000005</c:v>
                      </c:pt>
                      <c:pt idx="1504">
                        <c:v>620.71600000000001</c:v>
                      </c:pt>
                      <c:pt idx="1505">
                        <c:v>620.06600000000003</c:v>
                      </c:pt>
                      <c:pt idx="1506">
                        <c:v>619.41899999999998</c:v>
                      </c:pt>
                      <c:pt idx="1507">
                        <c:v>618.77300000000002</c:v>
                      </c:pt>
                      <c:pt idx="1508">
                        <c:v>618.13</c:v>
                      </c:pt>
                      <c:pt idx="1509">
                        <c:v>617.48800000000006</c:v>
                      </c:pt>
                      <c:pt idx="1510">
                        <c:v>616.84799999999996</c:v>
                      </c:pt>
                      <c:pt idx="1511">
                        <c:v>616.21100000000001</c:v>
                      </c:pt>
                      <c:pt idx="1512">
                        <c:v>615.57500000000005</c:v>
                      </c:pt>
                      <c:pt idx="1513">
                        <c:v>614.94200000000001</c:v>
                      </c:pt>
                      <c:pt idx="1514">
                        <c:v>614.30999999999995</c:v>
                      </c:pt>
                      <c:pt idx="1515">
                        <c:v>613.67999999999995</c:v>
                      </c:pt>
                      <c:pt idx="1516">
                        <c:v>613.053</c:v>
                      </c:pt>
                      <c:pt idx="1517">
                        <c:v>612.42700000000002</c:v>
                      </c:pt>
                      <c:pt idx="1518">
                        <c:v>611.803</c:v>
                      </c:pt>
                      <c:pt idx="1519">
                        <c:v>611.18100000000004</c:v>
                      </c:pt>
                      <c:pt idx="1520">
                        <c:v>610.56100000000004</c:v>
                      </c:pt>
                      <c:pt idx="1521">
                        <c:v>609.94299999999998</c:v>
                      </c:pt>
                      <c:pt idx="1522">
                        <c:v>609.327</c:v>
                      </c:pt>
                      <c:pt idx="1523">
                        <c:v>608.71299999999997</c:v>
                      </c:pt>
                      <c:pt idx="1524">
                        <c:v>608.101</c:v>
                      </c:pt>
                      <c:pt idx="1525">
                        <c:v>607.49099999999999</c:v>
                      </c:pt>
                      <c:pt idx="1526">
                        <c:v>606.88199999999995</c:v>
                      </c:pt>
                      <c:pt idx="1527">
                        <c:v>606.27599999999995</c:v>
                      </c:pt>
                      <c:pt idx="1528">
                        <c:v>605.67100000000005</c:v>
                      </c:pt>
                      <c:pt idx="1529">
                        <c:v>605.06799999999998</c:v>
                      </c:pt>
                      <c:pt idx="1530">
                        <c:v>604.46699999999998</c:v>
                      </c:pt>
                      <c:pt idx="1531">
                        <c:v>603.86800000000005</c:v>
                      </c:pt>
                      <c:pt idx="1532">
                        <c:v>603.27099999999996</c:v>
                      </c:pt>
                      <c:pt idx="1533">
                        <c:v>602.67600000000004</c:v>
                      </c:pt>
                      <c:pt idx="1534">
                        <c:v>602.08199999999999</c:v>
                      </c:pt>
                      <c:pt idx="1535">
                        <c:v>601.49099999999999</c:v>
                      </c:pt>
                      <c:pt idx="1536">
                        <c:v>600.90099999999995</c:v>
                      </c:pt>
                      <c:pt idx="1537">
                        <c:v>600.31299999999999</c:v>
                      </c:pt>
                      <c:pt idx="1538">
                        <c:v>599.72699999999998</c:v>
                      </c:pt>
                      <c:pt idx="1539">
                        <c:v>599.14200000000005</c:v>
                      </c:pt>
                      <c:pt idx="1540">
                        <c:v>598.55999999999995</c:v>
                      </c:pt>
                      <c:pt idx="1541">
                        <c:v>597.97900000000004</c:v>
                      </c:pt>
                      <c:pt idx="1542">
                        <c:v>597.4</c:v>
                      </c:pt>
                      <c:pt idx="1543">
                        <c:v>596.82299999999998</c:v>
                      </c:pt>
                      <c:pt idx="1544">
                        <c:v>596.24800000000005</c:v>
                      </c:pt>
                      <c:pt idx="1545">
                        <c:v>595.67399999999998</c:v>
                      </c:pt>
                      <c:pt idx="1546">
                        <c:v>595.10199999999998</c:v>
                      </c:pt>
                      <c:pt idx="1547">
                        <c:v>594.53200000000004</c:v>
                      </c:pt>
                      <c:pt idx="1548">
                        <c:v>593.96400000000006</c:v>
                      </c:pt>
                      <c:pt idx="1549">
                        <c:v>593.39700000000005</c:v>
                      </c:pt>
                      <c:pt idx="1550">
                        <c:v>592.83299999999997</c:v>
                      </c:pt>
                      <c:pt idx="1551">
                        <c:v>592.27</c:v>
                      </c:pt>
                      <c:pt idx="1552">
                        <c:v>591.70799999999997</c:v>
                      </c:pt>
                      <c:pt idx="1553">
                        <c:v>591.149</c:v>
                      </c:pt>
                      <c:pt idx="1554">
                        <c:v>590.59100000000001</c:v>
                      </c:pt>
                      <c:pt idx="1555">
                        <c:v>590.03399999999999</c:v>
                      </c:pt>
                      <c:pt idx="1556">
                        <c:v>589.48</c:v>
                      </c:pt>
                      <c:pt idx="1557">
                        <c:v>588.92700000000002</c:v>
                      </c:pt>
                      <c:pt idx="1558">
                        <c:v>588.37599999999998</c:v>
                      </c:pt>
                      <c:pt idx="1559">
                        <c:v>587.827</c:v>
                      </c:pt>
                      <c:pt idx="1560">
                        <c:v>587.279</c:v>
                      </c:pt>
                      <c:pt idx="1561">
                        <c:v>586.73299999999995</c:v>
                      </c:pt>
                      <c:pt idx="1562">
                        <c:v>586.18899999999996</c:v>
                      </c:pt>
                      <c:pt idx="1563">
                        <c:v>585.64599999999996</c:v>
                      </c:pt>
                      <c:pt idx="1564">
                        <c:v>585.10500000000002</c:v>
                      </c:pt>
                      <c:pt idx="1565">
                        <c:v>584.56600000000003</c:v>
                      </c:pt>
                      <c:pt idx="1566">
                        <c:v>584.02800000000002</c:v>
                      </c:pt>
                      <c:pt idx="1567">
                        <c:v>583.49199999999996</c:v>
                      </c:pt>
                      <c:pt idx="1568">
                        <c:v>582.95799999999997</c:v>
                      </c:pt>
                      <c:pt idx="1569">
                        <c:v>582.42499999999995</c:v>
                      </c:pt>
                      <c:pt idx="1570">
                        <c:v>581.89400000000001</c:v>
                      </c:pt>
                      <c:pt idx="1571">
                        <c:v>581.36400000000003</c:v>
                      </c:pt>
                      <c:pt idx="1572">
                        <c:v>580.83600000000001</c:v>
                      </c:pt>
                      <c:pt idx="1573">
                        <c:v>580.30999999999995</c:v>
                      </c:pt>
                      <c:pt idx="1574">
                        <c:v>579.78599999999994</c:v>
                      </c:pt>
                      <c:pt idx="1575">
                        <c:v>579.26300000000003</c:v>
                      </c:pt>
                      <c:pt idx="1576">
                        <c:v>578.74099999999999</c:v>
                      </c:pt>
                      <c:pt idx="1577">
                        <c:v>578.221</c:v>
                      </c:pt>
                      <c:pt idx="1578">
                        <c:v>577.70299999999997</c:v>
                      </c:pt>
                      <c:pt idx="1579">
                        <c:v>577.18600000000004</c:v>
                      </c:pt>
                      <c:pt idx="1580">
                        <c:v>576.67100000000005</c:v>
                      </c:pt>
                      <c:pt idx="1581">
                        <c:v>576.15700000000004</c:v>
                      </c:pt>
                      <c:pt idx="1582">
                        <c:v>575.64599999999996</c:v>
                      </c:pt>
                      <c:pt idx="1583">
                        <c:v>575.13499999999999</c:v>
                      </c:pt>
                      <c:pt idx="1584">
                        <c:v>574.62599999999998</c:v>
                      </c:pt>
                      <c:pt idx="1585">
                        <c:v>574.11900000000003</c:v>
                      </c:pt>
                      <c:pt idx="1586">
                        <c:v>573.61300000000006</c:v>
                      </c:pt>
                      <c:pt idx="1587">
                        <c:v>573.10900000000004</c:v>
                      </c:pt>
                      <c:pt idx="1588">
                        <c:v>572.60599999999999</c:v>
                      </c:pt>
                      <c:pt idx="1589">
                        <c:v>572.10500000000002</c:v>
                      </c:pt>
                      <c:pt idx="1590">
                        <c:v>571.60500000000002</c:v>
                      </c:pt>
                      <c:pt idx="1591">
                        <c:v>571.10699999999997</c:v>
                      </c:pt>
                      <c:pt idx="1592">
                        <c:v>570.61</c:v>
                      </c:pt>
                      <c:pt idx="1593">
                        <c:v>570.11500000000001</c:v>
                      </c:pt>
                      <c:pt idx="1594">
                        <c:v>569.62199999999996</c:v>
                      </c:pt>
                      <c:pt idx="1595">
                        <c:v>569.13</c:v>
                      </c:pt>
                      <c:pt idx="1596">
                        <c:v>568.63900000000001</c:v>
                      </c:pt>
                      <c:pt idx="1597">
                        <c:v>568.15</c:v>
                      </c:pt>
                      <c:pt idx="1598">
                        <c:v>567.66200000000003</c:v>
                      </c:pt>
                      <c:pt idx="1599">
                        <c:v>567.17600000000004</c:v>
                      </c:pt>
                      <c:pt idx="1600">
                        <c:v>566.69200000000001</c:v>
                      </c:pt>
                      <c:pt idx="1601">
                        <c:v>566.20899999999995</c:v>
                      </c:pt>
                      <c:pt idx="1602">
                        <c:v>565.72699999999998</c:v>
                      </c:pt>
                      <c:pt idx="1603">
                        <c:v>565.24699999999996</c:v>
                      </c:pt>
                      <c:pt idx="1604">
                        <c:v>564.76800000000003</c:v>
                      </c:pt>
                      <c:pt idx="1605">
                        <c:v>564.29</c:v>
                      </c:pt>
                      <c:pt idx="1606">
                        <c:v>563.81500000000005</c:v>
                      </c:pt>
                      <c:pt idx="1607">
                        <c:v>563.48199999999997</c:v>
                      </c:pt>
                      <c:pt idx="1608">
                        <c:v>563.48199999999997</c:v>
                      </c:pt>
                      <c:pt idx="1609">
                        <c:v>526.83799999999997</c:v>
                      </c:pt>
                      <c:pt idx="1610">
                        <c:v>498.53300000000002</c:v>
                      </c:pt>
                      <c:pt idx="1611">
                        <c:v>476.35199999999998</c:v>
                      </c:pt>
                      <c:pt idx="1612">
                        <c:v>458.74700000000001</c:v>
                      </c:pt>
                      <c:pt idx="1613">
                        <c:v>444.77699999999999</c:v>
                      </c:pt>
                      <c:pt idx="1614">
                        <c:v>433.67899999999997</c:v>
                      </c:pt>
                      <c:pt idx="1615">
                        <c:v>424.73700000000002</c:v>
                      </c:pt>
                      <c:pt idx="1616">
                        <c:v>417.48200000000003</c:v>
                      </c:pt>
                      <c:pt idx="1617">
                        <c:v>411.54500000000002</c:v>
                      </c:pt>
                      <c:pt idx="1618">
                        <c:v>406.64100000000002</c:v>
                      </c:pt>
                      <c:pt idx="1619">
                        <c:v>402.55200000000002</c:v>
                      </c:pt>
                      <c:pt idx="1620">
                        <c:v>399.10599999999999</c:v>
                      </c:pt>
                      <c:pt idx="1621">
                        <c:v>396.17399999999998</c:v>
                      </c:pt>
                      <c:pt idx="1622">
                        <c:v>393.65300000000002</c:v>
                      </c:pt>
                      <c:pt idx="1623">
                        <c:v>391.46199999999999</c:v>
                      </c:pt>
                      <c:pt idx="1624">
                        <c:v>389.541</c:v>
                      </c:pt>
                      <c:pt idx="1625">
                        <c:v>387.84</c:v>
                      </c:pt>
                      <c:pt idx="1626">
                        <c:v>386.32</c:v>
                      </c:pt>
                      <c:pt idx="1627">
                        <c:v>384.95</c:v>
                      </c:pt>
                      <c:pt idx="1628">
                        <c:v>383.70499999999998</c:v>
                      </c:pt>
                      <c:pt idx="1629">
                        <c:v>382.56700000000001</c:v>
                      </c:pt>
                      <c:pt idx="1630">
                        <c:v>381.51900000000001</c:v>
                      </c:pt>
                      <c:pt idx="1631">
                        <c:v>380.54899999999998</c:v>
                      </c:pt>
                      <c:pt idx="1632">
                        <c:v>379.64499999999998</c:v>
                      </c:pt>
                      <c:pt idx="1633">
                        <c:v>378.8</c:v>
                      </c:pt>
                      <c:pt idx="1634">
                        <c:v>378.00599999999997</c:v>
                      </c:pt>
                      <c:pt idx="1635">
                        <c:v>377.25700000000001</c:v>
                      </c:pt>
                      <c:pt idx="1636">
                        <c:v>376.54899999999998</c:v>
                      </c:pt>
                      <c:pt idx="1637">
                        <c:v>375.87700000000001</c:v>
                      </c:pt>
                      <c:pt idx="1638">
                        <c:v>375.238</c:v>
                      </c:pt>
                      <c:pt idx="1639">
                        <c:v>374.62799999999999</c:v>
                      </c:pt>
                      <c:pt idx="1640">
                        <c:v>374.04599999999999</c:v>
                      </c:pt>
                      <c:pt idx="1641">
                        <c:v>373.48899999999998</c:v>
                      </c:pt>
                      <c:pt idx="1642">
                        <c:v>372.95600000000002</c:v>
                      </c:pt>
                      <c:pt idx="1643">
                        <c:v>372.44299999999998</c:v>
                      </c:pt>
                      <c:pt idx="1644">
                        <c:v>371.95100000000002</c:v>
                      </c:pt>
                      <c:pt idx="1645">
                        <c:v>371.47800000000001</c:v>
                      </c:pt>
                      <c:pt idx="1646">
                        <c:v>371.02300000000002</c:v>
                      </c:pt>
                      <c:pt idx="1647">
                        <c:v>370.584</c:v>
                      </c:pt>
                      <c:pt idx="1648">
                        <c:v>370.161</c:v>
                      </c:pt>
                      <c:pt idx="1649">
                        <c:v>369.75299999999999</c:v>
                      </c:pt>
                      <c:pt idx="1650">
                        <c:v>369.35899999999998</c:v>
                      </c:pt>
                      <c:pt idx="1651">
                        <c:v>368.97899999999998</c:v>
                      </c:pt>
                      <c:pt idx="1652">
                        <c:v>368.61099999999999</c:v>
                      </c:pt>
                      <c:pt idx="1653">
                        <c:v>368.25599999999997</c:v>
                      </c:pt>
                      <c:pt idx="1654">
                        <c:v>367.91300000000001</c:v>
                      </c:pt>
                      <c:pt idx="1655">
                        <c:v>367.58</c:v>
                      </c:pt>
                      <c:pt idx="1656">
                        <c:v>367.25799999999998</c:v>
                      </c:pt>
                      <c:pt idx="1657">
                        <c:v>366.947</c:v>
                      </c:pt>
                      <c:pt idx="1658">
                        <c:v>366.64499999999998</c:v>
                      </c:pt>
                      <c:pt idx="1659">
                        <c:v>366.35199999999998</c:v>
                      </c:pt>
                      <c:pt idx="1660">
                        <c:v>366.06799999999998</c:v>
                      </c:pt>
                      <c:pt idx="1661">
                        <c:v>365.79300000000001</c:v>
                      </c:pt>
                      <c:pt idx="1662">
                        <c:v>365.52600000000001</c:v>
                      </c:pt>
                      <c:pt idx="1663">
                        <c:v>365.267</c:v>
                      </c:pt>
                      <c:pt idx="1664">
                        <c:v>365.01600000000002</c:v>
                      </c:pt>
                      <c:pt idx="1665">
                        <c:v>364.77199999999999</c:v>
                      </c:pt>
                      <c:pt idx="1666">
                        <c:v>364.53399999999999</c:v>
                      </c:pt>
                      <c:pt idx="1667">
                        <c:v>364.30399999999997</c:v>
                      </c:pt>
                      <c:pt idx="1668">
                        <c:v>364.08</c:v>
                      </c:pt>
                      <c:pt idx="1669">
                        <c:v>363.86200000000002</c:v>
                      </c:pt>
                      <c:pt idx="1670">
                        <c:v>363.649</c:v>
                      </c:pt>
                      <c:pt idx="1671">
                        <c:v>363.44299999999998</c:v>
                      </c:pt>
                      <c:pt idx="1672">
                        <c:v>363.24200000000002</c:v>
                      </c:pt>
                      <c:pt idx="1673">
                        <c:v>363.04599999999999</c:v>
                      </c:pt>
                      <c:pt idx="1674">
                        <c:v>362.85500000000002</c:v>
                      </c:pt>
                      <c:pt idx="1675">
                        <c:v>362.66800000000001</c:v>
                      </c:pt>
                      <c:pt idx="1676">
                        <c:v>362.48700000000002</c:v>
                      </c:pt>
                      <c:pt idx="1677">
                        <c:v>362.30900000000003</c:v>
                      </c:pt>
                      <c:pt idx="1678">
                        <c:v>362.13600000000002</c:v>
                      </c:pt>
                      <c:pt idx="1679">
                        <c:v>362.08</c:v>
                      </c:pt>
                      <c:pt idx="1680">
                        <c:v>362.08</c:v>
                      </c:pt>
                      <c:pt idx="1681">
                        <c:v>365.334</c:v>
                      </c:pt>
                      <c:pt idx="1682">
                        <c:v>374.48500000000001</c:v>
                      </c:pt>
                      <c:pt idx="1683">
                        <c:v>392.69200000000001</c:v>
                      </c:pt>
                      <c:pt idx="1684">
                        <c:v>424.74099999999999</c:v>
                      </c:pt>
                      <c:pt idx="1685">
                        <c:v>472.81599999999997</c:v>
                      </c:pt>
                      <c:pt idx="1686">
                        <c:v>538.70600000000002</c:v>
                      </c:pt>
                      <c:pt idx="1687">
                        <c:v>616.096</c:v>
                      </c:pt>
                      <c:pt idx="1688">
                        <c:v>702.91899999999998</c:v>
                      </c:pt>
                      <c:pt idx="1689">
                        <c:v>799.48400000000004</c:v>
                      </c:pt>
                      <c:pt idx="1690">
                        <c:v>902.404</c:v>
                      </c:pt>
                      <c:pt idx="1691" formatCode="0.00E+00">
                        <c:v>1006.56</c:v>
                      </c:pt>
                      <c:pt idx="1692" formatCode="0.00E+00">
                        <c:v>1107.6400000000001</c:v>
                      </c:pt>
                      <c:pt idx="1693" formatCode="0.00E+00">
                        <c:v>1201.53</c:v>
                      </c:pt>
                      <c:pt idx="1694" formatCode="0.00E+00">
                        <c:v>1278.02</c:v>
                      </c:pt>
                      <c:pt idx="1695" formatCode="0.00E+00">
                        <c:v>1337.26</c:v>
                      </c:pt>
                      <c:pt idx="1696" formatCode="0.00E+00">
                        <c:v>1380.23</c:v>
                      </c:pt>
                      <c:pt idx="1697" formatCode="0.00E+00">
                        <c:v>1410.83</c:v>
                      </c:pt>
                      <c:pt idx="1698" formatCode="0.00E+00">
                        <c:v>1407.2</c:v>
                      </c:pt>
                      <c:pt idx="1699" formatCode="0.00E+00">
                        <c:v>1395.22</c:v>
                      </c:pt>
                      <c:pt idx="1700" formatCode="0.00E+00">
                        <c:v>1382.06</c:v>
                      </c:pt>
                      <c:pt idx="1701" formatCode="0.00E+00">
                        <c:v>1368.8</c:v>
                      </c:pt>
                      <c:pt idx="1702" formatCode="0.00E+00">
                        <c:v>1356.15</c:v>
                      </c:pt>
                      <c:pt idx="1703" formatCode="0.00E+00">
                        <c:v>1344.87</c:v>
                      </c:pt>
                      <c:pt idx="1704" formatCode="0.00E+00">
                        <c:v>1336.11</c:v>
                      </c:pt>
                      <c:pt idx="1705" formatCode="0.00E+00">
                        <c:v>1329.21</c:v>
                      </c:pt>
                      <c:pt idx="1706" formatCode="0.00E+00">
                        <c:v>1323.37</c:v>
                      </c:pt>
                      <c:pt idx="1707" formatCode="0.00E+00">
                        <c:v>1318.4</c:v>
                      </c:pt>
                      <c:pt idx="1708" formatCode="0.00E+00">
                        <c:v>1314.63</c:v>
                      </c:pt>
                      <c:pt idx="1709" formatCode="0.00E+00">
                        <c:v>1312.52</c:v>
                      </c:pt>
                      <c:pt idx="1710" formatCode="0.00E+00">
                        <c:v>1312.03</c:v>
                      </c:pt>
                      <c:pt idx="1711" formatCode="0.00E+00">
                        <c:v>1312.58</c:v>
                      </c:pt>
                      <c:pt idx="1712" formatCode="0.00E+00">
                        <c:v>1314.25</c:v>
                      </c:pt>
                      <c:pt idx="1713" formatCode="0.00E+00">
                        <c:v>1316.97</c:v>
                      </c:pt>
                      <c:pt idx="1714" formatCode="0.00E+00">
                        <c:v>1320.58</c:v>
                      </c:pt>
                      <c:pt idx="1715" formatCode="0.00E+00">
                        <c:v>1324.86</c:v>
                      </c:pt>
                      <c:pt idx="1716" formatCode="0.00E+00">
                        <c:v>1329.57</c:v>
                      </c:pt>
                      <c:pt idx="1717" formatCode="0.00E+00">
                        <c:v>1334.59</c:v>
                      </c:pt>
                      <c:pt idx="1718" formatCode="0.00E+00">
                        <c:v>1338.97</c:v>
                      </c:pt>
                      <c:pt idx="1719" formatCode="0.00E+00">
                        <c:v>1341.81</c:v>
                      </c:pt>
                      <c:pt idx="1720" formatCode="0.00E+00">
                        <c:v>1343.27</c:v>
                      </c:pt>
                      <c:pt idx="1721" formatCode="0.00E+00">
                        <c:v>1343.68</c:v>
                      </c:pt>
                      <c:pt idx="1722" formatCode="0.00E+00">
                        <c:v>1343.13</c:v>
                      </c:pt>
                      <c:pt idx="1723" formatCode="0.00E+00">
                        <c:v>1340.37</c:v>
                      </c:pt>
                      <c:pt idx="1724" formatCode="0.00E+00">
                        <c:v>1337.01</c:v>
                      </c:pt>
                      <c:pt idx="1725" formatCode="0.00E+00">
                        <c:v>1333.57</c:v>
                      </c:pt>
                      <c:pt idx="1726" formatCode="0.00E+00">
                        <c:v>1330.22</c:v>
                      </c:pt>
                      <c:pt idx="1727" formatCode="0.00E+00">
                        <c:v>1327.05</c:v>
                      </c:pt>
                      <c:pt idx="1728" formatCode="0.00E+00">
                        <c:v>1324.38</c:v>
                      </c:pt>
                      <c:pt idx="1729" formatCode="0.00E+00">
                        <c:v>1322.46</c:v>
                      </c:pt>
                      <c:pt idx="1730" formatCode="0.00E+00">
                        <c:v>1321.27</c:v>
                      </c:pt>
                      <c:pt idx="1731" formatCode="0.00E+00">
                        <c:v>1320.71</c:v>
                      </c:pt>
                      <c:pt idx="1732" formatCode="0.00E+00">
                        <c:v>1320.69</c:v>
                      </c:pt>
                      <c:pt idx="1733" formatCode="0.00E+00">
                        <c:v>1321.38</c:v>
                      </c:pt>
                      <c:pt idx="1734" formatCode="0.00E+00">
                        <c:v>1322.92</c:v>
                      </c:pt>
                      <c:pt idx="1735" formatCode="0.00E+00">
                        <c:v>1325.33</c:v>
                      </c:pt>
                      <c:pt idx="1736" formatCode="0.00E+00">
                        <c:v>1328.84</c:v>
                      </c:pt>
                      <c:pt idx="1737" formatCode="0.00E+00">
                        <c:v>1333.07</c:v>
                      </c:pt>
                      <c:pt idx="1738" formatCode="0.00E+00">
                        <c:v>1339.95</c:v>
                      </c:pt>
                      <c:pt idx="1739" formatCode="0.00E+00">
                        <c:v>1346.8</c:v>
                      </c:pt>
                      <c:pt idx="1740" formatCode="0.00E+00">
                        <c:v>1352.52</c:v>
                      </c:pt>
                      <c:pt idx="1741" formatCode="0.00E+00">
                        <c:v>1357.1</c:v>
                      </c:pt>
                      <c:pt idx="1742" formatCode="0.00E+00">
                        <c:v>1360.59</c:v>
                      </c:pt>
                      <c:pt idx="1743" formatCode="0.00E+00">
                        <c:v>1362.84</c:v>
                      </c:pt>
                      <c:pt idx="1744" formatCode="0.00E+00">
                        <c:v>1364.53</c:v>
                      </c:pt>
                      <c:pt idx="1745" formatCode="0.00E+00">
                        <c:v>1365.94</c:v>
                      </c:pt>
                      <c:pt idx="1746" formatCode="0.00E+00">
                        <c:v>1367.2</c:v>
                      </c:pt>
                      <c:pt idx="1747" formatCode="0.00E+00">
                        <c:v>1368.39</c:v>
                      </c:pt>
                      <c:pt idx="1748" formatCode="0.00E+00">
                        <c:v>1369.91</c:v>
                      </c:pt>
                      <c:pt idx="1749" formatCode="0.00E+00">
                        <c:v>1371.94</c:v>
                      </c:pt>
                      <c:pt idx="1750" formatCode="0.00E+00">
                        <c:v>1374.42</c:v>
                      </c:pt>
                      <c:pt idx="1751" formatCode="0.00E+00">
                        <c:v>1377.26</c:v>
                      </c:pt>
                      <c:pt idx="1752" formatCode="0.00E+00">
                        <c:v>1380.38</c:v>
                      </c:pt>
                      <c:pt idx="1753" formatCode="0.00E+00">
                        <c:v>1383.94</c:v>
                      </c:pt>
                      <c:pt idx="1754" formatCode="0.00E+00">
                        <c:v>1387.98</c:v>
                      </c:pt>
                      <c:pt idx="1755" formatCode="0.00E+00">
                        <c:v>1392.44</c:v>
                      </c:pt>
                      <c:pt idx="1756" formatCode="0.00E+00">
                        <c:v>1397.19</c:v>
                      </c:pt>
                      <c:pt idx="1757" formatCode="0.00E+00">
                        <c:v>1402.16</c:v>
                      </c:pt>
                      <c:pt idx="1758" formatCode="0.00E+00">
                        <c:v>1407.25</c:v>
                      </c:pt>
                      <c:pt idx="1759" formatCode="0.00E+00">
                        <c:v>1412.4</c:v>
                      </c:pt>
                      <c:pt idx="1760" formatCode="0.00E+00">
                        <c:v>1417.53</c:v>
                      </c:pt>
                      <c:pt idx="1761" formatCode="0.00E+00">
                        <c:v>1422.59</c:v>
                      </c:pt>
                      <c:pt idx="1762" formatCode="0.00E+00">
                        <c:v>1427.52</c:v>
                      </c:pt>
                      <c:pt idx="1763" formatCode="0.00E+00">
                        <c:v>1431.84</c:v>
                      </c:pt>
                      <c:pt idx="1764" formatCode="0.00E+00">
                        <c:v>1435.45</c:v>
                      </c:pt>
                      <c:pt idx="1765" formatCode="0.00E+00">
                        <c:v>1438.48</c:v>
                      </c:pt>
                      <c:pt idx="1766" formatCode="0.00E+00">
                        <c:v>1441.04</c:v>
                      </c:pt>
                      <c:pt idx="1767" formatCode="0.00E+00">
                        <c:v>1443.17</c:v>
                      </c:pt>
                      <c:pt idx="1768" formatCode="0.00E+00">
                        <c:v>1444.95</c:v>
                      </c:pt>
                      <c:pt idx="1769" formatCode="0.00E+00">
                        <c:v>1446.52</c:v>
                      </c:pt>
                      <c:pt idx="1770" formatCode="0.00E+00">
                        <c:v>1447.94</c:v>
                      </c:pt>
                      <c:pt idx="1771" formatCode="0.00E+00">
                        <c:v>1449.22</c:v>
                      </c:pt>
                      <c:pt idx="1772" formatCode="0.00E+00">
                        <c:v>1450.44</c:v>
                      </c:pt>
                      <c:pt idx="1773" formatCode="0.00E+00">
                        <c:v>1451.8</c:v>
                      </c:pt>
                      <c:pt idx="1774" formatCode="0.00E+00">
                        <c:v>1453.32</c:v>
                      </c:pt>
                      <c:pt idx="1775" formatCode="0.00E+00">
                        <c:v>1454.96</c:v>
                      </c:pt>
                      <c:pt idx="1776" formatCode="0.00E+00">
                        <c:v>1456.67</c:v>
                      </c:pt>
                      <c:pt idx="1777" formatCode="0.00E+00">
                        <c:v>1458.43</c:v>
                      </c:pt>
                      <c:pt idx="1778" formatCode="0.00E+00">
                        <c:v>1460.31</c:v>
                      </c:pt>
                      <c:pt idx="1779" formatCode="0.00E+00">
                        <c:v>1462.34</c:v>
                      </c:pt>
                      <c:pt idx="1780" formatCode="0.00E+00">
                        <c:v>1464.46</c:v>
                      </c:pt>
                      <c:pt idx="1781" formatCode="0.00E+00">
                        <c:v>1466.63</c:v>
                      </c:pt>
                      <c:pt idx="1782" formatCode="0.00E+00">
                        <c:v>1468.82</c:v>
                      </c:pt>
                      <c:pt idx="1783" formatCode="0.00E+00">
                        <c:v>1471.01</c:v>
                      </c:pt>
                      <c:pt idx="1784" formatCode="0.00E+00">
                        <c:v>1473.15</c:v>
                      </c:pt>
                      <c:pt idx="1785" formatCode="0.00E+00">
                        <c:v>1475.24</c:v>
                      </c:pt>
                      <c:pt idx="1786" formatCode="0.00E+00">
                        <c:v>1477.25</c:v>
                      </c:pt>
                      <c:pt idx="1787" formatCode="0.00E+00">
                        <c:v>1479.12</c:v>
                      </c:pt>
                      <c:pt idx="1788" formatCode="0.00E+00">
                        <c:v>1480.66</c:v>
                      </c:pt>
                      <c:pt idx="1789" formatCode="0.00E+00">
                        <c:v>1481.87</c:v>
                      </c:pt>
                      <c:pt idx="1790" formatCode="0.00E+00">
                        <c:v>1482.81</c:v>
                      </c:pt>
                      <c:pt idx="1791" formatCode="0.00E+00">
                        <c:v>1483.54</c:v>
                      </c:pt>
                      <c:pt idx="1792" formatCode="0.00E+00">
                        <c:v>1484.07</c:v>
                      </c:pt>
                      <c:pt idx="1793" formatCode="0.00E+00">
                        <c:v>1484.46</c:v>
                      </c:pt>
                      <c:pt idx="1794" formatCode="0.00E+00">
                        <c:v>1484.73</c:v>
                      </c:pt>
                      <c:pt idx="1795" formatCode="0.00E+00">
                        <c:v>1484.89</c:v>
                      </c:pt>
                      <c:pt idx="1796" formatCode="0.00E+00">
                        <c:v>1484.95</c:v>
                      </c:pt>
                      <c:pt idx="1797" formatCode="0.00E+00">
                        <c:v>1484.97</c:v>
                      </c:pt>
                      <c:pt idx="1798" formatCode="0.00E+00">
                        <c:v>1485.02</c:v>
                      </c:pt>
                      <c:pt idx="1799" formatCode="0.00E+00">
                        <c:v>1485.1</c:v>
                      </c:pt>
                      <c:pt idx="1800" formatCode="0.00E+00">
                        <c:v>1485.18</c:v>
                      </c:pt>
                      <c:pt idx="1801" formatCode="0.00E+00">
                        <c:v>1485.26</c:v>
                      </c:pt>
                      <c:pt idx="1802" formatCode="0.00E+00">
                        <c:v>1485.42</c:v>
                      </c:pt>
                      <c:pt idx="1803" formatCode="0.00E+00">
                        <c:v>1485.58</c:v>
                      </c:pt>
                      <c:pt idx="1804" formatCode="0.00E+00">
                        <c:v>1485.78</c:v>
                      </c:pt>
                      <c:pt idx="1805" formatCode="0.00E+00">
                        <c:v>1485.93</c:v>
                      </c:pt>
                      <c:pt idx="1806" formatCode="0.00E+00">
                        <c:v>1485.99</c:v>
                      </c:pt>
                      <c:pt idx="1807" formatCode="0.00E+00">
                        <c:v>1485.93</c:v>
                      </c:pt>
                      <c:pt idx="1808" formatCode="0.00E+00">
                        <c:v>1485.69</c:v>
                      </c:pt>
                      <c:pt idx="1809" formatCode="0.00E+00">
                        <c:v>1485.29</c:v>
                      </c:pt>
                      <c:pt idx="1810" formatCode="0.00E+00">
                        <c:v>1484.77</c:v>
                      </c:pt>
                      <c:pt idx="1811" formatCode="0.00E+00">
                        <c:v>1484.13</c:v>
                      </c:pt>
                      <c:pt idx="1812" formatCode="0.00E+00">
                        <c:v>1483.4</c:v>
                      </c:pt>
                      <c:pt idx="1813" formatCode="0.00E+00">
                        <c:v>1482.59</c:v>
                      </c:pt>
                      <c:pt idx="1814" formatCode="0.00E+00">
                        <c:v>1481.69</c:v>
                      </c:pt>
                      <c:pt idx="1815" formatCode="0.00E+00">
                        <c:v>1480.71</c:v>
                      </c:pt>
                      <c:pt idx="1816" formatCode="0.00E+00">
                        <c:v>1479.65</c:v>
                      </c:pt>
                      <c:pt idx="1817" formatCode="0.00E+00">
                        <c:v>1478.53</c:v>
                      </c:pt>
                      <c:pt idx="1818" formatCode="0.00E+00">
                        <c:v>1477.38</c:v>
                      </c:pt>
                      <c:pt idx="1819" formatCode="0.00E+00">
                        <c:v>1476.2</c:v>
                      </c:pt>
                      <c:pt idx="1820" formatCode="0.00E+00">
                        <c:v>1474.97</c:v>
                      </c:pt>
                      <c:pt idx="1821" formatCode="0.00E+00">
                        <c:v>1473.7</c:v>
                      </c:pt>
                      <c:pt idx="1822" formatCode="0.00E+00">
                        <c:v>1472.38</c:v>
                      </c:pt>
                      <c:pt idx="1823" formatCode="0.00E+00">
                        <c:v>1471.02</c:v>
                      </c:pt>
                      <c:pt idx="1824" formatCode="0.00E+00">
                        <c:v>1469.63</c:v>
                      </c:pt>
                      <c:pt idx="1825" formatCode="0.00E+00">
                        <c:v>1468.2</c:v>
                      </c:pt>
                      <c:pt idx="1826" formatCode="0.00E+00">
                        <c:v>1466.74</c:v>
                      </c:pt>
                      <c:pt idx="1827" formatCode="0.00E+00">
                        <c:v>1465.24</c:v>
                      </c:pt>
                      <c:pt idx="1828" formatCode="0.00E+00">
                        <c:v>1463.71</c:v>
                      </c:pt>
                      <c:pt idx="1829" formatCode="0.00E+00">
                        <c:v>1462.15</c:v>
                      </c:pt>
                      <c:pt idx="1830" formatCode="0.00E+00">
                        <c:v>1460.56</c:v>
                      </c:pt>
                      <c:pt idx="1831" formatCode="0.00E+00">
                        <c:v>1458.94</c:v>
                      </c:pt>
                      <c:pt idx="1832" formatCode="0.00E+00">
                        <c:v>1457.3</c:v>
                      </c:pt>
                      <c:pt idx="1833" formatCode="0.00E+00">
                        <c:v>1455.63</c:v>
                      </c:pt>
                      <c:pt idx="1834" formatCode="0.00E+00">
                        <c:v>1453.93</c:v>
                      </c:pt>
                      <c:pt idx="1835" formatCode="0.00E+00">
                        <c:v>1452.2</c:v>
                      </c:pt>
                      <c:pt idx="1836" formatCode="0.00E+00">
                        <c:v>1450.45</c:v>
                      </c:pt>
                      <c:pt idx="1837" formatCode="0.00E+00">
                        <c:v>1448.67</c:v>
                      </c:pt>
                      <c:pt idx="1838" formatCode="0.00E+00">
                        <c:v>1446.87</c:v>
                      </c:pt>
                      <c:pt idx="1839" formatCode="0.00E+00">
                        <c:v>1445.05</c:v>
                      </c:pt>
                      <c:pt idx="1840" formatCode="0.00E+00">
                        <c:v>1443.2</c:v>
                      </c:pt>
                      <c:pt idx="1841" formatCode="0.00E+00">
                        <c:v>1441.34</c:v>
                      </c:pt>
                      <c:pt idx="1842" formatCode="0.00E+00">
                        <c:v>1439.45</c:v>
                      </c:pt>
                      <c:pt idx="1843" formatCode="0.00E+00">
                        <c:v>1437.55</c:v>
                      </c:pt>
                      <c:pt idx="1844" formatCode="0.00E+00">
                        <c:v>1435.62</c:v>
                      </c:pt>
                      <c:pt idx="1845" formatCode="0.00E+00">
                        <c:v>1433.68</c:v>
                      </c:pt>
                      <c:pt idx="1846" formatCode="0.00E+00">
                        <c:v>1431.73</c:v>
                      </c:pt>
                      <c:pt idx="1847" formatCode="0.00E+00">
                        <c:v>1429.76</c:v>
                      </c:pt>
                      <c:pt idx="1848" formatCode="0.00E+00">
                        <c:v>1427.77</c:v>
                      </c:pt>
                      <c:pt idx="1849" formatCode="0.00E+00">
                        <c:v>1425.77</c:v>
                      </c:pt>
                      <c:pt idx="1850" formatCode="0.00E+00">
                        <c:v>1423.76</c:v>
                      </c:pt>
                      <c:pt idx="1851" formatCode="0.00E+00">
                        <c:v>1421.74</c:v>
                      </c:pt>
                      <c:pt idx="1852" formatCode="0.00E+00">
                        <c:v>1419.71</c:v>
                      </c:pt>
                      <c:pt idx="1853" formatCode="0.00E+00">
                        <c:v>1417.66</c:v>
                      </c:pt>
                      <c:pt idx="1854" formatCode="0.00E+00">
                        <c:v>1415.61</c:v>
                      </c:pt>
                      <c:pt idx="1855" formatCode="0.00E+00">
                        <c:v>1413.55</c:v>
                      </c:pt>
                      <c:pt idx="1856" formatCode="0.00E+00">
                        <c:v>1411.47</c:v>
                      </c:pt>
                      <c:pt idx="1857" formatCode="0.00E+00">
                        <c:v>1409.39</c:v>
                      </c:pt>
                      <c:pt idx="1858" formatCode="0.00E+00">
                        <c:v>1407.31</c:v>
                      </c:pt>
                      <c:pt idx="1859" formatCode="0.00E+00">
                        <c:v>1405.21</c:v>
                      </c:pt>
                      <c:pt idx="1860" formatCode="0.00E+00">
                        <c:v>1403.11</c:v>
                      </c:pt>
                      <c:pt idx="1861" formatCode="0.00E+00">
                        <c:v>1401</c:v>
                      </c:pt>
                      <c:pt idx="1862" formatCode="0.00E+00">
                        <c:v>1398.89</c:v>
                      </c:pt>
                      <c:pt idx="1863" formatCode="0.00E+00">
                        <c:v>1396.77</c:v>
                      </c:pt>
                      <c:pt idx="1864" formatCode="0.00E+00">
                        <c:v>1394.64</c:v>
                      </c:pt>
                      <c:pt idx="1865" formatCode="0.00E+00">
                        <c:v>1392.51</c:v>
                      </c:pt>
                      <c:pt idx="1866" formatCode="0.00E+00">
                        <c:v>1390.38</c:v>
                      </c:pt>
                      <c:pt idx="1867" formatCode="0.00E+00">
                        <c:v>1388.24</c:v>
                      </c:pt>
                      <c:pt idx="1868" formatCode="0.00E+00">
                        <c:v>1386.1</c:v>
                      </c:pt>
                      <c:pt idx="1869" formatCode="0.00E+00">
                        <c:v>1383.96</c:v>
                      </c:pt>
                      <c:pt idx="1870" formatCode="0.00E+00">
                        <c:v>1381.81</c:v>
                      </c:pt>
                      <c:pt idx="1871" formatCode="0.00E+00">
                        <c:v>1379.66</c:v>
                      </c:pt>
                      <c:pt idx="1872" formatCode="0.00E+00">
                        <c:v>1377.51</c:v>
                      </c:pt>
                      <c:pt idx="1873" formatCode="0.00E+00">
                        <c:v>1375.36</c:v>
                      </c:pt>
                      <c:pt idx="1874" formatCode="0.00E+00">
                        <c:v>1373.2</c:v>
                      </c:pt>
                      <c:pt idx="1875" formatCode="0.00E+00">
                        <c:v>1371.05</c:v>
                      </c:pt>
                      <c:pt idx="1876" formatCode="0.00E+00">
                        <c:v>1368.89</c:v>
                      </c:pt>
                      <c:pt idx="1877" formatCode="0.00E+00">
                        <c:v>1366.73</c:v>
                      </c:pt>
                      <c:pt idx="1878" formatCode="0.00E+00">
                        <c:v>1364.57</c:v>
                      </c:pt>
                      <c:pt idx="1879" formatCode="0.00E+00">
                        <c:v>1362.41</c:v>
                      </c:pt>
                      <c:pt idx="1880" formatCode="0.00E+00">
                        <c:v>1360.25</c:v>
                      </c:pt>
                      <c:pt idx="1881" formatCode="0.00E+00">
                        <c:v>1358.09</c:v>
                      </c:pt>
                      <c:pt idx="1882" formatCode="0.00E+00">
                        <c:v>1355.93</c:v>
                      </c:pt>
                      <c:pt idx="1883" formatCode="0.00E+00">
                        <c:v>1353.77</c:v>
                      </c:pt>
                      <c:pt idx="1884" formatCode="0.00E+00">
                        <c:v>1351.62</c:v>
                      </c:pt>
                      <c:pt idx="1885" formatCode="0.00E+00">
                        <c:v>1349.46</c:v>
                      </c:pt>
                      <c:pt idx="1886" formatCode="0.00E+00">
                        <c:v>1347.3</c:v>
                      </c:pt>
                      <c:pt idx="1887" formatCode="0.00E+00">
                        <c:v>1345.15</c:v>
                      </c:pt>
                      <c:pt idx="1888" formatCode="0.00E+00">
                        <c:v>1342.99</c:v>
                      </c:pt>
                      <c:pt idx="1889" formatCode="0.00E+00">
                        <c:v>1340.84</c:v>
                      </c:pt>
                      <c:pt idx="1890" formatCode="0.00E+00">
                        <c:v>1338.69</c:v>
                      </c:pt>
                      <c:pt idx="1891" formatCode="0.00E+00">
                        <c:v>1336.54</c:v>
                      </c:pt>
                      <c:pt idx="1892" formatCode="0.00E+00">
                        <c:v>1334.39</c:v>
                      </c:pt>
                      <c:pt idx="1893" formatCode="0.00E+00">
                        <c:v>1332.25</c:v>
                      </c:pt>
                      <c:pt idx="1894" formatCode="0.00E+00">
                        <c:v>1330.11</c:v>
                      </c:pt>
                      <c:pt idx="1895" formatCode="0.00E+00">
                        <c:v>1327.96</c:v>
                      </c:pt>
                      <c:pt idx="1896" formatCode="0.00E+00">
                        <c:v>1325.83</c:v>
                      </c:pt>
                      <c:pt idx="1897" formatCode="0.00E+00">
                        <c:v>1323.69</c:v>
                      </c:pt>
                      <c:pt idx="1898" formatCode="0.00E+00">
                        <c:v>1321.56</c:v>
                      </c:pt>
                      <c:pt idx="1899" formatCode="0.00E+00">
                        <c:v>1319.43</c:v>
                      </c:pt>
                      <c:pt idx="1900" formatCode="0.00E+00">
                        <c:v>1317.3</c:v>
                      </c:pt>
                      <c:pt idx="1901" formatCode="0.00E+00">
                        <c:v>1315.17</c:v>
                      </c:pt>
                      <c:pt idx="1902" formatCode="0.00E+00">
                        <c:v>1313.05</c:v>
                      </c:pt>
                      <c:pt idx="1903" formatCode="0.00E+00">
                        <c:v>1310.93</c:v>
                      </c:pt>
                      <c:pt idx="1904" formatCode="0.00E+00">
                        <c:v>1308.82</c:v>
                      </c:pt>
                      <c:pt idx="1905" formatCode="0.00E+00">
                        <c:v>1306.71</c:v>
                      </c:pt>
                      <c:pt idx="1906" formatCode="0.00E+00">
                        <c:v>1304.5999999999999</c:v>
                      </c:pt>
                      <c:pt idx="1907" formatCode="0.00E+00">
                        <c:v>1302.49</c:v>
                      </c:pt>
                      <c:pt idx="1908" formatCode="0.00E+00">
                        <c:v>1300.3900000000001</c:v>
                      </c:pt>
                      <c:pt idx="1909" formatCode="0.00E+00">
                        <c:v>1298.29</c:v>
                      </c:pt>
                      <c:pt idx="1910" formatCode="0.00E+00">
                        <c:v>1296.2</c:v>
                      </c:pt>
                      <c:pt idx="1911" formatCode="0.00E+00">
                        <c:v>1294.1099999999999</c:v>
                      </c:pt>
                      <c:pt idx="1912" formatCode="0.00E+00">
                        <c:v>1292.02</c:v>
                      </c:pt>
                      <c:pt idx="1913" formatCode="0.00E+00">
                        <c:v>1289.94</c:v>
                      </c:pt>
                      <c:pt idx="1914" formatCode="0.00E+00">
                        <c:v>1287.8599999999999</c:v>
                      </c:pt>
                      <c:pt idx="1915" formatCode="0.00E+00">
                        <c:v>1285.78</c:v>
                      </c:pt>
                      <c:pt idx="1916" formatCode="0.00E+00">
                        <c:v>1283.71</c:v>
                      </c:pt>
                      <c:pt idx="1917" formatCode="0.00E+00">
                        <c:v>1281.6500000000001</c:v>
                      </c:pt>
                      <c:pt idx="1918" formatCode="0.00E+00">
                        <c:v>1279.58</c:v>
                      </c:pt>
                      <c:pt idx="1919" formatCode="0.00E+00">
                        <c:v>1277.53</c:v>
                      </c:pt>
                      <c:pt idx="1920" formatCode="0.00E+00">
                        <c:v>1275.47</c:v>
                      </c:pt>
                      <c:pt idx="1921" formatCode="0.00E+00">
                        <c:v>1273.42</c:v>
                      </c:pt>
                      <c:pt idx="1922" formatCode="0.00E+00">
                        <c:v>1271.3800000000001</c:v>
                      </c:pt>
                      <c:pt idx="1923" formatCode="0.00E+00">
                        <c:v>1269.3399999999999</c:v>
                      </c:pt>
                      <c:pt idx="1924" formatCode="0.00E+00">
                        <c:v>1267.3</c:v>
                      </c:pt>
                      <c:pt idx="1925" formatCode="0.00E+00">
                        <c:v>1265.26</c:v>
                      </c:pt>
                      <c:pt idx="1926" formatCode="0.00E+00">
                        <c:v>1263.24</c:v>
                      </c:pt>
                      <c:pt idx="1927" formatCode="0.00E+00">
                        <c:v>1261.21</c:v>
                      </c:pt>
                      <c:pt idx="1928" formatCode="0.00E+00">
                        <c:v>1259.19</c:v>
                      </c:pt>
                      <c:pt idx="1929" formatCode="0.00E+00">
                        <c:v>1257.18</c:v>
                      </c:pt>
                      <c:pt idx="1930" formatCode="0.00E+00">
                        <c:v>1255.17</c:v>
                      </c:pt>
                      <c:pt idx="1931" formatCode="0.00E+00">
                        <c:v>1253.1600000000001</c:v>
                      </c:pt>
                      <c:pt idx="1932" formatCode="0.00E+00">
                        <c:v>1251.1600000000001</c:v>
                      </c:pt>
                      <c:pt idx="1933" formatCode="0.00E+00">
                        <c:v>1249.1600000000001</c:v>
                      </c:pt>
                      <c:pt idx="1934" formatCode="0.00E+00">
                        <c:v>1247.17</c:v>
                      </c:pt>
                      <c:pt idx="1935" formatCode="0.00E+00">
                        <c:v>1245.18</c:v>
                      </c:pt>
                      <c:pt idx="1936" formatCode="0.00E+00">
                        <c:v>1243.2</c:v>
                      </c:pt>
                      <c:pt idx="1937" formatCode="0.00E+00">
                        <c:v>1241.22</c:v>
                      </c:pt>
                      <c:pt idx="1938" formatCode="0.00E+00">
                        <c:v>1239.24</c:v>
                      </c:pt>
                      <c:pt idx="1939" formatCode="0.00E+00">
                        <c:v>1237.27</c:v>
                      </c:pt>
                      <c:pt idx="1940" formatCode="0.00E+00">
                        <c:v>1235.31</c:v>
                      </c:pt>
                      <c:pt idx="1941" formatCode="0.00E+00">
                        <c:v>1233.3499999999999</c:v>
                      </c:pt>
                      <c:pt idx="1942" formatCode="0.00E+00">
                        <c:v>1231.3900000000001</c:v>
                      </c:pt>
                      <c:pt idx="1943" formatCode="0.00E+00">
                        <c:v>1229.44</c:v>
                      </c:pt>
                      <c:pt idx="1944" formatCode="0.00E+00">
                        <c:v>1227.48</c:v>
                      </c:pt>
                      <c:pt idx="1945" formatCode="0.00E+00">
                        <c:v>1225.52</c:v>
                      </c:pt>
                      <c:pt idx="1946" formatCode="0.00E+00">
                        <c:v>1223.57</c:v>
                      </c:pt>
                      <c:pt idx="1947" formatCode="0.00E+00">
                        <c:v>1221.5999999999999</c:v>
                      </c:pt>
                      <c:pt idx="1948" formatCode="0.00E+00">
                        <c:v>1219.6400000000001</c:v>
                      </c:pt>
                      <c:pt idx="1949" formatCode="0.00E+00">
                        <c:v>1217.68</c:v>
                      </c:pt>
                      <c:pt idx="1950" formatCode="0.00E+00">
                        <c:v>1215.72</c:v>
                      </c:pt>
                      <c:pt idx="1951" formatCode="0.00E+00">
                        <c:v>1213.76</c:v>
                      </c:pt>
                      <c:pt idx="1952" formatCode="0.00E+00">
                        <c:v>1211.81</c:v>
                      </c:pt>
                      <c:pt idx="1953" formatCode="0.00E+00">
                        <c:v>1209.8499999999999</c:v>
                      </c:pt>
                      <c:pt idx="1954" formatCode="0.00E+00">
                        <c:v>1207.8900000000001</c:v>
                      </c:pt>
                      <c:pt idx="1955" formatCode="0.00E+00">
                        <c:v>1205.94</c:v>
                      </c:pt>
                      <c:pt idx="1956" formatCode="0.00E+00">
                        <c:v>1203.99</c:v>
                      </c:pt>
                      <c:pt idx="1957" formatCode="0.00E+00">
                        <c:v>1202.04</c:v>
                      </c:pt>
                      <c:pt idx="1958" formatCode="0.00E+00">
                        <c:v>1200.0999999999999</c:v>
                      </c:pt>
                      <c:pt idx="1959" formatCode="0.00E+00">
                        <c:v>1198.1600000000001</c:v>
                      </c:pt>
                      <c:pt idx="1960" formatCode="0.00E+00">
                        <c:v>1196.22</c:v>
                      </c:pt>
                      <c:pt idx="1961" formatCode="0.00E+00">
                        <c:v>1194.28</c:v>
                      </c:pt>
                      <c:pt idx="1962" formatCode="0.00E+00">
                        <c:v>1192.3499999999999</c:v>
                      </c:pt>
                      <c:pt idx="1963" formatCode="0.00E+00">
                        <c:v>1190.42</c:v>
                      </c:pt>
                      <c:pt idx="1964" formatCode="0.00E+00">
                        <c:v>1188.49</c:v>
                      </c:pt>
                      <c:pt idx="1965" formatCode="0.00E+00">
                        <c:v>1186.57</c:v>
                      </c:pt>
                      <c:pt idx="1966" formatCode="0.00E+00">
                        <c:v>1184.6500000000001</c:v>
                      </c:pt>
                      <c:pt idx="1967" formatCode="0.00E+00">
                        <c:v>1182.73</c:v>
                      </c:pt>
                      <c:pt idx="1968" formatCode="0.00E+00">
                        <c:v>1180.82</c:v>
                      </c:pt>
                      <c:pt idx="1969" formatCode="0.00E+00">
                        <c:v>1178.9100000000001</c:v>
                      </c:pt>
                      <c:pt idx="1970" formatCode="0.00E+00">
                        <c:v>1177.01</c:v>
                      </c:pt>
                      <c:pt idx="1971" formatCode="0.00E+00">
                        <c:v>1175.1099999999999</c:v>
                      </c:pt>
                      <c:pt idx="1972" formatCode="0.00E+00">
                        <c:v>1173.21</c:v>
                      </c:pt>
                      <c:pt idx="1973" formatCode="0.00E+00">
                        <c:v>1171.32</c:v>
                      </c:pt>
                      <c:pt idx="1974" formatCode="0.00E+00">
                        <c:v>1169.43</c:v>
                      </c:pt>
                      <c:pt idx="1975" formatCode="0.00E+00">
                        <c:v>1167.54</c:v>
                      </c:pt>
                      <c:pt idx="1976" formatCode="0.00E+00">
                        <c:v>1165.6600000000001</c:v>
                      </c:pt>
                      <c:pt idx="1977" formatCode="0.00E+00">
                        <c:v>1163.79</c:v>
                      </c:pt>
                      <c:pt idx="1978" formatCode="0.00E+00">
                        <c:v>1161.9100000000001</c:v>
                      </c:pt>
                      <c:pt idx="1979" formatCode="0.00E+00">
                        <c:v>1160.05</c:v>
                      </c:pt>
                      <c:pt idx="1980" formatCode="0.00E+00">
                        <c:v>1158.18</c:v>
                      </c:pt>
                      <c:pt idx="1981" formatCode="0.00E+00">
                        <c:v>1156.32</c:v>
                      </c:pt>
                      <c:pt idx="1982" formatCode="0.00E+00">
                        <c:v>1154.47</c:v>
                      </c:pt>
                      <c:pt idx="1983" formatCode="0.00E+00">
                        <c:v>1152.6199999999999</c:v>
                      </c:pt>
                      <c:pt idx="1984" formatCode="0.00E+00">
                        <c:v>1150.77</c:v>
                      </c:pt>
                      <c:pt idx="1985" formatCode="0.00E+00">
                        <c:v>1148.93</c:v>
                      </c:pt>
                      <c:pt idx="1986" formatCode="0.00E+00">
                        <c:v>1147.0899999999999</c:v>
                      </c:pt>
                      <c:pt idx="1987" formatCode="0.00E+00">
                        <c:v>1145.26</c:v>
                      </c:pt>
                      <c:pt idx="1988" formatCode="0.00E+00">
                        <c:v>1143.43</c:v>
                      </c:pt>
                      <c:pt idx="1989" formatCode="0.00E+00">
                        <c:v>1141.6099999999999</c:v>
                      </c:pt>
                      <c:pt idx="1990" formatCode="0.00E+00">
                        <c:v>1139.79</c:v>
                      </c:pt>
                      <c:pt idx="1991" formatCode="0.00E+00">
                        <c:v>1137.97</c:v>
                      </c:pt>
                      <c:pt idx="1992" formatCode="0.00E+00">
                        <c:v>1136.1600000000001</c:v>
                      </c:pt>
                      <c:pt idx="1993" formatCode="0.00E+00">
                        <c:v>1134.3599999999999</c:v>
                      </c:pt>
                      <c:pt idx="1994" formatCode="0.00E+00">
                        <c:v>1132.56</c:v>
                      </c:pt>
                      <c:pt idx="1995" formatCode="0.00E+00">
                        <c:v>1130.76</c:v>
                      </c:pt>
                      <c:pt idx="1996" formatCode="0.00E+00">
                        <c:v>1128.97</c:v>
                      </c:pt>
                      <c:pt idx="1997" formatCode="0.00E+00">
                        <c:v>1127.18</c:v>
                      </c:pt>
                      <c:pt idx="1998" formatCode="0.00E+00">
                        <c:v>1125.4000000000001</c:v>
                      </c:pt>
                      <c:pt idx="1999" formatCode="0.00E+00">
                        <c:v>1123.6199999999999</c:v>
                      </c:pt>
                      <c:pt idx="2000" formatCode="0.00E+00">
                        <c:v>1121.8499999999999</c:v>
                      </c:pt>
                      <c:pt idx="2001" formatCode="0.00E+00">
                        <c:v>1120.08</c:v>
                      </c:pt>
                      <c:pt idx="2002" formatCode="0.00E+00">
                        <c:v>1118.32</c:v>
                      </c:pt>
                      <c:pt idx="2003" formatCode="0.00E+00">
                        <c:v>1116.56</c:v>
                      </c:pt>
                      <c:pt idx="2004" formatCode="0.00E+00">
                        <c:v>1114.8</c:v>
                      </c:pt>
                      <c:pt idx="2005" formatCode="0.00E+00">
                        <c:v>1113.05</c:v>
                      </c:pt>
                      <c:pt idx="2006" formatCode="0.00E+00">
                        <c:v>1111.3</c:v>
                      </c:pt>
                      <c:pt idx="2007" formatCode="0.00E+00">
                        <c:v>1109.56</c:v>
                      </c:pt>
                      <c:pt idx="2008" formatCode="0.00E+00">
                        <c:v>1107.83</c:v>
                      </c:pt>
                      <c:pt idx="2009" formatCode="0.00E+00">
                        <c:v>1106.0899999999999</c:v>
                      </c:pt>
                      <c:pt idx="2010" formatCode="0.00E+00">
                        <c:v>1104.3699999999999</c:v>
                      </c:pt>
                      <c:pt idx="2011" formatCode="0.00E+00">
                        <c:v>1102.6400000000001</c:v>
                      </c:pt>
                      <c:pt idx="2012" formatCode="0.00E+00">
                        <c:v>1100.93</c:v>
                      </c:pt>
                      <c:pt idx="2013" formatCode="0.00E+00">
                        <c:v>1099.24</c:v>
                      </c:pt>
                      <c:pt idx="2014" formatCode="0.00E+00">
                        <c:v>1097.56</c:v>
                      </c:pt>
                      <c:pt idx="2015" formatCode="0.00E+00">
                        <c:v>1095.8900000000001</c:v>
                      </c:pt>
                      <c:pt idx="2016" formatCode="0.00E+00">
                        <c:v>1094.23</c:v>
                      </c:pt>
                      <c:pt idx="2017" formatCode="0.00E+00">
                        <c:v>1092.5899999999999</c:v>
                      </c:pt>
                      <c:pt idx="2018" formatCode="0.00E+00">
                        <c:v>1090.95</c:v>
                      </c:pt>
                      <c:pt idx="2019" formatCode="0.00E+00">
                        <c:v>1089.33</c:v>
                      </c:pt>
                      <c:pt idx="2020" formatCode="0.00E+00">
                        <c:v>1087.71</c:v>
                      </c:pt>
                      <c:pt idx="2021" formatCode="0.00E+00">
                        <c:v>1086.1099999999999</c:v>
                      </c:pt>
                      <c:pt idx="2022" formatCode="0.00E+00">
                        <c:v>1084.51</c:v>
                      </c:pt>
                      <c:pt idx="2023" formatCode="0.00E+00">
                        <c:v>1082.93</c:v>
                      </c:pt>
                      <c:pt idx="2024" formatCode="0.00E+00">
                        <c:v>1081.3499999999999</c:v>
                      </c:pt>
                      <c:pt idx="2025" formatCode="0.00E+00">
                        <c:v>1079.77</c:v>
                      </c:pt>
                      <c:pt idx="2026" formatCode="0.00E+00">
                        <c:v>1078.21</c:v>
                      </c:pt>
                      <c:pt idx="2027" formatCode="0.00E+00">
                        <c:v>1076.6500000000001</c:v>
                      </c:pt>
                      <c:pt idx="2028" formatCode="0.00E+00">
                        <c:v>1075.0999999999999</c:v>
                      </c:pt>
                      <c:pt idx="2029" formatCode="0.00E+00">
                        <c:v>1073.56</c:v>
                      </c:pt>
                      <c:pt idx="2030" formatCode="0.00E+00">
                        <c:v>1072.02</c:v>
                      </c:pt>
                      <c:pt idx="2031" formatCode="0.00E+00">
                        <c:v>1070.49</c:v>
                      </c:pt>
                      <c:pt idx="2032" formatCode="0.00E+00">
                        <c:v>1068.96</c:v>
                      </c:pt>
                      <c:pt idx="2033" formatCode="0.00E+00">
                        <c:v>1067.45</c:v>
                      </c:pt>
                      <c:pt idx="2034" formatCode="0.00E+00">
                        <c:v>1065.93</c:v>
                      </c:pt>
                      <c:pt idx="2035" formatCode="0.00E+00">
                        <c:v>1064.43</c:v>
                      </c:pt>
                      <c:pt idx="2036" formatCode="0.00E+00">
                        <c:v>1062.92</c:v>
                      </c:pt>
                      <c:pt idx="2037" formatCode="0.00E+00">
                        <c:v>1061.43</c:v>
                      </c:pt>
                      <c:pt idx="2038" formatCode="0.00E+00">
                        <c:v>1059.94</c:v>
                      </c:pt>
                      <c:pt idx="2039" formatCode="0.00E+00">
                        <c:v>1058.45</c:v>
                      </c:pt>
                      <c:pt idx="2040" formatCode="0.00E+00">
                        <c:v>1056.97</c:v>
                      </c:pt>
                      <c:pt idx="2041" formatCode="0.00E+00">
                        <c:v>1055.5</c:v>
                      </c:pt>
                      <c:pt idx="2042" formatCode="0.00E+00">
                        <c:v>1054.03</c:v>
                      </c:pt>
                      <c:pt idx="2043" formatCode="0.00E+00">
                        <c:v>1052.56</c:v>
                      </c:pt>
                      <c:pt idx="2044" formatCode="0.00E+00">
                        <c:v>1051.0999999999999</c:v>
                      </c:pt>
                      <c:pt idx="2045" formatCode="0.00E+00">
                        <c:v>1049.6500000000001</c:v>
                      </c:pt>
                      <c:pt idx="2046" formatCode="0.00E+00">
                        <c:v>1048.2</c:v>
                      </c:pt>
                      <c:pt idx="2047" formatCode="0.00E+00">
                        <c:v>1046.75</c:v>
                      </c:pt>
                      <c:pt idx="2048" formatCode="0.00E+00">
                        <c:v>1045.31</c:v>
                      </c:pt>
                      <c:pt idx="2049" formatCode="0.00E+00">
                        <c:v>1043.8800000000001</c:v>
                      </c:pt>
                      <c:pt idx="2050" formatCode="0.00E+00">
                        <c:v>1042.44</c:v>
                      </c:pt>
                      <c:pt idx="2051" formatCode="0.00E+00">
                        <c:v>1041.02</c:v>
                      </c:pt>
                      <c:pt idx="2052" formatCode="0.00E+00">
                        <c:v>1039.5999999999999</c:v>
                      </c:pt>
                      <c:pt idx="2053" formatCode="0.00E+00">
                        <c:v>1038.18</c:v>
                      </c:pt>
                      <c:pt idx="2054" formatCode="0.00E+00">
                        <c:v>1036.76</c:v>
                      </c:pt>
                      <c:pt idx="2055" formatCode="0.00E+00">
                        <c:v>1035.3499999999999</c:v>
                      </c:pt>
                      <c:pt idx="2056" formatCode="0.00E+00">
                        <c:v>1033.95</c:v>
                      </c:pt>
                      <c:pt idx="2057" formatCode="0.00E+00">
                        <c:v>1032.55</c:v>
                      </c:pt>
                      <c:pt idx="2058" formatCode="0.00E+00">
                        <c:v>1031.1500000000001</c:v>
                      </c:pt>
                      <c:pt idx="2059" formatCode="0.00E+00">
                        <c:v>1029.76</c:v>
                      </c:pt>
                      <c:pt idx="2060" formatCode="0.00E+00">
                        <c:v>1028.3800000000001</c:v>
                      </c:pt>
                      <c:pt idx="2061" formatCode="0.00E+00">
                        <c:v>1027</c:v>
                      </c:pt>
                      <c:pt idx="2062" formatCode="0.00E+00">
                        <c:v>1025.6199999999999</c:v>
                      </c:pt>
                      <c:pt idx="2063" formatCode="0.00E+00">
                        <c:v>1024.25</c:v>
                      </c:pt>
                      <c:pt idx="2064" formatCode="0.00E+00">
                        <c:v>1022.88</c:v>
                      </c:pt>
                      <c:pt idx="2065" formatCode="0.00E+00">
                        <c:v>1021.52</c:v>
                      </c:pt>
                      <c:pt idx="2066" formatCode="0.00E+00">
                        <c:v>1020.17</c:v>
                      </c:pt>
                      <c:pt idx="2067" formatCode="0.00E+00">
                        <c:v>1018.82</c:v>
                      </c:pt>
                      <c:pt idx="2068" formatCode="0.00E+00">
                        <c:v>1017.47</c:v>
                      </c:pt>
                      <c:pt idx="2069" formatCode="0.00E+00">
                        <c:v>1016.13</c:v>
                      </c:pt>
                      <c:pt idx="2070" formatCode="0.00E+00">
                        <c:v>1014.79</c:v>
                      </c:pt>
                      <c:pt idx="2071" formatCode="0.00E+00">
                        <c:v>1013.46</c:v>
                      </c:pt>
                      <c:pt idx="2072" formatCode="0.00E+00">
                        <c:v>1012.14</c:v>
                      </c:pt>
                      <c:pt idx="2073" formatCode="0.00E+00">
                        <c:v>1010.82</c:v>
                      </c:pt>
                      <c:pt idx="2074" formatCode="0.00E+00">
                        <c:v>1009.5</c:v>
                      </c:pt>
                      <c:pt idx="2075" formatCode="0.00E+00">
                        <c:v>1008.19</c:v>
                      </c:pt>
                      <c:pt idx="2076" formatCode="0.00E+00">
                        <c:v>1006.89</c:v>
                      </c:pt>
                      <c:pt idx="2077" formatCode="0.00E+00">
                        <c:v>1005.59</c:v>
                      </c:pt>
                      <c:pt idx="2078" formatCode="0.00E+00">
                        <c:v>1004.29</c:v>
                      </c:pt>
                      <c:pt idx="2079" formatCode="0.00E+00">
                        <c:v>1003</c:v>
                      </c:pt>
                      <c:pt idx="2080" formatCode="0.00E+00">
                        <c:v>1001.71</c:v>
                      </c:pt>
                      <c:pt idx="2081" formatCode="0.00E+00">
                        <c:v>1000.43</c:v>
                      </c:pt>
                      <c:pt idx="2082">
                        <c:v>999.14700000000005</c:v>
                      </c:pt>
                      <c:pt idx="2083">
                        <c:v>997.87199999999996</c:v>
                      </c:pt>
                      <c:pt idx="2084">
                        <c:v>996.60199999999998</c:v>
                      </c:pt>
                      <c:pt idx="2085">
                        <c:v>995.33699999999999</c:v>
                      </c:pt>
                      <c:pt idx="2086">
                        <c:v>994.07500000000005</c:v>
                      </c:pt>
                      <c:pt idx="2087">
                        <c:v>992.81799999999998</c:v>
                      </c:pt>
                      <c:pt idx="2088">
                        <c:v>991.56500000000005</c:v>
                      </c:pt>
                      <c:pt idx="2089">
                        <c:v>990.31600000000003</c:v>
                      </c:pt>
                      <c:pt idx="2090">
                        <c:v>989.07100000000003</c:v>
                      </c:pt>
                      <c:pt idx="2091">
                        <c:v>987.83100000000002</c:v>
                      </c:pt>
                      <c:pt idx="2092">
                        <c:v>986.59500000000003</c:v>
                      </c:pt>
                      <c:pt idx="2093">
                        <c:v>985.36199999999997</c:v>
                      </c:pt>
                      <c:pt idx="2094">
                        <c:v>984.13400000000001</c:v>
                      </c:pt>
                      <c:pt idx="2095">
                        <c:v>982.91</c:v>
                      </c:pt>
                      <c:pt idx="2096">
                        <c:v>981.69</c:v>
                      </c:pt>
                      <c:pt idx="2097">
                        <c:v>980.47400000000005</c:v>
                      </c:pt>
                      <c:pt idx="2098">
                        <c:v>979.26199999999994</c:v>
                      </c:pt>
                      <c:pt idx="2099">
                        <c:v>978.05399999999997</c:v>
                      </c:pt>
                      <c:pt idx="2100">
                        <c:v>976.85</c:v>
                      </c:pt>
                      <c:pt idx="2101">
                        <c:v>975.65</c:v>
                      </c:pt>
                      <c:pt idx="2102">
                        <c:v>974.45399999999995</c:v>
                      </c:pt>
                      <c:pt idx="2103">
                        <c:v>973.26099999999997</c:v>
                      </c:pt>
                      <c:pt idx="2104">
                        <c:v>972.07299999999998</c:v>
                      </c:pt>
                      <c:pt idx="2105">
                        <c:v>970.88800000000003</c:v>
                      </c:pt>
                      <c:pt idx="2106">
                        <c:v>969.70699999999999</c:v>
                      </c:pt>
                      <c:pt idx="2107">
                        <c:v>968.53</c:v>
                      </c:pt>
                      <c:pt idx="2108">
                        <c:v>967.35599999999999</c:v>
                      </c:pt>
                      <c:pt idx="2109">
                        <c:v>966.18700000000001</c:v>
                      </c:pt>
                      <c:pt idx="2110">
                        <c:v>965.02099999999996</c:v>
                      </c:pt>
                      <c:pt idx="2111">
                        <c:v>963.85799999999995</c:v>
                      </c:pt>
                      <c:pt idx="2112">
                        <c:v>962.69899999999996</c:v>
                      </c:pt>
                      <c:pt idx="2113">
                        <c:v>961.54399999999998</c:v>
                      </c:pt>
                      <c:pt idx="2114">
                        <c:v>960.39300000000003</c:v>
                      </c:pt>
                      <c:pt idx="2115">
                        <c:v>959.245</c:v>
                      </c:pt>
                      <c:pt idx="2116">
                        <c:v>958.1</c:v>
                      </c:pt>
                      <c:pt idx="2117">
                        <c:v>956.96</c:v>
                      </c:pt>
                      <c:pt idx="2118">
                        <c:v>955.82299999999998</c:v>
                      </c:pt>
                      <c:pt idx="2119">
                        <c:v>954.68899999999996</c:v>
                      </c:pt>
                      <c:pt idx="2120">
                        <c:v>953.55899999999997</c:v>
                      </c:pt>
                      <c:pt idx="2121">
                        <c:v>952.43299999999999</c:v>
                      </c:pt>
                      <c:pt idx="2122">
                        <c:v>951.31100000000004</c:v>
                      </c:pt>
                      <c:pt idx="2123">
                        <c:v>950.19100000000003</c:v>
                      </c:pt>
                      <c:pt idx="2124">
                        <c:v>949.07600000000002</c:v>
                      </c:pt>
                      <c:pt idx="2125">
                        <c:v>947.96400000000006</c:v>
                      </c:pt>
                      <c:pt idx="2126">
                        <c:v>946.85500000000002</c:v>
                      </c:pt>
                      <c:pt idx="2127">
                        <c:v>945.75</c:v>
                      </c:pt>
                      <c:pt idx="2128">
                        <c:v>944.64800000000002</c:v>
                      </c:pt>
                      <c:pt idx="2129">
                        <c:v>943.55</c:v>
                      </c:pt>
                      <c:pt idx="2130">
                        <c:v>942.45399999999995</c:v>
                      </c:pt>
                      <c:pt idx="2131">
                        <c:v>941.36199999999997</c:v>
                      </c:pt>
                      <c:pt idx="2132">
                        <c:v>940.27300000000002</c:v>
                      </c:pt>
                      <c:pt idx="2133">
                        <c:v>939.18799999999999</c:v>
                      </c:pt>
                      <c:pt idx="2134">
                        <c:v>938.10500000000002</c:v>
                      </c:pt>
                      <c:pt idx="2135">
                        <c:v>937.02599999999995</c:v>
                      </c:pt>
                      <c:pt idx="2136">
                        <c:v>935.95</c:v>
                      </c:pt>
                      <c:pt idx="2137">
                        <c:v>934.87699999999995</c:v>
                      </c:pt>
                      <c:pt idx="2138">
                        <c:v>933.80700000000002</c:v>
                      </c:pt>
                      <c:pt idx="2139">
                        <c:v>932.74</c:v>
                      </c:pt>
                      <c:pt idx="2140">
                        <c:v>931.67600000000004</c:v>
                      </c:pt>
                      <c:pt idx="2141">
                        <c:v>930.61500000000001</c:v>
                      </c:pt>
                      <c:pt idx="2142">
                        <c:v>929.55700000000002</c:v>
                      </c:pt>
                      <c:pt idx="2143">
                        <c:v>928.50199999999995</c:v>
                      </c:pt>
                      <c:pt idx="2144">
                        <c:v>927.45</c:v>
                      </c:pt>
                      <c:pt idx="2145">
                        <c:v>926.40099999999995</c:v>
                      </c:pt>
                      <c:pt idx="2146">
                        <c:v>925.35500000000002</c:v>
                      </c:pt>
                      <c:pt idx="2147">
                        <c:v>924.31200000000001</c:v>
                      </c:pt>
                      <c:pt idx="2148">
                        <c:v>923.27099999999996</c:v>
                      </c:pt>
                      <c:pt idx="2149">
                        <c:v>922.23400000000004</c:v>
                      </c:pt>
                      <c:pt idx="2150">
                        <c:v>921.19899999999996</c:v>
                      </c:pt>
                      <c:pt idx="2151">
                        <c:v>920.16700000000003</c:v>
                      </c:pt>
                      <c:pt idx="2152">
                        <c:v>919.13800000000003</c:v>
                      </c:pt>
                      <c:pt idx="2153">
                        <c:v>918.11199999999997</c:v>
                      </c:pt>
                      <c:pt idx="2154">
                        <c:v>917.08799999999997</c:v>
                      </c:pt>
                      <c:pt idx="2155">
                        <c:v>916.06700000000001</c:v>
                      </c:pt>
                      <c:pt idx="2156">
                        <c:v>915.04899999999998</c:v>
                      </c:pt>
                      <c:pt idx="2157">
                        <c:v>914.03399999999999</c:v>
                      </c:pt>
                      <c:pt idx="2158">
                        <c:v>913.02099999999996</c:v>
                      </c:pt>
                      <c:pt idx="2159">
                        <c:v>912.01099999999997</c:v>
                      </c:pt>
                      <c:pt idx="2160">
                        <c:v>911.00400000000002</c:v>
                      </c:pt>
                      <c:pt idx="2161">
                        <c:v>909.99900000000002</c:v>
                      </c:pt>
                      <c:pt idx="2162">
                        <c:v>908.99800000000005</c:v>
                      </c:pt>
                      <c:pt idx="2163">
                        <c:v>907.99900000000002</c:v>
                      </c:pt>
                      <c:pt idx="2164">
                        <c:v>907.00300000000004</c:v>
                      </c:pt>
                      <c:pt idx="2165">
                        <c:v>906.01</c:v>
                      </c:pt>
                      <c:pt idx="2166">
                        <c:v>905.02</c:v>
                      </c:pt>
                      <c:pt idx="2167">
                        <c:v>904.03200000000004</c:v>
                      </c:pt>
                      <c:pt idx="2168">
                        <c:v>903.048</c:v>
                      </c:pt>
                      <c:pt idx="2169">
                        <c:v>902.06600000000003</c:v>
                      </c:pt>
                      <c:pt idx="2170">
                        <c:v>901.08600000000001</c:v>
                      </c:pt>
                      <c:pt idx="2171">
                        <c:v>900.10900000000004</c:v>
                      </c:pt>
                      <c:pt idx="2172">
                        <c:v>899.13499999999999</c:v>
                      </c:pt>
                      <c:pt idx="2173">
                        <c:v>898.16399999999999</c:v>
                      </c:pt>
                      <c:pt idx="2174">
                        <c:v>897.19500000000005</c:v>
                      </c:pt>
                      <c:pt idx="2175">
                        <c:v>896.22900000000004</c:v>
                      </c:pt>
                      <c:pt idx="2176">
                        <c:v>895.26499999999999</c:v>
                      </c:pt>
                      <c:pt idx="2177">
                        <c:v>894.30399999999997</c:v>
                      </c:pt>
                      <c:pt idx="2178">
                        <c:v>893.34500000000003</c:v>
                      </c:pt>
                      <c:pt idx="2179">
                        <c:v>892.38900000000001</c:v>
                      </c:pt>
                      <c:pt idx="2180">
                        <c:v>891.43600000000004</c:v>
                      </c:pt>
                      <c:pt idx="2181">
                        <c:v>890.48400000000004</c:v>
                      </c:pt>
                      <c:pt idx="2182">
                        <c:v>889.53599999999994</c:v>
                      </c:pt>
                      <c:pt idx="2183">
                        <c:v>888.59</c:v>
                      </c:pt>
                      <c:pt idx="2184">
                        <c:v>887.64599999999996</c:v>
                      </c:pt>
                      <c:pt idx="2185">
                        <c:v>886.70399999999995</c:v>
                      </c:pt>
                      <c:pt idx="2186">
                        <c:v>885.76499999999999</c:v>
                      </c:pt>
                      <c:pt idx="2187">
                        <c:v>884.82899999999995</c:v>
                      </c:pt>
                      <c:pt idx="2188">
                        <c:v>883.89499999999998</c:v>
                      </c:pt>
                      <c:pt idx="2189">
                        <c:v>882.96299999999997</c:v>
                      </c:pt>
                      <c:pt idx="2190">
                        <c:v>882.03300000000002</c:v>
                      </c:pt>
                      <c:pt idx="2191">
                        <c:v>881.10599999999999</c:v>
                      </c:pt>
                      <c:pt idx="2192">
                        <c:v>880.18100000000004</c:v>
                      </c:pt>
                      <c:pt idx="2193">
                        <c:v>879.25900000000001</c:v>
                      </c:pt>
                      <c:pt idx="2194">
                        <c:v>878.33900000000006</c:v>
                      </c:pt>
                      <c:pt idx="2195">
                        <c:v>877.42100000000005</c:v>
                      </c:pt>
                      <c:pt idx="2196">
                        <c:v>876.505</c:v>
                      </c:pt>
                      <c:pt idx="2197">
                        <c:v>875.59199999999998</c:v>
                      </c:pt>
                      <c:pt idx="2198">
                        <c:v>874.68100000000004</c:v>
                      </c:pt>
                      <c:pt idx="2199">
                        <c:v>873.77200000000005</c:v>
                      </c:pt>
                      <c:pt idx="2200">
                        <c:v>872.86599999999999</c:v>
                      </c:pt>
                      <c:pt idx="2201">
                        <c:v>871.96100000000001</c:v>
                      </c:pt>
                      <c:pt idx="2202">
                        <c:v>871.05899999999997</c:v>
                      </c:pt>
                      <c:pt idx="2203">
                        <c:v>870.15899999999999</c:v>
                      </c:pt>
                      <c:pt idx="2204">
                        <c:v>869.26199999999994</c:v>
                      </c:pt>
                      <c:pt idx="2205">
                        <c:v>868.36599999999999</c:v>
                      </c:pt>
                      <c:pt idx="2206">
                        <c:v>867.47299999999996</c:v>
                      </c:pt>
                      <c:pt idx="2207">
                        <c:v>866.58199999999999</c:v>
                      </c:pt>
                      <c:pt idx="2208">
                        <c:v>865.69299999999998</c:v>
                      </c:pt>
                      <c:pt idx="2209">
                        <c:v>864.80600000000004</c:v>
                      </c:pt>
                      <c:pt idx="2210">
                        <c:v>863.92100000000005</c:v>
                      </c:pt>
                      <c:pt idx="2211">
                        <c:v>863.03800000000001</c:v>
                      </c:pt>
                      <c:pt idx="2212">
                        <c:v>862.15800000000002</c:v>
                      </c:pt>
                      <c:pt idx="2213">
                        <c:v>861.279</c:v>
                      </c:pt>
                      <c:pt idx="2214">
                        <c:v>860.40200000000004</c:v>
                      </c:pt>
                      <c:pt idx="2215">
                        <c:v>859.52700000000004</c:v>
                      </c:pt>
                      <c:pt idx="2216">
                        <c:v>858.654</c:v>
                      </c:pt>
                      <c:pt idx="2217">
                        <c:v>857.78200000000004</c:v>
                      </c:pt>
                      <c:pt idx="2218">
                        <c:v>856.91300000000001</c:v>
                      </c:pt>
                      <c:pt idx="2219">
                        <c:v>856.04600000000005</c:v>
                      </c:pt>
                      <c:pt idx="2220">
                        <c:v>855.18100000000004</c:v>
                      </c:pt>
                      <c:pt idx="2221">
                        <c:v>854.31799999999998</c:v>
                      </c:pt>
                      <c:pt idx="2222">
                        <c:v>853.45600000000002</c:v>
                      </c:pt>
                      <c:pt idx="2223">
                        <c:v>852.59699999999998</c:v>
                      </c:pt>
                      <c:pt idx="2224">
                        <c:v>851.74</c:v>
                      </c:pt>
                      <c:pt idx="2225">
                        <c:v>850.88400000000001</c:v>
                      </c:pt>
                      <c:pt idx="2226">
                        <c:v>850.03099999999995</c:v>
                      </c:pt>
                      <c:pt idx="2227">
                        <c:v>849.18</c:v>
                      </c:pt>
                      <c:pt idx="2228">
                        <c:v>848.33</c:v>
                      </c:pt>
                      <c:pt idx="2229">
                        <c:v>847.48299999999995</c:v>
                      </c:pt>
                      <c:pt idx="2230">
                        <c:v>846.63699999999994</c:v>
                      </c:pt>
                      <c:pt idx="2231">
                        <c:v>845.79399999999998</c:v>
                      </c:pt>
                      <c:pt idx="2232">
                        <c:v>844.952</c:v>
                      </c:pt>
                      <c:pt idx="2233">
                        <c:v>844.11300000000006</c:v>
                      </c:pt>
                      <c:pt idx="2234">
                        <c:v>843.27499999999998</c:v>
                      </c:pt>
                      <c:pt idx="2235">
                        <c:v>842.44</c:v>
                      </c:pt>
                      <c:pt idx="2236">
                        <c:v>841.60599999999999</c:v>
                      </c:pt>
                      <c:pt idx="2237">
                        <c:v>840.774</c:v>
                      </c:pt>
                      <c:pt idx="2238">
                        <c:v>839.94399999999996</c:v>
                      </c:pt>
                      <c:pt idx="2239">
                        <c:v>839.11599999999999</c:v>
                      </c:pt>
                      <c:pt idx="2240">
                        <c:v>838.29</c:v>
                      </c:pt>
                      <c:pt idx="2241">
                        <c:v>837.46600000000001</c:v>
                      </c:pt>
                      <c:pt idx="2242">
                        <c:v>836.64400000000001</c:v>
                      </c:pt>
                      <c:pt idx="2243">
                        <c:v>835.82399999999996</c:v>
                      </c:pt>
                      <c:pt idx="2244">
                        <c:v>835.00599999999997</c:v>
                      </c:pt>
                      <c:pt idx="2245">
                        <c:v>834.18899999999996</c:v>
                      </c:pt>
                      <c:pt idx="2246">
                        <c:v>833.375</c:v>
                      </c:pt>
                      <c:pt idx="2247">
                        <c:v>832.56200000000001</c:v>
                      </c:pt>
                      <c:pt idx="2248">
                        <c:v>831.75099999999998</c:v>
                      </c:pt>
                      <c:pt idx="2249">
                        <c:v>830.94200000000001</c:v>
                      </c:pt>
                      <c:pt idx="2250">
                        <c:v>830.13499999999999</c:v>
                      </c:pt>
                      <c:pt idx="2251">
                        <c:v>829.33</c:v>
                      </c:pt>
                      <c:pt idx="2252">
                        <c:v>828.52700000000004</c:v>
                      </c:pt>
                      <c:pt idx="2253">
                        <c:v>827.726</c:v>
                      </c:pt>
                      <c:pt idx="2254">
                        <c:v>826.92600000000004</c:v>
                      </c:pt>
                      <c:pt idx="2255">
                        <c:v>826.12800000000004</c:v>
                      </c:pt>
                      <c:pt idx="2256">
                        <c:v>825.33199999999999</c:v>
                      </c:pt>
                      <c:pt idx="2257">
                        <c:v>824.53800000000001</c:v>
                      </c:pt>
                      <c:pt idx="2258">
                        <c:v>823.74599999999998</c:v>
                      </c:pt>
                      <c:pt idx="2259">
                        <c:v>822.95500000000004</c:v>
                      </c:pt>
                      <c:pt idx="2260">
                        <c:v>822.16700000000003</c:v>
                      </c:pt>
                      <c:pt idx="2261">
                        <c:v>821.38</c:v>
                      </c:pt>
                      <c:pt idx="2262">
                        <c:v>820.59500000000003</c:v>
                      </c:pt>
                      <c:pt idx="2263">
                        <c:v>819.81200000000001</c:v>
                      </c:pt>
                      <c:pt idx="2264">
                        <c:v>819.03</c:v>
                      </c:pt>
                      <c:pt idx="2265">
                        <c:v>818.25099999999998</c:v>
                      </c:pt>
                      <c:pt idx="2266">
                        <c:v>817.47299999999996</c:v>
                      </c:pt>
                      <c:pt idx="2267">
                        <c:v>816.697</c:v>
                      </c:pt>
                      <c:pt idx="2268">
                        <c:v>815.92200000000003</c:v>
                      </c:pt>
                      <c:pt idx="2269">
                        <c:v>815.149</c:v>
                      </c:pt>
                      <c:pt idx="2270">
                        <c:v>814.37800000000004</c:v>
                      </c:pt>
                      <c:pt idx="2271">
                        <c:v>813.60900000000004</c:v>
                      </c:pt>
                      <c:pt idx="2272">
                        <c:v>812.84100000000001</c:v>
                      </c:pt>
                      <c:pt idx="2273">
                        <c:v>812.07500000000005</c:v>
                      </c:pt>
                      <c:pt idx="2274">
                        <c:v>811.31100000000004</c:v>
                      </c:pt>
                      <c:pt idx="2275">
                        <c:v>810.548</c:v>
                      </c:pt>
                      <c:pt idx="2276">
                        <c:v>809.78700000000003</c:v>
                      </c:pt>
                      <c:pt idx="2277">
                        <c:v>809.02700000000004</c:v>
                      </c:pt>
                      <c:pt idx="2278">
                        <c:v>808.26900000000001</c:v>
                      </c:pt>
                      <c:pt idx="2279">
                        <c:v>807.51300000000003</c:v>
                      </c:pt>
                      <c:pt idx="2280">
                        <c:v>806.75900000000001</c:v>
                      </c:pt>
                      <c:pt idx="2281">
                        <c:v>806.00599999999997</c:v>
                      </c:pt>
                      <c:pt idx="2282">
                        <c:v>805.255</c:v>
                      </c:pt>
                      <c:pt idx="2283">
                        <c:v>804.505</c:v>
                      </c:pt>
                      <c:pt idx="2284">
                        <c:v>803.75699999999995</c:v>
                      </c:pt>
                      <c:pt idx="2285">
                        <c:v>803.01</c:v>
                      </c:pt>
                      <c:pt idx="2286">
                        <c:v>802.26599999999996</c:v>
                      </c:pt>
                      <c:pt idx="2287">
                        <c:v>801.52300000000002</c:v>
                      </c:pt>
                      <c:pt idx="2288">
                        <c:v>800.78099999999995</c:v>
                      </c:pt>
                      <c:pt idx="2289">
                        <c:v>800.04100000000005</c:v>
                      </c:pt>
                      <c:pt idx="2290">
                        <c:v>799.303</c:v>
                      </c:pt>
                      <c:pt idx="2291">
                        <c:v>798.56600000000003</c:v>
                      </c:pt>
                      <c:pt idx="2292">
                        <c:v>797.83100000000002</c:v>
                      </c:pt>
                      <c:pt idx="2293">
                        <c:v>797.09799999999996</c:v>
                      </c:pt>
                      <c:pt idx="2294">
                        <c:v>796.36599999999999</c:v>
                      </c:pt>
                      <c:pt idx="2295">
                        <c:v>795.63599999999997</c:v>
                      </c:pt>
                      <c:pt idx="2296">
                        <c:v>794.90700000000004</c:v>
                      </c:pt>
                      <c:pt idx="2297">
                        <c:v>794.18</c:v>
                      </c:pt>
                      <c:pt idx="2298">
                        <c:v>793.45399999999995</c:v>
                      </c:pt>
                      <c:pt idx="2299">
                        <c:v>792.73</c:v>
                      </c:pt>
                      <c:pt idx="2300">
                        <c:v>792.00800000000004</c:v>
                      </c:pt>
                      <c:pt idx="2301">
                        <c:v>791.28700000000003</c:v>
                      </c:pt>
                      <c:pt idx="2302">
                        <c:v>790.56799999999998</c:v>
                      </c:pt>
                      <c:pt idx="2303">
                        <c:v>789.85</c:v>
                      </c:pt>
                      <c:pt idx="2304">
                        <c:v>789.13400000000001</c:v>
                      </c:pt>
                      <c:pt idx="2305">
                        <c:v>788.42</c:v>
                      </c:pt>
                      <c:pt idx="2306">
                        <c:v>787.70699999999999</c:v>
                      </c:pt>
                      <c:pt idx="2307">
                        <c:v>786.99599999999998</c:v>
                      </c:pt>
                      <c:pt idx="2308">
                        <c:v>786.28599999999994</c:v>
                      </c:pt>
                      <c:pt idx="2309">
                        <c:v>785.577</c:v>
                      </c:pt>
                      <c:pt idx="2310">
                        <c:v>784.87099999999998</c:v>
                      </c:pt>
                      <c:pt idx="2311">
                        <c:v>784.16600000000005</c:v>
                      </c:pt>
                      <c:pt idx="2312">
                        <c:v>783.46199999999999</c:v>
                      </c:pt>
                      <c:pt idx="2313">
                        <c:v>782.76</c:v>
                      </c:pt>
                      <c:pt idx="2314">
                        <c:v>782.05899999999997</c:v>
                      </c:pt>
                      <c:pt idx="2315">
                        <c:v>781.36</c:v>
                      </c:pt>
                      <c:pt idx="2316">
                        <c:v>780.66300000000001</c:v>
                      </c:pt>
                      <c:pt idx="2317">
                        <c:v>779.96699999999998</c:v>
                      </c:pt>
                      <c:pt idx="2318">
                        <c:v>779.27200000000005</c:v>
                      </c:pt>
                      <c:pt idx="2319">
                        <c:v>778.58</c:v>
                      </c:pt>
                      <c:pt idx="2320">
                        <c:v>777.88800000000003</c:v>
                      </c:pt>
                      <c:pt idx="2321">
                        <c:v>777.19799999999998</c:v>
                      </c:pt>
                      <c:pt idx="2322">
                        <c:v>776.51</c:v>
                      </c:pt>
                      <c:pt idx="2323">
                        <c:v>775.82299999999998</c:v>
                      </c:pt>
                      <c:pt idx="2324">
                        <c:v>775.13699999999994</c:v>
                      </c:pt>
                      <c:pt idx="2325">
                        <c:v>774.45299999999997</c:v>
                      </c:pt>
                      <c:pt idx="2326">
                        <c:v>773.77099999999996</c:v>
                      </c:pt>
                      <c:pt idx="2327">
                        <c:v>773.09</c:v>
                      </c:pt>
                      <c:pt idx="2328">
                        <c:v>772.41</c:v>
                      </c:pt>
                      <c:pt idx="2329">
                        <c:v>771.73199999999997</c:v>
                      </c:pt>
                      <c:pt idx="2330">
                        <c:v>771.05600000000004</c:v>
                      </c:pt>
                      <c:pt idx="2331">
                        <c:v>770.38099999999997</c:v>
                      </c:pt>
                      <c:pt idx="2332">
                        <c:v>769.70699999999999</c:v>
                      </c:pt>
                      <c:pt idx="2333">
                        <c:v>769.03499999999997</c:v>
                      </c:pt>
                      <c:pt idx="2334">
                        <c:v>768.36400000000003</c:v>
                      </c:pt>
                      <c:pt idx="2335">
                        <c:v>767.69500000000005</c:v>
                      </c:pt>
                      <c:pt idx="2336">
                        <c:v>767.02700000000004</c:v>
                      </c:pt>
                      <c:pt idx="2337">
                        <c:v>766.36</c:v>
                      </c:pt>
                      <c:pt idx="2338">
                        <c:v>765.69500000000005</c:v>
                      </c:pt>
                      <c:pt idx="2339">
                        <c:v>765.03099999999995</c:v>
                      </c:pt>
                      <c:pt idx="2340">
                        <c:v>764.36900000000003</c:v>
                      </c:pt>
                      <c:pt idx="2341">
                        <c:v>763.70799999999997</c:v>
                      </c:pt>
                      <c:pt idx="2342">
                        <c:v>763.04899999999998</c:v>
                      </c:pt>
                      <c:pt idx="2343">
                        <c:v>762.39099999999996</c:v>
                      </c:pt>
                      <c:pt idx="2344">
                        <c:v>761.73400000000004</c:v>
                      </c:pt>
                      <c:pt idx="2345">
                        <c:v>761.07899999999995</c:v>
                      </c:pt>
                      <c:pt idx="2346">
                        <c:v>760.42499999999995</c:v>
                      </c:pt>
                      <c:pt idx="2347">
                        <c:v>759.77300000000002</c:v>
                      </c:pt>
                      <c:pt idx="2348">
                        <c:v>759.12199999999996</c:v>
                      </c:pt>
                      <c:pt idx="2349">
                        <c:v>758.47199999999998</c:v>
                      </c:pt>
                      <c:pt idx="2350">
                        <c:v>757.82399999999996</c:v>
                      </c:pt>
                      <c:pt idx="2351">
                        <c:v>757.17700000000002</c:v>
                      </c:pt>
                      <c:pt idx="2352">
                        <c:v>756.53200000000004</c:v>
                      </c:pt>
                      <c:pt idx="2353">
                        <c:v>755.88699999999994</c:v>
                      </c:pt>
                      <c:pt idx="2354">
                        <c:v>755.245</c:v>
                      </c:pt>
                      <c:pt idx="2355">
                        <c:v>754.60299999999995</c:v>
                      </c:pt>
                      <c:pt idx="2356">
                        <c:v>753.96299999999997</c:v>
                      </c:pt>
                      <c:pt idx="2357">
                        <c:v>753.32500000000005</c:v>
                      </c:pt>
                      <c:pt idx="2358">
                        <c:v>752.68700000000001</c:v>
                      </c:pt>
                      <c:pt idx="2359">
                        <c:v>752.05100000000004</c:v>
                      </c:pt>
                      <c:pt idx="2360">
                        <c:v>751.41700000000003</c:v>
                      </c:pt>
                      <c:pt idx="2361">
                        <c:v>750.78399999999999</c:v>
                      </c:pt>
                      <c:pt idx="2362">
                        <c:v>750.15200000000004</c:v>
                      </c:pt>
                      <c:pt idx="2363">
                        <c:v>749.52099999999996</c:v>
                      </c:pt>
                      <c:pt idx="2364">
                        <c:v>748.89200000000005</c:v>
                      </c:pt>
                      <c:pt idx="2365">
                        <c:v>748.26400000000001</c:v>
                      </c:pt>
                      <c:pt idx="2366">
                        <c:v>747.63800000000003</c:v>
                      </c:pt>
                      <c:pt idx="2367">
                        <c:v>747.01199999999994</c:v>
                      </c:pt>
                      <c:pt idx="2368">
                        <c:v>746.38800000000003</c:v>
                      </c:pt>
                      <c:pt idx="2369">
                        <c:v>745.76599999999996</c:v>
                      </c:pt>
                      <c:pt idx="2370">
                        <c:v>745.14400000000001</c:v>
                      </c:pt>
                      <c:pt idx="2371">
                        <c:v>744.52499999999998</c:v>
                      </c:pt>
                      <c:pt idx="2372">
                        <c:v>743.90599999999995</c:v>
                      </c:pt>
                      <c:pt idx="2373">
                        <c:v>743.28899999999999</c:v>
                      </c:pt>
                      <c:pt idx="2374">
                        <c:v>742.673</c:v>
                      </c:pt>
                      <c:pt idx="2375">
                        <c:v>742.05799999999999</c:v>
                      </c:pt>
                      <c:pt idx="2376">
                        <c:v>741.44500000000005</c:v>
                      </c:pt>
                      <c:pt idx="2377">
                        <c:v>740.83199999999999</c:v>
                      </c:pt>
                      <c:pt idx="2378">
                        <c:v>740.22199999999998</c:v>
                      </c:pt>
                      <c:pt idx="2379">
                        <c:v>739.61199999999997</c:v>
                      </c:pt>
                      <c:pt idx="2380">
                        <c:v>739.00400000000002</c:v>
                      </c:pt>
                      <c:pt idx="2381">
                        <c:v>738.39700000000005</c:v>
                      </c:pt>
                      <c:pt idx="2382">
                        <c:v>737.79100000000005</c:v>
                      </c:pt>
                      <c:pt idx="2383">
                        <c:v>737.18700000000001</c:v>
                      </c:pt>
                      <c:pt idx="2384">
                        <c:v>736.58299999999997</c:v>
                      </c:pt>
                      <c:pt idx="2385">
                        <c:v>735.98199999999997</c:v>
                      </c:pt>
                      <c:pt idx="2386">
                        <c:v>735.38099999999997</c:v>
                      </c:pt>
                      <c:pt idx="2387">
                        <c:v>734.78200000000004</c:v>
                      </c:pt>
                      <c:pt idx="2388">
                        <c:v>734.18399999999997</c:v>
                      </c:pt>
                      <c:pt idx="2389">
                        <c:v>733.58699999999999</c:v>
                      </c:pt>
                      <c:pt idx="2390">
                        <c:v>732.99099999999999</c:v>
                      </c:pt>
                      <c:pt idx="2391">
                        <c:v>732.39700000000005</c:v>
                      </c:pt>
                      <c:pt idx="2392">
                        <c:v>731.80399999999997</c:v>
                      </c:pt>
                      <c:pt idx="2393">
                        <c:v>731.21199999999999</c:v>
                      </c:pt>
                      <c:pt idx="2394">
                        <c:v>730.62099999999998</c:v>
                      </c:pt>
                      <c:pt idx="2395">
                        <c:v>730.03200000000004</c:v>
                      </c:pt>
                      <c:pt idx="2396">
                        <c:v>729.44399999999996</c:v>
                      </c:pt>
                      <c:pt idx="2397">
                        <c:v>728.85699999999997</c:v>
                      </c:pt>
                      <c:pt idx="2398">
                        <c:v>728.27099999999996</c:v>
                      </c:pt>
                      <c:pt idx="2399">
                        <c:v>727.68700000000001</c:v>
                      </c:pt>
                      <c:pt idx="2400">
                        <c:v>727.10299999999995</c:v>
                      </c:pt>
                      <c:pt idx="2401">
                        <c:v>726.52099999999996</c:v>
                      </c:pt>
                      <c:pt idx="2402">
                        <c:v>725.94</c:v>
                      </c:pt>
                      <c:pt idx="2403">
                        <c:v>725.36099999999999</c:v>
                      </c:pt>
                      <c:pt idx="2404">
                        <c:v>724.78200000000004</c:v>
                      </c:pt>
                      <c:pt idx="2405">
                        <c:v>724.20500000000004</c:v>
                      </c:pt>
                      <c:pt idx="2406">
                        <c:v>723.62900000000002</c:v>
                      </c:pt>
                      <c:pt idx="2407">
                        <c:v>723.05399999999997</c:v>
                      </c:pt>
                      <c:pt idx="2408">
                        <c:v>722.48099999999999</c:v>
                      </c:pt>
                      <c:pt idx="2409">
                        <c:v>721.90800000000002</c:v>
                      </c:pt>
                      <c:pt idx="2410">
                        <c:v>721.33699999999999</c:v>
                      </c:pt>
                      <c:pt idx="2411">
                        <c:v>720.76700000000005</c:v>
                      </c:pt>
                      <c:pt idx="2412">
                        <c:v>720.19799999999998</c:v>
                      </c:pt>
                      <c:pt idx="2413">
                        <c:v>719.63099999999997</c:v>
                      </c:pt>
                      <c:pt idx="2414">
                        <c:v>719.06399999999996</c:v>
                      </c:pt>
                      <c:pt idx="2415">
                        <c:v>718.49900000000002</c:v>
                      </c:pt>
                      <c:pt idx="2416">
                        <c:v>717.93499999999995</c:v>
                      </c:pt>
                      <c:pt idx="2417">
                        <c:v>717.37199999999996</c:v>
                      </c:pt>
                      <c:pt idx="2418">
                        <c:v>716.81</c:v>
                      </c:pt>
                      <c:pt idx="2419">
                        <c:v>716.24900000000002</c:v>
                      </c:pt>
                      <c:pt idx="2420">
                        <c:v>715.69</c:v>
                      </c:pt>
                      <c:pt idx="2421">
                        <c:v>715.13199999999995</c:v>
                      </c:pt>
                      <c:pt idx="2422">
                        <c:v>714.57500000000005</c:v>
                      </c:pt>
                      <c:pt idx="2423">
                        <c:v>714.01900000000001</c:v>
                      </c:pt>
                      <c:pt idx="2424">
                        <c:v>713.46400000000006</c:v>
                      </c:pt>
                      <c:pt idx="2425">
                        <c:v>712.91</c:v>
                      </c:pt>
                      <c:pt idx="2426">
                        <c:v>712.35799999999995</c:v>
                      </c:pt>
                      <c:pt idx="2427">
                        <c:v>711.80600000000004</c:v>
                      </c:pt>
                      <c:pt idx="2428">
                        <c:v>711.25599999999997</c:v>
                      </c:pt>
                      <c:pt idx="2429">
                        <c:v>710.70699999999999</c:v>
                      </c:pt>
                      <c:pt idx="2430">
                        <c:v>710.15899999999999</c:v>
                      </c:pt>
                      <c:pt idx="2431">
                        <c:v>709.61199999999997</c:v>
                      </c:pt>
                      <c:pt idx="2432">
                        <c:v>709.06700000000001</c:v>
                      </c:pt>
                      <c:pt idx="2433">
                        <c:v>708.52200000000005</c:v>
                      </c:pt>
                      <c:pt idx="2434">
                        <c:v>707.97900000000004</c:v>
                      </c:pt>
                      <c:pt idx="2435">
                        <c:v>707.43600000000004</c:v>
                      </c:pt>
                      <c:pt idx="2436">
                        <c:v>706.89499999999998</c:v>
                      </c:pt>
                      <c:pt idx="2437">
                        <c:v>706.35500000000002</c:v>
                      </c:pt>
                      <c:pt idx="2438">
                        <c:v>705.81600000000003</c:v>
                      </c:pt>
                      <c:pt idx="2439">
                        <c:v>705.279</c:v>
                      </c:pt>
                      <c:pt idx="2440">
                        <c:v>704.74199999999996</c:v>
                      </c:pt>
                      <c:pt idx="2441">
                        <c:v>704.20600000000002</c:v>
                      </c:pt>
                      <c:pt idx="2442">
                        <c:v>703.67200000000003</c:v>
                      </c:pt>
                      <c:pt idx="2443">
                        <c:v>703.67200000000003</c:v>
                      </c:pt>
                      <c:pt idx="2444">
                        <c:v>659.16800000000001</c:v>
                      </c:pt>
                      <c:pt idx="2445">
                        <c:v>622.35199999999998</c:v>
                      </c:pt>
                      <c:pt idx="2446">
                        <c:v>591.38300000000004</c:v>
                      </c:pt>
                      <c:pt idx="2447">
                        <c:v>565.22799999999995</c:v>
                      </c:pt>
                      <c:pt idx="2448">
                        <c:v>543.053</c:v>
                      </c:pt>
                      <c:pt idx="2449">
                        <c:v>524.17499999999995</c:v>
                      </c:pt>
                      <c:pt idx="2450">
                        <c:v>508.05900000000003</c:v>
                      </c:pt>
                      <c:pt idx="2451">
                        <c:v>494.27199999999999</c:v>
                      </c:pt>
                      <c:pt idx="2452">
                        <c:v>482.44299999999998</c:v>
                      </c:pt>
                      <c:pt idx="2453">
                        <c:v>472.2</c:v>
                      </c:pt>
                      <c:pt idx="2454">
                        <c:v>463.34</c:v>
                      </c:pt>
                      <c:pt idx="2455">
                        <c:v>455.661</c:v>
                      </c:pt>
                      <c:pt idx="2456">
                        <c:v>448.983</c:v>
                      </c:pt>
                      <c:pt idx="2457">
                        <c:v>443.18200000000002</c:v>
                      </c:pt>
                      <c:pt idx="2458">
                        <c:v>438.09899999999999</c:v>
                      </c:pt>
                      <c:pt idx="2459">
                        <c:v>433.62400000000002</c:v>
                      </c:pt>
                      <c:pt idx="2460">
                        <c:v>429.66899999999998</c:v>
                      </c:pt>
                      <c:pt idx="2461">
                        <c:v>426.16</c:v>
                      </c:pt>
                      <c:pt idx="2462">
                        <c:v>423.03800000000001</c:v>
                      </c:pt>
                      <c:pt idx="2463">
                        <c:v>420.24900000000002</c:v>
                      </c:pt>
                      <c:pt idx="2464">
                        <c:v>417.74900000000002</c:v>
                      </c:pt>
                      <c:pt idx="2465">
                        <c:v>415.49900000000002</c:v>
                      </c:pt>
                      <c:pt idx="2466">
                        <c:v>413.46800000000002</c:v>
                      </c:pt>
                      <c:pt idx="2467">
                        <c:v>411.62700000000001</c:v>
                      </c:pt>
                      <c:pt idx="2468">
                        <c:v>409.95100000000002</c:v>
                      </c:pt>
                      <c:pt idx="2469">
                        <c:v>408.42099999999999</c:v>
                      </c:pt>
                      <c:pt idx="2470">
                        <c:v>407.01900000000001</c:v>
                      </c:pt>
                      <c:pt idx="2471">
                        <c:v>405.72899999999998</c:v>
                      </c:pt>
                      <c:pt idx="2472">
                        <c:v>404.53800000000001</c:v>
                      </c:pt>
                      <c:pt idx="2473">
                        <c:v>403.43400000000003</c:v>
                      </c:pt>
                      <c:pt idx="2474">
                        <c:v>402.40800000000002</c:v>
                      </c:pt>
                      <c:pt idx="2475">
                        <c:v>401.45100000000002</c:v>
                      </c:pt>
                      <c:pt idx="2476">
                        <c:v>400.55599999999998</c:v>
                      </c:pt>
                      <c:pt idx="2477">
                        <c:v>399.71600000000001</c:v>
                      </c:pt>
                      <c:pt idx="2478">
                        <c:v>398.92500000000001</c:v>
                      </c:pt>
                      <c:pt idx="2479">
                        <c:v>398.17899999999997</c:v>
                      </c:pt>
                      <c:pt idx="2480">
                        <c:v>397.47300000000001</c:v>
                      </c:pt>
                      <c:pt idx="2481">
                        <c:v>396.80399999999997</c:v>
                      </c:pt>
                      <c:pt idx="2482">
                        <c:v>396.16800000000001</c:v>
                      </c:pt>
                      <c:pt idx="2483">
                        <c:v>395.56299999999999</c:v>
                      </c:pt>
                      <c:pt idx="2484">
                        <c:v>394.98500000000001</c:v>
                      </c:pt>
                      <c:pt idx="2485">
                        <c:v>394.43200000000002</c:v>
                      </c:pt>
                      <c:pt idx="2486">
                        <c:v>393.90300000000002</c:v>
                      </c:pt>
                      <c:pt idx="2487">
                        <c:v>393.39600000000002</c:v>
                      </c:pt>
                      <c:pt idx="2488">
                        <c:v>392.90899999999999</c:v>
                      </c:pt>
                      <c:pt idx="2489">
                        <c:v>392.44</c:v>
                      </c:pt>
                      <c:pt idx="2490">
                        <c:v>391.98899999999998</c:v>
                      </c:pt>
                      <c:pt idx="2491">
                        <c:v>391.55399999999997</c:v>
                      </c:pt>
                      <c:pt idx="2492">
                        <c:v>391.13400000000001</c:v>
                      </c:pt>
                      <c:pt idx="2493">
                        <c:v>390.72899999999998</c:v>
                      </c:pt>
                      <c:pt idx="2494">
                        <c:v>390.33699999999999</c:v>
                      </c:pt>
                      <c:pt idx="2495">
                        <c:v>389.95800000000003</c:v>
                      </c:pt>
                      <c:pt idx="2496">
                        <c:v>389.59100000000001</c:v>
                      </c:pt>
                      <c:pt idx="2497">
                        <c:v>389.23500000000001</c:v>
                      </c:pt>
                      <c:pt idx="2498">
                        <c:v>388.89</c:v>
                      </c:pt>
                      <c:pt idx="2499">
                        <c:v>388.55500000000001</c:v>
                      </c:pt>
                      <c:pt idx="2500">
                        <c:v>388.22899999999998</c:v>
                      </c:pt>
                      <c:pt idx="2501">
                        <c:v>387.91300000000001</c:v>
                      </c:pt>
                      <c:pt idx="2502">
                        <c:v>387.60599999999999</c:v>
                      </c:pt>
                      <c:pt idx="2503">
                        <c:v>387.30700000000002</c:v>
                      </c:pt>
                      <c:pt idx="2504">
                        <c:v>387.01499999999999</c:v>
                      </c:pt>
                      <c:pt idx="2505">
                        <c:v>386.73200000000003</c:v>
                      </c:pt>
                      <c:pt idx="2506">
                        <c:v>386.45600000000002</c:v>
                      </c:pt>
                      <c:pt idx="2507">
                        <c:v>386.18700000000001</c:v>
                      </c:pt>
                      <c:pt idx="2508">
                        <c:v>385.92399999999998</c:v>
                      </c:pt>
                      <c:pt idx="2509">
                        <c:v>385.66800000000001</c:v>
                      </c:pt>
                      <c:pt idx="2510">
                        <c:v>385.41800000000001</c:v>
                      </c:pt>
                      <c:pt idx="2511">
                        <c:v>385.173</c:v>
                      </c:pt>
                      <c:pt idx="2512">
                        <c:v>384.935</c:v>
                      </c:pt>
                      <c:pt idx="2513">
                        <c:v>384.70100000000002</c:v>
                      </c:pt>
                      <c:pt idx="2514">
                        <c:v>384.64</c:v>
                      </c:pt>
                      <c:pt idx="2515">
                        <c:v>384.64</c:v>
                      </c:pt>
                      <c:pt idx="2516">
                        <c:v>384.77800000000002</c:v>
                      </c:pt>
                      <c:pt idx="2517">
                        <c:v>385.15199999999999</c:v>
                      </c:pt>
                      <c:pt idx="2518">
                        <c:v>385.83499999999998</c:v>
                      </c:pt>
                      <c:pt idx="2519">
                        <c:v>386.83800000000002</c:v>
                      </c:pt>
                      <c:pt idx="2520">
                        <c:v>388.14800000000002</c:v>
                      </c:pt>
                      <c:pt idx="2521">
                        <c:v>389.76299999999998</c:v>
                      </c:pt>
                      <c:pt idx="2522">
                        <c:v>391.69099999999997</c:v>
                      </c:pt>
                      <c:pt idx="2523">
                        <c:v>393.93</c:v>
                      </c:pt>
                      <c:pt idx="2524">
                        <c:v>396.49099999999999</c:v>
                      </c:pt>
                      <c:pt idx="2525">
                        <c:v>399.39100000000002</c:v>
                      </c:pt>
                      <c:pt idx="2526">
                        <c:v>402.65800000000002</c:v>
                      </c:pt>
                      <c:pt idx="2527">
                        <c:v>406.31700000000001</c:v>
                      </c:pt>
                      <c:pt idx="2528">
                        <c:v>410.34</c:v>
                      </c:pt>
                      <c:pt idx="2529">
                        <c:v>414.75900000000001</c:v>
                      </c:pt>
                      <c:pt idx="2530">
                        <c:v>419.67399999999998</c:v>
                      </c:pt>
                      <c:pt idx="2531">
                        <c:v>425.16399999999999</c:v>
                      </c:pt>
                      <c:pt idx="2532">
                        <c:v>430.79399999999998</c:v>
                      </c:pt>
                      <c:pt idx="2533">
                        <c:v>436.72699999999998</c:v>
                      </c:pt>
                      <c:pt idx="2534">
                        <c:v>442.94400000000002</c:v>
                      </c:pt>
                      <c:pt idx="2535">
                        <c:v>449.39499999999998</c:v>
                      </c:pt>
                      <c:pt idx="2536">
                        <c:v>456.05099999999999</c:v>
                      </c:pt>
                      <c:pt idx="2537">
                        <c:v>462.88</c:v>
                      </c:pt>
                      <c:pt idx="2538">
                        <c:v>469.87299999999999</c:v>
                      </c:pt>
                      <c:pt idx="2539">
                        <c:v>476.99599999999998</c:v>
                      </c:pt>
                      <c:pt idx="2540">
                        <c:v>484.21199999999999</c:v>
                      </c:pt>
                      <c:pt idx="2541">
                        <c:v>491.49700000000001</c:v>
                      </c:pt>
                      <c:pt idx="2542">
                        <c:v>498.827</c:v>
                      </c:pt>
                      <c:pt idx="2543">
                        <c:v>506.18299999999999</c:v>
                      </c:pt>
                      <c:pt idx="2544">
                        <c:v>513.54600000000005</c:v>
                      </c:pt>
                      <c:pt idx="2545">
                        <c:v>520.90300000000002</c:v>
                      </c:pt>
                      <c:pt idx="2546">
                        <c:v>528.24099999999999</c:v>
                      </c:pt>
                      <c:pt idx="2547">
                        <c:v>535.54200000000003</c:v>
                      </c:pt>
                      <c:pt idx="2548">
                        <c:v>542.80600000000004</c:v>
                      </c:pt>
                      <c:pt idx="2549">
                        <c:v>550.04300000000001</c:v>
                      </c:pt>
                      <c:pt idx="2550">
                        <c:v>557.26199999999994</c:v>
                      </c:pt>
                      <c:pt idx="2551">
                        <c:v>564.44100000000003</c:v>
                      </c:pt>
                      <c:pt idx="2552">
                        <c:v>571.56100000000004</c:v>
                      </c:pt>
                      <c:pt idx="2553">
                        <c:v>578.63</c:v>
                      </c:pt>
                      <c:pt idx="2554">
                        <c:v>585.64700000000005</c:v>
                      </c:pt>
                      <c:pt idx="2555">
                        <c:v>592.61</c:v>
                      </c:pt>
                      <c:pt idx="2556">
                        <c:v>599.52200000000005</c:v>
                      </c:pt>
                      <c:pt idx="2557">
                        <c:v>606.39300000000003</c:v>
                      </c:pt>
                      <c:pt idx="2558">
                        <c:v>613.22699999999998</c:v>
                      </c:pt>
                      <c:pt idx="2559">
                        <c:v>620.02499999999998</c:v>
                      </c:pt>
                      <c:pt idx="2560">
                        <c:v>626.79200000000003</c:v>
                      </c:pt>
                      <c:pt idx="2561">
                        <c:v>633.54499999999996</c:v>
                      </c:pt>
                      <c:pt idx="2562">
                        <c:v>640.26900000000001</c:v>
                      </c:pt>
                      <c:pt idx="2563">
                        <c:v>646.97799999999995</c:v>
                      </c:pt>
                      <c:pt idx="2564">
                        <c:v>653.67600000000004</c:v>
                      </c:pt>
                      <c:pt idx="2565">
                        <c:v>660.36800000000005</c:v>
                      </c:pt>
                      <c:pt idx="2566">
                        <c:v>667.06</c:v>
                      </c:pt>
                      <c:pt idx="2567">
                        <c:v>673.75300000000004</c:v>
                      </c:pt>
                      <c:pt idx="2568">
                        <c:v>680.44600000000003</c:v>
                      </c:pt>
                      <c:pt idx="2569">
                        <c:v>687.13800000000003</c:v>
                      </c:pt>
                      <c:pt idx="2570">
                        <c:v>693.827</c:v>
                      </c:pt>
                      <c:pt idx="2571">
                        <c:v>700.50699999999995</c:v>
                      </c:pt>
                      <c:pt idx="2572">
                        <c:v>707.18600000000004</c:v>
                      </c:pt>
                      <c:pt idx="2573">
                        <c:v>713.84500000000003</c:v>
                      </c:pt>
                      <c:pt idx="2574">
                        <c:v>720.505</c:v>
                      </c:pt>
                      <c:pt idx="2575">
                        <c:v>727.16499999999996</c:v>
                      </c:pt>
                      <c:pt idx="2576">
                        <c:v>733.822</c:v>
                      </c:pt>
                      <c:pt idx="2577">
                        <c:v>740.47799999999995</c:v>
                      </c:pt>
                      <c:pt idx="2578">
                        <c:v>747.12699999999995</c:v>
                      </c:pt>
                      <c:pt idx="2579">
                        <c:v>753.76700000000005</c:v>
                      </c:pt>
                      <c:pt idx="2580">
                        <c:v>760.39300000000003</c:v>
                      </c:pt>
                      <c:pt idx="2581">
                        <c:v>767.00599999999997</c:v>
                      </c:pt>
                      <c:pt idx="2582">
                        <c:v>773.60500000000002</c:v>
                      </c:pt>
                      <c:pt idx="2583">
                        <c:v>780.18899999999996</c:v>
                      </c:pt>
                      <c:pt idx="2584">
                        <c:v>786.755</c:v>
                      </c:pt>
                      <c:pt idx="2585">
                        <c:v>793.3</c:v>
                      </c:pt>
                      <c:pt idx="2586">
                        <c:v>799.81899999999996</c:v>
                      </c:pt>
                      <c:pt idx="2587">
                        <c:v>806.31</c:v>
                      </c:pt>
                      <c:pt idx="2588">
                        <c:v>812.77099999999996</c:v>
                      </c:pt>
                      <c:pt idx="2589">
                        <c:v>819.19899999999996</c:v>
                      </c:pt>
                      <c:pt idx="2590">
                        <c:v>825.59299999999996</c:v>
                      </c:pt>
                      <c:pt idx="2591">
                        <c:v>831.95299999999997</c:v>
                      </c:pt>
                      <c:pt idx="2592">
                        <c:v>838.29100000000005</c:v>
                      </c:pt>
                      <c:pt idx="2593">
                        <c:v>844.60799999999995</c:v>
                      </c:pt>
                      <c:pt idx="2594">
                        <c:v>850.904</c:v>
                      </c:pt>
                      <c:pt idx="2595">
                        <c:v>857.19</c:v>
                      </c:pt>
                      <c:pt idx="2596">
                        <c:v>863.52</c:v>
                      </c:pt>
                      <c:pt idx="2597">
                        <c:v>869.87300000000005</c:v>
                      </c:pt>
                      <c:pt idx="2598">
                        <c:v>876.23500000000001</c:v>
                      </c:pt>
                      <c:pt idx="2599">
                        <c:v>882.59199999999998</c:v>
                      </c:pt>
                      <c:pt idx="2600">
                        <c:v>888.93299999999999</c:v>
                      </c:pt>
                      <c:pt idx="2601">
                        <c:v>895.26300000000003</c:v>
                      </c:pt>
                      <c:pt idx="2602">
                        <c:v>901.577</c:v>
                      </c:pt>
                      <c:pt idx="2603">
                        <c:v>907.87</c:v>
                      </c:pt>
                      <c:pt idx="2604">
                        <c:v>914.13499999999999</c:v>
                      </c:pt>
                      <c:pt idx="2605">
                        <c:v>920.36699999999996</c:v>
                      </c:pt>
                      <c:pt idx="2606">
                        <c:v>926.56100000000004</c:v>
                      </c:pt>
                      <c:pt idx="2607">
                        <c:v>932.71299999999997</c:v>
                      </c:pt>
                      <c:pt idx="2608">
                        <c:v>938.81899999999996</c:v>
                      </c:pt>
                      <c:pt idx="2609">
                        <c:v>944.87400000000002</c:v>
                      </c:pt>
                      <c:pt idx="2610">
                        <c:v>950.87300000000005</c:v>
                      </c:pt>
                      <c:pt idx="2611">
                        <c:v>956.81399999999996</c:v>
                      </c:pt>
                      <c:pt idx="2612">
                        <c:v>962.69299999999998</c:v>
                      </c:pt>
                      <c:pt idx="2613">
                        <c:v>968.50599999999997</c:v>
                      </c:pt>
                      <c:pt idx="2614">
                        <c:v>974.25099999999998</c:v>
                      </c:pt>
                      <c:pt idx="2615">
                        <c:v>979.92499999999995</c:v>
                      </c:pt>
                      <c:pt idx="2616">
                        <c:v>985.52499999999998</c:v>
                      </c:pt>
                      <c:pt idx="2617">
                        <c:v>991.048</c:v>
                      </c:pt>
                      <c:pt idx="2618">
                        <c:v>996.49400000000003</c:v>
                      </c:pt>
                      <c:pt idx="2619" formatCode="0.00E+00">
                        <c:v>1001.86</c:v>
                      </c:pt>
                      <c:pt idx="2620" formatCode="0.00E+00">
                        <c:v>1007.14</c:v>
                      </c:pt>
                      <c:pt idx="2621" formatCode="0.00E+00">
                        <c:v>1012.34</c:v>
                      </c:pt>
                      <c:pt idx="2622" formatCode="0.00E+00">
                        <c:v>1017.46</c:v>
                      </c:pt>
                      <c:pt idx="2623" formatCode="0.00E+00">
                        <c:v>1022.49</c:v>
                      </c:pt>
                      <c:pt idx="2624" formatCode="0.00E+00">
                        <c:v>1027.44</c:v>
                      </c:pt>
                      <c:pt idx="2625" formatCode="0.00E+00">
                        <c:v>1032.3</c:v>
                      </c:pt>
                      <c:pt idx="2626" formatCode="0.00E+00">
                        <c:v>1037.07</c:v>
                      </c:pt>
                      <c:pt idx="2627" formatCode="0.00E+00">
                        <c:v>1041.76</c:v>
                      </c:pt>
                      <c:pt idx="2628" formatCode="0.00E+00">
                        <c:v>1046.3699999999999</c:v>
                      </c:pt>
                      <c:pt idx="2629" formatCode="0.00E+00">
                        <c:v>1050.8900000000001</c:v>
                      </c:pt>
                      <c:pt idx="2630" formatCode="0.00E+00">
                        <c:v>1055.32</c:v>
                      </c:pt>
                      <c:pt idx="2631" formatCode="0.00E+00">
                        <c:v>1059.68</c:v>
                      </c:pt>
                      <c:pt idx="2632" formatCode="0.00E+00">
                        <c:v>1063.95</c:v>
                      </c:pt>
                      <c:pt idx="2633" formatCode="0.00E+00">
                        <c:v>1068.1300000000001</c:v>
                      </c:pt>
                      <c:pt idx="2634" formatCode="0.00E+00">
                        <c:v>1072.23</c:v>
                      </c:pt>
                      <c:pt idx="2635" formatCode="0.00E+00">
                        <c:v>1076.25</c:v>
                      </c:pt>
                      <c:pt idx="2636" formatCode="0.00E+00">
                        <c:v>1080.19</c:v>
                      </c:pt>
                      <c:pt idx="2637" formatCode="0.00E+00">
                        <c:v>1084.04</c:v>
                      </c:pt>
                      <c:pt idx="2638" formatCode="0.00E+00">
                        <c:v>1087.81</c:v>
                      </c:pt>
                      <c:pt idx="2639" formatCode="0.00E+00">
                        <c:v>1091.5</c:v>
                      </c:pt>
                      <c:pt idx="2640" formatCode="0.00E+00">
                        <c:v>1095.1099999999999</c:v>
                      </c:pt>
                      <c:pt idx="2641" formatCode="0.00E+00">
                        <c:v>1098.6400000000001</c:v>
                      </c:pt>
                      <c:pt idx="2642" formatCode="0.00E+00">
                        <c:v>1102.0899999999999</c:v>
                      </c:pt>
                      <c:pt idx="2643" formatCode="0.00E+00">
                        <c:v>1105.46</c:v>
                      </c:pt>
                      <c:pt idx="2644" formatCode="0.00E+00">
                        <c:v>1108.75</c:v>
                      </c:pt>
                      <c:pt idx="2645" formatCode="0.00E+00">
                        <c:v>1111.97</c:v>
                      </c:pt>
                      <c:pt idx="2646" formatCode="0.00E+00">
                        <c:v>1115.0999999999999</c:v>
                      </c:pt>
                      <c:pt idx="2647" formatCode="0.00E+00">
                        <c:v>1118.1600000000001</c:v>
                      </c:pt>
                      <c:pt idx="2648" formatCode="0.00E+00">
                        <c:v>1121.1400000000001</c:v>
                      </c:pt>
                      <c:pt idx="2649" formatCode="0.00E+00">
                        <c:v>1124.05</c:v>
                      </c:pt>
                      <c:pt idx="2650" formatCode="0.00E+00">
                        <c:v>1126.8800000000001</c:v>
                      </c:pt>
                      <c:pt idx="2651" formatCode="0.00E+00">
                        <c:v>1129.6400000000001</c:v>
                      </c:pt>
                      <c:pt idx="2652" formatCode="0.00E+00">
                        <c:v>1132.33</c:v>
                      </c:pt>
                      <c:pt idx="2653" formatCode="0.00E+00">
                        <c:v>1134.94</c:v>
                      </c:pt>
                      <c:pt idx="2654" formatCode="0.00E+00">
                        <c:v>1137.48</c:v>
                      </c:pt>
                      <c:pt idx="2655" formatCode="0.00E+00">
                        <c:v>1139.95</c:v>
                      </c:pt>
                      <c:pt idx="2656" formatCode="0.00E+00">
                        <c:v>1142.3399999999999</c:v>
                      </c:pt>
                      <c:pt idx="2657" formatCode="0.00E+00">
                        <c:v>1144.67</c:v>
                      </c:pt>
                      <c:pt idx="2658" formatCode="0.00E+00">
                        <c:v>1146.93</c:v>
                      </c:pt>
                      <c:pt idx="2659" formatCode="0.00E+00">
                        <c:v>1149.1300000000001</c:v>
                      </c:pt>
                      <c:pt idx="2660" formatCode="0.00E+00">
                        <c:v>1151.25</c:v>
                      </c:pt>
                      <c:pt idx="2661" formatCode="0.00E+00">
                        <c:v>1153.31</c:v>
                      </c:pt>
                      <c:pt idx="2662" formatCode="0.00E+00">
                        <c:v>1155.31</c:v>
                      </c:pt>
                      <c:pt idx="2663" formatCode="0.00E+00">
                        <c:v>1157.24</c:v>
                      </c:pt>
                      <c:pt idx="2664" formatCode="0.00E+00">
                        <c:v>1159.1099999999999</c:v>
                      </c:pt>
                      <c:pt idx="2665" formatCode="0.00E+00">
                        <c:v>1160.92</c:v>
                      </c:pt>
                      <c:pt idx="2666" formatCode="0.00E+00">
                        <c:v>1162.6600000000001</c:v>
                      </c:pt>
                      <c:pt idx="2667" formatCode="0.00E+00">
                        <c:v>1164.3399999999999</c:v>
                      </c:pt>
                      <c:pt idx="2668" formatCode="0.00E+00">
                        <c:v>1165.97</c:v>
                      </c:pt>
                      <c:pt idx="2669" formatCode="0.00E+00">
                        <c:v>1167.54</c:v>
                      </c:pt>
                      <c:pt idx="2670" formatCode="0.00E+00">
                        <c:v>1169.04</c:v>
                      </c:pt>
                      <c:pt idx="2671" formatCode="0.00E+00">
                        <c:v>1170.5</c:v>
                      </c:pt>
                      <c:pt idx="2672" formatCode="0.00E+00">
                        <c:v>1171.8900000000001</c:v>
                      </c:pt>
                      <c:pt idx="2673" formatCode="0.00E+00">
                        <c:v>1173.24</c:v>
                      </c:pt>
                      <c:pt idx="2674" formatCode="0.00E+00">
                        <c:v>1174.52</c:v>
                      </c:pt>
                      <c:pt idx="2675" formatCode="0.00E+00">
                        <c:v>1175.76</c:v>
                      </c:pt>
                      <c:pt idx="2676" formatCode="0.00E+00">
                        <c:v>1176.94</c:v>
                      </c:pt>
                      <c:pt idx="2677" formatCode="0.00E+00">
                        <c:v>1178.08</c:v>
                      </c:pt>
                      <c:pt idx="2678" formatCode="0.00E+00">
                        <c:v>1179.1600000000001</c:v>
                      </c:pt>
                      <c:pt idx="2679" formatCode="0.00E+00">
                        <c:v>1180.2</c:v>
                      </c:pt>
                      <c:pt idx="2680" formatCode="0.00E+00">
                        <c:v>1181.19</c:v>
                      </c:pt>
                      <c:pt idx="2681" formatCode="0.00E+00">
                        <c:v>1182.1300000000001</c:v>
                      </c:pt>
                      <c:pt idx="2682" formatCode="0.00E+00">
                        <c:v>1183.02</c:v>
                      </c:pt>
                      <c:pt idx="2683" formatCode="0.00E+00">
                        <c:v>1183.8699999999999</c:v>
                      </c:pt>
                      <c:pt idx="2684" formatCode="0.00E+00">
                        <c:v>1184.68</c:v>
                      </c:pt>
                      <c:pt idx="2685" formatCode="0.00E+00">
                        <c:v>1185.44</c:v>
                      </c:pt>
                      <c:pt idx="2686" formatCode="0.00E+00">
                        <c:v>1186.1600000000001</c:v>
                      </c:pt>
                      <c:pt idx="2687" formatCode="0.00E+00">
                        <c:v>1186.8399999999999</c:v>
                      </c:pt>
                      <c:pt idx="2688" formatCode="0.00E+00">
                        <c:v>1187.48</c:v>
                      </c:pt>
                      <c:pt idx="2689" formatCode="0.00E+00">
                        <c:v>1188.08</c:v>
                      </c:pt>
                      <c:pt idx="2690" formatCode="0.00E+00">
                        <c:v>1188.6400000000001</c:v>
                      </c:pt>
                      <c:pt idx="2691" formatCode="0.00E+00">
                        <c:v>1189.17</c:v>
                      </c:pt>
                      <c:pt idx="2692" formatCode="0.00E+00">
                        <c:v>1189.6600000000001</c:v>
                      </c:pt>
                      <c:pt idx="2693" formatCode="0.00E+00">
                        <c:v>1190.1099999999999</c:v>
                      </c:pt>
                      <c:pt idx="2694" formatCode="0.00E+00">
                        <c:v>1190.52</c:v>
                      </c:pt>
                      <c:pt idx="2695" formatCode="0.00E+00">
                        <c:v>1190.9000000000001</c:v>
                      </c:pt>
                      <c:pt idx="2696" formatCode="0.00E+00">
                        <c:v>1191.25</c:v>
                      </c:pt>
                      <c:pt idx="2697" formatCode="0.00E+00">
                        <c:v>1191.56</c:v>
                      </c:pt>
                      <c:pt idx="2698" formatCode="0.00E+00">
                        <c:v>1191.8499999999999</c:v>
                      </c:pt>
                      <c:pt idx="2699" formatCode="0.00E+00">
                        <c:v>1192.0999999999999</c:v>
                      </c:pt>
                      <c:pt idx="2700" formatCode="0.00E+00">
                        <c:v>1192.31</c:v>
                      </c:pt>
                      <c:pt idx="2701" formatCode="0.00E+00">
                        <c:v>1192.5</c:v>
                      </c:pt>
                      <c:pt idx="2702" formatCode="0.00E+00">
                        <c:v>1192.6600000000001</c:v>
                      </c:pt>
                      <c:pt idx="2703" formatCode="0.00E+00">
                        <c:v>1192.79</c:v>
                      </c:pt>
                      <c:pt idx="2704" formatCode="0.00E+00">
                        <c:v>1192.8900000000001</c:v>
                      </c:pt>
                      <c:pt idx="2705" formatCode="0.00E+00">
                        <c:v>1192.96</c:v>
                      </c:pt>
                      <c:pt idx="2706" formatCode="0.00E+00">
                        <c:v>1193.01</c:v>
                      </c:pt>
                      <c:pt idx="2707" formatCode="0.00E+00">
                        <c:v>1193.03</c:v>
                      </c:pt>
                      <c:pt idx="2708" formatCode="0.00E+00">
                        <c:v>1193.02</c:v>
                      </c:pt>
                      <c:pt idx="2709" formatCode="0.00E+00">
                        <c:v>1192.98</c:v>
                      </c:pt>
                      <c:pt idx="2710" formatCode="0.00E+00">
                        <c:v>1192.93</c:v>
                      </c:pt>
                      <c:pt idx="2711" formatCode="0.00E+00">
                        <c:v>1192.8399999999999</c:v>
                      </c:pt>
                      <c:pt idx="2712" formatCode="0.00E+00">
                        <c:v>1192.73</c:v>
                      </c:pt>
                      <c:pt idx="2713" formatCode="0.00E+00">
                        <c:v>1192.5999999999999</c:v>
                      </c:pt>
                      <c:pt idx="2714" formatCode="0.00E+00">
                        <c:v>1192.45</c:v>
                      </c:pt>
                      <c:pt idx="2715" formatCode="0.00E+00">
                        <c:v>1192.27</c:v>
                      </c:pt>
                      <c:pt idx="2716" formatCode="0.00E+00">
                        <c:v>1192.07</c:v>
                      </c:pt>
                      <c:pt idx="2717" formatCode="0.00E+00">
                        <c:v>1191.8499999999999</c:v>
                      </c:pt>
                      <c:pt idx="2718" formatCode="0.00E+00">
                        <c:v>1191.6099999999999</c:v>
                      </c:pt>
                      <c:pt idx="2719" formatCode="0.00E+00">
                        <c:v>1191.3399999999999</c:v>
                      </c:pt>
                      <c:pt idx="2720" formatCode="0.00E+00">
                        <c:v>1191.06</c:v>
                      </c:pt>
                      <c:pt idx="2721" formatCode="0.00E+00">
                        <c:v>1190.76</c:v>
                      </c:pt>
                      <c:pt idx="2722" formatCode="0.00E+00">
                        <c:v>1190.44</c:v>
                      </c:pt>
                      <c:pt idx="2723" formatCode="0.00E+00">
                        <c:v>1190.0999999999999</c:v>
                      </c:pt>
                      <c:pt idx="2724" formatCode="0.00E+00">
                        <c:v>1189.74</c:v>
                      </c:pt>
                      <c:pt idx="2725" formatCode="0.00E+00">
                        <c:v>1189.3599999999999</c:v>
                      </c:pt>
                      <c:pt idx="2726" formatCode="0.00E+00">
                        <c:v>1188.96</c:v>
                      </c:pt>
                      <c:pt idx="2727" formatCode="0.00E+00">
                        <c:v>1188.55</c:v>
                      </c:pt>
                      <c:pt idx="2728" formatCode="0.00E+00">
                        <c:v>1188.1199999999999</c:v>
                      </c:pt>
                      <c:pt idx="2729" formatCode="0.00E+00">
                        <c:v>1187.68</c:v>
                      </c:pt>
                      <c:pt idx="2730" formatCode="0.00E+00">
                        <c:v>1187.22</c:v>
                      </c:pt>
                      <c:pt idx="2731" formatCode="0.00E+00">
                        <c:v>1186.74</c:v>
                      </c:pt>
                      <c:pt idx="2732" formatCode="0.00E+00">
                        <c:v>1186.25</c:v>
                      </c:pt>
                      <c:pt idx="2733" formatCode="0.00E+00">
                        <c:v>1185.74</c:v>
                      </c:pt>
                      <c:pt idx="2734" formatCode="0.00E+00">
                        <c:v>1185.21</c:v>
                      </c:pt>
                      <c:pt idx="2735" formatCode="0.00E+00">
                        <c:v>1184.68</c:v>
                      </c:pt>
                      <c:pt idx="2736" formatCode="0.00E+00">
                        <c:v>1184.1300000000001</c:v>
                      </c:pt>
                      <c:pt idx="2737" formatCode="0.00E+00">
                        <c:v>1183.56</c:v>
                      </c:pt>
                      <c:pt idx="2738" formatCode="0.00E+00">
                        <c:v>1182.98</c:v>
                      </c:pt>
                      <c:pt idx="2739" formatCode="0.00E+00">
                        <c:v>1182.3900000000001</c:v>
                      </c:pt>
                      <c:pt idx="2740" formatCode="0.00E+00">
                        <c:v>1181.79</c:v>
                      </c:pt>
                      <c:pt idx="2741" formatCode="0.00E+00">
                        <c:v>1181.17</c:v>
                      </c:pt>
                      <c:pt idx="2742" formatCode="0.00E+00">
                        <c:v>1180.55</c:v>
                      </c:pt>
                      <c:pt idx="2743" formatCode="0.00E+00">
                        <c:v>1179.9000000000001</c:v>
                      </c:pt>
                      <c:pt idx="2744" formatCode="0.00E+00">
                        <c:v>1179.25</c:v>
                      </c:pt>
                      <c:pt idx="2745" formatCode="0.00E+00">
                        <c:v>1178.5899999999999</c:v>
                      </c:pt>
                      <c:pt idx="2746" formatCode="0.00E+00">
                        <c:v>1177.92</c:v>
                      </c:pt>
                      <c:pt idx="2747" formatCode="0.00E+00">
                        <c:v>1177.23</c:v>
                      </c:pt>
                      <c:pt idx="2748" formatCode="0.00E+00">
                        <c:v>1176.53</c:v>
                      </c:pt>
                      <c:pt idx="2749" formatCode="0.00E+00">
                        <c:v>1175.83</c:v>
                      </c:pt>
                      <c:pt idx="2750" formatCode="0.00E+00">
                        <c:v>1175.1099999999999</c:v>
                      </c:pt>
                      <c:pt idx="2751" formatCode="0.00E+00">
                        <c:v>1174.3900000000001</c:v>
                      </c:pt>
                      <c:pt idx="2752" formatCode="0.00E+00">
                        <c:v>1173.6500000000001</c:v>
                      </c:pt>
                      <c:pt idx="2753" formatCode="0.00E+00">
                        <c:v>1172.9100000000001</c:v>
                      </c:pt>
                      <c:pt idx="2754" formatCode="0.00E+00">
                        <c:v>1172.1500000000001</c:v>
                      </c:pt>
                      <c:pt idx="2755" formatCode="0.00E+00">
                        <c:v>1171.3900000000001</c:v>
                      </c:pt>
                      <c:pt idx="2756" formatCode="0.00E+00">
                        <c:v>1170.6199999999999</c:v>
                      </c:pt>
                      <c:pt idx="2757" formatCode="0.00E+00">
                        <c:v>1169.8399999999999</c:v>
                      </c:pt>
                      <c:pt idx="2758" formatCode="0.00E+00">
                        <c:v>1169.05</c:v>
                      </c:pt>
                      <c:pt idx="2759" formatCode="0.00E+00">
                        <c:v>1168.25</c:v>
                      </c:pt>
                      <c:pt idx="2760" formatCode="0.00E+00">
                        <c:v>1167.45</c:v>
                      </c:pt>
                      <c:pt idx="2761" formatCode="0.00E+00">
                        <c:v>1166.6400000000001</c:v>
                      </c:pt>
                      <c:pt idx="2762" formatCode="0.00E+00">
                        <c:v>1165.82</c:v>
                      </c:pt>
                      <c:pt idx="2763" formatCode="0.00E+00">
                        <c:v>1164.99</c:v>
                      </c:pt>
                      <c:pt idx="2764" formatCode="0.00E+00">
                        <c:v>1164.1600000000001</c:v>
                      </c:pt>
                      <c:pt idx="2765" formatCode="0.00E+00">
                        <c:v>1163.31</c:v>
                      </c:pt>
                      <c:pt idx="2766" formatCode="0.00E+00">
                        <c:v>1162.47</c:v>
                      </c:pt>
                      <c:pt idx="2767" formatCode="0.00E+00">
                        <c:v>1161.6099999999999</c:v>
                      </c:pt>
                      <c:pt idx="2768" formatCode="0.00E+00">
                        <c:v>1160.75</c:v>
                      </c:pt>
                      <c:pt idx="2769" formatCode="0.00E+00">
                        <c:v>1159.8800000000001</c:v>
                      </c:pt>
                      <c:pt idx="2770" formatCode="0.00E+00">
                        <c:v>1159.01</c:v>
                      </c:pt>
                      <c:pt idx="2771" formatCode="0.00E+00">
                        <c:v>1158.1300000000001</c:v>
                      </c:pt>
                      <c:pt idx="2772" formatCode="0.00E+00">
                        <c:v>1157.25</c:v>
                      </c:pt>
                      <c:pt idx="2773" formatCode="0.00E+00">
                        <c:v>1156.3599999999999</c:v>
                      </c:pt>
                      <c:pt idx="2774" formatCode="0.00E+00">
                        <c:v>1155.46</c:v>
                      </c:pt>
                      <c:pt idx="2775" formatCode="0.00E+00">
                        <c:v>1154.56</c:v>
                      </c:pt>
                      <c:pt idx="2776" formatCode="0.00E+00">
                        <c:v>1153.6500000000001</c:v>
                      </c:pt>
                      <c:pt idx="2777" formatCode="0.00E+00">
                        <c:v>1152.74</c:v>
                      </c:pt>
                      <c:pt idx="2778" formatCode="0.00E+00">
                        <c:v>1151.82</c:v>
                      </c:pt>
                      <c:pt idx="2779" formatCode="0.00E+00">
                        <c:v>1150.9000000000001</c:v>
                      </c:pt>
                      <c:pt idx="2780" formatCode="0.00E+00">
                        <c:v>1149.98</c:v>
                      </c:pt>
                      <c:pt idx="2781" formatCode="0.00E+00">
                        <c:v>1149.04</c:v>
                      </c:pt>
                      <c:pt idx="2782" formatCode="0.00E+00">
                        <c:v>1148.1099999999999</c:v>
                      </c:pt>
                      <c:pt idx="2783" formatCode="0.00E+00">
                        <c:v>1147.17</c:v>
                      </c:pt>
                      <c:pt idx="2784" formatCode="0.00E+00">
                        <c:v>1146.23</c:v>
                      </c:pt>
                      <c:pt idx="2785" formatCode="0.00E+00">
                        <c:v>1145.28</c:v>
                      </c:pt>
                      <c:pt idx="2786" formatCode="0.00E+00">
                        <c:v>1144.33</c:v>
                      </c:pt>
                      <c:pt idx="2787" formatCode="0.00E+00">
                        <c:v>1143.3699999999999</c:v>
                      </c:pt>
                      <c:pt idx="2788" formatCode="0.00E+00">
                        <c:v>1142.4100000000001</c:v>
                      </c:pt>
                      <c:pt idx="2789" formatCode="0.00E+00">
                        <c:v>1141.45</c:v>
                      </c:pt>
                      <c:pt idx="2790" formatCode="0.00E+00">
                        <c:v>1140.48</c:v>
                      </c:pt>
                      <c:pt idx="2791" formatCode="0.00E+00">
                        <c:v>1139.51</c:v>
                      </c:pt>
                      <c:pt idx="2792" formatCode="0.00E+00">
                        <c:v>1138.54</c:v>
                      </c:pt>
                      <c:pt idx="2793" formatCode="0.00E+00">
                        <c:v>1137.56</c:v>
                      </c:pt>
                      <c:pt idx="2794" formatCode="0.00E+00">
                        <c:v>1136.58</c:v>
                      </c:pt>
                      <c:pt idx="2795" formatCode="0.00E+00">
                        <c:v>1135.5999999999999</c:v>
                      </c:pt>
                      <c:pt idx="2796" formatCode="0.00E+00">
                        <c:v>1134.6099999999999</c:v>
                      </c:pt>
                      <c:pt idx="2797" formatCode="0.00E+00">
                        <c:v>1133.6199999999999</c:v>
                      </c:pt>
                      <c:pt idx="2798" formatCode="0.00E+00">
                        <c:v>1132.6300000000001</c:v>
                      </c:pt>
                      <c:pt idx="2799" formatCode="0.00E+00">
                        <c:v>1131.6300000000001</c:v>
                      </c:pt>
                      <c:pt idx="2800" formatCode="0.00E+00">
                        <c:v>1130.6400000000001</c:v>
                      </c:pt>
                      <c:pt idx="2801" formatCode="0.00E+00">
                        <c:v>1129.6400000000001</c:v>
                      </c:pt>
                      <c:pt idx="2802" formatCode="0.00E+00">
                        <c:v>1128.6400000000001</c:v>
                      </c:pt>
                      <c:pt idx="2803" formatCode="0.00E+00">
                        <c:v>1127.6300000000001</c:v>
                      </c:pt>
                      <c:pt idx="2804" formatCode="0.00E+00">
                        <c:v>1126.6199999999999</c:v>
                      </c:pt>
                      <c:pt idx="2805" formatCode="0.00E+00">
                        <c:v>1125.6099999999999</c:v>
                      </c:pt>
                      <c:pt idx="2806" formatCode="0.00E+00">
                        <c:v>1124.5999999999999</c:v>
                      </c:pt>
                      <c:pt idx="2807" formatCode="0.00E+00">
                        <c:v>1123.5899999999999</c:v>
                      </c:pt>
                      <c:pt idx="2808" formatCode="0.00E+00">
                        <c:v>1122.57</c:v>
                      </c:pt>
                      <c:pt idx="2809" formatCode="0.00E+00">
                        <c:v>1121.56</c:v>
                      </c:pt>
                      <c:pt idx="2810" formatCode="0.00E+00">
                        <c:v>1120.54</c:v>
                      </c:pt>
                      <c:pt idx="2811" formatCode="0.00E+00">
                        <c:v>1119.52</c:v>
                      </c:pt>
                      <c:pt idx="2812" formatCode="0.00E+00">
                        <c:v>1118.49</c:v>
                      </c:pt>
                      <c:pt idx="2813" formatCode="0.00E+00">
                        <c:v>1117.47</c:v>
                      </c:pt>
                      <c:pt idx="2814" formatCode="0.00E+00">
                        <c:v>1116.44</c:v>
                      </c:pt>
                      <c:pt idx="2815" formatCode="0.00E+00">
                        <c:v>1115.4100000000001</c:v>
                      </c:pt>
                      <c:pt idx="2816" formatCode="0.00E+00">
                        <c:v>1114.3900000000001</c:v>
                      </c:pt>
                      <c:pt idx="2817" formatCode="0.00E+00">
                        <c:v>1113.3499999999999</c:v>
                      </c:pt>
                      <c:pt idx="2818" formatCode="0.00E+00">
                        <c:v>1112.32</c:v>
                      </c:pt>
                      <c:pt idx="2819" formatCode="0.00E+00">
                        <c:v>1111.29</c:v>
                      </c:pt>
                      <c:pt idx="2820" formatCode="0.00E+00">
                        <c:v>1110.26</c:v>
                      </c:pt>
                      <c:pt idx="2821" formatCode="0.00E+00">
                        <c:v>1109.22</c:v>
                      </c:pt>
                      <c:pt idx="2822" formatCode="0.00E+00">
                        <c:v>1108.18</c:v>
                      </c:pt>
                      <c:pt idx="2823" formatCode="0.00E+00">
                        <c:v>1107.1400000000001</c:v>
                      </c:pt>
                      <c:pt idx="2824" formatCode="0.00E+00">
                        <c:v>1106.1099999999999</c:v>
                      </c:pt>
                      <c:pt idx="2825" formatCode="0.00E+00">
                        <c:v>1105.07</c:v>
                      </c:pt>
                      <c:pt idx="2826" formatCode="0.00E+00">
                        <c:v>1104.02</c:v>
                      </c:pt>
                      <c:pt idx="2827" formatCode="0.00E+00">
                        <c:v>1102.98</c:v>
                      </c:pt>
                      <c:pt idx="2828" formatCode="0.00E+00">
                        <c:v>1101.94</c:v>
                      </c:pt>
                      <c:pt idx="2829" formatCode="0.00E+00">
                        <c:v>1100.9000000000001</c:v>
                      </c:pt>
                      <c:pt idx="2830" formatCode="0.00E+00">
                        <c:v>1099.8499999999999</c:v>
                      </c:pt>
                      <c:pt idx="2831" formatCode="0.00E+00">
                        <c:v>1098.81</c:v>
                      </c:pt>
                      <c:pt idx="2832" formatCode="0.00E+00">
                        <c:v>1097.76</c:v>
                      </c:pt>
                      <c:pt idx="2833" formatCode="0.00E+00">
                        <c:v>1096.71</c:v>
                      </c:pt>
                      <c:pt idx="2834" formatCode="0.00E+00">
                        <c:v>1095.67</c:v>
                      </c:pt>
                      <c:pt idx="2835" formatCode="0.00E+00">
                        <c:v>1094.6199999999999</c:v>
                      </c:pt>
                      <c:pt idx="2836" formatCode="0.00E+00">
                        <c:v>1093.57</c:v>
                      </c:pt>
                      <c:pt idx="2837" formatCode="0.00E+00">
                        <c:v>1092.52</c:v>
                      </c:pt>
                      <c:pt idx="2838" formatCode="0.00E+00">
                        <c:v>1091.48</c:v>
                      </c:pt>
                      <c:pt idx="2839" formatCode="0.00E+00">
                        <c:v>1090.43</c:v>
                      </c:pt>
                      <c:pt idx="2840" formatCode="0.00E+00">
                        <c:v>1089.3800000000001</c:v>
                      </c:pt>
                      <c:pt idx="2841" formatCode="0.00E+00">
                        <c:v>1088.33</c:v>
                      </c:pt>
                      <c:pt idx="2842" formatCode="0.00E+00">
                        <c:v>1087.28</c:v>
                      </c:pt>
                      <c:pt idx="2843" formatCode="0.00E+00">
                        <c:v>1086.23</c:v>
                      </c:pt>
                      <c:pt idx="2844" formatCode="0.00E+00">
                        <c:v>1085.18</c:v>
                      </c:pt>
                      <c:pt idx="2845" formatCode="0.00E+00">
                        <c:v>1084.1300000000001</c:v>
                      </c:pt>
                      <c:pt idx="2846" formatCode="0.00E+00">
                        <c:v>1083.08</c:v>
                      </c:pt>
                      <c:pt idx="2847" formatCode="0.00E+00">
                        <c:v>1082.02</c:v>
                      </c:pt>
                      <c:pt idx="2848" formatCode="0.00E+00">
                        <c:v>1080.97</c:v>
                      </c:pt>
                      <c:pt idx="2849" formatCode="0.00E+00">
                        <c:v>1079.92</c:v>
                      </c:pt>
                      <c:pt idx="2850" formatCode="0.00E+00">
                        <c:v>1078.8699999999999</c:v>
                      </c:pt>
                      <c:pt idx="2851" formatCode="0.00E+00">
                        <c:v>1077.82</c:v>
                      </c:pt>
                      <c:pt idx="2852" formatCode="0.00E+00">
                        <c:v>1076.77</c:v>
                      </c:pt>
                      <c:pt idx="2853" formatCode="0.00E+00">
                        <c:v>1075.72</c:v>
                      </c:pt>
                      <c:pt idx="2854" formatCode="0.00E+00">
                        <c:v>1074.67</c:v>
                      </c:pt>
                      <c:pt idx="2855" formatCode="0.00E+00">
                        <c:v>1073.6300000000001</c:v>
                      </c:pt>
                      <c:pt idx="2856" formatCode="0.00E+00">
                        <c:v>1072.5999999999999</c:v>
                      </c:pt>
                      <c:pt idx="2857" formatCode="0.00E+00">
                        <c:v>1071.58</c:v>
                      </c:pt>
                      <c:pt idx="2858" formatCode="0.00E+00">
                        <c:v>1070.57</c:v>
                      </c:pt>
                      <c:pt idx="2859" formatCode="0.00E+00">
                        <c:v>1069.56</c:v>
                      </c:pt>
                      <c:pt idx="2860" formatCode="0.00E+00">
                        <c:v>1068.56</c:v>
                      </c:pt>
                      <c:pt idx="2861" formatCode="0.00E+00">
                        <c:v>1067.56</c:v>
                      </c:pt>
                      <c:pt idx="2862" formatCode="0.00E+00">
                        <c:v>1066.57</c:v>
                      </c:pt>
                      <c:pt idx="2863" formatCode="0.00E+00">
                        <c:v>1065.5899999999999</c:v>
                      </c:pt>
                      <c:pt idx="2864" formatCode="0.00E+00">
                        <c:v>1064.6099999999999</c:v>
                      </c:pt>
                      <c:pt idx="2865" formatCode="0.00E+00">
                        <c:v>1063.6300000000001</c:v>
                      </c:pt>
                      <c:pt idx="2866" formatCode="0.00E+00">
                        <c:v>1062.6600000000001</c:v>
                      </c:pt>
                      <c:pt idx="2867" formatCode="0.00E+00">
                        <c:v>1061.69</c:v>
                      </c:pt>
                      <c:pt idx="2868" formatCode="0.00E+00">
                        <c:v>1060.72</c:v>
                      </c:pt>
                      <c:pt idx="2869" formatCode="0.00E+00">
                        <c:v>1059.75</c:v>
                      </c:pt>
                      <c:pt idx="2870" formatCode="0.00E+00">
                        <c:v>1058.79</c:v>
                      </c:pt>
                      <c:pt idx="2871" formatCode="0.00E+00">
                        <c:v>1057.8399999999999</c:v>
                      </c:pt>
                      <c:pt idx="2872" formatCode="0.00E+00">
                        <c:v>1056.8800000000001</c:v>
                      </c:pt>
                      <c:pt idx="2873" formatCode="0.00E+00">
                        <c:v>1055.93</c:v>
                      </c:pt>
                      <c:pt idx="2874" formatCode="0.00E+00">
                        <c:v>1054.98</c:v>
                      </c:pt>
                      <c:pt idx="2875" formatCode="0.00E+00">
                        <c:v>1054.03</c:v>
                      </c:pt>
                      <c:pt idx="2876" formatCode="0.00E+00">
                        <c:v>1053.08</c:v>
                      </c:pt>
                      <c:pt idx="2877" formatCode="0.00E+00">
                        <c:v>1052.1400000000001</c:v>
                      </c:pt>
                      <c:pt idx="2878" formatCode="0.00E+00">
                        <c:v>1051.19</c:v>
                      </c:pt>
                      <c:pt idx="2879" formatCode="0.00E+00">
                        <c:v>1050.25</c:v>
                      </c:pt>
                      <c:pt idx="2880" formatCode="0.00E+00">
                        <c:v>1049.31</c:v>
                      </c:pt>
                      <c:pt idx="2881" formatCode="0.00E+00">
                        <c:v>1048.3699999999999</c:v>
                      </c:pt>
                      <c:pt idx="2882" formatCode="0.00E+00">
                        <c:v>1047.44</c:v>
                      </c:pt>
                      <c:pt idx="2883" formatCode="0.00E+00">
                        <c:v>1046.5</c:v>
                      </c:pt>
                      <c:pt idx="2884" formatCode="0.00E+00">
                        <c:v>1045.57</c:v>
                      </c:pt>
                      <c:pt idx="2885" formatCode="0.00E+00">
                        <c:v>1044.6400000000001</c:v>
                      </c:pt>
                      <c:pt idx="2886" formatCode="0.00E+00">
                        <c:v>1043.71</c:v>
                      </c:pt>
                      <c:pt idx="2887" formatCode="0.00E+00">
                        <c:v>1042.78</c:v>
                      </c:pt>
                      <c:pt idx="2888" formatCode="0.00E+00">
                        <c:v>1041.8499999999999</c:v>
                      </c:pt>
                      <c:pt idx="2889" formatCode="0.00E+00">
                        <c:v>1040.92</c:v>
                      </c:pt>
                      <c:pt idx="2890" formatCode="0.00E+00">
                        <c:v>1040</c:v>
                      </c:pt>
                      <c:pt idx="2891" formatCode="0.00E+00">
                        <c:v>1039.07</c:v>
                      </c:pt>
                      <c:pt idx="2892" formatCode="0.00E+00">
                        <c:v>1038.1500000000001</c:v>
                      </c:pt>
                      <c:pt idx="2893" formatCode="0.00E+00">
                        <c:v>1037.23</c:v>
                      </c:pt>
                      <c:pt idx="2894" formatCode="0.00E+00">
                        <c:v>1036.31</c:v>
                      </c:pt>
                      <c:pt idx="2895" formatCode="0.00E+00">
                        <c:v>1035.3900000000001</c:v>
                      </c:pt>
                      <c:pt idx="2896" formatCode="0.00E+00">
                        <c:v>1034.47</c:v>
                      </c:pt>
                      <c:pt idx="2897" formatCode="0.00E+00">
                        <c:v>1033.56</c:v>
                      </c:pt>
                      <c:pt idx="2898" formatCode="0.00E+00">
                        <c:v>1032.6400000000001</c:v>
                      </c:pt>
                      <c:pt idx="2899" formatCode="0.00E+00">
                        <c:v>1031.73</c:v>
                      </c:pt>
                      <c:pt idx="2900" formatCode="0.00E+00">
                        <c:v>1030.81</c:v>
                      </c:pt>
                      <c:pt idx="2901" formatCode="0.00E+00">
                        <c:v>1029.9000000000001</c:v>
                      </c:pt>
                      <c:pt idx="2902" formatCode="0.00E+00">
                        <c:v>1028.99</c:v>
                      </c:pt>
                      <c:pt idx="2903" formatCode="0.00E+00">
                        <c:v>1028.08</c:v>
                      </c:pt>
                      <c:pt idx="2904" formatCode="0.00E+00">
                        <c:v>1027.17</c:v>
                      </c:pt>
                      <c:pt idx="2905" formatCode="0.00E+00">
                        <c:v>1026.26</c:v>
                      </c:pt>
                      <c:pt idx="2906" formatCode="0.00E+00">
                        <c:v>1025.3599999999999</c:v>
                      </c:pt>
                      <c:pt idx="2907" formatCode="0.00E+00">
                        <c:v>1024.45</c:v>
                      </c:pt>
                      <c:pt idx="2908" formatCode="0.00E+00">
                        <c:v>1023.55</c:v>
                      </c:pt>
                      <c:pt idx="2909" formatCode="0.00E+00">
                        <c:v>1022.64</c:v>
                      </c:pt>
                      <c:pt idx="2910" formatCode="0.00E+00">
                        <c:v>1021.74</c:v>
                      </c:pt>
                      <c:pt idx="2911" formatCode="0.00E+00">
                        <c:v>1020.84</c:v>
                      </c:pt>
                      <c:pt idx="2912" formatCode="0.00E+00">
                        <c:v>1019.94</c:v>
                      </c:pt>
                      <c:pt idx="2913" formatCode="0.00E+00">
                        <c:v>1019.04</c:v>
                      </c:pt>
                      <c:pt idx="2914" formatCode="0.00E+00">
                        <c:v>1018.14</c:v>
                      </c:pt>
                      <c:pt idx="2915" formatCode="0.00E+00">
                        <c:v>1017.24</c:v>
                      </c:pt>
                      <c:pt idx="2916" formatCode="0.00E+00">
                        <c:v>1016.35</c:v>
                      </c:pt>
                      <c:pt idx="2917" formatCode="0.00E+00">
                        <c:v>1015.45</c:v>
                      </c:pt>
                      <c:pt idx="2918" formatCode="0.00E+00">
                        <c:v>1014.56</c:v>
                      </c:pt>
                      <c:pt idx="2919" formatCode="0.00E+00">
                        <c:v>1013.67</c:v>
                      </c:pt>
                      <c:pt idx="2920" formatCode="0.00E+00">
                        <c:v>1012.77</c:v>
                      </c:pt>
                      <c:pt idx="2921" formatCode="0.00E+00">
                        <c:v>1011.88</c:v>
                      </c:pt>
                      <c:pt idx="2922" formatCode="0.00E+00">
                        <c:v>1010.99</c:v>
                      </c:pt>
                      <c:pt idx="2923" formatCode="0.00E+00">
                        <c:v>1010.11</c:v>
                      </c:pt>
                      <c:pt idx="2924" formatCode="0.00E+00">
                        <c:v>1009.22</c:v>
                      </c:pt>
                      <c:pt idx="2925" formatCode="0.00E+00">
                        <c:v>1008.33</c:v>
                      </c:pt>
                      <c:pt idx="2926" formatCode="0.00E+00">
                        <c:v>1007.45</c:v>
                      </c:pt>
                      <c:pt idx="2927" formatCode="0.00E+00">
                        <c:v>1006.56</c:v>
                      </c:pt>
                      <c:pt idx="2928" formatCode="0.00E+00">
                        <c:v>1005.68</c:v>
                      </c:pt>
                      <c:pt idx="2929" formatCode="0.00E+00">
                        <c:v>1004.8</c:v>
                      </c:pt>
                      <c:pt idx="2930" formatCode="0.00E+00">
                        <c:v>1003.91</c:v>
                      </c:pt>
                      <c:pt idx="2931" formatCode="0.00E+00">
                        <c:v>1003.03</c:v>
                      </c:pt>
                      <c:pt idx="2932" formatCode="0.00E+00">
                        <c:v>1002.15</c:v>
                      </c:pt>
                      <c:pt idx="2933" formatCode="0.00E+00">
                        <c:v>1001.28</c:v>
                      </c:pt>
                      <c:pt idx="2934" formatCode="0.00E+00">
                        <c:v>1000.4</c:v>
                      </c:pt>
                      <c:pt idx="2935">
                        <c:v>999.52099999999996</c:v>
                      </c:pt>
                      <c:pt idx="2936">
                        <c:v>998.64599999999996</c:v>
                      </c:pt>
                      <c:pt idx="2937">
                        <c:v>997.77099999999996</c:v>
                      </c:pt>
                      <c:pt idx="2938">
                        <c:v>996.89800000000002</c:v>
                      </c:pt>
                      <c:pt idx="2939">
                        <c:v>996.02599999999995</c:v>
                      </c:pt>
                      <c:pt idx="2940">
                        <c:v>995.15499999999997</c:v>
                      </c:pt>
                      <c:pt idx="2941">
                        <c:v>994.28499999999997</c:v>
                      </c:pt>
                      <c:pt idx="2942">
                        <c:v>993.41700000000003</c:v>
                      </c:pt>
                      <c:pt idx="2943">
                        <c:v>992.55</c:v>
                      </c:pt>
                      <c:pt idx="2944">
                        <c:v>991.68499999999995</c:v>
                      </c:pt>
                      <c:pt idx="2945">
                        <c:v>990.82299999999998</c:v>
                      </c:pt>
                      <c:pt idx="2946">
                        <c:v>989.96199999999999</c:v>
                      </c:pt>
                      <c:pt idx="2947">
                        <c:v>989.10400000000004</c:v>
                      </c:pt>
                      <c:pt idx="2948">
                        <c:v>988.24800000000005</c:v>
                      </c:pt>
                      <c:pt idx="2949">
                        <c:v>987.39400000000001</c:v>
                      </c:pt>
                      <c:pt idx="2950">
                        <c:v>986.54200000000003</c:v>
                      </c:pt>
                      <c:pt idx="2951">
                        <c:v>985.69299999999998</c:v>
                      </c:pt>
                      <c:pt idx="2952">
                        <c:v>984.846</c:v>
                      </c:pt>
                      <c:pt idx="2953">
                        <c:v>984.00199999999995</c:v>
                      </c:pt>
                      <c:pt idx="2954">
                        <c:v>983.16</c:v>
                      </c:pt>
                      <c:pt idx="2955">
                        <c:v>982.32</c:v>
                      </c:pt>
                      <c:pt idx="2956">
                        <c:v>981.48199999999997</c:v>
                      </c:pt>
                      <c:pt idx="2957">
                        <c:v>980.64700000000005</c:v>
                      </c:pt>
                      <c:pt idx="2958">
                        <c:v>979.81399999999996</c:v>
                      </c:pt>
                      <c:pt idx="2959">
                        <c:v>978.98299999999995</c:v>
                      </c:pt>
                      <c:pt idx="2960">
                        <c:v>978.15499999999997</c:v>
                      </c:pt>
                      <c:pt idx="2961">
                        <c:v>977.32799999999997</c:v>
                      </c:pt>
                      <c:pt idx="2962">
                        <c:v>976.50400000000002</c:v>
                      </c:pt>
                      <c:pt idx="2963">
                        <c:v>975.68200000000002</c:v>
                      </c:pt>
                      <c:pt idx="2964">
                        <c:v>974.86199999999997</c:v>
                      </c:pt>
                      <c:pt idx="2965">
                        <c:v>974.04399999999998</c:v>
                      </c:pt>
                      <c:pt idx="2966">
                        <c:v>973.22799999999995</c:v>
                      </c:pt>
                      <c:pt idx="2967">
                        <c:v>972.41399999999999</c:v>
                      </c:pt>
                      <c:pt idx="2968">
                        <c:v>971.60299999999995</c:v>
                      </c:pt>
                      <c:pt idx="2969">
                        <c:v>970.79300000000001</c:v>
                      </c:pt>
                      <c:pt idx="2970">
                        <c:v>969.98500000000001</c:v>
                      </c:pt>
                      <c:pt idx="2971">
                        <c:v>969.178</c:v>
                      </c:pt>
                      <c:pt idx="2972">
                        <c:v>968.37400000000002</c:v>
                      </c:pt>
                      <c:pt idx="2973">
                        <c:v>967.572</c:v>
                      </c:pt>
                      <c:pt idx="2974">
                        <c:v>966.77200000000005</c:v>
                      </c:pt>
                      <c:pt idx="2975">
                        <c:v>965.97299999999996</c:v>
                      </c:pt>
                      <c:pt idx="2976">
                        <c:v>965.17600000000004</c:v>
                      </c:pt>
                      <c:pt idx="2977">
                        <c:v>964.38099999999997</c:v>
                      </c:pt>
                      <c:pt idx="2978">
                        <c:v>963.58799999999997</c:v>
                      </c:pt>
                      <c:pt idx="2979">
                        <c:v>962.79600000000005</c:v>
                      </c:pt>
                      <c:pt idx="2980">
                        <c:v>962.00599999999997</c:v>
                      </c:pt>
                      <c:pt idx="2981">
                        <c:v>961.21799999999996</c:v>
                      </c:pt>
                      <c:pt idx="2982">
                        <c:v>960.43100000000004</c:v>
                      </c:pt>
                      <c:pt idx="2983">
                        <c:v>959.64599999999996</c:v>
                      </c:pt>
                      <c:pt idx="2984">
                        <c:v>958.86300000000006</c:v>
                      </c:pt>
                      <c:pt idx="2985">
                        <c:v>958.08100000000002</c:v>
                      </c:pt>
                      <c:pt idx="2986">
                        <c:v>957.30100000000004</c:v>
                      </c:pt>
                      <c:pt idx="2987">
                        <c:v>956.52300000000002</c:v>
                      </c:pt>
                      <c:pt idx="2988">
                        <c:v>955.74599999999998</c:v>
                      </c:pt>
                      <c:pt idx="2989">
                        <c:v>954.971</c:v>
                      </c:pt>
                      <c:pt idx="2990">
                        <c:v>954.197</c:v>
                      </c:pt>
                      <c:pt idx="2991">
                        <c:v>953.42499999999995</c:v>
                      </c:pt>
                      <c:pt idx="2992">
                        <c:v>952.654</c:v>
                      </c:pt>
                      <c:pt idx="2993">
                        <c:v>951.88599999999997</c:v>
                      </c:pt>
                      <c:pt idx="2994">
                        <c:v>951.11800000000005</c:v>
                      </c:pt>
                      <c:pt idx="2995">
                        <c:v>950.35199999999998</c:v>
                      </c:pt>
                      <c:pt idx="2996">
                        <c:v>949.58799999999997</c:v>
                      </c:pt>
                      <c:pt idx="2997">
                        <c:v>948.82500000000005</c:v>
                      </c:pt>
                      <c:pt idx="2998">
                        <c:v>948.06299999999999</c:v>
                      </c:pt>
                      <c:pt idx="2999">
                        <c:v>947.303</c:v>
                      </c:pt>
                      <c:pt idx="3000">
                        <c:v>946.54499999999996</c:v>
                      </c:pt>
                      <c:pt idx="3001">
                        <c:v>945.78700000000003</c:v>
                      </c:pt>
                      <c:pt idx="3002">
                        <c:v>945.03200000000004</c:v>
                      </c:pt>
                      <c:pt idx="3003">
                        <c:v>944.27700000000004</c:v>
                      </c:pt>
                      <c:pt idx="3004">
                        <c:v>943.52499999999998</c:v>
                      </c:pt>
                      <c:pt idx="3005">
                        <c:v>942.774</c:v>
                      </c:pt>
                      <c:pt idx="3006">
                        <c:v>942.024</c:v>
                      </c:pt>
                      <c:pt idx="3007">
                        <c:v>941.27599999999995</c:v>
                      </c:pt>
                      <c:pt idx="3008">
                        <c:v>940.529</c:v>
                      </c:pt>
                      <c:pt idx="3009">
                        <c:v>939.78399999999999</c:v>
                      </c:pt>
                      <c:pt idx="3010">
                        <c:v>939.04100000000005</c:v>
                      </c:pt>
                      <c:pt idx="3011">
                        <c:v>938.29899999999998</c:v>
                      </c:pt>
                      <c:pt idx="3012">
                        <c:v>937.55899999999997</c:v>
                      </c:pt>
                      <c:pt idx="3013">
                        <c:v>936.82100000000003</c:v>
                      </c:pt>
                      <c:pt idx="3014">
                        <c:v>936.08399999999995</c:v>
                      </c:pt>
                      <c:pt idx="3015">
                        <c:v>935.34900000000005</c:v>
                      </c:pt>
                      <c:pt idx="3016">
                        <c:v>934.61500000000001</c:v>
                      </c:pt>
                      <c:pt idx="3017">
                        <c:v>933.88300000000004</c:v>
                      </c:pt>
                      <c:pt idx="3018">
                        <c:v>933.15300000000002</c:v>
                      </c:pt>
                      <c:pt idx="3019">
                        <c:v>932.42399999999998</c:v>
                      </c:pt>
                      <c:pt idx="3020">
                        <c:v>931.697</c:v>
                      </c:pt>
                      <c:pt idx="3021">
                        <c:v>930.97199999999998</c:v>
                      </c:pt>
                      <c:pt idx="3022">
                        <c:v>930.24800000000005</c:v>
                      </c:pt>
                      <c:pt idx="3023">
                        <c:v>929.52599999999995</c:v>
                      </c:pt>
                      <c:pt idx="3024">
                        <c:v>928.80499999999995</c:v>
                      </c:pt>
                      <c:pt idx="3025">
                        <c:v>928.08600000000001</c:v>
                      </c:pt>
                      <c:pt idx="3026">
                        <c:v>927.36900000000003</c:v>
                      </c:pt>
                      <c:pt idx="3027">
                        <c:v>926.65300000000002</c:v>
                      </c:pt>
                      <c:pt idx="3028">
                        <c:v>925.93899999999996</c:v>
                      </c:pt>
                      <c:pt idx="3029">
                        <c:v>925.22699999999998</c:v>
                      </c:pt>
                      <c:pt idx="3030">
                        <c:v>924.51599999999996</c:v>
                      </c:pt>
                      <c:pt idx="3031">
                        <c:v>923.80600000000004</c:v>
                      </c:pt>
                      <c:pt idx="3032">
                        <c:v>923.09900000000005</c:v>
                      </c:pt>
                      <c:pt idx="3033">
                        <c:v>922.39300000000003</c:v>
                      </c:pt>
                      <c:pt idx="3034">
                        <c:v>921.68799999999999</c:v>
                      </c:pt>
                      <c:pt idx="3035">
                        <c:v>920.98500000000001</c:v>
                      </c:pt>
                      <c:pt idx="3036">
                        <c:v>920.28399999999999</c:v>
                      </c:pt>
                      <c:pt idx="3037">
                        <c:v>919.58399999999995</c:v>
                      </c:pt>
                      <c:pt idx="3038">
                        <c:v>918.88499999999999</c:v>
                      </c:pt>
                      <c:pt idx="3039">
                        <c:v>918.18899999999996</c:v>
                      </c:pt>
                      <c:pt idx="3040">
                        <c:v>917.49300000000005</c:v>
                      </c:pt>
                      <c:pt idx="3041">
                        <c:v>916.79899999999998</c:v>
                      </c:pt>
                      <c:pt idx="3042">
                        <c:v>916.10699999999997</c:v>
                      </c:pt>
                      <c:pt idx="3043">
                        <c:v>915.41600000000005</c:v>
                      </c:pt>
                      <c:pt idx="3044">
                        <c:v>914.72699999999998</c:v>
                      </c:pt>
                      <c:pt idx="3045">
                        <c:v>914.03899999999999</c:v>
                      </c:pt>
                      <c:pt idx="3046">
                        <c:v>913.35299999999995</c:v>
                      </c:pt>
                      <c:pt idx="3047">
                        <c:v>912.66800000000001</c:v>
                      </c:pt>
                      <c:pt idx="3048">
                        <c:v>911.98500000000001</c:v>
                      </c:pt>
                      <c:pt idx="3049">
                        <c:v>911.303</c:v>
                      </c:pt>
                      <c:pt idx="3050">
                        <c:v>910.62199999999996</c:v>
                      </c:pt>
                      <c:pt idx="3051">
                        <c:v>909.94299999999998</c:v>
                      </c:pt>
                      <c:pt idx="3052">
                        <c:v>909.26499999999999</c:v>
                      </c:pt>
                      <c:pt idx="3053">
                        <c:v>908.58900000000006</c:v>
                      </c:pt>
                      <c:pt idx="3054">
                        <c:v>907.91399999999999</c:v>
                      </c:pt>
                      <c:pt idx="3055">
                        <c:v>907.24099999999999</c:v>
                      </c:pt>
                      <c:pt idx="3056">
                        <c:v>906.56899999999996</c:v>
                      </c:pt>
                      <c:pt idx="3057">
                        <c:v>905.89800000000002</c:v>
                      </c:pt>
                      <c:pt idx="3058">
                        <c:v>905.22900000000004</c:v>
                      </c:pt>
                      <c:pt idx="3059">
                        <c:v>904.56100000000004</c:v>
                      </c:pt>
                      <c:pt idx="3060">
                        <c:v>903.89499999999998</c:v>
                      </c:pt>
                      <c:pt idx="3061">
                        <c:v>903.23</c:v>
                      </c:pt>
                      <c:pt idx="3062">
                        <c:v>902.56600000000003</c:v>
                      </c:pt>
                      <c:pt idx="3063">
                        <c:v>901.904</c:v>
                      </c:pt>
                      <c:pt idx="3064">
                        <c:v>901.24300000000005</c:v>
                      </c:pt>
                      <c:pt idx="3065">
                        <c:v>900.58399999999995</c:v>
                      </c:pt>
                      <c:pt idx="3066">
                        <c:v>899.92600000000004</c:v>
                      </c:pt>
                      <c:pt idx="3067">
                        <c:v>899.26900000000001</c:v>
                      </c:pt>
                      <c:pt idx="3068">
                        <c:v>898.61400000000003</c:v>
                      </c:pt>
                      <c:pt idx="3069">
                        <c:v>897.96100000000001</c:v>
                      </c:pt>
                      <c:pt idx="3070">
                        <c:v>897.30899999999997</c:v>
                      </c:pt>
                      <c:pt idx="3071">
                        <c:v>896.65800000000002</c:v>
                      </c:pt>
                      <c:pt idx="3072">
                        <c:v>896.00900000000001</c:v>
                      </c:pt>
                      <c:pt idx="3073">
                        <c:v>895.36199999999997</c:v>
                      </c:pt>
                      <c:pt idx="3074">
                        <c:v>894.71600000000001</c:v>
                      </c:pt>
                      <c:pt idx="3075">
                        <c:v>894.072</c:v>
                      </c:pt>
                      <c:pt idx="3076">
                        <c:v>893.42899999999997</c:v>
                      </c:pt>
                      <c:pt idx="3077">
                        <c:v>892.78700000000003</c:v>
                      </c:pt>
                      <c:pt idx="3078">
                        <c:v>892.14700000000005</c:v>
                      </c:pt>
                      <c:pt idx="3079">
                        <c:v>891.50800000000004</c:v>
                      </c:pt>
                      <c:pt idx="3080">
                        <c:v>890.87099999999998</c:v>
                      </c:pt>
                      <c:pt idx="3081">
                        <c:v>890.23500000000001</c:v>
                      </c:pt>
                      <c:pt idx="3082">
                        <c:v>889.601</c:v>
                      </c:pt>
                      <c:pt idx="3083">
                        <c:v>888.96699999999998</c:v>
                      </c:pt>
                      <c:pt idx="3084">
                        <c:v>888.33600000000001</c:v>
                      </c:pt>
                      <c:pt idx="3085">
                        <c:v>887.70500000000004</c:v>
                      </c:pt>
                      <c:pt idx="3086">
                        <c:v>887.07600000000002</c:v>
                      </c:pt>
                      <c:pt idx="3087">
                        <c:v>886.44799999999998</c:v>
                      </c:pt>
                      <c:pt idx="3088">
                        <c:v>885.822</c:v>
                      </c:pt>
                      <c:pt idx="3089">
                        <c:v>885.197</c:v>
                      </c:pt>
                      <c:pt idx="3090">
                        <c:v>884.57299999999998</c:v>
                      </c:pt>
                      <c:pt idx="3091">
                        <c:v>883.95100000000002</c:v>
                      </c:pt>
                      <c:pt idx="3092">
                        <c:v>883.33</c:v>
                      </c:pt>
                      <c:pt idx="3093">
                        <c:v>882.71</c:v>
                      </c:pt>
                      <c:pt idx="3094">
                        <c:v>882.09100000000001</c:v>
                      </c:pt>
                      <c:pt idx="3095">
                        <c:v>881.47400000000005</c:v>
                      </c:pt>
                      <c:pt idx="3096">
                        <c:v>880.85799999999995</c:v>
                      </c:pt>
                      <c:pt idx="3097">
                        <c:v>880.24300000000005</c:v>
                      </c:pt>
                      <c:pt idx="3098">
                        <c:v>879.63</c:v>
                      </c:pt>
                      <c:pt idx="3099">
                        <c:v>879.01800000000003</c:v>
                      </c:pt>
                      <c:pt idx="3100">
                        <c:v>878.40700000000004</c:v>
                      </c:pt>
                      <c:pt idx="3101">
                        <c:v>877.79700000000003</c:v>
                      </c:pt>
                      <c:pt idx="3102">
                        <c:v>877.18899999999996</c:v>
                      </c:pt>
                      <c:pt idx="3103">
                        <c:v>876.58100000000002</c:v>
                      </c:pt>
                      <c:pt idx="3104">
                        <c:v>875.97500000000002</c:v>
                      </c:pt>
                      <c:pt idx="3105">
                        <c:v>875.37099999999998</c:v>
                      </c:pt>
                      <c:pt idx="3106">
                        <c:v>874.76700000000005</c:v>
                      </c:pt>
                      <c:pt idx="3107">
                        <c:v>874.16499999999996</c:v>
                      </c:pt>
                      <c:pt idx="3108">
                        <c:v>873.56399999999996</c:v>
                      </c:pt>
                      <c:pt idx="3109">
                        <c:v>872.96400000000006</c:v>
                      </c:pt>
                      <c:pt idx="3110">
                        <c:v>872.36500000000001</c:v>
                      </c:pt>
                      <c:pt idx="3111">
                        <c:v>871.76800000000003</c:v>
                      </c:pt>
                      <c:pt idx="3112">
                        <c:v>871.17200000000003</c:v>
                      </c:pt>
                      <c:pt idx="3113">
                        <c:v>870.577</c:v>
                      </c:pt>
                      <c:pt idx="3114">
                        <c:v>869.98299999999995</c:v>
                      </c:pt>
                      <c:pt idx="3115">
                        <c:v>869.39</c:v>
                      </c:pt>
                      <c:pt idx="3116">
                        <c:v>868.79899999999998</c:v>
                      </c:pt>
                      <c:pt idx="3117">
                        <c:v>868.20899999999995</c:v>
                      </c:pt>
                      <c:pt idx="3118">
                        <c:v>867.62</c:v>
                      </c:pt>
                      <c:pt idx="3119">
                        <c:v>867.03200000000004</c:v>
                      </c:pt>
                      <c:pt idx="3120">
                        <c:v>866.44500000000005</c:v>
                      </c:pt>
                      <c:pt idx="3121">
                        <c:v>865.85900000000004</c:v>
                      </c:pt>
                      <c:pt idx="3122">
                        <c:v>865.27499999999998</c:v>
                      </c:pt>
                      <c:pt idx="3123">
                        <c:v>864.69200000000001</c:v>
                      </c:pt>
                      <c:pt idx="3124">
                        <c:v>864.11</c:v>
                      </c:pt>
                      <c:pt idx="3125">
                        <c:v>863.529</c:v>
                      </c:pt>
                      <c:pt idx="3126">
                        <c:v>862.94899999999996</c:v>
                      </c:pt>
                      <c:pt idx="3127">
                        <c:v>862.37</c:v>
                      </c:pt>
                      <c:pt idx="3128">
                        <c:v>861.79300000000001</c:v>
                      </c:pt>
                      <c:pt idx="3129">
                        <c:v>861.21600000000001</c:v>
                      </c:pt>
                      <c:pt idx="3130">
                        <c:v>860.64099999999996</c:v>
                      </c:pt>
                      <c:pt idx="3131">
                        <c:v>860.06700000000001</c:v>
                      </c:pt>
                      <c:pt idx="3132">
                        <c:v>859.49400000000003</c:v>
                      </c:pt>
                      <c:pt idx="3133">
                        <c:v>858.92200000000003</c:v>
                      </c:pt>
                      <c:pt idx="3134">
                        <c:v>858.351</c:v>
                      </c:pt>
                      <c:pt idx="3135">
                        <c:v>857.78099999999995</c:v>
                      </c:pt>
                      <c:pt idx="3136">
                        <c:v>857.21199999999999</c:v>
                      </c:pt>
                      <c:pt idx="3137">
                        <c:v>856.64499999999998</c:v>
                      </c:pt>
                      <c:pt idx="3138">
                        <c:v>856.07799999999997</c:v>
                      </c:pt>
                      <c:pt idx="3139">
                        <c:v>855.51300000000003</c:v>
                      </c:pt>
                      <c:pt idx="3140">
                        <c:v>854.94799999999998</c:v>
                      </c:pt>
                      <c:pt idx="3141">
                        <c:v>854.38499999999999</c:v>
                      </c:pt>
                      <c:pt idx="3142">
                        <c:v>853.822</c:v>
                      </c:pt>
                      <c:pt idx="3143">
                        <c:v>853.26099999999997</c:v>
                      </c:pt>
                      <c:pt idx="3144">
                        <c:v>852.7</c:v>
                      </c:pt>
                      <c:pt idx="3145">
                        <c:v>852.14099999999996</c:v>
                      </c:pt>
                      <c:pt idx="3146">
                        <c:v>851.58199999999999</c:v>
                      </c:pt>
                      <c:pt idx="3147">
                        <c:v>851.024</c:v>
                      </c:pt>
                      <c:pt idx="3148">
                        <c:v>850.46699999999998</c:v>
                      </c:pt>
                      <c:pt idx="3149">
                        <c:v>849.91099999999994</c:v>
                      </c:pt>
                      <c:pt idx="3150">
                        <c:v>849.35599999999999</c:v>
                      </c:pt>
                      <c:pt idx="3151">
                        <c:v>848.80200000000002</c:v>
                      </c:pt>
                      <c:pt idx="3152">
                        <c:v>848.24900000000002</c:v>
                      </c:pt>
                      <c:pt idx="3153">
                        <c:v>847.69600000000003</c:v>
                      </c:pt>
                      <c:pt idx="3154">
                        <c:v>847.14499999999998</c:v>
                      </c:pt>
                      <c:pt idx="3155">
                        <c:v>846.59500000000003</c:v>
                      </c:pt>
                      <c:pt idx="3156">
                        <c:v>846.04499999999996</c:v>
                      </c:pt>
                      <c:pt idx="3157">
                        <c:v>845.49699999999996</c:v>
                      </c:pt>
                      <c:pt idx="3158">
                        <c:v>844.94899999999996</c:v>
                      </c:pt>
                      <c:pt idx="3159">
                        <c:v>844.40200000000004</c:v>
                      </c:pt>
                      <c:pt idx="3160">
                        <c:v>843.85699999999997</c:v>
                      </c:pt>
                      <c:pt idx="3161">
                        <c:v>843.31200000000001</c:v>
                      </c:pt>
                      <c:pt idx="3162">
                        <c:v>842.76800000000003</c:v>
                      </c:pt>
                      <c:pt idx="3163">
                        <c:v>842.22500000000002</c:v>
                      </c:pt>
                      <c:pt idx="3164">
                        <c:v>841.68299999999999</c:v>
                      </c:pt>
                      <c:pt idx="3165">
                        <c:v>841.14200000000005</c:v>
                      </c:pt>
                      <c:pt idx="3166">
                        <c:v>840.60199999999998</c:v>
                      </c:pt>
                      <c:pt idx="3167">
                        <c:v>840.06299999999999</c:v>
                      </c:pt>
                      <c:pt idx="3168">
                        <c:v>839.524</c:v>
                      </c:pt>
                      <c:pt idx="3169">
                        <c:v>838.98699999999997</c:v>
                      </c:pt>
                      <c:pt idx="3170">
                        <c:v>838.45100000000002</c:v>
                      </c:pt>
                      <c:pt idx="3171">
                        <c:v>837.91499999999996</c:v>
                      </c:pt>
                      <c:pt idx="3172">
                        <c:v>837.38099999999997</c:v>
                      </c:pt>
                      <c:pt idx="3173">
                        <c:v>836.84699999999998</c:v>
                      </c:pt>
                      <c:pt idx="3174">
                        <c:v>836.31399999999996</c:v>
                      </c:pt>
                      <c:pt idx="3175">
                        <c:v>835.78200000000004</c:v>
                      </c:pt>
                      <c:pt idx="3176">
                        <c:v>835.25099999999998</c:v>
                      </c:pt>
                      <c:pt idx="3177">
                        <c:v>834.721</c:v>
                      </c:pt>
                      <c:pt idx="3178">
                        <c:v>834.19200000000001</c:v>
                      </c:pt>
                      <c:pt idx="3179">
                        <c:v>833.66399999999999</c:v>
                      </c:pt>
                      <c:pt idx="3180">
                        <c:v>833.13699999999994</c:v>
                      </c:pt>
                      <c:pt idx="3181">
                        <c:v>832.61</c:v>
                      </c:pt>
                      <c:pt idx="3182">
                        <c:v>832.08500000000004</c:v>
                      </c:pt>
                      <c:pt idx="3183">
                        <c:v>831.56</c:v>
                      </c:pt>
                      <c:pt idx="3184">
                        <c:v>831.03700000000003</c:v>
                      </c:pt>
                      <c:pt idx="3185">
                        <c:v>830.51400000000001</c:v>
                      </c:pt>
                      <c:pt idx="3186">
                        <c:v>829.99199999999996</c:v>
                      </c:pt>
                      <c:pt idx="3187">
                        <c:v>829.471</c:v>
                      </c:pt>
                      <c:pt idx="3188">
                        <c:v>828.95100000000002</c:v>
                      </c:pt>
                      <c:pt idx="3189">
                        <c:v>828.43200000000002</c:v>
                      </c:pt>
                      <c:pt idx="3190">
                        <c:v>827.91399999999999</c:v>
                      </c:pt>
                      <c:pt idx="3191">
                        <c:v>827.39700000000005</c:v>
                      </c:pt>
                      <c:pt idx="3192">
                        <c:v>826.88</c:v>
                      </c:pt>
                      <c:pt idx="3193">
                        <c:v>826.36500000000001</c:v>
                      </c:pt>
                      <c:pt idx="3194">
                        <c:v>825.85</c:v>
                      </c:pt>
                      <c:pt idx="3195">
                        <c:v>825.33699999999999</c:v>
                      </c:pt>
                      <c:pt idx="3196">
                        <c:v>824.82399999999996</c:v>
                      </c:pt>
                      <c:pt idx="3197">
                        <c:v>824.31200000000001</c:v>
                      </c:pt>
                      <c:pt idx="3198">
                        <c:v>823.80100000000004</c:v>
                      </c:pt>
                      <c:pt idx="3199">
                        <c:v>823.29100000000005</c:v>
                      </c:pt>
                      <c:pt idx="3200">
                        <c:v>822.78099999999995</c:v>
                      </c:pt>
                      <c:pt idx="3201">
                        <c:v>822.27300000000002</c:v>
                      </c:pt>
                      <c:pt idx="3202">
                        <c:v>821.76499999999999</c:v>
                      </c:pt>
                      <c:pt idx="3203">
                        <c:v>821.25800000000004</c:v>
                      </c:pt>
                      <c:pt idx="3204">
                        <c:v>820.75300000000004</c:v>
                      </c:pt>
                      <c:pt idx="3205">
                        <c:v>820.24800000000005</c:v>
                      </c:pt>
                      <c:pt idx="3206">
                        <c:v>819.74300000000005</c:v>
                      </c:pt>
                      <c:pt idx="3207">
                        <c:v>819.24</c:v>
                      </c:pt>
                      <c:pt idx="3208">
                        <c:v>818.73800000000006</c:v>
                      </c:pt>
                      <c:pt idx="3209">
                        <c:v>818.23599999999999</c:v>
                      </c:pt>
                      <c:pt idx="3210">
                        <c:v>817.73500000000001</c:v>
                      </c:pt>
                      <c:pt idx="3211">
                        <c:v>817.23599999999999</c:v>
                      </c:pt>
                      <c:pt idx="3212">
                        <c:v>816.73699999999997</c:v>
                      </c:pt>
                      <c:pt idx="3213">
                        <c:v>816.23800000000006</c:v>
                      </c:pt>
                      <c:pt idx="3214">
                        <c:v>815.74099999999999</c:v>
                      </c:pt>
                      <c:pt idx="3215">
                        <c:v>815.24400000000003</c:v>
                      </c:pt>
                      <c:pt idx="3216">
                        <c:v>814.74900000000002</c:v>
                      </c:pt>
                      <c:pt idx="3217">
                        <c:v>814.25400000000002</c:v>
                      </c:pt>
                      <c:pt idx="3218">
                        <c:v>813.76</c:v>
                      </c:pt>
                      <c:pt idx="3219">
                        <c:v>813.26599999999996</c:v>
                      </c:pt>
                      <c:pt idx="3220">
                        <c:v>812.774</c:v>
                      </c:pt>
                      <c:pt idx="3221">
                        <c:v>812.28200000000004</c:v>
                      </c:pt>
                      <c:pt idx="3222">
                        <c:v>811.79200000000003</c:v>
                      </c:pt>
                      <c:pt idx="3223">
                        <c:v>811.30200000000002</c:v>
                      </c:pt>
                      <c:pt idx="3224">
                        <c:v>810.81200000000001</c:v>
                      </c:pt>
                      <c:pt idx="3225">
                        <c:v>810.32399999999996</c:v>
                      </c:pt>
                      <c:pt idx="3226">
                        <c:v>809.83600000000001</c:v>
                      </c:pt>
                      <c:pt idx="3227">
                        <c:v>809.34900000000005</c:v>
                      </c:pt>
                      <c:pt idx="3228">
                        <c:v>808.86300000000006</c:v>
                      </c:pt>
                      <c:pt idx="3229">
                        <c:v>808.37800000000004</c:v>
                      </c:pt>
                      <c:pt idx="3230">
                        <c:v>807.89400000000001</c:v>
                      </c:pt>
                      <c:pt idx="3231">
                        <c:v>807.41</c:v>
                      </c:pt>
                      <c:pt idx="3232">
                        <c:v>806.92700000000002</c:v>
                      </c:pt>
                      <c:pt idx="3233">
                        <c:v>806.44399999999996</c:v>
                      </c:pt>
                      <c:pt idx="3234">
                        <c:v>805.96299999999997</c:v>
                      </c:pt>
                      <c:pt idx="3235">
                        <c:v>805.48199999999997</c:v>
                      </c:pt>
                      <c:pt idx="3236">
                        <c:v>805.00199999999995</c:v>
                      </c:pt>
                      <c:pt idx="3237">
                        <c:v>804.52200000000005</c:v>
                      </c:pt>
                      <c:pt idx="3238">
                        <c:v>804.04300000000001</c:v>
                      </c:pt>
                      <c:pt idx="3239">
                        <c:v>803.56500000000005</c:v>
                      </c:pt>
                      <c:pt idx="3240">
                        <c:v>803.08799999999997</c:v>
                      </c:pt>
                      <c:pt idx="3241">
                        <c:v>802.61199999999997</c:v>
                      </c:pt>
                      <c:pt idx="3242">
                        <c:v>802.13599999999997</c:v>
                      </c:pt>
                      <c:pt idx="3243">
                        <c:v>801.66099999999994</c:v>
                      </c:pt>
                      <c:pt idx="3244">
                        <c:v>801.18600000000004</c:v>
                      </c:pt>
                      <c:pt idx="3245">
                        <c:v>800.71299999999997</c:v>
                      </c:pt>
                      <c:pt idx="3246">
                        <c:v>800.24</c:v>
                      </c:pt>
                      <c:pt idx="3247">
                        <c:v>799.76800000000003</c:v>
                      </c:pt>
                      <c:pt idx="3248">
                        <c:v>799.29600000000005</c:v>
                      </c:pt>
                      <c:pt idx="3249">
                        <c:v>798.82600000000002</c:v>
                      </c:pt>
                      <c:pt idx="3250">
                        <c:v>798.35599999999999</c:v>
                      </c:pt>
                      <c:pt idx="3251">
                        <c:v>797.88699999999994</c:v>
                      </c:pt>
                      <c:pt idx="3252">
                        <c:v>797.41800000000001</c:v>
                      </c:pt>
                      <c:pt idx="3253">
                        <c:v>796.95</c:v>
                      </c:pt>
                      <c:pt idx="3254">
                        <c:v>796.48299999999995</c:v>
                      </c:pt>
                      <c:pt idx="3255">
                        <c:v>796.01700000000005</c:v>
                      </c:pt>
                      <c:pt idx="3256">
                        <c:v>795.55100000000004</c:v>
                      </c:pt>
                      <c:pt idx="3257">
                        <c:v>795.08600000000001</c:v>
                      </c:pt>
                      <c:pt idx="3258">
                        <c:v>794.62199999999996</c:v>
                      </c:pt>
                      <c:pt idx="3259">
                        <c:v>794.15899999999999</c:v>
                      </c:pt>
                      <c:pt idx="3260">
                        <c:v>793.69600000000003</c:v>
                      </c:pt>
                      <c:pt idx="3261">
                        <c:v>793.23400000000004</c:v>
                      </c:pt>
                      <c:pt idx="3262">
                        <c:v>792.77200000000005</c:v>
                      </c:pt>
                      <c:pt idx="3263">
                        <c:v>792.31200000000001</c:v>
                      </c:pt>
                      <c:pt idx="3264">
                        <c:v>791.85199999999998</c:v>
                      </c:pt>
                      <c:pt idx="3265">
                        <c:v>791.39200000000005</c:v>
                      </c:pt>
                      <c:pt idx="3266">
                        <c:v>790.93299999999999</c:v>
                      </c:pt>
                      <c:pt idx="3267">
                        <c:v>790.476</c:v>
                      </c:pt>
                      <c:pt idx="3268">
                        <c:v>790.01800000000003</c:v>
                      </c:pt>
                      <c:pt idx="3269">
                        <c:v>789.56200000000001</c:v>
                      </c:pt>
                      <c:pt idx="3270">
                        <c:v>789.10599999999999</c:v>
                      </c:pt>
                      <c:pt idx="3271">
                        <c:v>788.65099999999995</c:v>
                      </c:pt>
                      <c:pt idx="3272">
                        <c:v>788.19600000000003</c:v>
                      </c:pt>
                      <c:pt idx="3273">
                        <c:v>787.74199999999996</c:v>
                      </c:pt>
                      <c:pt idx="3274">
                        <c:v>787.28899999999999</c:v>
                      </c:pt>
                      <c:pt idx="3275">
                        <c:v>786.83699999999999</c:v>
                      </c:pt>
                      <c:pt idx="3276">
                        <c:v>786.38499999999999</c:v>
                      </c:pt>
                      <c:pt idx="3277">
                        <c:v>785.93399999999997</c:v>
                      </c:pt>
                      <c:pt idx="3278">
                        <c:v>785.48299999999995</c:v>
                      </c:pt>
                      <c:pt idx="3279">
                        <c:v>785.34799999999996</c:v>
                      </c:pt>
                      <c:pt idx="3280">
                        <c:v>785.34799999999996</c:v>
                      </c:pt>
                      <c:pt idx="3281">
                        <c:v>746.01599999999996</c:v>
                      </c:pt>
                      <c:pt idx="3282">
                        <c:v>711.83100000000002</c:v>
                      </c:pt>
                      <c:pt idx="3283">
                        <c:v>681.7</c:v>
                      </c:pt>
                      <c:pt idx="3284">
                        <c:v>655.08199999999999</c:v>
                      </c:pt>
                      <c:pt idx="3285">
                        <c:v>631.52200000000005</c:v>
                      </c:pt>
                      <c:pt idx="3286">
                        <c:v>610.61900000000003</c:v>
                      </c:pt>
                      <c:pt idx="3287">
                        <c:v>592.03200000000004</c:v>
                      </c:pt>
                      <c:pt idx="3288">
                        <c:v>575.46799999999996</c:v>
                      </c:pt>
                      <c:pt idx="3289">
                        <c:v>560.67200000000003</c:v>
                      </c:pt>
                      <c:pt idx="3290">
                        <c:v>547.42700000000002</c:v>
                      </c:pt>
                      <c:pt idx="3291">
                        <c:v>535.54499999999996</c:v>
                      </c:pt>
                      <c:pt idx="3292">
                        <c:v>524.86400000000003</c:v>
                      </c:pt>
                      <c:pt idx="3293">
                        <c:v>515.24300000000005</c:v>
                      </c:pt>
                      <c:pt idx="3294">
                        <c:v>506.56</c:v>
                      </c:pt>
                      <c:pt idx="3295">
                        <c:v>498.71100000000001</c:v>
                      </c:pt>
                      <c:pt idx="3296">
                        <c:v>491.60700000000003</c:v>
                      </c:pt>
                      <c:pt idx="3297">
                        <c:v>485.166</c:v>
                      </c:pt>
                      <c:pt idx="3298">
                        <c:v>479.31400000000002</c:v>
                      </c:pt>
                      <c:pt idx="3299">
                        <c:v>473.97399999999999</c:v>
                      </c:pt>
                      <c:pt idx="3300">
                        <c:v>469.089</c:v>
                      </c:pt>
                      <c:pt idx="3301">
                        <c:v>464.63200000000001</c:v>
                      </c:pt>
                      <c:pt idx="3302">
                        <c:v>460.55599999999998</c:v>
                      </c:pt>
                      <c:pt idx="3303">
                        <c:v>456.81799999999998</c:v>
                      </c:pt>
                      <c:pt idx="3304">
                        <c:v>453.387</c:v>
                      </c:pt>
                      <c:pt idx="3305">
                        <c:v>450.24200000000002</c:v>
                      </c:pt>
                      <c:pt idx="3306">
                        <c:v>447.34399999999999</c:v>
                      </c:pt>
                      <c:pt idx="3307">
                        <c:v>444.67099999999999</c:v>
                      </c:pt>
                      <c:pt idx="3308">
                        <c:v>442.2</c:v>
                      </c:pt>
                      <c:pt idx="3309">
                        <c:v>439.90899999999999</c:v>
                      </c:pt>
                      <c:pt idx="3310">
                        <c:v>437.78199999999998</c:v>
                      </c:pt>
                      <c:pt idx="3311">
                        <c:v>435.80200000000002</c:v>
                      </c:pt>
                      <c:pt idx="3312">
                        <c:v>433.95699999999999</c:v>
                      </c:pt>
                      <c:pt idx="3313">
                        <c:v>432.23500000000001</c:v>
                      </c:pt>
                      <c:pt idx="3314">
                        <c:v>430.62400000000002</c:v>
                      </c:pt>
                      <c:pt idx="3315">
                        <c:v>429.11599999999999</c:v>
                      </c:pt>
                      <c:pt idx="3316">
                        <c:v>427.70100000000002</c:v>
                      </c:pt>
                      <c:pt idx="3317">
                        <c:v>426.37299999999999</c:v>
                      </c:pt>
                      <c:pt idx="3318">
                        <c:v>425.12200000000001</c:v>
                      </c:pt>
                      <c:pt idx="3319">
                        <c:v>423.94400000000002</c:v>
                      </c:pt>
                      <c:pt idx="3320">
                        <c:v>422.83300000000003</c:v>
                      </c:pt>
                      <c:pt idx="3321">
                        <c:v>421.78300000000002</c:v>
                      </c:pt>
                      <c:pt idx="3322">
                        <c:v>420.78899999999999</c:v>
                      </c:pt>
                      <c:pt idx="3323">
                        <c:v>419.84699999999998</c:v>
                      </c:pt>
                      <c:pt idx="3324">
                        <c:v>418.95299999999997</c:v>
                      </c:pt>
                      <c:pt idx="3325">
                        <c:v>418.10399999999998</c:v>
                      </c:pt>
                      <c:pt idx="3326">
                        <c:v>417.29599999999999</c:v>
                      </c:pt>
                      <c:pt idx="3327">
                        <c:v>416.52600000000001</c:v>
                      </c:pt>
                      <c:pt idx="3328">
                        <c:v>415.791</c:v>
                      </c:pt>
                      <c:pt idx="3329">
                        <c:v>415.09</c:v>
                      </c:pt>
                      <c:pt idx="3330">
                        <c:v>414.41899999999998</c:v>
                      </c:pt>
                      <c:pt idx="3331">
                        <c:v>413.77699999999999</c:v>
                      </c:pt>
                      <c:pt idx="3332">
                        <c:v>413.161</c:v>
                      </c:pt>
                      <c:pt idx="3333">
                        <c:v>412.57</c:v>
                      </c:pt>
                      <c:pt idx="3334">
                        <c:v>412.00299999999999</c:v>
                      </c:pt>
                      <c:pt idx="3335">
                        <c:v>411.45699999999999</c:v>
                      </c:pt>
                      <c:pt idx="3336">
                        <c:v>410.93099999999998</c:v>
                      </c:pt>
                      <c:pt idx="3337">
                        <c:v>410.42500000000001</c:v>
                      </c:pt>
                      <c:pt idx="3338">
                        <c:v>409.93700000000001</c:v>
                      </c:pt>
                      <c:pt idx="3339">
                        <c:v>409.46600000000001</c:v>
                      </c:pt>
                      <c:pt idx="3340">
                        <c:v>409.01</c:v>
                      </c:pt>
                      <c:pt idx="3341">
                        <c:v>408.57</c:v>
                      </c:pt>
                      <c:pt idx="3342">
                        <c:v>408.14400000000001</c:v>
                      </c:pt>
                      <c:pt idx="3343">
                        <c:v>407.73099999999999</c:v>
                      </c:pt>
                      <c:pt idx="3344">
                        <c:v>407.33</c:v>
                      </c:pt>
                      <c:pt idx="3345">
                        <c:v>406.94200000000001</c:v>
                      </c:pt>
                      <c:pt idx="3346">
                        <c:v>406.565</c:v>
                      </c:pt>
                      <c:pt idx="3347">
                        <c:v>406.19900000000001</c:v>
                      </c:pt>
                      <c:pt idx="3348">
                        <c:v>405.84300000000002</c:v>
                      </c:pt>
                      <c:pt idx="3349">
                        <c:v>405.49599999999998</c:v>
                      </c:pt>
                      <c:pt idx="3350">
                        <c:v>405.15899999999999</c:v>
                      </c:pt>
                      <c:pt idx="3351">
                        <c:v>405.05799999999999</c:v>
                      </c:pt>
                      <c:pt idx="3352">
                        <c:v>405.05799999999999</c:v>
                      </c:pt>
                      <c:pt idx="3353">
                        <c:v>405.05399999999997</c:v>
                      </c:pt>
                      <c:pt idx="3354">
                        <c:v>405.05099999999999</c:v>
                      </c:pt>
                      <c:pt idx="3355">
                        <c:v>405.048</c:v>
                      </c:pt>
                      <c:pt idx="3356">
                        <c:v>405.04599999999999</c:v>
                      </c:pt>
                      <c:pt idx="3357">
                        <c:v>405.04700000000003</c:v>
                      </c:pt>
                      <c:pt idx="3358">
                        <c:v>405.05099999999999</c:v>
                      </c:pt>
                      <c:pt idx="3359">
                        <c:v>405.05900000000003</c:v>
                      </c:pt>
                      <c:pt idx="3360">
                        <c:v>405.07299999999998</c:v>
                      </c:pt>
                      <c:pt idx="3361">
                        <c:v>405.09300000000002</c:v>
                      </c:pt>
                      <c:pt idx="3362">
                        <c:v>405.12200000000001</c:v>
                      </c:pt>
                      <c:pt idx="3363">
                        <c:v>405.15899999999999</c:v>
                      </c:pt>
                      <c:pt idx="3364">
                        <c:v>405.20699999999999</c:v>
                      </c:pt>
                      <c:pt idx="3365">
                        <c:v>405.267</c:v>
                      </c:pt>
                      <c:pt idx="3366">
                        <c:v>405.33800000000002</c:v>
                      </c:pt>
                      <c:pt idx="3367">
                        <c:v>405.42200000000003</c:v>
                      </c:pt>
                      <c:pt idx="3368">
                        <c:v>405.51799999999997</c:v>
                      </c:pt>
                      <c:pt idx="3369">
                        <c:v>405.62700000000001</c:v>
                      </c:pt>
                      <c:pt idx="3370">
                        <c:v>405.75099999999998</c:v>
                      </c:pt>
                      <c:pt idx="3371">
                        <c:v>405.89299999999997</c:v>
                      </c:pt>
                      <c:pt idx="3372">
                        <c:v>406.05599999999998</c:v>
                      </c:pt>
                      <c:pt idx="3373">
                        <c:v>406.24299999999999</c:v>
                      </c:pt>
                      <c:pt idx="3374">
                        <c:v>406.45499999999998</c:v>
                      </c:pt>
                      <c:pt idx="3375">
                        <c:v>406.69400000000002</c:v>
                      </c:pt>
                      <c:pt idx="3376">
                        <c:v>406.96100000000001</c:v>
                      </c:pt>
                      <c:pt idx="3377">
                        <c:v>407.25799999999998</c:v>
                      </c:pt>
                      <c:pt idx="3378">
                        <c:v>407.58499999999998</c:v>
                      </c:pt>
                      <c:pt idx="3379">
                        <c:v>407.94299999999998</c:v>
                      </c:pt>
                      <c:pt idx="3380">
                        <c:v>408.33199999999999</c:v>
                      </c:pt>
                      <c:pt idx="3381">
                        <c:v>408.75400000000002</c:v>
                      </c:pt>
                      <c:pt idx="3382">
                        <c:v>409.209</c:v>
                      </c:pt>
                      <c:pt idx="3383">
                        <c:v>409.697</c:v>
                      </c:pt>
                      <c:pt idx="3384">
                        <c:v>410.21899999999999</c:v>
                      </c:pt>
                      <c:pt idx="3385">
                        <c:v>410.77499999999998</c:v>
                      </c:pt>
                      <c:pt idx="3386">
                        <c:v>411.36500000000001</c:v>
                      </c:pt>
                      <c:pt idx="3387">
                        <c:v>411.98899999999998</c:v>
                      </c:pt>
                      <c:pt idx="3388">
                        <c:v>412.64699999999999</c:v>
                      </c:pt>
                      <c:pt idx="3389">
                        <c:v>413.339</c:v>
                      </c:pt>
                      <c:pt idx="3390">
                        <c:v>414.065</c:v>
                      </c:pt>
                      <c:pt idx="3391">
                        <c:v>414.82600000000002</c:v>
                      </c:pt>
                      <c:pt idx="3392">
                        <c:v>415.62200000000001</c:v>
                      </c:pt>
                      <c:pt idx="3393">
                        <c:v>416.45400000000001</c:v>
                      </c:pt>
                      <c:pt idx="3394">
                        <c:v>417.322</c:v>
                      </c:pt>
                      <c:pt idx="3395">
                        <c:v>418.22500000000002</c:v>
                      </c:pt>
                      <c:pt idx="3396">
                        <c:v>419.16500000000002</c:v>
                      </c:pt>
                      <c:pt idx="3397">
                        <c:v>420.142</c:v>
                      </c:pt>
                      <c:pt idx="3398">
                        <c:v>421.15699999999998</c:v>
                      </c:pt>
                      <c:pt idx="3399">
                        <c:v>422.21</c:v>
                      </c:pt>
                      <c:pt idx="3400">
                        <c:v>423.30200000000002</c:v>
                      </c:pt>
                      <c:pt idx="3401">
                        <c:v>424.43200000000002</c:v>
                      </c:pt>
                      <c:pt idx="3402">
                        <c:v>425.6</c:v>
                      </c:pt>
                      <c:pt idx="3403">
                        <c:v>426.80799999999999</c:v>
                      </c:pt>
                      <c:pt idx="3404">
                        <c:v>428.05399999999997</c:v>
                      </c:pt>
                      <c:pt idx="3405">
                        <c:v>429.339</c:v>
                      </c:pt>
                      <c:pt idx="3406">
                        <c:v>430.66399999999999</c:v>
                      </c:pt>
                      <c:pt idx="3407">
                        <c:v>432.02699999999999</c:v>
                      </c:pt>
                      <c:pt idx="3408">
                        <c:v>433.42899999999997</c:v>
                      </c:pt>
                      <c:pt idx="3409">
                        <c:v>434.86900000000003</c:v>
                      </c:pt>
                      <c:pt idx="3410">
                        <c:v>436.34800000000001</c:v>
                      </c:pt>
                      <c:pt idx="3411">
                        <c:v>437.86599999999999</c:v>
                      </c:pt>
                      <c:pt idx="3412">
                        <c:v>439.423</c:v>
                      </c:pt>
                      <c:pt idx="3413">
                        <c:v>441.01900000000001</c:v>
                      </c:pt>
                      <c:pt idx="3414">
                        <c:v>442.654</c:v>
                      </c:pt>
                      <c:pt idx="3415">
                        <c:v>444.32799999999997</c:v>
                      </c:pt>
                      <c:pt idx="3416">
                        <c:v>446.04199999999997</c:v>
                      </c:pt>
                      <c:pt idx="3417">
                        <c:v>447.79500000000002</c:v>
                      </c:pt>
                      <c:pt idx="3418">
                        <c:v>449.58699999999999</c:v>
                      </c:pt>
                      <c:pt idx="3419">
                        <c:v>451.41899999999998</c:v>
                      </c:pt>
                      <c:pt idx="3420">
                        <c:v>453.28899999999999</c:v>
                      </c:pt>
                      <c:pt idx="3421">
                        <c:v>455.19900000000001</c:v>
                      </c:pt>
                      <c:pt idx="3422">
                        <c:v>457.14699999999999</c:v>
                      </c:pt>
                      <c:pt idx="3423">
                        <c:v>459.13400000000001</c:v>
                      </c:pt>
                      <c:pt idx="3424">
                        <c:v>461.161</c:v>
                      </c:pt>
                      <c:pt idx="3425">
                        <c:v>463.226</c:v>
                      </c:pt>
                      <c:pt idx="3426">
                        <c:v>465.33199999999999</c:v>
                      </c:pt>
                      <c:pt idx="3427">
                        <c:v>467.47800000000001</c:v>
                      </c:pt>
                      <c:pt idx="3428">
                        <c:v>469.66399999999999</c:v>
                      </c:pt>
                      <c:pt idx="3429">
                        <c:v>471.88799999999998</c:v>
                      </c:pt>
                      <c:pt idx="3430">
                        <c:v>474.15100000000001</c:v>
                      </c:pt>
                      <c:pt idx="3431">
                        <c:v>476.45299999999997</c:v>
                      </c:pt>
                      <c:pt idx="3432">
                        <c:v>478.79199999999997</c:v>
                      </c:pt>
                      <c:pt idx="3433">
                        <c:v>481.16800000000001</c:v>
                      </c:pt>
                      <c:pt idx="3434">
                        <c:v>483.58100000000002</c:v>
                      </c:pt>
                      <c:pt idx="3435">
                        <c:v>486.03100000000001</c:v>
                      </c:pt>
                      <c:pt idx="3436">
                        <c:v>488.517</c:v>
                      </c:pt>
                      <c:pt idx="3437">
                        <c:v>491.03800000000001</c:v>
                      </c:pt>
                      <c:pt idx="3438">
                        <c:v>493.59399999999999</c:v>
                      </c:pt>
                      <c:pt idx="3439">
                        <c:v>496.185</c:v>
                      </c:pt>
                      <c:pt idx="3440">
                        <c:v>498.81099999999998</c:v>
                      </c:pt>
                      <c:pt idx="3441">
                        <c:v>501.471</c:v>
                      </c:pt>
                      <c:pt idx="3442">
                        <c:v>504.16399999999999</c:v>
                      </c:pt>
                      <c:pt idx="3443">
                        <c:v>506.89</c:v>
                      </c:pt>
                      <c:pt idx="3444">
                        <c:v>509.65</c:v>
                      </c:pt>
                      <c:pt idx="3445">
                        <c:v>512.44200000000001</c:v>
                      </c:pt>
                      <c:pt idx="3446">
                        <c:v>515.26499999999999</c:v>
                      </c:pt>
                      <c:pt idx="3447">
                        <c:v>518.11900000000003</c:v>
                      </c:pt>
                      <c:pt idx="3448">
                        <c:v>521.00300000000004</c:v>
                      </c:pt>
                      <c:pt idx="3449">
                        <c:v>523.91499999999996</c:v>
                      </c:pt>
                      <c:pt idx="3450">
                        <c:v>526.85599999999999</c:v>
                      </c:pt>
                      <c:pt idx="3451">
                        <c:v>529.82299999999998</c:v>
                      </c:pt>
                      <c:pt idx="3452">
                        <c:v>532.81799999999998</c:v>
                      </c:pt>
                      <c:pt idx="3453">
                        <c:v>535.83900000000006</c:v>
                      </c:pt>
                      <c:pt idx="3454">
                        <c:v>538.88499999999999</c:v>
                      </c:pt>
                      <c:pt idx="3455">
                        <c:v>541.95500000000004</c:v>
                      </c:pt>
                      <c:pt idx="3456">
                        <c:v>545.04899999999998</c:v>
                      </c:pt>
                      <c:pt idx="3457">
                        <c:v>548.16700000000003</c:v>
                      </c:pt>
                      <c:pt idx="3458">
                        <c:v>551.30600000000004</c:v>
                      </c:pt>
                      <c:pt idx="3459">
                        <c:v>554.46600000000001</c:v>
                      </c:pt>
                      <c:pt idx="3460">
                        <c:v>557.64499999999998</c:v>
                      </c:pt>
                      <c:pt idx="3461">
                        <c:v>560.84199999999998</c:v>
                      </c:pt>
                      <c:pt idx="3462">
                        <c:v>564.05499999999995</c:v>
                      </c:pt>
                      <c:pt idx="3463">
                        <c:v>567.28399999999999</c:v>
                      </c:pt>
                      <c:pt idx="3464">
                        <c:v>570.52800000000002</c:v>
                      </c:pt>
                      <c:pt idx="3465">
                        <c:v>573.78599999999994</c:v>
                      </c:pt>
                      <c:pt idx="3466">
                        <c:v>577.05499999999995</c:v>
                      </c:pt>
                      <c:pt idx="3467">
                        <c:v>580.33699999999999</c:v>
                      </c:pt>
                      <c:pt idx="3468">
                        <c:v>583.62900000000002</c:v>
                      </c:pt>
                      <c:pt idx="3469">
                        <c:v>586.93200000000002</c:v>
                      </c:pt>
                      <c:pt idx="3470">
                        <c:v>590.24300000000005</c:v>
                      </c:pt>
                      <c:pt idx="3471">
                        <c:v>593.56200000000001</c:v>
                      </c:pt>
                      <c:pt idx="3472">
                        <c:v>596.88800000000003</c:v>
                      </c:pt>
                      <c:pt idx="3473">
                        <c:v>600.221</c:v>
                      </c:pt>
                      <c:pt idx="3474">
                        <c:v>603.55799999999999</c:v>
                      </c:pt>
                      <c:pt idx="3475">
                        <c:v>606.899</c:v>
                      </c:pt>
                      <c:pt idx="3476">
                        <c:v>610.24300000000005</c:v>
                      </c:pt>
                      <c:pt idx="3477">
                        <c:v>613.59</c:v>
                      </c:pt>
                      <c:pt idx="3478">
                        <c:v>616.93700000000001</c:v>
                      </c:pt>
                      <c:pt idx="3479">
                        <c:v>620.28399999999999</c:v>
                      </c:pt>
                      <c:pt idx="3480">
                        <c:v>623.62900000000002</c:v>
                      </c:pt>
                      <c:pt idx="3481">
                        <c:v>626.97299999999996</c:v>
                      </c:pt>
                      <c:pt idx="3482">
                        <c:v>630.31299999999999</c:v>
                      </c:pt>
                      <c:pt idx="3483">
                        <c:v>633.649</c:v>
                      </c:pt>
                      <c:pt idx="3484">
                        <c:v>636.98</c:v>
                      </c:pt>
                      <c:pt idx="3485">
                        <c:v>640.30499999999995</c:v>
                      </c:pt>
                      <c:pt idx="3486">
                        <c:v>643.62300000000005</c:v>
                      </c:pt>
                      <c:pt idx="3487">
                        <c:v>646.93200000000002</c:v>
                      </c:pt>
                      <c:pt idx="3488">
                        <c:v>650.23199999999997</c:v>
                      </c:pt>
                      <c:pt idx="3489">
                        <c:v>653.52300000000002</c:v>
                      </c:pt>
                      <c:pt idx="3490">
                        <c:v>656.80200000000002</c:v>
                      </c:pt>
                      <c:pt idx="3491">
                        <c:v>660.07</c:v>
                      </c:pt>
                      <c:pt idx="3492">
                        <c:v>663.32500000000005</c:v>
                      </c:pt>
                      <c:pt idx="3493">
                        <c:v>666.56700000000001</c:v>
                      </c:pt>
                      <c:pt idx="3494">
                        <c:v>669.79399999999998</c:v>
                      </c:pt>
                      <c:pt idx="3495">
                        <c:v>673.005</c:v>
                      </c:pt>
                      <c:pt idx="3496">
                        <c:v>676.20100000000002</c:v>
                      </c:pt>
                      <c:pt idx="3497">
                        <c:v>679.38</c:v>
                      </c:pt>
                      <c:pt idx="3498">
                        <c:v>682.54</c:v>
                      </c:pt>
                      <c:pt idx="3499">
                        <c:v>685.68200000000002</c:v>
                      </c:pt>
                      <c:pt idx="3500">
                        <c:v>688.80499999999995</c:v>
                      </c:pt>
                      <c:pt idx="3501">
                        <c:v>691.90700000000004</c:v>
                      </c:pt>
                      <c:pt idx="3502">
                        <c:v>694.98699999999997</c:v>
                      </c:pt>
                      <c:pt idx="3503">
                        <c:v>698.04700000000003</c:v>
                      </c:pt>
                      <c:pt idx="3504">
                        <c:v>701.08399999999995</c:v>
                      </c:pt>
                      <c:pt idx="3505">
                        <c:v>704.09799999999996</c:v>
                      </c:pt>
                      <c:pt idx="3506">
                        <c:v>707.08900000000006</c:v>
                      </c:pt>
                      <c:pt idx="3507">
                        <c:v>710.05700000000002</c:v>
                      </c:pt>
                      <c:pt idx="3508">
                        <c:v>713.00099999999998</c:v>
                      </c:pt>
                      <c:pt idx="3509">
                        <c:v>715.92100000000005</c:v>
                      </c:pt>
                      <c:pt idx="3510">
                        <c:v>718.81600000000003</c:v>
                      </c:pt>
                      <c:pt idx="3511">
                        <c:v>721.68600000000004</c:v>
                      </c:pt>
                      <c:pt idx="3512">
                        <c:v>724.53099999999995</c:v>
                      </c:pt>
                      <c:pt idx="3513">
                        <c:v>727.35</c:v>
                      </c:pt>
                      <c:pt idx="3514">
                        <c:v>730.14300000000003</c:v>
                      </c:pt>
                      <c:pt idx="3515">
                        <c:v>732.90899999999999</c:v>
                      </c:pt>
                      <c:pt idx="3516">
                        <c:v>735.65</c:v>
                      </c:pt>
                      <c:pt idx="3517">
                        <c:v>738.36300000000006</c:v>
                      </c:pt>
                      <c:pt idx="3518">
                        <c:v>741.04899999999998</c:v>
                      </c:pt>
                      <c:pt idx="3519">
                        <c:v>743.70799999999997</c:v>
                      </c:pt>
                      <c:pt idx="3520">
                        <c:v>746.33799999999997</c:v>
                      </c:pt>
                      <c:pt idx="3521">
                        <c:v>748.93899999999996</c:v>
                      </c:pt>
                      <c:pt idx="3522">
                        <c:v>751.51300000000003</c:v>
                      </c:pt>
                      <c:pt idx="3523">
                        <c:v>754.05799999999999</c:v>
                      </c:pt>
                      <c:pt idx="3524">
                        <c:v>756.57500000000005</c:v>
                      </c:pt>
                      <c:pt idx="3525">
                        <c:v>759.06399999999996</c:v>
                      </c:pt>
                      <c:pt idx="3526">
                        <c:v>761.524</c:v>
                      </c:pt>
                      <c:pt idx="3527">
                        <c:v>763.95500000000004</c:v>
                      </c:pt>
                      <c:pt idx="3528">
                        <c:v>766.35900000000004</c:v>
                      </c:pt>
                      <c:pt idx="3529">
                        <c:v>768.73400000000004</c:v>
                      </c:pt>
                      <c:pt idx="3530">
                        <c:v>771.08</c:v>
                      </c:pt>
                      <c:pt idx="3531">
                        <c:v>773.39800000000002</c:v>
                      </c:pt>
                      <c:pt idx="3532">
                        <c:v>775.68899999999996</c:v>
                      </c:pt>
                      <c:pt idx="3533">
                        <c:v>777.95100000000002</c:v>
                      </c:pt>
                      <c:pt idx="3534">
                        <c:v>780.18499999999995</c:v>
                      </c:pt>
                      <c:pt idx="3535">
                        <c:v>782.39099999999996</c:v>
                      </c:pt>
                      <c:pt idx="3536">
                        <c:v>784.57</c:v>
                      </c:pt>
                      <c:pt idx="3537">
                        <c:v>786.721</c:v>
                      </c:pt>
                      <c:pt idx="3538">
                        <c:v>788.84400000000005</c:v>
                      </c:pt>
                      <c:pt idx="3539">
                        <c:v>790.94100000000003</c:v>
                      </c:pt>
                      <c:pt idx="3540">
                        <c:v>793.01</c:v>
                      </c:pt>
                      <c:pt idx="3541">
                        <c:v>795.053</c:v>
                      </c:pt>
                      <c:pt idx="3542">
                        <c:v>797.06899999999996</c:v>
                      </c:pt>
                      <c:pt idx="3543">
                        <c:v>799.05799999999999</c:v>
                      </c:pt>
                      <c:pt idx="3544">
                        <c:v>801.02099999999996</c:v>
                      </c:pt>
                      <c:pt idx="3545">
                        <c:v>802.95799999999997</c:v>
                      </c:pt>
                      <c:pt idx="3546">
                        <c:v>804.86900000000003</c:v>
                      </c:pt>
                      <c:pt idx="3547">
                        <c:v>806.75400000000002</c:v>
                      </c:pt>
                      <c:pt idx="3548">
                        <c:v>808.61400000000003</c:v>
                      </c:pt>
                      <c:pt idx="3549">
                        <c:v>810.44899999999996</c:v>
                      </c:pt>
                      <c:pt idx="3550">
                        <c:v>812.25800000000004</c:v>
                      </c:pt>
                      <c:pt idx="3551">
                        <c:v>814.04100000000005</c:v>
                      </c:pt>
                      <c:pt idx="3552">
                        <c:v>815.8</c:v>
                      </c:pt>
                      <c:pt idx="3553">
                        <c:v>817.53300000000002</c:v>
                      </c:pt>
                      <c:pt idx="3554">
                        <c:v>819.24199999999996</c:v>
                      </c:pt>
                      <c:pt idx="3555">
                        <c:v>820.92600000000004</c:v>
                      </c:pt>
                      <c:pt idx="3556">
                        <c:v>822.58600000000001</c:v>
                      </c:pt>
                      <c:pt idx="3557">
                        <c:v>824.221</c:v>
                      </c:pt>
                      <c:pt idx="3558">
                        <c:v>825.83199999999999</c:v>
                      </c:pt>
                      <c:pt idx="3559">
                        <c:v>827.41800000000001</c:v>
                      </c:pt>
                      <c:pt idx="3560">
                        <c:v>828.98099999999999</c:v>
                      </c:pt>
                      <c:pt idx="3561">
                        <c:v>830.52</c:v>
                      </c:pt>
                      <c:pt idx="3562">
                        <c:v>832.03499999999997</c:v>
                      </c:pt>
                      <c:pt idx="3563">
                        <c:v>833.52700000000004</c:v>
                      </c:pt>
                      <c:pt idx="3564">
                        <c:v>834.995</c:v>
                      </c:pt>
                      <c:pt idx="3565">
                        <c:v>836.44</c:v>
                      </c:pt>
                      <c:pt idx="3566">
                        <c:v>837.86199999999997</c:v>
                      </c:pt>
                      <c:pt idx="3567">
                        <c:v>839.26199999999994</c:v>
                      </c:pt>
                      <c:pt idx="3568">
                        <c:v>840.63800000000003</c:v>
                      </c:pt>
                      <c:pt idx="3569">
                        <c:v>841.99300000000005</c:v>
                      </c:pt>
                      <c:pt idx="3570">
                        <c:v>843.32500000000005</c:v>
                      </c:pt>
                      <c:pt idx="3571">
                        <c:v>844.63400000000001</c:v>
                      </c:pt>
                      <c:pt idx="3572">
                        <c:v>845.92200000000003</c:v>
                      </c:pt>
                      <c:pt idx="3573">
                        <c:v>847.18799999999999</c:v>
                      </c:pt>
                      <c:pt idx="3574">
                        <c:v>848.43299999999999</c:v>
                      </c:pt>
                      <c:pt idx="3575">
                        <c:v>849.65599999999995</c:v>
                      </c:pt>
                      <c:pt idx="3576">
                        <c:v>850.85799999999995</c:v>
                      </c:pt>
                      <c:pt idx="3577">
                        <c:v>852.03899999999999</c:v>
                      </c:pt>
                      <c:pt idx="3578">
                        <c:v>853.19899999999996</c:v>
                      </c:pt>
                      <c:pt idx="3579">
                        <c:v>854.34</c:v>
                      </c:pt>
                      <c:pt idx="3580">
                        <c:v>855.45899999999995</c:v>
                      </c:pt>
                      <c:pt idx="3581">
                        <c:v>856.55799999999999</c:v>
                      </c:pt>
                      <c:pt idx="3582">
                        <c:v>857.63699999999994</c:v>
                      </c:pt>
                      <c:pt idx="3583">
                        <c:v>858.697</c:v>
                      </c:pt>
                      <c:pt idx="3584">
                        <c:v>859.73699999999997</c:v>
                      </c:pt>
                      <c:pt idx="3585">
                        <c:v>860.75800000000004</c:v>
                      </c:pt>
                      <c:pt idx="3586">
                        <c:v>861.75900000000001</c:v>
                      </c:pt>
                      <c:pt idx="3587">
                        <c:v>862.74199999999996</c:v>
                      </c:pt>
                      <c:pt idx="3588">
                        <c:v>863.70600000000002</c:v>
                      </c:pt>
                      <c:pt idx="3589">
                        <c:v>864.65099999999995</c:v>
                      </c:pt>
                      <c:pt idx="3590">
                        <c:v>865.57799999999997</c:v>
                      </c:pt>
                      <c:pt idx="3591">
                        <c:v>866.48699999999997</c:v>
                      </c:pt>
                      <c:pt idx="3592">
                        <c:v>867.37800000000004</c:v>
                      </c:pt>
                      <c:pt idx="3593">
                        <c:v>868.25099999999998</c:v>
                      </c:pt>
                      <c:pt idx="3594">
                        <c:v>869.10699999999997</c:v>
                      </c:pt>
                      <c:pt idx="3595">
                        <c:v>869.94600000000003</c:v>
                      </c:pt>
                      <c:pt idx="3596">
                        <c:v>870.76700000000005</c:v>
                      </c:pt>
                      <c:pt idx="3597">
                        <c:v>871.572</c:v>
                      </c:pt>
                      <c:pt idx="3598">
                        <c:v>872.36</c:v>
                      </c:pt>
                      <c:pt idx="3599">
                        <c:v>873.13099999999997</c:v>
                      </c:pt>
                      <c:pt idx="3600">
                        <c:v>873.88599999999997</c:v>
                      </c:pt>
                      <c:pt idx="3601">
                        <c:v>874.625</c:v>
                      </c:pt>
                      <c:pt idx="3602">
                        <c:v>875.34799999999996</c:v>
                      </c:pt>
                      <c:pt idx="3603">
                        <c:v>876.05499999999995</c:v>
                      </c:pt>
                      <c:pt idx="3604">
                        <c:v>876.74699999999996</c:v>
                      </c:pt>
                      <c:pt idx="3605">
                        <c:v>877.42399999999998</c:v>
                      </c:pt>
                      <c:pt idx="3606">
                        <c:v>878.08500000000004</c:v>
                      </c:pt>
                      <c:pt idx="3607">
                        <c:v>878.73099999999999</c:v>
                      </c:pt>
                      <c:pt idx="3608">
                        <c:v>879.36300000000006</c:v>
                      </c:pt>
                      <c:pt idx="3609">
                        <c:v>879.98</c:v>
                      </c:pt>
                      <c:pt idx="3610">
                        <c:v>880.58299999999997</c:v>
                      </c:pt>
                      <c:pt idx="3611">
                        <c:v>881.17200000000003</c:v>
                      </c:pt>
                      <c:pt idx="3612">
                        <c:v>881.74599999999998</c:v>
                      </c:pt>
                      <c:pt idx="3613">
                        <c:v>882.30700000000002</c:v>
                      </c:pt>
                      <c:pt idx="3614">
                        <c:v>882.85500000000002</c:v>
                      </c:pt>
                      <c:pt idx="3615">
                        <c:v>883.38900000000001</c:v>
                      </c:pt>
                      <c:pt idx="3616">
                        <c:v>883.91</c:v>
                      </c:pt>
                      <c:pt idx="3617">
                        <c:v>884.41800000000001</c:v>
                      </c:pt>
                      <c:pt idx="3618">
                        <c:v>884.91300000000001</c:v>
                      </c:pt>
                      <c:pt idx="3619">
                        <c:v>885.39599999999996</c:v>
                      </c:pt>
                      <c:pt idx="3620">
                        <c:v>885.86699999999996</c:v>
                      </c:pt>
                      <c:pt idx="3621">
                        <c:v>886.32500000000005</c:v>
                      </c:pt>
                      <c:pt idx="3622">
                        <c:v>886.77200000000005</c:v>
                      </c:pt>
                      <c:pt idx="3623">
                        <c:v>887.20699999999999</c:v>
                      </c:pt>
                      <c:pt idx="3624">
                        <c:v>887.63</c:v>
                      </c:pt>
                      <c:pt idx="3625">
                        <c:v>888.04200000000003</c:v>
                      </c:pt>
                      <c:pt idx="3626">
                        <c:v>888.44299999999998</c:v>
                      </c:pt>
                      <c:pt idx="3627">
                        <c:v>888.83299999999997</c:v>
                      </c:pt>
                      <c:pt idx="3628">
                        <c:v>889.21100000000001</c:v>
                      </c:pt>
                      <c:pt idx="3629">
                        <c:v>889.57899999999995</c:v>
                      </c:pt>
                      <c:pt idx="3630">
                        <c:v>889.93700000000001</c:v>
                      </c:pt>
                      <c:pt idx="3631">
                        <c:v>890.28399999999999</c:v>
                      </c:pt>
                      <c:pt idx="3632">
                        <c:v>890.62</c:v>
                      </c:pt>
                      <c:pt idx="3633">
                        <c:v>890.94600000000003</c:v>
                      </c:pt>
                      <c:pt idx="3634">
                        <c:v>891.26300000000003</c:v>
                      </c:pt>
                      <c:pt idx="3635">
                        <c:v>891.56899999999996</c:v>
                      </c:pt>
                      <c:pt idx="3636">
                        <c:v>891.86500000000001</c:v>
                      </c:pt>
                      <c:pt idx="3637">
                        <c:v>892.15200000000004</c:v>
                      </c:pt>
                      <c:pt idx="3638">
                        <c:v>892.43</c:v>
                      </c:pt>
                      <c:pt idx="3639">
                        <c:v>892.697</c:v>
                      </c:pt>
                      <c:pt idx="3640">
                        <c:v>892.95600000000002</c:v>
                      </c:pt>
                      <c:pt idx="3641">
                        <c:v>893.20500000000004</c:v>
                      </c:pt>
                      <c:pt idx="3642">
                        <c:v>893.44600000000003</c:v>
                      </c:pt>
                      <c:pt idx="3643">
                        <c:v>893.67700000000002</c:v>
                      </c:pt>
                      <c:pt idx="3644">
                        <c:v>893.9</c:v>
                      </c:pt>
                      <c:pt idx="3645">
                        <c:v>894.11400000000003</c:v>
                      </c:pt>
                      <c:pt idx="3646">
                        <c:v>894.31899999999996</c:v>
                      </c:pt>
                      <c:pt idx="3647">
                        <c:v>894.51599999999996</c:v>
                      </c:pt>
                      <c:pt idx="3648">
                        <c:v>894.70399999999995</c:v>
                      </c:pt>
                      <c:pt idx="3649">
                        <c:v>894.88400000000001</c:v>
                      </c:pt>
                      <c:pt idx="3650">
                        <c:v>895.05600000000004</c:v>
                      </c:pt>
                      <c:pt idx="3651">
                        <c:v>895.22</c:v>
                      </c:pt>
                      <c:pt idx="3652">
                        <c:v>895.37599999999998</c:v>
                      </c:pt>
                      <c:pt idx="3653">
                        <c:v>895.524</c:v>
                      </c:pt>
                      <c:pt idx="3654">
                        <c:v>895.66499999999996</c:v>
                      </c:pt>
                      <c:pt idx="3655">
                        <c:v>895.798</c:v>
                      </c:pt>
                      <c:pt idx="3656">
                        <c:v>895.923</c:v>
                      </c:pt>
                      <c:pt idx="3657">
                        <c:v>896.04100000000005</c:v>
                      </c:pt>
                      <c:pt idx="3658">
                        <c:v>896.15099999999995</c:v>
                      </c:pt>
                      <c:pt idx="3659">
                        <c:v>896.25400000000002</c:v>
                      </c:pt>
                      <c:pt idx="3660">
                        <c:v>896.35</c:v>
                      </c:pt>
                      <c:pt idx="3661">
                        <c:v>896.43899999999996</c:v>
                      </c:pt>
                      <c:pt idx="3662">
                        <c:v>896.52099999999996</c:v>
                      </c:pt>
                      <c:pt idx="3663">
                        <c:v>896.59699999999998</c:v>
                      </c:pt>
                      <c:pt idx="3664">
                        <c:v>896.66499999999996</c:v>
                      </c:pt>
                      <c:pt idx="3665">
                        <c:v>896.72699999999998</c:v>
                      </c:pt>
                      <c:pt idx="3666">
                        <c:v>896.78200000000004</c:v>
                      </c:pt>
                      <c:pt idx="3667">
                        <c:v>896.83</c:v>
                      </c:pt>
                      <c:pt idx="3668">
                        <c:v>896.87199999999996</c:v>
                      </c:pt>
                      <c:pt idx="3669">
                        <c:v>896.90800000000002</c:v>
                      </c:pt>
                      <c:pt idx="3670">
                        <c:v>896.93799999999999</c:v>
                      </c:pt>
                      <c:pt idx="3671">
                        <c:v>896.96100000000001</c:v>
                      </c:pt>
                      <c:pt idx="3672">
                        <c:v>896.97799999999995</c:v>
                      </c:pt>
                      <c:pt idx="3673">
                        <c:v>896.98900000000003</c:v>
                      </c:pt>
                      <c:pt idx="3674">
                        <c:v>896.99400000000003</c:v>
                      </c:pt>
                      <c:pt idx="3675">
                        <c:v>896.99400000000003</c:v>
                      </c:pt>
                      <c:pt idx="3676">
                        <c:v>896.98699999999997</c:v>
                      </c:pt>
                      <c:pt idx="3677">
                        <c:v>896.97500000000002</c:v>
                      </c:pt>
                      <c:pt idx="3678">
                        <c:v>896.95699999999999</c:v>
                      </c:pt>
                      <c:pt idx="3679">
                        <c:v>896.93399999999997</c:v>
                      </c:pt>
                      <c:pt idx="3680">
                        <c:v>896.90499999999997</c:v>
                      </c:pt>
                      <c:pt idx="3681">
                        <c:v>896.87099999999998</c:v>
                      </c:pt>
                      <c:pt idx="3682">
                        <c:v>896.83100000000002</c:v>
                      </c:pt>
                      <c:pt idx="3683">
                        <c:v>896.78599999999994</c:v>
                      </c:pt>
                      <c:pt idx="3684">
                        <c:v>896.73599999999999</c:v>
                      </c:pt>
                      <c:pt idx="3685">
                        <c:v>896.68100000000004</c:v>
                      </c:pt>
                      <c:pt idx="3686">
                        <c:v>896.62099999999998</c:v>
                      </c:pt>
                      <c:pt idx="3687">
                        <c:v>896.55499999999995</c:v>
                      </c:pt>
                      <c:pt idx="3688">
                        <c:v>896.48500000000001</c:v>
                      </c:pt>
                      <c:pt idx="3689">
                        <c:v>896.41</c:v>
                      </c:pt>
                      <c:pt idx="3690">
                        <c:v>896.33</c:v>
                      </c:pt>
                      <c:pt idx="3691">
                        <c:v>896.24599999999998</c:v>
                      </c:pt>
                      <c:pt idx="3692">
                        <c:v>896.15599999999995</c:v>
                      </c:pt>
                      <c:pt idx="3693">
                        <c:v>896.06200000000001</c:v>
                      </c:pt>
                      <c:pt idx="3694">
                        <c:v>895.96400000000006</c:v>
                      </c:pt>
                      <c:pt idx="3695">
                        <c:v>895.86099999999999</c:v>
                      </c:pt>
                      <c:pt idx="3696">
                        <c:v>895.75400000000002</c:v>
                      </c:pt>
                      <c:pt idx="3697">
                        <c:v>895.64200000000005</c:v>
                      </c:pt>
                      <c:pt idx="3698">
                        <c:v>895.52599999999995</c:v>
                      </c:pt>
                      <c:pt idx="3699">
                        <c:v>895.40599999999995</c:v>
                      </c:pt>
                      <c:pt idx="3700">
                        <c:v>895.28099999999995</c:v>
                      </c:pt>
                      <c:pt idx="3701">
                        <c:v>895.15300000000002</c:v>
                      </c:pt>
                      <c:pt idx="3702">
                        <c:v>895.02</c:v>
                      </c:pt>
                      <c:pt idx="3703">
                        <c:v>894.88300000000004</c:v>
                      </c:pt>
                      <c:pt idx="3704">
                        <c:v>894.74300000000005</c:v>
                      </c:pt>
                      <c:pt idx="3705">
                        <c:v>894.59799999999996</c:v>
                      </c:pt>
                      <c:pt idx="3706">
                        <c:v>894.45</c:v>
                      </c:pt>
                      <c:pt idx="3707">
                        <c:v>894.29700000000003</c:v>
                      </c:pt>
                      <c:pt idx="3708">
                        <c:v>894.14099999999996</c:v>
                      </c:pt>
                      <c:pt idx="3709">
                        <c:v>893.98099999999999</c:v>
                      </c:pt>
                      <c:pt idx="3710">
                        <c:v>893.81799999999998</c:v>
                      </c:pt>
                      <c:pt idx="3711">
                        <c:v>893.65099999999995</c:v>
                      </c:pt>
                      <c:pt idx="3712">
                        <c:v>893.48</c:v>
                      </c:pt>
                      <c:pt idx="3713">
                        <c:v>893.30600000000004</c:v>
                      </c:pt>
                      <c:pt idx="3714">
                        <c:v>893.12900000000002</c:v>
                      </c:pt>
                      <c:pt idx="3715">
                        <c:v>892.94799999999998</c:v>
                      </c:pt>
                      <c:pt idx="3716">
                        <c:v>892.76300000000003</c:v>
                      </c:pt>
                      <c:pt idx="3717">
                        <c:v>892.57600000000002</c:v>
                      </c:pt>
                      <c:pt idx="3718">
                        <c:v>892.38499999999999</c:v>
                      </c:pt>
                      <c:pt idx="3719">
                        <c:v>892.19100000000003</c:v>
                      </c:pt>
                      <c:pt idx="3720">
                        <c:v>891.99300000000005</c:v>
                      </c:pt>
                      <c:pt idx="3721">
                        <c:v>891.79300000000001</c:v>
                      </c:pt>
                      <c:pt idx="3722">
                        <c:v>891.58900000000006</c:v>
                      </c:pt>
                      <c:pt idx="3723">
                        <c:v>891.38300000000004</c:v>
                      </c:pt>
                      <c:pt idx="3724">
                        <c:v>891.173</c:v>
                      </c:pt>
                      <c:pt idx="3725">
                        <c:v>890.96</c:v>
                      </c:pt>
                      <c:pt idx="3726">
                        <c:v>890.745</c:v>
                      </c:pt>
                      <c:pt idx="3727">
                        <c:v>890.52599999999995</c:v>
                      </c:pt>
                      <c:pt idx="3728">
                        <c:v>890.30499999999995</c:v>
                      </c:pt>
                      <c:pt idx="3729">
                        <c:v>890.08</c:v>
                      </c:pt>
                      <c:pt idx="3730">
                        <c:v>889.85299999999995</c:v>
                      </c:pt>
                      <c:pt idx="3731">
                        <c:v>889.62400000000002</c:v>
                      </c:pt>
                      <c:pt idx="3732">
                        <c:v>889.39099999999996</c:v>
                      </c:pt>
                      <c:pt idx="3733">
                        <c:v>889.15599999999995</c:v>
                      </c:pt>
                      <c:pt idx="3734">
                        <c:v>888.91899999999998</c:v>
                      </c:pt>
                      <c:pt idx="3735">
                        <c:v>888.678</c:v>
                      </c:pt>
                      <c:pt idx="3736">
                        <c:v>888.43499999999995</c:v>
                      </c:pt>
                      <c:pt idx="3737">
                        <c:v>888.19</c:v>
                      </c:pt>
                      <c:pt idx="3738">
                        <c:v>887.94200000000001</c:v>
                      </c:pt>
                      <c:pt idx="3739">
                        <c:v>887.69200000000001</c:v>
                      </c:pt>
                      <c:pt idx="3740">
                        <c:v>887.43899999999996</c:v>
                      </c:pt>
                      <c:pt idx="3741">
                        <c:v>887.18399999999997</c:v>
                      </c:pt>
                      <c:pt idx="3742">
                        <c:v>886.92700000000002</c:v>
                      </c:pt>
                      <c:pt idx="3743">
                        <c:v>886.66700000000003</c:v>
                      </c:pt>
                      <c:pt idx="3744">
                        <c:v>886.40499999999997</c:v>
                      </c:pt>
                      <c:pt idx="3745">
                        <c:v>886.14</c:v>
                      </c:pt>
                      <c:pt idx="3746">
                        <c:v>885.87400000000002</c:v>
                      </c:pt>
                      <c:pt idx="3747">
                        <c:v>885.60500000000002</c:v>
                      </c:pt>
                      <c:pt idx="3748">
                        <c:v>885.33399999999995</c:v>
                      </c:pt>
                      <c:pt idx="3749">
                        <c:v>885.06100000000004</c:v>
                      </c:pt>
                      <c:pt idx="3750">
                        <c:v>884.78599999999994</c:v>
                      </c:pt>
                      <c:pt idx="3751">
                        <c:v>884.50900000000001</c:v>
                      </c:pt>
                      <c:pt idx="3752">
                        <c:v>884.23</c:v>
                      </c:pt>
                      <c:pt idx="3753">
                        <c:v>883.94899999999996</c:v>
                      </c:pt>
                      <c:pt idx="3754">
                        <c:v>883.66600000000005</c:v>
                      </c:pt>
                      <c:pt idx="3755">
                        <c:v>883.38</c:v>
                      </c:pt>
                      <c:pt idx="3756">
                        <c:v>883.09400000000005</c:v>
                      </c:pt>
                      <c:pt idx="3757">
                        <c:v>882.80499999999995</c:v>
                      </c:pt>
                      <c:pt idx="3758">
                        <c:v>882.51400000000001</c:v>
                      </c:pt>
                      <c:pt idx="3759">
                        <c:v>882.22199999999998</c:v>
                      </c:pt>
                      <c:pt idx="3760">
                        <c:v>881.928</c:v>
                      </c:pt>
                      <c:pt idx="3761">
                        <c:v>881.63300000000004</c:v>
                      </c:pt>
                      <c:pt idx="3762">
                        <c:v>881.33600000000001</c:v>
                      </c:pt>
                      <c:pt idx="3763">
                        <c:v>881.03700000000003</c:v>
                      </c:pt>
                      <c:pt idx="3764">
                        <c:v>880.73699999999997</c:v>
                      </c:pt>
                      <c:pt idx="3765">
                        <c:v>880.43499999999995</c:v>
                      </c:pt>
                      <c:pt idx="3766">
                        <c:v>880.13199999999995</c:v>
                      </c:pt>
                      <c:pt idx="3767">
                        <c:v>879.82799999999997</c:v>
                      </c:pt>
                      <c:pt idx="3768">
                        <c:v>879.52300000000002</c:v>
                      </c:pt>
                      <c:pt idx="3769">
                        <c:v>879.21600000000001</c:v>
                      </c:pt>
                      <c:pt idx="3770">
                        <c:v>878.90800000000002</c:v>
                      </c:pt>
                      <c:pt idx="3771">
                        <c:v>878.59900000000005</c:v>
                      </c:pt>
                      <c:pt idx="3772">
                        <c:v>878.28899999999999</c:v>
                      </c:pt>
                      <c:pt idx="3773">
                        <c:v>877.97799999999995</c:v>
                      </c:pt>
                      <c:pt idx="3774">
                        <c:v>877.66600000000005</c:v>
                      </c:pt>
                      <c:pt idx="3775">
                        <c:v>877.35299999999995</c:v>
                      </c:pt>
                      <c:pt idx="3776">
                        <c:v>877.03899999999999</c:v>
                      </c:pt>
                      <c:pt idx="3777">
                        <c:v>876.72500000000002</c:v>
                      </c:pt>
                      <c:pt idx="3778">
                        <c:v>876.40899999999999</c:v>
                      </c:pt>
                      <c:pt idx="3779">
                        <c:v>876.09299999999996</c:v>
                      </c:pt>
                      <c:pt idx="3780">
                        <c:v>875.77599999999995</c:v>
                      </c:pt>
                      <c:pt idx="3781">
                        <c:v>875.45799999999997</c:v>
                      </c:pt>
                      <c:pt idx="3782">
                        <c:v>875.13900000000001</c:v>
                      </c:pt>
                      <c:pt idx="3783">
                        <c:v>874.81899999999996</c:v>
                      </c:pt>
                      <c:pt idx="3784">
                        <c:v>874.49900000000002</c:v>
                      </c:pt>
                      <c:pt idx="3785">
                        <c:v>874.178</c:v>
                      </c:pt>
                      <c:pt idx="3786">
                        <c:v>873.85599999999999</c:v>
                      </c:pt>
                      <c:pt idx="3787">
                        <c:v>873.53300000000002</c:v>
                      </c:pt>
                      <c:pt idx="3788">
                        <c:v>873.21</c:v>
                      </c:pt>
                      <c:pt idx="3789">
                        <c:v>872.88499999999999</c:v>
                      </c:pt>
                      <c:pt idx="3790">
                        <c:v>872.56</c:v>
                      </c:pt>
                      <c:pt idx="3791">
                        <c:v>872.23500000000001</c:v>
                      </c:pt>
                      <c:pt idx="3792">
                        <c:v>871.90800000000002</c:v>
                      </c:pt>
                      <c:pt idx="3793">
                        <c:v>871.58100000000002</c:v>
                      </c:pt>
                      <c:pt idx="3794">
                        <c:v>871.25400000000002</c:v>
                      </c:pt>
                      <c:pt idx="3795">
                        <c:v>870.92499999999995</c:v>
                      </c:pt>
                      <c:pt idx="3796">
                        <c:v>870.596</c:v>
                      </c:pt>
                      <c:pt idx="3797">
                        <c:v>870.26599999999996</c:v>
                      </c:pt>
                      <c:pt idx="3798">
                        <c:v>869.93600000000004</c:v>
                      </c:pt>
                      <c:pt idx="3799">
                        <c:v>869.60500000000002</c:v>
                      </c:pt>
                      <c:pt idx="3800">
                        <c:v>869.27300000000002</c:v>
                      </c:pt>
                      <c:pt idx="3801">
                        <c:v>868.94100000000003</c:v>
                      </c:pt>
                      <c:pt idx="3802">
                        <c:v>868.60799999999995</c:v>
                      </c:pt>
                      <c:pt idx="3803">
                        <c:v>868.27499999999998</c:v>
                      </c:pt>
                      <c:pt idx="3804">
                        <c:v>867.94100000000003</c:v>
                      </c:pt>
                      <c:pt idx="3805">
                        <c:v>867.60599999999999</c:v>
                      </c:pt>
                      <c:pt idx="3806">
                        <c:v>867.27099999999996</c:v>
                      </c:pt>
                      <c:pt idx="3807">
                        <c:v>866.93499999999995</c:v>
                      </c:pt>
                      <c:pt idx="3808">
                        <c:v>866.59799999999996</c:v>
                      </c:pt>
                      <c:pt idx="3809">
                        <c:v>866.26099999999997</c:v>
                      </c:pt>
                      <c:pt idx="3810">
                        <c:v>865.92399999999998</c:v>
                      </c:pt>
                      <c:pt idx="3811">
                        <c:v>865.58600000000001</c:v>
                      </c:pt>
                      <c:pt idx="3812">
                        <c:v>865.24699999999996</c:v>
                      </c:pt>
                      <c:pt idx="3813">
                        <c:v>864.90800000000002</c:v>
                      </c:pt>
                      <c:pt idx="3814">
                        <c:v>864.56899999999996</c:v>
                      </c:pt>
                      <c:pt idx="3815">
                        <c:v>864.22900000000004</c:v>
                      </c:pt>
                      <c:pt idx="3816">
                        <c:v>863.88800000000003</c:v>
                      </c:pt>
                      <c:pt idx="3817">
                        <c:v>863.54700000000003</c:v>
                      </c:pt>
                      <c:pt idx="3818">
                        <c:v>863.20500000000004</c:v>
                      </c:pt>
                      <c:pt idx="3819">
                        <c:v>862.86300000000006</c:v>
                      </c:pt>
                      <c:pt idx="3820">
                        <c:v>862.52099999999996</c:v>
                      </c:pt>
                      <c:pt idx="3821">
                        <c:v>862.17700000000002</c:v>
                      </c:pt>
                      <c:pt idx="3822">
                        <c:v>861.83399999999995</c:v>
                      </c:pt>
                      <c:pt idx="3823">
                        <c:v>861.49</c:v>
                      </c:pt>
                      <c:pt idx="3824">
                        <c:v>861.14599999999996</c:v>
                      </c:pt>
                      <c:pt idx="3825">
                        <c:v>860.80100000000004</c:v>
                      </c:pt>
                      <c:pt idx="3826">
                        <c:v>860.45600000000002</c:v>
                      </c:pt>
                      <c:pt idx="3827">
                        <c:v>860.11</c:v>
                      </c:pt>
                      <c:pt idx="3828">
                        <c:v>859.76400000000001</c:v>
                      </c:pt>
                      <c:pt idx="3829">
                        <c:v>859.41700000000003</c:v>
                      </c:pt>
                      <c:pt idx="3830">
                        <c:v>859.07</c:v>
                      </c:pt>
                      <c:pt idx="3831">
                        <c:v>858.72299999999996</c:v>
                      </c:pt>
                      <c:pt idx="3832">
                        <c:v>858.37599999999998</c:v>
                      </c:pt>
                      <c:pt idx="3833">
                        <c:v>858.02700000000004</c:v>
                      </c:pt>
                      <c:pt idx="3834">
                        <c:v>857.67899999999997</c:v>
                      </c:pt>
                      <c:pt idx="3835">
                        <c:v>857.33</c:v>
                      </c:pt>
                      <c:pt idx="3836">
                        <c:v>856.98099999999999</c:v>
                      </c:pt>
                      <c:pt idx="3837">
                        <c:v>856.63199999999995</c:v>
                      </c:pt>
                      <c:pt idx="3838">
                        <c:v>856.28200000000004</c:v>
                      </c:pt>
                      <c:pt idx="3839">
                        <c:v>855.93100000000004</c:v>
                      </c:pt>
                      <c:pt idx="3840">
                        <c:v>855.58100000000002</c:v>
                      </c:pt>
                      <c:pt idx="3841">
                        <c:v>855.23</c:v>
                      </c:pt>
                      <c:pt idx="3842">
                        <c:v>854.87900000000002</c:v>
                      </c:pt>
                      <c:pt idx="3843">
                        <c:v>854.52700000000004</c:v>
                      </c:pt>
                      <c:pt idx="3844">
                        <c:v>854.17600000000004</c:v>
                      </c:pt>
                      <c:pt idx="3845">
                        <c:v>853.82399999999996</c:v>
                      </c:pt>
                      <c:pt idx="3846">
                        <c:v>853.471</c:v>
                      </c:pt>
                      <c:pt idx="3847">
                        <c:v>853.11900000000003</c:v>
                      </c:pt>
                      <c:pt idx="3848">
                        <c:v>852.76599999999996</c:v>
                      </c:pt>
                      <c:pt idx="3849">
                        <c:v>852.41300000000001</c:v>
                      </c:pt>
                      <c:pt idx="3850">
                        <c:v>852.06</c:v>
                      </c:pt>
                      <c:pt idx="3851">
                        <c:v>851.70600000000002</c:v>
                      </c:pt>
                      <c:pt idx="3852">
                        <c:v>851.35299999999995</c:v>
                      </c:pt>
                      <c:pt idx="3853">
                        <c:v>850.99900000000002</c:v>
                      </c:pt>
                      <c:pt idx="3854">
                        <c:v>850.64499999999998</c:v>
                      </c:pt>
                      <c:pt idx="3855">
                        <c:v>850.29100000000005</c:v>
                      </c:pt>
                      <c:pt idx="3856">
                        <c:v>849.93700000000001</c:v>
                      </c:pt>
                      <c:pt idx="3857">
                        <c:v>849.58199999999999</c:v>
                      </c:pt>
                      <c:pt idx="3858">
                        <c:v>849.22799999999995</c:v>
                      </c:pt>
                      <c:pt idx="3859">
                        <c:v>848.87300000000005</c:v>
                      </c:pt>
                      <c:pt idx="3860">
                        <c:v>848.51800000000003</c:v>
                      </c:pt>
                      <c:pt idx="3861">
                        <c:v>848.16399999999999</c:v>
                      </c:pt>
                      <c:pt idx="3862">
                        <c:v>847.80899999999997</c:v>
                      </c:pt>
                      <c:pt idx="3863">
                        <c:v>847.45399999999995</c:v>
                      </c:pt>
                      <c:pt idx="3864">
                        <c:v>847.09900000000005</c:v>
                      </c:pt>
                      <c:pt idx="3865">
                        <c:v>846.74400000000003</c:v>
                      </c:pt>
                      <c:pt idx="3866">
                        <c:v>846.38900000000001</c:v>
                      </c:pt>
                      <c:pt idx="3867">
                        <c:v>846.03300000000002</c:v>
                      </c:pt>
                      <c:pt idx="3868">
                        <c:v>845.678</c:v>
                      </c:pt>
                      <c:pt idx="3869">
                        <c:v>845.32299999999998</c:v>
                      </c:pt>
                      <c:pt idx="3870">
                        <c:v>844.96799999999996</c:v>
                      </c:pt>
                      <c:pt idx="3871">
                        <c:v>844.61300000000006</c:v>
                      </c:pt>
                      <c:pt idx="3872">
                        <c:v>844.25800000000004</c:v>
                      </c:pt>
                      <c:pt idx="3873">
                        <c:v>843.90300000000002</c:v>
                      </c:pt>
                      <c:pt idx="3874">
                        <c:v>843.548</c:v>
                      </c:pt>
                      <c:pt idx="3875">
                        <c:v>843.19299999999998</c:v>
                      </c:pt>
                      <c:pt idx="3876">
                        <c:v>842.83799999999997</c:v>
                      </c:pt>
                      <c:pt idx="3877">
                        <c:v>842.48299999999995</c:v>
                      </c:pt>
                      <c:pt idx="3878">
                        <c:v>842.12800000000004</c:v>
                      </c:pt>
                      <c:pt idx="3879">
                        <c:v>841.77300000000002</c:v>
                      </c:pt>
                      <c:pt idx="3880">
                        <c:v>841.41800000000001</c:v>
                      </c:pt>
                      <c:pt idx="3881">
                        <c:v>841.06299999999999</c:v>
                      </c:pt>
                      <c:pt idx="3882">
                        <c:v>840.70799999999997</c:v>
                      </c:pt>
                      <c:pt idx="3883">
                        <c:v>840.35299999999995</c:v>
                      </c:pt>
                      <c:pt idx="3884">
                        <c:v>839.99699999999996</c:v>
                      </c:pt>
                      <c:pt idx="3885">
                        <c:v>839.64200000000005</c:v>
                      </c:pt>
                      <c:pt idx="3886">
                        <c:v>839.28700000000003</c:v>
                      </c:pt>
                      <c:pt idx="3887">
                        <c:v>838.93200000000002</c:v>
                      </c:pt>
                      <c:pt idx="3888">
                        <c:v>838.57600000000002</c:v>
                      </c:pt>
                      <c:pt idx="3889">
                        <c:v>838.221</c:v>
                      </c:pt>
                      <c:pt idx="3890">
                        <c:v>837.86599999999999</c:v>
                      </c:pt>
                      <c:pt idx="3891">
                        <c:v>837.51099999999997</c:v>
                      </c:pt>
                      <c:pt idx="3892">
                        <c:v>837.15599999999995</c:v>
                      </c:pt>
                      <c:pt idx="3893">
                        <c:v>836.8</c:v>
                      </c:pt>
                      <c:pt idx="3894">
                        <c:v>836.44500000000005</c:v>
                      </c:pt>
                      <c:pt idx="3895">
                        <c:v>836.09</c:v>
                      </c:pt>
                      <c:pt idx="3896">
                        <c:v>835.73500000000001</c:v>
                      </c:pt>
                      <c:pt idx="3897">
                        <c:v>835.38099999999997</c:v>
                      </c:pt>
                      <c:pt idx="3898">
                        <c:v>835.02599999999995</c:v>
                      </c:pt>
                      <c:pt idx="3899">
                        <c:v>834.67100000000005</c:v>
                      </c:pt>
                      <c:pt idx="3900">
                        <c:v>834.31600000000003</c:v>
                      </c:pt>
                      <c:pt idx="3901">
                        <c:v>833.96199999999999</c:v>
                      </c:pt>
                      <c:pt idx="3902">
                        <c:v>833.60699999999997</c:v>
                      </c:pt>
                      <c:pt idx="3903">
                        <c:v>833.25300000000004</c:v>
                      </c:pt>
                      <c:pt idx="3904">
                        <c:v>832.899</c:v>
                      </c:pt>
                      <c:pt idx="3905">
                        <c:v>832.54499999999996</c:v>
                      </c:pt>
                      <c:pt idx="3906">
                        <c:v>832.19100000000003</c:v>
                      </c:pt>
                      <c:pt idx="3907">
                        <c:v>831.83699999999999</c:v>
                      </c:pt>
                      <c:pt idx="3908">
                        <c:v>831.48299999999995</c:v>
                      </c:pt>
                      <c:pt idx="3909">
                        <c:v>831.13</c:v>
                      </c:pt>
                      <c:pt idx="3910">
                        <c:v>830.77599999999995</c:v>
                      </c:pt>
                      <c:pt idx="3911">
                        <c:v>830.423</c:v>
                      </c:pt>
                      <c:pt idx="3912">
                        <c:v>830.06899999999996</c:v>
                      </c:pt>
                      <c:pt idx="3913">
                        <c:v>829.71600000000001</c:v>
                      </c:pt>
                      <c:pt idx="3914">
                        <c:v>829.36300000000006</c:v>
                      </c:pt>
                      <c:pt idx="3915">
                        <c:v>829.01099999999997</c:v>
                      </c:pt>
                      <c:pt idx="3916">
                        <c:v>828.65800000000002</c:v>
                      </c:pt>
                      <c:pt idx="3917">
                        <c:v>828.30499999999995</c:v>
                      </c:pt>
                      <c:pt idx="3918">
                        <c:v>827.95299999999997</c:v>
                      </c:pt>
                      <c:pt idx="3919">
                        <c:v>827.601</c:v>
                      </c:pt>
                      <c:pt idx="3920">
                        <c:v>827.24900000000002</c:v>
                      </c:pt>
                      <c:pt idx="3921">
                        <c:v>826.89700000000005</c:v>
                      </c:pt>
                      <c:pt idx="3922">
                        <c:v>826.54600000000005</c:v>
                      </c:pt>
                      <c:pt idx="3923">
                        <c:v>826.19399999999996</c:v>
                      </c:pt>
                      <c:pt idx="3924">
                        <c:v>825.84299999999996</c:v>
                      </c:pt>
                      <c:pt idx="3925">
                        <c:v>825.49199999999996</c:v>
                      </c:pt>
                      <c:pt idx="3926">
                        <c:v>825.14099999999996</c:v>
                      </c:pt>
                      <c:pt idx="3927">
                        <c:v>824.79</c:v>
                      </c:pt>
                      <c:pt idx="3928">
                        <c:v>824.44</c:v>
                      </c:pt>
                      <c:pt idx="3929">
                        <c:v>824.09</c:v>
                      </c:pt>
                      <c:pt idx="3930">
                        <c:v>823.74</c:v>
                      </c:pt>
                      <c:pt idx="3931">
                        <c:v>823.39</c:v>
                      </c:pt>
                      <c:pt idx="3932">
                        <c:v>823.04</c:v>
                      </c:pt>
                      <c:pt idx="3933">
                        <c:v>822.69100000000003</c:v>
                      </c:pt>
                      <c:pt idx="3934">
                        <c:v>822.34100000000001</c:v>
                      </c:pt>
                      <c:pt idx="3935">
                        <c:v>821.99199999999996</c:v>
                      </c:pt>
                      <c:pt idx="3936">
                        <c:v>821.64400000000001</c:v>
                      </c:pt>
                      <c:pt idx="3937">
                        <c:v>821.29499999999996</c:v>
                      </c:pt>
                      <c:pt idx="3938">
                        <c:v>820.947</c:v>
                      </c:pt>
                      <c:pt idx="3939">
                        <c:v>820.59900000000005</c:v>
                      </c:pt>
                      <c:pt idx="3940">
                        <c:v>820.25099999999998</c:v>
                      </c:pt>
                      <c:pt idx="3941">
                        <c:v>819.90300000000002</c:v>
                      </c:pt>
                      <c:pt idx="3942">
                        <c:v>819.55600000000004</c:v>
                      </c:pt>
                      <c:pt idx="3943">
                        <c:v>819.20799999999997</c:v>
                      </c:pt>
                      <c:pt idx="3944">
                        <c:v>818.86199999999997</c:v>
                      </c:pt>
                      <c:pt idx="3945">
                        <c:v>818.51499999999999</c:v>
                      </c:pt>
                      <c:pt idx="3946">
                        <c:v>818.16800000000001</c:v>
                      </c:pt>
                      <c:pt idx="3947">
                        <c:v>817.822</c:v>
                      </c:pt>
                      <c:pt idx="3948">
                        <c:v>817.476</c:v>
                      </c:pt>
                      <c:pt idx="3949">
                        <c:v>817.13099999999997</c:v>
                      </c:pt>
                      <c:pt idx="3950">
                        <c:v>816.78499999999997</c:v>
                      </c:pt>
                      <c:pt idx="3951">
                        <c:v>816.44</c:v>
                      </c:pt>
                      <c:pt idx="3952">
                        <c:v>816.09500000000003</c:v>
                      </c:pt>
                      <c:pt idx="3953">
                        <c:v>815.75</c:v>
                      </c:pt>
                      <c:pt idx="3954">
                        <c:v>815.40599999999995</c:v>
                      </c:pt>
                      <c:pt idx="3955">
                        <c:v>815.06200000000001</c:v>
                      </c:pt>
                      <c:pt idx="3956">
                        <c:v>814.71799999999996</c:v>
                      </c:pt>
                      <c:pt idx="3957">
                        <c:v>814.375</c:v>
                      </c:pt>
                      <c:pt idx="3958">
                        <c:v>814.03200000000004</c:v>
                      </c:pt>
                      <c:pt idx="3959">
                        <c:v>813.68899999999996</c:v>
                      </c:pt>
                      <c:pt idx="3960">
                        <c:v>813.346</c:v>
                      </c:pt>
                      <c:pt idx="3961">
                        <c:v>813.00400000000002</c:v>
                      </c:pt>
                      <c:pt idx="3962">
                        <c:v>812.66200000000003</c:v>
                      </c:pt>
                      <c:pt idx="3963">
                        <c:v>812.32</c:v>
                      </c:pt>
                      <c:pt idx="3964">
                        <c:v>811.97900000000004</c:v>
                      </c:pt>
                      <c:pt idx="3965">
                        <c:v>811.63800000000003</c:v>
                      </c:pt>
                      <c:pt idx="3966">
                        <c:v>811.29700000000003</c:v>
                      </c:pt>
                      <c:pt idx="3967">
                        <c:v>810.95600000000002</c:v>
                      </c:pt>
                      <c:pt idx="3968">
                        <c:v>810.61599999999999</c:v>
                      </c:pt>
                      <c:pt idx="3969">
                        <c:v>810.27599999999995</c:v>
                      </c:pt>
                      <c:pt idx="3970">
                        <c:v>809.93700000000001</c:v>
                      </c:pt>
                      <c:pt idx="3971">
                        <c:v>809.59699999999998</c:v>
                      </c:pt>
                      <c:pt idx="3972">
                        <c:v>809.25900000000001</c:v>
                      </c:pt>
                      <c:pt idx="3973">
                        <c:v>808.92</c:v>
                      </c:pt>
                      <c:pt idx="3974">
                        <c:v>808.58199999999999</c:v>
                      </c:pt>
                      <c:pt idx="3975">
                        <c:v>808.24400000000003</c:v>
                      </c:pt>
                      <c:pt idx="3976">
                        <c:v>807.90599999999995</c:v>
                      </c:pt>
                      <c:pt idx="3977">
                        <c:v>807.56799999999998</c:v>
                      </c:pt>
                      <c:pt idx="3978">
                        <c:v>807.23099999999999</c:v>
                      </c:pt>
                      <c:pt idx="3979">
                        <c:v>806.89499999999998</c:v>
                      </c:pt>
                      <c:pt idx="3980">
                        <c:v>806.55799999999999</c:v>
                      </c:pt>
                      <c:pt idx="3981">
                        <c:v>806.22199999999998</c:v>
                      </c:pt>
                      <c:pt idx="3982">
                        <c:v>805.88599999999997</c:v>
                      </c:pt>
                      <c:pt idx="3983">
                        <c:v>805.55100000000004</c:v>
                      </c:pt>
                      <c:pt idx="3984">
                        <c:v>805.21600000000001</c:v>
                      </c:pt>
                      <c:pt idx="3985">
                        <c:v>804.88099999999997</c:v>
                      </c:pt>
                      <c:pt idx="3986">
                        <c:v>804.54600000000005</c:v>
                      </c:pt>
                      <c:pt idx="3987">
                        <c:v>804.21199999999999</c:v>
                      </c:pt>
                      <c:pt idx="3988">
                        <c:v>803.87800000000004</c:v>
                      </c:pt>
                      <c:pt idx="3989">
                        <c:v>803.54399999999998</c:v>
                      </c:pt>
                      <c:pt idx="3990">
                        <c:v>803.21100000000001</c:v>
                      </c:pt>
                      <c:pt idx="3991">
                        <c:v>802.87800000000004</c:v>
                      </c:pt>
                      <c:pt idx="3992">
                        <c:v>802.54499999999996</c:v>
                      </c:pt>
                      <c:pt idx="3993">
                        <c:v>802.21299999999997</c:v>
                      </c:pt>
                      <c:pt idx="3994">
                        <c:v>801.88099999999997</c:v>
                      </c:pt>
                      <c:pt idx="3995">
                        <c:v>801.54899999999998</c:v>
                      </c:pt>
                      <c:pt idx="3996">
                        <c:v>801.21799999999996</c:v>
                      </c:pt>
                      <c:pt idx="3997">
                        <c:v>800.88699999999994</c:v>
                      </c:pt>
                      <c:pt idx="3998">
                        <c:v>800.55600000000004</c:v>
                      </c:pt>
                      <c:pt idx="3999">
                        <c:v>800.226</c:v>
                      </c:pt>
                      <c:pt idx="4000">
                        <c:v>799.89599999999996</c:v>
                      </c:pt>
                      <c:pt idx="4001">
                        <c:v>799.56600000000003</c:v>
                      </c:pt>
                      <c:pt idx="4002">
                        <c:v>799.23599999999999</c:v>
                      </c:pt>
                      <c:pt idx="4003">
                        <c:v>798.90700000000004</c:v>
                      </c:pt>
                      <c:pt idx="4004">
                        <c:v>798.57799999999997</c:v>
                      </c:pt>
                      <c:pt idx="4005">
                        <c:v>798.24900000000002</c:v>
                      </c:pt>
                      <c:pt idx="4006">
                        <c:v>797.92100000000005</c:v>
                      </c:pt>
                      <c:pt idx="4007">
                        <c:v>797.59299999999996</c:v>
                      </c:pt>
                      <c:pt idx="4008">
                        <c:v>797.26499999999999</c:v>
                      </c:pt>
                      <c:pt idx="4009">
                        <c:v>796.93700000000001</c:v>
                      </c:pt>
                      <c:pt idx="4010">
                        <c:v>796.61</c:v>
                      </c:pt>
                      <c:pt idx="4011">
                        <c:v>796.28300000000002</c:v>
                      </c:pt>
                      <c:pt idx="4012">
                        <c:v>795.95600000000002</c:v>
                      </c:pt>
                      <c:pt idx="4013">
                        <c:v>795.63</c:v>
                      </c:pt>
                      <c:pt idx="4014">
                        <c:v>795.30399999999997</c:v>
                      </c:pt>
                      <c:pt idx="4015">
                        <c:v>794.97799999999995</c:v>
                      </c:pt>
                      <c:pt idx="4016">
                        <c:v>794.65200000000004</c:v>
                      </c:pt>
                      <c:pt idx="4017">
                        <c:v>794.327</c:v>
                      </c:pt>
                      <c:pt idx="4018">
                        <c:v>794.00300000000004</c:v>
                      </c:pt>
                      <c:pt idx="4019">
                        <c:v>793.678</c:v>
                      </c:pt>
                      <c:pt idx="4020">
                        <c:v>793.35400000000004</c:v>
                      </c:pt>
                      <c:pt idx="4021">
                        <c:v>793.03</c:v>
                      </c:pt>
                      <c:pt idx="4022">
                        <c:v>792.70600000000002</c:v>
                      </c:pt>
                      <c:pt idx="4023">
                        <c:v>792.38300000000004</c:v>
                      </c:pt>
                      <c:pt idx="4024">
                        <c:v>792.06</c:v>
                      </c:pt>
                      <c:pt idx="4025">
                        <c:v>791.73800000000006</c:v>
                      </c:pt>
                      <c:pt idx="4026">
                        <c:v>791.41499999999996</c:v>
                      </c:pt>
                      <c:pt idx="4027">
                        <c:v>791.09299999999996</c:v>
                      </c:pt>
                      <c:pt idx="4028">
                        <c:v>790.77200000000005</c:v>
                      </c:pt>
                      <c:pt idx="4029">
                        <c:v>790.45</c:v>
                      </c:pt>
                      <c:pt idx="4030">
                        <c:v>790.12900000000002</c:v>
                      </c:pt>
                      <c:pt idx="4031">
                        <c:v>789.80899999999997</c:v>
                      </c:pt>
                      <c:pt idx="4032">
                        <c:v>789.48800000000006</c:v>
                      </c:pt>
                      <c:pt idx="4033">
                        <c:v>789.16800000000001</c:v>
                      </c:pt>
                      <c:pt idx="4034">
                        <c:v>788.84799999999996</c:v>
                      </c:pt>
                      <c:pt idx="4035">
                        <c:v>788.529</c:v>
                      </c:pt>
                      <c:pt idx="4036">
                        <c:v>788.21</c:v>
                      </c:pt>
                      <c:pt idx="4037">
                        <c:v>787.89099999999996</c:v>
                      </c:pt>
                      <c:pt idx="4038">
                        <c:v>787.57299999999998</c:v>
                      </c:pt>
                      <c:pt idx="4039">
                        <c:v>787.255</c:v>
                      </c:pt>
                      <c:pt idx="4040">
                        <c:v>786.93700000000001</c:v>
                      </c:pt>
                      <c:pt idx="4041">
                        <c:v>786.61900000000003</c:v>
                      </c:pt>
                      <c:pt idx="4042">
                        <c:v>786.30200000000002</c:v>
                      </c:pt>
                      <c:pt idx="4043">
                        <c:v>785.98500000000001</c:v>
                      </c:pt>
                      <c:pt idx="4044">
                        <c:v>785.66899999999998</c:v>
                      </c:pt>
                      <c:pt idx="4045">
                        <c:v>785.35299999999995</c:v>
                      </c:pt>
                      <c:pt idx="4046">
                        <c:v>785.03700000000003</c:v>
                      </c:pt>
                      <c:pt idx="4047">
                        <c:v>784.721</c:v>
                      </c:pt>
                      <c:pt idx="4048">
                        <c:v>784.40599999999995</c:v>
                      </c:pt>
                      <c:pt idx="4049">
                        <c:v>784.09100000000001</c:v>
                      </c:pt>
                      <c:pt idx="4050">
                        <c:v>783.77700000000004</c:v>
                      </c:pt>
                      <c:pt idx="4051">
                        <c:v>783.46199999999999</c:v>
                      </c:pt>
                      <c:pt idx="4052">
                        <c:v>783.14800000000002</c:v>
                      </c:pt>
                      <c:pt idx="4053">
                        <c:v>782.83500000000004</c:v>
                      </c:pt>
                      <c:pt idx="4054">
                        <c:v>782.52099999999996</c:v>
                      </c:pt>
                      <c:pt idx="4055">
                        <c:v>782.20799999999997</c:v>
                      </c:pt>
                      <c:pt idx="4056">
                        <c:v>781.89599999999996</c:v>
                      </c:pt>
                      <c:pt idx="4057">
                        <c:v>781.58299999999997</c:v>
                      </c:pt>
                      <c:pt idx="4058">
                        <c:v>781.27099999999996</c:v>
                      </c:pt>
                      <c:pt idx="4059">
                        <c:v>780.96</c:v>
                      </c:pt>
                      <c:pt idx="4060">
                        <c:v>780.64800000000002</c:v>
                      </c:pt>
                      <c:pt idx="4061">
                        <c:v>780.33699999999999</c:v>
                      </c:pt>
                      <c:pt idx="4062">
                        <c:v>780.02599999999995</c:v>
                      </c:pt>
                      <c:pt idx="4063">
                        <c:v>779.71600000000001</c:v>
                      </c:pt>
                      <c:pt idx="4064">
                        <c:v>779.40599999999995</c:v>
                      </c:pt>
                      <c:pt idx="4065">
                        <c:v>779.096</c:v>
                      </c:pt>
                      <c:pt idx="4066">
                        <c:v>778.78599999999994</c:v>
                      </c:pt>
                      <c:pt idx="4067">
                        <c:v>778.47699999999998</c:v>
                      </c:pt>
                      <c:pt idx="4068">
                        <c:v>778.16800000000001</c:v>
                      </c:pt>
                      <c:pt idx="4069">
                        <c:v>777.85900000000004</c:v>
                      </c:pt>
                      <c:pt idx="4070">
                        <c:v>777.55100000000004</c:v>
                      </c:pt>
                      <c:pt idx="4071">
                        <c:v>777.24199999999996</c:v>
                      </c:pt>
                      <c:pt idx="4072">
                        <c:v>776.93499999999995</c:v>
                      </c:pt>
                      <c:pt idx="4073">
                        <c:v>776.62699999999995</c:v>
                      </c:pt>
                      <c:pt idx="4074">
                        <c:v>776.32</c:v>
                      </c:pt>
                      <c:pt idx="4075">
                        <c:v>776.01300000000003</c:v>
                      </c:pt>
                      <c:pt idx="4076">
                        <c:v>775.70600000000002</c:v>
                      </c:pt>
                      <c:pt idx="4077">
                        <c:v>775.4</c:v>
                      </c:pt>
                      <c:pt idx="4078">
                        <c:v>775.09400000000005</c:v>
                      </c:pt>
                      <c:pt idx="4079">
                        <c:v>774.78800000000001</c:v>
                      </c:pt>
                      <c:pt idx="4080">
                        <c:v>774.48199999999997</c:v>
                      </c:pt>
                      <c:pt idx="4081">
                        <c:v>774.17700000000002</c:v>
                      </c:pt>
                      <c:pt idx="4082">
                        <c:v>773.87199999999996</c:v>
                      </c:pt>
                      <c:pt idx="4083">
                        <c:v>773.56799999999998</c:v>
                      </c:pt>
                      <c:pt idx="4084">
                        <c:v>773.26300000000003</c:v>
                      </c:pt>
                      <c:pt idx="4085">
                        <c:v>772.95899999999995</c:v>
                      </c:pt>
                      <c:pt idx="4086">
                        <c:v>772.65599999999995</c:v>
                      </c:pt>
                      <c:pt idx="4087">
                        <c:v>772.35199999999998</c:v>
                      </c:pt>
                      <c:pt idx="4088">
                        <c:v>772.04899999999998</c:v>
                      </c:pt>
                      <c:pt idx="4089">
                        <c:v>771.74599999999998</c:v>
                      </c:pt>
                      <c:pt idx="4090">
                        <c:v>771.44399999999996</c:v>
                      </c:pt>
                      <c:pt idx="4091">
                        <c:v>771.14099999999996</c:v>
                      </c:pt>
                      <c:pt idx="4092">
                        <c:v>770.84</c:v>
                      </c:pt>
                      <c:pt idx="4093">
                        <c:v>770.53800000000001</c:v>
                      </c:pt>
                      <c:pt idx="4094">
                        <c:v>770.23699999999997</c:v>
                      </c:pt>
                      <c:pt idx="4095">
                        <c:v>769.93600000000004</c:v>
                      </c:pt>
                      <c:pt idx="4096">
                        <c:v>769.63499999999999</c:v>
                      </c:pt>
                      <c:pt idx="4097">
                        <c:v>769.33500000000004</c:v>
                      </c:pt>
                      <c:pt idx="4098">
                        <c:v>769.03399999999999</c:v>
                      </c:pt>
                      <c:pt idx="4099">
                        <c:v>768.73500000000001</c:v>
                      </c:pt>
                      <c:pt idx="4100">
                        <c:v>768.43499999999995</c:v>
                      </c:pt>
                      <c:pt idx="4101">
                        <c:v>768.13599999999997</c:v>
                      </c:pt>
                      <c:pt idx="4102">
                        <c:v>767.83699999999999</c:v>
                      </c:pt>
                      <c:pt idx="4103">
                        <c:v>767.53899999999999</c:v>
                      </c:pt>
                      <c:pt idx="4104">
                        <c:v>767.24</c:v>
                      </c:pt>
                      <c:pt idx="4105">
                        <c:v>766.94200000000001</c:v>
                      </c:pt>
                      <c:pt idx="4106">
                        <c:v>766.64499999999998</c:v>
                      </c:pt>
                      <c:pt idx="4107">
                        <c:v>766.34699999999998</c:v>
                      </c:pt>
                      <c:pt idx="4108">
                        <c:v>766.05</c:v>
                      </c:pt>
                      <c:pt idx="4109">
                        <c:v>765.75400000000002</c:v>
                      </c:pt>
                      <c:pt idx="4110">
                        <c:v>765.45699999999999</c:v>
                      </c:pt>
                      <c:pt idx="4111">
                        <c:v>765.16099999999994</c:v>
                      </c:pt>
                      <c:pt idx="4112">
                        <c:v>764.86500000000001</c:v>
                      </c:pt>
                      <c:pt idx="4113">
                        <c:v>764.57</c:v>
                      </c:pt>
                      <c:pt idx="4114">
                        <c:v>764.27499999999998</c:v>
                      </c:pt>
                      <c:pt idx="4115">
                        <c:v>763.98</c:v>
                      </c:pt>
                      <c:pt idx="4116">
                        <c:v>763.83199999999999</c:v>
                      </c:pt>
                      <c:pt idx="4117">
                        <c:v>763.83199999999999</c:v>
                      </c:pt>
                      <c:pt idx="4118">
                        <c:v>737.03200000000004</c:v>
                      </c:pt>
                      <c:pt idx="4119">
                        <c:v>712.79700000000003</c:v>
                      </c:pt>
                      <c:pt idx="4120">
                        <c:v>690.76199999999994</c:v>
                      </c:pt>
                      <c:pt idx="4121">
                        <c:v>670.67399999999998</c:v>
                      </c:pt>
                      <c:pt idx="4122">
                        <c:v>652.34799999999996</c:v>
                      </c:pt>
                      <c:pt idx="4123">
                        <c:v>635.61300000000006</c:v>
                      </c:pt>
                      <c:pt idx="4124">
                        <c:v>620.31700000000001</c:v>
                      </c:pt>
                      <c:pt idx="4125">
                        <c:v>606.322</c:v>
                      </c:pt>
                      <c:pt idx="4126">
                        <c:v>593.5</c:v>
                      </c:pt>
                      <c:pt idx="4127">
                        <c:v>581.73699999999997</c:v>
                      </c:pt>
                      <c:pt idx="4128">
                        <c:v>570.93200000000002</c:v>
                      </c:pt>
                      <c:pt idx="4129">
                        <c:v>560.99300000000005</c:v>
                      </c:pt>
                      <c:pt idx="4130">
                        <c:v>551.83699999999999</c:v>
                      </c:pt>
                      <c:pt idx="4131">
                        <c:v>543.39099999999996</c:v>
                      </c:pt>
                      <c:pt idx="4132">
                        <c:v>535.58799999999997</c:v>
                      </c:pt>
                      <c:pt idx="4133">
                        <c:v>528.37199999999996</c:v>
                      </c:pt>
                      <c:pt idx="4134">
                        <c:v>521.68899999999996</c:v>
                      </c:pt>
                      <c:pt idx="4135">
                        <c:v>515.49099999999999</c:v>
                      </c:pt>
                      <c:pt idx="4136">
                        <c:v>509.738</c:v>
                      </c:pt>
                      <c:pt idx="4137">
                        <c:v>504.38900000000001</c:v>
                      </c:pt>
                      <c:pt idx="4138">
                        <c:v>499.41199999999998</c:v>
                      </c:pt>
                      <c:pt idx="4139">
                        <c:v>494.77499999999998</c:v>
                      </c:pt>
                      <c:pt idx="4140">
                        <c:v>490.45100000000002</c:v>
                      </c:pt>
                      <c:pt idx="4141">
                        <c:v>486.41399999999999</c:v>
                      </c:pt>
                      <c:pt idx="4142">
                        <c:v>482.642</c:v>
                      </c:pt>
                      <c:pt idx="4143">
                        <c:v>479.113</c:v>
                      </c:pt>
                      <c:pt idx="4144">
                        <c:v>475.80799999999999</c:v>
                      </c:pt>
                      <c:pt idx="4145">
                        <c:v>472.70299999999997</c:v>
                      </c:pt>
                      <c:pt idx="4146">
                        <c:v>469.78100000000001</c:v>
                      </c:pt>
                      <c:pt idx="4147">
                        <c:v>467.03899999999999</c:v>
                      </c:pt>
                      <c:pt idx="4148">
                        <c:v>464.46100000000001</c:v>
                      </c:pt>
                      <c:pt idx="4149">
                        <c:v>462.03399999999999</c:v>
                      </c:pt>
                      <c:pt idx="4150">
                        <c:v>459.74700000000001</c:v>
                      </c:pt>
                      <c:pt idx="4151">
                        <c:v>457.59100000000001</c:v>
                      </c:pt>
                      <c:pt idx="4152">
                        <c:v>455.55500000000001</c:v>
                      </c:pt>
                      <c:pt idx="4153">
                        <c:v>453.637</c:v>
                      </c:pt>
                      <c:pt idx="4154">
                        <c:v>451.822</c:v>
                      </c:pt>
                      <c:pt idx="4155">
                        <c:v>450.10500000000002</c:v>
                      </c:pt>
                      <c:pt idx="4156">
                        <c:v>448.47899999999998</c:v>
                      </c:pt>
                      <c:pt idx="4157">
                        <c:v>446.93599999999998</c:v>
                      </c:pt>
                      <c:pt idx="4158">
                        <c:v>445.47199999999998</c:v>
                      </c:pt>
                      <c:pt idx="4159">
                        <c:v>444.08</c:v>
                      </c:pt>
                      <c:pt idx="4160">
                        <c:v>442.75599999999997</c:v>
                      </c:pt>
                      <c:pt idx="4161">
                        <c:v>441.495</c:v>
                      </c:pt>
                      <c:pt idx="4162">
                        <c:v>440.29300000000001</c:v>
                      </c:pt>
                      <c:pt idx="4163">
                        <c:v>439.14600000000002</c:v>
                      </c:pt>
                      <c:pt idx="4164">
                        <c:v>438.05</c:v>
                      </c:pt>
                      <c:pt idx="4165">
                        <c:v>437.00299999999999</c:v>
                      </c:pt>
                      <c:pt idx="4166">
                        <c:v>436.00099999999998</c:v>
                      </c:pt>
                      <c:pt idx="4167">
                        <c:v>435.04199999999997</c:v>
                      </c:pt>
                      <c:pt idx="4168">
                        <c:v>434.12299999999999</c:v>
                      </c:pt>
                      <c:pt idx="4169">
                        <c:v>433.24200000000002</c:v>
                      </c:pt>
                      <c:pt idx="4170">
                        <c:v>432.39699999999999</c:v>
                      </c:pt>
                      <c:pt idx="4171">
                        <c:v>431.58499999999998</c:v>
                      </c:pt>
                      <c:pt idx="4172">
                        <c:v>430.80599999999998</c:v>
                      </c:pt>
                      <c:pt idx="4173">
                        <c:v>430.05599999999998</c:v>
                      </c:pt>
                      <c:pt idx="4174">
                        <c:v>429.33499999999998</c:v>
                      </c:pt>
                      <c:pt idx="4175">
                        <c:v>428.64</c:v>
                      </c:pt>
                      <c:pt idx="4176">
                        <c:v>427.971</c:v>
                      </c:pt>
                      <c:pt idx="4177">
                        <c:v>427.32600000000002</c:v>
                      </c:pt>
                      <c:pt idx="4178">
                        <c:v>426.70299999999997</c:v>
                      </c:pt>
                      <c:pt idx="4179">
                        <c:v>426.10199999999998</c:v>
                      </c:pt>
                      <c:pt idx="4180">
                        <c:v>425.52199999999999</c:v>
                      </c:pt>
                      <c:pt idx="4181">
                        <c:v>424.96100000000001</c:v>
                      </c:pt>
                      <c:pt idx="4182">
                        <c:v>424.41800000000001</c:v>
                      </c:pt>
                      <c:pt idx="4183">
                        <c:v>423.892</c:v>
                      </c:pt>
                      <c:pt idx="4184">
                        <c:v>423.38299999999998</c:v>
                      </c:pt>
                      <c:pt idx="4185">
                        <c:v>422.89</c:v>
                      </c:pt>
                      <c:pt idx="4186">
                        <c:v>422.41199999999998</c:v>
                      </c:pt>
                      <c:pt idx="4187">
                        <c:v>421.94799999999998</c:v>
                      </c:pt>
                      <c:pt idx="4188">
                        <c:v>421.84199999999998</c:v>
                      </c:pt>
                      <c:pt idx="4189">
                        <c:v>421.84199999999998</c:v>
                      </c:pt>
                      <c:pt idx="4190">
                        <c:v>421.83800000000002</c:v>
                      </c:pt>
                      <c:pt idx="4191">
                        <c:v>421.83300000000003</c:v>
                      </c:pt>
                      <c:pt idx="4192">
                        <c:v>421.82799999999997</c:v>
                      </c:pt>
                      <c:pt idx="4193">
                        <c:v>421.82400000000001</c:v>
                      </c:pt>
                      <c:pt idx="4194">
                        <c:v>421.81900000000002</c:v>
                      </c:pt>
                      <c:pt idx="4195">
                        <c:v>421.815</c:v>
                      </c:pt>
                      <c:pt idx="4196">
                        <c:v>421.81</c:v>
                      </c:pt>
                      <c:pt idx="4197">
                        <c:v>421.80599999999998</c:v>
                      </c:pt>
                      <c:pt idx="4198">
                        <c:v>421.80099999999999</c:v>
                      </c:pt>
                      <c:pt idx="4199">
                        <c:v>421.79700000000003</c:v>
                      </c:pt>
                      <c:pt idx="4200">
                        <c:v>421.79300000000001</c:v>
                      </c:pt>
                      <c:pt idx="4201">
                        <c:v>421.78899999999999</c:v>
                      </c:pt>
                      <c:pt idx="4202">
                        <c:v>421.78500000000003</c:v>
                      </c:pt>
                      <c:pt idx="4203">
                        <c:v>421.78100000000001</c:v>
                      </c:pt>
                      <c:pt idx="4204">
                        <c:v>421.77800000000002</c:v>
                      </c:pt>
                      <c:pt idx="4205">
                        <c:v>421.77499999999998</c:v>
                      </c:pt>
                      <c:pt idx="4206">
                        <c:v>421.77199999999999</c:v>
                      </c:pt>
                      <c:pt idx="4207">
                        <c:v>421.76900000000001</c:v>
                      </c:pt>
                      <c:pt idx="4208">
                        <c:v>421.767</c:v>
                      </c:pt>
                      <c:pt idx="4209">
                        <c:v>421.76499999999999</c:v>
                      </c:pt>
                      <c:pt idx="4210">
                        <c:v>421.76400000000001</c:v>
                      </c:pt>
                      <c:pt idx="4211">
                        <c:v>421.76400000000001</c:v>
                      </c:pt>
                      <c:pt idx="4212">
                        <c:v>421.76400000000001</c:v>
                      </c:pt>
                      <c:pt idx="4213">
                        <c:v>421.76600000000002</c:v>
                      </c:pt>
                      <c:pt idx="4214">
                        <c:v>421.76799999999997</c:v>
                      </c:pt>
                      <c:pt idx="4215">
                        <c:v>421.77199999999999</c:v>
                      </c:pt>
                      <c:pt idx="4216">
                        <c:v>421.77699999999999</c:v>
                      </c:pt>
                      <c:pt idx="4217">
                        <c:v>421.78399999999999</c:v>
                      </c:pt>
                      <c:pt idx="4218">
                        <c:v>421.79300000000001</c:v>
                      </c:pt>
                      <c:pt idx="4219">
                        <c:v>421.803</c:v>
                      </c:pt>
                      <c:pt idx="4220">
                        <c:v>421.815</c:v>
                      </c:pt>
                      <c:pt idx="4221">
                        <c:v>421.83</c:v>
                      </c:pt>
                      <c:pt idx="4222">
                        <c:v>421.84699999999998</c:v>
                      </c:pt>
                      <c:pt idx="4223">
                        <c:v>421.86599999999999</c:v>
                      </c:pt>
                      <c:pt idx="4224">
                        <c:v>421.88799999999998</c:v>
                      </c:pt>
                      <c:pt idx="4225">
                        <c:v>421.91300000000001</c:v>
                      </c:pt>
                      <c:pt idx="4226">
                        <c:v>421.94099999999997</c:v>
                      </c:pt>
                      <c:pt idx="4227">
                        <c:v>421.97300000000001</c:v>
                      </c:pt>
                      <c:pt idx="4228">
                        <c:v>422.00700000000001</c:v>
                      </c:pt>
                      <c:pt idx="4229">
                        <c:v>422.04500000000002</c:v>
                      </c:pt>
                      <c:pt idx="4230">
                        <c:v>422.08699999999999</c:v>
                      </c:pt>
                      <c:pt idx="4231">
                        <c:v>422.13299999999998</c:v>
                      </c:pt>
                      <c:pt idx="4232">
                        <c:v>422.18400000000003</c:v>
                      </c:pt>
                      <c:pt idx="4233">
                        <c:v>422.238</c:v>
                      </c:pt>
                      <c:pt idx="4234">
                        <c:v>422.298</c:v>
                      </c:pt>
                      <c:pt idx="4235">
                        <c:v>422.36200000000002</c:v>
                      </c:pt>
                      <c:pt idx="4236">
                        <c:v>422.43099999999998</c:v>
                      </c:pt>
                      <c:pt idx="4237">
                        <c:v>422.505</c:v>
                      </c:pt>
                      <c:pt idx="4238">
                        <c:v>422.58499999999998</c:v>
                      </c:pt>
                      <c:pt idx="4239">
                        <c:v>422.67</c:v>
                      </c:pt>
                      <c:pt idx="4240">
                        <c:v>422.762</c:v>
                      </c:pt>
                      <c:pt idx="4241">
                        <c:v>422.85899999999998</c:v>
                      </c:pt>
                      <c:pt idx="4242">
                        <c:v>422.96300000000002</c:v>
                      </c:pt>
                      <c:pt idx="4243">
                        <c:v>423.07299999999998</c:v>
                      </c:pt>
                      <c:pt idx="4244">
                        <c:v>423.18900000000002</c:v>
                      </c:pt>
                      <c:pt idx="4245">
                        <c:v>423.31299999999999</c:v>
                      </c:pt>
                      <c:pt idx="4246">
                        <c:v>423.44299999999998</c:v>
                      </c:pt>
                      <c:pt idx="4247">
                        <c:v>423.58100000000002</c:v>
                      </c:pt>
                      <c:pt idx="4248">
                        <c:v>423.72699999999998</c:v>
                      </c:pt>
                      <c:pt idx="4249">
                        <c:v>423.87900000000002</c:v>
                      </c:pt>
                      <c:pt idx="4250">
                        <c:v>424.04</c:v>
                      </c:pt>
                      <c:pt idx="4251">
                        <c:v>424.209</c:v>
                      </c:pt>
                      <c:pt idx="4252">
                        <c:v>424.38600000000002</c:v>
                      </c:pt>
                      <c:pt idx="4253">
                        <c:v>424.57100000000003</c:v>
                      </c:pt>
                      <c:pt idx="4254">
                        <c:v>424.76499999999999</c:v>
                      </c:pt>
                      <c:pt idx="4255">
                        <c:v>424.96800000000002</c:v>
                      </c:pt>
                      <c:pt idx="4256">
                        <c:v>425.18</c:v>
                      </c:pt>
                      <c:pt idx="4257">
                        <c:v>425.40100000000001</c:v>
                      </c:pt>
                      <c:pt idx="4258">
                        <c:v>425.63200000000001</c:v>
                      </c:pt>
                      <c:pt idx="4259">
                        <c:v>425.87299999999999</c:v>
                      </c:pt>
                      <c:pt idx="4260">
                        <c:v>426.12299999999999</c:v>
                      </c:pt>
                      <c:pt idx="4261">
                        <c:v>426.38299999999998</c:v>
                      </c:pt>
                      <c:pt idx="4262">
                        <c:v>426.654</c:v>
                      </c:pt>
                      <c:pt idx="4263">
                        <c:v>426.935</c:v>
                      </c:pt>
                      <c:pt idx="4264">
                        <c:v>427.22699999999998</c:v>
                      </c:pt>
                      <c:pt idx="4265">
                        <c:v>427.53</c:v>
                      </c:pt>
                      <c:pt idx="4266">
                        <c:v>427.84500000000003</c:v>
                      </c:pt>
                      <c:pt idx="4267">
                        <c:v>428.17</c:v>
                      </c:pt>
                      <c:pt idx="4268">
                        <c:v>428.50700000000001</c:v>
                      </c:pt>
                      <c:pt idx="4269">
                        <c:v>428.85599999999999</c:v>
                      </c:pt>
                      <c:pt idx="4270">
                        <c:v>429.21699999999998</c:v>
                      </c:pt>
                      <c:pt idx="4271">
                        <c:v>429.589</c:v>
                      </c:pt>
                      <c:pt idx="4272">
                        <c:v>429.97500000000002</c:v>
                      </c:pt>
                      <c:pt idx="4273">
                        <c:v>430.37200000000001</c:v>
                      </c:pt>
                      <c:pt idx="4274">
                        <c:v>430.78199999999998</c:v>
                      </c:pt>
                      <c:pt idx="4275">
                        <c:v>431.20600000000002</c:v>
                      </c:pt>
                      <c:pt idx="4276">
                        <c:v>431.642</c:v>
                      </c:pt>
                      <c:pt idx="4277">
                        <c:v>432.09100000000001</c:v>
                      </c:pt>
                      <c:pt idx="4278">
                        <c:v>432.55399999999997</c:v>
                      </c:pt>
                      <c:pt idx="4279">
                        <c:v>433.03</c:v>
                      </c:pt>
                      <c:pt idx="4280">
                        <c:v>433.51900000000001</c:v>
                      </c:pt>
                      <c:pt idx="4281">
                        <c:v>434.02300000000002</c:v>
                      </c:pt>
                      <c:pt idx="4282">
                        <c:v>434.541</c:v>
                      </c:pt>
                      <c:pt idx="4283">
                        <c:v>435.072</c:v>
                      </c:pt>
                      <c:pt idx="4284">
                        <c:v>435.61799999999999</c:v>
                      </c:pt>
                      <c:pt idx="4285">
                        <c:v>436.18</c:v>
                      </c:pt>
                      <c:pt idx="4286">
                        <c:v>436.75599999999997</c:v>
                      </c:pt>
                      <c:pt idx="4287">
                        <c:v>437.34800000000001</c:v>
                      </c:pt>
                      <c:pt idx="4288">
                        <c:v>437.95499999999998</c:v>
                      </c:pt>
                      <c:pt idx="4289">
                        <c:v>438.577</c:v>
                      </c:pt>
                      <c:pt idx="4290">
                        <c:v>439.21600000000001</c:v>
                      </c:pt>
                      <c:pt idx="4291">
                        <c:v>439.87</c:v>
                      </c:pt>
                      <c:pt idx="4292">
                        <c:v>440.54</c:v>
                      </c:pt>
                      <c:pt idx="4293">
                        <c:v>441.226</c:v>
                      </c:pt>
                      <c:pt idx="4294">
                        <c:v>441.928</c:v>
                      </c:pt>
                      <c:pt idx="4295">
                        <c:v>442.64699999999999</c:v>
                      </c:pt>
                      <c:pt idx="4296">
                        <c:v>443.38200000000001</c:v>
                      </c:pt>
                      <c:pt idx="4297">
                        <c:v>444.13299999999998</c:v>
                      </c:pt>
                      <c:pt idx="4298">
                        <c:v>444.90100000000001</c:v>
                      </c:pt>
                      <c:pt idx="4299">
                        <c:v>445.68599999999998</c:v>
                      </c:pt>
                      <c:pt idx="4300">
                        <c:v>446.48700000000002</c:v>
                      </c:pt>
                      <c:pt idx="4301">
                        <c:v>447.30399999999997</c:v>
                      </c:pt>
                      <c:pt idx="4302">
                        <c:v>448.13900000000001</c:v>
                      </c:pt>
                      <c:pt idx="4303">
                        <c:v>448.99</c:v>
                      </c:pt>
                      <c:pt idx="4304">
                        <c:v>449.85700000000003</c:v>
                      </c:pt>
                      <c:pt idx="4305">
                        <c:v>450.74200000000002</c:v>
                      </c:pt>
                      <c:pt idx="4306">
                        <c:v>451.64299999999997</c:v>
                      </c:pt>
                      <c:pt idx="4307">
                        <c:v>452.56099999999998</c:v>
                      </c:pt>
                      <c:pt idx="4308">
                        <c:v>453.495</c:v>
                      </c:pt>
                      <c:pt idx="4309">
                        <c:v>454.44600000000003</c:v>
                      </c:pt>
                      <c:pt idx="4310">
                        <c:v>455.41399999999999</c:v>
                      </c:pt>
                      <c:pt idx="4311">
                        <c:v>456.39800000000002</c:v>
                      </c:pt>
                      <c:pt idx="4312">
                        <c:v>457.399</c:v>
                      </c:pt>
                      <c:pt idx="4313">
                        <c:v>458.416</c:v>
                      </c:pt>
                      <c:pt idx="4314">
                        <c:v>459.45</c:v>
                      </c:pt>
                      <c:pt idx="4315">
                        <c:v>460.5</c:v>
                      </c:pt>
                      <c:pt idx="4316">
                        <c:v>461.56599999999997</c:v>
                      </c:pt>
                      <c:pt idx="4317">
                        <c:v>462.64800000000002</c:v>
                      </c:pt>
                      <c:pt idx="4318">
                        <c:v>463.74700000000001</c:v>
                      </c:pt>
                      <c:pt idx="4319">
                        <c:v>464.86200000000002</c:v>
                      </c:pt>
                      <c:pt idx="4320">
                        <c:v>465.99299999999999</c:v>
                      </c:pt>
                      <c:pt idx="4321">
                        <c:v>467.14</c:v>
                      </c:pt>
                      <c:pt idx="4322">
                        <c:v>468.30200000000002</c:v>
                      </c:pt>
                      <c:pt idx="4323">
                        <c:v>469.48</c:v>
                      </c:pt>
                      <c:pt idx="4324">
                        <c:v>470.67399999999998</c:v>
                      </c:pt>
                      <c:pt idx="4325">
                        <c:v>471.88200000000001</c:v>
                      </c:pt>
                      <c:pt idx="4326">
                        <c:v>473.10599999999999</c:v>
                      </c:pt>
                      <c:pt idx="4327">
                        <c:v>474.34399999999999</c:v>
                      </c:pt>
                      <c:pt idx="4328">
                        <c:v>475.59699999999998</c:v>
                      </c:pt>
                      <c:pt idx="4329">
                        <c:v>476.863</c:v>
                      </c:pt>
                      <c:pt idx="4330">
                        <c:v>478.14400000000001</c:v>
                      </c:pt>
                      <c:pt idx="4331">
                        <c:v>479.43900000000002</c:v>
                      </c:pt>
                      <c:pt idx="4332">
                        <c:v>480.74700000000001</c:v>
                      </c:pt>
                      <c:pt idx="4333">
                        <c:v>482.06799999999998</c:v>
                      </c:pt>
                      <c:pt idx="4334">
                        <c:v>483.40199999999999</c:v>
                      </c:pt>
                      <c:pt idx="4335">
                        <c:v>484.74900000000002</c:v>
                      </c:pt>
                      <c:pt idx="4336">
                        <c:v>486.108</c:v>
                      </c:pt>
                      <c:pt idx="4337">
                        <c:v>487.47899999999998</c:v>
                      </c:pt>
                      <c:pt idx="4338">
                        <c:v>488.86200000000002</c:v>
                      </c:pt>
                      <c:pt idx="4339">
                        <c:v>490.25700000000001</c:v>
                      </c:pt>
                      <c:pt idx="4340">
                        <c:v>491.66199999999998</c:v>
                      </c:pt>
                      <c:pt idx="4341">
                        <c:v>493.07900000000001</c:v>
                      </c:pt>
                      <c:pt idx="4342">
                        <c:v>494.50599999999997</c:v>
                      </c:pt>
                      <c:pt idx="4343">
                        <c:v>495.94400000000002</c:v>
                      </c:pt>
                      <c:pt idx="4344">
                        <c:v>497.39100000000002</c:v>
                      </c:pt>
                      <c:pt idx="4345">
                        <c:v>498.84800000000001</c:v>
                      </c:pt>
                      <c:pt idx="4346">
                        <c:v>500.315</c:v>
                      </c:pt>
                      <c:pt idx="4347">
                        <c:v>501.79</c:v>
                      </c:pt>
                      <c:pt idx="4348">
                        <c:v>503.27499999999998</c:v>
                      </c:pt>
                      <c:pt idx="4349">
                        <c:v>504.767</c:v>
                      </c:pt>
                      <c:pt idx="4350">
                        <c:v>506.26799999999997</c:v>
                      </c:pt>
                      <c:pt idx="4351">
                        <c:v>507.77600000000001</c:v>
                      </c:pt>
                      <c:pt idx="4352">
                        <c:v>509.29199999999997</c:v>
                      </c:pt>
                      <c:pt idx="4353">
                        <c:v>510.81400000000002</c:v>
                      </c:pt>
                      <c:pt idx="4354">
                        <c:v>512.34400000000005</c:v>
                      </c:pt>
                      <c:pt idx="4355">
                        <c:v>513.88</c:v>
                      </c:pt>
                      <c:pt idx="4356">
                        <c:v>515.42200000000003</c:v>
                      </c:pt>
                      <c:pt idx="4357">
                        <c:v>516.96900000000005</c:v>
                      </c:pt>
                      <c:pt idx="4358">
                        <c:v>518.52200000000005</c:v>
                      </c:pt>
                      <c:pt idx="4359">
                        <c:v>520.07899999999995</c:v>
                      </c:pt>
                      <c:pt idx="4360">
                        <c:v>521.64099999999996</c:v>
                      </c:pt>
                      <c:pt idx="4361">
                        <c:v>523.20500000000004</c:v>
                      </c:pt>
                      <c:pt idx="4362">
                        <c:v>524.77300000000002</c:v>
                      </c:pt>
                      <c:pt idx="4363">
                        <c:v>526.34400000000005</c:v>
                      </c:pt>
                      <c:pt idx="4364">
                        <c:v>527.91700000000003</c:v>
                      </c:pt>
                      <c:pt idx="4365">
                        <c:v>529.49300000000005</c:v>
                      </c:pt>
                      <c:pt idx="4366">
                        <c:v>531.07000000000005</c:v>
                      </c:pt>
                      <c:pt idx="4367">
                        <c:v>532.65</c:v>
                      </c:pt>
                      <c:pt idx="4368">
                        <c:v>534.23099999999999</c:v>
                      </c:pt>
                      <c:pt idx="4369">
                        <c:v>535.81299999999999</c:v>
                      </c:pt>
                      <c:pt idx="4370">
                        <c:v>537.39599999999996</c:v>
                      </c:pt>
                      <c:pt idx="4371">
                        <c:v>538.98</c:v>
                      </c:pt>
                      <c:pt idx="4372">
                        <c:v>540.56399999999996</c:v>
                      </c:pt>
                      <c:pt idx="4373">
                        <c:v>542.149</c:v>
                      </c:pt>
                      <c:pt idx="4374">
                        <c:v>543.73299999999995</c:v>
                      </c:pt>
                      <c:pt idx="4375">
                        <c:v>545.31700000000001</c:v>
                      </c:pt>
                      <c:pt idx="4376">
                        <c:v>546.9</c:v>
                      </c:pt>
                      <c:pt idx="4377">
                        <c:v>548.48299999999995</c:v>
                      </c:pt>
                      <c:pt idx="4378">
                        <c:v>550.06399999999996</c:v>
                      </c:pt>
                      <c:pt idx="4379">
                        <c:v>551.64400000000001</c:v>
                      </c:pt>
                      <c:pt idx="4380">
                        <c:v>553.22199999999998</c:v>
                      </c:pt>
                      <c:pt idx="4381">
                        <c:v>554.79899999999998</c:v>
                      </c:pt>
                      <c:pt idx="4382">
                        <c:v>556.37300000000005</c:v>
                      </c:pt>
                      <c:pt idx="4383">
                        <c:v>557.94500000000005</c:v>
                      </c:pt>
                      <c:pt idx="4384">
                        <c:v>559.51499999999999</c:v>
                      </c:pt>
                      <c:pt idx="4385">
                        <c:v>561.08199999999999</c:v>
                      </c:pt>
                      <c:pt idx="4386">
                        <c:v>562.64599999999996</c:v>
                      </c:pt>
                      <c:pt idx="4387">
                        <c:v>564.20699999999999</c:v>
                      </c:pt>
                      <c:pt idx="4388">
                        <c:v>565.76400000000001</c:v>
                      </c:pt>
                      <c:pt idx="4389">
                        <c:v>567.31799999999998</c:v>
                      </c:pt>
                      <c:pt idx="4390">
                        <c:v>568.86800000000005</c:v>
                      </c:pt>
                      <c:pt idx="4391">
                        <c:v>570.41499999999996</c:v>
                      </c:pt>
                      <c:pt idx="4392">
                        <c:v>571.95699999999999</c:v>
                      </c:pt>
                      <c:pt idx="4393">
                        <c:v>573.495</c:v>
                      </c:pt>
                      <c:pt idx="4394">
                        <c:v>575.029</c:v>
                      </c:pt>
                      <c:pt idx="4395">
                        <c:v>576.55700000000002</c:v>
                      </c:pt>
                      <c:pt idx="4396">
                        <c:v>578.08100000000002</c:v>
                      </c:pt>
                      <c:pt idx="4397">
                        <c:v>579.6</c:v>
                      </c:pt>
                      <c:pt idx="4398">
                        <c:v>581.11400000000003</c:v>
                      </c:pt>
                      <c:pt idx="4399">
                        <c:v>582.62199999999996</c:v>
                      </c:pt>
                      <c:pt idx="4400">
                        <c:v>584.12599999999998</c:v>
                      </c:pt>
                      <c:pt idx="4401">
                        <c:v>585.62300000000005</c:v>
                      </c:pt>
                      <c:pt idx="4402">
                        <c:v>587.11500000000001</c:v>
                      </c:pt>
                      <c:pt idx="4403">
                        <c:v>588.601</c:v>
                      </c:pt>
                      <c:pt idx="4404">
                        <c:v>590.08100000000002</c:v>
                      </c:pt>
                      <c:pt idx="4405">
                        <c:v>591.55499999999995</c:v>
                      </c:pt>
                      <c:pt idx="4406">
                        <c:v>593.02200000000005</c:v>
                      </c:pt>
                      <c:pt idx="4407">
                        <c:v>594.48400000000004</c:v>
                      </c:pt>
                      <c:pt idx="4408">
                        <c:v>595.93899999999996</c:v>
                      </c:pt>
                      <c:pt idx="4409">
                        <c:v>597.38699999999994</c:v>
                      </c:pt>
                      <c:pt idx="4410">
                        <c:v>598.82899999999995</c:v>
                      </c:pt>
                      <c:pt idx="4411">
                        <c:v>600.26400000000001</c:v>
                      </c:pt>
                      <c:pt idx="4412">
                        <c:v>601.69200000000001</c:v>
                      </c:pt>
                      <c:pt idx="4413">
                        <c:v>603.11400000000003</c:v>
                      </c:pt>
                      <c:pt idx="4414">
                        <c:v>604.52800000000002</c:v>
                      </c:pt>
                      <c:pt idx="4415">
                        <c:v>605.93499999999995</c:v>
                      </c:pt>
                      <c:pt idx="4416">
                        <c:v>607.33500000000004</c:v>
                      </c:pt>
                      <c:pt idx="4417">
                        <c:v>608.72799999999995</c:v>
                      </c:pt>
                      <c:pt idx="4418">
                        <c:v>610.11400000000003</c:v>
                      </c:pt>
                      <c:pt idx="4419">
                        <c:v>611.49199999999996</c:v>
                      </c:pt>
                      <c:pt idx="4420">
                        <c:v>612.86300000000006</c:v>
                      </c:pt>
                      <c:pt idx="4421">
                        <c:v>614.226</c:v>
                      </c:pt>
                      <c:pt idx="4422">
                        <c:v>615.58100000000002</c:v>
                      </c:pt>
                      <c:pt idx="4423">
                        <c:v>616.92899999999997</c:v>
                      </c:pt>
                      <c:pt idx="4424">
                        <c:v>618.26900000000001</c:v>
                      </c:pt>
                      <c:pt idx="4425">
                        <c:v>619.601</c:v>
                      </c:pt>
                      <c:pt idx="4426">
                        <c:v>620.92499999999995</c:v>
                      </c:pt>
                      <c:pt idx="4427">
                        <c:v>622.24199999999996</c:v>
                      </c:pt>
                      <c:pt idx="4428">
                        <c:v>623.54999999999995</c:v>
                      </c:pt>
                      <c:pt idx="4429">
                        <c:v>624.85</c:v>
                      </c:pt>
                      <c:pt idx="4430">
                        <c:v>626.14300000000003</c:v>
                      </c:pt>
                      <c:pt idx="4431">
                        <c:v>627.42700000000002</c:v>
                      </c:pt>
                      <c:pt idx="4432">
                        <c:v>628.70299999999997</c:v>
                      </c:pt>
                      <c:pt idx="4433">
                        <c:v>629.97</c:v>
                      </c:pt>
                      <c:pt idx="4434">
                        <c:v>631.23</c:v>
                      </c:pt>
                      <c:pt idx="4435">
                        <c:v>632.48099999999999</c:v>
                      </c:pt>
                      <c:pt idx="4436">
                        <c:v>633.72400000000005</c:v>
                      </c:pt>
                      <c:pt idx="4437">
                        <c:v>634.95899999999995</c:v>
                      </c:pt>
                      <c:pt idx="4438">
                        <c:v>636.18600000000004</c:v>
                      </c:pt>
                      <c:pt idx="4439">
                        <c:v>637.404</c:v>
                      </c:pt>
                      <c:pt idx="4440">
                        <c:v>638.61300000000006</c:v>
                      </c:pt>
                      <c:pt idx="4441">
                        <c:v>639.81500000000005</c:v>
                      </c:pt>
                      <c:pt idx="4442">
                        <c:v>641.00800000000004</c:v>
                      </c:pt>
                      <c:pt idx="4443">
                        <c:v>642.19200000000001</c:v>
                      </c:pt>
                      <c:pt idx="4444">
                        <c:v>643.36800000000005</c:v>
                      </c:pt>
                      <c:pt idx="4445">
                        <c:v>644.53599999999994</c:v>
                      </c:pt>
                      <c:pt idx="4446">
                        <c:v>645.69500000000005</c:v>
                      </c:pt>
                      <c:pt idx="4447">
                        <c:v>646.846</c:v>
                      </c:pt>
                      <c:pt idx="4448">
                        <c:v>647.98800000000006</c:v>
                      </c:pt>
                      <c:pt idx="4449">
                        <c:v>649.12199999999996</c:v>
                      </c:pt>
                      <c:pt idx="4450">
                        <c:v>650.24800000000005</c:v>
                      </c:pt>
                      <c:pt idx="4451">
                        <c:v>651.36500000000001</c:v>
                      </c:pt>
                      <c:pt idx="4452">
                        <c:v>652.47299999999996</c:v>
                      </c:pt>
                      <c:pt idx="4453">
                        <c:v>653.57299999999998</c:v>
                      </c:pt>
                      <c:pt idx="4454">
                        <c:v>654.66499999999996</c:v>
                      </c:pt>
                      <c:pt idx="4455">
                        <c:v>655.74800000000005</c:v>
                      </c:pt>
                      <c:pt idx="4456">
                        <c:v>656.82299999999998</c:v>
                      </c:pt>
                      <c:pt idx="4457">
                        <c:v>657.88900000000001</c:v>
                      </c:pt>
                      <c:pt idx="4458">
                        <c:v>658.947</c:v>
                      </c:pt>
                      <c:pt idx="4459">
                        <c:v>659.99699999999996</c:v>
                      </c:pt>
                      <c:pt idx="4460">
                        <c:v>661.03800000000001</c:v>
                      </c:pt>
                      <c:pt idx="4461">
                        <c:v>662.07100000000003</c:v>
                      </c:pt>
                      <c:pt idx="4462">
                        <c:v>663.09500000000003</c:v>
                      </c:pt>
                      <c:pt idx="4463">
                        <c:v>664.11099999999999</c:v>
                      </c:pt>
                      <c:pt idx="4464">
                        <c:v>665.11900000000003</c:v>
                      </c:pt>
                      <c:pt idx="4465">
                        <c:v>666.11800000000005</c:v>
                      </c:pt>
                      <c:pt idx="4466">
                        <c:v>667.10900000000004</c:v>
                      </c:pt>
                      <c:pt idx="4467">
                        <c:v>668.09199999999998</c:v>
                      </c:pt>
                      <c:pt idx="4468">
                        <c:v>669.06700000000001</c:v>
                      </c:pt>
                      <c:pt idx="4469">
                        <c:v>670.03300000000002</c:v>
                      </c:pt>
                      <c:pt idx="4470">
                        <c:v>670.99099999999999</c:v>
                      </c:pt>
                      <c:pt idx="4471">
                        <c:v>671.94100000000003</c:v>
                      </c:pt>
                      <c:pt idx="4472">
                        <c:v>672.88300000000004</c:v>
                      </c:pt>
                      <c:pt idx="4473">
                        <c:v>673.81700000000001</c:v>
                      </c:pt>
                      <c:pt idx="4474">
                        <c:v>674.74300000000005</c:v>
                      </c:pt>
                      <c:pt idx="4475">
                        <c:v>675.66099999999994</c:v>
                      </c:pt>
                      <c:pt idx="4476">
                        <c:v>676.57</c:v>
                      </c:pt>
                      <c:pt idx="4477">
                        <c:v>677.47199999999998</c:v>
                      </c:pt>
                      <c:pt idx="4478">
                        <c:v>678.36599999999999</c:v>
                      </c:pt>
                      <c:pt idx="4479">
                        <c:v>679.25199999999995</c:v>
                      </c:pt>
                      <c:pt idx="4480">
                        <c:v>680.13</c:v>
                      </c:pt>
                      <c:pt idx="4481">
                        <c:v>681.00099999999998</c:v>
                      </c:pt>
                      <c:pt idx="4482">
                        <c:v>681.86300000000006</c:v>
                      </c:pt>
                      <c:pt idx="4483">
                        <c:v>682.71799999999996</c:v>
                      </c:pt>
                      <c:pt idx="4484">
                        <c:v>683.56500000000005</c:v>
                      </c:pt>
                      <c:pt idx="4485">
                        <c:v>684.404</c:v>
                      </c:pt>
                      <c:pt idx="4486">
                        <c:v>685.23599999999999</c:v>
                      </c:pt>
                      <c:pt idx="4487">
                        <c:v>686.06</c:v>
                      </c:pt>
                      <c:pt idx="4488">
                        <c:v>686.87699999999995</c:v>
                      </c:pt>
                      <c:pt idx="4489">
                        <c:v>687.68600000000004</c:v>
                      </c:pt>
                      <c:pt idx="4490">
                        <c:v>688.48800000000006</c:v>
                      </c:pt>
                      <c:pt idx="4491">
                        <c:v>689.28200000000004</c:v>
                      </c:pt>
                      <c:pt idx="4492">
                        <c:v>690.06899999999996</c:v>
                      </c:pt>
                      <c:pt idx="4493">
                        <c:v>690.84799999999996</c:v>
                      </c:pt>
                      <c:pt idx="4494">
                        <c:v>691.62</c:v>
                      </c:pt>
                      <c:pt idx="4495">
                        <c:v>692.38499999999999</c:v>
                      </c:pt>
                      <c:pt idx="4496">
                        <c:v>693.14300000000003</c:v>
                      </c:pt>
                      <c:pt idx="4497">
                        <c:v>693.89300000000003</c:v>
                      </c:pt>
                      <c:pt idx="4498">
                        <c:v>694.63599999999997</c:v>
                      </c:pt>
                      <c:pt idx="4499">
                        <c:v>695.37300000000005</c:v>
                      </c:pt>
                      <c:pt idx="4500">
                        <c:v>696.10199999999998</c:v>
                      </c:pt>
                      <c:pt idx="4501">
                        <c:v>696.82399999999996</c:v>
                      </c:pt>
                      <c:pt idx="4502">
                        <c:v>697.53899999999999</c:v>
                      </c:pt>
                      <c:pt idx="4503">
                        <c:v>698.24699999999996</c:v>
                      </c:pt>
                      <c:pt idx="4504">
                        <c:v>698.94799999999998</c:v>
                      </c:pt>
                      <c:pt idx="4505">
                        <c:v>699.64300000000003</c:v>
                      </c:pt>
                      <c:pt idx="4506">
                        <c:v>700.33100000000002</c:v>
                      </c:pt>
                      <c:pt idx="4507">
                        <c:v>701.01099999999997</c:v>
                      </c:pt>
                      <c:pt idx="4508">
                        <c:v>701.68499999999995</c:v>
                      </c:pt>
                      <c:pt idx="4509">
                        <c:v>702.35299999999995</c:v>
                      </c:pt>
                      <c:pt idx="4510">
                        <c:v>703.01400000000001</c:v>
                      </c:pt>
                      <c:pt idx="4511">
                        <c:v>703.66800000000001</c:v>
                      </c:pt>
                      <c:pt idx="4512">
                        <c:v>704.31500000000005</c:v>
                      </c:pt>
                      <c:pt idx="4513">
                        <c:v>704.95600000000002</c:v>
                      </c:pt>
                      <c:pt idx="4514">
                        <c:v>705.59100000000001</c:v>
                      </c:pt>
                      <c:pt idx="4515">
                        <c:v>706.21900000000005</c:v>
                      </c:pt>
                      <c:pt idx="4516">
                        <c:v>706.84100000000001</c:v>
                      </c:pt>
                      <c:pt idx="4517">
                        <c:v>707.45600000000002</c:v>
                      </c:pt>
                      <c:pt idx="4518">
                        <c:v>708.06500000000005</c:v>
                      </c:pt>
                      <c:pt idx="4519">
                        <c:v>708.66800000000001</c:v>
                      </c:pt>
                      <c:pt idx="4520">
                        <c:v>709.26499999999999</c:v>
                      </c:pt>
                      <c:pt idx="4521">
                        <c:v>709.85500000000002</c:v>
                      </c:pt>
                      <c:pt idx="4522">
                        <c:v>710.43899999999996</c:v>
                      </c:pt>
                      <c:pt idx="4523">
                        <c:v>711.01700000000005</c:v>
                      </c:pt>
                      <c:pt idx="4524">
                        <c:v>711.58900000000006</c:v>
                      </c:pt>
                      <c:pt idx="4525">
                        <c:v>712.15499999999997</c:v>
                      </c:pt>
                      <c:pt idx="4526">
                        <c:v>712.71500000000003</c:v>
                      </c:pt>
                      <c:pt idx="4527">
                        <c:v>713.26900000000001</c:v>
                      </c:pt>
                      <c:pt idx="4528">
                        <c:v>713.81700000000001</c:v>
                      </c:pt>
                      <c:pt idx="4529">
                        <c:v>714.36</c:v>
                      </c:pt>
                      <c:pt idx="4530">
                        <c:v>714.89599999999996</c:v>
                      </c:pt>
                      <c:pt idx="4531">
                        <c:v>715.42700000000002</c:v>
                      </c:pt>
                      <c:pt idx="4532">
                        <c:v>715.952</c:v>
                      </c:pt>
                      <c:pt idx="4533">
                        <c:v>716.471</c:v>
                      </c:pt>
                      <c:pt idx="4534">
                        <c:v>716.98500000000001</c:v>
                      </c:pt>
                      <c:pt idx="4535">
                        <c:v>717.49199999999996</c:v>
                      </c:pt>
                      <c:pt idx="4536">
                        <c:v>717.995</c:v>
                      </c:pt>
                      <c:pt idx="4537">
                        <c:v>718.49199999999996</c:v>
                      </c:pt>
                      <c:pt idx="4538">
                        <c:v>718.98299999999995</c:v>
                      </c:pt>
                      <c:pt idx="4539">
                        <c:v>719.46900000000005</c:v>
                      </c:pt>
                      <c:pt idx="4540">
                        <c:v>719.94899999999996</c:v>
                      </c:pt>
                      <c:pt idx="4541">
                        <c:v>720.42399999999998</c:v>
                      </c:pt>
                      <c:pt idx="4542">
                        <c:v>720.89400000000001</c:v>
                      </c:pt>
                      <c:pt idx="4543">
                        <c:v>721.35799999999995</c:v>
                      </c:pt>
                      <c:pt idx="4544">
                        <c:v>721.81799999999998</c:v>
                      </c:pt>
                      <c:pt idx="4545">
                        <c:v>722.27099999999996</c:v>
                      </c:pt>
                      <c:pt idx="4546">
                        <c:v>722.72</c:v>
                      </c:pt>
                      <c:pt idx="4547">
                        <c:v>723.16399999999999</c:v>
                      </c:pt>
                      <c:pt idx="4548">
                        <c:v>723.60199999999998</c:v>
                      </c:pt>
                      <c:pt idx="4549">
                        <c:v>724.03599999999994</c:v>
                      </c:pt>
                      <c:pt idx="4550">
                        <c:v>724.46400000000006</c:v>
                      </c:pt>
                      <c:pt idx="4551">
                        <c:v>724.88699999999994</c:v>
                      </c:pt>
                      <c:pt idx="4552">
                        <c:v>725.30600000000004</c:v>
                      </c:pt>
                      <c:pt idx="4553">
                        <c:v>725.71900000000005</c:v>
                      </c:pt>
                      <c:pt idx="4554">
                        <c:v>726.12800000000004</c:v>
                      </c:pt>
                      <c:pt idx="4555">
                        <c:v>726.53099999999995</c:v>
                      </c:pt>
                      <c:pt idx="4556">
                        <c:v>726.93</c:v>
                      </c:pt>
                      <c:pt idx="4557">
                        <c:v>727.32399999999996</c:v>
                      </c:pt>
                      <c:pt idx="4558">
                        <c:v>727.71400000000006</c:v>
                      </c:pt>
                      <c:pt idx="4559">
                        <c:v>728.09900000000005</c:v>
                      </c:pt>
                      <c:pt idx="4560">
                        <c:v>728.47900000000004</c:v>
                      </c:pt>
                      <c:pt idx="4561">
                        <c:v>728.85400000000004</c:v>
                      </c:pt>
                      <c:pt idx="4562">
                        <c:v>729.22500000000002</c:v>
                      </c:pt>
                      <c:pt idx="4563">
                        <c:v>729.59100000000001</c:v>
                      </c:pt>
                      <c:pt idx="4564">
                        <c:v>729.95299999999997</c:v>
                      </c:pt>
                      <c:pt idx="4565">
                        <c:v>730.31</c:v>
                      </c:pt>
                      <c:pt idx="4566">
                        <c:v>730.66300000000001</c:v>
                      </c:pt>
                      <c:pt idx="4567">
                        <c:v>731.01099999999997</c:v>
                      </c:pt>
                      <c:pt idx="4568">
                        <c:v>731.35500000000002</c:v>
                      </c:pt>
                      <c:pt idx="4569">
                        <c:v>731.69399999999996</c:v>
                      </c:pt>
                      <c:pt idx="4570">
                        <c:v>732.029</c:v>
                      </c:pt>
                      <c:pt idx="4571">
                        <c:v>732.36</c:v>
                      </c:pt>
                      <c:pt idx="4572">
                        <c:v>732.68700000000001</c:v>
                      </c:pt>
                      <c:pt idx="4573">
                        <c:v>733.01</c:v>
                      </c:pt>
                      <c:pt idx="4574">
                        <c:v>733.32799999999997</c:v>
                      </c:pt>
                      <c:pt idx="4575">
                        <c:v>733.64200000000005</c:v>
                      </c:pt>
                      <c:pt idx="4576">
                        <c:v>733.952</c:v>
                      </c:pt>
                      <c:pt idx="4577">
                        <c:v>734.25800000000004</c:v>
                      </c:pt>
                      <c:pt idx="4578">
                        <c:v>734.56</c:v>
                      </c:pt>
                      <c:pt idx="4579">
                        <c:v>734.85699999999997</c:v>
                      </c:pt>
                      <c:pt idx="4580">
                        <c:v>735.15099999999995</c:v>
                      </c:pt>
                      <c:pt idx="4581">
                        <c:v>735.44100000000003</c:v>
                      </c:pt>
                      <c:pt idx="4582">
                        <c:v>735.72699999999998</c:v>
                      </c:pt>
                      <c:pt idx="4583">
                        <c:v>736.00900000000001</c:v>
                      </c:pt>
                      <c:pt idx="4584">
                        <c:v>736.28700000000003</c:v>
                      </c:pt>
                      <c:pt idx="4585">
                        <c:v>736.56100000000004</c:v>
                      </c:pt>
                      <c:pt idx="4586">
                        <c:v>736.83199999999999</c:v>
                      </c:pt>
                      <c:pt idx="4587">
                        <c:v>737.09799999999996</c:v>
                      </c:pt>
                      <c:pt idx="4588">
                        <c:v>737.36099999999999</c:v>
                      </c:pt>
                      <c:pt idx="4589">
                        <c:v>737.62099999999998</c:v>
                      </c:pt>
                      <c:pt idx="4590">
                        <c:v>737.87599999999998</c:v>
                      </c:pt>
                      <c:pt idx="4591">
                        <c:v>738.12800000000004</c:v>
                      </c:pt>
                      <c:pt idx="4592">
                        <c:v>738.37599999999998</c:v>
                      </c:pt>
                      <c:pt idx="4593">
                        <c:v>738.62099999999998</c:v>
                      </c:pt>
                      <c:pt idx="4594">
                        <c:v>738.86199999999997</c:v>
                      </c:pt>
                      <c:pt idx="4595">
                        <c:v>739.09900000000005</c:v>
                      </c:pt>
                      <c:pt idx="4596">
                        <c:v>739.33299999999997</c:v>
                      </c:pt>
                      <c:pt idx="4597">
                        <c:v>739.56299999999999</c:v>
                      </c:pt>
                      <c:pt idx="4598">
                        <c:v>739.79</c:v>
                      </c:pt>
                      <c:pt idx="4599">
                        <c:v>740.01400000000001</c:v>
                      </c:pt>
                      <c:pt idx="4600">
                        <c:v>740.23400000000004</c:v>
                      </c:pt>
                      <c:pt idx="4601">
                        <c:v>740.45100000000002</c:v>
                      </c:pt>
                      <c:pt idx="4602">
                        <c:v>740.66399999999999</c:v>
                      </c:pt>
                      <c:pt idx="4603">
                        <c:v>740.87400000000002</c:v>
                      </c:pt>
                      <c:pt idx="4604">
                        <c:v>741.08100000000002</c:v>
                      </c:pt>
                      <c:pt idx="4605">
                        <c:v>741.28399999999999</c:v>
                      </c:pt>
                      <c:pt idx="4606">
                        <c:v>741.48400000000004</c:v>
                      </c:pt>
                      <c:pt idx="4607">
                        <c:v>741.68100000000004</c:v>
                      </c:pt>
                      <c:pt idx="4608">
                        <c:v>741.875</c:v>
                      </c:pt>
                      <c:pt idx="4609">
                        <c:v>742.06500000000005</c:v>
                      </c:pt>
                      <c:pt idx="4610">
                        <c:v>742.25300000000004</c:v>
                      </c:pt>
                      <c:pt idx="4611">
                        <c:v>742.43700000000001</c:v>
                      </c:pt>
                      <c:pt idx="4612">
                        <c:v>742.61800000000005</c:v>
                      </c:pt>
                      <c:pt idx="4613">
                        <c:v>742.79600000000005</c:v>
                      </c:pt>
                      <c:pt idx="4614">
                        <c:v>742.971</c:v>
                      </c:pt>
                      <c:pt idx="4615">
                        <c:v>743.14300000000003</c:v>
                      </c:pt>
                      <c:pt idx="4616">
                        <c:v>743.31299999999999</c:v>
                      </c:pt>
                      <c:pt idx="4617">
                        <c:v>743.47900000000004</c:v>
                      </c:pt>
                      <c:pt idx="4618">
                        <c:v>743.64200000000005</c:v>
                      </c:pt>
                      <c:pt idx="4619">
                        <c:v>743.80200000000002</c:v>
                      </c:pt>
                      <c:pt idx="4620">
                        <c:v>743.95899999999995</c:v>
                      </c:pt>
                      <c:pt idx="4621">
                        <c:v>744.11400000000003</c:v>
                      </c:pt>
                      <c:pt idx="4622">
                        <c:v>744.26499999999999</c:v>
                      </c:pt>
                      <c:pt idx="4623">
                        <c:v>744.41399999999999</c:v>
                      </c:pt>
                      <c:pt idx="4624">
                        <c:v>744.56</c:v>
                      </c:pt>
                      <c:pt idx="4625">
                        <c:v>744.70299999999997</c:v>
                      </c:pt>
                      <c:pt idx="4626">
                        <c:v>744.84299999999996</c:v>
                      </c:pt>
                      <c:pt idx="4627">
                        <c:v>744.98099999999999</c:v>
                      </c:pt>
                      <c:pt idx="4628">
                        <c:v>745.11599999999999</c:v>
                      </c:pt>
                      <c:pt idx="4629">
                        <c:v>745.24800000000005</c:v>
                      </c:pt>
                      <c:pt idx="4630">
                        <c:v>745.37800000000004</c:v>
                      </c:pt>
                      <c:pt idx="4631">
                        <c:v>745.505</c:v>
                      </c:pt>
                      <c:pt idx="4632">
                        <c:v>745.62900000000002</c:v>
                      </c:pt>
                      <c:pt idx="4633">
                        <c:v>745.75099999999998</c:v>
                      </c:pt>
                      <c:pt idx="4634">
                        <c:v>745.87</c:v>
                      </c:pt>
                      <c:pt idx="4635">
                        <c:v>745.98699999999997</c:v>
                      </c:pt>
                      <c:pt idx="4636">
                        <c:v>746.101</c:v>
                      </c:pt>
                      <c:pt idx="4637">
                        <c:v>746.21299999999997</c:v>
                      </c:pt>
                      <c:pt idx="4638">
                        <c:v>746.322</c:v>
                      </c:pt>
                      <c:pt idx="4639">
                        <c:v>746.428</c:v>
                      </c:pt>
                      <c:pt idx="4640">
                        <c:v>746.53300000000002</c:v>
                      </c:pt>
                      <c:pt idx="4641">
                        <c:v>746.63499999999999</c:v>
                      </c:pt>
                      <c:pt idx="4642">
                        <c:v>746.73400000000004</c:v>
                      </c:pt>
                      <c:pt idx="4643">
                        <c:v>746.83100000000002</c:v>
                      </c:pt>
                      <c:pt idx="4644">
                        <c:v>746.92600000000004</c:v>
                      </c:pt>
                      <c:pt idx="4645">
                        <c:v>747.01800000000003</c:v>
                      </c:pt>
                      <c:pt idx="4646">
                        <c:v>747.10900000000004</c:v>
                      </c:pt>
                      <c:pt idx="4647">
                        <c:v>747.19600000000003</c:v>
                      </c:pt>
                      <c:pt idx="4648">
                        <c:v>747.28200000000004</c:v>
                      </c:pt>
                      <c:pt idx="4649">
                        <c:v>747.36500000000001</c:v>
                      </c:pt>
                      <c:pt idx="4650">
                        <c:v>747.44600000000003</c:v>
                      </c:pt>
                      <c:pt idx="4651">
                        <c:v>747.52499999999998</c:v>
                      </c:pt>
                      <c:pt idx="4652">
                        <c:v>747.60199999999998</c:v>
                      </c:pt>
                      <c:pt idx="4653">
                        <c:v>747.67700000000002</c:v>
                      </c:pt>
                      <c:pt idx="4654">
                        <c:v>747.74900000000002</c:v>
                      </c:pt>
                      <c:pt idx="4655">
                        <c:v>747.82</c:v>
                      </c:pt>
                      <c:pt idx="4656">
                        <c:v>747.88800000000003</c:v>
                      </c:pt>
                      <c:pt idx="4657">
                        <c:v>747.95399999999995</c:v>
                      </c:pt>
                      <c:pt idx="4658">
                        <c:v>748.01800000000003</c:v>
                      </c:pt>
                      <c:pt idx="4659">
                        <c:v>748.08</c:v>
                      </c:pt>
                      <c:pt idx="4660">
                        <c:v>748.14</c:v>
                      </c:pt>
                      <c:pt idx="4661">
                        <c:v>748.19799999999998</c:v>
                      </c:pt>
                      <c:pt idx="4662">
                        <c:v>748.255</c:v>
                      </c:pt>
                      <c:pt idx="4663">
                        <c:v>748.30899999999997</c:v>
                      </c:pt>
                      <c:pt idx="4664">
                        <c:v>748.36099999999999</c:v>
                      </c:pt>
                      <c:pt idx="4665">
                        <c:v>748.41099999999994</c:v>
                      </c:pt>
                      <c:pt idx="4666">
                        <c:v>748.45899999999995</c:v>
                      </c:pt>
                      <c:pt idx="4667">
                        <c:v>748.50599999999997</c:v>
                      </c:pt>
                      <c:pt idx="4668">
                        <c:v>748.55</c:v>
                      </c:pt>
                      <c:pt idx="4669">
                        <c:v>748.59299999999996</c:v>
                      </c:pt>
                      <c:pt idx="4670">
                        <c:v>748.63400000000001</c:v>
                      </c:pt>
                      <c:pt idx="4671">
                        <c:v>748.673</c:v>
                      </c:pt>
                      <c:pt idx="4672">
                        <c:v>748.71</c:v>
                      </c:pt>
                      <c:pt idx="4673">
                        <c:v>748.745</c:v>
                      </c:pt>
                      <c:pt idx="4674">
                        <c:v>748.779</c:v>
                      </c:pt>
                      <c:pt idx="4675">
                        <c:v>748.81</c:v>
                      </c:pt>
                      <c:pt idx="4676">
                        <c:v>748.84</c:v>
                      </c:pt>
                      <c:pt idx="4677">
                        <c:v>748.86900000000003</c:v>
                      </c:pt>
                      <c:pt idx="4678">
                        <c:v>748.89499999999998</c:v>
                      </c:pt>
                      <c:pt idx="4679">
                        <c:v>748.92</c:v>
                      </c:pt>
                      <c:pt idx="4680">
                        <c:v>748.94299999999998</c:v>
                      </c:pt>
                      <c:pt idx="4681">
                        <c:v>748.96500000000003</c:v>
                      </c:pt>
                      <c:pt idx="4682">
                        <c:v>748.98400000000004</c:v>
                      </c:pt>
                      <c:pt idx="4683">
                        <c:v>749.00300000000004</c:v>
                      </c:pt>
                      <c:pt idx="4684">
                        <c:v>749.01900000000001</c:v>
                      </c:pt>
                      <c:pt idx="4685">
                        <c:v>749.03399999999999</c:v>
                      </c:pt>
                      <c:pt idx="4686">
                        <c:v>749.04700000000003</c:v>
                      </c:pt>
                      <c:pt idx="4687">
                        <c:v>749.05899999999997</c:v>
                      </c:pt>
                      <c:pt idx="4688">
                        <c:v>749.06899999999996</c:v>
                      </c:pt>
                      <c:pt idx="4689">
                        <c:v>749.077</c:v>
                      </c:pt>
                      <c:pt idx="4690">
                        <c:v>749.08399999999995</c:v>
                      </c:pt>
                      <c:pt idx="4691">
                        <c:v>749.09</c:v>
                      </c:pt>
                      <c:pt idx="4692">
                        <c:v>749.09299999999996</c:v>
                      </c:pt>
                      <c:pt idx="4693">
                        <c:v>749.096</c:v>
                      </c:pt>
                      <c:pt idx="4694">
                        <c:v>749.09699999999998</c:v>
                      </c:pt>
                      <c:pt idx="4695">
                        <c:v>749.096</c:v>
                      </c:pt>
                      <c:pt idx="4696">
                        <c:v>749.09400000000005</c:v>
                      </c:pt>
                      <c:pt idx="4697">
                        <c:v>749.09</c:v>
                      </c:pt>
                      <c:pt idx="4698">
                        <c:v>749.08500000000004</c:v>
                      </c:pt>
                      <c:pt idx="4699">
                        <c:v>749.07899999999995</c:v>
                      </c:pt>
                      <c:pt idx="4700">
                        <c:v>749.07100000000003</c:v>
                      </c:pt>
                      <c:pt idx="4701">
                        <c:v>749.06100000000004</c:v>
                      </c:pt>
                      <c:pt idx="4702">
                        <c:v>749.05</c:v>
                      </c:pt>
                      <c:pt idx="4703">
                        <c:v>749.03800000000001</c:v>
                      </c:pt>
                      <c:pt idx="4704">
                        <c:v>749.02499999999998</c:v>
                      </c:pt>
                      <c:pt idx="4705">
                        <c:v>749.01</c:v>
                      </c:pt>
                      <c:pt idx="4706">
                        <c:v>748.99400000000003</c:v>
                      </c:pt>
                      <c:pt idx="4707">
                        <c:v>748.976</c:v>
                      </c:pt>
                      <c:pt idx="4708">
                        <c:v>748.95699999999999</c:v>
                      </c:pt>
                      <c:pt idx="4709">
                        <c:v>748.93700000000001</c:v>
                      </c:pt>
                      <c:pt idx="4710">
                        <c:v>748.91499999999996</c:v>
                      </c:pt>
                      <c:pt idx="4711">
                        <c:v>748.89200000000005</c:v>
                      </c:pt>
                      <c:pt idx="4712">
                        <c:v>748.86800000000005</c:v>
                      </c:pt>
                      <c:pt idx="4713">
                        <c:v>748.84299999999996</c:v>
                      </c:pt>
                      <c:pt idx="4714">
                        <c:v>748.81600000000003</c:v>
                      </c:pt>
                      <c:pt idx="4715">
                        <c:v>748.78800000000001</c:v>
                      </c:pt>
                      <c:pt idx="4716">
                        <c:v>748.75900000000001</c:v>
                      </c:pt>
                      <c:pt idx="4717">
                        <c:v>748.72799999999995</c:v>
                      </c:pt>
                      <c:pt idx="4718">
                        <c:v>748.69600000000003</c:v>
                      </c:pt>
                      <c:pt idx="4719">
                        <c:v>748.66300000000001</c:v>
                      </c:pt>
                      <c:pt idx="4720">
                        <c:v>748.62900000000002</c:v>
                      </c:pt>
                      <c:pt idx="4721">
                        <c:v>748.59400000000005</c:v>
                      </c:pt>
                      <c:pt idx="4722">
                        <c:v>748.55700000000002</c:v>
                      </c:pt>
                      <c:pt idx="4723">
                        <c:v>748.52</c:v>
                      </c:pt>
                      <c:pt idx="4724">
                        <c:v>748.48099999999999</c:v>
                      </c:pt>
                      <c:pt idx="4725">
                        <c:v>748.44100000000003</c:v>
                      </c:pt>
                      <c:pt idx="4726">
                        <c:v>748.4</c:v>
                      </c:pt>
                      <c:pt idx="4727">
                        <c:v>748.35699999999997</c:v>
                      </c:pt>
                      <c:pt idx="4728">
                        <c:v>748.31399999999996</c:v>
                      </c:pt>
                      <c:pt idx="4729">
                        <c:v>748.26900000000001</c:v>
                      </c:pt>
                      <c:pt idx="4730">
                        <c:v>748.22400000000005</c:v>
                      </c:pt>
                      <c:pt idx="4731">
                        <c:v>748.17700000000002</c:v>
                      </c:pt>
                      <c:pt idx="4732">
                        <c:v>748.12900000000002</c:v>
                      </c:pt>
                      <c:pt idx="4733">
                        <c:v>748.08</c:v>
                      </c:pt>
                      <c:pt idx="4734">
                        <c:v>748.03</c:v>
                      </c:pt>
                      <c:pt idx="4735">
                        <c:v>747.97900000000004</c:v>
                      </c:pt>
                      <c:pt idx="4736">
                        <c:v>747.92700000000002</c:v>
                      </c:pt>
                      <c:pt idx="4737">
                        <c:v>747.87400000000002</c:v>
                      </c:pt>
                      <c:pt idx="4738">
                        <c:v>747.82</c:v>
                      </c:pt>
                      <c:pt idx="4739">
                        <c:v>747.76499999999999</c:v>
                      </c:pt>
                      <c:pt idx="4740">
                        <c:v>747.70899999999995</c:v>
                      </c:pt>
                      <c:pt idx="4741">
                        <c:v>747.65099999999995</c:v>
                      </c:pt>
                      <c:pt idx="4742">
                        <c:v>747.59299999999996</c:v>
                      </c:pt>
                      <c:pt idx="4743">
                        <c:v>747.53399999999999</c:v>
                      </c:pt>
                      <c:pt idx="4744">
                        <c:v>747.47400000000005</c:v>
                      </c:pt>
                      <c:pt idx="4745">
                        <c:v>747.41300000000001</c:v>
                      </c:pt>
                      <c:pt idx="4746">
                        <c:v>747.351</c:v>
                      </c:pt>
                      <c:pt idx="4747">
                        <c:v>747.28800000000001</c:v>
                      </c:pt>
                      <c:pt idx="4748">
                        <c:v>747.22400000000005</c:v>
                      </c:pt>
                      <c:pt idx="4749">
                        <c:v>747.15899999999999</c:v>
                      </c:pt>
                      <c:pt idx="4750">
                        <c:v>747.09400000000005</c:v>
                      </c:pt>
                      <c:pt idx="4751">
                        <c:v>747.02700000000004</c:v>
                      </c:pt>
                      <c:pt idx="4752">
                        <c:v>746.95899999999995</c:v>
                      </c:pt>
                      <c:pt idx="4753">
                        <c:v>746.89099999999996</c:v>
                      </c:pt>
                      <c:pt idx="4754">
                        <c:v>746.82100000000003</c:v>
                      </c:pt>
                      <c:pt idx="4755">
                        <c:v>746.75099999999998</c:v>
                      </c:pt>
                      <c:pt idx="4756">
                        <c:v>746.68</c:v>
                      </c:pt>
                      <c:pt idx="4757">
                        <c:v>746.60799999999995</c:v>
                      </c:pt>
                      <c:pt idx="4758">
                        <c:v>746.53499999999997</c:v>
                      </c:pt>
                      <c:pt idx="4759">
                        <c:v>746.46199999999999</c:v>
                      </c:pt>
                      <c:pt idx="4760">
                        <c:v>746.38699999999994</c:v>
                      </c:pt>
                      <c:pt idx="4761">
                        <c:v>746.31200000000001</c:v>
                      </c:pt>
                      <c:pt idx="4762">
                        <c:v>746.23599999999999</c:v>
                      </c:pt>
                      <c:pt idx="4763">
                        <c:v>746.15899999999999</c:v>
                      </c:pt>
                      <c:pt idx="4764">
                        <c:v>746.08100000000002</c:v>
                      </c:pt>
                      <c:pt idx="4765">
                        <c:v>746.00199999999995</c:v>
                      </c:pt>
                      <c:pt idx="4766">
                        <c:v>745.923</c:v>
                      </c:pt>
                      <c:pt idx="4767">
                        <c:v>745.84299999999996</c:v>
                      </c:pt>
                      <c:pt idx="4768">
                        <c:v>745.76199999999994</c:v>
                      </c:pt>
                      <c:pt idx="4769">
                        <c:v>745.68</c:v>
                      </c:pt>
                      <c:pt idx="4770">
                        <c:v>745.59699999999998</c:v>
                      </c:pt>
                      <c:pt idx="4771">
                        <c:v>745.51400000000001</c:v>
                      </c:pt>
                      <c:pt idx="4772">
                        <c:v>745.43</c:v>
                      </c:pt>
                      <c:pt idx="4773">
                        <c:v>745.34500000000003</c:v>
                      </c:pt>
                      <c:pt idx="4774">
                        <c:v>745.26</c:v>
                      </c:pt>
                      <c:pt idx="4775">
                        <c:v>745.17399999999998</c:v>
                      </c:pt>
                      <c:pt idx="4776">
                        <c:v>745.08699999999999</c:v>
                      </c:pt>
                      <c:pt idx="4777">
                        <c:v>744.99900000000002</c:v>
                      </c:pt>
                      <c:pt idx="4778">
                        <c:v>744.91099999999994</c:v>
                      </c:pt>
                      <c:pt idx="4779">
                        <c:v>744.822</c:v>
                      </c:pt>
                      <c:pt idx="4780">
                        <c:v>744.73199999999997</c:v>
                      </c:pt>
                      <c:pt idx="4781">
                        <c:v>744.64200000000005</c:v>
                      </c:pt>
                      <c:pt idx="4782">
                        <c:v>744.55100000000004</c:v>
                      </c:pt>
                      <c:pt idx="4783">
                        <c:v>744.45899999999995</c:v>
                      </c:pt>
                      <c:pt idx="4784">
                        <c:v>744.36599999999999</c:v>
                      </c:pt>
                      <c:pt idx="4785">
                        <c:v>744.27300000000002</c:v>
                      </c:pt>
                      <c:pt idx="4786">
                        <c:v>744.17899999999997</c:v>
                      </c:pt>
                      <c:pt idx="4787">
                        <c:v>744.08500000000004</c:v>
                      </c:pt>
                      <c:pt idx="4788">
                        <c:v>743.99</c:v>
                      </c:pt>
                      <c:pt idx="4789">
                        <c:v>743.89400000000001</c:v>
                      </c:pt>
                      <c:pt idx="4790">
                        <c:v>743.798</c:v>
                      </c:pt>
                      <c:pt idx="4791">
                        <c:v>743.70100000000002</c:v>
                      </c:pt>
                      <c:pt idx="4792">
                        <c:v>743.60299999999995</c:v>
                      </c:pt>
                      <c:pt idx="4793">
                        <c:v>743.505</c:v>
                      </c:pt>
                      <c:pt idx="4794">
                        <c:v>743.40599999999995</c:v>
                      </c:pt>
                      <c:pt idx="4795">
                        <c:v>743.30700000000002</c:v>
                      </c:pt>
                      <c:pt idx="4796">
                        <c:v>743.20699999999999</c:v>
                      </c:pt>
                      <c:pt idx="4797">
                        <c:v>743.10699999999997</c:v>
                      </c:pt>
                      <c:pt idx="4798">
                        <c:v>743.005</c:v>
                      </c:pt>
                      <c:pt idx="4799">
                        <c:v>742.904</c:v>
                      </c:pt>
                      <c:pt idx="4800">
                        <c:v>742.80100000000004</c:v>
                      </c:pt>
                      <c:pt idx="4801">
                        <c:v>742.69899999999996</c:v>
                      </c:pt>
                      <c:pt idx="4802">
                        <c:v>742.59500000000003</c:v>
                      </c:pt>
                      <c:pt idx="4803">
                        <c:v>742.49099999999999</c:v>
                      </c:pt>
                      <c:pt idx="4804">
                        <c:v>742.38699999999994</c:v>
                      </c:pt>
                      <c:pt idx="4805">
                        <c:v>742.28200000000004</c:v>
                      </c:pt>
                      <c:pt idx="4806">
                        <c:v>742.17600000000004</c:v>
                      </c:pt>
                      <c:pt idx="4807">
                        <c:v>742.07</c:v>
                      </c:pt>
                      <c:pt idx="4808">
                        <c:v>741.96299999999997</c:v>
                      </c:pt>
                      <c:pt idx="4809">
                        <c:v>741.85599999999999</c:v>
                      </c:pt>
                      <c:pt idx="4810">
                        <c:v>741.74800000000005</c:v>
                      </c:pt>
                      <c:pt idx="4811">
                        <c:v>741.64</c:v>
                      </c:pt>
                      <c:pt idx="4812">
                        <c:v>741.53099999999995</c:v>
                      </c:pt>
                      <c:pt idx="4813">
                        <c:v>741.42200000000003</c:v>
                      </c:pt>
                      <c:pt idx="4814">
                        <c:v>741.31200000000001</c:v>
                      </c:pt>
                      <c:pt idx="4815">
                        <c:v>741.202</c:v>
                      </c:pt>
                      <c:pt idx="4816">
                        <c:v>741.09100000000001</c:v>
                      </c:pt>
                      <c:pt idx="4817">
                        <c:v>740.98</c:v>
                      </c:pt>
                      <c:pt idx="4818">
                        <c:v>740.86800000000005</c:v>
                      </c:pt>
                      <c:pt idx="4819">
                        <c:v>740.75599999999997</c:v>
                      </c:pt>
                      <c:pt idx="4820">
                        <c:v>740.64300000000003</c:v>
                      </c:pt>
                      <c:pt idx="4821">
                        <c:v>740.53</c:v>
                      </c:pt>
                      <c:pt idx="4822">
                        <c:v>740.41700000000003</c:v>
                      </c:pt>
                      <c:pt idx="4823">
                        <c:v>740.30200000000002</c:v>
                      </c:pt>
                      <c:pt idx="4824">
                        <c:v>740.18799999999999</c:v>
                      </c:pt>
                      <c:pt idx="4825">
                        <c:v>740.07299999999998</c:v>
                      </c:pt>
                      <c:pt idx="4826">
                        <c:v>739.95799999999997</c:v>
                      </c:pt>
                      <c:pt idx="4827">
                        <c:v>739.84199999999998</c:v>
                      </c:pt>
                      <c:pt idx="4828">
                        <c:v>739.72500000000002</c:v>
                      </c:pt>
                      <c:pt idx="4829">
                        <c:v>739.60900000000004</c:v>
                      </c:pt>
                      <c:pt idx="4830">
                        <c:v>739.49199999999996</c:v>
                      </c:pt>
                      <c:pt idx="4831">
                        <c:v>739.37400000000002</c:v>
                      </c:pt>
                      <c:pt idx="4832">
                        <c:v>739.25599999999997</c:v>
                      </c:pt>
                      <c:pt idx="4833">
                        <c:v>739.13800000000003</c:v>
                      </c:pt>
                      <c:pt idx="4834">
                        <c:v>739.01900000000001</c:v>
                      </c:pt>
                      <c:pt idx="4835">
                        <c:v>738.9</c:v>
                      </c:pt>
                      <c:pt idx="4836">
                        <c:v>738.78</c:v>
                      </c:pt>
                      <c:pt idx="4837">
                        <c:v>738.66</c:v>
                      </c:pt>
                      <c:pt idx="4838">
                        <c:v>738.54</c:v>
                      </c:pt>
                      <c:pt idx="4839">
                        <c:v>738.41899999999998</c:v>
                      </c:pt>
                      <c:pt idx="4840">
                        <c:v>738.298</c:v>
                      </c:pt>
                      <c:pt idx="4841">
                        <c:v>738.17600000000004</c:v>
                      </c:pt>
                      <c:pt idx="4842">
                        <c:v>738.05399999999997</c:v>
                      </c:pt>
                      <c:pt idx="4843">
                        <c:v>737.93200000000002</c:v>
                      </c:pt>
                      <c:pt idx="4844">
                        <c:v>737.80899999999997</c:v>
                      </c:pt>
                      <c:pt idx="4845">
                        <c:v>737.68600000000004</c:v>
                      </c:pt>
                      <c:pt idx="4846">
                        <c:v>737.56200000000001</c:v>
                      </c:pt>
                      <c:pt idx="4847">
                        <c:v>737.43899999999996</c:v>
                      </c:pt>
                      <c:pt idx="4848">
                        <c:v>737.31399999999996</c:v>
                      </c:pt>
                      <c:pt idx="4849">
                        <c:v>737.19</c:v>
                      </c:pt>
                      <c:pt idx="4850">
                        <c:v>737.06500000000005</c:v>
                      </c:pt>
                      <c:pt idx="4851">
                        <c:v>736.94</c:v>
                      </c:pt>
                      <c:pt idx="4852">
                        <c:v>736.81399999999996</c:v>
                      </c:pt>
                      <c:pt idx="4853">
                        <c:v>736.68799999999999</c:v>
                      </c:pt>
                      <c:pt idx="4854">
                        <c:v>736.56200000000001</c:v>
                      </c:pt>
                      <c:pt idx="4855">
                        <c:v>736.43600000000004</c:v>
                      </c:pt>
                      <c:pt idx="4856">
                        <c:v>736.30899999999997</c:v>
                      </c:pt>
                      <c:pt idx="4857">
                        <c:v>736.18100000000004</c:v>
                      </c:pt>
                      <c:pt idx="4858">
                        <c:v>736.05399999999997</c:v>
                      </c:pt>
                      <c:pt idx="4859">
                        <c:v>735.92600000000004</c:v>
                      </c:pt>
                      <c:pt idx="4860">
                        <c:v>735.798</c:v>
                      </c:pt>
                      <c:pt idx="4861">
                        <c:v>735.66899999999998</c:v>
                      </c:pt>
                      <c:pt idx="4862">
                        <c:v>735.54100000000005</c:v>
                      </c:pt>
                      <c:pt idx="4863">
                        <c:v>735.41099999999994</c:v>
                      </c:pt>
                      <c:pt idx="4864">
                        <c:v>735.28200000000004</c:v>
                      </c:pt>
                      <c:pt idx="4865">
                        <c:v>735.15200000000004</c:v>
                      </c:pt>
                      <c:pt idx="4866">
                        <c:v>735.02200000000005</c:v>
                      </c:pt>
                      <c:pt idx="4867">
                        <c:v>734.89200000000005</c:v>
                      </c:pt>
                      <c:pt idx="4868">
                        <c:v>734.76099999999997</c:v>
                      </c:pt>
                      <c:pt idx="4869">
                        <c:v>734.63</c:v>
                      </c:pt>
                      <c:pt idx="4870">
                        <c:v>734.49900000000002</c:v>
                      </c:pt>
                      <c:pt idx="4871">
                        <c:v>734.36800000000005</c:v>
                      </c:pt>
                      <c:pt idx="4872">
                        <c:v>734.23599999999999</c:v>
                      </c:pt>
                      <c:pt idx="4873">
                        <c:v>734.10400000000004</c:v>
                      </c:pt>
                      <c:pt idx="4874">
                        <c:v>733.97199999999998</c:v>
                      </c:pt>
                      <c:pt idx="4875">
                        <c:v>733.83900000000006</c:v>
                      </c:pt>
                      <c:pt idx="4876">
                        <c:v>733.70600000000002</c:v>
                      </c:pt>
                      <c:pt idx="4877">
                        <c:v>733.57299999999998</c:v>
                      </c:pt>
                      <c:pt idx="4878">
                        <c:v>733.44</c:v>
                      </c:pt>
                      <c:pt idx="4879">
                        <c:v>733.30600000000004</c:v>
                      </c:pt>
                      <c:pt idx="4880">
                        <c:v>733.17200000000003</c:v>
                      </c:pt>
                      <c:pt idx="4881">
                        <c:v>733.03800000000001</c:v>
                      </c:pt>
                      <c:pt idx="4882">
                        <c:v>732.904</c:v>
                      </c:pt>
                      <c:pt idx="4883">
                        <c:v>732.76900000000001</c:v>
                      </c:pt>
                      <c:pt idx="4884">
                        <c:v>732.63400000000001</c:v>
                      </c:pt>
                      <c:pt idx="4885">
                        <c:v>732.49900000000002</c:v>
                      </c:pt>
                      <c:pt idx="4886">
                        <c:v>732.36400000000003</c:v>
                      </c:pt>
                      <c:pt idx="4887">
                        <c:v>732.22799999999995</c:v>
                      </c:pt>
                      <c:pt idx="4888">
                        <c:v>732.09299999999996</c:v>
                      </c:pt>
                      <c:pt idx="4889">
                        <c:v>731.95600000000002</c:v>
                      </c:pt>
                      <c:pt idx="4890">
                        <c:v>731.82</c:v>
                      </c:pt>
                      <c:pt idx="4891">
                        <c:v>731.68399999999997</c:v>
                      </c:pt>
                      <c:pt idx="4892">
                        <c:v>731.54700000000003</c:v>
                      </c:pt>
                      <c:pt idx="4893">
                        <c:v>731.41</c:v>
                      </c:pt>
                      <c:pt idx="4894">
                        <c:v>731.27300000000002</c:v>
                      </c:pt>
                      <c:pt idx="4895">
                        <c:v>731.13499999999999</c:v>
                      </c:pt>
                      <c:pt idx="4896">
                        <c:v>730.99699999999996</c:v>
                      </c:pt>
                      <c:pt idx="4897">
                        <c:v>730.86</c:v>
                      </c:pt>
                      <c:pt idx="4898">
                        <c:v>730.721</c:v>
                      </c:pt>
                      <c:pt idx="4899">
                        <c:v>730.58299999999997</c:v>
                      </c:pt>
                      <c:pt idx="4900">
                        <c:v>730.44500000000005</c:v>
                      </c:pt>
                      <c:pt idx="4901">
                        <c:v>730.30600000000004</c:v>
                      </c:pt>
                      <c:pt idx="4902">
                        <c:v>730.16700000000003</c:v>
                      </c:pt>
                      <c:pt idx="4903">
                        <c:v>730.02800000000002</c:v>
                      </c:pt>
                      <c:pt idx="4904">
                        <c:v>729.88800000000003</c:v>
                      </c:pt>
                      <c:pt idx="4905">
                        <c:v>729.74900000000002</c:v>
                      </c:pt>
                      <c:pt idx="4906">
                        <c:v>729.60900000000004</c:v>
                      </c:pt>
                      <c:pt idx="4907">
                        <c:v>729.46900000000005</c:v>
                      </c:pt>
                      <c:pt idx="4908">
                        <c:v>729.32899999999995</c:v>
                      </c:pt>
                      <c:pt idx="4909">
                        <c:v>729.18799999999999</c:v>
                      </c:pt>
                      <c:pt idx="4910">
                        <c:v>729.048</c:v>
                      </c:pt>
                      <c:pt idx="4911">
                        <c:v>728.90700000000004</c:v>
                      </c:pt>
                      <c:pt idx="4912">
                        <c:v>728.76599999999996</c:v>
                      </c:pt>
                      <c:pt idx="4913">
                        <c:v>728.625</c:v>
                      </c:pt>
                      <c:pt idx="4914">
                        <c:v>728.48400000000004</c:v>
                      </c:pt>
                      <c:pt idx="4915">
                        <c:v>728.34199999999998</c:v>
                      </c:pt>
                      <c:pt idx="4916">
                        <c:v>728.20100000000002</c:v>
                      </c:pt>
                      <c:pt idx="4917">
                        <c:v>728.05899999999997</c:v>
                      </c:pt>
                      <c:pt idx="4918">
                        <c:v>727.91700000000003</c:v>
                      </c:pt>
                      <c:pt idx="4919">
                        <c:v>727.77499999999998</c:v>
                      </c:pt>
                      <c:pt idx="4920">
                        <c:v>727.63199999999995</c:v>
                      </c:pt>
                      <c:pt idx="4921">
                        <c:v>727.49</c:v>
                      </c:pt>
                      <c:pt idx="4922">
                        <c:v>727.34699999999998</c:v>
                      </c:pt>
                      <c:pt idx="4923">
                        <c:v>727.20399999999995</c:v>
                      </c:pt>
                      <c:pt idx="4924">
                        <c:v>727.06100000000004</c:v>
                      </c:pt>
                      <c:pt idx="4925">
                        <c:v>726.91800000000001</c:v>
                      </c:pt>
                      <c:pt idx="4926">
                        <c:v>726.77499999999998</c:v>
                      </c:pt>
                      <c:pt idx="4927">
                        <c:v>726.63099999999997</c:v>
                      </c:pt>
                      <c:pt idx="4928">
                        <c:v>726.48800000000006</c:v>
                      </c:pt>
                      <c:pt idx="4929">
                        <c:v>726.34400000000005</c:v>
                      </c:pt>
                      <c:pt idx="4930">
                        <c:v>726.2</c:v>
                      </c:pt>
                      <c:pt idx="4931">
                        <c:v>726.05600000000004</c:v>
                      </c:pt>
                      <c:pt idx="4932">
                        <c:v>725.91200000000003</c:v>
                      </c:pt>
                      <c:pt idx="4933">
                        <c:v>725.76700000000005</c:v>
                      </c:pt>
                      <c:pt idx="4934">
                        <c:v>725.62300000000005</c:v>
                      </c:pt>
                      <c:pt idx="4935">
                        <c:v>725.47799999999995</c:v>
                      </c:pt>
                      <c:pt idx="4936">
                        <c:v>725.33299999999997</c:v>
                      </c:pt>
                      <c:pt idx="4937">
                        <c:v>725.18799999999999</c:v>
                      </c:pt>
                      <c:pt idx="4938">
                        <c:v>725.04300000000001</c:v>
                      </c:pt>
                      <c:pt idx="4939">
                        <c:v>724.89800000000002</c:v>
                      </c:pt>
                      <c:pt idx="4940">
                        <c:v>724.75300000000004</c:v>
                      </c:pt>
                      <c:pt idx="4941">
                        <c:v>724.60699999999997</c:v>
                      </c:pt>
                      <c:pt idx="4942">
                        <c:v>724.46199999999999</c:v>
                      </c:pt>
                      <c:pt idx="4943">
                        <c:v>724.31600000000003</c:v>
                      </c:pt>
                      <c:pt idx="4944">
                        <c:v>724.17</c:v>
                      </c:pt>
                      <c:pt idx="4945">
                        <c:v>724.024</c:v>
                      </c:pt>
                      <c:pt idx="4946">
                        <c:v>723.87800000000004</c:v>
                      </c:pt>
                      <c:pt idx="4947">
                        <c:v>723.73199999999997</c:v>
                      </c:pt>
                      <c:pt idx="4948">
                        <c:v>723.58600000000001</c:v>
                      </c:pt>
                      <c:pt idx="4949">
                        <c:v>723.43899999999996</c:v>
                      </c:pt>
                      <c:pt idx="4950">
                        <c:v>723.29200000000003</c:v>
                      </c:pt>
                      <c:pt idx="4951">
                        <c:v>723.14599999999996</c:v>
                      </c:pt>
                      <c:pt idx="4952">
                        <c:v>723.04300000000001</c:v>
                      </c:pt>
                      <c:pt idx="4953">
                        <c:v>723.04300000000001</c:v>
                      </c:pt>
                      <c:pt idx="4954">
                        <c:v>708.06299999999999</c:v>
                      </c:pt>
                      <c:pt idx="4955">
                        <c:v>693.36</c:v>
                      </c:pt>
                      <c:pt idx="4956">
                        <c:v>679.16600000000005</c:v>
                      </c:pt>
                      <c:pt idx="4957">
                        <c:v>665.625</c:v>
                      </c:pt>
                      <c:pt idx="4958">
                        <c:v>652.78599999999994</c:v>
                      </c:pt>
                      <c:pt idx="4959">
                        <c:v>640.66700000000003</c:v>
                      </c:pt>
                      <c:pt idx="4960">
                        <c:v>629.26099999999997</c:v>
                      </c:pt>
                      <c:pt idx="4961">
                        <c:v>618.54600000000005</c:v>
                      </c:pt>
                      <c:pt idx="4962">
                        <c:v>608.49</c:v>
                      </c:pt>
                      <c:pt idx="4963">
                        <c:v>599.05999999999995</c:v>
                      </c:pt>
                      <c:pt idx="4964">
                        <c:v>590.21500000000003</c:v>
                      </c:pt>
                      <c:pt idx="4965">
                        <c:v>581.91800000000001</c:v>
                      </c:pt>
                      <c:pt idx="4966">
                        <c:v>574.13199999999995</c:v>
                      </c:pt>
                      <c:pt idx="4967">
                        <c:v>566.822</c:v>
                      </c:pt>
                      <c:pt idx="4968">
                        <c:v>559.95399999999995</c:v>
                      </c:pt>
                      <c:pt idx="4969">
                        <c:v>553.49699999999996</c:v>
                      </c:pt>
                      <c:pt idx="4970">
                        <c:v>547.41999999999996</c:v>
                      </c:pt>
                      <c:pt idx="4971">
                        <c:v>541.697</c:v>
                      </c:pt>
                      <c:pt idx="4972">
                        <c:v>536.30200000000002</c:v>
                      </c:pt>
                      <c:pt idx="4973">
                        <c:v>531.21400000000006</c:v>
                      </c:pt>
                      <c:pt idx="4974">
                        <c:v>526.41</c:v>
                      </c:pt>
                      <c:pt idx="4975">
                        <c:v>521.87199999999996</c:v>
                      </c:pt>
                      <c:pt idx="4976">
                        <c:v>517.58000000000004</c:v>
                      </c:pt>
                      <c:pt idx="4977">
                        <c:v>513.51900000000001</c:v>
                      </c:pt>
                      <c:pt idx="4978">
                        <c:v>509.67399999999998</c:v>
                      </c:pt>
                      <c:pt idx="4979">
                        <c:v>506.029</c:v>
                      </c:pt>
                      <c:pt idx="4980">
                        <c:v>502.57299999999998</c:v>
                      </c:pt>
                      <c:pt idx="4981">
                        <c:v>499.29199999999997</c:v>
                      </c:pt>
                      <c:pt idx="4982">
                        <c:v>496.17599999999999</c:v>
                      </c:pt>
                      <c:pt idx="4983">
                        <c:v>493.214</c:v>
                      </c:pt>
                      <c:pt idx="4984">
                        <c:v>490.39600000000002</c:v>
                      </c:pt>
                      <c:pt idx="4985">
                        <c:v>487.714</c:v>
                      </c:pt>
                      <c:pt idx="4986">
                        <c:v>485.16</c:v>
                      </c:pt>
                      <c:pt idx="4987">
                        <c:v>482.72500000000002</c:v>
                      </c:pt>
                      <c:pt idx="4988">
                        <c:v>480.404</c:v>
                      </c:pt>
                      <c:pt idx="4989">
                        <c:v>478.18900000000002</c:v>
                      </c:pt>
                      <c:pt idx="4990">
                        <c:v>476.07499999999999</c:v>
                      </c:pt>
                      <c:pt idx="4991">
                        <c:v>474.05399999999997</c:v>
                      </c:pt>
                      <c:pt idx="4992">
                        <c:v>472.12200000000001</c:v>
                      </c:pt>
                      <c:pt idx="4993">
                        <c:v>470.27199999999999</c:v>
                      </c:pt>
                      <c:pt idx="4994">
                        <c:v>468.49799999999999</c:v>
                      </c:pt>
                      <c:pt idx="4995">
                        <c:v>466.8</c:v>
                      </c:pt>
                      <c:pt idx="4996">
                        <c:v>465.17399999999998</c:v>
                      </c:pt>
                      <c:pt idx="4997">
                        <c:v>463.61500000000001</c:v>
                      </c:pt>
                      <c:pt idx="4998">
                        <c:v>462.11900000000003</c:v>
                      </c:pt>
                      <c:pt idx="4999">
                        <c:v>460.68299999999999</c:v>
                      </c:pt>
                      <c:pt idx="5000">
                        <c:v>459.30500000000001</c:v>
                      </c:pt>
                      <c:pt idx="5001">
                        <c:v>457.98099999999999</c:v>
                      </c:pt>
                      <c:pt idx="5002">
                        <c:v>456.709</c:v>
                      </c:pt>
                      <c:pt idx="5003">
                        <c:v>455.488</c:v>
                      </c:pt>
                      <c:pt idx="5004">
                        <c:v>454.31200000000001</c:v>
                      </c:pt>
                      <c:pt idx="5005">
                        <c:v>453.18099999999998</c:v>
                      </c:pt>
                      <c:pt idx="5006">
                        <c:v>452.09199999999998</c:v>
                      </c:pt>
                      <c:pt idx="5007">
                        <c:v>451.04199999999997</c:v>
                      </c:pt>
                      <c:pt idx="5008">
                        <c:v>450.03</c:v>
                      </c:pt>
                      <c:pt idx="5009">
                        <c:v>449.05399999999997</c:v>
                      </c:pt>
                      <c:pt idx="5010">
                        <c:v>448.11200000000002</c:v>
                      </c:pt>
                      <c:pt idx="5011">
                        <c:v>447.20299999999997</c:v>
                      </c:pt>
                      <c:pt idx="5012">
                        <c:v>446.32400000000001</c:v>
                      </c:pt>
                      <c:pt idx="5013">
                        <c:v>445.47399999999999</c:v>
                      </c:pt>
                      <c:pt idx="5014">
                        <c:v>444.65199999999999</c:v>
                      </c:pt>
                      <c:pt idx="5015">
                        <c:v>443.85599999999999</c:v>
                      </c:pt>
                      <c:pt idx="5016">
                        <c:v>443.08600000000001</c:v>
                      </c:pt>
                      <c:pt idx="5017">
                        <c:v>442.339</c:v>
                      </c:pt>
                      <c:pt idx="5018">
                        <c:v>441.61599999999999</c:v>
                      </c:pt>
                      <c:pt idx="5019">
                        <c:v>440.91500000000002</c:v>
                      </c:pt>
                      <c:pt idx="5020">
                        <c:v>440.23399999999998</c:v>
                      </c:pt>
                      <c:pt idx="5021">
                        <c:v>439.57400000000001</c:v>
                      </c:pt>
                      <c:pt idx="5022">
                        <c:v>438.93299999999999</c:v>
                      </c:pt>
                      <c:pt idx="5023">
                        <c:v>438.31</c:v>
                      </c:pt>
                      <c:pt idx="5024">
                        <c:v>438.18</c:v>
                      </c:pt>
                      <c:pt idx="5025">
                        <c:v>438.18</c:v>
                      </c:pt>
                      <c:pt idx="5026">
                        <c:v>438.17399999999998</c:v>
                      </c:pt>
                      <c:pt idx="5027">
                        <c:v>438.16699999999997</c:v>
                      </c:pt>
                      <c:pt idx="5028">
                        <c:v>438.161</c:v>
                      </c:pt>
                      <c:pt idx="5029">
                        <c:v>438.15499999999997</c:v>
                      </c:pt>
                      <c:pt idx="5030">
                        <c:v>438.149</c:v>
                      </c:pt>
                      <c:pt idx="5031">
                        <c:v>438.14299999999997</c:v>
                      </c:pt>
                      <c:pt idx="5032">
                        <c:v>438.13600000000002</c:v>
                      </c:pt>
                      <c:pt idx="5033">
                        <c:v>438.13</c:v>
                      </c:pt>
                      <c:pt idx="5034">
                        <c:v>438.12400000000002</c:v>
                      </c:pt>
                      <c:pt idx="5035">
                        <c:v>438.11799999999999</c:v>
                      </c:pt>
                      <c:pt idx="5036">
                        <c:v>438.11200000000002</c:v>
                      </c:pt>
                      <c:pt idx="5037">
                        <c:v>438.10599999999999</c:v>
                      </c:pt>
                      <c:pt idx="5038">
                        <c:v>438.09899999999999</c:v>
                      </c:pt>
                      <c:pt idx="5039">
                        <c:v>438.09300000000002</c:v>
                      </c:pt>
                      <c:pt idx="5040">
                        <c:v>438.08699999999999</c:v>
                      </c:pt>
                      <c:pt idx="5041">
                        <c:v>438.08100000000002</c:v>
                      </c:pt>
                      <c:pt idx="5042">
                        <c:v>438.07499999999999</c:v>
                      </c:pt>
                      <c:pt idx="5043">
                        <c:v>438.06900000000002</c:v>
                      </c:pt>
                      <c:pt idx="5044">
                        <c:v>438.06299999999999</c:v>
                      </c:pt>
                      <c:pt idx="5045">
                        <c:v>438.05700000000002</c:v>
                      </c:pt>
                      <c:pt idx="5046">
                        <c:v>438.05</c:v>
                      </c:pt>
                      <c:pt idx="5047">
                        <c:v>438.04399999999998</c:v>
                      </c:pt>
                      <c:pt idx="5048">
                        <c:v>438.03800000000001</c:v>
                      </c:pt>
                      <c:pt idx="5049">
                        <c:v>438.03199999999998</c:v>
                      </c:pt>
                      <c:pt idx="5050">
                        <c:v>438.02600000000001</c:v>
                      </c:pt>
                      <c:pt idx="5051">
                        <c:v>438.02</c:v>
                      </c:pt>
                      <c:pt idx="5052">
                        <c:v>438.01400000000001</c:v>
                      </c:pt>
                      <c:pt idx="5053">
                        <c:v>438.00799999999998</c:v>
                      </c:pt>
                      <c:pt idx="5054">
                        <c:v>438.00200000000001</c:v>
                      </c:pt>
                      <c:pt idx="5055">
                        <c:v>437.99700000000001</c:v>
                      </c:pt>
                      <c:pt idx="5056">
                        <c:v>437.99099999999999</c:v>
                      </c:pt>
                      <c:pt idx="5057">
                        <c:v>437.98500000000001</c:v>
                      </c:pt>
                      <c:pt idx="5058">
                        <c:v>437.98</c:v>
                      </c:pt>
                      <c:pt idx="5059">
                        <c:v>437.97399999999999</c:v>
                      </c:pt>
                      <c:pt idx="5060">
                        <c:v>437.96899999999999</c:v>
                      </c:pt>
                      <c:pt idx="5061">
                        <c:v>437.96300000000002</c:v>
                      </c:pt>
                      <c:pt idx="5062">
                        <c:v>437.95800000000003</c:v>
                      </c:pt>
                      <c:pt idx="5063">
                        <c:v>437.95299999999997</c:v>
                      </c:pt>
                      <c:pt idx="5064">
                        <c:v>437.94799999999998</c:v>
                      </c:pt>
                      <c:pt idx="5065">
                        <c:v>437.94400000000002</c:v>
                      </c:pt>
                      <c:pt idx="5066">
                        <c:v>437.93900000000002</c:v>
                      </c:pt>
                      <c:pt idx="5067">
                        <c:v>437.935</c:v>
                      </c:pt>
                      <c:pt idx="5068">
                        <c:v>437.93099999999998</c:v>
                      </c:pt>
                      <c:pt idx="5069">
                        <c:v>437.928</c:v>
                      </c:pt>
                      <c:pt idx="5070">
                        <c:v>437.92399999999998</c:v>
                      </c:pt>
                      <c:pt idx="5071">
                        <c:v>437.92099999999999</c:v>
                      </c:pt>
                      <c:pt idx="5072">
                        <c:v>437.91800000000001</c:v>
                      </c:pt>
                      <c:pt idx="5073">
                        <c:v>437.916</c:v>
                      </c:pt>
                      <c:pt idx="5074">
                        <c:v>437.91399999999999</c:v>
                      </c:pt>
                      <c:pt idx="5075">
                        <c:v>437.91300000000001</c:v>
                      </c:pt>
                      <c:pt idx="5076">
                        <c:v>437.911</c:v>
                      </c:pt>
                      <c:pt idx="5077">
                        <c:v>437.911</c:v>
                      </c:pt>
                      <c:pt idx="5078">
                        <c:v>437.911</c:v>
                      </c:pt>
                      <c:pt idx="5079">
                        <c:v>437.911</c:v>
                      </c:pt>
                      <c:pt idx="5080">
                        <c:v>437.91199999999998</c:v>
                      </c:pt>
                      <c:pt idx="5081">
                        <c:v>437.91399999999999</c:v>
                      </c:pt>
                      <c:pt idx="5082">
                        <c:v>437.91699999999997</c:v>
                      </c:pt>
                      <c:pt idx="5083">
                        <c:v>437.92</c:v>
                      </c:pt>
                      <c:pt idx="5084">
                        <c:v>437.92399999999998</c:v>
                      </c:pt>
                      <c:pt idx="5085">
                        <c:v>437.928</c:v>
                      </c:pt>
                      <c:pt idx="5086">
                        <c:v>437.93400000000003</c:v>
                      </c:pt>
                      <c:pt idx="5087">
                        <c:v>437.94</c:v>
                      </c:pt>
                      <c:pt idx="5088">
                        <c:v>437.94799999999998</c:v>
                      </c:pt>
                      <c:pt idx="5089">
                        <c:v>437.95600000000002</c:v>
                      </c:pt>
                      <c:pt idx="5090">
                        <c:v>437.96499999999997</c:v>
                      </c:pt>
                      <c:pt idx="5091">
                        <c:v>437.976</c:v>
                      </c:pt>
                      <c:pt idx="5092">
                        <c:v>437.988</c:v>
                      </c:pt>
                      <c:pt idx="5093">
                        <c:v>438</c:v>
                      </c:pt>
                      <c:pt idx="5094">
                        <c:v>438.01400000000001</c:v>
                      </c:pt>
                      <c:pt idx="5095">
                        <c:v>438.03</c:v>
                      </c:pt>
                      <c:pt idx="5096">
                        <c:v>438.04599999999999</c:v>
                      </c:pt>
                      <c:pt idx="5097">
                        <c:v>438.06400000000002</c:v>
                      </c:pt>
                      <c:pt idx="5098">
                        <c:v>438.084</c:v>
                      </c:pt>
                      <c:pt idx="5099">
                        <c:v>438.10399999999998</c:v>
                      </c:pt>
                      <c:pt idx="5100">
                        <c:v>438.12700000000001</c:v>
                      </c:pt>
                      <c:pt idx="5101">
                        <c:v>438.15100000000001</c:v>
                      </c:pt>
                      <c:pt idx="5102">
                        <c:v>438.17700000000002</c:v>
                      </c:pt>
                      <c:pt idx="5103">
                        <c:v>438.20400000000001</c:v>
                      </c:pt>
                      <c:pt idx="5104">
                        <c:v>438.23399999999998</c:v>
                      </c:pt>
                      <c:pt idx="5105">
                        <c:v>438.26499999999999</c:v>
                      </c:pt>
                      <c:pt idx="5106">
                        <c:v>438.298</c:v>
                      </c:pt>
                      <c:pt idx="5107">
                        <c:v>438.33300000000003</c:v>
                      </c:pt>
                      <c:pt idx="5108">
                        <c:v>438.37</c:v>
                      </c:pt>
                      <c:pt idx="5109">
                        <c:v>438.40899999999999</c:v>
                      </c:pt>
                      <c:pt idx="5110">
                        <c:v>438.45100000000002</c:v>
                      </c:pt>
                      <c:pt idx="5111">
                        <c:v>438.49400000000003</c:v>
                      </c:pt>
                      <c:pt idx="5112">
                        <c:v>438.54</c:v>
                      </c:pt>
                      <c:pt idx="5113">
                        <c:v>438.58800000000002</c:v>
                      </c:pt>
                      <c:pt idx="5114">
                        <c:v>438.63900000000001</c:v>
                      </c:pt>
                      <c:pt idx="5115">
                        <c:v>438.69200000000001</c:v>
                      </c:pt>
                      <c:pt idx="5116">
                        <c:v>438.74799999999999</c:v>
                      </c:pt>
                      <c:pt idx="5117">
                        <c:v>438.80700000000002</c:v>
                      </c:pt>
                      <c:pt idx="5118">
                        <c:v>438.86799999999999</c:v>
                      </c:pt>
                      <c:pt idx="5119">
                        <c:v>438.93200000000002</c:v>
                      </c:pt>
                      <c:pt idx="5120">
                        <c:v>438.99900000000002</c:v>
                      </c:pt>
                      <c:pt idx="5121">
                        <c:v>439.06799999999998</c:v>
                      </c:pt>
                      <c:pt idx="5122">
                        <c:v>439.14100000000002</c:v>
                      </c:pt>
                      <c:pt idx="5123">
                        <c:v>439.21699999999998</c:v>
                      </c:pt>
                      <c:pt idx="5124">
                        <c:v>439.29599999999999</c:v>
                      </c:pt>
                      <c:pt idx="5125">
                        <c:v>439.37799999999999</c:v>
                      </c:pt>
                      <c:pt idx="5126">
                        <c:v>439.46300000000002</c:v>
                      </c:pt>
                      <c:pt idx="5127">
                        <c:v>439.55200000000002</c:v>
                      </c:pt>
                      <c:pt idx="5128">
                        <c:v>439.64400000000001</c:v>
                      </c:pt>
                      <c:pt idx="5129">
                        <c:v>439.74</c:v>
                      </c:pt>
                      <c:pt idx="5130">
                        <c:v>439.839</c:v>
                      </c:pt>
                      <c:pt idx="5131">
                        <c:v>439.94200000000001</c:v>
                      </c:pt>
                      <c:pt idx="5132">
                        <c:v>440.04899999999998</c:v>
                      </c:pt>
                      <c:pt idx="5133">
                        <c:v>440.15899999999999</c:v>
                      </c:pt>
                      <c:pt idx="5134">
                        <c:v>440.27300000000002</c:v>
                      </c:pt>
                      <c:pt idx="5135">
                        <c:v>440.392</c:v>
                      </c:pt>
                      <c:pt idx="5136">
                        <c:v>440.51400000000001</c:v>
                      </c:pt>
                      <c:pt idx="5137">
                        <c:v>440.64</c:v>
                      </c:pt>
                      <c:pt idx="5138">
                        <c:v>440.77100000000002</c:v>
                      </c:pt>
                      <c:pt idx="5139">
                        <c:v>440.90600000000001</c:v>
                      </c:pt>
                      <c:pt idx="5140">
                        <c:v>441.04500000000002</c:v>
                      </c:pt>
                      <c:pt idx="5141">
                        <c:v>441.18900000000002</c:v>
                      </c:pt>
                      <c:pt idx="5142">
                        <c:v>441.33699999999999</c:v>
                      </c:pt>
                      <c:pt idx="5143">
                        <c:v>441.48899999999998</c:v>
                      </c:pt>
                      <c:pt idx="5144">
                        <c:v>441.64600000000002</c:v>
                      </c:pt>
                      <c:pt idx="5145">
                        <c:v>441.80799999999999</c:v>
                      </c:pt>
                      <c:pt idx="5146">
                        <c:v>441.97500000000002</c:v>
                      </c:pt>
                      <c:pt idx="5147">
                        <c:v>442.14699999999999</c:v>
                      </c:pt>
                      <c:pt idx="5148">
                        <c:v>442.32299999999998</c:v>
                      </c:pt>
                      <c:pt idx="5149">
                        <c:v>442.505</c:v>
                      </c:pt>
                      <c:pt idx="5150">
                        <c:v>442.69200000000001</c:v>
                      </c:pt>
                      <c:pt idx="5151">
                        <c:v>442.88299999999998</c:v>
                      </c:pt>
                      <c:pt idx="5152">
                        <c:v>443.08</c:v>
                      </c:pt>
                      <c:pt idx="5153">
                        <c:v>443.28300000000002</c:v>
                      </c:pt>
                      <c:pt idx="5154">
                        <c:v>443.49</c:v>
                      </c:pt>
                      <c:pt idx="5155">
                        <c:v>443.70299999999997</c:v>
                      </c:pt>
                      <c:pt idx="5156">
                        <c:v>443.92200000000003</c:v>
                      </c:pt>
                      <c:pt idx="5157">
                        <c:v>444.14600000000002</c:v>
                      </c:pt>
                      <c:pt idx="5158">
                        <c:v>444.375</c:v>
                      </c:pt>
                      <c:pt idx="5159">
                        <c:v>444.61</c:v>
                      </c:pt>
                      <c:pt idx="5160">
                        <c:v>444.851</c:v>
                      </c:pt>
                      <c:pt idx="5161">
                        <c:v>445.09800000000001</c:v>
                      </c:pt>
                      <c:pt idx="5162">
                        <c:v>445.351</c:v>
                      </c:pt>
                      <c:pt idx="5163">
                        <c:v>445.60899999999998</c:v>
                      </c:pt>
                      <c:pt idx="5164">
                        <c:v>445.87400000000002</c:v>
                      </c:pt>
                      <c:pt idx="5165">
                        <c:v>446.14400000000001</c:v>
                      </c:pt>
                      <c:pt idx="5166">
                        <c:v>446.42</c:v>
                      </c:pt>
                      <c:pt idx="5167">
                        <c:v>446.70299999999997</c:v>
                      </c:pt>
                      <c:pt idx="5168">
                        <c:v>446.99200000000002</c:v>
                      </c:pt>
                      <c:pt idx="5169">
                        <c:v>447.28699999999998</c:v>
                      </c:pt>
                      <c:pt idx="5170">
                        <c:v>447.589</c:v>
                      </c:pt>
                      <c:pt idx="5171">
                        <c:v>447.89699999999999</c:v>
                      </c:pt>
                      <c:pt idx="5172">
                        <c:v>448.21199999999999</c:v>
                      </c:pt>
                      <c:pt idx="5173">
                        <c:v>448.53300000000002</c:v>
                      </c:pt>
                      <c:pt idx="5174">
                        <c:v>448.86099999999999</c:v>
                      </c:pt>
                      <c:pt idx="5175">
                        <c:v>449.19499999999999</c:v>
                      </c:pt>
                      <c:pt idx="5176">
                        <c:v>449.536</c:v>
                      </c:pt>
                      <c:pt idx="5177">
                        <c:v>449.88400000000001</c:v>
                      </c:pt>
                      <c:pt idx="5178">
                        <c:v>450.238</c:v>
                      </c:pt>
                      <c:pt idx="5179">
                        <c:v>450.6</c:v>
                      </c:pt>
                      <c:pt idx="5180">
                        <c:v>450.96800000000002</c:v>
                      </c:pt>
                      <c:pt idx="5181">
                        <c:v>451.34300000000002</c:v>
                      </c:pt>
                      <c:pt idx="5182">
                        <c:v>451.72399999999999</c:v>
                      </c:pt>
                      <c:pt idx="5183">
                        <c:v>452.113</c:v>
                      </c:pt>
                      <c:pt idx="5184">
                        <c:v>452.50799999999998</c:v>
                      </c:pt>
                      <c:pt idx="5185">
                        <c:v>452.911</c:v>
                      </c:pt>
                      <c:pt idx="5186">
                        <c:v>453.32</c:v>
                      </c:pt>
                      <c:pt idx="5187">
                        <c:v>453.73599999999999</c:v>
                      </c:pt>
                      <c:pt idx="5188">
                        <c:v>454.15899999999999</c:v>
                      </c:pt>
                      <c:pt idx="5189">
                        <c:v>454.589</c:v>
                      </c:pt>
                      <c:pt idx="5190">
                        <c:v>455.02600000000001</c:v>
                      </c:pt>
                      <c:pt idx="5191">
                        <c:v>455.47</c:v>
                      </c:pt>
                      <c:pt idx="5192">
                        <c:v>455.92099999999999</c:v>
                      </c:pt>
                      <c:pt idx="5193">
                        <c:v>456.37900000000002</c:v>
                      </c:pt>
                      <c:pt idx="5194">
                        <c:v>456.84399999999999</c:v>
                      </c:pt>
                      <c:pt idx="5195">
                        <c:v>457.315</c:v>
                      </c:pt>
                      <c:pt idx="5196">
                        <c:v>457.79399999999998</c:v>
                      </c:pt>
                      <c:pt idx="5197">
                        <c:v>458.28</c:v>
                      </c:pt>
                      <c:pt idx="5198">
                        <c:v>458.77199999999999</c:v>
                      </c:pt>
                      <c:pt idx="5199">
                        <c:v>459.27100000000002</c:v>
                      </c:pt>
                      <c:pt idx="5200">
                        <c:v>459.77800000000002</c:v>
                      </c:pt>
                      <c:pt idx="5201">
                        <c:v>460.291</c:v>
                      </c:pt>
                      <c:pt idx="5202">
                        <c:v>460.81</c:v>
                      </c:pt>
                      <c:pt idx="5203">
                        <c:v>461.33699999999999</c:v>
                      </c:pt>
                      <c:pt idx="5204">
                        <c:v>461.87</c:v>
                      </c:pt>
                      <c:pt idx="5205">
                        <c:v>462.411</c:v>
                      </c:pt>
                      <c:pt idx="5206">
                        <c:v>462.95800000000003</c:v>
                      </c:pt>
                      <c:pt idx="5207">
                        <c:v>463.51100000000002</c:v>
                      </c:pt>
                      <c:pt idx="5208">
                        <c:v>464.072</c:v>
                      </c:pt>
                      <c:pt idx="5209">
                        <c:v>464.63900000000001</c:v>
                      </c:pt>
                      <c:pt idx="5210">
                        <c:v>465.21300000000002</c:v>
                      </c:pt>
                      <c:pt idx="5211">
                        <c:v>465.79399999999998</c:v>
                      </c:pt>
                      <c:pt idx="5212">
                        <c:v>466.38099999999997</c:v>
                      </c:pt>
                      <c:pt idx="5213">
                        <c:v>466.97399999999999</c:v>
                      </c:pt>
                      <c:pt idx="5214">
                        <c:v>467.57499999999999</c:v>
                      </c:pt>
                      <c:pt idx="5215">
                        <c:v>468.18099999999998</c:v>
                      </c:pt>
                      <c:pt idx="5216">
                        <c:v>468.79399999999998</c:v>
                      </c:pt>
                      <c:pt idx="5217">
                        <c:v>469.41399999999999</c:v>
                      </c:pt>
                      <c:pt idx="5218">
                        <c:v>470.03899999999999</c:v>
                      </c:pt>
                      <c:pt idx="5219">
                        <c:v>470.67099999999999</c:v>
                      </c:pt>
                      <c:pt idx="5220">
                        <c:v>471.30900000000003</c:v>
                      </c:pt>
                      <c:pt idx="5221">
                        <c:v>471.95400000000001</c:v>
                      </c:pt>
                      <c:pt idx="5222">
                        <c:v>472.60399999999998</c:v>
                      </c:pt>
                      <c:pt idx="5223">
                        <c:v>473.26</c:v>
                      </c:pt>
                      <c:pt idx="5224">
                        <c:v>473.92200000000003</c:v>
                      </c:pt>
                      <c:pt idx="5225">
                        <c:v>474.59</c:v>
                      </c:pt>
                      <c:pt idx="5226">
                        <c:v>475.26400000000001</c:v>
                      </c:pt>
                      <c:pt idx="5227">
                        <c:v>475.94299999999998</c:v>
                      </c:pt>
                      <c:pt idx="5228">
                        <c:v>476.62900000000002</c:v>
                      </c:pt>
                      <c:pt idx="5229">
                        <c:v>477.31900000000002</c:v>
                      </c:pt>
                      <c:pt idx="5230">
                        <c:v>478.01600000000002</c:v>
                      </c:pt>
                      <c:pt idx="5231">
                        <c:v>478.71699999999998</c:v>
                      </c:pt>
                      <c:pt idx="5232">
                        <c:v>479.42399999999998</c:v>
                      </c:pt>
                      <c:pt idx="5233">
                        <c:v>480.137</c:v>
                      </c:pt>
                      <c:pt idx="5234">
                        <c:v>480.85399999999998</c:v>
                      </c:pt>
                      <c:pt idx="5235">
                        <c:v>481.577</c:v>
                      </c:pt>
                      <c:pt idx="5236">
                        <c:v>482.30500000000001</c:v>
                      </c:pt>
                      <c:pt idx="5237">
                        <c:v>483.03800000000001</c:v>
                      </c:pt>
                      <c:pt idx="5238">
                        <c:v>483.77499999999998</c:v>
                      </c:pt>
                      <c:pt idx="5239">
                        <c:v>484.51799999999997</c:v>
                      </c:pt>
                      <c:pt idx="5240">
                        <c:v>485.26499999999999</c:v>
                      </c:pt>
                      <c:pt idx="5241">
                        <c:v>486.01600000000002</c:v>
                      </c:pt>
                      <c:pt idx="5242">
                        <c:v>486.77300000000002</c:v>
                      </c:pt>
                      <c:pt idx="5243">
                        <c:v>487.53399999999999</c:v>
                      </c:pt>
                      <c:pt idx="5244">
                        <c:v>488.29899999999998</c:v>
                      </c:pt>
                      <c:pt idx="5245">
                        <c:v>489.06799999999998</c:v>
                      </c:pt>
                      <c:pt idx="5246">
                        <c:v>489.84199999999998</c:v>
                      </c:pt>
                      <c:pt idx="5247">
                        <c:v>490.62</c:v>
                      </c:pt>
                      <c:pt idx="5248">
                        <c:v>491.40100000000001</c:v>
                      </c:pt>
                      <c:pt idx="5249">
                        <c:v>492.18700000000001</c:v>
                      </c:pt>
                      <c:pt idx="5250">
                        <c:v>492.97699999999998</c:v>
                      </c:pt>
                      <c:pt idx="5251">
                        <c:v>493.77</c:v>
                      </c:pt>
                      <c:pt idx="5252">
                        <c:v>494.56799999999998</c:v>
                      </c:pt>
                      <c:pt idx="5253">
                        <c:v>495.36799999999999</c:v>
                      </c:pt>
                      <c:pt idx="5254">
                        <c:v>496.173</c:v>
                      </c:pt>
                      <c:pt idx="5255">
                        <c:v>496.98</c:v>
                      </c:pt>
                      <c:pt idx="5256">
                        <c:v>497.791</c:v>
                      </c:pt>
                      <c:pt idx="5257">
                        <c:v>498.60500000000002</c:v>
                      </c:pt>
                      <c:pt idx="5258">
                        <c:v>499.42200000000003</c:v>
                      </c:pt>
                      <c:pt idx="5259">
                        <c:v>500.24200000000002</c:v>
                      </c:pt>
                      <c:pt idx="5260">
                        <c:v>501.065</c:v>
                      </c:pt>
                      <c:pt idx="5261">
                        <c:v>501.89</c:v>
                      </c:pt>
                      <c:pt idx="5262">
                        <c:v>502.71800000000002</c:v>
                      </c:pt>
                      <c:pt idx="5263">
                        <c:v>503.548</c:v>
                      </c:pt>
                      <c:pt idx="5264">
                        <c:v>504.38099999999997</c:v>
                      </c:pt>
                      <c:pt idx="5265">
                        <c:v>505.21600000000001</c:v>
                      </c:pt>
                      <c:pt idx="5266">
                        <c:v>506.05399999999997</c:v>
                      </c:pt>
                      <c:pt idx="5267">
                        <c:v>506.89400000000001</c:v>
                      </c:pt>
                      <c:pt idx="5268">
                        <c:v>507.73599999999999</c:v>
                      </c:pt>
                      <c:pt idx="5269">
                        <c:v>508.57900000000001</c:v>
                      </c:pt>
                      <c:pt idx="5270">
                        <c:v>509.42500000000001</c:v>
                      </c:pt>
                      <c:pt idx="5271">
                        <c:v>510.27300000000002</c:v>
                      </c:pt>
                      <c:pt idx="5272">
                        <c:v>511.12200000000001</c:v>
                      </c:pt>
                      <c:pt idx="5273">
                        <c:v>511.97300000000001</c:v>
                      </c:pt>
                      <c:pt idx="5274">
                        <c:v>512.82600000000002</c:v>
                      </c:pt>
                      <c:pt idx="5275">
                        <c:v>513.67999999999995</c:v>
                      </c:pt>
                      <c:pt idx="5276">
                        <c:v>514.53499999999997</c:v>
                      </c:pt>
                      <c:pt idx="5277">
                        <c:v>515.39200000000005</c:v>
                      </c:pt>
                      <c:pt idx="5278">
                        <c:v>516.25</c:v>
                      </c:pt>
                      <c:pt idx="5279">
                        <c:v>517.10900000000004</c:v>
                      </c:pt>
                      <c:pt idx="5280">
                        <c:v>517.97</c:v>
                      </c:pt>
                      <c:pt idx="5281">
                        <c:v>518.83100000000002</c:v>
                      </c:pt>
                      <c:pt idx="5282">
                        <c:v>519.69299999999998</c:v>
                      </c:pt>
                      <c:pt idx="5283">
                        <c:v>520.55600000000004</c:v>
                      </c:pt>
                      <c:pt idx="5284">
                        <c:v>521.41899999999998</c:v>
                      </c:pt>
                      <c:pt idx="5285">
                        <c:v>522.28300000000002</c:v>
                      </c:pt>
                      <c:pt idx="5286">
                        <c:v>523.14700000000005</c:v>
                      </c:pt>
                      <c:pt idx="5287">
                        <c:v>524.01199999999994</c:v>
                      </c:pt>
                      <c:pt idx="5288">
                        <c:v>524.87699999999995</c:v>
                      </c:pt>
                      <c:pt idx="5289">
                        <c:v>525.74300000000005</c:v>
                      </c:pt>
                      <c:pt idx="5290">
                        <c:v>526.60799999999995</c:v>
                      </c:pt>
                      <c:pt idx="5291">
                        <c:v>527.47400000000005</c:v>
                      </c:pt>
                      <c:pt idx="5292">
                        <c:v>528.34</c:v>
                      </c:pt>
                      <c:pt idx="5293">
                        <c:v>529.20600000000002</c:v>
                      </c:pt>
                      <c:pt idx="5294">
                        <c:v>530.07100000000003</c:v>
                      </c:pt>
                      <c:pt idx="5295">
                        <c:v>530.93700000000001</c:v>
                      </c:pt>
                      <c:pt idx="5296">
                        <c:v>531.80200000000002</c:v>
                      </c:pt>
                      <c:pt idx="5297">
                        <c:v>532.66700000000003</c:v>
                      </c:pt>
                      <c:pt idx="5298">
                        <c:v>533.53200000000004</c:v>
                      </c:pt>
                      <c:pt idx="5299">
                        <c:v>534.39599999999996</c:v>
                      </c:pt>
                      <c:pt idx="5300">
                        <c:v>535.26</c:v>
                      </c:pt>
                      <c:pt idx="5301">
                        <c:v>536.12300000000005</c:v>
                      </c:pt>
                      <c:pt idx="5302">
                        <c:v>536.98599999999999</c:v>
                      </c:pt>
                      <c:pt idx="5303">
                        <c:v>537.84799999999996</c:v>
                      </c:pt>
                      <c:pt idx="5304">
                        <c:v>538.70899999999995</c:v>
                      </c:pt>
                      <c:pt idx="5305">
                        <c:v>539.56899999999996</c:v>
                      </c:pt>
                      <c:pt idx="5306">
                        <c:v>540.428</c:v>
                      </c:pt>
                      <c:pt idx="5307">
                        <c:v>541.28700000000003</c:v>
                      </c:pt>
                      <c:pt idx="5308">
                        <c:v>542.14400000000001</c:v>
                      </c:pt>
                      <c:pt idx="5309">
                        <c:v>543.00099999999998</c:v>
                      </c:pt>
                      <c:pt idx="5310">
                        <c:v>543.85599999999999</c:v>
                      </c:pt>
                      <c:pt idx="5311">
                        <c:v>544.71</c:v>
                      </c:pt>
                      <c:pt idx="5312">
                        <c:v>545.56299999999999</c:v>
                      </c:pt>
                      <c:pt idx="5313">
                        <c:v>546.41399999999999</c:v>
                      </c:pt>
                      <c:pt idx="5314">
                        <c:v>547.26400000000001</c:v>
                      </c:pt>
                      <c:pt idx="5315">
                        <c:v>548.11300000000006</c:v>
                      </c:pt>
                      <c:pt idx="5316">
                        <c:v>548.96100000000001</c:v>
                      </c:pt>
                      <c:pt idx="5317">
                        <c:v>549.80700000000002</c:v>
                      </c:pt>
                      <c:pt idx="5318">
                        <c:v>550.65099999999995</c:v>
                      </c:pt>
                      <c:pt idx="5319">
                        <c:v>551.49400000000003</c:v>
                      </c:pt>
                      <c:pt idx="5320">
                        <c:v>552.33500000000004</c:v>
                      </c:pt>
                      <c:pt idx="5321">
                        <c:v>553.17399999999998</c:v>
                      </c:pt>
                      <c:pt idx="5322">
                        <c:v>554.01199999999994</c:v>
                      </c:pt>
                      <c:pt idx="5323">
                        <c:v>554.84799999999996</c:v>
                      </c:pt>
                      <c:pt idx="5324">
                        <c:v>555.68200000000002</c:v>
                      </c:pt>
                      <c:pt idx="5325">
                        <c:v>556.51400000000001</c:v>
                      </c:pt>
                      <c:pt idx="5326">
                        <c:v>557.34400000000005</c:v>
                      </c:pt>
                      <c:pt idx="5327">
                        <c:v>558.17200000000003</c:v>
                      </c:pt>
                      <c:pt idx="5328">
                        <c:v>558.99800000000005</c:v>
                      </c:pt>
                      <c:pt idx="5329">
                        <c:v>559.82299999999998</c:v>
                      </c:pt>
                      <c:pt idx="5330">
                        <c:v>560.64499999999998</c:v>
                      </c:pt>
                      <c:pt idx="5331">
                        <c:v>561.46500000000003</c:v>
                      </c:pt>
                      <c:pt idx="5332">
                        <c:v>562.28200000000004</c:v>
                      </c:pt>
                      <c:pt idx="5333">
                        <c:v>563.09799999999996</c:v>
                      </c:pt>
                      <c:pt idx="5334">
                        <c:v>563.91099999999994</c:v>
                      </c:pt>
                      <c:pt idx="5335">
                        <c:v>564.72199999999998</c:v>
                      </c:pt>
                      <c:pt idx="5336">
                        <c:v>565.53099999999995</c:v>
                      </c:pt>
                      <c:pt idx="5337">
                        <c:v>566.33799999999997</c:v>
                      </c:pt>
                      <c:pt idx="5338">
                        <c:v>567.14200000000005</c:v>
                      </c:pt>
                      <c:pt idx="5339">
                        <c:v>567.94299999999998</c:v>
                      </c:pt>
                      <c:pt idx="5340">
                        <c:v>568.74300000000005</c:v>
                      </c:pt>
                      <c:pt idx="5341">
                        <c:v>569.53899999999999</c:v>
                      </c:pt>
                      <c:pt idx="5342">
                        <c:v>570.33299999999997</c:v>
                      </c:pt>
                      <c:pt idx="5343">
                        <c:v>571.125</c:v>
                      </c:pt>
                      <c:pt idx="5344">
                        <c:v>571.91399999999999</c:v>
                      </c:pt>
                      <c:pt idx="5345">
                        <c:v>572.70100000000002</c:v>
                      </c:pt>
                      <c:pt idx="5346">
                        <c:v>573.48500000000001</c:v>
                      </c:pt>
                      <c:pt idx="5347">
                        <c:v>574.26599999999996</c:v>
                      </c:pt>
                      <c:pt idx="5348">
                        <c:v>575.04399999999998</c:v>
                      </c:pt>
                      <c:pt idx="5349">
                        <c:v>575.82000000000005</c:v>
                      </c:pt>
                      <c:pt idx="5350">
                        <c:v>576.59299999999996</c:v>
                      </c:pt>
                      <c:pt idx="5351">
                        <c:v>577.36400000000003</c:v>
                      </c:pt>
                      <c:pt idx="5352">
                        <c:v>578.13099999999997</c:v>
                      </c:pt>
                      <c:pt idx="5353">
                        <c:v>578.89599999999996</c:v>
                      </c:pt>
                      <c:pt idx="5354">
                        <c:v>579.65800000000002</c:v>
                      </c:pt>
                      <c:pt idx="5355">
                        <c:v>580.41700000000003</c:v>
                      </c:pt>
                      <c:pt idx="5356">
                        <c:v>581.173</c:v>
                      </c:pt>
                      <c:pt idx="5357">
                        <c:v>581.92600000000004</c:v>
                      </c:pt>
                      <c:pt idx="5358">
                        <c:v>582.67700000000002</c:v>
                      </c:pt>
                      <c:pt idx="5359">
                        <c:v>583.42399999999998</c:v>
                      </c:pt>
                      <c:pt idx="5360">
                        <c:v>584.16899999999998</c:v>
                      </c:pt>
                      <c:pt idx="5361">
                        <c:v>584.91</c:v>
                      </c:pt>
                      <c:pt idx="5362">
                        <c:v>585.649</c:v>
                      </c:pt>
                      <c:pt idx="5363">
                        <c:v>586.38499999999999</c:v>
                      </c:pt>
                      <c:pt idx="5364">
                        <c:v>587.11699999999996</c:v>
                      </c:pt>
                      <c:pt idx="5365">
                        <c:v>587.84699999999998</c:v>
                      </c:pt>
                      <c:pt idx="5366">
                        <c:v>588.57299999999998</c:v>
                      </c:pt>
                      <c:pt idx="5367">
                        <c:v>589.29700000000003</c:v>
                      </c:pt>
                      <c:pt idx="5368">
                        <c:v>590.01700000000005</c:v>
                      </c:pt>
                      <c:pt idx="5369">
                        <c:v>590.73400000000004</c:v>
                      </c:pt>
                      <c:pt idx="5370">
                        <c:v>591.44899999999996</c:v>
                      </c:pt>
                      <c:pt idx="5371">
                        <c:v>592.16</c:v>
                      </c:pt>
                      <c:pt idx="5372">
                        <c:v>592.86800000000005</c:v>
                      </c:pt>
                      <c:pt idx="5373">
                        <c:v>593.572</c:v>
                      </c:pt>
                      <c:pt idx="5374">
                        <c:v>594.274</c:v>
                      </c:pt>
                      <c:pt idx="5375">
                        <c:v>594.97299999999996</c:v>
                      </c:pt>
                      <c:pt idx="5376">
                        <c:v>595.66800000000001</c:v>
                      </c:pt>
                      <c:pt idx="5377">
                        <c:v>596.36</c:v>
                      </c:pt>
                      <c:pt idx="5378">
                        <c:v>597.04899999999998</c:v>
                      </c:pt>
                      <c:pt idx="5379">
                        <c:v>597.73400000000004</c:v>
                      </c:pt>
                      <c:pt idx="5380">
                        <c:v>598.41700000000003</c:v>
                      </c:pt>
                      <c:pt idx="5381">
                        <c:v>599.096</c:v>
                      </c:pt>
                      <c:pt idx="5382">
                        <c:v>599.77200000000005</c:v>
                      </c:pt>
                      <c:pt idx="5383">
                        <c:v>600.44500000000005</c:v>
                      </c:pt>
                      <c:pt idx="5384">
                        <c:v>601.11500000000001</c:v>
                      </c:pt>
                      <c:pt idx="5385">
                        <c:v>601.78099999999995</c:v>
                      </c:pt>
                      <c:pt idx="5386">
                        <c:v>602.44399999999996</c:v>
                      </c:pt>
                      <c:pt idx="5387">
                        <c:v>603.10400000000004</c:v>
                      </c:pt>
                      <c:pt idx="5388">
                        <c:v>603.76099999999997</c:v>
                      </c:pt>
                      <c:pt idx="5389">
                        <c:v>604.41399999999999</c:v>
                      </c:pt>
                      <c:pt idx="5390">
                        <c:v>605.06399999999996</c:v>
                      </c:pt>
                      <c:pt idx="5391">
                        <c:v>605.71100000000001</c:v>
                      </c:pt>
                      <c:pt idx="5392">
                        <c:v>606.35400000000004</c:v>
                      </c:pt>
                      <c:pt idx="5393">
                        <c:v>606.995</c:v>
                      </c:pt>
                      <c:pt idx="5394">
                        <c:v>607.63199999999995</c:v>
                      </c:pt>
                      <c:pt idx="5395">
                        <c:v>608.26599999999996</c:v>
                      </c:pt>
                      <c:pt idx="5396">
                        <c:v>608.89599999999996</c:v>
                      </c:pt>
                      <c:pt idx="5397">
                        <c:v>609.52300000000002</c:v>
                      </c:pt>
                      <c:pt idx="5398">
                        <c:v>610.14700000000005</c:v>
                      </c:pt>
                      <c:pt idx="5399">
                        <c:v>610.76800000000003</c:v>
                      </c:pt>
                      <c:pt idx="5400">
                        <c:v>611.38499999999999</c:v>
                      </c:pt>
                      <c:pt idx="5401">
                        <c:v>611.99900000000002</c:v>
                      </c:pt>
                      <c:pt idx="5402">
                        <c:v>612.61</c:v>
                      </c:pt>
                      <c:pt idx="5403">
                        <c:v>613.21799999999996</c:v>
                      </c:pt>
                      <c:pt idx="5404">
                        <c:v>613.822</c:v>
                      </c:pt>
                      <c:pt idx="5405">
                        <c:v>614.42399999999998</c:v>
                      </c:pt>
                      <c:pt idx="5406">
                        <c:v>615.02099999999996</c:v>
                      </c:pt>
                      <c:pt idx="5407">
                        <c:v>615.61599999999999</c:v>
                      </c:pt>
                      <c:pt idx="5408">
                        <c:v>616.20699999999999</c:v>
                      </c:pt>
                      <c:pt idx="5409">
                        <c:v>616.79499999999996</c:v>
                      </c:pt>
                      <c:pt idx="5410">
                        <c:v>617.38</c:v>
                      </c:pt>
                      <c:pt idx="5411">
                        <c:v>617.96199999999999</c:v>
                      </c:pt>
                      <c:pt idx="5412">
                        <c:v>618.54</c:v>
                      </c:pt>
                      <c:pt idx="5413">
                        <c:v>619.11500000000001</c:v>
                      </c:pt>
                      <c:pt idx="5414">
                        <c:v>619.68700000000001</c:v>
                      </c:pt>
                      <c:pt idx="5415">
                        <c:v>620.25599999999997</c:v>
                      </c:pt>
                      <c:pt idx="5416">
                        <c:v>620.822</c:v>
                      </c:pt>
                      <c:pt idx="5417">
                        <c:v>621.38400000000001</c:v>
                      </c:pt>
                      <c:pt idx="5418">
                        <c:v>621.94299999999998</c:v>
                      </c:pt>
                      <c:pt idx="5419">
                        <c:v>622.49900000000002</c:v>
                      </c:pt>
                      <c:pt idx="5420">
                        <c:v>623.05100000000004</c:v>
                      </c:pt>
                      <c:pt idx="5421">
                        <c:v>623.601</c:v>
                      </c:pt>
                      <c:pt idx="5422">
                        <c:v>624.14700000000005</c:v>
                      </c:pt>
                      <c:pt idx="5423">
                        <c:v>624.69000000000005</c:v>
                      </c:pt>
                      <c:pt idx="5424">
                        <c:v>625.23</c:v>
                      </c:pt>
                      <c:pt idx="5425">
                        <c:v>625.76700000000005</c:v>
                      </c:pt>
                      <c:pt idx="5426">
                        <c:v>626.29999999999995</c:v>
                      </c:pt>
                      <c:pt idx="5427">
                        <c:v>626.83100000000002</c:v>
                      </c:pt>
                      <c:pt idx="5428">
                        <c:v>627.35799999999995</c:v>
                      </c:pt>
                      <c:pt idx="5429">
                        <c:v>627.88199999999995</c:v>
                      </c:pt>
                      <c:pt idx="5430">
                        <c:v>628.40300000000002</c:v>
                      </c:pt>
                      <c:pt idx="5431">
                        <c:v>628.92100000000005</c:v>
                      </c:pt>
                      <c:pt idx="5432">
                        <c:v>629.43600000000004</c:v>
                      </c:pt>
                      <c:pt idx="5433">
                        <c:v>629.94799999999998</c:v>
                      </c:pt>
                      <c:pt idx="5434">
                        <c:v>630.45600000000002</c:v>
                      </c:pt>
                      <c:pt idx="5435">
                        <c:v>630.96199999999999</c:v>
                      </c:pt>
                      <c:pt idx="5436">
                        <c:v>631.46400000000006</c:v>
                      </c:pt>
                      <c:pt idx="5437">
                        <c:v>631.96299999999997</c:v>
                      </c:pt>
                      <c:pt idx="5438">
                        <c:v>632.46</c:v>
                      </c:pt>
                      <c:pt idx="5439">
                        <c:v>632.95299999999997</c:v>
                      </c:pt>
                      <c:pt idx="5440">
                        <c:v>633.44299999999998</c:v>
                      </c:pt>
                      <c:pt idx="5441">
                        <c:v>633.92999999999995</c:v>
                      </c:pt>
                      <c:pt idx="5442">
                        <c:v>634.41399999999999</c:v>
                      </c:pt>
                      <c:pt idx="5443">
                        <c:v>634.89499999999998</c:v>
                      </c:pt>
                      <c:pt idx="5444">
                        <c:v>635.37300000000005</c:v>
                      </c:pt>
                      <c:pt idx="5445">
                        <c:v>635.84799999999996</c:v>
                      </c:pt>
                      <c:pt idx="5446">
                        <c:v>636.32000000000005</c:v>
                      </c:pt>
                      <c:pt idx="5447">
                        <c:v>636.78899999999999</c:v>
                      </c:pt>
                      <c:pt idx="5448">
                        <c:v>637.25599999999997</c:v>
                      </c:pt>
                      <c:pt idx="5449">
                        <c:v>637.71900000000005</c:v>
                      </c:pt>
                      <c:pt idx="5450">
                        <c:v>638.17899999999997</c:v>
                      </c:pt>
                      <c:pt idx="5451">
                        <c:v>638.63599999999997</c:v>
                      </c:pt>
                      <c:pt idx="5452">
                        <c:v>639.09100000000001</c:v>
                      </c:pt>
                      <c:pt idx="5453">
                        <c:v>639.54200000000003</c:v>
                      </c:pt>
                      <c:pt idx="5454">
                        <c:v>639.99099999999999</c:v>
                      </c:pt>
                      <c:pt idx="5455">
                        <c:v>640.43600000000004</c:v>
                      </c:pt>
                      <c:pt idx="5456">
                        <c:v>640.87900000000002</c:v>
                      </c:pt>
                      <c:pt idx="5457">
                        <c:v>641.31899999999996</c:v>
                      </c:pt>
                      <c:pt idx="5458">
                        <c:v>641.75599999999997</c:v>
                      </c:pt>
                      <c:pt idx="5459">
                        <c:v>642.19000000000005</c:v>
                      </c:pt>
                      <c:pt idx="5460">
                        <c:v>642.62199999999996</c:v>
                      </c:pt>
                      <c:pt idx="5461">
                        <c:v>643.04999999999995</c:v>
                      </c:pt>
                      <c:pt idx="5462">
                        <c:v>643.476</c:v>
                      </c:pt>
                      <c:pt idx="5463">
                        <c:v>643.899</c:v>
                      </c:pt>
                      <c:pt idx="5464">
                        <c:v>644.31899999999996</c:v>
                      </c:pt>
                      <c:pt idx="5465">
                        <c:v>644.73599999999999</c:v>
                      </c:pt>
                      <c:pt idx="5466">
                        <c:v>645.15099999999995</c:v>
                      </c:pt>
                      <c:pt idx="5467">
                        <c:v>645.56299999999999</c:v>
                      </c:pt>
                      <c:pt idx="5468">
                        <c:v>645.97199999999998</c:v>
                      </c:pt>
                      <c:pt idx="5469">
                        <c:v>646.37800000000004</c:v>
                      </c:pt>
                      <c:pt idx="5470">
                        <c:v>646.78200000000004</c:v>
                      </c:pt>
                      <c:pt idx="5471">
                        <c:v>647.18200000000002</c:v>
                      </c:pt>
                      <c:pt idx="5472">
                        <c:v>647.58100000000002</c:v>
                      </c:pt>
                      <c:pt idx="5473">
                        <c:v>647.976</c:v>
                      </c:pt>
                      <c:pt idx="5474">
                        <c:v>648.36900000000003</c:v>
                      </c:pt>
                      <c:pt idx="5475">
                        <c:v>648.75900000000001</c:v>
                      </c:pt>
                      <c:pt idx="5476">
                        <c:v>649.14700000000005</c:v>
                      </c:pt>
                      <c:pt idx="5477">
                        <c:v>649.53099999999995</c:v>
                      </c:pt>
                      <c:pt idx="5478">
                        <c:v>649.91399999999999</c:v>
                      </c:pt>
                      <c:pt idx="5479">
                        <c:v>650.29300000000001</c:v>
                      </c:pt>
                      <c:pt idx="5480">
                        <c:v>650.66999999999996</c:v>
                      </c:pt>
                      <c:pt idx="5481">
                        <c:v>651.04499999999996</c:v>
                      </c:pt>
                      <c:pt idx="5482">
                        <c:v>651.41600000000005</c:v>
                      </c:pt>
                      <c:pt idx="5483">
                        <c:v>651.78599999999994</c:v>
                      </c:pt>
                      <c:pt idx="5484">
                        <c:v>652.15200000000004</c:v>
                      </c:pt>
                      <c:pt idx="5485">
                        <c:v>652.51599999999996</c:v>
                      </c:pt>
                      <c:pt idx="5486">
                        <c:v>652.87800000000004</c:v>
                      </c:pt>
                      <c:pt idx="5487">
                        <c:v>653.23699999999997</c:v>
                      </c:pt>
                      <c:pt idx="5488">
                        <c:v>653.59400000000005</c:v>
                      </c:pt>
                      <c:pt idx="5489">
                        <c:v>653.94799999999998</c:v>
                      </c:pt>
                      <c:pt idx="5490">
                        <c:v>654.29899999999998</c:v>
                      </c:pt>
                      <c:pt idx="5491">
                        <c:v>654.64800000000002</c:v>
                      </c:pt>
                      <c:pt idx="5492">
                        <c:v>654.995</c:v>
                      </c:pt>
                      <c:pt idx="5493">
                        <c:v>655.33900000000006</c:v>
                      </c:pt>
                      <c:pt idx="5494">
                        <c:v>655.68</c:v>
                      </c:pt>
                      <c:pt idx="5495">
                        <c:v>656.02</c:v>
                      </c:pt>
                      <c:pt idx="5496">
                        <c:v>656.35599999999999</c:v>
                      </c:pt>
                      <c:pt idx="5497">
                        <c:v>656.69100000000003</c:v>
                      </c:pt>
                      <c:pt idx="5498">
                        <c:v>657.02300000000002</c:v>
                      </c:pt>
                      <c:pt idx="5499">
                        <c:v>657.35199999999998</c:v>
                      </c:pt>
                      <c:pt idx="5500">
                        <c:v>657.67899999999997</c:v>
                      </c:pt>
                      <c:pt idx="5501">
                        <c:v>658.00400000000002</c:v>
                      </c:pt>
                      <c:pt idx="5502">
                        <c:v>658.327</c:v>
                      </c:pt>
                      <c:pt idx="5503">
                        <c:v>658.64700000000005</c:v>
                      </c:pt>
                      <c:pt idx="5504">
                        <c:v>658.96400000000006</c:v>
                      </c:pt>
                      <c:pt idx="5505">
                        <c:v>659.28</c:v>
                      </c:pt>
                      <c:pt idx="5506">
                        <c:v>659.59299999999996</c:v>
                      </c:pt>
                      <c:pt idx="5507">
                        <c:v>659.904</c:v>
                      </c:pt>
                      <c:pt idx="5508">
                        <c:v>660.21199999999999</c:v>
                      </c:pt>
                      <c:pt idx="5509">
                        <c:v>660.51800000000003</c:v>
                      </c:pt>
                      <c:pt idx="5510">
                        <c:v>660.822</c:v>
                      </c:pt>
                      <c:pt idx="5511">
                        <c:v>661.12400000000002</c:v>
                      </c:pt>
                      <c:pt idx="5512">
                        <c:v>661.42399999999998</c:v>
                      </c:pt>
                      <c:pt idx="5513">
                        <c:v>661.721</c:v>
                      </c:pt>
                      <c:pt idx="5514">
                        <c:v>662.01599999999996</c:v>
                      </c:pt>
                      <c:pt idx="5515">
                        <c:v>662.30799999999999</c:v>
                      </c:pt>
                      <c:pt idx="5516">
                        <c:v>662.59900000000005</c:v>
                      </c:pt>
                      <c:pt idx="5517">
                        <c:v>662.88699999999994</c:v>
                      </c:pt>
                      <c:pt idx="5518">
                        <c:v>663.173</c:v>
                      </c:pt>
                      <c:pt idx="5519">
                        <c:v>663.45699999999999</c:v>
                      </c:pt>
                      <c:pt idx="5520">
                        <c:v>663.73900000000003</c:v>
                      </c:pt>
                      <c:pt idx="5521">
                        <c:v>664.01900000000001</c:v>
                      </c:pt>
                      <c:pt idx="5522">
                        <c:v>664.29600000000005</c:v>
                      </c:pt>
                      <c:pt idx="5523">
                        <c:v>664.572</c:v>
                      </c:pt>
                      <c:pt idx="5524">
                        <c:v>664.84500000000003</c:v>
                      </c:pt>
                      <c:pt idx="5525">
                        <c:v>665.11599999999999</c:v>
                      </c:pt>
                      <c:pt idx="5526">
                        <c:v>665.38499999999999</c:v>
                      </c:pt>
                      <c:pt idx="5527">
                        <c:v>665.65200000000004</c:v>
                      </c:pt>
                      <c:pt idx="5528">
                        <c:v>665.91700000000003</c:v>
                      </c:pt>
                      <c:pt idx="5529">
                        <c:v>666.18</c:v>
                      </c:pt>
                      <c:pt idx="5530">
                        <c:v>666.44</c:v>
                      </c:pt>
                      <c:pt idx="5531">
                        <c:v>666.69899999999996</c:v>
                      </c:pt>
                      <c:pt idx="5532">
                        <c:v>666.95600000000002</c:v>
                      </c:pt>
                      <c:pt idx="5533">
                        <c:v>667.21</c:v>
                      </c:pt>
                      <c:pt idx="5534">
                        <c:v>667.46299999999997</c:v>
                      </c:pt>
                      <c:pt idx="5535">
                        <c:v>667.71299999999997</c:v>
                      </c:pt>
                      <c:pt idx="5536">
                        <c:v>667.96199999999999</c:v>
                      </c:pt>
                      <c:pt idx="5537">
                        <c:v>668.20799999999997</c:v>
                      </c:pt>
                      <c:pt idx="5538">
                        <c:v>668.45299999999997</c:v>
                      </c:pt>
                      <c:pt idx="5539">
                        <c:v>668.69500000000005</c:v>
                      </c:pt>
                      <c:pt idx="5540">
                        <c:v>668.93600000000004</c:v>
                      </c:pt>
                      <c:pt idx="5541">
                        <c:v>669.17499999999995</c:v>
                      </c:pt>
                      <c:pt idx="5542">
                        <c:v>669.41099999999994</c:v>
                      </c:pt>
                      <c:pt idx="5543">
                        <c:v>669.64599999999996</c:v>
                      </c:pt>
                      <c:pt idx="5544">
                        <c:v>669.87900000000002</c:v>
                      </c:pt>
                      <c:pt idx="5545">
                        <c:v>670.11</c:v>
                      </c:pt>
                      <c:pt idx="5546">
                        <c:v>670.33900000000006</c:v>
                      </c:pt>
                      <c:pt idx="5547">
                        <c:v>670.56600000000003</c:v>
                      </c:pt>
                      <c:pt idx="5548">
                        <c:v>670.79100000000005</c:v>
                      </c:pt>
                      <c:pt idx="5549">
                        <c:v>671.01499999999999</c:v>
                      </c:pt>
                      <c:pt idx="5550">
                        <c:v>671.23599999999999</c:v>
                      </c:pt>
                      <c:pt idx="5551">
                        <c:v>671.45600000000002</c:v>
                      </c:pt>
                      <c:pt idx="5552">
                        <c:v>671.67399999999998</c:v>
                      </c:pt>
                      <c:pt idx="5553">
                        <c:v>671.89</c:v>
                      </c:pt>
                      <c:pt idx="5554">
                        <c:v>672.10400000000004</c:v>
                      </c:pt>
                      <c:pt idx="5555">
                        <c:v>672.31600000000003</c:v>
                      </c:pt>
                      <c:pt idx="5556">
                        <c:v>672.52599999999995</c:v>
                      </c:pt>
                      <c:pt idx="5557">
                        <c:v>672.73500000000001</c:v>
                      </c:pt>
                      <c:pt idx="5558">
                        <c:v>672.94200000000001</c:v>
                      </c:pt>
                      <c:pt idx="5559">
                        <c:v>673.14700000000005</c:v>
                      </c:pt>
                      <c:pt idx="5560">
                        <c:v>673.351</c:v>
                      </c:pt>
                      <c:pt idx="5561">
                        <c:v>673.55200000000002</c:v>
                      </c:pt>
                      <c:pt idx="5562">
                        <c:v>673.75199999999995</c:v>
                      </c:pt>
                      <c:pt idx="5563">
                        <c:v>673.95</c:v>
                      </c:pt>
                      <c:pt idx="5564">
                        <c:v>674.14599999999996</c:v>
                      </c:pt>
                      <c:pt idx="5565">
                        <c:v>674.34100000000001</c:v>
                      </c:pt>
                      <c:pt idx="5566">
                        <c:v>674.53399999999999</c:v>
                      </c:pt>
                      <c:pt idx="5567">
                        <c:v>674.72500000000002</c:v>
                      </c:pt>
                      <c:pt idx="5568">
                        <c:v>674.91499999999996</c:v>
                      </c:pt>
                      <c:pt idx="5569">
                        <c:v>675.10299999999995</c:v>
                      </c:pt>
                      <c:pt idx="5570">
                        <c:v>675.28899999999999</c:v>
                      </c:pt>
                      <c:pt idx="5571">
                        <c:v>675.47299999999996</c:v>
                      </c:pt>
                      <c:pt idx="5572">
                        <c:v>675.65599999999995</c:v>
                      </c:pt>
                      <c:pt idx="5573">
                        <c:v>675.83699999999999</c:v>
                      </c:pt>
                      <c:pt idx="5574">
                        <c:v>676.01700000000005</c:v>
                      </c:pt>
                      <c:pt idx="5575">
                        <c:v>676.19399999999996</c:v>
                      </c:pt>
                      <c:pt idx="5576">
                        <c:v>676.37099999999998</c:v>
                      </c:pt>
                      <c:pt idx="5577">
                        <c:v>676.54499999999996</c:v>
                      </c:pt>
                      <c:pt idx="5578">
                        <c:v>676.71799999999996</c:v>
                      </c:pt>
                      <c:pt idx="5579">
                        <c:v>676.89</c:v>
                      </c:pt>
                      <c:pt idx="5580">
                        <c:v>677.05899999999997</c:v>
                      </c:pt>
                      <c:pt idx="5581">
                        <c:v>677.22799999999995</c:v>
                      </c:pt>
                      <c:pt idx="5582">
                        <c:v>677.39400000000001</c:v>
                      </c:pt>
                      <c:pt idx="5583">
                        <c:v>677.55899999999997</c:v>
                      </c:pt>
                      <c:pt idx="5584">
                        <c:v>677.72299999999996</c:v>
                      </c:pt>
                      <c:pt idx="5585">
                        <c:v>677.88499999999999</c:v>
                      </c:pt>
                      <c:pt idx="5586">
                        <c:v>678.04499999999996</c:v>
                      </c:pt>
                      <c:pt idx="5587">
                        <c:v>678.20399999999995</c:v>
                      </c:pt>
                      <c:pt idx="5588">
                        <c:v>678.36099999999999</c:v>
                      </c:pt>
                      <c:pt idx="5589">
                        <c:v>678.51700000000005</c:v>
                      </c:pt>
                      <c:pt idx="5590">
                        <c:v>678.67100000000005</c:v>
                      </c:pt>
                      <c:pt idx="5591">
                        <c:v>678.82399999999996</c:v>
                      </c:pt>
                      <c:pt idx="5592">
                        <c:v>678.976</c:v>
                      </c:pt>
                      <c:pt idx="5593">
                        <c:v>679.125</c:v>
                      </c:pt>
                      <c:pt idx="5594">
                        <c:v>679.274</c:v>
                      </c:pt>
                      <c:pt idx="5595">
                        <c:v>679.42100000000005</c:v>
                      </c:pt>
                      <c:pt idx="5596">
                        <c:v>679.56600000000003</c:v>
                      </c:pt>
                      <c:pt idx="5597">
                        <c:v>679.71</c:v>
                      </c:pt>
                      <c:pt idx="5598">
                        <c:v>679.85299999999995</c:v>
                      </c:pt>
                      <c:pt idx="5599">
                        <c:v>679.99400000000003</c:v>
                      </c:pt>
                      <c:pt idx="5600">
                        <c:v>680.13400000000001</c:v>
                      </c:pt>
                      <c:pt idx="5601">
                        <c:v>680.27200000000005</c:v>
                      </c:pt>
                      <c:pt idx="5602">
                        <c:v>680.40899999999999</c:v>
                      </c:pt>
                      <c:pt idx="5603">
                        <c:v>680.54399999999998</c:v>
                      </c:pt>
                      <c:pt idx="5604">
                        <c:v>680.678</c:v>
                      </c:pt>
                      <c:pt idx="5605">
                        <c:v>680.81100000000004</c:v>
                      </c:pt>
                      <c:pt idx="5606">
                        <c:v>680.94200000000001</c:v>
                      </c:pt>
                      <c:pt idx="5607">
                        <c:v>681.072</c:v>
                      </c:pt>
                      <c:pt idx="5608">
                        <c:v>681.20100000000002</c:v>
                      </c:pt>
                      <c:pt idx="5609">
                        <c:v>681.32799999999997</c:v>
                      </c:pt>
                      <c:pt idx="5610">
                        <c:v>681.45399999999995</c:v>
                      </c:pt>
                      <c:pt idx="5611">
                        <c:v>681.57799999999997</c:v>
                      </c:pt>
                      <c:pt idx="5612">
                        <c:v>681.702</c:v>
                      </c:pt>
                      <c:pt idx="5613">
                        <c:v>681.82299999999998</c:v>
                      </c:pt>
                      <c:pt idx="5614">
                        <c:v>681.94399999999996</c:v>
                      </c:pt>
                      <c:pt idx="5615">
                        <c:v>682.06299999999999</c:v>
                      </c:pt>
                      <c:pt idx="5616">
                        <c:v>682.18100000000004</c:v>
                      </c:pt>
                      <c:pt idx="5617">
                        <c:v>682.298</c:v>
                      </c:pt>
                      <c:pt idx="5618">
                        <c:v>682.41300000000001</c:v>
                      </c:pt>
                      <c:pt idx="5619">
                        <c:v>682.52800000000002</c:v>
                      </c:pt>
                      <c:pt idx="5620">
                        <c:v>682.64</c:v>
                      </c:pt>
                      <c:pt idx="5621">
                        <c:v>682.75199999999995</c:v>
                      </c:pt>
                      <c:pt idx="5622">
                        <c:v>682.86199999999997</c:v>
                      </c:pt>
                      <c:pt idx="5623">
                        <c:v>682.971</c:v>
                      </c:pt>
                      <c:pt idx="5624">
                        <c:v>683.07899999999995</c:v>
                      </c:pt>
                      <c:pt idx="5625">
                        <c:v>683.18600000000004</c:v>
                      </c:pt>
                      <c:pt idx="5626">
                        <c:v>683.29100000000005</c:v>
                      </c:pt>
                      <c:pt idx="5627">
                        <c:v>683.39499999999998</c:v>
                      </c:pt>
                      <c:pt idx="5628">
                        <c:v>683.49800000000005</c:v>
                      </c:pt>
                      <c:pt idx="5629">
                        <c:v>683.6</c:v>
                      </c:pt>
                      <c:pt idx="5630">
                        <c:v>683.70100000000002</c:v>
                      </c:pt>
                      <c:pt idx="5631">
                        <c:v>683.8</c:v>
                      </c:pt>
                      <c:pt idx="5632">
                        <c:v>683.89800000000002</c:v>
                      </c:pt>
                      <c:pt idx="5633">
                        <c:v>683.995</c:v>
                      </c:pt>
                      <c:pt idx="5634">
                        <c:v>684.09100000000001</c:v>
                      </c:pt>
                      <c:pt idx="5635">
                        <c:v>684.18600000000004</c:v>
                      </c:pt>
                      <c:pt idx="5636">
                        <c:v>684.279</c:v>
                      </c:pt>
                      <c:pt idx="5637">
                        <c:v>684.37199999999996</c:v>
                      </c:pt>
                      <c:pt idx="5638">
                        <c:v>684.46299999999997</c:v>
                      </c:pt>
                      <c:pt idx="5639">
                        <c:v>684.553</c:v>
                      </c:pt>
                      <c:pt idx="5640">
                        <c:v>684.64200000000005</c:v>
                      </c:pt>
                      <c:pt idx="5641">
                        <c:v>684.73</c:v>
                      </c:pt>
                      <c:pt idx="5642">
                        <c:v>684.81600000000003</c:v>
                      </c:pt>
                      <c:pt idx="5643">
                        <c:v>684.90200000000004</c:v>
                      </c:pt>
                      <c:pt idx="5644">
                        <c:v>684.98699999999997</c:v>
                      </c:pt>
                      <c:pt idx="5645">
                        <c:v>685.07</c:v>
                      </c:pt>
                      <c:pt idx="5646">
                        <c:v>685.15200000000004</c:v>
                      </c:pt>
                      <c:pt idx="5647">
                        <c:v>685.23400000000004</c:v>
                      </c:pt>
                      <c:pt idx="5648">
                        <c:v>685.31399999999996</c:v>
                      </c:pt>
                      <c:pt idx="5649">
                        <c:v>685.39300000000003</c:v>
                      </c:pt>
                      <c:pt idx="5650">
                        <c:v>685.471</c:v>
                      </c:pt>
                      <c:pt idx="5651">
                        <c:v>685.548</c:v>
                      </c:pt>
                      <c:pt idx="5652">
                        <c:v>685.62400000000002</c:v>
                      </c:pt>
                      <c:pt idx="5653">
                        <c:v>685.69899999999996</c:v>
                      </c:pt>
                      <c:pt idx="5654">
                        <c:v>685.77200000000005</c:v>
                      </c:pt>
                      <c:pt idx="5655">
                        <c:v>685.84500000000003</c:v>
                      </c:pt>
                      <c:pt idx="5656">
                        <c:v>685.91700000000003</c:v>
                      </c:pt>
                      <c:pt idx="5657">
                        <c:v>685.98800000000006</c:v>
                      </c:pt>
                      <c:pt idx="5658">
                        <c:v>686.05700000000002</c:v>
                      </c:pt>
                      <c:pt idx="5659">
                        <c:v>686.12599999999998</c:v>
                      </c:pt>
                      <c:pt idx="5660">
                        <c:v>686.19399999999996</c:v>
                      </c:pt>
                      <c:pt idx="5661">
                        <c:v>686.26</c:v>
                      </c:pt>
                      <c:pt idx="5662">
                        <c:v>686.32600000000002</c:v>
                      </c:pt>
                      <c:pt idx="5663">
                        <c:v>686.39099999999996</c:v>
                      </c:pt>
                      <c:pt idx="5664">
                        <c:v>686.45500000000004</c:v>
                      </c:pt>
                      <c:pt idx="5665">
                        <c:v>686.51700000000005</c:v>
                      </c:pt>
                      <c:pt idx="5666">
                        <c:v>686.57899999999995</c:v>
                      </c:pt>
                      <c:pt idx="5667">
                        <c:v>686.64</c:v>
                      </c:pt>
                      <c:pt idx="5668">
                        <c:v>686.7</c:v>
                      </c:pt>
                      <c:pt idx="5669">
                        <c:v>686.75900000000001</c:v>
                      </c:pt>
                      <c:pt idx="5670">
                        <c:v>686.81700000000001</c:v>
                      </c:pt>
                      <c:pt idx="5671">
                        <c:v>686.87400000000002</c:v>
                      </c:pt>
                      <c:pt idx="5672">
                        <c:v>686.93</c:v>
                      </c:pt>
                      <c:pt idx="5673">
                        <c:v>686.98500000000001</c:v>
                      </c:pt>
                      <c:pt idx="5674">
                        <c:v>687.03899999999999</c:v>
                      </c:pt>
                      <c:pt idx="5675">
                        <c:v>687.09199999999998</c:v>
                      </c:pt>
                      <c:pt idx="5676">
                        <c:v>687.14499999999998</c:v>
                      </c:pt>
                      <c:pt idx="5677">
                        <c:v>687.19600000000003</c:v>
                      </c:pt>
                      <c:pt idx="5678">
                        <c:v>687.24699999999996</c:v>
                      </c:pt>
                      <c:pt idx="5679">
                        <c:v>687.29600000000005</c:v>
                      </c:pt>
                      <c:pt idx="5680">
                        <c:v>687.34500000000003</c:v>
                      </c:pt>
                      <c:pt idx="5681">
                        <c:v>687.39300000000003</c:v>
                      </c:pt>
                      <c:pt idx="5682">
                        <c:v>687.44</c:v>
                      </c:pt>
                      <c:pt idx="5683">
                        <c:v>687.48599999999999</c:v>
                      </c:pt>
                      <c:pt idx="5684">
                        <c:v>687.53099999999995</c:v>
                      </c:pt>
                      <c:pt idx="5685">
                        <c:v>687.57600000000002</c:v>
                      </c:pt>
                      <c:pt idx="5686">
                        <c:v>687.61900000000003</c:v>
                      </c:pt>
                      <c:pt idx="5687">
                        <c:v>687.66200000000003</c:v>
                      </c:pt>
                      <c:pt idx="5688">
                        <c:v>687.70399999999995</c:v>
                      </c:pt>
                      <c:pt idx="5689">
                        <c:v>687.745</c:v>
                      </c:pt>
                      <c:pt idx="5690">
                        <c:v>687.78499999999997</c:v>
                      </c:pt>
                      <c:pt idx="5691">
                        <c:v>687.82399999999996</c:v>
                      </c:pt>
                      <c:pt idx="5692">
                        <c:v>687.86199999999997</c:v>
                      </c:pt>
                      <c:pt idx="5693">
                        <c:v>687.9</c:v>
                      </c:pt>
                      <c:pt idx="5694">
                        <c:v>687.93700000000001</c:v>
                      </c:pt>
                      <c:pt idx="5695">
                        <c:v>687.97299999999996</c:v>
                      </c:pt>
                      <c:pt idx="5696">
                        <c:v>688.00800000000004</c:v>
                      </c:pt>
                      <c:pt idx="5697">
                        <c:v>688.04200000000003</c:v>
                      </c:pt>
                      <c:pt idx="5698">
                        <c:v>688.07600000000002</c:v>
                      </c:pt>
                      <c:pt idx="5699">
                        <c:v>688.10900000000004</c:v>
                      </c:pt>
                      <c:pt idx="5700">
                        <c:v>688.14</c:v>
                      </c:pt>
                      <c:pt idx="5701">
                        <c:v>688.17200000000003</c:v>
                      </c:pt>
                      <c:pt idx="5702">
                        <c:v>688.202</c:v>
                      </c:pt>
                      <c:pt idx="5703">
                        <c:v>688.23199999999997</c:v>
                      </c:pt>
                      <c:pt idx="5704">
                        <c:v>688.26</c:v>
                      </c:pt>
                      <c:pt idx="5705">
                        <c:v>688.28800000000001</c:v>
                      </c:pt>
                      <c:pt idx="5706">
                        <c:v>688.31600000000003</c:v>
                      </c:pt>
                      <c:pt idx="5707">
                        <c:v>688.34199999999998</c:v>
                      </c:pt>
                      <c:pt idx="5708">
                        <c:v>688.36800000000005</c:v>
                      </c:pt>
                      <c:pt idx="5709">
                        <c:v>688.39300000000003</c:v>
                      </c:pt>
                      <c:pt idx="5710">
                        <c:v>688.41700000000003</c:v>
                      </c:pt>
                      <c:pt idx="5711">
                        <c:v>688.44100000000003</c:v>
                      </c:pt>
                      <c:pt idx="5712">
                        <c:v>688.46299999999997</c:v>
                      </c:pt>
                      <c:pt idx="5713">
                        <c:v>688.48500000000001</c:v>
                      </c:pt>
                      <c:pt idx="5714">
                        <c:v>688.50699999999995</c:v>
                      </c:pt>
                      <c:pt idx="5715">
                        <c:v>688.52700000000004</c:v>
                      </c:pt>
                      <c:pt idx="5716">
                        <c:v>688.54700000000003</c:v>
                      </c:pt>
                      <c:pt idx="5717">
                        <c:v>688.56600000000003</c:v>
                      </c:pt>
                      <c:pt idx="5718">
                        <c:v>688.58500000000004</c:v>
                      </c:pt>
                      <c:pt idx="5719">
                        <c:v>688.60199999999998</c:v>
                      </c:pt>
                      <c:pt idx="5720">
                        <c:v>688.61900000000003</c:v>
                      </c:pt>
                      <c:pt idx="5721">
                        <c:v>688.63599999999997</c:v>
                      </c:pt>
                      <c:pt idx="5722">
                        <c:v>688.65099999999995</c:v>
                      </c:pt>
                      <c:pt idx="5723">
                        <c:v>688.66600000000005</c:v>
                      </c:pt>
                      <c:pt idx="5724">
                        <c:v>688.68100000000004</c:v>
                      </c:pt>
                      <c:pt idx="5725">
                        <c:v>688.69399999999996</c:v>
                      </c:pt>
                      <c:pt idx="5726">
                        <c:v>688.70699999999999</c:v>
                      </c:pt>
                      <c:pt idx="5727">
                        <c:v>688.71900000000005</c:v>
                      </c:pt>
                      <c:pt idx="5728">
                        <c:v>688.73099999999999</c:v>
                      </c:pt>
                      <c:pt idx="5729">
                        <c:v>688.74099999999999</c:v>
                      </c:pt>
                      <c:pt idx="5730">
                        <c:v>688.75199999999995</c:v>
                      </c:pt>
                      <c:pt idx="5731">
                        <c:v>688.76099999999997</c:v>
                      </c:pt>
                      <c:pt idx="5732">
                        <c:v>688.77</c:v>
                      </c:pt>
                      <c:pt idx="5733">
                        <c:v>688.77800000000002</c:v>
                      </c:pt>
                      <c:pt idx="5734">
                        <c:v>688.78599999999994</c:v>
                      </c:pt>
                      <c:pt idx="5735">
                        <c:v>688.79300000000001</c:v>
                      </c:pt>
                      <c:pt idx="5736">
                        <c:v>688.79899999999998</c:v>
                      </c:pt>
                      <c:pt idx="5737">
                        <c:v>688.80499999999995</c:v>
                      </c:pt>
                      <c:pt idx="5738">
                        <c:v>688.81</c:v>
                      </c:pt>
                      <c:pt idx="5739">
                        <c:v>688.81399999999996</c:v>
                      </c:pt>
                      <c:pt idx="5740">
                        <c:v>688.81799999999998</c:v>
                      </c:pt>
                      <c:pt idx="5741">
                        <c:v>688.82100000000003</c:v>
                      </c:pt>
                      <c:pt idx="5742">
                        <c:v>688.82299999999998</c:v>
                      </c:pt>
                      <c:pt idx="5743">
                        <c:v>688.82500000000005</c:v>
                      </c:pt>
                      <c:pt idx="5744">
                        <c:v>688.827</c:v>
                      </c:pt>
                      <c:pt idx="5745">
                        <c:v>688.827</c:v>
                      </c:pt>
                      <c:pt idx="5746">
                        <c:v>688.827</c:v>
                      </c:pt>
                      <c:pt idx="5747">
                        <c:v>688.827</c:v>
                      </c:pt>
                      <c:pt idx="5748">
                        <c:v>688.82600000000002</c:v>
                      </c:pt>
                      <c:pt idx="5749">
                        <c:v>688.82399999999996</c:v>
                      </c:pt>
                      <c:pt idx="5750">
                        <c:v>688.822</c:v>
                      </c:pt>
                      <c:pt idx="5751">
                        <c:v>688.81899999999996</c:v>
                      </c:pt>
                      <c:pt idx="5752">
                        <c:v>688.81500000000005</c:v>
                      </c:pt>
                      <c:pt idx="5753">
                        <c:v>688.81100000000004</c:v>
                      </c:pt>
                      <c:pt idx="5754">
                        <c:v>688.80700000000002</c:v>
                      </c:pt>
                      <c:pt idx="5755">
                        <c:v>688.80100000000004</c:v>
                      </c:pt>
                      <c:pt idx="5756">
                        <c:v>688.79600000000005</c:v>
                      </c:pt>
                      <c:pt idx="5757">
                        <c:v>688.78899999999999</c:v>
                      </c:pt>
                      <c:pt idx="5758">
                        <c:v>688.78200000000004</c:v>
                      </c:pt>
                      <c:pt idx="5759">
                        <c:v>688.77499999999998</c:v>
                      </c:pt>
                      <c:pt idx="5760">
                        <c:v>688.76700000000005</c:v>
                      </c:pt>
                      <c:pt idx="5761">
                        <c:v>688.75800000000004</c:v>
                      </c:pt>
                      <c:pt idx="5762">
                        <c:v>688.74900000000002</c:v>
                      </c:pt>
                      <c:pt idx="5763">
                        <c:v>688.74</c:v>
                      </c:pt>
                      <c:pt idx="5764">
                        <c:v>688.72900000000004</c:v>
                      </c:pt>
                      <c:pt idx="5765">
                        <c:v>688.71900000000005</c:v>
                      </c:pt>
                      <c:pt idx="5766">
                        <c:v>688.70799999999997</c:v>
                      </c:pt>
                      <c:pt idx="5767">
                        <c:v>688.69600000000003</c:v>
                      </c:pt>
                      <c:pt idx="5768">
                        <c:v>688.68299999999999</c:v>
                      </c:pt>
                      <c:pt idx="5769">
                        <c:v>688.67100000000005</c:v>
                      </c:pt>
                      <c:pt idx="5770">
                        <c:v>688.65700000000004</c:v>
                      </c:pt>
                      <c:pt idx="5771">
                        <c:v>688.64300000000003</c:v>
                      </c:pt>
                      <c:pt idx="5772">
                        <c:v>688.62900000000002</c:v>
                      </c:pt>
                      <c:pt idx="5773">
                        <c:v>688.61400000000003</c:v>
                      </c:pt>
                      <c:pt idx="5774">
                        <c:v>688.59900000000005</c:v>
                      </c:pt>
                      <c:pt idx="5775">
                        <c:v>688.58299999999997</c:v>
                      </c:pt>
                      <c:pt idx="5776">
                        <c:v>688.56600000000003</c:v>
                      </c:pt>
                      <c:pt idx="5777">
                        <c:v>688.54899999999998</c:v>
                      </c:pt>
                      <c:pt idx="5778">
                        <c:v>688.53200000000004</c:v>
                      </c:pt>
                      <c:pt idx="5779">
                        <c:v>688.51400000000001</c:v>
                      </c:pt>
                      <c:pt idx="5780">
                        <c:v>688.495</c:v>
                      </c:pt>
                      <c:pt idx="5781">
                        <c:v>688.47699999999998</c:v>
                      </c:pt>
                      <c:pt idx="5782">
                        <c:v>688.45699999999999</c:v>
                      </c:pt>
                      <c:pt idx="5783">
                        <c:v>688.43700000000001</c:v>
                      </c:pt>
                      <c:pt idx="5784">
                        <c:v>688.41700000000003</c:v>
                      </c:pt>
                      <c:pt idx="5785">
                        <c:v>688.39599999999996</c:v>
                      </c:pt>
                      <c:pt idx="5786">
                        <c:v>688.375</c:v>
                      </c:pt>
                      <c:pt idx="5787">
                        <c:v>688.35299999999995</c:v>
                      </c:pt>
                      <c:pt idx="5788">
                        <c:v>688.33100000000002</c:v>
                      </c:pt>
                      <c:pt idx="5789">
                        <c:v>688.30799999999999</c:v>
                      </c:pt>
                      <c:pt idx="5790">
                        <c:v>688.28499999999997</c:v>
                      </c:pt>
                      <c:pt idx="5791">
                        <c:v>688.26800000000003</c:v>
                      </c:pt>
                      <c:pt idx="5792">
                        <c:v>688.26800000000003</c:v>
                      </c:pt>
                      <c:pt idx="5793">
                        <c:v>683.05399999999997</c:v>
                      </c:pt>
                      <c:pt idx="5794">
                        <c:v>676.13099999999997</c:v>
                      </c:pt>
                      <c:pt idx="5795">
                        <c:v>668.26700000000005</c:v>
                      </c:pt>
                      <c:pt idx="5796">
                        <c:v>659.92399999999998</c:v>
                      </c:pt>
                      <c:pt idx="5797">
                        <c:v>651.4</c:v>
                      </c:pt>
                      <c:pt idx="5798">
                        <c:v>642.89300000000003</c:v>
                      </c:pt>
                      <c:pt idx="5799">
                        <c:v>634.529</c:v>
                      </c:pt>
                      <c:pt idx="5800">
                        <c:v>626.38800000000003</c:v>
                      </c:pt>
                      <c:pt idx="5801">
                        <c:v>618.52</c:v>
                      </c:pt>
                      <c:pt idx="5802">
                        <c:v>610.95299999999997</c:v>
                      </c:pt>
                      <c:pt idx="5803">
                        <c:v>603.70100000000002</c:v>
                      </c:pt>
                      <c:pt idx="5804">
                        <c:v>596.76800000000003</c:v>
                      </c:pt>
                      <c:pt idx="5805">
                        <c:v>590.149</c:v>
                      </c:pt>
                      <c:pt idx="5806">
                        <c:v>583.83900000000006</c:v>
                      </c:pt>
                      <c:pt idx="5807">
                        <c:v>577.82600000000002</c:v>
                      </c:pt>
                      <c:pt idx="5808">
                        <c:v>572.09699999999998</c:v>
                      </c:pt>
                      <c:pt idx="5809">
                        <c:v>566.64099999999996</c:v>
                      </c:pt>
                      <c:pt idx="5810">
                        <c:v>561.44299999999998</c:v>
                      </c:pt>
                      <c:pt idx="5811">
                        <c:v>556.49099999999999</c:v>
                      </c:pt>
                      <c:pt idx="5812">
                        <c:v>551.77099999999996</c:v>
                      </c:pt>
                      <c:pt idx="5813">
                        <c:v>547.26900000000001</c:v>
                      </c:pt>
                      <c:pt idx="5814">
                        <c:v>542.97500000000002</c:v>
                      </c:pt>
                      <c:pt idx="5815">
                        <c:v>538.875</c:v>
                      </c:pt>
                      <c:pt idx="5816">
                        <c:v>534.96100000000001</c:v>
                      </c:pt>
                      <c:pt idx="5817">
                        <c:v>531.22</c:v>
                      </c:pt>
                      <c:pt idx="5818">
                        <c:v>527.64499999999998</c:v>
                      </c:pt>
                      <c:pt idx="5819">
                        <c:v>524.22500000000002</c:v>
                      </c:pt>
                      <c:pt idx="5820">
                        <c:v>520.952</c:v>
                      </c:pt>
                      <c:pt idx="5821">
                        <c:v>517.81700000000001</c:v>
                      </c:pt>
                      <c:pt idx="5822">
                        <c:v>514.81500000000005</c:v>
                      </c:pt>
                      <c:pt idx="5823">
                        <c:v>511.93700000000001</c:v>
                      </c:pt>
                      <c:pt idx="5824">
                        <c:v>509.17700000000002</c:v>
                      </c:pt>
                      <c:pt idx="5825">
                        <c:v>506.529</c:v>
                      </c:pt>
                      <c:pt idx="5826">
                        <c:v>503.98599999999999</c:v>
                      </c:pt>
                      <c:pt idx="5827">
                        <c:v>501.54399999999998</c:v>
                      </c:pt>
                      <c:pt idx="5828">
                        <c:v>499.19799999999998</c:v>
                      </c:pt>
                      <c:pt idx="5829">
                        <c:v>496.94200000000001</c:v>
                      </c:pt>
                      <c:pt idx="5830">
                        <c:v>494.77199999999999</c:v>
                      </c:pt>
                      <c:pt idx="5831">
                        <c:v>492.68400000000003</c:v>
                      </c:pt>
                      <c:pt idx="5832">
                        <c:v>490.67399999999998</c:v>
                      </c:pt>
                      <c:pt idx="5833">
                        <c:v>488.738</c:v>
                      </c:pt>
                      <c:pt idx="5834">
                        <c:v>486.87200000000001</c:v>
                      </c:pt>
                      <c:pt idx="5835">
                        <c:v>485.07299999999998</c:v>
                      </c:pt>
                      <c:pt idx="5836">
                        <c:v>483.33800000000002</c:v>
                      </c:pt>
                      <c:pt idx="5837">
                        <c:v>481.66399999999999</c:v>
                      </c:pt>
                      <c:pt idx="5838">
                        <c:v>480.048</c:v>
                      </c:pt>
                      <c:pt idx="5839">
                        <c:v>478.48700000000002</c:v>
                      </c:pt>
                      <c:pt idx="5840">
                        <c:v>476.97899999999998</c:v>
                      </c:pt>
                      <c:pt idx="5841">
                        <c:v>475.52199999999999</c:v>
                      </c:pt>
                      <c:pt idx="5842">
                        <c:v>474.113</c:v>
                      </c:pt>
                      <c:pt idx="5843">
                        <c:v>472.75099999999998</c:v>
                      </c:pt>
                      <c:pt idx="5844">
                        <c:v>471.43299999999999</c:v>
                      </c:pt>
                      <c:pt idx="5845">
                        <c:v>470.15800000000002</c:v>
                      </c:pt>
                      <c:pt idx="5846">
                        <c:v>468.92200000000003</c:v>
                      </c:pt>
                      <c:pt idx="5847">
                        <c:v>467.72300000000001</c:v>
                      </c:pt>
                      <c:pt idx="5848">
                        <c:v>466.56200000000001</c:v>
                      </c:pt>
                      <c:pt idx="5849">
                        <c:v>465.43700000000001</c:v>
                      </c:pt>
                      <c:pt idx="5850">
                        <c:v>464.346</c:v>
                      </c:pt>
                      <c:pt idx="5851">
                        <c:v>463.28800000000001</c:v>
                      </c:pt>
                      <c:pt idx="5852">
                        <c:v>462.26100000000002</c:v>
                      </c:pt>
                      <c:pt idx="5853">
                        <c:v>461.26499999999999</c:v>
                      </c:pt>
                      <c:pt idx="5854">
                        <c:v>460.298</c:v>
                      </c:pt>
                      <c:pt idx="5855">
                        <c:v>459.35899999999998</c:v>
                      </c:pt>
                      <c:pt idx="5856">
                        <c:v>458.447</c:v>
                      </c:pt>
                      <c:pt idx="5857">
                        <c:v>457.56299999999999</c:v>
                      </c:pt>
                      <c:pt idx="5858">
                        <c:v>456.70299999999997</c:v>
                      </c:pt>
                      <c:pt idx="5859">
                        <c:v>455.86599999999999</c:v>
                      </c:pt>
                      <c:pt idx="5860">
                        <c:v>455.05399999999997</c:v>
                      </c:pt>
                      <c:pt idx="5861">
                        <c:v>454.26299999999998</c:v>
                      </c:pt>
                      <c:pt idx="5862">
                        <c:v>453.49299999999999</c:v>
                      </c:pt>
                      <c:pt idx="5863">
                        <c:v>453.34500000000003</c:v>
                      </c:pt>
                      <c:pt idx="5864">
                        <c:v>453.34500000000003</c:v>
                      </c:pt>
                      <c:pt idx="5865">
                        <c:v>453.33800000000002</c:v>
                      </c:pt>
                      <c:pt idx="5866">
                        <c:v>453.33</c:v>
                      </c:pt>
                      <c:pt idx="5867">
                        <c:v>453.322</c:v>
                      </c:pt>
                      <c:pt idx="5868">
                        <c:v>453.315</c:v>
                      </c:pt>
                      <c:pt idx="5869">
                        <c:v>453.30700000000002</c:v>
                      </c:pt>
                      <c:pt idx="5870">
                        <c:v>453.29899999999998</c:v>
                      </c:pt>
                      <c:pt idx="5871">
                        <c:v>453.29199999999997</c:v>
                      </c:pt>
                      <c:pt idx="5872">
                        <c:v>453.28399999999999</c:v>
                      </c:pt>
                      <c:pt idx="5873">
                        <c:v>453.27699999999999</c:v>
                      </c:pt>
                      <c:pt idx="5874">
                        <c:v>453.26900000000001</c:v>
                      </c:pt>
                      <c:pt idx="5875">
                        <c:v>453.26100000000002</c:v>
                      </c:pt>
                      <c:pt idx="5876">
                        <c:v>453.25400000000002</c:v>
                      </c:pt>
                      <c:pt idx="5877">
                        <c:v>453.24599999999998</c:v>
                      </c:pt>
                      <c:pt idx="5878">
                        <c:v>453.238</c:v>
                      </c:pt>
                      <c:pt idx="5879">
                        <c:v>453.23099999999999</c:v>
                      </c:pt>
                      <c:pt idx="5880">
                        <c:v>453.22300000000001</c:v>
                      </c:pt>
                      <c:pt idx="5881">
                        <c:v>453.21600000000001</c:v>
                      </c:pt>
                      <c:pt idx="5882">
                        <c:v>453.20800000000003</c:v>
                      </c:pt>
                      <c:pt idx="5883">
                        <c:v>453.2</c:v>
                      </c:pt>
                      <c:pt idx="5884">
                        <c:v>453.19299999999998</c:v>
                      </c:pt>
                      <c:pt idx="5885">
                        <c:v>453.185</c:v>
                      </c:pt>
                      <c:pt idx="5886">
                        <c:v>453.17700000000002</c:v>
                      </c:pt>
                      <c:pt idx="5887">
                        <c:v>453.17</c:v>
                      </c:pt>
                      <c:pt idx="5888">
                        <c:v>453.16199999999998</c:v>
                      </c:pt>
                      <c:pt idx="5889">
                        <c:v>453.15499999999997</c:v>
                      </c:pt>
                      <c:pt idx="5890">
                        <c:v>453.14699999999999</c:v>
                      </c:pt>
                      <c:pt idx="5891">
                        <c:v>453.13900000000001</c:v>
                      </c:pt>
                      <c:pt idx="5892">
                        <c:v>453.13200000000001</c:v>
                      </c:pt>
                      <c:pt idx="5893">
                        <c:v>453.12400000000002</c:v>
                      </c:pt>
                      <c:pt idx="5894">
                        <c:v>453.11700000000002</c:v>
                      </c:pt>
                      <c:pt idx="5895">
                        <c:v>453.10899999999998</c:v>
                      </c:pt>
                      <c:pt idx="5896">
                        <c:v>453.10199999999998</c:v>
                      </c:pt>
                      <c:pt idx="5897">
                        <c:v>453.09399999999999</c:v>
                      </c:pt>
                      <c:pt idx="5898">
                        <c:v>453.08600000000001</c:v>
                      </c:pt>
                      <c:pt idx="5899">
                        <c:v>453.07900000000001</c:v>
                      </c:pt>
                      <c:pt idx="5900">
                        <c:v>453.07100000000003</c:v>
                      </c:pt>
                      <c:pt idx="5901">
                        <c:v>453.06400000000002</c:v>
                      </c:pt>
                      <c:pt idx="5902">
                        <c:v>453.05599999999998</c:v>
                      </c:pt>
                      <c:pt idx="5903">
                        <c:v>453.04899999999998</c:v>
                      </c:pt>
                      <c:pt idx="5904">
                        <c:v>453.041</c:v>
                      </c:pt>
                      <c:pt idx="5905">
                        <c:v>453.03399999999999</c:v>
                      </c:pt>
                      <c:pt idx="5906">
                        <c:v>453.02600000000001</c:v>
                      </c:pt>
                      <c:pt idx="5907">
                        <c:v>453.01900000000001</c:v>
                      </c:pt>
                      <c:pt idx="5908">
                        <c:v>453.01100000000002</c:v>
                      </c:pt>
                      <c:pt idx="5909">
                        <c:v>453.00400000000002</c:v>
                      </c:pt>
                      <c:pt idx="5910">
                        <c:v>452.99599999999998</c:v>
                      </c:pt>
                      <c:pt idx="5911">
                        <c:v>452.98899999999998</c:v>
                      </c:pt>
                      <c:pt idx="5912">
                        <c:v>452.98099999999999</c:v>
                      </c:pt>
                      <c:pt idx="5913">
                        <c:v>452.97399999999999</c:v>
                      </c:pt>
                      <c:pt idx="5914">
                        <c:v>452.96600000000001</c:v>
                      </c:pt>
                      <c:pt idx="5915">
                        <c:v>452.959</c:v>
                      </c:pt>
                      <c:pt idx="5916">
                        <c:v>452.952</c:v>
                      </c:pt>
                      <c:pt idx="5917">
                        <c:v>452.94400000000002</c:v>
                      </c:pt>
                      <c:pt idx="5918">
                        <c:v>452.93700000000001</c:v>
                      </c:pt>
                      <c:pt idx="5919">
                        <c:v>452.93</c:v>
                      </c:pt>
                      <c:pt idx="5920">
                        <c:v>452.923</c:v>
                      </c:pt>
                      <c:pt idx="5921">
                        <c:v>452.916</c:v>
                      </c:pt>
                      <c:pt idx="5922">
                        <c:v>452.90800000000002</c:v>
                      </c:pt>
                      <c:pt idx="5923">
                        <c:v>452.90100000000001</c:v>
                      </c:pt>
                      <c:pt idx="5924">
                        <c:v>452.89400000000001</c:v>
                      </c:pt>
                      <c:pt idx="5925">
                        <c:v>452.887</c:v>
                      </c:pt>
                      <c:pt idx="5926">
                        <c:v>452.88099999999997</c:v>
                      </c:pt>
                      <c:pt idx="5927">
                        <c:v>452.87400000000002</c:v>
                      </c:pt>
                      <c:pt idx="5928">
                        <c:v>452.86700000000002</c:v>
                      </c:pt>
                      <c:pt idx="5929">
                        <c:v>452.86</c:v>
                      </c:pt>
                      <c:pt idx="5930">
                        <c:v>452.85399999999998</c:v>
                      </c:pt>
                      <c:pt idx="5931">
                        <c:v>452.84699999999998</c:v>
                      </c:pt>
                      <c:pt idx="5932">
                        <c:v>452.84100000000001</c:v>
                      </c:pt>
                      <c:pt idx="5933">
                        <c:v>452.834</c:v>
                      </c:pt>
                      <c:pt idx="5934">
                        <c:v>452.82799999999997</c:v>
                      </c:pt>
                      <c:pt idx="5935">
                        <c:v>452.822</c:v>
                      </c:pt>
                      <c:pt idx="5936">
                        <c:v>452.81599999999997</c:v>
                      </c:pt>
                      <c:pt idx="5937">
                        <c:v>452.81</c:v>
                      </c:pt>
                      <c:pt idx="5938">
                        <c:v>452.80399999999997</c:v>
                      </c:pt>
                      <c:pt idx="5939">
                        <c:v>452.79899999999998</c:v>
                      </c:pt>
                      <c:pt idx="5940">
                        <c:v>452.79300000000001</c:v>
                      </c:pt>
                      <c:pt idx="5941">
                        <c:v>452.78800000000001</c:v>
                      </c:pt>
                      <c:pt idx="5942">
                        <c:v>452.78300000000002</c:v>
                      </c:pt>
                      <c:pt idx="5943">
                        <c:v>452.77800000000002</c:v>
                      </c:pt>
                      <c:pt idx="5944">
                        <c:v>452.77300000000002</c:v>
                      </c:pt>
                      <c:pt idx="5945">
                        <c:v>452.76900000000001</c:v>
                      </c:pt>
                      <c:pt idx="5946">
                        <c:v>452.76400000000001</c:v>
                      </c:pt>
                      <c:pt idx="5947">
                        <c:v>452.76</c:v>
                      </c:pt>
                      <c:pt idx="5948">
                        <c:v>452.75599999999997</c:v>
                      </c:pt>
                      <c:pt idx="5949">
                        <c:v>452.75200000000001</c:v>
                      </c:pt>
                      <c:pt idx="5950">
                        <c:v>452.74900000000002</c:v>
                      </c:pt>
                      <c:pt idx="5951">
                        <c:v>452.745</c:v>
                      </c:pt>
                      <c:pt idx="5952">
                        <c:v>452.74200000000002</c:v>
                      </c:pt>
                      <c:pt idx="5953">
                        <c:v>452.74</c:v>
                      </c:pt>
                      <c:pt idx="5954">
                        <c:v>452.73700000000002</c:v>
                      </c:pt>
                      <c:pt idx="5955">
                        <c:v>452.73500000000001</c:v>
                      </c:pt>
                      <c:pt idx="5956">
                        <c:v>452.733</c:v>
                      </c:pt>
                      <c:pt idx="5957">
                        <c:v>452.73200000000003</c:v>
                      </c:pt>
                      <c:pt idx="5958">
                        <c:v>452.73</c:v>
                      </c:pt>
                      <c:pt idx="5959">
                        <c:v>452.72899999999998</c:v>
                      </c:pt>
                      <c:pt idx="5960">
                        <c:v>452.72899999999998</c:v>
                      </c:pt>
                      <c:pt idx="5961">
                        <c:v>452.72899999999998</c:v>
                      </c:pt>
                      <c:pt idx="5962">
                        <c:v>452.72899999999998</c:v>
                      </c:pt>
                      <c:pt idx="5963">
                        <c:v>452.72899999999998</c:v>
                      </c:pt>
                      <c:pt idx="5964">
                        <c:v>452.73</c:v>
                      </c:pt>
                      <c:pt idx="5965">
                        <c:v>452.73200000000003</c:v>
                      </c:pt>
                      <c:pt idx="5966">
                        <c:v>452.733</c:v>
                      </c:pt>
                      <c:pt idx="5967">
                        <c:v>452.73500000000001</c:v>
                      </c:pt>
                      <c:pt idx="5968">
                        <c:v>452.738</c:v>
                      </c:pt>
                      <c:pt idx="5969">
                        <c:v>452.74099999999999</c:v>
                      </c:pt>
                      <c:pt idx="5970">
                        <c:v>452.745</c:v>
                      </c:pt>
                      <c:pt idx="5971">
                        <c:v>452.74900000000002</c:v>
                      </c:pt>
                      <c:pt idx="5972">
                        <c:v>452.75299999999999</c:v>
                      </c:pt>
                      <c:pt idx="5973">
                        <c:v>452.75799999999998</c:v>
                      </c:pt>
                      <c:pt idx="5974">
                        <c:v>452.76400000000001</c:v>
                      </c:pt>
                      <c:pt idx="5975">
                        <c:v>452.77</c:v>
                      </c:pt>
                      <c:pt idx="5976">
                        <c:v>452.77600000000001</c:v>
                      </c:pt>
                      <c:pt idx="5977">
                        <c:v>452.78300000000002</c:v>
                      </c:pt>
                      <c:pt idx="5978">
                        <c:v>452.791</c:v>
                      </c:pt>
                      <c:pt idx="5979">
                        <c:v>452.8</c:v>
                      </c:pt>
                      <c:pt idx="5980">
                        <c:v>452.80799999999999</c:v>
                      </c:pt>
                      <c:pt idx="5981">
                        <c:v>452.81799999999998</c:v>
                      </c:pt>
                      <c:pt idx="5982">
                        <c:v>452.82799999999997</c:v>
                      </c:pt>
                      <c:pt idx="5983">
                        <c:v>452.839</c:v>
                      </c:pt>
                      <c:pt idx="5984">
                        <c:v>452.85</c:v>
                      </c:pt>
                      <c:pt idx="5985">
                        <c:v>452.863</c:v>
                      </c:pt>
                      <c:pt idx="5986">
                        <c:v>452.875</c:v>
                      </c:pt>
                      <c:pt idx="5987">
                        <c:v>452.88900000000001</c:v>
                      </c:pt>
                      <c:pt idx="5988">
                        <c:v>452.90300000000002</c:v>
                      </c:pt>
                      <c:pt idx="5989">
                        <c:v>452.91800000000001</c:v>
                      </c:pt>
                      <c:pt idx="5990">
                        <c:v>452.93400000000003</c:v>
                      </c:pt>
                      <c:pt idx="5991">
                        <c:v>452.95</c:v>
                      </c:pt>
                      <c:pt idx="5992">
                        <c:v>452.96699999999998</c:v>
                      </c:pt>
                      <c:pt idx="5993">
                        <c:v>452.98500000000001</c:v>
                      </c:pt>
                      <c:pt idx="5994">
                        <c:v>453.00400000000002</c:v>
                      </c:pt>
                      <c:pt idx="5995">
                        <c:v>453.024</c:v>
                      </c:pt>
                      <c:pt idx="5996">
                        <c:v>453.04399999999998</c:v>
                      </c:pt>
                      <c:pt idx="5997">
                        <c:v>453.065</c:v>
                      </c:pt>
                      <c:pt idx="5998">
                        <c:v>453.08800000000002</c:v>
                      </c:pt>
                      <c:pt idx="5999">
                        <c:v>453.11099999999999</c:v>
                      </c:pt>
                      <c:pt idx="6000">
                        <c:v>453.13400000000001</c:v>
                      </c:pt>
                      <c:pt idx="6001">
                        <c:v>453.15899999999999</c:v>
                      </c:pt>
                      <c:pt idx="6002">
                        <c:v>453.185</c:v>
                      </c:pt>
                      <c:pt idx="6003">
                        <c:v>453.21199999999999</c:v>
                      </c:pt>
                      <c:pt idx="6004">
                        <c:v>453.23899999999998</c:v>
                      </c:pt>
                      <c:pt idx="6005">
                        <c:v>453.26799999999997</c:v>
                      </c:pt>
                      <c:pt idx="6006">
                        <c:v>453.29700000000003</c:v>
                      </c:pt>
                      <c:pt idx="6007">
                        <c:v>453.32799999999997</c:v>
                      </c:pt>
                      <c:pt idx="6008">
                        <c:v>453.35899999999998</c:v>
                      </c:pt>
                      <c:pt idx="6009">
                        <c:v>453.392</c:v>
                      </c:pt>
                      <c:pt idx="6010">
                        <c:v>453.42500000000001</c:v>
                      </c:pt>
                      <c:pt idx="6011">
                        <c:v>453.46</c:v>
                      </c:pt>
                      <c:pt idx="6012">
                        <c:v>453.49599999999998</c:v>
                      </c:pt>
                      <c:pt idx="6013">
                        <c:v>453.53300000000002</c:v>
                      </c:pt>
                      <c:pt idx="6014">
                        <c:v>453.57100000000003</c:v>
                      </c:pt>
                      <c:pt idx="6015">
                        <c:v>453.61</c:v>
                      </c:pt>
                      <c:pt idx="6016">
                        <c:v>453.65</c:v>
                      </c:pt>
                      <c:pt idx="6017">
                        <c:v>453.69099999999997</c:v>
                      </c:pt>
                      <c:pt idx="6018">
                        <c:v>453.733</c:v>
                      </c:pt>
                      <c:pt idx="6019">
                        <c:v>453.77699999999999</c:v>
                      </c:pt>
                      <c:pt idx="6020">
                        <c:v>453.822</c:v>
                      </c:pt>
                      <c:pt idx="6021">
                        <c:v>453.86799999999999</c:v>
                      </c:pt>
                      <c:pt idx="6022">
                        <c:v>453.91500000000002</c:v>
                      </c:pt>
                      <c:pt idx="6023">
                        <c:v>453.964</c:v>
                      </c:pt>
                      <c:pt idx="6024">
                        <c:v>454.01400000000001</c:v>
                      </c:pt>
                      <c:pt idx="6025">
                        <c:v>454.065</c:v>
                      </c:pt>
                      <c:pt idx="6026">
                        <c:v>454.11700000000002</c:v>
                      </c:pt>
                      <c:pt idx="6027">
                        <c:v>454.17099999999999</c:v>
                      </c:pt>
                      <c:pt idx="6028">
                        <c:v>454.226</c:v>
                      </c:pt>
                      <c:pt idx="6029">
                        <c:v>454.28199999999998</c:v>
                      </c:pt>
                      <c:pt idx="6030">
                        <c:v>454.339</c:v>
                      </c:pt>
                      <c:pt idx="6031">
                        <c:v>454.39800000000002</c:v>
                      </c:pt>
                      <c:pt idx="6032">
                        <c:v>454.459</c:v>
                      </c:pt>
                      <c:pt idx="6033">
                        <c:v>454.52</c:v>
                      </c:pt>
                      <c:pt idx="6034">
                        <c:v>454.584</c:v>
                      </c:pt>
                      <c:pt idx="6035">
                        <c:v>454.64800000000002</c:v>
                      </c:pt>
                      <c:pt idx="6036">
                        <c:v>454.714</c:v>
                      </c:pt>
                      <c:pt idx="6037">
                        <c:v>454.78199999999998</c:v>
                      </c:pt>
                      <c:pt idx="6038">
                        <c:v>454.85</c:v>
                      </c:pt>
                      <c:pt idx="6039">
                        <c:v>454.92099999999999</c:v>
                      </c:pt>
                      <c:pt idx="6040">
                        <c:v>454.99299999999999</c:v>
                      </c:pt>
                      <c:pt idx="6041">
                        <c:v>455.06599999999997</c:v>
                      </c:pt>
                      <c:pt idx="6042">
                        <c:v>455.14100000000002</c:v>
                      </c:pt>
                      <c:pt idx="6043">
                        <c:v>455.21699999999998</c:v>
                      </c:pt>
                      <c:pt idx="6044">
                        <c:v>455.29500000000002</c:v>
                      </c:pt>
                      <c:pt idx="6045">
                        <c:v>455.375</c:v>
                      </c:pt>
                      <c:pt idx="6046">
                        <c:v>455.45600000000002</c:v>
                      </c:pt>
                      <c:pt idx="6047">
                        <c:v>455.53899999999999</c:v>
                      </c:pt>
                      <c:pt idx="6048">
                        <c:v>455.62299999999999</c:v>
                      </c:pt>
                      <c:pt idx="6049">
                        <c:v>455.709</c:v>
                      </c:pt>
                      <c:pt idx="6050">
                        <c:v>455.79599999999999</c:v>
                      </c:pt>
                      <c:pt idx="6051">
                        <c:v>455.88600000000002</c:v>
                      </c:pt>
                      <c:pt idx="6052">
                        <c:v>455.97699999999998</c:v>
                      </c:pt>
                      <c:pt idx="6053">
                        <c:v>456.06900000000002</c:v>
                      </c:pt>
                      <c:pt idx="6054">
                        <c:v>456.16300000000001</c:v>
                      </c:pt>
                      <c:pt idx="6055">
                        <c:v>456.25900000000001</c:v>
                      </c:pt>
                      <c:pt idx="6056">
                        <c:v>456.35700000000003</c:v>
                      </c:pt>
                      <c:pt idx="6057">
                        <c:v>456.45600000000002</c:v>
                      </c:pt>
                      <c:pt idx="6058">
                        <c:v>456.55700000000002</c:v>
                      </c:pt>
                      <c:pt idx="6059">
                        <c:v>456.66</c:v>
                      </c:pt>
                      <c:pt idx="6060">
                        <c:v>456.76499999999999</c:v>
                      </c:pt>
                      <c:pt idx="6061">
                        <c:v>456.87099999999998</c:v>
                      </c:pt>
                      <c:pt idx="6062">
                        <c:v>456.98</c:v>
                      </c:pt>
                      <c:pt idx="6063">
                        <c:v>457.09</c:v>
                      </c:pt>
                      <c:pt idx="6064">
                        <c:v>457.20100000000002</c:v>
                      </c:pt>
                      <c:pt idx="6065">
                        <c:v>457.315</c:v>
                      </c:pt>
                      <c:pt idx="6066">
                        <c:v>457.43</c:v>
                      </c:pt>
                      <c:pt idx="6067">
                        <c:v>457.54700000000003</c:v>
                      </c:pt>
                      <c:pt idx="6068">
                        <c:v>457.66699999999997</c:v>
                      </c:pt>
                      <c:pt idx="6069">
                        <c:v>457.78699999999998</c:v>
                      </c:pt>
                      <c:pt idx="6070">
                        <c:v>457.91</c:v>
                      </c:pt>
                      <c:pt idx="6071">
                        <c:v>458.03500000000003</c:v>
                      </c:pt>
                      <c:pt idx="6072">
                        <c:v>458.161</c:v>
                      </c:pt>
                      <c:pt idx="6073">
                        <c:v>458.29</c:v>
                      </c:pt>
                      <c:pt idx="6074">
                        <c:v>458.42</c:v>
                      </c:pt>
                      <c:pt idx="6075">
                        <c:v>458.55200000000002</c:v>
                      </c:pt>
                      <c:pt idx="6076">
                        <c:v>458.68599999999998</c:v>
                      </c:pt>
                      <c:pt idx="6077">
                        <c:v>458.822</c:v>
                      </c:pt>
                      <c:pt idx="6078">
                        <c:v>458.96</c:v>
                      </c:pt>
                      <c:pt idx="6079">
                        <c:v>459.09899999999999</c:v>
                      </c:pt>
                      <c:pt idx="6080">
                        <c:v>459.24099999999999</c:v>
                      </c:pt>
                      <c:pt idx="6081">
                        <c:v>459.38400000000001</c:v>
                      </c:pt>
                      <c:pt idx="6082">
                        <c:v>459.53</c:v>
                      </c:pt>
                      <c:pt idx="6083">
                        <c:v>459.67700000000002</c:v>
                      </c:pt>
                      <c:pt idx="6084">
                        <c:v>459.827</c:v>
                      </c:pt>
                      <c:pt idx="6085">
                        <c:v>459.97800000000001</c:v>
                      </c:pt>
                      <c:pt idx="6086">
                        <c:v>460.13099999999997</c:v>
                      </c:pt>
                      <c:pt idx="6087">
                        <c:v>460.286</c:v>
                      </c:pt>
                      <c:pt idx="6088">
                        <c:v>460.44299999999998</c:v>
                      </c:pt>
                      <c:pt idx="6089">
                        <c:v>460.60199999999998</c:v>
                      </c:pt>
                      <c:pt idx="6090">
                        <c:v>460.76299999999998</c:v>
                      </c:pt>
                      <c:pt idx="6091">
                        <c:v>460.92599999999999</c:v>
                      </c:pt>
                      <c:pt idx="6092">
                        <c:v>461.09100000000001</c:v>
                      </c:pt>
                      <c:pt idx="6093">
                        <c:v>461.25799999999998</c:v>
                      </c:pt>
                      <c:pt idx="6094">
                        <c:v>461.42700000000002</c:v>
                      </c:pt>
                      <c:pt idx="6095">
                        <c:v>461.59800000000001</c:v>
                      </c:pt>
                      <c:pt idx="6096">
                        <c:v>461.77</c:v>
                      </c:pt>
                      <c:pt idx="6097">
                        <c:v>461.94499999999999</c:v>
                      </c:pt>
                      <c:pt idx="6098">
                        <c:v>462.12200000000001</c:v>
                      </c:pt>
                      <c:pt idx="6099">
                        <c:v>462.3</c:v>
                      </c:pt>
                      <c:pt idx="6100">
                        <c:v>462.48099999999999</c:v>
                      </c:pt>
                      <c:pt idx="6101">
                        <c:v>462.66300000000001</c:v>
                      </c:pt>
                      <c:pt idx="6102">
                        <c:v>462.84800000000001</c:v>
                      </c:pt>
                      <c:pt idx="6103">
                        <c:v>463.03399999999999</c:v>
                      </c:pt>
                      <c:pt idx="6104">
                        <c:v>463.22199999999998</c:v>
                      </c:pt>
                      <c:pt idx="6105">
                        <c:v>463.41300000000001</c:v>
                      </c:pt>
                      <c:pt idx="6106">
                        <c:v>463.60500000000002</c:v>
                      </c:pt>
                      <c:pt idx="6107">
                        <c:v>463.79899999999998</c:v>
                      </c:pt>
                      <c:pt idx="6108">
                        <c:v>463.995</c:v>
                      </c:pt>
                      <c:pt idx="6109">
                        <c:v>464.19299999999998</c:v>
                      </c:pt>
                      <c:pt idx="6110">
                        <c:v>464.39299999999997</c:v>
                      </c:pt>
                      <c:pt idx="6111">
                        <c:v>464.59500000000003</c:v>
                      </c:pt>
                      <c:pt idx="6112">
                        <c:v>464.79899999999998</c:v>
                      </c:pt>
                      <c:pt idx="6113">
                        <c:v>465.005</c:v>
                      </c:pt>
                      <c:pt idx="6114">
                        <c:v>465.21300000000002</c:v>
                      </c:pt>
                      <c:pt idx="6115">
                        <c:v>465.42200000000003</c:v>
                      </c:pt>
                      <c:pt idx="6116">
                        <c:v>465.63400000000001</c:v>
                      </c:pt>
                      <c:pt idx="6117">
                        <c:v>465.84699999999998</c:v>
                      </c:pt>
                      <c:pt idx="6118">
                        <c:v>466.06299999999999</c:v>
                      </c:pt>
                      <c:pt idx="6119">
                        <c:v>466.28</c:v>
                      </c:pt>
                      <c:pt idx="6120">
                        <c:v>466.49900000000002</c:v>
                      </c:pt>
                      <c:pt idx="6121">
                        <c:v>466.72</c:v>
                      </c:pt>
                      <c:pt idx="6122">
                        <c:v>466.94200000000001</c:v>
                      </c:pt>
                      <c:pt idx="6123">
                        <c:v>467.16699999999997</c:v>
                      </c:pt>
                      <c:pt idx="6124">
                        <c:v>467.39299999999997</c:v>
                      </c:pt>
                      <c:pt idx="6125">
                        <c:v>467.62200000000001</c:v>
                      </c:pt>
                      <c:pt idx="6126">
                        <c:v>467.85199999999998</c:v>
                      </c:pt>
                      <c:pt idx="6127">
                        <c:v>468.084</c:v>
                      </c:pt>
                      <c:pt idx="6128">
                        <c:v>468.31700000000001</c:v>
                      </c:pt>
                      <c:pt idx="6129">
                        <c:v>468.553</c:v>
                      </c:pt>
                      <c:pt idx="6130">
                        <c:v>468.79</c:v>
                      </c:pt>
                      <c:pt idx="6131">
                        <c:v>469.029</c:v>
                      </c:pt>
                      <c:pt idx="6132">
                        <c:v>469.27</c:v>
                      </c:pt>
                      <c:pt idx="6133">
                        <c:v>469.512</c:v>
                      </c:pt>
                      <c:pt idx="6134">
                        <c:v>469.75700000000001</c:v>
                      </c:pt>
                      <c:pt idx="6135">
                        <c:v>470.00299999999999</c:v>
                      </c:pt>
                      <c:pt idx="6136">
                        <c:v>470.25</c:v>
                      </c:pt>
                      <c:pt idx="6137">
                        <c:v>470.5</c:v>
                      </c:pt>
                      <c:pt idx="6138">
                        <c:v>470.75099999999998</c:v>
                      </c:pt>
                      <c:pt idx="6139">
                        <c:v>471.00400000000002</c:v>
                      </c:pt>
                      <c:pt idx="6140">
                        <c:v>471.25799999999998</c:v>
                      </c:pt>
                      <c:pt idx="6141">
                        <c:v>471.51499999999999</c:v>
                      </c:pt>
                      <c:pt idx="6142">
                        <c:v>471.77199999999999</c:v>
                      </c:pt>
                      <c:pt idx="6143">
                        <c:v>472.03199999999998</c:v>
                      </c:pt>
                      <c:pt idx="6144">
                        <c:v>472.29300000000001</c:v>
                      </c:pt>
                      <c:pt idx="6145">
                        <c:v>472.55599999999998</c:v>
                      </c:pt>
                      <c:pt idx="6146">
                        <c:v>472.82</c:v>
                      </c:pt>
                      <c:pt idx="6147">
                        <c:v>473.08600000000001</c:v>
                      </c:pt>
                      <c:pt idx="6148">
                        <c:v>473.35300000000001</c:v>
                      </c:pt>
                      <c:pt idx="6149">
                        <c:v>473.62200000000001</c:v>
                      </c:pt>
                      <c:pt idx="6150">
                        <c:v>473.89299999999997</c:v>
                      </c:pt>
                      <c:pt idx="6151">
                        <c:v>474.16500000000002</c:v>
                      </c:pt>
                      <c:pt idx="6152">
                        <c:v>474.43799999999999</c:v>
                      </c:pt>
                      <c:pt idx="6153">
                        <c:v>474.71300000000002</c:v>
                      </c:pt>
                      <c:pt idx="6154">
                        <c:v>474.99</c:v>
                      </c:pt>
                      <c:pt idx="6155">
                        <c:v>475.26799999999997</c:v>
                      </c:pt>
                      <c:pt idx="6156">
                        <c:v>475.54700000000003</c:v>
                      </c:pt>
                      <c:pt idx="6157">
                        <c:v>475.82799999999997</c:v>
                      </c:pt>
                      <c:pt idx="6158">
                        <c:v>476.11</c:v>
                      </c:pt>
                      <c:pt idx="6159">
                        <c:v>476.39400000000001</c:v>
                      </c:pt>
                      <c:pt idx="6160">
                        <c:v>476.67899999999997</c:v>
                      </c:pt>
                      <c:pt idx="6161">
                        <c:v>476.96499999999997</c:v>
                      </c:pt>
                      <c:pt idx="6162">
                        <c:v>477.25299999999999</c:v>
                      </c:pt>
                      <c:pt idx="6163">
                        <c:v>477.54199999999997</c:v>
                      </c:pt>
                      <c:pt idx="6164">
                        <c:v>477.83300000000003</c:v>
                      </c:pt>
                      <c:pt idx="6165">
                        <c:v>478.125</c:v>
                      </c:pt>
                      <c:pt idx="6166">
                        <c:v>478.41800000000001</c:v>
                      </c:pt>
                      <c:pt idx="6167">
                        <c:v>478.71199999999999</c:v>
                      </c:pt>
                      <c:pt idx="6168">
                        <c:v>479.00799999999998</c:v>
                      </c:pt>
                      <c:pt idx="6169">
                        <c:v>479.30500000000001</c:v>
                      </c:pt>
                      <c:pt idx="6170">
                        <c:v>479.60300000000001</c:v>
                      </c:pt>
                      <c:pt idx="6171">
                        <c:v>479.90199999999999</c:v>
                      </c:pt>
                      <c:pt idx="6172">
                        <c:v>480.20299999999997</c:v>
                      </c:pt>
                      <c:pt idx="6173">
                        <c:v>480.50400000000002</c:v>
                      </c:pt>
                      <c:pt idx="6174">
                        <c:v>480.80700000000002</c:v>
                      </c:pt>
                      <c:pt idx="6175">
                        <c:v>481.11099999999999</c:v>
                      </c:pt>
                      <c:pt idx="6176">
                        <c:v>481.416</c:v>
                      </c:pt>
                      <c:pt idx="6177">
                        <c:v>481.72300000000001</c:v>
                      </c:pt>
                      <c:pt idx="6178">
                        <c:v>482.03</c:v>
                      </c:pt>
                      <c:pt idx="6179">
                        <c:v>482.33800000000002</c:v>
                      </c:pt>
                      <c:pt idx="6180">
                        <c:v>482.64699999999999</c:v>
                      </c:pt>
                      <c:pt idx="6181">
                        <c:v>482.95800000000003</c:v>
                      </c:pt>
                      <c:pt idx="6182">
                        <c:v>483.26900000000001</c:v>
                      </c:pt>
                      <c:pt idx="6183">
                        <c:v>483.58100000000002</c:v>
                      </c:pt>
                      <c:pt idx="6184">
                        <c:v>483.89499999999998</c:v>
                      </c:pt>
                      <c:pt idx="6185">
                        <c:v>484.209</c:v>
                      </c:pt>
                      <c:pt idx="6186">
                        <c:v>484.524</c:v>
                      </c:pt>
                      <c:pt idx="6187">
                        <c:v>484.84</c:v>
                      </c:pt>
                      <c:pt idx="6188">
                        <c:v>485.15699999999998</c:v>
                      </c:pt>
                      <c:pt idx="6189">
                        <c:v>485.47500000000002</c:v>
                      </c:pt>
                      <c:pt idx="6190">
                        <c:v>485.79399999999998</c:v>
                      </c:pt>
                      <c:pt idx="6191">
                        <c:v>486.11399999999998</c:v>
                      </c:pt>
                      <c:pt idx="6192">
                        <c:v>486.43400000000003</c:v>
                      </c:pt>
                      <c:pt idx="6193">
                        <c:v>486.75599999999997</c:v>
                      </c:pt>
                      <c:pt idx="6194">
                        <c:v>487.07799999999997</c:v>
                      </c:pt>
                      <c:pt idx="6195">
                        <c:v>487.40100000000001</c:v>
                      </c:pt>
                      <c:pt idx="6196">
                        <c:v>487.72500000000002</c:v>
                      </c:pt>
                      <c:pt idx="6197">
                        <c:v>488.04899999999998</c:v>
                      </c:pt>
                      <c:pt idx="6198">
                        <c:v>488.37400000000002</c:v>
                      </c:pt>
                      <c:pt idx="6199">
                        <c:v>488.7</c:v>
                      </c:pt>
                      <c:pt idx="6200">
                        <c:v>489.02699999999999</c:v>
                      </c:pt>
                      <c:pt idx="6201">
                        <c:v>489.35500000000002</c:v>
                      </c:pt>
                      <c:pt idx="6202">
                        <c:v>489.68299999999999</c:v>
                      </c:pt>
                      <c:pt idx="6203">
                        <c:v>490.01100000000002</c:v>
                      </c:pt>
                      <c:pt idx="6204">
                        <c:v>490.34100000000001</c:v>
                      </c:pt>
                      <c:pt idx="6205">
                        <c:v>490.67099999999999</c:v>
                      </c:pt>
                      <c:pt idx="6206">
                        <c:v>491.00200000000001</c:v>
                      </c:pt>
                      <c:pt idx="6207">
                        <c:v>491.33300000000003</c:v>
                      </c:pt>
                      <c:pt idx="6208">
                        <c:v>491.66500000000002</c:v>
                      </c:pt>
                      <c:pt idx="6209">
                        <c:v>491.99700000000001</c:v>
                      </c:pt>
                      <c:pt idx="6210">
                        <c:v>492.33</c:v>
                      </c:pt>
                      <c:pt idx="6211">
                        <c:v>492.66399999999999</c:v>
                      </c:pt>
                      <c:pt idx="6212">
                        <c:v>492.99799999999999</c:v>
                      </c:pt>
                      <c:pt idx="6213">
                        <c:v>493.33199999999999</c:v>
                      </c:pt>
                      <c:pt idx="6214">
                        <c:v>493.66699999999997</c:v>
                      </c:pt>
                      <c:pt idx="6215">
                        <c:v>494.00299999999999</c:v>
                      </c:pt>
                      <c:pt idx="6216">
                        <c:v>494.339</c:v>
                      </c:pt>
                      <c:pt idx="6217">
                        <c:v>494.67500000000001</c:v>
                      </c:pt>
                      <c:pt idx="6218">
                        <c:v>495.012</c:v>
                      </c:pt>
                      <c:pt idx="6219">
                        <c:v>495.35</c:v>
                      </c:pt>
                      <c:pt idx="6220">
                        <c:v>495.68700000000001</c:v>
                      </c:pt>
                      <c:pt idx="6221">
                        <c:v>496.02499999999998</c:v>
                      </c:pt>
                      <c:pt idx="6222">
                        <c:v>496.36399999999998</c:v>
                      </c:pt>
                      <c:pt idx="6223">
                        <c:v>496.702</c:v>
                      </c:pt>
                      <c:pt idx="6224">
                        <c:v>497.04199999999997</c:v>
                      </c:pt>
                      <c:pt idx="6225">
                        <c:v>497.38099999999997</c:v>
                      </c:pt>
                      <c:pt idx="6226">
                        <c:v>497.721</c:v>
                      </c:pt>
                      <c:pt idx="6227">
                        <c:v>498.06099999999998</c:v>
                      </c:pt>
                      <c:pt idx="6228">
                        <c:v>498.40100000000001</c:v>
                      </c:pt>
                      <c:pt idx="6229">
                        <c:v>498.74200000000002</c:v>
                      </c:pt>
                      <c:pt idx="6230">
                        <c:v>499.08300000000003</c:v>
                      </c:pt>
                      <c:pt idx="6231">
                        <c:v>499.42399999999998</c:v>
                      </c:pt>
                      <c:pt idx="6232">
                        <c:v>499.76499999999999</c:v>
                      </c:pt>
                      <c:pt idx="6233">
                        <c:v>500.10700000000003</c:v>
                      </c:pt>
                      <c:pt idx="6234">
                        <c:v>500.44799999999998</c:v>
                      </c:pt>
                      <c:pt idx="6235">
                        <c:v>500.79</c:v>
                      </c:pt>
                      <c:pt idx="6236">
                        <c:v>501.13200000000001</c:v>
                      </c:pt>
                      <c:pt idx="6237">
                        <c:v>501.47500000000002</c:v>
                      </c:pt>
                      <c:pt idx="6238">
                        <c:v>501.81700000000001</c:v>
                      </c:pt>
                      <c:pt idx="6239">
                        <c:v>502.16</c:v>
                      </c:pt>
                      <c:pt idx="6240">
                        <c:v>502.50200000000001</c:v>
                      </c:pt>
                      <c:pt idx="6241">
                        <c:v>502.84500000000003</c:v>
                      </c:pt>
                      <c:pt idx="6242">
                        <c:v>503.18799999999999</c:v>
                      </c:pt>
                      <c:pt idx="6243">
                        <c:v>503.53100000000001</c:v>
                      </c:pt>
                      <c:pt idx="6244">
                        <c:v>503.87400000000002</c:v>
                      </c:pt>
                      <c:pt idx="6245">
                        <c:v>504.21699999999998</c:v>
                      </c:pt>
                      <c:pt idx="6246">
                        <c:v>504.56</c:v>
                      </c:pt>
                      <c:pt idx="6247">
                        <c:v>504.90300000000002</c:v>
                      </c:pt>
                      <c:pt idx="6248">
                        <c:v>505.24599999999998</c:v>
                      </c:pt>
                      <c:pt idx="6249">
                        <c:v>505.589</c:v>
                      </c:pt>
                      <c:pt idx="6250">
                        <c:v>505.93200000000002</c:v>
                      </c:pt>
                      <c:pt idx="6251">
                        <c:v>506.27499999999998</c:v>
                      </c:pt>
                      <c:pt idx="6252">
                        <c:v>506.61799999999999</c:v>
                      </c:pt>
                      <c:pt idx="6253">
                        <c:v>506.96100000000001</c:v>
                      </c:pt>
                      <c:pt idx="6254">
                        <c:v>507.30399999999997</c:v>
                      </c:pt>
                      <c:pt idx="6255">
                        <c:v>507.64699999999999</c:v>
                      </c:pt>
                      <c:pt idx="6256">
                        <c:v>507.99</c:v>
                      </c:pt>
                      <c:pt idx="6257">
                        <c:v>508.33300000000003</c:v>
                      </c:pt>
                      <c:pt idx="6258">
                        <c:v>508.67500000000001</c:v>
                      </c:pt>
                      <c:pt idx="6259">
                        <c:v>509.01799999999997</c:v>
                      </c:pt>
                      <c:pt idx="6260">
                        <c:v>509.36</c:v>
                      </c:pt>
                      <c:pt idx="6261">
                        <c:v>509.70299999999997</c:v>
                      </c:pt>
                      <c:pt idx="6262">
                        <c:v>510.04500000000002</c:v>
                      </c:pt>
                      <c:pt idx="6263">
                        <c:v>510.387</c:v>
                      </c:pt>
                      <c:pt idx="6264">
                        <c:v>510.72800000000001</c:v>
                      </c:pt>
                      <c:pt idx="6265">
                        <c:v>511.07</c:v>
                      </c:pt>
                      <c:pt idx="6266">
                        <c:v>511.411</c:v>
                      </c:pt>
                      <c:pt idx="6267">
                        <c:v>511.75299999999999</c:v>
                      </c:pt>
                      <c:pt idx="6268">
                        <c:v>512.09400000000005</c:v>
                      </c:pt>
                      <c:pt idx="6269">
                        <c:v>512.43399999999997</c:v>
                      </c:pt>
                      <c:pt idx="6270">
                        <c:v>512.77499999999998</c:v>
                      </c:pt>
                      <c:pt idx="6271">
                        <c:v>513.11500000000001</c:v>
                      </c:pt>
                      <c:pt idx="6272">
                        <c:v>513.45500000000004</c:v>
                      </c:pt>
                      <c:pt idx="6273">
                        <c:v>513.79499999999996</c:v>
                      </c:pt>
                      <c:pt idx="6274">
                        <c:v>514.13499999999999</c:v>
                      </c:pt>
                      <c:pt idx="6275">
                        <c:v>514.47400000000005</c:v>
                      </c:pt>
                      <c:pt idx="6276">
                        <c:v>514.81299999999999</c:v>
                      </c:pt>
                      <c:pt idx="6277">
                        <c:v>515.15200000000004</c:v>
                      </c:pt>
                      <c:pt idx="6278">
                        <c:v>515.49</c:v>
                      </c:pt>
                      <c:pt idx="6279">
                        <c:v>515.82799999999997</c:v>
                      </c:pt>
                      <c:pt idx="6280">
                        <c:v>516.16600000000005</c:v>
                      </c:pt>
                      <c:pt idx="6281">
                        <c:v>516.50300000000004</c:v>
                      </c:pt>
                      <c:pt idx="6282">
                        <c:v>516.84</c:v>
                      </c:pt>
                      <c:pt idx="6283">
                        <c:v>517.17700000000002</c:v>
                      </c:pt>
                      <c:pt idx="6284">
                        <c:v>517.51300000000003</c:v>
                      </c:pt>
                      <c:pt idx="6285">
                        <c:v>517.84900000000005</c:v>
                      </c:pt>
                      <c:pt idx="6286">
                        <c:v>518.18499999999995</c:v>
                      </c:pt>
                      <c:pt idx="6287">
                        <c:v>518.52</c:v>
                      </c:pt>
                      <c:pt idx="6288">
                        <c:v>518.85500000000002</c:v>
                      </c:pt>
                      <c:pt idx="6289">
                        <c:v>519.18899999999996</c:v>
                      </c:pt>
                      <c:pt idx="6290">
                        <c:v>519.52300000000002</c:v>
                      </c:pt>
                      <c:pt idx="6291">
                        <c:v>519.85699999999997</c:v>
                      </c:pt>
                      <c:pt idx="6292">
                        <c:v>520.19000000000005</c:v>
                      </c:pt>
                      <c:pt idx="6293">
                        <c:v>520.52300000000002</c:v>
                      </c:pt>
                      <c:pt idx="6294">
                        <c:v>520.85500000000002</c:v>
                      </c:pt>
                      <c:pt idx="6295">
                        <c:v>521.18700000000001</c:v>
                      </c:pt>
                      <c:pt idx="6296">
                        <c:v>521.51800000000003</c:v>
                      </c:pt>
                      <c:pt idx="6297">
                        <c:v>521.84900000000005</c:v>
                      </c:pt>
                      <c:pt idx="6298">
                        <c:v>522.17899999999997</c:v>
                      </c:pt>
                      <c:pt idx="6299">
                        <c:v>522.50900000000001</c:v>
                      </c:pt>
                      <c:pt idx="6300">
                        <c:v>522.83900000000006</c:v>
                      </c:pt>
                      <c:pt idx="6301">
                        <c:v>523.16700000000003</c:v>
                      </c:pt>
                      <c:pt idx="6302">
                        <c:v>523.49599999999998</c:v>
                      </c:pt>
                      <c:pt idx="6303">
                        <c:v>523.82399999999996</c:v>
                      </c:pt>
                      <c:pt idx="6304">
                        <c:v>524.15099999999995</c:v>
                      </c:pt>
                      <c:pt idx="6305">
                        <c:v>524.47799999999995</c:v>
                      </c:pt>
                      <c:pt idx="6306">
                        <c:v>524.80399999999997</c:v>
                      </c:pt>
                      <c:pt idx="6307">
                        <c:v>525.13</c:v>
                      </c:pt>
                      <c:pt idx="6308">
                        <c:v>525.45500000000004</c:v>
                      </c:pt>
                      <c:pt idx="6309">
                        <c:v>525.78</c:v>
                      </c:pt>
                      <c:pt idx="6310">
                        <c:v>526.10400000000004</c:v>
                      </c:pt>
                      <c:pt idx="6311">
                        <c:v>526.428</c:v>
                      </c:pt>
                      <c:pt idx="6312">
                        <c:v>526.75099999999998</c:v>
                      </c:pt>
                      <c:pt idx="6313">
                        <c:v>527.07299999999998</c:v>
                      </c:pt>
                      <c:pt idx="6314">
                        <c:v>527.39499999999998</c:v>
                      </c:pt>
                      <c:pt idx="6315">
                        <c:v>527.71600000000001</c:v>
                      </c:pt>
                      <c:pt idx="6316">
                        <c:v>528.03700000000003</c:v>
                      </c:pt>
                      <c:pt idx="6317">
                        <c:v>528.35699999999997</c:v>
                      </c:pt>
                      <c:pt idx="6318">
                        <c:v>528.67700000000002</c:v>
                      </c:pt>
                      <c:pt idx="6319">
                        <c:v>528.99599999999998</c:v>
                      </c:pt>
                      <c:pt idx="6320">
                        <c:v>529.31399999999996</c:v>
                      </c:pt>
                      <c:pt idx="6321">
                        <c:v>529.63199999999995</c:v>
                      </c:pt>
                      <c:pt idx="6322">
                        <c:v>529.94899999999996</c:v>
                      </c:pt>
                      <c:pt idx="6323">
                        <c:v>530.26499999999999</c:v>
                      </c:pt>
                      <c:pt idx="6324">
                        <c:v>530.58100000000002</c:v>
                      </c:pt>
                      <c:pt idx="6325">
                        <c:v>530.89599999999996</c:v>
                      </c:pt>
                      <c:pt idx="6326">
                        <c:v>531.21100000000001</c:v>
                      </c:pt>
                      <c:pt idx="6327">
                        <c:v>531.52499999999998</c:v>
                      </c:pt>
                      <c:pt idx="6328">
                        <c:v>531.83799999999997</c:v>
                      </c:pt>
                      <c:pt idx="6329">
                        <c:v>532.15</c:v>
                      </c:pt>
                      <c:pt idx="6330">
                        <c:v>532.46199999999999</c:v>
                      </c:pt>
                      <c:pt idx="6331">
                        <c:v>532.774</c:v>
                      </c:pt>
                      <c:pt idx="6332">
                        <c:v>533.08399999999995</c:v>
                      </c:pt>
                      <c:pt idx="6333">
                        <c:v>533.39400000000001</c:v>
                      </c:pt>
                      <c:pt idx="6334">
                        <c:v>533.70299999999997</c:v>
                      </c:pt>
                      <c:pt idx="6335">
                        <c:v>534.01199999999994</c:v>
                      </c:pt>
                      <c:pt idx="6336">
                        <c:v>534.32000000000005</c:v>
                      </c:pt>
                      <c:pt idx="6337">
                        <c:v>534.62699999999995</c:v>
                      </c:pt>
                      <c:pt idx="6338">
                        <c:v>534.93299999999999</c:v>
                      </c:pt>
                      <c:pt idx="6339">
                        <c:v>535.23900000000003</c:v>
                      </c:pt>
                      <c:pt idx="6340">
                        <c:v>535.54399999999998</c:v>
                      </c:pt>
                      <c:pt idx="6341">
                        <c:v>535.84900000000005</c:v>
                      </c:pt>
                      <c:pt idx="6342">
                        <c:v>536.15200000000004</c:v>
                      </c:pt>
                      <c:pt idx="6343">
                        <c:v>536.45500000000004</c:v>
                      </c:pt>
                      <c:pt idx="6344">
                        <c:v>536.75800000000004</c:v>
                      </c:pt>
                      <c:pt idx="6345">
                        <c:v>537.05899999999997</c:v>
                      </c:pt>
                      <c:pt idx="6346">
                        <c:v>537.36</c:v>
                      </c:pt>
                      <c:pt idx="6347">
                        <c:v>537.66</c:v>
                      </c:pt>
                      <c:pt idx="6348">
                        <c:v>537.95899999999995</c:v>
                      </c:pt>
                      <c:pt idx="6349">
                        <c:v>538.25800000000004</c:v>
                      </c:pt>
                      <c:pt idx="6350">
                        <c:v>538.55600000000004</c:v>
                      </c:pt>
                      <c:pt idx="6351">
                        <c:v>538.85299999999995</c:v>
                      </c:pt>
                      <c:pt idx="6352">
                        <c:v>539.149</c:v>
                      </c:pt>
                      <c:pt idx="6353">
                        <c:v>539.44500000000005</c:v>
                      </c:pt>
                      <c:pt idx="6354">
                        <c:v>539.74</c:v>
                      </c:pt>
                      <c:pt idx="6355">
                        <c:v>540.03399999999999</c:v>
                      </c:pt>
                      <c:pt idx="6356">
                        <c:v>540.32799999999997</c:v>
                      </c:pt>
                      <c:pt idx="6357">
                        <c:v>540.62</c:v>
                      </c:pt>
                      <c:pt idx="6358">
                        <c:v>540.91200000000003</c:v>
                      </c:pt>
                      <c:pt idx="6359">
                        <c:v>541.20299999999997</c:v>
                      </c:pt>
                      <c:pt idx="6360">
                        <c:v>541.49400000000003</c:v>
                      </c:pt>
                      <c:pt idx="6361">
                        <c:v>541.78300000000002</c:v>
                      </c:pt>
                      <c:pt idx="6362">
                        <c:v>542.072</c:v>
                      </c:pt>
                      <c:pt idx="6363">
                        <c:v>542.36</c:v>
                      </c:pt>
                      <c:pt idx="6364">
                        <c:v>542.64800000000002</c:v>
                      </c:pt>
                      <c:pt idx="6365">
                        <c:v>542.93399999999997</c:v>
                      </c:pt>
                      <c:pt idx="6366">
                        <c:v>543.22</c:v>
                      </c:pt>
                      <c:pt idx="6367">
                        <c:v>543.505</c:v>
                      </c:pt>
                      <c:pt idx="6368">
                        <c:v>543.78899999999999</c:v>
                      </c:pt>
                      <c:pt idx="6369">
                        <c:v>544.07299999999998</c:v>
                      </c:pt>
                      <c:pt idx="6370">
                        <c:v>544.35500000000002</c:v>
                      </c:pt>
                      <c:pt idx="6371">
                        <c:v>544.63699999999994</c:v>
                      </c:pt>
                      <c:pt idx="6372">
                        <c:v>544.91800000000001</c:v>
                      </c:pt>
                      <c:pt idx="6373">
                        <c:v>545.19899999999996</c:v>
                      </c:pt>
                      <c:pt idx="6374">
                        <c:v>545.47799999999995</c:v>
                      </c:pt>
                      <c:pt idx="6375">
                        <c:v>545.75699999999995</c:v>
                      </c:pt>
                      <c:pt idx="6376">
                        <c:v>546.03499999999997</c:v>
                      </c:pt>
                      <c:pt idx="6377">
                        <c:v>546.31200000000001</c:v>
                      </c:pt>
                      <c:pt idx="6378">
                        <c:v>546.58799999999997</c:v>
                      </c:pt>
                      <c:pt idx="6379">
                        <c:v>546.86400000000003</c:v>
                      </c:pt>
                      <c:pt idx="6380">
                        <c:v>547.13900000000001</c:v>
                      </c:pt>
                      <c:pt idx="6381">
                        <c:v>547.41300000000001</c:v>
                      </c:pt>
                      <c:pt idx="6382">
                        <c:v>547.68600000000004</c:v>
                      </c:pt>
                      <c:pt idx="6383">
                        <c:v>547.95799999999997</c:v>
                      </c:pt>
                      <c:pt idx="6384">
                        <c:v>548.23</c:v>
                      </c:pt>
                      <c:pt idx="6385">
                        <c:v>548.50099999999998</c:v>
                      </c:pt>
                      <c:pt idx="6386">
                        <c:v>548.77099999999996</c:v>
                      </c:pt>
                      <c:pt idx="6387">
                        <c:v>549.04</c:v>
                      </c:pt>
                      <c:pt idx="6388">
                        <c:v>549.30799999999999</c:v>
                      </c:pt>
                      <c:pt idx="6389">
                        <c:v>549.57600000000002</c:v>
                      </c:pt>
                      <c:pt idx="6390">
                        <c:v>549.84299999999996</c:v>
                      </c:pt>
                      <c:pt idx="6391">
                        <c:v>550.10900000000004</c:v>
                      </c:pt>
                      <c:pt idx="6392">
                        <c:v>550.37400000000002</c:v>
                      </c:pt>
                      <c:pt idx="6393">
                        <c:v>550.63800000000003</c:v>
                      </c:pt>
                      <c:pt idx="6394">
                        <c:v>550.90200000000004</c:v>
                      </c:pt>
                      <c:pt idx="6395">
                        <c:v>551.16499999999996</c:v>
                      </c:pt>
                      <c:pt idx="6396">
                        <c:v>551.42700000000002</c:v>
                      </c:pt>
                      <c:pt idx="6397">
                        <c:v>551.68799999999999</c:v>
                      </c:pt>
                      <c:pt idx="6398">
                        <c:v>551.94799999999998</c:v>
                      </c:pt>
                      <c:pt idx="6399">
                        <c:v>552.20699999999999</c:v>
                      </c:pt>
                      <c:pt idx="6400">
                        <c:v>552.46600000000001</c:v>
                      </c:pt>
                      <c:pt idx="6401">
                        <c:v>552.72400000000005</c:v>
                      </c:pt>
                      <c:pt idx="6402">
                        <c:v>552.98099999999999</c:v>
                      </c:pt>
                      <c:pt idx="6403">
                        <c:v>553.23699999999997</c:v>
                      </c:pt>
                      <c:pt idx="6404">
                        <c:v>553.49300000000005</c:v>
                      </c:pt>
                      <c:pt idx="6405">
                        <c:v>553.74699999999996</c:v>
                      </c:pt>
                      <c:pt idx="6406">
                        <c:v>554.00099999999998</c:v>
                      </c:pt>
                      <c:pt idx="6407">
                        <c:v>554.25400000000002</c:v>
                      </c:pt>
                      <c:pt idx="6408">
                        <c:v>554.50599999999997</c:v>
                      </c:pt>
                      <c:pt idx="6409">
                        <c:v>554.75800000000004</c:v>
                      </c:pt>
                      <c:pt idx="6410">
                        <c:v>555.00800000000004</c:v>
                      </c:pt>
                      <c:pt idx="6411">
                        <c:v>555.25800000000004</c:v>
                      </c:pt>
                      <c:pt idx="6412">
                        <c:v>555.50699999999995</c:v>
                      </c:pt>
                      <c:pt idx="6413">
                        <c:v>555.755</c:v>
                      </c:pt>
                      <c:pt idx="6414">
                        <c:v>556.00300000000004</c:v>
                      </c:pt>
                      <c:pt idx="6415">
                        <c:v>556.24900000000002</c:v>
                      </c:pt>
                      <c:pt idx="6416">
                        <c:v>556.495</c:v>
                      </c:pt>
                      <c:pt idx="6417">
                        <c:v>556.74</c:v>
                      </c:pt>
                      <c:pt idx="6418">
                        <c:v>556.98400000000004</c:v>
                      </c:pt>
                      <c:pt idx="6419">
                        <c:v>557.22699999999998</c:v>
                      </c:pt>
                      <c:pt idx="6420">
                        <c:v>557.46900000000005</c:v>
                      </c:pt>
                      <c:pt idx="6421">
                        <c:v>557.71100000000001</c:v>
                      </c:pt>
                      <c:pt idx="6422">
                        <c:v>557.952</c:v>
                      </c:pt>
                      <c:pt idx="6423">
                        <c:v>558.19200000000001</c:v>
                      </c:pt>
                      <c:pt idx="6424">
                        <c:v>558.43100000000004</c:v>
                      </c:pt>
                      <c:pt idx="6425">
                        <c:v>558.66899999999998</c:v>
                      </c:pt>
                      <c:pt idx="6426">
                        <c:v>558.90700000000004</c:v>
                      </c:pt>
                      <c:pt idx="6427">
                        <c:v>559.14400000000001</c:v>
                      </c:pt>
                      <c:pt idx="6428">
                        <c:v>559.38</c:v>
                      </c:pt>
                      <c:pt idx="6429">
                        <c:v>559.61500000000001</c:v>
                      </c:pt>
                      <c:pt idx="6430">
                        <c:v>559.84900000000005</c:v>
                      </c:pt>
                      <c:pt idx="6431">
                        <c:v>560.08299999999997</c:v>
                      </c:pt>
                      <c:pt idx="6432">
                        <c:v>560.31500000000005</c:v>
                      </c:pt>
                      <c:pt idx="6433">
                        <c:v>560.54700000000003</c:v>
                      </c:pt>
                      <c:pt idx="6434">
                        <c:v>560.77800000000002</c:v>
                      </c:pt>
                      <c:pt idx="6435">
                        <c:v>561.00800000000004</c:v>
                      </c:pt>
                      <c:pt idx="6436">
                        <c:v>561.23800000000006</c:v>
                      </c:pt>
                      <c:pt idx="6437">
                        <c:v>561.46699999999998</c:v>
                      </c:pt>
                      <c:pt idx="6438">
                        <c:v>561.69500000000005</c:v>
                      </c:pt>
                      <c:pt idx="6439">
                        <c:v>561.92200000000003</c:v>
                      </c:pt>
                      <c:pt idx="6440">
                        <c:v>562.14800000000002</c:v>
                      </c:pt>
                      <c:pt idx="6441">
                        <c:v>562.37300000000005</c:v>
                      </c:pt>
                      <c:pt idx="6442">
                        <c:v>562.59799999999996</c:v>
                      </c:pt>
                      <c:pt idx="6443">
                        <c:v>562.822</c:v>
                      </c:pt>
                      <c:pt idx="6444">
                        <c:v>563.04499999999996</c:v>
                      </c:pt>
                      <c:pt idx="6445">
                        <c:v>563.26700000000005</c:v>
                      </c:pt>
                      <c:pt idx="6446">
                        <c:v>563.48900000000003</c:v>
                      </c:pt>
                      <c:pt idx="6447">
                        <c:v>563.70899999999995</c:v>
                      </c:pt>
                      <c:pt idx="6448">
                        <c:v>563.92899999999997</c:v>
                      </c:pt>
                      <c:pt idx="6449">
                        <c:v>564.14800000000002</c:v>
                      </c:pt>
                      <c:pt idx="6450">
                        <c:v>564.36599999999999</c:v>
                      </c:pt>
                      <c:pt idx="6451">
                        <c:v>564.58399999999995</c:v>
                      </c:pt>
                      <c:pt idx="6452">
                        <c:v>564.80100000000004</c:v>
                      </c:pt>
                      <c:pt idx="6453">
                        <c:v>565.01700000000005</c:v>
                      </c:pt>
                      <c:pt idx="6454">
                        <c:v>565.23199999999997</c:v>
                      </c:pt>
                      <c:pt idx="6455">
                        <c:v>565.44600000000003</c:v>
                      </c:pt>
                      <c:pt idx="6456">
                        <c:v>565.65899999999999</c:v>
                      </c:pt>
                      <c:pt idx="6457">
                        <c:v>565.87199999999996</c:v>
                      </c:pt>
                      <c:pt idx="6458">
                        <c:v>566.08399999999995</c:v>
                      </c:pt>
                      <c:pt idx="6459">
                        <c:v>566.29499999999996</c:v>
                      </c:pt>
                      <c:pt idx="6460">
                        <c:v>566.50599999999997</c:v>
                      </c:pt>
                      <c:pt idx="6461">
                        <c:v>566.71500000000003</c:v>
                      </c:pt>
                      <c:pt idx="6462">
                        <c:v>566.92399999999998</c:v>
                      </c:pt>
                      <c:pt idx="6463">
                        <c:v>567.13199999999995</c:v>
                      </c:pt>
                      <c:pt idx="6464">
                        <c:v>567.33900000000006</c:v>
                      </c:pt>
                      <c:pt idx="6465">
                        <c:v>567.54600000000005</c:v>
                      </c:pt>
                      <c:pt idx="6466">
                        <c:v>567.75099999999998</c:v>
                      </c:pt>
                      <c:pt idx="6467">
                        <c:v>567.95600000000002</c:v>
                      </c:pt>
                      <c:pt idx="6468">
                        <c:v>568.16</c:v>
                      </c:pt>
                      <c:pt idx="6469">
                        <c:v>568.36400000000003</c:v>
                      </c:pt>
                      <c:pt idx="6470">
                        <c:v>568.56600000000003</c:v>
                      </c:pt>
                      <c:pt idx="6471">
                        <c:v>568.76800000000003</c:v>
                      </c:pt>
                      <c:pt idx="6472">
                        <c:v>568.96900000000005</c:v>
                      </c:pt>
                      <c:pt idx="6473">
                        <c:v>569.16899999999998</c:v>
                      </c:pt>
                      <c:pt idx="6474">
                        <c:v>569.36900000000003</c:v>
                      </c:pt>
                      <c:pt idx="6475">
                        <c:v>569.56700000000001</c:v>
                      </c:pt>
                      <c:pt idx="6476">
                        <c:v>569.76499999999999</c:v>
                      </c:pt>
                      <c:pt idx="6477">
                        <c:v>569.96299999999997</c:v>
                      </c:pt>
                      <c:pt idx="6478">
                        <c:v>570.15899999999999</c:v>
                      </c:pt>
                      <c:pt idx="6479">
                        <c:v>570.35500000000002</c:v>
                      </c:pt>
                      <c:pt idx="6480">
                        <c:v>570.54899999999998</c:v>
                      </c:pt>
                      <c:pt idx="6481">
                        <c:v>570.74400000000003</c:v>
                      </c:pt>
                      <c:pt idx="6482">
                        <c:v>570.93700000000001</c:v>
                      </c:pt>
                      <c:pt idx="6483">
                        <c:v>571.13</c:v>
                      </c:pt>
                      <c:pt idx="6484">
                        <c:v>571.32100000000003</c:v>
                      </c:pt>
                      <c:pt idx="6485">
                        <c:v>571.51199999999994</c:v>
                      </c:pt>
                      <c:pt idx="6486">
                        <c:v>571.70299999999997</c:v>
                      </c:pt>
                      <c:pt idx="6487">
                        <c:v>571.89200000000005</c:v>
                      </c:pt>
                      <c:pt idx="6488">
                        <c:v>572.08100000000002</c:v>
                      </c:pt>
                      <c:pt idx="6489">
                        <c:v>572.26900000000001</c:v>
                      </c:pt>
                      <c:pt idx="6490">
                        <c:v>572.45699999999999</c:v>
                      </c:pt>
                      <c:pt idx="6491">
                        <c:v>572.64300000000003</c:v>
                      </c:pt>
                      <c:pt idx="6492">
                        <c:v>572.82899999999995</c:v>
                      </c:pt>
                      <c:pt idx="6493">
                        <c:v>573.01400000000001</c:v>
                      </c:pt>
                      <c:pt idx="6494">
                        <c:v>573.19899999999996</c:v>
                      </c:pt>
                      <c:pt idx="6495">
                        <c:v>573.38199999999995</c:v>
                      </c:pt>
                      <c:pt idx="6496">
                        <c:v>573.56500000000005</c:v>
                      </c:pt>
                      <c:pt idx="6497">
                        <c:v>573.74699999999996</c:v>
                      </c:pt>
                      <c:pt idx="6498">
                        <c:v>573.92899999999997</c:v>
                      </c:pt>
                      <c:pt idx="6499">
                        <c:v>574.10900000000004</c:v>
                      </c:pt>
                      <c:pt idx="6500">
                        <c:v>574.28899999999999</c:v>
                      </c:pt>
                      <c:pt idx="6501">
                        <c:v>574.46900000000005</c:v>
                      </c:pt>
                      <c:pt idx="6502">
                        <c:v>574.64700000000005</c:v>
                      </c:pt>
                      <c:pt idx="6503">
                        <c:v>574.82500000000005</c:v>
                      </c:pt>
                      <c:pt idx="6504">
                        <c:v>575.00199999999995</c:v>
                      </c:pt>
                      <c:pt idx="6505">
                        <c:v>575.178</c:v>
                      </c:pt>
                      <c:pt idx="6506">
                        <c:v>575.35400000000004</c:v>
                      </c:pt>
                      <c:pt idx="6507">
                        <c:v>575.529</c:v>
                      </c:pt>
                      <c:pt idx="6508">
                        <c:v>575.70299999999997</c:v>
                      </c:pt>
                      <c:pt idx="6509">
                        <c:v>575.87599999999998</c:v>
                      </c:pt>
                      <c:pt idx="6510">
                        <c:v>576.04899999999998</c:v>
                      </c:pt>
                      <c:pt idx="6511">
                        <c:v>576.221</c:v>
                      </c:pt>
                      <c:pt idx="6512">
                        <c:v>576.39200000000005</c:v>
                      </c:pt>
                      <c:pt idx="6513">
                        <c:v>576.56299999999999</c:v>
                      </c:pt>
                      <c:pt idx="6514">
                        <c:v>576.73299999999995</c:v>
                      </c:pt>
                      <c:pt idx="6515">
                        <c:v>576.90200000000004</c:v>
                      </c:pt>
                      <c:pt idx="6516">
                        <c:v>577.07000000000005</c:v>
                      </c:pt>
                      <c:pt idx="6517">
                        <c:v>577.23800000000006</c:v>
                      </c:pt>
                      <c:pt idx="6518">
                        <c:v>577.40499999999997</c:v>
                      </c:pt>
                      <c:pt idx="6519">
                        <c:v>577.572</c:v>
                      </c:pt>
                      <c:pt idx="6520">
                        <c:v>577.73699999999997</c:v>
                      </c:pt>
                      <c:pt idx="6521">
                        <c:v>577.90200000000004</c:v>
                      </c:pt>
                      <c:pt idx="6522">
                        <c:v>578.06600000000003</c:v>
                      </c:pt>
                      <c:pt idx="6523">
                        <c:v>578.23</c:v>
                      </c:pt>
                      <c:pt idx="6524">
                        <c:v>578.39300000000003</c:v>
                      </c:pt>
                      <c:pt idx="6525">
                        <c:v>578.55499999999995</c:v>
                      </c:pt>
                      <c:pt idx="6526">
                        <c:v>578.71600000000001</c:v>
                      </c:pt>
                      <c:pt idx="6527">
                        <c:v>578.87699999999995</c:v>
                      </c:pt>
                      <c:pt idx="6528">
                        <c:v>579.03700000000003</c:v>
                      </c:pt>
                      <c:pt idx="6529">
                        <c:v>579.197</c:v>
                      </c:pt>
                      <c:pt idx="6530">
                        <c:v>579.35599999999999</c:v>
                      </c:pt>
                      <c:pt idx="6531">
                        <c:v>579.51400000000001</c:v>
                      </c:pt>
                      <c:pt idx="6532">
                        <c:v>579.67100000000005</c:v>
                      </c:pt>
                      <c:pt idx="6533">
                        <c:v>579.82799999999997</c:v>
                      </c:pt>
                      <c:pt idx="6534">
                        <c:v>579.98400000000004</c:v>
                      </c:pt>
                      <c:pt idx="6535">
                        <c:v>580.13900000000001</c:v>
                      </c:pt>
                      <c:pt idx="6536">
                        <c:v>580.29399999999998</c:v>
                      </c:pt>
                      <c:pt idx="6537">
                        <c:v>580.44799999999998</c:v>
                      </c:pt>
                      <c:pt idx="6538">
                        <c:v>580.601</c:v>
                      </c:pt>
                      <c:pt idx="6539">
                        <c:v>580.75400000000002</c:v>
                      </c:pt>
                      <c:pt idx="6540">
                        <c:v>580.90599999999995</c:v>
                      </c:pt>
                      <c:pt idx="6541">
                        <c:v>581.05700000000002</c:v>
                      </c:pt>
                      <c:pt idx="6542">
                        <c:v>581.20799999999997</c:v>
                      </c:pt>
                      <c:pt idx="6543">
                        <c:v>581.35799999999995</c:v>
                      </c:pt>
                      <c:pt idx="6544">
                        <c:v>581.50699999999995</c:v>
                      </c:pt>
                      <c:pt idx="6545">
                        <c:v>581.65599999999995</c:v>
                      </c:pt>
                      <c:pt idx="6546">
                        <c:v>581.80399999999997</c:v>
                      </c:pt>
                      <c:pt idx="6547">
                        <c:v>581.952</c:v>
                      </c:pt>
                      <c:pt idx="6548">
                        <c:v>582.09799999999996</c:v>
                      </c:pt>
                      <c:pt idx="6549">
                        <c:v>582.24400000000003</c:v>
                      </c:pt>
                      <c:pt idx="6550">
                        <c:v>582.39</c:v>
                      </c:pt>
                      <c:pt idx="6551">
                        <c:v>582.53499999999997</c:v>
                      </c:pt>
                      <c:pt idx="6552">
                        <c:v>582.67899999999997</c:v>
                      </c:pt>
                      <c:pt idx="6553">
                        <c:v>582.822</c:v>
                      </c:pt>
                      <c:pt idx="6554">
                        <c:v>582.96500000000003</c:v>
                      </c:pt>
                      <c:pt idx="6555">
                        <c:v>583.10799999999995</c:v>
                      </c:pt>
                      <c:pt idx="6556">
                        <c:v>583.24900000000002</c:v>
                      </c:pt>
                      <c:pt idx="6557">
                        <c:v>583.39</c:v>
                      </c:pt>
                      <c:pt idx="6558">
                        <c:v>583.53</c:v>
                      </c:pt>
                      <c:pt idx="6559">
                        <c:v>583.66999999999996</c:v>
                      </c:pt>
                      <c:pt idx="6560">
                        <c:v>583.80899999999997</c:v>
                      </c:pt>
                      <c:pt idx="6561">
                        <c:v>583.94799999999998</c:v>
                      </c:pt>
                      <c:pt idx="6562">
                        <c:v>584.08600000000001</c:v>
                      </c:pt>
                      <c:pt idx="6563">
                        <c:v>584.22299999999996</c:v>
                      </c:pt>
                      <c:pt idx="6564">
                        <c:v>584.35900000000004</c:v>
                      </c:pt>
                      <c:pt idx="6565">
                        <c:v>584.495</c:v>
                      </c:pt>
                      <c:pt idx="6566">
                        <c:v>584.63099999999997</c:v>
                      </c:pt>
                      <c:pt idx="6567">
                        <c:v>584.76499999999999</c:v>
                      </c:pt>
                      <c:pt idx="6568">
                        <c:v>584.899</c:v>
                      </c:pt>
                      <c:pt idx="6569">
                        <c:v>585.03300000000002</c:v>
                      </c:pt>
                      <c:pt idx="6570">
                        <c:v>585.16600000000005</c:v>
                      </c:pt>
                      <c:pt idx="6571">
                        <c:v>585.298</c:v>
                      </c:pt>
                      <c:pt idx="6572">
                        <c:v>585.42999999999995</c:v>
                      </c:pt>
                      <c:pt idx="6573">
                        <c:v>585.56100000000004</c:v>
                      </c:pt>
                      <c:pt idx="6574">
                        <c:v>585.69100000000003</c:v>
                      </c:pt>
                      <c:pt idx="6575">
                        <c:v>585.82100000000003</c:v>
                      </c:pt>
                      <c:pt idx="6576">
                        <c:v>585.95000000000005</c:v>
                      </c:pt>
                      <c:pt idx="6577">
                        <c:v>586.07899999999995</c:v>
                      </c:pt>
                      <c:pt idx="6578">
                        <c:v>586.20699999999999</c:v>
                      </c:pt>
                      <c:pt idx="6579">
                        <c:v>586.33399999999995</c:v>
                      </c:pt>
                      <c:pt idx="6580">
                        <c:v>586.46100000000001</c:v>
                      </c:pt>
                      <c:pt idx="6581">
                        <c:v>586.58699999999999</c:v>
                      </c:pt>
                      <c:pt idx="6582">
                        <c:v>586.71299999999997</c:v>
                      </c:pt>
                      <c:pt idx="6583">
                        <c:v>586.83799999999997</c:v>
                      </c:pt>
                      <c:pt idx="6584">
                        <c:v>586.96299999999997</c:v>
                      </c:pt>
                      <c:pt idx="6585">
                        <c:v>587.08600000000001</c:v>
                      </c:pt>
                      <c:pt idx="6586">
                        <c:v>587.21</c:v>
                      </c:pt>
                      <c:pt idx="6587">
                        <c:v>587.33199999999999</c:v>
                      </c:pt>
                      <c:pt idx="6588">
                        <c:v>587.45500000000004</c:v>
                      </c:pt>
                      <c:pt idx="6589">
                        <c:v>587.57600000000002</c:v>
                      </c:pt>
                      <c:pt idx="6590">
                        <c:v>587.697</c:v>
                      </c:pt>
                      <c:pt idx="6591">
                        <c:v>587.81799999999998</c:v>
                      </c:pt>
                      <c:pt idx="6592">
                        <c:v>587.93700000000001</c:v>
                      </c:pt>
                      <c:pt idx="6593">
                        <c:v>588.05700000000002</c:v>
                      </c:pt>
                      <c:pt idx="6594">
                        <c:v>588.17499999999995</c:v>
                      </c:pt>
                      <c:pt idx="6595">
                        <c:v>588.29300000000001</c:v>
                      </c:pt>
                      <c:pt idx="6596">
                        <c:v>588.41099999999994</c:v>
                      </c:pt>
                      <c:pt idx="6597">
                        <c:v>588.52800000000002</c:v>
                      </c:pt>
                      <c:pt idx="6598">
                        <c:v>588.64400000000001</c:v>
                      </c:pt>
                      <c:pt idx="6599">
                        <c:v>588.76</c:v>
                      </c:pt>
                      <c:pt idx="6600">
                        <c:v>588.875</c:v>
                      </c:pt>
                      <c:pt idx="6601">
                        <c:v>588.99</c:v>
                      </c:pt>
                      <c:pt idx="6602">
                        <c:v>589.10400000000004</c:v>
                      </c:pt>
                      <c:pt idx="6603">
                        <c:v>589.21799999999996</c:v>
                      </c:pt>
                      <c:pt idx="6604">
                        <c:v>589.33100000000002</c:v>
                      </c:pt>
                      <c:pt idx="6605">
                        <c:v>589.44299999999998</c:v>
                      </c:pt>
                      <c:pt idx="6606">
                        <c:v>589.55499999999995</c:v>
                      </c:pt>
                      <c:pt idx="6607">
                        <c:v>589.66700000000003</c:v>
                      </c:pt>
                      <c:pt idx="6608">
                        <c:v>589.77800000000002</c:v>
                      </c:pt>
                      <c:pt idx="6609">
                        <c:v>589.88800000000003</c:v>
                      </c:pt>
                      <c:pt idx="6610">
                        <c:v>589.99800000000005</c:v>
                      </c:pt>
                      <c:pt idx="6611">
                        <c:v>590.10699999999997</c:v>
                      </c:pt>
                      <c:pt idx="6612">
                        <c:v>590.21600000000001</c:v>
                      </c:pt>
                      <c:pt idx="6613">
                        <c:v>590.32399999999996</c:v>
                      </c:pt>
                      <c:pt idx="6614">
                        <c:v>590.43100000000004</c:v>
                      </c:pt>
                      <c:pt idx="6615">
                        <c:v>590.53800000000001</c:v>
                      </c:pt>
                      <c:pt idx="6616">
                        <c:v>590.64499999999998</c:v>
                      </c:pt>
                      <c:pt idx="6617">
                        <c:v>590.75099999999998</c:v>
                      </c:pt>
                      <c:pt idx="6618">
                        <c:v>590.85599999999999</c:v>
                      </c:pt>
                      <c:pt idx="6619">
                        <c:v>590.96100000000001</c:v>
                      </c:pt>
                      <c:pt idx="6620">
                        <c:v>591.06600000000003</c:v>
                      </c:pt>
                      <c:pt idx="6621">
                        <c:v>591.16999999999996</c:v>
                      </c:pt>
                      <c:pt idx="6622">
                        <c:v>591.27300000000002</c:v>
                      </c:pt>
                      <c:pt idx="6623">
                        <c:v>591.37599999999998</c:v>
                      </c:pt>
                      <c:pt idx="6624">
                        <c:v>591.47799999999995</c:v>
                      </c:pt>
                      <c:pt idx="6625">
                        <c:v>591.58000000000004</c:v>
                      </c:pt>
                      <c:pt idx="6626">
                        <c:v>591.68100000000004</c:v>
                      </c:pt>
                      <c:pt idx="6627">
                        <c:v>591.78200000000004</c:v>
                      </c:pt>
                      <c:pt idx="6628">
                        <c:v>591.84199999999998</c:v>
                      </c:pt>
                      <c:pt idx="6629">
                        <c:v>591.84199999999998</c:v>
                      </c:pt>
                      <c:pt idx="6630">
                        <c:v>598.005</c:v>
                      </c:pt>
                      <c:pt idx="6631">
                        <c:v>601.27200000000005</c:v>
                      </c:pt>
                      <c:pt idx="6632">
                        <c:v>602.399</c:v>
                      </c:pt>
                      <c:pt idx="6633">
                        <c:v>601.96900000000005</c:v>
                      </c:pt>
                      <c:pt idx="6634">
                        <c:v>600.41300000000001</c:v>
                      </c:pt>
                      <c:pt idx="6635">
                        <c:v>598.05100000000004</c:v>
                      </c:pt>
                      <c:pt idx="6636">
                        <c:v>595.12199999999996</c:v>
                      </c:pt>
                      <c:pt idx="6637">
                        <c:v>591.80499999999995</c:v>
                      </c:pt>
                      <c:pt idx="6638">
                        <c:v>588.23199999999997</c:v>
                      </c:pt>
                      <c:pt idx="6639">
                        <c:v>584.50199999999995</c:v>
                      </c:pt>
                      <c:pt idx="6640">
                        <c:v>580.68799999999999</c:v>
                      </c:pt>
                      <c:pt idx="6641">
                        <c:v>576.84400000000005</c:v>
                      </c:pt>
                      <c:pt idx="6642">
                        <c:v>573.01099999999997</c:v>
                      </c:pt>
                      <c:pt idx="6643">
                        <c:v>569.21699999999998</c:v>
                      </c:pt>
                      <c:pt idx="6644">
                        <c:v>565.48299999999995</c:v>
                      </c:pt>
                      <c:pt idx="6645">
                        <c:v>561.82399999999996</c:v>
                      </c:pt>
                      <c:pt idx="6646">
                        <c:v>558.25</c:v>
                      </c:pt>
                      <c:pt idx="6647">
                        <c:v>554.76599999999996</c:v>
                      </c:pt>
                      <c:pt idx="6648">
                        <c:v>551.37800000000004</c:v>
                      </c:pt>
                      <c:pt idx="6649">
                        <c:v>548.08600000000001</c:v>
                      </c:pt>
                      <c:pt idx="6650">
                        <c:v>544.89099999999996</c:v>
                      </c:pt>
                      <c:pt idx="6651">
                        <c:v>541.79300000000001</c:v>
                      </c:pt>
                      <c:pt idx="6652">
                        <c:v>538.79100000000005</c:v>
                      </c:pt>
                      <c:pt idx="6653">
                        <c:v>535.88199999999995</c:v>
                      </c:pt>
                      <c:pt idx="6654">
                        <c:v>533.06500000000005</c:v>
                      </c:pt>
                      <c:pt idx="6655">
                        <c:v>530.33600000000001</c:v>
                      </c:pt>
                      <c:pt idx="6656">
                        <c:v>527.69399999999996</c:v>
                      </c:pt>
                      <c:pt idx="6657">
                        <c:v>525.13499999999999</c:v>
                      </c:pt>
                      <c:pt idx="6658">
                        <c:v>522.65599999999995</c:v>
                      </c:pt>
                      <c:pt idx="6659">
                        <c:v>520.255</c:v>
                      </c:pt>
                      <c:pt idx="6660">
                        <c:v>517.92999999999995</c:v>
                      </c:pt>
                      <c:pt idx="6661">
                        <c:v>515.67600000000004</c:v>
                      </c:pt>
                      <c:pt idx="6662">
                        <c:v>513.49199999999996</c:v>
                      </c:pt>
                      <c:pt idx="6663">
                        <c:v>511.375</c:v>
                      </c:pt>
                      <c:pt idx="6664">
                        <c:v>509.322</c:v>
                      </c:pt>
                      <c:pt idx="6665">
                        <c:v>507.33100000000002</c:v>
                      </c:pt>
                      <c:pt idx="6666">
                        <c:v>505.4</c:v>
                      </c:pt>
                      <c:pt idx="6667">
                        <c:v>503.52699999999999</c:v>
                      </c:pt>
                      <c:pt idx="6668">
                        <c:v>501.709</c:v>
                      </c:pt>
                      <c:pt idx="6669">
                        <c:v>499.94400000000002</c:v>
                      </c:pt>
                      <c:pt idx="6670">
                        <c:v>498.23099999999999</c:v>
                      </c:pt>
                      <c:pt idx="6671">
                        <c:v>496.56599999999997</c:v>
                      </c:pt>
                      <c:pt idx="6672">
                        <c:v>494.95</c:v>
                      </c:pt>
                      <c:pt idx="6673">
                        <c:v>493.37900000000002</c:v>
                      </c:pt>
                      <c:pt idx="6674">
                        <c:v>491.85199999999998</c:v>
                      </c:pt>
                      <c:pt idx="6675">
                        <c:v>490.36799999999999</c:v>
                      </c:pt>
                      <c:pt idx="6676">
                        <c:v>488.92500000000001</c:v>
                      </c:pt>
                      <c:pt idx="6677">
                        <c:v>487.52100000000002</c:v>
                      </c:pt>
                      <c:pt idx="6678">
                        <c:v>486.15499999999997</c:v>
                      </c:pt>
                      <c:pt idx="6679">
                        <c:v>484.82600000000002</c:v>
                      </c:pt>
                      <c:pt idx="6680">
                        <c:v>483.53300000000002</c:v>
                      </c:pt>
                      <c:pt idx="6681">
                        <c:v>482.274</c:v>
                      </c:pt>
                      <c:pt idx="6682">
                        <c:v>481.04700000000003</c:v>
                      </c:pt>
                      <c:pt idx="6683">
                        <c:v>479.85300000000001</c:v>
                      </c:pt>
                      <c:pt idx="6684">
                        <c:v>478.68900000000002</c:v>
                      </c:pt>
                      <c:pt idx="6685">
                        <c:v>477.55500000000001</c:v>
                      </c:pt>
                      <c:pt idx="6686">
                        <c:v>476.44900000000001</c:v>
                      </c:pt>
                      <c:pt idx="6687">
                        <c:v>475.37099999999998</c:v>
                      </c:pt>
                      <c:pt idx="6688">
                        <c:v>474.32</c:v>
                      </c:pt>
                      <c:pt idx="6689">
                        <c:v>473.29500000000002</c:v>
                      </c:pt>
                      <c:pt idx="6690">
                        <c:v>472.29500000000002</c:v>
                      </c:pt>
                      <c:pt idx="6691">
                        <c:v>471.31900000000002</c:v>
                      </c:pt>
                      <c:pt idx="6692">
                        <c:v>470.36700000000002</c:v>
                      </c:pt>
                      <c:pt idx="6693">
                        <c:v>469.43700000000001</c:v>
                      </c:pt>
                      <c:pt idx="6694">
                        <c:v>468.53</c:v>
                      </c:pt>
                      <c:pt idx="6695">
                        <c:v>467.64299999999997</c:v>
                      </c:pt>
                      <c:pt idx="6696">
                        <c:v>466.77600000000001</c:v>
                      </c:pt>
                      <c:pt idx="6697">
                        <c:v>465.928</c:v>
                      </c:pt>
                      <c:pt idx="6698">
                        <c:v>465.101</c:v>
                      </c:pt>
                      <c:pt idx="6699">
                        <c:v>464.29199999999997</c:v>
                      </c:pt>
                      <c:pt idx="6700">
                        <c:v>464.11900000000003</c:v>
                      </c:pt>
                      <c:pt idx="6701">
                        <c:v>464.11900000000003</c:v>
                      </c:pt>
                      <c:pt idx="6702">
                        <c:v>464.11099999999999</c:v>
                      </c:pt>
                      <c:pt idx="6703">
                        <c:v>464.10300000000001</c:v>
                      </c:pt>
                      <c:pt idx="6704">
                        <c:v>464.09399999999999</c:v>
                      </c:pt>
                      <c:pt idx="6705">
                        <c:v>464.08600000000001</c:v>
                      </c:pt>
                      <c:pt idx="6706">
                        <c:v>464.07799999999997</c:v>
                      </c:pt>
                      <c:pt idx="6707">
                        <c:v>464.07</c:v>
                      </c:pt>
                      <c:pt idx="6708">
                        <c:v>464.06200000000001</c:v>
                      </c:pt>
                      <c:pt idx="6709">
                        <c:v>464.05399999999997</c:v>
                      </c:pt>
                      <c:pt idx="6710">
                        <c:v>464.04599999999999</c:v>
                      </c:pt>
                      <c:pt idx="6711">
                        <c:v>464.03800000000001</c:v>
                      </c:pt>
                      <c:pt idx="6712">
                        <c:v>464.03</c:v>
                      </c:pt>
                      <c:pt idx="6713">
                        <c:v>464.02199999999999</c:v>
                      </c:pt>
                      <c:pt idx="6714">
                        <c:v>464.01400000000001</c:v>
                      </c:pt>
                      <c:pt idx="6715">
                        <c:v>464.00599999999997</c:v>
                      </c:pt>
                      <c:pt idx="6716">
                        <c:v>463.99799999999999</c:v>
                      </c:pt>
                      <c:pt idx="6717">
                        <c:v>463.99</c:v>
                      </c:pt>
                      <c:pt idx="6718">
                        <c:v>463.98200000000003</c:v>
                      </c:pt>
                      <c:pt idx="6719">
                        <c:v>463.97399999999999</c:v>
                      </c:pt>
                      <c:pt idx="6720">
                        <c:v>463.96600000000001</c:v>
                      </c:pt>
                      <c:pt idx="6721">
                        <c:v>463.95800000000003</c:v>
                      </c:pt>
                      <c:pt idx="6722">
                        <c:v>463.95</c:v>
                      </c:pt>
                      <c:pt idx="6723">
                        <c:v>463.94200000000001</c:v>
                      </c:pt>
                      <c:pt idx="6724">
                        <c:v>463.93400000000003</c:v>
                      </c:pt>
                      <c:pt idx="6725">
                        <c:v>463.92599999999999</c:v>
                      </c:pt>
                      <c:pt idx="6726">
                        <c:v>463.91800000000001</c:v>
                      </c:pt>
                      <c:pt idx="6727">
                        <c:v>463.91</c:v>
                      </c:pt>
                      <c:pt idx="6728">
                        <c:v>463.90199999999999</c:v>
                      </c:pt>
                      <c:pt idx="6729">
                        <c:v>463.89400000000001</c:v>
                      </c:pt>
                      <c:pt idx="6730">
                        <c:v>463.88600000000002</c:v>
                      </c:pt>
                      <c:pt idx="6731">
                        <c:v>463.87799999999999</c:v>
                      </c:pt>
                      <c:pt idx="6732">
                        <c:v>463.87</c:v>
                      </c:pt>
                      <c:pt idx="6733">
                        <c:v>463.86200000000002</c:v>
                      </c:pt>
                      <c:pt idx="6734">
                        <c:v>463.85399999999998</c:v>
                      </c:pt>
                      <c:pt idx="6735">
                        <c:v>463.846</c:v>
                      </c:pt>
                      <c:pt idx="6736">
                        <c:v>463.83800000000002</c:v>
                      </c:pt>
                      <c:pt idx="6737">
                        <c:v>463.83</c:v>
                      </c:pt>
                      <c:pt idx="6738">
                        <c:v>463.822</c:v>
                      </c:pt>
                      <c:pt idx="6739">
                        <c:v>463.81400000000002</c:v>
                      </c:pt>
                      <c:pt idx="6740">
                        <c:v>463.80599999999998</c:v>
                      </c:pt>
                      <c:pt idx="6741">
                        <c:v>463.798</c:v>
                      </c:pt>
                      <c:pt idx="6742">
                        <c:v>463.79</c:v>
                      </c:pt>
                      <c:pt idx="6743">
                        <c:v>463.78199999999998</c:v>
                      </c:pt>
                      <c:pt idx="6744">
                        <c:v>463.774</c:v>
                      </c:pt>
                      <c:pt idx="6745">
                        <c:v>463.76600000000002</c:v>
                      </c:pt>
                      <c:pt idx="6746">
                        <c:v>463.75799999999998</c:v>
                      </c:pt>
                      <c:pt idx="6747">
                        <c:v>463.75</c:v>
                      </c:pt>
                      <c:pt idx="6748">
                        <c:v>463.74299999999999</c:v>
                      </c:pt>
                      <c:pt idx="6749">
                        <c:v>463.73500000000001</c:v>
                      </c:pt>
                      <c:pt idx="6750">
                        <c:v>463.72699999999998</c:v>
                      </c:pt>
                      <c:pt idx="6751">
                        <c:v>463.71899999999999</c:v>
                      </c:pt>
                      <c:pt idx="6752">
                        <c:v>463.71100000000001</c:v>
                      </c:pt>
                      <c:pt idx="6753">
                        <c:v>463.70299999999997</c:v>
                      </c:pt>
                      <c:pt idx="6754">
                        <c:v>463.69499999999999</c:v>
                      </c:pt>
                      <c:pt idx="6755">
                        <c:v>463.68700000000001</c:v>
                      </c:pt>
                      <c:pt idx="6756">
                        <c:v>463.67899999999997</c:v>
                      </c:pt>
                      <c:pt idx="6757">
                        <c:v>463.67099999999999</c:v>
                      </c:pt>
                      <c:pt idx="6758">
                        <c:v>463.66300000000001</c:v>
                      </c:pt>
                      <c:pt idx="6759">
                        <c:v>463.65499999999997</c:v>
                      </c:pt>
                      <c:pt idx="6760">
                        <c:v>463.64699999999999</c:v>
                      </c:pt>
                      <c:pt idx="6761">
                        <c:v>463.63900000000001</c:v>
                      </c:pt>
                      <c:pt idx="6762">
                        <c:v>463.63099999999997</c:v>
                      </c:pt>
                      <c:pt idx="6763">
                        <c:v>463.62400000000002</c:v>
                      </c:pt>
                      <c:pt idx="6764">
                        <c:v>463.61599999999999</c:v>
                      </c:pt>
                      <c:pt idx="6765">
                        <c:v>463.608</c:v>
                      </c:pt>
                      <c:pt idx="6766">
                        <c:v>463.6</c:v>
                      </c:pt>
                      <c:pt idx="6767">
                        <c:v>463.59199999999998</c:v>
                      </c:pt>
                      <c:pt idx="6768">
                        <c:v>463.584</c:v>
                      </c:pt>
                      <c:pt idx="6769">
                        <c:v>463.57600000000002</c:v>
                      </c:pt>
                      <c:pt idx="6770">
                        <c:v>463.56799999999998</c:v>
                      </c:pt>
                      <c:pt idx="6771">
                        <c:v>463.56</c:v>
                      </c:pt>
                      <c:pt idx="6772">
                        <c:v>463.553</c:v>
                      </c:pt>
                      <c:pt idx="6773">
                        <c:v>463.54500000000002</c:v>
                      </c:pt>
                      <c:pt idx="6774">
                        <c:v>463.53699999999998</c:v>
                      </c:pt>
                      <c:pt idx="6775">
                        <c:v>463.529</c:v>
                      </c:pt>
                      <c:pt idx="6776">
                        <c:v>463.52100000000002</c:v>
                      </c:pt>
                      <c:pt idx="6777">
                        <c:v>463.51400000000001</c:v>
                      </c:pt>
                      <c:pt idx="6778">
                        <c:v>463.50599999999997</c:v>
                      </c:pt>
                      <c:pt idx="6779">
                        <c:v>463.49799999999999</c:v>
                      </c:pt>
                      <c:pt idx="6780">
                        <c:v>463.49</c:v>
                      </c:pt>
                      <c:pt idx="6781">
                        <c:v>463.483</c:v>
                      </c:pt>
                      <c:pt idx="6782">
                        <c:v>463.47500000000002</c:v>
                      </c:pt>
                      <c:pt idx="6783">
                        <c:v>463.46699999999998</c:v>
                      </c:pt>
                      <c:pt idx="6784">
                        <c:v>463.46</c:v>
                      </c:pt>
                      <c:pt idx="6785">
                        <c:v>463.452</c:v>
                      </c:pt>
                      <c:pt idx="6786">
                        <c:v>463.44400000000002</c:v>
                      </c:pt>
                      <c:pt idx="6787">
                        <c:v>463.43700000000001</c:v>
                      </c:pt>
                      <c:pt idx="6788">
                        <c:v>463.42899999999997</c:v>
                      </c:pt>
                      <c:pt idx="6789">
                        <c:v>463.42099999999999</c:v>
                      </c:pt>
                      <c:pt idx="6790">
                        <c:v>463.41399999999999</c:v>
                      </c:pt>
                      <c:pt idx="6791">
                        <c:v>463.40600000000001</c:v>
                      </c:pt>
                      <c:pt idx="6792">
                        <c:v>463.399</c:v>
                      </c:pt>
                      <c:pt idx="6793">
                        <c:v>463.392</c:v>
                      </c:pt>
                      <c:pt idx="6794">
                        <c:v>463.38400000000001</c:v>
                      </c:pt>
                      <c:pt idx="6795">
                        <c:v>463.37700000000001</c:v>
                      </c:pt>
                      <c:pt idx="6796">
                        <c:v>463.37</c:v>
                      </c:pt>
                      <c:pt idx="6797">
                        <c:v>463.36200000000002</c:v>
                      </c:pt>
                      <c:pt idx="6798">
                        <c:v>463.35500000000002</c:v>
                      </c:pt>
                      <c:pt idx="6799">
                        <c:v>463.34800000000001</c:v>
                      </c:pt>
                      <c:pt idx="6800">
                        <c:v>463.34100000000001</c:v>
                      </c:pt>
                      <c:pt idx="6801">
                        <c:v>463.334</c:v>
                      </c:pt>
                      <c:pt idx="6802">
                        <c:v>463.32600000000002</c:v>
                      </c:pt>
                      <c:pt idx="6803">
                        <c:v>463.31900000000002</c:v>
                      </c:pt>
                      <c:pt idx="6804">
                        <c:v>463.31299999999999</c:v>
                      </c:pt>
                      <c:pt idx="6805">
                        <c:v>463.30599999999998</c:v>
                      </c:pt>
                      <c:pt idx="6806">
                        <c:v>463.29899999999998</c:v>
                      </c:pt>
                      <c:pt idx="6807">
                        <c:v>463.29199999999997</c:v>
                      </c:pt>
                      <c:pt idx="6808">
                        <c:v>463.28500000000003</c:v>
                      </c:pt>
                      <c:pt idx="6809">
                        <c:v>463.279</c:v>
                      </c:pt>
                      <c:pt idx="6810">
                        <c:v>463.27199999999999</c:v>
                      </c:pt>
                      <c:pt idx="6811">
                        <c:v>463.26600000000002</c:v>
                      </c:pt>
                      <c:pt idx="6812">
                        <c:v>463.25900000000001</c:v>
                      </c:pt>
                      <c:pt idx="6813">
                        <c:v>463.25299999999999</c:v>
                      </c:pt>
                      <c:pt idx="6814">
                        <c:v>463.24700000000001</c:v>
                      </c:pt>
                      <c:pt idx="6815">
                        <c:v>463.24099999999999</c:v>
                      </c:pt>
                      <c:pt idx="6816">
                        <c:v>463.23500000000001</c:v>
                      </c:pt>
                      <c:pt idx="6817">
                        <c:v>463.22899999999998</c:v>
                      </c:pt>
                      <c:pt idx="6818">
                        <c:v>463.22300000000001</c:v>
                      </c:pt>
                      <c:pt idx="6819">
                        <c:v>463.21699999999998</c:v>
                      </c:pt>
                      <c:pt idx="6820">
                        <c:v>463.21199999999999</c:v>
                      </c:pt>
                      <c:pt idx="6821">
                        <c:v>463.20600000000002</c:v>
                      </c:pt>
                      <c:pt idx="6822">
                        <c:v>463.20100000000002</c:v>
                      </c:pt>
                      <c:pt idx="6823">
                        <c:v>463.19499999999999</c:v>
                      </c:pt>
                      <c:pt idx="6824">
                        <c:v>463.19</c:v>
                      </c:pt>
                      <c:pt idx="6825">
                        <c:v>463.185</c:v>
                      </c:pt>
                      <c:pt idx="6826">
                        <c:v>463.18</c:v>
                      </c:pt>
                      <c:pt idx="6827">
                        <c:v>463.17500000000001</c:v>
                      </c:pt>
                      <c:pt idx="6828">
                        <c:v>463.17099999999999</c:v>
                      </c:pt>
                      <c:pt idx="6829">
                        <c:v>463.166</c:v>
                      </c:pt>
                      <c:pt idx="6830">
                        <c:v>463.16199999999998</c:v>
                      </c:pt>
                      <c:pt idx="6831">
                        <c:v>463.15800000000002</c:v>
                      </c:pt>
                      <c:pt idx="6832">
                        <c:v>463.15300000000002</c:v>
                      </c:pt>
                      <c:pt idx="6833">
                        <c:v>463.15</c:v>
                      </c:pt>
                      <c:pt idx="6834">
                        <c:v>463.14600000000002</c:v>
                      </c:pt>
                      <c:pt idx="6835">
                        <c:v>463.142</c:v>
                      </c:pt>
                      <c:pt idx="6836">
                        <c:v>463.13900000000001</c:v>
                      </c:pt>
                      <c:pt idx="6837">
                        <c:v>463.13600000000002</c:v>
                      </c:pt>
                      <c:pt idx="6838">
                        <c:v>463.13299999999998</c:v>
                      </c:pt>
                      <c:pt idx="6839">
                        <c:v>463.13</c:v>
                      </c:pt>
                      <c:pt idx="6840">
                        <c:v>463.12700000000001</c:v>
                      </c:pt>
                      <c:pt idx="6841">
                        <c:v>463.12400000000002</c:v>
                      </c:pt>
                      <c:pt idx="6842">
                        <c:v>463.12200000000001</c:v>
                      </c:pt>
                      <c:pt idx="6843">
                        <c:v>463.12</c:v>
                      </c:pt>
                      <c:pt idx="6844">
                        <c:v>463.11799999999999</c:v>
                      </c:pt>
                      <c:pt idx="6845">
                        <c:v>463.11700000000002</c:v>
                      </c:pt>
                      <c:pt idx="6846">
                        <c:v>463.11500000000001</c:v>
                      </c:pt>
                      <c:pt idx="6847">
                        <c:v>463.11399999999998</c:v>
                      </c:pt>
                      <c:pt idx="6848">
                        <c:v>463.113</c:v>
                      </c:pt>
                      <c:pt idx="6849">
                        <c:v>463.11200000000002</c:v>
                      </c:pt>
                      <c:pt idx="6850">
                        <c:v>463.11200000000002</c:v>
                      </c:pt>
                      <c:pt idx="6851">
                        <c:v>463.11099999999999</c:v>
                      </c:pt>
                      <c:pt idx="6852">
                        <c:v>463.11099999999999</c:v>
                      </c:pt>
                      <c:pt idx="6853">
                        <c:v>463.11200000000002</c:v>
                      </c:pt>
                      <c:pt idx="6854">
                        <c:v>463.11200000000002</c:v>
                      </c:pt>
                      <c:pt idx="6855">
                        <c:v>463.113</c:v>
                      </c:pt>
                      <c:pt idx="6856">
                        <c:v>463.11399999999998</c:v>
                      </c:pt>
                      <c:pt idx="6857">
                        <c:v>463.11599999999999</c:v>
                      </c:pt>
                      <c:pt idx="6858">
                        <c:v>463.11700000000002</c:v>
                      </c:pt>
                      <c:pt idx="6859">
                        <c:v>463.11900000000003</c:v>
                      </c:pt>
                      <c:pt idx="6860">
                        <c:v>463.12099999999998</c:v>
                      </c:pt>
                      <c:pt idx="6861">
                        <c:v>463.12400000000002</c:v>
                      </c:pt>
                      <c:pt idx="6862">
                        <c:v>463.12700000000001</c:v>
                      </c:pt>
                      <c:pt idx="6863">
                        <c:v>463.13</c:v>
                      </c:pt>
                      <c:pt idx="6864">
                        <c:v>463.13299999999998</c:v>
                      </c:pt>
                      <c:pt idx="6865">
                        <c:v>463.137</c:v>
                      </c:pt>
                      <c:pt idx="6866">
                        <c:v>463.14100000000002</c:v>
                      </c:pt>
                      <c:pt idx="6867">
                        <c:v>463.14600000000002</c:v>
                      </c:pt>
                      <c:pt idx="6868">
                        <c:v>463.15100000000001</c:v>
                      </c:pt>
                      <c:pt idx="6869">
                        <c:v>463.15600000000001</c:v>
                      </c:pt>
                      <c:pt idx="6870">
                        <c:v>463.16199999999998</c:v>
                      </c:pt>
                      <c:pt idx="6871">
                        <c:v>463.16800000000001</c:v>
                      </c:pt>
                      <c:pt idx="6872">
                        <c:v>463.17399999999998</c:v>
                      </c:pt>
                      <c:pt idx="6873">
                        <c:v>463.18099999999998</c:v>
                      </c:pt>
                      <c:pt idx="6874">
                        <c:v>463.18799999999999</c:v>
                      </c:pt>
                      <c:pt idx="6875">
                        <c:v>463.19499999999999</c:v>
                      </c:pt>
                      <c:pt idx="6876">
                        <c:v>463.20299999999997</c:v>
                      </c:pt>
                      <c:pt idx="6877">
                        <c:v>463.21100000000001</c:v>
                      </c:pt>
                      <c:pt idx="6878">
                        <c:v>463.22</c:v>
                      </c:pt>
                      <c:pt idx="6879">
                        <c:v>463.22899999999998</c:v>
                      </c:pt>
                      <c:pt idx="6880">
                        <c:v>463.23899999999998</c:v>
                      </c:pt>
                      <c:pt idx="6881">
                        <c:v>463.24900000000002</c:v>
                      </c:pt>
                      <c:pt idx="6882">
                        <c:v>463.25900000000001</c:v>
                      </c:pt>
                      <c:pt idx="6883">
                        <c:v>463.27</c:v>
                      </c:pt>
                      <c:pt idx="6884">
                        <c:v>463.28100000000001</c:v>
                      </c:pt>
                      <c:pt idx="6885">
                        <c:v>463.29300000000001</c:v>
                      </c:pt>
                      <c:pt idx="6886">
                        <c:v>463.30599999999998</c:v>
                      </c:pt>
                      <c:pt idx="6887">
                        <c:v>463.31799999999998</c:v>
                      </c:pt>
                      <c:pt idx="6888">
                        <c:v>463.33199999999999</c:v>
                      </c:pt>
                      <c:pt idx="6889">
                        <c:v>463.34500000000003</c:v>
                      </c:pt>
                      <c:pt idx="6890">
                        <c:v>463.36</c:v>
                      </c:pt>
                      <c:pt idx="6891">
                        <c:v>463.37400000000002</c:v>
                      </c:pt>
                      <c:pt idx="6892">
                        <c:v>463.39</c:v>
                      </c:pt>
                      <c:pt idx="6893">
                        <c:v>463.40600000000001</c:v>
                      </c:pt>
                      <c:pt idx="6894">
                        <c:v>463.42200000000003</c:v>
                      </c:pt>
                      <c:pt idx="6895">
                        <c:v>463.43900000000002</c:v>
                      </c:pt>
                      <c:pt idx="6896">
                        <c:v>463.45600000000002</c:v>
                      </c:pt>
                      <c:pt idx="6897">
                        <c:v>463.47399999999999</c:v>
                      </c:pt>
                      <c:pt idx="6898">
                        <c:v>463.49299999999999</c:v>
                      </c:pt>
                      <c:pt idx="6899">
                        <c:v>463.512</c:v>
                      </c:pt>
                      <c:pt idx="6900">
                        <c:v>463.53199999999998</c:v>
                      </c:pt>
                      <c:pt idx="6901">
                        <c:v>463.55200000000002</c:v>
                      </c:pt>
                      <c:pt idx="6902">
                        <c:v>463.57299999999998</c:v>
                      </c:pt>
                      <c:pt idx="6903">
                        <c:v>463.59399999999999</c:v>
                      </c:pt>
                      <c:pt idx="6904">
                        <c:v>463.61599999999999</c:v>
                      </c:pt>
                      <c:pt idx="6905">
                        <c:v>463.63900000000001</c:v>
                      </c:pt>
                      <c:pt idx="6906">
                        <c:v>463.66199999999998</c:v>
                      </c:pt>
                      <c:pt idx="6907">
                        <c:v>463.68599999999998</c:v>
                      </c:pt>
                      <c:pt idx="6908">
                        <c:v>463.71100000000001</c:v>
                      </c:pt>
                      <c:pt idx="6909">
                        <c:v>463.73599999999999</c:v>
                      </c:pt>
                      <c:pt idx="6910">
                        <c:v>463.762</c:v>
                      </c:pt>
                      <c:pt idx="6911">
                        <c:v>463.78899999999999</c:v>
                      </c:pt>
                      <c:pt idx="6912">
                        <c:v>463.81599999999997</c:v>
                      </c:pt>
                      <c:pt idx="6913">
                        <c:v>463.84399999999999</c:v>
                      </c:pt>
                      <c:pt idx="6914">
                        <c:v>463.87200000000001</c:v>
                      </c:pt>
                      <c:pt idx="6915">
                        <c:v>463.90199999999999</c:v>
                      </c:pt>
                      <c:pt idx="6916">
                        <c:v>463.93200000000002</c:v>
                      </c:pt>
                      <c:pt idx="6917">
                        <c:v>463.96199999999999</c:v>
                      </c:pt>
                      <c:pt idx="6918">
                        <c:v>463.99400000000003</c:v>
                      </c:pt>
                      <c:pt idx="6919">
                        <c:v>464.02600000000001</c:v>
                      </c:pt>
                      <c:pt idx="6920">
                        <c:v>464.05900000000003</c:v>
                      </c:pt>
                      <c:pt idx="6921">
                        <c:v>464.09199999999998</c:v>
                      </c:pt>
                      <c:pt idx="6922">
                        <c:v>464.12700000000001</c:v>
                      </c:pt>
                      <c:pt idx="6923">
                        <c:v>464.16199999999998</c:v>
                      </c:pt>
                      <c:pt idx="6924">
                        <c:v>464.19799999999998</c:v>
                      </c:pt>
                      <c:pt idx="6925">
                        <c:v>464.23399999999998</c:v>
                      </c:pt>
                      <c:pt idx="6926">
                        <c:v>464.27199999999999</c:v>
                      </c:pt>
                      <c:pt idx="6927">
                        <c:v>464.31</c:v>
                      </c:pt>
                      <c:pt idx="6928">
                        <c:v>464.34899999999999</c:v>
                      </c:pt>
                      <c:pt idx="6929">
                        <c:v>464.38900000000001</c:v>
                      </c:pt>
                      <c:pt idx="6930">
                        <c:v>464.43</c:v>
                      </c:pt>
                      <c:pt idx="6931">
                        <c:v>464.471</c:v>
                      </c:pt>
                      <c:pt idx="6932">
                        <c:v>464.51400000000001</c:v>
                      </c:pt>
                      <c:pt idx="6933">
                        <c:v>464.55700000000002</c:v>
                      </c:pt>
                      <c:pt idx="6934">
                        <c:v>464.601</c:v>
                      </c:pt>
                      <c:pt idx="6935">
                        <c:v>464.64600000000002</c:v>
                      </c:pt>
                      <c:pt idx="6936">
                        <c:v>464.69099999999997</c:v>
                      </c:pt>
                      <c:pt idx="6937">
                        <c:v>464.738</c:v>
                      </c:pt>
                      <c:pt idx="6938">
                        <c:v>464.78500000000003</c:v>
                      </c:pt>
                      <c:pt idx="6939">
                        <c:v>464.834</c:v>
                      </c:pt>
                      <c:pt idx="6940">
                        <c:v>464.88299999999998</c:v>
                      </c:pt>
                      <c:pt idx="6941">
                        <c:v>464.93299999999999</c:v>
                      </c:pt>
                      <c:pt idx="6942">
                        <c:v>464.98399999999998</c:v>
                      </c:pt>
                      <c:pt idx="6943">
                        <c:v>465.036</c:v>
                      </c:pt>
                      <c:pt idx="6944">
                        <c:v>465.089</c:v>
                      </c:pt>
                      <c:pt idx="6945">
                        <c:v>465.142</c:v>
                      </c:pt>
                      <c:pt idx="6946">
                        <c:v>465.197</c:v>
                      </c:pt>
                      <c:pt idx="6947">
                        <c:v>465.25299999999999</c:v>
                      </c:pt>
                      <c:pt idx="6948">
                        <c:v>465.30900000000003</c:v>
                      </c:pt>
                      <c:pt idx="6949">
                        <c:v>465.36700000000002</c:v>
                      </c:pt>
                      <c:pt idx="6950">
                        <c:v>465.42500000000001</c:v>
                      </c:pt>
                      <c:pt idx="6951">
                        <c:v>465.48399999999998</c:v>
                      </c:pt>
                      <c:pt idx="6952">
                        <c:v>465.54500000000002</c:v>
                      </c:pt>
                      <c:pt idx="6953">
                        <c:v>465.60599999999999</c:v>
                      </c:pt>
                      <c:pt idx="6954">
                        <c:v>465.66800000000001</c:v>
                      </c:pt>
                      <c:pt idx="6955">
                        <c:v>465.73200000000003</c:v>
                      </c:pt>
                      <c:pt idx="6956">
                        <c:v>465.79599999999999</c:v>
                      </c:pt>
                      <c:pt idx="6957">
                        <c:v>465.86099999999999</c:v>
                      </c:pt>
                      <c:pt idx="6958">
                        <c:v>465.928</c:v>
                      </c:pt>
                      <c:pt idx="6959">
                        <c:v>465.995</c:v>
                      </c:pt>
                      <c:pt idx="6960">
                        <c:v>466.06299999999999</c:v>
                      </c:pt>
                      <c:pt idx="6961">
                        <c:v>466.13299999999998</c:v>
                      </c:pt>
                      <c:pt idx="6962">
                        <c:v>466.20299999999997</c:v>
                      </c:pt>
                      <c:pt idx="6963">
                        <c:v>466.274</c:v>
                      </c:pt>
                      <c:pt idx="6964">
                        <c:v>466.34699999999998</c:v>
                      </c:pt>
                      <c:pt idx="6965">
                        <c:v>466.42</c:v>
                      </c:pt>
                      <c:pt idx="6966">
                        <c:v>466.495</c:v>
                      </c:pt>
                      <c:pt idx="6967">
                        <c:v>466.57</c:v>
                      </c:pt>
                      <c:pt idx="6968">
                        <c:v>466.64699999999999</c:v>
                      </c:pt>
                      <c:pt idx="6969">
                        <c:v>466.72500000000002</c:v>
                      </c:pt>
                      <c:pt idx="6970">
                        <c:v>466.803</c:v>
                      </c:pt>
                      <c:pt idx="6971">
                        <c:v>466.88299999999998</c:v>
                      </c:pt>
                      <c:pt idx="6972">
                        <c:v>466.964</c:v>
                      </c:pt>
                      <c:pt idx="6973">
                        <c:v>467.04599999999999</c:v>
                      </c:pt>
                      <c:pt idx="6974">
                        <c:v>467.12900000000002</c:v>
                      </c:pt>
                      <c:pt idx="6975">
                        <c:v>467.21300000000002</c:v>
                      </c:pt>
                      <c:pt idx="6976">
                        <c:v>467.29899999999998</c:v>
                      </c:pt>
                      <c:pt idx="6977">
                        <c:v>467.38499999999999</c:v>
                      </c:pt>
                      <c:pt idx="6978">
                        <c:v>467.47199999999998</c:v>
                      </c:pt>
                      <c:pt idx="6979">
                        <c:v>467.56099999999998</c:v>
                      </c:pt>
                      <c:pt idx="6980">
                        <c:v>467.65</c:v>
                      </c:pt>
                      <c:pt idx="6981">
                        <c:v>467.74099999999999</c:v>
                      </c:pt>
                      <c:pt idx="6982">
                        <c:v>467.83300000000003</c:v>
                      </c:pt>
                      <c:pt idx="6983">
                        <c:v>467.92599999999999</c:v>
                      </c:pt>
                      <c:pt idx="6984">
                        <c:v>468.02</c:v>
                      </c:pt>
                      <c:pt idx="6985">
                        <c:v>468.11500000000001</c:v>
                      </c:pt>
                      <c:pt idx="6986">
                        <c:v>468.21199999999999</c:v>
                      </c:pt>
                      <c:pt idx="6987">
                        <c:v>468.30900000000003</c:v>
                      </c:pt>
                      <c:pt idx="6988">
                        <c:v>468.40800000000002</c:v>
                      </c:pt>
                      <c:pt idx="6989">
                        <c:v>468.50700000000001</c:v>
                      </c:pt>
                      <c:pt idx="6990">
                        <c:v>468.608</c:v>
                      </c:pt>
                      <c:pt idx="6991">
                        <c:v>468.71</c:v>
                      </c:pt>
                      <c:pt idx="6992">
                        <c:v>468.81299999999999</c:v>
                      </c:pt>
                      <c:pt idx="6993">
                        <c:v>468.91699999999997</c:v>
                      </c:pt>
                      <c:pt idx="6994">
                        <c:v>469.02300000000002</c:v>
                      </c:pt>
                      <c:pt idx="6995">
                        <c:v>469.12900000000002</c:v>
                      </c:pt>
                      <c:pt idx="6996">
                        <c:v>469.23700000000002</c:v>
                      </c:pt>
                      <c:pt idx="6997">
                        <c:v>469.346</c:v>
                      </c:pt>
                      <c:pt idx="6998">
                        <c:v>469.45600000000002</c:v>
                      </c:pt>
                      <c:pt idx="6999">
                        <c:v>469.56700000000001</c:v>
                      </c:pt>
                      <c:pt idx="7000">
                        <c:v>469.67899999999997</c:v>
                      </c:pt>
                      <c:pt idx="7001">
                        <c:v>469.79199999999997</c:v>
                      </c:pt>
                      <c:pt idx="7002">
                        <c:v>469.90699999999998</c:v>
                      </c:pt>
                      <c:pt idx="7003">
                        <c:v>470.02199999999999</c:v>
                      </c:pt>
                      <c:pt idx="7004">
                        <c:v>470.13900000000001</c:v>
                      </c:pt>
                      <c:pt idx="7005">
                        <c:v>470.25700000000001</c:v>
                      </c:pt>
                      <c:pt idx="7006">
                        <c:v>470.37599999999998</c:v>
                      </c:pt>
                      <c:pt idx="7007">
                        <c:v>470.49599999999998</c:v>
                      </c:pt>
                      <c:pt idx="7008">
                        <c:v>470.61799999999999</c:v>
                      </c:pt>
                      <c:pt idx="7009">
                        <c:v>470.74</c:v>
                      </c:pt>
                      <c:pt idx="7010">
                        <c:v>470.86399999999998</c:v>
                      </c:pt>
                      <c:pt idx="7011">
                        <c:v>470.98899999999998</c:v>
                      </c:pt>
                      <c:pt idx="7012">
                        <c:v>471.11500000000001</c:v>
                      </c:pt>
                      <c:pt idx="7013">
                        <c:v>471.24200000000002</c:v>
                      </c:pt>
                      <c:pt idx="7014">
                        <c:v>471.37</c:v>
                      </c:pt>
                      <c:pt idx="7015">
                        <c:v>471.5</c:v>
                      </c:pt>
                      <c:pt idx="7016">
                        <c:v>471.63</c:v>
                      </c:pt>
                      <c:pt idx="7017">
                        <c:v>471.762</c:v>
                      </c:pt>
                      <c:pt idx="7018">
                        <c:v>471.89499999999998</c:v>
                      </c:pt>
                      <c:pt idx="7019">
                        <c:v>472.02800000000002</c:v>
                      </c:pt>
                      <c:pt idx="7020">
                        <c:v>472.16399999999999</c:v>
                      </c:pt>
                      <c:pt idx="7021">
                        <c:v>472.3</c:v>
                      </c:pt>
                      <c:pt idx="7022">
                        <c:v>472.43700000000001</c:v>
                      </c:pt>
                      <c:pt idx="7023">
                        <c:v>472.57600000000002</c:v>
                      </c:pt>
                      <c:pt idx="7024">
                        <c:v>472.71499999999997</c:v>
                      </c:pt>
                      <c:pt idx="7025">
                        <c:v>472.85599999999999</c:v>
                      </c:pt>
                      <c:pt idx="7026">
                        <c:v>472.99799999999999</c:v>
                      </c:pt>
                      <c:pt idx="7027">
                        <c:v>473.14100000000002</c:v>
                      </c:pt>
                      <c:pt idx="7028">
                        <c:v>473.28500000000003</c:v>
                      </c:pt>
                      <c:pt idx="7029">
                        <c:v>473.43</c:v>
                      </c:pt>
                      <c:pt idx="7030">
                        <c:v>473.57600000000002</c:v>
                      </c:pt>
                      <c:pt idx="7031">
                        <c:v>473.72300000000001</c:v>
                      </c:pt>
                      <c:pt idx="7032">
                        <c:v>473.87200000000001</c:v>
                      </c:pt>
                      <c:pt idx="7033">
                        <c:v>474.02100000000002</c:v>
                      </c:pt>
                      <c:pt idx="7034">
                        <c:v>474.17200000000003</c:v>
                      </c:pt>
                      <c:pt idx="7035">
                        <c:v>474.32299999999998</c:v>
                      </c:pt>
                      <c:pt idx="7036">
                        <c:v>474.476</c:v>
                      </c:pt>
                      <c:pt idx="7037">
                        <c:v>474.63</c:v>
                      </c:pt>
                      <c:pt idx="7038">
                        <c:v>474.78500000000003</c:v>
                      </c:pt>
                      <c:pt idx="7039">
                        <c:v>474.94099999999997</c:v>
                      </c:pt>
                      <c:pt idx="7040">
                        <c:v>475.09800000000001</c:v>
                      </c:pt>
                      <c:pt idx="7041">
                        <c:v>475.25599999999997</c:v>
                      </c:pt>
                      <c:pt idx="7042">
                        <c:v>475.41500000000002</c:v>
                      </c:pt>
                      <c:pt idx="7043">
                        <c:v>475.57600000000002</c:v>
                      </c:pt>
                      <c:pt idx="7044">
                        <c:v>475.73700000000002</c:v>
                      </c:pt>
                      <c:pt idx="7045">
                        <c:v>475.899</c:v>
                      </c:pt>
                      <c:pt idx="7046">
                        <c:v>476.06299999999999</c:v>
                      </c:pt>
                      <c:pt idx="7047">
                        <c:v>476.22699999999998</c:v>
                      </c:pt>
                      <c:pt idx="7048">
                        <c:v>476.392</c:v>
                      </c:pt>
                      <c:pt idx="7049">
                        <c:v>476.55900000000003</c:v>
                      </c:pt>
                      <c:pt idx="7050">
                        <c:v>476.726</c:v>
                      </c:pt>
                      <c:pt idx="7051">
                        <c:v>476.89499999999998</c:v>
                      </c:pt>
                      <c:pt idx="7052">
                        <c:v>477.06400000000002</c:v>
                      </c:pt>
                      <c:pt idx="7053">
                        <c:v>477.23500000000001</c:v>
                      </c:pt>
                      <c:pt idx="7054">
                        <c:v>477.40699999999998</c:v>
                      </c:pt>
                      <c:pt idx="7055">
                        <c:v>477.57900000000001</c:v>
                      </c:pt>
                      <c:pt idx="7056">
                        <c:v>477.75299999999999</c:v>
                      </c:pt>
                      <c:pt idx="7057">
                        <c:v>477.92700000000002</c:v>
                      </c:pt>
                      <c:pt idx="7058">
                        <c:v>478.10300000000001</c:v>
                      </c:pt>
                      <c:pt idx="7059">
                        <c:v>478.279</c:v>
                      </c:pt>
                      <c:pt idx="7060">
                        <c:v>478.45699999999999</c:v>
                      </c:pt>
                      <c:pt idx="7061">
                        <c:v>478.63499999999999</c:v>
                      </c:pt>
                      <c:pt idx="7062">
                        <c:v>478.81400000000002</c:v>
                      </c:pt>
                      <c:pt idx="7063">
                        <c:v>478.995</c:v>
                      </c:pt>
                      <c:pt idx="7064">
                        <c:v>479.17599999999999</c:v>
                      </c:pt>
                      <c:pt idx="7065">
                        <c:v>479.358</c:v>
                      </c:pt>
                      <c:pt idx="7066">
                        <c:v>479.541</c:v>
                      </c:pt>
                      <c:pt idx="7067">
                        <c:v>479.72500000000002</c:v>
                      </c:pt>
                      <c:pt idx="7068">
                        <c:v>479.91</c:v>
                      </c:pt>
                      <c:pt idx="7069">
                        <c:v>480.096</c:v>
                      </c:pt>
                      <c:pt idx="7070">
                        <c:v>480.28300000000002</c:v>
                      </c:pt>
                      <c:pt idx="7071">
                        <c:v>480.471</c:v>
                      </c:pt>
                      <c:pt idx="7072">
                        <c:v>480.65899999999999</c:v>
                      </c:pt>
                      <c:pt idx="7073">
                        <c:v>480.84899999999999</c:v>
                      </c:pt>
                      <c:pt idx="7074">
                        <c:v>481.03899999999999</c:v>
                      </c:pt>
                      <c:pt idx="7075">
                        <c:v>481.23</c:v>
                      </c:pt>
                      <c:pt idx="7076">
                        <c:v>481.423</c:v>
                      </c:pt>
                      <c:pt idx="7077">
                        <c:v>481.61500000000001</c:v>
                      </c:pt>
                      <c:pt idx="7078">
                        <c:v>481.80900000000003</c:v>
                      </c:pt>
                      <c:pt idx="7079">
                        <c:v>482.00400000000002</c:v>
                      </c:pt>
                      <c:pt idx="7080">
                        <c:v>482.19900000000001</c:v>
                      </c:pt>
                      <c:pt idx="7081">
                        <c:v>482.39600000000002</c:v>
                      </c:pt>
                      <c:pt idx="7082">
                        <c:v>482.59300000000002</c:v>
                      </c:pt>
                      <c:pt idx="7083">
                        <c:v>482.791</c:v>
                      </c:pt>
                      <c:pt idx="7084">
                        <c:v>482.99</c:v>
                      </c:pt>
                      <c:pt idx="7085">
                        <c:v>483.18900000000002</c:v>
                      </c:pt>
                      <c:pt idx="7086">
                        <c:v>483.39</c:v>
                      </c:pt>
                      <c:pt idx="7087">
                        <c:v>483.59100000000001</c:v>
                      </c:pt>
                      <c:pt idx="7088">
                        <c:v>483.79300000000001</c:v>
                      </c:pt>
                      <c:pt idx="7089">
                        <c:v>483.99599999999998</c:v>
                      </c:pt>
                      <c:pt idx="7090">
                        <c:v>484.19900000000001</c:v>
                      </c:pt>
                      <c:pt idx="7091">
                        <c:v>484.404</c:v>
                      </c:pt>
                      <c:pt idx="7092">
                        <c:v>484.60899999999998</c:v>
                      </c:pt>
                      <c:pt idx="7093">
                        <c:v>484.81400000000002</c:v>
                      </c:pt>
                      <c:pt idx="7094">
                        <c:v>485.02100000000002</c:v>
                      </c:pt>
                      <c:pt idx="7095">
                        <c:v>485.22800000000001</c:v>
                      </c:pt>
                      <c:pt idx="7096">
                        <c:v>485.43599999999998</c:v>
                      </c:pt>
                      <c:pt idx="7097">
                        <c:v>485.64499999999998</c:v>
                      </c:pt>
                      <c:pt idx="7098">
                        <c:v>485.85399999999998</c:v>
                      </c:pt>
                      <c:pt idx="7099">
                        <c:v>486.06400000000002</c:v>
                      </c:pt>
                      <c:pt idx="7100">
                        <c:v>486.27499999999998</c:v>
                      </c:pt>
                      <c:pt idx="7101">
                        <c:v>486.48700000000002</c:v>
                      </c:pt>
                      <c:pt idx="7102">
                        <c:v>486.69900000000001</c:v>
                      </c:pt>
                      <c:pt idx="7103">
                        <c:v>486.91199999999998</c:v>
                      </c:pt>
                      <c:pt idx="7104">
                        <c:v>487.125</c:v>
                      </c:pt>
                      <c:pt idx="7105">
                        <c:v>487.339</c:v>
                      </c:pt>
                      <c:pt idx="7106">
                        <c:v>487.55399999999997</c:v>
                      </c:pt>
                      <c:pt idx="7107">
                        <c:v>487.77</c:v>
                      </c:pt>
                      <c:pt idx="7108">
                        <c:v>487.98599999999999</c:v>
                      </c:pt>
                      <c:pt idx="7109">
                        <c:v>488.202</c:v>
                      </c:pt>
                      <c:pt idx="7110">
                        <c:v>488.42</c:v>
                      </c:pt>
                      <c:pt idx="7111">
                        <c:v>488.63799999999998</c:v>
                      </c:pt>
                      <c:pt idx="7112">
                        <c:v>488.85599999999999</c:v>
                      </c:pt>
                      <c:pt idx="7113">
                        <c:v>489.07499999999999</c:v>
                      </c:pt>
                      <c:pt idx="7114">
                        <c:v>489.29500000000002</c:v>
                      </c:pt>
                      <c:pt idx="7115">
                        <c:v>489.51499999999999</c:v>
                      </c:pt>
                      <c:pt idx="7116">
                        <c:v>489.73599999999999</c:v>
                      </c:pt>
                      <c:pt idx="7117">
                        <c:v>489.95800000000003</c:v>
                      </c:pt>
                      <c:pt idx="7118">
                        <c:v>490.18</c:v>
                      </c:pt>
                      <c:pt idx="7119">
                        <c:v>490.40199999999999</c:v>
                      </c:pt>
                      <c:pt idx="7120">
                        <c:v>490.625</c:v>
                      </c:pt>
                      <c:pt idx="7121">
                        <c:v>490.84899999999999</c:v>
                      </c:pt>
                      <c:pt idx="7122">
                        <c:v>491.07299999999998</c:v>
                      </c:pt>
                      <c:pt idx="7123">
                        <c:v>491.298</c:v>
                      </c:pt>
                      <c:pt idx="7124">
                        <c:v>491.52300000000002</c:v>
                      </c:pt>
                      <c:pt idx="7125">
                        <c:v>491.74900000000002</c:v>
                      </c:pt>
                      <c:pt idx="7126">
                        <c:v>491.97500000000002</c:v>
                      </c:pt>
                      <c:pt idx="7127">
                        <c:v>492.20100000000002</c:v>
                      </c:pt>
                      <c:pt idx="7128">
                        <c:v>492.428</c:v>
                      </c:pt>
                      <c:pt idx="7129">
                        <c:v>492.65600000000001</c:v>
                      </c:pt>
                      <c:pt idx="7130">
                        <c:v>492.88400000000001</c:v>
                      </c:pt>
                      <c:pt idx="7131">
                        <c:v>493.113</c:v>
                      </c:pt>
                      <c:pt idx="7132">
                        <c:v>493.34199999999998</c:v>
                      </c:pt>
                      <c:pt idx="7133">
                        <c:v>493.57100000000003</c:v>
                      </c:pt>
                      <c:pt idx="7134">
                        <c:v>493.80099999999999</c:v>
                      </c:pt>
                      <c:pt idx="7135">
                        <c:v>494.03100000000001</c:v>
                      </c:pt>
                      <c:pt idx="7136">
                        <c:v>494.262</c:v>
                      </c:pt>
                      <c:pt idx="7137">
                        <c:v>494.49299999999999</c:v>
                      </c:pt>
                      <c:pt idx="7138">
                        <c:v>494.72399999999999</c:v>
                      </c:pt>
                      <c:pt idx="7139">
                        <c:v>494.95600000000002</c:v>
                      </c:pt>
                      <c:pt idx="7140">
                        <c:v>495.18799999999999</c:v>
                      </c:pt>
                      <c:pt idx="7141">
                        <c:v>495.42099999999999</c:v>
                      </c:pt>
                      <c:pt idx="7142">
                        <c:v>495.654</c:v>
                      </c:pt>
                      <c:pt idx="7143">
                        <c:v>495.88799999999998</c:v>
                      </c:pt>
                      <c:pt idx="7144">
                        <c:v>496.12099999999998</c:v>
                      </c:pt>
                      <c:pt idx="7145">
                        <c:v>496.35500000000002</c:v>
                      </c:pt>
                      <c:pt idx="7146">
                        <c:v>496.59</c:v>
                      </c:pt>
                      <c:pt idx="7147">
                        <c:v>496.82400000000001</c:v>
                      </c:pt>
                      <c:pt idx="7148">
                        <c:v>497.06</c:v>
                      </c:pt>
                      <c:pt idx="7149">
                        <c:v>497.29500000000002</c:v>
                      </c:pt>
                      <c:pt idx="7150">
                        <c:v>497.53100000000001</c:v>
                      </c:pt>
                      <c:pt idx="7151">
                        <c:v>497.767</c:v>
                      </c:pt>
                      <c:pt idx="7152">
                        <c:v>498.00299999999999</c:v>
                      </c:pt>
                      <c:pt idx="7153">
                        <c:v>498.24</c:v>
                      </c:pt>
                      <c:pt idx="7154">
                        <c:v>498.47699999999998</c:v>
                      </c:pt>
                      <c:pt idx="7155">
                        <c:v>498.714</c:v>
                      </c:pt>
                      <c:pt idx="7156">
                        <c:v>498.95100000000002</c:v>
                      </c:pt>
                      <c:pt idx="7157">
                        <c:v>499.18900000000002</c:v>
                      </c:pt>
                      <c:pt idx="7158">
                        <c:v>499.42700000000002</c:v>
                      </c:pt>
                      <c:pt idx="7159">
                        <c:v>499.66500000000002</c:v>
                      </c:pt>
                      <c:pt idx="7160">
                        <c:v>499.90300000000002</c:v>
                      </c:pt>
                      <c:pt idx="7161">
                        <c:v>500.142</c:v>
                      </c:pt>
                      <c:pt idx="7162">
                        <c:v>500.38099999999997</c:v>
                      </c:pt>
                      <c:pt idx="7163">
                        <c:v>500.62</c:v>
                      </c:pt>
                      <c:pt idx="7164">
                        <c:v>500.85899999999998</c:v>
                      </c:pt>
                      <c:pt idx="7165">
                        <c:v>501.09899999999999</c:v>
                      </c:pt>
                      <c:pt idx="7166">
                        <c:v>501.33800000000002</c:v>
                      </c:pt>
                      <c:pt idx="7167">
                        <c:v>501.57799999999997</c:v>
                      </c:pt>
                      <c:pt idx="7168">
                        <c:v>501.81799999999998</c:v>
                      </c:pt>
                      <c:pt idx="7169">
                        <c:v>502.05900000000003</c:v>
                      </c:pt>
                      <c:pt idx="7170">
                        <c:v>502.29899999999998</c:v>
                      </c:pt>
                      <c:pt idx="7171">
                        <c:v>502.54</c:v>
                      </c:pt>
                      <c:pt idx="7172">
                        <c:v>502.78</c:v>
                      </c:pt>
                      <c:pt idx="7173">
                        <c:v>503.02100000000002</c:v>
                      </c:pt>
                      <c:pt idx="7174">
                        <c:v>503.262</c:v>
                      </c:pt>
                      <c:pt idx="7175">
                        <c:v>503.50400000000002</c:v>
                      </c:pt>
                      <c:pt idx="7176">
                        <c:v>503.745</c:v>
                      </c:pt>
                      <c:pt idx="7177">
                        <c:v>503.98599999999999</c:v>
                      </c:pt>
                      <c:pt idx="7178">
                        <c:v>504.22800000000001</c:v>
                      </c:pt>
                      <c:pt idx="7179">
                        <c:v>504.46899999999999</c:v>
                      </c:pt>
                      <c:pt idx="7180">
                        <c:v>504.71100000000001</c:v>
                      </c:pt>
                      <c:pt idx="7181">
                        <c:v>504.95299999999997</c:v>
                      </c:pt>
                      <c:pt idx="7182">
                        <c:v>505.19499999999999</c:v>
                      </c:pt>
                      <c:pt idx="7183">
                        <c:v>505.43700000000001</c:v>
                      </c:pt>
                      <c:pt idx="7184">
                        <c:v>505.67899999999997</c:v>
                      </c:pt>
                      <c:pt idx="7185">
                        <c:v>505.92099999999999</c:v>
                      </c:pt>
                      <c:pt idx="7186">
                        <c:v>506.16399999999999</c:v>
                      </c:pt>
                      <c:pt idx="7187">
                        <c:v>506.40600000000001</c:v>
                      </c:pt>
                      <c:pt idx="7188">
                        <c:v>506.64800000000002</c:v>
                      </c:pt>
                      <c:pt idx="7189">
                        <c:v>506.89100000000002</c:v>
                      </c:pt>
                      <c:pt idx="7190">
                        <c:v>507.13299999999998</c:v>
                      </c:pt>
                      <c:pt idx="7191">
                        <c:v>507.37599999999998</c:v>
                      </c:pt>
                      <c:pt idx="7192">
                        <c:v>507.61799999999999</c:v>
                      </c:pt>
                      <c:pt idx="7193">
                        <c:v>507.86099999999999</c:v>
                      </c:pt>
                      <c:pt idx="7194">
                        <c:v>508.10300000000001</c:v>
                      </c:pt>
                      <c:pt idx="7195">
                        <c:v>508.346</c:v>
                      </c:pt>
                      <c:pt idx="7196">
                        <c:v>508.58800000000002</c:v>
                      </c:pt>
                      <c:pt idx="7197">
                        <c:v>508.83100000000002</c:v>
                      </c:pt>
                      <c:pt idx="7198">
                        <c:v>509.07400000000001</c:v>
                      </c:pt>
                      <c:pt idx="7199">
                        <c:v>509.31599999999997</c:v>
                      </c:pt>
                      <c:pt idx="7200">
                        <c:v>509.55900000000003</c:v>
                      </c:pt>
                      <c:pt idx="7201">
                        <c:v>509.80099999999999</c:v>
                      </c:pt>
                      <c:pt idx="7202">
                        <c:v>510.04399999999998</c:v>
                      </c:pt>
                      <c:pt idx="7203">
                        <c:v>510.286</c:v>
                      </c:pt>
                      <c:pt idx="7204">
                        <c:v>510.529</c:v>
                      </c:pt>
                      <c:pt idx="7205">
                        <c:v>510.77100000000002</c:v>
                      </c:pt>
                      <c:pt idx="7206">
                        <c:v>511.01299999999998</c:v>
                      </c:pt>
                      <c:pt idx="7207">
                        <c:v>511.255</c:v>
                      </c:pt>
                      <c:pt idx="7208">
                        <c:v>511.49799999999999</c:v>
                      </c:pt>
                      <c:pt idx="7209">
                        <c:v>511.74</c:v>
                      </c:pt>
                      <c:pt idx="7210">
                        <c:v>511.98200000000003</c:v>
                      </c:pt>
                      <c:pt idx="7211">
                        <c:v>512.22400000000005</c:v>
                      </c:pt>
                      <c:pt idx="7212">
                        <c:v>512.46600000000001</c:v>
                      </c:pt>
                      <c:pt idx="7213">
                        <c:v>512.70699999999999</c:v>
                      </c:pt>
                      <c:pt idx="7214">
                        <c:v>512.94899999999996</c:v>
                      </c:pt>
                      <c:pt idx="7215">
                        <c:v>513.19100000000003</c:v>
                      </c:pt>
                      <c:pt idx="7216">
                        <c:v>513.43200000000002</c:v>
                      </c:pt>
                      <c:pt idx="7217">
                        <c:v>513.67399999999998</c:v>
                      </c:pt>
                      <c:pt idx="7218">
                        <c:v>513.91499999999996</c:v>
                      </c:pt>
                      <c:pt idx="7219">
                        <c:v>514.15599999999995</c:v>
                      </c:pt>
                      <c:pt idx="7220">
                        <c:v>514.39700000000005</c:v>
                      </c:pt>
                      <c:pt idx="7221">
                        <c:v>514.63800000000003</c:v>
                      </c:pt>
                      <c:pt idx="7222">
                        <c:v>514.87900000000002</c:v>
                      </c:pt>
                      <c:pt idx="7223">
                        <c:v>515.11900000000003</c:v>
                      </c:pt>
                      <c:pt idx="7224">
                        <c:v>515.36</c:v>
                      </c:pt>
                      <c:pt idx="7225">
                        <c:v>515.6</c:v>
                      </c:pt>
                      <c:pt idx="7226">
                        <c:v>515.84100000000001</c:v>
                      </c:pt>
                      <c:pt idx="7227">
                        <c:v>516.08100000000002</c:v>
                      </c:pt>
                      <c:pt idx="7228">
                        <c:v>516.32000000000005</c:v>
                      </c:pt>
                      <c:pt idx="7229">
                        <c:v>516.55999999999995</c:v>
                      </c:pt>
                      <c:pt idx="7230">
                        <c:v>516.79999999999995</c:v>
                      </c:pt>
                      <c:pt idx="7231">
                        <c:v>517.03899999999999</c:v>
                      </c:pt>
                      <c:pt idx="7232">
                        <c:v>517.27800000000002</c:v>
                      </c:pt>
                      <c:pt idx="7233">
                        <c:v>517.51700000000005</c:v>
                      </c:pt>
                      <c:pt idx="7234">
                        <c:v>517.75599999999997</c:v>
                      </c:pt>
                      <c:pt idx="7235">
                        <c:v>517.995</c:v>
                      </c:pt>
                      <c:pt idx="7236">
                        <c:v>518.23299999999995</c:v>
                      </c:pt>
                      <c:pt idx="7237">
                        <c:v>518.471</c:v>
                      </c:pt>
                      <c:pt idx="7238">
                        <c:v>518.70899999999995</c:v>
                      </c:pt>
                      <c:pt idx="7239">
                        <c:v>518.947</c:v>
                      </c:pt>
                      <c:pt idx="7240">
                        <c:v>519.18499999999995</c:v>
                      </c:pt>
                      <c:pt idx="7241">
                        <c:v>519.42200000000003</c:v>
                      </c:pt>
                      <c:pt idx="7242">
                        <c:v>519.65899999999999</c:v>
                      </c:pt>
                      <c:pt idx="7243">
                        <c:v>519.89599999999996</c:v>
                      </c:pt>
                      <c:pt idx="7244">
                        <c:v>520.13300000000004</c:v>
                      </c:pt>
                      <c:pt idx="7245">
                        <c:v>520.36900000000003</c:v>
                      </c:pt>
                      <c:pt idx="7246">
                        <c:v>520.60500000000002</c:v>
                      </c:pt>
                      <c:pt idx="7247">
                        <c:v>520.84100000000001</c:v>
                      </c:pt>
                      <c:pt idx="7248">
                        <c:v>521.077</c:v>
                      </c:pt>
                      <c:pt idx="7249">
                        <c:v>521.31299999999999</c:v>
                      </c:pt>
                      <c:pt idx="7250">
                        <c:v>521.548</c:v>
                      </c:pt>
                      <c:pt idx="7251">
                        <c:v>521.78300000000002</c:v>
                      </c:pt>
                      <c:pt idx="7252">
                        <c:v>522.01700000000005</c:v>
                      </c:pt>
                      <c:pt idx="7253">
                        <c:v>522.25199999999995</c:v>
                      </c:pt>
                      <c:pt idx="7254">
                        <c:v>522.48599999999999</c:v>
                      </c:pt>
                      <c:pt idx="7255">
                        <c:v>522.72</c:v>
                      </c:pt>
                      <c:pt idx="7256">
                        <c:v>522.95299999999997</c:v>
                      </c:pt>
                      <c:pt idx="7257">
                        <c:v>523.18700000000001</c:v>
                      </c:pt>
                      <c:pt idx="7258">
                        <c:v>523.41999999999996</c:v>
                      </c:pt>
                      <c:pt idx="7259">
                        <c:v>523.65300000000002</c:v>
                      </c:pt>
                      <c:pt idx="7260">
                        <c:v>523.88499999999999</c:v>
                      </c:pt>
                      <c:pt idx="7261">
                        <c:v>524.11699999999996</c:v>
                      </c:pt>
                      <c:pt idx="7262">
                        <c:v>524.34900000000005</c:v>
                      </c:pt>
                      <c:pt idx="7263">
                        <c:v>524.58100000000002</c:v>
                      </c:pt>
                      <c:pt idx="7264">
                        <c:v>524.81200000000001</c:v>
                      </c:pt>
                      <c:pt idx="7265">
                        <c:v>525.04300000000001</c:v>
                      </c:pt>
                      <c:pt idx="7266">
                        <c:v>525.274</c:v>
                      </c:pt>
                      <c:pt idx="7267">
                        <c:v>525.50400000000002</c:v>
                      </c:pt>
                      <c:pt idx="7268">
                        <c:v>525.73400000000004</c:v>
                      </c:pt>
                      <c:pt idx="7269">
                        <c:v>525.96400000000006</c:v>
                      </c:pt>
                      <c:pt idx="7270">
                        <c:v>526.19299999999998</c:v>
                      </c:pt>
                      <c:pt idx="7271">
                        <c:v>526.42200000000003</c:v>
                      </c:pt>
                      <c:pt idx="7272">
                        <c:v>526.65099999999995</c:v>
                      </c:pt>
                      <c:pt idx="7273">
                        <c:v>526.87900000000002</c:v>
                      </c:pt>
                      <c:pt idx="7274">
                        <c:v>527.10699999999997</c:v>
                      </c:pt>
                      <c:pt idx="7275">
                        <c:v>527.33500000000004</c:v>
                      </c:pt>
                      <c:pt idx="7276">
                        <c:v>527.56299999999999</c:v>
                      </c:pt>
                      <c:pt idx="7277">
                        <c:v>527.79</c:v>
                      </c:pt>
                      <c:pt idx="7278">
                        <c:v>528.01700000000005</c:v>
                      </c:pt>
                      <c:pt idx="7279">
                        <c:v>528.24300000000005</c:v>
                      </c:pt>
                      <c:pt idx="7280">
                        <c:v>528.46900000000005</c:v>
                      </c:pt>
                      <c:pt idx="7281">
                        <c:v>528.69500000000005</c:v>
                      </c:pt>
                      <c:pt idx="7282">
                        <c:v>528.91999999999996</c:v>
                      </c:pt>
                      <c:pt idx="7283">
                        <c:v>529.14499999999998</c:v>
                      </c:pt>
                      <c:pt idx="7284">
                        <c:v>529.37</c:v>
                      </c:pt>
                      <c:pt idx="7285">
                        <c:v>529.59400000000005</c:v>
                      </c:pt>
                      <c:pt idx="7286">
                        <c:v>529.81799999999998</c:v>
                      </c:pt>
                      <c:pt idx="7287">
                        <c:v>530.04200000000003</c:v>
                      </c:pt>
                      <c:pt idx="7288">
                        <c:v>530.26499999999999</c:v>
                      </c:pt>
                      <c:pt idx="7289">
                        <c:v>530.48800000000006</c:v>
                      </c:pt>
                      <c:pt idx="7290">
                        <c:v>530.71</c:v>
                      </c:pt>
                      <c:pt idx="7291">
                        <c:v>530.93200000000002</c:v>
                      </c:pt>
                      <c:pt idx="7292">
                        <c:v>531.154</c:v>
                      </c:pt>
                      <c:pt idx="7293">
                        <c:v>531.37599999999998</c:v>
                      </c:pt>
                      <c:pt idx="7294">
                        <c:v>531.59699999999998</c:v>
                      </c:pt>
                      <c:pt idx="7295">
                        <c:v>531.81700000000001</c:v>
                      </c:pt>
                      <c:pt idx="7296">
                        <c:v>532.03700000000003</c:v>
                      </c:pt>
                      <c:pt idx="7297">
                        <c:v>532.25699999999995</c:v>
                      </c:pt>
                      <c:pt idx="7298">
                        <c:v>532.47699999999998</c:v>
                      </c:pt>
                      <c:pt idx="7299">
                        <c:v>532.69600000000003</c:v>
                      </c:pt>
                      <c:pt idx="7300">
                        <c:v>532.91499999999996</c:v>
                      </c:pt>
                      <c:pt idx="7301">
                        <c:v>533.13300000000004</c:v>
                      </c:pt>
                      <c:pt idx="7302">
                        <c:v>533.351</c:v>
                      </c:pt>
                      <c:pt idx="7303">
                        <c:v>533.56799999999998</c:v>
                      </c:pt>
                      <c:pt idx="7304">
                        <c:v>533.78499999999997</c:v>
                      </c:pt>
                      <c:pt idx="7305">
                        <c:v>534.00199999999995</c:v>
                      </c:pt>
                      <c:pt idx="7306">
                        <c:v>534.21799999999996</c:v>
                      </c:pt>
                      <c:pt idx="7307">
                        <c:v>534.43399999999997</c:v>
                      </c:pt>
                      <c:pt idx="7308">
                        <c:v>534.65</c:v>
                      </c:pt>
                      <c:pt idx="7309">
                        <c:v>534.86500000000001</c:v>
                      </c:pt>
                      <c:pt idx="7310">
                        <c:v>535.07899999999995</c:v>
                      </c:pt>
                      <c:pt idx="7311">
                        <c:v>535.29399999999998</c:v>
                      </c:pt>
                      <c:pt idx="7312">
                        <c:v>535.50800000000004</c:v>
                      </c:pt>
                      <c:pt idx="7313">
                        <c:v>535.721</c:v>
                      </c:pt>
                      <c:pt idx="7314">
                        <c:v>535.93399999999997</c:v>
                      </c:pt>
                      <c:pt idx="7315">
                        <c:v>536.14700000000005</c:v>
                      </c:pt>
                      <c:pt idx="7316">
                        <c:v>536.35900000000004</c:v>
                      </c:pt>
                      <c:pt idx="7317">
                        <c:v>536.57100000000003</c:v>
                      </c:pt>
                      <c:pt idx="7318">
                        <c:v>536.78200000000004</c:v>
                      </c:pt>
                      <c:pt idx="7319">
                        <c:v>536.99300000000005</c:v>
                      </c:pt>
                      <c:pt idx="7320">
                        <c:v>537.20299999999997</c:v>
                      </c:pt>
                      <c:pt idx="7321">
                        <c:v>537.41300000000001</c:v>
                      </c:pt>
                      <c:pt idx="7322">
                        <c:v>537.62300000000005</c:v>
                      </c:pt>
                      <c:pt idx="7323">
                        <c:v>537.83199999999999</c:v>
                      </c:pt>
                      <c:pt idx="7324">
                        <c:v>538.04100000000005</c:v>
                      </c:pt>
                      <c:pt idx="7325">
                        <c:v>538.24900000000002</c:v>
                      </c:pt>
                      <c:pt idx="7326">
                        <c:v>538.45699999999999</c:v>
                      </c:pt>
                      <c:pt idx="7327">
                        <c:v>538.66499999999996</c:v>
                      </c:pt>
                      <c:pt idx="7328">
                        <c:v>538.87199999999996</c:v>
                      </c:pt>
                      <c:pt idx="7329">
                        <c:v>539.07799999999997</c:v>
                      </c:pt>
                      <c:pt idx="7330">
                        <c:v>539.28399999999999</c:v>
                      </c:pt>
                      <c:pt idx="7331">
                        <c:v>539.49</c:v>
                      </c:pt>
                      <c:pt idx="7332">
                        <c:v>539.69500000000005</c:v>
                      </c:pt>
                      <c:pt idx="7333">
                        <c:v>539.9</c:v>
                      </c:pt>
                      <c:pt idx="7334">
                        <c:v>540.10500000000002</c:v>
                      </c:pt>
                      <c:pt idx="7335">
                        <c:v>540.30899999999997</c:v>
                      </c:pt>
                      <c:pt idx="7336">
                        <c:v>540.51199999999994</c:v>
                      </c:pt>
                      <c:pt idx="7337">
                        <c:v>540.71500000000003</c:v>
                      </c:pt>
                      <c:pt idx="7338">
                        <c:v>540.91800000000001</c:v>
                      </c:pt>
                      <c:pt idx="7339">
                        <c:v>541.12</c:v>
                      </c:pt>
                      <c:pt idx="7340">
                        <c:v>541.322</c:v>
                      </c:pt>
                      <c:pt idx="7341">
                        <c:v>541.52300000000002</c:v>
                      </c:pt>
                      <c:pt idx="7342">
                        <c:v>541.72400000000005</c:v>
                      </c:pt>
                      <c:pt idx="7343">
                        <c:v>541.92399999999998</c:v>
                      </c:pt>
                      <c:pt idx="7344">
                        <c:v>542.12400000000002</c:v>
                      </c:pt>
                      <c:pt idx="7345">
                        <c:v>542.32299999999998</c:v>
                      </c:pt>
                      <c:pt idx="7346">
                        <c:v>542.52300000000002</c:v>
                      </c:pt>
                      <c:pt idx="7347">
                        <c:v>542.721</c:v>
                      </c:pt>
                      <c:pt idx="7348">
                        <c:v>542.91899999999998</c:v>
                      </c:pt>
                      <c:pt idx="7349">
                        <c:v>543.11699999999996</c:v>
                      </c:pt>
                      <c:pt idx="7350">
                        <c:v>543.31399999999996</c:v>
                      </c:pt>
                      <c:pt idx="7351">
                        <c:v>543.51099999999997</c:v>
                      </c:pt>
                      <c:pt idx="7352">
                        <c:v>543.70699999999999</c:v>
                      </c:pt>
                      <c:pt idx="7353">
                        <c:v>543.90300000000002</c:v>
                      </c:pt>
                      <c:pt idx="7354">
                        <c:v>544.09799999999996</c:v>
                      </c:pt>
                      <c:pt idx="7355">
                        <c:v>544.29300000000001</c:v>
                      </c:pt>
                      <c:pt idx="7356">
                        <c:v>544.48699999999997</c:v>
                      </c:pt>
                      <c:pt idx="7357">
                        <c:v>544.68100000000004</c:v>
                      </c:pt>
                      <c:pt idx="7358">
                        <c:v>544.875</c:v>
                      </c:pt>
                      <c:pt idx="7359">
                        <c:v>545.06799999999998</c:v>
                      </c:pt>
                      <c:pt idx="7360">
                        <c:v>545.26</c:v>
                      </c:pt>
                      <c:pt idx="7361">
                        <c:v>545.45299999999997</c:v>
                      </c:pt>
                      <c:pt idx="7362">
                        <c:v>545.64400000000001</c:v>
                      </c:pt>
                      <c:pt idx="7363">
                        <c:v>545.83500000000004</c:v>
                      </c:pt>
                      <c:pt idx="7364">
                        <c:v>546.02599999999995</c:v>
                      </c:pt>
                      <c:pt idx="7365">
                        <c:v>546.21600000000001</c:v>
                      </c:pt>
                      <c:pt idx="7366">
                        <c:v>546.40599999999995</c:v>
                      </c:pt>
                      <c:pt idx="7367">
                        <c:v>546.59500000000003</c:v>
                      </c:pt>
                      <c:pt idx="7368">
                        <c:v>546.78399999999999</c:v>
                      </c:pt>
                      <c:pt idx="7369">
                        <c:v>546.97299999999996</c:v>
                      </c:pt>
                      <c:pt idx="7370">
                        <c:v>547.16</c:v>
                      </c:pt>
                      <c:pt idx="7371">
                        <c:v>547.34799999999996</c:v>
                      </c:pt>
                      <c:pt idx="7372">
                        <c:v>547.53499999999997</c:v>
                      </c:pt>
                      <c:pt idx="7373">
                        <c:v>547.721</c:v>
                      </c:pt>
                      <c:pt idx="7374">
                        <c:v>547.90700000000004</c:v>
                      </c:pt>
                      <c:pt idx="7375">
                        <c:v>548.09299999999996</c:v>
                      </c:pt>
                      <c:pt idx="7376">
                        <c:v>548.27800000000002</c:v>
                      </c:pt>
                      <c:pt idx="7377">
                        <c:v>548.46199999999999</c:v>
                      </c:pt>
                      <c:pt idx="7378">
                        <c:v>548.64700000000005</c:v>
                      </c:pt>
                      <c:pt idx="7379">
                        <c:v>548.83000000000004</c:v>
                      </c:pt>
                      <c:pt idx="7380">
                        <c:v>549.01300000000003</c:v>
                      </c:pt>
                      <c:pt idx="7381">
                        <c:v>549.19600000000003</c:v>
                      </c:pt>
                      <c:pt idx="7382">
                        <c:v>549.37800000000004</c:v>
                      </c:pt>
                      <c:pt idx="7383">
                        <c:v>549.55999999999995</c:v>
                      </c:pt>
                      <c:pt idx="7384">
                        <c:v>549.74099999999999</c:v>
                      </c:pt>
                      <c:pt idx="7385">
                        <c:v>549.92200000000003</c:v>
                      </c:pt>
                      <c:pt idx="7386">
                        <c:v>550.10299999999995</c:v>
                      </c:pt>
                      <c:pt idx="7387">
                        <c:v>550.28200000000004</c:v>
                      </c:pt>
                      <c:pt idx="7388">
                        <c:v>550.46199999999999</c:v>
                      </c:pt>
                      <c:pt idx="7389">
                        <c:v>550.64099999999996</c:v>
                      </c:pt>
                      <c:pt idx="7390">
                        <c:v>550.81899999999996</c:v>
                      </c:pt>
                      <c:pt idx="7391">
                        <c:v>550.99699999999996</c:v>
                      </c:pt>
                      <c:pt idx="7392">
                        <c:v>551.17499999999995</c:v>
                      </c:pt>
                      <c:pt idx="7393">
                        <c:v>551.35199999999998</c:v>
                      </c:pt>
                      <c:pt idx="7394">
                        <c:v>551.52800000000002</c:v>
                      </c:pt>
                      <c:pt idx="7395">
                        <c:v>551.70399999999995</c:v>
                      </c:pt>
                      <c:pt idx="7396">
                        <c:v>551.88</c:v>
                      </c:pt>
                      <c:pt idx="7397">
                        <c:v>552.05499999999995</c:v>
                      </c:pt>
                      <c:pt idx="7398">
                        <c:v>552.23</c:v>
                      </c:pt>
                      <c:pt idx="7399">
                        <c:v>552.404</c:v>
                      </c:pt>
                      <c:pt idx="7400">
                        <c:v>552.577</c:v>
                      </c:pt>
                      <c:pt idx="7401">
                        <c:v>552.75099999999998</c:v>
                      </c:pt>
                      <c:pt idx="7402">
                        <c:v>552.923</c:v>
                      </c:pt>
                      <c:pt idx="7403">
                        <c:v>553.096</c:v>
                      </c:pt>
                      <c:pt idx="7404">
                        <c:v>553.26700000000005</c:v>
                      </c:pt>
                      <c:pt idx="7405">
                        <c:v>553.43899999999996</c:v>
                      </c:pt>
                      <c:pt idx="7406">
                        <c:v>553.60900000000004</c:v>
                      </c:pt>
                      <c:pt idx="7407">
                        <c:v>553.78</c:v>
                      </c:pt>
                      <c:pt idx="7408">
                        <c:v>553.95000000000005</c:v>
                      </c:pt>
                      <c:pt idx="7409">
                        <c:v>554.11900000000003</c:v>
                      </c:pt>
                      <c:pt idx="7410">
                        <c:v>554.28800000000001</c:v>
                      </c:pt>
                      <c:pt idx="7411">
                        <c:v>554.45699999999999</c:v>
                      </c:pt>
                      <c:pt idx="7412">
                        <c:v>554.625</c:v>
                      </c:pt>
                      <c:pt idx="7413">
                        <c:v>554.79200000000003</c:v>
                      </c:pt>
                      <c:pt idx="7414">
                        <c:v>554.95899999999995</c:v>
                      </c:pt>
                      <c:pt idx="7415">
                        <c:v>555.12599999999998</c:v>
                      </c:pt>
                      <c:pt idx="7416">
                        <c:v>555.29200000000003</c:v>
                      </c:pt>
                      <c:pt idx="7417">
                        <c:v>555.45699999999999</c:v>
                      </c:pt>
                      <c:pt idx="7418">
                        <c:v>555.62300000000005</c:v>
                      </c:pt>
                      <c:pt idx="7419">
                        <c:v>555.78700000000003</c:v>
                      </c:pt>
                      <c:pt idx="7420">
                        <c:v>555.95100000000002</c:v>
                      </c:pt>
                      <c:pt idx="7421">
                        <c:v>556.11500000000001</c:v>
                      </c:pt>
                      <c:pt idx="7422">
                        <c:v>556.27800000000002</c:v>
                      </c:pt>
                      <c:pt idx="7423">
                        <c:v>556.44100000000003</c:v>
                      </c:pt>
                      <c:pt idx="7424">
                        <c:v>556.60400000000004</c:v>
                      </c:pt>
                      <c:pt idx="7425">
                        <c:v>556.76499999999999</c:v>
                      </c:pt>
                      <c:pt idx="7426">
                        <c:v>556.92700000000002</c:v>
                      </c:pt>
                      <c:pt idx="7427">
                        <c:v>557.08799999999997</c:v>
                      </c:pt>
                      <c:pt idx="7428">
                        <c:v>557.24800000000005</c:v>
                      </c:pt>
                      <c:pt idx="7429">
                        <c:v>557.40800000000002</c:v>
                      </c:pt>
                      <c:pt idx="7430">
                        <c:v>557.56799999999998</c:v>
                      </c:pt>
                      <c:pt idx="7431">
                        <c:v>557.72699999999998</c:v>
                      </c:pt>
                      <c:pt idx="7432">
                        <c:v>557.88499999999999</c:v>
                      </c:pt>
                      <c:pt idx="7433">
                        <c:v>558.04300000000001</c:v>
                      </c:pt>
                      <c:pt idx="7434">
                        <c:v>558.20100000000002</c:v>
                      </c:pt>
                      <c:pt idx="7435">
                        <c:v>558.35799999999995</c:v>
                      </c:pt>
                      <c:pt idx="7436">
                        <c:v>558.51499999999999</c:v>
                      </c:pt>
                      <c:pt idx="7437">
                        <c:v>558.67100000000005</c:v>
                      </c:pt>
                      <c:pt idx="7438">
                        <c:v>558.827</c:v>
                      </c:pt>
                      <c:pt idx="7439">
                        <c:v>558.98199999999997</c:v>
                      </c:pt>
                      <c:pt idx="7440">
                        <c:v>559.13699999999994</c:v>
                      </c:pt>
                      <c:pt idx="7441">
                        <c:v>559.29100000000005</c:v>
                      </c:pt>
                      <c:pt idx="7442">
                        <c:v>559.44500000000005</c:v>
                      </c:pt>
                      <c:pt idx="7443">
                        <c:v>559.59799999999996</c:v>
                      </c:pt>
                      <c:pt idx="7444">
                        <c:v>559.75099999999998</c:v>
                      </c:pt>
                      <c:pt idx="7445">
                        <c:v>559.904</c:v>
                      </c:pt>
                      <c:pt idx="7446">
                        <c:v>560.05600000000004</c:v>
                      </c:pt>
                      <c:pt idx="7447">
                        <c:v>560.20699999999999</c:v>
                      </c:pt>
                      <c:pt idx="7448">
                        <c:v>560.35799999999995</c:v>
                      </c:pt>
                      <c:pt idx="7449">
                        <c:v>560.50900000000001</c:v>
                      </c:pt>
                      <c:pt idx="7450">
                        <c:v>560.65899999999999</c:v>
                      </c:pt>
                      <c:pt idx="7451">
                        <c:v>560.80899999999997</c:v>
                      </c:pt>
                      <c:pt idx="7452">
                        <c:v>560.95799999999997</c:v>
                      </c:pt>
                      <c:pt idx="7453">
                        <c:v>561.10699999999997</c:v>
                      </c:pt>
                      <c:pt idx="7454">
                        <c:v>561.255</c:v>
                      </c:pt>
                      <c:pt idx="7455">
                        <c:v>561.40300000000002</c:v>
                      </c:pt>
                      <c:pt idx="7456">
                        <c:v>561.54999999999995</c:v>
                      </c:pt>
                      <c:pt idx="7457">
                        <c:v>561.697</c:v>
                      </c:pt>
                      <c:pt idx="7458">
                        <c:v>561.84400000000005</c:v>
                      </c:pt>
                      <c:pt idx="7459">
                        <c:v>561.99</c:v>
                      </c:pt>
                      <c:pt idx="7460">
                        <c:v>562.13499999999999</c:v>
                      </c:pt>
                      <c:pt idx="7461">
                        <c:v>562.28</c:v>
                      </c:pt>
                      <c:pt idx="7462">
                        <c:v>562.42499999999995</c:v>
                      </c:pt>
                      <c:pt idx="7463">
                        <c:v>562.56899999999996</c:v>
                      </c:pt>
                      <c:pt idx="7464">
                        <c:v>562.71299999999997</c:v>
                      </c:pt>
                      <c:pt idx="7465">
                        <c:v>562.81299999999999</c:v>
                      </c:pt>
                      <c:pt idx="7466">
                        <c:v>562.81299999999999</c:v>
                      </c:pt>
                      <c:pt idx="7467">
                        <c:v>573.33299999999997</c:v>
                      </c:pt>
                      <c:pt idx="7468">
                        <c:v>580.75199999999995</c:v>
                      </c:pt>
                      <c:pt idx="7469">
                        <c:v>585.67200000000003</c:v>
                      </c:pt>
                      <c:pt idx="7470">
                        <c:v>588.63599999999997</c:v>
                      </c:pt>
                      <c:pt idx="7471">
                        <c:v>590.08199999999999</c:v>
                      </c:pt>
                      <c:pt idx="7472">
                        <c:v>590.36</c:v>
                      </c:pt>
                      <c:pt idx="7473">
                        <c:v>589.74199999999996</c:v>
                      </c:pt>
                      <c:pt idx="7474">
                        <c:v>588.44600000000003</c:v>
                      </c:pt>
                      <c:pt idx="7475">
                        <c:v>586.63800000000003</c:v>
                      </c:pt>
                      <c:pt idx="7476">
                        <c:v>584.452</c:v>
                      </c:pt>
                      <c:pt idx="7477">
                        <c:v>581.98800000000006</c:v>
                      </c:pt>
                      <c:pt idx="7478">
                        <c:v>579.32899999999995</c:v>
                      </c:pt>
                      <c:pt idx="7479">
                        <c:v>576.53499999999997</c:v>
                      </c:pt>
                      <c:pt idx="7480">
                        <c:v>573.65599999999995</c:v>
                      </c:pt>
                      <c:pt idx="7481">
                        <c:v>570.72900000000004</c:v>
                      </c:pt>
                      <c:pt idx="7482">
                        <c:v>567.78399999999999</c:v>
                      </c:pt>
                      <c:pt idx="7483">
                        <c:v>564.84199999999998</c:v>
                      </c:pt>
                      <c:pt idx="7484">
                        <c:v>561.91999999999996</c:v>
                      </c:pt>
                      <c:pt idx="7485">
                        <c:v>559.03300000000002</c:v>
                      </c:pt>
                      <c:pt idx="7486">
                        <c:v>556.18799999999999</c:v>
                      </c:pt>
                      <c:pt idx="7487">
                        <c:v>553.39400000000001</c:v>
                      </c:pt>
                      <c:pt idx="7488">
                        <c:v>550.654</c:v>
                      </c:pt>
                      <c:pt idx="7489">
                        <c:v>547.97400000000005</c:v>
                      </c:pt>
                      <c:pt idx="7490">
                        <c:v>545.35299999999995</c:v>
                      </c:pt>
                      <c:pt idx="7491">
                        <c:v>542.79499999999996</c:v>
                      </c:pt>
                      <c:pt idx="7492">
                        <c:v>540.29899999999998</c:v>
                      </c:pt>
                      <c:pt idx="7493">
                        <c:v>537.86500000000001</c:v>
                      </c:pt>
                      <c:pt idx="7494">
                        <c:v>535.49300000000005</c:v>
                      </c:pt>
                      <c:pt idx="7495">
                        <c:v>533.18200000000002</c:v>
                      </c:pt>
                      <c:pt idx="7496">
                        <c:v>530.93100000000004</c:v>
                      </c:pt>
                      <c:pt idx="7497">
                        <c:v>528.73900000000003</c:v>
                      </c:pt>
                      <c:pt idx="7498">
                        <c:v>526.60400000000004</c:v>
                      </c:pt>
                      <c:pt idx="7499">
                        <c:v>524.52599999999995</c:v>
                      </c:pt>
                      <c:pt idx="7500">
                        <c:v>522.50099999999998</c:v>
                      </c:pt>
                      <c:pt idx="7501">
                        <c:v>520.53</c:v>
                      </c:pt>
                      <c:pt idx="7502">
                        <c:v>518.60900000000004</c:v>
                      </c:pt>
                      <c:pt idx="7503">
                        <c:v>516.73800000000006</c:v>
                      </c:pt>
                      <c:pt idx="7504">
                        <c:v>514.91600000000005</c:v>
                      </c:pt>
                      <c:pt idx="7505">
                        <c:v>513.14</c:v>
                      </c:pt>
                      <c:pt idx="7506">
                        <c:v>511.41</c:v>
                      </c:pt>
                      <c:pt idx="7507">
                        <c:v>509.72300000000001</c:v>
                      </c:pt>
                      <c:pt idx="7508">
                        <c:v>508.07799999999997</c:v>
                      </c:pt>
                      <c:pt idx="7509">
                        <c:v>506.47500000000002</c:v>
                      </c:pt>
                      <c:pt idx="7510">
                        <c:v>504.911</c:v>
                      </c:pt>
                      <c:pt idx="7511">
                        <c:v>503.38600000000002</c:v>
                      </c:pt>
                      <c:pt idx="7512">
                        <c:v>501.899</c:v>
                      </c:pt>
                      <c:pt idx="7513">
                        <c:v>500.447</c:v>
                      </c:pt>
                      <c:pt idx="7514">
                        <c:v>499.03</c:v>
                      </c:pt>
                      <c:pt idx="7515">
                        <c:v>497.64699999999999</c:v>
                      </c:pt>
                      <c:pt idx="7516">
                        <c:v>496.29700000000003</c:v>
                      </c:pt>
                      <c:pt idx="7517">
                        <c:v>494.97899999999998</c:v>
                      </c:pt>
                      <c:pt idx="7518">
                        <c:v>493.69099999999997</c:v>
                      </c:pt>
                      <c:pt idx="7519">
                        <c:v>492.43400000000003</c:v>
                      </c:pt>
                      <c:pt idx="7520">
                        <c:v>491.20499999999998</c:v>
                      </c:pt>
                      <c:pt idx="7521">
                        <c:v>490.00400000000002</c:v>
                      </c:pt>
                      <c:pt idx="7522">
                        <c:v>488.83</c:v>
                      </c:pt>
                      <c:pt idx="7523">
                        <c:v>487.68299999999999</c:v>
                      </c:pt>
                      <c:pt idx="7524">
                        <c:v>486.56099999999998</c:v>
                      </c:pt>
                      <c:pt idx="7525">
                        <c:v>485.464</c:v>
                      </c:pt>
                      <c:pt idx="7526">
                        <c:v>484.39100000000002</c:v>
                      </c:pt>
                      <c:pt idx="7527">
                        <c:v>483.34100000000001</c:v>
                      </c:pt>
                      <c:pt idx="7528">
                        <c:v>482.31400000000002</c:v>
                      </c:pt>
                      <c:pt idx="7529">
                        <c:v>481.30900000000003</c:v>
                      </c:pt>
                      <c:pt idx="7530">
                        <c:v>480.32600000000002</c:v>
                      </c:pt>
                      <c:pt idx="7531">
                        <c:v>479.363</c:v>
                      </c:pt>
                      <c:pt idx="7532">
                        <c:v>478.42099999999999</c:v>
                      </c:pt>
                      <c:pt idx="7533">
                        <c:v>477.49700000000001</c:v>
                      </c:pt>
                      <c:pt idx="7534">
                        <c:v>476.59300000000002</c:v>
                      </c:pt>
                      <c:pt idx="7535">
                        <c:v>475.70800000000003</c:v>
                      </c:pt>
                      <c:pt idx="7536">
                        <c:v>474.84</c:v>
                      </c:pt>
                      <c:pt idx="7537">
                        <c:v>474.65800000000002</c:v>
                      </c:pt>
                      <c:pt idx="7538">
                        <c:v>474.65800000000002</c:v>
                      </c:pt>
                      <c:pt idx="7539">
                        <c:v>474.649</c:v>
                      </c:pt>
                      <c:pt idx="7540">
                        <c:v>474.64100000000002</c:v>
                      </c:pt>
                      <c:pt idx="7541">
                        <c:v>474.63200000000001</c:v>
                      </c:pt>
                      <c:pt idx="7542">
                        <c:v>474.62299999999999</c:v>
                      </c:pt>
                      <c:pt idx="7543">
                        <c:v>474.61500000000001</c:v>
                      </c:pt>
                      <c:pt idx="7544">
                        <c:v>474.60599999999999</c:v>
                      </c:pt>
                      <c:pt idx="7545">
                        <c:v>474.59699999999998</c:v>
                      </c:pt>
                      <c:pt idx="7546">
                        <c:v>474.589</c:v>
                      </c:pt>
                      <c:pt idx="7547">
                        <c:v>474.58</c:v>
                      </c:pt>
                      <c:pt idx="7548">
                        <c:v>474.572</c:v>
                      </c:pt>
                      <c:pt idx="7549">
                        <c:v>474.56299999999999</c:v>
                      </c:pt>
                      <c:pt idx="7550">
                        <c:v>474.55399999999997</c:v>
                      </c:pt>
                      <c:pt idx="7551">
                        <c:v>474.54599999999999</c:v>
                      </c:pt>
                      <c:pt idx="7552">
                        <c:v>474.53699999999998</c:v>
                      </c:pt>
                      <c:pt idx="7553">
                        <c:v>474.52800000000002</c:v>
                      </c:pt>
                      <c:pt idx="7554">
                        <c:v>474.52</c:v>
                      </c:pt>
                      <c:pt idx="7555">
                        <c:v>474.51100000000002</c:v>
                      </c:pt>
                      <c:pt idx="7556">
                        <c:v>474.50299999999999</c:v>
                      </c:pt>
                      <c:pt idx="7557">
                        <c:v>474.49400000000003</c:v>
                      </c:pt>
                      <c:pt idx="7558">
                        <c:v>474.48500000000001</c:v>
                      </c:pt>
                      <c:pt idx="7559">
                        <c:v>474.47699999999998</c:v>
                      </c:pt>
                      <c:pt idx="7560">
                        <c:v>474.46800000000002</c:v>
                      </c:pt>
                      <c:pt idx="7561">
                        <c:v>474.46</c:v>
                      </c:pt>
                      <c:pt idx="7562">
                        <c:v>474.45100000000002</c:v>
                      </c:pt>
                      <c:pt idx="7563">
                        <c:v>474.44200000000001</c:v>
                      </c:pt>
                      <c:pt idx="7564">
                        <c:v>474.43400000000003</c:v>
                      </c:pt>
                      <c:pt idx="7565">
                        <c:v>474.42500000000001</c:v>
                      </c:pt>
                      <c:pt idx="7566">
                        <c:v>474.41699999999997</c:v>
                      </c:pt>
                      <c:pt idx="7567">
                        <c:v>474.40800000000002</c:v>
                      </c:pt>
                      <c:pt idx="7568">
                        <c:v>474.399</c:v>
                      </c:pt>
                      <c:pt idx="7569">
                        <c:v>474.39100000000002</c:v>
                      </c:pt>
                      <c:pt idx="7570">
                        <c:v>474.38200000000001</c:v>
                      </c:pt>
                      <c:pt idx="7571">
                        <c:v>474.37400000000002</c:v>
                      </c:pt>
                      <c:pt idx="7572">
                        <c:v>474.36500000000001</c:v>
                      </c:pt>
                      <c:pt idx="7573">
                        <c:v>474.35700000000003</c:v>
                      </c:pt>
                      <c:pt idx="7574">
                        <c:v>474.34800000000001</c:v>
                      </c:pt>
                      <c:pt idx="7575">
                        <c:v>474.339</c:v>
                      </c:pt>
                      <c:pt idx="7576">
                        <c:v>474.33100000000002</c:v>
                      </c:pt>
                      <c:pt idx="7577">
                        <c:v>474.322</c:v>
                      </c:pt>
                      <c:pt idx="7578">
                        <c:v>474.31400000000002</c:v>
                      </c:pt>
                      <c:pt idx="7579">
                        <c:v>474.30500000000001</c:v>
                      </c:pt>
                      <c:pt idx="7580">
                        <c:v>474.29700000000003</c:v>
                      </c:pt>
                      <c:pt idx="7581">
                        <c:v>474.28800000000001</c:v>
                      </c:pt>
                      <c:pt idx="7582">
                        <c:v>474.279</c:v>
                      </c:pt>
                      <c:pt idx="7583">
                        <c:v>474.27100000000002</c:v>
                      </c:pt>
                      <c:pt idx="7584">
                        <c:v>474.262</c:v>
                      </c:pt>
                      <c:pt idx="7585">
                        <c:v>474.25400000000002</c:v>
                      </c:pt>
                      <c:pt idx="7586">
                        <c:v>474.245</c:v>
                      </c:pt>
                      <c:pt idx="7587">
                        <c:v>474.23700000000002</c:v>
                      </c:pt>
                      <c:pt idx="7588">
                        <c:v>474.22800000000001</c:v>
                      </c:pt>
                      <c:pt idx="7589">
                        <c:v>474.22</c:v>
                      </c:pt>
                      <c:pt idx="7590">
                        <c:v>474.21100000000001</c:v>
                      </c:pt>
                      <c:pt idx="7591">
                        <c:v>474.202</c:v>
                      </c:pt>
                      <c:pt idx="7592">
                        <c:v>474.19400000000002</c:v>
                      </c:pt>
                      <c:pt idx="7593">
                        <c:v>474.185</c:v>
                      </c:pt>
                      <c:pt idx="7594">
                        <c:v>474.17700000000002</c:v>
                      </c:pt>
                      <c:pt idx="7595">
                        <c:v>474.16800000000001</c:v>
                      </c:pt>
                      <c:pt idx="7596">
                        <c:v>474.16</c:v>
                      </c:pt>
                      <c:pt idx="7597">
                        <c:v>474.15100000000001</c:v>
                      </c:pt>
                      <c:pt idx="7598">
                        <c:v>474.14299999999997</c:v>
                      </c:pt>
                      <c:pt idx="7599">
                        <c:v>474.13400000000001</c:v>
                      </c:pt>
                      <c:pt idx="7600">
                        <c:v>474.12599999999998</c:v>
                      </c:pt>
                      <c:pt idx="7601">
                        <c:v>474.11700000000002</c:v>
                      </c:pt>
                      <c:pt idx="7602">
                        <c:v>474.10899999999998</c:v>
                      </c:pt>
                      <c:pt idx="7603">
                        <c:v>474.1</c:v>
                      </c:pt>
                      <c:pt idx="7604">
                        <c:v>474.09199999999998</c:v>
                      </c:pt>
                      <c:pt idx="7605">
                        <c:v>474.08300000000003</c:v>
                      </c:pt>
                      <c:pt idx="7606">
                        <c:v>474.07499999999999</c:v>
                      </c:pt>
                      <c:pt idx="7607">
                        <c:v>474.06599999999997</c:v>
                      </c:pt>
                      <c:pt idx="7608">
                        <c:v>474.05700000000002</c:v>
                      </c:pt>
                      <c:pt idx="7609">
                        <c:v>474.04899999999998</c:v>
                      </c:pt>
                      <c:pt idx="7610">
                        <c:v>474.04</c:v>
                      </c:pt>
                      <c:pt idx="7611">
                        <c:v>474.03199999999998</c:v>
                      </c:pt>
                      <c:pt idx="7612">
                        <c:v>474.02300000000002</c:v>
                      </c:pt>
                      <c:pt idx="7613">
                        <c:v>474.01499999999999</c:v>
                      </c:pt>
                      <c:pt idx="7614">
                        <c:v>474.00599999999997</c:v>
                      </c:pt>
                      <c:pt idx="7615">
                        <c:v>473.99799999999999</c:v>
                      </c:pt>
                      <c:pt idx="7616">
                        <c:v>473.98899999999998</c:v>
                      </c:pt>
                      <c:pt idx="7617">
                        <c:v>473.98099999999999</c:v>
                      </c:pt>
                      <c:pt idx="7618">
                        <c:v>473.97199999999998</c:v>
                      </c:pt>
                      <c:pt idx="7619">
                        <c:v>473.964</c:v>
                      </c:pt>
                      <c:pt idx="7620">
                        <c:v>473.95499999999998</c:v>
                      </c:pt>
                      <c:pt idx="7621">
                        <c:v>473.947</c:v>
                      </c:pt>
                      <c:pt idx="7622">
                        <c:v>473.93900000000002</c:v>
                      </c:pt>
                      <c:pt idx="7623">
                        <c:v>473.93</c:v>
                      </c:pt>
                      <c:pt idx="7624">
                        <c:v>473.92200000000003</c:v>
                      </c:pt>
                      <c:pt idx="7625">
                        <c:v>473.91300000000001</c:v>
                      </c:pt>
                      <c:pt idx="7626">
                        <c:v>473.90499999999997</c:v>
                      </c:pt>
                      <c:pt idx="7627">
                        <c:v>473.89600000000002</c:v>
                      </c:pt>
                      <c:pt idx="7628">
                        <c:v>473.88799999999998</c:v>
                      </c:pt>
                      <c:pt idx="7629">
                        <c:v>473.87900000000002</c:v>
                      </c:pt>
                      <c:pt idx="7630">
                        <c:v>473.87099999999998</c:v>
                      </c:pt>
                      <c:pt idx="7631">
                        <c:v>473.86200000000002</c:v>
                      </c:pt>
                      <c:pt idx="7632">
                        <c:v>473.85399999999998</c:v>
                      </c:pt>
                      <c:pt idx="7633">
                        <c:v>473.84500000000003</c:v>
                      </c:pt>
                      <c:pt idx="7634">
                        <c:v>473.83699999999999</c:v>
                      </c:pt>
                      <c:pt idx="7635">
                        <c:v>473.82799999999997</c:v>
                      </c:pt>
                      <c:pt idx="7636">
                        <c:v>473.82</c:v>
                      </c:pt>
                      <c:pt idx="7637">
                        <c:v>473.81200000000001</c:v>
                      </c:pt>
                      <c:pt idx="7638">
                        <c:v>473.803</c:v>
                      </c:pt>
                      <c:pt idx="7639">
                        <c:v>473.79500000000002</c:v>
                      </c:pt>
                      <c:pt idx="7640">
                        <c:v>473.786</c:v>
                      </c:pt>
                      <c:pt idx="7641">
                        <c:v>473.77800000000002</c:v>
                      </c:pt>
                      <c:pt idx="7642">
                        <c:v>473.76900000000001</c:v>
                      </c:pt>
                      <c:pt idx="7643">
                        <c:v>473.76100000000002</c:v>
                      </c:pt>
                      <c:pt idx="7644">
                        <c:v>473.75299999999999</c:v>
                      </c:pt>
                      <c:pt idx="7645">
                        <c:v>473.74400000000003</c:v>
                      </c:pt>
                      <c:pt idx="7646">
                        <c:v>473.73599999999999</c:v>
                      </c:pt>
                      <c:pt idx="7647">
                        <c:v>473.72699999999998</c:v>
                      </c:pt>
                      <c:pt idx="7648">
                        <c:v>473.71899999999999</c:v>
                      </c:pt>
                      <c:pt idx="7649">
                        <c:v>473.71100000000001</c:v>
                      </c:pt>
                      <c:pt idx="7650">
                        <c:v>473.702</c:v>
                      </c:pt>
                      <c:pt idx="7651">
                        <c:v>473.69400000000002</c:v>
                      </c:pt>
                      <c:pt idx="7652">
                        <c:v>473.685</c:v>
                      </c:pt>
                      <c:pt idx="7653">
                        <c:v>473.67700000000002</c:v>
                      </c:pt>
                      <c:pt idx="7654">
                        <c:v>473.66899999999998</c:v>
                      </c:pt>
                      <c:pt idx="7655">
                        <c:v>473.66</c:v>
                      </c:pt>
                      <c:pt idx="7656">
                        <c:v>473.65199999999999</c:v>
                      </c:pt>
                      <c:pt idx="7657">
                        <c:v>473.64400000000001</c:v>
                      </c:pt>
                      <c:pt idx="7658">
                        <c:v>473.63499999999999</c:v>
                      </c:pt>
                      <c:pt idx="7659">
                        <c:v>473.62700000000001</c:v>
                      </c:pt>
                      <c:pt idx="7660">
                        <c:v>473.61900000000003</c:v>
                      </c:pt>
                      <c:pt idx="7661">
                        <c:v>473.61</c:v>
                      </c:pt>
                      <c:pt idx="7662">
                        <c:v>473.60199999999998</c:v>
                      </c:pt>
                      <c:pt idx="7663">
                        <c:v>473.59399999999999</c:v>
                      </c:pt>
                      <c:pt idx="7664">
                        <c:v>473.58600000000001</c:v>
                      </c:pt>
                      <c:pt idx="7665">
                        <c:v>473.577</c:v>
                      </c:pt>
                      <c:pt idx="7666">
                        <c:v>473.56900000000002</c:v>
                      </c:pt>
                      <c:pt idx="7667">
                        <c:v>473.56099999999998</c:v>
                      </c:pt>
                      <c:pt idx="7668">
                        <c:v>473.553</c:v>
                      </c:pt>
                      <c:pt idx="7669">
                        <c:v>473.54399999999998</c:v>
                      </c:pt>
                      <c:pt idx="7670">
                        <c:v>473.536</c:v>
                      </c:pt>
                      <c:pt idx="7671">
                        <c:v>473.52800000000002</c:v>
                      </c:pt>
                      <c:pt idx="7672">
                        <c:v>473.52</c:v>
                      </c:pt>
                      <c:pt idx="7673">
                        <c:v>473.512</c:v>
                      </c:pt>
                      <c:pt idx="7674">
                        <c:v>473.50299999999999</c:v>
                      </c:pt>
                      <c:pt idx="7675">
                        <c:v>473.495</c:v>
                      </c:pt>
                      <c:pt idx="7676">
                        <c:v>473.48700000000002</c:v>
                      </c:pt>
                      <c:pt idx="7677">
                        <c:v>473.47899999999998</c:v>
                      </c:pt>
                      <c:pt idx="7678">
                        <c:v>473.471</c:v>
                      </c:pt>
                      <c:pt idx="7679">
                        <c:v>473.46300000000002</c:v>
                      </c:pt>
                      <c:pt idx="7680">
                        <c:v>473.45499999999998</c:v>
                      </c:pt>
                      <c:pt idx="7681">
                        <c:v>473.447</c:v>
                      </c:pt>
                      <c:pt idx="7682">
                        <c:v>473.43900000000002</c:v>
                      </c:pt>
                      <c:pt idx="7683">
                        <c:v>473.43099999999998</c:v>
                      </c:pt>
                      <c:pt idx="7684">
                        <c:v>473.423</c:v>
                      </c:pt>
                      <c:pt idx="7685">
                        <c:v>473.41500000000002</c:v>
                      </c:pt>
                      <c:pt idx="7686">
                        <c:v>473.40699999999998</c:v>
                      </c:pt>
                      <c:pt idx="7687">
                        <c:v>473.399</c:v>
                      </c:pt>
                      <c:pt idx="7688">
                        <c:v>473.39100000000002</c:v>
                      </c:pt>
                      <c:pt idx="7689">
                        <c:v>473.38299999999998</c:v>
                      </c:pt>
                      <c:pt idx="7690">
                        <c:v>473.375</c:v>
                      </c:pt>
                      <c:pt idx="7691">
                        <c:v>473.36700000000002</c:v>
                      </c:pt>
                      <c:pt idx="7692">
                        <c:v>473.36</c:v>
                      </c:pt>
                      <c:pt idx="7693">
                        <c:v>473.35199999999998</c:v>
                      </c:pt>
                      <c:pt idx="7694">
                        <c:v>473.34399999999999</c:v>
                      </c:pt>
                      <c:pt idx="7695">
                        <c:v>473.33600000000001</c:v>
                      </c:pt>
                      <c:pt idx="7696">
                        <c:v>473.32900000000001</c:v>
                      </c:pt>
                      <c:pt idx="7697">
                        <c:v>473.32100000000003</c:v>
                      </c:pt>
                      <c:pt idx="7698">
                        <c:v>473.31299999999999</c:v>
                      </c:pt>
                      <c:pt idx="7699">
                        <c:v>473.30599999999998</c:v>
                      </c:pt>
                      <c:pt idx="7700">
                        <c:v>473.298</c:v>
                      </c:pt>
                      <c:pt idx="7701">
                        <c:v>473.291</c:v>
                      </c:pt>
                      <c:pt idx="7702">
                        <c:v>473.28300000000002</c:v>
                      </c:pt>
                      <c:pt idx="7703">
                        <c:v>473.27600000000001</c:v>
                      </c:pt>
                      <c:pt idx="7704">
                        <c:v>473.26799999999997</c:v>
                      </c:pt>
                      <c:pt idx="7705">
                        <c:v>473.26100000000002</c:v>
                      </c:pt>
                      <c:pt idx="7706">
                        <c:v>473.25299999999999</c:v>
                      </c:pt>
                      <c:pt idx="7707">
                        <c:v>473.24599999999998</c:v>
                      </c:pt>
                      <c:pt idx="7708">
                        <c:v>473.23899999999998</c:v>
                      </c:pt>
                      <c:pt idx="7709">
                        <c:v>473.23099999999999</c:v>
                      </c:pt>
                      <c:pt idx="7710">
                        <c:v>473.22399999999999</c:v>
                      </c:pt>
                      <c:pt idx="7711">
                        <c:v>473.21699999999998</c:v>
                      </c:pt>
                      <c:pt idx="7712">
                        <c:v>473.21</c:v>
                      </c:pt>
                      <c:pt idx="7713">
                        <c:v>473.20299999999997</c:v>
                      </c:pt>
                      <c:pt idx="7714">
                        <c:v>473.19600000000003</c:v>
                      </c:pt>
                      <c:pt idx="7715">
                        <c:v>473.18900000000002</c:v>
                      </c:pt>
                      <c:pt idx="7716">
                        <c:v>473.18200000000002</c:v>
                      </c:pt>
                      <c:pt idx="7717">
                        <c:v>473.17500000000001</c:v>
                      </c:pt>
                      <c:pt idx="7718">
                        <c:v>473.16800000000001</c:v>
                      </c:pt>
                      <c:pt idx="7719">
                        <c:v>473.161</c:v>
                      </c:pt>
                      <c:pt idx="7720">
                        <c:v>473.154</c:v>
                      </c:pt>
                      <c:pt idx="7721">
                        <c:v>473.14800000000002</c:v>
                      </c:pt>
                      <c:pt idx="7722">
                        <c:v>473.14100000000002</c:v>
                      </c:pt>
                      <c:pt idx="7723">
                        <c:v>473.13400000000001</c:v>
                      </c:pt>
                      <c:pt idx="7724">
                        <c:v>473.12799999999999</c:v>
                      </c:pt>
                      <c:pt idx="7725">
                        <c:v>473.12099999999998</c:v>
                      </c:pt>
                      <c:pt idx="7726">
                        <c:v>473.11500000000001</c:v>
                      </c:pt>
                      <c:pt idx="7727">
                        <c:v>473.108</c:v>
                      </c:pt>
                      <c:pt idx="7728">
                        <c:v>473.10199999999998</c:v>
                      </c:pt>
                      <c:pt idx="7729">
                        <c:v>473.096</c:v>
                      </c:pt>
                      <c:pt idx="7730">
                        <c:v>473.09</c:v>
                      </c:pt>
                      <c:pt idx="7731">
                        <c:v>473.084</c:v>
                      </c:pt>
                      <c:pt idx="7732">
                        <c:v>473.07799999999997</c:v>
                      </c:pt>
                      <c:pt idx="7733">
                        <c:v>473.072</c:v>
                      </c:pt>
                      <c:pt idx="7734">
                        <c:v>473.06599999999997</c:v>
                      </c:pt>
                      <c:pt idx="7735">
                        <c:v>473.06</c:v>
                      </c:pt>
                      <c:pt idx="7736">
                        <c:v>473.05399999999997</c:v>
                      </c:pt>
                      <c:pt idx="7737">
                        <c:v>473.048</c:v>
                      </c:pt>
                      <c:pt idx="7738">
                        <c:v>473.04300000000001</c:v>
                      </c:pt>
                      <c:pt idx="7739">
                        <c:v>473.03699999999998</c:v>
                      </c:pt>
                      <c:pt idx="7740">
                        <c:v>473.03199999999998</c:v>
                      </c:pt>
                      <c:pt idx="7741">
                        <c:v>473.02600000000001</c:v>
                      </c:pt>
                      <c:pt idx="7742">
                        <c:v>473.02100000000002</c:v>
                      </c:pt>
                      <c:pt idx="7743">
                        <c:v>473.01600000000002</c:v>
                      </c:pt>
                      <c:pt idx="7744">
                        <c:v>473.01100000000002</c:v>
                      </c:pt>
                      <c:pt idx="7745">
                        <c:v>473.00599999999997</c:v>
                      </c:pt>
                      <c:pt idx="7746">
                        <c:v>473.00099999999998</c:v>
                      </c:pt>
                      <c:pt idx="7747">
                        <c:v>472.99599999999998</c:v>
                      </c:pt>
                      <c:pt idx="7748">
                        <c:v>472.99099999999999</c:v>
                      </c:pt>
                      <c:pt idx="7749">
                        <c:v>472.98700000000002</c:v>
                      </c:pt>
                      <c:pt idx="7750">
                        <c:v>472.98200000000003</c:v>
                      </c:pt>
                      <c:pt idx="7751">
                        <c:v>472.97800000000001</c:v>
                      </c:pt>
                      <c:pt idx="7752">
                        <c:v>472.97300000000001</c:v>
                      </c:pt>
                      <c:pt idx="7753">
                        <c:v>472.96899999999999</c:v>
                      </c:pt>
                      <c:pt idx="7754">
                        <c:v>472.96499999999997</c:v>
                      </c:pt>
                      <c:pt idx="7755">
                        <c:v>472.96100000000001</c:v>
                      </c:pt>
                      <c:pt idx="7756">
                        <c:v>472.95699999999999</c:v>
                      </c:pt>
                      <c:pt idx="7757">
                        <c:v>472.95299999999997</c:v>
                      </c:pt>
                      <c:pt idx="7758">
                        <c:v>472.94900000000001</c:v>
                      </c:pt>
                      <c:pt idx="7759">
                        <c:v>472.94600000000003</c:v>
                      </c:pt>
                      <c:pt idx="7760">
                        <c:v>472.94200000000001</c:v>
                      </c:pt>
                      <c:pt idx="7761">
                        <c:v>472.93900000000002</c:v>
                      </c:pt>
                      <c:pt idx="7762">
                        <c:v>472.93599999999998</c:v>
                      </c:pt>
                      <c:pt idx="7763">
                        <c:v>472.93299999999999</c:v>
                      </c:pt>
                      <c:pt idx="7764">
                        <c:v>472.93</c:v>
                      </c:pt>
                      <c:pt idx="7765">
                        <c:v>472.92700000000002</c:v>
                      </c:pt>
                      <c:pt idx="7766">
                        <c:v>472.92399999999998</c:v>
                      </c:pt>
                      <c:pt idx="7767">
                        <c:v>472.92099999999999</c:v>
                      </c:pt>
                      <c:pt idx="7768">
                        <c:v>472.91899999999998</c:v>
                      </c:pt>
                      <c:pt idx="7769">
                        <c:v>472.91699999999997</c:v>
                      </c:pt>
                      <c:pt idx="7770">
                        <c:v>472.91399999999999</c:v>
                      </c:pt>
                      <c:pt idx="7771">
                        <c:v>472.91199999999998</c:v>
                      </c:pt>
                      <c:pt idx="7772">
                        <c:v>472.91</c:v>
                      </c:pt>
                      <c:pt idx="7773">
                        <c:v>472.90899999999999</c:v>
                      </c:pt>
                      <c:pt idx="7774">
                        <c:v>472.90699999999998</c:v>
                      </c:pt>
                      <c:pt idx="7775">
                        <c:v>472.90499999999997</c:v>
                      </c:pt>
                      <c:pt idx="7776">
                        <c:v>472.904</c:v>
                      </c:pt>
                      <c:pt idx="7777">
                        <c:v>472.90300000000002</c:v>
                      </c:pt>
                      <c:pt idx="7778">
                        <c:v>472.90199999999999</c:v>
                      </c:pt>
                      <c:pt idx="7779">
                        <c:v>472.90100000000001</c:v>
                      </c:pt>
                      <c:pt idx="7780">
                        <c:v>472.9</c:v>
                      </c:pt>
                      <c:pt idx="7781">
                        <c:v>472.9</c:v>
                      </c:pt>
                      <c:pt idx="7782">
                        <c:v>472.899</c:v>
                      </c:pt>
                      <c:pt idx="7783">
                        <c:v>472.899</c:v>
                      </c:pt>
                      <c:pt idx="7784">
                        <c:v>472.899</c:v>
                      </c:pt>
                      <c:pt idx="7785">
                        <c:v>472.899</c:v>
                      </c:pt>
                      <c:pt idx="7786">
                        <c:v>472.899</c:v>
                      </c:pt>
                      <c:pt idx="7787">
                        <c:v>472.9</c:v>
                      </c:pt>
                      <c:pt idx="7788">
                        <c:v>472.90100000000001</c:v>
                      </c:pt>
                      <c:pt idx="7789">
                        <c:v>472.90100000000001</c:v>
                      </c:pt>
                      <c:pt idx="7790">
                        <c:v>472.90199999999999</c:v>
                      </c:pt>
                      <c:pt idx="7791">
                        <c:v>472.904</c:v>
                      </c:pt>
                      <c:pt idx="7792">
                        <c:v>472.90499999999997</c:v>
                      </c:pt>
                      <c:pt idx="7793">
                        <c:v>472.90699999999998</c:v>
                      </c:pt>
                      <c:pt idx="7794">
                        <c:v>472.90800000000002</c:v>
                      </c:pt>
                      <c:pt idx="7795">
                        <c:v>472.91</c:v>
                      </c:pt>
                      <c:pt idx="7796">
                        <c:v>472.91300000000001</c:v>
                      </c:pt>
                      <c:pt idx="7797">
                        <c:v>472.91500000000002</c:v>
                      </c:pt>
                      <c:pt idx="7798">
                        <c:v>472.91800000000001</c:v>
                      </c:pt>
                      <c:pt idx="7799">
                        <c:v>472.92</c:v>
                      </c:pt>
                      <c:pt idx="7800">
                        <c:v>472.923</c:v>
                      </c:pt>
                      <c:pt idx="7801">
                        <c:v>472.92700000000002</c:v>
                      </c:pt>
                      <c:pt idx="7802">
                        <c:v>472.93</c:v>
                      </c:pt>
                      <c:pt idx="7803">
                        <c:v>472.93400000000003</c:v>
                      </c:pt>
                      <c:pt idx="7804">
                        <c:v>472.93700000000001</c:v>
                      </c:pt>
                      <c:pt idx="7805">
                        <c:v>472.94200000000001</c:v>
                      </c:pt>
                      <c:pt idx="7806">
                        <c:v>472.94600000000003</c:v>
                      </c:pt>
                      <c:pt idx="7807">
                        <c:v>472.95</c:v>
                      </c:pt>
                      <c:pt idx="7808">
                        <c:v>472.95499999999998</c:v>
                      </c:pt>
                      <c:pt idx="7809">
                        <c:v>472.96</c:v>
                      </c:pt>
                      <c:pt idx="7810">
                        <c:v>472.96499999999997</c:v>
                      </c:pt>
                      <c:pt idx="7811">
                        <c:v>472.971</c:v>
                      </c:pt>
                      <c:pt idx="7812">
                        <c:v>472.97699999999998</c:v>
                      </c:pt>
                      <c:pt idx="7813">
                        <c:v>472.98200000000003</c:v>
                      </c:pt>
                      <c:pt idx="7814">
                        <c:v>472.98899999999998</c:v>
                      </c:pt>
                      <c:pt idx="7815">
                        <c:v>472.995</c:v>
                      </c:pt>
                      <c:pt idx="7816">
                        <c:v>473.00200000000001</c:v>
                      </c:pt>
                      <c:pt idx="7817">
                        <c:v>473.00900000000001</c:v>
                      </c:pt>
                      <c:pt idx="7818">
                        <c:v>473.01600000000002</c:v>
                      </c:pt>
                      <c:pt idx="7819">
                        <c:v>473.02300000000002</c:v>
                      </c:pt>
                      <c:pt idx="7820">
                        <c:v>473.03100000000001</c:v>
                      </c:pt>
                      <c:pt idx="7821">
                        <c:v>473.03899999999999</c:v>
                      </c:pt>
                      <c:pt idx="7822">
                        <c:v>473.04700000000003</c:v>
                      </c:pt>
                      <c:pt idx="7823">
                        <c:v>473.05599999999998</c:v>
                      </c:pt>
                      <c:pt idx="7824">
                        <c:v>473.065</c:v>
                      </c:pt>
                      <c:pt idx="7825">
                        <c:v>473.07400000000001</c:v>
                      </c:pt>
                      <c:pt idx="7826">
                        <c:v>473.08300000000003</c:v>
                      </c:pt>
                      <c:pt idx="7827">
                        <c:v>473.09300000000002</c:v>
                      </c:pt>
                      <c:pt idx="7828">
                        <c:v>473.10199999999998</c:v>
                      </c:pt>
                      <c:pt idx="7829">
                        <c:v>473.113</c:v>
                      </c:pt>
                      <c:pt idx="7830">
                        <c:v>473.12299999999999</c:v>
                      </c:pt>
                      <c:pt idx="7831">
                        <c:v>473.13400000000001</c:v>
                      </c:pt>
                      <c:pt idx="7832">
                        <c:v>473.14499999999998</c:v>
                      </c:pt>
                      <c:pt idx="7833">
                        <c:v>473.15600000000001</c:v>
                      </c:pt>
                      <c:pt idx="7834">
                        <c:v>473.16800000000001</c:v>
                      </c:pt>
                      <c:pt idx="7835">
                        <c:v>473.18</c:v>
                      </c:pt>
                      <c:pt idx="7836">
                        <c:v>473.19200000000001</c:v>
                      </c:pt>
                      <c:pt idx="7837">
                        <c:v>473.20400000000001</c:v>
                      </c:pt>
                      <c:pt idx="7838">
                        <c:v>473.21699999999998</c:v>
                      </c:pt>
                      <c:pt idx="7839">
                        <c:v>473.23</c:v>
                      </c:pt>
                      <c:pt idx="7840">
                        <c:v>473.24400000000003</c:v>
                      </c:pt>
                      <c:pt idx="7841">
                        <c:v>473.25799999999998</c:v>
                      </c:pt>
                      <c:pt idx="7842">
                        <c:v>473.27199999999999</c:v>
                      </c:pt>
                      <c:pt idx="7843">
                        <c:v>473.286</c:v>
                      </c:pt>
                      <c:pt idx="7844">
                        <c:v>473.30099999999999</c:v>
                      </c:pt>
                      <c:pt idx="7845">
                        <c:v>473.31599999999997</c:v>
                      </c:pt>
                      <c:pt idx="7846">
                        <c:v>473.33100000000002</c:v>
                      </c:pt>
                      <c:pt idx="7847">
                        <c:v>473.34699999999998</c:v>
                      </c:pt>
                      <c:pt idx="7848">
                        <c:v>473.363</c:v>
                      </c:pt>
                      <c:pt idx="7849">
                        <c:v>473.37900000000002</c:v>
                      </c:pt>
                      <c:pt idx="7850">
                        <c:v>473.39600000000002</c:v>
                      </c:pt>
                      <c:pt idx="7851">
                        <c:v>473.41300000000001</c:v>
                      </c:pt>
                      <c:pt idx="7852">
                        <c:v>473.43</c:v>
                      </c:pt>
                      <c:pt idx="7853">
                        <c:v>473.44799999999998</c:v>
                      </c:pt>
                      <c:pt idx="7854">
                        <c:v>473.46600000000001</c:v>
                      </c:pt>
                      <c:pt idx="7855">
                        <c:v>473.48399999999998</c:v>
                      </c:pt>
                      <c:pt idx="7856">
                        <c:v>473.50299999999999</c:v>
                      </c:pt>
                      <c:pt idx="7857">
                        <c:v>473.52199999999999</c:v>
                      </c:pt>
                      <c:pt idx="7858">
                        <c:v>473.541</c:v>
                      </c:pt>
                      <c:pt idx="7859">
                        <c:v>473.56099999999998</c:v>
                      </c:pt>
                      <c:pt idx="7860">
                        <c:v>473.58100000000002</c:v>
                      </c:pt>
                      <c:pt idx="7861">
                        <c:v>473.60199999999998</c:v>
                      </c:pt>
                      <c:pt idx="7862">
                        <c:v>473.62200000000001</c:v>
                      </c:pt>
                      <c:pt idx="7863">
                        <c:v>473.64400000000001</c:v>
                      </c:pt>
                      <c:pt idx="7864">
                        <c:v>473.66500000000002</c:v>
                      </c:pt>
                      <c:pt idx="7865">
                        <c:v>473.68700000000001</c:v>
                      </c:pt>
                      <c:pt idx="7866">
                        <c:v>473.709</c:v>
                      </c:pt>
                      <c:pt idx="7867">
                        <c:v>473.73200000000003</c:v>
                      </c:pt>
                      <c:pt idx="7868">
                        <c:v>473.755</c:v>
                      </c:pt>
                      <c:pt idx="7869">
                        <c:v>473.77800000000002</c:v>
                      </c:pt>
                      <c:pt idx="7870">
                        <c:v>473.80200000000002</c:v>
                      </c:pt>
                      <c:pt idx="7871">
                        <c:v>473.82600000000002</c:v>
                      </c:pt>
                      <c:pt idx="7872">
                        <c:v>473.851</c:v>
                      </c:pt>
                      <c:pt idx="7873">
                        <c:v>473.87599999999998</c:v>
                      </c:pt>
                      <c:pt idx="7874">
                        <c:v>473.90100000000001</c:v>
                      </c:pt>
                      <c:pt idx="7875">
                        <c:v>473.92700000000002</c:v>
                      </c:pt>
                      <c:pt idx="7876">
                        <c:v>473.95299999999997</c:v>
                      </c:pt>
                      <c:pt idx="7877">
                        <c:v>473.97899999999998</c:v>
                      </c:pt>
                      <c:pt idx="7878">
                        <c:v>474.00599999999997</c:v>
                      </c:pt>
                      <c:pt idx="7879">
                        <c:v>474.03300000000002</c:v>
                      </c:pt>
                      <c:pt idx="7880">
                        <c:v>474.06099999999998</c:v>
                      </c:pt>
                      <c:pt idx="7881">
                        <c:v>474.08800000000002</c:v>
                      </c:pt>
                      <c:pt idx="7882">
                        <c:v>474.11700000000002</c:v>
                      </c:pt>
                      <c:pt idx="7883">
                        <c:v>474.14600000000002</c:v>
                      </c:pt>
                      <c:pt idx="7884">
                        <c:v>474.17500000000001</c:v>
                      </c:pt>
                      <c:pt idx="7885">
                        <c:v>474.20400000000001</c:v>
                      </c:pt>
                      <c:pt idx="7886">
                        <c:v>474.23399999999998</c:v>
                      </c:pt>
                      <c:pt idx="7887">
                        <c:v>474.26499999999999</c:v>
                      </c:pt>
                      <c:pt idx="7888">
                        <c:v>474.29500000000002</c:v>
                      </c:pt>
                      <c:pt idx="7889">
                        <c:v>474.32600000000002</c:v>
                      </c:pt>
                      <c:pt idx="7890">
                        <c:v>474.358</c:v>
                      </c:pt>
                      <c:pt idx="7891">
                        <c:v>474.39</c:v>
                      </c:pt>
                      <c:pt idx="7892">
                        <c:v>474.42200000000003</c:v>
                      </c:pt>
                      <c:pt idx="7893">
                        <c:v>474.45499999999998</c:v>
                      </c:pt>
                      <c:pt idx="7894">
                        <c:v>474.488</c:v>
                      </c:pt>
                      <c:pt idx="7895">
                        <c:v>474.52199999999999</c:v>
                      </c:pt>
                      <c:pt idx="7896">
                        <c:v>474.55599999999998</c:v>
                      </c:pt>
                      <c:pt idx="7897">
                        <c:v>474.59</c:v>
                      </c:pt>
                      <c:pt idx="7898">
                        <c:v>474.625</c:v>
                      </c:pt>
                      <c:pt idx="7899">
                        <c:v>474.66</c:v>
                      </c:pt>
                      <c:pt idx="7900">
                        <c:v>474.69600000000003</c:v>
                      </c:pt>
                      <c:pt idx="7901">
                        <c:v>474.73200000000003</c:v>
                      </c:pt>
                      <c:pt idx="7902">
                        <c:v>474.76799999999997</c:v>
                      </c:pt>
                      <c:pt idx="7903">
                        <c:v>474.80500000000001</c:v>
                      </c:pt>
                      <c:pt idx="7904">
                        <c:v>474.84199999999998</c:v>
                      </c:pt>
                      <c:pt idx="7905">
                        <c:v>474.88</c:v>
                      </c:pt>
                      <c:pt idx="7906">
                        <c:v>474.91800000000001</c:v>
                      </c:pt>
                      <c:pt idx="7907">
                        <c:v>474.95699999999999</c:v>
                      </c:pt>
                      <c:pt idx="7908">
                        <c:v>474.99599999999998</c:v>
                      </c:pt>
                      <c:pt idx="7909">
                        <c:v>475.03500000000003</c:v>
                      </c:pt>
                      <c:pt idx="7910">
                        <c:v>475.07499999999999</c:v>
                      </c:pt>
                      <c:pt idx="7911">
                        <c:v>475.11500000000001</c:v>
                      </c:pt>
                      <c:pt idx="7912">
                        <c:v>475.15600000000001</c:v>
                      </c:pt>
                      <c:pt idx="7913">
                        <c:v>475.197</c:v>
                      </c:pt>
                      <c:pt idx="7914">
                        <c:v>475.23899999999998</c:v>
                      </c:pt>
                      <c:pt idx="7915">
                        <c:v>475.28100000000001</c:v>
                      </c:pt>
                      <c:pt idx="7916">
                        <c:v>475.32299999999998</c:v>
                      </c:pt>
                      <c:pt idx="7917">
                        <c:v>475.36599999999999</c:v>
                      </c:pt>
                      <c:pt idx="7918">
                        <c:v>475.40899999999999</c:v>
                      </c:pt>
                      <c:pt idx="7919">
                        <c:v>475.45299999999997</c:v>
                      </c:pt>
                      <c:pt idx="7920">
                        <c:v>475.49700000000001</c:v>
                      </c:pt>
                      <c:pt idx="7921">
                        <c:v>475.541</c:v>
                      </c:pt>
                      <c:pt idx="7922">
                        <c:v>475.58600000000001</c:v>
                      </c:pt>
                      <c:pt idx="7923">
                        <c:v>475.63200000000001</c:v>
                      </c:pt>
                      <c:pt idx="7924">
                        <c:v>475.67700000000002</c:v>
                      </c:pt>
                      <c:pt idx="7925">
                        <c:v>475.72399999999999</c:v>
                      </c:pt>
                      <c:pt idx="7926">
                        <c:v>475.77</c:v>
                      </c:pt>
                      <c:pt idx="7927">
                        <c:v>475.81700000000001</c:v>
                      </c:pt>
                      <c:pt idx="7928">
                        <c:v>475.86500000000001</c:v>
                      </c:pt>
                      <c:pt idx="7929">
                        <c:v>475.91300000000001</c:v>
                      </c:pt>
                      <c:pt idx="7930">
                        <c:v>475.96100000000001</c:v>
                      </c:pt>
                      <c:pt idx="7931">
                        <c:v>476.01</c:v>
                      </c:pt>
                      <c:pt idx="7932">
                        <c:v>476.05900000000003</c:v>
                      </c:pt>
                      <c:pt idx="7933">
                        <c:v>476.10899999999998</c:v>
                      </c:pt>
                      <c:pt idx="7934">
                        <c:v>476.15899999999999</c:v>
                      </c:pt>
                      <c:pt idx="7935">
                        <c:v>476.209</c:v>
                      </c:pt>
                      <c:pt idx="7936">
                        <c:v>476.26</c:v>
                      </c:pt>
                      <c:pt idx="7937">
                        <c:v>476.31200000000001</c:v>
                      </c:pt>
                      <c:pt idx="7938">
                        <c:v>476.36399999999998</c:v>
                      </c:pt>
                      <c:pt idx="7939">
                        <c:v>476.416</c:v>
                      </c:pt>
                      <c:pt idx="7940">
                        <c:v>476.46800000000002</c:v>
                      </c:pt>
                      <c:pt idx="7941">
                        <c:v>476.52199999999999</c:v>
                      </c:pt>
                      <c:pt idx="7942">
                        <c:v>476.57499999999999</c:v>
                      </c:pt>
                      <c:pt idx="7943">
                        <c:v>476.62900000000002</c:v>
                      </c:pt>
                      <c:pt idx="7944">
                        <c:v>476.68299999999999</c:v>
                      </c:pt>
                      <c:pt idx="7945">
                        <c:v>476.738</c:v>
                      </c:pt>
                      <c:pt idx="7946">
                        <c:v>476.79300000000001</c:v>
                      </c:pt>
                      <c:pt idx="7947">
                        <c:v>476.84899999999999</c:v>
                      </c:pt>
                      <c:pt idx="7948">
                        <c:v>476.90499999999997</c:v>
                      </c:pt>
                      <c:pt idx="7949">
                        <c:v>476.96199999999999</c:v>
                      </c:pt>
                      <c:pt idx="7950">
                        <c:v>477.01900000000001</c:v>
                      </c:pt>
                      <c:pt idx="7951">
                        <c:v>477.07600000000002</c:v>
                      </c:pt>
                      <c:pt idx="7952">
                        <c:v>477.13400000000001</c:v>
                      </c:pt>
                      <c:pt idx="7953">
                        <c:v>477.19200000000001</c:v>
                      </c:pt>
                      <c:pt idx="7954">
                        <c:v>477.25099999999998</c:v>
                      </c:pt>
                      <c:pt idx="7955">
                        <c:v>477.31</c:v>
                      </c:pt>
                      <c:pt idx="7956">
                        <c:v>477.36900000000003</c:v>
                      </c:pt>
                      <c:pt idx="7957">
                        <c:v>477.42899999999997</c:v>
                      </c:pt>
                      <c:pt idx="7958">
                        <c:v>477.48899999999998</c:v>
                      </c:pt>
                      <c:pt idx="7959">
                        <c:v>477.55</c:v>
                      </c:pt>
                      <c:pt idx="7960">
                        <c:v>477.61099999999999</c:v>
                      </c:pt>
                      <c:pt idx="7961">
                        <c:v>477.673</c:v>
                      </c:pt>
                      <c:pt idx="7962">
                        <c:v>477.73500000000001</c:v>
                      </c:pt>
                      <c:pt idx="7963">
                        <c:v>477.79700000000003</c:v>
                      </c:pt>
                      <c:pt idx="7964">
                        <c:v>477.86</c:v>
                      </c:pt>
                      <c:pt idx="7965">
                        <c:v>477.923</c:v>
                      </c:pt>
                      <c:pt idx="7966">
                        <c:v>477.98700000000002</c:v>
                      </c:pt>
                      <c:pt idx="7967">
                        <c:v>478.05099999999999</c:v>
                      </c:pt>
                      <c:pt idx="7968">
                        <c:v>478.11599999999999</c:v>
                      </c:pt>
                      <c:pt idx="7969">
                        <c:v>478.18099999999998</c:v>
                      </c:pt>
                      <c:pt idx="7970">
                        <c:v>478.24599999999998</c:v>
                      </c:pt>
                      <c:pt idx="7971">
                        <c:v>478.31200000000001</c:v>
                      </c:pt>
                      <c:pt idx="7972">
                        <c:v>478.37799999999999</c:v>
                      </c:pt>
                      <c:pt idx="7973">
                        <c:v>478.44400000000002</c:v>
                      </c:pt>
                      <c:pt idx="7974">
                        <c:v>478.51100000000002</c:v>
                      </c:pt>
                      <c:pt idx="7975">
                        <c:v>478.57900000000001</c:v>
                      </c:pt>
                      <c:pt idx="7976">
                        <c:v>478.64600000000002</c:v>
                      </c:pt>
                      <c:pt idx="7977">
                        <c:v>478.71499999999997</c:v>
                      </c:pt>
                      <c:pt idx="7978">
                        <c:v>478.78300000000002</c:v>
                      </c:pt>
                      <c:pt idx="7979">
                        <c:v>478.85199999999998</c:v>
                      </c:pt>
                      <c:pt idx="7980">
                        <c:v>478.92200000000003</c:v>
                      </c:pt>
                      <c:pt idx="7981">
                        <c:v>478.99099999999999</c:v>
                      </c:pt>
                      <c:pt idx="7982">
                        <c:v>479.06099999999998</c:v>
                      </c:pt>
                      <c:pt idx="7983">
                        <c:v>479.13200000000001</c:v>
                      </c:pt>
                      <c:pt idx="7984">
                        <c:v>479.20299999999997</c:v>
                      </c:pt>
                      <c:pt idx="7985">
                        <c:v>479.274</c:v>
                      </c:pt>
                      <c:pt idx="7986">
                        <c:v>479.346</c:v>
                      </c:pt>
                      <c:pt idx="7987">
                        <c:v>479.41800000000001</c:v>
                      </c:pt>
                      <c:pt idx="7988">
                        <c:v>479.49099999999999</c:v>
                      </c:pt>
                      <c:pt idx="7989">
                        <c:v>479.56400000000002</c:v>
                      </c:pt>
                      <c:pt idx="7990">
                        <c:v>479.637</c:v>
                      </c:pt>
                      <c:pt idx="7991">
                        <c:v>479.71100000000001</c:v>
                      </c:pt>
                      <c:pt idx="7992">
                        <c:v>479.78500000000003</c:v>
                      </c:pt>
                      <c:pt idx="7993">
                        <c:v>479.85899999999998</c:v>
                      </c:pt>
                      <c:pt idx="7994">
                        <c:v>479.93400000000003</c:v>
                      </c:pt>
                      <c:pt idx="7995">
                        <c:v>480.01</c:v>
                      </c:pt>
                      <c:pt idx="7996">
                        <c:v>480.08499999999998</c:v>
                      </c:pt>
                      <c:pt idx="7997">
                        <c:v>480.161</c:v>
                      </c:pt>
                      <c:pt idx="7998">
                        <c:v>480.238</c:v>
                      </c:pt>
                      <c:pt idx="7999">
                        <c:v>480.31400000000002</c:v>
                      </c:pt>
                      <c:pt idx="8000">
                        <c:v>480.39100000000002</c:v>
                      </c:pt>
                      <c:pt idx="8001">
                        <c:v>480.46899999999999</c:v>
                      </c:pt>
                      <c:pt idx="8002">
                        <c:v>480.54700000000003</c:v>
                      </c:pt>
                      <c:pt idx="8003">
                        <c:v>480.625</c:v>
                      </c:pt>
                      <c:pt idx="8004">
                        <c:v>480.70400000000001</c:v>
                      </c:pt>
                      <c:pt idx="8005">
                        <c:v>480.78300000000002</c:v>
                      </c:pt>
                      <c:pt idx="8006">
                        <c:v>480.86200000000002</c:v>
                      </c:pt>
                      <c:pt idx="8007">
                        <c:v>480.94200000000001</c:v>
                      </c:pt>
                      <c:pt idx="8008">
                        <c:v>481.02199999999999</c:v>
                      </c:pt>
                      <c:pt idx="8009">
                        <c:v>481.10199999999998</c:v>
                      </c:pt>
                      <c:pt idx="8010">
                        <c:v>481.18299999999999</c:v>
                      </c:pt>
                      <c:pt idx="8011">
                        <c:v>481.26400000000001</c:v>
                      </c:pt>
                      <c:pt idx="8012">
                        <c:v>481.346</c:v>
                      </c:pt>
                      <c:pt idx="8013">
                        <c:v>481.42700000000002</c:v>
                      </c:pt>
                      <c:pt idx="8014">
                        <c:v>481.51</c:v>
                      </c:pt>
                      <c:pt idx="8015">
                        <c:v>481.59199999999998</c:v>
                      </c:pt>
                      <c:pt idx="8016">
                        <c:v>481.67500000000001</c:v>
                      </c:pt>
                      <c:pt idx="8017">
                        <c:v>481.75799999999998</c:v>
                      </c:pt>
                      <c:pt idx="8018">
                        <c:v>481.84199999999998</c:v>
                      </c:pt>
                      <c:pt idx="8019">
                        <c:v>481.92599999999999</c:v>
                      </c:pt>
                      <c:pt idx="8020">
                        <c:v>482.01</c:v>
                      </c:pt>
                      <c:pt idx="8021">
                        <c:v>482.09500000000003</c:v>
                      </c:pt>
                      <c:pt idx="8022">
                        <c:v>482.18</c:v>
                      </c:pt>
                      <c:pt idx="8023">
                        <c:v>482.26499999999999</c:v>
                      </c:pt>
                      <c:pt idx="8024">
                        <c:v>482.351</c:v>
                      </c:pt>
                      <c:pt idx="8025">
                        <c:v>482.43700000000001</c:v>
                      </c:pt>
                      <c:pt idx="8026">
                        <c:v>482.52300000000002</c:v>
                      </c:pt>
                      <c:pt idx="8027">
                        <c:v>482.61</c:v>
                      </c:pt>
                      <c:pt idx="8028">
                        <c:v>482.69600000000003</c:v>
                      </c:pt>
                      <c:pt idx="8029">
                        <c:v>482.78399999999999</c:v>
                      </c:pt>
                      <c:pt idx="8030">
                        <c:v>482.87099999999998</c:v>
                      </c:pt>
                      <c:pt idx="8031">
                        <c:v>482.959</c:v>
                      </c:pt>
                      <c:pt idx="8032">
                        <c:v>483.04700000000003</c:v>
                      </c:pt>
                      <c:pt idx="8033">
                        <c:v>483.13600000000002</c:v>
                      </c:pt>
                      <c:pt idx="8034">
                        <c:v>483.22500000000002</c:v>
                      </c:pt>
                      <c:pt idx="8035">
                        <c:v>483.31400000000002</c:v>
                      </c:pt>
                      <c:pt idx="8036">
                        <c:v>483.404</c:v>
                      </c:pt>
                      <c:pt idx="8037">
                        <c:v>483.49299999999999</c:v>
                      </c:pt>
                      <c:pt idx="8038">
                        <c:v>483.58300000000003</c:v>
                      </c:pt>
                      <c:pt idx="8039">
                        <c:v>483.67399999999998</c:v>
                      </c:pt>
                      <c:pt idx="8040">
                        <c:v>483.76499999999999</c:v>
                      </c:pt>
                      <c:pt idx="8041">
                        <c:v>483.85599999999999</c:v>
                      </c:pt>
                      <c:pt idx="8042">
                        <c:v>483.947</c:v>
                      </c:pt>
                      <c:pt idx="8043">
                        <c:v>484.03899999999999</c:v>
                      </c:pt>
                      <c:pt idx="8044">
                        <c:v>484.13</c:v>
                      </c:pt>
                      <c:pt idx="8045">
                        <c:v>484.22300000000001</c:v>
                      </c:pt>
                      <c:pt idx="8046">
                        <c:v>484.315</c:v>
                      </c:pt>
                      <c:pt idx="8047">
                        <c:v>484.40800000000002</c:v>
                      </c:pt>
                      <c:pt idx="8048">
                        <c:v>484.50099999999998</c:v>
                      </c:pt>
                      <c:pt idx="8049">
                        <c:v>484.59399999999999</c:v>
                      </c:pt>
                      <c:pt idx="8050">
                        <c:v>484.68799999999999</c:v>
                      </c:pt>
                      <c:pt idx="8051">
                        <c:v>484.78199999999998</c:v>
                      </c:pt>
                      <c:pt idx="8052">
                        <c:v>484.87599999999998</c:v>
                      </c:pt>
                      <c:pt idx="8053">
                        <c:v>484.971</c:v>
                      </c:pt>
                      <c:pt idx="8054">
                        <c:v>485.065</c:v>
                      </c:pt>
                      <c:pt idx="8055">
                        <c:v>485.16</c:v>
                      </c:pt>
                      <c:pt idx="8056">
                        <c:v>485.25599999999997</c:v>
                      </c:pt>
                      <c:pt idx="8057">
                        <c:v>485.351</c:v>
                      </c:pt>
                      <c:pt idx="8058">
                        <c:v>485.447</c:v>
                      </c:pt>
                      <c:pt idx="8059">
                        <c:v>485.54300000000001</c:v>
                      </c:pt>
                      <c:pt idx="8060">
                        <c:v>485.64</c:v>
                      </c:pt>
                      <c:pt idx="8061">
                        <c:v>485.73599999999999</c:v>
                      </c:pt>
                      <c:pt idx="8062">
                        <c:v>485.83300000000003</c:v>
                      </c:pt>
                      <c:pt idx="8063">
                        <c:v>485.93</c:v>
                      </c:pt>
                      <c:pt idx="8064">
                        <c:v>486.02800000000002</c:v>
                      </c:pt>
                      <c:pt idx="8065">
                        <c:v>486.12599999999998</c:v>
                      </c:pt>
                      <c:pt idx="8066">
                        <c:v>486.22300000000001</c:v>
                      </c:pt>
                      <c:pt idx="8067">
                        <c:v>486.322</c:v>
                      </c:pt>
                      <c:pt idx="8068">
                        <c:v>486.42</c:v>
                      </c:pt>
                      <c:pt idx="8069">
                        <c:v>486.51900000000001</c:v>
                      </c:pt>
                      <c:pt idx="8070">
                        <c:v>486.61799999999999</c:v>
                      </c:pt>
                      <c:pt idx="8071">
                        <c:v>486.71699999999998</c:v>
                      </c:pt>
                      <c:pt idx="8072">
                        <c:v>486.81599999999997</c:v>
                      </c:pt>
                      <c:pt idx="8073">
                        <c:v>486.916</c:v>
                      </c:pt>
                      <c:pt idx="8074">
                        <c:v>487.01600000000002</c:v>
                      </c:pt>
                      <c:pt idx="8075">
                        <c:v>487.11599999999999</c:v>
                      </c:pt>
                      <c:pt idx="8076">
                        <c:v>487.21600000000001</c:v>
                      </c:pt>
                      <c:pt idx="8077">
                        <c:v>487.31700000000001</c:v>
                      </c:pt>
                      <c:pt idx="8078">
                        <c:v>487.41800000000001</c:v>
                      </c:pt>
                      <c:pt idx="8079">
                        <c:v>487.51900000000001</c:v>
                      </c:pt>
                      <c:pt idx="8080">
                        <c:v>487.62</c:v>
                      </c:pt>
                      <c:pt idx="8081">
                        <c:v>487.721</c:v>
                      </c:pt>
                      <c:pt idx="8082">
                        <c:v>487.82299999999998</c:v>
                      </c:pt>
                      <c:pt idx="8083">
                        <c:v>487.92500000000001</c:v>
                      </c:pt>
                      <c:pt idx="8084">
                        <c:v>488.02699999999999</c:v>
                      </c:pt>
                      <c:pt idx="8085">
                        <c:v>488.12900000000002</c:v>
                      </c:pt>
                      <c:pt idx="8086">
                        <c:v>488.23200000000003</c:v>
                      </c:pt>
                      <c:pt idx="8087">
                        <c:v>488.334</c:v>
                      </c:pt>
                      <c:pt idx="8088">
                        <c:v>488.43700000000001</c:v>
                      </c:pt>
                      <c:pt idx="8089">
                        <c:v>488.541</c:v>
                      </c:pt>
                      <c:pt idx="8090">
                        <c:v>488.64400000000001</c:v>
                      </c:pt>
                      <c:pt idx="8091">
                        <c:v>488.74700000000001</c:v>
                      </c:pt>
                      <c:pt idx="8092">
                        <c:v>488.851</c:v>
                      </c:pt>
                      <c:pt idx="8093">
                        <c:v>488.95499999999998</c:v>
                      </c:pt>
                      <c:pt idx="8094">
                        <c:v>489.05900000000003</c:v>
                      </c:pt>
                      <c:pt idx="8095">
                        <c:v>489.16399999999999</c:v>
                      </c:pt>
                      <c:pt idx="8096">
                        <c:v>489.26799999999997</c:v>
                      </c:pt>
                      <c:pt idx="8097">
                        <c:v>489.37299999999999</c:v>
                      </c:pt>
                      <c:pt idx="8098">
                        <c:v>489.47800000000001</c:v>
                      </c:pt>
                      <c:pt idx="8099">
                        <c:v>489.58300000000003</c:v>
                      </c:pt>
                      <c:pt idx="8100">
                        <c:v>489.68799999999999</c:v>
                      </c:pt>
                      <c:pt idx="8101">
                        <c:v>489.79399999999998</c:v>
                      </c:pt>
                      <c:pt idx="8102">
                        <c:v>489.899</c:v>
                      </c:pt>
                      <c:pt idx="8103">
                        <c:v>490.005</c:v>
                      </c:pt>
                      <c:pt idx="8104">
                        <c:v>490.11099999999999</c:v>
                      </c:pt>
                      <c:pt idx="8105">
                        <c:v>490.21699999999998</c:v>
                      </c:pt>
                      <c:pt idx="8106">
                        <c:v>490.32299999999998</c:v>
                      </c:pt>
                      <c:pt idx="8107">
                        <c:v>490.43</c:v>
                      </c:pt>
                      <c:pt idx="8108">
                        <c:v>490.536</c:v>
                      </c:pt>
                      <c:pt idx="8109">
                        <c:v>490.64299999999997</c:v>
                      </c:pt>
                      <c:pt idx="8110">
                        <c:v>490.75</c:v>
                      </c:pt>
                      <c:pt idx="8111">
                        <c:v>490.85700000000003</c:v>
                      </c:pt>
                      <c:pt idx="8112">
                        <c:v>490.96499999999997</c:v>
                      </c:pt>
                      <c:pt idx="8113">
                        <c:v>491.072</c:v>
                      </c:pt>
                      <c:pt idx="8114">
                        <c:v>491.18</c:v>
                      </c:pt>
                      <c:pt idx="8115">
                        <c:v>491.28699999999998</c:v>
                      </c:pt>
                      <c:pt idx="8116">
                        <c:v>491.39499999999998</c:v>
                      </c:pt>
                      <c:pt idx="8117">
                        <c:v>491.50299999999999</c:v>
                      </c:pt>
                      <c:pt idx="8118">
                        <c:v>491.61200000000002</c:v>
                      </c:pt>
                      <c:pt idx="8119">
                        <c:v>491.72</c:v>
                      </c:pt>
                      <c:pt idx="8120">
                        <c:v>491.82799999999997</c:v>
                      </c:pt>
                      <c:pt idx="8121">
                        <c:v>491.93700000000001</c:v>
                      </c:pt>
                      <c:pt idx="8122">
                        <c:v>492.04599999999999</c:v>
                      </c:pt>
                      <c:pt idx="8123">
                        <c:v>492.15499999999997</c:v>
                      </c:pt>
                      <c:pt idx="8124">
                        <c:v>492.26400000000001</c:v>
                      </c:pt>
                      <c:pt idx="8125">
                        <c:v>492.37299999999999</c:v>
                      </c:pt>
                      <c:pt idx="8126">
                        <c:v>492.48200000000003</c:v>
                      </c:pt>
                      <c:pt idx="8127">
                        <c:v>492.59100000000001</c:v>
                      </c:pt>
                      <c:pt idx="8128">
                        <c:v>492.70100000000002</c:v>
                      </c:pt>
                      <c:pt idx="8129">
                        <c:v>492.81099999999998</c:v>
                      </c:pt>
                      <c:pt idx="8130">
                        <c:v>492.92</c:v>
                      </c:pt>
                      <c:pt idx="8131">
                        <c:v>493.03</c:v>
                      </c:pt>
                      <c:pt idx="8132">
                        <c:v>493.14</c:v>
                      </c:pt>
                      <c:pt idx="8133">
                        <c:v>493.25</c:v>
                      </c:pt>
                      <c:pt idx="8134">
                        <c:v>493.36099999999999</c:v>
                      </c:pt>
                      <c:pt idx="8135">
                        <c:v>493.471</c:v>
                      </c:pt>
                      <c:pt idx="8136">
                        <c:v>493.58100000000002</c:v>
                      </c:pt>
                      <c:pt idx="8137">
                        <c:v>493.69200000000001</c:v>
                      </c:pt>
                      <c:pt idx="8138">
                        <c:v>493.803</c:v>
                      </c:pt>
                      <c:pt idx="8139">
                        <c:v>493.91399999999999</c:v>
                      </c:pt>
                      <c:pt idx="8140">
                        <c:v>494.024</c:v>
                      </c:pt>
                      <c:pt idx="8141">
                        <c:v>494.13499999999999</c:v>
                      </c:pt>
                      <c:pt idx="8142">
                        <c:v>494.24599999999998</c:v>
                      </c:pt>
                      <c:pt idx="8143">
                        <c:v>494.358</c:v>
                      </c:pt>
                      <c:pt idx="8144">
                        <c:v>494.46899999999999</c:v>
                      </c:pt>
                      <c:pt idx="8145">
                        <c:v>494.58</c:v>
                      </c:pt>
                      <c:pt idx="8146">
                        <c:v>494.69200000000001</c:v>
                      </c:pt>
                      <c:pt idx="8147">
                        <c:v>494.803</c:v>
                      </c:pt>
                      <c:pt idx="8148">
                        <c:v>494.91500000000002</c:v>
                      </c:pt>
                      <c:pt idx="8149">
                        <c:v>495.02699999999999</c:v>
                      </c:pt>
                      <c:pt idx="8150">
                        <c:v>495.13900000000001</c:v>
                      </c:pt>
                      <c:pt idx="8151">
                        <c:v>495.25</c:v>
                      </c:pt>
                      <c:pt idx="8152">
                        <c:v>495.36200000000002</c:v>
                      </c:pt>
                      <c:pt idx="8153">
                        <c:v>495.47500000000002</c:v>
                      </c:pt>
                      <c:pt idx="8154">
                        <c:v>495.58699999999999</c:v>
                      </c:pt>
                      <c:pt idx="8155">
                        <c:v>495.69900000000001</c:v>
                      </c:pt>
                      <c:pt idx="8156">
                        <c:v>495.81099999999998</c:v>
                      </c:pt>
                      <c:pt idx="8157">
                        <c:v>495.92399999999998</c:v>
                      </c:pt>
                      <c:pt idx="8158">
                        <c:v>496.036</c:v>
                      </c:pt>
                      <c:pt idx="8159">
                        <c:v>496.14800000000002</c:v>
                      </c:pt>
                      <c:pt idx="8160">
                        <c:v>496.26100000000002</c:v>
                      </c:pt>
                      <c:pt idx="8161">
                        <c:v>496.37400000000002</c:v>
                      </c:pt>
                      <c:pt idx="8162">
                        <c:v>496.48599999999999</c:v>
                      </c:pt>
                      <c:pt idx="8163">
                        <c:v>496.59899999999999</c:v>
                      </c:pt>
                      <c:pt idx="8164">
                        <c:v>496.71199999999999</c:v>
                      </c:pt>
                      <c:pt idx="8165">
                        <c:v>496.82499999999999</c:v>
                      </c:pt>
                      <c:pt idx="8166">
                        <c:v>496.93799999999999</c:v>
                      </c:pt>
                      <c:pt idx="8167">
                        <c:v>497.05099999999999</c:v>
                      </c:pt>
                      <c:pt idx="8168">
                        <c:v>497.16399999999999</c:v>
                      </c:pt>
                      <c:pt idx="8169">
                        <c:v>497.27699999999999</c:v>
                      </c:pt>
                      <c:pt idx="8170">
                        <c:v>497.39</c:v>
                      </c:pt>
                      <c:pt idx="8171">
                        <c:v>497.50299999999999</c:v>
                      </c:pt>
                      <c:pt idx="8172">
                        <c:v>497.61599999999999</c:v>
                      </c:pt>
                      <c:pt idx="8173">
                        <c:v>497.73</c:v>
                      </c:pt>
                      <c:pt idx="8174">
                        <c:v>497.84300000000002</c:v>
                      </c:pt>
                      <c:pt idx="8175">
                        <c:v>497.95600000000002</c:v>
                      </c:pt>
                      <c:pt idx="8176">
                        <c:v>498.07</c:v>
                      </c:pt>
                      <c:pt idx="8177">
                        <c:v>498.18299999999999</c:v>
                      </c:pt>
                      <c:pt idx="8178">
                        <c:v>498.29700000000003</c:v>
                      </c:pt>
                      <c:pt idx="8179">
                        <c:v>498.41</c:v>
                      </c:pt>
                      <c:pt idx="8180">
                        <c:v>498.524</c:v>
                      </c:pt>
                      <c:pt idx="8181">
                        <c:v>498.637</c:v>
                      </c:pt>
                      <c:pt idx="8182">
                        <c:v>498.75099999999998</c:v>
                      </c:pt>
                      <c:pt idx="8183">
                        <c:v>498.86500000000001</c:v>
                      </c:pt>
                      <c:pt idx="8184">
                        <c:v>498.97800000000001</c:v>
                      </c:pt>
                      <c:pt idx="8185">
                        <c:v>499.09199999999998</c:v>
                      </c:pt>
                      <c:pt idx="8186">
                        <c:v>499.20600000000002</c:v>
                      </c:pt>
                      <c:pt idx="8187">
                        <c:v>499.32</c:v>
                      </c:pt>
                      <c:pt idx="8188">
                        <c:v>499.43299999999999</c:v>
                      </c:pt>
                      <c:pt idx="8189">
                        <c:v>499.54700000000003</c:v>
                      </c:pt>
                      <c:pt idx="8190">
                        <c:v>499.661</c:v>
                      </c:pt>
                      <c:pt idx="8191">
                        <c:v>499.77499999999998</c:v>
                      </c:pt>
                      <c:pt idx="8192">
                        <c:v>499.88900000000001</c:v>
                      </c:pt>
                      <c:pt idx="8193">
                        <c:v>500.00200000000001</c:v>
                      </c:pt>
                      <c:pt idx="8194">
                        <c:v>500.11599999999999</c:v>
                      </c:pt>
                      <c:pt idx="8195">
                        <c:v>500.23</c:v>
                      </c:pt>
                      <c:pt idx="8196">
                        <c:v>500.34399999999999</c:v>
                      </c:pt>
                      <c:pt idx="8197">
                        <c:v>500.45800000000003</c:v>
                      </c:pt>
                      <c:pt idx="8198">
                        <c:v>500.572</c:v>
                      </c:pt>
                      <c:pt idx="8199">
                        <c:v>500.68599999999998</c:v>
                      </c:pt>
                      <c:pt idx="8200">
                        <c:v>500.8</c:v>
                      </c:pt>
                      <c:pt idx="8201">
                        <c:v>500.91399999999999</c:v>
                      </c:pt>
                      <c:pt idx="8202">
                        <c:v>501.02699999999999</c:v>
                      </c:pt>
                      <c:pt idx="8203">
                        <c:v>501.14100000000002</c:v>
                      </c:pt>
                      <c:pt idx="8204">
                        <c:v>501.255</c:v>
                      </c:pt>
                      <c:pt idx="8205">
                        <c:v>501.36900000000003</c:v>
                      </c:pt>
                      <c:pt idx="8206">
                        <c:v>501.483</c:v>
                      </c:pt>
                      <c:pt idx="8207">
                        <c:v>501.59699999999998</c:v>
                      </c:pt>
                      <c:pt idx="8208">
                        <c:v>501.71100000000001</c:v>
                      </c:pt>
                      <c:pt idx="8209">
                        <c:v>501.82499999999999</c:v>
                      </c:pt>
                      <c:pt idx="8210">
                        <c:v>501.93900000000002</c:v>
                      </c:pt>
                      <c:pt idx="8211">
                        <c:v>502.05200000000002</c:v>
                      </c:pt>
                      <c:pt idx="8212">
                        <c:v>502.166</c:v>
                      </c:pt>
                      <c:pt idx="8213">
                        <c:v>502.28</c:v>
                      </c:pt>
                      <c:pt idx="8214">
                        <c:v>502.39400000000001</c:v>
                      </c:pt>
                      <c:pt idx="8215">
                        <c:v>502.50799999999998</c:v>
                      </c:pt>
                      <c:pt idx="8216">
                        <c:v>502.62099999999998</c:v>
                      </c:pt>
                      <c:pt idx="8217">
                        <c:v>502.73500000000001</c:v>
                      </c:pt>
                      <c:pt idx="8218">
                        <c:v>502.84899999999999</c:v>
                      </c:pt>
                      <c:pt idx="8219">
                        <c:v>502.96199999999999</c:v>
                      </c:pt>
                      <c:pt idx="8220">
                        <c:v>503.07600000000002</c:v>
                      </c:pt>
                      <c:pt idx="8221">
                        <c:v>503.19</c:v>
                      </c:pt>
                      <c:pt idx="8222">
                        <c:v>503.303</c:v>
                      </c:pt>
                      <c:pt idx="8223">
                        <c:v>503.41699999999997</c:v>
                      </c:pt>
                      <c:pt idx="8224">
                        <c:v>503.53</c:v>
                      </c:pt>
                      <c:pt idx="8225">
                        <c:v>503.64400000000001</c:v>
                      </c:pt>
                      <c:pt idx="8226">
                        <c:v>503.75700000000001</c:v>
                      </c:pt>
                      <c:pt idx="8227">
                        <c:v>503.87099999999998</c:v>
                      </c:pt>
                      <c:pt idx="8228">
                        <c:v>503.98399999999998</c:v>
                      </c:pt>
                      <c:pt idx="8229">
                        <c:v>504.09800000000001</c:v>
                      </c:pt>
                      <c:pt idx="8230">
                        <c:v>504.21100000000001</c:v>
                      </c:pt>
                      <c:pt idx="8231">
                        <c:v>504.32400000000001</c:v>
                      </c:pt>
                      <c:pt idx="8232">
                        <c:v>504.43799999999999</c:v>
                      </c:pt>
                      <c:pt idx="8233">
                        <c:v>504.55099999999999</c:v>
                      </c:pt>
                      <c:pt idx="8234">
                        <c:v>504.66399999999999</c:v>
                      </c:pt>
                      <c:pt idx="8235">
                        <c:v>504.77699999999999</c:v>
                      </c:pt>
                      <c:pt idx="8236">
                        <c:v>504.89</c:v>
                      </c:pt>
                      <c:pt idx="8237">
                        <c:v>505.00299999999999</c:v>
                      </c:pt>
                      <c:pt idx="8238">
                        <c:v>505.11599999999999</c:v>
                      </c:pt>
                      <c:pt idx="8239">
                        <c:v>505.22899999999998</c:v>
                      </c:pt>
                      <c:pt idx="8240">
                        <c:v>505.34199999999998</c:v>
                      </c:pt>
                      <c:pt idx="8241">
                        <c:v>505.45499999999998</c:v>
                      </c:pt>
                      <c:pt idx="8242">
                        <c:v>505.56799999999998</c:v>
                      </c:pt>
                      <c:pt idx="8243">
                        <c:v>505.68</c:v>
                      </c:pt>
                      <c:pt idx="8244">
                        <c:v>505.79300000000001</c:v>
                      </c:pt>
                      <c:pt idx="8245">
                        <c:v>505.90600000000001</c:v>
                      </c:pt>
                      <c:pt idx="8246">
                        <c:v>506.01799999999997</c:v>
                      </c:pt>
                      <c:pt idx="8247">
                        <c:v>506.13099999999997</c:v>
                      </c:pt>
                      <c:pt idx="8248">
                        <c:v>506.24299999999999</c:v>
                      </c:pt>
                      <c:pt idx="8249">
                        <c:v>506.35599999999999</c:v>
                      </c:pt>
                      <c:pt idx="8250">
                        <c:v>506.46800000000002</c:v>
                      </c:pt>
                      <c:pt idx="8251">
                        <c:v>506.58</c:v>
                      </c:pt>
                      <c:pt idx="8252">
                        <c:v>506.69200000000001</c:v>
                      </c:pt>
                      <c:pt idx="8253">
                        <c:v>506.80500000000001</c:v>
                      </c:pt>
                      <c:pt idx="8254">
                        <c:v>506.91699999999997</c:v>
                      </c:pt>
                      <c:pt idx="8255">
                        <c:v>507.029</c:v>
                      </c:pt>
                      <c:pt idx="8256">
                        <c:v>507.14100000000002</c:v>
                      </c:pt>
                      <c:pt idx="8257">
                        <c:v>507.25200000000001</c:v>
                      </c:pt>
                      <c:pt idx="8258">
                        <c:v>507.36399999999998</c:v>
                      </c:pt>
                      <c:pt idx="8259">
                        <c:v>507.476</c:v>
                      </c:pt>
                      <c:pt idx="8260">
                        <c:v>507.58800000000002</c:v>
                      </c:pt>
                      <c:pt idx="8261">
                        <c:v>507.69900000000001</c:v>
                      </c:pt>
                      <c:pt idx="8262">
                        <c:v>507.81099999999998</c:v>
                      </c:pt>
                      <c:pt idx="8263">
                        <c:v>507.92200000000003</c:v>
                      </c:pt>
                      <c:pt idx="8264">
                        <c:v>508.03399999999999</c:v>
                      </c:pt>
                      <c:pt idx="8265">
                        <c:v>508.14499999999998</c:v>
                      </c:pt>
                      <c:pt idx="8266">
                        <c:v>508.25599999999997</c:v>
                      </c:pt>
                      <c:pt idx="8267">
                        <c:v>508.36700000000002</c:v>
                      </c:pt>
                      <c:pt idx="8268">
                        <c:v>508.47800000000001</c:v>
                      </c:pt>
                      <c:pt idx="8269">
                        <c:v>508.589</c:v>
                      </c:pt>
                      <c:pt idx="8270">
                        <c:v>508.7</c:v>
                      </c:pt>
                      <c:pt idx="8271">
                        <c:v>508.81099999999998</c:v>
                      </c:pt>
                      <c:pt idx="8272">
                        <c:v>508.92200000000003</c:v>
                      </c:pt>
                      <c:pt idx="8273">
                        <c:v>509.03199999999998</c:v>
                      </c:pt>
                      <c:pt idx="8274">
                        <c:v>509.14299999999997</c:v>
                      </c:pt>
                      <c:pt idx="8275">
                        <c:v>509.25400000000002</c:v>
                      </c:pt>
                      <c:pt idx="8276">
                        <c:v>509.36399999999998</c:v>
                      </c:pt>
                      <c:pt idx="8277">
                        <c:v>509.47399999999999</c:v>
                      </c:pt>
                      <c:pt idx="8278">
                        <c:v>509.584</c:v>
                      </c:pt>
                      <c:pt idx="8279">
                        <c:v>509.69499999999999</c:v>
                      </c:pt>
                      <c:pt idx="8280">
                        <c:v>509.80500000000001</c:v>
                      </c:pt>
                      <c:pt idx="8281">
                        <c:v>509.91500000000002</c:v>
                      </c:pt>
                      <c:pt idx="8282">
                        <c:v>510.024</c:v>
                      </c:pt>
                      <c:pt idx="8283">
                        <c:v>510.13400000000001</c:v>
                      </c:pt>
                      <c:pt idx="8284">
                        <c:v>510.24400000000003</c:v>
                      </c:pt>
                      <c:pt idx="8285">
                        <c:v>510.35300000000001</c:v>
                      </c:pt>
                      <c:pt idx="8286">
                        <c:v>510.46300000000002</c:v>
                      </c:pt>
                      <c:pt idx="8287">
                        <c:v>510.572</c:v>
                      </c:pt>
                      <c:pt idx="8288">
                        <c:v>510.68200000000002</c:v>
                      </c:pt>
                      <c:pt idx="8289">
                        <c:v>510.791</c:v>
                      </c:pt>
                      <c:pt idx="8290">
                        <c:v>510.9</c:v>
                      </c:pt>
                      <c:pt idx="8291">
                        <c:v>511.00900000000001</c:v>
                      </c:pt>
                      <c:pt idx="8292">
                        <c:v>511.11799999999999</c:v>
                      </c:pt>
                      <c:pt idx="8293">
                        <c:v>511.22699999999998</c:v>
                      </c:pt>
                      <c:pt idx="8294">
                        <c:v>511.33499999999998</c:v>
                      </c:pt>
                      <c:pt idx="8295">
                        <c:v>511.44400000000002</c:v>
                      </c:pt>
                      <c:pt idx="8296">
                        <c:v>511.55200000000002</c:v>
                      </c:pt>
                      <c:pt idx="8297">
                        <c:v>511.661</c:v>
                      </c:pt>
                      <c:pt idx="8298">
                        <c:v>511.73700000000002</c:v>
                      </c:pt>
                      <c:pt idx="8299">
                        <c:v>511.73700000000002</c:v>
                      </c:pt>
                      <c:pt idx="8300">
                        <c:v>521.16999999999996</c:v>
                      </c:pt>
                      <c:pt idx="8301">
                        <c:v>529.12</c:v>
                      </c:pt>
                      <c:pt idx="8302">
                        <c:v>535.61099999999999</c:v>
                      </c:pt>
                      <c:pt idx="8303">
                        <c:v>540.76199999999994</c:v>
                      </c:pt>
                      <c:pt idx="8304">
                        <c:v>544.72500000000002</c:v>
                      </c:pt>
                      <c:pt idx="8305">
                        <c:v>547.66300000000001</c:v>
                      </c:pt>
                      <c:pt idx="8306">
                        <c:v>549.72900000000004</c:v>
                      </c:pt>
                      <c:pt idx="8307">
                        <c:v>551.06399999999996</c:v>
                      </c:pt>
                      <c:pt idx="8308">
                        <c:v>551.79100000000005</c:v>
                      </c:pt>
                      <c:pt idx="8309">
                        <c:v>552.01499999999999</c:v>
                      </c:pt>
                      <c:pt idx="8310">
                        <c:v>551.82799999999997</c:v>
                      </c:pt>
                      <c:pt idx="8311">
                        <c:v>551.30499999999995</c:v>
                      </c:pt>
                      <c:pt idx="8312">
                        <c:v>550.51</c:v>
                      </c:pt>
                      <c:pt idx="8313">
                        <c:v>549.49699999999996</c:v>
                      </c:pt>
                      <c:pt idx="8314">
                        <c:v>548.30999999999995</c:v>
                      </c:pt>
                      <c:pt idx="8315">
                        <c:v>546.98500000000001</c:v>
                      </c:pt>
                      <c:pt idx="8316">
                        <c:v>545.55200000000002</c:v>
                      </c:pt>
                      <c:pt idx="8317">
                        <c:v>544.03700000000003</c:v>
                      </c:pt>
                      <c:pt idx="8318">
                        <c:v>542.46100000000001</c:v>
                      </c:pt>
                      <c:pt idx="8319">
                        <c:v>540.83900000000006</c:v>
                      </c:pt>
                      <c:pt idx="8320">
                        <c:v>539.18700000000001</c:v>
                      </c:pt>
                      <c:pt idx="8321">
                        <c:v>537.51499999999999</c:v>
                      </c:pt>
                      <c:pt idx="8322">
                        <c:v>535.83299999999997</c:v>
                      </c:pt>
                      <c:pt idx="8323">
                        <c:v>534.149</c:v>
                      </c:pt>
                      <c:pt idx="8324">
                        <c:v>532.46900000000005</c:v>
                      </c:pt>
                      <c:pt idx="8325">
                        <c:v>530.79700000000003</c:v>
                      </c:pt>
                      <c:pt idx="8326">
                        <c:v>529.13800000000003</c:v>
                      </c:pt>
                      <c:pt idx="8327">
                        <c:v>527.49400000000003</c:v>
                      </c:pt>
                      <c:pt idx="8328">
                        <c:v>525.87</c:v>
                      </c:pt>
                      <c:pt idx="8329">
                        <c:v>524.26499999999999</c:v>
                      </c:pt>
                      <c:pt idx="8330">
                        <c:v>522.68299999999999</c:v>
                      </c:pt>
                      <c:pt idx="8331">
                        <c:v>521.12400000000002</c:v>
                      </c:pt>
                      <c:pt idx="8332">
                        <c:v>519.58799999999997</c:v>
                      </c:pt>
                      <c:pt idx="8333">
                        <c:v>518.07799999999997</c:v>
                      </c:pt>
                      <c:pt idx="8334">
                        <c:v>516.59199999999998</c:v>
                      </c:pt>
                      <c:pt idx="8335">
                        <c:v>515.13099999999997</c:v>
                      </c:pt>
                      <c:pt idx="8336">
                        <c:v>513.69600000000003</c:v>
                      </c:pt>
                      <c:pt idx="8337">
                        <c:v>512.28599999999994</c:v>
                      </c:pt>
                      <c:pt idx="8338">
                        <c:v>510.90100000000001</c:v>
                      </c:pt>
                      <c:pt idx="8339">
                        <c:v>509.541</c:v>
                      </c:pt>
                      <c:pt idx="8340">
                        <c:v>508.20499999999998</c:v>
                      </c:pt>
                      <c:pt idx="8341">
                        <c:v>506.89400000000001</c:v>
                      </c:pt>
                      <c:pt idx="8342">
                        <c:v>505.60599999999999</c:v>
                      </c:pt>
                      <c:pt idx="8343">
                        <c:v>504.34300000000002</c:v>
                      </c:pt>
                      <c:pt idx="8344">
                        <c:v>503.10199999999998</c:v>
                      </c:pt>
                      <c:pt idx="8345">
                        <c:v>501.88400000000001</c:v>
                      </c:pt>
                      <c:pt idx="8346">
                        <c:v>500.68900000000002</c:v>
                      </c:pt>
                      <c:pt idx="8347">
                        <c:v>499.51600000000002</c:v>
                      </c:pt>
                      <c:pt idx="8348">
                        <c:v>498.363</c:v>
                      </c:pt>
                      <c:pt idx="8349">
                        <c:v>497.23200000000003</c:v>
                      </c:pt>
                      <c:pt idx="8350">
                        <c:v>496.12200000000001</c:v>
                      </c:pt>
                      <c:pt idx="8351">
                        <c:v>495.03100000000001</c:v>
                      </c:pt>
                      <c:pt idx="8352">
                        <c:v>493.96100000000001</c:v>
                      </c:pt>
                      <c:pt idx="8353">
                        <c:v>492.90899999999999</c:v>
                      </c:pt>
                      <c:pt idx="8354">
                        <c:v>491.87700000000001</c:v>
                      </c:pt>
                      <c:pt idx="8355">
                        <c:v>490.863</c:v>
                      </c:pt>
                      <c:pt idx="8356">
                        <c:v>489.86700000000002</c:v>
                      </c:pt>
                      <c:pt idx="8357">
                        <c:v>488.88799999999998</c:v>
                      </c:pt>
                      <c:pt idx="8358">
                        <c:v>487.92700000000002</c:v>
                      </c:pt>
                      <c:pt idx="8359">
                        <c:v>486.983</c:v>
                      </c:pt>
                      <c:pt idx="8360">
                        <c:v>486.05500000000001</c:v>
                      </c:pt>
                      <c:pt idx="8361">
                        <c:v>485.14299999999997</c:v>
                      </c:pt>
                      <c:pt idx="8362">
                        <c:v>484.24700000000001</c:v>
                      </c:pt>
                      <c:pt idx="8363">
                        <c:v>483.36599999999999</c:v>
                      </c:pt>
                      <c:pt idx="8364">
                        <c:v>482.50099999999998</c:v>
                      </c:pt>
                      <c:pt idx="8365">
                        <c:v>481.65</c:v>
                      </c:pt>
                      <c:pt idx="8366">
                        <c:v>480.81400000000002</c:v>
                      </c:pt>
                      <c:pt idx="8367">
                        <c:v>479.99099999999999</c:v>
                      </c:pt>
                      <c:pt idx="8368">
                        <c:v>479.18200000000002</c:v>
                      </c:pt>
                      <c:pt idx="8369">
                        <c:v>478.387</c:v>
                      </c:pt>
                      <c:pt idx="8370">
                        <c:v>477.60500000000002</c:v>
                      </c:pt>
                      <c:pt idx="8371">
                        <c:v>476.83600000000001</c:v>
                      </c:pt>
                      <c:pt idx="8372">
                        <c:v>476.07900000000001</c:v>
                      </c:pt>
                      <c:pt idx="8373">
                        <c:v>475.33499999999998</c:v>
                      </c:pt>
                      <c:pt idx="8374">
                        <c:v>474.60199999999998</c:v>
                      </c:pt>
                      <c:pt idx="8375">
                        <c:v>473.88200000000001</c:v>
                      </c:pt>
                      <c:pt idx="8376">
                        <c:v>473.17200000000003</c:v>
                      </c:pt>
                      <c:pt idx="8377">
                        <c:v>472.47399999999999</c:v>
                      </c:pt>
                      <c:pt idx="8378">
                        <c:v>471.78699999999998</c:v>
                      </c:pt>
                      <c:pt idx="8379">
                        <c:v>471.11</c:v>
                      </c:pt>
                      <c:pt idx="8380">
                        <c:v>470.44400000000002</c:v>
                      </c:pt>
                      <c:pt idx="8381">
                        <c:v>469.78899999999999</c:v>
                      </c:pt>
                      <c:pt idx="8382">
                        <c:v>469.14299999999997</c:v>
                      </c:pt>
                      <c:pt idx="8383">
                        <c:v>468.50700000000001</c:v>
                      </c:pt>
                      <c:pt idx="8384">
                        <c:v>467.88099999999997</c:v>
                      </c:pt>
                      <c:pt idx="8385">
                        <c:v>467.26400000000001</c:v>
                      </c:pt>
                      <c:pt idx="8386">
                        <c:v>466.65600000000001</c:v>
                      </c:pt>
                      <c:pt idx="8387">
                        <c:v>466.05700000000002</c:v>
                      </c:pt>
                      <c:pt idx="8388">
                        <c:v>465.46600000000001</c:v>
                      </c:pt>
                      <c:pt idx="8389">
                        <c:v>464.88499999999999</c:v>
                      </c:pt>
                      <c:pt idx="8390">
                        <c:v>464.31099999999998</c:v>
                      </c:pt>
                      <c:pt idx="8391">
                        <c:v>463.74599999999998</c:v>
                      </c:pt>
                      <c:pt idx="8392">
                        <c:v>463.18900000000002</c:v>
                      </c:pt>
                      <c:pt idx="8393">
                        <c:v>462.64</c:v>
                      </c:pt>
                      <c:pt idx="8394">
                        <c:v>462.09800000000001</c:v>
                      </c:pt>
                      <c:pt idx="8395">
                        <c:v>461.565</c:v>
                      </c:pt>
                      <c:pt idx="8396">
                        <c:v>461.03800000000001</c:v>
                      </c:pt>
                      <c:pt idx="8397">
                        <c:v>460.51900000000001</c:v>
                      </c:pt>
                      <c:pt idx="8398">
                        <c:v>460.00700000000001</c:v>
                      </c:pt>
                      <c:pt idx="8399">
                        <c:v>459.50299999999999</c:v>
                      </c:pt>
                      <c:pt idx="8400">
                        <c:v>459.005</c:v>
                      </c:pt>
                      <c:pt idx="8401">
                        <c:v>458.51499999999999</c:v>
                      </c:pt>
                      <c:pt idx="8402">
                        <c:v>458.03</c:v>
                      </c:pt>
                      <c:pt idx="8403">
                        <c:v>457.553</c:v>
                      </c:pt>
                      <c:pt idx="8404">
                        <c:v>457.08100000000002</c:v>
                      </c:pt>
                      <c:pt idx="8405">
                        <c:v>456.61599999999999</c:v>
                      </c:pt>
                      <c:pt idx="8406">
                        <c:v>456.15600000000001</c:v>
                      </c:pt>
                      <c:pt idx="8407">
                        <c:v>455.70299999999997</c:v>
                      </c:pt>
                      <c:pt idx="8408">
                        <c:v>455.255</c:v>
                      </c:pt>
                      <c:pt idx="8409">
                        <c:v>454.81299999999999</c:v>
                      </c:pt>
                      <c:pt idx="8410">
                        <c:v>454.37700000000001</c:v>
                      </c:pt>
                      <c:pt idx="8411">
                        <c:v>453.94600000000003</c:v>
                      </c:pt>
                      <c:pt idx="8412">
                        <c:v>453.52</c:v>
                      </c:pt>
                      <c:pt idx="8413">
                        <c:v>453.09899999999999</c:v>
                      </c:pt>
                      <c:pt idx="8414">
                        <c:v>452.68400000000003</c:v>
                      </c:pt>
                      <c:pt idx="8415">
                        <c:v>452.27300000000002</c:v>
                      </c:pt>
                      <c:pt idx="8416">
                        <c:v>451.86700000000002</c:v>
                      </c:pt>
                      <c:pt idx="8417">
                        <c:v>451.46600000000001</c:v>
                      </c:pt>
                      <c:pt idx="8418">
                        <c:v>451.06900000000002</c:v>
                      </c:pt>
                      <c:pt idx="8419">
                        <c:v>450.67700000000002</c:v>
                      </c:pt>
                      <c:pt idx="8420">
                        <c:v>450.28899999999999</c:v>
                      </c:pt>
                      <c:pt idx="8421">
                        <c:v>449.90600000000001</c:v>
                      </c:pt>
                      <c:pt idx="8422">
                        <c:v>449.52699999999999</c:v>
                      </c:pt>
                      <c:pt idx="8423">
                        <c:v>449.15199999999999</c:v>
                      </c:pt>
                      <c:pt idx="8424">
                        <c:v>448.78100000000001</c:v>
                      </c:pt>
                      <c:pt idx="8425">
                        <c:v>448.41399999999999</c:v>
                      </c:pt>
                      <c:pt idx="8426">
                        <c:v>448.05099999999999</c:v>
                      </c:pt>
                      <c:pt idx="8427">
                        <c:v>447.69099999999997</c:v>
                      </c:pt>
                      <c:pt idx="8428">
                        <c:v>447.33499999999998</c:v>
                      </c:pt>
                      <c:pt idx="8429">
                        <c:v>446.983</c:v>
                      </c:pt>
                      <c:pt idx="8430">
                        <c:v>446.63499999999999</c:v>
                      </c:pt>
                      <c:pt idx="8431">
                        <c:v>446.29</c:v>
                      </c:pt>
                      <c:pt idx="8432">
                        <c:v>445.94799999999998</c:v>
                      </c:pt>
                      <c:pt idx="8433">
                        <c:v>445.61</c:v>
                      </c:pt>
                      <c:pt idx="8434">
                        <c:v>445.274</c:v>
                      </c:pt>
                      <c:pt idx="8435">
                        <c:v>444.94299999999998</c:v>
                      </c:pt>
                      <c:pt idx="8436">
                        <c:v>444.61399999999998</c:v>
                      </c:pt>
                      <c:pt idx="8437">
                        <c:v>444.28800000000001</c:v>
                      </c:pt>
                      <c:pt idx="8438">
                        <c:v>443.96499999999997</c:v>
                      </c:pt>
                      <c:pt idx="8439">
                        <c:v>443.64600000000002</c:v>
                      </c:pt>
                      <c:pt idx="8440">
                        <c:v>443.32900000000001</c:v>
                      </c:pt>
                      <c:pt idx="8441">
                        <c:v>443.01499999999999</c:v>
                      </c:pt>
                      <c:pt idx="8442">
                        <c:v>442.70400000000001</c:v>
                      </c:pt>
                      <c:pt idx="8443">
                        <c:v>442.39499999999998</c:v>
                      </c:pt>
                      <c:pt idx="8444">
                        <c:v>442.09</c:v>
                      </c:pt>
                      <c:pt idx="8445">
                        <c:v>441.786</c:v>
                      </c:pt>
                      <c:pt idx="8446">
                        <c:v>441.48599999999999</c:v>
                      </c:pt>
                      <c:pt idx="8447">
                        <c:v>441.18799999999999</c:v>
                      </c:pt>
                      <c:pt idx="8448">
                        <c:v>440.892</c:v>
                      </c:pt>
                      <c:pt idx="8449">
                        <c:v>440.59899999999999</c:v>
                      </c:pt>
                      <c:pt idx="8450">
                        <c:v>440.30799999999999</c:v>
                      </c:pt>
                      <c:pt idx="8451">
                        <c:v>440.02</c:v>
                      </c:pt>
                      <c:pt idx="8452">
                        <c:v>439.73399999999998</c:v>
                      </c:pt>
                      <c:pt idx="8453">
                        <c:v>439.45</c:v>
                      </c:pt>
                      <c:pt idx="8454">
                        <c:v>439.16800000000001</c:v>
                      </c:pt>
                      <c:pt idx="8455">
                        <c:v>438.88900000000001</c:v>
                      </c:pt>
                      <c:pt idx="8456">
                        <c:v>438.61200000000002</c:v>
                      </c:pt>
                      <c:pt idx="8457">
                        <c:v>438.33600000000001</c:v>
                      </c:pt>
                      <c:pt idx="8458">
                        <c:v>438.06299999999999</c:v>
                      </c:pt>
                      <c:pt idx="8459">
                        <c:v>437.79199999999997</c:v>
                      </c:pt>
                      <c:pt idx="8460">
                        <c:v>437.52300000000002</c:v>
                      </c:pt>
                      <c:pt idx="8461">
                        <c:v>437.255</c:v>
                      </c:pt>
                      <c:pt idx="8462">
                        <c:v>436.99</c:v>
                      </c:pt>
                      <c:pt idx="8463">
                        <c:v>436.72699999999998</c:v>
                      </c:pt>
                      <c:pt idx="8464">
                        <c:v>436.46499999999997</c:v>
                      </c:pt>
                      <c:pt idx="8465">
                        <c:v>436.20499999999998</c:v>
                      </c:pt>
                      <c:pt idx="8466">
                        <c:v>435.947</c:v>
                      </c:pt>
                      <c:pt idx="8467">
                        <c:v>435.69099999999997</c:v>
                      </c:pt>
                      <c:pt idx="8468">
                        <c:v>435.43599999999998</c:v>
                      </c:pt>
                      <c:pt idx="8469">
                        <c:v>435.18299999999999</c:v>
                      </c:pt>
                      <c:pt idx="8470">
                        <c:v>434.93200000000002</c:v>
                      </c:pt>
                      <c:pt idx="8471">
                        <c:v>434.68200000000002</c:v>
                      </c:pt>
                      <c:pt idx="8472">
                        <c:v>434.43400000000003</c:v>
                      </c:pt>
                      <c:pt idx="8473">
                        <c:v>434.18700000000001</c:v>
                      </c:pt>
                      <c:pt idx="8474">
                        <c:v>433.94200000000001</c:v>
                      </c:pt>
                      <c:pt idx="8475">
                        <c:v>433.69900000000001</c:v>
                      </c:pt>
                      <c:pt idx="8476">
                        <c:v>433.45699999999999</c:v>
                      </c:pt>
                      <c:pt idx="8477">
                        <c:v>433.21600000000001</c:v>
                      </c:pt>
                      <c:pt idx="8478">
                        <c:v>432.97699999999998</c:v>
                      </c:pt>
                      <c:pt idx="8479">
                        <c:v>432.73899999999998</c:v>
                      </c:pt>
                      <c:pt idx="8480">
                        <c:v>432.50299999999999</c:v>
                      </c:pt>
                      <c:pt idx="8481">
                        <c:v>432.267</c:v>
                      </c:pt>
                      <c:pt idx="8482">
                        <c:v>432.03399999999999</c:v>
                      </c:pt>
                      <c:pt idx="8483">
                        <c:v>431.80099999999999</c:v>
                      </c:pt>
                      <c:pt idx="8484">
                        <c:v>431.57</c:v>
                      </c:pt>
                      <c:pt idx="8485">
                        <c:v>431.34</c:v>
                      </c:pt>
                      <c:pt idx="8486">
                        <c:v>431.11200000000002</c:v>
                      </c:pt>
                      <c:pt idx="8487">
                        <c:v>430.88400000000001</c:v>
                      </c:pt>
                      <c:pt idx="8488">
                        <c:v>430.65800000000002</c:v>
                      </c:pt>
                      <c:pt idx="8489">
                        <c:v>430.43299999999999</c:v>
                      </c:pt>
                      <c:pt idx="8490">
                        <c:v>430.209</c:v>
                      </c:pt>
                      <c:pt idx="8491">
                        <c:v>429.98599999999999</c:v>
                      </c:pt>
                      <c:pt idx="8492">
                        <c:v>429.76499999999999</c:v>
                      </c:pt>
                      <c:pt idx="8493">
                        <c:v>429.54399999999998</c:v>
                      </c:pt>
                      <c:pt idx="8494">
                        <c:v>429.32499999999999</c:v>
                      </c:pt>
                      <c:pt idx="8495">
                        <c:v>429.10599999999999</c:v>
                      </c:pt>
                      <c:pt idx="8496">
                        <c:v>428.88900000000001</c:v>
                      </c:pt>
                      <c:pt idx="8497">
                        <c:v>428.673</c:v>
                      </c:pt>
                      <c:pt idx="8498">
                        <c:v>428.45800000000003</c:v>
                      </c:pt>
                      <c:pt idx="8499">
                        <c:v>428.24299999999999</c:v>
                      </c:pt>
                      <c:pt idx="8500">
                        <c:v>428.03</c:v>
                      </c:pt>
                      <c:pt idx="8501">
                        <c:v>427.81799999999998</c:v>
                      </c:pt>
                      <c:pt idx="8502">
                        <c:v>427.60599999999999</c:v>
                      </c:pt>
                      <c:pt idx="8503">
                        <c:v>427.39600000000002</c:v>
                      </c:pt>
                      <c:pt idx="8504">
                        <c:v>427.18599999999998</c:v>
                      </c:pt>
                      <c:pt idx="8505">
                        <c:v>426.97800000000001</c:v>
                      </c:pt>
                      <c:pt idx="8506">
                        <c:v>426.77</c:v>
                      </c:pt>
                      <c:pt idx="8507">
                        <c:v>426.56299999999999</c:v>
                      </c:pt>
                      <c:pt idx="8508">
                        <c:v>426.35700000000003</c:v>
                      </c:pt>
                      <c:pt idx="8509">
                        <c:v>426.15199999999999</c:v>
                      </c:pt>
                      <c:pt idx="8510">
                        <c:v>425.94799999999998</c:v>
                      </c:pt>
                      <c:pt idx="8511">
                        <c:v>425.74400000000003</c:v>
                      </c:pt>
                      <c:pt idx="8512">
                        <c:v>425.54199999999997</c:v>
                      </c:pt>
                      <c:pt idx="8513">
                        <c:v>425.34</c:v>
                      </c:pt>
                      <c:pt idx="8514">
                        <c:v>425.13900000000001</c:v>
                      </c:pt>
                      <c:pt idx="8515">
                        <c:v>424.93900000000002</c:v>
                      </c:pt>
                      <c:pt idx="8516">
                        <c:v>424.73899999999998</c:v>
                      </c:pt>
                      <c:pt idx="8517">
                        <c:v>424.54</c:v>
                      </c:pt>
                      <c:pt idx="8518">
                        <c:v>424.34199999999998</c:v>
                      </c:pt>
                      <c:pt idx="8519">
                        <c:v>424.14499999999998</c:v>
                      </c:pt>
                      <c:pt idx="8520">
                        <c:v>423.94799999999998</c:v>
                      </c:pt>
                      <c:pt idx="8521">
                        <c:v>423.75299999999999</c:v>
                      </c:pt>
                      <c:pt idx="8522">
                        <c:v>423.55700000000002</c:v>
                      </c:pt>
                      <c:pt idx="8523">
                        <c:v>423.363</c:v>
                      </c:pt>
                      <c:pt idx="8524">
                        <c:v>423.16899999999998</c:v>
                      </c:pt>
                      <c:pt idx="8525">
                        <c:v>422.976</c:v>
                      </c:pt>
                      <c:pt idx="8526">
                        <c:v>422.78399999999999</c:v>
                      </c:pt>
                      <c:pt idx="8527">
                        <c:v>422.59199999999998</c:v>
                      </c:pt>
                      <c:pt idx="8528">
                        <c:v>422.40100000000001</c:v>
                      </c:pt>
                      <c:pt idx="8529">
                        <c:v>422.21</c:v>
                      </c:pt>
                      <c:pt idx="8530">
                        <c:v>422.02</c:v>
                      </c:pt>
                      <c:pt idx="8531">
                        <c:v>421.83100000000002</c:v>
                      </c:pt>
                      <c:pt idx="8532">
                        <c:v>421.64299999999997</c:v>
                      </c:pt>
                      <c:pt idx="8533">
                        <c:v>421.45499999999998</c:v>
                      </c:pt>
                      <c:pt idx="8534">
                        <c:v>421.267</c:v>
                      </c:pt>
                      <c:pt idx="8535">
                        <c:v>421.08</c:v>
                      </c:pt>
                      <c:pt idx="8536">
                        <c:v>420.89400000000001</c:v>
                      </c:pt>
                      <c:pt idx="8537">
                        <c:v>420.70800000000003</c:v>
                      </c:pt>
                      <c:pt idx="8538">
                        <c:v>420.52300000000002</c:v>
                      </c:pt>
                      <c:pt idx="8539">
                        <c:v>420.339</c:v>
                      </c:pt>
                      <c:pt idx="8540">
                        <c:v>420.15499999999997</c:v>
                      </c:pt>
                      <c:pt idx="8541">
                        <c:v>419.971</c:v>
                      </c:pt>
                      <c:pt idx="8542">
                        <c:v>419.78800000000001</c:v>
                      </c:pt>
                      <c:pt idx="8543">
                        <c:v>419.60599999999999</c:v>
                      </c:pt>
                      <c:pt idx="8544">
                        <c:v>419.42399999999998</c:v>
                      </c:pt>
                      <c:pt idx="8545">
                        <c:v>419.24200000000002</c:v>
                      </c:pt>
                      <c:pt idx="8546">
                        <c:v>419.06200000000001</c:v>
                      </c:pt>
                      <c:pt idx="8547">
                        <c:v>418.88099999999997</c:v>
                      </c:pt>
                      <c:pt idx="8548">
                        <c:v>418.70100000000002</c:v>
                      </c:pt>
                      <c:pt idx="8549">
                        <c:v>418.52199999999999</c:v>
                      </c:pt>
                      <c:pt idx="8550">
                        <c:v>418.34300000000002</c:v>
                      </c:pt>
                      <c:pt idx="8551">
                        <c:v>418.16500000000002</c:v>
                      </c:pt>
                      <c:pt idx="8552">
                        <c:v>417.98700000000002</c:v>
                      </c:pt>
                      <c:pt idx="8553">
                        <c:v>417.80900000000003</c:v>
                      </c:pt>
                      <c:pt idx="8554">
                        <c:v>417.63299999999998</c:v>
                      </c:pt>
                      <c:pt idx="8555">
                        <c:v>417.45600000000002</c:v>
                      </c:pt>
                      <c:pt idx="8556">
                        <c:v>417.28</c:v>
                      </c:pt>
                      <c:pt idx="8557">
                        <c:v>417.10399999999998</c:v>
                      </c:pt>
                      <c:pt idx="8558">
                        <c:v>416.92899999999997</c:v>
                      </c:pt>
                      <c:pt idx="8559">
                        <c:v>416.75400000000002</c:v>
                      </c:pt>
                      <c:pt idx="8560">
                        <c:v>416.58</c:v>
                      </c:pt>
                      <c:pt idx="8561">
                        <c:v>416.40600000000001</c:v>
                      </c:pt>
                      <c:pt idx="8562">
                        <c:v>416.233</c:v>
                      </c:pt>
                      <c:pt idx="8563">
                        <c:v>416.06</c:v>
                      </c:pt>
                      <c:pt idx="8564">
                        <c:v>415.887</c:v>
                      </c:pt>
                      <c:pt idx="8565">
                        <c:v>415.71499999999997</c:v>
                      </c:pt>
                      <c:pt idx="8566">
                        <c:v>415.54300000000001</c:v>
                      </c:pt>
                      <c:pt idx="8567">
                        <c:v>415.37200000000001</c:v>
                      </c:pt>
                      <c:pt idx="8568">
                        <c:v>415.20100000000002</c:v>
                      </c:pt>
                      <c:pt idx="8569">
                        <c:v>415.03100000000001</c:v>
                      </c:pt>
                      <c:pt idx="8570">
                        <c:v>414.86</c:v>
                      </c:pt>
                      <c:pt idx="8571">
                        <c:v>414.69099999999997</c:v>
                      </c:pt>
                      <c:pt idx="8572">
                        <c:v>414.52100000000002</c:v>
                      </c:pt>
                      <c:pt idx="8573">
                        <c:v>414.35199999999998</c:v>
                      </c:pt>
                      <c:pt idx="8574">
                        <c:v>414.18400000000003</c:v>
                      </c:pt>
                      <c:pt idx="8575">
                        <c:v>414.01499999999999</c:v>
                      </c:pt>
                      <c:pt idx="8576">
                        <c:v>413.84800000000001</c:v>
                      </c:pt>
                      <c:pt idx="8577">
                        <c:v>413.68</c:v>
                      </c:pt>
                      <c:pt idx="8578">
                        <c:v>413.51299999999998</c:v>
                      </c:pt>
                      <c:pt idx="8579">
                        <c:v>413.346</c:v>
                      </c:pt>
                      <c:pt idx="8580">
                        <c:v>413.18</c:v>
                      </c:pt>
                      <c:pt idx="8581">
                        <c:v>413.01400000000001</c:v>
                      </c:pt>
                      <c:pt idx="8582">
                        <c:v>412.84800000000001</c:v>
                      </c:pt>
                      <c:pt idx="8583">
                        <c:v>412.68299999999999</c:v>
                      </c:pt>
                      <c:pt idx="8584">
                        <c:v>412.51799999999997</c:v>
                      </c:pt>
                      <c:pt idx="8585">
                        <c:v>412.35300000000001</c:v>
                      </c:pt>
                      <c:pt idx="8586">
                        <c:v>412.18900000000002</c:v>
                      </c:pt>
                      <c:pt idx="8587">
                        <c:v>412.02499999999998</c:v>
                      </c:pt>
                      <c:pt idx="8588">
                        <c:v>411.86099999999999</c:v>
                      </c:pt>
                      <c:pt idx="8589">
                        <c:v>411.69799999999998</c:v>
                      </c:pt>
                      <c:pt idx="8590">
                        <c:v>411.53500000000003</c:v>
                      </c:pt>
                      <c:pt idx="8591">
                        <c:v>411.37200000000001</c:v>
                      </c:pt>
                      <c:pt idx="8592">
                        <c:v>411.21</c:v>
                      </c:pt>
                      <c:pt idx="8593">
                        <c:v>411.048</c:v>
                      </c:pt>
                      <c:pt idx="8594">
                        <c:v>410.88600000000002</c:v>
                      </c:pt>
                      <c:pt idx="8595">
                        <c:v>410.72500000000002</c:v>
                      </c:pt>
                      <c:pt idx="8596">
                        <c:v>410.56400000000002</c:v>
                      </c:pt>
                      <c:pt idx="8597">
                        <c:v>410.40300000000002</c:v>
                      </c:pt>
                      <c:pt idx="8598">
                        <c:v>410.24299999999999</c:v>
                      </c:pt>
                      <c:pt idx="8599">
                        <c:v>410.08300000000003</c:v>
                      </c:pt>
                    </c:numCache>
                  </c:numRef>
                </c:yVal>
                <c:smooth val="1"/>
                <c:extLst xmlns:c15="http://schemas.microsoft.com/office/drawing/2012/chart">
                  <c:ext xmlns:c16="http://schemas.microsoft.com/office/drawing/2014/chart" uri="{C3380CC4-5D6E-409C-BE32-E72D297353CC}">
                    <c16:uniqueId val="{00000009-4C20-4280-B96B-CB175FD5BEC7}"/>
                  </c:ext>
                </c:extLst>
              </c15:ser>
            </c15:filteredScatterSeries>
            <c15:filteredScatterSeries>
              <c15:ser>
                <c:idx val="8"/>
                <c:order val="8"/>
                <c:tx>
                  <c:strRef>
                    <c:extLst xmlns:c15="http://schemas.microsoft.com/office/drawing/2012/chart">
                      <c:ext xmlns:c15="http://schemas.microsoft.com/office/drawing/2012/chart" uri="{02D57815-91ED-43cb-92C2-25804820EDAC}">
                        <c15:formulaRef>
                          <c15:sqref>'NT11 (2)'!$J$2</c15:sqref>
                        </c15:formulaRef>
                      </c:ext>
                    </c:extLst>
                    <c:strCache>
                      <c:ptCount val="1"/>
                      <c:pt idx="0">
                        <c:v>9</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extLst xmlns:c15="http://schemas.microsoft.com/office/drawing/2012/chart">
                      <c:ext xmlns:c15="http://schemas.microsoft.com/office/drawing/2012/chart" uri="{02D57815-91ED-43cb-92C2-25804820EDAC}">
                        <c15:formulaRef>
                          <c15:sqref>'NT11 (2)'!$A$4:$A$8603</c15:sqref>
                        </c15:formulaRef>
                      </c:ext>
                    </c:extLst>
                    <c:numCache>
                      <c:formatCode>0.00E+00</c:formatCode>
                      <c:ptCount val="8600"/>
                      <c:pt idx="0">
                        <c:v>0</c:v>
                      </c:pt>
                      <c:pt idx="1">
                        <c:v>0.01</c:v>
                      </c:pt>
                      <c:pt idx="2">
                        <c:v>0.02</c:v>
                      </c:pt>
                      <c:pt idx="3">
                        <c:v>0.03</c:v>
                      </c:pt>
                      <c:pt idx="4">
                        <c:v>0.04</c:v>
                      </c:pt>
                      <c:pt idx="5">
                        <c:v>0.05</c:v>
                      </c:pt>
                      <c:pt idx="6">
                        <c:v>0.06</c:v>
                      </c:pt>
                      <c:pt idx="7">
                        <c:v>7.0000000000000007E-2</c:v>
                      </c:pt>
                      <c:pt idx="8">
                        <c:v>0.08</c:v>
                      </c:pt>
                      <c:pt idx="9">
                        <c:v>0.09</c:v>
                      </c:pt>
                      <c:pt idx="10">
                        <c:v>0.1</c:v>
                      </c:pt>
                      <c:pt idx="11">
                        <c:v>0.11</c:v>
                      </c:pt>
                      <c:pt idx="12">
                        <c:v>0.12</c:v>
                      </c:pt>
                      <c:pt idx="13">
                        <c:v>0.13</c:v>
                      </c:pt>
                      <c:pt idx="14">
                        <c:v>0.14000000000000001</c:v>
                      </c:pt>
                      <c:pt idx="15">
                        <c:v>0.15</c:v>
                      </c:pt>
                      <c:pt idx="16">
                        <c:v>0.16</c:v>
                      </c:pt>
                      <c:pt idx="17">
                        <c:v>0.17</c:v>
                      </c:pt>
                      <c:pt idx="18">
                        <c:v>0.18</c:v>
                      </c:pt>
                      <c:pt idx="19">
                        <c:v>0.19</c:v>
                      </c:pt>
                      <c:pt idx="20">
                        <c:v>0.2</c:v>
                      </c:pt>
                      <c:pt idx="21">
                        <c:v>0.21</c:v>
                      </c:pt>
                      <c:pt idx="22">
                        <c:v>0.22</c:v>
                      </c:pt>
                      <c:pt idx="23">
                        <c:v>0.23</c:v>
                      </c:pt>
                      <c:pt idx="24">
                        <c:v>0.24</c:v>
                      </c:pt>
                      <c:pt idx="25">
                        <c:v>0.25</c:v>
                      </c:pt>
                      <c:pt idx="26">
                        <c:v>0.26</c:v>
                      </c:pt>
                      <c:pt idx="27">
                        <c:v>0.27</c:v>
                      </c:pt>
                      <c:pt idx="28">
                        <c:v>0.28000000000000003</c:v>
                      </c:pt>
                      <c:pt idx="29">
                        <c:v>0.28999999999999998</c:v>
                      </c:pt>
                      <c:pt idx="30">
                        <c:v>0.3</c:v>
                      </c:pt>
                      <c:pt idx="31">
                        <c:v>0.31</c:v>
                      </c:pt>
                      <c:pt idx="32">
                        <c:v>0.32</c:v>
                      </c:pt>
                      <c:pt idx="33">
                        <c:v>0.33</c:v>
                      </c:pt>
                      <c:pt idx="34">
                        <c:v>0.34</c:v>
                      </c:pt>
                      <c:pt idx="35">
                        <c:v>0.35</c:v>
                      </c:pt>
                      <c:pt idx="36">
                        <c:v>0.36</c:v>
                      </c:pt>
                      <c:pt idx="37">
                        <c:v>0.37</c:v>
                      </c:pt>
                      <c:pt idx="38">
                        <c:v>0.38</c:v>
                      </c:pt>
                      <c:pt idx="39">
                        <c:v>0.39</c:v>
                      </c:pt>
                      <c:pt idx="40">
                        <c:v>0.4</c:v>
                      </c:pt>
                      <c:pt idx="41">
                        <c:v>0.41</c:v>
                      </c:pt>
                      <c:pt idx="42">
                        <c:v>0.42</c:v>
                      </c:pt>
                      <c:pt idx="43">
                        <c:v>0.43</c:v>
                      </c:pt>
                      <c:pt idx="44">
                        <c:v>0.44</c:v>
                      </c:pt>
                      <c:pt idx="45">
                        <c:v>0.45</c:v>
                      </c:pt>
                      <c:pt idx="46">
                        <c:v>0.46</c:v>
                      </c:pt>
                      <c:pt idx="47">
                        <c:v>0.47</c:v>
                      </c:pt>
                      <c:pt idx="48">
                        <c:v>0.48</c:v>
                      </c:pt>
                      <c:pt idx="49">
                        <c:v>0.49</c:v>
                      </c:pt>
                      <c:pt idx="50">
                        <c:v>0.5</c:v>
                      </c:pt>
                      <c:pt idx="51">
                        <c:v>0.51</c:v>
                      </c:pt>
                      <c:pt idx="52">
                        <c:v>0.52</c:v>
                      </c:pt>
                      <c:pt idx="53">
                        <c:v>0.53</c:v>
                      </c:pt>
                      <c:pt idx="54">
                        <c:v>0.54</c:v>
                      </c:pt>
                      <c:pt idx="55">
                        <c:v>0.55000000000000004</c:v>
                      </c:pt>
                      <c:pt idx="56">
                        <c:v>0.56000000000000005</c:v>
                      </c:pt>
                      <c:pt idx="57">
                        <c:v>0.56999999999999995</c:v>
                      </c:pt>
                      <c:pt idx="58">
                        <c:v>0.57999999999999996</c:v>
                      </c:pt>
                      <c:pt idx="59">
                        <c:v>0.59</c:v>
                      </c:pt>
                      <c:pt idx="60">
                        <c:v>0.6</c:v>
                      </c:pt>
                      <c:pt idx="61">
                        <c:v>0.61</c:v>
                      </c:pt>
                      <c:pt idx="62">
                        <c:v>0.62</c:v>
                      </c:pt>
                      <c:pt idx="63">
                        <c:v>0.63</c:v>
                      </c:pt>
                      <c:pt idx="64">
                        <c:v>0.64</c:v>
                      </c:pt>
                      <c:pt idx="65">
                        <c:v>0.65</c:v>
                      </c:pt>
                      <c:pt idx="66">
                        <c:v>0.66</c:v>
                      </c:pt>
                      <c:pt idx="67">
                        <c:v>0.67</c:v>
                      </c:pt>
                      <c:pt idx="68">
                        <c:v>0.68</c:v>
                      </c:pt>
                      <c:pt idx="69">
                        <c:v>0.69</c:v>
                      </c:pt>
                      <c:pt idx="70">
                        <c:v>0.7</c:v>
                      </c:pt>
                      <c:pt idx="71">
                        <c:v>0.71</c:v>
                      </c:pt>
                      <c:pt idx="72">
                        <c:v>0.72</c:v>
                      </c:pt>
                      <c:pt idx="73">
                        <c:v>0.73</c:v>
                      </c:pt>
                      <c:pt idx="74">
                        <c:v>0.74</c:v>
                      </c:pt>
                      <c:pt idx="75">
                        <c:v>0.75</c:v>
                      </c:pt>
                      <c:pt idx="76">
                        <c:v>0.76</c:v>
                      </c:pt>
                      <c:pt idx="77">
                        <c:v>0.77</c:v>
                      </c:pt>
                      <c:pt idx="78">
                        <c:v>0.78</c:v>
                      </c:pt>
                      <c:pt idx="79">
                        <c:v>0.79</c:v>
                      </c:pt>
                      <c:pt idx="80">
                        <c:v>0.8</c:v>
                      </c:pt>
                      <c:pt idx="81">
                        <c:v>0.81</c:v>
                      </c:pt>
                      <c:pt idx="82">
                        <c:v>0.82</c:v>
                      </c:pt>
                      <c:pt idx="83">
                        <c:v>0.83</c:v>
                      </c:pt>
                      <c:pt idx="84">
                        <c:v>0.84</c:v>
                      </c:pt>
                      <c:pt idx="85">
                        <c:v>0.85</c:v>
                      </c:pt>
                      <c:pt idx="86">
                        <c:v>0.86</c:v>
                      </c:pt>
                      <c:pt idx="87">
                        <c:v>0.87</c:v>
                      </c:pt>
                      <c:pt idx="88">
                        <c:v>0.88</c:v>
                      </c:pt>
                      <c:pt idx="89">
                        <c:v>0.89</c:v>
                      </c:pt>
                      <c:pt idx="90">
                        <c:v>0.9</c:v>
                      </c:pt>
                      <c:pt idx="91">
                        <c:v>0.91</c:v>
                      </c:pt>
                      <c:pt idx="92">
                        <c:v>0.92</c:v>
                      </c:pt>
                      <c:pt idx="93">
                        <c:v>0.93</c:v>
                      </c:pt>
                      <c:pt idx="94">
                        <c:v>0.94</c:v>
                      </c:pt>
                      <c:pt idx="95">
                        <c:v>0.95</c:v>
                      </c:pt>
                      <c:pt idx="96">
                        <c:v>0.96</c:v>
                      </c:pt>
                      <c:pt idx="97">
                        <c:v>0.97</c:v>
                      </c:pt>
                      <c:pt idx="98">
                        <c:v>0.98</c:v>
                      </c:pt>
                      <c:pt idx="99">
                        <c:v>0.99</c:v>
                      </c:pt>
                      <c:pt idx="100" formatCode="General">
                        <c:v>1</c:v>
                      </c:pt>
                      <c:pt idx="101" formatCode="General">
                        <c:v>1.01</c:v>
                      </c:pt>
                      <c:pt idx="102" formatCode="General">
                        <c:v>1.02</c:v>
                      </c:pt>
                      <c:pt idx="103" formatCode="General">
                        <c:v>1.03</c:v>
                      </c:pt>
                      <c:pt idx="104" formatCode="General">
                        <c:v>1.04</c:v>
                      </c:pt>
                      <c:pt idx="105" formatCode="General">
                        <c:v>1.05</c:v>
                      </c:pt>
                      <c:pt idx="106" formatCode="General">
                        <c:v>1.06</c:v>
                      </c:pt>
                      <c:pt idx="107" formatCode="General">
                        <c:v>1.07</c:v>
                      </c:pt>
                      <c:pt idx="108" formatCode="General">
                        <c:v>1.08</c:v>
                      </c:pt>
                      <c:pt idx="109" formatCode="General">
                        <c:v>1.0900000000000001</c:v>
                      </c:pt>
                      <c:pt idx="110" formatCode="General">
                        <c:v>1.1000000000000001</c:v>
                      </c:pt>
                      <c:pt idx="111" formatCode="General">
                        <c:v>1.1100000000000001</c:v>
                      </c:pt>
                      <c:pt idx="112" formatCode="General">
                        <c:v>1.1200000000000001</c:v>
                      </c:pt>
                      <c:pt idx="113" formatCode="General">
                        <c:v>1.1299999999999999</c:v>
                      </c:pt>
                      <c:pt idx="114" formatCode="General">
                        <c:v>1.1399999999999999</c:v>
                      </c:pt>
                      <c:pt idx="115" formatCode="General">
                        <c:v>1.1499999999999999</c:v>
                      </c:pt>
                      <c:pt idx="116" formatCode="General">
                        <c:v>1.1599999999999999</c:v>
                      </c:pt>
                      <c:pt idx="117" formatCode="General">
                        <c:v>1.17</c:v>
                      </c:pt>
                      <c:pt idx="118" formatCode="General">
                        <c:v>1.18</c:v>
                      </c:pt>
                      <c:pt idx="119" formatCode="General">
                        <c:v>1.19</c:v>
                      </c:pt>
                      <c:pt idx="120" formatCode="General">
                        <c:v>1.2</c:v>
                      </c:pt>
                      <c:pt idx="121" formatCode="General">
                        <c:v>1.21</c:v>
                      </c:pt>
                      <c:pt idx="122" formatCode="General">
                        <c:v>1.22</c:v>
                      </c:pt>
                      <c:pt idx="123" formatCode="General">
                        <c:v>1.23</c:v>
                      </c:pt>
                      <c:pt idx="124" formatCode="General">
                        <c:v>1.24</c:v>
                      </c:pt>
                      <c:pt idx="125" formatCode="General">
                        <c:v>1.25</c:v>
                      </c:pt>
                      <c:pt idx="126" formatCode="General">
                        <c:v>1.26</c:v>
                      </c:pt>
                      <c:pt idx="127" formatCode="General">
                        <c:v>1.27</c:v>
                      </c:pt>
                      <c:pt idx="128" formatCode="General">
                        <c:v>1.28</c:v>
                      </c:pt>
                      <c:pt idx="129" formatCode="General">
                        <c:v>1.29</c:v>
                      </c:pt>
                      <c:pt idx="130" formatCode="General">
                        <c:v>1.3</c:v>
                      </c:pt>
                      <c:pt idx="131" formatCode="General">
                        <c:v>1.31</c:v>
                      </c:pt>
                      <c:pt idx="132" formatCode="General">
                        <c:v>1.32</c:v>
                      </c:pt>
                      <c:pt idx="133" formatCode="General">
                        <c:v>1.33</c:v>
                      </c:pt>
                      <c:pt idx="134" formatCode="General">
                        <c:v>1.34</c:v>
                      </c:pt>
                      <c:pt idx="135" formatCode="General">
                        <c:v>1.35</c:v>
                      </c:pt>
                      <c:pt idx="136" formatCode="General">
                        <c:v>1.36</c:v>
                      </c:pt>
                      <c:pt idx="137" formatCode="General">
                        <c:v>1.37</c:v>
                      </c:pt>
                      <c:pt idx="138" formatCode="General">
                        <c:v>1.38</c:v>
                      </c:pt>
                      <c:pt idx="139" formatCode="General">
                        <c:v>1.39</c:v>
                      </c:pt>
                      <c:pt idx="140" formatCode="General">
                        <c:v>1.4</c:v>
                      </c:pt>
                      <c:pt idx="141" formatCode="General">
                        <c:v>1.41</c:v>
                      </c:pt>
                      <c:pt idx="142" formatCode="General">
                        <c:v>1.42</c:v>
                      </c:pt>
                      <c:pt idx="143" formatCode="General">
                        <c:v>1.43</c:v>
                      </c:pt>
                      <c:pt idx="144" formatCode="General">
                        <c:v>1.44</c:v>
                      </c:pt>
                      <c:pt idx="145" formatCode="General">
                        <c:v>1.45</c:v>
                      </c:pt>
                      <c:pt idx="146" formatCode="General">
                        <c:v>1.46</c:v>
                      </c:pt>
                      <c:pt idx="147" formatCode="General">
                        <c:v>1.47</c:v>
                      </c:pt>
                      <c:pt idx="148" formatCode="General">
                        <c:v>1.48</c:v>
                      </c:pt>
                      <c:pt idx="149" formatCode="General">
                        <c:v>1.49</c:v>
                      </c:pt>
                      <c:pt idx="150" formatCode="General">
                        <c:v>1.5</c:v>
                      </c:pt>
                      <c:pt idx="151" formatCode="General">
                        <c:v>1.51</c:v>
                      </c:pt>
                      <c:pt idx="152" formatCode="General">
                        <c:v>1.52</c:v>
                      </c:pt>
                      <c:pt idx="153" formatCode="General">
                        <c:v>1.53</c:v>
                      </c:pt>
                      <c:pt idx="154" formatCode="General">
                        <c:v>1.54</c:v>
                      </c:pt>
                      <c:pt idx="155" formatCode="General">
                        <c:v>1.55</c:v>
                      </c:pt>
                      <c:pt idx="156" formatCode="General">
                        <c:v>1.56</c:v>
                      </c:pt>
                      <c:pt idx="157" formatCode="General">
                        <c:v>1.57</c:v>
                      </c:pt>
                      <c:pt idx="158" formatCode="General">
                        <c:v>1.58</c:v>
                      </c:pt>
                      <c:pt idx="159" formatCode="General">
                        <c:v>1.59</c:v>
                      </c:pt>
                      <c:pt idx="160" formatCode="General">
                        <c:v>1.6</c:v>
                      </c:pt>
                      <c:pt idx="161" formatCode="General">
                        <c:v>1.61</c:v>
                      </c:pt>
                      <c:pt idx="162" formatCode="General">
                        <c:v>1.62</c:v>
                      </c:pt>
                      <c:pt idx="163" formatCode="General">
                        <c:v>1.63</c:v>
                      </c:pt>
                      <c:pt idx="164" formatCode="General">
                        <c:v>1.64</c:v>
                      </c:pt>
                      <c:pt idx="165" formatCode="General">
                        <c:v>1.65</c:v>
                      </c:pt>
                      <c:pt idx="166" formatCode="General">
                        <c:v>1.66</c:v>
                      </c:pt>
                      <c:pt idx="167" formatCode="General">
                        <c:v>1.67</c:v>
                      </c:pt>
                      <c:pt idx="168" formatCode="General">
                        <c:v>1.68</c:v>
                      </c:pt>
                      <c:pt idx="169" formatCode="General">
                        <c:v>1.69</c:v>
                      </c:pt>
                      <c:pt idx="170" formatCode="General">
                        <c:v>1.7</c:v>
                      </c:pt>
                      <c:pt idx="171" formatCode="General">
                        <c:v>1.71</c:v>
                      </c:pt>
                      <c:pt idx="172" formatCode="General">
                        <c:v>1.72</c:v>
                      </c:pt>
                      <c:pt idx="173" formatCode="General">
                        <c:v>1.73</c:v>
                      </c:pt>
                      <c:pt idx="174" formatCode="General">
                        <c:v>1.74</c:v>
                      </c:pt>
                      <c:pt idx="175" formatCode="General">
                        <c:v>1.75</c:v>
                      </c:pt>
                      <c:pt idx="176" formatCode="General">
                        <c:v>1.76</c:v>
                      </c:pt>
                      <c:pt idx="177" formatCode="General">
                        <c:v>1.77</c:v>
                      </c:pt>
                      <c:pt idx="178" formatCode="General">
                        <c:v>1.78</c:v>
                      </c:pt>
                      <c:pt idx="179" formatCode="General">
                        <c:v>1.79</c:v>
                      </c:pt>
                      <c:pt idx="180" formatCode="General">
                        <c:v>1.8</c:v>
                      </c:pt>
                      <c:pt idx="181" formatCode="General">
                        <c:v>1.81</c:v>
                      </c:pt>
                      <c:pt idx="182" formatCode="General">
                        <c:v>1.82</c:v>
                      </c:pt>
                      <c:pt idx="183" formatCode="General">
                        <c:v>1.83</c:v>
                      </c:pt>
                      <c:pt idx="184" formatCode="General">
                        <c:v>1.84</c:v>
                      </c:pt>
                      <c:pt idx="185" formatCode="General">
                        <c:v>1.85</c:v>
                      </c:pt>
                      <c:pt idx="186" formatCode="General">
                        <c:v>1.86</c:v>
                      </c:pt>
                      <c:pt idx="187" formatCode="General">
                        <c:v>1.87</c:v>
                      </c:pt>
                      <c:pt idx="188" formatCode="General">
                        <c:v>1.88</c:v>
                      </c:pt>
                      <c:pt idx="189" formatCode="General">
                        <c:v>1.89</c:v>
                      </c:pt>
                      <c:pt idx="190" formatCode="General">
                        <c:v>1.9</c:v>
                      </c:pt>
                      <c:pt idx="191" formatCode="General">
                        <c:v>1.91</c:v>
                      </c:pt>
                      <c:pt idx="192" formatCode="General">
                        <c:v>1.92</c:v>
                      </c:pt>
                      <c:pt idx="193" formatCode="General">
                        <c:v>1.93</c:v>
                      </c:pt>
                      <c:pt idx="194" formatCode="General">
                        <c:v>1.94</c:v>
                      </c:pt>
                      <c:pt idx="195" formatCode="General">
                        <c:v>1.95</c:v>
                      </c:pt>
                      <c:pt idx="196" formatCode="General">
                        <c:v>1.96</c:v>
                      </c:pt>
                      <c:pt idx="197" formatCode="General">
                        <c:v>1.97</c:v>
                      </c:pt>
                      <c:pt idx="198" formatCode="General">
                        <c:v>1.98</c:v>
                      </c:pt>
                      <c:pt idx="199" formatCode="General">
                        <c:v>1.99</c:v>
                      </c:pt>
                      <c:pt idx="200" formatCode="General">
                        <c:v>2</c:v>
                      </c:pt>
                      <c:pt idx="201" formatCode="General">
                        <c:v>2.0099999999999998</c:v>
                      </c:pt>
                      <c:pt idx="202" formatCode="General">
                        <c:v>2.02</c:v>
                      </c:pt>
                      <c:pt idx="203" formatCode="General">
                        <c:v>2.0299999999999998</c:v>
                      </c:pt>
                      <c:pt idx="204" formatCode="General">
                        <c:v>2.04</c:v>
                      </c:pt>
                      <c:pt idx="205" formatCode="General">
                        <c:v>2.0499999999999998</c:v>
                      </c:pt>
                      <c:pt idx="206" formatCode="General">
                        <c:v>2.06</c:v>
                      </c:pt>
                      <c:pt idx="207" formatCode="General">
                        <c:v>2.0699999999999998</c:v>
                      </c:pt>
                      <c:pt idx="208" formatCode="General">
                        <c:v>2.08</c:v>
                      </c:pt>
                      <c:pt idx="209" formatCode="General">
                        <c:v>2.09</c:v>
                      </c:pt>
                      <c:pt idx="210" formatCode="General">
                        <c:v>2.1</c:v>
                      </c:pt>
                      <c:pt idx="211" formatCode="General">
                        <c:v>2.11</c:v>
                      </c:pt>
                      <c:pt idx="212" formatCode="General">
                        <c:v>2.12</c:v>
                      </c:pt>
                      <c:pt idx="213" formatCode="General">
                        <c:v>2.13</c:v>
                      </c:pt>
                      <c:pt idx="214" formatCode="General">
                        <c:v>2.14</c:v>
                      </c:pt>
                      <c:pt idx="215" formatCode="General">
                        <c:v>2.15</c:v>
                      </c:pt>
                      <c:pt idx="216" formatCode="General">
                        <c:v>2.16</c:v>
                      </c:pt>
                      <c:pt idx="217" formatCode="General">
                        <c:v>2.17</c:v>
                      </c:pt>
                      <c:pt idx="218" formatCode="General">
                        <c:v>2.1800000000000002</c:v>
                      </c:pt>
                      <c:pt idx="219" formatCode="General">
                        <c:v>2.19</c:v>
                      </c:pt>
                      <c:pt idx="220" formatCode="General">
                        <c:v>2.2000000000000002</c:v>
                      </c:pt>
                      <c:pt idx="221" formatCode="General">
                        <c:v>2.21</c:v>
                      </c:pt>
                      <c:pt idx="222" formatCode="General">
                        <c:v>2.2200000000000002</c:v>
                      </c:pt>
                      <c:pt idx="223" formatCode="General">
                        <c:v>2.23</c:v>
                      </c:pt>
                      <c:pt idx="224" formatCode="General">
                        <c:v>2.2400000000000002</c:v>
                      </c:pt>
                      <c:pt idx="225" formatCode="General">
                        <c:v>2.25</c:v>
                      </c:pt>
                      <c:pt idx="226" formatCode="General">
                        <c:v>2.2599999999999998</c:v>
                      </c:pt>
                      <c:pt idx="227" formatCode="General">
                        <c:v>2.27</c:v>
                      </c:pt>
                      <c:pt idx="228" formatCode="General">
                        <c:v>2.2799999999999998</c:v>
                      </c:pt>
                      <c:pt idx="229" formatCode="General">
                        <c:v>2.29</c:v>
                      </c:pt>
                      <c:pt idx="230" formatCode="General">
                        <c:v>2.2999999999999998</c:v>
                      </c:pt>
                      <c:pt idx="231" formatCode="General">
                        <c:v>2.31</c:v>
                      </c:pt>
                      <c:pt idx="232" formatCode="General">
                        <c:v>2.3199999999999998</c:v>
                      </c:pt>
                      <c:pt idx="233" formatCode="General">
                        <c:v>2.33</c:v>
                      </c:pt>
                      <c:pt idx="234" formatCode="General">
                        <c:v>2.34</c:v>
                      </c:pt>
                      <c:pt idx="235" formatCode="General">
                        <c:v>2.35</c:v>
                      </c:pt>
                      <c:pt idx="236" formatCode="General">
                        <c:v>2.36</c:v>
                      </c:pt>
                      <c:pt idx="237" formatCode="General">
                        <c:v>2.37</c:v>
                      </c:pt>
                      <c:pt idx="238" formatCode="General">
                        <c:v>2.38</c:v>
                      </c:pt>
                      <c:pt idx="239" formatCode="General">
                        <c:v>2.39</c:v>
                      </c:pt>
                      <c:pt idx="240" formatCode="General">
                        <c:v>2.4</c:v>
                      </c:pt>
                      <c:pt idx="241" formatCode="General">
                        <c:v>2.41</c:v>
                      </c:pt>
                      <c:pt idx="242" formatCode="General">
                        <c:v>2.42</c:v>
                      </c:pt>
                      <c:pt idx="243" formatCode="General">
                        <c:v>2.4300000000000002</c:v>
                      </c:pt>
                      <c:pt idx="244" formatCode="General">
                        <c:v>2.44</c:v>
                      </c:pt>
                      <c:pt idx="245" formatCode="General">
                        <c:v>2.4500000000000002</c:v>
                      </c:pt>
                      <c:pt idx="246" formatCode="General">
                        <c:v>2.46</c:v>
                      </c:pt>
                      <c:pt idx="247" formatCode="General">
                        <c:v>2.4700000000000002</c:v>
                      </c:pt>
                      <c:pt idx="248" formatCode="General">
                        <c:v>2.48</c:v>
                      </c:pt>
                      <c:pt idx="249" formatCode="General">
                        <c:v>2.4900000000000002</c:v>
                      </c:pt>
                      <c:pt idx="250" formatCode="General">
                        <c:v>2.5</c:v>
                      </c:pt>
                      <c:pt idx="251" formatCode="General">
                        <c:v>2.5099999999999998</c:v>
                      </c:pt>
                      <c:pt idx="252" formatCode="General">
                        <c:v>2.52</c:v>
                      </c:pt>
                      <c:pt idx="253" formatCode="General">
                        <c:v>2.5299999999999998</c:v>
                      </c:pt>
                      <c:pt idx="254" formatCode="General">
                        <c:v>2.54</c:v>
                      </c:pt>
                      <c:pt idx="255" formatCode="General">
                        <c:v>2.5499999999999998</c:v>
                      </c:pt>
                      <c:pt idx="256" formatCode="General">
                        <c:v>2.56</c:v>
                      </c:pt>
                      <c:pt idx="257" formatCode="General">
                        <c:v>2.57</c:v>
                      </c:pt>
                      <c:pt idx="258" formatCode="General">
                        <c:v>2.58</c:v>
                      </c:pt>
                      <c:pt idx="259" formatCode="General">
                        <c:v>2.59</c:v>
                      </c:pt>
                      <c:pt idx="260" formatCode="General">
                        <c:v>2.6</c:v>
                      </c:pt>
                      <c:pt idx="261" formatCode="General">
                        <c:v>2.61</c:v>
                      </c:pt>
                      <c:pt idx="262" formatCode="General">
                        <c:v>2.62</c:v>
                      </c:pt>
                      <c:pt idx="263" formatCode="General">
                        <c:v>2.63</c:v>
                      </c:pt>
                      <c:pt idx="264" formatCode="General">
                        <c:v>2.64</c:v>
                      </c:pt>
                      <c:pt idx="265" formatCode="General">
                        <c:v>2.65</c:v>
                      </c:pt>
                      <c:pt idx="266" formatCode="General">
                        <c:v>2.66</c:v>
                      </c:pt>
                      <c:pt idx="267" formatCode="General">
                        <c:v>2.67</c:v>
                      </c:pt>
                      <c:pt idx="268" formatCode="General">
                        <c:v>2.68</c:v>
                      </c:pt>
                      <c:pt idx="269" formatCode="General">
                        <c:v>2.69</c:v>
                      </c:pt>
                      <c:pt idx="270" formatCode="General">
                        <c:v>2.7</c:v>
                      </c:pt>
                      <c:pt idx="271" formatCode="General">
                        <c:v>2.71</c:v>
                      </c:pt>
                      <c:pt idx="272" formatCode="General">
                        <c:v>2.72</c:v>
                      </c:pt>
                      <c:pt idx="273" formatCode="General">
                        <c:v>2.73</c:v>
                      </c:pt>
                      <c:pt idx="274" formatCode="General">
                        <c:v>2.74</c:v>
                      </c:pt>
                      <c:pt idx="275" formatCode="General">
                        <c:v>2.75</c:v>
                      </c:pt>
                      <c:pt idx="276" formatCode="General">
                        <c:v>2.76</c:v>
                      </c:pt>
                      <c:pt idx="277" formatCode="General">
                        <c:v>2.77</c:v>
                      </c:pt>
                      <c:pt idx="278" formatCode="General">
                        <c:v>2.78</c:v>
                      </c:pt>
                      <c:pt idx="279" formatCode="General">
                        <c:v>2.79</c:v>
                      </c:pt>
                      <c:pt idx="280" formatCode="General">
                        <c:v>2.8</c:v>
                      </c:pt>
                      <c:pt idx="281" formatCode="General">
                        <c:v>2.81</c:v>
                      </c:pt>
                      <c:pt idx="282" formatCode="General">
                        <c:v>2.82</c:v>
                      </c:pt>
                      <c:pt idx="283" formatCode="General">
                        <c:v>2.83</c:v>
                      </c:pt>
                      <c:pt idx="284" formatCode="General">
                        <c:v>2.84</c:v>
                      </c:pt>
                      <c:pt idx="285" formatCode="General">
                        <c:v>2.85</c:v>
                      </c:pt>
                      <c:pt idx="286" formatCode="General">
                        <c:v>2.86</c:v>
                      </c:pt>
                      <c:pt idx="287" formatCode="General">
                        <c:v>2.87</c:v>
                      </c:pt>
                      <c:pt idx="288" formatCode="General">
                        <c:v>2.88</c:v>
                      </c:pt>
                      <c:pt idx="289" formatCode="General">
                        <c:v>2.89</c:v>
                      </c:pt>
                      <c:pt idx="290" formatCode="General">
                        <c:v>2.9</c:v>
                      </c:pt>
                      <c:pt idx="291" formatCode="General">
                        <c:v>2.91</c:v>
                      </c:pt>
                      <c:pt idx="292" formatCode="General">
                        <c:v>2.92</c:v>
                      </c:pt>
                      <c:pt idx="293" formatCode="General">
                        <c:v>2.93</c:v>
                      </c:pt>
                      <c:pt idx="294" formatCode="General">
                        <c:v>2.94</c:v>
                      </c:pt>
                      <c:pt idx="295" formatCode="General">
                        <c:v>2.95</c:v>
                      </c:pt>
                      <c:pt idx="296" formatCode="General">
                        <c:v>2.96</c:v>
                      </c:pt>
                      <c:pt idx="297" formatCode="General">
                        <c:v>2.97</c:v>
                      </c:pt>
                      <c:pt idx="298" formatCode="General">
                        <c:v>2.98</c:v>
                      </c:pt>
                      <c:pt idx="299" formatCode="General">
                        <c:v>2.99</c:v>
                      </c:pt>
                      <c:pt idx="300" formatCode="General">
                        <c:v>3</c:v>
                      </c:pt>
                      <c:pt idx="301" formatCode="General">
                        <c:v>3.01</c:v>
                      </c:pt>
                      <c:pt idx="302" formatCode="General">
                        <c:v>3.02</c:v>
                      </c:pt>
                      <c:pt idx="303" formatCode="General">
                        <c:v>3.03</c:v>
                      </c:pt>
                      <c:pt idx="304" formatCode="General">
                        <c:v>3.04</c:v>
                      </c:pt>
                      <c:pt idx="305" formatCode="General">
                        <c:v>3.05</c:v>
                      </c:pt>
                      <c:pt idx="306" formatCode="General">
                        <c:v>3.06</c:v>
                      </c:pt>
                      <c:pt idx="307" formatCode="General">
                        <c:v>3.07</c:v>
                      </c:pt>
                      <c:pt idx="308" formatCode="General">
                        <c:v>3.08</c:v>
                      </c:pt>
                      <c:pt idx="309" formatCode="General">
                        <c:v>3.09</c:v>
                      </c:pt>
                      <c:pt idx="310" formatCode="General">
                        <c:v>3.1</c:v>
                      </c:pt>
                      <c:pt idx="311" formatCode="General">
                        <c:v>3.11</c:v>
                      </c:pt>
                      <c:pt idx="312" formatCode="General">
                        <c:v>3.12</c:v>
                      </c:pt>
                      <c:pt idx="313" formatCode="General">
                        <c:v>3.13</c:v>
                      </c:pt>
                      <c:pt idx="314" formatCode="General">
                        <c:v>3.14</c:v>
                      </c:pt>
                      <c:pt idx="315" formatCode="General">
                        <c:v>3.15</c:v>
                      </c:pt>
                      <c:pt idx="316" formatCode="General">
                        <c:v>3.16</c:v>
                      </c:pt>
                      <c:pt idx="317" formatCode="General">
                        <c:v>3.17</c:v>
                      </c:pt>
                      <c:pt idx="318" formatCode="General">
                        <c:v>3.18</c:v>
                      </c:pt>
                      <c:pt idx="319" formatCode="General">
                        <c:v>3.19</c:v>
                      </c:pt>
                      <c:pt idx="320" formatCode="General">
                        <c:v>3.2</c:v>
                      </c:pt>
                      <c:pt idx="321" formatCode="General">
                        <c:v>3.21</c:v>
                      </c:pt>
                      <c:pt idx="322" formatCode="General">
                        <c:v>3.22</c:v>
                      </c:pt>
                      <c:pt idx="323" formatCode="General">
                        <c:v>3.23</c:v>
                      </c:pt>
                      <c:pt idx="324" formatCode="General">
                        <c:v>3.24</c:v>
                      </c:pt>
                      <c:pt idx="325" formatCode="General">
                        <c:v>3.25</c:v>
                      </c:pt>
                      <c:pt idx="326" formatCode="General">
                        <c:v>3.26</c:v>
                      </c:pt>
                      <c:pt idx="327" formatCode="General">
                        <c:v>3.27</c:v>
                      </c:pt>
                      <c:pt idx="328" formatCode="General">
                        <c:v>3.28</c:v>
                      </c:pt>
                      <c:pt idx="329" formatCode="General">
                        <c:v>3.29</c:v>
                      </c:pt>
                      <c:pt idx="330" formatCode="General">
                        <c:v>3.3</c:v>
                      </c:pt>
                      <c:pt idx="331" formatCode="General">
                        <c:v>3.31</c:v>
                      </c:pt>
                      <c:pt idx="332" formatCode="General">
                        <c:v>3.32</c:v>
                      </c:pt>
                      <c:pt idx="333" formatCode="General">
                        <c:v>3.33</c:v>
                      </c:pt>
                      <c:pt idx="334" formatCode="General">
                        <c:v>3.34</c:v>
                      </c:pt>
                      <c:pt idx="335" formatCode="General">
                        <c:v>3.35</c:v>
                      </c:pt>
                      <c:pt idx="336" formatCode="General">
                        <c:v>3.36</c:v>
                      </c:pt>
                      <c:pt idx="337" formatCode="General">
                        <c:v>3.37</c:v>
                      </c:pt>
                      <c:pt idx="338" formatCode="General">
                        <c:v>3.38</c:v>
                      </c:pt>
                      <c:pt idx="339" formatCode="General">
                        <c:v>3.39</c:v>
                      </c:pt>
                      <c:pt idx="340" formatCode="General">
                        <c:v>3.4</c:v>
                      </c:pt>
                      <c:pt idx="341" formatCode="General">
                        <c:v>3.41</c:v>
                      </c:pt>
                      <c:pt idx="342" formatCode="General">
                        <c:v>3.42</c:v>
                      </c:pt>
                      <c:pt idx="343" formatCode="General">
                        <c:v>3.43</c:v>
                      </c:pt>
                      <c:pt idx="344" formatCode="General">
                        <c:v>3.44</c:v>
                      </c:pt>
                      <c:pt idx="345" formatCode="General">
                        <c:v>3.45</c:v>
                      </c:pt>
                      <c:pt idx="346" formatCode="General">
                        <c:v>3.46</c:v>
                      </c:pt>
                      <c:pt idx="347" formatCode="General">
                        <c:v>3.47</c:v>
                      </c:pt>
                      <c:pt idx="348" formatCode="General">
                        <c:v>3.48</c:v>
                      </c:pt>
                      <c:pt idx="349" formatCode="General">
                        <c:v>3.49</c:v>
                      </c:pt>
                      <c:pt idx="350" formatCode="General">
                        <c:v>3.5</c:v>
                      </c:pt>
                      <c:pt idx="351" formatCode="General">
                        <c:v>3.51</c:v>
                      </c:pt>
                      <c:pt idx="352" formatCode="General">
                        <c:v>3.52</c:v>
                      </c:pt>
                      <c:pt idx="353" formatCode="General">
                        <c:v>3.53</c:v>
                      </c:pt>
                      <c:pt idx="354" formatCode="General">
                        <c:v>3.54</c:v>
                      </c:pt>
                      <c:pt idx="355" formatCode="General">
                        <c:v>3.55</c:v>
                      </c:pt>
                      <c:pt idx="356" formatCode="General">
                        <c:v>3.56</c:v>
                      </c:pt>
                      <c:pt idx="357" formatCode="General">
                        <c:v>3.57</c:v>
                      </c:pt>
                      <c:pt idx="358" formatCode="General">
                        <c:v>3.58</c:v>
                      </c:pt>
                      <c:pt idx="359" formatCode="General">
                        <c:v>3.59</c:v>
                      </c:pt>
                      <c:pt idx="360" formatCode="General">
                        <c:v>3.6</c:v>
                      </c:pt>
                      <c:pt idx="361" formatCode="General">
                        <c:v>3.61</c:v>
                      </c:pt>
                      <c:pt idx="362" formatCode="General">
                        <c:v>3.62</c:v>
                      </c:pt>
                      <c:pt idx="363" formatCode="General">
                        <c:v>3.63</c:v>
                      </c:pt>
                      <c:pt idx="364" formatCode="General">
                        <c:v>3.64</c:v>
                      </c:pt>
                      <c:pt idx="365" formatCode="General">
                        <c:v>3.65</c:v>
                      </c:pt>
                      <c:pt idx="366" formatCode="General">
                        <c:v>3.66</c:v>
                      </c:pt>
                      <c:pt idx="367" formatCode="General">
                        <c:v>3.67</c:v>
                      </c:pt>
                      <c:pt idx="368" formatCode="General">
                        <c:v>3.68</c:v>
                      </c:pt>
                      <c:pt idx="369" formatCode="General">
                        <c:v>3.69</c:v>
                      </c:pt>
                      <c:pt idx="370" formatCode="General">
                        <c:v>3.7</c:v>
                      </c:pt>
                      <c:pt idx="371" formatCode="General">
                        <c:v>3.71</c:v>
                      </c:pt>
                      <c:pt idx="372" formatCode="General">
                        <c:v>3.72</c:v>
                      </c:pt>
                      <c:pt idx="373" formatCode="General">
                        <c:v>3.73</c:v>
                      </c:pt>
                      <c:pt idx="374" formatCode="General">
                        <c:v>3.74</c:v>
                      </c:pt>
                      <c:pt idx="375" formatCode="General">
                        <c:v>3.75</c:v>
                      </c:pt>
                      <c:pt idx="376" formatCode="General">
                        <c:v>3.76</c:v>
                      </c:pt>
                      <c:pt idx="377" formatCode="General">
                        <c:v>3.77</c:v>
                      </c:pt>
                      <c:pt idx="378" formatCode="General">
                        <c:v>3.78</c:v>
                      </c:pt>
                      <c:pt idx="379" formatCode="General">
                        <c:v>3.79</c:v>
                      </c:pt>
                      <c:pt idx="380" formatCode="General">
                        <c:v>3.8</c:v>
                      </c:pt>
                      <c:pt idx="381" formatCode="General">
                        <c:v>3.81</c:v>
                      </c:pt>
                      <c:pt idx="382" formatCode="General">
                        <c:v>3.82</c:v>
                      </c:pt>
                      <c:pt idx="383" formatCode="General">
                        <c:v>3.83</c:v>
                      </c:pt>
                      <c:pt idx="384" formatCode="General">
                        <c:v>3.84</c:v>
                      </c:pt>
                      <c:pt idx="385" formatCode="General">
                        <c:v>3.85</c:v>
                      </c:pt>
                      <c:pt idx="386" formatCode="General">
                        <c:v>3.86</c:v>
                      </c:pt>
                      <c:pt idx="387" formatCode="General">
                        <c:v>3.87</c:v>
                      </c:pt>
                      <c:pt idx="388" formatCode="General">
                        <c:v>3.88</c:v>
                      </c:pt>
                      <c:pt idx="389" formatCode="General">
                        <c:v>3.89</c:v>
                      </c:pt>
                      <c:pt idx="390" formatCode="General">
                        <c:v>3.9</c:v>
                      </c:pt>
                      <c:pt idx="391" formatCode="General">
                        <c:v>3.91</c:v>
                      </c:pt>
                      <c:pt idx="392" formatCode="General">
                        <c:v>3.92</c:v>
                      </c:pt>
                      <c:pt idx="393" formatCode="General">
                        <c:v>3.93</c:v>
                      </c:pt>
                      <c:pt idx="394" formatCode="General">
                        <c:v>3.94</c:v>
                      </c:pt>
                      <c:pt idx="395" formatCode="General">
                        <c:v>3.95</c:v>
                      </c:pt>
                      <c:pt idx="396" formatCode="General">
                        <c:v>3.96</c:v>
                      </c:pt>
                      <c:pt idx="397" formatCode="General">
                        <c:v>3.97</c:v>
                      </c:pt>
                      <c:pt idx="398" formatCode="General">
                        <c:v>3.98</c:v>
                      </c:pt>
                      <c:pt idx="399" formatCode="General">
                        <c:v>3.99</c:v>
                      </c:pt>
                      <c:pt idx="400" formatCode="General">
                        <c:v>4</c:v>
                      </c:pt>
                      <c:pt idx="401" formatCode="General">
                        <c:v>4.01</c:v>
                      </c:pt>
                      <c:pt idx="402" formatCode="General">
                        <c:v>4.0199999999999996</c:v>
                      </c:pt>
                      <c:pt idx="403" formatCode="General">
                        <c:v>4.03</c:v>
                      </c:pt>
                      <c:pt idx="404" formatCode="General">
                        <c:v>4.04</c:v>
                      </c:pt>
                      <c:pt idx="405" formatCode="General">
                        <c:v>4.05</c:v>
                      </c:pt>
                      <c:pt idx="406" formatCode="General">
                        <c:v>4.0599999999999996</c:v>
                      </c:pt>
                      <c:pt idx="407" formatCode="General">
                        <c:v>4.07</c:v>
                      </c:pt>
                      <c:pt idx="408" formatCode="General">
                        <c:v>4.08</c:v>
                      </c:pt>
                      <c:pt idx="409" formatCode="General">
                        <c:v>4.09</c:v>
                      </c:pt>
                      <c:pt idx="410" formatCode="General">
                        <c:v>4.0999999999999996</c:v>
                      </c:pt>
                      <c:pt idx="411" formatCode="General">
                        <c:v>4.1100000000000003</c:v>
                      </c:pt>
                      <c:pt idx="412" formatCode="General">
                        <c:v>4.12</c:v>
                      </c:pt>
                      <c:pt idx="413" formatCode="General">
                        <c:v>4.13</c:v>
                      </c:pt>
                      <c:pt idx="414" formatCode="General">
                        <c:v>4.1399999999999997</c:v>
                      </c:pt>
                      <c:pt idx="415" formatCode="General">
                        <c:v>4.1500000000000004</c:v>
                      </c:pt>
                      <c:pt idx="416" formatCode="General">
                        <c:v>4.16</c:v>
                      </c:pt>
                      <c:pt idx="417" formatCode="General">
                        <c:v>4.17</c:v>
                      </c:pt>
                      <c:pt idx="418" formatCode="General">
                        <c:v>4.18</c:v>
                      </c:pt>
                      <c:pt idx="419" formatCode="General">
                        <c:v>4.1900000000000004</c:v>
                      </c:pt>
                      <c:pt idx="420" formatCode="General">
                        <c:v>4.2</c:v>
                      </c:pt>
                      <c:pt idx="421" formatCode="General">
                        <c:v>4.21</c:v>
                      </c:pt>
                      <c:pt idx="422" formatCode="General">
                        <c:v>4.22</c:v>
                      </c:pt>
                      <c:pt idx="423" formatCode="General">
                        <c:v>4.2300000000000004</c:v>
                      </c:pt>
                      <c:pt idx="424" formatCode="General">
                        <c:v>4.24</c:v>
                      </c:pt>
                      <c:pt idx="425" formatCode="General">
                        <c:v>4.25</c:v>
                      </c:pt>
                      <c:pt idx="426" formatCode="General">
                        <c:v>4.26</c:v>
                      </c:pt>
                      <c:pt idx="427" formatCode="General">
                        <c:v>4.2699999999999996</c:v>
                      </c:pt>
                      <c:pt idx="428" formatCode="General">
                        <c:v>4.28</c:v>
                      </c:pt>
                      <c:pt idx="429" formatCode="General">
                        <c:v>4.29</c:v>
                      </c:pt>
                      <c:pt idx="430" formatCode="General">
                        <c:v>4.3</c:v>
                      </c:pt>
                      <c:pt idx="431" formatCode="General">
                        <c:v>4.3099999999999996</c:v>
                      </c:pt>
                      <c:pt idx="432" formatCode="General">
                        <c:v>4.32</c:v>
                      </c:pt>
                      <c:pt idx="433" formatCode="General">
                        <c:v>4.33</c:v>
                      </c:pt>
                      <c:pt idx="434" formatCode="General">
                        <c:v>4.34</c:v>
                      </c:pt>
                      <c:pt idx="435" formatCode="General">
                        <c:v>4.3499999999999996</c:v>
                      </c:pt>
                      <c:pt idx="436" formatCode="General">
                        <c:v>4.3600000000000003</c:v>
                      </c:pt>
                      <c:pt idx="437" formatCode="General">
                        <c:v>4.37</c:v>
                      </c:pt>
                      <c:pt idx="438" formatCode="General">
                        <c:v>4.38</c:v>
                      </c:pt>
                      <c:pt idx="439" formatCode="General">
                        <c:v>4.3899999999999997</c:v>
                      </c:pt>
                      <c:pt idx="440" formatCode="General">
                        <c:v>4.4000000000000004</c:v>
                      </c:pt>
                      <c:pt idx="441" formatCode="General">
                        <c:v>4.41</c:v>
                      </c:pt>
                      <c:pt idx="442" formatCode="General">
                        <c:v>4.42</c:v>
                      </c:pt>
                      <c:pt idx="443" formatCode="General">
                        <c:v>4.43</c:v>
                      </c:pt>
                      <c:pt idx="444" formatCode="General">
                        <c:v>4.4400000000000004</c:v>
                      </c:pt>
                      <c:pt idx="445" formatCode="General">
                        <c:v>4.45</c:v>
                      </c:pt>
                      <c:pt idx="446" formatCode="General">
                        <c:v>4.46</c:v>
                      </c:pt>
                      <c:pt idx="447" formatCode="General">
                        <c:v>4.47</c:v>
                      </c:pt>
                      <c:pt idx="448" formatCode="General">
                        <c:v>4.4800000000000004</c:v>
                      </c:pt>
                      <c:pt idx="449" formatCode="General">
                        <c:v>4.49</c:v>
                      </c:pt>
                      <c:pt idx="450" formatCode="General">
                        <c:v>4.5</c:v>
                      </c:pt>
                      <c:pt idx="451" formatCode="General">
                        <c:v>4.51</c:v>
                      </c:pt>
                      <c:pt idx="452" formatCode="General">
                        <c:v>4.5199999999999996</c:v>
                      </c:pt>
                      <c:pt idx="453" formatCode="General">
                        <c:v>4.53</c:v>
                      </c:pt>
                      <c:pt idx="454" formatCode="General">
                        <c:v>4.54</c:v>
                      </c:pt>
                      <c:pt idx="455" formatCode="General">
                        <c:v>4.55</c:v>
                      </c:pt>
                      <c:pt idx="456" formatCode="General">
                        <c:v>4.5599999999999996</c:v>
                      </c:pt>
                      <c:pt idx="457" formatCode="General">
                        <c:v>4.57</c:v>
                      </c:pt>
                      <c:pt idx="458" formatCode="General">
                        <c:v>4.58</c:v>
                      </c:pt>
                      <c:pt idx="459" formatCode="General">
                        <c:v>4.59</c:v>
                      </c:pt>
                      <c:pt idx="460" formatCode="General">
                        <c:v>4.5999999999999996</c:v>
                      </c:pt>
                      <c:pt idx="461" formatCode="General">
                        <c:v>4.6100000000000003</c:v>
                      </c:pt>
                      <c:pt idx="462" formatCode="General">
                        <c:v>4.62</c:v>
                      </c:pt>
                      <c:pt idx="463" formatCode="General">
                        <c:v>4.63</c:v>
                      </c:pt>
                      <c:pt idx="464" formatCode="General">
                        <c:v>4.6399999999999997</c:v>
                      </c:pt>
                      <c:pt idx="465" formatCode="General">
                        <c:v>4.6500000000000004</c:v>
                      </c:pt>
                      <c:pt idx="466" formatCode="General">
                        <c:v>4.66</c:v>
                      </c:pt>
                      <c:pt idx="467" formatCode="General">
                        <c:v>4.67</c:v>
                      </c:pt>
                      <c:pt idx="468" formatCode="General">
                        <c:v>4.68</c:v>
                      </c:pt>
                      <c:pt idx="469" formatCode="General">
                        <c:v>4.6900000000000004</c:v>
                      </c:pt>
                      <c:pt idx="470" formatCode="General">
                        <c:v>4.7</c:v>
                      </c:pt>
                      <c:pt idx="471" formatCode="General">
                        <c:v>4.71</c:v>
                      </c:pt>
                      <c:pt idx="472" formatCode="General">
                        <c:v>4.72</c:v>
                      </c:pt>
                      <c:pt idx="473" formatCode="General">
                        <c:v>4.7300000000000004</c:v>
                      </c:pt>
                      <c:pt idx="474" formatCode="General">
                        <c:v>4.74</c:v>
                      </c:pt>
                      <c:pt idx="475" formatCode="General">
                        <c:v>4.75</c:v>
                      </c:pt>
                      <c:pt idx="476" formatCode="General">
                        <c:v>4.76</c:v>
                      </c:pt>
                      <c:pt idx="477" formatCode="General">
                        <c:v>4.7699999999999996</c:v>
                      </c:pt>
                      <c:pt idx="478" formatCode="General">
                        <c:v>4.78</c:v>
                      </c:pt>
                      <c:pt idx="479" formatCode="General">
                        <c:v>4.79</c:v>
                      </c:pt>
                      <c:pt idx="480" formatCode="General">
                        <c:v>4.8</c:v>
                      </c:pt>
                      <c:pt idx="481" formatCode="General">
                        <c:v>4.8099999999999996</c:v>
                      </c:pt>
                      <c:pt idx="482" formatCode="General">
                        <c:v>4.82</c:v>
                      </c:pt>
                      <c:pt idx="483" formatCode="General">
                        <c:v>4.83</c:v>
                      </c:pt>
                      <c:pt idx="484" formatCode="General">
                        <c:v>4.84</c:v>
                      </c:pt>
                      <c:pt idx="485" formatCode="General">
                        <c:v>4.8499999999999996</c:v>
                      </c:pt>
                      <c:pt idx="486" formatCode="General">
                        <c:v>4.8600000000000003</c:v>
                      </c:pt>
                      <c:pt idx="487" formatCode="General">
                        <c:v>4.87</c:v>
                      </c:pt>
                      <c:pt idx="488" formatCode="General">
                        <c:v>4.88</c:v>
                      </c:pt>
                      <c:pt idx="489" formatCode="General">
                        <c:v>4.8899999999999997</c:v>
                      </c:pt>
                      <c:pt idx="490" formatCode="General">
                        <c:v>4.9000000000000004</c:v>
                      </c:pt>
                      <c:pt idx="491" formatCode="General">
                        <c:v>4.91</c:v>
                      </c:pt>
                      <c:pt idx="492" formatCode="General">
                        <c:v>4.92</c:v>
                      </c:pt>
                      <c:pt idx="493" formatCode="General">
                        <c:v>4.93</c:v>
                      </c:pt>
                      <c:pt idx="494" formatCode="General">
                        <c:v>4.9400000000000004</c:v>
                      </c:pt>
                      <c:pt idx="495" formatCode="General">
                        <c:v>4.95</c:v>
                      </c:pt>
                      <c:pt idx="496" formatCode="General">
                        <c:v>4.96</c:v>
                      </c:pt>
                      <c:pt idx="497" formatCode="General">
                        <c:v>4.97</c:v>
                      </c:pt>
                      <c:pt idx="498" formatCode="General">
                        <c:v>4.9800000000000004</c:v>
                      </c:pt>
                      <c:pt idx="499" formatCode="General">
                        <c:v>4.99</c:v>
                      </c:pt>
                      <c:pt idx="500" formatCode="General">
                        <c:v>5</c:v>
                      </c:pt>
                      <c:pt idx="501" formatCode="General">
                        <c:v>5.01</c:v>
                      </c:pt>
                      <c:pt idx="502" formatCode="General">
                        <c:v>5.0199999999999996</c:v>
                      </c:pt>
                      <c:pt idx="503" formatCode="General">
                        <c:v>5.03</c:v>
                      </c:pt>
                      <c:pt idx="504" formatCode="General">
                        <c:v>5.04</c:v>
                      </c:pt>
                      <c:pt idx="505" formatCode="General">
                        <c:v>5.05</c:v>
                      </c:pt>
                      <c:pt idx="506" formatCode="General">
                        <c:v>5.0599999999999996</c:v>
                      </c:pt>
                      <c:pt idx="507" formatCode="General">
                        <c:v>5.07</c:v>
                      </c:pt>
                      <c:pt idx="508" formatCode="General">
                        <c:v>5.08</c:v>
                      </c:pt>
                      <c:pt idx="509" formatCode="General">
                        <c:v>5.09</c:v>
                      </c:pt>
                      <c:pt idx="510" formatCode="General">
                        <c:v>5.0999999999999996</c:v>
                      </c:pt>
                      <c:pt idx="511" formatCode="General">
                        <c:v>5.1100000000000003</c:v>
                      </c:pt>
                      <c:pt idx="512" formatCode="General">
                        <c:v>5.12</c:v>
                      </c:pt>
                      <c:pt idx="513" formatCode="General">
                        <c:v>5.13</c:v>
                      </c:pt>
                      <c:pt idx="514" formatCode="General">
                        <c:v>5.14</c:v>
                      </c:pt>
                      <c:pt idx="515" formatCode="General">
                        <c:v>5.15</c:v>
                      </c:pt>
                      <c:pt idx="516" formatCode="General">
                        <c:v>5.16</c:v>
                      </c:pt>
                      <c:pt idx="517" formatCode="General">
                        <c:v>5.17</c:v>
                      </c:pt>
                      <c:pt idx="518" formatCode="General">
                        <c:v>5.18</c:v>
                      </c:pt>
                      <c:pt idx="519" formatCode="General">
                        <c:v>5.19</c:v>
                      </c:pt>
                      <c:pt idx="520" formatCode="General">
                        <c:v>5.2</c:v>
                      </c:pt>
                      <c:pt idx="521" formatCode="General">
                        <c:v>5.21</c:v>
                      </c:pt>
                      <c:pt idx="522" formatCode="General">
                        <c:v>5.22</c:v>
                      </c:pt>
                      <c:pt idx="523" formatCode="General">
                        <c:v>5.23</c:v>
                      </c:pt>
                      <c:pt idx="524" formatCode="General">
                        <c:v>5.24</c:v>
                      </c:pt>
                      <c:pt idx="525" formatCode="General">
                        <c:v>5.25</c:v>
                      </c:pt>
                      <c:pt idx="526" formatCode="General">
                        <c:v>5.26</c:v>
                      </c:pt>
                      <c:pt idx="527" formatCode="General">
                        <c:v>5.27</c:v>
                      </c:pt>
                      <c:pt idx="528" formatCode="General">
                        <c:v>5.28</c:v>
                      </c:pt>
                      <c:pt idx="529" formatCode="General">
                        <c:v>5.29</c:v>
                      </c:pt>
                      <c:pt idx="530" formatCode="General">
                        <c:v>5.3</c:v>
                      </c:pt>
                      <c:pt idx="531" formatCode="General">
                        <c:v>5.31</c:v>
                      </c:pt>
                      <c:pt idx="532" formatCode="General">
                        <c:v>5.32</c:v>
                      </c:pt>
                      <c:pt idx="533" formatCode="General">
                        <c:v>5.33</c:v>
                      </c:pt>
                      <c:pt idx="534" formatCode="General">
                        <c:v>5.34</c:v>
                      </c:pt>
                      <c:pt idx="535" formatCode="General">
                        <c:v>5.35</c:v>
                      </c:pt>
                      <c:pt idx="536" formatCode="General">
                        <c:v>5.36</c:v>
                      </c:pt>
                      <c:pt idx="537" formatCode="General">
                        <c:v>5.37</c:v>
                      </c:pt>
                      <c:pt idx="538" formatCode="General">
                        <c:v>5.38</c:v>
                      </c:pt>
                      <c:pt idx="539" formatCode="General">
                        <c:v>5.39</c:v>
                      </c:pt>
                      <c:pt idx="540" formatCode="General">
                        <c:v>5.4</c:v>
                      </c:pt>
                      <c:pt idx="541" formatCode="General">
                        <c:v>5.41</c:v>
                      </c:pt>
                      <c:pt idx="542" formatCode="General">
                        <c:v>5.42</c:v>
                      </c:pt>
                      <c:pt idx="543" formatCode="General">
                        <c:v>5.43</c:v>
                      </c:pt>
                      <c:pt idx="544" formatCode="General">
                        <c:v>5.44</c:v>
                      </c:pt>
                      <c:pt idx="545" formatCode="General">
                        <c:v>5.45</c:v>
                      </c:pt>
                      <c:pt idx="546" formatCode="General">
                        <c:v>5.46</c:v>
                      </c:pt>
                      <c:pt idx="547" formatCode="General">
                        <c:v>5.47</c:v>
                      </c:pt>
                      <c:pt idx="548" formatCode="General">
                        <c:v>5.48</c:v>
                      </c:pt>
                      <c:pt idx="549" formatCode="General">
                        <c:v>5.49</c:v>
                      </c:pt>
                      <c:pt idx="550" formatCode="General">
                        <c:v>5.5</c:v>
                      </c:pt>
                      <c:pt idx="551" formatCode="General">
                        <c:v>5.51</c:v>
                      </c:pt>
                      <c:pt idx="552" formatCode="General">
                        <c:v>5.52</c:v>
                      </c:pt>
                      <c:pt idx="553" formatCode="General">
                        <c:v>5.53</c:v>
                      </c:pt>
                      <c:pt idx="554" formatCode="General">
                        <c:v>5.54</c:v>
                      </c:pt>
                      <c:pt idx="555" formatCode="General">
                        <c:v>5.55</c:v>
                      </c:pt>
                      <c:pt idx="556" formatCode="General">
                        <c:v>5.56</c:v>
                      </c:pt>
                      <c:pt idx="557" formatCode="General">
                        <c:v>5.57</c:v>
                      </c:pt>
                      <c:pt idx="558" formatCode="General">
                        <c:v>5.58</c:v>
                      </c:pt>
                      <c:pt idx="559" formatCode="General">
                        <c:v>5.59</c:v>
                      </c:pt>
                      <c:pt idx="560" formatCode="General">
                        <c:v>5.6</c:v>
                      </c:pt>
                      <c:pt idx="561" formatCode="General">
                        <c:v>5.61</c:v>
                      </c:pt>
                      <c:pt idx="562" formatCode="General">
                        <c:v>5.62</c:v>
                      </c:pt>
                      <c:pt idx="563" formatCode="General">
                        <c:v>5.63</c:v>
                      </c:pt>
                      <c:pt idx="564" formatCode="General">
                        <c:v>5.64</c:v>
                      </c:pt>
                      <c:pt idx="565" formatCode="General">
                        <c:v>5.65</c:v>
                      </c:pt>
                      <c:pt idx="566" formatCode="General">
                        <c:v>5.66</c:v>
                      </c:pt>
                      <c:pt idx="567" formatCode="General">
                        <c:v>5.67</c:v>
                      </c:pt>
                      <c:pt idx="568" formatCode="General">
                        <c:v>5.68</c:v>
                      </c:pt>
                      <c:pt idx="569" formatCode="General">
                        <c:v>5.69</c:v>
                      </c:pt>
                      <c:pt idx="570" formatCode="General">
                        <c:v>5.7</c:v>
                      </c:pt>
                      <c:pt idx="571" formatCode="General">
                        <c:v>5.71</c:v>
                      </c:pt>
                      <c:pt idx="572" formatCode="General">
                        <c:v>5.72</c:v>
                      </c:pt>
                      <c:pt idx="573" formatCode="General">
                        <c:v>5.73</c:v>
                      </c:pt>
                      <c:pt idx="574" formatCode="General">
                        <c:v>5.74</c:v>
                      </c:pt>
                      <c:pt idx="575" formatCode="General">
                        <c:v>5.75</c:v>
                      </c:pt>
                      <c:pt idx="576" formatCode="General">
                        <c:v>5.76</c:v>
                      </c:pt>
                      <c:pt idx="577" formatCode="General">
                        <c:v>5.77</c:v>
                      </c:pt>
                      <c:pt idx="578" formatCode="General">
                        <c:v>5.78</c:v>
                      </c:pt>
                      <c:pt idx="579" formatCode="General">
                        <c:v>5.79</c:v>
                      </c:pt>
                      <c:pt idx="580" formatCode="General">
                        <c:v>5.8</c:v>
                      </c:pt>
                      <c:pt idx="581" formatCode="General">
                        <c:v>5.81</c:v>
                      </c:pt>
                      <c:pt idx="582" formatCode="General">
                        <c:v>5.82</c:v>
                      </c:pt>
                      <c:pt idx="583" formatCode="General">
                        <c:v>5.83</c:v>
                      </c:pt>
                      <c:pt idx="584" formatCode="General">
                        <c:v>5.84</c:v>
                      </c:pt>
                      <c:pt idx="585" formatCode="General">
                        <c:v>5.85</c:v>
                      </c:pt>
                      <c:pt idx="586" formatCode="General">
                        <c:v>5.86</c:v>
                      </c:pt>
                      <c:pt idx="587" formatCode="General">
                        <c:v>5.87</c:v>
                      </c:pt>
                      <c:pt idx="588" formatCode="General">
                        <c:v>5.88</c:v>
                      </c:pt>
                      <c:pt idx="589" formatCode="General">
                        <c:v>5.89</c:v>
                      </c:pt>
                      <c:pt idx="590" formatCode="General">
                        <c:v>5.9</c:v>
                      </c:pt>
                      <c:pt idx="591" formatCode="General">
                        <c:v>5.91</c:v>
                      </c:pt>
                      <c:pt idx="592" formatCode="General">
                        <c:v>5.92</c:v>
                      </c:pt>
                      <c:pt idx="593" formatCode="General">
                        <c:v>5.93</c:v>
                      </c:pt>
                      <c:pt idx="594" formatCode="General">
                        <c:v>5.94</c:v>
                      </c:pt>
                      <c:pt idx="595" formatCode="General">
                        <c:v>5.95</c:v>
                      </c:pt>
                      <c:pt idx="596" formatCode="General">
                        <c:v>5.96</c:v>
                      </c:pt>
                      <c:pt idx="597" formatCode="General">
                        <c:v>5.97</c:v>
                      </c:pt>
                      <c:pt idx="598" formatCode="General">
                        <c:v>5.98</c:v>
                      </c:pt>
                      <c:pt idx="599" formatCode="General">
                        <c:v>5.99</c:v>
                      </c:pt>
                      <c:pt idx="600" formatCode="General">
                        <c:v>6</c:v>
                      </c:pt>
                      <c:pt idx="601" formatCode="General">
                        <c:v>6.01</c:v>
                      </c:pt>
                      <c:pt idx="602" formatCode="General">
                        <c:v>6.02</c:v>
                      </c:pt>
                      <c:pt idx="603" formatCode="General">
                        <c:v>6.03</c:v>
                      </c:pt>
                      <c:pt idx="604" formatCode="General">
                        <c:v>6.04</c:v>
                      </c:pt>
                      <c:pt idx="605" formatCode="General">
                        <c:v>6.05</c:v>
                      </c:pt>
                      <c:pt idx="606" formatCode="General">
                        <c:v>6.06</c:v>
                      </c:pt>
                      <c:pt idx="607" formatCode="General">
                        <c:v>6.07</c:v>
                      </c:pt>
                      <c:pt idx="608" formatCode="General">
                        <c:v>6.08</c:v>
                      </c:pt>
                      <c:pt idx="609" formatCode="General">
                        <c:v>6.09</c:v>
                      </c:pt>
                      <c:pt idx="610" formatCode="General">
                        <c:v>6.1</c:v>
                      </c:pt>
                      <c:pt idx="611" formatCode="General">
                        <c:v>6.11</c:v>
                      </c:pt>
                      <c:pt idx="612" formatCode="General">
                        <c:v>6.12</c:v>
                      </c:pt>
                      <c:pt idx="613" formatCode="General">
                        <c:v>6.13</c:v>
                      </c:pt>
                      <c:pt idx="614" formatCode="General">
                        <c:v>6.14</c:v>
                      </c:pt>
                      <c:pt idx="615" formatCode="General">
                        <c:v>6.15</c:v>
                      </c:pt>
                      <c:pt idx="616" formatCode="General">
                        <c:v>6.16</c:v>
                      </c:pt>
                      <c:pt idx="617" formatCode="General">
                        <c:v>6.17</c:v>
                      </c:pt>
                      <c:pt idx="618" formatCode="General">
                        <c:v>6.18</c:v>
                      </c:pt>
                      <c:pt idx="619" formatCode="General">
                        <c:v>6.19</c:v>
                      </c:pt>
                      <c:pt idx="620" formatCode="General">
                        <c:v>6.2</c:v>
                      </c:pt>
                      <c:pt idx="621" formatCode="General">
                        <c:v>6.21</c:v>
                      </c:pt>
                      <c:pt idx="622" formatCode="General">
                        <c:v>6.22</c:v>
                      </c:pt>
                      <c:pt idx="623" formatCode="General">
                        <c:v>6.23</c:v>
                      </c:pt>
                      <c:pt idx="624" formatCode="General">
                        <c:v>6.24</c:v>
                      </c:pt>
                      <c:pt idx="625" formatCode="General">
                        <c:v>6.25</c:v>
                      </c:pt>
                      <c:pt idx="626" formatCode="General">
                        <c:v>6.26</c:v>
                      </c:pt>
                      <c:pt idx="627" formatCode="General">
                        <c:v>6.27</c:v>
                      </c:pt>
                      <c:pt idx="628" formatCode="General">
                        <c:v>6.28</c:v>
                      </c:pt>
                      <c:pt idx="629" formatCode="General">
                        <c:v>6.29</c:v>
                      </c:pt>
                      <c:pt idx="630" formatCode="General">
                        <c:v>6.3</c:v>
                      </c:pt>
                      <c:pt idx="631" formatCode="General">
                        <c:v>6.31</c:v>
                      </c:pt>
                      <c:pt idx="632" formatCode="General">
                        <c:v>6.32</c:v>
                      </c:pt>
                      <c:pt idx="633" formatCode="General">
                        <c:v>6.33</c:v>
                      </c:pt>
                      <c:pt idx="634" formatCode="General">
                        <c:v>6.34</c:v>
                      </c:pt>
                      <c:pt idx="635" formatCode="General">
                        <c:v>6.35</c:v>
                      </c:pt>
                      <c:pt idx="636" formatCode="General">
                        <c:v>6.36</c:v>
                      </c:pt>
                      <c:pt idx="637" formatCode="General">
                        <c:v>6.37</c:v>
                      </c:pt>
                      <c:pt idx="638" formatCode="General">
                        <c:v>6.38</c:v>
                      </c:pt>
                      <c:pt idx="639" formatCode="General">
                        <c:v>6.39</c:v>
                      </c:pt>
                      <c:pt idx="640" formatCode="General">
                        <c:v>6.4</c:v>
                      </c:pt>
                      <c:pt idx="641" formatCode="General">
                        <c:v>6.41</c:v>
                      </c:pt>
                      <c:pt idx="642" formatCode="General">
                        <c:v>6.42</c:v>
                      </c:pt>
                      <c:pt idx="643" formatCode="General">
                        <c:v>6.43</c:v>
                      </c:pt>
                      <c:pt idx="644" formatCode="General">
                        <c:v>6.44</c:v>
                      </c:pt>
                      <c:pt idx="645" formatCode="General">
                        <c:v>6.45</c:v>
                      </c:pt>
                      <c:pt idx="646" formatCode="General">
                        <c:v>6.46</c:v>
                      </c:pt>
                      <c:pt idx="647" formatCode="General">
                        <c:v>6.47</c:v>
                      </c:pt>
                      <c:pt idx="648" formatCode="General">
                        <c:v>6.48</c:v>
                      </c:pt>
                      <c:pt idx="649" formatCode="General">
                        <c:v>6.49</c:v>
                      </c:pt>
                      <c:pt idx="650" formatCode="General">
                        <c:v>6.5</c:v>
                      </c:pt>
                      <c:pt idx="651" formatCode="General">
                        <c:v>6.51</c:v>
                      </c:pt>
                      <c:pt idx="652" formatCode="General">
                        <c:v>6.52</c:v>
                      </c:pt>
                      <c:pt idx="653" formatCode="General">
                        <c:v>6.53</c:v>
                      </c:pt>
                      <c:pt idx="654" formatCode="General">
                        <c:v>6.54</c:v>
                      </c:pt>
                      <c:pt idx="655" formatCode="General">
                        <c:v>6.55</c:v>
                      </c:pt>
                      <c:pt idx="656" formatCode="General">
                        <c:v>6.56</c:v>
                      </c:pt>
                      <c:pt idx="657" formatCode="General">
                        <c:v>6.57</c:v>
                      </c:pt>
                      <c:pt idx="658" formatCode="General">
                        <c:v>6.58</c:v>
                      </c:pt>
                      <c:pt idx="659" formatCode="General">
                        <c:v>6.59</c:v>
                      </c:pt>
                      <c:pt idx="660" formatCode="General">
                        <c:v>6.6</c:v>
                      </c:pt>
                      <c:pt idx="661" formatCode="General">
                        <c:v>6.61</c:v>
                      </c:pt>
                      <c:pt idx="662" formatCode="General">
                        <c:v>6.62</c:v>
                      </c:pt>
                      <c:pt idx="663" formatCode="General">
                        <c:v>6.63</c:v>
                      </c:pt>
                      <c:pt idx="664" formatCode="General">
                        <c:v>6.64</c:v>
                      </c:pt>
                      <c:pt idx="665" formatCode="General">
                        <c:v>6.65</c:v>
                      </c:pt>
                      <c:pt idx="666" formatCode="General">
                        <c:v>6.66</c:v>
                      </c:pt>
                      <c:pt idx="667" formatCode="General">
                        <c:v>6.67</c:v>
                      </c:pt>
                      <c:pt idx="668" formatCode="General">
                        <c:v>6.68</c:v>
                      </c:pt>
                      <c:pt idx="669" formatCode="General">
                        <c:v>6.69</c:v>
                      </c:pt>
                      <c:pt idx="670" formatCode="General">
                        <c:v>6.7</c:v>
                      </c:pt>
                      <c:pt idx="671" formatCode="General">
                        <c:v>6.71</c:v>
                      </c:pt>
                      <c:pt idx="672" formatCode="General">
                        <c:v>6.72</c:v>
                      </c:pt>
                      <c:pt idx="673" formatCode="General">
                        <c:v>6.73</c:v>
                      </c:pt>
                      <c:pt idx="674" formatCode="General">
                        <c:v>6.74</c:v>
                      </c:pt>
                      <c:pt idx="675" formatCode="General">
                        <c:v>6.75</c:v>
                      </c:pt>
                      <c:pt idx="676" formatCode="General">
                        <c:v>6.76</c:v>
                      </c:pt>
                      <c:pt idx="677" formatCode="General">
                        <c:v>6.77</c:v>
                      </c:pt>
                      <c:pt idx="678" formatCode="General">
                        <c:v>6.78</c:v>
                      </c:pt>
                      <c:pt idx="679" formatCode="General">
                        <c:v>6.79</c:v>
                      </c:pt>
                      <c:pt idx="680" formatCode="General">
                        <c:v>6.8</c:v>
                      </c:pt>
                      <c:pt idx="681" formatCode="General">
                        <c:v>6.81</c:v>
                      </c:pt>
                      <c:pt idx="682" formatCode="General">
                        <c:v>6.82</c:v>
                      </c:pt>
                      <c:pt idx="683" formatCode="General">
                        <c:v>6.83</c:v>
                      </c:pt>
                      <c:pt idx="684" formatCode="General">
                        <c:v>6.84</c:v>
                      </c:pt>
                      <c:pt idx="685" formatCode="General">
                        <c:v>6.85</c:v>
                      </c:pt>
                      <c:pt idx="686" formatCode="General">
                        <c:v>6.86</c:v>
                      </c:pt>
                      <c:pt idx="687" formatCode="General">
                        <c:v>6.87</c:v>
                      </c:pt>
                      <c:pt idx="688" formatCode="General">
                        <c:v>6.88</c:v>
                      </c:pt>
                      <c:pt idx="689" formatCode="General">
                        <c:v>6.89</c:v>
                      </c:pt>
                      <c:pt idx="690" formatCode="General">
                        <c:v>6.9</c:v>
                      </c:pt>
                      <c:pt idx="691" formatCode="General">
                        <c:v>6.91</c:v>
                      </c:pt>
                      <c:pt idx="692" formatCode="General">
                        <c:v>6.92</c:v>
                      </c:pt>
                      <c:pt idx="693" formatCode="General">
                        <c:v>6.93</c:v>
                      </c:pt>
                      <c:pt idx="694" formatCode="General">
                        <c:v>6.94</c:v>
                      </c:pt>
                      <c:pt idx="695" formatCode="General">
                        <c:v>6.95</c:v>
                      </c:pt>
                      <c:pt idx="696" formatCode="General">
                        <c:v>6.96</c:v>
                      </c:pt>
                      <c:pt idx="697" formatCode="General">
                        <c:v>6.97</c:v>
                      </c:pt>
                      <c:pt idx="698" formatCode="General">
                        <c:v>6.98</c:v>
                      </c:pt>
                      <c:pt idx="699" formatCode="General">
                        <c:v>6.99</c:v>
                      </c:pt>
                      <c:pt idx="700" formatCode="General">
                        <c:v>7</c:v>
                      </c:pt>
                      <c:pt idx="701" formatCode="General">
                        <c:v>7.01</c:v>
                      </c:pt>
                      <c:pt idx="702" formatCode="General">
                        <c:v>7.02</c:v>
                      </c:pt>
                      <c:pt idx="703" formatCode="General">
                        <c:v>7.03</c:v>
                      </c:pt>
                      <c:pt idx="704" formatCode="General">
                        <c:v>7.04</c:v>
                      </c:pt>
                      <c:pt idx="705" formatCode="General">
                        <c:v>7.05</c:v>
                      </c:pt>
                      <c:pt idx="706" formatCode="General">
                        <c:v>7.06</c:v>
                      </c:pt>
                      <c:pt idx="707" formatCode="General">
                        <c:v>7.07</c:v>
                      </c:pt>
                      <c:pt idx="708" formatCode="General">
                        <c:v>7.08</c:v>
                      </c:pt>
                      <c:pt idx="709" formatCode="General">
                        <c:v>7.09</c:v>
                      </c:pt>
                      <c:pt idx="710" formatCode="General">
                        <c:v>7.1</c:v>
                      </c:pt>
                      <c:pt idx="711" formatCode="General">
                        <c:v>7.11</c:v>
                      </c:pt>
                      <c:pt idx="712" formatCode="General">
                        <c:v>7.12</c:v>
                      </c:pt>
                      <c:pt idx="713" formatCode="General">
                        <c:v>7.13</c:v>
                      </c:pt>
                      <c:pt idx="714" formatCode="General">
                        <c:v>7.14</c:v>
                      </c:pt>
                      <c:pt idx="715" formatCode="General">
                        <c:v>7.15</c:v>
                      </c:pt>
                      <c:pt idx="716" formatCode="General">
                        <c:v>7.16</c:v>
                      </c:pt>
                      <c:pt idx="717" formatCode="General">
                        <c:v>7.17</c:v>
                      </c:pt>
                      <c:pt idx="718" formatCode="General">
                        <c:v>7.18</c:v>
                      </c:pt>
                      <c:pt idx="719" formatCode="General">
                        <c:v>7.19</c:v>
                      </c:pt>
                      <c:pt idx="720" formatCode="General">
                        <c:v>7.2</c:v>
                      </c:pt>
                      <c:pt idx="721" formatCode="General">
                        <c:v>7.21</c:v>
                      </c:pt>
                      <c:pt idx="722" formatCode="General">
                        <c:v>7.22</c:v>
                      </c:pt>
                      <c:pt idx="723" formatCode="General">
                        <c:v>7.23</c:v>
                      </c:pt>
                      <c:pt idx="724" formatCode="General">
                        <c:v>7.24</c:v>
                      </c:pt>
                      <c:pt idx="725" formatCode="General">
                        <c:v>7.25</c:v>
                      </c:pt>
                      <c:pt idx="726" formatCode="General">
                        <c:v>7.26</c:v>
                      </c:pt>
                      <c:pt idx="727" formatCode="General">
                        <c:v>7.27</c:v>
                      </c:pt>
                      <c:pt idx="728" formatCode="General">
                        <c:v>7.28</c:v>
                      </c:pt>
                      <c:pt idx="729" formatCode="General">
                        <c:v>7.29</c:v>
                      </c:pt>
                      <c:pt idx="730" formatCode="General">
                        <c:v>7.3</c:v>
                      </c:pt>
                      <c:pt idx="731" formatCode="General">
                        <c:v>7.31</c:v>
                      </c:pt>
                      <c:pt idx="732" formatCode="General">
                        <c:v>7.32</c:v>
                      </c:pt>
                      <c:pt idx="733" formatCode="General">
                        <c:v>7.33</c:v>
                      </c:pt>
                      <c:pt idx="734" formatCode="General">
                        <c:v>7.34</c:v>
                      </c:pt>
                      <c:pt idx="735" formatCode="General">
                        <c:v>7.35</c:v>
                      </c:pt>
                      <c:pt idx="736" formatCode="General">
                        <c:v>7.36</c:v>
                      </c:pt>
                      <c:pt idx="737" formatCode="General">
                        <c:v>7.37</c:v>
                      </c:pt>
                      <c:pt idx="738" formatCode="General">
                        <c:v>7.38</c:v>
                      </c:pt>
                      <c:pt idx="739" formatCode="General">
                        <c:v>7.39</c:v>
                      </c:pt>
                      <c:pt idx="740" formatCode="General">
                        <c:v>7.4</c:v>
                      </c:pt>
                      <c:pt idx="741" formatCode="General">
                        <c:v>7.41</c:v>
                      </c:pt>
                      <c:pt idx="742" formatCode="General">
                        <c:v>7.42</c:v>
                      </c:pt>
                      <c:pt idx="743" formatCode="General">
                        <c:v>7.43</c:v>
                      </c:pt>
                      <c:pt idx="744" formatCode="General">
                        <c:v>7.44</c:v>
                      </c:pt>
                      <c:pt idx="745" formatCode="General">
                        <c:v>7.45</c:v>
                      </c:pt>
                      <c:pt idx="746" formatCode="General">
                        <c:v>7.46</c:v>
                      </c:pt>
                      <c:pt idx="747" formatCode="General">
                        <c:v>7.47</c:v>
                      </c:pt>
                      <c:pt idx="748" formatCode="General">
                        <c:v>7.48</c:v>
                      </c:pt>
                      <c:pt idx="749" formatCode="General">
                        <c:v>7.49</c:v>
                      </c:pt>
                      <c:pt idx="750" formatCode="General">
                        <c:v>7.5</c:v>
                      </c:pt>
                      <c:pt idx="751" formatCode="General">
                        <c:v>7.51</c:v>
                      </c:pt>
                      <c:pt idx="752" formatCode="General">
                        <c:v>7.52</c:v>
                      </c:pt>
                      <c:pt idx="753" formatCode="General">
                        <c:v>7.53</c:v>
                      </c:pt>
                      <c:pt idx="754" formatCode="General">
                        <c:v>7.54</c:v>
                      </c:pt>
                      <c:pt idx="755" formatCode="General">
                        <c:v>7.55</c:v>
                      </c:pt>
                      <c:pt idx="756" formatCode="General">
                        <c:v>7.56</c:v>
                      </c:pt>
                      <c:pt idx="757" formatCode="General">
                        <c:v>7.57</c:v>
                      </c:pt>
                      <c:pt idx="758" formatCode="General">
                        <c:v>7.58</c:v>
                      </c:pt>
                      <c:pt idx="759" formatCode="General">
                        <c:v>7.59</c:v>
                      </c:pt>
                      <c:pt idx="760" formatCode="General">
                        <c:v>7.6</c:v>
                      </c:pt>
                      <c:pt idx="761" formatCode="General">
                        <c:v>7.61</c:v>
                      </c:pt>
                      <c:pt idx="762" formatCode="General">
                        <c:v>7.62</c:v>
                      </c:pt>
                      <c:pt idx="763" formatCode="General">
                        <c:v>7.63</c:v>
                      </c:pt>
                      <c:pt idx="764" formatCode="General">
                        <c:v>7.64</c:v>
                      </c:pt>
                      <c:pt idx="765" formatCode="General">
                        <c:v>7.65</c:v>
                      </c:pt>
                      <c:pt idx="766" formatCode="General">
                        <c:v>7.66</c:v>
                      </c:pt>
                      <c:pt idx="767" formatCode="General">
                        <c:v>7.6619999999999999</c:v>
                      </c:pt>
                      <c:pt idx="768" formatCode="General">
                        <c:v>7.6619999999999999</c:v>
                      </c:pt>
                      <c:pt idx="769" formatCode="General">
                        <c:v>8.6620000000000008</c:v>
                      </c:pt>
                      <c:pt idx="770" formatCode="General">
                        <c:v>9.6620000000000008</c:v>
                      </c:pt>
                      <c:pt idx="771" formatCode="General">
                        <c:v>10.662000000000001</c:v>
                      </c:pt>
                      <c:pt idx="772" formatCode="General">
                        <c:v>11.662000000000001</c:v>
                      </c:pt>
                      <c:pt idx="773" formatCode="General">
                        <c:v>12.662000000000001</c:v>
                      </c:pt>
                      <c:pt idx="774" formatCode="General">
                        <c:v>13.662000000000001</c:v>
                      </c:pt>
                      <c:pt idx="775" formatCode="General">
                        <c:v>14.662000000000001</c:v>
                      </c:pt>
                      <c:pt idx="776" formatCode="General">
                        <c:v>15.662000000000001</c:v>
                      </c:pt>
                      <c:pt idx="777" formatCode="General">
                        <c:v>16.661999999999999</c:v>
                      </c:pt>
                      <c:pt idx="778" formatCode="General">
                        <c:v>17.661999999999999</c:v>
                      </c:pt>
                      <c:pt idx="779" formatCode="General">
                        <c:v>18.661999999999999</c:v>
                      </c:pt>
                      <c:pt idx="780" formatCode="General">
                        <c:v>19.661999999999999</c:v>
                      </c:pt>
                      <c:pt idx="781" formatCode="General">
                        <c:v>20.661999999999999</c:v>
                      </c:pt>
                      <c:pt idx="782" formatCode="General">
                        <c:v>21.661999999999999</c:v>
                      </c:pt>
                      <c:pt idx="783" formatCode="General">
                        <c:v>22.661999999999999</c:v>
                      </c:pt>
                      <c:pt idx="784" formatCode="General">
                        <c:v>23.661999999999999</c:v>
                      </c:pt>
                      <c:pt idx="785" formatCode="General">
                        <c:v>24.661999999999999</c:v>
                      </c:pt>
                      <c:pt idx="786" formatCode="General">
                        <c:v>25.661999999999999</c:v>
                      </c:pt>
                      <c:pt idx="787" formatCode="General">
                        <c:v>26.661999999999999</c:v>
                      </c:pt>
                      <c:pt idx="788" formatCode="General">
                        <c:v>27.661999999999999</c:v>
                      </c:pt>
                      <c:pt idx="789" formatCode="General">
                        <c:v>28.661999999999999</c:v>
                      </c:pt>
                      <c:pt idx="790" formatCode="General">
                        <c:v>29.661999999999999</c:v>
                      </c:pt>
                      <c:pt idx="791" formatCode="General">
                        <c:v>30.661999999999999</c:v>
                      </c:pt>
                      <c:pt idx="792" formatCode="General">
                        <c:v>31.661999999999999</c:v>
                      </c:pt>
                      <c:pt idx="793" formatCode="General">
                        <c:v>32.661999999999999</c:v>
                      </c:pt>
                      <c:pt idx="794" formatCode="General">
                        <c:v>33.661999999999999</c:v>
                      </c:pt>
                      <c:pt idx="795" formatCode="General">
                        <c:v>34.661999999999999</c:v>
                      </c:pt>
                      <c:pt idx="796" formatCode="General">
                        <c:v>35.661999999999999</c:v>
                      </c:pt>
                      <c:pt idx="797" formatCode="General">
                        <c:v>36.661999999999999</c:v>
                      </c:pt>
                      <c:pt idx="798" formatCode="General">
                        <c:v>37.661999999999999</c:v>
                      </c:pt>
                      <c:pt idx="799" formatCode="General">
                        <c:v>38.661999999999999</c:v>
                      </c:pt>
                      <c:pt idx="800" formatCode="General">
                        <c:v>39.661999999999999</c:v>
                      </c:pt>
                      <c:pt idx="801" formatCode="General">
                        <c:v>40.661999999999999</c:v>
                      </c:pt>
                      <c:pt idx="802" formatCode="General">
                        <c:v>41.661999999999999</c:v>
                      </c:pt>
                      <c:pt idx="803" formatCode="General">
                        <c:v>42.661999999999999</c:v>
                      </c:pt>
                      <c:pt idx="804" formatCode="General">
                        <c:v>43.661999999999999</c:v>
                      </c:pt>
                      <c:pt idx="805" formatCode="General">
                        <c:v>44.661999999999999</c:v>
                      </c:pt>
                      <c:pt idx="806" formatCode="General">
                        <c:v>45.661999999999999</c:v>
                      </c:pt>
                      <c:pt idx="807" formatCode="General">
                        <c:v>46.661999999999999</c:v>
                      </c:pt>
                      <c:pt idx="808" formatCode="General">
                        <c:v>47.661999999999999</c:v>
                      </c:pt>
                      <c:pt idx="809" formatCode="General">
                        <c:v>48.661999999999999</c:v>
                      </c:pt>
                      <c:pt idx="810" formatCode="General">
                        <c:v>49.661999999999999</c:v>
                      </c:pt>
                      <c:pt idx="811" formatCode="General">
                        <c:v>50.661999999999999</c:v>
                      </c:pt>
                      <c:pt idx="812" formatCode="General">
                        <c:v>51.661999999999999</c:v>
                      </c:pt>
                      <c:pt idx="813" formatCode="General">
                        <c:v>52.661999999999999</c:v>
                      </c:pt>
                      <c:pt idx="814" formatCode="General">
                        <c:v>53.661999999999999</c:v>
                      </c:pt>
                      <c:pt idx="815" formatCode="General">
                        <c:v>54.661999999999999</c:v>
                      </c:pt>
                      <c:pt idx="816" formatCode="General">
                        <c:v>55.661999999999999</c:v>
                      </c:pt>
                      <c:pt idx="817" formatCode="General">
                        <c:v>56.661999999999999</c:v>
                      </c:pt>
                      <c:pt idx="818" formatCode="General">
                        <c:v>57.661999999999999</c:v>
                      </c:pt>
                      <c:pt idx="819" formatCode="General">
                        <c:v>58.661999999999999</c:v>
                      </c:pt>
                      <c:pt idx="820" formatCode="General">
                        <c:v>59.661999999999999</c:v>
                      </c:pt>
                      <c:pt idx="821" formatCode="General">
                        <c:v>60.661999999999999</c:v>
                      </c:pt>
                      <c:pt idx="822" formatCode="General">
                        <c:v>61.661999999999999</c:v>
                      </c:pt>
                      <c:pt idx="823" formatCode="General">
                        <c:v>62.661999999999999</c:v>
                      </c:pt>
                      <c:pt idx="824" formatCode="General">
                        <c:v>63.661999999999999</c:v>
                      </c:pt>
                      <c:pt idx="825" formatCode="General">
                        <c:v>64.662000000000006</c:v>
                      </c:pt>
                      <c:pt idx="826" formatCode="General">
                        <c:v>65.662000000000006</c:v>
                      </c:pt>
                      <c:pt idx="827" formatCode="General">
                        <c:v>66.662000000000006</c:v>
                      </c:pt>
                      <c:pt idx="828" formatCode="General">
                        <c:v>67.662000000000006</c:v>
                      </c:pt>
                      <c:pt idx="829" formatCode="General">
                        <c:v>68.662000000000006</c:v>
                      </c:pt>
                      <c:pt idx="830" formatCode="General">
                        <c:v>69.662000000000006</c:v>
                      </c:pt>
                      <c:pt idx="831" formatCode="General">
                        <c:v>70.662000000000006</c:v>
                      </c:pt>
                      <c:pt idx="832" formatCode="General">
                        <c:v>71.662000000000006</c:v>
                      </c:pt>
                      <c:pt idx="833" formatCode="General">
                        <c:v>72.662000000000006</c:v>
                      </c:pt>
                      <c:pt idx="834" formatCode="General">
                        <c:v>73.662000000000006</c:v>
                      </c:pt>
                      <c:pt idx="835" formatCode="General">
                        <c:v>74.662000000000006</c:v>
                      </c:pt>
                      <c:pt idx="836" formatCode="General">
                        <c:v>75.662000000000006</c:v>
                      </c:pt>
                      <c:pt idx="837" formatCode="General">
                        <c:v>76.662000000000006</c:v>
                      </c:pt>
                      <c:pt idx="838" formatCode="General">
                        <c:v>77.662000000000006</c:v>
                      </c:pt>
                      <c:pt idx="839" formatCode="General">
                        <c:v>77.942999999999998</c:v>
                      </c:pt>
                      <c:pt idx="840" formatCode="General">
                        <c:v>77.942999999999998</c:v>
                      </c:pt>
                      <c:pt idx="841" formatCode="General">
                        <c:v>77.953000000000003</c:v>
                      </c:pt>
                      <c:pt idx="842" formatCode="General">
                        <c:v>77.962999999999994</c:v>
                      </c:pt>
                      <c:pt idx="843" formatCode="General">
                        <c:v>77.972999999999999</c:v>
                      </c:pt>
                      <c:pt idx="844" formatCode="General">
                        <c:v>77.983000000000004</c:v>
                      </c:pt>
                      <c:pt idx="845" formatCode="General">
                        <c:v>77.992999999999995</c:v>
                      </c:pt>
                      <c:pt idx="846" formatCode="General">
                        <c:v>78.003</c:v>
                      </c:pt>
                      <c:pt idx="847" formatCode="General">
                        <c:v>78.013000000000005</c:v>
                      </c:pt>
                      <c:pt idx="848" formatCode="General">
                        <c:v>78.022999999999996</c:v>
                      </c:pt>
                      <c:pt idx="849" formatCode="General">
                        <c:v>78.033000000000001</c:v>
                      </c:pt>
                      <c:pt idx="850" formatCode="General">
                        <c:v>78.043000000000006</c:v>
                      </c:pt>
                      <c:pt idx="851" formatCode="General">
                        <c:v>78.052999999999997</c:v>
                      </c:pt>
                      <c:pt idx="852" formatCode="General">
                        <c:v>78.063000000000002</c:v>
                      </c:pt>
                      <c:pt idx="853" formatCode="General">
                        <c:v>78.072999999999993</c:v>
                      </c:pt>
                      <c:pt idx="854" formatCode="General">
                        <c:v>78.082999999999998</c:v>
                      </c:pt>
                      <c:pt idx="855" formatCode="General">
                        <c:v>78.093000000000004</c:v>
                      </c:pt>
                      <c:pt idx="856" formatCode="General">
                        <c:v>78.102999999999994</c:v>
                      </c:pt>
                      <c:pt idx="857" formatCode="General">
                        <c:v>78.113</c:v>
                      </c:pt>
                      <c:pt idx="858" formatCode="General">
                        <c:v>78.123000000000005</c:v>
                      </c:pt>
                      <c:pt idx="859" formatCode="General">
                        <c:v>78.132999999999996</c:v>
                      </c:pt>
                      <c:pt idx="860" formatCode="General">
                        <c:v>78.143000000000001</c:v>
                      </c:pt>
                      <c:pt idx="861" formatCode="General">
                        <c:v>78.153000000000006</c:v>
                      </c:pt>
                      <c:pt idx="862" formatCode="General">
                        <c:v>78.162999999999997</c:v>
                      </c:pt>
                      <c:pt idx="863" formatCode="General">
                        <c:v>78.173000000000002</c:v>
                      </c:pt>
                      <c:pt idx="864" formatCode="General">
                        <c:v>78.183000000000007</c:v>
                      </c:pt>
                      <c:pt idx="865" formatCode="General">
                        <c:v>78.192999999999998</c:v>
                      </c:pt>
                      <c:pt idx="866" formatCode="General">
                        <c:v>78.203000000000003</c:v>
                      </c:pt>
                      <c:pt idx="867" formatCode="General">
                        <c:v>78.212999999999994</c:v>
                      </c:pt>
                      <c:pt idx="868" formatCode="General">
                        <c:v>78.222999999999999</c:v>
                      </c:pt>
                      <c:pt idx="869" formatCode="General">
                        <c:v>78.233000000000004</c:v>
                      </c:pt>
                      <c:pt idx="870" formatCode="General">
                        <c:v>78.242999999999995</c:v>
                      </c:pt>
                      <c:pt idx="871" formatCode="General">
                        <c:v>78.253</c:v>
                      </c:pt>
                      <c:pt idx="872" formatCode="General">
                        <c:v>78.263000000000005</c:v>
                      </c:pt>
                      <c:pt idx="873" formatCode="General">
                        <c:v>78.272999999999996</c:v>
                      </c:pt>
                      <c:pt idx="874" formatCode="General">
                        <c:v>78.283000000000001</c:v>
                      </c:pt>
                      <c:pt idx="875" formatCode="General">
                        <c:v>78.293000000000006</c:v>
                      </c:pt>
                      <c:pt idx="876" formatCode="General">
                        <c:v>78.302999999999997</c:v>
                      </c:pt>
                      <c:pt idx="877" formatCode="General">
                        <c:v>78.313000000000002</c:v>
                      </c:pt>
                      <c:pt idx="878" formatCode="General">
                        <c:v>78.322999999999993</c:v>
                      </c:pt>
                      <c:pt idx="879" formatCode="General">
                        <c:v>78.332999999999998</c:v>
                      </c:pt>
                      <c:pt idx="880" formatCode="General">
                        <c:v>78.343000000000004</c:v>
                      </c:pt>
                      <c:pt idx="881" formatCode="General">
                        <c:v>78.352999999999994</c:v>
                      </c:pt>
                      <c:pt idx="882" formatCode="General">
                        <c:v>78.363</c:v>
                      </c:pt>
                      <c:pt idx="883" formatCode="General">
                        <c:v>78.373000000000005</c:v>
                      </c:pt>
                      <c:pt idx="884" formatCode="General">
                        <c:v>78.382999999999996</c:v>
                      </c:pt>
                      <c:pt idx="885" formatCode="General">
                        <c:v>78.393000000000001</c:v>
                      </c:pt>
                      <c:pt idx="886" formatCode="General">
                        <c:v>78.403000000000006</c:v>
                      </c:pt>
                      <c:pt idx="887" formatCode="General">
                        <c:v>78.412999999999997</c:v>
                      </c:pt>
                      <c:pt idx="888" formatCode="General">
                        <c:v>78.423000000000002</c:v>
                      </c:pt>
                      <c:pt idx="889" formatCode="General">
                        <c:v>78.433000000000007</c:v>
                      </c:pt>
                      <c:pt idx="890" formatCode="General">
                        <c:v>78.442999999999998</c:v>
                      </c:pt>
                      <c:pt idx="891" formatCode="General">
                        <c:v>78.453000000000003</c:v>
                      </c:pt>
                      <c:pt idx="892" formatCode="General">
                        <c:v>78.462999999999994</c:v>
                      </c:pt>
                      <c:pt idx="893" formatCode="General">
                        <c:v>78.472999999999999</c:v>
                      </c:pt>
                      <c:pt idx="894" formatCode="General">
                        <c:v>78.483000000000004</c:v>
                      </c:pt>
                      <c:pt idx="895" formatCode="General">
                        <c:v>78.492999999999995</c:v>
                      </c:pt>
                      <c:pt idx="896" formatCode="General">
                        <c:v>78.503</c:v>
                      </c:pt>
                      <c:pt idx="897" formatCode="General">
                        <c:v>78.513000000000005</c:v>
                      </c:pt>
                      <c:pt idx="898" formatCode="General">
                        <c:v>78.522999999999996</c:v>
                      </c:pt>
                      <c:pt idx="899" formatCode="General">
                        <c:v>78.533000000000001</c:v>
                      </c:pt>
                      <c:pt idx="900" formatCode="General">
                        <c:v>78.543000000000006</c:v>
                      </c:pt>
                      <c:pt idx="901" formatCode="General">
                        <c:v>78.552999999999997</c:v>
                      </c:pt>
                      <c:pt idx="902" formatCode="General">
                        <c:v>78.563000000000002</c:v>
                      </c:pt>
                      <c:pt idx="903" formatCode="General">
                        <c:v>78.572999999999993</c:v>
                      </c:pt>
                      <c:pt idx="904" formatCode="General">
                        <c:v>78.582999999999998</c:v>
                      </c:pt>
                      <c:pt idx="905" formatCode="General">
                        <c:v>78.593000000000004</c:v>
                      </c:pt>
                      <c:pt idx="906" formatCode="General">
                        <c:v>78.602999999999994</c:v>
                      </c:pt>
                      <c:pt idx="907" formatCode="General">
                        <c:v>78.613</c:v>
                      </c:pt>
                      <c:pt idx="908" formatCode="General">
                        <c:v>78.623000000000005</c:v>
                      </c:pt>
                      <c:pt idx="909" formatCode="General">
                        <c:v>78.632999999999996</c:v>
                      </c:pt>
                      <c:pt idx="910" formatCode="General">
                        <c:v>78.643000000000001</c:v>
                      </c:pt>
                      <c:pt idx="911" formatCode="General">
                        <c:v>78.653000000000006</c:v>
                      </c:pt>
                      <c:pt idx="912" formatCode="General">
                        <c:v>78.662999999999997</c:v>
                      </c:pt>
                      <c:pt idx="913" formatCode="General">
                        <c:v>78.673000000000002</c:v>
                      </c:pt>
                      <c:pt idx="914" formatCode="General">
                        <c:v>78.683000000000007</c:v>
                      </c:pt>
                      <c:pt idx="915" formatCode="General">
                        <c:v>78.692999999999998</c:v>
                      </c:pt>
                      <c:pt idx="916" formatCode="General">
                        <c:v>78.703000000000003</c:v>
                      </c:pt>
                      <c:pt idx="917" formatCode="General">
                        <c:v>78.712999999999994</c:v>
                      </c:pt>
                      <c:pt idx="918" formatCode="General">
                        <c:v>78.722999999999999</c:v>
                      </c:pt>
                      <c:pt idx="919" formatCode="General">
                        <c:v>78.733000000000004</c:v>
                      </c:pt>
                      <c:pt idx="920" formatCode="General">
                        <c:v>78.742999999999995</c:v>
                      </c:pt>
                      <c:pt idx="921" formatCode="General">
                        <c:v>78.753</c:v>
                      </c:pt>
                      <c:pt idx="922" formatCode="General">
                        <c:v>78.763000000000005</c:v>
                      </c:pt>
                      <c:pt idx="923" formatCode="General">
                        <c:v>78.772999999999996</c:v>
                      </c:pt>
                      <c:pt idx="924" formatCode="General">
                        <c:v>78.783000000000001</c:v>
                      </c:pt>
                      <c:pt idx="925" formatCode="General">
                        <c:v>78.793000000000006</c:v>
                      </c:pt>
                      <c:pt idx="926" formatCode="General">
                        <c:v>78.802999999999997</c:v>
                      </c:pt>
                      <c:pt idx="927" formatCode="General">
                        <c:v>78.813000000000002</c:v>
                      </c:pt>
                      <c:pt idx="928" formatCode="General">
                        <c:v>78.822999999999993</c:v>
                      </c:pt>
                      <c:pt idx="929" formatCode="General">
                        <c:v>78.832999999999998</c:v>
                      </c:pt>
                      <c:pt idx="930" formatCode="General">
                        <c:v>78.843000000000004</c:v>
                      </c:pt>
                      <c:pt idx="931" formatCode="General">
                        <c:v>78.852999999999994</c:v>
                      </c:pt>
                      <c:pt idx="932" formatCode="General">
                        <c:v>78.863</c:v>
                      </c:pt>
                      <c:pt idx="933" formatCode="General">
                        <c:v>78.873000000000005</c:v>
                      </c:pt>
                      <c:pt idx="934" formatCode="General">
                        <c:v>78.882999999999996</c:v>
                      </c:pt>
                      <c:pt idx="935" formatCode="General">
                        <c:v>78.893000000000001</c:v>
                      </c:pt>
                      <c:pt idx="936" formatCode="General">
                        <c:v>78.903000000000006</c:v>
                      </c:pt>
                      <c:pt idx="937" formatCode="General">
                        <c:v>78.912999999999997</c:v>
                      </c:pt>
                      <c:pt idx="938" formatCode="General">
                        <c:v>78.923000000000002</c:v>
                      </c:pt>
                      <c:pt idx="939" formatCode="General">
                        <c:v>78.933000000000007</c:v>
                      </c:pt>
                      <c:pt idx="940" formatCode="General">
                        <c:v>78.942999999999998</c:v>
                      </c:pt>
                      <c:pt idx="941" formatCode="General">
                        <c:v>78.953000000000003</c:v>
                      </c:pt>
                      <c:pt idx="942" formatCode="General">
                        <c:v>78.962999999999994</c:v>
                      </c:pt>
                      <c:pt idx="943" formatCode="General">
                        <c:v>78.972999999999999</c:v>
                      </c:pt>
                      <c:pt idx="944" formatCode="General">
                        <c:v>78.983000000000004</c:v>
                      </c:pt>
                      <c:pt idx="945" formatCode="General">
                        <c:v>78.992999999999995</c:v>
                      </c:pt>
                      <c:pt idx="946" formatCode="General">
                        <c:v>79.003</c:v>
                      </c:pt>
                      <c:pt idx="947" formatCode="General">
                        <c:v>79.013000000000005</c:v>
                      </c:pt>
                      <c:pt idx="948" formatCode="General">
                        <c:v>79.022999999999996</c:v>
                      </c:pt>
                      <c:pt idx="949" formatCode="General">
                        <c:v>79.033000000000001</c:v>
                      </c:pt>
                      <c:pt idx="950" formatCode="General">
                        <c:v>79.043000000000006</c:v>
                      </c:pt>
                      <c:pt idx="951" formatCode="General">
                        <c:v>79.052999999999997</c:v>
                      </c:pt>
                      <c:pt idx="952" formatCode="General">
                        <c:v>79.063000000000002</c:v>
                      </c:pt>
                      <c:pt idx="953" formatCode="General">
                        <c:v>79.072999999999993</c:v>
                      </c:pt>
                      <c:pt idx="954" formatCode="General">
                        <c:v>79.082999999999998</c:v>
                      </c:pt>
                      <c:pt idx="955" formatCode="General">
                        <c:v>79.093000000000004</c:v>
                      </c:pt>
                      <c:pt idx="956" formatCode="General">
                        <c:v>79.102999999999994</c:v>
                      </c:pt>
                      <c:pt idx="957" formatCode="General">
                        <c:v>79.113</c:v>
                      </c:pt>
                      <c:pt idx="958" formatCode="General">
                        <c:v>79.123000000000005</c:v>
                      </c:pt>
                      <c:pt idx="959" formatCode="General">
                        <c:v>79.132999999999996</c:v>
                      </c:pt>
                      <c:pt idx="960" formatCode="General">
                        <c:v>79.143000000000001</c:v>
                      </c:pt>
                      <c:pt idx="961" formatCode="General">
                        <c:v>79.153000000000006</c:v>
                      </c:pt>
                      <c:pt idx="962" formatCode="General">
                        <c:v>79.162999999999997</c:v>
                      </c:pt>
                      <c:pt idx="963" formatCode="General">
                        <c:v>79.173000000000002</c:v>
                      </c:pt>
                      <c:pt idx="964" formatCode="General">
                        <c:v>79.183000000000007</c:v>
                      </c:pt>
                      <c:pt idx="965" formatCode="General">
                        <c:v>79.192999999999998</c:v>
                      </c:pt>
                      <c:pt idx="966" formatCode="General">
                        <c:v>79.203000000000003</c:v>
                      </c:pt>
                      <c:pt idx="967" formatCode="General">
                        <c:v>79.212999999999994</c:v>
                      </c:pt>
                      <c:pt idx="968" formatCode="General">
                        <c:v>79.222999999999999</c:v>
                      </c:pt>
                      <c:pt idx="969" formatCode="General">
                        <c:v>79.233000000000004</c:v>
                      </c:pt>
                      <c:pt idx="970" formatCode="General">
                        <c:v>79.242999999999995</c:v>
                      </c:pt>
                      <c:pt idx="971" formatCode="General">
                        <c:v>79.253</c:v>
                      </c:pt>
                      <c:pt idx="972" formatCode="General">
                        <c:v>79.263000000000005</c:v>
                      </c:pt>
                      <c:pt idx="973" formatCode="General">
                        <c:v>79.272999999999996</c:v>
                      </c:pt>
                      <c:pt idx="974" formatCode="General">
                        <c:v>79.283000000000001</c:v>
                      </c:pt>
                      <c:pt idx="975" formatCode="General">
                        <c:v>79.293000000000006</c:v>
                      </c:pt>
                      <c:pt idx="976" formatCode="General">
                        <c:v>79.302999999999997</c:v>
                      </c:pt>
                      <c:pt idx="977" formatCode="General">
                        <c:v>79.313000000000002</c:v>
                      </c:pt>
                      <c:pt idx="978" formatCode="General">
                        <c:v>79.322999999999993</c:v>
                      </c:pt>
                      <c:pt idx="979" formatCode="General">
                        <c:v>79.332999999999998</c:v>
                      </c:pt>
                      <c:pt idx="980" formatCode="General">
                        <c:v>79.343000000000004</c:v>
                      </c:pt>
                      <c:pt idx="981" formatCode="General">
                        <c:v>79.352999999999994</c:v>
                      </c:pt>
                      <c:pt idx="982" formatCode="General">
                        <c:v>79.363</c:v>
                      </c:pt>
                      <c:pt idx="983" formatCode="General">
                        <c:v>79.373000000000005</c:v>
                      </c:pt>
                      <c:pt idx="984" formatCode="General">
                        <c:v>79.382999999999996</c:v>
                      </c:pt>
                      <c:pt idx="985" formatCode="General">
                        <c:v>79.393000000000001</c:v>
                      </c:pt>
                      <c:pt idx="986" formatCode="General">
                        <c:v>79.403000000000006</c:v>
                      </c:pt>
                      <c:pt idx="987" formatCode="General">
                        <c:v>79.412999999999997</c:v>
                      </c:pt>
                      <c:pt idx="988" formatCode="General">
                        <c:v>79.423000000000002</c:v>
                      </c:pt>
                      <c:pt idx="989" formatCode="General">
                        <c:v>79.433000000000007</c:v>
                      </c:pt>
                      <c:pt idx="990" formatCode="General">
                        <c:v>79.442999999999998</c:v>
                      </c:pt>
                      <c:pt idx="991" formatCode="General">
                        <c:v>79.453000000000003</c:v>
                      </c:pt>
                      <c:pt idx="992" formatCode="General">
                        <c:v>79.462999999999994</c:v>
                      </c:pt>
                      <c:pt idx="993" formatCode="General">
                        <c:v>79.472999999999999</c:v>
                      </c:pt>
                      <c:pt idx="994" formatCode="General">
                        <c:v>79.483000000000004</c:v>
                      </c:pt>
                      <c:pt idx="995" formatCode="General">
                        <c:v>79.492999999999995</c:v>
                      </c:pt>
                      <c:pt idx="996" formatCode="General">
                        <c:v>79.503</c:v>
                      </c:pt>
                      <c:pt idx="997" formatCode="General">
                        <c:v>79.513000000000005</c:v>
                      </c:pt>
                      <c:pt idx="998" formatCode="General">
                        <c:v>79.522999999999996</c:v>
                      </c:pt>
                      <c:pt idx="999" formatCode="General">
                        <c:v>79.533000000000001</c:v>
                      </c:pt>
                      <c:pt idx="1000" formatCode="General">
                        <c:v>79.543000000000006</c:v>
                      </c:pt>
                      <c:pt idx="1001" formatCode="General">
                        <c:v>79.552999999999997</c:v>
                      </c:pt>
                      <c:pt idx="1002" formatCode="General">
                        <c:v>79.563000000000002</c:v>
                      </c:pt>
                      <c:pt idx="1003" formatCode="General">
                        <c:v>79.572999999999993</c:v>
                      </c:pt>
                      <c:pt idx="1004" formatCode="General">
                        <c:v>79.582999999999998</c:v>
                      </c:pt>
                      <c:pt idx="1005" formatCode="General">
                        <c:v>79.593000000000004</c:v>
                      </c:pt>
                      <c:pt idx="1006" formatCode="General">
                        <c:v>79.602999999999994</c:v>
                      </c:pt>
                      <c:pt idx="1007" formatCode="General">
                        <c:v>79.613</c:v>
                      </c:pt>
                      <c:pt idx="1008" formatCode="General">
                        <c:v>79.623000000000005</c:v>
                      </c:pt>
                      <c:pt idx="1009" formatCode="General">
                        <c:v>79.632999999999996</c:v>
                      </c:pt>
                      <c:pt idx="1010" formatCode="General">
                        <c:v>79.643000000000001</c:v>
                      </c:pt>
                      <c:pt idx="1011" formatCode="General">
                        <c:v>79.653000000000006</c:v>
                      </c:pt>
                      <c:pt idx="1012" formatCode="General">
                        <c:v>79.662999999999997</c:v>
                      </c:pt>
                      <c:pt idx="1013" formatCode="General">
                        <c:v>79.673000000000002</c:v>
                      </c:pt>
                      <c:pt idx="1014" formatCode="General">
                        <c:v>79.683000000000007</c:v>
                      </c:pt>
                      <c:pt idx="1015" formatCode="General">
                        <c:v>79.692999999999998</c:v>
                      </c:pt>
                      <c:pt idx="1016" formatCode="General">
                        <c:v>79.703000000000003</c:v>
                      </c:pt>
                      <c:pt idx="1017" formatCode="General">
                        <c:v>79.712999999999994</c:v>
                      </c:pt>
                      <c:pt idx="1018" formatCode="General">
                        <c:v>79.722999999999999</c:v>
                      </c:pt>
                      <c:pt idx="1019" formatCode="General">
                        <c:v>79.733000000000004</c:v>
                      </c:pt>
                      <c:pt idx="1020" formatCode="General">
                        <c:v>79.742999999999995</c:v>
                      </c:pt>
                      <c:pt idx="1021" formatCode="General">
                        <c:v>79.753</c:v>
                      </c:pt>
                      <c:pt idx="1022" formatCode="General">
                        <c:v>79.763000000000005</c:v>
                      </c:pt>
                      <c:pt idx="1023" formatCode="General">
                        <c:v>79.772999999999996</c:v>
                      </c:pt>
                      <c:pt idx="1024" formatCode="General">
                        <c:v>79.783000000000001</c:v>
                      </c:pt>
                      <c:pt idx="1025" formatCode="General">
                        <c:v>79.793000000000006</c:v>
                      </c:pt>
                      <c:pt idx="1026" formatCode="General">
                        <c:v>79.802999999999997</c:v>
                      </c:pt>
                      <c:pt idx="1027" formatCode="General">
                        <c:v>79.813000000000002</c:v>
                      </c:pt>
                      <c:pt idx="1028" formatCode="General">
                        <c:v>79.822999999999993</c:v>
                      </c:pt>
                      <c:pt idx="1029" formatCode="General">
                        <c:v>79.832999999999998</c:v>
                      </c:pt>
                      <c:pt idx="1030" formatCode="General">
                        <c:v>79.843000000000004</c:v>
                      </c:pt>
                      <c:pt idx="1031" formatCode="General">
                        <c:v>79.852999999999994</c:v>
                      </c:pt>
                      <c:pt idx="1032" formatCode="General">
                        <c:v>79.863</c:v>
                      </c:pt>
                      <c:pt idx="1033" formatCode="General">
                        <c:v>79.873000000000005</c:v>
                      </c:pt>
                      <c:pt idx="1034" formatCode="General">
                        <c:v>79.882999999999996</c:v>
                      </c:pt>
                      <c:pt idx="1035" formatCode="General">
                        <c:v>79.893000000000001</c:v>
                      </c:pt>
                      <c:pt idx="1036" formatCode="General">
                        <c:v>79.903000000000006</c:v>
                      </c:pt>
                      <c:pt idx="1037" formatCode="General">
                        <c:v>79.912999999999997</c:v>
                      </c:pt>
                      <c:pt idx="1038" formatCode="General">
                        <c:v>79.923000000000002</c:v>
                      </c:pt>
                      <c:pt idx="1039" formatCode="General">
                        <c:v>79.933000000000007</c:v>
                      </c:pt>
                      <c:pt idx="1040" formatCode="General">
                        <c:v>79.942999999999998</c:v>
                      </c:pt>
                      <c:pt idx="1041" formatCode="General">
                        <c:v>79.953000000000003</c:v>
                      </c:pt>
                      <c:pt idx="1042" formatCode="General">
                        <c:v>79.962999999999994</c:v>
                      </c:pt>
                      <c:pt idx="1043" formatCode="General">
                        <c:v>79.972999999999999</c:v>
                      </c:pt>
                      <c:pt idx="1044" formatCode="General">
                        <c:v>79.983000000000004</c:v>
                      </c:pt>
                      <c:pt idx="1045" formatCode="General">
                        <c:v>79.992999999999995</c:v>
                      </c:pt>
                      <c:pt idx="1046" formatCode="General">
                        <c:v>80.003</c:v>
                      </c:pt>
                      <c:pt idx="1047" formatCode="General">
                        <c:v>80.013000000000005</c:v>
                      </c:pt>
                      <c:pt idx="1048" formatCode="General">
                        <c:v>80.022999999999996</c:v>
                      </c:pt>
                      <c:pt idx="1049" formatCode="General">
                        <c:v>80.033000000000001</c:v>
                      </c:pt>
                      <c:pt idx="1050" formatCode="General">
                        <c:v>80.043000000000006</c:v>
                      </c:pt>
                      <c:pt idx="1051" formatCode="General">
                        <c:v>80.052999999999997</c:v>
                      </c:pt>
                      <c:pt idx="1052" formatCode="General">
                        <c:v>80.063000000000002</c:v>
                      </c:pt>
                      <c:pt idx="1053" formatCode="General">
                        <c:v>80.072999999999993</c:v>
                      </c:pt>
                      <c:pt idx="1054" formatCode="General">
                        <c:v>80.082999999999998</c:v>
                      </c:pt>
                      <c:pt idx="1055" formatCode="General">
                        <c:v>80.093000000000004</c:v>
                      </c:pt>
                      <c:pt idx="1056" formatCode="General">
                        <c:v>80.102999999999994</c:v>
                      </c:pt>
                      <c:pt idx="1057" formatCode="General">
                        <c:v>80.113</c:v>
                      </c:pt>
                      <c:pt idx="1058" formatCode="General">
                        <c:v>80.123000000000005</c:v>
                      </c:pt>
                      <c:pt idx="1059" formatCode="General">
                        <c:v>80.132999999999996</c:v>
                      </c:pt>
                      <c:pt idx="1060" formatCode="General">
                        <c:v>80.143000000000001</c:v>
                      </c:pt>
                      <c:pt idx="1061" formatCode="General">
                        <c:v>80.153000000000006</c:v>
                      </c:pt>
                      <c:pt idx="1062" formatCode="General">
                        <c:v>80.162999999999997</c:v>
                      </c:pt>
                      <c:pt idx="1063" formatCode="General">
                        <c:v>80.173000000000002</c:v>
                      </c:pt>
                      <c:pt idx="1064" formatCode="General">
                        <c:v>80.183000000000007</c:v>
                      </c:pt>
                      <c:pt idx="1065" formatCode="General">
                        <c:v>80.192999999999998</c:v>
                      </c:pt>
                      <c:pt idx="1066" formatCode="General">
                        <c:v>80.203000000000003</c:v>
                      </c:pt>
                      <c:pt idx="1067" formatCode="General">
                        <c:v>80.212999999999994</c:v>
                      </c:pt>
                      <c:pt idx="1068" formatCode="General">
                        <c:v>80.222999999999999</c:v>
                      </c:pt>
                      <c:pt idx="1069" formatCode="General">
                        <c:v>80.233000000000004</c:v>
                      </c:pt>
                      <c:pt idx="1070" formatCode="General">
                        <c:v>80.242999999999995</c:v>
                      </c:pt>
                      <c:pt idx="1071" formatCode="General">
                        <c:v>80.253</c:v>
                      </c:pt>
                      <c:pt idx="1072" formatCode="General">
                        <c:v>80.263000000000005</c:v>
                      </c:pt>
                      <c:pt idx="1073" formatCode="General">
                        <c:v>80.272999999999996</c:v>
                      </c:pt>
                      <c:pt idx="1074" formatCode="General">
                        <c:v>80.283000000000001</c:v>
                      </c:pt>
                      <c:pt idx="1075" formatCode="General">
                        <c:v>80.293000000000006</c:v>
                      </c:pt>
                      <c:pt idx="1076" formatCode="General">
                        <c:v>80.302999999999997</c:v>
                      </c:pt>
                      <c:pt idx="1077" formatCode="General">
                        <c:v>80.313000000000002</c:v>
                      </c:pt>
                      <c:pt idx="1078" formatCode="General">
                        <c:v>80.322999999999993</c:v>
                      </c:pt>
                      <c:pt idx="1079" formatCode="General">
                        <c:v>80.332999999999998</c:v>
                      </c:pt>
                      <c:pt idx="1080" formatCode="General">
                        <c:v>80.343000000000004</c:v>
                      </c:pt>
                      <c:pt idx="1081" formatCode="General">
                        <c:v>80.352999999999994</c:v>
                      </c:pt>
                      <c:pt idx="1082" formatCode="General">
                        <c:v>80.363</c:v>
                      </c:pt>
                      <c:pt idx="1083" formatCode="General">
                        <c:v>80.373000000000005</c:v>
                      </c:pt>
                      <c:pt idx="1084" formatCode="General">
                        <c:v>80.382999999999996</c:v>
                      </c:pt>
                      <c:pt idx="1085" formatCode="General">
                        <c:v>80.393000000000001</c:v>
                      </c:pt>
                      <c:pt idx="1086" formatCode="General">
                        <c:v>80.403000000000006</c:v>
                      </c:pt>
                      <c:pt idx="1087" formatCode="General">
                        <c:v>80.412999999999997</c:v>
                      </c:pt>
                      <c:pt idx="1088" formatCode="General">
                        <c:v>80.423000000000002</c:v>
                      </c:pt>
                      <c:pt idx="1089" formatCode="General">
                        <c:v>80.433000000000007</c:v>
                      </c:pt>
                      <c:pt idx="1090" formatCode="General">
                        <c:v>80.442999999999998</c:v>
                      </c:pt>
                      <c:pt idx="1091" formatCode="General">
                        <c:v>80.453000000000003</c:v>
                      </c:pt>
                      <c:pt idx="1092" formatCode="General">
                        <c:v>80.462999999999994</c:v>
                      </c:pt>
                      <c:pt idx="1093" formatCode="General">
                        <c:v>80.472999999999999</c:v>
                      </c:pt>
                      <c:pt idx="1094" formatCode="General">
                        <c:v>80.483000000000004</c:v>
                      </c:pt>
                      <c:pt idx="1095" formatCode="General">
                        <c:v>80.492999999999995</c:v>
                      </c:pt>
                      <c:pt idx="1096" formatCode="General">
                        <c:v>80.503</c:v>
                      </c:pt>
                      <c:pt idx="1097" formatCode="General">
                        <c:v>80.513000000000005</c:v>
                      </c:pt>
                      <c:pt idx="1098" formatCode="General">
                        <c:v>80.522999999999996</c:v>
                      </c:pt>
                      <c:pt idx="1099" formatCode="General">
                        <c:v>80.533000000000001</c:v>
                      </c:pt>
                      <c:pt idx="1100" formatCode="General">
                        <c:v>80.543000000000006</c:v>
                      </c:pt>
                      <c:pt idx="1101" formatCode="General">
                        <c:v>80.552999999999997</c:v>
                      </c:pt>
                      <c:pt idx="1102" formatCode="General">
                        <c:v>80.563000000000002</c:v>
                      </c:pt>
                      <c:pt idx="1103" formatCode="General">
                        <c:v>80.572999999999993</c:v>
                      </c:pt>
                      <c:pt idx="1104" formatCode="General">
                        <c:v>80.582999999999998</c:v>
                      </c:pt>
                      <c:pt idx="1105" formatCode="General">
                        <c:v>80.593000000000004</c:v>
                      </c:pt>
                      <c:pt idx="1106" formatCode="General">
                        <c:v>80.602999999999994</c:v>
                      </c:pt>
                      <c:pt idx="1107" formatCode="General">
                        <c:v>80.613</c:v>
                      </c:pt>
                      <c:pt idx="1108" formatCode="General">
                        <c:v>80.623000000000005</c:v>
                      </c:pt>
                      <c:pt idx="1109" formatCode="General">
                        <c:v>80.632999999999996</c:v>
                      </c:pt>
                      <c:pt idx="1110" formatCode="General">
                        <c:v>80.643000000000001</c:v>
                      </c:pt>
                      <c:pt idx="1111" formatCode="General">
                        <c:v>80.653000000000006</c:v>
                      </c:pt>
                      <c:pt idx="1112" formatCode="General">
                        <c:v>80.662999999999997</c:v>
                      </c:pt>
                      <c:pt idx="1113" formatCode="General">
                        <c:v>80.673000000000002</c:v>
                      </c:pt>
                      <c:pt idx="1114" formatCode="General">
                        <c:v>80.683000000000007</c:v>
                      </c:pt>
                      <c:pt idx="1115" formatCode="General">
                        <c:v>80.692999999999998</c:v>
                      </c:pt>
                      <c:pt idx="1116" formatCode="General">
                        <c:v>80.703000000000003</c:v>
                      </c:pt>
                      <c:pt idx="1117" formatCode="General">
                        <c:v>80.712999999999994</c:v>
                      </c:pt>
                      <c:pt idx="1118" formatCode="General">
                        <c:v>80.722999999999999</c:v>
                      </c:pt>
                      <c:pt idx="1119" formatCode="General">
                        <c:v>80.733000000000004</c:v>
                      </c:pt>
                      <c:pt idx="1120" formatCode="General">
                        <c:v>80.742999999999995</c:v>
                      </c:pt>
                      <c:pt idx="1121" formatCode="General">
                        <c:v>80.753</c:v>
                      </c:pt>
                      <c:pt idx="1122" formatCode="General">
                        <c:v>80.763000000000005</c:v>
                      </c:pt>
                      <c:pt idx="1123" formatCode="General">
                        <c:v>80.772999999999996</c:v>
                      </c:pt>
                      <c:pt idx="1124" formatCode="General">
                        <c:v>80.783000000000001</c:v>
                      </c:pt>
                      <c:pt idx="1125" formatCode="General">
                        <c:v>80.793000000000006</c:v>
                      </c:pt>
                      <c:pt idx="1126" formatCode="General">
                        <c:v>80.802999999999997</c:v>
                      </c:pt>
                      <c:pt idx="1127" formatCode="General">
                        <c:v>80.813000000000002</c:v>
                      </c:pt>
                      <c:pt idx="1128" formatCode="General">
                        <c:v>80.822999999999993</c:v>
                      </c:pt>
                      <c:pt idx="1129" formatCode="General">
                        <c:v>80.832999999999998</c:v>
                      </c:pt>
                      <c:pt idx="1130" formatCode="General">
                        <c:v>80.843000000000004</c:v>
                      </c:pt>
                      <c:pt idx="1131" formatCode="General">
                        <c:v>80.852999999999994</c:v>
                      </c:pt>
                      <c:pt idx="1132" formatCode="General">
                        <c:v>80.863</c:v>
                      </c:pt>
                      <c:pt idx="1133" formatCode="General">
                        <c:v>80.873000000000005</c:v>
                      </c:pt>
                      <c:pt idx="1134" formatCode="General">
                        <c:v>80.882999999999996</c:v>
                      </c:pt>
                      <c:pt idx="1135" formatCode="General">
                        <c:v>80.893000000000001</c:v>
                      </c:pt>
                      <c:pt idx="1136" formatCode="General">
                        <c:v>80.903000000000006</c:v>
                      </c:pt>
                      <c:pt idx="1137" formatCode="General">
                        <c:v>80.912999999999997</c:v>
                      </c:pt>
                      <c:pt idx="1138" formatCode="General">
                        <c:v>80.923000000000002</c:v>
                      </c:pt>
                      <c:pt idx="1139" formatCode="General">
                        <c:v>80.933000000000007</c:v>
                      </c:pt>
                      <c:pt idx="1140" formatCode="General">
                        <c:v>80.942999999999998</c:v>
                      </c:pt>
                      <c:pt idx="1141" formatCode="General">
                        <c:v>80.953000000000003</c:v>
                      </c:pt>
                      <c:pt idx="1142" formatCode="General">
                        <c:v>80.962999999999994</c:v>
                      </c:pt>
                      <c:pt idx="1143" formatCode="General">
                        <c:v>80.972999999999999</c:v>
                      </c:pt>
                      <c:pt idx="1144" formatCode="General">
                        <c:v>80.983000000000004</c:v>
                      </c:pt>
                      <c:pt idx="1145" formatCode="General">
                        <c:v>80.992999999999995</c:v>
                      </c:pt>
                      <c:pt idx="1146" formatCode="General">
                        <c:v>81.003</c:v>
                      </c:pt>
                      <c:pt idx="1147" formatCode="General">
                        <c:v>81.013000000000005</c:v>
                      </c:pt>
                      <c:pt idx="1148" formatCode="General">
                        <c:v>81.022999999999996</c:v>
                      </c:pt>
                      <c:pt idx="1149" formatCode="General">
                        <c:v>81.033000000000001</c:v>
                      </c:pt>
                      <c:pt idx="1150" formatCode="General">
                        <c:v>81.043000000000006</c:v>
                      </c:pt>
                      <c:pt idx="1151" formatCode="General">
                        <c:v>81.052999999999997</c:v>
                      </c:pt>
                      <c:pt idx="1152" formatCode="General">
                        <c:v>81.063000000000002</c:v>
                      </c:pt>
                      <c:pt idx="1153" formatCode="General">
                        <c:v>81.072999999999993</c:v>
                      </c:pt>
                      <c:pt idx="1154" formatCode="General">
                        <c:v>81.082999999999998</c:v>
                      </c:pt>
                      <c:pt idx="1155" formatCode="General">
                        <c:v>81.093000000000004</c:v>
                      </c:pt>
                      <c:pt idx="1156" formatCode="General">
                        <c:v>81.102999999999994</c:v>
                      </c:pt>
                      <c:pt idx="1157" formatCode="General">
                        <c:v>81.113</c:v>
                      </c:pt>
                      <c:pt idx="1158" formatCode="General">
                        <c:v>81.123000000000005</c:v>
                      </c:pt>
                      <c:pt idx="1159" formatCode="General">
                        <c:v>81.132999999999996</c:v>
                      </c:pt>
                      <c:pt idx="1160" formatCode="General">
                        <c:v>81.143000000000001</c:v>
                      </c:pt>
                      <c:pt idx="1161" formatCode="General">
                        <c:v>81.153000000000006</c:v>
                      </c:pt>
                      <c:pt idx="1162" formatCode="General">
                        <c:v>81.162999999999997</c:v>
                      </c:pt>
                      <c:pt idx="1163" formatCode="General">
                        <c:v>81.173000000000002</c:v>
                      </c:pt>
                      <c:pt idx="1164" formatCode="General">
                        <c:v>81.183000000000007</c:v>
                      </c:pt>
                      <c:pt idx="1165" formatCode="General">
                        <c:v>81.192999999999998</c:v>
                      </c:pt>
                      <c:pt idx="1166" formatCode="General">
                        <c:v>81.203000000000003</c:v>
                      </c:pt>
                      <c:pt idx="1167" formatCode="General">
                        <c:v>81.212999999999994</c:v>
                      </c:pt>
                      <c:pt idx="1168" formatCode="General">
                        <c:v>81.222999999999999</c:v>
                      </c:pt>
                      <c:pt idx="1169" formatCode="General">
                        <c:v>81.233000000000004</c:v>
                      </c:pt>
                      <c:pt idx="1170" formatCode="General">
                        <c:v>81.242999999999995</c:v>
                      </c:pt>
                      <c:pt idx="1171" formatCode="General">
                        <c:v>81.253</c:v>
                      </c:pt>
                      <c:pt idx="1172" formatCode="General">
                        <c:v>81.263000000000005</c:v>
                      </c:pt>
                      <c:pt idx="1173" formatCode="General">
                        <c:v>81.272999999999996</c:v>
                      </c:pt>
                      <c:pt idx="1174" formatCode="General">
                        <c:v>81.283000000000001</c:v>
                      </c:pt>
                      <c:pt idx="1175" formatCode="General">
                        <c:v>81.293000000000006</c:v>
                      </c:pt>
                      <c:pt idx="1176" formatCode="General">
                        <c:v>81.302999999999997</c:v>
                      </c:pt>
                      <c:pt idx="1177" formatCode="General">
                        <c:v>81.313000000000002</c:v>
                      </c:pt>
                      <c:pt idx="1178" formatCode="General">
                        <c:v>81.322999999999993</c:v>
                      </c:pt>
                      <c:pt idx="1179" formatCode="General">
                        <c:v>81.332999999999998</c:v>
                      </c:pt>
                      <c:pt idx="1180" formatCode="General">
                        <c:v>81.343000000000004</c:v>
                      </c:pt>
                      <c:pt idx="1181" formatCode="General">
                        <c:v>81.352999999999994</c:v>
                      </c:pt>
                      <c:pt idx="1182" formatCode="General">
                        <c:v>81.363</c:v>
                      </c:pt>
                      <c:pt idx="1183" formatCode="General">
                        <c:v>81.373000000000005</c:v>
                      </c:pt>
                      <c:pt idx="1184" formatCode="General">
                        <c:v>81.382999999999996</c:v>
                      </c:pt>
                      <c:pt idx="1185" formatCode="General">
                        <c:v>81.393000000000001</c:v>
                      </c:pt>
                      <c:pt idx="1186" formatCode="General">
                        <c:v>81.403000000000006</c:v>
                      </c:pt>
                      <c:pt idx="1187" formatCode="General">
                        <c:v>81.412999999999997</c:v>
                      </c:pt>
                      <c:pt idx="1188" formatCode="General">
                        <c:v>81.423000000000002</c:v>
                      </c:pt>
                      <c:pt idx="1189" formatCode="General">
                        <c:v>81.433000000000007</c:v>
                      </c:pt>
                      <c:pt idx="1190" formatCode="General">
                        <c:v>81.442999999999998</c:v>
                      </c:pt>
                      <c:pt idx="1191" formatCode="General">
                        <c:v>81.453000000000003</c:v>
                      </c:pt>
                      <c:pt idx="1192" formatCode="General">
                        <c:v>81.462999999999994</c:v>
                      </c:pt>
                      <c:pt idx="1193" formatCode="General">
                        <c:v>81.472999999999999</c:v>
                      </c:pt>
                      <c:pt idx="1194" formatCode="General">
                        <c:v>81.483000000000004</c:v>
                      </c:pt>
                      <c:pt idx="1195" formatCode="General">
                        <c:v>81.492999999999995</c:v>
                      </c:pt>
                      <c:pt idx="1196" formatCode="General">
                        <c:v>81.503</c:v>
                      </c:pt>
                      <c:pt idx="1197" formatCode="General">
                        <c:v>81.513000000000005</c:v>
                      </c:pt>
                      <c:pt idx="1198" formatCode="General">
                        <c:v>81.522999999999996</c:v>
                      </c:pt>
                      <c:pt idx="1199" formatCode="General">
                        <c:v>81.533000000000001</c:v>
                      </c:pt>
                      <c:pt idx="1200" formatCode="General">
                        <c:v>81.543000000000006</c:v>
                      </c:pt>
                      <c:pt idx="1201" formatCode="General">
                        <c:v>81.552999999999997</c:v>
                      </c:pt>
                      <c:pt idx="1202" formatCode="General">
                        <c:v>81.563000000000002</c:v>
                      </c:pt>
                      <c:pt idx="1203" formatCode="General">
                        <c:v>81.572999999999993</c:v>
                      </c:pt>
                      <c:pt idx="1204" formatCode="General">
                        <c:v>81.582999999999998</c:v>
                      </c:pt>
                      <c:pt idx="1205" formatCode="General">
                        <c:v>81.593000000000004</c:v>
                      </c:pt>
                      <c:pt idx="1206" formatCode="General">
                        <c:v>81.602999999999994</c:v>
                      </c:pt>
                      <c:pt idx="1207" formatCode="General">
                        <c:v>81.613</c:v>
                      </c:pt>
                      <c:pt idx="1208" formatCode="General">
                        <c:v>81.623000000000005</c:v>
                      </c:pt>
                      <c:pt idx="1209" formatCode="General">
                        <c:v>81.632999999999996</c:v>
                      </c:pt>
                      <c:pt idx="1210" formatCode="General">
                        <c:v>81.643000000000001</c:v>
                      </c:pt>
                      <c:pt idx="1211" formatCode="General">
                        <c:v>81.653000000000006</c:v>
                      </c:pt>
                      <c:pt idx="1212" formatCode="General">
                        <c:v>81.662999999999997</c:v>
                      </c:pt>
                      <c:pt idx="1213" formatCode="General">
                        <c:v>81.673000000000002</c:v>
                      </c:pt>
                      <c:pt idx="1214" formatCode="General">
                        <c:v>81.683000000000007</c:v>
                      </c:pt>
                      <c:pt idx="1215" formatCode="General">
                        <c:v>81.692999999999998</c:v>
                      </c:pt>
                      <c:pt idx="1216" formatCode="General">
                        <c:v>81.703000000000003</c:v>
                      </c:pt>
                      <c:pt idx="1217" formatCode="General">
                        <c:v>81.712999999999994</c:v>
                      </c:pt>
                      <c:pt idx="1218" formatCode="General">
                        <c:v>81.722999999999999</c:v>
                      </c:pt>
                      <c:pt idx="1219" formatCode="General">
                        <c:v>81.733000000000004</c:v>
                      </c:pt>
                      <c:pt idx="1220" formatCode="General">
                        <c:v>81.742999999999995</c:v>
                      </c:pt>
                      <c:pt idx="1221" formatCode="General">
                        <c:v>81.753</c:v>
                      </c:pt>
                      <c:pt idx="1222" formatCode="General">
                        <c:v>81.763000000000005</c:v>
                      </c:pt>
                      <c:pt idx="1223" formatCode="General">
                        <c:v>81.772999999999996</c:v>
                      </c:pt>
                      <c:pt idx="1224" formatCode="General">
                        <c:v>81.783000000000001</c:v>
                      </c:pt>
                      <c:pt idx="1225" formatCode="General">
                        <c:v>81.793000000000006</c:v>
                      </c:pt>
                      <c:pt idx="1226" formatCode="General">
                        <c:v>81.802999999999997</c:v>
                      </c:pt>
                      <c:pt idx="1227" formatCode="General">
                        <c:v>81.813000000000002</c:v>
                      </c:pt>
                      <c:pt idx="1228" formatCode="General">
                        <c:v>81.822999999999993</c:v>
                      </c:pt>
                      <c:pt idx="1229" formatCode="General">
                        <c:v>81.832999999999998</c:v>
                      </c:pt>
                      <c:pt idx="1230" formatCode="General">
                        <c:v>81.843000000000004</c:v>
                      </c:pt>
                      <c:pt idx="1231" formatCode="General">
                        <c:v>81.852999999999994</c:v>
                      </c:pt>
                      <c:pt idx="1232" formatCode="General">
                        <c:v>81.863</c:v>
                      </c:pt>
                      <c:pt idx="1233" formatCode="General">
                        <c:v>81.873000000000005</c:v>
                      </c:pt>
                      <c:pt idx="1234" formatCode="General">
                        <c:v>81.882999999999996</c:v>
                      </c:pt>
                      <c:pt idx="1235" formatCode="General">
                        <c:v>81.893000000000001</c:v>
                      </c:pt>
                      <c:pt idx="1236" formatCode="General">
                        <c:v>81.903000000000006</c:v>
                      </c:pt>
                      <c:pt idx="1237" formatCode="General">
                        <c:v>81.912999999999997</c:v>
                      </c:pt>
                      <c:pt idx="1238" formatCode="General">
                        <c:v>81.923000000000002</c:v>
                      </c:pt>
                      <c:pt idx="1239" formatCode="General">
                        <c:v>81.933000000000007</c:v>
                      </c:pt>
                      <c:pt idx="1240" formatCode="General">
                        <c:v>81.942999999999998</c:v>
                      </c:pt>
                      <c:pt idx="1241" formatCode="General">
                        <c:v>81.953000000000003</c:v>
                      </c:pt>
                      <c:pt idx="1242" formatCode="General">
                        <c:v>81.962999999999994</c:v>
                      </c:pt>
                      <c:pt idx="1243" formatCode="General">
                        <c:v>81.972999999999999</c:v>
                      </c:pt>
                      <c:pt idx="1244" formatCode="General">
                        <c:v>81.983000000000004</c:v>
                      </c:pt>
                      <c:pt idx="1245" formatCode="General">
                        <c:v>81.992999999999995</c:v>
                      </c:pt>
                      <c:pt idx="1246" formatCode="General">
                        <c:v>82.003</c:v>
                      </c:pt>
                      <c:pt idx="1247" formatCode="General">
                        <c:v>82.013000000000005</c:v>
                      </c:pt>
                      <c:pt idx="1248" formatCode="General">
                        <c:v>82.022999999999996</c:v>
                      </c:pt>
                      <c:pt idx="1249" formatCode="General">
                        <c:v>82.033000000000001</c:v>
                      </c:pt>
                      <c:pt idx="1250" formatCode="General">
                        <c:v>82.043000000000006</c:v>
                      </c:pt>
                      <c:pt idx="1251" formatCode="General">
                        <c:v>82.052999999999997</c:v>
                      </c:pt>
                      <c:pt idx="1252" formatCode="General">
                        <c:v>82.063000000000002</c:v>
                      </c:pt>
                      <c:pt idx="1253" formatCode="General">
                        <c:v>82.072999999999993</c:v>
                      </c:pt>
                      <c:pt idx="1254" formatCode="General">
                        <c:v>82.082999999999998</c:v>
                      </c:pt>
                      <c:pt idx="1255" formatCode="General">
                        <c:v>82.093000000000004</c:v>
                      </c:pt>
                      <c:pt idx="1256" formatCode="General">
                        <c:v>82.102999999999994</c:v>
                      </c:pt>
                      <c:pt idx="1257" formatCode="General">
                        <c:v>82.113</c:v>
                      </c:pt>
                      <c:pt idx="1258" formatCode="General">
                        <c:v>82.123000000000005</c:v>
                      </c:pt>
                      <c:pt idx="1259" formatCode="General">
                        <c:v>82.132999999999996</c:v>
                      </c:pt>
                      <c:pt idx="1260" formatCode="General">
                        <c:v>82.143000000000001</c:v>
                      </c:pt>
                      <c:pt idx="1261" formatCode="General">
                        <c:v>82.153000000000006</c:v>
                      </c:pt>
                      <c:pt idx="1262" formatCode="General">
                        <c:v>82.162999999999997</c:v>
                      </c:pt>
                      <c:pt idx="1263" formatCode="General">
                        <c:v>82.173000000000002</c:v>
                      </c:pt>
                      <c:pt idx="1264" formatCode="General">
                        <c:v>82.183000000000007</c:v>
                      </c:pt>
                      <c:pt idx="1265" formatCode="General">
                        <c:v>82.192999999999998</c:v>
                      </c:pt>
                      <c:pt idx="1266" formatCode="General">
                        <c:v>82.203000000000003</c:v>
                      </c:pt>
                      <c:pt idx="1267" formatCode="General">
                        <c:v>82.212999999999994</c:v>
                      </c:pt>
                      <c:pt idx="1268" formatCode="General">
                        <c:v>82.222999999999999</c:v>
                      </c:pt>
                      <c:pt idx="1269" formatCode="General">
                        <c:v>82.233000000000004</c:v>
                      </c:pt>
                      <c:pt idx="1270" formatCode="General">
                        <c:v>82.242999999999995</c:v>
                      </c:pt>
                      <c:pt idx="1271" formatCode="General">
                        <c:v>82.253</c:v>
                      </c:pt>
                      <c:pt idx="1272" formatCode="General">
                        <c:v>82.263000000000005</c:v>
                      </c:pt>
                      <c:pt idx="1273" formatCode="General">
                        <c:v>82.272999999999996</c:v>
                      </c:pt>
                      <c:pt idx="1274" formatCode="General">
                        <c:v>82.283000000000001</c:v>
                      </c:pt>
                      <c:pt idx="1275" formatCode="General">
                        <c:v>82.293000000000006</c:v>
                      </c:pt>
                      <c:pt idx="1276" formatCode="General">
                        <c:v>82.302999999999997</c:v>
                      </c:pt>
                      <c:pt idx="1277" formatCode="General">
                        <c:v>82.313000000000002</c:v>
                      </c:pt>
                      <c:pt idx="1278" formatCode="General">
                        <c:v>82.322999999999993</c:v>
                      </c:pt>
                      <c:pt idx="1279" formatCode="General">
                        <c:v>82.332999999999998</c:v>
                      </c:pt>
                      <c:pt idx="1280" formatCode="General">
                        <c:v>82.343000000000004</c:v>
                      </c:pt>
                      <c:pt idx="1281" formatCode="General">
                        <c:v>82.352999999999994</c:v>
                      </c:pt>
                      <c:pt idx="1282" formatCode="General">
                        <c:v>82.363</c:v>
                      </c:pt>
                      <c:pt idx="1283" formatCode="General">
                        <c:v>82.373000000000005</c:v>
                      </c:pt>
                      <c:pt idx="1284" formatCode="General">
                        <c:v>82.382999999999996</c:v>
                      </c:pt>
                      <c:pt idx="1285" formatCode="General">
                        <c:v>82.393000000000001</c:v>
                      </c:pt>
                      <c:pt idx="1286" formatCode="General">
                        <c:v>82.403000000000006</c:v>
                      </c:pt>
                      <c:pt idx="1287" formatCode="General">
                        <c:v>82.412999999999997</c:v>
                      </c:pt>
                      <c:pt idx="1288" formatCode="General">
                        <c:v>82.423000000000002</c:v>
                      </c:pt>
                      <c:pt idx="1289" formatCode="General">
                        <c:v>82.433000000000007</c:v>
                      </c:pt>
                      <c:pt idx="1290" formatCode="General">
                        <c:v>82.442999999999998</c:v>
                      </c:pt>
                      <c:pt idx="1291" formatCode="General">
                        <c:v>82.453000000000003</c:v>
                      </c:pt>
                      <c:pt idx="1292" formatCode="General">
                        <c:v>82.462999999999994</c:v>
                      </c:pt>
                      <c:pt idx="1293" formatCode="General">
                        <c:v>82.472999999999999</c:v>
                      </c:pt>
                      <c:pt idx="1294" formatCode="General">
                        <c:v>82.483000000000004</c:v>
                      </c:pt>
                      <c:pt idx="1295" formatCode="General">
                        <c:v>82.492999999999995</c:v>
                      </c:pt>
                      <c:pt idx="1296" formatCode="General">
                        <c:v>82.503</c:v>
                      </c:pt>
                      <c:pt idx="1297" formatCode="General">
                        <c:v>82.513000000000005</c:v>
                      </c:pt>
                      <c:pt idx="1298" formatCode="General">
                        <c:v>82.522999999999996</c:v>
                      </c:pt>
                      <c:pt idx="1299" formatCode="General">
                        <c:v>82.533000000000001</c:v>
                      </c:pt>
                      <c:pt idx="1300" formatCode="General">
                        <c:v>82.543000000000006</c:v>
                      </c:pt>
                      <c:pt idx="1301" formatCode="General">
                        <c:v>82.552999999999997</c:v>
                      </c:pt>
                      <c:pt idx="1302" formatCode="General">
                        <c:v>82.563000000000002</c:v>
                      </c:pt>
                      <c:pt idx="1303" formatCode="General">
                        <c:v>82.572999999999993</c:v>
                      </c:pt>
                      <c:pt idx="1304" formatCode="General">
                        <c:v>82.582999999999998</c:v>
                      </c:pt>
                      <c:pt idx="1305" formatCode="General">
                        <c:v>82.593000000000004</c:v>
                      </c:pt>
                      <c:pt idx="1306" formatCode="General">
                        <c:v>82.602999999999994</c:v>
                      </c:pt>
                      <c:pt idx="1307" formatCode="General">
                        <c:v>82.613</c:v>
                      </c:pt>
                      <c:pt idx="1308" formatCode="General">
                        <c:v>82.623000000000005</c:v>
                      </c:pt>
                      <c:pt idx="1309" formatCode="General">
                        <c:v>82.632999999999996</c:v>
                      </c:pt>
                      <c:pt idx="1310" formatCode="General">
                        <c:v>82.643000000000001</c:v>
                      </c:pt>
                      <c:pt idx="1311" formatCode="General">
                        <c:v>82.653000000000006</c:v>
                      </c:pt>
                      <c:pt idx="1312" formatCode="General">
                        <c:v>82.662999999999997</c:v>
                      </c:pt>
                      <c:pt idx="1313" formatCode="General">
                        <c:v>82.673000000000002</c:v>
                      </c:pt>
                      <c:pt idx="1314" formatCode="General">
                        <c:v>82.683000000000007</c:v>
                      </c:pt>
                      <c:pt idx="1315" formatCode="General">
                        <c:v>82.692999999999998</c:v>
                      </c:pt>
                      <c:pt idx="1316" formatCode="General">
                        <c:v>82.703000000000003</c:v>
                      </c:pt>
                      <c:pt idx="1317" formatCode="General">
                        <c:v>82.712999999999994</c:v>
                      </c:pt>
                      <c:pt idx="1318" formatCode="General">
                        <c:v>82.722999999999999</c:v>
                      </c:pt>
                      <c:pt idx="1319" formatCode="General">
                        <c:v>82.733000000000004</c:v>
                      </c:pt>
                      <c:pt idx="1320" formatCode="General">
                        <c:v>82.742999999999995</c:v>
                      </c:pt>
                      <c:pt idx="1321" formatCode="General">
                        <c:v>82.753</c:v>
                      </c:pt>
                      <c:pt idx="1322" formatCode="General">
                        <c:v>82.763000000000005</c:v>
                      </c:pt>
                      <c:pt idx="1323" formatCode="General">
                        <c:v>82.772999999999996</c:v>
                      </c:pt>
                      <c:pt idx="1324" formatCode="General">
                        <c:v>82.783000000000001</c:v>
                      </c:pt>
                      <c:pt idx="1325" formatCode="General">
                        <c:v>82.793000000000006</c:v>
                      </c:pt>
                      <c:pt idx="1326" formatCode="General">
                        <c:v>82.802999999999997</c:v>
                      </c:pt>
                      <c:pt idx="1327" formatCode="General">
                        <c:v>82.813000000000002</c:v>
                      </c:pt>
                      <c:pt idx="1328" formatCode="General">
                        <c:v>82.822999999999993</c:v>
                      </c:pt>
                      <c:pt idx="1329" formatCode="General">
                        <c:v>82.832999999999998</c:v>
                      </c:pt>
                      <c:pt idx="1330" formatCode="General">
                        <c:v>82.843000000000004</c:v>
                      </c:pt>
                      <c:pt idx="1331" formatCode="General">
                        <c:v>82.852999999999994</c:v>
                      </c:pt>
                      <c:pt idx="1332" formatCode="General">
                        <c:v>82.863</c:v>
                      </c:pt>
                      <c:pt idx="1333" formatCode="General">
                        <c:v>82.873000000000005</c:v>
                      </c:pt>
                      <c:pt idx="1334" formatCode="General">
                        <c:v>82.882999999999996</c:v>
                      </c:pt>
                      <c:pt idx="1335" formatCode="General">
                        <c:v>82.893000000000001</c:v>
                      </c:pt>
                      <c:pt idx="1336" formatCode="General">
                        <c:v>82.903000000000006</c:v>
                      </c:pt>
                      <c:pt idx="1337" formatCode="General">
                        <c:v>82.912999999999997</c:v>
                      </c:pt>
                      <c:pt idx="1338" formatCode="General">
                        <c:v>82.923000000000002</c:v>
                      </c:pt>
                      <c:pt idx="1339" formatCode="General">
                        <c:v>82.933000000000007</c:v>
                      </c:pt>
                      <c:pt idx="1340" formatCode="General">
                        <c:v>82.942999999999998</c:v>
                      </c:pt>
                      <c:pt idx="1341" formatCode="General">
                        <c:v>82.953000000000003</c:v>
                      </c:pt>
                      <c:pt idx="1342" formatCode="General">
                        <c:v>82.962999999999994</c:v>
                      </c:pt>
                      <c:pt idx="1343" formatCode="General">
                        <c:v>82.972999999999999</c:v>
                      </c:pt>
                      <c:pt idx="1344" formatCode="General">
                        <c:v>82.983000000000004</c:v>
                      </c:pt>
                      <c:pt idx="1345" formatCode="General">
                        <c:v>82.992999999999995</c:v>
                      </c:pt>
                      <c:pt idx="1346" formatCode="General">
                        <c:v>83.003</c:v>
                      </c:pt>
                      <c:pt idx="1347" formatCode="General">
                        <c:v>83.013000000000005</c:v>
                      </c:pt>
                      <c:pt idx="1348" formatCode="General">
                        <c:v>83.022999999999996</c:v>
                      </c:pt>
                      <c:pt idx="1349" formatCode="General">
                        <c:v>83.033000000000001</c:v>
                      </c:pt>
                      <c:pt idx="1350" formatCode="General">
                        <c:v>83.043000000000006</c:v>
                      </c:pt>
                      <c:pt idx="1351" formatCode="General">
                        <c:v>83.052999999999997</c:v>
                      </c:pt>
                      <c:pt idx="1352" formatCode="General">
                        <c:v>83.063000000000002</c:v>
                      </c:pt>
                      <c:pt idx="1353" formatCode="General">
                        <c:v>83.072999999999993</c:v>
                      </c:pt>
                      <c:pt idx="1354" formatCode="General">
                        <c:v>83.082999999999998</c:v>
                      </c:pt>
                      <c:pt idx="1355" formatCode="General">
                        <c:v>83.093000000000004</c:v>
                      </c:pt>
                      <c:pt idx="1356" formatCode="General">
                        <c:v>83.102999999999994</c:v>
                      </c:pt>
                      <c:pt idx="1357" formatCode="General">
                        <c:v>83.113</c:v>
                      </c:pt>
                      <c:pt idx="1358" formatCode="General">
                        <c:v>83.123000000000005</c:v>
                      </c:pt>
                      <c:pt idx="1359" formatCode="General">
                        <c:v>83.132999999999996</c:v>
                      </c:pt>
                      <c:pt idx="1360" formatCode="General">
                        <c:v>83.143000000000001</c:v>
                      </c:pt>
                      <c:pt idx="1361" formatCode="General">
                        <c:v>83.153000000000006</c:v>
                      </c:pt>
                      <c:pt idx="1362" formatCode="General">
                        <c:v>83.162999999999997</c:v>
                      </c:pt>
                      <c:pt idx="1363" formatCode="General">
                        <c:v>83.173000000000002</c:v>
                      </c:pt>
                      <c:pt idx="1364" formatCode="General">
                        <c:v>83.183000000000007</c:v>
                      </c:pt>
                      <c:pt idx="1365" formatCode="General">
                        <c:v>83.192999999999998</c:v>
                      </c:pt>
                      <c:pt idx="1366" formatCode="General">
                        <c:v>83.203000000000003</c:v>
                      </c:pt>
                      <c:pt idx="1367" formatCode="General">
                        <c:v>83.212999999999994</c:v>
                      </c:pt>
                      <c:pt idx="1368" formatCode="General">
                        <c:v>83.222999999999999</c:v>
                      </c:pt>
                      <c:pt idx="1369" formatCode="General">
                        <c:v>83.233000000000004</c:v>
                      </c:pt>
                      <c:pt idx="1370" formatCode="General">
                        <c:v>83.242999999999995</c:v>
                      </c:pt>
                      <c:pt idx="1371" formatCode="General">
                        <c:v>83.253</c:v>
                      </c:pt>
                      <c:pt idx="1372" formatCode="General">
                        <c:v>83.263000000000005</c:v>
                      </c:pt>
                      <c:pt idx="1373" formatCode="General">
                        <c:v>83.272999999999996</c:v>
                      </c:pt>
                      <c:pt idx="1374" formatCode="General">
                        <c:v>83.283000000000001</c:v>
                      </c:pt>
                      <c:pt idx="1375" formatCode="General">
                        <c:v>83.293000000000006</c:v>
                      </c:pt>
                      <c:pt idx="1376" formatCode="General">
                        <c:v>83.302999999999997</c:v>
                      </c:pt>
                      <c:pt idx="1377" formatCode="General">
                        <c:v>83.313000000000002</c:v>
                      </c:pt>
                      <c:pt idx="1378" formatCode="General">
                        <c:v>83.322999999999993</c:v>
                      </c:pt>
                      <c:pt idx="1379" formatCode="General">
                        <c:v>83.332999999999998</c:v>
                      </c:pt>
                      <c:pt idx="1380" formatCode="General">
                        <c:v>83.343000000000004</c:v>
                      </c:pt>
                      <c:pt idx="1381" formatCode="General">
                        <c:v>83.352999999999994</c:v>
                      </c:pt>
                      <c:pt idx="1382" formatCode="General">
                        <c:v>83.363</c:v>
                      </c:pt>
                      <c:pt idx="1383" formatCode="General">
                        <c:v>83.373000000000005</c:v>
                      </c:pt>
                      <c:pt idx="1384" formatCode="General">
                        <c:v>83.382999999999996</c:v>
                      </c:pt>
                      <c:pt idx="1385" formatCode="General">
                        <c:v>83.393000000000001</c:v>
                      </c:pt>
                      <c:pt idx="1386" formatCode="General">
                        <c:v>83.403000000000006</c:v>
                      </c:pt>
                      <c:pt idx="1387" formatCode="General">
                        <c:v>83.412999999999997</c:v>
                      </c:pt>
                      <c:pt idx="1388" formatCode="General">
                        <c:v>83.423000000000002</c:v>
                      </c:pt>
                      <c:pt idx="1389" formatCode="General">
                        <c:v>83.433000000000007</c:v>
                      </c:pt>
                      <c:pt idx="1390" formatCode="General">
                        <c:v>83.442999999999998</c:v>
                      </c:pt>
                      <c:pt idx="1391" formatCode="General">
                        <c:v>83.453000000000003</c:v>
                      </c:pt>
                      <c:pt idx="1392" formatCode="General">
                        <c:v>83.462999999999994</c:v>
                      </c:pt>
                      <c:pt idx="1393" formatCode="General">
                        <c:v>83.472999999999999</c:v>
                      </c:pt>
                      <c:pt idx="1394" formatCode="General">
                        <c:v>83.483000000000004</c:v>
                      </c:pt>
                      <c:pt idx="1395" formatCode="General">
                        <c:v>83.492999999999995</c:v>
                      </c:pt>
                      <c:pt idx="1396" formatCode="General">
                        <c:v>83.503</c:v>
                      </c:pt>
                      <c:pt idx="1397" formatCode="General">
                        <c:v>83.513000000000005</c:v>
                      </c:pt>
                      <c:pt idx="1398" formatCode="General">
                        <c:v>83.522999999999996</c:v>
                      </c:pt>
                      <c:pt idx="1399" formatCode="General">
                        <c:v>83.533000000000001</c:v>
                      </c:pt>
                      <c:pt idx="1400" formatCode="General">
                        <c:v>83.543000000000006</c:v>
                      </c:pt>
                      <c:pt idx="1401" formatCode="General">
                        <c:v>83.552999999999997</c:v>
                      </c:pt>
                      <c:pt idx="1402" formatCode="General">
                        <c:v>83.563000000000002</c:v>
                      </c:pt>
                      <c:pt idx="1403" formatCode="General">
                        <c:v>83.572999999999993</c:v>
                      </c:pt>
                      <c:pt idx="1404" formatCode="General">
                        <c:v>83.582999999999998</c:v>
                      </c:pt>
                      <c:pt idx="1405" formatCode="General">
                        <c:v>83.593000000000004</c:v>
                      </c:pt>
                      <c:pt idx="1406" formatCode="General">
                        <c:v>83.602999999999994</c:v>
                      </c:pt>
                      <c:pt idx="1407" formatCode="General">
                        <c:v>83.613</c:v>
                      </c:pt>
                      <c:pt idx="1408" formatCode="General">
                        <c:v>83.623000000000005</c:v>
                      </c:pt>
                      <c:pt idx="1409" formatCode="General">
                        <c:v>83.632999999999996</c:v>
                      </c:pt>
                      <c:pt idx="1410" formatCode="General">
                        <c:v>83.643000000000001</c:v>
                      </c:pt>
                      <c:pt idx="1411" formatCode="General">
                        <c:v>83.653000000000006</c:v>
                      </c:pt>
                      <c:pt idx="1412" formatCode="General">
                        <c:v>83.662999999999997</c:v>
                      </c:pt>
                      <c:pt idx="1413" formatCode="General">
                        <c:v>83.673000000000002</c:v>
                      </c:pt>
                      <c:pt idx="1414" formatCode="General">
                        <c:v>83.683000000000007</c:v>
                      </c:pt>
                      <c:pt idx="1415" formatCode="General">
                        <c:v>83.692999999999998</c:v>
                      </c:pt>
                      <c:pt idx="1416" formatCode="General">
                        <c:v>83.703000000000003</c:v>
                      </c:pt>
                      <c:pt idx="1417" formatCode="General">
                        <c:v>83.712999999999994</c:v>
                      </c:pt>
                      <c:pt idx="1418" formatCode="General">
                        <c:v>83.722999999999999</c:v>
                      </c:pt>
                      <c:pt idx="1419" formatCode="General">
                        <c:v>83.733000000000004</c:v>
                      </c:pt>
                      <c:pt idx="1420" formatCode="General">
                        <c:v>83.742999999999995</c:v>
                      </c:pt>
                      <c:pt idx="1421" formatCode="General">
                        <c:v>83.753</c:v>
                      </c:pt>
                      <c:pt idx="1422" formatCode="General">
                        <c:v>83.763000000000005</c:v>
                      </c:pt>
                      <c:pt idx="1423" formatCode="General">
                        <c:v>83.772999999999996</c:v>
                      </c:pt>
                      <c:pt idx="1424" formatCode="General">
                        <c:v>83.783000000000001</c:v>
                      </c:pt>
                      <c:pt idx="1425" formatCode="General">
                        <c:v>83.793000000000006</c:v>
                      </c:pt>
                      <c:pt idx="1426" formatCode="General">
                        <c:v>83.802999999999997</c:v>
                      </c:pt>
                      <c:pt idx="1427" formatCode="General">
                        <c:v>83.813000000000002</c:v>
                      </c:pt>
                      <c:pt idx="1428" formatCode="General">
                        <c:v>83.822999999999993</c:v>
                      </c:pt>
                      <c:pt idx="1429" formatCode="General">
                        <c:v>83.832999999999998</c:v>
                      </c:pt>
                      <c:pt idx="1430" formatCode="General">
                        <c:v>83.843000000000004</c:v>
                      </c:pt>
                      <c:pt idx="1431" formatCode="General">
                        <c:v>83.852999999999994</c:v>
                      </c:pt>
                      <c:pt idx="1432" formatCode="General">
                        <c:v>83.863</c:v>
                      </c:pt>
                      <c:pt idx="1433" formatCode="General">
                        <c:v>83.873000000000005</c:v>
                      </c:pt>
                      <c:pt idx="1434" formatCode="General">
                        <c:v>83.882999999999996</c:v>
                      </c:pt>
                      <c:pt idx="1435" formatCode="General">
                        <c:v>83.893000000000001</c:v>
                      </c:pt>
                      <c:pt idx="1436" formatCode="General">
                        <c:v>83.903000000000006</c:v>
                      </c:pt>
                      <c:pt idx="1437" formatCode="General">
                        <c:v>83.912999999999997</c:v>
                      </c:pt>
                      <c:pt idx="1438" formatCode="General">
                        <c:v>83.923000000000002</c:v>
                      </c:pt>
                      <c:pt idx="1439" formatCode="General">
                        <c:v>83.933000000000007</c:v>
                      </c:pt>
                      <c:pt idx="1440" formatCode="General">
                        <c:v>83.942999999999998</c:v>
                      </c:pt>
                      <c:pt idx="1441" formatCode="General">
                        <c:v>83.953000000000003</c:v>
                      </c:pt>
                      <c:pt idx="1442" formatCode="General">
                        <c:v>83.962999999999994</c:v>
                      </c:pt>
                      <c:pt idx="1443" formatCode="General">
                        <c:v>83.972999999999999</c:v>
                      </c:pt>
                      <c:pt idx="1444" formatCode="General">
                        <c:v>83.983000000000004</c:v>
                      </c:pt>
                      <c:pt idx="1445" formatCode="General">
                        <c:v>83.992999999999995</c:v>
                      </c:pt>
                      <c:pt idx="1446" formatCode="General">
                        <c:v>84.003</c:v>
                      </c:pt>
                      <c:pt idx="1447" formatCode="General">
                        <c:v>84.013000000000005</c:v>
                      </c:pt>
                      <c:pt idx="1448" formatCode="General">
                        <c:v>84.022999999999996</c:v>
                      </c:pt>
                      <c:pt idx="1449" formatCode="General">
                        <c:v>84.033000000000001</c:v>
                      </c:pt>
                      <c:pt idx="1450" formatCode="General">
                        <c:v>84.043000000000006</c:v>
                      </c:pt>
                      <c:pt idx="1451" formatCode="General">
                        <c:v>84.052999999999997</c:v>
                      </c:pt>
                      <c:pt idx="1452" formatCode="General">
                        <c:v>84.063000000000002</c:v>
                      </c:pt>
                      <c:pt idx="1453" formatCode="General">
                        <c:v>84.072999999999993</c:v>
                      </c:pt>
                      <c:pt idx="1454" formatCode="General">
                        <c:v>84.082999999999998</c:v>
                      </c:pt>
                      <c:pt idx="1455" formatCode="General">
                        <c:v>84.093000000000004</c:v>
                      </c:pt>
                      <c:pt idx="1456" formatCode="General">
                        <c:v>84.102999999999994</c:v>
                      </c:pt>
                      <c:pt idx="1457" formatCode="General">
                        <c:v>84.113</c:v>
                      </c:pt>
                      <c:pt idx="1458" formatCode="General">
                        <c:v>84.123000000000005</c:v>
                      </c:pt>
                      <c:pt idx="1459" formatCode="General">
                        <c:v>84.132999999999996</c:v>
                      </c:pt>
                      <c:pt idx="1460" formatCode="General">
                        <c:v>84.143000000000001</c:v>
                      </c:pt>
                      <c:pt idx="1461" formatCode="General">
                        <c:v>84.153000000000006</c:v>
                      </c:pt>
                      <c:pt idx="1462" formatCode="General">
                        <c:v>84.162999999999997</c:v>
                      </c:pt>
                      <c:pt idx="1463" formatCode="General">
                        <c:v>84.173000000000002</c:v>
                      </c:pt>
                      <c:pt idx="1464" formatCode="General">
                        <c:v>84.183000000000007</c:v>
                      </c:pt>
                      <c:pt idx="1465" formatCode="General">
                        <c:v>84.192999999999998</c:v>
                      </c:pt>
                      <c:pt idx="1466" formatCode="General">
                        <c:v>84.203000000000003</c:v>
                      </c:pt>
                      <c:pt idx="1467" formatCode="General">
                        <c:v>84.212999999999994</c:v>
                      </c:pt>
                      <c:pt idx="1468" formatCode="General">
                        <c:v>84.222999999999999</c:v>
                      </c:pt>
                      <c:pt idx="1469" formatCode="General">
                        <c:v>84.233000000000004</c:v>
                      </c:pt>
                      <c:pt idx="1470" formatCode="General">
                        <c:v>84.242999999999995</c:v>
                      </c:pt>
                      <c:pt idx="1471" formatCode="General">
                        <c:v>84.253</c:v>
                      </c:pt>
                      <c:pt idx="1472" formatCode="General">
                        <c:v>84.263000000000005</c:v>
                      </c:pt>
                      <c:pt idx="1473" formatCode="General">
                        <c:v>84.272999999999996</c:v>
                      </c:pt>
                      <c:pt idx="1474" formatCode="General">
                        <c:v>84.283000000000001</c:v>
                      </c:pt>
                      <c:pt idx="1475" formatCode="General">
                        <c:v>84.293000000000006</c:v>
                      </c:pt>
                      <c:pt idx="1476" formatCode="General">
                        <c:v>84.302999999999997</c:v>
                      </c:pt>
                      <c:pt idx="1477" formatCode="General">
                        <c:v>84.313000000000002</c:v>
                      </c:pt>
                      <c:pt idx="1478" formatCode="General">
                        <c:v>84.322999999999993</c:v>
                      </c:pt>
                      <c:pt idx="1479" formatCode="General">
                        <c:v>84.332999999999998</c:v>
                      </c:pt>
                      <c:pt idx="1480" formatCode="General">
                        <c:v>84.343000000000004</c:v>
                      </c:pt>
                      <c:pt idx="1481" formatCode="General">
                        <c:v>84.352999999999994</c:v>
                      </c:pt>
                      <c:pt idx="1482" formatCode="General">
                        <c:v>84.363</c:v>
                      </c:pt>
                      <c:pt idx="1483" formatCode="General">
                        <c:v>84.373000000000005</c:v>
                      </c:pt>
                      <c:pt idx="1484" formatCode="General">
                        <c:v>84.382999999999996</c:v>
                      </c:pt>
                      <c:pt idx="1485" formatCode="General">
                        <c:v>84.393000000000001</c:v>
                      </c:pt>
                      <c:pt idx="1486" formatCode="General">
                        <c:v>84.403000000000006</c:v>
                      </c:pt>
                      <c:pt idx="1487" formatCode="General">
                        <c:v>84.412999999999997</c:v>
                      </c:pt>
                      <c:pt idx="1488" formatCode="General">
                        <c:v>84.423000000000002</c:v>
                      </c:pt>
                      <c:pt idx="1489" formatCode="General">
                        <c:v>84.433000000000007</c:v>
                      </c:pt>
                      <c:pt idx="1490" formatCode="General">
                        <c:v>84.442999999999998</c:v>
                      </c:pt>
                      <c:pt idx="1491" formatCode="General">
                        <c:v>84.453000000000003</c:v>
                      </c:pt>
                      <c:pt idx="1492" formatCode="General">
                        <c:v>84.462999999999994</c:v>
                      </c:pt>
                      <c:pt idx="1493" formatCode="General">
                        <c:v>84.472999999999999</c:v>
                      </c:pt>
                      <c:pt idx="1494" formatCode="General">
                        <c:v>84.483000000000004</c:v>
                      </c:pt>
                      <c:pt idx="1495" formatCode="General">
                        <c:v>84.492999999999995</c:v>
                      </c:pt>
                      <c:pt idx="1496" formatCode="General">
                        <c:v>84.503</c:v>
                      </c:pt>
                      <c:pt idx="1497" formatCode="General">
                        <c:v>84.513000000000005</c:v>
                      </c:pt>
                      <c:pt idx="1498" formatCode="General">
                        <c:v>84.522999999999996</c:v>
                      </c:pt>
                      <c:pt idx="1499" formatCode="General">
                        <c:v>84.533000000000001</c:v>
                      </c:pt>
                      <c:pt idx="1500" formatCode="General">
                        <c:v>84.543000000000006</c:v>
                      </c:pt>
                      <c:pt idx="1501" formatCode="General">
                        <c:v>84.552999999999997</c:v>
                      </c:pt>
                      <c:pt idx="1502" formatCode="General">
                        <c:v>84.563000000000002</c:v>
                      </c:pt>
                      <c:pt idx="1503" formatCode="General">
                        <c:v>84.572999999999993</c:v>
                      </c:pt>
                      <c:pt idx="1504" formatCode="General">
                        <c:v>84.582999999999998</c:v>
                      </c:pt>
                      <c:pt idx="1505" formatCode="General">
                        <c:v>84.593000000000004</c:v>
                      </c:pt>
                      <c:pt idx="1506" formatCode="General">
                        <c:v>84.602999999999994</c:v>
                      </c:pt>
                      <c:pt idx="1507" formatCode="General">
                        <c:v>84.613</c:v>
                      </c:pt>
                      <c:pt idx="1508" formatCode="General">
                        <c:v>84.623000000000005</c:v>
                      </c:pt>
                      <c:pt idx="1509" formatCode="General">
                        <c:v>84.632999999999996</c:v>
                      </c:pt>
                      <c:pt idx="1510" formatCode="General">
                        <c:v>84.643000000000001</c:v>
                      </c:pt>
                      <c:pt idx="1511" formatCode="General">
                        <c:v>84.653000000000006</c:v>
                      </c:pt>
                      <c:pt idx="1512" formatCode="General">
                        <c:v>84.662999999999997</c:v>
                      </c:pt>
                      <c:pt idx="1513" formatCode="General">
                        <c:v>84.673000000000002</c:v>
                      </c:pt>
                      <c:pt idx="1514" formatCode="General">
                        <c:v>84.683000000000007</c:v>
                      </c:pt>
                      <c:pt idx="1515" formatCode="General">
                        <c:v>84.692999999999998</c:v>
                      </c:pt>
                      <c:pt idx="1516" formatCode="General">
                        <c:v>84.703000000000003</c:v>
                      </c:pt>
                      <c:pt idx="1517" formatCode="General">
                        <c:v>84.712999999999994</c:v>
                      </c:pt>
                      <c:pt idx="1518" formatCode="General">
                        <c:v>84.722999999999999</c:v>
                      </c:pt>
                      <c:pt idx="1519" formatCode="General">
                        <c:v>84.733000000000004</c:v>
                      </c:pt>
                      <c:pt idx="1520" formatCode="General">
                        <c:v>84.742999999999995</c:v>
                      </c:pt>
                      <c:pt idx="1521" formatCode="General">
                        <c:v>84.753</c:v>
                      </c:pt>
                      <c:pt idx="1522" formatCode="General">
                        <c:v>84.763000000000005</c:v>
                      </c:pt>
                      <c:pt idx="1523" formatCode="General">
                        <c:v>84.772999999999996</c:v>
                      </c:pt>
                      <c:pt idx="1524" formatCode="General">
                        <c:v>84.783000000000001</c:v>
                      </c:pt>
                      <c:pt idx="1525" formatCode="General">
                        <c:v>84.793000000000006</c:v>
                      </c:pt>
                      <c:pt idx="1526" formatCode="General">
                        <c:v>84.802999999999997</c:v>
                      </c:pt>
                      <c:pt idx="1527" formatCode="General">
                        <c:v>84.813000000000002</c:v>
                      </c:pt>
                      <c:pt idx="1528" formatCode="General">
                        <c:v>84.822999999999993</c:v>
                      </c:pt>
                      <c:pt idx="1529" formatCode="General">
                        <c:v>84.832999999999998</c:v>
                      </c:pt>
                      <c:pt idx="1530" formatCode="General">
                        <c:v>84.843000000000004</c:v>
                      </c:pt>
                      <c:pt idx="1531" formatCode="General">
                        <c:v>84.852999999999994</c:v>
                      </c:pt>
                      <c:pt idx="1532" formatCode="General">
                        <c:v>84.863</c:v>
                      </c:pt>
                      <c:pt idx="1533" formatCode="General">
                        <c:v>84.873000000000005</c:v>
                      </c:pt>
                      <c:pt idx="1534" formatCode="General">
                        <c:v>84.882999999999996</c:v>
                      </c:pt>
                      <c:pt idx="1535" formatCode="General">
                        <c:v>84.893000000000001</c:v>
                      </c:pt>
                      <c:pt idx="1536" formatCode="General">
                        <c:v>84.903000000000006</c:v>
                      </c:pt>
                      <c:pt idx="1537" formatCode="General">
                        <c:v>84.912999999999997</c:v>
                      </c:pt>
                      <c:pt idx="1538" formatCode="General">
                        <c:v>84.923000000000002</c:v>
                      </c:pt>
                      <c:pt idx="1539" formatCode="General">
                        <c:v>84.933000000000007</c:v>
                      </c:pt>
                      <c:pt idx="1540" formatCode="General">
                        <c:v>84.942999999999998</c:v>
                      </c:pt>
                      <c:pt idx="1541" formatCode="General">
                        <c:v>84.953000000000003</c:v>
                      </c:pt>
                      <c:pt idx="1542" formatCode="General">
                        <c:v>84.962999999999994</c:v>
                      </c:pt>
                      <c:pt idx="1543" formatCode="General">
                        <c:v>84.972999999999999</c:v>
                      </c:pt>
                      <c:pt idx="1544" formatCode="General">
                        <c:v>84.983000000000004</c:v>
                      </c:pt>
                      <c:pt idx="1545" formatCode="General">
                        <c:v>84.992999999999995</c:v>
                      </c:pt>
                      <c:pt idx="1546" formatCode="General">
                        <c:v>85.003</c:v>
                      </c:pt>
                      <c:pt idx="1547" formatCode="General">
                        <c:v>85.013000000000005</c:v>
                      </c:pt>
                      <c:pt idx="1548" formatCode="General">
                        <c:v>85.022999999999996</c:v>
                      </c:pt>
                      <c:pt idx="1549" formatCode="General">
                        <c:v>85.033000000000001</c:v>
                      </c:pt>
                      <c:pt idx="1550" formatCode="General">
                        <c:v>85.043000000000006</c:v>
                      </c:pt>
                      <c:pt idx="1551" formatCode="General">
                        <c:v>85.052999999999997</c:v>
                      </c:pt>
                      <c:pt idx="1552" formatCode="General">
                        <c:v>85.063000000000002</c:v>
                      </c:pt>
                      <c:pt idx="1553" formatCode="General">
                        <c:v>85.072999999999993</c:v>
                      </c:pt>
                      <c:pt idx="1554" formatCode="General">
                        <c:v>85.082999999999998</c:v>
                      </c:pt>
                      <c:pt idx="1555" formatCode="General">
                        <c:v>85.093000000000004</c:v>
                      </c:pt>
                      <c:pt idx="1556" formatCode="General">
                        <c:v>85.102999999999994</c:v>
                      </c:pt>
                      <c:pt idx="1557" formatCode="General">
                        <c:v>85.113</c:v>
                      </c:pt>
                      <c:pt idx="1558" formatCode="General">
                        <c:v>85.123000000000005</c:v>
                      </c:pt>
                      <c:pt idx="1559" formatCode="General">
                        <c:v>85.132999999999996</c:v>
                      </c:pt>
                      <c:pt idx="1560" formatCode="General">
                        <c:v>85.143000000000001</c:v>
                      </c:pt>
                      <c:pt idx="1561" formatCode="General">
                        <c:v>85.153000000000006</c:v>
                      </c:pt>
                      <c:pt idx="1562" formatCode="General">
                        <c:v>85.162999999999997</c:v>
                      </c:pt>
                      <c:pt idx="1563" formatCode="General">
                        <c:v>85.173000000000002</c:v>
                      </c:pt>
                      <c:pt idx="1564" formatCode="General">
                        <c:v>85.183000000000007</c:v>
                      </c:pt>
                      <c:pt idx="1565" formatCode="General">
                        <c:v>85.192999999999998</c:v>
                      </c:pt>
                      <c:pt idx="1566" formatCode="General">
                        <c:v>85.203000000000003</c:v>
                      </c:pt>
                      <c:pt idx="1567" formatCode="General">
                        <c:v>85.212999999999994</c:v>
                      </c:pt>
                      <c:pt idx="1568" formatCode="General">
                        <c:v>85.222999999999999</c:v>
                      </c:pt>
                      <c:pt idx="1569" formatCode="General">
                        <c:v>85.233000000000004</c:v>
                      </c:pt>
                      <c:pt idx="1570" formatCode="General">
                        <c:v>85.242999999999995</c:v>
                      </c:pt>
                      <c:pt idx="1571" formatCode="General">
                        <c:v>85.253</c:v>
                      </c:pt>
                      <c:pt idx="1572" formatCode="General">
                        <c:v>85.263000000000005</c:v>
                      </c:pt>
                      <c:pt idx="1573" formatCode="General">
                        <c:v>85.272999999999996</c:v>
                      </c:pt>
                      <c:pt idx="1574" formatCode="General">
                        <c:v>85.283000000000001</c:v>
                      </c:pt>
                      <c:pt idx="1575" formatCode="General">
                        <c:v>85.293000000000006</c:v>
                      </c:pt>
                      <c:pt idx="1576" formatCode="General">
                        <c:v>85.302999999999997</c:v>
                      </c:pt>
                      <c:pt idx="1577" formatCode="General">
                        <c:v>85.313000000000002</c:v>
                      </c:pt>
                      <c:pt idx="1578" formatCode="General">
                        <c:v>85.322999999999993</c:v>
                      </c:pt>
                      <c:pt idx="1579" formatCode="General">
                        <c:v>85.332999999999998</c:v>
                      </c:pt>
                      <c:pt idx="1580" formatCode="General">
                        <c:v>85.343000000000004</c:v>
                      </c:pt>
                      <c:pt idx="1581" formatCode="General">
                        <c:v>85.352999999999994</c:v>
                      </c:pt>
                      <c:pt idx="1582" formatCode="General">
                        <c:v>85.363</c:v>
                      </c:pt>
                      <c:pt idx="1583" formatCode="General">
                        <c:v>85.373000000000005</c:v>
                      </c:pt>
                      <c:pt idx="1584" formatCode="General">
                        <c:v>85.382999999999996</c:v>
                      </c:pt>
                      <c:pt idx="1585" formatCode="General">
                        <c:v>85.393000000000001</c:v>
                      </c:pt>
                      <c:pt idx="1586" formatCode="General">
                        <c:v>85.403000000000006</c:v>
                      </c:pt>
                      <c:pt idx="1587" formatCode="General">
                        <c:v>85.412999999999997</c:v>
                      </c:pt>
                      <c:pt idx="1588" formatCode="General">
                        <c:v>85.423000000000002</c:v>
                      </c:pt>
                      <c:pt idx="1589" formatCode="General">
                        <c:v>85.433000000000007</c:v>
                      </c:pt>
                      <c:pt idx="1590" formatCode="General">
                        <c:v>85.442999999999998</c:v>
                      </c:pt>
                      <c:pt idx="1591" formatCode="General">
                        <c:v>85.453000000000003</c:v>
                      </c:pt>
                      <c:pt idx="1592" formatCode="General">
                        <c:v>85.462999999999994</c:v>
                      </c:pt>
                      <c:pt idx="1593" formatCode="General">
                        <c:v>85.472999999999999</c:v>
                      </c:pt>
                      <c:pt idx="1594" formatCode="General">
                        <c:v>85.483000000000004</c:v>
                      </c:pt>
                      <c:pt idx="1595" formatCode="General">
                        <c:v>85.492999999999995</c:v>
                      </c:pt>
                      <c:pt idx="1596" formatCode="General">
                        <c:v>85.503</c:v>
                      </c:pt>
                      <c:pt idx="1597" formatCode="General">
                        <c:v>85.513000000000005</c:v>
                      </c:pt>
                      <c:pt idx="1598" formatCode="General">
                        <c:v>85.522999999999996</c:v>
                      </c:pt>
                      <c:pt idx="1599" formatCode="General">
                        <c:v>85.533000000000001</c:v>
                      </c:pt>
                      <c:pt idx="1600" formatCode="General">
                        <c:v>85.543000000000006</c:v>
                      </c:pt>
                      <c:pt idx="1601" formatCode="General">
                        <c:v>85.552999999999997</c:v>
                      </c:pt>
                      <c:pt idx="1602" formatCode="General">
                        <c:v>85.563000000000002</c:v>
                      </c:pt>
                      <c:pt idx="1603" formatCode="General">
                        <c:v>85.572999999999993</c:v>
                      </c:pt>
                      <c:pt idx="1604" formatCode="General">
                        <c:v>85.582999999999998</c:v>
                      </c:pt>
                      <c:pt idx="1605" formatCode="General">
                        <c:v>85.593000000000004</c:v>
                      </c:pt>
                      <c:pt idx="1606" formatCode="General">
                        <c:v>85.602999999999994</c:v>
                      </c:pt>
                      <c:pt idx="1607" formatCode="General">
                        <c:v>85.61</c:v>
                      </c:pt>
                      <c:pt idx="1608" formatCode="General">
                        <c:v>85.61</c:v>
                      </c:pt>
                      <c:pt idx="1609" formatCode="General">
                        <c:v>86.61</c:v>
                      </c:pt>
                      <c:pt idx="1610" formatCode="General">
                        <c:v>87.61</c:v>
                      </c:pt>
                      <c:pt idx="1611" formatCode="General">
                        <c:v>88.61</c:v>
                      </c:pt>
                      <c:pt idx="1612" formatCode="General">
                        <c:v>89.61</c:v>
                      </c:pt>
                      <c:pt idx="1613" formatCode="General">
                        <c:v>90.61</c:v>
                      </c:pt>
                      <c:pt idx="1614" formatCode="General">
                        <c:v>91.61</c:v>
                      </c:pt>
                      <c:pt idx="1615" formatCode="General">
                        <c:v>92.61</c:v>
                      </c:pt>
                      <c:pt idx="1616" formatCode="General">
                        <c:v>93.61</c:v>
                      </c:pt>
                      <c:pt idx="1617" formatCode="General">
                        <c:v>94.61</c:v>
                      </c:pt>
                      <c:pt idx="1618" formatCode="General">
                        <c:v>95.61</c:v>
                      </c:pt>
                      <c:pt idx="1619" formatCode="General">
                        <c:v>96.61</c:v>
                      </c:pt>
                      <c:pt idx="1620" formatCode="General">
                        <c:v>97.61</c:v>
                      </c:pt>
                      <c:pt idx="1621" formatCode="General">
                        <c:v>98.61</c:v>
                      </c:pt>
                      <c:pt idx="1622" formatCode="General">
                        <c:v>99.61</c:v>
                      </c:pt>
                      <c:pt idx="1623" formatCode="General">
                        <c:v>100.61</c:v>
                      </c:pt>
                      <c:pt idx="1624" formatCode="General">
                        <c:v>101.61</c:v>
                      </c:pt>
                      <c:pt idx="1625" formatCode="General">
                        <c:v>102.61</c:v>
                      </c:pt>
                      <c:pt idx="1626" formatCode="General">
                        <c:v>103.61</c:v>
                      </c:pt>
                      <c:pt idx="1627" formatCode="General">
                        <c:v>104.61</c:v>
                      </c:pt>
                      <c:pt idx="1628" formatCode="General">
                        <c:v>105.61</c:v>
                      </c:pt>
                      <c:pt idx="1629" formatCode="General">
                        <c:v>106.61</c:v>
                      </c:pt>
                      <c:pt idx="1630" formatCode="General">
                        <c:v>107.61</c:v>
                      </c:pt>
                      <c:pt idx="1631" formatCode="General">
                        <c:v>108.61</c:v>
                      </c:pt>
                      <c:pt idx="1632" formatCode="General">
                        <c:v>109.61</c:v>
                      </c:pt>
                      <c:pt idx="1633" formatCode="General">
                        <c:v>110.61</c:v>
                      </c:pt>
                      <c:pt idx="1634" formatCode="General">
                        <c:v>111.61</c:v>
                      </c:pt>
                      <c:pt idx="1635" formatCode="General">
                        <c:v>112.61</c:v>
                      </c:pt>
                      <c:pt idx="1636" formatCode="General">
                        <c:v>113.61</c:v>
                      </c:pt>
                      <c:pt idx="1637" formatCode="General">
                        <c:v>114.61</c:v>
                      </c:pt>
                      <c:pt idx="1638" formatCode="General">
                        <c:v>115.61</c:v>
                      </c:pt>
                      <c:pt idx="1639" formatCode="General">
                        <c:v>116.61</c:v>
                      </c:pt>
                      <c:pt idx="1640" formatCode="General">
                        <c:v>117.61</c:v>
                      </c:pt>
                      <c:pt idx="1641" formatCode="General">
                        <c:v>118.61</c:v>
                      </c:pt>
                      <c:pt idx="1642" formatCode="General">
                        <c:v>119.61</c:v>
                      </c:pt>
                      <c:pt idx="1643" formatCode="General">
                        <c:v>120.61</c:v>
                      </c:pt>
                      <c:pt idx="1644" formatCode="General">
                        <c:v>121.61</c:v>
                      </c:pt>
                      <c:pt idx="1645" formatCode="General">
                        <c:v>122.61</c:v>
                      </c:pt>
                      <c:pt idx="1646" formatCode="General">
                        <c:v>123.61</c:v>
                      </c:pt>
                      <c:pt idx="1647" formatCode="General">
                        <c:v>124.61</c:v>
                      </c:pt>
                      <c:pt idx="1648" formatCode="General">
                        <c:v>125.61</c:v>
                      </c:pt>
                      <c:pt idx="1649" formatCode="General">
                        <c:v>126.61</c:v>
                      </c:pt>
                      <c:pt idx="1650" formatCode="General">
                        <c:v>127.61</c:v>
                      </c:pt>
                      <c:pt idx="1651" formatCode="General">
                        <c:v>128.61000000000001</c:v>
                      </c:pt>
                      <c:pt idx="1652" formatCode="General">
                        <c:v>129.61000000000001</c:v>
                      </c:pt>
                      <c:pt idx="1653" formatCode="General">
                        <c:v>130.61000000000001</c:v>
                      </c:pt>
                      <c:pt idx="1654" formatCode="General">
                        <c:v>131.61000000000001</c:v>
                      </c:pt>
                      <c:pt idx="1655" formatCode="General">
                        <c:v>132.61000000000001</c:v>
                      </c:pt>
                      <c:pt idx="1656" formatCode="General">
                        <c:v>133.61000000000001</c:v>
                      </c:pt>
                      <c:pt idx="1657" formatCode="General">
                        <c:v>134.61000000000001</c:v>
                      </c:pt>
                      <c:pt idx="1658" formatCode="General">
                        <c:v>135.61000000000001</c:v>
                      </c:pt>
                      <c:pt idx="1659" formatCode="General">
                        <c:v>136.61000000000001</c:v>
                      </c:pt>
                      <c:pt idx="1660" formatCode="General">
                        <c:v>137.61000000000001</c:v>
                      </c:pt>
                      <c:pt idx="1661" formatCode="General">
                        <c:v>138.61000000000001</c:v>
                      </c:pt>
                      <c:pt idx="1662" formatCode="General">
                        <c:v>139.61000000000001</c:v>
                      </c:pt>
                      <c:pt idx="1663" formatCode="General">
                        <c:v>140.61000000000001</c:v>
                      </c:pt>
                      <c:pt idx="1664" formatCode="General">
                        <c:v>141.61000000000001</c:v>
                      </c:pt>
                      <c:pt idx="1665" formatCode="General">
                        <c:v>142.61000000000001</c:v>
                      </c:pt>
                      <c:pt idx="1666" formatCode="General">
                        <c:v>143.61000000000001</c:v>
                      </c:pt>
                      <c:pt idx="1667" formatCode="General">
                        <c:v>144.61000000000001</c:v>
                      </c:pt>
                      <c:pt idx="1668" formatCode="General">
                        <c:v>145.61000000000001</c:v>
                      </c:pt>
                      <c:pt idx="1669" formatCode="General">
                        <c:v>146.61000000000001</c:v>
                      </c:pt>
                      <c:pt idx="1670" formatCode="General">
                        <c:v>147.61000000000001</c:v>
                      </c:pt>
                      <c:pt idx="1671" formatCode="General">
                        <c:v>148.61000000000001</c:v>
                      </c:pt>
                      <c:pt idx="1672" formatCode="General">
                        <c:v>149.61000000000001</c:v>
                      </c:pt>
                      <c:pt idx="1673" formatCode="General">
                        <c:v>150.61000000000001</c:v>
                      </c:pt>
                      <c:pt idx="1674" formatCode="General">
                        <c:v>151.61000000000001</c:v>
                      </c:pt>
                      <c:pt idx="1675" formatCode="General">
                        <c:v>152.61000000000001</c:v>
                      </c:pt>
                      <c:pt idx="1676" formatCode="General">
                        <c:v>153.61000000000001</c:v>
                      </c:pt>
                      <c:pt idx="1677" formatCode="General">
                        <c:v>154.61000000000001</c:v>
                      </c:pt>
                      <c:pt idx="1678" formatCode="General">
                        <c:v>155.61000000000001</c:v>
                      </c:pt>
                      <c:pt idx="1679" formatCode="General">
                        <c:v>155.93700000000001</c:v>
                      </c:pt>
                      <c:pt idx="1680" formatCode="General">
                        <c:v>155.93700000000001</c:v>
                      </c:pt>
                      <c:pt idx="1681" formatCode="General">
                        <c:v>155.947</c:v>
                      </c:pt>
                      <c:pt idx="1682" formatCode="General">
                        <c:v>155.95699999999999</c:v>
                      </c:pt>
                      <c:pt idx="1683" formatCode="General">
                        <c:v>155.96700000000001</c:v>
                      </c:pt>
                      <c:pt idx="1684" formatCode="General">
                        <c:v>155.977</c:v>
                      </c:pt>
                      <c:pt idx="1685" formatCode="General">
                        <c:v>155.98699999999999</c:v>
                      </c:pt>
                      <c:pt idx="1686" formatCode="General">
                        <c:v>155.99700000000001</c:v>
                      </c:pt>
                      <c:pt idx="1687" formatCode="General">
                        <c:v>156.00700000000001</c:v>
                      </c:pt>
                      <c:pt idx="1688" formatCode="General">
                        <c:v>156.017</c:v>
                      </c:pt>
                      <c:pt idx="1689" formatCode="General">
                        <c:v>156.02699999999999</c:v>
                      </c:pt>
                      <c:pt idx="1690" formatCode="General">
                        <c:v>156.03700000000001</c:v>
                      </c:pt>
                      <c:pt idx="1691" formatCode="General">
                        <c:v>156.047</c:v>
                      </c:pt>
                      <c:pt idx="1692" formatCode="General">
                        <c:v>156.05699999999999</c:v>
                      </c:pt>
                      <c:pt idx="1693" formatCode="General">
                        <c:v>156.06700000000001</c:v>
                      </c:pt>
                      <c:pt idx="1694" formatCode="General">
                        <c:v>156.077</c:v>
                      </c:pt>
                      <c:pt idx="1695" formatCode="General">
                        <c:v>156.08699999999999</c:v>
                      </c:pt>
                      <c:pt idx="1696" formatCode="General">
                        <c:v>156.09700000000001</c:v>
                      </c:pt>
                      <c:pt idx="1697" formatCode="General">
                        <c:v>156.107</c:v>
                      </c:pt>
                      <c:pt idx="1698" formatCode="General">
                        <c:v>156.11699999999999</c:v>
                      </c:pt>
                      <c:pt idx="1699" formatCode="General">
                        <c:v>156.12700000000001</c:v>
                      </c:pt>
                      <c:pt idx="1700" formatCode="General">
                        <c:v>156.137</c:v>
                      </c:pt>
                      <c:pt idx="1701" formatCode="General">
                        <c:v>156.14699999999999</c:v>
                      </c:pt>
                      <c:pt idx="1702" formatCode="General">
                        <c:v>156.15700000000001</c:v>
                      </c:pt>
                      <c:pt idx="1703" formatCode="General">
                        <c:v>156.167</c:v>
                      </c:pt>
                      <c:pt idx="1704" formatCode="General">
                        <c:v>156.17699999999999</c:v>
                      </c:pt>
                      <c:pt idx="1705" formatCode="General">
                        <c:v>156.18700000000001</c:v>
                      </c:pt>
                      <c:pt idx="1706" formatCode="General">
                        <c:v>156.197</c:v>
                      </c:pt>
                      <c:pt idx="1707" formatCode="General">
                        <c:v>156.20699999999999</c:v>
                      </c:pt>
                      <c:pt idx="1708" formatCode="General">
                        <c:v>156.21700000000001</c:v>
                      </c:pt>
                      <c:pt idx="1709" formatCode="General">
                        <c:v>156.227</c:v>
                      </c:pt>
                      <c:pt idx="1710" formatCode="General">
                        <c:v>156.23699999999999</c:v>
                      </c:pt>
                      <c:pt idx="1711" formatCode="General">
                        <c:v>156.24700000000001</c:v>
                      </c:pt>
                      <c:pt idx="1712" formatCode="General">
                        <c:v>156.25700000000001</c:v>
                      </c:pt>
                      <c:pt idx="1713" formatCode="General">
                        <c:v>156.267</c:v>
                      </c:pt>
                      <c:pt idx="1714" formatCode="General">
                        <c:v>156.27699999999999</c:v>
                      </c:pt>
                      <c:pt idx="1715" formatCode="General">
                        <c:v>156.28700000000001</c:v>
                      </c:pt>
                      <c:pt idx="1716" formatCode="General">
                        <c:v>156.297</c:v>
                      </c:pt>
                      <c:pt idx="1717" formatCode="General">
                        <c:v>156.30699999999999</c:v>
                      </c:pt>
                      <c:pt idx="1718" formatCode="General">
                        <c:v>156.31700000000001</c:v>
                      </c:pt>
                      <c:pt idx="1719" formatCode="General">
                        <c:v>156.327</c:v>
                      </c:pt>
                      <c:pt idx="1720" formatCode="General">
                        <c:v>156.33699999999999</c:v>
                      </c:pt>
                      <c:pt idx="1721" formatCode="General">
                        <c:v>156.34700000000001</c:v>
                      </c:pt>
                      <c:pt idx="1722" formatCode="General">
                        <c:v>156.357</c:v>
                      </c:pt>
                      <c:pt idx="1723" formatCode="General">
                        <c:v>156.36699999999999</c:v>
                      </c:pt>
                      <c:pt idx="1724" formatCode="General">
                        <c:v>156.37700000000001</c:v>
                      </c:pt>
                      <c:pt idx="1725" formatCode="General">
                        <c:v>156.387</c:v>
                      </c:pt>
                      <c:pt idx="1726" formatCode="General">
                        <c:v>156.39699999999999</c:v>
                      </c:pt>
                      <c:pt idx="1727" formatCode="General">
                        <c:v>156.40700000000001</c:v>
                      </c:pt>
                      <c:pt idx="1728" formatCode="General">
                        <c:v>156.417</c:v>
                      </c:pt>
                      <c:pt idx="1729" formatCode="General">
                        <c:v>156.42699999999999</c:v>
                      </c:pt>
                      <c:pt idx="1730" formatCode="General">
                        <c:v>156.43700000000001</c:v>
                      </c:pt>
                      <c:pt idx="1731" formatCode="General">
                        <c:v>156.447</c:v>
                      </c:pt>
                      <c:pt idx="1732" formatCode="General">
                        <c:v>156.45699999999999</c:v>
                      </c:pt>
                      <c:pt idx="1733" formatCode="General">
                        <c:v>156.46700000000001</c:v>
                      </c:pt>
                      <c:pt idx="1734" formatCode="General">
                        <c:v>156.477</c:v>
                      </c:pt>
                      <c:pt idx="1735" formatCode="General">
                        <c:v>156.48699999999999</c:v>
                      </c:pt>
                      <c:pt idx="1736" formatCode="General">
                        <c:v>156.49700000000001</c:v>
                      </c:pt>
                      <c:pt idx="1737" formatCode="General">
                        <c:v>156.50700000000001</c:v>
                      </c:pt>
                      <c:pt idx="1738" formatCode="General">
                        <c:v>156.517</c:v>
                      </c:pt>
                      <c:pt idx="1739" formatCode="General">
                        <c:v>156.52699999999999</c:v>
                      </c:pt>
                      <c:pt idx="1740" formatCode="General">
                        <c:v>156.53700000000001</c:v>
                      </c:pt>
                      <c:pt idx="1741" formatCode="General">
                        <c:v>156.547</c:v>
                      </c:pt>
                      <c:pt idx="1742" formatCode="General">
                        <c:v>156.55699999999999</c:v>
                      </c:pt>
                      <c:pt idx="1743" formatCode="General">
                        <c:v>156.56700000000001</c:v>
                      </c:pt>
                      <c:pt idx="1744" formatCode="General">
                        <c:v>156.577</c:v>
                      </c:pt>
                      <c:pt idx="1745" formatCode="General">
                        <c:v>156.58699999999999</c:v>
                      </c:pt>
                      <c:pt idx="1746" formatCode="General">
                        <c:v>156.59700000000001</c:v>
                      </c:pt>
                      <c:pt idx="1747" formatCode="General">
                        <c:v>156.607</c:v>
                      </c:pt>
                      <c:pt idx="1748" formatCode="General">
                        <c:v>156.61699999999999</c:v>
                      </c:pt>
                      <c:pt idx="1749" formatCode="General">
                        <c:v>156.62700000000001</c:v>
                      </c:pt>
                      <c:pt idx="1750" formatCode="General">
                        <c:v>156.637</c:v>
                      </c:pt>
                      <c:pt idx="1751" formatCode="General">
                        <c:v>156.64699999999999</c:v>
                      </c:pt>
                      <c:pt idx="1752" formatCode="General">
                        <c:v>156.65700000000001</c:v>
                      </c:pt>
                      <c:pt idx="1753" formatCode="General">
                        <c:v>156.667</c:v>
                      </c:pt>
                      <c:pt idx="1754" formatCode="General">
                        <c:v>156.67699999999999</c:v>
                      </c:pt>
                      <c:pt idx="1755" formatCode="General">
                        <c:v>156.68700000000001</c:v>
                      </c:pt>
                      <c:pt idx="1756" formatCode="General">
                        <c:v>156.697</c:v>
                      </c:pt>
                      <c:pt idx="1757" formatCode="General">
                        <c:v>156.70699999999999</c:v>
                      </c:pt>
                      <c:pt idx="1758" formatCode="General">
                        <c:v>156.71700000000001</c:v>
                      </c:pt>
                      <c:pt idx="1759" formatCode="General">
                        <c:v>156.727</c:v>
                      </c:pt>
                      <c:pt idx="1760" formatCode="General">
                        <c:v>156.73699999999999</c:v>
                      </c:pt>
                      <c:pt idx="1761" formatCode="General">
                        <c:v>156.74700000000001</c:v>
                      </c:pt>
                      <c:pt idx="1762" formatCode="General">
                        <c:v>156.75700000000001</c:v>
                      </c:pt>
                      <c:pt idx="1763" formatCode="General">
                        <c:v>156.767</c:v>
                      </c:pt>
                      <c:pt idx="1764" formatCode="General">
                        <c:v>156.77699999999999</c:v>
                      </c:pt>
                      <c:pt idx="1765" formatCode="General">
                        <c:v>156.78700000000001</c:v>
                      </c:pt>
                      <c:pt idx="1766" formatCode="General">
                        <c:v>156.797</c:v>
                      </c:pt>
                      <c:pt idx="1767" formatCode="General">
                        <c:v>156.80699999999999</c:v>
                      </c:pt>
                      <c:pt idx="1768" formatCode="General">
                        <c:v>156.81700000000001</c:v>
                      </c:pt>
                      <c:pt idx="1769" formatCode="General">
                        <c:v>156.827</c:v>
                      </c:pt>
                      <c:pt idx="1770" formatCode="General">
                        <c:v>156.83699999999999</c:v>
                      </c:pt>
                      <c:pt idx="1771" formatCode="General">
                        <c:v>156.84700000000001</c:v>
                      </c:pt>
                      <c:pt idx="1772" formatCode="General">
                        <c:v>156.857</c:v>
                      </c:pt>
                      <c:pt idx="1773" formatCode="General">
                        <c:v>156.86699999999999</c:v>
                      </c:pt>
                      <c:pt idx="1774" formatCode="General">
                        <c:v>156.87700000000001</c:v>
                      </c:pt>
                      <c:pt idx="1775" formatCode="General">
                        <c:v>156.887</c:v>
                      </c:pt>
                      <c:pt idx="1776" formatCode="General">
                        <c:v>156.89699999999999</c:v>
                      </c:pt>
                      <c:pt idx="1777" formatCode="General">
                        <c:v>156.90700000000001</c:v>
                      </c:pt>
                      <c:pt idx="1778" formatCode="General">
                        <c:v>156.917</c:v>
                      </c:pt>
                      <c:pt idx="1779" formatCode="General">
                        <c:v>156.92699999999999</c:v>
                      </c:pt>
                      <c:pt idx="1780" formatCode="General">
                        <c:v>156.93700000000001</c:v>
                      </c:pt>
                      <c:pt idx="1781" formatCode="General">
                        <c:v>156.947</c:v>
                      </c:pt>
                      <c:pt idx="1782" formatCode="General">
                        <c:v>156.95699999999999</c:v>
                      </c:pt>
                      <c:pt idx="1783" formatCode="General">
                        <c:v>156.96700000000001</c:v>
                      </c:pt>
                      <c:pt idx="1784" formatCode="General">
                        <c:v>156.977</c:v>
                      </c:pt>
                      <c:pt idx="1785" formatCode="General">
                        <c:v>156.98699999999999</c:v>
                      </c:pt>
                      <c:pt idx="1786" formatCode="General">
                        <c:v>156.99700000000001</c:v>
                      </c:pt>
                      <c:pt idx="1787" formatCode="General">
                        <c:v>157.00700000000001</c:v>
                      </c:pt>
                      <c:pt idx="1788" formatCode="General">
                        <c:v>157.017</c:v>
                      </c:pt>
                      <c:pt idx="1789" formatCode="General">
                        <c:v>157.02699999999999</c:v>
                      </c:pt>
                      <c:pt idx="1790" formatCode="General">
                        <c:v>157.03700000000001</c:v>
                      </c:pt>
                      <c:pt idx="1791" formatCode="General">
                        <c:v>157.047</c:v>
                      </c:pt>
                      <c:pt idx="1792" formatCode="General">
                        <c:v>157.05699999999999</c:v>
                      </c:pt>
                      <c:pt idx="1793" formatCode="General">
                        <c:v>157.06700000000001</c:v>
                      </c:pt>
                      <c:pt idx="1794" formatCode="General">
                        <c:v>157.077</c:v>
                      </c:pt>
                      <c:pt idx="1795" formatCode="General">
                        <c:v>157.08699999999999</c:v>
                      </c:pt>
                      <c:pt idx="1796" formatCode="General">
                        <c:v>157.09700000000001</c:v>
                      </c:pt>
                      <c:pt idx="1797" formatCode="General">
                        <c:v>157.107</c:v>
                      </c:pt>
                      <c:pt idx="1798" formatCode="General">
                        <c:v>157.11699999999999</c:v>
                      </c:pt>
                      <c:pt idx="1799" formatCode="General">
                        <c:v>157.12700000000001</c:v>
                      </c:pt>
                      <c:pt idx="1800" formatCode="General">
                        <c:v>157.137</c:v>
                      </c:pt>
                      <c:pt idx="1801" formatCode="General">
                        <c:v>157.14699999999999</c:v>
                      </c:pt>
                      <c:pt idx="1802" formatCode="General">
                        <c:v>157.15700000000001</c:v>
                      </c:pt>
                      <c:pt idx="1803" formatCode="General">
                        <c:v>157.167</c:v>
                      </c:pt>
                      <c:pt idx="1804" formatCode="General">
                        <c:v>157.17699999999999</c:v>
                      </c:pt>
                      <c:pt idx="1805" formatCode="General">
                        <c:v>157.18700000000001</c:v>
                      </c:pt>
                      <c:pt idx="1806" formatCode="General">
                        <c:v>157.197</c:v>
                      </c:pt>
                      <c:pt idx="1807" formatCode="General">
                        <c:v>157.20699999999999</c:v>
                      </c:pt>
                      <c:pt idx="1808" formatCode="General">
                        <c:v>157.21700000000001</c:v>
                      </c:pt>
                      <c:pt idx="1809" formatCode="General">
                        <c:v>157.227</c:v>
                      </c:pt>
                      <c:pt idx="1810" formatCode="General">
                        <c:v>157.23699999999999</c:v>
                      </c:pt>
                      <c:pt idx="1811" formatCode="General">
                        <c:v>157.24700000000001</c:v>
                      </c:pt>
                      <c:pt idx="1812" formatCode="General">
                        <c:v>157.25700000000001</c:v>
                      </c:pt>
                      <c:pt idx="1813" formatCode="General">
                        <c:v>157.267</c:v>
                      </c:pt>
                      <c:pt idx="1814" formatCode="General">
                        <c:v>157.27699999999999</c:v>
                      </c:pt>
                      <c:pt idx="1815" formatCode="General">
                        <c:v>157.28700000000001</c:v>
                      </c:pt>
                      <c:pt idx="1816" formatCode="General">
                        <c:v>157.297</c:v>
                      </c:pt>
                      <c:pt idx="1817" formatCode="General">
                        <c:v>157.30699999999999</c:v>
                      </c:pt>
                      <c:pt idx="1818" formatCode="General">
                        <c:v>157.31700000000001</c:v>
                      </c:pt>
                      <c:pt idx="1819" formatCode="General">
                        <c:v>157.327</c:v>
                      </c:pt>
                      <c:pt idx="1820" formatCode="General">
                        <c:v>157.33699999999999</c:v>
                      </c:pt>
                      <c:pt idx="1821" formatCode="General">
                        <c:v>157.34700000000001</c:v>
                      </c:pt>
                      <c:pt idx="1822" formatCode="General">
                        <c:v>157.357</c:v>
                      </c:pt>
                      <c:pt idx="1823" formatCode="General">
                        <c:v>157.36699999999999</c:v>
                      </c:pt>
                      <c:pt idx="1824" formatCode="General">
                        <c:v>157.37700000000001</c:v>
                      </c:pt>
                      <c:pt idx="1825" formatCode="General">
                        <c:v>157.387</c:v>
                      </c:pt>
                      <c:pt idx="1826" formatCode="General">
                        <c:v>157.39699999999999</c:v>
                      </c:pt>
                      <c:pt idx="1827" formatCode="General">
                        <c:v>157.40700000000001</c:v>
                      </c:pt>
                      <c:pt idx="1828" formatCode="General">
                        <c:v>157.417</c:v>
                      </c:pt>
                      <c:pt idx="1829" formatCode="General">
                        <c:v>157.42699999999999</c:v>
                      </c:pt>
                      <c:pt idx="1830" formatCode="General">
                        <c:v>157.43700000000001</c:v>
                      </c:pt>
                      <c:pt idx="1831" formatCode="General">
                        <c:v>157.447</c:v>
                      </c:pt>
                      <c:pt idx="1832" formatCode="General">
                        <c:v>157.45699999999999</c:v>
                      </c:pt>
                      <c:pt idx="1833" formatCode="General">
                        <c:v>157.46700000000001</c:v>
                      </c:pt>
                      <c:pt idx="1834" formatCode="General">
                        <c:v>157.477</c:v>
                      </c:pt>
                      <c:pt idx="1835" formatCode="General">
                        <c:v>157.48699999999999</c:v>
                      </c:pt>
                      <c:pt idx="1836" formatCode="General">
                        <c:v>157.49700000000001</c:v>
                      </c:pt>
                      <c:pt idx="1837" formatCode="General">
                        <c:v>157.50700000000001</c:v>
                      </c:pt>
                      <c:pt idx="1838" formatCode="General">
                        <c:v>157.517</c:v>
                      </c:pt>
                      <c:pt idx="1839" formatCode="General">
                        <c:v>157.52699999999999</c:v>
                      </c:pt>
                      <c:pt idx="1840" formatCode="General">
                        <c:v>157.53700000000001</c:v>
                      </c:pt>
                      <c:pt idx="1841" formatCode="General">
                        <c:v>157.547</c:v>
                      </c:pt>
                      <c:pt idx="1842" formatCode="General">
                        <c:v>157.55699999999999</c:v>
                      </c:pt>
                      <c:pt idx="1843" formatCode="General">
                        <c:v>157.56700000000001</c:v>
                      </c:pt>
                      <c:pt idx="1844" formatCode="General">
                        <c:v>157.577</c:v>
                      </c:pt>
                      <c:pt idx="1845" formatCode="General">
                        <c:v>157.58699999999999</c:v>
                      </c:pt>
                      <c:pt idx="1846" formatCode="General">
                        <c:v>157.59700000000001</c:v>
                      </c:pt>
                      <c:pt idx="1847" formatCode="General">
                        <c:v>157.607</c:v>
                      </c:pt>
                      <c:pt idx="1848" formatCode="General">
                        <c:v>157.61699999999999</c:v>
                      </c:pt>
                      <c:pt idx="1849" formatCode="General">
                        <c:v>157.62700000000001</c:v>
                      </c:pt>
                      <c:pt idx="1850" formatCode="General">
                        <c:v>157.637</c:v>
                      </c:pt>
                      <c:pt idx="1851" formatCode="General">
                        <c:v>157.64699999999999</c:v>
                      </c:pt>
                      <c:pt idx="1852" formatCode="General">
                        <c:v>157.65700000000001</c:v>
                      </c:pt>
                      <c:pt idx="1853" formatCode="General">
                        <c:v>157.667</c:v>
                      </c:pt>
                      <c:pt idx="1854" formatCode="General">
                        <c:v>157.67699999999999</c:v>
                      </c:pt>
                      <c:pt idx="1855" formatCode="General">
                        <c:v>157.68700000000001</c:v>
                      </c:pt>
                      <c:pt idx="1856" formatCode="General">
                        <c:v>157.697</c:v>
                      </c:pt>
                      <c:pt idx="1857" formatCode="General">
                        <c:v>157.70699999999999</c:v>
                      </c:pt>
                      <c:pt idx="1858" formatCode="General">
                        <c:v>157.71700000000001</c:v>
                      </c:pt>
                      <c:pt idx="1859" formatCode="General">
                        <c:v>157.727</c:v>
                      </c:pt>
                      <c:pt idx="1860" formatCode="General">
                        <c:v>157.73699999999999</c:v>
                      </c:pt>
                      <c:pt idx="1861" formatCode="General">
                        <c:v>157.74700000000001</c:v>
                      </c:pt>
                      <c:pt idx="1862" formatCode="General">
                        <c:v>157.75700000000001</c:v>
                      </c:pt>
                      <c:pt idx="1863" formatCode="General">
                        <c:v>157.767</c:v>
                      </c:pt>
                      <c:pt idx="1864" formatCode="General">
                        <c:v>157.77699999999999</c:v>
                      </c:pt>
                      <c:pt idx="1865" formatCode="General">
                        <c:v>157.78700000000001</c:v>
                      </c:pt>
                      <c:pt idx="1866" formatCode="General">
                        <c:v>157.797</c:v>
                      </c:pt>
                      <c:pt idx="1867" formatCode="General">
                        <c:v>157.80699999999999</c:v>
                      </c:pt>
                      <c:pt idx="1868" formatCode="General">
                        <c:v>157.81700000000001</c:v>
                      </c:pt>
                      <c:pt idx="1869" formatCode="General">
                        <c:v>157.827</c:v>
                      </c:pt>
                      <c:pt idx="1870" formatCode="General">
                        <c:v>157.83699999999999</c:v>
                      </c:pt>
                      <c:pt idx="1871" formatCode="General">
                        <c:v>157.84700000000001</c:v>
                      </c:pt>
                      <c:pt idx="1872" formatCode="General">
                        <c:v>157.857</c:v>
                      </c:pt>
                      <c:pt idx="1873" formatCode="General">
                        <c:v>157.86699999999999</c:v>
                      </c:pt>
                      <c:pt idx="1874" formatCode="General">
                        <c:v>157.87700000000001</c:v>
                      </c:pt>
                      <c:pt idx="1875" formatCode="General">
                        <c:v>157.887</c:v>
                      </c:pt>
                      <c:pt idx="1876" formatCode="General">
                        <c:v>157.89699999999999</c:v>
                      </c:pt>
                      <c:pt idx="1877" formatCode="General">
                        <c:v>157.90700000000001</c:v>
                      </c:pt>
                      <c:pt idx="1878" formatCode="General">
                        <c:v>157.917</c:v>
                      </c:pt>
                      <c:pt idx="1879" formatCode="General">
                        <c:v>157.92699999999999</c:v>
                      </c:pt>
                      <c:pt idx="1880" formatCode="General">
                        <c:v>157.93700000000001</c:v>
                      </c:pt>
                      <c:pt idx="1881" formatCode="General">
                        <c:v>157.947</c:v>
                      </c:pt>
                      <c:pt idx="1882" formatCode="General">
                        <c:v>157.95699999999999</c:v>
                      </c:pt>
                      <c:pt idx="1883" formatCode="General">
                        <c:v>157.96700000000001</c:v>
                      </c:pt>
                      <c:pt idx="1884" formatCode="General">
                        <c:v>157.977</c:v>
                      </c:pt>
                      <c:pt idx="1885" formatCode="General">
                        <c:v>157.98699999999999</c:v>
                      </c:pt>
                      <c:pt idx="1886" formatCode="General">
                        <c:v>157.99700000000001</c:v>
                      </c:pt>
                      <c:pt idx="1887" formatCode="General">
                        <c:v>158.00700000000001</c:v>
                      </c:pt>
                      <c:pt idx="1888" formatCode="General">
                        <c:v>158.017</c:v>
                      </c:pt>
                      <c:pt idx="1889" formatCode="General">
                        <c:v>158.02699999999999</c:v>
                      </c:pt>
                      <c:pt idx="1890" formatCode="General">
                        <c:v>158.03700000000001</c:v>
                      </c:pt>
                      <c:pt idx="1891" formatCode="General">
                        <c:v>158.047</c:v>
                      </c:pt>
                      <c:pt idx="1892" formatCode="General">
                        <c:v>158.05699999999999</c:v>
                      </c:pt>
                      <c:pt idx="1893" formatCode="General">
                        <c:v>158.06700000000001</c:v>
                      </c:pt>
                      <c:pt idx="1894" formatCode="General">
                        <c:v>158.077</c:v>
                      </c:pt>
                      <c:pt idx="1895" formatCode="General">
                        <c:v>158.08699999999999</c:v>
                      </c:pt>
                      <c:pt idx="1896" formatCode="General">
                        <c:v>158.09700000000001</c:v>
                      </c:pt>
                      <c:pt idx="1897" formatCode="General">
                        <c:v>158.107</c:v>
                      </c:pt>
                      <c:pt idx="1898" formatCode="General">
                        <c:v>158.11699999999999</c:v>
                      </c:pt>
                      <c:pt idx="1899" formatCode="General">
                        <c:v>158.12700000000001</c:v>
                      </c:pt>
                      <c:pt idx="1900" formatCode="General">
                        <c:v>158.137</c:v>
                      </c:pt>
                      <c:pt idx="1901" formatCode="General">
                        <c:v>158.14699999999999</c:v>
                      </c:pt>
                      <c:pt idx="1902" formatCode="General">
                        <c:v>158.15700000000001</c:v>
                      </c:pt>
                      <c:pt idx="1903" formatCode="General">
                        <c:v>158.167</c:v>
                      </c:pt>
                      <c:pt idx="1904" formatCode="General">
                        <c:v>158.17699999999999</c:v>
                      </c:pt>
                      <c:pt idx="1905" formatCode="General">
                        <c:v>158.18700000000001</c:v>
                      </c:pt>
                      <c:pt idx="1906" formatCode="General">
                        <c:v>158.197</c:v>
                      </c:pt>
                      <c:pt idx="1907" formatCode="General">
                        <c:v>158.20699999999999</c:v>
                      </c:pt>
                      <c:pt idx="1908" formatCode="General">
                        <c:v>158.21700000000001</c:v>
                      </c:pt>
                      <c:pt idx="1909" formatCode="General">
                        <c:v>158.227</c:v>
                      </c:pt>
                      <c:pt idx="1910" formatCode="General">
                        <c:v>158.23699999999999</c:v>
                      </c:pt>
                      <c:pt idx="1911" formatCode="General">
                        <c:v>158.24700000000001</c:v>
                      </c:pt>
                      <c:pt idx="1912" formatCode="General">
                        <c:v>158.25700000000001</c:v>
                      </c:pt>
                      <c:pt idx="1913" formatCode="General">
                        <c:v>158.267</c:v>
                      </c:pt>
                      <c:pt idx="1914" formatCode="General">
                        <c:v>158.27699999999999</c:v>
                      </c:pt>
                      <c:pt idx="1915" formatCode="General">
                        <c:v>158.28700000000001</c:v>
                      </c:pt>
                      <c:pt idx="1916" formatCode="General">
                        <c:v>158.297</c:v>
                      </c:pt>
                      <c:pt idx="1917" formatCode="General">
                        <c:v>158.30699999999999</c:v>
                      </c:pt>
                      <c:pt idx="1918" formatCode="General">
                        <c:v>158.31700000000001</c:v>
                      </c:pt>
                      <c:pt idx="1919" formatCode="General">
                        <c:v>158.327</c:v>
                      </c:pt>
                      <c:pt idx="1920" formatCode="General">
                        <c:v>158.33699999999999</c:v>
                      </c:pt>
                      <c:pt idx="1921" formatCode="General">
                        <c:v>158.34700000000001</c:v>
                      </c:pt>
                      <c:pt idx="1922" formatCode="General">
                        <c:v>158.357</c:v>
                      </c:pt>
                      <c:pt idx="1923" formatCode="General">
                        <c:v>158.36699999999999</c:v>
                      </c:pt>
                      <c:pt idx="1924" formatCode="General">
                        <c:v>158.37700000000001</c:v>
                      </c:pt>
                      <c:pt idx="1925" formatCode="General">
                        <c:v>158.387</c:v>
                      </c:pt>
                      <c:pt idx="1926" formatCode="General">
                        <c:v>158.39699999999999</c:v>
                      </c:pt>
                      <c:pt idx="1927" formatCode="General">
                        <c:v>158.40700000000001</c:v>
                      </c:pt>
                      <c:pt idx="1928" formatCode="General">
                        <c:v>158.417</c:v>
                      </c:pt>
                      <c:pt idx="1929" formatCode="General">
                        <c:v>158.42699999999999</c:v>
                      </c:pt>
                      <c:pt idx="1930" formatCode="General">
                        <c:v>158.43700000000001</c:v>
                      </c:pt>
                      <c:pt idx="1931" formatCode="General">
                        <c:v>158.447</c:v>
                      </c:pt>
                      <c:pt idx="1932" formatCode="General">
                        <c:v>158.45699999999999</c:v>
                      </c:pt>
                      <c:pt idx="1933" formatCode="General">
                        <c:v>158.46700000000001</c:v>
                      </c:pt>
                      <c:pt idx="1934" formatCode="General">
                        <c:v>158.477</c:v>
                      </c:pt>
                      <c:pt idx="1935" formatCode="General">
                        <c:v>158.48699999999999</c:v>
                      </c:pt>
                      <c:pt idx="1936" formatCode="General">
                        <c:v>158.49700000000001</c:v>
                      </c:pt>
                      <c:pt idx="1937" formatCode="General">
                        <c:v>158.50700000000001</c:v>
                      </c:pt>
                      <c:pt idx="1938" formatCode="General">
                        <c:v>158.517</c:v>
                      </c:pt>
                      <c:pt idx="1939" formatCode="General">
                        <c:v>158.52699999999999</c:v>
                      </c:pt>
                      <c:pt idx="1940" formatCode="General">
                        <c:v>158.53700000000001</c:v>
                      </c:pt>
                      <c:pt idx="1941" formatCode="General">
                        <c:v>158.547</c:v>
                      </c:pt>
                      <c:pt idx="1942" formatCode="General">
                        <c:v>158.55699999999999</c:v>
                      </c:pt>
                      <c:pt idx="1943" formatCode="General">
                        <c:v>158.56700000000001</c:v>
                      </c:pt>
                      <c:pt idx="1944" formatCode="General">
                        <c:v>158.577</c:v>
                      </c:pt>
                      <c:pt idx="1945" formatCode="General">
                        <c:v>158.58699999999999</c:v>
                      </c:pt>
                      <c:pt idx="1946" formatCode="General">
                        <c:v>158.59700000000001</c:v>
                      </c:pt>
                      <c:pt idx="1947" formatCode="General">
                        <c:v>158.607</c:v>
                      </c:pt>
                      <c:pt idx="1948" formatCode="General">
                        <c:v>158.61699999999999</c:v>
                      </c:pt>
                      <c:pt idx="1949" formatCode="General">
                        <c:v>158.62700000000001</c:v>
                      </c:pt>
                      <c:pt idx="1950" formatCode="General">
                        <c:v>158.637</c:v>
                      </c:pt>
                      <c:pt idx="1951" formatCode="General">
                        <c:v>158.64699999999999</c:v>
                      </c:pt>
                      <c:pt idx="1952" formatCode="General">
                        <c:v>158.65700000000001</c:v>
                      </c:pt>
                      <c:pt idx="1953" formatCode="General">
                        <c:v>158.667</c:v>
                      </c:pt>
                      <c:pt idx="1954" formatCode="General">
                        <c:v>158.67699999999999</c:v>
                      </c:pt>
                      <c:pt idx="1955" formatCode="General">
                        <c:v>158.68700000000001</c:v>
                      </c:pt>
                      <c:pt idx="1956" formatCode="General">
                        <c:v>158.697</c:v>
                      </c:pt>
                      <c:pt idx="1957" formatCode="General">
                        <c:v>158.70699999999999</c:v>
                      </c:pt>
                      <c:pt idx="1958" formatCode="General">
                        <c:v>158.71700000000001</c:v>
                      </c:pt>
                      <c:pt idx="1959" formatCode="General">
                        <c:v>158.727</c:v>
                      </c:pt>
                      <c:pt idx="1960" formatCode="General">
                        <c:v>158.73699999999999</c:v>
                      </c:pt>
                      <c:pt idx="1961" formatCode="General">
                        <c:v>158.74700000000001</c:v>
                      </c:pt>
                      <c:pt idx="1962" formatCode="General">
                        <c:v>158.75700000000001</c:v>
                      </c:pt>
                      <c:pt idx="1963" formatCode="General">
                        <c:v>158.767</c:v>
                      </c:pt>
                      <c:pt idx="1964" formatCode="General">
                        <c:v>158.77699999999999</c:v>
                      </c:pt>
                      <c:pt idx="1965" formatCode="General">
                        <c:v>158.78700000000001</c:v>
                      </c:pt>
                      <c:pt idx="1966" formatCode="General">
                        <c:v>158.797</c:v>
                      </c:pt>
                      <c:pt idx="1967" formatCode="General">
                        <c:v>158.80699999999999</c:v>
                      </c:pt>
                      <c:pt idx="1968" formatCode="General">
                        <c:v>158.81700000000001</c:v>
                      </c:pt>
                      <c:pt idx="1969" formatCode="General">
                        <c:v>158.827</c:v>
                      </c:pt>
                      <c:pt idx="1970" formatCode="General">
                        <c:v>158.83699999999999</c:v>
                      </c:pt>
                      <c:pt idx="1971" formatCode="General">
                        <c:v>158.84700000000001</c:v>
                      </c:pt>
                      <c:pt idx="1972" formatCode="General">
                        <c:v>158.857</c:v>
                      </c:pt>
                      <c:pt idx="1973" formatCode="General">
                        <c:v>158.86699999999999</c:v>
                      </c:pt>
                      <c:pt idx="1974" formatCode="General">
                        <c:v>158.87700000000001</c:v>
                      </c:pt>
                      <c:pt idx="1975" formatCode="General">
                        <c:v>158.887</c:v>
                      </c:pt>
                      <c:pt idx="1976" formatCode="General">
                        <c:v>158.89699999999999</c:v>
                      </c:pt>
                      <c:pt idx="1977" formatCode="General">
                        <c:v>158.90700000000001</c:v>
                      </c:pt>
                      <c:pt idx="1978" formatCode="General">
                        <c:v>158.917</c:v>
                      </c:pt>
                      <c:pt idx="1979" formatCode="General">
                        <c:v>158.92699999999999</c:v>
                      </c:pt>
                      <c:pt idx="1980" formatCode="General">
                        <c:v>158.93700000000001</c:v>
                      </c:pt>
                      <c:pt idx="1981" formatCode="General">
                        <c:v>158.947</c:v>
                      </c:pt>
                      <c:pt idx="1982" formatCode="General">
                        <c:v>158.95699999999999</c:v>
                      </c:pt>
                      <c:pt idx="1983" formatCode="General">
                        <c:v>158.96700000000001</c:v>
                      </c:pt>
                      <c:pt idx="1984" formatCode="General">
                        <c:v>158.977</c:v>
                      </c:pt>
                      <c:pt idx="1985" formatCode="General">
                        <c:v>158.98699999999999</c:v>
                      </c:pt>
                      <c:pt idx="1986" formatCode="General">
                        <c:v>158.99700000000001</c:v>
                      </c:pt>
                      <c:pt idx="1987" formatCode="General">
                        <c:v>159.00700000000001</c:v>
                      </c:pt>
                      <c:pt idx="1988" formatCode="General">
                        <c:v>159.017</c:v>
                      </c:pt>
                      <c:pt idx="1989" formatCode="General">
                        <c:v>159.02699999999999</c:v>
                      </c:pt>
                      <c:pt idx="1990" formatCode="General">
                        <c:v>159.03700000000001</c:v>
                      </c:pt>
                      <c:pt idx="1991" formatCode="General">
                        <c:v>159.047</c:v>
                      </c:pt>
                      <c:pt idx="1992" formatCode="General">
                        <c:v>159.05699999999999</c:v>
                      </c:pt>
                      <c:pt idx="1993" formatCode="General">
                        <c:v>159.06700000000001</c:v>
                      </c:pt>
                      <c:pt idx="1994" formatCode="General">
                        <c:v>159.077</c:v>
                      </c:pt>
                      <c:pt idx="1995" formatCode="General">
                        <c:v>159.08699999999999</c:v>
                      </c:pt>
                      <c:pt idx="1996" formatCode="General">
                        <c:v>159.09700000000001</c:v>
                      </c:pt>
                      <c:pt idx="1997" formatCode="General">
                        <c:v>159.107</c:v>
                      </c:pt>
                      <c:pt idx="1998" formatCode="General">
                        <c:v>159.11699999999999</c:v>
                      </c:pt>
                      <c:pt idx="1999" formatCode="General">
                        <c:v>159.12700000000001</c:v>
                      </c:pt>
                      <c:pt idx="2000" formatCode="General">
                        <c:v>159.137</c:v>
                      </c:pt>
                      <c:pt idx="2001" formatCode="General">
                        <c:v>159.14699999999999</c:v>
                      </c:pt>
                      <c:pt idx="2002" formatCode="General">
                        <c:v>159.15700000000001</c:v>
                      </c:pt>
                      <c:pt idx="2003" formatCode="General">
                        <c:v>159.167</c:v>
                      </c:pt>
                      <c:pt idx="2004" formatCode="General">
                        <c:v>159.17699999999999</c:v>
                      </c:pt>
                      <c:pt idx="2005" formatCode="General">
                        <c:v>159.18700000000001</c:v>
                      </c:pt>
                      <c:pt idx="2006" formatCode="General">
                        <c:v>159.197</c:v>
                      </c:pt>
                      <c:pt idx="2007" formatCode="General">
                        <c:v>159.20699999999999</c:v>
                      </c:pt>
                      <c:pt idx="2008" formatCode="General">
                        <c:v>159.21700000000001</c:v>
                      </c:pt>
                      <c:pt idx="2009" formatCode="General">
                        <c:v>159.227</c:v>
                      </c:pt>
                      <c:pt idx="2010" formatCode="General">
                        <c:v>159.23699999999999</c:v>
                      </c:pt>
                      <c:pt idx="2011" formatCode="General">
                        <c:v>159.24700000000001</c:v>
                      </c:pt>
                      <c:pt idx="2012" formatCode="General">
                        <c:v>159.25700000000001</c:v>
                      </c:pt>
                      <c:pt idx="2013" formatCode="General">
                        <c:v>159.267</c:v>
                      </c:pt>
                      <c:pt idx="2014" formatCode="General">
                        <c:v>159.27699999999999</c:v>
                      </c:pt>
                      <c:pt idx="2015" formatCode="General">
                        <c:v>159.28700000000001</c:v>
                      </c:pt>
                      <c:pt idx="2016" formatCode="General">
                        <c:v>159.297</c:v>
                      </c:pt>
                      <c:pt idx="2017" formatCode="General">
                        <c:v>159.30699999999999</c:v>
                      </c:pt>
                      <c:pt idx="2018" formatCode="General">
                        <c:v>159.31700000000001</c:v>
                      </c:pt>
                      <c:pt idx="2019" formatCode="General">
                        <c:v>159.327</c:v>
                      </c:pt>
                      <c:pt idx="2020" formatCode="General">
                        <c:v>159.33699999999999</c:v>
                      </c:pt>
                      <c:pt idx="2021" formatCode="General">
                        <c:v>159.34700000000001</c:v>
                      </c:pt>
                      <c:pt idx="2022" formatCode="General">
                        <c:v>159.357</c:v>
                      </c:pt>
                      <c:pt idx="2023" formatCode="General">
                        <c:v>159.36699999999999</c:v>
                      </c:pt>
                      <c:pt idx="2024" formatCode="General">
                        <c:v>159.37700000000001</c:v>
                      </c:pt>
                      <c:pt idx="2025" formatCode="General">
                        <c:v>159.387</c:v>
                      </c:pt>
                      <c:pt idx="2026" formatCode="General">
                        <c:v>159.39699999999999</c:v>
                      </c:pt>
                      <c:pt idx="2027" formatCode="General">
                        <c:v>159.40700000000001</c:v>
                      </c:pt>
                      <c:pt idx="2028" formatCode="General">
                        <c:v>159.417</c:v>
                      </c:pt>
                      <c:pt idx="2029" formatCode="General">
                        <c:v>159.42699999999999</c:v>
                      </c:pt>
                      <c:pt idx="2030" formatCode="General">
                        <c:v>159.43700000000001</c:v>
                      </c:pt>
                      <c:pt idx="2031" formatCode="General">
                        <c:v>159.447</c:v>
                      </c:pt>
                      <c:pt idx="2032" formatCode="General">
                        <c:v>159.45699999999999</c:v>
                      </c:pt>
                      <c:pt idx="2033" formatCode="General">
                        <c:v>159.46700000000001</c:v>
                      </c:pt>
                      <c:pt idx="2034" formatCode="General">
                        <c:v>159.477</c:v>
                      </c:pt>
                      <c:pt idx="2035" formatCode="General">
                        <c:v>159.48699999999999</c:v>
                      </c:pt>
                      <c:pt idx="2036" formatCode="General">
                        <c:v>159.49700000000001</c:v>
                      </c:pt>
                      <c:pt idx="2037" formatCode="General">
                        <c:v>159.50700000000001</c:v>
                      </c:pt>
                      <c:pt idx="2038" formatCode="General">
                        <c:v>159.517</c:v>
                      </c:pt>
                      <c:pt idx="2039" formatCode="General">
                        <c:v>159.52699999999999</c:v>
                      </c:pt>
                      <c:pt idx="2040" formatCode="General">
                        <c:v>159.53700000000001</c:v>
                      </c:pt>
                      <c:pt idx="2041" formatCode="General">
                        <c:v>159.547</c:v>
                      </c:pt>
                      <c:pt idx="2042" formatCode="General">
                        <c:v>159.55699999999999</c:v>
                      </c:pt>
                      <c:pt idx="2043" formatCode="General">
                        <c:v>159.56700000000001</c:v>
                      </c:pt>
                      <c:pt idx="2044" formatCode="General">
                        <c:v>159.577</c:v>
                      </c:pt>
                      <c:pt idx="2045" formatCode="General">
                        <c:v>159.58699999999999</c:v>
                      </c:pt>
                      <c:pt idx="2046" formatCode="General">
                        <c:v>159.59700000000001</c:v>
                      </c:pt>
                      <c:pt idx="2047" formatCode="General">
                        <c:v>159.607</c:v>
                      </c:pt>
                      <c:pt idx="2048" formatCode="General">
                        <c:v>159.61699999999999</c:v>
                      </c:pt>
                      <c:pt idx="2049" formatCode="General">
                        <c:v>159.62700000000001</c:v>
                      </c:pt>
                      <c:pt idx="2050" formatCode="General">
                        <c:v>159.637</c:v>
                      </c:pt>
                      <c:pt idx="2051" formatCode="General">
                        <c:v>159.64699999999999</c:v>
                      </c:pt>
                      <c:pt idx="2052" formatCode="General">
                        <c:v>159.65700000000001</c:v>
                      </c:pt>
                      <c:pt idx="2053" formatCode="General">
                        <c:v>159.667</c:v>
                      </c:pt>
                      <c:pt idx="2054" formatCode="General">
                        <c:v>159.67699999999999</c:v>
                      </c:pt>
                      <c:pt idx="2055" formatCode="General">
                        <c:v>159.68700000000001</c:v>
                      </c:pt>
                      <c:pt idx="2056" formatCode="General">
                        <c:v>159.697</c:v>
                      </c:pt>
                      <c:pt idx="2057" formatCode="General">
                        <c:v>159.70699999999999</c:v>
                      </c:pt>
                      <c:pt idx="2058" formatCode="General">
                        <c:v>159.71700000000001</c:v>
                      </c:pt>
                      <c:pt idx="2059" formatCode="General">
                        <c:v>159.727</c:v>
                      </c:pt>
                      <c:pt idx="2060" formatCode="General">
                        <c:v>159.73699999999999</c:v>
                      </c:pt>
                      <c:pt idx="2061" formatCode="General">
                        <c:v>159.74700000000001</c:v>
                      </c:pt>
                      <c:pt idx="2062" formatCode="General">
                        <c:v>159.75700000000001</c:v>
                      </c:pt>
                      <c:pt idx="2063" formatCode="General">
                        <c:v>159.767</c:v>
                      </c:pt>
                      <c:pt idx="2064" formatCode="General">
                        <c:v>159.77699999999999</c:v>
                      </c:pt>
                      <c:pt idx="2065" formatCode="General">
                        <c:v>159.78700000000001</c:v>
                      </c:pt>
                      <c:pt idx="2066" formatCode="General">
                        <c:v>159.797</c:v>
                      </c:pt>
                      <c:pt idx="2067" formatCode="General">
                        <c:v>159.80699999999999</c:v>
                      </c:pt>
                      <c:pt idx="2068" formatCode="General">
                        <c:v>159.81700000000001</c:v>
                      </c:pt>
                      <c:pt idx="2069" formatCode="General">
                        <c:v>159.827</c:v>
                      </c:pt>
                      <c:pt idx="2070" formatCode="General">
                        <c:v>159.83699999999999</c:v>
                      </c:pt>
                      <c:pt idx="2071" formatCode="General">
                        <c:v>159.84700000000001</c:v>
                      </c:pt>
                      <c:pt idx="2072" formatCode="General">
                        <c:v>159.857</c:v>
                      </c:pt>
                      <c:pt idx="2073" formatCode="General">
                        <c:v>159.86699999999999</c:v>
                      </c:pt>
                      <c:pt idx="2074" formatCode="General">
                        <c:v>159.87700000000001</c:v>
                      </c:pt>
                      <c:pt idx="2075" formatCode="General">
                        <c:v>159.887</c:v>
                      </c:pt>
                      <c:pt idx="2076" formatCode="General">
                        <c:v>159.89699999999999</c:v>
                      </c:pt>
                      <c:pt idx="2077" formatCode="General">
                        <c:v>159.90700000000001</c:v>
                      </c:pt>
                      <c:pt idx="2078" formatCode="General">
                        <c:v>159.917</c:v>
                      </c:pt>
                      <c:pt idx="2079" formatCode="General">
                        <c:v>159.92699999999999</c:v>
                      </c:pt>
                      <c:pt idx="2080" formatCode="General">
                        <c:v>159.93700000000001</c:v>
                      </c:pt>
                      <c:pt idx="2081" formatCode="General">
                        <c:v>159.947</c:v>
                      </c:pt>
                      <c:pt idx="2082" formatCode="General">
                        <c:v>159.95699999999999</c:v>
                      </c:pt>
                      <c:pt idx="2083" formatCode="General">
                        <c:v>159.96700000000001</c:v>
                      </c:pt>
                      <c:pt idx="2084" formatCode="General">
                        <c:v>159.977</c:v>
                      </c:pt>
                      <c:pt idx="2085" formatCode="General">
                        <c:v>159.98699999999999</c:v>
                      </c:pt>
                      <c:pt idx="2086" formatCode="General">
                        <c:v>159.99700000000001</c:v>
                      </c:pt>
                      <c:pt idx="2087" formatCode="General">
                        <c:v>160.00700000000001</c:v>
                      </c:pt>
                      <c:pt idx="2088" formatCode="General">
                        <c:v>160.017</c:v>
                      </c:pt>
                      <c:pt idx="2089" formatCode="General">
                        <c:v>160.02699999999999</c:v>
                      </c:pt>
                      <c:pt idx="2090" formatCode="General">
                        <c:v>160.03700000000001</c:v>
                      </c:pt>
                      <c:pt idx="2091" formatCode="General">
                        <c:v>160.047</c:v>
                      </c:pt>
                      <c:pt idx="2092" formatCode="General">
                        <c:v>160.05699999999999</c:v>
                      </c:pt>
                      <c:pt idx="2093" formatCode="General">
                        <c:v>160.06700000000001</c:v>
                      </c:pt>
                      <c:pt idx="2094" formatCode="General">
                        <c:v>160.077</c:v>
                      </c:pt>
                      <c:pt idx="2095" formatCode="General">
                        <c:v>160.08699999999999</c:v>
                      </c:pt>
                      <c:pt idx="2096" formatCode="General">
                        <c:v>160.09700000000001</c:v>
                      </c:pt>
                      <c:pt idx="2097" formatCode="General">
                        <c:v>160.107</c:v>
                      </c:pt>
                      <c:pt idx="2098" formatCode="General">
                        <c:v>160.11699999999999</c:v>
                      </c:pt>
                      <c:pt idx="2099" formatCode="General">
                        <c:v>160.12700000000001</c:v>
                      </c:pt>
                      <c:pt idx="2100" formatCode="General">
                        <c:v>160.137</c:v>
                      </c:pt>
                      <c:pt idx="2101" formatCode="General">
                        <c:v>160.14699999999999</c:v>
                      </c:pt>
                      <c:pt idx="2102" formatCode="General">
                        <c:v>160.15700000000001</c:v>
                      </c:pt>
                      <c:pt idx="2103" formatCode="General">
                        <c:v>160.167</c:v>
                      </c:pt>
                      <c:pt idx="2104" formatCode="General">
                        <c:v>160.17699999999999</c:v>
                      </c:pt>
                      <c:pt idx="2105" formatCode="General">
                        <c:v>160.18700000000001</c:v>
                      </c:pt>
                      <c:pt idx="2106" formatCode="General">
                        <c:v>160.197</c:v>
                      </c:pt>
                      <c:pt idx="2107" formatCode="General">
                        <c:v>160.20699999999999</c:v>
                      </c:pt>
                      <c:pt idx="2108" formatCode="General">
                        <c:v>160.21700000000001</c:v>
                      </c:pt>
                      <c:pt idx="2109" formatCode="General">
                        <c:v>160.227</c:v>
                      </c:pt>
                      <c:pt idx="2110" formatCode="General">
                        <c:v>160.23699999999999</c:v>
                      </c:pt>
                      <c:pt idx="2111" formatCode="General">
                        <c:v>160.24700000000001</c:v>
                      </c:pt>
                      <c:pt idx="2112" formatCode="General">
                        <c:v>160.25700000000001</c:v>
                      </c:pt>
                      <c:pt idx="2113" formatCode="General">
                        <c:v>160.267</c:v>
                      </c:pt>
                      <c:pt idx="2114" formatCode="General">
                        <c:v>160.27699999999999</c:v>
                      </c:pt>
                      <c:pt idx="2115" formatCode="General">
                        <c:v>160.28700000000001</c:v>
                      </c:pt>
                      <c:pt idx="2116" formatCode="General">
                        <c:v>160.297</c:v>
                      </c:pt>
                      <c:pt idx="2117" formatCode="General">
                        <c:v>160.30699999999999</c:v>
                      </c:pt>
                      <c:pt idx="2118" formatCode="General">
                        <c:v>160.31700000000001</c:v>
                      </c:pt>
                      <c:pt idx="2119" formatCode="General">
                        <c:v>160.327</c:v>
                      </c:pt>
                      <c:pt idx="2120" formatCode="General">
                        <c:v>160.33699999999999</c:v>
                      </c:pt>
                      <c:pt idx="2121" formatCode="General">
                        <c:v>160.34700000000001</c:v>
                      </c:pt>
                      <c:pt idx="2122" formatCode="General">
                        <c:v>160.357</c:v>
                      </c:pt>
                      <c:pt idx="2123" formatCode="General">
                        <c:v>160.36699999999999</c:v>
                      </c:pt>
                      <c:pt idx="2124" formatCode="General">
                        <c:v>160.37700000000001</c:v>
                      </c:pt>
                      <c:pt idx="2125" formatCode="General">
                        <c:v>160.387</c:v>
                      </c:pt>
                      <c:pt idx="2126" formatCode="General">
                        <c:v>160.39699999999999</c:v>
                      </c:pt>
                      <c:pt idx="2127" formatCode="General">
                        <c:v>160.40700000000001</c:v>
                      </c:pt>
                      <c:pt idx="2128" formatCode="General">
                        <c:v>160.417</c:v>
                      </c:pt>
                      <c:pt idx="2129" formatCode="General">
                        <c:v>160.42699999999999</c:v>
                      </c:pt>
                      <c:pt idx="2130" formatCode="General">
                        <c:v>160.43700000000001</c:v>
                      </c:pt>
                      <c:pt idx="2131" formatCode="General">
                        <c:v>160.447</c:v>
                      </c:pt>
                      <c:pt idx="2132" formatCode="General">
                        <c:v>160.45699999999999</c:v>
                      </c:pt>
                      <c:pt idx="2133" formatCode="General">
                        <c:v>160.46700000000001</c:v>
                      </c:pt>
                      <c:pt idx="2134" formatCode="General">
                        <c:v>160.477</c:v>
                      </c:pt>
                      <c:pt idx="2135" formatCode="General">
                        <c:v>160.48699999999999</c:v>
                      </c:pt>
                      <c:pt idx="2136" formatCode="General">
                        <c:v>160.49700000000001</c:v>
                      </c:pt>
                      <c:pt idx="2137" formatCode="General">
                        <c:v>160.50700000000001</c:v>
                      </c:pt>
                      <c:pt idx="2138" formatCode="General">
                        <c:v>160.517</c:v>
                      </c:pt>
                      <c:pt idx="2139" formatCode="General">
                        <c:v>160.52699999999999</c:v>
                      </c:pt>
                      <c:pt idx="2140" formatCode="General">
                        <c:v>160.53700000000001</c:v>
                      </c:pt>
                      <c:pt idx="2141" formatCode="General">
                        <c:v>160.547</c:v>
                      </c:pt>
                      <c:pt idx="2142" formatCode="General">
                        <c:v>160.55699999999999</c:v>
                      </c:pt>
                      <c:pt idx="2143" formatCode="General">
                        <c:v>160.56700000000001</c:v>
                      </c:pt>
                      <c:pt idx="2144" formatCode="General">
                        <c:v>160.577</c:v>
                      </c:pt>
                      <c:pt idx="2145" formatCode="General">
                        <c:v>160.58699999999999</c:v>
                      </c:pt>
                      <c:pt idx="2146" formatCode="General">
                        <c:v>160.59700000000001</c:v>
                      </c:pt>
                      <c:pt idx="2147" formatCode="General">
                        <c:v>160.607</c:v>
                      </c:pt>
                      <c:pt idx="2148" formatCode="General">
                        <c:v>160.61699999999999</c:v>
                      </c:pt>
                      <c:pt idx="2149" formatCode="General">
                        <c:v>160.62700000000001</c:v>
                      </c:pt>
                      <c:pt idx="2150" formatCode="General">
                        <c:v>160.637</c:v>
                      </c:pt>
                      <c:pt idx="2151" formatCode="General">
                        <c:v>160.64699999999999</c:v>
                      </c:pt>
                      <c:pt idx="2152" formatCode="General">
                        <c:v>160.65700000000001</c:v>
                      </c:pt>
                      <c:pt idx="2153" formatCode="General">
                        <c:v>160.667</c:v>
                      </c:pt>
                      <c:pt idx="2154" formatCode="General">
                        <c:v>160.67699999999999</c:v>
                      </c:pt>
                      <c:pt idx="2155" formatCode="General">
                        <c:v>160.68700000000001</c:v>
                      </c:pt>
                      <c:pt idx="2156" formatCode="General">
                        <c:v>160.697</c:v>
                      </c:pt>
                      <c:pt idx="2157" formatCode="General">
                        <c:v>160.70699999999999</c:v>
                      </c:pt>
                      <c:pt idx="2158" formatCode="General">
                        <c:v>160.71700000000001</c:v>
                      </c:pt>
                      <c:pt idx="2159" formatCode="General">
                        <c:v>160.727</c:v>
                      </c:pt>
                      <c:pt idx="2160" formatCode="General">
                        <c:v>160.73699999999999</c:v>
                      </c:pt>
                      <c:pt idx="2161" formatCode="General">
                        <c:v>160.74700000000001</c:v>
                      </c:pt>
                      <c:pt idx="2162" formatCode="General">
                        <c:v>160.75700000000001</c:v>
                      </c:pt>
                      <c:pt idx="2163" formatCode="General">
                        <c:v>160.767</c:v>
                      </c:pt>
                      <c:pt idx="2164" formatCode="General">
                        <c:v>160.77699999999999</c:v>
                      </c:pt>
                      <c:pt idx="2165" formatCode="General">
                        <c:v>160.78700000000001</c:v>
                      </c:pt>
                      <c:pt idx="2166" formatCode="General">
                        <c:v>160.797</c:v>
                      </c:pt>
                      <c:pt idx="2167" formatCode="General">
                        <c:v>160.80699999999999</c:v>
                      </c:pt>
                      <c:pt idx="2168" formatCode="General">
                        <c:v>160.81700000000001</c:v>
                      </c:pt>
                      <c:pt idx="2169" formatCode="General">
                        <c:v>160.827</c:v>
                      </c:pt>
                      <c:pt idx="2170" formatCode="General">
                        <c:v>160.83699999999999</c:v>
                      </c:pt>
                      <c:pt idx="2171" formatCode="General">
                        <c:v>160.84700000000001</c:v>
                      </c:pt>
                      <c:pt idx="2172" formatCode="General">
                        <c:v>160.857</c:v>
                      </c:pt>
                      <c:pt idx="2173" formatCode="General">
                        <c:v>160.86699999999999</c:v>
                      </c:pt>
                      <c:pt idx="2174" formatCode="General">
                        <c:v>160.87700000000001</c:v>
                      </c:pt>
                      <c:pt idx="2175" formatCode="General">
                        <c:v>160.887</c:v>
                      </c:pt>
                      <c:pt idx="2176" formatCode="General">
                        <c:v>160.89699999999999</c:v>
                      </c:pt>
                      <c:pt idx="2177" formatCode="General">
                        <c:v>160.90700000000001</c:v>
                      </c:pt>
                      <c:pt idx="2178" formatCode="General">
                        <c:v>160.917</c:v>
                      </c:pt>
                      <c:pt idx="2179" formatCode="General">
                        <c:v>160.92699999999999</c:v>
                      </c:pt>
                      <c:pt idx="2180" formatCode="General">
                        <c:v>160.93700000000001</c:v>
                      </c:pt>
                      <c:pt idx="2181" formatCode="General">
                        <c:v>160.947</c:v>
                      </c:pt>
                      <c:pt idx="2182" formatCode="General">
                        <c:v>160.95699999999999</c:v>
                      </c:pt>
                      <c:pt idx="2183" formatCode="General">
                        <c:v>160.96700000000001</c:v>
                      </c:pt>
                      <c:pt idx="2184" formatCode="General">
                        <c:v>160.977</c:v>
                      </c:pt>
                      <c:pt idx="2185" formatCode="General">
                        <c:v>160.98699999999999</c:v>
                      </c:pt>
                      <c:pt idx="2186" formatCode="General">
                        <c:v>160.99700000000001</c:v>
                      </c:pt>
                      <c:pt idx="2187" formatCode="General">
                        <c:v>161.00700000000001</c:v>
                      </c:pt>
                      <c:pt idx="2188" formatCode="General">
                        <c:v>161.017</c:v>
                      </c:pt>
                      <c:pt idx="2189" formatCode="General">
                        <c:v>161.02699999999999</c:v>
                      </c:pt>
                      <c:pt idx="2190" formatCode="General">
                        <c:v>161.03700000000001</c:v>
                      </c:pt>
                      <c:pt idx="2191" formatCode="General">
                        <c:v>161.047</c:v>
                      </c:pt>
                      <c:pt idx="2192" formatCode="General">
                        <c:v>161.05699999999999</c:v>
                      </c:pt>
                      <c:pt idx="2193" formatCode="General">
                        <c:v>161.06700000000001</c:v>
                      </c:pt>
                      <c:pt idx="2194" formatCode="General">
                        <c:v>161.077</c:v>
                      </c:pt>
                      <c:pt idx="2195" formatCode="General">
                        <c:v>161.08699999999999</c:v>
                      </c:pt>
                      <c:pt idx="2196" formatCode="General">
                        <c:v>161.09700000000001</c:v>
                      </c:pt>
                      <c:pt idx="2197" formatCode="General">
                        <c:v>161.107</c:v>
                      </c:pt>
                      <c:pt idx="2198" formatCode="General">
                        <c:v>161.11699999999999</c:v>
                      </c:pt>
                      <c:pt idx="2199" formatCode="General">
                        <c:v>161.12700000000001</c:v>
                      </c:pt>
                      <c:pt idx="2200" formatCode="General">
                        <c:v>161.137</c:v>
                      </c:pt>
                      <c:pt idx="2201" formatCode="General">
                        <c:v>161.14699999999999</c:v>
                      </c:pt>
                      <c:pt idx="2202" formatCode="General">
                        <c:v>161.15700000000001</c:v>
                      </c:pt>
                      <c:pt idx="2203" formatCode="General">
                        <c:v>161.167</c:v>
                      </c:pt>
                      <c:pt idx="2204" formatCode="General">
                        <c:v>161.17699999999999</c:v>
                      </c:pt>
                      <c:pt idx="2205" formatCode="General">
                        <c:v>161.18700000000001</c:v>
                      </c:pt>
                      <c:pt idx="2206" formatCode="General">
                        <c:v>161.197</c:v>
                      </c:pt>
                      <c:pt idx="2207" formatCode="General">
                        <c:v>161.20699999999999</c:v>
                      </c:pt>
                      <c:pt idx="2208" formatCode="General">
                        <c:v>161.21700000000001</c:v>
                      </c:pt>
                      <c:pt idx="2209" formatCode="General">
                        <c:v>161.227</c:v>
                      </c:pt>
                      <c:pt idx="2210" formatCode="General">
                        <c:v>161.23699999999999</c:v>
                      </c:pt>
                      <c:pt idx="2211" formatCode="General">
                        <c:v>161.24700000000001</c:v>
                      </c:pt>
                      <c:pt idx="2212" formatCode="General">
                        <c:v>161.25700000000001</c:v>
                      </c:pt>
                      <c:pt idx="2213" formatCode="General">
                        <c:v>161.267</c:v>
                      </c:pt>
                      <c:pt idx="2214" formatCode="General">
                        <c:v>161.27699999999999</c:v>
                      </c:pt>
                      <c:pt idx="2215" formatCode="General">
                        <c:v>161.28700000000001</c:v>
                      </c:pt>
                      <c:pt idx="2216" formatCode="General">
                        <c:v>161.297</c:v>
                      </c:pt>
                      <c:pt idx="2217" formatCode="General">
                        <c:v>161.30699999999999</c:v>
                      </c:pt>
                      <c:pt idx="2218" formatCode="General">
                        <c:v>161.31700000000001</c:v>
                      </c:pt>
                      <c:pt idx="2219" formatCode="General">
                        <c:v>161.327</c:v>
                      </c:pt>
                      <c:pt idx="2220" formatCode="General">
                        <c:v>161.33699999999999</c:v>
                      </c:pt>
                      <c:pt idx="2221" formatCode="General">
                        <c:v>161.34700000000001</c:v>
                      </c:pt>
                      <c:pt idx="2222" formatCode="General">
                        <c:v>161.357</c:v>
                      </c:pt>
                      <c:pt idx="2223" formatCode="General">
                        <c:v>161.36699999999999</c:v>
                      </c:pt>
                      <c:pt idx="2224" formatCode="General">
                        <c:v>161.37700000000001</c:v>
                      </c:pt>
                      <c:pt idx="2225" formatCode="General">
                        <c:v>161.387</c:v>
                      </c:pt>
                      <c:pt idx="2226" formatCode="General">
                        <c:v>161.39699999999999</c:v>
                      </c:pt>
                      <c:pt idx="2227" formatCode="General">
                        <c:v>161.40700000000001</c:v>
                      </c:pt>
                      <c:pt idx="2228" formatCode="General">
                        <c:v>161.417</c:v>
                      </c:pt>
                      <c:pt idx="2229" formatCode="General">
                        <c:v>161.42699999999999</c:v>
                      </c:pt>
                      <c:pt idx="2230" formatCode="General">
                        <c:v>161.43700000000001</c:v>
                      </c:pt>
                      <c:pt idx="2231" formatCode="General">
                        <c:v>161.447</c:v>
                      </c:pt>
                      <c:pt idx="2232" formatCode="General">
                        <c:v>161.45699999999999</c:v>
                      </c:pt>
                      <c:pt idx="2233" formatCode="General">
                        <c:v>161.46700000000001</c:v>
                      </c:pt>
                      <c:pt idx="2234" formatCode="General">
                        <c:v>161.477</c:v>
                      </c:pt>
                      <c:pt idx="2235" formatCode="General">
                        <c:v>161.48699999999999</c:v>
                      </c:pt>
                      <c:pt idx="2236" formatCode="General">
                        <c:v>161.49700000000001</c:v>
                      </c:pt>
                      <c:pt idx="2237" formatCode="General">
                        <c:v>161.50700000000001</c:v>
                      </c:pt>
                      <c:pt idx="2238" formatCode="General">
                        <c:v>161.517</c:v>
                      </c:pt>
                      <c:pt idx="2239" formatCode="General">
                        <c:v>161.52699999999999</c:v>
                      </c:pt>
                      <c:pt idx="2240" formatCode="General">
                        <c:v>161.53700000000001</c:v>
                      </c:pt>
                      <c:pt idx="2241" formatCode="General">
                        <c:v>161.547</c:v>
                      </c:pt>
                      <c:pt idx="2242" formatCode="General">
                        <c:v>161.55699999999999</c:v>
                      </c:pt>
                      <c:pt idx="2243" formatCode="General">
                        <c:v>161.56700000000001</c:v>
                      </c:pt>
                      <c:pt idx="2244" formatCode="General">
                        <c:v>161.577</c:v>
                      </c:pt>
                      <c:pt idx="2245" formatCode="General">
                        <c:v>161.58699999999999</c:v>
                      </c:pt>
                      <c:pt idx="2246" formatCode="General">
                        <c:v>161.59700000000001</c:v>
                      </c:pt>
                      <c:pt idx="2247" formatCode="General">
                        <c:v>161.607</c:v>
                      </c:pt>
                      <c:pt idx="2248" formatCode="General">
                        <c:v>161.61699999999999</c:v>
                      </c:pt>
                      <c:pt idx="2249" formatCode="General">
                        <c:v>161.62700000000001</c:v>
                      </c:pt>
                      <c:pt idx="2250" formatCode="General">
                        <c:v>161.637</c:v>
                      </c:pt>
                      <c:pt idx="2251" formatCode="General">
                        <c:v>161.64699999999999</c:v>
                      </c:pt>
                      <c:pt idx="2252" formatCode="General">
                        <c:v>161.65700000000001</c:v>
                      </c:pt>
                      <c:pt idx="2253" formatCode="General">
                        <c:v>161.667</c:v>
                      </c:pt>
                      <c:pt idx="2254" formatCode="General">
                        <c:v>161.67699999999999</c:v>
                      </c:pt>
                      <c:pt idx="2255" formatCode="General">
                        <c:v>161.68700000000001</c:v>
                      </c:pt>
                      <c:pt idx="2256" formatCode="General">
                        <c:v>161.697</c:v>
                      </c:pt>
                      <c:pt idx="2257" formatCode="General">
                        <c:v>161.70699999999999</c:v>
                      </c:pt>
                      <c:pt idx="2258" formatCode="General">
                        <c:v>161.71700000000001</c:v>
                      </c:pt>
                      <c:pt idx="2259" formatCode="General">
                        <c:v>161.727</c:v>
                      </c:pt>
                      <c:pt idx="2260" formatCode="General">
                        <c:v>161.73699999999999</c:v>
                      </c:pt>
                      <c:pt idx="2261" formatCode="General">
                        <c:v>161.74700000000001</c:v>
                      </c:pt>
                      <c:pt idx="2262" formatCode="General">
                        <c:v>161.75700000000001</c:v>
                      </c:pt>
                      <c:pt idx="2263" formatCode="General">
                        <c:v>161.767</c:v>
                      </c:pt>
                      <c:pt idx="2264" formatCode="General">
                        <c:v>161.77699999999999</c:v>
                      </c:pt>
                      <c:pt idx="2265" formatCode="General">
                        <c:v>161.78700000000001</c:v>
                      </c:pt>
                      <c:pt idx="2266" formatCode="General">
                        <c:v>161.797</c:v>
                      </c:pt>
                      <c:pt idx="2267" formatCode="General">
                        <c:v>161.80699999999999</c:v>
                      </c:pt>
                      <c:pt idx="2268" formatCode="General">
                        <c:v>161.81700000000001</c:v>
                      </c:pt>
                      <c:pt idx="2269" formatCode="General">
                        <c:v>161.827</c:v>
                      </c:pt>
                      <c:pt idx="2270" formatCode="General">
                        <c:v>161.83699999999999</c:v>
                      </c:pt>
                      <c:pt idx="2271" formatCode="General">
                        <c:v>161.84700000000001</c:v>
                      </c:pt>
                      <c:pt idx="2272" formatCode="General">
                        <c:v>161.857</c:v>
                      </c:pt>
                      <c:pt idx="2273" formatCode="General">
                        <c:v>161.86699999999999</c:v>
                      </c:pt>
                      <c:pt idx="2274" formatCode="General">
                        <c:v>161.87700000000001</c:v>
                      </c:pt>
                      <c:pt idx="2275" formatCode="General">
                        <c:v>161.887</c:v>
                      </c:pt>
                      <c:pt idx="2276" formatCode="General">
                        <c:v>161.89699999999999</c:v>
                      </c:pt>
                      <c:pt idx="2277" formatCode="General">
                        <c:v>161.90700000000001</c:v>
                      </c:pt>
                      <c:pt idx="2278" formatCode="General">
                        <c:v>161.917</c:v>
                      </c:pt>
                      <c:pt idx="2279" formatCode="General">
                        <c:v>161.92699999999999</c:v>
                      </c:pt>
                      <c:pt idx="2280" formatCode="General">
                        <c:v>161.93700000000001</c:v>
                      </c:pt>
                      <c:pt idx="2281" formatCode="General">
                        <c:v>161.947</c:v>
                      </c:pt>
                      <c:pt idx="2282" formatCode="General">
                        <c:v>161.95699999999999</c:v>
                      </c:pt>
                      <c:pt idx="2283" formatCode="General">
                        <c:v>161.96700000000001</c:v>
                      </c:pt>
                      <c:pt idx="2284" formatCode="General">
                        <c:v>161.977</c:v>
                      </c:pt>
                      <c:pt idx="2285" formatCode="General">
                        <c:v>161.98699999999999</c:v>
                      </c:pt>
                      <c:pt idx="2286" formatCode="General">
                        <c:v>161.99700000000001</c:v>
                      </c:pt>
                      <c:pt idx="2287" formatCode="General">
                        <c:v>162.00700000000001</c:v>
                      </c:pt>
                      <c:pt idx="2288" formatCode="General">
                        <c:v>162.017</c:v>
                      </c:pt>
                      <c:pt idx="2289" formatCode="General">
                        <c:v>162.02699999999999</c:v>
                      </c:pt>
                      <c:pt idx="2290" formatCode="General">
                        <c:v>162.03700000000001</c:v>
                      </c:pt>
                      <c:pt idx="2291" formatCode="General">
                        <c:v>162.047</c:v>
                      </c:pt>
                      <c:pt idx="2292" formatCode="General">
                        <c:v>162.05699999999999</c:v>
                      </c:pt>
                      <c:pt idx="2293" formatCode="General">
                        <c:v>162.06700000000001</c:v>
                      </c:pt>
                      <c:pt idx="2294" formatCode="General">
                        <c:v>162.077</c:v>
                      </c:pt>
                      <c:pt idx="2295" formatCode="General">
                        <c:v>162.08699999999999</c:v>
                      </c:pt>
                      <c:pt idx="2296" formatCode="General">
                        <c:v>162.09700000000001</c:v>
                      </c:pt>
                      <c:pt idx="2297" formatCode="General">
                        <c:v>162.107</c:v>
                      </c:pt>
                      <c:pt idx="2298" formatCode="General">
                        <c:v>162.11699999999999</c:v>
                      </c:pt>
                      <c:pt idx="2299" formatCode="General">
                        <c:v>162.12700000000001</c:v>
                      </c:pt>
                      <c:pt idx="2300" formatCode="General">
                        <c:v>162.137</c:v>
                      </c:pt>
                      <c:pt idx="2301" formatCode="General">
                        <c:v>162.14699999999999</c:v>
                      </c:pt>
                      <c:pt idx="2302" formatCode="General">
                        <c:v>162.15700000000001</c:v>
                      </c:pt>
                      <c:pt idx="2303" formatCode="General">
                        <c:v>162.167</c:v>
                      </c:pt>
                      <c:pt idx="2304" formatCode="General">
                        <c:v>162.17699999999999</c:v>
                      </c:pt>
                      <c:pt idx="2305" formatCode="General">
                        <c:v>162.18700000000001</c:v>
                      </c:pt>
                      <c:pt idx="2306" formatCode="General">
                        <c:v>162.197</c:v>
                      </c:pt>
                      <c:pt idx="2307" formatCode="General">
                        <c:v>162.20699999999999</c:v>
                      </c:pt>
                      <c:pt idx="2308" formatCode="General">
                        <c:v>162.21700000000001</c:v>
                      </c:pt>
                      <c:pt idx="2309" formatCode="General">
                        <c:v>162.227</c:v>
                      </c:pt>
                      <c:pt idx="2310" formatCode="General">
                        <c:v>162.23699999999999</c:v>
                      </c:pt>
                      <c:pt idx="2311" formatCode="General">
                        <c:v>162.24700000000001</c:v>
                      </c:pt>
                      <c:pt idx="2312" formatCode="General">
                        <c:v>162.25700000000001</c:v>
                      </c:pt>
                      <c:pt idx="2313" formatCode="General">
                        <c:v>162.267</c:v>
                      </c:pt>
                      <c:pt idx="2314" formatCode="General">
                        <c:v>162.27699999999999</c:v>
                      </c:pt>
                      <c:pt idx="2315" formatCode="General">
                        <c:v>162.28700000000001</c:v>
                      </c:pt>
                      <c:pt idx="2316" formatCode="General">
                        <c:v>162.297</c:v>
                      </c:pt>
                      <c:pt idx="2317" formatCode="General">
                        <c:v>162.30699999999999</c:v>
                      </c:pt>
                      <c:pt idx="2318" formatCode="General">
                        <c:v>162.31700000000001</c:v>
                      </c:pt>
                      <c:pt idx="2319" formatCode="General">
                        <c:v>162.327</c:v>
                      </c:pt>
                      <c:pt idx="2320" formatCode="General">
                        <c:v>162.33699999999999</c:v>
                      </c:pt>
                      <c:pt idx="2321" formatCode="General">
                        <c:v>162.34700000000001</c:v>
                      </c:pt>
                      <c:pt idx="2322" formatCode="General">
                        <c:v>162.357</c:v>
                      </c:pt>
                      <c:pt idx="2323" formatCode="General">
                        <c:v>162.36699999999999</c:v>
                      </c:pt>
                      <c:pt idx="2324" formatCode="General">
                        <c:v>162.37700000000001</c:v>
                      </c:pt>
                      <c:pt idx="2325" formatCode="General">
                        <c:v>162.387</c:v>
                      </c:pt>
                      <c:pt idx="2326" formatCode="General">
                        <c:v>162.39699999999999</c:v>
                      </c:pt>
                      <c:pt idx="2327" formatCode="General">
                        <c:v>162.40700000000001</c:v>
                      </c:pt>
                      <c:pt idx="2328" formatCode="General">
                        <c:v>162.417</c:v>
                      </c:pt>
                      <c:pt idx="2329" formatCode="General">
                        <c:v>162.42699999999999</c:v>
                      </c:pt>
                      <c:pt idx="2330" formatCode="General">
                        <c:v>162.43700000000001</c:v>
                      </c:pt>
                      <c:pt idx="2331" formatCode="General">
                        <c:v>162.447</c:v>
                      </c:pt>
                      <c:pt idx="2332" formatCode="General">
                        <c:v>162.45699999999999</c:v>
                      </c:pt>
                      <c:pt idx="2333" formatCode="General">
                        <c:v>162.46700000000001</c:v>
                      </c:pt>
                      <c:pt idx="2334" formatCode="General">
                        <c:v>162.477</c:v>
                      </c:pt>
                      <c:pt idx="2335" formatCode="General">
                        <c:v>162.48699999999999</c:v>
                      </c:pt>
                      <c:pt idx="2336" formatCode="General">
                        <c:v>162.49700000000001</c:v>
                      </c:pt>
                      <c:pt idx="2337" formatCode="General">
                        <c:v>162.50700000000001</c:v>
                      </c:pt>
                      <c:pt idx="2338" formatCode="General">
                        <c:v>162.517</c:v>
                      </c:pt>
                      <c:pt idx="2339" formatCode="General">
                        <c:v>162.52699999999999</c:v>
                      </c:pt>
                      <c:pt idx="2340" formatCode="General">
                        <c:v>162.53700000000001</c:v>
                      </c:pt>
                      <c:pt idx="2341" formatCode="General">
                        <c:v>162.547</c:v>
                      </c:pt>
                      <c:pt idx="2342" formatCode="General">
                        <c:v>162.55699999999999</c:v>
                      </c:pt>
                      <c:pt idx="2343" formatCode="General">
                        <c:v>162.56700000000001</c:v>
                      </c:pt>
                      <c:pt idx="2344" formatCode="General">
                        <c:v>162.577</c:v>
                      </c:pt>
                      <c:pt idx="2345" formatCode="General">
                        <c:v>162.58699999999999</c:v>
                      </c:pt>
                      <c:pt idx="2346" formatCode="General">
                        <c:v>162.59700000000001</c:v>
                      </c:pt>
                      <c:pt idx="2347" formatCode="General">
                        <c:v>162.607</c:v>
                      </c:pt>
                      <c:pt idx="2348" formatCode="General">
                        <c:v>162.61699999999999</c:v>
                      </c:pt>
                      <c:pt idx="2349" formatCode="General">
                        <c:v>162.62700000000001</c:v>
                      </c:pt>
                      <c:pt idx="2350" formatCode="General">
                        <c:v>162.637</c:v>
                      </c:pt>
                      <c:pt idx="2351" formatCode="General">
                        <c:v>162.64699999999999</c:v>
                      </c:pt>
                      <c:pt idx="2352" formatCode="General">
                        <c:v>162.65700000000001</c:v>
                      </c:pt>
                      <c:pt idx="2353" formatCode="General">
                        <c:v>162.667</c:v>
                      </c:pt>
                      <c:pt idx="2354" formatCode="General">
                        <c:v>162.67699999999999</c:v>
                      </c:pt>
                      <c:pt idx="2355" formatCode="General">
                        <c:v>162.68700000000001</c:v>
                      </c:pt>
                      <c:pt idx="2356" formatCode="General">
                        <c:v>162.697</c:v>
                      </c:pt>
                      <c:pt idx="2357" formatCode="General">
                        <c:v>162.70699999999999</c:v>
                      </c:pt>
                      <c:pt idx="2358" formatCode="General">
                        <c:v>162.71700000000001</c:v>
                      </c:pt>
                      <c:pt idx="2359" formatCode="General">
                        <c:v>162.727</c:v>
                      </c:pt>
                      <c:pt idx="2360" formatCode="General">
                        <c:v>162.73699999999999</c:v>
                      </c:pt>
                      <c:pt idx="2361" formatCode="General">
                        <c:v>162.74700000000001</c:v>
                      </c:pt>
                      <c:pt idx="2362" formatCode="General">
                        <c:v>162.75700000000001</c:v>
                      </c:pt>
                      <c:pt idx="2363" formatCode="General">
                        <c:v>162.767</c:v>
                      </c:pt>
                      <c:pt idx="2364" formatCode="General">
                        <c:v>162.77699999999999</c:v>
                      </c:pt>
                      <c:pt idx="2365" formatCode="General">
                        <c:v>162.78700000000001</c:v>
                      </c:pt>
                      <c:pt idx="2366" formatCode="General">
                        <c:v>162.797</c:v>
                      </c:pt>
                      <c:pt idx="2367" formatCode="General">
                        <c:v>162.80699999999999</c:v>
                      </c:pt>
                      <c:pt idx="2368" formatCode="General">
                        <c:v>162.81700000000001</c:v>
                      </c:pt>
                      <c:pt idx="2369" formatCode="General">
                        <c:v>162.827</c:v>
                      </c:pt>
                      <c:pt idx="2370" formatCode="General">
                        <c:v>162.83699999999999</c:v>
                      </c:pt>
                      <c:pt idx="2371" formatCode="General">
                        <c:v>162.84700000000001</c:v>
                      </c:pt>
                      <c:pt idx="2372" formatCode="General">
                        <c:v>162.857</c:v>
                      </c:pt>
                      <c:pt idx="2373" formatCode="General">
                        <c:v>162.86699999999999</c:v>
                      </c:pt>
                      <c:pt idx="2374" formatCode="General">
                        <c:v>162.87700000000001</c:v>
                      </c:pt>
                      <c:pt idx="2375" formatCode="General">
                        <c:v>162.887</c:v>
                      </c:pt>
                      <c:pt idx="2376" formatCode="General">
                        <c:v>162.89699999999999</c:v>
                      </c:pt>
                      <c:pt idx="2377" formatCode="General">
                        <c:v>162.90700000000001</c:v>
                      </c:pt>
                      <c:pt idx="2378" formatCode="General">
                        <c:v>162.917</c:v>
                      </c:pt>
                      <c:pt idx="2379" formatCode="General">
                        <c:v>162.92699999999999</c:v>
                      </c:pt>
                      <c:pt idx="2380" formatCode="General">
                        <c:v>162.93700000000001</c:v>
                      </c:pt>
                      <c:pt idx="2381" formatCode="General">
                        <c:v>162.947</c:v>
                      </c:pt>
                      <c:pt idx="2382" formatCode="General">
                        <c:v>162.95699999999999</c:v>
                      </c:pt>
                      <c:pt idx="2383" formatCode="General">
                        <c:v>162.96700000000001</c:v>
                      </c:pt>
                      <c:pt idx="2384" formatCode="General">
                        <c:v>162.977</c:v>
                      </c:pt>
                      <c:pt idx="2385" formatCode="General">
                        <c:v>162.98699999999999</c:v>
                      </c:pt>
                      <c:pt idx="2386" formatCode="General">
                        <c:v>162.99700000000001</c:v>
                      </c:pt>
                      <c:pt idx="2387" formatCode="General">
                        <c:v>163.00700000000001</c:v>
                      </c:pt>
                      <c:pt idx="2388" formatCode="General">
                        <c:v>163.017</c:v>
                      </c:pt>
                      <c:pt idx="2389" formatCode="General">
                        <c:v>163.02699999999999</c:v>
                      </c:pt>
                      <c:pt idx="2390" formatCode="General">
                        <c:v>163.03700000000001</c:v>
                      </c:pt>
                      <c:pt idx="2391" formatCode="General">
                        <c:v>163.047</c:v>
                      </c:pt>
                      <c:pt idx="2392" formatCode="General">
                        <c:v>163.05699999999999</c:v>
                      </c:pt>
                      <c:pt idx="2393" formatCode="General">
                        <c:v>163.06700000000001</c:v>
                      </c:pt>
                      <c:pt idx="2394" formatCode="General">
                        <c:v>163.077</c:v>
                      </c:pt>
                      <c:pt idx="2395" formatCode="General">
                        <c:v>163.08699999999999</c:v>
                      </c:pt>
                      <c:pt idx="2396" formatCode="General">
                        <c:v>163.09700000000001</c:v>
                      </c:pt>
                      <c:pt idx="2397" formatCode="General">
                        <c:v>163.107</c:v>
                      </c:pt>
                      <c:pt idx="2398" formatCode="General">
                        <c:v>163.11699999999999</c:v>
                      </c:pt>
                      <c:pt idx="2399" formatCode="General">
                        <c:v>163.12700000000001</c:v>
                      </c:pt>
                      <c:pt idx="2400" formatCode="General">
                        <c:v>163.137</c:v>
                      </c:pt>
                      <c:pt idx="2401" formatCode="General">
                        <c:v>163.14699999999999</c:v>
                      </c:pt>
                      <c:pt idx="2402" formatCode="General">
                        <c:v>163.15700000000001</c:v>
                      </c:pt>
                      <c:pt idx="2403" formatCode="General">
                        <c:v>163.167</c:v>
                      </c:pt>
                      <c:pt idx="2404" formatCode="General">
                        <c:v>163.17699999999999</c:v>
                      </c:pt>
                      <c:pt idx="2405" formatCode="General">
                        <c:v>163.18700000000001</c:v>
                      </c:pt>
                      <c:pt idx="2406" formatCode="General">
                        <c:v>163.197</c:v>
                      </c:pt>
                      <c:pt idx="2407" formatCode="General">
                        <c:v>163.20699999999999</c:v>
                      </c:pt>
                      <c:pt idx="2408" formatCode="General">
                        <c:v>163.21700000000001</c:v>
                      </c:pt>
                      <c:pt idx="2409" formatCode="General">
                        <c:v>163.227</c:v>
                      </c:pt>
                      <c:pt idx="2410" formatCode="General">
                        <c:v>163.23699999999999</c:v>
                      </c:pt>
                      <c:pt idx="2411" formatCode="General">
                        <c:v>163.24700000000001</c:v>
                      </c:pt>
                      <c:pt idx="2412" formatCode="General">
                        <c:v>163.25700000000001</c:v>
                      </c:pt>
                      <c:pt idx="2413" formatCode="General">
                        <c:v>163.267</c:v>
                      </c:pt>
                      <c:pt idx="2414" formatCode="General">
                        <c:v>163.27699999999999</c:v>
                      </c:pt>
                      <c:pt idx="2415" formatCode="General">
                        <c:v>163.28700000000001</c:v>
                      </c:pt>
                      <c:pt idx="2416" formatCode="General">
                        <c:v>163.297</c:v>
                      </c:pt>
                      <c:pt idx="2417" formatCode="General">
                        <c:v>163.30699999999999</c:v>
                      </c:pt>
                      <c:pt idx="2418" formatCode="General">
                        <c:v>163.31700000000001</c:v>
                      </c:pt>
                      <c:pt idx="2419" formatCode="General">
                        <c:v>163.327</c:v>
                      </c:pt>
                      <c:pt idx="2420" formatCode="General">
                        <c:v>163.33699999999999</c:v>
                      </c:pt>
                      <c:pt idx="2421" formatCode="General">
                        <c:v>163.34700000000001</c:v>
                      </c:pt>
                      <c:pt idx="2422" formatCode="General">
                        <c:v>163.357</c:v>
                      </c:pt>
                      <c:pt idx="2423" formatCode="General">
                        <c:v>163.36699999999999</c:v>
                      </c:pt>
                      <c:pt idx="2424" formatCode="General">
                        <c:v>163.37700000000001</c:v>
                      </c:pt>
                      <c:pt idx="2425" formatCode="General">
                        <c:v>163.387</c:v>
                      </c:pt>
                      <c:pt idx="2426" formatCode="General">
                        <c:v>163.39699999999999</c:v>
                      </c:pt>
                      <c:pt idx="2427" formatCode="General">
                        <c:v>163.40700000000001</c:v>
                      </c:pt>
                      <c:pt idx="2428" formatCode="General">
                        <c:v>163.417</c:v>
                      </c:pt>
                      <c:pt idx="2429" formatCode="General">
                        <c:v>163.42699999999999</c:v>
                      </c:pt>
                      <c:pt idx="2430" formatCode="General">
                        <c:v>163.43700000000001</c:v>
                      </c:pt>
                      <c:pt idx="2431" formatCode="General">
                        <c:v>163.447</c:v>
                      </c:pt>
                      <c:pt idx="2432" formatCode="General">
                        <c:v>163.45699999999999</c:v>
                      </c:pt>
                      <c:pt idx="2433" formatCode="General">
                        <c:v>163.46700000000001</c:v>
                      </c:pt>
                      <c:pt idx="2434" formatCode="General">
                        <c:v>163.477</c:v>
                      </c:pt>
                      <c:pt idx="2435" formatCode="General">
                        <c:v>163.48699999999999</c:v>
                      </c:pt>
                      <c:pt idx="2436" formatCode="General">
                        <c:v>163.49700000000001</c:v>
                      </c:pt>
                      <c:pt idx="2437" formatCode="General">
                        <c:v>163.50700000000001</c:v>
                      </c:pt>
                      <c:pt idx="2438" formatCode="General">
                        <c:v>163.517</c:v>
                      </c:pt>
                      <c:pt idx="2439" formatCode="General">
                        <c:v>163.52699999999999</c:v>
                      </c:pt>
                      <c:pt idx="2440" formatCode="General">
                        <c:v>163.53700000000001</c:v>
                      </c:pt>
                      <c:pt idx="2441" formatCode="General">
                        <c:v>163.547</c:v>
                      </c:pt>
                      <c:pt idx="2442" formatCode="General">
                        <c:v>163.55699999999999</c:v>
                      </c:pt>
                      <c:pt idx="2443" formatCode="General">
                        <c:v>163.55699999999999</c:v>
                      </c:pt>
                      <c:pt idx="2444" formatCode="General">
                        <c:v>164.55699999999999</c:v>
                      </c:pt>
                      <c:pt idx="2445" formatCode="General">
                        <c:v>165.55699999999999</c:v>
                      </c:pt>
                      <c:pt idx="2446" formatCode="General">
                        <c:v>166.55699999999999</c:v>
                      </c:pt>
                      <c:pt idx="2447" formatCode="General">
                        <c:v>167.55699999999999</c:v>
                      </c:pt>
                      <c:pt idx="2448" formatCode="General">
                        <c:v>168.55699999999999</c:v>
                      </c:pt>
                      <c:pt idx="2449" formatCode="General">
                        <c:v>169.55699999999999</c:v>
                      </c:pt>
                      <c:pt idx="2450" formatCode="General">
                        <c:v>170.55699999999999</c:v>
                      </c:pt>
                      <c:pt idx="2451" formatCode="General">
                        <c:v>171.55699999999999</c:v>
                      </c:pt>
                      <c:pt idx="2452" formatCode="General">
                        <c:v>172.55699999999999</c:v>
                      </c:pt>
                      <c:pt idx="2453" formatCode="General">
                        <c:v>173.55699999999999</c:v>
                      </c:pt>
                      <c:pt idx="2454" formatCode="General">
                        <c:v>174.55699999999999</c:v>
                      </c:pt>
                      <c:pt idx="2455" formatCode="General">
                        <c:v>175.55699999999999</c:v>
                      </c:pt>
                      <c:pt idx="2456" formatCode="General">
                        <c:v>176.55699999999999</c:v>
                      </c:pt>
                      <c:pt idx="2457" formatCode="General">
                        <c:v>177.55699999999999</c:v>
                      </c:pt>
                      <c:pt idx="2458" formatCode="General">
                        <c:v>178.55699999999999</c:v>
                      </c:pt>
                      <c:pt idx="2459" formatCode="General">
                        <c:v>179.55699999999999</c:v>
                      </c:pt>
                      <c:pt idx="2460" formatCode="General">
                        <c:v>180.55699999999999</c:v>
                      </c:pt>
                      <c:pt idx="2461" formatCode="General">
                        <c:v>181.55699999999999</c:v>
                      </c:pt>
                      <c:pt idx="2462" formatCode="General">
                        <c:v>182.55699999999999</c:v>
                      </c:pt>
                      <c:pt idx="2463" formatCode="General">
                        <c:v>183.55699999999999</c:v>
                      </c:pt>
                      <c:pt idx="2464" formatCode="General">
                        <c:v>184.55699999999999</c:v>
                      </c:pt>
                      <c:pt idx="2465" formatCode="General">
                        <c:v>185.55699999999999</c:v>
                      </c:pt>
                      <c:pt idx="2466" formatCode="General">
                        <c:v>186.55699999999999</c:v>
                      </c:pt>
                      <c:pt idx="2467" formatCode="General">
                        <c:v>187.55699999999999</c:v>
                      </c:pt>
                      <c:pt idx="2468" formatCode="General">
                        <c:v>188.55699999999999</c:v>
                      </c:pt>
                      <c:pt idx="2469" formatCode="General">
                        <c:v>189.55699999999999</c:v>
                      </c:pt>
                      <c:pt idx="2470" formatCode="General">
                        <c:v>190.55699999999999</c:v>
                      </c:pt>
                      <c:pt idx="2471" formatCode="General">
                        <c:v>191.55699999999999</c:v>
                      </c:pt>
                      <c:pt idx="2472" formatCode="General">
                        <c:v>192.55699999999999</c:v>
                      </c:pt>
                      <c:pt idx="2473" formatCode="General">
                        <c:v>193.55699999999999</c:v>
                      </c:pt>
                      <c:pt idx="2474" formatCode="General">
                        <c:v>194.55699999999999</c:v>
                      </c:pt>
                      <c:pt idx="2475" formatCode="General">
                        <c:v>195.55699999999999</c:v>
                      </c:pt>
                      <c:pt idx="2476" formatCode="General">
                        <c:v>196.55699999999999</c:v>
                      </c:pt>
                      <c:pt idx="2477" formatCode="General">
                        <c:v>197.55699999999999</c:v>
                      </c:pt>
                      <c:pt idx="2478" formatCode="General">
                        <c:v>198.55699999999999</c:v>
                      </c:pt>
                      <c:pt idx="2479" formatCode="General">
                        <c:v>199.55699999999999</c:v>
                      </c:pt>
                      <c:pt idx="2480" formatCode="General">
                        <c:v>200.55699999999999</c:v>
                      </c:pt>
                      <c:pt idx="2481" formatCode="General">
                        <c:v>201.55699999999999</c:v>
                      </c:pt>
                      <c:pt idx="2482" formatCode="General">
                        <c:v>202.55699999999999</c:v>
                      </c:pt>
                      <c:pt idx="2483" formatCode="General">
                        <c:v>203.55699999999999</c:v>
                      </c:pt>
                      <c:pt idx="2484" formatCode="General">
                        <c:v>204.55699999999999</c:v>
                      </c:pt>
                      <c:pt idx="2485" formatCode="General">
                        <c:v>205.55699999999999</c:v>
                      </c:pt>
                      <c:pt idx="2486" formatCode="General">
                        <c:v>206.55699999999999</c:v>
                      </c:pt>
                      <c:pt idx="2487" formatCode="General">
                        <c:v>207.55699999999999</c:v>
                      </c:pt>
                      <c:pt idx="2488" formatCode="General">
                        <c:v>208.55699999999999</c:v>
                      </c:pt>
                      <c:pt idx="2489" formatCode="General">
                        <c:v>209.55699999999999</c:v>
                      </c:pt>
                      <c:pt idx="2490" formatCode="General">
                        <c:v>210.55699999999999</c:v>
                      </c:pt>
                      <c:pt idx="2491" formatCode="General">
                        <c:v>211.55699999999999</c:v>
                      </c:pt>
                      <c:pt idx="2492" formatCode="General">
                        <c:v>212.55699999999999</c:v>
                      </c:pt>
                      <c:pt idx="2493" formatCode="General">
                        <c:v>213.55699999999999</c:v>
                      </c:pt>
                      <c:pt idx="2494" formatCode="General">
                        <c:v>214.55699999999999</c:v>
                      </c:pt>
                      <c:pt idx="2495" formatCode="General">
                        <c:v>215.55699999999999</c:v>
                      </c:pt>
                      <c:pt idx="2496" formatCode="General">
                        <c:v>216.55699999999999</c:v>
                      </c:pt>
                      <c:pt idx="2497" formatCode="General">
                        <c:v>217.55699999999999</c:v>
                      </c:pt>
                      <c:pt idx="2498" formatCode="General">
                        <c:v>218.55699999999999</c:v>
                      </c:pt>
                      <c:pt idx="2499" formatCode="General">
                        <c:v>219.55699999999999</c:v>
                      </c:pt>
                      <c:pt idx="2500" formatCode="General">
                        <c:v>220.55699999999999</c:v>
                      </c:pt>
                      <c:pt idx="2501" formatCode="General">
                        <c:v>221.55699999999999</c:v>
                      </c:pt>
                      <c:pt idx="2502" formatCode="General">
                        <c:v>222.55699999999999</c:v>
                      </c:pt>
                      <c:pt idx="2503" formatCode="General">
                        <c:v>223.55699999999999</c:v>
                      </c:pt>
                      <c:pt idx="2504" formatCode="General">
                        <c:v>224.55699999999999</c:v>
                      </c:pt>
                      <c:pt idx="2505" formatCode="General">
                        <c:v>225.55699999999999</c:v>
                      </c:pt>
                      <c:pt idx="2506" formatCode="General">
                        <c:v>226.55699999999999</c:v>
                      </c:pt>
                      <c:pt idx="2507" formatCode="General">
                        <c:v>227.55699999999999</c:v>
                      </c:pt>
                      <c:pt idx="2508" formatCode="General">
                        <c:v>228.55699999999999</c:v>
                      </c:pt>
                      <c:pt idx="2509" formatCode="General">
                        <c:v>229.55699999999999</c:v>
                      </c:pt>
                      <c:pt idx="2510" formatCode="General">
                        <c:v>230.55699999999999</c:v>
                      </c:pt>
                      <c:pt idx="2511" formatCode="General">
                        <c:v>231.55699999999999</c:v>
                      </c:pt>
                      <c:pt idx="2512" formatCode="General">
                        <c:v>232.55699999999999</c:v>
                      </c:pt>
                      <c:pt idx="2513" formatCode="General">
                        <c:v>233.55699999999999</c:v>
                      </c:pt>
                      <c:pt idx="2514" formatCode="General">
                        <c:v>233.821</c:v>
                      </c:pt>
                      <c:pt idx="2515" formatCode="General">
                        <c:v>233.821</c:v>
                      </c:pt>
                      <c:pt idx="2516" formatCode="General">
                        <c:v>233.83099999999999</c:v>
                      </c:pt>
                      <c:pt idx="2517" formatCode="General">
                        <c:v>233.84100000000001</c:v>
                      </c:pt>
                      <c:pt idx="2518" formatCode="General">
                        <c:v>233.851</c:v>
                      </c:pt>
                      <c:pt idx="2519" formatCode="General">
                        <c:v>233.86099999999999</c:v>
                      </c:pt>
                      <c:pt idx="2520" formatCode="General">
                        <c:v>233.87100000000001</c:v>
                      </c:pt>
                      <c:pt idx="2521" formatCode="General">
                        <c:v>233.881</c:v>
                      </c:pt>
                      <c:pt idx="2522" formatCode="General">
                        <c:v>233.89099999999999</c:v>
                      </c:pt>
                      <c:pt idx="2523" formatCode="General">
                        <c:v>233.90100000000001</c:v>
                      </c:pt>
                      <c:pt idx="2524" formatCode="General">
                        <c:v>233.911</c:v>
                      </c:pt>
                      <c:pt idx="2525" formatCode="General">
                        <c:v>233.92099999999999</c:v>
                      </c:pt>
                      <c:pt idx="2526" formatCode="General">
                        <c:v>233.93100000000001</c:v>
                      </c:pt>
                      <c:pt idx="2527" formatCode="General">
                        <c:v>233.941</c:v>
                      </c:pt>
                      <c:pt idx="2528" formatCode="General">
                        <c:v>233.95099999999999</c:v>
                      </c:pt>
                      <c:pt idx="2529" formatCode="General">
                        <c:v>233.96100000000001</c:v>
                      </c:pt>
                      <c:pt idx="2530" formatCode="General">
                        <c:v>233.971</c:v>
                      </c:pt>
                      <c:pt idx="2531" formatCode="General">
                        <c:v>233.98099999999999</c:v>
                      </c:pt>
                      <c:pt idx="2532" formatCode="General">
                        <c:v>233.99100000000001</c:v>
                      </c:pt>
                      <c:pt idx="2533" formatCode="General">
                        <c:v>234.001</c:v>
                      </c:pt>
                      <c:pt idx="2534" formatCode="General">
                        <c:v>234.011</c:v>
                      </c:pt>
                      <c:pt idx="2535" formatCode="General">
                        <c:v>234.02099999999999</c:v>
                      </c:pt>
                      <c:pt idx="2536" formatCode="General">
                        <c:v>234.03100000000001</c:v>
                      </c:pt>
                      <c:pt idx="2537" formatCode="General">
                        <c:v>234.041</c:v>
                      </c:pt>
                      <c:pt idx="2538" formatCode="General">
                        <c:v>234.05099999999999</c:v>
                      </c:pt>
                      <c:pt idx="2539" formatCode="General">
                        <c:v>234.06100000000001</c:v>
                      </c:pt>
                      <c:pt idx="2540" formatCode="General">
                        <c:v>234.071</c:v>
                      </c:pt>
                      <c:pt idx="2541" formatCode="General">
                        <c:v>234.08099999999999</c:v>
                      </c:pt>
                      <c:pt idx="2542" formatCode="General">
                        <c:v>234.09100000000001</c:v>
                      </c:pt>
                      <c:pt idx="2543" formatCode="General">
                        <c:v>234.101</c:v>
                      </c:pt>
                      <c:pt idx="2544" formatCode="General">
                        <c:v>234.11099999999999</c:v>
                      </c:pt>
                      <c:pt idx="2545" formatCode="General">
                        <c:v>234.12100000000001</c:v>
                      </c:pt>
                      <c:pt idx="2546" formatCode="General">
                        <c:v>234.131</c:v>
                      </c:pt>
                      <c:pt idx="2547" formatCode="General">
                        <c:v>234.14099999999999</c:v>
                      </c:pt>
                      <c:pt idx="2548" formatCode="General">
                        <c:v>234.15100000000001</c:v>
                      </c:pt>
                      <c:pt idx="2549" formatCode="General">
                        <c:v>234.161</c:v>
                      </c:pt>
                      <c:pt idx="2550" formatCode="General">
                        <c:v>234.17099999999999</c:v>
                      </c:pt>
                      <c:pt idx="2551" formatCode="General">
                        <c:v>234.18100000000001</c:v>
                      </c:pt>
                      <c:pt idx="2552" formatCode="General">
                        <c:v>234.191</c:v>
                      </c:pt>
                      <c:pt idx="2553" formatCode="General">
                        <c:v>234.20099999999999</c:v>
                      </c:pt>
                      <c:pt idx="2554" formatCode="General">
                        <c:v>234.21100000000001</c:v>
                      </c:pt>
                      <c:pt idx="2555" formatCode="General">
                        <c:v>234.221</c:v>
                      </c:pt>
                      <c:pt idx="2556" formatCode="General">
                        <c:v>234.23099999999999</c:v>
                      </c:pt>
                      <c:pt idx="2557" formatCode="General">
                        <c:v>234.24100000000001</c:v>
                      </c:pt>
                      <c:pt idx="2558" formatCode="General">
                        <c:v>234.251</c:v>
                      </c:pt>
                      <c:pt idx="2559" formatCode="General">
                        <c:v>234.261</c:v>
                      </c:pt>
                      <c:pt idx="2560" formatCode="General">
                        <c:v>234.27099999999999</c:v>
                      </c:pt>
                      <c:pt idx="2561" formatCode="General">
                        <c:v>234.28100000000001</c:v>
                      </c:pt>
                      <c:pt idx="2562" formatCode="General">
                        <c:v>234.291</c:v>
                      </c:pt>
                      <c:pt idx="2563" formatCode="General">
                        <c:v>234.30099999999999</c:v>
                      </c:pt>
                      <c:pt idx="2564" formatCode="General">
                        <c:v>234.31100000000001</c:v>
                      </c:pt>
                      <c:pt idx="2565" formatCode="General">
                        <c:v>234.321</c:v>
                      </c:pt>
                      <c:pt idx="2566" formatCode="General">
                        <c:v>234.33099999999999</c:v>
                      </c:pt>
                      <c:pt idx="2567" formatCode="General">
                        <c:v>234.34100000000001</c:v>
                      </c:pt>
                      <c:pt idx="2568" formatCode="General">
                        <c:v>234.351</c:v>
                      </c:pt>
                      <c:pt idx="2569" formatCode="General">
                        <c:v>234.36099999999999</c:v>
                      </c:pt>
                      <c:pt idx="2570" formatCode="General">
                        <c:v>234.37100000000001</c:v>
                      </c:pt>
                      <c:pt idx="2571" formatCode="General">
                        <c:v>234.381</c:v>
                      </c:pt>
                      <c:pt idx="2572" formatCode="General">
                        <c:v>234.39099999999999</c:v>
                      </c:pt>
                      <c:pt idx="2573" formatCode="General">
                        <c:v>234.40100000000001</c:v>
                      </c:pt>
                      <c:pt idx="2574" formatCode="General">
                        <c:v>234.411</c:v>
                      </c:pt>
                      <c:pt idx="2575" formatCode="General">
                        <c:v>234.42099999999999</c:v>
                      </c:pt>
                      <c:pt idx="2576" formatCode="General">
                        <c:v>234.43100000000001</c:v>
                      </c:pt>
                      <c:pt idx="2577" formatCode="General">
                        <c:v>234.441</c:v>
                      </c:pt>
                      <c:pt idx="2578" formatCode="General">
                        <c:v>234.45099999999999</c:v>
                      </c:pt>
                      <c:pt idx="2579" formatCode="General">
                        <c:v>234.46100000000001</c:v>
                      </c:pt>
                      <c:pt idx="2580" formatCode="General">
                        <c:v>234.471</c:v>
                      </c:pt>
                      <c:pt idx="2581" formatCode="General">
                        <c:v>234.48099999999999</c:v>
                      </c:pt>
                      <c:pt idx="2582" formatCode="General">
                        <c:v>234.49100000000001</c:v>
                      </c:pt>
                      <c:pt idx="2583" formatCode="General">
                        <c:v>234.501</c:v>
                      </c:pt>
                      <c:pt idx="2584" formatCode="General">
                        <c:v>234.511</c:v>
                      </c:pt>
                      <c:pt idx="2585" formatCode="General">
                        <c:v>234.52099999999999</c:v>
                      </c:pt>
                      <c:pt idx="2586" formatCode="General">
                        <c:v>234.53100000000001</c:v>
                      </c:pt>
                      <c:pt idx="2587" formatCode="General">
                        <c:v>234.541</c:v>
                      </c:pt>
                      <c:pt idx="2588" formatCode="General">
                        <c:v>234.55099999999999</c:v>
                      </c:pt>
                      <c:pt idx="2589" formatCode="General">
                        <c:v>234.56100000000001</c:v>
                      </c:pt>
                      <c:pt idx="2590" formatCode="General">
                        <c:v>234.571</c:v>
                      </c:pt>
                      <c:pt idx="2591" formatCode="General">
                        <c:v>234.58099999999999</c:v>
                      </c:pt>
                      <c:pt idx="2592" formatCode="General">
                        <c:v>234.59100000000001</c:v>
                      </c:pt>
                      <c:pt idx="2593" formatCode="General">
                        <c:v>234.601</c:v>
                      </c:pt>
                      <c:pt idx="2594" formatCode="General">
                        <c:v>234.61099999999999</c:v>
                      </c:pt>
                      <c:pt idx="2595" formatCode="General">
                        <c:v>234.62100000000001</c:v>
                      </c:pt>
                      <c:pt idx="2596" formatCode="General">
                        <c:v>234.631</c:v>
                      </c:pt>
                      <c:pt idx="2597" formatCode="General">
                        <c:v>234.64099999999999</c:v>
                      </c:pt>
                      <c:pt idx="2598" formatCode="General">
                        <c:v>234.65100000000001</c:v>
                      </c:pt>
                      <c:pt idx="2599" formatCode="General">
                        <c:v>234.661</c:v>
                      </c:pt>
                      <c:pt idx="2600" formatCode="General">
                        <c:v>234.67099999999999</c:v>
                      </c:pt>
                      <c:pt idx="2601" formatCode="General">
                        <c:v>234.68100000000001</c:v>
                      </c:pt>
                      <c:pt idx="2602" formatCode="General">
                        <c:v>234.691</c:v>
                      </c:pt>
                      <c:pt idx="2603" formatCode="General">
                        <c:v>234.70099999999999</c:v>
                      </c:pt>
                      <c:pt idx="2604" formatCode="General">
                        <c:v>234.71100000000001</c:v>
                      </c:pt>
                      <c:pt idx="2605" formatCode="General">
                        <c:v>234.721</c:v>
                      </c:pt>
                      <c:pt idx="2606" formatCode="General">
                        <c:v>234.73099999999999</c:v>
                      </c:pt>
                      <c:pt idx="2607" formatCode="General">
                        <c:v>234.74100000000001</c:v>
                      </c:pt>
                      <c:pt idx="2608" formatCode="General">
                        <c:v>234.751</c:v>
                      </c:pt>
                      <c:pt idx="2609" formatCode="General">
                        <c:v>234.761</c:v>
                      </c:pt>
                      <c:pt idx="2610" formatCode="General">
                        <c:v>234.77099999999999</c:v>
                      </c:pt>
                      <c:pt idx="2611" formatCode="General">
                        <c:v>234.78100000000001</c:v>
                      </c:pt>
                      <c:pt idx="2612" formatCode="General">
                        <c:v>234.791</c:v>
                      </c:pt>
                      <c:pt idx="2613" formatCode="General">
                        <c:v>234.80099999999999</c:v>
                      </c:pt>
                      <c:pt idx="2614" formatCode="General">
                        <c:v>234.81100000000001</c:v>
                      </c:pt>
                      <c:pt idx="2615" formatCode="General">
                        <c:v>234.821</c:v>
                      </c:pt>
                      <c:pt idx="2616" formatCode="General">
                        <c:v>234.83099999999999</c:v>
                      </c:pt>
                      <c:pt idx="2617" formatCode="General">
                        <c:v>234.84100000000001</c:v>
                      </c:pt>
                      <c:pt idx="2618" formatCode="General">
                        <c:v>234.851</c:v>
                      </c:pt>
                      <c:pt idx="2619" formatCode="General">
                        <c:v>234.86099999999999</c:v>
                      </c:pt>
                      <c:pt idx="2620" formatCode="General">
                        <c:v>234.87100000000001</c:v>
                      </c:pt>
                      <c:pt idx="2621" formatCode="General">
                        <c:v>234.881</c:v>
                      </c:pt>
                      <c:pt idx="2622" formatCode="General">
                        <c:v>234.89099999999999</c:v>
                      </c:pt>
                      <c:pt idx="2623" formatCode="General">
                        <c:v>234.90100000000001</c:v>
                      </c:pt>
                      <c:pt idx="2624" formatCode="General">
                        <c:v>234.911</c:v>
                      </c:pt>
                      <c:pt idx="2625" formatCode="General">
                        <c:v>234.92099999999999</c:v>
                      </c:pt>
                      <c:pt idx="2626" formatCode="General">
                        <c:v>234.93100000000001</c:v>
                      </c:pt>
                      <c:pt idx="2627" formatCode="General">
                        <c:v>234.941</c:v>
                      </c:pt>
                      <c:pt idx="2628" formatCode="General">
                        <c:v>234.95099999999999</c:v>
                      </c:pt>
                      <c:pt idx="2629" formatCode="General">
                        <c:v>234.96100000000001</c:v>
                      </c:pt>
                      <c:pt idx="2630" formatCode="General">
                        <c:v>234.971</c:v>
                      </c:pt>
                      <c:pt idx="2631" formatCode="General">
                        <c:v>234.98099999999999</c:v>
                      </c:pt>
                      <c:pt idx="2632" formatCode="General">
                        <c:v>234.99100000000001</c:v>
                      </c:pt>
                      <c:pt idx="2633" formatCode="General">
                        <c:v>235.001</c:v>
                      </c:pt>
                      <c:pt idx="2634" formatCode="General">
                        <c:v>235.011</c:v>
                      </c:pt>
                      <c:pt idx="2635" formatCode="General">
                        <c:v>235.02099999999999</c:v>
                      </c:pt>
                      <c:pt idx="2636" formatCode="General">
                        <c:v>235.03100000000001</c:v>
                      </c:pt>
                      <c:pt idx="2637" formatCode="General">
                        <c:v>235.041</c:v>
                      </c:pt>
                      <c:pt idx="2638" formatCode="General">
                        <c:v>235.05099999999999</c:v>
                      </c:pt>
                      <c:pt idx="2639" formatCode="General">
                        <c:v>235.06100000000001</c:v>
                      </c:pt>
                      <c:pt idx="2640" formatCode="General">
                        <c:v>235.071</c:v>
                      </c:pt>
                      <c:pt idx="2641" formatCode="General">
                        <c:v>235.08099999999999</c:v>
                      </c:pt>
                      <c:pt idx="2642" formatCode="General">
                        <c:v>235.09100000000001</c:v>
                      </c:pt>
                      <c:pt idx="2643" formatCode="General">
                        <c:v>235.101</c:v>
                      </c:pt>
                      <c:pt idx="2644" formatCode="General">
                        <c:v>235.11099999999999</c:v>
                      </c:pt>
                      <c:pt idx="2645" formatCode="General">
                        <c:v>235.12100000000001</c:v>
                      </c:pt>
                      <c:pt idx="2646" formatCode="General">
                        <c:v>235.131</c:v>
                      </c:pt>
                      <c:pt idx="2647" formatCode="General">
                        <c:v>235.14099999999999</c:v>
                      </c:pt>
                      <c:pt idx="2648" formatCode="General">
                        <c:v>235.15100000000001</c:v>
                      </c:pt>
                      <c:pt idx="2649" formatCode="General">
                        <c:v>235.161</c:v>
                      </c:pt>
                      <c:pt idx="2650" formatCode="General">
                        <c:v>235.17099999999999</c:v>
                      </c:pt>
                      <c:pt idx="2651" formatCode="General">
                        <c:v>235.18100000000001</c:v>
                      </c:pt>
                      <c:pt idx="2652" formatCode="General">
                        <c:v>235.191</c:v>
                      </c:pt>
                      <c:pt idx="2653" formatCode="General">
                        <c:v>235.20099999999999</c:v>
                      </c:pt>
                      <c:pt idx="2654" formatCode="General">
                        <c:v>235.21100000000001</c:v>
                      </c:pt>
                      <c:pt idx="2655" formatCode="General">
                        <c:v>235.221</c:v>
                      </c:pt>
                      <c:pt idx="2656" formatCode="General">
                        <c:v>235.23099999999999</c:v>
                      </c:pt>
                      <c:pt idx="2657" formatCode="General">
                        <c:v>235.24100000000001</c:v>
                      </c:pt>
                      <c:pt idx="2658" formatCode="General">
                        <c:v>235.251</c:v>
                      </c:pt>
                      <c:pt idx="2659" formatCode="General">
                        <c:v>235.261</c:v>
                      </c:pt>
                      <c:pt idx="2660" formatCode="General">
                        <c:v>235.27099999999999</c:v>
                      </c:pt>
                      <c:pt idx="2661" formatCode="General">
                        <c:v>235.28100000000001</c:v>
                      </c:pt>
                      <c:pt idx="2662" formatCode="General">
                        <c:v>235.291</c:v>
                      </c:pt>
                      <c:pt idx="2663" formatCode="General">
                        <c:v>235.30099999999999</c:v>
                      </c:pt>
                      <c:pt idx="2664" formatCode="General">
                        <c:v>235.31100000000001</c:v>
                      </c:pt>
                      <c:pt idx="2665" formatCode="General">
                        <c:v>235.321</c:v>
                      </c:pt>
                      <c:pt idx="2666" formatCode="General">
                        <c:v>235.33099999999999</c:v>
                      </c:pt>
                      <c:pt idx="2667" formatCode="General">
                        <c:v>235.34100000000001</c:v>
                      </c:pt>
                      <c:pt idx="2668" formatCode="General">
                        <c:v>235.351</c:v>
                      </c:pt>
                      <c:pt idx="2669" formatCode="General">
                        <c:v>235.36099999999999</c:v>
                      </c:pt>
                      <c:pt idx="2670" formatCode="General">
                        <c:v>235.37100000000001</c:v>
                      </c:pt>
                      <c:pt idx="2671" formatCode="General">
                        <c:v>235.381</c:v>
                      </c:pt>
                      <c:pt idx="2672" formatCode="General">
                        <c:v>235.39099999999999</c:v>
                      </c:pt>
                      <c:pt idx="2673" formatCode="General">
                        <c:v>235.40100000000001</c:v>
                      </c:pt>
                      <c:pt idx="2674" formatCode="General">
                        <c:v>235.411</c:v>
                      </c:pt>
                      <c:pt idx="2675" formatCode="General">
                        <c:v>235.42099999999999</c:v>
                      </c:pt>
                      <c:pt idx="2676" formatCode="General">
                        <c:v>235.43100000000001</c:v>
                      </c:pt>
                      <c:pt idx="2677" formatCode="General">
                        <c:v>235.441</c:v>
                      </c:pt>
                      <c:pt idx="2678" formatCode="General">
                        <c:v>235.45099999999999</c:v>
                      </c:pt>
                      <c:pt idx="2679" formatCode="General">
                        <c:v>235.46100000000001</c:v>
                      </c:pt>
                      <c:pt idx="2680" formatCode="General">
                        <c:v>235.471</c:v>
                      </c:pt>
                      <c:pt idx="2681" formatCode="General">
                        <c:v>235.48099999999999</c:v>
                      </c:pt>
                      <c:pt idx="2682" formatCode="General">
                        <c:v>235.49100000000001</c:v>
                      </c:pt>
                      <c:pt idx="2683" formatCode="General">
                        <c:v>235.501</c:v>
                      </c:pt>
                      <c:pt idx="2684" formatCode="General">
                        <c:v>235.511</c:v>
                      </c:pt>
                      <c:pt idx="2685" formatCode="General">
                        <c:v>235.52099999999999</c:v>
                      </c:pt>
                      <c:pt idx="2686" formatCode="General">
                        <c:v>235.53100000000001</c:v>
                      </c:pt>
                      <c:pt idx="2687" formatCode="General">
                        <c:v>235.541</c:v>
                      </c:pt>
                      <c:pt idx="2688" formatCode="General">
                        <c:v>235.55099999999999</c:v>
                      </c:pt>
                      <c:pt idx="2689" formatCode="General">
                        <c:v>235.56100000000001</c:v>
                      </c:pt>
                      <c:pt idx="2690" formatCode="General">
                        <c:v>235.571</c:v>
                      </c:pt>
                      <c:pt idx="2691" formatCode="General">
                        <c:v>235.58099999999999</c:v>
                      </c:pt>
                      <c:pt idx="2692" formatCode="General">
                        <c:v>235.59100000000001</c:v>
                      </c:pt>
                      <c:pt idx="2693" formatCode="General">
                        <c:v>235.601</c:v>
                      </c:pt>
                      <c:pt idx="2694" formatCode="General">
                        <c:v>235.61099999999999</c:v>
                      </c:pt>
                      <c:pt idx="2695" formatCode="General">
                        <c:v>235.62100000000001</c:v>
                      </c:pt>
                      <c:pt idx="2696" formatCode="General">
                        <c:v>235.631</c:v>
                      </c:pt>
                      <c:pt idx="2697" formatCode="General">
                        <c:v>235.64099999999999</c:v>
                      </c:pt>
                      <c:pt idx="2698" formatCode="General">
                        <c:v>235.65100000000001</c:v>
                      </c:pt>
                      <c:pt idx="2699" formatCode="General">
                        <c:v>235.661</c:v>
                      </c:pt>
                      <c:pt idx="2700" formatCode="General">
                        <c:v>235.67099999999999</c:v>
                      </c:pt>
                      <c:pt idx="2701" formatCode="General">
                        <c:v>235.68100000000001</c:v>
                      </c:pt>
                      <c:pt idx="2702" formatCode="General">
                        <c:v>235.691</c:v>
                      </c:pt>
                      <c:pt idx="2703" formatCode="General">
                        <c:v>235.70099999999999</c:v>
                      </c:pt>
                      <c:pt idx="2704" formatCode="General">
                        <c:v>235.71100000000001</c:v>
                      </c:pt>
                      <c:pt idx="2705" formatCode="General">
                        <c:v>235.721</c:v>
                      </c:pt>
                      <c:pt idx="2706" formatCode="General">
                        <c:v>235.73099999999999</c:v>
                      </c:pt>
                      <c:pt idx="2707" formatCode="General">
                        <c:v>235.74100000000001</c:v>
                      </c:pt>
                      <c:pt idx="2708" formatCode="General">
                        <c:v>235.751</c:v>
                      </c:pt>
                      <c:pt idx="2709" formatCode="General">
                        <c:v>235.761</c:v>
                      </c:pt>
                      <c:pt idx="2710" formatCode="General">
                        <c:v>235.77099999999999</c:v>
                      </c:pt>
                      <c:pt idx="2711" formatCode="General">
                        <c:v>235.78100000000001</c:v>
                      </c:pt>
                      <c:pt idx="2712" formatCode="General">
                        <c:v>235.791</c:v>
                      </c:pt>
                      <c:pt idx="2713" formatCode="General">
                        <c:v>235.80099999999999</c:v>
                      </c:pt>
                      <c:pt idx="2714" formatCode="General">
                        <c:v>235.81100000000001</c:v>
                      </c:pt>
                      <c:pt idx="2715" formatCode="General">
                        <c:v>235.821</c:v>
                      </c:pt>
                      <c:pt idx="2716" formatCode="General">
                        <c:v>235.83099999999999</c:v>
                      </c:pt>
                      <c:pt idx="2717" formatCode="General">
                        <c:v>235.84100000000001</c:v>
                      </c:pt>
                      <c:pt idx="2718" formatCode="General">
                        <c:v>235.851</c:v>
                      </c:pt>
                      <c:pt idx="2719" formatCode="General">
                        <c:v>235.86099999999999</c:v>
                      </c:pt>
                      <c:pt idx="2720" formatCode="General">
                        <c:v>235.87100000000001</c:v>
                      </c:pt>
                      <c:pt idx="2721" formatCode="General">
                        <c:v>235.881</c:v>
                      </c:pt>
                      <c:pt idx="2722" formatCode="General">
                        <c:v>235.89099999999999</c:v>
                      </c:pt>
                      <c:pt idx="2723" formatCode="General">
                        <c:v>235.90100000000001</c:v>
                      </c:pt>
                      <c:pt idx="2724" formatCode="General">
                        <c:v>235.911</c:v>
                      </c:pt>
                      <c:pt idx="2725" formatCode="General">
                        <c:v>235.92099999999999</c:v>
                      </c:pt>
                      <c:pt idx="2726" formatCode="General">
                        <c:v>235.93100000000001</c:v>
                      </c:pt>
                      <c:pt idx="2727" formatCode="General">
                        <c:v>235.941</c:v>
                      </c:pt>
                      <c:pt idx="2728" formatCode="General">
                        <c:v>235.95099999999999</c:v>
                      </c:pt>
                      <c:pt idx="2729" formatCode="General">
                        <c:v>235.96100000000001</c:v>
                      </c:pt>
                      <c:pt idx="2730" formatCode="General">
                        <c:v>235.971</c:v>
                      </c:pt>
                      <c:pt idx="2731" formatCode="General">
                        <c:v>235.98099999999999</c:v>
                      </c:pt>
                      <c:pt idx="2732" formatCode="General">
                        <c:v>235.99100000000001</c:v>
                      </c:pt>
                      <c:pt idx="2733" formatCode="General">
                        <c:v>236.001</c:v>
                      </c:pt>
                      <c:pt idx="2734" formatCode="General">
                        <c:v>236.011</c:v>
                      </c:pt>
                      <c:pt idx="2735" formatCode="General">
                        <c:v>236.02099999999999</c:v>
                      </c:pt>
                      <c:pt idx="2736" formatCode="General">
                        <c:v>236.03100000000001</c:v>
                      </c:pt>
                      <c:pt idx="2737" formatCode="General">
                        <c:v>236.041</c:v>
                      </c:pt>
                      <c:pt idx="2738" formatCode="General">
                        <c:v>236.05099999999999</c:v>
                      </c:pt>
                      <c:pt idx="2739" formatCode="General">
                        <c:v>236.06100000000001</c:v>
                      </c:pt>
                      <c:pt idx="2740" formatCode="General">
                        <c:v>236.071</c:v>
                      </c:pt>
                      <c:pt idx="2741" formatCode="General">
                        <c:v>236.08099999999999</c:v>
                      </c:pt>
                      <c:pt idx="2742" formatCode="General">
                        <c:v>236.09100000000001</c:v>
                      </c:pt>
                      <c:pt idx="2743" formatCode="General">
                        <c:v>236.101</c:v>
                      </c:pt>
                      <c:pt idx="2744" formatCode="General">
                        <c:v>236.11099999999999</c:v>
                      </c:pt>
                      <c:pt idx="2745" formatCode="General">
                        <c:v>236.12100000000001</c:v>
                      </c:pt>
                      <c:pt idx="2746" formatCode="General">
                        <c:v>236.131</c:v>
                      </c:pt>
                      <c:pt idx="2747" formatCode="General">
                        <c:v>236.14099999999999</c:v>
                      </c:pt>
                      <c:pt idx="2748" formatCode="General">
                        <c:v>236.15100000000001</c:v>
                      </c:pt>
                      <c:pt idx="2749" formatCode="General">
                        <c:v>236.161</c:v>
                      </c:pt>
                      <c:pt idx="2750" formatCode="General">
                        <c:v>236.17099999999999</c:v>
                      </c:pt>
                      <c:pt idx="2751" formatCode="General">
                        <c:v>236.18100000000001</c:v>
                      </c:pt>
                      <c:pt idx="2752" formatCode="General">
                        <c:v>236.191</c:v>
                      </c:pt>
                      <c:pt idx="2753" formatCode="General">
                        <c:v>236.20099999999999</c:v>
                      </c:pt>
                      <c:pt idx="2754" formatCode="General">
                        <c:v>236.21100000000001</c:v>
                      </c:pt>
                      <c:pt idx="2755" formatCode="General">
                        <c:v>236.221</c:v>
                      </c:pt>
                      <c:pt idx="2756" formatCode="General">
                        <c:v>236.23099999999999</c:v>
                      </c:pt>
                      <c:pt idx="2757" formatCode="General">
                        <c:v>236.24100000000001</c:v>
                      </c:pt>
                      <c:pt idx="2758" formatCode="General">
                        <c:v>236.251</c:v>
                      </c:pt>
                      <c:pt idx="2759" formatCode="General">
                        <c:v>236.261</c:v>
                      </c:pt>
                      <c:pt idx="2760" formatCode="General">
                        <c:v>236.27099999999999</c:v>
                      </c:pt>
                      <c:pt idx="2761" formatCode="General">
                        <c:v>236.28100000000001</c:v>
                      </c:pt>
                      <c:pt idx="2762" formatCode="General">
                        <c:v>236.291</c:v>
                      </c:pt>
                      <c:pt idx="2763" formatCode="General">
                        <c:v>236.30099999999999</c:v>
                      </c:pt>
                      <c:pt idx="2764" formatCode="General">
                        <c:v>236.31100000000001</c:v>
                      </c:pt>
                      <c:pt idx="2765" formatCode="General">
                        <c:v>236.321</c:v>
                      </c:pt>
                      <c:pt idx="2766" formatCode="General">
                        <c:v>236.33099999999999</c:v>
                      </c:pt>
                      <c:pt idx="2767" formatCode="General">
                        <c:v>236.34100000000001</c:v>
                      </c:pt>
                      <c:pt idx="2768" formatCode="General">
                        <c:v>236.351</c:v>
                      </c:pt>
                      <c:pt idx="2769" formatCode="General">
                        <c:v>236.36099999999999</c:v>
                      </c:pt>
                      <c:pt idx="2770" formatCode="General">
                        <c:v>236.37100000000001</c:v>
                      </c:pt>
                      <c:pt idx="2771" formatCode="General">
                        <c:v>236.381</c:v>
                      </c:pt>
                      <c:pt idx="2772" formatCode="General">
                        <c:v>236.39099999999999</c:v>
                      </c:pt>
                      <c:pt idx="2773" formatCode="General">
                        <c:v>236.40100000000001</c:v>
                      </c:pt>
                      <c:pt idx="2774" formatCode="General">
                        <c:v>236.411</c:v>
                      </c:pt>
                      <c:pt idx="2775" formatCode="General">
                        <c:v>236.42099999999999</c:v>
                      </c:pt>
                      <c:pt idx="2776" formatCode="General">
                        <c:v>236.43100000000001</c:v>
                      </c:pt>
                      <c:pt idx="2777" formatCode="General">
                        <c:v>236.441</c:v>
                      </c:pt>
                      <c:pt idx="2778" formatCode="General">
                        <c:v>236.45099999999999</c:v>
                      </c:pt>
                      <c:pt idx="2779" formatCode="General">
                        <c:v>236.46100000000001</c:v>
                      </c:pt>
                      <c:pt idx="2780" formatCode="General">
                        <c:v>236.471</c:v>
                      </c:pt>
                      <c:pt idx="2781" formatCode="General">
                        <c:v>236.48099999999999</c:v>
                      </c:pt>
                      <c:pt idx="2782" formatCode="General">
                        <c:v>236.49100000000001</c:v>
                      </c:pt>
                      <c:pt idx="2783" formatCode="General">
                        <c:v>236.501</c:v>
                      </c:pt>
                      <c:pt idx="2784" formatCode="General">
                        <c:v>236.511</c:v>
                      </c:pt>
                      <c:pt idx="2785" formatCode="General">
                        <c:v>236.52099999999999</c:v>
                      </c:pt>
                      <c:pt idx="2786" formatCode="General">
                        <c:v>236.53100000000001</c:v>
                      </c:pt>
                      <c:pt idx="2787" formatCode="General">
                        <c:v>236.541</c:v>
                      </c:pt>
                      <c:pt idx="2788" formatCode="General">
                        <c:v>236.55099999999999</c:v>
                      </c:pt>
                      <c:pt idx="2789" formatCode="General">
                        <c:v>236.56100000000001</c:v>
                      </c:pt>
                      <c:pt idx="2790" formatCode="General">
                        <c:v>236.571</c:v>
                      </c:pt>
                      <c:pt idx="2791" formatCode="General">
                        <c:v>236.58099999999999</c:v>
                      </c:pt>
                      <c:pt idx="2792" formatCode="General">
                        <c:v>236.59100000000001</c:v>
                      </c:pt>
                      <c:pt idx="2793" formatCode="General">
                        <c:v>236.601</c:v>
                      </c:pt>
                      <c:pt idx="2794" formatCode="General">
                        <c:v>236.61099999999999</c:v>
                      </c:pt>
                      <c:pt idx="2795" formatCode="General">
                        <c:v>236.62100000000001</c:v>
                      </c:pt>
                      <c:pt idx="2796" formatCode="General">
                        <c:v>236.631</c:v>
                      </c:pt>
                      <c:pt idx="2797" formatCode="General">
                        <c:v>236.64099999999999</c:v>
                      </c:pt>
                      <c:pt idx="2798" formatCode="General">
                        <c:v>236.65100000000001</c:v>
                      </c:pt>
                      <c:pt idx="2799" formatCode="General">
                        <c:v>236.661</c:v>
                      </c:pt>
                      <c:pt idx="2800" formatCode="General">
                        <c:v>236.67099999999999</c:v>
                      </c:pt>
                      <c:pt idx="2801" formatCode="General">
                        <c:v>236.68100000000001</c:v>
                      </c:pt>
                      <c:pt idx="2802" formatCode="General">
                        <c:v>236.691</c:v>
                      </c:pt>
                      <c:pt idx="2803" formatCode="General">
                        <c:v>236.70099999999999</c:v>
                      </c:pt>
                      <c:pt idx="2804" formatCode="General">
                        <c:v>236.71100000000001</c:v>
                      </c:pt>
                      <c:pt idx="2805" formatCode="General">
                        <c:v>236.721</c:v>
                      </c:pt>
                      <c:pt idx="2806" formatCode="General">
                        <c:v>236.73099999999999</c:v>
                      </c:pt>
                      <c:pt idx="2807" formatCode="General">
                        <c:v>236.74100000000001</c:v>
                      </c:pt>
                      <c:pt idx="2808" formatCode="General">
                        <c:v>236.751</c:v>
                      </c:pt>
                      <c:pt idx="2809" formatCode="General">
                        <c:v>236.761</c:v>
                      </c:pt>
                      <c:pt idx="2810" formatCode="General">
                        <c:v>236.77099999999999</c:v>
                      </c:pt>
                      <c:pt idx="2811" formatCode="General">
                        <c:v>236.78100000000001</c:v>
                      </c:pt>
                      <c:pt idx="2812" formatCode="General">
                        <c:v>236.791</c:v>
                      </c:pt>
                      <c:pt idx="2813" formatCode="General">
                        <c:v>236.80099999999999</c:v>
                      </c:pt>
                      <c:pt idx="2814" formatCode="General">
                        <c:v>236.81100000000001</c:v>
                      </c:pt>
                      <c:pt idx="2815" formatCode="General">
                        <c:v>236.821</c:v>
                      </c:pt>
                      <c:pt idx="2816" formatCode="General">
                        <c:v>236.83099999999999</c:v>
                      </c:pt>
                      <c:pt idx="2817" formatCode="General">
                        <c:v>236.84100000000001</c:v>
                      </c:pt>
                      <c:pt idx="2818" formatCode="General">
                        <c:v>236.851</c:v>
                      </c:pt>
                      <c:pt idx="2819" formatCode="General">
                        <c:v>236.86099999999999</c:v>
                      </c:pt>
                      <c:pt idx="2820" formatCode="General">
                        <c:v>236.87100000000001</c:v>
                      </c:pt>
                      <c:pt idx="2821" formatCode="General">
                        <c:v>236.881</c:v>
                      </c:pt>
                      <c:pt idx="2822" formatCode="General">
                        <c:v>236.89099999999999</c:v>
                      </c:pt>
                      <c:pt idx="2823" formatCode="General">
                        <c:v>236.90100000000001</c:v>
                      </c:pt>
                      <c:pt idx="2824" formatCode="General">
                        <c:v>236.911</c:v>
                      </c:pt>
                      <c:pt idx="2825" formatCode="General">
                        <c:v>236.92099999999999</c:v>
                      </c:pt>
                      <c:pt idx="2826" formatCode="General">
                        <c:v>236.93100000000001</c:v>
                      </c:pt>
                      <c:pt idx="2827" formatCode="General">
                        <c:v>236.941</c:v>
                      </c:pt>
                      <c:pt idx="2828" formatCode="General">
                        <c:v>236.95099999999999</c:v>
                      </c:pt>
                      <c:pt idx="2829" formatCode="General">
                        <c:v>236.96100000000001</c:v>
                      </c:pt>
                      <c:pt idx="2830" formatCode="General">
                        <c:v>236.971</c:v>
                      </c:pt>
                      <c:pt idx="2831" formatCode="General">
                        <c:v>236.98099999999999</c:v>
                      </c:pt>
                      <c:pt idx="2832" formatCode="General">
                        <c:v>236.99100000000001</c:v>
                      </c:pt>
                      <c:pt idx="2833" formatCode="General">
                        <c:v>237.001</c:v>
                      </c:pt>
                      <c:pt idx="2834" formatCode="General">
                        <c:v>237.011</c:v>
                      </c:pt>
                      <c:pt idx="2835" formatCode="General">
                        <c:v>237.02099999999999</c:v>
                      </c:pt>
                      <c:pt idx="2836" formatCode="General">
                        <c:v>237.03100000000001</c:v>
                      </c:pt>
                      <c:pt idx="2837" formatCode="General">
                        <c:v>237.041</c:v>
                      </c:pt>
                      <c:pt idx="2838" formatCode="General">
                        <c:v>237.05099999999999</c:v>
                      </c:pt>
                      <c:pt idx="2839" formatCode="General">
                        <c:v>237.06100000000001</c:v>
                      </c:pt>
                      <c:pt idx="2840" formatCode="General">
                        <c:v>237.071</c:v>
                      </c:pt>
                      <c:pt idx="2841" formatCode="General">
                        <c:v>237.08099999999999</c:v>
                      </c:pt>
                      <c:pt idx="2842" formatCode="General">
                        <c:v>237.09100000000001</c:v>
                      </c:pt>
                      <c:pt idx="2843" formatCode="General">
                        <c:v>237.101</c:v>
                      </c:pt>
                      <c:pt idx="2844" formatCode="General">
                        <c:v>237.11099999999999</c:v>
                      </c:pt>
                      <c:pt idx="2845" formatCode="General">
                        <c:v>237.12100000000001</c:v>
                      </c:pt>
                      <c:pt idx="2846" formatCode="General">
                        <c:v>237.131</c:v>
                      </c:pt>
                      <c:pt idx="2847" formatCode="General">
                        <c:v>237.14099999999999</c:v>
                      </c:pt>
                      <c:pt idx="2848" formatCode="General">
                        <c:v>237.15100000000001</c:v>
                      </c:pt>
                      <c:pt idx="2849" formatCode="General">
                        <c:v>237.161</c:v>
                      </c:pt>
                      <c:pt idx="2850" formatCode="General">
                        <c:v>237.17099999999999</c:v>
                      </c:pt>
                      <c:pt idx="2851" formatCode="General">
                        <c:v>237.18100000000001</c:v>
                      </c:pt>
                      <c:pt idx="2852" formatCode="General">
                        <c:v>237.191</c:v>
                      </c:pt>
                      <c:pt idx="2853" formatCode="General">
                        <c:v>237.20099999999999</c:v>
                      </c:pt>
                      <c:pt idx="2854" formatCode="General">
                        <c:v>237.21100000000001</c:v>
                      </c:pt>
                      <c:pt idx="2855" formatCode="General">
                        <c:v>237.221</c:v>
                      </c:pt>
                      <c:pt idx="2856" formatCode="General">
                        <c:v>237.23099999999999</c:v>
                      </c:pt>
                      <c:pt idx="2857" formatCode="General">
                        <c:v>237.24100000000001</c:v>
                      </c:pt>
                      <c:pt idx="2858" formatCode="General">
                        <c:v>237.251</c:v>
                      </c:pt>
                      <c:pt idx="2859" formatCode="General">
                        <c:v>237.261</c:v>
                      </c:pt>
                      <c:pt idx="2860" formatCode="General">
                        <c:v>237.27099999999999</c:v>
                      </c:pt>
                      <c:pt idx="2861" formatCode="General">
                        <c:v>237.28100000000001</c:v>
                      </c:pt>
                      <c:pt idx="2862" formatCode="General">
                        <c:v>237.291</c:v>
                      </c:pt>
                      <c:pt idx="2863" formatCode="General">
                        <c:v>237.30099999999999</c:v>
                      </c:pt>
                      <c:pt idx="2864" formatCode="General">
                        <c:v>237.31100000000001</c:v>
                      </c:pt>
                      <c:pt idx="2865" formatCode="General">
                        <c:v>237.321</c:v>
                      </c:pt>
                      <c:pt idx="2866" formatCode="General">
                        <c:v>237.33099999999999</c:v>
                      </c:pt>
                      <c:pt idx="2867" formatCode="General">
                        <c:v>237.34100000000001</c:v>
                      </c:pt>
                      <c:pt idx="2868" formatCode="General">
                        <c:v>237.351</c:v>
                      </c:pt>
                      <c:pt idx="2869" formatCode="General">
                        <c:v>237.36099999999999</c:v>
                      </c:pt>
                      <c:pt idx="2870" formatCode="General">
                        <c:v>237.37100000000001</c:v>
                      </c:pt>
                      <c:pt idx="2871" formatCode="General">
                        <c:v>237.381</c:v>
                      </c:pt>
                      <c:pt idx="2872" formatCode="General">
                        <c:v>237.39099999999999</c:v>
                      </c:pt>
                      <c:pt idx="2873" formatCode="General">
                        <c:v>237.40100000000001</c:v>
                      </c:pt>
                      <c:pt idx="2874" formatCode="General">
                        <c:v>237.411</c:v>
                      </c:pt>
                      <c:pt idx="2875" formatCode="General">
                        <c:v>237.42099999999999</c:v>
                      </c:pt>
                      <c:pt idx="2876" formatCode="General">
                        <c:v>237.43100000000001</c:v>
                      </c:pt>
                      <c:pt idx="2877" formatCode="General">
                        <c:v>237.441</c:v>
                      </c:pt>
                      <c:pt idx="2878" formatCode="General">
                        <c:v>237.45099999999999</c:v>
                      </c:pt>
                      <c:pt idx="2879" formatCode="General">
                        <c:v>237.46100000000001</c:v>
                      </c:pt>
                      <c:pt idx="2880" formatCode="General">
                        <c:v>237.471</c:v>
                      </c:pt>
                      <c:pt idx="2881" formatCode="General">
                        <c:v>237.48099999999999</c:v>
                      </c:pt>
                      <c:pt idx="2882" formatCode="General">
                        <c:v>237.49100000000001</c:v>
                      </c:pt>
                      <c:pt idx="2883" formatCode="General">
                        <c:v>237.501</c:v>
                      </c:pt>
                      <c:pt idx="2884" formatCode="General">
                        <c:v>237.511</c:v>
                      </c:pt>
                      <c:pt idx="2885" formatCode="General">
                        <c:v>237.52099999999999</c:v>
                      </c:pt>
                      <c:pt idx="2886" formatCode="General">
                        <c:v>237.53100000000001</c:v>
                      </c:pt>
                      <c:pt idx="2887" formatCode="General">
                        <c:v>237.541</c:v>
                      </c:pt>
                      <c:pt idx="2888" formatCode="General">
                        <c:v>237.55099999999999</c:v>
                      </c:pt>
                      <c:pt idx="2889" formatCode="General">
                        <c:v>237.56100000000001</c:v>
                      </c:pt>
                      <c:pt idx="2890" formatCode="General">
                        <c:v>237.571</c:v>
                      </c:pt>
                      <c:pt idx="2891" formatCode="General">
                        <c:v>237.58099999999999</c:v>
                      </c:pt>
                      <c:pt idx="2892" formatCode="General">
                        <c:v>237.59100000000001</c:v>
                      </c:pt>
                      <c:pt idx="2893" formatCode="General">
                        <c:v>237.601</c:v>
                      </c:pt>
                      <c:pt idx="2894" formatCode="General">
                        <c:v>237.61099999999999</c:v>
                      </c:pt>
                      <c:pt idx="2895" formatCode="General">
                        <c:v>237.62100000000001</c:v>
                      </c:pt>
                      <c:pt idx="2896" formatCode="General">
                        <c:v>237.631</c:v>
                      </c:pt>
                      <c:pt idx="2897" formatCode="General">
                        <c:v>237.64099999999999</c:v>
                      </c:pt>
                      <c:pt idx="2898" formatCode="General">
                        <c:v>237.65100000000001</c:v>
                      </c:pt>
                      <c:pt idx="2899" formatCode="General">
                        <c:v>237.661</c:v>
                      </c:pt>
                      <c:pt idx="2900" formatCode="General">
                        <c:v>237.67099999999999</c:v>
                      </c:pt>
                      <c:pt idx="2901" formatCode="General">
                        <c:v>237.68100000000001</c:v>
                      </c:pt>
                      <c:pt idx="2902" formatCode="General">
                        <c:v>237.691</c:v>
                      </c:pt>
                      <c:pt idx="2903" formatCode="General">
                        <c:v>237.70099999999999</c:v>
                      </c:pt>
                      <c:pt idx="2904" formatCode="General">
                        <c:v>237.71100000000001</c:v>
                      </c:pt>
                      <c:pt idx="2905" formatCode="General">
                        <c:v>237.721</c:v>
                      </c:pt>
                      <c:pt idx="2906" formatCode="General">
                        <c:v>237.73099999999999</c:v>
                      </c:pt>
                      <c:pt idx="2907" formatCode="General">
                        <c:v>237.74100000000001</c:v>
                      </c:pt>
                      <c:pt idx="2908" formatCode="General">
                        <c:v>237.751</c:v>
                      </c:pt>
                      <c:pt idx="2909" formatCode="General">
                        <c:v>237.761</c:v>
                      </c:pt>
                      <c:pt idx="2910" formatCode="General">
                        <c:v>237.77099999999999</c:v>
                      </c:pt>
                      <c:pt idx="2911" formatCode="General">
                        <c:v>237.78100000000001</c:v>
                      </c:pt>
                      <c:pt idx="2912" formatCode="General">
                        <c:v>237.791</c:v>
                      </c:pt>
                      <c:pt idx="2913" formatCode="General">
                        <c:v>237.80099999999999</c:v>
                      </c:pt>
                      <c:pt idx="2914" formatCode="General">
                        <c:v>237.81100000000001</c:v>
                      </c:pt>
                      <c:pt idx="2915" formatCode="General">
                        <c:v>237.821</c:v>
                      </c:pt>
                      <c:pt idx="2916" formatCode="General">
                        <c:v>237.83099999999999</c:v>
                      </c:pt>
                      <c:pt idx="2917" formatCode="General">
                        <c:v>237.84100000000001</c:v>
                      </c:pt>
                      <c:pt idx="2918" formatCode="General">
                        <c:v>237.851</c:v>
                      </c:pt>
                      <c:pt idx="2919" formatCode="General">
                        <c:v>237.86099999999999</c:v>
                      </c:pt>
                      <c:pt idx="2920" formatCode="General">
                        <c:v>237.87100000000001</c:v>
                      </c:pt>
                      <c:pt idx="2921" formatCode="General">
                        <c:v>237.881</c:v>
                      </c:pt>
                      <c:pt idx="2922" formatCode="General">
                        <c:v>237.89099999999999</c:v>
                      </c:pt>
                      <c:pt idx="2923" formatCode="General">
                        <c:v>237.90100000000001</c:v>
                      </c:pt>
                      <c:pt idx="2924" formatCode="General">
                        <c:v>237.911</c:v>
                      </c:pt>
                      <c:pt idx="2925" formatCode="General">
                        <c:v>237.92099999999999</c:v>
                      </c:pt>
                      <c:pt idx="2926" formatCode="General">
                        <c:v>237.93100000000001</c:v>
                      </c:pt>
                      <c:pt idx="2927" formatCode="General">
                        <c:v>237.941</c:v>
                      </c:pt>
                      <c:pt idx="2928" formatCode="General">
                        <c:v>237.95099999999999</c:v>
                      </c:pt>
                      <c:pt idx="2929" formatCode="General">
                        <c:v>237.96100000000001</c:v>
                      </c:pt>
                      <c:pt idx="2930" formatCode="General">
                        <c:v>237.971</c:v>
                      </c:pt>
                      <c:pt idx="2931" formatCode="General">
                        <c:v>237.98099999999999</c:v>
                      </c:pt>
                      <c:pt idx="2932" formatCode="General">
                        <c:v>237.99100000000001</c:v>
                      </c:pt>
                      <c:pt idx="2933" formatCode="General">
                        <c:v>238.001</c:v>
                      </c:pt>
                      <c:pt idx="2934" formatCode="General">
                        <c:v>238.011</c:v>
                      </c:pt>
                      <c:pt idx="2935" formatCode="General">
                        <c:v>238.02099999999999</c:v>
                      </c:pt>
                      <c:pt idx="2936" formatCode="General">
                        <c:v>238.03100000000001</c:v>
                      </c:pt>
                      <c:pt idx="2937" formatCode="General">
                        <c:v>238.041</c:v>
                      </c:pt>
                      <c:pt idx="2938" formatCode="General">
                        <c:v>238.05099999999999</c:v>
                      </c:pt>
                      <c:pt idx="2939" formatCode="General">
                        <c:v>238.06100000000001</c:v>
                      </c:pt>
                      <c:pt idx="2940" formatCode="General">
                        <c:v>238.071</c:v>
                      </c:pt>
                      <c:pt idx="2941" formatCode="General">
                        <c:v>238.08099999999999</c:v>
                      </c:pt>
                      <c:pt idx="2942" formatCode="General">
                        <c:v>238.09100000000001</c:v>
                      </c:pt>
                      <c:pt idx="2943" formatCode="General">
                        <c:v>238.101</c:v>
                      </c:pt>
                      <c:pt idx="2944" formatCode="General">
                        <c:v>238.11099999999999</c:v>
                      </c:pt>
                      <c:pt idx="2945" formatCode="General">
                        <c:v>238.12100000000001</c:v>
                      </c:pt>
                      <c:pt idx="2946" formatCode="General">
                        <c:v>238.131</c:v>
                      </c:pt>
                      <c:pt idx="2947" formatCode="General">
                        <c:v>238.14099999999999</c:v>
                      </c:pt>
                      <c:pt idx="2948" formatCode="General">
                        <c:v>238.15100000000001</c:v>
                      </c:pt>
                      <c:pt idx="2949" formatCode="General">
                        <c:v>238.161</c:v>
                      </c:pt>
                      <c:pt idx="2950" formatCode="General">
                        <c:v>238.17099999999999</c:v>
                      </c:pt>
                      <c:pt idx="2951" formatCode="General">
                        <c:v>238.18100000000001</c:v>
                      </c:pt>
                      <c:pt idx="2952" formatCode="General">
                        <c:v>238.191</c:v>
                      </c:pt>
                      <c:pt idx="2953" formatCode="General">
                        <c:v>238.20099999999999</c:v>
                      </c:pt>
                      <c:pt idx="2954" formatCode="General">
                        <c:v>238.21100000000001</c:v>
                      </c:pt>
                      <c:pt idx="2955" formatCode="General">
                        <c:v>238.221</c:v>
                      </c:pt>
                      <c:pt idx="2956" formatCode="General">
                        <c:v>238.23099999999999</c:v>
                      </c:pt>
                      <c:pt idx="2957" formatCode="General">
                        <c:v>238.24100000000001</c:v>
                      </c:pt>
                      <c:pt idx="2958" formatCode="General">
                        <c:v>238.251</c:v>
                      </c:pt>
                      <c:pt idx="2959" formatCode="General">
                        <c:v>238.261</c:v>
                      </c:pt>
                      <c:pt idx="2960" formatCode="General">
                        <c:v>238.27099999999999</c:v>
                      </c:pt>
                      <c:pt idx="2961" formatCode="General">
                        <c:v>238.28100000000001</c:v>
                      </c:pt>
                      <c:pt idx="2962" formatCode="General">
                        <c:v>238.291</c:v>
                      </c:pt>
                      <c:pt idx="2963" formatCode="General">
                        <c:v>238.30099999999999</c:v>
                      </c:pt>
                      <c:pt idx="2964" formatCode="General">
                        <c:v>238.31100000000001</c:v>
                      </c:pt>
                      <c:pt idx="2965" formatCode="General">
                        <c:v>238.321</c:v>
                      </c:pt>
                      <c:pt idx="2966" formatCode="General">
                        <c:v>238.33099999999999</c:v>
                      </c:pt>
                      <c:pt idx="2967" formatCode="General">
                        <c:v>238.34100000000001</c:v>
                      </c:pt>
                      <c:pt idx="2968" formatCode="General">
                        <c:v>238.351</c:v>
                      </c:pt>
                      <c:pt idx="2969" formatCode="General">
                        <c:v>238.36099999999999</c:v>
                      </c:pt>
                      <c:pt idx="2970" formatCode="General">
                        <c:v>238.37100000000001</c:v>
                      </c:pt>
                      <c:pt idx="2971" formatCode="General">
                        <c:v>238.381</c:v>
                      </c:pt>
                      <c:pt idx="2972" formatCode="General">
                        <c:v>238.39099999999999</c:v>
                      </c:pt>
                      <c:pt idx="2973" formatCode="General">
                        <c:v>238.40100000000001</c:v>
                      </c:pt>
                      <c:pt idx="2974" formatCode="General">
                        <c:v>238.411</c:v>
                      </c:pt>
                      <c:pt idx="2975" formatCode="General">
                        <c:v>238.42099999999999</c:v>
                      </c:pt>
                      <c:pt idx="2976" formatCode="General">
                        <c:v>238.43100000000001</c:v>
                      </c:pt>
                      <c:pt idx="2977" formatCode="General">
                        <c:v>238.441</c:v>
                      </c:pt>
                      <c:pt idx="2978" formatCode="General">
                        <c:v>238.45099999999999</c:v>
                      </c:pt>
                      <c:pt idx="2979" formatCode="General">
                        <c:v>238.46100000000001</c:v>
                      </c:pt>
                      <c:pt idx="2980" formatCode="General">
                        <c:v>238.471</c:v>
                      </c:pt>
                      <c:pt idx="2981" formatCode="General">
                        <c:v>238.48099999999999</c:v>
                      </c:pt>
                      <c:pt idx="2982" formatCode="General">
                        <c:v>238.49100000000001</c:v>
                      </c:pt>
                      <c:pt idx="2983" formatCode="General">
                        <c:v>238.501</c:v>
                      </c:pt>
                      <c:pt idx="2984" formatCode="General">
                        <c:v>238.511</c:v>
                      </c:pt>
                      <c:pt idx="2985" formatCode="General">
                        <c:v>238.52099999999999</c:v>
                      </c:pt>
                      <c:pt idx="2986" formatCode="General">
                        <c:v>238.53100000000001</c:v>
                      </c:pt>
                      <c:pt idx="2987" formatCode="General">
                        <c:v>238.541</c:v>
                      </c:pt>
                      <c:pt idx="2988" formatCode="General">
                        <c:v>238.55099999999999</c:v>
                      </c:pt>
                      <c:pt idx="2989" formatCode="General">
                        <c:v>238.56100000000001</c:v>
                      </c:pt>
                      <c:pt idx="2990" formatCode="General">
                        <c:v>238.571</c:v>
                      </c:pt>
                      <c:pt idx="2991" formatCode="General">
                        <c:v>238.58099999999999</c:v>
                      </c:pt>
                      <c:pt idx="2992" formatCode="General">
                        <c:v>238.59100000000001</c:v>
                      </c:pt>
                      <c:pt idx="2993" formatCode="General">
                        <c:v>238.601</c:v>
                      </c:pt>
                      <c:pt idx="2994" formatCode="General">
                        <c:v>238.61099999999999</c:v>
                      </c:pt>
                      <c:pt idx="2995" formatCode="General">
                        <c:v>238.62100000000001</c:v>
                      </c:pt>
                      <c:pt idx="2996" formatCode="General">
                        <c:v>238.631</c:v>
                      </c:pt>
                      <c:pt idx="2997" formatCode="General">
                        <c:v>238.64099999999999</c:v>
                      </c:pt>
                      <c:pt idx="2998" formatCode="General">
                        <c:v>238.65100000000001</c:v>
                      </c:pt>
                      <c:pt idx="2999" formatCode="General">
                        <c:v>238.661</c:v>
                      </c:pt>
                      <c:pt idx="3000" formatCode="General">
                        <c:v>238.67099999999999</c:v>
                      </c:pt>
                      <c:pt idx="3001" formatCode="General">
                        <c:v>238.68100000000001</c:v>
                      </c:pt>
                      <c:pt idx="3002" formatCode="General">
                        <c:v>238.691</c:v>
                      </c:pt>
                      <c:pt idx="3003" formatCode="General">
                        <c:v>238.70099999999999</c:v>
                      </c:pt>
                      <c:pt idx="3004" formatCode="General">
                        <c:v>238.71100000000001</c:v>
                      </c:pt>
                      <c:pt idx="3005" formatCode="General">
                        <c:v>238.721</c:v>
                      </c:pt>
                      <c:pt idx="3006" formatCode="General">
                        <c:v>238.73099999999999</c:v>
                      </c:pt>
                      <c:pt idx="3007" formatCode="General">
                        <c:v>238.74100000000001</c:v>
                      </c:pt>
                      <c:pt idx="3008" formatCode="General">
                        <c:v>238.751</c:v>
                      </c:pt>
                      <c:pt idx="3009" formatCode="General">
                        <c:v>238.761</c:v>
                      </c:pt>
                      <c:pt idx="3010" formatCode="General">
                        <c:v>238.77099999999999</c:v>
                      </c:pt>
                      <c:pt idx="3011" formatCode="General">
                        <c:v>238.78100000000001</c:v>
                      </c:pt>
                      <c:pt idx="3012" formatCode="General">
                        <c:v>238.791</c:v>
                      </c:pt>
                      <c:pt idx="3013" formatCode="General">
                        <c:v>238.80099999999999</c:v>
                      </c:pt>
                      <c:pt idx="3014" formatCode="General">
                        <c:v>238.81100000000001</c:v>
                      </c:pt>
                      <c:pt idx="3015" formatCode="General">
                        <c:v>238.821</c:v>
                      </c:pt>
                      <c:pt idx="3016" formatCode="General">
                        <c:v>238.83099999999999</c:v>
                      </c:pt>
                      <c:pt idx="3017" formatCode="General">
                        <c:v>238.84100000000001</c:v>
                      </c:pt>
                      <c:pt idx="3018" formatCode="General">
                        <c:v>238.851</c:v>
                      </c:pt>
                      <c:pt idx="3019" formatCode="General">
                        <c:v>238.86099999999999</c:v>
                      </c:pt>
                      <c:pt idx="3020" formatCode="General">
                        <c:v>238.87100000000001</c:v>
                      </c:pt>
                      <c:pt idx="3021" formatCode="General">
                        <c:v>238.881</c:v>
                      </c:pt>
                      <c:pt idx="3022" formatCode="General">
                        <c:v>238.89099999999999</c:v>
                      </c:pt>
                      <c:pt idx="3023" formatCode="General">
                        <c:v>238.90100000000001</c:v>
                      </c:pt>
                      <c:pt idx="3024" formatCode="General">
                        <c:v>238.911</c:v>
                      </c:pt>
                      <c:pt idx="3025" formatCode="General">
                        <c:v>238.92099999999999</c:v>
                      </c:pt>
                      <c:pt idx="3026" formatCode="General">
                        <c:v>238.93100000000001</c:v>
                      </c:pt>
                      <c:pt idx="3027" formatCode="General">
                        <c:v>238.941</c:v>
                      </c:pt>
                      <c:pt idx="3028" formatCode="General">
                        <c:v>238.95099999999999</c:v>
                      </c:pt>
                      <c:pt idx="3029" formatCode="General">
                        <c:v>238.96100000000001</c:v>
                      </c:pt>
                      <c:pt idx="3030" formatCode="General">
                        <c:v>238.971</c:v>
                      </c:pt>
                      <c:pt idx="3031" formatCode="General">
                        <c:v>238.98099999999999</c:v>
                      </c:pt>
                      <c:pt idx="3032" formatCode="General">
                        <c:v>238.99100000000001</c:v>
                      </c:pt>
                      <c:pt idx="3033" formatCode="General">
                        <c:v>239.001</c:v>
                      </c:pt>
                      <c:pt idx="3034" formatCode="General">
                        <c:v>239.011</c:v>
                      </c:pt>
                      <c:pt idx="3035" formatCode="General">
                        <c:v>239.02099999999999</c:v>
                      </c:pt>
                      <c:pt idx="3036" formatCode="General">
                        <c:v>239.03100000000001</c:v>
                      </c:pt>
                      <c:pt idx="3037" formatCode="General">
                        <c:v>239.041</c:v>
                      </c:pt>
                      <c:pt idx="3038" formatCode="General">
                        <c:v>239.05099999999999</c:v>
                      </c:pt>
                      <c:pt idx="3039" formatCode="General">
                        <c:v>239.06100000000001</c:v>
                      </c:pt>
                      <c:pt idx="3040" formatCode="General">
                        <c:v>239.071</c:v>
                      </c:pt>
                      <c:pt idx="3041" formatCode="General">
                        <c:v>239.08099999999999</c:v>
                      </c:pt>
                      <c:pt idx="3042" formatCode="General">
                        <c:v>239.09100000000001</c:v>
                      </c:pt>
                      <c:pt idx="3043" formatCode="General">
                        <c:v>239.101</c:v>
                      </c:pt>
                      <c:pt idx="3044" formatCode="General">
                        <c:v>239.11099999999999</c:v>
                      </c:pt>
                      <c:pt idx="3045" formatCode="General">
                        <c:v>239.12100000000001</c:v>
                      </c:pt>
                      <c:pt idx="3046" formatCode="General">
                        <c:v>239.131</c:v>
                      </c:pt>
                      <c:pt idx="3047" formatCode="General">
                        <c:v>239.14099999999999</c:v>
                      </c:pt>
                      <c:pt idx="3048" formatCode="General">
                        <c:v>239.15100000000001</c:v>
                      </c:pt>
                      <c:pt idx="3049" formatCode="General">
                        <c:v>239.161</c:v>
                      </c:pt>
                      <c:pt idx="3050" formatCode="General">
                        <c:v>239.17099999999999</c:v>
                      </c:pt>
                      <c:pt idx="3051" formatCode="General">
                        <c:v>239.18100000000001</c:v>
                      </c:pt>
                      <c:pt idx="3052" formatCode="General">
                        <c:v>239.191</c:v>
                      </c:pt>
                      <c:pt idx="3053" formatCode="General">
                        <c:v>239.20099999999999</c:v>
                      </c:pt>
                      <c:pt idx="3054" formatCode="General">
                        <c:v>239.21100000000001</c:v>
                      </c:pt>
                      <c:pt idx="3055" formatCode="General">
                        <c:v>239.221</c:v>
                      </c:pt>
                      <c:pt idx="3056" formatCode="General">
                        <c:v>239.23099999999999</c:v>
                      </c:pt>
                      <c:pt idx="3057" formatCode="General">
                        <c:v>239.24100000000001</c:v>
                      </c:pt>
                      <c:pt idx="3058" formatCode="General">
                        <c:v>239.251</c:v>
                      </c:pt>
                      <c:pt idx="3059" formatCode="General">
                        <c:v>239.261</c:v>
                      </c:pt>
                      <c:pt idx="3060" formatCode="General">
                        <c:v>239.27099999999999</c:v>
                      </c:pt>
                      <c:pt idx="3061" formatCode="General">
                        <c:v>239.28100000000001</c:v>
                      </c:pt>
                      <c:pt idx="3062" formatCode="General">
                        <c:v>239.291</c:v>
                      </c:pt>
                      <c:pt idx="3063" formatCode="General">
                        <c:v>239.30099999999999</c:v>
                      </c:pt>
                      <c:pt idx="3064" formatCode="General">
                        <c:v>239.31100000000001</c:v>
                      </c:pt>
                      <c:pt idx="3065" formatCode="General">
                        <c:v>239.321</c:v>
                      </c:pt>
                      <c:pt idx="3066" formatCode="General">
                        <c:v>239.33099999999999</c:v>
                      </c:pt>
                      <c:pt idx="3067" formatCode="General">
                        <c:v>239.34100000000001</c:v>
                      </c:pt>
                      <c:pt idx="3068" formatCode="General">
                        <c:v>239.351</c:v>
                      </c:pt>
                      <c:pt idx="3069" formatCode="General">
                        <c:v>239.36099999999999</c:v>
                      </c:pt>
                      <c:pt idx="3070" formatCode="General">
                        <c:v>239.37100000000001</c:v>
                      </c:pt>
                      <c:pt idx="3071" formatCode="General">
                        <c:v>239.381</c:v>
                      </c:pt>
                      <c:pt idx="3072" formatCode="General">
                        <c:v>239.39099999999999</c:v>
                      </c:pt>
                      <c:pt idx="3073" formatCode="General">
                        <c:v>239.40100000000001</c:v>
                      </c:pt>
                      <c:pt idx="3074" formatCode="General">
                        <c:v>239.411</c:v>
                      </c:pt>
                      <c:pt idx="3075" formatCode="General">
                        <c:v>239.42099999999999</c:v>
                      </c:pt>
                      <c:pt idx="3076" formatCode="General">
                        <c:v>239.43100000000001</c:v>
                      </c:pt>
                      <c:pt idx="3077" formatCode="General">
                        <c:v>239.441</c:v>
                      </c:pt>
                      <c:pt idx="3078" formatCode="General">
                        <c:v>239.45099999999999</c:v>
                      </c:pt>
                      <c:pt idx="3079" formatCode="General">
                        <c:v>239.46100000000001</c:v>
                      </c:pt>
                      <c:pt idx="3080" formatCode="General">
                        <c:v>239.471</c:v>
                      </c:pt>
                      <c:pt idx="3081" formatCode="General">
                        <c:v>239.48099999999999</c:v>
                      </c:pt>
                      <c:pt idx="3082" formatCode="General">
                        <c:v>239.49100000000001</c:v>
                      </c:pt>
                      <c:pt idx="3083" formatCode="General">
                        <c:v>239.501</c:v>
                      </c:pt>
                      <c:pt idx="3084" formatCode="General">
                        <c:v>239.511</c:v>
                      </c:pt>
                      <c:pt idx="3085" formatCode="General">
                        <c:v>239.52099999999999</c:v>
                      </c:pt>
                      <c:pt idx="3086" formatCode="General">
                        <c:v>239.53100000000001</c:v>
                      </c:pt>
                      <c:pt idx="3087" formatCode="General">
                        <c:v>239.541</c:v>
                      </c:pt>
                      <c:pt idx="3088" formatCode="General">
                        <c:v>239.55099999999999</c:v>
                      </c:pt>
                      <c:pt idx="3089" formatCode="General">
                        <c:v>239.56100000000001</c:v>
                      </c:pt>
                      <c:pt idx="3090" formatCode="General">
                        <c:v>239.571</c:v>
                      </c:pt>
                      <c:pt idx="3091" formatCode="General">
                        <c:v>239.58099999999999</c:v>
                      </c:pt>
                      <c:pt idx="3092" formatCode="General">
                        <c:v>239.59100000000001</c:v>
                      </c:pt>
                      <c:pt idx="3093" formatCode="General">
                        <c:v>239.601</c:v>
                      </c:pt>
                      <c:pt idx="3094" formatCode="General">
                        <c:v>239.61099999999999</c:v>
                      </c:pt>
                      <c:pt idx="3095" formatCode="General">
                        <c:v>239.62100000000001</c:v>
                      </c:pt>
                      <c:pt idx="3096" formatCode="General">
                        <c:v>239.631</c:v>
                      </c:pt>
                      <c:pt idx="3097" formatCode="General">
                        <c:v>239.64099999999999</c:v>
                      </c:pt>
                      <c:pt idx="3098" formatCode="General">
                        <c:v>239.65100000000001</c:v>
                      </c:pt>
                      <c:pt idx="3099" formatCode="General">
                        <c:v>239.661</c:v>
                      </c:pt>
                      <c:pt idx="3100" formatCode="General">
                        <c:v>239.67099999999999</c:v>
                      </c:pt>
                      <c:pt idx="3101" formatCode="General">
                        <c:v>239.68100000000001</c:v>
                      </c:pt>
                      <c:pt idx="3102" formatCode="General">
                        <c:v>239.691</c:v>
                      </c:pt>
                      <c:pt idx="3103" formatCode="General">
                        <c:v>239.70099999999999</c:v>
                      </c:pt>
                      <c:pt idx="3104" formatCode="General">
                        <c:v>239.71100000000001</c:v>
                      </c:pt>
                      <c:pt idx="3105" formatCode="General">
                        <c:v>239.721</c:v>
                      </c:pt>
                      <c:pt idx="3106" formatCode="General">
                        <c:v>239.73099999999999</c:v>
                      </c:pt>
                      <c:pt idx="3107" formatCode="General">
                        <c:v>239.74100000000001</c:v>
                      </c:pt>
                      <c:pt idx="3108" formatCode="General">
                        <c:v>239.751</c:v>
                      </c:pt>
                      <c:pt idx="3109" formatCode="General">
                        <c:v>239.761</c:v>
                      </c:pt>
                      <c:pt idx="3110" formatCode="General">
                        <c:v>239.77099999999999</c:v>
                      </c:pt>
                      <c:pt idx="3111" formatCode="General">
                        <c:v>239.78100000000001</c:v>
                      </c:pt>
                      <c:pt idx="3112" formatCode="General">
                        <c:v>239.791</c:v>
                      </c:pt>
                      <c:pt idx="3113" formatCode="General">
                        <c:v>239.80099999999999</c:v>
                      </c:pt>
                      <c:pt idx="3114" formatCode="General">
                        <c:v>239.81100000000001</c:v>
                      </c:pt>
                      <c:pt idx="3115" formatCode="General">
                        <c:v>239.821</c:v>
                      </c:pt>
                      <c:pt idx="3116" formatCode="General">
                        <c:v>239.83099999999999</c:v>
                      </c:pt>
                      <c:pt idx="3117" formatCode="General">
                        <c:v>239.84100000000001</c:v>
                      </c:pt>
                      <c:pt idx="3118" formatCode="General">
                        <c:v>239.851</c:v>
                      </c:pt>
                      <c:pt idx="3119" formatCode="General">
                        <c:v>239.86099999999999</c:v>
                      </c:pt>
                      <c:pt idx="3120" formatCode="General">
                        <c:v>239.87100000000001</c:v>
                      </c:pt>
                      <c:pt idx="3121" formatCode="General">
                        <c:v>239.881</c:v>
                      </c:pt>
                      <c:pt idx="3122" formatCode="General">
                        <c:v>239.89099999999999</c:v>
                      </c:pt>
                      <c:pt idx="3123" formatCode="General">
                        <c:v>239.90100000000001</c:v>
                      </c:pt>
                      <c:pt idx="3124" formatCode="General">
                        <c:v>239.911</c:v>
                      </c:pt>
                      <c:pt idx="3125" formatCode="General">
                        <c:v>239.92099999999999</c:v>
                      </c:pt>
                      <c:pt idx="3126" formatCode="General">
                        <c:v>239.93100000000001</c:v>
                      </c:pt>
                      <c:pt idx="3127" formatCode="General">
                        <c:v>239.941</c:v>
                      </c:pt>
                      <c:pt idx="3128" formatCode="General">
                        <c:v>239.95099999999999</c:v>
                      </c:pt>
                      <c:pt idx="3129" formatCode="General">
                        <c:v>239.96100000000001</c:v>
                      </c:pt>
                      <c:pt idx="3130" formatCode="General">
                        <c:v>239.971</c:v>
                      </c:pt>
                      <c:pt idx="3131" formatCode="General">
                        <c:v>239.98099999999999</c:v>
                      </c:pt>
                      <c:pt idx="3132" formatCode="General">
                        <c:v>239.99100000000001</c:v>
                      </c:pt>
                      <c:pt idx="3133" formatCode="General">
                        <c:v>240.001</c:v>
                      </c:pt>
                      <c:pt idx="3134" formatCode="General">
                        <c:v>240.011</c:v>
                      </c:pt>
                      <c:pt idx="3135" formatCode="General">
                        <c:v>240.02099999999999</c:v>
                      </c:pt>
                      <c:pt idx="3136" formatCode="General">
                        <c:v>240.03100000000001</c:v>
                      </c:pt>
                      <c:pt idx="3137" formatCode="General">
                        <c:v>240.041</c:v>
                      </c:pt>
                      <c:pt idx="3138" formatCode="General">
                        <c:v>240.05099999999999</c:v>
                      </c:pt>
                      <c:pt idx="3139" formatCode="General">
                        <c:v>240.06100000000001</c:v>
                      </c:pt>
                      <c:pt idx="3140" formatCode="General">
                        <c:v>240.071</c:v>
                      </c:pt>
                      <c:pt idx="3141" formatCode="General">
                        <c:v>240.08099999999999</c:v>
                      </c:pt>
                      <c:pt idx="3142" formatCode="General">
                        <c:v>240.09100000000001</c:v>
                      </c:pt>
                      <c:pt idx="3143" formatCode="General">
                        <c:v>240.101</c:v>
                      </c:pt>
                      <c:pt idx="3144" formatCode="General">
                        <c:v>240.11099999999999</c:v>
                      </c:pt>
                      <c:pt idx="3145" formatCode="General">
                        <c:v>240.12100000000001</c:v>
                      </c:pt>
                      <c:pt idx="3146" formatCode="General">
                        <c:v>240.131</c:v>
                      </c:pt>
                      <c:pt idx="3147" formatCode="General">
                        <c:v>240.14099999999999</c:v>
                      </c:pt>
                      <c:pt idx="3148" formatCode="General">
                        <c:v>240.15100000000001</c:v>
                      </c:pt>
                      <c:pt idx="3149" formatCode="General">
                        <c:v>240.161</c:v>
                      </c:pt>
                      <c:pt idx="3150" formatCode="General">
                        <c:v>240.17099999999999</c:v>
                      </c:pt>
                      <c:pt idx="3151" formatCode="General">
                        <c:v>240.18100000000001</c:v>
                      </c:pt>
                      <c:pt idx="3152" formatCode="General">
                        <c:v>240.191</c:v>
                      </c:pt>
                      <c:pt idx="3153" formatCode="General">
                        <c:v>240.20099999999999</c:v>
                      </c:pt>
                      <c:pt idx="3154" formatCode="General">
                        <c:v>240.21100000000001</c:v>
                      </c:pt>
                      <c:pt idx="3155" formatCode="General">
                        <c:v>240.221</c:v>
                      </c:pt>
                      <c:pt idx="3156" formatCode="General">
                        <c:v>240.23099999999999</c:v>
                      </c:pt>
                      <c:pt idx="3157" formatCode="General">
                        <c:v>240.24100000000001</c:v>
                      </c:pt>
                      <c:pt idx="3158" formatCode="General">
                        <c:v>240.251</c:v>
                      </c:pt>
                      <c:pt idx="3159" formatCode="General">
                        <c:v>240.261</c:v>
                      </c:pt>
                      <c:pt idx="3160" formatCode="General">
                        <c:v>240.27099999999999</c:v>
                      </c:pt>
                      <c:pt idx="3161" formatCode="General">
                        <c:v>240.28100000000001</c:v>
                      </c:pt>
                      <c:pt idx="3162" formatCode="General">
                        <c:v>240.291</c:v>
                      </c:pt>
                      <c:pt idx="3163" formatCode="General">
                        <c:v>240.30099999999999</c:v>
                      </c:pt>
                      <c:pt idx="3164" formatCode="General">
                        <c:v>240.31100000000001</c:v>
                      </c:pt>
                      <c:pt idx="3165" formatCode="General">
                        <c:v>240.321</c:v>
                      </c:pt>
                      <c:pt idx="3166" formatCode="General">
                        <c:v>240.33099999999999</c:v>
                      </c:pt>
                      <c:pt idx="3167" formatCode="General">
                        <c:v>240.34100000000001</c:v>
                      </c:pt>
                      <c:pt idx="3168" formatCode="General">
                        <c:v>240.351</c:v>
                      </c:pt>
                      <c:pt idx="3169" formatCode="General">
                        <c:v>240.36099999999999</c:v>
                      </c:pt>
                      <c:pt idx="3170" formatCode="General">
                        <c:v>240.37100000000001</c:v>
                      </c:pt>
                      <c:pt idx="3171" formatCode="General">
                        <c:v>240.381</c:v>
                      </c:pt>
                      <c:pt idx="3172" formatCode="General">
                        <c:v>240.39099999999999</c:v>
                      </c:pt>
                      <c:pt idx="3173" formatCode="General">
                        <c:v>240.40100000000001</c:v>
                      </c:pt>
                      <c:pt idx="3174" formatCode="General">
                        <c:v>240.411</c:v>
                      </c:pt>
                      <c:pt idx="3175" formatCode="General">
                        <c:v>240.42099999999999</c:v>
                      </c:pt>
                      <c:pt idx="3176" formatCode="General">
                        <c:v>240.43100000000001</c:v>
                      </c:pt>
                      <c:pt idx="3177" formatCode="General">
                        <c:v>240.441</c:v>
                      </c:pt>
                      <c:pt idx="3178" formatCode="General">
                        <c:v>240.45099999999999</c:v>
                      </c:pt>
                      <c:pt idx="3179" formatCode="General">
                        <c:v>240.46100000000001</c:v>
                      </c:pt>
                      <c:pt idx="3180" formatCode="General">
                        <c:v>240.471</c:v>
                      </c:pt>
                      <c:pt idx="3181" formatCode="General">
                        <c:v>240.48099999999999</c:v>
                      </c:pt>
                      <c:pt idx="3182" formatCode="General">
                        <c:v>240.49100000000001</c:v>
                      </c:pt>
                      <c:pt idx="3183" formatCode="General">
                        <c:v>240.501</c:v>
                      </c:pt>
                      <c:pt idx="3184" formatCode="General">
                        <c:v>240.511</c:v>
                      </c:pt>
                      <c:pt idx="3185" formatCode="General">
                        <c:v>240.52099999999999</c:v>
                      </c:pt>
                      <c:pt idx="3186" formatCode="General">
                        <c:v>240.53100000000001</c:v>
                      </c:pt>
                      <c:pt idx="3187" formatCode="General">
                        <c:v>240.541</c:v>
                      </c:pt>
                      <c:pt idx="3188" formatCode="General">
                        <c:v>240.55099999999999</c:v>
                      </c:pt>
                      <c:pt idx="3189" formatCode="General">
                        <c:v>240.56100000000001</c:v>
                      </c:pt>
                      <c:pt idx="3190" formatCode="General">
                        <c:v>240.571</c:v>
                      </c:pt>
                      <c:pt idx="3191" formatCode="General">
                        <c:v>240.58099999999999</c:v>
                      </c:pt>
                      <c:pt idx="3192" formatCode="General">
                        <c:v>240.59100000000001</c:v>
                      </c:pt>
                      <c:pt idx="3193" formatCode="General">
                        <c:v>240.601</c:v>
                      </c:pt>
                      <c:pt idx="3194" formatCode="General">
                        <c:v>240.61099999999999</c:v>
                      </c:pt>
                      <c:pt idx="3195" formatCode="General">
                        <c:v>240.62100000000001</c:v>
                      </c:pt>
                      <c:pt idx="3196" formatCode="General">
                        <c:v>240.631</c:v>
                      </c:pt>
                      <c:pt idx="3197" formatCode="General">
                        <c:v>240.64099999999999</c:v>
                      </c:pt>
                      <c:pt idx="3198" formatCode="General">
                        <c:v>240.65100000000001</c:v>
                      </c:pt>
                      <c:pt idx="3199" formatCode="General">
                        <c:v>240.661</c:v>
                      </c:pt>
                      <c:pt idx="3200" formatCode="General">
                        <c:v>240.67099999999999</c:v>
                      </c:pt>
                      <c:pt idx="3201" formatCode="General">
                        <c:v>240.68100000000001</c:v>
                      </c:pt>
                      <c:pt idx="3202" formatCode="General">
                        <c:v>240.691</c:v>
                      </c:pt>
                      <c:pt idx="3203" formatCode="General">
                        <c:v>240.70099999999999</c:v>
                      </c:pt>
                      <c:pt idx="3204" formatCode="General">
                        <c:v>240.71100000000001</c:v>
                      </c:pt>
                      <c:pt idx="3205" formatCode="General">
                        <c:v>240.721</c:v>
                      </c:pt>
                      <c:pt idx="3206" formatCode="General">
                        <c:v>240.73099999999999</c:v>
                      </c:pt>
                      <c:pt idx="3207" formatCode="General">
                        <c:v>240.74100000000001</c:v>
                      </c:pt>
                      <c:pt idx="3208" formatCode="General">
                        <c:v>240.751</c:v>
                      </c:pt>
                      <c:pt idx="3209" formatCode="General">
                        <c:v>240.761</c:v>
                      </c:pt>
                      <c:pt idx="3210" formatCode="General">
                        <c:v>240.77099999999999</c:v>
                      </c:pt>
                      <c:pt idx="3211" formatCode="General">
                        <c:v>240.78100000000001</c:v>
                      </c:pt>
                      <c:pt idx="3212" formatCode="General">
                        <c:v>240.791</c:v>
                      </c:pt>
                      <c:pt idx="3213" formatCode="General">
                        <c:v>240.80099999999999</c:v>
                      </c:pt>
                      <c:pt idx="3214" formatCode="General">
                        <c:v>240.81100000000001</c:v>
                      </c:pt>
                      <c:pt idx="3215" formatCode="General">
                        <c:v>240.821</c:v>
                      </c:pt>
                      <c:pt idx="3216" formatCode="General">
                        <c:v>240.83099999999999</c:v>
                      </c:pt>
                      <c:pt idx="3217" formatCode="General">
                        <c:v>240.84100000000001</c:v>
                      </c:pt>
                      <c:pt idx="3218" formatCode="General">
                        <c:v>240.851</c:v>
                      </c:pt>
                      <c:pt idx="3219" formatCode="General">
                        <c:v>240.86099999999999</c:v>
                      </c:pt>
                      <c:pt idx="3220" formatCode="General">
                        <c:v>240.87100000000001</c:v>
                      </c:pt>
                      <c:pt idx="3221" formatCode="General">
                        <c:v>240.881</c:v>
                      </c:pt>
                      <c:pt idx="3222" formatCode="General">
                        <c:v>240.89099999999999</c:v>
                      </c:pt>
                      <c:pt idx="3223" formatCode="General">
                        <c:v>240.90100000000001</c:v>
                      </c:pt>
                      <c:pt idx="3224" formatCode="General">
                        <c:v>240.911</c:v>
                      </c:pt>
                      <c:pt idx="3225" formatCode="General">
                        <c:v>240.92099999999999</c:v>
                      </c:pt>
                      <c:pt idx="3226" formatCode="General">
                        <c:v>240.93100000000001</c:v>
                      </c:pt>
                      <c:pt idx="3227" formatCode="General">
                        <c:v>240.941</c:v>
                      </c:pt>
                      <c:pt idx="3228" formatCode="General">
                        <c:v>240.95099999999999</c:v>
                      </c:pt>
                      <c:pt idx="3229" formatCode="General">
                        <c:v>240.96100000000001</c:v>
                      </c:pt>
                      <c:pt idx="3230" formatCode="General">
                        <c:v>240.971</c:v>
                      </c:pt>
                      <c:pt idx="3231" formatCode="General">
                        <c:v>240.98099999999999</c:v>
                      </c:pt>
                      <c:pt idx="3232" formatCode="General">
                        <c:v>240.99100000000001</c:v>
                      </c:pt>
                      <c:pt idx="3233" formatCode="General">
                        <c:v>241.001</c:v>
                      </c:pt>
                      <c:pt idx="3234" formatCode="General">
                        <c:v>241.011</c:v>
                      </c:pt>
                      <c:pt idx="3235" formatCode="General">
                        <c:v>241.02099999999999</c:v>
                      </c:pt>
                      <c:pt idx="3236" formatCode="General">
                        <c:v>241.03100000000001</c:v>
                      </c:pt>
                      <c:pt idx="3237" formatCode="General">
                        <c:v>241.041</c:v>
                      </c:pt>
                      <c:pt idx="3238" formatCode="General">
                        <c:v>241.05099999999999</c:v>
                      </c:pt>
                      <c:pt idx="3239" formatCode="General">
                        <c:v>241.06100000000001</c:v>
                      </c:pt>
                      <c:pt idx="3240" formatCode="General">
                        <c:v>241.071</c:v>
                      </c:pt>
                      <c:pt idx="3241" formatCode="General">
                        <c:v>241.08099999999999</c:v>
                      </c:pt>
                      <c:pt idx="3242" formatCode="General">
                        <c:v>241.09100000000001</c:v>
                      </c:pt>
                      <c:pt idx="3243" formatCode="General">
                        <c:v>241.101</c:v>
                      </c:pt>
                      <c:pt idx="3244" formatCode="General">
                        <c:v>241.11099999999999</c:v>
                      </c:pt>
                      <c:pt idx="3245" formatCode="General">
                        <c:v>241.12100000000001</c:v>
                      </c:pt>
                      <c:pt idx="3246" formatCode="General">
                        <c:v>241.131</c:v>
                      </c:pt>
                      <c:pt idx="3247" formatCode="General">
                        <c:v>241.14099999999999</c:v>
                      </c:pt>
                      <c:pt idx="3248" formatCode="General">
                        <c:v>241.15100000000001</c:v>
                      </c:pt>
                      <c:pt idx="3249" formatCode="General">
                        <c:v>241.161</c:v>
                      </c:pt>
                      <c:pt idx="3250" formatCode="General">
                        <c:v>241.17099999999999</c:v>
                      </c:pt>
                      <c:pt idx="3251" formatCode="General">
                        <c:v>241.18100000000001</c:v>
                      </c:pt>
                      <c:pt idx="3252" formatCode="General">
                        <c:v>241.191</c:v>
                      </c:pt>
                      <c:pt idx="3253" formatCode="General">
                        <c:v>241.20099999999999</c:v>
                      </c:pt>
                      <c:pt idx="3254" formatCode="General">
                        <c:v>241.21100000000001</c:v>
                      </c:pt>
                      <c:pt idx="3255" formatCode="General">
                        <c:v>241.221</c:v>
                      </c:pt>
                      <c:pt idx="3256" formatCode="General">
                        <c:v>241.23099999999999</c:v>
                      </c:pt>
                      <c:pt idx="3257" formatCode="General">
                        <c:v>241.24100000000001</c:v>
                      </c:pt>
                      <c:pt idx="3258" formatCode="General">
                        <c:v>241.251</c:v>
                      </c:pt>
                      <c:pt idx="3259" formatCode="General">
                        <c:v>241.261</c:v>
                      </c:pt>
                      <c:pt idx="3260" formatCode="General">
                        <c:v>241.27099999999999</c:v>
                      </c:pt>
                      <c:pt idx="3261" formatCode="General">
                        <c:v>241.28100000000001</c:v>
                      </c:pt>
                      <c:pt idx="3262" formatCode="General">
                        <c:v>241.291</c:v>
                      </c:pt>
                      <c:pt idx="3263" formatCode="General">
                        <c:v>241.30099999999999</c:v>
                      </c:pt>
                      <c:pt idx="3264" formatCode="General">
                        <c:v>241.31100000000001</c:v>
                      </c:pt>
                      <c:pt idx="3265" formatCode="General">
                        <c:v>241.321</c:v>
                      </c:pt>
                      <c:pt idx="3266" formatCode="General">
                        <c:v>241.33099999999999</c:v>
                      </c:pt>
                      <c:pt idx="3267" formatCode="General">
                        <c:v>241.34100000000001</c:v>
                      </c:pt>
                      <c:pt idx="3268" formatCode="General">
                        <c:v>241.351</c:v>
                      </c:pt>
                      <c:pt idx="3269" formatCode="General">
                        <c:v>241.36099999999999</c:v>
                      </c:pt>
                      <c:pt idx="3270" formatCode="General">
                        <c:v>241.37100000000001</c:v>
                      </c:pt>
                      <c:pt idx="3271" formatCode="General">
                        <c:v>241.381</c:v>
                      </c:pt>
                      <c:pt idx="3272" formatCode="General">
                        <c:v>241.39099999999999</c:v>
                      </c:pt>
                      <c:pt idx="3273" formatCode="General">
                        <c:v>241.40100000000001</c:v>
                      </c:pt>
                      <c:pt idx="3274" formatCode="General">
                        <c:v>241.411</c:v>
                      </c:pt>
                      <c:pt idx="3275" formatCode="General">
                        <c:v>241.42099999999999</c:v>
                      </c:pt>
                      <c:pt idx="3276" formatCode="General">
                        <c:v>241.43100000000001</c:v>
                      </c:pt>
                      <c:pt idx="3277" formatCode="General">
                        <c:v>241.441</c:v>
                      </c:pt>
                      <c:pt idx="3278" formatCode="General">
                        <c:v>241.45099999999999</c:v>
                      </c:pt>
                      <c:pt idx="3279" formatCode="General">
                        <c:v>241.45400000000001</c:v>
                      </c:pt>
                      <c:pt idx="3280" formatCode="General">
                        <c:v>241.45400000000001</c:v>
                      </c:pt>
                      <c:pt idx="3281" formatCode="General">
                        <c:v>242.45400000000001</c:v>
                      </c:pt>
                      <c:pt idx="3282" formatCode="General">
                        <c:v>243.45400000000001</c:v>
                      </c:pt>
                      <c:pt idx="3283" formatCode="General">
                        <c:v>244.45400000000001</c:v>
                      </c:pt>
                      <c:pt idx="3284" formatCode="General">
                        <c:v>245.45400000000001</c:v>
                      </c:pt>
                      <c:pt idx="3285" formatCode="General">
                        <c:v>246.45400000000001</c:v>
                      </c:pt>
                      <c:pt idx="3286" formatCode="General">
                        <c:v>247.45400000000001</c:v>
                      </c:pt>
                      <c:pt idx="3287" formatCode="General">
                        <c:v>248.45400000000001</c:v>
                      </c:pt>
                      <c:pt idx="3288" formatCode="General">
                        <c:v>249.45400000000001</c:v>
                      </c:pt>
                      <c:pt idx="3289" formatCode="General">
                        <c:v>250.45400000000001</c:v>
                      </c:pt>
                      <c:pt idx="3290" formatCode="General">
                        <c:v>251.45400000000001</c:v>
                      </c:pt>
                      <c:pt idx="3291" formatCode="General">
                        <c:v>252.45400000000001</c:v>
                      </c:pt>
                      <c:pt idx="3292" formatCode="General">
                        <c:v>253.45400000000001</c:v>
                      </c:pt>
                      <c:pt idx="3293" formatCode="General">
                        <c:v>254.45400000000001</c:v>
                      </c:pt>
                      <c:pt idx="3294" formatCode="General">
                        <c:v>255.45400000000001</c:v>
                      </c:pt>
                      <c:pt idx="3295" formatCode="General">
                        <c:v>256.45400000000001</c:v>
                      </c:pt>
                      <c:pt idx="3296" formatCode="General">
                        <c:v>257.45400000000001</c:v>
                      </c:pt>
                      <c:pt idx="3297" formatCode="General">
                        <c:v>258.45400000000001</c:v>
                      </c:pt>
                      <c:pt idx="3298" formatCode="General">
                        <c:v>259.45400000000001</c:v>
                      </c:pt>
                      <c:pt idx="3299" formatCode="General">
                        <c:v>260.45400000000001</c:v>
                      </c:pt>
                      <c:pt idx="3300" formatCode="General">
                        <c:v>261.45400000000001</c:v>
                      </c:pt>
                      <c:pt idx="3301" formatCode="General">
                        <c:v>262.45400000000001</c:v>
                      </c:pt>
                      <c:pt idx="3302" formatCode="General">
                        <c:v>263.45400000000001</c:v>
                      </c:pt>
                      <c:pt idx="3303" formatCode="General">
                        <c:v>264.45400000000001</c:v>
                      </c:pt>
                      <c:pt idx="3304" formatCode="General">
                        <c:v>265.45400000000001</c:v>
                      </c:pt>
                      <c:pt idx="3305" formatCode="General">
                        <c:v>266.45400000000001</c:v>
                      </c:pt>
                      <c:pt idx="3306" formatCode="General">
                        <c:v>267.45400000000001</c:v>
                      </c:pt>
                      <c:pt idx="3307" formatCode="General">
                        <c:v>268.45400000000001</c:v>
                      </c:pt>
                      <c:pt idx="3308" formatCode="General">
                        <c:v>269.45400000000001</c:v>
                      </c:pt>
                      <c:pt idx="3309" formatCode="General">
                        <c:v>270.45400000000001</c:v>
                      </c:pt>
                      <c:pt idx="3310" formatCode="General">
                        <c:v>271.45400000000001</c:v>
                      </c:pt>
                      <c:pt idx="3311" formatCode="General">
                        <c:v>272.45400000000001</c:v>
                      </c:pt>
                      <c:pt idx="3312" formatCode="General">
                        <c:v>273.45400000000001</c:v>
                      </c:pt>
                      <c:pt idx="3313" formatCode="General">
                        <c:v>274.45400000000001</c:v>
                      </c:pt>
                      <c:pt idx="3314" formatCode="General">
                        <c:v>275.45400000000001</c:v>
                      </c:pt>
                      <c:pt idx="3315" formatCode="General">
                        <c:v>276.45400000000001</c:v>
                      </c:pt>
                      <c:pt idx="3316" formatCode="General">
                        <c:v>277.45400000000001</c:v>
                      </c:pt>
                      <c:pt idx="3317" formatCode="General">
                        <c:v>278.45400000000001</c:v>
                      </c:pt>
                      <c:pt idx="3318" formatCode="General">
                        <c:v>279.45400000000001</c:v>
                      </c:pt>
                      <c:pt idx="3319" formatCode="General">
                        <c:v>280.45400000000001</c:v>
                      </c:pt>
                      <c:pt idx="3320" formatCode="General">
                        <c:v>281.45400000000001</c:v>
                      </c:pt>
                      <c:pt idx="3321" formatCode="General">
                        <c:v>282.45400000000001</c:v>
                      </c:pt>
                      <c:pt idx="3322" formatCode="General">
                        <c:v>283.45400000000001</c:v>
                      </c:pt>
                      <c:pt idx="3323" formatCode="General">
                        <c:v>284.45400000000001</c:v>
                      </c:pt>
                      <c:pt idx="3324" formatCode="General">
                        <c:v>285.45400000000001</c:v>
                      </c:pt>
                      <c:pt idx="3325" formatCode="General">
                        <c:v>286.45400000000001</c:v>
                      </c:pt>
                      <c:pt idx="3326" formatCode="General">
                        <c:v>287.45400000000001</c:v>
                      </c:pt>
                      <c:pt idx="3327" formatCode="General">
                        <c:v>288.45400000000001</c:v>
                      </c:pt>
                      <c:pt idx="3328" formatCode="General">
                        <c:v>289.45400000000001</c:v>
                      </c:pt>
                      <c:pt idx="3329" formatCode="General">
                        <c:v>290.45400000000001</c:v>
                      </c:pt>
                      <c:pt idx="3330" formatCode="General">
                        <c:v>291.45400000000001</c:v>
                      </c:pt>
                      <c:pt idx="3331" formatCode="General">
                        <c:v>292.45400000000001</c:v>
                      </c:pt>
                      <c:pt idx="3332" formatCode="General">
                        <c:v>293.45400000000001</c:v>
                      </c:pt>
                      <c:pt idx="3333" formatCode="General">
                        <c:v>294.45400000000001</c:v>
                      </c:pt>
                      <c:pt idx="3334" formatCode="General">
                        <c:v>295.45400000000001</c:v>
                      </c:pt>
                      <c:pt idx="3335" formatCode="General">
                        <c:v>296.45400000000001</c:v>
                      </c:pt>
                      <c:pt idx="3336" formatCode="General">
                        <c:v>297.45400000000001</c:v>
                      </c:pt>
                      <c:pt idx="3337" formatCode="General">
                        <c:v>298.45400000000001</c:v>
                      </c:pt>
                      <c:pt idx="3338" formatCode="General">
                        <c:v>299.45400000000001</c:v>
                      </c:pt>
                      <c:pt idx="3339" formatCode="General">
                        <c:v>300.45400000000001</c:v>
                      </c:pt>
                      <c:pt idx="3340" formatCode="General">
                        <c:v>301.45400000000001</c:v>
                      </c:pt>
                      <c:pt idx="3341" formatCode="General">
                        <c:v>302.45400000000001</c:v>
                      </c:pt>
                      <c:pt idx="3342" formatCode="General">
                        <c:v>303.45400000000001</c:v>
                      </c:pt>
                      <c:pt idx="3343" formatCode="General">
                        <c:v>304.45400000000001</c:v>
                      </c:pt>
                      <c:pt idx="3344" formatCode="General">
                        <c:v>305.45400000000001</c:v>
                      </c:pt>
                      <c:pt idx="3345" formatCode="General">
                        <c:v>306.45400000000001</c:v>
                      </c:pt>
                      <c:pt idx="3346" formatCode="General">
                        <c:v>307.45400000000001</c:v>
                      </c:pt>
                      <c:pt idx="3347" formatCode="General">
                        <c:v>308.45400000000001</c:v>
                      </c:pt>
                      <c:pt idx="3348" formatCode="General">
                        <c:v>309.45400000000001</c:v>
                      </c:pt>
                      <c:pt idx="3349" formatCode="General">
                        <c:v>310.45400000000001</c:v>
                      </c:pt>
                      <c:pt idx="3350" formatCode="General">
                        <c:v>311.45400000000001</c:v>
                      </c:pt>
                      <c:pt idx="3351" formatCode="General">
                        <c:v>311.75599999999997</c:v>
                      </c:pt>
                      <c:pt idx="3352" formatCode="General">
                        <c:v>311.75599999999997</c:v>
                      </c:pt>
                      <c:pt idx="3353" formatCode="General">
                        <c:v>311.76600000000002</c:v>
                      </c:pt>
                      <c:pt idx="3354" formatCode="General">
                        <c:v>311.77600000000001</c:v>
                      </c:pt>
                      <c:pt idx="3355" formatCode="General">
                        <c:v>311.786</c:v>
                      </c:pt>
                      <c:pt idx="3356" formatCode="General">
                        <c:v>311.79599999999999</c:v>
                      </c:pt>
                      <c:pt idx="3357" formatCode="General">
                        <c:v>311.80599999999998</c:v>
                      </c:pt>
                      <c:pt idx="3358" formatCode="General">
                        <c:v>311.81599999999997</c:v>
                      </c:pt>
                      <c:pt idx="3359" formatCode="General">
                        <c:v>311.82600000000002</c:v>
                      </c:pt>
                      <c:pt idx="3360" formatCode="General">
                        <c:v>311.83600000000001</c:v>
                      </c:pt>
                      <c:pt idx="3361" formatCode="General">
                        <c:v>311.846</c:v>
                      </c:pt>
                      <c:pt idx="3362" formatCode="General">
                        <c:v>311.85599999999999</c:v>
                      </c:pt>
                      <c:pt idx="3363" formatCode="General">
                        <c:v>311.86599999999999</c:v>
                      </c:pt>
                      <c:pt idx="3364" formatCode="General">
                        <c:v>311.87599999999998</c:v>
                      </c:pt>
                      <c:pt idx="3365" formatCode="General">
                        <c:v>311.88600000000002</c:v>
                      </c:pt>
                      <c:pt idx="3366" formatCode="General">
                        <c:v>311.89600000000002</c:v>
                      </c:pt>
                      <c:pt idx="3367" formatCode="General">
                        <c:v>311.90600000000001</c:v>
                      </c:pt>
                      <c:pt idx="3368" formatCode="General">
                        <c:v>311.916</c:v>
                      </c:pt>
                      <c:pt idx="3369" formatCode="General">
                        <c:v>311.92599999999999</c:v>
                      </c:pt>
                      <c:pt idx="3370" formatCode="General">
                        <c:v>311.93599999999998</c:v>
                      </c:pt>
                      <c:pt idx="3371" formatCode="General">
                        <c:v>311.94600000000003</c:v>
                      </c:pt>
                      <c:pt idx="3372" formatCode="General">
                        <c:v>311.95600000000002</c:v>
                      </c:pt>
                      <c:pt idx="3373" formatCode="General">
                        <c:v>311.96600000000001</c:v>
                      </c:pt>
                      <c:pt idx="3374" formatCode="General">
                        <c:v>311.976</c:v>
                      </c:pt>
                      <c:pt idx="3375" formatCode="General">
                        <c:v>311.98599999999999</c:v>
                      </c:pt>
                      <c:pt idx="3376" formatCode="General">
                        <c:v>311.99599999999998</c:v>
                      </c:pt>
                      <c:pt idx="3377" formatCode="General">
                        <c:v>312.00599999999997</c:v>
                      </c:pt>
                      <c:pt idx="3378" formatCode="General">
                        <c:v>312.01600000000002</c:v>
                      </c:pt>
                      <c:pt idx="3379" formatCode="General">
                        <c:v>312.02600000000001</c:v>
                      </c:pt>
                      <c:pt idx="3380" formatCode="General">
                        <c:v>312.036</c:v>
                      </c:pt>
                      <c:pt idx="3381" formatCode="General">
                        <c:v>312.04599999999999</c:v>
                      </c:pt>
                      <c:pt idx="3382" formatCode="General">
                        <c:v>312.05599999999998</c:v>
                      </c:pt>
                      <c:pt idx="3383" formatCode="General">
                        <c:v>312.06599999999997</c:v>
                      </c:pt>
                      <c:pt idx="3384" formatCode="General">
                        <c:v>312.07600000000002</c:v>
                      </c:pt>
                      <c:pt idx="3385" formatCode="General">
                        <c:v>312.08600000000001</c:v>
                      </c:pt>
                      <c:pt idx="3386" formatCode="General">
                        <c:v>312.096</c:v>
                      </c:pt>
                      <c:pt idx="3387" formatCode="General">
                        <c:v>312.10599999999999</c:v>
                      </c:pt>
                      <c:pt idx="3388" formatCode="General">
                        <c:v>312.11599999999999</c:v>
                      </c:pt>
                      <c:pt idx="3389" formatCode="General">
                        <c:v>312.12599999999998</c:v>
                      </c:pt>
                      <c:pt idx="3390" formatCode="General">
                        <c:v>312.13600000000002</c:v>
                      </c:pt>
                      <c:pt idx="3391" formatCode="General">
                        <c:v>312.14600000000002</c:v>
                      </c:pt>
                      <c:pt idx="3392" formatCode="General">
                        <c:v>312.15600000000001</c:v>
                      </c:pt>
                      <c:pt idx="3393" formatCode="General">
                        <c:v>312.166</c:v>
                      </c:pt>
                      <c:pt idx="3394" formatCode="General">
                        <c:v>312.17599999999999</c:v>
                      </c:pt>
                      <c:pt idx="3395" formatCode="General">
                        <c:v>312.18599999999998</c:v>
                      </c:pt>
                      <c:pt idx="3396" formatCode="General">
                        <c:v>312.19600000000003</c:v>
                      </c:pt>
                      <c:pt idx="3397" formatCode="General">
                        <c:v>312.20600000000002</c:v>
                      </c:pt>
                      <c:pt idx="3398" formatCode="General">
                        <c:v>312.21600000000001</c:v>
                      </c:pt>
                      <c:pt idx="3399" formatCode="General">
                        <c:v>312.226</c:v>
                      </c:pt>
                      <c:pt idx="3400" formatCode="General">
                        <c:v>312.23599999999999</c:v>
                      </c:pt>
                      <c:pt idx="3401" formatCode="General">
                        <c:v>312.24599999999998</c:v>
                      </c:pt>
                      <c:pt idx="3402" formatCode="General">
                        <c:v>312.25599999999997</c:v>
                      </c:pt>
                      <c:pt idx="3403" formatCode="General">
                        <c:v>312.26600000000002</c:v>
                      </c:pt>
                      <c:pt idx="3404" formatCode="General">
                        <c:v>312.27600000000001</c:v>
                      </c:pt>
                      <c:pt idx="3405" formatCode="General">
                        <c:v>312.286</c:v>
                      </c:pt>
                      <c:pt idx="3406" formatCode="General">
                        <c:v>312.29599999999999</c:v>
                      </c:pt>
                      <c:pt idx="3407" formatCode="General">
                        <c:v>312.30599999999998</c:v>
                      </c:pt>
                      <c:pt idx="3408" formatCode="General">
                        <c:v>312.31599999999997</c:v>
                      </c:pt>
                      <c:pt idx="3409" formatCode="General">
                        <c:v>312.32600000000002</c:v>
                      </c:pt>
                      <c:pt idx="3410" formatCode="General">
                        <c:v>312.33600000000001</c:v>
                      </c:pt>
                      <c:pt idx="3411" formatCode="General">
                        <c:v>312.346</c:v>
                      </c:pt>
                      <c:pt idx="3412" formatCode="General">
                        <c:v>312.35599999999999</c:v>
                      </c:pt>
                      <c:pt idx="3413" formatCode="General">
                        <c:v>312.36599999999999</c:v>
                      </c:pt>
                      <c:pt idx="3414" formatCode="General">
                        <c:v>312.37599999999998</c:v>
                      </c:pt>
                      <c:pt idx="3415" formatCode="General">
                        <c:v>312.38600000000002</c:v>
                      </c:pt>
                      <c:pt idx="3416" formatCode="General">
                        <c:v>312.39600000000002</c:v>
                      </c:pt>
                      <c:pt idx="3417" formatCode="General">
                        <c:v>312.40600000000001</c:v>
                      </c:pt>
                      <c:pt idx="3418" formatCode="General">
                        <c:v>312.416</c:v>
                      </c:pt>
                      <c:pt idx="3419" formatCode="General">
                        <c:v>312.42599999999999</c:v>
                      </c:pt>
                      <c:pt idx="3420" formatCode="General">
                        <c:v>312.43599999999998</c:v>
                      </c:pt>
                      <c:pt idx="3421" formatCode="General">
                        <c:v>312.44600000000003</c:v>
                      </c:pt>
                      <c:pt idx="3422" formatCode="General">
                        <c:v>312.45600000000002</c:v>
                      </c:pt>
                      <c:pt idx="3423" formatCode="General">
                        <c:v>312.46600000000001</c:v>
                      </c:pt>
                      <c:pt idx="3424" formatCode="General">
                        <c:v>312.476</c:v>
                      </c:pt>
                      <c:pt idx="3425" formatCode="General">
                        <c:v>312.48599999999999</c:v>
                      </c:pt>
                      <c:pt idx="3426" formatCode="General">
                        <c:v>312.49599999999998</c:v>
                      </c:pt>
                      <c:pt idx="3427" formatCode="General">
                        <c:v>312.50599999999997</c:v>
                      </c:pt>
                      <c:pt idx="3428" formatCode="General">
                        <c:v>312.51600000000002</c:v>
                      </c:pt>
                      <c:pt idx="3429" formatCode="General">
                        <c:v>312.52600000000001</c:v>
                      </c:pt>
                      <c:pt idx="3430" formatCode="General">
                        <c:v>312.536</c:v>
                      </c:pt>
                      <c:pt idx="3431" formatCode="General">
                        <c:v>312.54599999999999</c:v>
                      </c:pt>
                      <c:pt idx="3432" formatCode="General">
                        <c:v>312.55599999999998</c:v>
                      </c:pt>
                      <c:pt idx="3433" formatCode="General">
                        <c:v>312.56599999999997</c:v>
                      </c:pt>
                      <c:pt idx="3434" formatCode="General">
                        <c:v>312.57600000000002</c:v>
                      </c:pt>
                      <c:pt idx="3435" formatCode="General">
                        <c:v>312.58600000000001</c:v>
                      </c:pt>
                      <c:pt idx="3436" formatCode="General">
                        <c:v>312.596</c:v>
                      </c:pt>
                      <c:pt idx="3437" formatCode="General">
                        <c:v>312.60599999999999</c:v>
                      </c:pt>
                      <c:pt idx="3438" formatCode="General">
                        <c:v>312.61599999999999</c:v>
                      </c:pt>
                      <c:pt idx="3439" formatCode="General">
                        <c:v>312.62599999999998</c:v>
                      </c:pt>
                      <c:pt idx="3440" formatCode="General">
                        <c:v>312.63600000000002</c:v>
                      </c:pt>
                      <c:pt idx="3441" formatCode="General">
                        <c:v>312.64600000000002</c:v>
                      </c:pt>
                      <c:pt idx="3442" formatCode="General">
                        <c:v>312.65600000000001</c:v>
                      </c:pt>
                      <c:pt idx="3443" formatCode="General">
                        <c:v>312.666</c:v>
                      </c:pt>
                      <c:pt idx="3444" formatCode="General">
                        <c:v>312.67599999999999</c:v>
                      </c:pt>
                      <c:pt idx="3445" formatCode="General">
                        <c:v>312.68599999999998</c:v>
                      </c:pt>
                      <c:pt idx="3446" formatCode="General">
                        <c:v>312.69600000000003</c:v>
                      </c:pt>
                      <c:pt idx="3447" formatCode="General">
                        <c:v>312.70600000000002</c:v>
                      </c:pt>
                      <c:pt idx="3448" formatCode="General">
                        <c:v>312.71600000000001</c:v>
                      </c:pt>
                      <c:pt idx="3449" formatCode="General">
                        <c:v>312.726</c:v>
                      </c:pt>
                      <c:pt idx="3450" formatCode="General">
                        <c:v>312.73599999999999</c:v>
                      </c:pt>
                      <c:pt idx="3451" formatCode="General">
                        <c:v>312.74599999999998</c:v>
                      </c:pt>
                      <c:pt idx="3452" formatCode="General">
                        <c:v>312.75599999999997</c:v>
                      </c:pt>
                      <c:pt idx="3453" formatCode="General">
                        <c:v>312.76600000000002</c:v>
                      </c:pt>
                      <c:pt idx="3454" formatCode="General">
                        <c:v>312.77600000000001</c:v>
                      </c:pt>
                      <c:pt idx="3455" formatCode="General">
                        <c:v>312.786</c:v>
                      </c:pt>
                      <c:pt idx="3456" formatCode="General">
                        <c:v>312.79599999999999</c:v>
                      </c:pt>
                      <c:pt idx="3457" formatCode="General">
                        <c:v>312.80599999999998</c:v>
                      </c:pt>
                      <c:pt idx="3458" formatCode="General">
                        <c:v>312.81599999999997</c:v>
                      </c:pt>
                      <c:pt idx="3459" formatCode="General">
                        <c:v>312.82600000000002</c:v>
                      </c:pt>
                      <c:pt idx="3460" formatCode="General">
                        <c:v>312.83600000000001</c:v>
                      </c:pt>
                      <c:pt idx="3461" formatCode="General">
                        <c:v>312.846</c:v>
                      </c:pt>
                      <c:pt idx="3462" formatCode="General">
                        <c:v>312.85599999999999</c:v>
                      </c:pt>
                      <c:pt idx="3463" formatCode="General">
                        <c:v>312.86599999999999</c:v>
                      </c:pt>
                      <c:pt idx="3464" formatCode="General">
                        <c:v>312.87599999999998</c:v>
                      </c:pt>
                      <c:pt idx="3465" formatCode="General">
                        <c:v>312.88600000000002</c:v>
                      </c:pt>
                      <c:pt idx="3466" formatCode="General">
                        <c:v>312.89600000000002</c:v>
                      </c:pt>
                      <c:pt idx="3467" formatCode="General">
                        <c:v>312.90600000000001</c:v>
                      </c:pt>
                      <c:pt idx="3468" formatCode="General">
                        <c:v>312.916</c:v>
                      </c:pt>
                      <c:pt idx="3469" formatCode="General">
                        <c:v>312.92599999999999</c:v>
                      </c:pt>
                      <c:pt idx="3470" formatCode="General">
                        <c:v>312.93599999999998</c:v>
                      </c:pt>
                      <c:pt idx="3471" formatCode="General">
                        <c:v>312.94600000000003</c:v>
                      </c:pt>
                      <c:pt idx="3472" formatCode="General">
                        <c:v>312.95600000000002</c:v>
                      </c:pt>
                      <c:pt idx="3473" formatCode="General">
                        <c:v>312.96600000000001</c:v>
                      </c:pt>
                      <c:pt idx="3474" formatCode="General">
                        <c:v>312.976</c:v>
                      </c:pt>
                      <c:pt idx="3475" formatCode="General">
                        <c:v>312.98599999999999</c:v>
                      </c:pt>
                      <c:pt idx="3476" formatCode="General">
                        <c:v>312.99599999999998</c:v>
                      </c:pt>
                      <c:pt idx="3477" formatCode="General">
                        <c:v>313.00599999999997</c:v>
                      </c:pt>
                      <c:pt idx="3478" formatCode="General">
                        <c:v>313.01600000000002</c:v>
                      </c:pt>
                      <c:pt idx="3479" formatCode="General">
                        <c:v>313.02600000000001</c:v>
                      </c:pt>
                      <c:pt idx="3480" formatCode="General">
                        <c:v>313.036</c:v>
                      </c:pt>
                      <c:pt idx="3481" formatCode="General">
                        <c:v>313.04599999999999</c:v>
                      </c:pt>
                      <c:pt idx="3482" formatCode="General">
                        <c:v>313.05599999999998</c:v>
                      </c:pt>
                      <c:pt idx="3483" formatCode="General">
                        <c:v>313.06599999999997</c:v>
                      </c:pt>
                      <c:pt idx="3484" formatCode="General">
                        <c:v>313.07600000000002</c:v>
                      </c:pt>
                      <c:pt idx="3485" formatCode="General">
                        <c:v>313.08600000000001</c:v>
                      </c:pt>
                      <c:pt idx="3486" formatCode="General">
                        <c:v>313.096</c:v>
                      </c:pt>
                      <c:pt idx="3487" formatCode="General">
                        <c:v>313.10599999999999</c:v>
                      </c:pt>
                      <c:pt idx="3488" formatCode="General">
                        <c:v>313.11599999999999</c:v>
                      </c:pt>
                      <c:pt idx="3489" formatCode="General">
                        <c:v>313.12599999999998</c:v>
                      </c:pt>
                      <c:pt idx="3490" formatCode="General">
                        <c:v>313.13600000000002</c:v>
                      </c:pt>
                      <c:pt idx="3491" formatCode="General">
                        <c:v>313.14600000000002</c:v>
                      </c:pt>
                      <c:pt idx="3492" formatCode="General">
                        <c:v>313.15600000000001</c:v>
                      </c:pt>
                      <c:pt idx="3493" formatCode="General">
                        <c:v>313.166</c:v>
                      </c:pt>
                      <c:pt idx="3494" formatCode="General">
                        <c:v>313.17599999999999</c:v>
                      </c:pt>
                      <c:pt idx="3495" formatCode="General">
                        <c:v>313.18599999999998</c:v>
                      </c:pt>
                      <c:pt idx="3496" formatCode="General">
                        <c:v>313.19600000000003</c:v>
                      </c:pt>
                      <c:pt idx="3497" formatCode="General">
                        <c:v>313.20600000000002</c:v>
                      </c:pt>
                      <c:pt idx="3498" formatCode="General">
                        <c:v>313.21600000000001</c:v>
                      </c:pt>
                      <c:pt idx="3499" formatCode="General">
                        <c:v>313.226</c:v>
                      </c:pt>
                      <c:pt idx="3500" formatCode="General">
                        <c:v>313.23599999999999</c:v>
                      </c:pt>
                      <c:pt idx="3501" formatCode="General">
                        <c:v>313.24599999999998</c:v>
                      </c:pt>
                      <c:pt idx="3502" formatCode="General">
                        <c:v>313.25599999999997</c:v>
                      </c:pt>
                      <c:pt idx="3503" formatCode="General">
                        <c:v>313.26600000000002</c:v>
                      </c:pt>
                      <c:pt idx="3504" formatCode="General">
                        <c:v>313.27600000000001</c:v>
                      </c:pt>
                      <c:pt idx="3505" formatCode="General">
                        <c:v>313.286</c:v>
                      </c:pt>
                      <c:pt idx="3506" formatCode="General">
                        <c:v>313.29599999999999</c:v>
                      </c:pt>
                      <c:pt idx="3507" formatCode="General">
                        <c:v>313.30599999999998</c:v>
                      </c:pt>
                      <c:pt idx="3508" formatCode="General">
                        <c:v>313.31599999999997</c:v>
                      </c:pt>
                      <c:pt idx="3509" formatCode="General">
                        <c:v>313.32600000000002</c:v>
                      </c:pt>
                      <c:pt idx="3510" formatCode="General">
                        <c:v>313.33600000000001</c:v>
                      </c:pt>
                      <c:pt idx="3511" formatCode="General">
                        <c:v>313.346</c:v>
                      </c:pt>
                      <c:pt idx="3512" formatCode="General">
                        <c:v>313.35599999999999</c:v>
                      </c:pt>
                      <c:pt idx="3513" formatCode="General">
                        <c:v>313.36599999999999</c:v>
                      </c:pt>
                      <c:pt idx="3514" formatCode="General">
                        <c:v>313.37599999999998</c:v>
                      </c:pt>
                      <c:pt idx="3515" formatCode="General">
                        <c:v>313.38600000000002</c:v>
                      </c:pt>
                      <c:pt idx="3516" formatCode="General">
                        <c:v>313.39600000000002</c:v>
                      </c:pt>
                      <c:pt idx="3517" formatCode="General">
                        <c:v>313.40600000000001</c:v>
                      </c:pt>
                      <c:pt idx="3518" formatCode="General">
                        <c:v>313.416</c:v>
                      </c:pt>
                      <c:pt idx="3519" formatCode="General">
                        <c:v>313.42599999999999</c:v>
                      </c:pt>
                      <c:pt idx="3520" formatCode="General">
                        <c:v>313.43599999999998</c:v>
                      </c:pt>
                      <c:pt idx="3521" formatCode="General">
                        <c:v>313.44600000000003</c:v>
                      </c:pt>
                      <c:pt idx="3522" formatCode="General">
                        <c:v>313.45600000000002</c:v>
                      </c:pt>
                      <c:pt idx="3523" formatCode="General">
                        <c:v>313.46600000000001</c:v>
                      </c:pt>
                      <c:pt idx="3524" formatCode="General">
                        <c:v>313.476</c:v>
                      </c:pt>
                      <c:pt idx="3525" formatCode="General">
                        <c:v>313.48599999999999</c:v>
                      </c:pt>
                      <c:pt idx="3526" formatCode="General">
                        <c:v>313.49599999999998</c:v>
                      </c:pt>
                      <c:pt idx="3527" formatCode="General">
                        <c:v>313.50599999999997</c:v>
                      </c:pt>
                      <c:pt idx="3528" formatCode="General">
                        <c:v>313.51600000000002</c:v>
                      </c:pt>
                      <c:pt idx="3529" formatCode="General">
                        <c:v>313.52600000000001</c:v>
                      </c:pt>
                      <c:pt idx="3530" formatCode="General">
                        <c:v>313.536</c:v>
                      </c:pt>
                      <c:pt idx="3531" formatCode="General">
                        <c:v>313.54599999999999</c:v>
                      </c:pt>
                      <c:pt idx="3532" formatCode="General">
                        <c:v>313.55599999999998</c:v>
                      </c:pt>
                      <c:pt idx="3533" formatCode="General">
                        <c:v>313.56599999999997</c:v>
                      </c:pt>
                      <c:pt idx="3534" formatCode="General">
                        <c:v>313.57600000000002</c:v>
                      </c:pt>
                      <c:pt idx="3535" formatCode="General">
                        <c:v>313.58600000000001</c:v>
                      </c:pt>
                      <c:pt idx="3536" formatCode="General">
                        <c:v>313.596</c:v>
                      </c:pt>
                      <c:pt idx="3537" formatCode="General">
                        <c:v>313.60599999999999</c:v>
                      </c:pt>
                      <c:pt idx="3538" formatCode="General">
                        <c:v>313.61599999999999</c:v>
                      </c:pt>
                      <c:pt idx="3539" formatCode="General">
                        <c:v>313.62599999999998</c:v>
                      </c:pt>
                      <c:pt idx="3540" formatCode="General">
                        <c:v>313.63600000000002</c:v>
                      </c:pt>
                      <c:pt idx="3541" formatCode="General">
                        <c:v>313.64600000000002</c:v>
                      </c:pt>
                      <c:pt idx="3542" formatCode="General">
                        <c:v>313.65600000000001</c:v>
                      </c:pt>
                      <c:pt idx="3543" formatCode="General">
                        <c:v>313.666</c:v>
                      </c:pt>
                      <c:pt idx="3544" formatCode="General">
                        <c:v>313.67599999999999</c:v>
                      </c:pt>
                      <c:pt idx="3545" formatCode="General">
                        <c:v>313.68599999999998</c:v>
                      </c:pt>
                      <c:pt idx="3546" formatCode="General">
                        <c:v>313.69600000000003</c:v>
                      </c:pt>
                      <c:pt idx="3547" formatCode="General">
                        <c:v>313.70600000000002</c:v>
                      </c:pt>
                      <c:pt idx="3548" formatCode="General">
                        <c:v>313.71600000000001</c:v>
                      </c:pt>
                      <c:pt idx="3549" formatCode="General">
                        <c:v>313.726</c:v>
                      </c:pt>
                      <c:pt idx="3550" formatCode="General">
                        <c:v>313.73599999999999</c:v>
                      </c:pt>
                      <c:pt idx="3551" formatCode="General">
                        <c:v>313.74599999999998</c:v>
                      </c:pt>
                      <c:pt idx="3552" formatCode="General">
                        <c:v>313.75599999999997</c:v>
                      </c:pt>
                      <c:pt idx="3553" formatCode="General">
                        <c:v>313.76600000000002</c:v>
                      </c:pt>
                      <c:pt idx="3554" formatCode="General">
                        <c:v>313.77600000000001</c:v>
                      </c:pt>
                      <c:pt idx="3555" formatCode="General">
                        <c:v>313.786</c:v>
                      </c:pt>
                      <c:pt idx="3556" formatCode="General">
                        <c:v>313.79599999999999</c:v>
                      </c:pt>
                      <c:pt idx="3557" formatCode="General">
                        <c:v>313.80599999999998</c:v>
                      </c:pt>
                      <c:pt idx="3558" formatCode="General">
                        <c:v>313.81599999999997</c:v>
                      </c:pt>
                      <c:pt idx="3559" formatCode="General">
                        <c:v>313.82600000000002</c:v>
                      </c:pt>
                      <c:pt idx="3560" formatCode="General">
                        <c:v>313.83600000000001</c:v>
                      </c:pt>
                      <c:pt idx="3561" formatCode="General">
                        <c:v>313.846</c:v>
                      </c:pt>
                      <c:pt idx="3562" formatCode="General">
                        <c:v>313.85599999999999</c:v>
                      </c:pt>
                      <c:pt idx="3563" formatCode="General">
                        <c:v>313.86599999999999</c:v>
                      </c:pt>
                      <c:pt idx="3564" formatCode="General">
                        <c:v>313.87599999999998</c:v>
                      </c:pt>
                      <c:pt idx="3565" formatCode="General">
                        <c:v>313.88600000000002</c:v>
                      </c:pt>
                      <c:pt idx="3566" formatCode="General">
                        <c:v>313.89600000000002</c:v>
                      </c:pt>
                      <c:pt idx="3567" formatCode="General">
                        <c:v>313.90600000000001</c:v>
                      </c:pt>
                      <c:pt idx="3568" formatCode="General">
                        <c:v>313.916</c:v>
                      </c:pt>
                      <c:pt idx="3569" formatCode="General">
                        <c:v>313.92599999999999</c:v>
                      </c:pt>
                      <c:pt idx="3570" formatCode="General">
                        <c:v>313.93599999999998</c:v>
                      </c:pt>
                      <c:pt idx="3571" formatCode="General">
                        <c:v>313.94600000000003</c:v>
                      </c:pt>
                      <c:pt idx="3572" formatCode="General">
                        <c:v>313.95600000000002</c:v>
                      </c:pt>
                      <c:pt idx="3573" formatCode="General">
                        <c:v>313.96600000000001</c:v>
                      </c:pt>
                      <c:pt idx="3574" formatCode="General">
                        <c:v>313.976</c:v>
                      </c:pt>
                      <c:pt idx="3575" formatCode="General">
                        <c:v>313.98599999999999</c:v>
                      </c:pt>
                      <c:pt idx="3576" formatCode="General">
                        <c:v>313.99599999999998</c:v>
                      </c:pt>
                      <c:pt idx="3577" formatCode="General">
                        <c:v>314.00599999999997</c:v>
                      </c:pt>
                      <c:pt idx="3578" formatCode="General">
                        <c:v>314.01600000000002</c:v>
                      </c:pt>
                      <c:pt idx="3579" formatCode="General">
                        <c:v>314.02600000000001</c:v>
                      </c:pt>
                      <c:pt idx="3580" formatCode="General">
                        <c:v>314.036</c:v>
                      </c:pt>
                      <c:pt idx="3581" formatCode="General">
                        <c:v>314.04599999999999</c:v>
                      </c:pt>
                      <c:pt idx="3582" formatCode="General">
                        <c:v>314.05599999999998</c:v>
                      </c:pt>
                      <c:pt idx="3583" formatCode="General">
                        <c:v>314.06599999999997</c:v>
                      </c:pt>
                      <c:pt idx="3584" formatCode="General">
                        <c:v>314.07600000000002</c:v>
                      </c:pt>
                      <c:pt idx="3585" formatCode="General">
                        <c:v>314.08600000000001</c:v>
                      </c:pt>
                      <c:pt idx="3586" formatCode="General">
                        <c:v>314.096</c:v>
                      </c:pt>
                      <c:pt idx="3587" formatCode="General">
                        <c:v>314.10599999999999</c:v>
                      </c:pt>
                      <c:pt idx="3588" formatCode="General">
                        <c:v>314.11599999999999</c:v>
                      </c:pt>
                      <c:pt idx="3589" formatCode="General">
                        <c:v>314.12599999999998</c:v>
                      </c:pt>
                      <c:pt idx="3590" formatCode="General">
                        <c:v>314.13600000000002</c:v>
                      </c:pt>
                      <c:pt idx="3591" formatCode="General">
                        <c:v>314.14600000000002</c:v>
                      </c:pt>
                      <c:pt idx="3592" formatCode="General">
                        <c:v>314.15600000000001</c:v>
                      </c:pt>
                      <c:pt idx="3593" formatCode="General">
                        <c:v>314.166</c:v>
                      </c:pt>
                      <c:pt idx="3594" formatCode="General">
                        <c:v>314.17599999999999</c:v>
                      </c:pt>
                      <c:pt idx="3595" formatCode="General">
                        <c:v>314.18599999999998</c:v>
                      </c:pt>
                      <c:pt idx="3596" formatCode="General">
                        <c:v>314.19600000000003</c:v>
                      </c:pt>
                      <c:pt idx="3597" formatCode="General">
                        <c:v>314.20600000000002</c:v>
                      </c:pt>
                      <c:pt idx="3598" formatCode="General">
                        <c:v>314.21600000000001</c:v>
                      </c:pt>
                      <c:pt idx="3599" formatCode="General">
                        <c:v>314.226</c:v>
                      </c:pt>
                      <c:pt idx="3600" formatCode="General">
                        <c:v>314.23599999999999</c:v>
                      </c:pt>
                      <c:pt idx="3601" formatCode="General">
                        <c:v>314.24599999999998</c:v>
                      </c:pt>
                      <c:pt idx="3602" formatCode="General">
                        <c:v>314.25599999999997</c:v>
                      </c:pt>
                      <c:pt idx="3603" formatCode="General">
                        <c:v>314.26600000000002</c:v>
                      </c:pt>
                      <c:pt idx="3604" formatCode="General">
                        <c:v>314.27600000000001</c:v>
                      </c:pt>
                      <c:pt idx="3605" formatCode="General">
                        <c:v>314.286</c:v>
                      </c:pt>
                      <c:pt idx="3606" formatCode="General">
                        <c:v>314.29599999999999</c:v>
                      </c:pt>
                      <c:pt idx="3607" formatCode="General">
                        <c:v>314.30599999999998</c:v>
                      </c:pt>
                      <c:pt idx="3608" formatCode="General">
                        <c:v>314.31599999999997</c:v>
                      </c:pt>
                      <c:pt idx="3609" formatCode="General">
                        <c:v>314.32600000000002</c:v>
                      </c:pt>
                      <c:pt idx="3610" formatCode="General">
                        <c:v>314.33600000000001</c:v>
                      </c:pt>
                      <c:pt idx="3611" formatCode="General">
                        <c:v>314.346</c:v>
                      </c:pt>
                      <c:pt idx="3612" formatCode="General">
                        <c:v>314.35599999999999</c:v>
                      </c:pt>
                      <c:pt idx="3613" formatCode="General">
                        <c:v>314.36599999999999</c:v>
                      </c:pt>
                      <c:pt idx="3614" formatCode="General">
                        <c:v>314.37599999999998</c:v>
                      </c:pt>
                      <c:pt idx="3615" formatCode="General">
                        <c:v>314.38600000000002</c:v>
                      </c:pt>
                      <c:pt idx="3616" formatCode="General">
                        <c:v>314.39600000000002</c:v>
                      </c:pt>
                      <c:pt idx="3617" formatCode="General">
                        <c:v>314.40600000000001</c:v>
                      </c:pt>
                      <c:pt idx="3618" formatCode="General">
                        <c:v>314.416</c:v>
                      </c:pt>
                      <c:pt idx="3619" formatCode="General">
                        <c:v>314.42599999999999</c:v>
                      </c:pt>
                      <c:pt idx="3620" formatCode="General">
                        <c:v>314.43599999999998</c:v>
                      </c:pt>
                      <c:pt idx="3621" formatCode="General">
                        <c:v>314.44600000000003</c:v>
                      </c:pt>
                      <c:pt idx="3622" formatCode="General">
                        <c:v>314.45600000000002</c:v>
                      </c:pt>
                      <c:pt idx="3623" formatCode="General">
                        <c:v>314.46600000000001</c:v>
                      </c:pt>
                      <c:pt idx="3624" formatCode="General">
                        <c:v>314.476</c:v>
                      </c:pt>
                      <c:pt idx="3625" formatCode="General">
                        <c:v>314.48599999999999</c:v>
                      </c:pt>
                      <c:pt idx="3626" formatCode="General">
                        <c:v>314.49599999999998</c:v>
                      </c:pt>
                      <c:pt idx="3627" formatCode="General">
                        <c:v>314.50599999999997</c:v>
                      </c:pt>
                      <c:pt idx="3628" formatCode="General">
                        <c:v>314.51600000000002</c:v>
                      </c:pt>
                      <c:pt idx="3629" formatCode="General">
                        <c:v>314.52600000000001</c:v>
                      </c:pt>
                      <c:pt idx="3630" formatCode="General">
                        <c:v>314.536</c:v>
                      </c:pt>
                      <c:pt idx="3631" formatCode="General">
                        <c:v>314.54599999999999</c:v>
                      </c:pt>
                      <c:pt idx="3632" formatCode="General">
                        <c:v>314.55599999999998</c:v>
                      </c:pt>
                      <c:pt idx="3633" formatCode="General">
                        <c:v>314.56599999999997</c:v>
                      </c:pt>
                      <c:pt idx="3634" formatCode="General">
                        <c:v>314.57600000000002</c:v>
                      </c:pt>
                      <c:pt idx="3635" formatCode="General">
                        <c:v>314.58600000000001</c:v>
                      </c:pt>
                      <c:pt idx="3636" formatCode="General">
                        <c:v>314.596</c:v>
                      </c:pt>
                      <c:pt idx="3637" formatCode="General">
                        <c:v>314.60599999999999</c:v>
                      </c:pt>
                      <c:pt idx="3638" formatCode="General">
                        <c:v>314.61599999999999</c:v>
                      </c:pt>
                      <c:pt idx="3639" formatCode="General">
                        <c:v>314.62599999999998</c:v>
                      </c:pt>
                      <c:pt idx="3640" formatCode="General">
                        <c:v>314.63600000000002</c:v>
                      </c:pt>
                      <c:pt idx="3641" formatCode="General">
                        <c:v>314.64600000000002</c:v>
                      </c:pt>
                      <c:pt idx="3642" formatCode="General">
                        <c:v>314.65600000000001</c:v>
                      </c:pt>
                      <c:pt idx="3643" formatCode="General">
                        <c:v>314.666</c:v>
                      </c:pt>
                      <c:pt idx="3644" formatCode="General">
                        <c:v>314.67599999999999</c:v>
                      </c:pt>
                      <c:pt idx="3645" formatCode="General">
                        <c:v>314.68599999999998</c:v>
                      </c:pt>
                      <c:pt idx="3646" formatCode="General">
                        <c:v>314.69600000000003</c:v>
                      </c:pt>
                      <c:pt idx="3647" formatCode="General">
                        <c:v>314.70600000000002</c:v>
                      </c:pt>
                      <c:pt idx="3648" formatCode="General">
                        <c:v>314.71600000000001</c:v>
                      </c:pt>
                      <c:pt idx="3649" formatCode="General">
                        <c:v>314.726</c:v>
                      </c:pt>
                      <c:pt idx="3650" formatCode="General">
                        <c:v>314.73599999999999</c:v>
                      </c:pt>
                      <c:pt idx="3651" formatCode="General">
                        <c:v>314.74599999999998</c:v>
                      </c:pt>
                      <c:pt idx="3652" formatCode="General">
                        <c:v>314.75599999999997</c:v>
                      </c:pt>
                      <c:pt idx="3653" formatCode="General">
                        <c:v>314.76600000000002</c:v>
                      </c:pt>
                      <c:pt idx="3654" formatCode="General">
                        <c:v>314.77600000000001</c:v>
                      </c:pt>
                      <c:pt idx="3655" formatCode="General">
                        <c:v>314.786</c:v>
                      </c:pt>
                      <c:pt idx="3656" formatCode="General">
                        <c:v>314.79599999999999</c:v>
                      </c:pt>
                      <c:pt idx="3657" formatCode="General">
                        <c:v>314.80599999999998</c:v>
                      </c:pt>
                      <c:pt idx="3658" formatCode="General">
                        <c:v>314.81599999999997</c:v>
                      </c:pt>
                      <c:pt idx="3659" formatCode="General">
                        <c:v>314.82600000000002</c:v>
                      </c:pt>
                      <c:pt idx="3660" formatCode="General">
                        <c:v>314.83600000000001</c:v>
                      </c:pt>
                      <c:pt idx="3661" formatCode="General">
                        <c:v>314.846</c:v>
                      </c:pt>
                      <c:pt idx="3662" formatCode="General">
                        <c:v>314.85599999999999</c:v>
                      </c:pt>
                      <c:pt idx="3663" formatCode="General">
                        <c:v>314.86599999999999</c:v>
                      </c:pt>
                      <c:pt idx="3664" formatCode="General">
                        <c:v>314.87599999999998</c:v>
                      </c:pt>
                      <c:pt idx="3665" formatCode="General">
                        <c:v>314.88600000000002</c:v>
                      </c:pt>
                      <c:pt idx="3666" formatCode="General">
                        <c:v>314.89600000000002</c:v>
                      </c:pt>
                      <c:pt idx="3667" formatCode="General">
                        <c:v>314.90600000000001</c:v>
                      </c:pt>
                      <c:pt idx="3668" formatCode="General">
                        <c:v>314.916</c:v>
                      </c:pt>
                      <c:pt idx="3669" formatCode="General">
                        <c:v>314.92599999999999</c:v>
                      </c:pt>
                      <c:pt idx="3670" formatCode="General">
                        <c:v>314.93599999999998</c:v>
                      </c:pt>
                      <c:pt idx="3671" formatCode="General">
                        <c:v>314.94600000000003</c:v>
                      </c:pt>
                      <c:pt idx="3672" formatCode="General">
                        <c:v>314.95600000000002</c:v>
                      </c:pt>
                      <c:pt idx="3673" formatCode="General">
                        <c:v>314.96600000000001</c:v>
                      </c:pt>
                      <c:pt idx="3674" formatCode="General">
                        <c:v>314.976</c:v>
                      </c:pt>
                      <c:pt idx="3675" formatCode="General">
                        <c:v>314.98599999999999</c:v>
                      </c:pt>
                      <c:pt idx="3676" formatCode="General">
                        <c:v>314.99599999999998</c:v>
                      </c:pt>
                      <c:pt idx="3677" formatCode="General">
                        <c:v>315.00599999999997</c:v>
                      </c:pt>
                      <c:pt idx="3678" formatCode="General">
                        <c:v>315.01600000000002</c:v>
                      </c:pt>
                      <c:pt idx="3679" formatCode="General">
                        <c:v>315.02600000000001</c:v>
                      </c:pt>
                      <c:pt idx="3680" formatCode="General">
                        <c:v>315.036</c:v>
                      </c:pt>
                      <c:pt idx="3681" formatCode="General">
                        <c:v>315.04599999999999</c:v>
                      </c:pt>
                      <c:pt idx="3682" formatCode="General">
                        <c:v>315.05599999999998</c:v>
                      </c:pt>
                      <c:pt idx="3683" formatCode="General">
                        <c:v>315.06599999999997</c:v>
                      </c:pt>
                      <c:pt idx="3684" formatCode="General">
                        <c:v>315.07600000000002</c:v>
                      </c:pt>
                      <c:pt idx="3685" formatCode="General">
                        <c:v>315.08600000000001</c:v>
                      </c:pt>
                      <c:pt idx="3686" formatCode="General">
                        <c:v>315.096</c:v>
                      </c:pt>
                      <c:pt idx="3687" formatCode="General">
                        <c:v>315.10599999999999</c:v>
                      </c:pt>
                      <c:pt idx="3688" formatCode="General">
                        <c:v>315.11599999999999</c:v>
                      </c:pt>
                      <c:pt idx="3689" formatCode="General">
                        <c:v>315.12599999999998</c:v>
                      </c:pt>
                      <c:pt idx="3690" formatCode="General">
                        <c:v>315.13600000000002</c:v>
                      </c:pt>
                      <c:pt idx="3691" formatCode="General">
                        <c:v>315.14600000000002</c:v>
                      </c:pt>
                      <c:pt idx="3692" formatCode="General">
                        <c:v>315.15600000000001</c:v>
                      </c:pt>
                      <c:pt idx="3693" formatCode="General">
                        <c:v>315.166</c:v>
                      </c:pt>
                      <c:pt idx="3694" formatCode="General">
                        <c:v>315.17599999999999</c:v>
                      </c:pt>
                      <c:pt idx="3695" formatCode="General">
                        <c:v>315.18599999999998</c:v>
                      </c:pt>
                      <c:pt idx="3696" formatCode="General">
                        <c:v>315.19600000000003</c:v>
                      </c:pt>
                      <c:pt idx="3697" formatCode="General">
                        <c:v>315.20600000000002</c:v>
                      </c:pt>
                      <c:pt idx="3698" formatCode="General">
                        <c:v>315.21600000000001</c:v>
                      </c:pt>
                      <c:pt idx="3699" formatCode="General">
                        <c:v>315.226</c:v>
                      </c:pt>
                      <c:pt idx="3700" formatCode="General">
                        <c:v>315.23599999999999</c:v>
                      </c:pt>
                      <c:pt idx="3701" formatCode="General">
                        <c:v>315.24599999999998</c:v>
                      </c:pt>
                      <c:pt idx="3702" formatCode="General">
                        <c:v>315.25599999999997</c:v>
                      </c:pt>
                      <c:pt idx="3703" formatCode="General">
                        <c:v>315.26600000000002</c:v>
                      </c:pt>
                      <c:pt idx="3704" formatCode="General">
                        <c:v>315.27600000000001</c:v>
                      </c:pt>
                      <c:pt idx="3705" formatCode="General">
                        <c:v>315.286</c:v>
                      </c:pt>
                      <c:pt idx="3706" formatCode="General">
                        <c:v>315.29599999999999</c:v>
                      </c:pt>
                      <c:pt idx="3707" formatCode="General">
                        <c:v>315.30599999999998</c:v>
                      </c:pt>
                      <c:pt idx="3708" formatCode="General">
                        <c:v>315.31599999999997</c:v>
                      </c:pt>
                      <c:pt idx="3709" formatCode="General">
                        <c:v>315.32600000000002</c:v>
                      </c:pt>
                      <c:pt idx="3710" formatCode="General">
                        <c:v>315.33600000000001</c:v>
                      </c:pt>
                      <c:pt idx="3711" formatCode="General">
                        <c:v>315.346</c:v>
                      </c:pt>
                      <c:pt idx="3712" formatCode="General">
                        <c:v>315.35599999999999</c:v>
                      </c:pt>
                      <c:pt idx="3713" formatCode="General">
                        <c:v>315.36599999999999</c:v>
                      </c:pt>
                      <c:pt idx="3714" formatCode="General">
                        <c:v>315.37599999999998</c:v>
                      </c:pt>
                      <c:pt idx="3715" formatCode="General">
                        <c:v>315.38600000000002</c:v>
                      </c:pt>
                      <c:pt idx="3716" formatCode="General">
                        <c:v>315.39600000000002</c:v>
                      </c:pt>
                      <c:pt idx="3717" formatCode="General">
                        <c:v>315.40600000000001</c:v>
                      </c:pt>
                      <c:pt idx="3718" formatCode="General">
                        <c:v>315.416</c:v>
                      </c:pt>
                      <c:pt idx="3719" formatCode="General">
                        <c:v>315.42599999999999</c:v>
                      </c:pt>
                      <c:pt idx="3720" formatCode="General">
                        <c:v>315.43599999999998</c:v>
                      </c:pt>
                      <c:pt idx="3721" formatCode="General">
                        <c:v>315.44600000000003</c:v>
                      </c:pt>
                      <c:pt idx="3722" formatCode="General">
                        <c:v>315.45600000000002</c:v>
                      </c:pt>
                      <c:pt idx="3723" formatCode="General">
                        <c:v>315.46600000000001</c:v>
                      </c:pt>
                      <c:pt idx="3724" formatCode="General">
                        <c:v>315.476</c:v>
                      </c:pt>
                      <c:pt idx="3725" formatCode="General">
                        <c:v>315.48599999999999</c:v>
                      </c:pt>
                      <c:pt idx="3726" formatCode="General">
                        <c:v>315.49599999999998</c:v>
                      </c:pt>
                      <c:pt idx="3727" formatCode="General">
                        <c:v>315.50599999999997</c:v>
                      </c:pt>
                      <c:pt idx="3728" formatCode="General">
                        <c:v>315.51600000000002</c:v>
                      </c:pt>
                      <c:pt idx="3729" formatCode="General">
                        <c:v>315.52600000000001</c:v>
                      </c:pt>
                      <c:pt idx="3730" formatCode="General">
                        <c:v>315.536</c:v>
                      </c:pt>
                      <c:pt idx="3731" formatCode="General">
                        <c:v>315.54599999999999</c:v>
                      </c:pt>
                      <c:pt idx="3732" formatCode="General">
                        <c:v>315.55599999999998</c:v>
                      </c:pt>
                      <c:pt idx="3733" formatCode="General">
                        <c:v>315.56599999999997</c:v>
                      </c:pt>
                      <c:pt idx="3734" formatCode="General">
                        <c:v>315.57600000000002</c:v>
                      </c:pt>
                      <c:pt idx="3735" formatCode="General">
                        <c:v>315.58600000000001</c:v>
                      </c:pt>
                      <c:pt idx="3736" formatCode="General">
                        <c:v>315.596</c:v>
                      </c:pt>
                      <c:pt idx="3737" formatCode="General">
                        <c:v>315.60599999999999</c:v>
                      </c:pt>
                      <c:pt idx="3738" formatCode="General">
                        <c:v>315.61599999999999</c:v>
                      </c:pt>
                      <c:pt idx="3739" formatCode="General">
                        <c:v>315.62599999999998</c:v>
                      </c:pt>
                      <c:pt idx="3740" formatCode="General">
                        <c:v>315.63600000000002</c:v>
                      </c:pt>
                      <c:pt idx="3741" formatCode="General">
                        <c:v>315.64600000000002</c:v>
                      </c:pt>
                      <c:pt idx="3742" formatCode="General">
                        <c:v>315.65600000000001</c:v>
                      </c:pt>
                      <c:pt idx="3743" formatCode="General">
                        <c:v>315.666</c:v>
                      </c:pt>
                      <c:pt idx="3744" formatCode="General">
                        <c:v>315.67599999999999</c:v>
                      </c:pt>
                      <c:pt idx="3745" formatCode="General">
                        <c:v>315.68599999999998</c:v>
                      </c:pt>
                      <c:pt idx="3746" formatCode="General">
                        <c:v>315.69600000000003</c:v>
                      </c:pt>
                      <c:pt idx="3747" formatCode="General">
                        <c:v>315.70600000000002</c:v>
                      </c:pt>
                      <c:pt idx="3748" formatCode="General">
                        <c:v>315.71600000000001</c:v>
                      </c:pt>
                      <c:pt idx="3749" formatCode="General">
                        <c:v>315.726</c:v>
                      </c:pt>
                      <c:pt idx="3750" formatCode="General">
                        <c:v>315.73599999999999</c:v>
                      </c:pt>
                      <c:pt idx="3751" formatCode="General">
                        <c:v>315.74599999999998</c:v>
                      </c:pt>
                      <c:pt idx="3752" formatCode="General">
                        <c:v>315.75599999999997</c:v>
                      </c:pt>
                      <c:pt idx="3753" formatCode="General">
                        <c:v>315.76600000000002</c:v>
                      </c:pt>
                      <c:pt idx="3754" formatCode="General">
                        <c:v>315.77600000000001</c:v>
                      </c:pt>
                      <c:pt idx="3755" formatCode="General">
                        <c:v>315.786</c:v>
                      </c:pt>
                      <c:pt idx="3756" formatCode="General">
                        <c:v>315.79599999999999</c:v>
                      </c:pt>
                      <c:pt idx="3757" formatCode="General">
                        <c:v>315.80599999999998</c:v>
                      </c:pt>
                      <c:pt idx="3758" formatCode="General">
                        <c:v>315.81599999999997</c:v>
                      </c:pt>
                      <c:pt idx="3759" formatCode="General">
                        <c:v>315.82600000000002</c:v>
                      </c:pt>
                      <c:pt idx="3760" formatCode="General">
                        <c:v>315.83600000000001</c:v>
                      </c:pt>
                      <c:pt idx="3761" formatCode="General">
                        <c:v>315.846</c:v>
                      </c:pt>
                      <c:pt idx="3762" formatCode="General">
                        <c:v>315.85599999999999</c:v>
                      </c:pt>
                      <c:pt idx="3763" formatCode="General">
                        <c:v>315.86599999999999</c:v>
                      </c:pt>
                      <c:pt idx="3764" formatCode="General">
                        <c:v>315.87599999999998</c:v>
                      </c:pt>
                      <c:pt idx="3765" formatCode="General">
                        <c:v>315.88600000000002</c:v>
                      </c:pt>
                      <c:pt idx="3766" formatCode="General">
                        <c:v>315.89600000000002</c:v>
                      </c:pt>
                      <c:pt idx="3767" formatCode="General">
                        <c:v>315.90600000000001</c:v>
                      </c:pt>
                      <c:pt idx="3768" formatCode="General">
                        <c:v>315.916</c:v>
                      </c:pt>
                      <c:pt idx="3769" formatCode="General">
                        <c:v>315.92599999999999</c:v>
                      </c:pt>
                      <c:pt idx="3770" formatCode="General">
                        <c:v>315.93599999999998</c:v>
                      </c:pt>
                      <c:pt idx="3771" formatCode="General">
                        <c:v>315.94600000000003</c:v>
                      </c:pt>
                      <c:pt idx="3772" formatCode="General">
                        <c:v>315.95600000000002</c:v>
                      </c:pt>
                      <c:pt idx="3773" formatCode="General">
                        <c:v>315.96600000000001</c:v>
                      </c:pt>
                      <c:pt idx="3774" formatCode="General">
                        <c:v>315.976</c:v>
                      </c:pt>
                      <c:pt idx="3775" formatCode="General">
                        <c:v>315.98599999999999</c:v>
                      </c:pt>
                      <c:pt idx="3776" formatCode="General">
                        <c:v>315.99599999999998</c:v>
                      </c:pt>
                      <c:pt idx="3777" formatCode="General">
                        <c:v>316.00599999999997</c:v>
                      </c:pt>
                      <c:pt idx="3778" formatCode="General">
                        <c:v>316.01600000000002</c:v>
                      </c:pt>
                      <c:pt idx="3779" formatCode="General">
                        <c:v>316.02600000000001</c:v>
                      </c:pt>
                      <c:pt idx="3780" formatCode="General">
                        <c:v>316.036</c:v>
                      </c:pt>
                      <c:pt idx="3781" formatCode="General">
                        <c:v>316.04599999999999</c:v>
                      </c:pt>
                      <c:pt idx="3782" formatCode="General">
                        <c:v>316.05599999999998</c:v>
                      </c:pt>
                      <c:pt idx="3783" formatCode="General">
                        <c:v>316.06599999999997</c:v>
                      </c:pt>
                      <c:pt idx="3784" formatCode="General">
                        <c:v>316.07600000000002</c:v>
                      </c:pt>
                      <c:pt idx="3785" formatCode="General">
                        <c:v>316.08600000000001</c:v>
                      </c:pt>
                      <c:pt idx="3786" formatCode="General">
                        <c:v>316.096</c:v>
                      </c:pt>
                      <c:pt idx="3787" formatCode="General">
                        <c:v>316.10599999999999</c:v>
                      </c:pt>
                      <c:pt idx="3788" formatCode="General">
                        <c:v>316.11599999999999</c:v>
                      </c:pt>
                      <c:pt idx="3789" formatCode="General">
                        <c:v>316.12599999999998</c:v>
                      </c:pt>
                      <c:pt idx="3790" formatCode="General">
                        <c:v>316.13600000000002</c:v>
                      </c:pt>
                      <c:pt idx="3791" formatCode="General">
                        <c:v>316.14600000000002</c:v>
                      </c:pt>
                      <c:pt idx="3792" formatCode="General">
                        <c:v>316.15600000000001</c:v>
                      </c:pt>
                      <c:pt idx="3793" formatCode="General">
                        <c:v>316.166</c:v>
                      </c:pt>
                      <c:pt idx="3794" formatCode="General">
                        <c:v>316.17599999999999</c:v>
                      </c:pt>
                      <c:pt idx="3795" formatCode="General">
                        <c:v>316.18599999999998</c:v>
                      </c:pt>
                      <c:pt idx="3796" formatCode="General">
                        <c:v>316.19600000000003</c:v>
                      </c:pt>
                      <c:pt idx="3797" formatCode="General">
                        <c:v>316.20600000000002</c:v>
                      </c:pt>
                      <c:pt idx="3798" formatCode="General">
                        <c:v>316.21600000000001</c:v>
                      </c:pt>
                      <c:pt idx="3799" formatCode="General">
                        <c:v>316.226</c:v>
                      </c:pt>
                      <c:pt idx="3800" formatCode="General">
                        <c:v>316.23599999999999</c:v>
                      </c:pt>
                      <c:pt idx="3801" formatCode="General">
                        <c:v>316.24599999999998</c:v>
                      </c:pt>
                      <c:pt idx="3802" formatCode="General">
                        <c:v>316.25599999999997</c:v>
                      </c:pt>
                      <c:pt idx="3803" formatCode="General">
                        <c:v>316.26600000000002</c:v>
                      </c:pt>
                      <c:pt idx="3804" formatCode="General">
                        <c:v>316.27600000000001</c:v>
                      </c:pt>
                      <c:pt idx="3805" formatCode="General">
                        <c:v>316.286</c:v>
                      </c:pt>
                      <c:pt idx="3806" formatCode="General">
                        <c:v>316.29599999999999</c:v>
                      </c:pt>
                      <c:pt idx="3807" formatCode="General">
                        <c:v>316.30599999999998</c:v>
                      </c:pt>
                      <c:pt idx="3808" formatCode="General">
                        <c:v>316.31599999999997</c:v>
                      </c:pt>
                      <c:pt idx="3809" formatCode="General">
                        <c:v>316.32600000000002</c:v>
                      </c:pt>
                      <c:pt idx="3810" formatCode="General">
                        <c:v>316.33600000000001</c:v>
                      </c:pt>
                      <c:pt idx="3811" formatCode="General">
                        <c:v>316.346</c:v>
                      </c:pt>
                      <c:pt idx="3812" formatCode="General">
                        <c:v>316.35599999999999</c:v>
                      </c:pt>
                      <c:pt idx="3813" formatCode="General">
                        <c:v>316.36599999999999</c:v>
                      </c:pt>
                      <c:pt idx="3814" formatCode="General">
                        <c:v>316.37599999999998</c:v>
                      </c:pt>
                      <c:pt idx="3815" formatCode="General">
                        <c:v>316.38600000000002</c:v>
                      </c:pt>
                      <c:pt idx="3816" formatCode="General">
                        <c:v>316.39600000000002</c:v>
                      </c:pt>
                      <c:pt idx="3817" formatCode="General">
                        <c:v>316.40600000000001</c:v>
                      </c:pt>
                      <c:pt idx="3818" formatCode="General">
                        <c:v>316.416</c:v>
                      </c:pt>
                      <c:pt idx="3819" formatCode="General">
                        <c:v>316.42599999999999</c:v>
                      </c:pt>
                      <c:pt idx="3820" formatCode="General">
                        <c:v>316.43599999999998</c:v>
                      </c:pt>
                      <c:pt idx="3821" formatCode="General">
                        <c:v>316.44600000000003</c:v>
                      </c:pt>
                      <c:pt idx="3822" formatCode="General">
                        <c:v>316.45600000000002</c:v>
                      </c:pt>
                      <c:pt idx="3823" formatCode="General">
                        <c:v>316.46600000000001</c:v>
                      </c:pt>
                      <c:pt idx="3824" formatCode="General">
                        <c:v>316.476</c:v>
                      </c:pt>
                      <c:pt idx="3825" formatCode="General">
                        <c:v>316.48599999999999</c:v>
                      </c:pt>
                      <c:pt idx="3826" formatCode="General">
                        <c:v>316.49599999999998</c:v>
                      </c:pt>
                      <c:pt idx="3827" formatCode="General">
                        <c:v>316.50599999999997</c:v>
                      </c:pt>
                      <c:pt idx="3828" formatCode="General">
                        <c:v>316.51600000000002</c:v>
                      </c:pt>
                      <c:pt idx="3829" formatCode="General">
                        <c:v>316.52600000000001</c:v>
                      </c:pt>
                      <c:pt idx="3830" formatCode="General">
                        <c:v>316.536</c:v>
                      </c:pt>
                      <c:pt idx="3831" formatCode="General">
                        <c:v>316.54599999999999</c:v>
                      </c:pt>
                      <c:pt idx="3832" formatCode="General">
                        <c:v>316.55599999999998</c:v>
                      </c:pt>
                      <c:pt idx="3833" formatCode="General">
                        <c:v>316.56599999999997</c:v>
                      </c:pt>
                      <c:pt idx="3834" formatCode="General">
                        <c:v>316.57600000000002</c:v>
                      </c:pt>
                      <c:pt idx="3835" formatCode="General">
                        <c:v>316.58600000000001</c:v>
                      </c:pt>
                      <c:pt idx="3836" formatCode="General">
                        <c:v>316.596</c:v>
                      </c:pt>
                      <c:pt idx="3837" formatCode="General">
                        <c:v>316.60599999999999</c:v>
                      </c:pt>
                      <c:pt idx="3838" formatCode="General">
                        <c:v>316.61599999999999</c:v>
                      </c:pt>
                      <c:pt idx="3839" formatCode="General">
                        <c:v>316.62599999999998</c:v>
                      </c:pt>
                      <c:pt idx="3840" formatCode="General">
                        <c:v>316.63600000000002</c:v>
                      </c:pt>
                      <c:pt idx="3841" formatCode="General">
                        <c:v>316.64600000000002</c:v>
                      </c:pt>
                      <c:pt idx="3842" formatCode="General">
                        <c:v>316.65600000000001</c:v>
                      </c:pt>
                      <c:pt idx="3843" formatCode="General">
                        <c:v>316.666</c:v>
                      </c:pt>
                      <c:pt idx="3844" formatCode="General">
                        <c:v>316.67599999999999</c:v>
                      </c:pt>
                      <c:pt idx="3845" formatCode="General">
                        <c:v>316.68599999999998</c:v>
                      </c:pt>
                      <c:pt idx="3846" formatCode="General">
                        <c:v>316.69600000000003</c:v>
                      </c:pt>
                      <c:pt idx="3847" formatCode="General">
                        <c:v>316.70600000000002</c:v>
                      </c:pt>
                      <c:pt idx="3848" formatCode="General">
                        <c:v>316.71600000000001</c:v>
                      </c:pt>
                      <c:pt idx="3849" formatCode="General">
                        <c:v>316.726</c:v>
                      </c:pt>
                      <c:pt idx="3850" formatCode="General">
                        <c:v>316.73599999999999</c:v>
                      </c:pt>
                      <c:pt idx="3851" formatCode="General">
                        <c:v>316.74599999999998</c:v>
                      </c:pt>
                      <c:pt idx="3852" formatCode="General">
                        <c:v>316.75599999999997</c:v>
                      </c:pt>
                      <c:pt idx="3853" formatCode="General">
                        <c:v>316.76600000000002</c:v>
                      </c:pt>
                      <c:pt idx="3854" formatCode="General">
                        <c:v>316.77600000000001</c:v>
                      </c:pt>
                      <c:pt idx="3855" formatCode="General">
                        <c:v>316.786</c:v>
                      </c:pt>
                      <c:pt idx="3856" formatCode="General">
                        <c:v>316.79599999999999</c:v>
                      </c:pt>
                      <c:pt idx="3857" formatCode="General">
                        <c:v>316.80599999999998</c:v>
                      </c:pt>
                      <c:pt idx="3858" formatCode="General">
                        <c:v>316.81599999999997</c:v>
                      </c:pt>
                      <c:pt idx="3859" formatCode="General">
                        <c:v>316.82600000000002</c:v>
                      </c:pt>
                      <c:pt idx="3860" formatCode="General">
                        <c:v>316.83600000000001</c:v>
                      </c:pt>
                      <c:pt idx="3861" formatCode="General">
                        <c:v>316.846</c:v>
                      </c:pt>
                      <c:pt idx="3862" formatCode="General">
                        <c:v>316.85599999999999</c:v>
                      </c:pt>
                      <c:pt idx="3863" formatCode="General">
                        <c:v>316.86599999999999</c:v>
                      </c:pt>
                      <c:pt idx="3864" formatCode="General">
                        <c:v>316.87599999999998</c:v>
                      </c:pt>
                      <c:pt idx="3865" formatCode="General">
                        <c:v>316.88600000000002</c:v>
                      </c:pt>
                      <c:pt idx="3866" formatCode="General">
                        <c:v>316.89600000000002</c:v>
                      </c:pt>
                      <c:pt idx="3867" formatCode="General">
                        <c:v>316.90600000000001</c:v>
                      </c:pt>
                      <c:pt idx="3868" formatCode="General">
                        <c:v>316.916</c:v>
                      </c:pt>
                      <c:pt idx="3869" formatCode="General">
                        <c:v>316.92599999999999</c:v>
                      </c:pt>
                      <c:pt idx="3870" formatCode="General">
                        <c:v>316.93599999999998</c:v>
                      </c:pt>
                      <c:pt idx="3871" formatCode="General">
                        <c:v>316.94600000000003</c:v>
                      </c:pt>
                      <c:pt idx="3872" formatCode="General">
                        <c:v>316.95600000000002</c:v>
                      </c:pt>
                      <c:pt idx="3873" formatCode="General">
                        <c:v>316.96600000000001</c:v>
                      </c:pt>
                      <c:pt idx="3874" formatCode="General">
                        <c:v>316.976</c:v>
                      </c:pt>
                      <c:pt idx="3875" formatCode="General">
                        <c:v>316.98599999999999</c:v>
                      </c:pt>
                      <c:pt idx="3876" formatCode="General">
                        <c:v>316.99599999999998</c:v>
                      </c:pt>
                      <c:pt idx="3877" formatCode="General">
                        <c:v>317.00599999999997</c:v>
                      </c:pt>
                      <c:pt idx="3878" formatCode="General">
                        <c:v>317.01600000000002</c:v>
                      </c:pt>
                      <c:pt idx="3879" formatCode="General">
                        <c:v>317.02600000000001</c:v>
                      </c:pt>
                      <c:pt idx="3880" formatCode="General">
                        <c:v>317.036</c:v>
                      </c:pt>
                      <c:pt idx="3881" formatCode="General">
                        <c:v>317.04599999999999</c:v>
                      </c:pt>
                      <c:pt idx="3882" formatCode="General">
                        <c:v>317.05599999999998</c:v>
                      </c:pt>
                      <c:pt idx="3883" formatCode="General">
                        <c:v>317.06599999999997</c:v>
                      </c:pt>
                      <c:pt idx="3884" formatCode="General">
                        <c:v>317.07600000000002</c:v>
                      </c:pt>
                      <c:pt idx="3885" formatCode="General">
                        <c:v>317.08600000000001</c:v>
                      </c:pt>
                      <c:pt idx="3886" formatCode="General">
                        <c:v>317.096</c:v>
                      </c:pt>
                      <c:pt idx="3887" formatCode="General">
                        <c:v>317.10599999999999</c:v>
                      </c:pt>
                      <c:pt idx="3888" formatCode="General">
                        <c:v>317.11599999999999</c:v>
                      </c:pt>
                      <c:pt idx="3889" formatCode="General">
                        <c:v>317.12599999999998</c:v>
                      </c:pt>
                      <c:pt idx="3890" formatCode="General">
                        <c:v>317.13600000000002</c:v>
                      </c:pt>
                      <c:pt idx="3891" formatCode="General">
                        <c:v>317.14600000000002</c:v>
                      </c:pt>
                      <c:pt idx="3892" formatCode="General">
                        <c:v>317.15600000000001</c:v>
                      </c:pt>
                      <c:pt idx="3893" formatCode="General">
                        <c:v>317.166</c:v>
                      </c:pt>
                      <c:pt idx="3894" formatCode="General">
                        <c:v>317.17599999999999</c:v>
                      </c:pt>
                      <c:pt idx="3895" formatCode="General">
                        <c:v>317.18599999999998</c:v>
                      </c:pt>
                      <c:pt idx="3896" formatCode="General">
                        <c:v>317.19600000000003</c:v>
                      </c:pt>
                      <c:pt idx="3897" formatCode="General">
                        <c:v>317.20600000000002</c:v>
                      </c:pt>
                      <c:pt idx="3898" formatCode="General">
                        <c:v>317.21600000000001</c:v>
                      </c:pt>
                      <c:pt idx="3899" formatCode="General">
                        <c:v>317.226</c:v>
                      </c:pt>
                      <c:pt idx="3900" formatCode="General">
                        <c:v>317.23599999999999</c:v>
                      </c:pt>
                      <c:pt idx="3901" formatCode="General">
                        <c:v>317.24599999999998</c:v>
                      </c:pt>
                      <c:pt idx="3902" formatCode="General">
                        <c:v>317.25599999999997</c:v>
                      </c:pt>
                      <c:pt idx="3903" formatCode="General">
                        <c:v>317.26600000000002</c:v>
                      </c:pt>
                      <c:pt idx="3904" formatCode="General">
                        <c:v>317.27600000000001</c:v>
                      </c:pt>
                      <c:pt idx="3905" formatCode="General">
                        <c:v>317.286</c:v>
                      </c:pt>
                      <c:pt idx="3906" formatCode="General">
                        <c:v>317.29599999999999</c:v>
                      </c:pt>
                      <c:pt idx="3907" formatCode="General">
                        <c:v>317.30599999999998</c:v>
                      </c:pt>
                      <c:pt idx="3908" formatCode="General">
                        <c:v>317.31599999999997</c:v>
                      </c:pt>
                      <c:pt idx="3909" formatCode="General">
                        <c:v>317.32600000000002</c:v>
                      </c:pt>
                      <c:pt idx="3910" formatCode="General">
                        <c:v>317.33600000000001</c:v>
                      </c:pt>
                      <c:pt idx="3911" formatCode="General">
                        <c:v>317.346</c:v>
                      </c:pt>
                      <c:pt idx="3912" formatCode="General">
                        <c:v>317.35599999999999</c:v>
                      </c:pt>
                      <c:pt idx="3913" formatCode="General">
                        <c:v>317.36599999999999</c:v>
                      </c:pt>
                      <c:pt idx="3914" formatCode="General">
                        <c:v>317.37599999999998</c:v>
                      </c:pt>
                      <c:pt idx="3915" formatCode="General">
                        <c:v>317.38600000000002</c:v>
                      </c:pt>
                      <c:pt idx="3916" formatCode="General">
                        <c:v>317.39600000000002</c:v>
                      </c:pt>
                      <c:pt idx="3917" formatCode="General">
                        <c:v>317.40600000000001</c:v>
                      </c:pt>
                      <c:pt idx="3918" formatCode="General">
                        <c:v>317.416</c:v>
                      </c:pt>
                      <c:pt idx="3919" formatCode="General">
                        <c:v>317.42599999999999</c:v>
                      </c:pt>
                      <c:pt idx="3920" formatCode="General">
                        <c:v>317.43599999999998</c:v>
                      </c:pt>
                      <c:pt idx="3921" formatCode="General">
                        <c:v>317.44600000000003</c:v>
                      </c:pt>
                      <c:pt idx="3922" formatCode="General">
                        <c:v>317.45600000000002</c:v>
                      </c:pt>
                      <c:pt idx="3923" formatCode="General">
                        <c:v>317.46600000000001</c:v>
                      </c:pt>
                      <c:pt idx="3924" formatCode="General">
                        <c:v>317.476</c:v>
                      </c:pt>
                      <c:pt idx="3925" formatCode="General">
                        <c:v>317.48599999999999</c:v>
                      </c:pt>
                      <c:pt idx="3926" formatCode="General">
                        <c:v>317.49599999999998</c:v>
                      </c:pt>
                      <c:pt idx="3927" formatCode="General">
                        <c:v>317.50599999999997</c:v>
                      </c:pt>
                      <c:pt idx="3928" formatCode="General">
                        <c:v>317.51600000000002</c:v>
                      </c:pt>
                      <c:pt idx="3929" formatCode="General">
                        <c:v>317.52600000000001</c:v>
                      </c:pt>
                      <c:pt idx="3930" formatCode="General">
                        <c:v>317.536</c:v>
                      </c:pt>
                      <c:pt idx="3931" formatCode="General">
                        <c:v>317.54599999999999</c:v>
                      </c:pt>
                      <c:pt idx="3932" formatCode="General">
                        <c:v>317.55599999999998</c:v>
                      </c:pt>
                      <c:pt idx="3933" formatCode="General">
                        <c:v>317.56599999999997</c:v>
                      </c:pt>
                      <c:pt idx="3934" formatCode="General">
                        <c:v>317.57600000000002</c:v>
                      </c:pt>
                      <c:pt idx="3935" formatCode="General">
                        <c:v>317.58600000000001</c:v>
                      </c:pt>
                      <c:pt idx="3936" formatCode="General">
                        <c:v>317.596</c:v>
                      </c:pt>
                      <c:pt idx="3937" formatCode="General">
                        <c:v>317.60599999999999</c:v>
                      </c:pt>
                      <c:pt idx="3938" formatCode="General">
                        <c:v>317.61599999999999</c:v>
                      </c:pt>
                      <c:pt idx="3939" formatCode="General">
                        <c:v>317.62599999999998</c:v>
                      </c:pt>
                      <c:pt idx="3940" formatCode="General">
                        <c:v>317.63600000000002</c:v>
                      </c:pt>
                      <c:pt idx="3941" formatCode="General">
                        <c:v>317.64600000000002</c:v>
                      </c:pt>
                      <c:pt idx="3942" formatCode="General">
                        <c:v>317.65600000000001</c:v>
                      </c:pt>
                      <c:pt idx="3943" formatCode="General">
                        <c:v>317.666</c:v>
                      </c:pt>
                      <c:pt idx="3944" formatCode="General">
                        <c:v>317.67599999999999</c:v>
                      </c:pt>
                      <c:pt idx="3945" formatCode="General">
                        <c:v>317.68599999999998</c:v>
                      </c:pt>
                      <c:pt idx="3946" formatCode="General">
                        <c:v>317.69600000000003</c:v>
                      </c:pt>
                      <c:pt idx="3947" formatCode="General">
                        <c:v>317.70600000000002</c:v>
                      </c:pt>
                      <c:pt idx="3948" formatCode="General">
                        <c:v>317.71600000000001</c:v>
                      </c:pt>
                      <c:pt idx="3949" formatCode="General">
                        <c:v>317.726</c:v>
                      </c:pt>
                      <c:pt idx="3950" formatCode="General">
                        <c:v>317.73599999999999</c:v>
                      </c:pt>
                      <c:pt idx="3951" formatCode="General">
                        <c:v>317.74599999999998</c:v>
                      </c:pt>
                      <c:pt idx="3952" formatCode="General">
                        <c:v>317.75599999999997</c:v>
                      </c:pt>
                      <c:pt idx="3953" formatCode="General">
                        <c:v>317.76600000000002</c:v>
                      </c:pt>
                      <c:pt idx="3954" formatCode="General">
                        <c:v>317.77600000000001</c:v>
                      </c:pt>
                      <c:pt idx="3955" formatCode="General">
                        <c:v>317.786</c:v>
                      </c:pt>
                      <c:pt idx="3956" formatCode="General">
                        <c:v>317.79599999999999</c:v>
                      </c:pt>
                      <c:pt idx="3957" formatCode="General">
                        <c:v>317.80599999999998</c:v>
                      </c:pt>
                      <c:pt idx="3958" formatCode="General">
                        <c:v>317.81599999999997</c:v>
                      </c:pt>
                      <c:pt idx="3959" formatCode="General">
                        <c:v>317.82600000000002</c:v>
                      </c:pt>
                      <c:pt idx="3960" formatCode="General">
                        <c:v>317.83600000000001</c:v>
                      </c:pt>
                      <c:pt idx="3961" formatCode="General">
                        <c:v>317.846</c:v>
                      </c:pt>
                      <c:pt idx="3962" formatCode="General">
                        <c:v>317.85599999999999</c:v>
                      </c:pt>
                      <c:pt idx="3963" formatCode="General">
                        <c:v>317.86599999999999</c:v>
                      </c:pt>
                      <c:pt idx="3964" formatCode="General">
                        <c:v>317.87599999999998</c:v>
                      </c:pt>
                      <c:pt idx="3965" formatCode="General">
                        <c:v>317.88600000000002</c:v>
                      </c:pt>
                      <c:pt idx="3966" formatCode="General">
                        <c:v>317.89600000000002</c:v>
                      </c:pt>
                      <c:pt idx="3967" formatCode="General">
                        <c:v>317.90600000000001</c:v>
                      </c:pt>
                      <c:pt idx="3968" formatCode="General">
                        <c:v>317.916</c:v>
                      </c:pt>
                      <c:pt idx="3969" formatCode="General">
                        <c:v>317.92599999999999</c:v>
                      </c:pt>
                      <c:pt idx="3970" formatCode="General">
                        <c:v>317.93599999999998</c:v>
                      </c:pt>
                      <c:pt idx="3971" formatCode="General">
                        <c:v>317.94600000000003</c:v>
                      </c:pt>
                      <c:pt idx="3972" formatCode="General">
                        <c:v>317.95600000000002</c:v>
                      </c:pt>
                      <c:pt idx="3973" formatCode="General">
                        <c:v>317.96600000000001</c:v>
                      </c:pt>
                      <c:pt idx="3974" formatCode="General">
                        <c:v>317.976</c:v>
                      </c:pt>
                      <c:pt idx="3975" formatCode="General">
                        <c:v>317.98599999999999</c:v>
                      </c:pt>
                      <c:pt idx="3976" formatCode="General">
                        <c:v>317.99599999999998</c:v>
                      </c:pt>
                      <c:pt idx="3977" formatCode="General">
                        <c:v>318.00599999999997</c:v>
                      </c:pt>
                      <c:pt idx="3978" formatCode="General">
                        <c:v>318.01600000000002</c:v>
                      </c:pt>
                      <c:pt idx="3979" formatCode="General">
                        <c:v>318.02600000000001</c:v>
                      </c:pt>
                      <c:pt idx="3980" formatCode="General">
                        <c:v>318.036</c:v>
                      </c:pt>
                      <c:pt idx="3981" formatCode="General">
                        <c:v>318.04599999999999</c:v>
                      </c:pt>
                      <c:pt idx="3982" formatCode="General">
                        <c:v>318.05599999999998</c:v>
                      </c:pt>
                      <c:pt idx="3983" formatCode="General">
                        <c:v>318.06599999999997</c:v>
                      </c:pt>
                      <c:pt idx="3984" formatCode="General">
                        <c:v>318.07600000000002</c:v>
                      </c:pt>
                      <c:pt idx="3985" formatCode="General">
                        <c:v>318.08600000000001</c:v>
                      </c:pt>
                      <c:pt idx="3986" formatCode="General">
                        <c:v>318.096</c:v>
                      </c:pt>
                      <c:pt idx="3987" formatCode="General">
                        <c:v>318.10599999999999</c:v>
                      </c:pt>
                      <c:pt idx="3988" formatCode="General">
                        <c:v>318.11599999999999</c:v>
                      </c:pt>
                      <c:pt idx="3989" formatCode="General">
                        <c:v>318.12599999999998</c:v>
                      </c:pt>
                      <c:pt idx="3990" formatCode="General">
                        <c:v>318.13600000000002</c:v>
                      </c:pt>
                      <c:pt idx="3991" formatCode="General">
                        <c:v>318.14600000000002</c:v>
                      </c:pt>
                      <c:pt idx="3992" formatCode="General">
                        <c:v>318.15600000000001</c:v>
                      </c:pt>
                      <c:pt idx="3993" formatCode="General">
                        <c:v>318.166</c:v>
                      </c:pt>
                      <c:pt idx="3994" formatCode="General">
                        <c:v>318.17599999999999</c:v>
                      </c:pt>
                      <c:pt idx="3995" formatCode="General">
                        <c:v>318.18599999999998</c:v>
                      </c:pt>
                      <c:pt idx="3996" formatCode="General">
                        <c:v>318.19600000000003</c:v>
                      </c:pt>
                      <c:pt idx="3997" formatCode="General">
                        <c:v>318.20600000000002</c:v>
                      </c:pt>
                      <c:pt idx="3998" formatCode="General">
                        <c:v>318.21600000000001</c:v>
                      </c:pt>
                      <c:pt idx="3999" formatCode="General">
                        <c:v>318.226</c:v>
                      </c:pt>
                      <c:pt idx="4000" formatCode="General">
                        <c:v>318.23599999999999</c:v>
                      </c:pt>
                      <c:pt idx="4001" formatCode="General">
                        <c:v>318.24599999999998</c:v>
                      </c:pt>
                      <c:pt idx="4002" formatCode="General">
                        <c:v>318.25599999999997</c:v>
                      </c:pt>
                      <c:pt idx="4003" formatCode="General">
                        <c:v>318.26600000000002</c:v>
                      </c:pt>
                      <c:pt idx="4004" formatCode="General">
                        <c:v>318.27600000000001</c:v>
                      </c:pt>
                      <c:pt idx="4005" formatCode="General">
                        <c:v>318.286</c:v>
                      </c:pt>
                      <c:pt idx="4006" formatCode="General">
                        <c:v>318.29599999999999</c:v>
                      </c:pt>
                      <c:pt idx="4007" formatCode="General">
                        <c:v>318.30599999999998</c:v>
                      </c:pt>
                      <c:pt idx="4008" formatCode="General">
                        <c:v>318.31599999999997</c:v>
                      </c:pt>
                      <c:pt idx="4009" formatCode="General">
                        <c:v>318.32600000000002</c:v>
                      </c:pt>
                      <c:pt idx="4010" formatCode="General">
                        <c:v>318.33600000000001</c:v>
                      </c:pt>
                      <c:pt idx="4011" formatCode="General">
                        <c:v>318.346</c:v>
                      </c:pt>
                      <c:pt idx="4012" formatCode="General">
                        <c:v>318.35599999999999</c:v>
                      </c:pt>
                      <c:pt idx="4013" formatCode="General">
                        <c:v>318.36599999999999</c:v>
                      </c:pt>
                      <c:pt idx="4014" formatCode="General">
                        <c:v>318.37599999999998</c:v>
                      </c:pt>
                      <c:pt idx="4015" formatCode="General">
                        <c:v>318.38600000000002</c:v>
                      </c:pt>
                      <c:pt idx="4016" formatCode="General">
                        <c:v>318.39600000000002</c:v>
                      </c:pt>
                      <c:pt idx="4017" formatCode="General">
                        <c:v>318.40600000000001</c:v>
                      </c:pt>
                      <c:pt idx="4018" formatCode="General">
                        <c:v>318.416</c:v>
                      </c:pt>
                      <c:pt idx="4019" formatCode="General">
                        <c:v>318.42599999999999</c:v>
                      </c:pt>
                      <c:pt idx="4020" formatCode="General">
                        <c:v>318.43599999999998</c:v>
                      </c:pt>
                      <c:pt idx="4021" formatCode="General">
                        <c:v>318.44600000000003</c:v>
                      </c:pt>
                      <c:pt idx="4022" formatCode="General">
                        <c:v>318.45600000000002</c:v>
                      </c:pt>
                      <c:pt idx="4023" formatCode="General">
                        <c:v>318.46600000000001</c:v>
                      </c:pt>
                      <c:pt idx="4024" formatCode="General">
                        <c:v>318.476</c:v>
                      </c:pt>
                      <c:pt idx="4025" formatCode="General">
                        <c:v>318.48599999999999</c:v>
                      </c:pt>
                      <c:pt idx="4026" formatCode="General">
                        <c:v>318.49599999999998</c:v>
                      </c:pt>
                      <c:pt idx="4027" formatCode="General">
                        <c:v>318.50599999999997</c:v>
                      </c:pt>
                      <c:pt idx="4028" formatCode="General">
                        <c:v>318.51600000000002</c:v>
                      </c:pt>
                      <c:pt idx="4029" formatCode="General">
                        <c:v>318.52600000000001</c:v>
                      </c:pt>
                      <c:pt idx="4030" formatCode="General">
                        <c:v>318.536</c:v>
                      </c:pt>
                      <c:pt idx="4031" formatCode="General">
                        <c:v>318.54599999999999</c:v>
                      </c:pt>
                      <c:pt idx="4032" formatCode="General">
                        <c:v>318.55599999999998</c:v>
                      </c:pt>
                      <c:pt idx="4033" formatCode="General">
                        <c:v>318.56599999999997</c:v>
                      </c:pt>
                      <c:pt idx="4034" formatCode="General">
                        <c:v>318.57600000000002</c:v>
                      </c:pt>
                      <c:pt idx="4035" formatCode="General">
                        <c:v>318.58600000000001</c:v>
                      </c:pt>
                      <c:pt idx="4036" formatCode="General">
                        <c:v>318.596</c:v>
                      </c:pt>
                      <c:pt idx="4037" formatCode="General">
                        <c:v>318.60599999999999</c:v>
                      </c:pt>
                      <c:pt idx="4038" formatCode="General">
                        <c:v>318.61599999999999</c:v>
                      </c:pt>
                      <c:pt idx="4039" formatCode="General">
                        <c:v>318.62599999999998</c:v>
                      </c:pt>
                      <c:pt idx="4040" formatCode="General">
                        <c:v>318.63600000000002</c:v>
                      </c:pt>
                      <c:pt idx="4041" formatCode="General">
                        <c:v>318.64600000000002</c:v>
                      </c:pt>
                      <c:pt idx="4042" formatCode="General">
                        <c:v>318.65600000000001</c:v>
                      </c:pt>
                      <c:pt idx="4043" formatCode="General">
                        <c:v>318.666</c:v>
                      </c:pt>
                      <c:pt idx="4044" formatCode="General">
                        <c:v>318.67599999999999</c:v>
                      </c:pt>
                      <c:pt idx="4045" formatCode="General">
                        <c:v>318.68599999999998</c:v>
                      </c:pt>
                      <c:pt idx="4046" formatCode="General">
                        <c:v>318.69600000000003</c:v>
                      </c:pt>
                      <c:pt idx="4047" formatCode="General">
                        <c:v>318.70600000000002</c:v>
                      </c:pt>
                      <c:pt idx="4048" formatCode="General">
                        <c:v>318.71600000000001</c:v>
                      </c:pt>
                      <c:pt idx="4049" formatCode="General">
                        <c:v>318.726</c:v>
                      </c:pt>
                      <c:pt idx="4050" formatCode="General">
                        <c:v>318.73599999999999</c:v>
                      </c:pt>
                      <c:pt idx="4051" formatCode="General">
                        <c:v>318.74599999999998</c:v>
                      </c:pt>
                      <c:pt idx="4052" formatCode="General">
                        <c:v>318.75599999999997</c:v>
                      </c:pt>
                      <c:pt idx="4053" formatCode="General">
                        <c:v>318.76600000000002</c:v>
                      </c:pt>
                      <c:pt idx="4054" formatCode="General">
                        <c:v>318.77600000000001</c:v>
                      </c:pt>
                      <c:pt idx="4055" formatCode="General">
                        <c:v>318.786</c:v>
                      </c:pt>
                      <c:pt idx="4056" formatCode="General">
                        <c:v>318.79599999999999</c:v>
                      </c:pt>
                      <c:pt idx="4057" formatCode="General">
                        <c:v>318.80599999999998</c:v>
                      </c:pt>
                      <c:pt idx="4058" formatCode="General">
                        <c:v>318.81599999999997</c:v>
                      </c:pt>
                      <c:pt idx="4059" formatCode="General">
                        <c:v>318.82600000000002</c:v>
                      </c:pt>
                      <c:pt idx="4060" formatCode="General">
                        <c:v>318.83600000000001</c:v>
                      </c:pt>
                      <c:pt idx="4061" formatCode="General">
                        <c:v>318.846</c:v>
                      </c:pt>
                      <c:pt idx="4062" formatCode="General">
                        <c:v>318.85599999999999</c:v>
                      </c:pt>
                      <c:pt idx="4063" formatCode="General">
                        <c:v>318.86599999999999</c:v>
                      </c:pt>
                      <c:pt idx="4064" formatCode="General">
                        <c:v>318.87599999999998</c:v>
                      </c:pt>
                      <c:pt idx="4065" formatCode="General">
                        <c:v>318.88600000000002</c:v>
                      </c:pt>
                      <c:pt idx="4066" formatCode="General">
                        <c:v>318.89600000000002</c:v>
                      </c:pt>
                      <c:pt idx="4067" formatCode="General">
                        <c:v>318.90600000000001</c:v>
                      </c:pt>
                      <c:pt idx="4068" formatCode="General">
                        <c:v>318.916</c:v>
                      </c:pt>
                      <c:pt idx="4069" formatCode="General">
                        <c:v>318.92599999999999</c:v>
                      </c:pt>
                      <c:pt idx="4070" formatCode="General">
                        <c:v>318.93599999999998</c:v>
                      </c:pt>
                      <c:pt idx="4071" formatCode="General">
                        <c:v>318.94600000000003</c:v>
                      </c:pt>
                      <c:pt idx="4072" formatCode="General">
                        <c:v>318.95600000000002</c:v>
                      </c:pt>
                      <c:pt idx="4073" formatCode="General">
                        <c:v>318.96600000000001</c:v>
                      </c:pt>
                      <c:pt idx="4074" formatCode="General">
                        <c:v>318.976</c:v>
                      </c:pt>
                      <c:pt idx="4075" formatCode="General">
                        <c:v>318.98599999999999</c:v>
                      </c:pt>
                      <c:pt idx="4076" formatCode="General">
                        <c:v>318.99599999999998</c:v>
                      </c:pt>
                      <c:pt idx="4077" formatCode="General">
                        <c:v>319.00599999999997</c:v>
                      </c:pt>
                      <c:pt idx="4078" formatCode="General">
                        <c:v>319.01600000000002</c:v>
                      </c:pt>
                      <c:pt idx="4079" formatCode="General">
                        <c:v>319.02600000000001</c:v>
                      </c:pt>
                      <c:pt idx="4080" formatCode="General">
                        <c:v>319.036</c:v>
                      </c:pt>
                      <c:pt idx="4081" formatCode="General">
                        <c:v>319.04599999999999</c:v>
                      </c:pt>
                      <c:pt idx="4082" formatCode="General">
                        <c:v>319.05599999999998</c:v>
                      </c:pt>
                      <c:pt idx="4083" formatCode="General">
                        <c:v>319.06599999999997</c:v>
                      </c:pt>
                      <c:pt idx="4084" formatCode="General">
                        <c:v>319.07600000000002</c:v>
                      </c:pt>
                      <c:pt idx="4085" formatCode="General">
                        <c:v>319.08600000000001</c:v>
                      </c:pt>
                      <c:pt idx="4086" formatCode="General">
                        <c:v>319.096</c:v>
                      </c:pt>
                      <c:pt idx="4087" formatCode="General">
                        <c:v>319.10599999999999</c:v>
                      </c:pt>
                      <c:pt idx="4088" formatCode="General">
                        <c:v>319.11599999999999</c:v>
                      </c:pt>
                      <c:pt idx="4089" formatCode="General">
                        <c:v>319.12599999999998</c:v>
                      </c:pt>
                      <c:pt idx="4090" formatCode="General">
                        <c:v>319.13600000000002</c:v>
                      </c:pt>
                      <c:pt idx="4091" formatCode="General">
                        <c:v>319.14600000000002</c:v>
                      </c:pt>
                      <c:pt idx="4092" formatCode="General">
                        <c:v>319.15600000000001</c:v>
                      </c:pt>
                      <c:pt idx="4093" formatCode="General">
                        <c:v>319.166</c:v>
                      </c:pt>
                      <c:pt idx="4094" formatCode="General">
                        <c:v>319.17599999999999</c:v>
                      </c:pt>
                      <c:pt idx="4095" formatCode="General">
                        <c:v>319.18599999999998</c:v>
                      </c:pt>
                      <c:pt idx="4096" formatCode="General">
                        <c:v>319.19600000000003</c:v>
                      </c:pt>
                      <c:pt idx="4097" formatCode="General">
                        <c:v>319.20600000000002</c:v>
                      </c:pt>
                      <c:pt idx="4098" formatCode="General">
                        <c:v>319.21600000000001</c:v>
                      </c:pt>
                      <c:pt idx="4099" formatCode="General">
                        <c:v>319.226</c:v>
                      </c:pt>
                      <c:pt idx="4100" formatCode="General">
                        <c:v>319.23599999999999</c:v>
                      </c:pt>
                      <c:pt idx="4101" formatCode="General">
                        <c:v>319.24599999999998</c:v>
                      </c:pt>
                      <c:pt idx="4102" formatCode="General">
                        <c:v>319.25599999999997</c:v>
                      </c:pt>
                      <c:pt idx="4103" formatCode="General">
                        <c:v>319.26600000000002</c:v>
                      </c:pt>
                      <c:pt idx="4104" formatCode="General">
                        <c:v>319.27600000000001</c:v>
                      </c:pt>
                      <c:pt idx="4105" formatCode="General">
                        <c:v>319.286</c:v>
                      </c:pt>
                      <c:pt idx="4106" formatCode="General">
                        <c:v>319.29599999999999</c:v>
                      </c:pt>
                      <c:pt idx="4107" formatCode="General">
                        <c:v>319.30599999999998</c:v>
                      </c:pt>
                      <c:pt idx="4108" formatCode="General">
                        <c:v>319.31599999999997</c:v>
                      </c:pt>
                      <c:pt idx="4109" formatCode="General">
                        <c:v>319.32600000000002</c:v>
                      </c:pt>
                      <c:pt idx="4110" formatCode="General">
                        <c:v>319.33600000000001</c:v>
                      </c:pt>
                      <c:pt idx="4111" formatCode="General">
                        <c:v>319.346</c:v>
                      </c:pt>
                      <c:pt idx="4112" formatCode="General">
                        <c:v>319.35599999999999</c:v>
                      </c:pt>
                      <c:pt idx="4113" formatCode="General">
                        <c:v>319.36599999999999</c:v>
                      </c:pt>
                      <c:pt idx="4114" formatCode="General">
                        <c:v>319.37599999999998</c:v>
                      </c:pt>
                      <c:pt idx="4115" formatCode="General">
                        <c:v>319.38600000000002</c:v>
                      </c:pt>
                      <c:pt idx="4116" formatCode="General">
                        <c:v>319.39100000000002</c:v>
                      </c:pt>
                      <c:pt idx="4117" formatCode="General">
                        <c:v>319.39100000000002</c:v>
                      </c:pt>
                      <c:pt idx="4118" formatCode="General">
                        <c:v>320.39100000000002</c:v>
                      </c:pt>
                      <c:pt idx="4119" formatCode="General">
                        <c:v>321.39100000000002</c:v>
                      </c:pt>
                      <c:pt idx="4120" formatCode="General">
                        <c:v>322.39100000000002</c:v>
                      </c:pt>
                      <c:pt idx="4121" formatCode="General">
                        <c:v>323.39100000000002</c:v>
                      </c:pt>
                      <c:pt idx="4122" formatCode="General">
                        <c:v>324.39100000000002</c:v>
                      </c:pt>
                      <c:pt idx="4123" formatCode="General">
                        <c:v>325.39100000000002</c:v>
                      </c:pt>
                      <c:pt idx="4124" formatCode="General">
                        <c:v>326.39100000000002</c:v>
                      </c:pt>
                      <c:pt idx="4125" formatCode="General">
                        <c:v>327.39100000000002</c:v>
                      </c:pt>
                      <c:pt idx="4126" formatCode="General">
                        <c:v>328.39100000000002</c:v>
                      </c:pt>
                      <c:pt idx="4127" formatCode="General">
                        <c:v>329.39100000000002</c:v>
                      </c:pt>
                      <c:pt idx="4128" formatCode="General">
                        <c:v>330.39100000000002</c:v>
                      </c:pt>
                      <c:pt idx="4129" formatCode="General">
                        <c:v>331.39100000000002</c:v>
                      </c:pt>
                      <c:pt idx="4130" formatCode="General">
                        <c:v>332.39100000000002</c:v>
                      </c:pt>
                      <c:pt idx="4131" formatCode="General">
                        <c:v>333.39100000000002</c:v>
                      </c:pt>
                      <c:pt idx="4132" formatCode="General">
                        <c:v>334.39100000000002</c:v>
                      </c:pt>
                      <c:pt idx="4133" formatCode="General">
                        <c:v>335.39100000000002</c:v>
                      </c:pt>
                      <c:pt idx="4134" formatCode="General">
                        <c:v>336.39100000000002</c:v>
                      </c:pt>
                      <c:pt idx="4135" formatCode="General">
                        <c:v>337.39100000000002</c:v>
                      </c:pt>
                      <c:pt idx="4136" formatCode="General">
                        <c:v>338.39100000000002</c:v>
                      </c:pt>
                      <c:pt idx="4137" formatCode="General">
                        <c:v>339.39100000000002</c:v>
                      </c:pt>
                      <c:pt idx="4138" formatCode="General">
                        <c:v>340.39100000000002</c:v>
                      </c:pt>
                      <c:pt idx="4139" formatCode="General">
                        <c:v>341.39100000000002</c:v>
                      </c:pt>
                      <c:pt idx="4140" formatCode="General">
                        <c:v>342.39100000000002</c:v>
                      </c:pt>
                      <c:pt idx="4141" formatCode="General">
                        <c:v>343.39100000000002</c:v>
                      </c:pt>
                      <c:pt idx="4142" formatCode="General">
                        <c:v>344.39100000000002</c:v>
                      </c:pt>
                      <c:pt idx="4143" formatCode="General">
                        <c:v>345.39100000000002</c:v>
                      </c:pt>
                      <c:pt idx="4144" formatCode="General">
                        <c:v>346.39100000000002</c:v>
                      </c:pt>
                      <c:pt idx="4145" formatCode="General">
                        <c:v>347.39100000000002</c:v>
                      </c:pt>
                      <c:pt idx="4146" formatCode="General">
                        <c:v>348.39100000000002</c:v>
                      </c:pt>
                      <c:pt idx="4147" formatCode="General">
                        <c:v>349.39100000000002</c:v>
                      </c:pt>
                      <c:pt idx="4148" formatCode="General">
                        <c:v>350.39100000000002</c:v>
                      </c:pt>
                      <c:pt idx="4149" formatCode="General">
                        <c:v>351.39100000000002</c:v>
                      </c:pt>
                      <c:pt idx="4150" formatCode="General">
                        <c:v>352.39100000000002</c:v>
                      </c:pt>
                      <c:pt idx="4151" formatCode="General">
                        <c:v>353.39100000000002</c:v>
                      </c:pt>
                      <c:pt idx="4152" formatCode="General">
                        <c:v>354.39100000000002</c:v>
                      </c:pt>
                      <c:pt idx="4153" formatCode="General">
                        <c:v>355.39100000000002</c:v>
                      </c:pt>
                      <c:pt idx="4154" formatCode="General">
                        <c:v>356.39100000000002</c:v>
                      </c:pt>
                      <c:pt idx="4155" formatCode="General">
                        <c:v>357.39100000000002</c:v>
                      </c:pt>
                      <c:pt idx="4156" formatCode="General">
                        <c:v>358.39100000000002</c:v>
                      </c:pt>
                      <c:pt idx="4157" formatCode="General">
                        <c:v>359.39100000000002</c:v>
                      </c:pt>
                      <c:pt idx="4158" formatCode="General">
                        <c:v>360.39100000000002</c:v>
                      </c:pt>
                      <c:pt idx="4159" formatCode="General">
                        <c:v>361.39100000000002</c:v>
                      </c:pt>
                      <c:pt idx="4160" formatCode="General">
                        <c:v>362.39100000000002</c:v>
                      </c:pt>
                      <c:pt idx="4161" formatCode="General">
                        <c:v>363.39100000000002</c:v>
                      </c:pt>
                      <c:pt idx="4162" formatCode="General">
                        <c:v>364.39100000000002</c:v>
                      </c:pt>
                      <c:pt idx="4163" formatCode="General">
                        <c:v>365.39100000000002</c:v>
                      </c:pt>
                      <c:pt idx="4164" formatCode="General">
                        <c:v>366.39100000000002</c:v>
                      </c:pt>
                      <c:pt idx="4165" formatCode="General">
                        <c:v>367.39100000000002</c:v>
                      </c:pt>
                      <c:pt idx="4166" formatCode="General">
                        <c:v>368.39100000000002</c:v>
                      </c:pt>
                      <c:pt idx="4167" formatCode="General">
                        <c:v>369.39100000000002</c:v>
                      </c:pt>
                      <c:pt idx="4168" formatCode="General">
                        <c:v>370.39100000000002</c:v>
                      </c:pt>
                      <c:pt idx="4169" formatCode="General">
                        <c:v>371.39100000000002</c:v>
                      </c:pt>
                      <c:pt idx="4170" formatCode="General">
                        <c:v>372.39100000000002</c:v>
                      </c:pt>
                      <c:pt idx="4171" formatCode="General">
                        <c:v>373.39100000000002</c:v>
                      </c:pt>
                      <c:pt idx="4172" formatCode="General">
                        <c:v>374.39100000000002</c:v>
                      </c:pt>
                      <c:pt idx="4173" formatCode="General">
                        <c:v>375.39100000000002</c:v>
                      </c:pt>
                      <c:pt idx="4174" formatCode="General">
                        <c:v>376.39100000000002</c:v>
                      </c:pt>
                      <c:pt idx="4175" formatCode="General">
                        <c:v>377.39100000000002</c:v>
                      </c:pt>
                      <c:pt idx="4176" formatCode="General">
                        <c:v>378.39100000000002</c:v>
                      </c:pt>
                      <c:pt idx="4177" formatCode="General">
                        <c:v>379.39100000000002</c:v>
                      </c:pt>
                      <c:pt idx="4178" formatCode="General">
                        <c:v>380.39100000000002</c:v>
                      </c:pt>
                      <c:pt idx="4179" formatCode="General">
                        <c:v>381.39100000000002</c:v>
                      </c:pt>
                      <c:pt idx="4180" formatCode="General">
                        <c:v>382.39100000000002</c:v>
                      </c:pt>
                      <c:pt idx="4181" formatCode="General">
                        <c:v>383.39100000000002</c:v>
                      </c:pt>
                      <c:pt idx="4182" formatCode="General">
                        <c:v>384.39100000000002</c:v>
                      </c:pt>
                      <c:pt idx="4183" formatCode="General">
                        <c:v>385.39100000000002</c:v>
                      </c:pt>
                      <c:pt idx="4184" formatCode="General">
                        <c:v>386.39100000000002</c:v>
                      </c:pt>
                      <c:pt idx="4185" formatCode="General">
                        <c:v>387.39100000000002</c:v>
                      </c:pt>
                      <c:pt idx="4186" formatCode="General">
                        <c:v>388.39100000000002</c:v>
                      </c:pt>
                      <c:pt idx="4187" formatCode="General">
                        <c:v>389.39100000000002</c:v>
                      </c:pt>
                      <c:pt idx="4188" formatCode="General">
                        <c:v>389.62</c:v>
                      </c:pt>
                      <c:pt idx="4189" formatCode="General">
                        <c:v>389.62</c:v>
                      </c:pt>
                      <c:pt idx="4190" formatCode="General">
                        <c:v>389.63</c:v>
                      </c:pt>
                      <c:pt idx="4191" formatCode="General">
                        <c:v>389.64</c:v>
                      </c:pt>
                      <c:pt idx="4192" formatCode="General">
                        <c:v>389.65</c:v>
                      </c:pt>
                      <c:pt idx="4193" formatCode="General">
                        <c:v>389.66</c:v>
                      </c:pt>
                      <c:pt idx="4194" formatCode="General">
                        <c:v>389.67</c:v>
                      </c:pt>
                      <c:pt idx="4195" formatCode="General">
                        <c:v>389.68</c:v>
                      </c:pt>
                      <c:pt idx="4196" formatCode="General">
                        <c:v>389.69</c:v>
                      </c:pt>
                      <c:pt idx="4197" formatCode="General">
                        <c:v>389.7</c:v>
                      </c:pt>
                      <c:pt idx="4198" formatCode="General">
                        <c:v>389.71</c:v>
                      </c:pt>
                      <c:pt idx="4199" formatCode="General">
                        <c:v>389.72</c:v>
                      </c:pt>
                      <c:pt idx="4200" formatCode="General">
                        <c:v>389.73</c:v>
                      </c:pt>
                      <c:pt idx="4201" formatCode="General">
                        <c:v>389.74</c:v>
                      </c:pt>
                      <c:pt idx="4202" formatCode="General">
                        <c:v>389.75</c:v>
                      </c:pt>
                      <c:pt idx="4203" formatCode="General">
                        <c:v>389.76</c:v>
                      </c:pt>
                      <c:pt idx="4204" formatCode="General">
                        <c:v>389.77</c:v>
                      </c:pt>
                      <c:pt idx="4205" formatCode="General">
                        <c:v>389.78</c:v>
                      </c:pt>
                      <c:pt idx="4206" formatCode="General">
                        <c:v>389.79</c:v>
                      </c:pt>
                      <c:pt idx="4207" formatCode="General">
                        <c:v>389.8</c:v>
                      </c:pt>
                      <c:pt idx="4208" formatCode="General">
                        <c:v>389.81</c:v>
                      </c:pt>
                      <c:pt idx="4209" formatCode="General">
                        <c:v>389.82</c:v>
                      </c:pt>
                      <c:pt idx="4210" formatCode="General">
                        <c:v>389.83</c:v>
                      </c:pt>
                      <c:pt idx="4211" formatCode="General">
                        <c:v>389.84</c:v>
                      </c:pt>
                      <c:pt idx="4212" formatCode="General">
                        <c:v>389.85</c:v>
                      </c:pt>
                      <c:pt idx="4213" formatCode="General">
                        <c:v>389.86</c:v>
                      </c:pt>
                      <c:pt idx="4214" formatCode="General">
                        <c:v>389.87</c:v>
                      </c:pt>
                      <c:pt idx="4215" formatCode="General">
                        <c:v>389.88</c:v>
                      </c:pt>
                      <c:pt idx="4216" formatCode="General">
                        <c:v>389.89</c:v>
                      </c:pt>
                      <c:pt idx="4217" formatCode="General">
                        <c:v>389.9</c:v>
                      </c:pt>
                      <c:pt idx="4218" formatCode="General">
                        <c:v>389.91</c:v>
                      </c:pt>
                      <c:pt idx="4219" formatCode="General">
                        <c:v>389.92</c:v>
                      </c:pt>
                      <c:pt idx="4220" formatCode="General">
                        <c:v>389.93</c:v>
                      </c:pt>
                      <c:pt idx="4221" formatCode="General">
                        <c:v>389.94</c:v>
                      </c:pt>
                      <c:pt idx="4222" formatCode="General">
                        <c:v>389.95</c:v>
                      </c:pt>
                      <c:pt idx="4223" formatCode="General">
                        <c:v>389.96</c:v>
                      </c:pt>
                      <c:pt idx="4224" formatCode="General">
                        <c:v>389.97</c:v>
                      </c:pt>
                      <c:pt idx="4225" formatCode="General">
                        <c:v>389.98</c:v>
                      </c:pt>
                      <c:pt idx="4226" formatCode="General">
                        <c:v>389.99</c:v>
                      </c:pt>
                      <c:pt idx="4227" formatCode="General">
                        <c:v>390</c:v>
                      </c:pt>
                      <c:pt idx="4228" formatCode="General">
                        <c:v>390.01</c:v>
                      </c:pt>
                      <c:pt idx="4229" formatCode="General">
                        <c:v>390.02</c:v>
                      </c:pt>
                      <c:pt idx="4230" formatCode="General">
                        <c:v>390.03</c:v>
                      </c:pt>
                      <c:pt idx="4231" formatCode="General">
                        <c:v>390.04</c:v>
                      </c:pt>
                      <c:pt idx="4232" formatCode="General">
                        <c:v>390.05</c:v>
                      </c:pt>
                      <c:pt idx="4233" formatCode="General">
                        <c:v>390.06</c:v>
                      </c:pt>
                      <c:pt idx="4234" formatCode="General">
                        <c:v>390.07</c:v>
                      </c:pt>
                      <c:pt idx="4235" formatCode="General">
                        <c:v>390.08</c:v>
                      </c:pt>
                      <c:pt idx="4236" formatCode="General">
                        <c:v>390.09</c:v>
                      </c:pt>
                      <c:pt idx="4237" formatCode="General">
                        <c:v>390.1</c:v>
                      </c:pt>
                      <c:pt idx="4238" formatCode="General">
                        <c:v>390.11</c:v>
                      </c:pt>
                      <c:pt idx="4239" formatCode="General">
                        <c:v>390.12</c:v>
                      </c:pt>
                      <c:pt idx="4240" formatCode="General">
                        <c:v>390.13</c:v>
                      </c:pt>
                      <c:pt idx="4241" formatCode="General">
                        <c:v>390.14</c:v>
                      </c:pt>
                      <c:pt idx="4242" formatCode="General">
                        <c:v>390.15</c:v>
                      </c:pt>
                      <c:pt idx="4243" formatCode="General">
                        <c:v>390.16</c:v>
                      </c:pt>
                      <c:pt idx="4244" formatCode="General">
                        <c:v>390.17</c:v>
                      </c:pt>
                      <c:pt idx="4245" formatCode="General">
                        <c:v>390.18</c:v>
                      </c:pt>
                      <c:pt idx="4246" formatCode="General">
                        <c:v>390.19</c:v>
                      </c:pt>
                      <c:pt idx="4247" formatCode="General">
                        <c:v>390.2</c:v>
                      </c:pt>
                      <c:pt idx="4248" formatCode="General">
                        <c:v>390.21</c:v>
                      </c:pt>
                      <c:pt idx="4249" formatCode="General">
                        <c:v>390.22</c:v>
                      </c:pt>
                      <c:pt idx="4250" formatCode="General">
                        <c:v>390.23</c:v>
                      </c:pt>
                      <c:pt idx="4251" formatCode="General">
                        <c:v>390.24</c:v>
                      </c:pt>
                      <c:pt idx="4252" formatCode="General">
                        <c:v>390.25</c:v>
                      </c:pt>
                      <c:pt idx="4253" formatCode="General">
                        <c:v>390.26</c:v>
                      </c:pt>
                      <c:pt idx="4254" formatCode="General">
                        <c:v>390.27</c:v>
                      </c:pt>
                      <c:pt idx="4255" formatCode="General">
                        <c:v>390.28</c:v>
                      </c:pt>
                      <c:pt idx="4256" formatCode="General">
                        <c:v>390.29</c:v>
                      </c:pt>
                      <c:pt idx="4257" formatCode="General">
                        <c:v>390.3</c:v>
                      </c:pt>
                      <c:pt idx="4258" formatCode="General">
                        <c:v>390.31</c:v>
                      </c:pt>
                      <c:pt idx="4259" formatCode="General">
                        <c:v>390.32</c:v>
                      </c:pt>
                      <c:pt idx="4260" formatCode="General">
                        <c:v>390.33</c:v>
                      </c:pt>
                      <c:pt idx="4261" formatCode="General">
                        <c:v>390.34</c:v>
                      </c:pt>
                      <c:pt idx="4262" formatCode="General">
                        <c:v>390.35</c:v>
                      </c:pt>
                      <c:pt idx="4263" formatCode="General">
                        <c:v>390.36</c:v>
                      </c:pt>
                      <c:pt idx="4264" formatCode="General">
                        <c:v>390.37</c:v>
                      </c:pt>
                      <c:pt idx="4265" formatCode="General">
                        <c:v>390.38</c:v>
                      </c:pt>
                      <c:pt idx="4266" formatCode="General">
                        <c:v>390.39</c:v>
                      </c:pt>
                      <c:pt idx="4267" formatCode="General">
                        <c:v>390.4</c:v>
                      </c:pt>
                      <c:pt idx="4268" formatCode="General">
                        <c:v>390.41</c:v>
                      </c:pt>
                      <c:pt idx="4269" formatCode="General">
                        <c:v>390.42</c:v>
                      </c:pt>
                      <c:pt idx="4270" formatCode="General">
                        <c:v>390.43</c:v>
                      </c:pt>
                      <c:pt idx="4271" formatCode="General">
                        <c:v>390.44</c:v>
                      </c:pt>
                      <c:pt idx="4272" formatCode="General">
                        <c:v>390.45</c:v>
                      </c:pt>
                      <c:pt idx="4273" formatCode="General">
                        <c:v>390.46</c:v>
                      </c:pt>
                      <c:pt idx="4274" formatCode="General">
                        <c:v>390.47</c:v>
                      </c:pt>
                      <c:pt idx="4275" formatCode="General">
                        <c:v>390.48</c:v>
                      </c:pt>
                      <c:pt idx="4276" formatCode="General">
                        <c:v>390.49</c:v>
                      </c:pt>
                      <c:pt idx="4277" formatCode="General">
                        <c:v>390.5</c:v>
                      </c:pt>
                      <c:pt idx="4278" formatCode="General">
                        <c:v>390.51</c:v>
                      </c:pt>
                      <c:pt idx="4279" formatCode="General">
                        <c:v>390.52</c:v>
                      </c:pt>
                      <c:pt idx="4280" formatCode="General">
                        <c:v>390.53</c:v>
                      </c:pt>
                      <c:pt idx="4281" formatCode="General">
                        <c:v>390.54</c:v>
                      </c:pt>
                      <c:pt idx="4282" formatCode="General">
                        <c:v>390.55</c:v>
                      </c:pt>
                      <c:pt idx="4283" formatCode="General">
                        <c:v>390.56</c:v>
                      </c:pt>
                      <c:pt idx="4284" formatCode="General">
                        <c:v>390.57</c:v>
                      </c:pt>
                      <c:pt idx="4285" formatCode="General">
                        <c:v>390.58</c:v>
                      </c:pt>
                      <c:pt idx="4286" formatCode="General">
                        <c:v>390.59</c:v>
                      </c:pt>
                      <c:pt idx="4287" formatCode="General">
                        <c:v>390.6</c:v>
                      </c:pt>
                      <c:pt idx="4288" formatCode="General">
                        <c:v>390.61</c:v>
                      </c:pt>
                      <c:pt idx="4289" formatCode="General">
                        <c:v>390.62</c:v>
                      </c:pt>
                      <c:pt idx="4290" formatCode="General">
                        <c:v>390.63</c:v>
                      </c:pt>
                      <c:pt idx="4291" formatCode="General">
                        <c:v>390.64</c:v>
                      </c:pt>
                      <c:pt idx="4292" formatCode="General">
                        <c:v>390.65</c:v>
                      </c:pt>
                      <c:pt idx="4293" formatCode="General">
                        <c:v>390.66</c:v>
                      </c:pt>
                      <c:pt idx="4294" formatCode="General">
                        <c:v>390.67</c:v>
                      </c:pt>
                      <c:pt idx="4295" formatCode="General">
                        <c:v>390.68</c:v>
                      </c:pt>
                      <c:pt idx="4296" formatCode="General">
                        <c:v>390.69</c:v>
                      </c:pt>
                      <c:pt idx="4297" formatCode="General">
                        <c:v>390.7</c:v>
                      </c:pt>
                      <c:pt idx="4298" formatCode="General">
                        <c:v>390.71</c:v>
                      </c:pt>
                      <c:pt idx="4299" formatCode="General">
                        <c:v>390.72</c:v>
                      </c:pt>
                      <c:pt idx="4300" formatCode="General">
                        <c:v>390.73</c:v>
                      </c:pt>
                      <c:pt idx="4301" formatCode="General">
                        <c:v>390.74</c:v>
                      </c:pt>
                      <c:pt idx="4302" formatCode="General">
                        <c:v>390.75</c:v>
                      </c:pt>
                      <c:pt idx="4303" formatCode="General">
                        <c:v>390.76</c:v>
                      </c:pt>
                      <c:pt idx="4304" formatCode="General">
                        <c:v>390.77</c:v>
                      </c:pt>
                      <c:pt idx="4305" formatCode="General">
                        <c:v>390.78</c:v>
                      </c:pt>
                      <c:pt idx="4306" formatCode="General">
                        <c:v>390.79</c:v>
                      </c:pt>
                      <c:pt idx="4307" formatCode="General">
                        <c:v>390.8</c:v>
                      </c:pt>
                      <c:pt idx="4308" formatCode="General">
                        <c:v>390.81</c:v>
                      </c:pt>
                      <c:pt idx="4309" formatCode="General">
                        <c:v>390.82</c:v>
                      </c:pt>
                      <c:pt idx="4310" formatCode="General">
                        <c:v>390.83</c:v>
                      </c:pt>
                      <c:pt idx="4311" formatCode="General">
                        <c:v>390.84</c:v>
                      </c:pt>
                      <c:pt idx="4312" formatCode="General">
                        <c:v>390.85</c:v>
                      </c:pt>
                      <c:pt idx="4313" formatCode="General">
                        <c:v>390.86</c:v>
                      </c:pt>
                      <c:pt idx="4314" formatCode="General">
                        <c:v>390.87</c:v>
                      </c:pt>
                      <c:pt idx="4315" formatCode="General">
                        <c:v>390.88</c:v>
                      </c:pt>
                      <c:pt idx="4316" formatCode="General">
                        <c:v>390.89</c:v>
                      </c:pt>
                      <c:pt idx="4317" formatCode="General">
                        <c:v>390.9</c:v>
                      </c:pt>
                      <c:pt idx="4318" formatCode="General">
                        <c:v>390.91</c:v>
                      </c:pt>
                      <c:pt idx="4319" formatCode="General">
                        <c:v>390.92</c:v>
                      </c:pt>
                      <c:pt idx="4320" formatCode="General">
                        <c:v>390.93</c:v>
                      </c:pt>
                      <c:pt idx="4321" formatCode="General">
                        <c:v>390.94</c:v>
                      </c:pt>
                      <c:pt idx="4322" formatCode="General">
                        <c:v>390.95</c:v>
                      </c:pt>
                      <c:pt idx="4323" formatCode="General">
                        <c:v>390.96</c:v>
                      </c:pt>
                      <c:pt idx="4324" formatCode="General">
                        <c:v>390.97</c:v>
                      </c:pt>
                      <c:pt idx="4325" formatCode="General">
                        <c:v>390.98</c:v>
                      </c:pt>
                      <c:pt idx="4326" formatCode="General">
                        <c:v>390.99</c:v>
                      </c:pt>
                      <c:pt idx="4327" formatCode="General">
                        <c:v>391</c:v>
                      </c:pt>
                      <c:pt idx="4328" formatCode="General">
                        <c:v>391.01</c:v>
                      </c:pt>
                      <c:pt idx="4329" formatCode="General">
                        <c:v>391.02</c:v>
                      </c:pt>
                      <c:pt idx="4330" formatCode="General">
                        <c:v>391.03</c:v>
                      </c:pt>
                      <c:pt idx="4331" formatCode="General">
                        <c:v>391.04</c:v>
                      </c:pt>
                      <c:pt idx="4332" formatCode="General">
                        <c:v>391.05</c:v>
                      </c:pt>
                      <c:pt idx="4333" formatCode="General">
                        <c:v>391.06</c:v>
                      </c:pt>
                      <c:pt idx="4334" formatCode="General">
                        <c:v>391.07</c:v>
                      </c:pt>
                      <c:pt idx="4335" formatCode="General">
                        <c:v>391.08</c:v>
                      </c:pt>
                      <c:pt idx="4336" formatCode="General">
                        <c:v>391.09</c:v>
                      </c:pt>
                      <c:pt idx="4337" formatCode="General">
                        <c:v>391.1</c:v>
                      </c:pt>
                      <c:pt idx="4338" formatCode="General">
                        <c:v>391.11</c:v>
                      </c:pt>
                      <c:pt idx="4339" formatCode="General">
                        <c:v>391.12</c:v>
                      </c:pt>
                      <c:pt idx="4340" formatCode="General">
                        <c:v>391.13</c:v>
                      </c:pt>
                      <c:pt idx="4341" formatCode="General">
                        <c:v>391.14</c:v>
                      </c:pt>
                      <c:pt idx="4342" formatCode="General">
                        <c:v>391.15</c:v>
                      </c:pt>
                      <c:pt idx="4343" formatCode="General">
                        <c:v>391.16</c:v>
                      </c:pt>
                      <c:pt idx="4344" formatCode="General">
                        <c:v>391.17</c:v>
                      </c:pt>
                      <c:pt idx="4345" formatCode="General">
                        <c:v>391.18</c:v>
                      </c:pt>
                      <c:pt idx="4346" formatCode="General">
                        <c:v>391.19</c:v>
                      </c:pt>
                      <c:pt idx="4347" formatCode="General">
                        <c:v>391.2</c:v>
                      </c:pt>
                      <c:pt idx="4348" formatCode="General">
                        <c:v>391.21</c:v>
                      </c:pt>
                      <c:pt idx="4349" formatCode="General">
                        <c:v>391.22</c:v>
                      </c:pt>
                      <c:pt idx="4350" formatCode="General">
                        <c:v>391.23</c:v>
                      </c:pt>
                      <c:pt idx="4351" formatCode="General">
                        <c:v>391.24</c:v>
                      </c:pt>
                      <c:pt idx="4352" formatCode="General">
                        <c:v>391.25</c:v>
                      </c:pt>
                      <c:pt idx="4353" formatCode="General">
                        <c:v>391.26</c:v>
                      </c:pt>
                      <c:pt idx="4354" formatCode="General">
                        <c:v>391.27</c:v>
                      </c:pt>
                      <c:pt idx="4355" formatCode="General">
                        <c:v>391.28</c:v>
                      </c:pt>
                      <c:pt idx="4356" formatCode="General">
                        <c:v>391.29</c:v>
                      </c:pt>
                      <c:pt idx="4357" formatCode="General">
                        <c:v>391.3</c:v>
                      </c:pt>
                      <c:pt idx="4358" formatCode="General">
                        <c:v>391.31</c:v>
                      </c:pt>
                      <c:pt idx="4359" formatCode="General">
                        <c:v>391.32</c:v>
                      </c:pt>
                      <c:pt idx="4360" formatCode="General">
                        <c:v>391.33</c:v>
                      </c:pt>
                      <c:pt idx="4361" formatCode="General">
                        <c:v>391.34</c:v>
                      </c:pt>
                      <c:pt idx="4362" formatCode="General">
                        <c:v>391.35</c:v>
                      </c:pt>
                      <c:pt idx="4363" formatCode="General">
                        <c:v>391.36</c:v>
                      </c:pt>
                      <c:pt idx="4364" formatCode="General">
                        <c:v>391.37</c:v>
                      </c:pt>
                      <c:pt idx="4365" formatCode="General">
                        <c:v>391.38</c:v>
                      </c:pt>
                      <c:pt idx="4366" formatCode="General">
                        <c:v>391.39</c:v>
                      </c:pt>
                      <c:pt idx="4367" formatCode="General">
                        <c:v>391.4</c:v>
                      </c:pt>
                      <c:pt idx="4368" formatCode="General">
                        <c:v>391.41</c:v>
                      </c:pt>
                      <c:pt idx="4369" formatCode="General">
                        <c:v>391.42</c:v>
                      </c:pt>
                      <c:pt idx="4370" formatCode="General">
                        <c:v>391.43</c:v>
                      </c:pt>
                      <c:pt idx="4371" formatCode="General">
                        <c:v>391.44</c:v>
                      </c:pt>
                      <c:pt idx="4372" formatCode="General">
                        <c:v>391.45</c:v>
                      </c:pt>
                      <c:pt idx="4373" formatCode="General">
                        <c:v>391.46</c:v>
                      </c:pt>
                      <c:pt idx="4374" formatCode="General">
                        <c:v>391.47</c:v>
                      </c:pt>
                      <c:pt idx="4375" formatCode="General">
                        <c:v>391.48</c:v>
                      </c:pt>
                      <c:pt idx="4376" formatCode="General">
                        <c:v>391.49</c:v>
                      </c:pt>
                      <c:pt idx="4377" formatCode="General">
                        <c:v>391.5</c:v>
                      </c:pt>
                      <c:pt idx="4378" formatCode="General">
                        <c:v>391.51</c:v>
                      </c:pt>
                      <c:pt idx="4379" formatCode="General">
                        <c:v>391.52</c:v>
                      </c:pt>
                      <c:pt idx="4380" formatCode="General">
                        <c:v>391.53</c:v>
                      </c:pt>
                      <c:pt idx="4381" formatCode="General">
                        <c:v>391.54</c:v>
                      </c:pt>
                      <c:pt idx="4382" formatCode="General">
                        <c:v>391.55</c:v>
                      </c:pt>
                      <c:pt idx="4383" formatCode="General">
                        <c:v>391.56</c:v>
                      </c:pt>
                      <c:pt idx="4384" formatCode="General">
                        <c:v>391.57</c:v>
                      </c:pt>
                      <c:pt idx="4385" formatCode="General">
                        <c:v>391.58</c:v>
                      </c:pt>
                      <c:pt idx="4386" formatCode="General">
                        <c:v>391.59</c:v>
                      </c:pt>
                      <c:pt idx="4387" formatCode="General">
                        <c:v>391.6</c:v>
                      </c:pt>
                      <c:pt idx="4388" formatCode="General">
                        <c:v>391.61</c:v>
                      </c:pt>
                      <c:pt idx="4389" formatCode="General">
                        <c:v>391.62</c:v>
                      </c:pt>
                      <c:pt idx="4390" formatCode="General">
                        <c:v>391.63</c:v>
                      </c:pt>
                      <c:pt idx="4391" formatCode="General">
                        <c:v>391.64</c:v>
                      </c:pt>
                      <c:pt idx="4392" formatCode="General">
                        <c:v>391.65</c:v>
                      </c:pt>
                      <c:pt idx="4393" formatCode="General">
                        <c:v>391.66</c:v>
                      </c:pt>
                      <c:pt idx="4394" formatCode="General">
                        <c:v>391.67</c:v>
                      </c:pt>
                      <c:pt idx="4395" formatCode="General">
                        <c:v>391.68</c:v>
                      </c:pt>
                      <c:pt idx="4396" formatCode="General">
                        <c:v>391.69</c:v>
                      </c:pt>
                      <c:pt idx="4397" formatCode="General">
                        <c:v>391.7</c:v>
                      </c:pt>
                      <c:pt idx="4398" formatCode="General">
                        <c:v>391.71</c:v>
                      </c:pt>
                      <c:pt idx="4399" formatCode="General">
                        <c:v>391.72</c:v>
                      </c:pt>
                      <c:pt idx="4400" formatCode="General">
                        <c:v>391.73</c:v>
                      </c:pt>
                      <c:pt idx="4401" formatCode="General">
                        <c:v>391.74</c:v>
                      </c:pt>
                      <c:pt idx="4402" formatCode="General">
                        <c:v>391.75</c:v>
                      </c:pt>
                      <c:pt idx="4403" formatCode="General">
                        <c:v>391.76</c:v>
                      </c:pt>
                      <c:pt idx="4404" formatCode="General">
                        <c:v>391.77</c:v>
                      </c:pt>
                      <c:pt idx="4405" formatCode="General">
                        <c:v>391.78</c:v>
                      </c:pt>
                      <c:pt idx="4406" formatCode="General">
                        <c:v>391.79</c:v>
                      </c:pt>
                      <c:pt idx="4407" formatCode="General">
                        <c:v>391.8</c:v>
                      </c:pt>
                      <c:pt idx="4408" formatCode="General">
                        <c:v>391.81</c:v>
                      </c:pt>
                      <c:pt idx="4409" formatCode="General">
                        <c:v>391.82</c:v>
                      </c:pt>
                      <c:pt idx="4410" formatCode="General">
                        <c:v>391.83</c:v>
                      </c:pt>
                      <c:pt idx="4411" formatCode="General">
                        <c:v>391.84</c:v>
                      </c:pt>
                      <c:pt idx="4412" formatCode="General">
                        <c:v>391.85</c:v>
                      </c:pt>
                      <c:pt idx="4413" formatCode="General">
                        <c:v>391.86</c:v>
                      </c:pt>
                      <c:pt idx="4414" formatCode="General">
                        <c:v>391.87</c:v>
                      </c:pt>
                      <c:pt idx="4415" formatCode="General">
                        <c:v>391.88</c:v>
                      </c:pt>
                      <c:pt idx="4416" formatCode="General">
                        <c:v>391.89</c:v>
                      </c:pt>
                      <c:pt idx="4417" formatCode="General">
                        <c:v>391.9</c:v>
                      </c:pt>
                      <c:pt idx="4418" formatCode="General">
                        <c:v>391.91</c:v>
                      </c:pt>
                      <c:pt idx="4419" formatCode="General">
                        <c:v>391.92</c:v>
                      </c:pt>
                      <c:pt idx="4420" formatCode="General">
                        <c:v>391.93</c:v>
                      </c:pt>
                      <c:pt idx="4421" formatCode="General">
                        <c:v>391.94</c:v>
                      </c:pt>
                      <c:pt idx="4422" formatCode="General">
                        <c:v>391.95</c:v>
                      </c:pt>
                      <c:pt idx="4423" formatCode="General">
                        <c:v>391.96</c:v>
                      </c:pt>
                      <c:pt idx="4424" formatCode="General">
                        <c:v>391.97</c:v>
                      </c:pt>
                      <c:pt idx="4425" formatCode="General">
                        <c:v>391.98</c:v>
                      </c:pt>
                      <c:pt idx="4426" formatCode="General">
                        <c:v>391.99</c:v>
                      </c:pt>
                      <c:pt idx="4427" formatCode="General">
                        <c:v>392</c:v>
                      </c:pt>
                      <c:pt idx="4428" formatCode="General">
                        <c:v>392.01</c:v>
                      </c:pt>
                      <c:pt idx="4429" formatCode="General">
                        <c:v>392.02</c:v>
                      </c:pt>
                      <c:pt idx="4430" formatCode="General">
                        <c:v>392.03</c:v>
                      </c:pt>
                      <c:pt idx="4431" formatCode="General">
                        <c:v>392.04</c:v>
                      </c:pt>
                      <c:pt idx="4432" formatCode="General">
                        <c:v>392.05</c:v>
                      </c:pt>
                      <c:pt idx="4433" formatCode="General">
                        <c:v>392.06</c:v>
                      </c:pt>
                      <c:pt idx="4434" formatCode="General">
                        <c:v>392.07</c:v>
                      </c:pt>
                      <c:pt idx="4435" formatCode="General">
                        <c:v>392.08</c:v>
                      </c:pt>
                      <c:pt idx="4436" formatCode="General">
                        <c:v>392.09</c:v>
                      </c:pt>
                      <c:pt idx="4437" formatCode="General">
                        <c:v>392.1</c:v>
                      </c:pt>
                      <c:pt idx="4438" formatCode="General">
                        <c:v>392.11</c:v>
                      </c:pt>
                      <c:pt idx="4439" formatCode="General">
                        <c:v>392.12</c:v>
                      </c:pt>
                      <c:pt idx="4440" formatCode="General">
                        <c:v>392.13</c:v>
                      </c:pt>
                      <c:pt idx="4441" formatCode="General">
                        <c:v>392.14</c:v>
                      </c:pt>
                      <c:pt idx="4442" formatCode="General">
                        <c:v>392.15</c:v>
                      </c:pt>
                      <c:pt idx="4443" formatCode="General">
                        <c:v>392.16</c:v>
                      </c:pt>
                      <c:pt idx="4444" formatCode="General">
                        <c:v>392.17</c:v>
                      </c:pt>
                      <c:pt idx="4445" formatCode="General">
                        <c:v>392.18</c:v>
                      </c:pt>
                      <c:pt idx="4446" formatCode="General">
                        <c:v>392.19</c:v>
                      </c:pt>
                      <c:pt idx="4447" formatCode="General">
                        <c:v>392.2</c:v>
                      </c:pt>
                      <c:pt idx="4448" formatCode="General">
                        <c:v>392.21</c:v>
                      </c:pt>
                      <c:pt idx="4449" formatCode="General">
                        <c:v>392.22</c:v>
                      </c:pt>
                      <c:pt idx="4450" formatCode="General">
                        <c:v>392.23</c:v>
                      </c:pt>
                      <c:pt idx="4451" formatCode="General">
                        <c:v>392.24</c:v>
                      </c:pt>
                      <c:pt idx="4452" formatCode="General">
                        <c:v>392.25</c:v>
                      </c:pt>
                      <c:pt idx="4453" formatCode="General">
                        <c:v>392.26</c:v>
                      </c:pt>
                      <c:pt idx="4454" formatCode="General">
                        <c:v>392.27</c:v>
                      </c:pt>
                      <c:pt idx="4455" formatCode="General">
                        <c:v>392.28</c:v>
                      </c:pt>
                      <c:pt idx="4456" formatCode="General">
                        <c:v>392.29</c:v>
                      </c:pt>
                      <c:pt idx="4457" formatCode="General">
                        <c:v>392.3</c:v>
                      </c:pt>
                      <c:pt idx="4458" formatCode="General">
                        <c:v>392.31</c:v>
                      </c:pt>
                      <c:pt idx="4459" formatCode="General">
                        <c:v>392.32</c:v>
                      </c:pt>
                      <c:pt idx="4460" formatCode="General">
                        <c:v>392.33</c:v>
                      </c:pt>
                      <c:pt idx="4461" formatCode="General">
                        <c:v>392.34</c:v>
                      </c:pt>
                      <c:pt idx="4462" formatCode="General">
                        <c:v>392.35</c:v>
                      </c:pt>
                      <c:pt idx="4463" formatCode="General">
                        <c:v>392.36</c:v>
                      </c:pt>
                      <c:pt idx="4464" formatCode="General">
                        <c:v>392.37</c:v>
                      </c:pt>
                      <c:pt idx="4465" formatCode="General">
                        <c:v>392.38</c:v>
                      </c:pt>
                      <c:pt idx="4466" formatCode="General">
                        <c:v>392.39</c:v>
                      </c:pt>
                      <c:pt idx="4467" formatCode="General">
                        <c:v>392.4</c:v>
                      </c:pt>
                      <c:pt idx="4468" formatCode="General">
                        <c:v>392.41</c:v>
                      </c:pt>
                      <c:pt idx="4469" formatCode="General">
                        <c:v>392.42</c:v>
                      </c:pt>
                      <c:pt idx="4470" formatCode="General">
                        <c:v>392.43</c:v>
                      </c:pt>
                      <c:pt idx="4471" formatCode="General">
                        <c:v>392.44</c:v>
                      </c:pt>
                      <c:pt idx="4472" formatCode="General">
                        <c:v>392.45</c:v>
                      </c:pt>
                      <c:pt idx="4473" formatCode="General">
                        <c:v>392.46</c:v>
                      </c:pt>
                      <c:pt idx="4474" formatCode="General">
                        <c:v>392.47</c:v>
                      </c:pt>
                      <c:pt idx="4475" formatCode="General">
                        <c:v>392.48</c:v>
                      </c:pt>
                      <c:pt idx="4476" formatCode="General">
                        <c:v>392.49</c:v>
                      </c:pt>
                      <c:pt idx="4477" formatCode="General">
                        <c:v>392.5</c:v>
                      </c:pt>
                      <c:pt idx="4478" formatCode="General">
                        <c:v>392.51</c:v>
                      </c:pt>
                      <c:pt idx="4479" formatCode="General">
                        <c:v>392.52</c:v>
                      </c:pt>
                      <c:pt idx="4480" formatCode="General">
                        <c:v>392.53</c:v>
                      </c:pt>
                      <c:pt idx="4481" formatCode="General">
                        <c:v>392.54</c:v>
                      </c:pt>
                      <c:pt idx="4482" formatCode="General">
                        <c:v>392.55</c:v>
                      </c:pt>
                      <c:pt idx="4483" formatCode="General">
                        <c:v>392.56</c:v>
                      </c:pt>
                      <c:pt idx="4484" formatCode="General">
                        <c:v>392.57</c:v>
                      </c:pt>
                      <c:pt idx="4485" formatCode="General">
                        <c:v>392.58</c:v>
                      </c:pt>
                      <c:pt idx="4486" formatCode="General">
                        <c:v>392.59</c:v>
                      </c:pt>
                      <c:pt idx="4487" formatCode="General">
                        <c:v>392.6</c:v>
                      </c:pt>
                      <c:pt idx="4488" formatCode="General">
                        <c:v>392.61</c:v>
                      </c:pt>
                      <c:pt idx="4489" formatCode="General">
                        <c:v>392.62</c:v>
                      </c:pt>
                      <c:pt idx="4490" formatCode="General">
                        <c:v>392.63</c:v>
                      </c:pt>
                      <c:pt idx="4491" formatCode="General">
                        <c:v>392.64</c:v>
                      </c:pt>
                      <c:pt idx="4492" formatCode="General">
                        <c:v>392.65</c:v>
                      </c:pt>
                      <c:pt idx="4493" formatCode="General">
                        <c:v>392.66</c:v>
                      </c:pt>
                      <c:pt idx="4494" formatCode="General">
                        <c:v>392.67</c:v>
                      </c:pt>
                      <c:pt idx="4495" formatCode="General">
                        <c:v>392.68</c:v>
                      </c:pt>
                      <c:pt idx="4496" formatCode="General">
                        <c:v>392.69</c:v>
                      </c:pt>
                      <c:pt idx="4497" formatCode="General">
                        <c:v>392.7</c:v>
                      </c:pt>
                      <c:pt idx="4498" formatCode="General">
                        <c:v>392.71</c:v>
                      </c:pt>
                      <c:pt idx="4499" formatCode="General">
                        <c:v>392.72</c:v>
                      </c:pt>
                      <c:pt idx="4500" formatCode="General">
                        <c:v>392.73</c:v>
                      </c:pt>
                      <c:pt idx="4501" formatCode="General">
                        <c:v>392.74</c:v>
                      </c:pt>
                      <c:pt idx="4502" formatCode="General">
                        <c:v>392.75</c:v>
                      </c:pt>
                      <c:pt idx="4503" formatCode="General">
                        <c:v>392.76</c:v>
                      </c:pt>
                      <c:pt idx="4504" formatCode="General">
                        <c:v>392.77</c:v>
                      </c:pt>
                      <c:pt idx="4505" formatCode="General">
                        <c:v>392.78</c:v>
                      </c:pt>
                      <c:pt idx="4506" formatCode="General">
                        <c:v>392.79</c:v>
                      </c:pt>
                      <c:pt idx="4507" formatCode="General">
                        <c:v>392.8</c:v>
                      </c:pt>
                      <c:pt idx="4508" formatCode="General">
                        <c:v>392.81</c:v>
                      </c:pt>
                      <c:pt idx="4509" formatCode="General">
                        <c:v>392.82</c:v>
                      </c:pt>
                      <c:pt idx="4510" formatCode="General">
                        <c:v>392.83</c:v>
                      </c:pt>
                      <c:pt idx="4511" formatCode="General">
                        <c:v>392.84</c:v>
                      </c:pt>
                      <c:pt idx="4512" formatCode="General">
                        <c:v>392.85</c:v>
                      </c:pt>
                      <c:pt idx="4513" formatCode="General">
                        <c:v>392.86</c:v>
                      </c:pt>
                      <c:pt idx="4514" formatCode="General">
                        <c:v>392.87</c:v>
                      </c:pt>
                      <c:pt idx="4515" formatCode="General">
                        <c:v>392.88</c:v>
                      </c:pt>
                      <c:pt idx="4516" formatCode="General">
                        <c:v>392.89</c:v>
                      </c:pt>
                      <c:pt idx="4517" formatCode="General">
                        <c:v>392.9</c:v>
                      </c:pt>
                      <c:pt idx="4518" formatCode="General">
                        <c:v>392.91</c:v>
                      </c:pt>
                      <c:pt idx="4519" formatCode="General">
                        <c:v>392.92</c:v>
                      </c:pt>
                      <c:pt idx="4520" formatCode="General">
                        <c:v>392.93</c:v>
                      </c:pt>
                      <c:pt idx="4521" formatCode="General">
                        <c:v>392.94</c:v>
                      </c:pt>
                      <c:pt idx="4522" formatCode="General">
                        <c:v>392.95</c:v>
                      </c:pt>
                      <c:pt idx="4523" formatCode="General">
                        <c:v>392.96</c:v>
                      </c:pt>
                      <c:pt idx="4524" formatCode="General">
                        <c:v>392.97</c:v>
                      </c:pt>
                      <c:pt idx="4525" formatCode="General">
                        <c:v>392.98</c:v>
                      </c:pt>
                      <c:pt idx="4526" formatCode="General">
                        <c:v>392.99</c:v>
                      </c:pt>
                      <c:pt idx="4527" formatCode="General">
                        <c:v>393</c:v>
                      </c:pt>
                      <c:pt idx="4528" formatCode="General">
                        <c:v>393.01</c:v>
                      </c:pt>
                      <c:pt idx="4529" formatCode="General">
                        <c:v>393.02</c:v>
                      </c:pt>
                      <c:pt idx="4530" formatCode="General">
                        <c:v>393.03</c:v>
                      </c:pt>
                      <c:pt idx="4531" formatCode="General">
                        <c:v>393.04</c:v>
                      </c:pt>
                      <c:pt idx="4532" formatCode="General">
                        <c:v>393.05</c:v>
                      </c:pt>
                      <c:pt idx="4533" formatCode="General">
                        <c:v>393.06</c:v>
                      </c:pt>
                      <c:pt idx="4534" formatCode="General">
                        <c:v>393.07</c:v>
                      </c:pt>
                      <c:pt idx="4535" formatCode="General">
                        <c:v>393.08</c:v>
                      </c:pt>
                      <c:pt idx="4536" formatCode="General">
                        <c:v>393.09</c:v>
                      </c:pt>
                      <c:pt idx="4537" formatCode="General">
                        <c:v>393.1</c:v>
                      </c:pt>
                      <c:pt idx="4538" formatCode="General">
                        <c:v>393.11</c:v>
                      </c:pt>
                      <c:pt idx="4539" formatCode="General">
                        <c:v>393.12</c:v>
                      </c:pt>
                      <c:pt idx="4540" formatCode="General">
                        <c:v>393.13</c:v>
                      </c:pt>
                      <c:pt idx="4541" formatCode="General">
                        <c:v>393.14</c:v>
                      </c:pt>
                      <c:pt idx="4542" formatCode="General">
                        <c:v>393.15</c:v>
                      </c:pt>
                      <c:pt idx="4543" formatCode="General">
                        <c:v>393.16</c:v>
                      </c:pt>
                      <c:pt idx="4544" formatCode="General">
                        <c:v>393.17</c:v>
                      </c:pt>
                      <c:pt idx="4545" formatCode="General">
                        <c:v>393.18</c:v>
                      </c:pt>
                      <c:pt idx="4546" formatCode="General">
                        <c:v>393.19</c:v>
                      </c:pt>
                      <c:pt idx="4547" formatCode="General">
                        <c:v>393.2</c:v>
                      </c:pt>
                      <c:pt idx="4548" formatCode="General">
                        <c:v>393.21</c:v>
                      </c:pt>
                      <c:pt idx="4549" formatCode="General">
                        <c:v>393.22</c:v>
                      </c:pt>
                      <c:pt idx="4550" formatCode="General">
                        <c:v>393.23</c:v>
                      </c:pt>
                      <c:pt idx="4551" formatCode="General">
                        <c:v>393.24</c:v>
                      </c:pt>
                      <c:pt idx="4552" formatCode="General">
                        <c:v>393.25</c:v>
                      </c:pt>
                      <c:pt idx="4553" formatCode="General">
                        <c:v>393.26</c:v>
                      </c:pt>
                      <c:pt idx="4554" formatCode="General">
                        <c:v>393.27</c:v>
                      </c:pt>
                      <c:pt idx="4555" formatCode="General">
                        <c:v>393.28</c:v>
                      </c:pt>
                      <c:pt idx="4556" formatCode="General">
                        <c:v>393.29</c:v>
                      </c:pt>
                      <c:pt idx="4557" formatCode="General">
                        <c:v>393.3</c:v>
                      </c:pt>
                      <c:pt idx="4558" formatCode="General">
                        <c:v>393.31</c:v>
                      </c:pt>
                      <c:pt idx="4559" formatCode="General">
                        <c:v>393.32</c:v>
                      </c:pt>
                      <c:pt idx="4560" formatCode="General">
                        <c:v>393.33</c:v>
                      </c:pt>
                      <c:pt idx="4561" formatCode="General">
                        <c:v>393.34</c:v>
                      </c:pt>
                      <c:pt idx="4562" formatCode="General">
                        <c:v>393.35</c:v>
                      </c:pt>
                      <c:pt idx="4563" formatCode="General">
                        <c:v>393.36</c:v>
                      </c:pt>
                      <c:pt idx="4564" formatCode="General">
                        <c:v>393.37</c:v>
                      </c:pt>
                      <c:pt idx="4565" formatCode="General">
                        <c:v>393.38</c:v>
                      </c:pt>
                      <c:pt idx="4566" formatCode="General">
                        <c:v>393.39</c:v>
                      </c:pt>
                      <c:pt idx="4567" formatCode="General">
                        <c:v>393.4</c:v>
                      </c:pt>
                      <c:pt idx="4568" formatCode="General">
                        <c:v>393.41</c:v>
                      </c:pt>
                      <c:pt idx="4569" formatCode="General">
                        <c:v>393.42</c:v>
                      </c:pt>
                      <c:pt idx="4570" formatCode="General">
                        <c:v>393.43</c:v>
                      </c:pt>
                      <c:pt idx="4571" formatCode="General">
                        <c:v>393.44</c:v>
                      </c:pt>
                      <c:pt idx="4572" formatCode="General">
                        <c:v>393.45</c:v>
                      </c:pt>
                      <c:pt idx="4573" formatCode="General">
                        <c:v>393.46</c:v>
                      </c:pt>
                      <c:pt idx="4574" formatCode="General">
                        <c:v>393.47</c:v>
                      </c:pt>
                      <c:pt idx="4575" formatCode="General">
                        <c:v>393.48</c:v>
                      </c:pt>
                      <c:pt idx="4576" formatCode="General">
                        <c:v>393.49</c:v>
                      </c:pt>
                      <c:pt idx="4577" formatCode="General">
                        <c:v>393.5</c:v>
                      </c:pt>
                      <c:pt idx="4578" formatCode="General">
                        <c:v>393.51</c:v>
                      </c:pt>
                      <c:pt idx="4579" formatCode="General">
                        <c:v>393.52</c:v>
                      </c:pt>
                      <c:pt idx="4580" formatCode="General">
                        <c:v>393.53</c:v>
                      </c:pt>
                      <c:pt idx="4581" formatCode="General">
                        <c:v>393.54</c:v>
                      </c:pt>
                      <c:pt idx="4582" formatCode="General">
                        <c:v>393.55</c:v>
                      </c:pt>
                      <c:pt idx="4583" formatCode="General">
                        <c:v>393.56</c:v>
                      </c:pt>
                      <c:pt idx="4584" formatCode="General">
                        <c:v>393.57</c:v>
                      </c:pt>
                      <c:pt idx="4585" formatCode="General">
                        <c:v>393.58</c:v>
                      </c:pt>
                      <c:pt idx="4586" formatCode="General">
                        <c:v>393.59</c:v>
                      </c:pt>
                      <c:pt idx="4587" formatCode="General">
                        <c:v>393.6</c:v>
                      </c:pt>
                      <c:pt idx="4588" formatCode="General">
                        <c:v>393.61</c:v>
                      </c:pt>
                      <c:pt idx="4589" formatCode="General">
                        <c:v>393.62</c:v>
                      </c:pt>
                      <c:pt idx="4590" formatCode="General">
                        <c:v>393.63</c:v>
                      </c:pt>
                      <c:pt idx="4591" formatCode="General">
                        <c:v>393.64</c:v>
                      </c:pt>
                      <c:pt idx="4592" formatCode="General">
                        <c:v>393.65</c:v>
                      </c:pt>
                      <c:pt idx="4593" formatCode="General">
                        <c:v>393.66</c:v>
                      </c:pt>
                      <c:pt idx="4594" formatCode="General">
                        <c:v>393.67</c:v>
                      </c:pt>
                      <c:pt idx="4595" formatCode="General">
                        <c:v>393.68</c:v>
                      </c:pt>
                      <c:pt idx="4596" formatCode="General">
                        <c:v>393.69</c:v>
                      </c:pt>
                      <c:pt idx="4597" formatCode="General">
                        <c:v>393.7</c:v>
                      </c:pt>
                      <c:pt idx="4598" formatCode="General">
                        <c:v>393.71</c:v>
                      </c:pt>
                      <c:pt idx="4599" formatCode="General">
                        <c:v>393.72</c:v>
                      </c:pt>
                      <c:pt idx="4600" formatCode="General">
                        <c:v>393.73</c:v>
                      </c:pt>
                      <c:pt idx="4601" formatCode="General">
                        <c:v>393.74</c:v>
                      </c:pt>
                      <c:pt idx="4602" formatCode="General">
                        <c:v>393.75</c:v>
                      </c:pt>
                      <c:pt idx="4603" formatCode="General">
                        <c:v>393.76</c:v>
                      </c:pt>
                      <c:pt idx="4604" formatCode="General">
                        <c:v>393.77</c:v>
                      </c:pt>
                      <c:pt idx="4605" formatCode="General">
                        <c:v>393.78</c:v>
                      </c:pt>
                      <c:pt idx="4606" formatCode="General">
                        <c:v>393.79</c:v>
                      </c:pt>
                      <c:pt idx="4607" formatCode="General">
                        <c:v>393.8</c:v>
                      </c:pt>
                      <c:pt idx="4608" formatCode="General">
                        <c:v>393.81</c:v>
                      </c:pt>
                      <c:pt idx="4609" formatCode="General">
                        <c:v>393.82</c:v>
                      </c:pt>
                      <c:pt idx="4610" formatCode="General">
                        <c:v>393.83</c:v>
                      </c:pt>
                      <c:pt idx="4611" formatCode="General">
                        <c:v>393.84</c:v>
                      </c:pt>
                      <c:pt idx="4612" formatCode="General">
                        <c:v>393.85</c:v>
                      </c:pt>
                      <c:pt idx="4613" formatCode="General">
                        <c:v>393.86</c:v>
                      </c:pt>
                      <c:pt idx="4614" formatCode="General">
                        <c:v>393.87</c:v>
                      </c:pt>
                      <c:pt idx="4615" formatCode="General">
                        <c:v>393.88</c:v>
                      </c:pt>
                      <c:pt idx="4616" formatCode="General">
                        <c:v>393.89</c:v>
                      </c:pt>
                      <c:pt idx="4617" formatCode="General">
                        <c:v>393.9</c:v>
                      </c:pt>
                      <c:pt idx="4618" formatCode="General">
                        <c:v>393.91</c:v>
                      </c:pt>
                      <c:pt idx="4619" formatCode="General">
                        <c:v>393.92</c:v>
                      </c:pt>
                      <c:pt idx="4620" formatCode="General">
                        <c:v>393.93</c:v>
                      </c:pt>
                      <c:pt idx="4621" formatCode="General">
                        <c:v>393.94</c:v>
                      </c:pt>
                      <c:pt idx="4622" formatCode="General">
                        <c:v>393.95</c:v>
                      </c:pt>
                      <c:pt idx="4623" formatCode="General">
                        <c:v>393.96</c:v>
                      </c:pt>
                      <c:pt idx="4624" formatCode="General">
                        <c:v>393.97</c:v>
                      </c:pt>
                      <c:pt idx="4625" formatCode="General">
                        <c:v>393.98</c:v>
                      </c:pt>
                      <c:pt idx="4626" formatCode="General">
                        <c:v>393.99</c:v>
                      </c:pt>
                      <c:pt idx="4627" formatCode="General">
                        <c:v>394</c:v>
                      </c:pt>
                      <c:pt idx="4628" formatCode="General">
                        <c:v>394.01</c:v>
                      </c:pt>
                      <c:pt idx="4629" formatCode="General">
                        <c:v>394.02</c:v>
                      </c:pt>
                      <c:pt idx="4630" formatCode="General">
                        <c:v>394.03</c:v>
                      </c:pt>
                      <c:pt idx="4631" formatCode="General">
                        <c:v>394.04</c:v>
                      </c:pt>
                      <c:pt idx="4632" formatCode="General">
                        <c:v>394.05</c:v>
                      </c:pt>
                      <c:pt idx="4633" formatCode="General">
                        <c:v>394.06</c:v>
                      </c:pt>
                      <c:pt idx="4634" formatCode="General">
                        <c:v>394.07</c:v>
                      </c:pt>
                      <c:pt idx="4635" formatCode="General">
                        <c:v>394.08</c:v>
                      </c:pt>
                      <c:pt idx="4636" formatCode="General">
                        <c:v>394.09</c:v>
                      </c:pt>
                      <c:pt idx="4637" formatCode="General">
                        <c:v>394.1</c:v>
                      </c:pt>
                      <c:pt idx="4638" formatCode="General">
                        <c:v>394.11</c:v>
                      </c:pt>
                      <c:pt idx="4639" formatCode="General">
                        <c:v>394.12</c:v>
                      </c:pt>
                      <c:pt idx="4640" formatCode="General">
                        <c:v>394.13</c:v>
                      </c:pt>
                      <c:pt idx="4641" formatCode="General">
                        <c:v>394.14</c:v>
                      </c:pt>
                      <c:pt idx="4642" formatCode="General">
                        <c:v>394.15</c:v>
                      </c:pt>
                      <c:pt idx="4643" formatCode="General">
                        <c:v>394.16</c:v>
                      </c:pt>
                      <c:pt idx="4644" formatCode="General">
                        <c:v>394.17</c:v>
                      </c:pt>
                      <c:pt idx="4645" formatCode="General">
                        <c:v>394.18</c:v>
                      </c:pt>
                      <c:pt idx="4646" formatCode="General">
                        <c:v>394.19</c:v>
                      </c:pt>
                      <c:pt idx="4647" formatCode="General">
                        <c:v>394.2</c:v>
                      </c:pt>
                      <c:pt idx="4648" formatCode="General">
                        <c:v>394.21</c:v>
                      </c:pt>
                      <c:pt idx="4649" formatCode="General">
                        <c:v>394.22</c:v>
                      </c:pt>
                      <c:pt idx="4650" formatCode="General">
                        <c:v>394.23</c:v>
                      </c:pt>
                      <c:pt idx="4651" formatCode="General">
                        <c:v>394.24</c:v>
                      </c:pt>
                      <c:pt idx="4652" formatCode="General">
                        <c:v>394.25</c:v>
                      </c:pt>
                      <c:pt idx="4653" formatCode="General">
                        <c:v>394.26</c:v>
                      </c:pt>
                      <c:pt idx="4654" formatCode="General">
                        <c:v>394.27</c:v>
                      </c:pt>
                      <c:pt idx="4655" formatCode="General">
                        <c:v>394.28</c:v>
                      </c:pt>
                      <c:pt idx="4656" formatCode="General">
                        <c:v>394.29</c:v>
                      </c:pt>
                      <c:pt idx="4657" formatCode="General">
                        <c:v>394.3</c:v>
                      </c:pt>
                      <c:pt idx="4658" formatCode="General">
                        <c:v>394.31</c:v>
                      </c:pt>
                      <c:pt idx="4659" formatCode="General">
                        <c:v>394.32</c:v>
                      </c:pt>
                      <c:pt idx="4660" formatCode="General">
                        <c:v>394.33</c:v>
                      </c:pt>
                      <c:pt idx="4661" formatCode="General">
                        <c:v>394.34</c:v>
                      </c:pt>
                      <c:pt idx="4662" formatCode="General">
                        <c:v>394.35</c:v>
                      </c:pt>
                      <c:pt idx="4663" formatCode="General">
                        <c:v>394.36</c:v>
                      </c:pt>
                      <c:pt idx="4664" formatCode="General">
                        <c:v>394.37</c:v>
                      </c:pt>
                      <c:pt idx="4665" formatCode="General">
                        <c:v>394.38</c:v>
                      </c:pt>
                      <c:pt idx="4666" formatCode="General">
                        <c:v>394.39</c:v>
                      </c:pt>
                      <c:pt idx="4667" formatCode="General">
                        <c:v>394.4</c:v>
                      </c:pt>
                      <c:pt idx="4668" formatCode="General">
                        <c:v>394.41</c:v>
                      </c:pt>
                      <c:pt idx="4669" formatCode="General">
                        <c:v>394.42</c:v>
                      </c:pt>
                      <c:pt idx="4670" formatCode="General">
                        <c:v>394.43</c:v>
                      </c:pt>
                      <c:pt idx="4671" formatCode="General">
                        <c:v>394.44</c:v>
                      </c:pt>
                      <c:pt idx="4672" formatCode="General">
                        <c:v>394.45</c:v>
                      </c:pt>
                      <c:pt idx="4673" formatCode="General">
                        <c:v>394.46</c:v>
                      </c:pt>
                      <c:pt idx="4674" formatCode="General">
                        <c:v>394.47</c:v>
                      </c:pt>
                      <c:pt idx="4675" formatCode="General">
                        <c:v>394.48</c:v>
                      </c:pt>
                      <c:pt idx="4676" formatCode="General">
                        <c:v>394.49</c:v>
                      </c:pt>
                      <c:pt idx="4677" formatCode="General">
                        <c:v>394.5</c:v>
                      </c:pt>
                      <c:pt idx="4678" formatCode="General">
                        <c:v>394.51</c:v>
                      </c:pt>
                      <c:pt idx="4679" formatCode="General">
                        <c:v>394.52</c:v>
                      </c:pt>
                      <c:pt idx="4680" formatCode="General">
                        <c:v>394.53</c:v>
                      </c:pt>
                      <c:pt idx="4681" formatCode="General">
                        <c:v>394.54</c:v>
                      </c:pt>
                      <c:pt idx="4682" formatCode="General">
                        <c:v>394.55</c:v>
                      </c:pt>
                      <c:pt idx="4683" formatCode="General">
                        <c:v>394.56</c:v>
                      </c:pt>
                      <c:pt idx="4684" formatCode="General">
                        <c:v>394.57</c:v>
                      </c:pt>
                      <c:pt idx="4685" formatCode="General">
                        <c:v>394.58</c:v>
                      </c:pt>
                      <c:pt idx="4686" formatCode="General">
                        <c:v>394.59</c:v>
                      </c:pt>
                      <c:pt idx="4687" formatCode="General">
                        <c:v>394.6</c:v>
                      </c:pt>
                      <c:pt idx="4688" formatCode="General">
                        <c:v>394.61</c:v>
                      </c:pt>
                      <c:pt idx="4689" formatCode="General">
                        <c:v>394.62</c:v>
                      </c:pt>
                      <c:pt idx="4690" formatCode="General">
                        <c:v>394.63</c:v>
                      </c:pt>
                      <c:pt idx="4691" formatCode="General">
                        <c:v>394.64</c:v>
                      </c:pt>
                      <c:pt idx="4692" formatCode="General">
                        <c:v>394.65</c:v>
                      </c:pt>
                      <c:pt idx="4693" formatCode="General">
                        <c:v>394.66</c:v>
                      </c:pt>
                      <c:pt idx="4694" formatCode="General">
                        <c:v>394.67</c:v>
                      </c:pt>
                      <c:pt idx="4695" formatCode="General">
                        <c:v>394.68</c:v>
                      </c:pt>
                      <c:pt idx="4696" formatCode="General">
                        <c:v>394.69</c:v>
                      </c:pt>
                      <c:pt idx="4697" formatCode="General">
                        <c:v>394.7</c:v>
                      </c:pt>
                      <c:pt idx="4698" formatCode="General">
                        <c:v>394.71</c:v>
                      </c:pt>
                      <c:pt idx="4699" formatCode="General">
                        <c:v>394.72</c:v>
                      </c:pt>
                      <c:pt idx="4700" formatCode="General">
                        <c:v>394.73</c:v>
                      </c:pt>
                      <c:pt idx="4701" formatCode="General">
                        <c:v>394.74</c:v>
                      </c:pt>
                      <c:pt idx="4702" formatCode="General">
                        <c:v>394.75</c:v>
                      </c:pt>
                      <c:pt idx="4703" formatCode="General">
                        <c:v>394.76</c:v>
                      </c:pt>
                      <c:pt idx="4704" formatCode="General">
                        <c:v>394.77</c:v>
                      </c:pt>
                      <c:pt idx="4705" formatCode="General">
                        <c:v>394.78</c:v>
                      </c:pt>
                      <c:pt idx="4706" formatCode="General">
                        <c:v>394.79</c:v>
                      </c:pt>
                      <c:pt idx="4707" formatCode="General">
                        <c:v>394.8</c:v>
                      </c:pt>
                      <c:pt idx="4708" formatCode="General">
                        <c:v>394.81</c:v>
                      </c:pt>
                      <c:pt idx="4709" formatCode="General">
                        <c:v>394.82</c:v>
                      </c:pt>
                      <c:pt idx="4710" formatCode="General">
                        <c:v>394.83</c:v>
                      </c:pt>
                      <c:pt idx="4711" formatCode="General">
                        <c:v>394.84</c:v>
                      </c:pt>
                      <c:pt idx="4712" formatCode="General">
                        <c:v>394.85</c:v>
                      </c:pt>
                      <c:pt idx="4713" formatCode="General">
                        <c:v>394.86</c:v>
                      </c:pt>
                      <c:pt idx="4714" formatCode="General">
                        <c:v>394.87</c:v>
                      </c:pt>
                      <c:pt idx="4715" formatCode="General">
                        <c:v>394.88</c:v>
                      </c:pt>
                      <c:pt idx="4716" formatCode="General">
                        <c:v>394.89</c:v>
                      </c:pt>
                      <c:pt idx="4717" formatCode="General">
                        <c:v>394.9</c:v>
                      </c:pt>
                      <c:pt idx="4718" formatCode="General">
                        <c:v>394.91</c:v>
                      </c:pt>
                      <c:pt idx="4719" formatCode="General">
                        <c:v>394.92</c:v>
                      </c:pt>
                      <c:pt idx="4720" formatCode="General">
                        <c:v>394.93</c:v>
                      </c:pt>
                      <c:pt idx="4721" formatCode="General">
                        <c:v>394.94</c:v>
                      </c:pt>
                      <c:pt idx="4722" formatCode="General">
                        <c:v>394.95</c:v>
                      </c:pt>
                      <c:pt idx="4723" formatCode="General">
                        <c:v>394.96</c:v>
                      </c:pt>
                      <c:pt idx="4724" formatCode="General">
                        <c:v>394.97</c:v>
                      </c:pt>
                      <c:pt idx="4725" formatCode="General">
                        <c:v>394.98</c:v>
                      </c:pt>
                      <c:pt idx="4726" formatCode="General">
                        <c:v>394.99</c:v>
                      </c:pt>
                      <c:pt idx="4727" formatCode="General">
                        <c:v>395</c:v>
                      </c:pt>
                      <c:pt idx="4728" formatCode="General">
                        <c:v>395.01</c:v>
                      </c:pt>
                      <c:pt idx="4729" formatCode="General">
                        <c:v>395.02</c:v>
                      </c:pt>
                      <c:pt idx="4730" formatCode="General">
                        <c:v>395.03</c:v>
                      </c:pt>
                      <c:pt idx="4731" formatCode="General">
                        <c:v>395.04</c:v>
                      </c:pt>
                      <c:pt idx="4732" formatCode="General">
                        <c:v>395.05</c:v>
                      </c:pt>
                      <c:pt idx="4733" formatCode="General">
                        <c:v>395.06</c:v>
                      </c:pt>
                      <c:pt idx="4734" formatCode="General">
                        <c:v>395.07</c:v>
                      </c:pt>
                      <c:pt idx="4735" formatCode="General">
                        <c:v>395.08</c:v>
                      </c:pt>
                      <c:pt idx="4736" formatCode="General">
                        <c:v>395.09</c:v>
                      </c:pt>
                      <c:pt idx="4737" formatCode="General">
                        <c:v>395.1</c:v>
                      </c:pt>
                      <c:pt idx="4738" formatCode="General">
                        <c:v>395.11</c:v>
                      </c:pt>
                      <c:pt idx="4739" formatCode="General">
                        <c:v>395.12</c:v>
                      </c:pt>
                      <c:pt idx="4740" formatCode="General">
                        <c:v>395.13</c:v>
                      </c:pt>
                      <c:pt idx="4741" formatCode="General">
                        <c:v>395.14</c:v>
                      </c:pt>
                      <c:pt idx="4742" formatCode="General">
                        <c:v>395.15</c:v>
                      </c:pt>
                      <c:pt idx="4743" formatCode="General">
                        <c:v>395.16</c:v>
                      </c:pt>
                      <c:pt idx="4744" formatCode="General">
                        <c:v>395.17</c:v>
                      </c:pt>
                      <c:pt idx="4745" formatCode="General">
                        <c:v>395.18</c:v>
                      </c:pt>
                      <c:pt idx="4746" formatCode="General">
                        <c:v>395.19</c:v>
                      </c:pt>
                      <c:pt idx="4747" formatCode="General">
                        <c:v>395.2</c:v>
                      </c:pt>
                      <c:pt idx="4748" formatCode="General">
                        <c:v>395.21</c:v>
                      </c:pt>
                      <c:pt idx="4749" formatCode="General">
                        <c:v>395.22</c:v>
                      </c:pt>
                      <c:pt idx="4750" formatCode="General">
                        <c:v>395.23</c:v>
                      </c:pt>
                      <c:pt idx="4751" formatCode="General">
                        <c:v>395.24</c:v>
                      </c:pt>
                      <c:pt idx="4752" formatCode="General">
                        <c:v>395.25</c:v>
                      </c:pt>
                      <c:pt idx="4753" formatCode="General">
                        <c:v>395.26</c:v>
                      </c:pt>
                      <c:pt idx="4754" formatCode="General">
                        <c:v>395.27</c:v>
                      </c:pt>
                      <c:pt idx="4755" formatCode="General">
                        <c:v>395.28</c:v>
                      </c:pt>
                      <c:pt idx="4756" formatCode="General">
                        <c:v>395.29</c:v>
                      </c:pt>
                      <c:pt idx="4757" formatCode="General">
                        <c:v>395.3</c:v>
                      </c:pt>
                      <c:pt idx="4758" formatCode="General">
                        <c:v>395.31</c:v>
                      </c:pt>
                      <c:pt idx="4759" formatCode="General">
                        <c:v>395.32</c:v>
                      </c:pt>
                      <c:pt idx="4760" formatCode="General">
                        <c:v>395.33</c:v>
                      </c:pt>
                      <c:pt idx="4761" formatCode="General">
                        <c:v>395.34</c:v>
                      </c:pt>
                      <c:pt idx="4762" formatCode="General">
                        <c:v>395.35</c:v>
                      </c:pt>
                      <c:pt idx="4763" formatCode="General">
                        <c:v>395.36</c:v>
                      </c:pt>
                      <c:pt idx="4764" formatCode="General">
                        <c:v>395.37</c:v>
                      </c:pt>
                      <c:pt idx="4765" formatCode="General">
                        <c:v>395.38</c:v>
                      </c:pt>
                      <c:pt idx="4766" formatCode="General">
                        <c:v>395.39</c:v>
                      </c:pt>
                      <c:pt idx="4767" formatCode="General">
                        <c:v>395.4</c:v>
                      </c:pt>
                      <c:pt idx="4768" formatCode="General">
                        <c:v>395.41</c:v>
                      </c:pt>
                      <c:pt idx="4769" formatCode="General">
                        <c:v>395.42</c:v>
                      </c:pt>
                      <c:pt idx="4770" formatCode="General">
                        <c:v>395.43</c:v>
                      </c:pt>
                      <c:pt idx="4771" formatCode="General">
                        <c:v>395.44</c:v>
                      </c:pt>
                      <c:pt idx="4772" formatCode="General">
                        <c:v>395.45</c:v>
                      </c:pt>
                      <c:pt idx="4773" formatCode="General">
                        <c:v>395.46</c:v>
                      </c:pt>
                      <c:pt idx="4774" formatCode="General">
                        <c:v>395.47</c:v>
                      </c:pt>
                      <c:pt idx="4775" formatCode="General">
                        <c:v>395.48</c:v>
                      </c:pt>
                      <c:pt idx="4776" formatCode="General">
                        <c:v>395.49</c:v>
                      </c:pt>
                      <c:pt idx="4777" formatCode="General">
                        <c:v>395.5</c:v>
                      </c:pt>
                      <c:pt idx="4778" formatCode="General">
                        <c:v>395.51</c:v>
                      </c:pt>
                      <c:pt idx="4779" formatCode="General">
                        <c:v>395.52</c:v>
                      </c:pt>
                      <c:pt idx="4780" formatCode="General">
                        <c:v>395.53</c:v>
                      </c:pt>
                      <c:pt idx="4781" formatCode="General">
                        <c:v>395.54</c:v>
                      </c:pt>
                      <c:pt idx="4782" formatCode="General">
                        <c:v>395.55</c:v>
                      </c:pt>
                      <c:pt idx="4783" formatCode="General">
                        <c:v>395.56</c:v>
                      </c:pt>
                      <c:pt idx="4784" formatCode="General">
                        <c:v>395.57</c:v>
                      </c:pt>
                      <c:pt idx="4785" formatCode="General">
                        <c:v>395.58</c:v>
                      </c:pt>
                      <c:pt idx="4786" formatCode="General">
                        <c:v>395.59</c:v>
                      </c:pt>
                      <c:pt idx="4787" formatCode="General">
                        <c:v>395.6</c:v>
                      </c:pt>
                      <c:pt idx="4788" formatCode="General">
                        <c:v>395.61</c:v>
                      </c:pt>
                      <c:pt idx="4789" formatCode="General">
                        <c:v>395.62</c:v>
                      </c:pt>
                      <c:pt idx="4790" formatCode="General">
                        <c:v>395.63</c:v>
                      </c:pt>
                      <c:pt idx="4791" formatCode="General">
                        <c:v>395.64</c:v>
                      </c:pt>
                      <c:pt idx="4792" formatCode="General">
                        <c:v>395.65</c:v>
                      </c:pt>
                      <c:pt idx="4793" formatCode="General">
                        <c:v>395.66</c:v>
                      </c:pt>
                      <c:pt idx="4794" formatCode="General">
                        <c:v>395.67</c:v>
                      </c:pt>
                      <c:pt idx="4795" formatCode="General">
                        <c:v>395.68</c:v>
                      </c:pt>
                      <c:pt idx="4796" formatCode="General">
                        <c:v>395.69</c:v>
                      </c:pt>
                      <c:pt idx="4797" formatCode="General">
                        <c:v>395.7</c:v>
                      </c:pt>
                      <c:pt idx="4798" formatCode="General">
                        <c:v>395.71</c:v>
                      </c:pt>
                      <c:pt idx="4799" formatCode="General">
                        <c:v>395.72</c:v>
                      </c:pt>
                      <c:pt idx="4800" formatCode="General">
                        <c:v>395.73</c:v>
                      </c:pt>
                      <c:pt idx="4801" formatCode="General">
                        <c:v>395.74</c:v>
                      </c:pt>
                      <c:pt idx="4802" formatCode="General">
                        <c:v>395.75</c:v>
                      </c:pt>
                      <c:pt idx="4803" formatCode="General">
                        <c:v>395.76</c:v>
                      </c:pt>
                      <c:pt idx="4804" formatCode="General">
                        <c:v>395.77</c:v>
                      </c:pt>
                      <c:pt idx="4805" formatCode="General">
                        <c:v>395.78</c:v>
                      </c:pt>
                      <c:pt idx="4806" formatCode="General">
                        <c:v>395.79</c:v>
                      </c:pt>
                      <c:pt idx="4807" formatCode="General">
                        <c:v>395.8</c:v>
                      </c:pt>
                      <c:pt idx="4808" formatCode="General">
                        <c:v>395.81</c:v>
                      </c:pt>
                      <c:pt idx="4809" formatCode="General">
                        <c:v>395.82</c:v>
                      </c:pt>
                      <c:pt idx="4810" formatCode="General">
                        <c:v>395.83</c:v>
                      </c:pt>
                      <c:pt idx="4811" formatCode="General">
                        <c:v>395.84</c:v>
                      </c:pt>
                      <c:pt idx="4812" formatCode="General">
                        <c:v>395.85</c:v>
                      </c:pt>
                      <c:pt idx="4813" formatCode="General">
                        <c:v>395.86</c:v>
                      </c:pt>
                      <c:pt idx="4814" formatCode="General">
                        <c:v>395.87</c:v>
                      </c:pt>
                      <c:pt idx="4815" formatCode="General">
                        <c:v>395.88</c:v>
                      </c:pt>
                      <c:pt idx="4816" formatCode="General">
                        <c:v>395.89</c:v>
                      </c:pt>
                      <c:pt idx="4817" formatCode="General">
                        <c:v>395.9</c:v>
                      </c:pt>
                      <c:pt idx="4818" formatCode="General">
                        <c:v>395.91</c:v>
                      </c:pt>
                      <c:pt idx="4819" formatCode="General">
                        <c:v>395.92</c:v>
                      </c:pt>
                      <c:pt idx="4820" formatCode="General">
                        <c:v>395.93</c:v>
                      </c:pt>
                      <c:pt idx="4821" formatCode="General">
                        <c:v>395.94</c:v>
                      </c:pt>
                      <c:pt idx="4822" formatCode="General">
                        <c:v>395.95</c:v>
                      </c:pt>
                      <c:pt idx="4823" formatCode="General">
                        <c:v>395.96</c:v>
                      </c:pt>
                      <c:pt idx="4824" formatCode="General">
                        <c:v>395.97</c:v>
                      </c:pt>
                      <c:pt idx="4825" formatCode="General">
                        <c:v>395.98</c:v>
                      </c:pt>
                      <c:pt idx="4826" formatCode="General">
                        <c:v>395.99</c:v>
                      </c:pt>
                      <c:pt idx="4827" formatCode="General">
                        <c:v>396</c:v>
                      </c:pt>
                      <c:pt idx="4828" formatCode="General">
                        <c:v>396.01</c:v>
                      </c:pt>
                      <c:pt idx="4829" formatCode="General">
                        <c:v>396.02</c:v>
                      </c:pt>
                      <c:pt idx="4830" formatCode="General">
                        <c:v>396.03</c:v>
                      </c:pt>
                      <c:pt idx="4831" formatCode="General">
                        <c:v>396.04</c:v>
                      </c:pt>
                      <c:pt idx="4832" formatCode="General">
                        <c:v>396.05</c:v>
                      </c:pt>
                      <c:pt idx="4833" formatCode="General">
                        <c:v>396.06</c:v>
                      </c:pt>
                      <c:pt idx="4834" formatCode="General">
                        <c:v>396.07</c:v>
                      </c:pt>
                      <c:pt idx="4835" formatCode="General">
                        <c:v>396.08</c:v>
                      </c:pt>
                      <c:pt idx="4836" formatCode="General">
                        <c:v>396.09</c:v>
                      </c:pt>
                      <c:pt idx="4837" formatCode="General">
                        <c:v>396.1</c:v>
                      </c:pt>
                      <c:pt idx="4838" formatCode="General">
                        <c:v>396.11</c:v>
                      </c:pt>
                      <c:pt idx="4839" formatCode="General">
                        <c:v>396.12</c:v>
                      </c:pt>
                      <c:pt idx="4840" formatCode="General">
                        <c:v>396.13</c:v>
                      </c:pt>
                      <c:pt idx="4841" formatCode="General">
                        <c:v>396.14</c:v>
                      </c:pt>
                      <c:pt idx="4842" formatCode="General">
                        <c:v>396.15</c:v>
                      </c:pt>
                      <c:pt idx="4843" formatCode="General">
                        <c:v>396.16</c:v>
                      </c:pt>
                      <c:pt idx="4844" formatCode="General">
                        <c:v>396.17</c:v>
                      </c:pt>
                      <c:pt idx="4845" formatCode="General">
                        <c:v>396.18</c:v>
                      </c:pt>
                      <c:pt idx="4846" formatCode="General">
                        <c:v>396.19</c:v>
                      </c:pt>
                      <c:pt idx="4847" formatCode="General">
                        <c:v>396.2</c:v>
                      </c:pt>
                      <c:pt idx="4848" formatCode="General">
                        <c:v>396.21</c:v>
                      </c:pt>
                      <c:pt idx="4849" formatCode="General">
                        <c:v>396.22</c:v>
                      </c:pt>
                      <c:pt idx="4850" formatCode="General">
                        <c:v>396.23</c:v>
                      </c:pt>
                      <c:pt idx="4851" formatCode="General">
                        <c:v>396.24</c:v>
                      </c:pt>
                      <c:pt idx="4852" formatCode="General">
                        <c:v>396.25</c:v>
                      </c:pt>
                      <c:pt idx="4853" formatCode="General">
                        <c:v>396.26</c:v>
                      </c:pt>
                      <c:pt idx="4854" formatCode="General">
                        <c:v>396.27</c:v>
                      </c:pt>
                      <c:pt idx="4855" formatCode="General">
                        <c:v>396.28</c:v>
                      </c:pt>
                      <c:pt idx="4856" formatCode="General">
                        <c:v>396.29</c:v>
                      </c:pt>
                      <c:pt idx="4857" formatCode="General">
                        <c:v>396.3</c:v>
                      </c:pt>
                      <c:pt idx="4858" formatCode="General">
                        <c:v>396.31</c:v>
                      </c:pt>
                      <c:pt idx="4859" formatCode="General">
                        <c:v>396.32</c:v>
                      </c:pt>
                      <c:pt idx="4860" formatCode="General">
                        <c:v>396.33</c:v>
                      </c:pt>
                      <c:pt idx="4861" formatCode="General">
                        <c:v>396.34</c:v>
                      </c:pt>
                      <c:pt idx="4862" formatCode="General">
                        <c:v>396.35</c:v>
                      </c:pt>
                      <c:pt idx="4863" formatCode="General">
                        <c:v>396.36</c:v>
                      </c:pt>
                      <c:pt idx="4864" formatCode="General">
                        <c:v>396.37</c:v>
                      </c:pt>
                      <c:pt idx="4865" formatCode="General">
                        <c:v>396.38</c:v>
                      </c:pt>
                      <c:pt idx="4866" formatCode="General">
                        <c:v>396.39</c:v>
                      </c:pt>
                      <c:pt idx="4867" formatCode="General">
                        <c:v>396.4</c:v>
                      </c:pt>
                      <c:pt idx="4868" formatCode="General">
                        <c:v>396.41</c:v>
                      </c:pt>
                      <c:pt idx="4869" formatCode="General">
                        <c:v>396.42</c:v>
                      </c:pt>
                      <c:pt idx="4870" formatCode="General">
                        <c:v>396.43</c:v>
                      </c:pt>
                      <c:pt idx="4871" formatCode="General">
                        <c:v>396.44</c:v>
                      </c:pt>
                      <c:pt idx="4872" formatCode="General">
                        <c:v>396.45</c:v>
                      </c:pt>
                      <c:pt idx="4873" formatCode="General">
                        <c:v>396.46</c:v>
                      </c:pt>
                      <c:pt idx="4874" formatCode="General">
                        <c:v>396.47</c:v>
                      </c:pt>
                      <c:pt idx="4875" formatCode="General">
                        <c:v>396.48</c:v>
                      </c:pt>
                      <c:pt idx="4876" formatCode="General">
                        <c:v>396.49</c:v>
                      </c:pt>
                      <c:pt idx="4877" formatCode="General">
                        <c:v>396.5</c:v>
                      </c:pt>
                      <c:pt idx="4878" formatCode="General">
                        <c:v>396.51</c:v>
                      </c:pt>
                      <c:pt idx="4879" formatCode="General">
                        <c:v>396.52</c:v>
                      </c:pt>
                      <c:pt idx="4880" formatCode="General">
                        <c:v>396.53</c:v>
                      </c:pt>
                      <c:pt idx="4881" formatCode="General">
                        <c:v>396.54</c:v>
                      </c:pt>
                      <c:pt idx="4882" formatCode="General">
                        <c:v>396.55</c:v>
                      </c:pt>
                      <c:pt idx="4883" formatCode="General">
                        <c:v>396.56</c:v>
                      </c:pt>
                      <c:pt idx="4884" formatCode="General">
                        <c:v>396.57</c:v>
                      </c:pt>
                      <c:pt idx="4885" formatCode="General">
                        <c:v>396.58</c:v>
                      </c:pt>
                      <c:pt idx="4886" formatCode="General">
                        <c:v>396.59</c:v>
                      </c:pt>
                      <c:pt idx="4887" formatCode="General">
                        <c:v>396.6</c:v>
                      </c:pt>
                      <c:pt idx="4888" formatCode="General">
                        <c:v>396.61</c:v>
                      </c:pt>
                      <c:pt idx="4889" formatCode="General">
                        <c:v>396.62</c:v>
                      </c:pt>
                      <c:pt idx="4890" formatCode="General">
                        <c:v>396.63</c:v>
                      </c:pt>
                      <c:pt idx="4891" formatCode="General">
                        <c:v>396.64</c:v>
                      </c:pt>
                      <c:pt idx="4892" formatCode="General">
                        <c:v>396.65</c:v>
                      </c:pt>
                      <c:pt idx="4893" formatCode="General">
                        <c:v>396.66</c:v>
                      </c:pt>
                      <c:pt idx="4894" formatCode="General">
                        <c:v>396.67</c:v>
                      </c:pt>
                      <c:pt idx="4895" formatCode="General">
                        <c:v>396.68</c:v>
                      </c:pt>
                      <c:pt idx="4896" formatCode="General">
                        <c:v>396.69</c:v>
                      </c:pt>
                      <c:pt idx="4897" formatCode="General">
                        <c:v>396.7</c:v>
                      </c:pt>
                      <c:pt idx="4898" formatCode="General">
                        <c:v>396.71</c:v>
                      </c:pt>
                      <c:pt idx="4899" formatCode="General">
                        <c:v>396.72</c:v>
                      </c:pt>
                      <c:pt idx="4900" formatCode="General">
                        <c:v>396.73</c:v>
                      </c:pt>
                      <c:pt idx="4901" formatCode="General">
                        <c:v>396.74</c:v>
                      </c:pt>
                      <c:pt idx="4902" formatCode="General">
                        <c:v>396.75</c:v>
                      </c:pt>
                      <c:pt idx="4903" formatCode="General">
                        <c:v>396.76</c:v>
                      </c:pt>
                      <c:pt idx="4904" formatCode="General">
                        <c:v>396.77</c:v>
                      </c:pt>
                      <c:pt idx="4905" formatCode="General">
                        <c:v>396.78</c:v>
                      </c:pt>
                      <c:pt idx="4906" formatCode="General">
                        <c:v>396.79</c:v>
                      </c:pt>
                      <c:pt idx="4907" formatCode="General">
                        <c:v>396.8</c:v>
                      </c:pt>
                      <c:pt idx="4908" formatCode="General">
                        <c:v>396.81</c:v>
                      </c:pt>
                      <c:pt idx="4909" formatCode="General">
                        <c:v>396.82</c:v>
                      </c:pt>
                      <c:pt idx="4910" formatCode="General">
                        <c:v>396.83</c:v>
                      </c:pt>
                      <c:pt idx="4911" formatCode="General">
                        <c:v>396.84</c:v>
                      </c:pt>
                      <c:pt idx="4912" formatCode="General">
                        <c:v>396.85</c:v>
                      </c:pt>
                      <c:pt idx="4913" formatCode="General">
                        <c:v>396.86</c:v>
                      </c:pt>
                      <c:pt idx="4914" formatCode="General">
                        <c:v>396.87</c:v>
                      </c:pt>
                      <c:pt idx="4915" formatCode="General">
                        <c:v>396.88</c:v>
                      </c:pt>
                      <c:pt idx="4916" formatCode="General">
                        <c:v>396.89</c:v>
                      </c:pt>
                      <c:pt idx="4917" formatCode="General">
                        <c:v>396.9</c:v>
                      </c:pt>
                      <c:pt idx="4918" formatCode="General">
                        <c:v>396.91</c:v>
                      </c:pt>
                      <c:pt idx="4919" formatCode="General">
                        <c:v>396.92</c:v>
                      </c:pt>
                      <c:pt idx="4920" formatCode="General">
                        <c:v>396.93</c:v>
                      </c:pt>
                      <c:pt idx="4921" formatCode="General">
                        <c:v>396.94</c:v>
                      </c:pt>
                      <c:pt idx="4922" formatCode="General">
                        <c:v>396.95</c:v>
                      </c:pt>
                      <c:pt idx="4923" formatCode="General">
                        <c:v>396.96</c:v>
                      </c:pt>
                      <c:pt idx="4924" formatCode="General">
                        <c:v>396.97</c:v>
                      </c:pt>
                      <c:pt idx="4925" formatCode="General">
                        <c:v>396.98</c:v>
                      </c:pt>
                      <c:pt idx="4926" formatCode="General">
                        <c:v>396.99</c:v>
                      </c:pt>
                      <c:pt idx="4927" formatCode="General">
                        <c:v>397</c:v>
                      </c:pt>
                      <c:pt idx="4928" formatCode="General">
                        <c:v>397.01</c:v>
                      </c:pt>
                      <c:pt idx="4929" formatCode="General">
                        <c:v>397.02</c:v>
                      </c:pt>
                      <c:pt idx="4930" formatCode="General">
                        <c:v>397.03</c:v>
                      </c:pt>
                      <c:pt idx="4931" formatCode="General">
                        <c:v>397.04</c:v>
                      </c:pt>
                      <c:pt idx="4932" formatCode="General">
                        <c:v>397.05</c:v>
                      </c:pt>
                      <c:pt idx="4933" formatCode="General">
                        <c:v>397.06</c:v>
                      </c:pt>
                      <c:pt idx="4934" formatCode="General">
                        <c:v>397.07</c:v>
                      </c:pt>
                      <c:pt idx="4935" formatCode="General">
                        <c:v>397.08</c:v>
                      </c:pt>
                      <c:pt idx="4936" formatCode="General">
                        <c:v>397.09</c:v>
                      </c:pt>
                      <c:pt idx="4937" formatCode="General">
                        <c:v>397.1</c:v>
                      </c:pt>
                      <c:pt idx="4938" formatCode="General">
                        <c:v>397.11</c:v>
                      </c:pt>
                      <c:pt idx="4939" formatCode="General">
                        <c:v>397.12</c:v>
                      </c:pt>
                      <c:pt idx="4940" formatCode="General">
                        <c:v>397.13</c:v>
                      </c:pt>
                      <c:pt idx="4941" formatCode="General">
                        <c:v>397.14</c:v>
                      </c:pt>
                      <c:pt idx="4942" formatCode="General">
                        <c:v>397.15</c:v>
                      </c:pt>
                      <c:pt idx="4943" formatCode="General">
                        <c:v>397.16</c:v>
                      </c:pt>
                      <c:pt idx="4944" formatCode="General">
                        <c:v>397.17</c:v>
                      </c:pt>
                      <c:pt idx="4945" formatCode="General">
                        <c:v>397.18</c:v>
                      </c:pt>
                      <c:pt idx="4946" formatCode="General">
                        <c:v>397.19</c:v>
                      </c:pt>
                      <c:pt idx="4947" formatCode="General">
                        <c:v>397.2</c:v>
                      </c:pt>
                      <c:pt idx="4948" formatCode="General">
                        <c:v>397.21</c:v>
                      </c:pt>
                      <c:pt idx="4949" formatCode="General">
                        <c:v>397.22</c:v>
                      </c:pt>
                      <c:pt idx="4950" formatCode="General">
                        <c:v>397.23</c:v>
                      </c:pt>
                      <c:pt idx="4951" formatCode="General">
                        <c:v>397.24</c:v>
                      </c:pt>
                      <c:pt idx="4952" formatCode="General">
                        <c:v>397.24700000000001</c:v>
                      </c:pt>
                      <c:pt idx="4953" formatCode="General">
                        <c:v>397.24700000000001</c:v>
                      </c:pt>
                      <c:pt idx="4954" formatCode="General">
                        <c:v>398.24700000000001</c:v>
                      </c:pt>
                      <c:pt idx="4955" formatCode="General">
                        <c:v>399.24700000000001</c:v>
                      </c:pt>
                      <c:pt idx="4956" formatCode="General">
                        <c:v>400.24700000000001</c:v>
                      </c:pt>
                      <c:pt idx="4957" formatCode="General">
                        <c:v>401.24700000000001</c:v>
                      </c:pt>
                      <c:pt idx="4958" formatCode="General">
                        <c:v>402.24700000000001</c:v>
                      </c:pt>
                      <c:pt idx="4959" formatCode="General">
                        <c:v>403.24700000000001</c:v>
                      </c:pt>
                      <c:pt idx="4960" formatCode="General">
                        <c:v>404.24700000000001</c:v>
                      </c:pt>
                      <c:pt idx="4961" formatCode="General">
                        <c:v>405.24700000000001</c:v>
                      </c:pt>
                      <c:pt idx="4962" formatCode="General">
                        <c:v>406.24700000000001</c:v>
                      </c:pt>
                      <c:pt idx="4963" formatCode="General">
                        <c:v>407.24700000000001</c:v>
                      </c:pt>
                      <c:pt idx="4964" formatCode="General">
                        <c:v>408.24700000000001</c:v>
                      </c:pt>
                      <c:pt idx="4965" formatCode="General">
                        <c:v>409.24700000000001</c:v>
                      </c:pt>
                      <c:pt idx="4966" formatCode="General">
                        <c:v>410.24700000000001</c:v>
                      </c:pt>
                      <c:pt idx="4967" formatCode="General">
                        <c:v>411.24700000000001</c:v>
                      </c:pt>
                      <c:pt idx="4968" formatCode="General">
                        <c:v>412.24700000000001</c:v>
                      </c:pt>
                      <c:pt idx="4969" formatCode="General">
                        <c:v>413.24700000000001</c:v>
                      </c:pt>
                      <c:pt idx="4970" formatCode="General">
                        <c:v>414.24700000000001</c:v>
                      </c:pt>
                      <c:pt idx="4971" formatCode="General">
                        <c:v>415.24700000000001</c:v>
                      </c:pt>
                      <c:pt idx="4972" formatCode="General">
                        <c:v>416.24700000000001</c:v>
                      </c:pt>
                      <c:pt idx="4973" formatCode="General">
                        <c:v>417.24700000000001</c:v>
                      </c:pt>
                      <c:pt idx="4974" formatCode="General">
                        <c:v>418.24700000000001</c:v>
                      </c:pt>
                      <c:pt idx="4975" formatCode="General">
                        <c:v>419.24700000000001</c:v>
                      </c:pt>
                      <c:pt idx="4976" formatCode="General">
                        <c:v>420.24700000000001</c:v>
                      </c:pt>
                      <c:pt idx="4977" formatCode="General">
                        <c:v>421.24700000000001</c:v>
                      </c:pt>
                      <c:pt idx="4978" formatCode="General">
                        <c:v>422.24700000000001</c:v>
                      </c:pt>
                      <c:pt idx="4979" formatCode="General">
                        <c:v>423.24700000000001</c:v>
                      </c:pt>
                      <c:pt idx="4980" formatCode="General">
                        <c:v>424.24700000000001</c:v>
                      </c:pt>
                      <c:pt idx="4981" formatCode="General">
                        <c:v>425.24700000000001</c:v>
                      </c:pt>
                      <c:pt idx="4982" formatCode="General">
                        <c:v>426.24700000000001</c:v>
                      </c:pt>
                      <c:pt idx="4983" formatCode="General">
                        <c:v>427.24700000000001</c:v>
                      </c:pt>
                      <c:pt idx="4984" formatCode="General">
                        <c:v>428.24700000000001</c:v>
                      </c:pt>
                      <c:pt idx="4985" formatCode="General">
                        <c:v>429.24700000000001</c:v>
                      </c:pt>
                      <c:pt idx="4986" formatCode="General">
                        <c:v>430.24700000000001</c:v>
                      </c:pt>
                      <c:pt idx="4987" formatCode="General">
                        <c:v>431.24700000000001</c:v>
                      </c:pt>
                      <c:pt idx="4988" formatCode="General">
                        <c:v>432.24700000000001</c:v>
                      </c:pt>
                      <c:pt idx="4989" formatCode="General">
                        <c:v>433.24700000000001</c:v>
                      </c:pt>
                      <c:pt idx="4990" formatCode="General">
                        <c:v>434.24700000000001</c:v>
                      </c:pt>
                      <c:pt idx="4991" formatCode="General">
                        <c:v>435.24700000000001</c:v>
                      </c:pt>
                      <c:pt idx="4992" formatCode="General">
                        <c:v>436.24700000000001</c:v>
                      </c:pt>
                      <c:pt idx="4993" formatCode="General">
                        <c:v>437.24700000000001</c:v>
                      </c:pt>
                      <c:pt idx="4994" formatCode="General">
                        <c:v>438.24700000000001</c:v>
                      </c:pt>
                      <c:pt idx="4995" formatCode="General">
                        <c:v>439.24700000000001</c:v>
                      </c:pt>
                      <c:pt idx="4996" formatCode="General">
                        <c:v>440.24700000000001</c:v>
                      </c:pt>
                      <c:pt idx="4997" formatCode="General">
                        <c:v>441.24700000000001</c:v>
                      </c:pt>
                      <c:pt idx="4998" formatCode="General">
                        <c:v>442.24700000000001</c:v>
                      </c:pt>
                      <c:pt idx="4999" formatCode="General">
                        <c:v>443.24700000000001</c:v>
                      </c:pt>
                      <c:pt idx="5000" formatCode="General">
                        <c:v>444.24700000000001</c:v>
                      </c:pt>
                      <c:pt idx="5001" formatCode="General">
                        <c:v>445.24700000000001</c:v>
                      </c:pt>
                      <c:pt idx="5002" formatCode="General">
                        <c:v>446.24700000000001</c:v>
                      </c:pt>
                      <c:pt idx="5003" formatCode="General">
                        <c:v>447.24700000000001</c:v>
                      </c:pt>
                      <c:pt idx="5004" formatCode="General">
                        <c:v>448.24700000000001</c:v>
                      </c:pt>
                      <c:pt idx="5005" formatCode="General">
                        <c:v>449.24700000000001</c:v>
                      </c:pt>
                      <c:pt idx="5006" formatCode="General">
                        <c:v>450.24700000000001</c:v>
                      </c:pt>
                      <c:pt idx="5007" formatCode="General">
                        <c:v>451.24700000000001</c:v>
                      </c:pt>
                      <c:pt idx="5008" formatCode="General">
                        <c:v>452.24700000000001</c:v>
                      </c:pt>
                      <c:pt idx="5009" formatCode="General">
                        <c:v>453.24700000000001</c:v>
                      </c:pt>
                      <c:pt idx="5010" formatCode="General">
                        <c:v>454.24700000000001</c:v>
                      </c:pt>
                      <c:pt idx="5011" formatCode="General">
                        <c:v>455.24700000000001</c:v>
                      </c:pt>
                      <c:pt idx="5012" formatCode="General">
                        <c:v>456.24700000000001</c:v>
                      </c:pt>
                      <c:pt idx="5013" formatCode="General">
                        <c:v>457.24700000000001</c:v>
                      </c:pt>
                      <c:pt idx="5014" formatCode="General">
                        <c:v>458.24700000000001</c:v>
                      </c:pt>
                      <c:pt idx="5015" formatCode="General">
                        <c:v>459.24700000000001</c:v>
                      </c:pt>
                      <c:pt idx="5016" formatCode="General">
                        <c:v>460.24700000000001</c:v>
                      </c:pt>
                      <c:pt idx="5017" formatCode="General">
                        <c:v>461.24700000000001</c:v>
                      </c:pt>
                      <c:pt idx="5018" formatCode="General">
                        <c:v>462.24700000000001</c:v>
                      </c:pt>
                      <c:pt idx="5019" formatCode="General">
                        <c:v>463.24700000000001</c:v>
                      </c:pt>
                      <c:pt idx="5020" formatCode="General">
                        <c:v>464.24700000000001</c:v>
                      </c:pt>
                      <c:pt idx="5021" formatCode="General">
                        <c:v>465.24700000000001</c:v>
                      </c:pt>
                      <c:pt idx="5022" formatCode="General">
                        <c:v>466.24700000000001</c:v>
                      </c:pt>
                      <c:pt idx="5023" formatCode="General">
                        <c:v>467.24700000000001</c:v>
                      </c:pt>
                      <c:pt idx="5024" formatCode="General">
                        <c:v>467.45800000000003</c:v>
                      </c:pt>
                      <c:pt idx="5025" formatCode="General">
                        <c:v>467.45800000000003</c:v>
                      </c:pt>
                      <c:pt idx="5026" formatCode="General">
                        <c:v>467.46800000000002</c:v>
                      </c:pt>
                      <c:pt idx="5027" formatCode="General">
                        <c:v>467.47800000000001</c:v>
                      </c:pt>
                      <c:pt idx="5028" formatCode="General">
                        <c:v>467.488</c:v>
                      </c:pt>
                      <c:pt idx="5029" formatCode="General">
                        <c:v>467.49799999999999</c:v>
                      </c:pt>
                      <c:pt idx="5030" formatCode="General">
                        <c:v>467.50799999999998</c:v>
                      </c:pt>
                      <c:pt idx="5031" formatCode="General">
                        <c:v>467.51799999999997</c:v>
                      </c:pt>
                      <c:pt idx="5032" formatCode="General">
                        <c:v>467.52800000000002</c:v>
                      </c:pt>
                      <c:pt idx="5033" formatCode="General">
                        <c:v>467.53800000000001</c:v>
                      </c:pt>
                      <c:pt idx="5034" formatCode="General">
                        <c:v>467.548</c:v>
                      </c:pt>
                      <c:pt idx="5035" formatCode="General">
                        <c:v>467.55799999999999</c:v>
                      </c:pt>
                      <c:pt idx="5036" formatCode="General">
                        <c:v>467.56799999999998</c:v>
                      </c:pt>
                      <c:pt idx="5037" formatCode="General">
                        <c:v>467.57799999999997</c:v>
                      </c:pt>
                      <c:pt idx="5038" formatCode="General">
                        <c:v>467.58800000000002</c:v>
                      </c:pt>
                      <c:pt idx="5039" formatCode="General">
                        <c:v>467.59800000000001</c:v>
                      </c:pt>
                      <c:pt idx="5040" formatCode="General">
                        <c:v>467.608</c:v>
                      </c:pt>
                      <c:pt idx="5041" formatCode="General">
                        <c:v>467.61799999999999</c:v>
                      </c:pt>
                      <c:pt idx="5042" formatCode="General">
                        <c:v>467.62799999999999</c:v>
                      </c:pt>
                      <c:pt idx="5043" formatCode="General">
                        <c:v>467.63799999999998</c:v>
                      </c:pt>
                      <c:pt idx="5044" formatCode="General">
                        <c:v>467.64800000000002</c:v>
                      </c:pt>
                      <c:pt idx="5045" formatCode="General">
                        <c:v>467.65800000000002</c:v>
                      </c:pt>
                      <c:pt idx="5046" formatCode="General">
                        <c:v>467.66800000000001</c:v>
                      </c:pt>
                      <c:pt idx="5047" formatCode="General">
                        <c:v>467.678</c:v>
                      </c:pt>
                      <c:pt idx="5048" formatCode="General">
                        <c:v>467.68799999999999</c:v>
                      </c:pt>
                      <c:pt idx="5049" formatCode="General">
                        <c:v>467.69799999999998</c:v>
                      </c:pt>
                      <c:pt idx="5050" formatCode="General">
                        <c:v>467.70800000000003</c:v>
                      </c:pt>
                      <c:pt idx="5051" formatCode="General">
                        <c:v>467.71800000000002</c:v>
                      </c:pt>
                      <c:pt idx="5052" formatCode="General">
                        <c:v>467.72800000000001</c:v>
                      </c:pt>
                      <c:pt idx="5053" formatCode="General">
                        <c:v>467.738</c:v>
                      </c:pt>
                      <c:pt idx="5054" formatCode="General">
                        <c:v>467.74799999999999</c:v>
                      </c:pt>
                      <c:pt idx="5055" formatCode="General">
                        <c:v>467.75799999999998</c:v>
                      </c:pt>
                      <c:pt idx="5056" formatCode="General">
                        <c:v>467.76799999999997</c:v>
                      </c:pt>
                      <c:pt idx="5057" formatCode="General">
                        <c:v>467.77800000000002</c:v>
                      </c:pt>
                      <c:pt idx="5058" formatCode="General">
                        <c:v>467.78800000000001</c:v>
                      </c:pt>
                      <c:pt idx="5059" formatCode="General">
                        <c:v>467.798</c:v>
                      </c:pt>
                      <c:pt idx="5060" formatCode="General">
                        <c:v>467.80799999999999</c:v>
                      </c:pt>
                      <c:pt idx="5061" formatCode="General">
                        <c:v>467.81799999999998</c:v>
                      </c:pt>
                      <c:pt idx="5062" formatCode="General">
                        <c:v>467.82799999999997</c:v>
                      </c:pt>
                      <c:pt idx="5063" formatCode="General">
                        <c:v>467.83800000000002</c:v>
                      </c:pt>
                      <c:pt idx="5064" formatCode="General">
                        <c:v>467.84800000000001</c:v>
                      </c:pt>
                      <c:pt idx="5065" formatCode="General">
                        <c:v>467.858</c:v>
                      </c:pt>
                      <c:pt idx="5066" formatCode="General">
                        <c:v>467.86799999999999</c:v>
                      </c:pt>
                      <c:pt idx="5067" formatCode="General">
                        <c:v>467.87799999999999</c:v>
                      </c:pt>
                      <c:pt idx="5068" formatCode="General">
                        <c:v>467.88799999999998</c:v>
                      </c:pt>
                      <c:pt idx="5069" formatCode="General">
                        <c:v>467.89800000000002</c:v>
                      </c:pt>
                      <c:pt idx="5070" formatCode="General">
                        <c:v>467.90800000000002</c:v>
                      </c:pt>
                      <c:pt idx="5071" formatCode="General">
                        <c:v>467.91800000000001</c:v>
                      </c:pt>
                      <c:pt idx="5072" formatCode="General">
                        <c:v>467.928</c:v>
                      </c:pt>
                      <c:pt idx="5073" formatCode="General">
                        <c:v>467.93799999999999</c:v>
                      </c:pt>
                      <c:pt idx="5074" formatCode="General">
                        <c:v>467.94799999999998</c:v>
                      </c:pt>
                      <c:pt idx="5075" formatCode="General">
                        <c:v>467.95800000000003</c:v>
                      </c:pt>
                      <c:pt idx="5076" formatCode="General">
                        <c:v>467.96800000000002</c:v>
                      </c:pt>
                      <c:pt idx="5077" formatCode="General">
                        <c:v>467.97800000000001</c:v>
                      </c:pt>
                      <c:pt idx="5078" formatCode="General">
                        <c:v>467.988</c:v>
                      </c:pt>
                      <c:pt idx="5079" formatCode="General">
                        <c:v>467.99799999999999</c:v>
                      </c:pt>
                      <c:pt idx="5080" formatCode="General">
                        <c:v>468.00799999999998</c:v>
                      </c:pt>
                      <c:pt idx="5081" formatCode="General">
                        <c:v>468.01799999999997</c:v>
                      </c:pt>
                      <c:pt idx="5082" formatCode="General">
                        <c:v>468.02800000000002</c:v>
                      </c:pt>
                      <c:pt idx="5083" formatCode="General">
                        <c:v>468.03800000000001</c:v>
                      </c:pt>
                      <c:pt idx="5084" formatCode="General">
                        <c:v>468.048</c:v>
                      </c:pt>
                      <c:pt idx="5085" formatCode="General">
                        <c:v>468.05799999999999</c:v>
                      </c:pt>
                      <c:pt idx="5086" formatCode="General">
                        <c:v>468.06799999999998</c:v>
                      </c:pt>
                      <c:pt idx="5087" formatCode="General">
                        <c:v>468.07799999999997</c:v>
                      </c:pt>
                      <c:pt idx="5088" formatCode="General">
                        <c:v>468.08800000000002</c:v>
                      </c:pt>
                      <c:pt idx="5089" formatCode="General">
                        <c:v>468.09800000000001</c:v>
                      </c:pt>
                      <c:pt idx="5090" formatCode="General">
                        <c:v>468.108</c:v>
                      </c:pt>
                      <c:pt idx="5091" formatCode="General">
                        <c:v>468.11799999999999</c:v>
                      </c:pt>
                      <c:pt idx="5092" formatCode="General">
                        <c:v>468.12799999999999</c:v>
                      </c:pt>
                      <c:pt idx="5093" formatCode="General">
                        <c:v>468.13799999999998</c:v>
                      </c:pt>
                      <c:pt idx="5094" formatCode="General">
                        <c:v>468.14800000000002</c:v>
                      </c:pt>
                      <c:pt idx="5095" formatCode="General">
                        <c:v>468.15800000000002</c:v>
                      </c:pt>
                      <c:pt idx="5096" formatCode="General">
                        <c:v>468.16800000000001</c:v>
                      </c:pt>
                      <c:pt idx="5097" formatCode="General">
                        <c:v>468.178</c:v>
                      </c:pt>
                      <c:pt idx="5098" formatCode="General">
                        <c:v>468.18799999999999</c:v>
                      </c:pt>
                      <c:pt idx="5099" formatCode="General">
                        <c:v>468.19799999999998</c:v>
                      </c:pt>
                      <c:pt idx="5100" formatCode="General">
                        <c:v>468.20800000000003</c:v>
                      </c:pt>
                      <c:pt idx="5101" formatCode="General">
                        <c:v>468.21800000000002</c:v>
                      </c:pt>
                      <c:pt idx="5102" formatCode="General">
                        <c:v>468.22800000000001</c:v>
                      </c:pt>
                      <c:pt idx="5103" formatCode="General">
                        <c:v>468.238</c:v>
                      </c:pt>
                      <c:pt idx="5104" formatCode="General">
                        <c:v>468.24799999999999</c:v>
                      </c:pt>
                      <c:pt idx="5105" formatCode="General">
                        <c:v>468.25799999999998</c:v>
                      </c:pt>
                      <c:pt idx="5106" formatCode="General">
                        <c:v>468.26799999999997</c:v>
                      </c:pt>
                      <c:pt idx="5107" formatCode="General">
                        <c:v>468.27800000000002</c:v>
                      </c:pt>
                      <c:pt idx="5108" formatCode="General">
                        <c:v>468.28800000000001</c:v>
                      </c:pt>
                      <c:pt idx="5109" formatCode="General">
                        <c:v>468.298</c:v>
                      </c:pt>
                      <c:pt idx="5110" formatCode="General">
                        <c:v>468.30799999999999</c:v>
                      </c:pt>
                      <c:pt idx="5111" formatCode="General">
                        <c:v>468.31799999999998</c:v>
                      </c:pt>
                      <c:pt idx="5112" formatCode="General">
                        <c:v>468.32799999999997</c:v>
                      </c:pt>
                      <c:pt idx="5113" formatCode="General">
                        <c:v>468.33800000000002</c:v>
                      </c:pt>
                      <c:pt idx="5114" formatCode="General">
                        <c:v>468.34800000000001</c:v>
                      </c:pt>
                      <c:pt idx="5115" formatCode="General">
                        <c:v>468.358</c:v>
                      </c:pt>
                      <c:pt idx="5116" formatCode="General">
                        <c:v>468.36799999999999</c:v>
                      </c:pt>
                      <c:pt idx="5117" formatCode="General">
                        <c:v>468.37799999999999</c:v>
                      </c:pt>
                      <c:pt idx="5118" formatCode="General">
                        <c:v>468.38799999999998</c:v>
                      </c:pt>
                      <c:pt idx="5119" formatCode="General">
                        <c:v>468.39800000000002</c:v>
                      </c:pt>
                      <c:pt idx="5120" formatCode="General">
                        <c:v>468.40800000000002</c:v>
                      </c:pt>
                      <c:pt idx="5121" formatCode="General">
                        <c:v>468.41800000000001</c:v>
                      </c:pt>
                      <c:pt idx="5122" formatCode="General">
                        <c:v>468.428</c:v>
                      </c:pt>
                      <c:pt idx="5123" formatCode="General">
                        <c:v>468.43799999999999</c:v>
                      </c:pt>
                      <c:pt idx="5124" formatCode="General">
                        <c:v>468.44799999999998</c:v>
                      </c:pt>
                      <c:pt idx="5125" formatCode="General">
                        <c:v>468.45800000000003</c:v>
                      </c:pt>
                      <c:pt idx="5126" formatCode="General">
                        <c:v>468.46800000000002</c:v>
                      </c:pt>
                      <c:pt idx="5127" formatCode="General">
                        <c:v>468.47800000000001</c:v>
                      </c:pt>
                      <c:pt idx="5128" formatCode="General">
                        <c:v>468.488</c:v>
                      </c:pt>
                      <c:pt idx="5129" formatCode="General">
                        <c:v>468.49799999999999</c:v>
                      </c:pt>
                      <c:pt idx="5130" formatCode="General">
                        <c:v>468.50799999999998</c:v>
                      </c:pt>
                      <c:pt idx="5131" formatCode="General">
                        <c:v>468.51799999999997</c:v>
                      </c:pt>
                      <c:pt idx="5132" formatCode="General">
                        <c:v>468.52800000000002</c:v>
                      </c:pt>
                      <c:pt idx="5133" formatCode="General">
                        <c:v>468.53800000000001</c:v>
                      </c:pt>
                      <c:pt idx="5134" formatCode="General">
                        <c:v>468.548</c:v>
                      </c:pt>
                      <c:pt idx="5135" formatCode="General">
                        <c:v>468.55799999999999</c:v>
                      </c:pt>
                      <c:pt idx="5136" formatCode="General">
                        <c:v>468.56799999999998</c:v>
                      </c:pt>
                      <c:pt idx="5137" formatCode="General">
                        <c:v>468.57799999999997</c:v>
                      </c:pt>
                      <c:pt idx="5138" formatCode="General">
                        <c:v>468.58800000000002</c:v>
                      </c:pt>
                      <c:pt idx="5139" formatCode="General">
                        <c:v>468.59800000000001</c:v>
                      </c:pt>
                      <c:pt idx="5140" formatCode="General">
                        <c:v>468.608</c:v>
                      </c:pt>
                      <c:pt idx="5141" formatCode="General">
                        <c:v>468.61799999999999</c:v>
                      </c:pt>
                      <c:pt idx="5142" formatCode="General">
                        <c:v>468.62799999999999</c:v>
                      </c:pt>
                      <c:pt idx="5143" formatCode="General">
                        <c:v>468.63799999999998</c:v>
                      </c:pt>
                      <c:pt idx="5144" formatCode="General">
                        <c:v>468.64800000000002</c:v>
                      </c:pt>
                      <c:pt idx="5145" formatCode="General">
                        <c:v>468.65800000000002</c:v>
                      </c:pt>
                      <c:pt idx="5146" formatCode="General">
                        <c:v>468.66800000000001</c:v>
                      </c:pt>
                      <c:pt idx="5147" formatCode="General">
                        <c:v>468.678</c:v>
                      </c:pt>
                      <c:pt idx="5148" formatCode="General">
                        <c:v>468.68799999999999</c:v>
                      </c:pt>
                      <c:pt idx="5149" formatCode="General">
                        <c:v>468.69799999999998</c:v>
                      </c:pt>
                      <c:pt idx="5150" formatCode="General">
                        <c:v>468.70800000000003</c:v>
                      </c:pt>
                      <c:pt idx="5151" formatCode="General">
                        <c:v>468.71800000000002</c:v>
                      </c:pt>
                      <c:pt idx="5152" formatCode="General">
                        <c:v>468.72800000000001</c:v>
                      </c:pt>
                      <c:pt idx="5153" formatCode="General">
                        <c:v>468.738</c:v>
                      </c:pt>
                      <c:pt idx="5154" formatCode="General">
                        <c:v>468.74799999999999</c:v>
                      </c:pt>
                      <c:pt idx="5155" formatCode="General">
                        <c:v>468.75799999999998</c:v>
                      </c:pt>
                      <c:pt idx="5156" formatCode="General">
                        <c:v>468.76799999999997</c:v>
                      </c:pt>
                      <c:pt idx="5157" formatCode="General">
                        <c:v>468.77800000000002</c:v>
                      </c:pt>
                      <c:pt idx="5158" formatCode="General">
                        <c:v>468.78800000000001</c:v>
                      </c:pt>
                      <c:pt idx="5159" formatCode="General">
                        <c:v>468.798</c:v>
                      </c:pt>
                      <c:pt idx="5160" formatCode="General">
                        <c:v>468.80799999999999</c:v>
                      </c:pt>
                      <c:pt idx="5161" formatCode="General">
                        <c:v>468.81799999999998</c:v>
                      </c:pt>
                      <c:pt idx="5162" formatCode="General">
                        <c:v>468.82799999999997</c:v>
                      </c:pt>
                      <c:pt idx="5163" formatCode="General">
                        <c:v>468.83800000000002</c:v>
                      </c:pt>
                      <c:pt idx="5164" formatCode="General">
                        <c:v>468.84800000000001</c:v>
                      </c:pt>
                      <c:pt idx="5165" formatCode="General">
                        <c:v>468.858</c:v>
                      </c:pt>
                      <c:pt idx="5166" formatCode="General">
                        <c:v>468.86799999999999</c:v>
                      </c:pt>
                      <c:pt idx="5167" formatCode="General">
                        <c:v>468.87799999999999</c:v>
                      </c:pt>
                      <c:pt idx="5168" formatCode="General">
                        <c:v>468.88799999999998</c:v>
                      </c:pt>
                      <c:pt idx="5169" formatCode="General">
                        <c:v>468.89800000000002</c:v>
                      </c:pt>
                      <c:pt idx="5170" formatCode="General">
                        <c:v>468.90800000000002</c:v>
                      </c:pt>
                      <c:pt idx="5171" formatCode="General">
                        <c:v>468.91800000000001</c:v>
                      </c:pt>
                      <c:pt idx="5172" formatCode="General">
                        <c:v>468.928</c:v>
                      </c:pt>
                      <c:pt idx="5173" formatCode="General">
                        <c:v>468.93799999999999</c:v>
                      </c:pt>
                      <c:pt idx="5174" formatCode="General">
                        <c:v>468.94799999999998</c:v>
                      </c:pt>
                      <c:pt idx="5175" formatCode="General">
                        <c:v>468.95800000000003</c:v>
                      </c:pt>
                      <c:pt idx="5176" formatCode="General">
                        <c:v>468.96800000000002</c:v>
                      </c:pt>
                      <c:pt idx="5177" formatCode="General">
                        <c:v>468.97800000000001</c:v>
                      </c:pt>
                      <c:pt idx="5178" formatCode="General">
                        <c:v>468.988</c:v>
                      </c:pt>
                      <c:pt idx="5179" formatCode="General">
                        <c:v>468.99799999999999</c:v>
                      </c:pt>
                      <c:pt idx="5180" formatCode="General">
                        <c:v>469.00799999999998</c:v>
                      </c:pt>
                      <c:pt idx="5181" formatCode="General">
                        <c:v>469.01799999999997</c:v>
                      </c:pt>
                      <c:pt idx="5182" formatCode="General">
                        <c:v>469.02800000000002</c:v>
                      </c:pt>
                      <c:pt idx="5183" formatCode="General">
                        <c:v>469.03800000000001</c:v>
                      </c:pt>
                      <c:pt idx="5184" formatCode="General">
                        <c:v>469.048</c:v>
                      </c:pt>
                      <c:pt idx="5185" formatCode="General">
                        <c:v>469.05799999999999</c:v>
                      </c:pt>
                      <c:pt idx="5186" formatCode="General">
                        <c:v>469.06799999999998</c:v>
                      </c:pt>
                      <c:pt idx="5187" formatCode="General">
                        <c:v>469.07799999999997</c:v>
                      </c:pt>
                      <c:pt idx="5188" formatCode="General">
                        <c:v>469.08800000000002</c:v>
                      </c:pt>
                      <c:pt idx="5189" formatCode="General">
                        <c:v>469.09800000000001</c:v>
                      </c:pt>
                      <c:pt idx="5190" formatCode="General">
                        <c:v>469.108</c:v>
                      </c:pt>
                      <c:pt idx="5191" formatCode="General">
                        <c:v>469.11799999999999</c:v>
                      </c:pt>
                      <c:pt idx="5192" formatCode="General">
                        <c:v>469.12799999999999</c:v>
                      </c:pt>
                      <c:pt idx="5193" formatCode="General">
                        <c:v>469.13799999999998</c:v>
                      </c:pt>
                      <c:pt idx="5194" formatCode="General">
                        <c:v>469.14800000000002</c:v>
                      </c:pt>
                      <c:pt idx="5195" formatCode="General">
                        <c:v>469.15800000000002</c:v>
                      </c:pt>
                      <c:pt idx="5196" formatCode="General">
                        <c:v>469.16800000000001</c:v>
                      </c:pt>
                      <c:pt idx="5197" formatCode="General">
                        <c:v>469.178</c:v>
                      </c:pt>
                      <c:pt idx="5198" formatCode="General">
                        <c:v>469.18799999999999</c:v>
                      </c:pt>
                      <c:pt idx="5199" formatCode="General">
                        <c:v>469.19799999999998</c:v>
                      </c:pt>
                      <c:pt idx="5200" formatCode="General">
                        <c:v>469.20800000000003</c:v>
                      </c:pt>
                      <c:pt idx="5201" formatCode="General">
                        <c:v>469.21800000000002</c:v>
                      </c:pt>
                      <c:pt idx="5202" formatCode="General">
                        <c:v>469.22800000000001</c:v>
                      </c:pt>
                      <c:pt idx="5203" formatCode="General">
                        <c:v>469.238</c:v>
                      </c:pt>
                      <c:pt idx="5204" formatCode="General">
                        <c:v>469.24799999999999</c:v>
                      </c:pt>
                      <c:pt idx="5205" formatCode="General">
                        <c:v>469.25799999999998</c:v>
                      </c:pt>
                      <c:pt idx="5206" formatCode="General">
                        <c:v>469.26799999999997</c:v>
                      </c:pt>
                      <c:pt idx="5207" formatCode="General">
                        <c:v>469.27800000000002</c:v>
                      </c:pt>
                      <c:pt idx="5208" formatCode="General">
                        <c:v>469.28800000000001</c:v>
                      </c:pt>
                      <c:pt idx="5209" formatCode="General">
                        <c:v>469.298</c:v>
                      </c:pt>
                      <c:pt idx="5210" formatCode="General">
                        <c:v>469.30799999999999</c:v>
                      </c:pt>
                      <c:pt idx="5211" formatCode="General">
                        <c:v>469.31799999999998</c:v>
                      </c:pt>
                      <c:pt idx="5212" formatCode="General">
                        <c:v>469.32799999999997</c:v>
                      </c:pt>
                      <c:pt idx="5213" formatCode="General">
                        <c:v>469.33800000000002</c:v>
                      </c:pt>
                      <c:pt idx="5214" formatCode="General">
                        <c:v>469.34800000000001</c:v>
                      </c:pt>
                      <c:pt idx="5215" formatCode="General">
                        <c:v>469.358</c:v>
                      </c:pt>
                      <c:pt idx="5216" formatCode="General">
                        <c:v>469.36799999999999</c:v>
                      </c:pt>
                      <c:pt idx="5217" formatCode="General">
                        <c:v>469.37799999999999</c:v>
                      </c:pt>
                      <c:pt idx="5218" formatCode="General">
                        <c:v>469.38799999999998</c:v>
                      </c:pt>
                      <c:pt idx="5219" formatCode="General">
                        <c:v>469.39800000000002</c:v>
                      </c:pt>
                      <c:pt idx="5220" formatCode="General">
                        <c:v>469.40800000000002</c:v>
                      </c:pt>
                      <c:pt idx="5221" formatCode="General">
                        <c:v>469.41800000000001</c:v>
                      </c:pt>
                      <c:pt idx="5222" formatCode="General">
                        <c:v>469.428</c:v>
                      </c:pt>
                      <c:pt idx="5223" formatCode="General">
                        <c:v>469.43799999999999</c:v>
                      </c:pt>
                      <c:pt idx="5224" formatCode="General">
                        <c:v>469.44799999999998</c:v>
                      </c:pt>
                      <c:pt idx="5225" formatCode="General">
                        <c:v>469.45800000000003</c:v>
                      </c:pt>
                      <c:pt idx="5226" formatCode="General">
                        <c:v>469.46800000000002</c:v>
                      </c:pt>
                      <c:pt idx="5227" formatCode="General">
                        <c:v>469.47800000000001</c:v>
                      </c:pt>
                      <c:pt idx="5228" formatCode="General">
                        <c:v>469.488</c:v>
                      </c:pt>
                      <c:pt idx="5229" formatCode="General">
                        <c:v>469.49799999999999</c:v>
                      </c:pt>
                      <c:pt idx="5230" formatCode="General">
                        <c:v>469.50799999999998</c:v>
                      </c:pt>
                      <c:pt idx="5231" formatCode="General">
                        <c:v>469.51799999999997</c:v>
                      </c:pt>
                      <c:pt idx="5232" formatCode="General">
                        <c:v>469.52800000000002</c:v>
                      </c:pt>
                      <c:pt idx="5233" formatCode="General">
                        <c:v>469.53800000000001</c:v>
                      </c:pt>
                      <c:pt idx="5234" formatCode="General">
                        <c:v>469.548</c:v>
                      </c:pt>
                      <c:pt idx="5235" formatCode="General">
                        <c:v>469.55799999999999</c:v>
                      </c:pt>
                      <c:pt idx="5236" formatCode="General">
                        <c:v>469.56799999999998</c:v>
                      </c:pt>
                      <c:pt idx="5237" formatCode="General">
                        <c:v>469.57799999999997</c:v>
                      </c:pt>
                      <c:pt idx="5238" formatCode="General">
                        <c:v>469.58800000000002</c:v>
                      </c:pt>
                      <c:pt idx="5239" formatCode="General">
                        <c:v>469.59800000000001</c:v>
                      </c:pt>
                      <c:pt idx="5240" formatCode="General">
                        <c:v>469.608</c:v>
                      </c:pt>
                      <c:pt idx="5241" formatCode="General">
                        <c:v>469.61799999999999</c:v>
                      </c:pt>
                      <c:pt idx="5242" formatCode="General">
                        <c:v>469.62799999999999</c:v>
                      </c:pt>
                      <c:pt idx="5243" formatCode="General">
                        <c:v>469.63799999999998</c:v>
                      </c:pt>
                      <c:pt idx="5244" formatCode="General">
                        <c:v>469.64800000000002</c:v>
                      </c:pt>
                      <c:pt idx="5245" formatCode="General">
                        <c:v>469.65800000000002</c:v>
                      </c:pt>
                      <c:pt idx="5246" formatCode="General">
                        <c:v>469.66800000000001</c:v>
                      </c:pt>
                      <c:pt idx="5247" formatCode="General">
                        <c:v>469.678</c:v>
                      </c:pt>
                      <c:pt idx="5248" formatCode="General">
                        <c:v>469.68799999999999</c:v>
                      </c:pt>
                      <c:pt idx="5249" formatCode="General">
                        <c:v>469.69799999999998</c:v>
                      </c:pt>
                      <c:pt idx="5250" formatCode="General">
                        <c:v>469.70800000000003</c:v>
                      </c:pt>
                      <c:pt idx="5251" formatCode="General">
                        <c:v>469.71800000000002</c:v>
                      </c:pt>
                      <c:pt idx="5252" formatCode="General">
                        <c:v>469.72800000000001</c:v>
                      </c:pt>
                      <c:pt idx="5253" formatCode="General">
                        <c:v>469.738</c:v>
                      </c:pt>
                      <c:pt idx="5254" formatCode="General">
                        <c:v>469.74799999999999</c:v>
                      </c:pt>
                      <c:pt idx="5255" formatCode="General">
                        <c:v>469.75799999999998</c:v>
                      </c:pt>
                      <c:pt idx="5256" formatCode="General">
                        <c:v>469.76799999999997</c:v>
                      </c:pt>
                      <c:pt idx="5257" formatCode="General">
                        <c:v>469.77800000000002</c:v>
                      </c:pt>
                      <c:pt idx="5258" formatCode="General">
                        <c:v>469.78800000000001</c:v>
                      </c:pt>
                      <c:pt idx="5259" formatCode="General">
                        <c:v>469.798</c:v>
                      </c:pt>
                      <c:pt idx="5260" formatCode="General">
                        <c:v>469.80799999999999</c:v>
                      </c:pt>
                      <c:pt idx="5261" formatCode="General">
                        <c:v>469.81799999999998</c:v>
                      </c:pt>
                      <c:pt idx="5262" formatCode="General">
                        <c:v>469.82799999999997</c:v>
                      </c:pt>
                      <c:pt idx="5263" formatCode="General">
                        <c:v>469.83800000000002</c:v>
                      </c:pt>
                      <c:pt idx="5264" formatCode="General">
                        <c:v>469.84800000000001</c:v>
                      </c:pt>
                      <c:pt idx="5265" formatCode="General">
                        <c:v>469.858</c:v>
                      </c:pt>
                      <c:pt idx="5266" formatCode="General">
                        <c:v>469.86799999999999</c:v>
                      </c:pt>
                      <c:pt idx="5267" formatCode="General">
                        <c:v>469.87799999999999</c:v>
                      </c:pt>
                      <c:pt idx="5268" formatCode="General">
                        <c:v>469.88799999999998</c:v>
                      </c:pt>
                      <c:pt idx="5269" formatCode="General">
                        <c:v>469.89800000000002</c:v>
                      </c:pt>
                      <c:pt idx="5270" formatCode="General">
                        <c:v>469.90800000000002</c:v>
                      </c:pt>
                      <c:pt idx="5271" formatCode="General">
                        <c:v>469.91800000000001</c:v>
                      </c:pt>
                      <c:pt idx="5272" formatCode="General">
                        <c:v>469.928</c:v>
                      </c:pt>
                      <c:pt idx="5273" formatCode="General">
                        <c:v>469.93799999999999</c:v>
                      </c:pt>
                      <c:pt idx="5274" formatCode="General">
                        <c:v>469.94799999999998</c:v>
                      </c:pt>
                      <c:pt idx="5275" formatCode="General">
                        <c:v>469.95800000000003</c:v>
                      </c:pt>
                      <c:pt idx="5276" formatCode="General">
                        <c:v>469.96800000000002</c:v>
                      </c:pt>
                      <c:pt idx="5277" formatCode="General">
                        <c:v>469.97800000000001</c:v>
                      </c:pt>
                      <c:pt idx="5278" formatCode="General">
                        <c:v>469.988</c:v>
                      </c:pt>
                      <c:pt idx="5279" formatCode="General">
                        <c:v>469.99799999999999</c:v>
                      </c:pt>
                      <c:pt idx="5280" formatCode="General">
                        <c:v>470.00799999999998</c:v>
                      </c:pt>
                      <c:pt idx="5281" formatCode="General">
                        <c:v>470.01799999999997</c:v>
                      </c:pt>
                      <c:pt idx="5282" formatCode="General">
                        <c:v>470.02800000000002</c:v>
                      </c:pt>
                      <c:pt idx="5283" formatCode="General">
                        <c:v>470.03800000000001</c:v>
                      </c:pt>
                      <c:pt idx="5284" formatCode="General">
                        <c:v>470.048</c:v>
                      </c:pt>
                      <c:pt idx="5285" formatCode="General">
                        <c:v>470.05799999999999</c:v>
                      </c:pt>
                      <c:pt idx="5286" formatCode="General">
                        <c:v>470.06799999999998</c:v>
                      </c:pt>
                      <c:pt idx="5287" formatCode="General">
                        <c:v>470.07799999999997</c:v>
                      </c:pt>
                      <c:pt idx="5288" formatCode="General">
                        <c:v>470.08800000000002</c:v>
                      </c:pt>
                      <c:pt idx="5289" formatCode="General">
                        <c:v>470.09800000000001</c:v>
                      </c:pt>
                      <c:pt idx="5290" formatCode="General">
                        <c:v>470.108</c:v>
                      </c:pt>
                      <c:pt idx="5291" formatCode="General">
                        <c:v>470.11799999999999</c:v>
                      </c:pt>
                      <c:pt idx="5292" formatCode="General">
                        <c:v>470.12799999999999</c:v>
                      </c:pt>
                      <c:pt idx="5293" formatCode="General">
                        <c:v>470.13799999999998</c:v>
                      </c:pt>
                      <c:pt idx="5294" formatCode="General">
                        <c:v>470.14800000000002</c:v>
                      </c:pt>
                      <c:pt idx="5295" formatCode="General">
                        <c:v>470.15800000000002</c:v>
                      </c:pt>
                      <c:pt idx="5296" formatCode="General">
                        <c:v>470.16800000000001</c:v>
                      </c:pt>
                      <c:pt idx="5297" formatCode="General">
                        <c:v>470.178</c:v>
                      </c:pt>
                      <c:pt idx="5298" formatCode="General">
                        <c:v>470.18799999999999</c:v>
                      </c:pt>
                      <c:pt idx="5299" formatCode="General">
                        <c:v>470.19799999999998</c:v>
                      </c:pt>
                      <c:pt idx="5300" formatCode="General">
                        <c:v>470.20800000000003</c:v>
                      </c:pt>
                      <c:pt idx="5301" formatCode="General">
                        <c:v>470.21800000000002</c:v>
                      </c:pt>
                      <c:pt idx="5302" formatCode="General">
                        <c:v>470.22800000000001</c:v>
                      </c:pt>
                      <c:pt idx="5303" formatCode="General">
                        <c:v>470.238</c:v>
                      </c:pt>
                      <c:pt idx="5304" formatCode="General">
                        <c:v>470.24799999999999</c:v>
                      </c:pt>
                      <c:pt idx="5305" formatCode="General">
                        <c:v>470.25799999999998</c:v>
                      </c:pt>
                      <c:pt idx="5306" formatCode="General">
                        <c:v>470.26799999999997</c:v>
                      </c:pt>
                      <c:pt idx="5307" formatCode="General">
                        <c:v>470.27800000000002</c:v>
                      </c:pt>
                      <c:pt idx="5308" formatCode="General">
                        <c:v>470.28800000000001</c:v>
                      </c:pt>
                      <c:pt idx="5309" formatCode="General">
                        <c:v>470.298</c:v>
                      </c:pt>
                      <c:pt idx="5310" formatCode="General">
                        <c:v>470.30799999999999</c:v>
                      </c:pt>
                      <c:pt idx="5311" formatCode="General">
                        <c:v>470.31799999999998</c:v>
                      </c:pt>
                      <c:pt idx="5312" formatCode="General">
                        <c:v>470.32799999999997</c:v>
                      </c:pt>
                      <c:pt idx="5313" formatCode="General">
                        <c:v>470.33800000000002</c:v>
                      </c:pt>
                      <c:pt idx="5314" formatCode="General">
                        <c:v>470.34800000000001</c:v>
                      </c:pt>
                      <c:pt idx="5315" formatCode="General">
                        <c:v>470.358</c:v>
                      </c:pt>
                      <c:pt idx="5316" formatCode="General">
                        <c:v>470.36799999999999</c:v>
                      </c:pt>
                      <c:pt idx="5317" formatCode="General">
                        <c:v>470.37799999999999</c:v>
                      </c:pt>
                      <c:pt idx="5318" formatCode="General">
                        <c:v>470.38799999999998</c:v>
                      </c:pt>
                      <c:pt idx="5319" formatCode="General">
                        <c:v>470.39800000000002</c:v>
                      </c:pt>
                      <c:pt idx="5320" formatCode="General">
                        <c:v>470.40800000000002</c:v>
                      </c:pt>
                      <c:pt idx="5321" formatCode="General">
                        <c:v>470.41800000000001</c:v>
                      </c:pt>
                      <c:pt idx="5322" formatCode="General">
                        <c:v>470.428</c:v>
                      </c:pt>
                      <c:pt idx="5323" formatCode="General">
                        <c:v>470.43799999999999</c:v>
                      </c:pt>
                      <c:pt idx="5324" formatCode="General">
                        <c:v>470.44799999999998</c:v>
                      </c:pt>
                      <c:pt idx="5325" formatCode="General">
                        <c:v>470.45800000000003</c:v>
                      </c:pt>
                      <c:pt idx="5326" formatCode="General">
                        <c:v>470.46800000000002</c:v>
                      </c:pt>
                      <c:pt idx="5327" formatCode="General">
                        <c:v>470.47800000000001</c:v>
                      </c:pt>
                      <c:pt idx="5328" formatCode="General">
                        <c:v>470.488</c:v>
                      </c:pt>
                      <c:pt idx="5329" formatCode="General">
                        <c:v>470.49799999999999</c:v>
                      </c:pt>
                      <c:pt idx="5330" formatCode="General">
                        <c:v>470.50799999999998</c:v>
                      </c:pt>
                      <c:pt idx="5331" formatCode="General">
                        <c:v>470.51799999999997</c:v>
                      </c:pt>
                      <c:pt idx="5332" formatCode="General">
                        <c:v>470.52800000000002</c:v>
                      </c:pt>
                      <c:pt idx="5333" formatCode="General">
                        <c:v>470.53800000000001</c:v>
                      </c:pt>
                      <c:pt idx="5334" formatCode="General">
                        <c:v>470.548</c:v>
                      </c:pt>
                      <c:pt idx="5335" formatCode="General">
                        <c:v>470.55799999999999</c:v>
                      </c:pt>
                      <c:pt idx="5336" formatCode="General">
                        <c:v>470.56799999999998</c:v>
                      </c:pt>
                      <c:pt idx="5337" formatCode="General">
                        <c:v>470.57799999999997</c:v>
                      </c:pt>
                      <c:pt idx="5338" formatCode="General">
                        <c:v>470.58800000000002</c:v>
                      </c:pt>
                      <c:pt idx="5339" formatCode="General">
                        <c:v>470.59800000000001</c:v>
                      </c:pt>
                      <c:pt idx="5340" formatCode="General">
                        <c:v>470.608</c:v>
                      </c:pt>
                      <c:pt idx="5341" formatCode="General">
                        <c:v>470.61799999999999</c:v>
                      </c:pt>
                      <c:pt idx="5342" formatCode="General">
                        <c:v>470.62799999999999</c:v>
                      </c:pt>
                      <c:pt idx="5343" formatCode="General">
                        <c:v>470.63799999999998</c:v>
                      </c:pt>
                      <c:pt idx="5344" formatCode="General">
                        <c:v>470.64800000000002</c:v>
                      </c:pt>
                      <c:pt idx="5345" formatCode="General">
                        <c:v>470.65800000000002</c:v>
                      </c:pt>
                      <c:pt idx="5346" formatCode="General">
                        <c:v>470.66800000000001</c:v>
                      </c:pt>
                      <c:pt idx="5347" formatCode="General">
                        <c:v>470.678</c:v>
                      </c:pt>
                      <c:pt idx="5348" formatCode="General">
                        <c:v>470.68799999999999</c:v>
                      </c:pt>
                      <c:pt idx="5349" formatCode="General">
                        <c:v>470.69799999999998</c:v>
                      </c:pt>
                      <c:pt idx="5350" formatCode="General">
                        <c:v>470.70800000000003</c:v>
                      </c:pt>
                      <c:pt idx="5351" formatCode="General">
                        <c:v>470.71800000000002</c:v>
                      </c:pt>
                      <c:pt idx="5352" formatCode="General">
                        <c:v>470.72800000000001</c:v>
                      </c:pt>
                      <c:pt idx="5353" formatCode="General">
                        <c:v>470.738</c:v>
                      </c:pt>
                      <c:pt idx="5354" formatCode="General">
                        <c:v>470.74799999999999</c:v>
                      </c:pt>
                      <c:pt idx="5355" formatCode="General">
                        <c:v>470.75799999999998</c:v>
                      </c:pt>
                      <c:pt idx="5356" formatCode="General">
                        <c:v>470.76799999999997</c:v>
                      </c:pt>
                      <c:pt idx="5357" formatCode="General">
                        <c:v>470.77800000000002</c:v>
                      </c:pt>
                      <c:pt idx="5358" formatCode="General">
                        <c:v>470.78800000000001</c:v>
                      </c:pt>
                      <c:pt idx="5359" formatCode="General">
                        <c:v>470.798</c:v>
                      </c:pt>
                      <c:pt idx="5360" formatCode="General">
                        <c:v>470.80799999999999</c:v>
                      </c:pt>
                      <c:pt idx="5361" formatCode="General">
                        <c:v>470.81799999999998</c:v>
                      </c:pt>
                      <c:pt idx="5362" formatCode="General">
                        <c:v>470.82799999999997</c:v>
                      </c:pt>
                      <c:pt idx="5363" formatCode="General">
                        <c:v>470.83800000000002</c:v>
                      </c:pt>
                      <c:pt idx="5364" formatCode="General">
                        <c:v>470.84800000000001</c:v>
                      </c:pt>
                      <c:pt idx="5365" formatCode="General">
                        <c:v>470.858</c:v>
                      </c:pt>
                      <c:pt idx="5366" formatCode="General">
                        <c:v>470.86799999999999</c:v>
                      </c:pt>
                      <c:pt idx="5367" formatCode="General">
                        <c:v>470.87799999999999</c:v>
                      </c:pt>
                      <c:pt idx="5368" formatCode="General">
                        <c:v>470.88799999999998</c:v>
                      </c:pt>
                      <c:pt idx="5369" formatCode="General">
                        <c:v>470.89800000000002</c:v>
                      </c:pt>
                      <c:pt idx="5370" formatCode="General">
                        <c:v>470.90800000000002</c:v>
                      </c:pt>
                      <c:pt idx="5371" formatCode="General">
                        <c:v>470.91800000000001</c:v>
                      </c:pt>
                      <c:pt idx="5372" formatCode="General">
                        <c:v>470.928</c:v>
                      </c:pt>
                      <c:pt idx="5373" formatCode="General">
                        <c:v>470.93799999999999</c:v>
                      </c:pt>
                      <c:pt idx="5374" formatCode="General">
                        <c:v>470.94799999999998</c:v>
                      </c:pt>
                      <c:pt idx="5375" formatCode="General">
                        <c:v>470.95800000000003</c:v>
                      </c:pt>
                      <c:pt idx="5376" formatCode="General">
                        <c:v>470.96800000000002</c:v>
                      </c:pt>
                      <c:pt idx="5377" formatCode="General">
                        <c:v>470.97800000000001</c:v>
                      </c:pt>
                      <c:pt idx="5378" formatCode="General">
                        <c:v>470.988</c:v>
                      </c:pt>
                      <c:pt idx="5379" formatCode="General">
                        <c:v>470.99799999999999</c:v>
                      </c:pt>
                      <c:pt idx="5380" formatCode="General">
                        <c:v>471.00799999999998</c:v>
                      </c:pt>
                      <c:pt idx="5381" formatCode="General">
                        <c:v>471.01799999999997</c:v>
                      </c:pt>
                      <c:pt idx="5382" formatCode="General">
                        <c:v>471.02800000000002</c:v>
                      </c:pt>
                      <c:pt idx="5383" formatCode="General">
                        <c:v>471.03800000000001</c:v>
                      </c:pt>
                      <c:pt idx="5384" formatCode="General">
                        <c:v>471.048</c:v>
                      </c:pt>
                      <c:pt idx="5385" formatCode="General">
                        <c:v>471.05799999999999</c:v>
                      </c:pt>
                      <c:pt idx="5386" formatCode="General">
                        <c:v>471.06799999999998</c:v>
                      </c:pt>
                      <c:pt idx="5387" formatCode="General">
                        <c:v>471.07799999999997</c:v>
                      </c:pt>
                      <c:pt idx="5388" formatCode="General">
                        <c:v>471.08800000000002</c:v>
                      </c:pt>
                      <c:pt idx="5389" formatCode="General">
                        <c:v>471.09800000000001</c:v>
                      </c:pt>
                      <c:pt idx="5390" formatCode="General">
                        <c:v>471.108</c:v>
                      </c:pt>
                      <c:pt idx="5391" formatCode="General">
                        <c:v>471.11799999999999</c:v>
                      </c:pt>
                      <c:pt idx="5392" formatCode="General">
                        <c:v>471.12799999999999</c:v>
                      </c:pt>
                      <c:pt idx="5393" formatCode="General">
                        <c:v>471.13799999999998</c:v>
                      </c:pt>
                      <c:pt idx="5394" formatCode="General">
                        <c:v>471.14800000000002</c:v>
                      </c:pt>
                      <c:pt idx="5395" formatCode="General">
                        <c:v>471.15800000000002</c:v>
                      </c:pt>
                      <c:pt idx="5396" formatCode="General">
                        <c:v>471.16800000000001</c:v>
                      </c:pt>
                      <c:pt idx="5397" formatCode="General">
                        <c:v>471.178</c:v>
                      </c:pt>
                      <c:pt idx="5398" formatCode="General">
                        <c:v>471.18799999999999</c:v>
                      </c:pt>
                      <c:pt idx="5399" formatCode="General">
                        <c:v>471.19799999999998</c:v>
                      </c:pt>
                      <c:pt idx="5400" formatCode="General">
                        <c:v>471.20800000000003</c:v>
                      </c:pt>
                      <c:pt idx="5401" formatCode="General">
                        <c:v>471.21800000000002</c:v>
                      </c:pt>
                      <c:pt idx="5402" formatCode="General">
                        <c:v>471.22800000000001</c:v>
                      </c:pt>
                      <c:pt idx="5403" formatCode="General">
                        <c:v>471.238</c:v>
                      </c:pt>
                      <c:pt idx="5404" formatCode="General">
                        <c:v>471.24799999999999</c:v>
                      </c:pt>
                      <c:pt idx="5405" formatCode="General">
                        <c:v>471.25799999999998</c:v>
                      </c:pt>
                      <c:pt idx="5406" formatCode="General">
                        <c:v>471.26799999999997</c:v>
                      </c:pt>
                      <c:pt idx="5407" formatCode="General">
                        <c:v>471.27800000000002</c:v>
                      </c:pt>
                      <c:pt idx="5408" formatCode="General">
                        <c:v>471.28800000000001</c:v>
                      </c:pt>
                      <c:pt idx="5409" formatCode="General">
                        <c:v>471.298</c:v>
                      </c:pt>
                      <c:pt idx="5410" formatCode="General">
                        <c:v>471.30799999999999</c:v>
                      </c:pt>
                      <c:pt idx="5411" formatCode="General">
                        <c:v>471.31799999999998</c:v>
                      </c:pt>
                      <c:pt idx="5412" formatCode="General">
                        <c:v>471.32799999999997</c:v>
                      </c:pt>
                      <c:pt idx="5413" formatCode="General">
                        <c:v>471.33800000000002</c:v>
                      </c:pt>
                      <c:pt idx="5414" formatCode="General">
                        <c:v>471.34800000000001</c:v>
                      </c:pt>
                      <c:pt idx="5415" formatCode="General">
                        <c:v>471.358</c:v>
                      </c:pt>
                      <c:pt idx="5416" formatCode="General">
                        <c:v>471.36799999999999</c:v>
                      </c:pt>
                      <c:pt idx="5417" formatCode="General">
                        <c:v>471.37799999999999</c:v>
                      </c:pt>
                      <c:pt idx="5418" formatCode="General">
                        <c:v>471.38799999999998</c:v>
                      </c:pt>
                      <c:pt idx="5419" formatCode="General">
                        <c:v>471.39800000000002</c:v>
                      </c:pt>
                      <c:pt idx="5420" formatCode="General">
                        <c:v>471.40800000000002</c:v>
                      </c:pt>
                      <c:pt idx="5421" formatCode="General">
                        <c:v>471.41800000000001</c:v>
                      </c:pt>
                      <c:pt idx="5422" formatCode="General">
                        <c:v>471.428</c:v>
                      </c:pt>
                      <c:pt idx="5423" formatCode="General">
                        <c:v>471.43799999999999</c:v>
                      </c:pt>
                      <c:pt idx="5424" formatCode="General">
                        <c:v>471.44799999999998</c:v>
                      </c:pt>
                      <c:pt idx="5425" formatCode="General">
                        <c:v>471.45800000000003</c:v>
                      </c:pt>
                      <c:pt idx="5426" formatCode="General">
                        <c:v>471.46800000000002</c:v>
                      </c:pt>
                      <c:pt idx="5427" formatCode="General">
                        <c:v>471.47800000000001</c:v>
                      </c:pt>
                      <c:pt idx="5428" formatCode="General">
                        <c:v>471.488</c:v>
                      </c:pt>
                      <c:pt idx="5429" formatCode="General">
                        <c:v>471.49799999999999</c:v>
                      </c:pt>
                      <c:pt idx="5430" formatCode="General">
                        <c:v>471.50799999999998</c:v>
                      </c:pt>
                      <c:pt idx="5431" formatCode="General">
                        <c:v>471.51799999999997</c:v>
                      </c:pt>
                      <c:pt idx="5432" formatCode="General">
                        <c:v>471.52800000000002</c:v>
                      </c:pt>
                      <c:pt idx="5433" formatCode="General">
                        <c:v>471.53800000000001</c:v>
                      </c:pt>
                      <c:pt idx="5434" formatCode="General">
                        <c:v>471.548</c:v>
                      </c:pt>
                      <c:pt idx="5435" formatCode="General">
                        <c:v>471.55799999999999</c:v>
                      </c:pt>
                      <c:pt idx="5436" formatCode="General">
                        <c:v>471.56799999999998</c:v>
                      </c:pt>
                      <c:pt idx="5437" formatCode="General">
                        <c:v>471.57799999999997</c:v>
                      </c:pt>
                      <c:pt idx="5438" formatCode="General">
                        <c:v>471.58800000000002</c:v>
                      </c:pt>
                      <c:pt idx="5439" formatCode="General">
                        <c:v>471.59800000000001</c:v>
                      </c:pt>
                      <c:pt idx="5440" formatCode="General">
                        <c:v>471.608</c:v>
                      </c:pt>
                      <c:pt idx="5441" formatCode="General">
                        <c:v>471.61799999999999</c:v>
                      </c:pt>
                      <c:pt idx="5442" formatCode="General">
                        <c:v>471.62799999999999</c:v>
                      </c:pt>
                      <c:pt idx="5443" formatCode="General">
                        <c:v>471.63799999999998</c:v>
                      </c:pt>
                      <c:pt idx="5444" formatCode="General">
                        <c:v>471.64800000000002</c:v>
                      </c:pt>
                      <c:pt idx="5445" formatCode="General">
                        <c:v>471.65800000000002</c:v>
                      </c:pt>
                      <c:pt idx="5446" formatCode="General">
                        <c:v>471.66800000000001</c:v>
                      </c:pt>
                      <c:pt idx="5447" formatCode="General">
                        <c:v>471.678</c:v>
                      </c:pt>
                      <c:pt idx="5448" formatCode="General">
                        <c:v>471.68799999999999</c:v>
                      </c:pt>
                      <c:pt idx="5449" formatCode="General">
                        <c:v>471.69799999999998</c:v>
                      </c:pt>
                      <c:pt idx="5450" formatCode="General">
                        <c:v>471.70800000000003</c:v>
                      </c:pt>
                      <c:pt idx="5451" formatCode="General">
                        <c:v>471.71800000000002</c:v>
                      </c:pt>
                      <c:pt idx="5452" formatCode="General">
                        <c:v>471.72800000000001</c:v>
                      </c:pt>
                      <c:pt idx="5453" formatCode="General">
                        <c:v>471.738</c:v>
                      </c:pt>
                      <c:pt idx="5454" formatCode="General">
                        <c:v>471.74799999999999</c:v>
                      </c:pt>
                      <c:pt idx="5455" formatCode="General">
                        <c:v>471.75799999999998</c:v>
                      </c:pt>
                      <c:pt idx="5456" formatCode="General">
                        <c:v>471.76799999999997</c:v>
                      </c:pt>
                      <c:pt idx="5457" formatCode="General">
                        <c:v>471.77800000000002</c:v>
                      </c:pt>
                      <c:pt idx="5458" formatCode="General">
                        <c:v>471.78800000000001</c:v>
                      </c:pt>
                      <c:pt idx="5459" formatCode="General">
                        <c:v>471.798</c:v>
                      </c:pt>
                      <c:pt idx="5460" formatCode="General">
                        <c:v>471.80799999999999</c:v>
                      </c:pt>
                      <c:pt idx="5461" formatCode="General">
                        <c:v>471.81799999999998</c:v>
                      </c:pt>
                      <c:pt idx="5462" formatCode="General">
                        <c:v>471.82799999999997</c:v>
                      </c:pt>
                      <c:pt idx="5463" formatCode="General">
                        <c:v>471.83800000000002</c:v>
                      </c:pt>
                      <c:pt idx="5464" formatCode="General">
                        <c:v>471.84800000000001</c:v>
                      </c:pt>
                      <c:pt idx="5465" formatCode="General">
                        <c:v>471.858</c:v>
                      </c:pt>
                      <c:pt idx="5466" formatCode="General">
                        <c:v>471.86799999999999</c:v>
                      </c:pt>
                      <c:pt idx="5467" formatCode="General">
                        <c:v>471.87799999999999</c:v>
                      </c:pt>
                      <c:pt idx="5468" formatCode="General">
                        <c:v>471.88799999999998</c:v>
                      </c:pt>
                      <c:pt idx="5469" formatCode="General">
                        <c:v>471.89800000000002</c:v>
                      </c:pt>
                      <c:pt idx="5470" formatCode="General">
                        <c:v>471.90800000000002</c:v>
                      </c:pt>
                      <c:pt idx="5471" formatCode="General">
                        <c:v>471.91800000000001</c:v>
                      </c:pt>
                      <c:pt idx="5472" formatCode="General">
                        <c:v>471.928</c:v>
                      </c:pt>
                      <c:pt idx="5473" formatCode="General">
                        <c:v>471.93799999999999</c:v>
                      </c:pt>
                      <c:pt idx="5474" formatCode="General">
                        <c:v>471.94799999999998</c:v>
                      </c:pt>
                      <c:pt idx="5475" formatCode="General">
                        <c:v>471.95800000000003</c:v>
                      </c:pt>
                      <c:pt idx="5476" formatCode="General">
                        <c:v>471.96800000000002</c:v>
                      </c:pt>
                      <c:pt idx="5477" formatCode="General">
                        <c:v>471.97800000000001</c:v>
                      </c:pt>
                      <c:pt idx="5478" formatCode="General">
                        <c:v>471.988</c:v>
                      </c:pt>
                      <c:pt idx="5479" formatCode="General">
                        <c:v>471.99799999999999</c:v>
                      </c:pt>
                      <c:pt idx="5480" formatCode="General">
                        <c:v>472.00799999999998</c:v>
                      </c:pt>
                      <c:pt idx="5481" formatCode="General">
                        <c:v>472.01799999999997</c:v>
                      </c:pt>
                      <c:pt idx="5482" formatCode="General">
                        <c:v>472.02800000000002</c:v>
                      </c:pt>
                      <c:pt idx="5483" formatCode="General">
                        <c:v>472.03800000000001</c:v>
                      </c:pt>
                      <c:pt idx="5484" formatCode="General">
                        <c:v>472.048</c:v>
                      </c:pt>
                      <c:pt idx="5485" formatCode="General">
                        <c:v>472.05799999999999</c:v>
                      </c:pt>
                      <c:pt idx="5486" formatCode="General">
                        <c:v>472.06799999999998</c:v>
                      </c:pt>
                      <c:pt idx="5487" formatCode="General">
                        <c:v>472.07799999999997</c:v>
                      </c:pt>
                      <c:pt idx="5488" formatCode="General">
                        <c:v>472.08800000000002</c:v>
                      </c:pt>
                      <c:pt idx="5489" formatCode="General">
                        <c:v>472.09800000000001</c:v>
                      </c:pt>
                      <c:pt idx="5490" formatCode="General">
                        <c:v>472.108</c:v>
                      </c:pt>
                      <c:pt idx="5491" formatCode="General">
                        <c:v>472.11799999999999</c:v>
                      </c:pt>
                      <c:pt idx="5492" formatCode="General">
                        <c:v>472.12799999999999</c:v>
                      </c:pt>
                      <c:pt idx="5493" formatCode="General">
                        <c:v>472.13799999999998</c:v>
                      </c:pt>
                      <c:pt idx="5494" formatCode="General">
                        <c:v>472.14800000000002</c:v>
                      </c:pt>
                      <c:pt idx="5495" formatCode="General">
                        <c:v>472.15800000000002</c:v>
                      </c:pt>
                      <c:pt idx="5496" formatCode="General">
                        <c:v>472.16800000000001</c:v>
                      </c:pt>
                      <c:pt idx="5497" formatCode="General">
                        <c:v>472.178</c:v>
                      </c:pt>
                      <c:pt idx="5498" formatCode="General">
                        <c:v>472.18799999999999</c:v>
                      </c:pt>
                      <c:pt idx="5499" formatCode="General">
                        <c:v>472.19799999999998</c:v>
                      </c:pt>
                      <c:pt idx="5500" formatCode="General">
                        <c:v>472.20800000000003</c:v>
                      </c:pt>
                      <c:pt idx="5501" formatCode="General">
                        <c:v>472.21800000000002</c:v>
                      </c:pt>
                      <c:pt idx="5502" formatCode="General">
                        <c:v>472.22800000000001</c:v>
                      </c:pt>
                      <c:pt idx="5503" formatCode="General">
                        <c:v>472.238</c:v>
                      </c:pt>
                      <c:pt idx="5504" formatCode="General">
                        <c:v>472.24799999999999</c:v>
                      </c:pt>
                      <c:pt idx="5505" formatCode="General">
                        <c:v>472.25799999999998</c:v>
                      </c:pt>
                      <c:pt idx="5506" formatCode="General">
                        <c:v>472.26799999999997</c:v>
                      </c:pt>
                      <c:pt idx="5507" formatCode="General">
                        <c:v>472.27800000000002</c:v>
                      </c:pt>
                      <c:pt idx="5508" formatCode="General">
                        <c:v>472.28800000000001</c:v>
                      </c:pt>
                      <c:pt idx="5509" formatCode="General">
                        <c:v>472.298</c:v>
                      </c:pt>
                      <c:pt idx="5510" formatCode="General">
                        <c:v>472.30799999999999</c:v>
                      </c:pt>
                      <c:pt idx="5511" formatCode="General">
                        <c:v>472.31799999999998</c:v>
                      </c:pt>
                      <c:pt idx="5512" formatCode="General">
                        <c:v>472.32799999999997</c:v>
                      </c:pt>
                      <c:pt idx="5513" formatCode="General">
                        <c:v>472.33800000000002</c:v>
                      </c:pt>
                      <c:pt idx="5514" formatCode="General">
                        <c:v>472.34800000000001</c:v>
                      </c:pt>
                      <c:pt idx="5515" formatCode="General">
                        <c:v>472.358</c:v>
                      </c:pt>
                      <c:pt idx="5516" formatCode="General">
                        <c:v>472.36799999999999</c:v>
                      </c:pt>
                      <c:pt idx="5517" formatCode="General">
                        <c:v>472.37799999999999</c:v>
                      </c:pt>
                      <c:pt idx="5518" formatCode="General">
                        <c:v>472.38799999999998</c:v>
                      </c:pt>
                      <c:pt idx="5519" formatCode="General">
                        <c:v>472.39800000000002</c:v>
                      </c:pt>
                      <c:pt idx="5520" formatCode="General">
                        <c:v>472.40800000000002</c:v>
                      </c:pt>
                      <c:pt idx="5521" formatCode="General">
                        <c:v>472.41800000000001</c:v>
                      </c:pt>
                      <c:pt idx="5522" formatCode="General">
                        <c:v>472.428</c:v>
                      </c:pt>
                      <c:pt idx="5523" formatCode="General">
                        <c:v>472.43799999999999</c:v>
                      </c:pt>
                      <c:pt idx="5524" formatCode="General">
                        <c:v>472.44799999999998</c:v>
                      </c:pt>
                      <c:pt idx="5525" formatCode="General">
                        <c:v>472.45800000000003</c:v>
                      </c:pt>
                      <c:pt idx="5526" formatCode="General">
                        <c:v>472.46800000000002</c:v>
                      </c:pt>
                      <c:pt idx="5527" formatCode="General">
                        <c:v>472.47800000000001</c:v>
                      </c:pt>
                      <c:pt idx="5528" formatCode="General">
                        <c:v>472.488</c:v>
                      </c:pt>
                      <c:pt idx="5529" formatCode="General">
                        <c:v>472.49799999999999</c:v>
                      </c:pt>
                      <c:pt idx="5530" formatCode="General">
                        <c:v>472.50799999999998</c:v>
                      </c:pt>
                      <c:pt idx="5531" formatCode="General">
                        <c:v>472.51799999999997</c:v>
                      </c:pt>
                      <c:pt idx="5532" formatCode="General">
                        <c:v>472.52800000000002</c:v>
                      </c:pt>
                      <c:pt idx="5533" formatCode="General">
                        <c:v>472.53800000000001</c:v>
                      </c:pt>
                      <c:pt idx="5534" formatCode="General">
                        <c:v>472.548</c:v>
                      </c:pt>
                      <c:pt idx="5535" formatCode="General">
                        <c:v>472.55799999999999</c:v>
                      </c:pt>
                      <c:pt idx="5536" formatCode="General">
                        <c:v>472.56799999999998</c:v>
                      </c:pt>
                      <c:pt idx="5537" formatCode="General">
                        <c:v>472.57799999999997</c:v>
                      </c:pt>
                      <c:pt idx="5538" formatCode="General">
                        <c:v>472.58800000000002</c:v>
                      </c:pt>
                      <c:pt idx="5539" formatCode="General">
                        <c:v>472.59800000000001</c:v>
                      </c:pt>
                      <c:pt idx="5540" formatCode="General">
                        <c:v>472.608</c:v>
                      </c:pt>
                      <c:pt idx="5541" formatCode="General">
                        <c:v>472.61799999999999</c:v>
                      </c:pt>
                      <c:pt idx="5542" formatCode="General">
                        <c:v>472.62799999999999</c:v>
                      </c:pt>
                      <c:pt idx="5543" formatCode="General">
                        <c:v>472.63799999999998</c:v>
                      </c:pt>
                      <c:pt idx="5544" formatCode="General">
                        <c:v>472.64800000000002</c:v>
                      </c:pt>
                      <c:pt idx="5545" formatCode="General">
                        <c:v>472.65800000000002</c:v>
                      </c:pt>
                      <c:pt idx="5546" formatCode="General">
                        <c:v>472.66800000000001</c:v>
                      </c:pt>
                      <c:pt idx="5547" formatCode="General">
                        <c:v>472.678</c:v>
                      </c:pt>
                      <c:pt idx="5548" formatCode="General">
                        <c:v>472.68799999999999</c:v>
                      </c:pt>
                      <c:pt idx="5549" formatCode="General">
                        <c:v>472.69799999999998</c:v>
                      </c:pt>
                      <c:pt idx="5550" formatCode="General">
                        <c:v>472.70800000000003</c:v>
                      </c:pt>
                      <c:pt idx="5551" formatCode="General">
                        <c:v>472.71800000000002</c:v>
                      </c:pt>
                      <c:pt idx="5552" formatCode="General">
                        <c:v>472.72800000000001</c:v>
                      </c:pt>
                      <c:pt idx="5553" formatCode="General">
                        <c:v>472.738</c:v>
                      </c:pt>
                      <c:pt idx="5554" formatCode="General">
                        <c:v>472.74799999999999</c:v>
                      </c:pt>
                      <c:pt idx="5555" formatCode="General">
                        <c:v>472.75799999999998</c:v>
                      </c:pt>
                      <c:pt idx="5556" formatCode="General">
                        <c:v>472.76799999999997</c:v>
                      </c:pt>
                      <c:pt idx="5557" formatCode="General">
                        <c:v>472.77800000000002</c:v>
                      </c:pt>
                      <c:pt idx="5558" formatCode="General">
                        <c:v>472.78800000000001</c:v>
                      </c:pt>
                      <c:pt idx="5559" formatCode="General">
                        <c:v>472.798</c:v>
                      </c:pt>
                      <c:pt idx="5560" formatCode="General">
                        <c:v>472.80799999999999</c:v>
                      </c:pt>
                      <c:pt idx="5561" formatCode="General">
                        <c:v>472.81799999999998</c:v>
                      </c:pt>
                      <c:pt idx="5562" formatCode="General">
                        <c:v>472.82799999999997</c:v>
                      </c:pt>
                      <c:pt idx="5563" formatCode="General">
                        <c:v>472.83800000000002</c:v>
                      </c:pt>
                      <c:pt idx="5564" formatCode="General">
                        <c:v>472.84800000000001</c:v>
                      </c:pt>
                      <c:pt idx="5565" formatCode="General">
                        <c:v>472.858</c:v>
                      </c:pt>
                      <c:pt idx="5566" formatCode="General">
                        <c:v>472.86799999999999</c:v>
                      </c:pt>
                      <c:pt idx="5567" formatCode="General">
                        <c:v>472.87799999999999</c:v>
                      </c:pt>
                      <c:pt idx="5568" formatCode="General">
                        <c:v>472.88799999999998</c:v>
                      </c:pt>
                      <c:pt idx="5569" formatCode="General">
                        <c:v>472.89800000000002</c:v>
                      </c:pt>
                      <c:pt idx="5570" formatCode="General">
                        <c:v>472.90800000000002</c:v>
                      </c:pt>
                      <c:pt idx="5571" formatCode="General">
                        <c:v>472.91800000000001</c:v>
                      </c:pt>
                      <c:pt idx="5572" formatCode="General">
                        <c:v>472.928</c:v>
                      </c:pt>
                      <c:pt idx="5573" formatCode="General">
                        <c:v>472.93799999999999</c:v>
                      </c:pt>
                      <c:pt idx="5574" formatCode="General">
                        <c:v>472.94799999999998</c:v>
                      </c:pt>
                      <c:pt idx="5575" formatCode="General">
                        <c:v>472.95800000000003</c:v>
                      </c:pt>
                      <c:pt idx="5576" formatCode="General">
                        <c:v>472.96800000000002</c:v>
                      </c:pt>
                      <c:pt idx="5577" formatCode="General">
                        <c:v>472.97800000000001</c:v>
                      </c:pt>
                      <c:pt idx="5578" formatCode="General">
                        <c:v>472.988</c:v>
                      </c:pt>
                      <c:pt idx="5579" formatCode="General">
                        <c:v>472.99799999999999</c:v>
                      </c:pt>
                      <c:pt idx="5580" formatCode="General">
                        <c:v>473.00799999999998</c:v>
                      </c:pt>
                      <c:pt idx="5581" formatCode="General">
                        <c:v>473.01799999999997</c:v>
                      </c:pt>
                      <c:pt idx="5582" formatCode="General">
                        <c:v>473.02800000000002</c:v>
                      </c:pt>
                      <c:pt idx="5583" formatCode="General">
                        <c:v>473.03800000000001</c:v>
                      </c:pt>
                      <c:pt idx="5584" formatCode="General">
                        <c:v>473.048</c:v>
                      </c:pt>
                      <c:pt idx="5585" formatCode="General">
                        <c:v>473.05799999999999</c:v>
                      </c:pt>
                      <c:pt idx="5586" formatCode="General">
                        <c:v>473.06799999999998</c:v>
                      </c:pt>
                      <c:pt idx="5587" formatCode="General">
                        <c:v>473.07799999999997</c:v>
                      </c:pt>
                      <c:pt idx="5588" formatCode="General">
                        <c:v>473.08800000000002</c:v>
                      </c:pt>
                      <c:pt idx="5589" formatCode="General">
                        <c:v>473.09800000000001</c:v>
                      </c:pt>
                      <c:pt idx="5590" formatCode="General">
                        <c:v>473.108</c:v>
                      </c:pt>
                      <c:pt idx="5591" formatCode="General">
                        <c:v>473.11799999999999</c:v>
                      </c:pt>
                      <c:pt idx="5592" formatCode="General">
                        <c:v>473.12799999999999</c:v>
                      </c:pt>
                      <c:pt idx="5593" formatCode="General">
                        <c:v>473.13799999999998</c:v>
                      </c:pt>
                      <c:pt idx="5594" formatCode="General">
                        <c:v>473.14800000000002</c:v>
                      </c:pt>
                      <c:pt idx="5595" formatCode="General">
                        <c:v>473.15800000000002</c:v>
                      </c:pt>
                      <c:pt idx="5596" formatCode="General">
                        <c:v>473.16800000000001</c:v>
                      </c:pt>
                      <c:pt idx="5597" formatCode="General">
                        <c:v>473.178</c:v>
                      </c:pt>
                      <c:pt idx="5598" formatCode="General">
                        <c:v>473.18799999999999</c:v>
                      </c:pt>
                      <c:pt idx="5599" formatCode="General">
                        <c:v>473.19799999999998</c:v>
                      </c:pt>
                      <c:pt idx="5600" formatCode="General">
                        <c:v>473.20800000000003</c:v>
                      </c:pt>
                      <c:pt idx="5601" formatCode="General">
                        <c:v>473.21800000000002</c:v>
                      </c:pt>
                      <c:pt idx="5602" formatCode="General">
                        <c:v>473.22800000000001</c:v>
                      </c:pt>
                      <c:pt idx="5603" formatCode="General">
                        <c:v>473.238</c:v>
                      </c:pt>
                      <c:pt idx="5604" formatCode="General">
                        <c:v>473.24799999999999</c:v>
                      </c:pt>
                      <c:pt idx="5605" formatCode="General">
                        <c:v>473.25799999999998</c:v>
                      </c:pt>
                      <c:pt idx="5606" formatCode="General">
                        <c:v>473.26799999999997</c:v>
                      </c:pt>
                      <c:pt idx="5607" formatCode="General">
                        <c:v>473.27800000000002</c:v>
                      </c:pt>
                      <c:pt idx="5608" formatCode="General">
                        <c:v>473.28800000000001</c:v>
                      </c:pt>
                      <c:pt idx="5609" formatCode="General">
                        <c:v>473.298</c:v>
                      </c:pt>
                      <c:pt idx="5610" formatCode="General">
                        <c:v>473.30799999999999</c:v>
                      </c:pt>
                      <c:pt idx="5611" formatCode="General">
                        <c:v>473.31799999999998</c:v>
                      </c:pt>
                      <c:pt idx="5612" formatCode="General">
                        <c:v>473.32799999999997</c:v>
                      </c:pt>
                      <c:pt idx="5613" formatCode="General">
                        <c:v>473.33800000000002</c:v>
                      </c:pt>
                      <c:pt idx="5614" formatCode="General">
                        <c:v>473.34800000000001</c:v>
                      </c:pt>
                      <c:pt idx="5615" formatCode="General">
                        <c:v>473.358</c:v>
                      </c:pt>
                      <c:pt idx="5616" formatCode="General">
                        <c:v>473.36799999999999</c:v>
                      </c:pt>
                      <c:pt idx="5617" formatCode="General">
                        <c:v>473.37799999999999</c:v>
                      </c:pt>
                      <c:pt idx="5618" formatCode="General">
                        <c:v>473.38799999999998</c:v>
                      </c:pt>
                      <c:pt idx="5619" formatCode="General">
                        <c:v>473.39800000000002</c:v>
                      </c:pt>
                      <c:pt idx="5620" formatCode="General">
                        <c:v>473.40800000000002</c:v>
                      </c:pt>
                      <c:pt idx="5621" formatCode="General">
                        <c:v>473.41800000000001</c:v>
                      </c:pt>
                      <c:pt idx="5622" formatCode="General">
                        <c:v>473.428</c:v>
                      </c:pt>
                      <c:pt idx="5623" formatCode="General">
                        <c:v>473.43799999999999</c:v>
                      </c:pt>
                      <c:pt idx="5624" formatCode="General">
                        <c:v>473.44799999999998</c:v>
                      </c:pt>
                      <c:pt idx="5625" formatCode="General">
                        <c:v>473.45800000000003</c:v>
                      </c:pt>
                      <c:pt idx="5626" formatCode="General">
                        <c:v>473.46800000000002</c:v>
                      </c:pt>
                      <c:pt idx="5627" formatCode="General">
                        <c:v>473.47800000000001</c:v>
                      </c:pt>
                      <c:pt idx="5628" formatCode="General">
                        <c:v>473.488</c:v>
                      </c:pt>
                      <c:pt idx="5629" formatCode="General">
                        <c:v>473.49799999999999</c:v>
                      </c:pt>
                      <c:pt idx="5630" formatCode="General">
                        <c:v>473.50799999999998</c:v>
                      </c:pt>
                      <c:pt idx="5631" formatCode="General">
                        <c:v>473.51799999999997</c:v>
                      </c:pt>
                      <c:pt idx="5632" formatCode="General">
                        <c:v>473.52800000000002</c:v>
                      </c:pt>
                      <c:pt idx="5633" formatCode="General">
                        <c:v>473.53800000000001</c:v>
                      </c:pt>
                      <c:pt idx="5634" formatCode="General">
                        <c:v>473.548</c:v>
                      </c:pt>
                      <c:pt idx="5635" formatCode="General">
                        <c:v>473.55799999999999</c:v>
                      </c:pt>
                      <c:pt idx="5636" formatCode="General">
                        <c:v>473.56799999999998</c:v>
                      </c:pt>
                      <c:pt idx="5637" formatCode="General">
                        <c:v>473.57799999999997</c:v>
                      </c:pt>
                      <c:pt idx="5638" formatCode="General">
                        <c:v>473.58800000000002</c:v>
                      </c:pt>
                      <c:pt idx="5639" formatCode="General">
                        <c:v>473.59800000000001</c:v>
                      </c:pt>
                      <c:pt idx="5640" formatCode="General">
                        <c:v>473.608</c:v>
                      </c:pt>
                      <c:pt idx="5641" formatCode="General">
                        <c:v>473.61799999999999</c:v>
                      </c:pt>
                      <c:pt idx="5642" formatCode="General">
                        <c:v>473.62799999999999</c:v>
                      </c:pt>
                      <c:pt idx="5643" formatCode="General">
                        <c:v>473.63799999999998</c:v>
                      </c:pt>
                      <c:pt idx="5644" formatCode="General">
                        <c:v>473.64800000000002</c:v>
                      </c:pt>
                      <c:pt idx="5645" formatCode="General">
                        <c:v>473.65800000000002</c:v>
                      </c:pt>
                      <c:pt idx="5646" formatCode="General">
                        <c:v>473.66800000000001</c:v>
                      </c:pt>
                      <c:pt idx="5647" formatCode="General">
                        <c:v>473.678</c:v>
                      </c:pt>
                      <c:pt idx="5648" formatCode="General">
                        <c:v>473.68799999999999</c:v>
                      </c:pt>
                      <c:pt idx="5649" formatCode="General">
                        <c:v>473.69799999999998</c:v>
                      </c:pt>
                      <c:pt idx="5650" formatCode="General">
                        <c:v>473.70800000000003</c:v>
                      </c:pt>
                      <c:pt idx="5651" formatCode="General">
                        <c:v>473.71800000000002</c:v>
                      </c:pt>
                      <c:pt idx="5652" formatCode="General">
                        <c:v>473.72800000000001</c:v>
                      </c:pt>
                      <c:pt idx="5653" formatCode="General">
                        <c:v>473.738</c:v>
                      </c:pt>
                      <c:pt idx="5654" formatCode="General">
                        <c:v>473.74799999999999</c:v>
                      </c:pt>
                      <c:pt idx="5655" formatCode="General">
                        <c:v>473.75799999999998</c:v>
                      </c:pt>
                      <c:pt idx="5656" formatCode="General">
                        <c:v>473.76799999999997</c:v>
                      </c:pt>
                      <c:pt idx="5657" formatCode="General">
                        <c:v>473.77800000000002</c:v>
                      </c:pt>
                      <c:pt idx="5658" formatCode="General">
                        <c:v>473.78800000000001</c:v>
                      </c:pt>
                      <c:pt idx="5659" formatCode="General">
                        <c:v>473.798</c:v>
                      </c:pt>
                      <c:pt idx="5660" formatCode="General">
                        <c:v>473.80799999999999</c:v>
                      </c:pt>
                      <c:pt idx="5661" formatCode="General">
                        <c:v>473.81799999999998</c:v>
                      </c:pt>
                      <c:pt idx="5662" formatCode="General">
                        <c:v>473.82799999999997</c:v>
                      </c:pt>
                      <c:pt idx="5663" formatCode="General">
                        <c:v>473.83800000000002</c:v>
                      </c:pt>
                      <c:pt idx="5664" formatCode="General">
                        <c:v>473.84800000000001</c:v>
                      </c:pt>
                      <c:pt idx="5665" formatCode="General">
                        <c:v>473.858</c:v>
                      </c:pt>
                      <c:pt idx="5666" formatCode="General">
                        <c:v>473.86799999999999</c:v>
                      </c:pt>
                      <c:pt idx="5667" formatCode="General">
                        <c:v>473.87799999999999</c:v>
                      </c:pt>
                      <c:pt idx="5668" formatCode="General">
                        <c:v>473.88799999999998</c:v>
                      </c:pt>
                      <c:pt idx="5669" formatCode="General">
                        <c:v>473.89800000000002</c:v>
                      </c:pt>
                      <c:pt idx="5670" formatCode="General">
                        <c:v>473.90800000000002</c:v>
                      </c:pt>
                      <c:pt idx="5671" formatCode="General">
                        <c:v>473.91800000000001</c:v>
                      </c:pt>
                      <c:pt idx="5672" formatCode="General">
                        <c:v>473.928</c:v>
                      </c:pt>
                      <c:pt idx="5673" formatCode="General">
                        <c:v>473.93799999999999</c:v>
                      </c:pt>
                      <c:pt idx="5674" formatCode="General">
                        <c:v>473.94799999999998</c:v>
                      </c:pt>
                      <c:pt idx="5675" formatCode="General">
                        <c:v>473.95800000000003</c:v>
                      </c:pt>
                      <c:pt idx="5676" formatCode="General">
                        <c:v>473.96800000000002</c:v>
                      </c:pt>
                      <c:pt idx="5677" formatCode="General">
                        <c:v>473.97800000000001</c:v>
                      </c:pt>
                      <c:pt idx="5678" formatCode="General">
                        <c:v>473.988</c:v>
                      </c:pt>
                      <c:pt idx="5679" formatCode="General">
                        <c:v>473.99799999999999</c:v>
                      </c:pt>
                      <c:pt idx="5680" formatCode="General">
                        <c:v>474.00799999999998</c:v>
                      </c:pt>
                      <c:pt idx="5681" formatCode="General">
                        <c:v>474.01799999999997</c:v>
                      </c:pt>
                      <c:pt idx="5682" formatCode="General">
                        <c:v>474.02800000000002</c:v>
                      </c:pt>
                      <c:pt idx="5683" formatCode="General">
                        <c:v>474.03800000000001</c:v>
                      </c:pt>
                      <c:pt idx="5684" formatCode="General">
                        <c:v>474.048</c:v>
                      </c:pt>
                      <c:pt idx="5685" formatCode="General">
                        <c:v>474.05799999999999</c:v>
                      </c:pt>
                      <c:pt idx="5686" formatCode="General">
                        <c:v>474.06799999999998</c:v>
                      </c:pt>
                      <c:pt idx="5687" formatCode="General">
                        <c:v>474.07799999999997</c:v>
                      </c:pt>
                      <c:pt idx="5688" formatCode="General">
                        <c:v>474.08800000000002</c:v>
                      </c:pt>
                      <c:pt idx="5689" formatCode="General">
                        <c:v>474.09800000000001</c:v>
                      </c:pt>
                      <c:pt idx="5690" formatCode="General">
                        <c:v>474.108</c:v>
                      </c:pt>
                      <c:pt idx="5691" formatCode="General">
                        <c:v>474.11799999999999</c:v>
                      </c:pt>
                      <c:pt idx="5692" formatCode="General">
                        <c:v>474.12799999999999</c:v>
                      </c:pt>
                      <c:pt idx="5693" formatCode="General">
                        <c:v>474.13799999999998</c:v>
                      </c:pt>
                      <c:pt idx="5694" formatCode="General">
                        <c:v>474.14800000000002</c:v>
                      </c:pt>
                      <c:pt idx="5695" formatCode="General">
                        <c:v>474.15800000000002</c:v>
                      </c:pt>
                      <c:pt idx="5696" formatCode="General">
                        <c:v>474.16800000000001</c:v>
                      </c:pt>
                      <c:pt idx="5697" formatCode="General">
                        <c:v>474.178</c:v>
                      </c:pt>
                      <c:pt idx="5698" formatCode="General">
                        <c:v>474.18799999999999</c:v>
                      </c:pt>
                      <c:pt idx="5699" formatCode="General">
                        <c:v>474.19799999999998</c:v>
                      </c:pt>
                      <c:pt idx="5700" formatCode="General">
                        <c:v>474.20800000000003</c:v>
                      </c:pt>
                      <c:pt idx="5701" formatCode="General">
                        <c:v>474.21800000000002</c:v>
                      </c:pt>
                      <c:pt idx="5702" formatCode="General">
                        <c:v>474.22800000000001</c:v>
                      </c:pt>
                      <c:pt idx="5703" formatCode="General">
                        <c:v>474.238</c:v>
                      </c:pt>
                      <c:pt idx="5704" formatCode="General">
                        <c:v>474.24799999999999</c:v>
                      </c:pt>
                      <c:pt idx="5705" formatCode="General">
                        <c:v>474.25799999999998</c:v>
                      </c:pt>
                      <c:pt idx="5706" formatCode="General">
                        <c:v>474.26799999999997</c:v>
                      </c:pt>
                      <c:pt idx="5707" formatCode="General">
                        <c:v>474.27800000000002</c:v>
                      </c:pt>
                      <c:pt idx="5708" formatCode="General">
                        <c:v>474.28800000000001</c:v>
                      </c:pt>
                      <c:pt idx="5709" formatCode="General">
                        <c:v>474.298</c:v>
                      </c:pt>
                      <c:pt idx="5710" formatCode="General">
                        <c:v>474.30799999999999</c:v>
                      </c:pt>
                      <c:pt idx="5711" formatCode="General">
                        <c:v>474.31799999999998</c:v>
                      </c:pt>
                      <c:pt idx="5712" formatCode="General">
                        <c:v>474.32799999999997</c:v>
                      </c:pt>
                      <c:pt idx="5713" formatCode="General">
                        <c:v>474.33800000000002</c:v>
                      </c:pt>
                      <c:pt idx="5714" formatCode="General">
                        <c:v>474.34800000000001</c:v>
                      </c:pt>
                      <c:pt idx="5715" formatCode="General">
                        <c:v>474.358</c:v>
                      </c:pt>
                      <c:pt idx="5716" formatCode="General">
                        <c:v>474.36799999999999</c:v>
                      </c:pt>
                      <c:pt idx="5717" formatCode="General">
                        <c:v>474.37799999999999</c:v>
                      </c:pt>
                      <c:pt idx="5718" formatCode="General">
                        <c:v>474.38799999999998</c:v>
                      </c:pt>
                      <c:pt idx="5719" formatCode="General">
                        <c:v>474.39800000000002</c:v>
                      </c:pt>
                      <c:pt idx="5720" formatCode="General">
                        <c:v>474.40800000000002</c:v>
                      </c:pt>
                      <c:pt idx="5721" formatCode="General">
                        <c:v>474.41800000000001</c:v>
                      </c:pt>
                      <c:pt idx="5722" formatCode="General">
                        <c:v>474.428</c:v>
                      </c:pt>
                      <c:pt idx="5723" formatCode="General">
                        <c:v>474.43799999999999</c:v>
                      </c:pt>
                      <c:pt idx="5724" formatCode="General">
                        <c:v>474.44799999999998</c:v>
                      </c:pt>
                      <c:pt idx="5725" formatCode="General">
                        <c:v>474.45800000000003</c:v>
                      </c:pt>
                      <c:pt idx="5726" formatCode="General">
                        <c:v>474.46800000000002</c:v>
                      </c:pt>
                      <c:pt idx="5727" formatCode="General">
                        <c:v>474.47800000000001</c:v>
                      </c:pt>
                      <c:pt idx="5728" formatCode="General">
                        <c:v>474.488</c:v>
                      </c:pt>
                      <c:pt idx="5729" formatCode="General">
                        <c:v>474.49799999999999</c:v>
                      </c:pt>
                      <c:pt idx="5730" formatCode="General">
                        <c:v>474.50799999999998</c:v>
                      </c:pt>
                      <c:pt idx="5731" formatCode="General">
                        <c:v>474.51799999999997</c:v>
                      </c:pt>
                      <c:pt idx="5732" formatCode="General">
                        <c:v>474.52800000000002</c:v>
                      </c:pt>
                      <c:pt idx="5733" formatCode="General">
                        <c:v>474.53800000000001</c:v>
                      </c:pt>
                      <c:pt idx="5734" formatCode="General">
                        <c:v>474.548</c:v>
                      </c:pt>
                      <c:pt idx="5735" formatCode="General">
                        <c:v>474.55799999999999</c:v>
                      </c:pt>
                      <c:pt idx="5736" formatCode="General">
                        <c:v>474.56799999999998</c:v>
                      </c:pt>
                      <c:pt idx="5737" formatCode="General">
                        <c:v>474.57799999999997</c:v>
                      </c:pt>
                      <c:pt idx="5738" formatCode="General">
                        <c:v>474.58800000000002</c:v>
                      </c:pt>
                      <c:pt idx="5739" formatCode="General">
                        <c:v>474.59800000000001</c:v>
                      </c:pt>
                      <c:pt idx="5740" formatCode="General">
                        <c:v>474.608</c:v>
                      </c:pt>
                      <c:pt idx="5741" formatCode="General">
                        <c:v>474.61799999999999</c:v>
                      </c:pt>
                      <c:pt idx="5742" formatCode="General">
                        <c:v>474.62799999999999</c:v>
                      </c:pt>
                      <c:pt idx="5743" formatCode="General">
                        <c:v>474.63799999999998</c:v>
                      </c:pt>
                      <c:pt idx="5744" formatCode="General">
                        <c:v>474.64800000000002</c:v>
                      </c:pt>
                      <c:pt idx="5745" formatCode="General">
                        <c:v>474.65800000000002</c:v>
                      </c:pt>
                      <c:pt idx="5746" formatCode="General">
                        <c:v>474.66800000000001</c:v>
                      </c:pt>
                      <c:pt idx="5747" formatCode="General">
                        <c:v>474.678</c:v>
                      </c:pt>
                      <c:pt idx="5748" formatCode="General">
                        <c:v>474.68799999999999</c:v>
                      </c:pt>
                      <c:pt idx="5749" formatCode="General">
                        <c:v>474.69799999999998</c:v>
                      </c:pt>
                      <c:pt idx="5750" formatCode="General">
                        <c:v>474.70800000000003</c:v>
                      </c:pt>
                      <c:pt idx="5751" formatCode="General">
                        <c:v>474.71800000000002</c:v>
                      </c:pt>
                      <c:pt idx="5752" formatCode="General">
                        <c:v>474.72800000000001</c:v>
                      </c:pt>
                      <c:pt idx="5753" formatCode="General">
                        <c:v>474.738</c:v>
                      </c:pt>
                      <c:pt idx="5754" formatCode="General">
                        <c:v>474.74799999999999</c:v>
                      </c:pt>
                      <c:pt idx="5755" formatCode="General">
                        <c:v>474.75799999999998</c:v>
                      </c:pt>
                      <c:pt idx="5756" formatCode="General">
                        <c:v>474.76799999999997</c:v>
                      </c:pt>
                      <c:pt idx="5757" formatCode="General">
                        <c:v>474.77800000000002</c:v>
                      </c:pt>
                      <c:pt idx="5758" formatCode="General">
                        <c:v>474.78800000000001</c:v>
                      </c:pt>
                      <c:pt idx="5759" formatCode="General">
                        <c:v>474.798</c:v>
                      </c:pt>
                      <c:pt idx="5760" formatCode="General">
                        <c:v>474.80799999999999</c:v>
                      </c:pt>
                      <c:pt idx="5761" formatCode="General">
                        <c:v>474.81799999999998</c:v>
                      </c:pt>
                      <c:pt idx="5762" formatCode="General">
                        <c:v>474.82799999999997</c:v>
                      </c:pt>
                      <c:pt idx="5763" formatCode="General">
                        <c:v>474.83800000000002</c:v>
                      </c:pt>
                      <c:pt idx="5764" formatCode="General">
                        <c:v>474.84800000000001</c:v>
                      </c:pt>
                      <c:pt idx="5765" formatCode="General">
                        <c:v>474.858</c:v>
                      </c:pt>
                      <c:pt idx="5766" formatCode="General">
                        <c:v>474.86799999999999</c:v>
                      </c:pt>
                      <c:pt idx="5767" formatCode="General">
                        <c:v>474.87799999999999</c:v>
                      </c:pt>
                      <c:pt idx="5768" formatCode="General">
                        <c:v>474.88799999999998</c:v>
                      </c:pt>
                      <c:pt idx="5769" formatCode="General">
                        <c:v>474.89800000000002</c:v>
                      </c:pt>
                      <c:pt idx="5770" formatCode="General">
                        <c:v>474.90800000000002</c:v>
                      </c:pt>
                      <c:pt idx="5771" formatCode="General">
                        <c:v>474.91800000000001</c:v>
                      </c:pt>
                      <c:pt idx="5772" formatCode="General">
                        <c:v>474.928</c:v>
                      </c:pt>
                      <c:pt idx="5773" formatCode="General">
                        <c:v>474.93799999999999</c:v>
                      </c:pt>
                      <c:pt idx="5774" formatCode="General">
                        <c:v>474.94799999999998</c:v>
                      </c:pt>
                      <c:pt idx="5775" formatCode="General">
                        <c:v>474.95800000000003</c:v>
                      </c:pt>
                      <c:pt idx="5776" formatCode="General">
                        <c:v>474.96800000000002</c:v>
                      </c:pt>
                      <c:pt idx="5777" formatCode="General">
                        <c:v>474.97800000000001</c:v>
                      </c:pt>
                      <c:pt idx="5778" formatCode="General">
                        <c:v>474.988</c:v>
                      </c:pt>
                      <c:pt idx="5779" formatCode="General">
                        <c:v>474.99799999999999</c:v>
                      </c:pt>
                      <c:pt idx="5780" formatCode="General">
                        <c:v>475.00799999999998</c:v>
                      </c:pt>
                      <c:pt idx="5781" formatCode="General">
                        <c:v>475.01799999999997</c:v>
                      </c:pt>
                      <c:pt idx="5782" formatCode="General">
                        <c:v>475.02800000000002</c:v>
                      </c:pt>
                      <c:pt idx="5783" formatCode="General">
                        <c:v>475.03800000000001</c:v>
                      </c:pt>
                      <c:pt idx="5784" formatCode="General">
                        <c:v>475.048</c:v>
                      </c:pt>
                      <c:pt idx="5785" formatCode="General">
                        <c:v>475.05799999999999</c:v>
                      </c:pt>
                      <c:pt idx="5786" formatCode="General">
                        <c:v>475.06799999999998</c:v>
                      </c:pt>
                      <c:pt idx="5787" formatCode="General">
                        <c:v>475.07799999999997</c:v>
                      </c:pt>
                      <c:pt idx="5788" formatCode="General">
                        <c:v>475.08800000000002</c:v>
                      </c:pt>
                      <c:pt idx="5789" formatCode="General">
                        <c:v>475.09800000000001</c:v>
                      </c:pt>
                      <c:pt idx="5790" formatCode="General">
                        <c:v>475.108</c:v>
                      </c:pt>
                      <c:pt idx="5791" formatCode="General">
                        <c:v>475.11500000000001</c:v>
                      </c:pt>
                      <c:pt idx="5792" formatCode="General">
                        <c:v>475.11500000000001</c:v>
                      </c:pt>
                      <c:pt idx="5793" formatCode="General">
                        <c:v>476.11500000000001</c:v>
                      </c:pt>
                      <c:pt idx="5794" formatCode="General">
                        <c:v>477.11500000000001</c:v>
                      </c:pt>
                      <c:pt idx="5795" formatCode="General">
                        <c:v>478.11500000000001</c:v>
                      </c:pt>
                      <c:pt idx="5796" formatCode="General">
                        <c:v>479.11500000000001</c:v>
                      </c:pt>
                      <c:pt idx="5797" formatCode="General">
                        <c:v>480.11500000000001</c:v>
                      </c:pt>
                      <c:pt idx="5798" formatCode="General">
                        <c:v>481.11500000000001</c:v>
                      </c:pt>
                      <c:pt idx="5799" formatCode="General">
                        <c:v>482.11500000000001</c:v>
                      </c:pt>
                      <c:pt idx="5800" formatCode="General">
                        <c:v>483.11500000000001</c:v>
                      </c:pt>
                      <c:pt idx="5801" formatCode="General">
                        <c:v>484.11500000000001</c:v>
                      </c:pt>
                      <c:pt idx="5802" formatCode="General">
                        <c:v>485.11500000000001</c:v>
                      </c:pt>
                      <c:pt idx="5803" formatCode="General">
                        <c:v>486.11500000000001</c:v>
                      </c:pt>
                      <c:pt idx="5804" formatCode="General">
                        <c:v>487.11500000000001</c:v>
                      </c:pt>
                      <c:pt idx="5805" formatCode="General">
                        <c:v>488.11500000000001</c:v>
                      </c:pt>
                      <c:pt idx="5806" formatCode="General">
                        <c:v>489.11500000000001</c:v>
                      </c:pt>
                      <c:pt idx="5807" formatCode="General">
                        <c:v>490.11500000000001</c:v>
                      </c:pt>
                      <c:pt idx="5808" formatCode="General">
                        <c:v>491.11500000000001</c:v>
                      </c:pt>
                      <c:pt idx="5809" formatCode="General">
                        <c:v>492.11500000000001</c:v>
                      </c:pt>
                      <c:pt idx="5810" formatCode="General">
                        <c:v>493.11500000000001</c:v>
                      </c:pt>
                      <c:pt idx="5811" formatCode="General">
                        <c:v>494.11500000000001</c:v>
                      </c:pt>
                      <c:pt idx="5812" formatCode="General">
                        <c:v>495.11500000000001</c:v>
                      </c:pt>
                      <c:pt idx="5813" formatCode="General">
                        <c:v>496.11500000000001</c:v>
                      </c:pt>
                      <c:pt idx="5814" formatCode="General">
                        <c:v>497.11500000000001</c:v>
                      </c:pt>
                      <c:pt idx="5815" formatCode="General">
                        <c:v>498.11500000000001</c:v>
                      </c:pt>
                      <c:pt idx="5816" formatCode="General">
                        <c:v>499.11500000000001</c:v>
                      </c:pt>
                      <c:pt idx="5817" formatCode="General">
                        <c:v>500.11500000000001</c:v>
                      </c:pt>
                      <c:pt idx="5818" formatCode="General">
                        <c:v>501.11500000000001</c:v>
                      </c:pt>
                      <c:pt idx="5819" formatCode="General">
                        <c:v>502.11500000000001</c:v>
                      </c:pt>
                      <c:pt idx="5820" formatCode="General">
                        <c:v>503.11500000000001</c:v>
                      </c:pt>
                      <c:pt idx="5821" formatCode="General">
                        <c:v>504.11500000000001</c:v>
                      </c:pt>
                      <c:pt idx="5822" formatCode="General">
                        <c:v>505.11500000000001</c:v>
                      </c:pt>
                      <c:pt idx="5823" formatCode="General">
                        <c:v>506.11500000000001</c:v>
                      </c:pt>
                      <c:pt idx="5824" formatCode="General">
                        <c:v>507.11500000000001</c:v>
                      </c:pt>
                      <c:pt idx="5825" formatCode="General">
                        <c:v>508.11500000000001</c:v>
                      </c:pt>
                      <c:pt idx="5826" formatCode="General">
                        <c:v>509.11500000000001</c:v>
                      </c:pt>
                      <c:pt idx="5827" formatCode="General">
                        <c:v>510.11500000000001</c:v>
                      </c:pt>
                      <c:pt idx="5828" formatCode="General">
                        <c:v>511.11500000000001</c:v>
                      </c:pt>
                      <c:pt idx="5829" formatCode="General">
                        <c:v>512.11500000000001</c:v>
                      </c:pt>
                      <c:pt idx="5830" formatCode="General">
                        <c:v>513.11500000000001</c:v>
                      </c:pt>
                      <c:pt idx="5831" formatCode="General">
                        <c:v>514.11500000000001</c:v>
                      </c:pt>
                      <c:pt idx="5832" formatCode="General">
                        <c:v>515.11500000000001</c:v>
                      </c:pt>
                      <c:pt idx="5833" formatCode="General">
                        <c:v>516.11500000000001</c:v>
                      </c:pt>
                      <c:pt idx="5834" formatCode="General">
                        <c:v>517.11500000000001</c:v>
                      </c:pt>
                      <c:pt idx="5835" formatCode="General">
                        <c:v>518.11500000000001</c:v>
                      </c:pt>
                      <c:pt idx="5836" formatCode="General">
                        <c:v>519.11500000000001</c:v>
                      </c:pt>
                      <c:pt idx="5837" formatCode="General">
                        <c:v>520.11500000000001</c:v>
                      </c:pt>
                      <c:pt idx="5838" formatCode="General">
                        <c:v>521.11500000000001</c:v>
                      </c:pt>
                      <c:pt idx="5839" formatCode="General">
                        <c:v>522.11500000000001</c:v>
                      </c:pt>
                      <c:pt idx="5840" formatCode="General">
                        <c:v>523.11500000000001</c:v>
                      </c:pt>
                      <c:pt idx="5841" formatCode="General">
                        <c:v>524.11500000000001</c:v>
                      </c:pt>
                      <c:pt idx="5842" formatCode="General">
                        <c:v>525.11500000000001</c:v>
                      </c:pt>
                      <c:pt idx="5843" formatCode="General">
                        <c:v>526.11500000000001</c:v>
                      </c:pt>
                      <c:pt idx="5844" formatCode="General">
                        <c:v>527.11500000000001</c:v>
                      </c:pt>
                      <c:pt idx="5845" formatCode="General">
                        <c:v>528.11500000000001</c:v>
                      </c:pt>
                      <c:pt idx="5846" formatCode="General">
                        <c:v>529.11500000000001</c:v>
                      </c:pt>
                      <c:pt idx="5847" formatCode="General">
                        <c:v>530.11500000000001</c:v>
                      </c:pt>
                      <c:pt idx="5848" formatCode="General">
                        <c:v>531.11500000000001</c:v>
                      </c:pt>
                      <c:pt idx="5849" formatCode="General">
                        <c:v>532.11500000000001</c:v>
                      </c:pt>
                      <c:pt idx="5850" formatCode="General">
                        <c:v>533.11500000000001</c:v>
                      </c:pt>
                      <c:pt idx="5851" formatCode="General">
                        <c:v>534.11500000000001</c:v>
                      </c:pt>
                      <c:pt idx="5852" formatCode="General">
                        <c:v>535.11500000000001</c:v>
                      </c:pt>
                      <c:pt idx="5853" formatCode="General">
                        <c:v>536.11500000000001</c:v>
                      </c:pt>
                      <c:pt idx="5854" formatCode="General">
                        <c:v>537.11500000000001</c:v>
                      </c:pt>
                      <c:pt idx="5855" formatCode="General">
                        <c:v>538.11500000000001</c:v>
                      </c:pt>
                      <c:pt idx="5856" formatCode="General">
                        <c:v>539.11500000000001</c:v>
                      </c:pt>
                      <c:pt idx="5857" formatCode="General">
                        <c:v>540.11500000000001</c:v>
                      </c:pt>
                      <c:pt idx="5858" formatCode="General">
                        <c:v>541.11500000000001</c:v>
                      </c:pt>
                      <c:pt idx="5859" formatCode="General">
                        <c:v>542.11500000000001</c:v>
                      </c:pt>
                      <c:pt idx="5860" formatCode="General">
                        <c:v>543.11500000000001</c:v>
                      </c:pt>
                      <c:pt idx="5861" formatCode="General">
                        <c:v>544.11500000000001</c:v>
                      </c:pt>
                      <c:pt idx="5862" formatCode="General">
                        <c:v>545.11500000000001</c:v>
                      </c:pt>
                      <c:pt idx="5863" formatCode="General">
                        <c:v>545.30799999999999</c:v>
                      </c:pt>
                      <c:pt idx="5864" formatCode="General">
                        <c:v>545.30799999999999</c:v>
                      </c:pt>
                      <c:pt idx="5865" formatCode="General">
                        <c:v>545.31799999999998</c:v>
                      </c:pt>
                      <c:pt idx="5866" formatCode="General">
                        <c:v>545.32799999999997</c:v>
                      </c:pt>
                      <c:pt idx="5867" formatCode="General">
                        <c:v>545.33799999999997</c:v>
                      </c:pt>
                      <c:pt idx="5868" formatCode="General">
                        <c:v>545.34799999999996</c:v>
                      </c:pt>
                      <c:pt idx="5869" formatCode="General">
                        <c:v>545.35799999999995</c:v>
                      </c:pt>
                      <c:pt idx="5870" formatCode="General">
                        <c:v>545.36800000000005</c:v>
                      </c:pt>
                      <c:pt idx="5871" formatCode="General">
                        <c:v>545.37800000000004</c:v>
                      </c:pt>
                      <c:pt idx="5872" formatCode="General">
                        <c:v>545.38800000000003</c:v>
                      </c:pt>
                      <c:pt idx="5873" formatCode="General">
                        <c:v>545.39800000000002</c:v>
                      </c:pt>
                      <c:pt idx="5874" formatCode="General">
                        <c:v>545.40800000000002</c:v>
                      </c:pt>
                      <c:pt idx="5875" formatCode="General">
                        <c:v>545.41800000000001</c:v>
                      </c:pt>
                      <c:pt idx="5876" formatCode="General">
                        <c:v>545.428</c:v>
                      </c:pt>
                      <c:pt idx="5877" formatCode="General">
                        <c:v>545.43799999999999</c:v>
                      </c:pt>
                      <c:pt idx="5878" formatCode="General">
                        <c:v>545.44799999999998</c:v>
                      </c:pt>
                      <c:pt idx="5879" formatCode="General">
                        <c:v>545.45799999999997</c:v>
                      </c:pt>
                      <c:pt idx="5880" formatCode="General">
                        <c:v>545.46799999999996</c:v>
                      </c:pt>
                      <c:pt idx="5881" formatCode="General">
                        <c:v>545.47799999999995</c:v>
                      </c:pt>
                      <c:pt idx="5882" formatCode="General">
                        <c:v>545.48800000000006</c:v>
                      </c:pt>
                      <c:pt idx="5883" formatCode="General">
                        <c:v>545.49800000000005</c:v>
                      </c:pt>
                      <c:pt idx="5884" formatCode="General">
                        <c:v>545.50800000000004</c:v>
                      </c:pt>
                      <c:pt idx="5885" formatCode="General">
                        <c:v>545.51800000000003</c:v>
                      </c:pt>
                      <c:pt idx="5886" formatCode="General">
                        <c:v>545.52800000000002</c:v>
                      </c:pt>
                      <c:pt idx="5887" formatCode="General">
                        <c:v>545.53800000000001</c:v>
                      </c:pt>
                      <c:pt idx="5888" formatCode="General">
                        <c:v>545.548</c:v>
                      </c:pt>
                      <c:pt idx="5889" formatCode="General">
                        <c:v>545.55799999999999</c:v>
                      </c:pt>
                      <c:pt idx="5890" formatCode="General">
                        <c:v>545.56799999999998</c:v>
                      </c:pt>
                      <c:pt idx="5891" formatCode="General">
                        <c:v>545.57799999999997</c:v>
                      </c:pt>
                      <c:pt idx="5892" formatCode="General">
                        <c:v>545.58799999999997</c:v>
                      </c:pt>
                      <c:pt idx="5893" formatCode="General">
                        <c:v>545.59799999999996</c:v>
                      </c:pt>
                      <c:pt idx="5894" formatCode="General">
                        <c:v>545.60799999999995</c:v>
                      </c:pt>
                      <c:pt idx="5895" formatCode="General">
                        <c:v>545.61800000000005</c:v>
                      </c:pt>
                      <c:pt idx="5896" formatCode="General">
                        <c:v>545.62800000000004</c:v>
                      </c:pt>
                      <c:pt idx="5897" formatCode="General">
                        <c:v>545.63800000000003</c:v>
                      </c:pt>
                      <c:pt idx="5898" formatCode="General">
                        <c:v>545.64800000000002</c:v>
                      </c:pt>
                      <c:pt idx="5899" formatCode="General">
                        <c:v>545.65800000000002</c:v>
                      </c:pt>
                      <c:pt idx="5900" formatCode="General">
                        <c:v>545.66800000000001</c:v>
                      </c:pt>
                      <c:pt idx="5901" formatCode="General">
                        <c:v>545.678</c:v>
                      </c:pt>
                      <c:pt idx="5902" formatCode="General">
                        <c:v>545.68799999999999</c:v>
                      </c:pt>
                      <c:pt idx="5903" formatCode="General">
                        <c:v>545.69799999999998</c:v>
                      </c:pt>
                      <c:pt idx="5904" formatCode="General">
                        <c:v>545.70799999999997</c:v>
                      </c:pt>
                      <c:pt idx="5905" formatCode="General">
                        <c:v>545.71799999999996</c:v>
                      </c:pt>
                      <c:pt idx="5906" formatCode="General">
                        <c:v>545.72799999999995</c:v>
                      </c:pt>
                      <c:pt idx="5907" formatCode="General">
                        <c:v>545.73800000000006</c:v>
                      </c:pt>
                      <c:pt idx="5908" formatCode="General">
                        <c:v>545.74800000000005</c:v>
                      </c:pt>
                      <c:pt idx="5909" formatCode="General">
                        <c:v>545.75800000000004</c:v>
                      </c:pt>
                      <c:pt idx="5910" formatCode="General">
                        <c:v>545.76800000000003</c:v>
                      </c:pt>
                      <c:pt idx="5911" formatCode="General">
                        <c:v>545.77800000000002</c:v>
                      </c:pt>
                      <c:pt idx="5912" formatCode="General">
                        <c:v>545.78800000000001</c:v>
                      </c:pt>
                      <c:pt idx="5913" formatCode="General">
                        <c:v>545.798</c:v>
                      </c:pt>
                      <c:pt idx="5914" formatCode="General">
                        <c:v>545.80799999999999</c:v>
                      </c:pt>
                      <c:pt idx="5915" formatCode="General">
                        <c:v>545.81799999999998</c:v>
                      </c:pt>
                      <c:pt idx="5916" formatCode="General">
                        <c:v>545.82799999999997</c:v>
                      </c:pt>
                      <c:pt idx="5917" formatCode="General">
                        <c:v>545.83799999999997</c:v>
                      </c:pt>
                      <c:pt idx="5918" formatCode="General">
                        <c:v>545.84799999999996</c:v>
                      </c:pt>
                      <c:pt idx="5919" formatCode="General">
                        <c:v>545.85799999999995</c:v>
                      </c:pt>
                      <c:pt idx="5920" formatCode="General">
                        <c:v>545.86800000000005</c:v>
                      </c:pt>
                      <c:pt idx="5921" formatCode="General">
                        <c:v>545.87800000000004</c:v>
                      </c:pt>
                      <c:pt idx="5922" formatCode="General">
                        <c:v>545.88800000000003</c:v>
                      </c:pt>
                      <c:pt idx="5923" formatCode="General">
                        <c:v>545.89800000000002</c:v>
                      </c:pt>
                      <c:pt idx="5924" formatCode="General">
                        <c:v>545.90800000000002</c:v>
                      </c:pt>
                      <c:pt idx="5925" formatCode="General">
                        <c:v>545.91800000000001</c:v>
                      </c:pt>
                      <c:pt idx="5926" formatCode="General">
                        <c:v>545.928</c:v>
                      </c:pt>
                      <c:pt idx="5927" formatCode="General">
                        <c:v>545.93799999999999</c:v>
                      </c:pt>
                      <c:pt idx="5928" formatCode="General">
                        <c:v>545.94799999999998</c:v>
                      </c:pt>
                      <c:pt idx="5929" formatCode="General">
                        <c:v>545.95799999999997</c:v>
                      </c:pt>
                      <c:pt idx="5930" formatCode="General">
                        <c:v>545.96799999999996</c:v>
                      </c:pt>
                      <c:pt idx="5931" formatCode="General">
                        <c:v>545.97799999999995</c:v>
                      </c:pt>
                      <c:pt idx="5932" formatCode="General">
                        <c:v>545.98800000000006</c:v>
                      </c:pt>
                      <c:pt idx="5933" formatCode="General">
                        <c:v>545.99800000000005</c:v>
                      </c:pt>
                      <c:pt idx="5934" formatCode="General">
                        <c:v>546.00800000000004</c:v>
                      </c:pt>
                      <c:pt idx="5935" formatCode="General">
                        <c:v>546.01800000000003</c:v>
                      </c:pt>
                      <c:pt idx="5936" formatCode="General">
                        <c:v>546.02800000000002</c:v>
                      </c:pt>
                      <c:pt idx="5937" formatCode="General">
                        <c:v>546.03800000000001</c:v>
                      </c:pt>
                      <c:pt idx="5938" formatCode="General">
                        <c:v>546.048</c:v>
                      </c:pt>
                      <c:pt idx="5939" formatCode="General">
                        <c:v>546.05799999999999</c:v>
                      </c:pt>
                      <c:pt idx="5940" formatCode="General">
                        <c:v>546.06799999999998</c:v>
                      </c:pt>
                      <c:pt idx="5941" formatCode="General">
                        <c:v>546.07799999999997</c:v>
                      </c:pt>
                      <c:pt idx="5942" formatCode="General">
                        <c:v>546.08799999999997</c:v>
                      </c:pt>
                      <c:pt idx="5943" formatCode="General">
                        <c:v>546.09799999999996</c:v>
                      </c:pt>
                      <c:pt idx="5944" formatCode="General">
                        <c:v>546.10799999999995</c:v>
                      </c:pt>
                      <c:pt idx="5945" formatCode="General">
                        <c:v>546.11800000000005</c:v>
                      </c:pt>
                      <c:pt idx="5946" formatCode="General">
                        <c:v>546.12800000000004</c:v>
                      </c:pt>
                      <c:pt idx="5947" formatCode="General">
                        <c:v>546.13800000000003</c:v>
                      </c:pt>
                      <c:pt idx="5948" formatCode="General">
                        <c:v>546.14800000000002</c:v>
                      </c:pt>
                      <c:pt idx="5949" formatCode="General">
                        <c:v>546.15800000000002</c:v>
                      </c:pt>
                      <c:pt idx="5950" formatCode="General">
                        <c:v>546.16800000000001</c:v>
                      </c:pt>
                      <c:pt idx="5951" formatCode="General">
                        <c:v>546.178</c:v>
                      </c:pt>
                      <c:pt idx="5952" formatCode="General">
                        <c:v>546.18799999999999</c:v>
                      </c:pt>
                      <c:pt idx="5953" formatCode="General">
                        <c:v>546.19799999999998</c:v>
                      </c:pt>
                      <c:pt idx="5954" formatCode="General">
                        <c:v>546.20799999999997</c:v>
                      </c:pt>
                      <c:pt idx="5955" formatCode="General">
                        <c:v>546.21799999999996</c:v>
                      </c:pt>
                      <c:pt idx="5956" formatCode="General">
                        <c:v>546.22799999999995</c:v>
                      </c:pt>
                      <c:pt idx="5957" formatCode="General">
                        <c:v>546.23800000000006</c:v>
                      </c:pt>
                      <c:pt idx="5958" formatCode="General">
                        <c:v>546.24800000000005</c:v>
                      </c:pt>
                      <c:pt idx="5959" formatCode="General">
                        <c:v>546.25800000000004</c:v>
                      </c:pt>
                      <c:pt idx="5960" formatCode="General">
                        <c:v>546.26800000000003</c:v>
                      </c:pt>
                      <c:pt idx="5961" formatCode="General">
                        <c:v>546.27800000000002</c:v>
                      </c:pt>
                      <c:pt idx="5962" formatCode="General">
                        <c:v>546.28800000000001</c:v>
                      </c:pt>
                      <c:pt idx="5963" formatCode="General">
                        <c:v>546.298</c:v>
                      </c:pt>
                      <c:pt idx="5964" formatCode="General">
                        <c:v>546.30799999999999</c:v>
                      </c:pt>
                      <c:pt idx="5965" formatCode="General">
                        <c:v>546.31799999999998</c:v>
                      </c:pt>
                      <c:pt idx="5966" formatCode="General">
                        <c:v>546.32799999999997</c:v>
                      </c:pt>
                      <c:pt idx="5967" formatCode="General">
                        <c:v>546.33799999999997</c:v>
                      </c:pt>
                      <c:pt idx="5968" formatCode="General">
                        <c:v>546.34799999999996</c:v>
                      </c:pt>
                      <c:pt idx="5969" formatCode="General">
                        <c:v>546.35799999999995</c:v>
                      </c:pt>
                      <c:pt idx="5970" formatCode="General">
                        <c:v>546.36800000000005</c:v>
                      </c:pt>
                      <c:pt idx="5971" formatCode="General">
                        <c:v>546.37800000000004</c:v>
                      </c:pt>
                      <c:pt idx="5972" formatCode="General">
                        <c:v>546.38800000000003</c:v>
                      </c:pt>
                      <c:pt idx="5973" formatCode="General">
                        <c:v>546.39800000000002</c:v>
                      </c:pt>
                      <c:pt idx="5974" formatCode="General">
                        <c:v>546.40800000000002</c:v>
                      </c:pt>
                      <c:pt idx="5975" formatCode="General">
                        <c:v>546.41800000000001</c:v>
                      </c:pt>
                      <c:pt idx="5976" formatCode="General">
                        <c:v>546.428</c:v>
                      </c:pt>
                      <c:pt idx="5977" formatCode="General">
                        <c:v>546.43799999999999</c:v>
                      </c:pt>
                      <c:pt idx="5978" formatCode="General">
                        <c:v>546.44799999999998</c:v>
                      </c:pt>
                      <c:pt idx="5979" formatCode="General">
                        <c:v>546.45799999999997</c:v>
                      </c:pt>
                      <c:pt idx="5980" formatCode="General">
                        <c:v>546.46799999999996</c:v>
                      </c:pt>
                      <c:pt idx="5981" formatCode="General">
                        <c:v>546.47799999999995</c:v>
                      </c:pt>
                      <c:pt idx="5982" formatCode="General">
                        <c:v>546.48800000000006</c:v>
                      </c:pt>
                      <c:pt idx="5983" formatCode="General">
                        <c:v>546.49800000000005</c:v>
                      </c:pt>
                      <c:pt idx="5984" formatCode="General">
                        <c:v>546.50800000000004</c:v>
                      </c:pt>
                      <c:pt idx="5985" formatCode="General">
                        <c:v>546.51800000000003</c:v>
                      </c:pt>
                      <c:pt idx="5986" formatCode="General">
                        <c:v>546.52800000000002</c:v>
                      </c:pt>
                      <c:pt idx="5987" formatCode="General">
                        <c:v>546.53800000000001</c:v>
                      </c:pt>
                      <c:pt idx="5988" formatCode="General">
                        <c:v>546.548</c:v>
                      </c:pt>
                      <c:pt idx="5989" formatCode="General">
                        <c:v>546.55799999999999</c:v>
                      </c:pt>
                      <c:pt idx="5990" formatCode="General">
                        <c:v>546.56799999999998</c:v>
                      </c:pt>
                      <c:pt idx="5991" formatCode="General">
                        <c:v>546.57799999999997</c:v>
                      </c:pt>
                      <c:pt idx="5992" formatCode="General">
                        <c:v>546.58799999999997</c:v>
                      </c:pt>
                      <c:pt idx="5993" formatCode="General">
                        <c:v>546.59799999999996</c:v>
                      </c:pt>
                      <c:pt idx="5994" formatCode="General">
                        <c:v>546.60799999999995</c:v>
                      </c:pt>
                      <c:pt idx="5995" formatCode="General">
                        <c:v>546.61800000000005</c:v>
                      </c:pt>
                      <c:pt idx="5996" formatCode="General">
                        <c:v>546.62800000000004</c:v>
                      </c:pt>
                      <c:pt idx="5997" formatCode="General">
                        <c:v>546.63800000000003</c:v>
                      </c:pt>
                      <c:pt idx="5998" formatCode="General">
                        <c:v>546.64800000000002</c:v>
                      </c:pt>
                      <c:pt idx="5999" formatCode="General">
                        <c:v>546.65800000000002</c:v>
                      </c:pt>
                      <c:pt idx="6000" formatCode="General">
                        <c:v>546.66800000000001</c:v>
                      </c:pt>
                      <c:pt idx="6001" formatCode="General">
                        <c:v>546.678</c:v>
                      </c:pt>
                      <c:pt idx="6002" formatCode="General">
                        <c:v>546.68799999999999</c:v>
                      </c:pt>
                      <c:pt idx="6003" formatCode="General">
                        <c:v>546.69799999999998</c:v>
                      </c:pt>
                      <c:pt idx="6004" formatCode="General">
                        <c:v>546.70799999999997</c:v>
                      </c:pt>
                      <c:pt idx="6005" formatCode="General">
                        <c:v>546.71799999999996</c:v>
                      </c:pt>
                      <c:pt idx="6006" formatCode="General">
                        <c:v>546.72799999999995</c:v>
                      </c:pt>
                      <c:pt idx="6007" formatCode="General">
                        <c:v>546.73800000000006</c:v>
                      </c:pt>
                      <c:pt idx="6008" formatCode="General">
                        <c:v>546.74800000000005</c:v>
                      </c:pt>
                      <c:pt idx="6009" formatCode="General">
                        <c:v>546.75800000000004</c:v>
                      </c:pt>
                      <c:pt idx="6010" formatCode="General">
                        <c:v>546.76800000000003</c:v>
                      </c:pt>
                      <c:pt idx="6011" formatCode="General">
                        <c:v>546.77800000000002</c:v>
                      </c:pt>
                      <c:pt idx="6012" formatCode="General">
                        <c:v>546.78800000000001</c:v>
                      </c:pt>
                      <c:pt idx="6013" formatCode="General">
                        <c:v>546.798</c:v>
                      </c:pt>
                      <c:pt idx="6014" formatCode="General">
                        <c:v>546.80799999999999</c:v>
                      </c:pt>
                      <c:pt idx="6015" formatCode="General">
                        <c:v>546.81799999999998</c:v>
                      </c:pt>
                      <c:pt idx="6016" formatCode="General">
                        <c:v>546.82799999999997</c:v>
                      </c:pt>
                      <c:pt idx="6017" formatCode="General">
                        <c:v>546.83799999999997</c:v>
                      </c:pt>
                      <c:pt idx="6018" formatCode="General">
                        <c:v>546.84799999999996</c:v>
                      </c:pt>
                      <c:pt idx="6019" formatCode="General">
                        <c:v>546.85799999999995</c:v>
                      </c:pt>
                      <c:pt idx="6020" formatCode="General">
                        <c:v>546.86800000000005</c:v>
                      </c:pt>
                      <c:pt idx="6021" formatCode="General">
                        <c:v>546.87800000000004</c:v>
                      </c:pt>
                      <c:pt idx="6022" formatCode="General">
                        <c:v>546.88800000000003</c:v>
                      </c:pt>
                      <c:pt idx="6023" formatCode="General">
                        <c:v>546.89800000000002</c:v>
                      </c:pt>
                      <c:pt idx="6024" formatCode="General">
                        <c:v>546.90800000000002</c:v>
                      </c:pt>
                      <c:pt idx="6025" formatCode="General">
                        <c:v>546.91800000000001</c:v>
                      </c:pt>
                      <c:pt idx="6026" formatCode="General">
                        <c:v>546.928</c:v>
                      </c:pt>
                      <c:pt idx="6027" formatCode="General">
                        <c:v>546.93799999999999</c:v>
                      </c:pt>
                      <c:pt idx="6028" formatCode="General">
                        <c:v>546.94799999999998</c:v>
                      </c:pt>
                      <c:pt idx="6029" formatCode="General">
                        <c:v>546.95799999999997</c:v>
                      </c:pt>
                      <c:pt idx="6030" formatCode="General">
                        <c:v>546.96799999999996</c:v>
                      </c:pt>
                      <c:pt idx="6031" formatCode="General">
                        <c:v>546.97799999999995</c:v>
                      </c:pt>
                      <c:pt idx="6032" formatCode="General">
                        <c:v>546.98800000000006</c:v>
                      </c:pt>
                      <c:pt idx="6033" formatCode="General">
                        <c:v>546.99800000000005</c:v>
                      </c:pt>
                      <c:pt idx="6034" formatCode="General">
                        <c:v>547.00800000000004</c:v>
                      </c:pt>
                      <c:pt idx="6035" formatCode="General">
                        <c:v>547.01800000000003</c:v>
                      </c:pt>
                      <c:pt idx="6036" formatCode="General">
                        <c:v>547.02800000000002</c:v>
                      </c:pt>
                      <c:pt idx="6037" formatCode="General">
                        <c:v>547.03800000000001</c:v>
                      </c:pt>
                      <c:pt idx="6038" formatCode="General">
                        <c:v>547.048</c:v>
                      </c:pt>
                      <c:pt idx="6039" formatCode="General">
                        <c:v>547.05799999999999</c:v>
                      </c:pt>
                      <c:pt idx="6040" formatCode="General">
                        <c:v>547.06799999999998</c:v>
                      </c:pt>
                      <c:pt idx="6041" formatCode="General">
                        <c:v>547.07799999999997</c:v>
                      </c:pt>
                      <c:pt idx="6042" formatCode="General">
                        <c:v>547.08799999999997</c:v>
                      </c:pt>
                      <c:pt idx="6043" formatCode="General">
                        <c:v>547.09799999999996</c:v>
                      </c:pt>
                      <c:pt idx="6044" formatCode="General">
                        <c:v>547.10799999999995</c:v>
                      </c:pt>
                      <c:pt idx="6045" formatCode="General">
                        <c:v>547.11800000000005</c:v>
                      </c:pt>
                      <c:pt idx="6046" formatCode="General">
                        <c:v>547.12800000000004</c:v>
                      </c:pt>
                      <c:pt idx="6047" formatCode="General">
                        <c:v>547.13800000000003</c:v>
                      </c:pt>
                      <c:pt idx="6048" formatCode="General">
                        <c:v>547.14800000000002</c:v>
                      </c:pt>
                      <c:pt idx="6049" formatCode="General">
                        <c:v>547.15800000000002</c:v>
                      </c:pt>
                      <c:pt idx="6050" formatCode="General">
                        <c:v>547.16800000000001</c:v>
                      </c:pt>
                      <c:pt idx="6051" formatCode="General">
                        <c:v>547.178</c:v>
                      </c:pt>
                      <c:pt idx="6052" formatCode="General">
                        <c:v>547.18799999999999</c:v>
                      </c:pt>
                      <c:pt idx="6053" formatCode="General">
                        <c:v>547.19799999999998</c:v>
                      </c:pt>
                      <c:pt idx="6054" formatCode="General">
                        <c:v>547.20799999999997</c:v>
                      </c:pt>
                      <c:pt idx="6055" formatCode="General">
                        <c:v>547.21799999999996</c:v>
                      </c:pt>
                      <c:pt idx="6056" formatCode="General">
                        <c:v>547.22799999999995</c:v>
                      </c:pt>
                      <c:pt idx="6057" formatCode="General">
                        <c:v>547.23800000000006</c:v>
                      </c:pt>
                      <c:pt idx="6058" formatCode="General">
                        <c:v>547.24800000000005</c:v>
                      </c:pt>
                      <c:pt idx="6059" formatCode="General">
                        <c:v>547.25800000000004</c:v>
                      </c:pt>
                      <c:pt idx="6060" formatCode="General">
                        <c:v>547.26800000000003</c:v>
                      </c:pt>
                      <c:pt idx="6061" formatCode="General">
                        <c:v>547.27800000000002</c:v>
                      </c:pt>
                      <c:pt idx="6062" formatCode="General">
                        <c:v>547.28800000000001</c:v>
                      </c:pt>
                      <c:pt idx="6063" formatCode="General">
                        <c:v>547.298</c:v>
                      </c:pt>
                      <c:pt idx="6064" formatCode="General">
                        <c:v>547.30799999999999</c:v>
                      </c:pt>
                      <c:pt idx="6065" formatCode="General">
                        <c:v>547.31799999999998</c:v>
                      </c:pt>
                      <c:pt idx="6066" formatCode="General">
                        <c:v>547.32799999999997</c:v>
                      </c:pt>
                      <c:pt idx="6067" formatCode="General">
                        <c:v>547.33799999999997</c:v>
                      </c:pt>
                      <c:pt idx="6068" formatCode="General">
                        <c:v>547.34799999999996</c:v>
                      </c:pt>
                      <c:pt idx="6069" formatCode="General">
                        <c:v>547.35799999999995</c:v>
                      </c:pt>
                      <c:pt idx="6070" formatCode="General">
                        <c:v>547.36800000000005</c:v>
                      </c:pt>
                      <c:pt idx="6071" formatCode="General">
                        <c:v>547.37800000000004</c:v>
                      </c:pt>
                      <c:pt idx="6072" formatCode="General">
                        <c:v>547.38800000000003</c:v>
                      </c:pt>
                      <c:pt idx="6073" formatCode="General">
                        <c:v>547.39800000000002</c:v>
                      </c:pt>
                      <c:pt idx="6074" formatCode="General">
                        <c:v>547.40800000000002</c:v>
                      </c:pt>
                      <c:pt idx="6075" formatCode="General">
                        <c:v>547.41800000000001</c:v>
                      </c:pt>
                      <c:pt idx="6076" formatCode="General">
                        <c:v>547.428</c:v>
                      </c:pt>
                      <c:pt idx="6077" formatCode="General">
                        <c:v>547.43799999999999</c:v>
                      </c:pt>
                      <c:pt idx="6078" formatCode="General">
                        <c:v>547.44799999999998</c:v>
                      </c:pt>
                      <c:pt idx="6079" formatCode="General">
                        <c:v>547.45799999999997</c:v>
                      </c:pt>
                      <c:pt idx="6080" formatCode="General">
                        <c:v>547.46799999999996</c:v>
                      </c:pt>
                      <c:pt idx="6081" formatCode="General">
                        <c:v>547.47799999999995</c:v>
                      </c:pt>
                      <c:pt idx="6082" formatCode="General">
                        <c:v>547.48800000000006</c:v>
                      </c:pt>
                      <c:pt idx="6083" formatCode="General">
                        <c:v>547.49800000000005</c:v>
                      </c:pt>
                      <c:pt idx="6084" formatCode="General">
                        <c:v>547.50800000000004</c:v>
                      </c:pt>
                      <c:pt idx="6085" formatCode="General">
                        <c:v>547.51800000000003</c:v>
                      </c:pt>
                      <c:pt idx="6086" formatCode="General">
                        <c:v>547.52800000000002</c:v>
                      </c:pt>
                      <c:pt idx="6087" formatCode="General">
                        <c:v>547.53800000000001</c:v>
                      </c:pt>
                      <c:pt idx="6088" formatCode="General">
                        <c:v>547.548</c:v>
                      </c:pt>
                      <c:pt idx="6089" formatCode="General">
                        <c:v>547.55799999999999</c:v>
                      </c:pt>
                      <c:pt idx="6090" formatCode="General">
                        <c:v>547.56799999999998</c:v>
                      </c:pt>
                      <c:pt idx="6091" formatCode="General">
                        <c:v>547.57799999999997</c:v>
                      </c:pt>
                      <c:pt idx="6092" formatCode="General">
                        <c:v>547.58799999999997</c:v>
                      </c:pt>
                      <c:pt idx="6093" formatCode="General">
                        <c:v>547.59799999999996</c:v>
                      </c:pt>
                      <c:pt idx="6094" formatCode="General">
                        <c:v>547.60799999999995</c:v>
                      </c:pt>
                      <c:pt idx="6095" formatCode="General">
                        <c:v>547.61800000000005</c:v>
                      </c:pt>
                      <c:pt idx="6096" formatCode="General">
                        <c:v>547.62800000000004</c:v>
                      </c:pt>
                      <c:pt idx="6097" formatCode="General">
                        <c:v>547.63800000000003</c:v>
                      </c:pt>
                      <c:pt idx="6098" formatCode="General">
                        <c:v>547.64800000000002</c:v>
                      </c:pt>
                      <c:pt idx="6099" formatCode="General">
                        <c:v>547.65800000000002</c:v>
                      </c:pt>
                      <c:pt idx="6100" formatCode="General">
                        <c:v>547.66800000000001</c:v>
                      </c:pt>
                      <c:pt idx="6101" formatCode="General">
                        <c:v>547.678</c:v>
                      </c:pt>
                      <c:pt idx="6102" formatCode="General">
                        <c:v>547.68799999999999</c:v>
                      </c:pt>
                      <c:pt idx="6103" formatCode="General">
                        <c:v>547.69799999999998</c:v>
                      </c:pt>
                      <c:pt idx="6104" formatCode="General">
                        <c:v>547.70799999999997</c:v>
                      </c:pt>
                      <c:pt idx="6105" formatCode="General">
                        <c:v>547.71799999999996</c:v>
                      </c:pt>
                      <c:pt idx="6106" formatCode="General">
                        <c:v>547.72799999999995</c:v>
                      </c:pt>
                      <c:pt idx="6107" formatCode="General">
                        <c:v>547.73800000000006</c:v>
                      </c:pt>
                      <c:pt idx="6108" formatCode="General">
                        <c:v>547.74800000000005</c:v>
                      </c:pt>
                      <c:pt idx="6109" formatCode="General">
                        <c:v>547.75800000000004</c:v>
                      </c:pt>
                      <c:pt idx="6110" formatCode="General">
                        <c:v>547.76800000000003</c:v>
                      </c:pt>
                      <c:pt idx="6111" formatCode="General">
                        <c:v>547.77800000000002</c:v>
                      </c:pt>
                      <c:pt idx="6112" formatCode="General">
                        <c:v>547.78800000000001</c:v>
                      </c:pt>
                      <c:pt idx="6113" formatCode="General">
                        <c:v>547.798</c:v>
                      </c:pt>
                      <c:pt idx="6114" formatCode="General">
                        <c:v>547.80799999999999</c:v>
                      </c:pt>
                      <c:pt idx="6115" formatCode="General">
                        <c:v>547.81799999999998</c:v>
                      </c:pt>
                      <c:pt idx="6116" formatCode="General">
                        <c:v>547.82799999999997</c:v>
                      </c:pt>
                      <c:pt idx="6117" formatCode="General">
                        <c:v>547.83799999999997</c:v>
                      </c:pt>
                      <c:pt idx="6118" formatCode="General">
                        <c:v>547.84799999999996</c:v>
                      </c:pt>
                      <c:pt idx="6119" formatCode="General">
                        <c:v>547.85799999999995</c:v>
                      </c:pt>
                      <c:pt idx="6120" formatCode="General">
                        <c:v>547.86800000000005</c:v>
                      </c:pt>
                      <c:pt idx="6121" formatCode="General">
                        <c:v>547.87800000000004</c:v>
                      </c:pt>
                      <c:pt idx="6122" formatCode="General">
                        <c:v>547.88800000000003</c:v>
                      </c:pt>
                      <c:pt idx="6123" formatCode="General">
                        <c:v>547.89800000000002</c:v>
                      </c:pt>
                      <c:pt idx="6124" formatCode="General">
                        <c:v>547.90800000000002</c:v>
                      </c:pt>
                      <c:pt idx="6125" formatCode="General">
                        <c:v>547.91800000000001</c:v>
                      </c:pt>
                      <c:pt idx="6126" formatCode="General">
                        <c:v>547.928</c:v>
                      </c:pt>
                      <c:pt idx="6127" formatCode="General">
                        <c:v>547.93799999999999</c:v>
                      </c:pt>
                      <c:pt idx="6128" formatCode="General">
                        <c:v>547.94799999999998</c:v>
                      </c:pt>
                      <c:pt idx="6129" formatCode="General">
                        <c:v>547.95799999999997</c:v>
                      </c:pt>
                      <c:pt idx="6130" formatCode="General">
                        <c:v>547.96799999999996</c:v>
                      </c:pt>
                      <c:pt idx="6131" formatCode="General">
                        <c:v>547.97799999999995</c:v>
                      </c:pt>
                      <c:pt idx="6132" formatCode="General">
                        <c:v>547.98800000000006</c:v>
                      </c:pt>
                      <c:pt idx="6133" formatCode="General">
                        <c:v>547.99800000000005</c:v>
                      </c:pt>
                      <c:pt idx="6134" formatCode="General">
                        <c:v>548.00800000000004</c:v>
                      </c:pt>
                      <c:pt idx="6135" formatCode="General">
                        <c:v>548.01800000000003</c:v>
                      </c:pt>
                      <c:pt idx="6136" formatCode="General">
                        <c:v>548.02800000000002</c:v>
                      </c:pt>
                      <c:pt idx="6137" formatCode="General">
                        <c:v>548.03800000000001</c:v>
                      </c:pt>
                      <c:pt idx="6138" formatCode="General">
                        <c:v>548.048</c:v>
                      </c:pt>
                      <c:pt idx="6139" formatCode="General">
                        <c:v>548.05799999999999</c:v>
                      </c:pt>
                      <c:pt idx="6140" formatCode="General">
                        <c:v>548.06799999999998</c:v>
                      </c:pt>
                      <c:pt idx="6141" formatCode="General">
                        <c:v>548.07799999999997</c:v>
                      </c:pt>
                      <c:pt idx="6142" formatCode="General">
                        <c:v>548.08799999999997</c:v>
                      </c:pt>
                      <c:pt idx="6143" formatCode="General">
                        <c:v>548.09799999999996</c:v>
                      </c:pt>
                      <c:pt idx="6144" formatCode="General">
                        <c:v>548.10799999999995</c:v>
                      </c:pt>
                      <c:pt idx="6145" formatCode="General">
                        <c:v>548.11800000000005</c:v>
                      </c:pt>
                      <c:pt idx="6146" formatCode="General">
                        <c:v>548.12800000000004</c:v>
                      </c:pt>
                      <c:pt idx="6147" formatCode="General">
                        <c:v>548.13800000000003</c:v>
                      </c:pt>
                      <c:pt idx="6148" formatCode="General">
                        <c:v>548.14800000000002</c:v>
                      </c:pt>
                      <c:pt idx="6149" formatCode="General">
                        <c:v>548.15800000000002</c:v>
                      </c:pt>
                      <c:pt idx="6150" formatCode="General">
                        <c:v>548.16800000000001</c:v>
                      </c:pt>
                      <c:pt idx="6151" formatCode="General">
                        <c:v>548.178</c:v>
                      </c:pt>
                      <c:pt idx="6152" formatCode="General">
                        <c:v>548.18799999999999</c:v>
                      </c:pt>
                      <c:pt idx="6153" formatCode="General">
                        <c:v>548.19799999999998</c:v>
                      </c:pt>
                      <c:pt idx="6154" formatCode="General">
                        <c:v>548.20799999999997</c:v>
                      </c:pt>
                      <c:pt idx="6155" formatCode="General">
                        <c:v>548.21799999999996</c:v>
                      </c:pt>
                      <c:pt idx="6156" formatCode="General">
                        <c:v>548.22799999999995</c:v>
                      </c:pt>
                      <c:pt idx="6157" formatCode="General">
                        <c:v>548.23800000000006</c:v>
                      </c:pt>
                      <c:pt idx="6158" formatCode="General">
                        <c:v>548.24800000000005</c:v>
                      </c:pt>
                      <c:pt idx="6159" formatCode="General">
                        <c:v>548.25800000000004</c:v>
                      </c:pt>
                      <c:pt idx="6160" formatCode="General">
                        <c:v>548.26800000000003</c:v>
                      </c:pt>
                      <c:pt idx="6161" formatCode="General">
                        <c:v>548.27800000000002</c:v>
                      </c:pt>
                      <c:pt idx="6162" formatCode="General">
                        <c:v>548.28800000000001</c:v>
                      </c:pt>
                      <c:pt idx="6163" formatCode="General">
                        <c:v>548.298</c:v>
                      </c:pt>
                      <c:pt idx="6164" formatCode="General">
                        <c:v>548.30799999999999</c:v>
                      </c:pt>
                      <c:pt idx="6165" formatCode="General">
                        <c:v>548.31799999999998</c:v>
                      </c:pt>
                      <c:pt idx="6166" formatCode="General">
                        <c:v>548.32799999999997</c:v>
                      </c:pt>
                      <c:pt idx="6167" formatCode="General">
                        <c:v>548.33799999999997</c:v>
                      </c:pt>
                      <c:pt idx="6168" formatCode="General">
                        <c:v>548.34799999999996</c:v>
                      </c:pt>
                      <c:pt idx="6169" formatCode="General">
                        <c:v>548.35799999999995</c:v>
                      </c:pt>
                      <c:pt idx="6170" formatCode="General">
                        <c:v>548.36800000000005</c:v>
                      </c:pt>
                      <c:pt idx="6171" formatCode="General">
                        <c:v>548.37800000000004</c:v>
                      </c:pt>
                      <c:pt idx="6172" formatCode="General">
                        <c:v>548.38800000000003</c:v>
                      </c:pt>
                      <c:pt idx="6173" formatCode="General">
                        <c:v>548.39800000000002</c:v>
                      </c:pt>
                      <c:pt idx="6174" formatCode="General">
                        <c:v>548.40800000000002</c:v>
                      </c:pt>
                      <c:pt idx="6175" formatCode="General">
                        <c:v>548.41800000000001</c:v>
                      </c:pt>
                      <c:pt idx="6176" formatCode="General">
                        <c:v>548.428</c:v>
                      </c:pt>
                      <c:pt idx="6177" formatCode="General">
                        <c:v>548.43799999999999</c:v>
                      </c:pt>
                      <c:pt idx="6178" formatCode="General">
                        <c:v>548.44799999999998</c:v>
                      </c:pt>
                      <c:pt idx="6179" formatCode="General">
                        <c:v>548.45799999999997</c:v>
                      </c:pt>
                      <c:pt idx="6180" formatCode="General">
                        <c:v>548.46799999999996</c:v>
                      </c:pt>
                      <c:pt idx="6181" formatCode="General">
                        <c:v>548.47799999999995</c:v>
                      </c:pt>
                      <c:pt idx="6182" formatCode="General">
                        <c:v>548.48800000000006</c:v>
                      </c:pt>
                      <c:pt idx="6183" formatCode="General">
                        <c:v>548.49800000000005</c:v>
                      </c:pt>
                      <c:pt idx="6184" formatCode="General">
                        <c:v>548.50800000000004</c:v>
                      </c:pt>
                      <c:pt idx="6185" formatCode="General">
                        <c:v>548.51800000000003</c:v>
                      </c:pt>
                      <c:pt idx="6186" formatCode="General">
                        <c:v>548.52800000000002</c:v>
                      </c:pt>
                      <c:pt idx="6187" formatCode="General">
                        <c:v>548.53800000000001</c:v>
                      </c:pt>
                      <c:pt idx="6188" formatCode="General">
                        <c:v>548.548</c:v>
                      </c:pt>
                      <c:pt idx="6189" formatCode="General">
                        <c:v>548.55799999999999</c:v>
                      </c:pt>
                      <c:pt idx="6190" formatCode="General">
                        <c:v>548.56799999999998</c:v>
                      </c:pt>
                      <c:pt idx="6191" formatCode="General">
                        <c:v>548.57799999999997</c:v>
                      </c:pt>
                      <c:pt idx="6192" formatCode="General">
                        <c:v>548.58799999999997</c:v>
                      </c:pt>
                      <c:pt idx="6193" formatCode="General">
                        <c:v>548.59799999999996</c:v>
                      </c:pt>
                      <c:pt idx="6194" formatCode="General">
                        <c:v>548.60799999999995</c:v>
                      </c:pt>
                      <c:pt idx="6195" formatCode="General">
                        <c:v>548.61800000000005</c:v>
                      </c:pt>
                      <c:pt idx="6196" formatCode="General">
                        <c:v>548.62800000000004</c:v>
                      </c:pt>
                      <c:pt idx="6197" formatCode="General">
                        <c:v>548.63800000000003</c:v>
                      </c:pt>
                      <c:pt idx="6198" formatCode="General">
                        <c:v>548.64800000000002</c:v>
                      </c:pt>
                      <c:pt idx="6199" formatCode="General">
                        <c:v>548.65800000000002</c:v>
                      </c:pt>
                      <c:pt idx="6200" formatCode="General">
                        <c:v>548.66800000000001</c:v>
                      </c:pt>
                      <c:pt idx="6201" formatCode="General">
                        <c:v>548.678</c:v>
                      </c:pt>
                      <c:pt idx="6202" formatCode="General">
                        <c:v>548.68799999999999</c:v>
                      </c:pt>
                      <c:pt idx="6203" formatCode="General">
                        <c:v>548.69799999999998</c:v>
                      </c:pt>
                      <c:pt idx="6204" formatCode="General">
                        <c:v>548.70799999999997</c:v>
                      </c:pt>
                      <c:pt idx="6205" formatCode="General">
                        <c:v>548.71799999999996</c:v>
                      </c:pt>
                      <c:pt idx="6206" formatCode="General">
                        <c:v>548.72799999999995</c:v>
                      </c:pt>
                      <c:pt idx="6207" formatCode="General">
                        <c:v>548.73800000000006</c:v>
                      </c:pt>
                      <c:pt idx="6208" formatCode="General">
                        <c:v>548.74800000000005</c:v>
                      </c:pt>
                      <c:pt idx="6209" formatCode="General">
                        <c:v>548.75800000000004</c:v>
                      </c:pt>
                      <c:pt idx="6210" formatCode="General">
                        <c:v>548.76800000000003</c:v>
                      </c:pt>
                      <c:pt idx="6211" formatCode="General">
                        <c:v>548.77800000000002</c:v>
                      </c:pt>
                      <c:pt idx="6212" formatCode="General">
                        <c:v>548.78800000000001</c:v>
                      </c:pt>
                      <c:pt idx="6213" formatCode="General">
                        <c:v>548.798</c:v>
                      </c:pt>
                      <c:pt idx="6214" formatCode="General">
                        <c:v>548.80799999999999</c:v>
                      </c:pt>
                      <c:pt idx="6215" formatCode="General">
                        <c:v>548.81799999999998</c:v>
                      </c:pt>
                      <c:pt idx="6216" formatCode="General">
                        <c:v>548.82799999999997</c:v>
                      </c:pt>
                      <c:pt idx="6217" formatCode="General">
                        <c:v>548.83799999999997</c:v>
                      </c:pt>
                      <c:pt idx="6218" formatCode="General">
                        <c:v>548.84799999999996</c:v>
                      </c:pt>
                      <c:pt idx="6219" formatCode="General">
                        <c:v>548.85799999999995</c:v>
                      </c:pt>
                      <c:pt idx="6220" formatCode="General">
                        <c:v>548.86800000000005</c:v>
                      </c:pt>
                      <c:pt idx="6221" formatCode="General">
                        <c:v>548.87800000000004</c:v>
                      </c:pt>
                      <c:pt idx="6222" formatCode="General">
                        <c:v>548.88800000000003</c:v>
                      </c:pt>
                      <c:pt idx="6223" formatCode="General">
                        <c:v>548.89800000000002</c:v>
                      </c:pt>
                      <c:pt idx="6224" formatCode="General">
                        <c:v>548.90800000000002</c:v>
                      </c:pt>
                      <c:pt idx="6225" formatCode="General">
                        <c:v>548.91800000000001</c:v>
                      </c:pt>
                      <c:pt idx="6226" formatCode="General">
                        <c:v>548.928</c:v>
                      </c:pt>
                      <c:pt idx="6227" formatCode="General">
                        <c:v>548.93799999999999</c:v>
                      </c:pt>
                      <c:pt idx="6228" formatCode="General">
                        <c:v>548.94799999999998</c:v>
                      </c:pt>
                      <c:pt idx="6229" formatCode="General">
                        <c:v>548.95799999999997</c:v>
                      </c:pt>
                      <c:pt idx="6230" formatCode="General">
                        <c:v>548.96799999999996</c:v>
                      </c:pt>
                      <c:pt idx="6231" formatCode="General">
                        <c:v>548.97799999999995</c:v>
                      </c:pt>
                      <c:pt idx="6232" formatCode="General">
                        <c:v>548.98800000000006</c:v>
                      </c:pt>
                      <c:pt idx="6233" formatCode="General">
                        <c:v>548.99800000000005</c:v>
                      </c:pt>
                      <c:pt idx="6234" formatCode="General">
                        <c:v>549.00800000000004</c:v>
                      </c:pt>
                      <c:pt idx="6235" formatCode="General">
                        <c:v>549.01800000000003</c:v>
                      </c:pt>
                      <c:pt idx="6236" formatCode="General">
                        <c:v>549.02800000000002</c:v>
                      </c:pt>
                      <c:pt idx="6237" formatCode="General">
                        <c:v>549.03800000000001</c:v>
                      </c:pt>
                      <c:pt idx="6238" formatCode="General">
                        <c:v>549.048</c:v>
                      </c:pt>
                      <c:pt idx="6239" formatCode="General">
                        <c:v>549.05799999999999</c:v>
                      </c:pt>
                      <c:pt idx="6240" formatCode="General">
                        <c:v>549.06799999999998</c:v>
                      </c:pt>
                      <c:pt idx="6241" formatCode="General">
                        <c:v>549.07799999999997</c:v>
                      </c:pt>
                      <c:pt idx="6242" formatCode="General">
                        <c:v>549.08799999999997</c:v>
                      </c:pt>
                      <c:pt idx="6243" formatCode="General">
                        <c:v>549.09799999999996</c:v>
                      </c:pt>
                      <c:pt idx="6244" formatCode="General">
                        <c:v>549.10799999999995</c:v>
                      </c:pt>
                      <c:pt idx="6245" formatCode="General">
                        <c:v>549.11800000000005</c:v>
                      </c:pt>
                      <c:pt idx="6246" formatCode="General">
                        <c:v>549.12800000000004</c:v>
                      </c:pt>
                      <c:pt idx="6247" formatCode="General">
                        <c:v>549.13800000000003</c:v>
                      </c:pt>
                      <c:pt idx="6248" formatCode="General">
                        <c:v>549.14800000000002</c:v>
                      </c:pt>
                      <c:pt idx="6249" formatCode="General">
                        <c:v>549.15800000000002</c:v>
                      </c:pt>
                      <c:pt idx="6250" formatCode="General">
                        <c:v>549.16800000000001</c:v>
                      </c:pt>
                      <c:pt idx="6251" formatCode="General">
                        <c:v>549.178</c:v>
                      </c:pt>
                      <c:pt idx="6252" formatCode="General">
                        <c:v>549.18799999999999</c:v>
                      </c:pt>
                      <c:pt idx="6253" formatCode="General">
                        <c:v>549.19799999999998</c:v>
                      </c:pt>
                      <c:pt idx="6254" formatCode="General">
                        <c:v>549.20799999999997</c:v>
                      </c:pt>
                      <c:pt idx="6255" formatCode="General">
                        <c:v>549.21799999999996</c:v>
                      </c:pt>
                      <c:pt idx="6256" formatCode="General">
                        <c:v>549.22799999999995</c:v>
                      </c:pt>
                      <c:pt idx="6257" formatCode="General">
                        <c:v>549.23800000000006</c:v>
                      </c:pt>
                      <c:pt idx="6258" formatCode="General">
                        <c:v>549.24800000000005</c:v>
                      </c:pt>
                      <c:pt idx="6259" formatCode="General">
                        <c:v>549.25800000000004</c:v>
                      </c:pt>
                      <c:pt idx="6260" formatCode="General">
                        <c:v>549.26800000000003</c:v>
                      </c:pt>
                      <c:pt idx="6261" formatCode="General">
                        <c:v>549.27800000000002</c:v>
                      </c:pt>
                      <c:pt idx="6262" formatCode="General">
                        <c:v>549.28800000000001</c:v>
                      </c:pt>
                      <c:pt idx="6263" formatCode="General">
                        <c:v>549.298</c:v>
                      </c:pt>
                      <c:pt idx="6264" formatCode="General">
                        <c:v>549.30799999999999</c:v>
                      </c:pt>
                      <c:pt idx="6265" formatCode="General">
                        <c:v>549.31799999999998</c:v>
                      </c:pt>
                      <c:pt idx="6266" formatCode="General">
                        <c:v>549.32799999999997</c:v>
                      </c:pt>
                      <c:pt idx="6267" formatCode="General">
                        <c:v>549.33799999999997</c:v>
                      </c:pt>
                      <c:pt idx="6268" formatCode="General">
                        <c:v>549.34799999999996</c:v>
                      </c:pt>
                      <c:pt idx="6269" formatCode="General">
                        <c:v>549.35799999999995</c:v>
                      </c:pt>
                      <c:pt idx="6270" formatCode="General">
                        <c:v>549.36800000000005</c:v>
                      </c:pt>
                      <c:pt idx="6271" formatCode="General">
                        <c:v>549.37800000000004</c:v>
                      </c:pt>
                      <c:pt idx="6272" formatCode="General">
                        <c:v>549.38800000000003</c:v>
                      </c:pt>
                      <c:pt idx="6273" formatCode="General">
                        <c:v>549.39800000000002</c:v>
                      </c:pt>
                      <c:pt idx="6274" formatCode="General">
                        <c:v>549.40800000000002</c:v>
                      </c:pt>
                      <c:pt idx="6275" formatCode="General">
                        <c:v>549.41800000000001</c:v>
                      </c:pt>
                      <c:pt idx="6276" formatCode="General">
                        <c:v>549.428</c:v>
                      </c:pt>
                      <c:pt idx="6277" formatCode="General">
                        <c:v>549.43799999999999</c:v>
                      </c:pt>
                      <c:pt idx="6278" formatCode="General">
                        <c:v>549.44799999999998</c:v>
                      </c:pt>
                      <c:pt idx="6279" formatCode="General">
                        <c:v>549.45799999999997</c:v>
                      </c:pt>
                      <c:pt idx="6280" formatCode="General">
                        <c:v>549.46799999999996</c:v>
                      </c:pt>
                      <c:pt idx="6281" formatCode="General">
                        <c:v>549.47799999999995</c:v>
                      </c:pt>
                      <c:pt idx="6282" formatCode="General">
                        <c:v>549.48800000000006</c:v>
                      </c:pt>
                      <c:pt idx="6283" formatCode="General">
                        <c:v>549.49800000000005</c:v>
                      </c:pt>
                      <c:pt idx="6284" formatCode="General">
                        <c:v>549.50800000000004</c:v>
                      </c:pt>
                      <c:pt idx="6285" formatCode="General">
                        <c:v>549.51800000000003</c:v>
                      </c:pt>
                      <c:pt idx="6286" formatCode="General">
                        <c:v>549.52800000000002</c:v>
                      </c:pt>
                      <c:pt idx="6287" formatCode="General">
                        <c:v>549.53800000000001</c:v>
                      </c:pt>
                      <c:pt idx="6288" formatCode="General">
                        <c:v>549.548</c:v>
                      </c:pt>
                      <c:pt idx="6289" formatCode="General">
                        <c:v>549.55799999999999</c:v>
                      </c:pt>
                      <c:pt idx="6290" formatCode="General">
                        <c:v>549.56799999999998</c:v>
                      </c:pt>
                      <c:pt idx="6291" formatCode="General">
                        <c:v>549.57799999999997</c:v>
                      </c:pt>
                      <c:pt idx="6292" formatCode="General">
                        <c:v>549.58799999999997</c:v>
                      </c:pt>
                      <c:pt idx="6293" formatCode="General">
                        <c:v>549.59799999999996</c:v>
                      </c:pt>
                      <c:pt idx="6294" formatCode="General">
                        <c:v>549.60799999999995</c:v>
                      </c:pt>
                      <c:pt idx="6295" formatCode="General">
                        <c:v>549.61800000000005</c:v>
                      </c:pt>
                      <c:pt idx="6296" formatCode="General">
                        <c:v>549.62800000000004</c:v>
                      </c:pt>
                      <c:pt idx="6297" formatCode="General">
                        <c:v>549.63800000000003</c:v>
                      </c:pt>
                      <c:pt idx="6298" formatCode="General">
                        <c:v>549.64800000000002</c:v>
                      </c:pt>
                      <c:pt idx="6299" formatCode="General">
                        <c:v>549.65800000000002</c:v>
                      </c:pt>
                      <c:pt idx="6300" formatCode="General">
                        <c:v>549.66800000000001</c:v>
                      </c:pt>
                      <c:pt idx="6301" formatCode="General">
                        <c:v>549.678</c:v>
                      </c:pt>
                      <c:pt idx="6302" formatCode="General">
                        <c:v>549.68799999999999</c:v>
                      </c:pt>
                      <c:pt idx="6303" formatCode="General">
                        <c:v>549.69799999999998</c:v>
                      </c:pt>
                      <c:pt idx="6304" formatCode="General">
                        <c:v>549.70799999999997</c:v>
                      </c:pt>
                      <c:pt idx="6305" formatCode="General">
                        <c:v>549.71799999999996</c:v>
                      </c:pt>
                      <c:pt idx="6306" formatCode="General">
                        <c:v>549.72799999999995</c:v>
                      </c:pt>
                      <c:pt idx="6307" formatCode="General">
                        <c:v>549.73800000000006</c:v>
                      </c:pt>
                      <c:pt idx="6308" formatCode="General">
                        <c:v>549.74800000000005</c:v>
                      </c:pt>
                      <c:pt idx="6309" formatCode="General">
                        <c:v>549.75800000000004</c:v>
                      </c:pt>
                      <c:pt idx="6310" formatCode="General">
                        <c:v>549.76800000000003</c:v>
                      </c:pt>
                      <c:pt idx="6311" formatCode="General">
                        <c:v>549.77800000000002</c:v>
                      </c:pt>
                      <c:pt idx="6312" formatCode="General">
                        <c:v>549.78800000000001</c:v>
                      </c:pt>
                      <c:pt idx="6313" formatCode="General">
                        <c:v>549.798</c:v>
                      </c:pt>
                      <c:pt idx="6314" formatCode="General">
                        <c:v>549.80799999999999</c:v>
                      </c:pt>
                      <c:pt idx="6315" formatCode="General">
                        <c:v>549.81799999999998</c:v>
                      </c:pt>
                      <c:pt idx="6316" formatCode="General">
                        <c:v>549.82799999999997</c:v>
                      </c:pt>
                      <c:pt idx="6317" formatCode="General">
                        <c:v>549.83799999999997</c:v>
                      </c:pt>
                      <c:pt idx="6318" formatCode="General">
                        <c:v>549.84799999999996</c:v>
                      </c:pt>
                      <c:pt idx="6319" formatCode="General">
                        <c:v>549.85799999999995</c:v>
                      </c:pt>
                      <c:pt idx="6320" formatCode="General">
                        <c:v>549.86800000000005</c:v>
                      </c:pt>
                      <c:pt idx="6321" formatCode="General">
                        <c:v>549.87800000000004</c:v>
                      </c:pt>
                      <c:pt idx="6322" formatCode="General">
                        <c:v>549.88800000000003</c:v>
                      </c:pt>
                      <c:pt idx="6323" formatCode="General">
                        <c:v>549.89800000000002</c:v>
                      </c:pt>
                      <c:pt idx="6324" formatCode="General">
                        <c:v>549.90800000000002</c:v>
                      </c:pt>
                      <c:pt idx="6325" formatCode="General">
                        <c:v>549.91800000000001</c:v>
                      </c:pt>
                      <c:pt idx="6326" formatCode="General">
                        <c:v>549.928</c:v>
                      </c:pt>
                      <c:pt idx="6327" formatCode="General">
                        <c:v>549.93799999999999</c:v>
                      </c:pt>
                      <c:pt idx="6328" formatCode="General">
                        <c:v>549.94799999999998</c:v>
                      </c:pt>
                      <c:pt idx="6329" formatCode="General">
                        <c:v>549.95799999999997</c:v>
                      </c:pt>
                      <c:pt idx="6330" formatCode="General">
                        <c:v>549.96799999999996</c:v>
                      </c:pt>
                      <c:pt idx="6331" formatCode="General">
                        <c:v>549.97799999999995</c:v>
                      </c:pt>
                      <c:pt idx="6332" formatCode="General">
                        <c:v>549.98800000000006</c:v>
                      </c:pt>
                      <c:pt idx="6333" formatCode="General">
                        <c:v>549.99800000000005</c:v>
                      </c:pt>
                      <c:pt idx="6334" formatCode="General">
                        <c:v>550.00800000000004</c:v>
                      </c:pt>
                      <c:pt idx="6335" formatCode="General">
                        <c:v>550.01800000000003</c:v>
                      </c:pt>
                      <c:pt idx="6336" formatCode="General">
                        <c:v>550.02800000000002</c:v>
                      </c:pt>
                      <c:pt idx="6337" formatCode="General">
                        <c:v>550.03800000000001</c:v>
                      </c:pt>
                      <c:pt idx="6338" formatCode="General">
                        <c:v>550.048</c:v>
                      </c:pt>
                      <c:pt idx="6339" formatCode="General">
                        <c:v>550.05799999999999</c:v>
                      </c:pt>
                      <c:pt idx="6340" formatCode="General">
                        <c:v>550.06799999999998</c:v>
                      </c:pt>
                      <c:pt idx="6341" formatCode="General">
                        <c:v>550.07799999999997</c:v>
                      </c:pt>
                      <c:pt idx="6342" formatCode="General">
                        <c:v>550.08799999999997</c:v>
                      </c:pt>
                      <c:pt idx="6343" formatCode="General">
                        <c:v>550.09799999999996</c:v>
                      </c:pt>
                      <c:pt idx="6344" formatCode="General">
                        <c:v>550.10799999999995</c:v>
                      </c:pt>
                      <c:pt idx="6345" formatCode="General">
                        <c:v>550.11800000000005</c:v>
                      </c:pt>
                      <c:pt idx="6346" formatCode="General">
                        <c:v>550.12800000000004</c:v>
                      </c:pt>
                      <c:pt idx="6347" formatCode="General">
                        <c:v>550.13800000000003</c:v>
                      </c:pt>
                      <c:pt idx="6348" formatCode="General">
                        <c:v>550.14800000000002</c:v>
                      </c:pt>
                      <c:pt idx="6349" formatCode="General">
                        <c:v>550.15800000000002</c:v>
                      </c:pt>
                      <c:pt idx="6350" formatCode="General">
                        <c:v>550.16800000000001</c:v>
                      </c:pt>
                      <c:pt idx="6351" formatCode="General">
                        <c:v>550.178</c:v>
                      </c:pt>
                      <c:pt idx="6352" formatCode="General">
                        <c:v>550.18799999999999</c:v>
                      </c:pt>
                      <c:pt idx="6353" formatCode="General">
                        <c:v>550.19799999999998</c:v>
                      </c:pt>
                      <c:pt idx="6354" formatCode="General">
                        <c:v>550.20799999999997</c:v>
                      </c:pt>
                      <c:pt idx="6355" formatCode="General">
                        <c:v>550.21799999999996</c:v>
                      </c:pt>
                      <c:pt idx="6356" formatCode="General">
                        <c:v>550.22799999999995</c:v>
                      </c:pt>
                      <c:pt idx="6357" formatCode="General">
                        <c:v>550.23800000000006</c:v>
                      </c:pt>
                      <c:pt idx="6358" formatCode="General">
                        <c:v>550.24800000000005</c:v>
                      </c:pt>
                      <c:pt idx="6359" formatCode="General">
                        <c:v>550.25800000000004</c:v>
                      </c:pt>
                      <c:pt idx="6360" formatCode="General">
                        <c:v>550.26800000000003</c:v>
                      </c:pt>
                      <c:pt idx="6361" formatCode="General">
                        <c:v>550.27800000000002</c:v>
                      </c:pt>
                      <c:pt idx="6362" formatCode="General">
                        <c:v>550.28800000000001</c:v>
                      </c:pt>
                      <c:pt idx="6363" formatCode="General">
                        <c:v>550.298</c:v>
                      </c:pt>
                      <c:pt idx="6364" formatCode="General">
                        <c:v>550.30799999999999</c:v>
                      </c:pt>
                      <c:pt idx="6365" formatCode="General">
                        <c:v>550.31799999999998</c:v>
                      </c:pt>
                      <c:pt idx="6366" formatCode="General">
                        <c:v>550.32799999999997</c:v>
                      </c:pt>
                      <c:pt idx="6367" formatCode="General">
                        <c:v>550.33799999999997</c:v>
                      </c:pt>
                      <c:pt idx="6368" formatCode="General">
                        <c:v>550.34799999999996</c:v>
                      </c:pt>
                      <c:pt idx="6369" formatCode="General">
                        <c:v>550.35799999999995</c:v>
                      </c:pt>
                      <c:pt idx="6370" formatCode="General">
                        <c:v>550.36800000000005</c:v>
                      </c:pt>
                      <c:pt idx="6371" formatCode="General">
                        <c:v>550.37800000000004</c:v>
                      </c:pt>
                      <c:pt idx="6372" formatCode="General">
                        <c:v>550.38800000000003</c:v>
                      </c:pt>
                      <c:pt idx="6373" formatCode="General">
                        <c:v>550.39800000000002</c:v>
                      </c:pt>
                      <c:pt idx="6374" formatCode="General">
                        <c:v>550.40800000000002</c:v>
                      </c:pt>
                      <c:pt idx="6375" formatCode="General">
                        <c:v>550.41800000000001</c:v>
                      </c:pt>
                      <c:pt idx="6376" formatCode="General">
                        <c:v>550.428</c:v>
                      </c:pt>
                      <c:pt idx="6377" formatCode="General">
                        <c:v>550.43799999999999</c:v>
                      </c:pt>
                      <c:pt idx="6378" formatCode="General">
                        <c:v>550.44799999999998</c:v>
                      </c:pt>
                      <c:pt idx="6379" formatCode="General">
                        <c:v>550.45799999999997</c:v>
                      </c:pt>
                      <c:pt idx="6380" formatCode="General">
                        <c:v>550.46799999999996</c:v>
                      </c:pt>
                      <c:pt idx="6381" formatCode="General">
                        <c:v>550.47799999999995</c:v>
                      </c:pt>
                      <c:pt idx="6382" formatCode="General">
                        <c:v>550.48800000000006</c:v>
                      </c:pt>
                      <c:pt idx="6383" formatCode="General">
                        <c:v>550.49800000000005</c:v>
                      </c:pt>
                      <c:pt idx="6384" formatCode="General">
                        <c:v>550.50800000000004</c:v>
                      </c:pt>
                      <c:pt idx="6385" formatCode="General">
                        <c:v>550.51800000000003</c:v>
                      </c:pt>
                      <c:pt idx="6386" formatCode="General">
                        <c:v>550.52800000000002</c:v>
                      </c:pt>
                      <c:pt idx="6387" formatCode="General">
                        <c:v>550.53800000000001</c:v>
                      </c:pt>
                      <c:pt idx="6388" formatCode="General">
                        <c:v>550.548</c:v>
                      </c:pt>
                      <c:pt idx="6389" formatCode="General">
                        <c:v>550.55799999999999</c:v>
                      </c:pt>
                      <c:pt idx="6390" formatCode="General">
                        <c:v>550.56799999999998</c:v>
                      </c:pt>
                      <c:pt idx="6391" formatCode="General">
                        <c:v>550.57799999999997</c:v>
                      </c:pt>
                      <c:pt idx="6392" formatCode="General">
                        <c:v>550.58799999999997</c:v>
                      </c:pt>
                      <c:pt idx="6393" formatCode="General">
                        <c:v>550.59799999999996</c:v>
                      </c:pt>
                      <c:pt idx="6394" formatCode="General">
                        <c:v>550.60799999999995</c:v>
                      </c:pt>
                      <c:pt idx="6395" formatCode="General">
                        <c:v>550.61800000000005</c:v>
                      </c:pt>
                      <c:pt idx="6396" formatCode="General">
                        <c:v>550.62800000000004</c:v>
                      </c:pt>
                      <c:pt idx="6397" formatCode="General">
                        <c:v>550.63800000000003</c:v>
                      </c:pt>
                      <c:pt idx="6398" formatCode="General">
                        <c:v>550.64800000000002</c:v>
                      </c:pt>
                      <c:pt idx="6399" formatCode="General">
                        <c:v>550.65800000000002</c:v>
                      </c:pt>
                      <c:pt idx="6400" formatCode="General">
                        <c:v>550.66800000000001</c:v>
                      </c:pt>
                      <c:pt idx="6401" formatCode="General">
                        <c:v>550.678</c:v>
                      </c:pt>
                      <c:pt idx="6402" formatCode="General">
                        <c:v>550.68799999999999</c:v>
                      </c:pt>
                      <c:pt idx="6403" formatCode="General">
                        <c:v>550.69799999999998</c:v>
                      </c:pt>
                      <c:pt idx="6404" formatCode="General">
                        <c:v>550.70799999999997</c:v>
                      </c:pt>
                      <c:pt idx="6405" formatCode="General">
                        <c:v>550.71799999999996</c:v>
                      </c:pt>
                      <c:pt idx="6406" formatCode="General">
                        <c:v>550.72799999999995</c:v>
                      </c:pt>
                      <c:pt idx="6407" formatCode="General">
                        <c:v>550.73800000000006</c:v>
                      </c:pt>
                      <c:pt idx="6408" formatCode="General">
                        <c:v>550.74800000000005</c:v>
                      </c:pt>
                      <c:pt idx="6409" formatCode="General">
                        <c:v>550.75800000000004</c:v>
                      </c:pt>
                      <c:pt idx="6410" formatCode="General">
                        <c:v>550.76800000000003</c:v>
                      </c:pt>
                      <c:pt idx="6411" formatCode="General">
                        <c:v>550.77800000000002</c:v>
                      </c:pt>
                      <c:pt idx="6412" formatCode="General">
                        <c:v>550.78800000000001</c:v>
                      </c:pt>
                      <c:pt idx="6413" formatCode="General">
                        <c:v>550.798</c:v>
                      </c:pt>
                      <c:pt idx="6414" formatCode="General">
                        <c:v>550.80799999999999</c:v>
                      </c:pt>
                      <c:pt idx="6415" formatCode="General">
                        <c:v>550.81799999999998</c:v>
                      </c:pt>
                      <c:pt idx="6416" formatCode="General">
                        <c:v>550.82799999999997</c:v>
                      </c:pt>
                      <c:pt idx="6417" formatCode="General">
                        <c:v>550.83799999999997</c:v>
                      </c:pt>
                      <c:pt idx="6418" formatCode="General">
                        <c:v>550.84799999999996</c:v>
                      </c:pt>
                      <c:pt idx="6419" formatCode="General">
                        <c:v>550.85799999999995</c:v>
                      </c:pt>
                      <c:pt idx="6420" formatCode="General">
                        <c:v>550.86800000000005</c:v>
                      </c:pt>
                      <c:pt idx="6421" formatCode="General">
                        <c:v>550.87800000000004</c:v>
                      </c:pt>
                      <c:pt idx="6422" formatCode="General">
                        <c:v>550.88800000000003</c:v>
                      </c:pt>
                      <c:pt idx="6423" formatCode="General">
                        <c:v>550.89800000000002</c:v>
                      </c:pt>
                      <c:pt idx="6424" formatCode="General">
                        <c:v>550.90800000000002</c:v>
                      </c:pt>
                      <c:pt idx="6425" formatCode="General">
                        <c:v>550.91800000000001</c:v>
                      </c:pt>
                      <c:pt idx="6426" formatCode="General">
                        <c:v>550.928</c:v>
                      </c:pt>
                      <c:pt idx="6427" formatCode="General">
                        <c:v>550.93799999999999</c:v>
                      </c:pt>
                      <c:pt idx="6428" formatCode="General">
                        <c:v>550.94799999999998</c:v>
                      </c:pt>
                      <c:pt idx="6429" formatCode="General">
                        <c:v>550.95799999999997</c:v>
                      </c:pt>
                      <c:pt idx="6430" formatCode="General">
                        <c:v>550.96799999999996</c:v>
                      </c:pt>
                      <c:pt idx="6431" formatCode="General">
                        <c:v>550.97799999999995</c:v>
                      </c:pt>
                      <c:pt idx="6432" formatCode="General">
                        <c:v>550.98800000000006</c:v>
                      </c:pt>
                      <c:pt idx="6433" formatCode="General">
                        <c:v>550.99800000000005</c:v>
                      </c:pt>
                      <c:pt idx="6434" formatCode="General">
                        <c:v>551.00800000000004</c:v>
                      </c:pt>
                      <c:pt idx="6435" formatCode="General">
                        <c:v>551.01800000000003</c:v>
                      </c:pt>
                      <c:pt idx="6436" formatCode="General">
                        <c:v>551.02800000000002</c:v>
                      </c:pt>
                      <c:pt idx="6437" formatCode="General">
                        <c:v>551.03800000000001</c:v>
                      </c:pt>
                      <c:pt idx="6438" formatCode="General">
                        <c:v>551.048</c:v>
                      </c:pt>
                      <c:pt idx="6439" formatCode="General">
                        <c:v>551.05799999999999</c:v>
                      </c:pt>
                      <c:pt idx="6440" formatCode="General">
                        <c:v>551.06799999999998</c:v>
                      </c:pt>
                      <c:pt idx="6441" formatCode="General">
                        <c:v>551.07799999999997</c:v>
                      </c:pt>
                      <c:pt idx="6442" formatCode="General">
                        <c:v>551.08799999999997</c:v>
                      </c:pt>
                      <c:pt idx="6443" formatCode="General">
                        <c:v>551.09799999999996</c:v>
                      </c:pt>
                      <c:pt idx="6444" formatCode="General">
                        <c:v>551.10799999999995</c:v>
                      </c:pt>
                      <c:pt idx="6445" formatCode="General">
                        <c:v>551.11800000000005</c:v>
                      </c:pt>
                      <c:pt idx="6446" formatCode="General">
                        <c:v>551.12800000000004</c:v>
                      </c:pt>
                      <c:pt idx="6447" formatCode="General">
                        <c:v>551.13800000000003</c:v>
                      </c:pt>
                      <c:pt idx="6448" formatCode="General">
                        <c:v>551.14800000000002</c:v>
                      </c:pt>
                      <c:pt idx="6449" formatCode="General">
                        <c:v>551.15800000000002</c:v>
                      </c:pt>
                      <c:pt idx="6450" formatCode="General">
                        <c:v>551.16800000000001</c:v>
                      </c:pt>
                      <c:pt idx="6451" formatCode="General">
                        <c:v>551.178</c:v>
                      </c:pt>
                      <c:pt idx="6452" formatCode="General">
                        <c:v>551.18799999999999</c:v>
                      </c:pt>
                      <c:pt idx="6453" formatCode="General">
                        <c:v>551.19799999999998</c:v>
                      </c:pt>
                      <c:pt idx="6454" formatCode="General">
                        <c:v>551.20799999999997</c:v>
                      </c:pt>
                      <c:pt idx="6455" formatCode="General">
                        <c:v>551.21799999999996</c:v>
                      </c:pt>
                      <c:pt idx="6456" formatCode="General">
                        <c:v>551.22799999999995</c:v>
                      </c:pt>
                      <c:pt idx="6457" formatCode="General">
                        <c:v>551.23800000000006</c:v>
                      </c:pt>
                      <c:pt idx="6458" formatCode="General">
                        <c:v>551.24800000000005</c:v>
                      </c:pt>
                      <c:pt idx="6459" formatCode="General">
                        <c:v>551.25800000000004</c:v>
                      </c:pt>
                      <c:pt idx="6460" formatCode="General">
                        <c:v>551.26800000000003</c:v>
                      </c:pt>
                      <c:pt idx="6461" formatCode="General">
                        <c:v>551.27800000000002</c:v>
                      </c:pt>
                      <c:pt idx="6462" formatCode="General">
                        <c:v>551.28800000000001</c:v>
                      </c:pt>
                      <c:pt idx="6463" formatCode="General">
                        <c:v>551.298</c:v>
                      </c:pt>
                      <c:pt idx="6464" formatCode="General">
                        <c:v>551.30799999999999</c:v>
                      </c:pt>
                      <c:pt idx="6465" formatCode="General">
                        <c:v>551.31799999999998</c:v>
                      </c:pt>
                      <c:pt idx="6466" formatCode="General">
                        <c:v>551.32799999999997</c:v>
                      </c:pt>
                      <c:pt idx="6467" formatCode="General">
                        <c:v>551.33799999999997</c:v>
                      </c:pt>
                      <c:pt idx="6468" formatCode="General">
                        <c:v>551.34799999999996</c:v>
                      </c:pt>
                      <c:pt idx="6469" formatCode="General">
                        <c:v>551.35799999999995</c:v>
                      </c:pt>
                      <c:pt idx="6470" formatCode="General">
                        <c:v>551.36800000000005</c:v>
                      </c:pt>
                      <c:pt idx="6471" formatCode="General">
                        <c:v>551.37800000000004</c:v>
                      </c:pt>
                      <c:pt idx="6472" formatCode="General">
                        <c:v>551.38800000000003</c:v>
                      </c:pt>
                      <c:pt idx="6473" formatCode="General">
                        <c:v>551.39800000000002</c:v>
                      </c:pt>
                      <c:pt idx="6474" formatCode="General">
                        <c:v>551.40800000000002</c:v>
                      </c:pt>
                      <c:pt idx="6475" formatCode="General">
                        <c:v>551.41800000000001</c:v>
                      </c:pt>
                      <c:pt idx="6476" formatCode="General">
                        <c:v>551.428</c:v>
                      </c:pt>
                      <c:pt idx="6477" formatCode="General">
                        <c:v>551.43799999999999</c:v>
                      </c:pt>
                      <c:pt idx="6478" formatCode="General">
                        <c:v>551.44799999999998</c:v>
                      </c:pt>
                      <c:pt idx="6479" formatCode="General">
                        <c:v>551.45799999999997</c:v>
                      </c:pt>
                      <c:pt idx="6480" formatCode="General">
                        <c:v>551.46799999999996</c:v>
                      </c:pt>
                      <c:pt idx="6481" formatCode="General">
                        <c:v>551.47799999999995</c:v>
                      </c:pt>
                      <c:pt idx="6482" formatCode="General">
                        <c:v>551.48800000000006</c:v>
                      </c:pt>
                      <c:pt idx="6483" formatCode="General">
                        <c:v>551.49800000000005</c:v>
                      </c:pt>
                      <c:pt idx="6484" formatCode="General">
                        <c:v>551.50800000000004</c:v>
                      </c:pt>
                      <c:pt idx="6485" formatCode="General">
                        <c:v>551.51800000000003</c:v>
                      </c:pt>
                      <c:pt idx="6486" formatCode="General">
                        <c:v>551.52800000000002</c:v>
                      </c:pt>
                      <c:pt idx="6487" formatCode="General">
                        <c:v>551.53800000000001</c:v>
                      </c:pt>
                      <c:pt idx="6488" formatCode="General">
                        <c:v>551.548</c:v>
                      </c:pt>
                      <c:pt idx="6489" formatCode="General">
                        <c:v>551.55799999999999</c:v>
                      </c:pt>
                      <c:pt idx="6490" formatCode="General">
                        <c:v>551.56799999999998</c:v>
                      </c:pt>
                      <c:pt idx="6491" formatCode="General">
                        <c:v>551.57799999999997</c:v>
                      </c:pt>
                      <c:pt idx="6492" formatCode="General">
                        <c:v>551.58799999999997</c:v>
                      </c:pt>
                      <c:pt idx="6493" formatCode="General">
                        <c:v>551.59799999999996</c:v>
                      </c:pt>
                      <c:pt idx="6494" formatCode="General">
                        <c:v>551.60799999999995</c:v>
                      </c:pt>
                      <c:pt idx="6495" formatCode="General">
                        <c:v>551.61800000000005</c:v>
                      </c:pt>
                      <c:pt idx="6496" formatCode="General">
                        <c:v>551.62800000000004</c:v>
                      </c:pt>
                      <c:pt idx="6497" formatCode="General">
                        <c:v>551.63800000000003</c:v>
                      </c:pt>
                      <c:pt idx="6498" formatCode="General">
                        <c:v>551.64800000000002</c:v>
                      </c:pt>
                      <c:pt idx="6499" formatCode="General">
                        <c:v>551.65800000000002</c:v>
                      </c:pt>
                      <c:pt idx="6500" formatCode="General">
                        <c:v>551.66800000000001</c:v>
                      </c:pt>
                      <c:pt idx="6501" formatCode="General">
                        <c:v>551.678</c:v>
                      </c:pt>
                      <c:pt idx="6502" formatCode="General">
                        <c:v>551.68799999999999</c:v>
                      </c:pt>
                      <c:pt idx="6503" formatCode="General">
                        <c:v>551.69799999999998</c:v>
                      </c:pt>
                      <c:pt idx="6504" formatCode="General">
                        <c:v>551.70799999999997</c:v>
                      </c:pt>
                      <c:pt idx="6505" formatCode="General">
                        <c:v>551.71799999999996</c:v>
                      </c:pt>
                      <c:pt idx="6506" formatCode="General">
                        <c:v>551.72799999999995</c:v>
                      </c:pt>
                      <c:pt idx="6507" formatCode="General">
                        <c:v>551.73800000000006</c:v>
                      </c:pt>
                      <c:pt idx="6508" formatCode="General">
                        <c:v>551.74800000000005</c:v>
                      </c:pt>
                      <c:pt idx="6509" formatCode="General">
                        <c:v>551.75800000000004</c:v>
                      </c:pt>
                      <c:pt idx="6510" formatCode="General">
                        <c:v>551.76800000000003</c:v>
                      </c:pt>
                      <c:pt idx="6511" formatCode="General">
                        <c:v>551.77800000000002</c:v>
                      </c:pt>
                      <c:pt idx="6512" formatCode="General">
                        <c:v>551.78800000000001</c:v>
                      </c:pt>
                      <c:pt idx="6513" formatCode="General">
                        <c:v>551.798</c:v>
                      </c:pt>
                      <c:pt idx="6514" formatCode="General">
                        <c:v>551.80799999999999</c:v>
                      </c:pt>
                      <c:pt idx="6515" formatCode="General">
                        <c:v>551.81799999999998</c:v>
                      </c:pt>
                      <c:pt idx="6516" formatCode="General">
                        <c:v>551.82799999999997</c:v>
                      </c:pt>
                      <c:pt idx="6517" formatCode="General">
                        <c:v>551.83799999999997</c:v>
                      </c:pt>
                      <c:pt idx="6518" formatCode="General">
                        <c:v>551.84799999999996</c:v>
                      </c:pt>
                      <c:pt idx="6519" formatCode="General">
                        <c:v>551.85799999999995</c:v>
                      </c:pt>
                      <c:pt idx="6520" formatCode="General">
                        <c:v>551.86800000000005</c:v>
                      </c:pt>
                      <c:pt idx="6521" formatCode="General">
                        <c:v>551.87800000000004</c:v>
                      </c:pt>
                      <c:pt idx="6522" formatCode="General">
                        <c:v>551.88800000000003</c:v>
                      </c:pt>
                      <c:pt idx="6523" formatCode="General">
                        <c:v>551.89800000000002</c:v>
                      </c:pt>
                      <c:pt idx="6524" formatCode="General">
                        <c:v>551.90800000000002</c:v>
                      </c:pt>
                      <c:pt idx="6525" formatCode="General">
                        <c:v>551.91800000000001</c:v>
                      </c:pt>
                      <c:pt idx="6526" formatCode="General">
                        <c:v>551.928</c:v>
                      </c:pt>
                      <c:pt idx="6527" formatCode="General">
                        <c:v>551.93799999999999</c:v>
                      </c:pt>
                      <c:pt idx="6528" formatCode="General">
                        <c:v>551.94799999999998</c:v>
                      </c:pt>
                      <c:pt idx="6529" formatCode="General">
                        <c:v>551.95799999999997</c:v>
                      </c:pt>
                      <c:pt idx="6530" formatCode="General">
                        <c:v>551.96799999999996</c:v>
                      </c:pt>
                      <c:pt idx="6531" formatCode="General">
                        <c:v>551.97799999999995</c:v>
                      </c:pt>
                      <c:pt idx="6532" formatCode="General">
                        <c:v>551.98800000000006</c:v>
                      </c:pt>
                      <c:pt idx="6533" formatCode="General">
                        <c:v>551.99800000000005</c:v>
                      </c:pt>
                      <c:pt idx="6534" formatCode="General">
                        <c:v>552.00800000000004</c:v>
                      </c:pt>
                      <c:pt idx="6535" formatCode="General">
                        <c:v>552.01800000000003</c:v>
                      </c:pt>
                      <c:pt idx="6536" formatCode="General">
                        <c:v>552.02800000000002</c:v>
                      </c:pt>
                      <c:pt idx="6537" formatCode="General">
                        <c:v>552.03800000000001</c:v>
                      </c:pt>
                      <c:pt idx="6538" formatCode="General">
                        <c:v>552.048</c:v>
                      </c:pt>
                      <c:pt idx="6539" formatCode="General">
                        <c:v>552.05799999999999</c:v>
                      </c:pt>
                      <c:pt idx="6540" formatCode="General">
                        <c:v>552.06799999999998</c:v>
                      </c:pt>
                      <c:pt idx="6541" formatCode="General">
                        <c:v>552.07799999999997</c:v>
                      </c:pt>
                      <c:pt idx="6542" formatCode="General">
                        <c:v>552.08799999999997</c:v>
                      </c:pt>
                      <c:pt idx="6543" formatCode="General">
                        <c:v>552.09799999999996</c:v>
                      </c:pt>
                      <c:pt idx="6544" formatCode="General">
                        <c:v>552.10799999999995</c:v>
                      </c:pt>
                      <c:pt idx="6545" formatCode="General">
                        <c:v>552.11800000000005</c:v>
                      </c:pt>
                      <c:pt idx="6546" formatCode="General">
                        <c:v>552.12800000000004</c:v>
                      </c:pt>
                      <c:pt idx="6547" formatCode="General">
                        <c:v>552.13800000000003</c:v>
                      </c:pt>
                      <c:pt idx="6548" formatCode="General">
                        <c:v>552.14800000000002</c:v>
                      </c:pt>
                      <c:pt idx="6549" formatCode="General">
                        <c:v>552.15800000000002</c:v>
                      </c:pt>
                      <c:pt idx="6550" formatCode="General">
                        <c:v>552.16800000000001</c:v>
                      </c:pt>
                      <c:pt idx="6551" formatCode="General">
                        <c:v>552.178</c:v>
                      </c:pt>
                      <c:pt idx="6552" formatCode="General">
                        <c:v>552.18799999999999</c:v>
                      </c:pt>
                      <c:pt idx="6553" formatCode="General">
                        <c:v>552.19799999999998</c:v>
                      </c:pt>
                      <c:pt idx="6554" formatCode="General">
                        <c:v>552.20799999999997</c:v>
                      </c:pt>
                      <c:pt idx="6555" formatCode="General">
                        <c:v>552.21799999999996</c:v>
                      </c:pt>
                      <c:pt idx="6556" formatCode="General">
                        <c:v>552.22799999999995</c:v>
                      </c:pt>
                      <c:pt idx="6557" formatCode="General">
                        <c:v>552.23800000000006</c:v>
                      </c:pt>
                      <c:pt idx="6558" formatCode="General">
                        <c:v>552.24800000000005</c:v>
                      </c:pt>
                      <c:pt idx="6559" formatCode="General">
                        <c:v>552.25800000000004</c:v>
                      </c:pt>
                      <c:pt idx="6560" formatCode="General">
                        <c:v>552.26800000000003</c:v>
                      </c:pt>
                      <c:pt idx="6561" formatCode="General">
                        <c:v>552.27800000000002</c:v>
                      </c:pt>
                      <c:pt idx="6562" formatCode="General">
                        <c:v>552.28800000000001</c:v>
                      </c:pt>
                      <c:pt idx="6563" formatCode="General">
                        <c:v>552.298</c:v>
                      </c:pt>
                      <c:pt idx="6564" formatCode="General">
                        <c:v>552.30799999999999</c:v>
                      </c:pt>
                      <c:pt idx="6565" formatCode="General">
                        <c:v>552.31799999999998</c:v>
                      </c:pt>
                      <c:pt idx="6566" formatCode="General">
                        <c:v>552.32799999999997</c:v>
                      </c:pt>
                      <c:pt idx="6567" formatCode="General">
                        <c:v>552.33799999999997</c:v>
                      </c:pt>
                      <c:pt idx="6568" formatCode="General">
                        <c:v>552.34799999999996</c:v>
                      </c:pt>
                      <c:pt idx="6569" formatCode="General">
                        <c:v>552.35799999999995</c:v>
                      </c:pt>
                      <c:pt idx="6570" formatCode="General">
                        <c:v>552.36800000000005</c:v>
                      </c:pt>
                      <c:pt idx="6571" formatCode="General">
                        <c:v>552.37800000000004</c:v>
                      </c:pt>
                      <c:pt idx="6572" formatCode="General">
                        <c:v>552.38800000000003</c:v>
                      </c:pt>
                      <c:pt idx="6573" formatCode="General">
                        <c:v>552.39800000000002</c:v>
                      </c:pt>
                      <c:pt idx="6574" formatCode="General">
                        <c:v>552.40800000000002</c:v>
                      </c:pt>
                      <c:pt idx="6575" formatCode="General">
                        <c:v>552.41800000000001</c:v>
                      </c:pt>
                      <c:pt idx="6576" formatCode="General">
                        <c:v>552.428</c:v>
                      </c:pt>
                      <c:pt idx="6577" formatCode="General">
                        <c:v>552.43799999999999</c:v>
                      </c:pt>
                      <c:pt idx="6578" formatCode="General">
                        <c:v>552.44799999999998</c:v>
                      </c:pt>
                      <c:pt idx="6579" formatCode="General">
                        <c:v>552.45799999999997</c:v>
                      </c:pt>
                      <c:pt idx="6580" formatCode="General">
                        <c:v>552.46799999999996</c:v>
                      </c:pt>
                      <c:pt idx="6581" formatCode="General">
                        <c:v>552.47799999999995</c:v>
                      </c:pt>
                      <c:pt idx="6582" formatCode="General">
                        <c:v>552.48800000000006</c:v>
                      </c:pt>
                      <c:pt idx="6583" formatCode="General">
                        <c:v>552.49800000000005</c:v>
                      </c:pt>
                      <c:pt idx="6584" formatCode="General">
                        <c:v>552.50800000000004</c:v>
                      </c:pt>
                      <c:pt idx="6585" formatCode="General">
                        <c:v>552.51800000000003</c:v>
                      </c:pt>
                      <c:pt idx="6586" formatCode="General">
                        <c:v>552.52800000000002</c:v>
                      </c:pt>
                      <c:pt idx="6587" formatCode="General">
                        <c:v>552.53800000000001</c:v>
                      </c:pt>
                      <c:pt idx="6588" formatCode="General">
                        <c:v>552.548</c:v>
                      </c:pt>
                      <c:pt idx="6589" formatCode="General">
                        <c:v>552.55799999999999</c:v>
                      </c:pt>
                      <c:pt idx="6590" formatCode="General">
                        <c:v>552.56799999999998</c:v>
                      </c:pt>
                      <c:pt idx="6591" formatCode="General">
                        <c:v>552.57799999999997</c:v>
                      </c:pt>
                      <c:pt idx="6592" formatCode="General">
                        <c:v>552.58799999999997</c:v>
                      </c:pt>
                      <c:pt idx="6593" formatCode="General">
                        <c:v>552.59799999999996</c:v>
                      </c:pt>
                      <c:pt idx="6594" formatCode="General">
                        <c:v>552.60799999999995</c:v>
                      </c:pt>
                      <c:pt idx="6595" formatCode="General">
                        <c:v>552.61800000000005</c:v>
                      </c:pt>
                      <c:pt idx="6596" formatCode="General">
                        <c:v>552.62800000000004</c:v>
                      </c:pt>
                      <c:pt idx="6597" formatCode="General">
                        <c:v>552.63800000000003</c:v>
                      </c:pt>
                      <c:pt idx="6598" formatCode="General">
                        <c:v>552.64800000000002</c:v>
                      </c:pt>
                      <c:pt idx="6599" formatCode="General">
                        <c:v>552.65800000000002</c:v>
                      </c:pt>
                      <c:pt idx="6600" formatCode="General">
                        <c:v>552.66800000000001</c:v>
                      </c:pt>
                      <c:pt idx="6601" formatCode="General">
                        <c:v>552.678</c:v>
                      </c:pt>
                      <c:pt idx="6602" formatCode="General">
                        <c:v>552.68799999999999</c:v>
                      </c:pt>
                      <c:pt idx="6603" formatCode="General">
                        <c:v>552.69799999999998</c:v>
                      </c:pt>
                      <c:pt idx="6604" formatCode="General">
                        <c:v>552.70799999999997</c:v>
                      </c:pt>
                      <c:pt idx="6605" formatCode="General">
                        <c:v>552.71799999999996</c:v>
                      </c:pt>
                      <c:pt idx="6606" formatCode="General">
                        <c:v>552.72799999999995</c:v>
                      </c:pt>
                      <c:pt idx="6607" formatCode="General">
                        <c:v>552.73800000000006</c:v>
                      </c:pt>
                      <c:pt idx="6608" formatCode="General">
                        <c:v>552.74800000000005</c:v>
                      </c:pt>
                      <c:pt idx="6609" formatCode="General">
                        <c:v>552.75800000000004</c:v>
                      </c:pt>
                      <c:pt idx="6610" formatCode="General">
                        <c:v>552.76800000000003</c:v>
                      </c:pt>
                      <c:pt idx="6611" formatCode="General">
                        <c:v>552.77800000000002</c:v>
                      </c:pt>
                      <c:pt idx="6612" formatCode="General">
                        <c:v>552.78800000000001</c:v>
                      </c:pt>
                      <c:pt idx="6613" formatCode="General">
                        <c:v>552.798</c:v>
                      </c:pt>
                      <c:pt idx="6614" formatCode="General">
                        <c:v>552.80799999999999</c:v>
                      </c:pt>
                      <c:pt idx="6615" formatCode="General">
                        <c:v>552.81799999999998</c:v>
                      </c:pt>
                      <c:pt idx="6616" formatCode="General">
                        <c:v>552.82799999999997</c:v>
                      </c:pt>
                      <c:pt idx="6617" formatCode="General">
                        <c:v>552.83799999999997</c:v>
                      </c:pt>
                      <c:pt idx="6618" formatCode="General">
                        <c:v>552.84799999999996</c:v>
                      </c:pt>
                      <c:pt idx="6619" formatCode="General">
                        <c:v>552.85799999999995</c:v>
                      </c:pt>
                      <c:pt idx="6620" formatCode="General">
                        <c:v>552.86800000000005</c:v>
                      </c:pt>
                      <c:pt idx="6621" formatCode="General">
                        <c:v>552.87800000000004</c:v>
                      </c:pt>
                      <c:pt idx="6622" formatCode="General">
                        <c:v>552.88800000000003</c:v>
                      </c:pt>
                      <c:pt idx="6623" formatCode="General">
                        <c:v>552.89800000000002</c:v>
                      </c:pt>
                      <c:pt idx="6624" formatCode="General">
                        <c:v>552.90800000000002</c:v>
                      </c:pt>
                      <c:pt idx="6625" formatCode="General">
                        <c:v>552.91800000000001</c:v>
                      </c:pt>
                      <c:pt idx="6626" formatCode="General">
                        <c:v>552.928</c:v>
                      </c:pt>
                      <c:pt idx="6627" formatCode="General">
                        <c:v>552.93799999999999</c:v>
                      </c:pt>
                      <c:pt idx="6628" formatCode="General">
                        <c:v>552.94399999999996</c:v>
                      </c:pt>
                      <c:pt idx="6629" formatCode="General">
                        <c:v>552.94399999999996</c:v>
                      </c:pt>
                      <c:pt idx="6630" formatCode="General">
                        <c:v>553.94399999999996</c:v>
                      </c:pt>
                      <c:pt idx="6631" formatCode="General">
                        <c:v>554.94399999999996</c:v>
                      </c:pt>
                      <c:pt idx="6632" formatCode="General">
                        <c:v>555.94399999999996</c:v>
                      </c:pt>
                      <c:pt idx="6633" formatCode="General">
                        <c:v>556.94399999999996</c:v>
                      </c:pt>
                      <c:pt idx="6634" formatCode="General">
                        <c:v>557.94399999999996</c:v>
                      </c:pt>
                      <c:pt idx="6635" formatCode="General">
                        <c:v>558.94399999999996</c:v>
                      </c:pt>
                      <c:pt idx="6636" formatCode="General">
                        <c:v>559.94399999999996</c:v>
                      </c:pt>
                      <c:pt idx="6637" formatCode="General">
                        <c:v>560.94399999999996</c:v>
                      </c:pt>
                      <c:pt idx="6638" formatCode="General">
                        <c:v>561.94399999999996</c:v>
                      </c:pt>
                      <c:pt idx="6639" formatCode="General">
                        <c:v>562.94399999999996</c:v>
                      </c:pt>
                      <c:pt idx="6640" formatCode="General">
                        <c:v>563.94399999999996</c:v>
                      </c:pt>
                      <c:pt idx="6641" formatCode="General">
                        <c:v>564.94399999999996</c:v>
                      </c:pt>
                      <c:pt idx="6642" formatCode="General">
                        <c:v>565.94399999999996</c:v>
                      </c:pt>
                      <c:pt idx="6643" formatCode="General">
                        <c:v>566.94399999999996</c:v>
                      </c:pt>
                      <c:pt idx="6644" formatCode="General">
                        <c:v>567.94399999999996</c:v>
                      </c:pt>
                      <c:pt idx="6645" formatCode="General">
                        <c:v>568.94399999999996</c:v>
                      </c:pt>
                      <c:pt idx="6646" formatCode="General">
                        <c:v>569.94399999999996</c:v>
                      </c:pt>
                      <c:pt idx="6647" formatCode="General">
                        <c:v>570.94399999999996</c:v>
                      </c:pt>
                      <c:pt idx="6648" formatCode="General">
                        <c:v>571.94399999999996</c:v>
                      </c:pt>
                      <c:pt idx="6649" formatCode="General">
                        <c:v>572.94399999999996</c:v>
                      </c:pt>
                      <c:pt idx="6650" formatCode="General">
                        <c:v>573.94399999999996</c:v>
                      </c:pt>
                      <c:pt idx="6651" formatCode="General">
                        <c:v>574.94399999999996</c:v>
                      </c:pt>
                      <c:pt idx="6652" formatCode="General">
                        <c:v>575.94399999999996</c:v>
                      </c:pt>
                      <c:pt idx="6653" formatCode="General">
                        <c:v>576.94399999999996</c:v>
                      </c:pt>
                      <c:pt idx="6654" formatCode="General">
                        <c:v>577.94399999999996</c:v>
                      </c:pt>
                      <c:pt idx="6655" formatCode="General">
                        <c:v>578.94399999999996</c:v>
                      </c:pt>
                      <c:pt idx="6656" formatCode="General">
                        <c:v>579.94399999999996</c:v>
                      </c:pt>
                      <c:pt idx="6657" formatCode="General">
                        <c:v>580.94399999999996</c:v>
                      </c:pt>
                      <c:pt idx="6658" formatCode="General">
                        <c:v>581.94399999999996</c:v>
                      </c:pt>
                      <c:pt idx="6659" formatCode="General">
                        <c:v>582.94399999999996</c:v>
                      </c:pt>
                      <c:pt idx="6660" formatCode="General">
                        <c:v>583.94399999999996</c:v>
                      </c:pt>
                      <c:pt idx="6661" formatCode="General">
                        <c:v>584.94399999999996</c:v>
                      </c:pt>
                      <c:pt idx="6662" formatCode="General">
                        <c:v>585.94399999999996</c:v>
                      </c:pt>
                      <c:pt idx="6663" formatCode="General">
                        <c:v>586.94399999999996</c:v>
                      </c:pt>
                      <c:pt idx="6664" formatCode="General">
                        <c:v>587.94399999999996</c:v>
                      </c:pt>
                      <c:pt idx="6665" formatCode="General">
                        <c:v>588.94399999999996</c:v>
                      </c:pt>
                      <c:pt idx="6666" formatCode="General">
                        <c:v>589.94399999999996</c:v>
                      </c:pt>
                      <c:pt idx="6667" formatCode="General">
                        <c:v>590.94399999999996</c:v>
                      </c:pt>
                      <c:pt idx="6668" formatCode="General">
                        <c:v>591.94399999999996</c:v>
                      </c:pt>
                      <c:pt idx="6669" formatCode="General">
                        <c:v>592.94399999999996</c:v>
                      </c:pt>
                      <c:pt idx="6670" formatCode="General">
                        <c:v>593.94399999999996</c:v>
                      </c:pt>
                      <c:pt idx="6671" formatCode="General">
                        <c:v>594.94399999999996</c:v>
                      </c:pt>
                      <c:pt idx="6672" formatCode="General">
                        <c:v>595.94399999999996</c:v>
                      </c:pt>
                      <c:pt idx="6673" formatCode="General">
                        <c:v>596.94399999999996</c:v>
                      </c:pt>
                      <c:pt idx="6674" formatCode="General">
                        <c:v>597.94399999999996</c:v>
                      </c:pt>
                      <c:pt idx="6675" formatCode="General">
                        <c:v>598.94399999999996</c:v>
                      </c:pt>
                      <c:pt idx="6676" formatCode="General">
                        <c:v>599.94399999999996</c:v>
                      </c:pt>
                      <c:pt idx="6677" formatCode="General">
                        <c:v>600.94399999999996</c:v>
                      </c:pt>
                      <c:pt idx="6678" formatCode="General">
                        <c:v>601.94399999999996</c:v>
                      </c:pt>
                      <c:pt idx="6679" formatCode="General">
                        <c:v>602.94399999999996</c:v>
                      </c:pt>
                      <c:pt idx="6680" formatCode="General">
                        <c:v>603.94399999999996</c:v>
                      </c:pt>
                      <c:pt idx="6681" formatCode="General">
                        <c:v>604.94399999999996</c:v>
                      </c:pt>
                      <c:pt idx="6682" formatCode="General">
                        <c:v>605.94399999999996</c:v>
                      </c:pt>
                      <c:pt idx="6683" formatCode="General">
                        <c:v>606.94399999999996</c:v>
                      </c:pt>
                      <c:pt idx="6684" formatCode="General">
                        <c:v>607.94399999999996</c:v>
                      </c:pt>
                      <c:pt idx="6685" formatCode="General">
                        <c:v>608.94399999999996</c:v>
                      </c:pt>
                      <c:pt idx="6686" formatCode="General">
                        <c:v>609.94399999999996</c:v>
                      </c:pt>
                      <c:pt idx="6687" formatCode="General">
                        <c:v>610.94399999999996</c:v>
                      </c:pt>
                      <c:pt idx="6688" formatCode="General">
                        <c:v>611.94399999999996</c:v>
                      </c:pt>
                      <c:pt idx="6689" formatCode="General">
                        <c:v>612.94399999999996</c:v>
                      </c:pt>
                      <c:pt idx="6690" formatCode="General">
                        <c:v>613.94399999999996</c:v>
                      </c:pt>
                      <c:pt idx="6691" formatCode="General">
                        <c:v>614.94399999999996</c:v>
                      </c:pt>
                      <c:pt idx="6692" formatCode="General">
                        <c:v>615.94399999999996</c:v>
                      </c:pt>
                      <c:pt idx="6693" formatCode="General">
                        <c:v>616.94399999999996</c:v>
                      </c:pt>
                      <c:pt idx="6694" formatCode="General">
                        <c:v>617.94399999999996</c:v>
                      </c:pt>
                      <c:pt idx="6695" formatCode="General">
                        <c:v>618.94399999999996</c:v>
                      </c:pt>
                      <c:pt idx="6696" formatCode="General">
                        <c:v>619.94399999999996</c:v>
                      </c:pt>
                      <c:pt idx="6697" formatCode="General">
                        <c:v>620.94399999999996</c:v>
                      </c:pt>
                      <c:pt idx="6698" formatCode="General">
                        <c:v>621.94399999999996</c:v>
                      </c:pt>
                      <c:pt idx="6699" formatCode="General">
                        <c:v>622.94399999999996</c:v>
                      </c:pt>
                      <c:pt idx="6700" formatCode="General">
                        <c:v>623.15899999999999</c:v>
                      </c:pt>
                      <c:pt idx="6701" formatCode="General">
                        <c:v>623.15899999999999</c:v>
                      </c:pt>
                      <c:pt idx="6702" formatCode="General">
                        <c:v>623.16899999999998</c:v>
                      </c:pt>
                      <c:pt idx="6703" formatCode="General">
                        <c:v>623.17899999999997</c:v>
                      </c:pt>
                      <c:pt idx="6704" formatCode="General">
                        <c:v>623.18899999999996</c:v>
                      </c:pt>
                      <c:pt idx="6705" formatCode="General">
                        <c:v>623.19899999999996</c:v>
                      </c:pt>
                      <c:pt idx="6706" formatCode="General">
                        <c:v>623.20899999999995</c:v>
                      </c:pt>
                      <c:pt idx="6707" formatCode="General">
                        <c:v>623.21900000000005</c:v>
                      </c:pt>
                      <c:pt idx="6708" formatCode="General">
                        <c:v>623.22900000000004</c:v>
                      </c:pt>
                      <c:pt idx="6709" formatCode="General">
                        <c:v>623.23900000000003</c:v>
                      </c:pt>
                      <c:pt idx="6710" formatCode="General">
                        <c:v>623.24900000000002</c:v>
                      </c:pt>
                      <c:pt idx="6711" formatCode="General">
                        <c:v>623.25900000000001</c:v>
                      </c:pt>
                      <c:pt idx="6712" formatCode="General">
                        <c:v>623.26900000000001</c:v>
                      </c:pt>
                      <c:pt idx="6713" formatCode="General">
                        <c:v>623.279</c:v>
                      </c:pt>
                      <c:pt idx="6714" formatCode="General">
                        <c:v>623.28899999999999</c:v>
                      </c:pt>
                      <c:pt idx="6715" formatCode="General">
                        <c:v>623.29899999999998</c:v>
                      </c:pt>
                      <c:pt idx="6716" formatCode="General">
                        <c:v>623.30899999999997</c:v>
                      </c:pt>
                      <c:pt idx="6717" formatCode="General">
                        <c:v>623.31899999999996</c:v>
                      </c:pt>
                      <c:pt idx="6718" formatCode="General">
                        <c:v>623.32899999999995</c:v>
                      </c:pt>
                      <c:pt idx="6719" formatCode="General">
                        <c:v>623.33900000000006</c:v>
                      </c:pt>
                      <c:pt idx="6720" formatCode="General">
                        <c:v>623.34900000000005</c:v>
                      </c:pt>
                      <c:pt idx="6721" formatCode="General">
                        <c:v>623.35900000000004</c:v>
                      </c:pt>
                      <c:pt idx="6722" formatCode="General">
                        <c:v>623.36900000000003</c:v>
                      </c:pt>
                      <c:pt idx="6723" formatCode="General">
                        <c:v>623.37900000000002</c:v>
                      </c:pt>
                      <c:pt idx="6724" formatCode="General">
                        <c:v>623.38900000000001</c:v>
                      </c:pt>
                      <c:pt idx="6725" formatCode="General">
                        <c:v>623.399</c:v>
                      </c:pt>
                      <c:pt idx="6726" formatCode="General">
                        <c:v>623.40899999999999</c:v>
                      </c:pt>
                      <c:pt idx="6727" formatCode="General">
                        <c:v>623.41899999999998</c:v>
                      </c:pt>
                      <c:pt idx="6728" formatCode="General">
                        <c:v>623.42899999999997</c:v>
                      </c:pt>
                      <c:pt idx="6729" formatCode="General">
                        <c:v>623.43899999999996</c:v>
                      </c:pt>
                      <c:pt idx="6730" formatCode="General">
                        <c:v>623.44899999999996</c:v>
                      </c:pt>
                      <c:pt idx="6731" formatCode="General">
                        <c:v>623.45899999999995</c:v>
                      </c:pt>
                      <c:pt idx="6732" formatCode="General">
                        <c:v>623.46900000000005</c:v>
                      </c:pt>
                      <c:pt idx="6733" formatCode="General">
                        <c:v>623.47900000000004</c:v>
                      </c:pt>
                      <c:pt idx="6734" formatCode="General">
                        <c:v>623.48900000000003</c:v>
                      </c:pt>
                      <c:pt idx="6735" formatCode="General">
                        <c:v>623.49900000000002</c:v>
                      </c:pt>
                      <c:pt idx="6736" formatCode="General">
                        <c:v>623.50900000000001</c:v>
                      </c:pt>
                      <c:pt idx="6737" formatCode="General">
                        <c:v>623.51900000000001</c:v>
                      </c:pt>
                      <c:pt idx="6738" formatCode="General">
                        <c:v>623.529</c:v>
                      </c:pt>
                      <c:pt idx="6739" formatCode="General">
                        <c:v>623.53899999999999</c:v>
                      </c:pt>
                      <c:pt idx="6740" formatCode="General">
                        <c:v>623.54899999999998</c:v>
                      </c:pt>
                      <c:pt idx="6741" formatCode="General">
                        <c:v>623.55899999999997</c:v>
                      </c:pt>
                      <c:pt idx="6742" formatCode="General">
                        <c:v>623.56899999999996</c:v>
                      </c:pt>
                      <c:pt idx="6743" formatCode="General">
                        <c:v>623.57899999999995</c:v>
                      </c:pt>
                      <c:pt idx="6744" formatCode="General">
                        <c:v>623.58900000000006</c:v>
                      </c:pt>
                      <c:pt idx="6745" formatCode="General">
                        <c:v>623.59900000000005</c:v>
                      </c:pt>
                      <c:pt idx="6746" formatCode="General">
                        <c:v>623.60900000000004</c:v>
                      </c:pt>
                      <c:pt idx="6747" formatCode="General">
                        <c:v>623.61900000000003</c:v>
                      </c:pt>
                      <c:pt idx="6748" formatCode="General">
                        <c:v>623.62900000000002</c:v>
                      </c:pt>
                      <c:pt idx="6749" formatCode="General">
                        <c:v>623.63900000000001</c:v>
                      </c:pt>
                      <c:pt idx="6750" formatCode="General">
                        <c:v>623.649</c:v>
                      </c:pt>
                      <c:pt idx="6751" formatCode="General">
                        <c:v>623.65899999999999</c:v>
                      </c:pt>
                      <c:pt idx="6752" formatCode="General">
                        <c:v>623.66899999999998</c:v>
                      </c:pt>
                      <c:pt idx="6753" formatCode="General">
                        <c:v>623.67899999999997</c:v>
                      </c:pt>
                      <c:pt idx="6754" formatCode="General">
                        <c:v>623.68899999999996</c:v>
                      </c:pt>
                      <c:pt idx="6755" formatCode="General">
                        <c:v>623.69899999999996</c:v>
                      </c:pt>
                      <c:pt idx="6756" formatCode="General">
                        <c:v>623.70899999999995</c:v>
                      </c:pt>
                      <c:pt idx="6757" formatCode="General">
                        <c:v>623.71900000000005</c:v>
                      </c:pt>
                      <c:pt idx="6758" formatCode="General">
                        <c:v>623.72900000000004</c:v>
                      </c:pt>
                      <c:pt idx="6759" formatCode="General">
                        <c:v>623.73900000000003</c:v>
                      </c:pt>
                      <c:pt idx="6760" formatCode="General">
                        <c:v>623.74900000000002</c:v>
                      </c:pt>
                      <c:pt idx="6761" formatCode="General">
                        <c:v>623.75900000000001</c:v>
                      </c:pt>
                      <c:pt idx="6762" formatCode="General">
                        <c:v>623.76900000000001</c:v>
                      </c:pt>
                      <c:pt idx="6763" formatCode="General">
                        <c:v>623.779</c:v>
                      </c:pt>
                      <c:pt idx="6764" formatCode="General">
                        <c:v>623.78899999999999</c:v>
                      </c:pt>
                      <c:pt idx="6765" formatCode="General">
                        <c:v>623.79899999999998</c:v>
                      </c:pt>
                      <c:pt idx="6766" formatCode="General">
                        <c:v>623.80899999999997</c:v>
                      </c:pt>
                      <c:pt idx="6767" formatCode="General">
                        <c:v>623.81899999999996</c:v>
                      </c:pt>
                      <c:pt idx="6768" formatCode="General">
                        <c:v>623.82899999999995</c:v>
                      </c:pt>
                      <c:pt idx="6769" formatCode="General">
                        <c:v>623.83900000000006</c:v>
                      </c:pt>
                      <c:pt idx="6770" formatCode="General">
                        <c:v>623.84900000000005</c:v>
                      </c:pt>
                      <c:pt idx="6771" formatCode="General">
                        <c:v>623.85900000000004</c:v>
                      </c:pt>
                      <c:pt idx="6772" formatCode="General">
                        <c:v>623.86900000000003</c:v>
                      </c:pt>
                      <c:pt idx="6773" formatCode="General">
                        <c:v>623.87900000000002</c:v>
                      </c:pt>
                      <c:pt idx="6774" formatCode="General">
                        <c:v>623.88900000000001</c:v>
                      </c:pt>
                      <c:pt idx="6775" formatCode="General">
                        <c:v>623.899</c:v>
                      </c:pt>
                      <c:pt idx="6776" formatCode="General">
                        <c:v>623.90899999999999</c:v>
                      </c:pt>
                      <c:pt idx="6777" formatCode="General">
                        <c:v>623.91899999999998</c:v>
                      </c:pt>
                      <c:pt idx="6778" formatCode="General">
                        <c:v>623.92899999999997</c:v>
                      </c:pt>
                      <c:pt idx="6779" formatCode="General">
                        <c:v>623.93899999999996</c:v>
                      </c:pt>
                      <c:pt idx="6780" formatCode="General">
                        <c:v>623.94899999999996</c:v>
                      </c:pt>
                      <c:pt idx="6781" formatCode="General">
                        <c:v>623.95899999999995</c:v>
                      </c:pt>
                      <c:pt idx="6782" formatCode="General">
                        <c:v>623.96900000000005</c:v>
                      </c:pt>
                      <c:pt idx="6783" formatCode="General">
                        <c:v>623.97900000000004</c:v>
                      </c:pt>
                      <c:pt idx="6784" formatCode="General">
                        <c:v>623.98900000000003</c:v>
                      </c:pt>
                      <c:pt idx="6785" formatCode="General">
                        <c:v>623.99900000000002</c:v>
                      </c:pt>
                      <c:pt idx="6786" formatCode="General">
                        <c:v>624.00900000000001</c:v>
                      </c:pt>
                      <c:pt idx="6787" formatCode="General">
                        <c:v>624.01900000000001</c:v>
                      </c:pt>
                      <c:pt idx="6788" formatCode="General">
                        <c:v>624.029</c:v>
                      </c:pt>
                      <c:pt idx="6789" formatCode="General">
                        <c:v>624.03899999999999</c:v>
                      </c:pt>
                      <c:pt idx="6790" formatCode="General">
                        <c:v>624.04899999999998</c:v>
                      </c:pt>
                      <c:pt idx="6791" formatCode="General">
                        <c:v>624.05899999999997</c:v>
                      </c:pt>
                      <c:pt idx="6792" formatCode="General">
                        <c:v>624.06899999999996</c:v>
                      </c:pt>
                      <c:pt idx="6793" formatCode="General">
                        <c:v>624.07899999999995</c:v>
                      </c:pt>
                      <c:pt idx="6794" formatCode="General">
                        <c:v>624.08900000000006</c:v>
                      </c:pt>
                      <c:pt idx="6795" formatCode="General">
                        <c:v>624.09900000000005</c:v>
                      </c:pt>
                      <c:pt idx="6796" formatCode="General">
                        <c:v>624.10900000000004</c:v>
                      </c:pt>
                      <c:pt idx="6797" formatCode="General">
                        <c:v>624.11900000000003</c:v>
                      </c:pt>
                      <c:pt idx="6798" formatCode="General">
                        <c:v>624.12900000000002</c:v>
                      </c:pt>
                      <c:pt idx="6799" formatCode="General">
                        <c:v>624.13900000000001</c:v>
                      </c:pt>
                      <c:pt idx="6800" formatCode="General">
                        <c:v>624.149</c:v>
                      </c:pt>
                      <c:pt idx="6801" formatCode="General">
                        <c:v>624.15899999999999</c:v>
                      </c:pt>
                      <c:pt idx="6802" formatCode="General">
                        <c:v>624.16899999999998</c:v>
                      </c:pt>
                      <c:pt idx="6803" formatCode="General">
                        <c:v>624.17899999999997</c:v>
                      </c:pt>
                      <c:pt idx="6804" formatCode="General">
                        <c:v>624.18899999999996</c:v>
                      </c:pt>
                      <c:pt idx="6805" formatCode="General">
                        <c:v>624.19899999999996</c:v>
                      </c:pt>
                      <c:pt idx="6806" formatCode="General">
                        <c:v>624.20899999999995</c:v>
                      </c:pt>
                      <c:pt idx="6807" formatCode="General">
                        <c:v>624.21900000000005</c:v>
                      </c:pt>
                      <c:pt idx="6808" formatCode="General">
                        <c:v>624.22900000000004</c:v>
                      </c:pt>
                      <c:pt idx="6809" formatCode="General">
                        <c:v>624.23900000000003</c:v>
                      </c:pt>
                      <c:pt idx="6810" formatCode="General">
                        <c:v>624.24900000000002</c:v>
                      </c:pt>
                      <c:pt idx="6811" formatCode="General">
                        <c:v>624.25900000000001</c:v>
                      </c:pt>
                      <c:pt idx="6812" formatCode="General">
                        <c:v>624.26900000000001</c:v>
                      </c:pt>
                      <c:pt idx="6813" formatCode="General">
                        <c:v>624.279</c:v>
                      </c:pt>
                      <c:pt idx="6814" formatCode="General">
                        <c:v>624.28899999999999</c:v>
                      </c:pt>
                      <c:pt idx="6815" formatCode="General">
                        <c:v>624.29899999999998</c:v>
                      </c:pt>
                      <c:pt idx="6816" formatCode="General">
                        <c:v>624.30899999999997</c:v>
                      </c:pt>
                      <c:pt idx="6817" formatCode="General">
                        <c:v>624.31899999999996</c:v>
                      </c:pt>
                      <c:pt idx="6818" formatCode="General">
                        <c:v>624.32899999999995</c:v>
                      </c:pt>
                      <c:pt idx="6819" formatCode="General">
                        <c:v>624.33900000000006</c:v>
                      </c:pt>
                      <c:pt idx="6820" formatCode="General">
                        <c:v>624.34900000000005</c:v>
                      </c:pt>
                      <c:pt idx="6821" formatCode="General">
                        <c:v>624.35900000000004</c:v>
                      </c:pt>
                      <c:pt idx="6822" formatCode="General">
                        <c:v>624.36900000000003</c:v>
                      </c:pt>
                      <c:pt idx="6823" formatCode="General">
                        <c:v>624.37900000000002</c:v>
                      </c:pt>
                      <c:pt idx="6824" formatCode="General">
                        <c:v>624.38900000000001</c:v>
                      </c:pt>
                      <c:pt idx="6825" formatCode="General">
                        <c:v>624.399</c:v>
                      </c:pt>
                      <c:pt idx="6826" formatCode="General">
                        <c:v>624.40899999999999</c:v>
                      </c:pt>
                      <c:pt idx="6827" formatCode="General">
                        <c:v>624.41899999999998</c:v>
                      </c:pt>
                      <c:pt idx="6828" formatCode="General">
                        <c:v>624.42899999999997</c:v>
                      </c:pt>
                      <c:pt idx="6829" formatCode="General">
                        <c:v>624.43899999999996</c:v>
                      </c:pt>
                      <c:pt idx="6830" formatCode="General">
                        <c:v>624.44899999999996</c:v>
                      </c:pt>
                      <c:pt idx="6831" formatCode="General">
                        <c:v>624.45899999999995</c:v>
                      </c:pt>
                      <c:pt idx="6832" formatCode="General">
                        <c:v>624.46900000000005</c:v>
                      </c:pt>
                      <c:pt idx="6833" formatCode="General">
                        <c:v>624.47900000000004</c:v>
                      </c:pt>
                      <c:pt idx="6834" formatCode="General">
                        <c:v>624.48900000000003</c:v>
                      </c:pt>
                      <c:pt idx="6835" formatCode="General">
                        <c:v>624.49900000000002</c:v>
                      </c:pt>
                      <c:pt idx="6836" formatCode="General">
                        <c:v>624.50900000000001</c:v>
                      </c:pt>
                      <c:pt idx="6837" formatCode="General">
                        <c:v>624.51900000000001</c:v>
                      </c:pt>
                      <c:pt idx="6838" formatCode="General">
                        <c:v>624.529</c:v>
                      </c:pt>
                      <c:pt idx="6839" formatCode="General">
                        <c:v>624.53899999999999</c:v>
                      </c:pt>
                      <c:pt idx="6840" formatCode="General">
                        <c:v>624.54899999999998</c:v>
                      </c:pt>
                      <c:pt idx="6841" formatCode="General">
                        <c:v>624.55899999999997</c:v>
                      </c:pt>
                      <c:pt idx="6842" formatCode="General">
                        <c:v>624.56899999999996</c:v>
                      </c:pt>
                      <c:pt idx="6843" formatCode="General">
                        <c:v>624.57899999999995</c:v>
                      </c:pt>
                      <c:pt idx="6844" formatCode="General">
                        <c:v>624.58900000000006</c:v>
                      </c:pt>
                      <c:pt idx="6845" formatCode="General">
                        <c:v>624.59900000000005</c:v>
                      </c:pt>
                      <c:pt idx="6846" formatCode="General">
                        <c:v>624.60900000000004</c:v>
                      </c:pt>
                      <c:pt idx="6847" formatCode="General">
                        <c:v>624.61900000000003</c:v>
                      </c:pt>
                      <c:pt idx="6848" formatCode="General">
                        <c:v>624.62900000000002</c:v>
                      </c:pt>
                      <c:pt idx="6849" formatCode="General">
                        <c:v>624.63900000000001</c:v>
                      </c:pt>
                      <c:pt idx="6850" formatCode="General">
                        <c:v>624.649</c:v>
                      </c:pt>
                      <c:pt idx="6851" formatCode="General">
                        <c:v>624.65899999999999</c:v>
                      </c:pt>
                      <c:pt idx="6852" formatCode="General">
                        <c:v>624.66899999999998</c:v>
                      </c:pt>
                      <c:pt idx="6853" formatCode="General">
                        <c:v>624.67899999999997</c:v>
                      </c:pt>
                      <c:pt idx="6854" formatCode="General">
                        <c:v>624.68899999999996</c:v>
                      </c:pt>
                      <c:pt idx="6855" formatCode="General">
                        <c:v>624.69899999999996</c:v>
                      </c:pt>
                      <c:pt idx="6856" formatCode="General">
                        <c:v>624.70899999999995</c:v>
                      </c:pt>
                      <c:pt idx="6857" formatCode="General">
                        <c:v>624.71900000000005</c:v>
                      </c:pt>
                      <c:pt idx="6858" formatCode="General">
                        <c:v>624.72900000000004</c:v>
                      </c:pt>
                      <c:pt idx="6859" formatCode="General">
                        <c:v>624.73900000000003</c:v>
                      </c:pt>
                      <c:pt idx="6860" formatCode="General">
                        <c:v>624.74900000000002</c:v>
                      </c:pt>
                      <c:pt idx="6861" formatCode="General">
                        <c:v>624.75900000000001</c:v>
                      </c:pt>
                      <c:pt idx="6862" formatCode="General">
                        <c:v>624.76900000000001</c:v>
                      </c:pt>
                      <c:pt idx="6863" formatCode="General">
                        <c:v>624.779</c:v>
                      </c:pt>
                      <c:pt idx="6864" formatCode="General">
                        <c:v>624.78899999999999</c:v>
                      </c:pt>
                      <c:pt idx="6865" formatCode="General">
                        <c:v>624.79899999999998</c:v>
                      </c:pt>
                      <c:pt idx="6866" formatCode="General">
                        <c:v>624.80899999999997</c:v>
                      </c:pt>
                      <c:pt idx="6867" formatCode="General">
                        <c:v>624.81899999999996</c:v>
                      </c:pt>
                      <c:pt idx="6868" formatCode="General">
                        <c:v>624.82899999999995</c:v>
                      </c:pt>
                      <c:pt idx="6869" formatCode="General">
                        <c:v>624.83900000000006</c:v>
                      </c:pt>
                      <c:pt idx="6870" formatCode="General">
                        <c:v>624.84900000000005</c:v>
                      </c:pt>
                      <c:pt idx="6871" formatCode="General">
                        <c:v>624.85900000000004</c:v>
                      </c:pt>
                      <c:pt idx="6872" formatCode="General">
                        <c:v>624.86900000000003</c:v>
                      </c:pt>
                      <c:pt idx="6873" formatCode="General">
                        <c:v>624.87900000000002</c:v>
                      </c:pt>
                      <c:pt idx="6874" formatCode="General">
                        <c:v>624.88900000000001</c:v>
                      </c:pt>
                      <c:pt idx="6875" formatCode="General">
                        <c:v>624.899</c:v>
                      </c:pt>
                      <c:pt idx="6876" formatCode="General">
                        <c:v>624.90899999999999</c:v>
                      </c:pt>
                      <c:pt idx="6877" formatCode="General">
                        <c:v>624.91899999999998</c:v>
                      </c:pt>
                      <c:pt idx="6878" formatCode="General">
                        <c:v>624.92899999999997</c:v>
                      </c:pt>
                      <c:pt idx="6879" formatCode="General">
                        <c:v>624.93899999999996</c:v>
                      </c:pt>
                      <c:pt idx="6880" formatCode="General">
                        <c:v>624.94899999999996</c:v>
                      </c:pt>
                      <c:pt idx="6881" formatCode="General">
                        <c:v>624.95899999999995</c:v>
                      </c:pt>
                      <c:pt idx="6882" formatCode="General">
                        <c:v>624.96900000000005</c:v>
                      </c:pt>
                      <c:pt idx="6883" formatCode="General">
                        <c:v>624.97900000000004</c:v>
                      </c:pt>
                      <c:pt idx="6884" formatCode="General">
                        <c:v>624.98900000000003</c:v>
                      </c:pt>
                      <c:pt idx="6885" formatCode="General">
                        <c:v>624.99900000000002</c:v>
                      </c:pt>
                      <c:pt idx="6886" formatCode="General">
                        <c:v>625.00900000000001</c:v>
                      </c:pt>
                      <c:pt idx="6887" formatCode="General">
                        <c:v>625.01900000000001</c:v>
                      </c:pt>
                      <c:pt idx="6888" formatCode="General">
                        <c:v>625.029</c:v>
                      </c:pt>
                      <c:pt idx="6889" formatCode="General">
                        <c:v>625.03899999999999</c:v>
                      </c:pt>
                      <c:pt idx="6890" formatCode="General">
                        <c:v>625.04899999999998</c:v>
                      </c:pt>
                      <c:pt idx="6891" formatCode="General">
                        <c:v>625.05899999999997</c:v>
                      </c:pt>
                      <c:pt idx="6892" formatCode="General">
                        <c:v>625.06899999999996</c:v>
                      </c:pt>
                      <c:pt idx="6893" formatCode="General">
                        <c:v>625.07899999999995</c:v>
                      </c:pt>
                      <c:pt idx="6894" formatCode="General">
                        <c:v>625.08900000000006</c:v>
                      </c:pt>
                      <c:pt idx="6895" formatCode="General">
                        <c:v>625.09900000000005</c:v>
                      </c:pt>
                      <c:pt idx="6896" formatCode="General">
                        <c:v>625.10900000000004</c:v>
                      </c:pt>
                      <c:pt idx="6897" formatCode="General">
                        <c:v>625.11900000000003</c:v>
                      </c:pt>
                      <c:pt idx="6898" formatCode="General">
                        <c:v>625.12900000000002</c:v>
                      </c:pt>
                      <c:pt idx="6899" formatCode="General">
                        <c:v>625.13900000000001</c:v>
                      </c:pt>
                      <c:pt idx="6900" formatCode="General">
                        <c:v>625.149</c:v>
                      </c:pt>
                      <c:pt idx="6901" formatCode="General">
                        <c:v>625.15899999999999</c:v>
                      </c:pt>
                      <c:pt idx="6902" formatCode="General">
                        <c:v>625.16899999999998</c:v>
                      </c:pt>
                      <c:pt idx="6903" formatCode="General">
                        <c:v>625.17899999999997</c:v>
                      </c:pt>
                      <c:pt idx="6904" formatCode="General">
                        <c:v>625.18899999999996</c:v>
                      </c:pt>
                      <c:pt idx="6905" formatCode="General">
                        <c:v>625.19899999999996</c:v>
                      </c:pt>
                      <c:pt idx="6906" formatCode="General">
                        <c:v>625.20899999999995</c:v>
                      </c:pt>
                      <c:pt idx="6907" formatCode="General">
                        <c:v>625.21900000000005</c:v>
                      </c:pt>
                      <c:pt idx="6908" formatCode="General">
                        <c:v>625.22900000000004</c:v>
                      </c:pt>
                      <c:pt idx="6909" formatCode="General">
                        <c:v>625.23900000000003</c:v>
                      </c:pt>
                      <c:pt idx="6910" formatCode="General">
                        <c:v>625.24900000000002</c:v>
                      </c:pt>
                      <c:pt idx="6911" formatCode="General">
                        <c:v>625.25900000000001</c:v>
                      </c:pt>
                      <c:pt idx="6912" formatCode="General">
                        <c:v>625.26900000000001</c:v>
                      </c:pt>
                      <c:pt idx="6913" formatCode="General">
                        <c:v>625.279</c:v>
                      </c:pt>
                      <c:pt idx="6914" formatCode="General">
                        <c:v>625.28899999999999</c:v>
                      </c:pt>
                      <c:pt idx="6915" formatCode="General">
                        <c:v>625.29899999999998</c:v>
                      </c:pt>
                      <c:pt idx="6916" formatCode="General">
                        <c:v>625.30899999999997</c:v>
                      </c:pt>
                      <c:pt idx="6917" formatCode="General">
                        <c:v>625.31899999999996</c:v>
                      </c:pt>
                      <c:pt idx="6918" formatCode="General">
                        <c:v>625.32899999999995</c:v>
                      </c:pt>
                      <c:pt idx="6919" formatCode="General">
                        <c:v>625.33900000000006</c:v>
                      </c:pt>
                      <c:pt idx="6920" formatCode="General">
                        <c:v>625.34900000000005</c:v>
                      </c:pt>
                      <c:pt idx="6921" formatCode="General">
                        <c:v>625.35900000000004</c:v>
                      </c:pt>
                      <c:pt idx="6922" formatCode="General">
                        <c:v>625.36900000000003</c:v>
                      </c:pt>
                      <c:pt idx="6923" formatCode="General">
                        <c:v>625.37900000000002</c:v>
                      </c:pt>
                      <c:pt idx="6924" formatCode="General">
                        <c:v>625.38900000000001</c:v>
                      </c:pt>
                      <c:pt idx="6925" formatCode="General">
                        <c:v>625.399</c:v>
                      </c:pt>
                      <c:pt idx="6926" formatCode="General">
                        <c:v>625.40899999999999</c:v>
                      </c:pt>
                      <c:pt idx="6927" formatCode="General">
                        <c:v>625.41899999999998</c:v>
                      </c:pt>
                      <c:pt idx="6928" formatCode="General">
                        <c:v>625.42899999999997</c:v>
                      </c:pt>
                      <c:pt idx="6929" formatCode="General">
                        <c:v>625.43899999999996</c:v>
                      </c:pt>
                      <c:pt idx="6930" formatCode="General">
                        <c:v>625.44899999999996</c:v>
                      </c:pt>
                      <c:pt idx="6931" formatCode="General">
                        <c:v>625.45899999999995</c:v>
                      </c:pt>
                      <c:pt idx="6932" formatCode="General">
                        <c:v>625.46900000000005</c:v>
                      </c:pt>
                      <c:pt idx="6933" formatCode="General">
                        <c:v>625.47900000000004</c:v>
                      </c:pt>
                      <c:pt idx="6934" formatCode="General">
                        <c:v>625.48900000000003</c:v>
                      </c:pt>
                      <c:pt idx="6935" formatCode="General">
                        <c:v>625.49900000000002</c:v>
                      </c:pt>
                      <c:pt idx="6936" formatCode="General">
                        <c:v>625.50900000000001</c:v>
                      </c:pt>
                      <c:pt idx="6937" formatCode="General">
                        <c:v>625.51900000000001</c:v>
                      </c:pt>
                      <c:pt idx="6938" formatCode="General">
                        <c:v>625.529</c:v>
                      </c:pt>
                      <c:pt idx="6939" formatCode="General">
                        <c:v>625.53899999999999</c:v>
                      </c:pt>
                      <c:pt idx="6940" formatCode="General">
                        <c:v>625.54899999999998</c:v>
                      </c:pt>
                      <c:pt idx="6941" formatCode="General">
                        <c:v>625.55899999999997</c:v>
                      </c:pt>
                      <c:pt idx="6942" formatCode="General">
                        <c:v>625.56899999999996</c:v>
                      </c:pt>
                      <c:pt idx="6943" formatCode="General">
                        <c:v>625.57899999999995</c:v>
                      </c:pt>
                      <c:pt idx="6944" formatCode="General">
                        <c:v>625.58900000000006</c:v>
                      </c:pt>
                      <c:pt idx="6945" formatCode="General">
                        <c:v>625.59900000000005</c:v>
                      </c:pt>
                      <c:pt idx="6946" formatCode="General">
                        <c:v>625.60900000000004</c:v>
                      </c:pt>
                      <c:pt idx="6947" formatCode="General">
                        <c:v>625.61900000000003</c:v>
                      </c:pt>
                      <c:pt idx="6948" formatCode="General">
                        <c:v>625.62900000000002</c:v>
                      </c:pt>
                      <c:pt idx="6949" formatCode="General">
                        <c:v>625.63900000000001</c:v>
                      </c:pt>
                      <c:pt idx="6950" formatCode="General">
                        <c:v>625.649</c:v>
                      </c:pt>
                      <c:pt idx="6951" formatCode="General">
                        <c:v>625.65899999999999</c:v>
                      </c:pt>
                      <c:pt idx="6952" formatCode="General">
                        <c:v>625.66899999999998</c:v>
                      </c:pt>
                      <c:pt idx="6953" formatCode="General">
                        <c:v>625.67899999999997</c:v>
                      </c:pt>
                      <c:pt idx="6954" formatCode="General">
                        <c:v>625.68899999999996</c:v>
                      </c:pt>
                      <c:pt idx="6955" formatCode="General">
                        <c:v>625.69899999999996</c:v>
                      </c:pt>
                      <c:pt idx="6956" formatCode="General">
                        <c:v>625.70899999999995</c:v>
                      </c:pt>
                      <c:pt idx="6957" formatCode="General">
                        <c:v>625.71900000000005</c:v>
                      </c:pt>
                      <c:pt idx="6958" formatCode="General">
                        <c:v>625.72900000000004</c:v>
                      </c:pt>
                      <c:pt idx="6959" formatCode="General">
                        <c:v>625.73900000000003</c:v>
                      </c:pt>
                      <c:pt idx="6960" formatCode="General">
                        <c:v>625.74900000000002</c:v>
                      </c:pt>
                      <c:pt idx="6961" formatCode="General">
                        <c:v>625.75900000000001</c:v>
                      </c:pt>
                      <c:pt idx="6962" formatCode="General">
                        <c:v>625.76900000000001</c:v>
                      </c:pt>
                      <c:pt idx="6963" formatCode="General">
                        <c:v>625.779</c:v>
                      </c:pt>
                      <c:pt idx="6964" formatCode="General">
                        <c:v>625.78899999999999</c:v>
                      </c:pt>
                      <c:pt idx="6965" formatCode="General">
                        <c:v>625.79899999999998</c:v>
                      </c:pt>
                      <c:pt idx="6966" formatCode="General">
                        <c:v>625.80899999999997</c:v>
                      </c:pt>
                      <c:pt idx="6967" formatCode="General">
                        <c:v>625.81899999999996</c:v>
                      </c:pt>
                      <c:pt idx="6968" formatCode="General">
                        <c:v>625.82899999999995</c:v>
                      </c:pt>
                      <c:pt idx="6969" formatCode="General">
                        <c:v>625.83900000000006</c:v>
                      </c:pt>
                      <c:pt idx="6970" formatCode="General">
                        <c:v>625.84900000000005</c:v>
                      </c:pt>
                      <c:pt idx="6971" formatCode="General">
                        <c:v>625.85900000000004</c:v>
                      </c:pt>
                      <c:pt idx="6972" formatCode="General">
                        <c:v>625.86900000000003</c:v>
                      </c:pt>
                      <c:pt idx="6973" formatCode="General">
                        <c:v>625.87900000000002</c:v>
                      </c:pt>
                      <c:pt idx="6974" formatCode="General">
                        <c:v>625.88900000000001</c:v>
                      </c:pt>
                      <c:pt idx="6975" formatCode="General">
                        <c:v>625.899</c:v>
                      </c:pt>
                      <c:pt idx="6976" formatCode="General">
                        <c:v>625.90899999999999</c:v>
                      </c:pt>
                      <c:pt idx="6977" formatCode="General">
                        <c:v>625.91899999999998</c:v>
                      </c:pt>
                      <c:pt idx="6978" formatCode="General">
                        <c:v>625.92899999999997</c:v>
                      </c:pt>
                      <c:pt idx="6979" formatCode="General">
                        <c:v>625.93899999999996</c:v>
                      </c:pt>
                      <c:pt idx="6980" formatCode="General">
                        <c:v>625.94899999999996</c:v>
                      </c:pt>
                      <c:pt idx="6981" formatCode="General">
                        <c:v>625.95899999999995</c:v>
                      </c:pt>
                      <c:pt idx="6982" formatCode="General">
                        <c:v>625.96900000000005</c:v>
                      </c:pt>
                      <c:pt idx="6983" formatCode="General">
                        <c:v>625.97900000000004</c:v>
                      </c:pt>
                      <c:pt idx="6984" formatCode="General">
                        <c:v>625.98900000000003</c:v>
                      </c:pt>
                      <c:pt idx="6985" formatCode="General">
                        <c:v>625.99900000000002</c:v>
                      </c:pt>
                      <c:pt idx="6986" formatCode="General">
                        <c:v>626.00900000000001</c:v>
                      </c:pt>
                      <c:pt idx="6987" formatCode="General">
                        <c:v>626.01900000000001</c:v>
                      </c:pt>
                      <c:pt idx="6988" formatCode="General">
                        <c:v>626.029</c:v>
                      </c:pt>
                      <c:pt idx="6989" formatCode="General">
                        <c:v>626.03899999999999</c:v>
                      </c:pt>
                      <c:pt idx="6990" formatCode="General">
                        <c:v>626.04899999999998</c:v>
                      </c:pt>
                      <c:pt idx="6991" formatCode="General">
                        <c:v>626.05899999999997</c:v>
                      </c:pt>
                      <c:pt idx="6992" formatCode="General">
                        <c:v>626.06899999999996</c:v>
                      </c:pt>
                      <c:pt idx="6993" formatCode="General">
                        <c:v>626.07899999999995</c:v>
                      </c:pt>
                      <c:pt idx="6994" formatCode="General">
                        <c:v>626.08900000000006</c:v>
                      </c:pt>
                      <c:pt idx="6995" formatCode="General">
                        <c:v>626.09900000000005</c:v>
                      </c:pt>
                      <c:pt idx="6996" formatCode="General">
                        <c:v>626.10900000000004</c:v>
                      </c:pt>
                      <c:pt idx="6997" formatCode="General">
                        <c:v>626.11900000000003</c:v>
                      </c:pt>
                      <c:pt idx="6998" formatCode="General">
                        <c:v>626.12900000000002</c:v>
                      </c:pt>
                      <c:pt idx="6999" formatCode="General">
                        <c:v>626.13900000000001</c:v>
                      </c:pt>
                      <c:pt idx="7000" formatCode="General">
                        <c:v>626.149</c:v>
                      </c:pt>
                      <c:pt idx="7001" formatCode="General">
                        <c:v>626.15899999999999</c:v>
                      </c:pt>
                      <c:pt idx="7002" formatCode="General">
                        <c:v>626.16899999999998</c:v>
                      </c:pt>
                      <c:pt idx="7003" formatCode="General">
                        <c:v>626.17899999999997</c:v>
                      </c:pt>
                      <c:pt idx="7004" formatCode="General">
                        <c:v>626.18899999999996</c:v>
                      </c:pt>
                      <c:pt idx="7005" formatCode="General">
                        <c:v>626.19899999999996</c:v>
                      </c:pt>
                      <c:pt idx="7006" formatCode="General">
                        <c:v>626.20899999999995</c:v>
                      </c:pt>
                      <c:pt idx="7007" formatCode="General">
                        <c:v>626.21900000000005</c:v>
                      </c:pt>
                      <c:pt idx="7008" formatCode="General">
                        <c:v>626.22900000000004</c:v>
                      </c:pt>
                      <c:pt idx="7009" formatCode="General">
                        <c:v>626.23900000000003</c:v>
                      </c:pt>
                      <c:pt idx="7010" formatCode="General">
                        <c:v>626.24900000000002</c:v>
                      </c:pt>
                      <c:pt idx="7011" formatCode="General">
                        <c:v>626.25900000000001</c:v>
                      </c:pt>
                      <c:pt idx="7012" formatCode="General">
                        <c:v>626.26900000000001</c:v>
                      </c:pt>
                      <c:pt idx="7013" formatCode="General">
                        <c:v>626.279</c:v>
                      </c:pt>
                      <c:pt idx="7014" formatCode="General">
                        <c:v>626.28899999999999</c:v>
                      </c:pt>
                      <c:pt idx="7015" formatCode="General">
                        <c:v>626.29899999999998</c:v>
                      </c:pt>
                      <c:pt idx="7016" formatCode="General">
                        <c:v>626.30899999999997</c:v>
                      </c:pt>
                      <c:pt idx="7017" formatCode="General">
                        <c:v>626.31899999999996</c:v>
                      </c:pt>
                      <c:pt idx="7018" formatCode="General">
                        <c:v>626.32899999999995</c:v>
                      </c:pt>
                      <c:pt idx="7019" formatCode="General">
                        <c:v>626.33900000000006</c:v>
                      </c:pt>
                      <c:pt idx="7020" formatCode="General">
                        <c:v>626.34900000000005</c:v>
                      </c:pt>
                      <c:pt idx="7021" formatCode="General">
                        <c:v>626.35900000000004</c:v>
                      </c:pt>
                      <c:pt idx="7022" formatCode="General">
                        <c:v>626.36900000000003</c:v>
                      </c:pt>
                      <c:pt idx="7023" formatCode="General">
                        <c:v>626.37900000000002</c:v>
                      </c:pt>
                      <c:pt idx="7024" formatCode="General">
                        <c:v>626.38900000000001</c:v>
                      </c:pt>
                      <c:pt idx="7025" formatCode="General">
                        <c:v>626.399</c:v>
                      </c:pt>
                      <c:pt idx="7026" formatCode="General">
                        <c:v>626.40899999999999</c:v>
                      </c:pt>
                      <c:pt idx="7027" formatCode="General">
                        <c:v>626.41899999999998</c:v>
                      </c:pt>
                      <c:pt idx="7028" formatCode="General">
                        <c:v>626.42899999999997</c:v>
                      </c:pt>
                      <c:pt idx="7029" formatCode="General">
                        <c:v>626.43899999999996</c:v>
                      </c:pt>
                      <c:pt idx="7030" formatCode="General">
                        <c:v>626.44899999999996</c:v>
                      </c:pt>
                      <c:pt idx="7031" formatCode="General">
                        <c:v>626.45899999999995</c:v>
                      </c:pt>
                      <c:pt idx="7032" formatCode="General">
                        <c:v>626.46900000000005</c:v>
                      </c:pt>
                      <c:pt idx="7033" formatCode="General">
                        <c:v>626.47900000000004</c:v>
                      </c:pt>
                      <c:pt idx="7034" formatCode="General">
                        <c:v>626.48900000000003</c:v>
                      </c:pt>
                      <c:pt idx="7035" formatCode="General">
                        <c:v>626.49900000000002</c:v>
                      </c:pt>
                      <c:pt idx="7036" formatCode="General">
                        <c:v>626.50900000000001</c:v>
                      </c:pt>
                      <c:pt idx="7037" formatCode="General">
                        <c:v>626.51900000000001</c:v>
                      </c:pt>
                      <c:pt idx="7038" formatCode="General">
                        <c:v>626.529</c:v>
                      </c:pt>
                      <c:pt idx="7039" formatCode="General">
                        <c:v>626.53899999999999</c:v>
                      </c:pt>
                      <c:pt idx="7040" formatCode="General">
                        <c:v>626.54899999999998</c:v>
                      </c:pt>
                      <c:pt idx="7041" formatCode="General">
                        <c:v>626.55899999999997</c:v>
                      </c:pt>
                      <c:pt idx="7042" formatCode="General">
                        <c:v>626.56899999999996</c:v>
                      </c:pt>
                      <c:pt idx="7043" formatCode="General">
                        <c:v>626.57899999999995</c:v>
                      </c:pt>
                      <c:pt idx="7044" formatCode="General">
                        <c:v>626.58900000000006</c:v>
                      </c:pt>
                      <c:pt idx="7045" formatCode="General">
                        <c:v>626.59900000000005</c:v>
                      </c:pt>
                      <c:pt idx="7046" formatCode="General">
                        <c:v>626.60900000000004</c:v>
                      </c:pt>
                      <c:pt idx="7047" formatCode="General">
                        <c:v>626.61900000000003</c:v>
                      </c:pt>
                      <c:pt idx="7048" formatCode="General">
                        <c:v>626.62900000000002</c:v>
                      </c:pt>
                      <c:pt idx="7049" formatCode="General">
                        <c:v>626.63900000000001</c:v>
                      </c:pt>
                      <c:pt idx="7050" formatCode="General">
                        <c:v>626.649</c:v>
                      </c:pt>
                      <c:pt idx="7051" formatCode="General">
                        <c:v>626.65899999999999</c:v>
                      </c:pt>
                      <c:pt idx="7052" formatCode="General">
                        <c:v>626.66899999999998</c:v>
                      </c:pt>
                      <c:pt idx="7053" formatCode="General">
                        <c:v>626.67899999999997</c:v>
                      </c:pt>
                      <c:pt idx="7054" formatCode="General">
                        <c:v>626.68899999999996</c:v>
                      </c:pt>
                      <c:pt idx="7055" formatCode="General">
                        <c:v>626.69899999999996</c:v>
                      </c:pt>
                      <c:pt idx="7056" formatCode="General">
                        <c:v>626.70899999999995</c:v>
                      </c:pt>
                      <c:pt idx="7057" formatCode="General">
                        <c:v>626.71900000000005</c:v>
                      </c:pt>
                      <c:pt idx="7058" formatCode="General">
                        <c:v>626.72900000000004</c:v>
                      </c:pt>
                      <c:pt idx="7059" formatCode="General">
                        <c:v>626.73900000000003</c:v>
                      </c:pt>
                      <c:pt idx="7060" formatCode="General">
                        <c:v>626.74900000000002</c:v>
                      </c:pt>
                      <c:pt idx="7061" formatCode="General">
                        <c:v>626.75900000000001</c:v>
                      </c:pt>
                      <c:pt idx="7062" formatCode="General">
                        <c:v>626.76900000000001</c:v>
                      </c:pt>
                      <c:pt idx="7063" formatCode="General">
                        <c:v>626.779</c:v>
                      </c:pt>
                      <c:pt idx="7064" formatCode="General">
                        <c:v>626.78899999999999</c:v>
                      </c:pt>
                      <c:pt idx="7065" formatCode="General">
                        <c:v>626.79899999999998</c:v>
                      </c:pt>
                      <c:pt idx="7066" formatCode="General">
                        <c:v>626.80899999999997</c:v>
                      </c:pt>
                      <c:pt idx="7067" formatCode="General">
                        <c:v>626.81899999999996</c:v>
                      </c:pt>
                      <c:pt idx="7068" formatCode="General">
                        <c:v>626.82899999999995</c:v>
                      </c:pt>
                      <c:pt idx="7069" formatCode="General">
                        <c:v>626.83900000000006</c:v>
                      </c:pt>
                      <c:pt idx="7070" formatCode="General">
                        <c:v>626.84900000000005</c:v>
                      </c:pt>
                      <c:pt idx="7071" formatCode="General">
                        <c:v>626.85900000000004</c:v>
                      </c:pt>
                      <c:pt idx="7072" formatCode="General">
                        <c:v>626.86900000000003</c:v>
                      </c:pt>
                      <c:pt idx="7073" formatCode="General">
                        <c:v>626.87900000000002</c:v>
                      </c:pt>
                      <c:pt idx="7074" formatCode="General">
                        <c:v>626.88900000000001</c:v>
                      </c:pt>
                      <c:pt idx="7075" formatCode="General">
                        <c:v>626.899</c:v>
                      </c:pt>
                      <c:pt idx="7076" formatCode="General">
                        <c:v>626.90899999999999</c:v>
                      </c:pt>
                      <c:pt idx="7077" formatCode="General">
                        <c:v>626.91899999999998</c:v>
                      </c:pt>
                      <c:pt idx="7078" formatCode="General">
                        <c:v>626.92899999999997</c:v>
                      </c:pt>
                      <c:pt idx="7079" formatCode="General">
                        <c:v>626.93899999999996</c:v>
                      </c:pt>
                      <c:pt idx="7080" formatCode="General">
                        <c:v>626.94899999999996</c:v>
                      </c:pt>
                      <c:pt idx="7081" formatCode="General">
                        <c:v>626.95899999999995</c:v>
                      </c:pt>
                      <c:pt idx="7082" formatCode="General">
                        <c:v>626.96900000000005</c:v>
                      </c:pt>
                      <c:pt idx="7083" formatCode="General">
                        <c:v>626.97900000000004</c:v>
                      </c:pt>
                      <c:pt idx="7084" formatCode="General">
                        <c:v>626.98900000000003</c:v>
                      </c:pt>
                      <c:pt idx="7085" formatCode="General">
                        <c:v>626.99900000000002</c:v>
                      </c:pt>
                      <c:pt idx="7086" formatCode="General">
                        <c:v>627.00900000000001</c:v>
                      </c:pt>
                      <c:pt idx="7087" formatCode="General">
                        <c:v>627.01900000000001</c:v>
                      </c:pt>
                      <c:pt idx="7088" formatCode="General">
                        <c:v>627.029</c:v>
                      </c:pt>
                      <c:pt idx="7089" formatCode="General">
                        <c:v>627.03899999999999</c:v>
                      </c:pt>
                      <c:pt idx="7090" formatCode="General">
                        <c:v>627.04899999999998</c:v>
                      </c:pt>
                      <c:pt idx="7091" formatCode="General">
                        <c:v>627.05899999999997</c:v>
                      </c:pt>
                      <c:pt idx="7092" formatCode="General">
                        <c:v>627.06899999999996</c:v>
                      </c:pt>
                      <c:pt idx="7093" formatCode="General">
                        <c:v>627.07899999999995</c:v>
                      </c:pt>
                      <c:pt idx="7094" formatCode="General">
                        <c:v>627.08900000000006</c:v>
                      </c:pt>
                      <c:pt idx="7095" formatCode="General">
                        <c:v>627.09900000000005</c:v>
                      </c:pt>
                      <c:pt idx="7096" formatCode="General">
                        <c:v>627.10900000000004</c:v>
                      </c:pt>
                      <c:pt idx="7097" formatCode="General">
                        <c:v>627.11900000000003</c:v>
                      </c:pt>
                      <c:pt idx="7098" formatCode="General">
                        <c:v>627.12900000000002</c:v>
                      </c:pt>
                      <c:pt idx="7099" formatCode="General">
                        <c:v>627.13900000000001</c:v>
                      </c:pt>
                      <c:pt idx="7100" formatCode="General">
                        <c:v>627.149</c:v>
                      </c:pt>
                      <c:pt idx="7101" formatCode="General">
                        <c:v>627.15899999999999</c:v>
                      </c:pt>
                      <c:pt idx="7102" formatCode="General">
                        <c:v>627.16899999999998</c:v>
                      </c:pt>
                      <c:pt idx="7103" formatCode="General">
                        <c:v>627.17899999999997</c:v>
                      </c:pt>
                      <c:pt idx="7104" formatCode="General">
                        <c:v>627.18899999999996</c:v>
                      </c:pt>
                      <c:pt idx="7105" formatCode="General">
                        <c:v>627.19899999999996</c:v>
                      </c:pt>
                      <c:pt idx="7106" formatCode="General">
                        <c:v>627.20899999999995</c:v>
                      </c:pt>
                      <c:pt idx="7107" formatCode="General">
                        <c:v>627.21900000000005</c:v>
                      </c:pt>
                      <c:pt idx="7108" formatCode="General">
                        <c:v>627.22900000000004</c:v>
                      </c:pt>
                      <c:pt idx="7109" formatCode="General">
                        <c:v>627.23900000000003</c:v>
                      </c:pt>
                      <c:pt idx="7110" formatCode="General">
                        <c:v>627.24900000000002</c:v>
                      </c:pt>
                      <c:pt idx="7111" formatCode="General">
                        <c:v>627.25900000000001</c:v>
                      </c:pt>
                      <c:pt idx="7112" formatCode="General">
                        <c:v>627.26900000000001</c:v>
                      </c:pt>
                      <c:pt idx="7113" formatCode="General">
                        <c:v>627.279</c:v>
                      </c:pt>
                      <c:pt idx="7114" formatCode="General">
                        <c:v>627.28899999999999</c:v>
                      </c:pt>
                      <c:pt idx="7115" formatCode="General">
                        <c:v>627.29899999999998</c:v>
                      </c:pt>
                      <c:pt idx="7116" formatCode="General">
                        <c:v>627.30899999999997</c:v>
                      </c:pt>
                      <c:pt idx="7117" formatCode="General">
                        <c:v>627.31899999999996</c:v>
                      </c:pt>
                      <c:pt idx="7118" formatCode="General">
                        <c:v>627.32899999999995</c:v>
                      </c:pt>
                      <c:pt idx="7119" formatCode="General">
                        <c:v>627.33900000000006</c:v>
                      </c:pt>
                      <c:pt idx="7120" formatCode="General">
                        <c:v>627.34900000000005</c:v>
                      </c:pt>
                      <c:pt idx="7121" formatCode="General">
                        <c:v>627.35900000000004</c:v>
                      </c:pt>
                      <c:pt idx="7122" formatCode="General">
                        <c:v>627.36900000000003</c:v>
                      </c:pt>
                      <c:pt idx="7123" formatCode="General">
                        <c:v>627.37900000000002</c:v>
                      </c:pt>
                      <c:pt idx="7124" formatCode="General">
                        <c:v>627.38900000000001</c:v>
                      </c:pt>
                      <c:pt idx="7125" formatCode="General">
                        <c:v>627.399</c:v>
                      </c:pt>
                      <c:pt idx="7126" formatCode="General">
                        <c:v>627.40899999999999</c:v>
                      </c:pt>
                      <c:pt idx="7127" formatCode="General">
                        <c:v>627.41899999999998</c:v>
                      </c:pt>
                      <c:pt idx="7128" formatCode="General">
                        <c:v>627.42899999999997</c:v>
                      </c:pt>
                      <c:pt idx="7129" formatCode="General">
                        <c:v>627.43899999999996</c:v>
                      </c:pt>
                      <c:pt idx="7130" formatCode="General">
                        <c:v>627.44899999999996</c:v>
                      </c:pt>
                      <c:pt idx="7131" formatCode="General">
                        <c:v>627.45899999999995</c:v>
                      </c:pt>
                      <c:pt idx="7132" formatCode="General">
                        <c:v>627.46900000000005</c:v>
                      </c:pt>
                      <c:pt idx="7133" formatCode="General">
                        <c:v>627.47900000000004</c:v>
                      </c:pt>
                      <c:pt idx="7134" formatCode="General">
                        <c:v>627.48900000000003</c:v>
                      </c:pt>
                      <c:pt idx="7135" formatCode="General">
                        <c:v>627.49900000000002</c:v>
                      </c:pt>
                      <c:pt idx="7136" formatCode="General">
                        <c:v>627.50900000000001</c:v>
                      </c:pt>
                      <c:pt idx="7137" formatCode="General">
                        <c:v>627.51900000000001</c:v>
                      </c:pt>
                      <c:pt idx="7138" formatCode="General">
                        <c:v>627.529</c:v>
                      </c:pt>
                      <c:pt idx="7139" formatCode="General">
                        <c:v>627.53899999999999</c:v>
                      </c:pt>
                      <c:pt idx="7140" formatCode="General">
                        <c:v>627.54899999999998</c:v>
                      </c:pt>
                      <c:pt idx="7141" formatCode="General">
                        <c:v>627.55899999999997</c:v>
                      </c:pt>
                      <c:pt idx="7142" formatCode="General">
                        <c:v>627.56899999999996</c:v>
                      </c:pt>
                      <c:pt idx="7143" formatCode="General">
                        <c:v>627.57899999999995</c:v>
                      </c:pt>
                      <c:pt idx="7144" formatCode="General">
                        <c:v>627.58900000000006</c:v>
                      </c:pt>
                      <c:pt idx="7145" formatCode="General">
                        <c:v>627.59900000000005</c:v>
                      </c:pt>
                      <c:pt idx="7146" formatCode="General">
                        <c:v>627.60900000000004</c:v>
                      </c:pt>
                      <c:pt idx="7147" formatCode="General">
                        <c:v>627.61900000000003</c:v>
                      </c:pt>
                      <c:pt idx="7148" formatCode="General">
                        <c:v>627.62900000000002</c:v>
                      </c:pt>
                      <c:pt idx="7149" formatCode="General">
                        <c:v>627.63900000000001</c:v>
                      </c:pt>
                      <c:pt idx="7150" formatCode="General">
                        <c:v>627.649</c:v>
                      </c:pt>
                      <c:pt idx="7151" formatCode="General">
                        <c:v>627.65899999999999</c:v>
                      </c:pt>
                      <c:pt idx="7152" formatCode="General">
                        <c:v>627.66899999999998</c:v>
                      </c:pt>
                      <c:pt idx="7153" formatCode="General">
                        <c:v>627.67899999999997</c:v>
                      </c:pt>
                      <c:pt idx="7154" formatCode="General">
                        <c:v>627.68899999999996</c:v>
                      </c:pt>
                      <c:pt idx="7155" formatCode="General">
                        <c:v>627.69899999999996</c:v>
                      </c:pt>
                      <c:pt idx="7156" formatCode="General">
                        <c:v>627.70899999999995</c:v>
                      </c:pt>
                      <c:pt idx="7157" formatCode="General">
                        <c:v>627.71900000000005</c:v>
                      </c:pt>
                      <c:pt idx="7158" formatCode="General">
                        <c:v>627.72900000000004</c:v>
                      </c:pt>
                      <c:pt idx="7159" formatCode="General">
                        <c:v>627.73900000000003</c:v>
                      </c:pt>
                      <c:pt idx="7160" formatCode="General">
                        <c:v>627.74900000000002</c:v>
                      </c:pt>
                      <c:pt idx="7161" formatCode="General">
                        <c:v>627.75900000000001</c:v>
                      </c:pt>
                      <c:pt idx="7162" formatCode="General">
                        <c:v>627.76900000000001</c:v>
                      </c:pt>
                      <c:pt idx="7163" formatCode="General">
                        <c:v>627.779</c:v>
                      </c:pt>
                      <c:pt idx="7164" formatCode="General">
                        <c:v>627.78899999999999</c:v>
                      </c:pt>
                      <c:pt idx="7165" formatCode="General">
                        <c:v>627.79899999999998</c:v>
                      </c:pt>
                      <c:pt idx="7166" formatCode="General">
                        <c:v>627.80899999999997</c:v>
                      </c:pt>
                      <c:pt idx="7167" formatCode="General">
                        <c:v>627.81899999999996</c:v>
                      </c:pt>
                      <c:pt idx="7168" formatCode="General">
                        <c:v>627.82899999999995</c:v>
                      </c:pt>
                      <c:pt idx="7169" formatCode="General">
                        <c:v>627.83900000000006</c:v>
                      </c:pt>
                      <c:pt idx="7170" formatCode="General">
                        <c:v>627.84900000000005</c:v>
                      </c:pt>
                      <c:pt idx="7171" formatCode="General">
                        <c:v>627.85900000000004</c:v>
                      </c:pt>
                      <c:pt idx="7172" formatCode="General">
                        <c:v>627.86900000000003</c:v>
                      </c:pt>
                      <c:pt idx="7173" formatCode="General">
                        <c:v>627.87900000000002</c:v>
                      </c:pt>
                      <c:pt idx="7174" formatCode="General">
                        <c:v>627.88900000000001</c:v>
                      </c:pt>
                      <c:pt idx="7175" formatCode="General">
                        <c:v>627.899</c:v>
                      </c:pt>
                      <c:pt idx="7176" formatCode="General">
                        <c:v>627.90899999999999</c:v>
                      </c:pt>
                      <c:pt idx="7177" formatCode="General">
                        <c:v>627.91899999999998</c:v>
                      </c:pt>
                      <c:pt idx="7178" formatCode="General">
                        <c:v>627.92899999999997</c:v>
                      </c:pt>
                      <c:pt idx="7179" formatCode="General">
                        <c:v>627.93899999999996</c:v>
                      </c:pt>
                      <c:pt idx="7180" formatCode="General">
                        <c:v>627.94899999999996</c:v>
                      </c:pt>
                      <c:pt idx="7181" formatCode="General">
                        <c:v>627.95899999999995</c:v>
                      </c:pt>
                      <c:pt idx="7182" formatCode="General">
                        <c:v>627.96900000000005</c:v>
                      </c:pt>
                      <c:pt idx="7183" formatCode="General">
                        <c:v>627.97900000000004</c:v>
                      </c:pt>
                      <c:pt idx="7184" formatCode="General">
                        <c:v>627.98900000000003</c:v>
                      </c:pt>
                      <c:pt idx="7185" formatCode="General">
                        <c:v>627.99900000000002</c:v>
                      </c:pt>
                      <c:pt idx="7186" formatCode="General">
                        <c:v>628.00900000000001</c:v>
                      </c:pt>
                      <c:pt idx="7187" formatCode="General">
                        <c:v>628.01900000000001</c:v>
                      </c:pt>
                      <c:pt idx="7188" formatCode="General">
                        <c:v>628.029</c:v>
                      </c:pt>
                      <c:pt idx="7189" formatCode="General">
                        <c:v>628.03899999999999</c:v>
                      </c:pt>
                      <c:pt idx="7190" formatCode="General">
                        <c:v>628.04899999999998</c:v>
                      </c:pt>
                      <c:pt idx="7191" formatCode="General">
                        <c:v>628.05899999999997</c:v>
                      </c:pt>
                      <c:pt idx="7192" formatCode="General">
                        <c:v>628.06899999999996</c:v>
                      </c:pt>
                      <c:pt idx="7193" formatCode="General">
                        <c:v>628.07899999999995</c:v>
                      </c:pt>
                      <c:pt idx="7194" formatCode="General">
                        <c:v>628.08900000000006</c:v>
                      </c:pt>
                      <c:pt idx="7195" formatCode="General">
                        <c:v>628.09900000000005</c:v>
                      </c:pt>
                      <c:pt idx="7196" formatCode="General">
                        <c:v>628.10900000000004</c:v>
                      </c:pt>
                      <c:pt idx="7197" formatCode="General">
                        <c:v>628.11900000000003</c:v>
                      </c:pt>
                      <c:pt idx="7198" formatCode="General">
                        <c:v>628.12900000000002</c:v>
                      </c:pt>
                      <c:pt idx="7199" formatCode="General">
                        <c:v>628.13900000000001</c:v>
                      </c:pt>
                      <c:pt idx="7200" formatCode="General">
                        <c:v>628.149</c:v>
                      </c:pt>
                      <c:pt idx="7201" formatCode="General">
                        <c:v>628.15899999999999</c:v>
                      </c:pt>
                      <c:pt idx="7202" formatCode="General">
                        <c:v>628.16899999999998</c:v>
                      </c:pt>
                      <c:pt idx="7203" formatCode="General">
                        <c:v>628.17899999999997</c:v>
                      </c:pt>
                      <c:pt idx="7204" formatCode="General">
                        <c:v>628.18899999999996</c:v>
                      </c:pt>
                      <c:pt idx="7205" formatCode="General">
                        <c:v>628.19899999999996</c:v>
                      </c:pt>
                      <c:pt idx="7206" formatCode="General">
                        <c:v>628.20899999999995</c:v>
                      </c:pt>
                      <c:pt idx="7207" formatCode="General">
                        <c:v>628.21900000000005</c:v>
                      </c:pt>
                      <c:pt idx="7208" formatCode="General">
                        <c:v>628.22900000000004</c:v>
                      </c:pt>
                      <c:pt idx="7209" formatCode="General">
                        <c:v>628.23900000000003</c:v>
                      </c:pt>
                      <c:pt idx="7210" formatCode="General">
                        <c:v>628.24900000000002</c:v>
                      </c:pt>
                      <c:pt idx="7211" formatCode="General">
                        <c:v>628.25900000000001</c:v>
                      </c:pt>
                      <c:pt idx="7212" formatCode="General">
                        <c:v>628.26900000000001</c:v>
                      </c:pt>
                      <c:pt idx="7213" formatCode="General">
                        <c:v>628.279</c:v>
                      </c:pt>
                      <c:pt idx="7214" formatCode="General">
                        <c:v>628.28899999999999</c:v>
                      </c:pt>
                      <c:pt idx="7215" formatCode="General">
                        <c:v>628.29899999999998</c:v>
                      </c:pt>
                      <c:pt idx="7216" formatCode="General">
                        <c:v>628.30899999999997</c:v>
                      </c:pt>
                      <c:pt idx="7217" formatCode="General">
                        <c:v>628.31899999999996</c:v>
                      </c:pt>
                      <c:pt idx="7218" formatCode="General">
                        <c:v>628.32899999999995</c:v>
                      </c:pt>
                      <c:pt idx="7219" formatCode="General">
                        <c:v>628.33900000000006</c:v>
                      </c:pt>
                      <c:pt idx="7220" formatCode="General">
                        <c:v>628.34900000000005</c:v>
                      </c:pt>
                      <c:pt idx="7221" formatCode="General">
                        <c:v>628.35900000000004</c:v>
                      </c:pt>
                      <c:pt idx="7222" formatCode="General">
                        <c:v>628.36900000000003</c:v>
                      </c:pt>
                      <c:pt idx="7223" formatCode="General">
                        <c:v>628.37900000000002</c:v>
                      </c:pt>
                      <c:pt idx="7224" formatCode="General">
                        <c:v>628.38900000000001</c:v>
                      </c:pt>
                      <c:pt idx="7225" formatCode="General">
                        <c:v>628.399</c:v>
                      </c:pt>
                      <c:pt idx="7226" formatCode="General">
                        <c:v>628.40899999999999</c:v>
                      </c:pt>
                      <c:pt idx="7227" formatCode="General">
                        <c:v>628.41899999999998</c:v>
                      </c:pt>
                      <c:pt idx="7228" formatCode="General">
                        <c:v>628.42899999999997</c:v>
                      </c:pt>
                      <c:pt idx="7229" formatCode="General">
                        <c:v>628.43899999999996</c:v>
                      </c:pt>
                      <c:pt idx="7230" formatCode="General">
                        <c:v>628.44899999999996</c:v>
                      </c:pt>
                      <c:pt idx="7231" formatCode="General">
                        <c:v>628.45899999999995</c:v>
                      </c:pt>
                      <c:pt idx="7232" formatCode="General">
                        <c:v>628.46900000000005</c:v>
                      </c:pt>
                      <c:pt idx="7233" formatCode="General">
                        <c:v>628.47900000000004</c:v>
                      </c:pt>
                      <c:pt idx="7234" formatCode="General">
                        <c:v>628.48900000000003</c:v>
                      </c:pt>
                      <c:pt idx="7235" formatCode="General">
                        <c:v>628.49900000000002</c:v>
                      </c:pt>
                      <c:pt idx="7236" formatCode="General">
                        <c:v>628.50900000000001</c:v>
                      </c:pt>
                      <c:pt idx="7237" formatCode="General">
                        <c:v>628.51900000000001</c:v>
                      </c:pt>
                      <c:pt idx="7238" formatCode="General">
                        <c:v>628.529</c:v>
                      </c:pt>
                      <c:pt idx="7239" formatCode="General">
                        <c:v>628.53899999999999</c:v>
                      </c:pt>
                      <c:pt idx="7240" formatCode="General">
                        <c:v>628.54899999999998</c:v>
                      </c:pt>
                      <c:pt idx="7241" formatCode="General">
                        <c:v>628.55899999999997</c:v>
                      </c:pt>
                      <c:pt idx="7242" formatCode="General">
                        <c:v>628.56899999999996</c:v>
                      </c:pt>
                      <c:pt idx="7243" formatCode="General">
                        <c:v>628.57899999999995</c:v>
                      </c:pt>
                      <c:pt idx="7244" formatCode="General">
                        <c:v>628.58900000000006</c:v>
                      </c:pt>
                      <c:pt idx="7245" formatCode="General">
                        <c:v>628.59900000000005</c:v>
                      </c:pt>
                      <c:pt idx="7246" formatCode="General">
                        <c:v>628.60900000000004</c:v>
                      </c:pt>
                      <c:pt idx="7247" formatCode="General">
                        <c:v>628.61900000000003</c:v>
                      </c:pt>
                      <c:pt idx="7248" formatCode="General">
                        <c:v>628.62900000000002</c:v>
                      </c:pt>
                      <c:pt idx="7249" formatCode="General">
                        <c:v>628.63900000000001</c:v>
                      </c:pt>
                      <c:pt idx="7250" formatCode="General">
                        <c:v>628.649</c:v>
                      </c:pt>
                      <c:pt idx="7251" formatCode="General">
                        <c:v>628.65899999999999</c:v>
                      </c:pt>
                      <c:pt idx="7252" formatCode="General">
                        <c:v>628.66899999999998</c:v>
                      </c:pt>
                      <c:pt idx="7253" formatCode="General">
                        <c:v>628.67899999999997</c:v>
                      </c:pt>
                      <c:pt idx="7254" formatCode="General">
                        <c:v>628.68899999999996</c:v>
                      </c:pt>
                      <c:pt idx="7255" formatCode="General">
                        <c:v>628.69899999999996</c:v>
                      </c:pt>
                      <c:pt idx="7256" formatCode="General">
                        <c:v>628.70899999999995</c:v>
                      </c:pt>
                      <c:pt idx="7257" formatCode="General">
                        <c:v>628.71900000000005</c:v>
                      </c:pt>
                      <c:pt idx="7258" formatCode="General">
                        <c:v>628.72900000000004</c:v>
                      </c:pt>
                      <c:pt idx="7259" formatCode="General">
                        <c:v>628.73900000000003</c:v>
                      </c:pt>
                      <c:pt idx="7260" formatCode="General">
                        <c:v>628.74900000000002</c:v>
                      </c:pt>
                      <c:pt idx="7261" formatCode="General">
                        <c:v>628.75900000000001</c:v>
                      </c:pt>
                      <c:pt idx="7262" formatCode="General">
                        <c:v>628.76900000000001</c:v>
                      </c:pt>
                      <c:pt idx="7263" formatCode="General">
                        <c:v>628.779</c:v>
                      </c:pt>
                      <c:pt idx="7264" formatCode="General">
                        <c:v>628.78899999999999</c:v>
                      </c:pt>
                      <c:pt idx="7265" formatCode="General">
                        <c:v>628.79899999999998</c:v>
                      </c:pt>
                      <c:pt idx="7266" formatCode="General">
                        <c:v>628.80899999999997</c:v>
                      </c:pt>
                      <c:pt idx="7267" formatCode="General">
                        <c:v>628.81899999999996</c:v>
                      </c:pt>
                      <c:pt idx="7268" formatCode="General">
                        <c:v>628.82899999999995</c:v>
                      </c:pt>
                      <c:pt idx="7269" formatCode="General">
                        <c:v>628.83900000000006</c:v>
                      </c:pt>
                      <c:pt idx="7270" formatCode="General">
                        <c:v>628.84900000000005</c:v>
                      </c:pt>
                      <c:pt idx="7271" formatCode="General">
                        <c:v>628.85900000000004</c:v>
                      </c:pt>
                      <c:pt idx="7272" formatCode="General">
                        <c:v>628.86900000000003</c:v>
                      </c:pt>
                      <c:pt idx="7273" formatCode="General">
                        <c:v>628.87900000000002</c:v>
                      </c:pt>
                      <c:pt idx="7274" formatCode="General">
                        <c:v>628.88900000000001</c:v>
                      </c:pt>
                      <c:pt idx="7275" formatCode="General">
                        <c:v>628.899</c:v>
                      </c:pt>
                      <c:pt idx="7276" formatCode="General">
                        <c:v>628.90899999999999</c:v>
                      </c:pt>
                      <c:pt idx="7277" formatCode="General">
                        <c:v>628.91899999999998</c:v>
                      </c:pt>
                      <c:pt idx="7278" formatCode="General">
                        <c:v>628.92899999999997</c:v>
                      </c:pt>
                      <c:pt idx="7279" formatCode="General">
                        <c:v>628.93899999999996</c:v>
                      </c:pt>
                      <c:pt idx="7280" formatCode="General">
                        <c:v>628.94899999999996</c:v>
                      </c:pt>
                      <c:pt idx="7281" formatCode="General">
                        <c:v>628.95899999999995</c:v>
                      </c:pt>
                      <c:pt idx="7282" formatCode="General">
                        <c:v>628.96900000000005</c:v>
                      </c:pt>
                      <c:pt idx="7283" formatCode="General">
                        <c:v>628.97900000000004</c:v>
                      </c:pt>
                      <c:pt idx="7284" formatCode="General">
                        <c:v>628.98900000000003</c:v>
                      </c:pt>
                      <c:pt idx="7285" formatCode="General">
                        <c:v>628.99900000000002</c:v>
                      </c:pt>
                      <c:pt idx="7286" formatCode="General">
                        <c:v>629.00900000000001</c:v>
                      </c:pt>
                      <c:pt idx="7287" formatCode="General">
                        <c:v>629.01900000000001</c:v>
                      </c:pt>
                      <c:pt idx="7288" formatCode="General">
                        <c:v>629.029</c:v>
                      </c:pt>
                      <c:pt idx="7289" formatCode="General">
                        <c:v>629.03899999999999</c:v>
                      </c:pt>
                      <c:pt idx="7290" formatCode="General">
                        <c:v>629.04899999999998</c:v>
                      </c:pt>
                      <c:pt idx="7291" formatCode="General">
                        <c:v>629.05899999999997</c:v>
                      </c:pt>
                      <c:pt idx="7292" formatCode="General">
                        <c:v>629.06899999999996</c:v>
                      </c:pt>
                      <c:pt idx="7293" formatCode="General">
                        <c:v>629.07899999999995</c:v>
                      </c:pt>
                      <c:pt idx="7294" formatCode="General">
                        <c:v>629.08900000000006</c:v>
                      </c:pt>
                      <c:pt idx="7295" formatCode="General">
                        <c:v>629.09900000000005</c:v>
                      </c:pt>
                      <c:pt idx="7296" formatCode="General">
                        <c:v>629.10900000000004</c:v>
                      </c:pt>
                      <c:pt idx="7297" formatCode="General">
                        <c:v>629.11900000000003</c:v>
                      </c:pt>
                      <c:pt idx="7298" formatCode="General">
                        <c:v>629.12900000000002</c:v>
                      </c:pt>
                      <c:pt idx="7299" formatCode="General">
                        <c:v>629.13900000000001</c:v>
                      </c:pt>
                      <c:pt idx="7300" formatCode="General">
                        <c:v>629.149</c:v>
                      </c:pt>
                      <c:pt idx="7301" formatCode="General">
                        <c:v>629.15899999999999</c:v>
                      </c:pt>
                      <c:pt idx="7302" formatCode="General">
                        <c:v>629.16899999999998</c:v>
                      </c:pt>
                      <c:pt idx="7303" formatCode="General">
                        <c:v>629.17899999999997</c:v>
                      </c:pt>
                      <c:pt idx="7304" formatCode="General">
                        <c:v>629.18899999999996</c:v>
                      </c:pt>
                      <c:pt idx="7305" formatCode="General">
                        <c:v>629.19899999999996</c:v>
                      </c:pt>
                      <c:pt idx="7306" formatCode="General">
                        <c:v>629.20899999999995</c:v>
                      </c:pt>
                      <c:pt idx="7307" formatCode="General">
                        <c:v>629.21900000000005</c:v>
                      </c:pt>
                      <c:pt idx="7308" formatCode="General">
                        <c:v>629.22900000000004</c:v>
                      </c:pt>
                      <c:pt idx="7309" formatCode="General">
                        <c:v>629.23900000000003</c:v>
                      </c:pt>
                      <c:pt idx="7310" formatCode="General">
                        <c:v>629.24900000000002</c:v>
                      </c:pt>
                      <c:pt idx="7311" formatCode="General">
                        <c:v>629.25900000000001</c:v>
                      </c:pt>
                      <c:pt idx="7312" formatCode="General">
                        <c:v>629.26900000000001</c:v>
                      </c:pt>
                      <c:pt idx="7313" formatCode="General">
                        <c:v>629.279</c:v>
                      </c:pt>
                      <c:pt idx="7314" formatCode="General">
                        <c:v>629.28899999999999</c:v>
                      </c:pt>
                      <c:pt idx="7315" formatCode="General">
                        <c:v>629.29899999999998</c:v>
                      </c:pt>
                      <c:pt idx="7316" formatCode="General">
                        <c:v>629.30899999999997</c:v>
                      </c:pt>
                      <c:pt idx="7317" formatCode="General">
                        <c:v>629.31899999999996</c:v>
                      </c:pt>
                      <c:pt idx="7318" formatCode="General">
                        <c:v>629.32899999999995</c:v>
                      </c:pt>
                      <c:pt idx="7319" formatCode="General">
                        <c:v>629.33900000000006</c:v>
                      </c:pt>
                      <c:pt idx="7320" formatCode="General">
                        <c:v>629.34900000000005</c:v>
                      </c:pt>
                      <c:pt idx="7321" formatCode="General">
                        <c:v>629.35900000000004</c:v>
                      </c:pt>
                      <c:pt idx="7322" formatCode="General">
                        <c:v>629.36900000000003</c:v>
                      </c:pt>
                      <c:pt idx="7323" formatCode="General">
                        <c:v>629.37900000000002</c:v>
                      </c:pt>
                      <c:pt idx="7324" formatCode="General">
                        <c:v>629.38900000000001</c:v>
                      </c:pt>
                      <c:pt idx="7325" formatCode="General">
                        <c:v>629.399</c:v>
                      </c:pt>
                      <c:pt idx="7326" formatCode="General">
                        <c:v>629.40899999999999</c:v>
                      </c:pt>
                      <c:pt idx="7327" formatCode="General">
                        <c:v>629.41899999999998</c:v>
                      </c:pt>
                      <c:pt idx="7328" formatCode="General">
                        <c:v>629.42899999999997</c:v>
                      </c:pt>
                      <c:pt idx="7329" formatCode="General">
                        <c:v>629.43899999999996</c:v>
                      </c:pt>
                      <c:pt idx="7330" formatCode="General">
                        <c:v>629.44899999999996</c:v>
                      </c:pt>
                      <c:pt idx="7331" formatCode="General">
                        <c:v>629.45899999999995</c:v>
                      </c:pt>
                      <c:pt idx="7332" formatCode="General">
                        <c:v>629.46900000000005</c:v>
                      </c:pt>
                      <c:pt idx="7333" formatCode="General">
                        <c:v>629.47900000000004</c:v>
                      </c:pt>
                      <c:pt idx="7334" formatCode="General">
                        <c:v>629.48900000000003</c:v>
                      </c:pt>
                      <c:pt idx="7335" formatCode="General">
                        <c:v>629.49900000000002</c:v>
                      </c:pt>
                      <c:pt idx="7336" formatCode="General">
                        <c:v>629.50900000000001</c:v>
                      </c:pt>
                      <c:pt idx="7337" formatCode="General">
                        <c:v>629.51900000000001</c:v>
                      </c:pt>
                      <c:pt idx="7338" formatCode="General">
                        <c:v>629.529</c:v>
                      </c:pt>
                      <c:pt idx="7339" formatCode="General">
                        <c:v>629.53899999999999</c:v>
                      </c:pt>
                      <c:pt idx="7340" formatCode="General">
                        <c:v>629.54899999999998</c:v>
                      </c:pt>
                      <c:pt idx="7341" formatCode="General">
                        <c:v>629.55899999999997</c:v>
                      </c:pt>
                      <c:pt idx="7342" formatCode="General">
                        <c:v>629.56899999999996</c:v>
                      </c:pt>
                      <c:pt idx="7343" formatCode="General">
                        <c:v>629.57899999999995</c:v>
                      </c:pt>
                      <c:pt idx="7344" formatCode="General">
                        <c:v>629.58900000000006</c:v>
                      </c:pt>
                      <c:pt idx="7345" formatCode="General">
                        <c:v>629.59900000000005</c:v>
                      </c:pt>
                      <c:pt idx="7346" formatCode="General">
                        <c:v>629.60900000000004</c:v>
                      </c:pt>
                      <c:pt idx="7347" formatCode="General">
                        <c:v>629.61900000000003</c:v>
                      </c:pt>
                      <c:pt idx="7348" formatCode="General">
                        <c:v>629.62900000000002</c:v>
                      </c:pt>
                      <c:pt idx="7349" formatCode="General">
                        <c:v>629.63900000000001</c:v>
                      </c:pt>
                      <c:pt idx="7350" formatCode="General">
                        <c:v>629.649</c:v>
                      </c:pt>
                      <c:pt idx="7351" formatCode="General">
                        <c:v>629.65899999999999</c:v>
                      </c:pt>
                      <c:pt idx="7352" formatCode="General">
                        <c:v>629.66899999999998</c:v>
                      </c:pt>
                      <c:pt idx="7353" formatCode="General">
                        <c:v>629.67899999999997</c:v>
                      </c:pt>
                      <c:pt idx="7354" formatCode="General">
                        <c:v>629.68899999999996</c:v>
                      </c:pt>
                      <c:pt idx="7355" formatCode="General">
                        <c:v>629.69899999999996</c:v>
                      </c:pt>
                      <c:pt idx="7356" formatCode="General">
                        <c:v>629.70899999999995</c:v>
                      </c:pt>
                      <c:pt idx="7357" formatCode="General">
                        <c:v>629.71900000000005</c:v>
                      </c:pt>
                      <c:pt idx="7358" formatCode="General">
                        <c:v>629.72900000000004</c:v>
                      </c:pt>
                      <c:pt idx="7359" formatCode="General">
                        <c:v>629.73900000000003</c:v>
                      </c:pt>
                      <c:pt idx="7360" formatCode="General">
                        <c:v>629.74900000000002</c:v>
                      </c:pt>
                      <c:pt idx="7361" formatCode="General">
                        <c:v>629.75900000000001</c:v>
                      </c:pt>
                      <c:pt idx="7362" formatCode="General">
                        <c:v>629.76900000000001</c:v>
                      </c:pt>
                      <c:pt idx="7363" formatCode="General">
                        <c:v>629.779</c:v>
                      </c:pt>
                      <c:pt idx="7364" formatCode="General">
                        <c:v>629.78899999999999</c:v>
                      </c:pt>
                      <c:pt idx="7365" formatCode="General">
                        <c:v>629.79899999999998</c:v>
                      </c:pt>
                      <c:pt idx="7366" formatCode="General">
                        <c:v>629.80899999999997</c:v>
                      </c:pt>
                      <c:pt idx="7367" formatCode="General">
                        <c:v>629.81899999999996</c:v>
                      </c:pt>
                      <c:pt idx="7368" formatCode="General">
                        <c:v>629.82899999999995</c:v>
                      </c:pt>
                      <c:pt idx="7369" formatCode="General">
                        <c:v>629.83900000000006</c:v>
                      </c:pt>
                      <c:pt idx="7370" formatCode="General">
                        <c:v>629.84900000000005</c:v>
                      </c:pt>
                      <c:pt idx="7371" formatCode="General">
                        <c:v>629.85900000000004</c:v>
                      </c:pt>
                      <c:pt idx="7372" formatCode="General">
                        <c:v>629.86900000000003</c:v>
                      </c:pt>
                      <c:pt idx="7373" formatCode="General">
                        <c:v>629.87900000000002</c:v>
                      </c:pt>
                      <c:pt idx="7374" formatCode="General">
                        <c:v>629.88900000000001</c:v>
                      </c:pt>
                      <c:pt idx="7375" formatCode="General">
                        <c:v>629.899</c:v>
                      </c:pt>
                      <c:pt idx="7376" formatCode="General">
                        <c:v>629.90899999999999</c:v>
                      </c:pt>
                      <c:pt idx="7377" formatCode="General">
                        <c:v>629.91899999999998</c:v>
                      </c:pt>
                      <c:pt idx="7378" formatCode="General">
                        <c:v>629.92899999999997</c:v>
                      </c:pt>
                      <c:pt idx="7379" formatCode="General">
                        <c:v>629.93899999999996</c:v>
                      </c:pt>
                      <c:pt idx="7380" formatCode="General">
                        <c:v>629.94899999999996</c:v>
                      </c:pt>
                      <c:pt idx="7381" formatCode="General">
                        <c:v>629.95899999999995</c:v>
                      </c:pt>
                      <c:pt idx="7382" formatCode="General">
                        <c:v>629.96900000000005</c:v>
                      </c:pt>
                      <c:pt idx="7383" formatCode="General">
                        <c:v>629.97900000000004</c:v>
                      </c:pt>
                      <c:pt idx="7384" formatCode="General">
                        <c:v>629.98900000000003</c:v>
                      </c:pt>
                      <c:pt idx="7385" formatCode="General">
                        <c:v>629.99900000000002</c:v>
                      </c:pt>
                      <c:pt idx="7386" formatCode="General">
                        <c:v>630.00900000000001</c:v>
                      </c:pt>
                      <c:pt idx="7387" formatCode="General">
                        <c:v>630.01900000000001</c:v>
                      </c:pt>
                      <c:pt idx="7388" formatCode="General">
                        <c:v>630.029</c:v>
                      </c:pt>
                      <c:pt idx="7389" formatCode="General">
                        <c:v>630.03899999999999</c:v>
                      </c:pt>
                      <c:pt idx="7390" formatCode="General">
                        <c:v>630.04899999999998</c:v>
                      </c:pt>
                      <c:pt idx="7391" formatCode="General">
                        <c:v>630.05899999999997</c:v>
                      </c:pt>
                      <c:pt idx="7392" formatCode="General">
                        <c:v>630.06899999999996</c:v>
                      </c:pt>
                      <c:pt idx="7393" formatCode="General">
                        <c:v>630.07899999999995</c:v>
                      </c:pt>
                      <c:pt idx="7394" formatCode="General">
                        <c:v>630.08900000000006</c:v>
                      </c:pt>
                      <c:pt idx="7395" formatCode="General">
                        <c:v>630.09900000000005</c:v>
                      </c:pt>
                      <c:pt idx="7396" formatCode="General">
                        <c:v>630.10900000000004</c:v>
                      </c:pt>
                      <c:pt idx="7397" formatCode="General">
                        <c:v>630.11900000000003</c:v>
                      </c:pt>
                      <c:pt idx="7398" formatCode="General">
                        <c:v>630.12900000000002</c:v>
                      </c:pt>
                      <c:pt idx="7399" formatCode="General">
                        <c:v>630.13900000000001</c:v>
                      </c:pt>
                      <c:pt idx="7400" formatCode="General">
                        <c:v>630.149</c:v>
                      </c:pt>
                      <c:pt idx="7401" formatCode="General">
                        <c:v>630.15899999999999</c:v>
                      </c:pt>
                      <c:pt idx="7402" formatCode="General">
                        <c:v>630.16899999999998</c:v>
                      </c:pt>
                      <c:pt idx="7403" formatCode="General">
                        <c:v>630.17899999999997</c:v>
                      </c:pt>
                      <c:pt idx="7404" formatCode="General">
                        <c:v>630.18899999999996</c:v>
                      </c:pt>
                      <c:pt idx="7405" formatCode="General">
                        <c:v>630.19899999999996</c:v>
                      </c:pt>
                      <c:pt idx="7406" formatCode="General">
                        <c:v>630.20899999999995</c:v>
                      </c:pt>
                      <c:pt idx="7407" formatCode="General">
                        <c:v>630.21900000000005</c:v>
                      </c:pt>
                      <c:pt idx="7408" formatCode="General">
                        <c:v>630.22900000000004</c:v>
                      </c:pt>
                      <c:pt idx="7409" formatCode="General">
                        <c:v>630.23900000000003</c:v>
                      </c:pt>
                      <c:pt idx="7410" formatCode="General">
                        <c:v>630.24900000000002</c:v>
                      </c:pt>
                      <c:pt idx="7411" formatCode="General">
                        <c:v>630.25900000000001</c:v>
                      </c:pt>
                      <c:pt idx="7412" formatCode="General">
                        <c:v>630.26900000000001</c:v>
                      </c:pt>
                      <c:pt idx="7413" formatCode="General">
                        <c:v>630.279</c:v>
                      </c:pt>
                      <c:pt idx="7414" formatCode="General">
                        <c:v>630.28899999999999</c:v>
                      </c:pt>
                      <c:pt idx="7415" formatCode="General">
                        <c:v>630.29899999999998</c:v>
                      </c:pt>
                      <c:pt idx="7416" formatCode="General">
                        <c:v>630.30899999999997</c:v>
                      </c:pt>
                      <c:pt idx="7417" formatCode="General">
                        <c:v>630.31899999999996</c:v>
                      </c:pt>
                      <c:pt idx="7418" formatCode="General">
                        <c:v>630.32899999999995</c:v>
                      </c:pt>
                      <c:pt idx="7419" formatCode="General">
                        <c:v>630.33900000000006</c:v>
                      </c:pt>
                      <c:pt idx="7420" formatCode="General">
                        <c:v>630.34900000000005</c:v>
                      </c:pt>
                      <c:pt idx="7421" formatCode="General">
                        <c:v>630.35900000000004</c:v>
                      </c:pt>
                      <c:pt idx="7422" formatCode="General">
                        <c:v>630.36900000000003</c:v>
                      </c:pt>
                      <c:pt idx="7423" formatCode="General">
                        <c:v>630.37900000000002</c:v>
                      </c:pt>
                      <c:pt idx="7424" formatCode="General">
                        <c:v>630.38900000000001</c:v>
                      </c:pt>
                      <c:pt idx="7425" formatCode="General">
                        <c:v>630.399</c:v>
                      </c:pt>
                      <c:pt idx="7426" formatCode="General">
                        <c:v>630.40899999999999</c:v>
                      </c:pt>
                      <c:pt idx="7427" formatCode="General">
                        <c:v>630.41899999999998</c:v>
                      </c:pt>
                      <c:pt idx="7428" formatCode="General">
                        <c:v>630.42899999999997</c:v>
                      </c:pt>
                      <c:pt idx="7429" formatCode="General">
                        <c:v>630.43899999999996</c:v>
                      </c:pt>
                      <c:pt idx="7430" formatCode="General">
                        <c:v>630.44899999999996</c:v>
                      </c:pt>
                      <c:pt idx="7431" formatCode="General">
                        <c:v>630.45899999999995</c:v>
                      </c:pt>
                      <c:pt idx="7432" formatCode="General">
                        <c:v>630.46900000000005</c:v>
                      </c:pt>
                      <c:pt idx="7433" formatCode="General">
                        <c:v>630.47900000000004</c:v>
                      </c:pt>
                      <c:pt idx="7434" formatCode="General">
                        <c:v>630.48900000000003</c:v>
                      </c:pt>
                      <c:pt idx="7435" formatCode="General">
                        <c:v>630.49900000000002</c:v>
                      </c:pt>
                      <c:pt idx="7436" formatCode="General">
                        <c:v>630.50900000000001</c:v>
                      </c:pt>
                      <c:pt idx="7437" formatCode="General">
                        <c:v>630.51900000000001</c:v>
                      </c:pt>
                      <c:pt idx="7438" formatCode="General">
                        <c:v>630.529</c:v>
                      </c:pt>
                      <c:pt idx="7439" formatCode="General">
                        <c:v>630.53899999999999</c:v>
                      </c:pt>
                      <c:pt idx="7440" formatCode="General">
                        <c:v>630.54899999999998</c:v>
                      </c:pt>
                      <c:pt idx="7441" formatCode="General">
                        <c:v>630.55899999999997</c:v>
                      </c:pt>
                      <c:pt idx="7442" formatCode="General">
                        <c:v>630.56899999999996</c:v>
                      </c:pt>
                      <c:pt idx="7443" formatCode="General">
                        <c:v>630.57899999999995</c:v>
                      </c:pt>
                      <c:pt idx="7444" formatCode="General">
                        <c:v>630.58900000000006</c:v>
                      </c:pt>
                      <c:pt idx="7445" formatCode="General">
                        <c:v>630.59900000000005</c:v>
                      </c:pt>
                      <c:pt idx="7446" formatCode="General">
                        <c:v>630.60900000000004</c:v>
                      </c:pt>
                      <c:pt idx="7447" formatCode="General">
                        <c:v>630.61900000000003</c:v>
                      </c:pt>
                      <c:pt idx="7448" formatCode="General">
                        <c:v>630.62900000000002</c:v>
                      </c:pt>
                      <c:pt idx="7449" formatCode="General">
                        <c:v>630.63900000000001</c:v>
                      </c:pt>
                      <c:pt idx="7450" formatCode="General">
                        <c:v>630.649</c:v>
                      </c:pt>
                      <c:pt idx="7451" formatCode="General">
                        <c:v>630.65899999999999</c:v>
                      </c:pt>
                      <c:pt idx="7452" formatCode="General">
                        <c:v>630.66899999999998</c:v>
                      </c:pt>
                      <c:pt idx="7453" formatCode="General">
                        <c:v>630.67899999999997</c:v>
                      </c:pt>
                      <c:pt idx="7454" formatCode="General">
                        <c:v>630.68899999999996</c:v>
                      </c:pt>
                      <c:pt idx="7455" formatCode="General">
                        <c:v>630.69899999999996</c:v>
                      </c:pt>
                      <c:pt idx="7456" formatCode="General">
                        <c:v>630.70899999999995</c:v>
                      </c:pt>
                      <c:pt idx="7457" formatCode="General">
                        <c:v>630.71900000000005</c:v>
                      </c:pt>
                      <c:pt idx="7458" formatCode="General">
                        <c:v>630.72900000000004</c:v>
                      </c:pt>
                      <c:pt idx="7459" formatCode="General">
                        <c:v>630.73900000000003</c:v>
                      </c:pt>
                      <c:pt idx="7460" formatCode="General">
                        <c:v>630.74900000000002</c:v>
                      </c:pt>
                      <c:pt idx="7461" formatCode="General">
                        <c:v>630.75900000000001</c:v>
                      </c:pt>
                      <c:pt idx="7462" formatCode="General">
                        <c:v>630.76900000000001</c:v>
                      </c:pt>
                      <c:pt idx="7463" formatCode="General">
                        <c:v>630.779</c:v>
                      </c:pt>
                      <c:pt idx="7464" formatCode="General">
                        <c:v>630.78899999999999</c:v>
                      </c:pt>
                      <c:pt idx="7465" formatCode="General">
                        <c:v>630.79600000000005</c:v>
                      </c:pt>
                      <c:pt idx="7466" formatCode="General">
                        <c:v>630.79600000000005</c:v>
                      </c:pt>
                      <c:pt idx="7467" formatCode="General">
                        <c:v>631.79600000000005</c:v>
                      </c:pt>
                      <c:pt idx="7468" formatCode="General">
                        <c:v>632.79600000000005</c:v>
                      </c:pt>
                      <c:pt idx="7469" formatCode="General">
                        <c:v>633.79600000000005</c:v>
                      </c:pt>
                      <c:pt idx="7470" formatCode="General">
                        <c:v>634.79600000000005</c:v>
                      </c:pt>
                      <c:pt idx="7471" formatCode="General">
                        <c:v>635.79600000000005</c:v>
                      </c:pt>
                      <c:pt idx="7472" formatCode="General">
                        <c:v>636.79600000000005</c:v>
                      </c:pt>
                      <c:pt idx="7473" formatCode="General">
                        <c:v>637.79600000000005</c:v>
                      </c:pt>
                      <c:pt idx="7474" formatCode="General">
                        <c:v>638.79600000000005</c:v>
                      </c:pt>
                      <c:pt idx="7475" formatCode="General">
                        <c:v>639.79600000000005</c:v>
                      </c:pt>
                      <c:pt idx="7476" formatCode="General">
                        <c:v>640.79600000000005</c:v>
                      </c:pt>
                      <c:pt idx="7477" formatCode="General">
                        <c:v>641.79600000000005</c:v>
                      </c:pt>
                      <c:pt idx="7478" formatCode="General">
                        <c:v>642.79600000000005</c:v>
                      </c:pt>
                      <c:pt idx="7479" formatCode="General">
                        <c:v>643.79600000000005</c:v>
                      </c:pt>
                      <c:pt idx="7480" formatCode="General">
                        <c:v>644.79600000000005</c:v>
                      </c:pt>
                      <c:pt idx="7481" formatCode="General">
                        <c:v>645.79600000000005</c:v>
                      </c:pt>
                      <c:pt idx="7482" formatCode="General">
                        <c:v>646.79600000000005</c:v>
                      </c:pt>
                      <c:pt idx="7483" formatCode="General">
                        <c:v>647.79600000000005</c:v>
                      </c:pt>
                      <c:pt idx="7484" formatCode="General">
                        <c:v>648.79600000000005</c:v>
                      </c:pt>
                      <c:pt idx="7485" formatCode="General">
                        <c:v>649.79600000000005</c:v>
                      </c:pt>
                      <c:pt idx="7486" formatCode="General">
                        <c:v>650.79600000000005</c:v>
                      </c:pt>
                      <c:pt idx="7487" formatCode="General">
                        <c:v>651.79600000000005</c:v>
                      </c:pt>
                      <c:pt idx="7488" formatCode="General">
                        <c:v>652.79600000000005</c:v>
                      </c:pt>
                      <c:pt idx="7489" formatCode="General">
                        <c:v>653.79600000000005</c:v>
                      </c:pt>
                      <c:pt idx="7490" formatCode="General">
                        <c:v>654.79600000000005</c:v>
                      </c:pt>
                      <c:pt idx="7491" formatCode="General">
                        <c:v>655.79600000000005</c:v>
                      </c:pt>
                      <c:pt idx="7492" formatCode="General">
                        <c:v>656.79600000000005</c:v>
                      </c:pt>
                      <c:pt idx="7493" formatCode="General">
                        <c:v>657.79600000000005</c:v>
                      </c:pt>
                      <c:pt idx="7494" formatCode="General">
                        <c:v>658.79600000000005</c:v>
                      </c:pt>
                      <c:pt idx="7495" formatCode="General">
                        <c:v>659.79600000000005</c:v>
                      </c:pt>
                      <c:pt idx="7496" formatCode="General">
                        <c:v>660.79600000000005</c:v>
                      </c:pt>
                      <c:pt idx="7497" formatCode="General">
                        <c:v>661.79600000000005</c:v>
                      </c:pt>
                      <c:pt idx="7498" formatCode="General">
                        <c:v>662.79600000000005</c:v>
                      </c:pt>
                      <c:pt idx="7499" formatCode="General">
                        <c:v>663.79600000000005</c:v>
                      </c:pt>
                      <c:pt idx="7500" formatCode="General">
                        <c:v>664.79600000000005</c:v>
                      </c:pt>
                      <c:pt idx="7501" formatCode="General">
                        <c:v>665.79600000000005</c:v>
                      </c:pt>
                      <c:pt idx="7502" formatCode="General">
                        <c:v>666.79600000000005</c:v>
                      </c:pt>
                      <c:pt idx="7503" formatCode="General">
                        <c:v>667.79600000000005</c:v>
                      </c:pt>
                      <c:pt idx="7504" formatCode="General">
                        <c:v>668.79600000000005</c:v>
                      </c:pt>
                      <c:pt idx="7505" formatCode="General">
                        <c:v>669.79600000000005</c:v>
                      </c:pt>
                      <c:pt idx="7506" formatCode="General">
                        <c:v>670.79600000000005</c:v>
                      </c:pt>
                      <c:pt idx="7507" formatCode="General">
                        <c:v>671.79600000000005</c:v>
                      </c:pt>
                      <c:pt idx="7508" formatCode="General">
                        <c:v>672.79600000000005</c:v>
                      </c:pt>
                      <c:pt idx="7509" formatCode="General">
                        <c:v>673.79600000000005</c:v>
                      </c:pt>
                      <c:pt idx="7510" formatCode="General">
                        <c:v>674.79600000000005</c:v>
                      </c:pt>
                      <c:pt idx="7511" formatCode="General">
                        <c:v>675.79600000000005</c:v>
                      </c:pt>
                      <c:pt idx="7512" formatCode="General">
                        <c:v>676.79600000000005</c:v>
                      </c:pt>
                      <c:pt idx="7513" formatCode="General">
                        <c:v>677.79600000000005</c:v>
                      </c:pt>
                      <c:pt idx="7514" formatCode="General">
                        <c:v>678.79600000000005</c:v>
                      </c:pt>
                      <c:pt idx="7515" formatCode="General">
                        <c:v>679.79600000000005</c:v>
                      </c:pt>
                      <c:pt idx="7516" formatCode="General">
                        <c:v>680.79600000000005</c:v>
                      </c:pt>
                      <c:pt idx="7517" formatCode="General">
                        <c:v>681.79600000000005</c:v>
                      </c:pt>
                      <c:pt idx="7518" formatCode="General">
                        <c:v>682.79600000000005</c:v>
                      </c:pt>
                      <c:pt idx="7519" formatCode="General">
                        <c:v>683.79600000000005</c:v>
                      </c:pt>
                      <c:pt idx="7520" formatCode="General">
                        <c:v>684.79600000000005</c:v>
                      </c:pt>
                      <c:pt idx="7521" formatCode="General">
                        <c:v>685.79600000000005</c:v>
                      </c:pt>
                      <c:pt idx="7522" formatCode="General">
                        <c:v>686.79600000000005</c:v>
                      </c:pt>
                      <c:pt idx="7523" formatCode="General">
                        <c:v>687.79600000000005</c:v>
                      </c:pt>
                      <c:pt idx="7524" formatCode="General">
                        <c:v>688.79600000000005</c:v>
                      </c:pt>
                      <c:pt idx="7525" formatCode="General">
                        <c:v>689.79600000000005</c:v>
                      </c:pt>
                      <c:pt idx="7526" formatCode="General">
                        <c:v>690.79600000000005</c:v>
                      </c:pt>
                      <c:pt idx="7527" formatCode="General">
                        <c:v>691.79600000000005</c:v>
                      </c:pt>
                      <c:pt idx="7528" formatCode="General">
                        <c:v>692.79600000000005</c:v>
                      </c:pt>
                      <c:pt idx="7529" formatCode="General">
                        <c:v>693.79600000000005</c:v>
                      </c:pt>
                      <c:pt idx="7530" formatCode="General">
                        <c:v>694.79600000000005</c:v>
                      </c:pt>
                      <c:pt idx="7531" formatCode="General">
                        <c:v>695.79600000000005</c:v>
                      </c:pt>
                      <c:pt idx="7532" formatCode="General">
                        <c:v>696.79600000000005</c:v>
                      </c:pt>
                      <c:pt idx="7533" formatCode="General">
                        <c:v>697.79600000000005</c:v>
                      </c:pt>
                      <c:pt idx="7534" formatCode="General">
                        <c:v>698.79600000000005</c:v>
                      </c:pt>
                      <c:pt idx="7535" formatCode="General">
                        <c:v>699.79600000000005</c:v>
                      </c:pt>
                      <c:pt idx="7536" formatCode="General">
                        <c:v>700.79600000000005</c:v>
                      </c:pt>
                      <c:pt idx="7537" formatCode="General">
                        <c:v>701.00699999999995</c:v>
                      </c:pt>
                      <c:pt idx="7538" formatCode="General">
                        <c:v>701.00699999999995</c:v>
                      </c:pt>
                      <c:pt idx="7539" formatCode="General">
                        <c:v>701.01700000000005</c:v>
                      </c:pt>
                      <c:pt idx="7540" formatCode="General">
                        <c:v>701.02700000000004</c:v>
                      </c:pt>
                      <c:pt idx="7541" formatCode="General">
                        <c:v>701.03700000000003</c:v>
                      </c:pt>
                      <c:pt idx="7542" formatCode="General">
                        <c:v>701.04700000000003</c:v>
                      </c:pt>
                      <c:pt idx="7543" formatCode="General">
                        <c:v>701.05700000000002</c:v>
                      </c:pt>
                      <c:pt idx="7544" formatCode="General">
                        <c:v>701.06700000000001</c:v>
                      </c:pt>
                      <c:pt idx="7545" formatCode="General">
                        <c:v>701.077</c:v>
                      </c:pt>
                      <c:pt idx="7546" formatCode="General">
                        <c:v>701.08699999999999</c:v>
                      </c:pt>
                      <c:pt idx="7547" formatCode="General">
                        <c:v>701.09699999999998</c:v>
                      </c:pt>
                      <c:pt idx="7548" formatCode="General">
                        <c:v>701.10699999999997</c:v>
                      </c:pt>
                      <c:pt idx="7549" formatCode="General">
                        <c:v>701.11699999999996</c:v>
                      </c:pt>
                      <c:pt idx="7550" formatCode="General">
                        <c:v>701.12699999999995</c:v>
                      </c:pt>
                      <c:pt idx="7551" formatCode="General">
                        <c:v>701.13699999999994</c:v>
                      </c:pt>
                      <c:pt idx="7552" formatCode="General">
                        <c:v>701.14700000000005</c:v>
                      </c:pt>
                      <c:pt idx="7553" formatCode="General">
                        <c:v>701.15700000000004</c:v>
                      </c:pt>
                      <c:pt idx="7554" formatCode="General">
                        <c:v>701.16700000000003</c:v>
                      </c:pt>
                      <c:pt idx="7555" formatCode="General">
                        <c:v>701.17700000000002</c:v>
                      </c:pt>
                      <c:pt idx="7556" formatCode="General">
                        <c:v>701.18700000000001</c:v>
                      </c:pt>
                      <c:pt idx="7557" formatCode="General">
                        <c:v>701.197</c:v>
                      </c:pt>
                      <c:pt idx="7558" formatCode="General">
                        <c:v>701.20699999999999</c:v>
                      </c:pt>
                      <c:pt idx="7559" formatCode="General">
                        <c:v>701.21699999999998</c:v>
                      </c:pt>
                      <c:pt idx="7560" formatCode="General">
                        <c:v>701.22699999999998</c:v>
                      </c:pt>
                      <c:pt idx="7561" formatCode="General">
                        <c:v>701.23699999999997</c:v>
                      </c:pt>
                      <c:pt idx="7562" formatCode="General">
                        <c:v>701.24699999999996</c:v>
                      </c:pt>
                      <c:pt idx="7563" formatCode="General">
                        <c:v>701.25699999999995</c:v>
                      </c:pt>
                      <c:pt idx="7564" formatCode="General">
                        <c:v>701.26700000000005</c:v>
                      </c:pt>
                      <c:pt idx="7565" formatCode="General">
                        <c:v>701.27700000000004</c:v>
                      </c:pt>
                      <c:pt idx="7566" formatCode="General">
                        <c:v>701.28700000000003</c:v>
                      </c:pt>
                      <c:pt idx="7567" formatCode="General">
                        <c:v>701.29700000000003</c:v>
                      </c:pt>
                      <c:pt idx="7568" formatCode="General">
                        <c:v>701.30700000000002</c:v>
                      </c:pt>
                      <c:pt idx="7569" formatCode="General">
                        <c:v>701.31700000000001</c:v>
                      </c:pt>
                      <c:pt idx="7570" formatCode="General">
                        <c:v>701.327</c:v>
                      </c:pt>
                      <c:pt idx="7571" formatCode="General">
                        <c:v>701.33699999999999</c:v>
                      </c:pt>
                      <c:pt idx="7572" formatCode="General">
                        <c:v>701.34699999999998</c:v>
                      </c:pt>
                      <c:pt idx="7573" formatCode="General">
                        <c:v>701.35699999999997</c:v>
                      </c:pt>
                      <c:pt idx="7574" formatCode="General">
                        <c:v>701.36699999999996</c:v>
                      </c:pt>
                      <c:pt idx="7575" formatCode="General">
                        <c:v>701.37699999999995</c:v>
                      </c:pt>
                      <c:pt idx="7576" formatCode="General">
                        <c:v>701.38699999999994</c:v>
                      </c:pt>
                      <c:pt idx="7577" formatCode="General">
                        <c:v>701.39700000000005</c:v>
                      </c:pt>
                      <c:pt idx="7578" formatCode="General">
                        <c:v>701.40700000000004</c:v>
                      </c:pt>
                      <c:pt idx="7579" formatCode="General">
                        <c:v>701.41700000000003</c:v>
                      </c:pt>
                      <c:pt idx="7580" formatCode="General">
                        <c:v>701.42700000000002</c:v>
                      </c:pt>
                      <c:pt idx="7581" formatCode="General">
                        <c:v>701.43700000000001</c:v>
                      </c:pt>
                      <c:pt idx="7582" formatCode="General">
                        <c:v>701.447</c:v>
                      </c:pt>
                      <c:pt idx="7583" formatCode="General">
                        <c:v>701.45699999999999</c:v>
                      </c:pt>
                      <c:pt idx="7584" formatCode="General">
                        <c:v>701.46699999999998</c:v>
                      </c:pt>
                      <c:pt idx="7585" formatCode="General">
                        <c:v>701.47699999999998</c:v>
                      </c:pt>
                      <c:pt idx="7586" formatCode="General">
                        <c:v>701.48699999999997</c:v>
                      </c:pt>
                      <c:pt idx="7587" formatCode="General">
                        <c:v>701.49699999999996</c:v>
                      </c:pt>
                      <c:pt idx="7588" formatCode="General">
                        <c:v>701.50699999999995</c:v>
                      </c:pt>
                      <c:pt idx="7589" formatCode="General">
                        <c:v>701.51700000000005</c:v>
                      </c:pt>
                      <c:pt idx="7590" formatCode="General">
                        <c:v>701.52700000000004</c:v>
                      </c:pt>
                      <c:pt idx="7591" formatCode="General">
                        <c:v>701.53700000000003</c:v>
                      </c:pt>
                      <c:pt idx="7592" formatCode="General">
                        <c:v>701.54700000000003</c:v>
                      </c:pt>
                      <c:pt idx="7593" formatCode="General">
                        <c:v>701.55700000000002</c:v>
                      </c:pt>
                      <c:pt idx="7594" formatCode="General">
                        <c:v>701.56700000000001</c:v>
                      </c:pt>
                      <c:pt idx="7595" formatCode="General">
                        <c:v>701.577</c:v>
                      </c:pt>
                      <c:pt idx="7596" formatCode="General">
                        <c:v>701.58699999999999</c:v>
                      </c:pt>
                      <c:pt idx="7597" formatCode="General">
                        <c:v>701.59699999999998</c:v>
                      </c:pt>
                      <c:pt idx="7598" formatCode="General">
                        <c:v>701.60699999999997</c:v>
                      </c:pt>
                      <c:pt idx="7599" formatCode="General">
                        <c:v>701.61699999999996</c:v>
                      </c:pt>
                      <c:pt idx="7600" formatCode="General">
                        <c:v>701.62699999999995</c:v>
                      </c:pt>
                      <c:pt idx="7601" formatCode="General">
                        <c:v>701.63699999999994</c:v>
                      </c:pt>
                      <c:pt idx="7602" formatCode="General">
                        <c:v>701.64700000000005</c:v>
                      </c:pt>
                      <c:pt idx="7603" formatCode="General">
                        <c:v>701.65700000000004</c:v>
                      </c:pt>
                      <c:pt idx="7604" formatCode="General">
                        <c:v>701.66700000000003</c:v>
                      </c:pt>
                      <c:pt idx="7605" formatCode="General">
                        <c:v>701.67700000000002</c:v>
                      </c:pt>
                      <c:pt idx="7606" formatCode="General">
                        <c:v>701.68700000000001</c:v>
                      </c:pt>
                      <c:pt idx="7607" formatCode="General">
                        <c:v>701.697</c:v>
                      </c:pt>
                      <c:pt idx="7608" formatCode="General">
                        <c:v>701.70699999999999</c:v>
                      </c:pt>
                      <c:pt idx="7609" formatCode="General">
                        <c:v>701.71699999999998</c:v>
                      </c:pt>
                      <c:pt idx="7610" formatCode="General">
                        <c:v>701.72699999999998</c:v>
                      </c:pt>
                      <c:pt idx="7611" formatCode="General">
                        <c:v>701.73699999999997</c:v>
                      </c:pt>
                      <c:pt idx="7612" formatCode="General">
                        <c:v>701.74699999999996</c:v>
                      </c:pt>
                      <c:pt idx="7613" formatCode="General">
                        <c:v>701.75699999999995</c:v>
                      </c:pt>
                      <c:pt idx="7614" formatCode="General">
                        <c:v>701.76700000000005</c:v>
                      </c:pt>
                      <c:pt idx="7615" formatCode="General">
                        <c:v>701.77700000000004</c:v>
                      </c:pt>
                      <c:pt idx="7616" formatCode="General">
                        <c:v>701.78700000000003</c:v>
                      </c:pt>
                      <c:pt idx="7617" formatCode="General">
                        <c:v>701.79700000000003</c:v>
                      </c:pt>
                      <c:pt idx="7618" formatCode="General">
                        <c:v>701.80700000000002</c:v>
                      </c:pt>
                      <c:pt idx="7619" formatCode="General">
                        <c:v>701.81700000000001</c:v>
                      </c:pt>
                      <c:pt idx="7620" formatCode="General">
                        <c:v>701.827</c:v>
                      </c:pt>
                      <c:pt idx="7621" formatCode="General">
                        <c:v>701.83699999999999</c:v>
                      </c:pt>
                      <c:pt idx="7622" formatCode="General">
                        <c:v>701.84699999999998</c:v>
                      </c:pt>
                      <c:pt idx="7623" formatCode="General">
                        <c:v>701.85699999999997</c:v>
                      </c:pt>
                      <c:pt idx="7624" formatCode="General">
                        <c:v>701.86699999999996</c:v>
                      </c:pt>
                      <c:pt idx="7625" formatCode="General">
                        <c:v>701.87699999999995</c:v>
                      </c:pt>
                      <c:pt idx="7626" formatCode="General">
                        <c:v>701.88699999999994</c:v>
                      </c:pt>
                      <c:pt idx="7627" formatCode="General">
                        <c:v>701.89700000000005</c:v>
                      </c:pt>
                      <c:pt idx="7628" formatCode="General">
                        <c:v>701.90700000000004</c:v>
                      </c:pt>
                      <c:pt idx="7629" formatCode="General">
                        <c:v>701.91700000000003</c:v>
                      </c:pt>
                      <c:pt idx="7630" formatCode="General">
                        <c:v>701.92700000000002</c:v>
                      </c:pt>
                      <c:pt idx="7631" formatCode="General">
                        <c:v>701.93700000000001</c:v>
                      </c:pt>
                      <c:pt idx="7632" formatCode="General">
                        <c:v>701.947</c:v>
                      </c:pt>
                      <c:pt idx="7633" formatCode="General">
                        <c:v>701.95699999999999</c:v>
                      </c:pt>
                      <c:pt idx="7634" formatCode="General">
                        <c:v>701.96699999999998</c:v>
                      </c:pt>
                      <c:pt idx="7635" formatCode="General">
                        <c:v>701.97699999999998</c:v>
                      </c:pt>
                      <c:pt idx="7636" formatCode="General">
                        <c:v>701.98699999999997</c:v>
                      </c:pt>
                      <c:pt idx="7637" formatCode="General">
                        <c:v>701.99699999999996</c:v>
                      </c:pt>
                      <c:pt idx="7638" formatCode="General">
                        <c:v>702.00699999999995</c:v>
                      </c:pt>
                      <c:pt idx="7639" formatCode="General">
                        <c:v>702.01700000000005</c:v>
                      </c:pt>
                      <c:pt idx="7640" formatCode="General">
                        <c:v>702.02700000000004</c:v>
                      </c:pt>
                      <c:pt idx="7641" formatCode="General">
                        <c:v>702.03700000000003</c:v>
                      </c:pt>
                      <c:pt idx="7642" formatCode="General">
                        <c:v>702.04700000000003</c:v>
                      </c:pt>
                      <c:pt idx="7643" formatCode="General">
                        <c:v>702.05700000000002</c:v>
                      </c:pt>
                      <c:pt idx="7644" formatCode="General">
                        <c:v>702.06700000000001</c:v>
                      </c:pt>
                      <c:pt idx="7645" formatCode="General">
                        <c:v>702.077</c:v>
                      </c:pt>
                      <c:pt idx="7646" formatCode="General">
                        <c:v>702.08699999999999</c:v>
                      </c:pt>
                      <c:pt idx="7647" formatCode="General">
                        <c:v>702.09699999999998</c:v>
                      </c:pt>
                      <c:pt idx="7648" formatCode="General">
                        <c:v>702.10699999999997</c:v>
                      </c:pt>
                      <c:pt idx="7649" formatCode="General">
                        <c:v>702.11699999999996</c:v>
                      </c:pt>
                      <c:pt idx="7650" formatCode="General">
                        <c:v>702.12699999999995</c:v>
                      </c:pt>
                      <c:pt idx="7651" formatCode="General">
                        <c:v>702.13699999999994</c:v>
                      </c:pt>
                      <c:pt idx="7652" formatCode="General">
                        <c:v>702.14700000000005</c:v>
                      </c:pt>
                      <c:pt idx="7653" formatCode="General">
                        <c:v>702.15700000000004</c:v>
                      </c:pt>
                      <c:pt idx="7654" formatCode="General">
                        <c:v>702.16700000000003</c:v>
                      </c:pt>
                      <c:pt idx="7655" formatCode="General">
                        <c:v>702.17700000000002</c:v>
                      </c:pt>
                      <c:pt idx="7656" formatCode="General">
                        <c:v>702.18700000000001</c:v>
                      </c:pt>
                      <c:pt idx="7657" formatCode="General">
                        <c:v>702.197</c:v>
                      </c:pt>
                      <c:pt idx="7658" formatCode="General">
                        <c:v>702.20699999999999</c:v>
                      </c:pt>
                      <c:pt idx="7659" formatCode="General">
                        <c:v>702.21699999999998</c:v>
                      </c:pt>
                      <c:pt idx="7660" formatCode="General">
                        <c:v>702.22699999999998</c:v>
                      </c:pt>
                      <c:pt idx="7661" formatCode="General">
                        <c:v>702.23699999999997</c:v>
                      </c:pt>
                      <c:pt idx="7662" formatCode="General">
                        <c:v>702.24699999999996</c:v>
                      </c:pt>
                      <c:pt idx="7663" formatCode="General">
                        <c:v>702.25699999999995</c:v>
                      </c:pt>
                      <c:pt idx="7664" formatCode="General">
                        <c:v>702.26700000000005</c:v>
                      </c:pt>
                      <c:pt idx="7665" formatCode="General">
                        <c:v>702.27700000000004</c:v>
                      </c:pt>
                      <c:pt idx="7666" formatCode="General">
                        <c:v>702.28700000000003</c:v>
                      </c:pt>
                      <c:pt idx="7667" formatCode="General">
                        <c:v>702.29700000000003</c:v>
                      </c:pt>
                      <c:pt idx="7668" formatCode="General">
                        <c:v>702.30700000000002</c:v>
                      </c:pt>
                      <c:pt idx="7669" formatCode="General">
                        <c:v>702.31700000000001</c:v>
                      </c:pt>
                      <c:pt idx="7670" formatCode="General">
                        <c:v>702.327</c:v>
                      </c:pt>
                      <c:pt idx="7671" formatCode="General">
                        <c:v>702.33699999999999</c:v>
                      </c:pt>
                      <c:pt idx="7672" formatCode="General">
                        <c:v>702.34699999999998</c:v>
                      </c:pt>
                      <c:pt idx="7673" formatCode="General">
                        <c:v>702.35699999999997</c:v>
                      </c:pt>
                      <c:pt idx="7674" formatCode="General">
                        <c:v>702.36699999999996</c:v>
                      </c:pt>
                      <c:pt idx="7675" formatCode="General">
                        <c:v>702.37699999999995</c:v>
                      </c:pt>
                      <c:pt idx="7676" formatCode="General">
                        <c:v>702.38699999999994</c:v>
                      </c:pt>
                      <c:pt idx="7677" formatCode="General">
                        <c:v>702.39700000000005</c:v>
                      </c:pt>
                      <c:pt idx="7678" formatCode="General">
                        <c:v>702.40700000000004</c:v>
                      </c:pt>
                      <c:pt idx="7679" formatCode="General">
                        <c:v>702.41700000000003</c:v>
                      </c:pt>
                      <c:pt idx="7680" formatCode="General">
                        <c:v>702.42700000000002</c:v>
                      </c:pt>
                      <c:pt idx="7681" formatCode="General">
                        <c:v>702.43700000000001</c:v>
                      </c:pt>
                      <c:pt idx="7682" formatCode="General">
                        <c:v>702.447</c:v>
                      </c:pt>
                      <c:pt idx="7683" formatCode="General">
                        <c:v>702.45699999999999</c:v>
                      </c:pt>
                      <c:pt idx="7684" formatCode="General">
                        <c:v>702.46699999999998</c:v>
                      </c:pt>
                      <c:pt idx="7685" formatCode="General">
                        <c:v>702.47699999999998</c:v>
                      </c:pt>
                      <c:pt idx="7686" formatCode="General">
                        <c:v>702.48699999999997</c:v>
                      </c:pt>
                      <c:pt idx="7687" formatCode="General">
                        <c:v>702.49699999999996</c:v>
                      </c:pt>
                      <c:pt idx="7688" formatCode="General">
                        <c:v>702.50699999999995</c:v>
                      </c:pt>
                      <c:pt idx="7689" formatCode="General">
                        <c:v>702.51700000000005</c:v>
                      </c:pt>
                      <c:pt idx="7690" formatCode="General">
                        <c:v>702.52700000000004</c:v>
                      </c:pt>
                      <c:pt idx="7691" formatCode="General">
                        <c:v>702.53700000000003</c:v>
                      </c:pt>
                      <c:pt idx="7692" formatCode="General">
                        <c:v>702.54700000000003</c:v>
                      </c:pt>
                      <c:pt idx="7693" formatCode="General">
                        <c:v>702.55700000000002</c:v>
                      </c:pt>
                      <c:pt idx="7694" formatCode="General">
                        <c:v>702.56700000000001</c:v>
                      </c:pt>
                      <c:pt idx="7695" formatCode="General">
                        <c:v>702.577</c:v>
                      </c:pt>
                      <c:pt idx="7696" formatCode="General">
                        <c:v>702.58699999999999</c:v>
                      </c:pt>
                      <c:pt idx="7697" formatCode="General">
                        <c:v>702.59699999999998</c:v>
                      </c:pt>
                      <c:pt idx="7698" formatCode="General">
                        <c:v>702.60699999999997</c:v>
                      </c:pt>
                      <c:pt idx="7699" formatCode="General">
                        <c:v>702.61699999999996</c:v>
                      </c:pt>
                      <c:pt idx="7700" formatCode="General">
                        <c:v>702.62699999999995</c:v>
                      </c:pt>
                      <c:pt idx="7701" formatCode="General">
                        <c:v>702.63699999999994</c:v>
                      </c:pt>
                      <c:pt idx="7702" formatCode="General">
                        <c:v>702.64700000000005</c:v>
                      </c:pt>
                      <c:pt idx="7703" formatCode="General">
                        <c:v>702.65700000000004</c:v>
                      </c:pt>
                      <c:pt idx="7704" formatCode="General">
                        <c:v>702.66700000000003</c:v>
                      </c:pt>
                      <c:pt idx="7705" formatCode="General">
                        <c:v>702.67700000000002</c:v>
                      </c:pt>
                      <c:pt idx="7706" formatCode="General">
                        <c:v>702.68700000000001</c:v>
                      </c:pt>
                      <c:pt idx="7707" formatCode="General">
                        <c:v>702.697</c:v>
                      </c:pt>
                      <c:pt idx="7708" formatCode="General">
                        <c:v>702.70699999999999</c:v>
                      </c:pt>
                      <c:pt idx="7709" formatCode="General">
                        <c:v>702.71699999999998</c:v>
                      </c:pt>
                      <c:pt idx="7710" formatCode="General">
                        <c:v>702.72699999999998</c:v>
                      </c:pt>
                      <c:pt idx="7711" formatCode="General">
                        <c:v>702.73699999999997</c:v>
                      </c:pt>
                      <c:pt idx="7712" formatCode="General">
                        <c:v>702.74699999999996</c:v>
                      </c:pt>
                      <c:pt idx="7713" formatCode="General">
                        <c:v>702.75699999999995</c:v>
                      </c:pt>
                      <c:pt idx="7714" formatCode="General">
                        <c:v>702.76700000000005</c:v>
                      </c:pt>
                      <c:pt idx="7715" formatCode="General">
                        <c:v>702.77700000000004</c:v>
                      </c:pt>
                      <c:pt idx="7716" formatCode="General">
                        <c:v>702.78700000000003</c:v>
                      </c:pt>
                      <c:pt idx="7717" formatCode="General">
                        <c:v>702.79700000000003</c:v>
                      </c:pt>
                      <c:pt idx="7718" formatCode="General">
                        <c:v>702.80700000000002</c:v>
                      </c:pt>
                      <c:pt idx="7719" formatCode="General">
                        <c:v>702.81700000000001</c:v>
                      </c:pt>
                      <c:pt idx="7720" formatCode="General">
                        <c:v>702.827</c:v>
                      </c:pt>
                      <c:pt idx="7721" formatCode="General">
                        <c:v>702.83699999999999</c:v>
                      </c:pt>
                      <c:pt idx="7722" formatCode="General">
                        <c:v>702.84699999999998</c:v>
                      </c:pt>
                      <c:pt idx="7723" formatCode="General">
                        <c:v>702.85699999999997</c:v>
                      </c:pt>
                      <c:pt idx="7724" formatCode="General">
                        <c:v>702.86699999999996</c:v>
                      </c:pt>
                      <c:pt idx="7725" formatCode="General">
                        <c:v>702.87699999999995</c:v>
                      </c:pt>
                      <c:pt idx="7726" formatCode="General">
                        <c:v>702.88699999999994</c:v>
                      </c:pt>
                      <c:pt idx="7727" formatCode="General">
                        <c:v>702.89700000000005</c:v>
                      </c:pt>
                      <c:pt idx="7728" formatCode="General">
                        <c:v>702.90700000000004</c:v>
                      </c:pt>
                      <c:pt idx="7729" formatCode="General">
                        <c:v>702.91700000000003</c:v>
                      </c:pt>
                      <c:pt idx="7730" formatCode="General">
                        <c:v>702.92700000000002</c:v>
                      </c:pt>
                      <c:pt idx="7731" formatCode="General">
                        <c:v>702.93700000000001</c:v>
                      </c:pt>
                      <c:pt idx="7732" formatCode="General">
                        <c:v>702.947</c:v>
                      </c:pt>
                      <c:pt idx="7733" formatCode="General">
                        <c:v>702.95699999999999</c:v>
                      </c:pt>
                      <c:pt idx="7734" formatCode="General">
                        <c:v>702.96699999999998</c:v>
                      </c:pt>
                      <c:pt idx="7735" formatCode="General">
                        <c:v>702.97699999999998</c:v>
                      </c:pt>
                      <c:pt idx="7736" formatCode="General">
                        <c:v>702.98699999999997</c:v>
                      </c:pt>
                      <c:pt idx="7737" formatCode="General">
                        <c:v>702.99699999999996</c:v>
                      </c:pt>
                      <c:pt idx="7738" formatCode="General">
                        <c:v>703.00699999999995</c:v>
                      </c:pt>
                      <c:pt idx="7739" formatCode="General">
                        <c:v>703.01700000000005</c:v>
                      </c:pt>
                      <c:pt idx="7740" formatCode="General">
                        <c:v>703.02700000000004</c:v>
                      </c:pt>
                      <c:pt idx="7741" formatCode="General">
                        <c:v>703.03700000000003</c:v>
                      </c:pt>
                      <c:pt idx="7742" formatCode="General">
                        <c:v>703.04700000000003</c:v>
                      </c:pt>
                      <c:pt idx="7743" formatCode="General">
                        <c:v>703.05700000000002</c:v>
                      </c:pt>
                      <c:pt idx="7744" formatCode="General">
                        <c:v>703.06700000000001</c:v>
                      </c:pt>
                      <c:pt idx="7745" formatCode="General">
                        <c:v>703.077</c:v>
                      </c:pt>
                      <c:pt idx="7746" formatCode="General">
                        <c:v>703.08699999999999</c:v>
                      </c:pt>
                      <c:pt idx="7747" formatCode="General">
                        <c:v>703.09699999999998</c:v>
                      </c:pt>
                      <c:pt idx="7748" formatCode="General">
                        <c:v>703.10699999999997</c:v>
                      </c:pt>
                      <c:pt idx="7749" formatCode="General">
                        <c:v>703.11699999999996</c:v>
                      </c:pt>
                      <c:pt idx="7750" formatCode="General">
                        <c:v>703.12699999999995</c:v>
                      </c:pt>
                      <c:pt idx="7751" formatCode="General">
                        <c:v>703.13699999999994</c:v>
                      </c:pt>
                      <c:pt idx="7752" formatCode="General">
                        <c:v>703.14700000000005</c:v>
                      </c:pt>
                      <c:pt idx="7753" formatCode="General">
                        <c:v>703.15700000000004</c:v>
                      </c:pt>
                      <c:pt idx="7754" formatCode="General">
                        <c:v>703.16700000000003</c:v>
                      </c:pt>
                      <c:pt idx="7755" formatCode="General">
                        <c:v>703.17700000000002</c:v>
                      </c:pt>
                      <c:pt idx="7756" formatCode="General">
                        <c:v>703.18700000000001</c:v>
                      </c:pt>
                      <c:pt idx="7757" formatCode="General">
                        <c:v>703.197</c:v>
                      </c:pt>
                      <c:pt idx="7758" formatCode="General">
                        <c:v>703.20699999999999</c:v>
                      </c:pt>
                      <c:pt idx="7759" formatCode="General">
                        <c:v>703.21699999999998</c:v>
                      </c:pt>
                      <c:pt idx="7760" formatCode="General">
                        <c:v>703.22699999999998</c:v>
                      </c:pt>
                      <c:pt idx="7761" formatCode="General">
                        <c:v>703.23699999999997</c:v>
                      </c:pt>
                      <c:pt idx="7762" formatCode="General">
                        <c:v>703.24699999999996</c:v>
                      </c:pt>
                      <c:pt idx="7763" formatCode="General">
                        <c:v>703.25699999999995</c:v>
                      </c:pt>
                      <c:pt idx="7764" formatCode="General">
                        <c:v>703.26700000000005</c:v>
                      </c:pt>
                      <c:pt idx="7765" formatCode="General">
                        <c:v>703.27700000000004</c:v>
                      </c:pt>
                      <c:pt idx="7766" formatCode="General">
                        <c:v>703.28700000000003</c:v>
                      </c:pt>
                      <c:pt idx="7767" formatCode="General">
                        <c:v>703.29700000000003</c:v>
                      </c:pt>
                      <c:pt idx="7768" formatCode="General">
                        <c:v>703.30700000000002</c:v>
                      </c:pt>
                      <c:pt idx="7769" formatCode="General">
                        <c:v>703.31700000000001</c:v>
                      </c:pt>
                      <c:pt idx="7770" formatCode="General">
                        <c:v>703.327</c:v>
                      </c:pt>
                      <c:pt idx="7771" formatCode="General">
                        <c:v>703.33699999999999</c:v>
                      </c:pt>
                      <c:pt idx="7772" formatCode="General">
                        <c:v>703.34699999999998</c:v>
                      </c:pt>
                      <c:pt idx="7773" formatCode="General">
                        <c:v>703.35699999999997</c:v>
                      </c:pt>
                      <c:pt idx="7774" formatCode="General">
                        <c:v>703.36699999999996</c:v>
                      </c:pt>
                      <c:pt idx="7775" formatCode="General">
                        <c:v>703.37699999999995</c:v>
                      </c:pt>
                      <c:pt idx="7776" formatCode="General">
                        <c:v>703.38699999999994</c:v>
                      </c:pt>
                      <c:pt idx="7777" formatCode="General">
                        <c:v>703.39700000000005</c:v>
                      </c:pt>
                      <c:pt idx="7778" formatCode="General">
                        <c:v>703.40700000000004</c:v>
                      </c:pt>
                      <c:pt idx="7779" formatCode="General">
                        <c:v>703.41700000000003</c:v>
                      </c:pt>
                      <c:pt idx="7780" formatCode="General">
                        <c:v>703.42700000000002</c:v>
                      </c:pt>
                      <c:pt idx="7781" formatCode="General">
                        <c:v>703.43700000000001</c:v>
                      </c:pt>
                      <c:pt idx="7782" formatCode="General">
                        <c:v>703.447</c:v>
                      </c:pt>
                      <c:pt idx="7783" formatCode="General">
                        <c:v>703.45699999999999</c:v>
                      </c:pt>
                      <c:pt idx="7784" formatCode="General">
                        <c:v>703.46699999999998</c:v>
                      </c:pt>
                      <c:pt idx="7785" formatCode="General">
                        <c:v>703.47699999999998</c:v>
                      </c:pt>
                      <c:pt idx="7786" formatCode="General">
                        <c:v>703.48699999999997</c:v>
                      </c:pt>
                      <c:pt idx="7787" formatCode="General">
                        <c:v>703.49699999999996</c:v>
                      </c:pt>
                      <c:pt idx="7788" formatCode="General">
                        <c:v>703.50699999999995</c:v>
                      </c:pt>
                      <c:pt idx="7789" formatCode="General">
                        <c:v>703.51700000000005</c:v>
                      </c:pt>
                      <c:pt idx="7790" formatCode="General">
                        <c:v>703.52700000000004</c:v>
                      </c:pt>
                      <c:pt idx="7791" formatCode="General">
                        <c:v>703.53700000000003</c:v>
                      </c:pt>
                      <c:pt idx="7792" formatCode="General">
                        <c:v>703.54700000000003</c:v>
                      </c:pt>
                      <c:pt idx="7793" formatCode="General">
                        <c:v>703.55700000000002</c:v>
                      </c:pt>
                      <c:pt idx="7794" formatCode="General">
                        <c:v>703.56700000000001</c:v>
                      </c:pt>
                      <c:pt idx="7795" formatCode="General">
                        <c:v>703.577</c:v>
                      </c:pt>
                      <c:pt idx="7796" formatCode="General">
                        <c:v>703.58699999999999</c:v>
                      </c:pt>
                      <c:pt idx="7797" formatCode="General">
                        <c:v>703.59699999999998</c:v>
                      </c:pt>
                      <c:pt idx="7798" formatCode="General">
                        <c:v>703.60699999999997</c:v>
                      </c:pt>
                      <c:pt idx="7799" formatCode="General">
                        <c:v>703.61699999999996</c:v>
                      </c:pt>
                      <c:pt idx="7800" formatCode="General">
                        <c:v>703.62699999999995</c:v>
                      </c:pt>
                      <c:pt idx="7801" formatCode="General">
                        <c:v>703.63699999999994</c:v>
                      </c:pt>
                      <c:pt idx="7802" formatCode="General">
                        <c:v>703.64700000000005</c:v>
                      </c:pt>
                      <c:pt idx="7803" formatCode="General">
                        <c:v>703.65700000000004</c:v>
                      </c:pt>
                      <c:pt idx="7804" formatCode="General">
                        <c:v>703.66700000000003</c:v>
                      </c:pt>
                      <c:pt idx="7805" formatCode="General">
                        <c:v>703.67700000000002</c:v>
                      </c:pt>
                      <c:pt idx="7806" formatCode="General">
                        <c:v>703.68700000000001</c:v>
                      </c:pt>
                      <c:pt idx="7807" formatCode="General">
                        <c:v>703.697</c:v>
                      </c:pt>
                      <c:pt idx="7808" formatCode="General">
                        <c:v>703.70699999999999</c:v>
                      </c:pt>
                      <c:pt idx="7809" formatCode="General">
                        <c:v>703.71699999999998</c:v>
                      </c:pt>
                      <c:pt idx="7810" formatCode="General">
                        <c:v>703.72699999999998</c:v>
                      </c:pt>
                      <c:pt idx="7811" formatCode="General">
                        <c:v>703.73699999999997</c:v>
                      </c:pt>
                      <c:pt idx="7812" formatCode="General">
                        <c:v>703.74699999999996</c:v>
                      </c:pt>
                      <c:pt idx="7813" formatCode="General">
                        <c:v>703.75699999999995</c:v>
                      </c:pt>
                      <c:pt idx="7814" formatCode="General">
                        <c:v>703.76700000000005</c:v>
                      </c:pt>
                      <c:pt idx="7815" formatCode="General">
                        <c:v>703.77700000000004</c:v>
                      </c:pt>
                      <c:pt idx="7816" formatCode="General">
                        <c:v>703.78700000000003</c:v>
                      </c:pt>
                      <c:pt idx="7817" formatCode="General">
                        <c:v>703.79700000000003</c:v>
                      </c:pt>
                      <c:pt idx="7818" formatCode="General">
                        <c:v>703.80700000000002</c:v>
                      </c:pt>
                      <c:pt idx="7819" formatCode="General">
                        <c:v>703.81700000000001</c:v>
                      </c:pt>
                      <c:pt idx="7820" formatCode="General">
                        <c:v>703.827</c:v>
                      </c:pt>
                      <c:pt idx="7821" formatCode="General">
                        <c:v>703.83699999999999</c:v>
                      </c:pt>
                      <c:pt idx="7822" formatCode="General">
                        <c:v>703.84699999999998</c:v>
                      </c:pt>
                      <c:pt idx="7823" formatCode="General">
                        <c:v>703.85699999999997</c:v>
                      </c:pt>
                      <c:pt idx="7824" formatCode="General">
                        <c:v>703.86699999999996</c:v>
                      </c:pt>
                      <c:pt idx="7825" formatCode="General">
                        <c:v>703.87699999999995</c:v>
                      </c:pt>
                      <c:pt idx="7826" formatCode="General">
                        <c:v>703.88699999999994</c:v>
                      </c:pt>
                      <c:pt idx="7827" formatCode="General">
                        <c:v>703.89700000000005</c:v>
                      </c:pt>
                      <c:pt idx="7828" formatCode="General">
                        <c:v>703.90700000000004</c:v>
                      </c:pt>
                      <c:pt idx="7829" formatCode="General">
                        <c:v>703.91700000000003</c:v>
                      </c:pt>
                      <c:pt idx="7830" formatCode="General">
                        <c:v>703.92700000000002</c:v>
                      </c:pt>
                      <c:pt idx="7831" formatCode="General">
                        <c:v>703.93700000000001</c:v>
                      </c:pt>
                      <c:pt idx="7832" formatCode="General">
                        <c:v>703.947</c:v>
                      </c:pt>
                      <c:pt idx="7833" formatCode="General">
                        <c:v>703.95699999999999</c:v>
                      </c:pt>
                      <c:pt idx="7834" formatCode="General">
                        <c:v>703.96699999999998</c:v>
                      </c:pt>
                      <c:pt idx="7835" formatCode="General">
                        <c:v>703.97699999999998</c:v>
                      </c:pt>
                      <c:pt idx="7836" formatCode="General">
                        <c:v>703.98699999999997</c:v>
                      </c:pt>
                      <c:pt idx="7837" formatCode="General">
                        <c:v>703.99699999999996</c:v>
                      </c:pt>
                      <c:pt idx="7838" formatCode="General">
                        <c:v>704.00699999999995</c:v>
                      </c:pt>
                      <c:pt idx="7839" formatCode="General">
                        <c:v>704.01700000000005</c:v>
                      </c:pt>
                      <c:pt idx="7840" formatCode="General">
                        <c:v>704.02700000000004</c:v>
                      </c:pt>
                      <c:pt idx="7841" formatCode="General">
                        <c:v>704.03700000000003</c:v>
                      </c:pt>
                      <c:pt idx="7842" formatCode="General">
                        <c:v>704.04700000000003</c:v>
                      </c:pt>
                      <c:pt idx="7843" formatCode="General">
                        <c:v>704.05700000000002</c:v>
                      </c:pt>
                      <c:pt idx="7844" formatCode="General">
                        <c:v>704.06700000000001</c:v>
                      </c:pt>
                      <c:pt idx="7845" formatCode="General">
                        <c:v>704.077</c:v>
                      </c:pt>
                      <c:pt idx="7846" formatCode="General">
                        <c:v>704.08699999999999</c:v>
                      </c:pt>
                      <c:pt idx="7847" formatCode="General">
                        <c:v>704.09699999999998</c:v>
                      </c:pt>
                      <c:pt idx="7848" formatCode="General">
                        <c:v>704.10699999999997</c:v>
                      </c:pt>
                      <c:pt idx="7849" formatCode="General">
                        <c:v>704.11699999999996</c:v>
                      </c:pt>
                      <c:pt idx="7850" formatCode="General">
                        <c:v>704.12699999999995</c:v>
                      </c:pt>
                      <c:pt idx="7851" formatCode="General">
                        <c:v>704.13699999999994</c:v>
                      </c:pt>
                      <c:pt idx="7852" formatCode="General">
                        <c:v>704.14700000000005</c:v>
                      </c:pt>
                      <c:pt idx="7853" formatCode="General">
                        <c:v>704.15700000000004</c:v>
                      </c:pt>
                      <c:pt idx="7854" formatCode="General">
                        <c:v>704.16700000000003</c:v>
                      </c:pt>
                      <c:pt idx="7855" formatCode="General">
                        <c:v>704.17700000000002</c:v>
                      </c:pt>
                      <c:pt idx="7856" formatCode="General">
                        <c:v>704.18700000000001</c:v>
                      </c:pt>
                      <c:pt idx="7857" formatCode="General">
                        <c:v>704.197</c:v>
                      </c:pt>
                      <c:pt idx="7858" formatCode="General">
                        <c:v>704.20699999999999</c:v>
                      </c:pt>
                      <c:pt idx="7859" formatCode="General">
                        <c:v>704.21699999999998</c:v>
                      </c:pt>
                      <c:pt idx="7860" formatCode="General">
                        <c:v>704.22699999999998</c:v>
                      </c:pt>
                      <c:pt idx="7861" formatCode="General">
                        <c:v>704.23699999999997</c:v>
                      </c:pt>
                      <c:pt idx="7862" formatCode="General">
                        <c:v>704.24699999999996</c:v>
                      </c:pt>
                      <c:pt idx="7863" formatCode="General">
                        <c:v>704.25699999999995</c:v>
                      </c:pt>
                      <c:pt idx="7864" formatCode="General">
                        <c:v>704.26700000000005</c:v>
                      </c:pt>
                      <c:pt idx="7865" formatCode="General">
                        <c:v>704.27700000000004</c:v>
                      </c:pt>
                      <c:pt idx="7866" formatCode="General">
                        <c:v>704.28700000000003</c:v>
                      </c:pt>
                      <c:pt idx="7867" formatCode="General">
                        <c:v>704.29700000000003</c:v>
                      </c:pt>
                      <c:pt idx="7868" formatCode="General">
                        <c:v>704.30700000000002</c:v>
                      </c:pt>
                      <c:pt idx="7869" formatCode="General">
                        <c:v>704.31700000000001</c:v>
                      </c:pt>
                      <c:pt idx="7870" formatCode="General">
                        <c:v>704.327</c:v>
                      </c:pt>
                      <c:pt idx="7871" formatCode="General">
                        <c:v>704.33699999999999</c:v>
                      </c:pt>
                      <c:pt idx="7872" formatCode="General">
                        <c:v>704.34699999999998</c:v>
                      </c:pt>
                      <c:pt idx="7873" formatCode="General">
                        <c:v>704.35699999999997</c:v>
                      </c:pt>
                      <c:pt idx="7874" formatCode="General">
                        <c:v>704.36699999999996</c:v>
                      </c:pt>
                      <c:pt idx="7875" formatCode="General">
                        <c:v>704.37699999999995</c:v>
                      </c:pt>
                      <c:pt idx="7876" formatCode="General">
                        <c:v>704.38699999999994</c:v>
                      </c:pt>
                      <c:pt idx="7877" formatCode="General">
                        <c:v>704.39700000000005</c:v>
                      </c:pt>
                      <c:pt idx="7878" formatCode="General">
                        <c:v>704.40700000000004</c:v>
                      </c:pt>
                      <c:pt idx="7879" formatCode="General">
                        <c:v>704.41700000000003</c:v>
                      </c:pt>
                      <c:pt idx="7880" formatCode="General">
                        <c:v>704.42700000000002</c:v>
                      </c:pt>
                      <c:pt idx="7881" formatCode="General">
                        <c:v>704.43700000000001</c:v>
                      </c:pt>
                      <c:pt idx="7882" formatCode="General">
                        <c:v>704.447</c:v>
                      </c:pt>
                      <c:pt idx="7883" formatCode="General">
                        <c:v>704.45699999999999</c:v>
                      </c:pt>
                      <c:pt idx="7884" formatCode="General">
                        <c:v>704.46699999999998</c:v>
                      </c:pt>
                      <c:pt idx="7885" formatCode="General">
                        <c:v>704.47699999999998</c:v>
                      </c:pt>
                      <c:pt idx="7886" formatCode="General">
                        <c:v>704.48699999999997</c:v>
                      </c:pt>
                      <c:pt idx="7887" formatCode="General">
                        <c:v>704.49699999999996</c:v>
                      </c:pt>
                      <c:pt idx="7888" formatCode="General">
                        <c:v>704.50699999999995</c:v>
                      </c:pt>
                      <c:pt idx="7889" formatCode="General">
                        <c:v>704.51700000000005</c:v>
                      </c:pt>
                      <c:pt idx="7890" formatCode="General">
                        <c:v>704.52700000000004</c:v>
                      </c:pt>
                      <c:pt idx="7891" formatCode="General">
                        <c:v>704.53700000000003</c:v>
                      </c:pt>
                      <c:pt idx="7892" formatCode="General">
                        <c:v>704.54700000000003</c:v>
                      </c:pt>
                      <c:pt idx="7893" formatCode="General">
                        <c:v>704.55700000000002</c:v>
                      </c:pt>
                      <c:pt idx="7894" formatCode="General">
                        <c:v>704.56700000000001</c:v>
                      </c:pt>
                      <c:pt idx="7895" formatCode="General">
                        <c:v>704.577</c:v>
                      </c:pt>
                      <c:pt idx="7896" formatCode="General">
                        <c:v>704.58699999999999</c:v>
                      </c:pt>
                      <c:pt idx="7897" formatCode="General">
                        <c:v>704.59699999999998</c:v>
                      </c:pt>
                      <c:pt idx="7898" formatCode="General">
                        <c:v>704.60699999999997</c:v>
                      </c:pt>
                      <c:pt idx="7899" formatCode="General">
                        <c:v>704.61699999999996</c:v>
                      </c:pt>
                      <c:pt idx="7900" formatCode="General">
                        <c:v>704.62699999999995</c:v>
                      </c:pt>
                      <c:pt idx="7901" formatCode="General">
                        <c:v>704.63699999999994</c:v>
                      </c:pt>
                      <c:pt idx="7902" formatCode="General">
                        <c:v>704.64700000000005</c:v>
                      </c:pt>
                      <c:pt idx="7903" formatCode="General">
                        <c:v>704.65700000000004</c:v>
                      </c:pt>
                      <c:pt idx="7904" formatCode="General">
                        <c:v>704.66700000000003</c:v>
                      </c:pt>
                      <c:pt idx="7905" formatCode="General">
                        <c:v>704.67700000000002</c:v>
                      </c:pt>
                      <c:pt idx="7906" formatCode="General">
                        <c:v>704.68700000000001</c:v>
                      </c:pt>
                      <c:pt idx="7907" formatCode="General">
                        <c:v>704.697</c:v>
                      </c:pt>
                      <c:pt idx="7908" formatCode="General">
                        <c:v>704.70699999999999</c:v>
                      </c:pt>
                      <c:pt idx="7909" formatCode="General">
                        <c:v>704.71699999999998</c:v>
                      </c:pt>
                      <c:pt idx="7910" formatCode="General">
                        <c:v>704.72699999999998</c:v>
                      </c:pt>
                      <c:pt idx="7911" formatCode="General">
                        <c:v>704.73699999999997</c:v>
                      </c:pt>
                      <c:pt idx="7912" formatCode="General">
                        <c:v>704.74699999999996</c:v>
                      </c:pt>
                      <c:pt idx="7913" formatCode="General">
                        <c:v>704.75699999999995</c:v>
                      </c:pt>
                      <c:pt idx="7914" formatCode="General">
                        <c:v>704.76700000000005</c:v>
                      </c:pt>
                      <c:pt idx="7915" formatCode="General">
                        <c:v>704.77700000000004</c:v>
                      </c:pt>
                      <c:pt idx="7916" formatCode="General">
                        <c:v>704.78700000000003</c:v>
                      </c:pt>
                      <c:pt idx="7917" formatCode="General">
                        <c:v>704.79700000000003</c:v>
                      </c:pt>
                      <c:pt idx="7918" formatCode="General">
                        <c:v>704.80700000000002</c:v>
                      </c:pt>
                      <c:pt idx="7919" formatCode="General">
                        <c:v>704.81700000000001</c:v>
                      </c:pt>
                      <c:pt idx="7920" formatCode="General">
                        <c:v>704.827</c:v>
                      </c:pt>
                      <c:pt idx="7921" formatCode="General">
                        <c:v>704.83699999999999</c:v>
                      </c:pt>
                      <c:pt idx="7922" formatCode="General">
                        <c:v>704.84699999999998</c:v>
                      </c:pt>
                      <c:pt idx="7923" formatCode="General">
                        <c:v>704.85699999999997</c:v>
                      </c:pt>
                      <c:pt idx="7924" formatCode="General">
                        <c:v>704.86699999999996</c:v>
                      </c:pt>
                      <c:pt idx="7925" formatCode="General">
                        <c:v>704.87699999999995</c:v>
                      </c:pt>
                      <c:pt idx="7926" formatCode="General">
                        <c:v>704.88699999999994</c:v>
                      </c:pt>
                      <c:pt idx="7927" formatCode="General">
                        <c:v>704.89700000000005</c:v>
                      </c:pt>
                      <c:pt idx="7928" formatCode="General">
                        <c:v>704.90700000000004</c:v>
                      </c:pt>
                      <c:pt idx="7929" formatCode="General">
                        <c:v>704.91700000000003</c:v>
                      </c:pt>
                      <c:pt idx="7930" formatCode="General">
                        <c:v>704.92700000000002</c:v>
                      </c:pt>
                      <c:pt idx="7931" formatCode="General">
                        <c:v>704.93700000000001</c:v>
                      </c:pt>
                      <c:pt idx="7932" formatCode="General">
                        <c:v>704.947</c:v>
                      </c:pt>
                      <c:pt idx="7933" formatCode="General">
                        <c:v>704.95699999999999</c:v>
                      </c:pt>
                      <c:pt idx="7934" formatCode="General">
                        <c:v>704.96699999999998</c:v>
                      </c:pt>
                      <c:pt idx="7935" formatCode="General">
                        <c:v>704.97699999999998</c:v>
                      </c:pt>
                      <c:pt idx="7936" formatCode="General">
                        <c:v>704.98699999999997</c:v>
                      </c:pt>
                      <c:pt idx="7937" formatCode="General">
                        <c:v>704.99699999999996</c:v>
                      </c:pt>
                      <c:pt idx="7938" formatCode="General">
                        <c:v>705.00699999999995</c:v>
                      </c:pt>
                      <c:pt idx="7939" formatCode="General">
                        <c:v>705.01700000000005</c:v>
                      </c:pt>
                      <c:pt idx="7940" formatCode="General">
                        <c:v>705.02700000000004</c:v>
                      </c:pt>
                      <c:pt idx="7941" formatCode="General">
                        <c:v>705.03700000000003</c:v>
                      </c:pt>
                      <c:pt idx="7942" formatCode="General">
                        <c:v>705.04700000000003</c:v>
                      </c:pt>
                      <c:pt idx="7943" formatCode="General">
                        <c:v>705.05700000000002</c:v>
                      </c:pt>
                      <c:pt idx="7944" formatCode="General">
                        <c:v>705.06700000000001</c:v>
                      </c:pt>
                      <c:pt idx="7945" formatCode="General">
                        <c:v>705.077</c:v>
                      </c:pt>
                      <c:pt idx="7946" formatCode="General">
                        <c:v>705.08699999999999</c:v>
                      </c:pt>
                      <c:pt idx="7947" formatCode="General">
                        <c:v>705.09699999999998</c:v>
                      </c:pt>
                      <c:pt idx="7948" formatCode="General">
                        <c:v>705.10699999999997</c:v>
                      </c:pt>
                      <c:pt idx="7949" formatCode="General">
                        <c:v>705.11699999999996</c:v>
                      </c:pt>
                      <c:pt idx="7950" formatCode="General">
                        <c:v>705.12699999999995</c:v>
                      </c:pt>
                      <c:pt idx="7951" formatCode="General">
                        <c:v>705.13699999999994</c:v>
                      </c:pt>
                      <c:pt idx="7952" formatCode="General">
                        <c:v>705.14700000000005</c:v>
                      </c:pt>
                      <c:pt idx="7953" formatCode="General">
                        <c:v>705.15700000000004</c:v>
                      </c:pt>
                      <c:pt idx="7954" formatCode="General">
                        <c:v>705.16700000000003</c:v>
                      </c:pt>
                      <c:pt idx="7955" formatCode="General">
                        <c:v>705.17700000000002</c:v>
                      </c:pt>
                      <c:pt idx="7956" formatCode="General">
                        <c:v>705.18700000000001</c:v>
                      </c:pt>
                      <c:pt idx="7957" formatCode="General">
                        <c:v>705.197</c:v>
                      </c:pt>
                      <c:pt idx="7958" formatCode="General">
                        <c:v>705.20699999999999</c:v>
                      </c:pt>
                      <c:pt idx="7959" formatCode="General">
                        <c:v>705.21699999999998</c:v>
                      </c:pt>
                      <c:pt idx="7960" formatCode="General">
                        <c:v>705.22699999999998</c:v>
                      </c:pt>
                      <c:pt idx="7961" formatCode="General">
                        <c:v>705.23699999999997</c:v>
                      </c:pt>
                      <c:pt idx="7962" formatCode="General">
                        <c:v>705.24699999999996</c:v>
                      </c:pt>
                      <c:pt idx="7963" formatCode="General">
                        <c:v>705.25699999999995</c:v>
                      </c:pt>
                      <c:pt idx="7964" formatCode="General">
                        <c:v>705.26700000000005</c:v>
                      </c:pt>
                      <c:pt idx="7965" formatCode="General">
                        <c:v>705.27700000000004</c:v>
                      </c:pt>
                      <c:pt idx="7966" formatCode="General">
                        <c:v>705.28700000000003</c:v>
                      </c:pt>
                      <c:pt idx="7967" formatCode="General">
                        <c:v>705.29700000000003</c:v>
                      </c:pt>
                      <c:pt idx="7968" formatCode="General">
                        <c:v>705.30700000000002</c:v>
                      </c:pt>
                      <c:pt idx="7969" formatCode="General">
                        <c:v>705.31700000000001</c:v>
                      </c:pt>
                      <c:pt idx="7970" formatCode="General">
                        <c:v>705.327</c:v>
                      </c:pt>
                      <c:pt idx="7971" formatCode="General">
                        <c:v>705.33699999999999</c:v>
                      </c:pt>
                      <c:pt idx="7972" formatCode="General">
                        <c:v>705.34699999999998</c:v>
                      </c:pt>
                      <c:pt idx="7973" formatCode="General">
                        <c:v>705.35699999999997</c:v>
                      </c:pt>
                      <c:pt idx="7974" formatCode="General">
                        <c:v>705.36699999999996</c:v>
                      </c:pt>
                      <c:pt idx="7975" formatCode="General">
                        <c:v>705.37699999999995</c:v>
                      </c:pt>
                      <c:pt idx="7976" formatCode="General">
                        <c:v>705.38699999999994</c:v>
                      </c:pt>
                      <c:pt idx="7977" formatCode="General">
                        <c:v>705.39700000000005</c:v>
                      </c:pt>
                      <c:pt idx="7978" formatCode="General">
                        <c:v>705.40700000000004</c:v>
                      </c:pt>
                      <c:pt idx="7979" formatCode="General">
                        <c:v>705.41700000000003</c:v>
                      </c:pt>
                      <c:pt idx="7980" formatCode="General">
                        <c:v>705.42700000000002</c:v>
                      </c:pt>
                      <c:pt idx="7981" formatCode="General">
                        <c:v>705.43700000000001</c:v>
                      </c:pt>
                      <c:pt idx="7982" formatCode="General">
                        <c:v>705.447</c:v>
                      </c:pt>
                      <c:pt idx="7983" formatCode="General">
                        <c:v>705.45699999999999</c:v>
                      </c:pt>
                      <c:pt idx="7984" formatCode="General">
                        <c:v>705.46699999999998</c:v>
                      </c:pt>
                      <c:pt idx="7985" formatCode="General">
                        <c:v>705.47699999999998</c:v>
                      </c:pt>
                      <c:pt idx="7986" formatCode="General">
                        <c:v>705.48699999999997</c:v>
                      </c:pt>
                      <c:pt idx="7987" formatCode="General">
                        <c:v>705.49699999999996</c:v>
                      </c:pt>
                      <c:pt idx="7988" formatCode="General">
                        <c:v>705.50699999999995</c:v>
                      </c:pt>
                      <c:pt idx="7989" formatCode="General">
                        <c:v>705.51700000000005</c:v>
                      </c:pt>
                      <c:pt idx="7990" formatCode="General">
                        <c:v>705.52700000000004</c:v>
                      </c:pt>
                      <c:pt idx="7991" formatCode="General">
                        <c:v>705.53700000000003</c:v>
                      </c:pt>
                      <c:pt idx="7992" formatCode="General">
                        <c:v>705.54700000000003</c:v>
                      </c:pt>
                      <c:pt idx="7993" formatCode="General">
                        <c:v>705.55700000000002</c:v>
                      </c:pt>
                      <c:pt idx="7994" formatCode="General">
                        <c:v>705.56700000000001</c:v>
                      </c:pt>
                      <c:pt idx="7995" formatCode="General">
                        <c:v>705.577</c:v>
                      </c:pt>
                      <c:pt idx="7996" formatCode="General">
                        <c:v>705.58699999999999</c:v>
                      </c:pt>
                      <c:pt idx="7997" formatCode="General">
                        <c:v>705.59699999999998</c:v>
                      </c:pt>
                      <c:pt idx="7998" formatCode="General">
                        <c:v>705.60699999999997</c:v>
                      </c:pt>
                      <c:pt idx="7999" formatCode="General">
                        <c:v>705.61699999999996</c:v>
                      </c:pt>
                      <c:pt idx="8000" formatCode="General">
                        <c:v>705.62699999999995</c:v>
                      </c:pt>
                      <c:pt idx="8001" formatCode="General">
                        <c:v>705.63699999999994</c:v>
                      </c:pt>
                      <c:pt idx="8002" formatCode="General">
                        <c:v>705.64700000000005</c:v>
                      </c:pt>
                      <c:pt idx="8003" formatCode="General">
                        <c:v>705.65700000000004</c:v>
                      </c:pt>
                      <c:pt idx="8004" formatCode="General">
                        <c:v>705.66700000000003</c:v>
                      </c:pt>
                      <c:pt idx="8005" formatCode="General">
                        <c:v>705.67700000000002</c:v>
                      </c:pt>
                      <c:pt idx="8006" formatCode="General">
                        <c:v>705.68700000000001</c:v>
                      </c:pt>
                      <c:pt idx="8007" formatCode="General">
                        <c:v>705.697</c:v>
                      </c:pt>
                      <c:pt idx="8008" formatCode="General">
                        <c:v>705.70699999999999</c:v>
                      </c:pt>
                      <c:pt idx="8009" formatCode="General">
                        <c:v>705.71699999999998</c:v>
                      </c:pt>
                      <c:pt idx="8010" formatCode="General">
                        <c:v>705.72699999999998</c:v>
                      </c:pt>
                      <c:pt idx="8011" formatCode="General">
                        <c:v>705.73699999999997</c:v>
                      </c:pt>
                      <c:pt idx="8012" formatCode="General">
                        <c:v>705.74699999999996</c:v>
                      </c:pt>
                      <c:pt idx="8013" formatCode="General">
                        <c:v>705.75699999999995</c:v>
                      </c:pt>
                      <c:pt idx="8014" formatCode="General">
                        <c:v>705.76700000000005</c:v>
                      </c:pt>
                      <c:pt idx="8015" formatCode="General">
                        <c:v>705.77700000000004</c:v>
                      </c:pt>
                      <c:pt idx="8016" formatCode="General">
                        <c:v>705.78700000000003</c:v>
                      </c:pt>
                      <c:pt idx="8017" formatCode="General">
                        <c:v>705.79700000000003</c:v>
                      </c:pt>
                      <c:pt idx="8018" formatCode="General">
                        <c:v>705.80700000000002</c:v>
                      </c:pt>
                      <c:pt idx="8019" formatCode="General">
                        <c:v>705.81700000000001</c:v>
                      </c:pt>
                      <c:pt idx="8020" formatCode="General">
                        <c:v>705.827</c:v>
                      </c:pt>
                      <c:pt idx="8021" formatCode="General">
                        <c:v>705.83699999999999</c:v>
                      </c:pt>
                      <c:pt idx="8022" formatCode="General">
                        <c:v>705.84699999999998</c:v>
                      </c:pt>
                      <c:pt idx="8023" formatCode="General">
                        <c:v>705.85699999999997</c:v>
                      </c:pt>
                      <c:pt idx="8024" formatCode="General">
                        <c:v>705.86699999999996</c:v>
                      </c:pt>
                      <c:pt idx="8025" formatCode="General">
                        <c:v>705.87699999999995</c:v>
                      </c:pt>
                      <c:pt idx="8026" formatCode="General">
                        <c:v>705.88699999999994</c:v>
                      </c:pt>
                      <c:pt idx="8027" formatCode="General">
                        <c:v>705.89700000000005</c:v>
                      </c:pt>
                      <c:pt idx="8028" formatCode="General">
                        <c:v>705.90700000000004</c:v>
                      </c:pt>
                      <c:pt idx="8029" formatCode="General">
                        <c:v>705.91700000000003</c:v>
                      </c:pt>
                      <c:pt idx="8030" formatCode="General">
                        <c:v>705.92700000000002</c:v>
                      </c:pt>
                      <c:pt idx="8031" formatCode="General">
                        <c:v>705.93700000000001</c:v>
                      </c:pt>
                      <c:pt idx="8032" formatCode="General">
                        <c:v>705.947</c:v>
                      </c:pt>
                      <c:pt idx="8033" formatCode="General">
                        <c:v>705.95699999999999</c:v>
                      </c:pt>
                      <c:pt idx="8034" formatCode="General">
                        <c:v>705.96699999999998</c:v>
                      </c:pt>
                      <c:pt idx="8035" formatCode="General">
                        <c:v>705.97699999999998</c:v>
                      </c:pt>
                      <c:pt idx="8036" formatCode="General">
                        <c:v>705.98699999999997</c:v>
                      </c:pt>
                      <c:pt idx="8037" formatCode="General">
                        <c:v>705.99699999999996</c:v>
                      </c:pt>
                      <c:pt idx="8038" formatCode="General">
                        <c:v>706.00699999999995</c:v>
                      </c:pt>
                      <c:pt idx="8039" formatCode="General">
                        <c:v>706.01700000000005</c:v>
                      </c:pt>
                      <c:pt idx="8040" formatCode="General">
                        <c:v>706.02700000000004</c:v>
                      </c:pt>
                      <c:pt idx="8041" formatCode="General">
                        <c:v>706.03700000000003</c:v>
                      </c:pt>
                      <c:pt idx="8042" formatCode="General">
                        <c:v>706.04700000000003</c:v>
                      </c:pt>
                      <c:pt idx="8043" formatCode="General">
                        <c:v>706.05700000000002</c:v>
                      </c:pt>
                      <c:pt idx="8044" formatCode="General">
                        <c:v>706.06700000000001</c:v>
                      </c:pt>
                      <c:pt idx="8045" formatCode="General">
                        <c:v>706.077</c:v>
                      </c:pt>
                      <c:pt idx="8046" formatCode="General">
                        <c:v>706.08699999999999</c:v>
                      </c:pt>
                      <c:pt idx="8047" formatCode="General">
                        <c:v>706.09699999999998</c:v>
                      </c:pt>
                      <c:pt idx="8048" formatCode="General">
                        <c:v>706.10699999999997</c:v>
                      </c:pt>
                      <c:pt idx="8049" formatCode="General">
                        <c:v>706.11699999999996</c:v>
                      </c:pt>
                      <c:pt idx="8050" formatCode="General">
                        <c:v>706.12699999999995</c:v>
                      </c:pt>
                      <c:pt idx="8051" formatCode="General">
                        <c:v>706.13699999999994</c:v>
                      </c:pt>
                      <c:pt idx="8052" formatCode="General">
                        <c:v>706.14700000000005</c:v>
                      </c:pt>
                      <c:pt idx="8053" formatCode="General">
                        <c:v>706.15700000000004</c:v>
                      </c:pt>
                      <c:pt idx="8054" formatCode="General">
                        <c:v>706.16700000000003</c:v>
                      </c:pt>
                      <c:pt idx="8055" formatCode="General">
                        <c:v>706.17700000000002</c:v>
                      </c:pt>
                      <c:pt idx="8056" formatCode="General">
                        <c:v>706.18700000000001</c:v>
                      </c:pt>
                      <c:pt idx="8057" formatCode="General">
                        <c:v>706.197</c:v>
                      </c:pt>
                      <c:pt idx="8058" formatCode="General">
                        <c:v>706.20699999999999</c:v>
                      </c:pt>
                      <c:pt idx="8059" formatCode="General">
                        <c:v>706.21699999999998</c:v>
                      </c:pt>
                      <c:pt idx="8060" formatCode="General">
                        <c:v>706.22699999999998</c:v>
                      </c:pt>
                      <c:pt idx="8061" formatCode="General">
                        <c:v>706.23699999999997</c:v>
                      </c:pt>
                      <c:pt idx="8062" formatCode="General">
                        <c:v>706.24699999999996</c:v>
                      </c:pt>
                      <c:pt idx="8063" formatCode="General">
                        <c:v>706.25699999999995</c:v>
                      </c:pt>
                      <c:pt idx="8064" formatCode="General">
                        <c:v>706.26700000000005</c:v>
                      </c:pt>
                      <c:pt idx="8065" formatCode="General">
                        <c:v>706.27700000000004</c:v>
                      </c:pt>
                      <c:pt idx="8066" formatCode="General">
                        <c:v>706.28700000000003</c:v>
                      </c:pt>
                      <c:pt idx="8067" formatCode="General">
                        <c:v>706.29700000000003</c:v>
                      </c:pt>
                      <c:pt idx="8068" formatCode="General">
                        <c:v>706.30700000000002</c:v>
                      </c:pt>
                      <c:pt idx="8069" formatCode="General">
                        <c:v>706.31700000000001</c:v>
                      </c:pt>
                      <c:pt idx="8070" formatCode="General">
                        <c:v>706.327</c:v>
                      </c:pt>
                      <c:pt idx="8071" formatCode="General">
                        <c:v>706.33699999999999</c:v>
                      </c:pt>
                      <c:pt idx="8072" formatCode="General">
                        <c:v>706.34699999999998</c:v>
                      </c:pt>
                      <c:pt idx="8073" formatCode="General">
                        <c:v>706.35699999999997</c:v>
                      </c:pt>
                      <c:pt idx="8074" formatCode="General">
                        <c:v>706.36699999999996</c:v>
                      </c:pt>
                      <c:pt idx="8075" formatCode="General">
                        <c:v>706.37699999999995</c:v>
                      </c:pt>
                      <c:pt idx="8076" formatCode="General">
                        <c:v>706.38699999999994</c:v>
                      </c:pt>
                      <c:pt idx="8077" formatCode="General">
                        <c:v>706.39700000000005</c:v>
                      </c:pt>
                      <c:pt idx="8078" formatCode="General">
                        <c:v>706.40700000000004</c:v>
                      </c:pt>
                      <c:pt idx="8079" formatCode="General">
                        <c:v>706.41700000000003</c:v>
                      </c:pt>
                      <c:pt idx="8080" formatCode="General">
                        <c:v>706.42700000000002</c:v>
                      </c:pt>
                      <c:pt idx="8081" formatCode="General">
                        <c:v>706.43700000000001</c:v>
                      </c:pt>
                      <c:pt idx="8082" formatCode="General">
                        <c:v>706.447</c:v>
                      </c:pt>
                      <c:pt idx="8083" formatCode="General">
                        <c:v>706.45699999999999</c:v>
                      </c:pt>
                      <c:pt idx="8084" formatCode="General">
                        <c:v>706.46699999999998</c:v>
                      </c:pt>
                      <c:pt idx="8085" formatCode="General">
                        <c:v>706.47699999999998</c:v>
                      </c:pt>
                      <c:pt idx="8086" formatCode="General">
                        <c:v>706.48699999999997</c:v>
                      </c:pt>
                      <c:pt idx="8087" formatCode="General">
                        <c:v>706.49699999999996</c:v>
                      </c:pt>
                      <c:pt idx="8088" formatCode="General">
                        <c:v>706.50699999999995</c:v>
                      </c:pt>
                      <c:pt idx="8089" formatCode="General">
                        <c:v>706.51700000000005</c:v>
                      </c:pt>
                      <c:pt idx="8090" formatCode="General">
                        <c:v>706.52700000000004</c:v>
                      </c:pt>
                      <c:pt idx="8091" formatCode="General">
                        <c:v>706.53700000000003</c:v>
                      </c:pt>
                      <c:pt idx="8092" formatCode="General">
                        <c:v>706.54700000000003</c:v>
                      </c:pt>
                      <c:pt idx="8093" formatCode="General">
                        <c:v>706.55700000000002</c:v>
                      </c:pt>
                      <c:pt idx="8094" formatCode="General">
                        <c:v>706.56700000000001</c:v>
                      </c:pt>
                      <c:pt idx="8095" formatCode="General">
                        <c:v>706.577</c:v>
                      </c:pt>
                      <c:pt idx="8096" formatCode="General">
                        <c:v>706.58699999999999</c:v>
                      </c:pt>
                      <c:pt idx="8097" formatCode="General">
                        <c:v>706.59699999999998</c:v>
                      </c:pt>
                      <c:pt idx="8098" formatCode="General">
                        <c:v>706.60699999999997</c:v>
                      </c:pt>
                      <c:pt idx="8099" formatCode="General">
                        <c:v>706.61699999999996</c:v>
                      </c:pt>
                      <c:pt idx="8100" formatCode="General">
                        <c:v>706.62699999999995</c:v>
                      </c:pt>
                      <c:pt idx="8101" formatCode="General">
                        <c:v>706.63699999999994</c:v>
                      </c:pt>
                      <c:pt idx="8102" formatCode="General">
                        <c:v>706.64700000000005</c:v>
                      </c:pt>
                      <c:pt idx="8103" formatCode="General">
                        <c:v>706.65700000000004</c:v>
                      </c:pt>
                      <c:pt idx="8104" formatCode="General">
                        <c:v>706.66700000000003</c:v>
                      </c:pt>
                      <c:pt idx="8105" formatCode="General">
                        <c:v>706.67700000000002</c:v>
                      </c:pt>
                      <c:pt idx="8106" formatCode="General">
                        <c:v>706.68700000000001</c:v>
                      </c:pt>
                      <c:pt idx="8107" formatCode="General">
                        <c:v>706.697</c:v>
                      </c:pt>
                      <c:pt idx="8108" formatCode="General">
                        <c:v>706.70699999999999</c:v>
                      </c:pt>
                      <c:pt idx="8109" formatCode="General">
                        <c:v>706.71699999999998</c:v>
                      </c:pt>
                      <c:pt idx="8110" formatCode="General">
                        <c:v>706.72699999999998</c:v>
                      </c:pt>
                      <c:pt idx="8111" formatCode="General">
                        <c:v>706.73699999999997</c:v>
                      </c:pt>
                      <c:pt idx="8112" formatCode="General">
                        <c:v>706.74699999999996</c:v>
                      </c:pt>
                      <c:pt idx="8113" formatCode="General">
                        <c:v>706.75699999999995</c:v>
                      </c:pt>
                      <c:pt idx="8114" formatCode="General">
                        <c:v>706.76700000000005</c:v>
                      </c:pt>
                      <c:pt idx="8115" formatCode="General">
                        <c:v>706.77700000000004</c:v>
                      </c:pt>
                      <c:pt idx="8116" formatCode="General">
                        <c:v>706.78700000000003</c:v>
                      </c:pt>
                      <c:pt idx="8117" formatCode="General">
                        <c:v>706.79700000000003</c:v>
                      </c:pt>
                      <c:pt idx="8118" formatCode="General">
                        <c:v>706.80700000000002</c:v>
                      </c:pt>
                      <c:pt idx="8119" formatCode="General">
                        <c:v>706.81700000000001</c:v>
                      </c:pt>
                      <c:pt idx="8120" formatCode="General">
                        <c:v>706.827</c:v>
                      </c:pt>
                      <c:pt idx="8121" formatCode="General">
                        <c:v>706.83699999999999</c:v>
                      </c:pt>
                      <c:pt idx="8122" formatCode="General">
                        <c:v>706.84699999999998</c:v>
                      </c:pt>
                      <c:pt idx="8123" formatCode="General">
                        <c:v>706.85699999999997</c:v>
                      </c:pt>
                      <c:pt idx="8124" formatCode="General">
                        <c:v>706.86699999999996</c:v>
                      </c:pt>
                      <c:pt idx="8125" formatCode="General">
                        <c:v>706.87699999999995</c:v>
                      </c:pt>
                      <c:pt idx="8126" formatCode="General">
                        <c:v>706.88699999999994</c:v>
                      </c:pt>
                      <c:pt idx="8127" formatCode="General">
                        <c:v>706.89700000000005</c:v>
                      </c:pt>
                      <c:pt idx="8128" formatCode="General">
                        <c:v>706.90700000000004</c:v>
                      </c:pt>
                      <c:pt idx="8129" formatCode="General">
                        <c:v>706.91700000000003</c:v>
                      </c:pt>
                      <c:pt idx="8130" formatCode="General">
                        <c:v>706.92700000000002</c:v>
                      </c:pt>
                      <c:pt idx="8131" formatCode="General">
                        <c:v>706.93700000000001</c:v>
                      </c:pt>
                      <c:pt idx="8132" formatCode="General">
                        <c:v>706.947</c:v>
                      </c:pt>
                      <c:pt idx="8133" formatCode="General">
                        <c:v>706.95699999999999</c:v>
                      </c:pt>
                      <c:pt idx="8134" formatCode="General">
                        <c:v>706.96699999999998</c:v>
                      </c:pt>
                      <c:pt idx="8135" formatCode="General">
                        <c:v>706.97699999999998</c:v>
                      </c:pt>
                      <c:pt idx="8136" formatCode="General">
                        <c:v>706.98699999999997</c:v>
                      </c:pt>
                      <c:pt idx="8137" formatCode="General">
                        <c:v>706.99699999999996</c:v>
                      </c:pt>
                      <c:pt idx="8138" formatCode="General">
                        <c:v>707.00699999999995</c:v>
                      </c:pt>
                      <c:pt idx="8139" formatCode="General">
                        <c:v>707.01700000000005</c:v>
                      </c:pt>
                      <c:pt idx="8140" formatCode="General">
                        <c:v>707.02700000000004</c:v>
                      </c:pt>
                      <c:pt idx="8141" formatCode="General">
                        <c:v>707.03700000000003</c:v>
                      </c:pt>
                      <c:pt idx="8142" formatCode="General">
                        <c:v>707.04700000000003</c:v>
                      </c:pt>
                      <c:pt idx="8143" formatCode="General">
                        <c:v>707.05700000000002</c:v>
                      </c:pt>
                      <c:pt idx="8144" formatCode="General">
                        <c:v>707.06700000000001</c:v>
                      </c:pt>
                      <c:pt idx="8145" formatCode="General">
                        <c:v>707.077</c:v>
                      </c:pt>
                      <c:pt idx="8146" formatCode="General">
                        <c:v>707.08699999999999</c:v>
                      </c:pt>
                      <c:pt idx="8147" formatCode="General">
                        <c:v>707.09699999999998</c:v>
                      </c:pt>
                      <c:pt idx="8148" formatCode="General">
                        <c:v>707.10699999999997</c:v>
                      </c:pt>
                      <c:pt idx="8149" formatCode="General">
                        <c:v>707.11699999999996</c:v>
                      </c:pt>
                      <c:pt idx="8150" formatCode="General">
                        <c:v>707.12699999999995</c:v>
                      </c:pt>
                      <c:pt idx="8151" formatCode="General">
                        <c:v>707.13699999999994</c:v>
                      </c:pt>
                      <c:pt idx="8152" formatCode="General">
                        <c:v>707.14700000000005</c:v>
                      </c:pt>
                      <c:pt idx="8153" formatCode="General">
                        <c:v>707.15700000000004</c:v>
                      </c:pt>
                      <c:pt idx="8154" formatCode="General">
                        <c:v>707.16700000000003</c:v>
                      </c:pt>
                      <c:pt idx="8155" formatCode="General">
                        <c:v>707.17700000000002</c:v>
                      </c:pt>
                      <c:pt idx="8156" formatCode="General">
                        <c:v>707.18700000000001</c:v>
                      </c:pt>
                      <c:pt idx="8157" formatCode="General">
                        <c:v>707.197</c:v>
                      </c:pt>
                      <c:pt idx="8158" formatCode="General">
                        <c:v>707.20699999999999</c:v>
                      </c:pt>
                      <c:pt idx="8159" formatCode="General">
                        <c:v>707.21699999999998</c:v>
                      </c:pt>
                      <c:pt idx="8160" formatCode="General">
                        <c:v>707.22699999999998</c:v>
                      </c:pt>
                      <c:pt idx="8161" formatCode="General">
                        <c:v>707.23699999999997</c:v>
                      </c:pt>
                      <c:pt idx="8162" formatCode="General">
                        <c:v>707.24699999999996</c:v>
                      </c:pt>
                      <c:pt idx="8163" formatCode="General">
                        <c:v>707.25699999999995</c:v>
                      </c:pt>
                      <c:pt idx="8164" formatCode="General">
                        <c:v>707.26700000000005</c:v>
                      </c:pt>
                      <c:pt idx="8165" formatCode="General">
                        <c:v>707.27700000000004</c:v>
                      </c:pt>
                      <c:pt idx="8166" formatCode="General">
                        <c:v>707.28700000000003</c:v>
                      </c:pt>
                      <c:pt idx="8167" formatCode="General">
                        <c:v>707.29700000000003</c:v>
                      </c:pt>
                      <c:pt idx="8168" formatCode="General">
                        <c:v>707.30700000000002</c:v>
                      </c:pt>
                      <c:pt idx="8169" formatCode="General">
                        <c:v>707.31700000000001</c:v>
                      </c:pt>
                      <c:pt idx="8170" formatCode="General">
                        <c:v>707.327</c:v>
                      </c:pt>
                      <c:pt idx="8171" formatCode="General">
                        <c:v>707.33699999999999</c:v>
                      </c:pt>
                      <c:pt idx="8172" formatCode="General">
                        <c:v>707.34699999999998</c:v>
                      </c:pt>
                      <c:pt idx="8173" formatCode="General">
                        <c:v>707.35699999999997</c:v>
                      </c:pt>
                      <c:pt idx="8174" formatCode="General">
                        <c:v>707.36699999999996</c:v>
                      </c:pt>
                      <c:pt idx="8175" formatCode="General">
                        <c:v>707.37699999999995</c:v>
                      </c:pt>
                      <c:pt idx="8176" formatCode="General">
                        <c:v>707.38699999999994</c:v>
                      </c:pt>
                      <c:pt idx="8177" formatCode="General">
                        <c:v>707.39700000000005</c:v>
                      </c:pt>
                      <c:pt idx="8178" formatCode="General">
                        <c:v>707.40700000000004</c:v>
                      </c:pt>
                      <c:pt idx="8179" formatCode="General">
                        <c:v>707.41700000000003</c:v>
                      </c:pt>
                      <c:pt idx="8180" formatCode="General">
                        <c:v>707.42700000000002</c:v>
                      </c:pt>
                      <c:pt idx="8181" formatCode="General">
                        <c:v>707.43700000000001</c:v>
                      </c:pt>
                      <c:pt idx="8182" formatCode="General">
                        <c:v>707.447</c:v>
                      </c:pt>
                      <c:pt idx="8183" formatCode="General">
                        <c:v>707.45699999999999</c:v>
                      </c:pt>
                      <c:pt idx="8184" formatCode="General">
                        <c:v>707.46699999999998</c:v>
                      </c:pt>
                      <c:pt idx="8185" formatCode="General">
                        <c:v>707.47699999999998</c:v>
                      </c:pt>
                      <c:pt idx="8186" formatCode="General">
                        <c:v>707.48699999999997</c:v>
                      </c:pt>
                      <c:pt idx="8187" formatCode="General">
                        <c:v>707.49699999999996</c:v>
                      </c:pt>
                      <c:pt idx="8188" formatCode="General">
                        <c:v>707.50699999999995</c:v>
                      </c:pt>
                      <c:pt idx="8189" formatCode="General">
                        <c:v>707.51700000000005</c:v>
                      </c:pt>
                      <c:pt idx="8190" formatCode="General">
                        <c:v>707.52700000000004</c:v>
                      </c:pt>
                      <c:pt idx="8191" formatCode="General">
                        <c:v>707.53700000000003</c:v>
                      </c:pt>
                      <c:pt idx="8192" formatCode="General">
                        <c:v>707.54700000000003</c:v>
                      </c:pt>
                      <c:pt idx="8193" formatCode="General">
                        <c:v>707.55700000000002</c:v>
                      </c:pt>
                      <c:pt idx="8194" formatCode="General">
                        <c:v>707.56700000000001</c:v>
                      </c:pt>
                      <c:pt idx="8195" formatCode="General">
                        <c:v>707.577</c:v>
                      </c:pt>
                      <c:pt idx="8196" formatCode="General">
                        <c:v>707.58699999999999</c:v>
                      </c:pt>
                      <c:pt idx="8197" formatCode="General">
                        <c:v>707.59699999999998</c:v>
                      </c:pt>
                      <c:pt idx="8198" formatCode="General">
                        <c:v>707.60699999999997</c:v>
                      </c:pt>
                      <c:pt idx="8199" formatCode="General">
                        <c:v>707.61699999999996</c:v>
                      </c:pt>
                      <c:pt idx="8200" formatCode="General">
                        <c:v>707.62699999999995</c:v>
                      </c:pt>
                      <c:pt idx="8201" formatCode="General">
                        <c:v>707.63699999999994</c:v>
                      </c:pt>
                      <c:pt idx="8202" formatCode="General">
                        <c:v>707.64700000000005</c:v>
                      </c:pt>
                      <c:pt idx="8203" formatCode="General">
                        <c:v>707.65700000000004</c:v>
                      </c:pt>
                      <c:pt idx="8204" formatCode="General">
                        <c:v>707.66700000000003</c:v>
                      </c:pt>
                      <c:pt idx="8205" formatCode="General">
                        <c:v>707.67700000000002</c:v>
                      </c:pt>
                      <c:pt idx="8206" formatCode="General">
                        <c:v>707.68700000000001</c:v>
                      </c:pt>
                      <c:pt idx="8207" formatCode="General">
                        <c:v>707.697</c:v>
                      </c:pt>
                      <c:pt idx="8208" formatCode="General">
                        <c:v>707.70699999999999</c:v>
                      </c:pt>
                      <c:pt idx="8209" formatCode="General">
                        <c:v>707.71699999999998</c:v>
                      </c:pt>
                      <c:pt idx="8210" formatCode="General">
                        <c:v>707.72699999999998</c:v>
                      </c:pt>
                      <c:pt idx="8211" formatCode="General">
                        <c:v>707.73699999999997</c:v>
                      </c:pt>
                      <c:pt idx="8212" formatCode="General">
                        <c:v>707.74699999999996</c:v>
                      </c:pt>
                      <c:pt idx="8213" formatCode="General">
                        <c:v>707.75699999999995</c:v>
                      </c:pt>
                      <c:pt idx="8214" formatCode="General">
                        <c:v>707.76700000000005</c:v>
                      </c:pt>
                      <c:pt idx="8215" formatCode="General">
                        <c:v>707.77700000000004</c:v>
                      </c:pt>
                      <c:pt idx="8216" formatCode="General">
                        <c:v>707.78700000000003</c:v>
                      </c:pt>
                      <c:pt idx="8217" formatCode="General">
                        <c:v>707.79700000000003</c:v>
                      </c:pt>
                      <c:pt idx="8218" formatCode="General">
                        <c:v>707.80700000000002</c:v>
                      </c:pt>
                      <c:pt idx="8219" formatCode="General">
                        <c:v>707.81700000000001</c:v>
                      </c:pt>
                      <c:pt idx="8220" formatCode="General">
                        <c:v>707.827</c:v>
                      </c:pt>
                      <c:pt idx="8221" formatCode="General">
                        <c:v>707.83699999999999</c:v>
                      </c:pt>
                      <c:pt idx="8222" formatCode="General">
                        <c:v>707.84699999999998</c:v>
                      </c:pt>
                      <c:pt idx="8223" formatCode="General">
                        <c:v>707.85699999999997</c:v>
                      </c:pt>
                      <c:pt idx="8224" formatCode="General">
                        <c:v>707.86699999999996</c:v>
                      </c:pt>
                      <c:pt idx="8225" formatCode="General">
                        <c:v>707.87699999999995</c:v>
                      </c:pt>
                      <c:pt idx="8226" formatCode="General">
                        <c:v>707.88699999999994</c:v>
                      </c:pt>
                      <c:pt idx="8227" formatCode="General">
                        <c:v>707.89700000000005</c:v>
                      </c:pt>
                      <c:pt idx="8228" formatCode="General">
                        <c:v>707.90700000000004</c:v>
                      </c:pt>
                      <c:pt idx="8229" formatCode="General">
                        <c:v>707.91700000000003</c:v>
                      </c:pt>
                      <c:pt idx="8230" formatCode="General">
                        <c:v>707.92700000000002</c:v>
                      </c:pt>
                      <c:pt idx="8231" formatCode="General">
                        <c:v>707.93700000000001</c:v>
                      </c:pt>
                      <c:pt idx="8232" formatCode="General">
                        <c:v>707.947</c:v>
                      </c:pt>
                      <c:pt idx="8233" formatCode="General">
                        <c:v>707.95699999999999</c:v>
                      </c:pt>
                      <c:pt idx="8234" formatCode="General">
                        <c:v>707.96699999999998</c:v>
                      </c:pt>
                      <c:pt idx="8235" formatCode="General">
                        <c:v>707.97699999999998</c:v>
                      </c:pt>
                      <c:pt idx="8236" formatCode="General">
                        <c:v>707.98699999999997</c:v>
                      </c:pt>
                      <c:pt idx="8237" formatCode="General">
                        <c:v>707.99699999999996</c:v>
                      </c:pt>
                      <c:pt idx="8238" formatCode="General">
                        <c:v>708.00699999999995</c:v>
                      </c:pt>
                      <c:pt idx="8239" formatCode="General">
                        <c:v>708.01700000000005</c:v>
                      </c:pt>
                      <c:pt idx="8240" formatCode="General">
                        <c:v>708.02700000000004</c:v>
                      </c:pt>
                      <c:pt idx="8241" formatCode="General">
                        <c:v>708.03700000000003</c:v>
                      </c:pt>
                      <c:pt idx="8242" formatCode="General">
                        <c:v>708.04700000000003</c:v>
                      </c:pt>
                      <c:pt idx="8243" formatCode="General">
                        <c:v>708.05700000000002</c:v>
                      </c:pt>
                      <c:pt idx="8244" formatCode="General">
                        <c:v>708.06700000000001</c:v>
                      </c:pt>
                      <c:pt idx="8245" formatCode="General">
                        <c:v>708.077</c:v>
                      </c:pt>
                      <c:pt idx="8246" formatCode="General">
                        <c:v>708.08699999999999</c:v>
                      </c:pt>
                      <c:pt idx="8247" formatCode="General">
                        <c:v>708.09699999999998</c:v>
                      </c:pt>
                      <c:pt idx="8248" formatCode="General">
                        <c:v>708.10699999999997</c:v>
                      </c:pt>
                      <c:pt idx="8249" formatCode="General">
                        <c:v>708.11699999999996</c:v>
                      </c:pt>
                      <c:pt idx="8250" formatCode="General">
                        <c:v>708.12699999999995</c:v>
                      </c:pt>
                      <c:pt idx="8251" formatCode="General">
                        <c:v>708.13699999999994</c:v>
                      </c:pt>
                      <c:pt idx="8252" formatCode="General">
                        <c:v>708.14700000000005</c:v>
                      </c:pt>
                      <c:pt idx="8253" formatCode="General">
                        <c:v>708.15700000000004</c:v>
                      </c:pt>
                      <c:pt idx="8254" formatCode="General">
                        <c:v>708.16700000000003</c:v>
                      </c:pt>
                      <c:pt idx="8255" formatCode="General">
                        <c:v>708.17700000000002</c:v>
                      </c:pt>
                      <c:pt idx="8256" formatCode="General">
                        <c:v>708.18700000000001</c:v>
                      </c:pt>
                      <c:pt idx="8257" formatCode="General">
                        <c:v>708.197</c:v>
                      </c:pt>
                      <c:pt idx="8258" formatCode="General">
                        <c:v>708.20699999999999</c:v>
                      </c:pt>
                      <c:pt idx="8259" formatCode="General">
                        <c:v>708.21699999999998</c:v>
                      </c:pt>
                      <c:pt idx="8260" formatCode="General">
                        <c:v>708.22699999999998</c:v>
                      </c:pt>
                      <c:pt idx="8261" formatCode="General">
                        <c:v>708.23699999999997</c:v>
                      </c:pt>
                      <c:pt idx="8262" formatCode="General">
                        <c:v>708.24699999999996</c:v>
                      </c:pt>
                      <c:pt idx="8263" formatCode="General">
                        <c:v>708.25699999999995</c:v>
                      </c:pt>
                      <c:pt idx="8264" formatCode="General">
                        <c:v>708.26700000000005</c:v>
                      </c:pt>
                      <c:pt idx="8265" formatCode="General">
                        <c:v>708.27700000000004</c:v>
                      </c:pt>
                      <c:pt idx="8266" formatCode="General">
                        <c:v>708.28700000000003</c:v>
                      </c:pt>
                      <c:pt idx="8267" formatCode="General">
                        <c:v>708.29700000000003</c:v>
                      </c:pt>
                      <c:pt idx="8268" formatCode="General">
                        <c:v>708.30700000000002</c:v>
                      </c:pt>
                      <c:pt idx="8269" formatCode="General">
                        <c:v>708.31700000000001</c:v>
                      </c:pt>
                      <c:pt idx="8270" formatCode="General">
                        <c:v>708.327</c:v>
                      </c:pt>
                      <c:pt idx="8271" formatCode="General">
                        <c:v>708.33699999999999</c:v>
                      </c:pt>
                      <c:pt idx="8272" formatCode="General">
                        <c:v>708.34699999999998</c:v>
                      </c:pt>
                      <c:pt idx="8273" formatCode="General">
                        <c:v>708.35699999999997</c:v>
                      </c:pt>
                      <c:pt idx="8274" formatCode="General">
                        <c:v>708.36699999999996</c:v>
                      </c:pt>
                      <c:pt idx="8275" formatCode="General">
                        <c:v>708.37699999999995</c:v>
                      </c:pt>
                      <c:pt idx="8276" formatCode="General">
                        <c:v>708.38699999999994</c:v>
                      </c:pt>
                      <c:pt idx="8277" formatCode="General">
                        <c:v>708.39700000000005</c:v>
                      </c:pt>
                      <c:pt idx="8278" formatCode="General">
                        <c:v>708.40700000000004</c:v>
                      </c:pt>
                      <c:pt idx="8279" formatCode="General">
                        <c:v>708.41700000000003</c:v>
                      </c:pt>
                      <c:pt idx="8280" formatCode="General">
                        <c:v>708.42700000000002</c:v>
                      </c:pt>
                      <c:pt idx="8281" formatCode="General">
                        <c:v>708.43700000000001</c:v>
                      </c:pt>
                      <c:pt idx="8282" formatCode="General">
                        <c:v>708.447</c:v>
                      </c:pt>
                      <c:pt idx="8283" formatCode="General">
                        <c:v>708.45699999999999</c:v>
                      </c:pt>
                      <c:pt idx="8284" formatCode="General">
                        <c:v>708.46699999999998</c:v>
                      </c:pt>
                      <c:pt idx="8285" formatCode="General">
                        <c:v>708.47699999999998</c:v>
                      </c:pt>
                      <c:pt idx="8286" formatCode="General">
                        <c:v>708.48699999999997</c:v>
                      </c:pt>
                      <c:pt idx="8287" formatCode="General">
                        <c:v>708.49699999999996</c:v>
                      </c:pt>
                      <c:pt idx="8288" formatCode="General">
                        <c:v>708.50699999999995</c:v>
                      </c:pt>
                      <c:pt idx="8289" formatCode="General">
                        <c:v>708.51700000000005</c:v>
                      </c:pt>
                      <c:pt idx="8290" formatCode="General">
                        <c:v>708.52700000000004</c:v>
                      </c:pt>
                      <c:pt idx="8291" formatCode="General">
                        <c:v>708.53700000000003</c:v>
                      </c:pt>
                      <c:pt idx="8292" formatCode="General">
                        <c:v>708.54700000000003</c:v>
                      </c:pt>
                      <c:pt idx="8293" formatCode="General">
                        <c:v>708.55700000000002</c:v>
                      </c:pt>
                      <c:pt idx="8294" formatCode="General">
                        <c:v>708.56700000000001</c:v>
                      </c:pt>
                      <c:pt idx="8295" formatCode="General">
                        <c:v>708.577</c:v>
                      </c:pt>
                      <c:pt idx="8296" formatCode="General">
                        <c:v>708.58699999999999</c:v>
                      </c:pt>
                      <c:pt idx="8297" formatCode="General">
                        <c:v>708.59699999999998</c:v>
                      </c:pt>
                      <c:pt idx="8298" formatCode="General">
                        <c:v>708.60400000000004</c:v>
                      </c:pt>
                      <c:pt idx="8299" formatCode="General">
                        <c:v>708.60400000000004</c:v>
                      </c:pt>
                      <c:pt idx="8300" formatCode="General">
                        <c:v>709.60400000000004</c:v>
                      </c:pt>
                      <c:pt idx="8301" formatCode="General">
                        <c:v>710.60400000000004</c:v>
                      </c:pt>
                      <c:pt idx="8302" formatCode="General">
                        <c:v>711.60400000000004</c:v>
                      </c:pt>
                      <c:pt idx="8303" formatCode="General">
                        <c:v>712.60400000000004</c:v>
                      </c:pt>
                      <c:pt idx="8304" formatCode="General">
                        <c:v>713.60400000000004</c:v>
                      </c:pt>
                      <c:pt idx="8305" formatCode="General">
                        <c:v>714.60400000000004</c:v>
                      </c:pt>
                      <c:pt idx="8306" formatCode="General">
                        <c:v>715.60400000000004</c:v>
                      </c:pt>
                      <c:pt idx="8307" formatCode="General">
                        <c:v>716.60400000000004</c:v>
                      </c:pt>
                      <c:pt idx="8308" formatCode="General">
                        <c:v>717.60400000000004</c:v>
                      </c:pt>
                      <c:pt idx="8309" formatCode="General">
                        <c:v>718.60400000000004</c:v>
                      </c:pt>
                      <c:pt idx="8310" formatCode="General">
                        <c:v>719.60400000000004</c:v>
                      </c:pt>
                      <c:pt idx="8311" formatCode="General">
                        <c:v>720.60400000000004</c:v>
                      </c:pt>
                      <c:pt idx="8312" formatCode="General">
                        <c:v>721.60400000000004</c:v>
                      </c:pt>
                      <c:pt idx="8313" formatCode="General">
                        <c:v>722.60400000000004</c:v>
                      </c:pt>
                      <c:pt idx="8314" formatCode="General">
                        <c:v>723.60400000000004</c:v>
                      </c:pt>
                      <c:pt idx="8315" formatCode="General">
                        <c:v>724.60400000000004</c:v>
                      </c:pt>
                      <c:pt idx="8316" formatCode="General">
                        <c:v>725.60400000000004</c:v>
                      </c:pt>
                      <c:pt idx="8317" formatCode="General">
                        <c:v>726.60400000000004</c:v>
                      </c:pt>
                      <c:pt idx="8318" formatCode="General">
                        <c:v>727.60400000000004</c:v>
                      </c:pt>
                      <c:pt idx="8319" formatCode="General">
                        <c:v>728.60400000000004</c:v>
                      </c:pt>
                      <c:pt idx="8320" formatCode="General">
                        <c:v>729.60400000000004</c:v>
                      </c:pt>
                      <c:pt idx="8321" formatCode="General">
                        <c:v>730.60400000000004</c:v>
                      </c:pt>
                      <c:pt idx="8322" formatCode="General">
                        <c:v>731.60400000000004</c:v>
                      </c:pt>
                      <c:pt idx="8323" formatCode="General">
                        <c:v>732.60400000000004</c:v>
                      </c:pt>
                      <c:pt idx="8324" formatCode="General">
                        <c:v>733.60400000000004</c:v>
                      </c:pt>
                      <c:pt idx="8325" formatCode="General">
                        <c:v>734.60400000000004</c:v>
                      </c:pt>
                      <c:pt idx="8326" formatCode="General">
                        <c:v>735.60400000000004</c:v>
                      </c:pt>
                      <c:pt idx="8327" formatCode="General">
                        <c:v>736.60400000000004</c:v>
                      </c:pt>
                      <c:pt idx="8328" formatCode="General">
                        <c:v>737.60400000000004</c:v>
                      </c:pt>
                      <c:pt idx="8329" formatCode="General">
                        <c:v>738.60400000000004</c:v>
                      </c:pt>
                      <c:pt idx="8330" formatCode="General">
                        <c:v>739.60400000000004</c:v>
                      </c:pt>
                      <c:pt idx="8331" formatCode="General">
                        <c:v>740.60400000000004</c:v>
                      </c:pt>
                      <c:pt idx="8332" formatCode="General">
                        <c:v>741.60400000000004</c:v>
                      </c:pt>
                      <c:pt idx="8333" formatCode="General">
                        <c:v>742.60400000000004</c:v>
                      </c:pt>
                      <c:pt idx="8334" formatCode="General">
                        <c:v>743.60400000000004</c:v>
                      </c:pt>
                      <c:pt idx="8335" formatCode="General">
                        <c:v>744.60400000000004</c:v>
                      </c:pt>
                      <c:pt idx="8336" formatCode="General">
                        <c:v>745.60400000000004</c:v>
                      </c:pt>
                      <c:pt idx="8337" formatCode="General">
                        <c:v>746.60400000000004</c:v>
                      </c:pt>
                      <c:pt idx="8338" formatCode="General">
                        <c:v>747.60400000000004</c:v>
                      </c:pt>
                      <c:pt idx="8339" formatCode="General">
                        <c:v>748.60400000000004</c:v>
                      </c:pt>
                      <c:pt idx="8340" formatCode="General">
                        <c:v>749.60400000000004</c:v>
                      </c:pt>
                      <c:pt idx="8341" formatCode="General">
                        <c:v>750.60400000000004</c:v>
                      </c:pt>
                      <c:pt idx="8342" formatCode="General">
                        <c:v>751.60400000000004</c:v>
                      </c:pt>
                      <c:pt idx="8343" formatCode="General">
                        <c:v>752.60400000000004</c:v>
                      </c:pt>
                      <c:pt idx="8344" formatCode="General">
                        <c:v>753.60400000000004</c:v>
                      </c:pt>
                      <c:pt idx="8345" formatCode="General">
                        <c:v>754.60400000000004</c:v>
                      </c:pt>
                      <c:pt idx="8346" formatCode="General">
                        <c:v>755.60400000000004</c:v>
                      </c:pt>
                      <c:pt idx="8347" formatCode="General">
                        <c:v>756.60400000000004</c:v>
                      </c:pt>
                      <c:pt idx="8348" formatCode="General">
                        <c:v>757.60400000000004</c:v>
                      </c:pt>
                      <c:pt idx="8349" formatCode="General">
                        <c:v>758.60400000000004</c:v>
                      </c:pt>
                      <c:pt idx="8350" formatCode="General">
                        <c:v>759.60400000000004</c:v>
                      </c:pt>
                      <c:pt idx="8351" formatCode="General">
                        <c:v>760.60400000000004</c:v>
                      </c:pt>
                      <c:pt idx="8352" formatCode="General">
                        <c:v>761.60400000000004</c:v>
                      </c:pt>
                      <c:pt idx="8353" formatCode="General">
                        <c:v>762.60400000000004</c:v>
                      </c:pt>
                      <c:pt idx="8354" formatCode="General">
                        <c:v>763.60400000000004</c:v>
                      </c:pt>
                      <c:pt idx="8355" formatCode="General">
                        <c:v>764.60400000000004</c:v>
                      </c:pt>
                      <c:pt idx="8356" formatCode="General">
                        <c:v>765.60400000000004</c:v>
                      </c:pt>
                      <c:pt idx="8357" formatCode="General">
                        <c:v>766.60400000000004</c:v>
                      </c:pt>
                      <c:pt idx="8358" formatCode="General">
                        <c:v>767.60400000000004</c:v>
                      </c:pt>
                      <c:pt idx="8359" formatCode="General">
                        <c:v>768.60400000000004</c:v>
                      </c:pt>
                      <c:pt idx="8360" formatCode="General">
                        <c:v>769.60400000000004</c:v>
                      </c:pt>
                      <c:pt idx="8361" formatCode="General">
                        <c:v>770.60400000000004</c:v>
                      </c:pt>
                      <c:pt idx="8362" formatCode="General">
                        <c:v>771.60400000000004</c:v>
                      </c:pt>
                      <c:pt idx="8363" formatCode="General">
                        <c:v>772.60400000000004</c:v>
                      </c:pt>
                      <c:pt idx="8364" formatCode="General">
                        <c:v>773.60400000000004</c:v>
                      </c:pt>
                      <c:pt idx="8365" formatCode="General">
                        <c:v>774.60400000000004</c:v>
                      </c:pt>
                      <c:pt idx="8366" formatCode="General">
                        <c:v>775.60400000000004</c:v>
                      </c:pt>
                      <c:pt idx="8367" formatCode="General">
                        <c:v>776.60400000000004</c:v>
                      </c:pt>
                      <c:pt idx="8368" formatCode="General">
                        <c:v>777.60400000000004</c:v>
                      </c:pt>
                      <c:pt idx="8369" formatCode="General">
                        <c:v>778.60400000000004</c:v>
                      </c:pt>
                      <c:pt idx="8370" formatCode="General">
                        <c:v>779.60400000000004</c:v>
                      </c:pt>
                      <c:pt idx="8371" formatCode="General">
                        <c:v>780.60400000000004</c:v>
                      </c:pt>
                      <c:pt idx="8372" formatCode="General">
                        <c:v>781.60400000000004</c:v>
                      </c:pt>
                      <c:pt idx="8373" formatCode="General">
                        <c:v>782.60400000000004</c:v>
                      </c:pt>
                      <c:pt idx="8374" formatCode="General">
                        <c:v>783.60400000000004</c:v>
                      </c:pt>
                      <c:pt idx="8375" formatCode="General">
                        <c:v>784.60400000000004</c:v>
                      </c:pt>
                      <c:pt idx="8376" formatCode="General">
                        <c:v>785.60400000000004</c:v>
                      </c:pt>
                      <c:pt idx="8377" formatCode="General">
                        <c:v>786.60400000000004</c:v>
                      </c:pt>
                      <c:pt idx="8378" formatCode="General">
                        <c:v>787.60400000000004</c:v>
                      </c:pt>
                      <c:pt idx="8379" formatCode="General">
                        <c:v>788.60400000000004</c:v>
                      </c:pt>
                      <c:pt idx="8380" formatCode="General">
                        <c:v>789.60400000000004</c:v>
                      </c:pt>
                      <c:pt idx="8381" formatCode="General">
                        <c:v>790.60400000000004</c:v>
                      </c:pt>
                      <c:pt idx="8382" formatCode="General">
                        <c:v>791.60400000000004</c:v>
                      </c:pt>
                      <c:pt idx="8383" formatCode="General">
                        <c:v>792.60400000000004</c:v>
                      </c:pt>
                      <c:pt idx="8384" formatCode="General">
                        <c:v>793.60400000000004</c:v>
                      </c:pt>
                      <c:pt idx="8385" formatCode="General">
                        <c:v>794.60400000000004</c:v>
                      </c:pt>
                      <c:pt idx="8386" formatCode="General">
                        <c:v>795.60400000000004</c:v>
                      </c:pt>
                      <c:pt idx="8387" formatCode="General">
                        <c:v>796.60400000000004</c:v>
                      </c:pt>
                      <c:pt idx="8388" formatCode="General">
                        <c:v>797.60400000000004</c:v>
                      </c:pt>
                      <c:pt idx="8389" formatCode="General">
                        <c:v>798.60400000000004</c:v>
                      </c:pt>
                      <c:pt idx="8390" formatCode="General">
                        <c:v>799.60400000000004</c:v>
                      </c:pt>
                      <c:pt idx="8391" formatCode="General">
                        <c:v>800.60400000000004</c:v>
                      </c:pt>
                      <c:pt idx="8392" formatCode="General">
                        <c:v>801.60400000000004</c:v>
                      </c:pt>
                      <c:pt idx="8393" formatCode="General">
                        <c:v>802.60400000000004</c:v>
                      </c:pt>
                      <c:pt idx="8394" formatCode="General">
                        <c:v>803.60400000000004</c:v>
                      </c:pt>
                      <c:pt idx="8395" formatCode="General">
                        <c:v>804.60400000000004</c:v>
                      </c:pt>
                      <c:pt idx="8396" formatCode="General">
                        <c:v>805.60400000000004</c:v>
                      </c:pt>
                      <c:pt idx="8397" formatCode="General">
                        <c:v>806.60400000000004</c:v>
                      </c:pt>
                      <c:pt idx="8398" formatCode="General">
                        <c:v>807.60400000000004</c:v>
                      </c:pt>
                      <c:pt idx="8399" formatCode="General">
                        <c:v>808.60400000000004</c:v>
                      </c:pt>
                      <c:pt idx="8400" formatCode="General">
                        <c:v>809.60400000000004</c:v>
                      </c:pt>
                      <c:pt idx="8401" formatCode="General">
                        <c:v>810.60400000000004</c:v>
                      </c:pt>
                      <c:pt idx="8402" formatCode="General">
                        <c:v>811.60400000000004</c:v>
                      </c:pt>
                      <c:pt idx="8403" formatCode="General">
                        <c:v>812.60400000000004</c:v>
                      </c:pt>
                      <c:pt idx="8404" formatCode="General">
                        <c:v>813.60400000000004</c:v>
                      </c:pt>
                      <c:pt idx="8405" formatCode="General">
                        <c:v>814.60400000000004</c:v>
                      </c:pt>
                      <c:pt idx="8406" formatCode="General">
                        <c:v>815.60400000000004</c:v>
                      </c:pt>
                      <c:pt idx="8407" formatCode="General">
                        <c:v>816.60400000000004</c:v>
                      </c:pt>
                      <c:pt idx="8408" formatCode="General">
                        <c:v>817.60400000000004</c:v>
                      </c:pt>
                      <c:pt idx="8409" formatCode="General">
                        <c:v>818.60400000000004</c:v>
                      </c:pt>
                      <c:pt idx="8410" formatCode="General">
                        <c:v>819.60400000000004</c:v>
                      </c:pt>
                      <c:pt idx="8411" formatCode="General">
                        <c:v>820.60400000000004</c:v>
                      </c:pt>
                      <c:pt idx="8412" formatCode="General">
                        <c:v>821.60400000000004</c:v>
                      </c:pt>
                      <c:pt idx="8413" formatCode="General">
                        <c:v>822.60400000000004</c:v>
                      </c:pt>
                      <c:pt idx="8414" formatCode="General">
                        <c:v>823.60400000000004</c:v>
                      </c:pt>
                      <c:pt idx="8415" formatCode="General">
                        <c:v>824.60400000000004</c:v>
                      </c:pt>
                      <c:pt idx="8416" formatCode="General">
                        <c:v>825.60400000000004</c:v>
                      </c:pt>
                      <c:pt idx="8417" formatCode="General">
                        <c:v>826.60400000000004</c:v>
                      </c:pt>
                      <c:pt idx="8418" formatCode="General">
                        <c:v>827.60400000000004</c:v>
                      </c:pt>
                      <c:pt idx="8419" formatCode="General">
                        <c:v>828.60400000000004</c:v>
                      </c:pt>
                      <c:pt idx="8420" formatCode="General">
                        <c:v>829.60400000000004</c:v>
                      </c:pt>
                      <c:pt idx="8421" formatCode="General">
                        <c:v>830.60400000000004</c:v>
                      </c:pt>
                      <c:pt idx="8422" formatCode="General">
                        <c:v>831.60400000000004</c:v>
                      </c:pt>
                      <c:pt idx="8423" formatCode="General">
                        <c:v>832.60400000000004</c:v>
                      </c:pt>
                      <c:pt idx="8424" formatCode="General">
                        <c:v>833.60400000000004</c:v>
                      </c:pt>
                      <c:pt idx="8425" formatCode="General">
                        <c:v>834.60400000000004</c:v>
                      </c:pt>
                      <c:pt idx="8426" formatCode="General">
                        <c:v>835.60400000000004</c:v>
                      </c:pt>
                      <c:pt idx="8427" formatCode="General">
                        <c:v>836.60400000000004</c:v>
                      </c:pt>
                      <c:pt idx="8428" formatCode="General">
                        <c:v>837.60400000000004</c:v>
                      </c:pt>
                      <c:pt idx="8429" formatCode="General">
                        <c:v>838.60400000000004</c:v>
                      </c:pt>
                      <c:pt idx="8430" formatCode="General">
                        <c:v>839.60400000000004</c:v>
                      </c:pt>
                      <c:pt idx="8431" formatCode="General">
                        <c:v>840.60400000000004</c:v>
                      </c:pt>
                      <c:pt idx="8432" formatCode="General">
                        <c:v>841.60400000000004</c:v>
                      </c:pt>
                      <c:pt idx="8433" formatCode="General">
                        <c:v>842.60400000000004</c:v>
                      </c:pt>
                      <c:pt idx="8434" formatCode="General">
                        <c:v>843.60400000000004</c:v>
                      </c:pt>
                      <c:pt idx="8435" formatCode="General">
                        <c:v>844.60400000000004</c:v>
                      </c:pt>
                      <c:pt idx="8436" formatCode="General">
                        <c:v>845.60400000000004</c:v>
                      </c:pt>
                      <c:pt idx="8437" formatCode="General">
                        <c:v>846.60400000000004</c:v>
                      </c:pt>
                      <c:pt idx="8438" formatCode="General">
                        <c:v>847.60400000000004</c:v>
                      </c:pt>
                      <c:pt idx="8439" formatCode="General">
                        <c:v>848.60400000000004</c:v>
                      </c:pt>
                      <c:pt idx="8440" formatCode="General">
                        <c:v>849.60400000000004</c:v>
                      </c:pt>
                      <c:pt idx="8441" formatCode="General">
                        <c:v>850.60400000000004</c:v>
                      </c:pt>
                      <c:pt idx="8442" formatCode="General">
                        <c:v>851.60400000000004</c:v>
                      </c:pt>
                      <c:pt idx="8443" formatCode="General">
                        <c:v>852.60400000000004</c:v>
                      </c:pt>
                      <c:pt idx="8444" formatCode="General">
                        <c:v>853.60400000000004</c:v>
                      </c:pt>
                      <c:pt idx="8445" formatCode="General">
                        <c:v>854.60400000000004</c:v>
                      </c:pt>
                      <c:pt idx="8446" formatCode="General">
                        <c:v>855.60400000000004</c:v>
                      </c:pt>
                      <c:pt idx="8447" formatCode="General">
                        <c:v>856.60400000000004</c:v>
                      </c:pt>
                      <c:pt idx="8448" formatCode="General">
                        <c:v>857.60400000000004</c:v>
                      </c:pt>
                      <c:pt idx="8449" formatCode="General">
                        <c:v>858.60400000000004</c:v>
                      </c:pt>
                      <c:pt idx="8450" formatCode="General">
                        <c:v>859.60400000000004</c:v>
                      </c:pt>
                      <c:pt idx="8451" formatCode="General">
                        <c:v>860.60400000000004</c:v>
                      </c:pt>
                      <c:pt idx="8452" formatCode="General">
                        <c:v>861.60400000000004</c:v>
                      </c:pt>
                      <c:pt idx="8453" formatCode="General">
                        <c:v>862.60400000000004</c:v>
                      </c:pt>
                      <c:pt idx="8454" formatCode="General">
                        <c:v>863.60400000000004</c:v>
                      </c:pt>
                      <c:pt idx="8455" formatCode="General">
                        <c:v>864.60400000000004</c:v>
                      </c:pt>
                      <c:pt idx="8456" formatCode="General">
                        <c:v>865.60400000000004</c:v>
                      </c:pt>
                      <c:pt idx="8457" formatCode="General">
                        <c:v>866.60400000000004</c:v>
                      </c:pt>
                      <c:pt idx="8458" formatCode="General">
                        <c:v>867.60400000000004</c:v>
                      </c:pt>
                      <c:pt idx="8459" formatCode="General">
                        <c:v>868.60400000000004</c:v>
                      </c:pt>
                      <c:pt idx="8460" formatCode="General">
                        <c:v>869.60400000000004</c:v>
                      </c:pt>
                      <c:pt idx="8461" formatCode="General">
                        <c:v>870.60400000000004</c:v>
                      </c:pt>
                      <c:pt idx="8462" formatCode="General">
                        <c:v>871.60400000000004</c:v>
                      </c:pt>
                      <c:pt idx="8463" formatCode="General">
                        <c:v>872.60400000000004</c:v>
                      </c:pt>
                      <c:pt idx="8464" formatCode="General">
                        <c:v>873.60400000000004</c:v>
                      </c:pt>
                      <c:pt idx="8465" formatCode="General">
                        <c:v>874.60400000000004</c:v>
                      </c:pt>
                      <c:pt idx="8466" formatCode="General">
                        <c:v>875.60400000000004</c:v>
                      </c:pt>
                      <c:pt idx="8467" formatCode="General">
                        <c:v>876.60400000000004</c:v>
                      </c:pt>
                      <c:pt idx="8468" formatCode="General">
                        <c:v>877.60400000000004</c:v>
                      </c:pt>
                      <c:pt idx="8469" formatCode="General">
                        <c:v>878.60400000000004</c:v>
                      </c:pt>
                      <c:pt idx="8470" formatCode="General">
                        <c:v>879.60400000000004</c:v>
                      </c:pt>
                      <c:pt idx="8471" formatCode="General">
                        <c:v>880.60400000000004</c:v>
                      </c:pt>
                      <c:pt idx="8472" formatCode="General">
                        <c:v>881.60400000000004</c:v>
                      </c:pt>
                      <c:pt idx="8473" formatCode="General">
                        <c:v>882.60400000000004</c:v>
                      </c:pt>
                      <c:pt idx="8474" formatCode="General">
                        <c:v>883.60400000000004</c:v>
                      </c:pt>
                      <c:pt idx="8475" formatCode="General">
                        <c:v>884.60400000000004</c:v>
                      </c:pt>
                      <c:pt idx="8476" formatCode="General">
                        <c:v>885.60400000000004</c:v>
                      </c:pt>
                      <c:pt idx="8477" formatCode="General">
                        <c:v>886.60400000000004</c:v>
                      </c:pt>
                      <c:pt idx="8478" formatCode="General">
                        <c:v>887.60400000000004</c:v>
                      </c:pt>
                      <c:pt idx="8479" formatCode="General">
                        <c:v>888.60400000000004</c:v>
                      </c:pt>
                      <c:pt idx="8480" formatCode="General">
                        <c:v>889.60400000000004</c:v>
                      </c:pt>
                      <c:pt idx="8481" formatCode="General">
                        <c:v>890.60400000000004</c:v>
                      </c:pt>
                      <c:pt idx="8482" formatCode="General">
                        <c:v>891.60400000000004</c:v>
                      </c:pt>
                      <c:pt idx="8483" formatCode="General">
                        <c:v>892.60400000000004</c:v>
                      </c:pt>
                      <c:pt idx="8484" formatCode="General">
                        <c:v>893.60400000000004</c:v>
                      </c:pt>
                      <c:pt idx="8485" formatCode="General">
                        <c:v>894.60400000000004</c:v>
                      </c:pt>
                      <c:pt idx="8486" formatCode="General">
                        <c:v>895.60400000000004</c:v>
                      </c:pt>
                      <c:pt idx="8487" formatCode="General">
                        <c:v>896.60400000000004</c:v>
                      </c:pt>
                      <c:pt idx="8488" formatCode="General">
                        <c:v>897.60400000000004</c:v>
                      </c:pt>
                      <c:pt idx="8489" formatCode="General">
                        <c:v>898.60400000000004</c:v>
                      </c:pt>
                      <c:pt idx="8490" formatCode="General">
                        <c:v>899.60400000000004</c:v>
                      </c:pt>
                      <c:pt idx="8491" formatCode="General">
                        <c:v>900.60400000000004</c:v>
                      </c:pt>
                      <c:pt idx="8492" formatCode="General">
                        <c:v>901.60400000000004</c:v>
                      </c:pt>
                      <c:pt idx="8493" formatCode="General">
                        <c:v>902.60400000000004</c:v>
                      </c:pt>
                      <c:pt idx="8494" formatCode="General">
                        <c:v>903.60400000000004</c:v>
                      </c:pt>
                      <c:pt idx="8495" formatCode="General">
                        <c:v>904.60400000000004</c:v>
                      </c:pt>
                      <c:pt idx="8496" formatCode="General">
                        <c:v>905.60400000000004</c:v>
                      </c:pt>
                      <c:pt idx="8497" formatCode="General">
                        <c:v>906.60400000000004</c:v>
                      </c:pt>
                      <c:pt idx="8498" formatCode="General">
                        <c:v>907.60400000000004</c:v>
                      </c:pt>
                      <c:pt idx="8499" formatCode="General">
                        <c:v>908.60400000000004</c:v>
                      </c:pt>
                      <c:pt idx="8500" formatCode="General">
                        <c:v>909.60400000000004</c:v>
                      </c:pt>
                      <c:pt idx="8501" formatCode="General">
                        <c:v>910.60400000000004</c:v>
                      </c:pt>
                      <c:pt idx="8502" formatCode="General">
                        <c:v>911.60400000000004</c:v>
                      </c:pt>
                      <c:pt idx="8503" formatCode="General">
                        <c:v>912.60400000000004</c:v>
                      </c:pt>
                      <c:pt idx="8504" formatCode="General">
                        <c:v>913.60400000000004</c:v>
                      </c:pt>
                      <c:pt idx="8505" formatCode="General">
                        <c:v>914.60400000000004</c:v>
                      </c:pt>
                      <c:pt idx="8506" formatCode="General">
                        <c:v>915.60400000000004</c:v>
                      </c:pt>
                      <c:pt idx="8507" formatCode="General">
                        <c:v>916.60400000000004</c:v>
                      </c:pt>
                      <c:pt idx="8508" formatCode="General">
                        <c:v>917.60400000000004</c:v>
                      </c:pt>
                      <c:pt idx="8509" formatCode="General">
                        <c:v>918.60400000000004</c:v>
                      </c:pt>
                      <c:pt idx="8510" formatCode="General">
                        <c:v>919.60400000000004</c:v>
                      </c:pt>
                      <c:pt idx="8511" formatCode="General">
                        <c:v>920.60400000000004</c:v>
                      </c:pt>
                      <c:pt idx="8512" formatCode="General">
                        <c:v>921.60400000000004</c:v>
                      </c:pt>
                      <c:pt idx="8513" formatCode="General">
                        <c:v>922.60400000000004</c:v>
                      </c:pt>
                      <c:pt idx="8514" formatCode="General">
                        <c:v>923.60400000000004</c:v>
                      </c:pt>
                      <c:pt idx="8515" formatCode="General">
                        <c:v>924.60400000000004</c:v>
                      </c:pt>
                      <c:pt idx="8516" formatCode="General">
                        <c:v>925.60400000000004</c:v>
                      </c:pt>
                      <c:pt idx="8517" formatCode="General">
                        <c:v>926.60400000000004</c:v>
                      </c:pt>
                      <c:pt idx="8518" formatCode="General">
                        <c:v>927.60400000000004</c:v>
                      </c:pt>
                      <c:pt idx="8519" formatCode="General">
                        <c:v>928.60400000000004</c:v>
                      </c:pt>
                      <c:pt idx="8520" formatCode="General">
                        <c:v>929.60400000000004</c:v>
                      </c:pt>
                      <c:pt idx="8521" formatCode="General">
                        <c:v>930.60400000000004</c:v>
                      </c:pt>
                      <c:pt idx="8522" formatCode="General">
                        <c:v>931.60400000000004</c:v>
                      </c:pt>
                      <c:pt idx="8523" formatCode="General">
                        <c:v>932.60400000000004</c:v>
                      </c:pt>
                      <c:pt idx="8524" formatCode="General">
                        <c:v>933.60400000000004</c:v>
                      </c:pt>
                      <c:pt idx="8525" formatCode="General">
                        <c:v>934.60400000000004</c:v>
                      </c:pt>
                      <c:pt idx="8526" formatCode="General">
                        <c:v>935.60400000000004</c:v>
                      </c:pt>
                      <c:pt idx="8527" formatCode="General">
                        <c:v>936.60400000000004</c:v>
                      </c:pt>
                      <c:pt idx="8528" formatCode="General">
                        <c:v>937.60400000000004</c:v>
                      </c:pt>
                      <c:pt idx="8529" formatCode="General">
                        <c:v>938.60400000000004</c:v>
                      </c:pt>
                      <c:pt idx="8530" formatCode="General">
                        <c:v>939.60400000000004</c:v>
                      </c:pt>
                      <c:pt idx="8531" formatCode="General">
                        <c:v>940.60400000000004</c:v>
                      </c:pt>
                      <c:pt idx="8532" formatCode="General">
                        <c:v>941.60400000000004</c:v>
                      </c:pt>
                      <c:pt idx="8533" formatCode="General">
                        <c:v>942.60400000000004</c:v>
                      </c:pt>
                      <c:pt idx="8534" formatCode="General">
                        <c:v>943.60400000000004</c:v>
                      </c:pt>
                      <c:pt idx="8535" formatCode="General">
                        <c:v>944.60400000000004</c:v>
                      </c:pt>
                      <c:pt idx="8536" formatCode="General">
                        <c:v>945.60400000000004</c:v>
                      </c:pt>
                      <c:pt idx="8537" formatCode="General">
                        <c:v>946.60400000000004</c:v>
                      </c:pt>
                      <c:pt idx="8538" formatCode="General">
                        <c:v>947.60400000000004</c:v>
                      </c:pt>
                      <c:pt idx="8539" formatCode="General">
                        <c:v>948.60400000000004</c:v>
                      </c:pt>
                      <c:pt idx="8540" formatCode="General">
                        <c:v>949.60400000000004</c:v>
                      </c:pt>
                      <c:pt idx="8541" formatCode="General">
                        <c:v>950.60400000000004</c:v>
                      </c:pt>
                      <c:pt idx="8542" formatCode="General">
                        <c:v>951.60400000000004</c:v>
                      </c:pt>
                      <c:pt idx="8543" formatCode="General">
                        <c:v>952.60400000000004</c:v>
                      </c:pt>
                      <c:pt idx="8544" formatCode="General">
                        <c:v>953.60400000000004</c:v>
                      </c:pt>
                      <c:pt idx="8545" formatCode="General">
                        <c:v>954.60400000000004</c:v>
                      </c:pt>
                      <c:pt idx="8546" formatCode="General">
                        <c:v>955.60400000000004</c:v>
                      </c:pt>
                      <c:pt idx="8547" formatCode="General">
                        <c:v>956.60400000000004</c:v>
                      </c:pt>
                      <c:pt idx="8548" formatCode="General">
                        <c:v>957.60400000000004</c:v>
                      </c:pt>
                      <c:pt idx="8549" formatCode="General">
                        <c:v>958.60400000000004</c:v>
                      </c:pt>
                      <c:pt idx="8550" formatCode="General">
                        <c:v>959.60400000000004</c:v>
                      </c:pt>
                      <c:pt idx="8551" formatCode="General">
                        <c:v>960.60400000000004</c:v>
                      </c:pt>
                      <c:pt idx="8552" formatCode="General">
                        <c:v>961.60400000000004</c:v>
                      </c:pt>
                      <c:pt idx="8553" formatCode="General">
                        <c:v>962.60400000000004</c:v>
                      </c:pt>
                      <c:pt idx="8554" formatCode="General">
                        <c:v>963.60400000000004</c:v>
                      </c:pt>
                      <c:pt idx="8555" formatCode="General">
                        <c:v>964.60400000000004</c:v>
                      </c:pt>
                      <c:pt idx="8556" formatCode="General">
                        <c:v>965.60400000000004</c:v>
                      </c:pt>
                      <c:pt idx="8557" formatCode="General">
                        <c:v>966.60400000000004</c:v>
                      </c:pt>
                      <c:pt idx="8558" formatCode="General">
                        <c:v>967.60400000000004</c:v>
                      </c:pt>
                      <c:pt idx="8559" formatCode="General">
                        <c:v>968.60400000000004</c:v>
                      </c:pt>
                      <c:pt idx="8560" formatCode="General">
                        <c:v>969.60400000000004</c:v>
                      </c:pt>
                      <c:pt idx="8561" formatCode="General">
                        <c:v>970.60400000000004</c:v>
                      </c:pt>
                      <c:pt idx="8562" formatCode="General">
                        <c:v>971.60400000000004</c:v>
                      </c:pt>
                      <c:pt idx="8563" formatCode="General">
                        <c:v>972.60400000000004</c:v>
                      </c:pt>
                      <c:pt idx="8564" formatCode="General">
                        <c:v>973.60400000000004</c:v>
                      </c:pt>
                      <c:pt idx="8565" formatCode="General">
                        <c:v>974.60400000000004</c:v>
                      </c:pt>
                      <c:pt idx="8566" formatCode="General">
                        <c:v>975.60400000000004</c:v>
                      </c:pt>
                      <c:pt idx="8567" formatCode="General">
                        <c:v>976.60400000000004</c:v>
                      </c:pt>
                      <c:pt idx="8568" formatCode="General">
                        <c:v>977.60400000000004</c:v>
                      </c:pt>
                      <c:pt idx="8569" formatCode="General">
                        <c:v>978.60400000000004</c:v>
                      </c:pt>
                      <c:pt idx="8570" formatCode="General">
                        <c:v>979.60400000000004</c:v>
                      </c:pt>
                      <c:pt idx="8571" formatCode="General">
                        <c:v>980.60400000000004</c:v>
                      </c:pt>
                      <c:pt idx="8572" formatCode="General">
                        <c:v>981.60400000000004</c:v>
                      </c:pt>
                      <c:pt idx="8573" formatCode="General">
                        <c:v>982.60400000000004</c:v>
                      </c:pt>
                      <c:pt idx="8574" formatCode="General">
                        <c:v>983.60400000000004</c:v>
                      </c:pt>
                      <c:pt idx="8575" formatCode="General">
                        <c:v>984.60400000000004</c:v>
                      </c:pt>
                      <c:pt idx="8576" formatCode="General">
                        <c:v>985.60400000000004</c:v>
                      </c:pt>
                      <c:pt idx="8577" formatCode="General">
                        <c:v>986.60400000000004</c:v>
                      </c:pt>
                      <c:pt idx="8578" formatCode="General">
                        <c:v>987.60400000000004</c:v>
                      </c:pt>
                      <c:pt idx="8579" formatCode="General">
                        <c:v>988.60400000000004</c:v>
                      </c:pt>
                      <c:pt idx="8580" formatCode="General">
                        <c:v>989.60400000000004</c:v>
                      </c:pt>
                      <c:pt idx="8581" formatCode="General">
                        <c:v>990.60400000000004</c:v>
                      </c:pt>
                      <c:pt idx="8582" formatCode="General">
                        <c:v>991.60400000000004</c:v>
                      </c:pt>
                      <c:pt idx="8583" formatCode="General">
                        <c:v>992.60400000000004</c:v>
                      </c:pt>
                      <c:pt idx="8584" formatCode="General">
                        <c:v>993.60400000000004</c:v>
                      </c:pt>
                      <c:pt idx="8585" formatCode="General">
                        <c:v>994.60400000000004</c:v>
                      </c:pt>
                      <c:pt idx="8586" formatCode="General">
                        <c:v>995.60400000000004</c:v>
                      </c:pt>
                      <c:pt idx="8587" formatCode="General">
                        <c:v>996.60400000000004</c:v>
                      </c:pt>
                      <c:pt idx="8588" formatCode="General">
                        <c:v>997.60400000000004</c:v>
                      </c:pt>
                      <c:pt idx="8589" formatCode="General">
                        <c:v>998.60400000000004</c:v>
                      </c:pt>
                      <c:pt idx="8590" formatCode="General">
                        <c:v>999.60400000000004</c:v>
                      </c:pt>
                      <c:pt idx="8591">
                        <c:v>1000.6</c:v>
                      </c:pt>
                      <c:pt idx="8592">
                        <c:v>1001.6</c:v>
                      </c:pt>
                      <c:pt idx="8593">
                        <c:v>1002.6</c:v>
                      </c:pt>
                      <c:pt idx="8594">
                        <c:v>1003.6</c:v>
                      </c:pt>
                      <c:pt idx="8595">
                        <c:v>1004.6</c:v>
                      </c:pt>
                      <c:pt idx="8596">
                        <c:v>1005.6</c:v>
                      </c:pt>
                      <c:pt idx="8597">
                        <c:v>1006.6</c:v>
                      </c:pt>
                      <c:pt idx="8598">
                        <c:v>1007.6</c:v>
                      </c:pt>
                      <c:pt idx="8599">
                        <c:v>1008.6</c:v>
                      </c:pt>
                    </c:numCache>
                  </c:numRef>
                </c:xVal>
                <c:yVal>
                  <c:numRef>
                    <c:extLst xmlns:c15="http://schemas.microsoft.com/office/drawing/2012/chart">
                      <c:ext xmlns:c15="http://schemas.microsoft.com/office/drawing/2012/chart" uri="{02D57815-91ED-43cb-92C2-25804820EDAC}">
                        <c15:formulaRef>
                          <c15:sqref>'NT11 (2)'!$J$4:$J$8603</c15:sqref>
                        </c15:formulaRef>
                      </c:ext>
                    </c:extLst>
                    <c:numCache>
                      <c:formatCode>General</c:formatCode>
                      <c:ptCount val="8600"/>
                      <c:pt idx="0">
                        <c:v>300</c:v>
                      </c:pt>
                      <c:pt idx="1">
                        <c:v>300</c:v>
                      </c:pt>
                      <c:pt idx="2">
                        <c:v>300</c:v>
                      </c:pt>
                      <c:pt idx="3">
                        <c:v>300</c:v>
                      </c:pt>
                      <c:pt idx="4">
                        <c:v>300</c:v>
                      </c:pt>
                      <c:pt idx="5">
                        <c:v>300</c:v>
                      </c:pt>
                      <c:pt idx="6">
                        <c:v>300</c:v>
                      </c:pt>
                      <c:pt idx="7">
                        <c:v>300</c:v>
                      </c:pt>
                      <c:pt idx="8">
                        <c:v>300</c:v>
                      </c:pt>
                      <c:pt idx="9">
                        <c:v>300</c:v>
                      </c:pt>
                      <c:pt idx="10">
                        <c:v>300</c:v>
                      </c:pt>
                      <c:pt idx="11">
                        <c:v>300</c:v>
                      </c:pt>
                      <c:pt idx="12">
                        <c:v>300</c:v>
                      </c:pt>
                      <c:pt idx="13">
                        <c:v>300</c:v>
                      </c:pt>
                      <c:pt idx="14">
                        <c:v>300</c:v>
                      </c:pt>
                      <c:pt idx="15">
                        <c:v>300</c:v>
                      </c:pt>
                      <c:pt idx="16">
                        <c:v>300</c:v>
                      </c:pt>
                      <c:pt idx="17">
                        <c:v>300</c:v>
                      </c:pt>
                      <c:pt idx="18">
                        <c:v>300</c:v>
                      </c:pt>
                      <c:pt idx="19">
                        <c:v>300</c:v>
                      </c:pt>
                      <c:pt idx="20">
                        <c:v>300</c:v>
                      </c:pt>
                      <c:pt idx="21">
                        <c:v>300</c:v>
                      </c:pt>
                      <c:pt idx="22">
                        <c:v>300</c:v>
                      </c:pt>
                      <c:pt idx="23">
                        <c:v>300</c:v>
                      </c:pt>
                      <c:pt idx="24">
                        <c:v>300</c:v>
                      </c:pt>
                      <c:pt idx="25">
                        <c:v>300</c:v>
                      </c:pt>
                      <c:pt idx="26">
                        <c:v>300</c:v>
                      </c:pt>
                      <c:pt idx="27">
                        <c:v>300</c:v>
                      </c:pt>
                      <c:pt idx="28">
                        <c:v>300</c:v>
                      </c:pt>
                      <c:pt idx="29">
                        <c:v>300</c:v>
                      </c:pt>
                      <c:pt idx="30">
                        <c:v>300</c:v>
                      </c:pt>
                      <c:pt idx="31">
                        <c:v>300</c:v>
                      </c:pt>
                      <c:pt idx="32">
                        <c:v>300</c:v>
                      </c:pt>
                      <c:pt idx="33">
                        <c:v>300</c:v>
                      </c:pt>
                      <c:pt idx="34">
                        <c:v>300</c:v>
                      </c:pt>
                      <c:pt idx="35">
                        <c:v>300</c:v>
                      </c:pt>
                      <c:pt idx="36">
                        <c:v>300</c:v>
                      </c:pt>
                      <c:pt idx="37">
                        <c:v>300</c:v>
                      </c:pt>
                      <c:pt idx="38">
                        <c:v>300</c:v>
                      </c:pt>
                      <c:pt idx="39">
                        <c:v>300</c:v>
                      </c:pt>
                      <c:pt idx="40">
                        <c:v>300</c:v>
                      </c:pt>
                      <c:pt idx="41">
                        <c:v>300</c:v>
                      </c:pt>
                      <c:pt idx="42">
                        <c:v>300</c:v>
                      </c:pt>
                      <c:pt idx="43">
                        <c:v>300</c:v>
                      </c:pt>
                      <c:pt idx="44">
                        <c:v>300</c:v>
                      </c:pt>
                      <c:pt idx="45">
                        <c:v>300</c:v>
                      </c:pt>
                      <c:pt idx="46">
                        <c:v>300</c:v>
                      </c:pt>
                      <c:pt idx="47">
                        <c:v>300</c:v>
                      </c:pt>
                      <c:pt idx="48">
                        <c:v>300</c:v>
                      </c:pt>
                      <c:pt idx="49">
                        <c:v>300</c:v>
                      </c:pt>
                      <c:pt idx="50">
                        <c:v>300</c:v>
                      </c:pt>
                      <c:pt idx="51">
                        <c:v>300</c:v>
                      </c:pt>
                      <c:pt idx="52">
                        <c:v>300</c:v>
                      </c:pt>
                      <c:pt idx="53">
                        <c:v>300</c:v>
                      </c:pt>
                      <c:pt idx="54">
                        <c:v>300</c:v>
                      </c:pt>
                      <c:pt idx="55">
                        <c:v>300</c:v>
                      </c:pt>
                      <c:pt idx="56">
                        <c:v>300</c:v>
                      </c:pt>
                      <c:pt idx="57">
                        <c:v>300</c:v>
                      </c:pt>
                      <c:pt idx="58">
                        <c:v>300</c:v>
                      </c:pt>
                      <c:pt idx="59">
                        <c:v>300</c:v>
                      </c:pt>
                      <c:pt idx="60">
                        <c:v>300</c:v>
                      </c:pt>
                      <c:pt idx="61">
                        <c:v>300</c:v>
                      </c:pt>
                      <c:pt idx="62">
                        <c:v>300</c:v>
                      </c:pt>
                      <c:pt idx="63">
                        <c:v>300</c:v>
                      </c:pt>
                      <c:pt idx="64">
                        <c:v>300</c:v>
                      </c:pt>
                      <c:pt idx="65">
                        <c:v>300</c:v>
                      </c:pt>
                      <c:pt idx="66">
                        <c:v>300</c:v>
                      </c:pt>
                      <c:pt idx="67">
                        <c:v>300</c:v>
                      </c:pt>
                      <c:pt idx="68">
                        <c:v>300</c:v>
                      </c:pt>
                      <c:pt idx="69">
                        <c:v>300</c:v>
                      </c:pt>
                      <c:pt idx="70">
                        <c:v>300</c:v>
                      </c:pt>
                      <c:pt idx="71">
                        <c:v>300</c:v>
                      </c:pt>
                      <c:pt idx="72">
                        <c:v>300</c:v>
                      </c:pt>
                      <c:pt idx="73">
                        <c:v>300</c:v>
                      </c:pt>
                      <c:pt idx="74">
                        <c:v>300</c:v>
                      </c:pt>
                      <c:pt idx="75">
                        <c:v>300</c:v>
                      </c:pt>
                      <c:pt idx="76">
                        <c:v>300</c:v>
                      </c:pt>
                      <c:pt idx="77">
                        <c:v>300</c:v>
                      </c:pt>
                      <c:pt idx="78">
                        <c:v>300</c:v>
                      </c:pt>
                      <c:pt idx="79">
                        <c:v>300</c:v>
                      </c:pt>
                      <c:pt idx="80">
                        <c:v>300</c:v>
                      </c:pt>
                      <c:pt idx="81">
                        <c:v>300</c:v>
                      </c:pt>
                      <c:pt idx="82">
                        <c:v>300</c:v>
                      </c:pt>
                      <c:pt idx="83">
                        <c:v>300</c:v>
                      </c:pt>
                      <c:pt idx="84">
                        <c:v>300</c:v>
                      </c:pt>
                      <c:pt idx="85">
                        <c:v>300</c:v>
                      </c:pt>
                      <c:pt idx="86">
                        <c:v>300</c:v>
                      </c:pt>
                      <c:pt idx="87">
                        <c:v>300</c:v>
                      </c:pt>
                      <c:pt idx="88">
                        <c:v>300</c:v>
                      </c:pt>
                      <c:pt idx="89">
                        <c:v>300</c:v>
                      </c:pt>
                      <c:pt idx="90">
                        <c:v>300</c:v>
                      </c:pt>
                      <c:pt idx="91">
                        <c:v>300</c:v>
                      </c:pt>
                      <c:pt idx="92">
                        <c:v>300</c:v>
                      </c:pt>
                      <c:pt idx="93">
                        <c:v>300</c:v>
                      </c:pt>
                      <c:pt idx="94">
                        <c:v>300</c:v>
                      </c:pt>
                      <c:pt idx="95">
                        <c:v>300</c:v>
                      </c:pt>
                      <c:pt idx="96">
                        <c:v>300</c:v>
                      </c:pt>
                      <c:pt idx="97">
                        <c:v>300</c:v>
                      </c:pt>
                      <c:pt idx="98">
                        <c:v>300</c:v>
                      </c:pt>
                      <c:pt idx="99">
                        <c:v>300</c:v>
                      </c:pt>
                      <c:pt idx="100">
                        <c:v>300</c:v>
                      </c:pt>
                      <c:pt idx="101">
                        <c:v>300</c:v>
                      </c:pt>
                      <c:pt idx="102">
                        <c:v>300</c:v>
                      </c:pt>
                      <c:pt idx="103">
                        <c:v>300</c:v>
                      </c:pt>
                      <c:pt idx="104">
                        <c:v>300</c:v>
                      </c:pt>
                      <c:pt idx="105">
                        <c:v>300</c:v>
                      </c:pt>
                      <c:pt idx="106">
                        <c:v>300</c:v>
                      </c:pt>
                      <c:pt idx="107">
                        <c:v>300</c:v>
                      </c:pt>
                      <c:pt idx="108">
                        <c:v>300</c:v>
                      </c:pt>
                      <c:pt idx="109">
                        <c:v>300</c:v>
                      </c:pt>
                      <c:pt idx="110">
                        <c:v>300</c:v>
                      </c:pt>
                      <c:pt idx="111">
                        <c:v>300</c:v>
                      </c:pt>
                      <c:pt idx="112">
                        <c:v>300</c:v>
                      </c:pt>
                      <c:pt idx="113">
                        <c:v>300</c:v>
                      </c:pt>
                      <c:pt idx="114">
                        <c:v>300</c:v>
                      </c:pt>
                      <c:pt idx="115">
                        <c:v>300</c:v>
                      </c:pt>
                      <c:pt idx="116">
                        <c:v>300</c:v>
                      </c:pt>
                      <c:pt idx="117">
                        <c:v>300</c:v>
                      </c:pt>
                      <c:pt idx="118">
                        <c:v>300</c:v>
                      </c:pt>
                      <c:pt idx="119">
                        <c:v>300</c:v>
                      </c:pt>
                      <c:pt idx="120">
                        <c:v>300</c:v>
                      </c:pt>
                      <c:pt idx="121">
                        <c:v>300</c:v>
                      </c:pt>
                      <c:pt idx="122">
                        <c:v>300</c:v>
                      </c:pt>
                      <c:pt idx="123">
                        <c:v>300</c:v>
                      </c:pt>
                      <c:pt idx="124">
                        <c:v>300</c:v>
                      </c:pt>
                      <c:pt idx="125">
                        <c:v>300</c:v>
                      </c:pt>
                      <c:pt idx="126">
                        <c:v>300</c:v>
                      </c:pt>
                      <c:pt idx="127">
                        <c:v>300</c:v>
                      </c:pt>
                      <c:pt idx="128">
                        <c:v>300</c:v>
                      </c:pt>
                      <c:pt idx="129">
                        <c:v>300</c:v>
                      </c:pt>
                      <c:pt idx="130">
                        <c:v>300</c:v>
                      </c:pt>
                      <c:pt idx="131">
                        <c:v>300</c:v>
                      </c:pt>
                      <c:pt idx="132">
                        <c:v>300</c:v>
                      </c:pt>
                      <c:pt idx="133">
                        <c:v>300</c:v>
                      </c:pt>
                      <c:pt idx="134">
                        <c:v>300</c:v>
                      </c:pt>
                      <c:pt idx="135">
                        <c:v>300</c:v>
                      </c:pt>
                      <c:pt idx="136">
                        <c:v>300</c:v>
                      </c:pt>
                      <c:pt idx="137">
                        <c:v>300</c:v>
                      </c:pt>
                      <c:pt idx="138">
                        <c:v>300</c:v>
                      </c:pt>
                      <c:pt idx="139">
                        <c:v>300</c:v>
                      </c:pt>
                      <c:pt idx="140">
                        <c:v>300</c:v>
                      </c:pt>
                      <c:pt idx="141">
                        <c:v>300</c:v>
                      </c:pt>
                      <c:pt idx="142">
                        <c:v>300</c:v>
                      </c:pt>
                      <c:pt idx="143">
                        <c:v>300</c:v>
                      </c:pt>
                      <c:pt idx="144">
                        <c:v>300</c:v>
                      </c:pt>
                      <c:pt idx="145">
                        <c:v>300</c:v>
                      </c:pt>
                      <c:pt idx="146">
                        <c:v>300</c:v>
                      </c:pt>
                      <c:pt idx="147">
                        <c:v>300</c:v>
                      </c:pt>
                      <c:pt idx="148">
                        <c:v>300</c:v>
                      </c:pt>
                      <c:pt idx="149">
                        <c:v>300</c:v>
                      </c:pt>
                      <c:pt idx="150">
                        <c:v>300</c:v>
                      </c:pt>
                      <c:pt idx="151">
                        <c:v>300</c:v>
                      </c:pt>
                      <c:pt idx="152">
                        <c:v>300</c:v>
                      </c:pt>
                      <c:pt idx="153">
                        <c:v>300</c:v>
                      </c:pt>
                      <c:pt idx="154">
                        <c:v>300</c:v>
                      </c:pt>
                      <c:pt idx="155">
                        <c:v>300</c:v>
                      </c:pt>
                      <c:pt idx="156">
                        <c:v>300</c:v>
                      </c:pt>
                      <c:pt idx="157">
                        <c:v>300</c:v>
                      </c:pt>
                      <c:pt idx="158">
                        <c:v>300</c:v>
                      </c:pt>
                      <c:pt idx="159">
                        <c:v>300</c:v>
                      </c:pt>
                      <c:pt idx="160">
                        <c:v>300</c:v>
                      </c:pt>
                      <c:pt idx="161">
                        <c:v>300</c:v>
                      </c:pt>
                      <c:pt idx="162">
                        <c:v>300</c:v>
                      </c:pt>
                      <c:pt idx="163">
                        <c:v>300</c:v>
                      </c:pt>
                      <c:pt idx="164">
                        <c:v>300</c:v>
                      </c:pt>
                      <c:pt idx="165">
                        <c:v>300</c:v>
                      </c:pt>
                      <c:pt idx="166">
                        <c:v>300</c:v>
                      </c:pt>
                      <c:pt idx="167">
                        <c:v>300</c:v>
                      </c:pt>
                      <c:pt idx="168">
                        <c:v>300</c:v>
                      </c:pt>
                      <c:pt idx="169">
                        <c:v>300</c:v>
                      </c:pt>
                      <c:pt idx="170">
                        <c:v>300</c:v>
                      </c:pt>
                      <c:pt idx="171">
                        <c:v>300</c:v>
                      </c:pt>
                      <c:pt idx="172">
                        <c:v>300</c:v>
                      </c:pt>
                      <c:pt idx="173">
                        <c:v>300</c:v>
                      </c:pt>
                      <c:pt idx="174">
                        <c:v>300</c:v>
                      </c:pt>
                      <c:pt idx="175">
                        <c:v>300</c:v>
                      </c:pt>
                      <c:pt idx="176">
                        <c:v>300</c:v>
                      </c:pt>
                      <c:pt idx="177">
                        <c:v>300</c:v>
                      </c:pt>
                      <c:pt idx="178">
                        <c:v>300</c:v>
                      </c:pt>
                      <c:pt idx="179">
                        <c:v>300</c:v>
                      </c:pt>
                      <c:pt idx="180">
                        <c:v>300</c:v>
                      </c:pt>
                      <c:pt idx="181">
                        <c:v>300</c:v>
                      </c:pt>
                      <c:pt idx="182">
                        <c:v>300</c:v>
                      </c:pt>
                      <c:pt idx="183">
                        <c:v>300</c:v>
                      </c:pt>
                      <c:pt idx="184">
                        <c:v>300</c:v>
                      </c:pt>
                      <c:pt idx="185">
                        <c:v>300</c:v>
                      </c:pt>
                      <c:pt idx="186">
                        <c:v>300</c:v>
                      </c:pt>
                      <c:pt idx="187">
                        <c:v>300</c:v>
                      </c:pt>
                      <c:pt idx="188">
                        <c:v>300</c:v>
                      </c:pt>
                      <c:pt idx="189">
                        <c:v>300</c:v>
                      </c:pt>
                      <c:pt idx="190">
                        <c:v>300</c:v>
                      </c:pt>
                      <c:pt idx="191">
                        <c:v>300</c:v>
                      </c:pt>
                      <c:pt idx="192">
                        <c:v>300</c:v>
                      </c:pt>
                      <c:pt idx="193">
                        <c:v>300</c:v>
                      </c:pt>
                      <c:pt idx="194">
                        <c:v>300</c:v>
                      </c:pt>
                      <c:pt idx="195">
                        <c:v>300</c:v>
                      </c:pt>
                      <c:pt idx="196">
                        <c:v>300</c:v>
                      </c:pt>
                      <c:pt idx="197">
                        <c:v>300</c:v>
                      </c:pt>
                      <c:pt idx="198">
                        <c:v>300</c:v>
                      </c:pt>
                      <c:pt idx="199">
                        <c:v>300</c:v>
                      </c:pt>
                      <c:pt idx="200">
                        <c:v>300</c:v>
                      </c:pt>
                      <c:pt idx="201">
                        <c:v>300</c:v>
                      </c:pt>
                      <c:pt idx="202">
                        <c:v>300</c:v>
                      </c:pt>
                      <c:pt idx="203">
                        <c:v>300</c:v>
                      </c:pt>
                      <c:pt idx="204">
                        <c:v>300</c:v>
                      </c:pt>
                      <c:pt idx="205">
                        <c:v>300</c:v>
                      </c:pt>
                      <c:pt idx="206">
                        <c:v>300</c:v>
                      </c:pt>
                      <c:pt idx="207">
                        <c:v>300</c:v>
                      </c:pt>
                      <c:pt idx="208">
                        <c:v>300</c:v>
                      </c:pt>
                      <c:pt idx="209">
                        <c:v>300</c:v>
                      </c:pt>
                      <c:pt idx="210">
                        <c:v>300</c:v>
                      </c:pt>
                      <c:pt idx="211">
                        <c:v>300</c:v>
                      </c:pt>
                      <c:pt idx="212">
                        <c:v>300</c:v>
                      </c:pt>
                      <c:pt idx="213">
                        <c:v>300</c:v>
                      </c:pt>
                      <c:pt idx="214">
                        <c:v>300</c:v>
                      </c:pt>
                      <c:pt idx="215">
                        <c:v>300</c:v>
                      </c:pt>
                      <c:pt idx="216">
                        <c:v>300</c:v>
                      </c:pt>
                      <c:pt idx="217">
                        <c:v>300</c:v>
                      </c:pt>
                      <c:pt idx="218">
                        <c:v>300</c:v>
                      </c:pt>
                      <c:pt idx="219">
                        <c:v>300</c:v>
                      </c:pt>
                      <c:pt idx="220">
                        <c:v>300</c:v>
                      </c:pt>
                      <c:pt idx="221">
                        <c:v>300</c:v>
                      </c:pt>
                      <c:pt idx="222">
                        <c:v>300</c:v>
                      </c:pt>
                      <c:pt idx="223">
                        <c:v>300</c:v>
                      </c:pt>
                      <c:pt idx="224">
                        <c:v>300</c:v>
                      </c:pt>
                      <c:pt idx="225">
                        <c:v>300</c:v>
                      </c:pt>
                      <c:pt idx="226">
                        <c:v>300</c:v>
                      </c:pt>
                      <c:pt idx="227">
                        <c:v>300</c:v>
                      </c:pt>
                      <c:pt idx="228">
                        <c:v>300</c:v>
                      </c:pt>
                      <c:pt idx="229">
                        <c:v>300</c:v>
                      </c:pt>
                      <c:pt idx="230">
                        <c:v>300</c:v>
                      </c:pt>
                      <c:pt idx="231">
                        <c:v>300</c:v>
                      </c:pt>
                      <c:pt idx="232">
                        <c:v>300</c:v>
                      </c:pt>
                      <c:pt idx="233">
                        <c:v>300</c:v>
                      </c:pt>
                      <c:pt idx="234">
                        <c:v>300</c:v>
                      </c:pt>
                      <c:pt idx="235">
                        <c:v>300</c:v>
                      </c:pt>
                      <c:pt idx="236">
                        <c:v>300</c:v>
                      </c:pt>
                      <c:pt idx="237">
                        <c:v>300</c:v>
                      </c:pt>
                      <c:pt idx="238">
                        <c:v>300</c:v>
                      </c:pt>
                      <c:pt idx="239">
                        <c:v>300</c:v>
                      </c:pt>
                      <c:pt idx="240">
                        <c:v>300</c:v>
                      </c:pt>
                      <c:pt idx="241">
                        <c:v>300</c:v>
                      </c:pt>
                      <c:pt idx="242">
                        <c:v>300</c:v>
                      </c:pt>
                      <c:pt idx="243">
                        <c:v>300</c:v>
                      </c:pt>
                      <c:pt idx="244">
                        <c:v>300</c:v>
                      </c:pt>
                      <c:pt idx="245">
                        <c:v>300</c:v>
                      </c:pt>
                      <c:pt idx="246">
                        <c:v>300</c:v>
                      </c:pt>
                      <c:pt idx="247">
                        <c:v>300</c:v>
                      </c:pt>
                      <c:pt idx="248">
                        <c:v>300</c:v>
                      </c:pt>
                      <c:pt idx="249">
                        <c:v>300</c:v>
                      </c:pt>
                      <c:pt idx="250">
                        <c:v>300</c:v>
                      </c:pt>
                      <c:pt idx="251">
                        <c:v>300</c:v>
                      </c:pt>
                      <c:pt idx="252">
                        <c:v>300</c:v>
                      </c:pt>
                      <c:pt idx="253">
                        <c:v>300</c:v>
                      </c:pt>
                      <c:pt idx="254">
                        <c:v>300</c:v>
                      </c:pt>
                      <c:pt idx="255">
                        <c:v>300</c:v>
                      </c:pt>
                      <c:pt idx="256">
                        <c:v>300</c:v>
                      </c:pt>
                      <c:pt idx="257">
                        <c:v>300</c:v>
                      </c:pt>
                      <c:pt idx="258">
                        <c:v>300</c:v>
                      </c:pt>
                      <c:pt idx="259">
                        <c:v>300</c:v>
                      </c:pt>
                      <c:pt idx="260">
                        <c:v>300</c:v>
                      </c:pt>
                      <c:pt idx="261">
                        <c:v>300</c:v>
                      </c:pt>
                      <c:pt idx="262">
                        <c:v>300</c:v>
                      </c:pt>
                      <c:pt idx="263">
                        <c:v>300</c:v>
                      </c:pt>
                      <c:pt idx="264">
                        <c:v>300</c:v>
                      </c:pt>
                      <c:pt idx="265">
                        <c:v>300</c:v>
                      </c:pt>
                      <c:pt idx="266">
                        <c:v>300</c:v>
                      </c:pt>
                      <c:pt idx="267">
                        <c:v>300</c:v>
                      </c:pt>
                      <c:pt idx="268">
                        <c:v>300</c:v>
                      </c:pt>
                      <c:pt idx="269">
                        <c:v>300</c:v>
                      </c:pt>
                      <c:pt idx="270">
                        <c:v>300</c:v>
                      </c:pt>
                      <c:pt idx="271">
                        <c:v>300</c:v>
                      </c:pt>
                      <c:pt idx="272">
                        <c:v>300</c:v>
                      </c:pt>
                      <c:pt idx="273">
                        <c:v>300</c:v>
                      </c:pt>
                      <c:pt idx="274">
                        <c:v>300</c:v>
                      </c:pt>
                      <c:pt idx="275">
                        <c:v>300</c:v>
                      </c:pt>
                      <c:pt idx="276">
                        <c:v>300</c:v>
                      </c:pt>
                      <c:pt idx="277">
                        <c:v>300</c:v>
                      </c:pt>
                      <c:pt idx="278">
                        <c:v>300</c:v>
                      </c:pt>
                      <c:pt idx="279">
                        <c:v>300</c:v>
                      </c:pt>
                      <c:pt idx="280">
                        <c:v>300</c:v>
                      </c:pt>
                      <c:pt idx="281">
                        <c:v>300</c:v>
                      </c:pt>
                      <c:pt idx="282">
                        <c:v>300</c:v>
                      </c:pt>
                      <c:pt idx="283">
                        <c:v>300</c:v>
                      </c:pt>
                      <c:pt idx="284">
                        <c:v>300</c:v>
                      </c:pt>
                      <c:pt idx="285">
                        <c:v>300</c:v>
                      </c:pt>
                      <c:pt idx="286">
                        <c:v>300</c:v>
                      </c:pt>
                      <c:pt idx="287">
                        <c:v>300</c:v>
                      </c:pt>
                      <c:pt idx="288">
                        <c:v>300</c:v>
                      </c:pt>
                      <c:pt idx="289">
                        <c:v>300</c:v>
                      </c:pt>
                      <c:pt idx="290">
                        <c:v>300</c:v>
                      </c:pt>
                      <c:pt idx="291">
                        <c:v>300</c:v>
                      </c:pt>
                      <c:pt idx="292">
                        <c:v>300</c:v>
                      </c:pt>
                      <c:pt idx="293">
                        <c:v>300</c:v>
                      </c:pt>
                      <c:pt idx="294">
                        <c:v>300</c:v>
                      </c:pt>
                      <c:pt idx="295">
                        <c:v>300</c:v>
                      </c:pt>
                      <c:pt idx="296">
                        <c:v>300</c:v>
                      </c:pt>
                      <c:pt idx="297">
                        <c:v>300</c:v>
                      </c:pt>
                      <c:pt idx="298">
                        <c:v>300</c:v>
                      </c:pt>
                      <c:pt idx="299">
                        <c:v>300</c:v>
                      </c:pt>
                      <c:pt idx="300">
                        <c:v>300</c:v>
                      </c:pt>
                      <c:pt idx="301">
                        <c:v>300</c:v>
                      </c:pt>
                      <c:pt idx="302">
                        <c:v>300</c:v>
                      </c:pt>
                      <c:pt idx="303">
                        <c:v>300</c:v>
                      </c:pt>
                      <c:pt idx="304">
                        <c:v>300</c:v>
                      </c:pt>
                      <c:pt idx="305">
                        <c:v>300</c:v>
                      </c:pt>
                      <c:pt idx="306">
                        <c:v>300</c:v>
                      </c:pt>
                      <c:pt idx="307">
                        <c:v>300</c:v>
                      </c:pt>
                      <c:pt idx="308">
                        <c:v>300</c:v>
                      </c:pt>
                      <c:pt idx="309">
                        <c:v>300</c:v>
                      </c:pt>
                      <c:pt idx="310">
                        <c:v>300</c:v>
                      </c:pt>
                      <c:pt idx="311">
                        <c:v>300</c:v>
                      </c:pt>
                      <c:pt idx="312">
                        <c:v>300</c:v>
                      </c:pt>
                      <c:pt idx="313">
                        <c:v>300</c:v>
                      </c:pt>
                      <c:pt idx="314">
                        <c:v>300</c:v>
                      </c:pt>
                      <c:pt idx="315">
                        <c:v>300</c:v>
                      </c:pt>
                      <c:pt idx="316">
                        <c:v>300</c:v>
                      </c:pt>
                      <c:pt idx="317">
                        <c:v>300</c:v>
                      </c:pt>
                      <c:pt idx="318">
                        <c:v>300</c:v>
                      </c:pt>
                      <c:pt idx="319">
                        <c:v>300</c:v>
                      </c:pt>
                      <c:pt idx="320">
                        <c:v>300</c:v>
                      </c:pt>
                      <c:pt idx="321">
                        <c:v>300</c:v>
                      </c:pt>
                      <c:pt idx="322">
                        <c:v>300</c:v>
                      </c:pt>
                      <c:pt idx="323">
                        <c:v>300</c:v>
                      </c:pt>
                      <c:pt idx="324">
                        <c:v>300</c:v>
                      </c:pt>
                      <c:pt idx="325">
                        <c:v>300</c:v>
                      </c:pt>
                      <c:pt idx="326">
                        <c:v>300</c:v>
                      </c:pt>
                      <c:pt idx="327">
                        <c:v>300</c:v>
                      </c:pt>
                      <c:pt idx="328">
                        <c:v>300</c:v>
                      </c:pt>
                      <c:pt idx="329">
                        <c:v>300</c:v>
                      </c:pt>
                      <c:pt idx="330">
                        <c:v>300</c:v>
                      </c:pt>
                      <c:pt idx="331">
                        <c:v>300</c:v>
                      </c:pt>
                      <c:pt idx="332">
                        <c:v>300</c:v>
                      </c:pt>
                      <c:pt idx="333">
                        <c:v>300</c:v>
                      </c:pt>
                      <c:pt idx="334">
                        <c:v>300</c:v>
                      </c:pt>
                      <c:pt idx="335">
                        <c:v>300</c:v>
                      </c:pt>
                      <c:pt idx="336">
                        <c:v>300</c:v>
                      </c:pt>
                      <c:pt idx="337">
                        <c:v>300</c:v>
                      </c:pt>
                      <c:pt idx="338">
                        <c:v>300</c:v>
                      </c:pt>
                      <c:pt idx="339">
                        <c:v>300</c:v>
                      </c:pt>
                      <c:pt idx="340">
                        <c:v>300</c:v>
                      </c:pt>
                      <c:pt idx="341">
                        <c:v>300</c:v>
                      </c:pt>
                      <c:pt idx="342">
                        <c:v>300</c:v>
                      </c:pt>
                      <c:pt idx="343">
                        <c:v>300</c:v>
                      </c:pt>
                      <c:pt idx="344">
                        <c:v>300</c:v>
                      </c:pt>
                      <c:pt idx="345">
                        <c:v>300</c:v>
                      </c:pt>
                      <c:pt idx="346">
                        <c:v>300</c:v>
                      </c:pt>
                      <c:pt idx="347">
                        <c:v>300</c:v>
                      </c:pt>
                      <c:pt idx="348">
                        <c:v>300</c:v>
                      </c:pt>
                      <c:pt idx="349">
                        <c:v>300</c:v>
                      </c:pt>
                      <c:pt idx="350">
                        <c:v>300</c:v>
                      </c:pt>
                      <c:pt idx="351">
                        <c:v>300</c:v>
                      </c:pt>
                      <c:pt idx="352">
                        <c:v>300</c:v>
                      </c:pt>
                      <c:pt idx="353">
                        <c:v>300</c:v>
                      </c:pt>
                      <c:pt idx="354">
                        <c:v>300</c:v>
                      </c:pt>
                      <c:pt idx="355">
                        <c:v>300</c:v>
                      </c:pt>
                      <c:pt idx="356">
                        <c:v>300</c:v>
                      </c:pt>
                      <c:pt idx="357">
                        <c:v>300</c:v>
                      </c:pt>
                      <c:pt idx="358">
                        <c:v>300</c:v>
                      </c:pt>
                      <c:pt idx="359">
                        <c:v>300</c:v>
                      </c:pt>
                      <c:pt idx="360">
                        <c:v>300</c:v>
                      </c:pt>
                      <c:pt idx="361">
                        <c:v>300</c:v>
                      </c:pt>
                      <c:pt idx="362">
                        <c:v>300</c:v>
                      </c:pt>
                      <c:pt idx="363">
                        <c:v>300</c:v>
                      </c:pt>
                      <c:pt idx="364">
                        <c:v>300</c:v>
                      </c:pt>
                      <c:pt idx="365">
                        <c:v>300</c:v>
                      </c:pt>
                      <c:pt idx="366">
                        <c:v>300</c:v>
                      </c:pt>
                      <c:pt idx="367">
                        <c:v>300</c:v>
                      </c:pt>
                      <c:pt idx="368">
                        <c:v>300</c:v>
                      </c:pt>
                      <c:pt idx="369">
                        <c:v>300</c:v>
                      </c:pt>
                      <c:pt idx="370">
                        <c:v>300</c:v>
                      </c:pt>
                      <c:pt idx="371">
                        <c:v>300</c:v>
                      </c:pt>
                      <c:pt idx="372">
                        <c:v>300</c:v>
                      </c:pt>
                      <c:pt idx="373">
                        <c:v>300</c:v>
                      </c:pt>
                      <c:pt idx="374">
                        <c:v>300</c:v>
                      </c:pt>
                      <c:pt idx="375">
                        <c:v>300</c:v>
                      </c:pt>
                      <c:pt idx="376">
                        <c:v>300</c:v>
                      </c:pt>
                      <c:pt idx="377">
                        <c:v>300</c:v>
                      </c:pt>
                      <c:pt idx="378">
                        <c:v>300</c:v>
                      </c:pt>
                      <c:pt idx="379">
                        <c:v>300</c:v>
                      </c:pt>
                      <c:pt idx="380">
                        <c:v>300</c:v>
                      </c:pt>
                      <c:pt idx="381">
                        <c:v>300</c:v>
                      </c:pt>
                      <c:pt idx="382">
                        <c:v>300</c:v>
                      </c:pt>
                      <c:pt idx="383">
                        <c:v>300</c:v>
                      </c:pt>
                      <c:pt idx="384">
                        <c:v>300</c:v>
                      </c:pt>
                      <c:pt idx="385">
                        <c:v>300</c:v>
                      </c:pt>
                      <c:pt idx="386">
                        <c:v>300</c:v>
                      </c:pt>
                      <c:pt idx="387">
                        <c:v>300</c:v>
                      </c:pt>
                      <c:pt idx="388">
                        <c:v>300</c:v>
                      </c:pt>
                      <c:pt idx="389">
                        <c:v>300</c:v>
                      </c:pt>
                      <c:pt idx="390">
                        <c:v>300</c:v>
                      </c:pt>
                      <c:pt idx="391">
                        <c:v>300</c:v>
                      </c:pt>
                      <c:pt idx="392">
                        <c:v>300</c:v>
                      </c:pt>
                      <c:pt idx="393">
                        <c:v>300</c:v>
                      </c:pt>
                      <c:pt idx="394">
                        <c:v>300</c:v>
                      </c:pt>
                      <c:pt idx="395">
                        <c:v>300</c:v>
                      </c:pt>
                      <c:pt idx="396">
                        <c:v>300</c:v>
                      </c:pt>
                      <c:pt idx="397">
                        <c:v>300</c:v>
                      </c:pt>
                      <c:pt idx="398">
                        <c:v>300</c:v>
                      </c:pt>
                      <c:pt idx="399">
                        <c:v>300</c:v>
                      </c:pt>
                      <c:pt idx="400">
                        <c:v>300</c:v>
                      </c:pt>
                      <c:pt idx="401">
                        <c:v>300</c:v>
                      </c:pt>
                      <c:pt idx="402">
                        <c:v>300</c:v>
                      </c:pt>
                      <c:pt idx="403">
                        <c:v>300</c:v>
                      </c:pt>
                      <c:pt idx="404">
                        <c:v>300</c:v>
                      </c:pt>
                      <c:pt idx="405">
                        <c:v>300</c:v>
                      </c:pt>
                      <c:pt idx="406">
                        <c:v>300</c:v>
                      </c:pt>
                      <c:pt idx="407">
                        <c:v>300</c:v>
                      </c:pt>
                      <c:pt idx="408">
                        <c:v>300</c:v>
                      </c:pt>
                      <c:pt idx="409">
                        <c:v>300</c:v>
                      </c:pt>
                      <c:pt idx="410">
                        <c:v>300</c:v>
                      </c:pt>
                      <c:pt idx="411">
                        <c:v>300</c:v>
                      </c:pt>
                      <c:pt idx="412">
                        <c:v>300</c:v>
                      </c:pt>
                      <c:pt idx="413">
                        <c:v>300</c:v>
                      </c:pt>
                      <c:pt idx="414">
                        <c:v>300</c:v>
                      </c:pt>
                      <c:pt idx="415">
                        <c:v>300</c:v>
                      </c:pt>
                      <c:pt idx="416">
                        <c:v>300</c:v>
                      </c:pt>
                      <c:pt idx="417">
                        <c:v>300</c:v>
                      </c:pt>
                      <c:pt idx="418">
                        <c:v>300</c:v>
                      </c:pt>
                      <c:pt idx="419">
                        <c:v>300</c:v>
                      </c:pt>
                      <c:pt idx="420">
                        <c:v>300</c:v>
                      </c:pt>
                      <c:pt idx="421">
                        <c:v>300</c:v>
                      </c:pt>
                      <c:pt idx="422">
                        <c:v>300</c:v>
                      </c:pt>
                      <c:pt idx="423">
                        <c:v>300</c:v>
                      </c:pt>
                      <c:pt idx="424">
                        <c:v>300</c:v>
                      </c:pt>
                      <c:pt idx="425">
                        <c:v>300</c:v>
                      </c:pt>
                      <c:pt idx="426">
                        <c:v>300</c:v>
                      </c:pt>
                      <c:pt idx="427">
                        <c:v>300</c:v>
                      </c:pt>
                      <c:pt idx="428">
                        <c:v>300</c:v>
                      </c:pt>
                      <c:pt idx="429">
                        <c:v>300</c:v>
                      </c:pt>
                      <c:pt idx="430">
                        <c:v>300</c:v>
                      </c:pt>
                      <c:pt idx="431">
                        <c:v>300</c:v>
                      </c:pt>
                      <c:pt idx="432">
                        <c:v>300</c:v>
                      </c:pt>
                      <c:pt idx="433">
                        <c:v>300</c:v>
                      </c:pt>
                      <c:pt idx="434">
                        <c:v>300</c:v>
                      </c:pt>
                      <c:pt idx="435">
                        <c:v>300</c:v>
                      </c:pt>
                      <c:pt idx="436">
                        <c:v>300</c:v>
                      </c:pt>
                      <c:pt idx="437">
                        <c:v>300</c:v>
                      </c:pt>
                      <c:pt idx="438">
                        <c:v>300</c:v>
                      </c:pt>
                      <c:pt idx="439">
                        <c:v>300</c:v>
                      </c:pt>
                      <c:pt idx="440">
                        <c:v>300</c:v>
                      </c:pt>
                      <c:pt idx="441">
                        <c:v>300</c:v>
                      </c:pt>
                      <c:pt idx="442">
                        <c:v>300</c:v>
                      </c:pt>
                      <c:pt idx="443">
                        <c:v>300</c:v>
                      </c:pt>
                      <c:pt idx="444">
                        <c:v>300</c:v>
                      </c:pt>
                      <c:pt idx="445">
                        <c:v>300</c:v>
                      </c:pt>
                      <c:pt idx="446">
                        <c:v>300</c:v>
                      </c:pt>
                      <c:pt idx="447">
                        <c:v>300</c:v>
                      </c:pt>
                      <c:pt idx="448">
                        <c:v>300</c:v>
                      </c:pt>
                      <c:pt idx="449">
                        <c:v>300</c:v>
                      </c:pt>
                      <c:pt idx="450">
                        <c:v>300</c:v>
                      </c:pt>
                      <c:pt idx="451">
                        <c:v>300</c:v>
                      </c:pt>
                      <c:pt idx="452">
                        <c:v>300</c:v>
                      </c:pt>
                      <c:pt idx="453">
                        <c:v>300</c:v>
                      </c:pt>
                      <c:pt idx="454">
                        <c:v>300</c:v>
                      </c:pt>
                      <c:pt idx="455">
                        <c:v>300</c:v>
                      </c:pt>
                      <c:pt idx="456">
                        <c:v>300</c:v>
                      </c:pt>
                      <c:pt idx="457">
                        <c:v>300</c:v>
                      </c:pt>
                      <c:pt idx="458">
                        <c:v>300</c:v>
                      </c:pt>
                      <c:pt idx="459">
                        <c:v>300</c:v>
                      </c:pt>
                      <c:pt idx="460">
                        <c:v>300</c:v>
                      </c:pt>
                      <c:pt idx="461">
                        <c:v>300</c:v>
                      </c:pt>
                      <c:pt idx="462">
                        <c:v>300</c:v>
                      </c:pt>
                      <c:pt idx="463">
                        <c:v>300</c:v>
                      </c:pt>
                      <c:pt idx="464">
                        <c:v>300</c:v>
                      </c:pt>
                      <c:pt idx="465">
                        <c:v>300</c:v>
                      </c:pt>
                      <c:pt idx="466">
                        <c:v>300</c:v>
                      </c:pt>
                      <c:pt idx="467">
                        <c:v>300</c:v>
                      </c:pt>
                      <c:pt idx="468">
                        <c:v>300</c:v>
                      </c:pt>
                      <c:pt idx="469">
                        <c:v>300</c:v>
                      </c:pt>
                      <c:pt idx="470">
                        <c:v>300</c:v>
                      </c:pt>
                      <c:pt idx="471">
                        <c:v>300</c:v>
                      </c:pt>
                      <c:pt idx="472">
                        <c:v>300</c:v>
                      </c:pt>
                      <c:pt idx="473">
                        <c:v>300</c:v>
                      </c:pt>
                      <c:pt idx="474">
                        <c:v>300</c:v>
                      </c:pt>
                      <c:pt idx="475">
                        <c:v>300</c:v>
                      </c:pt>
                      <c:pt idx="476">
                        <c:v>300</c:v>
                      </c:pt>
                      <c:pt idx="477">
                        <c:v>300</c:v>
                      </c:pt>
                      <c:pt idx="478">
                        <c:v>300</c:v>
                      </c:pt>
                      <c:pt idx="479">
                        <c:v>300</c:v>
                      </c:pt>
                      <c:pt idx="480">
                        <c:v>300</c:v>
                      </c:pt>
                      <c:pt idx="481">
                        <c:v>300</c:v>
                      </c:pt>
                      <c:pt idx="482">
                        <c:v>300</c:v>
                      </c:pt>
                      <c:pt idx="483">
                        <c:v>300</c:v>
                      </c:pt>
                      <c:pt idx="484">
                        <c:v>300</c:v>
                      </c:pt>
                      <c:pt idx="485">
                        <c:v>300</c:v>
                      </c:pt>
                      <c:pt idx="486">
                        <c:v>300</c:v>
                      </c:pt>
                      <c:pt idx="487">
                        <c:v>300</c:v>
                      </c:pt>
                      <c:pt idx="488">
                        <c:v>300</c:v>
                      </c:pt>
                      <c:pt idx="489">
                        <c:v>300</c:v>
                      </c:pt>
                      <c:pt idx="490">
                        <c:v>300</c:v>
                      </c:pt>
                      <c:pt idx="491">
                        <c:v>300</c:v>
                      </c:pt>
                      <c:pt idx="492">
                        <c:v>300</c:v>
                      </c:pt>
                      <c:pt idx="493">
                        <c:v>300</c:v>
                      </c:pt>
                      <c:pt idx="494">
                        <c:v>300</c:v>
                      </c:pt>
                      <c:pt idx="495">
                        <c:v>300</c:v>
                      </c:pt>
                      <c:pt idx="496">
                        <c:v>300</c:v>
                      </c:pt>
                      <c:pt idx="497">
                        <c:v>300</c:v>
                      </c:pt>
                      <c:pt idx="498">
                        <c:v>300</c:v>
                      </c:pt>
                      <c:pt idx="499">
                        <c:v>300</c:v>
                      </c:pt>
                      <c:pt idx="500">
                        <c:v>300</c:v>
                      </c:pt>
                      <c:pt idx="501">
                        <c:v>300</c:v>
                      </c:pt>
                      <c:pt idx="502">
                        <c:v>300</c:v>
                      </c:pt>
                      <c:pt idx="503">
                        <c:v>300</c:v>
                      </c:pt>
                      <c:pt idx="504">
                        <c:v>300</c:v>
                      </c:pt>
                      <c:pt idx="505">
                        <c:v>300</c:v>
                      </c:pt>
                      <c:pt idx="506">
                        <c:v>300</c:v>
                      </c:pt>
                      <c:pt idx="507">
                        <c:v>300</c:v>
                      </c:pt>
                      <c:pt idx="508">
                        <c:v>300</c:v>
                      </c:pt>
                      <c:pt idx="509">
                        <c:v>300</c:v>
                      </c:pt>
                      <c:pt idx="510">
                        <c:v>300</c:v>
                      </c:pt>
                      <c:pt idx="511">
                        <c:v>300</c:v>
                      </c:pt>
                      <c:pt idx="512">
                        <c:v>300</c:v>
                      </c:pt>
                      <c:pt idx="513">
                        <c:v>300</c:v>
                      </c:pt>
                      <c:pt idx="514">
                        <c:v>300</c:v>
                      </c:pt>
                      <c:pt idx="515">
                        <c:v>300</c:v>
                      </c:pt>
                      <c:pt idx="516">
                        <c:v>300</c:v>
                      </c:pt>
                      <c:pt idx="517">
                        <c:v>300</c:v>
                      </c:pt>
                      <c:pt idx="518">
                        <c:v>300</c:v>
                      </c:pt>
                      <c:pt idx="519">
                        <c:v>300</c:v>
                      </c:pt>
                      <c:pt idx="520">
                        <c:v>300</c:v>
                      </c:pt>
                      <c:pt idx="521">
                        <c:v>300</c:v>
                      </c:pt>
                      <c:pt idx="522">
                        <c:v>300</c:v>
                      </c:pt>
                      <c:pt idx="523">
                        <c:v>300</c:v>
                      </c:pt>
                      <c:pt idx="524">
                        <c:v>300</c:v>
                      </c:pt>
                      <c:pt idx="525">
                        <c:v>300</c:v>
                      </c:pt>
                      <c:pt idx="526">
                        <c:v>300</c:v>
                      </c:pt>
                      <c:pt idx="527">
                        <c:v>300</c:v>
                      </c:pt>
                      <c:pt idx="528">
                        <c:v>300</c:v>
                      </c:pt>
                      <c:pt idx="529">
                        <c:v>300</c:v>
                      </c:pt>
                      <c:pt idx="530">
                        <c:v>300</c:v>
                      </c:pt>
                      <c:pt idx="531">
                        <c:v>300</c:v>
                      </c:pt>
                      <c:pt idx="532">
                        <c:v>300</c:v>
                      </c:pt>
                      <c:pt idx="533">
                        <c:v>300</c:v>
                      </c:pt>
                      <c:pt idx="534">
                        <c:v>300</c:v>
                      </c:pt>
                      <c:pt idx="535">
                        <c:v>300</c:v>
                      </c:pt>
                      <c:pt idx="536">
                        <c:v>300</c:v>
                      </c:pt>
                      <c:pt idx="537">
                        <c:v>300</c:v>
                      </c:pt>
                      <c:pt idx="538">
                        <c:v>300</c:v>
                      </c:pt>
                      <c:pt idx="539">
                        <c:v>300</c:v>
                      </c:pt>
                      <c:pt idx="540">
                        <c:v>300</c:v>
                      </c:pt>
                      <c:pt idx="541">
                        <c:v>300</c:v>
                      </c:pt>
                      <c:pt idx="542">
                        <c:v>300</c:v>
                      </c:pt>
                      <c:pt idx="543">
                        <c:v>300</c:v>
                      </c:pt>
                      <c:pt idx="544">
                        <c:v>300</c:v>
                      </c:pt>
                      <c:pt idx="545">
                        <c:v>300</c:v>
                      </c:pt>
                      <c:pt idx="546">
                        <c:v>300</c:v>
                      </c:pt>
                      <c:pt idx="547">
                        <c:v>300</c:v>
                      </c:pt>
                      <c:pt idx="548">
                        <c:v>300</c:v>
                      </c:pt>
                      <c:pt idx="549">
                        <c:v>300</c:v>
                      </c:pt>
                      <c:pt idx="550">
                        <c:v>300</c:v>
                      </c:pt>
                      <c:pt idx="551">
                        <c:v>300</c:v>
                      </c:pt>
                      <c:pt idx="552">
                        <c:v>300</c:v>
                      </c:pt>
                      <c:pt idx="553">
                        <c:v>300</c:v>
                      </c:pt>
                      <c:pt idx="554">
                        <c:v>300</c:v>
                      </c:pt>
                      <c:pt idx="555">
                        <c:v>300</c:v>
                      </c:pt>
                      <c:pt idx="556">
                        <c:v>300</c:v>
                      </c:pt>
                      <c:pt idx="557">
                        <c:v>300</c:v>
                      </c:pt>
                      <c:pt idx="558">
                        <c:v>300</c:v>
                      </c:pt>
                      <c:pt idx="559">
                        <c:v>300</c:v>
                      </c:pt>
                      <c:pt idx="560">
                        <c:v>300</c:v>
                      </c:pt>
                      <c:pt idx="561">
                        <c:v>300</c:v>
                      </c:pt>
                      <c:pt idx="562">
                        <c:v>300</c:v>
                      </c:pt>
                      <c:pt idx="563">
                        <c:v>300</c:v>
                      </c:pt>
                      <c:pt idx="564">
                        <c:v>300</c:v>
                      </c:pt>
                      <c:pt idx="565">
                        <c:v>300</c:v>
                      </c:pt>
                      <c:pt idx="566">
                        <c:v>300</c:v>
                      </c:pt>
                      <c:pt idx="567">
                        <c:v>300</c:v>
                      </c:pt>
                      <c:pt idx="568">
                        <c:v>300</c:v>
                      </c:pt>
                      <c:pt idx="569">
                        <c:v>300</c:v>
                      </c:pt>
                      <c:pt idx="570">
                        <c:v>300</c:v>
                      </c:pt>
                      <c:pt idx="571">
                        <c:v>300</c:v>
                      </c:pt>
                      <c:pt idx="572">
                        <c:v>300</c:v>
                      </c:pt>
                      <c:pt idx="573">
                        <c:v>300</c:v>
                      </c:pt>
                      <c:pt idx="574">
                        <c:v>300</c:v>
                      </c:pt>
                      <c:pt idx="575">
                        <c:v>300</c:v>
                      </c:pt>
                      <c:pt idx="576">
                        <c:v>300</c:v>
                      </c:pt>
                      <c:pt idx="577">
                        <c:v>300</c:v>
                      </c:pt>
                      <c:pt idx="578">
                        <c:v>300</c:v>
                      </c:pt>
                      <c:pt idx="579">
                        <c:v>300</c:v>
                      </c:pt>
                      <c:pt idx="580">
                        <c:v>300</c:v>
                      </c:pt>
                      <c:pt idx="581">
                        <c:v>300</c:v>
                      </c:pt>
                      <c:pt idx="582">
                        <c:v>300</c:v>
                      </c:pt>
                      <c:pt idx="583">
                        <c:v>300</c:v>
                      </c:pt>
                      <c:pt idx="584">
                        <c:v>300</c:v>
                      </c:pt>
                      <c:pt idx="585">
                        <c:v>300</c:v>
                      </c:pt>
                      <c:pt idx="586">
                        <c:v>300</c:v>
                      </c:pt>
                      <c:pt idx="587">
                        <c:v>300</c:v>
                      </c:pt>
                      <c:pt idx="588">
                        <c:v>300</c:v>
                      </c:pt>
                      <c:pt idx="589">
                        <c:v>300</c:v>
                      </c:pt>
                      <c:pt idx="590">
                        <c:v>300</c:v>
                      </c:pt>
                      <c:pt idx="591">
                        <c:v>300</c:v>
                      </c:pt>
                      <c:pt idx="592">
                        <c:v>300</c:v>
                      </c:pt>
                      <c:pt idx="593">
                        <c:v>300</c:v>
                      </c:pt>
                      <c:pt idx="594">
                        <c:v>300</c:v>
                      </c:pt>
                      <c:pt idx="595">
                        <c:v>300</c:v>
                      </c:pt>
                      <c:pt idx="596">
                        <c:v>300</c:v>
                      </c:pt>
                      <c:pt idx="597">
                        <c:v>300</c:v>
                      </c:pt>
                      <c:pt idx="598">
                        <c:v>300</c:v>
                      </c:pt>
                      <c:pt idx="599">
                        <c:v>300</c:v>
                      </c:pt>
                      <c:pt idx="600">
                        <c:v>300</c:v>
                      </c:pt>
                      <c:pt idx="601">
                        <c:v>300</c:v>
                      </c:pt>
                      <c:pt idx="602">
                        <c:v>300</c:v>
                      </c:pt>
                      <c:pt idx="603">
                        <c:v>300</c:v>
                      </c:pt>
                      <c:pt idx="604">
                        <c:v>300</c:v>
                      </c:pt>
                      <c:pt idx="605">
                        <c:v>300</c:v>
                      </c:pt>
                      <c:pt idx="606">
                        <c:v>300</c:v>
                      </c:pt>
                      <c:pt idx="607">
                        <c:v>300</c:v>
                      </c:pt>
                      <c:pt idx="608">
                        <c:v>300</c:v>
                      </c:pt>
                      <c:pt idx="609">
                        <c:v>300</c:v>
                      </c:pt>
                      <c:pt idx="610">
                        <c:v>300</c:v>
                      </c:pt>
                      <c:pt idx="611">
                        <c:v>300</c:v>
                      </c:pt>
                      <c:pt idx="612">
                        <c:v>300</c:v>
                      </c:pt>
                      <c:pt idx="613">
                        <c:v>300</c:v>
                      </c:pt>
                      <c:pt idx="614">
                        <c:v>300</c:v>
                      </c:pt>
                      <c:pt idx="615">
                        <c:v>300</c:v>
                      </c:pt>
                      <c:pt idx="616">
                        <c:v>300</c:v>
                      </c:pt>
                      <c:pt idx="617">
                        <c:v>300</c:v>
                      </c:pt>
                      <c:pt idx="618">
                        <c:v>300</c:v>
                      </c:pt>
                      <c:pt idx="619">
                        <c:v>300</c:v>
                      </c:pt>
                      <c:pt idx="620">
                        <c:v>300</c:v>
                      </c:pt>
                      <c:pt idx="621">
                        <c:v>300</c:v>
                      </c:pt>
                      <c:pt idx="622">
                        <c:v>300</c:v>
                      </c:pt>
                      <c:pt idx="623">
                        <c:v>300</c:v>
                      </c:pt>
                      <c:pt idx="624">
                        <c:v>300</c:v>
                      </c:pt>
                      <c:pt idx="625">
                        <c:v>300</c:v>
                      </c:pt>
                      <c:pt idx="626">
                        <c:v>300</c:v>
                      </c:pt>
                      <c:pt idx="627">
                        <c:v>300</c:v>
                      </c:pt>
                      <c:pt idx="628">
                        <c:v>300</c:v>
                      </c:pt>
                      <c:pt idx="629">
                        <c:v>300</c:v>
                      </c:pt>
                      <c:pt idx="630">
                        <c:v>300</c:v>
                      </c:pt>
                      <c:pt idx="631">
                        <c:v>300</c:v>
                      </c:pt>
                      <c:pt idx="632">
                        <c:v>300</c:v>
                      </c:pt>
                      <c:pt idx="633">
                        <c:v>300</c:v>
                      </c:pt>
                      <c:pt idx="634">
                        <c:v>300</c:v>
                      </c:pt>
                      <c:pt idx="635">
                        <c:v>300</c:v>
                      </c:pt>
                      <c:pt idx="636">
                        <c:v>300</c:v>
                      </c:pt>
                      <c:pt idx="637">
                        <c:v>300</c:v>
                      </c:pt>
                      <c:pt idx="638">
                        <c:v>300</c:v>
                      </c:pt>
                      <c:pt idx="639">
                        <c:v>300</c:v>
                      </c:pt>
                      <c:pt idx="640">
                        <c:v>300</c:v>
                      </c:pt>
                      <c:pt idx="641">
                        <c:v>300</c:v>
                      </c:pt>
                      <c:pt idx="642">
                        <c:v>300</c:v>
                      </c:pt>
                      <c:pt idx="643">
                        <c:v>300</c:v>
                      </c:pt>
                      <c:pt idx="644">
                        <c:v>300</c:v>
                      </c:pt>
                      <c:pt idx="645">
                        <c:v>300</c:v>
                      </c:pt>
                      <c:pt idx="646">
                        <c:v>300</c:v>
                      </c:pt>
                      <c:pt idx="647">
                        <c:v>300</c:v>
                      </c:pt>
                      <c:pt idx="648">
                        <c:v>300</c:v>
                      </c:pt>
                      <c:pt idx="649">
                        <c:v>300</c:v>
                      </c:pt>
                      <c:pt idx="650">
                        <c:v>300</c:v>
                      </c:pt>
                      <c:pt idx="651">
                        <c:v>300</c:v>
                      </c:pt>
                      <c:pt idx="652">
                        <c:v>300</c:v>
                      </c:pt>
                      <c:pt idx="653">
                        <c:v>300</c:v>
                      </c:pt>
                      <c:pt idx="654">
                        <c:v>300</c:v>
                      </c:pt>
                      <c:pt idx="655">
                        <c:v>300</c:v>
                      </c:pt>
                      <c:pt idx="656">
                        <c:v>300</c:v>
                      </c:pt>
                      <c:pt idx="657">
                        <c:v>300</c:v>
                      </c:pt>
                      <c:pt idx="658">
                        <c:v>300</c:v>
                      </c:pt>
                      <c:pt idx="659">
                        <c:v>300</c:v>
                      </c:pt>
                      <c:pt idx="660">
                        <c:v>300</c:v>
                      </c:pt>
                      <c:pt idx="661">
                        <c:v>300</c:v>
                      </c:pt>
                      <c:pt idx="662">
                        <c:v>300</c:v>
                      </c:pt>
                      <c:pt idx="663">
                        <c:v>300</c:v>
                      </c:pt>
                      <c:pt idx="664">
                        <c:v>300</c:v>
                      </c:pt>
                      <c:pt idx="665">
                        <c:v>300</c:v>
                      </c:pt>
                      <c:pt idx="666">
                        <c:v>300</c:v>
                      </c:pt>
                      <c:pt idx="667">
                        <c:v>300</c:v>
                      </c:pt>
                      <c:pt idx="668">
                        <c:v>300</c:v>
                      </c:pt>
                      <c:pt idx="669">
                        <c:v>300</c:v>
                      </c:pt>
                      <c:pt idx="670">
                        <c:v>300</c:v>
                      </c:pt>
                      <c:pt idx="671">
                        <c:v>300</c:v>
                      </c:pt>
                      <c:pt idx="672">
                        <c:v>300</c:v>
                      </c:pt>
                      <c:pt idx="673">
                        <c:v>300</c:v>
                      </c:pt>
                      <c:pt idx="674">
                        <c:v>300</c:v>
                      </c:pt>
                      <c:pt idx="675">
                        <c:v>300</c:v>
                      </c:pt>
                      <c:pt idx="676">
                        <c:v>300</c:v>
                      </c:pt>
                      <c:pt idx="677">
                        <c:v>300</c:v>
                      </c:pt>
                      <c:pt idx="678">
                        <c:v>300</c:v>
                      </c:pt>
                      <c:pt idx="679">
                        <c:v>300</c:v>
                      </c:pt>
                      <c:pt idx="680">
                        <c:v>300</c:v>
                      </c:pt>
                      <c:pt idx="681">
                        <c:v>300</c:v>
                      </c:pt>
                      <c:pt idx="682">
                        <c:v>300</c:v>
                      </c:pt>
                      <c:pt idx="683">
                        <c:v>300</c:v>
                      </c:pt>
                      <c:pt idx="684">
                        <c:v>300</c:v>
                      </c:pt>
                      <c:pt idx="685">
                        <c:v>300</c:v>
                      </c:pt>
                      <c:pt idx="686">
                        <c:v>300</c:v>
                      </c:pt>
                      <c:pt idx="687">
                        <c:v>300</c:v>
                      </c:pt>
                      <c:pt idx="688">
                        <c:v>300</c:v>
                      </c:pt>
                      <c:pt idx="689">
                        <c:v>300</c:v>
                      </c:pt>
                      <c:pt idx="690">
                        <c:v>300</c:v>
                      </c:pt>
                      <c:pt idx="691">
                        <c:v>300</c:v>
                      </c:pt>
                      <c:pt idx="692">
                        <c:v>300</c:v>
                      </c:pt>
                      <c:pt idx="693">
                        <c:v>300</c:v>
                      </c:pt>
                      <c:pt idx="694">
                        <c:v>300</c:v>
                      </c:pt>
                      <c:pt idx="695">
                        <c:v>300</c:v>
                      </c:pt>
                      <c:pt idx="696">
                        <c:v>300</c:v>
                      </c:pt>
                      <c:pt idx="697">
                        <c:v>300</c:v>
                      </c:pt>
                      <c:pt idx="698">
                        <c:v>300</c:v>
                      </c:pt>
                      <c:pt idx="699">
                        <c:v>300</c:v>
                      </c:pt>
                      <c:pt idx="700">
                        <c:v>300</c:v>
                      </c:pt>
                      <c:pt idx="701">
                        <c:v>300</c:v>
                      </c:pt>
                      <c:pt idx="702">
                        <c:v>300</c:v>
                      </c:pt>
                      <c:pt idx="703">
                        <c:v>300</c:v>
                      </c:pt>
                      <c:pt idx="704">
                        <c:v>300</c:v>
                      </c:pt>
                      <c:pt idx="705">
                        <c:v>300</c:v>
                      </c:pt>
                      <c:pt idx="706">
                        <c:v>300</c:v>
                      </c:pt>
                      <c:pt idx="707">
                        <c:v>300</c:v>
                      </c:pt>
                      <c:pt idx="708">
                        <c:v>300</c:v>
                      </c:pt>
                      <c:pt idx="709">
                        <c:v>300</c:v>
                      </c:pt>
                      <c:pt idx="710">
                        <c:v>300</c:v>
                      </c:pt>
                      <c:pt idx="711">
                        <c:v>300</c:v>
                      </c:pt>
                      <c:pt idx="712">
                        <c:v>300</c:v>
                      </c:pt>
                      <c:pt idx="713">
                        <c:v>300</c:v>
                      </c:pt>
                      <c:pt idx="714">
                        <c:v>300</c:v>
                      </c:pt>
                      <c:pt idx="715">
                        <c:v>300</c:v>
                      </c:pt>
                      <c:pt idx="716">
                        <c:v>300</c:v>
                      </c:pt>
                      <c:pt idx="717">
                        <c:v>300</c:v>
                      </c:pt>
                      <c:pt idx="718">
                        <c:v>300</c:v>
                      </c:pt>
                      <c:pt idx="719">
                        <c:v>300</c:v>
                      </c:pt>
                      <c:pt idx="720">
                        <c:v>300</c:v>
                      </c:pt>
                      <c:pt idx="721">
                        <c:v>300</c:v>
                      </c:pt>
                      <c:pt idx="722">
                        <c:v>300</c:v>
                      </c:pt>
                      <c:pt idx="723">
                        <c:v>300</c:v>
                      </c:pt>
                      <c:pt idx="724">
                        <c:v>300</c:v>
                      </c:pt>
                      <c:pt idx="725">
                        <c:v>300</c:v>
                      </c:pt>
                      <c:pt idx="726">
                        <c:v>300</c:v>
                      </c:pt>
                      <c:pt idx="727">
                        <c:v>300</c:v>
                      </c:pt>
                      <c:pt idx="728">
                        <c:v>300</c:v>
                      </c:pt>
                      <c:pt idx="729">
                        <c:v>300</c:v>
                      </c:pt>
                      <c:pt idx="730">
                        <c:v>300</c:v>
                      </c:pt>
                      <c:pt idx="731">
                        <c:v>300</c:v>
                      </c:pt>
                      <c:pt idx="732">
                        <c:v>300</c:v>
                      </c:pt>
                      <c:pt idx="733">
                        <c:v>300</c:v>
                      </c:pt>
                      <c:pt idx="734">
                        <c:v>300</c:v>
                      </c:pt>
                      <c:pt idx="735">
                        <c:v>300</c:v>
                      </c:pt>
                      <c:pt idx="736">
                        <c:v>300</c:v>
                      </c:pt>
                      <c:pt idx="737">
                        <c:v>300</c:v>
                      </c:pt>
                      <c:pt idx="738">
                        <c:v>300</c:v>
                      </c:pt>
                      <c:pt idx="739">
                        <c:v>300</c:v>
                      </c:pt>
                      <c:pt idx="740">
                        <c:v>300</c:v>
                      </c:pt>
                      <c:pt idx="741">
                        <c:v>300</c:v>
                      </c:pt>
                      <c:pt idx="742">
                        <c:v>300</c:v>
                      </c:pt>
                      <c:pt idx="743">
                        <c:v>319.45699999999999</c:v>
                      </c:pt>
                      <c:pt idx="744">
                        <c:v>341.56700000000001</c:v>
                      </c:pt>
                      <c:pt idx="745">
                        <c:v>367.63400000000001</c:v>
                      </c:pt>
                      <c:pt idx="746">
                        <c:v>400.19299999999998</c:v>
                      </c:pt>
                      <c:pt idx="747">
                        <c:v>441.4</c:v>
                      </c:pt>
                      <c:pt idx="748">
                        <c:v>397.95400000000001</c:v>
                      </c:pt>
                      <c:pt idx="749">
                        <c:v>433.93</c:v>
                      </c:pt>
                      <c:pt idx="750">
                        <c:v>480.17099999999999</c:v>
                      </c:pt>
                      <c:pt idx="751">
                        <c:v>539.73599999999999</c:v>
                      </c:pt>
                      <c:pt idx="752">
                        <c:v>613.15</c:v>
                      </c:pt>
                      <c:pt idx="753">
                        <c:v>688.05499999999995</c:v>
                      </c:pt>
                      <c:pt idx="754">
                        <c:v>791.93399999999997</c:v>
                      </c:pt>
                      <c:pt idx="755">
                        <c:v>914.22799999999995</c:v>
                      </c:pt>
                      <c:pt idx="756" formatCode="0.00E+00">
                        <c:v>1055.49</c:v>
                      </c:pt>
                      <c:pt idx="757" formatCode="0.00E+00">
                        <c:v>1207.22</c:v>
                      </c:pt>
                      <c:pt idx="758" formatCode="0.00E+00">
                        <c:v>1350.55</c:v>
                      </c:pt>
                      <c:pt idx="759" formatCode="0.00E+00">
                        <c:v>1475.11</c:v>
                      </c:pt>
                      <c:pt idx="760" formatCode="0.00E+00">
                        <c:v>1584.34</c:v>
                      </c:pt>
                      <c:pt idx="761" formatCode="0.00E+00">
                        <c:v>1689.77</c:v>
                      </c:pt>
                      <c:pt idx="762" formatCode="0.00E+00">
                        <c:v>1792.07</c:v>
                      </c:pt>
                      <c:pt idx="763" formatCode="0.00E+00">
                        <c:v>1888.3</c:v>
                      </c:pt>
                      <c:pt idx="764" formatCode="0.00E+00">
                        <c:v>1967.84</c:v>
                      </c:pt>
                      <c:pt idx="765" formatCode="0.00E+00">
                        <c:v>2026.99</c:v>
                      </c:pt>
                      <c:pt idx="766" formatCode="0.00E+00">
                        <c:v>2055.33</c:v>
                      </c:pt>
                      <c:pt idx="767" formatCode="0.00E+00">
                        <c:v>2058.9</c:v>
                      </c:pt>
                      <c:pt idx="768" formatCode="0.00E+00">
                        <c:v>2058.9</c:v>
                      </c:pt>
                      <c:pt idx="769">
                        <c:v>982.80799999999999</c:v>
                      </c:pt>
                      <c:pt idx="770">
                        <c:v>717.30200000000002</c:v>
                      </c:pt>
                      <c:pt idx="771">
                        <c:v>579.38300000000004</c:v>
                      </c:pt>
                      <c:pt idx="772">
                        <c:v>499.65300000000002</c:v>
                      </c:pt>
                      <c:pt idx="773">
                        <c:v>450.97300000000001</c:v>
                      </c:pt>
                      <c:pt idx="774">
                        <c:v>420.125</c:v>
                      </c:pt>
                      <c:pt idx="775">
                        <c:v>400.66699999999997</c:v>
                      </c:pt>
                      <c:pt idx="776">
                        <c:v>387.83100000000002</c:v>
                      </c:pt>
                      <c:pt idx="777">
                        <c:v>379.07600000000002</c:v>
                      </c:pt>
                      <c:pt idx="778">
                        <c:v>372.89400000000001</c:v>
                      </c:pt>
                      <c:pt idx="779">
                        <c:v>368.37099999999998</c:v>
                      </c:pt>
                      <c:pt idx="780">
                        <c:v>364.94099999999997</c:v>
                      </c:pt>
                      <c:pt idx="781">
                        <c:v>362.24900000000002</c:v>
                      </c:pt>
                      <c:pt idx="782">
                        <c:v>360.06599999999997</c:v>
                      </c:pt>
                      <c:pt idx="783">
                        <c:v>358.24299999999999</c:v>
                      </c:pt>
                      <c:pt idx="784">
                        <c:v>356.68400000000003</c:v>
                      </c:pt>
                      <c:pt idx="785">
                        <c:v>355.32</c:v>
                      </c:pt>
                      <c:pt idx="786">
                        <c:v>354.10700000000003</c:v>
                      </c:pt>
                      <c:pt idx="787">
                        <c:v>353.012</c:v>
                      </c:pt>
                      <c:pt idx="788">
                        <c:v>352.01299999999998</c:v>
                      </c:pt>
                      <c:pt idx="789">
                        <c:v>351.09199999999998</c:v>
                      </c:pt>
                      <c:pt idx="790">
                        <c:v>350.23700000000002</c:v>
                      </c:pt>
                      <c:pt idx="791">
                        <c:v>349.43799999999999</c:v>
                      </c:pt>
                      <c:pt idx="792">
                        <c:v>348.68799999999999</c:v>
                      </c:pt>
                      <c:pt idx="793">
                        <c:v>347.98099999999999</c:v>
                      </c:pt>
                      <c:pt idx="794">
                        <c:v>347.31200000000001</c:v>
                      </c:pt>
                      <c:pt idx="795">
                        <c:v>346.67899999999997</c:v>
                      </c:pt>
                      <c:pt idx="796">
                        <c:v>346.07600000000002</c:v>
                      </c:pt>
                      <c:pt idx="797">
                        <c:v>345.50299999999999</c:v>
                      </c:pt>
                      <c:pt idx="798">
                        <c:v>344.95600000000002</c:v>
                      </c:pt>
                      <c:pt idx="799">
                        <c:v>344.43400000000003</c:v>
                      </c:pt>
                      <c:pt idx="800">
                        <c:v>343.93599999999998</c:v>
                      </c:pt>
                      <c:pt idx="801">
                        <c:v>343.459</c:v>
                      </c:pt>
                      <c:pt idx="802">
                        <c:v>343.00299999999999</c:v>
                      </c:pt>
                      <c:pt idx="803">
                        <c:v>342.56599999999997</c:v>
                      </c:pt>
                      <c:pt idx="804">
                        <c:v>342.14800000000002</c:v>
                      </c:pt>
                      <c:pt idx="805">
                        <c:v>341.74700000000001</c:v>
                      </c:pt>
                      <c:pt idx="806">
                        <c:v>341.36200000000002</c:v>
                      </c:pt>
                      <c:pt idx="807">
                        <c:v>340.99400000000003</c:v>
                      </c:pt>
                      <c:pt idx="808">
                        <c:v>340.64</c:v>
                      </c:pt>
                      <c:pt idx="809">
                        <c:v>340.30099999999999</c:v>
                      </c:pt>
                      <c:pt idx="810">
                        <c:v>339.976</c:v>
                      </c:pt>
                      <c:pt idx="811">
                        <c:v>339.66300000000001</c:v>
                      </c:pt>
                      <c:pt idx="812">
                        <c:v>339.36399999999998</c:v>
                      </c:pt>
                      <c:pt idx="813">
                        <c:v>339.07600000000002</c:v>
                      </c:pt>
                      <c:pt idx="814">
                        <c:v>338.8</c:v>
                      </c:pt>
                      <c:pt idx="815">
                        <c:v>338.53500000000003</c:v>
                      </c:pt>
                      <c:pt idx="816">
                        <c:v>338.28</c:v>
                      </c:pt>
                      <c:pt idx="817">
                        <c:v>338.03500000000003</c:v>
                      </c:pt>
                      <c:pt idx="818">
                        <c:v>337.8</c:v>
                      </c:pt>
                      <c:pt idx="819">
                        <c:v>337.57400000000001</c:v>
                      </c:pt>
                      <c:pt idx="820">
                        <c:v>337.35700000000003</c:v>
                      </c:pt>
                      <c:pt idx="821">
                        <c:v>337.149</c:v>
                      </c:pt>
                      <c:pt idx="822">
                        <c:v>336.94799999999998</c:v>
                      </c:pt>
                      <c:pt idx="823">
                        <c:v>336.755</c:v>
                      </c:pt>
                      <c:pt idx="824">
                        <c:v>336.56900000000002</c:v>
                      </c:pt>
                      <c:pt idx="825">
                        <c:v>336.39</c:v>
                      </c:pt>
                      <c:pt idx="826">
                        <c:v>336.21800000000002</c:v>
                      </c:pt>
                      <c:pt idx="827">
                        <c:v>336.05200000000002</c:v>
                      </c:pt>
                      <c:pt idx="828">
                        <c:v>335.89299999999997</c:v>
                      </c:pt>
                      <c:pt idx="829">
                        <c:v>335.73899999999998</c:v>
                      </c:pt>
                      <c:pt idx="830">
                        <c:v>335.59100000000001</c:v>
                      </c:pt>
                      <c:pt idx="831">
                        <c:v>335.44799999999998</c:v>
                      </c:pt>
                      <c:pt idx="832">
                        <c:v>335.31</c:v>
                      </c:pt>
                      <c:pt idx="833">
                        <c:v>335.17599999999999</c:v>
                      </c:pt>
                      <c:pt idx="834">
                        <c:v>335.048</c:v>
                      </c:pt>
                      <c:pt idx="835">
                        <c:v>334.923</c:v>
                      </c:pt>
                      <c:pt idx="836">
                        <c:v>334.803</c:v>
                      </c:pt>
                      <c:pt idx="837">
                        <c:v>334.68700000000001</c:v>
                      </c:pt>
                      <c:pt idx="838">
                        <c:v>334.57499999999999</c:v>
                      </c:pt>
                      <c:pt idx="839">
                        <c:v>334.54300000000001</c:v>
                      </c:pt>
                      <c:pt idx="840">
                        <c:v>334.54300000000001</c:v>
                      </c:pt>
                      <c:pt idx="841">
                        <c:v>334.54199999999997</c:v>
                      </c:pt>
                      <c:pt idx="842">
                        <c:v>334.541</c:v>
                      </c:pt>
                      <c:pt idx="843">
                        <c:v>334.54</c:v>
                      </c:pt>
                      <c:pt idx="844">
                        <c:v>334.53899999999999</c:v>
                      </c:pt>
                      <c:pt idx="845">
                        <c:v>334.53800000000001</c:v>
                      </c:pt>
                      <c:pt idx="846">
                        <c:v>334.53699999999998</c:v>
                      </c:pt>
                      <c:pt idx="847">
                        <c:v>334.536</c:v>
                      </c:pt>
                      <c:pt idx="848">
                        <c:v>334.53399999999999</c:v>
                      </c:pt>
                      <c:pt idx="849">
                        <c:v>334.53300000000002</c:v>
                      </c:pt>
                      <c:pt idx="850">
                        <c:v>334.53199999999998</c:v>
                      </c:pt>
                      <c:pt idx="851">
                        <c:v>334.53100000000001</c:v>
                      </c:pt>
                      <c:pt idx="852">
                        <c:v>334.53</c:v>
                      </c:pt>
                      <c:pt idx="853">
                        <c:v>334.529</c:v>
                      </c:pt>
                      <c:pt idx="854">
                        <c:v>334.52800000000002</c:v>
                      </c:pt>
                      <c:pt idx="855">
                        <c:v>334.52699999999999</c:v>
                      </c:pt>
                      <c:pt idx="856">
                        <c:v>334.52600000000001</c:v>
                      </c:pt>
                      <c:pt idx="857">
                        <c:v>334.524</c:v>
                      </c:pt>
                      <c:pt idx="858">
                        <c:v>334.52300000000002</c:v>
                      </c:pt>
                      <c:pt idx="859">
                        <c:v>334.52199999999999</c:v>
                      </c:pt>
                      <c:pt idx="860">
                        <c:v>334.52100000000002</c:v>
                      </c:pt>
                      <c:pt idx="861">
                        <c:v>334.52</c:v>
                      </c:pt>
                      <c:pt idx="862">
                        <c:v>334.51900000000001</c:v>
                      </c:pt>
                      <c:pt idx="863">
                        <c:v>334.51799999999997</c:v>
                      </c:pt>
                      <c:pt idx="864">
                        <c:v>334.517</c:v>
                      </c:pt>
                      <c:pt idx="865">
                        <c:v>334.51600000000002</c:v>
                      </c:pt>
                      <c:pt idx="866">
                        <c:v>334.51400000000001</c:v>
                      </c:pt>
                      <c:pt idx="867">
                        <c:v>334.51299999999998</c:v>
                      </c:pt>
                      <c:pt idx="868">
                        <c:v>334.512</c:v>
                      </c:pt>
                      <c:pt idx="869">
                        <c:v>334.51100000000002</c:v>
                      </c:pt>
                      <c:pt idx="870">
                        <c:v>334.51</c:v>
                      </c:pt>
                      <c:pt idx="871">
                        <c:v>334.50900000000001</c:v>
                      </c:pt>
                      <c:pt idx="872">
                        <c:v>334.50799999999998</c:v>
                      </c:pt>
                      <c:pt idx="873">
                        <c:v>334.50700000000001</c:v>
                      </c:pt>
                      <c:pt idx="874">
                        <c:v>334.50599999999997</c:v>
                      </c:pt>
                      <c:pt idx="875">
                        <c:v>334.505</c:v>
                      </c:pt>
                      <c:pt idx="876">
                        <c:v>334.50299999999999</c:v>
                      </c:pt>
                      <c:pt idx="877">
                        <c:v>334.50200000000001</c:v>
                      </c:pt>
                      <c:pt idx="878">
                        <c:v>334.50099999999998</c:v>
                      </c:pt>
                      <c:pt idx="879">
                        <c:v>334.5</c:v>
                      </c:pt>
                      <c:pt idx="880">
                        <c:v>334.49900000000002</c:v>
                      </c:pt>
                      <c:pt idx="881">
                        <c:v>334.49799999999999</c:v>
                      </c:pt>
                      <c:pt idx="882">
                        <c:v>334.49700000000001</c:v>
                      </c:pt>
                      <c:pt idx="883">
                        <c:v>334.49599999999998</c:v>
                      </c:pt>
                      <c:pt idx="884">
                        <c:v>334.495</c:v>
                      </c:pt>
                      <c:pt idx="885">
                        <c:v>334.49400000000003</c:v>
                      </c:pt>
                      <c:pt idx="886">
                        <c:v>334.49200000000002</c:v>
                      </c:pt>
                      <c:pt idx="887">
                        <c:v>334.49099999999999</c:v>
                      </c:pt>
                      <c:pt idx="888">
                        <c:v>334.49</c:v>
                      </c:pt>
                      <c:pt idx="889">
                        <c:v>334.48899999999998</c:v>
                      </c:pt>
                      <c:pt idx="890">
                        <c:v>334.488</c:v>
                      </c:pt>
                      <c:pt idx="891">
                        <c:v>334.48700000000002</c:v>
                      </c:pt>
                      <c:pt idx="892">
                        <c:v>334.48599999999999</c:v>
                      </c:pt>
                      <c:pt idx="893">
                        <c:v>334.48500000000001</c:v>
                      </c:pt>
                      <c:pt idx="894">
                        <c:v>334.48399999999998</c:v>
                      </c:pt>
                      <c:pt idx="895">
                        <c:v>334.483</c:v>
                      </c:pt>
                      <c:pt idx="896">
                        <c:v>334.48200000000003</c:v>
                      </c:pt>
                      <c:pt idx="897">
                        <c:v>334.48</c:v>
                      </c:pt>
                      <c:pt idx="898">
                        <c:v>334.47899999999998</c:v>
                      </c:pt>
                      <c:pt idx="899">
                        <c:v>334.47800000000001</c:v>
                      </c:pt>
                      <c:pt idx="900">
                        <c:v>334.47699999999998</c:v>
                      </c:pt>
                      <c:pt idx="901">
                        <c:v>334.476</c:v>
                      </c:pt>
                      <c:pt idx="902">
                        <c:v>334.47500000000002</c:v>
                      </c:pt>
                      <c:pt idx="903">
                        <c:v>334.47399999999999</c:v>
                      </c:pt>
                      <c:pt idx="904">
                        <c:v>334.47300000000001</c:v>
                      </c:pt>
                      <c:pt idx="905">
                        <c:v>334.47199999999998</c:v>
                      </c:pt>
                      <c:pt idx="906">
                        <c:v>334.471</c:v>
                      </c:pt>
                      <c:pt idx="907">
                        <c:v>334.47</c:v>
                      </c:pt>
                      <c:pt idx="908">
                        <c:v>334.46800000000002</c:v>
                      </c:pt>
                      <c:pt idx="909">
                        <c:v>334.46699999999998</c:v>
                      </c:pt>
                      <c:pt idx="910">
                        <c:v>334.46600000000001</c:v>
                      </c:pt>
                      <c:pt idx="911">
                        <c:v>334.46499999999997</c:v>
                      </c:pt>
                      <c:pt idx="912">
                        <c:v>334.464</c:v>
                      </c:pt>
                      <c:pt idx="913">
                        <c:v>334.46300000000002</c:v>
                      </c:pt>
                      <c:pt idx="914">
                        <c:v>334.46199999999999</c:v>
                      </c:pt>
                      <c:pt idx="915">
                        <c:v>334.46100000000001</c:v>
                      </c:pt>
                      <c:pt idx="916">
                        <c:v>334.46</c:v>
                      </c:pt>
                      <c:pt idx="917">
                        <c:v>334.459</c:v>
                      </c:pt>
                      <c:pt idx="918">
                        <c:v>334.45800000000003</c:v>
                      </c:pt>
                      <c:pt idx="919">
                        <c:v>334.45600000000002</c:v>
                      </c:pt>
                      <c:pt idx="920">
                        <c:v>334.45499999999998</c:v>
                      </c:pt>
                      <c:pt idx="921">
                        <c:v>334.45400000000001</c:v>
                      </c:pt>
                      <c:pt idx="922">
                        <c:v>334.45299999999997</c:v>
                      </c:pt>
                      <c:pt idx="923">
                        <c:v>334.452</c:v>
                      </c:pt>
                      <c:pt idx="924">
                        <c:v>334.45100000000002</c:v>
                      </c:pt>
                      <c:pt idx="925">
                        <c:v>334.45</c:v>
                      </c:pt>
                      <c:pt idx="926">
                        <c:v>334.44900000000001</c:v>
                      </c:pt>
                      <c:pt idx="927">
                        <c:v>334.44799999999998</c:v>
                      </c:pt>
                      <c:pt idx="928">
                        <c:v>334.447</c:v>
                      </c:pt>
                      <c:pt idx="929">
                        <c:v>334.44600000000003</c:v>
                      </c:pt>
                      <c:pt idx="930">
                        <c:v>334.44499999999999</c:v>
                      </c:pt>
                      <c:pt idx="931">
                        <c:v>334.44299999999998</c:v>
                      </c:pt>
                      <c:pt idx="932">
                        <c:v>334.44200000000001</c:v>
                      </c:pt>
                      <c:pt idx="933">
                        <c:v>334.44099999999997</c:v>
                      </c:pt>
                      <c:pt idx="934">
                        <c:v>334.44</c:v>
                      </c:pt>
                      <c:pt idx="935">
                        <c:v>334.43900000000002</c:v>
                      </c:pt>
                      <c:pt idx="936">
                        <c:v>334.43799999999999</c:v>
                      </c:pt>
                      <c:pt idx="937">
                        <c:v>334.43700000000001</c:v>
                      </c:pt>
                      <c:pt idx="938">
                        <c:v>334.43599999999998</c:v>
                      </c:pt>
                      <c:pt idx="939">
                        <c:v>334.435</c:v>
                      </c:pt>
                      <c:pt idx="940">
                        <c:v>334.43400000000003</c:v>
                      </c:pt>
                      <c:pt idx="941">
                        <c:v>334.43299999999999</c:v>
                      </c:pt>
                      <c:pt idx="942">
                        <c:v>334.43200000000002</c:v>
                      </c:pt>
                      <c:pt idx="943">
                        <c:v>334.43099999999998</c:v>
                      </c:pt>
                      <c:pt idx="944">
                        <c:v>334.42899999999997</c:v>
                      </c:pt>
                      <c:pt idx="945">
                        <c:v>334.428</c:v>
                      </c:pt>
                      <c:pt idx="946">
                        <c:v>334.42700000000002</c:v>
                      </c:pt>
                      <c:pt idx="947">
                        <c:v>334.42599999999999</c:v>
                      </c:pt>
                      <c:pt idx="948">
                        <c:v>334.42500000000001</c:v>
                      </c:pt>
                      <c:pt idx="949">
                        <c:v>334.42399999999998</c:v>
                      </c:pt>
                      <c:pt idx="950">
                        <c:v>334.423</c:v>
                      </c:pt>
                      <c:pt idx="951">
                        <c:v>334.42200000000003</c:v>
                      </c:pt>
                      <c:pt idx="952">
                        <c:v>334.42099999999999</c:v>
                      </c:pt>
                      <c:pt idx="953">
                        <c:v>334.42</c:v>
                      </c:pt>
                      <c:pt idx="954">
                        <c:v>334.41899999999998</c:v>
                      </c:pt>
                      <c:pt idx="955">
                        <c:v>334.41800000000001</c:v>
                      </c:pt>
                      <c:pt idx="956">
                        <c:v>334.41699999999997</c:v>
                      </c:pt>
                      <c:pt idx="957">
                        <c:v>334.41500000000002</c:v>
                      </c:pt>
                      <c:pt idx="958">
                        <c:v>334.41399999999999</c:v>
                      </c:pt>
                      <c:pt idx="959">
                        <c:v>334.41300000000001</c:v>
                      </c:pt>
                      <c:pt idx="960">
                        <c:v>334.41199999999998</c:v>
                      </c:pt>
                      <c:pt idx="961">
                        <c:v>334.411</c:v>
                      </c:pt>
                      <c:pt idx="962">
                        <c:v>334.41</c:v>
                      </c:pt>
                      <c:pt idx="963">
                        <c:v>334.40899999999999</c:v>
                      </c:pt>
                      <c:pt idx="964">
                        <c:v>334.40800000000002</c:v>
                      </c:pt>
                      <c:pt idx="965">
                        <c:v>334.40699999999998</c:v>
                      </c:pt>
                      <c:pt idx="966">
                        <c:v>334.40600000000001</c:v>
                      </c:pt>
                      <c:pt idx="967">
                        <c:v>334.40499999999997</c:v>
                      </c:pt>
                      <c:pt idx="968">
                        <c:v>334.404</c:v>
                      </c:pt>
                      <c:pt idx="969">
                        <c:v>334.40300000000002</c:v>
                      </c:pt>
                      <c:pt idx="970">
                        <c:v>334.40199999999999</c:v>
                      </c:pt>
                      <c:pt idx="971">
                        <c:v>334.40100000000001</c:v>
                      </c:pt>
                      <c:pt idx="972">
                        <c:v>334.399</c:v>
                      </c:pt>
                      <c:pt idx="973">
                        <c:v>334.39800000000002</c:v>
                      </c:pt>
                      <c:pt idx="974">
                        <c:v>334.39699999999999</c:v>
                      </c:pt>
                      <c:pt idx="975">
                        <c:v>334.39600000000002</c:v>
                      </c:pt>
                      <c:pt idx="976">
                        <c:v>334.39499999999998</c:v>
                      </c:pt>
                      <c:pt idx="977">
                        <c:v>334.39400000000001</c:v>
                      </c:pt>
                      <c:pt idx="978">
                        <c:v>334.39299999999997</c:v>
                      </c:pt>
                      <c:pt idx="979">
                        <c:v>334.392</c:v>
                      </c:pt>
                      <c:pt idx="980">
                        <c:v>334.39100000000002</c:v>
                      </c:pt>
                      <c:pt idx="981">
                        <c:v>334.39</c:v>
                      </c:pt>
                      <c:pt idx="982">
                        <c:v>334.38900000000001</c:v>
                      </c:pt>
                      <c:pt idx="983">
                        <c:v>334.38799999999998</c:v>
                      </c:pt>
                      <c:pt idx="984">
                        <c:v>334.387</c:v>
                      </c:pt>
                      <c:pt idx="985">
                        <c:v>334.38600000000002</c:v>
                      </c:pt>
                      <c:pt idx="986">
                        <c:v>334.38499999999999</c:v>
                      </c:pt>
                      <c:pt idx="987">
                        <c:v>334.38400000000001</c:v>
                      </c:pt>
                      <c:pt idx="988">
                        <c:v>334.38200000000001</c:v>
                      </c:pt>
                      <c:pt idx="989">
                        <c:v>334.38099999999997</c:v>
                      </c:pt>
                      <c:pt idx="990">
                        <c:v>334.38</c:v>
                      </c:pt>
                      <c:pt idx="991">
                        <c:v>334.37900000000002</c:v>
                      </c:pt>
                      <c:pt idx="992">
                        <c:v>334.37799999999999</c:v>
                      </c:pt>
                      <c:pt idx="993">
                        <c:v>334.37700000000001</c:v>
                      </c:pt>
                      <c:pt idx="994">
                        <c:v>334.37599999999998</c:v>
                      </c:pt>
                      <c:pt idx="995">
                        <c:v>334.375</c:v>
                      </c:pt>
                      <c:pt idx="996">
                        <c:v>334.37400000000002</c:v>
                      </c:pt>
                      <c:pt idx="997">
                        <c:v>334.37299999999999</c:v>
                      </c:pt>
                      <c:pt idx="998">
                        <c:v>334.37200000000001</c:v>
                      </c:pt>
                      <c:pt idx="999">
                        <c:v>334.37099999999998</c:v>
                      </c:pt>
                      <c:pt idx="1000">
                        <c:v>334.37</c:v>
                      </c:pt>
                      <c:pt idx="1001">
                        <c:v>334.36900000000003</c:v>
                      </c:pt>
                      <c:pt idx="1002">
                        <c:v>334.36799999999999</c:v>
                      </c:pt>
                      <c:pt idx="1003">
                        <c:v>334.36700000000002</c:v>
                      </c:pt>
                      <c:pt idx="1004">
                        <c:v>334.36599999999999</c:v>
                      </c:pt>
                      <c:pt idx="1005">
                        <c:v>334.36399999999998</c:v>
                      </c:pt>
                      <c:pt idx="1006">
                        <c:v>334.363</c:v>
                      </c:pt>
                      <c:pt idx="1007">
                        <c:v>334.36200000000002</c:v>
                      </c:pt>
                      <c:pt idx="1008">
                        <c:v>334.36099999999999</c:v>
                      </c:pt>
                      <c:pt idx="1009">
                        <c:v>334.36</c:v>
                      </c:pt>
                      <c:pt idx="1010">
                        <c:v>334.35899999999998</c:v>
                      </c:pt>
                      <c:pt idx="1011">
                        <c:v>334.358</c:v>
                      </c:pt>
                      <c:pt idx="1012">
                        <c:v>334.35700000000003</c:v>
                      </c:pt>
                      <c:pt idx="1013">
                        <c:v>334.35599999999999</c:v>
                      </c:pt>
                      <c:pt idx="1014">
                        <c:v>334.35500000000002</c:v>
                      </c:pt>
                      <c:pt idx="1015">
                        <c:v>334.35399999999998</c:v>
                      </c:pt>
                      <c:pt idx="1016">
                        <c:v>334.35300000000001</c:v>
                      </c:pt>
                      <c:pt idx="1017">
                        <c:v>334.35199999999998</c:v>
                      </c:pt>
                      <c:pt idx="1018">
                        <c:v>334.351</c:v>
                      </c:pt>
                      <c:pt idx="1019">
                        <c:v>334.35</c:v>
                      </c:pt>
                      <c:pt idx="1020">
                        <c:v>334.34899999999999</c:v>
                      </c:pt>
                      <c:pt idx="1021">
                        <c:v>334.34800000000001</c:v>
                      </c:pt>
                      <c:pt idx="1022">
                        <c:v>334.34699999999998</c:v>
                      </c:pt>
                      <c:pt idx="1023">
                        <c:v>334.346</c:v>
                      </c:pt>
                      <c:pt idx="1024">
                        <c:v>334.34399999999999</c:v>
                      </c:pt>
                      <c:pt idx="1025">
                        <c:v>334.34300000000002</c:v>
                      </c:pt>
                      <c:pt idx="1026">
                        <c:v>334.34199999999998</c:v>
                      </c:pt>
                      <c:pt idx="1027">
                        <c:v>334.34100000000001</c:v>
                      </c:pt>
                      <c:pt idx="1028">
                        <c:v>334.34</c:v>
                      </c:pt>
                      <c:pt idx="1029">
                        <c:v>334.339</c:v>
                      </c:pt>
                      <c:pt idx="1030">
                        <c:v>334.33800000000002</c:v>
                      </c:pt>
                      <c:pt idx="1031">
                        <c:v>334.33699999999999</c:v>
                      </c:pt>
                      <c:pt idx="1032">
                        <c:v>334.33600000000001</c:v>
                      </c:pt>
                      <c:pt idx="1033">
                        <c:v>334.33499999999998</c:v>
                      </c:pt>
                      <c:pt idx="1034">
                        <c:v>334.334</c:v>
                      </c:pt>
                      <c:pt idx="1035">
                        <c:v>334.33300000000003</c:v>
                      </c:pt>
                      <c:pt idx="1036">
                        <c:v>334.33199999999999</c:v>
                      </c:pt>
                      <c:pt idx="1037">
                        <c:v>334.33100000000002</c:v>
                      </c:pt>
                      <c:pt idx="1038">
                        <c:v>334.33</c:v>
                      </c:pt>
                      <c:pt idx="1039">
                        <c:v>334.32900000000001</c:v>
                      </c:pt>
                      <c:pt idx="1040">
                        <c:v>334.32799999999997</c:v>
                      </c:pt>
                      <c:pt idx="1041">
                        <c:v>334.327</c:v>
                      </c:pt>
                      <c:pt idx="1042">
                        <c:v>334.32600000000002</c:v>
                      </c:pt>
                      <c:pt idx="1043">
                        <c:v>334.32499999999999</c:v>
                      </c:pt>
                      <c:pt idx="1044">
                        <c:v>334.32400000000001</c:v>
                      </c:pt>
                      <c:pt idx="1045">
                        <c:v>334.32299999999998</c:v>
                      </c:pt>
                      <c:pt idx="1046">
                        <c:v>334.322</c:v>
                      </c:pt>
                      <c:pt idx="1047">
                        <c:v>334.32</c:v>
                      </c:pt>
                      <c:pt idx="1048">
                        <c:v>334.31900000000002</c:v>
                      </c:pt>
                      <c:pt idx="1049">
                        <c:v>334.31799999999998</c:v>
                      </c:pt>
                      <c:pt idx="1050">
                        <c:v>334.31700000000001</c:v>
                      </c:pt>
                      <c:pt idx="1051">
                        <c:v>334.31599999999997</c:v>
                      </c:pt>
                      <c:pt idx="1052">
                        <c:v>334.315</c:v>
                      </c:pt>
                      <c:pt idx="1053">
                        <c:v>334.31400000000002</c:v>
                      </c:pt>
                      <c:pt idx="1054">
                        <c:v>334.31299999999999</c:v>
                      </c:pt>
                      <c:pt idx="1055">
                        <c:v>334.31200000000001</c:v>
                      </c:pt>
                      <c:pt idx="1056">
                        <c:v>334.31099999999998</c:v>
                      </c:pt>
                      <c:pt idx="1057">
                        <c:v>334.31</c:v>
                      </c:pt>
                      <c:pt idx="1058">
                        <c:v>334.30900000000003</c:v>
                      </c:pt>
                      <c:pt idx="1059">
                        <c:v>334.30799999999999</c:v>
                      </c:pt>
                      <c:pt idx="1060">
                        <c:v>334.30700000000002</c:v>
                      </c:pt>
                      <c:pt idx="1061">
                        <c:v>334.30599999999998</c:v>
                      </c:pt>
                      <c:pt idx="1062">
                        <c:v>334.30500000000001</c:v>
                      </c:pt>
                      <c:pt idx="1063">
                        <c:v>334.30399999999997</c:v>
                      </c:pt>
                      <c:pt idx="1064">
                        <c:v>334.303</c:v>
                      </c:pt>
                      <c:pt idx="1065">
                        <c:v>334.30200000000002</c:v>
                      </c:pt>
                      <c:pt idx="1066">
                        <c:v>334.30099999999999</c:v>
                      </c:pt>
                      <c:pt idx="1067">
                        <c:v>334.3</c:v>
                      </c:pt>
                      <c:pt idx="1068">
                        <c:v>334.29899999999998</c:v>
                      </c:pt>
                      <c:pt idx="1069">
                        <c:v>334.298</c:v>
                      </c:pt>
                      <c:pt idx="1070">
                        <c:v>334.29700000000003</c:v>
                      </c:pt>
                      <c:pt idx="1071">
                        <c:v>334.29599999999999</c:v>
                      </c:pt>
                      <c:pt idx="1072">
                        <c:v>334.29500000000002</c:v>
                      </c:pt>
                      <c:pt idx="1073">
                        <c:v>334.29399999999998</c:v>
                      </c:pt>
                      <c:pt idx="1074">
                        <c:v>334.29300000000001</c:v>
                      </c:pt>
                      <c:pt idx="1075">
                        <c:v>334.291</c:v>
                      </c:pt>
                      <c:pt idx="1076">
                        <c:v>334.29</c:v>
                      </c:pt>
                      <c:pt idx="1077">
                        <c:v>334.28899999999999</c:v>
                      </c:pt>
                      <c:pt idx="1078">
                        <c:v>334.28800000000001</c:v>
                      </c:pt>
                      <c:pt idx="1079">
                        <c:v>334.28699999999998</c:v>
                      </c:pt>
                      <c:pt idx="1080">
                        <c:v>334.286</c:v>
                      </c:pt>
                      <c:pt idx="1081">
                        <c:v>334.28500000000003</c:v>
                      </c:pt>
                      <c:pt idx="1082">
                        <c:v>334.28399999999999</c:v>
                      </c:pt>
                      <c:pt idx="1083">
                        <c:v>334.28300000000002</c:v>
                      </c:pt>
                      <c:pt idx="1084">
                        <c:v>334.28199999999998</c:v>
                      </c:pt>
                      <c:pt idx="1085">
                        <c:v>334.28100000000001</c:v>
                      </c:pt>
                      <c:pt idx="1086">
                        <c:v>334.28</c:v>
                      </c:pt>
                      <c:pt idx="1087">
                        <c:v>334.279</c:v>
                      </c:pt>
                      <c:pt idx="1088">
                        <c:v>334.27800000000002</c:v>
                      </c:pt>
                      <c:pt idx="1089">
                        <c:v>334.27699999999999</c:v>
                      </c:pt>
                      <c:pt idx="1090">
                        <c:v>334.27600000000001</c:v>
                      </c:pt>
                      <c:pt idx="1091">
                        <c:v>334.27499999999998</c:v>
                      </c:pt>
                      <c:pt idx="1092">
                        <c:v>334.274</c:v>
                      </c:pt>
                      <c:pt idx="1093">
                        <c:v>334.27300000000002</c:v>
                      </c:pt>
                      <c:pt idx="1094">
                        <c:v>334.27199999999999</c:v>
                      </c:pt>
                      <c:pt idx="1095">
                        <c:v>334.27100000000002</c:v>
                      </c:pt>
                      <c:pt idx="1096">
                        <c:v>334.27</c:v>
                      </c:pt>
                      <c:pt idx="1097">
                        <c:v>334.26900000000001</c:v>
                      </c:pt>
                      <c:pt idx="1098">
                        <c:v>334.26799999999997</c:v>
                      </c:pt>
                      <c:pt idx="1099">
                        <c:v>334.267</c:v>
                      </c:pt>
                      <c:pt idx="1100">
                        <c:v>334.26600000000002</c:v>
                      </c:pt>
                      <c:pt idx="1101">
                        <c:v>334.26499999999999</c:v>
                      </c:pt>
                      <c:pt idx="1102">
                        <c:v>334.26400000000001</c:v>
                      </c:pt>
                      <c:pt idx="1103">
                        <c:v>334.26299999999998</c:v>
                      </c:pt>
                      <c:pt idx="1104">
                        <c:v>334.262</c:v>
                      </c:pt>
                      <c:pt idx="1105">
                        <c:v>334.26100000000002</c:v>
                      </c:pt>
                      <c:pt idx="1106">
                        <c:v>334.26</c:v>
                      </c:pt>
                      <c:pt idx="1107">
                        <c:v>334.25900000000001</c:v>
                      </c:pt>
                      <c:pt idx="1108">
                        <c:v>334.25799999999998</c:v>
                      </c:pt>
                      <c:pt idx="1109">
                        <c:v>334.25700000000001</c:v>
                      </c:pt>
                      <c:pt idx="1110">
                        <c:v>334.25599999999997</c:v>
                      </c:pt>
                      <c:pt idx="1111">
                        <c:v>334.255</c:v>
                      </c:pt>
                      <c:pt idx="1112">
                        <c:v>334.25400000000002</c:v>
                      </c:pt>
                      <c:pt idx="1113">
                        <c:v>334.25299999999999</c:v>
                      </c:pt>
                      <c:pt idx="1114">
                        <c:v>334.25099999999998</c:v>
                      </c:pt>
                      <c:pt idx="1115">
                        <c:v>334.25</c:v>
                      </c:pt>
                      <c:pt idx="1116">
                        <c:v>334.24900000000002</c:v>
                      </c:pt>
                      <c:pt idx="1117">
                        <c:v>334.24799999999999</c:v>
                      </c:pt>
                      <c:pt idx="1118">
                        <c:v>334.24700000000001</c:v>
                      </c:pt>
                      <c:pt idx="1119">
                        <c:v>334.24599999999998</c:v>
                      </c:pt>
                      <c:pt idx="1120">
                        <c:v>334.245</c:v>
                      </c:pt>
                      <c:pt idx="1121">
                        <c:v>334.24400000000003</c:v>
                      </c:pt>
                      <c:pt idx="1122">
                        <c:v>334.24299999999999</c:v>
                      </c:pt>
                      <c:pt idx="1123">
                        <c:v>334.24200000000002</c:v>
                      </c:pt>
                      <c:pt idx="1124">
                        <c:v>334.24099999999999</c:v>
                      </c:pt>
                      <c:pt idx="1125">
                        <c:v>334.24</c:v>
                      </c:pt>
                      <c:pt idx="1126">
                        <c:v>334.23899999999998</c:v>
                      </c:pt>
                      <c:pt idx="1127">
                        <c:v>334.238</c:v>
                      </c:pt>
                      <c:pt idx="1128">
                        <c:v>334.23700000000002</c:v>
                      </c:pt>
                      <c:pt idx="1129">
                        <c:v>334.23599999999999</c:v>
                      </c:pt>
                      <c:pt idx="1130">
                        <c:v>334.23500000000001</c:v>
                      </c:pt>
                      <c:pt idx="1131">
                        <c:v>334.23399999999998</c:v>
                      </c:pt>
                      <c:pt idx="1132">
                        <c:v>334.233</c:v>
                      </c:pt>
                      <c:pt idx="1133">
                        <c:v>334.23200000000003</c:v>
                      </c:pt>
                      <c:pt idx="1134">
                        <c:v>334.23099999999999</c:v>
                      </c:pt>
                      <c:pt idx="1135">
                        <c:v>334.23</c:v>
                      </c:pt>
                      <c:pt idx="1136">
                        <c:v>334.22899999999998</c:v>
                      </c:pt>
                      <c:pt idx="1137">
                        <c:v>334.22800000000001</c:v>
                      </c:pt>
                      <c:pt idx="1138">
                        <c:v>334.22699999999998</c:v>
                      </c:pt>
                      <c:pt idx="1139">
                        <c:v>334.226</c:v>
                      </c:pt>
                      <c:pt idx="1140">
                        <c:v>334.22500000000002</c:v>
                      </c:pt>
                      <c:pt idx="1141">
                        <c:v>334.22399999999999</c:v>
                      </c:pt>
                      <c:pt idx="1142">
                        <c:v>334.22300000000001</c:v>
                      </c:pt>
                      <c:pt idx="1143">
                        <c:v>334.22199999999998</c:v>
                      </c:pt>
                      <c:pt idx="1144">
                        <c:v>334.221</c:v>
                      </c:pt>
                      <c:pt idx="1145">
                        <c:v>334.22</c:v>
                      </c:pt>
                      <c:pt idx="1146">
                        <c:v>334.21899999999999</c:v>
                      </c:pt>
                      <c:pt idx="1147">
                        <c:v>334.21800000000002</c:v>
                      </c:pt>
                      <c:pt idx="1148">
                        <c:v>334.21699999999998</c:v>
                      </c:pt>
                      <c:pt idx="1149">
                        <c:v>334.21600000000001</c:v>
                      </c:pt>
                      <c:pt idx="1150">
                        <c:v>334.21499999999997</c:v>
                      </c:pt>
                      <c:pt idx="1151">
                        <c:v>334.214</c:v>
                      </c:pt>
                      <c:pt idx="1152">
                        <c:v>334.21300000000002</c:v>
                      </c:pt>
                      <c:pt idx="1153">
                        <c:v>334.21199999999999</c:v>
                      </c:pt>
                      <c:pt idx="1154">
                        <c:v>334.21100000000001</c:v>
                      </c:pt>
                      <c:pt idx="1155">
                        <c:v>334.21</c:v>
                      </c:pt>
                      <c:pt idx="1156">
                        <c:v>334.209</c:v>
                      </c:pt>
                      <c:pt idx="1157">
                        <c:v>334.20800000000003</c:v>
                      </c:pt>
                      <c:pt idx="1158">
                        <c:v>334.20699999999999</c:v>
                      </c:pt>
                      <c:pt idx="1159">
                        <c:v>334.20600000000002</c:v>
                      </c:pt>
                      <c:pt idx="1160">
                        <c:v>334.20499999999998</c:v>
                      </c:pt>
                      <c:pt idx="1161">
                        <c:v>334.20400000000001</c:v>
                      </c:pt>
                      <c:pt idx="1162">
                        <c:v>334.20299999999997</c:v>
                      </c:pt>
                      <c:pt idx="1163">
                        <c:v>334.202</c:v>
                      </c:pt>
                      <c:pt idx="1164">
                        <c:v>334.20100000000002</c:v>
                      </c:pt>
                      <c:pt idx="1165">
                        <c:v>334.2</c:v>
                      </c:pt>
                      <c:pt idx="1166">
                        <c:v>334.19900000000001</c:v>
                      </c:pt>
                      <c:pt idx="1167">
                        <c:v>334.19799999999998</c:v>
                      </c:pt>
                      <c:pt idx="1168">
                        <c:v>334.197</c:v>
                      </c:pt>
                      <c:pt idx="1169">
                        <c:v>334.19600000000003</c:v>
                      </c:pt>
                      <c:pt idx="1170">
                        <c:v>334.19499999999999</c:v>
                      </c:pt>
                      <c:pt idx="1171">
                        <c:v>334.19400000000002</c:v>
                      </c:pt>
                      <c:pt idx="1172">
                        <c:v>334.19299999999998</c:v>
                      </c:pt>
                      <c:pt idx="1173">
                        <c:v>334.19200000000001</c:v>
                      </c:pt>
                      <c:pt idx="1174">
                        <c:v>334.19099999999997</c:v>
                      </c:pt>
                      <c:pt idx="1175">
                        <c:v>334.19</c:v>
                      </c:pt>
                      <c:pt idx="1176">
                        <c:v>334.18900000000002</c:v>
                      </c:pt>
                      <c:pt idx="1177">
                        <c:v>334.18799999999999</c:v>
                      </c:pt>
                      <c:pt idx="1178">
                        <c:v>334.18700000000001</c:v>
                      </c:pt>
                      <c:pt idx="1179">
                        <c:v>334.18599999999998</c:v>
                      </c:pt>
                      <c:pt idx="1180">
                        <c:v>334.185</c:v>
                      </c:pt>
                      <c:pt idx="1181">
                        <c:v>334.18400000000003</c:v>
                      </c:pt>
                      <c:pt idx="1182">
                        <c:v>334.18299999999999</c:v>
                      </c:pt>
                      <c:pt idx="1183">
                        <c:v>334.18200000000002</c:v>
                      </c:pt>
                      <c:pt idx="1184">
                        <c:v>334.18099999999998</c:v>
                      </c:pt>
                      <c:pt idx="1185">
                        <c:v>334.18</c:v>
                      </c:pt>
                      <c:pt idx="1186">
                        <c:v>334.17899999999997</c:v>
                      </c:pt>
                      <c:pt idx="1187">
                        <c:v>334.178</c:v>
                      </c:pt>
                      <c:pt idx="1188">
                        <c:v>334.17700000000002</c:v>
                      </c:pt>
                      <c:pt idx="1189">
                        <c:v>334.17599999999999</c:v>
                      </c:pt>
                      <c:pt idx="1190">
                        <c:v>334.17500000000001</c:v>
                      </c:pt>
                      <c:pt idx="1191">
                        <c:v>334.17399999999998</c:v>
                      </c:pt>
                      <c:pt idx="1192">
                        <c:v>334.173</c:v>
                      </c:pt>
                      <c:pt idx="1193">
                        <c:v>334.17200000000003</c:v>
                      </c:pt>
                      <c:pt idx="1194">
                        <c:v>334.17099999999999</c:v>
                      </c:pt>
                      <c:pt idx="1195">
                        <c:v>334.17</c:v>
                      </c:pt>
                      <c:pt idx="1196">
                        <c:v>334.16899999999998</c:v>
                      </c:pt>
                      <c:pt idx="1197">
                        <c:v>334.16800000000001</c:v>
                      </c:pt>
                      <c:pt idx="1198">
                        <c:v>334.16699999999997</c:v>
                      </c:pt>
                      <c:pt idx="1199">
                        <c:v>334.166</c:v>
                      </c:pt>
                      <c:pt idx="1200">
                        <c:v>334.16500000000002</c:v>
                      </c:pt>
                      <c:pt idx="1201">
                        <c:v>334.16399999999999</c:v>
                      </c:pt>
                      <c:pt idx="1202">
                        <c:v>334.16300000000001</c:v>
                      </c:pt>
                      <c:pt idx="1203">
                        <c:v>334.16199999999998</c:v>
                      </c:pt>
                      <c:pt idx="1204">
                        <c:v>334.161</c:v>
                      </c:pt>
                      <c:pt idx="1205">
                        <c:v>334.16</c:v>
                      </c:pt>
                      <c:pt idx="1206">
                        <c:v>334.15899999999999</c:v>
                      </c:pt>
                      <c:pt idx="1207">
                        <c:v>334.15800000000002</c:v>
                      </c:pt>
                      <c:pt idx="1208">
                        <c:v>334.15699999999998</c:v>
                      </c:pt>
                      <c:pt idx="1209">
                        <c:v>334.15600000000001</c:v>
                      </c:pt>
                      <c:pt idx="1210">
                        <c:v>334.15499999999997</c:v>
                      </c:pt>
                      <c:pt idx="1211">
                        <c:v>334.154</c:v>
                      </c:pt>
                      <c:pt idx="1212">
                        <c:v>334.15300000000002</c:v>
                      </c:pt>
                      <c:pt idx="1213">
                        <c:v>334.15199999999999</c:v>
                      </c:pt>
                      <c:pt idx="1214">
                        <c:v>334.15100000000001</c:v>
                      </c:pt>
                      <c:pt idx="1215">
                        <c:v>334.15</c:v>
                      </c:pt>
                      <c:pt idx="1216">
                        <c:v>334.149</c:v>
                      </c:pt>
                      <c:pt idx="1217">
                        <c:v>334.14800000000002</c:v>
                      </c:pt>
                      <c:pt idx="1218">
                        <c:v>334.14699999999999</c:v>
                      </c:pt>
                      <c:pt idx="1219">
                        <c:v>334.14600000000002</c:v>
                      </c:pt>
                      <c:pt idx="1220">
                        <c:v>334.14499999999998</c:v>
                      </c:pt>
                      <c:pt idx="1221">
                        <c:v>334.14400000000001</c:v>
                      </c:pt>
                      <c:pt idx="1222">
                        <c:v>334.14299999999997</c:v>
                      </c:pt>
                      <c:pt idx="1223">
                        <c:v>334.142</c:v>
                      </c:pt>
                      <c:pt idx="1224">
                        <c:v>334.14100000000002</c:v>
                      </c:pt>
                      <c:pt idx="1225">
                        <c:v>334.14</c:v>
                      </c:pt>
                      <c:pt idx="1226">
                        <c:v>334.13900000000001</c:v>
                      </c:pt>
                      <c:pt idx="1227">
                        <c:v>334.13799999999998</c:v>
                      </c:pt>
                      <c:pt idx="1228">
                        <c:v>334.137</c:v>
                      </c:pt>
                      <c:pt idx="1229">
                        <c:v>334.13600000000002</c:v>
                      </c:pt>
                      <c:pt idx="1230">
                        <c:v>334.13499999999999</c:v>
                      </c:pt>
                      <c:pt idx="1231">
                        <c:v>334.13499999999999</c:v>
                      </c:pt>
                      <c:pt idx="1232">
                        <c:v>334.13400000000001</c:v>
                      </c:pt>
                      <c:pt idx="1233">
                        <c:v>334.13299999999998</c:v>
                      </c:pt>
                      <c:pt idx="1234">
                        <c:v>334.13200000000001</c:v>
                      </c:pt>
                      <c:pt idx="1235">
                        <c:v>334.13099999999997</c:v>
                      </c:pt>
                      <c:pt idx="1236">
                        <c:v>334.13</c:v>
                      </c:pt>
                      <c:pt idx="1237">
                        <c:v>334.12900000000002</c:v>
                      </c:pt>
                      <c:pt idx="1238">
                        <c:v>334.12799999999999</c:v>
                      </c:pt>
                      <c:pt idx="1239">
                        <c:v>334.12700000000001</c:v>
                      </c:pt>
                      <c:pt idx="1240">
                        <c:v>334.12599999999998</c:v>
                      </c:pt>
                      <c:pt idx="1241">
                        <c:v>334.125</c:v>
                      </c:pt>
                      <c:pt idx="1242">
                        <c:v>334.12400000000002</c:v>
                      </c:pt>
                      <c:pt idx="1243">
                        <c:v>334.12299999999999</c:v>
                      </c:pt>
                      <c:pt idx="1244">
                        <c:v>334.12200000000001</c:v>
                      </c:pt>
                      <c:pt idx="1245">
                        <c:v>334.12099999999998</c:v>
                      </c:pt>
                      <c:pt idx="1246">
                        <c:v>334.12</c:v>
                      </c:pt>
                      <c:pt idx="1247">
                        <c:v>334.11900000000003</c:v>
                      </c:pt>
                      <c:pt idx="1248">
                        <c:v>334.11799999999999</c:v>
                      </c:pt>
                      <c:pt idx="1249">
                        <c:v>334.11700000000002</c:v>
                      </c:pt>
                      <c:pt idx="1250">
                        <c:v>334.11599999999999</c:v>
                      </c:pt>
                      <c:pt idx="1251">
                        <c:v>334.11500000000001</c:v>
                      </c:pt>
                      <c:pt idx="1252">
                        <c:v>334.11399999999998</c:v>
                      </c:pt>
                      <c:pt idx="1253">
                        <c:v>334.113</c:v>
                      </c:pt>
                      <c:pt idx="1254">
                        <c:v>334.11200000000002</c:v>
                      </c:pt>
                      <c:pt idx="1255">
                        <c:v>334.11099999999999</c:v>
                      </c:pt>
                      <c:pt idx="1256">
                        <c:v>334.11</c:v>
                      </c:pt>
                      <c:pt idx="1257">
                        <c:v>334.10899999999998</c:v>
                      </c:pt>
                      <c:pt idx="1258">
                        <c:v>334.108</c:v>
                      </c:pt>
                      <c:pt idx="1259">
                        <c:v>334.10700000000003</c:v>
                      </c:pt>
                      <c:pt idx="1260">
                        <c:v>334.10599999999999</c:v>
                      </c:pt>
                      <c:pt idx="1261">
                        <c:v>334.10500000000002</c:v>
                      </c:pt>
                      <c:pt idx="1262">
                        <c:v>334.10399999999998</c:v>
                      </c:pt>
                      <c:pt idx="1263">
                        <c:v>334.10300000000001</c:v>
                      </c:pt>
                      <c:pt idx="1264">
                        <c:v>334.10199999999998</c:v>
                      </c:pt>
                      <c:pt idx="1265">
                        <c:v>334.101</c:v>
                      </c:pt>
                      <c:pt idx="1266">
                        <c:v>334.1</c:v>
                      </c:pt>
                      <c:pt idx="1267">
                        <c:v>334.09899999999999</c:v>
                      </c:pt>
                      <c:pt idx="1268">
                        <c:v>334.09800000000001</c:v>
                      </c:pt>
                      <c:pt idx="1269">
                        <c:v>334.09699999999998</c:v>
                      </c:pt>
                      <c:pt idx="1270">
                        <c:v>334.096</c:v>
                      </c:pt>
                      <c:pt idx="1271">
                        <c:v>334.09500000000003</c:v>
                      </c:pt>
                      <c:pt idx="1272">
                        <c:v>334.09500000000003</c:v>
                      </c:pt>
                      <c:pt idx="1273">
                        <c:v>334.09399999999999</c:v>
                      </c:pt>
                      <c:pt idx="1274">
                        <c:v>334.09300000000002</c:v>
                      </c:pt>
                      <c:pt idx="1275">
                        <c:v>334.09199999999998</c:v>
                      </c:pt>
                      <c:pt idx="1276">
                        <c:v>334.09100000000001</c:v>
                      </c:pt>
                      <c:pt idx="1277">
                        <c:v>334.09</c:v>
                      </c:pt>
                      <c:pt idx="1278">
                        <c:v>334.089</c:v>
                      </c:pt>
                      <c:pt idx="1279">
                        <c:v>334.08800000000002</c:v>
                      </c:pt>
                      <c:pt idx="1280">
                        <c:v>334.08699999999999</c:v>
                      </c:pt>
                      <c:pt idx="1281">
                        <c:v>334.08600000000001</c:v>
                      </c:pt>
                      <c:pt idx="1282">
                        <c:v>334.08499999999998</c:v>
                      </c:pt>
                      <c:pt idx="1283">
                        <c:v>334.084</c:v>
                      </c:pt>
                      <c:pt idx="1284">
                        <c:v>334.08300000000003</c:v>
                      </c:pt>
                      <c:pt idx="1285">
                        <c:v>334.08199999999999</c:v>
                      </c:pt>
                      <c:pt idx="1286">
                        <c:v>334.08100000000002</c:v>
                      </c:pt>
                      <c:pt idx="1287">
                        <c:v>334.08</c:v>
                      </c:pt>
                      <c:pt idx="1288">
                        <c:v>334.07900000000001</c:v>
                      </c:pt>
                      <c:pt idx="1289">
                        <c:v>334.07799999999997</c:v>
                      </c:pt>
                      <c:pt idx="1290">
                        <c:v>334.077</c:v>
                      </c:pt>
                      <c:pt idx="1291">
                        <c:v>334.07600000000002</c:v>
                      </c:pt>
                      <c:pt idx="1292">
                        <c:v>334.07499999999999</c:v>
                      </c:pt>
                      <c:pt idx="1293">
                        <c:v>334.07400000000001</c:v>
                      </c:pt>
                      <c:pt idx="1294">
                        <c:v>334.07299999999998</c:v>
                      </c:pt>
                      <c:pt idx="1295">
                        <c:v>334.072</c:v>
                      </c:pt>
                      <c:pt idx="1296">
                        <c:v>334.07100000000003</c:v>
                      </c:pt>
                      <c:pt idx="1297">
                        <c:v>334.07</c:v>
                      </c:pt>
                      <c:pt idx="1298">
                        <c:v>334.06900000000002</c:v>
                      </c:pt>
                      <c:pt idx="1299">
                        <c:v>334.06799999999998</c:v>
                      </c:pt>
                      <c:pt idx="1300">
                        <c:v>334.06700000000001</c:v>
                      </c:pt>
                      <c:pt idx="1301">
                        <c:v>334.06700000000001</c:v>
                      </c:pt>
                      <c:pt idx="1302">
                        <c:v>334.06599999999997</c:v>
                      </c:pt>
                      <c:pt idx="1303">
                        <c:v>334.065</c:v>
                      </c:pt>
                      <c:pt idx="1304">
                        <c:v>334.06400000000002</c:v>
                      </c:pt>
                      <c:pt idx="1305">
                        <c:v>334.06299999999999</c:v>
                      </c:pt>
                      <c:pt idx="1306">
                        <c:v>334.06200000000001</c:v>
                      </c:pt>
                      <c:pt idx="1307">
                        <c:v>334.06099999999998</c:v>
                      </c:pt>
                      <c:pt idx="1308">
                        <c:v>334.06</c:v>
                      </c:pt>
                      <c:pt idx="1309">
                        <c:v>334.05900000000003</c:v>
                      </c:pt>
                      <c:pt idx="1310">
                        <c:v>334.05799999999999</c:v>
                      </c:pt>
                      <c:pt idx="1311">
                        <c:v>334.05700000000002</c:v>
                      </c:pt>
                      <c:pt idx="1312">
                        <c:v>334.05599999999998</c:v>
                      </c:pt>
                      <c:pt idx="1313">
                        <c:v>334.05500000000001</c:v>
                      </c:pt>
                      <c:pt idx="1314">
                        <c:v>334.05399999999997</c:v>
                      </c:pt>
                      <c:pt idx="1315">
                        <c:v>334.053</c:v>
                      </c:pt>
                      <c:pt idx="1316">
                        <c:v>334.05200000000002</c:v>
                      </c:pt>
                      <c:pt idx="1317">
                        <c:v>334.05099999999999</c:v>
                      </c:pt>
                      <c:pt idx="1318">
                        <c:v>334.05</c:v>
                      </c:pt>
                      <c:pt idx="1319">
                        <c:v>334.04899999999998</c:v>
                      </c:pt>
                      <c:pt idx="1320">
                        <c:v>334.048</c:v>
                      </c:pt>
                      <c:pt idx="1321">
                        <c:v>334.04700000000003</c:v>
                      </c:pt>
                      <c:pt idx="1322">
                        <c:v>334.04599999999999</c:v>
                      </c:pt>
                      <c:pt idx="1323">
                        <c:v>334.04500000000002</c:v>
                      </c:pt>
                      <c:pt idx="1324">
                        <c:v>334.04500000000002</c:v>
                      </c:pt>
                      <c:pt idx="1325">
                        <c:v>334.04399999999998</c:v>
                      </c:pt>
                      <c:pt idx="1326">
                        <c:v>334.04300000000001</c:v>
                      </c:pt>
                      <c:pt idx="1327">
                        <c:v>334.04199999999997</c:v>
                      </c:pt>
                      <c:pt idx="1328">
                        <c:v>334.041</c:v>
                      </c:pt>
                      <c:pt idx="1329">
                        <c:v>334.04</c:v>
                      </c:pt>
                      <c:pt idx="1330">
                        <c:v>334.03899999999999</c:v>
                      </c:pt>
                      <c:pt idx="1331">
                        <c:v>334.03800000000001</c:v>
                      </c:pt>
                      <c:pt idx="1332">
                        <c:v>334.03699999999998</c:v>
                      </c:pt>
                      <c:pt idx="1333">
                        <c:v>334.036</c:v>
                      </c:pt>
                      <c:pt idx="1334">
                        <c:v>334.03500000000003</c:v>
                      </c:pt>
                      <c:pt idx="1335">
                        <c:v>334.03399999999999</c:v>
                      </c:pt>
                      <c:pt idx="1336">
                        <c:v>334.03300000000002</c:v>
                      </c:pt>
                      <c:pt idx="1337">
                        <c:v>334.03199999999998</c:v>
                      </c:pt>
                      <c:pt idx="1338">
                        <c:v>334.03100000000001</c:v>
                      </c:pt>
                      <c:pt idx="1339">
                        <c:v>334.03</c:v>
                      </c:pt>
                      <c:pt idx="1340">
                        <c:v>334.029</c:v>
                      </c:pt>
                      <c:pt idx="1341">
                        <c:v>334.02800000000002</c:v>
                      </c:pt>
                      <c:pt idx="1342">
                        <c:v>334.02699999999999</c:v>
                      </c:pt>
                      <c:pt idx="1343">
                        <c:v>334.02600000000001</c:v>
                      </c:pt>
                      <c:pt idx="1344">
                        <c:v>334.02499999999998</c:v>
                      </c:pt>
                      <c:pt idx="1345">
                        <c:v>334.02499999999998</c:v>
                      </c:pt>
                      <c:pt idx="1346">
                        <c:v>334.024</c:v>
                      </c:pt>
                      <c:pt idx="1347">
                        <c:v>334.02300000000002</c:v>
                      </c:pt>
                      <c:pt idx="1348">
                        <c:v>334.02199999999999</c:v>
                      </c:pt>
                      <c:pt idx="1349">
                        <c:v>334.02100000000002</c:v>
                      </c:pt>
                      <c:pt idx="1350">
                        <c:v>334.02</c:v>
                      </c:pt>
                      <c:pt idx="1351">
                        <c:v>334.01900000000001</c:v>
                      </c:pt>
                      <c:pt idx="1352">
                        <c:v>334.01799999999997</c:v>
                      </c:pt>
                      <c:pt idx="1353">
                        <c:v>334.017</c:v>
                      </c:pt>
                      <c:pt idx="1354">
                        <c:v>334.01600000000002</c:v>
                      </c:pt>
                      <c:pt idx="1355">
                        <c:v>334.01499999999999</c:v>
                      </c:pt>
                      <c:pt idx="1356">
                        <c:v>334.01400000000001</c:v>
                      </c:pt>
                      <c:pt idx="1357">
                        <c:v>334.01299999999998</c:v>
                      </c:pt>
                      <c:pt idx="1358">
                        <c:v>334.012</c:v>
                      </c:pt>
                      <c:pt idx="1359">
                        <c:v>334.01100000000002</c:v>
                      </c:pt>
                      <c:pt idx="1360">
                        <c:v>334.01</c:v>
                      </c:pt>
                      <c:pt idx="1361">
                        <c:v>334.00900000000001</c:v>
                      </c:pt>
                      <c:pt idx="1362">
                        <c:v>334.00799999999998</c:v>
                      </c:pt>
                      <c:pt idx="1363">
                        <c:v>334.00799999999998</c:v>
                      </c:pt>
                      <c:pt idx="1364">
                        <c:v>334.00700000000001</c:v>
                      </c:pt>
                      <c:pt idx="1365">
                        <c:v>334.00599999999997</c:v>
                      </c:pt>
                      <c:pt idx="1366">
                        <c:v>334.005</c:v>
                      </c:pt>
                      <c:pt idx="1367">
                        <c:v>334.00400000000002</c:v>
                      </c:pt>
                      <c:pt idx="1368">
                        <c:v>334.00299999999999</c:v>
                      </c:pt>
                      <c:pt idx="1369">
                        <c:v>334.00200000000001</c:v>
                      </c:pt>
                      <c:pt idx="1370">
                        <c:v>334.00099999999998</c:v>
                      </c:pt>
                      <c:pt idx="1371">
                        <c:v>334</c:v>
                      </c:pt>
                      <c:pt idx="1372">
                        <c:v>333.99900000000002</c:v>
                      </c:pt>
                      <c:pt idx="1373">
                        <c:v>333.99799999999999</c:v>
                      </c:pt>
                      <c:pt idx="1374">
                        <c:v>333.99700000000001</c:v>
                      </c:pt>
                      <c:pt idx="1375">
                        <c:v>333.99599999999998</c:v>
                      </c:pt>
                      <c:pt idx="1376">
                        <c:v>333.995</c:v>
                      </c:pt>
                      <c:pt idx="1377">
                        <c:v>333.99400000000003</c:v>
                      </c:pt>
                      <c:pt idx="1378">
                        <c:v>333.99299999999999</c:v>
                      </c:pt>
                      <c:pt idx="1379">
                        <c:v>333.99200000000002</c:v>
                      </c:pt>
                      <c:pt idx="1380">
                        <c:v>333.99200000000002</c:v>
                      </c:pt>
                      <c:pt idx="1381">
                        <c:v>333.99099999999999</c:v>
                      </c:pt>
                      <c:pt idx="1382">
                        <c:v>333.99</c:v>
                      </c:pt>
                      <c:pt idx="1383">
                        <c:v>333.98899999999998</c:v>
                      </c:pt>
                      <c:pt idx="1384">
                        <c:v>333.988</c:v>
                      </c:pt>
                      <c:pt idx="1385">
                        <c:v>333.98700000000002</c:v>
                      </c:pt>
                      <c:pt idx="1386">
                        <c:v>333.98599999999999</c:v>
                      </c:pt>
                      <c:pt idx="1387">
                        <c:v>333.98500000000001</c:v>
                      </c:pt>
                      <c:pt idx="1388">
                        <c:v>333.98399999999998</c:v>
                      </c:pt>
                      <c:pt idx="1389">
                        <c:v>333.983</c:v>
                      </c:pt>
                      <c:pt idx="1390">
                        <c:v>333.98200000000003</c:v>
                      </c:pt>
                      <c:pt idx="1391">
                        <c:v>333.98099999999999</c:v>
                      </c:pt>
                      <c:pt idx="1392">
                        <c:v>333.98</c:v>
                      </c:pt>
                      <c:pt idx="1393">
                        <c:v>333.97899999999998</c:v>
                      </c:pt>
                      <c:pt idx="1394">
                        <c:v>333.97800000000001</c:v>
                      </c:pt>
                      <c:pt idx="1395">
                        <c:v>333.97800000000001</c:v>
                      </c:pt>
                      <c:pt idx="1396">
                        <c:v>333.97699999999998</c:v>
                      </c:pt>
                      <c:pt idx="1397">
                        <c:v>333.976</c:v>
                      </c:pt>
                      <c:pt idx="1398">
                        <c:v>333.97500000000002</c:v>
                      </c:pt>
                      <c:pt idx="1399">
                        <c:v>333.97399999999999</c:v>
                      </c:pt>
                      <c:pt idx="1400">
                        <c:v>333.97300000000001</c:v>
                      </c:pt>
                      <c:pt idx="1401">
                        <c:v>333.97199999999998</c:v>
                      </c:pt>
                      <c:pt idx="1402">
                        <c:v>333.971</c:v>
                      </c:pt>
                      <c:pt idx="1403">
                        <c:v>333.97</c:v>
                      </c:pt>
                      <c:pt idx="1404">
                        <c:v>333.96899999999999</c:v>
                      </c:pt>
                      <c:pt idx="1405">
                        <c:v>333.96800000000002</c:v>
                      </c:pt>
                      <c:pt idx="1406">
                        <c:v>333.96699999999998</c:v>
                      </c:pt>
                      <c:pt idx="1407">
                        <c:v>333.96600000000001</c:v>
                      </c:pt>
                      <c:pt idx="1408">
                        <c:v>333.96499999999997</c:v>
                      </c:pt>
                      <c:pt idx="1409">
                        <c:v>333.964</c:v>
                      </c:pt>
                      <c:pt idx="1410">
                        <c:v>333.964</c:v>
                      </c:pt>
                      <c:pt idx="1411">
                        <c:v>333.96300000000002</c:v>
                      </c:pt>
                      <c:pt idx="1412">
                        <c:v>333.96199999999999</c:v>
                      </c:pt>
                      <c:pt idx="1413">
                        <c:v>333.96100000000001</c:v>
                      </c:pt>
                      <c:pt idx="1414">
                        <c:v>333.96</c:v>
                      </c:pt>
                      <c:pt idx="1415">
                        <c:v>333.959</c:v>
                      </c:pt>
                      <c:pt idx="1416">
                        <c:v>333.95800000000003</c:v>
                      </c:pt>
                      <c:pt idx="1417">
                        <c:v>333.95699999999999</c:v>
                      </c:pt>
                      <c:pt idx="1418">
                        <c:v>333.95600000000002</c:v>
                      </c:pt>
                      <c:pt idx="1419">
                        <c:v>333.95499999999998</c:v>
                      </c:pt>
                      <c:pt idx="1420">
                        <c:v>333.95400000000001</c:v>
                      </c:pt>
                      <c:pt idx="1421">
                        <c:v>333.95299999999997</c:v>
                      </c:pt>
                      <c:pt idx="1422">
                        <c:v>333.952</c:v>
                      </c:pt>
                      <c:pt idx="1423">
                        <c:v>333.952</c:v>
                      </c:pt>
                      <c:pt idx="1424">
                        <c:v>333.95100000000002</c:v>
                      </c:pt>
                      <c:pt idx="1425">
                        <c:v>333.95</c:v>
                      </c:pt>
                      <c:pt idx="1426">
                        <c:v>333.94900000000001</c:v>
                      </c:pt>
                      <c:pt idx="1427">
                        <c:v>333.94799999999998</c:v>
                      </c:pt>
                      <c:pt idx="1428">
                        <c:v>333.947</c:v>
                      </c:pt>
                      <c:pt idx="1429">
                        <c:v>333.94600000000003</c:v>
                      </c:pt>
                      <c:pt idx="1430">
                        <c:v>333.94499999999999</c:v>
                      </c:pt>
                      <c:pt idx="1431">
                        <c:v>333.94400000000002</c:v>
                      </c:pt>
                      <c:pt idx="1432">
                        <c:v>333.94299999999998</c:v>
                      </c:pt>
                      <c:pt idx="1433">
                        <c:v>333.94200000000001</c:v>
                      </c:pt>
                      <c:pt idx="1434">
                        <c:v>333.94099999999997</c:v>
                      </c:pt>
                      <c:pt idx="1435">
                        <c:v>333.94099999999997</c:v>
                      </c:pt>
                      <c:pt idx="1436">
                        <c:v>333.94</c:v>
                      </c:pt>
                      <c:pt idx="1437">
                        <c:v>333.93900000000002</c:v>
                      </c:pt>
                      <c:pt idx="1438">
                        <c:v>333.93799999999999</c:v>
                      </c:pt>
                      <c:pt idx="1439">
                        <c:v>333.93700000000001</c:v>
                      </c:pt>
                      <c:pt idx="1440">
                        <c:v>333.93599999999998</c:v>
                      </c:pt>
                      <c:pt idx="1441">
                        <c:v>333.935</c:v>
                      </c:pt>
                      <c:pt idx="1442">
                        <c:v>333.93400000000003</c:v>
                      </c:pt>
                      <c:pt idx="1443">
                        <c:v>333.93299999999999</c:v>
                      </c:pt>
                      <c:pt idx="1444">
                        <c:v>333.93299999999999</c:v>
                      </c:pt>
                      <c:pt idx="1445">
                        <c:v>333.93200000000002</c:v>
                      </c:pt>
                      <c:pt idx="1446">
                        <c:v>333.93099999999998</c:v>
                      </c:pt>
                      <c:pt idx="1447">
                        <c:v>333.93</c:v>
                      </c:pt>
                      <c:pt idx="1448">
                        <c:v>333.92899999999997</c:v>
                      </c:pt>
                      <c:pt idx="1449">
                        <c:v>333.928</c:v>
                      </c:pt>
                      <c:pt idx="1450">
                        <c:v>333.92700000000002</c:v>
                      </c:pt>
                      <c:pt idx="1451">
                        <c:v>333.92700000000002</c:v>
                      </c:pt>
                      <c:pt idx="1452">
                        <c:v>333.92599999999999</c:v>
                      </c:pt>
                      <c:pt idx="1453">
                        <c:v>333.92500000000001</c:v>
                      </c:pt>
                      <c:pt idx="1454">
                        <c:v>333.92399999999998</c:v>
                      </c:pt>
                      <c:pt idx="1455">
                        <c:v>333.923</c:v>
                      </c:pt>
                      <c:pt idx="1456">
                        <c:v>333.923</c:v>
                      </c:pt>
                      <c:pt idx="1457">
                        <c:v>333.92200000000003</c:v>
                      </c:pt>
                      <c:pt idx="1458">
                        <c:v>333.92099999999999</c:v>
                      </c:pt>
                      <c:pt idx="1459">
                        <c:v>333.92099999999999</c:v>
                      </c:pt>
                      <c:pt idx="1460">
                        <c:v>333.92</c:v>
                      </c:pt>
                      <c:pt idx="1461">
                        <c:v>333.92</c:v>
                      </c:pt>
                      <c:pt idx="1462">
                        <c:v>333.92</c:v>
                      </c:pt>
                      <c:pt idx="1463">
                        <c:v>333.92</c:v>
                      </c:pt>
                      <c:pt idx="1464">
                        <c:v>333.92</c:v>
                      </c:pt>
                      <c:pt idx="1465">
                        <c:v>333.92</c:v>
                      </c:pt>
                      <c:pt idx="1466">
                        <c:v>333.92099999999999</c:v>
                      </c:pt>
                      <c:pt idx="1467">
                        <c:v>333.92200000000003</c:v>
                      </c:pt>
                      <c:pt idx="1468">
                        <c:v>333.92399999999998</c:v>
                      </c:pt>
                      <c:pt idx="1469">
                        <c:v>333.92599999999999</c:v>
                      </c:pt>
                      <c:pt idx="1470">
                        <c:v>333.92899999999997</c:v>
                      </c:pt>
                      <c:pt idx="1471">
                        <c:v>333.935</c:v>
                      </c:pt>
                      <c:pt idx="1472">
                        <c:v>333.94200000000001</c:v>
                      </c:pt>
                      <c:pt idx="1473">
                        <c:v>333.95299999999997</c:v>
                      </c:pt>
                      <c:pt idx="1474">
                        <c:v>333.96600000000001</c:v>
                      </c:pt>
                      <c:pt idx="1475">
                        <c:v>333.983</c:v>
                      </c:pt>
                      <c:pt idx="1476">
                        <c:v>334.00200000000001</c:v>
                      </c:pt>
                      <c:pt idx="1477">
                        <c:v>334.02300000000002</c:v>
                      </c:pt>
                      <c:pt idx="1478">
                        <c:v>334.04700000000003</c:v>
                      </c:pt>
                      <c:pt idx="1479">
                        <c:v>334.072</c:v>
                      </c:pt>
                      <c:pt idx="1480">
                        <c:v>334.09899999999999</c:v>
                      </c:pt>
                      <c:pt idx="1481">
                        <c:v>334.125</c:v>
                      </c:pt>
                      <c:pt idx="1482">
                        <c:v>334.14800000000002</c:v>
                      </c:pt>
                      <c:pt idx="1483">
                        <c:v>334.16800000000001</c:v>
                      </c:pt>
                      <c:pt idx="1484">
                        <c:v>334.18400000000003</c:v>
                      </c:pt>
                      <c:pt idx="1485">
                        <c:v>334.197</c:v>
                      </c:pt>
                      <c:pt idx="1486">
                        <c:v>334.20800000000003</c:v>
                      </c:pt>
                      <c:pt idx="1487">
                        <c:v>334.21899999999999</c:v>
                      </c:pt>
                      <c:pt idx="1488">
                        <c:v>334.22899999999998</c:v>
                      </c:pt>
                      <c:pt idx="1489">
                        <c:v>334.24099999999999</c:v>
                      </c:pt>
                      <c:pt idx="1490">
                        <c:v>334.255</c:v>
                      </c:pt>
                      <c:pt idx="1491">
                        <c:v>334.274</c:v>
                      </c:pt>
                      <c:pt idx="1492">
                        <c:v>334.30200000000002</c:v>
                      </c:pt>
                      <c:pt idx="1493">
                        <c:v>334.34</c:v>
                      </c:pt>
                      <c:pt idx="1494">
                        <c:v>334.39100000000002</c:v>
                      </c:pt>
                      <c:pt idx="1495">
                        <c:v>334.45800000000003</c:v>
                      </c:pt>
                      <c:pt idx="1496">
                        <c:v>334.56</c:v>
                      </c:pt>
                      <c:pt idx="1497">
                        <c:v>334.71</c:v>
                      </c:pt>
                      <c:pt idx="1498">
                        <c:v>334.91399999999999</c:v>
                      </c:pt>
                      <c:pt idx="1499">
                        <c:v>335.17</c:v>
                      </c:pt>
                      <c:pt idx="1500">
                        <c:v>335.47399999999999</c:v>
                      </c:pt>
                      <c:pt idx="1501">
                        <c:v>335.82600000000002</c:v>
                      </c:pt>
                      <c:pt idx="1502">
                        <c:v>336.22</c:v>
                      </c:pt>
                      <c:pt idx="1503">
                        <c:v>336.65199999999999</c:v>
                      </c:pt>
                      <c:pt idx="1504">
                        <c:v>337.11399999999998</c:v>
                      </c:pt>
                      <c:pt idx="1505">
                        <c:v>337.59800000000001</c:v>
                      </c:pt>
                      <c:pt idx="1506">
                        <c:v>338.05500000000001</c:v>
                      </c:pt>
                      <c:pt idx="1507">
                        <c:v>338.447</c:v>
                      </c:pt>
                      <c:pt idx="1508">
                        <c:v>338.76499999999999</c:v>
                      </c:pt>
                      <c:pt idx="1509">
                        <c:v>339.012</c:v>
                      </c:pt>
                      <c:pt idx="1510">
                        <c:v>339.19400000000002</c:v>
                      </c:pt>
                      <c:pt idx="1511">
                        <c:v>339.327</c:v>
                      </c:pt>
                      <c:pt idx="1512">
                        <c:v>339.42200000000003</c:v>
                      </c:pt>
                      <c:pt idx="1513">
                        <c:v>339.49299999999999</c:v>
                      </c:pt>
                      <c:pt idx="1514">
                        <c:v>339.54899999999998</c:v>
                      </c:pt>
                      <c:pt idx="1515">
                        <c:v>339.60399999999998</c:v>
                      </c:pt>
                      <c:pt idx="1516">
                        <c:v>339.69499999999999</c:v>
                      </c:pt>
                      <c:pt idx="1517">
                        <c:v>339.85899999999998</c:v>
                      </c:pt>
                      <c:pt idx="1518">
                        <c:v>340.12</c:v>
                      </c:pt>
                      <c:pt idx="1519">
                        <c:v>340.49700000000001</c:v>
                      </c:pt>
                      <c:pt idx="1520">
                        <c:v>341.017</c:v>
                      </c:pt>
                      <c:pt idx="1521">
                        <c:v>341.86099999999999</c:v>
                      </c:pt>
                      <c:pt idx="1522">
                        <c:v>343.142</c:v>
                      </c:pt>
                      <c:pt idx="1523">
                        <c:v>344.88200000000001</c:v>
                      </c:pt>
                      <c:pt idx="1524">
                        <c:v>347.06099999999998</c:v>
                      </c:pt>
                      <c:pt idx="1525">
                        <c:v>349.642</c:v>
                      </c:pt>
                      <c:pt idx="1526">
                        <c:v>352.61</c:v>
                      </c:pt>
                      <c:pt idx="1527">
                        <c:v>355.93</c:v>
                      </c:pt>
                      <c:pt idx="1528">
                        <c:v>359.54899999999998</c:v>
                      </c:pt>
                      <c:pt idx="1529">
                        <c:v>363.41300000000001</c:v>
                      </c:pt>
                      <c:pt idx="1530">
                        <c:v>367.42700000000002</c:v>
                      </c:pt>
                      <c:pt idx="1531">
                        <c:v>371.13600000000002</c:v>
                      </c:pt>
                      <c:pt idx="1532">
                        <c:v>374.25799999999998</c:v>
                      </c:pt>
                      <c:pt idx="1533">
                        <c:v>376.709</c:v>
                      </c:pt>
                      <c:pt idx="1534">
                        <c:v>378.50299999999999</c:v>
                      </c:pt>
                      <c:pt idx="1535">
                        <c:v>379.71</c:v>
                      </c:pt>
                      <c:pt idx="1536">
                        <c:v>380.44099999999997</c:v>
                      </c:pt>
                      <c:pt idx="1537">
                        <c:v>380.791</c:v>
                      </c:pt>
                      <c:pt idx="1538">
                        <c:v>380.82799999999997</c:v>
                      </c:pt>
                      <c:pt idx="1539">
                        <c:v>380.61399999999998</c:v>
                      </c:pt>
                      <c:pt idx="1540">
                        <c:v>380.23500000000001</c:v>
                      </c:pt>
                      <c:pt idx="1541">
                        <c:v>379.95800000000003</c:v>
                      </c:pt>
                      <c:pt idx="1542">
                        <c:v>379.99</c:v>
                      </c:pt>
                      <c:pt idx="1543">
                        <c:v>380.45800000000003</c:v>
                      </c:pt>
                      <c:pt idx="1544">
                        <c:v>381.43799999999999</c:v>
                      </c:pt>
                      <c:pt idx="1545">
                        <c:v>383.084</c:v>
                      </c:pt>
                      <c:pt idx="1546">
                        <c:v>386.13200000000001</c:v>
                      </c:pt>
                      <c:pt idx="1547">
                        <c:v>390.947</c:v>
                      </c:pt>
                      <c:pt idx="1548">
                        <c:v>397.59800000000001</c:v>
                      </c:pt>
                      <c:pt idx="1549">
                        <c:v>406.00099999999998</c:v>
                      </c:pt>
                      <c:pt idx="1550">
                        <c:v>416.13</c:v>
                      </c:pt>
                      <c:pt idx="1551">
                        <c:v>427.83499999999998</c:v>
                      </c:pt>
                      <c:pt idx="1552">
                        <c:v>440.84800000000001</c:v>
                      </c:pt>
                      <c:pt idx="1553">
                        <c:v>455.00200000000001</c:v>
                      </c:pt>
                      <c:pt idx="1554">
                        <c:v>470.15800000000002</c:v>
                      </c:pt>
                      <c:pt idx="1555">
                        <c:v>485.82600000000002</c:v>
                      </c:pt>
                      <c:pt idx="1556">
                        <c:v>500.024</c:v>
                      </c:pt>
                      <c:pt idx="1557">
                        <c:v>511.54399999999998</c:v>
                      </c:pt>
                      <c:pt idx="1558">
                        <c:v>520.08600000000001</c:v>
                      </c:pt>
                      <c:pt idx="1559">
                        <c:v>525.80999999999995</c:v>
                      </c:pt>
                      <c:pt idx="1560">
                        <c:v>529.11099999999999</c:v>
                      </c:pt>
                      <c:pt idx="1561">
                        <c:v>530.54200000000003</c:v>
                      </c:pt>
                      <c:pt idx="1562">
                        <c:v>530.39499999999998</c:v>
                      </c:pt>
                      <c:pt idx="1563">
                        <c:v>528.87199999999996</c:v>
                      </c:pt>
                      <c:pt idx="1564">
                        <c:v>526.16600000000005</c:v>
                      </c:pt>
                      <c:pt idx="1565">
                        <c:v>522.61</c:v>
                      </c:pt>
                      <c:pt idx="1566">
                        <c:v>519.20000000000005</c:v>
                      </c:pt>
                      <c:pt idx="1567">
                        <c:v>516.54600000000005</c:v>
                      </c:pt>
                      <c:pt idx="1568">
                        <c:v>514.94500000000005</c:v>
                      </c:pt>
                      <c:pt idx="1569">
                        <c:v>514.43100000000004</c:v>
                      </c:pt>
                      <c:pt idx="1570">
                        <c:v>515.346</c:v>
                      </c:pt>
                      <c:pt idx="1571">
                        <c:v>519.09900000000005</c:v>
                      </c:pt>
                      <c:pt idx="1572">
                        <c:v>526.23099999999999</c:v>
                      </c:pt>
                      <c:pt idx="1573">
                        <c:v>536.779</c:v>
                      </c:pt>
                      <c:pt idx="1574">
                        <c:v>549.63</c:v>
                      </c:pt>
                      <c:pt idx="1575">
                        <c:v>565.19600000000003</c:v>
                      </c:pt>
                      <c:pt idx="1576">
                        <c:v>583.45299999999997</c:v>
                      </c:pt>
                      <c:pt idx="1577">
                        <c:v>604.101</c:v>
                      </c:pt>
                      <c:pt idx="1578">
                        <c:v>626.80100000000004</c:v>
                      </c:pt>
                      <c:pt idx="1579">
                        <c:v>640.21199999999999</c:v>
                      </c:pt>
                      <c:pt idx="1580">
                        <c:v>658.23900000000003</c:v>
                      </c:pt>
                      <c:pt idx="1581">
                        <c:v>675.51</c:v>
                      </c:pt>
                      <c:pt idx="1582">
                        <c:v>689.55899999999997</c:v>
                      </c:pt>
                      <c:pt idx="1583">
                        <c:v>699.90700000000004</c:v>
                      </c:pt>
                      <c:pt idx="1584">
                        <c:v>583.29999999999995</c:v>
                      </c:pt>
                      <c:pt idx="1585">
                        <c:v>596.85799999999995</c:v>
                      </c:pt>
                      <c:pt idx="1586">
                        <c:v>608.70000000000005</c:v>
                      </c:pt>
                      <c:pt idx="1587">
                        <c:v>619.68600000000004</c:v>
                      </c:pt>
                      <c:pt idx="1588">
                        <c:v>630.61400000000003</c:v>
                      </c:pt>
                      <c:pt idx="1589">
                        <c:v>563.56399999999996</c:v>
                      </c:pt>
                      <c:pt idx="1590">
                        <c:v>579.07899999999995</c:v>
                      </c:pt>
                      <c:pt idx="1591">
                        <c:v>596.99199999999996</c:v>
                      </c:pt>
                      <c:pt idx="1592">
                        <c:v>618.65700000000004</c:v>
                      </c:pt>
                      <c:pt idx="1593">
                        <c:v>645.15899999999999</c:v>
                      </c:pt>
                      <c:pt idx="1594">
                        <c:v>669.39599999999996</c:v>
                      </c:pt>
                      <c:pt idx="1595">
                        <c:v>701.66499999999996</c:v>
                      </c:pt>
                      <c:pt idx="1596">
                        <c:v>744.69399999999996</c:v>
                      </c:pt>
                      <c:pt idx="1597">
                        <c:v>797.53800000000001</c:v>
                      </c:pt>
                      <c:pt idx="1598">
                        <c:v>859.77499999999998</c:v>
                      </c:pt>
                      <c:pt idx="1599">
                        <c:v>929.33900000000006</c:v>
                      </c:pt>
                      <c:pt idx="1600" formatCode="0.00E+00">
                        <c:v>1009.1</c:v>
                      </c:pt>
                      <c:pt idx="1601" formatCode="0.00E+00">
                        <c:v>1087.24</c:v>
                      </c:pt>
                      <c:pt idx="1602" formatCode="0.00E+00">
                        <c:v>1163.03</c:v>
                      </c:pt>
                      <c:pt idx="1603" formatCode="0.00E+00">
                        <c:v>1237.46</c:v>
                      </c:pt>
                      <c:pt idx="1604" formatCode="0.00E+00">
                        <c:v>1309.96</c:v>
                      </c:pt>
                      <c:pt idx="1605" formatCode="0.00E+00">
                        <c:v>1377.12</c:v>
                      </c:pt>
                      <c:pt idx="1606" formatCode="0.00E+00">
                        <c:v>1424.91</c:v>
                      </c:pt>
                      <c:pt idx="1607" formatCode="0.00E+00">
                        <c:v>1449.47</c:v>
                      </c:pt>
                      <c:pt idx="1608" formatCode="0.00E+00">
                        <c:v>1449.47</c:v>
                      </c:pt>
                      <c:pt idx="1609">
                        <c:v>973.64400000000001</c:v>
                      </c:pt>
                      <c:pt idx="1610">
                        <c:v>825.36800000000005</c:v>
                      </c:pt>
                      <c:pt idx="1611">
                        <c:v>732.524</c:v>
                      </c:pt>
                      <c:pt idx="1612">
                        <c:v>659.04899999999998</c:v>
                      </c:pt>
                      <c:pt idx="1613">
                        <c:v>600.45500000000004</c:v>
                      </c:pt>
                      <c:pt idx="1614">
                        <c:v>554.06299999999999</c:v>
                      </c:pt>
                      <c:pt idx="1615">
                        <c:v>517.59400000000005</c:v>
                      </c:pt>
                      <c:pt idx="1616">
                        <c:v>489.06799999999998</c:v>
                      </c:pt>
                      <c:pt idx="1617">
                        <c:v>466.72300000000001</c:v>
                      </c:pt>
                      <c:pt idx="1618">
                        <c:v>449.15800000000002</c:v>
                      </c:pt>
                      <c:pt idx="1619">
                        <c:v>435.42</c:v>
                      </c:pt>
                      <c:pt idx="1620">
                        <c:v>424.601</c:v>
                      </c:pt>
                      <c:pt idx="1621">
                        <c:v>416.00900000000001</c:v>
                      </c:pt>
                      <c:pt idx="1622">
                        <c:v>409.13400000000001</c:v>
                      </c:pt>
                      <c:pt idx="1623">
                        <c:v>403.58600000000001</c:v>
                      </c:pt>
                      <c:pt idx="1624">
                        <c:v>399.06700000000001</c:v>
                      </c:pt>
                      <c:pt idx="1625">
                        <c:v>395.34800000000001</c:v>
                      </c:pt>
                      <c:pt idx="1626">
                        <c:v>392.25299999999999</c:v>
                      </c:pt>
                      <c:pt idx="1627">
                        <c:v>389.64800000000002</c:v>
                      </c:pt>
                      <c:pt idx="1628">
                        <c:v>387.43</c:v>
                      </c:pt>
                      <c:pt idx="1629">
                        <c:v>385.51900000000001</c:v>
                      </c:pt>
                      <c:pt idx="1630">
                        <c:v>383.85399999999998</c:v>
                      </c:pt>
                      <c:pt idx="1631">
                        <c:v>382.387</c:v>
                      </c:pt>
                      <c:pt idx="1632">
                        <c:v>381.08100000000002</c:v>
                      </c:pt>
                      <c:pt idx="1633">
                        <c:v>379.90699999999998</c:v>
                      </c:pt>
                      <c:pt idx="1634">
                        <c:v>378.84199999999998</c:v>
                      </c:pt>
                      <c:pt idx="1635">
                        <c:v>377.86900000000003</c:v>
                      </c:pt>
                      <c:pt idx="1636">
                        <c:v>376.97199999999998</c:v>
                      </c:pt>
                      <c:pt idx="1637">
                        <c:v>376.142</c:v>
                      </c:pt>
                      <c:pt idx="1638">
                        <c:v>375.36799999999999</c:v>
                      </c:pt>
                      <c:pt idx="1639">
                        <c:v>374.64299999999997</c:v>
                      </c:pt>
                      <c:pt idx="1640">
                        <c:v>373.96100000000001</c:v>
                      </c:pt>
                      <c:pt idx="1641">
                        <c:v>373.31700000000001</c:v>
                      </c:pt>
                      <c:pt idx="1642">
                        <c:v>372.70800000000003</c:v>
                      </c:pt>
                      <c:pt idx="1643">
                        <c:v>372.12900000000002</c:v>
                      </c:pt>
                      <c:pt idx="1644">
                        <c:v>371.57799999999997</c:v>
                      </c:pt>
                      <c:pt idx="1645">
                        <c:v>371.053</c:v>
                      </c:pt>
                      <c:pt idx="1646">
                        <c:v>370.55099999999999</c:v>
                      </c:pt>
                      <c:pt idx="1647">
                        <c:v>370.07100000000003</c:v>
                      </c:pt>
                      <c:pt idx="1648">
                        <c:v>369.61099999999999</c:v>
                      </c:pt>
                      <c:pt idx="1649">
                        <c:v>369.17</c:v>
                      </c:pt>
                      <c:pt idx="1650">
                        <c:v>368.74599999999998</c:v>
                      </c:pt>
                      <c:pt idx="1651">
                        <c:v>368.34</c:v>
                      </c:pt>
                      <c:pt idx="1652">
                        <c:v>367.94799999999998</c:v>
                      </c:pt>
                      <c:pt idx="1653">
                        <c:v>367.572</c:v>
                      </c:pt>
                      <c:pt idx="1654">
                        <c:v>367.209</c:v>
                      </c:pt>
                      <c:pt idx="1655">
                        <c:v>366.85899999999998</c:v>
                      </c:pt>
                      <c:pt idx="1656">
                        <c:v>366.52300000000002</c:v>
                      </c:pt>
                      <c:pt idx="1657">
                        <c:v>366.19799999999998</c:v>
                      </c:pt>
                      <c:pt idx="1658">
                        <c:v>365.88400000000001</c:v>
                      </c:pt>
                      <c:pt idx="1659">
                        <c:v>365.58100000000002</c:v>
                      </c:pt>
                      <c:pt idx="1660">
                        <c:v>365.28899999999999</c:v>
                      </c:pt>
                      <c:pt idx="1661">
                        <c:v>365.00599999999997</c:v>
                      </c:pt>
                      <c:pt idx="1662">
                        <c:v>364.733</c:v>
                      </c:pt>
                      <c:pt idx="1663">
                        <c:v>364.46800000000002</c:v>
                      </c:pt>
                      <c:pt idx="1664">
                        <c:v>364.21199999999999</c:v>
                      </c:pt>
                      <c:pt idx="1665">
                        <c:v>363.96499999999997</c:v>
                      </c:pt>
                      <c:pt idx="1666">
                        <c:v>363.72500000000002</c:v>
                      </c:pt>
                      <c:pt idx="1667">
                        <c:v>363.49299999999999</c:v>
                      </c:pt>
                      <c:pt idx="1668">
                        <c:v>363.267</c:v>
                      </c:pt>
                      <c:pt idx="1669">
                        <c:v>363.04899999999998</c:v>
                      </c:pt>
                      <c:pt idx="1670">
                        <c:v>362.83699999999999</c:v>
                      </c:pt>
                      <c:pt idx="1671">
                        <c:v>362.63200000000001</c:v>
                      </c:pt>
                      <c:pt idx="1672">
                        <c:v>362.43200000000002</c:v>
                      </c:pt>
                      <c:pt idx="1673">
                        <c:v>362.238</c:v>
                      </c:pt>
                      <c:pt idx="1674">
                        <c:v>362.05</c:v>
                      </c:pt>
                      <c:pt idx="1675">
                        <c:v>361.86700000000002</c:v>
                      </c:pt>
                      <c:pt idx="1676">
                        <c:v>361.68799999999999</c:v>
                      </c:pt>
                      <c:pt idx="1677">
                        <c:v>361.51499999999999</c:v>
                      </c:pt>
                      <c:pt idx="1678">
                        <c:v>361.346</c:v>
                      </c:pt>
                      <c:pt idx="1679">
                        <c:v>361.291</c:v>
                      </c:pt>
                      <c:pt idx="1680">
                        <c:v>361.291</c:v>
                      </c:pt>
                      <c:pt idx="1681">
                        <c:v>361.29</c:v>
                      </c:pt>
                      <c:pt idx="1682">
                        <c:v>361.28800000000001</c:v>
                      </c:pt>
                      <c:pt idx="1683">
                        <c:v>361.286</c:v>
                      </c:pt>
                      <c:pt idx="1684">
                        <c:v>361.28500000000003</c:v>
                      </c:pt>
                      <c:pt idx="1685">
                        <c:v>361.28300000000002</c:v>
                      </c:pt>
                      <c:pt idx="1686">
                        <c:v>361.28100000000001</c:v>
                      </c:pt>
                      <c:pt idx="1687">
                        <c:v>361.28</c:v>
                      </c:pt>
                      <c:pt idx="1688">
                        <c:v>361.27800000000002</c:v>
                      </c:pt>
                      <c:pt idx="1689">
                        <c:v>361.27600000000001</c:v>
                      </c:pt>
                      <c:pt idx="1690">
                        <c:v>361.27499999999998</c:v>
                      </c:pt>
                      <c:pt idx="1691">
                        <c:v>361.27300000000002</c:v>
                      </c:pt>
                      <c:pt idx="1692">
                        <c:v>361.27100000000002</c:v>
                      </c:pt>
                      <c:pt idx="1693">
                        <c:v>361.27</c:v>
                      </c:pt>
                      <c:pt idx="1694">
                        <c:v>361.26799999999997</c:v>
                      </c:pt>
                      <c:pt idx="1695">
                        <c:v>361.26600000000002</c:v>
                      </c:pt>
                      <c:pt idx="1696">
                        <c:v>361.26499999999999</c:v>
                      </c:pt>
                      <c:pt idx="1697">
                        <c:v>361.26299999999998</c:v>
                      </c:pt>
                      <c:pt idx="1698">
                        <c:v>361.26100000000002</c:v>
                      </c:pt>
                      <c:pt idx="1699">
                        <c:v>361.26</c:v>
                      </c:pt>
                      <c:pt idx="1700">
                        <c:v>361.25799999999998</c:v>
                      </c:pt>
                      <c:pt idx="1701">
                        <c:v>361.25599999999997</c:v>
                      </c:pt>
                      <c:pt idx="1702">
                        <c:v>361.255</c:v>
                      </c:pt>
                      <c:pt idx="1703">
                        <c:v>361.25299999999999</c:v>
                      </c:pt>
                      <c:pt idx="1704">
                        <c:v>361.25099999999998</c:v>
                      </c:pt>
                      <c:pt idx="1705">
                        <c:v>361.25</c:v>
                      </c:pt>
                      <c:pt idx="1706">
                        <c:v>361.24799999999999</c:v>
                      </c:pt>
                      <c:pt idx="1707">
                        <c:v>361.24599999999998</c:v>
                      </c:pt>
                      <c:pt idx="1708">
                        <c:v>361.245</c:v>
                      </c:pt>
                      <c:pt idx="1709">
                        <c:v>361.24299999999999</c:v>
                      </c:pt>
                      <c:pt idx="1710">
                        <c:v>361.24099999999999</c:v>
                      </c:pt>
                      <c:pt idx="1711">
                        <c:v>361.24</c:v>
                      </c:pt>
                      <c:pt idx="1712">
                        <c:v>361.238</c:v>
                      </c:pt>
                      <c:pt idx="1713">
                        <c:v>361.23599999999999</c:v>
                      </c:pt>
                      <c:pt idx="1714">
                        <c:v>361.23500000000001</c:v>
                      </c:pt>
                      <c:pt idx="1715">
                        <c:v>361.233</c:v>
                      </c:pt>
                      <c:pt idx="1716">
                        <c:v>361.23099999999999</c:v>
                      </c:pt>
                      <c:pt idx="1717">
                        <c:v>361.23</c:v>
                      </c:pt>
                      <c:pt idx="1718">
                        <c:v>361.22800000000001</c:v>
                      </c:pt>
                      <c:pt idx="1719">
                        <c:v>361.226</c:v>
                      </c:pt>
                      <c:pt idx="1720">
                        <c:v>361.22500000000002</c:v>
                      </c:pt>
                      <c:pt idx="1721">
                        <c:v>361.22300000000001</c:v>
                      </c:pt>
                      <c:pt idx="1722">
                        <c:v>361.221</c:v>
                      </c:pt>
                      <c:pt idx="1723">
                        <c:v>361.22</c:v>
                      </c:pt>
                      <c:pt idx="1724">
                        <c:v>361.21800000000002</c:v>
                      </c:pt>
                      <c:pt idx="1725">
                        <c:v>361.21600000000001</c:v>
                      </c:pt>
                      <c:pt idx="1726">
                        <c:v>361.21499999999997</c:v>
                      </c:pt>
                      <c:pt idx="1727">
                        <c:v>361.21300000000002</c:v>
                      </c:pt>
                      <c:pt idx="1728">
                        <c:v>361.21100000000001</c:v>
                      </c:pt>
                      <c:pt idx="1729">
                        <c:v>361.21</c:v>
                      </c:pt>
                      <c:pt idx="1730">
                        <c:v>361.20800000000003</c:v>
                      </c:pt>
                      <c:pt idx="1731">
                        <c:v>361.20699999999999</c:v>
                      </c:pt>
                      <c:pt idx="1732">
                        <c:v>361.20499999999998</c:v>
                      </c:pt>
                      <c:pt idx="1733">
                        <c:v>361.20299999999997</c:v>
                      </c:pt>
                      <c:pt idx="1734">
                        <c:v>361.202</c:v>
                      </c:pt>
                      <c:pt idx="1735">
                        <c:v>361.2</c:v>
                      </c:pt>
                      <c:pt idx="1736">
                        <c:v>361.19799999999998</c:v>
                      </c:pt>
                      <c:pt idx="1737">
                        <c:v>361.197</c:v>
                      </c:pt>
                      <c:pt idx="1738">
                        <c:v>361.19499999999999</c:v>
                      </c:pt>
                      <c:pt idx="1739">
                        <c:v>361.19299999999998</c:v>
                      </c:pt>
                      <c:pt idx="1740">
                        <c:v>361.19200000000001</c:v>
                      </c:pt>
                      <c:pt idx="1741">
                        <c:v>361.19</c:v>
                      </c:pt>
                      <c:pt idx="1742">
                        <c:v>361.18799999999999</c:v>
                      </c:pt>
                      <c:pt idx="1743">
                        <c:v>361.18700000000001</c:v>
                      </c:pt>
                      <c:pt idx="1744">
                        <c:v>361.185</c:v>
                      </c:pt>
                      <c:pt idx="1745">
                        <c:v>361.18299999999999</c:v>
                      </c:pt>
                      <c:pt idx="1746">
                        <c:v>361.18200000000002</c:v>
                      </c:pt>
                      <c:pt idx="1747">
                        <c:v>361.18</c:v>
                      </c:pt>
                      <c:pt idx="1748">
                        <c:v>361.178</c:v>
                      </c:pt>
                      <c:pt idx="1749">
                        <c:v>361.17700000000002</c:v>
                      </c:pt>
                      <c:pt idx="1750">
                        <c:v>361.17500000000001</c:v>
                      </c:pt>
                      <c:pt idx="1751">
                        <c:v>361.17399999999998</c:v>
                      </c:pt>
                      <c:pt idx="1752">
                        <c:v>361.17200000000003</c:v>
                      </c:pt>
                      <c:pt idx="1753">
                        <c:v>361.17</c:v>
                      </c:pt>
                      <c:pt idx="1754">
                        <c:v>361.16899999999998</c:v>
                      </c:pt>
                      <c:pt idx="1755">
                        <c:v>361.16699999999997</c:v>
                      </c:pt>
                      <c:pt idx="1756">
                        <c:v>361.16500000000002</c:v>
                      </c:pt>
                      <c:pt idx="1757">
                        <c:v>361.16399999999999</c:v>
                      </c:pt>
                      <c:pt idx="1758">
                        <c:v>361.16199999999998</c:v>
                      </c:pt>
                      <c:pt idx="1759">
                        <c:v>361.16</c:v>
                      </c:pt>
                      <c:pt idx="1760">
                        <c:v>361.15899999999999</c:v>
                      </c:pt>
                      <c:pt idx="1761">
                        <c:v>361.15699999999998</c:v>
                      </c:pt>
                      <c:pt idx="1762">
                        <c:v>361.15600000000001</c:v>
                      </c:pt>
                      <c:pt idx="1763">
                        <c:v>361.154</c:v>
                      </c:pt>
                      <c:pt idx="1764">
                        <c:v>361.15199999999999</c:v>
                      </c:pt>
                      <c:pt idx="1765">
                        <c:v>361.15100000000001</c:v>
                      </c:pt>
                      <c:pt idx="1766">
                        <c:v>361.149</c:v>
                      </c:pt>
                      <c:pt idx="1767">
                        <c:v>361.14699999999999</c:v>
                      </c:pt>
                      <c:pt idx="1768">
                        <c:v>361.14600000000002</c:v>
                      </c:pt>
                      <c:pt idx="1769">
                        <c:v>361.14400000000001</c:v>
                      </c:pt>
                      <c:pt idx="1770">
                        <c:v>361.142</c:v>
                      </c:pt>
                      <c:pt idx="1771">
                        <c:v>361.14100000000002</c:v>
                      </c:pt>
                      <c:pt idx="1772">
                        <c:v>361.13900000000001</c:v>
                      </c:pt>
                      <c:pt idx="1773">
                        <c:v>361.13799999999998</c:v>
                      </c:pt>
                      <c:pt idx="1774">
                        <c:v>361.13600000000002</c:v>
                      </c:pt>
                      <c:pt idx="1775">
                        <c:v>361.13400000000001</c:v>
                      </c:pt>
                      <c:pt idx="1776">
                        <c:v>361.13299999999998</c:v>
                      </c:pt>
                      <c:pt idx="1777">
                        <c:v>361.13099999999997</c:v>
                      </c:pt>
                      <c:pt idx="1778">
                        <c:v>361.12900000000002</c:v>
                      </c:pt>
                      <c:pt idx="1779">
                        <c:v>361.12799999999999</c:v>
                      </c:pt>
                      <c:pt idx="1780">
                        <c:v>361.12599999999998</c:v>
                      </c:pt>
                      <c:pt idx="1781">
                        <c:v>361.12400000000002</c:v>
                      </c:pt>
                      <c:pt idx="1782">
                        <c:v>361.12299999999999</c:v>
                      </c:pt>
                      <c:pt idx="1783">
                        <c:v>361.12099999999998</c:v>
                      </c:pt>
                      <c:pt idx="1784">
                        <c:v>361.12</c:v>
                      </c:pt>
                      <c:pt idx="1785">
                        <c:v>361.11799999999999</c:v>
                      </c:pt>
                      <c:pt idx="1786">
                        <c:v>361.11599999999999</c:v>
                      </c:pt>
                      <c:pt idx="1787">
                        <c:v>361.11500000000001</c:v>
                      </c:pt>
                      <c:pt idx="1788">
                        <c:v>361.113</c:v>
                      </c:pt>
                      <c:pt idx="1789">
                        <c:v>361.11099999999999</c:v>
                      </c:pt>
                      <c:pt idx="1790">
                        <c:v>361.11</c:v>
                      </c:pt>
                      <c:pt idx="1791">
                        <c:v>361.108</c:v>
                      </c:pt>
                      <c:pt idx="1792">
                        <c:v>361.10700000000003</c:v>
                      </c:pt>
                      <c:pt idx="1793">
                        <c:v>361.10500000000002</c:v>
                      </c:pt>
                      <c:pt idx="1794">
                        <c:v>361.10300000000001</c:v>
                      </c:pt>
                      <c:pt idx="1795">
                        <c:v>361.10199999999998</c:v>
                      </c:pt>
                      <c:pt idx="1796">
                        <c:v>361.1</c:v>
                      </c:pt>
                      <c:pt idx="1797">
                        <c:v>361.09800000000001</c:v>
                      </c:pt>
                      <c:pt idx="1798">
                        <c:v>361.09699999999998</c:v>
                      </c:pt>
                      <c:pt idx="1799">
                        <c:v>361.09500000000003</c:v>
                      </c:pt>
                      <c:pt idx="1800">
                        <c:v>361.09399999999999</c:v>
                      </c:pt>
                      <c:pt idx="1801">
                        <c:v>361.09199999999998</c:v>
                      </c:pt>
                      <c:pt idx="1802">
                        <c:v>361.09</c:v>
                      </c:pt>
                      <c:pt idx="1803">
                        <c:v>361.089</c:v>
                      </c:pt>
                      <c:pt idx="1804">
                        <c:v>361.08699999999999</c:v>
                      </c:pt>
                      <c:pt idx="1805">
                        <c:v>361.08600000000001</c:v>
                      </c:pt>
                      <c:pt idx="1806">
                        <c:v>361.084</c:v>
                      </c:pt>
                      <c:pt idx="1807">
                        <c:v>361.08199999999999</c:v>
                      </c:pt>
                      <c:pt idx="1808">
                        <c:v>361.08100000000002</c:v>
                      </c:pt>
                      <c:pt idx="1809">
                        <c:v>361.07900000000001</c:v>
                      </c:pt>
                      <c:pt idx="1810">
                        <c:v>361.077</c:v>
                      </c:pt>
                      <c:pt idx="1811">
                        <c:v>361.07600000000002</c:v>
                      </c:pt>
                      <c:pt idx="1812">
                        <c:v>361.07400000000001</c:v>
                      </c:pt>
                      <c:pt idx="1813">
                        <c:v>361.07299999999998</c:v>
                      </c:pt>
                      <c:pt idx="1814">
                        <c:v>361.07100000000003</c:v>
                      </c:pt>
                      <c:pt idx="1815">
                        <c:v>361.06900000000002</c:v>
                      </c:pt>
                      <c:pt idx="1816">
                        <c:v>361.06799999999998</c:v>
                      </c:pt>
                      <c:pt idx="1817">
                        <c:v>361.06599999999997</c:v>
                      </c:pt>
                      <c:pt idx="1818">
                        <c:v>361.06400000000002</c:v>
                      </c:pt>
                      <c:pt idx="1819">
                        <c:v>361.06299999999999</c:v>
                      </c:pt>
                      <c:pt idx="1820">
                        <c:v>361.06099999999998</c:v>
                      </c:pt>
                      <c:pt idx="1821">
                        <c:v>361.06</c:v>
                      </c:pt>
                      <c:pt idx="1822">
                        <c:v>361.05799999999999</c:v>
                      </c:pt>
                      <c:pt idx="1823">
                        <c:v>361.05599999999998</c:v>
                      </c:pt>
                      <c:pt idx="1824">
                        <c:v>361.05500000000001</c:v>
                      </c:pt>
                      <c:pt idx="1825">
                        <c:v>361.053</c:v>
                      </c:pt>
                      <c:pt idx="1826">
                        <c:v>361.05200000000002</c:v>
                      </c:pt>
                      <c:pt idx="1827">
                        <c:v>361.05</c:v>
                      </c:pt>
                      <c:pt idx="1828">
                        <c:v>361.048</c:v>
                      </c:pt>
                      <c:pt idx="1829">
                        <c:v>361.04700000000003</c:v>
                      </c:pt>
                      <c:pt idx="1830">
                        <c:v>361.04500000000002</c:v>
                      </c:pt>
                      <c:pt idx="1831">
                        <c:v>361.04399999999998</c:v>
                      </c:pt>
                      <c:pt idx="1832">
                        <c:v>361.04199999999997</c:v>
                      </c:pt>
                      <c:pt idx="1833">
                        <c:v>361.04</c:v>
                      </c:pt>
                      <c:pt idx="1834">
                        <c:v>361.03899999999999</c:v>
                      </c:pt>
                      <c:pt idx="1835">
                        <c:v>361.03699999999998</c:v>
                      </c:pt>
                      <c:pt idx="1836">
                        <c:v>361.03500000000003</c:v>
                      </c:pt>
                      <c:pt idx="1837">
                        <c:v>361.03399999999999</c:v>
                      </c:pt>
                      <c:pt idx="1838">
                        <c:v>361.03199999999998</c:v>
                      </c:pt>
                      <c:pt idx="1839">
                        <c:v>361.03100000000001</c:v>
                      </c:pt>
                      <c:pt idx="1840">
                        <c:v>361.029</c:v>
                      </c:pt>
                      <c:pt idx="1841">
                        <c:v>361.02699999999999</c:v>
                      </c:pt>
                      <c:pt idx="1842">
                        <c:v>361.02600000000001</c:v>
                      </c:pt>
                      <c:pt idx="1843">
                        <c:v>361.024</c:v>
                      </c:pt>
                      <c:pt idx="1844">
                        <c:v>361.02300000000002</c:v>
                      </c:pt>
                      <c:pt idx="1845">
                        <c:v>361.02100000000002</c:v>
                      </c:pt>
                      <c:pt idx="1846">
                        <c:v>361.01900000000001</c:v>
                      </c:pt>
                      <c:pt idx="1847">
                        <c:v>361.01799999999997</c:v>
                      </c:pt>
                      <c:pt idx="1848">
                        <c:v>361.01600000000002</c:v>
                      </c:pt>
                      <c:pt idx="1849">
                        <c:v>361.01499999999999</c:v>
                      </c:pt>
                      <c:pt idx="1850">
                        <c:v>361.01299999999998</c:v>
                      </c:pt>
                      <c:pt idx="1851">
                        <c:v>361.01100000000002</c:v>
                      </c:pt>
                      <c:pt idx="1852">
                        <c:v>361.01</c:v>
                      </c:pt>
                      <c:pt idx="1853">
                        <c:v>361.00799999999998</c:v>
                      </c:pt>
                      <c:pt idx="1854">
                        <c:v>361.00700000000001</c:v>
                      </c:pt>
                      <c:pt idx="1855">
                        <c:v>361.005</c:v>
                      </c:pt>
                      <c:pt idx="1856">
                        <c:v>361.00299999999999</c:v>
                      </c:pt>
                      <c:pt idx="1857">
                        <c:v>361.00200000000001</c:v>
                      </c:pt>
                      <c:pt idx="1858">
                        <c:v>361</c:v>
                      </c:pt>
                      <c:pt idx="1859">
                        <c:v>360.99900000000002</c:v>
                      </c:pt>
                      <c:pt idx="1860">
                        <c:v>360.99700000000001</c:v>
                      </c:pt>
                      <c:pt idx="1861">
                        <c:v>360.995</c:v>
                      </c:pt>
                      <c:pt idx="1862">
                        <c:v>360.99400000000003</c:v>
                      </c:pt>
                      <c:pt idx="1863">
                        <c:v>360.99200000000002</c:v>
                      </c:pt>
                      <c:pt idx="1864">
                        <c:v>360.99099999999999</c:v>
                      </c:pt>
                      <c:pt idx="1865">
                        <c:v>360.98899999999998</c:v>
                      </c:pt>
                      <c:pt idx="1866">
                        <c:v>360.988</c:v>
                      </c:pt>
                      <c:pt idx="1867">
                        <c:v>360.98599999999999</c:v>
                      </c:pt>
                      <c:pt idx="1868">
                        <c:v>360.98399999999998</c:v>
                      </c:pt>
                      <c:pt idx="1869">
                        <c:v>360.983</c:v>
                      </c:pt>
                      <c:pt idx="1870">
                        <c:v>360.98099999999999</c:v>
                      </c:pt>
                      <c:pt idx="1871">
                        <c:v>360.98</c:v>
                      </c:pt>
                      <c:pt idx="1872">
                        <c:v>360.97800000000001</c:v>
                      </c:pt>
                      <c:pt idx="1873">
                        <c:v>360.976</c:v>
                      </c:pt>
                      <c:pt idx="1874">
                        <c:v>360.97500000000002</c:v>
                      </c:pt>
                      <c:pt idx="1875">
                        <c:v>360.97300000000001</c:v>
                      </c:pt>
                      <c:pt idx="1876">
                        <c:v>360.97199999999998</c:v>
                      </c:pt>
                      <c:pt idx="1877">
                        <c:v>360.97</c:v>
                      </c:pt>
                      <c:pt idx="1878">
                        <c:v>360.96800000000002</c:v>
                      </c:pt>
                      <c:pt idx="1879">
                        <c:v>360.96699999999998</c:v>
                      </c:pt>
                      <c:pt idx="1880">
                        <c:v>360.96499999999997</c:v>
                      </c:pt>
                      <c:pt idx="1881">
                        <c:v>360.964</c:v>
                      </c:pt>
                      <c:pt idx="1882">
                        <c:v>360.96199999999999</c:v>
                      </c:pt>
                      <c:pt idx="1883">
                        <c:v>360.96</c:v>
                      </c:pt>
                      <c:pt idx="1884">
                        <c:v>360.959</c:v>
                      </c:pt>
                      <c:pt idx="1885">
                        <c:v>360.95699999999999</c:v>
                      </c:pt>
                      <c:pt idx="1886">
                        <c:v>360.95600000000002</c:v>
                      </c:pt>
                      <c:pt idx="1887">
                        <c:v>360.95400000000001</c:v>
                      </c:pt>
                      <c:pt idx="1888">
                        <c:v>360.95299999999997</c:v>
                      </c:pt>
                      <c:pt idx="1889">
                        <c:v>360.95100000000002</c:v>
                      </c:pt>
                      <c:pt idx="1890">
                        <c:v>360.94900000000001</c:v>
                      </c:pt>
                      <c:pt idx="1891">
                        <c:v>360.94799999999998</c:v>
                      </c:pt>
                      <c:pt idx="1892">
                        <c:v>360.94600000000003</c:v>
                      </c:pt>
                      <c:pt idx="1893">
                        <c:v>360.94499999999999</c:v>
                      </c:pt>
                      <c:pt idx="1894">
                        <c:v>360.94299999999998</c:v>
                      </c:pt>
                      <c:pt idx="1895">
                        <c:v>360.94099999999997</c:v>
                      </c:pt>
                      <c:pt idx="1896">
                        <c:v>360.94</c:v>
                      </c:pt>
                      <c:pt idx="1897">
                        <c:v>360.93799999999999</c:v>
                      </c:pt>
                      <c:pt idx="1898">
                        <c:v>360.93700000000001</c:v>
                      </c:pt>
                      <c:pt idx="1899">
                        <c:v>360.935</c:v>
                      </c:pt>
                      <c:pt idx="1900">
                        <c:v>360.93400000000003</c:v>
                      </c:pt>
                      <c:pt idx="1901">
                        <c:v>360.93200000000002</c:v>
                      </c:pt>
                      <c:pt idx="1902">
                        <c:v>360.93</c:v>
                      </c:pt>
                      <c:pt idx="1903">
                        <c:v>360.92899999999997</c:v>
                      </c:pt>
                      <c:pt idx="1904">
                        <c:v>360.92700000000002</c:v>
                      </c:pt>
                      <c:pt idx="1905">
                        <c:v>360.92599999999999</c:v>
                      </c:pt>
                      <c:pt idx="1906">
                        <c:v>360.92399999999998</c:v>
                      </c:pt>
                      <c:pt idx="1907">
                        <c:v>360.923</c:v>
                      </c:pt>
                      <c:pt idx="1908">
                        <c:v>360.92099999999999</c:v>
                      </c:pt>
                      <c:pt idx="1909">
                        <c:v>360.91899999999998</c:v>
                      </c:pt>
                      <c:pt idx="1910">
                        <c:v>360.91800000000001</c:v>
                      </c:pt>
                      <c:pt idx="1911">
                        <c:v>360.916</c:v>
                      </c:pt>
                      <c:pt idx="1912">
                        <c:v>360.91500000000002</c:v>
                      </c:pt>
                      <c:pt idx="1913">
                        <c:v>360.91300000000001</c:v>
                      </c:pt>
                      <c:pt idx="1914">
                        <c:v>360.911</c:v>
                      </c:pt>
                      <c:pt idx="1915">
                        <c:v>360.91</c:v>
                      </c:pt>
                      <c:pt idx="1916">
                        <c:v>360.90800000000002</c:v>
                      </c:pt>
                      <c:pt idx="1917">
                        <c:v>360.90699999999998</c:v>
                      </c:pt>
                      <c:pt idx="1918">
                        <c:v>360.90499999999997</c:v>
                      </c:pt>
                      <c:pt idx="1919">
                        <c:v>360.904</c:v>
                      </c:pt>
                      <c:pt idx="1920">
                        <c:v>360.90199999999999</c:v>
                      </c:pt>
                      <c:pt idx="1921">
                        <c:v>360.9</c:v>
                      </c:pt>
                      <c:pt idx="1922">
                        <c:v>360.899</c:v>
                      </c:pt>
                      <c:pt idx="1923">
                        <c:v>360.89699999999999</c:v>
                      </c:pt>
                      <c:pt idx="1924">
                        <c:v>360.89600000000002</c:v>
                      </c:pt>
                      <c:pt idx="1925">
                        <c:v>360.89400000000001</c:v>
                      </c:pt>
                      <c:pt idx="1926">
                        <c:v>360.89299999999997</c:v>
                      </c:pt>
                      <c:pt idx="1927">
                        <c:v>360.89100000000002</c:v>
                      </c:pt>
                      <c:pt idx="1928">
                        <c:v>360.88900000000001</c:v>
                      </c:pt>
                      <c:pt idx="1929">
                        <c:v>360.88799999999998</c:v>
                      </c:pt>
                      <c:pt idx="1930">
                        <c:v>360.88600000000002</c:v>
                      </c:pt>
                      <c:pt idx="1931">
                        <c:v>360.88499999999999</c:v>
                      </c:pt>
                      <c:pt idx="1932">
                        <c:v>360.88299999999998</c:v>
                      </c:pt>
                      <c:pt idx="1933">
                        <c:v>360.88200000000001</c:v>
                      </c:pt>
                      <c:pt idx="1934">
                        <c:v>360.88</c:v>
                      </c:pt>
                      <c:pt idx="1935">
                        <c:v>360.87900000000002</c:v>
                      </c:pt>
                      <c:pt idx="1936">
                        <c:v>360.87700000000001</c:v>
                      </c:pt>
                      <c:pt idx="1937">
                        <c:v>360.875</c:v>
                      </c:pt>
                      <c:pt idx="1938">
                        <c:v>360.87400000000002</c:v>
                      </c:pt>
                      <c:pt idx="1939">
                        <c:v>360.87200000000001</c:v>
                      </c:pt>
                      <c:pt idx="1940">
                        <c:v>360.87099999999998</c:v>
                      </c:pt>
                      <c:pt idx="1941">
                        <c:v>360.86900000000003</c:v>
                      </c:pt>
                      <c:pt idx="1942">
                        <c:v>360.86799999999999</c:v>
                      </c:pt>
                      <c:pt idx="1943">
                        <c:v>360.86599999999999</c:v>
                      </c:pt>
                      <c:pt idx="1944">
                        <c:v>360.86399999999998</c:v>
                      </c:pt>
                      <c:pt idx="1945">
                        <c:v>360.863</c:v>
                      </c:pt>
                      <c:pt idx="1946">
                        <c:v>360.86099999999999</c:v>
                      </c:pt>
                      <c:pt idx="1947">
                        <c:v>360.86</c:v>
                      </c:pt>
                      <c:pt idx="1948">
                        <c:v>360.858</c:v>
                      </c:pt>
                      <c:pt idx="1949">
                        <c:v>360.85700000000003</c:v>
                      </c:pt>
                      <c:pt idx="1950">
                        <c:v>360.85500000000002</c:v>
                      </c:pt>
                      <c:pt idx="1951">
                        <c:v>360.85300000000001</c:v>
                      </c:pt>
                      <c:pt idx="1952">
                        <c:v>360.85199999999998</c:v>
                      </c:pt>
                      <c:pt idx="1953">
                        <c:v>360.85</c:v>
                      </c:pt>
                      <c:pt idx="1954">
                        <c:v>360.84899999999999</c:v>
                      </c:pt>
                      <c:pt idx="1955">
                        <c:v>360.84699999999998</c:v>
                      </c:pt>
                      <c:pt idx="1956">
                        <c:v>360.846</c:v>
                      </c:pt>
                      <c:pt idx="1957">
                        <c:v>360.84399999999999</c:v>
                      </c:pt>
                      <c:pt idx="1958">
                        <c:v>360.84300000000002</c:v>
                      </c:pt>
                      <c:pt idx="1959">
                        <c:v>360.84100000000001</c:v>
                      </c:pt>
                      <c:pt idx="1960">
                        <c:v>360.839</c:v>
                      </c:pt>
                      <c:pt idx="1961">
                        <c:v>360.83800000000002</c:v>
                      </c:pt>
                      <c:pt idx="1962">
                        <c:v>360.83600000000001</c:v>
                      </c:pt>
                      <c:pt idx="1963">
                        <c:v>360.83499999999998</c:v>
                      </c:pt>
                      <c:pt idx="1964">
                        <c:v>360.83300000000003</c:v>
                      </c:pt>
                      <c:pt idx="1965">
                        <c:v>360.83199999999999</c:v>
                      </c:pt>
                      <c:pt idx="1966">
                        <c:v>360.83</c:v>
                      </c:pt>
                      <c:pt idx="1967">
                        <c:v>360.82900000000001</c:v>
                      </c:pt>
                      <c:pt idx="1968">
                        <c:v>360.827</c:v>
                      </c:pt>
                      <c:pt idx="1969">
                        <c:v>360.82600000000002</c:v>
                      </c:pt>
                      <c:pt idx="1970">
                        <c:v>360.82400000000001</c:v>
                      </c:pt>
                      <c:pt idx="1971">
                        <c:v>360.822</c:v>
                      </c:pt>
                      <c:pt idx="1972">
                        <c:v>360.82100000000003</c:v>
                      </c:pt>
                      <c:pt idx="1973">
                        <c:v>360.81900000000002</c:v>
                      </c:pt>
                      <c:pt idx="1974">
                        <c:v>360.81799999999998</c:v>
                      </c:pt>
                      <c:pt idx="1975">
                        <c:v>360.81599999999997</c:v>
                      </c:pt>
                      <c:pt idx="1976">
                        <c:v>360.815</c:v>
                      </c:pt>
                      <c:pt idx="1977">
                        <c:v>360.81299999999999</c:v>
                      </c:pt>
                      <c:pt idx="1978">
                        <c:v>360.81200000000001</c:v>
                      </c:pt>
                      <c:pt idx="1979">
                        <c:v>360.81</c:v>
                      </c:pt>
                      <c:pt idx="1980">
                        <c:v>360.80799999999999</c:v>
                      </c:pt>
                      <c:pt idx="1981">
                        <c:v>360.80700000000002</c:v>
                      </c:pt>
                      <c:pt idx="1982">
                        <c:v>360.80500000000001</c:v>
                      </c:pt>
                      <c:pt idx="1983">
                        <c:v>360.80399999999997</c:v>
                      </c:pt>
                      <c:pt idx="1984">
                        <c:v>360.80200000000002</c:v>
                      </c:pt>
                      <c:pt idx="1985">
                        <c:v>360.80099999999999</c:v>
                      </c:pt>
                      <c:pt idx="1986">
                        <c:v>360.79899999999998</c:v>
                      </c:pt>
                      <c:pt idx="1987">
                        <c:v>360.798</c:v>
                      </c:pt>
                      <c:pt idx="1988">
                        <c:v>360.79599999999999</c:v>
                      </c:pt>
                      <c:pt idx="1989">
                        <c:v>360.79500000000002</c:v>
                      </c:pt>
                      <c:pt idx="1990">
                        <c:v>360.79300000000001</c:v>
                      </c:pt>
                      <c:pt idx="1991">
                        <c:v>360.791</c:v>
                      </c:pt>
                      <c:pt idx="1992">
                        <c:v>360.79</c:v>
                      </c:pt>
                      <c:pt idx="1993">
                        <c:v>360.78800000000001</c:v>
                      </c:pt>
                      <c:pt idx="1994">
                        <c:v>360.78699999999998</c:v>
                      </c:pt>
                      <c:pt idx="1995">
                        <c:v>360.78500000000003</c:v>
                      </c:pt>
                      <c:pt idx="1996">
                        <c:v>360.78399999999999</c:v>
                      </c:pt>
                      <c:pt idx="1997">
                        <c:v>360.78199999999998</c:v>
                      </c:pt>
                      <c:pt idx="1998">
                        <c:v>360.78100000000001</c:v>
                      </c:pt>
                      <c:pt idx="1999">
                        <c:v>360.779</c:v>
                      </c:pt>
                      <c:pt idx="2000">
                        <c:v>360.77800000000002</c:v>
                      </c:pt>
                      <c:pt idx="2001">
                        <c:v>360.77600000000001</c:v>
                      </c:pt>
                      <c:pt idx="2002">
                        <c:v>360.774</c:v>
                      </c:pt>
                      <c:pt idx="2003">
                        <c:v>360.77300000000002</c:v>
                      </c:pt>
                      <c:pt idx="2004">
                        <c:v>360.77100000000002</c:v>
                      </c:pt>
                      <c:pt idx="2005">
                        <c:v>360.77</c:v>
                      </c:pt>
                      <c:pt idx="2006">
                        <c:v>360.76799999999997</c:v>
                      </c:pt>
                      <c:pt idx="2007">
                        <c:v>360.767</c:v>
                      </c:pt>
                      <c:pt idx="2008">
                        <c:v>360.76499999999999</c:v>
                      </c:pt>
                      <c:pt idx="2009">
                        <c:v>360.76400000000001</c:v>
                      </c:pt>
                      <c:pt idx="2010">
                        <c:v>360.762</c:v>
                      </c:pt>
                      <c:pt idx="2011">
                        <c:v>360.76100000000002</c:v>
                      </c:pt>
                      <c:pt idx="2012">
                        <c:v>360.75900000000001</c:v>
                      </c:pt>
                      <c:pt idx="2013">
                        <c:v>360.75799999999998</c:v>
                      </c:pt>
                      <c:pt idx="2014">
                        <c:v>360.75599999999997</c:v>
                      </c:pt>
                      <c:pt idx="2015">
                        <c:v>360.75400000000002</c:v>
                      </c:pt>
                      <c:pt idx="2016">
                        <c:v>360.75299999999999</c:v>
                      </c:pt>
                      <c:pt idx="2017">
                        <c:v>360.75099999999998</c:v>
                      </c:pt>
                      <c:pt idx="2018">
                        <c:v>360.75</c:v>
                      </c:pt>
                      <c:pt idx="2019">
                        <c:v>360.74799999999999</c:v>
                      </c:pt>
                      <c:pt idx="2020">
                        <c:v>360.74700000000001</c:v>
                      </c:pt>
                      <c:pt idx="2021">
                        <c:v>360.745</c:v>
                      </c:pt>
                      <c:pt idx="2022">
                        <c:v>360.74400000000003</c:v>
                      </c:pt>
                      <c:pt idx="2023">
                        <c:v>360.74200000000002</c:v>
                      </c:pt>
                      <c:pt idx="2024">
                        <c:v>360.74099999999999</c:v>
                      </c:pt>
                      <c:pt idx="2025">
                        <c:v>360.73899999999998</c:v>
                      </c:pt>
                      <c:pt idx="2026">
                        <c:v>360.738</c:v>
                      </c:pt>
                      <c:pt idx="2027">
                        <c:v>360.73599999999999</c:v>
                      </c:pt>
                      <c:pt idx="2028">
                        <c:v>360.73500000000001</c:v>
                      </c:pt>
                      <c:pt idx="2029">
                        <c:v>360.733</c:v>
                      </c:pt>
                      <c:pt idx="2030">
                        <c:v>360.73200000000003</c:v>
                      </c:pt>
                      <c:pt idx="2031">
                        <c:v>360.73</c:v>
                      </c:pt>
                      <c:pt idx="2032">
                        <c:v>360.72800000000001</c:v>
                      </c:pt>
                      <c:pt idx="2033">
                        <c:v>360.72699999999998</c:v>
                      </c:pt>
                      <c:pt idx="2034">
                        <c:v>360.72500000000002</c:v>
                      </c:pt>
                      <c:pt idx="2035">
                        <c:v>360.72399999999999</c:v>
                      </c:pt>
                      <c:pt idx="2036">
                        <c:v>360.72199999999998</c:v>
                      </c:pt>
                      <c:pt idx="2037">
                        <c:v>360.721</c:v>
                      </c:pt>
                      <c:pt idx="2038">
                        <c:v>360.71899999999999</c:v>
                      </c:pt>
                      <c:pt idx="2039">
                        <c:v>360.71800000000002</c:v>
                      </c:pt>
                      <c:pt idx="2040">
                        <c:v>360.71600000000001</c:v>
                      </c:pt>
                      <c:pt idx="2041">
                        <c:v>360.71499999999997</c:v>
                      </c:pt>
                      <c:pt idx="2042">
                        <c:v>360.71300000000002</c:v>
                      </c:pt>
                      <c:pt idx="2043">
                        <c:v>360.71199999999999</c:v>
                      </c:pt>
                      <c:pt idx="2044">
                        <c:v>360.71</c:v>
                      </c:pt>
                      <c:pt idx="2045">
                        <c:v>360.709</c:v>
                      </c:pt>
                      <c:pt idx="2046">
                        <c:v>360.70699999999999</c:v>
                      </c:pt>
                      <c:pt idx="2047">
                        <c:v>360.70600000000002</c:v>
                      </c:pt>
                      <c:pt idx="2048">
                        <c:v>360.70400000000001</c:v>
                      </c:pt>
                      <c:pt idx="2049">
                        <c:v>360.70299999999997</c:v>
                      </c:pt>
                      <c:pt idx="2050">
                        <c:v>360.70100000000002</c:v>
                      </c:pt>
                      <c:pt idx="2051">
                        <c:v>360.69900000000001</c:v>
                      </c:pt>
                      <c:pt idx="2052">
                        <c:v>360.69799999999998</c:v>
                      </c:pt>
                      <c:pt idx="2053">
                        <c:v>360.69600000000003</c:v>
                      </c:pt>
                      <c:pt idx="2054">
                        <c:v>360.69499999999999</c:v>
                      </c:pt>
                      <c:pt idx="2055">
                        <c:v>360.69299999999998</c:v>
                      </c:pt>
                      <c:pt idx="2056">
                        <c:v>360.69200000000001</c:v>
                      </c:pt>
                      <c:pt idx="2057">
                        <c:v>360.69</c:v>
                      </c:pt>
                      <c:pt idx="2058">
                        <c:v>360.68900000000002</c:v>
                      </c:pt>
                      <c:pt idx="2059">
                        <c:v>360.68700000000001</c:v>
                      </c:pt>
                      <c:pt idx="2060">
                        <c:v>360.68599999999998</c:v>
                      </c:pt>
                      <c:pt idx="2061">
                        <c:v>360.68400000000003</c:v>
                      </c:pt>
                      <c:pt idx="2062">
                        <c:v>360.68299999999999</c:v>
                      </c:pt>
                      <c:pt idx="2063">
                        <c:v>360.68099999999998</c:v>
                      </c:pt>
                      <c:pt idx="2064">
                        <c:v>360.68</c:v>
                      </c:pt>
                      <c:pt idx="2065">
                        <c:v>360.678</c:v>
                      </c:pt>
                      <c:pt idx="2066">
                        <c:v>360.67700000000002</c:v>
                      </c:pt>
                      <c:pt idx="2067">
                        <c:v>360.67500000000001</c:v>
                      </c:pt>
                      <c:pt idx="2068">
                        <c:v>360.67399999999998</c:v>
                      </c:pt>
                      <c:pt idx="2069">
                        <c:v>360.67200000000003</c:v>
                      </c:pt>
                      <c:pt idx="2070">
                        <c:v>360.67099999999999</c:v>
                      </c:pt>
                      <c:pt idx="2071">
                        <c:v>360.66899999999998</c:v>
                      </c:pt>
                      <c:pt idx="2072">
                        <c:v>360.66800000000001</c:v>
                      </c:pt>
                      <c:pt idx="2073">
                        <c:v>360.666</c:v>
                      </c:pt>
                      <c:pt idx="2074">
                        <c:v>360.66500000000002</c:v>
                      </c:pt>
                      <c:pt idx="2075">
                        <c:v>360.66300000000001</c:v>
                      </c:pt>
                      <c:pt idx="2076">
                        <c:v>360.66199999999998</c:v>
                      </c:pt>
                      <c:pt idx="2077">
                        <c:v>360.66</c:v>
                      </c:pt>
                      <c:pt idx="2078">
                        <c:v>360.65899999999999</c:v>
                      </c:pt>
                      <c:pt idx="2079">
                        <c:v>360.65699999999998</c:v>
                      </c:pt>
                      <c:pt idx="2080">
                        <c:v>360.65600000000001</c:v>
                      </c:pt>
                      <c:pt idx="2081">
                        <c:v>360.654</c:v>
                      </c:pt>
                      <c:pt idx="2082">
                        <c:v>360.65300000000002</c:v>
                      </c:pt>
                      <c:pt idx="2083">
                        <c:v>360.65100000000001</c:v>
                      </c:pt>
                      <c:pt idx="2084">
                        <c:v>360.65</c:v>
                      </c:pt>
                      <c:pt idx="2085">
                        <c:v>360.64800000000002</c:v>
                      </c:pt>
                      <c:pt idx="2086">
                        <c:v>360.64699999999999</c:v>
                      </c:pt>
                      <c:pt idx="2087">
                        <c:v>360.64499999999998</c:v>
                      </c:pt>
                      <c:pt idx="2088">
                        <c:v>360.64299999999997</c:v>
                      </c:pt>
                      <c:pt idx="2089">
                        <c:v>360.642</c:v>
                      </c:pt>
                      <c:pt idx="2090">
                        <c:v>360.64100000000002</c:v>
                      </c:pt>
                      <c:pt idx="2091">
                        <c:v>360.63900000000001</c:v>
                      </c:pt>
                      <c:pt idx="2092">
                        <c:v>360.637</c:v>
                      </c:pt>
                      <c:pt idx="2093">
                        <c:v>360.63600000000002</c:v>
                      </c:pt>
                      <c:pt idx="2094">
                        <c:v>360.63400000000001</c:v>
                      </c:pt>
                      <c:pt idx="2095">
                        <c:v>360.63299999999998</c:v>
                      </c:pt>
                      <c:pt idx="2096">
                        <c:v>360.63099999999997</c:v>
                      </c:pt>
                      <c:pt idx="2097">
                        <c:v>360.63</c:v>
                      </c:pt>
                      <c:pt idx="2098">
                        <c:v>360.62799999999999</c:v>
                      </c:pt>
                      <c:pt idx="2099">
                        <c:v>360.62700000000001</c:v>
                      </c:pt>
                      <c:pt idx="2100">
                        <c:v>360.625</c:v>
                      </c:pt>
                      <c:pt idx="2101">
                        <c:v>360.62400000000002</c:v>
                      </c:pt>
                      <c:pt idx="2102">
                        <c:v>360.62200000000001</c:v>
                      </c:pt>
                      <c:pt idx="2103">
                        <c:v>360.62099999999998</c:v>
                      </c:pt>
                      <c:pt idx="2104">
                        <c:v>360.61900000000003</c:v>
                      </c:pt>
                      <c:pt idx="2105">
                        <c:v>360.61799999999999</c:v>
                      </c:pt>
                      <c:pt idx="2106">
                        <c:v>360.61599999999999</c:v>
                      </c:pt>
                      <c:pt idx="2107">
                        <c:v>360.61500000000001</c:v>
                      </c:pt>
                      <c:pt idx="2108">
                        <c:v>360.613</c:v>
                      </c:pt>
                      <c:pt idx="2109">
                        <c:v>360.61200000000002</c:v>
                      </c:pt>
                      <c:pt idx="2110">
                        <c:v>360.61</c:v>
                      </c:pt>
                      <c:pt idx="2111">
                        <c:v>360.60899999999998</c:v>
                      </c:pt>
                      <c:pt idx="2112">
                        <c:v>360.60700000000003</c:v>
                      </c:pt>
                      <c:pt idx="2113">
                        <c:v>360.60599999999999</c:v>
                      </c:pt>
                      <c:pt idx="2114">
                        <c:v>360.60399999999998</c:v>
                      </c:pt>
                      <c:pt idx="2115">
                        <c:v>360.60300000000001</c:v>
                      </c:pt>
                      <c:pt idx="2116">
                        <c:v>360.601</c:v>
                      </c:pt>
                      <c:pt idx="2117">
                        <c:v>360.6</c:v>
                      </c:pt>
                      <c:pt idx="2118">
                        <c:v>360.59800000000001</c:v>
                      </c:pt>
                      <c:pt idx="2119">
                        <c:v>360.59699999999998</c:v>
                      </c:pt>
                      <c:pt idx="2120">
                        <c:v>360.59500000000003</c:v>
                      </c:pt>
                      <c:pt idx="2121">
                        <c:v>360.59399999999999</c:v>
                      </c:pt>
                      <c:pt idx="2122">
                        <c:v>360.59199999999998</c:v>
                      </c:pt>
                      <c:pt idx="2123">
                        <c:v>360.59100000000001</c:v>
                      </c:pt>
                      <c:pt idx="2124">
                        <c:v>360.59</c:v>
                      </c:pt>
                      <c:pt idx="2125">
                        <c:v>360.58800000000002</c:v>
                      </c:pt>
                      <c:pt idx="2126">
                        <c:v>360.58699999999999</c:v>
                      </c:pt>
                      <c:pt idx="2127">
                        <c:v>360.58499999999998</c:v>
                      </c:pt>
                      <c:pt idx="2128">
                        <c:v>360.584</c:v>
                      </c:pt>
                      <c:pt idx="2129">
                        <c:v>360.58199999999999</c:v>
                      </c:pt>
                      <c:pt idx="2130">
                        <c:v>360.58100000000002</c:v>
                      </c:pt>
                      <c:pt idx="2131">
                        <c:v>360.57900000000001</c:v>
                      </c:pt>
                      <c:pt idx="2132">
                        <c:v>360.57799999999997</c:v>
                      </c:pt>
                      <c:pt idx="2133">
                        <c:v>360.57600000000002</c:v>
                      </c:pt>
                      <c:pt idx="2134">
                        <c:v>360.57499999999999</c:v>
                      </c:pt>
                      <c:pt idx="2135">
                        <c:v>360.57299999999998</c:v>
                      </c:pt>
                      <c:pt idx="2136">
                        <c:v>360.572</c:v>
                      </c:pt>
                      <c:pt idx="2137">
                        <c:v>360.57</c:v>
                      </c:pt>
                      <c:pt idx="2138">
                        <c:v>360.56900000000002</c:v>
                      </c:pt>
                      <c:pt idx="2139">
                        <c:v>360.56700000000001</c:v>
                      </c:pt>
                      <c:pt idx="2140">
                        <c:v>360.56599999999997</c:v>
                      </c:pt>
                      <c:pt idx="2141">
                        <c:v>360.56400000000002</c:v>
                      </c:pt>
                      <c:pt idx="2142">
                        <c:v>360.56299999999999</c:v>
                      </c:pt>
                      <c:pt idx="2143">
                        <c:v>360.56099999999998</c:v>
                      </c:pt>
                      <c:pt idx="2144">
                        <c:v>360.56</c:v>
                      </c:pt>
                      <c:pt idx="2145">
                        <c:v>360.55799999999999</c:v>
                      </c:pt>
                      <c:pt idx="2146">
                        <c:v>360.55700000000002</c:v>
                      </c:pt>
                      <c:pt idx="2147">
                        <c:v>360.55500000000001</c:v>
                      </c:pt>
                      <c:pt idx="2148">
                        <c:v>360.55399999999997</c:v>
                      </c:pt>
                      <c:pt idx="2149">
                        <c:v>360.55200000000002</c:v>
                      </c:pt>
                      <c:pt idx="2150">
                        <c:v>360.55099999999999</c:v>
                      </c:pt>
                      <c:pt idx="2151">
                        <c:v>360.54899999999998</c:v>
                      </c:pt>
                      <c:pt idx="2152">
                        <c:v>360.548</c:v>
                      </c:pt>
                      <c:pt idx="2153">
                        <c:v>360.54599999999999</c:v>
                      </c:pt>
                      <c:pt idx="2154">
                        <c:v>360.54500000000002</c:v>
                      </c:pt>
                      <c:pt idx="2155">
                        <c:v>360.54300000000001</c:v>
                      </c:pt>
                      <c:pt idx="2156">
                        <c:v>360.54199999999997</c:v>
                      </c:pt>
                      <c:pt idx="2157">
                        <c:v>360.54</c:v>
                      </c:pt>
                      <c:pt idx="2158">
                        <c:v>360.53899999999999</c:v>
                      </c:pt>
                      <c:pt idx="2159">
                        <c:v>360.53699999999998</c:v>
                      </c:pt>
                      <c:pt idx="2160">
                        <c:v>360.536</c:v>
                      </c:pt>
                      <c:pt idx="2161">
                        <c:v>360.53399999999999</c:v>
                      </c:pt>
                      <c:pt idx="2162">
                        <c:v>360.53300000000002</c:v>
                      </c:pt>
                      <c:pt idx="2163">
                        <c:v>360.53199999999998</c:v>
                      </c:pt>
                      <c:pt idx="2164">
                        <c:v>360.53</c:v>
                      </c:pt>
                      <c:pt idx="2165">
                        <c:v>360.529</c:v>
                      </c:pt>
                      <c:pt idx="2166">
                        <c:v>360.52699999999999</c:v>
                      </c:pt>
                      <c:pt idx="2167">
                        <c:v>360.52600000000001</c:v>
                      </c:pt>
                      <c:pt idx="2168">
                        <c:v>360.524</c:v>
                      </c:pt>
                      <c:pt idx="2169">
                        <c:v>360.52300000000002</c:v>
                      </c:pt>
                      <c:pt idx="2170">
                        <c:v>360.52100000000002</c:v>
                      </c:pt>
                      <c:pt idx="2171">
                        <c:v>360.52</c:v>
                      </c:pt>
                      <c:pt idx="2172">
                        <c:v>360.51799999999997</c:v>
                      </c:pt>
                      <c:pt idx="2173">
                        <c:v>360.517</c:v>
                      </c:pt>
                      <c:pt idx="2174">
                        <c:v>360.51499999999999</c:v>
                      </c:pt>
                      <c:pt idx="2175">
                        <c:v>360.51400000000001</c:v>
                      </c:pt>
                      <c:pt idx="2176">
                        <c:v>360.512</c:v>
                      </c:pt>
                      <c:pt idx="2177">
                        <c:v>360.51100000000002</c:v>
                      </c:pt>
                      <c:pt idx="2178">
                        <c:v>360.50900000000001</c:v>
                      </c:pt>
                      <c:pt idx="2179">
                        <c:v>360.50799999999998</c:v>
                      </c:pt>
                      <c:pt idx="2180">
                        <c:v>360.50599999999997</c:v>
                      </c:pt>
                      <c:pt idx="2181">
                        <c:v>360.505</c:v>
                      </c:pt>
                      <c:pt idx="2182">
                        <c:v>360.50299999999999</c:v>
                      </c:pt>
                      <c:pt idx="2183">
                        <c:v>360.50200000000001</c:v>
                      </c:pt>
                      <c:pt idx="2184">
                        <c:v>360.50099999999998</c:v>
                      </c:pt>
                      <c:pt idx="2185">
                        <c:v>360.49900000000002</c:v>
                      </c:pt>
                      <c:pt idx="2186">
                        <c:v>360.49799999999999</c:v>
                      </c:pt>
                      <c:pt idx="2187">
                        <c:v>360.49599999999998</c:v>
                      </c:pt>
                      <c:pt idx="2188">
                        <c:v>360.495</c:v>
                      </c:pt>
                      <c:pt idx="2189">
                        <c:v>360.49299999999999</c:v>
                      </c:pt>
                      <c:pt idx="2190">
                        <c:v>360.49200000000002</c:v>
                      </c:pt>
                      <c:pt idx="2191">
                        <c:v>360.49</c:v>
                      </c:pt>
                      <c:pt idx="2192">
                        <c:v>360.48899999999998</c:v>
                      </c:pt>
                      <c:pt idx="2193">
                        <c:v>360.48700000000002</c:v>
                      </c:pt>
                      <c:pt idx="2194">
                        <c:v>360.48599999999999</c:v>
                      </c:pt>
                      <c:pt idx="2195">
                        <c:v>360.48399999999998</c:v>
                      </c:pt>
                      <c:pt idx="2196">
                        <c:v>360.483</c:v>
                      </c:pt>
                      <c:pt idx="2197">
                        <c:v>360.48099999999999</c:v>
                      </c:pt>
                      <c:pt idx="2198">
                        <c:v>360.48</c:v>
                      </c:pt>
                      <c:pt idx="2199">
                        <c:v>360.47899999999998</c:v>
                      </c:pt>
                      <c:pt idx="2200">
                        <c:v>360.47699999999998</c:v>
                      </c:pt>
                      <c:pt idx="2201">
                        <c:v>360.476</c:v>
                      </c:pt>
                      <c:pt idx="2202">
                        <c:v>360.47399999999999</c:v>
                      </c:pt>
                      <c:pt idx="2203">
                        <c:v>360.47300000000001</c:v>
                      </c:pt>
                      <c:pt idx="2204">
                        <c:v>360.471</c:v>
                      </c:pt>
                      <c:pt idx="2205">
                        <c:v>360.47</c:v>
                      </c:pt>
                      <c:pt idx="2206">
                        <c:v>360.46800000000002</c:v>
                      </c:pt>
                      <c:pt idx="2207">
                        <c:v>360.46699999999998</c:v>
                      </c:pt>
                      <c:pt idx="2208">
                        <c:v>360.46499999999997</c:v>
                      </c:pt>
                      <c:pt idx="2209">
                        <c:v>360.464</c:v>
                      </c:pt>
                      <c:pt idx="2210">
                        <c:v>360.46199999999999</c:v>
                      </c:pt>
                      <c:pt idx="2211">
                        <c:v>360.46100000000001</c:v>
                      </c:pt>
                      <c:pt idx="2212">
                        <c:v>360.459</c:v>
                      </c:pt>
                      <c:pt idx="2213">
                        <c:v>360.45800000000003</c:v>
                      </c:pt>
                      <c:pt idx="2214">
                        <c:v>360.45699999999999</c:v>
                      </c:pt>
                      <c:pt idx="2215">
                        <c:v>360.45499999999998</c:v>
                      </c:pt>
                      <c:pt idx="2216">
                        <c:v>360.45400000000001</c:v>
                      </c:pt>
                      <c:pt idx="2217">
                        <c:v>360.452</c:v>
                      </c:pt>
                      <c:pt idx="2218">
                        <c:v>360.45100000000002</c:v>
                      </c:pt>
                      <c:pt idx="2219">
                        <c:v>360.44900000000001</c:v>
                      </c:pt>
                      <c:pt idx="2220">
                        <c:v>360.44799999999998</c:v>
                      </c:pt>
                      <c:pt idx="2221">
                        <c:v>360.44600000000003</c:v>
                      </c:pt>
                      <c:pt idx="2222">
                        <c:v>360.44499999999999</c:v>
                      </c:pt>
                      <c:pt idx="2223">
                        <c:v>360.44299999999998</c:v>
                      </c:pt>
                      <c:pt idx="2224">
                        <c:v>360.44200000000001</c:v>
                      </c:pt>
                      <c:pt idx="2225">
                        <c:v>360.44</c:v>
                      </c:pt>
                      <c:pt idx="2226">
                        <c:v>360.43900000000002</c:v>
                      </c:pt>
                      <c:pt idx="2227">
                        <c:v>360.43799999999999</c:v>
                      </c:pt>
                      <c:pt idx="2228">
                        <c:v>360.43599999999998</c:v>
                      </c:pt>
                      <c:pt idx="2229">
                        <c:v>360.435</c:v>
                      </c:pt>
                      <c:pt idx="2230">
                        <c:v>360.43299999999999</c:v>
                      </c:pt>
                      <c:pt idx="2231">
                        <c:v>360.43200000000002</c:v>
                      </c:pt>
                      <c:pt idx="2232">
                        <c:v>360.43</c:v>
                      </c:pt>
                      <c:pt idx="2233">
                        <c:v>360.42899999999997</c:v>
                      </c:pt>
                      <c:pt idx="2234">
                        <c:v>360.42700000000002</c:v>
                      </c:pt>
                      <c:pt idx="2235">
                        <c:v>360.42599999999999</c:v>
                      </c:pt>
                      <c:pt idx="2236">
                        <c:v>360.42399999999998</c:v>
                      </c:pt>
                      <c:pt idx="2237">
                        <c:v>360.423</c:v>
                      </c:pt>
                      <c:pt idx="2238">
                        <c:v>360.42200000000003</c:v>
                      </c:pt>
                      <c:pt idx="2239">
                        <c:v>360.42</c:v>
                      </c:pt>
                      <c:pt idx="2240">
                        <c:v>360.41899999999998</c:v>
                      </c:pt>
                      <c:pt idx="2241">
                        <c:v>360.41699999999997</c:v>
                      </c:pt>
                      <c:pt idx="2242">
                        <c:v>360.416</c:v>
                      </c:pt>
                      <c:pt idx="2243">
                        <c:v>360.41399999999999</c:v>
                      </c:pt>
                      <c:pt idx="2244">
                        <c:v>360.41300000000001</c:v>
                      </c:pt>
                      <c:pt idx="2245">
                        <c:v>360.411</c:v>
                      </c:pt>
                      <c:pt idx="2246">
                        <c:v>360.41</c:v>
                      </c:pt>
                      <c:pt idx="2247">
                        <c:v>360.40899999999999</c:v>
                      </c:pt>
                      <c:pt idx="2248">
                        <c:v>360.40699999999998</c:v>
                      </c:pt>
                      <c:pt idx="2249">
                        <c:v>360.40600000000001</c:v>
                      </c:pt>
                      <c:pt idx="2250">
                        <c:v>360.404</c:v>
                      </c:pt>
                      <c:pt idx="2251">
                        <c:v>360.40300000000002</c:v>
                      </c:pt>
                      <c:pt idx="2252">
                        <c:v>360.40100000000001</c:v>
                      </c:pt>
                      <c:pt idx="2253">
                        <c:v>360.4</c:v>
                      </c:pt>
                      <c:pt idx="2254">
                        <c:v>360.39800000000002</c:v>
                      </c:pt>
                      <c:pt idx="2255">
                        <c:v>360.39699999999999</c:v>
                      </c:pt>
                      <c:pt idx="2256">
                        <c:v>360.39499999999998</c:v>
                      </c:pt>
                      <c:pt idx="2257">
                        <c:v>360.39400000000001</c:v>
                      </c:pt>
                      <c:pt idx="2258">
                        <c:v>360.39299999999997</c:v>
                      </c:pt>
                      <c:pt idx="2259">
                        <c:v>360.39100000000002</c:v>
                      </c:pt>
                      <c:pt idx="2260">
                        <c:v>360.39</c:v>
                      </c:pt>
                      <c:pt idx="2261">
                        <c:v>360.38799999999998</c:v>
                      </c:pt>
                      <c:pt idx="2262">
                        <c:v>360.387</c:v>
                      </c:pt>
                      <c:pt idx="2263">
                        <c:v>360.38499999999999</c:v>
                      </c:pt>
                      <c:pt idx="2264">
                        <c:v>360.38400000000001</c:v>
                      </c:pt>
                      <c:pt idx="2265">
                        <c:v>360.38200000000001</c:v>
                      </c:pt>
                      <c:pt idx="2266">
                        <c:v>360.38099999999997</c:v>
                      </c:pt>
                      <c:pt idx="2267">
                        <c:v>360.38</c:v>
                      </c:pt>
                      <c:pt idx="2268">
                        <c:v>360.37799999999999</c:v>
                      </c:pt>
                      <c:pt idx="2269">
                        <c:v>360.37700000000001</c:v>
                      </c:pt>
                      <c:pt idx="2270">
                        <c:v>360.375</c:v>
                      </c:pt>
                      <c:pt idx="2271">
                        <c:v>360.37400000000002</c:v>
                      </c:pt>
                      <c:pt idx="2272">
                        <c:v>360.37200000000001</c:v>
                      </c:pt>
                      <c:pt idx="2273">
                        <c:v>360.37099999999998</c:v>
                      </c:pt>
                      <c:pt idx="2274">
                        <c:v>360.37</c:v>
                      </c:pt>
                      <c:pt idx="2275">
                        <c:v>360.36799999999999</c:v>
                      </c:pt>
                      <c:pt idx="2276">
                        <c:v>360.36700000000002</c:v>
                      </c:pt>
                      <c:pt idx="2277">
                        <c:v>360.36500000000001</c:v>
                      </c:pt>
                      <c:pt idx="2278">
                        <c:v>360.36399999999998</c:v>
                      </c:pt>
                      <c:pt idx="2279">
                        <c:v>360.36200000000002</c:v>
                      </c:pt>
                      <c:pt idx="2280">
                        <c:v>360.36099999999999</c:v>
                      </c:pt>
                      <c:pt idx="2281">
                        <c:v>360.35899999999998</c:v>
                      </c:pt>
                      <c:pt idx="2282">
                        <c:v>360.358</c:v>
                      </c:pt>
                      <c:pt idx="2283">
                        <c:v>360.35700000000003</c:v>
                      </c:pt>
                      <c:pt idx="2284">
                        <c:v>360.35500000000002</c:v>
                      </c:pt>
                      <c:pt idx="2285">
                        <c:v>360.35399999999998</c:v>
                      </c:pt>
                      <c:pt idx="2286">
                        <c:v>360.35199999999998</c:v>
                      </c:pt>
                      <c:pt idx="2287">
                        <c:v>360.351</c:v>
                      </c:pt>
                      <c:pt idx="2288">
                        <c:v>360.35</c:v>
                      </c:pt>
                      <c:pt idx="2289">
                        <c:v>360.34800000000001</c:v>
                      </c:pt>
                      <c:pt idx="2290">
                        <c:v>360.34699999999998</c:v>
                      </c:pt>
                      <c:pt idx="2291">
                        <c:v>360.34500000000003</c:v>
                      </c:pt>
                      <c:pt idx="2292">
                        <c:v>360.34399999999999</c:v>
                      </c:pt>
                      <c:pt idx="2293">
                        <c:v>360.34300000000002</c:v>
                      </c:pt>
                      <c:pt idx="2294">
                        <c:v>360.34100000000001</c:v>
                      </c:pt>
                      <c:pt idx="2295">
                        <c:v>360.34</c:v>
                      </c:pt>
                      <c:pt idx="2296">
                        <c:v>360.339</c:v>
                      </c:pt>
                      <c:pt idx="2297">
                        <c:v>360.33699999999999</c:v>
                      </c:pt>
                      <c:pt idx="2298">
                        <c:v>360.33600000000001</c:v>
                      </c:pt>
                      <c:pt idx="2299">
                        <c:v>360.33499999999998</c:v>
                      </c:pt>
                      <c:pt idx="2300">
                        <c:v>360.334</c:v>
                      </c:pt>
                      <c:pt idx="2301">
                        <c:v>360.33300000000003</c:v>
                      </c:pt>
                      <c:pt idx="2302">
                        <c:v>360.33199999999999</c:v>
                      </c:pt>
                      <c:pt idx="2303">
                        <c:v>360.33199999999999</c:v>
                      </c:pt>
                      <c:pt idx="2304">
                        <c:v>360.33100000000002</c:v>
                      </c:pt>
                      <c:pt idx="2305">
                        <c:v>360.33100000000002</c:v>
                      </c:pt>
                      <c:pt idx="2306">
                        <c:v>360.33100000000002</c:v>
                      </c:pt>
                      <c:pt idx="2307">
                        <c:v>360.33199999999999</c:v>
                      </c:pt>
                      <c:pt idx="2308">
                        <c:v>360.33300000000003</c:v>
                      </c:pt>
                      <c:pt idx="2309">
                        <c:v>360.334</c:v>
                      </c:pt>
                      <c:pt idx="2310">
                        <c:v>360.33600000000001</c:v>
                      </c:pt>
                      <c:pt idx="2311">
                        <c:v>360.339</c:v>
                      </c:pt>
                      <c:pt idx="2312">
                        <c:v>360.34199999999998</c:v>
                      </c:pt>
                      <c:pt idx="2313">
                        <c:v>360.346</c:v>
                      </c:pt>
                      <c:pt idx="2314">
                        <c:v>360.35</c:v>
                      </c:pt>
                      <c:pt idx="2315">
                        <c:v>360.35399999999998</c:v>
                      </c:pt>
                      <c:pt idx="2316">
                        <c:v>360.35899999999998</c:v>
                      </c:pt>
                      <c:pt idx="2317">
                        <c:v>360.36399999999998</c:v>
                      </c:pt>
                      <c:pt idx="2318">
                        <c:v>360.36799999999999</c:v>
                      </c:pt>
                      <c:pt idx="2319">
                        <c:v>360.37200000000001</c:v>
                      </c:pt>
                      <c:pt idx="2320">
                        <c:v>360.37599999999998</c:v>
                      </c:pt>
                      <c:pt idx="2321">
                        <c:v>360.38</c:v>
                      </c:pt>
                      <c:pt idx="2322">
                        <c:v>360.38400000000001</c:v>
                      </c:pt>
                      <c:pt idx="2323">
                        <c:v>360.38900000000001</c:v>
                      </c:pt>
                      <c:pt idx="2324">
                        <c:v>360.39499999999998</c:v>
                      </c:pt>
                      <c:pt idx="2325">
                        <c:v>360.40199999999999</c:v>
                      </c:pt>
                      <c:pt idx="2326">
                        <c:v>360.411</c:v>
                      </c:pt>
                      <c:pt idx="2327">
                        <c:v>360.42200000000003</c:v>
                      </c:pt>
                      <c:pt idx="2328">
                        <c:v>360.43599999999998</c:v>
                      </c:pt>
                      <c:pt idx="2329">
                        <c:v>360.45299999999997</c:v>
                      </c:pt>
                      <c:pt idx="2330">
                        <c:v>360.47500000000002</c:v>
                      </c:pt>
                      <c:pt idx="2331">
                        <c:v>360.50200000000001</c:v>
                      </c:pt>
                      <c:pt idx="2332">
                        <c:v>360.53699999999998</c:v>
                      </c:pt>
                      <c:pt idx="2333">
                        <c:v>360.58199999999999</c:v>
                      </c:pt>
                      <c:pt idx="2334">
                        <c:v>360.637</c:v>
                      </c:pt>
                      <c:pt idx="2335">
                        <c:v>360.70100000000002</c:v>
                      </c:pt>
                      <c:pt idx="2336">
                        <c:v>360.77499999999998</c:v>
                      </c:pt>
                      <c:pt idx="2337">
                        <c:v>360.85599999999999</c:v>
                      </c:pt>
                      <c:pt idx="2338">
                        <c:v>360.94400000000002</c:v>
                      </c:pt>
                      <c:pt idx="2339">
                        <c:v>361.03800000000001</c:v>
                      </c:pt>
                      <c:pt idx="2340">
                        <c:v>361.137</c:v>
                      </c:pt>
                      <c:pt idx="2341">
                        <c:v>361.23899999999998</c:v>
                      </c:pt>
                      <c:pt idx="2342">
                        <c:v>361.33499999999998</c:v>
                      </c:pt>
                      <c:pt idx="2343">
                        <c:v>361.42200000000003</c:v>
                      </c:pt>
                      <c:pt idx="2344">
                        <c:v>361.49900000000002</c:v>
                      </c:pt>
                      <c:pt idx="2345">
                        <c:v>361.56900000000002</c:v>
                      </c:pt>
                      <c:pt idx="2346">
                        <c:v>361.63600000000002</c:v>
                      </c:pt>
                      <c:pt idx="2347">
                        <c:v>361.70100000000002</c:v>
                      </c:pt>
                      <c:pt idx="2348">
                        <c:v>361.77</c:v>
                      </c:pt>
                      <c:pt idx="2349">
                        <c:v>361.84300000000002</c:v>
                      </c:pt>
                      <c:pt idx="2350">
                        <c:v>361.92500000000001</c:v>
                      </c:pt>
                      <c:pt idx="2351">
                        <c:v>362.01799999999997</c:v>
                      </c:pt>
                      <c:pt idx="2352">
                        <c:v>362.13200000000001</c:v>
                      </c:pt>
                      <c:pt idx="2353">
                        <c:v>362.274</c:v>
                      </c:pt>
                      <c:pt idx="2354">
                        <c:v>362.45</c:v>
                      </c:pt>
                      <c:pt idx="2355">
                        <c:v>362.661</c:v>
                      </c:pt>
                      <c:pt idx="2356">
                        <c:v>362.91500000000002</c:v>
                      </c:pt>
                      <c:pt idx="2357">
                        <c:v>363.245</c:v>
                      </c:pt>
                      <c:pt idx="2358">
                        <c:v>363.66</c:v>
                      </c:pt>
                      <c:pt idx="2359">
                        <c:v>364.15899999999999</c:v>
                      </c:pt>
                      <c:pt idx="2360">
                        <c:v>364.73599999999999</c:v>
                      </c:pt>
                      <c:pt idx="2361">
                        <c:v>365.38099999999997</c:v>
                      </c:pt>
                      <c:pt idx="2362">
                        <c:v>366.089</c:v>
                      </c:pt>
                      <c:pt idx="2363">
                        <c:v>366.851</c:v>
                      </c:pt>
                      <c:pt idx="2364">
                        <c:v>367.654</c:v>
                      </c:pt>
                      <c:pt idx="2365">
                        <c:v>368.49</c:v>
                      </c:pt>
                      <c:pt idx="2366">
                        <c:v>369.32499999999999</c:v>
                      </c:pt>
                      <c:pt idx="2367">
                        <c:v>370.08499999999998</c:v>
                      </c:pt>
                      <c:pt idx="2368">
                        <c:v>370.74900000000002</c:v>
                      </c:pt>
                      <c:pt idx="2369">
                        <c:v>371.32100000000003</c:v>
                      </c:pt>
                      <c:pt idx="2370">
                        <c:v>371.81700000000001</c:v>
                      </c:pt>
                      <c:pt idx="2371">
                        <c:v>372.25900000000001</c:v>
                      </c:pt>
                      <c:pt idx="2372">
                        <c:v>372.67</c:v>
                      </c:pt>
                      <c:pt idx="2373">
                        <c:v>373.065</c:v>
                      </c:pt>
                      <c:pt idx="2374">
                        <c:v>373.45699999999999</c:v>
                      </c:pt>
                      <c:pt idx="2375">
                        <c:v>373.85700000000003</c:v>
                      </c:pt>
                      <c:pt idx="2376">
                        <c:v>374.29399999999998</c:v>
                      </c:pt>
                      <c:pt idx="2377">
                        <c:v>374.82</c:v>
                      </c:pt>
                      <c:pt idx="2378">
                        <c:v>375.464</c:v>
                      </c:pt>
                      <c:pt idx="2379">
                        <c:v>376.24299999999999</c:v>
                      </c:pt>
                      <c:pt idx="2380">
                        <c:v>377.16500000000002</c:v>
                      </c:pt>
                      <c:pt idx="2381">
                        <c:v>378.286</c:v>
                      </c:pt>
                      <c:pt idx="2382">
                        <c:v>379.72</c:v>
                      </c:pt>
                      <c:pt idx="2383">
                        <c:v>381.49</c:v>
                      </c:pt>
                      <c:pt idx="2384">
                        <c:v>383.58</c:v>
                      </c:pt>
                      <c:pt idx="2385">
                        <c:v>385.96199999999999</c:v>
                      </c:pt>
                      <c:pt idx="2386">
                        <c:v>388.613</c:v>
                      </c:pt>
                      <c:pt idx="2387">
                        <c:v>391.50299999999999</c:v>
                      </c:pt>
                      <c:pt idx="2388">
                        <c:v>394.584</c:v>
                      </c:pt>
                      <c:pt idx="2389">
                        <c:v>397.80700000000002</c:v>
                      </c:pt>
                      <c:pt idx="2390">
                        <c:v>401.13099999999997</c:v>
                      </c:pt>
                      <c:pt idx="2391">
                        <c:v>404.35700000000003</c:v>
                      </c:pt>
                      <c:pt idx="2392">
                        <c:v>407.22699999999998</c:v>
                      </c:pt>
                      <c:pt idx="2393">
                        <c:v>409.68</c:v>
                      </c:pt>
                      <c:pt idx="2394">
                        <c:v>411.74799999999999</c:v>
                      </c:pt>
                      <c:pt idx="2395">
                        <c:v>413.49</c:v>
                      </c:pt>
                      <c:pt idx="2396">
                        <c:v>414.98399999999998</c:v>
                      </c:pt>
                      <c:pt idx="2397">
                        <c:v>416.298</c:v>
                      </c:pt>
                      <c:pt idx="2398">
                        <c:v>417.47</c:v>
                      </c:pt>
                      <c:pt idx="2399">
                        <c:v>418.52699999999999</c:v>
                      </c:pt>
                      <c:pt idx="2400">
                        <c:v>419.49</c:v>
                      </c:pt>
                      <c:pt idx="2401">
                        <c:v>420.488</c:v>
                      </c:pt>
                      <c:pt idx="2402">
                        <c:v>421.65800000000002</c:v>
                      </c:pt>
                      <c:pt idx="2403">
                        <c:v>423.06099999999998</c:v>
                      </c:pt>
                      <c:pt idx="2404">
                        <c:v>424.70299999999997</c:v>
                      </c:pt>
                      <c:pt idx="2405">
                        <c:v>426.58699999999999</c:v>
                      </c:pt>
                      <c:pt idx="2406">
                        <c:v>428.88299999999998</c:v>
                      </c:pt>
                      <c:pt idx="2407">
                        <c:v>431.75200000000001</c:v>
                      </c:pt>
                      <c:pt idx="2408">
                        <c:v>435.221</c:v>
                      </c:pt>
                      <c:pt idx="2409">
                        <c:v>439.18700000000001</c:v>
                      </c:pt>
                      <c:pt idx="2410">
                        <c:v>443.65699999999998</c:v>
                      </c:pt>
                      <c:pt idx="2411">
                        <c:v>448.64600000000002</c:v>
                      </c:pt>
                      <c:pt idx="2412">
                        <c:v>454.08600000000001</c:v>
                      </c:pt>
                      <c:pt idx="2413">
                        <c:v>459.88499999999999</c:v>
                      </c:pt>
                      <c:pt idx="2414">
                        <c:v>466.03800000000001</c:v>
                      </c:pt>
                      <c:pt idx="2415">
                        <c:v>472.36900000000003</c:v>
                      </c:pt>
                      <c:pt idx="2416">
                        <c:v>478.30099999999999</c:v>
                      </c:pt>
                      <c:pt idx="2417">
                        <c:v>483.50599999999997</c:v>
                      </c:pt>
                      <c:pt idx="2418">
                        <c:v>487.97399999999999</c:v>
                      </c:pt>
                      <c:pt idx="2419">
                        <c:v>491.76600000000002</c:v>
                      </c:pt>
                      <c:pt idx="2420">
                        <c:v>494.97</c:v>
                      </c:pt>
                      <c:pt idx="2421">
                        <c:v>497.774</c:v>
                      </c:pt>
                      <c:pt idx="2422">
                        <c:v>500.34500000000003</c:v>
                      </c:pt>
                      <c:pt idx="2423">
                        <c:v>502.798</c:v>
                      </c:pt>
                      <c:pt idx="2424">
                        <c:v>505.24</c:v>
                      </c:pt>
                      <c:pt idx="2425">
                        <c:v>507.73200000000003</c:v>
                      </c:pt>
                      <c:pt idx="2426">
                        <c:v>510.60700000000003</c:v>
                      </c:pt>
                      <c:pt idx="2427">
                        <c:v>514.10799999999995</c:v>
                      </c:pt>
                      <c:pt idx="2428">
                        <c:v>518.351</c:v>
                      </c:pt>
                      <c:pt idx="2429">
                        <c:v>523.35900000000004</c:v>
                      </c:pt>
                      <c:pt idx="2430">
                        <c:v>529.18600000000004</c:v>
                      </c:pt>
                      <c:pt idx="2431">
                        <c:v>536.32100000000003</c:v>
                      </c:pt>
                      <c:pt idx="2432">
                        <c:v>545.00400000000002</c:v>
                      </c:pt>
                      <c:pt idx="2433">
                        <c:v>555.22400000000005</c:v>
                      </c:pt>
                      <c:pt idx="2434">
                        <c:v>566.81200000000001</c:v>
                      </c:pt>
                      <c:pt idx="2435">
                        <c:v>579.71400000000006</c:v>
                      </c:pt>
                      <c:pt idx="2436">
                        <c:v>593.89099999999996</c:v>
                      </c:pt>
                      <c:pt idx="2437">
                        <c:v>609.101</c:v>
                      </c:pt>
                      <c:pt idx="2438">
                        <c:v>625.10599999999999</c:v>
                      </c:pt>
                      <c:pt idx="2439">
                        <c:v>641.65499999999997</c:v>
                      </c:pt>
                      <c:pt idx="2440">
                        <c:v>658.327</c:v>
                      </c:pt>
                      <c:pt idx="2441">
                        <c:v>673.72900000000004</c:v>
                      </c:pt>
                      <c:pt idx="2442">
                        <c:v>687.423</c:v>
                      </c:pt>
                      <c:pt idx="2443">
                        <c:v>687.423</c:v>
                      </c:pt>
                      <c:pt idx="2444">
                        <c:v>762.02599999999995</c:v>
                      </c:pt>
                      <c:pt idx="2445">
                        <c:v>760.85500000000002</c:v>
                      </c:pt>
                      <c:pt idx="2446">
                        <c:v>737.03599999999994</c:v>
                      </c:pt>
                      <c:pt idx="2447">
                        <c:v>703.44500000000005</c:v>
                      </c:pt>
                      <c:pt idx="2448">
                        <c:v>667.93399999999997</c:v>
                      </c:pt>
                      <c:pt idx="2449">
                        <c:v>634.16399999999999</c:v>
                      </c:pt>
                      <c:pt idx="2450">
                        <c:v>603.55799999999999</c:v>
                      </c:pt>
                      <c:pt idx="2451">
                        <c:v>576.47400000000005</c:v>
                      </c:pt>
                      <c:pt idx="2452">
                        <c:v>552.81200000000001</c:v>
                      </c:pt>
                      <c:pt idx="2453">
                        <c:v>532.28200000000004</c:v>
                      </c:pt>
                      <c:pt idx="2454">
                        <c:v>514.54499999999996</c:v>
                      </c:pt>
                      <c:pt idx="2455">
                        <c:v>499.25799999999998</c:v>
                      </c:pt>
                      <c:pt idx="2456">
                        <c:v>486.09</c:v>
                      </c:pt>
                      <c:pt idx="2457">
                        <c:v>474.67099999999999</c:v>
                      </c:pt>
                      <c:pt idx="2458">
                        <c:v>464.79700000000003</c:v>
                      </c:pt>
                      <c:pt idx="2459">
                        <c:v>456.26499999999999</c:v>
                      </c:pt>
                      <c:pt idx="2460">
                        <c:v>448.86700000000002</c:v>
                      </c:pt>
                      <c:pt idx="2461">
                        <c:v>442.471</c:v>
                      </c:pt>
                      <c:pt idx="2462">
                        <c:v>436.899</c:v>
                      </c:pt>
                      <c:pt idx="2463">
                        <c:v>432.02199999999999</c:v>
                      </c:pt>
                      <c:pt idx="2464">
                        <c:v>427.73899999999998</c:v>
                      </c:pt>
                      <c:pt idx="2465">
                        <c:v>423.96300000000002</c:v>
                      </c:pt>
                      <c:pt idx="2466">
                        <c:v>420.625</c:v>
                      </c:pt>
                      <c:pt idx="2467">
                        <c:v>417.66399999999999</c:v>
                      </c:pt>
                      <c:pt idx="2468">
                        <c:v>415.02800000000002</c:v>
                      </c:pt>
                      <c:pt idx="2469">
                        <c:v>412.67200000000003</c:v>
                      </c:pt>
                      <c:pt idx="2470">
                        <c:v>410.56099999999998</c:v>
                      </c:pt>
                      <c:pt idx="2471">
                        <c:v>408.66</c:v>
                      </c:pt>
                      <c:pt idx="2472">
                        <c:v>406.94299999999998</c:v>
                      </c:pt>
                      <c:pt idx="2473">
                        <c:v>405.38600000000002</c:v>
                      </c:pt>
                      <c:pt idx="2474">
                        <c:v>403.96899999999999</c:v>
                      </c:pt>
                      <c:pt idx="2475">
                        <c:v>402.673</c:v>
                      </c:pt>
                      <c:pt idx="2476">
                        <c:v>401.48500000000001</c:v>
                      </c:pt>
                      <c:pt idx="2477">
                        <c:v>400.39100000000002</c:v>
                      </c:pt>
                      <c:pt idx="2478">
                        <c:v>399.38</c:v>
                      </c:pt>
                      <c:pt idx="2479">
                        <c:v>398.44200000000001</c:v>
                      </c:pt>
                      <c:pt idx="2480">
                        <c:v>397.57</c:v>
                      </c:pt>
                      <c:pt idx="2481">
                        <c:v>396.75599999999997</c:v>
                      </c:pt>
                      <c:pt idx="2482">
                        <c:v>395.99299999999999</c:v>
                      </c:pt>
                      <c:pt idx="2483">
                        <c:v>395.27699999999999</c:v>
                      </c:pt>
                      <c:pt idx="2484">
                        <c:v>394.60300000000001</c:v>
                      </c:pt>
                      <c:pt idx="2485">
                        <c:v>393.96600000000001</c:v>
                      </c:pt>
                      <c:pt idx="2486">
                        <c:v>393.36399999999998</c:v>
                      </c:pt>
                      <c:pt idx="2487">
                        <c:v>392.79199999999997</c:v>
                      </c:pt>
                      <c:pt idx="2488">
                        <c:v>392.24799999999999</c:v>
                      </c:pt>
                      <c:pt idx="2489">
                        <c:v>391.73099999999999</c:v>
                      </c:pt>
                      <c:pt idx="2490">
                        <c:v>391.23599999999999</c:v>
                      </c:pt>
                      <c:pt idx="2491">
                        <c:v>390.76400000000001</c:v>
                      </c:pt>
                      <c:pt idx="2492">
                        <c:v>390.31200000000001</c:v>
                      </c:pt>
                      <c:pt idx="2493">
                        <c:v>389.87799999999999</c:v>
                      </c:pt>
                      <c:pt idx="2494">
                        <c:v>389.46100000000001</c:v>
                      </c:pt>
                      <c:pt idx="2495">
                        <c:v>389.06099999999998</c:v>
                      </c:pt>
                      <c:pt idx="2496">
                        <c:v>388.67500000000001</c:v>
                      </c:pt>
                      <c:pt idx="2497">
                        <c:v>388.303</c:v>
                      </c:pt>
                      <c:pt idx="2498">
                        <c:v>387.94499999999999</c:v>
                      </c:pt>
                      <c:pt idx="2499">
                        <c:v>387.59800000000001</c:v>
                      </c:pt>
                      <c:pt idx="2500">
                        <c:v>387.26400000000001</c:v>
                      </c:pt>
                      <c:pt idx="2501">
                        <c:v>386.94</c:v>
                      </c:pt>
                      <c:pt idx="2502">
                        <c:v>386.62700000000001</c:v>
                      </c:pt>
                      <c:pt idx="2503">
                        <c:v>386.32299999999998</c:v>
                      </c:pt>
                      <c:pt idx="2504">
                        <c:v>386.02800000000002</c:v>
                      </c:pt>
                      <c:pt idx="2505">
                        <c:v>385.74299999999999</c:v>
                      </c:pt>
                      <c:pt idx="2506">
                        <c:v>385.46499999999997</c:v>
                      </c:pt>
                      <c:pt idx="2507">
                        <c:v>385.19600000000003</c:v>
                      </c:pt>
                      <c:pt idx="2508">
                        <c:v>384.93400000000003</c:v>
                      </c:pt>
                      <c:pt idx="2509">
                        <c:v>384.67899999999997</c:v>
                      </c:pt>
                      <c:pt idx="2510">
                        <c:v>384.43099999999998</c:v>
                      </c:pt>
                      <c:pt idx="2511">
                        <c:v>384.18900000000002</c:v>
                      </c:pt>
                      <c:pt idx="2512">
                        <c:v>383.95400000000001</c:v>
                      </c:pt>
                      <c:pt idx="2513">
                        <c:v>383.72399999999999</c:v>
                      </c:pt>
                      <c:pt idx="2514">
                        <c:v>383.66399999999999</c:v>
                      </c:pt>
                      <c:pt idx="2515">
                        <c:v>383.66399999999999</c:v>
                      </c:pt>
                      <c:pt idx="2516">
                        <c:v>383.66199999999998</c:v>
                      </c:pt>
                      <c:pt idx="2517">
                        <c:v>383.66</c:v>
                      </c:pt>
                      <c:pt idx="2518">
                        <c:v>383.65699999999998</c:v>
                      </c:pt>
                      <c:pt idx="2519">
                        <c:v>383.65499999999997</c:v>
                      </c:pt>
                      <c:pt idx="2520">
                        <c:v>383.65300000000002</c:v>
                      </c:pt>
                      <c:pt idx="2521">
                        <c:v>383.65100000000001</c:v>
                      </c:pt>
                      <c:pt idx="2522">
                        <c:v>383.64800000000002</c:v>
                      </c:pt>
                      <c:pt idx="2523">
                        <c:v>383.64600000000002</c:v>
                      </c:pt>
                      <c:pt idx="2524">
                        <c:v>383.64400000000001</c:v>
                      </c:pt>
                      <c:pt idx="2525">
                        <c:v>383.64100000000002</c:v>
                      </c:pt>
                      <c:pt idx="2526">
                        <c:v>383.63900000000001</c:v>
                      </c:pt>
                      <c:pt idx="2527">
                        <c:v>383.637</c:v>
                      </c:pt>
                      <c:pt idx="2528">
                        <c:v>383.63499999999999</c:v>
                      </c:pt>
                      <c:pt idx="2529">
                        <c:v>383.63200000000001</c:v>
                      </c:pt>
                      <c:pt idx="2530">
                        <c:v>383.63</c:v>
                      </c:pt>
                      <c:pt idx="2531">
                        <c:v>383.62799999999999</c:v>
                      </c:pt>
                      <c:pt idx="2532">
                        <c:v>383.625</c:v>
                      </c:pt>
                      <c:pt idx="2533">
                        <c:v>383.62299999999999</c:v>
                      </c:pt>
                      <c:pt idx="2534">
                        <c:v>383.62099999999998</c:v>
                      </c:pt>
                      <c:pt idx="2535">
                        <c:v>383.61900000000003</c:v>
                      </c:pt>
                      <c:pt idx="2536">
                        <c:v>383.61599999999999</c:v>
                      </c:pt>
                      <c:pt idx="2537">
                        <c:v>383.61399999999998</c:v>
                      </c:pt>
                      <c:pt idx="2538">
                        <c:v>383.61200000000002</c:v>
                      </c:pt>
                      <c:pt idx="2539">
                        <c:v>383.61</c:v>
                      </c:pt>
                      <c:pt idx="2540">
                        <c:v>383.60700000000003</c:v>
                      </c:pt>
                      <c:pt idx="2541">
                        <c:v>383.60500000000002</c:v>
                      </c:pt>
                      <c:pt idx="2542">
                        <c:v>383.60300000000001</c:v>
                      </c:pt>
                      <c:pt idx="2543">
                        <c:v>383.601</c:v>
                      </c:pt>
                      <c:pt idx="2544">
                        <c:v>383.59800000000001</c:v>
                      </c:pt>
                      <c:pt idx="2545">
                        <c:v>383.596</c:v>
                      </c:pt>
                      <c:pt idx="2546">
                        <c:v>383.59399999999999</c:v>
                      </c:pt>
                      <c:pt idx="2547">
                        <c:v>383.59199999999998</c:v>
                      </c:pt>
                      <c:pt idx="2548">
                        <c:v>383.589</c:v>
                      </c:pt>
                      <c:pt idx="2549">
                        <c:v>383.58699999999999</c:v>
                      </c:pt>
                      <c:pt idx="2550">
                        <c:v>383.58499999999998</c:v>
                      </c:pt>
                      <c:pt idx="2551">
                        <c:v>383.58199999999999</c:v>
                      </c:pt>
                      <c:pt idx="2552">
                        <c:v>383.58</c:v>
                      </c:pt>
                      <c:pt idx="2553">
                        <c:v>383.57799999999997</c:v>
                      </c:pt>
                      <c:pt idx="2554">
                        <c:v>383.57600000000002</c:v>
                      </c:pt>
                      <c:pt idx="2555">
                        <c:v>383.57299999999998</c:v>
                      </c:pt>
                      <c:pt idx="2556">
                        <c:v>383.57100000000003</c:v>
                      </c:pt>
                      <c:pt idx="2557">
                        <c:v>383.56900000000002</c:v>
                      </c:pt>
                      <c:pt idx="2558">
                        <c:v>383.56700000000001</c:v>
                      </c:pt>
                      <c:pt idx="2559">
                        <c:v>383.56400000000002</c:v>
                      </c:pt>
                      <c:pt idx="2560">
                        <c:v>383.56200000000001</c:v>
                      </c:pt>
                      <c:pt idx="2561">
                        <c:v>383.56</c:v>
                      </c:pt>
                      <c:pt idx="2562">
                        <c:v>383.55799999999999</c:v>
                      </c:pt>
                      <c:pt idx="2563">
                        <c:v>383.55500000000001</c:v>
                      </c:pt>
                      <c:pt idx="2564">
                        <c:v>383.553</c:v>
                      </c:pt>
                      <c:pt idx="2565">
                        <c:v>383.55099999999999</c:v>
                      </c:pt>
                      <c:pt idx="2566">
                        <c:v>383.54899999999998</c:v>
                      </c:pt>
                      <c:pt idx="2567">
                        <c:v>383.54599999999999</c:v>
                      </c:pt>
                      <c:pt idx="2568">
                        <c:v>383.54399999999998</c:v>
                      </c:pt>
                      <c:pt idx="2569">
                        <c:v>383.54199999999997</c:v>
                      </c:pt>
                      <c:pt idx="2570">
                        <c:v>383.54</c:v>
                      </c:pt>
                      <c:pt idx="2571">
                        <c:v>383.53699999999998</c:v>
                      </c:pt>
                      <c:pt idx="2572">
                        <c:v>383.53500000000003</c:v>
                      </c:pt>
                      <c:pt idx="2573">
                        <c:v>383.53300000000002</c:v>
                      </c:pt>
                      <c:pt idx="2574">
                        <c:v>383.53100000000001</c:v>
                      </c:pt>
                      <c:pt idx="2575">
                        <c:v>383.52800000000002</c:v>
                      </c:pt>
                      <c:pt idx="2576">
                        <c:v>383.52600000000001</c:v>
                      </c:pt>
                      <c:pt idx="2577">
                        <c:v>383.524</c:v>
                      </c:pt>
                      <c:pt idx="2578">
                        <c:v>383.52199999999999</c:v>
                      </c:pt>
                      <c:pt idx="2579">
                        <c:v>383.51900000000001</c:v>
                      </c:pt>
                      <c:pt idx="2580">
                        <c:v>383.517</c:v>
                      </c:pt>
                      <c:pt idx="2581">
                        <c:v>383.51499999999999</c:v>
                      </c:pt>
                      <c:pt idx="2582">
                        <c:v>383.51299999999998</c:v>
                      </c:pt>
                      <c:pt idx="2583">
                        <c:v>383.51</c:v>
                      </c:pt>
                      <c:pt idx="2584">
                        <c:v>383.50799999999998</c:v>
                      </c:pt>
                      <c:pt idx="2585">
                        <c:v>383.50599999999997</c:v>
                      </c:pt>
                      <c:pt idx="2586">
                        <c:v>383.50400000000002</c:v>
                      </c:pt>
                      <c:pt idx="2587">
                        <c:v>383.50200000000001</c:v>
                      </c:pt>
                      <c:pt idx="2588">
                        <c:v>383.49900000000002</c:v>
                      </c:pt>
                      <c:pt idx="2589">
                        <c:v>383.49700000000001</c:v>
                      </c:pt>
                      <c:pt idx="2590">
                        <c:v>383.495</c:v>
                      </c:pt>
                      <c:pt idx="2591">
                        <c:v>383.49299999999999</c:v>
                      </c:pt>
                      <c:pt idx="2592">
                        <c:v>383.49</c:v>
                      </c:pt>
                      <c:pt idx="2593">
                        <c:v>383.488</c:v>
                      </c:pt>
                      <c:pt idx="2594">
                        <c:v>383.48599999999999</c:v>
                      </c:pt>
                      <c:pt idx="2595">
                        <c:v>383.48399999999998</c:v>
                      </c:pt>
                      <c:pt idx="2596">
                        <c:v>383.48099999999999</c:v>
                      </c:pt>
                      <c:pt idx="2597">
                        <c:v>383.47899999999998</c:v>
                      </c:pt>
                      <c:pt idx="2598">
                        <c:v>383.47699999999998</c:v>
                      </c:pt>
                      <c:pt idx="2599">
                        <c:v>383.47500000000002</c:v>
                      </c:pt>
                      <c:pt idx="2600">
                        <c:v>383.47300000000001</c:v>
                      </c:pt>
                      <c:pt idx="2601">
                        <c:v>383.47</c:v>
                      </c:pt>
                      <c:pt idx="2602">
                        <c:v>383.46800000000002</c:v>
                      </c:pt>
                      <c:pt idx="2603">
                        <c:v>383.46600000000001</c:v>
                      </c:pt>
                      <c:pt idx="2604">
                        <c:v>383.464</c:v>
                      </c:pt>
                      <c:pt idx="2605">
                        <c:v>383.46100000000001</c:v>
                      </c:pt>
                      <c:pt idx="2606">
                        <c:v>383.459</c:v>
                      </c:pt>
                      <c:pt idx="2607">
                        <c:v>383.45699999999999</c:v>
                      </c:pt>
                      <c:pt idx="2608">
                        <c:v>383.45499999999998</c:v>
                      </c:pt>
                      <c:pt idx="2609">
                        <c:v>383.452</c:v>
                      </c:pt>
                      <c:pt idx="2610">
                        <c:v>383.45</c:v>
                      </c:pt>
                      <c:pt idx="2611">
                        <c:v>383.44799999999998</c:v>
                      </c:pt>
                      <c:pt idx="2612">
                        <c:v>383.44600000000003</c:v>
                      </c:pt>
                      <c:pt idx="2613">
                        <c:v>383.44400000000002</c:v>
                      </c:pt>
                      <c:pt idx="2614">
                        <c:v>383.44099999999997</c:v>
                      </c:pt>
                      <c:pt idx="2615">
                        <c:v>383.43900000000002</c:v>
                      </c:pt>
                      <c:pt idx="2616">
                        <c:v>383.43700000000001</c:v>
                      </c:pt>
                      <c:pt idx="2617">
                        <c:v>383.435</c:v>
                      </c:pt>
                      <c:pt idx="2618">
                        <c:v>383.43200000000002</c:v>
                      </c:pt>
                      <c:pt idx="2619">
                        <c:v>383.43</c:v>
                      </c:pt>
                      <c:pt idx="2620">
                        <c:v>383.428</c:v>
                      </c:pt>
                      <c:pt idx="2621">
                        <c:v>383.42599999999999</c:v>
                      </c:pt>
                      <c:pt idx="2622">
                        <c:v>383.42399999999998</c:v>
                      </c:pt>
                      <c:pt idx="2623">
                        <c:v>383.42099999999999</c:v>
                      </c:pt>
                      <c:pt idx="2624">
                        <c:v>383.41899999999998</c:v>
                      </c:pt>
                      <c:pt idx="2625">
                        <c:v>383.41699999999997</c:v>
                      </c:pt>
                      <c:pt idx="2626">
                        <c:v>383.41500000000002</c:v>
                      </c:pt>
                      <c:pt idx="2627">
                        <c:v>383.41199999999998</c:v>
                      </c:pt>
                      <c:pt idx="2628">
                        <c:v>383.41</c:v>
                      </c:pt>
                      <c:pt idx="2629">
                        <c:v>383.40800000000002</c:v>
                      </c:pt>
                      <c:pt idx="2630">
                        <c:v>383.40600000000001</c:v>
                      </c:pt>
                      <c:pt idx="2631">
                        <c:v>383.404</c:v>
                      </c:pt>
                      <c:pt idx="2632">
                        <c:v>383.40100000000001</c:v>
                      </c:pt>
                      <c:pt idx="2633">
                        <c:v>383.399</c:v>
                      </c:pt>
                      <c:pt idx="2634">
                        <c:v>383.39699999999999</c:v>
                      </c:pt>
                      <c:pt idx="2635">
                        <c:v>383.39499999999998</c:v>
                      </c:pt>
                      <c:pt idx="2636">
                        <c:v>383.39299999999997</c:v>
                      </c:pt>
                      <c:pt idx="2637">
                        <c:v>383.39</c:v>
                      </c:pt>
                      <c:pt idx="2638">
                        <c:v>383.38799999999998</c:v>
                      </c:pt>
                      <c:pt idx="2639">
                        <c:v>383.38600000000002</c:v>
                      </c:pt>
                      <c:pt idx="2640">
                        <c:v>383.38400000000001</c:v>
                      </c:pt>
                      <c:pt idx="2641">
                        <c:v>383.38200000000001</c:v>
                      </c:pt>
                      <c:pt idx="2642">
                        <c:v>383.37900000000002</c:v>
                      </c:pt>
                      <c:pt idx="2643">
                        <c:v>383.37700000000001</c:v>
                      </c:pt>
                      <c:pt idx="2644">
                        <c:v>383.375</c:v>
                      </c:pt>
                      <c:pt idx="2645">
                        <c:v>383.37299999999999</c:v>
                      </c:pt>
                      <c:pt idx="2646">
                        <c:v>383.37</c:v>
                      </c:pt>
                      <c:pt idx="2647">
                        <c:v>383.36799999999999</c:v>
                      </c:pt>
                      <c:pt idx="2648">
                        <c:v>383.36599999999999</c:v>
                      </c:pt>
                      <c:pt idx="2649">
                        <c:v>383.36399999999998</c:v>
                      </c:pt>
                      <c:pt idx="2650">
                        <c:v>383.36200000000002</c:v>
                      </c:pt>
                      <c:pt idx="2651">
                        <c:v>383.35899999999998</c:v>
                      </c:pt>
                      <c:pt idx="2652">
                        <c:v>383.35700000000003</c:v>
                      </c:pt>
                      <c:pt idx="2653">
                        <c:v>383.35500000000002</c:v>
                      </c:pt>
                      <c:pt idx="2654">
                        <c:v>383.35300000000001</c:v>
                      </c:pt>
                      <c:pt idx="2655">
                        <c:v>383.351</c:v>
                      </c:pt>
                      <c:pt idx="2656">
                        <c:v>383.34800000000001</c:v>
                      </c:pt>
                      <c:pt idx="2657">
                        <c:v>383.346</c:v>
                      </c:pt>
                      <c:pt idx="2658">
                        <c:v>383.34399999999999</c:v>
                      </c:pt>
                      <c:pt idx="2659">
                        <c:v>383.34199999999998</c:v>
                      </c:pt>
                      <c:pt idx="2660">
                        <c:v>383.34</c:v>
                      </c:pt>
                      <c:pt idx="2661">
                        <c:v>383.33699999999999</c:v>
                      </c:pt>
                      <c:pt idx="2662">
                        <c:v>383.33499999999998</c:v>
                      </c:pt>
                      <c:pt idx="2663">
                        <c:v>383.33300000000003</c:v>
                      </c:pt>
                      <c:pt idx="2664">
                        <c:v>383.33100000000002</c:v>
                      </c:pt>
                      <c:pt idx="2665">
                        <c:v>383.32900000000001</c:v>
                      </c:pt>
                      <c:pt idx="2666">
                        <c:v>383.32600000000002</c:v>
                      </c:pt>
                      <c:pt idx="2667">
                        <c:v>383.32400000000001</c:v>
                      </c:pt>
                      <c:pt idx="2668">
                        <c:v>383.322</c:v>
                      </c:pt>
                      <c:pt idx="2669">
                        <c:v>383.32</c:v>
                      </c:pt>
                      <c:pt idx="2670">
                        <c:v>383.31799999999998</c:v>
                      </c:pt>
                      <c:pt idx="2671">
                        <c:v>383.31599999999997</c:v>
                      </c:pt>
                      <c:pt idx="2672">
                        <c:v>383.31299999999999</c:v>
                      </c:pt>
                      <c:pt idx="2673">
                        <c:v>383.31099999999998</c:v>
                      </c:pt>
                      <c:pt idx="2674">
                        <c:v>383.30900000000003</c:v>
                      </c:pt>
                      <c:pt idx="2675">
                        <c:v>383.30700000000002</c:v>
                      </c:pt>
                      <c:pt idx="2676">
                        <c:v>383.30500000000001</c:v>
                      </c:pt>
                      <c:pt idx="2677">
                        <c:v>383.30200000000002</c:v>
                      </c:pt>
                      <c:pt idx="2678">
                        <c:v>383.3</c:v>
                      </c:pt>
                      <c:pt idx="2679">
                        <c:v>383.298</c:v>
                      </c:pt>
                      <c:pt idx="2680">
                        <c:v>383.29599999999999</c:v>
                      </c:pt>
                      <c:pt idx="2681">
                        <c:v>383.29399999999998</c:v>
                      </c:pt>
                      <c:pt idx="2682">
                        <c:v>383.291</c:v>
                      </c:pt>
                      <c:pt idx="2683">
                        <c:v>383.28899999999999</c:v>
                      </c:pt>
                      <c:pt idx="2684">
                        <c:v>383.28699999999998</c:v>
                      </c:pt>
                      <c:pt idx="2685">
                        <c:v>383.28500000000003</c:v>
                      </c:pt>
                      <c:pt idx="2686">
                        <c:v>383.28300000000002</c:v>
                      </c:pt>
                      <c:pt idx="2687">
                        <c:v>383.28100000000001</c:v>
                      </c:pt>
                      <c:pt idx="2688">
                        <c:v>383.27800000000002</c:v>
                      </c:pt>
                      <c:pt idx="2689">
                        <c:v>383.27600000000001</c:v>
                      </c:pt>
                      <c:pt idx="2690">
                        <c:v>383.274</c:v>
                      </c:pt>
                      <c:pt idx="2691">
                        <c:v>383.27199999999999</c:v>
                      </c:pt>
                      <c:pt idx="2692">
                        <c:v>383.27</c:v>
                      </c:pt>
                      <c:pt idx="2693">
                        <c:v>383.267</c:v>
                      </c:pt>
                      <c:pt idx="2694">
                        <c:v>383.26499999999999</c:v>
                      </c:pt>
                      <c:pt idx="2695">
                        <c:v>383.26299999999998</c:v>
                      </c:pt>
                      <c:pt idx="2696">
                        <c:v>383.26100000000002</c:v>
                      </c:pt>
                      <c:pt idx="2697">
                        <c:v>383.25900000000001</c:v>
                      </c:pt>
                      <c:pt idx="2698">
                        <c:v>383.25700000000001</c:v>
                      </c:pt>
                      <c:pt idx="2699">
                        <c:v>383.25400000000002</c:v>
                      </c:pt>
                      <c:pt idx="2700">
                        <c:v>383.25200000000001</c:v>
                      </c:pt>
                      <c:pt idx="2701">
                        <c:v>383.25</c:v>
                      </c:pt>
                      <c:pt idx="2702">
                        <c:v>383.24799999999999</c:v>
                      </c:pt>
                      <c:pt idx="2703">
                        <c:v>383.24599999999998</c:v>
                      </c:pt>
                      <c:pt idx="2704">
                        <c:v>383.24299999999999</c:v>
                      </c:pt>
                      <c:pt idx="2705">
                        <c:v>383.24099999999999</c:v>
                      </c:pt>
                      <c:pt idx="2706">
                        <c:v>383.23899999999998</c:v>
                      </c:pt>
                      <c:pt idx="2707">
                        <c:v>383.23700000000002</c:v>
                      </c:pt>
                      <c:pt idx="2708">
                        <c:v>383.23500000000001</c:v>
                      </c:pt>
                      <c:pt idx="2709">
                        <c:v>383.233</c:v>
                      </c:pt>
                      <c:pt idx="2710">
                        <c:v>383.23</c:v>
                      </c:pt>
                      <c:pt idx="2711">
                        <c:v>383.22800000000001</c:v>
                      </c:pt>
                      <c:pt idx="2712">
                        <c:v>383.226</c:v>
                      </c:pt>
                      <c:pt idx="2713">
                        <c:v>383.22399999999999</c:v>
                      </c:pt>
                      <c:pt idx="2714">
                        <c:v>383.22199999999998</c:v>
                      </c:pt>
                      <c:pt idx="2715">
                        <c:v>383.22</c:v>
                      </c:pt>
                      <c:pt idx="2716">
                        <c:v>383.21699999999998</c:v>
                      </c:pt>
                      <c:pt idx="2717">
                        <c:v>383.21499999999997</c:v>
                      </c:pt>
                      <c:pt idx="2718">
                        <c:v>383.21300000000002</c:v>
                      </c:pt>
                      <c:pt idx="2719">
                        <c:v>383.21100000000001</c:v>
                      </c:pt>
                      <c:pt idx="2720">
                        <c:v>383.209</c:v>
                      </c:pt>
                      <c:pt idx="2721">
                        <c:v>383.20699999999999</c:v>
                      </c:pt>
                      <c:pt idx="2722">
                        <c:v>383.20400000000001</c:v>
                      </c:pt>
                      <c:pt idx="2723">
                        <c:v>383.202</c:v>
                      </c:pt>
                      <c:pt idx="2724">
                        <c:v>383.2</c:v>
                      </c:pt>
                      <c:pt idx="2725">
                        <c:v>383.19799999999998</c:v>
                      </c:pt>
                      <c:pt idx="2726">
                        <c:v>383.19600000000003</c:v>
                      </c:pt>
                      <c:pt idx="2727">
                        <c:v>383.19400000000002</c:v>
                      </c:pt>
                      <c:pt idx="2728">
                        <c:v>383.19099999999997</c:v>
                      </c:pt>
                      <c:pt idx="2729">
                        <c:v>383.18900000000002</c:v>
                      </c:pt>
                      <c:pt idx="2730">
                        <c:v>383.18700000000001</c:v>
                      </c:pt>
                      <c:pt idx="2731">
                        <c:v>383.185</c:v>
                      </c:pt>
                      <c:pt idx="2732">
                        <c:v>383.18299999999999</c:v>
                      </c:pt>
                      <c:pt idx="2733">
                        <c:v>383.18099999999998</c:v>
                      </c:pt>
                      <c:pt idx="2734">
                        <c:v>383.178</c:v>
                      </c:pt>
                      <c:pt idx="2735">
                        <c:v>383.17599999999999</c:v>
                      </c:pt>
                      <c:pt idx="2736">
                        <c:v>383.17399999999998</c:v>
                      </c:pt>
                      <c:pt idx="2737">
                        <c:v>383.17200000000003</c:v>
                      </c:pt>
                      <c:pt idx="2738">
                        <c:v>383.17</c:v>
                      </c:pt>
                      <c:pt idx="2739">
                        <c:v>383.16800000000001</c:v>
                      </c:pt>
                      <c:pt idx="2740">
                        <c:v>383.166</c:v>
                      </c:pt>
                      <c:pt idx="2741">
                        <c:v>383.16300000000001</c:v>
                      </c:pt>
                      <c:pt idx="2742">
                        <c:v>383.161</c:v>
                      </c:pt>
                      <c:pt idx="2743">
                        <c:v>383.15899999999999</c:v>
                      </c:pt>
                      <c:pt idx="2744">
                        <c:v>383.15699999999998</c:v>
                      </c:pt>
                      <c:pt idx="2745">
                        <c:v>383.15499999999997</c:v>
                      </c:pt>
                      <c:pt idx="2746">
                        <c:v>383.15300000000002</c:v>
                      </c:pt>
                      <c:pt idx="2747">
                        <c:v>383.15</c:v>
                      </c:pt>
                      <c:pt idx="2748">
                        <c:v>383.14800000000002</c:v>
                      </c:pt>
                      <c:pt idx="2749">
                        <c:v>383.14600000000002</c:v>
                      </c:pt>
                      <c:pt idx="2750">
                        <c:v>383.14400000000001</c:v>
                      </c:pt>
                      <c:pt idx="2751">
                        <c:v>383.142</c:v>
                      </c:pt>
                      <c:pt idx="2752">
                        <c:v>383.14</c:v>
                      </c:pt>
                      <c:pt idx="2753">
                        <c:v>383.13799999999998</c:v>
                      </c:pt>
                      <c:pt idx="2754">
                        <c:v>383.13499999999999</c:v>
                      </c:pt>
                      <c:pt idx="2755">
                        <c:v>383.13299999999998</c:v>
                      </c:pt>
                      <c:pt idx="2756">
                        <c:v>383.13099999999997</c:v>
                      </c:pt>
                      <c:pt idx="2757">
                        <c:v>383.12900000000002</c:v>
                      </c:pt>
                      <c:pt idx="2758">
                        <c:v>383.12700000000001</c:v>
                      </c:pt>
                      <c:pt idx="2759">
                        <c:v>383.125</c:v>
                      </c:pt>
                      <c:pt idx="2760">
                        <c:v>383.12299999999999</c:v>
                      </c:pt>
                      <c:pt idx="2761">
                        <c:v>383.12</c:v>
                      </c:pt>
                      <c:pt idx="2762">
                        <c:v>383.11799999999999</c:v>
                      </c:pt>
                      <c:pt idx="2763">
                        <c:v>383.11599999999999</c:v>
                      </c:pt>
                      <c:pt idx="2764">
                        <c:v>383.11399999999998</c:v>
                      </c:pt>
                      <c:pt idx="2765">
                        <c:v>383.11200000000002</c:v>
                      </c:pt>
                      <c:pt idx="2766">
                        <c:v>383.11</c:v>
                      </c:pt>
                      <c:pt idx="2767">
                        <c:v>383.108</c:v>
                      </c:pt>
                      <c:pt idx="2768">
                        <c:v>383.10500000000002</c:v>
                      </c:pt>
                      <c:pt idx="2769">
                        <c:v>383.10300000000001</c:v>
                      </c:pt>
                      <c:pt idx="2770">
                        <c:v>383.101</c:v>
                      </c:pt>
                      <c:pt idx="2771">
                        <c:v>383.09899999999999</c:v>
                      </c:pt>
                      <c:pt idx="2772">
                        <c:v>383.09699999999998</c:v>
                      </c:pt>
                      <c:pt idx="2773">
                        <c:v>383.09500000000003</c:v>
                      </c:pt>
                      <c:pt idx="2774">
                        <c:v>383.09300000000002</c:v>
                      </c:pt>
                      <c:pt idx="2775">
                        <c:v>383.09</c:v>
                      </c:pt>
                      <c:pt idx="2776">
                        <c:v>383.08800000000002</c:v>
                      </c:pt>
                      <c:pt idx="2777">
                        <c:v>383.08600000000001</c:v>
                      </c:pt>
                      <c:pt idx="2778">
                        <c:v>383.084</c:v>
                      </c:pt>
                      <c:pt idx="2779">
                        <c:v>383.08199999999999</c:v>
                      </c:pt>
                      <c:pt idx="2780">
                        <c:v>383.08</c:v>
                      </c:pt>
                      <c:pt idx="2781">
                        <c:v>383.07799999999997</c:v>
                      </c:pt>
                      <c:pt idx="2782">
                        <c:v>383.07600000000002</c:v>
                      </c:pt>
                      <c:pt idx="2783">
                        <c:v>383.07299999999998</c:v>
                      </c:pt>
                      <c:pt idx="2784">
                        <c:v>383.07100000000003</c:v>
                      </c:pt>
                      <c:pt idx="2785">
                        <c:v>383.06900000000002</c:v>
                      </c:pt>
                      <c:pt idx="2786">
                        <c:v>383.06700000000001</c:v>
                      </c:pt>
                      <c:pt idx="2787">
                        <c:v>383.065</c:v>
                      </c:pt>
                      <c:pt idx="2788">
                        <c:v>383.06299999999999</c:v>
                      </c:pt>
                      <c:pt idx="2789">
                        <c:v>383.06099999999998</c:v>
                      </c:pt>
                      <c:pt idx="2790">
                        <c:v>383.05799999999999</c:v>
                      </c:pt>
                      <c:pt idx="2791">
                        <c:v>383.05599999999998</c:v>
                      </c:pt>
                      <c:pt idx="2792">
                        <c:v>383.05399999999997</c:v>
                      </c:pt>
                      <c:pt idx="2793">
                        <c:v>383.05200000000002</c:v>
                      </c:pt>
                      <c:pt idx="2794">
                        <c:v>383.05</c:v>
                      </c:pt>
                      <c:pt idx="2795">
                        <c:v>383.048</c:v>
                      </c:pt>
                      <c:pt idx="2796">
                        <c:v>383.04599999999999</c:v>
                      </c:pt>
                      <c:pt idx="2797">
                        <c:v>383.04399999999998</c:v>
                      </c:pt>
                      <c:pt idx="2798">
                        <c:v>383.041</c:v>
                      </c:pt>
                      <c:pt idx="2799">
                        <c:v>383.03899999999999</c:v>
                      </c:pt>
                      <c:pt idx="2800">
                        <c:v>383.03699999999998</c:v>
                      </c:pt>
                      <c:pt idx="2801">
                        <c:v>383.03500000000003</c:v>
                      </c:pt>
                      <c:pt idx="2802">
                        <c:v>383.03300000000002</c:v>
                      </c:pt>
                      <c:pt idx="2803">
                        <c:v>383.03100000000001</c:v>
                      </c:pt>
                      <c:pt idx="2804">
                        <c:v>383.029</c:v>
                      </c:pt>
                      <c:pt idx="2805">
                        <c:v>383.02699999999999</c:v>
                      </c:pt>
                      <c:pt idx="2806">
                        <c:v>383.024</c:v>
                      </c:pt>
                      <c:pt idx="2807">
                        <c:v>383.02199999999999</c:v>
                      </c:pt>
                      <c:pt idx="2808">
                        <c:v>383.02</c:v>
                      </c:pt>
                      <c:pt idx="2809">
                        <c:v>383.01799999999997</c:v>
                      </c:pt>
                      <c:pt idx="2810">
                        <c:v>383.01600000000002</c:v>
                      </c:pt>
                      <c:pt idx="2811">
                        <c:v>383.01400000000001</c:v>
                      </c:pt>
                      <c:pt idx="2812">
                        <c:v>383.012</c:v>
                      </c:pt>
                      <c:pt idx="2813">
                        <c:v>383.01</c:v>
                      </c:pt>
                      <c:pt idx="2814">
                        <c:v>383.00799999999998</c:v>
                      </c:pt>
                      <c:pt idx="2815">
                        <c:v>383.005</c:v>
                      </c:pt>
                      <c:pt idx="2816">
                        <c:v>383.00299999999999</c:v>
                      </c:pt>
                      <c:pt idx="2817">
                        <c:v>383.00099999999998</c:v>
                      </c:pt>
                      <c:pt idx="2818">
                        <c:v>382.99900000000002</c:v>
                      </c:pt>
                      <c:pt idx="2819">
                        <c:v>382.99700000000001</c:v>
                      </c:pt>
                      <c:pt idx="2820">
                        <c:v>382.995</c:v>
                      </c:pt>
                      <c:pt idx="2821">
                        <c:v>382.99299999999999</c:v>
                      </c:pt>
                      <c:pt idx="2822">
                        <c:v>382.99099999999999</c:v>
                      </c:pt>
                      <c:pt idx="2823">
                        <c:v>382.988</c:v>
                      </c:pt>
                      <c:pt idx="2824">
                        <c:v>382.98599999999999</c:v>
                      </c:pt>
                      <c:pt idx="2825">
                        <c:v>382.98399999999998</c:v>
                      </c:pt>
                      <c:pt idx="2826">
                        <c:v>382.98200000000003</c:v>
                      </c:pt>
                      <c:pt idx="2827">
                        <c:v>382.98</c:v>
                      </c:pt>
                      <c:pt idx="2828">
                        <c:v>382.97800000000001</c:v>
                      </c:pt>
                      <c:pt idx="2829">
                        <c:v>382.976</c:v>
                      </c:pt>
                      <c:pt idx="2830">
                        <c:v>382.97399999999999</c:v>
                      </c:pt>
                      <c:pt idx="2831">
                        <c:v>382.97199999999998</c:v>
                      </c:pt>
                      <c:pt idx="2832">
                        <c:v>382.96899999999999</c:v>
                      </c:pt>
                      <c:pt idx="2833">
                        <c:v>382.96699999999998</c:v>
                      </c:pt>
                      <c:pt idx="2834">
                        <c:v>382.96499999999997</c:v>
                      </c:pt>
                      <c:pt idx="2835">
                        <c:v>382.96300000000002</c:v>
                      </c:pt>
                      <c:pt idx="2836">
                        <c:v>382.96100000000001</c:v>
                      </c:pt>
                      <c:pt idx="2837">
                        <c:v>382.959</c:v>
                      </c:pt>
                      <c:pt idx="2838">
                        <c:v>382.95699999999999</c:v>
                      </c:pt>
                      <c:pt idx="2839">
                        <c:v>382.95499999999998</c:v>
                      </c:pt>
                      <c:pt idx="2840">
                        <c:v>382.95299999999997</c:v>
                      </c:pt>
                      <c:pt idx="2841">
                        <c:v>382.95100000000002</c:v>
                      </c:pt>
                      <c:pt idx="2842">
                        <c:v>382.94799999999998</c:v>
                      </c:pt>
                      <c:pt idx="2843">
                        <c:v>382.94600000000003</c:v>
                      </c:pt>
                      <c:pt idx="2844">
                        <c:v>382.94400000000002</c:v>
                      </c:pt>
                      <c:pt idx="2845">
                        <c:v>382.94200000000001</c:v>
                      </c:pt>
                      <c:pt idx="2846">
                        <c:v>382.94</c:v>
                      </c:pt>
                      <c:pt idx="2847">
                        <c:v>382.93799999999999</c:v>
                      </c:pt>
                      <c:pt idx="2848">
                        <c:v>382.93599999999998</c:v>
                      </c:pt>
                      <c:pt idx="2849">
                        <c:v>382.93400000000003</c:v>
                      </c:pt>
                      <c:pt idx="2850">
                        <c:v>382.93200000000002</c:v>
                      </c:pt>
                      <c:pt idx="2851">
                        <c:v>382.93</c:v>
                      </c:pt>
                      <c:pt idx="2852">
                        <c:v>382.92700000000002</c:v>
                      </c:pt>
                      <c:pt idx="2853">
                        <c:v>382.92500000000001</c:v>
                      </c:pt>
                      <c:pt idx="2854">
                        <c:v>382.923</c:v>
                      </c:pt>
                      <c:pt idx="2855">
                        <c:v>382.92099999999999</c:v>
                      </c:pt>
                      <c:pt idx="2856">
                        <c:v>382.91899999999998</c:v>
                      </c:pt>
                      <c:pt idx="2857">
                        <c:v>382.91699999999997</c:v>
                      </c:pt>
                      <c:pt idx="2858">
                        <c:v>382.91500000000002</c:v>
                      </c:pt>
                      <c:pt idx="2859">
                        <c:v>382.91300000000001</c:v>
                      </c:pt>
                      <c:pt idx="2860">
                        <c:v>382.911</c:v>
                      </c:pt>
                      <c:pt idx="2861">
                        <c:v>382.90899999999999</c:v>
                      </c:pt>
                      <c:pt idx="2862">
                        <c:v>382.90600000000001</c:v>
                      </c:pt>
                      <c:pt idx="2863">
                        <c:v>382.904</c:v>
                      </c:pt>
                      <c:pt idx="2864">
                        <c:v>382.90199999999999</c:v>
                      </c:pt>
                      <c:pt idx="2865">
                        <c:v>382.9</c:v>
                      </c:pt>
                      <c:pt idx="2866">
                        <c:v>382.89800000000002</c:v>
                      </c:pt>
                      <c:pt idx="2867">
                        <c:v>382.89600000000002</c:v>
                      </c:pt>
                      <c:pt idx="2868">
                        <c:v>382.89400000000001</c:v>
                      </c:pt>
                      <c:pt idx="2869">
                        <c:v>382.892</c:v>
                      </c:pt>
                      <c:pt idx="2870">
                        <c:v>382.89</c:v>
                      </c:pt>
                      <c:pt idx="2871">
                        <c:v>382.88799999999998</c:v>
                      </c:pt>
                      <c:pt idx="2872">
                        <c:v>382.88600000000002</c:v>
                      </c:pt>
                      <c:pt idx="2873">
                        <c:v>382.88299999999998</c:v>
                      </c:pt>
                      <c:pt idx="2874">
                        <c:v>382.88099999999997</c:v>
                      </c:pt>
                      <c:pt idx="2875">
                        <c:v>382.87900000000002</c:v>
                      </c:pt>
                      <c:pt idx="2876">
                        <c:v>382.87700000000001</c:v>
                      </c:pt>
                      <c:pt idx="2877">
                        <c:v>382.875</c:v>
                      </c:pt>
                      <c:pt idx="2878">
                        <c:v>382.87299999999999</c:v>
                      </c:pt>
                      <c:pt idx="2879">
                        <c:v>382.87099999999998</c:v>
                      </c:pt>
                      <c:pt idx="2880">
                        <c:v>382.86900000000003</c:v>
                      </c:pt>
                      <c:pt idx="2881">
                        <c:v>382.86700000000002</c:v>
                      </c:pt>
                      <c:pt idx="2882">
                        <c:v>382.86500000000001</c:v>
                      </c:pt>
                      <c:pt idx="2883">
                        <c:v>382.863</c:v>
                      </c:pt>
                      <c:pt idx="2884">
                        <c:v>382.86099999999999</c:v>
                      </c:pt>
                      <c:pt idx="2885">
                        <c:v>382.858</c:v>
                      </c:pt>
                      <c:pt idx="2886">
                        <c:v>382.85599999999999</c:v>
                      </c:pt>
                      <c:pt idx="2887">
                        <c:v>382.85399999999998</c:v>
                      </c:pt>
                      <c:pt idx="2888">
                        <c:v>382.85199999999998</c:v>
                      </c:pt>
                      <c:pt idx="2889">
                        <c:v>382.85</c:v>
                      </c:pt>
                      <c:pt idx="2890">
                        <c:v>382.84800000000001</c:v>
                      </c:pt>
                      <c:pt idx="2891">
                        <c:v>382.846</c:v>
                      </c:pt>
                      <c:pt idx="2892">
                        <c:v>382.84399999999999</c:v>
                      </c:pt>
                      <c:pt idx="2893">
                        <c:v>382.84199999999998</c:v>
                      </c:pt>
                      <c:pt idx="2894">
                        <c:v>382.84</c:v>
                      </c:pt>
                      <c:pt idx="2895">
                        <c:v>382.83800000000002</c:v>
                      </c:pt>
                      <c:pt idx="2896">
                        <c:v>382.83600000000001</c:v>
                      </c:pt>
                      <c:pt idx="2897">
                        <c:v>382.83300000000003</c:v>
                      </c:pt>
                      <c:pt idx="2898">
                        <c:v>382.83100000000002</c:v>
                      </c:pt>
                      <c:pt idx="2899">
                        <c:v>382.82900000000001</c:v>
                      </c:pt>
                      <c:pt idx="2900">
                        <c:v>382.827</c:v>
                      </c:pt>
                      <c:pt idx="2901">
                        <c:v>382.82499999999999</c:v>
                      </c:pt>
                      <c:pt idx="2902">
                        <c:v>382.82299999999998</c:v>
                      </c:pt>
                      <c:pt idx="2903">
                        <c:v>382.82100000000003</c:v>
                      </c:pt>
                      <c:pt idx="2904">
                        <c:v>382.81900000000002</c:v>
                      </c:pt>
                      <c:pt idx="2905">
                        <c:v>382.81700000000001</c:v>
                      </c:pt>
                      <c:pt idx="2906">
                        <c:v>382.815</c:v>
                      </c:pt>
                      <c:pt idx="2907">
                        <c:v>382.81299999999999</c:v>
                      </c:pt>
                      <c:pt idx="2908">
                        <c:v>382.81099999999998</c:v>
                      </c:pt>
                      <c:pt idx="2909">
                        <c:v>382.80900000000003</c:v>
                      </c:pt>
                      <c:pt idx="2910">
                        <c:v>382.80700000000002</c:v>
                      </c:pt>
                      <c:pt idx="2911">
                        <c:v>382.80500000000001</c:v>
                      </c:pt>
                      <c:pt idx="2912">
                        <c:v>382.80200000000002</c:v>
                      </c:pt>
                      <c:pt idx="2913">
                        <c:v>382.8</c:v>
                      </c:pt>
                      <c:pt idx="2914">
                        <c:v>382.798</c:v>
                      </c:pt>
                      <c:pt idx="2915">
                        <c:v>382.79599999999999</c:v>
                      </c:pt>
                      <c:pt idx="2916">
                        <c:v>382.79399999999998</c:v>
                      </c:pt>
                      <c:pt idx="2917">
                        <c:v>382.79199999999997</c:v>
                      </c:pt>
                      <c:pt idx="2918">
                        <c:v>382.79</c:v>
                      </c:pt>
                      <c:pt idx="2919">
                        <c:v>382.78800000000001</c:v>
                      </c:pt>
                      <c:pt idx="2920">
                        <c:v>382.786</c:v>
                      </c:pt>
                      <c:pt idx="2921">
                        <c:v>382.78399999999999</c:v>
                      </c:pt>
                      <c:pt idx="2922">
                        <c:v>382.78199999999998</c:v>
                      </c:pt>
                      <c:pt idx="2923">
                        <c:v>382.78</c:v>
                      </c:pt>
                      <c:pt idx="2924">
                        <c:v>382.77800000000002</c:v>
                      </c:pt>
                      <c:pt idx="2925">
                        <c:v>382.77600000000001</c:v>
                      </c:pt>
                      <c:pt idx="2926">
                        <c:v>382.774</c:v>
                      </c:pt>
                      <c:pt idx="2927">
                        <c:v>382.77100000000002</c:v>
                      </c:pt>
                      <c:pt idx="2928">
                        <c:v>382.76900000000001</c:v>
                      </c:pt>
                      <c:pt idx="2929">
                        <c:v>382.767</c:v>
                      </c:pt>
                      <c:pt idx="2930">
                        <c:v>382.76499999999999</c:v>
                      </c:pt>
                      <c:pt idx="2931">
                        <c:v>382.76299999999998</c:v>
                      </c:pt>
                      <c:pt idx="2932">
                        <c:v>382.76100000000002</c:v>
                      </c:pt>
                      <c:pt idx="2933">
                        <c:v>382.75900000000001</c:v>
                      </c:pt>
                      <c:pt idx="2934">
                        <c:v>382.75700000000001</c:v>
                      </c:pt>
                      <c:pt idx="2935">
                        <c:v>382.755</c:v>
                      </c:pt>
                      <c:pt idx="2936">
                        <c:v>382.75299999999999</c:v>
                      </c:pt>
                      <c:pt idx="2937">
                        <c:v>382.75099999999998</c:v>
                      </c:pt>
                      <c:pt idx="2938">
                        <c:v>382.74900000000002</c:v>
                      </c:pt>
                      <c:pt idx="2939">
                        <c:v>382.74700000000001</c:v>
                      </c:pt>
                      <c:pt idx="2940">
                        <c:v>382.745</c:v>
                      </c:pt>
                      <c:pt idx="2941">
                        <c:v>382.74299999999999</c:v>
                      </c:pt>
                      <c:pt idx="2942">
                        <c:v>382.74099999999999</c:v>
                      </c:pt>
                      <c:pt idx="2943">
                        <c:v>382.73899999999998</c:v>
                      </c:pt>
                      <c:pt idx="2944">
                        <c:v>382.73599999999999</c:v>
                      </c:pt>
                      <c:pt idx="2945">
                        <c:v>382.73399999999998</c:v>
                      </c:pt>
                      <c:pt idx="2946">
                        <c:v>382.73200000000003</c:v>
                      </c:pt>
                      <c:pt idx="2947">
                        <c:v>382.73</c:v>
                      </c:pt>
                      <c:pt idx="2948">
                        <c:v>382.72800000000001</c:v>
                      </c:pt>
                      <c:pt idx="2949">
                        <c:v>382.726</c:v>
                      </c:pt>
                      <c:pt idx="2950">
                        <c:v>382.72399999999999</c:v>
                      </c:pt>
                      <c:pt idx="2951">
                        <c:v>382.72199999999998</c:v>
                      </c:pt>
                      <c:pt idx="2952">
                        <c:v>382.72</c:v>
                      </c:pt>
                      <c:pt idx="2953">
                        <c:v>382.71800000000002</c:v>
                      </c:pt>
                      <c:pt idx="2954">
                        <c:v>382.71600000000001</c:v>
                      </c:pt>
                      <c:pt idx="2955">
                        <c:v>382.714</c:v>
                      </c:pt>
                      <c:pt idx="2956">
                        <c:v>382.71199999999999</c:v>
                      </c:pt>
                      <c:pt idx="2957">
                        <c:v>382.71</c:v>
                      </c:pt>
                      <c:pt idx="2958">
                        <c:v>382.70800000000003</c:v>
                      </c:pt>
                      <c:pt idx="2959">
                        <c:v>382.70600000000002</c:v>
                      </c:pt>
                      <c:pt idx="2960">
                        <c:v>382.70400000000001</c:v>
                      </c:pt>
                      <c:pt idx="2961">
                        <c:v>382.702</c:v>
                      </c:pt>
                      <c:pt idx="2962">
                        <c:v>382.7</c:v>
                      </c:pt>
                      <c:pt idx="2963">
                        <c:v>382.69799999999998</c:v>
                      </c:pt>
                      <c:pt idx="2964">
                        <c:v>382.69600000000003</c:v>
                      </c:pt>
                      <c:pt idx="2965">
                        <c:v>382.69299999999998</c:v>
                      </c:pt>
                      <c:pt idx="2966">
                        <c:v>382.69099999999997</c:v>
                      </c:pt>
                      <c:pt idx="2967">
                        <c:v>382.68900000000002</c:v>
                      </c:pt>
                      <c:pt idx="2968">
                        <c:v>382.68700000000001</c:v>
                      </c:pt>
                      <c:pt idx="2969">
                        <c:v>382.685</c:v>
                      </c:pt>
                      <c:pt idx="2970">
                        <c:v>382.68299999999999</c:v>
                      </c:pt>
                      <c:pt idx="2971">
                        <c:v>382.68099999999998</c:v>
                      </c:pt>
                      <c:pt idx="2972">
                        <c:v>382.67899999999997</c:v>
                      </c:pt>
                      <c:pt idx="2973">
                        <c:v>382.67700000000002</c:v>
                      </c:pt>
                      <c:pt idx="2974">
                        <c:v>382.67500000000001</c:v>
                      </c:pt>
                      <c:pt idx="2975">
                        <c:v>382.673</c:v>
                      </c:pt>
                      <c:pt idx="2976">
                        <c:v>382.67099999999999</c:v>
                      </c:pt>
                      <c:pt idx="2977">
                        <c:v>382.66899999999998</c:v>
                      </c:pt>
                      <c:pt idx="2978">
                        <c:v>382.66699999999997</c:v>
                      </c:pt>
                      <c:pt idx="2979">
                        <c:v>382.66500000000002</c:v>
                      </c:pt>
                      <c:pt idx="2980">
                        <c:v>382.66300000000001</c:v>
                      </c:pt>
                      <c:pt idx="2981">
                        <c:v>382.661</c:v>
                      </c:pt>
                      <c:pt idx="2982">
                        <c:v>382.65899999999999</c:v>
                      </c:pt>
                      <c:pt idx="2983">
                        <c:v>382.65699999999998</c:v>
                      </c:pt>
                      <c:pt idx="2984">
                        <c:v>382.65499999999997</c:v>
                      </c:pt>
                      <c:pt idx="2985">
                        <c:v>382.65300000000002</c:v>
                      </c:pt>
                      <c:pt idx="2986">
                        <c:v>382.65100000000001</c:v>
                      </c:pt>
                      <c:pt idx="2987">
                        <c:v>382.649</c:v>
                      </c:pt>
                      <c:pt idx="2988">
                        <c:v>382.64699999999999</c:v>
                      </c:pt>
                      <c:pt idx="2989">
                        <c:v>382.64499999999998</c:v>
                      </c:pt>
                      <c:pt idx="2990">
                        <c:v>382.64299999999997</c:v>
                      </c:pt>
                      <c:pt idx="2991">
                        <c:v>382.64100000000002</c:v>
                      </c:pt>
                      <c:pt idx="2992">
                        <c:v>382.63799999999998</c:v>
                      </c:pt>
                      <c:pt idx="2993">
                        <c:v>382.63600000000002</c:v>
                      </c:pt>
                      <c:pt idx="2994">
                        <c:v>382.63400000000001</c:v>
                      </c:pt>
                      <c:pt idx="2995">
                        <c:v>382.63200000000001</c:v>
                      </c:pt>
                      <c:pt idx="2996">
                        <c:v>382.63</c:v>
                      </c:pt>
                      <c:pt idx="2997">
                        <c:v>382.62799999999999</c:v>
                      </c:pt>
                      <c:pt idx="2998">
                        <c:v>382.62599999999998</c:v>
                      </c:pt>
                      <c:pt idx="2999">
                        <c:v>382.62400000000002</c:v>
                      </c:pt>
                      <c:pt idx="3000">
                        <c:v>382.62200000000001</c:v>
                      </c:pt>
                      <c:pt idx="3001">
                        <c:v>382.62</c:v>
                      </c:pt>
                      <c:pt idx="3002">
                        <c:v>382.61799999999999</c:v>
                      </c:pt>
                      <c:pt idx="3003">
                        <c:v>382.61599999999999</c:v>
                      </c:pt>
                      <c:pt idx="3004">
                        <c:v>382.61399999999998</c:v>
                      </c:pt>
                      <c:pt idx="3005">
                        <c:v>382.61200000000002</c:v>
                      </c:pt>
                      <c:pt idx="3006">
                        <c:v>382.61</c:v>
                      </c:pt>
                      <c:pt idx="3007">
                        <c:v>382.608</c:v>
                      </c:pt>
                      <c:pt idx="3008">
                        <c:v>382.60599999999999</c:v>
                      </c:pt>
                      <c:pt idx="3009">
                        <c:v>382.60399999999998</c:v>
                      </c:pt>
                      <c:pt idx="3010">
                        <c:v>382.60199999999998</c:v>
                      </c:pt>
                      <c:pt idx="3011">
                        <c:v>382.6</c:v>
                      </c:pt>
                      <c:pt idx="3012">
                        <c:v>382.59800000000001</c:v>
                      </c:pt>
                      <c:pt idx="3013">
                        <c:v>382.596</c:v>
                      </c:pt>
                      <c:pt idx="3014">
                        <c:v>382.59399999999999</c:v>
                      </c:pt>
                      <c:pt idx="3015">
                        <c:v>382.59199999999998</c:v>
                      </c:pt>
                      <c:pt idx="3016">
                        <c:v>382.59</c:v>
                      </c:pt>
                      <c:pt idx="3017">
                        <c:v>382.58800000000002</c:v>
                      </c:pt>
                      <c:pt idx="3018">
                        <c:v>382.58600000000001</c:v>
                      </c:pt>
                      <c:pt idx="3019">
                        <c:v>382.584</c:v>
                      </c:pt>
                      <c:pt idx="3020">
                        <c:v>382.58199999999999</c:v>
                      </c:pt>
                      <c:pt idx="3021">
                        <c:v>382.58</c:v>
                      </c:pt>
                      <c:pt idx="3022">
                        <c:v>382.57799999999997</c:v>
                      </c:pt>
                      <c:pt idx="3023">
                        <c:v>382.57600000000002</c:v>
                      </c:pt>
                      <c:pt idx="3024">
                        <c:v>382.57400000000001</c:v>
                      </c:pt>
                      <c:pt idx="3025">
                        <c:v>382.572</c:v>
                      </c:pt>
                      <c:pt idx="3026">
                        <c:v>382.57</c:v>
                      </c:pt>
                      <c:pt idx="3027">
                        <c:v>382.56799999999998</c:v>
                      </c:pt>
                      <c:pt idx="3028">
                        <c:v>382.56599999999997</c:v>
                      </c:pt>
                      <c:pt idx="3029">
                        <c:v>382.56400000000002</c:v>
                      </c:pt>
                      <c:pt idx="3030">
                        <c:v>382.56200000000001</c:v>
                      </c:pt>
                      <c:pt idx="3031">
                        <c:v>382.56</c:v>
                      </c:pt>
                      <c:pt idx="3032">
                        <c:v>382.55799999999999</c:v>
                      </c:pt>
                      <c:pt idx="3033">
                        <c:v>382.55599999999998</c:v>
                      </c:pt>
                      <c:pt idx="3034">
                        <c:v>382.55399999999997</c:v>
                      </c:pt>
                      <c:pt idx="3035">
                        <c:v>382.55200000000002</c:v>
                      </c:pt>
                      <c:pt idx="3036">
                        <c:v>382.55</c:v>
                      </c:pt>
                      <c:pt idx="3037">
                        <c:v>382.548</c:v>
                      </c:pt>
                      <c:pt idx="3038">
                        <c:v>382.54599999999999</c:v>
                      </c:pt>
                      <c:pt idx="3039">
                        <c:v>382.54399999999998</c:v>
                      </c:pt>
                      <c:pt idx="3040">
                        <c:v>382.54199999999997</c:v>
                      </c:pt>
                      <c:pt idx="3041">
                        <c:v>382.54</c:v>
                      </c:pt>
                      <c:pt idx="3042">
                        <c:v>382.53800000000001</c:v>
                      </c:pt>
                      <c:pt idx="3043">
                        <c:v>382.536</c:v>
                      </c:pt>
                      <c:pt idx="3044">
                        <c:v>382.53399999999999</c:v>
                      </c:pt>
                      <c:pt idx="3045">
                        <c:v>382.53199999999998</c:v>
                      </c:pt>
                      <c:pt idx="3046">
                        <c:v>382.53</c:v>
                      </c:pt>
                      <c:pt idx="3047">
                        <c:v>382.52699999999999</c:v>
                      </c:pt>
                      <c:pt idx="3048">
                        <c:v>382.52600000000001</c:v>
                      </c:pt>
                      <c:pt idx="3049">
                        <c:v>382.52300000000002</c:v>
                      </c:pt>
                      <c:pt idx="3050">
                        <c:v>382.52100000000002</c:v>
                      </c:pt>
                      <c:pt idx="3051">
                        <c:v>382.52</c:v>
                      </c:pt>
                      <c:pt idx="3052">
                        <c:v>382.517</c:v>
                      </c:pt>
                      <c:pt idx="3053">
                        <c:v>382.51499999999999</c:v>
                      </c:pt>
                      <c:pt idx="3054">
                        <c:v>382.51299999999998</c:v>
                      </c:pt>
                      <c:pt idx="3055">
                        <c:v>382.51100000000002</c:v>
                      </c:pt>
                      <c:pt idx="3056">
                        <c:v>382.50900000000001</c:v>
                      </c:pt>
                      <c:pt idx="3057">
                        <c:v>382.50700000000001</c:v>
                      </c:pt>
                      <c:pt idx="3058">
                        <c:v>382.505</c:v>
                      </c:pt>
                      <c:pt idx="3059">
                        <c:v>382.50299999999999</c:v>
                      </c:pt>
                      <c:pt idx="3060">
                        <c:v>382.50099999999998</c:v>
                      </c:pt>
                      <c:pt idx="3061">
                        <c:v>382.49900000000002</c:v>
                      </c:pt>
                      <c:pt idx="3062">
                        <c:v>382.49700000000001</c:v>
                      </c:pt>
                      <c:pt idx="3063">
                        <c:v>382.495</c:v>
                      </c:pt>
                      <c:pt idx="3064">
                        <c:v>382.49299999999999</c:v>
                      </c:pt>
                      <c:pt idx="3065">
                        <c:v>382.49099999999999</c:v>
                      </c:pt>
                      <c:pt idx="3066">
                        <c:v>382.49</c:v>
                      </c:pt>
                      <c:pt idx="3067">
                        <c:v>382.48700000000002</c:v>
                      </c:pt>
                      <c:pt idx="3068">
                        <c:v>382.48599999999999</c:v>
                      </c:pt>
                      <c:pt idx="3069">
                        <c:v>382.483</c:v>
                      </c:pt>
                      <c:pt idx="3070">
                        <c:v>382.48200000000003</c:v>
                      </c:pt>
                      <c:pt idx="3071">
                        <c:v>382.48</c:v>
                      </c:pt>
                      <c:pt idx="3072">
                        <c:v>382.47800000000001</c:v>
                      </c:pt>
                      <c:pt idx="3073">
                        <c:v>382.476</c:v>
                      </c:pt>
                      <c:pt idx="3074">
                        <c:v>382.47399999999999</c:v>
                      </c:pt>
                      <c:pt idx="3075">
                        <c:v>382.47199999999998</c:v>
                      </c:pt>
                      <c:pt idx="3076">
                        <c:v>382.47</c:v>
                      </c:pt>
                      <c:pt idx="3077">
                        <c:v>382.46800000000002</c:v>
                      </c:pt>
                      <c:pt idx="3078">
                        <c:v>382.46600000000001</c:v>
                      </c:pt>
                      <c:pt idx="3079">
                        <c:v>382.464</c:v>
                      </c:pt>
                      <c:pt idx="3080">
                        <c:v>382.46199999999999</c:v>
                      </c:pt>
                      <c:pt idx="3081">
                        <c:v>382.46</c:v>
                      </c:pt>
                      <c:pt idx="3082">
                        <c:v>382.45800000000003</c:v>
                      </c:pt>
                      <c:pt idx="3083">
                        <c:v>382.45600000000002</c:v>
                      </c:pt>
                      <c:pt idx="3084">
                        <c:v>382.45400000000001</c:v>
                      </c:pt>
                      <c:pt idx="3085">
                        <c:v>382.452</c:v>
                      </c:pt>
                      <c:pt idx="3086">
                        <c:v>382.45</c:v>
                      </c:pt>
                      <c:pt idx="3087">
                        <c:v>382.44799999999998</c:v>
                      </c:pt>
                      <c:pt idx="3088">
                        <c:v>382.44600000000003</c:v>
                      </c:pt>
                      <c:pt idx="3089">
                        <c:v>382.44400000000002</c:v>
                      </c:pt>
                      <c:pt idx="3090">
                        <c:v>382.44200000000001</c:v>
                      </c:pt>
                      <c:pt idx="3091">
                        <c:v>382.44</c:v>
                      </c:pt>
                      <c:pt idx="3092">
                        <c:v>382.43799999999999</c:v>
                      </c:pt>
                      <c:pt idx="3093">
                        <c:v>382.43599999999998</c:v>
                      </c:pt>
                      <c:pt idx="3094">
                        <c:v>382.43400000000003</c:v>
                      </c:pt>
                      <c:pt idx="3095">
                        <c:v>382.43200000000002</c:v>
                      </c:pt>
                      <c:pt idx="3096">
                        <c:v>382.43</c:v>
                      </c:pt>
                      <c:pt idx="3097">
                        <c:v>382.428</c:v>
                      </c:pt>
                      <c:pt idx="3098">
                        <c:v>382.42599999999999</c:v>
                      </c:pt>
                      <c:pt idx="3099">
                        <c:v>382.42399999999998</c:v>
                      </c:pt>
                      <c:pt idx="3100">
                        <c:v>382.42200000000003</c:v>
                      </c:pt>
                      <c:pt idx="3101">
                        <c:v>382.42</c:v>
                      </c:pt>
                      <c:pt idx="3102">
                        <c:v>382.41800000000001</c:v>
                      </c:pt>
                      <c:pt idx="3103">
                        <c:v>382.416</c:v>
                      </c:pt>
                      <c:pt idx="3104">
                        <c:v>382.41399999999999</c:v>
                      </c:pt>
                      <c:pt idx="3105">
                        <c:v>382.41199999999998</c:v>
                      </c:pt>
                      <c:pt idx="3106">
                        <c:v>382.41</c:v>
                      </c:pt>
                      <c:pt idx="3107">
                        <c:v>382.40800000000002</c:v>
                      </c:pt>
                      <c:pt idx="3108">
                        <c:v>382.40600000000001</c:v>
                      </c:pt>
                      <c:pt idx="3109">
                        <c:v>382.404</c:v>
                      </c:pt>
                      <c:pt idx="3110">
                        <c:v>382.40199999999999</c:v>
                      </c:pt>
                      <c:pt idx="3111">
                        <c:v>382.4</c:v>
                      </c:pt>
                      <c:pt idx="3112">
                        <c:v>382.39800000000002</c:v>
                      </c:pt>
                      <c:pt idx="3113">
                        <c:v>382.39600000000002</c:v>
                      </c:pt>
                      <c:pt idx="3114">
                        <c:v>382.39400000000001</c:v>
                      </c:pt>
                      <c:pt idx="3115">
                        <c:v>382.392</c:v>
                      </c:pt>
                      <c:pt idx="3116">
                        <c:v>382.39</c:v>
                      </c:pt>
                      <c:pt idx="3117">
                        <c:v>382.38799999999998</c:v>
                      </c:pt>
                      <c:pt idx="3118">
                        <c:v>382.38600000000002</c:v>
                      </c:pt>
                      <c:pt idx="3119">
                        <c:v>382.38400000000001</c:v>
                      </c:pt>
                      <c:pt idx="3120">
                        <c:v>382.38200000000001</c:v>
                      </c:pt>
                      <c:pt idx="3121">
                        <c:v>382.38</c:v>
                      </c:pt>
                      <c:pt idx="3122">
                        <c:v>382.37799999999999</c:v>
                      </c:pt>
                      <c:pt idx="3123">
                        <c:v>382.37599999999998</c:v>
                      </c:pt>
                      <c:pt idx="3124">
                        <c:v>382.37400000000002</c:v>
                      </c:pt>
                      <c:pt idx="3125">
                        <c:v>382.37200000000001</c:v>
                      </c:pt>
                      <c:pt idx="3126">
                        <c:v>382.37099999999998</c:v>
                      </c:pt>
                      <c:pt idx="3127">
                        <c:v>382.36900000000003</c:v>
                      </c:pt>
                      <c:pt idx="3128">
                        <c:v>382.36700000000002</c:v>
                      </c:pt>
                      <c:pt idx="3129">
                        <c:v>382.36500000000001</c:v>
                      </c:pt>
                      <c:pt idx="3130">
                        <c:v>382.363</c:v>
                      </c:pt>
                      <c:pt idx="3131">
                        <c:v>382.36099999999999</c:v>
                      </c:pt>
                      <c:pt idx="3132">
                        <c:v>382.35899999999998</c:v>
                      </c:pt>
                      <c:pt idx="3133">
                        <c:v>382.35700000000003</c:v>
                      </c:pt>
                      <c:pt idx="3134">
                        <c:v>382.35500000000002</c:v>
                      </c:pt>
                      <c:pt idx="3135">
                        <c:v>382.35300000000001</c:v>
                      </c:pt>
                      <c:pt idx="3136">
                        <c:v>382.351</c:v>
                      </c:pt>
                      <c:pt idx="3137">
                        <c:v>382.34899999999999</c:v>
                      </c:pt>
                      <c:pt idx="3138">
                        <c:v>382.34699999999998</c:v>
                      </c:pt>
                      <c:pt idx="3139">
                        <c:v>382.34500000000003</c:v>
                      </c:pt>
                      <c:pt idx="3140">
                        <c:v>382.34300000000002</c:v>
                      </c:pt>
                      <c:pt idx="3141">
                        <c:v>382.34199999999998</c:v>
                      </c:pt>
                      <c:pt idx="3142">
                        <c:v>382.34</c:v>
                      </c:pt>
                      <c:pt idx="3143">
                        <c:v>382.33800000000002</c:v>
                      </c:pt>
                      <c:pt idx="3144">
                        <c:v>382.33600000000001</c:v>
                      </c:pt>
                      <c:pt idx="3145">
                        <c:v>382.334</c:v>
                      </c:pt>
                      <c:pt idx="3146">
                        <c:v>382.33300000000003</c:v>
                      </c:pt>
                      <c:pt idx="3147">
                        <c:v>382.33100000000002</c:v>
                      </c:pt>
                      <c:pt idx="3148">
                        <c:v>382.32900000000001</c:v>
                      </c:pt>
                      <c:pt idx="3149">
                        <c:v>382.327</c:v>
                      </c:pt>
                      <c:pt idx="3150">
                        <c:v>382.32600000000002</c:v>
                      </c:pt>
                      <c:pt idx="3151">
                        <c:v>382.32400000000001</c:v>
                      </c:pt>
                      <c:pt idx="3152">
                        <c:v>382.322</c:v>
                      </c:pt>
                      <c:pt idx="3153">
                        <c:v>382.32100000000003</c:v>
                      </c:pt>
                      <c:pt idx="3154">
                        <c:v>382.31900000000002</c:v>
                      </c:pt>
                      <c:pt idx="3155">
                        <c:v>382.31799999999998</c:v>
                      </c:pt>
                      <c:pt idx="3156">
                        <c:v>382.31700000000001</c:v>
                      </c:pt>
                      <c:pt idx="3157">
                        <c:v>382.315</c:v>
                      </c:pt>
                      <c:pt idx="3158">
                        <c:v>382.31400000000002</c:v>
                      </c:pt>
                      <c:pt idx="3159">
                        <c:v>382.31299999999999</c:v>
                      </c:pt>
                      <c:pt idx="3160">
                        <c:v>382.31200000000001</c:v>
                      </c:pt>
                      <c:pt idx="3161">
                        <c:v>382.31099999999998</c:v>
                      </c:pt>
                      <c:pt idx="3162">
                        <c:v>382.31</c:v>
                      </c:pt>
                      <c:pt idx="3163">
                        <c:v>382.31</c:v>
                      </c:pt>
                      <c:pt idx="3164">
                        <c:v>382.30900000000003</c:v>
                      </c:pt>
                      <c:pt idx="3165">
                        <c:v>382.30900000000003</c:v>
                      </c:pt>
                      <c:pt idx="3166">
                        <c:v>382.30900000000003</c:v>
                      </c:pt>
                      <c:pt idx="3167">
                        <c:v>382.31</c:v>
                      </c:pt>
                      <c:pt idx="3168">
                        <c:v>382.31099999999998</c:v>
                      </c:pt>
                      <c:pt idx="3169">
                        <c:v>382.31200000000001</c:v>
                      </c:pt>
                      <c:pt idx="3170">
                        <c:v>382.31299999999999</c:v>
                      </c:pt>
                      <c:pt idx="3171">
                        <c:v>382.315</c:v>
                      </c:pt>
                      <c:pt idx="3172">
                        <c:v>382.31700000000001</c:v>
                      </c:pt>
                      <c:pt idx="3173">
                        <c:v>382.31900000000002</c:v>
                      </c:pt>
                      <c:pt idx="3174">
                        <c:v>382.322</c:v>
                      </c:pt>
                      <c:pt idx="3175">
                        <c:v>382.32400000000001</c:v>
                      </c:pt>
                      <c:pt idx="3176">
                        <c:v>382.32799999999997</c:v>
                      </c:pt>
                      <c:pt idx="3177">
                        <c:v>382.33199999999999</c:v>
                      </c:pt>
                      <c:pt idx="3178">
                        <c:v>382.33600000000001</c:v>
                      </c:pt>
                      <c:pt idx="3179">
                        <c:v>382.34100000000001</c:v>
                      </c:pt>
                      <c:pt idx="3180">
                        <c:v>382.346</c:v>
                      </c:pt>
                      <c:pt idx="3181">
                        <c:v>382.35199999999998</c:v>
                      </c:pt>
                      <c:pt idx="3182">
                        <c:v>382.358</c:v>
                      </c:pt>
                      <c:pt idx="3183">
                        <c:v>382.36599999999999</c:v>
                      </c:pt>
                      <c:pt idx="3184">
                        <c:v>382.375</c:v>
                      </c:pt>
                      <c:pt idx="3185">
                        <c:v>382.38400000000001</c:v>
                      </c:pt>
                      <c:pt idx="3186">
                        <c:v>382.39499999999998</c:v>
                      </c:pt>
                      <c:pt idx="3187">
                        <c:v>382.40800000000002</c:v>
                      </c:pt>
                      <c:pt idx="3188">
                        <c:v>382.42200000000003</c:v>
                      </c:pt>
                      <c:pt idx="3189">
                        <c:v>382.43799999999999</c:v>
                      </c:pt>
                      <c:pt idx="3190">
                        <c:v>382.45600000000002</c:v>
                      </c:pt>
                      <c:pt idx="3191">
                        <c:v>382.476</c:v>
                      </c:pt>
                      <c:pt idx="3192">
                        <c:v>382.49799999999999</c:v>
                      </c:pt>
                      <c:pt idx="3193">
                        <c:v>382.52199999999999</c:v>
                      </c:pt>
                      <c:pt idx="3194">
                        <c:v>382.54899999999998</c:v>
                      </c:pt>
                      <c:pt idx="3195">
                        <c:v>382.57900000000001</c:v>
                      </c:pt>
                      <c:pt idx="3196">
                        <c:v>382.61099999999999</c:v>
                      </c:pt>
                      <c:pt idx="3197">
                        <c:v>382.64499999999998</c:v>
                      </c:pt>
                      <c:pt idx="3198">
                        <c:v>382.68200000000002</c:v>
                      </c:pt>
                      <c:pt idx="3199">
                        <c:v>382.72</c:v>
                      </c:pt>
                      <c:pt idx="3200">
                        <c:v>382.762</c:v>
                      </c:pt>
                      <c:pt idx="3201">
                        <c:v>382.80500000000001</c:v>
                      </c:pt>
                      <c:pt idx="3202">
                        <c:v>382.851</c:v>
                      </c:pt>
                      <c:pt idx="3203">
                        <c:v>382.899</c:v>
                      </c:pt>
                      <c:pt idx="3204">
                        <c:v>382.95</c:v>
                      </c:pt>
                      <c:pt idx="3205">
                        <c:v>383.00299999999999</c:v>
                      </c:pt>
                      <c:pt idx="3206">
                        <c:v>383.06099999999998</c:v>
                      </c:pt>
                      <c:pt idx="3207">
                        <c:v>383.12200000000001</c:v>
                      </c:pt>
                      <c:pt idx="3208">
                        <c:v>383.18900000000002</c:v>
                      </c:pt>
                      <c:pt idx="3209">
                        <c:v>383.26</c:v>
                      </c:pt>
                      <c:pt idx="3210">
                        <c:v>383.33800000000002</c:v>
                      </c:pt>
                      <c:pt idx="3211">
                        <c:v>383.42099999999999</c:v>
                      </c:pt>
                      <c:pt idx="3212">
                        <c:v>383.51</c:v>
                      </c:pt>
                      <c:pt idx="3213">
                        <c:v>383.60700000000003</c:v>
                      </c:pt>
                      <c:pt idx="3214">
                        <c:v>383.71100000000001</c:v>
                      </c:pt>
                      <c:pt idx="3215">
                        <c:v>383.82400000000001</c:v>
                      </c:pt>
                      <c:pt idx="3216">
                        <c:v>383.94499999999999</c:v>
                      </c:pt>
                      <c:pt idx="3217">
                        <c:v>384.07499999999999</c:v>
                      </c:pt>
                      <c:pt idx="3218">
                        <c:v>384.214</c:v>
                      </c:pt>
                      <c:pt idx="3219">
                        <c:v>384.363</c:v>
                      </c:pt>
                      <c:pt idx="3220">
                        <c:v>384.52199999999999</c:v>
                      </c:pt>
                      <c:pt idx="3221">
                        <c:v>384.68900000000002</c:v>
                      </c:pt>
                      <c:pt idx="3222">
                        <c:v>384.86500000000001</c:v>
                      </c:pt>
                      <c:pt idx="3223">
                        <c:v>385.05</c:v>
                      </c:pt>
                      <c:pt idx="3224">
                        <c:v>385.24200000000002</c:v>
                      </c:pt>
                      <c:pt idx="3225">
                        <c:v>385.44099999999997</c:v>
                      </c:pt>
                      <c:pt idx="3226">
                        <c:v>385.64800000000002</c:v>
                      </c:pt>
                      <c:pt idx="3227">
                        <c:v>385.86200000000002</c:v>
                      </c:pt>
                      <c:pt idx="3228">
                        <c:v>386.08300000000003</c:v>
                      </c:pt>
                      <c:pt idx="3229">
                        <c:v>386.31</c:v>
                      </c:pt>
                      <c:pt idx="3230">
                        <c:v>386.54599999999999</c:v>
                      </c:pt>
                      <c:pt idx="3231">
                        <c:v>386.79300000000001</c:v>
                      </c:pt>
                      <c:pt idx="3232">
                        <c:v>387.05200000000002</c:v>
                      </c:pt>
                      <c:pt idx="3233">
                        <c:v>387.32499999999999</c:v>
                      </c:pt>
                      <c:pt idx="3234">
                        <c:v>387.61</c:v>
                      </c:pt>
                      <c:pt idx="3235">
                        <c:v>387.90800000000002</c:v>
                      </c:pt>
                      <c:pt idx="3236">
                        <c:v>388.22</c:v>
                      </c:pt>
                      <c:pt idx="3237">
                        <c:v>388.54599999999999</c:v>
                      </c:pt>
                      <c:pt idx="3238">
                        <c:v>388.88600000000002</c:v>
                      </c:pt>
                      <c:pt idx="3239">
                        <c:v>389.24299999999999</c:v>
                      </c:pt>
                      <c:pt idx="3240">
                        <c:v>389.61700000000002</c:v>
                      </c:pt>
                      <c:pt idx="3241">
                        <c:v>390.00799999999998</c:v>
                      </c:pt>
                      <c:pt idx="3242">
                        <c:v>390.41500000000002</c:v>
                      </c:pt>
                      <c:pt idx="3243">
                        <c:v>390.84100000000001</c:v>
                      </c:pt>
                      <c:pt idx="3244">
                        <c:v>391.286</c:v>
                      </c:pt>
                      <c:pt idx="3245">
                        <c:v>391.74799999999999</c:v>
                      </c:pt>
                      <c:pt idx="3246">
                        <c:v>392.22699999999998</c:v>
                      </c:pt>
                      <c:pt idx="3247">
                        <c:v>392.72300000000001</c:v>
                      </c:pt>
                      <c:pt idx="3248">
                        <c:v>393.23599999999999</c:v>
                      </c:pt>
                      <c:pt idx="3249">
                        <c:v>393.76400000000001</c:v>
                      </c:pt>
                      <c:pt idx="3250">
                        <c:v>394.30700000000002</c:v>
                      </c:pt>
                      <c:pt idx="3251">
                        <c:v>394.86599999999999</c:v>
                      </c:pt>
                      <c:pt idx="3252">
                        <c:v>395.44</c:v>
                      </c:pt>
                      <c:pt idx="3253">
                        <c:v>396.02800000000002</c:v>
                      </c:pt>
                      <c:pt idx="3254">
                        <c:v>396.63400000000001</c:v>
                      </c:pt>
                      <c:pt idx="3255">
                        <c:v>397.262</c:v>
                      </c:pt>
                      <c:pt idx="3256">
                        <c:v>397.916</c:v>
                      </c:pt>
                      <c:pt idx="3257">
                        <c:v>398.59899999999999</c:v>
                      </c:pt>
                      <c:pt idx="3258">
                        <c:v>399.31099999999998</c:v>
                      </c:pt>
                      <c:pt idx="3259">
                        <c:v>400.05500000000001</c:v>
                      </c:pt>
                      <c:pt idx="3260">
                        <c:v>400.82900000000001</c:v>
                      </c:pt>
                      <c:pt idx="3261">
                        <c:v>401.637</c:v>
                      </c:pt>
                      <c:pt idx="3262">
                        <c:v>402.48099999999999</c:v>
                      </c:pt>
                      <c:pt idx="3263">
                        <c:v>403.36599999999999</c:v>
                      </c:pt>
                      <c:pt idx="3264">
                        <c:v>404.29399999999998</c:v>
                      </c:pt>
                      <c:pt idx="3265">
                        <c:v>405.26600000000002</c:v>
                      </c:pt>
                      <c:pt idx="3266">
                        <c:v>406.28300000000002</c:v>
                      </c:pt>
                      <c:pt idx="3267">
                        <c:v>407.34800000000001</c:v>
                      </c:pt>
                      <c:pt idx="3268">
                        <c:v>408.46600000000001</c:v>
                      </c:pt>
                      <c:pt idx="3269">
                        <c:v>409.63499999999999</c:v>
                      </c:pt>
                      <c:pt idx="3270">
                        <c:v>410.85300000000001</c:v>
                      </c:pt>
                      <c:pt idx="3271">
                        <c:v>412.12299999999999</c:v>
                      </c:pt>
                      <c:pt idx="3272">
                        <c:v>413.44600000000003</c:v>
                      </c:pt>
                      <c:pt idx="3273">
                        <c:v>414.82100000000003</c:v>
                      </c:pt>
                      <c:pt idx="3274">
                        <c:v>416.24599999999998</c:v>
                      </c:pt>
                      <c:pt idx="3275">
                        <c:v>417.71899999999999</c:v>
                      </c:pt>
                      <c:pt idx="3276">
                        <c:v>419.24299999999999</c:v>
                      </c:pt>
                      <c:pt idx="3277">
                        <c:v>420.81099999999998</c:v>
                      </c:pt>
                      <c:pt idx="3278">
                        <c:v>422.42700000000002</c:v>
                      </c:pt>
                      <c:pt idx="3279">
                        <c:v>422.916</c:v>
                      </c:pt>
                      <c:pt idx="3280">
                        <c:v>422.916</c:v>
                      </c:pt>
                      <c:pt idx="3281">
                        <c:v>559.60199999999998</c:v>
                      </c:pt>
                      <c:pt idx="3282">
                        <c:v>629.22199999999998</c:v>
                      </c:pt>
                      <c:pt idx="3283">
                        <c:v>654.09699999999998</c:v>
                      </c:pt>
                      <c:pt idx="3284">
                        <c:v>656.29499999999996</c:v>
                      </c:pt>
                      <c:pt idx="3285">
                        <c:v>647.33799999999997</c:v>
                      </c:pt>
                      <c:pt idx="3286">
                        <c:v>633.24800000000005</c:v>
                      </c:pt>
                      <c:pt idx="3287">
                        <c:v>617.18299999999999</c:v>
                      </c:pt>
                      <c:pt idx="3288">
                        <c:v>600.78300000000002</c:v>
                      </c:pt>
                      <c:pt idx="3289">
                        <c:v>584.88499999999999</c:v>
                      </c:pt>
                      <c:pt idx="3290">
                        <c:v>569.88900000000001</c:v>
                      </c:pt>
                      <c:pt idx="3291">
                        <c:v>555.96299999999997</c:v>
                      </c:pt>
                      <c:pt idx="3292">
                        <c:v>543.149</c:v>
                      </c:pt>
                      <c:pt idx="3293">
                        <c:v>531.428</c:v>
                      </c:pt>
                      <c:pt idx="3294">
                        <c:v>520.74300000000005</c:v>
                      </c:pt>
                      <c:pt idx="3295">
                        <c:v>511.02300000000002</c:v>
                      </c:pt>
                      <c:pt idx="3296">
                        <c:v>502.19499999999999</c:v>
                      </c:pt>
                      <c:pt idx="3297">
                        <c:v>494.18</c:v>
                      </c:pt>
                      <c:pt idx="3298">
                        <c:v>486.90300000000002</c:v>
                      </c:pt>
                      <c:pt idx="3299">
                        <c:v>480.28100000000001</c:v>
                      </c:pt>
                      <c:pt idx="3300">
                        <c:v>474.23099999999999</c:v>
                      </c:pt>
                      <c:pt idx="3301">
                        <c:v>468.73</c:v>
                      </c:pt>
                      <c:pt idx="3302">
                        <c:v>463.72300000000001</c:v>
                      </c:pt>
                      <c:pt idx="3303">
                        <c:v>459.15899999999999</c:v>
                      </c:pt>
                      <c:pt idx="3304">
                        <c:v>454.99200000000002</c:v>
                      </c:pt>
                      <c:pt idx="3305">
                        <c:v>451.18400000000003</c:v>
                      </c:pt>
                      <c:pt idx="3306">
                        <c:v>447.71600000000001</c:v>
                      </c:pt>
                      <c:pt idx="3307">
                        <c:v>444.53399999999999</c:v>
                      </c:pt>
                      <c:pt idx="3308">
                        <c:v>441.61799999999999</c:v>
                      </c:pt>
                      <c:pt idx="3309">
                        <c:v>438.93700000000001</c:v>
                      </c:pt>
                      <c:pt idx="3310">
                        <c:v>436.46699999999998</c:v>
                      </c:pt>
                      <c:pt idx="3311">
                        <c:v>434.18700000000001</c:v>
                      </c:pt>
                      <c:pt idx="3312">
                        <c:v>432.077</c:v>
                      </c:pt>
                      <c:pt idx="3313">
                        <c:v>430.12400000000002</c:v>
                      </c:pt>
                      <c:pt idx="3314">
                        <c:v>428.31099999999998</c:v>
                      </c:pt>
                      <c:pt idx="3315">
                        <c:v>426.62700000000001</c:v>
                      </c:pt>
                      <c:pt idx="3316">
                        <c:v>425.05900000000003</c:v>
                      </c:pt>
                      <c:pt idx="3317">
                        <c:v>423.59899999999999</c:v>
                      </c:pt>
                      <c:pt idx="3318">
                        <c:v>422.23599999999999</c:v>
                      </c:pt>
                      <c:pt idx="3319">
                        <c:v>420.96100000000001</c:v>
                      </c:pt>
                      <c:pt idx="3320">
                        <c:v>419.76900000000001</c:v>
                      </c:pt>
                      <c:pt idx="3321">
                        <c:v>418.65</c:v>
                      </c:pt>
                      <c:pt idx="3322">
                        <c:v>417.6</c:v>
                      </c:pt>
                      <c:pt idx="3323">
                        <c:v>416.613</c:v>
                      </c:pt>
                      <c:pt idx="3324">
                        <c:v>415.68400000000003</c:v>
                      </c:pt>
                      <c:pt idx="3325">
                        <c:v>414.80700000000002</c:v>
                      </c:pt>
                      <c:pt idx="3326">
                        <c:v>413.97899999999998</c:v>
                      </c:pt>
                      <c:pt idx="3327">
                        <c:v>413.19600000000003</c:v>
                      </c:pt>
                      <c:pt idx="3328">
                        <c:v>412.45400000000001</c:v>
                      </c:pt>
                      <c:pt idx="3329">
                        <c:v>411.75</c:v>
                      </c:pt>
                      <c:pt idx="3330">
                        <c:v>411.08199999999999</c:v>
                      </c:pt>
                      <c:pt idx="3331">
                        <c:v>410.447</c:v>
                      </c:pt>
                      <c:pt idx="3332">
                        <c:v>409.84100000000001</c:v>
                      </c:pt>
                      <c:pt idx="3333">
                        <c:v>409.26400000000001</c:v>
                      </c:pt>
                      <c:pt idx="3334">
                        <c:v>408.71300000000002</c:v>
                      </c:pt>
                      <c:pt idx="3335">
                        <c:v>408.18599999999998</c:v>
                      </c:pt>
                      <c:pt idx="3336">
                        <c:v>407.68200000000002</c:v>
                      </c:pt>
                      <c:pt idx="3337">
                        <c:v>407.19900000000001</c:v>
                      </c:pt>
                      <c:pt idx="3338">
                        <c:v>406.73500000000001</c:v>
                      </c:pt>
                      <c:pt idx="3339">
                        <c:v>406.29</c:v>
                      </c:pt>
                      <c:pt idx="3340">
                        <c:v>405.86200000000002</c:v>
                      </c:pt>
                      <c:pt idx="3341">
                        <c:v>405.45</c:v>
                      </c:pt>
                      <c:pt idx="3342">
                        <c:v>405.05200000000002</c:v>
                      </c:pt>
                      <c:pt idx="3343">
                        <c:v>404.66899999999998</c:v>
                      </c:pt>
                      <c:pt idx="3344">
                        <c:v>404.3</c:v>
                      </c:pt>
                      <c:pt idx="3345">
                        <c:v>403.94200000000001</c:v>
                      </c:pt>
                      <c:pt idx="3346">
                        <c:v>403.59699999999998</c:v>
                      </c:pt>
                      <c:pt idx="3347">
                        <c:v>403.262</c:v>
                      </c:pt>
                      <c:pt idx="3348">
                        <c:v>402.93799999999999</c:v>
                      </c:pt>
                      <c:pt idx="3349">
                        <c:v>402.62400000000002</c:v>
                      </c:pt>
                      <c:pt idx="3350">
                        <c:v>402.31900000000002</c:v>
                      </c:pt>
                      <c:pt idx="3351">
                        <c:v>402.22800000000001</c:v>
                      </c:pt>
                      <c:pt idx="3352">
                        <c:v>402.22800000000001</c:v>
                      </c:pt>
                      <c:pt idx="3353">
                        <c:v>402.22399999999999</c:v>
                      </c:pt>
                      <c:pt idx="3354">
                        <c:v>402.221</c:v>
                      </c:pt>
                      <c:pt idx="3355">
                        <c:v>402.21800000000002</c:v>
                      </c:pt>
                      <c:pt idx="3356">
                        <c:v>402.21499999999997</c:v>
                      </c:pt>
                      <c:pt idx="3357">
                        <c:v>402.21199999999999</c:v>
                      </c:pt>
                      <c:pt idx="3358">
                        <c:v>402.209</c:v>
                      </c:pt>
                      <c:pt idx="3359">
                        <c:v>402.20600000000002</c:v>
                      </c:pt>
                      <c:pt idx="3360">
                        <c:v>402.20299999999997</c:v>
                      </c:pt>
                      <c:pt idx="3361">
                        <c:v>402.2</c:v>
                      </c:pt>
                      <c:pt idx="3362">
                        <c:v>402.197</c:v>
                      </c:pt>
                      <c:pt idx="3363">
                        <c:v>402.19400000000002</c:v>
                      </c:pt>
                      <c:pt idx="3364">
                        <c:v>402.19099999999997</c:v>
                      </c:pt>
                      <c:pt idx="3365">
                        <c:v>402.18799999999999</c:v>
                      </c:pt>
                      <c:pt idx="3366">
                        <c:v>402.185</c:v>
                      </c:pt>
                      <c:pt idx="3367">
                        <c:v>402.18200000000002</c:v>
                      </c:pt>
                      <c:pt idx="3368">
                        <c:v>402.17899999999997</c:v>
                      </c:pt>
                      <c:pt idx="3369">
                        <c:v>402.17599999999999</c:v>
                      </c:pt>
                      <c:pt idx="3370">
                        <c:v>402.173</c:v>
                      </c:pt>
                      <c:pt idx="3371">
                        <c:v>402.17</c:v>
                      </c:pt>
                      <c:pt idx="3372">
                        <c:v>402.16699999999997</c:v>
                      </c:pt>
                      <c:pt idx="3373">
                        <c:v>402.16399999999999</c:v>
                      </c:pt>
                      <c:pt idx="3374">
                        <c:v>402.161</c:v>
                      </c:pt>
                      <c:pt idx="3375">
                        <c:v>402.15800000000002</c:v>
                      </c:pt>
                      <c:pt idx="3376">
                        <c:v>402.15499999999997</c:v>
                      </c:pt>
                      <c:pt idx="3377">
                        <c:v>402.15199999999999</c:v>
                      </c:pt>
                      <c:pt idx="3378">
                        <c:v>402.149</c:v>
                      </c:pt>
                      <c:pt idx="3379">
                        <c:v>402.14600000000002</c:v>
                      </c:pt>
                      <c:pt idx="3380">
                        <c:v>402.14299999999997</c:v>
                      </c:pt>
                      <c:pt idx="3381">
                        <c:v>402.14</c:v>
                      </c:pt>
                      <c:pt idx="3382">
                        <c:v>402.137</c:v>
                      </c:pt>
                      <c:pt idx="3383">
                        <c:v>402.13400000000001</c:v>
                      </c:pt>
                      <c:pt idx="3384">
                        <c:v>402.13099999999997</c:v>
                      </c:pt>
                      <c:pt idx="3385">
                        <c:v>402.12799999999999</c:v>
                      </c:pt>
                      <c:pt idx="3386">
                        <c:v>402.125</c:v>
                      </c:pt>
                      <c:pt idx="3387">
                        <c:v>402.12200000000001</c:v>
                      </c:pt>
                      <c:pt idx="3388">
                        <c:v>402.11900000000003</c:v>
                      </c:pt>
                      <c:pt idx="3389">
                        <c:v>402.11599999999999</c:v>
                      </c:pt>
                      <c:pt idx="3390">
                        <c:v>402.113</c:v>
                      </c:pt>
                      <c:pt idx="3391">
                        <c:v>402.11</c:v>
                      </c:pt>
                      <c:pt idx="3392">
                        <c:v>402.10700000000003</c:v>
                      </c:pt>
                      <c:pt idx="3393">
                        <c:v>402.10399999999998</c:v>
                      </c:pt>
                      <c:pt idx="3394">
                        <c:v>402.101</c:v>
                      </c:pt>
                      <c:pt idx="3395">
                        <c:v>402.09800000000001</c:v>
                      </c:pt>
                      <c:pt idx="3396">
                        <c:v>402.09500000000003</c:v>
                      </c:pt>
                      <c:pt idx="3397">
                        <c:v>402.09199999999998</c:v>
                      </c:pt>
                      <c:pt idx="3398">
                        <c:v>402.089</c:v>
                      </c:pt>
                      <c:pt idx="3399">
                        <c:v>402.08600000000001</c:v>
                      </c:pt>
                      <c:pt idx="3400">
                        <c:v>402.08300000000003</c:v>
                      </c:pt>
                      <c:pt idx="3401">
                        <c:v>402.08100000000002</c:v>
                      </c:pt>
                      <c:pt idx="3402">
                        <c:v>402.07799999999997</c:v>
                      </c:pt>
                      <c:pt idx="3403">
                        <c:v>402.07499999999999</c:v>
                      </c:pt>
                      <c:pt idx="3404">
                        <c:v>402.072</c:v>
                      </c:pt>
                      <c:pt idx="3405">
                        <c:v>402.06900000000002</c:v>
                      </c:pt>
                      <c:pt idx="3406">
                        <c:v>402.06599999999997</c:v>
                      </c:pt>
                      <c:pt idx="3407">
                        <c:v>402.06299999999999</c:v>
                      </c:pt>
                      <c:pt idx="3408">
                        <c:v>402.06</c:v>
                      </c:pt>
                      <c:pt idx="3409">
                        <c:v>402.05700000000002</c:v>
                      </c:pt>
                      <c:pt idx="3410">
                        <c:v>402.05399999999997</c:v>
                      </c:pt>
                      <c:pt idx="3411">
                        <c:v>402.05099999999999</c:v>
                      </c:pt>
                      <c:pt idx="3412">
                        <c:v>402.048</c:v>
                      </c:pt>
                      <c:pt idx="3413">
                        <c:v>402.04500000000002</c:v>
                      </c:pt>
                      <c:pt idx="3414">
                        <c:v>402.04199999999997</c:v>
                      </c:pt>
                      <c:pt idx="3415">
                        <c:v>402.03899999999999</c:v>
                      </c:pt>
                      <c:pt idx="3416">
                        <c:v>402.036</c:v>
                      </c:pt>
                      <c:pt idx="3417">
                        <c:v>402.03300000000002</c:v>
                      </c:pt>
                      <c:pt idx="3418">
                        <c:v>402.03</c:v>
                      </c:pt>
                      <c:pt idx="3419">
                        <c:v>402.02699999999999</c:v>
                      </c:pt>
                      <c:pt idx="3420">
                        <c:v>402.024</c:v>
                      </c:pt>
                      <c:pt idx="3421">
                        <c:v>402.02100000000002</c:v>
                      </c:pt>
                      <c:pt idx="3422">
                        <c:v>402.01799999999997</c:v>
                      </c:pt>
                      <c:pt idx="3423">
                        <c:v>402.01499999999999</c:v>
                      </c:pt>
                      <c:pt idx="3424">
                        <c:v>402.012</c:v>
                      </c:pt>
                      <c:pt idx="3425">
                        <c:v>402.00900000000001</c:v>
                      </c:pt>
                      <c:pt idx="3426">
                        <c:v>402.00599999999997</c:v>
                      </c:pt>
                      <c:pt idx="3427">
                        <c:v>402.00299999999999</c:v>
                      </c:pt>
                      <c:pt idx="3428">
                        <c:v>402</c:v>
                      </c:pt>
                      <c:pt idx="3429">
                        <c:v>401.99700000000001</c:v>
                      </c:pt>
                      <c:pt idx="3430">
                        <c:v>401.99400000000003</c:v>
                      </c:pt>
                      <c:pt idx="3431">
                        <c:v>401.99200000000002</c:v>
                      </c:pt>
                      <c:pt idx="3432">
                        <c:v>401.98899999999998</c:v>
                      </c:pt>
                      <c:pt idx="3433">
                        <c:v>401.98599999999999</c:v>
                      </c:pt>
                      <c:pt idx="3434">
                        <c:v>401.983</c:v>
                      </c:pt>
                      <c:pt idx="3435">
                        <c:v>401.98</c:v>
                      </c:pt>
                      <c:pt idx="3436">
                        <c:v>401.97699999999998</c:v>
                      </c:pt>
                      <c:pt idx="3437">
                        <c:v>401.97399999999999</c:v>
                      </c:pt>
                      <c:pt idx="3438">
                        <c:v>401.971</c:v>
                      </c:pt>
                      <c:pt idx="3439">
                        <c:v>401.96800000000002</c:v>
                      </c:pt>
                      <c:pt idx="3440">
                        <c:v>401.96499999999997</c:v>
                      </c:pt>
                      <c:pt idx="3441">
                        <c:v>401.96199999999999</c:v>
                      </c:pt>
                      <c:pt idx="3442">
                        <c:v>401.959</c:v>
                      </c:pt>
                      <c:pt idx="3443">
                        <c:v>401.95600000000002</c:v>
                      </c:pt>
                      <c:pt idx="3444">
                        <c:v>401.95299999999997</c:v>
                      </c:pt>
                      <c:pt idx="3445">
                        <c:v>401.95</c:v>
                      </c:pt>
                      <c:pt idx="3446">
                        <c:v>401.947</c:v>
                      </c:pt>
                      <c:pt idx="3447">
                        <c:v>401.94400000000002</c:v>
                      </c:pt>
                      <c:pt idx="3448">
                        <c:v>401.94099999999997</c:v>
                      </c:pt>
                      <c:pt idx="3449">
                        <c:v>401.93900000000002</c:v>
                      </c:pt>
                      <c:pt idx="3450">
                        <c:v>401.93599999999998</c:v>
                      </c:pt>
                      <c:pt idx="3451">
                        <c:v>401.93299999999999</c:v>
                      </c:pt>
                      <c:pt idx="3452">
                        <c:v>401.93</c:v>
                      </c:pt>
                      <c:pt idx="3453">
                        <c:v>401.92700000000002</c:v>
                      </c:pt>
                      <c:pt idx="3454">
                        <c:v>401.92399999999998</c:v>
                      </c:pt>
                      <c:pt idx="3455">
                        <c:v>401.92099999999999</c:v>
                      </c:pt>
                      <c:pt idx="3456">
                        <c:v>401.91800000000001</c:v>
                      </c:pt>
                      <c:pt idx="3457">
                        <c:v>401.91500000000002</c:v>
                      </c:pt>
                      <c:pt idx="3458">
                        <c:v>401.91199999999998</c:v>
                      </c:pt>
                      <c:pt idx="3459">
                        <c:v>401.90899999999999</c:v>
                      </c:pt>
                      <c:pt idx="3460">
                        <c:v>401.90600000000001</c:v>
                      </c:pt>
                      <c:pt idx="3461">
                        <c:v>401.90300000000002</c:v>
                      </c:pt>
                      <c:pt idx="3462">
                        <c:v>401.9</c:v>
                      </c:pt>
                      <c:pt idx="3463">
                        <c:v>401.89699999999999</c:v>
                      </c:pt>
                      <c:pt idx="3464">
                        <c:v>401.89499999999998</c:v>
                      </c:pt>
                      <c:pt idx="3465">
                        <c:v>401.892</c:v>
                      </c:pt>
                      <c:pt idx="3466">
                        <c:v>401.88900000000001</c:v>
                      </c:pt>
                      <c:pt idx="3467">
                        <c:v>401.88600000000002</c:v>
                      </c:pt>
                      <c:pt idx="3468">
                        <c:v>401.88299999999998</c:v>
                      </c:pt>
                      <c:pt idx="3469">
                        <c:v>401.88</c:v>
                      </c:pt>
                      <c:pt idx="3470">
                        <c:v>401.87700000000001</c:v>
                      </c:pt>
                      <c:pt idx="3471">
                        <c:v>401.87400000000002</c:v>
                      </c:pt>
                      <c:pt idx="3472">
                        <c:v>401.87099999999998</c:v>
                      </c:pt>
                      <c:pt idx="3473">
                        <c:v>401.86799999999999</c:v>
                      </c:pt>
                      <c:pt idx="3474">
                        <c:v>401.86500000000001</c:v>
                      </c:pt>
                      <c:pt idx="3475">
                        <c:v>401.86200000000002</c:v>
                      </c:pt>
                      <c:pt idx="3476">
                        <c:v>401.86</c:v>
                      </c:pt>
                      <c:pt idx="3477">
                        <c:v>401.85700000000003</c:v>
                      </c:pt>
                      <c:pt idx="3478">
                        <c:v>401.85399999999998</c:v>
                      </c:pt>
                      <c:pt idx="3479">
                        <c:v>401.851</c:v>
                      </c:pt>
                      <c:pt idx="3480">
                        <c:v>401.84800000000001</c:v>
                      </c:pt>
                      <c:pt idx="3481">
                        <c:v>401.84500000000003</c:v>
                      </c:pt>
                      <c:pt idx="3482">
                        <c:v>401.84199999999998</c:v>
                      </c:pt>
                      <c:pt idx="3483">
                        <c:v>401.839</c:v>
                      </c:pt>
                      <c:pt idx="3484">
                        <c:v>401.83600000000001</c:v>
                      </c:pt>
                      <c:pt idx="3485">
                        <c:v>401.83300000000003</c:v>
                      </c:pt>
                      <c:pt idx="3486">
                        <c:v>401.83</c:v>
                      </c:pt>
                      <c:pt idx="3487">
                        <c:v>401.82799999999997</c:v>
                      </c:pt>
                      <c:pt idx="3488">
                        <c:v>401.82499999999999</c:v>
                      </c:pt>
                      <c:pt idx="3489">
                        <c:v>401.822</c:v>
                      </c:pt>
                      <c:pt idx="3490">
                        <c:v>401.81900000000002</c:v>
                      </c:pt>
                      <c:pt idx="3491">
                        <c:v>401.81599999999997</c:v>
                      </c:pt>
                      <c:pt idx="3492">
                        <c:v>401.81299999999999</c:v>
                      </c:pt>
                      <c:pt idx="3493">
                        <c:v>401.81</c:v>
                      </c:pt>
                      <c:pt idx="3494">
                        <c:v>401.80700000000002</c:v>
                      </c:pt>
                      <c:pt idx="3495">
                        <c:v>401.80399999999997</c:v>
                      </c:pt>
                      <c:pt idx="3496">
                        <c:v>401.80099999999999</c:v>
                      </c:pt>
                      <c:pt idx="3497">
                        <c:v>401.79899999999998</c:v>
                      </c:pt>
                      <c:pt idx="3498">
                        <c:v>401.79599999999999</c:v>
                      </c:pt>
                      <c:pt idx="3499">
                        <c:v>401.79300000000001</c:v>
                      </c:pt>
                      <c:pt idx="3500">
                        <c:v>401.79</c:v>
                      </c:pt>
                      <c:pt idx="3501">
                        <c:v>401.78699999999998</c:v>
                      </c:pt>
                      <c:pt idx="3502">
                        <c:v>401.78399999999999</c:v>
                      </c:pt>
                      <c:pt idx="3503">
                        <c:v>401.78100000000001</c:v>
                      </c:pt>
                      <c:pt idx="3504">
                        <c:v>401.77800000000002</c:v>
                      </c:pt>
                      <c:pt idx="3505">
                        <c:v>401.77499999999998</c:v>
                      </c:pt>
                      <c:pt idx="3506">
                        <c:v>401.77300000000002</c:v>
                      </c:pt>
                      <c:pt idx="3507">
                        <c:v>401.77</c:v>
                      </c:pt>
                      <c:pt idx="3508">
                        <c:v>401.767</c:v>
                      </c:pt>
                      <c:pt idx="3509">
                        <c:v>401.76400000000001</c:v>
                      </c:pt>
                      <c:pt idx="3510">
                        <c:v>401.76100000000002</c:v>
                      </c:pt>
                      <c:pt idx="3511">
                        <c:v>401.75799999999998</c:v>
                      </c:pt>
                      <c:pt idx="3512">
                        <c:v>401.755</c:v>
                      </c:pt>
                      <c:pt idx="3513">
                        <c:v>401.75200000000001</c:v>
                      </c:pt>
                      <c:pt idx="3514">
                        <c:v>401.74900000000002</c:v>
                      </c:pt>
                      <c:pt idx="3515">
                        <c:v>401.74700000000001</c:v>
                      </c:pt>
                      <c:pt idx="3516">
                        <c:v>401.74400000000003</c:v>
                      </c:pt>
                      <c:pt idx="3517">
                        <c:v>401.74099999999999</c:v>
                      </c:pt>
                      <c:pt idx="3518">
                        <c:v>401.738</c:v>
                      </c:pt>
                      <c:pt idx="3519">
                        <c:v>401.73500000000001</c:v>
                      </c:pt>
                      <c:pt idx="3520">
                        <c:v>401.73200000000003</c:v>
                      </c:pt>
                      <c:pt idx="3521">
                        <c:v>401.72899999999998</c:v>
                      </c:pt>
                      <c:pt idx="3522">
                        <c:v>401.726</c:v>
                      </c:pt>
                      <c:pt idx="3523">
                        <c:v>401.72399999999999</c:v>
                      </c:pt>
                      <c:pt idx="3524">
                        <c:v>401.721</c:v>
                      </c:pt>
                      <c:pt idx="3525">
                        <c:v>401.71800000000002</c:v>
                      </c:pt>
                      <c:pt idx="3526">
                        <c:v>401.71499999999997</c:v>
                      </c:pt>
                      <c:pt idx="3527">
                        <c:v>401.71199999999999</c:v>
                      </c:pt>
                      <c:pt idx="3528">
                        <c:v>401.709</c:v>
                      </c:pt>
                      <c:pt idx="3529">
                        <c:v>401.70600000000002</c:v>
                      </c:pt>
                      <c:pt idx="3530">
                        <c:v>401.70299999999997</c:v>
                      </c:pt>
                      <c:pt idx="3531">
                        <c:v>401.70100000000002</c:v>
                      </c:pt>
                      <c:pt idx="3532">
                        <c:v>401.69799999999998</c:v>
                      </c:pt>
                      <c:pt idx="3533">
                        <c:v>401.69499999999999</c:v>
                      </c:pt>
                      <c:pt idx="3534">
                        <c:v>401.69200000000001</c:v>
                      </c:pt>
                      <c:pt idx="3535">
                        <c:v>401.68900000000002</c:v>
                      </c:pt>
                      <c:pt idx="3536">
                        <c:v>401.68599999999998</c:v>
                      </c:pt>
                      <c:pt idx="3537">
                        <c:v>401.68299999999999</c:v>
                      </c:pt>
                      <c:pt idx="3538">
                        <c:v>401.68099999999998</c:v>
                      </c:pt>
                      <c:pt idx="3539">
                        <c:v>401.678</c:v>
                      </c:pt>
                      <c:pt idx="3540">
                        <c:v>401.67500000000001</c:v>
                      </c:pt>
                      <c:pt idx="3541">
                        <c:v>401.67200000000003</c:v>
                      </c:pt>
                      <c:pt idx="3542">
                        <c:v>401.66899999999998</c:v>
                      </c:pt>
                      <c:pt idx="3543">
                        <c:v>401.666</c:v>
                      </c:pt>
                      <c:pt idx="3544">
                        <c:v>401.66300000000001</c:v>
                      </c:pt>
                      <c:pt idx="3545">
                        <c:v>401.66</c:v>
                      </c:pt>
                      <c:pt idx="3546">
                        <c:v>401.65800000000002</c:v>
                      </c:pt>
                      <c:pt idx="3547">
                        <c:v>401.65499999999997</c:v>
                      </c:pt>
                      <c:pt idx="3548">
                        <c:v>401.65199999999999</c:v>
                      </c:pt>
                      <c:pt idx="3549">
                        <c:v>401.649</c:v>
                      </c:pt>
                      <c:pt idx="3550">
                        <c:v>401.64600000000002</c:v>
                      </c:pt>
                      <c:pt idx="3551">
                        <c:v>401.64299999999997</c:v>
                      </c:pt>
                      <c:pt idx="3552">
                        <c:v>401.64100000000002</c:v>
                      </c:pt>
                      <c:pt idx="3553">
                        <c:v>401.63799999999998</c:v>
                      </c:pt>
                      <c:pt idx="3554">
                        <c:v>401.63499999999999</c:v>
                      </c:pt>
                      <c:pt idx="3555">
                        <c:v>401.63200000000001</c:v>
                      </c:pt>
                      <c:pt idx="3556">
                        <c:v>401.62900000000002</c:v>
                      </c:pt>
                      <c:pt idx="3557">
                        <c:v>401.62599999999998</c:v>
                      </c:pt>
                      <c:pt idx="3558">
                        <c:v>401.62299999999999</c:v>
                      </c:pt>
                      <c:pt idx="3559">
                        <c:v>401.62099999999998</c:v>
                      </c:pt>
                      <c:pt idx="3560">
                        <c:v>401.61799999999999</c:v>
                      </c:pt>
                      <c:pt idx="3561">
                        <c:v>401.61500000000001</c:v>
                      </c:pt>
                      <c:pt idx="3562">
                        <c:v>401.61200000000002</c:v>
                      </c:pt>
                      <c:pt idx="3563">
                        <c:v>401.60899999999998</c:v>
                      </c:pt>
                      <c:pt idx="3564">
                        <c:v>401.60599999999999</c:v>
                      </c:pt>
                      <c:pt idx="3565">
                        <c:v>401.60399999999998</c:v>
                      </c:pt>
                      <c:pt idx="3566">
                        <c:v>401.601</c:v>
                      </c:pt>
                      <c:pt idx="3567">
                        <c:v>401.59800000000001</c:v>
                      </c:pt>
                      <c:pt idx="3568">
                        <c:v>401.59500000000003</c:v>
                      </c:pt>
                      <c:pt idx="3569">
                        <c:v>401.59199999999998</c:v>
                      </c:pt>
                      <c:pt idx="3570">
                        <c:v>401.589</c:v>
                      </c:pt>
                      <c:pt idx="3571">
                        <c:v>401.58600000000001</c:v>
                      </c:pt>
                      <c:pt idx="3572">
                        <c:v>401.584</c:v>
                      </c:pt>
                      <c:pt idx="3573">
                        <c:v>401.58100000000002</c:v>
                      </c:pt>
                      <c:pt idx="3574">
                        <c:v>401.57799999999997</c:v>
                      </c:pt>
                      <c:pt idx="3575">
                        <c:v>401.57499999999999</c:v>
                      </c:pt>
                      <c:pt idx="3576">
                        <c:v>401.572</c:v>
                      </c:pt>
                      <c:pt idx="3577">
                        <c:v>401.56900000000002</c:v>
                      </c:pt>
                      <c:pt idx="3578">
                        <c:v>401.56700000000001</c:v>
                      </c:pt>
                      <c:pt idx="3579">
                        <c:v>401.56400000000002</c:v>
                      </c:pt>
                      <c:pt idx="3580">
                        <c:v>401.56099999999998</c:v>
                      </c:pt>
                      <c:pt idx="3581">
                        <c:v>401.55799999999999</c:v>
                      </c:pt>
                      <c:pt idx="3582">
                        <c:v>401.55500000000001</c:v>
                      </c:pt>
                      <c:pt idx="3583">
                        <c:v>401.553</c:v>
                      </c:pt>
                      <c:pt idx="3584">
                        <c:v>401.55</c:v>
                      </c:pt>
                      <c:pt idx="3585">
                        <c:v>401.54700000000003</c:v>
                      </c:pt>
                      <c:pt idx="3586">
                        <c:v>401.54399999999998</c:v>
                      </c:pt>
                      <c:pt idx="3587">
                        <c:v>401.541</c:v>
                      </c:pt>
                      <c:pt idx="3588">
                        <c:v>401.53800000000001</c:v>
                      </c:pt>
                      <c:pt idx="3589">
                        <c:v>401.536</c:v>
                      </c:pt>
                      <c:pt idx="3590">
                        <c:v>401.53300000000002</c:v>
                      </c:pt>
                      <c:pt idx="3591">
                        <c:v>401.53</c:v>
                      </c:pt>
                      <c:pt idx="3592">
                        <c:v>401.52699999999999</c:v>
                      </c:pt>
                      <c:pt idx="3593">
                        <c:v>401.524</c:v>
                      </c:pt>
                      <c:pt idx="3594">
                        <c:v>401.52100000000002</c:v>
                      </c:pt>
                      <c:pt idx="3595">
                        <c:v>401.51900000000001</c:v>
                      </c:pt>
                      <c:pt idx="3596">
                        <c:v>401.51600000000002</c:v>
                      </c:pt>
                      <c:pt idx="3597">
                        <c:v>401.51299999999998</c:v>
                      </c:pt>
                      <c:pt idx="3598">
                        <c:v>401.51</c:v>
                      </c:pt>
                      <c:pt idx="3599">
                        <c:v>401.50700000000001</c:v>
                      </c:pt>
                      <c:pt idx="3600">
                        <c:v>401.505</c:v>
                      </c:pt>
                      <c:pt idx="3601">
                        <c:v>401.50200000000001</c:v>
                      </c:pt>
                      <c:pt idx="3602">
                        <c:v>401.49900000000002</c:v>
                      </c:pt>
                      <c:pt idx="3603">
                        <c:v>401.49599999999998</c:v>
                      </c:pt>
                      <c:pt idx="3604">
                        <c:v>401.49299999999999</c:v>
                      </c:pt>
                      <c:pt idx="3605">
                        <c:v>401.49099999999999</c:v>
                      </c:pt>
                      <c:pt idx="3606">
                        <c:v>401.488</c:v>
                      </c:pt>
                      <c:pt idx="3607">
                        <c:v>401.48500000000001</c:v>
                      </c:pt>
                      <c:pt idx="3608">
                        <c:v>401.48200000000003</c:v>
                      </c:pt>
                      <c:pt idx="3609">
                        <c:v>401.47899999999998</c:v>
                      </c:pt>
                      <c:pt idx="3610">
                        <c:v>401.47699999999998</c:v>
                      </c:pt>
                      <c:pt idx="3611">
                        <c:v>401.47399999999999</c:v>
                      </c:pt>
                      <c:pt idx="3612">
                        <c:v>401.471</c:v>
                      </c:pt>
                      <c:pt idx="3613">
                        <c:v>401.46800000000002</c:v>
                      </c:pt>
                      <c:pt idx="3614">
                        <c:v>401.46499999999997</c:v>
                      </c:pt>
                      <c:pt idx="3615">
                        <c:v>401.46199999999999</c:v>
                      </c:pt>
                      <c:pt idx="3616">
                        <c:v>401.46</c:v>
                      </c:pt>
                      <c:pt idx="3617">
                        <c:v>401.45699999999999</c:v>
                      </c:pt>
                      <c:pt idx="3618">
                        <c:v>401.45400000000001</c:v>
                      </c:pt>
                      <c:pt idx="3619">
                        <c:v>401.45100000000002</c:v>
                      </c:pt>
                      <c:pt idx="3620">
                        <c:v>401.44900000000001</c:v>
                      </c:pt>
                      <c:pt idx="3621">
                        <c:v>401.44600000000003</c:v>
                      </c:pt>
                      <c:pt idx="3622">
                        <c:v>401.44299999999998</c:v>
                      </c:pt>
                      <c:pt idx="3623">
                        <c:v>401.44</c:v>
                      </c:pt>
                      <c:pt idx="3624">
                        <c:v>401.43700000000001</c:v>
                      </c:pt>
                      <c:pt idx="3625">
                        <c:v>401.435</c:v>
                      </c:pt>
                      <c:pt idx="3626">
                        <c:v>401.43200000000002</c:v>
                      </c:pt>
                      <c:pt idx="3627">
                        <c:v>401.42899999999997</c:v>
                      </c:pt>
                      <c:pt idx="3628">
                        <c:v>401.42599999999999</c:v>
                      </c:pt>
                      <c:pt idx="3629">
                        <c:v>401.423</c:v>
                      </c:pt>
                      <c:pt idx="3630">
                        <c:v>401.42099999999999</c:v>
                      </c:pt>
                      <c:pt idx="3631">
                        <c:v>401.41800000000001</c:v>
                      </c:pt>
                      <c:pt idx="3632">
                        <c:v>401.41500000000002</c:v>
                      </c:pt>
                      <c:pt idx="3633">
                        <c:v>401.41199999999998</c:v>
                      </c:pt>
                      <c:pt idx="3634">
                        <c:v>401.40899999999999</c:v>
                      </c:pt>
                      <c:pt idx="3635">
                        <c:v>401.40699999999998</c:v>
                      </c:pt>
                      <c:pt idx="3636">
                        <c:v>401.404</c:v>
                      </c:pt>
                      <c:pt idx="3637">
                        <c:v>401.40100000000001</c:v>
                      </c:pt>
                      <c:pt idx="3638">
                        <c:v>401.39800000000002</c:v>
                      </c:pt>
                      <c:pt idx="3639">
                        <c:v>401.39600000000002</c:v>
                      </c:pt>
                      <c:pt idx="3640">
                        <c:v>401.39299999999997</c:v>
                      </c:pt>
                      <c:pt idx="3641">
                        <c:v>401.39</c:v>
                      </c:pt>
                      <c:pt idx="3642">
                        <c:v>401.387</c:v>
                      </c:pt>
                      <c:pt idx="3643">
                        <c:v>401.38400000000001</c:v>
                      </c:pt>
                      <c:pt idx="3644">
                        <c:v>401.38200000000001</c:v>
                      </c:pt>
                      <c:pt idx="3645">
                        <c:v>401.37900000000002</c:v>
                      </c:pt>
                      <c:pt idx="3646">
                        <c:v>401.37599999999998</c:v>
                      </c:pt>
                      <c:pt idx="3647">
                        <c:v>401.37299999999999</c:v>
                      </c:pt>
                      <c:pt idx="3648">
                        <c:v>401.37099999999998</c:v>
                      </c:pt>
                      <c:pt idx="3649">
                        <c:v>401.36799999999999</c:v>
                      </c:pt>
                      <c:pt idx="3650">
                        <c:v>401.36500000000001</c:v>
                      </c:pt>
                      <c:pt idx="3651">
                        <c:v>401.36200000000002</c:v>
                      </c:pt>
                      <c:pt idx="3652">
                        <c:v>401.35899999999998</c:v>
                      </c:pt>
                      <c:pt idx="3653">
                        <c:v>401.35700000000003</c:v>
                      </c:pt>
                      <c:pt idx="3654">
                        <c:v>401.35399999999998</c:v>
                      </c:pt>
                      <c:pt idx="3655">
                        <c:v>401.351</c:v>
                      </c:pt>
                      <c:pt idx="3656">
                        <c:v>401.34800000000001</c:v>
                      </c:pt>
                      <c:pt idx="3657">
                        <c:v>401.346</c:v>
                      </c:pt>
                      <c:pt idx="3658">
                        <c:v>401.34300000000002</c:v>
                      </c:pt>
                      <c:pt idx="3659">
                        <c:v>401.34</c:v>
                      </c:pt>
                      <c:pt idx="3660">
                        <c:v>401.33699999999999</c:v>
                      </c:pt>
                      <c:pt idx="3661">
                        <c:v>401.33499999999998</c:v>
                      </c:pt>
                      <c:pt idx="3662">
                        <c:v>401.33199999999999</c:v>
                      </c:pt>
                      <c:pt idx="3663">
                        <c:v>401.32900000000001</c:v>
                      </c:pt>
                      <c:pt idx="3664">
                        <c:v>401.32600000000002</c:v>
                      </c:pt>
                      <c:pt idx="3665">
                        <c:v>401.32299999999998</c:v>
                      </c:pt>
                      <c:pt idx="3666">
                        <c:v>401.32100000000003</c:v>
                      </c:pt>
                      <c:pt idx="3667">
                        <c:v>401.31799999999998</c:v>
                      </c:pt>
                      <c:pt idx="3668">
                        <c:v>401.315</c:v>
                      </c:pt>
                      <c:pt idx="3669">
                        <c:v>401.31200000000001</c:v>
                      </c:pt>
                      <c:pt idx="3670">
                        <c:v>401.31</c:v>
                      </c:pt>
                      <c:pt idx="3671">
                        <c:v>401.30700000000002</c:v>
                      </c:pt>
                      <c:pt idx="3672">
                        <c:v>401.30399999999997</c:v>
                      </c:pt>
                      <c:pt idx="3673">
                        <c:v>401.30099999999999</c:v>
                      </c:pt>
                      <c:pt idx="3674">
                        <c:v>401.29899999999998</c:v>
                      </c:pt>
                      <c:pt idx="3675">
                        <c:v>401.29599999999999</c:v>
                      </c:pt>
                      <c:pt idx="3676">
                        <c:v>401.29300000000001</c:v>
                      </c:pt>
                      <c:pt idx="3677">
                        <c:v>401.29</c:v>
                      </c:pt>
                      <c:pt idx="3678">
                        <c:v>401.28800000000001</c:v>
                      </c:pt>
                      <c:pt idx="3679">
                        <c:v>401.28500000000003</c:v>
                      </c:pt>
                      <c:pt idx="3680">
                        <c:v>401.28199999999998</c:v>
                      </c:pt>
                      <c:pt idx="3681">
                        <c:v>401.279</c:v>
                      </c:pt>
                      <c:pt idx="3682">
                        <c:v>401.27699999999999</c:v>
                      </c:pt>
                      <c:pt idx="3683">
                        <c:v>401.274</c:v>
                      </c:pt>
                      <c:pt idx="3684">
                        <c:v>401.27100000000002</c:v>
                      </c:pt>
                      <c:pt idx="3685">
                        <c:v>401.26799999999997</c:v>
                      </c:pt>
                      <c:pt idx="3686">
                        <c:v>401.26600000000002</c:v>
                      </c:pt>
                      <c:pt idx="3687">
                        <c:v>401.26299999999998</c:v>
                      </c:pt>
                      <c:pt idx="3688">
                        <c:v>401.26</c:v>
                      </c:pt>
                      <c:pt idx="3689">
                        <c:v>401.25700000000001</c:v>
                      </c:pt>
                      <c:pt idx="3690">
                        <c:v>401.255</c:v>
                      </c:pt>
                      <c:pt idx="3691">
                        <c:v>401.25200000000001</c:v>
                      </c:pt>
                      <c:pt idx="3692">
                        <c:v>401.24900000000002</c:v>
                      </c:pt>
                      <c:pt idx="3693">
                        <c:v>401.24599999999998</c:v>
                      </c:pt>
                      <c:pt idx="3694">
                        <c:v>401.24400000000003</c:v>
                      </c:pt>
                      <c:pt idx="3695">
                        <c:v>401.24099999999999</c:v>
                      </c:pt>
                      <c:pt idx="3696">
                        <c:v>401.238</c:v>
                      </c:pt>
                      <c:pt idx="3697">
                        <c:v>401.23500000000001</c:v>
                      </c:pt>
                      <c:pt idx="3698">
                        <c:v>401.233</c:v>
                      </c:pt>
                      <c:pt idx="3699">
                        <c:v>401.23</c:v>
                      </c:pt>
                      <c:pt idx="3700">
                        <c:v>401.22699999999998</c:v>
                      </c:pt>
                      <c:pt idx="3701">
                        <c:v>401.22500000000002</c:v>
                      </c:pt>
                      <c:pt idx="3702">
                        <c:v>401.22199999999998</c:v>
                      </c:pt>
                      <c:pt idx="3703">
                        <c:v>401.21899999999999</c:v>
                      </c:pt>
                      <c:pt idx="3704">
                        <c:v>401.21600000000001</c:v>
                      </c:pt>
                      <c:pt idx="3705">
                        <c:v>401.214</c:v>
                      </c:pt>
                      <c:pt idx="3706">
                        <c:v>401.21100000000001</c:v>
                      </c:pt>
                      <c:pt idx="3707">
                        <c:v>401.20800000000003</c:v>
                      </c:pt>
                      <c:pt idx="3708">
                        <c:v>401.20499999999998</c:v>
                      </c:pt>
                      <c:pt idx="3709">
                        <c:v>401.20299999999997</c:v>
                      </c:pt>
                      <c:pt idx="3710">
                        <c:v>401.2</c:v>
                      </c:pt>
                      <c:pt idx="3711">
                        <c:v>401.197</c:v>
                      </c:pt>
                      <c:pt idx="3712">
                        <c:v>401.19400000000002</c:v>
                      </c:pt>
                      <c:pt idx="3713">
                        <c:v>401.19200000000001</c:v>
                      </c:pt>
                      <c:pt idx="3714">
                        <c:v>401.18900000000002</c:v>
                      </c:pt>
                      <c:pt idx="3715">
                        <c:v>401.18599999999998</c:v>
                      </c:pt>
                      <c:pt idx="3716">
                        <c:v>401.18400000000003</c:v>
                      </c:pt>
                      <c:pt idx="3717">
                        <c:v>401.18099999999998</c:v>
                      </c:pt>
                      <c:pt idx="3718">
                        <c:v>401.178</c:v>
                      </c:pt>
                      <c:pt idx="3719">
                        <c:v>401.17500000000001</c:v>
                      </c:pt>
                      <c:pt idx="3720">
                        <c:v>401.173</c:v>
                      </c:pt>
                      <c:pt idx="3721">
                        <c:v>401.17</c:v>
                      </c:pt>
                      <c:pt idx="3722">
                        <c:v>401.16699999999997</c:v>
                      </c:pt>
                      <c:pt idx="3723">
                        <c:v>401.16500000000002</c:v>
                      </c:pt>
                      <c:pt idx="3724">
                        <c:v>401.16199999999998</c:v>
                      </c:pt>
                      <c:pt idx="3725">
                        <c:v>401.15899999999999</c:v>
                      </c:pt>
                      <c:pt idx="3726">
                        <c:v>401.15600000000001</c:v>
                      </c:pt>
                      <c:pt idx="3727">
                        <c:v>401.154</c:v>
                      </c:pt>
                      <c:pt idx="3728">
                        <c:v>401.15100000000001</c:v>
                      </c:pt>
                      <c:pt idx="3729">
                        <c:v>401.14800000000002</c:v>
                      </c:pt>
                      <c:pt idx="3730">
                        <c:v>401.14600000000002</c:v>
                      </c:pt>
                      <c:pt idx="3731">
                        <c:v>401.14299999999997</c:v>
                      </c:pt>
                      <c:pt idx="3732">
                        <c:v>401.14</c:v>
                      </c:pt>
                      <c:pt idx="3733">
                        <c:v>401.137</c:v>
                      </c:pt>
                      <c:pt idx="3734">
                        <c:v>401.13499999999999</c:v>
                      </c:pt>
                      <c:pt idx="3735">
                        <c:v>401.13200000000001</c:v>
                      </c:pt>
                      <c:pt idx="3736">
                        <c:v>401.12900000000002</c:v>
                      </c:pt>
                      <c:pt idx="3737">
                        <c:v>401.12700000000001</c:v>
                      </c:pt>
                      <c:pt idx="3738">
                        <c:v>401.12400000000002</c:v>
                      </c:pt>
                      <c:pt idx="3739">
                        <c:v>401.12099999999998</c:v>
                      </c:pt>
                      <c:pt idx="3740">
                        <c:v>401.11799999999999</c:v>
                      </c:pt>
                      <c:pt idx="3741">
                        <c:v>401.11599999999999</c:v>
                      </c:pt>
                      <c:pt idx="3742">
                        <c:v>401.113</c:v>
                      </c:pt>
                      <c:pt idx="3743">
                        <c:v>401.11</c:v>
                      </c:pt>
                      <c:pt idx="3744">
                        <c:v>401.108</c:v>
                      </c:pt>
                      <c:pt idx="3745">
                        <c:v>401.10500000000002</c:v>
                      </c:pt>
                      <c:pt idx="3746">
                        <c:v>401.10199999999998</c:v>
                      </c:pt>
                      <c:pt idx="3747">
                        <c:v>401.09899999999999</c:v>
                      </c:pt>
                      <c:pt idx="3748">
                        <c:v>401.09699999999998</c:v>
                      </c:pt>
                      <c:pt idx="3749">
                        <c:v>401.09399999999999</c:v>
                      </c:pt>
                      <c:pt idx="3750">
                        <c:v>401.09100000000001</c:v>
                      </c:pt>
                      <c:pt idx="3751">
                        <c:v>401.089</c:v>
                      </c:pt>
                      <c:pt idx="3752">
                        <c:v>401.08600000000001</c:v>
                      </c:pt>
                      <c:pt idx="3753">
                        <c:v>401.08300000000003</c:v>
                      </c:pt>
                      <c:pt idx="3754">
                        <c:v>401.08100000000002</c:v>
                      </c:pt>
                      <c:pt idx="3755">
                        <c:v>401.07799999999997</c:v>
                      </c:pt>
                      <c:pt idx="3756">
                        <c:v>401.07499999999999</c:v>
                      </c:pt>
                      <c:pt idx="3757">
                        <c:v>401.07299999999998</c:v>
                      </c:pt>
                      <c:pt idx="3758">
                        <c:v>401.07</c:v>
                      </c:pt>
                      <c:pt idx="3759">
                        <c:v>401.06700000000001</c:v>
                      </c:pt>
                      <c:pt idx="3760">
                        <c:v>401.06400000000002</c:v>
                      </c:pt>
                      <c:pt idx="3761">
                        <c:v>401.06200000000001</c:v>
                      </c:pt>
                      <c:pt idx="3762">
                        <c:v>401.05900000000003</c:v>
                      </c:pt>
                      <c:pt idx="3763">
                        <c:v>401.05599999999998</c:v>
                      </c:pt>
                      <c:pt idx="3764">
                        <c:v>401.05399999999997</c:v>
                      </c:pt>
                      <c:pt idx="3765">
                        <c:v>401.05099999999999</c:v>
                      </c:pt>
                      <c:pt idx="3766">
                        <c:v>401.048</c:v>
                      </c:pt>
                      <c:pt idx="3767">
                        <c:v>401.04599999999999</c:v>
                      </c:pt>
                      <c:pt idx="3768">
                        <c:v>401.04300000000001</c:v>
                      </c:pt>
                      <c:pt idx="3769">
                        <c:v>401.04</c:v>
                      </c:pt>
                      <c:pt idx="3770">
                        <c:v>401.03800000000001</c:v>
                      </c:pt>
                      <c:pt idx="3771">
                        <c:v>401.03500000000003</c:v>
                      </c:pt>
                      <c:pt idx="3772">
                        <c:v>401.03199999999998</c:v>
                      </c:pt>
                      <c:pt idx="3773">
                        <c:v>401.03</c:v>
                      </c:pt>
                      <c:pt idx="3774">
                        <c:v>401.02699999999999</c:v>
                      </c:pt>
                      <c:pt idx="3775">
                        <c:v>401.024</c:v>
                      </c:pt>
                      <c:pt idx="3776">
                        <c:v>401.02100000000002</c:v>
                      </c:pt>
                      <c:pt idx="3777">
                        <c:v>401.01900000000001</c:v>
                      </c:pt>
                      <c:pt idx="3778">
                        <c:v>401.01600000000002</c:v>
                      </c:pt>
                      <c:pt idx="3779">
                        <c:v>401.01299999999998</c:v>
                      </c:pt>
                      <c:pt idx="3780">
                        <c:v>401.01100000000002</c:v>
                      </c:pt>
                      <c:pt idx="3781">
                        <c:v>401.00799999999998</c:v>
                      </c:pt>
                      <c:pt idx="3782">
                        <c:v>401.005</c:v>
                      </c:pt>
                      <c:pt idx="3783">
                        <c:v>401.00299999999999</c:v>
                      </c:pt>
                      <c:pt idx="3784">
                        <c:v>401</c:v>
                      </c:pt>
                      <c:pt idx="3785">
                        <c:v>400.99700000000001</c:v>
                      </c:pt>
                      <c:pt idx="3786">
                        <c:v>400.995</c:v>
                      </c:pt>
                      <c:pt idx="3787">
                        <c:v>400.99200000000002</c:v>
                      </c:pt>
                      <c:pt idx="3788">
                        <c:v>400.98899999999998</c:v>
                      </c:pt>
                      <c:pt idx="3789">
                        <c:v>400.98700000000002</c:v>
                      </c:pt>
                      <c:pt idx="3790">
                        <c:v>400.98399999999998</c:v>
                      </c:pt>
                      <c:pt idx="3791">
                        <c:v>400.98099999999999</c:v>
                      </c:pt>
                      <c:pt idx="3792">
                        <c:v>400.97899999999998</c:v>
                      </c:pt>
                      <c:pt idx="3793">
                        <c:v>400.976</c:v>
                      </c:pt>
                      <c:pt idx="3794">
                        <c:v>400.97300000000001</c:v>
                      </c:pt>
                      <c:pt idx="3795">
                        <c:v>400.971</c:v>
                      </c:pt>
                      <c:pt idx="3796">
                        <c:v>400.96800000000002</c:v>
                      </c:pt>
                      <c:pt idx="3797">
                        <c:v>400.96499999999997</c:v>
                      </c:pt>
                      <c:pt idx="3798">
                        <c:v>400.96300000000002</c:v>
                      </c:pt>
                      <c:pt idx="3799">
                        <c:v>400.96</c:v>
                      </c:pt>
                      <c:pt idx="3800">
                        <c:v>400.95699999999999</c:v>
                      </c:pt>
                      <c:pt idx="3801">
                        <c:v>400.95499999999998</c:v>
                      </c:pt>
                      <c:pt idx="3802">
                        <c:v>400.952</c:v>
                      </c:pt>
                      <c:pt idx="3803">
                        <c:v>400.94900000000001</c:v>
                      </c:pt>
                      <c:pt idx="3804">
                        <c:v>400.947</c:v>
                      </c:pt>
                      <c:pt idx="3805">
                        <c:v>400.94400000000002</c:v>
                      </c:pt>
                      <c:pt idx="3806">
                        <c:v>400.94099999999997</c:v>
                      </c:pt>
                      <c:pt idx="3807">
                        <c:v>400.93900000000002</c:v>
                      </c:pt>
                      <c:pt idx="3808">
                        <c:v>400.93599999999998</c:v>
                      </c:pt>
                      <c:pt idx="3809">
                        <c:v>400.93299999999999</c:v>
                      </c:pt>
                      <c:pt idx="3810">
                        <c:v>400.93099999999998</c:v>
                      </c:pt>
                      <c:pt idx="3811">
                        <c:v>400.928</c:v>
                      </c:pt>
                      <c:pt idx="3812">
                        <c:v>400.92500000000001</c:v>
                      </c:pt>
                      <c:pt idx="3813">
                        <c:v>400.923</c:v>
                      </c:pt>
                      <c:pt idx="3814">
                        <c:v>400.92</c:v>
                      </c:pt>
                      <c:pt idx="3815">
                        <c:v>400.91699999999997</c:v>
                      </c:pt>
                      <c:pt idx="3816">
                        <c:v>400.91500000000002</c:v>
                      </c:pt>
                      <c:pt idx="3817">
                        <c:v>400.91199999999998</c:v>
                      </c:pt>
                      <c:pt idx="3818">
                        <c:v>400.91</c:v>
                      </c:pt>
                      <c:pt idx="3819">
                        <c:v>400.90699999999998</c:v>
                      </c:pt>
                      <c:pt idx="3820">
                        <c:v>400.904</c:v>
                      </c:pt>
                      <c:pt idx="3821">
                        <c:v>400.90199999999999</c:v>
                      </c:pt>
                      <c:pt idx="3822">
                        <c:v>400.899</c:v>
                      </c:pt>
                      <c:pt idx="3823">
                        <c:v>400.89600000000002</c:v>
                      </c:pt>
                      <c:pt idx="3824">
                        <c:v>400.89400000000001</c:v>
                      </c:pt>
                      <c:pt idx="3825">
                        <c:v>400.89100000000002</c:v>
                      </c:pt>
                      <c:pt idx="3826">
                        <c:v>400.88799999999998</c:v>
                      </c:pt>
                      <c:pt idx="3827">
                        <c:v>400.88600000000002</c:v>
                      </c:pt>
                      <c:pt idx="3828">
                        <c:v>400.88299999999998</c:v>
                      </c:pt>
                      <c:pt idx="3829">
                        <c:v>400.88</c:v>
                      </c:pt>
                      <c:pt idx="3830">
                        <c:v>400.87799999999999</c:v>
                      </c:pt>
                      <c:pt idx="3831">
                        <c:v>400.875</c:v>
                      </c:pt>
                      <c:pt idx="3832">
                        <c:v>400.87200000000001</c:v>
                      </c:pt>
                      <c:pt idx="3833">
                        <c:v>400.87</c:v>
                      </c:pt>
                      <c:pt idx="3834">
                        <c:v>400.86700000000002</c:v>
                      </c:pt>
                      <c:pt idx="3835">
                        <c:v>400.86500000000001</c:v>
                      </c:pt>
                      <c:pt idx="3836">
                        <c:v>400.86200000000002</c:v>
                      </c:pt>
                      <c:pt idx="3837">
                        <c:v>400.85899999999998</c:v>
                      </c:pt>
                      <c:pt idx="3838">
                        <c:v>400.85700000000003</c:v>
                      </c:pt>
                      <c:pt idx="3839">
                        <c:v>400.85399999999998</c:v>
                      </c:pt>
                      <c:pt idx="3840">
                        <c:v>400.851</c:v>
                      </c:pt>
                      <c:pt idx="3841">
                        <c:v>400.84899999999999</c:v>
                      </c:pt>
                      <c:pt idx="3842">
                        <c:v>400.846</c:v>
                      </c:pt>
                      <c:pt idx="3843">
                        <c:v>400.84399999999999</c:v>
                      </c:pt>
                      <c:pt idx="3844">
                        <c:v>400.84100000000001</c:v>
                      </c:pt>
                      <c:pt idx="3845">
                        <c:v>400.83800000000002</c:v>
                      </c:pt>
                      <c:pt idx="3846">
                        <c:v>400.83600000000001</c:v>
                      </c:pt>
                      <c:pt idx="3847">
                        <c:v>400.83300000000003</c:v>
                      </c:pt>
                      <c:pt idx="3848">
                        <c:v>400.83</c:v>
                      </c:pt>
                      <c:pt idx="3849">
                        <c:v>400.82799999999997</c:v>
                      </c:pt>
                      <c:pt idx="3850">
                        <c:v>400.82499999999999</c:v>
                      </c:pt>
                      <c:pt idx="3851">
                        <c:v>400.822</c:v>
                      </c:pt>
                      <c:pt idx="3852">
                        <c:v>400.82</c:v>
                      </c:pt>
                      <c:pt idx="3853">
                        <c:v>400.81700000000001</c:v>
                      </c:pt>
                      <c:pt idx="3854">
                        <c:v>400.815</c:v>
                      </c:pt>
                      <c:pt idx="3855">
                        <c:v>400.81200000000001</c:v>
                      </c:pt>
                      <c:pt idx="3856">
                        <c:v>400.80900000000003</c:v>
                      </c:pt>
                      <c:pt idx="3857">
                        <c:v>400.80700000000002</c:v>
                      </c:pt>
                      <c:pt idx="3858">
                        <c:v>400.80399999999997</c:v>
                      </c:pt>
                      <c:pt idx="3859">
                        <c:v>400.80099999999999</c:v>
                      </c:pt>
                      <c:pt idx="3860">
                        <c:v>400.79899999999998</c:v>
                      </c:pt>
                      <c:pt idx="3861">
                        <c:v>400.79599999999999</c:v>
                      </c:pt>
                      <c:pt idx="3862">
                        <c:v>400.79399999999998</c:v>
                      </c:pt>
                      <c:pt idx="3863">
                        <c:v>400.791</c:v>
                      </c:pt>
                      <c:pt idx="3864">
                        <c:v>400.78800000000001</c:v>
                      </c:pt>
                      <c:pt idx="3865">
                        <c:v>400.786</c:v>
                      </c:pt>
                      <c:pt idx="3866">
                        <c:v>400.78300000000002</c:v>
                      </c:pt>
                      <c:pt idx="3867">
                        <c:v>400.78100000000001</c:v>
                      </c:pt>
                      <c:pt idx="3868">
                        <c:v>400.77800000000002</c:v>
                      </c:pt>
                      <c:pt idx="3869">
                        <c:v>400.77499999999998</c:v>
                      </c:pt>
                      <c:pt idx="3870">
                        <c:v>400.77300000000002</c:v>
                      </c:pt>
                      <c:pt idx="3871">
                        <c:v>400.77</c:v>
                      </c:pt>
                      <c:pt idx="3872">
                        <c:v>400.767</c:v>
                      </c:pt>
                      <c:pt idx="3873">
                        <c:v>400.76499999999999</c:v>
                      </c:pt>
                      <c:pt idx="3874">
                        <c:v>400.762</c:v>
                      </c:pt>
                      <c:pt idx="3875">
                        <c:v>400.76</c:v>
                      </c:pt>
                      <c:pt idx="3876">
                        <c:v>400.75700000000001</c:v>
                      </c:pt>
                      <c:pt idx="3877">
                        <c:v>400.75400000000002</c:v>
                      </c:pt>
                      <c:pt idx="3878">
                        <c:v>400.75200000000001</c:v>
                      </c:pt>
                      <c:pt idx="3879">
                        <c:v>400.74900000000002</c:v>
                      </c:pt>
                      <c:pt idx="3880">
                        <c:v>400.74700000000001</c:v>
                      </c:pt>
                      <c:pt idx="3881">
                        <c:v>400.74400000000003</c:v>
                      </c:pt>
                      <c:pt idx="3882">
                        <c:v>400.74099999999999</c:v>
                      </c:pt>
                      <c:pt idx="3883">
                        <c:v>400.73899999999998</c:v>
                      </c:pt>
                      <c:pt idx="3884">
                        <c:v>400.73599999999999</c:v>
                      </c:pt>
                      <c:pt idx="3885">
                        <c:v>400.73399999999998</c:v>
                      </c:pt>
                      <c:pt idx="3886">
                        <c:v>400.73099999999999</c:v>
                      </c:pt>
                      <c:pt idx="3887">
                        <c:v>400.72800000000001</c:v>
                      </c:pt>
                      <c:pt idx="3888">
                        <c:v>400.726</c:v>
                      </c:pt>
                      <c:pt idx="3889">
                        <c:v>400.72300000000001</c:v>
                      </c:pt>
                      <c:pt idx="3890">
                        <c:v>400.721</c:v>
                      </c:pt>
                      <c:pt idx="3891">
                        <c:v>400.71800000000002</c:v>
                      </c:pt>
                      <c:pt idx="3892">
                        <c:v>400.71499999999997</c:v>
                      </c:pt>
                      <c:pt idx="3893">
                        <c:v>400.71300000000002</c:v>
                      </c:pt>
                      <c:pt idx="3894">
                        <c:v>400.71</c:v>
                      </c:pt>
                      <c:pt idx="3895">
                        <c:v>400.70800000000003</c:v>
                      </c:pt>
                      <c:pt idx="3896">
                        <c:v>400.70499999999998</c:v>
                      </c:pt>
                      <c:pt idx="3897">
                        <c:v>400.702</c:v>
                      </c:pt>
                      <c:pt idx="3898">
                        <c:v>400.7</c:v>
                      </c:pt>
                      <c:pt idx="3899">
                        <c:v>400.697</c:v>
                      </c:pt>
                      <c:pt idx="3900">
                        <c:v>400.69499999999999</c:v>
                      </c:pt>
                      <c:pt idx="3901">
                        <c:v>400.69200000000001</c:v>
                      </c:pt>
                      <c:pt idx="3902">
                        <c:v>400.68900000000002</c:v>
                      </c:pt>
                      <c:pt idx="3903">
                        <c:v>400.68700000000001</c:v>
                      </c:pt>
                      <c:pt idx="3904">
                        <c:v>400.68400000000003</c:v>
                      </c:pt>
                      <c:pt idx="3905">
                        <c:v>400.68200000000002</c:v>
                      </c:pt>
                      <c:pt idx="3906">
                        <c:v>400.67899999999997</c:v>
                      </c:pt>
                      <c:pt idx="3907">
                        <c:v>400.67599999999999</c:v>
                      </c:pt>
                      <c:pt idx="3908">
                        <c:v>400.67399999999998</c:v>
                      </c:pt>
                      <c:pt idx="3909">
                        <c:v>400.67099999999999</c:v>
                      </c:pt>
                      <c:pt idx="3910">
                        <c:v>400.66899999999998</c:v>
                      </c:pt>
                      <c:pt idx="3911">
                        <c:v>400.666</c:v>
                      </c:pt>
                      <c:pt idx="3912">
                        <c:v>400.66300000000001</c:v>
                      </c:pt>
                      <c:pt idx="3913">
                        <c:v>400.661</c:v>
                      </c:pt>
                      <c:pt idx="3914">
                        <c:v>400.65800000000002</c:v>
                      </c:pt>
                      <c:pt idx="3915">
                        <c:v>400.65600000000001</c:v>
                      </c:pt>
                      <c:pt idx="3916">
                        <c:v>400.65300000000002</c:v>
                      </c:pt>
                      <c:pt idx="3917">
                        <c:v>400.65100000000001</c:v>
                      </c:pt>
                      <c:pt idx="3918">
                        <c:v>400.64800000000002</c:v>
                      </c:pt>
                      <c:pt idx="3919">
                        <c:v>400.64499999999998</c:v>
                      </c:pt>
                      <c:pt idx="3920">
                        <c:v>400.64299999999997</c:v>
                      </c:pt>
                      <c:pt idx="3921">
                        <c:v>400.64</c:v>
                      </c:pt>
                      <c:pt idx="3922">
                        <c:v>400.63799999999998</c:v>
                      </c:pt>
                      <c:pt idx="3923">
                        <c:v>400.63499999999999</c:v>
                      </c:pt>
                      <c:pt idx="3924">
                        <c:v>400.63200000000001</c:v>
                      </c:pt>
                      <c:pt idx="3925">
                        <c:v>400.63</c:v>
                      </c:pt>
                      <c:pt idx="3926">
                        <c:v>400.62700000000001</c:v>
                      </c:pt>
                      <c:pt idx="3927">
                        <c:v>400.625</c:v>
                      </c:pt>
                      <c:pt idx="3928">
                        <c:v>400.62200000000001</c:v>
                      </c:pt>
                      <c:pt idx="3929">
                        <c:v>400.62</c:v>
                      </c:pt>
                      <c:pt idx="3930">
                        <c:v>400.61700000000002</c:v>
                      </c:pt>
                      <c:pt idx="3931">
                        <c:v>400.61399999999998</c:v>
                      </c:pt>
                      <c:pt idx="3932">
                        <c:v>400.61200000000002</c:v>
                      </c:pt>
                      <c:pt idx="3933">
                        <c:v>400.60899999999998</c:v>
                      </c:pt>
                      <c:pt idx="3934">
                        <c:v>400.60700000000003</c:v>
                      </c:pt>
                      <c:pt idx="3935">
                        <c:v>400.60399999999998</c:v>
                      </c:pt>
                      <c:pt idx="3936">
                        <c:v>400.60199999999998</c:v>
                      </c:pt>
                      <c:pt idx="3937">
                        <c:v>400.59899999999999</c:v>
                      </c:pt>
                      <c:pt idx="3938">
                        <c:v>400.596</c:v>
                      </c:pt>
                      <c:pt idx="3939">
                        <c:v>400.59399999999999</c:v>
                      </c:pt>
                      <c:pt idx="3940">
                        <c:v>400.59100000000001</c:v>
                      </c:pt>
                      <c:pt idx="3941">
                        <c:v>400.589</c:v>
                      </c:pt>
                      <c:pt idx="3942">
                        <c:v>400.58600000000001</c:v>
                      </c:pt>
                      <c:pt idx="3943">
                        <c:v>400.584</c:v>
                      </c:pt>
                      <c:pt idx="3944">
                        <c:v>400.58100000000002</c:v>
                      </c:pt>
                      <c:pt idx="3945">
                        <c:v>400.57799999999997</c:v>
                      </c:pt>
                      <c:pt idx="3946">
                        <c:v>400.57600000000002</c:v>
                      </c:pt>
                      <c:pt idx="3947">
                        <c:v>400.57299999999998</c:v>
                      </c:pt>
                      <c:pt idx="3948">
                        <c:v>400.57100000000003</c:v>
                      </c:pt>
                      <c:pt idx="3949">
                        <c:v>400.56799999999998</c:v>
                      </c:pt>
                      <c:pt idx="3950">
                        <c:v>400.56599999999997</c:v>
                      </c:pt>
                      <c:pt idx="3951">
                        <c:v>400.56299999999999</c:v>
                      </c:pt>
                      <c:pt idx="3952">
                        <c:v>400.56099999999998</c:v>
                      </c:pt>
                      <c:pt idx="3953">
                        <c:v>400.55799999999999</c:v>
                      </c:pt>
                      <c:pt idx="3954">
                        <c:v>400.55500000000001</c:v>
                      </c:pt>
                      <c:pt idx="3955">
                        <c:v>400.553</c:v>
                      </c:pt>
                      <c:pt idx="3956">
                        <c:v>400.55</c:v>
                      </c:pt>
                      <c:pt idx="3957">
                        <c:v>400.548</c:v>
                      </c:pt>
                      <c:pt idx="3958">
                        <c:v>400.54500000000002</c:v>
                      </c:pt>
                      <c:pt idx="3959">
                        <c:v>400.54300000000001</c:v>
                      </c:pt>
                      <c:pt idx="3960">
                        <c:v>400.54</c:v>
                      </c:pt>
                      <c:pt idx="3961">
                        <c:v>400.53800000000001</c:v>
                      </c:pt>
                      <c:pt idx="3962">
                        <c:v>400.53500000000003</c:v>
                      </c:pt>
                      <c:pt idx="3963">
                        <c:v>400.53199999999998</c:v>
                      </c:pt>
                      <c:pt idx="3964">
                        <c:v>400.53</c:v>
                      </c:pt>
                      <c:pt idx="3965">
                        <c:v>400.52699999999999</c:v>
                      </c:pt>
                      <c:pt idx="3966">
                        <c:v>400.52499999999998</c:v>
                      </c:pt>
                      <c:pt idx="3967">
                        <c:v>400.52199999999999</c:v>
                      </c:pt>
                      <c:pt idx="3968">
                        <c:v>400.52</c:v>
                      </c:pt>
                      <c:pt idx="3969">
                        <c:v>400.517</c:v>
                      </c:pt>
                      <c:pt idx="3970">
                        <c:v>400.51499999999999</c:v>
                      </c:pt>
                      <c:pt idx="3971">
                        <c:v>400.512</c:v>
                      </c:pt>
                      <c:pt idx="3972">
                        <c:v>400.50900000000001</c:v>
                      </c:pt>
                      <c:pt idx="3973">
                        <c:v>400.50700000000001</c:v>
                      </c:pt>
                      <c:pt idx="3974">
                        <c:v>400.50400000000002</c:v>
                      </c:pt>
                      <c:pt idx="3975">
                        <c:v>400.50200000000001</c:v>
                      </c:pt>
                      <c:pt idx="3976">
                        <c:v>400.49900000000002</c:v>
                      </c:pt>
                      <c:pt idx="3977">
                        <c:v>400.49700000000001</c:v>
                      </c:pt>
                      <c:pt idx="3978">
                        <c:v>400.49400000000003</c:v>
                      </c:pt>
                      <c:pt idx="3979">
                        <c:v>400.49200000000002</c:v>
                      </c:pt>
                      <c:pt idx="3980">
                        <c:v>400.48899999999998</c:v>
                      </c:pt>
                      <c:pt idx="3981">
                        <c:v>400.48700000000002</c:v>
                      </c:pt>
                      <c:pt idx="3982">
                        <c:v>400.48399999999998</c:v>
                      </c:pt>
                      <c:pt idx="3983">
                        <c:v>400.48200000000003</c:v>
                      </c:pt>
                      <c:pt idx="3984">
                        <c:v>400.47899999999998</c:v>
                      </c:pt>
                      <c:pt idx="3985">
                        <c:v>400.47699999999998</c:v>
                      </c:pt>
                      <c:pt idx="3986">
                        <c:v>400.47399999999999</c:v>
                      </c:pt>
                      <c:pt idx="3987">
                        <c:v>400.47199999999998</c:v>
                      </c:pt>
                      <c:pt idx="3988">
                        <c:v>400.46899999999999</c:v>
                      </c:pt>
                      <c:pt idx="3989">
                        <c:v>400.46699999999998</c:v>
                      </c:pt>
                      <c:pt idx="3990">
                        <c:v>400.464</c:v>
                      </c:pt>
                      <c:pt idx="3991">
                        <c:v>400.46199999999999</c:v>
                      </c:pt>
                      <c:pt idx="3992">
                        <c:v>400.459</c:v>
                      </c:pt>
                      <c:pt idx="3993">
                        <c:v>400.45699999999999</c:v>
                      </c:pt>
                      <c:pt idx="3994">
                        <c:v>400.45400000000001</c:v>
                      </c:pt>
                      <c:pt idx="3995">
                        <c:v>400.452</c:v>
                      </c:pt>
                      <c:pt idx="3996">
                        <c:v>400.44900000000001</c:v>
                      </c:pt>
                      <c:pt idx="3997">
                        <c:v>400.447</c:v>
                      </c:pt>
                      <c:pt idx="3998">
                        <c:v>400.44400000000002</c:v>
                      </c:pt>
                      <c:pt idx="3999">
                        <c:v>400.44200000000001</c:v>
                      </c:pt>
                      <c:pt idx="4000">
                        <c:v>400.44</c:v>
                      </c:pt>
                      <c:pt idx="4001">
                        <c:v>400.43700000000001</c:v>
                      </c:pt>
                      <c:pt idx="4002">
                        <c:v>400.435</c:v>
                      </c:pt>
                      <c:pt idx="4003">
                        <c:v>400.43200000000002</c:v>
                      </c:pt>
                      <c:pt idx="4004">
                        <c:v>400.43</c:v>
                      </c:pt>
                      <c:pt idx="4005">
                        <c:v>400.428</c:v>
                      </c:pt>
                      <c:pt idx="4006">
                        <c:v>400.42599999999999</c:v>
                      </c:pt>
                      <c:pt idx="4007">
                        <c:v>400.423</c:v>
                      </c:pt>
                      <c:pt idx="4008">
                        <c:v>400.42099999999999</c:v>
                      </c:pt>
                      <c:pt idx="4009">
                        <c:v>400.41899999999998</c:v>
                      </c:pt>
                      <c:pt idx="4010">
                        <c:v>400.41699999999997</c:v>
                      </c:pt>
                      <c:pt idx="4011">
                        <c:v>400.41399999999999</c:v>
                      </c:pt>
                      <c:pt idx="4012">
                        <c:v>400.41199999999998</c:v>
                      </c:pt>
                      <c:pt idx="4013">
                        <c:v>400.41</c:v>
                      </c:pt>
                      <c:pt idx="4014">
                        <c:v>400.40800000000002</c:v>
                      </c:pt>
                      <c:pt idx="4015">
                        <c:v>400.40600000000001</c:v>
                      </c:pt>
                      <c:pt idx="4016">
                        <c:v>400.40499999999997</c:v>
                      </c:pt>
                      <c:pt idx="4017">
                        <c:v>400.40300000000002</c:v>
                      </c:pt>
                      <c:pt idx="4018">
                        <c:v>400.40100000000001</c:v>
                      </c:pt>
                      <c:pt idx="4019">
                        <c:v>400.399</c:v>
                      </c:pt>
                      <c:pt idx="4020">
                        <c:v>400.39800000000002</c:v>
                      </c:pt>
                      <c:pt idx="4021">
                        <c:v>400.39600000000002</c:v>
                      </c:pt>
                      <c:pt idx="4022">
                        <c:v>400.39499999999998</c:v>
                      </c:pt>
                      <c:pt idx="4023">
                        <c:v>400.39299999999997</c:v>
                      </c:pt>
                      <c:pt idx="4024">
                        <c:v>400.392</c:v>
                      </c:pt>
                      <c:pt idx="4025">
                        <c:v>400.39100000000002</c:v>
                      </c:pt>
                      <c:pt idx="4026">
                        <c:v>400.39</c:v>
                      </c:pt>
                      <c:pt idx="4027">
                        <c:v>400.38900000000001</c:v>
                      </c:pt>
                      <c:pt idx="4028">
                        <c:v>400.38799999999998</c:v>
                      </c:pt>
                      <c:pt idx="4029">
                        <c:v>400.38799999999998</c:v>
                      </c:pt>
                      <c:pt idx="4030">
                        <c:v>400.387</c:v>
                      </c:pt>
                      <c:pt idx="4031">
                        <c:v>400.387</c:v>
                      </c:pt>
                      <c:pt idx="4032">
                        <c:v>400.387</c:v>
                      </c:pt>
                      <c:pt idx="4033">
                        <c:v>400.387</c:v>
                      </c:pt>
                      <c:pt idx="4034">
                        <c:v>400.38799999999998</c:v>
                      </c:pt>
                      <c:pt idx="4035">
                        <c:v>400.38900000000001</c:v>
                      </c:pt>
                      <c:pt idx="4036">
                        <c:v>400.38900000000001</c:v>
                      </c:pt>
                      <c:pt idx="4037">
                        <c:v>400.39100000000002</c:v>
                      </c:pt>
                      <c:pt idx="4038">
                        <c:v>400.392</c:v>
                      </c:pt>
                      <c:pt idx="4039">
                        <c:v>400.39400000000001</c:v>
                      </c:pt>
                      <c:pt idx="4040">
                        <c:v>400.39600000000002</c:v>
                      </c:pt>
                      <c:pt idx="4041">
                        <c:v>400.399</c:v>
                      </c:pt>
                      <c:pt idx="4042">
                        <c:v>400.40199999999999</c:v>
                      </c:pt>
                      <c:pt idx="4043">
                        <c:v>400.40499999999997</c:v>
                      </c:pt>
                      <c:pt idx="4044">
                        <c:v>400.40899999999999</c:v>
                      </c:pt>
                      <c:pt idx="4045">
                        <c:v>400.41300000000001</c:v>
                      </c:pt>
                      <c:pt idx="4046">
                        <c:v>400.41800000000001</c:v>
                      </c:pt>
                      <c:pt idx="4047">
                        <c:v>400.423</c:v>
                      </c:pt>
                      <c:pt idx="4048">
                        <c:v>400.428</c:v>
                      </c:pt>
                      <c:pt idx="4049">
                        <c:v>400.435</c:v>
                      </c:pt>
                      <c:pt idx="4050">
                        <c:v>400.44099999999997</c:v>
                      </c:pt>
                      <c:pt idx="4051">
                        <c:v>400.44900000000001</c:v>
                      </c:pt>
                      <c:pt idx="4052">
                        <c:v>400.45699999999999</c:v>
                      </c:pt>
                      <c:pt idx="4053">
                        <c:v>400.46600000000001</c:v>
                      </c:pt>
                      <c:pt idx="4054">
                        <c:v>400.47500000000002</c:v>
                      </c:pt>
                      <c:pt idx="4055">
                        <c:v>400.48599999999999</c:v>
                      </c:pt>
                      <c:pt idx="4056">
                        <c:v>400.49700000000001</c:v>
                      </c:pt>
                      <c:pt idx="4057">
                        <c:v>400.50900000000001</c:v>
                      </c:pt>
                      <c:pt idx="4058">
                        <c:v>400.52199999999999</c:v>
                      </c:pt>
                      <c:pt idx="4059">
                        <c:v>400.536</c:v>
                      </c:pt>
                      <c:pt idx="4060">
                        <c:v>400.55099999999999</c:v>
                      </c:pt>
                      <c:pt idx="4061">
                        <c:v>400.56799999999998</c:v>
                      </c:pt>
                      <c:pt idx="4062">
                        <c:v>400.58499999999998</c:v>
                      </c:pt>
                      <c:pt idx="4063">
                        <c:v>400.60399999999998</c:v>
                      </c:pt>
                      <c:pt idx="4064">
                        <c:v>400.62400000000002</c:v>
                      </c:pt>
                      <c:pt idx="4065">
                        <c:v>400.64499999999998</c:v>
                      </c:pt>
                      <c:pt idx="4066">
                        <c:v>400.66699999999997</c:v>
                      </c:pt>
                      <c:pt idx="4067">
                        <c:v>400.69099999999997</c:v>
                      </c:pt>
                      <c:pt idx="4068">
                        <c:v>400.71699999999998</c:v>
                      </c:pt>
                      <c:pt idx="4069">
                        <c:v>400.74299999999999</c:v>
                      </c:pt>
                      <c:pt idx="4070">
                        <c:v>400.77100000000002</c:v>
                      </c:pt>
                      <c:pt idx="4071">
                        <c:v>400.80099999999999</c:v>
                      </c:pt>
                      <c:pt idx="4072">
                        <c:v>400.83199999999999</c:v>
                      </c:pt>
                      <c:pt idx="4073">
                        <c:v>400.86599999999999</c:v>
                      </c:pt>
                      <c:pt idx="4074">
                        <c:v>400.90100000000001</c:v>
                      </c:pt>
                      <c:pt idx="4075">
                        <c:v>400.93799999999999</c:v>
                      </c:pt>
                      <c:pt idx="4076">
                        <c:v>400.97699999999998</c:v>
                      </c:pt>
                      <c:pt idx="4077">
                        <c:v>401.01799999999997</c:v>
                      </c:pt>
                      <c:pt idx="4078">
                        <c:v>401.06099999999998</c:v>
                      </c:pt>
                      <c:pt idx="4079">
                        <c:v>401.10599999999999</c:v>
                      </c:pt>
                      <c:pt idx="4080">
                        <c:v>401.154</c:v>
                      </c:pt>
                      <c:pt idx="4081">
                        <c:v>401.20499999999998</c:v>
                      </c:pt>
                      <c:pt idx="4082">
                        <c:v>401.25799999999998</c:v>
                      </c:pt>
                      <c:pt idx="4083">
                        <c:v>401.31299999999999</c:v>
                      </c:pt>
                      <c:pt idx="4084">
                        <c:v>401.37200000000001</c:v>
                      </c:pt>
                      <c:pt idx="4085">
                        <c:v>401.43299999999999</c:v>
                      </c:pt>
                      <c:pt idx="4086">
                        <c:v>401.49700000000001</c:v>
                      </c:pt>
                      <c:pt idx="4087">
                        <c:v>401.565</c:v>
                      </c:pt>
                      <c:pt idx="4088">
                        <c:v>401.63499999999999</c:v>
                      </c:pt>
                      <c:pt idx="4089">
                        <c:v>401.709</c:v>
                      </c:pt>
                      <c:pt idx="4090">
                        <c:v>401.78699999999998</c:v>
                      </c:pt>
                      <c:pt idx="4091">
                        <c:v>401.86799999999999</c:v>
                      </c:pt>
                      <c:pt idx="4092">
                        <c:v>401.952</c:v>
                      </c:pt>
                      <c:pt idx="4093">
                        <c:v>402.04</c:v>
                      </c:pt>
                      <c:pt idx="4094">
                        <c:v>402.13200000000001</c:v>
                      </c:pt>
                      <c:pt idx="4095">
                        <c:v>402.22800000000001</c:v>
                      </c:pt>
                      <c:pt idx="4096">
                        <c:v>402.32900000000001</c:v>
                      </c:pt>
                      <c:pt idx="4097">
                        <c:v>402.43299999999999</c:v>
                      </c:pt>
                      <c:pt idx="4098">
                        <c:v>402.54199999999997</c:v>
                      </c:pt>
                      <c:pt idx="4099">
                        <c:v>402.65600000000001</c:v>
                      </c:pt>
                      <c:pt idx="4100">
                        <c:v>402.77499999999998</c:v>
                      </c:pt>
                      <c:pt idx="4101">
                        <c:v>402.899</c:v>
                      </c:pt>
                      <c:pt idx="4102">
                        <c:v>403.02800000000002</c:v>
                      </c:pt>
                      <c:pt idx="4103">
                        <c:v>403.16300000000001</c:v>
                      </c:pt>
                      <c:pt idx="4104">
                        <c:v>403.303</c:v>
                      </c:pt>
                      <c:pt idx="4105">
                        <c:v>403.45</c:v>
                      </c:pt>
                      <c:pt idx="4106">
                        <c:v>403.60300000000001</c:v>
                      </c:pt>
                      <c:pt idx="4107">
                        <c:v>403.76299999999998</c:v>
                      </c:pt>
                      <c:pt idx="4108">
                        <c:v>403.92899999999997</c:v>
                      </c:pt>
                      <c:pt idx="4109">
                        <c:v>404.10199999999998</c:v>
                      </c:pt>
                      <c:pt idx="4110">
                        <c:v>404.28300000000002</c:v>
                      </c:pt>
                      <c:pt idx="4111">
                        <c:v>404.47199999999998</c:v>
                      </c:pt>
                      <c:pt idx="4112">
                        <c:v>404.66800000000001</c:v>
                      </c:pt>
                      <c:pt idx="4113">
                        <c:v>404.87299999999999</c:v>
                      </c:pt>
                      <c:pt idx="4114">
                        <c:v>405.08600000000001</c:v>
                      </c:pt>
                      <c:pt idx="4115">
                        <c:v>405.30799999999999</c:v>
                      </c:pt>
                      <c:pt idx="4116">
                        <c:v>405.42099999999999</c:v>
                      </c:pt>
                      <c:pt idx="4117">
                        <c:v>405.42099999999999</c:v>
                      </c:pt>
                      <c:pt idx="4118">
                        <c:v>471.83100000000002</c:v>
                      </c:pt>
                      <c:pt idx="4119">
                        <c:v>534.63099999999997</c:v>
                      </c:pt>
                      <c:pt idx="4120">
                        <c:v>576.34500000000003</c:v>
                      </c:pt>
                      <c:pt idx="4121">
                        <c:v>598.654</c:v>
                      </c:pt>
                      <c:pt idx="4122">
                        <c:v>607.779</c:v>
                      </c:pt>
                      <c:pt idx="4123">
                        <c:v>608.74099999999999</c:v>
                      </c:pt>
                      <c:pt idx="4124">
                        <c:v>604.87900000000002</c:v>
                      </c:pt>
                      <c:pt idx="4125">
                        <c:v>598.28399999999999</c:v>
                      </c:pt>
                      <c:pt idx="4126">
                        <c:v>590.24900000000002</c:v>
                      </c:pt>
                      <c:pt idx="4127">
                        <c:v>581.55899999999997</c:v>
                      </c:pt>
                      <c:pt idx="4128">
                        <c:v>572.69100000000003</c:v>
                      </c:pt>
                      <c:pt idx="4129">
                        <c:v>563.92899999999997</c:v>
                      </c:pt>
                      <c:pt idx="4130">
                        <c:v>555.43600000000004</c:v>
                      </c:pt>
                      <c:pt idx="4131">
                        <c:v>547.30200000000002</c:v>
                      </c:pt>
                      <c:pt idx="4132">
                        <c:v>539.577</c:v>
                      </c:pt>
                      <c:pt idx="4133">
                        <c:v>532.27499999999998</c:v>
                      </c:pt>
                      <c:pt idx="4134">
                        <c:v>525.399</c:v>
                      </c:pt>
                      <c:pt idx="4135">
                        <c:v>518.94000000000005</c:v>
                      </c:pt>
                      <c:pt idx="4136">
                        <c:v>512.88</c:v>
                      </c:pt>
                      <c:pt idx="4137">
                        <c:v>507.202</c:v>
                      </c:pt>
                      <c:pt idx="4138">
                        <c:v>501.88499999999999</c:v>
                      </c:pt>
                      <c:pt idx="4139">
                        <c:v>496.90699999999998</c:v>
                      </c:pt>
                      <c:pt idx="4140">
                        <c:v>492.24700000000001</c:v>
                      </c:pt>
                      <c:pt idx="4141">
                        <c:v>487.88499999999999</c:v>
                      </c:pt>
                      <c:pt idx="4142">
                        <c:v>483.8</c:v>
                      </c:pt>
                      <c:pt idx="4143">
                        <c:v>479.97199999999998</c:v>
                      </c:pt>
                      <c:pt idx="4144">
                        <c:v>476.37799999999999</c:v>
                      </c:pt>
                      <c:pt idx="4145">
                        <c:v>472.99599999999998</c:v>
                      </c:pt>
                      <c:pt idx="4146">
                        <c:v>469.82400000000001</c:v>
                      </c:pt>
                      <c:pt idx="4147">
                        <c:v>466.846</c:v>
                      </c:pt>
                      <c:pt idx="4148">
                        <c:v>464.048</c:v>
                      </c:pt>
                      <c:pt idx="4149">
                        <c:v>461.41800000000001</c:v>
                      </c:pt>
                      <c:pt idx="4150">
                        <c:v>458.94299999999998</c:v>
                      </c:pt>
                      <c:pt idx="4151">
                        <c:v>456.613</c:v>
                      </c:pt>
                      <c:pt idx="4152">
                        <c:v>454.41699999999997</c:v>
                      </c:pt>
                      <c:pt idx="4153">
                        <c:v>452.35399999999998</c:v>
                      </c:pt>
                      <c:pt idx="4154">
                        <c:v>450.40600000000001</c:v>
                      </c:pt>
                      <c:pt idx="4155">
                        <c:v>448.56700000000001</c:v>
                      </c:pt>
                      <c:pt idx="4156">
                        <c:v>446.83</c:v>
                      </c:pt>
                      <c:pt idx="4157">
                        <c:v>445.18799999999999</c:v>
                      </c:pt>
                      <c:pt idx="4158">
                        <c:v>443.63200000000001</c:v>
                      </c:pt>
                      <c:pt idx="4159">
                        <c:v>442.15800000000002</c:v>
                      </c:pt>
                      <c:pt idx="4160">
                        <c:v>440.76</c:v>
                      </c:pt>
                      <c:pt idx="4161">
                        <c:v>439.43200000000002</c:v>
                      </c:pt>
                      <c:pt idx="4162">
                        <c:v>438.17</c:v>
                      </c:pt>
                      <c:pt idx="4163">
                        <c:v>436.97</c:v>
                      </c:pt>
                      <c:pt idx="4164">
                        <c:v>435.82600000000002</c:v>
                      </c:pt>
                      <c:pt idx="4165">
                        <c:v>434.73700000000002</c:v>
                      </c:pt>
                      <c:pt idx="4166">
                        <c:v>433.69799999999998</c:v>
                      </c:pt>
                      <c:pt idx="4167">
                        <c:v>432.70699999999999</c:v>
                      </c:pt>
                      <c:pt idx="4168">
                        <c:v>431.76</c:v>
                      </c:pt>
                      <c:pt idx="4169">
                        <c:v>430.85500000000002</c:v>
                      </c:pt>
                      <c:pt idx="4170">
                        <c:v>429.98899999999998</c:v>
                      </c:pt>
                      <c:pt idx="4171">
                        <c:v>429.161</c:v>
                      </c:pt>
                      <c:pt idx="4172">
                        <c:v>428.36799999999999</c:v>
                      </c:pt>
                      <c:pt idx="4173">
                        <c:v>427.60700000000003</c:v>
                      </c:pt>
                      <c:pt idx="4174">
                        <c:v>426.87799999999999</c:v>
                      </c:pt>
                      <c:pt idx="4175">
                        <c:v>426.178</c:v>
                      </c:pt>
                      <c:pt idx="4176">
                        <c:v>425.50599999999997</c:v>
                      </c:pt>
                      <c:pt idx="4177">
                        <c:v>424.86099999999999</c:v>
                      </c:pt>
                      <c:pt idx="4178">
                        <c:v>424.24</c:v>
                      </c:pt>
                      <c:pt idx="4179">
                        <c:v>423.642</c:v>
                      </c:pt>
                      <c:pt idx="4180">
                        <c:v>423.06599999999997</c:v>
                      </c:pt>
                      <c:pt idx="4181">
                        <c:v>422.512</c:v>
                      </c:pt>
                      <c:pt idx="4182">
                        <c:v>421.97699999999998</c:v>
                      </c:pt>
                      <c:pt idx="4183">
                        <c:v>421.46100000000001</c:v>
                      </c:pt>
                      <c:pt idx="4184">
                        <c:v>420.96199999999999</c:v>
                      </c:pt>
                      <c:pt idx="4185">
                        <c:v>420.48099999999999</c:v>
                      </c:pt>
                      <c:pt idx="4186">
                        <c:v>420.01499999999999</c:v>
                      </c:pt>
                      <c:pt idx="4187">
                        <c:v>419.565</c:v>
                      </c:pt>
                      <c:pt idx="4188">
                        <c:v>419.46199999999999</c:v>
                      </c:pt>
                      <c:pt idx="4189">
                        <c:v>419.46199999999999</c:v>
                      </c:pt>
                      <c:pt idx="4190">
                        <c:v>419.45800000000003</c:v>
                      </c:pt>
                      <c:pt idx="4191">
                        <c:v>419.45400000000001</c:v>
                      </c:pt>
                      <c:pt idx="4192">
                        <c:v>419.44900000000001</c:v>
                      </c:pt>
                      <c:pt idx="4193">
                        <c:v>419.44499999999999</c:v>
                      </c:pt>
                      <c:pt idx="4194">
                        <c:v>419.44</c:v>
                      </c:pt>
                      <c:pt idx="4195">
                        <c:v>419.43599999999998</c:v>
                      </c:pt>
                      <c:pt idx="4196">
                        <c:v>419.43099999999998</c:v>
                      </c:pt>
                      <c:pt idx="4197">
                        <c:v>419.42700000000002</c:v>
                      </c:pt>
                      <c:pt idx="4198">
                        <c:v>419.42200000000003</c:v>
                      </c:pt>
                      <c:pt idx="4199">
                        <c:v>419.41800000000001</c:v>
                      </c:pt>
                      <c:pt idx="4200">
                        <c:v>419.41300000000001</c:v>
                      </c:pt>
                      <c:pt idx="4201">
                        <c:v>419.40899999999999</c:v>
                      </c:pt>
                      <c:pt idx="4202">
                        <c:v>419.40499999999997</c:v>
                      </c:pt>
                      <c:pt idx="4203">
                        <c:v>419.4</c:v>
                      </c:pt>
                      <c:pt idx="4204">
                        <c:v>419.39600000000002</c:v>
                      </c:pt>
                      <c:pt idx="4205">
                        <c:v>419.39100000000002</c:v>
                      </c:pt>
                      <c:pt idx="4206">
                        <c:v>419.387</c:v>
                      </c:pt>
                      <c:pt idx="4207">
                        <c:v>419.38200000000001</c:v>
                      </c:pt>
                      <c:pt idx="4208">
                        <c:v>419.37799999999999</c:v>
                      </c:pt>
                      <c:pt idx="4209">
                        <c:v>419.37299999999999</c:v>
                      </c:pt>
                      <c:pt idx="4210">
                        <c:v>419.36900000000003</c:v>
                      </c:pt>
                      <c:pt idx="4211">
                        <c:v>419.36500000000001</c:v>
                      </c:pt>
                      <c:pt idx="4212">
                        <c:v>419.36</c:v>
                      </c:pt>
                      <c:pt idx="4213">
                        <c:v>419.35599999999999</c:v>
                      </c:pt>
                      <c:pt idx="4214">
                        <c:v>419.351</c:v>
                      </c:pt>
                      <c:pt idx="4215">
                        <c:v>419.34699999999998</c:v>
                      </c:pt>
                      <c:pt idx="4216">
                        <c:v>419.34199999999998</c:v>
                      </c:pt>
                      <c:pt idx="4217">
                        <c:v>419.33800000000002</c:v>
                      </c:pt>
                      <c:pt idx="4218">
                        <c:v>419.33300000000003</c:v>
                      </c:pt>
                      <c:pt idx="4219">
                        <c:v>419.32900000000001</c:v>
                      </c:pt>
                      <c:pt idx="4220">
                        <c:v>419.32499999999999</c:v>
                      </c:pt>
                      <c:pt idx="4221">
                        <c:v>419.32</c:v>
                      </c:pt>
                      <c:pt idx="4222">
                        <c:v>419.31599999999997</c:v>
                      </c:pt>
                      <c:pt idx="4223">
                        <c:v>419.31099999999998</c:v>
                      </c:pt>
                      <c:pt idx="4224">
                        <c:v>419.30700000000002</c:v>
                      </c:pt>
                      <c:pt idx="4225">
                        <c:v>419.303</c:v>
                      </c:pt>
                      <c:pt idx="4226">
                        <c:v>419.298</c:v>
                      </c:pt>
                      <c:pt idx="4227">
                        <c:v>419.29399999999998</c:v>
                      </c:pt>
                      <c:pt idx="4228">
                        <c:v>419.28899999999999</c:v>
                      </c:pt>
                      <c:pt idx="4229">
                        <c:v>419.28500000000003</c:v>
                      </c:pt>
                      <c:pt idx="4230">
                        <c:v>419.28</c:v>
                      </c:pt>
                      <c:pt idx="4231">
                        <c:v>419.27600000000001</c:v>
                      </c:pt>
                      <c:pt idx="4232">
                        <c:v>419.27199999999999</c:v>
                      </c:pt>
                      <c:pt idx="4233">
                        <c:v>419.267</c:v>
                      </c:pt>
                      <c:pt idx="4234">
                        <c:v>419.26299999999998</c:v>
                      </c:pt>
                      <c:pt idx="4235">
                        <c:v>419.25799999999998</c:v>
                      </c:pt>
                      <c:pt idx="4236">
                        <c:v>419.25400000000002</c:v>
                      </c:pt>
                      <c:pt idx="4237">
                        <c:v>419.25</c:v>
                      </c:pt>
                      <c:pt idx="4238">
                        <c:v>419.245</c:v>
                      </c:pt>
                      <c:pt idx="4239">
                        <c:v>419.24099999999999</c:v>
                      </c:pt>
                      <c:pt idx="4240">
                        <c:v>419.23599999999999</c:v>
                      </c:pt>
                      <c:pt idx="4241">
                        <c:v>419.23200000000003</c:v>
                      </c:pt>
                      <c:pt idx="4242">
                        <c:v>419.22800000000001</c:v>
                      </c:pt>
                      <c:pt idx="4243">
                        <c:v>419.22300000000001</c:v>
                      </c:pt>
                      <c:pt idx="4244">
                        <c:v>419.21899999999999</c:v>
                      </c:pt>
                      <c:pt idx="4245">
                        <c:v>419.21499999999997</c:v>
                      </c:pt>
                      <c:pt idx="4246">
                        <c:v>419.21</c:v>
                      </c:pt>
                      <c:pt idx="4247">
                        <c:v>419.20600000000002</c:v>
                      </c:pt>
                      <c:pt idx="4248">
                        <c:v>419.20100000000002</c:v>
                      </c:pt>
                      <c:pt idx="4249">
                        <c:v>419.197</c:v>
                      </c:pt>
                      <c:pt idx="4250">
                        <c:v>419.19299999999998</c:v>
                      </c:pt>
                      <c:pt idx="4251">
                        <c:v>419.18799999999999</c:v>
                      </c:pt>
                      <c:pt idx="4252">
                        <c:v>419.18400000000003</c:v>
                      </c:pt>
                      <c:pt idx="4253">
                        <c:v>419.17899999999997</c:v>
                      </c:pt>
                      <c:pt idx="4254">
                        <c:v>419.17500000000001</c:v>
                      </c:pt>
                      <c:pt idx="4255">
                        <c:v>419.17099999999999</c:v>
                      </c:pt>
                      <c:pt idx="4256">
                        <c:v>419.166</c:v>
                      </c:pt>
                      <c:pt idx="4257">
                        <c:v>419.16199999999998</c:v>
                      </c:pt>
                      <c:pt idx="4258">
                        <c:v>419.15800000000002</c:v>
                      </c:pt>
                      <c:pt idx="4259">
                        <c:v>419.15300000000002</c:v>
                      </c:pt>
                      <c:pt idx="4260">
                        <c:v>419.149</c:v>
                      </c:pt>
                      <c:pt idx="4261">
                        <c:v>419.14499999999998</c:v>
                      </c:pt>
                      <c:pt idx="4262">
                        <c:v>419.14</c:v>
                      </c:pt>
                      <c:pt idx="4263">
                        <c:v>419.13600000000002</c:v>
                      </c:pt>
                      <c:pt idx="4264">
                        <c:v>419.13099999999997</c:v>
                      </c:pt>
                      <c:pt idx="4265">
                        <c:v>419.12700000000001</c:v>
                      </c:pt>
                      <c:pt idx="4266">
                        <c:v>419.12299999999999</c:v>
                      </c:pt>
                      <c:pt idx="4267">
                        <c:v>419.11799999999999</c:v>
                      </c:pt>
                      <c:pt idx="4268">
                        <c:v>419.11399999999998</c:v>
                      </c:pt>
                      <c:pt idx="4269">
                        <c:v>419.11</c:v>
                      </c:pt>
                      <c:pt idx="4270">
                        <c:v>419.10500000000002</c:v>
                      </c:pt>
                      <c:pt idx="4271">
                        <c:v>419.101</c:v>
                      </c:pt>
                      <c:pt idx="4272">
                        <c:v>419.09699999999998</c:v>
                      </c:pt>
                      <c:pt idx="4273">
                        <c:v>419.09199999999998</c:v>
                      </c:pt>
                      <c:pt idx="4274">
                        <c:v>419.08800000000002</c:v>
                      </c:pt>
                      <c:pt idx="4275">
                        <c:v>419.084</c:v>
                      </c:pt>
                      <c:pt idx="4276">
                        <c:v>419.07900000000001</c:v>
                      </c:pt>
                      <c:pt idx="4277">
                        <c:v>419.07499999999999</c:v>
                      </c:pt>
                      <c:pt idx="4278">
                        <c:v>419.07100000000003</c:v>
                      </c:pt>
                      <c:pt idx="4279">
                        <c:v>419.06599999999997</c:v>
                      </c:pt>
                      <c:pt idx="4280">
                        <c:v>419.06200000000001</c:v>
                      </c:pt>
                      <c:pt idx="4281">
                        <c:v>419.05799999999999</c:v>
                      </c:pt>
                      <c:pt idx="4282">
                        <c:v>419.053</c:v>
                      </c:pt>
                      <c:pt idx="4283">
                        <c:v>419.04899999999998</c:v>
                      </c:pt>
                      <c:pt idx="4284">
                        <c:v>419.04500000000002</c:v>
                      </c:pt>
                      <c:pt idx="4285">
                        <c:v>419.04</c:v>
                      </c:pt>
                      <c:pt idx="4286">
                        <c:v>419.036</c:v>
                      </c:pt>
                      <c:pt idx="4287">
                        <c:v>419.03199999999998</c:v>
                      </c:pt>
                      <c:pt idx="4288">
                        <c:v>419.02699999999999</c:v>
                      </c:pt>
                      <c:pt idx="4289">
                        <c:v>419.02300000000002</c:v>
                      </c:pt>
                      <c:pt idx="4290">
                        <c:v>419.01900000000001</c:v>
                      </c:pt>
                      <c:pt idx="4291">
                        <c:v>419.01400000000001</c:v>
                      </c:pt>
                      <c:pt idx="4292">
                        <c:v>419.01</c:v>
                      </c:pt>
                      <c:pt idx="4293">
                        <c:v>419.00599999999997</c:v>
                      </c:pt>
                      <c:pt idx="4294">
                        <c:v>419.00099999999998</c:v>
                      </c:pt>
                      <c:pt idx="4295">
                        <c:v>418.99700000000001</c:v>
                      </c:pt>
                      <c:pt idx="4296">
                        <c:v>418.99299999999999</c:v>
                      </c:pt>
                      <c:pt idx="4297">
                        <c:v>418.988</c:v>
                      </c:pt>
                      <c:pt idx="4298">
                        <c:v>418.98399999999998</c:v>
                      </c:pt>
                      <c:pt idx="4299">
                        <c:v>418.98</c:v>
                      </c:pt>
                      <c:pt idx="4300">
                        <c:v>418.97500000000002</c:v>
                      </c:pt>
                      <c:pt idx="4301">
                        <c:v>418.971</c:v>
                      </c:pt>
                      <c:pt idx="4302">
                        <c:v>418.96699999999998</c:v>
                      </c:pt>
                      <c:pt idx="4303">
                        <c:v>418.96199999999999</c:v>
                      </c:pt>
                      <c:pt idx="4304">
                        <c:v>418.95800000000003</c:v>
                      </c:pt>
                      <c:pt idx="4305">
                        <c:v>418.95400000000001</c:v>
                      </c:pt>
                      <c:pt idx="4306">
                        <c:v>418.95</c:v>
                      </c:pt>
                      <c:pt idx="4307">
                        <c:v>418.94499999999999</c:v>
                      </c:pt>
                      <c:pt idx="4308">
                        <c:v>418.94099999999997</c:v>
                      </c:pt>
                      <c:pt idx="4309">
                        <c:v>418.93700000000001</c:v>
                      </c:pt>
                      <c:pt idx="4310">
                        <c:v>418.93200000000002</c:v>
                      </c:pt>
                      <c:pt idx="4311">
                        <c:v>418.928</c:v>
                      </c:pt>
                      <c:pt idx="4312">
                        <c:v>418.92399999999998</c:v>
                      </c:pt>
                      <c:pt idx="4313">
                        <c:v>418.92</c:v>
                      </c:pt>
                      <c:pt idx="4314">
                        <c:v>418.91500000000002</c:v>
                      </c:pt>
                      <c:pt idx="4315">
                        <c:v>418.911</c:v>
                      </c:pt>
                      <c:pt idx="4316">
                        <c:v>418.90699999999998</c:v>
                      </c:pt>
                      <c:pt idx="4317">
                        <c:v>418.90199999999999</c:v>
                      </c:pt>
                      <c:pt idx="4318">
                        <c:v>418.89800000000002</c:v>
                      </c:pt>
                      <c:pt idx="4319">
                        <c:v>418.89400000000001</c:v>
                      </c:pt>
                      <c:pt idx="4320">
                        <c:v>418.89</c:v>
                      </c:pt>
                      <c:pt idx="4321">
                        <c:v>418.88499999999999</c:v>
                      </c:pt>
                      <c:pt idx="4322">
                        <c:v>418.88099999999997</c:v>
                      </c:pt>
                      <c:pt idx="4323">
                        <c:v>418.87700000000001</c:v>
                      </c:pt>
                      <c:pt idx="4324">
                        <c:v>418.87200000000001</c:v>
                      </c:pt>
                      <c:pt idx="4325">
                        <c:v>418.86799999999999</c:v>
                      </c:pt>
                      <c:pt idx="4326">
                        <c:v>418.86399999999998</c:v>
                      </c:pt>
                      <c:pt idx="4327">
                        <c:v>418.86</c:v>
                      </c:pt>
                      <c:pt idx="4328">
                        <c:v>418.85500000000002</c:v>
                      </c:pt>
                      <c:pt idx="4329">
                        <c:v>418.851</c:v>
                      </c:pt>
                      <c:pt idx="4330">
                        <c:v>418.84699999999998</c:v>
                      </c:pt>
                      <c:pt idx="4331">
                        <c:v>418.84300000000002</c:v>
                      </c:pt>
                      <c:pt idx="4332">
                        <c:v>418.83800000000002</c:v>
                      </c:pt>
                      <c:pt idx="4333">
                        <c:v>418.834</c:v>
                      </c:pt>
                      <c:pt idx="4334">
                        <c:v>418.83</c:v>
                      </c:pt>
                      <c:pt idx="4335">
                        <c:v>418.82499999999999</c:v>
                      </c:pt>
                      <c:pt idx="4336">
                        <c:v>418.82100000000003</c:v>
                      </c:pt>
                      <c:pt idx="4337">
                        <c:v>418.81700000000001</c:v>
                      </c:pt>
                      <c:pt idx="4338">
                        <c:v>418.81299999999999</c:v>
                      </c:pt>
                      <c:pt idx="4339">
                        <c:v>418.80799999999999</c:v>
                      </c:pt>
                      <c:pt idx="4340">
                        <c:v>418.80399999999997</c:v>
                      </c:pt>
                      <c:pt idx="4341">
                        <c:v>418.8</c:v>
                      </c:pt>
                      <c:pt idx="4342">
                        <c:v>418.79599999999999</c:v>
                      </c:pt>
                      <c:pt idx="4343">
                        <c:v>418.791</c:v>
                      </c:pt>
                      <c:pt idx="4344">
                        <c:v>418.78699999999998</c:v>
                      </c:pt>
                      <c:pt idx="4345">
                        <c:v>418.78300000000002</c:v>
                      </c:pt>
                      <c:pt idx="4346">
                        <c:v>418.779</c:v>
                      </c:pt>
                      <c:pt idx="4347">
                        <c:v>418.774</c:v>
                      </c:pt>
                      <c:pt idx="4348">
                        <c:v>418.77</c:v>
                      </c:pt>
                      <c:pt idx="4349">
                        <c:v>418.76600000000002</c:v>
                      </c:pt>
                      <c:pt idx="4350">
                        <c:v>418.762</c:v>
                      </c:pt>
                      <c:pt idx="4351">
                        <c:v>418.75799999999998</c:v>
                      </c:pt>
                      <c:pt idx="4352">
                        <c:v>418.75299999999999</c:v>
                      </c:pt>
                      <c:pt idx="4353">
                        <c:v>418.74900000000002</c:v>
                      </c:pt>
                      <c:pt idx="4354">
                        <c:v>418.745</c:v>
                      </c:pt>
                      <c:pt idx="4355">
                        <c:v>418.74099999999999</c:v>
                      </c:pt>
                      <c:pt idx="4356">
                        <c:v>418.73599999999999</c:v>
                      </c:pt>
                      <c:pt idx="4357">
                        <c:v>418.73200000000003</c:v>
                      </c:pt>
                      <c:pt idx="4358">
                        <c:v>418.72800000000001</c:v>
                      </c:pt>
                      <c:pt idx="4359">
                        <c:v>418.72399999999999</c:v>
                      </c:pt>
                      <c:pt idx="4360">
                        <c:v>418.71899999999999</c:v>
                      </c:pt>
                      <c:pt idx="4361">
                        <c:v>418.71499999999997</c:v>
                      </c:pt>
                      <c:pt idx="4362">
                        <c:v>418.71100000000001</c:v>
                      </c:pt>
                      <c:pt idx="4363">
                        <c:v>418.70699999999999</c:v>
                      </c:pt>
                      <c:pt idx="4364">
                        <c:v>418.70299999999997</c:v>
                      </c:pt>
                      <c:pt idx="4365">
                        <c:v>418.69799999999998</c:v>
                      </c:pt>
                      <c:pt idx="4366">
                        <c:v>418.69400000000002</c:v>
                      </c:pt>
                      <c:pt idx="4367">
                        <c:v>418.69</c:v>
                      </c:pt>
                      <c:pt idx="4368">
                        <c:v>418.68599999999998</c:v>
                      </c:pt>
                      <c:pt idx="4369">
                        <c:v>418.68099999999998</c:v>
                      </c:pt>
                      <c:pt idx="4370">
                        <c:v>418.67700000000002</c:v>
                      </c:pt>
                      <c:pt idx="4371">
                        <c:v>418.673</c:v>
                      </c:pt>
                      <c:pt idx="4372">
                        <c:v>418.66899999999998</c:v>
                      </c:pt>
                      <c:pt idx="4373">
                        <c:v>418.66500000000002</c:v>
                      </c:pt>
                      <c:pt idx="4374">
                        <c:v>418.66</c:v>
                      </c:pt>
                      <c:pt idx="4375">
                        <c:v>418.65600000000001</c:v>
                      </c:pt>
                      <c:pt idx="4376">
                        <c:v>418.65199999999999</c:v>
                      </c:pt>
                      <c:pt idx="4377">
                        <c:v>418.64800000000002</c:v>
                      </c:pt>
                      <c:pt idx="4378">
                        <c:v>418.64400000000001</c:v>
                      </c:pt>
                      <c:pt idx="4379">
                        <c:v>418.63900000000001</c:v>
                      </c:pt>
                      <c:pt idx="4380">
                        <c:v>418.63499999999999</c:v>
                      </c:pt>
                      <c:pt idx="4381">
                        <c:v>418.63099999999997</c:v>
                      </c:pt>
                      <c:pt idx="4382">
                        <c:v>418.62700000000001</c:v>
                      </c:pt>
                      <c:pt idx="4383">
                        <c:v>418.62299999999999</c:v>
                      </c:pt>
                      <c:pt idx="4384">
                        <c:v>418.61799999999999</c:v>
                      </c:pt>
                      <c:pt idx="4385">
                        <c:v>418.61399999999998</c:v>
                      </c:pt>
                      <c:pt idx="4386">
                        <c:v>418.61</c:v>
                      </c:pt>
                      <c:pt idx="4387">
                        <c:v>418.60599999999999</c:v>
                      </c:pt>
                      <c:pt idx="4388">
                        <c:v>418.60199999999998</c:v>
                      </c:pt>
                      <c:pt idx="4389">
                        <c:v>418.59699999999998</c:v>
                      </c:pt>
                      <c:pt idx="4390">
                        <c:v>418.59300000000002</c:v>
                      </c:pt>
                      <c:pt idx="4391">
                        <c:v>418.589</c:v>
                      </c:pt>
                      <c:pt idx="4392">
                        <c:v>418.58499999999998</c:v>
                      </c:pt>
                      <c:pt idx="4393">
                        <c:v>418.58100000000002</c:v>
                      </c:pt>
                      <c:pt idx="4394">
                        <c:v>418.577</c:v>
                      </c:pt>
                      <c:pt idx="4395">
                        <c:v>418.572</c:v>
                      </c:pt>
                      <c:pt idx="4396">
                        <c:v>418.56799999999998</c:v>
                      </c:pt>
                      <c:pt idx="4397">
                        <c:v>418.56400000000002</c:v>
                      </c:pt>
                      <c:pt idx="4398">
                        <c:v>418.56</c:v>
                      </c:pt>
                      <c:pt idx="4399">
                        <c:v>418.55599999999998</c:v>
                      </c:pt>
                      <c:pt idx="4400">
                        <c:v>418.55099999999999</c:v>
                      </c:pt>
                      <c:pt idx="4401">
                        <c:v>418.54700000000003</c:v>
                      </c:pt>
                      <c:pt idx="4402">
                        <c:v>418.54300000000001</c:v>
                      </c:pt>
                      <c:pt idx="4403">
                        <c:v>418.53899999999999</c:v>
                      </c:pt>
                      <c:pt idx="4404">
                        <c:v>418.53500000000003</c:v>
                      </c:pt>
                      <c:pt idx="4405">
                        <c:v>418.53100000000001</c:v>
                      </c:pt>
                      <c:pt idx="4406">
                        <c:v>418.52600000000001</c:v>
                      </c:pt>
                      <c:pt idx="4407">
                        <c:v>418.52199999999999</c:v>
                      </c:pt>
                      <c:pt idx="4408">
                        <c:v>418.51799999999997</c:v>
                      </c:pt>
                      <c:pt idx="4409">
                        <c:v>418.51400000000001</c:v>
                      </c:pt>
                      <c:pt idx="4410">
                        <c:v>418.51</c:v>
                      </c:pt>
                      <c:pt idx="4411">
                        <c:v>418.50599999999997</c:v>
                      </c:pt>
                      <c:pt idx="4412">
                        <c:v>418.50200000000001</c:v>
                      </c:pt>
                      <c:pt idx="4413">
                        <c:v>418.49700000000001</c:v>
                      </c:pt>
                      <c:pt idx="4414">
                        <c:v>418.49299999999999</c:v>
                      </c:pt>
                      <c:pt idx="4415">
                        <c:v>418.48899999999998</c:v>
                      </c:pt>
                      <c:pt idx="4416">
                        <c:v>418.48500000000001</c:v>
                      </c:pt>
                      <c:pt idx="4417">
                        <c:v>418.48099999999999</c:v>
                      </c:pt>
                      <c:pt idx="4418">
                        <c:v>418.47699999999998</c:v>
                      </c:pt>
                      <c:pt idx="4419">
                        <c:v>418.47199999999998</c:v>
                      </c:pt>
                      <c:pt idx="4420">
                        <c:v>418.46800000000002</c:v>
                      </c:pt>
                      <c:pt idx="4421">
                        <c:v>418.464</c:v>
                      </c:pt>
                      <c:pt idx="4422">
                        <c:v>418.46</c:v>
                      </c:pt>
                      <c:pt idx="4423">
                        <c:v>418.45600000000002</c:v>
                      </c:pt>
                      <c:pt idx="4424">
                        <c:v>418.452</c:v>
                      </c:pt>
                      <c:pt idx="4425">
                        <c:v>418.44799999999998</c:v>
                      </c:pt>
                      <c:pt idx="4426">
                        <c:v>418.44299999999998</c:v>
                      </c:pt>
                      <c:pt idx="4427">
                        <c:v>418.43900000000002</c:v>
                      </c:pt>
                      <c:pt idx="4428">
                        <c:v>418.435</c:v>
                      </c:pt>
                      <c:pt idx="4429">
                        <c:v>418.43099999999998</c:v>
                      </c:pt>
                      <c:pt idx="4430">
                        <c:v>418.42700000000002</c:v>
                      </c:pt>
                      <c:pt idx="4431">
                        <c:v>418.423</c:v>
                      </c:pt>
                      <c:pt idx="4432">
                        <c:v>418.41899999999998</c:v>
                      </c:pt>
                      <c:pt idx="4433">
                        <c:v>418.41500000000002</c:v>
                      </c:pt>
                      <c:pt idx="4434">
                        <c:v>418.41</c:v>
                      </c:pt>
                      <c:pt idx="4435">
                        <c:v>418.40600000000001</c:v>
                      </c:pt>
                      <c:pt idx="4436">
                        <c:v>418.40199999999999</c:v>
                      </c:pt>
                      <c:pt idx="4437">
                        <c:v>418.39800000000002</c:v>
                      </c:pt>
                      <c:pt idx="4438">
                        <c:v>418.39400000000001</c:v>
                      </c:pt>
                      <c:pt idx="4439">
                        <c:v>418.39</c:v>
                      </c:pt>
                      <c:pt idx="4440">
                        <c:v>418.38600000000002</c:v>
                      </c:pt>
                      <c:pt idx="4441">
                        <c:v>418.38200000000001</c:v>
                      </c:pt>
                      <c:pt idx="4442">
                        <c:v>418.37700000000001</c:v>
                      </c:pt>
                      <c:pt idx="4443">
                        <c:v>418.37299999999999</c:v>
                      </c:pt>
                      <c:pt idx="4444">
                        <c:v>418.36900000000003</c:v>
                      </c:pt>
                      <c:pt idx="4445">
                        <c:v>418.36500000000001</c:v>
                      </c:pt>
                      <c:pt idx="4446">
                        <c:v>418.36099999999999</c:v>
                      </c:pt>
                      <c:pt idx="4447">
                        <c:v>418.35700000000003</c:v>
                      </c:pt>
                      <c:pt idx="4448">
                        <c:v>418.35300000000001</c:v>
                      </c:pt>
                      <c:pt idx="4449">
                        <c:v>418.34899999999999</c:v>
                      </c:pt>
                      <c:pt idx="4450">
                        <c:v>418.34500000000003</c:v>
                      </c:pt>
                      <c:pt idx="4451">
                        <c:v>418.34</c:v>
                      </c:pt>
                      <c:pt idx="4452">
                        <c:v>418.33600000000001</c:v>
                      </c:pt>
                      <c:pt idx="4453">
                        <c:v>418.33199999999999</c:v>
                      </c:pt>
                      <c:pt idx="4454">
                        <c:v>418.32799999999997</c:v>
                      </c:pt>
                      <c:pt idx="4455">
                        <c:v>418.32400000000001</c:v>
                      </c:pt>
                      <c:pt idx="4456">
                        <c:v>418.32</c:v>
                      </c:pt>
                      <c:pt idx="4457">
                        <c:v>418.31599999999997</c:v>
                      </c:pt>
                      <c:pt idx="4458">
                        <c:v>418.31200000000001</c:v>
                      </c:pt>
                      <c:pt idx="4459">
                        <c:v>418.30799999999999</c:v>
                      </c:pt>
                      <c:pt idx="4460">
                        <c:v>418.30399999999997</c:v>
                      </c:pt>
                      <c:pt idx="4461">
                        <c:v>418.29899999999998</c:v>
                      </c:pt>
                      <c:pt idx="4462">
                        <c:v>418.29500000000002</c:v>
                      </c:pt>
                      <c:pt idx="4463">
                        <c:v>418.291</c:v>
                      </c:pt>
                      <c:pt idx="4464">
                        <c:v>418.28699999999998</c:v>
                      </c:pt>
                      <c:pt idx="4465">
                        <c:v>418.28300000000002</c:v>
                      </c:pt>
                      <c:pt idx="4466">
                        <c:v>418.279</c:v>
                      </c:pt>
                      <c:pt idx="4467">
                        <c:v>418.27499999999998</c:v>
                      </c:pt>
                      <c:pt idx="4468">
                        <c:v>418.27100000000002</c:v>
                      </c:pt>
                      <c:pt idx="4469">
                        <c:v>418.267</c:v>
                      </c:pt>
                      <c:pt idx="4470">
                        <c:v>418.26299999999998</c:v>
                      </c:pt>
                      <c:pt idx="4471">
                        <c:v>418.25900000000001</c:v>
                      </c:pt>
                      <c:pt idx="4472">
                        <c:v>418.255</c:v>
                      </c:pt>
                      <c:pt idx="4473">
                        <c:v>418.25</c:v>
                      </c:pt>
                      <c:pt idx="4474">
                        <c:v>418.24599999999998</c:v>
                      </c:pt>
                      <c:pt idx="4475">
                        <c:v>418.24200000000002</c:v>
                      </c:pt>
                      <c:pt idx="4476">
                        <c:v>418.238</c:v>
                      </c:pt>
                      <c:pt idx="4477">
                        <c:v>418.23399999999998</c:v>
                      </c:pt>
                      <c:pt idx="4478">
                        <c:v>418.23</c:v>
                      </c:pt>
                      <c:pt idx="4479">
                        <c:v>418.226</c:v>
                      </c:pt>
                      <c:pt idx="4480">
                        <c:v>418.22199999999998</c:v>
                      </c:pt>
                      <c:pt idx="4481">
                        <c:v>418.21800000000002</c:v>
                      </c:pt>
                      <c:pt idx="4482">
                        <c:v>418.214</c:v>
                      </c:pt>
                      <c:pt idx="4483">
                        <c:v>418.21</c:v>
                      </c:pt>
                      <c:pt idx="4484">
                        <c:v>418.20600000000002</c:v>
                      </c:pt>
                      <c:pt idx="4485">
                        <c:v>418.202</c:v>
                      </c:pt>
                      <c:pt idx="4486">
                        <c:v>418.19799999999998</c:v>
                      </c:pt>
                      <c:pt idx="4487">
                        <c:v>418.19400000000002</c:v>
                      </c:pt>
                      <c:pt idx="4488">
                        <c:v>418.18900000000002</c:v>
                      </c:pt>
                      <c:pt idx="4489">
                        <c:v>418.185</c:v>
                      </c:pt>
                      <c:pt idx="4490">
                        <c:v>418.18099999999998</c:v>
                      </c:pt>
                      <c:pt idx="4491">
                        <c:v>418.17700000000002</c:v>
                      </c:pt>
                      <c:pt idx="4492">
                        <c:v>418.173</c:v>
                      </c:pt>
                      <c:pt idx="4493">
                        <c:v>418.16899999999998</c:v>
                      </c:pt>
                      <c:pt idx="4494">
                        <c:v>418.16500000000002</c:v>
                      </c:pt>
                      <c:pt idx="4495">
                        <c:v>418.161</c:v>
                      </c:pt>
                      <c:pt idx="4496">
                        <c:v>418.15699999999998</c:v>
                      </c:pt>
                      <c:pt idx="4497">
                        <c:v>418.15300000000002</c:v>
                      </c:pt>
                      <c:pt idx="4498">
                        <c:v>418.149</c:v>
                      </c:pt>
                      <c:pt idx="4499">
                        <c:v>418.14499999999998</c:v>
                      </c:pt>
                      <c:pt idx="4500">
                        <c:v>418.14100000000002</c:v>
                      </c:pt>
                      <c:pt idx="4501">
                        <c:v>418.137</c:v>
                      </c:pt>
                      <c:pt idx="4502">
                        <c:v>418.13299999999998</c:v>
                      </c:pt>
                      <c:pt idx="4503">
                        <c:v>418.12900000000002</c:v>
                      </c:pt>
                      <c:pt idx="4504">
                        <c:v>418.125</c:v>
                      </c:pt>
                      <c:pt idx="4505">
                        <c:v>418.12099999999998</c:v>
                      </c:pt>
                      <c:pt idx="4506">
                        <c:v>418.11700000000002</c:v>
                      </c:pt>
                      <c:pt idx="4507">
                        <c:v>418.113</c:v>
                      </c:pt>
                      <c:pt idx="4508">
                        <c:v>418.10899999999998</c:v>
                      </c:pt>
                      <c:pt idx="4509">
                        <c:v>418.10500000000002</c:v>
                      </c:pt>
                      <c:pt idx="4510">
                        <c:v>418.101</c:v>
                      </c:pt>
                      <c:pt idx="4511">
                        <c:v>418.09699999999998</c:v>
                      </c:pt>
                      <c:pt idx="4512">
                        <c:v>418.09199999999998</c:v>
                      </c:pt>
                      <c:pt idx="4513">
                        <c:v>418.08800000000002</c:v>
                      </c:pt>
                      <c:pt idx="4514">
                        <c:v>418.084</c:v>
                      </c:pt>
                      <c:pt idx="4515">
                        <c:v>418.08</c:v>
                      </c:pt>
                      <c:pt idx="4516">
                        <c:v>418.07600000000002</c:v>
                      </c:pt>
                      <c:pt idx="4517">
                        <c:v>418.072</c:v>
                      </c:pt>
                      <c:pt idx="4518">
                        <c:v>418.06799999999998</c:v>
                      </c:pt>
                      <c:pt idx="4519">
                        <c:v>418.06400000000002</c:v>
                      </c:pt>
                      <c:pt idx="4520">
                        <c:v>418.06</c:v>
                      </c:pt>
                      <c:pt idx="4521">
                        <c:v>418.05599999999998</c:v>
                      </c:pt>
                      <c:pt idx="4522">
                        <c:v>418.05200000000002</c:v>
                      </c:pt>
                      <c:pt idx="4523">
                        <c:v>418.048</c:v>
                      </c:pt>
                      <c:pt idx="4524">
                        <c:v>418.04399999999998</c:v>
                      </c:pt>
                      <c:pt idx="4525">
                        <c:v>418.04</c:v>
                      </c:pt>
                      <c:pt idx="4526">
                        <c:v>418.036</c:v>
                      </c:pt>
                      <c:pt idx="4527">
                        <c:v>418.03199999999998</c:v>
                      </c:pt>
                      <c:pt idx="4528">
                        <c:v>418.02800000000002</c:v>
                      </c:pt>
                      <c:pt idx="4529">
                        <c:v>418.024</c:v>
                      </c:pt>
                      <c:pt idx="4530">
                        <c:v>418.02</c:v>
                      </c:pt>
                      <c:pt idx="4531">
                        <c:v>418.01600000000002</c:v>
                      </c:pt>
                      <c:pt idx="4532">
                        <c:v>418.012</c:v>
                      </c:pt>
                      <c:pt idx="4533">
                        <c:v>418.00799999999998</c:v>
                      </c:pt>
                      <c:pt idx="4534">
                        <c:v>418.00400000000002</c:v>
                      </c:pt>
                      <c:pt idx="4535">
                        <c:v>418</c:v>
                      </c:pt>
                      <c:pt idx="4536">
                        <c:v>417.99599999999998</c:v>
                      </c:pt>
                      <c:pt idx="4537">
                        <c:v>417.99200000000002</c:v>
                      </c:pt>
                      <c:pt idx="4538">
                        <c:v>417.988</c:v>
                      </c:pt>
                      <c:pt idx="4539">
                        <c:v>417.98399999999998</c:v>
                      </c:pt>
                      <c:pt idx="4540">
                        <c:v>417.98</c:v>
                      </c:pt>
                      <c:pt idx="4541">
                        <c:v>417.976</c:v>
                      </c:pt>
                      <c:pt idx="4542">
                        <c:v>417.97199999999998</c:v>
                      </c:pt>
                      <c:pt idx="4543">
                        <c:v>417.96800000000002</c:v>
                      </c:pt>
                      <c:pt idx="4544">
                        <c:v>417.964</c:v>
                      </c:pt>
                      <c:pt idx="4545">
                        <c:v>417.96</c:v>
                      </c:pt>
                      <c:pt idx="4546">
                        <c:v>417.95600000000002</c:v>
                      </c:pt>
                      <c:pt idx="4547">
                        <c:v>417.952</c:v>
                      </c:pt>
                      <c:pt idx="4548">
                        <c:v>417.94799999999998</c:v>
                      </c:pt>
                      <c:pt idx="4549">
                        <c:v>417.94400000000002</c:v>
                      </c:pt>
                      <c:pt idx="4550">
                        <c:v>417.94</c:v>
                      </c:pt>
                      <c:pt idx="4551">
                        <c:v>417.93599999999998</c:v>
                      </c:pt>
                      <c:pt idx="4552">
                        <c:v>417.93200000000002</c:v>
                      </c:pt>
                      <c:pt idx="4553">
                        <c:v>417.928</c:v>
                      </c:pt>
                      <c:pt idx="4554">
                        <c:v>417.92399999999998</c:v>
                      </c:pt>
                      <c:pt idx="4555">
                        <c:v>417.92099999999999</c:v>
                      </c:pt>
                      <c:pt idx="4556">
                        <c:v>417.91699999999997</c:v>
                      </c:pt>
                      <c:pt idx="4557">
                        <c:v>417.91300000000001</c:v>
                      </c:pt>
                      <c:pt idx="4558">
                        <c:v>417.90899999999999</c:v>
                      </c:pt>
                      <c:pt idx="4559">
                        <c:v>417.90499999999997</c:v>
                      </c:pt>
                      <c:pt idx="4560">
                        <c:v>417.90100000000001</c:v>
                      </c:pt>
                      <c:pt idx="4561">
                        <c:v>417.89699999999999</c:v>
                      </c:pt>
                      <c:pt idx="4562">
                        <c:v>417.89299999999997</c:v>
                      </c:pt>
                      <c:pt idx="4563">
                        <c:v>417.88900000000001</c:v>
                      </c:pt>
                      <c:pt idx="4564">
                        <c:v>417.88499999999999</c:v>
                      </c:pt>
                      <c:pt idx="4565">
                        <c:v>417.88099999999997</c:v>
                      </c:pt>
                      <c:pt idx="4566">
                        <c:v>417.87700000000001</c:v>
                      </c:pt>
                      <c:pt idx="4567">
                        <c:v>417.87299999999999</c:v>
                      </c:pt>
                      <c:pt idx="4568">
                        <c:v>417.86900000000003</c:v>
                      </c:pt>
                      <c:pt idx="4569">
                        <c:v>417.86500000000001</c:v>
                      </c:pt>
                      <c:pt idx="4570">
                        <c:v>417.86099999999999</c:v>
                      </c:pt>
                      <c:pt idx="4571">
                        <c:v>417.85700000000003</c:v>
                      </c:pt>
                      <c:pt idx="4572">
                        <c:v>417.85300000000001</c:v>
                      </c:pt>
                      <c:pt idx="4573">
                        <c:v>417.84899999999999</c:v>
                      </c:pt>
                      <c:pt idx="4574">
                        <c:v>417.84500000000003</c:v>
                      </c:pt>
                      <c:pt idx="4575">
                        <c:v>417.84100000000001</c:v>
                      </c:pt>
                      <c:pt idx="4576">
                        <c:v>417.83699999999999</c:v>
                      </c:pt>
                      <c:pt idx="4577">
                        <c:v>417.83300000000003</c:v>
                      </c:pt>
                      <c:pt idx="4578">
                        <c:v>417.82900000000001</c:v>
                      </c:pt>
                      <c:pt idx="4579">
                        <c:v>417.82600000000002</c:v>
                      </c:pt>
                      <c:pt idx="4580">
                        <c:v>417.822</c:v>
                      </c:pt>
                      <c:pt idx="4581">
                        <c:v>417.81799999999998</c:v>
                      </c:pt>
                      <c:pt idx="4582">
                        <c:v>417.81400000000002</c:v>
                      </c:pt>
                      <c:pt idx="4583">
                        <c:v>417.81</c:v>
                      </c:pt>
                      <c:pt idx="4584">
                        <c:v>417.80599999999998</c:v>
                      </c:pt>
                      <c:pt idx="4585">
                        <c:v>417.80200000000002</c:v>
                      </c:pt>
                      <c:pt idx="4586">
                        <c:v>417.798</c:v>
                      </c:pt>
                      <c:pt idx="4587">
                        <c:v>417.79399999999998</c:v>
                      </c:pt>
                      <c:pt idx="4588">
                        <c:v>417.79</c:v>
                      </c:pt>
                      <c:pt idx="4589">
                        <c:v>417.786</c:v>
                      </c:pt>
                      <c:pt idx="4590">
                        <c:v>417.78199999999998</c:v>
                      </c:pt>
                      <c:pt idx="4591">
                        <c:v>417.77800000000002</c:v>
                      </c:pt>
                      <c:pt idx="4592">
                        <c:v>417.774</c:v>
                      </c:pt>
                      <c:pt idx="4593">
                        <c:v>417.77</c:v>
                      </c:pt>
                      <c:pt idx="4594">
                        <c:v>417.76600000000002</c:v>
                      </c:pt>
                      <c:pt idx="4595">
                        <c:v>417.76299999999998</c:v>
                      </c:pt>
                      <c:pt idx="4596">
                        <c:v>417.75900000000001</c:v>
                      </c:pt>
                      <c:pt idx="4597">
                        <c:v>417.755</c:v>
                      </c:pt>
                      <c:pt idx="4598">
                        <c:v>417.75099999999998</c:v>
                      </c:pt>
                      <c:pt idx="4599">
                        <c:v>417.74700000000001</c:v>
                      </c:pt>
                      <c:pt idx="4600">
                        <c:v>417.74299999999999</c:v>
                      </c:pt>
                      <c:pt idx="4601">
                        <c:v>417.73899999999998</c:v>
                      </c:pt>
                      <c:pt idx="4602">
                        <c:v>417.73500000000001</c:v>
                      </c:pt>
                      <c:pt idx="4603">
                        <c:v>417.73099999999999</c:v>
                      </c:pt>
                      <c:pt idx="4604">
                        <c:v>417.72699999999998</c:v>
                      </c:pt>
                      <c:pt idx="4605">
                        <c:v>417.72300000000001</c:v>
                      </c:pt>
                      <c:pt idx="4606">
                        <c:v>417.71899999999999</c:v>
                      </c:pt>
                      <c:pt idx="4607">
                        <c:v>417.71600000000001</c:v>
                      </c:pt>
                      <c:pt idx="4608">
                        <c:v>417.71199999999999</c:v>
                      </c:pt>
                      <c:pt idx="4609">
                        <c:v>417.70800000000003</c:v>
                      </c:pt>
                      <c:pt idx="4610">
                        <c:v>417.70400000000001</c:v>
                      </c:pt>
                      <c:pt idx="4611">
                        <c:v>417.7</c:v>
                      </c:pt>
                      <c:pt idx="4612">
                        <c:v>417.69600000000003</c:v>
                      </c:pt>
                      <c:pt idx="4613">
                        <c:v>417.69200000000001</c:v>
                      </c:pt>
                      <c:pt idx="4614">
                        <c:v>417.68799999999999</c:v>
                      </c:pt>
                      <c:pt idx="4615">
                        <c:v>417.68400000000003</c:v>
                      </c:pt>
                      <c:pt idx="4616">
                        <c:v>417.68</c:v>
                      </c:pt>
                      <c:pt idx="4617">
                        <c:v>417.67700000000002</c:v>
                      </c:pt>
                      <c:pt idx="4618">
                        <c:v>417.673</c:v>
                      </c:pt>
                      <c:pt idx="4619">
                        <c:v>417.66899999999998</c:v>
                      </c:pt>
                      <c:pt idx="4620">
                        <c:v>417.66500000000002</c:v>
                      </c:pt>
                      <c:pt idx="4621">
                        <c:v>417.661</c:v>
                      </c:pt>
                      <c:pt idx="4622">
                        <c:v>417.65699999999998</c:v>
                      </c:pt>
                      <c:pt idx="4623">
                        <c:v>417.65300000000002</c:v>
                      </c:pt>
                      <c:pt idx="4624">
                        <c:v>417.649</c:v>
                      </c:pt>
                      <c:pt idx="4625">
                        <c:v>417.64499999999998</c:v>
                      </c:pt>
                      <c:pt idx="4626">
                        <c:v>417.64100000000002</c:v>
                      </c:pt>
                      <c:pt idx="4627">
                        <c:v>417.63799999999998</c:v>
                      </c:pt>
                      <c:pt idx="4628">
                        <c:v>417.63400000000001</c:v>
                      </c:pt>
                      <c:pt idx="4629">
                        <c:v>417.63</c:v>
                      </c:pt>
                      <c:pt idx="4630">
                        <c:v>417.62599999999998</c:v>
                      </c:pt>
                      <c:pt idx="4631">
                        <c:v>417.62200000000001</c:v>
                      </c:pt>
                      <c:pt idx="4632">
                        <c:v>417.61799999999999</c:v>
                      </c:pt>
                      <c:pt idx="4633">
                        <c:v>417.61399999999998</c:v>
                      </c:pt>
                      <c:pt idx="4634">
                        <c:v>417.61</c:v>
                      </c:pt>
                      <c:pt idx="4635">
                        <c:v>417.60700000000003</c:v>
                      </c:pt>
                      <c:pt idx="4636">
                        <c:v>417.60300000000001</c:v>
                      </c:pt>
                      <c:pt idx="4637">
                        <c:v>417.59899999999999</c:v>
                      </c:pt>
                      <c:pt idx="4638">
                        <c:v>417.59500000000003</c:v>
                      </c:pt>
                      <c:pt idx="4639">
                        <c:v>417.59100000000001</c:v>
                      </c:pt>
                      <c:pt idx="4640">
                        <c:v>417.58699999999999</c:v>
                      </c:pt>
                      <c:pt idx="4641">
                        <c:v>417.58300000000003</c:v>
                      </c:pt>
                      <c:pt idx="4642">
                        <c:v>417.57900000000001</c:v>
                      </c:pt>
                      <c:pt idx="4643">
                        <c:v>417.57600000000002</c:v>
                      </c:pt>
                      <c:pt idx="4644">
                        <c:v>417.572</c:v>
                      </c:pt>
                      <c:pt idx="4645">
                        <c:v>417.56799999999998</c:v>
                      </c:pt>
                      <c:pt idx="4646">
                        <c:v>417.56400000000002</c:v>
                      </c:pt>
                      <c:pt idx="4647">
                        <c:v>417.56</c:v>
                      </c:pt>
                      <c:pt idx="4648">
                        <c:v>417.55599999999998</c:v>
                      </c:pt>
                      <c:pt idx="4649">
                        <c:v>417.55200000000002</c:v>
                      </c:pt>
                      <c:pt idx="4650">
                        <c:v>417.548</c:v>
                      </c:pt>
                      <c:pt idx="4651">
                        <c:v>417.54500000000002</c:v>
                      </c:pt>
                      <c:pt idx="4652">
                        <c:v>417.541</c:v>
                      </c:pt>
                      <c:pt idx="4653">
                        <c:v>417.53699999999998</c:v>
                      </c:pt>
                      <c:pt idx="4654">
                        <c:v>417.53300000000002</c:v>
                      </c:pt>
                      <c:pt idx="4655">
                        <c:v>417.529</c:v>
                      </c:pt>
                      <c:pt idx="4656">
                        <c:v>417.52499999999998</c:v>
                      </c:pt>
                      <c:pt idx="4657">
                        <c:v>417.52199999999999</c:v>
                      </c:pt>
                      <c:pt idx="4658">
                        <c:v>417.51799999999997</c:v>
                      </c:pt>
                      <c:pt idx="4659">
                        <c:v>417.51400000000001</c:v>
                      </c:pt>
                      <c:pt idx="4660">
                        <c:v>417.51</c:v>
                      </c:pt>
                      <c:pt idx="4661">
                        <c:v>417.50599999999997</c:v>
                      </c:pt>
                      <c:pt idx="4662">
                        <c:v>417.50200000000001</c:v>
                      </c:pt>
                      <c:pt idx="4663">
                        <c:v>417.49799999999999</c:v>
                      </c:pt>
                      <c:pt idx="4664">
                        <c:v>417.495</c:v>
                      </c:pt>
                      <c:pt idx="4665">
                        <c:v>417.49099999999999</c:v>
                      </c:pt>
                      <c:pt idx="4666">
                        <c:v>417.48700000000002</c:v>
                      </c:pt>
                      <c:pt idx="4667">
                        <c:v>417.483</c:v>
                      </c:pt>
                      <c:pt idx="4668">
                        <c:v>417.47899999999998</c:v>
                      </c:pt>
                      <c:pt idx="4669">
                        <c:v>417.47500000000002</c:v>
                      </c:pt>
                      <c:pt idx="4670">
                        <c:v>417.47199999999998</c:v>
                      </c:pt>
                      <c:pt idx="4671">
                        <c:v>417.46800000000002</c:v>
                      </c:pt>
                      <c:pt idx="4672">
                        <c:v>417.464</c:v>
                      </c:pt>
                      <c:pt idx="4673">
                        <c:v>417.46</c:v>
                      </c:pt>
                      <c:pt idx="4674">
                        <c:v>417.45600000000002</c:v>
                      </c:pt>
                      <c:pt idx="4675">
                        <c:v>417.452</c:v>
                      </c:pt>
                      <c:pt idx="4676">
                        <c:v>417.44900000000001</c:v>
                      </c:pt>
                      <c:pt idx="4677">
                        <c:v>417.44499999999999</c:v>
                      </c:pt>
                      <c:pt idx="4678">
                        <c:v>417.44099999999997</c:v>
                      </c:pt>
                      <c:pt idx="4679">
                        <c:v>417.43700000000001</c:v>
                      </c:pt>
                      <c:pt idx="4680">
                        <c:v>417.43299999999999</c:v>
                      </c:pt>
                      <c:pt idx="4681">
                        <c:v>417.42899999999997</c:v>
                      </c:pt>
                      <c:pt idx="4682">
                        <c:v>417.42599999999999</c:v>
                      </c:pt>
                      <c:pt idx="4683">
                        <c:v>417.42200000000003</c:v>
                      </c:pt>
                      <c:pt idx="4684">
                        <c:v>417.41800000000001</c:v>
                      </c:pt>
                      <c:pt idx="4685">
                        <c:v>417.41399999999999</c:v>
                      </c:pt>
                      <c:pt idx="4686">
                        <c:v>417.41</c:v>
                      </c:pt>
                      <c:pt idx="4687">
                        <c:v>417.40600000000001</c:v>
                      </c:pt>
                      <c:pt idx="4688">
                        <c:v>417.40300000000002</c:v>
                      </c:pt>
                      <c:pt idx="4689">
                        <c:v>417.399</c:v>
                      </c:pt>
                      <c:pt idx="4690">
                        <c:v>417.39499999999998</c:v>
                      </c:pt>
                      <c:pt idx="4691">
                        <c:v>417.39100000000002</c:v>
                      </c:pt>
                      <c:pt idx="4692">
                        <c:v>417.387</c:v>
                      </c:pt>
                      <c:pt idx="4693">
                        <c:v>417.38400000000001</c:v>
                      </c:pt>
                      <c:pt idx="4694">
                        <c:v>417.38</c:v>
                      </c:pt>
                      <c:pt idx="4695">
                        <c:v>417.37599999999998</c:v>
                      </c:pt>
                      <c:pt idx="4696">
                        <c:v>417.37200000000001</c:v>
                      </c:pt>
                      <c:pt idx="4697">
                        <c:v>417.36799999999999</c:v>
                      </c:pt>
                      <c:pt idx="4698">
                        <c:v>417.36500000000001</c:v>
                      </c:pt>
                      <c:pt idx="4699">
                        <c:v>417.36099999999999</c:v>
                      </c:pt>
                      <c:pt idx="4700">
                        <c:v>417.35700000000003</c:v>
                      </c:pt>
                      <c:pt idx="4701">
                        <c:v>417.35300000000001</c:v>
                      </c:pt>
                      <c:pt idx="4702">
                        <c:v>417.34899999999999</c:v>
                      </c:pt>
                      <c:pt idx="4703">
                        <c:v>417.346</c:v>
                      </c:pt>
                      <c:pt idx="4704">
                        <c:v>417.34199999999998</c:v>
                      </c:pt>
                      <c:pt idx="4705">
                        <c:v>417.33800000000002</c:v>
                      </c:pt>
                      <c:pt idx="4706">
                        <c:v>417.334</c:v>
                      </c:pt>
                      <c:pt idx="4707">
                        <c:v>417.33</c:v>
                      </c:pt>
                      <c:pt idx="4708">
                        <c:v>417.327</c:v>
                      </c:pt>
                      <c:pt idx="4709">
                        <c:v>417.32299999999998</c:v>
                      </c:pt>
                      <c:pt idx="4710">
                        <c:v>417.31900000000002</c:v>
                      </c:pt>
                      <c:pt idx="4711">
                        <c:v>417.315</c:v>
                      </c:pt>
                      <c:pt idx="4712">
                        <c:v>417.31099999999998</c:v>
                      </c:pt>
                      <c:pt idx="4713">
                        <c:v>417.30799999999999</c:v>
                      </c:pt>
                      <c:pt idx="4714">
                        <c:v>417.30399999999997</c:v>
                      </c:pt>
                      <c:pt idx="4715">
                        <c:v>417.3</c:v>
                      </c:pt>
                      <c:pt idx="4716">
                        <c:v>417.29599999999999</c:v>
                      </c:pt>
                      <c:pt idx="4717">
                        <c:v>417.29300000000001</c:v>
                      </c:pt>
                      <c:pt idx="4718">
                        <c:v>417.28899999999999</c:v>
                      </c:pt>
                      <c:pt idx="4719">
                        <c:v>417.28500000000003</c:v>
                      </c:pt>
                      <c:pt idx="4720">
                        <c:v>417.28100000000001</c:v>
                      </c:pt>
                      <c:pt idx="4721">
                        <c:v>417.27699999999999</c:v>
                      </c:pt>
                      <c:pt idx="4722">
                        <c:v>417.274</c:v>
                      </c:pt>
                      <c:pt idx="4723">
                        <c:v>417.27</c:v>
                      </c:pt>
                      <c:pt idx="4724">
                        <c:v>417.26600000000002</c:v>
                      </c:pt>
                      <c:pt idx="4725">
                        <c:v>417.262</c:v>
                      </c:pt>
                      <c:pt idx="4726">
                        <c:v>417.25900000000001</c:v>
                      </c:pt>
                      <c:pt idx="4727">
                        <c:v>417.255</c:v>
                      </c:pt>
                      <c:pt idx="4728">
                        <c:v>417.25099999999998</c:v>
                      </c:pt>
                      <c:pt idx="4729">
                        <c:v>417.24700000000001</c:v>
                      </c:pt>
                      <c:pt idx="4730">
                        <c:v>417.24299999999999</c:v>
                      </c:pt>
                      <c:pt idx="4731">
                        <c:v>417.24</c:v>
                      </c:pt>
                      <c:pt idx="4732">
                        <c:v>417.23599999999999</c:v>
                      </c:pt>
                      <c:pt idx="4733">
                        <c:v>417.23200000000003</c:v>
                      </c:pt>
                      <c:pt idx="4734">
                        <c:v>417.22800000000001</c:v>
                      </c:pt>
                      <c:pt idx="4735">
                        <c:v>417.22500000000002</c:v>
                      </c:pt>
                      <c:pt idx="4736">
                        <c:v>417.221</c:v>
                      </c:pt>
                      <c:pt idx="4737">
                        <c:v>417.21699999999998</c:v>
                      </c:pt>
                      <c:pt idx="4738">
                        <c:v>417.21300000000002</c:v>
                      </c:pt>
                      <c:pt idx="4739">
                        <c:v>417.21</c:v>
                      </c:pt>
                      <c:pt idx="4740">
                        <c:v>417.20600000000002</c:v>
                      </c:pt>
                      <c:pt idx="4741">
                        <c:v>417.202</c:v>
                      </c:pt>
                      <c:pt idx="4742">
                        <c:v>417.19799999999998</c:v>
                      </c:pt>
                      <c:pt idx="4743">
                        <c:v>417.19499999999999</c:v>
                      </c:pt>
                      <c:pt idx="4744">
                        <c:v>417.19099999999997</c:v>
                      </c:pt>
                      <c:pt idx="4745">
                        <c:v>417.18700000000001</c:v>
                      </c:pt>
                      <c:pt idx="4746">
                        <c:v>417.18299999999999</c:v>
                      </c:pt>
                      <c:pt idx="4747">
                        <c:v>417.18</c:v>
                      </c:pt>
                      <c:pt idx="4748">
                        <c:v>417.17599999999999</c:v>
                      </c:pt>
                      <c:pt idx="4749">
                        <c:v>417.17200000000003</c:v>
                      </c:pt>
                      <c:pt idx="4750">
                        <c:v>417.16800000000001</c:v>
                      </c:pt>
                      <c:pt idx="4751">
                        <c:v>417.16500000000002</c:v>
                      </c:pt>
                      <c:pt idx="4752">
                        <c:v>417.161</c:v>
                      </c:pt>
                      <c:pt idx="4753">
                        <c:v>417.15699999999998</c:v>
                      </c:pt>
                      <c:pt idx="4754">
                        <c:v>417.15300000000002</c:v>
                      </c:pt>
                      <c:pt idx="4755">
                        <c:v>417.15</c:v>
                      </c:pt>
                      <c:pt idx="4756">
                        <c:v>417.14600000000002</c:v>
                      </c:pt>
                      <c:pt idx="4757">
                        <c:v>417.142</c:v>
                      </c:pt>
                      <c:pt idx="4758">
                        <c:v>417.13799999999998</c:v>
                      </c:pt>
                      <c:pt idx="4759">
                        <c:v>417.13499999999999</c:v>
                      </c:pt>
                      <c:pt idx="4760">
                        <c:v>417.13099999999997</c:v>
                      </c:pt>
                      <c:pt idx="4761">
                        <c:v>417.12700000000001</c:v>
                      </c:pt>
                      <c:pt idx="4762">
                        <c:v>417.12299999999999</c:v>
                      </c:pt>
                      <c:pt idx="4763">
                        <c:v>417.12</c:v>
                      </c:pt>
                      <c:pt idx="4764">
                        <c:v>417.11599999999999</c:v>
                      </c:pt>
                      <c:pt idx="4765">
                        <c:v>417.11200000000002</c:v>
                      </c:pt>
                      <c:pt idx="4766">
                        <c:v>417.10899999999998</c:v>
                      </c:pt>
                      <c:pt idx="4767">
                        <c:v>417.10500000000002</c:v>
                      </c:pt>
                      <c:pt idx="4768">
                        <c:v>417.101</c:v>
                      </c:pt>
                      <c:pt idx="4769">
                        <c:v>417.09699999999998</c:v>
                      </c:pt>
                      <c:pt idx="4770">
                        <c:v>417.09399999999999</c:v>
                      </c:pt>
                      <c:pt idx="4771">
                        <c:v>417.09</c:v>
                      </c:pt>
                      <c:pt idx="4772">
                        <c:v>417.08600000000001</c:v>
                      </c:pt>
                      <c:pt idx="4773">
                        <c:v>417.08199999999999</c:v>
                      </c:pt>
                      <c:pt idx="4774">
                        <c:v>417.07900000000001</c:v>
                      </c:pt>
                      <c:pt idx="4775">
                        <c:v>417.07499999999999</c:v>
                      </c:pt>
                      <c:pt idx="4776">
                        <c:v>417.07100000000003</c:v>
                      </c:pt>
                      <c:pt idx="4777">
                        <c:v>417.06799999999998</c:v>
                      </c:pt>
                      <c:pt idx="4778">
                        <c:v>417.06400000000002</c:v>
                      </c:pt>
                      <c:pt idx="4779">
                        <c:v>417.06</c:v>
                      </c:pt>
                      <c:pt idx="4780">
                        <c:v>417.05599999999998</c:v>
                      </c:pt>
                      <c:pt idx="4781">
                        <c:v>417.053</c:v>
                      </c:pt>
                      <c:pt idx="4782">
                        <c:v>417.04899999999998</c:v>
                      </c:pt>
                      <c:pt idx="4783">
                        <c:v>417.04500000000002</c:v>
                      </c:pt>
                      <c:pt idx="4784">
                        <c:v>417.04199999999997</c:v>
                      </c:pt>
                      <c:pt idx="4785">
                        <c:v>417.03800000000001</c:v>
                      </c:pt>
                      <c:pt idx="4786">
                        <c:v>417.03399999999999</c:v>
                      </c:pt>
                      <c:pt idx="4787">
                        <c:v>417.03</c:v>
                      </c:pt>
                      <c:pt idx="4788">
                        <c:v>417.02699999999999</c:v>
                      </c:pt>
                      <c:pt idx="4789">
                        <c:v>417.02300000000002</c:v>
                      </c:pt>
                      <c:pt idx="4790">
                        <c:v>417.01900000000001</c:v>
                      </c:pt>
                      <c:pt idx="4791">
                        <c:v>417.01600000000002</c:v>
                      </c:pt>
                      <c:pt idx="4792">
                        <c:v>417.012</c:v>
                      </c:pt>
                      <c:pt idx="4793">
                        <c:v>417.00799999999998</c:v>
                      </c:pt>
                      <c:pt idx="4794">
                        <c:v>417.005</c:v>
                      </c:pt>
                      <c:pt idx="4795">
                        <c:v>417.00099999999998</c:v>
                      </c:pt>
                      <c:pt idx="4796">
                        <c:v>416.99700000000001</c:v>
                      </c:pt>
                      <c:pt idx="4797">
                        <c:v>416.99299999999999</c:v>
                      </c:pt>
                      <c:pt idx="4798">
                        <c:v>416.99</c:v>
                      </c:pt>
                      <c:pt idx="4799">
                        <c:v>416.98599999999999</c:v>
                      </c:pt>
                      <c:pt idx="4800">
                        <c:v>416.98200000000003</c:v>
                      </c:pt>
                      <c:pt idx="4801">
                        <c:v>416.97899999999998</c:v>
                      </c:pt>
                      <c:pt idx="4802">
                        <c:v>416.97500000000002</c:v>
                      </c:pt>
                      <c:pt idx="4803">
                        <c:v>416.971</c:v>
                      </c:pt>
                      <c:pt idx="4804">
                        <c:v>416.96800000000002</c:v>
                      </c:pt>
                      <c:pt idx="4805">
                        <c:v>416.964</c:v>
                      </c:pt>
                      <c:pt idx="4806">
                        <c:v>416.96</c:v>
                      </c:pt>
                      <c:pt idx="4807">
                        <c:v>416.95699999999999</c:v>
                      </c:pt>
                      <c:pt idx="4808">
                        <c:v>416.95299999999997</c:v>
                      </c:pt>
                      <c:pt idx="4809">
                        <c:v>416.94900000000001</c:v>
                      </c:pt>
                      <c:pt idx="4810">
                        <c:v>416.94600000000003</c:v>
                      </c:pt>
                      <c:pt idx="4811">
                        <c:v>416.94200000000001</c:v>
                      </c:pt>
                      <c:pt idx="4812">
                        <c:v>416.93799999999999</c:v>
                      </c:pt>
                      <c:pt idx="4813">
                        <c:v>416.935</c:v>
                      </c:pt>
                      <c:pt idx="4814">
                        <c:v>416.93099999999998</c:v>
                      </c:pt>
                      <c:pt idx="4815">
                        <c:v>416.92700000000002</c:v>
                      </c:pt>
                      <c:pt idx="4816">
                        <c:v>416.923</c:v>
                      </c:pt>
                      <c:pt idx="4817">
                        <c:v>416.92</c:v>
                      </c:pt>
                      <c:pt idx="4818">
                        <c:v>416.916</c:v>
                      </c:pt>
                      <c:pt idx="4819">
                        <c:v>416.91300000000001</c:v>
                      </c:pt>
                      <c:pt idx="4820">
                        <c:v>416.90899999999999</c:v>
                      </c:pt>
                      <c:pt idx="4821">
                        <c:v>416.90499999999997</c:v>
                      </c:pt>
                      <c:pt idx="4822">
                        <c:v>416.90100000000001</c:v>
                      </c:pt>
                      <c:pt idx="4823">
                        <c:v>416.89800000000002</c:v>
                      </c:pt>
                      <c:pt idx="4824">
                        <c:v>416.89400000000001</c:v>
                      </c:pt>
                      <c:pt idx="4825">
                        <c:v>416.89100000000002</c:v>
                      </c:pt>
                      <c:pt idx="4826">
                        <c:v>416.887</c:v>
                      </c:pt>
                      <c:pt idx="4827">
                        <c:v>416.88299999999998</c:v>
                      </c:pt>
                      <c:pt idx="4828">
                        <c:v>416.88</c:v>
                      </c:pt>
                      <c:pt idx="4829">
                        <c:v>416.87599999999998</c:v>
                      </c:pt>
                      <c:pt idx="4830">
                        <c:v>416.87200000000001</c:v>
                      </c:pt>
                      <c:pt idx="4831">
                        <c:v>416.86900000000003</c:v>
                      </c:pt>
                      <c:pt idx="4832">
                        <c:v>416.86500000000001</c:v>
                      </c:pt>
                      <c:pt idx="4833">
                        <c:v>416.86099999999999</c:v>
                      </c:pt>
                      <c:pt idx="4834">
                        <c:v>416.858</c:v>
                      </c:pt>
                      <c:pt idx="4835">
                        <c:v>416.85399999999998</c:v>
                      </c:pt>
                      <c:pt idx="4836">
                        <c:v>416.85</c:v>
                      </c:pt>
                      <c:pt idx="4837">
                        <c:v>416.84699999999998</c:v>
                      </c:pt>
                      <c:pt idx="4838">
                        <c:v>416.84300000000002</c:v>
                      </c:pt>
                      <c:pt idx="4839">
                        <c:v>416.839</c:v>
                      </c:pt>
                      <c:pt idx="4840">
                        <c:v>416.83600000000001</c:v>
                      </c:pt>
                      <c:pt idx="4841">
                        <c:v>416.83199999999999</c:v>
                      </c:pt>
                      <c:pt idx="4842">
                        <c:v>416.82900000000001</c:v>
                      </c:pt>
                      <c:pt idx="4843">
                        <c:v>416.82499999999999</c:v>
                      </c:pt>
                      <c:pt idx="4844">
                        <c:v>416.82100000000003</c:v>
                      </c:pt>
                      <c:pt idx="4845">
                        <c:v>416.81799999999998</c:v>
                      </c:pt>
                      <c:pt idx="4846">
                        <c:v>416.81400000000002</c:v>
                      </c:pt>
                      <c:pt idx="4847">
                        <c:v>416.81</c:v>
                      </c:pt>
                      <c:pt idx="4848">
                        <c:v>416.80700000000002</c:v>
                      </c:pt>
                      <c:pt idx="4849">
                        <c:v>416.803</c:v>
                      </c:pt>
                      <c:pt idx="4850">
                        <c:v>416.8</c:v>
                      </c:pt>
                      <c:pt idx="4851">
                        <c:v>416.79599999999999</c:v>
                      </c:pt>
                      <c:pt idx="4852">
                        <c:v>416.79300000000001</c:v>
                      </c:pt>
                      <c:pt idx="4853">
                        <c:v>416.78899999999999</c:v>
                      </c:pt>
                      <c:pt idx="4854">
                        <c:v>416.78500000000003</c:v>
                      </c:pt>
                      <c:pt idx="4855">
                        <c:v>416.78199999999998</c:v>
                      </c:pt>
                      <c:pt idx="4856">
                        <c:v>416.77800000000002</c:v>
                      </c:pt>
                      <c:pt idx="4857">
                        <c:v>416.77499999999998</c:v>
                      </c:pt>
                      <c:pt idx="4858">
                        <c:v>416.77100000000002</c:v>
                      </c:pt>
                      <c:pt idx="4859">
                        <c:v>416.76799999999997</c:v>
                      </c:pt>
                      <c:pt idx="4860">
                        <c:v>416.76400000000001</c:v>
                      </c:pt>
                      <c:pt idx="4861">
                        <c:v>416.76100000000002</c:v>
                      </c:pt>
                      <c:pt idx="4862">
                        <c:v>416.75700000000001</c:v>
                      </c:pt>
                      <c:pt idx="4863">
                        <c:v>416.75400000000002</c:v>
                      </c:pt>
                      <c:pt idx="4864">
                        <c:v>416.75</c:v>
                      </c:pt>
                      <c:pt idx="4865">
                        <c:v>416.74700000000001</c:v>
                      </c:pt>
                      <c:pt idx="4866">
                        <c:v>416.74299999999999</c:v>
                      </c:pt>
                      <c:pt idx="4867">
                        <c:v>416.74</c:v>
                      </c:pt>
                      <c:pt idx="4868">
                        <c:v>416.73700000000002</c:v>
                      </c:pt>
                      <c:pt idx="4869">
                        <c:v>416.733</c:v>
                      </c:pt>
                      <c:pt idx="4870">
                        <c:v>416.73</c:v>
                      </c:pt>
                      <c:pt idx="4871">
                        <c:v>416.72699999999998</c:v>
                      </c:pt>
                      <c:pt idx="4872">
                        <c:v>416.72300000000001</c:v>
                      </c:pt>
                      <c:pt idx="4873">
                        <c:v>416.72</c:v>
                      </c:pt>
                      <c:pt idx="4874">
                        <c:v>416.71699999999998</c:v>
                      </c:pt>
                      <c:pt idx="4875">
                        <c:v>416.714</c:v>
                      </c:pt>
                      <c:pt idx="4876">
                        <c:v>416.71100000000001</c:v>
                      </c:pt>
                      <c:pt idx="4877">
                        <c:v>416.70699999999999</c:v>
                      </c:pt>
                      <c:pt idx="4878">
                        <c:v>416.70400000000001</c:v>
                      </c:pt>
                      <c:pt idx="4879">
                        <c:v>416.70100000000002</c:v>
                      </c:pt>
                      <c:pt idx="4880">
                        <c:v>416.69799999999998</c:v>
                      </c:pt>
                      <c:pt idx="4881">
                        <c:v>416.69499999999999</c:v>
                      </c:pt>
                      <c:pt idx="4882">
                        <c:v>416.69299999999998</c:v>
                      </c:pt>
                      <c:pt idx="4883">
                        <c:v>416.69</c:v>
                      </c:pt>
                      <c:pt idx="4884">
                        <c:v>416.68700000000001</c:v>
                      </c:pt>
                      <c:pt idx="4885">
                        <c:v>416.68400000000003</c:v>
                      </c:pt>
                      <c:pt idx="4886">
                        <c:v>416.68200000000002</c:v>
                      </c:pt>
                      <c:pt idx="4887">
                        <c:v>416.67899999999997</c:v>
                      </c:pt>
                      <c:pt idx="4888">
                        <c:v>416.67599999999999</c:v>
                      </c:pt>
                      <c:pt idx="4889">
                        <c:v>416.67399999999998</c:v>
                      </c:pt>
                      <c:pt idx="4890">
                        <c:v>416.67200000000003</c:v>
                      </c:pt>
                      <c:pt idx="4891">
                        <c:v>416.66899999999998</c:v>
                      </c:pt>
                      <c:pt idx="4892">
                        <c:v>416.66699999999997</c:v>
                      </c:pt>
                      <c:pt idx="4893">
                        <c:v>416.66500000000002</c:v>
                      </c:pt>
                      <c:pt idx="4894">
                        <c:v>416.66300000000001</c:v>
                      </c:pt>
                      <c:pt idx="4895">
                        <c:v>416.661</c:v>
                      </c:pt>
                      <c:pt idx="4896">
                        <c:v>416.66</c:v>
                      </c:pt>
                      <c:pt idx="4897">
                        <c:v>416.65800000000002</c:v>
                      </c:pt>
                      <c:pt idx="4898">
                        <c:v>416.65699999999998</c:v>
                      </c:pt>
                      <c:pt idx="4899">
                        <c:v>416.65499999999997</c:v>
                      </c:pt>
                      <c:pt idx="4900">
                        <c:v>416.654</c:v>
                      </c:pt>
                      <c:pt idx="4901">
                        <c:v>416.65300000000002</c:v>
                      </c:pt>
                      <c:pt idx="4902">
                        <c:v>416.65199999999999</c:v>
                      </c:pt>
                      <c:pt idx="4903">
                        <c:v>416.65199999999999</c:v>
                      </c:pt>
                      <c:pt idx="4904">
                        <c:v>416.65100000000001</c:v>
                      </c:pt>
                      <c:pt idx="4905">
                        <c:v>416.65100000000001</c:v>
                      </c:pt>
                      <c:pt idx="4906">
                        <c:v>416.65100000000001</c:v>
                      </c:pt>
                      <c:pt idx="4907">
                        <c:v>416.65100000000001</c:v>
                      </c:pt>
                      <c:pt idx="4908">
                        <c:v>416.65100000000001</c:v>
                      </c:pt>
                      <c:pt idx="4909">
                        <c:v>416.65100000000001</c:v>
                      </c:pt>
                      <c:pt idx="4910">
                        <c:v>416.65199999999999</c:v>
                      </c:pt>
                      <c:pt idx="4911">
                        <c:v>416.65300000000002</c:v>
                      </c:pt>
                      <c:pt idx="4912">
                        <c:v>416.65499999999997</c:v>
                      </c:pt>
                      <c:pt idx="4913">
                        <c:v>416.65600000000001</c:v>
                      </c:pt>
                      <c:pt idx="4914">
                        <c:v>416.65800000000002</c:v>
                      </c:pt>
                      <c:pt idx="4915">
                        <c:v>416.66</c:v>
                      </c:pt>
                      <c:pt idx="4916">
                        <c:v>416.66300000000001</c:v>
                      </c:pt>
                      <c:pt idx="4917">
                        <c:v>416.66500000000002</c:v>
                      </c:pt>
                      <c:pt idx="4918">
                        <c:v>416.66899999999998</c:v>
                      </c:pt>
                      <c:pt idx="4919">
                        <c:v>416.67200000000003</c:v>
                      </c:pt>
                      <c:pt idx="4920">
                        <c:v>416.67599999999999</c:v>
                      </c:pt>
                      <c:pt idx="4921">
                        <c:v>416.68</c:v>
                      </c:pt>
                      <c:pt idx="4922">
                        <c:v>416.685</c:v>
                      </c:pt>
                      <c:pt idx="4923">
                        <c:v>416.69</c:v>
                      </c:pt>
                      <c:pt idx="4924">
                        <c:v>416.69600000000003</c:v>
                      </c:pt>
                      <c:pt idx="4925">
                        <c:v>416.702</c:v>
                      </c:pt>
                      <c:pt idx="4926">
                        <c:v>416.709</c:v>
                      </c:pt>
                      <c:pt idx="4927">
                        <c:v>416.71600000000001</c:v>
                      </c:pt>
                      <c:pt idx="4928">
                        <c:v>416.72399999999999</c:v>
                      </c:pt>
                      <c:pt idx="4929">
                        <c:v>416.73200000000003</c:v>
                      </c:pt>
                      <c:pt idx="4930">
                        <c:v>416.74099999999999</c:v>
                      </c:pt>
                      <c:pt idx="4931">
                        <c:v>416.75</c:v>
                      </c:pt>
                      <c:pt idx="4932">
                        <c:v>416.76</c:v>
                      </c:pt>
                      <c:pt idx="4933">
                        <c:v>416.77100000000002</c:v>
                      </c:pt>
                      <c:pt idx="4934">
                        <c:v>416.78199999999998</c:v>
                      </c:pt>
                      <c:pt idx="4935">
                        <c:v>416.79500000000002</c:v>
                      </c:pt>
                      <c:pt idx="4936">
                        <c:v>416.80700000000002</c:v>
                      </c:pt>
                      <c:pt idx="4937">
                        <c:v>416.82100000000003</c:v>
                      </c:pt>
                      <c:pt idx="4938">
                        <c:v>416.83600000000001</c:v>
                      </c:pt>
                      <c:pt idx="4939">
                        <c:v>416.851</c:v>
                      </c:pt>
                      <c:pt idx="4940">
                        <c:v>416.86700000000002</c:v>
                      </c:pt>
                      <c:pt idx="4941">
                        <c:v>416.88400000000001</c:v>
                      </c:pt>
                      <c:pt idx="4942">
                        <c:v>416.90300000000002</c:v>
                      </c:pt>
                      <c:pt idx="4943">
                        <c:v>416.92200000000003</c:v>
                      </c:pt>
                      <c:pt idx="4944">
                        <c:v>416.94200000000001</c:v>
                      </c:pt>
                      <c:pt idx="4945">
                        <c:v>416.96300000000002</c:v>
                      </c:pt>
                      <c:pt idx="4946">
                        <c:v>416.98599999999999</c:v>
                      </c:pt>
                      <c:pt idx="4947">
                        <c:v>417.00900000000001</c:v>
                      </c:pt>
                      <c:pt idx="4948">
                        <c:v>417.03399999999999</c:v>
                      </c:pt>
                      <c:pt idx="4949">
                        <c:v>417.06</c:v>
                      </c:pt>
                      <c:pt idx="4950">
                        <c:v>417.08800000000002</c:v>
                      </c:pt>
                      <c:pt idx="4951">
                        <c:v>417.11599999999999</c:v>
                      </c:pt>
                      <c:pt idx="4952">
                        <c:v>417.137</c:v>
                      </c:pt>
                      <c:pt idx="4953">
                        <c:v>417.137</c:v>
                      </c:pt>
                      <c:pt idx="4954">
                        <c:v>445.01799999999997</c:v>
                      </c:pt>
                      <c:pt idx="4955">
                        <c:v>483.911</c:v>
                      </c:pt>
                      <c:pt idx="4956">
                        <c:v>521.46100000000001</c:v>
                      </c:pt>
                      <c:pt idx="4957">
                        <c:v>549.33500000000004</c:v>
                      </c:pt>
                      <c:pt idx="4958">
                        <c:v>567.52700000000004</c:v>
                      </c:pt>
                      <c:pt idx="4959">
                        <c:v>577.94100000000003</c:v>
                      </c:pt>
                      <c:pt idx="4960">
                        <c:v>582.72900000000004</c:v>
                      </c:pt>
                      <c:pt idx="4961">
                        <c:v>583.66200000000003</c:v>
                      </c:pt>
                      <c:pt idx="4962">
                        <c:v>582.03099999999995</c:v>
                      </c:pt>
                      <c:pt idx="4963">
                        <c:v>578.74300000000005</c:v>
                      </c:pt>
                      <c:pt idx="4964">
                        <c:v>574.41999999999996</c:v>
                      </c:pt>
                      <c:pt idx="4965">
                        <c:v>569.48500000000001</c:v>
                      </c:pt>
                      <c:pt idx="4966">
                        <c:v>564.221</c:v>
                      </c:pt>
                      <c:pt idx="4967">
                        <c:v>558.81899999999996</c:v>
                      </c:pt>
                      <c:pt idx="4968">
                        <c:v>553.40599999999995</c:v>
                      </c:pt>
                      <c:pt idx="4969">
                        <c:v>548.06399999999996</c:v>
                      </c:pt>
                      <c:pt idx="4970">
                        <c:v>542.84799999999996</c:v>
                      </c:pt>
                      <c:pt idx="4971">
                        <c:v>537.79100000000005</c:v>
                      </c:pt>
                      <c:pt idx="4972">
                        <c:v>532.91300000000001</c:v>
                      </c:pt>
                      <c:pt idx="4973">
                        <c:v>528.22400000000005</c:v>
                      </c:pt>
                      <c:pt idx="4974">
                        <c:v>523.72900000000004</c:v>
                      </c:pt>
                      <c:pt idx="4975">
                        <c:v>519.42600000000004</c:v>
                      </c:pt>
                      <c:pt idx="4976">
                        <c:v>515.31500000000005</c:v>
                      </c:pt>
                      <c:pt idx="4977">
                        <c:v>511.38900000000001</c:v>
                      </c:pt>
                      <c:pt idx="4978">
                        <c:v>507.64299999999997</c:v>
                      </c:pt>
                      <c:pt idx="4979">
                        <c:v>504.06900000000002</c:v>
                      </c:pt>
                      <c:pt idx="4980">
                        <c:v>500.661</c:v>
                      </c:pt>
                      <c:pt idx="4981">
                        <c:v>497.41</c:v>
                      </c:pt>
                      <c:pt idx="4982">
                        <c:v>494.31099999999998</c:v>
                      </c:pt>
                      <c:pt idx="4983">
                        <c:v>491.35500000000002</c:v>
                      </c:pt>
                      <c:pt idx="4984">
                        <c:v>488.53500000000003</c:v>
                      </c:pt>
                      <c:pt idx="4985">
                        <c:v>485.846</c:v>
                      </c:pt>
                      <c:pt idx="4986">
                        <c:v>483.279</c:v>
                      </c:pt>
                      <c:pt idx="4987">
                        <c:v>480.82900000000001</c:v>
                      </c:pt>
                      <c:pt idx="4988">
                        <c:v>478.48899999999998</c:v>
                      </c:pt>
                      <c:pt idx="4989">
                        <c:v>476.255</c:v>
                      </c:pt>
                      <c:pt idx="4990">
                        <c:v>474.11799999999999</c:v>
                      </c:pt>
                      <c:pt idx="4991">
                        <c:v>472.07100000000003</c:v>
                      </c:pt>
                      <c:pt idx="4992">
                        <c:v>470.11200000000002</c:v>
                      </c:pt>
                      <c:pt idx="4993">
                        <c:v>468.238</c:v>
                      </c:pt>
                      <c:pt idx="4994">
                        <c:v>466.44400000000002</c:v>
                      </c:pt>
                      <c:pt idx="4995">
                        <c:v>464.72699999999998</c:v>
                      </c:pt>
                      <c:pt idx="4996">
                        <c:v>463.08199999999999</c:v>
                      </c:pt>
                      <c:pt idx="4997">
                        <c:v>461.505</c:v>
                      </c:pt>
                      <c:pt idx="4998">
                        <c:v>459.99299999999999</c:v>
                      </c:pt>
                      <c:pt idx="4999">
                        <c:v>458.54399999999998</c:v>
                      </c:pt>
                      <c:pt idx="5000">
                        <c:v>457.15300000000002</c:v>
                      </c:pt>
                      <c:pt idx="5001">
                        <c:v>455.81799999999998</c:v>
                      </c:pt>
                      <c:pt idx="5002">
                        <c:v>454.54</c:v>
                      </c:pt>
                      <c:pt idx="5003">
                        <c:v>453.31</c:v>
                      </c:pt>
                      <c:pt idx="5004">
                        <c:v>452.12900000000002</c:v>
                      </c:pt>
                      <c:pt idx="5005">
                        <c:v>450.99299999999999</c:v>
                      </c:pt>
                      <c:pt idx="5006">
                        <c:v>449.9</c:v>
                      </c:pt>
                      <c:pt idx="5007">
                        <c:v>448.84899999999999</c:v>
                      </c:pt>
                      <c:pt idx="5008">
                        <c:v>447.83600000000001</c:v>
                      </c:pt>
                      <c:pt idx="5009">
                        <c:v>446.86</c:v>
                      </c:pt>
                      <c:pt idx="5010">
                        <c:v>445.92</c:v>
                      </c:pt>
                      <c:pt idx="5011">
                        <c:v>445.012</c:v>
                      </c:pt>
                      <c:pt idx="5012">
                        <c:v>444.137</c:v>
                      </c:pt>
                      <c:pt idx="5013">
                        <c:v>443.291</c:v>
                      </c:pt>
                      <c:pt idx="5014">
                        <c:v>442.47399999999999</c:v>
                      </c:pt>
                      <c:pt idx="5015">
                        <c:v>441.685</c:v>
                      </c:pt>
                      <c:pt idx="5016">
                        <c:v>440.92099999999999</c:v>
                      </c:pt>
                      <c:pt idx="5017">
                        <c:v>440.18299999999999</c:v>
                      </c:pt>
                      <c:pt idx="5018">
                        <c:v>439.46800000000002</c:v>
                      </c:pt>
                      <c:pt idx="5019">
                        <c:v>438.77499999999998</c:v>
                      </c:pt>
                      <c:pt idx="5020">
                        <c:v>438.10500000000002</c:v>
                      </c:pt>
                      <c:pt idx="5021">
                        <c:v>437.45499999999998</c:v>
                      </c:pt>
                      <c:pt idx="5022">
                        <c:v>436.82400000000001</c:v>
                      </c:pt>
                      <c:pt idx="5023">
                        <c:v>436.21300000000002</c:v>
                      </c:pt>
                      <c:pt idx="5024">
                        <c:v>436.08499999999998</c:v>
                      </c:pt>
                      <c:pt idx="5025">
                        <c:v>436.08499999999998</c:v>
                      </c:pt>
                      <c:pt idx="5026">
                        <c:v>436.07900000000001</c:v>
                      </c:pt>
                      <c:pt idx="5027">
                        <c:v>436.07299999999998</c:v>
                      </c:pt>
                      <c:pt idx="5028">
                        <c:v>436.06700000000001</c:v>
                      </c:pt>
                      <c:pt idx="5029">
                        <c:v>436.06099999999998</c:v>
                      </c:pt>
                      <c:pt idx="5030">
                        <c:v>436.05500000000001</c:v>
                      </c:pt>
                      <c:pt idx="5031">
                        <c:v>436.04899999999998</c:v>
                      </c:pt>
                      <c:pt idx="5032">
                        <c:v>436.04300000000001</c:v>
                      </c:pt>
                      <c:pt idx="5033">
                        <c:v>436.03699999999998</c:v>
                      </c:pt>
                      <c:pt idx="5034">
                        <c:v>436.03100000000001</c:v>
                      </c:pt>
                      <c:pt idx="5035">
                        <c:v>436.02499999999998</c:v>
                      </c:pt>
                      <c:pt idx="5036">
                        <c:v>436.01799999999997</c:v>
                      </c:pt>
                      <c:pt idx="5037">
                        <c:v>436.012</c:v>
                      </c:pt>
                      <c:pt idx="5038">
                        <c:v>436.00599999999997</c:v>
                      </c:pt>
                      <c:pt idx="5039">
                        <c:v>436</c:v>
                      </c:pt>
                      <c:pt idx="5040">
                        <c:v>435.99400000000003</c:v>
                      </c:pt>
                      <c:pt idx="5041">
                        <c:v>435.988</c:v>
                      </c:pt>
                      <c:pt idx="5042">
                        <c:v>435.98200000000003</c:v>
                      </c:pt>
                      <c:pt idx="5043">
                        <c:v>435.976</c:v>
                      </c:pt>
                      <c:pt idx="5044">
                        <c:v>435.97</c:v>
                      </c:pt>
                      <c:pt idx="5045">
                        <c:v>435.964</c:v>
                      </c:pt>
                      <c:pt idx="5046">
                        <c:v>435.95800000000003</c:v>
                      </c:pt>
                      <c:pt idx="5047">
                        <c:v>435.952</c:v>
                      </c:pt>
                      <c:pt idx="5048">
                        <c:v>435.94600000000003</c:v>
                      </c:pt>
                      <c:pt idx="5049">
                        <c:v>435.94</c:v>
                      </c:pt>
                      <c:pt idx="5050">
                        <c:v>435.93400000000003</c:v>
                      </c:pt>
                      <c:pt idx="5051">
                        <c:v>435.928</c:v>
                      </c:pt>
                      <c:pt idx="5052">
                        <c:v>435.92200000000003</c:v>
                      </c:pt>
                      <c:pt idx="5053">
                        <c:v>435.916</c:v>
                      </c:pt>
                      <c:pt idx="5054">
                        <c:v>435.91</c:v>
                      </c:pt>
                      <c:pt idx="5055">
                        <c:v>435.904</c:v>
                      </c:pt>
                      <c:pt idx="5056">
                        <c:v>435.89800000000002</c:v>
                      </c:pt>
                      <c:pt idx="5057">
                        <c:v>435.892</c:v>
                      </c:pt>
                      <c:pt idx="5058">
                        <c:v>435.88600000000002</c:v>
                      </c:pt>
                      <c:pt idx="5059">
                        <c:v>435.88</c:v>
                      </c:pt>
                      <c:pt idx="5060">
                        <c:v>435.87400000000002</c:v>
                      </c:pt>
                      <c:pt idx="5061">
                        <c:v>435.86799999999999</c:v>
                      </c:pt>
                      <c:pt idx="5062">
                        <c:v>435.86200000000002</c:v>
                      </c:pt>
                      <c:pt idx="5063">
                        <c:v>435.85599999999999</c:v>
                      </c:pt>
                      <c:pt idx="5064">
                        <c:v>435.85</c:v>
                      </c:pt>
                      <c:pt idx="5065">
                        <c:v>435.84399999999999</c:v>
                      </c:pt>
                      <c:pt idx="5066">
                        <c:v>435.83800000000002</c:v>
                      </c:pt>
                      <c:pt idx="5067">
                        <c:v>435.83199999999999</c:v>
                      </c:pt>
                      <c:pt idx="5068">
                        <c:v>435.82600000000002</c:v>
                      </c:pt>
                      <c:pt idx="5069">
                        <c:v>435.82</c:v>
                      </c:pt>
                      <c:pt idx="5070">
                        <c:v>435.81400000000002</c:v>
                      </c:pt>
                      <c:pt idx="5071">
                        <c:v>435.80799999999999</c:v>
                      </c:pt>
                      <c:pt idx="5072">
                        <c:v>435.80200000000002</c:v>
                      </c:pt>
                      <c:pt idx="5073">
                        <c:v>435.79599999999999</c:v>
                      </c:pt>
                      <c:pt idx="5074">
                        <c:v>435.79</c:v>
                      </c:pt>
                      <c:pt idx="5075">
                        <c:v>435.78399999999999</c:v>
                      </c:pt>
                      <c:pt idx="5076">
                        <c:v>435.77800000000002</c:v>
                      </c:pt>
                      <c:pt idx="5077">
                        <c:v>435.77199999999999</c:v>
                      </c:pt>
                      <c:pt idx="5078">
                        <c:v>435.76600000000002</c:v>
                      </c:pt>
                      <c:pt idx="5079">
                        <c:v>435.76</c:v>
                      </c:pt>
                      <c:pt idx="5080">
                        <c:v>435.75400000000002</c:v>
                      </c:pt>
                      <c:pt idx="5081">
                        <c:v>435.74799999999999</c:v>
                      </c:pt>
                      <c:pt idx="5082">
                        <c:v>435.74200000000002</c:v>
                      </c:pt>
                      <c:pt idx="5083">
                        <c:v>435.73599999999999</c:v>
                      </c:pt>
                      <c:pt idx="5084">
                        <c:v>435.73</c:v>
                      </c:pt>
                      <c:pt idx="5085">
                        <c:v>435.72399999999999</c:v>
                      </c:pt>
                      <c:pt idx="5086">
                        <c:v>435.71800000000002</c:v>
                      </c:pt>
                      <c:pt idx="5087">
                        <c:v>435.71199999999999</c:v>
                      </c:pt>
                      <c:pt idx="5088">
                        <c:v>435.70600000000002</c:v>
                      </c:pt>
                      <c:pt idx="5089">
                        <c:v>435.7</c:v>
                      </c:pt>
                      <c:pt idx="5090">
                        <c:v>435.69400000000002</c:v>
                      </c:pt>
                      <c:pt idx="5091">
                        <c:v>435.68799999999999</c:v>
                      </c:pt>
                      <c:pt idx="5092">
                        <c:v>435.68200000000002</c:v>
                      </c:pt>
                      <c:pt idx="5093">
                        <c:v>435.67700000000002</c:v>
                      </c:pt>
                      <c:pt idx="5094">
                        <c:v>435.67099999999999</c:v>
                      </c:pt>
                      <c:pt idx="5095">
                        <c:v>435.66500000000002</c:v>
                      </c:pt>
                      <c:pt idx="5096">
                        <c:v>435.65899999999999</c:v>
                      </c:pt>
                      <c:pt idx="5097">
                        <c:v>435.65300000000002</c:v>
                      </c:pt>
                      <c:pt idx="5098">
                        <c:v>435.64699999999999</c:v>
                      </c:pt>
                      <c:pt idx="5099">
                        <c:v>435.64100000000002</c:v>
                      </c:pt>
                      <c:pt idx="5100">
                        <c:v>435.63499999999999</c:v>
                      </c:pt>
                      <c:pt idx="5101">
                        <c:v>435.62900000000002</c:v>
                      </c:pt>
                      <c:pt idx="5102">
                        <c:v>435.62299999999999</c:v>
                      </c:pt>
                      <c:pt idx="5103">
                        <c:v>435.61700000000002</c:v>
                      </c:pt>
                      <c:pt idx="5104">
                        <c:v>435.61099999999999</c:v>
                      </c:pt>
                      <c:pt idx="5105">
                        <c:v>435.60500000000002</c:v>
                      </c:pt>
                      <c:pt idx="5106">
                        <c:v>435.59899999999999</c:v>
                      </c:pt>
                      <c:pt idx="5107">
                        <c:v>435.59399999999999</c:v>
                      </c:pt>
                      <c:pt idx="5108">
                        <c:v>435.58800000000002</c:v>
                      </c:pt>
                      <c:pt idx="5109">
                        <c:v>435.58199999999999</c:v>
                      </c:pt>
                      <c:pt idx="5110">
                        <c:v>435.57600000000002</c:v>
                      </c:pt>
                      <c:pt idx="5111">
                        <c:v>435.57</c:v>
                      </c:pt>
                      <c:pt idx="5112">
                        <c:v>435.56400000000002</c:v>
                      </c:pt>
                      <c:pt idx="5113">
                        <c:v>435.55799999999999</c:v>
                      </c:pt>
                      <c:pt idx="5114">
                        <c:v>435.55200000000002</c:v>
                      </c:pt>
                      <c:pt idx="5115">
                        <c:v>435.54599999999999</c:v>
                      </c:pt>
                      <c:pt idx="5116">
                        <c:v>435.54</c:v>
                      </c:pt>
                      <c:pt idx="5117">
                        <c:v>435.53399999999999</c:v>
                      </c:pt>
                      <c:pt idx="5118">
                        <c:v>435.52800000000002</c:v>
                      </c:pt>
                      <c:pt idx="5119">
                        <c:v>435.52300000000002</c:v>
                      </c:pt>
                      <c:pt idx="5120">
                        <c:v>435.517</c:v>
                      </c:pt>
                      <c:pt idx="5121">
                        <c:v>435.51100000000002</c:v>
                      </c:pt>
                      <c:pt idx="5122">
                        <c:v>435.505</c:v>
                      </c:pt>
                      <c:pt idx="5123">
                        <c:v>435.49900000000002</c:v>
                      </c:pt>
                      <c:pt idx="5124">
                        <c:v>435.49299999999999</c:v>
                      </c:pt>
                      <c:pt idx="5125">
                        <c:v>435.48700000000002</c:v>
                      </c:pt>
                      <c:pt idx="5126">
                        <c:v>435.48099999999999</c:v>
                      </c:pt>
                      <c:pt idx="5127">
                        <c:v>435.47500000000002</c:v>
                      </c:pt>
                      <c:pt idx="5128">
                        <c:v>435.47</c:v>
                      </c:pt>
                      <c:pt idx="5129">
                        <c:v>435.464</c:v>
                      </c:pt>
                      <c:pt idx="5130">
                        <c:v>435.45800000000003</c:v>
                      </c:pt>
                      <c:pt idx="5131">
                        <c:v>435.452</c:v>
                      </c:pt>
                      <c:pt idx="5132">
                        <c:v>435.44600000000003</c:v>
                      </c:pt>
                      <c:pt idx="5133">
                        <c:v>435.44</c:v>
                      </c:pt>
                      <c:pt idx="5134">
                        <c:v>435.43400000000003</c:v>
                      </c:pt>
                      <c:pt idx="5135">
                        <c:v>435.428</c:v>
                      </c:pt>
                      <c:pt idx="5136">
                        <c:v>435.423</c:v>
                      </c:pt>
                      <c:pt idx="5137">
                        <c:v>435.41699999999997</c:v>
                      </c:pt>
                      <c:pt idx="5138">
                        <c:v>435.411</c:v>
                      </c:pt>
                      <c:pt idx="5139">
                        <c:v>435.40499999999997</c:v>
                      </c:pt>
                      <c:pt idx="5140">
                        <c:v>435.399</c:v>
                      </c:pt>
                      <c:pt idx="5141">
                        <c:v>435.39299999999997</c:v>
                      </c:pt>
                      <c:pt idx="5142">
                        <c:v>435.387</c:v>
                      </c:pt>
                      <c:pt idx="5143">
                        <c:v>435.38200000000001</c:v>
                      </c:pt>
                      <c:pt idx="5144">
                        <c:v>435.37599999999998</c:v>
                      </c:pt>
                      <c:pt idx="5145">
                        <c:v>435.37</c:v>
                      </c:pt>
                      <c:pt idx="5146">
                        <c:v>435.36399999999998</c:v>
                      </c:pt>
                      <c:pt idx="5147">
                        <c:v>435.358</c:v>
                      </c:pt>
                      <c:pt idx="5148">
                        <c:v>435.35199999999998</c:v>
                      </c:pt>
                      <c:pt idx="5149">
                        <c:v>435.346</c:v>
                      </c:pt>
                      <c:pt idx="5150">
                        <c:v>435.34100000000001</c:v>
                      </c:pt>
                      <c:pt idx="5151">
                        <c:v>435.33499999999998</c:v>
                      </c:pt>
                      <c:pt idx="5152">
                        <c:v>435.32900000000001</c:v>
                      </c:pt>
                      <c:pt idx="5153">
                        <c:v>435.32299999999998</c:v>
                      </c:pt>
                      <c:pt idx="5154">
                        <c:v>435.31700000000001</c:v>
                      </c:pt>
                      <c:pt idx="5155">
                        <c:v>435.31099999999998</c:v>
                      </c:pt>
                      <c:pt idx="5156">
                        <c:v>435.30599999999998</c:v>
                      </c:pt>
                      <c:pt idx="5157">
                        <c:v>435.3</c:v>
                      </c:pt>
                      <c:pt idx="5158">
                        <c:v>435.29399999999998</c:v>
                      </c:pt>
                      <c:pt idx="5159">
                        <c:v>435.28800000000001</c:v>
                      </c:pt>
                      <c:pt idx="5160">
                        <c:v>435.28199999999998</c:v>
                      </c:pt>
                      <c:pt idx="5161">
                        <c:v>435.27600000000001</c:v>
                      </c:pt>
                      <c:pt idx="5162">
                        <c:v>435.27100000000002</c:v>
                      </c:pt>
                      <c:pt idx="5163">
                        <c:v>435.26499999999999</c:v>
                      </c:pt>
                      <c:pt idx="5164">
                        <c:v>435.25900000000001</c:v>
                      </c:pt>
                      <c:pt idx="5165">
                        <c:v>435.25299999999999</c:v>
                      </c:pt>
                      <c:pt idx="5166">
                        <c:v>435.24700000000001</c:v>
                      </c:pt>
                      <c:pt idx="5167">
                        <c:v>435.24200000000002</c:v>
                      </c:pt>
                      <c:pt idx="5168">
                        <c:v>435.23599999999999</c:v>
                      </c:pt>
                      <c:pt idx="5169">
                        <c:v>435.23</c:v>
                      </c:pt>
                      <c:pt idx="5170">
                        <c:v>435.22399999999999</c:v>
                      </c:pt>
                      <c:pt idx="5171">
                        <c:v>435.21800000000002</c:v>
                      </c:pt>
                      <c:pt idx="5172">
                        <c:v>435.21199999999999</c:v>
                      </c:pt>
                      <c:pt idx="5173">
                        <c:v>435.20699999999999</c:v>
                      </c:pt>
                      <c:pt idx="5174">
                        <c:v>435.20100000000002</c:v>
                      </c:pt>
                      <c:pt idx="5175">
                        <c:v>435.19499999999999</c:v>
                      </c:pt>
                      <c:pt idx="5176">
                        <c:v>435.18900000000002</c:v>
                      </c:pt>
                      <c:pt idx="5177">
                        <c:v>435.18299999999999</c:v>
                      </c:pt>
                      <c:pt idx="5178">
                        <c:v>435.178</c:v>
                      </c:pt>
                      <c:pt idx="5179">
                        <c:v>435.17200000000003</c:v>
                      </c:pt>
                      <c:pt idx="5180">
                        <c:v>435.166</c:v>
                      </c:pt>
                      <c:pt idx="5181">
                        <c:v>435.16</c:v>
                      </c:pt>
                      <c:pt idx="5182">
                        <c:v>435.15499999999997</c:v>
                      </c:pt>
                      <c:pt idx="5183">
                        <c:v>435.149</c:v>
                      </c:pt>
                      <c:pt idx="5184">
                        <c:v>435.14299999999997</c:v>
                      </c:pt>
                      <c:pt idx="5185">
                        <c:v>435.137</c:v>
                      </c:pt>
                      <c:pt idx="5186">
                        <c:v>435.13099999999997</c:v>
                      </c:pt>
                      <c:pt idx="5187">
                        <c:v>435.12599999999998</c:v>
                      </c:pt>
                      <c:pt idx="5188">
                        <c:v>435.12</c:v>
                      </c:pt>
                      <c:pt idx="5189">
                        <c:v>435.11399999999998</c:v>
                      </c:pt>
                      <c:pt idx="5190">
                        <c:v>435.108</c:v>
                      </c:pt>
                      <c:pt idx="5191">
                        <c:v>435.10199999999998</c:v>
                      </c:pt>
                      <c:pt idx="5192">
                        <c:v>435.09699999999998</c:v>
                      </c:pt>
                      <c:pt idx="5193">
                        <c:v>435.09100000000001</c:v>
                      </c:pt>
                      <c:pt idx="5194">
                        <c:v>435.08499999999998</c:v>
                      </c:pt>
                      <c:pt idx="5195">
                        <c:v>435.07900000000001</c:v>
                      </c:pt>
                      <c:pt idx="5196">
                        <c:v>435.07400000000001</c:v>
                      </c:pt>
                      <c:pt idx="5197">
                        <c:v>435.06799999999998</c:v>
                      </c:pt>
                      <c:pt idx="5198">
                        <c:v>435.06200000000001</c:v>
                      </c:pt>
                      <c:pt idx="5199">
                        <c:v>435.05599999999998</c:v>
                      </c:pt>
                      <c:pt idx="5200">
                        <c:v>435.05099999999999</c:v>
                      </c:pt>
                      <c:pt idx="5201">
                        <c:v>435.04500000000002</c:v>
                      </c:pt>
                      <c:pt idx="5202">
                        <c:v>435.03899999999999</c:v>
                      </c:pt>
                      <c:pt idx="5203">
                        <c:v>435.03300000000002</c:v>
                      </c:pt>
                      <c:pt idx="5204">
                        <c:v>435.02800000000002</c:v>
                      </c:pt>
                      <c:pt idx="5205">
                        <c:v>435.02199999999999</c:v>
                      </c:pt>
                      <c:pt idx="5206">
                        <c:v>435.01600000000002</c:v>
                      </c:pt>
                      <c:pt idx="5207">
                        <c:v>435.01</c:v>
                      </c:pt>
                      <c:pt idx="5208">
                        <c:v>435.005</c:v>
                      </c:pt>
                      <c:pt idx="5209">
                        <c:v>434.99900000000002</c:v>
                      </c:pt>
                      <c:pt idx="5210">
                        <c:v>434.99299999999999</c:v>
                      </c:pt>
                      <c:pt idx="5211">
                        <c:v>434.98700000000002</c:v>
                      </c:pt>
                      <c:pt idx="5212">
                        <c:v>434.98200000000003</c:v>
                      </c:pt>
                      <c:pt idx="5213">
                        <c:v>434.976</c:v>
                      </c:pt>
                      <c:pt idx="5214">
                        <c:v>434.97</c:v>
                      </c:pt>
                      <c:pt idx="5215">
                        <c:v>434.964</c:v>
                      </c:pt>
                      <c:pt idx="5216">
                        <c:v>434.959</c:v>
                      </c:pt>
                      <c:pt idx="5217">
                        <c:v>434.95299999999997</c:v>
                      </c:pt>
                      <c:pt idx="5218">
                        <c:v>434.947</c:v>
                      </c:pt>
                      <c:pt idx="5219">
                        <c:v>434.94200000000001</c:v>
                      </c:pt>
                      <c:pt idx="5220">
                        <c:v>434.93599999999998</c:v>
                      </c:pt>
                      <c:pt idx="5221">
                        <c:v>434.93</c:v>
                      </c:pt>
                      <c:pt idx="5222">
                        <c:v>434.92399999999998</c:v>
                      </c:pt>
                      <c:pt idx="5223">
                        <c:v>434.91899999999998</c:v>
                      </c:pt>
                      <c:pt idx="5224">
                        <c:v>434.91300000000001</c:v>
                      </c:pt>
                      <c:pt idx="5225">
                        <c:v>434.90699999999998</c:v>
                      </c:pt>
                      <c:pt idx="5226">
                        <c:v>434.90199999999999</c:v>
                      </c:pt>
                      <c:pt idx="5227">
                        <c:v>434.89600000000002</c:v>
                      </c:pt>
                      <c:pt idx="5228">
                        <c:v>434.89</c:v>
                      </c:pt>
                      <c:pt idx="5229">
                        <c:v>434.88400000000001</c:v>
                      </c:pt>
                      <c:pt idx="5230">
                        <c:v>434.87900000000002</c:v>
                      </c:pt>
                      <c:pt idx="5231">
                        <c:v>434.87299999999999</c:v>
                      </c:pt>
                      <c:pt idx="5232">
                        <c:v>434.86700000000002</c:v>
                      </c:pt>
                      <c:pt idx="5233">
                        <c:v>434.86200000000002</c:v>
                      </c:pt>
                      <c:pt idx="5234">
                        <c:v>434.85599999999999</c:v>
                      </c:pt>
                      <c:pt idx="5235">
                        <c:v>434.85</c:v>
                      </c:pt>
                      <c:pt idx="5236">
                        <c:v>434.84500000000003</c:v>
                      </c:pt>
                      <c:pt idx="5237">
                        <c:v>434.839</c:v>
                      </c:pt>
                      <c:pt idx="5238">
                        <c:v>434.83300000000003</c:v>
                      </c:pt>
                      <c:pt idx="5239">
                        <c:v>434.827</c:v>
                      </c:pt>
                      <c:pt idx="5240">
                        <c:v>434.822</c:v>
                      </c:pt>
                      <c:pt idx="5241">
                        <c:v>434.81599999999997</c:v>
                      </c:pt>
                      <c:pt idx="5242">
                        <c:v>434.81</c:v>
                      </c:pt>
                      <c:pt idx="5243">
                        <c:v>434.80500000000001</c:v>
                      </c:pt>
                      <c:pt idx="5244">
                        <c:v>434.79899999999998</c:v>
                      </c:pt>
                      <c:pt idx="5245">
                        <c:v>434.79300000000001</c:v>
                      </c:pt>
                      <c:pt idx="5246">
                        <c:v>434.78800000000001</c:v>
                      </c:pt>
                      <c:pt idx="5247">
                        <c:v>434.78199999999998</c:v>
                      </c:pt>
                      <c:pt idx="5248">
                        <c:v>434.77600000000001</c:v>
                      </c:pt>
                      <c:pt idx="5249">
                        <c:v>434.77100000000002</c:v>
                      </c:pt>
                      <c:pt idx="5250">
                        <c:v>434.76499999999999</c:v>
                      </c:pt>
                      <c:pt idx="5251">
                        <c:v>434.75900000000001</c:v>
                      </c:pt>
                      <c:pt idx="5252">
                        <c:v>434.75400000000002</c:v>
                      </c:pt>
                      <c:pt idx="5253">
                        <c:v>434.74799999999999</c:v>
                      </c:pt>
                      <c:pt idx="5254">
                        <c:v>434.74200000000002</c:v>
                      </c:pt>
                      <c:pt idx="5255">
                        <c:v>434.73700000000002</c:v>
                      </c:pt>
                      <c:pt idx="5256">
                        <c:v>434.73099999999999</c:v>
                      </c:pt>
                      <c:pt idx="5257">
                        <c:v>434.72500000000002</c:v>
                      </c:pt>
                      <c:pt idx="5258">
                        <c:v>434.72</c:v>
                      </c:pt>
                      <c:pt idx="5259">
                        <c:v>434.714</c:v>
                      </c:pt>
                      <c:pt idx="5260">
                        <c:v>434.70800000000003</c:v>
                      </c:pt>
                      <c:pt idx="5261">
                        <c:v>434.70299999999997</c:v>
                      </c:pt>
                      <c:pt idx="5262">
                        <c:v>434.697</c:v>
                      </c:pt>
                      <c:pt idx="5263">
                        <c:v>434.69099999999997</c:v>
                      </c:pt>
                      <c:pt idx="5264">
                        <c:v>434.68599999999998</c:v>
                      </c:pt>
                      <c:pt idx="5265">
                        <c:v>434.68</c:v>
                      </c:pt>
                      <c:pt idx="5266">
                        <c:v>434.67399999999998</c:v>
                      </c:pt>
                      <c:pt idx="5267">
                        <c:v>434.66899999999998</c:v>
                      </c:pt>
                      <c:pt idx="5268">
                        <c:v>434.66300000000001</c:v>
                      </c:pt>
                      <c:pt idx="5269">
                        <c:v>434.65800000000002</c:v>
                      </c:pt>
                      <c:pt idx="5270">
                        <c:v>434.65199999999999</c:v>
                      </c:pt>
                      <c:pt idx="5271">
                        <c:v>434.64600000000002</c:v>
                      </c:pt>
                      <c:pt idx="5272">
                        <c:v>434.64100000000002</c:v>
                      </c:pt>
                      <c:pt idx="5273">
                        <c:v>434.63499999999999</c:v>
                      </c:pt>
                      <c:pt idx="5274">
                        <c:v>434.62900000000002</c:v>
                      </c:pt>
                      <c:pt idx="5275">
                        <c:v>434.62400000000002</c:v>
                      </c:pt>
                      <c:pt idx="5276">
                        <c:v>434.61799999999999</c:v>
                      </c:pt>
                      <c:pt idx="5277">
                        <c:v>434.613</c:v>
                      </c:pt>
                      <c:pt idx="5278">
                        <c:v>434.60700000000003</c:v>
                      </c:pt>
                      <c:pt idx="5279">
                        <c:v>434.601</c:v>
                      </c:pt>
                      <c:pt idx="5280">
                        <c:v>434.596</c:v>
                      </c:pt>
                      <c:pt idx="5281">
                        <c:v>434.59</c:v>
                      </c:pt>
                      <c:pt idx="5282">
                        <c:v>434.584</c:v>
                      </c:pt>
                      <c:pt idx="5283">
                        <c:v>434.57900000000001</c:v>
                      </c:pt>
                      <c:pt idx="5284">
                        <c:v>434.57299999999998</c:v>
                      </c:pt>
                      <c:pt idx="5285">
                        <c:v>434.56799999999998</c:v>
                      </c:pt>
                      <c:pt idx="5286">
                        <c:v>434.56200000000001</c:v>
                      </c:pt>
                      <c:pt idx="5287">
                        <c:v>434.55599999999998</c:v>
                      </c:pt>
                      <c:pt idx="5288">
                        <c:v>434.55099999999999</c:v>
                      </c:pt>
                      <c:pt idx="5289">
                        <c:v>434.54500000000002</c:v>
                      </c:pt>
                      <c:pt idx="5290">
                        <c:v>434.54</c:v>
                      </c:pt>
                      <c:pt idx="5291">
                        <c:v>434.53399999999999</c:v>
                      </c:pt>
                      <c:pt idx="5292">
                        <c:v>434.52800000000002</c:v>
                      </c:pt>
                      <c:pt idx="5293">
                        <c:v>434.52300000000002</c:v>
                      </c:pt>
                      <c:pt idx="5294">
                        <c:v>434.517</c:v>
                      </c:pt>
                      <c:pt idx="5295">
                        <c:v>434.512</c:v>
                      </c:pt>
                      <c:pt idx="5296">
                        <c:v>434.50599999999997</c:v>
                      </c:pt>
                      <c:pt idx="5297">
                        <c:v>434.5</c:v>
                      </c:pt>
                      <c:pt idx="5298">
                        <c:v>434.495</c:v>
                      </c:pt>
                      <c:pt idx="5299">
                        <c:v>434.48899999999998</c:v>
                      </c:pt>
                      <c:pt idx="5300">
                        <c:v>434.48399999999998</c:v>
                      </c:pt>
                      <c:pt idx="5301">
                        <c:v>434.47800000000001</c:v>
                      </c:pt>
                      <c:pt idx="5302">
                        <c:v>434.47199999999998</c:v>
                      </c:pt>
                      <c:pt idx="5303">
                        <c:v>434.46699999999998</c:v>
                      </c:pt>
                      <c:pt idx="5304">
                        <c:v>434.46100000000001</c:v>
                      </c:pt>
                      <c:pt idx="5305">
                        <c:v>434.45600000000002</c:v>
                      </c:pt>
                      <c:pt idx="5306">
                        <c:v>434.45</c:v>
                      </c:pt>
                      <c:pt idx="5307">
                        <c:v>434.44499999999999</c:v>
                      </c:pt>
                      <c:pt idx="5308">
                        <c:v>434.43900000000002</c:v>
                      </c:pt>
                      <c:pt idx="5309">
                        <c:v>434.43299999999999</c:v>
                      </c:pt>
                      <c:pt idx="5310">
                        <c:v>434.428</c:v>
                      </c:pt>
                      <c:pt idx="5311">
                        <c:v>434.42200000000003</c:v>
                      </c:pt>
                      <c:pt idx="5312">
                        <c:v>434.41699999999997</c:v>
                      </c:pt>
                      <c:pt idx="5313">
                        <c:v>434.411</c:v>
                      </c:pt>
                      <c:pt idx="5314">
                        <c:v>434.40600000000001</c:v>
                      </c:pt>
                      <c:pt idx="5315">
                        <c:v>434.4</c:v>
                      </c:pt>
                      <c:pt idx="5316">
                        <c:v>434.39400000000001</c:v>
                      </c:pt>
                      <c:pt idx="5317">
                        <c:v>434.38900000000001</c:v>
                      </c:pt>
                      <c:pt idx="5318">
                        <c:v>434.38299999999998</c:v>
                      </c:pt>
                      <c:pt idx="5319">
                        <c:v>434.37799999999999</c:v>
                      </c:pt>
                      <c:pt idx="5320">
                        <c:v>434.37200000000001</c:v>
                      </c:pt>
                      <c:pt idx="5321">
                        <c:v>434.36700000000002</c:v>
                      </c:pt>
                      <c:pt idx="5322">
                        <c:v>434.36099999999999</c:v>
                      </c:pt>
                      <c:pt idx="5323">
                        <c:v>434.35599999999999</c:v>
                      </c:pt>
                      <c:pt idx="5324">
                        <c:v>434.35</c:v>
                      </c:pt>
                      <c:pt idx="5325">
                        <c:v>434.34399999999999</c:v>
                      </c:pt>
                      <c:pt idx="5326">
                        <c:v>434.339</c:v>
                      </c:pt>
                      <c:pt idx="5327">
                        <c:v>434.33300000000003</c:v>
                      </c:pt>
                      <c:pt idx="5328">
                        <c:v>434.32799999999997</c:v>
                      </c:pt>
                      <c:pt idx="5329">
                        <c:v>434.322</c:v>
                      </c:pt>
                      <c:pt idx="5330">
                        <c:v>434.31700000000001</c:v>
                      </c:pt>
                      <c:pt idx="5331">
                        <c:v>434.31099999999998</c:v>
                      </c:pt>
                      <c:pt idx="5332">
                        <c:v>434.30599999999998</c:v>
                      </c:pt>
                      <c:pt idx="5333">
                        <c:v>434.3</c:v>
                      </c:pt>
                      <c:pt idx="5334">
                        <c:v>434.29500000000002</c:v>
                      </c:pt>
                      <c:pt idx="5335">
                        <c:v>434.28899999999999</c:v>
                      </c:pt>
                      <c:pt idx="5336">
                        <c:v>434.28399999999999</c:v>
                      </c:pt>
                      <c:pt idx="5337">
                        <c:v>434.27800000000002</c:v>
                      </c:pt>
                      <c:pt idx="5338">
                        <c:v>434.27300000000002</c:v>
                      </c:pt>
                      <c:pt idx="5339">
                        <c:v>434.267</c:v>
                      </c:pt>
                      <c:pt idx="5340">
                        <c:v>434.262</c:v>
                      </c:pt>
                      <c:pt idx="5341">
                        <c:v>434.25599999999997</c:v>
                      </c:pt>
                      <c:pt idx="5342">
                        <c:v>434.25</c:v>
                      </c:pt>
                      <c:pt idx="5343">
                        <c:v>434.245</c:v>
                      </c:pt>
                      <c:pt idx="5344">
                        <c:v>434.23899999999998</c:v>
                      </c:pt>
                      <c:pt idx="5345">
                        <c:v>434.23399999999998</c:v>
                      </c:pt>
                      <c:pt idx="5346">
                        <c:v>434.22800000000001</c:v>
                      </c:pt>
                      <c:pt idx="5347">
                        <c:v>434.22300000000001</c:v>
                      </c:pt>
                      <c:pt idx="5348">
                        <c:v>434.21699999999998</c:v>
                      </c:pt>
                      <c:pt idx="5349">
                        <c:v>434.21199999999999</c:v>
                      </c:pt>
                      <c:pt idx="5350">
                        <c:v>434.20600000000002</c:v>
                      </c:pt>
                      <c:pt idx="5351">
                        <c:v>434.20100000000002</c:v>
                      </c:pt>
                      <c:pt idx="5352">
                        <c:v>434.19499999999999</c:v>
                      </c:pt>
                      <c:pt idx="5353">
                        <c:v>434.19</c:v>
                      </c:pt>
                      <c:pt idx="5354">
                        <c:v>434.18400000000003</c:v>
                      </c:pt>
                      <c:pt idx="5355">
                        <c:v>434.17899999999997</c:v>
                      </c:pt>
                      <c:pt idx="5356">
                        <c:v>434.173</c:v>
                      </c:pt>
                      <c:pt idx="5357">
                        <c:v>434.16800000000001</c:v>
                      </c:pt>
                      <c:pt idx="5358">
                        <c:v>434.16199999999998</c:v>
                      </c:pt>
                      <c:pt idx="5359">
                        <c:v>434.15699999999998</c:v>
                      </c:pt>
                      <c:pt idx="5360">
                        <c:v>434.15100000000001</c:v>
                      </c:pt>
                      <c:pt idx="5361">
                        <c:v>434.14600000000002</c:v>
                      </c:pt>
                      <c:pt idx="5362">
                        <c:v>434.14</c:v>
                      </c:pt>
                      <c:pt idx="5363">
                        <c:v>434.13499999999999</c:v>
                      </c:pt>
                      <c:pt idx="5364">
                        <c:v>434.13</c:v>
                      </c:pt>
                      <c:pt idx="5365">
                        <c:v>434.12400000000002</c:v>
                      </c:pt>
                      <c:pt idx="5366">
                        <c:v>434.11900000000003</c:v>
                      </c:pt>
                      <c:pt idx="5367">
                        <c:v>434.113</c:v>
                      </c:pt>
                      <c:pt idx="5368">
                        <c:v>434.108</c:v>
                      </c:pt>
                      <c:pt idx="5369">
                        <c:v>434.10199999999998</c:v>
                      </c:pt>
                      <c:pt idx="5370">
                        <c:v>434.09699999999998</c:v>
                      </c:pt>
                      <c:pt idx="5371">
                        <c:v>434.09100000000001</c:v>
                      </c:pt>
                      <c:pt idx="5372">
                        <c:v>434.08600000000001</c:v>
                      </c:pt>
                      <c:pt idx="5373">
                        <c:v>434.08</c:v>
                      </c:pt>
                      <c:pt idx="5374">
                        <c:v>434.07499999999999</c:v>
                      </c:pt>
                      <c:pt idx="5375">
                        <c:v>434.06900000000002</c:v>
                      </c:pt>
                      <c:pt idx="5376">
                        <c:v>434.06400000000002</c:v>
                      </c:pt>
                      <c:pt idx="5377">
                        <c:v>434.05799999999999</c:v>
                      </c:pt>
                      <c:pt idx="5378">
                        <c:v>434.053</c:v>
                      </c:pt>
                      <c:pt idx="5379">
                        <c:v>434.04700000000003</c:v>
                      </c:pt>
                      <c:pt idx="5380">
                        <c:v>434.04199999999997</c:v>
                      </c:pt>
                      <c:pt idx="5381">
                        <c:v>434.03699999999998</c:v>
                      </c:pt>
                      <c:pt idx="5382">
                        <c:v>434.03100000000001</c:v>
                      </c:pt>
                      <c:pt idx="5383">
                        <c:v>434.02600000000001</c:v>
                      </c:pt>
                      <c:pt idx="5384">
                        <c:v>434.02</c:v>
                      </c:pt>
                      <c:pt idx="5385">
                        <c:v>434.01499999999999</c:v>
                      </c:pt>
                      <c:pt idx="5386">
                        <c:v>434.00900000000001</c:v>
                      </c:pt>
                      <c:pt idx="5387">
                        <c:v>434.00400000000002</c:v>
                      </c:pt>
                      <c:pt idx="5388">
                        <c:v>433.99799999999999</c:v>
                      </c:pt>
                      <c:pt idx="5389">
                        <c:v>433.99299999999999</c:v>
                      </c:pt>
                      <c:pt idx="5390">
                        <c:v>433.988</c:v>
                      </c:pt>
                      <c:pt idx="5391">
                        <c:v>433.98200000000003</c:v>
                      </c:pt>
                      <c:pt idx="5392">
                        <c:v>433.97699999999998</c:v>
                      </c:pt>
                      <c:pt idx="5393">
                        <c:v>433.971</c:v>
                      </c:pt>
                      <c:pt idx="5394">
                        <c:v>433.96600000000001</c:v>
                      </c:pt>
                      <c:pt idx="5395">
                        <c:v>433.96</c:v>
                      </c:pt>
                      <c:pt idx="5396">
                        <c:v>433.95499999999998</c:v>
                      </c:pt>
                      <c:pt idx="5397">
                        <c:v>433.95</c:v>
                      </c:pt>
                      <c:pt idx="5398">
                        <c:v>433.94400000000002</c:v>
                      </c:pt>
                      <c:pt idx="5399">
                        <c:v>433.93900000000002</c:v>
                      </c:pt>
                      <c:pt idx="5400">
                        <c:v>433.93299999999999</c:v>
                      </c:pt>
                      <c:pt idx="5401">
                        <c:v>433.928</c:v>
                      </c:pt>
                      <c:pt idx="5402">
                        <c:v>433.92200000000003</c:v>
                      </c:pt>
                      <c:pt idx="5403">
                        <c:v>433.91699999999997</c:v>
                      </c:pt>
                      <c:pt idx="5404">
                        <c:v>433.91199999999998</c:v>
                      </c:pt>
                      <c:pt idx="5405">
                        <c:v>433.90600000000001</c:v>
                      </c:pt>
                      <c:pt idx="5406">
                        <c:v>433.90100000000001</c:v>
                      </c:pt>
                      <c:pt idx="5407">
                        <c:v>433.89499999999998</c:v>
                      </c:pt>
                      <c:pt idx="5408">
                        <c:v>433.89</c:v>
                      </c:pt>
                      <c:pt idx="5409">
                        <c:v>433.88400000000001</c:v>
                      </c:pt>
                      <c:pt idx="5410">
                        <c:v>433.87900000000002</c:v>
                      </c:pt>
                      <c:pt idx="5411">
                        <c:v>433.87400000000002</c:v>
                      </c:pt>
                      <c:pt idx="5412">
                        <c:v>433.86799999999999</c:v>
                      </c:pt>
                      <c:pt idx="5413">
                        <c:v>433.863</c:v>
                      </c:pt>
                      <c:pt idx="5414">
                        <c:v>433.85700000000003</c:v>
                      </c:pt>
                      <c:pt idx="5415">
                        <c:v>433.85199999999998</c:v>
                      </c:pt>
                      <c:pt idx="5416">
                        <c:v>433.84699999999998</c:v>
                      </c:pt>
                      <c:pt idx="5417">
                        <c:v>433.84100000000001</c:v>
                      </c:pt>
                      <c:pt idx="5418">
                        <c:v>433.83600000000001</c:v>
                      </c:pt>
                      <c:pt idx="5419">
                        <c:v>433.83</c:v>
                      </c:pt>
                      <c:pt idx="5420">
                        <c:v>433.82499999999999</c:v>
                      </c:pt>
                      <c:pt idx="5421">
                        <c:v>433.82</c:v>
                      </c:pt>
                      <c:pt idx="5422">
                        <c:v>433.81400000000002</c:v>
                      </c:pt>
                      <c:pt idx="5423">
                        <c:v>433.80900000000003</c:v>
                      </c:pt>
                      <c:pt idx="5424">
                        <c:v>433.80399999999997</c:v>
                      </c:pt>
                      <c:pt idx="5425">
                        <c:v>433.798</c:v>
                      </c:pt>
                      <c:pt idx="5426">
                        <c:v>433.79300000000001</c:v>
                      </c:pt>
                      <c:pt idx="5427">
                        <c:v>433.78699999999998</c:v>
                      </c:pt>
                      <c:pt idx="5428">
                        <c:v>433.78199999999998</c:v>
                      </c:pt>
                      <c:pt idx="5429">
                        <c:v>433.77699999999999</c:v>
                      </c:pt>
                      <c:pt idx="5430">
                        <c:v>433.77100000000002</c:v>
                      </c:pt>
                      <c:pt idx="5431">
                        <c:v>433.76600000000002</c:v>
                      </c:pt>
                      <c:pt idx="5432">
                        <c:v>433.76</c:v>
                      </c:pt>
                      <c:pt idx="5433">
                        <c:v>433.755</c:v>
                      </c:pt>
                      <c:pt idx="5434">
                        <c:v>433.75</c:v>
                      </c:pt>
                      <c:pt idx="5435">
                        <c:v>433.74400000000003</c:v>
                      </c:pt>
                      <c:pt idx="5436">
                        <c:v>433.73899999999998</c:v>
                      </c:pt>
                      <c:pt idx="5437">
                        <c:v>433.73399999999998</c:v>
                      </c:pt>
                      <c:pt idx="5438">
                        <c:v>433.72800000000001</c:v>
                      </c:pt>
                      <c:pt idx="5439">
                        <c:v>433.72300000000001</c:v>
                      </c:pt>
                      <c:pt idx="5440">
                        <c:v>433.71800000000002</c:v>
                      </c:pt>
                      <c:pt idx="5441">
                        <c:v>433.71199999999999</c:v>
                      </c:pt>
                      <c:pt idx="5442">
                        <c:v>433.70699999999999</c:v>
                      </c:pt>
                      <c:pt idx="5443">
                        <c:v>433.702</c:v>
                      </c:pt>
                      <c:pt idx="5444">
                        <c:v>433.69600000000003</c:v>
                      </c:pt>
                      <c:pt idx="5445">
                        <c:v>433.69099999999997</c:v>
                      </c:pt>
                      <c:pt idx="5446">
                        <c:v>433.685</c:v>
                      </c:pt>
                      <c:pt idx="5447">
                        <c:v>433.68</c:v>
                      </c:pt>
                      <c:pt idx="5448">
                        <c:v>433.67500000000001</c:v>
                      </c:pt>
                      <c:pt idx="5449">
                        <c:v>433.66899999999998</c:v>
                      </c:pt>
                      <c:pt idx="5450">
                        <c:v>433.66399999999999</c:v>
                      </c:pt>
                      <c:pt idx="5451">
                        <c:v>433.65899999999999</c:v>
                      </c:pt>
                      <c:pt idx="5452">
                        <c:v>433.65300000000002</c:v>
                      </c:pt>
                      <c:pt idx="5453">
                        <c:v>433.64800000000002</c:v>
                      </c:pt>
                      <c:pt idx="5454">
                        <c:v>433.64299999999997</c:v>
                      </c:pt>
                      <c:pt idx="5455">
                        <c:v>433.637</c:v>
                      </c:pt>
                      <c:pt idx="5456">
                        <c:v>433.63200000000001</c:v>
                      </c:pt>
                      <c:pt idx="5457">
                        <c:v>433.62700000000001</c:v>
                      </c:pt>
                      <c:pt idx="5458">
                        <c:v>433.62099999999998</c:v>
                      </c:pt>
                      <c:pt idx="5459">
                        <c:v>433.61599999999999</c:v>
                      </c:pt>
                      <c:pt idx="5460">
                        <c:v>433.61099999999999</c:v>
                      </c:pt>
                      <c:pt idx="5461">
                        <c:v>433.60500000000002</c:v>
                      </c:pt>
                      <c:pt idx="5462">
                        <c:v>433.6</c:v>
                      </c:pt>
                      <c:pt idx="5463">
                        <c:v>433.59500000000003</c:v>
                      </c:pt>
                      <c:pt idx="5464">
                        <c:v>433.589</c:v>
                      </c:pt>
                      <c:pt idx="5465">
                        <c:v>433.584</c:v>
                      </c:pt>
                      <c:pt idx="5466">
                        <c:v>433.57900000000001</c:v>
                      </c:pt>
                      <c:pt idx="5467">
                        <c:v>433.57299999999998</c:v>
                      </c:pt>
                      <c:pt idx="5468">
                        <c:v>433.56799999999998</c:v>
                      </c:pt>
                      <c:pt idx="5469">
                        <c:v>433.56299999999999</c:v>
                      </c:pt>
                      <c:pt idx="5470">
                        <c:v>433.55700000000002</c:v>
                      </c:pt>
                      <c:pt idx="5471">
                        <c:v>433.55200000000002</c:v>
                      </c:pt>
                      <c:pt idx="5472">
                        <c:v>433.54700000000003</c:v>
                      </c:pt>
                      <c:pt idx="5473">
                        <c:v>433.54199999999997</c:v>
                      </c:pt>
                      <c:pt idx="5474">
                        <c:v>433.536</c:v>
                      </c:pt>
                      <c:pt idx="5475">
                        <c:v>433.53100000000001</c:v>
                      </c:pt>
                      <c:pt idx="5476">
                        <c:v>433.52600000000001</c:v>
                      </c:pt>
                      <c:pt idx="5477">
                        <c:v>433.52</c:v>
                      </c:pt>
                      <c:pt idx="5478">
                        <c:v>433.51499999999999</c:v>
                      </c:pt>
                      <c:pt idx="5479">
                        <c:v>433.51</c:v>
                      </c:pt>
                      <c:pt idx="5480">
                        <c:v>433.50400000000002</c:v>
                      </c:pt>
                      <c:pt idx="5481">
                        <c:v>433.49900000000002</c:v>
                      </c:pt>
                      <c:pt idx="5482">
                        <c:v>433.49400000000003</c:v>
                      </c:pt>
                      <c:pt idx="5483">
                        <c:v>433.48899999999998</c:v>
                      </c:pt>
                      <c:pt idx="5484">
                        <c:v>433.483</c:v>
                      </c:pt>
                      <c:pt idx="5485">
                        <c:v>433.47800000000001</c:v>
                      </c:pt>
                      <c:pt idx="5486">
                        <c:v>433.47300000000001</c:v>
                      </c:pt>
                      <c:pt idx="5487">
                        <c:v>433.46699999999998</c:v>
                      </c:pt>
                      <c:pt idx="5488">
                        <c:v>433.46199999999999</c:v>
                      </c:pt>
                      <c:pt idx="5489">
                        <c:v>433.45699999999999</c:v>
                      </c:pt>
                      <c:pt idx="5490">
                        <c:v>433.452</c:v>
                      </c:pt>
                      <c:pt idx="5491">
                        <c:v>433.44600000000003</c:v>
                      </c:pt>
                      <c:pt idx="5492">
                        <c:v>433.44099999999997</c:v>
                      </c:pt>
                      <c:pt idx="5493">
                        <c:v>433.43599999999998</c:v>
                      </c:pt>
                      <c:pt idx="5494">
                        <c:v>433.43</c:v>
                      </c:pt>
                      <c:pt idx="5495">
                        <c:v>433.42500000000001</c:v>
                      </c:pt>
                      <c:pt idx="5496">
                        <c:v>433.42</c:v>
                      </c:pt>
                      <c:pt idx="5497">
                        <c:v>433.41500000000002</c:v>
                      </c:pt>
                      <c:pt idx="5498">
                        <c:v>433.40899999999999</c:v>
                      </c:pt>
                      <c:pt idx="5499">
                        <c:v>433.404</c:v>
                      </c:pt>
                      <c:pt idx="5500">
                        <c:v>433.399</c:v>
                      </c:pt>
                      <c:pt idx="5501">
                        <c:v>433.39299999999997</c:v>
                      </c:pt>
                      <c:pt idx="5502">
                        <c:v>433.38799999999998</c:v>
                      </c:pt>
                      <c:pt idx="5503">
                        <c:v>433.38299999999998</c:v>
                      </c:pt>
                      <c:pt idx="5504">
                        <c:v>433.37799999999999</c:v>
                      </c:pt>
                      <c:pt idx="5505">
                        <c:v>433.37200000000001</c:v>
                      </c:pt>
                      <c:pt idx="5506">
                        <c:v>433.36700000000002</c:v>
                      </c:pt>
                      <c:pt idx="5507">
                        <c:v>433.36200000000002</c:v>
                      </c:pt>
                      <c:pt idx="5508">
                        <c:v>433.35700000000003</c:v>
                      </c:pt>
                      <c:pt idx="5509">
                        <c:v>433.351</c:v>
                      </c:pt>
                      <c:pt idx="5510">
                        <c:v>433.346</c:v>
                      </c:pt>
                      <c:pt idx="5511">
                        <c:v>433.34100000000001</c:v>
                      </c:pt>
                      <c:pt idx="5512">
                        <c:v>433.33600000000001</c:v>
                      </c:pt>
                      <c:pt idx="5513">
                        <c:v>433.33</c:v>
                      </c:pt>
                      <c:pt idx="5514">
                        <c:v>433.32499999999999</c:v>
                      </c:pt>
                      <c:pt idx="5515">
                        <c:v>433.32</c:v>
                      </c:pt>
                      <c:pt idx="5516">
                        <c:v>433.315</c:v>
                      </c:pt>
                      <c:pt idx="5517">
                        <c:v>433.30900000000003</c:v>
                      </c:pt>
                      <c:pt idx="5518">
                        <c:v>433.30399999999997</c:v>
                      </c:pt>
                      <c:pt idx="5519">
                        <c:v>433.29899999999998</c:v>
                      </c:pt>
                      <c:pt idx="5520">
                        <c:v>433.29399999999998</c:v>
                      </c:pt>
                      <c:pt idx="5521">
                        <c:v>433.28800000000001</c:v>
                      </c:pt>
                      <c:pt idx="5522">
                        <c:v>433.28300000000002</c:v>
                      </c:pt>
                      <c:pt idx="5523">
                        <c:v>433.27800000000002</c:v>
                      </c:pt>
                      <c:pt idx="5524">
                        <c:v>433.27300000000002</c:v>
                      </c:pt>
                      <c:pt idx="5525">
                        <c:v>433.26799999999997</c:v>
                      </c:pt>
                      <c:pt idx="5526">
                        <c:v>433.262</c:v>
                      </c:pt>
                      <c:pt idx="5527">
                        <c:v>433.25700000000001</c:v>
                      </c:pt>
                      <c:pt idx="5528">
                        <c:v>433.25200000000001</c:v>
                      </c:pt>
                      <c:pt idx="5529">
                        <c:v>433.24700000000001</c:v>
                      </c:pt>
                      <c:pt idx="5530">
                        <c:v>433.24099999999999</c:v>
                      </c:pt>
                      <c:pt idx="5531">
                        <c:v>433.23599999999999</c:v>
                      </c:pt>
                      <c:pt idx="5532">
                        <c:v>433.23099999999999</c:v>
                      </c:pt>
                      <c:pt idx="5533">
                        <c:v>433.226</c:v>
                      </c:pt>
                      <c:pt idx="5534">
                        <c:v>433.221</c:v>
                      </c:pt>
                      <c:pt idx="5535">
                        <c:v>433.21499999999997</c:v>
                      </c:pt>
                      <c:pt idx="5536">
                        <c:v>433.21</c:v>
                      </c:pt>
                      <c:pt idx="5537">
                        <c:v>433.20499999999998</c:v>
                      </c:pt>
                      <c:pt idx="5538">
                        <c:v>433.2</c:v>
                      </c:pt>
                      <c:pt idx="5539">
                        <c:v>433.19400000000002</c:v>
                      </c:pt>
                      <c:pt idx="5540">
                        <c:v>433.18900000000002</c:v>
                      </c:pt>
                      <c:pt idx="5541">
                        <c:v>433.18400000000003</c:v>
                      </c:pt>
                      <c:pt idx="5542">
                        <c:v>433.17899999999997</c:v>
                      </c:pt>
                      <c:pt idx="5543">
                        <c:v>433.17399999999998</c:v>
                      </c:pt>
                      <c:pt idx="5544">
                        <c:v>433.16800000000001</c:v>
                      </c:pt>
                      <c:pt idx="5545">
                        <c:v>433.16300000000001</c:v>
                      </c:pt>
                      <c:pt idx="5546">
                        <c:v>433.15800000000002</c:v>
                      </c:pt>
                      <c:pt idx="5547">
                        <c:v>433.15300000000002</c:v>
                      </c:pt>
                      <c:pt idx="5548">
                        <c:v>433.14800000000002</c:v>
                      </c:pt>
                      <c:pt idx="5549">
                        <c:v>433.142</c:v>
                      </c:pt>
                      <c:pt idx="5550">
                        <c:v>433.137</c:v>
                      </c:pt>
                      <c:pt idx="5551">
                        <c:v>433.13200000000001</c:v>
                      </c:pt>
                      <c:pt idx="5552">
                        <c:v>433.12700000000001</c:v>
                      </c:pt>
                      <c:pt idx="5553">
                        <c:v>433.12200000000001</c:v>
                      </c:pt>
                      <c:pt idx="5554">
                        <c:v>433.11700000000002</c:v>
                      </c:pt>
                      <c:pt idx="5555">
                        <c:v>433.11099999999999</c:v>
                      </c:pt>
                      <c:pt idx="5556">
                        <c:v>433.10599999999999</c:v>
                      </c:pt>
                      <c:pt idx="5557">
                        <c:v>433.101</c:v>
                      </c:pt>
                      <c:pt idx="5558">
                        <c:v>433.096</c:v>
                      </c:pt>
                      <c:pt idx="5559">
                        <c:v>433.09100000000001</c:v>
                      </c:pt>
                      <c:pt idx="5560">
                        <c:v>433.08499999999998</c:v>
                      </c:pt>
                      <c:pt idx="5561">
                        <c:v>433.08</c:v>
                      </c:pt>
                      <c:pt idx="5562">
                        <c:v>433.07499999999999</c:v>
                      </c:pt>
                      <c:pt idx="5563">
                        <c:v>433.07</c:v>
                      </c:pt>
                      <c:pt idx="5564">
                        <c:v>433.065</c:v>
                      </c:pt>
                      <c:pt idx="5565">
                        <c:v>433.06</c:v>
                      </c:pt>
                      <c:pt idx="5566">
                        <c:v>433.05399999999997</c:v>
                      </c:pt>
                      <c:pt idx="5567">
                        <c:v>433.04899999999998</c:v>
                      </c:pt>
                      <c:pt idx="5568">
                        <c:v>433.04399999999998</c:v>
                      </c:pt>
                      <c:pt idx="5569">
                        <c:v>433.03899999999999</c:v>
                      </c:pt>
                      <c:pt idx="5570">
                        <c:v>433.03399999999999</c:v>
                      </c:pt>
                      <c:pt idx="5571">
                        <c:v>433.029</c:v>
                      </c:pt>
                      <c:pt idx="5572">
                        <c:v>433.02300000000002</c:v>
                      </c:pt>
                      <c:pt idx="5573">
                        <c:v>433.01799999999997</c:v>
                      </c:pt>
                      <c:pt idx="5574">
                        <c:v>433.01299999999998</c:v>
                      </c:pt>
                      <c:pt idx="5575">
                        <c:v>433.00799999999998</c:v>
                      </c:pt>
                      <c:pt idx="5576">
                        <c:v>433.00299999999999</c:v>
                      </c:pt>
                      <c:pt idx="5577">
                        <c:v>432.99799999999999</c:v>
                      </c:pt>
                      <c:pt idx="5578">
                        <c:v>432.99200000000002</c:v>
                      </c:pt>
                      <c:pt idx="5579">
                        <c:v>432.98700000000002</c:v>
                      </c:pt>
                      <c:pt idx="5580">
                        <c:v>432.98200000000003</c:v>
                      </c:pt>
                      <c:pt idx="5581">
                        <c:v>432.97699999999998</c:v>
                      </c:pt>
                      <c:pt idx="5582">
                        <c:v>432.97199999999998</c:v>
                      </c:pt>
                      <c:pt idx="5583">
                        <c:v>432.96699999999998</c:v>
                      </c:pt>
                      <c:pt idx="5584">
                        <c:v>432.96199999999999</c:v>
                      </c:pt>
                      <c:pt idx="5585">
                        <c:v>432.95600000000002</c:v>
                      </c:pt>
                      <c:pt idx="5586">
                        <c:v>432.95100000000002</c:v>
                      </c:pt>
                      <c:pt idx="5587">
                        <c:v>432.94600000000003</c:v>
                      </c:pt>
                      <c:pt idx="5588">
                        <c:v>432.94099999999997</c:v>
                      </c:pt>
                      <c:pt idx="5589">
                        <c:v>432.93599999999998</c:v>
                      </c:pt>
                      <c:pt idx="5590">
                        <c:v>432.93099999999998</c:v>
                      </c:pt>
                      <c:pt idx="5591">
                        <c:v>432.92599999999999</c:v>
                      </c:pt>
                      <c:pt idx="5592">
                        <c:v>432.92099999999999</c:v>
                      </c:pt>
                      <c:pt idx="5593">
                        <c:v>432.91500000000002</c:v>
                      </c:pt>
                      <c:pt idx="5594">
                        <c:v>432.91</c:v>
                      </c:pt>
                      <c:pt idx="5595">
                        <c:v>432.90499999999997</c:v>
                      </c:pt>
                      <c:pt idx="5596">
                        <c:v>432.9</c:v>
                      </c:pt>
                      <c:pt idx="5597">
                        <c:v>432.89499999999998</c:v>
                      </c:pt>
                      <c:pt idx="5598">
                        <c:v>432.89</c:v>
                      </c:pt>
                      <c:pt idx="5599">
                        <c:v>432.88499999999999</c:v>
                      </c:pt>
                      <c:pt idx="5600">
                        <c:v>432.88</c:v>
                      </c:pt>
                      <c:pt idx="5601">
                        <c:v>432.87400000000002</c:v>
                      </c:pt>
                      <c:pt idx="5602">
                        <c:v>432.86900000000003</c:v>
                      </c:pt>
                      <c:pt idx="5603">
                        <c:v>432.86399999999998</c:v>
                      </c:pt>
                      <c:pt idx="5604">
                        <c:v>432.85899999999998</c:v>
                      </c:pt>
                      <c:pt idx="5605">
                        <c:v>432.85399999999998</c:v>
                      </c:pt>
                      <c:pt idx="5606">
                        <c:v>432.84899999999999</c:v>
                      </c:pt>
                      <c:pt idx="5607">
                        <c:v>432.84399999999999</c:v>
                      </c:pt>
                      <c:pt idx="5608">
                        <c:v>432.839</c:v>
                      </c:pt>
                      <c:pt idx="5609">
                        <c:v>432.83300000000003</c:v>
                      </c:pt>
                      <c:pt idx="5610">
                        <c:v>432.82799999999997</c:v>
                      </c:pt>
                      <c:pt idx="5611">
                        <c:v>432.82299999999998</c:v>
                      </c:pt>
                      <c:pt idx="5612">
                        <c:v>432.81799999999998</c:v>
                      </c:pt>
                      <c:pt idx="5613">
                        <c:v>432.81299999999999</c:v>
                      </c:pt>
                      <c:pt idx="5614">
                        <c:v>432.80799999999999</c:v>
                      </c:pt>
                      <c:pt idx="5615">
                        <c:v>432.803</c:v>
                      </c:pt>
                      <c:pt idx="5616">
                        <c:v>432.798</c:v>
                      </c:pt>
                      <c:pt idx="5617">
                        <c:v>432.79300000000001</c:v>
                      </c:pt>
                      <c:pt idx="5618">
                        <c:v>432.78800000000001</c:v>
                      </c:pt>
                      <c:pt idx="5619">
                        <c:v>432.78300000000002</c:v>
                      </c:pt>
                      <c:pt idx="5620">
                        <c:v>432.77699999999999</c:v>
                      </c:pt>
                      <c:pt idx="5621">
                        <c:v>432.77199999999999</c:v>
                      </c:pt>
                      <c:pt idx="5622">
                        <c:v>432.767</c:v>
                      </c:pt>
                      <c:pt idx="5623">
                        <c:v>432.762</c:v>
                      </c:pt>
                      <c:pt idx="5624">
                        <c:v>432.75700000000001</c:v>
                      </c:pt>
                      <c:pt idx="5625">
                        <c:v>432.75200000000001</c:v>
                      </c:pt>
                      <c:pt idx="5626">
                        <c:v>432.74700000000001</c:v>
                      </c:pt>
                      <c:pt idx="5627">
                        <c:v>432.74200000000002</c:v>
                      </c:pt>
                      <c:pt idx="5628">
                        <c:v>432.73700000000002</c:v>
                      </c:pt>
                      <c:pt idx="5629">
                        <c:v>432.73200000000003</c:v>
                      </c:pt>
                      <c:pt idx="5630">
                        <c:v>432.72699999999998</c:v>
                      </c:pt>
                      <c:pt idx="5631">
                        <c:v>432.72199999999998</c:v>
                      </c:pt>
                      <c:pt idx="5632">
                        <c:v>432.71600000000001</c:v>
                      </c:pt>
                      <c:pt idx="5633">
                        <c:v>432.71100000000001</c:v>
                      </c:pt>
                      <c:pt idx="5634">
                        <c:v>432.70600000000002</c:v>
                      </c:pt>
                      <c:pt idx="5635">
                        <c:v>432.70100000000002</c:v>
                      </c:pt>
                      <c:pt idx="5636">
                        <c:v>432.69600000000003</c:v>
                      </c:pt>
                      <c:pt idx="5637">
                        <c:v>432.69099999999997</c:v>
                      </c:pt>
                      <c:pt idx="5638">
                        <c:v>432.68599999999998</c:v>
                      </c:pt>
                      <c:pt idx="5639">
                        <c:v>432.68099999999998</c:v>
                      </c:pt>
                      <c:pt idx="5640">
                        <c:v>432.67599999999999</c:v>
                      </c:pt>
                      <c:pt idx="5641">
                        <c:v>432.67099999999999</c:v>
                      </c:pt>
                      <c:pt idx="5642">
                        <c:v>432.666</c:v>
                      </c:pt>
                      <c:pt idx="5643">
                        <c:v>432.661</c:v>
                      </c:pt>
                      <c:pt idx="5644">
                        <c:v>432.65600000000001</c:v>
                      </c:pt>
                      <c:pt idx="5645">
                        <c:v>432.65100000000001</c:v>
                      </c:pt>
                      <c:pt idx="5646">
                        <c:v>432.64600000000002</c:v>
                      </c:pt>
                      <c:pt idx="5647">
                        <c:v>432.64100000000002</c:v>
                      </c:pt>
                      <c:pt idx="5648">
                        <c:v>432.63499999999999</c:v>
                      </c:pt>
                      <c:pt idx="5649">
                        <c:v>432.63</c:v>
                      </c:pt>
                      <c:pt idx="5650">
                        <c:v>432.625</c:v>
                      </c:pt>
                      <c:pt idx="5651">
                        <c:v>432.62</c:v>
                      </c:pt>
                      <c:pt idx="5652">
                        <c:v>432.61500000000001</c:v>
                      </c:pt>
                      <c:pt idx="5653">
                        <c:v>432.61</c:v>
                      </c:pt>
                      <c:pt idx="5654">
                        <c:v>432.60500000000002</c:v>
                      </c:pt>
                      <c:pt idx="5655">
                        <c:v>432.6</c:v>
                      </c:pt>
                      <c:pt idx="5656">
                        <c:v>432.59500000000003</c:v>
                      </c:pt>
                      <c:pt idx="5657">
                        <c:v>432.59</c:v>
                      </c:pt>
                      <c:pt idx="5658">
                        <c:v>432.58499999999998</c:v>
                      </c:pt>
                      <c:pt idx="5659">
                        <c:v>432.58</c:v>
                      </c:pt>
                      <c:pt idx="5660">
                        <c:v>432.57499999999999</c:v>
                      </c:pt>
                      <c:pt idx="5661">
                        <c:v>432.57</c:v>
                      </c:pt>
                      <c:pt idx="5662">
                        <c:v>432.565</c:v>
                      </c:pt>
                      <c:pt idx="5663">
                        <c:v>432.56</c:v>
                      </c:pt>
                      <c:pt idx="5664">
                        <c:v>432.55500000000001</c:v>
                      </c:pt>
                      <c:pt idx="5665">
                        <c:v>432.55</c:v>
                      </c:pt>
                      <c:pt idx="5666">
                        <c:v>432.54500000000002</c:v>
                      </c:pt>
                      <c:pt idx="5667">
                        <c:v>432.54</c:v>
                      </c:pt>
                      <c:pt idx="5668">
                        <c:v>432.53500000000003</c:v>
                      </c:pt>
                      <c:pt idx="5669">
                        <c:v>432.53</c:v>
                      </c:pt>
                      <c:pt idx="5670">
                        <c:v>432.52499999999998</c:v>
                      </c:pt>
                      <c:pt idx="5671">
                        <c:v>432.52</c:v>
                      </c:pt>
                      <c:pt idx="5672">
                        <c:v>432.51499999999999</c:v>
                      </c:pt>
                      <c:pt idx="5673">
                        <c:v>432.51</c:v>
                      </c:pt>
                      <c:pt idx="5674">
                        <c:v>432.505</c:v>
                      </c:pt>
                      <c:pt idx="5675">
                        <c:v>432.5</c:v>
                      </c:pt>
                      <c:pt idx="5676">
                        <c:v>432.495</c:v>
                      </c:pt>
                      <c:pt idx="5677">
                        <c:v>432.49</c:v>
                      </c:pt>
                      <c:pt idx="5678">
                        <c:v>432.48500000000001</c:v>
                      </c:pt>
                      <c:pt idx="5679">
                        <c:v>432.48</c:v>
                      </c:pt>
                      <c:pt idx="5680">
                        <c:v>432.47500000000002</c:v>
                      </c:pt>
                      <c:pt idx="5681">
                        <c:v>432.47</c:v>
                      </c:pt>
                      <c:pt idx="5682">
                        <c:v>432.46499999999997</c:v>
                      </c:pt>
                      <c:pt idx="5683">
                        <c:v>432.46</c:v>
                      </c:pt>
                      <c:pt idx="5684">
                        <c:v>432.45499999999998</c:v>
                      </c:pt>
                      <c:pt idx="5685">
                        <c:v>432.45</c:v>
                      </c:pt>
                      <c:pt idx="5686">
                        <c:v>432.44499999999999</c:v>
                      </c:pt>
                      <c:pt idx="5687">
                        <c:v>432.44</c:v>
                      </c:pt>
                      <c:pt idx="5688">
                        <c:v>432.435</c:v>
                      </c:pt>
                      <c:pt idx="5689">
                        <c:v>432.43</c:v>
                      </c:pt>
                      <c:pt idx="5690">
                        <c:v>432.42500000000001</c:v>
                      </c:pt>
                      <c:pt idx="5691">
                        <c:v>432.42</c:v>
                      </c:pt>
                      <c:pt idx="5692">
                        <c:v>432.41500000000002</c:v>
                      </c:pt>
                      <c:pt idx="5693">
                        <c:v>432.41</c:v>
                      </c:pt>
                      <c:pt idx="5694">
                        <c:v>432.40499999999997</c:v>
                      </c:pt>
                      <c:pt idx="5695">
                        <c:v>432.4</c:v>
                      </c:pt>
                      <c:pt idx="5696">
                        <c:v>432.39499999999998</c:v>
                      </c:pt>
                      <c:pt idx="5697">
                        <c:v>432.39</c:v>
                      </c:pt>
                      <c:pt idx="5698">
                        <c:v>432.38499999999999</c:v>
                      </c:pt>
                      <c:pt idx="5699">
                        <c:v>432.38</c:v>
                      </c:pt>
                      <c:pt idx="5700">
                        <c:v>432.375</c:v>
                      </c:pt>
                      <c:pt idx="5701">
                        <c:v>432.37</c:v>
                      </c:pt>
                      <c:pt idx="5702">
                        <c:v>432.36500000000001</c:v>
                      </c:pt>
                      <c:pt idx="5703">
                        <c:v>432.36</c:v>
                      </c:pt>
                      <c:pt idx="5704">
                        <c:v>432.35500000000002</c:v>
                      </c:pt>
                      <c:pt idx="5705">
                        <c:v>432.35</c:v>
                      </c:pt>
                      <c:pt idx="5706">
                        <c:v>432.34500000000003</c:v>
                      </c:pt>
                      <c:pt idx="5707">
                        <c:v>432.34</c:v>
                      </c:pt>
                      <c:pt idx="5708">
                        <c:v>432.33499999999998</c:v>
                      </c:pt>
                      <c:pt idx="5709">
                        <c:v>432.33</c:v>
                      </c:pt>
                      <c:pt idx="5710">
                        <c:v>432.32499999999999</c:v>
                      </c:pt>
                      <c:pt idx="5711">
                        <c:v>432.32</c:v>
                      </c:pt>
                      <c:pt idx="5712">
                        <c:v>432.31599999999997</c:v>
                      </c:pt>
                      <c:pt idx="5713">
                        <c:v>432.31099999999998</c:v>
                      </c:pt>
                      <c:pt idx="5714">
                        <c:v>432.30599999999998</c:v>
                      </c:pt>
                      <c:pt idx="5715">
                        <c:v>432.30099999999999</c:v>
                      </c:pt>
                      <c:pt idx="5716">
                        <c:v>432.29599999999999</c:v>
                      </c:pt>
                      <c:pt idx="5717">
                        <c:v>432.291</c:v>
                      </c:pt>
                      <c:pt idx="5718">
                        <c:v>432.286</c:v>
                      </c:pt>
                      <c:pt idx="5719">
                        <c:v>432.28100000000001</c:v>
                      </c:pt>
                      <c:pt idx="5720">
                        <c:v>432.27600000000001</c:v>
                      </c:pt>
                      <c:pt idx="5721">
                        <c:v>432.27100000000002</c:v>
                      </c:pt>
                      <c:pt idx="5722">
                        <c:v>432.26600000000002</c:v>
                      </c:pt>
                      <c:pt idx="5723">
                        <c:v>432.26100000000002</c:v>
                      </c:pt>
                      <c:pt idx="5724">
                        <c:v>432.25700000000001</c:v>
                      </c:pt>
                      <c:pt idx="5725">
                        <c:v>432.25200000000001</c:v>
                      </c:pt>
                      <c:pt idx="5726">
                        <c:v>432.24700000000001</c:v>
                      </c:pt>
                      <c:pt idx="5727">
                        <c:v>432.24200000000002</c:v>
                      </c:pt>
                      <c:pt idx="5728">
                        <c:v>432.23700000000002</c:v>
                      </c:pt>
                      <c:pt idx="5729">
                        <c:v>432.23200000000003</c:v>
                      </c:pt>
                      <c:pt idx="5730">
                        <c:v>432.22699999999998</c:v>
                      </c:pt>
                      <c:pt idx="5731">
                        <c:v>432.22300000000001</c:v>
                      </c:pt>
                      <c:pt idx="5732">
                        <c:v>432.21800000000002</c:v>
                      </c:pt>
                      <c:pt idx="5733">
                        <c:v>432.21300000000002</c:v>
                      </c:pt>
                      <c:pt idx="5734">
                        <c:v>432.20800000000003</c:v>
                      </c:pt>
                      <c:pt idx="5735">
                        <c:v>432.20299999999997</c:v>
                      </c:pt>
                      <c:pt idx="5736">
                        <c:v>432.19900000000001</c:v>
                      </c:pt>
                      <c:pt idx="5737">
                        <c:v>432.19400000000002</c:v>
                      </c:pt>
                      <c:pt idx="5738">
                        <c:v>432.18900000000002</c:v>
                      </c:pt>
                      <c:pt idx="5739">
                        <c:v>432.18400000000003</c:v>
                      </c:pt>
                      <c:pt idx="5740">
                        <c:v>432.18</c:v>
                      </c:pt>
                      <c:pt idx="5741">
                        <c:v>432.17500000000001</c:v>
                      </c:pt>
                      <c:pt idx="5742">
                        <c:v>432.17</c:v>
                      </c:pt>
                      <c:pt idx="5743">
                        <c:v>432.166</c:v>
                      </c:pt>
                      <c:pt idx="5744">
                        <c:v>432.161</c:v>
                      </c:pt>
                      <c:pt idx="5745">
                        <c:v>432.15600000000001</c:v>
                      </c:pt>
                      <c:pt idx="5746">
                        <c:v>432.15199999999999</c:v>
                      </c:pt>
                      <c:pt idx="5747">
                        <c:v>432.14699999999999</c:v>
                      </c:pt>
                      <c:pt idx="5748">
                        <c:v>432.142</c:v>
                      </c:pt>
                      <c:pt idx="5749">
                        <c:v>432.13799999999998</c:v>
                      </c:pt>
                      <c:pt idx="5750">
                        <c:v>432.13299999999998</c:v>
                      </c:pt>
                      <c:pt idx="5751">
                        <c:v>432.12900000000002</c:v>
                      </c:pt>
                      <c:pt idx="5752">
                        <c:v>432.12400000000002</c:v>
                      </c:pt>
                      <c:pt idx="5753">
                        <c:v>432.12</c:v>
                      </c:pt>
                      <c:pt idx="5754">
                        <c:v>432.11500000000001</c:v>
                      </c:pt>
                      <c:pt idx="5755">
                        <c:v>432.11099999999999</c:v>
                      </c:pt>
                      <c:pt idx="5756">
                        <c:v>432.10700000000003</c:v>
                      </c:pt>
                      <c:pt idx="5757">
                        <c:v>432.10199999999998</c:v>
                      </c:pt>
                      <c:pt idx="5758">
                        <c:v>432.09800000000001</c:v>
                      </c:pt>
                      <c:pt idx="5759">
                        <c:v>432.09399999999999</c:v>
                      </c:pt>
                      <c:pt idx="5760">
                        <c:v>432.09</c:v>
                      </c:pt>
                      <c:pt idx="5761">
                        <c:v>432.08499999999998</c:v>
                      </c:pt>
                      <c:pt idx="5762">
                        <c:v>432.08100000000002</c:v>
                      </c:pt>
                      <c:pt idx="5763">
                        <c:v>432.077</c:v>
                      </c:pt>
                      <c:pt idx="5764">
                        <c:v>432.07299999999998</c:v>
                      </c:pt>
                      <c:pt idx="5765">
                        <c:v>432.06900000000002</c:v>
                      </c:pt>
                      <c:pt idx="5766">
                        <c:v>432.065</c:v>
                      </c:pt>
                      <c:pt idx="5767">
                        <c:v>432.06099999999998</c:v>
                      </c:pt>
                      <c:pt idx="5768">
                        <c:v>432.05700000000002</c:v>
                      </c:pt>
                      <c:pt idx="5769">
                        <c:v>432.05399999999997</c:v>
                      </c:pt>
                      <c:pt idx="5770">
                        <c:v>432.05</c:v>
                      </c:pt>
                      <c:pt idx="5771">
                        <c:v>432.04599999999999</c:v>
                      </c:pt>
                      <c:pt idx="5772">
                        <c:v>432.04300000000001</c:v>
                      </c:pt>
                      <c:pt idx="5773">
                        <c:v>432.03899999999999</c:v>
                      </c:pt>
                      <c:pt idx="5774">
                        <c:v>432.036</c:v>
                      </c:pt>
                      <c:pt idx="5775">
                        <c:v>432.03300000000002</c:v>
                      </c:pt>
                      <c:pt idx="5776">
                        <c:v>432.029</c:v>
                      </c:pt>
                      <c:pt idx="5777">
                        <c:v>432.02600000000001</c:v>
                      </c:pt>
                      <c:pt idx="5778">
                        <c:v>432.02300000000002</c:v>
                      </c:pt>
                      <c:pt idx="5779">
                        <c:v>432.02</c:v>
                      </c:pt>
                      <c:pt idx="5780">
                        <c:v>432.017</c:v>
                      </c:pt>
                      <c:pt idx="5781">
                        <c:v>432.01499999999999</c:v>
                      </c:pt>
                      <c:pt idx="5782">
                        <c:v>432.012</c:v>
                      </c:pt>
                      <c:pt idx="5783">
                        <c:v>432.01</c:v>
                      </c:pt>
                      <c:pt idx="5784">
                        <c:v>432.00700000000001</c:v>
                      </c:pt>
                      <c:pt idx="5785">
                        <c:v>432.005</c:v>
                      </c:pt>
                      <c:pt idx="5786">
                        <c:v>432.00299999999999</c:v>
                      </c:pt>
                      <c:pt idx="5787">
                        <c:v>432.00099999999998</c:v>
                      </c:pt>
                      <c:pt idx="5788">
                        <c:v>431.99900000000002</c:v>
                      </c:pt>
                      <c:pt idx="5789">
                        <c:v>431.99700000000001</c:v>
                      </c:pt>
                      <c:pt idx="5790">
                        <c:v>431.99599999999998</c:v>
                      </c:pt>
                      <c:pt idx="5791">
                        <c:v>431.995</c:v>
                      </c:pt>
                      <c:pt idx="5792">
                        <c:v>431.995</c:v>
                      </c:pt>
                      <c:pt idx="5793">
                        <c:v>441.59800000000001</c:v>
                      </c:pt>
                      <c:pt idx="5794">
                        <c:v>460.03300000000002</c:v>
                      </c:pt>
                      <c:pt idx="5795">
                        <c:v>483.07400000000001</c:v>
                      </c:pt>
                      <c:pt idx="5796">
                        <c:v>505.435</c:v>
                      </c:pt>
                      <c:pt idx="5797">
                        <c:v>523.80999999999995</c:v>
                      </c:pt>
                      <c:pt idx="5798">
                        <c:v>537.61</c:v>
                      </c:pt>
                      <c:pt idx="5799">
                        <c:v>547.14499999999998</c:v>
                      </c:pt>
                      <c:pt idx="5800">
                        <c:v>553.16999999999996</c:v>
                      </c:pt>
                      <c:pt idx="5801">
                        <c:v>556.47900000000004</c:v>
                      </c:pt>
                      <c:pt idx="5802">
                        <c:v>557.755</c:v>
                      </c:pt>
                      <c:pt idx="5803">
                        <c:v>557.54600000000005</c:v>
                      </c:pt>
                      <c:pt idx="5804">
                        <c:v>556.27200000000005</c:v>
                      </c:pt>
                      <c:pt idx="5805">
                        <c:v>554.25099999999998</c:v>
                      </c:pt>
                      <c:pt idx="5806">
                        <c:v>551.71400000000006</c:v>
                      </c:pt>
                      <c:pt idx="5807">
                        <c:v>548.83299999999997</c:v>
                      </c:pt>
                      <c:pt idx="5808">
                        <c:v>545.73400000000004</c:v>
                      </c:pt>
                      <c:pt idx="5809">
                        <c:v>542.50800000000004</c:v>
                      </c:pt>
                      <c:pt idx="5810">
                        <c:v>539.21900000000005</c:v>
                      </c:pt>
                      <c:pt idx="5811">
                        <c:v>535.91700000000003</c:v>
                      </c:pt>
                      <c:pt idx="5812">
                        <c:v>532.63499999999999</c:v>
                      </c:pt>
                      <c:pt idx="5813">
                        <c:v>529.39700000000005</c:v>
                      </c:pt>
                      <c:pt idx="5814">
                        <c:v>526.22</c:v>
                      </c:pt>
                      <c:pt idx="5815">
                        <c:v>523.11500000000001</c:v>
                      </c:pt>
                      <c:pt idx="5816">
                        <c:v>520.09100000000001</c:v>
                      </c:pt>
                      <c:pt idx="5817">
                        <c:v>517.15099999999995</c:v>
                      </c:pt>
                      <c:pt idx="5818">
                        <c:v>514.29899999999998</c:v>
                      </c:pt>
                      <c:pt idx="5819">
                        <c:v>511.536</c:v>
                      </c:pt>
                      <c:pt idx="5820">
                        <c:v>508.86200000000002</c:v>
                      </c:pt>
                      <c:pt idx="5821">
                        <c:v>506.27499999999998</c:v>
                      </c:pt>
                      <c:pt idx="5822">
                        <c:v>503.77499999999998</c:v>
                      </c:pt>
                      <c:pt idx="5823">
                        <c:v>501.358</c:v>
                      </c:pt>
                      <c:pt idx="5824">
                        <c:v>499.02499999999998</c:v>
                      </c:pt>
                      <c:pt idx="5825">
                        <c:v>496.77100000000002</c:v>
                      </c:pt>
                      <c:pt idx="5826">
                        <c:v>494.59399999999999</c:v>
                      </c:pt>
                      <c:pt idx="5827">
                        <c:v>492.49200000000002</c:v>
                      </c:pt>
                      <c:pt idx="5828">
                        <c:v>490.46199999999999</c:v>
                      </c:pt>
                      <c:pt idx="5829">
                        <c:v>488.50200000000001</c:v>
                      </c:pt>
                      <c:pt idx="5830">
                        <c:v>486.608</c:v>
                      </c:pt>
                      <c:pt idx="5831">
                        <c:v>484.779</c:v>
                      </c:pt>
                      <c:pt idx="5832">
                        <c:v>483.012</c:v>
                      </c:pt>
                      <c:pt idx="5833">
                        <c:v>481.30399999999997</c:v>
                      </c:pt>
                      <c:pt idx="5834">
                        <c:v>479.654</c:v>
                      </c:pt>
                      <c:pt idx="5835">
                        <c:v>478.05900000000003</c:v>
                      </c:pt>
                      <c:pt idx="5836">
                        <c:v>476.51799999999997</c:v>
                      </c:pt>
                      <c:pt idx="5837">
                        <c:v>475.02699999999999</c:v>
                      </c:pt>
                      <c:pt idx="5838">
                        <c:v>473.58499999999998</c:v>
                      </c:pt>
                      <c:pt idx="5839">
                        <c:v>472.18900000000002</c:v>
                      </c:pt>
                      <c:pt idx="5840">
                        <c:v>470.83800000000002</c:v>
                      </c:pt>
                      <c:pt idx="5841">
                        <c:v>469.52800000000002</c:v>
                      </c:pt>
                      <c:pt idx="5842">
                        <c:v>468.26</c:v>
                      </c:pt>
                      <c:pt idx="5843">
                        <c:v>467.03100000000001</c:v>
                      </c:pt>
                      <c:pt idx="5844">
                        <c:v>465.84100000000001</c:v>
                      </c:pt>
                      <c:pt idx="5845">
                        <c:v>464.68900000000002</c:v>
                      </c:pt>
                      <c:pt idx="5846">
                        <c:v>463.572</c:v>
                      </c:pt>
                      <c:pt idx="5847">
                        <c:v>462.48899999999998</c:v>
                      </c:pt>
                      <c:pt idx="5848">
                        <c:v>461.43799999999999</c:v>
                      </c:pt>
                      <c:pt idx="5849">
                        <c:v>460.42</c:v>
                      </c:pt>
                      <c:pt idx="5850">
                        <c:v>459.43200000000002</c:v>
                      </c:pt>
                      <c:pt idx="5851">
                        <c:v>458.47300000000001</c:v>
                      </c:pt>
                      <c:pt idx="5852">
                        <c:v>457.54300000000001</c:v>
                      </c:pt>
                      <c:pt idx="5853">
                        <c:v>456.64100000000002</c:v>
                      </c:pt>
                      <c:pt idx="5854">
                        <c:v>455.76499999999999</c:v>
                      </c:pt>
                      <c:pt idx="5855">
                        <c:v>454.91399999999999</c:v>
                      </c:pt>
                      <c:pt idx="5856">
                        <c:v>454.08699999999999</c:v>
                      </c:pt>
                      <c:pt idx="5857">
                        <c:v>453.28399999999999</c:v>
                      </c:pt>
                      <c:pt idx="5858">
                        <c:v>452.50200000000001</c:v>
                      </c:pt>
                      <c:pt idx="5859">
                        <c:v>451.74299999999999</c:v>
                      </c:pt>
                      <c:pt idx="5860">
                        <c:v>451.00400000000002</c:v>
                      </c:pt>
                      <c:pt idx="5861">
                        <c:v>450.28500000000003</c:v>
                      </c:pt>
                      <c:pt idx="5862">
                        <c:v>449.58499999999998</c:v>
                      </c:pt>
                      <c:pt idx="5863">
                        <c:v>449.45</c:v>
                      </c:pt>
                      <c:pt idx="5864">
                        <c:v>449.45</c:v>
                      </c:pt>
                      <c:pt idx="5865">
                        <c:v>449.44299999999998</c:v>
                      </c:pt>
                      <c:pt idx="5866">
                        <c:v>449.43700000000001</c:v>
                      </c:pt>
                      <c:pt idx="5867">
                        <c:v>449.43</c:v>
                      </c:pt>
                      <c:pt idx="5868">
                        <c:v>449.423</c:v>
                      </c:pt>
                      <c:pt idx="5869">
                        <c:v>449.416</c:v>
                      </c:pt>
                      <c:pt idx="5870">
                        <c:v>449.40899999999999</c:v>
                      </c:pt>
                      <c:pt idx="5871">
                        <c:v>449.40199999999999</c:v>
                      </c:pt>
                      <c:pt idx="5872">
                        <c:v>449.39499999999998</c:v>
                      </c:pt>
                      <c:pt idx="5873">
                        <c:v>449.38799999999998</c:v>
                      </c:pt>
                      <c:pt idx="5874">
                        <c:v>449.38099999999997</c:v>
                      </c:pt>
                      <c:pt idx="5875">
                        <c:v>449.37400000000002</c:v>
                      </c:pt>
                      <c:pt idx="5876">
                        <c:v>449.36700000000002</c:v>
                      </c:pt>
                      <c:pt idx="5877">
                        <c:v>449.36</c:v>
                      </c:pt>
                      <c:pt idx="5878">
                        <c:v>449.35300000000001</c:v>
                      </c:pt>
                      <c:pt idx="5879">
                        <c:v>449.346</c:v>
                      </c:pt>
                      <c:pt idx="5880">
                        <c:v>449.339</c:v>
                      </c:pt>
                      <c:pt idx="5881">
                        <c:v>449.33199999999999</c:v>
                      </c:pt>
                      <c:pt idx="5882">
                        <c:v>449.32499999999999</c:v>
                      </c:pt>
                      <c:pt idx="5883">
                        <c:v>449.31799999999998</c:v>
                      </c:pt>
                      <c:pt idx="5884">
                        <c:v>449.31200000000001</c:v>
                      </c:pt>
                      <c:pt idx="5885">
                        <c:v>449.30500000000001</c:v>
                      </c:pt>
                      <c:pt idx="5886">
                        <c:v>449.298</c:v>
                      </c:pt>
                      <c:pt idx="5887">
                        <c:v>449.291</c:v>
                      </c:pt>
                      <c:pt idx="5888">
                        <c:v>449.28399999999999</c:v>
                      </c:pt>
                      <c:pt idx="5889">
                        <c:v>449.27699999999999</c:v>
                      </c:pt>
                      <c:pt idx="5890">
                        <c:v>449.27</c:v>
                      </c:pt>
                      <c:pt idx="5891">
                        <c:v>449.26299999999998</c:v>
                      </c:pt>
                      <c:pt idx="5892">
                        <c:v>449.25599999999997</c:v>
                      </c:pt>
                      <c:pt idx="5893">
                        <c:v>449.24900000000002</c:v>
                      </c:pt>
                      <c:pt idx="5894">
                        <c:v>449.24200000000002</c:v>
                      </c:pt>
                      <c:pt idx="5895">
                        <c:v>449.23599999999999</c:v>
                      </c:pt>
                      <c:pt idx="5896">
                        <c:v>449.22899999999998</c:v>
                      </c:pt>
                      <c:pt idx="5897">
                        <c:v>449.22199999999998</c:v>
                      </c:pt>
                      <c:pt idx="5898">
                        <c:v>449.21499999999997</c:v>
                      </c:pt>
                      <c:pt idx="5899">
                        <c:v>449.20800000000003</c:v>
                      </c:pt>
                      <c:pt idx="5900">
                        <c:v>449.20100000000002</c:v>
                      </c:pt>
                      <c:pt idx="5901">
                        <c:v>449.19400000000002</c:v>
                      </c:pt>
                      <c:pt idx="5902">
                        <c:v>449.18700000000001</c:v>
                      </c:pt>
                      <c:pt idx="5903">
                        <c:v>449.18</c:v>
                      </c:pt>
                      <c:pt idx="5904">
                        <c:v>449.173</c:v>
                      </c:pt>
                      <c:pt idx="5905">
                        <c:v>449.16699999999997</c:v>
                      </c:pt>
                      <c:pt idx="5906">
                        <c:v>449.16</c:v>
                      </c:pt>
                      <c:pt idx="5907">
                        <c:v>449.15300000000002</c:v>
                      </c:pt>
                      <c:pt idx="5908">
                        <c:v>449.14600000000002</c:v>
                      </c:pt>
                      <c:pt idx="5909">
                        <c:v>449.13900000000001</c:v>
                      </c:pt>
                      <c:pt idx="5910">
                        <c:v>449.13200000000001</c:v>
                      </c:pt>
                      <c:pt idx="5911">
                        <c:v>449.125</c:v>
                      </c:pt>
                      <c:pt idx="5912">
                        <c:v>449.11799999999999</c:v>
                      </c:pt>
                      <c:pt idx="5913">
                        <c:v>449.11200000000002</c:v>
                      </c:pt>
                      <c:pt idx="5914">
                        <c:v>449.10500000000002</c:v>
                      </c:pt>
                      <c:pt idx="5915">
                        <c:v>449.09800000000001</c:v>
                      </c:pt>
                      <c:pt idx="5916">
                        <c:v>449.09100000000001</c:v>
                      </c:pt>
                      <c:pt idx="5917">
                        <c:v>449.084</c:v>
                      </c:pt>
                      <c:pt idx="5918">
                        <c:v>449.077</c:v>
                      </c:pt>
                      <c:pt idx="5919">
                        <c:v>449.07</c:v>
                      </c:pt>
                      <c:pt idx="5920">
                        <c:v>449.06400000000002</c:v>
                      </c:pt>
                      <c:pt idx="5921">
                        <c:v>449.05700000000002</c:v>
                      </c:pt>
                      <c:pt idx="5922">
                        <c:v>449.05</c:v>
                      </c:pt>
                      <c:pt idx="5923">
                        <c:v>449.04300000000001</c:v>
                      </c:pt>
                      <c:pt idx="5924">
                        <c:v>449.036</c:v>
                      </c:pt>
                      <c:pt idx="5925">
                        <c:v>449.029</c:v>
                      </c:pt>
                      <c:pt idx="5926">
                        <c:v>449.02199999999999</c:v>
                      </c:pt>
                      <c:pt idx="5927">
                        <c:v>449.01600000000002</c:v>
                      </c:pt>
                      <c:pt idx="5928">
                        <c:v>449.00900000000001</c:v>
                      </c:pt>
                      <c:pt idx="5929">
                        <c:v>449.00200000000001</c:v>
                      </c:pt>
                      <c:pt idx="5930">
                        <c:v>448.995</c:v>
                      </c:pt>
                      <c:pt idx="5931">
                        <c:v>448.988</c:v>
                      </c:pt>
                      <c:pt idx="5932">
                        <c:v>448.98099999999999</c:v>
                      </c:pt>
                      <c:pt idx="5933">
                        <c:v>448.97500000000002</c:v>
                      </c:pt>
                      <c:pt idx="5934">
                        <c:v>448.96800000000002</c:v>
                      </c:pt>
                      <c:pt idx="5935">
                        <c:v>448.96100000000001</c:v>
                      </c:pt>
                      <c:pt idx="5936">
                        <c:v>448.95400000000001</c:v>
                      </c:pt>
                      <c:pt idx="5937">
                        <c:v>448.947</c:v>
                      </c:pt>
                      <c:pt idx="5938">
                        <c:v>448.94</c:v>
                      </c:pt>
                      <c:pt idx="5939">
                        <c:v>448.93400000000003</c:v>
                      </c:pt>
                      <c:pt idx="5940">
                        <c:v>448.92700000000002</c:v>
                      </c:pt>
                      <c:pt idx="5941">
                        <c:v>448.92</c:v>
                      </c:pt>
                      <c:pt idx="5942">
                        <c:v>448.91300000000001</c:v>
                      </c:pt>
                      <c:pt idx="5943">
                        <c:v>448.90600000000001</c:v>
                      </c:pt>
                      <c:pt idx="5944">
                        <c:v>448.899</c:v>
                      </c:pt>
                      <c:pt idx="5945">
                        <c:v>448.89299999999997</c:v>
                      </c:pt>
                      <c:pt idx="5946">
                        <c:v>448.88600000000002</c:v>
                      </c:pt>
                      <c:pt idx="5947">
                        <c:v>448.87900000000002</c:v>
                      </c:pt>
                      <c:pt idx="5948">
                        <c:v>448.87200000000001</c:v>
                      </c:pt>
                      <c:pt idx="5949">
                        <c:v>448.86500000000001</c:v>
                      </c:pt>
                      <c:pt idx="5950">
                        <c:v>448.85899999999998</c:v>
                      </c:pt>
                      <c:pt idx="5951">
                        <c:v>448.85199999999998</c:v>
                      </c:pt>
                      <c:pt idx="5952">
                        <c:v>448.84500000000003</c:v>
                      </c:pt>
                      <c:pt idx="5953">
                        <c:v>448.83800000000002</c:v>
                      </c:pt>
                      <c:pt idx="5954">
                        <c:v>448.83100000000002</c:v>
                      </c:pt>
                      <c:pt idx="5955">
                        <c:v>448.82499999999999</c:v>
                      </c:pt>
                      <c:pt idx="5956">
                        <c:v>448.81799999999998</c:v>
                      </c:pt>
                      <c:pt idx="5957">
                        <c:v>448.81099999999998</c:v>
                      </c:pt>
                      <c:pt idx="5958">
                        <c:v>448.80399999999997</c:v>
                      </c:pt>
                      <c:pt idx="5959">
                        <c:v>448.79700000000003</c:v>
                      </c:pt>
                      <c:pt idx="5960">
                        <c:v>448.791</c:v>
                      </c:pt>
                      <c:pt idx="5961">
                        <c:v>448.78399999999999</c:v>
                      </c:pt>
                      <c:pt idx="5962">
                        <c:v>448.77699999999999</c:v>
                      </c:pt>
                      <c:pt idx="5963">
                        <c:v>448.77</c:v>
                      </c:pt>
                      <c:pt idx="5964">
                        <c:v>448.76400000000001</c:v>
                      </c:pt>
                      <c:pt idx="5965">
                        <c:v>448.75700000000001</c:v>
                      </c:pt>
                      <c:pt idx="5966">
                        <c:v>448.75</c:v>
                      </c:pt>
                      <c:pt idx="5967">
                        <c:v>448.74299999999999</c:v>
                      </c:pt>
                      <c:pt idx="5968">
                        <c:v>448.73599999999999</c:v>
                      </c:pt>
                      <c:pt idx="5969">
                        <c:v>448.73</c:v>
                      </c:pt>
                      <c:pt idx="5970">
                        <c:v>448.72300000000001</c:v>
                      </c:pt>
                      <c:pt idx="5971">
                        <c:v>448.71600000000001</c:v>
                      </c:pt>
                      <c:pt idx="5972">
                        <c:v>448.709</c:v>
                      </c:pt>
                      <c:pt idx="5973">
                        <c:v>448.70299999999997</c:v>
                      </c:pt>
                      <c:pt idx="5974">
                        <c:v>448.69600000000003</c:v>
                      </c:pt>
                      <c:pt idx="5975">
                        <c:v>448.68900000000002</c:v>
                      </c:pt>
                      <c:pt idx="5976">
                        <c:v>448.68200000000002</c:v>
                      </c:pt>
                      <c:pt idx="5977">
                        <c:v>448.67599999999999</c:v>
                      </c:pt>
                      <c:pt idx="5978">
                        <c:v>448.66899999999998</c:v>
                      </c:pt>
                      <c:pt idx="5979">
                        <c:v>448.66199999999998</c:v>
                      </c:pt>
                      <c:pt idx="5980">
                        <c:v>448.65499999999997</c:v>
                      </c:pt>
                      <c:pt idx="5981">
                        <c:v>448.649</c:v>
                      </c:pt>
                      <c:pt idx="5982">
                        <c:v>448.642</c:v>
                      </c:pt>
                      <c:pt idx="5983">
                        <c:v>448.63499999999999</c:v>
                      </c:pt>
                      <c:pt idx="5984">
                        <c:v>448.62799999999999</c:v>
                      </c:pt>
                      <c:pt idx="5985">
                        <c:v>448.62200000000001</c:v>
                      </c:pt>
                      <c:pt idx="5986">
                        <c:v>448.61500000000001</c:v>
                      </c:pt>
                      <c:pt idx="5987">
                        <c:v>448.608</c:v>
                      </c:pt>
                      <c:pt idx="5988">
                        <c:v>448.601</c:v>
                      </c:pt>
                      <c:pt idx="5989">
                        <c:v>448.59500000000003</c:v>
                      </c:pt>
                      <c:pt idx="5990">
                        <c:v>448.58800000000002</c:v>
                      </c:pt>
                      <c:pt idx="5991">
                        <c:v>448.58100000000002</c:v>
                      </c:pt>
                      <c:pt idx="5992">
                        <c:v>448.57499999999999</c:v>
                      </c:pt>
                      <c:pt idx="5993">
                        <c:v>448.56799999999998</c:v>
                      </c:pt>
                      <c:pt idx="5994">
                        <c:v>448.56099999999998</c:v>
                      </c:pt>
                      <c:pt idx="5995">
                        <c:v>448.55399999999997</c:v>
                      </c:pt>
                      <c:pt idx="5996">
                        <c:v>448.548</c:v>
                      </c:pt>
                      <c:pt idx="5997">
                        <c:v>448.541</c:v>
                      </c:pt>
                      <c:pt idx="5998">
                        <c:v>448.53399999999999</c:v>
                      </c:pt>
                      <c:pt idx="5999">
                        <c:v>448.52800000000002</c:v>
                      </c:pt>
                      <c:pt idx="6000">
                        <c:v>448.52100000000002</c:v>
                      </c:pt>
                      <c:pt idx="6001">
                        <c:v>448.51400000000001</c:v>
                      </c:pt>
                      <c:pt idx="6002">
                        <c:v>448.50700000000001</c:v>
                      </c:pt>
                      <c:pt idx="6003">
                        <c:v>448.50099999999998</c:v>
                      </c:pt>
                      <c:pt idx="6004">
                        <c:v>448.49400000000003</c:v>
                      </c:pt>
                      <c:pt idx="6005">
                        <c:v>448.48700000000002</c:v>
                      </c:pt>
                      <c:pt idx="6006">
                        <c:v>448.48099999999999</c:v>
                      </c:pt>
                      <c:pt idx="6007">
                        <c:v>448.47399999999999</c:v>
                      </c:pt>
                      <c:pt idx="6008">
                        <c:v>448.46699999999998</c:v>
                      </c:pt>
                      <c:pt idx="6009">
                        <c:v>448.46</c:v>
                      </c:pt>
                      <c:pt idx="6010">
                        <c:v>448.45400000000001</c:v>
                      </c:pt>
                      <c:pt idx="6011">
                        <c:v>448.447</c:v>
                      </c:pt>
                      <c:pt idx="6012">
                        <c:v>448.44</c:v>
                      </c:pt>
                      <c:pt idx="6013">
                        <c:v>448.43400000000003</c:v>
                      </c:pt>
                      <c:pt idx="6014">
                        <c:v>448.42700000000002</c:v>
                      </c:pt>
                      <c:pt idx="6015">
                        <c:v>448.42</c:v>
                      </c:pt>
                      <c:pt idx="6016">
                        <c:v>448.41399999999999</c:v>
                      </c:pt>
                      <c:pt idx="6017">
                        <c:v>448.40699999999998</c:v>
                      </c:pt>
                      <c:pt idx="6018">
                        <c:v>448.4</c:v>
                      </c:pt>
                      <c:pt idx="6019">
                        <c:v>448.39400000000001</c:v>
                      </c:pt>
                      <c:pt idx="6020">
                        <c:v>448.387</c:v>
                      </c:pt>
                      <c:pt idx="6021">
                        <c:v>448.38</c:v>
                      </c:pt>
                      <c:pt idx="6022">
                        <c:v>448.37400000000002</c:v>
                      </c:pt>
                      <c:pt idx="6023">
                        <c:v>448.36700000000002</c:v>
                      </c:pt>
                      <c:pt idx="6024">
                        <c:v>448.36</c:v>
                      </c:pt>
                      <c:pt idx="6025">
                        <c:v>448.35399999999998</c:v>
                      </c:pt>
                      <c:pt idx="6026">
                        <c:v>448.34699999999998</c:v>
                      </c:pt>
                      <c:pt idx="6027">
                        <c:v>448.34</c:v>
                      </c:pt>
                      <c:pt idx="6028">
                        <c:v>448.334</c:v>
                      </c:pt>
                      <c:pt idx="6029">
                        <c:v>448.327</c:v>
                      </c:pt>
                      <c:pt idx="6030">
                        <c:v>448.32</c:v>
                      </c:pt>
                      <c:pt idx="6031">
                        <c:v>448.31400000000002</c:v>
                      </c:pt>
                      <c:pt idx="6032">
                        <c:v>448.30700000000002</c:v>
                      </c:pt>
                      <c:pt idx="6033">
                        <c:v>448.3</c:v>
                      </c:pt>
                      <c:pt idx="6034">
                        <c:v>448.29399999999998</c:v>
                      </c:pt>
                      <c:pt idx="6035">
                        <c:v>448.28699999999998</c:v>
                      </c:pt>
                      <c:pt idx="6036">
                        <c:v>448.28</c:v>
                      </c:pt>
                      <c:pt idx="6037">
                        <c:v>448.274</c:v>
                      </c:pt>
                      <c:pt idx="6038">
                        <c:v>448.267</c:v>
                      </c:pt>
                      <c:pt idx="6039">
                        <c:v>448.26</c:v>
                      </c:pt>
                      <c:pt idx="6040">
                        <c:v>448.25400000000002</c:v>
                      </c:pt>
                      <c:pt idx="6041">
                        <c:v>448.24700000000001</c:v>
                      </c:pt>
                      <c:pt idx="6042">
                        <c:v>448.24099999999999</c:v>
                      </c:pt>
                      <c:pt idx="6043">
                        <c:v>448.23399999999998</c:v>
                      </c:pt>
                      <c:pt idx="6044">
                        <c:v>448.22699999999998</c:v>
                      </c:pt>
                      <c:pt idx="6045">
                        <c:v>448.221</c:v>
                      </c:pt>
                      <c:pt idx="6046">
                        <c:v>448.214</c:v>
                      </c:pt>
                      <c:pt idx="6047">
                        <c:v>448.20699999999999</c:v>
                      </c:pt>
                      <c:pt idx="6048">
                        <c:v>448.20100000000002</c:v>
                      </c:pt>
                      <c:pt idx="6049">
                        <c:v>448.19400000000002</c:v>
                      </c:pt>
                      <c:pt idx="6050">
                        <c:v>448.18700000000001</c:v>
                      </c:pt>
                      <c:pt idx="6051">
                        <c:v>448.18099999999998</c:v>
                      </c:pt>
                      <c:pt idx="6052">
                        <c:v>448.17399999999998</c:v>
                      </c:pt>
                      <c:pt idx="6053">
                        <c:v>448.16800000000001</c:v>
                      </c:pt>
                      <c:pt idx="6054">
                        <c:v>448.161</c:v>
                      </c:pt>
                      <c:pt idx="6055">
                        <c:v>448.154</c:v>
                      </c:pt>
                      <c:pt idx="6056">
                        <c:v>448.14800000000002</c:v>
                      </c:pt>
                      <c:pt idx="6057">
                        <c:v>448.14100000000002</c:v>
                      </c:pt>
                      <c:pt idx="6058">
                        <c:v>448.13499999999999</c:v>
                      </c:pt>
                      <c:pt idx="6059">
                        <c:v>448.12799999999999</c:v>
                      </c:pt>
                      <c:pt idx="6060">
                        <c:v>448.12099999999998</c:v>
                      </c:pt>
                      <c:pt idx="6061">
                        <c:v>448.11500000000001</c:v>
                      </c:pt>
                      <c:pt idx="6062">
                        <c:v>448.108</c:v>
                      </c:pt>
                      <c:pt idx="6063">
                        <c:v>448.10199999999998</c:v>
                      </c:pt>
                      <c:pt idx="6064">
                        <c:v>448.09500000000003</c:v>
                      </c:pt>
                      <c:pt idx="6065">
                        <c:v>448.08800000000002</c:v>
                      </c:pt>
                      <c:pt idx="6066">
                        <c:v>448.08199999999999</c:v>
                      </c:pt>
                      <c:pt idx="6067">
                        <c:v>448.07499999999999</c:v>
                      </c:pt>
                      <c:pt idx="6068">
                        <c:v>448.06900000000002</c:v>
                      </c:pt>
                      <c:pt idx="6069">
                        <c:v>448.06200000000001</c:v>
                      </c:pt>
                      <c:pt idx="6070">
                        <c:v>448.05500000000001</c:v>
                      </c:pt>
                      <c:pt idx="6071">
                        <c:v>448.04899999999998</c:v>
                      </c:pt>
                      <c:pt idx="6072">
                        <c:v>448.04199999999997</c:v>
                      </c:pt>
                      <c:pt idx="6073">
                        <c:v>448.036</c:v>
                      </c:pt>
                      <c:pt idx="6074">
                        <c:v>448.029</c:v>
                      </c:pt>
                      <c:pt idx="6075">
                        <c:v>448.02199999999999</c:v>
                      </c:pt>
                      <c:pt idx="6076">
                        <c:v>448.01600000000002</c:v>
                      </c:pt>
                      <c:pt idx="6077">
                        <c:v>448.00900000000001</c:v>
                      </c:pt>
                      <c:pt idx="6078">
                        <c:v>448.00299999999999</c:v>
                      </c:pt>
                      <c:pt idx="6079">
                        <c:v>447.99599999999998</c:v>
                      </c:pt>
                      <c:pt idx="6080">
                        <c:v>447.99</c:v>
                      </c:pt>
                      <c:pt idx="6081">
                        <c:v>447.983</c:v>
                      </c:pt>
                      <c:pt idx="6082">
                        <c:v>447.976</c:v>
                      </c:pt>
                      <c:pt idx="6083">
                        <c:v>447.97</c:v>
                      </c:pt>
                      <c:pt idx="6084">
                        <c:v>447.96300000000002</c:v>
                      </c:pt>
                      <c:pt idx="6085">
                        <c:v>447.95699999999999</c:v>
                      </c:pt>
                      <c:pt idx="6086">
                        <c:v>447.95</c:v>
                      </c:pt>
                      <c:pt idx="6087">
                        <c:v>447.94400000000002</c:v>
                      </c:pt>
                      <c:pt idx="6088">
                        <c:v>447.93700000000001</c:v>
                      </c:pt>
                      <c:pt idx="6089">
                        <c:v>447.93099999999998</c:v>
                      </c:pt>
                      <c:pt idx="6090">
                        <c:v>447.92399999999998</c:v>
                      </c:pt>
                      <c:pt idx="6091">
                        <c:v>447.91699999999997</c:v>
                      </c:pt>
                      <c:pt idx="6092">
                        <c:v>447.911</c:v>
                      </c:pt>
                      <c:pt idx="6093">
                        <c:v>447.904</c:v>
                      </c:pt>
                      <c:pt idx="6094">
                        <c:v>447.89800000000002</c:v>
                      </c:pt>
                      <c:pt idx="6095">
                        <c:v>447.89100000000002</c:v>
                      </c:pt>
                      <c:pt idx="6096">
                        <c:v>447.88499999999999</c:v>
                      </c:pt>
                      <c:pt idx="6097">
                        <c:v>447.87799999999999</c:v>
                      </c:pt>
                      <c:pt idx="6098">
                        <c:v>447.87200000000001</c:v>
                      </c:pt>
                      <c:pt idx="6099">
                        <c:v>447.86500000000001</c:v>
                      </c:pt>
                      <c:pt idx="6100">
                        <c:v>447.85899999999998</c:v>
                      </c:pt>
                      <c:pt idx="6101">
                        <c:v>447.85199999999998</c:v>
                      </c:pt>
                      <c:pt idx="6102">
                        <c:v>447.84500000000003</c:v>
                      </c:pt>
                      <c:pt idx="6103">
                        <c:v>447.839</c:v>
                      </c:pt>
                      <c:pt idx="6104">
                        <c:v>447.83199999999999</c:v>
                      </c:pt>
                      <c:pt idx="6105">
                        <c:v>447.82600000000002</c:v>
                      </c:pt>
                      <c:pt idx="6106">
                        <c:v>447.81900000000002</c:v>
                      </c:pt>
                      <c:pt idx="6107">
                        <c:v>447.81299999999999</c:v>
                      </c:pt>
                      <c:pt idx="6108">
                        <c:v>447.80599999999998</c:v>
                      </c:pt>
                      <c:pt idx="6109">
                        <c:v>447.8</c:v>
                      </c:pt>
                      <c:pt idx="6110">
                        <c:v>447.79300000000001</c:v>
                      </c:pt>
                      <c:pt idx="6111">
                        <c:v>447.78699999999998</c:v>
                      </c:pt>
                      <c:pt idx="6112">
                        <c:v>447.78</c:v>
                      </c:pt>
                      <c:pt idx="6113">
                        <c:v>447.774</c:v>
                      </c:pt>
                      <c:pt idx="6114">
                        <c:v>447.767</c:v>
                      </c:pt>
                      <c:pt idx="6115">
                        <c:v>447.76100000000002</c:v>
                      </c:pt>
                      <c:pt idx="6116">
                        <c:v>447.75400000000002</c:v>
                      </c:pt>
                      <c:pt idx="6117">
                        <c:v>447.74799999999999</c:v>
                      </c:pt>
                      <c:pt idx="6118">
                        <c:v>447.74099999999999</c:v>
                      </c:pt>
                      <c:pt idx="6119">
                        <c:v>447.73500000000001</c:v>
                      </c:pt>
                      <c:pt idx="6120">
                        <c:v>447.72800000000001</c:v>
                      </c:pt>
                      <c:pt idx="6121">
                        <c:v>447.72199999999998</c:v>
                      </c:pt>
                      <c:pt idx="6122">
                        <c:v>447.71499999999997</c:v>
                      </c:pt>
                      <c:pt idx="6123">
                        <c:v>447.709</c:v>
                      </c:pt>
                      <c:pt idx="6124">
                        <c:v>447.702</c:v>
                      </c:pt>
                      <c:pt idx="6125">
                        <c:v>447.69600000000003</c:v>
                      </c:pt>
                      <c:pt idx="6126">
                        <c:v>447.68900000000002</c:v>
                      </c:pt>
                      <c:pt idx="6127">
                        <c:v>447.68299999999999</c:v>
                      </c:pt>
                      <c:pt idx="6128">
                        <c:v>447.67599999999999</c:v>
                      </c:pt>
                      <c:pt idx="6129">
                        <c:v>447.67</c:v>
                      </c:pt>
                      <c:pt idx="6130">
                        <c:v>447.66300000000001</c:v>
                      </c:pt>
                      <c:pt idx="6131">
                        <c:v>447.65699999999998</c:v>
                      </c:pt>
                      <c:pt idx="6132">
                        <c:v>447.65</c:v>
                      </c:pt>
                      <c:pt idx="6133">
                        <c:v>447.64400000000001</c:v>
                      </c:pt>
                      <c:pt idx="6134">
                        <c:v>447.637</c:v>
                      </c:pt>
                      <c:pt idx="6135">
                        <c:v>447.63099999999997</c:v>
                      </c:pt>
                      <c:pt idx="6136">
                        <c:v>447.62400000000002</c:v>
                      </c:pt>
                      <c:pt idx="6137">
                        <c:v>447.61799999999999</c:v>
                      </c:pt>
                      <c:pt idx="6138">
                        <c:v>447.61099999999999</c:v>
                      </c:pt>
                      <c:pt idx="6139">
                        <c:v>447.60500000000002</c:v>
                      </c:pt>
                      <c:pt idx="6140">
                        <c:v>447.59899999999999</c:v>
                      </c:pt>
                      <c:pt idx="6141">
                        <c:v>447.59199999999998</c:v>
                      </c:pt>
                      <c:pt idx="6142">
                        <c:v>447.58600000000001</c:v>
                      </c:pt>
                      <c:pt idx="6143">
                        <c:v>447.57900000000001</c:v>
                      </c:pt>
                      <c:pt idx="6144">
                        <c:v>447.57299999999998</c:v>
                      </c:pt>
                      <c:pt idx="6145">
                        <c:v>447.56599999999997</c:v>
                      </c:pt>
                      <c:pt idx="6146">
                        <c:v>447.56</c:v>
                      </c:pt>
                      <c:pt idx="6147">
                        <c:v>447.553</c:v>
                      </c:pt>
                      <c:pt idx="6148">
                        <c:v>447.54700000000003</c:v>
                      </c:pt>
                      <c:pt idx="6149">
                        <c:v>447.54</c:v>
                      </c:pt>
                      <c:pt idx="6150">
                        <c:v>447.53399999999999</c:v>
                      </c:pt>
                      <c:pt idx="6151">
                        <c:v>447.52699999999999</c:v>
                      </c:pt>
                      <c:pt idx="6152">
                        <c:v>447.52100000000002</c:v>
                      </c:pt>
                      <c:pt idx="6153">
                        <c:v>447.51499999999999</c:v>
                      </c:pt>
                      <c:pt idx="6154">
                        <c:v>447.50799999999998</c:v>
                      </c:pt>
                      <c:pt idx="6155">
                        <c:v>447.50200000000001</c:v>
                      </c:pt>
                      <c:pt idx="6156">
                        <c:v>447.495</c:v>
                      </c:pt>
                      <c:pt idx="6157">
                        <c:v>447.48899999999998</c:v>
                      </c:pt>
                      <c:pt idx="6158">
                        <c:v>447.48200000000003</c:v>
                      </c:pt>
                      <c:pt idx="6159">
                        <c:v>447.476</c:v>
                      </c:pt>
                      <c:pt idx="6160">
                        <c:v>447.47</c:v>
                      </c:pt>
                      <c:pt idx="6161">
                        <c:v>447.46300000000002</c:v>
                      </c:pt>
                      <c:pt idx="6162">
                        <c:v>447.45699999999999</c:v>
                      </c:pt>
                      <c:pt idx="6163">
                        <c:v>447.45</c:v>
                      </c:pt>
                      <c:pt idx="6164">
                        <c:v>447.44400000000002</c:v>
                      </c:pt>
                      <c:pt idx="6165">
                        <c:v>447.43700000000001</c:v>
                      </c:pt>
                      <c:pt idx="6166">
                        <c:v>447.43099999999998</c:v>
                      </c:pt>
                      <c:pt idx="6167">
                        <c:v>447.42500000000001</c:v>
                      </c:pt>
                      <c:pt idx="6168">
                        <c:v>447.41800000000001</c:v>
                      </c:pt>
                      <c:pt idx="6169">
                        <c:v>447.41199999999998</c:v>
                      </c:pt>
                      <c:pt idx="6170">
                        <c:v>447.40499999999997</c:v>
                      </c:pt>
                      <c:pt idx="6171">
                        <c:v>447.399</c:v>
                      </c:pt>
                      <c:pt idx="6172">
                        <c:v>447.392</c:v>
                      </c:pt>
                      <c:pt idx="6173">
                        <c:v>447.38600000000002</c:v>
                      </c:pt>
                      <c:pt idx="6174">
                        <c:v>447.38</c:v>
                      </c:pt>
                      <c:pt idx="6175">
                        <c:v>447.37299999999999</c:v>
                      </c:pt>
                      <c:pt idx="6176">
                        <c:v>447.36700000000002</c:v>
                      </c:pt>
                      <c:pt idx="6177">
                        <c:v>447.36</c:v>
                      </c:pt>
                      <c:pt idx="6178">
                        <c:v>447.35399999999998</c:v>
                      </c:pt>
                      <c:pt idx="6179">
                        <c:v>447.34800000000001</c:v>
                      </c:pt>
                      <c:pt idx="6180">
                        <c:v>447.34100000000001</c:v>
                      </c:pt>
                      <c:pt idx="6181">
                        <c:v>447.33499999999998</c:v>
                      </c:pt>
                      <c:pt idx="6182">
                        <c:v>447.32799999999997</c:v>
                      </c:pt>
                      <c:pt idx="6183">
                        <c:v>447.322</c:v>
                      </c:pt>
                      <c:pt idx="6184">
                        <c:v>447.31599999999997</c:v>
                      </c:pt>
                      <c:pt idx="6185">
                        <c:v>447.30900000000003</c:v>
                      </c:pt>
                      <c:pt idx="6186">
                        <c:v>447.303</c:v>
                      </c:pt>
                      <c:pt idx="6187">
                        <c:v>447.29599999999999</c:v>
                      </c:pt>
                      <c:pt idx="6188">
                        <c:v>447.29</c:v>
                      </c:pt>
                      <c:pt idx="6189">
                        <c:v>447.28399999999999</c:v>
                      </c:pt>
                      <c:pt idx="6190">
                        <c:v>447.27699999999999</c:v>
                      </c:pt>
                      <c:pt idx="6191">
                        <c:v>447.27100000000002</c:v>
                      </c:pt>
                      <c:pt idx="6192">
                        <c:v>447.26499999999999</c:v>
                      </c:pt>
                      <c:pt idx="6193">
                        <c:v>447.25799999999998</c:v>
                      </c:pt>
                      <c:pt idx="6194">
                        <c:v>447.25200000000001</c:v>
                      </c:pt>
                      <c:pt idx="6195">
                        <c:v>447.245</c:v>
                      </c:pt>
                      <c:pt idx="6196">
                        <c:v>447.23899999999998</c:v>
                      </c:pt>
                      <c:pt idx="6197">
                        <c:v>447.233</c:v>
                      </c:pt>
                      <c:pt idx="6198">
                        <c:v>447.226</c:v>
                      </c:pt>
                      <c:pt idx="6199">
                        <c:v>447.22</c:v>
                      </c:pt>
                      <c:pt idx="6200">
                        <c:v>447.214</c:v>
                      </c:pt>
                      <c:pt idx="6201">
                        <c:v>447.20699999999999</c:v>
                      </c:pt>
                      <c:pt idx="6202">
                        <c:v>447.20100000000002</c:v>
                      </c:pt>
                      <c:pt idx="6203">
                        <c:v>447.19400000000002</c:v>
                      </c:pt>
                      <c:pt idx="6204">
                        <c:v>447.18799999999999</c:v>
                      </c:pt>
                      <c:pt idx="6205">
                        <c:v>447.18200000000002</c:v>
                      </c:pt>
                      <c:pt idx="6206">
                        <c:v>447.17500000000001</c:v>
                      </c:pt>
                      <c:pt idx="6207">
                        <c:v>447.16899999999998</c:v>
                      </c:pt>
                      <c:pt idx="6208">
                        <c:v>447.16300000000001</c:v>
                      </c:pt>
                      <c:pt idx="6209">
                        <c:v>447.15600000000001</c:v>
                      </c:pt>
                      <c:pt idx="6210">
                        <c:v>447.15</c:v>
                      </c:pt>
                      <c:pt idx="6211">
                        <c:v>447.14400000000001</c:v>
                      </c:pt>
                      <c:pt idx="6212">
                        <c:v>447.137</c:v>
                      </c:pt>
                      <c:pt idx="6213">
                        <c:v>447.13099999999997</c:v>
                      </c:pt>
                      <c:pt idx="6214">
                        <c:v>447.125</c:v>
                      </c:pt>
                      <c:pt idx="6215">
                        <c:v>447.11799999999999</c:v>
                      </c:pt>
                      <c:pt idx="6216">
                        <c:v>447.11200000000002</c:v>
                      </c:pt>
                      <c:pt idx="6217">
                        <c:v>447.10599999999999</c:v>
                      </c:pt>
                      <c:pt idx="6218">
                        <c:v>447.09899999999999</c:v>
                      </c:pt>
                      <c:pt idx="6219">
                        <c:v>447.09300000000002</c:v>
                      </c:pt>
                      <c:pt idx="6220">
                        <c:v>447.08699999999999</c:v>
                      </c:pt>
                      <c:pt idx="6221">
                        <c:v>447.08</c:v>
                      </c:pt>
                      <c:pt idx="6222">
                        <c:v>447.07400000000001</c:v>
                      </c:pt>
                      <c:pt idx="6223">
                        <c:v>447.06799999999998</c:v>
                      </c:pt>
                      <c:pt idx="6224">
                        <c:v>447.06099999999998</c:v>
                      </c:pt>
                      <c:pt idx="6225">
                        <c:v>447.05500000000001</c:v>
                      </c:pt>
                      <c:pt idx="6226">
                        <c:v>447.04899999999998</c:v>
                      </c:pt>
                      <c:pt idx="6227">
                        <c:v>447.04199999999997</c:v>
                      </c:pt>
                      <c:pt idx="6228">
                        <c:v>447.036</c:v>
                      </c:pt>
                      <c:pt idx="6229">
                        <c:v>447.03</c:v>
                      </c:pt>
                      <c:pt idx="6230">
                        <c:v>447.02300000000002</c:v>
                      </c:pt>
                      <c:pt idx="6231">
                        <c:v>447.017</c:v>
                      </c:pt>
                      <c:pt idx="6232">
                        <c:v>447.01100000000002</c:v>
                      </c:pt>
                      <c:pt idx="6233">
                        <c:v>447.00400000000002</c:v>
                      </c:pt>
                      <c:pt idx="6234">
                        <c:v>446.99799999999999</c:v>
                      </c:pt>
                      <c:pt idx="6235">
                        <c:v>446.99200000000002</c:v>
                      </c:pt>
                      <c:pt idx="6236">
                        <c:v>446.98500000000001</c:v>
                      </c:pt>
                      <c:pt idx="6237">
                        <c:v>446.97899999999998</c:v>
                      </c:pt>
                      <c:pt idx="6238">
                        <c:v>446.97300000000001</c:v>
                      </c:pt>
                      <c:pt idx="6239">
                        <c:v>446.96699999999998</c:v>
                      </c:pt>
                      <c:pt idx="6240">
                        <c:v>446.96</c:v>
                      </c:pt>
                      <c:pt idx="6241">
                        <c:v>446.95400000000001</c:v>
                      </c:pt>
                      <c:pt idx="6242">
                        <c:v>446.94799999999998</c:v>
                      </c:pt>
                      <c:pt idx="6243">
                        <c:v>446.94099999999997</c:v>
                      </c:pt>
                      <c:pt idx="6244">
                        <c:v>446.935</c:v>
                      </c:pt>
                      <c:pt idx="6245">
                        <c:v>446.92899999999997</c:v>
                      </c:pt>
                      <c:pt idx="6246">
                        <c:v>446.92200000000003</c:v>
                      </c:pt>
                      <c:pt idx="6247">
                        <c:v>446.916</c:v>
                      </c:pt>
                      <c:pt idx="6248">
                        <c:v>446.91</c:v>
                      </c:pt>
                      <c:pt idx="6249">
                        <c:v>446.904</c:v>
                      </c:pt>
                      <c:pt idx="6250">
                        <c:v>446.89699999999999</c:v>
                      </c:pt>
                      <c:pt idx="6251">
                        <c:v>446.89100000000002</c:v>
                      </c:pt>
                      <c:pt idx="6252">
                        <c:v>446.88499999999999</c:v>
                      </c:pt>
                      <c:pt idx="6253">
                        <c:v>446.87799999999999</c:v>
                      </c:pt>
                      <c:pt idx="6254">
                        <c:v>446.87200000000001</c:v>
                      </c:pt>
                      <c:pt idx="6255">
                        <c:v>446.86599999999999</c:v>
                      </c:pt>
                      <c:pt idx="6256">
                        <c:v>446.86</c:v>
                      </c:pt>
                      <c:pt idx="6257">
                        <c:v>446.85300000000001</c:v>
                      </c:pt>
                      <c:pt idx="6258">
                        <c:v>446.84699999999998</c:v>
                      </c:pt>
                      <c:pt idx="6259">
                        <c:v>446.84100000000001</c:v>
                      </c:pt>
                      <c:pt idx="6260">
                        <c:v>446.83499999999998</c:v>
                      </c:pt>
                      <c:pt idx="6261">
                        <c:v>446.82799999999997</c:v>
                      </c:pt>
                      <c:pt idx="6262">
                        <c:v>446.822</c:v>
                      </c:pt>
                      <c:pt idx="6263">
                        <c:v>446.81599999999997</c:v>
                      </c:pt>
                      <c:pt idx="6264">
                        <c:v>446.80900000000003</c:v>
                      </c:pt>
                      <c:pt idx="6265">
                        <c:v>446.803</c:v>
                      </c:pt>
                      <c:pt idx="6266">
                        <c:v>446.79700000000003</c:v>
                      </c:pt>
                      <c:pt idx="6267">
                        <c:v>446.791</c:v>
                      </c:pt>
                      <c:pt idx="6268">
                        <c:v>446.78399999999999</c:v>
                      </c:pt>
                      <c:pt idx="6269">
                        <c:v>446.77800000000002</c:v>
                      </c:pt>
                      <c:pt idx="6270">
                        <c:v>446.77199999999999</c:v>
                      </c:pt>
                      <c:pt idx="6271">
                        <c:v>446.76600000000002</c:v>
                      </c:pt>
                      <c:pt idx="6272">
                        <c:v>446.75900000000001</c:v>
                      </c:pt>
                      <c:pt idx="6273">
                        <c:v>446.75299999999999</c:v>
                      </c:pt>
                      <c:pt idx="6274">
                        <c:v>446.74700000000001</c:v>
                      </c:pt>
                      <c:pt idx="6275">
                        <c:v>446.74099999999999</c:v>
                      </c:pt>
                      <c:pt idx="6276">
                        <c:v>446.73399999999998</c:v>
                      </c:pt>
                      <c:pt idx="6277">
                        <c:v>446.72800000000001</c:v>
                      </c:pt>
                      <c:pt idx="6278">
                        <c:v>446.72199999999998</c:v>
                      </c:pt>
                      <c:pt idx="6279">
                        <c:v>446.71600000000001</c:v>
                      </c:pt>
                      <c:pt idx="6280">
                        <c:v>446.709</c:v>
                      </c:pt>
                      <c:pt idx="6281">
                        <c:v>446.70299999999997</c:v>
                      </c:pt>
                      <c:pt idx="6282">
                        <c:v>446.697</c:v>
                      </c:pt>
                      <c:pt idx="6283">
                        <c:v>446.69099999999997</c:v>
                      </c:pt>
                      <c:pt idx="6284">
                        <c:v>446.685</c:v>
                      </c:pt>
                      <c:pt idx="6285">
                        <c:v>446.678</c:v>
                      </c:pt>
                      <c:pt idx="6286">
                        <c:v>446.67200000000003</c:v>
                      </c:pt>
                      <c:pt idx="6287">
                        <c:v>446.666</c:v>
                      </c:pt>
                      <c:pt idx="6288">
                        <c:v>446.66</c:v>
                      </c:pt>
                      <c:pt idx="6289">
                        <c:v>446.65300000000002</c:v>
                      </c:pt>
                      <c:pt idx="6290">
                        <c:v>446.64699999999999</c:v>
                      </c:pt>
                      <c:pt idx="6291">
                        <c:v>446.64100000000002</c:v>
                      </c:pt>
                      <c:pt idx="6292">
                        <c:v>446.63499999999999</c:v>
                      </c:pt>
                      <c:pt idx="6293">
                        <c:v>446.62900000000002</c:v>
                      </c:pt>
                      <c:pt idx="6294">
                        <c:v>446.62200000000001</c:v>
                      </c:pt>
                      <c:pt idx="6295">
                        <c:v>446.61599999999999</c:v>
                      </c:pt>
                      <c:pt idx="6296">
                        <c:v>446.61</c:v>
                      </c:pt>
                      <c:pt idx="6297">
                        <c:v>446.60399999999998</c:v>
                      </c:pt>
                      <c:pt idx="6298">
                        <c:v>446.59800000000001</c:v>
                      </c:pt>
                      <c:pt idx="6299">
                        <c:v>446.59100000000001</c:v>
                      </c:pt>
                      <c:pt idx="6300">
                        <c:v>446.58499999999998</c:v>
                      </c:pt>
                      <c:pt idx="6301">
                        <c:v>446.57900000000001</c:v>
                      </c:pt>
                      <c:pt idx="6302">
                        <c:v>446.57299999999998</c:v>
                      </c:pt>
                      <c:pt idx="6303">
                        <c:v>446.56599999999997</c:v>
                      </c:pt>
                      <c:pt idx="6304">
                        <c:v>446.56</c:v>
                      </c:pt>
                      <c:pt idx="6305">
                        <c:v>446.55399999999997</c:v>
                      </c:pt>
                      <c:pt idx="6306">
                        <c:v>446.548</c:v>
                      </c:pt>
                      <c:pt idx="6307">
                        <c:v>446.54199999999997</c:v>
                      </c:pt>
                      <c:pt idx="6308">
                        <c:v>446.536</c:v>
                      </c:pt>
                      <c:pt idx="6309">
                        <c:v>446.529</c:v>
                      </c:pt>
                      <c:pt idx="6310">
                        <c:v>446.52300000000002</c:v>
                      </c:pt>
                      <c:pt idx="6311">
                        <c:v>446.517</c:v>
                      </c:pt>
                      <c:pt idx="6312">
                        <c:v>446.51100000000002</c:v>
                      </c:pt>
                      <c:pt idx="6313">
                        <c:v>446.505</c:v>
                      </c:pt>
                      <c:pt idx="6314">
                        <c:v>446.49799999999999</c:v>
                      </c:pt>
                      <c:pt idx="6315">
                        <c:v>446.49200000000002</c:v>
                      </c:pt>
                      <c:pt idx="6316">
                        <c:v>446.48599999999999</c:v>
                      </c:pt>
                      <c:pt idx="6317">
                        <c:v>446.48</c:v>
                      </c:pt>
                      <c:pt idx="6318">
                        <c:v>446.47399999999999</c:v>
                      </c:pt>
                      <c:pt idx="6319">
                        <c:v>446.46699999999998</c:v>
                      </c:pt>
                      <c:pt idx="6320">
                        <c:v>446.46100000000001</c:v>
                      </c:pt>
                      <c:pt idx="6321">
                        <c:v>446.45499999999998</c:v>
                      </c:pt>
                      <c:pt idx="6322">
                        <c:v>446.44900000000001</c:v>
                      </c:pt>
                      <c:pt idx="6323">
                        <c:v>446.44299999999998</c:v>
                      </c:pt>
                      <c:pt idx="6324">
                        <c:v>446.43700000000001</c:v>
                      </c:pt>
                      <c:pt idx="6325">
                        <c:v>446.43</c:v>
                      </c:pt>
                      <c:pt idx="6326">
                        <c:v>446.42399999999998</c:v>
                      </c:pt>
                      <c:pt idx="6327">
                        <c:v>446.41800000000001</c:v>
                      </c:pt>
                      <c:pt idx="6328">
                        <c:v>446.41199999999998</c:v>
                      </c:pt>
                      <c:pt idx="6329">
                        <c:v>446.40600000000001</c:v>
                      </c:pt>
                      <c:pt idx="6330">
                        <c:v>446.4</c:v>
                      </c:pt>
                      <c:pt idx="6331">
                        <c:v>446.39400000000001</c:v>
                      </c:pt>
                      <c:pt idx="6332">
                        <c:v>446.387</c:v>
                      </c:pt>
                      <c:pt idx="6333">
                        <c:v>446.38099999999997</c:v>
                      </c:pt>
                      <c:pt idx="6334">
                        <c:v>446.375</c:v>
                      </c:pt>
                      <c:pt idx="6335">
                        <c:v>446.36900000000003</c:v>
                      </c:pt>
                      <c:pt idx="6336">
                        <c:v>446.363</c:v>
                      </c:pt>
                      <c:pt idx="6337">
                        <c:v>446.35700000000003</c:v>
                      </c:pt>
                      <c:pt idx="6338">
                        <c:v>446.35</c:v>
                      </c:pt>
                      <c:pt idx="6339">
                        <c:v>446.34399999999999</c:v>
                      </c:pt>
                      <c:pt idx="6340">
                        <c:v>446.33800000000002</c:v>
                      </c:pt>
                      <c:pt idx="6341">
                        <c:v>446.33199999999999</c:v>
                      </c:pt>
                      <c:pt idx="6342">
                        <c:v>446.32600000000002</c:v>
                      </c:pt>
                      <c:pt idx="6343">
                        <c:v>446.32</c:v>
                      </c:pt>
                      <c:pt idx="6344">
                        <c:v>446.31400000000002</c:v>
                      </c:pt>
                      <c:pt idx="6345">
                        <c:v>446.30799999999999</c:v>
                      </c:pt>
                      <c:pt idx="6346">
                        <c:v>446.30099999999999</c:v>
                      </c:pt>
                      <c:pt idx="6347">
                        <c:v>446.29500000000002</c:v>
                      </c:pt>
                      <c:pt idx="6348">
                        <c:v>446.28899999999999</c:v>
                      </c:pt>
                      <c:pt idx="6349">
                        <c:v>446.28300000000002</c:v>
                      </c:pt>
                      <c:pt idx="6350">
                        <c:v>446.27699999999999</c:v>
                      </c:pt>
                      <c:pt idx="6351">
                        <c:v>446.27100000000002</c:v>
                      </c:pt>
                      <c:pt idx="6352">
                        <c:v>446.26499999999999</c:v>
                      </c:pt>
                      <c:pt idx="6353">
                        <c:v>446.25900000000001</c:v>
                      </c:pt>
                      <c:pt idx="6354">
                        <c:v>446.25200000000001</c:v>
                      </c:pt>
                      <c:pt idx="6355">
                        <c:v>446.24599999999998</c:v>
                      </c:pt>
                      <c:pt idx="6356">
                        <c:v>446.24</c:v>
                      </c:pt>
                      <c:pt idx="6357">
                        <c:v>446.23399999999998</c:v>
                      </c:pt>
                      <c:pt idx="6358">
                        <c:v>446.22800000000001</c:v>
                      </c:pt>
                      <c:pt idx="6359">
                        <c:v>446.22199999999998</c:v>
                      </c:pt>
                      <c:pt idx="6360">
                        <c:v>446.21600000000001</c:v>
                      </c:pt>
                      <c:pt idx="6361">
                        <c:v>446.21</c:v>
                      </c:pt>
                      <c:pt idx="6362">
                        <c:v>446.20299999999997</c:v>
                      </c:pt>
                      <c:pt idx="6363">
                        <c:v>446.197</c:v>
                      </c:pt>
                      <c:pt idx="6364">
                        <c:v>446.19099999999997</c:v>
                      </c:pt>
                      <c:pt idx="6365">
                        <c:v>446.185</c:v>
                      </c:pt>
                      <c:pt idx="6366">
                        <c:v>446.17899999999997</c:v>
                      </c:pt>
                      <c:pt idx="6367">
                        <c:v>446.173</c:v>
                      </c:pt>
                      <c:pt idx="6368">
                        <c:v>446.16699999999997</c:v>
                      </c:pt>
                      <c:pt idx="6369">
                        <c:v>446.161</c:v>
                      </c:pt>
                      <c:pt idx="6370">
                        <c:v>446.15499999999997</c:v>
                      </c:pt>
                      <c:pt idx="6371">
                        <c:v>446.149</c:v>
                      </c:pt>
                      <c:pt idx="6372">
                        <c:v>446.142</c:v>
                      </c:pt>
                      <c:pt idx="6373">
                        <c:v>446.13600000000002</c:v>
                      </c:pt>
                      <c:pt idx="6374">
                        <c:v>446.13</c:v>
                      </c:pt>
                      <c:pt idx="6375">
                        <c:v>446.12400000000002</c:v>
                      </c:pt>
                      <c:pt idx="6376">
                        <c:v>446.11799999999999</c:v>
                      </c:pt>
                      <c:pt idx="6377">
                        <c:v>446.11200000000002</c:v>
                      </c:pt>
                      <c:pt idx="6378">
                        <c:v>446.10599999999999</c:v>
                      </c:pt>
                      <c:pt idx="6379">
                        <c:v>446.1</c:v>
                      </c:pt>
                      <c:pt idx="6380">
                        <c:v>446.09399999999999</c:v>
                      </c:pt>
                      <c:pt idx="6381">
                        <c:v>446.08800000000002</c:v>
                      </c:pt>
                      <c:pt idx="6382">
                        <c:v>446.08199999999999</c:v>
                      </c:pt>
                      <c:pt idx="6383">
                        <c:v>446.07600000000002</c:v>
                      </c:pt>
                      <c:pt idx="6384">
                        <c:v>446.07</c:v>
                      </c:pt>
                      <c:pt idx="6385">
                        <c:v>446.06299999999999</c:v>
                      </c:pt>
                      <c:pt idx="6386">
                        <c:v>446.05700000000002</c:v>
                      </c:pt>
                      <c:pt idx="6387">
                        <c:v>446.05099999999999</c:v>
                      </c:pt>
                      <c:pt idx="6388">
                        <c:v>446.04500000000002</c:v>
                      </c:pt>
                      <c:pt idx="6389">
                        <c:v>446.03899999999999</c:v>
                      </c:pt>
                      <c:pt idx="6390">
                        <c:v>446.03300000000002</c:v>
                      </c:pt>
                      <c:pt idx="6391">
                        <c:v>446.02699999999999</c:v>
                      </c:pt>
                      <c:pt idx="6392">
                        <c:v>446.02100000000002</c:v>
                      </c:pt>
                      <c:pt idx="6393">
                        <c:v>446.01499999999999</c:v>
                      </c:pt>
                      <c:pt idx="6394">
                        <c:v>446.00900000000001</c:v>
                      </c:pt>
                      <c:pt idx="6395">
                        <c:v>446.00299999999999</c:v>
                      </c:pt>
                      <c:pt idx="6396">
                        <c:v>445.99700000000001</c:v>
                      </c:pt>
                      <c:pt idx="6397">
                        <c:v>445.99099999999999</c:v>
                      </c:pt>
                      <c:pt idx="6398">
                        <c:v>445.98500000000001</c:v>
                      </c:pt>
                      <c:pt idx="6399">
                        <c:v>445.97899999999998</c:v>
                      </c:pt>
                      <c:pt idx="6400">
                        <c:v>445.97300000000001</c:v>
                      </c:pt>
                      <c:pt idx="6401">
                        <c:v>445.96600000000001</c:v>
                      </c:pt>
                      <c:pt idx="6402">
                        <c:v>445.96</c:v>
                      </c:pt>
                      <c:pt idx="6403">
                        <c:v>445.95400000000001</c:v>
                      </c:pt>
                      <c:pt idx="6404">
                        <c:v>445.94799999999998</c:v>
                      </c:pt>
                      <c:pt idx="6405">
                        <c:v>445.94200000000001</c:v>
                      </c:pt>
                      <c:pt idx="6406">
                        <c:v>445.93599999999998</c:v>
                      </c:pt>
                      <c:pt idx="6407">
                        <c:v>445.93</c:v>
                      </c:pt>
                      <c:pt idx="6408">
                        <c:v>445.92399999999998</c:v>
                      </c:pt>
                      <c:pt idx="6409">
                        <c:v>445.91800000000001</c:v>
                      </c:pt>
                      <c:pt idx="6410">
                        <c:v>445.91199999999998</c:v>
                      </c:pt>
                      <c:pt idx="6411">
                        <c:v>445.90600000000001</c:v>
                      </c:pt>
                      <c:pt idx="6412">
                        <c:v>445.9</c:v>
                      </c:pt>
                      <c:pt idx="6413">
                        <c:v>445.89400000000001</c:v>
                      </c:pt>
                      <c:pt idx="6414">
                        <c:v>445.88799999999998</c:v>
                      </c:pt>
                      <c:pt idx="6415">
                        <c:v>445.88200000000001</c:v>
                      </c:pt>
                      <c:pt idx="6416">
                        <c:v>445.87599999999998</c:v>
                      </c:pt>
                      <c:pt idx="6417">
                        <c:v>445.87</c:v>
                      </c:pt>
                      <c:pt idx="6418">
                        <c:v>445.86399999999998</c:v>
                      </c:pt>
                      <c:pt idx="6419">
                        <c:v>445.858</c:v>
                      </c:pt>
                      <c:pt idx="6420">
                        <c:v>445.85199999999998</c:v>
                      </c:pt>
                      <c:pt idx="6421">
                        <c:v>445.846</c:v>
                      </c:pt>
                      <c:pt idx="6422">
                        <c:v>445.84</c:v>
                      </c:pt>
                      <c:pt idx="6423">
                        <c:v>445.834</c:v>
                      </c:pt>
                      <c:pt idx="6424">
                        <c:v>445.82799999999997</c:v>
                      </c:pt>
                      <c:pt idx="6425">
                        <c:v>445.822</c:v>
                      </c:pt>
                      <c:pt idx="6426">
                        <c:v>445.81599999999997</c:v>
                      </c:pt>
                      <c:pt idx="6427">
                        <c:v>445.81</c:v>
                      </c:pt>
                      <c:pt idx="6428">
                        <c:v>445.80399999999997</c:v>
                      </c:pt>
                      <c:pt idx="6429">
                        <c:v>445.798</c:v>
                      </c:pt>
                      <c:pt idx="6430">
                        <c:v>445.79199999999997</c:v>
                      </c:pt>
                      <c:pt idx="6431">
                        <c:v>445.786</c:v>
                      </c:pt>
                      <c:pt idx="6432">
                        <c:v>445.78</c:v>
                      </c:pt>
                      <c:pt idx="6433">
                        <c:v>445.774</c:v>
                      </c:pt>
                      <c:pt idx="6434">
                        <c:v>445.76799999999997</c:v>
                      </c:pt>
                      <c:pt idx="6435">
                        <c:v>445.762</c:v>
                      </c:pt>
                      <c:pt idx="6436">
                        <c:v>445.75599999999997</c:v>
                      </c:pt>
                      <c:pt idx="6437">
                        <c:v>445.75</c:v>
                      </c:pt>
                      <c:pt idx="6438">
                        <c:v>445.74400000000003</c:v>
                      </c:pt>
                      <c:pt idx="6439">
                        <c:v>445.738</c:v>
                      </c:pt>
                      <c:pt idx="6440">
                        <c:v>445.73200000000003</c:v>
                      </c:pt>
                      <c:pt idx="6441">
                        <c:v>445.726</c:v>
                      </c:pt>
                      <c:pt idx="6442">
                        <c:v>445.72</c:v>
                      </c:pt>
                      <c:pt idx="6443">
                        <c:v>445.714</c:v>
                      </c:pt>
                      <c:pt idx="6444">
                        <c:v>445.70800000000003</c:v>
                      </c:pt>
                      <c:pt idx="6445">
                        <c:v>445.702</c:v>
                      </c:pt>
                      <c:pt idx="6446">
                        <c:v>445.69600000000003</c:v>
                      </c:pt>
                      <c:pt idx="6447">
                        <c:v>445.69</c:v>
                      </c:pt>
                      <c:pt idx="6448">
                        <c:v>445.68400000000003</c:v>
                      </c:pt>
                      <c:pt idx="6449">
                        <c:v>445.678</c:v>
                      </c:pt>
                      <c:pt idx="6450">
                        <c:v>445.67200000000003</c:v>
                      </c:pt>
                      <c:pt idx="6451">
                        <c:v>445.666</c:v>
                      </c:pt>
                      <c:pt idx="6452">
                        <c:v>445.66</c:v>
                      </c:pt>
                      <c:pt idx="6453">
                        <c:v>445.654</c:v>
                      </c:pt>
                      <c:pt idx="6454">
                        <c:v>445.64800000000002</c:v>
                      </c:pt>
                      <c:pt idx="6455">
                        <c:v>445.642</c:v>
                      </c:pt>
                      <c:pt idx="6456">
                        <c:v>445.63600000000002</c:v>
                      </c:pt>
                      <c:pt idx="6457">
                        <c:v>445.63</c:v>
                      </c:pt>
                      <c:pt idx="6458">
                        <c:v>445.62400000000002</c:v>
                      </c:pt>
                      <c:pt idx="6459">
                        <c:v>445.61799999999999</c:v>
                      </c:pt>
                      <c:pt idx="6460">
                        <c:v>445.61200000000002</c:v>
                      </c:pt>
                      <c:pt idx="6461">
                        <c:v>445.60599999999999</c:v>
                      </c:pt>
                      <c:pt idx="6462">
                        <c:v>445.6</c:v>
                      </c:pt>
                      <c:pt idx="6463">
                        <c:v>445.59500000000003</c:v>
                      </c:pt>
                      <c:pt idx="6464">
                        <c:v>445.589</c:v>
                      </c:pt>
                      <c:pt idx="6465">
                        <c:v>445.58300000000003</c:v>
                      </c:pt>
                      <c:pt idx="6466">
                        <c:v>445.577</c:v>
                      </c:pt>
                      <c:pt idx="6467">
                        <c:v>445.57100000000003</c:v>
                      </c:pt>
                      <c:pt idx="6468">
                        <c:v>445.565</c:v>
                      </c:pt>
                      <c:pt idx="6469">
                        <c:v>445.55900000000003</c:v>
                      </c:pt>
                      <c:pt idx="6470">
                        <c:v>445.553</c:v>
                      </c:pt>
                      <c:pt idx="6471">
                        <c:v>445.54700000000003</c:v>
                      </c:pt>
                      <c:pt idx="6472">
                        <c:v>445.541</c:v>
                      </c:pt>
                      <c:pt idx="6473">
                        <c:v>445.53500000000003</c:v>
                      </c:pt>
                      <c:pt idx="6474">
                        <c:v>445.529</c:v>
                      </c:pt>
                      <c:pt idx="6475">
                        <c:v>445.52300000000002</c:v>
                      </c:pt>
                      <c:pt idx="6476">
                        <c:v>445.517</c:v>
                      </c:pt>
                      <c:pt idx="6477">
                        <c:v>445.51100000000002</c:v>
                      </c:pt>
                      <c:pt idx="6478">
                        <c:v>445.505</c:v>
                      </c:pt>
                      <c:pt idx="6479">
                        <c:v>445.49900000000002</c:v>
                      </c:pt>
                      <c:pt idx="6480">
                        <c:v>445.49400000000003</c:v>
                      </c:pt>
                      <c:pt idx="6481">
                        <c:v>445.488</c:v>
                      </c:pt>
                      <c:pt idx="6482">
                        <c:v>445.48200000000003</c:v>
                      </c:pt>
                      <c:pt idx="6483">
                        <c:v>445.476</c:v>
                      </c:pt>
                      <c:pt idx="6484">
                        <c:v>445.47</c:v>
                      </c:pt>
                      <c:pt idx="6485">
                        <c:v>445.464</c:v>
                      </c:pt>
                      <c:pt idx="6486">
                        <c:v>445.45800000000003</c:v>
                      </c:pt>
                      <c:pt idx="6487">
                        <c:v>445.452</c:v>
                      </c:pt>
                      <c:pt idx="6488">
                        <c:v>445.44600000000003</c:v>
                      </c:pt>
                      <c:pt idx="6489">
                        <c:v>445.44</c:v>
                      </c:pt>
                      <c:pt idx="6490">
                        <c:v>445.43400000000003</c:v>
                      </c:pt>
                      <c:pt idx="6491">
                        <c:v>445.428</c:v>
                      </c:pt>
                      <c:pt idx="6492">
                        <c:v>445.423</c:v>
                      </c:pt>
                      <c:pt idx="6493">
                        <c:v>445.41699999999997</c:v>
                      </c:pt>
                      <c:pt idx="6494">
                        <c:v>445.411</c:v>
                      </c:pt>
                      <c:pt idx="6495">
                        <c:v>445.40499999999997</c:v>
                      </c:pt>
                      <c:pt idx="6496">
                        <c:v>445.399</c:v>
                      </c:pt>
                      <c:pt idx="6497">
                        <c:v>445.39299999999997</c:v>
                      </c:pt>
                      <c:pt idx="6498">
                        <c:v>445.387</c:v>
                      </c:pt>
                      <c:pt idx="6499">
                        <c:v>445.38099999999997</c:v>
                      </c:pt>
                      <c:pt idx="6500">
                        <c:v>445.375</c:v>
                      </c:pt>
                      <c:pt idx="6501">
                        <c:v>445.36900000000003</c:v>
                      </c:pt>
                      <c:pt idx="6502">
                        <c:v>445.36399999999998</c:v>
                      </c:pt>
                      <c:pt idx="6503">
                        <c:v>445.358</c:v>
                      </c:pt>
                      <c:pt idx="6504">
                        <c:v>445.35199999999998</c:v>
                      </c:pt>
                      <c:pt idx="6505">
                        <c:v>445.346</c:v>
                      </c:pt>
                      <c:pt idx="6506">
                        <c:v>445.34</c:v>
                      </c:pt>
                      <c:pt idx="6507">
                        <c:v>445.334</c:v>
                      </c:pt>
                      <c:pt idx="6508">
                        <c:v>445.32799999999997</c:v>
                      </c:pt>
                      <c:pt idx="6509">
                        <c:v>445.322</c:v>
                      </c:pt>
                      <c:pt idx="6510">
                        <c:v>445.31599999999997</c:v>
                      </c:pt>
                      <c:pt idx="6511">
                        <c:v>445.31099999999998</c:v>
                      </c:pt>
                      <c:pt idx="6512">
                        <c:v>445.30500000000001</c:v>
                      </c:pt>
                      <c:pt idx="6513">
                        <c:v>445.29899999999998</c:v>
                      </c:pt>
                      <c:pt idx="6514">
                        <c:v>445.29300000000001</c:v>
                      </c:pt>
                      <c:pt idx="6515">
                        <c:v>445.28699999999998</c:v>
                      </c:pt>
                      <c:pt idx="6516">
                        <c:v>445.28100000000001</c:v>
                      </c:pt>
                      <c:pt idx="6517">
                        <c:v>445.27499999999998</c:v>
                      </c:pt>
                      <c:pt idx="6518">
                        <c:v>445.26900000000001</c:v>
                      </c:pt>
                      <c:pt idx="6519">
                        <c:v>445.26400000000001</c:v>
                      </c:pt>
                      <c:pt idx="6520">
                        <c:v>445.25799999999998</c:v>
                      </c:pt>
                      <c:pt idx="6521">
                        <c:v>445.25200000000001</c:v>
                      </c:pt>
                      <c:pt idx="6522">
                        <c:v>445.24599999999998</c:v>
                      </c:pt>
                      <c:pt idx="6523">
                        <c:v>445.24</c:v>
                      </c:pt>
                      <c:pt idx="6524">
                        <c:v>445.23399999999998</c:v>
                      </c:pt>
                      <c:pt idx="6525">
                        <c:v>445.22800000000001</c:v>
                      </c:pt>
                      <c:pt idx="6526">
                        <c:v>445.22199999999998</c:v>
                      </c:pt>
                      <c:pt idx="6527">
                        <c:v>445.21699999999998</c:v>
                      </c:pt>
                      <c:pt idx="6528">
                        <c:v>445.21100000000001</c:v>
                      </c:pt>
                      <c:pt idx="6529">
                        <c:v>445.20499999999998</c:v>
                      </c:pt>
                      <c:pt idx="6530">
                        <c:v>445.19900000000001</c:v>
                      </c:pt>
                      <c:pt idx="6531">
                        <c:v>445.19299999999998</c:v>
                      </c:pt>
                      <c:pt idx="6532">
                        <c:v>445.18700000000001</c:v>
                      </c:pt>
                      <c:pt idx="6533">
                        <c:v>445.18099999999998</c:v>
                      </c:pt>
                      <c:pt idx="6534">
                        <c:v>445.17599999999999</c:v>
                      </c:pt>
                      <c:pt idx="6535">
                        <c:v>445.17</c:v>
                      </c:pt>
                      <c:pt idx="6536">
                        <c:v>445.16399999999999</c:v>
                      </c:pt>
                      <c:pt idx="6537">
                        <c:v>445.15800000000002</c:v>
                      </c:pt>
                      <c:pt idx="6538">
                        <c:v>445.15199999999999</c:v>
                      </c:pt>
                      <c:pt idx="6539">
                        <c:v>445.14600000000002</c:v>
                      </c:pt>
                      <c:pt idx="6540">
                        <c:v>445.14100000000002</c:v>
                      </c:pt>
                      <c:pt idx="6541">
                        <c:v>445.13499999999999</c:v>
                      </c:pt>
                      <c:pt idx="6542">
                        <c:v>445.12900000000002</c:v>
                      </c:pt>
                      <c:pt idx="6543">
                        <c:v>445.12299999999999</c:v>
                      </c:pt>
                      <c:pt idx="6544">
                        <c:v>445.11700000000002</c:v>
                      </c:pt>
                      <c:pt idx="6545">
                        <c:v>445.11099999999999</c:v>
                      </c:pt>
                      <c:pt idx="6546">
                        <c:v>445.10599999999999</c:v>
                      </c:pt>
                      <c:pt idx="6547">
                        <c:v>445.1</c:v>
                      </c:pt>
                      <c:pt idx="6548">
                        <c:v>445.09399999999999</c:v>
                      </c:pt>
                      <c:pt idx="6549">
                        <c:v>445.08800000000002</c:v>
                      </c:pt>
                      <c:pt idx="6550">
                        <c:v>445.08199999999999</c:v>
                      </c:pt>
                      <c:pt idx="6551">
                        <c:v>445.07600000000002</c:v>
                      </c:pt>
                      <c:pt idx="6552">
                        <c:v>445.07100000000003</c:v>
                      </c:pt>
                      <c:pt idx="6553">
                        <c:v>445.065</c:v>
                      </c:pt>
                      <c:pt idx="6554">
                        <c:v>445.05900000000003</c:v>
                      </c:pt>
                      <c:pt idx="6555">
                        <c:v>445.053</c:v>
                      </c:pt>
                      <c:pt idx="6556">
                        <c:v>445.04700000000003</c:v>
                      </c:pt>
                      <c:pt idx="6557">
                        <c:v>445.04199999999997</c:v>
                      </c:pt>
                      <c:pt idx="6558">
                        <c:v>445.036</c:v>
                      </c:pt>
                      <c:pt idx="6559">
                        <c:v>445.03</c:v>
                      </c:pt>
                      <c:pt idx="6560">
                        <c:v>445.024</c:v>
                      </c:pt>
                      <c:pt idx="6561">
                        <c:v>445.01799999999997</c:v>
                      </c:pt>
                      <c:pt idx="6562">
                        <c:v>445.01299999999998</c:v>
                      </c:pt>
                      <c:pt idx="6563">
                        <c:v>445.00700000000001</c:v>
                      </c:pt>
                      <c:pt idx="6564">
                        <c:v>445.00099999999998</c:v>
                      </c:pt>
                      <c:pt idx="6565">
                        <c:v>444.995</c:v>
                      </c:pt>
                      <c:pt idx="6566">
                        <c:v>444.98899999999998</c:v>
                      </c:pt>
                      <c:pt idx="6567">
                        <c:v>444.98399999999998</c:v>
                      </c:pt>
                      <c:pt idx="6568">
                        <c:v>444.97800000000001</c:v>
                      </c:pt>
                      <c:pt idx="6569">
                        <c:v>444.97199999999998</c:v>
                      </c:pt>
                      <c:pt idx="6570">
                        <c:v>444.96600000000001</c:v>
                      </c:pt>
                      <c:pt idx="6571">
                        <c:v>444.96</c:v>
                      </c:pt>
                      <c:pt idx="6572">
                        <c:v>444.95499999999998</c:v>
                      </c:pt>
                      <c:pt idx="6573">
                        <c:v>444.94900000000001</c:v>
                      </c:pt>
                      <c:pt idx="6574">
                        <c:v>444.94299999999998</c:v>
                      </c:pt>
                      <c:pt idx="6575">
                        <c:v>444.93700000000001</c:v>
                      </c:pt>
                      <c:pt idx="6576">
                        <c:v>444.93200000000002</c:v>
                      </c:pt>
                      <c:pt idx="6577">
                        <c:v>444.92599999999999</c:v>
                      </c:pt>
                      <c:pt idx="6578">
                        <c:v>444.92</c:v>
                      </c:pt>
                      <c:pt idx="6579">
                        <c:v>444.91399999999999</c:v>
                      </c:pt>
                      <c:pt idx="6580">
                        <c:v>444.90899999999999</c:v>
                      </c:pt>
                      <c:pt idx="6581">
                        <c:v>444.90300000000002</c:v>
                      </c:pt>
                      <c:pt idx="6582">
                        <c:v>444.89699999999999</c:v>
                      </c:pt>
                      <c:pt idx="6583">
                        <c:v>444.89100000000002</c:v>
                      </c:pt>
                      <c:pt idx="6584">
                        <c:v>444.88600000000002</c:v>
                      </c:pt>
                      <c:pt idx="6585">
                        <c:v>444.88</c:v>
                      </c:pt>
                      <c:pt idx="6586">
                        <c:v>444.87400000000002</c:v>
                      </c:pt>
                      <c:pt idx="6587">
                        <c:v>444.86799999999999</c:v>
                      </c:pt>
                      <c:pt idx="6588">
                        <c:v>444.863</c:v>
                      </c:pt>
                      <c:pt idx="6589">
                        <c:v>444.85700000000003</c:v>
                      </c:pt>
                      <c:pt idx="6590">
                        <c:v>444.851</c:v>
                      </c:pt>
                      <c:pt idx="6591">
                        <c:v>444.846</c:v>
                      </c:pt>
                      <c:pt idx="6592">
                        <c:v>444.84</c:v>
                      </c:pt>
                      <c:pt idx="6593">
                        <c:v>444.834</c:v>
                      </c:pt>
                      <c:pt idx="6594">
                        <c:v>444.82900000000001</c:v>
                      </c:pt>
                      <c:pt idx="6595">
                        <c:v>444.82299999999998</c:v>
                      </c:pt>
                      <c:pt idx="6596">
                        <c:v>444.81700000000001</c:v>
                      </c:pt>
                      <c:pt idx="6597">
                        <c:v>444.81200000000001</c:v>
                      </c:pt>
                      <c:pt idx="6598">
                        <c:v>444.80599999999998</c:v>
                      </c:pt>
                      <c:pt idx="6599">
                        <c:v>444.8</c:v>
                      </c:pt>
                      <c:pt idx="6600">
                        <c:v>444.79500000000002</c:v>
                      </c:pt>
                      <c:pt idx="6601">
                        <c:v>444.78899999999999</c:v>
                      </c:pt>
                      <c:pt idx="6602">
                        <c:v>444.78300000000002</c:v>
                      </c:pt>
                      <c:pt idx="6603">
                        <c:v>444.77800000000002</c:v>
                      </c:pt>
                      <c:pt idx="6604">
                        <c:v>444.77199999999999</c:v>
                      </c:pt>
                      <c:pt idx="6605">
                        <c:v>444.767</c:v>
                      </c:pt>
                      <c:pt idx="6606">
                        <c:v>444.76100000000002</c:v>
                      </c:pt>
                      <c:pt idx="6607">
                        <c:v>444.755</c:v>
                      </c:pt>
                      <c:pt idx="6608">
                        <c:v>444.75</c:v>
                      </c:pt>
                      <c:pt idx="6609">
                        <c:v>444.74400000000003</c:v>
                      </c:pt>
                      <c:pt idx="6610">
                        <c:v>444.73899999999998</c:v>
                      </c:pt>
                      <c:pt idx="6611">
                        <c:v>444.733</c:v>
                      </c:pt>
                      <c:pt idx="6612">
                        <c:v>444.72800000000001</c:v>
                      </c:pt>
                      <c:pt idx="6613">
                        <c:v>444.72199999999998</c:v>
                      </c:pt>
                      <c:pt idx="6614">
                        <c:v>444.71699999999998</c:v>
                      </c:pt>
                      <c:pt idx="6615">
                        <c:v>444.71100000000001</c:v>
                      </c:pt>
                      <c:pt idx="6616">
                        <c:v>444.70600000000002</c:v>
                      </c:pt>
                      <c:pt idx="6617">
                        <c:v>444.7</c:v>
                      </c:pt>
                      <c:pt idx="6618">
                        <c:v>444.69499999999999</c:v>
                      </c:pt>
                      <c:pt idx="6619">
                        <c:v>444.69</c:v>
                      </c:pt>
                      <c:pt idx="6620">
                        <c:v>444.68400000000003</c:v>
                      </c:pt>
                      <c:pt idx="6621">
                        <c:v>444.67899999999997</c:v>
                      </c:pt>
                      <c:pt idx="6622">
                        <c:v>444.67399999999998</c:v>
                      </c:pt>
                      <c:pt idx="6623">
                        <c:v>444.66800000000001</c:v>
                      </c:pt>
                      <c:pt idx="6624">
                        <c:v>444.66300000000001</c:v>
                      </c:pt>
                      <c:pt idx="6625">
                        <c:v>444.65800000000002</c:v>
                      </c:pt>
                      <c:pt idx="6626">
                        <c:v>444.65300000000002</c:v>
                      </c:pt>
                      <c:pt idx="6627">
                        <c:v>444.64699999999999</c:v>
                      </c:pt>
                      <c:pt idx="6628">
                        <c:v>444.64400000000001</c:v>
                      </c:pt>
                      <c:pt idx="6629">
                        <c:v>444.64400000000001</c:v>
                      </c:pt>
                      <c:pt idx="6630">
                        <c:v>448.07299999999998</c:v>
                      </c:pt>
                      <c:pt idx="6631">
                        <c:v>456.81299999999999</c:v>
                      </c:pt>
                      <c:pt idx="6632">
                        <c:v>470.02300000000002</c:v>
                      </c:pt>
                      <c:pt idx="6633">
                        <c:v>485.33300000000003</c:v>
                      </c:pt>
                      <c:pt idx="6634">
                        <c:v>500.29899999999998</c:v>
                      </c:pt>
                      <c:pt idx="6635">
                        <c:v>513.46900000000005</c:v>
                      </c:pt>
                      <c:pt idx="6636">
                        <c:v>524.21</c:v>
                      </c:pt>
                      <c:pt idx="6637">
                        <c:v>532.46100000000001</c:v>
                      </c:pt>
                      <c:pt idx="6638">
                        <c:v>538.46100000000001</c:v>
                      </c:pt>
                      <c:pt idx="6639">
                        <c:v>542.55600000000004</c:v>
                      </c:pt>
                      <c:pt idx="6640">
                        <c:v>545.101</c:v>
                      </c:pt>
                      <c:pt idx="6641">
                        <c:v>546.41399999999999</c:v>
                      </c:pt>
                      <c:pt idx="6642">
                        <c:v>546.76900000000001</c:v>
                      </c:pt>
                      <c:pt idx="6643">
                        <c:v>546.38699999999994</c:v>
                      </c:pt>
                      <c:pt idx="6644">
                        <c:v>545.44500000000005</c:v>
                      </c:pt>
                      <c:pt idx="6645">
                        <c:v>544.08299999999997</c:v>
                      </c:pt>
                      <c:pt idx="6646">
                        <c:v>542.41099999999994</c:v>
                      </c:pt>
                      <c:pt idx="6647">
                        <c:v>540.51400000000001</c:v>
                      </c:pt>
                      <c:pt idx="6648">
                        <c:v>538.45699999999999</c:v>
                      </c:pt>
                      <c:pt idx="6649">
                        <c:v>536.29200000000003</c:v>
                      </c:pt>
                      <c:pt idx="6650">
                        <c:v>534.05700000000002</c:v>
                      </c:pt>
                      <c:pt idx="6651">
                        <c:v>531.78300000000002</c:v>
                      </c:pt>
                      <c:pt idx="6652">
                        <c:v>529.49199999999996</c:v>
                      </c:pt>
                      <c:pt idx="6653">
                        <c:v>527.20100000000002</c:v>
                      </c:pt>
                      <c:pt idx="6654">
                        <c:v>524.92499999999995</c:v>
                      </c:pt>
                      <c:pt idx="6655">
                        <c:v>522.673</c:v>
                      </c:pt>
                      <c:pt idx="6656">
                        <c:v>520.45299999999997</c:v>
                      </c:pt>
                      <c:pt idx="6657">
                        <c:v>518.26900000000001</c:v>
                      </c:pt>
                      <c:pt idx="6658">
                        <c:v>516.12699999999995</c:v>
                      </c:pt>
                      <c:pt idx="6659">
                        <c:v>514.029</c:v>
                      </c:pt>
                      <c:pt idx="6660">
                        <c:v>511.976</c:v>
                      </c:pt>
                      <c:pt idx="6661">
                        <c:v>509.971</c:v>
                      </c:pt>
                      <c:pt idx="6662">
                        <c:v>508.012</c:v>
                      </c:pt>
                      <c:pt idx="6663">
                        <c:v>506.10199999999998</c:v>
                      </c:pt>
                      <c:pt idx="6664">
                        <c:v>504.238</c:v>
                      </c:pt>
                      <c:pt idx="6665">
                        <c:v>502.42200000000003</c:v>
                      </c:pt>
                      <c:pt idx="6666">
                        <c:v>500.65199999999999</c:v>
                      </c:pt>
                      <c:pt idx="6667">
                        <c:v>498.928</c:v>
                      </c:pt>
                      <c:pt idx="6668">
                        <c:v>497.24900000000002</c:v>
                      </c:pt>
                      <c:pt idx="6669">
                        <c:v>495.613</c:v>
                      </c:pt>
                      <c:pt idx="6670">
                        <c:v>494.02</c:v>
                      </c:pt>
                      <c:pt idx="6671">
                        <c:v>492.46800000000002</c:v>
                      </c:pt>
                      <c:pt idx="6672">
                        <c:v>490.95800000000003</c:v>
                      </c:pt>
                      <c:pt idx="6673">
                        <c:v>489.48599999999999</c:v>
                      </c:pt>
                      <c:pt idx="6674">
                        <c:v>488.053</c:v>
                      </c:pt>
                      <c:pt idx="6675">
                        <c:v>486.65699999999998</c:v>
                      </c:pt>
                      <c:pt idx="6676">
                        <c:v>485.29700000000003</c:v>
                      </c:pt>
                      <c:pt idx="6677">
                        <c:v>483.97199999999998</c:v>
                      </c:pt>
                      <c:pt idx="6678">
                        <c:v>482.68200000000002</c:v>
                      </c:pt>
                      <c:pt idx="6679">
                        <c:v>481.42399999999998</c:v>
                      </c:pt>
                      <c:pt idx="6680">
                        <c:v>480.19799999999998</c:v>
                      </c:pt>
                      <c:pt idx="6681">
                        <c:v>479.00299999999999</c:v>
                      </c:pt>
                      <c:pt idx="6682">
                        <c:v>477.839</c:v>
                      </c:pt>
                      <c:pt idx="6683">
                        <c:v>476.70299999999997</c:v>
                      </c:pt>
                      <c:pt idx="6684">
                        <c:v>475.596</c:v>
                      </c:pt>
                      <c:pt idx="6685">
                        <c:v>474.517</c:v>
                      </c:pt>
                      <c:pt idx="6686">
                        <c:v>473.464</c:v>
                      </c:pt>
                      <c:pt idx="6687">
                        <c:v>472.43700000000001</c:v>
                      </c:pt>
                      <c:pt idx="6688">
                        <c:v>471.435</c:v>
                      </c:pt>
                      <c:pt idx="6689">
                        <c:v>470.45699999999999</c:v>
                      </c:pt>
                      <c:pt idx="6690">
                        <c:v>469.50299999999999</c:v>
                      </c:pt>
                      <c:pt idx="6691">
                        <c:v>468.57</c:v>
                      </c:pt>
                      <c:pt idx="6692">
                        <c:v>467.65899999999999</c:v>
                      </c:pt>
                      <c:pt idx="6693">
                        <c:v>466.77</c:v>
                      </c:pt>
                      <c:pt idx="6694">
                        <c:v>465.90100000000001</c:v>
                      </c:pt>
                      <c:pt idx="6695">
                        <c:v>465.05200000000002</c:v>
                      </c:pt>
                      <c:pt idx="6696">
                        <c:v>464.22300000000001</c:v>
                      </c:pt>
                      <c:pt idx="6697">
                        <c:v>463.41300000000001</c:v>
                      </c:pt>
                      <c:pt idx="6698">
                        <c:v>462.62200000000001</c:v>
                      </c:pt>
                      <c:pt idx="6699">
                        <c:v>461.84800000000001</c:v>
                      </c:pt>
                      <c:pt idx="6700">
                        <c:v>461.68299999999999</c:v>
                      </c:pt>
                      <c:pt idx="6701">
                        <c:v>461.68299999999999</c:v>
                      </c:pt>
                      <c:pt idx="6702">
                        <c:v>461.67500000000001</c:v>
                      </c:pt>
                      <c:pt idx="6703">
                        <c:v>461.66699999999997</c:v>
                      </c:pt>
                      <c:pt idx="6704">
                        <c:v>461.66</c:v>
                      </c:pt>
                      <c:pt idx="6705">
                        <c:v>461.65199999999999</c:v>
                      </c:pt>
                      <c:pt idx="6706">
                        <c:v>461.64400000000001</c:v>
                      </c:pt>
                      <c:pt idx="6707">
                        <c:v>461.63600000000002</c:v>
                      </c:pt>
                      <c:pt idx="6708">
                        <c:v>461.62900000000002</c:v>
                      </c:pt>
                      <c:pt idx="6709">
                        <c:v>461.62099999999998</c:v>
                      </c:pt>
                      <c:pt idx="6710">
                        <c:v>461.613</c:v>
                      </c:pt>
                      <c:pt idx="6711">
                        <c:v>461.60599999999999</c:v>
                      </c:pt>
                      <c:pt idx="6712">
                        <c:v>461.59800000000001</c:v>
                      </c:pt>
                      <c:pt idx="6713">
                        <c:v>461.59</c:v>
                      </c:pt>
                      <c:pt idx="6714">
                        <c:v>461.58300000000003</c:v>
                      </c:pt>
                      <c:pt idx="6715">
                        <c:v>461.57499999999999</c:v>
                      </c:pt>
                      <c:pt idx="6716">
                        <c:v>461.56700000000001</c:v>
                      </c:pt>
                      <c:pt idx="6717">
                        <c:v>461.56</c:v>
                      </c:pt>
                      <c:pt idx="6718">
                        <c:v>461.55200000000002</c:v>
                      </c:pt>
                      <c:pt idx="6719">
                        <c:v>461.54399999999998</c:v>
                      </c:pt>
                      <c:pt idx="6720">
                        <c:v>461.53699999999998</c:v>
                      </c:pt>
                      <c:pt idx="6721">
                        <c:v>461.529</c:v>
                      </c:pt>
                      <c:pt idx="6722">
                        <c:v>461.52100000000002</c:v>
                      </c:pt>
                      <c:pt idx="6723">
                        <c:v>461.51400000000001</c:v>
                      </c:pt>
                      <c:pt idx="6724">
                        <c:v>461.50599999999997</c:v>
                      </c:pt>
                      <c:pt idx="6725">
                        <c:v>461.49799999999999</c:v>
                      </c:pt>
                      <c:pt idx="6726">
                        <c:v>461.49099999999999</c:v>
                      </c:pt>
                      <c:pt idx="6727">
                        <c:v>461.483</c:v>
                      </c:pt>
                      <c:pt idx="6728">
                        <c:v>461.47500000000002</c:v>
                      </c:pt>
                      <c:pt idx="6729">
                        <c:v>461.46800000000002</c:v>
                      </c:pt>
                      <c:pt idx="6730">
                        <c:v>461.46</c:v>
                      </c:pt>
                      <c:pt idx="6731">
                        <c:v>461.45299999999997</c:v>
                      </c:pt>
                      <c:pt idx="6732">
                        <c:v>461.44499999999999</c:v>
                      </c:pt>
                      <c:pt idx="6733">
                        <c:v>461.43700000000001</c:v>
                      </c:pt>
                      <c:pt idx="6734">
                        <c:v>461.43</c:v>
                      </c:pt>
                      <c:pt idx="6735">
                        <c:v>461.42200000000003</c:v>
                      </c:pt>
                      <c:pt idx="6736">
                        <c:v>461.41399999999999</c:v>
                      </c:pt>
                      <c:pt idx="6737">
                        <c:v>461.40699999999998</c:v>
                      </c:pt>
                      <c:pt idx="6738">
                        <c:v>461.399</c:v>
                      </c:pt>
                      <c:pt idx="6739">
                        <c:v>461.39100000000002</c:v>
                      </c:pt>
                      <c:pt idx="6740">
                        <c:v>461.38400000000001</c:v>
                      </c:pt>
                      <c:pt idx="6741">
                        <c:v>461.37599999999998</c:v>
                      </c:pt>
                      <c:pt idx="6742">
                        <c:v>461.36900000000003</c:v>
                      </c:pt>
                      <c:pt idx="6743">
                        <c:v>461.36099999999999</c:v>
                      </c:pt>
                      <c:pt idx="6744">
                        <c:v>461.35300000000001</c:v>
                      </c:pt>
                      <c:pt idx="6745">
                        <c:v>461.346</c:v>
                      </c:pt>
                      <c:pt idx="6746">
                        <c:v>461.33800000000002</c:v>
                      </c:pt>
                      <c:pt idx="6747">
                        <c:v>461.33100000000002</c:v>
                      </c:pt>
                      <c:pt idx="6748">
                        <c:v>461.32299999999998</c:v>
                      </c:pt>
                      <c:pt idx="6749">
                        <c:v>461.315</c:v>
                      </c:pt>
                      <c:pt idx="6750">
                        <c:v>461.30799999999999</c:v>
                      </c:pt>
                      <c:pt idx="6751">
                        <c:v>461.3</c:v>
                      </c:pt>
                      <c:pt idx="6752">
                        <c:v>461.29199999999997</c:v>
                      </c:pt>
                      <c:pt idx="6753">
                        <c:v>461.28500000000003</c:v>
                      </c:pt>
                      <c:pt idx="6754">
                        <c:v>461.27699999999999</c:v>
                      </c:pt>
                      <c:pt idx="6755">
                        <c:v>461.27</c:v>
                      </c:pt>
                      <c:pt idx="6756">
                        <c:v>461.262</c:v>
                      </c:pt>
                      <c:pt idx="6757">
                        <c:v>461.25400000000002</c:v>
                      </c:pt>
                      <c:pt idx="6758">
                        <c:v>461.24700000000001</c:v>
                      </c:pt>
                      <c:pt idx="6759">
                        <c:v>461.23899999999998</c:v>
                      </c:pt>
                      <c:pt idx="6760">
                        <c:v>461.23200000000003</c:v>
                      </c:pt>
                      <c:pt idx="6761">
                        <c:v>461.22399999999999</c:v>
                      </c:pt>
                      <c:pt idx="6762">
                        <c:v>461.21600000000001</c:v>
                      </c:pt>
                      <c:pt idx="6763">
                        <c:v>461.209</c:v>
                      </c:pt>
                      <c:pt idx="6764">
                        <c:v>461.20100000000002</c:v>
                      </c:pt>
                      <c:pt idx="6765">
                        <c:v>461.19400000000002</c:v>
                      </c:pt>
                      <c:pt idx="6766">
                        <c:v>461.18599999999998</c:v>
                      </c:pt>
                      <c:pt idx="6767">
                        <c:v>461.17899999999997</c:v>
                      </c:pt>
                      <c:pt idx="6768">
                        <c:v>461.17099999999999</c:v>
                      </c:pt>
                      <c:pt idx="6769">
                        <c:v>461.16300000000001</c:v>
                      </c:pt>
                      <c:pt idx="6770">
                        <c:v>461.15600000000001</c:v>
                      </c:pt>
                      <c:pt idx="6771">
                        <c:v>461.14800000000002</c:v>
                      </c:pt>
                      <c:pt idx="6772">
                        <c:v>461.14100000000002</c:v>
                      </c:pt>
                      <c:pt idx="6773">
                        <c:v>461.13299999999998</c:v>
                      </c:pt>
                      <c:pt idx="6774">
                        <c:v>461.12599999999998</c:v>
                      </c:pt>
                      <c:pt idx="6775">
                        <c:v>461.11799999999999</c:v>
                      </c:pt>
                      <c:pt idx="6776">
                        <c:v>461.11</c:v>
                      </c:pt>
                      <c:pt idx="6777">
                        <c:v>461.10300000000001</c:v>
                      </c:pt>
                      <c:pt idx="6778">
                        <c:v>461.09500000000003</c:v>
                      </c:pt>
                      <c:pt idx="6779">
                        <c:v>461.08800000000002</c:v>
                      </c:pt>
                      <c:pt idx="6780">
                        <c:v>461.08</c:v>
                      </c:pt>
                      <c:pt idx="6781">
                        <c:v>461.07299999999998</c:v>
                      </c:pt>
                      <c:pt idx="6782">
                        <c:v>461.065</c:v>
                      </c:pt>
                      <c:pt idx="6783">
                        <c:v>461.05799999999999</c:v>
                      </c:pt>
                      <c:pt idx="6784">
                        <c:v>461.05</c:v>
                      </c:pt>
                      <c:pt idx="6785">
                        <c:v>461.04199999999997</c:v>
                      </c:pt>
                      <c:pt idx="6786">
                        <c:v>461.03500000000003</c:v>
                      </c:pt>
                      <c:pt idx="6787">
                        <c:v>461.02699999999999</c:v>
                      </c:pt>
                      <c:pt idx="6788">
                        <c:v>461.02</c:v>
                      </c:pt>
                      <c:pt idx="6789">
                        <c:v>461.012</c:v>
                      </c:pt>
                      <c:pt idx="6790">
                        <c:v>461.005</c:v>
                      </c:pt>
                      <c:pt idx="6791">
                        <c:v>460.99700000000001</c:v>
                      </c:pt>
                      <c:pt idx="6792">
                        <c:v>460.99</c:v>
                      </c:pt>
                      <c:pt idx="6793">
                        <c:v>460.98200000000003</c:v>
                      </c:pt>
                      <c:pt idx="6794">
                        <c:v>460.97500000000002</c:v>
                      </c:pt>
                      <c:pt idx="6795">
                        <c:v>460.96699999999998</c:v>
                      </c:pt>
                      <c:pt idx="6796">
                        <c:v>460.959</c:v>
                      </c:pt>
                      <c:pt idx="6797">
                        <c:v>460.952</c:v>
                      </c:pt>
                      <c:pt idx="6798">
                        <c:v>460.94400000000002</c:v>
                      </c:pt>
                      <c:pt idx="6799">
                        <c:v>460.93700000000001</c:v>
                      </c:pt>
                      <c:pt idx="6800">
                        <c:v>460.92899999999997</c:v>
                      </c:pt>
                      <c:pt idx="6801">
                        <c:v>460.92200000000003</c:v>
                      </c:pt>
                      <c:pt idx="6802">
                        <c:v>460.91399999999999</c:v>
                      </c:pt>
                      <c:pt idx="6803">
                        <c:v>460.90699999999998</c:v>
                      </c:pt>
                      <c:pt idx="6804">
                        <c:v>460.899</c:v>
                      </c:pt>
                      <c:pt idx="6805">
                        <c:v>460.892</c:v>
                      </c:pt>
                      <c:pt idx="6806">
                        <c:v>460.88400000000001</c:v>
                      </c:pt>
                      <c:pt idx="6807">
                        <c:v>460.87700000000001</c:v>
                      </c:pt>
                      <c:pt idx="6808">
                        <c:v>460.86900000000003</c:v>
                      </c:pt>
                      <c:pt idx="6809">
                        <c:v>460.86200000000002</c:v>
                      </c:pt>
                      <c:pt idx="6810">
                        <c:v>460.85399999999998</c:v>
                      </c:pt>
                      <c:pt idx="6811">
                        <c:v>460.84699999999998</c:v>
                      </c:pt>
                      <c:pt idx="6812">
                        <c:v>460.839</c:v>
                      </c:pt>
                      <c:pt idx="6813">
                        <c:v>460.83199999999999</c:v>
                      </c:pt>
                      <c:pt idx="6814">
                        <c:v>460.82400000000001</c:v>
                      </c:pt>
                      <c:pt idx="6815">
                        <c:v>460.81700000000001</c:v>
                      </c:pt>
                      <c:pt idx="6816">
                        <c:v>460.80900000000003</c:v>
                      </c:pt>
                      <c:pt idx="6817">
                        <c:v>460.80200000000002</c:v>
                      </c:pt>
                      <c:pt idx="6818">
                        <c:v>460.79399999999998</c:v>
                      </c:pt>
                      <c:pt idx="6819">
                        <c:v>460.78699999999998</c:v>
                      </c:pt>
                      <c:pt idx="6820">
                        <c:v>460.779</c:v>
                      </c:pt>
                      <c:pt idx="6821">
                        <c:v>460.77199999999999</c:v>
                      </c:pt>
                      <c:pt idx="6822">
                        <c:v>460.76400000000001</c:v>
                      </c:pt>
                      <c:pt idx="6823">
                        <c:v>460.75700000000001</c:v>
                      </c:pt>
                      <c:pt idx="6824">
                        <c:v>460.74900000000002</c:v>
                      </c:pt>
                      <c:pt idx="6825">
                        <c:v>460.74200000000002</c:v>
                      </c:pt>
                      <c:pt idx="6826">
                        <c:v>460.73399999999998</c:v>
                      </c:pt>
                      <c:pt idx="6827">
                        <c:v>460.72699999999998</c:v>
                      </c:pt>
                      <c:pt idx="6828">
                        <c:v>460.71899999999999</c:v>
                      </c:pt>
                      <c:pt idx="6829">
                        <c:v>460.71199999999999</c:v>
                      </c:pt>
                      <c:pt idx="6830">
                        <c:v>460.70400000000001</c:v>
                      </c:pt>
                      <c:pt idx="6831">
                        <c:v>460.697</c:v>
                      </c:pt>
                      <c:pt idx="6832">
                        <c:v>460.69</c:v>
                      </c:pt>
                      <c:pt idx="6833">
                        <c:v>460.68200000000002</c:v>
                      </c:pt>
                      <c:pt idx="6834">
                        <c:v>460.67500000000001</c:v>
                      </c:pt>
                      <c:pt idx="6835">
                        <c:v>460.66699999999997</c:v>
                      </c:pt>
                      <c:pt idx="6836">
                        <c:v>460.66</c:v>
                      </c:pt>
                      <c:pt idx="6837">
                        <c:v>460.65199999999999</c:v>
                      </c:pt>
                      <c:pt idx="6838">
                        <c:v>460.64499999999998</c:v>
                      </c:pt>
                      <c:pt idx="6839">
                        <c:v>460.637</c:v>
                      </c:pt>
                      <c:pt idx="6840">
                        <c:v>460.63</c:v>
                      </c:pt>
                      <c:pt idx="6841">
                        <c:v>460.62200000000001</c:v>
                      </c:pt>
                      <c:pt idx="6842">
                        <c:v>460.61500000000001</c:v>
                      </c:pt>
                      <c:pt idx="6843">
                        <c:v>460.608</c:v>
                      </c:pt>
                      <c:pt idx="6844">
                        <c:v>460.6</c:v>
                      </c:pt>
                      <c:pt idx="6845">
                        <c:v>460.59300000000002</c:v>
                      </c:pt>
                      <c:pt idx="6846">
                        <c:v>460.58499999999998</c:v>
                      </c:pt>
                      <c:pt idx="6847">
                        <c:v>460.57799999999997</c:v>
                      </c:pt>
                      <c:pt idx="6848">
                        <c:v>460.57</c:v>
                      </c:pt>
                      <c:pt idx="6849">
                        <c:v>460.56299999999999</c:v>
                      </c:pt>
                      <c:pt idx="6850">
                        <c:v>460.55500000000001</c:v>
                      </c:pt>
                      <c:pt idx="6851">
                        <c:v>460.548</c:v>
                      </c:pt>
                      <c:pt idx="6852">
                        <c:v>460.541</c:v>
                      </c:pt>
                      <c:pt idx="6853">
                        <c:v>460.53300000000002</c:v>
                      </c:pt>
                      <c:pt idx="6854">
                        <c:v>460.52600000000001</c:v>
                      </c:pt>
                      <c:pt idx="6855">
                        <c:v>460.51799999999997</c:v>
                      </c:pt>
                      <c:pt idx="6856">
                        <c:v>460.51100000000002</c:v>
                      </c:pt>
                      <c:pt idx="6857">
                        <c:v>460.50299999999999</c:v>
                      </c:pt>
                      <c:pt idx="6858">
                        <c:v>460.49599999999998</c:v>
                      </c:pt>
                      <c:pt idx="6859">
                        <c:v>460.48899999999998</c:v>
                      </c:pt>
                      <c:pt idx="6860">
                        <c:v>460.48099999999999</c:v>
                      </c:pt>
                      <c:pt idx="6861">
                        <c:v>460.47399999999999</c:v>
                      </c:pt>
                      <c:pt idx="6862">
                        <c:v>460.46600000000001</c:v>
                      </c:pt>
                      <c:pt idx="6863">
                        <c:v>460.459</c:v>
                      </c:pt>
                      <c:pt idx="6864">
                        <c:v>460.45100000000002</c:v>
                      </c:pt>
                      <c:pt idx="6865">
                        <c:v>460.44400000000002</c:v>
                      </c:pt>
                      <c:pt idx="6866">
                        <c:v>460.43700000000001</c:v>
                      </c:pt>
                      <c:pt idx="6867">
                        <c:v>460.42899999999997</c:v>
                      </c:pt>
                      <c:pt idx="6868">
                        <c:v>460.42200000000003</c:v>
                      </c:pt>
                      <c:pt idx="6869">
                        <c:v>460.41399999999999</c:v>
                      </c:pt>
                      <c:pt idx="6870">
                        <c:v>460.40699999999998</c:v>
                      </c:pt>
                      <c:pt idx="6871">
                        <c:v>460.4</c:v>
                      </c:pt>
                      <c:pt idx="6872">
                        <c:v>460.392</c:v>
                      </c:pt>
                      <c:pt idx="6873">
                        <c:v>460.38499999999999</c:v>
                      </c:pt>
                      <c:pt idx="6874">
                        <c:v>460.37700000000001</c:v>
                      </c:pt>
                      <c:pt idx="6875">
                        <c:v>460.37</c:v>
                      </c:pt>
                      <c:pt idx="6876">
                        <c:v>460.363</c:v>
                      </c:pt>
                      <c:pt idx="6877">
                        <c:v>460.35500000000002</c:v>
                      </c:pt>
                      <c:pt idx="6878">
                        <c:v>460.34800000000001</c:v>
                      </c:pt>
                      <c:pt idx="6879">
                        <c:v>460.34</c:v>
                      </c:pt>
                      <c:pt idx="6880">
                        <c:v>460.33300000000003</c:v>
                      </c:pt>
                      <c:pt idx="6881">
                        <c:v>460.32600000000002</c:v>
                      </c:pt>
                      <c:pt idx="6882">
                        <c:v>460.31799999999998</c:v>
                      </c:pt>
                      <c:pt idx="6883">
                        <c:v>460.31099999999998</c:v>
                      </c:pt>
                      <c:pt idx="6884">
                        <c:v>460.30399999999997</c:v>
                      </c:pt>
                      <c:pt idx="6885">
                        <c:v>460.29599999999999</c:v>
                      </c:pt>
                      <c:pt idx="6886">
                        <c:v>460.28899999999999</c:v>
                      </c:pt>
                      <c:pt idx="6887">
                        <c:v>460.28100000000001</c:v>
                      </c:pt>
                      <c:pt idx="6888">
                        <c:v>460.274</c:v>
                      </c:pt>
                      <c:pt idx="6889">
                        <c:v>460.267</c:v>
                      </c:pt>
                      <c:pt idx="6890">
                        <c:v>460.25900000000001</c:v>
                      </c:pt>
                      <c:pt idx="6891">
                        <c:v>460.25200000000001</c:v>
                      </c:pt>
                      <c:pt idx="6892">
                        <c:v>460.245</c:v>
                      </c:pt>
                      <c:pt idx="6893">
                        <c:v>460.23700000000002</c:v>
                      </c:pt>
                      <c:pt idx="6894">
                        <c:v>460.23</c:v>
                      </c:pt>
                      <c:pt idx="6895">
                        <c:v>460.22199999999998</c:v>
                      </c:pt>
                      <c:pt idx="6896">
                        <c:v>460.21499999999997</c:v>
                      </c:pt>
                      <c:pt idx="6897">
                        <c:v>460.20800000000003</c:v>
                      </c:pt>
                      <c:pt idx="6898">
                        <c:v>460.2</c:v>
                      </c:pt>
                      <c:pt idx="6899">
                        <c:v>460.19299999999998</c:v>
                      </c:pt>
                      <c:pt idx="6900">
                        <c:v>460.18599999999998</c:v>
                      </c:pt>
                      <c:pt idx="6901">
                        <c:v>460.178</c:v>
                      </c:pt>
                      <c:pt idx="6902">
                        <c:v>460.17099999999999</c:v>
                      </c:pt>
                      <c:pt idx="6903">
                        <c:v>460.16399999999999</c:v>
                      </c:pt>
                      <c:pt idx="6904">
                        <c:v>460.15600000000001</c:v>
                      </c:pt>
                      <c:pt idx="6905">
                        <c:v>460.149</c:v>
                      </c:pt>
                      <c:pt idx="6906">
                        <c:v>460.142</c:v>
                      </c:pt>
                      <c:pt idx="6907">
                        <c:v>460.13400000000001</c:v>
                      </c:pt>
                      <c:pt idx="6908">
                        <c:v>460.12700000000001</c:v>
                      </c:pt>
                      <c:pt idx="6909">
                        <c:v>460.12</c:v>
                      </c:pt>
                      <c:pt idx="6910">
                        <c:v>460.11200000000002</c:v>
                      </c:pt>
                      <c:pt idx="6911">
                        <c:v>460.10500000000002</c:v>
                      </c:pt>
                      <c:pt idx="6912">
                        <c:v>460.09800000000001</c:v>
                      </c:pt>
                      <c:pt idx="6913">
                        <c:v>460.09</c:v>
                      </c:pt>
                      <c:pt idx="6914">
                        <c:v>460.08300000000003</c:v>
                      </c:pt>
                      <c:pt idx="6915">
                        <c:v>460.07600000000002</c:v>
                      </c:pt>
                      <c:pt idx="6916">
                        <c:v>460.06799999999998</c:v>
                      </c:pt>
                      <c:pt idx="6917">
                        <c:v>460.06099999999998</c:v>
                      </c:pt>
                      <c:pt idx="6918">
                        <c:v>460.05399999999997</c:v>
                      </c:pt>
                      <c:pt idx="6919">
                        <c:v>460.04599999999999</c:v>
                      </c:pt>
                      <c:pt idx="6920">
                        <c:v>460.03899999999999</c:v>
                      </c:pt>
                      <c:pt idx="6921">
                        <c:v>460.03199999999998</c:v>
                      </c:pt>
                      <c:pt idx="6922">
                        <c:v>460.024</c:v>
                      </c:pt>
                      <c:pt idx="6923">
                        <c:v>460.017</c:v>
                      </c:pt>
                      <c:pt idx="6924">
                        <c:v>460.01</c:v>
                      </c:pt>
                      <c:pt idx="6925">
                        <c:v>460.00200000000001</c:v>
                      </c:pt>
                      <c:pt idx="6926">
                        <c:v>459.995</c:v>
                      </c:pt>
                      <c:pt idx="6927">
                        <c:v>459.988</c:v>
                      </c:pt>
                      <c:pt idx="6928">
                        <c:v>459.98</c:v>
                      </c:pt>
                      <c:pt idx="6929">
                        <c:v>459.97300000000001</c:v>
                      </c:pt>
                      <c:pt idx="6930">
                        <c:v>459.96600000000001</c:v>
                      </c:pt>
                      <c:pt idx="6931">
                        <c:v>459.959</c:v>
                      </c:pt>
                      <c:pt idx="6932">
                        <c:v>459.95100000000002</c:v>
                      </c:pt>
                      <c:pt idx="6933">
                        <c:v>459.94400000000002</c:v>
                      </c:pt>
                      <c:pt idx="6934">
                        <c:v>459.93700000000001</c:v>
                      </c:pt>
                      <c:pt idx="6935">
                        <c:v>459.92899999999997</c:v>
                      </c:pt>
                      <c:pt idx="6936">
                        <c:v>459.92200000000003</c:v>
                      </c:pt>
                      <c:pt idx="6937">
                        <c:v>459.91500000000002</c:v>
                      </c:pt>
                      <c:pt idx="6938">
                        <c:v>459.90699999999998</c:v>
                      </c:pt>
                      <c:pt idx="6939">
                        <c:v>459.9</c:v>
                      </c:pt>
                      <c:pt idx="6940">
                        <c:v>459.89299999999997</c:v>
                      </c:pt>
                      <c:pt idx="6941">
                        <c:v>459.88600000000002</c:v>
                      </c:pt>
                      <c:pt idx="6942">
                        <c:v>459.87799999999999</c:v>
                      </c:pt>
                      <c:pt idx="6943">
                        <c:v>459.87099999999998</c:v>
                      </c:pt>
                      <c:pt idx="6944">
                        <c:v>459.86399999999998</c:v>
                      </c:pt>
                      <c:pt idx="6945">
                        <c:v>459.85599999999999</c:v>
                      </c:pt>
                      <c:pt idx="6946">
                        <c:v>459.84899999999999</c:v>
                      </c:pt>
                      <c:pt idx="6947">
                        <c:v>459.84199999999998</c:v>
                      </c:pt>
                      <c:pt idx="6948">
                        <c:v>459.83499999999998</c:v>
                      </c:pt>
                      <c:pt idx="6949">
                        <c:v>459.827</c:v>
                      </c:pt>
                      <c:pt idx="6950">
                        <c:v>459.82</c:v>
                      </c:pt>
                      <c:pt idx="6951">
                        <c:v>459.81299999999999</c:v>
                      </c:pt>
                      <c:pt idx="6952">
                        <c:v>459.80599999999998</c:v>
                      </c:pt>
                      <c:pt idx="6953">
                        <c:v>459.798</c:v>
                      </c:pt>
                      <c:pt idx="6954">
                        <c:v>459.791</c:v>
                      </c:pt>
                      <c:pt idx="6955">
                        <c:v>459.78399999999999</c:v>
                      </c:pt>
                      <c:pt idx="6956">
                        <c:v>459.77699999999999</c:v>
                      </c:pt>
                      <c:pt idx="6957">
                        <c:v>459.76900000000001</c:v>
                      </c:pt>
                      <c:pt idx="6958">
                        <c:v>459.762</c:v>
                      </c:pt>
                      <c:pt idx="6959">
                        <c:v>459.755</c:v>
                      </c:pt>
                      <c:pt idx="6960">
                        <c:v>459.74700000000001</c:v>
                      </c:pt>
                      <c:pt idx="6961">
                        <c:v>459.74</c:v>
                      </c:pt>
                      <c:pt idx="6962">
                        <c:v>459.733</c:v>
                      </c:pt>
                      <c:pt idx="6963">
                        <c:v>459.726</c:v>
                      </c:pt>
                      <c:pt idx="6964">
                        <c:v>459.71899999999999</c:v>
                      </c:pt>
                      <c:pt idx="6965">
                        <c:v>459.71100000000001</c:v>
                      </c:pt>
                      <c:pt idx="6966">
                        <c:v>459.70400000000001</c:v>
                      </c:pt>
                      <c:pt idx="6967">
                        <c:v>459.697</c:v>
                      </c:pt>
                      <c:pt idx="6968">
                        <c:v>459.69</c:v>
                      </c:pt>
                      <c:pt idx="6969">
                        <c:v>459.68200000000002</c:v>
                      </c:pt>
                      <c:pt idx="6970">
                        <c:v>459.67500000000001</c:v>
                      </c:pt>
                      <c:pt idx="6971">
                        <c:v>459.66800000000001</c:v>
                      </c:pt>
                      <c:pt idx="6972">
                        <c:v>459.661</c:v>
                      </c:pt>
                      <c:pt idx="6973">
                        <c:v>459.65300000000002</c:v>
                      </c:pt>
                      <c:pt idx="6974">
                        <c:v>459.64600000000002</c:v>
                      </c:pt>
                      <c:pt idx="6975">
                        <c:v>459.63900000000001</c:v>
                      </c:pt>
                      <c:pt idx="6976">
                        <c:v>459.63200000000001</c:v>
                      </c:pt>
                      <c:pt idx="6977">
                        <c:v>459.62400000000002</c:v>
                      </c:pt>
                      <c:pt idx="6978">
                        <c:v>459.61700000000002</c:v>
                      </c:pt>
                      <c:pt idx="6979">
                        <c:v>459.61</c:v>
                      </c:pt>
                      <c:pt idx="6980">
                        <c:v>459.60300000000001</c:v>
                      </c:pt>
                      <c:pt idx="6981">
                        <c:v>459.596</c:v>
                      </c:pt>
                      <c:pt idx="6982">
                        <c:v>459.58800000000002</c:v>
                      </c:pt>
                      <c:pt idx="6983">
                        <c:v>459.58100000000002</c:v>
                      </c:pt>
                      <c:pt idx="6984">
                        <c:v>459.57400000000001</c:v>
                      </c:pt>
                      <c:pt idx="6985">
                        <c:v>459.56700000000001</c:v>
                      </c:pt>
                      <c:pt idx="6986">
                        <c:v>459.55900000000003</c:v>
                      </c:pt>
                      <c:pt idx="6987">
                        <c:v>459.55200000000002</c:v>
                      </c:pt>
                      <c:pt idx="6988">
                        <c:v>459.54500000000002</c:v>
                      </c:pt>
                      <c:pt idx="6989">
                        <c:v>459.53800000000001</c:v>
                      </c:pt>
                      <c:pt idx="6990">
                        <c:v>459.53100000000001</c:v>
                      </c:pt>
                      <c:pt idx="6991">
                        <c:v>459.52300000000002</c:v>
                      </c:pt>
                      <c:pt idx="6992">
                        <c:v>459.51600000000002</c:v>
                      </c:pt>
                      <c:pt idx="6993">
                        <c:v>459.50900000000001</c:v>
                      </c:pt>
                      <c:pt idx="6994">
                        <c:v>459.50200000000001</c:v>
                      </c:pt>
                      <c:pt idx="6995">
                        <c:v>459.495</c:v>
                      </c:pt>
                      <c:pt idx="6996">
                        <c:v>459.48700000000002</c:v>
                      </c:pt>
                      <c:pt idx="6997">
                        <c:v>459.48</c:v>
                      </c:pt>
                      <c:pt idx="6998">
                        <c:v>459.47300000000001</c:v>
                      </c:pt>
                      <c:pt idx="6999">
                        <c:v>459.46600000000001</c:v>
                      </c:pt>
                      <c:pt idx="7000">
                        <c:v>459.459</c:v>
                      </c:pt>
                      <c:pt idx="7001">
                        <c:v>459.452</c:v>
                      </c:pt>
                      <c:pt idx="7002">
                        <c:v>459.44400000000002</c:v>
                      </c:pt>
                      <c:pt idx="7003">
                        <c:v>459.43700000000001</c:v>
                      </c:pt>
                      <c:pt idx="7004">
                        <c:v>459.43</c:v>
                      </c:pt>
                      <c:pt idx="7005">
                        <c:v>459.423</c:v>
                      </c:pt>
                      <c:pt idx="7006">
                        <c:v>459.416</c:v>
                      </c:pt>
                      <c:pt idx="7007">
                        <c:v>459.40800000000002</c:v>
                      </c:pt>
                      <c:pt idx="7008">
                        <c:v>459.40100000000001</c:v>
                      </c:pt>
                      <c:pt idx="7009">
                        <c:v>459.39400000000001</c:v>
                      </c:pt>
                      <c:pt idx="7010">
                        <c:v>459.387</c:v>
                      </c:pt>
                      <c:pt idx="7011">
                        <c:v>459.38</c:v>
                      </c:pt>
                      <c:pt idx="7012">
                        <c:v>459.37299999999999</c:v>
                      </c:pt>
                      <c:pt idx="7013">
                        <c:v>459.36500000000001</c:v>
                      </c:pt>
                      <c:pt idx="7014">
                        <c:v>459.358</c:v>
                      </c:pt>
                      <c:pt idx="7015">
                        <c:v>459.351</c:v>
                      </c:pt>
                      <c:pt idx="7016">
                        <c:v>459.34399999999999</c:v>
                      </c:pt>
                      <c:pt idx="7017">
                        <c:v>459.33699999999999</c:v>
                      </c:pt>
                      <c:pt idx="7018">
                        <c:v>459.33</c:v>
                      </c:pt>
                      <c:pt idx="7019">
                        <c:v>459.32299999999998</c:v>
                      </c:pt>
                      <c:pt idx="7020">
                        <c:v>459.315</c:v>
                      </c:pt>
                      <c:pt idx="7021">
                        <c:v>459.30799999999999</c:v>
                      </c:pt>
                      <c:pt idx="7022">
                        <c:v>459.30099999999999</c:v>
                      </c:pt>
                      <c:pt idx="7023">
                        <c:v>459.29399999999998</c:v>
                      </c:pt>
                      <c:pt idx="7024">
                        <c:v>459.28699999999998</c:v>
                      </c:pt>
                      <c:pt idx="7025">
                        <c:v>459.28</c:v>
                      </c:pt>
                      <c:pt idx="7026">
                        <c:v>459.27199999999999</c:v>
                      </c:pt>
                      <c:pt idx="7027">
                        <c:v>459.26499999999999</c:v>
                      </c:pt>
                      <c:pt idx="7028">
                        <c:v>459.25799999999998</c:v>
                      </c:pt>
                      <c:pt idx="7029">
                        <c:v>459.25099999999998</c:v>
                      </c:pt>
                      <c:pt idx="7030">
                        <c:v>459.24400000000003</c:v>
                      </c:pt>
                      <c:pt idx="7031">
                        <c:v>459.23700000000002</c:v>
                      </c:pt>
                      <c:pt idx="7032">
                        <c:v>459.23</c:v>
                      </c:pt>
                      <c:pt idx="7033">
                        <c:v>459.22300000000001</c:v>
                      </c:pt>
                      <c:pt idx="7034">
                        <c:v>459.21499999999997</c:v>
                      </c:pt>
                      <c:pt idx="7035">
                        <c:v>459.20800000000003</c:v>
                      </c:pt>
                      <c:pt idx="7036">
                        <c:v>459.20100000000002</c:v>
                      </c:pt>
                      <c:pt idx="7037">
                        <c:v>459.19400000000002</c:v>
                      </c:pt>
                      <c:pt idx="7038">
                        <c:v>459.18700000000001</c:v>
                      </c:pt>
                      <c:pt idx="7039">
                        <c:v>459.18</c:v>
                      </c:pt>
                      <c:pt idx="7040">
                        <c:v>459.173</c:v>
                      </c:pt>
                      <c:pt idx="7041">
                        <c:v>459.166</c:v>
                      </c:pt>
                      <c:pt idx="7042">
                        <c:v>459.15800000000002</c:v>
                      </c:pt>
                      <c:pt idx="7043">
                        <c:v>459.15100000000001</c:v>
                      </c:pt>
                      <c:pt idx="7044">
                        <c:v>459.14400000000001</c:v>
                      </c:pt>
                      <c:pt idx="7045">
                        <c:v>459.137</c:v>
                      </c:pt>
                      <c:pt idx="7046">
                        <c:v>459.13</c:v>
                      </c:pt>
                      <c:pt idx="7047">
                        <c:v>459.12299999999999</c:v>
                      </c:pt>
                      <c:pt idx="7048">
                        <c:v>459.11599999999999</c:v>
                      </c:pt>
                      <c:pt idx="7049">
                        <c:v>459.10899999999998</c:v>
                      </c:pt>
                      <c:pt idx="7050">
                        <c:v>459.10199999999998</c:v>
                      </c:pt>
                      <c:pt idx="7051">
                        <c:v>459.09399999999999</c:v>
                      </c:pt>
                      <c:pt idx="7052">
                        <c:v>459.08699999999999</c:v>
                      </c:pt>
                      <c:pt idx="7053">
                        <c:v>459.08</c:v>
                      </c:pt>
                      <c:pt idx="7054">
                        <c:v>459.07299999999998</c:v>
                      </c:pt>
                      <c:pt idx="7055">
                        <c:v>459.06599999999997</c:v>
                      </c:pt>
                      <c:pt idx="7056">
                        <c:v>459.05900000000003</c:v>
                      </c:pt>
                      <c:pt idx="7057">
                        <c:v>459.05200000000002</c:v>
                      </c:pt>
                      <c:pt idx="7058">
                        <c:v>459.04500000000002</c:v>
                      </c:pt>
                      <c:pt idx="7059">
                        <c:v>459.03800000000001</c:v>
                      </c:pt>
                      <c:pt idx="7060">
                        <c:v>459.03100000000001</c:v>
                      </c:pt>
                      <c:pt idx="7061">
                        <c:v>459.024</c:v>
                      </c:pt>
                      <c:pt idx="7062">
                        <c:v>459.017</c:v>
                      </c:pt>
                      <c:pt idx="7063">
                        <c:v>459.00900000000001</c:v>
                      </c:pt>
                      <c:pt idx="7064">
                        <c:v>459.00200000000001</c:v>
                      </c:pt>
                      <c:pt idx="7065">
                        <c:v>458.995</c:v>
                      </c:pt>
                      <c:pt idx="7066">
                        <c:v>458.988</c:v>
                      </c:pt>
                      <c:pt idx="7067">
                        <c:v>458.98099999999999</c:v>
                      </c:pt>
                      <c:pt idx="7068">
                        <c:v>458.97399999999999</c:v>
                      </c:pt>
                      <c:pt idx="7069">
                        <c:v>458.96699999999998</c:v>
                      </c:pt>
                      <c:pt idx="7070">
                        <c:v>458.96</c:v>
                      </c:pt>
                      <c:pt idx="7071">
                        <c:v>458.95299999999997</c:v>
                      </c:pt>
                      <c:pt idx="7072">
                        <c:v>458.94600000000003</c:v>
                      </c:pt>
                      <c:pt idx="7073">
                        <c:v>458.93900000000002</c:v>
                      </c:pt>
                      <c:pt idx="7074">
                        <c:v>458.93200000000002</c:v>
                      </c:pt>
                      <c:pt idx="7075">
                        <c:v>458.92500000000001</c:v>
                      </c:pt>
                      <c:pt idx="7076">
                        <c:v>458.91800000000001</c:v>
                      </c:pt>
                      <c:pt idx="7077">
                        <c:v>458.91</c:v>
                      </c:pt>
                      <c:pt idx="7078">
                        <c:v>458.90300000000002</c:v>
                      </c:pt>
                      <c:pt idx="7079">
                        <c:v>458.89600000000002</c:v>
                      </c:pt>
                      <c:pt idx="7080">
                        <c:v>458.88900000000001</c:v>
                      </c:pt>
                      <c:pt idx="7081">
                        <c:v>458.88200000000001</c:v>
                      </c:pt>
                      <c:pt idx="7082">
                        <c:v>458.875</c:v>
                      </c:pt>
                      <c:pt idx="7083">
                        <c:v>458.86799999999999</c:v>
                      </c:pt>
                      <c:pt idx="7084">
                        <c:v>458.86099999999999</c:v>
                      </c:pt>
                      <c:pt idx="7085">
                        <c:v>458.85399999999998</c:v>
                      </c:pt>
                      <c:pt idx="7086">
                        <c:v>458.84699999999998</c:v>
                      </c:pt>
                      <c:pt idx="7087">
                        <c:v>458.84</c:v>
                      </c:pt>
                      <c:pt idx="7088">
                        <c:v>458.83300000000003</c:v>
                      </c:pt>
                      <c:pt idx="7089">
                        <c:v>458.82600000000002</c:v>
                      </c:pt>
                      <c:pt idx="7090">
                        <c:v>458.81900000000002</c:v>
                      </c:pt>
                      <c:pt idx="7091">
                        <c:v>458.81200000000001</c:v>
                      </c:pt>
                      <c:pt idx="7092">
                        <c:v>458.80500000000001</c:v>
                      </c:pt>
                      <c:pt idx="7093">
                        <c:v>458.798</c:v>
                      </c:pt>
                      <c:pt idx="7094">
                        <c:v>458.791</c:v>
                      </c:pt>
                      <c:pt idx="7095">
                        <c:v>458.78399999999999</c:v>
                      </c:pt>
                      <c:pt idx="7096">
                        <c:v>458.77699999999999</c:v>
                      </c:pt>
                      <c:pt idx="7097">
                        <c:v>458.77</c:v>
                      </c:pt>
                      <c:pt idx="7098">
                        <c:v>458.76299999999998</c:v>
                      </c:pt>
                      <c:pt idx="7099">
                        <c:v>458.75599999999997</c:v>
                      </c:pt>
                      <c:pt idx="7100">
                        <c:v>458.74900000000002</c:v>
                      </c:pt>
                      <c:pt idx="7101">
                        <c:v>458.74200000000002</c:v>
                      </c:pt>
                      <c:pt idx="7102">
                        <c:v>458.73500000000001</c:v>
                      </c:pt>
                      <c:pt idx="7103">
                        <c:v>458.72800000000001</c:v>
                      </c:pt>
                      <c:pt idx="7104">
                        <c:v>458.721</c:v>
                      </c:pt>
                      <c:pt idx="7105">
                        <c:v>458.714</c:v>
                      </c:pt>
                      <c:pt idx="7106">
                        <c:v>458.70699999999999</c:v>
                      </c:pt>
                      <c:pt idx="7107">
                        <c:v>458.69900000000001</c:v>
                      </c:pt>
                      <c:pt idx="7108">
                        <c:v>458.69299999999998</c:v>
                      </c:pt>
                      <c:pt idx="7109">
                        <c:v>458.685</c:v>
                      </c:pt>
                      <c:pt idx="7110">
                        <c:v>458.678</c:v>
                      </c:pt>
                      <c:pt idx="7111">
                        <c:v>458.67099999999999</c:v>
                      </c:pt>
                      <c:pt idx="7112">
                        <c:v>458.66399999999999</c:v>
                      </c:pt>
                      <c:pt idx="7113">
                        <c:v>458.65699999999998</c:v>
                      </c:pt>
                      <c:pt idx="7114">
                        <c:v>458.65</c:v>
                      </c:pt>
                      <c:pt idx="7115">
                        <c:v>458.64299999999997</c:v>
                      </c:pt>
                      <c:pt idx="7116">
                        <c:v>458.63600000000002</c:v>
                      </c:pt>
                      <c:pt idx="7117">
                        <c:v>458.62900000000002</c:v>
                      </c:pt>
                      <c:pt idx="7118">
                        <c:v>458.62200000000001</c:v>
                      </c:pt>
                      <c:pt idx="7119">
                        <c:v>458.61599999999999</c:v>
                      </c:pt>
                      <c:pt idx="7120">
                        <c:v>458.60899999999998</c:v>
                      </c:pt>
                      <c:pt idx="7121">
                        <c:v>458.60199999999998</c:v>
                      </c:pt>
                      <c:pt idx="7122">
                        <c:v>458.59500000000003</c:v>
                      </c:pt>
                      <c:pt idx="7123">
                        <c:v>458.58800000000002</c:v>
                      </c:pt>
                      <c:pt idx="7124">
                        <c:v>458.58100000000002</c:v>
                      </c:pt>
                      <c:pt idx="7125">
                        <c:v>458.57400000000001</c:v>
                      </c:pt>
                      <c:pt idx="7126">
                        <c:v>458.56700000000001</c:v>
                      </c:pt>
                      <c:pt idx="7127">
                        <c:v>458.56</c:v>
                      </c:pt>
                      <c:pt idx="7128">
                        <c:v>458.553</c:v>
                      </c:pt>
                      <c:pt idx="7129">
                        <c:v>458.54599999999999</c:v>
                      </c:pt>
                      <c:pt idx="7130">
                        <c:v>458.53899999999999</c:v>
                      </c:pt>
                      <c:pt idx="7131">
                        <c:v>458.53199999999998</c:v>
                      </c:pt>
                      <c:pt idx="7132">
                        <c:v>458.52499999999998</c:v>
                      </c:pt>
                      <c:pt idx="7133">
                        <c:v>458.51799999999997</c:v>
                      </c:pt>
                      <c:pt idx="7134">
                        <c:v>458.51100000000002</c:v>
                      </c:pt>
                      <c:pt idx="7135">
                        <c:v>458.50400000000002</c:v>
                      </c:pt>
                      <c:pt idx="7136">
                        <c:v>458.49700000000001</c:v>
                      </c:pt>
                      <c:pt idx="7137">
                        <c:v>458.49</c:v>
                      </c:pt>
                      <c:pt idx="7138">
                        <c:v>458.483</c:v>
                      </c:pt>
                      <c:pt idx="7139">
                        <c:v>458.476</c:v>
                      </c:pt>
                      <c:pt idx="7140">
                        <c:v>458.46899999999999</c:v>
                      </c:pt>
                      <c:pt idx="7141">
                        <c:v>458.46199999999999</c:v>
                      </c:pt>
                      <c:pt idx="7142">
                        <c:v>458.45499999999998</c:v>
                      </c:pt>
                      <c:pt idx="7143">
                        <c:v>458.44799999999998</c:v>
                      </c:pt>
                      <c:pt idx="7144">
                        <c:v>458.44099999999997</c:v>
                      </c:pt>
                      <c:pt idx="7145">
                        <c:v>458.43400000000003</c:v>
                      </c:pt>
                      <c:pt idx="7146">
                        <c:v>458.42700000000002</c:v>
                      </c:pt>
                      <c:pt idx="7147">
                        <c:v>458.42</c:v>
                      </c:pt>
                      <c:pt idx="7148">
                        <c:v>458.41300000000001</c:v>
                      </c:pt>
                      <c:pt idx="7149">
                        <c:v>458.40699999999998</c:v>
                      </c:pt>
                      <c:pt idx="7150">
                        <c:v>458.4</c:v>
                      </c:pt>
                      <c:pt idx="7151">
                        <c:v>458.39299999999997</c:v>
                      </c:pt>
                      <c:pt idx="7152">
                        <c:v>458.38600000000002</c:v>
                      </c:pt>
                      <c:pt idx="7153">
                        <c:v>458.37900000000002</c:v>
                      </c:pt>
                      <c:pt idx="7154">
                        <c:v>458.37200000000001</c:v>
                      </c:pt>
                      <c:pt idx="7155">
                        <c:v>458.36500000000001</c:v>
                      </c:pt>
                      <c:pt idx="7156">
                        <c:v>458.358</c:v>
                      </c:pt>
                      <c:pt idx="7157">
                        <c:v>458.351</c:v>
                      </c:pt>
                      <c:pt idx="7158">
                        <c:v>458.34399999999999</c:v>
                      </c:pt>
                      <c:pt idx="7159">
                        <c:v>458.33699999999999</c:v>
                      </c:pt>
                      <c:pt idx="7160">
                        <c:v>458.33</c:v>
                      </c:pt>
                      <c:pt idx="7161">
                        <c:v>458.32299999999998</c:v>
                      </c:pt>
                      <c:pt idx="7162">
                        <c:v>458.31599999999997</c:v>
                      </c:pt>
                      <c:pt idx="7163">
                        <c:v>458.30900000000003</c:v>
                      </c:pt>
                      <c:pt idx="7164">
                        <c:v>458.303</c:v>
                      </c:pt>
                      <c:pt idx="7165">
                        <c:v>458.29599999999999</c:v>
                      </c:pt>
                      <c:pt idx="7166">
                        <c:v>458.28899999999999</c:v>
                      </c:pt>
                      <c:pt idx="7167">
                        <c:v>458.28199999999998</c:v>
                      </c:pt>
                      <c:pt idx="7168">
                        <c:v>458.27499999999998</c:v>
                      </c:pt>
                      <c:pt idx="7169">
                        <c:v>458.26799999999997</c:v>
                      </c:pt>
                      <c:pt idx="7170">
                        <c:v>458.26100000000002</c:v>
                      </c:pt>
                      <c:pt idx="7171">
                        <c:v>458.25400000000002</c:v>
                      </c:pt>
                      <c:pt idx="7172">
                        <c:v>458.24700000000001</c:v>
                      </c:pt>
                      <c:pt idx="7173">
                        <c:v>458.24</c:v>
                      </c:pt>
                      <c:pt idx="7174">
                        <c:v>458.233</c:v>
                      </c:pt>
                      <c:pt idx="7175">
                        <c:v>458.22699999999998</c:v>
                      </c:pt>
                      <c:pt idx="7176">
                        <c:v>458.22</c:v>
                      </c:pt>
                      <c:pt idx="7177">
                        <c:v>458.21300000000002</c:v>
                      </c:pt>
                      <c:pt idx="7178">
                        <c:v>458.20600000000002</c:v>
                      </c:pt>
                      <c:pt idx="7179">
                        <c:v>458.19900000000001</c:v>
                      </c:pt>
                      <c:pt idx="7180">
                        <c:v>458.19200000000001</c:v>
                      </c:pt>
                      <c:pt idx="7181">
                        <c:v>458.185</c:v>
                      </c:pt>
                      <c:pt idx="7182">
                        <c:v>458.178</c:v>
                      </c:pt>
                      <c:pt idx="7183">
                        <c:v>458.17099999999999</c:v>
                      </c:pt>
                      <c:pt idx="7184">
                        <c:v>458.16399999999999</c:v>
                      </c:pt>
                      <c:pt idx="7185">
                        <c:v>458.15800000000002</c:v>
                      </c:pt>
                      <c:pt idx="7186">
                        <c:v>458.15100000000001</c:v>
                      </c:pt>
                      <c:pt idx="7187">
                        <c:v>458.14400000000001</c:v>
                      </c:pt>
                      <c:pt idx="7188">
                        <c:v>458.137</c:v>
                      </c:pt>
                      <c:pt idx="7189">
                        <c:v>458.13</c:v>
                      </c:pt>
                      <c:pt idx="7190">
                        <c:v>458.12299999999999</c:v>
                      </c:pt>
                      <c:pt idx="7191">
                        <c:v>458.11599999999999</c:v>
                      </c:pt>
                      <c:pt idx="7192">
                        <c:v>458.10899999999998</c:v>
                      </c:pt>
                      <c:pt idx="7193">
                        <c:v>458.10300000000001</c:v>
                      </c:pt>
                      <c:pt idx="7194">
                        <c:v>458.096</c:v>
                      </c:pt>
                      <c:pt idx="7195">
                        <c:v>458.089</c:v>
                      </c:pt>
                      <c:pt idx="7196">
                        <c:v>458.08199999999999</c:v>
                      </c:pt>
                      <c:pt idx="7197">
                        <c:v>458.07499999999999</c:v>
                      </c:pt>
                      <c:pt idx="7198">
                        <c:v>458.06799999999998</c:v>
                      </c:pt>
                      <c:pt idx="7199">
                        <c:v>458.06099999999998</c:v>
                      </c:pt>
                      <c:pt idx="7200">
                        <c:v>458.05399999999997</c:v>
                      </c:pt>
                      <c:pt idx="7201">
                        <c:v>458.048</c:v>
                      </c:pt>
                      <c:pt idx="7202">
                        <c:v>458.041</c:v>
                      </c:pt>
                      <c:pt idx="7203">
                        <c:v>458.03399999999999</c:v>
                      </c:pt>
                      <c:pt idx="7204">
                        <c:v>458.02699999999999</c:v>
                      </c:pt>
                      <c:pt idx="7205">
                        <c:v>458.02</c:v>
                      </c:pt>
                      <c:pt idx="7206">
                        <c:v>458.01299999999998</c:v>
                      </c:pt>
                      <c:pt idx="7207">
                        <c:v>458.00599999999997</c:v>
                      </c:pt>
                      <c:pt idx="7208">
                        <c:v>458</c:v>
                      </c:pt>
                      <c:pt idx="7209">
                        <c:v>457.99299999999999</c:v>
                      </c:pt>
                      <c:pt idx="7210">
                        <c:v>457.98599999999999</c:v>
                      </c:pt>
                      <c:pt idx="7211">
                        <c:v>457.97899999999998</c:v>
                      </c:pt>
                      <c:pt idx="7212">
                        <c:v>457.97199999999998</c:v>
                      </c:pt>
                      <c:pt idx="7213">
                        <c:v>457.96499999999997</c:v>
                      </c:pt>
                      <c:pt idx="7214">
                        <c:v>457.95800000000003</c:v>
                      </c:pt>
                      <c:pt idx="7215">
                        <c:v>457.952</c:v>
                      </c:pt>
                      <c:pt idx="7216">
                        <c:v>457.94499999999999</c:v>
                      </c:pt>
                      <c:pt idx="7217">
                        <c:v>457.93799999999999</c:v>
                      </c:pt>
                      <c:pt idx="7218">
                        <c:v>457.93099999999998</c:v>
                      </c:pt>
                      <c:pt idx="7219">
                        <c:v>457.92399999999998</c:v>
                      </c:pt>
                      <c:pt idx="7220">
                        <c:v>457.91699999999997</c:v>
                      </c:pt>
                      <c:pt idx="7221">
                        <c:v>457.911</c:v>
                      </c:pt>
                      <c:pt idx="7222">
                        <c:v>457.904</c:v>
                      </c:pt>
                      <c:pt idx="7223">
                        <c:v>457.89699999999999</c:v>
                      </c:pt>
                      <c:pt idx="7224">
                        <c:v>457.89</c:v>
                      </c:pt>
                      <c:pt idx="7225">
                        <c:v>457.88299999999998</c:v>
                      </c:pt>
                      <c:pt idx="7226">
                        <c:v>457.87599999999998</c:v>
                      </c:pt>
                      <c:pt idx="7227">
                        <c:v>457.87</c:v>
                      </c:pt>
                      <c:pt idx="7228">
                        <c:v>457.863</c:v>
                      </c:pt>
                      <c:pt idx="7229">
                        <c:v>457.85599999999999</c:v>
                      </c:pt>
                      <c:pt idx="7230">
                        <c:v>457.84899999999999</c:v>
                      </c:pt>
                      <c:pt idx="7231">
                        <c:v>457.84199999999998</c:v>
                      </c:pt>
                      <c:pt idx="7232">
                        <c:v>457.83600000000001</c:v>
                      </c:pt>
                      <c:pt idx="7233">
                        <c:v>457.82900000000001</c:v>
                      </c:pt>
                      <c:pt idx="7234">
                        <c:v>457.822</c:v>
                      </c:pt>
                      <c:pt idx="7235">
                        <c:v>457.815</c:v>
                      </c:pt>
                      <c:pt idx="7236">
                        <c:v>457.80799999999999</c:v>
                      </c:pt>
                      <c:pt idx="7237">
                        <c:v>457.80099999999999</c:v>
                      </c:pt>
                      <c:pt idx="7238">
                        <c:v>457.79500000000002</c:v>
                      </c:pt>
                      <c:pt idx="7239">
                        <c:v>457.78800000000001</c:v>
                      </c:pt>
                      <c:pt idx="7240">
                        <c:v>457.78100000000001</c:v>
                      </c:pt>
                      <c:pt idx="7241">
                        <c:v>457.774</c:v>
                      </c:pt>
                      <c:pt idx="7242">
                        <c:v>457.767</c:v>
                      </c:pt>
                      <c:pt idx="7243">
                        <c:v>457.76100000000002</c:v>
                      </c:pt>
                      <c:pt idx="7244">
                        <c:v>457.75400000000002</c:v>
                      </c:pt>
                      <c:pt idx="7245">
                        <c:v>457.74700000000001</c:v>
                      </c:pt>
                      <c:pt idx="7246">
                        <c:v>457.74</c:v>
                      </c:pt>
                      <c:pt idx="7247">
                        <c:v>457.733</c:v>
                      </c:pt>
                      <c:pt idx="7248">
                        <c:v>457.72699999999998</c:v>
                      </c:pt>
                      <c:pt idx="7249">
                        <c:v>457.72</c:v>
                      </c:pt>
                      <c:pt idx="7250">
                        <c:v>457.71300000000002</c:v>
                      </c:pt>
                      <c:pt idx="7251">
                        <c:v>457.70600000000002</c:v>
                      </c:pt>
                      <c:pt idx="7252">
                        <c:v>457.69900000000001</c:v>
                      </c:pt>
                      <c:pt idx="7253">
                        <c:v>457.69299999999998</c:v>
                      </c:pt>
                      <c:pt idx="7254">
                        <c:v>457.68599999999998</c:v>
                      </c:pt>
                      <c:pt idx="7255">
                        <c:v>457.67899999999997</c:v>
                      </c:pt>
                      <c:pt idx="7256">
                        <c:v>457.67200000000003</c:v>
                      </c:pt>
                      <c:pt idx="7257">
                        <c:v>457.666</c:v>
                      </c:pt>
                      <c:pt idx="7258">
                        <c:v>457.65899999999999</c:v>
                      </c:pt>
                      <c:pt idx="7259">
                        <c:v>457.65199999999999</c:v>
                      </c:pt>
                      <c:pt idx="7260">
                        <c:v>457.64499999999998</c:v>
                      </c:pt>
                      <c:pt idx="7261">
                        <c:v>457.63799999999998</c:v>
                      </c:pt>
                      <c:pt idx="7262">
                        <c:v>457.63200000000001</c:v>
                      </c:pt>
                      <c:pt idx="7263">
                        <c:v>457.625</c:v>
                      </c:pt>
                      <c:pt idx="7264">
                        <c:v>457.61799999999999</c:v>
                      </c:pt>
                      <c:pt idx="7265">
                        <c:v>457.61099999999999</c:v>
                      </c:pt>
                      <c:pt idx="7266">
                        <c:v>457.60500000000002</c:v>
                      </c:pt>
                      <c:pt idx="7267">
                        <c:v>457.59800000000001</c:v>
                      </c:pt>
                      <c:pt idx="7268">
                        <c:v>457.59100000000001</c:v>
                      </c:pt>
                      <c:pt idx="7269">
                        <c:v>457.584</c:v>
                      </c:pt>
                      <c:pt idx="7270">
                        <c:v>457.57799999999997</c:v>
                      </c:pt>
                      <c:pt idx="7271">
                        <c:v>457.57100000000003</c:v>
                      </c:pt>
                      <c:pt idx="7272">
                        <c:v>457.56400000000002</c:v>
                      </c:pt>
                      <c:pt idx="7273">
                        <c:v>457.55700000000002</c:v>
                      </c:pt>
                      <c:pt idx="7274">
                        <c:v>457.55099999999999</c:v>
                      </c:pt>
                      <c:pt idx="7275">
                        <c:v>457.54399999999998</c:v>
                      </c:pt>
                      <c:pt idx="7276">
                        <c:v>457.53699999999998</c:v>
                      </c:pt>
                      <c:pt idx="7277">
                        <c:v>457.53</c:v>
                      </c:pt>
                      <c:pt idx="7278">
                        <c:v>457.524</c:v>
                      </c:pt>
                      <c:pt idx="7279">
                        <c:v>457.517</c:v>
                      </c:pt>
                      <c:pt idx="7280">
                        <c:v>457.51</c:v>
                      </c:pt>
                      <c:pt idx="7281">
                        <c:v>457.50299999999999</c:v>
                      </c:pt>
                      <c:pt idx="7282">
                        <c:v>457.49700000000001</c:v>
                      </c:pt>
                      <c:pt idx="7283">
                        <c:v>457.49</c:v>
                      </c:pt>
                      <c:pt idx="7284">
                        <c:v>457.483</c:v>
                      </c:pt>
                      <c:pt idx="7285">
                        <c:v>457.476</c:v>
                      </c:pt>
                      <c:pt idx="7286">
                        <c:v>457.47</c:v>
                      </c:pt>
                      <c:pt idx="7287">
                        <c:v>457.46300000000002</c:v>
                      </c:pt>
                      <c:pt idx="7288">
                        <c:v>457.45600000000002</c:v>
                      </c:pt>
                      <c:pt idx="7289">
                        <c:v>457.44900000000001</c:v>
                      </c:pt>
                      <c:pt idx="7290">
                        <c:v>457.44299999999998</c:v>
                      </c:pt>
                      <c:pt idx="7291">
                        <c:v>457.43599999999998</c:v>
                      </c:pt>
                      <c:pt idx="7292">
                        <c:v>457.42899999999997</c:v>
                      </c:pt>
                      <c:pt idx="7293">
                        <c:v>457.42200000000003</c:v>
                      </c:pt>
                      <c:pt idx="7294">
                        <c:v>457.416</c:v>
                      </c:pt>
                      <c:pt idx="7295">
                        <c:v>457.40899999999999</c:v>
                      </c:pt>
                      <c:pt idx="7296">
                        <c:v>457.40199999999999</c:v>
                      </c:pt>
                      <c:pt idx="7297">
                        <c:v>457.39600000000002</c:v>
                      </c:pt>
                      <c:pt idx="7298">
                        <c:v>457.38900000000001</c:v>
                      </c:pt>
                      <c:pt idx="7299">
                        <c:v>457.38200000000001</c:v>
                      </c:pt>
                      <c:pt idx="7300">
                        <c:v>457.375</c:v>
                      </c:pt>
                      <c:pt idx="7301">
                        <c:v>457.36900000000003</c:v>
                      </c:pt>
                      <c:pt idx="7302">
                        <c:v>457.36200000000002</c:v>
                      </c:pt>
                      <c:pt idx="7303">
                        <c:v>457.35500000000002</c:v>
                      </c:pt>
                      <c:pt idx="7304">
                        <c:v>457.34899999999999</c:v>
                      </c:pt>
                      <c:pt idx="7305">
                        <c:v>457.34199999999998</c:v>
                      </c:pt>
                      <c:pt idx="7306">
                        <c:v>457.33499999999998</c:v>
                      </c:pt>
                      <c:pt idx="7307">
                        <c:v>457.32799999999997</c:v>
                      </c:pt>
                      <c:pt idx="7308">
                        <c:v>457.322</c:v>
                      </c:pt>
                      <c:pt idx="7309">
                        <c:v>457.315</c:v>
                      </c:pt>
                      <c:pt idx="7310">
                        <c:v>457.30799999999999</c:v>
                      </c:pt>
                      <c:pt idx="7311">
                        <c:v>457.30200000000002</c:v>
                      </c:pt>
                      <c:pt idx="7312">
                        <c:v>457.29500000000002</c:v>
                      </c:pt>
                      <c:pt idx="7313">
                        <c:v>457.28800000000001</c:v>
                      </c:pt>
                      <c:pt idx="7314">
                        <c:v>457.28199999999998</c:v>
                      </c:pt>
                      <c:pt idx="7315">
                        <c:v>457.27499999999998</c:v>
                      </c:pt>
                      <c:pt idx="7316">
                        <c:v>457.26799999999997</c:v>
                      </c:pt>
                      <c:pt idx="7317">
                        <c:v>457.26100000000002</c:v>
                      </c:pt>
                      <c:pt idx="7318">
                        <c:v>457.255</c:v>
                      </c:pt>
                      <c:pt idx="7319">
                        <c:v>457.24799999999999</c:v>
                      </c:pt>
                      <c:pt idx="7320">
                        <c:v>457.24099999999999</c:v>
                      </c:pt>
                      <c:pt idx="7321">
                        <c:v>457.23500000000001</c:v>
                      </c:pt>
                      <c:pt idx="7322">
                        <c:v>457.22800000000001</c:v>
                      </c:pt>
                      <c:pt idx="7323">
                        <c:v>457.221</c:v>
                      </c:pt>
                      <c:pt idx="7324">
                        <c:v>457.21499999999997</c:v>
                      </c:pt>
                      <c:pt idx="7325">
                        <c:v>457.20800000000003</c:v>
                      </c:pt>
                      <c:pt idx="7326">
                        <c:v>457.20100000000002</c:v>
                      </c:pt>
                      <c:pt idx="7327">
                        <c:v>457.19499999999999</c:v>
                      </c:pt>
                      <c:pt idx="7328">
                        <c:v>457.18799999999999</c:v>
                      </c:pt>
                      <c:pt idx="7329">
                        <c:v>457.18099999999998</c:v>
                      </c:pt>
                      <c:pt idx="7330">
                        <c:v>457.17500000000001</c:v>
                      </c:pt>
                      <c:pt idx="7331">
                        <c:v>457.16800000000001</c:v>
                      </c:pt>
                      <c:pt idx="7332">
                        <c:v>457.161</c:v>
                      </c:pt>
                      <c:pt idx="7333">
                        <c:v>457.15499999999997</c:v>
                      </c:pt>
                      <c:pt idx="7334">
                        <c:v>457.14800000000002</c:v>
                      </c:pt>
                      <c:pt idx="7335">
                        <c:v>457.14100000000002</c:v>
                      </c:pt>
                      <c:pt idx="7336">
                        <c:v>457.13499999999999</c:v>
                      </c:pt>
                      <c:pt idx="7337">
                        <c:v>457.12799999999999</c:v>
                      </c:pt>
                      <c:pt idx="7338">
                        <c:v>457.12099999999998</c:v>
                      </c:pt>
                      <c:pt idx="7339">
                        <c:v>457.11500000000001</c:v>
                      </c:pt>
                      <c:pt idx="7340">
                        <c:v>457.108</c:v>
                      </c:pt>
                      <c:pt idx="7341">
                        <c:v>457.101</c:v>
                      </c:pt>
                      <c:pt idx="7342">
                        <c:v>457.09500000000003</c:v>
                      </c:pt>
                      <c:pt idx="7343">
                        <c:v>457.08800000000002</c:v>
                      </c:pt>
                      <c:pt idx="7344">
                        <c:v>457.08100000000002</c:v>
                      </c:pt>
                      <c:pt idx="7345">
                        <c:v>457.07499999999999</c:v>
                      </c:pt>
                      <c:pt idx="7346">
                        <c:v>457.06799999999998</c:v>
                      </c:pt>
                      <c:pt idx="7347">
                        <c:v>457.06099999999998</c:v>
                      </c:pt>
                      <c:pt idx="7348">
                        <c:v>457.05500000000001</c:v>
                      </c:pt>
                      <c:pt idx="7349">
                        <c:v>457.048</c:v>
                      </c:pt>
                      <c:pt idx="7350">
                        <c:v>457.04199999999997</c:v>
                      </c:pt>
                      <c:pt idx="7351">
                        <c:v>457.03500000000003</c:v>
                      </c:pt>
                      <c:pt idx="7352">
                        <c:v>457.02800000000002</c:v>
                      </c:pt>
                      <c:pt idx="7353">
                        <c:v>457.02199999999999</c:v>
                      </c:pt>
                      <c:pt idx="7354">
                        <c:v>457.01499999999999</c:v>
                      </c:pt>
                      <c:pt idx="7355">
                        <c:v>457.00799999999998</c:v>
                      </c:pt>
                      <c:pt idx="7356">
                        <c:v>457.00200000000001</c:v>
                      </c:pt>
                      <c:pt idx="7357">
                        <c:v>456.995</c:v>
                      </c:pt>
                      <c:pt idx="7358">
                        <c:v>456.988</c:v>
                      </c:pt>
                      <c:pt idx="7359">
                        <c:v>456.98200000000003</c:v>
                      </c:pt>
                      <c:pt idx="7360">
                        <c:v>456.97500000000002</c:v>
                      </c:pt>
                      <c:pt idx="7361">
                        <c:v>456.96899999999999</c:v>
                      </c:pt>
                      <c:pt idx="7362">
                        <c:v>456.96199999999999</c:v>
                      </c:pt>
                      <c:pt idx="7363">
                        <c:v>456.95499999999998</c:v>
                      </c:pt>
                      <c:pt idx="7364">
                        <c:v>456.94900000000001</c:v>
                      </c:pt>
                      <c:pt idx="7365">
                        <c:v>456.94200000000001</c:v>
                      </c:pt>
                      <c:pt idx="7366">
                        <c:v>456.935</c:v>
                      </c:pt>
                      <c:pt idx="7367">
                        <c:v>456.92899999999997</c:v>
                      </c:pt>
                      <c:pt idx="7368">
                        <c:v>456.92200000000003</c:v>
                      </c:pt>
                      <c:pt idx="7369">
                        <c:v>456.916</c:v>
                      </c:pt>
                      <c:pt idx="7370">
                        <c:v>456.90899999999999</c:v>
                      </c:pt>
                      <c:pt idx="7371">
                        <c:v>456.90199999999999</c:v>
                      </c:pt>
                      <c:pt idx="7372">
                        <c:v>456.89600000000002</c:v>
                      </c:pt>
                      <c:pt idx="7373">
                        <c:v>456.88900000000001</c:v>
                      </c:pt>
                      <c:pt idx="7374">
                        <c:v>456.88299999999998</c:v>
                      </c:pt>
                      <c:pt idx="7375">
                        <c:v>456.87599999999998</c:v>
                      </c:pt>
                      <c:pt idx="7376">
                        <c:v>456.86900000000003</c:v>
                      </c:pt>
                      <c:pt idx="7377">
                        <c:v>456.863</c:v>
                      </c:pt>
                      <c:pt idx="7378">
                        <c:v>456.85599999999999</c:v>
                      </c:pt>
                      <c:pt idx="7379">
                        <c:v>456.85</c:v>
                      </c:pt>
                      <c:pt idx="7380">
                        <c:v>456.84300000000002</c:v>
                      </c:pt>
                      <c:pt idx="7381">
                        <c:v>456.83600000000001</c:v>
                      </c:pt>
                      <c:pt idx="7382">
                        <c:v>456.83</c:v>
                      </c:pt>
                      <c:pt idx="7383">
                        <c:v>456.82299999999998</c:v>
                      </c:pt>
                      <c:pt idx="7384">
                        <c:v>456.81700000000001</c:v>
                      </c:pt>
                      <c:pt idx="7385">
                        <c:v>456.81</c:v>
                      </c:pt>
                      <c:pt idx="7386">
                        <c:v>456.803</c:v>
                      </c:pt>
                      <c:pt idx="7387">
                        <c:v>456.79700000000003</c:v>
                      </c:pt>
                      <c:pt idx="7388">
                        <c:v>456.79</c:v>
                      </c:pt>
                      <c:pt idx="7389">
                        <c:v>456.78399999999999</c:v>
                      </c:pt>
                      <c:pt idx="7390">
                        <c:v>456.77699999999999</c:v>
                      </c:pt>
                      <c:pt idx="7391">
                        <c:v>456.77</c:v>
                      </c:pt>
                      <c:pt idx="7392">
                        <c:v>456.76400000000001</c:v>
                      </c:pt>
                      <c:pt idx="7393">
                        <c:v>456.75700000000001</c:v>
                      </c:pt>
                      <c:pt idx="7394">
                        <c:v>456.75099999999998</c:v>
                      </c:pt>
                      <c:pt idx="7395">
                        <c:v>456.74400000000003</c:v>
                      </c:pt>
                      <c:pt idx="7396">
                        <c:v>456.738</c:v>
                      </c:pt>
                      <c:pt idx="7397">
                        <c:v>456.73099999999999</c:v>
                      </c:pt>
                      <c:pt idx="7398">
                        <c:v>456.72399999999999</c:v>
                      </c:pt>
                      <c:pt idx="7399">
                        <c:v>456.71800000000002</c:v>
                      </c:pt>
                      <c:pt idx="7400">
                        <c:v>456.71100000000001</c:v>
                      </c:pt>
                      <c:pt idx="7401">
                        <c:v>456.70499999999998</c:v>
                      </c:pt>
                      <c:pt idx="7402">
                        <c:v>456.69799999999998</c:v>
                      </c:pt>
                      <c:pt idx="7403">
                        <c:v>456.69200000000001</c:v>
                      </c:pt>
                      <c:pt idx="7404">
                        <c:v>456.685</c:v>
                      </c:pt>
                      <c:pt idx="7405">
                        <c:v>456.678</c:v>
                      </c:pt>
                      <c:pt idx="7406">
                        <c:v>456.67200000000003</c:v>
                      </c:pt>
                      <c:pt idx="7407">
                        <c:v>456.66500000000002</c:v>
                      </c:pt>
                      <c:pt idx="7408">
                        <c:v>456.65899999999999</c:v>
                      </c:pt>
                      <c:pt idx="7409">
                        <c:v>456.65199999999999</c:v>
                      </c:pt>
                      <c:pt idx="7410">
                        <c:v>456.64600000000002</c:v>
                      </c:pt>
                      <c:pt idx="7411">
                        <c:v>456.63900000000001</c:v>
                      </c:pt>
                      <c:pt idx="7412">
                        <c:v>456.63299999999998</c:v>
                      </c:pt>
                      <c:pt idx="7413">
                        <c:v>456.62599999999998</c:v>
                      </c:pt>
                      <c:pt idx="7414">
                        <c:v>456.61900000000003</c:v>
                      </c:pt>
                      <c:pt idx="7415">
                        <c:v>456.613</c:v>
                      </c:pt>
                      <c:pt idx="7416">
                        <c:v>456.60599999999999</c:v>
                      </c:pt>
                      <c:pt idx="7417">
                        <c:v>456.6</c:v>
                      </c:pt>
                      <c:pt idx="7418">
                        <c:v>456.59300000000002</c:v>
                      </c:pt>
                      <c:pt idx="7419">
                        <c:v>456.58699999999999</c:v>
                      </c:pt>
                      <c:pt idx="7420">
                        <c:v>456.58</c:v>
                      </c:pt>
                      <c:pt idx="7421">
                        <c:v>456.57400000000001</c:v>
                      </c:pt>
                      <c:pt idx="7422">
                        <c:v>456.56700000000001</c:v>
                      </c:pt>
                      <c:pt idx="7423">
                        <c:v>456.56099999999998</c:v>
                      </c:pt>
                      <c:pt idx="7424">
                        <c:v>456.55399999999997</c:v>
                      </c:pt>
                      <c:pt idx="7425">
                        <c:v>456.548</c:v>
                      </c:pt>
                      <c:pt idx="7426">
                        <c:v>456.541</c:v>
                      </c:pt>
                      <c:pt idx="7427">
                        <c:v>456.53500000000003</c:v>
                      </c:pt>
                      <c:pt idx="7428">
                        <c:v>456.52800000000002</c:v>
                      </c:pt>
                      <c:pt idx="7429">
                        <c:v>456.52199999999999</c:v>
                      </c:pt>
                      <c:pt idx="7430">
                        <c:v>456.51499999999999</c:v>
                      </c:pt>
                      <c:pt idx="7431">
                        <c:v>456.50799999999998</c:v>
                      </c:pt>
                      <c:pt idx="7432">
                        <c:v>456.50200000000001</c:v>
                      </c:pt>
                      <c:pt idx="7433">
                        <c:v>456.495</c:v>
                      </c:pt>
                      <c:pt idx="7434">
                        <c:v>456.48899999999998</c:v>
                      </c:pt>
                      <c:pt idx="7435">
                        <c:v>456.48200000000003</c:v>
                      </c:pt>
                      <c:pt idx="7436">
                        <c:v>456.476</c:v>
                      </c:pt>
                      <c:pt idx="7437">
                        <c:v>456.46899999999999</c:v>
                      </c:pt>
                      <c:pt idx="7438">
                        <c:v>456.46300000000002</c:v>
                      </c:pt>
                      <c:pt idx="7439">
                        <c:v>456.45600000000002</c:v>
                      </c:pt>
                      <c:pt idx="7440">
                        <c:v>456.45</c:v>
                      </c:pt>
                      <c:pt idx="7441">
                        <c:v>456.44299999999998</c:v>
                      </c:pt>
                      <c:pt idx="7442">
                        <c:v>456.43700000000001</c:v>
                      </c:pt>
                      <c:pt idx="7443">
                        <c:v>456.43</c:v>
                      </c:pt>
                      <c:pt idx="7444">
                        <c:v>456.42399999999998</c:v>
                      </c:pt>
                      <c:pt idx="7445">
                        <c:v>456.41699999999997</c:v>
                      </c:pt>
                      <c:pt idx="7446">
                        <c:v>456.411</c:v>
                      </c:pt>
                      <c:pt idx="7447">
                        <c:v>456.40499999999997</c:v>
                      </c:pt>
                      <c:pt idx="7448">
                        <c:v>456.39800000000002</c:v>
                      </c:pt>
                      <c:pt idx="7449">
                        <c:v>456.392</c:v>
                      </c:pt>
                      <c:pt idx="7450">
                        <c:v>456.38499999999999</c:v>
                      </c:pt>
                      <c:pt idx="7451">
                        <c:v>456.37900000000002</c:v>
                      </c:pt>
                      <c:pt idx="7452">
                        <c:v>456.37200000000001</c:v>
                      </c:pt>
                      <c:pt idx="7453">
                        <c:v>456.36599999999999</c:v>
                      </c:pt>
                      <c:pt idx="7454">
                        <c:v>456.35899999999998</c:v>
                      </c:pt>
                      <c:pt idx="7455">
                        <c:v>456.35300000000001</c:v>
                      </c:pt>
                      <c:pt idx="7456">
                        <c:v>456.346</c:v>
                      </c:pt>
                      <c:pt idx="7457">
                        <c:v>456.34</c:v>
                      </c:pt>
                      <c:pt idx="7458">
                        <c:v>456.33300000000003</c:v>
                      </c:pt>
                      <c:pt idx="7459">
                        <c:v>456.327</c:v>
                      </c:pt>
                      <c:pt idx="7460">
                        <c:v>456.32100000000003</c:v>
                      </c:pt>
                      <c:pt idx="7461">
                        <c:v>456.31400000000002</c:v>
                      </c:pt>
                      <c:pt idx="7462">
                        <c:v>456.30799999999999</c:v>
                      </c:pt>
                      <c:pt idx="7463">
                        <c:v>456.30099999999999</c:v>
                      </c:pt>
                      <c:pt idx="7464">
                        <c:v>456.29500000000002</c:v>
                      </c:pt>
                      <c:pt idx="7465">
                        <c:v>456.29</c:v>
                      </c:pt>
                      <c:pt idx="7466">
                        <c:v>456.29</c:v>
                      </c:pt>
                      <c:pt idx="7467">
                        <c:v>457.11399999999998</c:v>
                      </c:pt>
                      <c:pt idx="7468">
                        <c:v>460.58100000000002</c:v>
                      </c:pt>
                      <c:pt idx="7469">
                        <c:v>466.98399999999998</c:v>
                      </c:pt>
                      <c:pt idx="7470">
                        <c:v>475.65699999999998</c:v>
                      </c:pt>
                      <c:pt idx="7471">
                        <c:v>485.45</c:v>
                      </c:pt>
                      <c:pt idx="7472">
                        <c:v>495.27</c:v>
                      </c:pt>
                      <c:pt idx="7473">
                        <c:v>504.34300000000002</c:v>
                      </c:pt>
                      <c:pt idx="7474">
                        <c:v>512.23</c:v>
                      </c:pt>
                      <c:pt idx="7475">
                        <c:v>518.76499999999999</c:v>
                      </c:pt>
                      <c:pt idx="7476">
                        <c:v>523.96500000000003</c:v>
                      </c:pt>
                      <c:pt idx="7477">
                        <c:v>527.93899999999996</c:v>
                      </c:pt>
                      <c:pt idx="7478">
                        <c:v>530.83799999999997</c:v>
                      </c:pt>
                      <c:pt idx="7479">
                        <c:v>532.82399999999996</c:v>
                      </c:pt>
                      <c:pt idx="7480">
                        <c:v>534.04899999999998</c:v>
                      </c:pt>
                      <c:pt idx="7481">
                        <c:v>534.65</c:v>
                      </c:pt>
                      <c:pt idx="7482">
                        <c:v>534.74400000000003</c:v>
                      </c:pt>
                      <c:pt idx="7483">
                        <c:v>534.43100000000004</c:v>
                      </c:pt>
                      <c:pt idx="7484">
                        <c:v>533.79399999999998</c:v>
                      </c:pt>
                      <c:pt idx="7485">
                        <c:v>532.9</c:v>
                      </c:pt>
                      <c:pt idx="7486">
                        <c:v>531.80600000000004</c:v>
                      </c:pt>
                      <c:pt idx="7487">
                        <c:v>530.55600000000004</c:v>
                      </c:pt>
                      <c:pt idx="7488">
                        <c:v>529.18799999999999</c:v>
                      </c:pt>
                      <c:pt idx="7489">
                        <c:v>527.73</c:v>
                      </c:pt>
                      <c:pt idx="7490">
                        <c:v>526.20799999999997</c:v>
                      </c:pt>
                      <c:pt idx="7491">
                        <c:v>524.64</c:v>
                      </c:pt>
                      <c:pt idx="7492">
                        <c:v>523.04100000000005</c:v>
                      </c:pt>
                      <c:pt idx="7493">
                        <c:v>521.42499999999995</c:v>
                      </c:pt>
                      <c:pt idx="7494">
                        <c:v>519.80100000000004</c:v>
                      </c:pt>
                      <c:pt idx="7495">
                        <c:v>518.17700000000002</c:v>
                      </c:pt>
                      <c:pt idx="7496">
                        <c:v>516.55899999999997</c:v>
                      </c:pt>
                      <c:pt idx="7497">
                        <c:v>514.952</c:v>
                      </c:pt>
                      <c:pt idx="7498">
                        <c:v>513.36099999999999</c:v>
                      </c:pt>
                      <c:pt idx="7499">
                        <c:v>511.78899999999999</c:v>
                      </c:pt>
                      <c:pt idx="7500">
                        <c:v>510.23700000000002</c:v>
                      </c:pt>
                      <c:pt idx="7501">
                        <c:v>508.70800000000003</c:v>
                      </c:pt>
                      <c:pt idx="7502">
                        <c:v>507.20299999999997</c:v>
                      </c:pt>
                      <c:pt idx="7503">
                        <c:v>505.72300000000001</c:v>
                      </c:pt>
                      <c:pt idx="7504">
                        <c:v>504.26900000000001</c:v>
                      </c:pt>
                      <c:pt idx="7505">
                        <c:v>502.84100000000001</c:v>
                      </c:pt>
                      <c:pt idx="7506">
                        <c:v>501.44</c:v>
                      </c:pt>
                      <c:pt idx="7507">
                        <c:v>500.065</c:v>
                      </c:pt>
                      <c:pt idx="7508">
                        <c:v>498.71699999999998</c:v>
                      </c:pt>
                      <c:pt idx="7509">
                        <c:v>497.39600000000002</c:v>
                      </c:pt>
                      <c:pt idx="7510">
                        <c:v>496.1</c:v>
                      </c:pt>
                      <c:pt idx="7511">
                        <c:v>494.83</c:v>
                      </c:pt>
                      <c:pt idx="7512">
                        <c:v>493.58600000000001</c:v>
                      </c:pt>
                      <c:pt idx="7513">
                        <c:v>492.36700000000002</c:v>
                      </c:pt>
                      <c:pt idx="7514">
                        <c:v>491.173</c:v>
                      </c:pt>
                      <c:pt idx="7515">
                        <c:v>490.00299999999999</c:v>
                      </c:pt>
                      <c:pt idx="7516">
                        <c:v>488.85599999999999</c:v>
                      </c:pt>
                      <c:pt idx="7517">
                        <c:v>487.733</c:v>
                      </c:pt>
                      <c:pt idx="7518">
                        <c:v>486.63299999999998</c:v>
                      </c:pt>
                      <c:pt idx="7519">
                        <c:v>485.55500000000001</c:v>
                      </c:pt>
                      <c:pt idx="7520">
                        <c:v>484.49900000000002</c:v>
                      </c:pt>
                      <c:pt idx="7521">
                        <c:v>483.46499999999997</c:v>
                      </c:pt>
                      <c:pt idx="7522">
                        <c:v>482.45100000000002</c:v>
                      </c:pt>
                      <c:pt idx="7523">
                        <c:v>481.45800000000003</c:v>
                      </c:pt>
                      <c:pt idx="7524">
                        <c:v>480.48399999999998</c:v>
                      </c:pt>
                      <c:pt idx="7525">
                        <c:v>479.53</c:v>
                      </c:pt>
                      <c:pt idx="7526">
                        <c:v>478.59500000000003</c:v>
                      </c:pt>
                      <c:pt idx="7527">
                        <c:v>477.67899999999997</c:v>
                      </c:pt>
                      <c:pt idx="7528">
                        <c:v>476.78</c:v>
                      </c:pt>
                      <c:pt idx="7529">
                        <c:v>475.899</c:v>
                      </c:pt>
                      <c:pt idx="7530">
                        <c:v>475.03500000000003</c:v>
                      </c:pt>
                      <c:pt idx="7531">
                        <c:v>474.18799999999999</c:v>
                      </c:pt>
                      <c:pt idx="7532">
                        <c:v>473.358</c:v>
                      </c:pt>
                      <c:pt idx="7533">
                        <c:v>472.54300000000001</c:v>
                      </c:pt>
                      <c:pt idx="7534">
                        <c:v>471.74400000000003</c:v>
                      </c:pt>
                      <c:pt idx="7535">
                        <c:v>470.96</c:v>
                      </c:pt>
                      <c:pt idx="7536">
                        <c:v>470.19099999999997</c:v>
                      </c:pt>
                      <c:pt idx="7537">
                        <c:v>470.03</c:v>
                      </c:pt>
                      <c:pt idx="7538">
                        <c:v>470.03</c:v>
                      </c:pt>
                      <c:pt idx="7539">
                        <c:v>470.02199999999999</c:v>
                      </c:pt>
                      <c:pt idx="7540">
                        <c:v>470.01400000000001</c:v>
                      </c:pt>
                      <c:pt idx="7541">
                        <c:v>470.00700000000001</c:v>
                      </c:pt>
                      <c:pt idx="7542">
                        <c:v>469.99900000000002</c:v>
                      </c:pt>
                      <c:pt idx="7543">
                        <c:v>469.99099999999999</c:v>
                      </c:pt>
                      <c:pt idx="7544">
                        <c:v>469.98399999999998</c:v>
                      </c:pt>
                      <c:pt idx="7545">
                        <c:v>469.976</c:v>
                      </c:pt>
                      <c:pt idx="7546">
                        <c:v>469.96899999999999</c:v>
                      </c:pt>
                      <c:pt idx="7547">
                        <c:v>469.96100000000001</c:v>
                      </c:pt>
                      <c:pt idx="7548">
                        <c:v>469.95299999999997</c:v>
                      </c:pt>
                      <c:pt idx="7549">
                        <c:v>469.94600000000003</c:v>
                      </c:pt>
                      <c:pt idx="7550">
                        <c:v>469.93799999999999</c:v>
                      </c:pt>
                      <c:pt idx="7551">
                        <c:v>469.93</c:v>
                      </c:pt>
                      <c:pt idx="7552">
                        <c:v>469.923</c:v>
                      </c:pt>
                      <c:pt idx="7553">
                        <c:v>469.91500000000002</c:v>
                      </c:pt>
                      <c:pt idx="7554">
                        <c:v>469.90699999999998</c:v>
                      </c:pt>
                      <c:pt idx="7555">
                        <c:v>469.9</c:v>
                      </c:pt>
                      <c:pt idx="7556">
                        <c:v>469.892</c:v>
                      </c:pt>
                      <c:pt idx="7557">
                        <c:v>469.88499999999999</c:v>
                      </c:pt>
                      <c:pt idx="7558">
                        <c:v>469.87700000000001</c:v>
                      </c:pt>
                      <c:pt idx="7559">
                        <c:v>469.86900000000003</c:v>
                      </c:pt>
                      <c:pt idx="7560">
                        <c:v>469.86200000000002</c:v>
                      </c:pt>
                      <c:pt idx="7561">
                        <c:v>469.85399999999998</c:v>
                      </c:pt>
                      <c:pt idx="7562">
                        <c:v>469.846</c:v>
                      </c:pt>
                      <c:pt idx="7563">
                        <c:v>469.839</c:v>
                      </c:pt>
                      <c:pt idx="7564">
                        <c:v>469.83100000000002</c:v>
                      </c:pt>
                      <c:pt idx="7565">
                        <c:v>469.82400000000001</c:v>
                      </c:pt>
                      <c:pt idx="7566">
                        <c:v>469.81599999999997</c:v>
                      </c:pt>
                      <c:pt idx="7567">
                        <c:v>469.80799999999999</c:v>
                      </c:pt>
                      <c:pt idx="7568">
                        <c:v>469.80099999999999</c:v>
                      </c:pt>
                      <c:pt idx="7569">
                        <c:v>469.79300000000001</c:v>
                      </c:pt>
                      <c:pt idx="7570">
                        <c:v>469.78500000000003</c:v>
                      </c:pt>
                      <c:pt idx="7571">
                        <c:v>469.77800000000002</c:v>
                      </c:pt>
                      <c:pt idx="7572">
                        <c:v>469.77</c:v>
                      </c:pt>
                      <c:pt idx="7573">
                        <c:v>469.76299999999998</c:v>
                      </c:pt>
                      <c:pt idx="7574">
                        <c:v>469.755</c:v>
                      </c:pt>
                      <c:pt idx="7575">
                        <c:v>469.74700000000001</c:v>
                      </c:pt>
                      <c:pt idx="7576">
                        <c:v>469.74</c:v>
                      </c:pt>
                      <c:pt idx="7577">
                        <c:v>469.73200000000003</c:v>
                      </c:pt>
                      <c:pt idx="7578">
                        <c:v>469.72500000000002</c:v>
                      </c:pt>
                      <c:pt idx="7579">
                        <c:v>469.71699999999998</c:v>
                      </c:pt>
                      <c:pt idx="7580">
                        <c:v>469.709</c:v>
                      </c:pt>
                      <c:pt idx="7581">
                        <c:v>469.702</c:v>
                      </c:pt>
                      <c:pt idx="7582">
                        <c:v>469.69400000000002</c:v>
                      </c:pt>
                      <c:pt idx="7583">
                        <c:v>469.68700000000001</c:v>
                      </c:pt>
                      <c:pt idx="7584">
                        <c:v>469.67899999999997</c:v>
                      </c:pt>
                      <c:pt idx="7585">
                        <c:v>469.67200000000003</c:v>
                      </c:pt>
                      <c:pt idx="7586">
                        <c:v>469.66399999999999</c:v>
                      </c:pt>
                      <c:pt idx="7587">
                        <c:v>469.65600000000001</c:v>
                      </c:pt>
                      <c:pt idx="7588">
                        <c:v>469.649</c:v>
                      </c:pt>
                      <c:pt idx="7589">
                        <c:v>469.64100000000002</c:v>
                      </c:pt>
                      <c:pt idx="7590">
                        <c:v>469.63400000000001</c:v>
                      </c:pt>
                      <c:pt idx="7591">
                        <c:v>469.62599999999998</c:v>
                      </c:pt>
                      <c:pt idx="7592">
                        <c:v>469.61799999999999</c:v>
                      </c:pt>
                      <c:pt idx="7593">
                        <c:v>469.61099999999999</c:v>
                      </c:pt>
                      <c:pt idx="7594">
                        <c:v>469.60300000000001</c:v>
                      </c:pt>
                      <c:pt idx="7595">
                        <c:v>469.596</c:v>
                      </c:pt>
                      <c:pt idx="7596">
                        <c:v>469.58800000000002</c:v>
                      </c:pt>
                      <c:pt idx="7597">
                        <c:v>469.58100000000002</c:v>
                      </c:pt>
                      <c:pt idx="7598">
                        <c:v>469.57299999999998</c:v>
                      </c:pt>
                      <c:pt idx="7599">
                        <c:v>469.565</c:v>
                      </c:pt>
                      <c:pt idx="7600">
                        <c:v>469.55799999999999</c:v>
                      </c:pt>
                      <c:pt idx="7601">
                        <c:v>469.55</c:v>
                      </c:pt>
                      <c:pt idx="7602">
                        <c:v>469.54300000000001</c:v>
                      </c:pt>
                      <c:pt idx="7603">
                        <c:v>469.53500000000003</c:v>
                      </c:pt>
                      <c:pt idx="7604">
                        <c:v>469.52800000000002</c:v>
                      </c:pt>
                      <c:pt idx="7605">
                        <c:v>469.52</c:v>
                      </c:pt>
                      <c:pt idx="7606">
                        <c:v>469.512</c:v>
                      </c:pt>
                      <c:pt idx="7607">
                        <c:v>469.505</c:v>
                      </c:pt>
                      <c:pt idx="7608">
                        <c:v>469.49700000000001</c:v>
                      </c:pt>
                      <c:pt idx="7609">
                        <c:v>469.49</c:v>
                      </c:pt>
                      <c:pt idx="7610">
                        <c:v>469.48200000000003</c:v>
                      </c:pt>
                      <c:pt idx="7611">
                        <c:v>469.47500000000002</c:v>
                      </c:pt>
                      <c:pt idx="7612">
                        <c:v>469.46699999999998</c:v>
                      </c:pt>
                      <c:pt idx="7613">
                        <c:v>469.46</c:v>
                      </c:pt>
                      <c:pt idx="7614">
                        <c:v>469.452</c:v>
                      </c:pt>
                      <c:pt idx="7615">
                        <c:v>469.44499999999999</c:v>
                      </c:pt>
                      <c:pt idx="7616">
                        <c:v>469.43700000000001</c:v>
                      </c:pt>
                      <c:pt idx="7617">
                        <c:v>469.42899999999997</c:v>
                      </c:pt>
                      <c:pt idx="7618">
                        <c:v>469.42200000000003</c:v>
                      </c:pt>
                      <c:pt idx="7619">
                        <c:v>469.41399999999999</c:v>
                      </c:pt>
                      <c:pt idx="7620">
                        <c:v>469.40699999999998</c:v>
                      </c:pt>
                      <c:pt idx="7621">
                        <c:v>469.399</c:v>
                      </c:pt>
                      <c:pt idx="7622">
                        <c:v>469.392</c:v>
                      </c:pt>
                      <c:pt idx="7623">
                        <c:v>469.38400000000001</c:v>
                      </c:pt>
                      <c:pt idx="7624">
                        <c:v>469.37700000000001</c:v>
                      </c:pt>
                      <c:pt idx="7625">
                        <c:v>469.36900000000003</c:v>
                      </c:pt>
                      <c:pt idx="7626">
                        <c:v>469.36200000000002</c:v>
                      </c:pt>
                      <c:pt idx="7627">
                        <c:v>469.35399999999998</c:v>
                      </c:pt>
                      <c:pt idx="7628">
                        <c:v>469.34699999999998</c:v>
                      </c:pt>
                      <c:pt idx="7629">
                        <c:v>469.339</c:v>
                      </c:pt>
                      <c:pt idx="7630">
                        <c:v>469.33199999999999</c:v>
                      </c:pt>
                      <c:pt idx="7631">
                        <c:v>469.32400000000001</c:v>
                      </c:pt>
                      <c:pt idx="7632">
                        <c:v>469.31599999999997</c:v>
                      </c:pt>
                      <c:pt idx="7633">
                        <c:v>469.30900000000003</c:v>
                      </c:pt>
                      <c:pt idx="7634">
                        <c:v>469.30099999999999</c:v>
                      </c:pt>
                      <c:pt idx="7635">
                        <c:v>469.29399999999998</c:v>
                      </c:pt>
                      <c:pt idx="7636">
                        <c:v>469.286</c:v>
                      </c:pt>
                      <c:pt idx="7637">
                        <c:v>469.279</c:v>
                      </c:pt>
                      <c:pt idx="7638">
                        <c:v>469.27100000000002</c:v>
                      </c:pt>
                      <c:pt idx="7639">
                        <c:v>469.26400000000001</c:v>
                      </c:pt>
                      <c:pt idx="7640">
                        <c:v>469.25599999999997</c:v>
                      </c:pt>
                      <c:pt idx="7641">
                        <c:v>469.24900000000002</c:v>
                      </c:pt>
                      <c:pt idx="7642">
                        <c:v>469.24099999999999</c:v>
                      </c:pt>
                      <c:pt idx="7643">
                        <c:v>469.23399999999998</c:v>
                      </c:pt>
                      <c:pt idx="7644">
                        <c:v>469.226</c:v>
                      </c:pt>
                      <c:pt idx="7645">
                        <c:v>469.21899999999999</c:v>
                      </c:pt>
                      <c:pt idx="7646">
                        <c:v>469.21100000000001</c:v>
                      </c:pt>
                      <c:pt idx="7647">
                        <c:v>469.20400000000001</c:v>
                      </c:pt>
                      <c:pt idx="7648">
                        <c:v>469.19600000000003</c:v>
                      </c:pt>
                      <c:pt idx="7649">
                        <c:v>469.18900000000002</c:v>
                      </c:pt>
                      <c:pt idx="7650">
                        <c:v>469.18099999999998</c:v>
                      </c:pt>
                      <c:pt idx="7651">
                        <c:v>469.17399999999998</c:v>
                      </c:pt>
                      <c:pt idx="7652">
                        <c:v>469.166</c:v>
                      </c:pt>
                      <c:pt idx="7653">
                        <c:v>469.15899999999999</c:v>
                      </c:pt>
                      <c:pt idx="7654">
                        <c:v>469.15100000000001</c:v>
                      </c:pt>
                      <c:pt idx="7655">
                        <c:v>469.14400000000001</c:v>
                      </c:pt>
                      <c:pt idx="7656">
                        <c:v>469.13600000000002</c:v>
                      </c:pt>
                      <c:pt idx="7657">
                        <c:v>469.12900000000002</c:v>
                      </c:pt>
                      <c:pt idx="7658">
                        <c:v>469.12099999999998</c:v>
                      </c:pt>
                      <c:pt idx="7659">
                        <c:v>469.11399999999998</c:v>
                      </c:pt>
                      <c:pt idx="7660">
                        <c:v>469.10700000000003</c:v>
                      </c:pt>
                      <c:pt idx="7661">
                        <c:v>469.09899999999999</c:v>
                      </c:pt>
                      <c:pt idx="7662">
                        <c:v>469.09199999999998</c:v>
                      </c:pt>
                      <c:pt idx="7663">
                        <c:v>469.084</c:v>
                      </c:pt>
                      <c:pt idx="7664">
                        <c:v>469.077</c:v>
                      </c:pt>
                      <c:pt idx="7665">
                        <c:v>469.06900000000002</c:v>
                      </c:pt>
                      <c:pt idx="7666">
                        <c:v>469.06200000000001</c:v>
                      </c:pt>
                      <c:pt idx="7667">
                        <c:v>469.05399999999997</c:v>
                      </c:pt>
                      <c:pt idx="7668">
                        <c:v>469.04700000000003</c:v>
                      </c:pt>
                      <c:pt idx="7669">
                        <c:v>469.03899999999999</c:v>
                      </c:pt>
                      <c:pt idx="7670">
                        <c:v>469.03199999999998</c:v>
                      </c:pt>
                      <c:pt idx="7671">
                        <c:v>469.024</c:v>
                      </c:pt>
                      <c:pt idx="7672">
                        <c:v>469.017</c:v>
                      </c:pt>
                      <c:pt idx="7673">
                        <c:v>469.00900000000001</c:v>
                      </c:pt>
                      <c:pt idx="7674">
                        <c:v>469.00200000000001</c:v>
                      </c:pt>
                      <c:pt idx="7675">
                        <c:v>468.99400000000003</c:v>
                      </c:pt>
                      <c:pt idx="7676">
                        <c:v>468.98700000000002</c:v>
                      </c:pt>
                      <c:pt idx="7677">
                        <c:v>468.98</c:v>
                      </c:pt>
                      <c:pt idx="7678">
                        <c:v>468.97199999999998</c:v>
                      </c:pt>
                      <c:pt idx="7679">
                        <c:v>468.96499999999997</c:v>
                      </c:pt>
                      <c:pt idx="7680">
                        <c:v>468.95699999999999</c:v>
                      </c:pt>
                      <c:pt idx="7681">
                        <c:v>468.95</c:v>
                      </c:pt>
                      <c:pt idx="7682">
                        <c:v>468.94200000000001</c:v>
                      </c:pt>
                      <c:pt idx="7683">
                        <c:v>468.935</c:v>
                      </c:pt>
                      <c:pt idx="7684">
                        <c:v>468.92700000000002</c:v>
                      </c:pt>
                      <c:pt idx="7685">
                        <c:v>468.92</c:v>
                      </c:pt>
                      <c:pt idx="7686">
                        <c:v>468.91300000000001</c:v>
                      </c:pt>
                      <c:pt idx="7687">
                        <c:v>468.90499999999997</c:v>
                      </c:pt>
                      <c:pt idx="7688">
                        <c:v>468.89800000000002</c:v>
                      </c:pt>
                      <c:pt idx="7689">
                        <c:v>468.89</c:v>
                      </c:pt>
                      <c:pt idx="7690">
                        <c:v>468.88299999999998</c:v>
                      </c:pt>
                      <c:pt idx="7691">
                        <c:v>468.875</c:v>
                      </c:pt>
                      <c:pt idx="7692">
                        <c:v>468.86799999999999</c:v>
                      </c:pt>
                      <c:pt idx="7693">
                        <c:v>468.86</c:v>
                      </c:pt>
                      <c:pt idx="7694">
                        <c:v>468.85300000000001</c:v>
                      </c:pt>
                      <c:pt idx="7695">
                        <c:v>468.846</c:v>
                      </c:pt>
                      <c:pt idx="7696">
                        <c:v>468.83800000000002</c:v>
                      </c:pt>
                      <c:pt idx="7697">
                        <c:v>468.83100000000002</c:v>
                      </c:pt>
                      <c:pt idx="7698">
                        <c:v>468.82299999999998</c:v>
                      </c:pt>
                      <c:pt idx="7699">
                        <c:v>468.81599999999997</c:v>
                      </c:pt>
                      <c:pt idx="7700">
                        <c:v>468.80799999999999</c:v>
                      </c:pt>
                      <c:pt idx="7701">
                        <c:v>468.80099999999999</c:v>
                      </c:pt>
                      <c:pt idx="7702">
                        <c:v>468.79399999999998</c:v>
                      </c:pt>
                      <c:pt idx="7703">
                        <c:v>468.786</c:v>
                      </c:pt>
                      <c:pt idx="7704">
                        <c:v>468.779</c:v>
                      </c:pt>
                      <c:pt idx="7705">
                        <c:v>468.77100000000002</c:v>
                      </c:pt>
                      <c:pt idx="7706">
                        <c:v>468.76400000000001</c:v>
                      </c:pt>
                      <c:pt idx="7707">
                        <c:v>468.75700000000001</c:v>
                      </c:pt>
                      <c:pt idx="7708">
                        <c:v>468.74900000000002</c:v>
                      </c:pt>
                      <c:pt idx="7709">
                        <c:v>468.74200000000002</c:v>
                      </c:pt>
                      <c:pt idx="7710">
                        <c:v>468.73399999999998</c:v>
                      </c:pt>
                      <c:pt idx="7711">
                        <c:v>468.72699999999998</c:v>
                      </c:pt>
                      <c:pt idx="7712">
                        <c:v>468.71899999999999</c:v>
                      </c:pt>
                      <c:pt idx="7713">
                        <c:v>468.71199999999999</c:v>
                      </c:pt>
                      <c:pt idx="7714">
                        <c:v>468.70499999999998</c:v>
                      </c:pt>
                      <c:pt idx="7715">
                        <c:v>468.697</c:v>
                      </c:pt>
                      <c:pt idx="7716">
                        <c:v>468.69</c:v>
                      </c:pt>
                      <c:pt idx="7717">
                        <c:v>468.68200000000002</c:v>
                      </c:pt>
                      <c:pt idx="7718">
                        <c:v>468.67500000000001</c:v>
                      </c:pt>
                      <c:pt idx="7719">
                        <c:v>468.66800000000001</c:v>
                      </c:pt>
                      <c:pt idx="7720">
                        <c:v>468.66</c:v>
                      </c:pt>
                      <c:pt idx="7721">
                        <c:v>468.65300000000002</c:v>
                      </c:pt>
                      <c:pt idx="7722">
                        <c:v>468.64499999999998</c:v>
                      </c:pt>
                      <c:pt idx="7723">
                        <c:v>468.63799999999998</c:v>
                      </c:pt>
                      <c:pt idx="7724">
                        <c:v>468.63099999999997</c:v>
                      </c:pt>
                      <c:pt idx="7725">
                        <c:v>468.62299999999999</c:v>
                      </c:pt>
                      <c:pt idx="7726">
                        <c:v>468.61599999999999</c:v>
                      </c:pt>
                      <c:pt idx="7727">
                        <c:v>468.60899999999998</c:v>
                      </c:pt>
                      <c:pt idx="7728">
                        <c:v>468.601</c:v>
                      </c:pt>
                      <c:pt idx="7729">
                        <c:v>468.59399999999999</c:v>
                      </c:pt>
                      <c:pt idx="7730">
                        <c:v>468.58600000000001</c:v>
                      </c:pt>
                      <c:pt idx="7731">
                        <c:v>468.57900000000001</c:v>
                      </c:pt>
                      <c:pt idx="7732">
                        <c:v>468.572</c:v>
                      </c:pt>
                      <c:pt idx="7733">
                        <c:v>468.56400000000002</c:v>
                      </c:pt>
                      <c:pt idx="7734">
                        <c:v>468.55700000000002</c:v>
                      </c:pt>
                      <c:pt idx="7735">
                        <c:v>468.54899999999998</c:v>
                      </c:pt>
                      <c:pt idx="7736">
                        <c:v>468.54199999999997</c:v>
                      </c:pt>
                      <c:pt idx="7737">
                        <c:v>468.53500000000003</c:v>
                      </c:pt>
                      <c:pt idx="7738">
                        <c:v>468.52699999999999</c:v>
                      </c:pt>
                      <c:pt idx="7739">
                        <c:v>468.52</c:v>
                      </c:pt>
                      <c:pt idx="7740">
                        <c:v>468.51299999999998</c:v>
                      </c:pt>
                      <c:pt idx="7741">
                        <c:v>468.505</c:v>
                      </c:pt>
                      <c:pt idx="7742">
                        <c:v>468.49799999999999</c:v>
                      </c:pt>
                      <c:pt idx="7743">
                        <c:v>468.49099999999999</c:v>
                      </c:pt>
                      <c:pt idx="7744">
                        <c:v>468.483</c:v>
                      </c:pt>
                      <c:pt idx="7745">
                        <c:v>468.476</c:v>
                      </c:pt>
                      <c:pt idx="7746">
                        <c:v>468.46800000000002</c:v>
                      </c:pt>
                      <c:pt idx="7747">
                        <c:v>468.46100000000001</c:v>
                      </c:pt>
                      <c:pt idx="7748">
                        <c:v>468.45400000000001</c:v>
                      </c:pt>
                      <c:pt idx="7749">
                        <c:v>468.44600000000003</c:v>
                      </c:pt>
                      <c:pt idx="7750">
                        <c:v>468.43900000000002</c:v>
                      </c:pt>
                      <c:pt idx="7751">
                        <c:v>468.43200000000002</c:v>
                      </c:pt>
                      <c:pt idx="7752">
                        <c:v>468.42399999999998</c:v>
                      </c:pt>
                      <c:pt idx="7753">
                        <c:v>468.41699999999997</c:v>
                      </c:pt>
                      <c:pt idx="7754">
                        <c:v>468.41</c:v>
                      </c:pt>
                      <c:pt idx="7755">
                        <c:v>468.40199999999999</c:v>
                      </c:pt>
                      <c:pt idx="7756">
                        <c:v>468.39499999999998</c:v>
                      </c:pt>
                      <c:pt idx="7757">
                        <c:v>468.38799999999998</c:v>
                      </c:pt>
                      <c:pt idx="7758">
                        <c:v>468.38</c:v>
                      </c:pt>
                      <c:pt idx="7759">
                        <c:v>468.37299999999999</c:v>
                      </c:pt>
                      <c:pt idx="7760">
                        <c:v>468.36599999999999</c:v>
                      </c:pt>
                      <c:pt idx="7761">
                        <c:v>468.358</c:v>
                      </c:pt>
                      <c:pt idx="7762">
                        <c:v>468.351</c:v>
                      </c:pt>
                      <c:pt idx="7763">
                        <c:v>468.34399999999999</c:v>
                      </c:pt>
                      <c:pt idx="7764">
                        <c:v>468.33600000000001</c:v>
                      </c:pt>
                      <c:pt idx="7765">
                        <c:v>468.32900000000001</c:v>
                      </c:pt>
                      <c:pt idx="7766">
                        <c:v>468.322</c:v>
                      </c:pt>
                      <c:pt idx="7767">
                        <c:v>468.31400000000002</c:v>
                      </c:pt>
                      <c:pt idx="7768">
                        <c:v>468.30700000000002</c:v>
                      </c:pt>
                      <c:pt idx="7769">
                        <c:v>468.3</c:v>
                      </c:pt>
                      <c:pt idx="7770">
                        <c:v>468.29199999999997</c:v>
                      </c:pt>
                      <c:pt idx="7771">
                        <c:v>468.28500000000003</c:v>
                      </c:pt>
                      <c:pt idx="7772">
                        <c:v>468.27800000000002</c:v>
                      </c:pt>
                      <c:pt idx="7773">
                        <c:v>468.27</c:v>
                      </c:pt>
                      <c:pt idx="7774">
                        <c:v>468.26299999999998</c:v>
                      </c:pt>
                      <c:pt idx="7775">
                        <c:v>468.25599999999997</c:v>
                      </c:pt>
                      <c:pt idx="7776">
                        <c:v>468.24799999999999</c:v>
                      </c:pt>
                      <c:pt idx="7777">
                        <c:v>468.24099999999999</c:v>
                      </c:pt>
                      <c:pt idx="7778">
                        <c:v>468.23399999999998</c:v>
                      </c:pt>
                      <c:pt idx="7779">
                        <c:v>468.226</c:v>
                      </c:pt>
                      <c:pt idx="7780">
                        <c:v>468.21899999999999</c:v>
                      </c:pt>
                      <c:pt idx="7781">
                        <c:v>468.21199999999999</c:v>
                      </c:pt>
                      <c:pt idx="7782">
                        <c:v>468.20400000000001</c:v>
                      </c:pt>
                      <c:pt idx="7783">
                        <c:v>468.197</c:v>
                      </c:pt>
                      <c:pt idx="7784">
                        <c:v>468.19</c:v>
                      </c:pt>
                      <c:pt idx="7785">
                        <c:v>468.18200000000002</c:v>
                      </c:pt>
                      <c:pt idx="7786">
                        <c:v>468.17500000000001</c:v>
                      </c:pt>
                      <c:pt idx="7787">
                        <c:v>468.16800000000001</c:v>
                      </c:pt>
                      <c:pt idx="7788">
                        <c:v>468.161</c:v>
                      </c:pt>
                      <c:pt idx="7789">
                        <c:v>468.15300000000002</c:v>
                      </c:pt>
                      <c:pt idx="7790">
                        <c:v>468.14600000000002</c:v>
                      </c:pt>
                      <c:pt idx="7791">
                        <c:v>468.13900000000001</c:v>
                      </c:pt>
                      <c:pt idx="7792">
                        <c:v>468.13099999999997</c:v>
                      </c:pt>
                      <c:pt idx="7793">
                        <c:v>468.12400000000002</c:v>
                      </c:pt>
                      <c:pt idx="7794">
                        <c:v>468.11700000000002</c:v>
                      </c:pt>
                      <c:pt idx="7795">
                        <c:v>468.10899999999998</c:v>
                      </c:pt>
                      <c:pt idx="7796">
                        <c:v>468.10199999999998</c:v>
                      </c:pt>
                      <c:pt idx="7797">
                        <c:v>468.09500000000003</c:v>
                      </c:pt>
                      <c:pt idx="7798">
                        <c:v>468.08800000000002</c:v>
                      </c:pt>
                      <c:pt idx="7799">
                        <c:v>468.08</c:v>
                      </c:pt>
                      <c:pt idx="7800">
                        <c:v>468.07299999999998</c:v>
                      </c:pt>
                      <c:pt idx="7801">
                        <c:v>468.06599999999997</c:v>
                      </c:pt>
                      <c:pt idx="7802">
                        <c:v>468.05799999999999</c:v>
                      </c:pt>
                      <c:pt idx="7803">
                        <c:v>468.05099999999999</c:v>
                      </c:pt>
                      <c:pt idx="7804">
                        <c:v>468.04399999999998</c:v>
                      </c:pt>
                      <c:pt idx="7805">
                        <c:v>468.03699999999998</c:v>
                      </c:pt>
                      <c:pt idx="7806">
                        <c:v>468.029</c:v>
                      </c:pt>
                      <c:pt idx="7807">
                        <c:v>468.02199999999999</c:v>
                      </c:pt>
                      <c:pt idx="7808">
                        <c:v>468.01499999999999</c:v>
                      </c:pt>
                      <c:pt idx="7809">
                        <c:v>468.00700000000001</c:v>
                      </c:pt>
                      <c:pt idx="7810">
                        <c:v>468</c:v>
                      </c:pt>
                      <c:pt idx="7811">
                        <c:v>467.99299999999999</c:v>
                      </c:pt>
                      <c:pt idx="7812">
                        <c:v>467.98599999999999</c:v>
                      </c:pt>
                      <c:pt idx="7813">
                        <c:v>467.97800000000001</c:v>
                      </c:pt>
                      <c:pt idx="7814">
                        <c:v>467.971</c:v>
                      </c:pt>
                      <c:pt idx="7815">
                        <c:v>467.964</c:v>
                      </c:pt>
                      <c:pt idx="7816">
                        <c:v>467.95699999999999</c:v>
                      </c:pt>
                      <c:pt idx="7817">
                        <c:v>467.94900000000001</c:v>
                      </c:pt>
                      <c:pt idx="7818">
                        <c:v>467.94200000000001</c:v>
                      </c:pt>
                      <c:pt idx="7819">
                        <c:v>467.935</c:v>
                      </c:pt>
                      <c:pt idx="7820">
                        <c:v>467.928</c:v>
                      </c:pt>
                      <c:pt idx="7821">
                        <c:v>467.92</c:v>
                      </c:pt>
                      <c:pt idx="7822">
                        <c:v>467.91300000000001</c:v>
                      </c:pt>
                      <c:pt idx="7823">
                        <c:v>467.90600000000001</c:v>
                      </c:pt>
                      <c:pt idx="7824">
                        <c:v>467.899</c:v>
                      </c:pt>
                      <c:pt idx="7825">
                        <c:v>467.89100000000002</c:v>
                      </c:pt>
                      <c:pt idx="7826">
                        <c:v>467.88400000000001</c:v>
                      </c:pt>
                      <c:pt idx="7827">
                        <c:v>467.87700000000001</c:v>
                      </c:pt>
                      <c:pt idx="7828">
                        <c:v>467.87</c:v>
                      </c:pt>
                      <c:pt idx="7829">
                        <c:v>467.86200000000002</c:v>
                      </c:pt>
                      <c:pt idx="7830">
                        <c:v>467.85500000000002</c:v>
                      </c:pt>
                      <c:pt idx="7831">
                        <c:v>467.84800000000001</c:v>
                      </c:pt>
                      <c:pt idx="7832">
                        <c:v>467.84100000000001</c:v>
                      </c:pt>
                      <c:pt idx="7833">
                        <c:v>467.83300000000003</c:v>
                      </c:pt>
                      <c:pt idx="7834">
                        <c:v>467.82600000000002</c:v>
                      </c:pt>
                      <c:pt idx="7835">
                        <c:v>467.81900000000002</c:v>
                      </c:pt>
                      <c:pt idx="7836">
                        <c:v>467.81200000000001</c:v>
                      </c:pt>
                      <c:pt idx="7837">
                        <c:v>467.80399999999997</c:v>
                      </c:pt>
                      <c:pt idx="7838">
                        <c:v>467.79700000000003</c:v>
                      </c:pt>
                      <c:pt idx="7839">
                        <c:v>467.79</c:v>
                      </c:pt>
                      <c:pt idx="7840">
                        <c:v>467.78300000000002</c:v>
                      </c:pt>
                      <c:pt idx="7841">
                        <c:v>467.77499999999998</c:v>
                      </c:pt>
                      <c:pt idx="7842">
                        <c:v>467.76799999999997</c:v>
                      </c:pt>
                      <c:pt idx="7843">
                        <c:v>467.76100000000002</c:v>
                      </c:pt>
                      <c:pt idx="7844">
                        <c:v>467.75400000000002</c:v>
                      </c:pt>
                      <c:pt idx="7845">
                        <c:v>467.74599999999998</c:v>
                      </c:pt>
                      <c:pt idx="7846">
                        <c:v>467.73899999999998</c:v>
                      </c:pt>
                      <c:pt idx="7847">
                        <c:v>467.73200000000003</c:v>
                      </c:pt>
                      <c:pt idx="7848">
                        <c:v>467.72500000000002</c:v>
                      </c:pt>
                      <c:pt idx="7849">
                        <c:v>467.71800000000002</c:v>
                      </c:pt>
                      <c:pt idx="7850">
                        <c:v>467.71</c:v>
                      </c:pt>
                      <c:pt idx="7851">
                        <c:v>467.70299999999997</c:v>
                      </c:pt>
                      <c:pt idx="7852">
                        <c:v>467.69600000000003</c:v>
                      </c:pt>
                      <c:pt idx="7853">
                        <c:v>467.68900000000002</c:v>
                      </c:pt>
                      <c:pt idx="7854">
                        <c:v>467.68099999999998</c:v>
                      </c:pt>
                      <c:pt idx="7855">
                        <c:v>467.67399999999998</c:v>
                      </c:pt>
                      <c:pt idx="7856">
                        <c:v>467.66699999999997</c:v>
                      </c:pt>
                      <c:pt idx="7857">
                        <c:v>467.66</c:v>
                      </c:pt>
                      <c:pt idx="7858">
                        <c:v>467.65300000000002</c:v>
                      </c:pt>
                      <c:pt idx="7859">
                        <c:v>467.64499999999998</c:v>
                      </c:pt>
                      <c:pt idx="7860">
                        <c:v>467.63799999999998</c:v>
                      </c:pt>
                      <c:pt idx="7861">
                        <c:v>467.63099999999997</c:v>
                      </c:pt>
                      <c:pt idx="7862">
                        <c:v>467.62400000000002</c:v>
                      </c:pt>
                      <c:pt idx="7863">
                        <c:v>467.61700000000002</c:v>
                      </c:pt>
                      <c:pt idx="7864">
                        <c:v>467.60899999999998</c:v>
                      </c:pt>
                      <c:pt idx="7865">
                        <c:v>467.60199999999998</c:v>
                      </c:pt>
                      <c:pt idx="7866">
                        <c:v>467.59500000000003</c:v>
                      </c:pt>
                      <c:pt idx="7867">
                        <c:v>467.58800000000002</c:v>
                      </c:pt>
                      <c:pt idx="7868">
                        <c:v>467.58100000000002</c:v>
                      </c:pt>
                      <c:pt idx="7869">
                        <c:v>467.57299999999998</c:v>
                      </c:pt>
                      <c:pt idx="7870">
                        <c:v>467.56599999999997</c:v>
                      </c:pt>
                      <c:pt idx="7871">
                        <c:v>467.55900000000003</c:v>
                      </c:pt>
                      <c:pt idx="7872">
                        <c:v>467.55200000000002</c:v>
                      </c:pt>
                      <c:pt idx="7873">
                        <c:v>467.54500000000002</c:v>
                      </c:pt>
                      <c:pt idx="7874">
                        <c:v>467.53699999999998</c:v>
                      </c:pt>
                      <c:pt idx="7875">
                        <c:v>467.53</c:v>
                      </c:pt>
                      <c:pt idx="7876">
                        <c:v>467.52300000000002</c:v>
                      </c:pt>
                      <c:pt idx="7877">
                        <c:v>467.51600000000002</c:v>
                      </c:pt>
                      <c:pt idx="7878">
                        <c:v>467.50900000000001</c:v>
                      </c:pt>
                      <c:pt idx="7879">
                        <c:v>467.50200000000001</c:v>
                      </c:pt>
                      <c:pt idx="7880">
                        <c:v>467.49400000000003</c:v>
                      </c:pt>
                      <c:pt idx="7881">
                        <c:v>467.48700000000002</c:v>
                      </c:pt>
                      <c:pt idx="7882">
                        <c:v>467.48</c:v>
                      </c:pt>
                      <c:pt idx="7883">
                        <c:v>467.47300000000001</c:v>
                      </c:pt>
                      <c:pt idx="7884">
                        <c:v>467.46600000000001</c:v>
                      </c:pt>
                      <c:pt idx="7885">
                        <c:v>467.45800000000003</c:v>
                      </c:pt>
                      <c:pt idx="7886">
                        <c:v>467.45100000000002</c:v>
                      </c:pt>
                      <c:pt idx="7887">
                        <c:v>467.44400000000002</c:v>
                      </c:pt>
                      <c:pt idx="7888">
                        <c:v>467.43700000000001</c:v>
                      </c:pt>
                      <c:pt idx="7889">
                        <c:v>467.43</c:v>
                      </c:pt>
                      <c:pt idx="7890">
                        <c:v>467.423</c:v>
                      </c:pt>
                      <c:pt idx="7891">
                        <c:v>467.41500000000002</c:v>
                      </c:pt>
                      <c:pt idx="7892">
                        <c:v>467.40800000000002</c:v>
                      </c:pt>
                      <c:pt idx="7893">
                        <c:v>467.40100000000001</c:v>
                      </c:pt>
                      <c:pt idx="7894">
                        <c:v>467.39400000000001</c:v>
                      </c:pt>
                      <c:pt idx="7895">
                        <c:v>467.387</c:v>
                      </c:pt>
                      <c:pt idx="7896">
                        <c:v>467.38</c:v>
                      </c:pt>
                      <c:pt idx="7897">
                        <c:v>467.37200000000001</c:v>
                      </c:pt>
                      <c:pt idx="7898">
                        <c:v>467.36500000000001</c:v>
                      </c:pt>
                      <c:pt idx="7899">
                        <c:v>467.358</c:v>
                      </c:pt>
                      <c:pt idx="7900">
                        <c:v>467.351</c:v>
                      </c:pt>
                      <c:pt idx="7901">
                        <c:v>467.34399999999999</c:v>
                      </c:pt>
                      <c:pt idx="7902">
                        <c:v>467.33699999999999</c:v>
                      </c:pt>
                      <c:pt idx="7903">
                        <c:v>467.33</c:v>
                      </c:pt>
                      <c:pt idx="7904">
                        <c:v>467.322</c:v>
                      </c:pt>
                      <c:pt idx="7905">
                        <c:v>467.315</c:v>
                      </c:pt>
                      <c:pt idx="7906">
                        <c:v>467.30799999999999</c:v>
                      </c:pt>
                      <c:pt idx="7907">
                        <c:v>467.30099999999999</c:v>
                      </c:pt>
                      <c:pt idx="7908">
                        <c:v>467.29399999999998</c:v>
                      </c:pt>
                      <c:pt idx="7909">
                        <c:v>467.28699999999998</c:v>
                      </c:pt>
                      <c:pt idx="7910">
                        <c:v>467.28</c:v>
                      </c:pt>
                      <c:pt idx="7911">
                        <c:v>467.27199999999999</c:v>
                      </c:pt>
                      <c:pt idx="7912">
                        <c:v>467.26499999999999</c:v>
                      </c:pt>
                      <c:pt idx="7913">
                        <c:v>467.25799999999998</c:v>
                      </c:pt>
                      <c:pt idx="7914">
                        <c:v>467.25099999999998</c:v>
                      </c:pt>
                      <c:pt idx="7915">
                        <c:v>467.24400000000003</c:v>
                      </c:pt>
                      <c:pt idx="7916">
                        <c:v>467.23700000000002</c:v>
                      </c:pt>
                      <c:pt idx="7917">
                        <c:v>467.23</c:v>
                      </c:pt>
                      <c:pt idx="7918">
                        <c:v>467.22199999999998</c:v>
                      </c:pt>
                      <c:pt idx="7919">
                        <c:v>467.21499999999997</c:v>
                      </c:pt>
                      <c:pt idx="7920">
                        <c:v>467.20800000000003</c:v>
                      </c:pt>
                      <c:pt idx="7921">
                        <c:v>467.20100000000002</c:v>
                      </c:pt>
                      <c:pt idx="7922">
                        <c:v>467.19400000000002</c:v>
                      </c:pt>
                      <c:pt idx="7923">
                        <c:v>467.18700000000001</c:v>
                      </c:pt>
                      <c:pt idx="7924">
                        <c:v>467.18</c:v>
                      </c:pt>
                      <c:pt idx="7925">
                        <c:v>467.173</c:v>
                      </c:pt>
                      <c:pt idx="7926">
                        <c:v>467.16500000000002</c:v>
                      </c:pt>
                      <c:pt idx="7927">
                        <c:v>467.15800000000002</c:v>
                      </c:pt>
                      <c:pt idx="7928">
                        <c:v>467.15100000000001</c:v>
                      </c:pt>
                      <c:pt idx="7929">
                        <c:v>467.14400000000001</c:v>
                      </c:pt>
                      <c:pt idx="7930">
                        <c:v>467.137</c:v>
                      </c:pt>
                      <c:pt idx="7931">
                        <c:v>467.13</c:v>
                      </c:pt>
                      <c:pt idx="7932">
                        <c:v>467.12299999999999</c:v>
                      </c:pt>
                      <c:pt idx="7933">
                        <c:v>467.11599999999999</c:v>
                      </c:pt>
                      <c:pt idx="7934">
                        <c:v>467.108</c:v>
                      </c:pt>
                      <c:pt idx="7935">
                        <c:v>467.101</c:v>
                      </c:pt>
                      <c:pt idx="7936">
                        <c:v>467.09399999999999</c:v>
                      </c:pt>
                      <c:pt idx="7937">
                        <c:v>467.08699999999999</c:v>
                      </c:pt>
                      <c:pt idx="7938">
                        <c:v>467.08</c:v>
                      </c:pt>
                      <c:pt idx="7939">
                        <c:v>467.07299999999998</c:v>
                      </c:pt>
                      <c:pt idx="7940">
                        <c:v>467.06599999999997</c:v>
                      </c:pt>
                      <c:pt idx="7941">
                        <c:v>467.05900000000003</c:v>
                      </c:pt>
                      <c:pt idx="7942">
                        <c:v>467.05200000000002</c:v>
                      </c:pt>
                      <c:pt idx="7943">
                        <c:v>467.04500000000002</c:v>
                      </c:pt>
                      <c:pt idx="7944">
                        <c:v>467.03699999999998</c:v>
                      </c:pt>
                      <c:pt idx="7945">
                        <c:v>467.03</c:v>
                      </c:pt>
                      <c:pt idx="7946">
                        <c:v>467.02300000000002</c:v>
                      </c:pt>
                      <c:pt idx="7947">
                        <c:v>467.01600000000002</c:v>
                      </c:pt>
                      <c:pt idx="7948">
                        <c:v>467.00900000000001</c:v>
                      </c:pt>
                      <c:pt idx="7949">
                        <c:v>467.00200000000001</c:v>
                      </c:pt>
                      <c:pt idx="7950">
                        <c:v>466.995</c:v>
                      </c:pt>
                      <c:pt idx="7951">
                        <c:v>466.988</c:v>
                      </c:pt>
                      <c:pt idx="7952">
                        <c:v>466.98099999999999</c:v>
                      </c:pt>
                      <c:pt idx="7953">
                        <c:v>466.97399999999999</c:v>
                      </c:pt>
                      <c:pt idx="7954">
                        <c:v>466.96699999999998</c:v>
                      </c:pt>
                      <c:pt idx="7955">
                        <c:v>466.959</c:v>
                      </c:pt>
                      <c:pt idx="7956">
                        <c:v>466.952</c:v>
                      </c:pt>
                      <c:pt idx="7957">
                        <c:v>466.94499999999999</c:v>
                      </c:pt>
                      <c:pt idx="7958">
                        <c:v>466.93799999999999</c:v>
                      </c:pt>
                      <c:pt idx="7959">
                        <c:v>466.93099999999998</c:v>
                      </c:pt>
                      <c:pt idx="7960">
                        <c:v>466.92399999999998</c:v>
                      </c:pt>
                      <c:pt idx="7961">
                        <c:v>466.91699999999997</c:v>
                      </c:pt>
                      <c:pt idx="7962">
                        <c:v>466.91</c:v>
                      </c:pt>
                      <c:pt idx="7963">
                        <c:v>466.90300000000002</c:v>
                      </c:pt>
                      <c:pt idx="7964">
                        <c:v>466.89600000000002</c:v>
                      </c:pt>
                      <c:pt idx="7965">
                        <c:v>466.88900000000001</c:v>
                      </c:pt>
                      <c:pt idx="7966">
                        <c:v>466.88200000000001</c:v>
                      </c:pt>
                      <c:pt idx="7967">
                        <c:v>466.875</c:v>
                      </c:pt>
                      <c:pt idx="7968">
                        <c:v>466.86700000000002</c:v>
                      </c:pt>
                      <c:pt idx="7969">
                        <c:v>466.86</c:v>
                      </c:pt>
                      <c:pt idx="7970">
                        <c:v>466.85300000000001</c:v>
                      </c:pt>
                      <c:pt idx="7971">
                        <c:v>466.846</c:v>
                      </c:pt>
                      <c:pt idx="7972">
                        <c:v>466.839</c:v>
                      </c:pt>
                      <c:pt idx="7973">
                        <c:v>466.83199999999999</c:v>
                      </c:pt>
                      <c:pt idx="7974">
                        <c:v>466.82499999999999</c:v>
                      </c:pt>
                      <c:pt idx="7975">
                        <c:v>466.81799999999998</c:v>
                      </c:pt>
                      <c:pt idx="7976">
                        <c:v>466.81099999999998</c:v>
                      </c:pt>
                      <c:pt idx="7977">
                        <c:v>466.80399999999997</c:v>
                      </c:pt>
                      <c:pt idx="7978">
                        <c:v>466.79700000000003</c:v>
                      </c:pt>
                      <c:pt idx="7979">
                        <c:v>466.79</c:v>
                      </c:pt>
                      <c:pt idx="7980">
                        <c:v>466.78300000000002</c:v>
                      </c:pt>
                      <c:pt idx="7981">
                        <c:v>466.77600000000001</c:v>
                      </c:pt>
                      <c:pt idx="7982">
                        <c:v>466.76900000000001</c:v>
                      </c:pt>
                      <c:pt idx="7983">
                        <c:v>466.762</c:v>
                      </c:pt>
                      <c:pt idx="7984">
                        <c:v>466.755</c:v>
                      </c:pt>
                      <c:pt idx="7985">
                        <c:v>466.74799999999999</c:v>
                      </c:pt>
                      <c:pt idx="7986">
                        <c:v>466.74099999999999</c:v>
                      </c:pt>
                      <c:pt idx="7987">
                        <c:v>466.733</c:v>
                      </c:pt>
                      <c:pt idx="7988">
                        <c:v>466.726</c:v>
                      </c:pt>
                      <c:pt idx="7989">
                        <c:v>466.71899999999999</c:v>
                      </c:pt>
                      <c:pt idx="7990">
                        <c:v>466.71199999999999</c:v>
                      </c:pt>
                      <c:pt idx="7991">
                        <c:v>466.70499999999998</c:v>
                      </c:pt>
                      <c:pt idx="7992">
                        <c:v>466.69799999999998</c:v>
                      </c:pt>
                      <c:pt idx="7993">
                        <c:v>466.69099999999997</c:v>
                      </c:pt>
                      <c:pt idx="7994">
                        <c:v>466.68400000000003</c:v>
                      </c:pt>
                      <c:pt idx="7995">
                        <c:v>466.67700000000002</c:v>
                      </c:pt>
                      <c:pt idx="7996">
                        <c:v>466.67</c:v>
                      </c:pt>
                      <c:pt idx="7997">
                        <c:v>466.66300000000001</c:v>
                      </c:pt>
                      <c:pt idx="7998">
                        <c:v>466.65600000000001</c:v>
                      </c:pt>
                      <c:pt idx="7999">
                        <c:v>466.649</c:v>
                      </c:pt>
                      <c:pt idx="8000">
                        <c:v>466.642</c:v>
                      </c:pt>
                      <c:pt idx="8001">
                        <c:v>466.63499999999999</c:v>
                      </c:pt>
                      <c:pt idx="8002">
                        <c:v>466.62799999999999</c:v>
                      </c:pt>
                      <c:pt idx="8003">
                        <c:v>466.62099999999998</c:v>
                      </c:pt>
                      <c:pt idx="8004">
                        <c:v>466.61399999999998</c:v>
                      </c:pt>
                      <c:pt idx="8005">
                        <c:v>466.60700000000003</c:v>
                      </c:pt>
                      <c:pt idx="8006">
                        <c:v>466.6</c:v>
                      </c:pt>
                      <c:pt idx="8007">
                        <c:v>466.59300000000002</c:v>
                      </c:pt>
                      <c:pt idx="8008">
                        <c:v>466.58600000000001</c:v>
                      </c:pt>
                      <c:pt idx="8009">
                        <c:v>466.57900000000001</c:v>
                      </c:pt>
                      <c:pt idx="8010">
                        <c:v>466.572</c:v>
                      </c:pt>
                      <c:pt idx="8011">
                        <c:v>466.565</c:v>
                      </c:pt>
                      <c:pt idx="8012">
                        <c:v>466.55799999999999</c:v>
                      </c:pt>
                      <c:pt idx="8013">
                        <c:v>466.55099999999999</c:v>
                      </c:pt>
                      <c:pt idx="8014">
                        <c:v>466.54399999999998</c:v>
                      </c:pt>
                      <c:pt idx="8015">
                        <c:v>466.53699999999998</c:v>
                      </c:pt>
                      <c:pt idx="8016">
                        <c:v>466.53</c:v>
                      </c:pt>
                      <c:pt idx="8017">
                        <c:v>466.52300000000002</c:v>
                      </c:pt>
                      <c:pt idx="8018">
                        <c:v>466.51600000000002</c:v>
                      </c:pt>
                      <c:pt idx="8019">
                        <c:v>466.50900000000001</c:v>
                      </c:pt>
                      <c:pt idx="8020">
                        <c:v>466.50200000000001</c:v>
                      </c:pt>
                      <c:pt idx="8021">
                        <c:v>466.495</c:v>
                      </c:pt>
                      <c:pt idx="8022">
                        <c:v>466.488</c:v>
                      </c:pt>
                      <c:pt idx="8023">
                        <c:v>466.48099999999999</c:v>
                      </c:pt>
                      <c:pt idx="8024">
                        <c:v>466.47399999999999</c:v>
                      </c:pt>
                      <c:pt idx="8025">
                        <c:v>466.46699999999998</c:v>
                      </c:pt>
                      <c:pt idx="8026">
                        <c:v>466.46</c:v>
                      </c:pt>
                      <c:pt idx="8027">
                        <c:v>466.45299999999997</c:v>
                      </c:pt>
                      <c:pt idx="8028">
                        <c:v>466.44600000000003</c:v>
                      </c:pt>
                      <c:pt idx="8029">
                        <c:v>466.43900000000002</c:v>
                      </c:pt>
                      <c:pt idx="8030">
                        <c:v>466.43200000000002</c:v>
                      </c:pt>
                      <c:pt idx="8031">
                        <c:v>466.42500000000001</c:v>
                      </c:pt>
                      <c:pt idx="8032">
                        <c:v>466.41800000000001</c:v>
                      </c:pt>
                      <c:pt idx="8033">
                        <c:v>466.411</c:v>
                      </c:pt>
                      <c:pt idx="8034">
                        <c:v>466.404</c:v>
                      </c:pt>
                      <c:pt idx="8035">
                        <c:v>466.39699999999999</c:v>
                      </c:pt>
                      <c:pt idx="8036">
                        <c:v>466.39</c:v>
                      </c:pt>
                      <c:pt idx="8037">
                        <c:v>466.38299999999998</c:v>
                      </c:pt>
                      <c:pt idx="8038">
                        <c:v>466.37599999999998</c:v>
                      </c:pt>
                      <c:pt idx="8039">
                        <c:v>466.36900000000003</c:v>
                      </c:pt>
                      <c:pt idx="8040">
                        <c:v>466.36200000000002</c:v>
                      </c:pt>
                      <c:pt idx="8041">
                        <c:v>466.35500000000002</c:v>
                      </c:pt>
                      <c:pt idx="8042">
                        <c:v>466.34800000000001</c:v>
                      </c:pt>
                      <c:pt idx="8043">
                        <c:v>466.34100000000001</c:v>
                      </c:pt>
                      <c:pt idx="8044">
                        <c:v>466.334</c:v>
                      </c:pt>
                      <c:pt idx="8045">
                        <c:v>466.327</c:v>
                      </c:pt>
                      <c:pt idx="8046">
                        <c:v>466.32</c:v>
                      </c:pt>
                      <c:pt idx="8047">
                        <c:v>466.31299999999999</c:v>
                      </c:pt>
                      <c:pt idx="8048">
                        <c:v>466.30599999999998</c:v>
                      </c:pt>
                      <c:pt idx="8049">
                        <c:v>466.29899999999998</c:v>
                      </c:pt>
                      <c:pt idx="8050">
                        <c:v>466.29300000000001</c:v>
                      </c:pt>
                      <c:pt idx="8051">
                        <c:v>466.286</c:v>
                      </c:pt>
                      <c:pt idx="8052">
                        <c:v>466.279</c:v>
                      </c:pt>
                      <c:pt idx="8053">
                        <c:v>466.27199999999999</c:v>
                      </c:pt>
                      <c:pt idx="8054">
                        <c:v>466.26499999999999</c:v>
                      </c:pt>
                      <c:pt idx="8055">
                        <c:v>466.25799999999998</c:v>
                      </c:pt>
                      <c:pt idx="8056">
                        <c:v>466.25099999999998</c:v>
                      </c:pt>
                      <c:pt idx="8057">
                        <c:v>466.24400000000003</c:v>
                      </c:pt>
                      <c:pt idx="8058">
                        <c:v>466.23700000000002</c:v>
                      </c:pt>
                      <c:pt idx="8059">
                        <c:v>466.23</c:v>
                      </c:pt>
                      <c:pt idx="8060">
                        <c:v>466.22300000000001</c:v>
                      </c:pt>
                      <c:pt idx="8061">
                        <c:v>466.21600000000001</c:v>
                      </c:pt>
                      <c:pt idx="8062">
                        <c:v>466.209</c:v>
                      </c:pt>
                      <c:pt idx="8063">
                        <c:v>466.202</c:v>
                      </c:pt>
                      <c:pt idx="8064">
                        <c:v>466.19499999999999</c:v>
                      </c:pt>
                      <c:pt idx="8065">
                        <c:v>466.18799999999999</c:v>
                      </c:pt>
                      <c:pt idx="8066">
                        <c:v>466.18099999999998</c:v>
                      </c:pt>
                      <c:pt idx="8067">
                        <c:v>466.17399999999998</c:v>
                      </c:pt>
                      <c:pt idx="8068">
                        <c:v>466.16800000000001</c:v>
                      </c:pt>
                      <c:pt idx="8069">
                        <c:v>466.161</c:v>
                      </c:pt>
                      <c:pt idx="8070">
                        <c:v>466.154</c:v>
                      </c:pt>
                      <c:pt idx="8071">
                        <c:v>466.14699999999999</c:v>
                      </c:pt>
                      <c:pt idx="8072">
                        <c:v>466.14</c:v>
                      </c:pt>
                      <c:pt idx="8073">
                        <c:v>466.13299999999998</c:v>
                      </c:pt>
                      <c:pt idx="8074">
                        <c:v>466.12599999999998</c:v>
                      </c:pt>
                      <c:pt idx="8075">
                        <c:v>466.11900000000003</c:v>
                      </c:pt>
                      <c:pt idx="8076">
                        <c:v>466.11200000000002</c:v>
                      </c:pt>
                      <c:pt idx="8077">
                        <c:v>466.10500000000002</c:v>
                      </c:pt>
                      <c:pt idx="8078">
                        <c:v>466.09800000000001</c:v>
                      </c:pt>
                      <c:pt idx="8079">
                        <c:v>466.09100000000001</c:v>
                      </c:pt>
                      <c:pt idx="8080">
                        <c:v>466.084</c:v>
                      </c:pt>
                      <c:pt idx="8081">
                        <c:v>466.077</c:v>
                      </c:pt>
                      <c:pt idx="8082">
                        <c:v>466.07100000000003</c:v>
                      </c:pt>
                      <c:pt idx="8083">
                        <c:v>466.06400000000002</c:v>
                      </c:pt>
                      <c:pt idx="8084">
                        <c:v>466.05700000000002</c:v>
                      </c:pt>
                      <c:pt idx="8085">
                        <c:v>466.05</c:v>
                      </c:pt>
                      <c:pt idx="8086">
                        <c:v>466.04300000000001</c:v>
                      </c:pt>
                      <c:pt idx="8087">
                        <c:v>466.036</c:v>
                      </c:pt>
                      <c:pt idx="8088">
                        <c:v>466.029</c:v>
                      </c:pt>
                      <c:pt idx="8089">
                        <c:v>466.02199999999999</c:v>
                      </c:pt>
                      <c:pt idx="8090">
                        <c:v>466.01499999999999</c:v>
                      </c:pt>
                      <c:pt idx="8091">
                        <c:v>466.00799999999998</c:v>
                      </c:pt>
                      <c:pt idx="8092">
                        <c:v>466.00099999999998</c:v>
                      </c:pt>
                      <c:pt idx="8093">
                        <c:v>465.995</c:v>
                      </c:pt>
                      <c:pt idx="8094">
                        <c:v>465.988</c:v>
                      </c:pt>
                      <c:pt idx="8095">
                        <c:v>465.98099999999999</c:v>
                      </c:pt>
                      <c:pt idx="8096">
                        <c:v>465.97399999999999</c:v>
                      </c:pt>
                      <c:pt idx="8097">
                        <c:v>465.96699999999998</c:v>
                      </c:pt>
                      <c:pt idx="8098">
                        <c:v>465.96</c:v>
                      </c:pt>
                      <c:pt idx="8099">
                        <c:v>465.95299999999997</c:v>
                      </c:pt>
                      <c:pt idx="8100">
                        <c:v>465.94600000000003</c:v>
                      </c:pt>
                      <c:pt idx="8101">
                        <c:v>465.93900000000002</c:v>
                      </c:pt>
                      <c:pt idx="8102">
                        <c:v>465.93200000000002</c:v>
                      </c:pt>
                      <c:pt idx="8103">
                        <c:v>465.92599999999999</c:v>
                      </c:pt>
                      <c:pt idx="8104">
                        <c:v>465.91899999999998</c:v>
                      </c:pt>
                      <c:pt idx="8105">
                        <c:v>465.91199999999998</c:v>
                      </c:pt>
                      <c:pt idx="8106">
                        <c:v>465.90499999999997</c:v>
                      </c:pt>
                      <c:pt idx="8107">
                        <c:v>465.89800000000002</c:v>
                      </c:pt>
                      <c:pt idx="8108">
                        <c:v>465.89100000000002</c:v>
                      </c:pt>
                      <c:pt idx="8109">
                        <c:v>465.88400000000001</c:v>
                      </c:pt>
                      <c:pt idx="8110">
                        <c:v>465.87700000000001</c:v>
                      </c:pt>
                      <c:pt idx="8111">
                        <c:v>465.87</c:v>
                      </c:pt>
                      <c:pt idx="8112">
                        <c:v>465.86399999999998</c:v>
                      </c:pt>
                      <c:pt idx="8113">
                        <c:v>465.85700000000003</c:v>
                      </c:pt>
                      <c:pt idx="8114">
                        <c:v>465.85</c:v>
                      </c:pt>
                      <c:pt idx="8115">
                        <c:v>465.84300000000002</c:v>
                      </c:pt>
                      <c:pt idx="8116">
                        <c:v>465.83600000000001</c:v>
                      </c:pt>
                      <c:pt idx="8117">
                        <c:v>465.82900000000001</c:v>
                      </c:pt>
                      <c:pt idx="8118">
                        <c:v>465.822</c:v>
                      </c:pt>
                      <c:pt idx="8119">
                        <c:v>465.815</c:v>
                      </c:pt>
                      <c:pt idx="8120">
                        <c:v>465.80900000000003</c:v>
                      </c:pt>
                      <c:pt idx="8121">
                        <c:v>465.80200000000002</c:v>
                      </c:pt>
                      <c:pt idx="8122">
                        <c:v>465.79500000000002</c:v>
                      </c:pt>
                      <c:pt idx="8123">
                        <c:v>465.78800000000001</c:v>
                      </c:pt>
                      <c:pt idx="8124">
                        <c:v>465.78100000000001</c:v>
                      </c:pt>
                      <c:pt idx="8125">
                        <c:v>465.774</c:v>
                      </c:pt>
                      <c:pt idx="8126">
                        <c:v>465.767</c:v>
                      </c:pt>
                      <c:pt idx="8127">
                        <c:v>465.76100000000002</c:v>
                      </c:pt>
                      <c:pt idx="8128">
                        <c:v>465.75400000000002</c:v>
                      </c:pt>
                      <c:pt idx="8129">
                        <c:v>465.74700000000001</c:v>
                      </c:pt>
                      <c:pt idx="8130">
                        <c:v>465.74</c:v>
                      </c:pt>
                      <c:pt idx="8131">
                        <c:v>465.733</c:v>
                      </c:pt>
                      <c:pt idx="8132">
                        <c:v>465.726</c:v>
                      </c:pt>
                      <c:pt idx="8133">
                        <c:v>465.71899999999999</c:v>
                      </c:pt>
                      <c:pt idx="8134">
                        <c:v>465.71300000000002</c:v>
                      </c:pt>
                      <c:pt idx="8135">
                        <c:v>465.70600000000002</c:v>
                      </c:pt>
                      <c:pt idx="8136">
                        <c:v>465.69900000000001</c:v>
                      </c:pt>
                      <c:pt idx="8137">
                        <c:v>465.69200000000001</c:v>
                      </c:pt>
                      <c:pt idx="8138">
                        <c:v>465.685</c:v>
                      </c:pt>
                      <c:pt idx="8139">
                        <c:v>465.678</c:v>
                      </c:pt>
                      <c:pt idx="8140">
                        <c:v>465.67200000000003</c:v>
                      </c:pt>
                      <c:pt idx="8141">
                        <c:v>465.66500000000002</c:v>
                      </c:pt>
                      <c:pt idx="8142">
                        <c:v>465.65800000000002</c:v>
                      </c:pt>
                      <c:pt idx="8143">
                        <c:v>465.65100000000001</c:v>
                      </c:pt>
                      <c:pt idx="8144">
                        <c:v>465.64400000000001</c:v>
                      </c:pt>
                      <c:pt idx="8145">
                        <c:v>465.637</c:v>
                      </c:pt>
                      <c:pt idx="8146">
                        <c:v>465.63</c:v>
                      </c:pt>
                      <c:pt idx="8147">
                        <c:v>465.62400000000002</c:v>
                      </c:pt>
                      <c:pt idx="8148">
                        <c:v>465.61700000000002</c:v>
                      </c:pt>
                      <c:pt idx="8149">
                        <c:v>465.61</c:v>
                      </c:pt>
                      <c:pt idx="8150">
                        <c:v>465.60300000000001</c:v>
                      </c:pt>
                      <c:pt idx="8151">
                        <c:v>465.596</c:v>
                      </c:pt>
                      <c:pt idx="8152">
                        <c:v>465.589</c:v>
                      </c:pt>
                      <c:pt idx="8153">
                        <c:v>465.58300000000003</c:v>
                      </c:pt>
                      <c:pt idx="8154">
                        <c:v>465.57600000000002</c:v>
                      </c:pt>
                      <c:pt idx="8155">
                        <c:v>465.56900000000002</c:v>
                      </c:pt>
                      <c:pt idx="8156">
                        <c:v>465.56200000000001</c:v>
                      </c:pt>
                      <c:pt idx="8157">
                        <c:v>465.55500000000001</c:v>
                      </c:pt>
                      <c:pt idx="8158">
                        <c:v>465.54899999999998</c:v>
                      </c:pt>
                      <c:pt idx="8159">
                        <c:v>465.54199999999997</c:v>
                      </c:pt>
                      <c:pt idx="8160">
                        <c:v>465.53500000000003</c:v>
                      </c:pt>
                      <c:pt idx="8161">
                        <c:v>465.52800000000002</c:v>
                      </c:pt>
                      <c:pt idx="8162">
                        <c:v>465.52100000000002</c:v>
                      </c:pt>
                      <c:pt idx="8163">
                        <c:v>465.51400000000001</c:v>
                      </c:pt>
                      <c:pt idx="8164">
                        <c:v>465.50799999999998</c:v>
                      </c:pt>
                      <c:pt idx="8165">
                        <c:v>465.50099999999998</c:v>
                      </c:pt>
                      <c:pt idx="8166">
                        <c:v>465.49400000000003</c:v>
                      </c:pt>
                      <c:pt idx="8167">
                        <c:v>465.48700000000002</c:v>
                      </c:pt>
                      <c:pt idx="8168">
                        <c:v>465.48</c:v>
                      </c:pt>
                      <c:pt idx="8169">
                        <c:v>465.47399999999999</c:v>
                      </c:pt>
                      <c:pt idx="8170">
                        <c:v>465.46699999999998</c:v>
                      </c:pt>
                      <c:pt idx="8171">
                        <c:v>465.46</c:v>
                      </c:pt>
                      <c:pt idx="8172">
                        <c:v>465.45299999999997</c:v>
                      </c:pt>
                      <c:pt idx="8173">
                        <c:v>465.44600000000003</c:v>
                      </c:pt>
                      <c:pt idx="8174">
                        <c:v>465.44</c:v>
                      </c:pt>
                      <c:pt idx="8175">
                        <c:v>465.43299999999999</c:v>
                      </c:pt>
                      <c:pt idx="8176">
                        <c:v>465.42599999999999</c:v>
                      </c:pt>
                      <c:pt idx="8177">
                        <c:v>465.41899999999998</c:v>
                      </c:pt>
                      <c:pt idx="8178">
                        <c:v>465.41199999999998</c:v>
                      </c:pt>
                      <c:pt idx="8179">
                        <c:v>465.40600000000001</c:v>
                      </c:pt>
                      <c:pt idx="8180">
                        <c:v>465.399</c:v>
                      </c:pt>
                      <c:pt idx="8181">
                        <c:v>465.392</c:v>
                      </c:pt>
                      <c:pt idx="8182">
                        <c:v>465.38499999999999</c:v>
                      </c:pt>
                      <c:pt idx="8183">
                        <c:v>465.37799999999999</c:v>
                      </c:pt>
                      <c:pt idx="8184">
                        <c:v>465.37200000000001</c:v>
                      </c:pt>
                      <c:pt idx="8185">
                        <c:v>465.36500000000001</c:v>
                      </c:pt>
                      <c:pt idx="8186">
                        <c:v>465.358</c:v>
                      </c:pt>
                      <c:pt idx="8187">
                        <c:v>465.351</c:v>
                      </c:pt>
                      <c:pt idx="8188">
                        <c:v>465.34399999999999</c:v>
                      </c:pt>
                      <c:pt idx="8189">
                        <c:v>465.33800000000002</c:v>
                      </c:pt>
                      <c:pt idx="8190">
                        <c:v>465.33100000000002</c:v>
                      </c:pt>
                      <c:pt idx="8191">
                        <c:v>465.32400000000001</c:v>
                      </c:pt>
                      <c:pt idx="8192">
                        <c:v>465.31700000000001</c:v>
                      </c:pt>
                      <c:pt idx="8193">
                        <c:v>465.31099999999998</c:v>
                      </c:pt>
                      <c:pt idx="8194">
                        <c:v>465.30399999999997</c:v>
                      </c:pt>
                      <c:pt idx="8195">
                        <c:v>465.29700000000003</c:v>
                      </c:pt>
                      <c:pt idx="8196">
                        <c:v>465.29</c:v>
                      </c:pt>
                      <c:pt idx="8197">
                        <c:v>465.28300000000002</c:v>
                      </c:pt>
                      <c:pt idx="8198">
                        <c:v>465.27699999999999</c:v>
                      </c:pt>
                      <c:pt idx="8199">
                        <c:v>465.27</c:v>
                      </c:pt>
                      <c:pt idx="8200">
                        <c:v>465.26299999999998</c:v>
                      </c:pt>
                      <c:pt idx="8201">
                        <c:v>465.25599999999997</c:v>
                      </c:pt>
                      <c:pt idx="8202">
                        <c:v>465.25</c:v>
                      </c:pt>
                      <c:pt idx="8203">
                        <c:v>465.24299999999999</c:v>
                      </c:pt>
                      <c:pt idx="8204">
                        <c:v>465.23599999999999</c:v>
                      </c:pt>
                      <c:pt idx="8205">
                        <c:v>465.22899999999998</c:v>
                      </c:pt>
                      <c:pt idx="8206">
                        <c:v>465.22300000000001</c:v>
                      </c:pt>
                      <c:pt idx="8207">
                        <c:v>465.21600000000001</c:v>
                      </c:pt>
                      <c:pt idx="8208">
                        <c:v>465.209</c:v>
                      </c:pt>
                      <c:pt idx="8209">
                        <c:v>465.202</c:v>
                      </c:pt>
                      <c:pt idx="8210">
                        <c:v>465.19600000000003</c:v>
                      </c:pt>
                      <c:pt idx="8211">
                        <c:v>465.18900000000002</c:v>
                      </c:pt>
                      <c:pt idx="8212">
                        <c:v>465.18200000000002</c:v>
                      </c:pt>
                      <c:pt idx="8213">
                        <c:v>465.17500000000001</c:v>
                      </c:pt>
                      <c:pt idx="8214">
                        <c:v>465.16899999999998</c:v>
                      </c:pt>
                      <c:pt idx="8215">
                        <c:v>465.16199999999998</c:v>
                      </c:pt>
                      <c:pt idx="8216">
                        <c:v>465.15499999999997</c:v>
                      </c:pt>
                      <c:pt idx="8217">
                        <c:v>465.14800000000002</c:v>
                      </c:pt>
                      <c:pt idx="8218">
                        <c:v>465.142</c:v>
                      </c:pt>
                      <c:pt idx="8219">
                        <c:v>465.13499999999999</c:v>
                      </c:pt>
                      <c:pt idx="8220">
                        <c:v>465.12799999999999</c:v>
                      </c:pt>
                      <c:pt idx="8221">
                        <c:v>465.12099999999998</c:v>
                      </c:pt>
                      <c:pt idx="8222">
                        <c:v>465.11500000000001</c:v>
                      </c:pt>
                      <c:pt idx="8223">
                        <c:v>465.108</c:v>
                      </c:pt>
                      <c:pt idx="8224">
                        <c:v>465.101</c:v>
                      </c:pt>
                      <c:pt idx="8225">
                        <c:v>465.09399999999999</c:v>
                      </c:pt>
                      <c:pt idx="8226">
                        <c:v>465.08800000000002</c:v>
                      </c:pt>
                      <c:pt idx="8227">
                        <c:v>465.08100000000002</c:v>
                      </c:pt>
                      <c:pt idx="8228">
                        <c:v>465.07400000000001</c:v>
                      </c:pt>
                      <c:pt idx="8229">
                        <c:v>465.06700000000001</c:v>
                      </c:pt>
                      <c:pt idx="8230">
                        <c:v>465.06099999999998</c:v>
                      </c:pt>
                      <c:pt idx="8231">
                        <c:v>465.05399999999997</c:v>
                      </c:pt>
                      <c:pt idx="8232">
                        <c:v>465.04700000000003</c:v>
                      </c:pt>
                      <c:pt idx="8233">
                        <c:v>465.041</c:v>
                      </c:pt>
                      <c:pt idx="8234">
                        <c:v>465.03399999999999</c:v>
                      </c:pt>
                      <c:pt idx="8235">
                        <c:v>465.02699999999999</c:v>
                      </c:pt>
                      <c:pt idx="8236">
                        <c:v>465.02</c:v>
                      </c:pt>
                      <c:pt idx="8237">
                        <c:v>465.01400000000001</c:v>
                      </c:pt>
                      <c:pt idx="8238">
                        <c:v>465.00700000000001</c:v>
                      </c:pt>
                      <c:pt idx="8239">
                        <c:v>465</c:v>
                      </c:pt>
                      <c:pt idx="8240">
                        <c:v>464.99299999999999</c:v>
                      </c:pt>
                      <c:pt idx="8241">
                        <c:v>464.98700000000002</c:v>
                      </c:pt>
                      <c:pt idx="8242">
                        <c:v>464.98</c:v>
                      </c:pt>
                      <c:pt idx="8243">
                        <c:v>464.97300000000001</c:v>
                      </c:pt>
                      <c:pt idx="8244">
                        <c:v>464.96699999999998</c:v>
                      </c:pt>
                      <c:pt idx="8245">
                        <c:v>464.96</c:v>
                      </c:pt>
                      <c:pt idx="8246">
                        <c:v>464.95299999999997</c:v>
                      </c:pt>
                      <c:pt idx="8247">
                        <c:v>464.94600000000003</c:v>
                      </c:pt>
                      <c:pt idx="8248">
                        <c:v>464.94</c:v>
                      </c:pt>
                      <c:pt idx="8249">
                        <c:v>464.93299999999999</c:v>
                      </c:pt>
                      <c:pt idx="8250">
                        <c:v>464.92599999999999</c:v>
                      </c:pt>
                      <c:pt idx="8251">
                        <c:v>464.92</c:v>
                      </c:pt>
                      <c:pt idx="8252">
                        <c:v>464.91300000000001</c:v>
                      </c:pt>
                      <c:pt idx="8253">
                        <c:v>464.90600000000001</c:v>
                      </c:pt>
                      <c:pt idx="8254">
                        <c:v>464.9</c:v>
                      </c:pt>
                      <c:pt idx="8255">
                        <c:v>464.89299999999997</c:v>
                      </c:pt>
                      <c:pt idx="8256">
                        <c:v>464.88600000000002</c:v>
                      </c:pt>
                      <c:pt idx="8257">
                        <c:v>464.87900000000002</c:v>
                      </c:pt>
                      <c:pt idx="8258">
                        <c:v>464.87299999999999</c:v>
                      </c:pt>
                      <c:pt idx="8259">
                        <c:v>464.86599999999999</c:v>
                      </c:pt>
                      <c:pt idx="8260">
                        <c:v>464.85899999999998</c:v>
                      </c:pt>
                      <c:pt idx="8261">
                        <c:v>464.85300000000001</c:v>
                      </c:pt>
                      <c:pt idx="8262">
                        <c:v>464.846</c:v>
                      </c:pt>
                      <c:pt idx="8263">
                        <c:v>464.839</c:v>
                      </c:pt>
                      <c:pt idx="8264">
                        <c:v>464.83300000000003</c:v>
                      </c:pt>
                      <c:pt idx="8265">
                        <c:v>464.82600000000002</c:v>
                      </c:pt>
                      <c:pt idx="8266">
                        <c:v>464.81900000000002</c:v>
                      </c:pt>
                      <c:pt idx="8267">
                        <c:v>464.81299999999999</c:v>
                      </c:pt>
                      <c:pt idx="8268">
                        <c:v>464.80599999999998</c:v>
                      </c:pt>
                      <c:pt idx="8269">
                        <c:v>464.79899999999998</c:v>
                      </c:pt>
                      <c:pt idx="8270">
                        <c:v>464.79300000000001</c:v>
                      </c:pt>
                      <c:pt idx="8271">
                        <c:v>464.786</c:v>
                      </c:pt>
                      <c:pt idx="8272">
                        <c:v>464.779</c:v>
                      </c:pt>
                      <c:pt idx="8273">
                        <c:v>464.77199999999999</c:v>
                      </c:pt>
                      <c:pt idx="8274">
                        <c:v>464.76600000000002</c:v>
                      </c:pt>
                      <c:pt idx="8275">
                        <c:v>464.75900000000001</c:v>
                      </c:pt>
                      <c:pt idx="8276">
                        <c:v>464.75200000000001</c:v>
                      </c:pt>
                      <c:pt idx="8277">
                        <c:v>464.74599999999998</c:v>
                      </c:pt>
                      <c:pt idx="8278">
                        <c:v>464.73899999999998</c:v>
                      </c:pt>
                      <c:pt idx="8279">
                        <c:v>464.73200000000003</c:v>
                      </c:pt>
                      <c:pt idx="8280">
                        <c:v>464.726</c:v>
                      </c:pt>
                      <c:pt idx="8281">
                        <c:v>464.71899999999999</c:v>
                      </c:pt>
                      <c:pt idx="8282">
                        <c:v>464.71199999999999</c:v>
                      </c:pt>
                      <c:pt idx="8283">
                        <c:v>464.70600000000002</c:v>
                      </c:pt>
                      <c:pt idx="8284">
                        <c:v>464.69900000000001</c:v>
                      </c:pt>
                      <c:pt idx="8285">
                        <c:v>464.69200000000001</c:v>
                      </c:pt>
                      <c:pt idx="8286">
                        <c:v>464.68599999999998</c:v>
                      </c:pt>
                      <c:pt idx="8287">
                        <c:v>464.67899999999997</c:v>
                      </c:pt>
                      <c:pt idx="8288">
                        <c:v>464.673</c:v>
                      </c:pt>
                      <c:pt idx="8289">
                        <c:v>464.666</c:v>
                      </c:pt>
                      <c:pt idx="8290">
                        <c:v>464.65899999999999</c:v>
                      </c:pt>
                      <c:pt idx="8291">
                        <c:v>464.65300000000002</c:v>
                      </c:pt>
                      <c:pt idx="8292">
                        <c:v>464.64600000000002</c:v>
                      </c:pt>
                      <c:pt idx="8293">
                        <c:v>464.63900000000001</c:v>
                      </c:pt>
                      <c:pt idx="8294">
                        <c:v>464.63299999999998</c:v>
                      </c:pt>
                      <c:pt idx="8295">
                        <c:v>464.62599999999998</c:v>
                      </c:pt>
                      <c:pt idx="8296">
                        <c:v>464.61900000000003</c:v>
                      </c:pt>
                      <c:pt idx="8297">
                        <c:v>464.613</c:v>
                      </c:pt>
                      <c:pt idx="8298">
                        <c:v>464.608</c:v>
                      </c:pt>
                      <c:pt idx="8299">
                        <c:v>464.608</c:v>
                      </c:pt>
                      <c:pt idx="8300">
                        <c:v>464.48700000000002</c:v>
                      </c:pt>
                      <c:pt idx="8301">
                        <c:v>465.58600000000001</c:v>
                      </c:pt>
                      <c:pt idx="8302">
                        <c:v>468.339</c:v>
                      </c:pt>
                      <c:pt idx="8303">
                        <c:v>472.745</c:v>
                      </c:pt>
                      <c:pt idx="8304">
                        <c:v>478.42200000000003</c:v>
                      </c:pt>
                      <c:pt idx="8305">
                        <c:v>484.82499999999999</c:v>
                      </c:pt>
                      <c:pt idx="8306">
                        <c:v>491.40899999999999</c:v>
                      </c:pt>
                      <c:pt idx="8307">
                        <c:v>497.73599999999999</c:v>
                      </c:pt>
                      <c:pt idx="8308">
                        <c:v>503.51600000000002</c:v>
                      </c:pt>
                      <c:pt idx="8309">
                        <c:v>508.589</c:v>
                      </c:pt>
                      <c:pt idx="8310">
                        <c:v>512.89499999999998</c:v>
                      </c:pt>
                      <c:pt idx="8311">
                        <c:v>516.44100000000003</c:v>
                      </c:pt>
                      <c:pt idx="8312">
                        <c:v>519.274</c:v>
                      </c:pt>
                      <c:pt idx="8313">
                        <c:v>521.46199999999999</c:v>
                      </c:pt>
                      <c:pt idx="8314">
                        <c:v>523.08199999999999</c:v>
                      </c:pt>
                      <c:pt idx="8315">
                        <c:v>524.20699999999999</c:v>
                      </c:pt>
                      <c:pt idx="8316">
                        <c:v>524.91099999999994</c:v>
                      </c:pt>
                      <c:pt idx="8317">
                        <c:v>525.25699999999995</c:v>
                      </c:pt>
                      <c:pt idx="8318">
                        <c:v>525.30200000000002</c:v>
                      </c:pt>
                      <c:pt idx="8319">
                        <c:v>525.09699999999998</c:v>
                      </c:pt>
                      <c:pt idx="8320">
                        <c:v>524.68399999999997</c:v>
                      </c:pt>
                      <c:pt idx="8321">
                        <c:v>524.09900000000005</c:v>
                      </c:pt>
                      <c:pt idx="8322">
                        <c:v>523.37400000000002</c:v>
                      </c:pt>
                      <c:pt idx="8323">
                        <c:v>522.53499999999997</c:v>
                      </c:pt>
                      <c:pt idx="8324">
                        <c:v>521.60199999999998</c:v>
                      </c:pt>
                      <c:pt idx="8325">
                        <c:v>520.596</c:v>
                      </c:pt>
                      <c:pt idx="8326">
                        <c:v>519.53200000000004</c:v>
                      </c:pt>
                      <c:pt idx="8327">
                        <c:v>518.42100000000005</c:v>
                      </c:pt>
                      <c:pt idx="8328">
                        <c:v>517.27599999999995</c:v>
                      </c:pt>
                      <c:pt idx="8329">
                        <c:v>516.10400000000004</c:v>
                      </c:pt>
                      <c:pt idx="8330">
                        <c:v>514.91499999999996</c:v>
                      </c:pt>
                      <c:pt idx="8331">
                        <c:v>513.71299999999997</c:v>
                      </c:pt>
                      <c:pt idx="8332">
                        <c:v>512.50400000000002</c:v>
                      </c:pt>
                      <c:pt idx="8333">
                        <c:v>511.29300000000001</c:v>
                      </c:pt>
                      <c:pt idx="8334">
                        <c:v>510.08300000000003</c:v>
                      </c:pt>
                      <c:pt idx="8335">
                        <c:v>508.87599999999998</c:v>
                      </c:pt>
                      <c:pt idx="8336">
                        <c:v>507.67599999999999</c:v>
                      </c:pt>
                      <c:pt idx="8337">
                        <c:v>506.48399999999998</c:v>
                      </c:pt>
                      <c:pt idx="8338">
                        <c:v>505.303</c:v>
                      </c:pt>
                      <c:pt idx="8339">
                        <c:v>504.13200000000001</c:v>
                      </c:pt>
                      <c:pt idx="8340">
                        <c:v>502.97399999999999</c:v>
                      </c:pt>
                      <c:pt idx="8341">
                        <c:v>501.83</c:v>
                      </c:pt>
                      <c:pt idx="8342">
                        <c:v>500.69900000000001</c:v>
                      </c:pt>
                      <c:pt idx="8343">
                        <c:v>499.58300000000003</c:v>
                      </c:pt>
                      <c:pt idx="8344">
                        <c:v>498.48200000000003</c:v>
                      </c:pt>
                      <c:pt idx="8345">
                        <c:v>497.39600000000002</c:v>
                      </c:pt>
                      <c:pt idx="8346">
                        <c:v>496.32600000000002</c:v>
                      </c:pt>
                      <c:pt idx="8347">
                        <c:v>495.27100000000002</c:v>
                      </c:pt>
                      <c:pt idx="8348">
                        <c:v>494.23099999999999</c:v>
                      </c:pt>
                      <c:pt idx="8349">
                        <c:v>493.20699999999999</c:v>
                      </c:pt>
                      <c:pt idx="8350">
                        <c:v>492.19900000000001</c:v>
                      </c:pt>
                      <c:pt idx="8351">
                        <c:v>491.20699999999999</c:v>
                      </c:pt>
                      <c:pt idx="8352">
                        <c:v>490.22899999999998</c:v>
                      </c:pt>
                      <c:pt idx="8353">
                        <c:v>489.267</c:v>
                      </c:pt>
                      <c:pt idx="8354">
                        <c:v>488.32</c:v>
                      </c:pt>
                      <c:pt idx="8355">
                        <c:v>487.38799999999998</c:v>
                      </c:pt>
                      <c:pt idx="8356">
                        <c:v>486.471</c:v>
                      </c:pt>
                      <c:pt idx="8357">
                        <c:v>485.56900000000002</c:v>
                      </c:pt>
                      <c:pt idx="8358">
                        <c:v>484.68</c:v>
                      </c:pt>
                      <c:pt idx="8359">
                        <c:v>483.80599999999998</c:v>
                      </c:pt>
                      <c:pt idx="8360">
                        <c:v>482.94600000000003</c:v>
                      </c:pt>
                      <c:pt idx="8361">
                        <c:v>482.09899999999999</c:v>
                      </c:pt>
                      <c:pt idx="8362">
                        <c:v>481.26600000000002</c:v>
                      </c:pt>
                      <c:pt idx="8363">
                        <c:v>480.44600000000003</c:v>
                      </c:pt>
                      <c:pt idx="8364">
                        <c:v>479.63900000000001</c:v>
                      </c:pt>
                      <c:pt idx="8365">
                        <c:v>478.84500000000003</c:v>
                      </c:pt>
                      <c:pt idx="8366">
                        <c:v>478.06400000000002</c:v>
                      </c:pt>
                      <c:pt idx="8367">
                        <c:v>477.29500000000002</c:v>
                      </c:pt>
                      <c:pt idx="8368">
                        <c:v>476.53699999999998</c:v>
                      </c:pt>
                      <c:pt idx="8369">
                        <c:v>475.79199999999997</c:v>
                      </c:pt>
                      <c:pt idx="8370">
                        <c:v>475.05799999999999</c:v>
                      </c:pt>
                      <c:pt idx="8371">
                        <c:v>474.33600000000001</c:v>
                      </c:pt>
                      <c:pt idx="8372">
                        <c:v>473.62400000000002</c:v>
                      </c:pt>
                      <c:pt idx="8373">
                        <c:v>472.92399999999998</c:v>
                      </c:pt>
                      <c:pt idx="8374">
                        <c:v>472.23399999999998</c:v>
                      </c:pt>
                      <c:pt idx="8375">
                        <c:v>471.55500000000001</c:v>
                      </c:pt>
                      <c:pt idx="8376">
                        <c:v>470.887</c:v>
                      </c:pt>
                      <c:pt idx="8377">
                        <c:v>470.22800000000001</c:v>
                      </c:pt>
                      <c:pt idx="8378">
                        <c:v>469.58</c:v>
                      </c:pt>
                      <c:pt idx="8379">
                        <c:v>468.94099999999997</c:v>
                      </c:pt>
                      <c:pt idx="8380">
                        <c:v>468.31099999999998</c:v>
                      </c:pt>
                      <c:pt idx="8381">
                        <c:v>467.69099999999997</c:v>
                      </c:pt>
                      <c:pt idx="8382">
                        <c:v>467.08</c:v>
                      </c:pt>
                      <c:pt idx="8383">
                        <c:v>466.47800000000001</c:v>
                      </c:pt>
                      <c:pt idx="8384">
                        <c:v>465.88400000000001</c:v>
                      </c:pt>
                      <c:pt idx="8385">
                        <c:v>465.29899999999998</c:v>
                      </c:pt>
                      <c:pt idx="8386">
                        <c:v>464.72199999999998</c:v>
                      </c:pt>
                      <c:pt idx="8387">
                        <c:v>464.15300000000002</c:v>
                      </c:pt>
                      <c:pt idx="8388">
                        <c:v>463.59300000000002</c:v>
                      </c:pt>
                      <c:pt idx="8389">
                        <c:v>463.041</c:v>
                      </c:pt>
                      <c:pt idx="8390">
                        <c:v>462.49599999999998</c:v>
                      </c:pt>
                      <c:pt idx="8391">
                        <c:v>461.959</c:v>
                      </c:pt>
                      <c:pt idx="8392">
                        <c:v>461.43</c:v>
                      </c:pt>
                      <c:pt idx="8393">
                        <c:v>460.90800000000002</c:v>
                      </c:pt>
                      <c:pt idx="8394">
                        <c:v>460.39299999999997</c:v>
                      </c:pt>
                      <c:pt idx="8395">
                        <c:v>459.88499999999999</c:v>
                      </c:pt>
                      <c:pt idx="8396">
                        <c:v>459.38499999999999</c:v>
                      </c:pt>
                      <c:pt idx="8397">
                        <c:v>458.89100000000002</c:v>
                      </c:pt>
                      <c:pt idx="8398">
                        <c:v>458.404</c:v>
                      </c:pt>
                      <c:pt idx="8399">
                        <c:v>457.92399999999998</c:v>
                      </c:pt>
                      <c:pt idx="8400">
                        <c:v>457.45</c:v>
                      </c:pt>
                      <c:pt idx="8401">
                        <c:v>456.98200000000003</c:v>
                      </c:pt>
                      <c:pt idx="8402">
                        <c:v>456.52</c:v>
                      </c:pt>
                      <c:pt idx="8403">
                        <c:v>456.065</c:v>
                      </c:pt>
                      <c:pt idx="8404">
                        <c:v>455.61500000000001</c:v>
                      </c:pt>
                      <c:pt idx="8405">
                        <c:v>455.17099999999999</c:v>
                      </c:pt>
                      <c:pt idx="8406">
                        <c:v>454.733</c:v>
                      </c:pt>
                      <c:pt idx="8407">
                        <c:v>454.3</c:v>
                      </c:pt>
                      <c:pt idx="8408">
                        <c:v>453.87200000000001</c:v>
                      </c:pt>
                      <c:pt idx="8409">
                        <c:v>453.45</c:v>
                      </c:pt>
                      <c:pt idx="8410">
                        <c:v>453.03300000000002</c:v>
                      </c:pt>
                      <c:pt idx="8411">
                        <c:v>452.62</c:v>
                      </c:pt>
                      <c:pt idx="8412">
                        <c:v>452.21300000000002</c:v>
                      </c:pt>
                      <c:pt idx="8413">
                        <c:v>451.81099999999998</c:v>
                      </c:pt>
                      <c:pt idx="8414">
                        <c:v>451.41300000000001</c:v>
                      </c:pt>
                      <c:pt idx="8415">
                        <c:v>451.02</c:v>
                      </c:pt>
                      <c:pt idx="8416">
                        <c:v>450.63099999999997</c:v>
                      </c:pt>
                      <c:pt idx="8417">
                        <c:v>450.24700000000001</c:v>
                      </c:pt>
                      <c:pt idx="8418">
                        <c:v>449.86700000000002</c:v>
                      </c:pt>
                      <c:pt idx="8419">
                        <c:v>449.49099999999999</c:v>
                      </c:pt>
                      <c:pt idx="8420">
                        <c:v>449.11900000000003</c:v>
                      </c:pt>
                      <c:pt idx="8421">
                        <c:v>448.75099999999998</c:v>
                      </c:pt>
                      <c:pt idx="8422">
                        <c:v>448.38799999999998</c:v>
                      </c:pt>
                      <c:pt idx="8423">
                        <c:v>448.02800000000002</c:v>
                      </c:pt>
                      <c:pt idx="8424">
                        <c:v>447.67200000000003</c:v>
                      </c:pt>
                      <c:pt idx="8425">
                        <c:v>447.31900000000002</c:v>
                      </c:pt>
                      <c:pt idx="8426">
                        <c:v>446.97</c:v>
                      </c:pt>
                      <c:pt idx="8427">
                        <c:v>446.625</c:v>
                      </c:pt>
                      <c:pt idx="8428">
                        <c:v>446.28300000000002</c:v>
                      </c:pt>
                      <c:pt idx="8429">
                        <c:v>445.94499999999999</c:v>
                      </c:pt>
                      <c:pt idx="8430">
                        <c:v>445.61</c:v>
                      </c:pt>
                      <c:pt idx="8431">
                        <c:v>445.27800000000002</c:v>
                      </c:pt>
                      <c:pt idx="8432">
                        <c:v>444.94900000000001</c:v>
                      </c:pt>
                      <c:pt idx="8433">
                        <c:v>444.62400000000002</c:v>
                      </c:pt>
                      <c:pt idx="8434">
                        <c:v>444.30099999999999</c:v>
                      </c:pt>
                      <c:pt idx="8435">
                        <c:v>443.98200000000003</c:v>
                      </c:pt>
                      <c:pt idx="8436">
                        <c:v>443.66500000000002</c:v>
                      </c:pt>
                      <c:pt idx="8437">
                        <c:v>443.351</c:v>
                      </c:pt>
                      <c:pt idx="8438">
                        <c:v>443.04</c:v>
                      </c:pt>
                      <c:pt idx="8439">
                        <c:v>442.73200000000003</c:v>
                      </c:pt>
                      <c:pt idx="8440">
                        <c:v>442.42700000000002</c:v>
                      </c:pt>
                      <c:pt idx="8441">
                        <c:v>442.12400000000002</c:v>
                      </c:pt>
                      <c:pt idx="8442">
                        <c:v>441.82400000000001</c:v>
                      </c:pt>
                      <c:pt idx="8443">
                        <c:v>441.52699999999999</c:v>
                      </c:pt>
                      <c:pt idx="8444">
                        <c:v>441.23200000000003</c:v>
                      </c:pt>
                      <c:pt idx="8445">
                        <c:v>440.93900000000002</c:v>
                      </c:pt>
                      <c:pt idx="8446">
                        <c:v>440.649</c:v>
                      </c:pt>
                      <c:pt idx="8447">
                        <c:v>440.36099999999999</c:v>
                      </c:pt>
                      <c:pt idx="8448">
                        <c:v>440.07600000000002</c:v>
                      </c:pt>
                      <c:pt idx="8449">
                        <c:v>439.79199999999997</c:v>
                      </c:pt>
                      <c:pt idx="8450">
                        <c:v>439.51100000000002</c:v>
                      </c:pt>
                      <c:pt idx="8451">
                        <c:v>439.233</c:v>
                      </c:pt>
                      <c:pt idx="8452">
                        <c:v>438.95600000000002</c:v>
                      </c:pt>
                      <c:pt idx="8453">
                        <c:v>438.68200000000002</c:v>
                      </c:pt>
                      <c:pt idx="8454">
                        <c:v>438.40899999999999</c:v>
                      </c:pt>
                      <c:pt idx="8455">
                        <c:v>438.13900000000001</c:v>
                      </c:pt>
                      <c:pt idx="8456">
                        <c:v>437.87</c:v>
                      </c:pt>
                      <c:pt idx="8457">
                        <c:v>437.60399999999998</c:v>
                      </c:pt>
                      <c:pt idx="8458">
                        <c:v>437.339</c:v>
                      </c:pt>
                      <c:pt idx="8459">
                        <c:v>437.077</c:v>
                      </c:pt>
                      <c:pt idx="8460">
                        <c:v>436.81599999999997</c:v>
                      </c:pt>
                      <c:pt idx="8461">
                        <c:v>436.55700000000002</c:v>
                      </c:pt>
                      <c:pt idx="8462">
                        <c:v>436.3</c:v>
                      </c:pt>
                      <c:pt idx="8463">
                        <c:v>436.04500000000002</c:v>
                      </c:pt>
                      <c:pt idx="8464">
                        <c:v>435.791</c:v>
                      </c:pt>
                      <c:pt idx="8465">
                        <c:v>435.53899999999999</c:v>
                      </c:pt>
                      <c:pt idx="8466">
                        <c:v>435.28800000000001</c:v>
                      </c:pt>
                      <c:pt idx="8467">
                        <c:v>435.04</c:v>
                      </c:pt>
                      <c:pt idx="8468">
                        <c:v>434.79300000000001</c:v>
                      </c:pt>
                      <c:pt idx="8469">
                        <c:v>434.54700000000003</c:v>
                      </c:pt>
                      <c:pt idx="8470">
                        <c:v>434.303</c:v>
                      </c:pt>
                      <c:pt idx="8471">
                        <c:v>434.06</c:v>
                      </c:pt>
                      <c:pt idx="8472">
                        <c:v>433.81900000000002</c:v>
                      </c:pt>
                      <c:pt idx="8473">
                        <c:v>433.58</c:v>
                      </c:pt>
                      <c:pt idx="8474">
                        <c:v>433.34199999999998</c:v>
                      </c:pt>
                      <c:pt idx="8475">
                        <c:v>433.10500000000002</c:v>
                      </c:pt>
                      <c:pt idx="8476">
                        <c:v>432.87</c:v>
                      </c:pt>
                      <c:pt idx="8477">
                        <c:v>432.63600000000002</c:v>
                      </c:pt>
                      <c:pt idx="8478">
                        <c:v>432.40300000000002</c:v>
                      </c:pt>
                      <c:pt idx="8479">
                        <c:v>432.17099999999999</c:v>
                      </c:pt>
                      <c:pt idx="8480">
                        <c:v>431.94099999999997</c:v>
                      </c:pt>
                      <c:pt idx="8481">
                        <c:v>431.71300000000002</c:v>
                      </c:pt>
                      <c:pt idx="8482">
                        <c:v>431.48500000000001</c:v>
                      </c:pt>
                      <c:pt idx="8483">
                        <c:v>431.25900000000001</c:v>
                      </c:pt>
                      <c:pt idx="8484">
                        <c:v>431.03399999999999</c:v>
                      </c:pt>
                      <c:pt idx="8485">
                        <c:v>430.81</c:v>
                      </c:pt>
                      <c:pt idx="8486">
                        <c:v>430.58699999999999</c:v>
                      </c:pt>
                      <c:pt idx="8487">
                        <c:v>430.36500000000001</c:v>
                      </c:pt>
                      <c:pt idx="8488">
                        <c:v>430.14400000000001</c:v>
                      </c:pt>
                      <c:pt idx="8489">
                        <c:v>429.92500000000001</c:v>
                      </c:pt>
                      <c:pt idx="8490">
                        <c:v>429.70699999999999</c:v>
                      </c:pt>
                      <c:pt idx="8491">
                        <c:v>429.48899999999998</c:v>
                      </c:pt>
                      <c:pt idx="8492">
                        <c:v>429.27300000000002</c:v>
                      </c:pt>
                      <c:pt idx="8493">
                        <c:v>429.05799999999999</c:v>
                      </c:pt>
                      <c:pt idx="8494">
                        <c:v>428.84399999999999</c:v>
                      </c:pt>
                      <c:pt idx="8495">
                        <c:v>428.63</c:v>
                      </c:pt>
                      <c:pt idx="8496">
                        <c:v>428.41800000000001</c:v>
                      </c:pt>
                      <c:pt idx="8497">
                        <c:v>428.20699999999999</c:v>
                      </c:pt>
                      <c:pt idx="8498">
                        <c:v>427.99599999999998</c:v>
                      </c:pt>
                      <c:pt idx="8499">
                        <c:v>427.78699999999998</c:v>
                      </c:pt>
                      <c:pt idx="8500">
                        <c:v>427.57900000000001</c:v>
                      </c:pt>
                      <c:pt idx="8501">
                        <c:v>427.37099999999998</c:v>
                      </c:pt>
                      <c:pt idx="8502">
                        <c:v>427.16399999999999</c:v>
                      </c:pt>
                      <c:pt idx="8503">
                        <c:v>426.95800000000003</c:v>
                      </c:pt>
                      <c:pt idx="8504">
                        <c:v>426.75299999999999</c:v>
                      </c:pt>
                      <c:pt idx="8505">
                        <c:v>426.54899999999998</c:v>
                      </c:pt>
                      <c:pt idx="8506">
                        <c:v>426.346</c:v>
                      </c:pt>
                      <c:pt idx="8507">
                        <c:v>426.14400000000001</c:v>
                      </c:pt>
                      <c:pt idx="8508">
                        <c:v>425.94200000000001</c:v>
                      </c:pt>
                      <c:pt idx="8509">
                        <c:v>425.74099999999999</c:v>
                      </c:pt>
                      <c:pt idx="8510">
                        <c:v>425.541</c:v>
                      </c:pt>
                      <c:pt idx="8511">
                        <c:v>425.34199999999998</c:v>
                      </c:pt>
                      <c:pt idx="8512">
                        <c:v>425.14299999999997</c:v>
                      </c:pt>
                      <c:pt idx="8513">
                        <c:v>424.94499999999999</c:v>
                      </c:pt>
                      <c:pt idx="8514">
                        <c:v>424.74799999999999</c:v>
                      </c:pt>
                      <c:pt idx="8515">
                        <c:v>424.55200000000002</c:v>
                      </c:pt>
                      <c:pt idx="8516">
                        <c:v>424.35599999999999</c:v>
                      </c:pt>
                      <c:pt idx="8517">
                        <c:v>424.161</c:v>
                      </c:pt>
                      <c:pt idx="8518">
                        <c:v>423.96699999999998</c:v>
                      </c:pt>
                      <c:pt idx="8519">
                        <c:v>423.77300000000002</c:v>
                      </c:pt>
                      <c:pt idx="8520">
                        <c:v>423.58</c:v>
                      </c:pt>
                      <c:pt idx="8521">
                        <c:v>423.38799999999998</c:v>
                      </c:pt>
                      <c:pt idx="8522">
                        <c:v>423.197</c:v>
                      </c:pt>
                      <c:pt idx="8523">
                        <c:v>423.00599999999997</c:v>
                      </c:pt>
                      <c:pt idx="8524">
                        <c:v>422.815</c:v>
                      </c:pt>
                      <c:pt idx="8525">
                        <c:v>422.62599999999998</c:v>
                      </c:pt>
                      <c:pt idx="8526">
                        <c:v>422.43700000000001</c:v>
                      </c:pt>
                      <c:pt idx="8527">
                        <c:v>422.24799999999999</c:v>
                      </c:pt>
                      <c:pt idx="8528">
                        <c:v>422.06099999999998</c:v>
                      </c:pt>
                      <c:pt idx="8529">
                        <c:v>421.87299999999999</c:v>
                      </c:pt>
                      <c:pt idx="8530">
                        <c:v>421.68700000000001</c:v>
                      </c:pt>
                      <c:pt idx="8531">
                        <c:v>421.50099999999998</c:v>
                      </c:pt>
                      <c:pt idx="8532">
                        <c:v>421.315</c:v>
                      </c:pt>
                      <c:pt idx="8533">
                        <c:v>421.13</c:v>
                      </c:pt>
                      <c:pt idx="8534">
                        <c:v>420.94600000000003</c:v>
                      </c:pt>
                      <c:pt idx="8535">
                        <c:v>420.762</c:v>
                      </c:pt>
                      <c:pt idx="8536">
                        <c:v>420.57900000000001</c:v>
                      </c:pt>
                      <c:pt idx="8537">
                        <c:v>420.39600000000002</c:v>
                      </c:pt>
                      <c:pt idx="8538">
                        <c:v>420.214</c:v>
                      </c:pt>
                      <c:pt idx="8539">
                        <c:v>420.03199999999998</c:v>
                      </c:pt>
                      <c:pt idx="8540">
                        <c:v>419.851</c:v>
                      </c:pt>
                      <c:pt idx="8541">
                        <c:v>419.67</c:v>
                      </c:pt>
                      <c:pt idx="8542">
                        <c:v>419.49</c:v>
                      </c:pt>
                      <c:pt idx="8543">
                        <c:v>419.31</c:v>
                      </c:pt>
                      <c:pt idx="8544">
                        <c:v>419.13099999999997</c:v>
                      </c:pt>
                      <c:pt idx="8545">
                        <c:v>418.952</c:v>
                      </c:pt>
                      <c:pt idx="8546">
                        <c:v>418.774</c:v>
                      </c:pt>
                      <c:pt idx="8547">
                        <c:v>418.596</c:v>
                      </c:pt>
                      <c:pt idx="8548">
                        <c:v>418.41899999999998</c:v>
                      </c:pt>
                      <c:pt idx="8549">
                        <c:v>418.24200000000002</c:v>
                      </c:pt>
                      <c:pt idx="8550">
                        <c:v>418.06599999999997</c:v>
                      </c:pt>
                      <c:pt idx="8551">
                        <c:v>417.89</c:v>
                      </c:pt>
                      <c:pt idx="8552">
                        <c:v>417.714</c:v>
                      </c:pt>
                      <c:pt idx="8553">
                        <c:v>417.53899999999999</c:v>
                      </c:pt>
                      <c:pt idx="8554">
                        <c:v>417.36500000000001</c:v>
                      </c:pt>
                      <c:pt idx="8555">
                        <c:v>417.19</c:v>
                      </c:pt>
                      <c:pt idx="8556">
                        <c:v>417.017</c:v>
                      </c:pt>
                      <c:pt idx="8557">
                        <c:v>416.84300000000002</c:v>
                      </c:pt>
                      <c:pt idx="8558">
                        <c:v>416.67099999999999</c:v>
                      </c:pt>
                      <c:pt idx="8559">
                        <c:v>416.49799999999999</c:v>
                      </c:pt>
                      <c:pt idx="8560">
                        <c:v>416.32600000000002</c:v>
                      </c:pt>
                      <c:pt idx="8561">
                        <c:v>416.154</c:v>
                      </c:pt>
                      <c:pt idx="8562">
                        <c:v>415.983</c:v>
                      </c:pt>
                      <c:pt idx="8563">
                        <c:v>415.81200000000001</c:v>
                      </c:pt>
                      <c:pt idx="8564">
                        <c:v>415.642</c:v>
                      </c:pt>
                      <c:pt idx="8565">
                        <c:v>415.471</c:v>
                      </c:pt>
                      <c:pt idx="8566">
                        <c:v>415.30200000000002</c:v>
                      </c:pt>
                      <c:pt idx="8567">
                        <c:v>415.13200000000001</c:v>
                      </c:pt>
                      <c:pt idx="8568">
                        <c:v>414.96300000000002</c:v>
                      </c:pt>
                      <c:pt idx="8569">
                        <c:v>414.79500000000002</c:v>
                      </c:pt>
                      <c:pt idx="8570">
                        <c:v>414.62700000000001</c:v>
                      </c:pt>
                      <c:pt idx="8571">
                        <c:v>414.459</c:v>
                      </c:pt>
                      <c:pt idx="8572">
                        <c:v>414.291</c:v>
                      </c:pt>
                      <c:pt idx="8573">
                        <c:v>414.12400000000002</c:v>
                      </c:pt>
                      <c:pt idx="8574">
                        <c:v>413.95699999999999</c:v>
                      </c:pt>
                      <c:pt idx="8575">
                        <c:v>413.791</c:v>
                      </c:pt>
                      <c:pt idx="8576">
                        <c:v>413.625</c:v>
                      </c:pt>
                      <c:pt idx="8577">
                        <c:v>413.459</c:v>
                      </c:pt>
                      <c:pt idx="8578">
                        <c:v>413.29399999999998</c:v>
                      </c:pt>
                      <c:pt idx="8579">
                        <c:v>413.12900000000002</c:v>
                      </c:pt>
                      <c:pt idx="8580">
                        <c:v>412.964</c:v>
                      </c:pt>
                      <c:pt idx="8581">
                        <c:v>412.8</c:v>
                      </c:pt>
                      <c:pt idx="8582">
                        <c:v>412.63600000000002</c:v>
                      </c:pt>
                      <c:pt idx="8583">
                        <c:v>412.47199999999998</c:v>
                      </c:pt>
                      <c:pt idx="8584">
                        <c:v>412.30900000000003</c:v>
                      </c:pt>
                      <c:pt idx="8585">
                        <c:v>412.14600000000002</c:v>
                      </c:pt>
                      <c:pt idx="8586">
                        <c:v>411.983</c:v>
                      </c:pt>
                      <c:pt idx="8587">
                        <c:v>411.82100000000003</c:v>
                      </c:pt>
                      <c:pt idx="8588">
                        <c:v>411.65800000000002</c:v>
                      </c:pt>
                      <c:pt idx="8589">
                        <c:v>411.49700000000001</c:v>
                      </c:pt>
                      <c:pt idx="8590">
                        <c:v>411.33499999999998</c:v>
                      </c:pt>
                      <c:pt idx="8591">
                        <c:v>411.17399999999998</c:v>
                      </c:pt>
                      <c:pt idx="8592">
                        <c:v>411.01299999999998</c:v>
                      </c:pt>
                      <c:pt idx="8593">
                        <c:v>410.85300000000001</c:v>
                      </c:pt>
                      <c:pt idx="8594">
                        <c:v>410.69299999999998</c:v>
                      </c:pt>
                      <c:pt idx="8595">
                        <c:v>410.53300000000002</c:v>
                      </c:pt>
                      <c:pt idx="8596">
                        <c:v>410.37299999999999</c:v>
                      </c:pt>
                      <c:pt idx="8597">
                        <c:v>410.214</c:v>
                      </c:pt>
                      <c:pt idx="8598">
                        <c:v>410.05500000000001</c:v>
                      </c:pt>
                      <c:pt idx="8599">
                        <c:v>409.89600000000002</c:v>
                      </c:pt>
                    </c:numCache>
                  </c:numRef>
                </c:yVal>
                <c:smooth val="1"/>
                <c:extLst xmlns:c15="http://schemas.microsoft.com/office/drawing/2012/chart">
                  <c:ext xmlns:c16="http://schemas.microsoft.com/office/drawing/2014/chart" uri="{C3380CC4-5D6E-409C-BE32-E72D297353CC}">
                    <c16:uniqueId val="{0000000A-4C20-4280-B96B-CB175FD5BEC7}"/>
                  </c:ext>
                </c:extLst>
              </c15:ser>
            </c15:filteredScatterSeries>
          </c:ext>
        </c:extLst>
      </c:scatterChart>
      <c:scatterChart>
        <c:scatterStyle val="smoothMarker"/>
        <c:varyColors val="0"/>
        <c:dLbls>
          <c:showLegendKey val="0"/>
          <c:showVal val="0"/>
          <c:showCatName val="0"/>
          <c:showSerName val="0"/>
          <c:showPercent val="0"/>
          <c:showBubbleSize val="0"/>
        </c:dLbls>
        <c:axId val="565486735"/>
        <c:axId val="565484239"/>
        <c:extLst>
          <c:ext xmlns:c15="http://schemas.microsoft.com/office/drawing/2012/chart" uri="{02D57815-91ED-43cb-92C2-25804820EDAC}">
            <c15:filteredScatterSeries>
              <c15:ser>
                <c:idx val="9"/>
                <c:order val="9"/>
                <c:spPr>
                  <a:ln w="1905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xVal>
                  <c:numRef>
                    <c:extLst>
                      <c:ext uri="{02D57815-91ED-43cb-92C2-25804820EDAC}">
                        <c15:formulaRef>
                          <c15:sqref>'NT11 (2)'!$A$4:$A$8603</c15:sqref>
                        </c15:formulaRef>
                      </c:ext>
                    </c:extLst>
                    <c:numCache>
                      <c:formatCode>0.00E+00</c:formatCode>
                      <c:ptCount val="8600"/>
                      <c:pt idx="0">
                        <c:v>0</c:v>
                      </c:pt>
                      <c:pt idx="1">
                        <c:v>0.01</c:v>
                      </c:pt>
                      <c:pt idx="2">
                        <c:v>0.02</c:v>
                      </c:pt>
                      <c:pt idx="3">
                        <c:v>0.03</c:v>
                      </c:pt>
                      <c:pt idx="4">
                        <c:v>0.04</c:v>
                      </c:pt>
                      <c:pt idx="5">
                        <c:v>0.05</c:v>
                      </c:pt>
                      <c:pt idx="6">
                        <c:v>0.06</c:v>
                      </c:pt>
                      <c:pt idx="7">
                        <c:v>7.0000000000000007E-2</c:v>
                      </c:pt>
                      <c:pt idx="8">
                        <c:v>0.08</c:v>
                      </c:pt>
                      <c:pt idx="9">
                        <c:v>0.09</c:v>
                      </c:pt>
                      <c:pt idx="10">
                        <c:v>0.1</c:v>
                      </c:pt>
                      <c:pt idx="11">
                        <c:v>0.11</c:v>
                      </c:pt>
                      <c:pt idx="12">
                        <c:v>0.12</c:v>
                      </c:pt>
                      <c:pt idx="13">
                        <c:v>0.13</c:v>
                      </c:pt>
                      <c:pt idx="14">
                        <c:v>0.14000000000000001</c:v>
                      </c:pt>
                      <c:pt idx="15">
                        <c:v>0.15</c:v>
                      </c:pt>
                      <c:pt idx="16">
                        <c:v>0.16</c:v>
                      </c:pt>
                      <c:pt idx="17">
                        <c:v>0.17</c:v>
                      </c:pt>
                      <c:pt idx="18">
                        <c:v>0.18</c:v>
                      </c:pt>
                      <c:pt idx="19">
                        <c:v>0.19</c:v>
                      </c:pt>
                      <c:pt idx="20">
                        <c:v>0.2</c:v>
                      </c:pt>
                      <c:pt idx="21">
                        <c:v>0.21</c:v>
                      </c:pt>
                      <c:pt idx="22">
                        <c:v>0.22</c:v>
                      </c:pt>
                      <c:pt idx="23">
                        <c:v>0.23</c:v>
                      </c:pt>
                      <c:pt idx="24">
                        <c:v>0.24</c:v>
                      </c:pt>
                      <c:pt idx="25">
                        <c:v>0.25</c:v>
                      </c:pt>
                      <c:pt idx="26">
                        <c:v>0.26</c:v>
                      </c:pt>
                      <c:pt idx="27">
                        <c:v>0.27</c:v>
                      </c:pt>
                      <c:pt idx="28">
                        <c:v>0.28000000000000003</c:v>
                      </c:pt>
                      <c:pt idx="29">
                        <c:v>0.28999999999999998</c:v>
                      </c:pt>
                      <c:pt idx="30">
                        <c:v>0.3</c:v>
                      </c:pt>
                      <c:pt idx="31">
                        <c:v>0.31</c:v>
                      </c:pt>
                      <c:pt idx="32">
                        <c:v>0.32</c:v>
                      </c:pt>
                      <c:pt idx="33">
                        <c:v>0.33</c:v>
                      </c:pt>
                      <c:pt idx="34">
                        <c:v>0.34</c:v>
                      </c:pt>
                      <c:pt idx="35">
                        <c:v>0.35</c:v>
                      </c:pt>
                      <c:pt idx="36">
                        <c:v>0.36</c:v>
                      </c:pt>
                      <c:pt idx="37">
                        <c:v>0.37</c:v>
                      </c:pt>
                      <c:pt idx="38">
                        <c:v>0.38</c:v>
                      </c:pt>
                      <c:pt idx="39">
                        <c:v>0.39</c:v>
                      </c:pt>
                      <c:pt idx="40">
                        <c:v>0.4</c:v>
                      </c:pt>
                      <c:pt idx="41">
                        <c:v>0.41</c:v>
                      </c:pt>
                      <c:pt idx="42">
                        <c:v>0.42</c:v>
                      </c:pt>
                      <c:pt idx="43">
                        <c:v>0.43</c:v>
                      </c:pt>
                      <c:pt idx="44">
                        <c:v>0.44</c:v>
                      </c:pt>
                      <c:pt idx="45">
                        <c:v>0.45</c:v>
                      </c:pt>
                      <c:pt idx="46">
                        <c:v>0.46</c:v>
                      </c:pt>
                      <c:pt idx="47">
                        <c:v>0.47</c:v>
                      </c:pt>
                      <c:pt idx="48">
                        <c:v>0.48</c:v>
                      </c:pt>
                      <c:pt idx="49">
                        <c:v>0.49</c:v>
                      </c:pt>
                      <c:pt idx="50">
                        <c:v>0.5</c:v>
                      </c:pt>
                      <c:pt idx="51">
                        <c:v>0.51</c:v>
                      </c:pt>
                      <c:pt idx="52">
                        <c:v>0.52</c:v>
                      </c:pt>
                      <c:pt idx="53">
                        <c:v>0.53</c:v>
                      </c:pt>
                      <c:pt idx="54">
                        <c:v>0.54</c:v>
                      </c:pt>
                      <c:pt idx="55">
                        <c:v>0.55000000000000004</c:v>
                      </c:pt>
                      <c:pt idx="56">
                        <c:v>0.56000000000000005</c:v>
                      </c:pt>
                      <c:pt idx="57">
                        <c:v>0.56999999999999995</c:v>
                      </c:pt>
                      <c:pt idx="58">
                        <c:v>0.57999999999999996</c:v>
                      </c:pt>
                      <c:pt idx="59">
                        <c:v>0.59</c:v>
                      </c:pt>
                      <c:pt idx="60">
                        <c:v>0.6</c:v>
                      </c:pt>
                      <c:pt idx="61">
                        <c:v>0.61</c:v>
                      </c:pt>
                      <c:pt idx="62">
                        <c:v>0.62</c:v>
                      </c:pt>
                      <c:pt idx="63">
                        <c:v>0.63</c:v>
                      </c:pt>
                      <c:pt idx="64">
                        <c:v>0.64</c:v>
                      </c:pt>
                      <c:pt idx="65">
                        <c:v>0.65</c:v>
                      </c:pt>
                      <c:pt idx="66">
                        <c:v>0.66</c:v>
                      </c:pt>
                      <c:pt idx="67">
                        <c:v>0.67</c:v>
                      </c:pt>
                      <c:pt idx="68">
                        <c:v>0.68</c:v>
                      </c:pt>
                      <c:pt idx="69">
                        <c:v>0.69</c:v>
                      </c:pt>
                      <c:pt idx="70">
                        <c:v>0.7</c:v>
                      </c:pt>
                      <c:pt idx="71">
                        <c:v>0.71</c:v>
                      </c:pt>
                      <c:pt idx="72">
                        <c:v>0.72</c:v>
                      </c:pt>
                      <c:pt idx="73">
                        <c:v>0.73</c:v>
                      </c:pt>
                      <c:pt idx="74">
                        <c:v>0.74</c:v>
                      </c:pt>
                      <c:pt idx="75">
                        <c:v>0.75</c:v>
                      </c:pt>
                      <c:pt idx="76">
                        <c:v>0.76</c:v>
                      </c:pt>
                      <c:pt idx="77">
                        <c:v>0.77</c:v>
                      </c:pt>
                      <c:pt idx="78">
                        <c:v>0.78</c:v>
                      </c:pt>
                      <c:pt idx="79">
                        <c:v>0.79</c:v>
                      </c:pt>
                      <c:pt idx="80">
                        <c:v>0.8</c:v>
                      </c:pt>
                      <c:pt idx="81">
                        <c:v>0.81</c:v>
                      </c:pt>
                      <c:pt idx="82">
                        <c:v>0.82</c:v>
                      </c:pt>
                      <c:pt idx="83">
                        <c:v>0.83</c:v>
                      </c:pt>
                      <c:pt idx="84">
                        <c:v>0.84</c:v>
                      </c:pt>
                      <c:pt idx="85">
                        <c:v>0.85</c:v>
                      </c:pt>
                      <c:pt idx="86">
                        <c:v>0.86</c:v>
                      </c:pt>
                      <c:pt idx="87">
                        <c:v>0.87</c:v>
                      </c:pt>
                      <c:pt idx="88">
                        <c:v>0.88</c:v>
                      </c:pt>
                      <c:pt idx="89">
                        <c:v>0.89</c:v>
                      </c:pt>
                      <c:pt idx="90">
                        <c:v>0.9</c:v>
                      </c:pt>
                      <c:pt idx="91">
                        <c:v>0.91</c:v>
                      </c:pt>
                      <c:pt idx="92">
                        <c:v>0.92</c:v>
                      </c:pt>
                      <c:pt idx="93">
                        <c:v>0.93</c:v>
                      </c:pt>
                      <c:pt idx="94">
                        <c:v>0.94</c:v>
                      </c:pt>
                      <c:pt idx="95">
                        <c:v>0.95</c:v>
                      </c:pt>
                      <c:pt idx="96">
                        <c:v>0.96</c:v>
                      </c:pt>
                      <c:pt idx="97">
                        <c:v>0.97</c:v>
                      </c:pt>
                      <c:pt idx="98">
                        <c:v>0.98</c:v>
                      </c:pt>
                      <c:pt idx="99">
                        <c:v>0.99</c:v>
                      </c:pt>
                      <c:pt idx="100" formatCode="General">
                        <c:v>1</c:v>
                      </c:pt>
                      <c:pt idx="101" formatCode="General">
                        <c:v>1.01</c:v>
                      </c:pt>
                      <c:pt idx="102" formatCode="General">
                        <c:v>1.02</c:v>
                      </c:pt>
                      <c:pt idx="103" formatCode="General">
                        <c:v>1.03</c:v>
                      </c:pt>
                      <c:pt idx="104" formatCode="General">
                        <c:v>1.04</c:v>
                      </c:pt>
                      <c:pt idx="105" formatCode="General">
                        <c:v>1.05</c:v>
                      </c:pt>
                      <c:pt idx="106" formatCode="General">
                        <c:v>1.06</c:v>
                      </c:pt>
                      <c:pt idx="107" formatCode="General">
                        <c:v>1.07</c:v>
                      </c:pt>
                      <c:pt idx="108" formatCode="General">
                        <c:v>1.08</c:v>
                      </c:pt>
                      <c:pt idx="109" formatCode="General">
                        <c:v>1.0900000000000001</c:v>
                      </c:pt>
                      <c:pt idx="110" formatCode="General">
                        <c:v>1.1000000000000001</c:v>
                      </c:pt>
                      <c:pt idx="111" formatCode="General">
                        <c:v>1.1100000000000001</c:v>
                      </c:pt>
                      <c:pt idx="112" formatCode="General">
                        <c:v>1.1200000000000001</c:v>
                      </c:pt>
                      <c:pt idx="113" formatCode="General">
                        <c:v>1.1299999999999999</c:v>
                      </c:pt>
                      <c:pt idx="114" formatCode="General">
                        <c:v>1.1399999999999999</c:v>
                      </c:pt>
                      <c:pt idx="115" formatCode="General">
                        <c:v>1.1499999999999999</c:v>
                      </c:pt>
                      <c:pt idx="116" formatCode="General">
                        <c:v>1.1599999999999999</c:v>
                      </c:pt>
                      <c:pt idx="117" formatCode="General">
                        <c:v>1.17</c:v>
                      </c:pt>
                      <c:pt idx="118" formatCode="General">
                        <c:v>1.18</c:v>
                      </c:pt>
                      <c:pt idx="119" formatCode="General">
                        <c:v>1.19</c:v>
                      </c:pt>
                      <c:pt idx="120" formatCode="General">
                        <c:v>1.2</c:v>
                      </c:pt>
                      <c:pt idx="121" formatCode="General">
                        <c:v>1.21</c:v>
                      </c:pt>
                      <c:pt idx="122" formatCode="General">
                        <c:v>1.22</c:v>
                      </c:pt>
                      <c:pt idx="123" formatCode="General">
                        <c:v>1.23</c:v>
                      </c:pt>
                      <c:pt idx="124" formatCode="General">
                        <c:v>1.24</c:v>
                      </c:pt>
                      <c:pt idx="125" formatCode="General">
                        <c:v>1.25</c:v>
                      </c:pt>
                      <c:pt idx="126" formatCode="General">
                        <c:v>1.26</c:v>
                      </c:pt>
                      <c:pt idx="127" formatCode="General">
                        <c:v>1.27</c:v>
                      </c:pt>
                      <c:pt idx="128" formatCode="General">
                        <c:v>1.28</c:v>
                      </c:pt>
                      <c:pt idx="129" formatCode="General">
                        <c:v>1.29</c:v>
                      </c:pt>
                      <c:pt idx="130" formatCode="General">
                        <c:v>1.3</c:v>
                      </c:pt>
                      <c:pt idx="131" formatCode="General">
                        <c:v>1.31</c:v>
                      </c:pt>
                      <c:pt idx="132" formatCode="General">
                        <c:v>1.32</c:v>
                      </c:pt>
                      <c:pt idx="133" formatCode="General">
                        <c:v>1.33</c:v>
                      </c:pt>
                      <c:pt idx="134" formatCode="General">
                        <c:v>1.34</c:v>
                      </c:pt>
                      <c:pt idx="135" formatCode="General">
                        <c:v>1.35</c:v>
                      </c:pt>
                      <c:pt idx="136" formatCode="General">
                        <c:v>1.36</c:v>
                      </c:pt>
                      <c:pt idx="137" formatCode="General">
                        <c:v>1.37</c:v>
                      </c:pt>
                      <c:pt idx="138" formatCode="General">
                        <c:v>1.38</c:v>
                      </c:pt>
                      <c:pt idx="139" formatCode="General">
                        <c:v>1.39</c:v>
                      </c:pt>
                      <c:pt idx="140" formatCode="General">
                        <c:v>1.4</c:v>
                      </c:pt>
                      <c:pt idx="141" formatCode="General">
                        <c:v>1.41</c:v>
                      </c:pt>
                      <c:pt idx="142" formatCode="General">
                        <c:v>1.42</c:v>
                      </c:pt>
                      <c:pt idx="143" formatCode="General">
                        <c:v>1.43</c:v>
                      </c:pt>
                      <c:pt idx="144" formatCode="General">
                        <c:v>1.44</c:v>
                      </c:pt>
                      <c:pt idx="145" formatCode="General">
                        <c:v>1.45</c:v>
                      </c:pt>
                      <c:pt idx="146" formatCode="General">
                        <c:v>1.46</c:v>
                      </c:pt>
                      <c:pt idx="147" formatCode="General">
                        <c:v>1.47</c:v>
                      </c:pt>
                      <c:pt idx="148" formatCode="General">
                        <c:v>1.48</c:v>
                      </c:pt>
                      <c:pt idx="149" formatCode="General">
                        <c:v>1.49</c:v>
                      </c:pt>
                      <c:pt idx="150" formatCode="General">
                        <c:v>1.5</c:v>
                      </c:pt>
                      <c:pt idx="151" formatCode="General">
                        <c:v>1.51</c:v>
                      </c:pt>
                      <c:pt idx="152" formatCode="General">
                        <c:v>1.52</c:v>
                      </c:pt>
                      <c:pt idx="153" formatCode="General">
                        <c:v>1.53</c:v>
                      </c:pt>
                      <c:pt idx="154" formatCode="General">
                        <c:v>1.54</c:v>
                      </c:pt>
                      <c:pt idx="155" formatCode="General">
                        <c:v>1.55</c:v>
                      </c:pt>
                      <c:pt idx="156" formatCode="General">
                        <c:v>1.56</c:v>
                      </c:pt>
                      <c:pt idx="157" formatCode="General">
                        <c:v>1.57</c:v>
                      </c:pt>
                      <c:pt idx="158" formatCode="General">
                        <c:v>1.58</c:v>
                      </c:pt>
                      <c:pt idx="159" formatCode="General">
                        <c:v>1.59</c:v>
                      </c:pt>
                      <c:pt idx="160" formatCode="General">
                        <c:v>1.6</c:v>
                      </c:pt>
                      <c:pt idx="161" formatCode="General">
                        <c:v>1.61</c:v>
                      </c:pt>
                      <c:pt idx="162" formatCode="General">
                        <c:v>1.62</c:v>
                      </c:pt>
                      <c:pt idx="163" formatCode="General">
                        <c:v>1.63</c:v>
                      </c:pt>
                      <c:pt idx="164" formatCode="General">
                        <c:v>1.64</c:v>
                      </c:pt>
                      <c:pt idx="165" formatCode="General">
                        <c:v>1.65</c:v>
                      </c:pt>
                      <c:pt idx="166" formatCode="General">
                        <c:v>1.66</c:v>
                      </c:pt>
                      <c:pt idx="167" formatCode="General">
                        <c:v>1.67</c:v>
                      </c:pt>
                      <c:pt idx="168" formatCode="General">
                        <c:v>1.68</c:v>
                      </c:pt>
                      <c:pt idx="169" formatCode="General">
                        <c:v>1.69</c:v>
                      </c:pt>
                      <c:pt idx="170" formatCode="General">
                        <c:v>1.7</c:v>
                      </c:pt>
                      <c:pt idx="171" formatCode="General">
                        <c:v>1.71</c:v>
                      </c:pt>
                      <c:pt idx="172" formatCode="General">
                        <c:v>1.72</c:v>
                      </c:pt>
                      <c:pt idx="173" formatCode="General">
                        <c:v>1.73</c:v>
                      </c:pt>
                      <c:pt idx="174" formatCode="General">
                        <c:v>1.74</c:v>
                      </c:pt>
                      <c:pt idx="175" formatCode="General">
                        <c:v>1.75</c:v>
                      </c:pt>
                      <c:pt idx="176" formatCode="General">
                        <c:v>1.76</c:v>
                      </c:pt>
                      <c:pt idx="177" formatCode="General">
                        <c:v>1.77</c:v>
                      </c:pt>
                      <c:pt idx="178" formatCode="General">
                        <c:v>1.78</c:v>
                      </c:pt>
                      <c:pt idx="179" formatCode="General">
                        <c:v>1.79</c:v>
                      </c:pt>
                      <c:pt idx="180" formatCode="General">
                        <c:v>1.8</c:v>
                      </c:pt>
                      <c:pt idx="181" formatCode="General">
                        <c:v>1.81</c:v>
                      </c:pt>
                      <c:pt idx="182" formatCode="General">
                        <c:v>1.82</c:v>
                      </c:pt>
                      <c:pt idx="183" formatCode="General">
                        <c:v>1.83</c:v>
                      </c:pt>
                      <c:pt idx="184" formatCode="General">
                        <c:v>1.84</c:v>
                      </c:pt>
                      <c:pt idx="185" formatCode="General">
                        <c:v>1.85</c:v>
                      </c:pt>
                      <c:pt idx="186" formatCode="General">
                        <c:v>1.86</c:v>
                      </c:pt>
                      <c:pt idx="187" formatCode="General">
                        <c:v>1.87</c:v>
                      </c:pt>
                      <c:pt idx="188" formatCode="General">
                        <c:v>1.88</c:v>
                      </c:pt>
                      <c:pt idx="189" formatCode="General">
                        <c:v>1.89</c:v>
                      </c:pt>
                      <c:pt idx="190" formatCode="General">
                        <c:v>1.9</c:v>
                      </c:pt>
                      <c:pt idx="191" formatCode="General">
                        <c:v>1.91</c:v>
                      </c:pt>
                      <c:pt idx="192" formatCode="General">
                        <c:v>1.92</c:v>
                      </c:pt>
                      <c:pt idx="193" formatCode="General">
                        <c:v>1.93</c:v>
                      </c:pt>
                      <c:pt idx="194" formatCode="General">
                        <c:v>1.94</c:v>
                      </c:pt>
                      <c:pt idx="195" formatCode="General">
                        <c:v>1.95</c:v>
                      </c:pt>
                      <c:pt idx="196" formatCode="General">
                        <c:v>1.96</c:v>
                      </c:pt>
                      <c:pt idx="197" formatCode="General">
                        <c:v>1.97</c:v>
                      </c:pt>
                      <c:pt idx="198" formatCode="General">
                        <c:v>1.98</c:v>
                      </c:pt>
                      <c:pt idx="199" formatCode="General">
                        <c:v>1.99</c:v>
                      </c:pt>
                      <c:pt idx="200" formatCode="General">
                        <c:v>2</c:v>
                      </c:pt>
                      <c:pt idx="201" formatCode="General">
                        <c:v>2.0099999999999998</c:v>
                      </c:pt>
                      <c:pt idx="202" formatCode="General">
                        <c:v>2.02</c:v>
                      </c:pt>
                      <c:pt idx="203" formatCode="General">
                        <c:v>2.0299999999999998</c:v>
                      </c:pt>
                      <c:pt idx="204" formatCode="General">
                        <c:v>2.04</c:v>
                      </c:pt>
                      <c:pt idx="205" formatCode="General">
                        <c:v>2.0499999999999998</c:v>
                      </c:pt>
                      <c:pt idx="206" formatCode="General">
                        <c:v>2.06</c:v>
                      </c:pt>
                      <c:pt idx="207" formatCode="General">
                        <c:v>2.0699999999999998</c:v>
                      </c:pt>
                      <c:pt idx="208" formatCode="General">
                        <c:v>2.08</c:v>
                      </c:pt>
                      <c:pt idx="209" formatCode="General">
                        <c:v>2.09</c:v>
                      </c:pt>
                      <c:pt idx="210" formatCode="General">
                        <c:v>2.1</c:v>
                      </c:pt>
                      <c:pt idx="211" formatCode="General">
                        <c:v>2.11</c:v>
                      </c:pt>
                      <c:pt idx="212" formatCode="General">
                        <c:v>2.12</c:v>
                      </c:pt>
                      <c:pt idx="213" formatCode="General">
                        <c:v>2.13</c:v>
                      </c:pt>
                      <c:pt idx="214" formatCode="General">
                        <c:v>2.14</c:v>
                      </c:pt>
                      <c:pt idx="215" formatCode="General">
                        <c:v>2.15</c:v>
                      </c:pt>
                      <c:pt idx="216" formatCode="General">
                        <c:v>2.16</c:v>
                      </c:pt>
                      <c:pt idx="217" formatCode="General">
                        <c:v>2.17</c:v>
                      </c:pt>
                      <c:pt idx="218" formatCode="General">
                        <c:v>2.1800000000000002</c:v>
                      </c:pt>
                      <c:pt idx="219" formatCode="General">
                        <c:v>2.19</c:v>
                      </c:pt>
                      <c:pt idx="220" formatCode="General">
                        <c:v>2.2000000000000002</c:v>
                      </c:pt>
                      <c:pt idx="221" formatCode="General">
                        <c:v>2.21</c:v>
                      </c:pt>
                      <c:pt idx="222" formatCode="General">
                        <c:v>2.2200000000000002</c:v>
                      </c:pt>
                      <c:pt idx="223" formatCode="General">
                        <c:v>2.23</c:v>
                      </c:pt>
                      <c:pt idx="224" formatCode="General">
                        <c:v>2.2400000000000002</c:v>
                      </c:pt>
                      <c:pt idx="225" formatCode="General">
                        <c:v>2.25</c:v>
                      </c:pt>
                      <c:pt idx="226" formatCode="General">
                        <c:v>2.2599999999999998</c:v>
                      </c:pt>
                      <c:pt idx="227" formatCode="General">
                        <c:v>2.27</c:v>
                      </c:pt>
                      <c:pt idx="228" formatCode="General">
                        <c:v>2.2799999999999998</c:v>
                      </c:pt>
                      <c:pt idx="229" formatCode="General">
                        <c:v>2.29</c:v>
                      </c:pt>
                      <c:pt idx="230" formatCode="General">
                        <c:v>2.2999999999999998</c:v>
                      </c:pt>
                      <c:pt idx="231" formatCode="General">
                        <c:v>2.31</c:v>
                      </c:pt>
                      <c:pt idx="232" formatCode="General">
                        <c:v>2.3199999999999998</c:v>
                      </c:pt>
                      <c:pt idx="233" formatCode="General">
                        <c:v>2.33</c:v>
                      </c:pt>
                      <c:pt idx="234" formatCode="General">
                        <c:v>2.34</c:v>
                      </c:pt>
                      <c:pt idx="235" formatCode="General">
                        <c:v>2.35</c:v>
                      </c:pt>
                      <c:pt idx="236" formatCode="General">
                        <c:v>2.36</c:v>
                      </c:pt>
                      <c:pt idx="237" formatCode="General">
                        <c:v>2.37</c:v>
                      </c:pt>
                      <c:pt idx="238" formatCode="General">
                        <c:v>2.38</c:v>
                      </c:pt>
                      <c:pt idx="239" formatCode="General">
                        <c:v>2.39</c:v>
                      </c:pt>
                      <c:pt idx="240" formatCode="General">
                        <c:v>2.4</c:v>
                      </c:pt>
                      <c:pt idx="241" formatCode="General">
                        <c:v>2.41</c:v>
                      </c:pt>
                      <c:pt idx="242" formatCode="General">
                        <c:v>2.42</c:v>
                      </c:pt>
                      <c:pt idx="243" formatCode="General">
                        <c:v>2.4300000000000002</c:v>
                      </c:pt>
                      <c:pt idx="244" formatCode="General">
                        <c:v>2.44</c:v>
                      </c:pt>
                      <c:pt idx="245" formatCode="General">
                        <c:v>2.4500000000000002</c:v>
                      </c:pt>
                      <c:pt idx="246" formatCode="General">
                        <c:v>2.46</c:v>
                      </c:pt>
                      <c:pt idx="247" formatCode="General">
                        <c:v>2.4700000000000002</c:v>
                      </c:pt>
                      <c:pt idx="248" formatCode="General">
                        <c:v>2.48</c:v>
                      </c:pt>
                      <c:pt idx="249" formatCode="General">
                        <c:v>2.4900000000000002</c:v>
                      </c:pt>
                      <c:pt idx="250" formatCode="General">
                        <c:v>2.5</c:v>
                      </c:pt>
                      <c:pt idx="251" formatCode="General">
                        <c:v>2.5099999999999998</c:v>
                      </c:pt>
                      <c:pt idx="252" formatCode="General">
                        <c:v>2.52</c:v>
                      </c:pt>
                      <c:pt idx="253" formatCode="General">
                        <c:v>2.5299999999999998</c:v>
                      </c:pt>
                      <c:pt idx="254" formatCode="General">
                        <c:v>2.54</c:v>
                      </c:pt>
                      <c:pt idx="255" formatCode="General">
                        <c:v>2.5499999999999998</c:v>
                      </c:pt>
                      <c:pt idx="256" formatCode="General">
                        <c:v>2.56</c:v>
                      </c:pt>
                      <c:pt idx="257" formatCode="General">
                        <c:v>2.57</c:v>
                      </c:pt>
                      <c:pt idx="258" formatCode="General">
                        <c:v>2.58</c:v>
                      </c:pt>
                      <c:pt idx="259" formatCode="General">
                        <c:v>2.59</c:v>
                      </c:pt>
                      <c:pt idx="260" formatCode="General">
                        <c:v>2.6</c:v>
                      </c:pt>
                      <c:pt idx="261" formatCode="General">
                        <c:v>2.61</c:v>
                      </c:pt>
                      <c:pt idx="262" formatCode="General">
                        <c:v>2.62</c:v>
                      </c:pt>
                      <c:pt idx="263" formatCode="General">
                        <c:v>2.63</c:v>
                      </c:pt>
                      <c:pt idx="264" formatCode="General">
                        <c:v>2.64</c:v>
                      </c:pt>
                      <c:pt idx="265" formatCode="General">
                        <c:v>2.65</c:v>
                      </c:pt>
                      <c:pt idx="266" formatCode="General">
                        <c:v>2.66</c:v>
                      </c:pt>
                      <c:pt idx="267" formatCode="General">
                        <c:v>2.67</c:v>
                      </c:pt>
                      <c:pt idx="268" formatCode="General">
                        <c:v>2.68</c:v>
                      </c:pt>
                      <c:pt idx="269" formatCode="General">
                        <c:v>2.69</c:v>
                      </c:pt>
                      <c:pt idx="270" formatCode="General">
                        <c:v>2.7</c:v>
                      </c:pt>
                      <c:pt idx="271" formatCode="General">
                        <c:v>2.71</c:v>
                      </c:pt>
                      <c:pt idx="272" formatCode="General">
                        <c:v>2.72</c:v>
                      </c:pt>
                      <c:pt idx="273" formatCode="General">
                        <c:v>2.73</c:v>
                      </c:pt>
                      <c:pt idx="274" formatCode="General">
                        <c:v>2.74</c:v>
                      </c:pt>
                      <c:pt idx="275" formatCode="General">
                        <c:v>2.75</c:v>
                      </c:pt>
                      <c:pt idx="276" formatCode="General">
                        <c:v>2.76</c:v>
                      </c:pt>
                      <c:pt idx="277" formatCode="General">
                        <c:v>2.77</c:v>
                      </c:pt>
                      <c:pt idx="278" formatCode="General">
                        <c:v>2.78</c:v>
                      </c:pt>
                      <c:pt idx="279" formatCode="General">
                        <c:v>2.79</c:v>
                      </c:pt>
                      <c:pt idx="280" formatCode="General">
                        <c:v>2.8</c:v>
                      </c:pt>
                      <c:pt idx="281" formatCode="General">
                        <c:v>2.81</c:v>
                      </c:pt>
                      <c:pt idx="282" formatCode="General">
                        <c:v>2.82</c:v>
                      </c:pt>
                      <c:pt idx="283" formatCode="General">
                        <c:v>2.83</c:v>
                      </c:pt>
                      <c:pt idx="284" formatCode="General">
                        <c:v>2.84</c:v>
                      </c:pt>
                      <c:pt idx="285" formatCode="General">
                        <c:v>2.85</c:v>
                      </c:pt>
                      <c:pt idx="286" formatCode="General">
                        <c:v>2.86</c:v>
                      </c:pt>
                      <c:pt idx="287" formatCode="General">
                        <c:v>2.87</c:v>
                      </c:pt>
                      <c:pt idx="288" formatCode="General">
                        <c:v>2.88</c:v>
                      </c:pt>
                      <c:pt idx="289" formatCode="General">
                        <c:v>2.89</c:v>
                      </c:pt>
                      <c:pt idx="290" formatCode="General">
                        <c:v>2.9</c:v>
                      </c:pt>
                      <c:pt idx="291" formatCode="General">
                        <c:v>2.91</c:v>
                      </c:pt>
                      <c:pt idx="292" formatCode="General">
                        <c:v>2.92</c:v>
                      </c:pt>
                      <c:pt idx="293" formatCode="General">
                        <c:v>2.93</c:v>
                      </c:pt>
                      <c:pt idx="294" formatCode="General">
                        <c:v>2.94</c:v>
                      </c:pt>
                      <c:pt idx="295" formatCode="General">
                        <c:v>2.95</c:v>
                      </c:pt>
                      <c:pt idx="296" formatCode="General">
                        <c:v>2.96</c:v>
                      </c:pt>
                      <c:pt idx="297" formatCode="General">
                        <c:v>2.97</c:v>
                      </c:pt>
                      <c:pt idx="298" formatCode="General">
                        <c:v>2.98</c:v>
                      </c:pt>
                      <c:pt idx="299" formatCode="General">
                        <c:v>2.99</c:v>
                      </c:pt>
                      <c:pt idx="300" formatCode="General">
                        <c:v>3</c:v>
                      </c:pt>
                      <c:pt idx="301" formatCode="General">
                        <c:v>3.01</c:v>
                      </c:pt>
                      <c:pt idx="302" formatCode="General">
                        <c:v>3.02</c:v>
                      </c:pt>
                      <c:pt idx="303" formatCode="General">
                        <c:v>3.03</c:v>
                      </c:pt>
                      <c:pt idx="304" formatCode="General">
                        <c:v>3.04</c:v>
                      </c:pt>
                      <c:pt idx="305" formatCode="General">
                        <c:v>3.05</c:v>
                      </c:pt>
                      <c:pt idx="306" formatCode="General">
                        <c:v>3.06</c:v>
                      </c:pt>
                      <c:pt idx="307" formatCode="General">
                        <c:v>3.07</c:v>
                      </c:pt>
                      <c:pt idx="308" formatCode="General">
                        <c:v>3.08</c:v>
                      </c:pt>
                      <c:pt idx="309" formatCode="General">
                        <c:v>3.09</c:v>
                      </c:pt>
                      <c:pt idx="310" formatCode="General">
                        <c:v>3.1</c:v>
                      </c:pt>
                      <c:pt idx="311" formatCode="General">
                        <c:v>3.11</c:v>
                      </c:pt>
                      <c:pt idx="312" formatCode="General">
                        <c:v>3.12</c:v>
                      </c:pt>
                      <c:pt idx="313" formatCode="General">
                        <c:v>3.13</c:v>
                      </c:pt>
                      <c:pt idx="314" formatCode="General">
                        <c:v>3.14</c:v>
                      </c:pt>
                      <c:pt idx="315" formatCode="General">
                        <c:v>3.15</c:v>
                      </c:pt>
                      <c:pt idx="316" formatCode="General">
                        <c:v>3.16</c:v>
                      </c:pt>
                      <c:pt idx="317" formatCode="General">
                        <c:v>3.17</c:v>
                      </c:pt>
                      <c:pt idx="318" formatCode="General">
                        <c:v>3.18</c:v>
                      </c:pt>
                      <c:pt idx="319" formatCode="General">
                        <c:v>3.19</c:v>
                      </c:pt>
                      <c:pt idx="320" formatCode="General">
                        <c:v>3.2</c:v>
                      </c:pt>
                      <c:pt idx="321" formatCode="General">
                        <c:v>3.21</c:v>
                      </c:pt>
                      <c:pt idx="322" formatCode="General">
                        <c:v>3.22</c:v>
                      </c:pt>
                      <c:pt idx="323" formatCode="General">
                        <c:v>3.23</c:v>
                      </c:pt>
                      <c:pt idx="324" formatCode="General">
                        <c:v>3.24</c:v>
                      </c:pt>
                      <c:pt idx="325" formatCode="General">
                        <c:v>3.25</c:v>
                      </c:pt>
                      <c:pt idx="326" formatCode="General">
                        <c:v>3.26</c:v>
                      </c:pt>
                      <c:pt idx="327" formatCode="General">
                        <c:v>3.27</c:v>
                      </c:pt>
                      <c:pt idx="328" formatCode="General">
                        <c:v>3.28</c:v>
                      </c:pt>
                      <c:pt idx="329" formatCode="General">
                        <c:v>3.29</c:v>
                      </c:pt>
                      <c:pt idx="330" formatCode="General">
                        <c:v>3.3</c:v>
                      </c:pt>
                      <c:pt idx="331" formatCode="General">
                        <c:v>3.31</c:v>
                      </c:pt>
                      <c:pt idx="332" formatCode="General">
                        <c:v>3.32</c:v>
                      </c:pt>
                      <c:pt idx="333" formatCode="General">
                        <c:v>3.33</c:v>
                      </c:pt>
                      <c:pt idx="334" formatCode="General">
                        <c:v>3.34</c:v>
                      </c:pt>
                      <c:pt idx="335" formatCode="General">
                        <c:v>3.35</c:v>
                      </c:pt>
                      <c:pt idx="336" formatCode="General">
                        <c:v>3.36</c:v>
                      </c:pt>
                      <c:pt idx="337" formatCode="General">
                        <c:v>3.37</c:v>
                      </c:pt>
                      <c:pt idx="338" formatCode="General">
                        <c:v>3.38</c:v>
                      </c:pt>
                      <c:pt idx="339" formatCode="General">
                        <c:v>3.39</c:v>
                      </c:pt>
                      <c:pt idx="340" formatCode="General">
                        <c:v>3.4</c:v>
                      </c:pt>
                      <c:pt idx="341" formatCode="General">
                        <c:v>3.41</c:v>
                      </c:pt>
                      <c:pt idx="342" formatCode="General">
                        <c:v>3.42</c:v>
                      </c:pt>
                      <c:pt idx="343" formatCode="General">
                        <c:v>3.43</c:v>
                      </c:pt>
                      <c:pt idx="344" formatCode="General">
                        <c:v>3.44</c:v>
                      </c:pt>
                      <c:pt idx="345" formatCode="General">
                        <c:v>3.45</c:v>
                      </c:pt>
                      <c:pt idx="346" formatCode="General">
                        <c:v>3.46</c:v>
                      </c:pt>
                      <c:pt idx="347" formatCode="General">
                        <c:v>3.47</c:v>
                      </c:pt>
                      <c:pt idx="348" formatCode="General">
                        <c:v>3.48</c:v>
                      </c:pt>
                      <c:pt idx="349" formatCode="General">
                        <c:v>3.49</c:v>
                      </c:pt>
                      <c:pt idx="350" formatCode="General">
                        <c:v>3.5</c:v>
                      </c:pt>
                      <c:pt idx="351" formatCode="General">
                        <c:v>3.51</c:v>
                      </c:pt>
                      <c:pt idx="352" formatCode="General">
                        <c:v>3.52</c:v>
                      </c:pt>
                      <c:pt idx="353" formatCode="General">
                        <c:v>3.53</c:v>
                      </c:pt>
                      <c:pt idx="354" formatCode="General">
                        <c:v>3.54</c:v>
                      </c:pt>
                      <c:pt idx="355" formatCode="General">
                        <c:v>3.55</c:v>
                      </c:pt>
                      <c:pt idx="356" formatCode="General">
                        <c:v>3.56</c:v>
                      </c:pt>
                      <c:pt idx="357" formatCode="General">
                        <c:v>3.57</c:v>
                      </c:pt>
                      <c:pt idx="358" formatCode="General">
                        <c:v>3.58</c:v>
                      </c:pt>
                      <c:pt idx="359" formatCode="General">
                        <c:v>3.59</c:v>
                      </c:pt>
                      <c:pt idx="360" formatCode="General">
                        <c:v>3.6</c:v>
                      </c:pt>
                      <c:pt idx="361" formatCode="General">
                        <c:v>3.61</c:v>
                      </c:pt>
                      <c:pt idx="362" formatCode="General">
                        <c:v>3.62</c:v>
                      </c:pt>
                      <c:pt idx="363" formatCode="General">
                        <c:v>3.63</c:v>
                      </c:pt>
                      <c:pt idx="364" formatCode="General">
                        <c:v>3.64</c:v>
                      </c:pt>
                      <c:pt idx="365" formatCode="General">
                        <c:v>3.65</c:v>
                      </c:pt>
                      <c:pt idx="366" formatCode="General">
                        <c:v>3.66</c:v>
                      </c:pt>
                      <c:pt idx="367" formatCode="General">
                        <c:v>3.67</c:v>
                      </c:pt>
                      <c:pt idx="368" formatCode="General">
                        <c:v>3.68</c:v>
                      </c:pt>
                      <c:pt idx="369" formatCode="General">
                        <c:v>3.69</c:v>
                      </c:pt>
                      <c:pt idx="370" formatCode="General">
                        <c:v>3.7</c:v>
                      </c:pt>
                      <c:pt idx="371" formatCode="General">
                        <c:v>3.71</c:v>
                      </c:pt>
                      <c:pt idx="372" formatCode="General">
                        <c:v>3.72</c:v>
                      </c:pt>
                      <c:pt idx="373" formatCode="General">
                        <c:v>3.73</c:v>
                      </c:pt>
                      <c:pt idx="374" formatCode="General">
                        <c:v>3.74</c:v>
                      </c:pt>
                      <c:pt idx="375" formatCode="General">
                        <c:v>3.75</c:v>
                      </c:pt>
                      <c:pt idx="376" formatCode="General">
                        <c:v>3.76</c:v>
                      </c:pt>
                      <c:pt idx="377" formatCode="General">
                        <c:v>3.77</c:v>
                      </c:pt>
                      <c:pt idx="378" formatCode="General">
                        <c:v>3.78</c:v>
                      </c:pt>
                      <c:pt idx="379" formatCode="General">
                        <c:v>3.79</c:v>
                      </c:pt>
                      <c:pt idx="380" formatCode="General">
                        <c:v>3.8</c:v>
                      </c:pt>
                      <c:pt idx="381" formatCode="General">
                        <c:v>3.81</c:v>
                      </c:pt>
                      <c:pt idx="382" formatCode="General">
                        <c:v>3.82</c:v>
                      </c:pt>
                      <c:pt idx="383" formatCode="General">
                        <c:v>3.83</c:v>
                      </c:pt>
                      <c:pt idx="384" formatCode="General">
                        <c:v>3.84</c:v>
                      </c:pt>
                      <c:pt idx="385" formatCode="General">
                        <c:v>3.85</c:v>
                      </c:pt>
                      <c:pt idx="386" formatCode="General">
                        <c:v>3.86</c:v>
                      </c:pt>
                      <c:pt idx="387" formatCode="General">
                        <c:v>3.87</c:v>
                      </c:pt>
                      <c:pt idx="388" formatCode="General">
                        <c:v>3.88</c:v>
                      </c:pt>
                      <c:pt idx="389" formatCode="General">
                        <c:v>3.89</c:v>
                      </c:pt>
                      <c:pt idx="390" formatCode="General">
                        <c:v>3.9</c:v>
                      </c:pt>
                      <c:pt idx="391" formatCode="General">
                        <c:v>3.91</c:v>
                      </c:pt>
                      <c:pt idx="392" formatCode="General">
                        <c:v>3.92</c:v>
                      </c:pt>
                      <c:pt idx="393" formatCode="General">
                        <c:v>3.93</c:v>
                      </c:pt>
                      <c:pt idx="394" formatCode="General">
                        <c:v>3.94</c:v>
                      </c:pt>
                      <c:pt idx="395" formatCode="General">
                        <c:v>3.95</c:v>
                      </c:pt>
                      <c:pt idx="396" formatCode="General">
                        <c:v>3.96</c:v>
                      </c:pt>
                      <c:pt idx="397" formatCode="General">
                        <c:v>3.97</c:v>
                      </c:pt>
                      <c:pt idx="398" formatCode="General">
                        <c:v>3.98</c:v>
                      </c:pt>
                      <c:pt idx="399" formatCode="General">
                        <c:v>3.99</c:v>
                      </c:pt>
                      <c:pt idx="400" formatCode="General">
                        <c:v>4</c:v>
                      </c:pt>
                      <c:pt idx="401" formatCode="General">
                        <c:v>4.01</c:v>
                      </c:pt>
                      <c:pt idx="402" formatCode="General">
                        <c:v>4.0199999999999996</c:v>
                      </c:pt>
                      <c:pt idx="403" formatCode="General">
                        <c:v>4.03</c:v>
                      </c:pt>
                      <c:pt idx="404" formatCode="General">
                        <c:v>4.04</c:v>
                      </c:pt>
                      <c:pt idx="405" formatCode="General">
                        <c:v>4.05</c:v>
                      </c:pt>
                      <c:pt idx="406" formatCode="General">
                        <c:v>4.0599999999999996</c:v>
                      </c:pt>
                      <c:pt idx="407" formatCode="General">
                        <c:v>4.07</c:v>
                      </c:pt>
                      <c:pt idx="408" formatCode="General">
                        <c:v>4.08</c:v>
                      </c:pt>
                      <c:pt idx="409" formatCode="General">
                        <c:v>4.09</c:v>
                      </c:pt>
                      <c:pt idx="410" formatCode="General">
                        <c:v>4.0999999999999996</c:v>
                      </c:pt>
                      <c:pt idx="411" formatCode="General">
                        <c:v>4.1100000000000003</c:v>
                      </c:pt>
                      <c:pt idx="412" formatCode="General">
                        <c:v>4.12</c:v>
                      </c:pt>
                      <c:pt idx="413" formatCode="General">
                        <c:v>4.13</c:v>
                      </c:pt>
                      <c:pt idx="414" formatCode="General">
                        <c:v>4.1399999999999997</c:v>
                      </c:pt>
                      <c:pt idx="415" formatCode="General">
                        <c:v>4.1500000000000004</c:v>
                      </c:pt>
                      <c:pt idx="416" formatCode="General">
                        <c:v>4.16</c:v>
                      </c:pt>
                      <c:pt idx="417" formatCode="General">
                        <c:v>4.17</c:v>
                      </c:pt>
                      <c:pt idx="418" formatCode="General">
                        <c:v>4.18</c:v>
                      </c:pt>
                      <c:pt idx="419" formatCode="General">
                        <c:v>4.1900000000000004</c:v>
                      </c:pt>
                      <c:pt idx="420" formatCode="General">
                        <c:v>4.2</c:v>
                      </c:pt>
                      <c:pt idx="421" formatCode="General">
                        <c:v>4.21</c:v>
                      </c:pt>
                      <c:pt idx="422" formatCode="General">
                        <c:v>4.22</c:v>
                      </c:pt>
                      <c:pt idx="423" formatCode="General">
                        <c:v>4.2300000000000004</c:v>
                      </c:pt>
                      <c:pt idx="424" formatCode="General">
                        <c:v>4.24</c:v>
                      </c:pt>
                      <c:pt idx="425" formatCode="General">
                        <c:v>4.25</c:v>
                      </c:pt>
                      <c:pt idx="426" formatCode="General">
                        <c:v>4.26</c:v>
                      </c:pt>
                      <c:pt idx="427" formatCode="General">
                        <c:v>4.2699999999999996</c:v>
                      </c:pt>
                      <c:pt idx="428" formatCode="General">
                        <c:v>4.28</c:v>
                      </c:pt>
                      <c:pt idx="429" formatCode="General">
                        <c:v>4.29</c:v>
                      </c:pt>
                      <c:pt idx="430" formatCode="General">
                        <c:v>4.3</c:v>
                      </c:pt>
                      <c:pt idx="431" formatCode="General">
                        <c:v>4.3099999999999996</c:v>
                      </c:pt>
                      <c:pt idx="432" formatCode="General">
                        <c:v>4.32</c:v>
                      </c:pt>
                      <c:pt idx="433" formatCode="General">
                        <c:v>4.33</c:v>
                      </c:pt>
                      <c:pt idx="434" formatCode="General">
                        <c:v>4.34</c:v>
                      </c:pt>
                      <c:pt idx="435" formatCode="General">
                        <c:v>4.3499999999999996</c:v>
                      </c:pt>
                      <c:pt idx="436" formatCode="General">
                        <c:v>4.3600000000000003</c:v>
                      </c:pt>
                      <c:pt idx="437" formatCode="General">
                        <c:v>4.37</c:v>
                      </c:pt>
                      <c:pt idx="438" formatCode="General">
                        <c:v>4.38</c:v>
                      </c:pt>
                      <c:pt idx="439" formatCode="General">
                        <c:v>4.3899999999999997</c:v>
                      </c:pt>
                      <c:pt idx="440" formatCode="General">
                        <c:v>4.4000000000000004</c:v>
                      </c:pt>
                      <c:pt idx="441" formatCode="General">
                        <c:v>4.41</c:v>
                      </c:pt>
                      <c:pt idx="442" formatCode="General">
                        <c:v>4.42</c:v>
                      </c:pt>
                      <c:pt idx="443" formatCode="General">
                        <c:v>4.43</c:v>
                      </c:pt>
                      <c:pt idx="444" formatCode="General">
                        <c:v>4.4400000000000004</c:v>
                      </c:pt>
                      <c:pt idx="445" formatCode="General">
                        <c:v>4.45</c:v>
                      </c:pt>
                      <c:pt idx="446" formatCode="General">
                        <c:v>4.46</c:v>
                      </c:pt>
                      <c:pt idx="447" formatCode="General">
                        <c:v>4.47</c:v>
                      </c:pt>
                      <c:pt idx="448" formatCode="General">
                        <c:v>4.4800000000000004</c:v>
                      </c:pt>
                      <c:pt idx="449" formatCode="General">
                        <c:v>4.49</c:v>
                      </c:pt>
                      <c:pt idx="450" formatCode="General">
                        <c:v>4.5</c:v>
                      </c:pt>
                      <c:pt idx="451" formatCode="General">
                        <c:v>4.51</c:v>
                      </c:pt>
                      <c:pt idx="452" formatCode="General">
                        <c:v>4.5199999999999996</c:v>
                      </c:pt>
                      <c:pt idx="453" formatCode="General">
                        <c:v>4.53</c:v>
                      </c:pt>
                      <c:pt idx="454" formatCode="General">
                        <c:v>4.54</c:v>
                      </c:pt>
                      <c:pt idx="455" formatCode="General">
                        <c:v>4.55</c:v>
                      </c:pt>
                      <c:pt idx="456" formatCode="General">
                        <c:v>4.5599999999999996</c:v>
                      </c:pt>
                      <c:pt idx="457" formatCode="General">
                        <c:v>4.57</c:v>
                      </c:pt>
                      <c:pt idx="458" formatCode="General">
                        <c:v>4.58</c:v>
                      </c:pt>
                      <c:pt idx="459" formatCode="General">
                        <c:v>4.59</c:v>
                      </c:pt>
                      <c:pt idx="460" formatCode="General">
                        <c:v>4.5999999999999996</c:v>
                      </c:pt>
                      <c:pt idx="461" formatCode="General">
                        <c:v>4.6100000000000003</c:v>
                      </c:pt>
                      <c:pt idx="462" formatCode="General">
                        <c:v>4.62</c:v>
                      </c:pt>
                      <c:pt idx="463" formatCode="General">
                        <c:v>4.63</c:v>
                      </c:pt>
                      <c:pt idx="464" formatCode="General">
                        <c:v>4.6399999999999997</c:v>
                      </c:pt>
                      <c:pt idx="465" formatCode="General">
                        <c:v>4.6500000000000004</c:v>
                      </c:pt>
                      <c:pt idx="466" formatCode="General">
                        <c:v>4.66</c:v>
                      </c:pt>
                      <c:pt idx="467" formatCode="General">
                        <c:v>4.67</c:v>
                      </c:pt>
                      <c:pt idx="468" formatCode="General">
                        <c:v>4.68</c:v>
                      </c:pt>
                      <c:pt idx="469" formatCode="General">
                        <c:v>4.6900000000000004</c:v>
                      </c:pt>
                      <c:pt idx="470" formatCode="General">
                        <c:v>4.7</c:v>
                      </c:pt>
                      <c:pt idx="471" formatCode="General">
                        <c:v>4.71</c:v>
                      </c:pt>
                      <c:pt idx="472" formatCode="General">
                        <c:v>4.72</c:v>
                      </c:pt>
                      <c:pt idx="473" formatCode="General">
                        <c:v>4.7300000000000004</c:v>
                      </c:pt>
                      <c:pt idx="474" formatCode="General">
                        <c:v>4.74</c:v>
                      </c:pt>
                      <c:pt idx="475" formatCode="General">
                        <c:v>4.75</c:v>
                      </c:pt>
                      <c:pt idx="476" formatCode="General">
                        <c:v>4.76</c:v>
                      </c:pt>
                      <c:pt idx="477" formatCode="General">
                        <c:v>4.7699999999999996</c:v>
                      </c:pt>
                      <c:pt idx="478" formatCode="General">
                        <c:v>4.78</c:v>
                      </c:pt>
                      <c:pt idx="479" formatCode="General">
                        <c:v>4.79</c:v>
                      </c:pt>
                      <c:pt idx="480" formatCode="General">
                        <c:v>4.8</c:v>
                      </c:pt>
                      <c:pt idx="481" formatCode="General">
                        <c:v>4.8099999999999996</c:v>
                      </c:pt>
                      <c:pt idx="482" formatCode="General">
                        <c:v>4.82</c:v>
                      </c:pt>
                      <c:pt idx="483" formatCode="General">
                        <c:v>4.83</c:v>
                      </c:pt>
                      <c:pt idx="484" formatCode="General">
                        <c:v>4.84</c:v>
                      </c:pt>
                      <c:pt idx="485" formatCode="General">
                        <c:v>4.8499999999999996</c:v>
                      </c:pt>
                      <c:pt idx="486" formatCode="General">
                        <c:v>4.8600000000000003</c:v>
                      </c:pt>
                      <c:pt idx="487" formatCode="General">
                        <c:v>4.87</c:v>
                      </c:pt>
                      <c:pt idx="488" formatCode="General">
                        <c:v>4.88</c:v>
                      </c:pt>
                      <c:pt idx="489" formatCode="General">
                        <c:v>4.8899999999999997</c:v>
                      </c:pt>
                      <c:pt idx="490" formatCode="General">
                        <c:v>4.9000000000000004</c:v>
                      </c:pt>
                      <c:pt idx="491" formatCode="General">
                        <c:v>4.91</c:v>
                      </c:pt>
                      <c:pt idx="492" formatCode="General">
                        <c:v>4.92</c:v>
                      </c:pt>
                      <c:pt idx="493" formatCode="General">
                        <c:v>4.93</c:v>
                      </c:pt>
                      <c:pt idx="494" formatCode="General">
                        <c:v>4.9400000000000004</c:v>
                      </c:pt>
                      <c:pt idx="495" formatCode="General">
                        <c:v>4.95</c:v>
                      </c:pt>
                      <c:pt idx="496" formatCode="General">
                        <c:v>4.96</c:v>
                      </c:pt>
                      <c:pt idx="497" formatCode="General">
                        <c:v>4.97</c:v>
                      </c:pt>
                      <c:pt idx="498" formatCode="General">
                        <c:v>4.9800000000000004</c:v>
                      </c:pt>
                      <c:pt idx="499" formatCode="General">
                        <c:v>4.99</c:v>
                      </c:pt>
                      <c:pt idx="500" formatCode="General">
                        <c:v>5</c:v>
                      </c:pt>
                      <c:pt idx="501" formatCode="General">
                        <c:v>5.01</c:v>
                      </c:pt>
                      <c:pt idx="502" formatCode="General">
                        <c:v>5.0199999999999996</c:v>
                      </c:pt>
                      <c:pt idx="503" formatCode="General">
                        <c:v>5.03</c:v>
                      </c:pt>
                      <c:pt idx="504" formatCode="General">
                        <c:v>5.04</c:v>
                      </c:pt>
                      <c:pt idx="505" formatCode="General">
                        <c:v>5.05</c:v>
                      </c:pt>
                      <c:pt idx="506" formatCode="General">
                        <c:v>5.0599999999999996</c:v>
                      </c:pt>
                      <c:pt idx="507" formatCode="General">
                        <c:v>5.07</c:v>
                      </c:pt>
                      <c:pt idx="508" formatCode="General">
                        <c:v>5.08</c:v>
                      </c:pt>
                      <c:pt idx="509" formatCode="General">
                        <c:v>5.09</c:v>
                      </c:pt>
                      <c:pt idx="510" formatCode="General">
                        <c:v>5.0999999999999996</c:v>
                      </c:pt>
                      <c:pt idx="511" formatCode="General">
                        <c:v>5.1100000000000003</c:v>
                      </c:pt>
                      <c:pt idx="512" formatCode="General">
                        <c:v>5.12</c:v>
                      </c:pt>
                      <c:pt idx="513" formatCode="General">
                        <c:v>5.13</c:v>
                      </c:pt>
                      <c:pt idx="514" formatCode="General">
                        <c:v>5.14</c:v>
                      </c:pt>
                      <c:pt idx="515" formatCode="General">
                        <c:v>5.15</c:v>
                      </c:pt>
                      <c:pt idx="516" formatCode="General">
                        <c:v>5.16</c:v>
                      </c:pt>
                      <c:pt idx="517" formatCode="General">
                        <c:v>5.17</c:v>
                      </c:pt>
                      <c:pt idx="518" formatCode="General">
                        <c:v>5.18</c:v>
                      </c:pt>
                      <c:pt idx="519" formatCode="General">
                        <c:v>5.19</c:v>
                      </c:pt>
                      <c:pt idx="520" formatCode="General">
                        <c:v>5.2</c:v>
                      </c:pt>
                      <c:pt idx="521" formatCode="General">
                        <c:v>5.21</c:v>
                      </c:pt>
                      <c:pt idx="522" formatCode="General">
                        <c:v>5.22</c:v>
                      </c:pt>
                      <c:pt idx="523" formatCode="General">
                        <c:v>5.23</c:v>
                      </c:pt>
                      <c:pt idx="524" formatCode="General">
                        <c:v>5.24</c:v>
                      </c:pt>
                      <c:pt idx="525" formatCode="General">
                        <c:v>5.25</c:v>
                      </c:pt>
                      <c:pt idx="526" formatCode="General">
                        <c:v>5.26</c:v>
                      </c:pt>
                      <c:pt idx="527" formatCode="General">
                        <c:v>5.27</c:v>
                      </c:pt>
                      <c:pt idx="528" formatCode="General">
                        <c:v>5.28</c:v>
                      </c:pt>
                      <c:pt idx="529" formatCode="General">
                        <c:v>5.29</c:v>
                      </c:pt>
                      <c:pt idx="530" formatCode="General">
                        <c:v>5.3</c:v>
                      </c:pt>
                      <c:pt idx="531" formatCode="General">
                        <c:v>5.31</c:v>
                      </c:pt>
                      <c:pt idx="532" formatCode="General">
                        <c:v>5.32</c:v>
                      </c:pt>
                      <c:pt idx="533" formatCode="General">
                        <c:v>5.33</c:v>
                      </c:pt>
                      <c:pt idx="534" formatCode="General">
                        <c:v>5.34</c:v>
                      </c:pt>
                      <c:pt idx="535" formatCode="General">
                        <c:v>5.35</c:v>
                      </c:pt>
                      <c:pt idx="536" formatCode="General">
                        <c:v>5.36</c:v>
                      </c:pt>
                      <c:pt idx="537" formatCode="General">
                        <c:v>5.37</c:v>
                      </c:pt>
                      <c:pt idx="538" formatCode="General">
                        <c:v>5.38</c:v>
                      </c:pt>
                      <c:pt idx="539" formatCode="General">
                        <c:v>5.39</c:v>
                      </c:pt>
                      <c:pt idx="540" formatCode="General">
                        <c:v>5.4</c:v>
                      </c:pt>
                      <c:pt idx="541" formatCode="General">
                        <c:v>5.41</c:v>
                      </c:pt>
                      <c:pt idx="542" formatCode="General">
                        <c:v>5.42</c:v>
                      </c:pt>
                      <c:pt idx="543" formatCode="General">
                        <c:v>5.43</c:v>
                      </c:pt>
                      <c:pt idx="544" formatCode="General">
                        <c:v>5.44</c:v>
                      </c:pt>
                      <c:pt idx="545" formatCode="General">
                        <c:v>5.45</c:v>
                      </c:pt>
                      <c:pt idx="546" formatCode="General">
                        <c:v>5.46</c:v>
                      </c:pt>
                      <c:pt idx="547" formatCode="General">
                        <c:v>5.47</c:v>
                      </c:pt>
                      <c:pt idx="548" formatCode="General">
                        <c:v>5.48</c:v>
                      </c:pt>
                      <c:pt idx="549" formatCode="General">
                        <c:v>5.49</c:v>
                      </c:pt>
                      <c:pt idx="550" formatCode="General">
                        <c:v>5.5</c:v>
                      </c:pt>
                      <c:pt idx="551" formatCode="General">
                        <c:v>5.51</c:v>
                      </c:pt>
                      <c:pt idx="552" formatCode="General">
                        <c:v>5.52</c:v>
                      </c:pt>
                      <c:pt idx="553" formatCode="General">
                        <c:v>5.53</c:v>
                      </c:pt>
                      <c:pt idx="554" formatCode="General">
                        <c:v>5.54</c:v>
                      </c:pt>
                      <c:pt idx="555" formatCode="General">
                        <c:v>5.55</c:v>
                      </c:pt>
                      <c:pt idx="556" formatCode="General">
                        <c:v>5.56</c:v>
                      </c:pt>
                      <c:pt idx="557" formatCode="General">
                        <c:v>5.57</c:v>
                      </c:pt>
                      <c:pt idx="558" formatCode="General">
                        <c:v>5.58</c:v>
                      </c:pt>
                      <c:pt idx="559" formatCode="General">
                        <c:v>5.59</c:v>
                      </c:pt>
                      <c:pt idx="560" formatCode="General">
                        <c:v>5.6</c:v>
                      </c:pt>
                      <c:pt idx="561" formatCode="General">
                        <c:v>5.61</c:v>
                      </c:pt>
                      <c:pt idx="562" formatCode="General">
                        <c:v>5.62</c:v>
                      </c:pt>
                      <c:pt idx="563" formatCode="General">
                        <c:v>5.63</c:v>
                      </c:pt>
                      <c:pt idx="564" formatCode="General">
                        <c:v>5.64</c:v>
                      </c:pt>
                      <c:pt idx="565" formatCode="General">
                        <c:v>5.65</c:v>
                      </c:pt>
                      <c:pt idx="566" formatCode="General">
                        <c:v>5.66</c:v>
                      </c:pt>
                      <c:pt idx="567" formatCode="General">
                        <c:v>5.67</c:v>
                      </c:pt>
                      <c:pt idx="568" formatCode="General">
                        <c:v>5.68</c:v>
                      </c:pt>
                      <c:pt idx="569" formatCode="General">
                        <c:v>5.69</c:v>
                      </c:pt>
                      <c:pt idx="570" formatCode="General">
                        <c:v>5.7</c:v>
                      </c:pt>
                      <c:pt idx="571" formatCode="General">
                        <c:v>5.71</c:v>
                      </c:pt>
                      <c:pt idx="572" formatCode="General">
                        <c:v>5.72</c:v>
                      </c:pt>
                      <c:pt idx="573" formatCode="General">
                        <c:v>5.73</c:v>
                      </c:pt>
                      <c:pt idx="574" formatCode="General">
                        <c:v>5.74</c:v>
                      </c:pt>
                      <c:pt idx="575" formatCode="General">
                        <c:v>5.75</c:v>
                      </c:pt>
                      <c:pt idx="576" formatCode="General">
                        <c:v>5.76</c:v>
                      </c:pt>
                      <c:pt idx="577" formatCode="General">
                        <c:v>5.77</c:v>
                      </c:pt>
                      <c:pt idx="578" formatCode="General">
                        <c:v>5.78</c:v>
                      </c:pt>
                      <c:pt idx="579" formatCode="General">
                        <c:v>5.79</c:v>
                      </c:pt>
                      <c:pt idx="580" formatCode="General">
                        <c:v>5.8</c:v>
                      </c:pt>
                      <c:pt idx="581" formatCode="General">
                        <c:v>5.81</c:v>
                      </c:pt>
                      <c:pt idx="582" formatCode="General">
                        <c:v>5.82</c:v>
                      </c:pt>
                      <c:pt idx="583" formatCode="General">
                        <c:v>5.83</c:v>
                      </c:pt>
                      <c:pt idx="584" formatCode="General">
                        <c:v>5.84</c:v>
                      </c:pt>
                      <c:pt idx="585" formatCode="General">
                        <c:v>5.85</c:v>
                      </c:pt>
                      <c:pt idx="586" formatCode="General">
                        <c:v>5.86</c:v>
                      </c:pt>
                      <c:pt idx="587" formatCode="General">
                        <c:v>5.87</c:v>
                      </c:pt>
                      <c:pt idx="588" formatCode="General">
                        <c:v>5.88</c:v>
                      </c:pt>
                      <c:pt idx="589" formatCode="General">
                        <c:v>5.89</c:v>
                      </c:pt>
                      <c:pt idx="590" formatCode="General">
                        <c:v>5.9</c:v>
                      </c:pt>
                      <c:pt idx="591" formatCode="General">
                        <c:v>5.91</c:v>
                      </c:pt>
                      <c:pt idx="592" formatCode="General">
                        <c:v>5.92</c:v>
                      </c:pt>
                      <c:pt idx="593" formatCode="General">
                        <c:v>5.93</c:v>
                      </c:pt>
                      <c:pt idx="594" formatCode="General">
                        <c:v>5.94</c:v>
                      </c:pt>
                      <c:pt idx="595" formatCode="General">
                        <c:v>5.95</c:v>
                      </c:pt>
                      <c:pt idx="596" formatCode="General">
                        <c:v>5.96</c:v>
                      </c:pt>
                      <c:pt idx="597" formatCode="General">
                        <c:v>5.97</c:v>
                      </c:pt>
                      <c:pt idx="598" formatCode="General">
                        <c:v>5.98</c:v>
                      </c:pt>
                      <c:pt idx="599" formatCode="General">
                        <c:v>5.99</c:v>
                      </c:pt>
                      <c:pt idx="600" formatCode="General">
                        <c:v>6</c:v>
                      </c:pt>
                      <c:pt idx="601" formatCode="General">
                        <c:v>6.01</c:v>
                      </c:pt>
                      <c:pt idx="602" formatCode="General">
                        <c:v>6.02</c:v>
                      </c:pt>
                      <c:pt idx="603" formatCode="General">
                        <c:v>6.03</c:v>
                      </c:pt>
                      <c:pt idx="604" formatCode="General">
                        <c:v>6.04</c:v>
                      </c:pt>
                      <c:pt idx="605" formatCode="General">
                        <c:v>6.05</c:v>
                      </c:pt>
                      <c:pt idx="606" formatCode="General">
                        <c:v>6.06</c:v>
                      </c:pt>
                      <c:pt idx="607" formatCode="General">
                        <c:v>6.07</c:v>
                      </c:pt>
                      <c:pt idx="608" formatCode="General">
                        <c:v>6.08</c:v>
                      </c:pt>
                      <c:pt idx="609" formatCode="General">
                        <c:v>6.09</c:v>
                      </c:pt>
                      <c:pt idx="610" formatCode="General">
                        <c:v>6.1</c:v>
                      </c:pt>
                      <c:pt idx="611" formatCode="General">
                        <c:v>6.11</c:v>
                      </c:pt>
                      <c:pt idx="612" formatCode="General">
                        <c:v>6.12</c:v>
                      </c:pt>
                      <c:pt idx="613" formatCode="General">
                        <c:v>6.13</c:v>
                      </c:pt>
                      <c:pt idx="614" formatCode="General">
                        <c:v>6.14</c:v>
                      </c:pt>
                      <c:pt idx="615" formatCode="General">
                        <c:v>6.15</c:v>
                      </c:pt>
                      <c:pt idx="616" formatCode="General">
                        <c:v>6.16</c:v>
                      </c:pt>
                      <c:pt idx="617" formatCode="General">
                        <c:v>6.17</c:v>
                      </c:pt>
                      <c:pt idx="618" formatCode="General">
                        <c:v>6.18</c:v>
                      </c:pt>
                      <c:pt idx="619" formatCode="General">
                        <c:v>6.19</c:v>
                      </c:pt>
                      <c:pt idx="620" formatCode="General">
                        <c:v>6.2</c:v>
                      </c:pt>
                      <c:pt idx="621" formatCode="General">
                        <c:v>6.21</c:v>
                      </c:pt>
                      <c:pt idx="622" formatCode="General">
                        <c:v>6.22</c:v>
                      </c:pt>
                      <c:pt idx="623" formatCode="General">
                        <c:v>6.23</c:v>
                      </c:pt>
                      <c:pt idx="624" formatCode="General">
                        <c:v>6.24</c:v>
                      </c:pt>
                      <c:pt idx="625" formatCode="General">
                        <c:v>6.25</c:v>
                      </c:pt>
                      <c:pt idx="626" formatCode="General">
                        <c:v>6.26</c:v>
                      </c:pt>
                      <c:pt idx="627" formatCode="General">
                        <c:v>6.27</c:v>
                      </c:pt>
                      <c:pt idx="628" formatCode="General">
                        <c:v>6.28</c:v>
                      </c:pt>
                      <c:pt idx="629" formatCode="General">
                        <c:v>6.29</c:v>
                      </c:pt>
                      <c:pt idx="630" formatCode="General">
                        <c:v>6.3</c:v>
                      </c:pt>
                      <c:pt idx="631" formatCode="General">
                        <c:v>6.31</c:v>
                      </c:pt>
                      <c:pt idx="632" formatCode="General">
                        <c:v>6.32</c:v>
                      </c:pt>
                      <c:pt idx="633" formatCode="General">
                        <c:v>6.33</c:v>
                      </c:pt>
                      <c:pt idx="634" formatCode="General">
                        <c:v>6.34</c:v>
                      </c:pt>
                      <c:pt idx="635" formatCode="General">
                        <c:v>6.35</c:v>
                      </c:pt>
                      <c:pt idx="636" formatCode="General">
                        <c:v>6.36</c:v>
                      </c:pt>
                      <c:pt idx="637" formatCode="General">
                        <c:v>6.37</c:v>
                      </c:pt>
                      <c:pt idx="638" formatCode="General">
                        <c:v>6.38</c:v>
                      </c:pt>
                      <c:pt idx="639" formatCode="General">
                        <c:v>6.39</c:v>
                      </c:pt>
                      <c:pt idx="640" formatCode="General">
                        <c:v>6.4</c:v>
                      </c:pt>
                      <c:pt idx="641" formatCode="General">
                        <c:v>6.41</c:v>
                      </c:pt>
                      <c:pt idx="642" formatCode="General">
                        <c:v>6.42</c:v>
                      </c:pt>
                      <c:pt idx="643" formatCode="General">
                        <c:v>6.43</c:v>
                      </c:pt>
                      <c:pt idx="644" formatCode="General">
                        <c:v>6.44</c:v>
                      </c:pt>
                      <c:pt idx="645" formatCode="General">
                        <c:v>6.45</c:v>
                      </c:pt>
                      <c:pt idx="646" formatCode="General">
                        <c:v>6.46</c:v>
                      </c:pt>
                      <c:pt idx="647" formatCode="General">
                        <c:v>6.47</c:v>
                      </c:pt>
                      <c:pt idx="648" formatCode="General">
                        <c:v>6.48</c:v>
                      </c:pt>
                      <c:pt idx="649" formatCode="General">
                        <c:v>6.49</c:v>
                      </c:pt>
                      <c:pt idx="650" formatCode="General">
                        <c:v>6.5</c:v>
                      </c:pt>
                      <c:pt idx="651" formatCode="General">
                        <c:v>6.51</c:v>
                      </c:pt>
                      <c:pt idx="652" formatCode="General">
                        <c:v>6.52</c:v>
                      </c:pt>
                      <c:pt idx="653" formatCode="General">
                        <c:v>6.53</c:v>
                      </c:pt>
                      <c:pt idx="654" formatCode="General">
                        <c:v>6.54</c:v>
                      </c:pt>
                      <c:pt idx="655" formatCode="General">
                        <c:v>6.55</c:v>
                      </c:pt>
                      <c:pt idx="656" formatCode="General">
                        <c:v>6.56</c:v>
                      </c:pt>
                      <c:pt idx="657" formatCode="General">
                        <c:v>6.57</c:v>
                      </c:pt>
                      <c:pt idx="658" formatCode="General">
                        <c:v>6.58</c:v>
                      </c:pt>
                      <c:pt idx="659" formatCode="General">
                        <c:v>6.59</c:v>
                      </c:pt>
                      <c:pt idx="660" formatCode="General">
                        <c:v>6.6</c:v>
                      </c:pt>
                      <c:pt idx="661" formatCode="General">
                        <c:v>6.61</c:v>
                      </c:pt>
                      <c:pt idx="662" formatCode="General">
                        <c:v>6.62</c:v>
                      </c:pt>
                      <c:pt idx="663" formatCode="General">
                        <c:v>6.63</c:v>
                      </c:pt>
                      <c:pt idx="664" formatCode="General">
                        <c:v>6.64</c:v>
                      </c:pt>
                      <c:pt idx="665" formatCode="General">
                        <c:v>6.65</c:v>
                      </c:pt>
                      <c:pt idx="666" formatCode="General">
                        <c:v>6.66</c:v>
                      </c:pt>
                      <c:pt idx="667" formatCode="General">
                        <c:v>6.67</c:v>
                      </c:pt>
                      <c:pt idx="668" formatCode="General">
                        <c:v>6.68</c:v>
                      </c:pt>
                      <c:pt idx="669" formatCode="General">
                        <c:v>6.69</c:v>
                      </c:pt>
                      <c:pt idx="670" formatCode="General">
                        <c:v>6.7</c:v>
                      </c:pt>
                      <c:pt idx="671" formatCode="General">
                        <c:v>6.71</c:v>
                      </c:pt>
                      <c:pt idx="672" formatCode="General">
                        <c:v>6.72</c:v>
                      </c:pt>
                      <c:pt idx="673" formatCode="General">
                        <c:v>6.73</c:v>
                      </c:pt>
                      <c:pt idx="674" formatCode="General">
                        <c:v>6.74</c:v>
                      </c:pt>
                      <c:pt idx="675" formatCode="General">
                        <c:v>6.75</c:v>
                      </c:pt>
                      <c:pt idx="676" formatCode="General">
                        <c:v>6.76</c:v>
                      </c:pt>
                      <c:pt idx="677" formatCode="General">
                        <c:v>6.77</c:v>
                      </c:pt>
                      <c:pt idx="678" formatCode="General">
                        <c:v>6.78</c:v>
                      </c:pt>
                      <c:pt idx="679" formatCode="General">
                        <c:v>6.79</c:v>
                      </c:pt>
                      <c:pt idx="680" formatCode="General">
                        <c:v>6.8</c:v>
                      </c:pt>
                      <c:pt idx="681" formatCode="General">
                        <c:v>6.81</c:v>
                      </c:pt>
                      <c:pt idx="682" formatCode="General">
                        <c:v>6.82</c:v>
                      </c:pt>
                      <c:pt idx="683" formatCode="General">
                        <c:v>6.83</c:v>
                      </c:pt>
                      <c:pt idx="684" formatCode="General">
                        <c:v>6.84</c:v>
                      </c:pt>
                      <c:pt idx="685" formatCode="General">
                        <c:v>6.85</c:v>
                      </c:pt>
                      <c:pt idx="686" formatCode="General">
                        <c:v>6.86</c:v>
                      </c:pt>
                      <c:pt idx="687" formatCode="General">
                        <c:v>6.87</c:v>
                      </c:pt>
                      <c:pt idx="688" formatCode="General">
                        <c:v>6.88</c:v>
                      </c:pt>
                      <c:pt idx="689" formatCode="General">
                        <c:v>6.89</c:v>
                      </c:pt>
                      <c:pt idx="690" formatCode="General">
                        <c:v>6.9</c:v>
                      </c:pt>
                      <c:pt idx="691" formatCode="General">
                        <c:v>6.91</c:v>
                      </c:pt>
                      <c:pt idx="692" formatCode="General">
                        <c:v>6.92</c:v>
                      </c:pt>
                      <c:pt idx="693" formatCode="General">
                        <c:v>6.93</c:v>
                      </c:pt>
                      <c:pt idx="694" formatCode="General">
                        <c:v>6.94</c:v>
                      </c:pt>
                      <c:pt idx="695" formatCode="General">
                        <c:v>6.95</c:v>
                      </c:pt>
                      <c:pt idx="696" formatCode="General">
                        <c:v>6.96</c:v>
                      </c:pt>
                      <c:pt idx="697" formatCode="General">
                        <c:v>6.97</c:v>
                      </c:pt>
                      <c:pt idx="698" formatCode="General">
                        <c:v>6.98</c:v>
                      </c:pt>
                      <c:pt idx="699" formatCode="General">
                        <c:v>6.99</c:v>
                      </c:pt>
                      <c:pt idx="700" formatCode="General">
                        <c:v>7</c:v>
                      </c:pt>
                      <c:pt idx="701" formatCode="General">
                        <c:v>7.01</c:v>
                      </c:pt>
                      <c:pt idx="702" formatCode="General">
                        <c:v>7.02</c:v>
                      </c:pt>
                      <c:pt idx="703" formatCode="General">
                        <c:v>7.03</c:v>
                      </c:pt>
                      <c:pt idx="704" formatCode="General">
                        <c:v>7.04</c:v>
                      </c:pt>
                      <c:pt idx="705" formatCode="General">
                        <c:v>7.05</c:v>
                      </c:pt>
                      <c:pt idx="706" formatCode="General">
                        <c:v>7.06</c:v>
                      </c:pt>
                      <c:pt idx="707" formatCode="General">
                        <c:v>7.07</c:v>
                      </c:pt>
                      <c:pt idx="708" formatCode="General">
                        <c:v>7.08</c:v>
                      </c:pt>
                      <c:pt idx="709" formatCode="General">
                        <c:v>7.09</c:v>
                      </c:pt>
                      <c:pt idx="710" formatCode="General">
                        <c:v>7.1</c:v>
                      </c:pt>
                      <c:pt idx="711" formatCode="General">
                        <c:v>7.11</c:v>
                      </c:pt>
                      <c:pt idx="712" formatCode="General">
                        <c:v>7.12</c:v>
                      </c:pt>
                      <c:pt idx="713" formatCode="General">
                        <c:v>7.13</c:v>
                      </c:pt>
                      <c:pt idx="714" formatCode="General">
                        <c:v>7.14</c:v>
                      </c:pt>
                      <c:pt idx="715" formatCode="General">
                        <c:v>7.15</c:v>
                      </c:pt>
                      <c:pt idx="716" formatCode="General">
                        <c:v>7.16</c:v>
                      </c:pt>
                      <c:pt idx="717" formatCode="General">
                        <c:v>7.17</c:v>
                      </c:pt>
                      <c:pt idx="718" formatCode="General">
                        <c:v>7.18</c:v>
                      </c:pt>
                      <c:pt idx="719" formatCode="General">
                        <c:v>7.19</c:v>
                      </c:pt>
                      <c:pt idx="720" formatCode="General">
                        <c:v>7.2</c:v>
                      </c:pt>
                      <c:pt idx="721" formatCode="General">
                        <c:v>7.21</c:v>
                      </c:pt>
                      <c:pt idx="722" formatCode="General">
                        <c:v>7.22</c:v>
                      </c:pt>
                      <c:pt idx="723" formatCode="General">
                        <c:v>7.23</c:v>
                      </c:pt>
                      <c:pt idx="724" formatCode="General">
                        <c:v>7.24</c:v>
                      </c:pt>
                      <c:pt idx="725" formatCode="General">
                        <c:v>7.25</c:v>
                      </c:pt>
                      <c:pt idx="726" formatCode="General">
                        <c:v>7.26</c:v>
                      </c:pt>
                      <c:pt idx="727" formatCode="General">
                        <c:v>7.27</c:v>
                      </c:pt>
                      <c:pt idx="728" formatCode="General">
                        <c:v>7.28</c:v>
                      </c:pt>
                      <c:pt idx="729" formatCode="General">
                        <c:v>7.29</c:v>
                      </c:pt>
                      <c:pt idx="730" formatCode="General">
                        <c:v>7.3</c:v>
                      </c:pt>
                      <c:pt idx="731" formatCode="General">
                        <c:v>7.31</c:v>
                      </c:pt>
                      <c:pt idx="732" formatCode="General">
                        <c:v>7.32</c:v>
                      </c:pt>
                      <c:pt idx="733" formatCode="General">
                        <c:v>7.33</c:v>
                      </c:pt>
                      <c:pt idx="734" formatCode="General">
                        <c:v>7.34</c:v>
                      </c:pt>
                      <c:pt idx="735" formatCode="General">
                        <c:v>7.35</c:v>
                      </c:pt>
                      <c:pt idx="736" formatCode="General">
                        <c:v>7.36</c:v>
                      </c:pt>
                      <c:pt idx="737" formatCode="General">
                        <c:v>7.37</c:v>
                      </c:pt>
                      <c:pt idx="738" formatCode="General">
                        <c:v>7.38</c:v>
                      </c:pt>
                      <c:pt idx="739" formatCode="General">
                        <c:v>7.39</c:v>
                      </c:pt>
                      <c:pt idx="740" formatCode="General">
                        <c:v>7.4</c:v>
                      </c:pt>
                      <c:pt idx="741" formatCode="General">
                        <c:v>7.41</c:v>
                      </c:pt>
                      <c:pt idx="742" formatCode="General">
                        <c:v>7.42</c:v>
                      </c:pt>
                      <c:pt idx="743" formatCode="General">
                        <c:v>7.43</c:v>
                      </c:pt>
                      <c:pt idx="744" formatCode="General">
                        <c:v>7.44</c:v>
                      </c:pt>
                      <c:pt idx="745" formatCode="General">
                        <c:v>7.45</c:v>
                      </c:pt>
                      <c:pt idx="746" formatCode="General">
                        <c:v>7.46</c:v>
                      </c:pt>
                      <c:pt idx="747" formatCode="General">
                        <c:v>7.47</c:v>
                      </c:pt>
                      <c:pt idx="748" formatCode="General">
                        <c:v>7.48</c:v>
                      </c:pt>
                      <c:pt idx="749" formatCode="General">
                        <c:v>7.49</c:v>
                      </c:pt>
                      <c:pt idx="750" formatCode="General">
                        <c:v>7.5</c:v>
                      </c:pt>
                      <c:pt idx="751" formatCode="General">
                        <c:v>7.51</c:v>
                      </c:pt>
                      <c:pt idx="752" formatCode="General">
                        <c:v>7.52</c:v>
                      </c:pt>
                      <c:pt idx="753" formatCode="General">
                        <c:v>7.53</c:v>
                      </c:pt>
                      <c:pt idx="754" formatCode="General">
                        <c:v>7.54</c:v>
                      </c:pt>
                      <c:pt idx="755" formatCode="General">
                        <c:v>7.55</c:v>
                      </c:pt>
                      <c:pt idx="756" formatCode="General">
                        <c:v>7.56</c:v>
                      </c:pt>
                      <c:pt idx="757" formatCode="General">
                        <c:v>7.57</c:v>
                      </c:pt>
                      <c:pt idx="758" formatCode="General">
                        <c:v>7.58</c:v>
                      </c:pt>
                      <c:pt idx="759" formatCode="General">
                        <c:v>7.59</c:v>
                      </c:pt>
                      <c:pt idx="760" formatCode="General">
                        <c:v>7.6</c:v>
                      </c:pt>
                      <c:pt idx="761" formatCode="General">
                        <c:v>7.61</c:v>
                      </c:pt>
                      <c:pt idx="762" formatCode="General">
                        <c:v>7.62</c:v>
                      </c:pt>
                      <c:pt idx="763" formatCode="General">
                        <c:v>7.63</c:v>
                      </c:pt>
                      <c:pt idx="764" formatCode="General">
                        <c:v>7.64</c:v>
                      </c:pt>
                      <c:pt idx="765" formatCode="General">
                        <c:v>7.65</c:v>
                      </c:pt>
                      <c:pt idx="766" formatCode="General">
                        <c:v>7.66</c:v>
                      </c:pt>
                      <c:pt idx="767" formatCode="General">
                        <c:v>7.6619999999999999</c:v>
                      </c:pt>
                      <c:pt idx="768" formatCode="General">
                        <c:v>7.6619999999999999</c:v>
                      </c:pt>
                      <c:pt idx="769" formatCode="General">
                        <c:v>8.6620000000000008</c:v>
                      </c:pt>
                      <c:pt idx="770" formatCode="General">
                        <c:v>9.6620000000000008</c:v>
                      </c:pt>
                      <c:pt idx="771" formatCode="General">
                        <c:v>10.662000000000001</c:v>
                      </c:pt>
                      <c:pt idx="772" formatCode="General">
                        <c:v>11.662000000000001</c:v>
                      </c:pt>
                      <c:pt idx="773" formatCode="General">
                        <c:v>12.662000000000001</c:v>
                      </c:pt>
                      <c:pt idx="774" formatCode="General">
                        <c:v>13.662000000000001</c:v>
                      </c:pt>
                      <c:pt idx="775" formatCode="General">
                        <c:v>14.662000000000001</c:v>
                      </c:pt>
                      <c:pt idx="776" formatCode="General">
                        <c:v>15.662000000000001</c:v>
                      </c:pt>
                      <c:pt idx="777" formatCode="General">
                        <c:v>16.661999999999999</c:v>
                      </c:pt>
                      <c:pt idx="778" formatCode="General">
                        <c:v>17.661999999999999</c:v>
                      </c:pt>
                      <c:pt idx="779" formatCode="General">
                        <c:v>18.661999999999999</c:v>
                      </c:pt>
                      <c:pt idx="780" formatCode="General">
                        <c:v>19.661999999999999</c:v>
                      </c:pt>
                      <c:pt idx="781" formatCode="General">
                        <c:v>20.661999999999999</c:v>
                      </c:pt>
                      <c:pt idx="782" formatCode="General">
                        <c:v>21.661999999999999</c:v>
                      </c:pt>
                      <c:pt idx="783" formatCode="General">
                        <c:v>22.661999999999999</c:v>
                      </c:pt>
                      <c:pt idx="784" formatCode="General">
                        <c:v>23.661999999999999</c:v>
                      </c:pt>
                      <c:pt idx="785" formatCode="General">
                        <c:v>24.661999999999999</c:v>
                      </c:pt>
                      <c:pt idx="786" formatCode="General">
                        <c:v>25.661999999999999</c:v>
                      </c:pt>
                      <c:pt idx="787" formatCode="General">
                        <c:v>26.661999999999999</c:v>
                      </c:pt>
                      <c:pt idx="788" formatCode="General">
                        <c:v>27.661999999999999</c:v>
                      </c:pt>
                      <c:pt idx="789" formatCode="General">
                        <c:v>28.661999999999999</c:v>
                      </c:pt>
                      <c:pt idx="790" formatCode="General">
                        <c:v>29.661999999999999</c:v>
                      </c:pt>
                      <c:pt idx="791" formatCode="General">
                        <c:v>30.661999999999999</c:v>
                      </c:pt>
                      <c:pt idx="792" formatCode="General">
                        <c:v>31.661999999999999</c:v>
                      </c:pt>
                      <c:pt idx="793" formatCode="General">
                        <c:v>32.661999999999999</c:v>
                      </c:pt>
                      <c:pt idx="794" formatCode="General">
                        <c:v>33.661999999999999</c:v>
                      </c:pt>
                      <c:pt idx="795" formatCode="General">
                        <c:v>34.661999999999999</c:v>
                      </c:pt>
                      <c:pt idx="796" formatCode="General">
                        <c:v>35.661999999999999</c:v>
                      </c:pt>
                      <c:pt idx="797" formatCode="General">
                        <c:v>36.661999999999999</c:v>
                      </c:pt>
                      <c:pt idx="798" formatCode="General">
                        <c:v>37.661999999999999</c:v>
                      </c:pt>
                      <c:pt idx="799" formatCode="General">
                        <c:v>38.661999999999999</c:v>
                      </c:pt>
                      <c:pt idx="800" formatCode="General">
                        <c:v>39.661999999999999</c:v>
                      </c:pt>
                      <c:pt idx="801" formatCode="General">
                        <c:v>40.661999999999999</c:v>
                      </c:pt>
                      <c:pt idx="802" formatCode="General">
                        <c:v>41.661999999999999</c:v>
                      </c:pt>
                      <c:pt idx="803" formatCode="General">
                        <c:v>42.661999999999999</c:v>
                      </c:pt>
                      <c:pt idx="804" formatCode="General">
                        <c:v>43.661999999999999</c:v>
                      </c:pt>
                      <c:pt idx="805" formatCode="General">
                        <c:v>44.661999999999999</c:v>
                      </c:pt>
                      <c:pt idx="806" formatCode="General">
                        <c:v>45.661999999999999</c:v>
                      </c:pt>
                      <c:pt idx="807" formatCode="General">
                        <c:v>46.661999999999999</c:v>
                      </c:pt>
                      <c:pt idx="808" formatCode="General">
                        <c:v>47.661999999999999</c:v>
                      </c:pt>
                      <c:pt idx="809" formatCode="General">
                        <c:v>48.661999999999999</c:v>
                      </c:pt>
                      <c:pt idx="810" formatCode="General">
                        <c:v>49.661999999999999</c:v>
                      </c:pt>
                      <c:pt idx="811" formatCode="General">
                        <c:v>50.661999999999999</c:v>
                      </c:pt>
                      <c:pt idx="812" formatCode="General">
                        <c:v>51.661999999999999</c:v>
                      </c:pt>
                      <c:pt idx="813" formatCode="General">
                        <c:v>52.661999999999999</c:v>
                      </c:pt>
                      <c:pt idx="814" formatCode="General">
                        <c:v>53.661999999999999</c:v>
                      </c:pt>
                      <c:pt idx="815" formatCode="General">
                        <c:v>54.661999999999999</c:v>
                      </c:pt>
                      <c:pt idx="816" formatCode="General">
                        <c:v>55.661999999999999</c:v>
                      </c:pt>
                      <c:pt idx="817" formatCode="General">
                        <c:v>56.661999999999999</c:v>
                      </c:pt>
                      <c:pt idx="818" formatCode="General">
                        <c:v>57.661999999999999</c:v>
                      </c:pt>
                      <c:pt idx="819" formatCode="General">
                        <c:v>58.661999999999999</c:v>
                      </c:pt>
                      <c:pt idx="820" formatCode="General">
                        <c:v>59.661999999999999</c:v>
                      </c:pt>
                      <c:pt idx="821" formatCode="General">
                        <c:v>60.661999999999999</c:v>
                      </c:pt>
                      <c:pt idx="822" formatCode="General">
                        <c:v>61.661999999999999</c:v>
                      </c:pt>
                      <c:pt idx="823" formatCode="General">
                        <c:v>62.661999999999999</c:v>
                      </c:pt>
                      <c:pt idx="824" formatCode="General">
                        <c:v>63.661999999999999</c:v>
                      </c:pt>
                      <c:pt idx="825" formatCode="General">
                        <c:v>64.662000000000006</c:v>
                      </c:pt>
                      <c:pt idx="826" formatCode="General">
                        <c:v>65.662000000000006</c:v>
                      </c:pt>
                      <c:pt idx="827" formatCode="General">
                        <c:v>66.662000000000006</c:v>
                      </c:pt>
                      <c:pt idx="828" formatCode="General">
                        <c:v>67.662000000000006</c:v>
                      </c:pt>
                      <c:pt idx="829" formatCode="General">
                        <c:v>68.662000000000006</c:v>
                      </c:pt>
                      <c:pt idx="830" formatCode="General">
                        <c:v>69.662000000000006</c:v>
                      </c:pt>
                      <c:pt idx="831" formatCode="General">
                        <c:v>70.662000000000006</c:v>
                      </c:pt>
                      <c:pt idx="832" formatCode="General">
                        <c:v>71.662000000000006</c:v>
                      </c:pt>
                      <c:pt idx="833" formatCode="General">
                        <c:v>72.662000000000006</c:v>
                      </c:pt>
                      <c:pt idx="834" formatCode="General">
                        <c:v>73.662000000000006</c:v>
                      </c:pt>
                      <c:pt idx="835" formatCode="General">
                        <c:v>74.662000000000006</c:v>
                      </c:pt>
                      <c:pt idx="836" formatCode="General">
                        <c:v>75.662000000000006</c:v>
                      </c:pt>
                      <c:pt idx="837" formatCode="General">
                        <c:v>76.662000000000006</c:v>
                      </c:pt>
                      <c:pt idx="838" formatCode="General">
                        <c:v>77.662000000000006</c:v>
                      </c:pt>
                      <c:pt idx="839" formatCode="General">
                        <c:v>77.942999999999998</c:v>
                      </c:pt>
                      <c:pt idx="840" formatCode="General">
                        <c:v>77.942999999999998</c:v>
                      </c:pt>
                      <c:pt idx="841" formatCode="General">
                        <c:v>77.953000000000003</c:v>
                      </c:pt>
                      <c:pt idx="842" formatCode="General">
                        <c:v>77.962999999999994</c:v>
                      </c:pt>
                      <c:pt idx="843" formatCode="General">
                        <c:v>77.972999999999999</c:v>
                      </c:pt>
                      <c:pt idx="844" formatCode="General">
                        <c:v>77.983000000000004</c:v>
                      </c:pt>
                      <c:pt idx="845" formatCode="General">
                        <c:v>77.992999999999995</c:v>
                      </c:pt>
                      <c:pt idx="846" formatCode="General">
                        <c:v>78.003</c:v>
                      </c:pt>
                      <c:pt idx="847" formatCode="General">
                        <c:v>78.013000000000005</c:v>
                      </c:pt>
                      <c:pt idx="848" formatCode="General">
                        <c:v>78.022999999999996</c:v>
                      </c:pt>
                      <c:pt idx="849" formatCode="General">
                        <c:v>78.033000000000001</c:v>
                      </c:pt>
                      <c:pt idx="850" formatCode="General">
                        <c:v>78.043000000000006</c:v>
                      </c:pt>
                      <c:pt idx="851" formatCode="General">
                        <c:v>78.052999999999997</c:v>
                      </c:pt>
                      <c:pt idx="852" formatCode="General">
                        <c:v>78.063000000000002</c:v>
                      </c:pt>
                      <c:pt idx="853" formatCode="General">
                        <c:v>78.072999999999993</c:v>
                      </c:pt>
                      <c:pt idx="854" formatCode="General">
                        <c:v>78.082999999999998</c:v>
                      </c:pt>
                      <c:pt idx="855" formatCode="General">
                        <c:v>78.093000000000004</c:v>
                      </c:pt>
                      <c:pt idx="856" formatCode="General">
                        <c:v>78.102999999999994</c:v>
                      </c:pt>
                      <c:pt idx="857" formatCode="General">
                        <c:v>78.113</c:v>
                      </c:pt>
                      <c:pt idx="858" formatCode="General">
                        <c:v>78.123000000000005</c:v>
                      </c:pt>
                      <c:pt idx="859" formatCode="General">
                        <c:v>78.132999999999996</c:v>
                      </c:pt>
                      <c:pt idx="860" formatCode="General">
                        <c:v>78.143000000000001</c:v>
                      </c:pt>
                      <c:pt idx="861" formatCode="General">
                        <c:v>78.153000000000006</c:v>
                      </c:pt>
                      <c:pt idx="862" formatCode="General">
                        <c:v>78.162999999999997</c:v>
                      </c:pt>
                      <c:pt idx="863" formatCode="General">
                        <c:v>78.173000000000002</c:v>
                      </c:pt>
                      <c:pt idx="864" formatCode="General">
                        <c:v>78.183000000000007</c:v>
                      </c:pt>
                      <c:pt idx="865" formatCode="General">
                        <c:v>78.192999999999998</c:v>
                      </c:pt>
                      <c:pt idx="866" formatCode="General">
                        <c:v>78.203000000000003</c:v>
                      </c:pt>
                      <c:pt idx="867" formatCode="General">
                        <c:v>78.212999999999994</c:v>
                      </c:pt>
                      <c:pt idx="868" formatCode="General">
                        <c:v>78.222999999999999</c:v>
                      </c:pt>
                      <c:pt idx="869" formatCode="General">
                        <c:v>78.233000000000004</c:v>
                      </c:pt>
                      <c:pt idx="870" formatCode="General">
                        <c:v>78.242999999999995</c:v>
                      </c:pt>
                      <c:pt idx="871" formatCode="General">
                        <c:v>78.253</c:v>
                      </c:pt>
                      <c:pt idx="872" formatCode="General">
                        <c:v>78.263000000000005</c:v>
                      </c:pt>
                      <c:pt idx="873" formatCode="General">
                        <c:v>78.272999999999996</c:v>
                      </c:pt>
                      <c:pt idx="874" formatCode="General">
                        <c:v>78.283000000000001</c:v>
                      </c:pt>
                      <c:pt idx="875" formatCode="General">
                        <c:v>78.293000000000006</c:v>
                      </c:pt>
                      <c:pt idx="876" formatCode="General">
                        <c:v>78.302999999999997</c:v>
                      </c:pt>
                      <c:pt idx="877" formatCode="General">
                        <c:v>78.313000000000002</c:v>
                      </c:pt>
                      <c:pt idx="878" formatCode="General">
                        <c:v>78.322999999999993</c:v>
                      </c:pt>
                      <c:pt idx="879" formatCode="General">
                        <c:v>78.332999999999998</c:v>
                      </c:pt>
                      <c:pt idx="880" formatCode="General">
                        <c:v>78.343000000000004</c:v>
                      </c:pt>
                      <c:pt idx="881" formatCode="General">
                        <c:v>78.352999999999994</c:v>
                      </c:pt>
                      <c:pt idx="882" formatCode="General">
                        <c:v>78.363</c:v>
                      </c:pt>
                      <c:pt idx="883" formatCode="General">
                        <c:v>78.373000000000005</c:v>
                      </c:pt>
                      <c:pt idx="884" formatCode="General">
                        <c:v>78.382999999999996</c:v>
                      </c:pt>
                      <c:pt idx="885" formatCode="General">
                        <c:v>78.393000000000001</c:v>
                      </c:pt>
                      <c:pt idx="886" formatCode="General">
                        <c:v>78.403000000000006</c:v>
                      </c:pt>
                      <c:pt idx="887" formatCode="General">
                        <c:v>78.412999999999997</c:v>
                      </c:pt>
                      <c:pt idx="888" formatCode="General">
                        <c:v>78.423000000000002</c:v>
                      </c:pt>
                      <c:pt idx="889" formatCode="General">
                        <c:v>78.433000000000007</c:v>
                      </c:pt>
                      <c:pt idx="890" formatCode="General">
                        <c:v>78.442999999999998</c:v>
                      </c:pt>
                      <c:pt idx="891" formatCode="General">
                        <c:v>78.453000000000003</c:v>
                      </c:pt>
                      <c:pt idx="892" formatCode="General">
                        <c:v>78.462999999999994</c:v>
                      </c:pt>
                      <c:pt idx="893" formatCode="General">
                        <c:v>78.472999999999999</c:v>
                      </c:pt>
                      <c:pt idx="894" formatCode="General">
                        <c:v>78.483000000000004</c:v>
                      </c:pt>
                      <c:pt idx="895" formatCode="General">
                        <c:v>78.492999999999995</c:v>
                      </c:pt>
                      <c:pt idx="896" formatCode="General">
                        <c:v>78.503</c:v>
                      </c:pt>
                      <c:pt idx="897" formatCode="General">
                        <c:v>78.513000000000005</c:v>
                      </c:pt>
                      <c:pt idx="898" formatCode="General">
                        <c:v>78.522999999999996</c:v>
                      </c:pt>
                      <c:pt idx="899" formatCode="General">
                        <c:v>78.533000000000001</c:v>
                      </c:pt>
                      <c:pt idx="900" formatCode="General">
                        <c:v>78.543000000000006</c:v>
                      </c:pt>
                      <c:pt idx="901" formatCode="General">
                        <c:v>78.552999999999997</c:v>
                      </c:pt>
                      <c:pt idx="902" formatCode="General">
                        <c:v>78.563000000000002</c:v>
                      </c:pt>
                      <c:pt idx="903" formatCode="General">
                        <c:v>78.572999999999993</c:v>
                      </c:pt>
                      <c:pt idx="904" formatCode="General">
                        <c:v>78.582999999999998</c:v>
                      </c:pt>
                      <c:pt idx="905" formatCode="General">
                        <c:v>78.593000000000004</c:v>
                      </c:pt>
                      <c:pt idx="906" formatCode="General">
                        <c:v>78.602999999999994</c:v>
                      </c:pt>
                      <c:pt idx="907" formatCode="General">
                        <c:v>78.613</c:v>
                      </c:pt>
                      <c:pt idx="908" formatCode="General">
                        <c:v>78.623000000000005</c:v>
                      </c:pt>
                      <c:pt idx="909" formatCode="General">
                        <c:v>78.632999999999996</c:v>
                      </c:pt>
                      <c:pt idx="910" formatCode="General">
                        <c:v>78.643000000000001</c:v>
                      </c:pt>
                      <c:pt idx="911" formatCode="General">
                        <c:v>78.653000000000006</c:v>
                      </c:pt>
                      <c:pt idx="912" formatCode="General">
                        <c:v>78.662999999999997</c:v>
                      </c:pt>
                      <c:pt idx="913" formatCode="General">
                        <c:v>78.673000000000002</c:v>
                      </c:pt>
                      <c:pt idx="914" formatCode="General">
                        <c:v>78.683000000000007</c:v>
                      </c:pt>
                      <c:pt idx="915" formatCode="General">
                        <c:v>78.692999999999998</c:v>
                      </c:pt>
                      <c:pt idx="916" formatCode="General">
                        <c:v>78.703000000000003</c:v>
                      </c:pt>
                      <c:pt idx="917" formatCode="General">
                        <c:v>78.712999999999994</c:v>
                      </c:pt>
                      <c:pt idx="918" formatCode="General">
                        <c:v>78.722999999999999</c:v>
                      </c:pt>
                      <c:pt idx="919" formatCode="General">
                        <c:v>78.733000000000004</c:v>
                      </c:pt>
                      <c:pt idx="920" formatCode="General">
                        <c:v>78.742999999999995</c:v>
                      </c:pt>
                      <c:pt idx="921" formatCode="General">
                        <c:v>78.753</c:v>
                      </c:pt>
                      <c:pt idx="922" formatCode="General">
                        <c:v>78.763000000000005</c:v>
                      </c:pt>
                      <c:pt idx="923" formatCode="General">
                        <c:v>78.772999999999996</c:v>
                      </c:pt>
                      <c:pt idx="924" formatCode="General">
                        <c:v>78.783000000000001</c:v>
                      </c:pt>
                      <c:pt idx="925" formatCode="General">
                        <c:v>78.793000000000006</c:v>
                      </c:pt>
                      <c:pt idx="926" formatCode="General">
                        <c:v>78.802999999999997</c:v>
                      </c:pt>
                      <c:pt idx="927" formatCode="General">
                        <c:v>78.813000000000002</c:v>
                      </c:pt>
                      <c:pt idx="928" formatCode="General">
                        <c:v>78.822999999999993</c:v>
                      </c:pt>
                      <c:pt idx="929" formatCode="General">
                        <c:v>78.832999999999998</c:v>
                      </c:pt>
                      <c:pt idx="930" formatCode="General">
                        <c:v>78.843000000000004</c:v>
                      </c:pt>
                      <c:pt idx="931" formatCode="General">
                        <c:v>78.852999999999994</c:v>
                      </c:pt>
                      <c:pt idx="932" formatCode="General">
                        <c:v>78.863</c:v>
                      </c:pt>
                      <c:pt idx="933" formatCode="General">
                        <c:v>78.873000000000005</c:v>
                      </c:pt>
                      <c:pt idx="934" formatCode="General">
                        <c:v>78.882999999999996</c:v>
                      </c:pt>
                      <c:pt idx="935" formatCode="General">
                        <c:v>78.893000000000001</c:v>
                      </c:pt>
                      <c:pt idx="936" formatCode="General">
                        <c:v>78.903000000000006</c:v>
                      </c:pt>
                      <c:pt idx="937" formatCode="General">
                        <c:v>78.912999999999997</c:v>
                      </c:pt>
                      <c:pt idx="938" formatCode="General">
                        <c:v>78.923000000000002</c:v>
                      </c:pt>
                      <c:pt idx="939" formatCode="General">
                        <c:v>78.933000000000007</c:v>
                      </c:pt>
                      <c:pt idx="940" formatCode="General">
                        <c:v>78.942999999999998</c:v>
                      </c:pt>
                      <c:pt idx="941" formatCode="General">
                        <c:v>78.953000000000003</c:v>
                      </c:pt>
                      <c:pt idx="942" formatCode="General">
                        <c:v>78.962999999999994</c:v>
                      </c:pt>
                      <c:pt idx="943" formatCode="General">
                        <c:v>78.972999999999999</c:v>
                      </c:pt>
                      <c:pt idx="944" formatCode="General">
                        <c:v>78.983000000000004</c:v>
                      </c:pt>
                      <c:pt idx="945" formatCode="General">
                        <c:v>78.992999999999995</c:v>
                      </c:pt>
                      <c:pt idx="946" formatCode="General">
                        <c:v>79.003</c:v>
                      </c:pt>
                      <c:pt idx="947" formatCode="General">
                        <c:v>79.013000000000005</c:v>
                      </c:pt>
                      <c:pt idx="948" formatCode="General">
                        <c:v>79.022999999999996</c:v>
                      </c:pt>
                      <c:pt idx="949" formatCode="General">
                        <c:v>79.033000000000001</c:v>
                      </c:pt>
                      <c:pt idx="950" formatCode="General">
                        <c:v>79.043000000000006</c:v>
                      </c:pt>
                      <c:pt idx="951" formatCode="General">
                        <c:v>79.052999999999997</c:v>
                      </c:pt>
                      <c:pt idx="952" formatCode="General">
                        <c:v>79.063000000000002</c:v>
                      </c:pt>
                      <c:pt idx="953" formatCode="General">
                        <c:v>79.072999999999993</c:v>
                      </c:pt>
                      <c:pt idx="954" formatCode="General">
                        <c:v>79.082999999999998</c:v>
                      </c:pt>
                      <c:pt idx="955" formatCode="General">
                        <c:v>79.093000000000004</c:v>
                      </c:pt>
                      <c:pt idx="956" formatCode="General">
                        <c:v>79.102999999999994</c:v>
                      </c:pt>
                      <c:pt idx="957" formatCode="General">
                        <c:v>79.113</c:v>
                      </c:pt>
                      <c:pt idx="958" formatCode="General">
                        <c:v>79.123000000000005</c:v>
                      </c:pt>
                      <c:pt idx="959" formatCode="General">
                        <c:v>79.132999999999996</c:v>
                      </c:pt>
                      <c:pt idx="960" formatCode="General">
                        <c:v>79.143000000000001</c:v>
                      </c:pt>
                      <c:pt idx="961" formatCode="General">
                        <c:v>79.153000000000006</c:v>
                      </c:pt>
                      <c:pt idx="962" formatCode="General">
                        <c:v>79.162999999999997</c:v>
                      </c:pt>
                      <c:pt idx="963" formatCode="General">
                        <c:v>79.173000000000002</c:v>
                      </c:pt>
                      <c:pt idx="964" formatCode="General">
                        <c:v>79.183000000000007</c:v>
                      </c:pt>
                      <c:pt idx="965" formatCode="General">
                        <c:v>79.192999999999998</c:v>
                      </c:pt>
                      <c:pt idx="966" formatCode="General">
                        <c:v>79.203000000000003</c:v>
                      </c:pt>
                      <c:pt idx="967" formatCode="General">
                        <c:v>79.212999999999994</c:v>
                      </c:pt>
                      <c:pt idx="968" formatCode="General">
                        <c:v>79.222999999999999</c:v>
                      </c:pt>
                      <c:pt idx="969" formatCode="General">
                        <c:v>79.233000000000004</c:v>
                      </c:pt>
                      <c:pt idx="970" formatCode="General">
                        <c:v>79.242999999999995</c:v>
                      </c:pt>
                      <c:pt idx="971" formatCode="General">
                        <c:v>79.253</c:v>
                      </c:pt>
                      <c:pt idx="972" formatCode="General">
                        <c:v>79.263000000000005</c:v>
                      </c:pt>
                      <c:pt idx="973" formatCode="General">
                        <c:v>79.272999999999996</c:v>
                      </c:pt>
                      <c:pt idx="974" formatCode="General">
                        <c:v>79.283000000000001</c:v>
                      </c:pt>
                      <c:pt idx="975" formatCode="General">
                        <c:v>79.293000000000006</c:v>
                      </c:pt>
                      <c:pt idx="976" formatCode="General">
                        <c:v>79.302999999999997</c:v>
                      </c:pt>
                      <c:pt idx="977" formatCode="General">
                        <c:v>79.313000000000002</c:v>
                      </c:pt>
                      <c:pt idx="978" formatCode="General">
                        <c:v>79.322999999999993</c:v>
                      </c:pt>
                      <c:pt idx="979" formatCode="General">
                        <c:v>79.332999999999998</c:v>
                      </c:pt>
                      <c:pt idx="980" formatCode="General">
                        <c:v>79.343000000000004</c:v>
                      </c:pt>
                      <c:pt idx="981" formatCode="General">
                        <c:v>79.352999999999994</c:v>
                      </c:pt>
                      <c:pt idx="982" formatCode="General">
                        <c:v>79.363</c:v>
                      </c:pt>
                      <c:pt idx="983" formatCode="General">
                        <c:v>79.373000000000005</c:v>
                      </c:pt>
                      <c:pt idx="984" formatCode="General">
                        <c:v>79.382999999999996</c:v>
                      </c:pt>
                      <c:pt idx="985" formatCode="General">
                        <c:v>79.393000000000001</c:v>
                      </c:pt>
                      <c:pt idx="986" formatCode="General">
                        <c:v>79.403000000000006</c:v>
                      </c:pt>
                      <c:pt idx="987" formatCode="General">
                        <c:v>79.412999999999997</c:v>
                      </c:pt>
                      <c:pt idx="988" formatCode="General">
                        <c:v>79.423000000000002</c:v>
                      </c:pt>
                      <c:pt idx="989" formatCode="General">
                        <c:v>79.433000000000007</c:v>
                      </c:pt>
                      <c:pt idx="990" formatCode="General">
                        <c:v>79.442999999999998</c:v>
                      </c:pt>
                      <c:pt idx="991" formatCode="General">
                        <c:v>79.453000000000003</c:v>
                      </c:pt>
                      <c:pt idx="992" formatCode="General">
                        <c:v>79.462999999999994</c:v>
                      </c:pt>
                      <c:pt idx="993" formatCode="General">
                        <c:v>79.472999999999999</c:v>
                      </c:pt>
                      <c:pt idx="994" formatCode="General">
                        <c:v>79.483000000000004</c:v>
                      </c:pt>
                      <c:pt idx="995" formatCode="General">
                        <c:v>79.492999999999995</c:v>
                      </c:pt>
                      <c:pt idx="996" formatCode="General">
                        <c:v>79.503</c:v>
                      </c:pt>
                      <c:pt idx="997" formatCode="General">
                        <c:v>79.513000000000005</c:v>
                      </c:pt>
                      <c:pt idx="998" formatCode="General">
                        <c:v>79.522999999999996</c:v>
                      </c:pt>
                      <c:pt idx="999" formatCode="General">
                        <c:v>79.533000000000001</c:v>
                      </c:pt>
                      <c:pt idx="1000" formatCode="General">
                        <c:v>79.543000000000006</c:v>
                      </c:pt>
                      <c:pt idx="1001" formatCode="General">
                        <c:v>79.552999999999997</c:v>
                      </c:pt>
                      <c:pt idx="1002" formatCode="General">
                        <c:v>79.563000000000002</c:v>
                      </c:pt>
                      <c:pt idx="1003" formatCode="General">
                        <c:v>79.572999999999993</c:v>
                      </c:pt>
                      <c:pt idx="1004" formatCode="General">
                        <c:v>79.582999999999998</c:v>
                      </c:pt>
                      <c:pt idx="1005" formatCode="General">
                        <c:v>79.593000000000004</c:v>
                      </c:pt>
                      <c:pt idx="1006" formatCode="General">
                        <c:v>79.602999999999994</c:v>
                      </c:pt>
                      <c:pt idx="1007" formatCode="General">
                        <c:v>79.613</c:v>
                      </c:pt>
                      <c:pt idx="1008" formatCode="General">
                        <c:v>79.623000000000005</c:v>
                      </c:pt>
                      <c:pt idx="1009" formatCode="General">
                        <c:v>79.632999999999996</c:v>
                      </c:pt>
                      <c:pt idx="1010" formatCode="General">
                        <c:v>79.643000000000001</c:v>
                      </c:pt>
                      <c:pt idx="1011" formatCode="General">
                        <c:v>79.653000000000006</c:v>
                      </c:pt>
                      <c:pt idx="1012" formatCode="General">
                        <c:v>79.662999999999997</c:v>
                      </c:pt>
                      <c:pt idx="1013" formatCode="General">
                        <c:v>79.673000000000002</c:v>
                      </c:pt>
                      <c:pt idx="1014" formatCode="General">
                        <c:v>79.683000000000007</c:v>
                      </c:pt>
                      <c:pt idx="1015" formatCode="General">
                        <c:v>79.692999999999998</c:v>
                      </c:pt>
                      <c:pt idx="1016" formatCode="General">
                        <c:v>79.703000000000003</c:v>
                      </c:pt>
                      <c:pt idx="1017" formatCode="General">
                        <c:v>79.712999999999994</c:v>
                      </c:pt>
                      <c:pt idx="1018" formatCode="General">
                        <c:v>79.722999999999999</c:v>
                      </c:pt>
                      <c:pt idx="1019" formatCode="General">
                        <c:v>79.733000000000004</c:v>
                      </c:pt>
                      <c:pt idx="1020" formatCode="General">
                        <c:v>79.742999999999995</c:v>
                      </c:pt>
                      <c:pt idx="1021" formatCode="General">
                        <c:v>79.753</c:v>
                      </c:pt>
                      <c:pt idx="1022" formatCode="General">
                        <c:v>79.763000000000005</c:v>
                      </c:pt>
                      <c:pt idx="1023" formatCode="General">
                        <c:v>79.772999999999996</c:v>
                      </c:pt>
                      <c:pt idx="1024" formatCode="General">
                        <c:v>79.783000000000001</c:v>
                      </c:pt>
                      <c:pt idx="1025" formatCode="General">
                        <c:v>79.793000000000006</c:v>
                      </c:pt>
                      <c:pt idx="1026" formatCode="General">
                        <c:v>79.802999999999997</c:v>
                      </c:pt>
                      <c:pt idx="1027" formatCode="General">
                        <c:v>79.813000000000002</c:v>
                      </c:pt>
                      <c:pt idx="1028" formatCode="General">
                        <c:v>79.822999999999993</c:v>
                      </c:pt>
                      <c:pt idx="1029" formatCode="General">
                        <c:v>79.832999999999998</c:v>
                      </c:pt>
                      <c:pt idx="1030" formatCode="General">
                        <c:v>79.843000000000004</c:v>
                      </c:pt>
                      <c:pt idx="1031" formatCode="General">
                        <c:v>79.852999999999994</c:v>
                      </c:pt>
                      <c:pt idx="1032" formatCode="General">
                        <c:v>79.863</c:v>
                      </c:pt>
                      <c:pt idx="1033" formatCode="General">
                        <c:v>79.873000000000005</c:v>
                      </c:pt>
                      <c:pt idx="1034" formatCode="General">
                        <c:v>79.882999999999996</c:v>
                      </c:pt>
                      <c:pt idx="1035" formatCode="General">
                        <c:v>79.893000000000001</c:v>
                      </c:pt>
                      <c:pt idx="1036" formatCode="General">
                        <c:v>79.903000000000006</c:v>
                      </c:pt>
                      <c:pt idx="1037" formatCode="General">
                        <c:v>79.912999999999997</c:v>
                      </c:pt>
                      <c:pt idx="1038" formatCode="General">
                        <c:v>79.923000000000002</c:v>
                      </c:pt>
                      <c:pt idx="1039" formatCode="General">
                        <c:v>79.933000000000007</c:v>
                      </c:pt>
                      <c:pt idx="1040" formatCode="General">
                        <c:v>79.942999999999998</c:v>
                      </c:pt>
                      <c:pt idx="1041" formatCode="General">
                        <c:v>79.953000000000003</c:v>
                      </c:pt>
                      <c:pt idx="1042" formatCode="General">
                        <c:v>79.962999999999994</c:v>
                      </c:pt>
                      <c:pt idx="1043" formatCode="General">
                        <c:v>79.972999999999999</c:v>
                      </c:pt>
                      <c:pt idx="1044" formatCode="General">
                        <c:v>79.983000000000004</c:v>
                      </c:pt>
                      <c:pt idx="1045" formatCode="General">
                        <c:v>79.992999999999995</c:v>
                      </c:pt>
                      <c:pt idx="1046" formatCode="General">
                        <c:v>80.003</c:v>
                      </c:pt>
                      <c:pt idx="1047" formatCode="General">
                        <c:v>80.013000000000005</c:v>
                      </c:pt>
                      <c:pt idx="1048" formatCode="General">
                        <c:v>80.022999999999996</c:v>
                      </c:pt>
                      <c:pt idx="1049" formatCode="General">
                        <c:v>80.033000000000001</c:v>
                      </c:pt>
                      <c:pt idx="1050" formatCode="General">
                        <c:v>80.043000000000006</c:v>
                      </c:pt>
                      <c:pt idx="1051" formatCode="General">
                        <c:v>80.052999999999997</c:v>
                      </c:pt>
                      <c:pt idx="1052" formatCode="General">
                        <c:v>80.063000000000002</c:v>
                      </c:pt>
                      <c:pt idx="1053" formatCode="General">
                        <c:v>80.072999999999993</c:v>
                      </c:pt>
                      <c:pt idx="1054" formatCode="General">
                        <c:v>80.082999999999998</c:v>
                      </c:pt>
                      <c:pt idx="1055" formatCode="General">
                        <c:v>80.093000000000004</c:v>
                      </c:pt>
                      <c:pt idx="1056" formatCode="General">
                        <c:v>80.102999999999994</c:v>
                      </c:pt>
                      <c:pt idx="1057" formatCode="General">
                        <c:v>80.113</c:v>
                      </c:pt>
                      <c:pt idx="1058" formatCode="General">
                        <c:v>80.123000000000005</c:v>
                      </c:pt>
                      <c:pt idx="1059" formatCode="General">
                        <c:v>80.132999999999996</c:v>
                      </c:pt>
                      <c:pt idx="1060" formatCode="General">
                        <c:v>80.143000000000001</c:v>
                      </c:pt>
                      <c:pt idx="1061" formatCode="General">
                        <c:v>80.153000000000006</c:v>
                      </c:pt>
                      <c:pt idx="1062" formatCode="General">
                        <c:v>80.162999999999997</c:v>
                      </c:pt>
                      <c:pt idx="1063" formatCode="General">
                        <c:v>80.173000000000002</c:v>
                      </c:pt>
                      <c:pt idx="1064" formatCode="General">
                        <c:v>80.183000000000007</c:v>
                      </c:pt>
                      <c:pt idx="1065" formatCode="General">
                        <c:v>80.192999999999998</c:v>
                      </c:pt>
                      <c:pt idx="1066" formatCode="General">
                        <c:v>80.203000000000003</c:v>
                      </c:pt>
                      <c:pt idx="1067" formatCode="General">
                        <c:v>80.212999999999994</c:v>
                      </c:pt>
                      <c:pt idx="1068" formatCode="General">
                        <c:v>80.222999999999999</c:v>
                      </c:pt>
                      <c:pt idx="1069" formatCode="General">
                        <c:v>80.233000000000004</c:v>
                      </c:pt>
                      <c:pt idx="1070" formatCode="General">
                        <c:v>80.242999999999995</c:v>
                      </c:pt>
                      <c:pt idx="1071" formatCode="General">
                        <c:v>80.253</c:v>
                      </c:pt>
                      <c:pt idx="1072" formatCode="General">
                        <c:v>80.263000000000005</c:v>
                      </c:pt>
                      <c:pt idx="1073" formatCode="General">
                        <c:v>80.272999999999996</c:v>
                      </c:pt>
                      <c:pt idx="1074" formatCode="General">
                        <c:v>80.283000000000001</c:v>
                      </c:pt>
                      <c:pt idx="1075" formatCode="General">
                        <c:v>80.293000000000006</c:v>
                      </c:pt>
                      <c:pt idx="1076" formatCode="General">
                        <c:v>80.302999999999997</c:v>
                      </c:pt>
                      <c:pt idx="1077" formatCode="General">
                        <c:v>80.313000000000002</c:v>
                      </c:pt>
                      <c:pt idx="1078" formatCode="General">
                        <c:v>80.322999999999993</c:v>
                      </c:pt>
                      <c:pt idx="1079" formatCode="General">
                        <c:v>80.332999999999998</c:v>
                      </c:pt>
                      <c:pt idx="1080" formatCode="General">
                        <c:v>80.343000000000004</c:v>
                      </c:pt>
                      <c:pt idx="1081" formatCode="General">
                        <c:v>80.352999999999994</c:v>
                      </c:pt>
                      <c:pt idx="1082" formatCode="General">
                        <c:v>80.363</c:v>
                      </c:pt>
                      <c:pt idx="1083" formatCode="General">
                        <c:v>80.373000000000005</c:v>
                      </c:pt>
                      <c:pt idx="1084" formatCode="General">
                        <c:v>80.382999999999996</c:v>
                      </c:pt>
                      <c:pt idx="1085" formatCode="General">
                        <c:v>80.393000000000001</c:v>
                      </c:pt>
                      <c:pt idx="1086" formatCode="General">
                        <c:v>80.403000000000006</c:v>
                      </c:pt>
                      <c:pt idx="1087" formatCode="General">
                        <c:v>80.412999999999997</c:v>
                      </c:pt>
                      <c:pt idx="1088" formatCode="General">
                        <c:v>80.423000000000002</c:v>
                      </c:pt>
                      <c:pt idx="1089" formatCode="General">
                        <c:v>80.433000000000007</c:v>
                      </c:pt>
                      <c:pt idx="1090" formatCode="General">
                        <c:v>80.442999999999998</c:v>
                      </c:pt>
                      <c:pt idx="1091" formatCode="General">
                        <c:v>80.453000000000003</c:v>
                      </c:pt>
                      <c:pt idx="1092" formatCode="General">
                        <c:v>80.462999999999994</c:v>
                      </c:pt>
                      <c:pt idx="1093" formatCode="General">
                        <c:v>80.472999999999999</c:v>
                      </c:pt>
                      <c:pt idx="1094" formatCode="General">
                        <c:v>80.483000000000004</c:v>
                      </c:pt>
                      <c:pt idx="1095" formatCode="General">
                        <c:v>80.492999999999995</c:v>
                      </c:pt>
                      <c:pt idx="1096" formatCode="General">
                        <c:v>80.503</c:v>
                      </c:pt>
                      <c:pt idx="1097" formatCode="General">
                        <c:v>80.513000000000005</c:v>
                      </c:pt>
                      <c:pt idx="1098" formatCode="General">
                        <c:v>80.522999999999996</c:v>
                      </c:pt>
                      <c:pt idx="1099" formatCode="General">
                        <c:v>80.533000000000001</c:v>
                      </c:pt>
                      <c:pt idx="1100" formatCode="General">
                        <c:v>80.543000000000006</c:v>
                      </c:pt>
                      <c:pt idx="1101" formatCode="General">
                        <c:v>80.552999999999997</c:v>
                      </c:pt>
                      <c:pt idx="1102" formatCode="General">
                        <c:v>80.563000000000002</c:v>
                      </c:pt>
                      <c:pt idx="1103" formatCode="General">
                        <c:v>80.572999999999993</c:v>
                      </c:pt>
                      <c:pt idx="1104" formatCode="General">
                        <c:v>80.582999999999998</c:v>
                      </c:pt>
                      <c:pt idx="1105" formatCode="General">
                        <c:v>80.593000000000004</c:v>
                      </c:pt>
                      <c:pt idx="1106" formatCode="General">
                        <c:v>80.602999999999994</c:v>
                      </c:pt>
                      <c:pt idx="1107" formatCode="General">
                        <c:v>80.613</c:v>
                      </c:pt>
                      <c:pt idx="1108" formatCode="General">
                        <c:v>80.623000000000005</c:v>
                      </c:pt>
                      <c:pt idx="1109" formatCode="General">
                        <c:v>80.632999999999996</c:v>
                      </c:pt>
                      <c:pt idx="1110" formatCode="General">
                        <c:v>80.643000000000001</c:v>
                      </c:pt>
                      <c:pt idx="1111" formatCode="General">
                        <c:v>80.653000000000006</c:v>
                      </c:pt>
                      <c:pt idx="1112" formatCode="General">
                        <c:v>80.662999999999997</c:v>
                      </c:pt>
                      <c:pt idx="1113" formatCode="General">
                        <c:v>80.673000000000002</c:v>
                      </c:pt>
                      <c:pt idx="1114" formatCode="General">
                        <c:v>80.683000000000007</c:v>
                      </c:pt>
                      <c:pt idx="1115" formatCode="General">
                        <c:v>80.692999999999998</c:v>
                      </c:pt>
                      <c:pt idx="1116" formatCode="General">
                        <c:v>80.703000000000003</c:v>
                      </c:pt>
                      <c:pt idx="1117" formatCode="General">
                        <c:v>80.712999999999994</c:v>
                      </c:pt>
                      <c:pt idx="1118" formatCode="General">
                        <c:v>80.722999999999999</c:v>
                      </c:pt>
                      <c:pt idx="1119" formatCode="General">
                        <c:v>80.733000000000004</c:v>
                      </c:pt>
                      <c:pt idx="1120" formatCode="General">
                        <c:v>80.742999999999995</c:v>
                      </c:pt>
                      <c:pt idx="1121" formatCode="General">
                        <c:v>80.753</c:v>
                      </c:pt>
                      <c:pt idx="1122" formatCode="General">
                        <c:v>80.763000000000005</c:v>
                      </c:pt>
                      <c:pt idx="1123" formatCode="General">
                        <c:v>80.772999999999996</c:v>
                      </c:pt>
                      <c:pt idx="1124" formatCode="General">
                        <c:v>80.783000000000001</c:v>
                      </c:pt>
                      <c:pt idx="1125" formatCode="General">
                        <c:v>80.793000000000006</c:v>
                      </c:pt>
                      <c:pt idx="1126" formatCode="General">
                        <c:v>80.802999999999997</c:v>
                      </c:pt>
                      <c:pt idx="1127" formatCode="General">
                        <c:v>80.813000000000002</c:v>
                      </c:pt>
                      <c:pt idx="1128" formatCode="General">
                        <c:v>80.822999999999993</c:v>
                      </c:pt>
                      <c:pt idx="1129" formatCode="General">
                        <c:v>80.832999999999998</c:v>
                      </c:pt>
                      <c:pt idx="1130" formatCode="General">
                        <c:v>80.843000000000004</c:v>
                      </c:pt>
                      <c:pt idx="1131" formatCode="General">
                        <c:v>80.852999999999994</c:v>
                      </c:pt>
                      <c:pt idx="1132" formatCode="General">
                        <c:v>80.863</c:v>
                      </c:pt>
                      <c:pt idx="1133" formatCode="General">
                        <c:v>80.873000000000005</c:v>
                      </c:pt>
                      <c:pt idx="1134" formatCode="General">
                        <c:v>80.882999999999996</c:v>
                      </c:pt>
                      <c:pt idx="1135" formatCode="General">
                        <c:v>80.893000000000001</c:v>
                      </c:pt>
                      <c:pt idx="1136" formatCode="General">
                        <c:v>80.903000000000006</c:v>
                      </c:pt>
                      <c:pt idx="1137" formatCode="General">
                        <c:v>80.912999999999997</c:v>
                      </c:pt>
                      <c:pt idx="1138" formatCode="General">
                        <c:v>80.923000000000002</c:v>
                      </c:pt>
                      <c:pt idx="1139" formatCode="General">
                        <c:v>80.933000000000007</c:v>
                      </c:pt>
                      <c:pt idx="1140" formatCode="General">
                        <c:v>80.942999999999998</c:v>
                      </c:pt>
                      <c:pt idx="1141" formatCode="General">
                        <c:v>80.953000000000003</c:v>
                      </c:pt>
                      <c:pt idx="1142" formatCode="General">
                        <c:v>80.962999999999994</c:v>
                      </c:pt>
                      <c:pt idx="1143" formatCode="General">
                        <c:v>80.972999999999999</c:v>
                      </c:pt>
                      <c:pt idx="1144" formatCode="General">
                        <c:v>80.983000000000004</c:v>
                      </c:pt>
                      <c:pt idx="1145" formatCode="General">
                        <c:v>80.992999999999995</c:v>
                      </c:pt>
                      <c:pt idx="1146" formatCode="General">
                        <c:v>81.003</c:v>
                      </c:pt>
                      <c:pt idx="1147" formatCode="General">
                        <c:v>81.013000000000005</c:v>
                      </c:pt>
                      <c:pt idx="1148" formatCode="General">
                        <c:v>81.022999999999996</c:v>
                      </c:pt>
                      <c:pt idx="1149" formatCode="General">
                        <c:v>81.033000000000001</c:v>
                      </c:pt>
                      <c:pt idx="1150" formatCode="General">
                        <c:v>81.043000000000006</c:v>
                      </c:pt>
                      <c:pt idx="1151" formatCode="General">
                        <c:v>81.052999999999997</c:v>
                      </c:pt>
                      <c:pt idx="1152" formatCode="General">
                        <c:v>81.063000000000002</c:v>
                      </c:pt>
                      <c:pt idx="1153" formatCode="General">
                        <c:v>81.072999999999993</c:v>
                      </c:pt>
                      <c:pt idx="1154" formatCode="General">
                        <c:v>81.082999999999998</c:v>
                      </c:pt>
                      <c:pt idx="1155" formatCode="General">
                        <c:v>81.093000000000004</c:v>
                      </c:pt>
                      <c:pt idx="1156" formatCode="General">
                        <c:v>81.102999999999994</c:v>
                      </c:pt>
                      <c:pt idx="1157" formatCode="General">
                        <c:v>81.113</c:v>
                      </c:pt>
                      <c:pt idx="1158" formatCode="General">
                        <c:v>81.123000000000005</c:v>
                      </c:pt>
                      <c:pt idx="1159" formatCode="General">
                        <c:v>81.132999999999996</c:v>
                      </c:pt>
                      <c:pt idx="1160" formatCode="General">
                        <c:v>81.143000000000001</c:v>
                      </c:pt>
                      <c:pt idx="1161" formatCode="General">
                        <c:v>81.153000000000006</c:v>
                      </c:pt>
                      <c:pt idx="1162" formatCode="General">
                        <c:v>81.162999999999997</c:v>
                      </c:pt>
                      <c:pt idx="1163" formatCode="General">
                        <c:v>81.173000000000002</c:v>
                      </c:pt>
                      <c:pt idx="1164" formatCode="General">
                        <c:v>81.183000000000007</c:v>
                      </c:pt>
                      <c:pt idx="1165" formatCode="General">
                        <c:v>81.192999999999998</c:v>
                      </c:pt>
                      <c:pt idx="1166" formatCode="General">
                        <c:v>81.203000000000003</c:v>
                      </c:pt>
                      <c:pt idx="1167" formatCode="General">
                        <c:v>81.212999999999994</c:v>
                      </c:pt>
                      <c:pt idx="1168" formatCode="General">
                        <c:v>81.222999999999999</c:v>
                      </c:pt>
                      <c:pt idx="1169" formatCode="General">
                        <c:v>81.233000000000004</c:v>
                      </c:pt>
                      <c:pt idx="1170" formatCode="General">
                        <c:v>81.242999999999995</c:v>
                      </c:pt>
                      <c:pt idx="1171" formatCode="General">
                        <c:v>81.253</c:v>
                      </c:pt>
                      <c:pt idx="1172" formatCode="General">
                        <c:v>81.263000000000005</c:v>
                      </c:pt>
                      <c:pt idx="1173" formatCode="General">
                        <c:v>81.272999999999996</c:v>
                      </c:pt>
                      <c:pt idx="1174" formatCode="General">
                        <c:v>81.283000000000001</c:v>
                      </c:pt>
                      <c:pt idx="1175" formatCode="General">
                        <c:v>81.293000000000006</c:v>
                      </c:pt>
                      <c:pt idx="1176" formatCode="General">
                        <c:v>81.302999999999997</c:v>
                      </c:pt>
                      <c:pt idx="1177" formatCode="General">
                        <c:v>81.313000000000002</c:v>
                      </c:pt>
                      <c:pt idx="1178" formatCode="General">
                        <c:v>81.322999999999993</c:v>
                      </c:pt>
                      <c:pt idx="1179" formatCode="General">
                        <c:v>81.332999999999998</c:v>
                      </c:pt>
                      <c:pt idx="1180" formatCode="General">
                        <c:v>81.343000000000004</c:v>
                      </c:pt>
                      <c:pt idx="1181" formatCode="General">
                        <c:v>81.352999999999994</c:v>
                      </c:pt>
                      <c:pt idx="1182" formatCode="General">
                        <c:v>81.363</c:v>
                      </c:pt>
                      <c:pt idx="1183" formatCode="General">
                        <c:v>81.373000000000005</c:v>
                      </c:pt>
                      <c:pt idx="1184" formatCode="General">
                        <c:v>81.382999999999996</c:v>
                      </c:pt>
                      <c:pt idx="1185" formatCode="General">
                        <c:v>81.393000000000001</c:v>
                      </c:pt>
                      <c:pt idx="1186" formatCode="General">
                        <c:v>81.403000000000006</c:v>
                      </c:pt>
                      <c:pt idx="1187" formatCode="General">
                        <c:v>81.412999999999997</c:v>
                      </c:pt>
                      <c:pt idx="1188" formatCode="General">
                        <c:v>81.423000000000002</c:v>
                      </c:pt>
                      <c:pt idx="1189" formatCode="General">
                        <c:v>81.433000000000007</c:v>
                      </c:pt>
                      <c:pt idx="1190" formatCode="General">
                        <c:v>81.442999999999998</c:v>
                      </c:pt>
                      <c:pt idx="1191" formatCode="General">
                        <c:v>81.453000000000003</c:v>
                      </c:pt>
                      <c:pt idx="1192" formatCode="General">
                        <c:v>81.462999999999994</c:v>
                      </c:pt>
                      <c:pt idx="1193" formatCode="General">
                        <c:v>81.472999999999999</c:v>
                      </c:pt>
                      <c:pt idx="1194" formatCode="General">
                        <c:v>81.483000000000004</c:v>
                      </c:pt>
                      <c:pt idx="1195" formatCode="General">
                        <c:v>81.492999999999995</c:v>
                      </c:pt>
                      <c:pt idx="1196" formatCode="General">
                        <c:v>81.503</c:v>
                      </c:pt>
                      <c:pt idx="1197" formatCode="General">
                        <c:v>81.513000000000005</c:v>
                      </c:pt>
                      <c:pt idx="1198" formatCode="General">
                        <c:v>81.522999999999996</c:v>
                      </c:pt>
                      <c:pt idx="1199" formatCode="General">
                        <c:v>81.533000000000001</c:v>
                      </c:pt>
                      <c:pt idx="1200" formatCode="General">
                        <c:v>81.543000000000006</c:v>
                      </c:pt>
                      <c:pt idx="1201" formatCode="General">
                        <c:v>81.552999999999997</c:v>
                      </c:pt>
                      <c:pt idx="1202" formatCode="General">
                        <c:v>81.563000000000002</c:v>
                      </c:pt>
                      <c:pt idx="1203" formatCode="General">
                        <c:v>81.572999999999993</c:v>
                      </c:pt>
                      <c:pt idx="1204" formatCode="General">
                        <c:v>81.582999999999998</c:v>
                      </c:pt>
                      <c:pt idx="1205" formatCode="General">
                        <c:v>81.593000000000004</c:v>
                      </c:pt>
                      <c:pt idx="1206" formatCode="General">
                        <c:v>81.602999999999994</c:v>
                      </c:pt>
                      <c:pt idx="1207" formatCode="General">
                        <c:v>81.613</c:v>
                      </c:pt>
                      <c:pt idx="1208" formatCode="General">
                        <c:v>81.623000000000005</c:v>
                      </c:pt>
                      <c:pt idx="1209" formatCode="General">
                        <c:v>81.632999999999996</c:v>
                      </c:pt>
                      <c:pt idx="1210" formatCode="General">
                        <c:v>81.643000000000001</c:v>
                      </c:pt>
                      <c:pt idx="1211" formatCode="General">
                        <c:v>81.653000000000006</c:v>
                      </c:pt>
                      <c:pt idx="1212" formatCode="General">
                        <c:v>81.662999999999997</c:v>
                      </c:pt>
                      <c:pt idx="1213" formatCode="General">
                        <c:v>81.673000000000002</c:v>
                      </c:pt>
                      <c:pt idx="1214" formatCode="General">
                        <c:v>81.683000000000007</c:v>
                      </c:pt>
                      <c:pt idx="1215" formatCode="General">
                        <c:v>81.692999999999998</c:v>
                      </c:pt>
                      <c:pt idx="1216" formatCode="General">
                        <c:v>81.703000000000003</c:v>
                      </c:pt>
                      <c:pt idx="1217" formatCode="General">
                        <c:v>81.712999999999994</c:v>
                      </c:pt>
                      <c:pt idx="1218" formatCode="General">
                        <c:v>81.722999999999999</c:v>
                      </c:pt>
                      <c:pt idx="1219" formatCode="General">
                        <c:v>81.733000000000004</c:v>
                      </c:pt>
                      <c:pt idx="1220" formatCode="General">
                        <c:v>81.742999999999995</c:v>
                      </c:pt>
                      <c:pt idx="1221" formatCode="General">
                        <c:v>81.753</c:v>
                      </c:pt>
                      <c:pt idx="1222" formatCode="General">
                        <c:v>81.763000000000005</c:v>
                      </c:pt>
                      <c:pt idx="1223" formatCode="General">
                        <c:v>81.772999999999996</c:v>
                      </c:pt>
                      <c:pt idx="1224" formatCode="General">
                        <c:v>81.783000000000001</c:v>
                      </c:pt>
                      <c:pt idx="1225" formatCode="General">
                        <c:v>81.793000000000006</c:v>
                      </c:pt>
                      <c:pt idx="1226" formatCode="General">
                        <c:v>81.802999999999997</c:v>
                      </c:pt>
                      <c:pt idx="1227" formatCode="General">
                        <c:v>81.813000000000002</c:v>
                      </c:pt>
                      <c:pt idx="1228" formatCode="General">
                        <c:v>81.822999999999993</c:v>
                      </c:pt>
                      <c:pt idx="1229" formatCode="General">
                        <c:v>81.832999999999998</c:v>
                      </c:pt>
                      <c:pt idx="1230" formatCode="General">
                        <c:v>81.843000000000004</c:v>
                      </c:pt>
                      <c:pt idx="1231" formatCode="General">
                        <c:v>81.852999999999994</c:v>
                      </c:pt>
                      <c:pt idx="1232" formatCode="General">
                        <c:v>81.863</c:v>
                      </c:pt>
                      <c:pt idx="1233" formatCode="General">
                        <c:v>81.873000000000005</c:v>
                      </c:pt>
                      <c:pt idx="1234" formatCode="General">
                        <c:v>81.882999999999996</c:v>
                      </c:pt>
                      <c:pt idx="1235" formatCode="General">
                        <c:v>81.893000000000001</c:v>
                      </c:pt>
                      <c:pt idx="1236" formatCode="General">
                        <c:v>81.903000000000006</c:v>
                      </c:pt>
                      <c:pt idx="1237" formatCode="General">
                        <c:v>81.912999999999997</c:v>
                      </c:pt>
                      <c:pt idx="1238" formatCode="General">
                        <c:v>81.923000000000002</c:v>
                      </c:pt>
                      <c:pt idx="1239" formatCode="General">
                        <c:v>81.933000000000007</c:v>
                      </c:pt>
                      <c:pt idx="1240" formatCode="General">
                        <c:v>81.942999999999998</c:v>
                      </c:pt>
                      <c:pt idx="1241" formatCode="General">
                        <c:v>81.953000000000003</c:v>
                      </c:pt>
                      <c:pt idx="1242" formatCode="General">
                        <c:v>81.962999999999994</c:v>
                      </c:pt>
                      <c:pt idx="1243" formatCode="General">
                        <c:v>81.972999999999999</c:v>
                      </c:pt>
                      <c:pt idx="1244" formatCode="General">
                        <c:v>81.983000000000004</c:v>
                      </c:pt>
                      <c:pt idx="1245" formatCode="General">
                        <c:v>81.992999999999995</c:v>
                      </c:pt>
                      <c:pt idx="1246" formatCode="General">
                        <c:v>82.003</c:v>
                      </c:pt>
                      <c:pt idx="1247" formatCode="General">
                        <c:v>82.013000000000005</c:v>
                      </c:pt>
                      <c:pt idx="1248" formatCode="General">
                        <c:v>82.022999999999996</c:v>
                      </c:pt>
                      <c:pt idx="1249" formatCode="General">
                        <c:v>82.033000000000001</c:v>
                      </c:pt>
                      <c:pt idx="1250" formatCode="General">
                        <c:v>82.043000000000006</c:v>
                      </c:pt>
                      <c:pt idx="1251" formatCode="General">
                        <c:v>82.052999999999997</c:v>
                      </c:pt>
                      <c:pt idx="1252" formatCode="General">
                        <c:v>82.063000000000002</c:v>
                      </c:pt>
                      <c:pt idx="1253" formatCode="General">
                        <c:v>82.072999999999993</c:v>
                      </c:pt>
                      <c:pt idx="1254" formatCode="General">
                        <c:v>82.082999999999998</c:v>
                      </c:pt>
                      <c:pt idx="1255" formatCode="General">
                        <c:v>82.093000000000004</c:v>
                      </c:pt>
                      <c:pt idx="1256" formatCode="General">
                        <c:v>82.102999999999994</c:v>
                      </c:pt>
                      <c:pt idx="1257" formatCode="General">
                        <c:v>82.113</c:v>
                      </c:pt>
                      <c:pt idx="1258" formatCode="General">
                        <c:v>82.123000000000005</c:v>
                      </c:pt>
                      <c:pt idx="1259" formatCode="General">
                        <c:v>82.132999999999996</c:v>
                      </c:pt>
                      <c:pt idx="1260" formatCode="General">
                        <c:v>82.143000000000001</c:v>
                      </c:pt>
                      <c:pt idx="1261" formatCode="General">
                        <c:v>82.153000000000006</c:v>
                      </c:pt>
                      <c:pt idx="1262" formatCode="General">
                        <c:v>82.162999999999997</c:v>
                      </c:pt>
                      <c:pt idx="1263" formatCode="General">
                        <c:v>82.173000000000002</c:v>
                      </c:pt>
                      <c:pt idx="1264" formatCode="General">
                        <c:v>82.183000000000007</c:v>
                      </c:pt>
                      <c:pt idx="1265" formatCode="General">
                        <c:v>82.192999999999998</c:v>
                      </c:pt>
                      <c:pt idx="1266" formatCode="General">
                        <c:v>82.203000000000003</c:v>
                      </c:pt>
                      <c:pt idx="1267" formatCode="General">
                        <c:v>82.212999999999994</c:v>
                      </c:pt>
                      <c:pt idx="1268" formatCode="General">
                        <c:v>82.222999999999999</c:v>
                      </c:pt>
                      <c:pt idx="1269" formatCode="General">
                        <c:v>82.233000000000004</c:v>
                      </c:pt>
                      <c:pt idx="1270" formatCode="General">
                        <c:v>82.242999999999995</c:v>
                      </c:pt>
                      <c:pt idx="1271" formatCode="General">
                        <c:v>82.253</c:v>
                      </c:pt>
                      <c:pt idx="1272" formatCode="General">
                        <c:v>82.263000000000005</c:v>
                      </c:pt>
                      <c:pt idx="1273" formatCode="General">
                        <c:v>82.272999999999996</c:v>
                      </c:pt>
                      <c:pt idx="1274" formatCode="General">
                        <c:v>82.283000000000001</c:v>
                      </c:pt>
                      <c:pt idx="1275" formatCode="General">
                        <c:v>82.293000000000006</c:v>
                      </c:pt>
                      <c:pt idx="1276" formatCode="General">
                        <c:v>82.302999999999997</c:v>
                      </c:pt>
                      <c:pt idx="1277" formatCode="General">
                        <c:v>82.313000000000002</c:v>
                      </c:pt>
                      <c:pt idx="1278" formatCode="General">
                        <c:v>82.322999999999993</c:v>
                      </c:pt>
                      <c:pt idx="1279" formatCode="General">
                        <c:v>82.332999999999998</c:v>
                      </c:pt>
                      <c:pt idx="1280" formatCode="General">
                        <c:v>82.343000000000004</c:v>
                      </c:pt>
                      <c:pt idx="1281" formatCode="General">
                        <c:v>82.352999999999994</c:v>
                      </c:pt>
                      <c:pt idx="1282" formatCode="General">
                        <c:v>82.363</c:v>
                      </c:pt>
                      <c:pt idx="1283" formatCode="General">
                        <c:v>82.373000000000005</c:v>
                      </c:pt>
                      <c:pt idx="1284" formatCode="General">
                        <c:v>82.382999999999996</c:v>
                      </c:pt>
                      <c:pt idx="1285" formatCode="General">
                        <c:v>82.393000000000001</c:v>
                      </c:pt>
                      <c:pt idx="1286" formatCode="General">
                        <c:v>82.403000000000006</c:v>
                      </c:pt>
                      <c:pt idx="1287" formatCode="General">
                        <c:v>82.412999999999997</c:v>
                      </c:pt>
                      <c:pt idx="1288" formatCode="General">
                        <c:v>82.423000000000002</c:v>
                      </c:pt>
                      <c:pt idx="1289" formatCode="General">
                        <c:v>82.433000000000007</c:v>
                      </c:pt>
                      <c:pt idx="1290" formatCode="General">
                        <c:v>82.442999999999998</c:v>
                      </c:pt>
                      <c:pt idx="1291" formatCode="General">
                        <c:v>82.453000000000003</c:v>
                      </c:pt>
                      <c:pt idx="1292" formatCode="General">
                        <c:v>82.462999999999994</c:v>
                      </c:pt>
                      <c:pt idx="1293" formatCode="General">
                        <c:v>82.472999999999999</c:v>
                      </c:pt>
                      <c:pt idx="1294" formatCode="General">
                        <c:v>82.483000000000004</c:v>
                      </c:pt>
                      <c:pt idx="1295" formatCode="General">
                        <c:v>82.492999999999995</c:v>
                      </c:pt>
                      <c:pt idx="1296" formatCode="General">
                        <c:v>82.503</c:v>
                      </c:pt>
                      <c:pt idx="1297" formatCode="General">
                        <c:v>82.513000000000005</c:v>
                      </c:pt>
                      <c:pt idx="1298" formatCode="General">
                        <c:v>82.522999999999996</c:v>
                      </c:pt>
                      <c:pt idx="1299" formatCode="General">
                        <c:v>82.533000000000001</c:v>
                      </c:pt>
                      <c:pt idx="1300" formatCode="General">
                        <c:v>82.543000000000006</c:v>
                      </c:pt>
                      <c:pt idx="1301" formatCode="General">
                        <c:v>82.552999999999997</c:v>
                      </c:pt>
                      <c:pt idx="1302" formatCode="General">
                        <c:v>82.563000000000002</c:v>
                      </c:pt>
                      <c:pt idx="1303" formatCode="General">
                        <c:v>82.572999999999993</c:v>
                      </c:pt>
                      <c:pt idx="1304" formatCode="General">
                        <c:v>82.582999999999998</c:v>
                      </c:pt>
                      <c:pt idx="1305" formatCode="General">
                        <c:v>82.593000000000004</c:v>
                      </c:pt>
                      <c:pt idx="1306" formatCode="General">
                        <c:v>82.602999999999994</c:v>
                      </c:pt>
                      <c:pt idx="1307" formatCode="General">
                        <c:v>82.613</c:v>
                      </c:pt>
                      <c:pt idx="1308" formatCode="General">
                        <c:v>82.623000000000005</c:v>
                      </c:pt>
                      <c:pt idx="1309" formatCode="General">
                        <c:v>82.632999999999996</c:v>
                      </c:pt>
                      <c:pt idx="1310" formatCode="General">
                        <c:v>82.643000000000001</c:v>
                      </c:pt>
                      <c:pt idx="1311" formatCode="General">
                        <c:v>82.653000000000006</c:v>
                      </c:pt>
                      <c:pt idx="1312" formatCode="General">
                        <c:v>82.662999999999997</c:v>
                      </c:pt>
                      <c:pt idx="1313" formatCode="General">
                        <c:v>82.673000000000002</c:v>
                      </c:pt>
                      <c:pt idx="1314" formatCode="General">
                        <c:v>82.683000000000007</c:v>
                      </c:pt>
                      <c:pt idx="1315" formatCode="General">
                        <c:v>82.692999999999998</c:v>
                      </c:pt>
                      <c:pt idx="1316" formatCode="General">
                        <c:v>82.703000000000003</c:v>
                      </c:pt>
                      <c:pt idx="1317" formatCode="General">
                        <c:v>82.712999999999994</c:v>
                      </c:pt>
                      <c:pt idx="1318" formatCode="General">
                        <c:v>82.722999999999999</c:v>
                      </c:pt>
                      <c:pt idx="1319" formatCode="General">
                        <c:v>82.733000000000004</c:v>
                      </c:pt>
                      <c:pt idx="1320" formatCode="General">
                        <c:v>82.742999999999995</c:v>
                      </c:pt>
                      <c:pt idx="1321" formatCode="General">
                        <c:v>82.753</c:v>
                      </c:pt>
                      <c:pt idx="1322" formatCode="General">
                        <c:v>82.763000000000005</c:v>
                      </c:pt>
                      <c:pt idx="1323" formatCode="General">
                        <c:v>82.772999999999996</c:v>
                      </c:pt>
                      <c:pt idx="1324" formatCode="General">
                        <c:v>82.783000000000001</c:v>
                      </c:pt>
                      <c:pt idx="1325" formatCode="General">
                        <c:v>82.793000000000006</c:v>
                      </c:pt>
                      <c:pt idx="1326" formatCode="General">
                        <c:v>82.802999999999997</c:v>
                      </c:pt>
                      <c:pt idx="1327" formatCode="General">
                        <c:v>82.813000000000002</c:v>
                      </c:pt>
                      <c:pt idx="1328" formatCode="General">
                        <c:v>82.822999999999993</c:v>
                      </c:pt>
                      <c:pt idx="1329" formatCode="General">
                        <c:v>82.832999999999998</c:v>
                      </c:pt>
                      <c:pt idx="1330" formatCode="General">
                        <c:v>82.843000000000004</c:v>
                      </c:pt>
                      <c:pt idx="1331" formatCode="General">
                        <c:v>82.852999999999994</c:v>
                      </c:pt>
                      <c:pt idx="1332" formatCode="General">
                        <c:v>82.863</c:v>
                      </c:pt>
                      <c:pt idx="1333" formatCode="General">
                        <c:v>82.873000000000005</c:v>
                      </c:pt>
                      <c:pt idx="1334" formatCode="General">
                        <c:v>82.882999999999996</c:v>
                      </c:pt>
                      <c:pt idx="1335" formatCode="General">
                        <c:v>82.893000000000001</c:v>
                      </c:pt>
                      <c:pt idx="1336" formatCode="General">
                        <c:v>82.903000000000006</c:v>
                      </c:pt>
                      <c:pt idx="1337" formatCode="General">
                        <c:v>82.912999999999997</c:v>
                      </c:pt>
                      <c:pt idx="1338" formatCode="General">
                        <c:v>82.923000000000002</c:v>
                      </c:pt>
                      <c:pt idx="1339" formatCode="General">
                        <c:v>82.933000000000007</c:v>
                      </c:pt>
                      <c:pt idx="1340" formatCode="General">
                        <c:v>82.942999999999998</c:v>
                      </c:pt>
                      <c:pt idx="1341" formatCode="General">
                        <c:v>82.953000000000003</c:v>
                      </c:pt>
                      <c:pt idx="1342" formatCode="General">
                        <c:v>82.962999999999994</c:v>
                      </c:pt>
                      <c:pt idx="1343" formatCode="General">
                        <c:v>82.972999999999999</c:v>
                      </c:pt>
                      <c:pt idx="1344" formatCode="General">
                        <c:v>82.983000000000004</c:v>
                      </c:pt>
                      <c:pt idx="1345" formatCode="General">
                        <c:v>82.992999999999995</c:v>
                      </c:pt>
                      <c:pt idx="1346" formatCode="General">
                        <c:v>83.003</c:v>
                      </c:pt>
                      <c:pt idx="1347" formatCode="General">
                        <c:v>83.013000000000005</c:v>
                      </c:pt>
                      <c:pt idx="1348" formatCode="General">
                        <c:v>83.022999999999996</c:v>
                      </c:pt>
                      <c:pt idx="1349" formatCode="General">
                        <c:v>83.033000000000001</c:v>
                      </c:pt>
                      <c:pt idx="1350" formatCode="General">
                        <c:v>83.043000000000006</c:v>
                      </c:pt>
                      <c:pt idx="1351" formatCode="General">
                        <c:v>83.052999999999997</c:v>
                      </c:pt>
                      <c:pt idx="1352" formatCode="General">
                        <c:v>83.063000000000002</c:v>
                      </c:pt>
                      <c:pt idx="1353" formatCode="General">
                        <c:v>83.072999999999993</c:v>
                      </c:pt>
                      <c:pt idx="1354" formatCode="General">
                        <c:v>83.082999999999998</c:v>
                      </c:pt>
                      <c:pt idx="1355" formatCode="General">
                        <c:v>83.093000000000004</c:v>
                      </c:pt>
                      <c:pt idx="1356" formatCode="General">
                        <c:v>83.102999999999994</c:v>
                      </c:pt>
                      <c:pt idx="1357" formatCode="General">
                        <c:v>83.113</c:v>
                      </c:pt>
                      <c:pt idx="1358" formatCode="General">
                        <c:v>83.123000000000005</c:v>
                      </c:pt>
                      <c:pt idx="1359" formatCode="General">
                        <c:v>83.132999999999996</c:v>
                      </c:pt>
                      <c:pt idx="1360" formatCode="General">
                        <c:v>83.143000000000001</c:v>
                      </c:pt>
                      <c:pt idx="1361" formatCode="General">
                        <c:v>83.153000000000006</c:v>
                      </c:pt>
                      <c:pt idx="1362" formatCode="General">
                        <c:v>83.162999999999997</c:v>
                      </c:pt>
                      <c:pt idx="1363" formatCode="General">
                        <c:v>83.173000000000002</c:v>
                      </c:pt>
                      <c:pt idx="1364" formatCode="General">
                        <c:v>83.183000000000007</c:v>
                      </c:pt>
                      <c:pt idx="1365" formatCode="General">
                        <c:v>83.192999999999998</c:v>
                      </c:pt>
                      <c:pt idx="1366" formatCode="General">
                        <c:v>83.203000000000003</c:v>
                      </c:pt>
                      <c:pt idx="1367" formatCode="General">
                        <c:v>83.212999999999994</c:v>
                      </c:pt>
                      <c:pt idx="1368" formatCode="General">
                        <c:v>83.222999999999999</c:v>
                      </c:pt>
                      <c:pt idx="1369" formatCode="General">
                        <c:v>83.233000000000004</c:v>
                      </c:pt>
                      <c:pt idx="1370" formatCode="General">
                        <c:v>83.242999999999995</c:v>
                      </c:pt>
                      <c:pt idx="1371" formatCode="General">
                        <c:v>83.253</c:v>
                      </c:pt>
                      <c:pt idx="1372" formatCode="General">
                        <c:v>83.263000000000005</c:v>
                      </c:pt>
                      <c:pt idx="1373" formatCode="General">
                        <c:v>83.272999999999996</c:v>
                      </c:pt>
                      <c:pt idx="1374" formatCode="General">
                        <c:v>83.283000000000001</c:v>
                      </c:pt>
                      <c:pt idx="1375" formatCode="General">
                        <c:v>83.293000000000006</c:v>
                      </c:pt>
                      <c:pt idx="1376" formatCode="General">
                        <c:v>83.302999999999997</c:v>
                      </c:pt>
                      <c:pt idx="1377" formatCode="General">
                        <c:v>83.313000000000002</c:v>
                      </c:pt>
                      <c:pt idx="1378" formatCode="General">
                        <c:v>83.322999999999993</c:v>
                      </c:pt>
                      <c:pt idx="1379" formatCode="General">
                        <c:v>83.332999999999998</c:v>
                      </c:pt>
                      <c:pt idx="1380" formatCode="General">
                        <c:v>83.343000000000004</c:v>
                      </c:pt>
                      <c:pt idx="1381" formatCode="General">
                        <c:v>83.352999999999994</c:v>
                      </c:pt>
                      <c:pt idx="1382" formatCode="General">
                        <c:v>83.363</c:v>
                      </c:pt>
                      <c:pt idx="1383" formatCode="General">
                        <c:v>83.373000000000005</c:v>
                      </c:pt>
                      <c:pt idx="1384" formatCode="General">
                        <c:v>83.382999999999996</c:v>
                      </c:pt>
                      <c:pt idx="1385" formatCode="General">
                        <c:v>83.393000000000001</c:v>
                      </c:pt>
                      <c:pt idx="1386" formatCode="General">
                        <c:v>83.403000000000006</c:v>
                      </c:pt>
                      <c:pt idx="1387" formatCode="General">
                        <c:v>83.412999999999997</c:v>
                      </c:pt>
                      <c:pt idx="1388" formatCode="General">
                        <c:v>83.423000000000002</c:v>
                      </c:pt>
                      <c:pt idx="1389" formatCode="General">
                        <c:v>83.433000000000007</c:v>
                      </c:pt>
                      <c:pt idx="1390" formatCode="General">
                        <c:v>83.442999999999998</c:v>
                      </c:pt>
                      <c:pt idx="1391" formatCode="General">
                        <c:v>83.453000000000003</c:v>
                      </c:pt>
                      <c:pt idx="1392" formatCode="General">
                        <c:v>83.462999999999994</c:v>
                      </c:pt>
                      <c:pt idx="1393" formatCode="General">
                        <c:v>83.472999999999999</c:v>
                      </c:pt>
                      <c:pt idx="1394" formatCode="General">
                        <c:v>83.483000000000004</c:v>
                      </c:pt>
                      <c:pt idx="1395" formatCode="General">
                        <c:v>83.492999999999995</c:v>
                      </c:pt>
                      <c:pt idx="1396" formatCode="General">
                        <c:v>83.503</c:v>
                      </c:pt>
                      <c:pt idx="1397" formatCode="General">
                        <c:v>83.513000000000005</c:v>
                      </c:pt>
                      <c:pt idx="1398" formatCode="General">
                        <c:v>83.522999999999996</c:v>
                      </c:pt>
                      <c:pt idx="1399" formatCode="General">
                        <c:v>83.533000000000001</c:v>
                      </c:pt>
                      <c:pt idx="1400" formatCode="General">
                        <c:v>83.543000000000006</c:v>
                      </c:pt>
                      <c:pt idx="1401" formatCode="General">
                        <c:v>83.552999999999997</c:v>
                      </c:pt>
                      <c:pt idx="1402" formatCode="General">
                        <c:v>83.563000000000002</c:v>
                      </c:pt>
                      <c:pt idx="1403" formatCode="General">
                        <c:v>83.572999999999993</c:v>
                      </c:pt>
                      <c:pt idx="1404" formatCode="General">
                        <c:v>83.582999999999998</c:v>
                      </c:pt>
                      <c:pt idx="1405" formatCode="General">
                        <c:v>83.593000000000004</c:v>
                      </c:pt>
                      <c:pt idx="1406" formatCode="General">
                        <c:v>83.602999999999994</c:v>
                      </c:pt>
                      <c:pt idx="1407" formatCode="General">
                        <c:v>83.613</c:v>
                      </c:pt>
                      <c:pt idx="1408" formatCode="General">
                        <c:v>83.623000000000005</c:v>
                      </c:pt>
                      <c:pt idx="1409" formatCode="General">
                        <c:v>83.632999999999996</c:v>
                      </c:pt>
                      <c:pt idx="1410" formatCode="General">
                        <c:v>83.643000000000001</c:v>
                      </c:pt>
                      <c:pt idx="1411" formatCode="General">
                        <c:v>83.653000000000006</c:v>
                      </c:pt>
                      <c:pt idx="1412" formatCode="General">
                        <c:v>83.662999999999997</c:v>
                      </c:pt>
                      <c:pt idx="1413" formatCode="General">
                        <c:v>83.673000000000002</c:v>
                      </c:pt>
                      <c:pt idx="1414" formatCode="General">
                        <c:v>83.683000000000007</c:v>
                      </c:pt>
                      <c:pt idx="1415" formatCode="General">
                        <c:v>83.692999999999998</c:v>
                      </c:pt>
                      <c:pt idx="1416" formatCode="General">
                        <c:v>83.703000000000003</c:v>
                      </c:pt>
                      <c:pt idx="1417" formatCode="General">
                        <c:v>83.712999999999994</c:v>
                      </c:pt>
                      <c:pt idx="1418" formatCode="General">
                        <c:v>83.722999999999999</c:v>
                      </c:pt>
                      <c:pt idx="1419" formatCode="General">
                        <c:v>83.733000000000004</c:v>
                      </c:pt>
                      <c:pt idx="1420" formatCode="General">
                        <c:v>83.742999999999995</c:v>
                      </c:pt>
                      <c:pt idx="1421" formatCode="General">
                        <c:v>83.753</c:v>
                      </c:pt>
                      <c:pt idx="1422" formatCode="General">
                        <c:v>83.763000000000005</c:v>
                      </c:pt>
                      <c:pt idx="1423" formatCode="General">
                        <c:v>83.772999999999996</c:v>
                      </c:pt>
                      <c:pt idx="1424" formatCode="General">
                        <c:v>83.783000000000001</c:v>
                      </c:pt>
                      <c:pt idx="1425" formatCode="General">
                        <c:v>83.793000000000006</c:v>
                      </c:pt>
                      <c:pt idx="1426" formatCode="General">
                        <c:v>83.802999999999997</c:v>
                      </c:pt>
                      <c:pt idx="1427" formatCode="General">
                        <c:v>83.813000000000002</c:v>
                      </c:pt>
                      <c:pt idx="1428" formatCode="General">
                        <c:v>83.822999999999993</c:v>
                      </c:pt>
                      <c:pt idx="1429" formatCode="General">
                        <c:v>83.832999999999998</c:v>
                      </c:pt>
                      <c:pt idx="1430" formatCode="General">
                        <c:v>83.843000000000004</c:v>
                      </c:pt>
                      <c:pt idx="1431" formatCode="General">
                        <c:v>83.852999999999994</c:v>
                      </c:pt>
                      <c:pt idx="1432" formatCode="General">
                        <c:v>83.863</c:v>
                      </c:pt>
                      <c:pt idx="1433" formatCode="General">
                        <c:v>83.873000000000005</c:v>
                      </c:pt>
                      <c:pt idx="1434" formatCode="General">
                        <c:v>83.882999999999996</c:v>
                      </c:pt>
                      <c:pt idx="1435" formatCode="General">
                        <c:v>83.893000000000001</c:v>
                      </c:pt>
                      <c:pt idx="1436" formatCode="General">
                        <c:v>83.903000000000006</c:v>
                      </c:pt>
                      <c:pt idx="1437" formatCode="General">
                        <c:v>83.912999999999997</c:v>
                      </c:pt>
                      <c:pt idx="1438" formatCode="General">
                        <c:v>83.923000000000002</c:v>
                      </c:pt>
                      <c:pt idx="1439" formatCode="General">
                        <c:v>83.933000000000007</c:v>
                      </c:pt>
                      <c:pt idx="1440" formatCode="General">
                        <c:v>83.942999999999998</c:v>
                      </c:pt>
                      <c:pt idx="1441" formatCode="General">
                        <c:v>83.953000000000003</c:v>
                      </c:pt>
                      <c:pt idx="1442" formatCode="General">
                        <c:v>83.962999999999994</c:v>
                      </c:pt>
                      <c:pt idx="1443" formatCode="General">
                        <c:v>83.972999999999999</c:v>
                      </c:pt>
                      <c:pt idx="1444" formatCode="General">
                        <c:v>83.983000000000004</c:v>
                      </c:pt>
                      <c:pt idx="1445" formatCode="General">
                        <c:v>83.992999999999995</c:v>
                      </c:pt>
                      <c:pt idx="1446" formatCode="General">
                        <c:v>84.003</c:v>
                      </c:pt>
                      <c:pt idx="1447" formatCode="General">
                        <c:v>84.013000000000005</c:v>
                      </c:pt>
                      <c:pt idx="1448" formatCode="General">
                        <c:v>84.022999999999996</c:v>
                      </c:pt>
                      <c:pt idx="1449" formatCode="General">
                        <c:v>84.033000000000001</c:v>
                      </c:pt>
                      <c:pt idx="1450" formatCode="General">
                        <c:v>84.043000000000006</c:v>
                      </c:pt>
                      <c:pt idx="1451" formatCode="General">
                        <c:v>84.052999999999997</c:v>
                      </c:pt>
                      <c:pt idx="1452" formatCode="General">
                        <c:v>84.063000000000002</c:v>
                      </c:pt>
                      <c:pt idx="1453" formatCode="General">
                        <c:v>84.072999999999993</c:v>
                      </c:pt>
                      <c:pt idx="1454" formatCode="General">
                        <c:v>84.082999999999998</c:v>
                      </c:pt>
                      <c:pt idx="1455" formatCode="General">
                        <c:v>84.093000000000004</c:v>
                      </c:pt>
                      <c:pt idx="1456" formatCode="General">
                        <c:v>84.102999999999994</c:v>
                      </c:pt>
                      <c:pt idx="1457" formatCode="General">
                        <c:v>84.113</c:v>
                      </c:pt>
                      <c:pt idx="1458" formatCode="General">
                        <c:v>84.123000000000005</c:v>
                      </c:pt>
                      <c:pt idx="1459" formatCode="General">
                        <c:v>84.132999999999996</c:v>
                      </c:pt>
                      <c:pt idx="1460" formatCode="General">
                        <c:v>84.143000000000001</c:v>
                      </c:pt>
                      <c:pt idx="1461" formatCode="General">
                        <c:v>84.153000000000006</c:v>
                      </c:pt>
                      <c:pt idx="1462" formatCode="General">
                        <c:v>84.162999999999997</c:v>
                      </c:pt>
                      <c:pt idx="1463" formatCode="General">
                        <c:v>84.173000000000002</c:v>
                      </c:pt>
                      <c:pt idx="1464" formatCode="General">
                        <c:v>84.183000000000007</c:v>
                      </c:pt>
                      <c:pt idx="1465" formatCode="General">
                        <c:v>84.192999999999998</c:v>
                      </c:pt>
                      <c:pt idx="1466" formatCode="General">
                        <c:v>84.203000000000003</c:v>
                      </c:pt>
                      <c:pt idx="1467" formatCode="General">
                        <c:v>84.212999999999994</c:v>
                      </c:pt>
                      <c:pt idx="1468" formatCode="General">
                        <c:v>84.222999999999999</c:v>
                      </c:pt>
                      <c:pt idx="1469" formatCode="General">
                        <c:v>84.233000000000004</c:v>
                      </c:pt>
                      <c:pt idx="1470" formatCode="General">
                        <c:v>84.242999999999995</c:v>
                      </c:pt>
                      <c:pt idx="1471" formatCode="General">
                        <c:v>84.253</c:v>
                      </c:pt>
                      <c:pt idx="1472" formatCode="General">
                        <c:v>84.263000000000005</c:v>
                      </c:pt>
                      <c:pt idx="1473" formatCode="General">
                        <c:v>84.272999999999996</c:v>
                      </c:pt>
                      <c:pt idx="1474" formatCode="General">
                        <c:v>84.283000000000001</c:v>
                      </c:pt>
                      <c:pt idx="1475" formatCode="General">
                        <c:v>84.293000000000006</c:v>
                      </c:pt>
                      <c:pt idx="1476" formatCode="General">
                        <c:v>84.302999999999997</c:v>
                      </c:pt>
                      <c:pt idx="1477" formatCode="General">
                        <c:v>84.313000000000002</c:v>
                      </c:pt>
                      <c:pt idx="1478" formatCode="General">
                        <c:v>84.322999999999993</c:v>
                      </c:pt>
                      <c:pt idx="1479" formatCode="General">
                        <c:v>84.332999999999998</c:v>
                      </c:pt>
                      <c:pt idx="1480" formatCode="General">
                        <c:v>84.343000000000004</c:v>
                      </c:pt>
                      <c:pt idx="1481" formatCode="General">
                        <c:v>84.352999999999994</c:v>
                      </c:pt>
                      <c:pt idx="1482" formatCode="General">
                        <c:v>84.363</c:v>
                      </c:pt>
                      <c:pt idx="1483" formatCode="General">
                        <c:v>84.373000000000005</c:v>
                      </c:pt>
                      <c:pt idx="1484" formatCode="General">
                        <c:v>84.382999999999996</c:v>
                      </c:pt>
                      <c:pt idx="1485" formatCode="General">
                        <c:v>84.393000000000001</c:v>
                      </c:pt>
                      <c:pt idx="1486" formatCode="General">
                        <c:v>84.403000000000006</c:v>
                      </c:pt>
                      <c:pt idx="1487" formatCode="General">
                        <c:v>84.412999999999997</c:v>
                      </c:pt>
                      <c:pt idx="1488" formatCode="General">
                        <c:v>84.423000000000002</c:v>
                      </c:pt>
                      <c:pt idx="1489" formatCode="General">
                        <c:v>84.433000000000007</c:v>
                      </c:pt>
                      <c:pt idx="1490" formatCode="General">
                        <c:v>84.442999999999998</c:v>
                      </c:pt>
                      <c:pt idx="1491" formatCode="General">
                        <c:v>84.453000000000003</c:v>
                      </c:pt>
                      <c:pt idx="1492" formatCode="General">
                        <c:v>84.462999999999994</c:v>
                      </c:pt>
                      <c:pt idx="1493" formatCode="General">
                        <c:v>84.472999999999999</c:v>
                      </c:pt>
                      <c:pt idx="1494" formatCode="General">
                        <c:v>84.483000000000004</c:v>
                      </c:pt>
                      <c:pt idx="1495" formatCode="General">
                        <c:v>84.492999999999995</c:v>
                      </c:pt>
                      <c:pt idx="1496" formatCode="General">
                        <c:v>84.503</c:v>
                      </c:pt>
                      <c:pt idx="1497" formatCode="General">
                        <c:v>84.513000000000005</c:v>
                      </c:pt>
                      <c:pt idx="1498" formatCode="General">
                        <c:v>84.522999999999996</c:v>
                      </c:pt>
                      <c:pt idx="1499" formatCode="General">
                        <c:v>84.533000000000001</c:v>
                      </c:pt>
                      <c:pt idx="1500" formatCode="General">
                        <c:v>84.543000000000006</c:v>
                      </c:pt>
                      <c:pt idx="1501" formatCode="General">
                        <c:v>84.552999999999997</c:v>
                      </c:pt>
                      <c:pt idx="1502" formatCode="General">
                        <c:v>84.563000000000002</c:v>
                      </c:pt>
                      <c:pt idx="1503" formatCode="General">
                        <c:v>84.572999999999993</c:v>
                      </c:pt>
                      <c:pt idx="1504" formatCode="General">
                        <c:v>84.582999999999998</c:v>
                      </c:pt>
                      <c:pt idx="1505" formatCode="General">
                        <c:v>84.593000000000004</c:v>
                      </c:pt>
                      <c:pt idx="1506" formatCode="General">
                        <c:v>84.602999999999994</c:v>
                      </c:pt>
                      <c:pt idx="1507" formatCode="General">
                        <c:v>84.613</c:v>
                      </c:pt>
                      <c:pt idx="1508" formatCode="General">
                        <c:v>84.623000000000005</c:v>
                      </c:pt>
                      <c:pt idx="1509" formatCode="General">
                        <c:v>84.632999999999996</c:v>
                      </c:pt>
                      <c:pt idx="1510" formatCode="General">
                        <c:v>84.643000000000001</c:v>
                      </c:pt>
                      <c:pt idx="1511" formatCode="General">
                        <c:v>84.653000000000006</c:v>
                      </c:pt>
                      <c:pt idx="1512" formatCode="General">
                        <c:v>84.662999999999997</c:v>
                      </c:pt>
                      <c:pt idx="1513" formatCode="General">
                        <c:v>84.673000000000002</c:v>
                      </c:pt>
                      <c:pt idx="1514" formatCode="General">
                        <c:v>84.683000000000007</c:v>
                      </c:pt>
                      <c:pt idx="1515" formatCode="General">
                        <c:v>84.692999999999998</c:v>
                      </c:pt>
                      <c:pt idx="1516" formatCode="General">
                        <c:v>84.703000000000003</c:v>
                      </c:pt>
                      <c:pt idx="1517" formatCode="General">
                        <c:v>84.712999999999994</c:v>
                      </c:pt>
                      <c:pt idx="1518" formatCode="General">
                        <c:v>84.722999999999999</c:v>
                      </c:pt>
                      <c:pt idx="1519" formatCode="General">
                        <c:v>84.733000000000004</c:v>
                      </c:pt>
                      <c:pt idx="1520" formatCode="General">
                        <c:v>84.742999999999995</c:v>
                      </c:pt>
                      <c:pt idx="1521" formatCode="General">
                        <c:v>84.753</c:v>
                      </c:pt>
                      <c:pt idx="1522" formatCode="General">
                        <c:v>84.763000000000005</c:v>
                      </c:pt>
                      <c:pt idx="1523" formatCode="General">
                        <c:v>84.772999999999996</c:v>
                      </c:pt>
                      <c:pt idx="1524" formatCode="General">
                        <c:v>84.783000000000001</c:v>
                      </c:pt>
                      <c:pt idx="1525" formatCode="General">
                        <c:v>84.793000000000006</c:v>
                      </c:pt>
                      <c:pt idx="1526" formatCode="General">
                        <c:v>84.802999999999997</c:v>
                      </c:pt>
                      <c:pt idx="1527" formatCode="General">
                        <c:v>84.813000000000002</c:v>
                      </c:pt>
                      <c:pt idx="1528" formatCode="General">
                        <c:v>84.822999999999993</c:v>
                      </c:pt>
                      <c:pt idx="1529" formatCode="General">
                        <c:v>84.832999999999998</c:v>
                      </c:pt>
                      <c:pt idx="1530" formatCode="General">
                        <c:v>84.843000000000004</c:v>
                      </c:pt>
                      <c:pt idx="1531" formatCode="General">
                        <c:v>84.852999999999994</c:v>
                      </c:pt>
                      <c:pt idx="1532" formatCode="General">
                        <c:v>84.863</c:v>
                      </c:pt>
                      <c:pt idx="1533" formatCode="General">
                        <c:v>84.873000000000005</c:v>
                      </c:pt>
                      <c:pt idx="1534" formatCode="General">
                        <c:v>84.882999999999996</c:v>
                      </c:pt>
                      <c:pt idx="1535" formatCode="General">
                        <c:v>84.893000000000001</c:v>
                      </c:pt>
                      <c:pt idx="1536" formatCode="General">
                        <c:v>84.903000000000006</c:v>
                      </c:pt>
                      <c:pt idx="1537" formatCode="General">
                        <c:v>84.912999999999997</c:v>
                      </c:pt>
                      <c:pt idx="1538" formatCode="General">
                        <c:v>84.923000000000002</c:v>
                      </c:pt>
                      <c:pt idx="1539" formatCode="General">
                        <c:v>84.933000000000007</c:v>
                      </c:pt>
                      <c:pt idx="1540" formatCode="General">
                        <c:v>84.942999999999998</c:v>
                      </c:pt>
                      <c:pt idx="1541" formatCode="General">
                        <c:v>84.953000000000003</c:v>
                      </c:pt>
                      <c:pt idx="1542" formatCode="General">
                        <c:v>84.962999999999994</c:v>
                      </c:pt>
                      <c:pt idx="1543" formatCode="General">
                        <c:v>84.972999999999999</c:v>
                      </c:pt>
                      <c:pt idx="1544" formatCode="General">
                        <c:v>84.983000000000004</c:v>
                      </c:pt>
                      <c:pt idx="1545" formatCode="General">
                        <c:v>84.992999999999995</c:v>
                      </c:pt>
                      <c:pt idx="1546" formatCode="General">
                        <c:v>85.003</c:v>
                      </c:pt>
                      <c:pt idx="1547" formatCode="General">
                        <c:v>85.013000000000005</c:v>
                      </c:pt>
                      <c:pt idx="1548" formatCode="General">
                        <c:v>85.022999999999996</c:v>
                      </c:pt>
                      <c:pt idx="1549" formatCode="General">
                        <c:v>85.033000000000001</c:v>
                      </c:pt>
                      <c:pt idx="1550" formatCode="General">
                        <c:v>85.043000000000006</c:v>
                      </c:pt>
                      <c:pt idx="1551" formatCode="General">
                        <c:v>85.052999999999997</c:v>
                      </c:pt>
                      <c:pt idx="1552" formatCode="General">
                        <c:v>85.063000000000002</c:v>
                      </c:pt>
                      <c:pt idx="1553" formatCode="General">
                        <c:v>85.072999999999993</c:v>
                      </c:pt>
                      <c:pt idx="1554" formatCode="General">
                        <c:v>85.082999999999998</c:v>
                      </c:pt>
                      <c:pt idx="1555" formatCode="General">
                        <c:v>85.093000000000004</c:v>
                      </c:pt>
                      <c:pt idx="1556" formatCode="General">
                        <c:v>85.102999999999994</c:v>
                      </c:pt>
                      <c:pt idx="1557" formatCode="General">
                        <c:v>85.113</c:v>
                      </c:pt>
                      <c:pt idx="1558" formatCode="General">
                        <c:v>85.123000000000005</c:v>
                      </c:pt>
                      <c:pt idx="1559" formatCode="General">
                        <c:v>85.132999999999996</c:v>
                      </c:pt>
                      <c:pt idx="1560" formatCode="General">
                        <c:v>85.143000000000001</c:v>
                      </c:pt>
                      <c:pt idx="1561" formatCode="General">
                        <c:v>85.153000000000006</c:v>
                      </c:pt>
                      <c:pt idx="1562" formatCode="General">
                        <c:v>85.162999999999997</c:v>
                      </c:pt>
                      <c:pt idx="1563" formatCode="General">
                        <c:v>85.173000000000002</c:v>
                      </c:pt>
                      <c:pt idx="1564" formatCode="General">
                        <c:v>85.183000000000007</c:v>
                      </c:pt>
                      <c:pt idx="1565" formatCode="General">
                        <c:v>85.192999999999998</c:v>
                      </c:pt>
                      <c:pt idx="1566" formatCode="General">
                        <c:v>85.203000000000003</c:v>
                      </c:pt>
                      <c:pt idx="1567" formatCode="General">
                        <c:v>85.212999999999994</c:v>
                      </c:pt>
                      <c:pt idx="1568" formatCode="General">
                        <c:v>85.222999999999999</c:v>
                      </c:pt>
                      <c:pt idx="1569" formatCode="General">
                        <c:v>85.233000000000004</c:v>
                      </c:pt>
                      <c:pt idx="1570" formatCode="General">
                        <c:v>85.242999999999995</c:v>
                      </c:pt>
                      <c:pt idx="1571" formatCode="General">
                        <c:v>85.253</c:v>
                      </c:pt>
                      <c:pt idx="1572" formatCode="General">
                        <c:v>85.263000000000005</c:v>
                      </c:pt>
                      <c:pt idx="1573" formatCode="General">
                        <c:v>85.272999999999996</c:v>
                      </c:pt>
                      <c:pt idx="1574" formatCode="General">
                        <c:v>85.283000000000001</c:v>
                      </c:pt>
                      <c:pt idx="1575" formatCode="General">
                        <c:v>85.293000000000006</c:v>
                      </c:pt>
                      <c:pt idx="1576" formatCode="General">
                        <c:v>85.302999999999997</c:v>
                      </c:pt>
                      <c:pt idx="1577" formatCode="General">
                        <c:v>85.313000000000002</c:v>
                      </c:pt>
                      <c:pt idx="1578" formatCode="General">
                        <c:v>85.322999999999993</c:v>
                      </c:pt>
                      <c:pt idx="1579" formatCode="General">
                        <c:v>85.332999999999998</c:v>
                      </c:pt>
                      <c:pt idx="1580" formatCode="General">
                        <c:v>85.343000000000004</c:v>
                      </c:pt>
                      <c:pt idx="1581" formatCode="General">
                        <c:v>85.352999999999994</c:v>
                      </c:pt>
                      <c:pt idx="1582" formatCode="General">
                        <c:v>85.363</c:v>
                      </c:pt>
                      <c:pt idx="1583" formatCode="General">
                        <c:v>85.373000000000005</c:v>
                      </c:pt>
                      <c:pt idx="1584" formatCode="General">
                        <c:v>85.382999999999996</c:v>
                      </c:pt>
                      <c:pt idx="1585" formatCode="General">
                        <c:v>85.393000000000001</c:v>
                      </c:pt>
                      <c:pt idx="1586" formatCode="General">
                        <c:v>85.403000000000006</c:v>
                      </c:pt>
                      <c:pt idx="1587" formatCode="General">
                        <c:v>85.412999999999997</c:v>
                      </c:pt>
                      <c:pt idx="1588" formatCode="General">
                        <c:v>85.423000000000002</c:v>
                      </c:pt>
                      <c:pt idx="1589" formatCode="General">
                        <c:v>85.433000000000007</c:v>
                      </c:pt>
                      <c:pt idx="1590" formatCode="General">
                        <c:v>85.442999999999998</c:v>
                      </c:pt>
                      <c:pt idx="1591" formatCode="General">
                        <c:v>85.453000000000003</c:v>
                      </c:pt>
                      <c:pt idx="1592" formatCode="General">
                        <c:v>85.462999999999994</c:v>
                      </c:pt>
                      <c:pt idx="1593" formatCode="General">
                        <c:v>85.472999999999999</c:v>
                      </c:pt>
                      <c:pt idx="1594" formatCode="General">
                        <c:v>85.483000000000004</c:v>
                      </c:pt>
                      <c:pt idx="1595" formatCode="General">
                        <c:v>85.492999999999995</c:v>
                      </c:pt>
                      <c:pt idx="1596" formatCode="General">
                        <c:v>85.503</c:v>
                      </c:pt>
                      <c:pt idx="1597" formatCode="General">
                        <c:v>85.513000000000005</c:v>
                      </c:pt>
                      <c:pt idx="1598" formatCode="General">
                        <c:v>85.522999999999996</c:v>
                      </c:pt>
                      <c:pt idx="1599" formatCode="General">
                        <c:v>85.533000000000001</c:v>
                      </c:pt>
                      <c:pt idx="1600" formatCode="General">
                        <c:v>85.543000000000006</c:v>
                      </c:pt>
                      <c:pt idx="1601" formatCode="General">
                        <c:v>85.552999999999997</c:v>
                      </c:pt>
                      <c:pt idx="1602" formatCode="General">
                        <c:v>85.563000000000002</c:v>
                      </c:pt>
                      <c:pt idx="1603" formatCode="General">
                        <c:v>85.572999999999993</c:v>
                      </c:pt>
                      <c:pt idx="1604" formatCode="General">
                        <c:v>85.582999999999998</c:v>
                      </c:pt>
                      <c:pt idx="1605" formatCode="General">
                        <c:v>85.593000000000004</c:v>
                      </c:pt>
                      <c:pt idx="1606" formatCode="General">
                        <c:v>85.602999999999994</c:v>
                      </c:pt>
                      <c:pt idx="1607" formatCode="General">
                        <c:v>85.61</c:v>
                      </c:pt>
                      <c:pt idx="1608" formatCode="General">
                        <c:v>85.61</c:v>
                      </c:pt>
                      <c:pt idx="1609" formatCode="General">
                        <c:v>86.61</c:v>
                      </c:pt>
                      <c:pt idx="1610" formatCode="General">
                        <c:v>87.61</c:v>
                      </c:pt>
                      <c:pt idx="1611" formatCode="General">
                        <c:v>88.61</c:v>
                      </c:pt>
                      <c:pt idx="1612" formatCode="General">
                        <c:v>89.61</c:v>
                      </c:pt>
                      <c:pt idx="1613" formatCode="General">
                        <c:v>90.61</c:v>
                      </c:pt>
                      <c:pt idx="1614" formatCode="General">
                        <c:v>91.61</c:v>
                      </c:pt>
                      <c:pt idx="1615" formatCode="General">
                        <c:v>92.61</c:v>
                      </c:pt>
                      <c:pt idx="1616" formatCode="General">
                        <c:v>93.61</c:v>
                      </c:pt>
                      <c:pt idx="1617" formatCode="General">
                        <c:v>94.61</c:v>
                      </c:pt>
                      <c:pt idx="1618" formatCode="General">
                        <c:v>95.61</c:v>
                      </c:pt>
                      <c:pt idx="1619" formatCode="General">
                        <c:v>96.61</c:v>
                      </c:pt>
                      <c:pt idx="1620" formatCode="General">
                        <c:v>97.61</c:v>
                      </c:pt>
                      <c:pt idx="1621" formatCode="General">
                        <c:v>98.61</c:v>
                      </c:pt>
                      <c:pt idx="1622" formatCode="General">
                        <c:v>99.61</c:v>
                      </c:pt>
                      <c:pt idx="1623" formatCode="General">
                        <c:v>100.61</c:v>
                      </c:pt>
                      <c:pt idx="1624" formatCode="General">
                        <c:v>101.61</c:v>
                      </c:pt>
                      <c:pt idx="1625" formatCode="General">
                        <c:v>102.61</c:v>
                      </c:pt>
                      <c:pt idx="1626" formatCode="General">
                        <c:v>103.61</c:v>
                      </c:pt>
                      <c:pt idx="1627" formatCode="General">
                        <c:v>104.61</c:v>
                      </c:pt>
                      <c:pt idx="1628" formatCode="General">
                        <c:v>105.61</c:v>
                      </c:pt>
                      <c:pt idx="1629" formatCode="General">
                        <c:v>106.61</c:v>
                      </c:pt>
                      <c:pt idx="1630" formatCode="General">
                        <c:v>107.61</c:v>
                      </c:pt>
                      <c:pt idx="1631" formatCode="General">
                        <c:v>108.61</c:v>
                      </c:pt>
                      <c:pt idx="1632" formatCode="General">
                        <c:v>109.61</c:v>
                      </c:pt>
                      <c:pt idx="1633" formatCode="General">
                        <c:v>110.61</c:v>
                      </c:pt>
                      <c:pt idx="1634" formatCode="General">
                        <c:v>111.61</c:v>
                      </c:pt>
                      <c:pt idx="1635" formatCode="General">
                        <c:v>112.61</c:v>
                      </c:pt>
                      <c:pt idx="1636" formatCode="General">
                        <c:v>113.61</c:v>
                      </c:pt>
                      <c:pt idx="1637" formatCode="General">
                        <c:v>114.61</c:v>
                      </c:pt>
                      <c:pt idx="1638" formatCode="General">
                        <c:v>115.61</c:v>
                      </c:pt>
                      <c:pt idx="1639" formatCode="General">
                        <c:v>116.61</c:v>
                      </c:pt>
                      <c:pt idx="1640" formatCode="General">
                        <c:v>117.61</c:v>
                      </c:pt>
                      <c:pt idx="1641" formatCode="General">
                        <c:v>118.61</c:v>
                      </c:pt>
                      <c:pt idx="1642" formatCode="General">
                        <c:v>119.61</c:v>
                      </c:pt>
                      <c:pt idx="1643" formatCode="General">
                        <c:v>120.61</c:v>
                      </c:pt>
                      <c:pt idx="1644" formatCode="General">
                        <c:v>121.61</c:v>
                      </c:pt>
                      <c:pt idx="1645" formatCode="General">
                        <c:v>122.61</c:v>
                      </c:pt>
                      <c:pt idx="1646" formatCode="General">
                        <c:v>123.61</c:v>
                      </c:pt>
                      <c:pt idx="1647" formatCode="General">
                        <c:v>124.61</c:v>
                      </c:pt>
                      <c:pt idx="1648" formatCode="General">
                        <c:v>125.61</c:v>
                      </c:pt>
                      <c:pt idx="1649" formatCode="General">
                        <c:v>126.61</c:v>
                      </c:pt>
                      <c:pt idx="1650" formatCode="General">
                        <c:v>127.61</c:v>
                      </c:pt>
                      <c:pt idx="1651" formatCode="General">
                        <c:v>128.61000000000001</c:v>
                      </c:pt>
                      <c:pt idx="1652" formatCode="General">
                        <c:v>129.61000000000001</c:v>
                      </c:pt>
                      <c:pt idx="1653" formatCode="General">
                        <c:v>130.61000000000001</c:v>
                      </c:pt>
                      <c:pt idx="1654" formatCode="General">
                        <c:v>131.61000000000001</c:v>
                      </c:pt>
                      <c:pt idx="1655" formatCode="General">
                        <c:v>132.61000000000001</c:v>
                      </c:pt>
                      <c:pt idx="1656" formatCode="General">
                        <c:v>133.61000000000001</c:v>
                      </c:pt>
                      <c:pt idx="1657" formatCode="General">
                        <c:v>134.61000000000001</c:v>
                      </c:pt>
                      <c:pt idx="1658" formatCode="General">
                        <c:v>135.61000000000001</c:v>
                      </c:pt>
                      <c:pt idx="1659" formatCode="General">
                        <c:v>136.61000000000001</c:v>
                      </c:pt>
                      <c:pt idx="1660" formatCode="General">
                        <c:v>137.61000000000001</c:v>
                      </c:pt>
                      <c:pt idx="1661" formatCode="General">
                        <c:v>138.61000000000001</c:v>
                      </c:pt>
                      <c:pt idx="1662" formatCode="General">
                        <c:v>139.61000000000001</c:v>
                      </c:pt>
                      <c:pt idx="1663" formatCode="General">
                        <c:v>140.61000000000001</c:v>
                      </c:pt>
                      <c:pt idx="1664" formatCode="General">
                        <c:v>141.61000000000001</c:v>
                      </c:pt>
                      <c:pt idx="1665" formatCode="General">
                        <c:v>142.61000000000001</c:v>
                      </c:pt>
                      <c:pt idx="1666" formatCode="General">
                        <c:v>143.61000000000001</c:v>
                      </c:pt>
                      <c:pt idx="1667" formatCode="General">
                        <c:v>144.61000000000001</c:v>
                      </c:pt>
                      <c:pt idx="1668" formatCode="General">
                        <c:v>145.61000000000001</c:v>
                      </c:pt>
                      <c:pt idx="1669" formatCode="General">
                        <c:v>146.61000000000001</c:v>
                      </c:pt>
                      <c:pt idx="1670" formatCode="General">
                        <c:v>147.61000000000001</c:v>
                      </c:pt>
                      <c:pt idx="1671" formatCode="General">
                        <c:v>148.61000000000001</c:v>
                      </c:pt>
                      <c:pt idx="1672" formatCode="General">
                        <c:v>149.61000000000001</c:v>
                      </c:pt>
                      <c:pt idx="1673" formatCode="General">
                        <c:v>150.61000000000001</c:v>
                      </c:pt>
                      <c:pt idx="1674" formatCode="General">
                        <c:v>151.61000000000001</c:v>
                      </c:pt>
                      <c:pt idx="1675" formatCode="General">
                        <c:v>152.61000000000001</c:v>
                      </c:pt>
                      <c:pt idx="1676" formatCode="General">
                        <c:v>153.61000000000001</c:v>
                      </c:pt>
                      <c:pt idx="1677" formatCode="General">
                        <c:v>154.61000000000001</c:v>
                      </c:pt>
                      <c:pt idx="1678" formatCode="General">
                        <c:v>155.61000000000001</c:v>
                      </c:pt>
                      <c:pt idx="1679" formatCode="General">
                        <c:v>155.93700000000001</c:v>
                      </c:pt>
                      <c:pt idx="1680" formatCode="General">
                        <c:v>155.93700000000001</c:v>
                      </c:pt>
                      <c:pt idx="1681" formatCode="General">
                        <c:v>155.947</c:v>
                      </c:pt>
                      <c:pt idx="1682" formatCode="General">
                        <c:v>155.95699999999999</c:v>
                      </c:pt>
                      <c:pt idx="1683" formatCode="General">
                        <c:v>155.96700000000001</c:v>
                      </c:pt>
                      <c:pt idx="1684" formatCode="General">
                        <c:v>155.977</c:v>
                      </c:pt>
                      <c:pt idx="1685" formatCode="General">
                        <c:v>155.98699999999999</c:v>
                      </c:pt>
                      <c:pt idx="1686" formatCode="General">
                        <c:v>155.99700000000001</c:v>
                      </c:pt>
                      <c:pt idx="1687" formatCode="General">
                        <c:v>156.00700000000001</c:v>
                      </c:pt>
                      <c:pt idx="1688" formatCode="General">
                        <c:v>156.017</c:v>
                      </c:pt>
                      <c:pt idx="1689" formatCode="General">
                        <c:v>156.02699999999999</c:v>
                      </c:pt>
                      <c:pt idx="1690" formatCode="General">
                        <c:v>156.03700000000001</c:v>
                      </c:pt>
                      <c:pt idx="1691" formatCode="General">
                        <c:v>156.047</c:v>
                      </c:pt>
                      <c:pt idx="1692" formatCode="General">
                        <c:v>156.05699999999999</c:v>
                      </c:pt>
                      <c:pt idx="1693" formatCode="General">
                        <c:v>156.06700000000001</c:v>
                      </c:pt>
                      <c:pt idx="1694" formatCode="General">
                        <c:v>156.077</c:v>
                      </c:pt>
                      <c:pt idx="1695" formatCode="General">
                        <c:v>156.08699999999999</c:v>
                      </c:pt>
                      <c:pt idx="1696" formatCode="General">
                        <c:v>156.09700000000001</c:v>
                      </c:pt>
                      <c:pt idx="1697" formatCode="General">
                        <c:v>156.107</c:v>
                      </c:pt>
                      <c:pt idx="1698" formatCode="General">
                        <c:v>156.11699999999999</c:v>
                      </c:pt>
                      <c:pt idx="1699" formatCode="General">
                        <c:v>156.12700000000001</c:v>
                      </c:pt>
                      <c:pt idx="1700" formatCode="General">
                        <c:v>156.137</c:v>
                      </c:pt>
                      <c:pt idx="1701" formatCode="General">
                        <c:v>156.14699999999999</c:v>
                      </c:pt>
                      <c:pt idx="1702" formatCode="General">
                        <c:v>156.15700000000001</c:v>
                      </c:pt>
                      <c:pt idx="1703" formatCode="General">
                        <c:v>156.167</c:v>
                      </c:pt>
                      <c:pt idx="1704" formatCode="General">
                        <c:v>156.17699999999999</c:v>
                      </c:pt>
                      <c:pt idx="1705" formatCode="General">
                        <c:v>156.18700000000001</c:v>
                      </c:pt>
                      <c:pt idx="1706" formatCode="General">
                        <c:v>156.197</c:v>
                      </c:pt>
                      <c:pt idx="1707" formatCode="General">
                        <c:v>156.20699999999999</c:v>
                      </c:pt>
                      <c:pt idx="1708" formatCode="General">
                        <c:v>156.21700000000001</c:v>
                      </c:pt>
                      <c:pt idx="1709" formatCode="General">
                        <c:v>156.227</c:v>
                      </c:pt>
                      <c:pt idx="1710" formatCode="General">
                        <c:v>156.23699999999999</c:v>
                      </c:pt>
                      <c:pt idx="1711" formatCode="General">
                        <c:v>156.24700000000001</c:v>
                      </c:pt>
                      <c:pt idx="1712" formatCode="General">
                        <c:v>156.25700000000001</c:v>
                      </c:pt>
                      <c:pt idx="1713" formatCode="General">
                        <c:v>156.267</c:v>
                      </c:pt>
                      <c:pt idx="1714" formatCode="General">
                        <c:v>156.27699999999999</c:v>
                      </c:pt>
                      <c:pt idx="1715" formatCode="General">
                        <c:v>156.28700000000001</c:v>
                      </c:pt>
                      <c:pt idx="1716" formatCode="General">
                        <c:v>156.297</c:v>
                      </c:pt>
                      <c:pt idx="1717" formatCode="General">
                        <c:v>156.30699999999999</c:v>
                      </c:pt>
                      <c:pt idx="1718" formatCode="General">
                        <c:v>156.31700000000001</c:v>
                      </c:pt>
                      <c:pt idx="1719" formatCode="General">
                        <c:v>156.327</c:v>
                      </c:pt>
                      <c:pt idx="1720" formatCode="General">
                        <c:v>156.33699999999999</c:v>
                      </c:pt>
                      <c:pt idx="1721" formatCode="General">
                        <c:v>156.34700000000001</c:v>
                      </c:pt>
                      <c:pt idx="1722" formatCode="General">
                        <c:v>156.357</c:v>
                      </c:pt>
                      <c:pt idx="1723" formatCode="General">
                        <c:v>156.36699999999999</c:v>
                      </c:pt>
                      <c:pt idx="1724" formatCode="General">
                        <c:v>156.37700000000001</c:v>
                      </c:pt>
                      <c:pt idx="1725" formatCode="General">
                        <c:v>156.387</c:v>
                      </c:pt>
                      <c:pt idx="1726" formatCode="General">
                        <c:v>156.39699999999999</c:v>
                      </c:pt>
                      <c:pt idx="1727" formatCode="General">
                        <c:v>156.40700000000001</c:v>
                      </c:pt>
                      <c:pt idx="1728" formatCode="General">
                        <c:v>156.417</c:v>
                      </c:pt>
                      <c:pt idx="1729" formatCode="General">
                        <c:v>156.42699999999999</c:v>
                      </c:pt>
                      <c:pt idx="1730" formatCode="General">
                        <c:v>156.43700000000001</c:v>
                      </c:pt>
                      <c:pt idx="1731" formatCode="General">
                        <c:v>156.447</c:v>
                      </c:pt>
                      <c:pt idx="1732" formatCode="General">
                        <c:v>156.45699999999999</c:v>
                      </c:pt>
                      <c:pt idx="1733" formatCode="General">
                        <c:v>156.46700000000001</c:v>
                      </c:pt>
                      <c:pt idx="1734" formatCode="General">
                        <c:v>156.477</c:v>
                      </c:pt>
                      <c:pt idx="1735" formatCode="General">
                        <c:v>156.48699999999999</c:v>
                      </c:pt>
                      <c:pt idx="1736" formatCode="General">
                        <c:v>156.49700000000001</c:v>
                      </c:pt>
                      <c:pt idx="1737" formatCode="General">
                        <c:v>156.50700000000001</c:v>
                      </c:pt>
                      <c:pt idx="1738" formatCode="General">
                        <c:v>156.517</c:v>
                      </c:pt>
                      <c:pt idx="1739" formatCode="General">
                        <c:v>156.52699999999999</c:v>
                      </c:pt>
                      <c:pt idx="1740" formatCode="General">
                        <c:v>156.53700000000001</c:v>
                      </c:pt>
                      <c:pt idx="1741" formatCode="General">
                        <c:v>156.547</c:v>
                      </c:pt>
                      <c:pt idx="1742" formatCode="General">
                        <c:v>156.55699999999999</c:v>
                      </c:pt>
                      <c:pt idx="1743" formatCode="General">
                        <c:v>156.56700000000001</c:v>
                      </c:pt>
                      <c:pt idx="1744" formatCode="General">
                        <c:v>156.577</c:v>
                      </c:pt>
                      <c:pt idx="1745" formatCode="General">
                        <c:v>156.58699999999999</c:v>
                      </c:pt>
                      <c:pt idx="1746" formatCode="General">
                        <c:v>156.59700000000001</c:v>
                      </c:pt>
                      <c:pt idx="1747" formatCode="General">
                        <c:v>156.607</c:v>
                      </c:pt>
                      <c:pt idx="1748" formatCode="General">
                        <c:v>156.61699999999999</c:v>
                      </c:pt>
                      <c:pt idx="1749" formatCode="General">
                        <c:v>156.62700000000001</c:v>
                      </c:pt>
                      <c:pt idx="1750" formatCode="General">
                        <c:v>156.637</c:v>
                      </c:pt>
                      <c:pt idx="1751" formatCode="General">
                        <c:v>156.64699999999999</c:v>
                      </c:pt>
                      <c:pt idx="1752" formatCode="General">
                        <c:v>156.65700000000001</c:v>
                      </c:pt>
                      <c:pt idx="1753" formatCode="General">
                        <c:v>156.667</c:v>
                      </c:pt>
                      <c:pt idx="1754" formatCode="General">
                        <c:v>156.67699999999999</c:v>
                      </c:pt>
                      <c:pt idx="1755" formatCode="General">
                        <c:v>156.68700000000001</c:v>
                      </c:pt>
                      <c:pt idx="1756" formatCode="General">
                        <c:v>156.697</c:v>
                      </c:pt>
                      <c:pt idx="1757" formatCode="General">
                        <c:v>156.70699999999999</c:v>
                      </c:pt>
                      <c:pt idx="1758" formatCode="General">
                        <c:v>156.71700000000001</c:v>
                      </c:pt>
                      <c:pt idx="1759" formatCode="General">
                        <c:v>156.727</c:v>
                      </c:pt>
                      <c:pt idx="1760" formatCode="General">
                        <c:v>156.73699999999999</c:v>
                      </c:pt>
                      <c:pt idx="1761" formatCode="General">
                        <c:v>156.74700000000001</c:v>
                      </c:pt>
                      <c:pt idx="1762" formatCode="General">
                        <c:v>156.75700000000001</c:v>
                      </c:pt>
                      <c:pt idx="1763" formatCode="General">
                        <c:v>156.767</c:v>
                      </c:pt>
                      <c:pt idx="1764" formatCode="General">
                        <c:v>156.77699999999999</c:v>
                      </c:pt>
                      <c:pt idx="1765" formatCode="General">
                        <c:v>156.78700000000001</c:v>
                      </c:pt>
                      <c:pt idx="1766" formatCode="General">
                        <c:v>156.797</c:v>
                      </c:pt>
                      <c:pt idx="1767" formatCode="General">
                        <c:v>156.80699999999999</c:v>
                      </c:pt>
                      <c:pt idx="1768" formatCode="General">
                        <c:v>156.81700000000001</c:v>
                      </c:pt>
                      <c:pt idx="1769" formatCode="General">
                        <c:v>156.827</c:v>
                      </c:pt>
                      <c:pt idx="1770" formatCode="General">
                        <c:v>156.83699999999999</c:v>
                      </c:pt>
                      <c:pt idx="1771" formatCode="General">
                        <c:v>156.84700000000001</c:v>
                      </c:pt>
                      <c:pt idx="1772" formatCode="General">
                        <c:v>156.857</c:v>
                      </c:pt>
                      <c:pt idx="1773" formatCode="General">
                        <c:v>156.86699999999999</c:v>
                      </c:pt>
                      <c:pt idx="1774" formatCode="General">
                        <c:v>156.87700000000001</c:v>
                      </c:pt>
                      <c:pt idx="1775" formatCode="General">
                        <c:v>156.887</c:v>
                      </c:pt>
                      <c:pt idx="1776" formatCode="General">
                        <c:v>156.89699999999999</c:v>
                      </c:pt>
                      <c:pt idx="1777" formatCode="General">
                        <c:v>156.90700000000001</c:v>
                      </c:pt>
                      <c:pt idx="1778" formatCode="General">
                        <c:v>156.917</c:v>
                      </c:pt>
                      <c:pt idx="1779" formatCode="General">
                        <c:v>156.92699999999999</c:v>
                      </c:pt>
                      <c:pt idx="1780" formatCode="General">
                        <c:v>156.93700000000001</c:v>
                      </c:pt>
                      <c:pt idx="1781" formatCode="General">
                        <c:v>156.947</c:v>
                      </c:pt>
                      <c:pt idx="1782" formatCode="General">
                        <c:v>156.95699999999999</c:v>
                      </c:pt>
                      <c:pt idx="1783" formatCode="General">
                        <c:v>156.96700000000001</c:v>
                      </c:pt>
                      <c:pt idx="1784" formatCode="General">
                        <c:v>156.977</c:v>
                      </c:pt>
                      <c:pt idx="1785" formatCode="General">
                        <c:v>156.98699999999999</c:v>
                      </c:pt>
                      <c:pt idx="1786" formatCode="General">
                        <c:v>156.99700000000001</c:v>
                      </c:pt>
                      <c:pt idx="1787" formatCode="General">
                        <c:v>157.00700000000001</c:v>
                      </c:pt>
                      <c:pt idx="1788" formatCode="General">
                        <c:v>157.017</c:v>
                      </c:pt>
                      <c:pt idx="1789" formatCode="General">
                        <c:v>157.02699999999999</c:v>
                      </c:pt>
                      <c:pt idx="1790" formatCode="General">
                        <c:v>157.03700000000001</c:v>
                      </c:pt>
                      <c:pt idx="1791" formatCode="General">
                        <c:v>157.047</c:v>
                      </c:pt>
                      <c:pt idx="1792" formatCode="General">
                        <c:v>157.05699999999999</c:v>
                      </c:pt>
                      <c:pt idx="1793" formatCode="General">
                        <c:v>157.06700000000001</c:v>
                      </c:pt>
                      <c:pt idx="1794" formatCode="General">
                        <c:v>157.077</c:v>
                      </c:pt>
                      <c:pt idx="1795" formatCode="General">
                        <c:v>157.08699999999999</c:v>
                      </c:pt>
                      <c:pt idx="1796" formatCode="General">
                        <c:v>157.09700000000001</c:v>
                      </c:pt>
                      <c:pt idx="1797" formatCode="General">
                        <c:v>157.107</c:v>
                      </c:pt>
                      <c:pt idx="1798" formatCode="General">
                        <c:v>157.11699999999999</c:v>
                      </c:pt>
                      <c:pt idx="1799" formatCode="General">
                        <c:v>157.12700000000001</c:v>
                      </c:pt>
                      <c:pt idx="1800" formatCode="General">
                        <c:v>157.137</c:v>
                      </c:pt>
                      <c:pt idx="1801" formatCode="General">
                        <c:v>157.14699999999999</c:v>
                      </c:pt>
                      <c:pt idx="1802" formatCode="General">
                        <c:v>157.15700000000001</c:v>
                      </c:pt>
                      <c:pt idx="1803" formatCode="General">
                        <c:v>157.167</c:v>
                      </c:pt>
                      <c:pt idx="1804" formatCode="General">
                        <c:v>157.17699999999999</c:v>
                      </c:pt>
                      <c:pt idx="1805" formatCode="General">
                        <c:v>157.18700000000001</c:v>
                      </c:pt>
                      <c:pt idx="1806" formatCode="General">
                        <c:v>157.197</c:v>
                      </c:pt>
                      <c:pt idx="1807" formatCode="General">
                        <c:v>157.20699999999999</c:v>
                      </c:pt>
                      <c:pt idx="1808" formatCode="General">
                        <c:v>157.21700000000001</c:v>
                      </c:pt>
                      <c:pt idx="1809" formatCode="General">
                        <c:v>157.227</c:v>
                      </c:pt>
                      <c:pt idx="1810" formatCode="General">
                        <c:v>157.23699999999999</c:v>
                      </c:pt>
                      <c:pt idx="1811" formatCode="General">
                        <c:v>157.24700000000001</c:v>
                      </c:pt>
                      <c:pt idx="1812" formatCode="General">
                        <c:v>157.25700000000001</c:v>
                      </c:pt>
                      <c:pt idx="1813" formatCode="General">
                        <c:v>157.267</c:v>
                      </c:pt>
                      <c:pt idx="1814" formatCode="General">
                        <c:v>157.27699999999999</c:v>
                      </c:pt>
                      <c:pt idx="1815" formatCode="General">
                        <c:v>157.28700000000001</c:v>
                      </c:pt>
                      <c:pt idx="1816" formatCode="General">
                        <c:v>157.297</c:v>
                      </c:pt>
                      <c:pt idx="1817" formatCode="General">
                        <c:v>157.30699999999999</c:v>
                      </c:pt>
                      <c:pt idx="1818" formatCode="General">
                        <c:v>157.31700000000001</c:v>
                      </c:pt>
                      <c:pt idx="1819" formatCode="General">
                        <c:v>157.327</c:v>
                      </c:pt>
                      <c:pt idx="1820" formatCode="General">
                        <c:v>157.33699999999999</c:v>
                      </c:pt>
                      <c:pt idx="1821" formatCode="General">
                        <c:v>157.34700000000001</c:v>
                      </c:pt>
                      <c:pt idx="1822" formatCode="General">
                        <c:v>157.357</c:v>
                      </c:pt>
                      <c:pt idx="1823" formatCode="General">
                        <c:v>157.36699999999999</c:v>
                      </c:pt>
                      <c:pt idx="1824" formatCode="General">
                        <c:v>157.37700000000001</c:v>
                      </c:pt>
                      <c:pt idx="1825" formatCode="General">
                        <c:v>157.387</c:v>
                      </c:pt>
                      <c:pt idx="1826" formatCode="General">
                        <c:v>157.39699999999999</c:v>
                      </c:pt>
                      <c:pt idx="1827" formatCode="General">
                        <c:v>157.40700000000001</c:v>
                      </c:pt>
                      <c:pt idx="1828" formatCode="General">
                        <c:v>157.417</c:v>
                      </c:pt>
                      <c:pt idx="1829" formatCode="General">
                        <c:v>157.42699999999999</c:v>
                      </c:pt>
                      <c:pt idx="1830" formatCode="General">
                        <c:v>157.43700000000001</c:v>
                      </c:pt>
                      <c:pt idx="1831" formatCode="General">
                        <c:v>157.447</c:v>
                      </c:pt>
                      <c:pt idx="1832" formatCode="General">
                        <c:v>157.45699999999999</c:v>
                      </c:pt>
                      <c:pt idx="1833" formatCode="General">
                        <c:v>157.46700000000001</c:v>
                      </c:pt>
                      <c:pt idx="1834" formatCode="General">
                        <c:v>157.477</c:v>
                      </c:pt>
                      <c:pt idx="1835" formatCode="General">
                        <c:v>157.48699999999999</c:v>
                      </c:pt>
                      <c:pt idx="1836" formatCode="General">
                        <c:v>157.49700000000001</c:v>
                      </c:pt>
                      <c:pt idx="1837" formatCode="General">
                        <c:v>157.50700000000001</c:v>
                      </c:pt>
                      <c:pt idx="1838" formatCode="General">
                        <c:v>157.517</c:v>
                      </c:pt>
                      <c:pt idx="1839" formatCode="General">
                        <c:v>157.52699999999999</c:v>
                      </c:pt>
                      <c:pt idx="1840" formatCode="General">
                        <c:v>157.53700000000001</c:v>
                      </c:pt>
                      <c:pt idx="1841" formatCode="General">
                        <c:v>157.547</c:v>
                      </c:pt>
                      <c:pt idx="1842" formatCode="General">
                        <c:v>157.55699999999999</c:v>
                      </c:pt>
                      <c:pt idx="1843" formatCode="General">
                        <c:v>157.56700000000001</c:v>
                      </c:pt>
                      <c:pt idx="1844" formatCode="General">
                        <c:v>157.577</c:v>
                      </c:pt>
                      <c:pt idx="1845" formatCode="General">
                        <c:v>157.58699999999999</c:v>
                      </c:pt>
                      <c:pt idx="1846" formatCode="General">
                        <c:v>157.59700000000001</c:v>
                      </c:pt>
                      <c:pt idx="1847" formatCode="General">
                        <c:v>157.607</c:v>
                      </c:pt>
                      <c:pt idx="1848" formatCode="General">
                        <c:v>157.61699999999999</c:v>
                      </c:pt>
                      <c:pt idx="1849" formatCode="General">
                        <c:v>157.62700000000001</c:v>
                      </c:pt>
                      <c:pt idx="1850" formatCode="General">
                        <c:v>157.637</c:v>
                      </c:pt>
                      <c:pt idx="1851" formatCode="General">
                        <c:v>157.64699999999999</c:v>
                      </c:pt>
                      <c:pt idx="1852" formatCode="General">
                        <c:v>157.65700000000001</c:v>
                      </c:pt>
                      <c:pt idx="1853" formatCode="General">
                        <c:v>157.667</c:v>
                      </c:pt>
                      <c:pt idx="1854" formatCode="General">
                        <c:v>157.67699999999999</c:v>
                      </c:pt>
                      <c:pt idx="1855" formatCode="General">
                        <c:v>157.68700000000001</c:v>
                      </c:pt>
                      <c:pt idx="1856" formatCode="General">
                        <c:v>157.697</c:v>
                      </c:pt>
                      <c:pt idx="1857" formatCode="General">
                        <c:v>157.70699999999999</c:v>
                      </c:pt>
                      <c:pt idx="1858" formatCode="General">
                        <c:v>157.71700000000001</c:v>
                      </c:pt>
                      <c:pt idx="1859" formatCode="General">
                        <c:v>157.727</c:v>
                      </c:pt>
                      <c:pt idx="1860" formatCode="General">
                        <c:v>157.73699999999999</c:v>
                      </c:pt>
                      <c:pt idx="1861" formatCode="General">
                        <c:v>157.74700000000001</c:v>
                      </c:pt>
                      <c:pt idx="1862" formatCode="General">
                        <c:v>157.75700000000001</c:v>
                      </c:pt>
                      <c:pt idx="1863" formatCode="General">
                        <c:v>157.767</c:v>
                      </c:pt>
                      <c:pt idx="1864" formatCode="General">
                        <c:v>157.77699999999999</c:v>
                      </c:pt>
                      <c:pt idx="1865" formatCode="General">
                        <c:v>157.78700000000001</c:v>
                      </c:pt>
                      <c:pt idx="1866" formatCode="General">
                        <c:v>157.797</c:v>
                      </c:pt>
                      <c:pt idx="1867" formatCode="General">
                        <c:v>157.80699999999999</c:v>
                      </c:pt>
                      <c:pt idx="1868" formatCode="General">
                        <c:v>157.81700000000001</c:v>
                      </c:pt>
                      <c:pt idx="1869" formatCode="General">
                        <c:v>157.827</c:v>
                      </c:pt>
                      <c:pt idx="1870" formatCode="General">
                        <c:v>157.83699999999999</c:v>
                      </c:pt>
                      <c:pt idx="1871" formatCode="General">
                        <c:v>157.84700000000001</c:v>
                      </c:pt>
                      <c:pt idx="1872" formatCode="General">
                        <c:v>157.857</c:v>
                      </c:pt>
                      <c:pt idx="1873" formatCode="General">
                        <c:v>157.86699999999999</c:v>
                      </c:pt>
                      <c:pt idx="1874" formatCode="General">
                        <c:v>157.87700000000001</c:v>
                      </c:pt>
                      <c:pt idx="1875" formatCode="General">
                        <c:v>157.887</c:v>
                      </c:pt>
                      <c:pt idx="1876" formatCode="General">
                        <c:v>157.89699999999999</c:v>
                      </c:pt>
                      <c:pt idx="1877" formatCode="General">
                        <c:v>157.90700000000001</c:v>
                      </c:pt>
                      <c:pt idx="1878" formatCode="General">
                        <c:v>157.917</c:v>
                      </c:pt>
                      <c:pt idx="1879" formatCode="General">
                        <c:v>157.92699999999999</c:v>
                      </c:pt>
                      <c:pt idx="1880" formatCode="General">
                        <c:v>157.93700000000001</c:v>
                      </c:pt>
                      <c:pt idx="1881" formatCode="General">
                        <c:v>157.947</c:v>
                      </c:pt>
                      <c:pt idx="1882" formatCode="General">
                        <c:v>157.95699999999999</c:v>
                      </c:pt>
                      <c:pt idx="1883" formatCode="General">
                        <c:v>157.96700000000001</c:v>
                      </c:pt>
                      <c:pt idx="1884" formatCode="General">
                        <c:v>157.977</c:v>
                      </c:pt>
                      <c:pt idx="1885" formatCode="General">
                        <c:v>157.98699999999999</c:v>
                      </c:pt>
                      <c:pt idx="1886" formatCode="General">
                        <c:v>157.99700000000001</c:v>
                      </c:pt>
                      <c:pt idx="1887" formatCode="General">
                        <c:v>158.00700000000001</c:v>
                      </c:pt>
                      <c:pt idx="1888" formatCode="General">
                        <c:v>158.017</c:v>
                      </c:pt>
                      <c:pt idx="1889" formatCode="General">
                        <c:v>158.02699999999999</c:v>
                      </c:pt>
                      <c:pt idx="1890" formatCode="General">
                        <c:v>158.03700000000001</c:v>
                      </c:pt>
                      <c:pt idx="1891" formatCode="General">
                        <c:v>158.047</c:v>
                      </c:pt>
                      <c:pt idx="1892" formatCode="General">
                        <c:v>158.05699999999999</c:v>
                      </c:pt>
                      <c:pt idx="1893" formatCode="General">
                        <c:v>158.06700000000001</c:v>
                      </c:pt>
                      <c:pt idx="1894" formatCode="General">
                        <c:v>158.077</c:v>
                      </c:pt>
                      <c:pt idx="1895" formatCode="General">
                        <c:v>158.08699999999999</c:v>
                      </c:pt>
                      <c:pt idx="1896" formatCode="General">
                        <c:v>158.09700000000001</c:v>
                      </c:pt>
                      <c:pt idx="1897" formatCode="General">
                        <c:v>158.107</c:v>
                      </c:pt>
                      <c:pt idx="1898" formatCode="General">
                        <c:v>158.11699999999999</c:v>
                      </c:pt>
                      <c:pt idx="1899" formatCode="General">
                        <c:v>158.12700000000001</c:v>
                      </c:pt>
                      <c:pt idx="1900" formatCode="General">
                        <c:v>158.137</c:v>
                      </c:pt>
                      <c:pt idx="1901" formatCode="General">
                        <c:v>158.14699999999999</c:v>
                      </c:pt>
                      <c:pt idx="1902" formatCode="General">
                        <c:v>158.15700000000001</c:v>
                      </c:pt>
                      <c:pt idx="1903" formatCode="General">
                        <c:v>158.167</c:v>
                      </c:pt>
                      <c:pt idx="1904" formatCode="General">
                        <c:v>158.17699999999999</c:v>
                      </c:pt>
                      <c:pt idx="1905" formatCode="General">
                        <c:v>158.18700000000001</c:v>
                      </c:pt>
                      <c:pt idx="1906" formatCode="General">
                        <c:v>158.197</c:v>
                      </c:pt>
                      <c:pt idx="1907" formatCode="General">
                        <c:v>158.20699999999999</c:v>
                      </c:pt>
                      <c:pt idx="1908" formatCode="General">
                        <c:v>158.21700000000001</c:v>
                      </c:pt>
                      <c:pt idx="1909" formatCode="General">
                        <c:v>158.227</c:v>
                      </c:pt>
                      <c:pt idx="1910" formatCode="General">
                        <c:v>158.23699999999999</c:v>
                      </c:pt>
                      <c:pt idx="1911" formatCode="General">
                        <c:v>158.24700000000001</c:v>
                      </c:pt>
                      <c:pt idx="1912" formatCode="General">
                        <c:v>158.25700000000001</c:v>
                      </c:pt>
                      <c:pt idx="1913" formatCode="General">
                        <c:v>158.267</c:v>
                      </c:pt>
                      <c:pt idx="1914" formatCode="General">
                        <c:v>158.27699999999999</c:v>
                      </c:pt>
                      <c:pt idx="1915" formatCode="General">
                        <c:v>158.28700000000001</c:v>
                      </c:pt>
                      <c:pt idx="1916" formatCode="General">
                        <c:v>158.297</c:v>
                      </c:pt>
                      <c:pt idx="1917" formatCode="General">
                        <c:v>158.30699999999999</c:v>
                      </c:pt>
                      <c:pt idx="1918" formatCode="General">
                        <c:v>158.31700000000001</c:v>
                      </c:pt>
                      <c:pt idx="1919" formatCode="General">
                        <c:v>158.327</c:v>
                      </c:pt>
                      <c:pt idx="1920" formatCode="General">
                        <c:v>158.33699999999999</c:v>
                      </c:pt>
                      <c:pt idx="1921" formatCode="General">
                        <c:v>158.34700000000001</c:v>
                      </c:pt>
                      <c:pt idx="1922" formatCode="General">
                        <c:v>158.357</c:v>
                      </c:pt>
                      <c:pt idx="1923" formatCode="General">
                        <c:v>158.36699999999999</c:v>
                      </c:pt>
                      <c:pt idx="1924" formatCode="General">
                        <c:v>158.37700000000001</c:v>
                      </c:pt>
                      <c:pt idx="1925" formatCode="General">
                        <c:v>158.387</c:v>
                      </c:pt>
                      <c:pt idx="1926" formatCode="General">
                        <c:v>158.39699999999999</c:v>
                      </c:pt>
                      <c:pt idx="1927" formatCode="General">
                        <c:v>158.40700000000001</c:v>
                      </c:pt>
                      <c:pt idx="1928" formatCode="General">
                        <c:v>158.417</c:v>
                      </c:pt>
                      <c:pt idx="1929" formatCode="General">
                        <c:v>158.42699999999999</c:v>
                      </c:pt>
                      <c:pt idx="1930" formatCode="General">
                        <c:v>158.43700000000001</c:v>
                      </c:pt>
                      <c:pt idx="1931" formatCode="General">
                        <c:v>158.447</c:v>
                      </c:pt>
                      <c:pt idx="1932" formatCode="General">
                        <c:v>158.45699999999999</c:v>
                      </c:pt>
                      <c:pt idx="1933" formatCode="General">
                        <c:v>158.46700000000001</c:v>
                      </c:pt>
                      <c:pt idx="1934" formatCode="General">
                        <c:v>158.477</c:v>
                      </c:pt>
                      <c:pt idx="1935" formatCode="General">
                        <c:v>158.48699999999999</c:v>
                      </c:pt>
                      <c:pt idx="1936" formatCode="General">
                        <c:v>158.49700000000001</c:v>
                      </c:pt>
                      <c:pt idx="1937" formatCode="General">
                        <c:v>158.50700000000001</c:v>
                      </c:pt>
                      <c:pt idx="1938" formatCode="General">
                        <c:v>158.517</c:v>
                      </c:pt>
                      <c:pt idx="1939" formatCode="General">
                        <c:v>158.52699999999999</c:v>
                      </c:pt>
                      <c:pt idx="1940" formatCode="General">
                        <c:v>158.53700000000001</c:v>
                      </c:pt>
                      <c:pt idx="1941" formatCode="General">
                        <c:v>158.547</c:v>
                      </c:pt>
                      <c:pt idx="1942" formatCode="General">
                        <c:v>158.55699999999999</c:v>
                      </c:pt>
                      <c:pt idx="1943" formatCode="General">
                        <c:v>158.56700000000001</c:v>
                      </c:pt>
                      <c:pt idx="1944" formatCode="General">
                        <c:v>158.577</c:v>
                      </c:pt>
                      <c:pt idx="1945" formatCode="General">
                        <c:v>158.58699999999999</c:v>
                      </c:pt>
                      <c:pt idx="1946" formatCode="General">
                        <c:v>158.59700000000001</c:v>
                      </c:pt>
                      <c:pt idx="1947" formatCode="General">
                        <c:v>158.607</c:v>
                      </c:pt>
                      <c:pt idx="1948" formatCode="General">
                        <c:v>158.61699999999999</c:v>
                      </c:pt>
                      <c:pt idx="1949" formatCode="General">
                        <c:v>158.62700000000001</c:v>
                      </c:pt>
                      <c:pt idx="1950" formatCode="General">
                        <c:v>158.637</c:v>
                      </c:pt>
                      <c:pt idx="1951" formatCode="General">
                        <c:v>158.64699999999999</c:v>
                      </c:pt>
                      <c:pt idx="1952" formatCode="General">
                        <c:v>158.65700000000001</c:v>
                      </c:pt>
                      <c:pt idx="1953" formatCode="General">
                        <c:v>158.667</c:v>
                      </c:pt>
                      <c:pt idx="1954" formatCode="General">
                        <c:v>158.67699999999999</c:v>
                      </c:pt>
                      <c:pt idx="1955" formatCode="General">
                        <c:v>158.68700000000001</c:v>
                      </c:pt>
                      <c:pt idx="1956" formatCode="General">
                        <c:v>158.697</c:v>
                      </c:pt>
                      <c:pt idx="1957" formatCode="General">
                        <c:v>158.70699999999999</c:v>
                      </c:pt>
                      <c:pt idx="1958" formatCode="General">
                        <c:v>158.71700000000001</c:v>
                      </c:pt>
                      <c:pt idx="1959" formatCode="General">
                        <c:v>158.727</c:v>
                      </c:pt>
                      <c:pt idx="1960" formatCode="General">
                        <c:v>158.73699999999999</c:v>
                      </c:pt>
                      <c:pt idx="1961" formatCode="General">
                        <c:v>158.74700000000001</c:v>
                      </c:pt>
                      <c:pt idx="1962" formatCode="General">
                        <c:v>158.75700000000001</c:v>
                      </c:pt>
                      <c:pt idx="1963" formatCode="General">
                        <c:v>158.767</c:v>
                      </c:pt>
                      <c:pt idx="1964" formatCode="General">
                        <c:v>158.77699999999999</c:v>
                      </c:pt>
                      <c:pt idx="1965" formatCode="General">
                        <c:v>158.78700000000001</c:v>
                      </c:pt>
                      <c:pt idx="1966" formatCode="General">
                        <c:v>158.797</c:v>
                      </c:pt>
                      <c:pt idx="1967" formatCode="General">
                        <c:v>158.80699999999999</c:v>
                      </c:pt>
                      <c:pt idx="1968" formatCode="General">
                        <c:v>158.81700000000001</c:v>
                      </c:pt>
                      <c:pt idx="1969" formatCode="General">
                        <c:v>158.827</c:v>
                      </c:pt>
                      <c:pt idx="1970" formatCode="General">
                        <c:v>158.83699999999999</c:v>
                      </c:pt>
                      <c:pt idx="1971" formatCode="General">
                        <c:v>158.84700000000001</c:v>
                      </c:pt>
                      <c:pt idx="1972" formatCode="General">
                        <c:v>158.857</c:v>
                      </c:pt>
                      <c:pt idx="1973" formatCode="General">
                        <c:v>158.86699999999999</c:v>
                      </c:pt>
                      <c:pt idx="1974" formatCode="General">
                        <c:v>158.87700000000001</c:v>
                      </c:pt>
                      <c:pt idx="1975" formatCode="General">
                        <c:v>158.887</c:v>
                      </c:pt>
                      <c:pt idx="1976" formatCode="General">
                        <c:v>158.89699999999999</c:v>
                      </c:pt>
                      <c:pt idx="1977" formatCode="General">
                        <c:v>158.90700000000001</c:v>
                      </c:pt>
                      <c:pt idx="1978" formatCode="General">
                        <c:v>158.917</c:v>
                      </c:pt>
                      <c:pt idx="1979" formatCode="General">
                        <c:v>158.92699999999999</c:v>
                      </c:pt>
                      <c:pt idx="1980" formatCode="General">
                        <c:v>158.93700000000001</c:v>
                      </c:pt>
                      <c:pt idx="1981" formatCode="General">
                        <c:v>158.947</c:v>
                      </c:pt>
                      <c:pt idx="1982" formatCode="General">
                        <c:v>158.95699999999999</c:v>
                      </c:pt>
                      <c:pt idx="1983" formatCode="General">
                        <c:v>158.96700000000001</c:v>
                      </c:pt>
                      <c:pt idx="1984" formatCode="General">
                        <c:v>158.977</c:v>
                      </c:pt>
                      <c:pt idx="1985" formatCode="General">
                        <c:v>158.98699999999999</c:v>
                      </c:pt>
                      <c:pt idx="1986" formatCode="General">
                        <c:v>158.99700000000001</c:v>
                      </c:pt>
                      <c:pt idx="1987" formatCode="General">
                        <c:v>159.00700000000001</c:v>
                      </c:pt>
                      <c:pt idx="1988" formatCode="General">
                        <c:v>159.017</c:v>
                      </c:pt>
                      <c:pt idx="1989" formatCode="General">
                        <c:v>159.02699999999999</c:v>
                      </c:pt>
                      <c:pt idx="1990" formatCode="General">
                        <c:v>159.03700000000001</c:v>
                      </c:pt>
                      <c:pt idx="1991" formatCode="General">
                        <c:v>159.047</c:v>
                      </c:pt>
                      <c:pt idx="1992" formatCode="General">
                        <c:v>159.05699999999999</c:v>
                      </c:pt>
                      <c:pt idx="1993" formatCode="General">
                        <c:v>159.06700000000001</c:v>
                      </c:pt>
                      <c:pt idx="1994" formatCode="General">
                        <c:v>159.077</c:v>
                      </c:pt>
                      <c:pt idx="1995" formatCode="General">
                        <c:v>159.08699999999999</c:v>
                      </c:pt>
                      <c:pt idx="1996" formatCode="General">
                        <c:v>159.09700000000001</c:v>
                      </c:pt>
                      <c:pt idx="1997" formatCode="General">
                        <c:v>159.107</c:v>
                      </c:pt>
                      <c:pt idx="1998" formatCode="General">
                        <c:v>159.11699999999999</c:v>
                      </c:pt>
                      <c:pt idx="1999" formatCode="General">
                        <c:v>159.12700000000001</c:v>
                      </c:pt>
                      <c:pt idx="2000" formatCode="General">
                        <c:v>159.137</c:v>
                      </c:pt>
                      <c:pt idx="2001" formatCode="General">
                        <c:v>159.14699999999999</c:v>
                      </c:pt>
                      <c:pt idx="2002" formatCode="General">
                        <c:v>159.15700000000001</c:v>
                      </c:pt>
                      <c:pt idx="2003" formatCode="General">
                        <c:v>159.167</c:v>
                      </c:pt>
                      <c:pt idx="2004" formatCode="General">
                        <c:v>159.17699999999999</c:v>
                      </c:pt>
                      <c:pt idx="2005" formatCode="General">
                        <c:v>159.18700000000001</c:v>
                      </c:pt>
                      <c:pt idx="2006" formatCode="General">
                        <c:v>159.197</c:v>
                      </c:pt>
                      <c:pt idx="2007" formatCode="General">
                        <c:v>159.20699999999999</c:v>
                      </c:pt>
                      <c:pt idx="2008" formatCode="General">
                        <c:v>159.21700000000001</c:v>
                      </c:pt>
                      <c:pt idx="2009" formatCode="General">
                        <c:v>159.227</c:v>
                      </c:pt>
                      <c:pt idx="2010" formatCode="General">
                        <c:v>159.23699999999999</c:v>
                      </c:pt>
                      <c:pt idx="2011" formatCode="General">
                        <c:v>159.24700000000001</c:v>
                      </c:pt>
                      <c:pt idx="2012" formatCode="General">
                        <c:v>159.25700000000001</c:v>
                      </c:pt>
                      <c:pt idx="2013" formatCode="General">
                        <c:v>159.267</c:v>
                      </c:pt>
                      <c:pt idx="2014" formatCode="General">
                        <c:v>159.27699999999999</c:v>
                      </c:pt>
                      <c:pt idx="2015" formatCode="General">
                        <c:v>159.28700000000001</c:v>
                      </c:pt>
                      <c:pt idx="2016" formatCode="General">
                        <c:v>159.297</c:v>
                      </c:pt>
                      <c:pt idx="2017" formatCode="General">
                        <c:v>159.30699999999999</c:v>
                      </c:pt>
                      <c:pt idx="2018" formatCode="General">
                        <c:v>159.31700000000001</c:v>
                      </c:pt>
                      <c:pt idx="2019" formatCode="General">
                        <c:v>159.327</c:v>
                      </c:pt>
                      <c:pt idx="2020" formatCode="General">
                        <c:v>159.33699999999999</c:v>
                      </c:pt>
                      <c:pt idx="2021" formatCode="General">
                        <c:v>159.34700000000001</c:v>
                      </c:pt>
                      <c:pt idx="2022" formatCode="General">
                        <c:v>159.357</c:v>
                      </c:pt>
                      <c:pt idx="2023" formatCode="General">
                        <c:v>159.36699999999999</c:v>
                      </c:pt>
                      <c:pt idx="2024" formatCode="General">
                        <c:v>159.37700000000001</c:v>
                      </c:pt>
                      <c:pt idx="2025" formatCode="General">
                        <c:v>159.387</c:v>
                      </c:pt>
                      <c:pt idx="2026" formatCode="General">
                        <c:v>159.39699999999999</c:v>
                      </c:pt>
                      <c:pt idx="2027" formatCode="General">
                        <c:v>159.40700000000001</c:v>
                      </c:pt>
                      <c:pt idx="2028" formatCode="General">
                        <c:v>159.417</c:v>
                      </c:pt>
                      <c:pt idx="2029" formatCode="General">
                        <c:v>159.42699999999999</c:v>
                      </c:pt>
                      <c:pt idx="2030" formatCode="General">
                        <c:v>159.43700000000001</c:v>
                      </c:pt>
                      <c:pt idx="2031" formatCode="General">
                        <c:v>159.447</c:v>
                      </c:pt>
                      <c:pt idx="2032" formatCode="General">
                        <c:v>159.45699999999999</c:v>
                      </c:pt>
                      <c:pt idx="2033" formatCode="General">
                        <c:v>159.46700000000001</c:v>
                      </c:pt>
                      <c:pt idx="2034" formatCode="General">
                        <c:v>159.477</c:v>
                      </c:pt>
                      <c:pt idx="2035" formatCode="General">
                        <c:v>159.48699999999999</c:v>
                      </c:pt>
                      <c:pt idx="2036" formatCode="General">
                        <c:v>159.49700000000001</c:v>
                      </c:pt>
                      <c:pt idx="2037" formatCode="General">
                        <c:v>159.50700000000001</c:v>
                      </c:pt>
                      <c:pt idx="2038" formatCode="General">
                        <c:v>159.517</c:v>
                      </c:pt>
                      <c:pt idx="2039" formatCode="General">
                        <c:v>159.52699999999999</c:v>
                      </c:pt>
                      <c:pt idx="2040" formatCode="General">
                        <c:v>159.53700000000001</c:v>
                      </c:pt>
                      <c:pt idx="2041" formatCode="General">
                        <c:v>159.547</c:v>
                      </c:pt>
                      <c:pt idx="2042" formatCode="General">
                        <c:v>159.55699999999999</c:v>
                      </c:pt>
                      <c:pt idx="2043" formatCode="General">
                        <c:v>159.56700000000001</c:v>
                      </c:pt>
                      <c:pt idx="2044" formatCode="General">
                        <c:v>159.577</c:v>
                      </c:pt>
                      <c:pt idx="2045" formatCode="General">
                        <c:v>159.58699999999999</c:v>
                      </c:pt>
                      <c:pt idx="2046" formatCode="General">
                        <c:v>159.59700000000001</c:v>
                      </c:pt>
                      <c:pt idx="2047" formatCode="General">
                        <c:v>159.607</c:v>
                      </c:pt>
                      <c:pt idx="2048" formatCode="General">
                        <c:v>159.61699999999999</c:v>
                      </c:pt>
                      <c:pt idx="2049" formatCode="General">
                        <c:v>159.62700000000001</c:v>
                      </c:pt>
                      <c:pt idx="2050" formatCode="General">
                        <c:v>159.637</c:v>
                      </c:pt>
                      <c:pt idx="2051" formatCode="General">
                        <c:v>159.64699999999999</c:v>
                      </c:pt>
                      <c:pt idx="2052" formatCode="General">
                        <c:v>159.65700000000001</c:v>
                      </c:pt>
                      <c:pt idx="2053" formatCode="General">
                        <c:v>159.667</c:v>
                      </c:pt>
                      <c:pt idx="2054" formatCode="General">
                        <c:v>159.67699999999999</c:v>
                      </c:pt>
                      <c:pt idx="2055" formatCode="General">
                        <c:v>159.68700000000001</c:v>
                      </c:pt>
                      <c:pt idx="2056" formatCode="General">
                        <c:v>159.697</c:v>
                      </c:pt>
                      <c:pt idx="2057" formatCode="General">
                        <c:v>159.70699999999999</c:v>
                      </c:pt>
                      <c:pt idx="2058" formatCode="General">
                        <c:v>159.71700000000001</c:v>
                      </c:pt>
                      <c:pt idx="2059" formatCode="General">
                        <c:v>159.727</c:v>
                      </c:pt>
                      <c:pt idx="2060" formatCode="General">
                        <c:v>159.73699999999999</c:v>
                      </c:pt>
                      <c:pt idx="2061" formatCode="General">
                        <c:v>159.74700000000001</c:v>
                      </c:pt>
                      <c:pt idx="2062" formatCode="General">
                        <c:v>159.75700000000001</c:v>
                      </c:pt>
                      <c:pt idx="2063" formatCode="General">
                        <c:v>159.767</c:v>
                      </c:pt>
                      <c:pt idx="2064" formatCode="General">
                        <c:v>159.77699999999999</c:v>
                      </c:pt>
                      <c:pt idx="2065" formatCode="General">
                        <c:v>159.78700000000001</c:v>
                      </c:pt>
                      <c:pt idx="2066" formatCode="General">
                        <c:v>159.797</c:v>
                      </c:pt>
                      <c:pt idx="2067" formatCode="General">
                        <c:v>159.80699999999999</c:v>
                      </c:pt>
                      <c:pt idx="2068" formatCode="General">
                        <c:v>159.81700000000001</c:v>
                      </c:pt>
                      <c:pt idx="2069" formatCode="General">
                        <c:v>159.827</c:v>
                      </c:pt>
                      <c:pt idx="2070" formatCode="General">
                        <c:v>159.83699999999999</c:v>
                      </c:pt>
                      <c:pt idx="2071" formatCode="General">
                        <c:v>159.84700000000001</c:v>
                      </c:pt>
                      <c:pt idx="2072" formatCode="General">
                        <c:v>159.857</c:v>
                      </c:pt>
                      <c:pt idx="2073" formatCode="General">
                        <c:v>159.86699999999999</c:v>
                      </c:pt>
                      <c:pt idx="2074" formatCode="General">
                        <c:v>159.87700000000001</c:v>
                      </c:pt>
                      <c:pt idx="2075" formatCode="General">
                        <c:v>159.887</c:v>
                      </c:pt>
                      <c:pt idx="2076" formatCode="General">
                        <c:v>159.89699999999999</c:v>
                      </c:pt>
                      <c:pt idx="2077" formatCode="General">
                        <c:v>159.90700000000001</c:v>
                      </c:pt>
                      <c:pt idx="2078" formatCode="General">
                        <c:v>159.917</c:v>
                      </c:pt>
                      <c:pt idx="2079" formatCode="General">
                        <c:v>159.92699999999999</c:v>
                      </c:pt>
                      <c:pt idx="2080" formatCode="General">
                        <c:v>159.93700000000001</c:v>
                      </c:pt>
                      <c:pt idx="2081" formatCode="General">
                        <c:v>159.947</c:v>
                      </c:pt>
                      <c:pt idx="2082" formatCode="General">
                        <c:v>159.95699999999999</c:v>
                      </c:pt>
                      <c:pt idx="2083" formatCode="General">
                        <c:v>159.96700000000001</c:v>
                      </c:pt>
                      <c:pt idx="2084" formatCode="General">
                        <c:v>159.977</c:v>
                      </c:pt>
                      <c:pt idx="2085" formatCode="General">
                        <c:v>159.98699999999999</c:v>
                      </c:pt>
                      <c:pt idx="2086" formatCode="General">
                        <c:v>159.99700000000001</c:v>
                      </c:pt>
                      <c:pt idx="2087" formatCode="General">
                        <c:v>160.00700000000001</c:v>
                      </c:pt>
                      <c:pt idx="2088" formatCode="General">
                        <c:v>160.017</c:v>
                      </c:pt>
                      <c:pt idx="2089" formatCode="General">
                        <c:v>160.02699999999999</c:v>
                      </c:pt>
                      <c:pt idx="2090" formatCode="General">
                        <c:v>160.03700000000001</c:v>
                      </c:pt>
                      <c:pt idx="2091" formatCode="General">
                        <c:v>160.047</c:v>
                      </c:pt>
                      <c:pt idx="2092" formatCode="General">
                        <c:v>160.05699999999999</c:v>
                      </c:pt>
                      <c:pt idx="2093" formatCode="General">
                        <c:v>160.06700000000001</c:v>
                      </c:pt>
                      <c:pt idx="2094" formatCode="General">
                        <c:v>160.077</c:v>
                      </c:pt>
                      <c:pt idx="2095" formatCode="General">
                        <c:v>160.08699999999999</c:v>
                      </c:pt>
                      <c:pt idx="2096" formatCode="General">
                        <c:v>160.09700000000001</c:v>
                      </c:pt>
                      <c:pt idx="2097" formatCode="General">
                        <c:v>160.107</c:v>
                      </c:pt>
                      <c:pt idx="2098" formatCode="General">
                        <c:v>160.11699999999999</c:v>
                      </c:pt>
                      <c:pt idx="2099" formatCode="General">
                        <c:v>160.12700000000001</c:v>
                      </c:pt>
                      <c:pt idx="2100" formatCode="General">
                        <c:v>160.137</c:v>
                      </c:pt>
                      <c:pt idx="2101" formatCode="General">
                        <c:v>160.14699999999999</c:v>
                      </c:pt>
                      <c:pt idx="2102" formatCode="General">
                        <c:v>160.15700000000001</c:v>
                      </c:pt>
                      <c:pt idx="2103" formatCode="General">
                        <c:v>160.167</c:v>
                      </c:pt>
                      <c:pt idx="2104" formatCode="General">
                        <c:v>160.17699999999999</c:v>
                      </c:pt>
                      <c:pt idx="2105" formatCode="General">
                        <c:v>160.18700000000001</c:v>
                      </c:pt>
                      <c:pt idx="2106" formatCode="General">
                        <c:v>160.197</c:v>
                      </c:pt>
                      <c:pt idx="2107" formatCode="General">
                        <c:v>160.20699999999999</c:v>
                      </c:pt>
                      <c:pt idx="2108" formatCode="General">
                        <c:v>160.21700000000001</c:v>
                      </c:pt>
                      <c:pt idx="2109" formatCode="General">
                        <c:v>160.227</c:v>
                      </c:pt>
                      <c:pt idx="2110" formatCode="General">
                        <c:v>160.23699999999999</c:v>
                      </c:pt>
                      <c:pt idx="2111" formatCode="General">
                        <c:v>160.24700000000001</c:v>
                      </c:pt>
                      <c:pt idx="2112" formatCode="General">
                        <c:v>160.25700000000001</c:v>
                      </c:pt>
                      <c:pt idx="2113" formatCode="General">
                        <c:v>160.267</c:v>
                      </c:pt>
                      <c:pt idx="2114" formatCode="General">
                        <c:v>160.27699999999999</c:v>
                      </c:pt>
                      <c:pt idx="2115" formatCode="General">
                        <c:v>160.28700000000001</c:v>
                      </c:pt>
                      <c:pt idx="2116" formatCode="General">
                        <c:v>160.297</c:v>
                      </c:pt>
                      <c:pt idx="2117" formatCode="General">
                        <c:v>160.30699999999999</c:v>
                      </c:pt>
                      <c:pt idx="2118" formatCode="General">
                        <c:v>160.31700000000001</c:v>
                      </c:pt>
                      <c:pt idx="2119" formatCode="General">
                        <c:v>160.327</c:v>
                      </c:pt>
                      <c:pt idx="2120" formatCode="General">
                        <c:v>160.33699999999999</c:v>
                      </c:pt>
                      <c:pt idx="2121" formatCode="General">
                        <c:v>160.34700000000001</c:v>
                      </c:pt>
                      <c:pt idx="2122" formatCode="General">
                        <c:v>160.357</c:v>
                      </c:pt>
                      <c:pt idx="2123" formatCode="General">
                        <c:v>160.36699999999999</c:v>
                      </c:pt>
                      <c:pt idx="2124" formatCode="General">
                        <c:v>160.37700000000001</c:v>
                      </c:pt>
                      <c:pt idx="2125" formatCode="General">
                        <c:v>160.387</c:v>
                      </c:pt>
                      <c:pt idx="2126" formatCode="General">
                        <c:v>160.39699999999999</c:v>
                      </c:pt>
                      <c:pt idx="2127" formatCode="General">
                        <c:v>160.40700000000001</c:v>
                      </c:pt>
                      <c:pt idx="2128" formatCode="General">
                        <c:v>160.417</c:v>
                      </c:pt>
                      <c:pt idx="2129" formatCode="General">
                        <c:v>160.42699999999999</c:v>
                      </c:pt>
                      <c:pt idx="2130" formatCode="General">
                        <c:v>160.43700000000001</c:v>
                      </c:pt>
                      <c:pt idx="2131" formatCode="General">
                        <c:v>160.447</c:v>
                      </c:pt>
                      <c:pt idx="2132" formatCode="General">
                        <c:v>160.45699999999999</c:v>
                      </c:pt>
                      <c:pt idx="2133" formatCode="General">
                        <c:v>160.46700000000001</c:v>
                      </c:pt>
                      <c:pt idx="2134" formatCode="General">
                        <c:v>160.477</c:v>
                      </c:pt>
                      <c:pt idx="2135" formatCode="General">
                        <c:v>160.48699999999999</c:v>
                      </c:pt>
                      <c:pt idx="2136" formatCode="General">
                        <c:v>160.49700000000001</c:v>
                      </c:pt>
                      <c:pt idx="2137" formatCode="General">
                        <c:v>160.50700000000001</c:v>
                      </c:pt>
                      <c:pt idx="2138" formatCode="General">
                        <c:v>160.517</c:v>
                      </c:pt>
                      <c:pt idx="2139" formatCode="General">
                        <c:v>160.52699999999999</c:v>
                      </c:pt>
                      <c:pt idx="2140" formatCode="General">
                        <c:v>160.53700000000001</c:v>
                      </c:pt>
                      <c:pt idx="2141" formatCode="General">
                        <c:v>160.547</c:v>
                      </c:pt>
                      <c:pt idx="2142" formatCode="General">
                        <c:v>160.55699999999999</c:v>
                      </c:pt>
                      <c:pt idx="2143" formatCode="General">
                        <c:v>160.56700000000001</c:v>
                      </c:pt>
                      <c:pt idx="2144" formatCode="General">
                        <c:v>160.577</c:v>
                      </c:pt>
                      <c:pt idx="2145" formatCode="General">
                        <c:v>160.58699999999999</c:v>
                      </c:pt>
                      <c:pt idx="2146" formatCode="General">
                        <c:v>160.59700000000001</c:v>
                      </c:pt>
                      <c:pt idx="2147" formatCode="General">
                        <c:v>160.607</c:v>
                      </c:pt>
                      <c:pt idx="2148" formatCode="General">
                        <c:v>160.61699999999999</c:v>
                      </c:pt>
                      <c:pt idx="2149" formatCode="General">
                        <c:v>160.62700000000001</c:v>
                      </c:pt>
                      <c:pt idx="2150" formatCode="General">
                        <c:v>160.637</c:v>
                      </c:pt>
                      <c:pt idx="2151" formatCode="General">
                        <c:v>160.64699999999999</c:v>
                      </c:pt>
                      <c:pt idx="2152" formatCode="General">
                        <c:v>160.65700000000001</c:v>
                      </c:pt>
                      <c:pt idx="2153" formatCode="General">
                        <c:v>160.667</c:v>
                      </c:pt>
                      <c:pt idx="2154" formatCode="General">
                        <c:v>160.67699999999999</c:v>
                      </c:pt>
                      <c:pt idx="2155" formatCode="General">
                        <c:v>160.68700000000001</c:v>
                      </c:pt>
                      <c:pt idx="2156" formatCode="General">
                        <c:v>160.697</c:v>
                      </c:pt>
                      <c:pt idx="2157" formatCode="General">
                        <c:v>160.70699999999999</c:v>
                      </c:pt>
                      <c:pt idx="2158" formatCode="General">
                        <c:v>160.71700000000001</c:v>
                      </c:pt>
                      <c:pt idx="2159" formatCode="General">
                        <c:v>160.727</c:v>
                      </c:pt>
                      <c:pt idx="2160" formatCode="General">
                        <c:v>160.73699999999999</c:v>
                      </c:pt>
                      <c:pt idx="2161" formatCode="General">
                        <c:v>160.74700000000001</c:v>
                      </c:pt>
                      <c:pt idx="2162" formatCode="General">
                        <c:v>160.75700000000001</c:v>
                      </c:pt>
                      <c:pt idx="2163" formatCode="General">
                        <c:v>160.767</c:v>
                      </c:pt>
                      <c:pt idx="2164" formatCode="General">
                        <c:v>160.77699999999999</c:v>
                      </c:pt>
                      <c:pt idx="2165" formatCode="General">
                        <c:v>160.78700000000001</c:v>
                      </c:pt>
                      <c:pt idx="2166" formatCode="General">
                        <c:v>160.797</c:v>
                      </c:pt>
                      <c:pt idx="2167" formatCode="General">
                        <c:v>160.80699999999999</c:v>
                      </c:pt>
                      <c:pt idx="2168" formatCode="General">
                        <c:v>160.81700000000001</c:v>
                      </c:pt>
                      <c:pt idx="2169" formatCode="General">
                        <c:v>160.827</c:v>
                      </c:pt>
                      <c:pt idx="2170" formatCode="General">
                        <c:v>160.83699999999999</c:v>
                      </c:pt>
                      <c:pt idx="2171" formatCode="General">
                        <c:v>160.84700000000001</c:v>
                      </c:pt>
                      <c:pt idx="2172" formatCode="General">
                        <c:v>160.857</c:v>
                      </c:pt>
                      <c:pt idx="2173" formatCode="General">
                        <c:v>160.86699999999999</c:v>
                      </c:pt>
                      <c:pt idx="2174" formatCode="General">
                        <c:v>160.87700000000001</c:v>
                      </c:pt>
                      <c:pt idx="2175" formatCode="General">
                        <c:v>160.887</c:v>
                      </c:pt>
                      <c:pt idx="2176" formatCode="General">
                        <c:v>160.89699999999999</c:v>
                      </c:pt>
                      <c:pt idx="2177" formatCode="General">
                        <c:v>160.90700000000001</c:v>
                      </c:pt>
                      <c:pt idx="2178" formatCode="General">
                        <c:v>160.917</c:v>
                      </c:pt>
                      <c:pt idx="2179" formatCode="General">
                        <c:v>160.92699999999999</c:v>
                      </c:pt>
                      <c:pt idx="2180" formatCode="General">
                        <c:v>160.93700000000001</c:v>
                      </c:pt>
                      <c:pt idx="2181" formatCode="General">
                        <c:v>160.947</c:v>
                      </c:pt>
                      <c:pt idx="2182" formatCode="General">
                        <c:v>160.95699999999999</c:v>
                      </c:pt>
                      <c:pt idx="2183" formatCode="General">
                        <c:v>160.96700000000001</c:v>
                      </c:pt>
                      <c:pt idx="2184" formatCode="General">
                        <c:v>160.977</c:v>
                      </c:pt>
                      <c:pt idx="2185" formatCode="General">
                        <c:v>160.98699999999999</c:v>
                      </c:pt>
                      <c:pt idx="2186" formatCode="General">
                        <c:v>160.99700000000001</c:v>
                      </c:pt>
                      <c:pt idx="2187" formatCode="General">
                        <c:v>161.00700000000001</c:v>
                      </c:pt>
                      <c:pt idx="2188" formatCode="General">
                        <c:v>161.017</c:v>
                      </c:pt>
                      <c:pt idx="2189" formatCode="General">
                        <c:v>161.02699999999999</c:v>
                      </c:pt>
                      <c:pt idx="2190" formatCode="General">
                        <c:v>161.03700000000001</c:v>
                      </c:pt>
                      <c:pt idx="2191" formatCode="General">
                        <c:v>161.047</c:v>
                      </c:pt>
                      <c:pt idx="2192" formatCode="General">
                        <c:v>161.05699999999999</c:v>
                      </c:pt>
                      <c:pt idx="2193" formatCode="General">
                        <c:v>161.06700000000001</c:v>
                      </c:pt>
                      <c:pt idx="2194" formatCode="General">
                        <c:v>161.077</c:v>
                      </c:pt>
                      <c:pt idx="2195" formatCode="General">
                        <c:v>161.08699999999999</c:v>
                      </c:pt>
                      <c:pt idx="2196" formatCode="General">
                        <c:v>161.09700000000001</c:v>
                      </c:pt>
                      <c:pt idx="2197" formatCode="General">
                        <c:v>161.107</c:v>
                      </c:pt>
                      <c:pt idx="2198" formatCode="General">
                        <c:v>161.11699999999999</c:v>
                      </c:pt>
                      <c:pt idx="2199" formatCode="General">
                        <c:v>161.12700000000001</c:v>
                      </c:pt>
                      <c:pt idx="2200" formatCode="General">
                        <c:v>161.137</c:v>
                      </c:pt>
                      <c:pt idx="2201" formatCode="General">
                        <c:v>161.14699999999999</c:v>
                      </c:pt>
                      <c:pt idx="2202" formatCode="General">
                        <c:v>161.15700000000001</c:v>
                      </c:pt>
                      <c:pt idx="2203" formatCode="General">
                        <c:v>161.167</c:v>
                      </c:pt>
                      <c:pt idx="2204" formatCode="General">
                        <c:v>161.17699999999999</c:v>
                      </c:pt>
                      <c:pt idx="2205" formatCode="General">
                        <c:v>161.18700000000001</c:v>
                      </c:pt>
                      <c:pt idx="2206" formatCode="General">
                        <c:v>161.197</c:v>
                      </c:pt>
                      <c:pt idx="2207" formatCode="General">
                        <c:v>161.20699999999999</c:v>
                      </c:pt>
                      <c:pt idx="2208" formatCode="General">
                        <c:v>161.21700000000001</c:v>
                      </c:pt>
                      <c:pt idx="2209" formatCode="General">
                        <c:v>161.227</c:v>
                      </c:pt>
                      <c:pt idx="2210" formatCode="General">
                        <c:v>161.23699999999999</c:v>
                      </c:pt>
                      <c:pt idx="2211" formatCode="General">
                        <c:v>161.24700000000001</c:v>
                      </c:pt>
                      <c:pt idx="2212" formatCode="General">
                        <c:v>161.25700000000001</c:v>
                      </c:pt>
                      <c:pt idx="2213" formatCode="General">
                        <c:v>161.267</c:v>
                      </c:pt>
                      <c:pt idx="2214" formatCode="General">
                        <c:v>161.27699999999999</c:v>
                      </c:pt>
                      <c:pt idx="2215" formatCode="General">
                        <c:v>161.28700000000001</c:v>
                      </c:pt>
                      <c:pt idx="2216" formatCode="General">
                        <c:v>161.297</c:v>
                      </c:pt>
                      <c:pt idx="2217" formatCode="General">
                        <c:v>161.30699999999999</c:v>
                      </c:pt>
                      <c:pt idx="2218" formatCode="General">
                        <c:v>161.31700000000001</c:v>
                      </c:pt>
                      <c:pt idx="2219" formatCode="General">
                        <c:v>161.327</c:v>
                      </c:pt>
                      <c:pt idx="2220" formatCode="General">
                        <c:v>161.33699999999999</c:v>
                      </c:pt>
                      <c:pt idx="2221" formatCode="General">
                        <c:v>161.34700000000001</c:v>
                      </c:pt>
                      <c:pt idx="2222" formatCode="General">
                        <c:v>161.357</c:v>
                      </c:pt>
                      <c:pt idx="2223" formatCode="General">
                        <c:v>161.36699999999999</c:v>
                      </c:pt>
                      <c:pt idx="2224" formatCode="General">
                        <c:v>161.37700000000001</c:v>
                      </c:pt>
                      <c:pt idx="2225" formatCode="General">
                        <c:v>161.387</c:v>
                      </c:pt>
                      <c:pt idx="2226" formatCode="General">
                        <c:v>161.39699999999999</c:v>
                      </c:pt>
                      <c:pt idx="2227" formatCode="General">
                        <c:v>161.40700000000001</c:v>
                      </c:pt>
                      <c:pt idx="2228" formatCode="General">
                        <c:v>161.417</c:v>
                      </c:pt>
                      <c:pt idx="2229" formatCode="General">
                        <c:v>161.42699999999999</c:v>
                      </c:pt>
                      <c:pt idx="2230" formatCode="General">
                        <c:v>161.43700000000001</c:v>
                      </c:pt>
                      <c:pt idx="2231" formatCode="General">
                        <c:v>161.447</c:v>
                      </c:pt>
                      <c:pt idx="2232" formatCode="General">
                        <c:v>161.45699999999999</c:v>
                      </c:pt>
                      <c:pt idx="2233" formatCode="General">
                        <c:v>161.46700000000001</c:v>
                      </c:pt>
                      <c:pt idx="2234" formatCode="General">
                        <c:v>161.477</c:v>
                      </c:pt>
                      <c:pt idx="2235" formatCode="General">
                        <c:v>161.48699999999999</c:v>
                      </c:pt>
                      <c:pt idx="2236" formatCode="General">
                        <c:v>161.49700000000001</c:v>
                      </c:pt>
                      <c:pt idx="2237" formatCode="General">
                        <c:v>161.50700000000001</c:v>
                      </c:pt>
                      <c:pt idx="2238" formatCode="General">
                        <c:v>161.517</c:v>
                      </c:pt>
                      <c:pt idx="2239" formatCode="General">
                        <c:v>161.52699999999999</c:v>
                      </c:pt>
                      <c:pt idx="2240" formatCode="General">
                        <c:v>161.53700000000001</c:v>
                      </c:pt>
                      <c:pt idx="2241" formatCode="General">
                        <c:v>161.547</c:v>
                      </c:pt>
                      <c:pt idx="2242" formatCode="General">
                        <c:v>161.55699999999999</c:v>
                      </c:pt>
                      <c:pt idx="2243" formatCode="General">
                        <c:v>161.56700000000001</c:v>
                      </c:pt>
                      <c:pt idx="2244" formatCode="General">
                        <c:v>161.577</c:v>
                      </c:pt>
                      <c:pt idx="2245" formatCode="General">
                        <c:v>161.58699999999999</c:v>
                      </c:pt>
                      <c:pt idx="2246" formatCode="General">
                        <c:v>161.59700000000001</c:v>
                      </c:pt>
                      <c:pt idx="2247" formatCode="General">
                        <c:v>161.607</c:v>
                      </c:pt>
                      <c:pt idx="2248" formatCode="General">
                        <c:v>161.61699999999999</c:v>
                      </c:pt>
                      <c:pt idx="2249" formatCode="General">
                        <c:v>161.62700000000001</c:v>
                      </c:pt>
                      <c:pt idx="2250" formatCode="General">
                        <c:v>161.637</c:v>
                      </c:pt>
                      <c:pt idx="2251" formatCode="General">
                        <c:v>161.64699999999999</c:v>
                      </c:pt>
                      <c:pt idx="2252" formatCode="General">
                        <c:v>161.65700000000001</c:v>
                      </c:pt>
                      <c:pt idx="2253" formatCode="General">
                        <c:v>161.667</c:v>
                      </c:pt>
                      <c:pt idx="2254" formatCode="General">
                        <c:v>161.67699999999999</c:v>
                      </c:pt>
                      <c:pt idx="2255" formatCode="General">
                        <c:v>161.68700000000001</c:v>
                      </c:pt>
                      <c:pt idx="2256" formatCode="General">
                        <c:v>161.697</c:v>
                      </c:pt>
                      <c:pt idx="2257" formatCode="General">
                        <c:v>161.70699999999999</c:v>
                      </c:pt>
                      <c:pt idx="2258" formatCode="General">
                        <c:v>161.71700000000001</c:v>
                      </c:pt>
                      <c:pt idx="2259" formatCode="General">
                        <c:v>161.727</c:v>
                      </c:pt>
                      <c:pt idx="2260" formatCode="General">
                        <c:v>161.73699999999999</c:v>
                      </c:pt>
                      <c:pt idx="2261" formatCode="General">
                        <c:v>161.74700000000001</c:v>
                      </c:pt>
                      <c:pt idx="2262" formatCode="General">
                        <c:v>161.75700000000001</c:v>
                      </c:pt>
                      <c:pt idx="2263" formatCode="General">
                        <c:v>161.767</c:v>
                      </c:pt>
                      <c:pt idx="2264" formatCode="General">
                        <c:v>161.77699999999999</c:v>
                      </c:pt>
                      <c:pt idx="2265" formatCode="General">
                        <c:v>161.78700000000001</c:v>
                      </c:pt>
                      <c:pt idx="2266" formatCode="General">
                        <c:v>161.797</c:v>
                      </c:pt>
                      <c:pt idx="2267" formatCode="General">
                        <c:v>161.80699999999999</c:v>
                      </c:pt>
                      <c:pt idx="2268" formatCode="General">
                        <c:v>161.81700000000001</c:v>
                      </c:pt>
                      <c:pt idx="2269" formatCode="General">
                        <c:v>161.827</c:v>
                      </c:pt>
                      <c:pt idx="2270" formatCode="General">
                        <c:v>161.83699999999999</c:v>
                      </c:pt>
                      <c:pt idx="2271" formatCode="General">
                        <c:v>161.84700000000001</c:v>
                      </c:pt>
                      <c:pt idx="2272" formatCode="General">
                        <c:v>161.857</c:v>
                      </c:pt>
                      <c:pt idx="2273" formatCode="General">
                        <c:v>161.86699999999999</c:v>
                      </c:pt>
                      <c:pt idx="2274" formatCode="General">
                        <c:v>161.87700000000001</c:v>
                      </c:pt>
                      <c:pt idx="2275" formatCode="General">
                        <c:v>161.887</c:v>
                      </c:pt>
                      <c:pt idx="2276" formatCode="General">
                        <c:v>161.89699999999999</c:v>
                      </c:pt>
                      <c:pt idx="2277" formatCode="General">
                        <c:v>161.90700000000001</c:v>
                      </c:pt>
                      <c:pt idx="2278" formatCode="General">
                        <c:v>161.917</c:v>
                      </c:pt>
                      <c:pt idx="2279" formatCode="General">
                        <c:v>161.92699999999999</c:v>
                      </c:pt>
                      <c:pt idx="2280" formatCode="General">
                        <c:v>161.93700000000001</c:v>
                      </c:pt>
                      <c:pt idx="2281" formatCode="General">
                        <c:v>161.947</c:v>
                      </c:pt>
                      <c:pt idx="2282" formatCode="General">
                        <c:v>161.95699999999999</c:v>
                      </c:pt>
                      <c:pt idx="2283" formatCode="General">
                        <c:v>161.96700000000001</c:v>
                      </c:pt>
                      <c:pt idx="2284" formatCode="General">
                        <c:v>161.977</c:v>
                      </c:pt>
                      <c:pt idx="2285" formatCode="General">
                        <c:v>161.98699999999999</c:v>
                      </c:pt>
                      <c:pt idx="2286" formatCode="General">
                        <c:v>161.99700000000001</c:v>
                      </c:pt>
                      <c:pt idx="2287" formatCode="General">
                        <c:v>162.00700000000001</c:v>
                      </c:pt>
                      <c:pt idx="2288" formatCode="General">
                        <c:v>162.017</c:v>
                      </c:pt>
                      <c:pt idx="2289" formatCode="General">
                        <c:v>162.02699999999999</c:v>
                      </c:pt>
                      <c:pt idx="2290" formatCode="General">
                        <c:v>162.03700000000001</c:v>
                      </c:pt>
                      <c:pt idx="2291" formatCode="General">
                        <c:v>162.047</c:v>
                      </c:pt>
                      <c:pt idx="2292" formatCode="General">
                        <c:v>162.05699999999999</c:v>
                      </c:pt>
                      <c:pt idx="2293" formatCode="General">
                        <c:v>162.06700000000001</c:v>
                      </c:pt>
                      <c:pt idx="2294" formatCode="General">
                        <c:v>162.077</c:v>
                      </c:pt>
                      <c:pt idx="2295" formatCode="General">
                        <c:v>162.08699999999999</c:v>
                      </c:pt>
                      <c:pt idx="2296" formatCode="General">
                        <c:v>162.09700000000001</c:v>
                      </c:pt>
                      <c:pt idx="2297" formatCode="General">
                        <c:v>162.107</c:v>
                      </c:pt>
                      <c:pt idx="2298" formatCode="General">
                        <c:v>162.11699999999999</c:v>
                      </c:pt>
                      <c:pt idx="2299" formatCode="General">
                        <c:v>162.12700000000001</c:v>
                      </c:pt>
                      <c:pt idx="2300" formatCode="General">
                        <c:v>162.137</c:v>
                      </c:pt>
                      <c:pt idx="2301" formatCode="General">
                        <c:v>162.14699999999999</c:v>
                      </c:pt>
                      <c:pt idx="2302" formatCode="General">
                        <c:v>162.15700000000001</c:v>
                      </c:pt>
                      <c:pt idx="2303" formatCode="General">
                        <c:v>162.167</c:v>
                      </c:pt>
                      <c:pt idx="2304" formatCode="General">
                        <c:v>162.17699999999999</c:v>
                      </c:pt>
                      <c:pt idx="2305" formatCode="General">
                        <c:v>162.18700000000001</c:v>
                      </c:pt>
                      <c:pt idx="2306" formatCode="General">
                        <c:v>162.197</c:v>
                      </c:pt>
                      <c:pt idx="2307" formatCode="General">
                        <c:v>162.20699999999999</c:v>
                      </c:pt>
                      <c:pt idx="2308" formatCode="General">
                        <c:v>162.21700000000001</c:v>
                      </c:pt>
                      <c:pt idx="2309" formatCode="General">
                        <c:v>162.227</c:v>
                      </c:pt>
                      <c:pt idx="2310" formatCode="General">
                        <c:v>162.23699999999999</c:v>
                      </c:pt>
                      <c:pt idx="2311" formatCode="General">
                        <c:v>162.24700000000001</c:v>
                      </c:pt>
                      <c:pt idx="2312" formatCode="General">
                        <c:v>162.25700000000001</c:v>
                      </c:pt>
                      <c:pt idx="2313" formatCode="General">
                        <c:v>162.267</c:v>
                      </c:pt>
                      <c:pt idx="2314" formatCode="General">
                        <c:v>162.27699999999999</c:v>
                      </c:pt>
                      <c:pt idx="2315" formatCode="General">
                        <c:v>162.28700000000001</c:v>
                      </c:pt>
                      <c:pt idx="2316" formatCode="General">
                        <c:v>162.297</c:v>
                      </c:pt>
                      <c:pt idx="2317" formatCode="General">
                        <c:v>162.30699999999999</c:v>
                      </c:pt>
                      <c:pt idx="2318" formatCode="General">
                        <c:v>162.31700000000001</c:v>
                      </c:pt>
                      <c:pt idx="2319" formatCode="General">
                        <c:v>162.327</c:v>
                      </c:pt>
                      <c:pt idx="2320" formatCode="General">
                        <c:v>162.33699999999999</c:v>
                      </c:pt>
                      <c:pt idx="2321" formatCode="General">
                        <c:v>162.34700000000001</c:v>
                      </c:pt>
                      <c:pt idx="2322" formatCode="General">
                        <c:v>162.357</c:v>
                      </c:pt>
                      <c:pt idx="2323" formatCode="General">
                        <c:v>162.36699999999999</c:v>
                      </c:pt>
                      <c:pt idx="2324" formatCode="General">
                        <c:v>162.37700000000001</c:v>
                      </c:pt>
                      <c:pt idx="2325" formatCode="General">
                        <c:v>162.387</c:v>
                      </c:pt>
                      <c:pt idx="2326" formatCode="General">
                        <c:v>162.39699999999999</c:v>
                      </c:pt>
                      <c:pt idx="2327" formatCode="General">
                        <c:v>162.40700000000001</c:v>
                      </c:pt>
                      <c:pt idx="2328" formatCode="General">
                        <c:v>162.417</c:v>
                      </c:pt>
                      <c:pt idx="2329" formatCode="General">
                        <c:v>162.42699999999999</c:v>
                      </c:pt>
                      <c:pt idx="2330" formatCode="General">
                        <c:v>162.43700000000001</c:v>
                      </c:pt>
                      <c:pt idx="2331" formatCode="General">
                        <c:v>162.447</c:v>
                      </c:pt>
                      <c:pt idx="2332" formatCode="General">
                        <c:v>162.45699999999999</c:v>
                      </c:pt>
                      <c:pt idx="2333" formatCode="General">
                        <c:v>162.46700000000001</c:v>
                      </c:pt>
                      <c:pt idx="2334" formatCode="General">
                        <c:v>162.477</c:v>
                      </c:pt>
                      <c:pt idx="2335" formatCode="General">
                        <c:v>162.48699999999999</c:v>
                      </c:pt>
                      <c:pt idx="2336" formatCode="General">
                        <c:v>162.49700000000001</c:v>
                      </c:pt>
                      <c:pt idx="2337" formatCode="General">
                        <c:v>162.50700000000001</c:v>
                      </c:pt>
                      <c:pt idx="2338" formatCode="General">
                        <c:v>162.517</c:v>
                      </c:pt>
                      <c:pt idx="2339" formatCode="General">
                        <c:v>162.52699999999999</c:v>
                      </c:pt>
                      <c:pt idx="2340" formatCode="General">
                        <c:v>162.53700000000001</c:v>
                      </c:pt>
                      <c:pt idx="2341" formatCode="General">
                        <c:v>162.547</c:v>
                      </c:pt>
                      <c:pt idx="2342" formatCode="General">
                        <c:v>162.55699999999999</c:v>
                      </c:pt>
                      <c:pt idx="2343" formatCode="General">
                        <c:v>162.56700000000001</c:v>
                      </c:pt>
                      <c:pt idx="2344" formatCode="General">
                        <c:v>162.577</c:v>
                      </c:pt>
                      <c:pt idx="2345" formatCode="General">
                        <c:v>162.58699999999999</c:v>
                      </c:pt>
                      <c:pt idx="2346" formatCode="General">
                        <c:v>162.59700000000001</c:v>
                      </c:pt>
                      <c:pt idx="2347" formatCode="General">
                        <c:v>162.607</c:v>
                      </c:pt>
                      <c:pt idx="2348" formatCode="General">
                        <c:v>162.61699999999999</c:v>
                      </c:pt>
                      <c:pt idx="2349" formatCode="General">
                        <c:v>162.62700000000001</c:v>
                      </c:pt>
                      <c:pt idx="2350" formatCode="General">
                        <c:v>162.637</c:v>
                      </c:pt>
                      <c:pt idx="2351" formatCode="General">
                        <c:v>162.64699999999999</c:v>
                      </c:pt>
                      <c:pt idx="2352" formatCode="General">
                        <c:v>162.65700000000001</c:v>
                      </c:pt>
                      <c:pt idx="2353" formatCode="General">
                        <c:v>162.667</c:v>
                      </c:pt>
                      <c:pt idx="2354" formatCode="General">
                        <c:v>162.67699999999999</c:v>
                      </c:pt>
                      <c:pt idx="2355" formatCode="General">
                        <c:v>162.68700000000001</c:v>
                      </c:pt>
                      <c:pt idx="2356" formatCode="General">
                        <c:v>162.697</c:v>
                      </c:pt>
                      <c:pt idx="2357" formatCode="General">
                        <c:v>162.70699999999999</c:v>
                      </c:pt>
                      <c:pt idx="2358" formatCode="General">
                        <c:v>162.71700000000001</c:v>
                      </c:pt>
                      <c:pt idx="2359" formatCode="General">
                        <c:v>162.727</c:v>
                      </c:pt>
                      <c:pt idx="2360" formatCode="General">
                        <c:v>162.73699999999999</c:v>
                      </c:pt>
                      <c:pt idx="2361" formatCode="General">
                        <c:v>162.74700000000001</c:v>
                      </c:pt>
                      <c:pt idx="2362" formatCode="General">
                        <c:v>162.75700000000001</c:v>
                      </c:pt>
                      <c:pt idx="2363" formatCode="General">
                        <c:v>162.767</c:v>
                      </c:pt>
                      <c:pt idx="2364" formatCode="General">
                        <c:v>162.77699999999999</c:v>
                      </c:pt>
                      <c:pt idx="2365" formatCode="General">
                        <c:v>162.78700000000001</c:v>
                      </c:pt>
                      <c:pt idx="2366" formatCode="General">
                        <c:v>162.797</c:v>
                      </c:pt>
                      <c:pt idx="2367" formatCode="General">
                        <c:v>162.80699999999999</c:v>
                      </c:pt>
                      <c:pt idx="2368" formatCode="General">
                        <c:v>162.81700000000001</c:v>
                      </c:pt>
                      <c:pt idx="2369" formatCode="General">
                        <c:v>162.827</c:v>
                      </c:pt>
                      <c:pt idx="2370" formatCode="General">
                        <c:v>162.83699999999999</c:v>
                      </c:pt>
                      <c:pt idx="2371" formatCode="General">
                        <c:v>162.84700000000001</c:v>
                      </c:pt>
                      <c:pt idx="2372" formatCode="General">
                        <c:v>162.857</c:v>
                      </c:pt>
                      <c:pt idx="2373" formatCode="General">
                        <c:v>162.86699999999999</c:v>
                      </c:pt>
                      <c:pt idx="2374" formatCode="General">
                        <c:v>162.87700000000001</c:v>
                      </c:pt>
                      <c:pt idx="2375" formatCode="General">
                        <c:v>162.887</c:v>
                      </c:pt>
                      <c:pt idx="2376" formatCode="General">
                        <c:v>162.89699999999999</c:v>
                      </c:pt>
                      <c:pt idx="2377" formatCode="General">
                        <c:v>162.90700000000001</c:v>
                      </c:pt>
                      <c:pt idx="2378" formatCode="General">
                        <c:v>162.917</c:v>
                      </c:pt>
                      <c:pt idx="2379" formatCode="General">
                        <c:v>162.92699999999999</c:v>
                      </c:pt>
                      <c:pt idx="2380" formatCode="General">
                        <c:v>162.93700000000001</c:v>
                      </c:pt>
                      <c:pt idx="2381" formatCode="General">
                        <c:v>162.947</c:v>
                      </c:pt>
                      <c:pt idx="2382" formatCode="General">
                        <c:v>162.95699999999999</c:v>
                      </c:pt>
                      <c:pt idx="2383" formatCode="General">
                        <c:v>162.96700000000001</c:v>
                      </c:pt>
                      <c:pt idx="2384" formatCode="General">
                        <c:v>162.977</c:v>
                      </c:pt>
                      <c:pt idx="2385" formatCode="General">
                        <c:v>162.98699999999999</c:v>
                      </c:pt>
                      <c:pt idx="2386" formatCode="General">
                        <c:v>162.99700000000001</c:v>
                      </c:pt>
                      <c:pt idx="2387" formatCode="General">
                        <c:v>163.00700000000001</c:v>
                      </c:pt>
                      <c:pt idx="2388" formatCode="General">
                        <c:v>163.017</c:v>
                      </c:pt>
                      <c:pt idx="2389" formatCode="General">
                        <c:v>163.02699999999999</c:v>
                      </c:pt>
                      <c:pt idx="2390" formatCode="General">
                        <c:v>163.03700000000001</c:v>
                      </c:pt>
                      <c:pt idx="2391" formatCode="General">
                        <c:v>163.047</c:v>
                      </c:pt>
                      <c:pt idx="2392" formatCode="General">
                        <c:v>163.05699999999999</c:v>
                      </c:pt>
                      <c:pt idx="2393" formatCode="General">
                        <c:v>163.06700000000001</c:v>
                      </c:pt>
                      <c:pt idx="2394" formatCode="General">
                        <c:v>163.077</c:v>
                      </c:pt>
                      <c:pt idx="2395" formatCode="General">
                        <c:v>163.08699999999999</c:v>
                      </c:pt>
                      <c:pt idx="2396" formatCode="General">
                        <c:v>163.09700000000001</c:v>
                      </c:pt>
                      <c:pt idx="2397" formatCode="General">
                        <c:v>163.107</c:v>
                      </c:pt>
                      <c:pt idx="2398" formatCode="General">
                        <c:v>163.11699999999999</c:v>
                      </c:pt>
                      <c:pt idx="2399" formatCode="General">
                        <c:v>163.12700000000001</c:v>
                      </c:pt>
                      <c:pt idx="2400" formatCode="General">
                        <c:v>163.137</c:v>
                      </c:pt>
                      <c:pt idx="2401" formatCode="General">
                        <c:v>163.14699999999999</c:v>
                      </c:pt>
                      <c:pt idx="2402" formatCode="General">
                        <c:v>163.15700000000001</c:v>
                      </c:pt>
                      <c:pt idx="2403" formatCode="General">
                        <c:v>163.167</c:v>
                      </c:pt>
                      <c:pt idx="2404" formatCode="General">
                        <c:v>163.17699999999999</c:v>
                      </c:pt>
                      <c:pt idx="2405" formatCode="General">
                        <c:v>163.18700000000001</c:v>
                      </c:pt>
                      <c:pt idx="2406" formatCode="General">
                        <c:v>163.197</c:v>
                      </c:pt>
                      <c:pt idx="2407" formatCode="General">
                        <c:v>163.20699999999999</c:v>
                      </c:pt>
                      <c:pt idx="2408" formatCode="General">
                        <c:v>163.21700000000001</c:v>
                      </c:pt>
                      <c:pt idx="2409" formatCode="General">
                        <c:v>163.227</c:v>
                      </c:pt>
                      <c:pt idx="2410" formatCode="General">
                        <c:v>163.23699999999999</c:v>
                      </c:pt>
                      <c:pt idx="2411" formatCode="General">
                        <c:v>163.24700000000001</c:v>
                      </c:pt>
                      <c:pt idx="2412" formatCode="General">
                        <c:v>163.25700000000001</c:v>
                      </c:pt>
                      <c:pt idx="2413" formatCode="General">
                        <c:v>163.267</c:v>
                      </c:pt>
                      <c:pt idx="2414" formatCode="General">
                        <c:v>163.27699999999999</c:v>
                      </c:pt>
                      <c:pt idx="2415" formatCode="General">
                        <c:v>163.28700000000001</c:v>
                      </c:pt>
                      <c:pt idx="2416" formatCode="General">
                        <c:v>163.297</c:v>
                      </c:pt>
                      <c:pt idx="2417" formatCode="General">
                        <c:v>163.30699999999999</c:v>
                      </c:pt>
                      <c:pt idx="2418" formatCode="General">
                        <c:v>163.31700000000001</c:v>
                      </c:pt>
                      <c:pt idx="2419" formatCode="General">
                        <c:v>163.327</c:v>
                      </c:pt>
                      <c:pt idx="2420" formatCode="General">
                        <c:v>163.33699999999999</c:v>
                      </c:pt>
                      <c:pt idx="2421" formatCode="General">
                        <c:v>163.34700000000001</c:v>
                      </c:pt>
                      <c:pt idx="2422" formatCode="General">
                        <c:v>163.357</c:v>
                      </c:pt>
                      <c:pt idx="2423" formatCode="General">
                        <c:v>163.36699999999999</c:v>
                      </c:pt>
                      <c:pt idx="2424" formatCode="General">
                        <c:v>163.37700000000001</c:v>
                      </c:pt>
                      <c:pt idx="2425" formatCode="General">
                        <c:v>163.387</c:v>
                      </c:pt>
                      <c:pt idx="2426" formatCode="General">
                        <c:v>163.39699999999999</c:v>
                      </c:pt>
                      <c:pt idx="2427" formatCode="General">
                        <c:v>163.40700000000001</c:v>
                      </c:pt>
                      <c:pt idx="2428" formatCode="General">
                        <c:v>163.417</c:v>
                      </c:pt>
                      <c:pt idx="2429" formatCode="General">
                        <c:v>163.42699999999999</c:v>
                      </c:pt>
                      <c:pt idx="2430" formatCode="General">
                        <c:v>163.43700000000001</c:v>
                      </c:pt>
                      <c:pt idx="2431" formatCode="General">
                        <c:v>163.447</c:v>
                      </c:pt>
                      <c:pt idx="2432" formatCode="General">
                        <c:v>163.45699999999999</c:v>
                      </c:pt>
                      <c:pt idx="2433" formatCode="General">
                        <c:v>163.46700000000001</c:v>
                      </c:pt>
                      <c:pt idx="2434" formatCode="General">
                        <c:v>163.477</c:v>
                      </c:pt>
                      <c:pt idx="2435" formatCode="General">
                        <c:v>163.48699999999999</c:v>
                      </c:pt>
                      <c:pt idx="2436" formatCode="General">
                        <c:v>163.49700000000001</c:v>
                      </c:pt>
                      <c:pt idx="2437" formatCode="General">
                        <c:v>163.50700000000001</c:v>
                      </c:pt>
                      <c:pt idx="2438" formatCode="General">
                        <c:v>163.517</c:v>
                      </c:pt>
                      <c:pt idx="2439" formatCode="General">
                        <c:v>163.52699999999999</c:v>
                      </c:pt>
                      <c:pt idx="2440" formatCode="General">
                        <c:v>163.53700000000001</c:v>
                      </c:pt>
                      <c:pt idx="2441" formatCode="General">
                        <c:v>163.547</c:v>
                      </c:pt>
                      <c:pt idx="2442" formatCode="General">
                        <c:v>163.55699999999999</c:v>
                      </c:pt>
                      <c:pt idx="2443" formatCode="General">
                        <c:v>163.55699999999999</c:v>
                      </c:pt>
                      <c:pt idx="2444" formatCode="General">
                        <c:v>164.55699999999999</c:v>
                      </c:pt>
                      <c:pt idx="2445" formatCode="General">
                        <c:v>165.55699999999999</c:v>
                      </c:pt>
                      <c:pt idx="2446" formatCode="General">
                        <c:v>166.55699999999999</c:v>
                      </c:pt>
                      <c:pt idx="2447" formatCode="General">
                        <c:v>167.55699999999999</c:v>
                      </c:pt>
                      <c:pt idx="2448" formatCode="General">
                        <c:v>168.55699999999999</c:v>
                      </c:pt>
                      <c:pt idx="2449" formatCode="General">
                        <c:v>169.55699999999999</c:v>
                      </c:pt>
                      <c:pt idx="2450" formatCode="General">
                        <c:v>170.55699999999999</c:v>
                      </c:pt>
                      <c:pt idx="2451" formatCode="General">
                        <c:v>171.55699999999999</c:v>
                      </c:pt>
                      <c:pt idx="2452" formatCode="General">
                        <c:v>172.55699999999999</c:v>
                      </c:pt>
                      <c:pt idx="2453" formatCode="General">
                        <c:v>173.55699999999999</c:v>
                      </c:pt>
                      <c:pt idx="2454" formatCode="General">
                        <c:v>174.55699999999999</c:v>
                      </c:pt>
                      <c:pt idx="2455" formatCode="General">
                        <c:v>175.55699999999999</c:v>
                      </c:pt>
                      <c:pt idx="2456" formatCode="General">
                        <c:v>176.55699999999999</c:v>
                      </c:pt>
                      <c:pt idx="2457" formatCode="General">
                        <c:v>177.55699999999999</c:v>
                      </c:pt>
                      <c:pt idx="2458" formatCode="General">
                        <c:v>178.55699999999999</c:v>
                      </c:pt>
                      <c:pt idx="2459" formatCode="General">
                        <c:v>179.55699999999999</c:v>
                      </c:pt>
                      <c:pt idx="2460" formatCode="General">
                        <c:v>180.55699999999999</c:v>
                      </c:pt>
                      <c:pt idx="2461" formatCode="General">
                        <c:v>181.55699999999999</c:v>
                      </c:pt>
                      <c:pt idx="2462" formatCode="General">
                        <c:v>182.55699999999999</c:v>
                      </c:pt>
                      <c:pt idx="2463" formatCode="General">
                        <c:v>183.55699999999999</c:v>
                      </c:pt>
                      <c:pt idx="2464" formatCode="General">
                        <c:v>184.55699999999999</c:v>
                      </c:pt>
                      <c:pt idx="2465" formatCode="General">
                        <c:v>185.55699999999999</c:v>
                      </c:pt>
                      <c:pt idx="2466" formatCode="General">
                        <c:v>186.55699999999999</c:v>
                      </c:pt>
                      <c:pt idx="2467" formatCode="General">
                        <c:v>187.55699999999999</c:v>
                      </c:pt>
                      <c:pt idx="2468" formatCode="General">
                        <c:v>188.55699999999999</c:v>
                      </c:pt>
                      <c:pt idx="2469" formatCode="General">
                        <c:v>189.55699999999999</c:v>
                      </c:pt>
                      <c:pt idx="2470" formatCode="General">
                        <c:v>190.55699999999999</c:v>
                      </c:pt>
                      <c:pt idx="2471" formatCode="General">
                        <c:v>191.55699999999999</c:v>
                      </c:pt>
                      <c:pt idx="2472" formatCode="General">
                        <c:v>192.55699999999999</c:v>
                      </c:pt>
                      <c:pt idx="2473" formatCode="General">
                        <c:v>193.55699999999999</c:v>
                      </c:pt>
                      <c:pt idx="2474" formatCode="General">
                        <c:v>194.55699999999999</c:v>
                      </c:pt>
                      <c:pt idx="2475" formatCode="General">
                        <c:v>195.55699999999999</c:v>
                      </c:pt>
                      <c:pt idx="2476" formatCode="General">
                        <c:v>196.55699999999999</c:v>
                      </c:pt>
                      <c:pt idx="2477" formatCode="General">
                        <c:v>197.55699999999999</c:v>
                      </c:pt>
                      <c:pt idx="2478" formatCode="General">
                        <c:v>198.55699999999999</c:v>
                      </c:pt>
                      <c:pt idx="2479" formatCode="General">
                        <c:v>199.55699999999999</c:v>
                      </c:pt>
                      <c:pt idx="2480" formatCode="General">
                        <c:v>200.55699999999999</c:v>
                      </c:pt>
                      <c:pt idx="2481" formatCode="General">
                        <c:v>201.55699999999999</c:v>
                      </c:pt>
                      <c:pt idx="2482" formatCode="General">
                        <c:v>202.55699999999999</c:v>
                      </c:pt>
                      <c:pt idx="2483" formatCode="General">
                        <c:v>203.55699999999999</c:v>
                      </c:pt>
                      <c:pt idx="2484" formatCode="General">
                        <c:v>204.55699999999999</c:v>
                      </c:pt>
                      <c:pt idx="2485" formatCode="General">
                        <c:v>205.55699999999999</c:v>
                      </c:pt>
                      <c:pt idx="2486" formatCode="General">
                        <c:v>206.55699999999999</c:v>
                      </c:pt>
                      <c:pt idx="2487" formatCode="General">
                        <c:v>207.55699999999999</c:v>
                      </c:pt>
                      <c:pt idx="2488" formatCode="General">
                        <c:v>208.55699999999999</c:v>
                      </c:pt>
                      <c:pt idx="2489" formatCode="General">
                        <c:v>209.55699999999999</c:v>
                      </c:pt>
                      <c:pt idx="2490" formatCode="General">
                        <c:v>210.55699999999999</c:v>
                      </c:pt>
                      <c:pt idx="2491" formatCode="General">
                        <c:v>211.55699999999999</c:v>
                      </c:pt>
                      <c:pt idx="2492" formatCode="General">
                        <c:v>212.55699999999999</c:v>
                      </c:pt>
                      <c:pt idx="2493" formatCode="General">
                        <c:v>213.55699999999999</c:v>
                      </c:pt>
                      <c:pt idx="2494" formatCode="General">
                        <c:v>214.55699999999999</c:v>
                      </c:pt>
                      <c:pt idx="2495" formatCode="General">
                        <c:v>215.55699999999999</c:v>
                      </c:pt>
                      <c:pt idx="2496" formatCode="General">
                        <c:v>216.55699999999999</c:v>
                      </c:pt>
                      <c:pt idx="2497" formatCode="General">
                        <c:v>217.55699999999999</c:v>
                      </c:pt>
                      <c:pt idx="2498" formatCode="General">
                        <c:v>218.55699999999999</c:v>
                      </c:pt>
                      <c:pt idx="2499" formatCode="General">
                        <c:v>219.55699999999999</c:v>
                      </c:pt>
                      <c:pt idx="2500" formatCode="General">
                        <c:v>220.55699999999999</c:v>
                      </c:pt>
                      <c:pt idx="2501" formatCode="General">
                        <c:v>221.55699999999999</c:v>
                      </c:pt>
                      <c:pt idx="2502" formatCode="General">
                        <c:v>222.55699999999999</c:v>
                      </c:pt>
                      <c:pt idx="2503" formatCode="General">
                        <c:v>223.55699999999999</c:v>
                      </c:pt>
                      <c:pt idx="2504" formatCode="General">
                        <c:v>224.55699999999999</c:v>
                      </c:pt>
                      <c:pt idx="2505" formatCode="General">
                        <c:v>225.55699999999999</c:v>
                      </c:pt>
                      <c:pt idx="2506" formatCode="General">
                        <c:v>226.55699999999999</c:v>
                      </c:pt>
                      <c:pt idx="2507" formatCode="General">
                        <c:v>227.55699999999999</c:v>
                      </c:pt>
                      <c:pt idx="2508" formatCode="General">
                        <c:v>228.55699999999999</c:v>
                      </c:pt>
                      <c:pt idx="2509" formatCode="General">
                        <c:v>229.55699999999999</c:v>
                      </c:pt>
                      <c:pt idx="2510" formatCode="General">
                        <c:v>230.55699999999999</c:v>
                      </c:pt>
                      <c:pt idx="2511" formatCode="General">
                        <c:v>231.55699999999999</c:v>
                      </c:pt>
                      <c:pt idx="2512" formatCode="General">
                        <c:v>232.55699999999999</c:v>
                      </c:pt>
                      <c:pt idx="2513" formatCode="General">
                        <c:v>233.55699999999999</c:v>
                      </c:pt>
                      <c:pt idx="2514" formatCode="General">
                        <c:v>233.821</c:v>
                      </c:pt>
                      <c:pt idx="2515" formatCode="General">
                        <c:v>233.821</c:v>
                      </c:pt>
                      <c:pt idx="2516" formatCode="General">
                        <c:v>233.83099999999999</c:v>
                      </c:pt>
                      <c:pt idx="2517" formatCode="General">
                        <c:v>233.84100000000001</c:v>
                      </c:pt>
                      <c:pt idx="2518" formatCode="General">
                        <c:v>233.851</c:v>
                      </c:pt>
                      <c:pt idx="2519" formatCode="General">
                        <c:v>233.86099999999999</c:v>
                      </c:pt>
                      <c:pt idx="2520" formatCode="General">
                        <c:v>233.87100000000001</c:v>
                      </c:pt>
                      <c:pt idx="2521" formatCode="General">
                        <c:v>233.881</c:v>
                      </c:pt>
                      <c:pt idx="2522" formatCode="General">
                        <c:v>233.89099999999999</c:v>
                      </c:pt>
                      <c:pt idx="2523" formatCode="General">
                        <c:v>233.90100000000001</c:v>
                      </c:pt>
                      <c:pt idx="2524" formatCode="General">
                        <c:v>233.911</c:v>
                      </c:pt>
                      <c:pt idx="2525" formatCode="General">
                        <c:v>233.92099999999999</c:v>
                      </c:pt>
                      <c:pt idx="2526" formatCode="General">
                        <c:v>233.93100000000001</c:v>
                      </c:pt>
                      <c:pt idx="2527" formatCode="General">
                        <c:v>233.941</c:v>
                      </c:pt>
                      <c:pt idx="2528" formatCode="General">
                        <c:v>233.95099999999999</c:v>
                      </c:pt>
                      <c:pt idx="2529" formatCode="General">
                        <c:v>233.96100000000001</c:v>
                      </c:pt>
                      <c:pt idx="2530" formatCode="General">
                        <c:v>233.971</c:v>
                      </c:pt>
                      <c:pt idx="2531" formatCode="General">
                        <c:v>233.98099999999999</c:v>
                      </c:pt>
                      <c:pt idx="2532" formatCode="General">
                        <c:v>233.99100000000001</c:v>
                      </c:pt>
                      <c:pt idx="2533" formatCode="General">
                        <c:v>234.001</c:v>
                      </c:pt>
                      <c:pt idx="2534" formatCode="General">
                        <c:v>234.011</c:v>
                      </c:pt>
                      <c:pt idx="2535" formatCode="General">
                        <c:v>234.02099999999999</c:v>
                      </c:pt>
                      <c:pt idx="2536" formatCode="General">
                        <c:v>234.03100000000001</c:v>
                      </c:pt>
                      <c:pt idx="2537" formatCode="General">
                        <c:v>234.041</c:v>
                      </c:pt>
                      <c:pt idx="2538" formatCode="General">
                        <c:v>234.05099999999999</c:v>
                      </c:pt>
                      <c:pt idx="2539" formatCode="General">
                        <c:v>234.06100000000001</c:v>
                      </c:pt>
                      <c:pt idx="2540" formatCode="General">
                        <c:v>234.071</c:v>
                      </c:pt>
                      <c:pt idx="2541" formatCode="General">
                        <c:v>234.08099999999999</c:v>
                      </c:pt>
                      <c:pt idx="2542" formatCode="General">
                        <c:v>234.09100000000001</c:v>
                      </c:pt>
                      <c:pt idx="2543" formatCode="General">
                        <c:v>234.101</c:v>
                      </c:pt>
                      <c:pt idx="2544" formatCode="General">
                        <c:v>234.11099999999999</c:v>
                      </c:pt>
                      <c:pt idx="2545" formatCode="General">
                        <c:v>234.12100000000001</c:v>
                      </c:pt>
                      <c:pt idx="2546" formatCode="General">
                        <c:v>234.131</c:v>
                      </c:pt>
                      <c:pt idx="2547" formatCode="General">
                        <c:v>234.14099999999999</c:v>
                      </c:pt>
                      <c:pt idx="2548" formatCode="General">
                        <c:v>234.15100000000001</c:v>
                      </c:pt>
                      <c:pt idx="2549" formatCode="General">
                        <c:v>234.161</c:v>
                      </c:pt>
                      <c:pt idx="2550" formatCode="General">
                        <c:v>234.17099999999999</c:v>
                      </c:pt>
                      <c:pt idx="2551" formatCode="General">
                        <c:v>234.18100000000001</c:v>
                      </c:pt>
                      <c:pt idx="2552" formatCode="General">
                        <c:v>234.191</c:v>
                      </c:pt>
                      <c:pt idx="2553" formatCode="General">
                        <c:v>234.20099999999999</c:v>
                      </c:pt>
                      <c:pt idx="2554" formatCode="General">
                        <c:v>234.21100000000001</c:v>
                      </c:pt>
                      <c:pt idx="2555" formatCode="General">
                        <c:v>234.221</c:v>
                      </c:pt>
                      <c:pt idx="2556" formatCode="General">
                        <c:v>234.23099999999999</c:v>
                      </c:pt>
                      <c:pt idx="2557" formatCode="General">
                        <c:v>234.24100000000001</c:v>
                      </c:pt>
                      <c:pt idx="2558" formatCode="General">
                        <c:v>234.251</c:v>
                      </c:pt>
                      <c:pt idx="2559" formatCode="General">
                        <c:v>234.261</c:v>
                      </c:pt>
                      <c:pt idx="2560" formatCode="General">
                        <c:v>234.27099999999999</c:v>
                      </c:pt>
                      <c:pt idx="2561" formatCode="General">
                        <c:v>234.28100000000001</c:v>
                      </c:pt>
                      <c:pt idx="2562" formatCode="General">
                        <c:v>234.291</c:v>
                      </c:pt>
                      <c:pt idx="2563" formatCode="General">
                        <c:v>234.30099999999999</c:v>
                      </c:pt>
                      <c:pt idx="2564" formatCode="General">
                        <c:v>234.31100000000001</c:v>
                      </c:pt>
                      <c:pt idx="2565" formatCode="General">
                        <c:v>234.321</c:v>
                      </c:pt>
                      <c:pt idx="2566" formatCode="General">
                        <c:v>234.33099999999999</c:v>
                      </c:pt>
                      <c:pt idx="2567" formatCode="General">
                        <c:v>234.34100000000001</c:v>
                      </c:pt>
                      <c:pt idx="2568" formatCode="General">
                        <c:v>234.351</c:v>
                      </c:pt>
                      <c:pt idx="2569" formatCode="General">
                        <c:v>234.36099999999999</c:v>
                      </c:pt>
                      <c:pt idx="2570" formatCode="General">
                        <c:v>234.37100000000001</c:v>
                      </c:pt>
                      <c:pt idx="2571" formatCode="General">
                        <c:v>234.381</c:v>
                      </c:pt>
                      <c:pt idx="2572" formatCode="General">
                        <c:v>234.39099999999999</c:v>
                      </c:pt>
                      <c:pt idx="2573" formatCode="General">
                        <c:v>234.40100000000001</c:v>
                      </c:pt>
                      <c:pt idx="2574" formatCode="General">
                        <c:v>234.411</c:v>
                      </c:pt>
                      <c:pt idx="2575" formatCode="General">
                        <c:v>234.42099999999999</c:v>
                      </c:pt>
                      <c:pt idx="2576" formatCode="General">
                        <c:v>234.43100000000001</c:v>
                      </c:pt>
                      <c:pt idx="2577" formatCode="General">
                        <c:v>234.441</c:v>
                      </c:pt>
                      <c:pt idx="2578" formatCode="General">
                        <c:v>234.45099999999999</c:v>
                      </c:pt>
                      <c:pt idx="2579" formatCode="General">
                        <c:v>234.46100000000001</c:v>
                      </c:pt>
                      <c:pt idx="2580" formatCode="General">
                        <c:v>234.471</c:v>
                      </c:pt>
                      <c:pt idx="2581" formatCode="General">
                        <c:v>234.48099999999999</c:v>
                      </c:pt>
                      <c:pt idx="2582" formatCode="General">
                        <c:v>234.49100000000001</c:v>
                      </c:pt>
                      <c:pt idx="2583" formatCode="General">
                        <c:v>234.501</c:v>
                      </c:pt>
                      <c:pt idx="2584" formatCode="General">
                        <c:v>234.511</c:v>
                      </c:pt>
                      <c:pt idx="2585" formatCode="General">
                        <c:v>234.52099999999999</c:v>
                      </c:pt>
                      <c:pt idx="2586" formatCode="General">
                        <c:v>234.53100000000001</c:v>
                      </c:pt>
                      <c:pt idx="2587" formatCode="General">
                        <c:v>234.541</c:v>
                      </c:pt>
                      <c:pt idx="2588" formatCode="General">
                        <c:v>234.55099999999999</c:v>
                      </c:pt>
                      <c:pt idx="2589" formatCode="General">
                        <c:v>234.56100000000001</c:v>
                      </c:pt>
                      <c:pt idx="2590" formatCode="General">
                        <c:v>234.571</c:v>
                      </c:pt>
                      <c:pt idx="2591" formatCode="General">
                        <c:v>234.58099999999999</c:v>
                      </c:pt>
                      <c:pt idx="2592" formatCode="General">
                        <c:v>234.59100000000001</c:v>
                      </c:pt>
                      <c:pt idx="2593" formatCode="General">
                        <c:v>234.601</c:v>
                      </c:pt>
                      <c:pt idx="2594" formatCode="General">
                        <c:v>234.61099999999999</c:v>
                      </c:pt>
                      <c:pt idx="2595" formatCode="General">
                        <c:v>234.62100000000001</c:v>
                      </c:pt>
                      <c:pt idx="2596" formatCode="General">
                        <c:v>234.631</c:v>
                      </c:pt>
                      <c:pt idx="2597" formatCode="General">
                        <c:v>234.64099999999999</c:v>
                      </c:pt>
                      <c:pt idx="2598" formatCode="General">
                        <c:v>234.65100000000001</c:v>
                      </c:pt>
                      <c:pt idx="2599" formatCode="General">
                        <c:v>234.661</c:v>
                      </c:pt>
                      <c:pt idx="2600" formatCode="General">
                        <c:v>234.67099999999999</c:v>
                      </c:pt>
                      <c:pt idx="2601" formatCode="General">
                        <c:v>234.68100000000001</c:v>
                      </c:pt>
                      <c:pt idx="2602" formatCode="General">
                        <c:v>234.691</c:v>
                      </c:pt>
                      <c:pt idx="2603" formatCode="General">
                        <c:v>234.70099999999999</c:v>
                      </c:pt>
                      <c:pt idx="2604" formatCode="General">
                        <c:v>234.71100000000001</c:v>
                      </c:pt>
                      <c:pt idx="2605" formatCode="General">
                        <c:v>234.721</c:v>
                      </c:pt>
                      <c:pt idx="2606" formatCode="General">
                        <c:v>234.73099999999999</c:v>
                      </c:pt>
                      <c:pt idx="2607" formatCode="General">
                        <c:v>234.74100000000001</c:v>
                      </c:pt>
                      <c:pt idx="2608" formatCode="General">
                        <c:v>234.751</c:v>
                      </c:pt>
                      <c:pt idx="2609" formatCode="General">
                        <c:v>234.761</c:v>
                      </c:pt>
                      <c:pt idx="2610" formatCode="General">
                        <c:v>234.77099999999999</c:v>
                      </c:pt>
                      <c:pt idx="2611" formatCode="General">
                        <c:v>234.78100000000001</c:v>
                      </c:pt>
                      <c:pt idx="2612" formatCode="General">
                        <c:v>234.791</c:v>
                      </c:pt>
                      <c:pt idx="2613" formatCode="General">
                        <c:v>234.80099999999999</c:v>
                      </c:pt>
                      <c:pt idx="2614" formatCode="General">
                        <c:v>234.81100000000001</c:v>
                      </c:pt>
                      <c:pt idx="2615" formatCode="General">
                        <c:v>234.821</c:v>
                      </c:pt>
                      <c:pt idx="2616" formatCode="General">
                        <c:v>234.83099999999999</c:v>
                      </c:pt>
                      <c:pt idx="2617" formatCode="General">
                        <c:v>234.84100000000001</c:v>
                      </c:pt>
                      <c:pt idx="2618" formatCode="General">
                        <c:v>234.851</c:v>
                      </c:pt>
                      <c:pt idx="2619" formatCode="General">
                        <c:v>234.86099999999999</c:v>
                      </c:pt>
                      <c:pt idx="2620" formatCode="General">
                        <c:v>234.87100000000001</c:v>
                      </c:pt>
                      <c:pt idx="2621" formatCode="General">
                        <c:v>234.881</c:v>
                      </c:pt>
                      <c:pt idx="2622" formatCode="General">
                        <c:v>234.89099999999999</c:v>
                      </c:pt>
                      <c:pt idx="2623" formatCode="General">
                        <c:v>234.90100000000001</c:v>
                      </c:pt>
                      <c:pt idx="2624" formatCode="General">
                        <c:v>234.911</c:v>
                      </c:pt>
                      <c:pt idx="2625" formatCode="General">
                        <c:v>234.92099999999999</c:v>
                      </c:pt>
                      <c:pt idx="2626" formatCode="General">
                        <c:v>234.93100000000001</c:v>
                      </c:pt>
                      <c:pt idx="2627" formatCode="General">
                        <c:v>234.941</c:v>
                      </c:pt>
                      <c:pt idx="2628" formatCode="General">
                        <c:v>234.95099999999999</c:v>
                      </c:pt>
                      <c:pt idx="2629" formatCode="General">
                        <c:v>234.96100000000001</c:v>
                      </c:pt>
                      <c:pt idx="2630" formatCode="General">
                        <c:v>234.971</c:v>
                      </c:pt>
                      <c:pt idx="2631" formatCode="General">
                        <c:v>234.98099999999999</c:v>
                      </c:pt>
                      <c:pt idx="2632" formatCode="General">
                        <c:v>234.99100000000001</c:v>
                      </c:pt>
                      <c:pt idx="2633" formatCode="General">
                        <c:v>235.001</c:v>
                      </c:pt>
                      <c:pt idx="2634" formatCode="General">
                        <c:v>235.011</c:v>
                      </c:pt>
                      <c:pt idx="2635" formatCode="General">
                        <c:v>235.02099999999999</c:v>
                      </c:pt>
                      <c:pt idx="2636" formatCode="General">
                        <c:v>235.03100000000001</c:v>
                      </c:pt>
                      <c:pt idx="2637" formatCode="General">
                        <c:v>235.041</c:v>
                      </c:pt>
                      <c:pt idx="2638" formatCode="General">
                        <c:v>235.05099999999999</c:v>
                      </c:pt>
                      <c:pt idx="2639" formatCode="General">
                        <c:v>235.06100000000001</c:v>
                      </c:pt>
                      <c:pt idx="2640" formatCode="General">
                        <c:v>235.071</c:v>
                      </c:pt>
                      <c:pt idx="2641" formatCode="General">
                        <c:v>235.08099999999999</c:v>
                      </c:pt>
                      <c:pt idx="2642" formatCode="General">
                        <c:v>235.09100000000001</c:v>
                      </c:pt>
                      <c:pt idx="2643" formatCode="General">
                        <c:v>235.101</c:v>
                      </c:pt>
                      <c:pt idx="2644" formatCode="General">
                        <c:v>235.11099999999999</c:v>
                      </c:pt>
                      <c:pt idx="2645" formatCode="General">
                        <c:v>235.12100000000001</c:v>
                      </c:pt>
                      <c:pt idx="2646" formatCode="General">
                        <c:v>235.131</c:v>
                      </c:pt>
                      <c:pt idx="2647" formatCode="General">
                        <c:v>235.14099999999999</c:v>
                      </c:pt>
                      <c:pt idx="2648" formatCode="General">
                        <c:v>235.15100000000001</c:v>
                      </c:pt>
                      <c:pt idx="2649" formatCode="General">
                        <c:v>235.161</c:v>
                      </c:pt>
                      <c:pt idx="2650" formatCode="General">
                        <c:v>235.17099999999999</c:v>
                      </c:pt>
                      <c:pt idx="2651" formatCode="General">
                        <c:v>235.18100000000001</c:v>
                      </c:pt>
                      <c:pt idx="2652" formatCode="General">
                        <c:v>235.191</c:v>
                      </c:pt>
                      <c:pt idx="2653" formatCode="General">
                        <c:v>235.20099999999999</c:v>
                      </c:pt>
                      <c:pt idx="2654" formatCode="General">
                        <c:v>235.21100000000001</c:v>
                      </c:pt>
                      <c:pt idx="2655" formatCode="General">
                        <c:v>235.221</c:v>
                      </c:pt>
                      <c:pt idx="2656" formatCode="General">
                        <c:v>235.23099999999999</c:v>
                      </c:pt>
                      <c:pt idx="2657" formatCode="General">
                        <c:v>235.24100000000001</c:v>
                      </c:pt>
                      <c:pt idx="2658" formatCode="General">
                        <c:v>235.251</c:v>
                      </c:pt>
                      <c:pt idx="2659" formatCode="General">
                        <c:v>235.261</c:v>
                      </c:pt>
                      <c:pt idx="2660" formatCode="General">
                        <c:v>235.27099999999999</c:v>
                      </c:pt>
                      <c:pt idx="2661" formatCode="General">
                        <c:v>235.28100000000001</c:v>
                      </c:pt>
                      <c:pt idx="2662" formatCode="General">
                        <c:v>235.291</c:v>
                      </c:pt>
                      <c:pt idx="2663" formatCode="General">
                        <c:v>235.30099999999999</c:v>
                      </c:pt>
                      <c:pt idx="2664" formatCode="General">
                        <c:v>235.31100000000001</c:v>
                      </c:pt>
                      <c:pt idx="2665" formatCode="General">
                        <c:v>235.321</c:v>
                      </c:pt>
                      <c:pt idx="2666" formatCode="General">
                        <c:v>235.33099999999999</c:v>
                      </c:pt>
                      <c:pt idx="2667" formatCode="General">
                        <c:v>235.34100000000001</c:v>
                      </c:pt>
                      <c:pt idx="2668" formatCode="General">
                        <c:v>235.351</c:v>
                      </c:pt>
                      <c:pt idx="2669" formatCode="General">
                        <c:v>235.36099999999999</c:v>
                      </c:pt>
                      <c:pt idx="2670" formatCode="General">
                        <c:v>235.37100000000001</c:v>
                      </c:pt>
                      <c:pt idx="2671" formatCode="General">
                        <c:v>235.381</c:v>
                      </c:pt>
                      <c:pt idx="2672" formatCode="General">
                        <c:v>235.39099999999999</c:v>
                      </c:pt>
                      <c:pt idx="2673" formatCode="General">
                        <c:v>235.40100000000001</c:v>
                      </c:pt>
                      <c:pt idx="2674" formatCode="General">
                        <c:v>235.411</c:v>
                      </c:pt>
                      <c:pt idx="2675" formatCode="General">
                        <c:v>235.42099999999999</c:v>
                      </c:pt>
                      <c:pt idx="2676" formatCode="General">
                        <c:v>235.43100000000001</c:v>
                      </c:pt>
                      <c:pt idx="2677" formatCode="General">
                        <c:v>235.441</c:v>
                      </c:pt>
                      <c:pt idx="2678" formatCode="General">
                        <c:v>235.45099999999999</c:v>
                      </c:pt>
                      <c:pt idx="2679" formatCode="General">
                        <c:v>235.46100000000001</c:v>
                      </c:pt>
                      <c:pt idx="2680" formatCode="General">
                        <c:v>235.471</c:v>
                      </c:pt>
                      <c:pt idx="2681" formatCode="General">
                        <c:v>235.48099999999999</c:v>
                      </c:pt>
                      <c:pt idx="2682" formatCode="General">
                        <c:v>235.49100000000001</c:v>
                      </c:pt>
                      <c:pt idx="2683" formatCode="General">
                        <c:v>235.501</c:v>
                      </c:pt>
                      <c:pt idx="2684" formatCode="General">
                        <c:v>235.511</c:v>
                      </c:pt>
                      <c:pt idx="2685" formatCode="General">
                        <c:v>235.52099999999999</c:v>
                      </c:pt>
                      <c:pt idx="2686" formatCode="General">
                        <c:v>235.53100000000001</c:v>
                      </c:pt>
                      <c:pt idx="2687" formatCode="General">
                        <c:v>235.541</c:v>
                      </c:pt>
                      <c:pt idx="2688" formatCode="General">
                        <c:v>235.55099999999999</c:v>
                      </c:pt>
                      <c:pt idx="2689" formatCode="General">
                        <c:v>235.56100000000001</c:v>
                      </c:pt>
                      <c:pt idx="2690" formatCode="General">
                        <c:v>235.571</c:v>
                      </c:pt>
                      <c:pt idx="2691" formatCode="General">
                        <c:v>235.58099999999999</c:v>
                      </c:pt>
                      <c:pt idx="2692" formatCode="General">
                        <c:v>235.59100000000001</c:v>
                      </c:pt>
                      <c:pt idx="2693" formatCode="General">
                        <c:v>235.601</c:v>
                      </c:pt>
                      <c:pt idx="2694" formatCode="General">
                        <c:v>235.61099999999999</c:v>
                      </c:pt>
                      <c:pt idx="2695" formatCode="General">
                        <c:v>235.62100000000001</c:v>
                      </c:pt>
                      <c:pt idx="2696" formatCode="General">
                        <c:v>235.631</c:v>
                      </c:pt>
                      <c:pt idx="2697" formatCode="General">
                        <c:v>235.64099999999999</c:v>
                      </c:pt>
                      <c:pt idx="2698" formatCode="General">
                        <c:v>235.65100000000001</c:v>
                      </c:pt>
                      <c:pt idx="2699" formatCode="General">
                        <c:v>235.661</c:v>
                      </c:pt>
                      <c:pt idx="2700" formatCode="General">
                        <c:v>235.67099999999999</c:v>
                      </c:pt>
                      <c:pt idx="2701" formatCode="General">
                        <c:v>235.68100000000001</c:v>
                      </c:pt>
                      <c:pt idx="2702" formatCode="General">
                        <c:v>235.691</c:v>
                      </c:pt>
                      <c:pt idx="2703" formatCode="General">
                        <c:v>235.70099999999999</c:v>
                      </c:pt>
                      <c:pt idx="2704" formatCode="General">
                        <c:v>235.71100000000001</c:v>
                      </c:pt>
                      <c:pt idx="2705" formatCode="General">
                        <c:v>235.721</c:v>
                      </c:pt>
                      <c:pt idx="2706" formatCode="General">
                        <c:v>235.73099999999999</c:v>
                      </c:pt>
                      <c:pt idx="2707" formatCode="General">
                        <c:v>235.74100000000001</c:v>
                      </c:pt>
                      <c:pt idx="2708" formatCode="General">
                        <c:v>235.751</c:v>
                      </c:pt>
                      <c:pt idx="2709" formatCode="General">
                        <c:v>235.761</c:v>
                      </c:pt>
                      <c:pt idx="2710" formatCode="General">
                        <c:v>235.77099999999999</c:v>
                      </c:pt>
                      <c:pt idx="2711" formatCode="General">
                        <c:v>235.78100000000001</c:v>
                      </c:pt>
                      <c:pt idx="2712" formatCode="General">
                        <c:v>235.791</c:v>
                      </c:pt>
                      <c:pt idx="2713" formatCode="General">
                        <c:v>235.80099999999999</c:v>
                      </c:pt>
                      <c:pt idx="2714" formatCode="General">
                        <c:v>235.81100000000001</c:v>
                      </c:pt>
                      <c:pt idx="2715" formatCode="General">
                        <c:v>235.821</c:v>
                      </c:pt>
                      <c:pt idx="2716" formatCode="General">
                        <c:v>235.83099999999999</c:v>
                      </c:pt>
                      <c:pt idx="2717" formatCode="General">
                        <c:v>235.84100000000001</c:v>
                      </c:pt>
                      <c:pt idx="2718" formatCode="General">
                        <c:v>235.851</c:v>
                      </c:pt>
                      <c:pt idx="2719" formatCode="General">
                        <c:v>235.86099999999999</c:v>
                      </c:pt>
                      <c:pt idx="2720" formatCode="General">
                        <c:v>235.87100000000001</c:v>
                      </c:pt>
                      <c:pt idx="2721" formatCode="General">
                        <c:v>235.881</c:v>
                      </c:pt>
                      <c:pt idx="2722" formatCode="General">
                        <c:v>235.89099999999999</c:v>
                      </c:pt>
                      <c:pt idx="2723" formatCode="General">
                        <c:v>235.90100000000001</c:v>
                      </c:pt>
                      <c:pt idx="2724" formatCode="General">
                        <c:v>235.911</c:v>
                      </c:pt>
                      <c:pt idx="2725" formatCode="General">
                        <c:v>235.92099999999999</c:v>
                      </c:pt>
                      <c:pt idx="2726" formatCode="General">
                        <c:v>235.93100000000001</c:v>
                      </c:pt>
                      <c:pt idx="2727" formatCode="General">
                        <c:v>235.941</c:v>
                      </c:pt>
                      <c:pt idx="2728" formatCode="General">
                        <c:v>235.95099999999999</c:v>
                      </c:pt>
                      <c:pt idx="2729" formatCode="General">
                        <c:v>235.96100000000001</c:v>
                      </c:pt>
                      <c:pt idx="2730" formatCode="General">
                        <c:v>235.971</c:v>
                      </c:pt>
                      <c:pt idx="2731" formatCode="General">
                        <c:v>235.98099999999999</c:v>
                      </c:pt>
                      <c:pt idx="2732" formatCode="General">
                        <c:v>235.99100000000001</c:v>
                      </c:pt>
                      <c:pt idx="2733" formatCode="General">
                        <c:v>236.001</c:v>
                      </c:pt>
                      <c:pt idx="2734" formatCode="General">
                        <c:v>236.011</c:v>
                      </c:pt>
                      <c:pt idx="2735" formatCode="General">
                        <c:v>236.02099999999999</c:v>
                      </c:pt>
                      <c:pt idx="2736" formatCode="General">
                        <c:v>236.03100000000001</c:v>
                      </c:pt>
                      <c:pt idx="2737" formatCode="General">
                        <c:v>236.041</c:v>
                      </c:pt>
                      <c:pt idx="2738" formatCode="General">
                        <c:v>236.05099999999999</c:v>
                      </c:pt>
                      <c:pt idx="2739" formatCode="General">
                        <c:v>236.06100000000001</c:v>
                      </c:pt>
                      <c:pt idx="2740" formatCode="General">
                        <c:v>236.071</c:v>
                      </c:pt>
                      <c:pt idx="2741" formatCode="General">
                        <c:v>236.08099999999999</c:v>
                      </c:pt>
                      <c:pt idx="2742" formatCode="General">
                        <c:v>236.09100000000001</c:v>
                      </c:pt>
                      <c:pt idx="2743" formatCode="General">
                        <c:v>236.101</c:v>
                      </c:pt>
                      <c:pt idx="2744" formatCode="General">
                        <c:v>236.11099999999999</c:v>
                      </c:pt>
                      <c:pt idx="2745" formatCode="General">
                        <c:v>236.12100000000001</c:v>
                      </c:pt>
                      <c:pt idx="2746" formatCode="General">
                        <c:v>236.131</c:v>
                      </c:pt>
                      <c:pt idx="2747" formatCode="General">
                        <c:v>236.14099999999999</c:v>
                      </c:pt>
                      <c:pt idx="2748" formatCode="General">
                        <c:v>236.15100000000001</c:v>
                      </c:pt>
                      <c:pt idx="2749" formatCode="General">
                        <c:v>236.161</c:v>
                      </c:pt>
                      <c:pt idx="2750" formatCode="General">
                        <c:v>236.17099999999999</c:v>
                      </c:pt>
                      <c:pt idx="2751" formatCode="General">
                        <c:v>236.18100000000001</c:v>
                      </c:pt>
                      <c:pt idx="2752" formatCode="General">
                        <c:v>236.191</c:v>
                      </c:pt>
                      <c:pt idx="2753" formatCode="General">
                        <c:v>236.20099999999999</c:v>
                      </c:pt>
                      <c:pt idx="2754" formatCode="General">
                        <c:v>236.21100000000001</c:v>
                      </c:pt>
                      <c:pt idx="2755" formatCode="General">
                        <c:v>236.221</c:v>
                      </c:pt>
                      <c:pt idx="2756" formatCode="General">
                        <c:v>236.23099999999999</c:v>
                      </c:pt>
                      <c:pt idx="2757" formatCode="General">
                        <c:v>236.24100000000001</c:v>
                      </c:pt>
                      <c:pt idx="2758" formatCode="General">
                        <c:v>236.251</c:v>
                      </c:pt>
                      <c:pt idx="2759" formatCode="General">
                        <c:v>236.261</c:v>
                      </c:pt>
                      <c:pt idx="2760" formatCode="General">
                        <c:v>236.27099999999999</c:v>
                      </c:pt>
                      <c:pt idx="2761" formatCode="General">
                        <c:v>236.28100000000001</c:v>
                      </c:pt>
                      <c:pt idx="2762" formatCode="General">
                        <c:v>236.291</c:v>
                      </c:pt>
                      <c:pt idx="2763" formatCode="General">
                        <c:v>236.30099999999999</c:v>
                      </c:pt>
                      <c:pt idx="2764" formatCode="General">
                        <c:v>236.31100000000001</c:v>
                      </c:pt>
                      <c:pt idx="2765" formatCode="General">
                        <c:v>236.321</c:v>
                      </c:pt>
                      <c:pt idx="2766" formatCode="General">
                        <c:v>236.33099999999999</c:v>
                      </c:pt>
                      <c:pt idx="2767" formatCode="General">
                        <c:v>236.34100000000001</c:v>
                      </c:pt>
                      <c:pt idx="2768" formatCode="General">
                        <c:v>236.351</c:v>
                      </c:pt>
                      <c:pt idx="2769" formatCode="General">
                        <c:v>236.36099999999999</c:v>
                      </c:pt>
                      <c:pt idx="2770" formatCode="General">
                        <c:v>236.37100000000001</c:v>
                      </c:pt>
                      <c:pt idx="2771" formatCode="General">
                        <c:v>236.381</c:v>
                      </c:pt>
                      <c:pt idx="2772" formatCode="General">
                        <c:v>236.39099999999999</c:v>
                      </c:pt>
                      <c:pt idx="2773" formatCode="General">
                        <c:v>236.40100000000001</c:v>
                      </c:pt>
                      <c:pt idx="2774" formatCode="General">
                        <c:v>236.411</c:v>
                      </c:pt>
                      <c:pt idx="2775" formatCode="General">
                        <c:v>236.42099999999999</c:v>
                      </c:pt>
                      <c:pt idx="2776" formatCode="General">
                        <c:v>236.43100000000001</c:v>
                      </c:pt>
                      <c:pt idx="2777" formatCode="General">
                        <c:v>236.441</c:v>
                      </c:pt>
                      <c:pt idx="2778" formatCode="General">
                        <c:v>236.45099999999999</c:v>
                      </c:pt>
                      <c:pt idx="2779" formatCode="General">
                        <c:v>236.46100000000001</c:v>
                      </c:pt>
                      <c:pt idx="2780" formatCode="General">
                        <c:v>236.471</c:v>
                      </c:pt>
                      <c:pt idx="2781" formatCode="General">
                        <c:v>236.48099999999999</c:v>
                      </c:pt>
                      <c:pt idx="2782" formatCode="General">
                        <c:v>236.49100000000001</c:v>
                      </c:pt>
                      <c:pt idx="2783" formatCode="General">
                        <c:v>236.501</c:v>
                      </c:pt>
                      <c:pt idx="2784" formatCode="General">
                        <c:v>236.511</c:v>
                      </c:pt>
                      <c:pt idx="2785" formatCode="General">
                        <c:v>236.52099999999999</c:v>
                      </c:pt>
                      <c:pt idx="2786" formatCode="General">
                        <c:v>236.53100000000001</c:v>
                      </c:pt>
                      <c:pt idx="2787" formatCode="General">
                        <c:v>236.541</c:v>
                      </c:pt>
                      <c:pt idx="2788" formatCode="General">
                        <c:v>236.55099999999999</c:v>
                      </c:pt>
                      <c:pt idx="2789" formatCode="General">
                        <c:v>236.56100000000001</c:v>
                      </c:pt>
                      <c:pt idx="2790" formatCode="General">
                        <c:v>236.571</c:v>
                      </c:pt>
                      <c:pt idx="2791" formatCode="General">
                        <c:v>236.58099999999999</c:v>
                      </c:pt>
                      <c:pt idx="2792" formatCode="General">
                        <c:v>236.59100000000001</c:v>
                      </c:pt>
                      <c:pt idx="2793" formatCode="General">
                        <c:v>236.601</c:v>
                      </c:pt>
                      <c:pt idx="2794" formatCode="General">
                        <c:v>236.61099999999999</c:v>
                      </c:pt>
                      <c:pt idx="2795" formatCode="General">
                        <c:v>236.62100000000001</c:v>
                      </c:pt>
                      <c:pt idx="2796" formatCode="General">
                        <c:v>236.631</c:v>
                      </c:pt>
                      <c:pt idx="2797" formatCode="General">
                        <c:v>236.64099999999999</c:v>
                      </c:pt>
                      <c:pt idx="2798" formatCode="General">
                        <c:v>236.65100000000001</c:v>
                      </c:pt>
                      <c:pt idx="2799" formatCode="General">
                        <c:v>236.661</c:v>
                      </c:pt>
                      <c:pt idx="2800" formatCode="General">
                        <c:v>236.67099999999999</c:v>
                      </c:pt>
                      <c:pt idx="2801" formatCode="General">
                        <c:v>236.68100000000001</c:v>
                      </c:pt>
                      <c:pt idx="2802" formatCode="General">
                        <c:v>236.691</c:v>
                      </c:pt>
                      <c:pt idx="2803" formatCode="General">
                        <c:v>236.70099999999999</c:v>
                      </c:pt>
                      <c:pt idx="2804" formatCode="General">
                        <c:v>236.71100000000001</c:v>
                      </c:pt>
                      <c:pt idx="2805" formatCode="General">
                        <c:v>236.721</c:v>
                      </c:pt>
                      <c:pt idx="2806" formatCode="General">
                        <c:v>236.73099999999999</c:v>
                      </c:pt>
                      <c:pt idx="2807" formatCode="General">
                        <c:v>236.74100000000001</c:v>
                      </c:pt>
                      <c:pt idx="2808" formatCode="General">
                        <c:v>236.751</c:v>
                      </c:pt>
                      <c:pt idx="2809" formatCode="General">
                        <c:v>236.761</c:v>
                      </c:pt>
                      <c:pt idx="2810" formatCode="General">
                        <c:v>236.77099999999999</c:v>
                      </c:pt>
                      <c:pt idx="2811" formatCode="General">
                        <c:v>236.78100000000001</c:v>
                      </c:pt>
                      <c:pt idx="2812" formatCode="General">
                        <c:v>236.791</c:v>
                      </c:pt>
                      <c:pt idx="2813" formatCode="General">
                        <c:v>236.80099999999999</c:v>
                      </c:pt>
                      <c:pt idx="2814" formatCode="General">
                        <c:v>236.81100000000001</c:v>
                      </c:pt>
                      <c:pt idx="2815" formatCode="General">
                        <c:v>236.821</c:v>
                      </c:pt>
                      <c:pt idx="2816" formatCode="General">
                        <c:v>236.83099999999999</c:v>
                      </c:pt>
                      <c:pt idx="2817" formatCode="General">
                        <c:v>236.84100000000001</c:v>
                      </c:pt>
                      <c:pt idx="2818" formatCode="General">
                        <c:v>236.851</c:v>
                      </c:pt>
                      <c:pt idx="2819" formatCode="General">
                        <c:v>236.86099999999999</c:v>
                      </c:pt>
                      <c:pt idx="2820" formatCode="General">
                        <c:v>236.87100000000001</c:v>
                      </c:pt>
                      <c:pt idx="2821" formatCode="General">
                        <c:v>236.881</c:v>
                      </c:pt>
                      <c:pt idx="2822" formatCode="General">
                        <c:v>236.89099999999999</c:v>
                      </c:pt>
                      <c:pt idx="2823" formatCode="General">
                        <c:v>236.90100000000001</c:v>
                      </c:pt>
                      <c:pt idx="2824" formatCode="General">
                        <c:v>236.911</c:v>
                      </c:pt>
                      <c:pt idx="2825" formatCode="General">
                        <c:v>236.92099999999999</c:v>
                      </c:pt>
                      <c:pt idx="2826" formatCode="General">
                        <c:v>236.93100000000001</c:v>
                      </c:pt>
                      <c:pt idx="2827" formatCode="General">
                        <c:v>236.941</c:v>
                      </c:pt>
                      <c:pt idx="2828" formatCode="General">
                        <c:v>236.95099999999999</c:v>
                      </c:pt>
                      <c:pt idx="2829" formatCode="General">
                        <c:v>236.96100000000001</c:v>
                      </c:pt>
                      <c:pt idx="2830" formatCode="General">
                        <c:v>236.971</c:v>
                      </c:pt>
                      <c:pt idx="2831" formatCode="General">
                        <c:v>236.98099999999999</c:v>
                      </c:pt>
                      <c:pt idx="2832" formatCode="General">
                        <c:v>236.99100000000001</c:v>
                      </c:pt>
                      <c:pt idx="2833" formatCode="General">
                        <c:v>237.001</c:v>
                      </c:pt>
                      <c:pt idx="2834" formatCode="General">
                        <c:v>237.011</c:v>
                      </c:pt>
                      <c:pt idx="2835" formatCode="General">
                        <c:v>237.02099999999999</c:v>
                      </c:pt>
                      <c:pt idx="2836" formatCode="General">
                        <c:v>237.03100000000001</c:v>
                      </c:pt>
                      <c:pt idx="2837" formatCode="General">
                        <c:v>237.041</c:v>
                      </c:pt>
                      <c:pt idx="2838" formatCode="General">
                        <c:v>237.05099999999999</c:v>
                      </c:pt>
                      <c:pt idx="2839" formatCode="General">
                        <c:v>237.06100000000001</c:v>
                      </c:pt>
                      <c:pt idx="2840" formatCode="General">
                        <c:v>237.071</c:v>
                      </c:pt>
                      <c:pt idx="2841" formatCode="General">
                        <c:v>237.08099999999999</c:v>
                      </c:pt>
                      <c:pt idx="2842" formatCode="General">
                        <c:v>237.09100000000001</c:v>
                      </c:pt>
                      <c:pt idx="2843" formatCode="General">
                        <c:v>237.101</c:v>
                      </c:pt>
                      <c:pt idx="2844" formatCode="General">
                        <c:v>237.11099999999999</c:v>
                      </c:pt>
                      <c:pt idx="2845" formatCode="General">
                        <c:v>237.12100000000001</c:v>
                      </c:pt>
                      <c:pt idx="2846" formatCode="General">
                        <c:v>237.131</c:v>
                      </c:pt>
                      <c:pt idx="2847" formatCode="General">
                        <c:v>237.14099999999999</c:v>
                      </c:pt>
                      <c:pt idx="2848" formatCode="General">
                        <c:v>237.15100000000001</c:v>
                      </c:pt>
                      <c:pt idx="2849" formatCode="General">
                        <c:v>237.161</c:v>
                      </c:pt>
                      <c:pt idx="2850" formatCode="General">
                        <c:v>237.17099999999999</c:v>
                      </c:pt>
                      <c:pt idx="2851" formatCode="General">
                        <c:v>237.18100000000001</c:v>
                      </c:pt>
                      <c:pt idx="2852" formatCode="General">
                        <c:v>237.191</c:v>
                      </c:pt>
                      <c:pt idx="2853" formatCode="General">
                        <c:v>237.20099999999999</c:v>
                      </c:pt>
                      <c:pt idx="2854" formatCode="General">
                        <c:v>237.21100000000001</c:v>
                      </c:pt>
                      <c:pt idx="2855" formatCode="General">
                        <c:v>237.221</c:v>
                      </c:pt>
                      <c:pt idx="2856" formatCode="General">
                        <c:v>237.23099999999999</c:v>
                      </c:pt>
                      <c:pt idx="2857" formatCode="General">
                        <c:v>237.24100000000001</c:v>
                      </c:pt>
                      <c:pt idx="2858" formatCode="General">
                        <c:v>237.251</c:v>
                      </c:pt>
                      <c:pt idx="2859" formatCode="General">
                        <c:v>237.261</c:v>
                      </c:pt>
                      <c:pt idx="2860" formatCode="General">
                        <c:v>237.27099999999999</c:v>
                      </c:pt>
                      <c:pt idx="2861" formatCode="General">
                        <c:v>237.28100000000001</c:v>
                      </c:pt>
                      <c:pt idx="2862" formatCode="General">
                        <c:v>237.291</c:v>
                      </c:pt>
                      <c:pt idx="2863" formatCode="General">
                        <c:v>237.30099999999999</c:v>
                      </c:pt>
                      <c:pt idx="2864" formatCode="General">
                        <c:v>237.31100000000001</c:v>
                      </c:pt>
                      <c:pt idx="2865" formatCode="General">
                        <c:v>237.321</c:v>
                      </c:pt>
                      <c:pt idx="2866" formatCode="General">
                        <c:v>237.33099999999999</c:v>
                      </c:pt>
                      <c:pt idx="2867" formatCode="General">
                        <c:v>237.34100000000001</c:v>
                      </c:pt>
                      <c:pt idx="2868" formatCode="General">
                        <c:v>237.351</c:v>
                      </c:pt>
                      <c:pt idx="2869" formatCode="General">
                        <c:v>237.36099999999999</c:v>
                      </c:pt>
                      <c:pt idx="2870" formatCode="General">
                        <c:v>237.37100000000001</c:v>
                      </c:pt>
                      <c:pt idx="2871" formatCode="General">
                        <c:v>237.381</c:v>
                      </c:pt>
                      <c:pt idx="2872" formatCode="General">
                        <c:v>237.39099999999999</c:v>
                      </c:pt>
                      <c:pt idx="2873" formatCode="General">
                        <c:v>237.40100000000001</c:v>
                      </c:pt>
                      <c:pt idx="2874" formatCode="General">
                        <c:v>237.411</c:v>
                      </c:pt>
                      <c:pt idx="2875" formatCode="General">
                        <c:v>237.42099999999999</c:v>
                      </c:pt>
                      <c:pt idx="2876" formatCode="General">
                        <c:v>237.43100000000001</c:v>
                      </c:pt>
                      <c:pt idx="2877" formatCode="General">
                        <c:v>237.441</c:v>
                      </c:pt>
                      <c:pt idx="2878" formatCode="General">
                        <c:v>237.45099999999999</c:v>
                      </c:pt>
                      <c:pt idx="2879" formatCode="General">
                        <c:v>237.46100000000001</c:v>
                      </c:pt>
                      <c:pt idx="2880" formatCode="General">
                        <c:v>237.471</c:v>
                      </c:pt>
                      <c:pt idx="2881" formatCode="General">
                        <c:v>237.48099999999999</c:v>
                      </c:pt>
                      <c:pt idx="2882" formatCode="General">
                        <c:v>237.49100000000001</c:v>
                      </c:pt>
                      <c:pt idx="2883" formatCode="General">
                        <c:v>237.501</c:v>
                      </c:pt>
                      <c:pt idx="2884" formatCode="General">
                        <c:v>237.511</c:v>
                      </c:pt>
                      <c:pt idx="2885" formatCode="General">
                        <c:v>237.52099999999999</c:v>
                      </c:pt>
                      <c:pt idx="2886" formatCode="General">
                        <c:v>237.53100000000001</c:v>
                      </c:pt>
                      <c:pt idx="2887" formatCode="General">
                        <c:v>237.541</c:v>
                      </c:pt>
                      <c:pt idx="2888" formatCode="General">
                        <c:v>237.55099999999999</c:v>
                      </c:pt>
                      <c:pt idx="2889" formatCode="General">
                        <c:v>237.56100000000001</c:v>
                      </c:pt>
                      <c:pt idx="2890" formatCode="General">
                        <c:v>237.571</c:v>
                      </c:pt>
                      <c:pt idx="2891" formatCode="General">
                        <c:v>237.58099999999999</c:v>
                      </c:pt>
                      <c:pt idx="2892" formatCode="General">
                        <c:v>237.59100000000001</c:v>
                      </c:pt>
                      <c:pt idx="2893" formatCode="General">
                        <c:v>237.601</c:v>
                      </c:pt>
                      <c:pt idx="2894" formatCode="General">
                        <c:v>237.61099999999999</c:v>
                      </c:pt>
                      <c:pt idx="2895" formatCode="General">
                        <c:v>237.62100000000001</c:v>
                      </c:pt>
                      <c:pt idx="2896" formatCode="General">
                        <c:v>237.631</c:v>
                      </c:pt>
                      <c:pt idx="2897" formatCode="General">
                        <c:v>237.64099999999999</c:v>
                      </c:pt>
                      <c:pt idx="2898" formatCode="General">
                        <c:v>237.65100000000001</c:v>
                      </c:pt>
                      <c:pt idx="2899" formatCode="General">
                        <c:v>237.661</c:v>
                      </c:pt>
                      <c:pt idx="2900" formatCode="General">
                        <c:v>237.67099999999999</c:v>
                      </c:pt>
                      <c:pt idx="2901" formatCode="General">
                        <c:v>237.68100000000001</c:v>
                      </c:pt>
                      <c:pt idx="2902" formatCode="General">
                        <c:v>237.691</c:v>
                      </c:pt>
                      <c:pt idx="2903" formatCode="General">
                        <c:v>237.70099999999999</c:v>
                      </c:pt>
                      <c:pt idx="2904" formatCode="General">
                        <c:v>237.71100000000001</c:v>
                      </c:pt>
                      <c:pt idx="2905" formatCode="General">
                        <c:v>237.721</c:v>
                      </c:pt>
                      <c:pt idx="2906" formatCode="General">
                        <c:v>237.73099999999999</c:v>
                      </c:pt>
                      <c:pt idx="2907" formatCode="General">
                        <c:v>237.74100000000001</c:v>
                      </c:pt>
                      <c:pt idx="2908" formatCode="General">
                        <c:v>237.751</c:v>
                      </c:pt>
                      <c:pt idx="2909" formatCode="General">
                        <c:v>237.761</c:v>
                      </c:pt>
                      <c:pt idx="2910" formatCode="General">
                        <c:v>237.77099999999999</c:v>
                      </c:pt>
                      <c:pt idx="2911" formatCode="General">
                        <c:v>237.78100000000001</c:v>
                      </c:pt>
                      <c:pt idx="2912" formatCode="General">
                        <c:v>237.791</c:v>
                      </c:pt>
                      <c:pt idx="2913" formatCode="General">
                        <c:v>237.80099999999999</c:v>
                      </c:pt>
                      <c:pt idx="2914" formatCode="General">
                        <c:v>237.81100000000001</c:v>
                      </c:pt>
                      <c:pt idx="2915" formatCode="General">
                        <c:v>237.821</c:v>
                      </c:pt>
                      <c:pt idx="2916" formatCode="General">
                        <c:v>237.83099999999999</c:v>
                      </c:pt>
                      <c:pt idx="2917" formatCode="General">
                        <c:v>237.84100000000001</c:v>
                      </c:pt>
                      <c:pt idx="2918" formatCode="General">
                        <c:v>237.851</c:v>
                      </c:pt>
                      <c:pt idx="2919" formatCode="General">
                        <c:v>237.86099999999999</c:v>
                      </c:pt>
                      <c:pt idx="2920" formatCode="General">
                        <c:v>237.87100000000001</c:v>
                      </c:pt>
                      <c:pt idx="2921" formatCode="General">
                        <c:v>237.881</c:v>
                      </c:pt>
                      <c:pt idx="2922" formatCode="General">
                        <c:v>237.89099999999999</c:v>
                      </c:pt>
                      <c:pt idx="2923" formatCode="General">
                        <c:v>237.90100000000001</c:v>
                      </c:pt>
                      <c:pt idx="2924" formatCode="General">
                        <c:v>237.911</c:v>
                      </c:pt>
                      <c:pt idx="2925" formatCode="General">
                        <c:v>237.92099999999999</c:v>
                      </c:pt>
                      <c:pt idx="2926" formatCode="General">
                        <c:v>237.93100000000001</c:v>
                      </c:pt>
                      <c:pt idx="2927" formatCode="General">
                        <c:v>237.941</c:v>
                      </c:pt>
                      <c:pt idx="2928" formatCode="General">
                        <c:v>237.95099999999999</c:v>
                      </c:pt>
                      <c:pt idx="2929" formatCode="General">
                        <c:v>237.96100000000001</c:v>
                      </c:pt>
                      <c:pt idx="2930" formatCode="General">
                        <c:v>237.971</c:v>
                      </c:pt>
                      <c:pt idx="2931" formatCode="General">
                        <c:v>237.98099999999999</c:v>
                      </c:pt>
                      <c:pt idx="2932" formatCode="General">
                        <c:v>237.99100000000001</c:v>
                      </c:pt>
                      <c:pt idx="2933" formatCode="General">
                        <c:v>238.001</c:v>
                      </c:pt>
                      <c:pt idx="2934" formatCode="General">
                        <c:v>238.011</c:v>
                      </c:pt>
                      <c:pt idx="2935" formatCode="General">
                        <c:v>238.02099999999999</c:v>
                      </c:pt>
                      <c:pt idx="2936" formatCode="General">
                        <c:v>238.03100000000001</c:v>
                      </c:pt>
                      <c:pt idx="2937" formatCode="General">
                        <c:v>238.041</c:v>
                      </c:pt>
                      <c:pt idx="2938" formatCode="General">
                        <c:v>238.05099999999999</c:v>
                      </c:pt>
                      <c:pt idx="2939" formatCode="General">
                        <c:v>238.06100000000001</c:v>
                      </c:pt>
                      <c:pt idx="2940" formatCode="General">
                        <c:v>238.071</c:v>
                      </c:pt>
                      <c:pt idx="2941" formatCode="General">
                        <c:v>238.08099999999999</c:v>
                      </c:pt>
                      <c:pt idx="2942" formatCode="General">
                        <c:v>238.09100000000001</c:v>
                      </c:pt>
                      <c:pt idx="2943" formatCode="General">
                        <c:v>238.101</c:v>
                      </c:pt>
                      <c:pt idx="2944" formatCode="General">
                        <c:v>238.11099999999999</c:v>
                      </c:pt>
                      <c:pt idx="2945" formatCode="General">
                        <c:v>238.12100000000001</c:v>
                      </c:pt>
                      <c:pt idx="2946" formatCode="General">
                        <c:v>238.131</c:v>
                      </c:pt>
                      <c:pt idx="2947" formatCode="General">
                        <c:v>238.14099999999999</c:v>
                      </c:pt>
                      <c:pt idx="2948" formatCode="General">
                        <c:v>238.15100000000001</c:v>
                      </c:pt>
                      <c:pt idx="2949" formatCode="General">
                        <c:v>238.161</c:v>
                      </c:pt>
                      <c:pt idx="2950" formatCode="General">
                        <c:v>238.17099999999999</c:v>
                      </c:pt>
                      <c:pt idx="2951" formatCode="General">
                        <c:v>238.18100000000001</c:v>
                      </c:pt>
                      <c:pt idx="2952" formatCode="General">
                        <c:v>238.191</c:v>
                      </c:pt>
                      <c:pt idx="2953" formatCode="General">
                        <c:v>238.20099999999999</c:v>
                      </c:pt>
                      <c:pt idx="2954" formatCode="General">
                        <c:v>238.21100000000001</c:v>
                      </c:pt>
                      <c:pt idx="2955" formatCode="General">
                        <c:v>238.221</c:v>
                      </c:pt>
                      <c:pt idx="2956" formatCode="General">
                        <c:v>238.23099999999999</c:v>
                      </c:pt>
                      <c:pt idx="2957" formatCode="General">
                        <c:v>238.24100000000001</c:v>
                      </c:pt>
                      <c:pt idx="2958" formatCode="General">
                        <c:v>238.251</c:v>
                      </c:pt>
                      <c:pt idx="2959" formatCode="General">
                        <c:v>238.261</c:v>
                      </c:pt>
                      <c:pt idx="2960" formatCode="General">
                        <c:v>238.27099999999999</c:v>
                      </c:pt>
                      <c:pt idx="2961" formatCode="General">
                        <c:v>238.28100000000001</c:v>
                      </c:pt>
                      <c:pt idx="2962" formatCode="General">
                        <c:v>238.291</c:v>
                      </c:pt>
                      <c:pt idx="2963" formatCode="General">
                        <c:v>238.30099999999999</c:v>
                      </c:pt>
                      <c:pt idx="2964" formatCode="General">
                        <c:v>238.31100000000001</c:v>
                      </c:pt>
                      <c:pt idx="2965" formatCode="General">
                        <c:v>238.321</c:v>
                      </c:pt>
                      <c:pt idx="2966" formatCode="General">
                        <c:v>238.33099999999999</c:v>
                      </c:pt>
                      <c:pt idx="2967" formatCode="General">
                        <c:v>238.34100000000001</c:v>
                      </c:pt>
                      <c:pt idx="2968" formatCode="General">
                        <c:v>238.351</c:v>
                      </c:pt>
                      <c:pt idx="2969" formatCode="General">
                        <c:v>238.36099999999999</c:v>
                      </c:pt>
                      <c:pt idx="2970" formatCode="General">
                        <c:v>238.37100000000001</c:v>
                      </c:pt>
                      <c:pt idx="2971" formatCode="General">
                        <c:v>238.381</c:v>
                      </c:pt>
                      <c:pt idx="2972" formatCode="General">
                        <c:v>238.39099999999999</c:v>
                      </c:pt>
                      <c:pt idx="2973" formatCode="General">
                        <c:v>238.40100000000001</c:v>
                      </c:pt>
                      <c:pt idx="2974" formatCode="General">
                        <c:v>238.411</c:v>
                      </c:pt>
                      <c:pt idx="2975" formatCode="General">
                        <c:v>238.42099999999999</c:v>
                      </c:pt>
                      <c:pt idx="2976" formatCode="General">
                        <c:v>238.43100000000001</c:v>
                      </c:pt>
                      <c:pt idx="2977" formatCode="General">
                        <c:v>238.441</c:v>
                      </c:pt>
                      <c:pt idx="2978" formatCode="General">
                        <c:v>238.45099999999999</c:v>
                      </c:pt>
                      <c:pt idx="2979" formatCode="General">
                        <c:v>238.46100000000001</c:v>
                      </c:pt>
                      <c:pt idx="2980" formatCode="General">
                        <c:v>238.471</c:v>
                      </c:pt>
                      <c:pt idx="2981" formatCode="General">
                        <c:v>238.48099999999999</c:v>
                      </c:pt>
                      <c:pt idx="2982" formatCode="General">
                        <c:v>238.49100000000001</c:v>
                      </c:pt>
                      <c:pt idx="2983" formatCode="General">
                        <c:v>238.501</c:v>
                      </c:pt>
                      <c:pt idx="2984" formatCode="General">
                        <c:v>238.511</c:v>
                      </c:pt>
                      <c:pt idx="2985" formatCode="General">
                        <c:v>238.52099999999999</c:v>
                      </c:pt>
                      <c:pt idx="2986" formatCode="General">
                        <c:v>238.53100000000001</c:v>
                      </c:pt>
                      <c:pt idx="2987" formatCode="General">
                        <c:v>238.541</c:v>
                      </c:pt>
                      <c:pt idx="2988" formatCode="General">
                        <c:v>238.55099999999999</c:v>
                      </c:pt>
                      <c:pt idx="2989" formatCode="General">
                        <c:v>238.56100000000001</c:v>
                      </c:pt>
                      <c:pt idx="2990" formatCode="General">
                        <c:v>238.571</c:v>
                      </c:pt>
                      <c:pt idx="2991" formatCode="General">
                        <c:v>238.58099999999999</c:v>
                      </c:pt>
                      <c:pt idx="2992" formatCode="General">
                        <c:v>238.59100000000001</c:v>
                      </c:pt>
                      <c:pt idx="2993" formatCode="General">
                        <c:v>238.601</c:v>
                      </c:pt>
                      <c:pt idx="2994" formatCode="General">
                        <c:v>238.61099999999999</c:v>
                      </c:pt>
                      <c:pt idx="2995" formatCode="General">
                        <c:v>238.62100000000001</c:v>
                      </c:pt>
                      <c:pt idx="2996" formatCode="General">
                        <c:v>238.631</c:v>
                      </c:pt>
                      <c:pt idx="2997" formatCode="General">
                        <c:v>238.64099999999999</c:v>
                      </c:pt>
                      <c:pt idx="2998" formatCode="General">
                        <c:v>238.65100000000001</c:v>
                      </c:pt>
                      <c:pt idx="2999" formatCode="General">
                        <c:v>238.661</c:v>
                      </c:pt>
                      <c:pt idx="3000" formatCode="General">
                        <c:v>238.67099999999999</c:v>
                      </c:pt>
                      <c:pt idx="3001" formatCode="General">
                        <c:v>238.68100000000001</c:v>
                      </c:pt>
                      <c:pt idx="3002" formatCode="General">
                        <c:v>238.691</c:v>
                      </c:pt>
                      <c:pt idx="3003" formatCode="General">
                        <c:v>238.70099999999999</c:v>
                      </c:pt>
                      <c:pt idx="3004" formatCode="General">
                        <c:v>238.71100000000001</c:v>
                      </c:pt>
                      <c:pt idx="3005" formatCode="General">
                        <c:v>238.721</c:v>
                      </c:pt>
                      <c:pt idx="3006" formatCode="General">
                        <c:v>238.73099999999999</c:v>
                      </c:pt>
                      <c:pt idx="3007" formatCode="General">
                        <c:v>238.74100000000001</c:v>
                      </c:pt>
                      <c:pt idx="3008" formatCode="General">
                        <c:v>238.751</c:v>
                      </c:pt>
                      <c:pt idx="3009" formatCode="General">
                        <c:v>238.761</c:v>
                      </c:pt>
                      <c:pt idx="3010" formatCode="General">
                        <c:v>238.77099999999999</c:v>
                      </c:pt>
                      <c:pt idx="3011" formatCode="General">
                        <c:v>238.78100000000001</c:v>
                      </c:pt>
                      <c:pt idx="3012" formatCode="General">
                        <c:v>238.791</c:v>
                      </c:pt>
                      <c:pt idx="3013" formatCode="General">
                        <c:v>238.80099999999999</c:v>
                      </c:pt>
                      <c:pt idx="3014" formatCode="General">
                        <c:v>238.81100000000001</c:v>
                      </c:pt>
                      <c:pt idx="3015" formatCode="General">
                        <c:v>238.821</c:v>
                      </c:pt>
                      <c:pt idx="3016" formatCode="General">
                        <c:v>238.83099999999999</c:v>
                      </c:pt>
                      <c:pt idx="3017" formatCode="General">
                        <c:v>238.84100000000001</c:v>
                      </c:pt>
                      <c:pt idx="3018" formatCode="General">
                        <c:v>238.851</c:v>
                      </c:pt>
                      <c:pt idx="3019" formatCode="General">
                        <c:v>238.86099999999999</c:v>
                      </c:pt>
                      <c:pt idx="3020" formatCode="General">
                        <c:v>238.87100000000001</c:v>
                      </c:pt>
                      <c:pt idx="3021" formatCode="General">
                        <c:v>238.881</c:v>
                      </c:pt>
                      <c:pt idx="3022" formatCode="General">
                        <c:v>238.89099999999999</c:v>
                      </c:pt>
                      <c:pt idx="3023" formatCode="General">
                        <c:v>238.90100000000001</c:v>
                      </c:pt>
                      <c:pt idx="3024" formatCode="General">
                        <c:v>238.911</c:v>
                      </c:pt>
                      <c:pt idx="3025" formatCode="General">
                        <c:v>238.92099999999999</c:v>
                      </c:pt>
                      <c:pt idx="3026" formatCode="General">
                        <c:v>238.93100000000001</c:v>
                      </c:pt>
                      <c:pt idx="3027" formatCode="General">
                        <c:v>238.941</c:v>
                      </c:pt>
                      <c:pt idx="3028" formatCode="General">
                        <c:v>238.95099999999999</c:v>
                      </c:pt>
                      <c:pt idx="3029" formatCode="General">
                        <c:v>238.96100000000001</c:v>
                      </c:pt>
                      <c:pt idx="3030" formatCode="General">
                        <c:v>238.971</c:v>
                      </c:pt>
                      <c:pt idx="3031" formatCode="General">
                        <c:v>238.98099999999999</c:v>
                      </c:pt>
                      <c:pt idx="3032" formatCode="General">
                        <c:v>238.99100000000001</c:v>
                      </c:pt>
                      <c:pt idx="3033" formatCode="General">
                        <c:v>239.001</c:v>
                      </c:pt>
                      <c:pt idx="3034" formatCode="General">
                        <c:v>239.011</c:v>
                      </c:pt>
                      <c:pt idx="3035" formatCode="General">
                        <c:v>239.02099999999999</c:v>
                      </c:pt>
                      <c:pt idx="3036" formatCode="General">
                        <c:v>239.03100000000001</c:v>
                      </c:pt>
                      <c:pt idx="3037" formatCode="General">
                        <c:v>239.041</c:v>
                      </c:pt>
                      <c:pt idx="3038" formatCode="General">
                        <c:v>239.05099999999999</c:v>
                      </c:pt>
                      <c:pt idx="3039" formatCode="General">
                        <c:v>239.06100000000001</c:v>
                      </c:pt>
                      <c:pt idx="3040" formatCode="General">
                        <c:v>239.071</c:v>
                      </c:pt>
                      <c:pt idx="3041" formatCode="General">
                        <c:v>239.08099999999999</c:v>
                      </c:pt>
                      <c:pt idx="3042" formatCode="General">
                        <c:v>239.09100000000001</c:v>
                      </c:pt>
                      <c:pt idx="3043" formatCode="General">
                        <c:v>239.101</c:v>
                      </c:pt>
                      <c:pt idx="3044" formatCode="General">
                        <c:v>239.11099999999999</c:v>
                      </c:pt>
                      <c:pt idx="3045" formatCode="General">
                        <c:v>239.12100000000001</c:v>
                      </c:pt>
                      <c:pt idx="3046" formatCode="General">
                        <c:v>239.131</c:v>
                      </c:pt>
                      <c:pt idx="3047" formatCode="General">
                        <c:v>239.14099999999999</c:v>
                      </c:pt>
                      <c:pt idx="3048" formatCode="General">
                        <c:v>239.15100000000001</c:v>
                      </c:pt>
                      <c:pt idx="3049" formatCode="General">
                        <c:v>239.161</c:v>
                      </c:pt>
                      <c:pt idx="3050" formatCode="General">
                        <c:v>239.17099999999999</c:v>
                      </c:pt>
                      <c:pt idx="3051" formatCode="General">
                        <c:v>239.18100000000001</c:v>
                      </c:pt>
                      <c:pt idx="3052" formatCode="General">
                        <c:v>239.191</c:v>
                      </c:pt>
                      <c:pt idx="3053" formatCode="General">
                        <c:v>239.20099999999999</c:v>
                      </c:pt>
                      <c:pt idx="3054" formatCode="General">
                        <c:v>239.21100000000001</c:v>
                      </c:pt>
                      <c:pt idx="3055" formatCode="General">
                        <c:v>239.221</c:v>
                      </c:pt>
                      <c:pt idx="3056" formatCode="General">
                        <c:v>239.23099999999999</c:v>
                      </c:pt>
                      <c:pt idx="3057" formatCode="General">
                        <c:v>239.24100000000001</c:v>
                      </c:pt>
                      <c:pt idx="3058" formatCode="General">
                        <c:v>239.251</c:v>
                      </c:pt>
                      <c:pt idx="3059" formatCode="General">
                        <c:v>239.261</c:v>
                      </c:pt>
                      <c:pt idx="3060" formatCode="General">
                        <c:v>239.27099999999999</c:v>
                      </c:pt>
                      <c:pt idx="3061" formatCode="General">
                        <c:v>239.28100000000001</c:v>
                      </c:pt>
                      <c:pt idx="3062" formatCode="General">
                        <c:v>239.291</c:v>
                      </c:pt>
                      <c:pt idx="3063" formatCode="General">
                        <c:v>239.30099999999999</c:v>
                      </c:pt>
                      <c:pt idx="3064" formatCode="General">
                        <c:v>239.31100000000001</c:v>
                      </c:pt>
                      <c:pt idx="3065" formatCode="General">
                        <c:v>239.321</c:v>
                      </c:pt>
                      <c:pt idx="3066" formatCode="General">
                        <c:v>239.33099999999999</c:v>
                      </c:pt>
                      <c:pt idx="3067" formatCode="General">
                        <c:v>239.34100000000001</c:v>
                      </c:pt>
                      <c:pt idx="3068" formatCode="General">
                        <c:v>239.351</c:v>
                      </c:pt>
                      <c:pt idx="3069" formatCode="General">
                        <c:v>239.36099999999999</c:v>
                      </c:pt>
                      <c:pt idx="3070" formatCode="General">
                        <c:v>239.37100000000001</c:v>
                      </c:pt>
                      <c:pt idx="3071" formatCode="General">
                        <c:v>239.381</c:v>
                      </c:pt>
                      <c:pt idx="3072" formatCode="General">
                        <c:v>239.39099999999999</c:v>
                      </c:pt>
                      <c:pt idx="3073" formatCode="General">
                        <c:v>239.40100000000001</c:v>
                      </c:pt>
                      <c:pt idx="3074" formatCode="General">
                        <c:v>239.411</c:v>
                      </c:pt>
                      <c:pt idx="3075" formatCode="General">
                        <c:v>239.42099999999999</c:v>
                      </c:pt>
                      <c:pt idx="3076" formatCode="General">
                        <c:v>239.43100000000001</c:v>
                      </c:pt>
                      <c:pt idx="3077" formatCode="General">
                        <c:v>239.441</c:v>
                      </c:pt>
                      <c:pt idx="3078" formatCode="General">
                        <c:v>239.45099999999999</c:v>
                      </c:pt>
                      <c:pt idx="3079" formatCode="General">
                        <c:v>239.46100000000001</c:v>
                      </c:pt>
                      <c:pt idx="3080" formatCode="General">
                        <c:v>239.471</c:v>
                      </c:pt>
                      <c:pt idx="3081" formatCode="General">
                        <c:v>239.48099999999999</c:v>
                      </c:pt>
                      <c:pt idx="3082" formatCode="General">
                        <c:v>239.49100000000001</c:v>
                      </c:pt>
                      <c:pt idx="3083" formatCode="General">
                        <c:v>239.501</c:v>
                      </c:pt>
                      <c:pt idx="3084" formatCode="General">
                        <c:v>239.511</c:v>
                      </c:pt>
                      <c:pt idx="3085" formatCode="General">
                        <c:v>239.52099999999999</c:v>
                      </c:pt>
                      <c:pt idx="3086" formatCode="General">
                        <c:v>239.53100000000001</c:v>
                      </c:pt>
                      <c:pt idx="3087" formatCode="General">
                        <c:v>239.541</c:v>
                      </c:pt>
                      <c:pt idx="3088" formatCode="General">
                        <c:v>239.55099999999999</c:v>
                      </c:pt>
                      <c:pt idx="3089" formatCode="General">
                        <c:v>239.56100000000001</c:v>
                      </c:pt>
                      <c:pt idx="3090" formatCode="General">
                        <c:v>239.571</c:v>
                      </c:pt>
                      <c:pt idx="3091" formatCode="General">
                        <c:v>239.58099999999999</c:v>
                      </c:pt>
                      <c:pt idx="3092" formatCode="General">
                        <c:v>239.59100000000001</c:v>
                      </c:pt>
                      <c:pt idx="3093" formatCode="General">
                        <c:v>239.601</c:v>
                      </c:pt>
                      <c:pt idx="3094" formatCode="General">
                        <c:v>239.61099999999999</c:v>
                      </c:pt>
                      <c:pt idx="3095" formatCode="General">
                        <c:v>239.62100000000001</c:v>
                      </c:pt>
                      <c:pt idx="3096" formatCode="General">
                        <c:v>239.631</c:v>
                      </c:pt>
                      <c:pt idx="3097" formatCode="General">
                        <c:v>239.64099999999999</c:v>
                      </c:pt>
                      <c:pt idx="3098" formatCode="General">
                        <c:v>239.65100000000001</c:v>
                      </c:pt>
                      <c:pt idx="3099" formatCode="General">
                        <c:v>239.661</c:v>
                      </c:pt>
                      <c:pt idx="3100" formatCode="General">
                        <c:v>239.67099999999999</c:v>
                      </c:pt>
                      <c:pt idx="3101" formatCode="General">
                        <c:v>239.68100000000001</c:v>
                      </c:pt>
                      <c:pt idx="3102" formatCode="General">
                        <c:v>239.691</c:v>
                      </c:pt>
                      <c:pt idx="3103" formatCode="General">
                        <c:v>239.70099999999999</c:v>
                      </c:pt>
                      <c:pt idx="3104" formatCode="General">
                        <c:v>239.71100000000001</c:v>
                      </c:pt>
                      <c:pt idx="3105" formatCode="General">
                        <c:v>239.721</c:v>
                      </c:pt>
                      <c:pt idx="3106" formatCode="General">
                        <c:v>239.73099999999999</c:v>
                      </c:pt>
                      <c:pt idx="3107" formatCode="General">
                        <c:v>239.74100000000001</c:v>
                      </c:pt>
                      <c:pt idx="3108" formatCode="General">
                        <c:v>239.751</c:v>
                      </c:pt>
                      <c:pt idx="3109" formatCode="General">
                        <c:v>239.761</c:v>
                      </c:pt>
                      <c:pt idx="3110" formatCode="General">
                        <c:v>239.77099999999999</c:v>
                      </c:pt>
                      <c:pt idx="3111" formatCode="General">
                        <c:v>239.78100000000001</c:v>
                      </c:pt>
                      <c:pt idx="3112" formatCode="General">
                        <c:v>239.791</c:v>
                      </c:pt>
                      <c:pt idx="3113" formatCode="General">
                        <c:v>239.80099999999999</c:v>
                      </c:pt>
                      <c:pt idx="3114" formatCode="General">
                        <c:v>239.81100000000001</c:v>
                      </c:pt>
                      <c:pt idx="3115" formatCode="General">
                        <c:v>239.821</c:v>
                      </c:pt>
                      <c:pt idx="3116" formatCode="General">
                        <c:v>239.83099999999999</c:v>
                      </c:pt>
                      <c:pt idx="3117" formatCode="General">
                        <c:v>239.84100000000001</c:v>
                      </c:pt>
                      <c:pt idx="3118" formatCode="General">
                        <c:v>239.851</c:v>
                      </c:pt>
                      <c:pt idx="3119" formatCode="General">
                        <c:v>239.86099999999999</c:v>
                      </c:pt>
                      <c:pt idx="3120" formatCode="General">
                        <c:v>239.87100000000001</c:v>
                      </c:pt>
                      <c:pt idx="3121" formatCode="General">
                        <c:v>239.881</c:v>
                      </c:pt>
                      <c:pt idx="3122" formatCode="General">
                        <c:v>239.89099999999999</c:v>
                      </c:pt>
                      <c:pt idx="3123" formatCode="General">
                        <c:v>239.90100000000001</c:v>
                      </c:pt>
                      <c:pt idx="3124" formatCode="General">
                        <c:v>239.911</c:v>
                      </c:pt>
                      <c:pt idx="3125" formatCode="General">
                        <c:v>239.92099999999999</c:v>
                      </c:pt>
                      <c:pt idx="3126" formatCode="General">
                        <c:v>239.93100000000001</c:v>
                      </c:pt>
                      <c:pt idx="3127" formatCode="General">
                        <c:v>239.941</c:v>
                      </c:pt>
                      <c:pt idx="3128" formatCode="General">
                        <c:v>239.95099999999999</c:v>
                      </c:pt>
                      <c:pt idx="3129" formatCode="General">
                        <c:v>239.96100000000001</c:v>
                      </c:pt>
                      <c:pt idx="3130" formatCode="General">
                        <c:v>239.971</c:v>
                      </c:pt>
                      <c:pt idx="3131" formatCode="General">
                        <c:v>239.98099999999999</c:v>
                      </c:pt>
                      <c:pt idx="3132" formatCode="General">
                        <c:v>239.99100000000001</c:v>
                      </c:pt>
                      <c:pt idx="3133" formatCode="General">
                        <c:v>240.001</c:v>
                      </c:pt>
                      <c:pt idx="3134" formatCode="General">
                        <c:v>240.011</c:v>
                      </c:pt>
                      <c:pt idx="3135" formatCode="General">
                        <c:v>240.02099999999999</c:v>
                      </c:pt>
                      <c:pt idx="3136" formatCode="General">
                        <c:v>240.03100000000001</c:v>
                      </c:pt>
                      <c:pt idx="3137" formatCode="General">
                        <c:v>240.041</c:v>
                      </c:pt>
                      <c:pt idx="3138" formatCode="General">
                        <c:v>240.05099999999999</c:v>
                      </c:pt>
                      <c:pt idx="3139" formatCode="General">
                        <c:v>240.06100000000001</c:v>
                      </c:pt>
                      <c:pt idx="3140" formatCode="General">
                        <c:v>240.071</c:v>
                      </c:pt>
                      <c:pt idx="3141" formatCode="General">
                        <c:v>240.08099999999999</c:v>
                      </c:pt>
                      <c:pt idx="3142" formatCode="General">
                        <c:v>240.09100000000001</c:v>
                      </c:pt>
                      <c:pt idx="3143" formatCode="General">
                        <c:v>240.101</c:v>
                      </c:pt>
                      <c:pt idx="3144" formatCode="General">
                        <c:v>240.11099999999999</c:v>
                      </c:pt>
                      <c:pt idx="3145" formatCode="General">
                        <c:v>240.12100000000001</c:v>
                      </c:pt>
                      <c:pt idx="3146" formatCode="General">
                        <c:v>240.131</c:v>
                      </c:pt>
                      <c:pt idx="3147" formatCode="General">
                        <c:v>240.14099999999999</c:v>
                      </c:pt>
                      <c:pt idx="3148" formatCode="General">
                        <c:v>240.15100000000001</c:v>
                      </c:pt>
                      <c:pt idx="3149" formatCode="General">
                        <c:v>240.161</c:v>
                      </c:pt>
                      <c:pt idx="3150" formatCode="General">
                        <c:v>240.17099999999999</c:v>
                      </c:pt>
                      <c:pt idx="3151" formatCode="General">
                        <c:v>240.18100000000001</c:v>
                      </c:pt>
                      <c:pt idx="3152" formatCode="General">
                        <c:v>240.191</c:v>
                      </c:pt>
                      <c:pt idx="3153" formatCode="General">
                        <c:v>240.20099999999999</c:v>
                      </c:pt>
                      <c:pt idx="3154" formatCode="General">
                        <c:v>240.21100000000001</c:v>
                      </c:pt>
                      <c:pt idx="3155" formatCode="General">
                        <c:v>240.221</c:v>
                      </c:pt>
                      <c:pt idx="3156" formatCode="General">
                        <c:v>240.23099999999999</c:v>
                      </c:pt>
                      <c:pt idx="3157" formatCode="General">
                        <c:v>240.24100000000001</c:v>
                      </c:pt>
                      <c:pt idx="3158" formatCode="General">
                        <c:v>240.251</c:v>
                      </c:pt>
                      <c:pt idx="3159" formatCode="General">
                        <c:v>240.261</c:v>
                      </c:pt>
                      <c:pt idx="3160" formatCode="General">
                        <c:v>240.27099999999999</c:v>
                      </c:pt>
                      <c:pt idx="3161" formatCode="General">
                        <c:v>240.28100000000001</c:v>
                      </c:pt>
                      <c:pt idx="3162" formatCode="General">
                        <c:v>240.291</c:v>
                      </c:pt>
                      <c:pt idx="3163" formatCode="General">
                        <c:v>240.30099999999999</c:v>
                      </c:pt>
                      <c:pt idx="3164" formatCode="General">
                        <c:v>240.31100000000001</c:v>
                      </c:pt>
                      <c:pt idx="3165" formatCode="General">
                        <c:v>240.321</c:v>
                      </c:pt>
                      <c:pt idx="3166" formatCode="General">
                        <c:v>240.33099999999999</c:v>
                      </c:pt>
                      <c:pt idx="3167" formatCode="General">
                        <c:v>240.34100000000001</c:v>
                      </c:pt>
                      <c:pt idx="3168" formatCode="General">
                        <c:v>240.351</c:v>
                      </c:pt>
                      <c:pt idx="3169" formatCode="General">
                        <c:v>240.36099999999999</c:v>
                      </c:pt>
                      <c:pt idx="3170" formatCode="General">
                        <c:v>240.37100000000001</c:v>
                      </c:pt>
                      <c:pt idx="3171" formatCode="General">
                        <c:v>240.381</c:v>
                      </c:pt>
                      <c:pt idx="3172" formatCode="General">
                        <c:v>240.39099999999999</c:v>
                      </c:pt>
                      <c:pt idx="3173" formatCode="General">
                        <c:v>240.40100000000001</c:v>
                      </c:pt>
                      <c:pt idx="3174" formatCode="General">
                        <c:v>240.411</c:v>
                      </c:pt>
                      <c:pt idx="3175" formatCode="General">
                        <c:v>240.42099999999999</c:v>
                      </c:pt>
                      <c:pt idx="3176" formatCode="General">
                        <c:v>240.43100000000001</c:v>
                      </c:pt>
                      <c:pt idx="3177" formatCode="General">
                        <c:v>240.441</c:v>
                      </c:pt>
                      <c:pt idx="3178" formatCode="General">
                        <c:v>240.45099999999999</c:v>
                      </c:pt>
                      <c:pt idx="3179" formatCode="General">
                        <c:v>240.46100000000001</c:v>
                      </c:pt>
                      <c:pt idx="3180" formatCode="General">
                        <c:v>240.471</c:v>
                      </c:pt>
                      <c:pt idx="3181" formatCode="General">
                        <c:v>240.48099999999999</c:v>
                      </c:pt>
                      <c:pt idx="3182" formatCode="General">
                        <c:v>240.49100000000001</c:v>
                      </c:pt>
                      <c:pt idx="3183" formatCode="General">
                        <c:v>240.501</c:v>
                      </c:pt>
                      <c:pt idx="3184" formatCode="General">
                        <c:v>240.511</c:v>
                      </c:pt>
                      <c:pt idx="3185" formatCode="General">
                        <c:v>240.52099999999999</c:v>
                      </c:pt>
                      <c:pt idx="3186" formatCode="General">
                        <c:v>240.53100000000001</c:v>
                      </c:pt>
                      <c:pt idx="3187" formatCode="General">
                        <c:v>240.541</c:v>
                      </c:pt>
                      <c:pt idx="3188" formatCode="General">
                        <c:v>240.55099999999999</c:v>
                      </c:pt>
                      <c:pt idx="3189" formatCode="General">
                        <c:v>240.56100000000001</c:v>
                      </c:pt>
                      <c:pt idx="3190" formatCode="General">
                        <c:v>240.571</c:v>
                      </c:pt>
                      <c:pt idx="3191" formatCode="General">
                        <c:v>240.58099999999999</c:v>
                      </c:pt>
                      <c:pt idx="3192" formatCode="General">
                        <c:v>240.59100000000001</c:v>
                      </c:pt>
                      <c:pt idx="3193" formatCode="General">
                        <c:v>240.601</c:v>
                      </c:pt>
                      <c:pt idx="3194" formatCode="General">
                        <c:v>240.61099999999999</c:v>
                      </c:pt>
                      <c:pt idx="3195" formatCode="General">
                        <c:v>240.62100000000001</c:v>
                      </c:pt>
                      <c:pt idx="3196" formatCode="General">
                        <c:v>240.631</c:v>
                      </c:pt>
                      <c:pt idx="3197" formatCode="General">
                        <c:v>240.64099999999999</c:v>
                      </c:pt>
                      <c:pt idx="3198" formatCode="General">
                        <c:v>240.65100000000001</c:v>
                      </c:pt>
                      <c:pt idx="3199" formatCode="General">
                        <c:v>240.661</c:v>
                      </c:pt>
                      <c:pt idx="3200" formatCode="General">
                        <c:v>240.67099999999999</c:v>
                      </c:pt>
                      <c:pt idx="3201" formatCode="General">
                        <c:v>240.68100000000001</c:v>
                      </c:pt>
                      <c:pt idx="3202" formatCode="General">
                        <c:v>240.691</c:v>
                      </c:pt>
                      <c:pt idx="3203" formatCode="General">
                        <c:v>240.70099999999999</c:v>
                      </c:pt>
                      <c:pt idx="3204" formatCode="General">
                        <c:v>240.71100000000001</c:v>
                      </c:pt>
                      <c:pt idx="3205" formatCode="General">
                        <c:v>240.721</c:v>
                      </c:pt>
                      <c:pt idx="3206" formatCode="General">
                        <c:v>240.73099999999999</c:v>
                      </c:pt>
                      <c:pt idx="3207" formatCode="General">
                        <c:v>240.74100000000001</c:v>
                      </c:pt>
                      <c:pt idx="3208" formatCode="General">
                        <c:v>240.751</c:v>
                      </c:pt>
                      <c:pt idx="3209" formatCode="General">
                        <c:v>240.761</c:v>
                      </c:pt>
                      <c:pt idx="3210" formatCode="General">
                        <c:v>240.77099999999999</c:v>
                      </c:pt>
                      <c:pt idx="3211" formatCode="General">
                        <c:v>240.78100000000001</c:v>
                      </c:pt>
                      <c:pt idx="3212" formatCode="General">
                        <c:v>240.791</c:v>
                      </c:pt>
                      <c:pt idx="3213" formatCode="General">
                        <c:v>240.80099999999999</c:v>
                      </c:pt>
                      <c:pt idx="3214" formatCode="General">
                        <c:v>240.81100000000001</c:v>
                      </c:pt>
                      <c:pt idx="3215" formatCode="General">
                        <c:v>240.821</c:v>
                      </c:pt>
                      <c:pt idx="3216" formatCode="General">
                        <c:v>240.83099999999999</c:v>
                      </c:pt>
                      <c:pt idx="3217" formatCode="General">
                        <c:v>240.84100000000001</c:v>
                      </c:pt>
                      <c:pt idx="3218" formatCode="General">
                        <c:v>240.851</c:v>
                      </c:pt>
                      <c:pt idx="3219" formatCode="General">
                        <c:v>240.86099999999999</c:v>
                      </c:pt>
                      <c:pt idx="3220" formatCode="General">
                        <c:v>240.87100000000001</c:v>
                      </c:pt>
                      <c:pt idx="3221" formatCode="General">
                        <c:v>240.881</c:v>
                      </c:pt>
                      <c:pt idx="3222" formatCode="General">
                        <c:v>240.89099999999999</c:v>
                      </c:pt>
                      <c:pt idx="3223" formatCode="General">
                        <c:v>240.90100000000001</c:v>
                      </c:pt>
                      <c:pt idx="3224" formatCode="General">
                        <c:v>240.911</c:v>
                      </c:pt>
                      <c:pt idx="3225" formatCode="General">
                        <c:v>240.92099999999999</c:v>
                      </c:pt>
                      <c:pt idx="3226" formatCode="General">
                        <c:v>240.93100000000001</c:v>
                      </c:pt>
                      <c:pt idx="3227" formatCode="General">
                        <c:v>240.941</c:v>
                      </c:pt>
                      <c:pt idx="3228" formatCode="General">
                        <c:v>240.95099999999999</c:v>
                      </c:pt>
                      <c:pt idx="3229" formatCode="General">
                        <c:v>240.96100000000001</c:v>
                      </c:pt>
                      <c:pt idx="3230" formatCode="General">
                        <c:v>240.971</c:v>
                      </c:pt>
                      <c:pt idx="3231" formatCode="General">
                        <c:v>240.98099999999999</c:v>
                      </c:pt>
                      <c:pt idx="3232" formatCode="General">
                        <c:v>240.99100000000001</c:v>
                      </c:pt>
                      <c:pt idx="3233" formatCode="General">
                        <c:v>241.001</c:v>
                      </c:pt>
                      <c:pt idx="3234" formatCode="General">
                        <c:v>241.011</c:v>
                      </c:pt>
                      <c:pt idx="3235" formatCode="General">
                        <c:v>241.02099999999999</c:v>
                      </c:pt>
                      <c:pt idx="3236" formatCode="General">
                        <c:v>241.03100000000001</c:v>
                      </c:pt>
                      <c:pt idx="3237" formatCode="General">
                        <c:v>241.041</c:v>
                      </c:pt>
                      <c:pt idx="3238" formatCode="General">
                        <c:v>241.05099999999999</c:v>
                      </c:pt>
                      <c:pt idx="3239" formatCode="General">
                        <c:v>241.06100000000001</c:v>
                      </c:pt>
                      <c:pt idx="3240" formatCode="General">
                        <c:v>241.071</c:v>
                      </c:pt>
                      <c:pt idx="3241" formatCode="General">
                        <c:v>241.08099999999999</c:v>
                      </c:pt>
                      <c:pt idx="3242" formatCode="General">
                        <c:v>241.09100000000001</c:v>
                      </c:pt>
                      <c:pt idx="3243" formatCode="General">
                        <c:v>241.101</c:v>
                      </c:pt>
                      <c:pt idx="3244" formatCode="General">
                        <c:v>241.11099999999999</c:v>
                      </c:pt>
                      <c:pt idx="3245" formatCode="General">
                        <c:v>241.12100000000001</c:v>
                      </c:pt>
                      <c:pt idx="3246" formatCode="General">
                        <c:v>241.131</c:v>
                      </c:pt>
                      <c:pt idx="3247" formatCode="General">
                        <c:v>241.14099999999999</c:v>
                      </c:pt>
                      <c:pt idx="3248" formatCode="General">
                        <c:v>241.15100000000001</c:v>
                      </c:pt>
                      <c:pt idx="3249" formatCode="General">
                        <c:v>241.161</c:v>
                      </c:pt>
                      <c:pt idx="3250" formatCode="General">
                        <c:v>241.17099999999999</c:v>
                      </c:pt>
                      <c:pt idx="3251" formatCode="General">
                        <c:v>241.18100000000001</c:v>
                      </c:pt>
                      <c:pt idx="3252" formatCode="General">
                        <c:v>241.191</c:v>
                      </c:pt>
                      <c:pt idx="3253" formatCode="General">
                        <c:v>241.20099999999999</c:v>
                      </c:pt>
                      <c:pt idx="3254" formatCode="General">
                        <c:v>241.21100000000001</c:v>
                      </c:pt>
                      <c:pt idx="3255" formatCode="General">
                        <c:v>241.221</c:v>
                      </c:pt>
                      <c:pt idx="3256" formatCode="General">
                        <c:v>241.23099999999999</c:v>
                      </c:pt>
                      <c:pt idx="3257" formatCode="General">
                        <c:v>241.24100000000001</c:v>
                      </c:pt>
                      <c:pt idx="3258" formatCode="General">
                        <c:v>241.251</c:v>
                      </c:pt>
                      <c:pt idx="3259" formatCode="General">
                        <c:v>241.261</c:v>
                      </c:pt>
                      <c:pt idx="3260" formatCode="General">
                        <c:v>241.27099999999999</c:v>
                      </c:pt>
                      <c:pt idx="3261" formatCode="General">
                        <c:v>241.28100000000001</c:v>
                      </c:pt>
                      <c:pt idx="3262" formatCode="General">
                        <c:v>241.291</c:v>
                      </c:pt>
                      <c:pt idx="3263" formatCode="General">
                        <c:v>241.30099999999999</c:v>
                      </c:pt>
                      <c:pt idx="3264" formatCode="General">
                        <c:v>241.31100000000001</c:v>
                      </c:pt>
                      <c:pt idx="3265" formatCode="General">
                        <c:v>241.321</c:v>
                      </c:pt>
                      <c:pt idx="3266" formatCode="General">
                        <c:v>241.33099999999999</c:v>
                      </c:pt>
                      <c:pt idx="3267" formatCode="General">
                        <c:v>241.34100000000001</c:v>
                      </c:pt>
                      <c:pt idx="3268" formatCode="General">
                        <c:v>241.351</c:v>
                      </c:pt>
                      <c:pt idx="3269" formatCode="General">
                        <c:v>241.36099999999999</c:v>
                      </c:pt>
                      <c:pt idx="3270" formatCode="General">
                        <c:v>241.37100000000001</c:v>
                      </c:pt>
                      <c:pt idx="3271" formatCode="General">
                        <c:v>241.381</c:v>
                      </c:pt>
                      <c:pt idx="3272" formatCode="General">
                        <c:v>241.39099999999999</c:v>
                      </c:pt>
                      <c:pt idx="3273" formatCode="General">
                        <c:v>241.40100000000001</c:v>
                      </c:pt>
                      <c:pt idx="3274" formatCode="General">
                        <c:v>241.411</c:v>
                      </c:pt>
                      <c:pt idx="3275" formatCode="General">
                        <c:v>241.42099999999999</c:v>
                      </c:pt>
                      <c:pt idx="3276" formatCode="General">
                        <c:v>241.43100000000001</c:v>
                      </c:pt>
                      <c:pt idx="3277" formatCode="General">
                        <c:v>241.441</c:v>
                      </c:pt>
                      <c:pt idx="3278" formatCode="General">
                        <c:v>241.45099999999999</c:v>
                      </c:pt>
                      <c:pt idx="3279" formatCode="General">
                        <c:v>241.45400000000001</c:v>
                      </c:pt>
                      <c:pt idx="3280" formatCode="General">
                        <c:v>241.45400000000001</c:v>
                      </c:pt>
                      <c:pt idx="3281" formatCode="General">
                        <c:v>242.45400000000001</c:v>
                      </c:pt>
                      <c:pt idx="3282" formatCode="General">
                        <c:v>243.45400000000001</c:v>
                      </c:pt>
                      <c:pt idx="3283" formatCode="General">
                        <c:v>244.45400000000001</c:v>
                      </c:pt>
                      <c:pt idx="3284" formatCode="General">
                        <c:v>245.45400000000001</c:v>
                      </c:pt>
                      <c:pt idx="3285" formatCode="General">
                        <c:v>246.45400000000001</c:v>
                      </c:pt>
                      <c:pt idx="3286" formatCode="General">
                        <c:v>247.45400000000001</c:v>
                      </c:pt>
                      <c:pt idx="3287" formatCode="General">
                        <c:v>248.45400000000001</c:v>
                      </c:pt>
                      <c:pt idx="3288" formatCode="General">
                        <c:v>249.45400000000001</c:v>
                      </c:pt>
                      <c:pt idx="3289" formatCode="General">
                        <c:v>250.45400000000001</c:v>
                      </c:pt>
                      <c:pt idx="3290" formatCode="General">
                        <c:v>251.45400000000001</c:v>
                      </c:pt>
                      <c:pt idx="3291" formatCode="General">
                        <c:v>252.45400000000001</c:v>
                      </c:pt>
                      <c:pt idx="3292" formatCode="General">
                        <c:v>253.45400000000001</c:v>
                      </c:pt>
                      <c:pt idx="3293" formatCode="General">
                        <c:v>254.45400000000001</c:v>
                      </c:pt>
                      <c:pt idx="3294" formatCode="General">
                        <c:v>255.45400000000001</c:v>
                      </c:pt>
                      <c:pt idx="3295" formatCode="General">
                        <c:v>256.45400000000001</c:v>
                      </c:pt>
                      <c:pt idx="3296" formatCode="General">
                        <c:v>257.45400000000001</c:v>
                      </c:pt>
                      <c:pt idx="3297" formatCode="General">
                        <c:v>258.45400000000001</c:v>
                      </c:pt>
                      <c:pt idx="3298" formatCode="General">
                        <c:v>259.45400000000001</c:v>
                      </c:pt>
                      <c:pt idx="3299" formatCode="General">
                        <c:v>260.45400000000001</c:v>
                      </c:pt>
                      <c:pt idx="3300" formatCode="General">
                        <c:v>261.45400000000001</c:v>
                      </c:pt>
                      <c:pt idx="3301" formatCode="General">
                        <c:v>262.45400000000001</c:v>
                      </c:pt>
                      <c:pt idx="3302" formatCode="General">
                        <c:v>263.45400000000001</c:v>
                      </c:pt>
                      <c:pt idx="3303" formatCode="General">
                        <c:v>264.45400000000001</c:v>
                      </c:pt>
                      <c:pt idx="3304" formatCode="General">
                        <c:v>265.45400000000001</c:v>
                      </c:pt>
                      <c:pt idx="3305" formatCode="General">
                        <c:v>266.45400000000001</c:v>
                      </c:pt>
                      <c:pt idx="3306" formatCode="General">
                        <c:v>267.45400000000001</c:v>
                      </c:pt>
                      <c:pt idx="3307" formatCode="General">
                        <c:v>268.45400000000001</c:v>
                      </c:pt>
                      <c:pt idx="3308" formatCode="General">
                        <c:v>269.45400000000001</c:v>
                      </c:pt>
                      <c:pt idx="3309" formatCode="General">
                        <c:v>270.45400000000001</c:v>
                      </c:pt>
                      <c:pt idx="3310" formatCode="General">
                        <c:v>271.45400000000001</c:v>
                      </c:pt>
                      <c:pt idx="3311" formatCode="General">
                        <c:v>272.45400000000001</c:v>
                      </c:pt>
                      <c:pt idx="3312" formatCode="General">
                        <c:v>273.45400000000001</c:v>
                      </c:pt>
                      <c:pt idx="3313" formatCode="General">
                        <c:v>274.45400000000001</c:v>
                      </c:pt>
                      <c:pt idx="3314" formatCode="General">
                        <c:v>275.45400000000001</c:v>
                      </c:pt>
                      <c:pt idx="3315" formatCode="General">
                        <c:v>276.45400000000001</c:v>
                      </c:pt>
                      <c:pt idx="3316" formatCode="General">
                        <c:v>277.45400000000001</c:v>
                      </c:pt>
                      <c:pt idx="3317" formatCode="General">
                        <c:v>278.45400000000001</c:v>
                      </c:pt>
                      <c:pt idx="3318" formatCode="General">
                        <c:v>279.45400000000001</c:v>
                      </c:pt>
                      <c:pt idx="3319" formatCode="General">
                        <c:v>280.45400000000001</c:v>
                      </c:pt>
                      <c:pt idx="3320" formatCode="General">
                        <c:v>281.45400000000001</c:v>
                      </c:pt>
                      <c:pt idx="3321" formatCode="General">
                        <c:v>282.45400000000001</c:v>
                      </c:pt>
                      <c:pt idx="3322" formatCode="General">
                        <c:v>283.45400000000001</c:v>
                      </c:pt>
                      <c:pt idx="3323" formatCode="General">
                        <c:v>284.45400000000001</c:v>
                      </c:pt>
                      <c:pt idx="3324" formatCode="General">
                        <c:v>285.45400000000001</c:v>
                      </c:pt>
                      <c:pt idx="3325" formatCode="General">
                        <c:v>286.45400000000001</c:v>
                      </c:pt>
                      <c:pt idx="3326" formatCode="General">
                        <c:v>287.45400000000001</c:v>
                      </c:pt>
                      <c:pt idx="3327" formatCode="General">
                        <c:v>288.45400000000001</c:v>
                      </c:pt>
                      <c:pt idx="3328" formatCode="General">
                        <c:v>289.45400000000001</c:v>
                      </c:pt>
                      <c:pt idx="3329" formatCode="General">
                        <c:v>290.45400000000001</c:v>
                      </c:pt>
                      <c:pt idx="3330" formatCode="General">
                        <c:v>291.45400000000001</c:v>
                      </c:pt>
                      <c:pt idx="3331" formatCode="General">
                        <c:v>292.45400000000001</c:v>
                      </c:pt>
                      <c:pt idx="3332" formatCode="General">
                        <c:v>293.45400000000001</c:v>
                      </c:pt>
                      <c:pt idx="3333" formatCode="General">
                        <c:v>294.45400000000001</c:v>
                      </c:pt>
                      <c:pt idx="3334" formatCode="General">
                        <c:v>295.45400000000001</c:v>
                      </c:pt>
                      <c:pt idx="3335" formatCode="General">
                        <c:v>296.45400000000001</c:v>
                      </c:pt>
                      <c:pt idx="3336" formatCode="General">
                        <c:v>297.45400000000001</c:v>
                      </c:pt>
                      <c:pt idx="3337" formatCode="General">
                        <c:v>298.45400000000001</c:v>
                      </c:pt>
                      <c:pt idx="3338" formatCode="General">
                        <c:v>299.45400000000001</c:v>
                      </c:pt>
                      <c:pt idx="3339" formatCode="General">
                        <c:v>300.45400000000001</c:v>
                      </c:pt>
                      <c:pt idx="3340" formatCode="General">
                        <c:v>301.45400000000001</c:v>
                      </c:pt>
                      <c:pt idx="3341" formatCode="General">
                        <c:v>302.45400000000001</c:v>
                      </c:pt>
                      <c:pt idx="3342" formatCode="General">
                        <c:v>303.45400000000001</c:v>
                      </c:pt>
                      <c:pt idx="3343" formatCode="General">
                        <c:v>304.45400000000001</c:v>
                      </c:pt>
                      <c:pt idx="3344" formatCode="General">
                        <c:v>305.45400000000001</c:v>
                      </c:pt>
                      <c:pt idx="3345" formatCode="General">
                        <c:v>306.45400000000001</c:v>
                      </c:pt>
                      <c:pt idx="3346" formatCode="General">
                        <c:v>307.45400000000001</c:v>
                      </c:pt>
                      <c:pt idx="3347" formatCode="General">
                        <c:v>308.45400000000001</c:v>
                      </c:pt>
                      <c:pt idx="3348" formatCode="General">
                        <c:v>309.45400000000001</c:v>
                      </c:pt>
                      <c:pt idx="3349" formatCode="General">
                        <c:v>310.45400000000001</c:v>
                      </c:pt>
                      <c:pt idx="3350" formatCode="General">
                        <c:v>311.45400000000001</c:v>
                      </c:pt>
                      <c:pt idx="3351" formatCode="General">
                        <c:v>311.75599999999997</c:v>
                      </c:pt>
                      <c:pt idx="3352" formatCode="General">
                        <c:v>311.75599999999997</c:v>
                      </c:pt>
                      <c:pt idx="3353" formatCode="General">
                        <c:v>311.76600000000002</c:v>
                      </c:pt>
                      <c:pt idx="3354" formatCode="General">
                        <c:v>311.77600000000001</c:v>
                      </c:pt>
                      <c:pt idx="3355" formatCode="General">
                        <c:v>311.786</c:v>
                      </c:pt>
                      <c:pt idx="3356" formatCode="General">
                        <c:v>311.79599999999999</c:v>
                      </c:pt>
                      <c:pt idx="3357" formatCode="General">
                        <c:v>311.80599999999998</c:v>
                      </c:pt>
                      <c:pt idx="3358" formatCode="General">
                        <c:v>311.81599999999997</c:v>
                      </c:pt>
                      <c:pt idx="3359" formatCode="General">
                        <c:v>311.82600000000002</c:v>
                      </c:pt>
                      <c:pt idx="3360" formatCode="General">
                        <c:v>311.83600000000001</c:v>
                      </c:pt>
                      <c:pt idx="3361" formatCode="General">
                        <c:v>311.846</c:v>
                      </c:pt>
                      <c:pt idx="3362" formatCode="General">
                        <c:v>311.85599999999999</c:v>
                      </c:pt>
                      <c:pt idx="3363" formatCode="General">
                        <c:v>311.86599999999999</c:v>
                      </c:pt>
                      <c:pt idx="3364" formatCode="General">
                        <c:v>311.87599999999998</c:v>
                      </c:pt>
                      <c:pt idx="3365" formatCode="General">
                        <c:v>311.88600000000002</c:v>
                      </c:pt>
                      <c:pt idx="3366" formatCode="General">
                        <c:v>311.89600000000002</c:v>
                      </c:pt>
                      <c:pt idx="3367" formatCode="General">
                        <c:v>311.90600000000001</c:v>
                      </c:pt>
                      <c:pt idx="3368" formatCode="General">
                        <c:v>311.916</c:v>
                      </c:pt>
                      <c:pt idx="3369" formatCode="General">
                        <c:v>311.92599999999999</c:v>
                      </c:pt>
                      <c:pt idx="3370" formatCode="General">
                        <c:v>311.93599999999998</c:v>
                      </c:pt>
                      <c:pt idx="3371" formatCode="General">
                        <c:v>311.94600000000003</c:v>
                      </c:pt>
                      <c:pt idx="3372" formatCode="General">
                        <c:v>311.95600000000002</c:v>
                      </c:pt>
                      <c:pt idx="3373" formatCode="General">
                        <c:v>311.96600000000001</c:v>
                      </c:pt>
                      <c:pt idx="3374" formatCode="General">
                        <c:v>311.976</c:v>
                      </c:pt>
                      <c:pt idx="3375" formatCode="General">
                        <c:v>311.98599999999999</c:v>
                      </c:pt>
                      <c:pt idx="3376" formatCode="General">
                        <c:v>311.99599999999998</c:v>
                      </c:pt>
                      <c:pt idx="3377" formatCode="General">
                        <c:v>312.00599999999997</c:v>
                      </c:pt>
                      <c:pt idx="3378" formatCode="General">
                        <c:v>312.01600000000002</c:v>
                      </c:pt>
                      <c:pt idx="3379" formatCode="General">
                        <c:v>312.02600000000001</c:v>
                      </c:pt>
                      <c:pt idx="3380" formatCode="General">
                        <c:v>312.036</c:v>
                      </c:pt>
                      <c:pt idx="3381" formatCode="General">
                        <c:v>312.04599999999999</c:v>
                      </c:pt>
                      <c:pt idx="3382" formatCode="General">
                        <c:v>312.05599999999998</c:v>
                      </c:pt>
                      <c:pt idx="3383" formatCode="General">
                        <c:v>312.06599999999997</c:v>
                      </c:pt>
                      <c:pt idx="3384" formatCode="General">
                        <c:v>312.07600000000002</c:v>
                      </c:pt>
                      <c:pt idx="3385" formatCode="General">
                        <c:v>312.08600000000001</c:v>
                      </c:pt>
                      <c:pt idx="3386" formatCode="General">
                        <c:v>312.096</c:v>
                      </c:pt>
                      <c:pt idx="3387" formatCode="General">
                        <c:v>312.10599999999999</c:v>
                      </c:pt>
                      <c:pt idx="3388" formatCode="General">
                        <c:v>312.11599999999999</c:v>
                      </c:pt>
                      <c:pt idx="3389" formatCode="General">
                        <c:v>312.12599999999998</c:v>
                      </c:pt>
                      <c:pt idx="3390" formatCode="General">
                        <c:v>312.13600000000002</c:v>
                      </c:pt>
                      <c:pt idx="3391" formatCode="General">
                        <c:v>312.14600000000002</c:v>
                      </c:pt>
                      <c:pt idx="3392" formatCode="General">
                        <c:v>312.15600000000001</c:v>
                      </c:pt>
                      <c:pt idx="3393" formatCode="General">
                        <c:v>312.166</c:v>
                      </c:pt>
                      <c:pt idx="3394" formatCode="General">
                        <c:v>312.17599999999999</c:v>
                      </c:pt>
                      <c:pt idx="3395" formatCode="General">
                        <c:v>312.18599999999998</c:v>
                      </c:pt>
                      <c:pt idx="3396" formatCode="General">
                        <c:v>312.19600000000003</c:v>
                      </c:pt>
                      <c:pt idx="3397" formatCode="General">
                        <c:v>312.20600000000002</c:v>
                      </c:pt>
                      <c:pt idx="3398" formatCode="General">
                        <c:v>312.21600000000001</c:v>
                      </c:pt>
                      <c:pt idx="3399" formatCode="General">
                        <c:v>312.226</c:v>
                      </c:pt>
                      <c:pt idx="3400" formatCode="General">
                        <c:v>312.23599999999999</c:v>
                      </c:pt>
                      <c:pt idx="3401" formatCode="General">
                        <c:v>312.24599999999998</c:v>
                      </c:pt>
                      <c:pt idx="3402" formatCode="General">
                        <c:v>312.25599999999997</c:v>
                      </c:pt>
                      <c:pt idx="3403" formatCode="General">
                        <c:v>312.26600000000002</c:v>
                      </c:pt>
                      <c:pt idx="3404" formatCode="General">
                        <c:v>312.27600000000001</c:v>
                      </c:pt>
                      <c:pt idx="3405" formatCode="General">
                        <c:v>312.286</c:v>
                      </c:pt>
                      <c:pt idx="3406" formatCode="General">
                        <c:v>312.29599999999999</c:v>
                      </c:pt>
                      <c:pt idx="3407" formatCode="General">
                        <c:v>312.30599999999998</c:v>
                      </c:pt>
                      <c:pt idx="3408" formatCode="General">
                        <c:v>312.31599999999997</c:v>
                      </c:pt>
                      <c:pt idx="3409" formatCode="General">
                        <c:v>312.32600000000002</c:v>
                      </c:pt>
                      <c:pt idx="3410" formatCode="General">
                        <c:v>312.33600000000001</c:v>
                      </c:pt>
                      <c:pt idx="3411" formatCode="General">
                        <c:v>312.346</c:v>
                      </c:pt>
                      <c:pt idx="3412" formatCode="General">
                        <c:v>312.35599999999999</c:v>
                      </c:pt>
                      <c:pt idx="3413" formatCode="General">
                        <c:v>312.36599999999999</c:v>
                      </c:pt>
                      <c:pt idx="3414" formatCode="General">
                        <c:v>312.37599999999998</c:v>
                      </c:pt>
                      <c:pt idx="3415" formatCode="General">
                        <c:v>312.38600000000002</c:v>
                      </c:pt>
                      <c:pt idx="3416" formatCode="General">
                        <c:v>312.39600000000002</c:v>
                      </c:pt>
                      <c:pt idx="3417" formatCode="General">
                        <c:v>312.40600000000001</c:v>
                      </c:pt>
                      <c:pt idx="3418" formatCode="General">
                        <c:v>312.416</c:v>
                      </c:pt>
                      <c:pt idx="3419" formatCode="General">
                        <c:v>312.42599999999999</c:v>
                      </c:pt>
                      <c:pt idx="3420" formatCode="General">
                        <c:v>312.43599999999998</c:v>
                      </c:pt>
                      <c:pt idx="3421" formatCode="General">
                        <c:v>312.44600000000003</c:v>
                      </c:pt>
                      <c:pt idx="3422" formatCode="General">
                        <c:v>312.45600000000002</c:v>
                      </c:pt>
                      <c:pt idx="3423" formatCode="General">
                        <c:v>312.46600000000001</c:v>
                      </c:pt>
                      <c:pt idx="3424" formatCode="General">
                        <c:v>312.476</c:v>
                      </c:pt>
                      <c:pt idx="3425" formatCode="General">
                        <c:v>312.48599999999999</c:v>
                      </c:pt>
                      <c:pt idx="3426" formatCode="General">
                        <c:v>312.49599999999998</c:v>
                      </c:pt>
                      <c:pt idx="3427" formatCode="General">
                        <c:v>312.50599999999997</c:v>
                      </c:pt>
                      <c:pt idx="3428" formatCode="General">
                        <c:v>312.51600000000002</c:v>
                      </c:pt>
                      <c:pt idx="3429" formatCode="General">
                        <c:v>312.52600000000001</c:v>
                      </c:pt>
                      <c:pt idx="3430" formatCode="General">
                        <c:v>312.536</c:v>
                      </c:pt>
                      <c:pt idx="3431" formatCode="General">
                        <c:v>312.54599999999999</c:v>
                      </c:pt>
                      <c:pt idx="3432" formatCode="General">
                        <c:v>312.55599999999998</c:v>
                      </c:pt>
                      <c:pt idx="3433" formatCode="General">
                        <c:v>312.56599999999997</c:v>
                      </c:pt>
                      <c:pt idx="3434" formatCode="General">
                        <c:v>312.57600000000002</c:v>
                      </c:pt>
                      <c:pt idx="3435" formatCode="General">
                        <c:v>312.58600000000001</c:v>
                      </c:pt>
                      <c:pt idx="3436" formatCode="General">
                        <c:v>312.596</c:v>
                      </c:pt>
                      <c:pt idx="3437" formatCode="General">
                        <c:v>312.60599999999999</c:v>
                      </c:pt>
                      <c:pt idx="3438" formatCode="General">
                        <c:v>312.61599999999999</c:v>
                      </c:pt>
                      <c:pt idx="3439" formatCode="General">
                        <c:v>312.62599999999998</c:v>
                      </c:pt>
                      <c:pt idx="3440" formatCode="General">
                        <c:v>312.63600000000002</c:v>
                      </c:pt>
                      <c:pt idx="3441" formatCode="General">
                        <c:v>312.64600000000002</c:v>
                      </c:pt>
                      <c:pt idx="3442" formatCode="General">
                        <c:v>312.65600000000001</c:v>
                      </c:pt>
                      <c:pt idx="3443" formatCode="General">
                        <c:v>312.666</c:v>
                      </c:pt>
                      <c:pt idx="3444" formatCode="General">
                        <c:v>312.67599999999999</c:v>
                      </c:pt>
                      <c:pt idx="3445" formatCode="General">
                        <c:v>312.68599999999998</c:v>
                      </c:pt>
                      <c:pt idx="3446" formatCode="General">
                        <c:v>312.69600000000003</c:v>
                      </c:pt>
                      <c:pt idx="3447" formatCode="General">
                        <c:v>312.70600000000002</c:v>
                      </c:pt>
                      <c:pt idx="3448" formatCode="General">
                        <c:v>312.71600000000001</c:v>
                      </c:pt>
                      <c:pt idx="3449" formatCode="General">
                        <c:v>312.726</c:v>
                      </c:pt>
                      <c:pt idx="3450" formatCode="General">
                        <c:v>312.73599999999999</c:v>
                      </c:pt>
                      <c:pt idx="3451" formatCode="General">
                        <c:v>312.74599999999998</c:v>
                      </c:pt>
                      <c:pt idx="3452" formatCode="General">
                        <c:v>312.75599999999997</c:v>
                      </c:pt>
                      <c:pt idx="3453" formatCode="General">
                        <c:v>312.76600000000002</c:v>
                      </c:pt>
                      <c:pt idx="3454" formatCode="General">
                        <c:v>312.77600000000001</c:v>
                      </c:pt>
                      <c:pt idx="3455" formatCode="General">
                        <c:v>312.786</c:v>
                      </c:pt>
                      <c:pt idx="3456" formatCode="General">
                        <c:v>312.79599999999999</c:v>
                      </c:pt>
                      <c:pt idx="3457" formatCode="General">
                        <c:v>312.80599999999998</c:v>
                      </c:pt>
                      <c:pt idx="3458" formatCode="General">
                        <c:v>312.81599999999997</c:v>
                      </c:pt>
                      <c:pt idx="3459" formatCode="General">
                        <c:v>312.82600000000002</c:v>
                      </c:pt>
                      <c:pt idx="3460" formatCode="General">
                        <c:v>312.83600000000001</c:v>
                      </c:pt>
                      <c:pt idx="3461" formatCode="General">
                        <c:v>312.846</c:v>
                      </c:pt>
                      <c:pt idx="3462" formatCode="General">
                        <c:v>312.85599999999999</c:v>
                      </c:pt>
                      <c:pt idx="3463" formatCode="General">
                        <c:v>312.86599999999999</c:v>
                      </c:pt>
                      <c:pt idx="3464" formatCode="General">
                        <c:v>312.87599999999998</c:v>
                      </c:pt>
                      <c:pt idx="3465" formatCode="General">
                        <c:v>312.88600000000002</c:v>
                      </c:pt>
                      <c:pt idx="3466" formatCode="General">
                        <c:v>312.89600000000002</c:v>
                      </c:pt>
                      <c:pt idx="3467" formatCode="General">
                        <c:v>312.90600000000001</c:v>
                      </c:pt>
                      <c:pt idx="3468" formatCode="General">
                        <c:v>312.916</c:v>
                      </c:pt>
                      <c:pt idx="3469" formatCode="General">
                        <c:v>312.92599999999999</c:v>
                      </c:pt>
                      <c:pt idx="3470" formatCode="General">
                        <c:v>312.93599999999998</c:v>
                      </c:pt>
                      <c:pt idx="3471" formatCode="General">
                        <c:v>312.94600000000003</c:v>
                      </c:pt>
                      <c:pt idx="3472" formatCode="General">
                        <c:v>312.95600000000002</c:v>
                      </c:pt>
                      <c:pt idx="3473" formatCode="General">
                        <c:v>312.96600000000001</c:v>
                      </c:pt>
                      <c:pt idx="3474" formatCode="General">
                        <c:v>312.976</c:v>
                      </c:pt>
                      <c:pt idx="3475" formatCode="General">
                        <c:v>312.98599999999999</c:v>
                      </c:pt>
                      <c:pt idx="3476" formatCode="General">
                        <c:v>312.99599999999998</c:v>
                      </c:pt>
                      <c:pt idx="3477" formatCode="General">
                        <c:v>313.00599999999997</c:v>
                      </c:pt>
                      <c:pt idx="3478" formatCode="General">
                        <c:v>313.01600000000002</c:v>
                      </c:pt>
                      <c:pt idx="3479" formatCode="General">
                        <c:v>313.02600000000001</c:v>
                      </c:pt>
                      <c:pt idx="3480" formatCode="General">
                        <c:v>313.036</c:v>
                      </c:pt>
                      <c:pt idx="3481" formatCode="General">
                        <c:v>313.04599999999999</c:v>
                      </c:pt>
                      <c:pt idx="3482" formatCode="General">
                        <c:v>313.05599999999998</c:v>
                      </c:pt>
                      <c:pt idx="3483" formatCode="General">
                        <c:v>313.06599999999997</c:v>
                      </c:pt>
                      <c:pt idx="3484" formatCode="General">
                        <c:v>313.07600000000002</c:v>
                      </c:pt>
                      <c:pt idx="3485" formatCode="General">
                        <c:v>313.08600000000001</c:v>
                      </c:pt>
                      <c:pt idx="3486" formatCode="General">
                        <c:v>313.096</c:v>
                      </c:pt>
                      <c:pt idx="3487" formatCode="General">
                        <c:v>313.10599999999999</c:v>
                      </c:pt>
                      <c:pt idx="3488" formatCode="General">
                        <c:v>313.11599999999999</c:v>
                      </c:pt>
                      <c:pt idx="3489" formatCode="General">
                        <c:v>313.12599999999998</c:v>
                      </c:pt>
                      <c:pt idx="3490" formatCode="General">
                        <c:v>313.13600000000002</c:v>
                      </c:pt>
                      <c:pt idx="3491" formatCode="General">
                        <c:v>313.14600000000002</c:v>
                      </c:pt>
                      <c:pt idx="3492" formatCode="General">
                        <c:v>313.15600000000001</c:v>
                      </c:pt>
                      <c:pt idx="3493" formatCode="General">
                        <c:v>313.166</c:v>
                      </c:pt>
                      <c:pt idx="3494" formatCode="General">
                        <c:v>313.17599999999999</c:v>
                      </c:pt>
                      <c:pt idx="3495" formatCode="General">
                        <c:v>313.18599999999998</c:v>
                      </c:pt>
                      <c:pt idx="3496" formatCode="General">
                        <c:v>313.19600000000003</c:v>
                      </c:pt>
                      <c:pt idx="3497" formatCode="General">
                        <c:v>313.20600000000002</c:v>
                      </c:pt>
                      <c:pt idx="3498" formatCode="General">
                        <c:v>313.21600000000001</c:v>
                      </c:pt>
                      <c:pt idx="3499" formatCode="General">
                        <c:v>313.226</c:v>
                      </c:pt>
                      <c:pt idx="3500" formatCode="General">
                        <c:v>313.23599999999999</c:v>
                      </c:pt>
                      <c:pt idx="3501" formatCode="General">
                        <c:v>313.24599999999998</c:v>
                      </c:pt>
                      <c:pt idx="3502" formatCode="General">
                        <c:v>313.25599999999997</c:v>
                      </c:pt>
                      <c:pt idx="3503" formatCode="General">
                        <c:v>313.26600000000002</c:v>
                      </c:pt>
                      <c:pt idx="3504" formatCode="General">
                        <c:v>313.27600000000001</c:v>
                      </c:pt>
                      <c:pt idx="3505" formatCode="General">
                        <c:v>313.286</c:v>
                      </c:pt>
                      <c:pt idx="3506" formatCode="General">
                        <c:v>313.29599999999999</c:v>
                      </c:pt>
                      <c:pt idx="3507" formatCode="General">
                        <c:v>313.30599999999998</c:v>
                      </c:pt>
                      <c:pt idx="3508" formatCode="General">
                        <c:v>313.31599999999997</c:v>
                      </c:pt>
                      <c:pt idx="3509" formatCode="General">
                        <c:v>313.32600000000002</c:v>
                      </c:pt>
                      <c:pt idx="3510" formatCode="General">
                        <c:v>313.33600000000001</c:v>
                      </c:pt>
                      <c:pt idx="3511" formatCode="General">
                        <c:v>313.346</c:v>
                      </c:pt>
                      <c:pt idx="3512" formatCode="General">
                        <c:v>313.35599999999999</c:v>
                      </c:pt>
                      <c:pt idx="3513" formatCode="General">
                        <c:v>313.36599999999999</c:v>
                      </c:pt>
                      <c:pt idx="3514" formatCode="General">
                        <c:v>313.37599999999998</c:v>
                      </c:pt>
                      <c:pt idx="3515" formatCode="General">
                        <c:v>313.38600000000002</c:v>
                      </c:pt>
                      <c:pt idx="3516" formatCode="General">
                        <c:v>313.39600000000002</c:v>
                      </c:pt>
                      <c:pt idx="3517" formatCode="General">
                        <c:v>313.40600000000001</c:v>
                      </c:pt>
                      <c:pt idx="3518" formatCode="General">
                        <c:v>313.416</c:v>
                      </c:pt>
                      <c:pt idx="3519" formatCode="General">
                        <c:v>313.42599999999999</c:v>
                      </c:pt>
                      <c:pt idx="3520" formatCode="General">
                        <c:v>313.43599999999998</c:v>
                      </c:pt>
                      <c:pt idx="3521" formatCode="General">
                        <c:v>313.44600000000003</c:v>
                      </c:pt>
                      <c:pt idx="3522" formatCode="General">
                        <c:v>313.45600000000002</c:v>
                      </c:pt>
                      <c:pt idx="3523" formatCode="General">
                        <c:v>313.46600000000001</c:v>
                      </c:pt>
                      <c:pt idx="3524" formatCode="General">
                        <c:v>313.476</c:v>
                      </c:pt>
                      <c:pt idx="3525" formatCode="General">
                        <c:v>313.48599999999999</c:v>
                      </c:pt>
                      <c:pt idx="3526" formatCode="General">
                        <c:v>313.49599999999998</c:v>
                      </c:pt>
                      <c:pt idx="3527" formatCode="General">
                        <c:v>313.50599999999997</c:v>
                      </c:pt>
                      <c:pt idx="3528" formatCode="General">
                        <c:v>313.51600000000002</c:v>
                      </c:pt>
                      <c:pt idx="3529" formatCode="General">
                        <c:v>313.52600000000001</c:v>
                      </c:pt>
                      <c:pt idx="3530" formatCode="General">
                        <c:v>313.536</c:v>
                      </c:pt>
                      <c:pt idx="3531" formatCode="General">
                        <c:v>313.54599999999999</c:v>
                      </c:pt>
                      <c:pt idx="3532" formatCode="General">
                        <c:v>313.55599999999998</c:v>
                      </c:pt>
                      <c:pt idx="3533" formatCode="General">
                        <c:v>313.56599999999997</c:v>
                      </c:pt>
                      <c:pt idx="3534" formatCode="General">
                        <c:v>313.57600000000002</c:v>
                      </c:pt>
                      <c:pt idx="3535" formatCode="General">
                        <c:v>313.58600000000001</c:v>
                      </c:pt>
                      <c:pt idx="3536" formatCode="General">
                        <c:v>313.596</c:v>
                      </c:pt>
                      <c:pt idx="3537" formatCode="General">
                        <c:v>313.60599999999999</c:v>
                      </c:pt>
                      <c:pt idx="3538" formatCode="General">
                        <c:v>313.61599999999999</c:v>
                      </c:pt>
                      <c:pt idx="3539" formatCode="General">
                        <c:v>313.62599999999998</c:v>
                      </c:pt>
                      <c:pt idx="3540" formatCode="General">
                        <c:v>313.63600000000002</c:v>
                      </c:pt>
                      <c:pt idx="3541" formatCode="General">
                        <c:v>313.64600000000002</c:v>
                      </c:pt>
                      <c:pt idx="3542" formatCode="General">
                        <c:v>313.65600000000001</c:v>
                      </c:pt>
                      <c:pt idx="3543" formatCode="General">
                        <c:v>313.666</c:v>
                      </c:pt>
                      <c:pt idx="3544" formatCode="General">
                        <c:v>313.67599999999999</c:v>
                      </c:pt>
                      <c:pt idx="3545" formatCode="General">
                        <c:v>313.68599999999998</c:v>
                      </c:pt>
                      <c:pt idx="3546" formatCode="General">
                        <c:v>313.69600000000003</c:v>
                      </c:pt>
                      <c:pt idx="3547" formatCode="General">
                        <c:v>313.70600000000002</c:v>
                      </c:pt>
                      <c:pt idx="3548" formatCode="General">
                        <c:v>313.71600000000001</c:v>
                      </c:pt>
                      <c:pt idx="3549" formatCode="General">
                        <c:v>313.726</c:v>
                      </c:pt>
                      <c:pt idx="3550" formatCode="General">
                        <c:v>313.73599999999999</c:v>
                      </c:pt>
                      <c:pt idx="3551" formatCode="General">
                        <c:v>313.74599999999998</c:v>
                      </c:pt>
                      <c:pt idx="3552" formatCode="General">
                        <c:v>313.75599999999997</c:v>
                      </c:pt>
                      <c:pt idx="3553" formatCode="General">
                        <c:v>313.76600000000002</c:v>
                      </c:pt>
                      <c:pt idx="3554" formatCode="General">
                        <c:v>313.77600000000001</c:v>
                      </c:pt>
                      <c:pt idx="3555" formatCode="General">
                        <c:v>313.786</c:v>
                      </c:pt>
                      <c:pt idx="3556" formatCode="General">
                        <c:v>313.79599999999999</c:v>
                      </c:pt>
                      <c:pt idx="3557" formatCode="General">
                        <c:v>313.80599999999998</c:v>
                      </c:pt>
                      <c:pt idx="3558" formatCode="General">
                        <c:v>313.81599999999997</c:v>
                      </c:pt>
                      <c:pt idx="3559" formatCode="General">
                        <c:v>313.82600000000002</c:v>
                      </c:pt>
                      <c:pt idx="3560" formatCode="General">
                        <c:v>313.83600000000001</c:v>
                      </c:pt>
                      <c:pt idx="3561" formatCode="General">
                        <c:v>313.846</c:v>
                      </c:pt>
                      <c:pt idx="3562" formatCode="General">
                        <c:v>313.85599999999999</c:v>
                      </c:pt>
                      <c:pt idx="3563" formatCode="General">
                        <c:v>313.86599999999999</c:v>
                      </c:pt>
                      <c:pt idx="3564" formatCode="General">
                        <c:v>313.87599999999998</c:v>
                      </c:pt>
                      <c:pt idx="3565" formatCode="General">
                        <c:v>313.88600000000002</c:v>
                      </c:pt>
                      <c:pt idx="3566" formatCode="General">
                        <c:v>313.89600000000002</c:v>
                      </c:pt>
                      <c:pt idx="3567" formatCode="General">
                        <c:v>313.90600000000001</c:v>
                      </c:pt>
                      <c:pt idx="3568" formatCode="General">
                        <c:v>313.916</c:v>
                      </c:pt>
                      <c:pt idx="3569" formatCode="General">
                        <c:v>313.92599999999999</c:v>
                      </c:pt>
                      <c:pt idx="3570" formatCode="General">
                        <c:v>313.93599999999998</c:v>
                      </c:pt>
                      <c:pt idx="3571" formatCode="General">
                        <c:v>313.94600000000003</c:v>
                      </c:pt>
                      <c:pt idx="3572" formatCode="General">
                        <c:v>313.95600000000002</c:v>
                      </c:pt>
                      <c:pt idx="3573" formatCode="General">
                        <c:v>313.96600000000001</c:v>
                      </c:pt>
                      <c:pt idx="3574" formatCode="General">
                        <c:v>313.976</c:v>
                      </c:pt>
                      <c:pt idx="3575" formatCode="General">
                        <c:v>313.98599999999999</c:v>
                      </c:pt>
                      <c:pt idx="3576" formatCode="General">
                        <c:v>313.99599999999998</c:v>
                      </c:pt>
                      <c:pt idx="3577" formatCode="General">
                        <c:v>314.00599999999997</c:v>
                      </c:pt>
                      <c:pt idx="3578" formatCode="General">
                        <c:v>314.01600000000002</c:v>
                      </c:pt>
                      <c:pt idx="3579" formatCode="General">
                        <c:v>314.02600000000001</c:v>
                      </c:pt>
                      <c:pt idx="3580" formatCode="General">
                        <c:v>314.036</c:v>
                      </c:pt>
                      <c:pt idx="3581" formatCode="General">
                        <c:v>314.04599999999999</c:v>
                      </c:pt>
                      <c:pt idx="3582" formatCode="General">
                        <c:v>314.05599999999998</c:v>
                      </c:pt>
                      <c:pt idx="3583" formatCode="General">
                        <c:v>314.06599999999997</c:v>
                      </c:pt>
                      <c:pt idx="3584" formatCode="General">
                        <c:v>314.07600000000002</c:v>
                      </c:pt>
                      <c:pt idx="3585" formatCode="General">
                        <c:v>314.08600000000001</c:v>
                      </c:pt>
                      <c:pt idx="3586" formatCode="General">
                        <c:v>314.096</c:v>
                      </c:pt>
                      <c:pt idx="3587" formatCode="General">
                        <c:v>314.10599999999999</c:v>
                      </c:pt>
                      <c:pt idx="3588" formatCode="General">
                        <c:v>314.11599999999999</c:v>
                      </c:pt>
                      <c:pt idx="3589" formatCode="General">
                        <c:v>314.12599999999998</c:v>
                      </c:pt>
                      <c:pt idx="3590" formatCode="General">
                        <c:v>314.13600000000002</c:v>
                      </c:pt>
                      <c:pt idx="3591" formatCode="General">
                        <c:v>314.14600000000002</c:v>
                      </c:pt>
                      <c:pt idx="3592" formatCode="General">
                        <c:v>314.15600000000001</c:v>
                      </c:pt>
                      <c:pt idx="3593" formatCode="General">
                        <c:v>314.166</c:v>
                      </c:pt>
                      <c:pt idx="3594" formatCode="General">
                        <c:v>314.17599999999999</c:v>
                      </c:pt>
                      <c:pt idx="3595" formatCode="General">
                        <c:v>314.18599999999998</c:v>
                      </c:pt>
                      <c:pt idx="3596" formatCode="General">
                        <c:v>314.19600000000003</c:v>
                      </c:pt>
                      <c:pt idx="3597" formatCode="General">
                        <c:v>314.20600000000002</c:v>
                      </c:pt>
                      <c:pt idx="3598" formatCode="General">
                        <c:v>314.21600000000001</c:v>
                      </c:pt>
                      <c:pt idx="3599" formatCode="General">
                        <c:v>314.226</c:v>
                      </c:pt>
                      <c:pt idx="3600" formatCode="General">
                        <c:v>314.23599999999999</c:v>
                      </c:pt>
                      <c:pt idx="3601" formatCode="General">
                        <c:v>314.24599999999998</c:v>
                      </c:pt>
                      <c:pt idx="3602" formatCode="General">
                        <c:v>314.25599999999997</c:v>
                      </c:pt>
                      <c:pt idx="3603" formatCode="General">
                        <c:v>314.26600000000002</c:v>
                      </c:pt>
                      <c:pt idx="3604" formatCode="General">
                        <c:v>314.27600000000001</c:v>
                      </c:pt>
                      <c:pt idx="3605" formatCode="General">
                        <c:v>314.286</c:v>
                      </c:pt>
                      <c:pt idx="3606" formatCode="General">
                        <c:v>314.29599999999999</c:v>
                      </c:pt>
                      <c:pt idx="3607" formatCode="General">
                        <c:v>314.30599999999998</c:v>
                      </c:pt>
                      <c:pt idx="3608" formatCode="General">
                        <c:v>314.31599999999997</c:v>
                      </c:pt>
                      <c:pt idx="3609" formatCode="General">
                        <c:v>314.32600000000002</c:v>
                      </c:pt>
                      <c:pt idx="3610" formatCode="General">
                        <c:v>314.33600000000001</c:v>
                      </c:pt>
                      <c:pt idx="3611" formatCode="General">
                        <c:v>314.346</c:v>
                      </c:pt>
                      <c:pt idx="3612" formatCode="General">
                        <c:v>314.35599999999999</c:v>
                      </c:pt>
                      <c:pt idx="3613" formatCode="General">
                        <c:v>314.36599999999999</c:v>
                      </c:pt>
                      <c:pt idx="3614" formatCode="General">
                        <c:v>314.37599999999998</c:v>
                      </c:pt>
                      <c:pt idx="3615" formatCode="General">
                        <c:v>314.38600000000002</c:v>
                      </c:pt>
                      <c:pt idx="3616" formatCode="General">
                        <c:v>314.39600000000002</c:v>
                      </c:pt>
                      <c:pt idx="3617" formatCode="General">
                        <c:v>314.40600000000001</c:v>
                      </c:pt>
                      <c:pt idx="3618" formatCode="General">
                        <c:v>314.416</c:v>
                      </c:pt>
                      <c:pt idx="3619" formatCode="General">
                        <c:v>314.42599999999999</c:v>
                      </c:pt>
                      <c:pt idx="3620" formatCode="General">
                        <c:v>314.43599999999998</c:v>
                      </c:pt>
                      <c:pt idx="3621" formatCode="General">
                        <c:v>314.44600000000003</c:v>
                      </c:pt>
                      <c:pt idx="3622" formatCode="General">
                        <c:v>314.45600000000002</c:v>
                      </c:pt>
                      <c:pt idx="3623" formatCode="General">
                        <c:v>314.46600000000001</c:v>
                      </c:pt>
                      <c:pt idx="3624" formatCode="General">
                        <c:v>314.476</c:v>
                      </c:pt>
                      <c:pt idx="3625" formatCode="General">
                        <c:v>314.48599999999999</c:v>
                      </c:pt>
                      <c:pt idx="3626" formatCode="General">
                        <c:v>314.49599999999998</c:v>
                      </c:pt>
                      <c:pt idx="3627" formatCode="General">
                        <c:v>314.50599999999997</c:v>
                      </c:pt>
                      <c:pt idx="3628" formatCode="General">
                        <c:v>314.51600000000002</c:v>
                      </c:pt>
                      <c:pt idx="3629" formatCode="General">
                        <c:v>314.52600000000001</c:v>
                      </c:pt>
                      <c:pt idx="3630" formatCode="General">
                        <c:v>314.536</c:v>
                      </c:pt>
                      <c:pt idx="3631" formatCode="General">
                        <c:v>314.54599999999999</c:v>
                      </c:pt>
                      <c:pt idx="3632" formatCode="General">
                        <c:v>314.55599999999998</c:v>
                      </c:pt>
                      <c:pt idx="3633" formatCode="General">
                        <c:v>314.56599999999997</c:v>
                      </c:pt>
                      <c:pt idx="3634" formatCode="General">
                        <c:v>314.57600000000002</c:v>
                      </c:pt>
                      <c:pt idx="3635" formatCode="General">
                        <c:v>314.58600000000001</c:v>
                      </c:pt>
                      <c:pt idx="3636" formatCode="General">
                        <c:v>314.596</c:v>
                      </c:pt>
                      <c:pt idx="3637" formatCode="General">
                        <c:v>314.60599999999999</c:v>
                      </c:pt>
                      <c:pt idx="3638" formatCode="General">
                        <c:v>314.61599999999999</c:v>
                      </c:pt>
                      <c:pt idx="3639" formatCode="General">
                        <c:v>314.62599999999998</c:v>
                      </c:pt>
                      <c:pt idx="3640" formatCode="General">
                        <c:v>314.63600000000002</c:v>
                      </c:pt>
                      <c:pt idx="3641" formatCode="General">
                        <c:v>314.64600000000002</c:v>
                      </c:pt>
                      <c:pt idx="3642" formatCode="General">
                        <c:v>314.65600000000001</c:v>
                      </c:pt>
                      <c:pt idx="3643" formatCode="General">
                        <c:v>314.666</c:v>
                      </c:pt>
                      <c:pt idx="3644" formatCode="General">
                        <c:v>314.67599999999999</c:v>
                      </c:pt>
                      <c:pt idx="3645" formatCode="General">
                        <c:v>314.68599999999998</c:v>
                      </c:pt>
                      <c:pt idx="3646" formatCode="General">
                        <c:v>314.69600000000003</c:v>
                      </c:pt>
                      <c:pt idx="3647" formatCode="General">
                        <c:v>314.70600000000002</c:v>
                      </c:pt>
                      <c:pt idx="3648" formatCode="General">
                        <c:v>314.71600000000001</c:v>
                      </c:pt>
                      <c:pt idx="3649" formatCode="General">
                        <c:v>314.726</c:v>
                      </c:pt>
                      <c:pt idx="3650" formatCode="General">
                        <c:v>314.73599999999999</c:v>
                      </c:pt>
                      <c:pt idx="3651" formatCode="General">
                        <c:v>314.74599999999998</c:v>
                      </c:pt>
                      <c:pt idx="3652" formatCode="General">
                        <c:v>314.75599999999997</c:v>
                      </c:pt>
                      <c:pt idx="3653" formatCode="General">
                        <c:v>314.76600000000002</c:v>
                      </c:pt>
                      <c:pt idx="3654" formatCode="General">
                        <c:v>314.77600000000001</c:v>
                      </c:pt>
                      <c:pt idx="3655" formatCode="General">
                        <c:v>314.786</c:v>
                      </c:pt>
                      <c:pt idx="3656" formatCode="General">
                        <c:v>314.79599999999999</c:v>
                      </c:pt>
                      <c:pt idx="3657" formatCode="General">
                        <c:v>314.80599999999998</c:v>
                      </c:pt>
                      <c:pt idx="3658" formatCode="General">
                        <c:v>314.81599999999997</c:v>
                      </c:pt>
                      <c:pt idx="3659" formatCode="General">
                        <c:v>314.82600000000002</c:v>
                      </c:pt>
                      <c:pt idx="3660" formatCode="General">
                        <c:v>314.83600000000001</c:v>
                      </c:pt>
                      <c:pt idx="3661" formatCode="General">
                        <c:v>314.846</c:v>
                      </c:pt>
                      <c:pt idx="3662" formatCode="General">
                        <c:v>314.85599999999999</c:v>
                      </c:pt>
                      <c:pt idx="3663" formatCode="General">
                        <c:v>314.86599999999999</c:v>
                      </c:pt>
                      <c:pt idx="3664" formatCode="General">
                        <c:v>314.87599999999998</c:v>
                      </c:pt>
                      <c:pt idx="3665" formatCode="General">
                        <c:v>314.88600000000002</c:v>
                      </c:pt>
                      <c:pt idx="3666" formatCode="General">
                        <c:v>314.89600000000002</c:v>
                      </c:pt>
                      <c:pt idx="3667" formatCode="General">
                        <c:v>314.90600000000001</c:v>
                      </c:pt>
                      <c:pt idx="3668" formatCode="General">
                        <c:v>314.916</c:v>
                      </c:pt>
                      <c:pt idx="3669" formatCode="General">
                        <c:v>314.92599999999999</c:v>
                      </c:pt>
                      <c:pt idx="3670" formatCode="General">
                        <c:v>314.93599999999998</c:v>
                      </c:pt>
                      <c:pt idx="3671" formatCode="General">
                        <c:v>314.94600000000003</c:v>
                      </c:pt>
                      <c:pt idx="3672" formatCode="General">
                        <c:v>314.95600000000002</c:v>
                      </c:pt>
                      <c:pt idx="3673" formatCode="General">
                        <c:v>314.96600000000001</c:v>
                      </c:pt>
                      <c:pt idx="3674" formatCode="General">
                        <c:v>314.976</c:v>
                      </c:pt>
                      <c:pt idx="3675" formatCode="General">
                        <c:v>314.98599999999999</c:v>
                      </c:pt>
                      <c:pt idx="3676" formatCode="General">
                        <c:v>314.99599999999998</c:v>
                      </c:pt>
                      <c:pt idx="3677" formatCode="General">
                        <c:v>315.00599999999997</c:v>
                      </c:pt>
                      <c:pt idx="3678" formatCode="General">
                        <c:v>315.01600000000002</c:v>
                      </c:pt>
                      <c:pt idx="3679" formatCode="General">
                        <c:v>315.02600000000001</c:v>
                      </c:pt>
                      <c:pt idx="3680" formatCode="General">
                        <c:v>315.036</c:v>
                      </c:pt>
                      <c:pt idx="3681" formatCode="General">
                        <c:v>315.04599999999999</c:v>
                      </c:pt>
                      <c:pt idx="3682" formatCode="General">
                        <c:v>315.05599999999998</c:v>
                      </c:pt>
                      <c:pt idx="3683" formatCode="General">
                        <c:v>315.06599999999997</c:v>
                      </c:pt>
                      <c:pt idx="3684" formatCode="General">
                        <c:v>315.07600000000002</c:v>
                      </c:pt>
                      <c:pt idx="3685" formatCode="General">
                        <c:v>315.08600000000001</c:v>
                      </c:pt>
                      <c:pt idx="3686" formatCode="General">
                        <c:v>315.096</c:v>
                      </c:pt>
                      <c:pt idx="3687" formatCode="General">
                        <c:v>315.10599999999999</c:v>
                      </c:pt>
                      <c:pt idx="3688" formatCode="General">
                        <c:v>315.11599999999999</c:v>
                      </c:pt>
                      <c:pt idx="3689" formatCode="General">
                        <c:v>315.12599999999998</c:v>
                      </c:pt>
                      <c:pt idx="3690" formatCode="General">
                        <c:v>315.13600000000002</c:v>
                      </c:pt>
                      <c:pt idx="3691" formatCode="General">
                        <c:v>315.14600000000002</c:v>
                      </c:pt>
                      <c:pt idx="3692" formatCode="General">
                        <c:v>315.15600000000001</c:v>
                      </c:pt>
                      <c:pt idx="3693" formatCode="General">
                        <c:v>315.166</c:v>
                      </c:pt>
                      <c:pt idx="3694" formatCode="General">
                        <c:v>315.17599999999999</c:v>
                      </c:pt>
                      <c:pt idx="3695" formatCode="General">
                        <c:v>315.18599999999998</c:v>
                      </c:pt>
                      <c:pt idx="3696" formatCode="General">
                        <c:v>315.19600000000003</c:v>
                      </c:pt>
                      <c:pt idx="3697" formatCode="General">
                        <c:v>315.20600000000002</c:v>
                      </c:pt>
                      <c:pt idx="3698" formatCode="General">
                        <c:v>315.21600000000001</c:v>
                      </c:pt>
                      <c:pt idx="3699" formatCode="General">
                        <c:v>315.226</c:v>
                      </c:pt>
                      <c:pt idx="3700" formatCode="General">
                        <c:v>315.23599999999999</c:v>
                      </c:pt>
                      <c:pt idx="3701" formatCode="General">
                        <c:v>315.24599999999998</c:v>
                      </c:pt>
                      <c:pt idx="3702" formatCode="General">
                        <c:v>315.25599999999997</c:v>
                      </c:pt>
                      <c:pt idx="3703" formatCode="General">
                        <c:v>315.26600000000002</c:v>
                      </c:pt>
                      <c:pt idx="3704" formatCode="General">
                        <c:v>315.27600000000001</c:v>
                      </c:pt>
                      <c:pt idx="3705" formatCode="General">
                        <c:v>315.286</c:v>
                      </c:pt>
                      <c:pt idx="3706" formatCode="General">
                        <c:v>315.29599999999999</c:v>
                      </c:pt>
                      <c:pt idx="3707" formatCode="General">
                        <c:v>315.30599999999998</c:v>
                      </c:pt>
                      <c:pt idx="3708" formatCode="General">
                        <c:v>315.31599999999997</c:v>
                      </c:pt>
                      <c:pt idx="3709" formatCode="General">
                        <c:v>315.32600000000002</c:v>
                      </c:pt>
                      <c:pt idx="3710" formatCode="General">
                        <c:v>315.33600000000001</c:v>
                      </c:pt>
                      <c:pt idx="3711" formatCode="General">
                        <c:v>315.346</c:v>
                      </c:pt>
                      <c:pt idx="3712" formatCode="General">
                        <c:v>315.35599999999999</c:v>
                      </c:pt>
                      <c:pt idx="3713" formatCode="General">
                        <c:v>315.36599999999999</c:v>
                      </c:pt>
                      <c:pt idx="3714" formatCode="General">
                        <c:v>315.37599999999998</c:v>
                      </c:pt>
                      <c:pt idx="3715" formatCode="General">
                        <c:v>315.38600000000002</c:v>
                      </c:pt>
                      <c:pt idx="3716" formatCode="General">
                        <c:v>315.39600000000002</c:v>
                      </c:pt>
                      <c:pt idx="3717" formatCode="General">
                        <c:v>315.40600000000001</c:v>
                      </c:pt>
                      <c:pt idx="3718" formatCode="General">
                        <c:v>315.416</c:v>
                      </c:pt>
                      <c:pt idx="3719" formatCode="General">
                        <c:v>315.42599999999999</c:v>
                      </c:pt>
                      <c:pt idx="3720" formatCode="General">
                        <c:v>315.43599999999998</c:v>
                      </c:pt>
                      <c:pt idx="3721" formatCode="General">
                        <c:v>315.44600000000003</c:v>
                      </c:pt>
                      <c:pt idx="3722" formatCode="General">
                        <c:v>315.45600000000002</c:v>
                      </c:pt>
                      <c:pt idx="3723" formatCode="General">
                        <c:v>315.46600000000001</c:v>
                      </c:pt>
                      <c:pt idx="3724" formatCode="General">
                        <c:v>315.476</c:v>
                      </c:pt>
                      <c:pt idx="3725" formatCode="General">
                        <c:v>315.48599999999999</c:v>
                      </c:pt>
                      <c:pt idx="3726" formatCode="General">
                        <c:v>315.49599999999998</c:v>
                      </c:pt>
                      <c:pt idx="3727" formatCode="General">
                        <c:v>315.50599999999997</c:v>
                      </c:pt>
                      <c:pt idx="3728" formatCode="General">
                        <c:v>315.51600000000002</c:v>
                      </c:pt>
                      <c:pt idx="3729" formatCode="General">
                        <c:v>315.52600000000001</c:v>
                      </c:pt>
                      <c:pt idx="3730" formatCode="General">
                        <c:v>315.536</c:v>
                      </c:pt>
                      <c:pt idx="3731" formatCode="General">
                        <c:v>315.54599999999999</c:v>
                      </c:pt>
                      <c:pt idx="3732" formatCode="General">
                        <c:v>315.55599999999998</c:v>
                      </c:pt>
                      <c:pt idx="3733" formatCode="General">
                        <c:v>315.56599999999997</c:v>
                      </c:pt>
                      <c:pt idx="3734" formatCode="General">
                        <c:v>315.57600000000002</c:v>
                      </c:pt>
                      <c:pt idx="3735" formatCode="General">
                        <c:v>315.58600000000001</c:v>
                      </c:pt>
                      <c:pt idx="3736" formatCode="General">
                        <c:v>315.596</c:v>
                      </c:pt>
                      <c:pt idx="3737" formatCode="General">
                        <c:v>315.60599999999999</c:v>
                      </c:pt>
                      <c:pt idx="3738" formatCode="General">
                        <c:v>315.61599999999999</c:v>
                      </c:pt>
                      <c:pt idx="3739" formatCode="General">
                        <c:v>315.62599999999998</c:v>
                      </c:pt>
                      <c:pt idx="3740" formatCode="General">
                        <c:v>315.63600000000002</c:v>
                      </c:pt>
                      <c:pt idx="3741" formatCode="General">
                        <c:v>315.64600000000002</c:v>
                      </c:pt>
                      <c:pt idx="3742" formatCode="General">
                        <c:v>315.65600000000001</c:v>
                      </c:pt>
                      <c:pt idx="3743" formatCode="General">
                        <c:v>315.666</c:v>
                      </c:pt>
                      <c:pt idx="3744" formatCode="General">
                        <c:v>315.67599999999999</c:v>
                      </c:pt>
                      <c:pt idx="3745" formatCode="General">
                        <c:v>315.68599999999998</c:v>
                      </c:pt>
                      <c:pt idx="3746" formatCode="General">
                        <c:v>315.69600000000003</c:v>
                      </c:pt>
                      <c:pt idx="3747" formatCode="General">
                        <c:v>315.70600000000002</c:v>
                      </c:pt>
                      <c:pt idx="3748" formatCode="General">
                        <c:v>315.71600000000001</c:v>
                      </c:pt>
                      <c:pt idx="3749" formatCode="General">
                        <c:v>315.726</c:v>
                      </c:pt>
                      <c:pt idx="3750" formatCode="General">
                        <c:v>315.73599999999999</c:v>
                      </c:pt>
                      <c:pt idx="3751" formatCode="General">
                        <c:v>315.74599999999998</c:v>
                      </c:pt>
                      <c:pt idx="3752" formatCode="General">
                        <c:v>315.75599999999997</c:v>
                      </c:pt>
                      <c:pt idx="3753" formatCode="General">
                        <c:v>315.76600000000002</c:v>
                      </c:pt>
                      <c:pt idx="3754" formatCode="General">
                        <c:v>315.77600000000001</c:v>
                      </c:pt>
                      <c:pt idx="3755" formatCode="General">
                        <c:v>315.786</c:v>
                      </c:pt>
                      <c:pt idx="3756" formatCode="General">
                        <c:v>315.79599999999999</c:v>
                      </c:pt>
                      <c:pt idx="3757" formatCode="General">
                        <c:v>315.80599999999998</c:v>
                      </c:pt>
                      <c:pt idx="3758" formatCode="General">
                        <c:v>315.81599999999997</c:v>
                      </c:pt>
                      <c:pt idx="3759" formatCode="General">
                        <c:v>315.82600000000002</c:v>
                      </c:pt>
                      <c:pt idx="3760" formatCode="General">
                        <c:v>315.83600000000001</c:v>
                      </c:pt>
                      <c:pt idx="3761" formatCode="General">
                        <c:v>315.846</c:v>
                      </c:pt>
                      <c:pt idx="3762" formatCode="General">
                        <c:v>315.85599999999999</c:v>
                      </c:pt>
                      <c:pt idx="3763" formatCode="General">
                        <c:v>315.86599999999999</c:v>
                      </c:pt>
                      <c:pt idx="3764" formatCode="General">
                        <c:v>315.87599999999998</c:v>
                      </c:pt>
                      <c:pt idx="3765" formatCode="General">
                        <c:v>315.88600000000002</c:v>
                      </c:pt>
                      <c:pt idx="3766" formatCode="General">
                        <c:v>315.89600000000002</c:v>
                      </c:pt>
                      <c:pt idx="3767" formatCode="General">
                        <c:v>315.90600000000001</c:v>
                      </c:pt>
                      <c:pt idx="3768" formatCode="General">
                        <c:v>315.916</c:v>
                      </c:pt>
                      <c:pt idx="3769" formatCode="General">
                        <c:v>315.92599999999999</c:v>
                      </c:pt>
                      <c:pt idx="3770" formatCode="General">
                        <c:v>315.93599999999998</c:v>
                      </c:pt>
                      <c:pt idx="3771" formatCode="General">
                        <c:v>315.94600000000003</c:v>
                      </c:pt>
                      <c:pt idx="3772" formatCode="General">
                        <c:v>315.95600000000002</c:v>
                      </c:pt>
                      <c:pt idx="3773" formatCode="General">
                        <c:v>315.96600000000001</c:v>
                      </c:pt>
                      <c:pt idx="3774" formatCode="General">
                        <c:v>315.976</c:v>
                      </c:pt>
                      <c:pt idx="3775" formatCode="General">
                        <c:v>315.98599999999999</c:v>
                      </c:pt>
                      <c:pt idx="3776" formatCode="General">
                        <c:v>315.99599999999998</c:v>
                      </c:pt>
                      <c:pt idx="3777" formatCode="General">
                        <c:v>316.00599999999997</c:v>
                      </c:pt>
                      <c:pt idx="3778" formatCode="General">
                        <c:v>316.01600000000002</c:v>
                      </c:pt>
                      <c:pt idx="3779" formatCode="General">
                        <c:v>316.02600000000001</c:v>
                      </c:pt>
                      <c:pt idx="3780" formatCode="General">
                        <c:v>316.036</c:v>
                      </c:pt>
                      <c:pt idx="3781" formatCode="General">
                        <c:v>316.04599999999999</c:v>
                      </c:pt>
                      <c:pt idx="3782" formatCode="General">
                        <c:v>316.05599999999998</c:v>
                      </c:pt>
                      <c:pt idx="3783" formatCode="General">
                        <c:v>316.06599999999997</c:v>
                      </c:pt>
                      <c:pt idx="3784" formatCode="General">
                        <c:v>316.07600000000002</c:v>
                      </c:pt>
                      <c:pt idx="3785" formatCode="General">
                        <c:v>316.08600000000001</c:v>
                      </c:pt>
                      <c:pt idx="3786" formatCode="General">
                        <c:v>316.096</c:v>
                      </c:pt>
                      <c:pt idx="3787" formatCode="General">
                        <c:v>316.10599999999999</c:v>
                      </c:pt>
                      <c:pt idx="3788" formatCode="General">
                        <c:v>316.11599999999999</c:v>
                      </c:pt>
                      <c:pt idx="3789" formatCode="General">
                        <c:v>316.12599999999998</c:v>
                      </c:pt>
                      <c:pt idx="3790" formatCode="General">
                        <c:v>316.13600000000002</c:v>
                      </c:pt>
                      <c:pt idx="3791" formatCode="General">
                        <c:v>316.14600000000002</c:v>
                      </c:pt>
                      <c:pt idx="3792" formatCode="General">
                        <c:v>316.15600000000001</c:v>
                      </c:pt>
                      <c:pt idx="3793" formatCode="General">
                        <c:v>316.166</c:v>
                      </c:pt>
                      <c:pt idx="3794" formatCode="General">
                        <c:v>316.17599999999999</c:v>
                      </c:pt>
                      <c:pt idx="3795" formatCode="General">
                        <c:v>316.18599999999998</c:v>
                      </c:pt>
                      <c:pt idx="3796" formatCode="General">
                        <c:v>316.19600000000003</c:v>
                      </c:pt>
                      <c:pt idx="3797" formatCode="General">
                        <c:v>316.20600000000002</c:v>
                      </c:pt>
                      <c:pt idx="3798" formatCode="General">
                        <c:v>316.21600000000001</c:v>
                      </c:pt>
                      <c:pt idx="3799" formatCode="General">
                        <c:v>316.226</c:v>
                      </c:pt>
                      <c:pt idx="3800" formatCode="General">
                        <c:v>316.23599999999999</c:v>
                      </c:pt>
                      <c:pt idx="3801" formatCode="General">
                        <c:v>316.24599999999998</c:v>
                      </c:pt>
                      <c:pt idx="3802" formatCode="General">
                        <c:v>316.25599999999997</c:v>
                      </c:pt>
                      <c:pt idx="3803" formatCode="General">
                        <c:v>316.26600000000002</c:v>
                      </c:pt>
                      <c:pt idx="3804" formatCode="General">
                        <c:v>316.27600000000001</c:v>
                      </c:pt>
                      <c:pt idx="3805" formatCode="General">
                        <c:v>316.286</c:v>
                      </c:pt>
                      <c:pt idx="3806" formatCode="General">
                        <c:v>316.29599999999999</c:v>
                      </c:pt>
                      <c:pt idx="3807" formatCode="General">
                        <c:v>316.30599999999998</c:v>
                      </c:pt>
                      <c:pt idx="3808" formatCode="General">
                        <c:v>316.31599999999997</c:v>
                      </c:pt>
                      <c:pt idx="3809" formatCode="General">
                        <c:v>316.32600000000002</c:v>
                      </c:pt>
                      <c:pt idx="3810" formatCode="General">
                        <c:v>316.33600000000001</c:v>
                      </c:pt>
                      <c:pt idx="3811" formatCode="General">
                        <c:v>316.346</c:v>
                      </c:pt>
                      <c:pt idx="3812" formatCode="General">
                        <c:v>316.35599999999999</c:v>
                      </c:pt>
                      <c:pt idx="3813" formatCode="General">
                        <c:v>316.36599999999999</c:v>
                      </c:pt>
                      <c:pt idx="3814" formatCode="General">
                        <c:v>316.37599999999998</c:v>
                      </c:pt>
                      <c:pt idx="3815" formatCode="General">
                        <c:v>316.38600000000002</c:v>
                      </c:pt>
                      <c:pt idx="3816" formatCode="General">
                        <c:v>316.39600000000002</c:v>
                      </c:pt>
                      <c:pt idx="3817" formatCode="General">
                        <c:v>316.40600000000001</c:v>
                      </c:pt>
                      <c:pt idx="3818" formatCode="General">
                        <c:v>316.416</c:v>
                      </c:pt>
                      <c:pt idx="3819" formatCode="General">
                        <c:v>316.42599999999999</c:v>
                      </c:pt>
                      <c:pt idx="3820" formatCode="General">
                        <c:v>316.43599999999998</c:v>
                      </c:pt>
                      <c:pt idx="3821" formatCode="General">
                        <c:v>316.44600000000003</c:v>
                      </c:pt>
                      <c:pt idx="3822" formatCode="General">
                        <c:v>316.45600000000002</c:v>
                      </c:pt>
                      <c:pt idx="3823" formatCode="General">
                        <c:v>316.46600000000001</c:v>
                      </c:pt>
                      <c:pt idx="3824" formatCode="General">
                        <c:v>316.476</c:v>
                      </c:pt>
                      <c:pt idx="3825" formatCode="General">
                        <c:v>316.48599999999999</c:v>
                      </c:pt>
                      <c:pt idx="3826" formatCode="General">
                        <c:v>316.49599999999998</c:v>
                      </c:pt>
                      <c:pt idx="3827" formatCode="General">
                        <c:v>316.50599999999997</c:v>
                      </c:pt>
                      <c:pt idx="3828" formatCode="General">
                        <c:v>316.51600000000002</c:v>
                      </c:pt>
                      <c:pt idx="3829" formatCode="General">
                        <c:v>316.52600000000001</c:v>
                      </c:pt>
                      <c:pt idx="3830" formatCode="General">
                        <c:v>316.536</c:v>
                      </c:pt>
                      <c:pt idx="3831" formatCode="General">
                        <c:v>316.54599999999999</c:v>
                      </c:pt>
                      <c:pt idx="3832" formatCode="General">
                        <c:v>316.55599999999998</c:v>
                      </c:pt>
                      <c:pt idx="3833" formatCode="General">
                        <c:v>316.56599999999997</c:v>
                      </c:pt>
                      <c:pt idx="3834" formatCode="General">
                        <c:v>316.57600000000002</c:v>
                      </c:pt>
                      <c:pt idx="3835" formatCode="General">
                        <c:v>316.58600000000001</c:v>
                      </c:pt>
                      <c:pt idx="3836" formatCode="General">
                        <c:v>316.596</c:v>
                      </c:pt>
                      <c:pt idx="3837" formatCode="General">
                        <c:v>316.60599999999999</c:v>
                      </c:pt>
                      <c:pt idx="3838" formatCode="General">
                        <c:v>316.61599999999999</c:v>
                      </c:pt>
                      <c:pt idx="3839" formatCode="General">
                        <c:v>316.62599999999998</c:v>
                      </c:pt>
                      <c:pt idx="3840" formatCode="General">
                        <c:v>316.63600000000002</c:v>
                      </c:pt>
                      <c:pt idx="3841" formatCode="General">
                        <c:v>316.64600000000002</c:v>
                      </c:pt>
                      <c:pt idx="3842" formatCode="General">
                        <c:v>316.65600000000001</c:v>
                      </c:pt>
                      <c:pt idx="3843" formatCode="General">
                        <c:v>316.666</c:v>
                      </c:pt>
                      <c:pt idx="3844" formatCode="General">
                        <c:v>316.67599999999999</c:v>
                      </c:pt>
                      <c:pt idx="3845" formatCode="General">
                        <c:v>316.68599999999998</c:v>
                      </c:pt>
                      <c:pt idx="3846" formatCode="General">
                        <c:v>316.69600000000003</c:v>
                      </c:pt>
                      <c:pt idx="3847" formatCode="General">
                        <c:v>316.70600000000002</c:v>
                      </c:pt>
                      <c:pt idx="3848" formatCode="General">
                        <c:v>316.71600000000001</c:v>
                      </c:pt>
                      <c:pt idx="3849" formatCode="General">
                        <c:v>316.726</c:v>
                      </c:pt>
                      <c:pt idx="3850" formatCode="General">
                        <c:v>316.73599999999999</c:v>
                      </c:pt>
                      <c:pt idx="3851" formatCode="General">
                        <c:v>316.74599999999998</c:v>
                      </c:pt>
                      <c:pt idx="3852" formatCode="General">
                        <c:v>316.75599999999997</c:v>
                      </c:pt>
                      <c:pt idx="3853" formatCode="General">
                        <c:v>316.76600000000002</c:v>
                      </c:pt>
                      <c:pt idx="3854" formatCode="General">
                        <c:v>316.77600000000001</c:v>
                      </c:pt>
                      <c:pt idx="3855" formatCode="General">
                        <c:v>316.786</c:v>
                      </c:pt>
                      <c:pt idx="3856" formatCode="General">
                        <c:v>316.79599999999999</c:v>
                      </c:pt>
                      <c:pt idx="3857" formatCode="General">
                        <c:v>316.80599999999998</c:v>
                      </c:pt>
                      <c:pt idx="3858" formatCode="General">
                        <c:v>316.81599999999997</c:v>
                      </c:pt>
                      <c:pt idx="3859" formatCode="General">
                        <c:v>316.82600000000002</c:v>
                      </c:pt>
                      <c:pt idx="3860" formatCode="General">
                        <c:v>316.83600000000001</c:v>
                      </c:pt>
                      <c:pt idx="3861" formatCode="General">
                        <c:v>316.846</c:v>
                      </c:pt>
                      <c:pt idx="3862" formatCode="General">
                        <c:v>316.85599999999999</c:v>
                      </c:pt>
                      <c:pt idx="3863" formatCode="General">
                        <c:v>316.86599999999999</c:v>
                      </c:pt>
                      <c:pt idx="3864" formatCode="General">
                        <c:v>316.87599999999998</c:v>
                      </c:pt>
                      <c:pt idx="3865" formatCode="General">
                        <c:v>316.88600000000002</c:v>
                      </c:pt>
                      <c:pt idx="3866" formatCode="General">
                        <c:v>316.89600000000002</c:v>
                      </c:pt>
                      <c:pt idx="3867" formatCode="General">
                        <c:v>316.90600000000001</c:v>
                      </c:pt>
                      <c:pt idx="3868" formatCode="General">
                        <c:v>316.916</c:v>
                      </c:pt>
                      <c:pt idx="3869" formatCode="General">
                        <c:v>316.92599999999999</c:v>
                      </c:pt>
                      <c:pt idx="3870" formatCode="General">
                        <c:v>316.93599999999998</c:v>
                      </c:pt>
                      <c:pt idx="3871" formatCode="General">
                        <c:v>316.94600000000003</c:v>
                      </c:pt>
                      <c:pt idx="3872" formatCode="General">
                        <c:v>316.95600000000002</c:v>
                      </c:pt>
                      <c:pt idx="3873" formatCode="General">
                        <c:v>316.96600000000001</c:v>
                      </c:pt>
                      <c:pt idx="3874" formatCode="General">
                        <c:v>316.976</c:v>
                      </c:pt>
                      <c:pt idx="3875" formatCode="General">
                        <c:v>316.98599999999999</c:v>
                      </c:pt>
                      <c:pt idx="3876" formatCode="General">
                        <c:v>316.99599999999998</c:v>
                      </c:pt>
                      <c:pt idx="3877" formatCode="General">
                        <c:v>317.00599999999997</c:v>
                      </c:pt>
                      <c:pt idx="3878" formatCode="General">
                        <c:v>317.01600000000002</c:v>
                      </c:pt>
                      <c:pt idx="3879" formatCode="General">
                        <c:v>317.02600000000001</c:v>
                      </c:pt>
                      <c:pt idx="3880" formatCode="General">
                        <c:v>317.036</c:v>
                      </c:pt>
                      <c:pt idx="3881" formatCode="General">
                        <c:v>317.04599999999999</c:v>
                      </c:pt>
                      <c:pt idx="3882" formatCode="General">
                        <c:v>317.05599999999998</c:v>
                      </c:pt>
                      <c:pt idx="3883" formatCode="General">
                        <c:v>317.06599999999997</c:v>
                      </c:pt>
                      <c:pt idx="3884" formatCode="General">
                        <c:v>317.07600000000002</c:v>
                      </c:pt>
                      <c:pt idx="3885" formatCode="General">
                        <c:v>317.08600000000001</c:v>
                      </c:pt>
                      <c:pt idx="3886" formatCode="General">
                        <c:v>317.096</c:v>
                      </c:pt>
                      <c:pt idx="3887" formatCode="General">
                        <c:v>317.10599999999999</c:v>
                      </c:pt>
                      <c:pt idx="3888" formatCode="General">
                        <c:v>317.11599999999999</c:v>
                      </c:pt>
                      <c:pt idx="3889" formatCode="General">
                        <c:v>317.12599999999998</c:v>
                      </c:pt>
                      <c:pt idx="3890" formatCode="General">
                        <c:v>317.13600000000002</c:v>
                      </c:pt>
                      <c:pt idx="3891" formatCode="General">
                        <c:v>317.14600000000002</c:v>
                      </c:pt>
                      <c:pt idx="3892" formatCode="General">
                        <c:v>317.15600000000001</c:v>
                      </c:pt>
                      <c:pt idx="3893" formatCode="General">
                        <c:v>317.166</c:v>
                      </c:pt>
                      <c:pt idx="3894" formatCode="General">
                        <c:v>317.17599999999999</c:v>
                      </c:pt>
                      <c:pt idx="3895" formatCode="General">
                        <c:v>317.18599999999998</c:v>
                      </c:pt>
                      <c:pt idx="3896" formatCode="General">
                        <c:v>317.19600000000003</c:v>
                      </c:pt>
                      <c:pt idx="3897" formatCode="General">
                        <c:v>317.20600000000002</c:v>
                      </c:pt>
                      <c:pt idx="3898" formatCode="General">
                        <c:v>317.21600000000001</c:v>
                      </c:pt>
                      <c:pt idx="3899" formatCode="General">
                        <c:v>317.226</c:v>
                      </c:pt>
                      <c:pt idx="3900" formatCode="General">
                        <c:v>317.23599999999999</c:v>
                      </c:pt>
                      <c:pt idx="3901" formatCode="General">
                        <c:v>317.24599999999998</c:v>
                      </c:pt>
                      <c:pt idx="3902" formatCode="General">
                        <c:v>317.25599999999997</c:v>
                      </c:pt>
                      <c:pt idx="3903" formatCode="General">
                        <c:v>317.26600000000002</c:v>
                      </c:pt>
                      <c:pt idx="3904" formatCode="General">
                        <c:v>317.27600000000001</c:v>
                      </c:pt>
                      <c:pt idx="3905" formatCode="General">
                        <c:v>317.286</c:v>
                      </c:pt>
                      <c:pt idx="3906" formatCode="General">
                        <c:v>317.29599999999999</c:v>
                      </c:pt>
                      <c:pt idx="3907" formatCode="General">
                        <c:v>317.30599999999998</c:v>
                      </c:pt>
                      <c:pt idx="3908" formatCode="General">
                        <c:v>317.31599999999997</c:v>
                      </c:pt>
                      <c:pt idx="3909" formatCode="General">
                        <c:v>317.32600000000002</c:v>
                      </c:pt>
                      <c:pt idx="3910" formatCode="General">
                        <c:v>317.33600000000001</c:v>
                      </c:pt>
                      <c:pt idx="3911" formatCode="General">
                        <c:v>317.346</c:v>
                      </c:pt>
                      <c:pt idx="3912" formatCode="General">
                        <c:v>317.35599999999999</c:v>
                      </c:pt>
                      <c:pt idx="3913" formatCode="General">
                        <c:v>317.36599999999999</c:v>
                      </c:pt>
                      <c:pt idx="3914" formatCode="General">
                        <c:v>317.37599999999998</c:v>
                      </c:pt>
                      <c:pt idx="3915" formatCode="General">
                        <c:v>317.38600000000002</c:v>
                      </c:pt>
                      <c:pt idx="3916" formatCode="General">
                        <c:v>317.39600000000002</c:v>
                      </c:pt>
                      <c:pt idx="3917" formatCode="General">
                        <c:v>317.40600000000001</c:v>
                      </c:pt>
                      <c:pt idx="3918" formatCode="General">
                        <c:v>317.416</c:v>
                      </c:pt>
                      <c:pt idx="3919" formatCode="General">
                        <c:v>317.42599999999999</c:v>
                      </c:pt>
                      <c:pt idx="3920" formatCode="General">
                        <c:v>317.43599999999998</c:v>
                      </c:pt>
                      <c:pt idx="3921" formatCode="General">
                        <c:v>317.44600000000003</c:v>
                      </c:pt>
                      <c:pt idx="3922" formatCode="General">
                        <c:v>317.45600000000002</c:v>
                      </c:pt>
                      <c:pt idx="3923" formatCode="General">
                        <c:v>317.46600000000001</c:v>
                      </c:pt>
                      <c:pt idx="3924" formatCode="General">
                        <c:v>317.476</c:v>
                      </c:pt>
                      <c:pt idx="3925" formatCode="General">
                        <c:v>317.48599999999999</c:v>
                      </c:pt>
                      <c:pt idx="3926" formatCode="General">
                        <c:v>317.49599999999998</c:v>
                      </c:pt>
                      <c:pt idx="3927" formatCode="General">
                        <c:v>317.50599999999997</c:v>
                      </c:pt>
                      <c:pt idx="3928" formatCode="General">
                        <c:v>317.51600000000002</c:v>
                      </c:pt>
                      <c:pt idx="3929" formatCode="General">
                        <c:v>317.52600000000001</c:v>
                      </c:pt>
                      <c:pt idx="3930" formatCode="General">
                        <c:v>317.536</c:v>
                      </c:pt>
                      <c:pt idx="3931" formatCode="General">
                        <c:v>317.54599999999999</c:v>
                      </c:pt>
                      <c:pt idx="3932" formatCode="General">
                        <c:v>317.55599999999998</c:v>
                      </c:pt>
                      <c:pt idx="3933" formatCode="General">
                        <c:v>317.56599999999997</c:v>
                      </c:pt>
                      <c:pt idx="3934" formatCode="General">
                        <c:v>317.57600000000002</c:v>
                      </c:pt>
                      <c:pt idx="3935" formatCode="General">
                        <c:v>317.58600000000001</c:v>
                      </c:pt>
                      <c:pt idx="3936" formatCode="General">
                        <c:v>317.596</c:v>
                      </c:pt>
                      <c:pt idx="3937" formatCode="General">
                        <c:v>317.60599999999999</c:v>
                      </c:pt>
                      <c:pt idx="3938" formatCode="General">
                        <c:v>317.61599999999999</c:v>
                      </c:pt>
                      <c:pt idx="3939" formatCode="General">
                        <c:v>317.62599999999998</c:v>
                      </c:pt>
                      <c:pt idx="3940" formatCode="General">
                        <c:v>317.63600000000002</c:v>
                      </c:pt>
                      <c:pt idx="3941" formatCode="General">
                        <c:v>317.64600000000002</c:v>
                      </c:pt>
                      <c:pt idx="3942" formatCode="General">
                        <c:v>317.65600000000001</c:v>
                      </c:pt>
                      <c:pt idx="3943" formatCode="General">
                        <c:v>317.666</c:v>
                      </c:pt>
                      <c:pt idx="3944" formatCode="General">
                        <c:v>317.67599999999999</c:v>
                      </c:pt>
                      <c:pt idx="3945" formatCode="General">
                        <c:v>317.68599999999998</c:v>
                      </c:pt>
                      <c:pt idx="3946" formatCode="General">
                        <c:v>317.69600000000003</c:v>
                      </c:pt>
                      <c:pt idx="3947" formatCode="General">
                        <c:v>317.70600000000002</c:v>
                      </c:pt>
                      <c:pt idx="3948" formatCode="General">
                        <c:v>317.71600000000001</c:v>
                      </c:pt>
                      <c:pt idx="3949" formatCode="General">
                        <c:v>317.726</c:v>
                      </c:pt>
                      <c:pt idx="3950" formatCode="General">
                        <c:v>317.73599999999999</c:v>
                      </c:pt>
                      <c:pt idx="3951" formatCode="General">
                        <c:v>317.74599999999998</c:v>
                      </c:pt>
                      <c:pt idx="3952" formatCode="General">
                        <c:v>317.75599999999997</c:v>
                      </c:pt>
                      <c:pt idx="3953" formatCode="General">
                        <c:v>317.76600000000002</c:v>
                      </c:pt>
                      <c:pt idx="3954" formatCode="General">
                        <c:v>317.77600000000001</c:v>
                      </c:pt>
                      <c:pt idx="3955" formatCode="General">
                        <c:v>317.786</c:v>
                      </c:pt>
                      <c:pt idx="3956" formatCode="General">
                        <c:v>317.79599999999999</c:v>
                      </c:pt>
                      <c:pt idx="3957" formatCode="General">
                        <c:v>317.80599999999998</c:v>
                      </c:pt>
                      <c:pt idx="3958" formatCode="General">
                        <c:v>317.81599999999997</c:v>
                      </c:pt>
                      <c:pt idx="3959" formatCode="General">
                        <c:v>317.82600000000002</c:v>
                      </c:pt>
                      <c:pt idx="3960" formatCode="General">
                        <c:v>317.83600000000001</c:v>
                      </c:pt>
                      <c:pt idx="3961" formatCode="General">
                        <c:v>317.846</c:v>
                      </c:pt>
                      <c:pt idx="3962" formatCode="General">
                        <c:v>317.85599999999999</c:v>
                      </c:pt>
                      <c:pt idx="3963" formatCode="General">
                        <c:v>317.86599999999999</c:v>
                      </c:pt>
                      <c:pt idx="3964" formatCode="General">
                        <c:v>317.87599999999998</c:v>
                      </c:pt>
                      <c:pt idx="3965" formatCode="General">
                        <c:v>317.88600000000002</c:v>
                      </c:pt>
                      <c:pt idx="3966" formatCode="General">
                        <c:v>317.89600000000002</c:v>
                      </c:pt>
                      <c:pt idx="3967" formatCode="General">
                        <c:v>317.90600000000001</c:v>
                      </c:pt>
                      <c:pt idx="3968" formatCode="General">
                        <c:v>317.916</c:v>
                      </c:pt>
                      <c:pt idx="3969" formatCode="General">
                        <c:v>317.92599999999999</c:v>
                      </c:pt>
                      <c:pt idx="3970" formatCode="General">
                        <c:v>317.93599999999998</c:v>
                      </c:pt>
                      <c:pt idx="3971" formatCode="General">
                        <c:v>317.94600000000003</c:v>
                      </c:pt>
                      <c:pt idx="3972" formatCode="General">
                        <c:v>317.95600000000002</c:v>
                      </c:pt>
                      <c:pt idx="3973" formatCode="General">
                        <c:v>317.96600000000001</c:v>
                      </c:pt>
                      <c:pt idx="3974" formatCode="General">
                        <c:v>317.976</c:v>
                      </c:pt>
                      <c:pt idx="3975" formatCode="General">
                        <c:v>317.98599999999999</c:v>
                      </c:pt>
                      <c:pt idx="3976" formatCode="General">
                        <c:v>317.99599999999998</c:v>
                      </c:pt>
                      <c:pt idx="3977" formatCode="General">
                        <c:v>318.00599999999997</c:v>
                      </c:pt>
                      <c:pt idx="3978" formatCode="General">
                        <c:v>318.01600000000002</c:v>
                      </c:pt>
                      <c:pt idx="3979" formatCode="General">
                        <c:v>318.02600000000001</c:v>
                      </c:pt>
                      <c:pt idx="3980" formatCode="General">
                        <c:v>318.036</c:v>
                      </c:pt>
                      <c:pt idx="3981" formatCode="General">
                        <c:v>318.04599999999999</c:v>
                      </c:pt>
                      <c:pt idx="3982" formatCode="General">
                        <c:v>318.05599999999998</c:v>
                      </c:pt>
                      <c:pt idx="3983" formatCode="General">
                        <c:v>318.06599999999997</c:v>
                      </c:pt>
                      <c:pt idx="3984" formatCode="General">
                        <c:v>318.07600000000002</c:v>
                      </c:pt>
                      <c:pt idx="3985" formatCode="General">
                        <c:v>318.08600000000001</c:v>
                      </c:pt>
                      <c:pt idx="3986" formatCode="General">
                        <c:v>318.096</c:v>
                      </c:pt>
                      <c:pt idx="3987" formatCode="General">
                        <c:v>318.10599999999999</c:v>
                      </c:pt>
                      <c:pt idx="3988" formatCode="General">
                        <c:v>318.11599999999999</c:v>
                      </c:pt>
                      <c:pt idx="3989" formatCode="General">
                        <c:v>318.12599999999998</c:v>
                      </c:pt>
                      <c:pt idx="3990" formatCode="General">
                        <c:v>318.13600000000002</c:v>
                      </c:pt>
                      <c:pt idx="3991" formatCode="General">
                        <c:v>318.14600000000002</c:v>
                      </c:pt>
                      <c:pt idx="3992" formatCode="General">
                        <c:v>318.15600000000001</c:v>
                      </c:pt>
                      <c:pt idx="3993" formatCode="General">
                        <c:v>318.166</c:v>
                      </c:pt>
                      <c:pt idx="3994" formatCode="General">
                        <c:v>318.17599999999999</c:v>
                      </c:pt>
                      <c:pt idx="3995" formatCode="General">
                        <c:v>318.18599999999998</c:v>
                      </c:pt>
                      <c:pt idx="3996" formatCode="General">
                        <c:v>318.19600000000003</c:v>
                      </c:pt>
                      <c:pt idx="3997" formatCode="General">
                        <c:v>318.20600000000002</c:v>
                      </c:pt>
                      <c:pt idx="3998" formatCode="General">
                        <c:v>318.21600000000001</c:v>
                      </c:pt>
                      <c:pt idx="3999" formatCode="General">
                        <c:v>318.226</c:v>
                      </c:pt>
                      <c:pt idx="4000" formatCode="General">
                        <c:v>318.23599999999999</c:v>
                      </c:pt>
                      <c:pt idx="4001" formatCode="General">
                        <c:v>318.24599999999998</c:v>
                      </c:pt>
                      <c:pt idx="4002" formatCode="General">
                        <c:v>318.25599999999997</c:v>
                      </c:pt>
                      <c:pt idx="4003" formatCode="General">
                        <c:v>318.26600000000002</c:v>
                      </c:pt>
                      <c:pt idx="4004" formatCode="General">
                        <c:v>318.27600000000001</c:v>
                      </c:pt>
                      <c:pt idx="4005" formatCode="General">
                        <c:v>318.286</c:v>
                      </c:pt>
                      <c:pt idx="4006" formatCode="General">
                        <c:v>318.29599999999999</c:v>
                      </c:pt>
                      <c:pt idx="4007" formatCode="General">
                        <c:v>318.30599999999998</c:v>
                      </c:pt>
                      <c:pt idx="4008" formatCode="General">
                        <c:v>318.31599999999997</c:v>
                      </c:pt>
                      <c:pt idx="4009" formatCode="General">
                        <c:v>318.32600000000002</c:v>
                      </c:pt>
                      <c:pt idx="4010" formatCode="General">
                        <c:v>318.33600000000001</c:v>
                      </c:pt>
                      <c:pt idx="4011" formatCode="General">
                        <c:v>318.346</c:v>
                      </c:pt>
                      <c:pt idx="4012" formatCode="General">
                        <c:v>318.35599999999999</c:v>
                      </c:pt>
                      <c:pt idx="4013" formatCode="General">
                        <c:v>318.36599999999999</c:v>
                      </c:pt>
                      <c:pt idx="4014" formatCode="General">
                        <c:v>318.37599999999998</c:v>
                      </c:pt>
                      <c:pt idx="4015" formatCode="General">
                        <c:v>318.38600000000002</c:v>
                      </c:pt>
                      <c:pt idx="4016" formatCode="General">
                        <c:v>318.39600000000002</c:v>
                      </c:pt>
                      <c:pt idx="4017" formatCode="General">
                        <c:v>318.40600000000001</c:v>
                      </c:pt>
                      <c:pt idx="4018" formatCode="General">
                        <c:v>318.416</c:v>
                      </c:pt>
                      <c:pt idx="4019" formatCode="General">
                        <c:v>318.42599999999999</c:v>
                      </c:pt>
                      <c:pt idx="4020" formatCode="General">
                        <c:v>318.43599999999998</c:v>
                      </c:pt>
                      <c:pt idx="4021" formatCode="General">
                        <c:v>318.44600000000003</c:v>
                      </c:pt>
                      <c:pt idx="4022" formatCode="General">
                        <c:v>318.45600000000002</c:v>
                      </c:pt>
                      <c:pt idx="4023" formatCode="General">
                        <c:v>318.46600000000001</c:v>
                      </c:pt>
                      <c:pt idx="4024" formatCode="General">
                        <c:v>318.476</c:v>
                      </c:pt>
                      <c:pt idx="4025" formatCode="General">
                        <c:v>318.48599999999999</c:v>
                      </c:pt>
                      <c:pt idx="4026" formatCode="General">
                        <c:v>318.49599999999998</c:v>
                      </c:pt>
                      <c:pt idx="4027" formatCode="General">
                        <c:v>318.50599999999997</c:v>
                      </c:pt>
                      <c:pt idx="4028" formatCode="General">
                        <c:v>318.51600000000002</c:v>
                      </c:pt>
                      <c:pt idx="4029" formatCode="General">
                        <c:v>318.52600000000001</c:v>
                      </c:pt>
                      <c:pt idx="4030" formatCode="General">
                        <c:v>318.536</c:v>
                      </c:pt>
                      <c:pt idx="4031" formatCode="General">
                        <c:v>318.54599999999999</c:v>
                      </c:pt>
                      <c:pt idx="4032" formatCode="General">
                        <c:v>318.55599999999998</c:v>
                      </c:pt>
                      <c:pt idx="4033" formatCode="General">
                        <c:v>318.56599999999997</c:v>
                      </c:pt>
                      <c:pt idx="4034" formatCode="General">
                        <c:v>318.57600000000002</c:v>
                      </c:pt>
                      <c:pt idx="4035" formatCode="General">
                        <c:v>318.58600000000001</c:v>
                      </c:pt>
                      <c:pt idx="4036" formatCode="General">
                        <c:v>318.596</c:v>
                      </c:pt>
                      <c:pt idx="4037" formatCode="General">
                        <c:v>318.60599999999999</c:v>
                      </c:pt>
                      <c:pt idx="4038" formatCode="General">
                        <c:v>318.61599999999999</c:v>
                      </c:pt>
                      <c:pt idx="4039" formatCode="General">
                        <c:v>318.62599999999998</c:v>
                      </c:pt>
                      <c:pt idx="4040" formatCode="General">
                        <c:v>318.63600000000002</c:v>
                      </c:pt>
                      <c:pt idx="4041" formatCode="General">
                        <c:v>318.64600000000002</c:v>
                      </c:pt>
                      <c:pt idx="4042" formatCode="General">
                        <c:v>318.65600000000001</c:v>
                      </c:pt>
                      <c:pt idx="4043" formatCode="General">
                        <c:v>318.666</c:v>
                      </c:pt>
                      <c:pt idx="4044" formatCode="General">
                        <c:v>318.67599999999999</c:v>
                      </c:pt>
                      <c:pt idx="4045" formatCode="General">
                        <c:v>318.68599999999998</c:v>
                      </c:pt>
                      <c:pt idx="4046" formatCode="General">
                        <c:v>318.69600000000003</c:v>
                      </c:pt>
                      <c:pt idx="4047" formatCode="General">
                        <c:v>318.70600000000002</c:v>
                      </c:pt>
                      <c:pt idx="4048" formatCode="General">
                        <c:v>318.71600000000001</c:v>
                      </c:pt>
                      <c:pt idx="4049" formatCode="General">
                        <c:v>318.726</c:v>
                      </c:pt>
                      <c:pt idx="4050" formatCode="General">
                        <c:v>318.73599999999999</c:v>
                      </c:pt>
                      <c:pt idx="4051" formatCode="General">
                        <c:v>318.74599999999998</c:v>
                      </c:pt>
                      <c:pt idx="4052" formatCode="General">
                        <c:v>318.75599999999997</c:v>
                      </c:pt>
                      <c:pt idx="4053" formatCode="General">
                        <c:v>318.76600000000002</c:v>
                      </c:pt>
                      <c:pt idx="4054" formatCode="General">
                        <c:v>318.77600000000001</c:v>
                      </c:pt>
                      <c:pt idx="4055" formatCode="General">
                        <c:v>318.786</c:v>
                      </c:pt>
                      <c:pt idx="4056" formatCode="General">
                        <c:v>318.79599999999999</c:v>
                      </c:pt>
                      <c:pt idx="4057" formatCode="General">
                        <c:v>318.80599999999998</c:v>
                      </c:pt>
                      <c:pt idx="4058" formatCode="General">
                        <c:v>318.81599999999997</c:v>
                      </c:pt>
                      <c:pt idx="4059" formatCode="General">
                        <c:v>318.82600000000002</c:v>
                      </c:pt>
                      <c:pt idx="4060" formatCode="General">
                        <c:v>318.83600000000001</c:v>
                      </c:pt>
                      <c:pt idx="4061" formatCode="General">
                        <c:v>318.846</c:v>
                      </c:pt>
                      <c:pt idx="4062" formatCode="General">
                        <c:v>318.85599999999999</c:v>
                      </c:pt>
                      <c:pt idx="4063" formatCode="General">
                        <c:v>318.86599999999999</c:v>
                      </c:pt>
                      <c:pt idx="4064" formatCode="General">
                        <c:v>318.87599999999998</c:v>
                      </c:pt>
                      <c:pt idx="4065" formatCode="General">
                        <c:v>318.88600000000002</c:v>
                      </c:pt>
                      <c:pt idx="4066" formatCode="General">
                        <c:v>318.89600000000002</c:v>
                      </c:pt>
                      <c:pt idx="4067" formatCode="General">
                        <c:v>318.90600000000001</c:v>
                      </c:pt>
                      <c:pt idx="4068" formatCode="General">
                        <c:v>318.916</c:v>
                      </c:pt>
                      <c:pt idx="4069" formatCode="General">
                        <c:v>318.92599999999999</c:v>
                      </c:pt>
                      <c:pt idx="4070" formatCode="General">
                        <c:v>318.93599999999998</c:v>
                      </c:pt>
                      <c:pt idx="4071" formatCode="General">
                        <c:v>318.94600000000003</c:v>
                      </c:pt>
                      <c:pt idx="4072" formatCode="General">
                        <c:v>318.95600000000002</c:v>
                      </c:pt>
                      <c:pt idx="4073" formatCode="General">
                        <c:v>318.96600000000001</c:v>
                      </c:pt>
                      <c:pt idx="4074" formatCode="General">
                        <c:v>318.976</c:v>
                      </c:pt>
                      <c:pt idx="4075" formatCode="General">
                        <c:v>318.98599999999999</c:v>
                      </c:pt>
                      <c:pt idx="4076" formatCode="General">
                        <c:v>318.99599999999998</c:v>
                      </c:pt>
                      <c:pt idx="4077" formatCode="General">
                        <c:v>319.00599999999997</c:v>
                      </c:pt>
                      <c:pt idx="4078" formatCode="General">
                        <c:v>319.01600000000002</c:v>
                      </c:pt>
                      <c:pt idx="4079" formatCode="General">
                        <c:v>319.02600000000001</c:v>
                      </c:pt>
                      <c:pt idx="4080" formatCode="General">
                        <c:v>319.036</c:v>
                      </c:pt>
                      <c:pt idx="4081" formatCode="General">
                        <c:v>319.04599999999999</c:v>
                      </c:pt>
                      <c:pt idx="4082" formatCode="General">
                        <c:v>319.05599999999998</c:v>
                      </c:pt>
                      <c:pt idx="4083" formatCode="General">
                        <c:v>319.06599999999997</c:v>
                      </c:pt>
                      <c:pt idx="4084" formatCode="General">
                        <c:v>319.07600000000002</c:v>
                      </c:pt>
                      <c:pt idx="4085" formatCode="General">
                        <c:v>319.08600000000001</c:v>
                      </c:pt>
                      <c:pt idx="4086" formatCode="General">
                        <c:v>319.096</c:v>
                      </c:pt>
                      <c:pt idx="4087" formatCode="General">
                        <c:v>319.10599999999999</c:v>
                      </c:pt>
                      <c:pt idx="4088" formatCode="General">
                        <c:v>319.11599999999999</c:v>
                      </c:pt>
                      <c:pt idx="4089" formatCode="General">
                        <c:v>319.12599999999998</c:v>
                      </c:pt>
                      <c:pt idx="4090" formatCode="General">
                        <c:v>319.13600000000002</c:v>
                      </c:pt>
                      <c:pt idx="4091" formatCode="General">
                        <c:v>319.14600000000002</c:v>
                      </c:pt>
                      <c:pt idx="4092" formatCode="General">
                        <c:v>319.15600000000001</c:v>
                      </c:pt>
                      <c:pt idx="4093" formatCode="General">
                        <c:v>319.166</c:v>
                      </c:pt>
                      <c:pt idx="4094" formatCode="General">
                        <c:v>319.17599999999999</c:v>
                      </c:pt>
                      <c:pt idx="4095" formatCode="General">
                        <c:v>319.18599999999998</c:v>
                      </c:pt>
                      <c:pt idx="4096" formatCode="General">
                        <c:v>319.19600000000003</c:v>
                      </c:pt>
                      <c:pt idx="4097" formatCode="General">
                        <c:v>319.20600000000002</c:v>
                      </c:pt>
                      <c:pt idx="4098" formatCode="General">
                        <c:v>319.21600000000001</c:v>
                      </c:pt>
                      <c:pt idx="4099" formatCode="General">
                        <c:v>319.226</c:v>
                      </c:pt>
                      <c:pt idx="4100" formatCode="General">
                        <c:v>319.23599999999999</c:v>
                      </c:pt>
                      <c:pt idx="4101" formatCode="General">
                        <c:v>319.24599999999998</c:v>
                      </c:pt>
                      <c:pt idx="4102" formatCode="General">
                        <c:v>319.25599999999997</c:v>
                      </c:pt>
                      <c:pt idx="4103" formatCode="General">
                        <c:v>319.26600000000002</c:v>
                      </c:pt>
                      <c:pt idx="4104" formatCode="General">
                        <c:v>319.27600000000001</c:v>
                      </c:pt>
                      <c:pt idx="4105" formatCode="General">
                        <c:v>319.286</c:v>
                      </c:pt>
                      <c:pt idx="4106" formatCode="General">
                        <c:v>319.29599999999999</c:v>
                      </c:pt>
                      <c:pt idx="4107" formatCode="General">
                        <c:v>319.30599999999998</c:v>
                      </c:pt>
                      <c:pt idx="4108" formatCode="General">
                        <c:v>319.31599999999997</c:v>
                      </c:pt>
                      <c:pt idx="4109" formatCode="General">
                        <c:v>319.32600000000002</c:v>
                      </c:pt>
                      <c:pt idx="4110" formatCode="General">
                        <c:v>319.33600000000001</c:v>
                      </c:pt>
                      <c:pt idx="4111" formatCode="General">
                        <c:v>319.346</c:v>
                      </c:pt>
                      <c:pt idx="4112" formatCode="General">
                        <c:v>319.35599999999999</c:v>
                      </c:pt>
                      <c:pt idx="4113" formatCode="General">
                        <c:v>319.36599999999999</c:v>
                      </c:pt>
                      <c:pt idx="4114" formatCode="General">
                        <c:v>319.37599999999998</c:v>
                      </c:pt>
                      <c:pt idx="4115" formatCode="General">
                        <c:v>319.38600000000002</c:v>
                      </c:pt>
                      <c:pt idx="4116" formatCode="General">
                        <c:v>319.39100000000002</c:v>
                      </c:pt>
                      <c:pt idx="4117" formatCode="General">
                        <c:v>319.39100000000002</c:v>
                      </c:pt>
                      <c:pt idx="4118" formatCode="General">
                        <c:v>320.39100000000002</c:v>
                      </c:pt>
                      <c:pt idx="4119" formatCode="General">
                        <c:v>321.39100000000002</c:v>
                      </c:pt>
                      <c:pt idx="4120" formatCode="General">
                        <c:v>322.39100000000002</c:v>
                      </c:pt>
                      <c:pt idx="4121" formatCode="General">
                        <c:v>323.39100000000002</c:v>
                      </c:pt>
                      <c:pt idx="4122" formatCode="General">
                        <c:v>324.39100000000002</c:v>
                      </c:pt>
                      <c:pt idx="4123" formatCode="General">
                        <c:v>325.39100000000002</c:v>
                      </c:pt>
                      <c:pt idx="4124" formatCode="General">
                        <c:v>326.39100000000002</c:v>
                      </c:pt>
                      <c:pt idx="4125" formatCode="General">
                        <c:v>327.39100000000002</c:v>
                      </c:pt>
                      <c:pt idx="4126" formatCode="General">
                        <c:v>328.39100000000002</c:v>
                      </c:pt>
                      <c:pt idx="4127" formatCode="General">
                        <c:v>329.39100000000002</c:v>
                      </c:pt>
                      <c:pt idx="4128" formatCode="General">
                        <c:v>330.39100000000002</c:v>
                      </c:pt>
                      <c:pt idx="4129" formatCode="General">
                        <c:v>331.39100000000002</c:v>
                      </c:pt>
                      <c:pt idx="4130" formatCode="General">
                        <c:v>332.39100000000002</c:v>
                      </c:pt>
                      <c:pt idx="4131" formatCode="General">
                        <c:v>333.39100000000002</c:v>
                      </c:pt>
                      <c:pt idx="4132" formatCode="General">
                        <c:v>334.39100000000002</c:v>
                      </c:pt>
                      <c:pt idx="4133" formatCode="General">
                        <c:v>335.39100000000002</c:v>
                      </c:pt>
                      <c:pt idx="4134" formatCode="General">
                        <c:v>336.39100000000002</c:v>
                      </c:pt>
                      <c:pt idx="4135" formatCode="General">
                        <c:v>337.39100000000002</c:v>
                      </c:pt>
                      <c:pt idx="4136" formatCode="General">
                        <c:v>338.39100000000002</c:v>
                      </c:pt>
                      <c:pt idx="4137" formatCode="General">
                        <c:v>339.39100000000002</c:v>
                      </c:pt>
                      <c:pt idx="4138" formatCode="General">
                        <c:v>340.39100000000002</c:v>
                      </c:pt>
                      <c:pt idx="4139" formatCode="General">
                        <c:v>341.39100000000002</c:v>
                      </c:pt>
                      <c:pt idx="4140" formatCode="General">
                        <c:v>342.39100000000002</c:v>
                      </c:pt>
                      <c:pt idx="4141" formatCode="General">
                        <c:v>343.39100000000002</c:v>
                      </c:pt>
                      <c:pt idx="4142" formatCode="General">
                        <c:v>344.39100000000002</c:v>
                      </c:pt>
                      <c:pt idx="4143" formatCode="General">
                        <c:v>345.39100000000002</c:v>
                      </c:pt>
                      <c:pt idx="4144" formatCode="General">
                        <c:v>346.39100000000002</c:v>
                      </c:pt>
                      <c:pt idx="4145" formatCode="General">
                        <c:v>347.39100000000002</c:v>
                      </c:pt>
                      <c:pt idx="4146" formatCode="General">
                        <c:v>348.39100000000002</c:v>
                      </c:pt>
                      <c:pt idx="4147" formatCode="General">
                        <c:v>349.39100000000002</c:v>
                      </c:pt>
                      <c:pt idx="4148" formatCode="General">
                        <c:v>350.39100000000002</c:v>
                      </c:pt>
                      <c:pt idx="4149" formatCode="General">
                        <c:v>351.39100000000002</c:v>
                      </c:pt>
                      <c:pt idx="4150" formatCode="General">
                        <c:v>352.39100000000002</c:v>
                      </c:pt>
                      <c:pt idx="4151" formatCode="General">
                        <c:v>353.39100000000002</c:v>
                      </c:pt>
                      <c:pt idx="4152" formatCode="General">
                        <c:v>354.39100000000002</c:v>
                      </c:pt>
                      <c:pt idx="4153" formatCode="General">
                        <c:v>355.39100000000002</c:v>
                      </c:pt>
                      <c:pt idx="4154" formatCode="General">
                        <c:v>356.39100000000002</c:v>
                      </c:pt>
                      <c:pt idx="4155" formatCode="General">
                        <c:v>357.39100000000002</c:v>
                      </c:pt>
                      <c:pt idx="4156" formatCode="General">
                        <c:v>358.39100000000002</c:v>
                      </c:pt>
                      <c:pt idx="4157" formatCode="General">
                        <c:v>359.39100000000002</c:v>
                      </c:pt>
                      <c:pt idx="4158" formatCode="General">
                        <c:v>360.39100000000002</c:v>
                      </c:pt>
                      <c:pt idx="4159" formatCode="General">
                        <c:v>361.39100000000002</c:v>
                      </c:pt>
                      <c:pt idx="4160" formatCode="General">
                        <c:v>362.39100000000002</c:v>
                      </c:pt>
                      <c:pt idx="4161" formatCode="General">
                        <c:v>363.39100000000002</c:v>
                      </c:pt>
                      <c:pt idx="4162" formatCode="General">
                        <c:v>364.39100000000002</c:v>
                      </c:pt>
                      <c:pt idx="4163" formatCode="General">
                        <c:v>365.39100000000002</c:v>
                      </c:pt>
                      <c:pt idx="4164" formatCode="General">
                        <c:v>366.39100000000002</c:v>
                      </c:pt>
                      <c:pt idx="4165" formatCode="General">
                        <c:v>367.39100000000002</c:v>
                      </c:pt>
                      <c:pt idx="4166" formatCode="General">
                        <c:v>368.39100000000002</c:v>
                      </c:pt>
                      <c:pt idx="4167" formatCode="General">
                        <c:v>369.39100000000002</c:v>
                      </c:pt>
                      <c:pt idx="4168" formatCode="General">
                        <c:v>370.39100000000002</c:v>
                      </c:pt>
                      <c:pt idx="4169" formatCode="General">
                        <c:v>371.39100000000002</c:v>
                      </c:pt>
                      <c:pt idx="4170" formatCode="General">
                        <c:v>372.39100000000002</c:v>
                      </c:pt>
                      <c:pt idx="4171" formatCode="General">
                        <c:v>373.39100000000002</c:v>
                      </c:pt>
                      <c:pt idx="4172" formatCode="General">
                        <c:v>374.39100000000002</c:v>
                      </c:pt>
                      <c:pt idx="4173" formatCode="General">
                        <c:v>375.39100000000002</c:v>
                      </c:pt>
                      <c:pt idx="4174" formatCode="General">
                        <c:v>376.39100000000002</c:v>
                      </c:pt>
                      <c:pt idx="4175" formatCode="General">
                        <c:v>377.39100000000002</c:v>
                      </c:pt>
                      <c:pt idx="4176" formatCode="General">
                        <c:v>378.39100000000002</c:v>
                      </c:pt>
                      <c:pt idx="4177" formatCode="General">
                        <c:v>379.39100000000002</c:v>
                      </c:pt>
                      <c:pt idx="4178" formatCode="General">
                        <c:v>380.39100000000002</c:v>
                      </c:pt>
                      <c:pt idx="4179" formatCode="General">
                        <c:v>381.39100000000002</c:v>
                      </c:pt>
                      <c:pt idx="4180" formatCode="General">
                        <c:v>382.39100000000002</c:v>
                      </c:pt>
                      <c:pt idx="4181" formatCode="General">
                        <c:v>383.39100000000002</c:v>
                      </c:pt>
                      <c:pt idx="4182" formatCode="General">
                        <c:v>384.39100000000002</c:v>
                      </c:pt>
                      <c:pt idx="4183" formatCode="General">
                        <c:v>385.39100000000002</c:v>
                      </c:pt>
                      <c:pt idx="4184" formatCode="General">
                        <c:v>386.39100000000002</c:v>
                      </c:pt>
                      <c:pt idx="4185" formatCode="General">
                        <c:v>387.39100000000002</c:v>
                      </c:pt>
                      <c:pt idx="4186" formatCode="General">
                        <c:v>388.39100000000002</c:v>
                      </c:pt>
                      <c:pt idx="4187" formatCode="General">
                        <c:v>389.39100000000002</c:v>
                      </c:pt>
                      <c:pt idx="4188" formatCode="General">
                        <c:v>389.62</c:v>
                      </c:pt>
                      <c:pt idx="4189" formatCode="General">
                        <c:v>389.62</c:v>
                      </c:pt>
                      <c:pt idx="4190" formatCode="General">
                        <c:v>389.63</c:v>
                      </c:pt>
                      <c:pt idx="4191" formatCode="General">
                        <c:v>389.64</c:v>
                      </c:pt>
                      <c:pt idx="4192" formatCode="General">
                        <c:v>389.65</c:v>
                      </c:pt>
                      <c:pt idx="4193" formatCode="General">
                        <c:v>389.66</c:v>
                      </c:pt>
                      <c:pt idx="4194" formatCode="General">
                        <c:v>389.67</c:v>
                      </c:pt>
                      <c:pt idx="4195" formatCode="General">
                        <c:v>389.68</c:v>
                      </c:pt>
                      <c:pt idx="4196" formatCode="General">
                        <c:v>389.69</c:v>
                      </c:pt>
                      <c:pt idx="4197" formatCode="General">
                        <c:v>389.7</c:v>
                      </c:pt>
                      <c:pt idx="4198" formatCode="General">
                        <c:v>389.71</c:v>
                      </c:pt>
                      <c:pt idx="4199" formatCode="General">
                        <c:v>389.72</c:v>
                      </c:pt>
                      <c:pt idx="4200" formatCode="General">
                        <c:v>389.73</c:v>
                      </c:pt>
                      <c:pt idx="4201" formatCode="General">
                        <c:v>389.74</c:v>
                      </c:pt>
                      <c:pt idx="4202" formatCode="General">
                        <c:v>389.75</c:v>
                      </c:pt>
                      <c:pt idx="4203" formatCode="General">
                        <c:v>389.76</c:v>
                      </c:pt>
                      <c:pt idx="4204" formatCode="General">
                        <c:v>389.77</c:v>
                      </c:pt>
                      <c:pt idx="4205" formatCode="General">
                        <c:v>389.78</c:v>
                      </c:pt>
                      <c:pt idx="4206" formatCode="General">
                        <c:v>389.79</c:v>
                      </c:pt>
                      <c:pt idx="4207" formatCode="General">
                        <c:v>389.8</c:v>
                      </c:pt>
                      <c:pt idx="4208" formatCode="General">
                        <c:v>389.81</c:v>
                      </c:pt>
                      <c:pt idx="4209" formatCode="General">
                        <c:v>389.82</c:v>
                      </c:pt>
                      <c:pt idx="4210" formatCode="General">
                        <c:v>389.83</c:v>
                      </c:pt>
                      <c:pt idx="4211" formatCode="General">
                        <c:v>389.84</c:v>
                      </c:pt>
                      <c:pt idx="4212" formatCode="General">
                        <c:v>389.85</c:v>
                      </c:pt>
                      <c:pt idx="4213" formatCode="General">
                        <c:v>389.86</c:v>
                      </c:pt>
                      <c:pt idx="4214" formatCode="General">
                        <c:v>389.87</c:v>
                      </c:pt>
                      <c:pt idx="4215" formatCode="General">
                        <c:v>389.88</c:v>
                      </c:pt>
                      <c:pt idx="4216" formatCode="General">
                        <c:v>389.89</c:v>
                      </c:pt>
                      <c:pt idx="4217" formatCode="General">
                        <c:v>389.9</c:v>
                      </c:pt>
                      <c:pt idx="4218" formatCode="General">
                        <c:v>389.91</c:v>
                      </c:pt>
                      <c:pt idx="4219" formatCode="General">
                        <c:v>389.92</c:v>
                      </c:pt>
                      <c:pt idx="4220" formatCode="General">
                        <c:v>389.93</c:v>
                      </c:pt>
                      <c:pt idx="4221" formatCode="General">
                        <c:v>389.94</c:v>
                      </c:pt>
                      <c:pt idx="4222" formatCode="General">
                        <c:v>389.95</c:v>
                      </c:pt>
                      <c:pt idx="4223" formatCode="General">
                        <c:v>389.96</c:v>
                      </c:pt>
                      <c:pt idx="4224" formatCode="General">
                        <c:v>389.97</c:v>
                      </c:pt>
                      <c:pt idx="4225" formatCode="General">
                        <c:v>389.98</c:v>
                      </c:pt>
                      <c:pt idx="4226" formatCode="General">
                        <c:v>389.99</c:v>
                      </c:pt>
                      <c:pt idx="4227" formatCode="General">
                        <c:v>390</c:v>
                      </c:pt>
                      <c:pt idx="4228" formatCode="General">
                        <c:v>390.01</c:v>
                      </c:pt>
                      <c:pt idx="4229" formatCode="General">
                        <c:v>390.02</c:v>
                      </c:pt>
                      <c:pt idx="4230" formatCode="General">
                        <c:v>390.03</c:v>
                      </c:pt>
                      <c:pt idx="4231" formatCode="General">
                        <c:v>390.04</c:v>
                      </c:pt>
                      <c:pt idx="4232" formatCode="General">
                        <c:v>390.05</c:v>
                      </c:pt>
                      <c:pt idx="4233" formatCode="General">
                        <c:v>390.06</c:v>
                      </c:pt>
                      <c:pt idx="4234" formatCode="General">
                        <c:v>390.07</c:v>
                      </c:pt>
                      <c:pt idx="4235" formatCode="General">
                        <c:v>390.08</c:v>
                      </c:pt>
                      <c:pt idx="4236" formatCode="General">
                        <c:v>390.09</c:v>
                      </c:pt>
                      <c:pt idx="4237" formatCode="General">
                        <c:v>390.1</c:v>
                      </c:pt>
                      <c:pt idx="4238" formatCode="General">
                        <c:v>390.11</c:v>
                      </c:pt>
                      <c:pt idx="4239" formatCode="General">
                        <c:v>390.12</c:v>
                      </c:pt>
                      <c:pt idx="4240" formatCode="General">
                        <c:v>390.13</c:v>
                      </c:pt>
                      <c:pt idx="4241" formatCode="General">
                        <c:v>390.14</c:v>
                      </c:pt>
                      <c:pt idx="4242" formatCode="General">
                        <c:v>390.15</c:v>
                      </c:pt>
                      <c:pt idx="4243" formatCode="General">
                        <c:v>390.16</c:v>
                      </c:pt>
                      <c:pt idx="4244" formatCode="General">
                        <c:v>390.17</c:v>
                      </c:pt>
                      <c:pt idx="4245" formatCode="General">
                        <c:v>390.18</c:v>
                      </c:pt>
                      <c:pt idx="4246" formatCode="General">
                        <c:v>390.19</c:v>
                      </c:pt>
                      <c:pt idx="4247" formatCode="General">
                        <c:v>390.2</c:v>
                      </c:pt>
                      <c:pt idx="4248" formatCode="General">
                        <c:v>390.21</c:v>
                      </c:pt>
                      <c:pt idx="4249" formatCode="General">
                        <c:v>390.22</c:v>
                      </c:pt>
                      <c:pt idx="4250" formatCode="General">
                        <c:v>390.23</c:v>
                      </c:pt>
                      <c:pt idx="4251" formatCode="General">
                        <c:v>390.24</c:v>
                      </c:pt>
                      <c:pt idx="4252" formatCode="General">
                        <c:v>390.25</c:v>
                      </c:pt>
                      <c:pt idx="4253" formatCode="General">
                        <c:v>390.26</c:v>
                      </c:pt>
                      <c:pt idx="4254" formatCode="General">
                        <c:v>390.27</c:v>
                      </c:pt>
                      <c:pt idx="4255" formatCode="General">
                        <c:v>390.28</c:v>
                      </c:pt>
                      <c:pt idx="4256" formatCode="General">
                        <c:v>390.29</c:v>
                      </c:pt>
                      <c:pt idx="4257" formatCode="General">
                        <c:v>390.3</c:v>
                      </c:pt>
                      <c:pt idx="4258" formatCode="General">
                        <c:v>390.31</c:v>
                      </c:pt>
                      <c:pt idx="4259" formatCode="General">
                        <c:v>390.32</c:v>
                      </c:pt>
                      <c:pt idx="4260" formatCode="General">
                        <c:v>390.33</c:v>
                      </c:pt>
                      <c:pt idx="4261" formatCode="General">
                        <c:v>390.34</c:v>
                      </c:pt>
                      <c:pt idx="4262" formatCode="General">
                        <c:v>390.35</c:v>
                      </c:pt>
                      <c:pt idx="4263" formatCode="General">
                        <c:v>390.36</c:v>
                      </c:pt>
                      <c:pt idx="4264" formatCode="General">
                        <c:v>390.37</c:v>
                      </c:pt>
                      <c:pt idx="4265" formatCode="General">
                        <c:v>390.38</c:v>
                      </c:pt>
                      <c:pt idx="4266" formatCode="General">
                        <c:v>390.39</c:v>
                      </c:pt>
                      <c:pt idx="4267" formatCode="General">
                        <c:v>390.4</c:v>
                      </c:pt>
                      <c:pt idx="4268" formatCode="General">
                        <c:v>390.41</c:v>
                      </c:pt>
                      <c:pt idx="4269" formatCode="General">
                        <c:v>390.42</c:v>
                      </c:pt>
                      <c:pt idx="4270" formatCode="General">
                        <c:v>390.43</c:v>
                      </c:pt>
                      <c:pt idx="4271" formatCode="General">
                        <c:v>390.44</c:v>
                      </c:pt>
                      <c:pt idx="4272" formatCode="General">
                        <c:v>390.45</c:v>
                      </c:pt>
                      <c:pt idx="4273" formatCode="General">
                        <c:v>390.46</c:v>
                      </c:pt>
                      <c:pt idx="4274" formatCode="General">
                        <c:v>390.47</c:v>
                      </c:pt>
                      <c:pt idx="4275" formatCode="General">
                        <c:v>390.48</c:v>
                      </c:pt>
                      <c:pt idx="4276" formatCode="General">
                        <c:v>390.49</c:v>
                      </c:pt>
                      <c:pt idx="4277" formatCode="General">
                        <c:v>390.5</c:v>
                      </c:pt>
                      <c:pt idx="4278" formatCode="General">
                        <c:v>390.51</c:v>
                      </c:pt>
                      <c:pt idx="4279" formatCode="General">
                        <c:v>390.52</c:v>
                      </c:pt>
                      <c:pt idx="4280" formatCode="General">
                        <c:v>390.53</c:v>
                      </c:pt>
                      <c:pt idx="4281" formatCode="General">
                        <c:v>390.54</c:v>
                      </c:pt>
                      <c:pt idx="4282" formatCode="General">
                        <c:v>390.55</c:v>
                      </c:pt>
                      <c:pt idx="4283" formatCode="General">
                        <c:v>390.56</c:v>
                      </c:pt>
                      <c:pt idx="4284" formatCode="General">
                        <c:v>390.57</c:v>
                      </c:pt>
                      <c:pt idx="4285" formatCode="General">
                        <c:v>390.58</c:v>
                      </c:pt>
                      <c:pt idx="4286" formatCode="General">
                        <c:v>390.59</c:v>
                      </c:pt>
                      <c:pt idx="4287" formatCode="General">
                        <c:v>390.6</c:v>
                      </c:pt>
                      <c:pt idx="4288" formatCode="General">
                        <c:v>390.61</c:v>
                      </c:pt>
                      <c:pt idx="4289" formatCode="General">
                        <c:v>390.62</c:v>
                      </c:pt>
                      <c:pt idx="4290" formatCode="General">
                        <c:v>390.63</c:v>
                      </c:pt>
                      <c:pt idx="4291" formatCode="General">
                        <c:v>390.64</c:v>
                      </c:pt>
                      <c:pt idx="4292" formatCode="General">
                        <c:v>390.65</c:v>
                      </c:pt>
                      <c:pt idx="4293" formatCode="General">
                        <c:v>390.66</c:v>
                      </c:pt>
                      <c:pt idx="4294" formatCode="General">
                        <c:v>390.67</c:v>
                      </c:pt>
                      <c:pt idx="4295" formatCode="General">
                        <c:v>390.68</c:v>
                      </c:pt>
                      <c:pt idx="4296" formatCode="General">
                        <c:v>390.69</c:v>
                      </c:pt>
                      <c:pt idx="4297" formatCode="General">
                        <c:v>390.7</c:v>
                      </c:pt>
                      <c:pt idx="4298" formatCode="General">
                        <c:v>390.71</c:v>
                      </c:pt>
                      <c:pt idx="4299" formatCode="General">
                        <c:v>390.72</c:v>
                      </c:pt>
                      <c:pt idx="4300" formatCode="General">
                        <c:v>390.73</c:v>
                      </c:pt>
                      <c:pt idx="4301" formatCode="General">
                        <c:v>390.74</c:v>
                      </c:pt>
                      <c:pt idx="4302" formatCode="General">
                        <c:v>390.75</c:v>
                      </c:pt>
                      <c:pt idx="4303" formatCode="General">
                        <c:v>390.76</c:v>
                      </c:pt>
                      <c:pt idx="4304" formatCode="General">
                        <c:v>390.77</c:v>
                      </c:pt>
                      <c:pt idx="4305" formatCode="General">
                        <c:v>390.78</c:v>
                      </c:pt>
                      <c:pt idx="4306" formatCode="General">
                        <c:v>390.79</c:v>
                      </c:pt>
                      <c:pt idx="4307" formatCode="General">
                        <c:v>390.8</c:v>
                      </c:pt>
                      <c:pt idx="4308" formatCode="General">
                        <c:v>390.81</c:v>
                      </c:pt>
                      <c:pt idx="4309" formatCode="General">
                        <c:v>390.82</c:v>
                      </c:pt>
                      <c:pt idx="4310" formatCode="General">
                        <c:v>390.83</c:v>
                      </c:pt>
                      <c:pt idx="4311" formatCode="General">
                        <c:v>390.84</c:v>
                      </c:pt>
                      <c:pt idx="4312" formatCode="General">
                        <c:v>390.85</c:v>
                      </c:pt>
                      <c:pt idx="4313" formatCode="General">
                        <c:v>390.86</c:v>
                      </c:pt>
                      <c:pt idx="4314" formatCode="General">
                        <c:v>390.87</c:v>
                      </c:pt>
                      <c:pt idx="4315" formatCode="General">
                        <c:v>390.88</c:v>
                      </c:pt>
                      <c:pt idx="4316" formatCode="General">
                        <c:v>390.89</c:v>
                      </c:pt>
                      <c:pt idx="4317" formatCode="General">
                        <c:v>390.9</c:v>
                      </c:pt>
                      <c:pt idx="4318" formatCode="General">
                        <c:v>390.91</c:v>
                      </c:pt>
                      <c:pt idx="4319" formatCode="General">
                        <c:v>390.92</c:v>
                      </c:pt>
                      <c:pt idx="4320" formatCode="General">
                        <c:v>390.93</c:v>
                      </c:pt>
                      <c:pt idx="4321" formatCode="General">
                        <c:v>390.94</c:v>
                      </c:pt>
                      <c:pt idx="4322" formatCode="General">
                        <c:v>390.95</c:v>
                      </c:pt>
                      <c:pt idx="4323" formatCode="General">
                        <c:v>390.96</c:v>
                      </c:pt>
                      <c:pt idx="4324" formatCode="General">
                        <c:v>390.97</c:v>
                      </c:pt>
                      <c:pt idx="4325" formatCode="General">
                        <c:v>390.98</c:v>
                      </c:pt>
                      <c:pt idx="4326" formatCode="General">
                        <c:v>390.99</c:v>
                      </c:pt>
                      <c:pt idx="4327" formatCode="General">
                        <c:v>391</c:v>
                      </c:pt>
                      <c:pt idx="4328" formatCode="General">
                        <c:v>391.01</c:v>
                      </c:pt>
                      <c:pt idx="4329" formatCode="General">
                        <c:v>391.02</c:v>
                      </c:pt>
                      <c:pt idx="4330" formatCode="General">
                        <c:v>391.03</c:v>
                      </c:pt>
                      <c:pt idx="4331" formatCode="General">
                        <c:v>391.04</c:v>
                      </c:pt>
                      <c:pt idx="4332" formatCode="General">
                        <c:v>391.05</c:v>
                      </c:pt>
                      <c:pt idx="4333" formatCode="General">
                        <c:v>391.06</c:v>
                      </c:pt>
                      <c:pt idx="4334" formatCode="General">
                        <c:v>391.07</c:v>
                      </c:pt>
                      <c:pt idx="4335" formatCode="General">
                        <c:v>391.08</c:v>
                      </c:pt>
                      <c:pt idx="4336" formatCode="General">
                        <c:v>391.09</c:v>
                      </c:pt>
                      <c:pt idx="4337" formatCode="General">
                        <c:v>391.1</c:v>
                      </c:pt>
                      <c:pt idx="4338" formatCode="General">
                        <c:v>391.11</c:v>
                      </c:pt>
                      <c:pt idx="4339" formatCode="General">
                        <c:v>391.12</c:v>
                      </c:pt>
                      <c:pt idx="4340" formatCode="General">
                        <c:v>391.13</c:v>
                      </c:pt>
                      <c:pt idx="4341" formatCode="General">
                        <c:v>391.14</c:v>
                      </c:pt>
                      <c:pt idx="4342" formatCode="General">
                        <c:v>391.15</c:v>
                      </c:pt>
                      <c:pt idx="4343" formatCode="General">
                        <c:v>391.16</c:v>
                      </c:pt>
                      <c:pt idx="4344" formatCode="General">
                        <c:v>391.17</c:v>
                      </c:pt>
                      <c:pt idx="4345" formatCode="General">
                        <c:v>391.18</c:v>
                      </c:pt>
                      <c:pt idx="4346" formatCode="General">
                        <c:v>391.19</c:v>
                      </c:pt>
                      <c:pt idx="4347" formatCode="General">
                        <c:v>391.2</c:v>
                      </c:pt>
                      <c:pt idx="4348" formatCode="General">
                        <c:v>391.21</c:v>
                      </c:pt>
                      <c:pt idx="4349" formatCode="General">
                        <c:v>391.22</c:v>
                      </c:pt>
                      <c:pt idx="4350" formatCode="General">
                        <c:v>391.23</c:v>
                      </c:pt>
                      <c:pt idx="4351" formatCode="General">
                        <c:v>391.24</c:v>
                      </c:pt>
                      <c:pt idx="4352" formatCode="General">
                        <c:v>391.25</c:v>
                      </c:pt>
                      <c:pt idx="4353" formatCode="General">
                        <c:v>391.26</c:v>
                      </c:pt>
                      <c:pt idx="4354" formatCode="General">
                        <c:v>391.27</c:v>
                      </c:pt>
                      <c:pt idx="4355" formatCode="General">
                        <c:v>391.28</c:v>
                      </c:pt>
                      <c:pt idx="4356" formatCode="General">
                        <c:v>391.29</c:v>
                      </c:pt>
                      <c:pt idx="4357" formatCode="General">
                        <c:v>391.3</c:v>
                      </c:pt>
                      <c:pt idx="4358" formatCode="General">
                        <c:v>391.31</c:v>
                      </c:pt>
                      <c:pt idx="4359" formatCode="General">
                        <c:v>391.32</c:v>
                      </c:pt>
                      <c:pt idx="4360" formatCode="General">
                        <c:v>391.33</c:v>
                      </c:pt>
                      <c:pt idx="4361" formatCode="General">
                        <c:v>391.34</c:v>
                      </c:pt>
                      <c:pt idx="4362" formatCode="General">
                        <c:v>391.35</c:v>
                      </c:pt>
                      <c:pt idx="4363" formatCode="General">
                        <c:v>391.36</c:v>
                      </c:pt>
                      <c:pt idx="4364" formatCode="General">
                        <c:v>391.37</c:v>
                      </c:pt>
                      <c:pt idx="4365" formatCode="General">
                        <c:v>391.38</c:v>
                      </c:pt>
                      <c:pt idx="4366" formatCode="General">
                        <c:v>391.39</c:v>
                      </c:pt>
                      <c:pt idx="4367" formatCode="General">
                        <c:v>391.4</c:v>
                      </c:pt>
                      <c:pt idx="4368" formatCode="General">
                        <c:v>391.41</c:v>
                      </c:pt>
                      <c:pt idx="4369" formatCode="General">
                        <c:v>391.42</c:v>
                      </c:pt>
                      <c:pt idx="4370" formatCode="General">
                        <c:v>391.43</c:v>
                      </c:pt>
                      <c:pt idx="4371" formatCode="General">
                        <c:v>391.44</c:v>
                      </c:pt>
                      <c:pt idx="4372" formatCode="General">
                        <c:v>391.45</c:v>
                      </c:pt>
                      <c:pt idx="4373" formatCode="General">
                        <c:v>391.46</c:v>
                      </c:pt>
                      <c:pt idx="4374" formatCode="General">
                        <c:v>391.47</c:v>
                      </c:pt>
                      <c:pt idx="4375" formatCode="General">
                        <c:v>391.48</c:v>
                      </c:pt>
                      <c:pt idx="4376" formatCode="General">
                        <c:v>391.49</c:v>
                      </c:pt>
                      <c:pt idx="4377" formatCode="General">
                        <c:v>391.5</c:v>
                      </c:pt>
                      <c:pt idx="4378" formatCode="General">
                        <c:v>391.51</c:v>
                      </c:pt>
                      <c:pt idx="4379" formatCode="General">
                        <c:v>391.52</c:v>
                      </c:pt>
                      <c:pt idx="4380" formatCode="General">
                        <c:v>391.53</c:v>
                      </c:pt>
                      <c:pt idx="4381" formatCode="General">
                        <c:v>391.54</c:v>
                      </c:pt>
                      <c:pt idx="4382" formatCode="General">
                        <c:v>391.55</c:v>
                      </c:pt>
                      <c:pt idx="4383" formatCode="General">
                        <c:v>391.56</c:v>
                      </c:pt>
                      <c:pt idx="4384" formatCode="General">
                        <c:v>391.57</c:v>
                      </c:pt>
                      <c:pt idx="4385" formatCode="General">
                        <c:v>391.58</c:v>
                      </c:pt>
                      <c:pt idx="4386" formatCode="General">
                        <c:v>391.59</c:v>
                      </c:pt>
                      <c:pt idx="4387" formatCode="General">
                        <c:v>391.6</c:v>
                      </c:pt>
                      <c:pt idx="4388" formatCode="General">
                        <c:v>391.61</c:v>
                      </c:pt>
                      <c:pt idx="4389" formatCode="General">
                        <c:v>391.62</c:v>
                      </c:pt>
                      <c:pt idx="4390" formatCode="General">
                        <c:v>391.63</c:v>
                      </c:pt>
                      <c:pt idx="4391" formatCode="General">
                        <c:v>391.64</c:v>
                      </c:pt>
                      <c:pt idx="4392" formatCode="General">
                        <c:v>391.65</c:v>
                      </c:pt>
                      <c:pt idx="4393" formatCode="General">
                        <c:v>391.66</c:v>
                      </c:pt>
                      <c:pt idx="4394" formatCode="General">
                        <c:v>391.67</c:v>
                      </c:pt>
                      <c:pt idx="4395" formatCode="General">
                        <c:v>391.68</c:v>
                      </c:pt>
                      <c:pt idx="4396" formatCode="General">
                        <c:v>391.69</c:v>
                      </c:pt>
                      <c:pt idx="4397" formatCode="General">
                        <c:v>391.7</c:v>
                      </c:pt>
                      <c:pt idx="4398" formatCode="General">
                        <c:v>391.71</c:v>
                      </c:pt>
                      <c:pt idx="4399" formatCode="General">
                        <c:v>391.72</c:v>
                      </c:pt>
                      <c:pt idx="4400" formatCode="General">
                        <c:v>391.73</c:v>
                      </c:pt>
                      <c:pt idx="4401" formatCode="General">
                        <c:v>391.74</c:v>
                      </c:pt>
                      <c:pt idx="4402" formatCode="General">
                        <c:v>391.75</c:v>
                      </c:pt>
                      <c:pt idx="4403" formatCode="General">
                        <c:v>391.76</c:v>
                      </c:pt>
                      <c:pt idx="4404" formatCode="General">
                        <c:v>391.77</c:v>
                      </c:pt>
                      <c:pt idx="4405" formatCode="General">
                        <c:v>391.78</c:v>
                      </c:pt>
                      <c:pt idx="4406" formatCode="General">
                        <c:v>391.79</c:v>
                      </c:pt>
                      <c:pt idx="4407" formatCode="General">
                        <c:v>391.8</c:v>
                      </c:pt>
                      <c:pt idx="4408" formatCode="General">
                        <c:v>391.81</c:v>
                      </c:pt>
                      <c:pt idx="4409" formatCode="General">
                        <c:v>391.82</c:v>
                      </c:pt>
                      <c:pt idx="4410" formatCode="General">
                        <c:v>391.83</c:v>
                      </c:pt>
                      <c:pt idx="4411" formatCode="General">
                        <c:v>391.84</c:v>
                      </c:pt>
                      <c:pt idx="4412" formatCode="General">
                        <c:v>391.85</c:v>
                      </c:pt>
                      <c:pt idx="4413" formatCode="General">
                        <c:v>391.86</c:v>
                      </c:pt>
                      <c:pt idx="4414" formatCode="General">
                        <c:v>391.87</c:v>
                      </c:pt>
                      <c:pt idx="4415" formatCode="General">
                        <c:v>391.88</c:v>
                      </c:pt>
                      <c:pt idx="4416" formatCode="General">
                        <c:v>391.89</c:v>
                      </c:pt>
                      <c:pt idx="4417" formatCode="General">
                        <c:v>391.9</c:v>
                      </c:pt>
                      <c:pt idx="4418" formatCode="General">
                        <c:v>391.91</c:v>
                      </c:pt>
                      <c:pt idx="4419" formatCode="General">
                        <c:v>391.92</c:v>
                      </c:pt>
                      <c:pt idx="4420" formatCode="General">
                        <c:v>391.93</c:v>
                      </c:pt>
                      <c:pt idx="4421" formatCode="General">
                        <c:v>391.94</c:v>
                      </c:pt>
                      <c:pt idx="4422" formatCode="General">
                        <c:v>391.95</c:v>
                      </c:pt>
                      <c:pt idx="4423" formatCode="General">
                        <c:v>391.96</c:v>
                      </c:pt>
                      <c:pt idx="4424" formatCode="General">
                        <c:v>391.97</c:v>
                      </c:pt>
                      <c:pt idx="4425" formatCode="General">
                        <c:v>391.98</c:v>
                      </c:pt>
                      <c:pt idx="4426" formatCode="General">
                        <c:v>391.99</c:v>
                      </c:pt>
                      <c:pt idx="4427" formatCode="General">
                        <c:v>392</c:v>
                      </c:pt>
                      <c:pt idx="4428" formatCode="General">
                        <c:v>392.01</c:v>
                      </c:pt>
                      <c:pt idx="4429" formatCode="General">
                        <c:v>392.02</c:v>
                      </c:pt>
                      <c:pt idx="4430" formatCode="General">
                        <c:v>392.03</c:v>
                      </c:pt>
                      <c:pt idx="4431" formatCode="General">
                        <c:v>392.04</c:v>
                      </c:pt>
                      <c:pt idx="4432" formatCode="General">
                        <c:v>392.05</c:v>
                      </c:pt>
                      <c:pt idx="4433" formatCode="General">
                        <c:v>392.06</c:v>
                      </c:pt>
                      <c:pt idx="4434" formatCode="General">
                        <c:v>392.07</c:v>
                      </c:pt>
                      <c:pt idx="4435" formatCode="General">
                        <c:v>392.08</c:v>
                      </c:pt>
                      <c:pt idx="4436" formatCode="General">
                        <c:v>392.09</c:v>
                      </c:pt>
                      <c:pt idx="4437" formatCode="General">
                        <c:v>392.1</c:v>
                      </c:pt>
                      <c:pt idx="4438" formatCode="General">
                        <c:v>392.11</c:v>
                      </c:pt>
                      <c:pt idx="4439" formatCode="General">
                        <c:v>392.12</c:v>
                      </c:pt>
                      <c:pt idx="4440" formatCode="General">
                        <c:v>392.13</c:v>
                      </c:pt>
                      <c:pt idx="4441" formatCode="General">
                        <c:v>392.14</c:v>
                      </c:pt>
                      <c:pt idx="4442" formatCode="General">
                        <c:v>392.15</c:v>
                      </c:pt>
                      <c:pt idx="4443" formatCode="General">
                        <c:v>392.16</c:v>
                      </c:pt>
                      <c:pt idx="4444" formatCode="General">
                        <c:v>392.17</c:v>
                      </c:pt>
                      <c:pt idx="4445" formatCode="General">
                        <c:v>392.18</c:v>
                      </c:pt>
                      <c:pt idx="4446" formatCode="General">
                        <c:v>392.19</c:v>
                      </c:pt>
                      <c:pt idx="4447" formatCode="General">
                        <c:v>392.2</c:v>
                      </c:pt>
                      <c:pt idx="4448" formatCode="General">
                        <c:v>392.21</c:v>
                      </c:pt>
                      <c:pt idx="4449" formatCode="General">
                        <c:v>392.22</c:v>
                      </c:pt>
                      <c:pt idx="4450" formatCode="General">
                        <c:v>392.23</c:v>
                      </c:pt>
                      <c:pt idx="4451" formatCode="General">
                        <c:v>392.24</c:v>
                      </c:pt>
                      <c:pt idx="4452" formatCode="General">
                        <c:v>392.25</c:v>
                      </c:pt>
                      <c:pt idx="4453" formatCode="General">
                        <c:v>392.26</c:v>
                      </c:pt>
                      <c:pt idx="4454" formatCode="General">
                        <c:v>392.27</c:v>
                      </c:pt>
                      <c:pt idx="4455" formatCode="General">
                        <c:v>392.28</c:v>
                      </c:pt>
                      <c:pt idx="4456" formatCode="General">
                        <c:v>392.29</c:v>
                      </c:pt>
                      <c:pt idx="4457" formatCode="General">
                        <c:v>392.3</c:v>
                      </c:pt>
                      <c:pt idx="4458" formatCode="General">
                        <c:v>392.31</c:v>
                      </c:pt>
                      <c:pt idx="4459" formatCode="General">
                        <c:v>392.32</c:v>
                      </c:pt>
                      <c:pt idx="4460" formatCode="General">
                        <c:v>392.33</c:v>
                      </c:pt>
                      <c:pt idx="4461" formatCode="General">
                        <c:v>392.34</c:v>
                      </c:pt>
                      <c:pt idx="4462" formatCode="General">
                        <c:v>392.35</c:v>
                      </c:pt>
                      <c:pt idx="4463" formatCode="General">
                        <c:v>392.36</c:v>
                      </c:pt>
                      <c:pt idx="4464" formatCode="General">
                        <c:v>392.37</c:v>
                      </c:pt>
                      <c:pt idx="4465" formatCode="General">
                        <c:v>392.38</c:v>
                      </c:pt>
                      <c:pt idx="4466" formatCode="General">
                        <c:v>392.39</c:v>
                      </c:pt>
                      <c:pt idx="4467" formatCode="General">
                        <c:v>392.4</c:v>
                      </c:pt>
                      <c:pt idx="4468" formatCode="General">
                        <c:v>392.41</c:v>
                      </c:pt>
                      <c:pt idx="4469" formatCode="General">
                        <c:v>392.42</c:v>
                      </c:pt>
                      <c:pt idx="4470" formatCode="General">
                        <c:v>392.43</c:v>
                      </c:pt>
                      <c:pt idx="4471" formatCode="General">
                        <c:v>392.44</c:v>
                      </c:pt>
                      <c:pt idx="4472" formatCode="General">
                        <c:v>392.45</c:v>
                      </c:pt>
                      <c:pt idx="4473" formatCode="General">
                        <c:v>392.46</c:v>
                      </c:pt>
                      <c:pt idx="4474" formatCode="General">
                        <c:v>392.47</c:v>
                      </c:pt>
                      <c:pt idx="4475" formatCode="General">
                        <c:v>392.48</c:v>
                      </c:pt>
                      <c:pt idx="4476" formatCode="General">
                        <c:v>392.49</c:v>
                      </c:pt>
                      <c:pt idx="4477" formatCode="General">
                        <c:v>392.5</c:v>
                      </c:pt>
                      <c:pt idx="4478" formatCode="General">
                        <c:v>392.51</c:v>
                      </c:pt>
                      <c:pt idx="4479" formatCode="General">
                        <c:v>392.52</c:v>
                      </c:pt>
                      <c:pt idx="4480" formatCode="General">
                        <c:v>392.53</c:v>
                      </c:pt>
                      <c:pt idx="4481" formatCode="General">
                        <c:v>392.54</c:v>
                      </c:pt>
                      <c:pt idx="4482" formatCode="General">
                        <c:v>392.55</c:v>
                      </c:pt>
                      <c:pt idx="4483" formatCode="General">
                        <c:v>392.56</c:v>
                      </c:pt>
                      <c:pt idx="4484" formatCode="General">
                        <c:v>392.57</c:v>
                      </c:pt>
                      <c:pt idx="4485" formatCode="General">
                        <c:v>392.58</c:v>
                      </c:pt>
                      <c:pt idx="4486" formatCode="General">
                        <c:v>392.59</c:v>
                      </c:pt>
                      <c:pt idx="4487" formatCode="General">
                        <c:v>392.6</c:v>
                      </c:pt>
                      <c:pt idx="4488" formatCode="General">
                        <c:v>392.61</c:v>
                      </c:pt>
                      <c:pt idx="4489" formatCode="General">
                        <c:v>392.62</c:v>
                      </c:pt>
                      <c:pt idx="4490" formatCode="General">
                        <c:v>392.63</c:v>
                      </c:pt>
                      <c:pt idx="4491" formatCode="General">
                        <c:v>392.64</c:v>
                      </c:pt>
                      <c:pt idx="4492" formatCode="General">
                        <c:v>392.65</c:v>
                      </c:pt>
                      <c:pt idx="4493" formatCode="General">
                        <c:v>392.66</c:v>
                      </c:pt>
                      <c:pt idx="4494" formatCode="General">
                        <c:v>392.67</c:v>
                      </c:pt>
                      <c:pt idx="4495" formatCode="General">
                        <c:v>392.68</c:v>
                      </c:pt>
                      <c:pt idx="4496" formatCode="General">
                        <c:v>392.69</c:v>
                      </c:pt>
                      <c:pt idx="4497" formatCode="General">
                        <c:v>392.7</c:v>
                      </c:pt>
                      <c:pt idx="4498" formatCode="General">
                        <c:v>392.71</c:v>
                      </c:pt>
                      <c:pt idx="4499" formatCode="General">
                        <c:v>392.72</c:v>
                      </c:pt>
                      <c:pt idx="4500" formatCode="General">
                        <c:v>392.73</c:v>
                      </c:pt>
                      <c:pt idx="4501" formatCode="General">
                        <c:v>392.74</c:v>
                      </c:pt>
                      <c:pt idx="4502" formatCode="General">
                        <c:v>392.75</c:v>
                      </c:pt>
                      <c:pt idx="4503" formatCode="General">
                        <c:v>392.76</c:v>
                      </c:pt>
                      <c:pt idx="4504" formatCode="General">
                        <c:v>392.77</c:v>
                      </c:pt>
                      <c:pt idx="4505" formatCode="General">
                        <c:v>392.78</c:v>
                      </c:pt>
                      <c:pt idx="4506" formatCode="General">
                        <c:v>392.79</c:v>
                      </c:pt>
                      <c:pt idx="4507" formatCode="General">
                        <c:v>392.8</c:v>
                      </c:pt>
                      <c:pt idx="4508" formatCode="General">
                        <c:v>392.81</c:v>
                      </c:pt>
                      <c:pt idx="4509" formatCode="General">
                        <c:v>392.82</c:v>
                      </c:pt>
                      <c:pt idx="4510" formatCode="General">
                        <c:v>392.83</c:v>
                      </c:pt>
                      <c:pt idx="4511" formatCode="General">
                        <c:v>392.84</c:v>
                      </c:pt>
                      <c:pt idx="4512" formatCode="General">
                        <c:v>392.85</c:v>
                      </c:pt>
                      <c:pt idx="4513" formatCode="General">
                        <c:v>392.86</c:v>
                      </c:pt>
                      <c:pt idx="4514" formatCode="General">
                        <c:v>392.87</c:v>
                      </c:pt>
                      <c:pt idx="4515" formatCode="General">
                        <c:v>392.88</c:v>
                      </c:pt>
                      <c:pt idx="4516" formatCode="General">
                        <c:v>392.89</c:v>
                      </c:pt>
                      <c:pt idx="4517" formatCode="General">
                        <c:v>392.9</c:v>
                      </c:pt>
                      <c:pt idx="4518" formatCode="General">
                        <c:v>392.91</c:v>
                      </c:pt>
                      <c:pt idx="4519" formatCode="General">
                        <c:v>392.92</c:v>
                      </c:pt>
                      <c:pt idx="4520" formatCode="General">
                        <c:v>392.93</c:v>
                      </c:pt>
                      <c:pt idx="4521" formatCode="General">
                        <c:v>392.94</c:v>
                      </c:pt>
                      <c:pt idx="4522" formatCode="General">
                        <c:v>392.95</c:v>
                      </c:pt>
                      <c:pt idx="4523" formatCode="General">
                        <c:v>392.96</c:v>
                      </c:pt>
                      <c:pt idx="4524" formatCode="General">
                        <c:v>392.97</c:v>
                      </c:pt>
                      <c:pt idx="4525" formatCode="General">
                        <c:v>392.98</c:v>
                      </c:pt>
                      <c:pt idx="4526" formatCode="General">
                        <c:v>392.99</c:v>
                      </c:pt>
                      <c:pt idx="4527" formatCode="General">
                        <c:v>393</c:v>
                      </c:pt>
                      <c:pt idx="4528" formatCode="General">
                        <c:v>393.01</c:v>
                      </c:pt>
                      <c:pt idx="4529" formatCode="General">
                        <c:v>393.02</c:v>
                      </c:pt>
                      <c:pt idx="4530" formatCode="General">
                        <c:v>393.03</c:v>
                      </c:pt>
                      <c:pt idx="4531" formatCode="General">
                        <c:v>393.04</c:v>
                      </c:pt>
                      <c:pt idx="4532" formatCode="General">
                        <c:v>393.05</c:v>
                      </c:pt>
                      <c:pt idx="4533" formatCode="General">
                        <c:v>393.06</c:v>
                      </c:pt>
                      <c:pt idx="4534" formatCode="General">
                        <c:v>393.07</c:v>
                      </c:pt>
                      <c:pt idx="4535" formatCode="General">
                        <c:v>393.08</c:v>
                      </c:pt>
                      <c:pt idx="4536" formatCode="General">
                        <c:v>393.09</c:v>
                      </c:pt>
                      <c:pt idx="4537" formatCode="General">
                        <c:v>393.1</c:v>
                      </c:pt>
                      <c:pt idx="4538" formatCode="General">
                        <c:v>393.11</c:v>
                      </c:pt>
                      <c:pt idx="4539" formatCode="General">
                        <c:v>393.12</c:v>
                      </c:pt>
                      <c:pt idx="4540" formatCode="General">
                        <c:v>393.13</c:v>
                      </c:pt>
                      <c:pt idx="4541" formatCode="General">
                        <c:v>393.14</c:v>
                      </c:pt>
                      <c:pt idx="4542" formatCode="General">
                        <c:v>393.15</c:v>
                      </c:pt>
                      <c:pt idx="4543" formatCode="General">
                        <c:v>393.16</c:v>
                      </c:pt>
                      <c:pt idx="4544" formatCode="General">
                        <c:v>393.17</c:v>
                      </c:pt>
                      <c:pt idx="4545" formatCode="General">
                        <c:v>393.18</c:v>
                      </c:pt>
                      <c:pt idx="4546" formatCode="General">
                        <c:v>393.19</c:v>
                      </c:pt>
                      <c:pt idx="4547" formatCode="General">
                        <c:v>393.2</c:v>
                      </c:pt>
                      <c:pt idx="4548" formatCode="General">
                        <c:v>393.21</c:v>
                      </c:pt>
                      <c:pt idx="4549" formatCode="General">
                        <c:v>393.22</c:v>
                      </c:pt>
                      <c:pt idx="4550" formatCode="General">
                        <c:v>393.23</c:v>
                      </c:pt>
                      <c:pt idx="4551" formatCode="General">
                        <c:v>393.24</c:v>
                      </c:pt>
                      <c:pt idx="4552" formatCode="General">
                        <c:v>393.25</c:v>
                      </c:pt>
                      <c:pt idx="4553" formatCode="General">
                        <c:v>393.26</c:v>
                      </c:pt>
                      <c:pt idx="4554" formatCode="General">
                        <c:v>393.27</c:v>
                      </c:pt>
                      <c:pt idx="4555" formatCode="General">
                        <c:v>393.28</c:v>
                      </c:pt>
                      <c:pt idx="4556" formatCode="General">
                        <c:v>393.29</c:v>
                      </c:pt>
                      <c:pt idx="4557" formatCode="General">
                        <c:v>393.3</c:v>
                      </c:pt>
                      <c:pt idx="4558" formatCode="General">
                        <c:v>393.31</c:v>
                      </c:pt>
                      <c:pt idx="4559" formatCode="General">
                        <c:v>393.32</c:v>
                      </c:pt>
                      <c:pt idx="4560" formatCode="General">
                        <c:v>393.33</c:v>
                      </c:pt>
                      <c:pt idx="4561" formatCode="General">
                        <c:v>393.34</c:v>
                      </c:pt>
                      <c:pt idx="4562" formatCode="General">
                        <c:v>393.35</c:v>
                      </c:pt>
                      <c:pt idx="4563" formatCode="General">
                        <c:v>393.36</c:v>
                      </c:pt>
                      <c:pt idx="4564" formatCode="General">
                        <c:v>393.37</c:v>
                      </c:pt>
                      <c:pt idx="4565" formatCode="General">
                        <c:v>393.38</c:v>
                      </c:pt>
                      <c:pt idx="4566" formatCode="General">
                        <c:v>393.39</c:v>
                      </c:pt>
                      <c:pt idx="4567" formatCode="General">
                        <c:v>393.4</c:v>
                      </c:pt>
                      <c:pt idx="4568" formatCode="General">
                        <c:v>393.41</c:v>
                      </c:pt>
                      <c:pt idx="4569" formatCode="General">
                        <c:v>393.42</c:v>
                      </c:pt>
                      <c:pt idx="4570" formatCode="General">
                        <c:v>393.43</c:v>
                      </c:pt>
                      <c:pt idx="4571" formatCode="General">
                        <c:v>393.44</c:v>
                      </c:pt>
                      <c:pt idx="4572" formatCode="General">
                        <c:v>393.45</c:v>
                      </c:pt>
                      <c:pt idx="4573" formatCode="General">
                        <c:v>393.46</c:v>
                      </c:pt>
                      <c:pt idx="4574" formatCode="General">
                        <c:v>393.47</c:v>
                      </c:pt>
                      <c:pt idx="4575" formatCode="General">
                        <c:v>393.48</c:v>
                      </c:pt>
                      <c:pt idx="4576" formatCode="General">
                        <c:v>393.49</c:v>
                      </c:pt>
                      <c:pt idx="4577" formatCode="General">
                        <c:v>393.5</c:v>
                      </c:pt>
                      <c:pt idx="4578" formatCode="General">
                        <c:v>393.51</c:v>
                      </c:pt>
                      <c:pt idx="4579" formatCode="General">
                        <c:v>393.52</c:v>
                      </c:pt>
                      <c:pt idx="4580" formatCode="General">
                        <c:v>393.53</c:v>
                      </c:pt>
                      <c:pt idx="4581" formatCode="General">
                        <c:v>393.54</c:v>
                      </c:pt>
                      <c:pt idx="4582" formatCode="General">
                        <c:v>393.55</c:v>
                      </c:pt>
                      <c:pt idx="4583" formatCode="General">
                        <c:v>393.56</c:v>
                      </c:pt>
                      <c:pt idx="4584" formatCode="General">
                        <c:v>393.57</c:v>
                      </c:pt>
                      <c:pt idx="4585" formatCode="General">
                        <c:v>393.58</c:v>
                      </c:pt>
                      <c:pt idx="4586" formatCode="General">
                        <c:v>393.59</c:v>
                      </c:pt>
                      <c:pt idx="4587" formatCode="General">
                        <c:v>393.6</c:v>
                      </c:pt>
                      <c:pt idx="4588" formatCode="General">
                        <c:v>393.61</c:v>
                      </c:pt>
                      <c:pt idx="4589" formatCode="General">
                        <c:v>393.62</c:v>
                      </c:pt>
                      <c:pt idx="4590" formatCode="General">
                        <c:v>393.63</c:v>
                      </c:pt>
                      <c:pt idx="4591" formatCode="General">
                        <c:v>393.64</c:v>
                      </c:pt>
                      <c:pt idx="4592" formatCode="General">
                        <c:v>393.65</c:v>
                      </c:pt>
                      <c:pt idx="4593" formatCode="General">
                        <c:v>393.66</c:v>
                      </c:pt>
                      <c:pt idx="4594" formatCode="General">
                        <c:v>393.67</c:v>
                      </c:pt>
                      <c:pt idx="4595" formatCode="General">
                        <c:v>393.68</c:v>
                      </c:pt>
                      <c:pt idx="4596" formatCode="General">
                        <c:v>393.69</c:v>
                      </c:pt>
                      <c:pt idx="4597" formatCode="General">
                        <c:v>393.7</c:v>
                      </c:pt>
                      <c:pt idx="4598" formatCode="General">
                        <c:v>393.71</c:v>
                      </c:pt>
                      <c:pt idx="4599" formatCode="General">
                        <c:v>393.72</c:v>
                      </c:pt>
                      <c:pt idx="4600" formatCode="General">
                        <c:v>393.73</c:v>
                      </c:pt>
                      <c:pt idx="4601" formatCode="General">
                        <c:v>393.74</c:v>
                      </c:pt>
                      <c:pt idx="4602" formatCode="General">
                        <c:v>393.75</c:v>
                      </c:pt>
                      <c:pt idx="4603" formatCode="General">
                        <c:v>393.76</c:v>
                      </c:pt>
                      <c:pt idx="4604" formatCode="General">
                        <c:v>393.77</c:v>
                      </c:pt>
                      <c:pt idx="4605" formatCode="General">
                        <c:v>393.78</c:v>
                      </c:pt>
                      <c:pt idx="4606" formatCode="General">
                        <c:v>393.79</c:v>
                      </c:pt>
                      <c:pt idx="4607" formatCode="General">
                        <c:v>393.8</c:v>
                      </c:pt>
                      <c:pt idx="4608" formatCode="General">
                        <c:v>393.81</c:v>
                      </c:pt>
                      <c:pt idx="4609" formatCode="General">
                        <c:v>393.82</c:v>
                      </c:pt>
                      <c:pt idx="4610" formatCode="General">
                        <c:v>393.83</c:v>
                      </c:pt>
                      <c:pt idx="4611" formatCode="General">
                        <c:v>393.84</c:v>
                      </c:pt>
                      <c:pt idx="4612" formatCode="General">
                        <c:v>393.85</c:v>
                      </c:pt>
                      <c:pt idx="4613" formatCode="General">
                        <c:v>393.86</c:v>
                      </c:pt>
                      <c:pt idx="4614" formatCode="General">
                        <c:v>393.87</c:v>
                      </c:pt>
                      <c:pt idx="4615" formatCode="General">
                        <c:v>393.88</c:v>
                      </c:pt>
                      <c:pt idx="4616" formatCode="General">
                        <c:v>393.89</c:v>
                      </c:pt>
                      <c:pt idx="4617" formatCode="General">
                        <c:v>393.9</c:v>
                      </c:pt>
                      <c:pt idx="4618" formatCode="General">
                        <c:v>393.91</c:v>
                      </c:pt>
                      <c:pt idx="4619" formatCode="General">
                        <c:v>393.92</c:v>
                      </c:pt>
                      <c:pt idx="4620" formatCode="General">
                        <c:v>393.93</c:v>
                      </c:pt>
                      <c:pt idx="4621" formatCode="General">
                        <c:v>393.94</c:v>
                      </c:pt>
                      <c:pt idx="4622" formatCode="General">
                        <c:v>393.95</c:v>
                      </c:pt>
                      <c:pt idx="4623" formatCode="General">
                        <c:v>393.96</c:v>
                      </c:pt>
                      <c:pt idx="4624" formatCode="General">
                        <c:v>393.97</c:v>
                      </c:pt>
                      <c:pt idx="4625" formatCode="General">
                        <c:v>393.98</c:v>
                      </c:pt>
                      <c:pt idx="4626" formatCode="General">
                        <c:v>393.99</c:v>
                      </c:pt>
                      <c:pt idx="4627" formatCode="General">
                        <c:v>394</c:v>
                      </c:pt>
                      <c:pt idx="4628" formatCode="General">
                        <c:v>394.01</c:v>
                      </c:pt>
                      <c:pt idx="4629" formatCode="General">
                        <c:v>394.02</c:v>
                      </c:pt>
                      <c:pt idx="4630" formatCode="General">
                        <c:v>394.03</c:v>
                      </c:pt>
                      <c:pt idx="4631" formatCode="General">
                        <c:v>394.04</c:v>
                      </c:pt>
                      <c:pt idx="4632" formatCode="General">
                        <c:v>394.05</c:v>
                      </c:pt>
                      <c:pt idx="4633" formatCode="General">
                        <c:v>394.06</c:v>
                      </c:pt>
                      <c:pt idx="4634" formatCode="General">
                        <c:v>394.07</c:v>
                      </c:pt>
                      <c:pt idx="4635" formatCode="General">
                        <c:v>394.08</c:v>
                      </c:pt>
                      <c:pt idx="4636" formatCode="General">
                        <c:v>394.09</c:v>
                      </c:pt>
                      <c:pt idx="4637" formatCode="General">
                        <c:v>394.1</c:v>
                      </c:pt>
                      <c:pt idx="4638" formatCode="General">
                        <c:v>394.11</c:v>
                      </c:pt>
                      <c:pt idx="4639" formatCode="General">
                        <c:v>394.12</c:v>
                      </c:pt>
                      <c:pt idx="4640" formatCode="General">
                        <c:v>394.13</c:v>
                      </c:pt>
                      <c:pt idx="4641" formatCode="General">
                        <c:v>394.14</c:v>
                      </c:pt>
                      <c:pt idx="4642" formatCode="General">
                        <c:v>394.15</c:v>
                      </c:pt>
                      <c:pt idx="4643" formatCode="General">
                        <c:v>394.16</c:v>
                      </c:pt>
                      <c:pt idx="4644" formatCode="General">
                        <c:v>394.17</c:v>
                      </c:pt>
                      <c:pt idx="4645" formatCode="General">
                        <c:v>394.18</c:v>
                      </c:pt>
                      <c:pt idx="4646" formatCode="General">
                        <c:v>394.19</c:v>
                      </c:pt>
                      <c:pt idx="4647" formatCode="General">
                        <c:v>394.2</c:v>
                      </c:pt>
                      <c:pt idx="4648" formatCode="General">
                        <c:v>394.21</c:v>
                      </c:pt>
                      <c:pt idx="4649" formatCode="General">
                        <c:v>394.22</c:v>
                      </c:pt>
                      <c:pt idx="4650" formatCode="General">
                        <c:v>394.23</c:v>
                      </c:pt>
                      <c:pt idx="4651" formatCode="General">
                        <c:v>394.24</c:v>
                      </c:pt>
                      <c:pt idx="4652" formatCode="General">
                        <c:v>394.25</c:v>
                      </c:pt>
                      <c:pt idx="4653" formatCode="General">
                        <c:v>394.26</c:v>
                      </c:pt>
                      <c:pt idx="4654" formatCode="General">
                        <c:v>394.27</c:v>
                      </c:pt>
                      <c:pt idx="4655" formatCode="General">
                        <c:v>394.28</c:v>
                      </c:pt>
                      <c:pt idx="4656" formatCode="General">
                        <c:v>394.29</c:v>
                      </c:pt>
                      <c:pt idx="4657" formatCode="General">
                        <c:v>394.3</c:v>
                      </c:pt>
                      <c:pt idx="4658" formatCode="General">
                        <c:v>394.31</c:v>
                      </c:pt>
                      <c:pt idx="4659" formatCode="General">
                        <c:v>394.32</c:v>
                      </c:pt>
                      <c:pt idx="4660" formatCode="General">
                        <c:v>394.33</c:v>
                      </c:pt>
                      <c:pt idx="4661" formatCode="General">
                        <c:v>394.34</c:v>
                      </c:pt>
                      <c:pt idx="4662" formatCode="General">
                        <c:v>394.35</c:v>
                      </c:pt>
                      <c:pt idx="4663" formatCode="General">
                        <c:v>394.36</c:v>
                      </c:pt>
                      <c:pt idx="4664" formatCode="General">
                        <c:v>394.37</c:v>
                      </c:pt>
                      <c:pt idx="4665" formatCode="General">
                        <c:v>394.38</c:v>
                      </c:pt>
                      <c:pt idx="4666" formatCode="General">
                        <c:v>394.39</c:v>
                      </c:pt>
                      <c:pt idx="4667" formatCode="General">
                        <c:v>394.4</c:v>
                      </c:pt>
                      <c:pt idx="4668" formatCode="General">
                        <c:v>394.41</c:v>
                      </c:pt>
                      <c:pt idx="4669" formatCode="General">
                        <c:v>394.42</c:v>
                      </c:pt>
                      <c:pt idx="4670" formatCode="General">
                        <c:v>394.43</c:v>
                      </c:pt>
                      <c:pt idx="4671" formatCode="General">
                        <c:v>394.44</c:v>
                      </c:pt>
                      <c:pt idx="4672" formatCode="General">
                        <c:v>394.45</c:v>
                      </c:pt>
                      <c:pt idx="4673" formatCode="General">
                        <c:v>394.46</c:v>
                      </c:pt>
                      <c:pt idx="4674" formatCode="General">
                        <c:v>394.47</c:v>
                      </c:pt>
                      <c:pt idx="4675" formatCode="General">
                        <c:v>394.48</c:v>
                      </c:pt>
                      <c:pt idx="4676" formatCode="General">
                        <c:v>394.49</c:v>
                      </c:pt>
                      <c:pt idx="4677" formatCode="General">
                        <c:v>394.5</c:v>
                      </c:pt>
                      <c:pt idx="4678" formatCode="General">
                        <c:v>394.51</c:v>
                      </c:pt>
                      <c:pt idx="4679" formatCode="General">
                        <c:v>394.52</c:v>
                      </c:pt>
                      <c:pt idx="4680" formatCode="General">
                        <c:v>394.53</c:v>
                      </c:pt>
                      <c:pt idx="4681" formatCode="General">
                        <c:v>394.54</c:v>
                      </c:pt>
                      <c:pt idx="4682" formatCode="General">
                        <c:v>394.55</c:v>
                      </c:pt>
                      <c:pt idx="4683" formatCode="General">
                        <c:v>394.56</c:v>
                      </c:pt>
                      <c:pt idx="4684" formatCode="General">
                        <c:v>394.57</c:v>
                      </c:pt>
                      <c:pt idx="4685" formatCode="General">
                        <c:v>394.58</c:v>
                      </c:pt>
                      <c:pt idx="4686" formatCode="General">
                        <c:v>394.59</c:v>
                      </c:pt>
                      <c:pt idx="4687" formatCode="General">
                        <c:v>394.6</c:v>
                      </c:pt>
                      <c:pt idx="4688" formatCode="General">
                        <c:v>394.61</c:v>
                      </c:pt>
                      <c:pt idx="4689" formatCode="General">
                        <c:v>394.62</c:v>
                      </c:pt>
                      <c:pt idx="4690" formatCode="General">
                        <c:v>394.63</c:v>
                      </c:pt>
                      <c:pt idx="4691" formatCode="General">
                        <c:v>394.64</c:v>
                      </c:pt>
                      <c:pt idx="4692" formatCode="General">
                        <c:v>394.65</c:v>
                      </c:pt>
                      <c:pt idx="4693" formatCode="General">
                        <c:v>394.66</c:v>
                      </c:pt>
                      <c:pt idx="4694" formatCode="General">
                        <c:v>394.67</c:v>
                      </c:pt>
                      <c:pt idx="4695" formatCode="General">
                        <c:v>394.68</c:v>
                      </c:pt>
                      <c:pt idx="4696" formatCode="General">
                        <c:v>394.69</c:v>
                      </c:pt>
                      <c:pt idx="4697" formatCode="General">
                        <c:v>394.7</c:v>
                      </c:pt>
                      <c:pt idx="4698" formatCode="General">
                        <c:v>394.71</c:v>
                      </c:pt>
                      <c:pt idx="4699" formatCode="General">
                        <c:v>394.72</c:v>
                      </c:pt>
                      <c:pt idx="4700" formatCode="General">
                        <c:v>394.73</c:v>
                      </c:pt>
                      <c:pt idx="4701" formatCode="General">
                        <c:v>394.74</c:v>
                      </c:pt>
                      <c:pt idx="4702" formatCode="General">
                        <c:v>394.75</c:v>
                      </c:pt>
                      <c:pt idx="4703" formatCode="General">
                        <c:v>394.76</c:v>
                      </c:pt>
                      <c:pt idx="4704" formatCode="General">
                        <c:v>394.77</c:v>
                      </c:pt>
                      <c:pt idx="4705" formatCode="General">
                        <c:v>394.78</c:v>
                      </c:pt>
                      <c:pt idx="4706" formatCode="General">
                        <c:v>394.79</c:v>
                      </c:pt>
                      <c:pt idx="4707" formatCode="General">
                        <c:v>394.8</c:v>
                      </c:pt>
                      <c:pt idx="4708" formatCode="General">
                        <c:v>394.81</c:v>
                      </c:pt>
                      <c:pt idx="4709" formatCode="General">
                        <c:v>394.82</c:v>
                      </c:pt>
                      <c:pt idx="4710" formatCode="General">
                        <c:v>394.83</c:v>
                      </c:pt>
                      <c:pt idx="4711" formatCode="General">
                        <c:v>394.84</c:v>
                      </c:pt>
                      <c:pt idx="4712" formatCode="General">
                        <c:v>394.85</c:v>
                      </c:pt>
                      <c:pt idx="4713" formatCode="General">
                        <c:v>394.86</c:v>
                      </c:pt>
                      <c:pt idx="4714" formatCode="General">
                        <c:v>394.87</c:v>
                      </c:pt>
                      <c:pt idx="4715" formatCode="General">
                        <c:v>394.88</c:v>
                      </c:pt>
                      <c:pt idx="4716" formatCode="General">
                        <c:v>394.89</c:v>
                      </c:pt>
                      <c:pt idx="4717" formatCode="General">
                        <c:v>394.9</c:v>
                      </c:pt>
                      <c:pt idx="4718" formatCode="General">
                        <c:v>394.91</c:v>
                      </c:pt>
                      <c:pt idx="4719" formatCode="General">
                        <c:v>394.92</c:v>
                      </c:pt>
                      <c:pt idx="4720" formatCode="General">
                        <c:v>394.93</c:v>
                      </c:pt>
                      <c:pt idx="4721" formatCode="General">
                        <c:v>394.94</c:v>
                      </c:pt>
                      <c:pt idx="4722" formatCode="General">
                        <c:v>394.95</c:v>
                      </c:pt>
                      <c:pt idx="4723" formatCode="General">
                        <c:v>394.96</c:v>
                      </c:pt>
                      <c:pt idx="4724" formatCode="General">
                        <c:v>394.97</c:v>
                      </c:pt>
                      <c:pt idx="4725" formatCode="General">
                        <c:v>394.98</c:v>
                      </c:pt>
                      <c:pt idx="4726" formatCode="General">
                        <c:v>394.99</c:v>
                      </c:pt>
                      <c:pt idx="4727" formatCode="General">
                        <c:v>395</c:v>
                      </c:pt>
                      <c:pt idx="4728" formatCode="General">
                        <c:v>395.01</c:v>
                      </c:pt>
                      <c:pt idx="4729" formatCode="General">
                        <c:v>395.02</c:v>
                      </c:pt>
                      <c:pt idx="4730" formatCode="General">
                        <c:v>395.03</c:v>
                      </c:pt>
                      <c:pt idx="4731" formatCode="General">
                        <c:v>395.04</c:v>
                      </c:pt>
                      <c:pt idx="4732" formatCode="General">
                        <c:v>395.05</c:v>
                      </c:pt>
                      <c:pt idx="4733" formatCode="General">
                        <c:v>395.06</c:v>
                      </c:pt>
                      <c:pt idx="4734" formatCode="General">
                        <c:v>395.07</c:v>
                      </c:pt>
                      <c:pt idx="4735" formatCode="General">
                        <c:v>395.08</c:v>
                      </c:pt>
                      <c:pt idx="4736" formatCode="General">
                        <c:v>395.09</c:v>
                      </c:pt>
                      <c:pt idx="4737" formatCode="General">
                        <c:v>395.1</c:v>
                      </c:pt>
                      <c:pt idx="4738" formatCode="General">
                        <c:v>395.11</c:v>
                      </c:pt>
                      <c:pt idx="4739" formatCode="General">
                        <c:v>395.12</c:v>
                      </c:pt>
                      <c:pt idx="4740" formatCode="General">
                        <c:v>395.13</c:v>
                      </c:pt>
                      <c:pt idx="4741" formatCode="General">
                        <c:v>395.14</c:v>
                      </c:pt>
                      <c:pt idx="4742" formatCode="General">
                        <c:v>395.15</c:v>
                      </c:pt>
                      <c:pt idx="4743" formatCode="General">
                        <c:v>395.16</c:v>
                      </c:pt>
                      <c:pt idx="4744" formatCode="General">
                        <c:v>395.17</c:v>
                      </c:pt>
                      <c:pt idx="4745" formatCode="General">
                        <c:v>395.18</c:v>
                      </c:pt>
                      <c:pt idx="4746" formatCode="General">
                        <c:v>395.19</c:v>
                      </c:pt>
                      <c:pt idx="4747" formatCode="General">
                        <c:v>395.2</c:v>
                      </c:pt>
                      <c:pt idx="4748" formatCode="General">
                        <c:v>395.21</c:v>
                      </c:pt>
                      <c:pt idx="4749" formatCode="General">
                        <c:v>395.22</c:v>
                      </c:pt>
                      <c:pt idx="4750" formatCode="General">
                        <c:v>395.23</c:v>
                      </c:pt>
                      <c:pt idx="4751" formatCode="General">
                        <c:v>395.24</c:v>
                      </c:pt>
                      <c:pt idx="4752" formatCode="General">
                        <c:v>395.25</c:v>
                      </c:pt>
                      <c:pt idx="4753" formatCode="General">
                        <c:v>395.26</c:v>
                      </c:pt>
                      <c:pt idx="4754" formatCode="General">
                        <c:v>395.27</c:v>
                      </c:pt>
                      <c:pt idx="4755" formatCode="General">
                        <c:v>395.28</c:v>
                      </c:pt>
                      <c:pt idx="4756" formatCode="General">
                        <c:v>395.29</c:v>
                      </c:pt>
                      <c:pt idx="4757" formatCode="General">
                        <c:v>395.3</c:v>
                      </c:pt>
                      <c:pt idx="4758" formatCode="General">
                        <c:v>395.31</c:v>
                      </c:pt>
                      <c:pt idx="4759" formatCode="General">
                        <c:v>395.32</c:v>
                      </c:pt>
                      <c:pt idx="4760" formatCode="General">
                        <c:v>395.33</c:v>
                      </c:pt>
                      <c:pt idx="4761" formatCode="General">
                        <c:v>395.34</c:v>
                      </c:pt>
                      <c:pt idx="4762" formatCode="General">
                        <c:v>395.35</c:v>
                      </c:pt>
                      <c:pt idx="4763" formatCode="General">
                        <c:v>395.36</c:v>
                      </c:pt>
                      <c:pt idx="4764" formatCode="General">
                        <c:v>395.37</c:v>
                      </c:pt>
                      <c:pt idx="4765" formatCode="General">
                        <c:v>395.38</c:v>
                      </c:pt>
                      <c:pt idx="4766" formatCode="General">
                        <c:v>395.39</c:v>
                      </c:pt>
                      <c:pt idx="4767" formatCode="General">
                        <c:v>395.4</c:v>
                      </c:pt>
                      <c:pt idx="4768" formatCode="General">
                        <c:v>395.41</c:v>
                      </c:pt>
                      <c:pt idx="4769" formatCode="General">
                        <c:v>395.42</c:v>
                      </c:pt>
                      <c:pt idx="4770" formatCode="General">
                        <c:v>395.43</c:v>
                      </c:pt>
                      <c:pt idx="4771" formatCode="General">
                        <c:v>395.44</c:v>
                      </c:pt>
                      <c:pt idx="4772" formatCode="General">
                        <c:v>395.45</c:v>
                      </c:pt>
                      <c:pt idx="4773" formatCode="General">
                        <c:v>395.46</c:v>
                      </c:pt>
                      <c:pt idx="4774" formatCode="General">
                        <c:v>395.47</c:v>
                      </c:pt>
                      <c:pt idx="4775" formatCode="General">
                        <c:v>395.48</c:v>
                      </c:pt>
                      <c:pt idx="4776" formatCode="General">
                        <c:v>395.49</c:v>
                      </c:pt>
                      <c:pt idx="4777" formatCode="General">
                        <c:v>395.5</c:v>
                      </c:pt>
                      <c:pt idx="4778" formatCode="General">
                        <c:v>395.51</c:v>
                      </c:pt>
                      <c:pt idx="4779" formatCode="General">
                        <c:v>395.52</c:v>
                      </c:pt>
                      <c:pt idx="4780" formatCode="General">
                        <c:v>395.53</c:v>
                      </c:pt>
                      <c:pt idx="4781" formatCode="General">
                        <c:v>395.54</c:v>
                      </c:pt>
                      <c:pt idx="4782" formatCode="General">
                        <c:v>395.55</c:v>
                      </c:pt>
                      <c:pt idx="4783" formatCode="General">
                        <c:v>395.56</c:v>
                      </c:pt>
                      <c:pt idx="4784" formatCode="General">
                        <c:v>395.57</c:v>
                      </c:pt>
                      <c:pt idx="4785" formatCode="General">
                        <c:v>395.58</c:v>
                      </c:pt>
                      <c:pt idx="4786" formatCode="General">
                        <c:v>395.59</c:v>
                      </c:pt>
                      <c:pt idx="4787" formatCode="General">
                        <c:v>395.6</c:v>
                      </c:pt>
                      <c:pt idx="4788" formatCode="General">
                        <c:v>395.61</c:v>
                      </c:pt>
                      <c:pt idx="4789" formatCode="General">
                        <c:v>395.62</c:v>
                      </c:pt>
                      <c:pt idx="4790" formatCode="General">
                        <c:v>395.63</c:v>
                      </c:pt>
                      <c:pt idx="4791" formatCode="General">
                        <c:v>395.64</c:v>
                      </c:pt>
                      <c:pt idx="4792" formatCode="General">
                        <c:v>395.65</c:v>
                      </c:pt>
                      <c:pt idx="4793" formatCode="General">
                        <c:v>395.66</c:v>
                      </c:pt>
                      <c:pt idx="4794" formatCode="General">
                        <c:v>395.67</c:v>
                      </c:pt>
                      <c:pt idx="4795" formatCode="General">
                        <c:v>395.68</c:v>
                      </c:pt>
                      <c:pt idx="4796" formatCode="General">
                        <c:v>395.69</c:v>
                      </c:pt>
                      <c:pt idx="4797" formatCode="General">
                        <c:v>395.7</c:v>
                      </c:pt>
                      <c:pt idx="4798" formatCode="General">
                        <c:v>395.71</c:v>
                      </c:pt>
                      <c:pt idx="4799" formatCode="General">
                        <c:v>395.72</c:v>
                      </c:pt>
                      <c:pt idx="4800" formatCode="General">
                        <c:v>395.73</c:v>
                      </c:pt>
                      <c:pt idx="4801" formatCode="General">
                        <c:v>395.74</c:v>
                      </c:pt>
                      <c:pt idx="4802" formatCode="General">
                        <c:v>395.75</c:v>
                      </c:pt>
                      <c:pt idx="4803" formatCode="General">
                        <c:v>395.76</c:v>
                      </c:pt>
                      <c:pt idx="4804" formatCode="General">
                        <c:v>395.77</c:v>
                      </c:pt>
                      <c:pt idx="4805" formatCode="General">
                        <c:v>395.78</c:v>
                      </c:pt>
                      <c:pt idx="4806" formatCode="General">
                        <c:v>395.79</c:v>
                      </c:pt>
                      <c:pt idx="4807" formatCode="General">
                        <c:v>395.8</c:v>
                      </c:pt>
                      <c:pt idx="4808" formatCode="General">
                        <c:v>395.81</c:v>
                      </c:pt>
                      <c:pt idx="4809" formatCode="General">
                        <c:v>395.82</c:v>
                      </c:pt>
                      <c:pt idx="4810" formatCode="General">
                        <c:v>395.83</c:v>
                      </c:pt>
                      <c:pt idx="4811" formatCode="General">
                        <c:v>395.84</c:v>
                      </c:pt>
                      <c:pt idx="4812" formatCode="General">
                        <c:v>395.85</c:v>
                      </c:pt>
                      <c:pt idx="4813" formatCode="General">
                        <c:v>395.86</c:v>
                      </c:pt>
                      <c:pt idx="4814" formatCode="General">
                        <c:v>395.87</c:v>
                      </c:pt>
                      <c:pt idx="4815" formatCode="General">
                        <c:v>395.88</c:v>
                      </c:pt>
                      <c:pt idx="4816" formatCode="General">
                        <c:v>395.89</c:v>
                      </c:pt>
                      <c:pt idx="4817" formatCode="General">
                        <c:v>395.9</c:v>
                      </c:pt>
                      <c:pt idx="4818" formatCode="General">
                        <c:v>395.91</c:v>
                      </c:pt>
                      <c:pt idx="4819" formatCode="General">
                        <c:v>395.92</c:v>
                      </c:pt>
                      <c:pt idx="4820" formatCode="General">
                        <c:v>395.93</c:v>
                      </c:pt>
                      <c:pt idx="4821" formatCode="General">
                        <c:v>395.94</c:v>
                      </c:pt>
                      <c:pt idx="4822" formatCode="General">
                        <c:v>395.95</c:v>
                      </c:pt>
                      <c:pt idx="4823" formatCode="General">
                        <c:v>395.96</c:v>
                      </c:pt>
                      <c:pt idx="4824" formatCode="General">
                        <c:v>395.97</c:v>
                      </c:pt>
                      <c:pt idx="4825" formatCode="General">
                        <c:v>395.98</c:v>
                      </c:pt>
                      <c:pt idx="4826" formatCode="General">
                        <c:v>395.99</c:v>
                      </c:pt>
                      <c:pt idx="4827" formatCode="General">
                        <c:v>396</c:v>
                      </c:pt>
                      <c:pt idx="4828" formatCode="General">
                        <c:v>396.01</c:v>
                      </c:pt>
                      <c:pt idx="4829" formatCode="General">
                        <c:v>396.02</c:v>
                      </c:pt>
                      <c:pt idx="4830" formatCode="General">
                        <c:v>396.03</c:v>
                      </c:pt>
                      <c:pt idx="4831" formatCode="General">
                        <c:v>396.04</c:v>
                      </c:pt>
                      <c:pt idx="4832" formatCode="General">
                        <c:v>396.05</c:v>
                      </c:pt>
                      <c:pt idx="4833" formatCode="General">
                        <c:v>396.06</c:v>
                      </c:pt>
                      <c:pt idx="4834" formatCode="General">
                        <c:v>396.07</c:v>
                      </c:pt>
                      <c:pt idx="4835" formatCode="General">
                        <c:v>396.08</c:v>
                      </c:pt>
                      <c:pt idx="4836" formatCode="General">
                        <c:v>396.09</c:v>
                      </c:pt>
                      <c:pt idx="4837" formatCode="General">
                        <c:v>396.1</c:v>
                      </c:pt>
                      <c:pt idx="4838" formatCode="General">
                        <c:v>396.11</c:v>
                      </c:pt>
                      <c:pt idx="4839" formatCode="General">
                        <c:v>396.12</c:v>
                      </c:pt>
                      <c:pt idx="4840" formatCode="General">
                        <c:v>396.13</c:v>
                      </c:pt>
                      <c:pt idx="4841" formatCode="General">
                        <c:v>396.14</c:v>
                      </c:pt>
                      <c:pt idx="4842" formatCode="General">
                        <c:v>396.15</c:v>
                      </c:pt>
                      <c:pt idx="4843" formatCode="General">
                        <c:v>396.16</c:v>
                      </c:pt>
                      <c:pt idx="4844" formatCode="General">
                        <c:v>396.17</c:v>
                      </c:pt>
                      <c:pt idx="4845" formatCode="General">
                        <c:v>396.18</c:v>
                      </c:pt>
                      <c:pt idx="4846" formatCode="General">
                        <c:v>396.19</c:v>
                      </c:pt>
                      <c:pt idx="4847" formatCode="General">
                        <c:v>396.2</c:v>
                      </c:pt>
                      <c:pt idx="4848" formatCode="General">
                        <c:v>396.21</c:v>
                      </c:pt>
                      <c:pt idx="4849" formatCode="General">
                        <c:v>396.22</c:v>
                      </c:pt>
                      <c:pt idx="4850" formatCode="General">
                        <c:v>396.23</c:v>
                      </c:pt>
                      <c:pt idx="4851" formatCode="General">
                        <c:v>396.24</c:v>
                      </c:pt>
                      <c:pt idx="4852" formatCode="General">
                        <c:v>396.25</c:v>
                      </c:pt>
                      <c:pt idx="4853" formatCode="General">
                        <c:v>396.26</c:v>
                      </c:pt>
                      <c:pt idx="4854" formatCode="General">
                        <c:v>396.27</c:v>
                      </c:pt>
                      <c:pt idx="4855" formatCode="General">
                        <c:v>396.28</c:v>
                      </c:pt>
                      <c:pt idx="4856" formatCode="General">
                        <c:v>396.29</c:v>
                      </c:pt>
                      <c:pt idx="4857" formatCode="General">
                        <c:v>396.3</c:v>
                      </c:pt>
                      <c:pt idx="4858" formatCode="General">
                        <c:v>396.31</c:v>
                      </c:pt>
                      <c:pt idx="4859" formatCode="General">
                        <c:v>396.32</c:v>
                      </c:pt>
                      <c:pt idx="4860" formatCode="General">
                        <c:v>396.33</c:v>
                      </c:pt>
                      <c:pt idx="4861" formatCode="General">
                        <c:v>396.34</c:v>
                      </c:pt>
                      <c:pt idx="4862" formatCode="General">
                        <c:v>396.35</c:v>
                      </c:pt>
                      <c:pt idx="4863" formatCode="General">
                        <c:v>396.36</c:v>
                      </c:pt>
                      <c:pt idx="4864" formatCode="General">
                        <c:v>396.37</c:v>
                      </c:pt>
                      <c:pt idx="4865" formatCode="General">
                        <c:v>396.38</c:v>
                      </c:pt>
                      <c:pt idx="4866" formatCode="General">
                        <c:v>396.39</c:v>
                      </c:pt>
                      <c:pt idx="4867" formatCode="General">
                        <c:v>396.4</c:v>
                      </c:pt>
                      <c:pt idx="4868" formatCode="General">
                        <c:v>396.41</c:v>
                      </c:pt>
                      <c:pt idx="4869" formatCode="General">
                        <c:v>396.42</c:v>
                      </c:pt>
                      <c:pt idx="4870" formatCode="General">
                        <c:v>396.43</c:v>
                      </c:pt>
                      <c:pt idx="4871" formatCode="General">
                        <c:v>396.44</c:v>
                      </c:pt>
                      <c:pt idx="4872" formatCode="General">
                        <c:v>396.45</c:v>
                      </c:pt>
                      <c:pt idx="4873" formatCode="General">
                        <c:v>396.46</c:v>
                      </c:pt>
                      <c:pt idx="4874" formatCode="General">
                        <c:v>396.47</c:v>
                      </c:pt>
                      <c:pt idx="4875" formatCode="General">
                        <c:v>396.48</c:v>
                      </c:pt>
                      <c:pt idx="4876" formatCode="General">
                        <c:v>396.49</c:v>
                      </c:pt>
                      <c:pt idx="4877" formatCode="General">
                        <c:v>396.5</c:v>
                      </c:pt>
                      <c:pt idx="4878" formatCode="General">
                        <c:v>396.51</c:v>
                      </c:pt>
                      <c:pt idx="4879" formatCode="General">
                        <c:v>396.52</c:v>
                      </c:pt>
                      <c:pt idx="4880" formatCode="General">
                        <c:v>396.53</c:v>
                      </c:pt>
                      <c:pt idx="4881" formatCode="General">
                        <c:v>396.54</c:v>
                      </c:pt>
                      <c:pt idx="4882" formatCode="General">
                        <c:v>396.55</c:v>
                      </c:pt>
                      <c:pt idx="4883" formatCode="General">
                        <c:v>396.56</c:v>
                      </c:pt>
                      <c:pt idx="4884" formatCode="General">
                        <c:v>396.57</c:v>
                      </c:pt>
                      <c:pt idx="4885" formatCode="General">
                        <c:v>396.58</c:v>
                      </c:pt>
                      <c:pt idx="4886" formatCode="General">
                        <c:v>396.59</c:v>
                      </c:pt>
                      <c:pt idx="4887" formatCode="General">
                        <c:v>396.6</c:v>
                      </c:pt>
                      <c:pt idx="4888" formatCode="General">
                        <c:v>396.61</c:v>
                      </c:pt>
                      <c:pt idx="4889" formatCode="General">
                        <c:v>396.62</c:v>
                      </c:pt>
                      <c:pt idx="4890" formatCode="General">
                        <c:v>396.63</c:v>
                      </c:pt>
                      <c:pt idx="4891" formatCode="General">
                        <c:v>396.64</c:v>
                      </c:pt>
                      <c:pt idx="4892" formatCode="General">
                        <c:v>396.65</c:v>
                      </c:pt>
                      <c:pt idx="4893" formatCode="General">
                        <c:v>396.66</c:v>
                      </c:pt>
                      <c:pt idx="4894" formatCode="General">
                        <c:v>396.67</c:v>
                      </c:pt>
                      <c:pt idx="4895" formatCode="General">
                        <c:v>396.68</c:v>
                      </c:pt>
                      <c:pt idx="4896" formatCode="General">
                        <c:v>396.69</c:v>
                      </c:pt>
                      <c:pt idx="4897" formatCode="General">
                        <c:v>396.7</c:v>
                      </c:pt>
                      <c:pt idx="4898" formatCode="General">
                        <c:v>396.71</c:v>
                      </c:pt>
                      <c:pt idx="4899" formatCode="General">
                        <c:v>396.72</c:v>
                      </c:pt>
                      <c:pt idx="4900" formatCode="General">
                        <c:v>396.73</c:v>
                      </c:pt>
                      <c:pt idx="4901" formatCode="General">
                        <c:v>396.74</c:v>
                      </c:pt>
                      <c:pt idx="4902" formatCode="General">
                        <c:v>396.75</c:v>
                      </c:pt>
                      <c:pt idx="4903" formatCode="General">
                        <c:v>396.76</c:v>
                      </c:pt>
                      <c:pt idx="4904" formatCode="General">
                        <c:v>396.77</c:v>
                      </c:pt>
                      <c:pt idx="4905" formatCode="General">
                        <c:v>396.78</c:v>
                      </c:pt>
                      <c:pt idx="4906" formatCode="General">
                        <c:v>396.79</c:v>
                      </c:pt>
                      <c:pt idx="4907" formatCode="General">
                        <c:v>396.8</c:v>
                      </c:pt>
                      <c:pt idx="4908" formatCode="General">
                        <c:v>396.81</c:v>
                      </c:pt>
                      <c:pt idx="4909" formatCode="General">
                        <c:v>396.82</c:v>
                      </c:pt>
                      <c:pt idx="4910" formatCode="General">
                        <c:v>396.83</c:v>
                      </c:pt>
                      <c:pt idx="4911" formatCode="General">
                        <c:v>396.84</c:v>
                      </c:pt>
                      <c:pt idx="4912" formatCode="General">
                        <c:v>396.85</c:v>
                      </c:pt>
                      <c:pt idx="4913" formatCode="General">
                        <c:v>396.86</c:v>
                      </c:pt>
                      <c:pt idx="4914" formatCode="General">
                        <c:v>396.87</c:v>
                      </c:pt>
                      <c:pt idx="4915" formatCode="General">
                        <c:v>396.88</c:v>
                      </c:pt>
                      <c:pt idx="4916" formatCode="General">
                        <c:v>396.89</c:v>
                      </c:pt>
                      <c:pt idx="4917" formatCode="General">
                        <c:v>396.9</c:v>
                      </c:pt>
                      <c:pt idx="4918" formatCode="General">
                        <c:v>396.91</c:v>
                      </c:pt>
                      <c:pt idx="4919" formatCode="General">
                        <c:v>396.92</c:v>
                      </c:pt>
                      <c:pt idx="4920" formatCode="General">
                        <c:v>396.93</c:v>
                      </c:pt>
                      <c:pt idx="4921" formatCode="General">
                        <c:v>396.94</c:v>
                      </c:pt>
                      <c:pt idx="4922" formatCode="General">
                        <c:v>396.95</c:v>
                      </c:pt>
                      <c:pt idx="4923" formatCode="General">
                        <c:v>396.96</c:v>
                      </c:pt>
                      <c:pt idx="4924" formatCode="General">
                        <c:v>396.97</c:v>
                      </c:pt>
                      <c:pt idx="4925" formatCode="General">
                        <c:v>396.98</c:v>
                      </c:pt>
                      <c:pt idx="4926" formatCode="General">
                        <c:v>396.99</c:v>
                      </c:pt>
                      <c:pt idx="4927" formatCode="General">
                        <c:v>397</c:v>
                      </c:pt>
                      <c:pt idx="4928" formatCode="General">
                        <c:v>397.01</c:v>
                      </c:pt>
                      <c:pt idx="4929" formatCode="General">
                        <c:v>397.02</c:v>
                      </c:pt>
                      <c:pt idx="4930" formatCode="General">
                        <c:v>397.03</c:v>
                      </c:pt>
                      <c:pt idx="4931" formatCode="General">
                        <c:v>397.04</c:v>
                      </c:pt>
                      <c:pt idx="4932" formatCode="General">
                        <c:v>397.05</c:v>
                      </c:pt>
                      <c:pt idx="4933" formatCode="General">
                        <c:v>397.06</c:v>
                      </c:pt>
                      <c:pt idx="4934" formatCode="General">
                        <c:v>397.07</c:v>
                      </c:pt>
                      <c:pt idx="4935" formatCode="General">
                        <c:v>397.08</c:v>
                      </c:pt>
                      <c:pt idx="4936" formatCode="General">
                        <c:v>397.09</c:v>
                      </c:pt>
                      <c:pt idx="4937" formatCode="General">
                        <c:v>397.1</c:v>
                      </c:pt>
                      <c:pt idx="4938" formatCode="General">
                        <c:v>397.11</c:v>
                      </c:pt>
                      <c:pt idx="4939" formatCode="General">
                        <c:v>397.12</c:v>
                      </c:pt>
                      <c:pt idx="4940" formatCode="General">
                        <c:v>397.13</c:v>
                      </c:pt>
                      <c:pt idx="4941" formatCode="General">
                        <c:v>397.14</c:v>
                      </c:pt>
                      <c:pt idx="4942" formatCode="General">
                        <c:v>397.15</c:v>
                      </c:pt>
                      <c:pt idx="4943" formatCode="General">
                        <c:v>397.16</c:v>
                      </c:pt>
                      <c:pt idx="4944" formatCode="General">
                        <c:v>397.17</c:v>
                      </c:pt>
                      <c:pt idx="4945" formatCode="General">
                        <c:v>397.18</c:v>
                      </c:pt>
                      <c:pt idx="4946" formatCode="General">
                        <c:v>397.19</c:v>
                      </c:pt>
                      <c:pt idx="4947" formatCode="General">
                        <c:v>397.2</c:v>
                      </c:pt>
                      <c:pt idx="4948" formatCode="General">
                        <c:v>397.21</c:v>
                      </c:pt>
                      <c:pt idx="4949" formatCode="General">
                        <c:v>397.22</c:v>
                      </c:pt>
                      <c:pt idx="4950" formatCode="General">
                        <c:v>397.23</c:v>
                      </c:pt>
                      <c:pt idx="4951" formatCode="General">
                        <c:v>397.24</c:v>
                      </c:pt>
                      <c:pt idx="4952" formatCode="General">
                        <c:v>397.24700000000001</c:v>
                      </c:pt>
                      <c:pt idx="4953" formatCode="General">
                        <c:v>397.24700000000001</c:v>
                      </c:pt>
                      <c:pt idx="4954" formatCode="General">
                        <c:v>398.24700000000001</c:v>
                      </c:pt>
                      <c:pt idx="4955" formatCode="General">
                        <c:v>399.24700000000001</c:v>
                      </c:pt>
                      <c:pt idx="4956" formatCode="General">
                        <c:v>400.24700000000001</c:v>
                      </c:pt>
                      <c:pt idx="4957" formatCode="General">
                        <c:v>401.24700000000001</c:v>
                      </c:pt>
                      <c:pt idx="4958" formatCode="General">
                        <c:v>402.24700000000001</c:v>
                      </c:pt>
                      <c:pt idx="4959" formatCode="General">
                        <c:v>403.24700000000001</c:v>
                      </c:pt>
                      <c:pt idx="4960" formatCode="General">
                        <c:v>404.24700000000001</c:v>
                      </c:pt>
                      <c:pt idx="4961" formatCode="General">
                        <c:v>405.24700000000001</c:v>
                      </c:pt>
                      <c:pt idx="4962" formatCode="General">
                        <c:v>406.24700000000001</c:v>
                      </c:pt>
                      <c:pt idx="4963" formatCode="General">
                        <c:v>407.24700000000001</c:v>
                      </c:pt>
                      <c:pt idx="4964" formatCode="General">
                        <c:v>408.24700000000001</c:v>
                      </c:pt>
                      <c:pt idx="4965" formatCode="General">
                        <c:v>409.24700000000001</c:v>
                      </c:pt>
                      <c:pt idx="4966" formatCode="General">
                        <c:v>410.24700000000001</c:v>
                      </c:pt>
                      <c:pt idx="4967" formatCode="General">
                        <c:v>411.24700000000001</c:v>
                      </c:pt>
                      <c:pt idx="4968" formatCode="General">
                        <c:v>412.24700000000001</c:v>
                      </c:pt>
                      <c:pt idx="4969" formatCode="General">
                        <c:v>413.24700000000001</c:v>
                      </c:pt>
                      <c:pt idx="4970" formatCode="General">
                        <c:v>414.24700000000001</c:v>
                      </c:pt>
                      <c:pt idx="4971" formatCode="General">
                        <c:v>415.24700000000001</c:v>
                      </c:pt>
                      <c:pt idx="4972" formatCode="General">
                        <c:v>416.24700000000001</c:v>
                      </c:pt>
                      <c:pt idx="4973" formatCode="General">
                        <c:v>417.24700000000001</c:v>
                      </c:pt>
                      <c:pt idx="4974" formatCode="General">
                        <c:v>418.24700000000001</c:v>
                      </c:pt>
                      <c:pt idx="4975" formatCode="General">
                        <c:v>419.24700000000001</c:v>
                      </c:pt>
                      <c:pt idx="4976" formatCode="General">
                        <c:v>420.24700000000001</c:v>
                      </c:pt>
                      <c:pt idx="4977" formatCode="General">
                        <c:v>421.24700000000001</c:v>
                      </c:pt>
                      <c:pt idx="4978" formatCode="General">
                        <c:v>422.24700000000001</c:v>
                      </c:pt>
                      <c:pt idx="4979" formatCode="General">
                        <c:v>423.24700000000001</c:v>
                      </c:pt>
                      <c:pt idx="4980" formatCode="General">
                        <c:v>424.24700000000001</c:v>
                      </c:pt>
                      <c:pt idx="4981" formatCode="General">
                        <c:v>425.24700000000001</c:v>
                      </c:pt>
                      <c:pt idx="4982" formatCode="General">
                        <c:v>426.24700000000001</c:v>
                      </c:pt>
                      <c:pt idx="4983" formatCode="General">
                        <c:v>427.24700000000001</c:v>
                      </c:pt>
                      <c:pt idx="4984" formatCode="General">
                        <c:v>428.24700000000001</c:v>
                      </c:pt>
                      <c:pt idx="4985" formatCode="General">
                        <c:v>429.24700000000001</c:v>
                      </c:pt>
                      <c:pt idx="4986" formatCode="General">
                        <c:v>430.24700000000001</c:v>
                      </c:pt>
                      <c:pt idx="4987" formatCode="General">
                        <c:v>431.24700000000001</c:v>
                      </c:pt>
                      <c:pt idx="4988" formatCode="General">
                        <c:v>432.24700000000001</c:v>
                      </c:pt>
                      <c:pt idx="4989" formatCode="General">
                        <c:v>433.24700000000001</c:v>
                      </c:pt>
                      <c:pt idx="4990" formatCode="General">
                        <c:v>434.24700000000001</c:v>
                      </c:pt>
                      <c:pt idx="4991" formatCode="General">
                        <c:v>435.24700000000001</c:v>
                      </c:pt>
                      <c:pt idx="4992" formatCode="General">
                        <c:v>436.24700000000001</c:v>
                      </c:pt>
                      <c:pt idx="4993" formatCode="General">
                        <c:v>437.24700000000001</c:v>
                      </c:pt>
                      <c:pt idx="4994" formatCode="General">
                        <c:v>438.24700000000001</c:v>
                      </c:pt>
                      <c:pt idx="4995" formatCode="General">
                        <c:v>439.24700000000001</c:v>
                      </c:pt>
                      <c:pt idx="4996" formatCode="General">
                        <c:v>440.24700000000001</c:v>
                      </c:pt>
                      <c:pt idx="4997" formatCode="General">
                        <c:v>441.24700000000001</c:v>
                      </c:pt>
                      <c:pt idx="4998" formatCode="General">
                        <c:v>442.24700000000001</c:v>
                      </c:pt>
                      <c:pt idx="4999" formatCode="General">
                        <c:v>443.24700000000001</c:v>
                      </c:pt>
                      <c:pt idx="5000" formatCode="General">
                        <c:v>444.24700000000001</c:v>
                      </c:pt>
                      <c:pt idx="5001" formatCode="General">
                        <c:v>445.24700000000001</c:v>
                      </c:pt>
                      <c:pt idx="5002" formatCode="General">
                        <c:v>446.24700000000001</c:v>
                      </c:pt>
                      <c:pt idx="5003" formatCode="General">
                        <c:v>447.24700000000001</c:v>
                      </c:pt>
                      <c:pt idx="5004" formatCode="General">
                        <c:v>448.24700000000001</c:v>
                      </c:pt>
                      <c:pt idx="5005" formatCode="General">
                        <c:v>449.24700000000001</c:v>
                      </c:pt>
                      <c:pt idx="5006" formatCode="General">
                        <c:v>450.24700000000001</c:v>
                      </c:pt>
                      <c:pt idx="5007" formatCode="General">
                        <c:v>451.24700000000001</c:v>
                      </c:pt>
                      <c:pt idx="5008" formatCode="General">
                        <c:v>452.24700000000001</c:v>
                      </c:pt>
                      <c:pt idx="5009" formatCode="General">
                        <c:v>453.24700000000001</c:v>
                      </c:pt>
                      <c:pt idx="5010" formatCode="General">
                        <c:v>454.24700000000001</c:v>
                      </c:pt>
                      <c:pt idx="5011" formatCode="General">
                        <c:v>455.24700000000001</c:v>
                      </c:pt>
                      <c:pt idx="5012" formatCode="General">
                        <c:v>456.24700000000001</c:v>
                      </c:pt>
                      <c:pt idx="5013" formatCode="General">
                        <c:v>457.24700000000001</c:v>
                      </c:pt>
                      <c:pt idx="5014" formatCode="General">
                        <c:v>458.24700000000001</c:v>
                      </c:pt>
                      <c:pt idx="5015" formatCode="General">
                        <c:v>459.24700000000001</c:v>
                      </c:pt>
                      <c:pt idx="5016" formatCode="General">
                        <c:v>460.24700000000001</c:v>
                      </c:pt>
                      <c:pt idx="5017" formatCode="General">
                        <c:v>461.24700000000001</c:v>
                      </c:pt>
                      <c:pt idx="5018" formatCode="General">
                        <c:v>462.24700000000001</c:v>
                      </c:pt>
                      <c:pt idx="5019" formatCode="General">
                        <c:v>463.24700000000001</c:v>
                      </c:pt>
                      <c:pt idx="5020" formatCode="General">
                        <c:v>464.24700000000001</c:v>
                      </c:pt>
                      <c:pt idx="5021" formatCode="General">
                        <c:v>465.24700000000001</c:v>
                      </c:pt>
                      <c:pt idx="5022" formatCode="General">
                        <c:v>466.24700000000001</c:v>
                      </c:pt>
                      <c:pt idx="5023" formatCode="General">
                        <c:v>467.24700000000001</c:v>
                      </c:pt>
                      <c:pt idx="5024" formatCode="General">
                        <c:v>467.45800000000003</c:v>
                      </c:pt>
                      <c:pt idx="5025" formatCode="General">
                        <c:v>467.45800000000003</c:v>
                      </c:pt>
                      <c:pt idx="5026" formatCode="General">
                        <c:v>467.46800000000002</c:v>
                      </c:pt>
                      <c:pt idx="5027" formatCode="General">
                        <c:v>467.47800000000001</c:v>
                      </c:pt>
                      <c:pt idx="5028" formatCode="General">
                        <c:v>467.488</c:v>
                      </c:pt>
                      <c:pt idx="5029" formatCode="General">
                        <c:v>467.49799999999999</c:v>
                      </c:pt>
                      <c:pt idx="5030" formatCode="General">
                        <c:v>467.50799999999998</c:v>
                      </c:pt>
                      <c:pt idx="5031" formatCode="General">
                        <c:v>467.51799999999997</c:v>
                      </c:pt>
                      <c:pt idx="5032" formatCode="General">
                        <c:v>467.52800000000002</c:v>
                      </c:pt>
                      <c:pt idx="5033" formatCode="General">
                        <c:v>467.53800000000001</c:v>
                      </c:pt>
                      <c:pt idx="5034" formatCode="General">
                        <c:v>467.548</c:v>
                      </c:pt>
                      <c:pt idx="5035" formatCode="General">
                        <c:v>467.55799999999999</c:v>
                      </c:pt>
                      <c:pt idx="5036" formatCode="General">
                        <c:v>467.56799999999998</c:v>
                      </c:pt>
                      <c:pt idx="5037" formatCode="General">
                        <c:v>467.57799999999997</c:v>
                      </c:pt>
                      <c:pt idx="5038" formatCode="General">
                        <c:v>467.58800000000002</c:v>
                      </c:pt>
                      <c:pt idx="5039" formatCode="General">
                        <c:v>467.59800000000001</c:v>
                      </c:pt>
                      <c:pt idx="5040" formatCode="General">
                        <c:v>467.608</c:v>
                      </c:pt>
                      <c:pt idx="5041" formatCode="General">
                        <c:v>467.61799999999999</c:v>
                      </c:pt>
                      <c:pt idx="5042" formatCode="General">
                        <c:v>467.62799999999999</c:v>
                      </c:pt>
                      <c:pt idx="5043" formatCode="General">
                        <c:v>467.63799999999998</c:v>
                      </c:pt>
                      <c:pt idx="5044" formatCode="General">
                        <c:v>467.64800000000002</c:v>
                      </c:pt>
                      <c:pt idx="5045" formatCode="General">
                        <c:v>467.65800000000002</c:v>
                      </c:pt>
                      <c:pt idx="5046" formatCode="General">
                        <c:v>467.66800000000001</c:v>
                      </c:pt>
                      <c:pt idx="5047" formatCode="General">
                        <c:v>467.678</c:v>
                      </c:pt>
                      <c:pt idx="5048" formatCode="General">
                        <c:v>467.68799999999999</c:v>
                      </c:pt>
                      <c:pt idx="5049" formatCode="General">
                        <c:v>467.69799999999998</c:v>
                      </c:pt>
                      <c:pt idx="5050" formatCode="General">
                        <c:v>467.70800000000003</c:v>
                      </c:pt>
                      <c:pt idx="5051" formatCode="General">
                        <c:v>467.71800000000002</c:v>
                      </c:pt>
                      <c:pt idx="5052" formatCode="General">
                        <c:v>467.72800000000001</c:v>
                      </c:pt>
                      <c:pt idx="5053" formatCode="General">
                        <c:v>467.738</c:v>
                      </c:pt>
                      <c:pt idx="5054" formatCode="General">
                        <c:v>467.74799999999999</c:v>
                      </c:pt>
                      <c:pt idx="5055" formatCode="General">
                        <c:v>467.75799999999998</c:v>
                      </c:pt>
                      <c:pt idx="5056" formatCode="General">
                        <c:v>467.76799999999997</c:v>
                      </c:pt>
                      <c:pt idx="5057" formatCode="General">
                        <c:v>467.77800000000002</c:v>
                      </c:pt>
                      <c:pt idx="5058" formatCode="General">
                        <c:v>467.78800000000001</c:v>
                      </c:pt>
                      <c:pt idx="5059" formatCode="General">
                        <c:v>467.798</c:v>
                      </c:pt>
                      <c:pt idx="5060" formatCode="General">
                        <c:v>467.80799999999999</c:v>
                      </c:pt>
                      <c:pt idx="5061" formatCode="General">
                        <c:v>467.81799999999998</c:v>
                      </c:pt>
                      <c:pt idx="5062" formatCode="General">
                        <c:v>467.82799999999997</c:v>
                      </c:pt>
                      <c:pt idx="5063" formatCode="General">
                        <c:v>467.83800000000002</c:v>
                      </c:pt>
                      <c:pt idx="5064" formatCode="General">
                        <c:v>467.84800000000001</c:v>
                      </c:pt>
                      <c:pt idx="5065" formatCode="General">
                        <c:v>467.858</c:v>
                      </c:pt>
                      <c:pt idx="5066" formatCode="General">
                        <c:v>467.86799999999999</c:v>
                      </c:pt>
                      <c:pt idx="5067" formatCode="General">
                        <c:v>467.87799999999999</c:v>
                      </c:pt>
                      <c:pt idx="5068" formatCode="General">
                        <c:v>467.88799999999998</c:v>
                      </c:pt>
                      <c:pt idx="5069" formatCode="General">
                        <c:v>467.89800000000002</c:v>
                      </c:pt>
                      <c:pt idx="5070" formatCode="General">
                        <c:v>467.90800000000002</c:v>
                      </c:pt>
                      <c:pt idx="5071" formatCode="General">
                        <c:v>467.91800000000001</c:v>
                      </c:pt>
                      <c:pt idx="5072" formatCode="General">
                        <c:v>467.928</c:v>
                      </c:pt>
                      <c:pt idx="5073" formatCode="General">
                        <c:v>467.93799999999999</c:v>
                      </c:pt>
                      <c:pt idx="5074" formatCode="General">
                        <c:v>467.94799999999998</c:v>
                      </c:pt>
                      <c:pt idx="5075" formatCode="General">
                        <c:v>467.95800000000003</c:v>
                      </c:pt>
                      <c:pt idx="5076" formatCode="General">
                        <c:v>467.96800000000002</c:v>
                      </c:pt>
                      <c:pt idx="5077" formatCode="General">
                        <c:v>467.97800000000001</c:v>
                      </c:pt>
                      <c:pt idx="5078" formatCode="General">
                        <c:v>467.988</c:v>
                      </c:pt>
                      <c:pt idx="5079" formatCode="General">
                        <c:v>467.99799999999999</c:v>
                      </c:pt>
                      <c:pt idx="5080" formatCode="General">
                        <c:v>468.00799999999998</c:v>
                      </c:pt>
                      <c:pt idx="5081" formatCode="General">
                        <c:v>468.01799999999997</c:v>
                      </c:pt>
                      <c:pt idx="5082" formatCode="General">
                        <c:v>468.02800000000002</c:v>
                      </c:pt>
                      <c:pt idx="5083" formatCode="General">
                        <c:v>468.03800000000001</c:v>
                      </c:pt>
                      <c:pt idx="5084" formatCode="General">
                        <c:v>468.048</c:v>
                      </c:pt>
                      <c:pt idx="5085" formatCode="General">
                        <c:v>468.05799999999999</c:v>
                      </c:pt>
                      <c:pt idx="5086" formatCode="General">
                        <c:v>468.06799999999998</c:v>
                      </c:pt>
                      <c:pt idx="5087" formatCode="General">
                        <c:v>468.07799999999997</c:v>
                      </c:pt>
                      <c:pt idx="5088" formatCode="General">
                        <c:v>468.08800000000002</c:v>
                      </c:pt>
                      <c:pt idx="5089" formatCode="General">
                        <c:v>468.09800000000001</c:v>
                      </c:pt>
                      <c:pt idx="5090" formatCode="General">
                        <c:v>468.108</c:v>
                      </c:pt>
                      <c:pt idx="5091" formatCode="General">
                        <c:v>468.11799999999999</c:v>
                      </c:pt>
                      <c:pt idx="5092" formatCode="General">
                        <c:v>468.12799999999999</c:v>
                      </c:pt>
                      <c:pt idx="5093" formatCode="General">
                        <c:v>468.13799999999998</c:v>
                      </c:pt>
                      <c:pt idx="5094" formatCode="General">
                        <c:v>468.14800000000002</c:v>
                      </c:pt>
                      <c:pt idx="5095" formatCode="General">
                        <c:v>468.15800000000002</c:v>
                      </c:pt>
                      <c:pt idx="5096" formatCode="General">
                        <c:v>468.16800000000001</c:v>
                      </c:pt>
                      <c:pt idx="5097" formatCode="General">
                        <c:v>468.178</c:v>
                      </c:pt>
                      <c:pt idx="5098" formatCode="General">
                        <c:v>468.18799999999999</c:v>
                      </c:pt>
                      <c:pt idx="5099" formatCode="General">
                        <c:v>468.19799999999998</c:v>
                      </c:pt>
                      <c:pt idx="5100" formatCode="General">
                        <c:v>468.20800000000003</c:v>
                      </c:pt>
                      <c:pt idx="5101" formatCode="General">
                        <c:v>468.21800000000002</c:v>
                      </c:pt>
                      <c:pt idx="5102" formatCode="General">
                        <c:v>468.22800000000001</c:v>
                      </c:pt>
                      <c:pt idx="5103" formatCode="General">
                        <c:v>468.238</c:v>
                      </c:pt>
                      <c:pt idx="5104" formatCode="General">
                        <c:v>468.24799999999999</c:v>
                      </c:pt>
                      <c:pt idx="5105" formatCode="General">
                        <c:v>468.25799999999998</c:v>
                      </c:pt>
                      <c:pt idx="5106" formatCode="General">
                        <c:v>468.26799999999997</c:v>
                      </c:pt>
                      <c:pt idx="5107" formatCode="General">
                        <c:v>468.27800000000002</c:v>
                      </c:pt>
                      <c:pt idx="5108" formatCode="General">
                        <c:v>468.28800000000001</c:v>
                      </c:pt>
                      <c:pt idx="5109" formatCode="General">
                        <c:v>468.298</c:v>
                      </c:pt>
                      <c:pt idx="5110" formatCode="General">
                        <c:v>468.30799999999999</c:v>
                      </c:pt>
                      <c:pt idx="5111" formatCode="General">
                        <c:v>468.31799999999998</c:v>
                      </c:pt>
                      <c:pt idx="5112" formatCode="General">
                        <c:v>468.32799999999997</c:v>
                      </c:pt>
                      <c:pt idx="5113" formatCode="General">
                        <c:v>468.33800000000002</c:v>
                      </c:pt>
                      <c:pt idx="5114" formatCode="General">
                        <c:v>468.34800000000001</c:v>
                      </c:pt>
                      <c:pt idx="5115" formatCode="General">
                        <c:v>468.358</c:v>
                      </c:pt>
                      <c:pt idx="5116" formatCode="General">
                        <c:v>468.36799999999999</c:v>
                      </c:pt>
                      <c:pt idx="5117" formatCode="General">
                        <c:v>468.37799999999999</c:v>
                      </c:pt>
                      <c:pt idx="5118" formatCode="General">
                        <c:v>468.38799999999998</c:v>
                      </c:pt>
                      <c:pt idx="5119" formatCode="General">
                        <c:v>468.39800000000002</c:v>
                      </c:pt>
                      <c:pt idx="5120" formatCode="General">
                        <c:v>468.40800000000002</c:v>
                      </c:pt>
                      <c:pt idx="5121" formatCode="General">
                        <c:v>468.41800000000001</c:v>
                      </c:pt>
                      <c:pt idx="5122" formatCode="General">
                        <c:v>468.428</c:v>
                      </c:pt>
                      <c:pt idx="5123" formatCode="General">
                        <c:v>468.43799999999999</c:v>
                      </c:pt>
                      <c:pt idx="5124" formatCode="General">
                        <c:v>468.44799999999998</c:v>
                      </c:pt>
                      <c:pt idx="5125" formatCode="General">
                        <c:v>468.45800000000003</c:v>
                      </c:pt>
                      <c:pt idx="5126" formatCode="General">
                        <c:v>468.46800000000002</c:v>
                      </c:pt>
                      <c:pt idx="5127" formatCode="General">
                        <c:v>468.47800000000001</c:v>
                      </c:pt>
                      <c:pt idx="5128" formatCode="General">
                        <c:v>468.488</c:v>
                      </c:pt>
                      <c:pt idx="5129" formatCode="General">
                        <c:v>468.49799999999999</c:v>
                      </c:pt>
                      <c:pt idx="5130" formatCode="General">
                        <c:v>468.50799999999998</c:v>
                      </c:pt>
                      <c:pt idx="5131" formatCode="General">
                        <c:v>468.51799999999997</c:v>
                      </c:pt>
                      <c:pt idx="5132" formatCode="General">
                        <c:v>468.52800000000002</c:v>
                      </c:pt>
                      <c:pt idx="5133" formatCode="General">
                        <c:v>468.53800000000001</c:v>
                      </c:pt>
                      <c:pt idx="5134" formatCode="General">
                        <c:v>468.548</c:v>
                      </c:pt>
                      <c:pt idx="5135" formatCode="General">
                        <c:v>468.55799999999999</c:v>
                      </c:pt>
                      <c:pt idx="5136" formatCode="General">
                        <c:v>468.56799999999998</c:v>
                      </c:pt>
                      <c:pt idx="5137" formatCode="General">
                        <c:v>468.57799999999997</c:v>
                      </c:pt>
                      <c:pt idx="5138" formatCode="General">
                        <c:v>468.58800000000002</c:v>
                      </c:pt>
                      <c:pt idx="5139" formatCode="General">
                        <c:v>468.59800000000001</c:v>
                      </c:pt>
                      <c:pt idx="5140" formatCode="General">
                        <c:v>468.608</c:v>
                      </c:pt>
                      <c:pt idx="5141" formatCode="General">
                        <c:v>468.61799999999999</c:v>
                      </c:pt>
                      <c:pt idx="5142" formatCode="General">
                        <c:v>468.62799999999999</c:v>
                      </c:pt>
                      <c:pt idx="5143" formatCode="General">
                        <c:v>468.63799999999998</c:v>
                      </c:pt>
                      <c:pt idx="5144" formatCode="General">
                        <c:v>468.64800000000002</c:v>
                      </c:pt>
                      <c:pt idx="5145" formatCode="General">
                        <c:v>468.65800000000002</c:v>
                      </c:pt>
                      <c:pt idx="5146" formatCode="General">
                        <c:v>468.66800000000001</c:v>
                      </c:pt>
                      <c:pt idx="5147" formatCode="General">
                        <c:v>468.678</c:v>
                      </c:pt>
                      <c:pt idx="5148" formatCode="General">
                        <c:v>468.68799999999999</c:v>
                      </c:pt>
                      <c:pt idx="5149" formatCode="General">
                        <c:v>468.69799999999998</c:v>
                      </c:pt>
                      <c:pt idx="5150" formatCode="General">
                        <c:v>468.70800000000003</c:v>
                      </c:pt>
                      <c:pt idx="5151" formatCode="General">
                        <c:v>468.71800000000002</c:v>
                      </c:pt>
                      <c:pt idx="5152" formatCode="General">
                        <c:v>468.72800000000001</c:v>
                      </c:pt>
                      <c:pt idx="5153" formatCode="General">
                        <c:v>468.738</c:v>
                      </c:pt>
                      <c:pt idx="5154" formatCode="General">
                        <c:v>468.74799999999999</c:v>
                      </c:pt>
                      <c:pt idx="5155" formatCode="General">
                        <c:v>468.75799999999998</c:v>
                      </c:pt>
                      <c:pt idx="5156" formatCode="General">
                        <c:v>468.76799999999997</c:v>
                      </c:pt>
                      <c:pt idx="5157" formatCode="General">
                        <c:v>468.77800000000002</c:v>
                      </c:pt>
                      <c:pt idx="5158" formatCode="General">
                        <c:v>468.78800000000001</c:v>
                      </c:pt>
                      <c:pt idx="5159" formatCode="General">
                        <c:v>468.798</c:v>
                      </c:pt>
                      <c:pt idx="5160" formatCode="General">
                        <c:v>468.80799999999999</c:v>
                      </c:pt>
                      <c:pt idx="5161" formatCode="General">
                        <c:v>468.81799999999998</c:v>
                      </c:pt>
                      <c:pt idx="5162" formatCode="General">
                        <c:v>468.82799999999997</c:v>
                      </c:pt>
                      <c:pt idx="5163" formatCode="General">
                        <c:v>468.83800000000002</c:v>
                      </c:pt>
                      <c:pt idx="5164" formatCode="General">
                        <c:v>468.84800000000001</c:v>
                      </c:pt>
                      <c:pt idx="5165" formatCode="General">
                        <c:v>468.858</c:v>
                      </c:pt>
                      <c:pt idx="5166" formatCode="General">
                        <c:v>468.86799999999999</c:v>
                      </c:pt>
                      <c:pt idx="5167" formatCode="General">
                        <c:v>468.87799999999999</c:v>
                      </c:pt>
                      <c:pt idx="5168" formatCode="General">
                        <c:v>468.88799999999998</c:v>
                      </c:pt>
                      <c:pt idx="5169" formatCode="General">
                        <c:v>468.89800000000002</c:v>
                      </c:pt>
                      <c:pt idx="5170" formatCode="General">
                        <c:v>468.90800000000002</c:v>
                      </c:pt>
                      <c:pt idx="5171" formatCode="General">
                        <c:v>468.91800000000001</c:v>
                      </c:pt>
                      <c:pt idx="5172" formatCode="General">
                        <c:v>468.928</c:v>
                      </c:pt>
                      <c:pt idx="5173" formatCode="General">
                        <c:v>468.93799999999999</c:v>
                      </c:pt>
                      <c:pt idx="5174" formatCode="General">
                        <c:v>468.94799999999998</c:v>
                      </c:pt>
                      <c:pt idx="5175" formatCode="General">
                        <c:v>468.95800000000003</c:v>
                      </c:pt>
                      <c:pt idx="5176" formatCode="General">
                        <c:v>468.96800000000002</c:v>
                      </c:pt>
                      <c:pt idx="5177" formatCode="General">
                        <c:v>468.97800000000001</c:v>
                      </c:pt>
                      <c:pt idx="5178" formatCode="General">
                        <c:v>468.988</c:v>
                      </c:pt>
                      <c:pt idx="5179" formatCode="General">
                        <c:v>468.99799999999999</c:v>
                      </c:pt>
                      <c:pt idx="5180" formatCode="General">
                        <c:v>469.00799999999998</c:v>
                      </c:pt>
                      <c:pt idx="5181" formatCode="General">
                        <c:v>469.01799999999997</c:v>
                      </c:pt>
                      <c:pt idx="5182" formatCode="General">
                        <c:v>469.02800000000002</c:v>
                      </c:pt>
                      <c:pt idx="5183" formatCode="General">
                        <c:v>469.03800000000001</c:v>
                      </c:pt>
                      <c:pt idx="5184" formatCode="General">
                        <c:v>469.048</c:v>
                      </c:pt>
                      <c:pt idx="5185" formatCode="General">
                        <c:v>469.05799999999999</c:v>
                      </c:pt>
                      <c:pt idx="5186" formatCode="General">
                        <c:v>469.06799999999998</c:v>
                      </c:pt>
                      <c:pt idx="5187" formatCode="General">
                        <c:v>469.07799999999997</c:v>
                      </c:pt>
                      <c:pt idx="5188" formatCode="General">
                        <c:v>469.08800000000002</c:v>
                      </c:pt>
                      <c:pt idx="5189" formatCode="General">
                        <c:v>469.09800000000001</c:v>
                      </c:pt>
                      <c:pt idx="5190" formatCode="General">
                        <c:v>469.108</c:v>
                      </c:pt>
                      <c:pt idx="5191" formatCode="General">
                        <c:v>469.11799999999999</c:v>
                      </c:pt>
                      <c:pt idx="5192" formatCode="General">
                        <c:v>469.12799999999999</c:v>
                      </c:pt>
                      <c:pt idx="5193" formatCode="General">
                        <c:v>469.13799999999998</c:v>
                      </c:pt>
                      <c:pt idx="5194" formatCode="General">
                        <c:v>469.14800000000002</c:v>
                      </c:pt>
                      <c:pt idx="5195" formatCode="General">
                        <c:v>469.15800000000002</c:v>
                      </c:pt>
                      <c:pt idx="5196" formatCode="General">
                        <c:v>469.16800000000001</c:v>
                      </c:pt>
                      <c:pt idx="5197" formatCode="General">
                        <c:v>469.178</c:v>
                      </c:pt>
                      <c:pt idx="5198" formatCode="General">
                        <c:v>469.18799999999999</c:v>
                      </c:pt>
                      <c:pt idx="5199" formatCode="General">
                        <c:v>469.19799999999998</c:v>
                      </c:pt>
                      <c:pt idx="5200" formatCode="General">
                        <c:v>469.20800000000003</c:v>
                      </c:pt>
                      <c:pt idx="5201" formatCode="General">
                        <c:v>469.21800000000002</c:v>
                      </c:pt>
                      <c:pt idx="5202" formatCode="General">
                        <c:v>469.22800000000001</c:v>
                      </c:pt>
                      <c:pt idx="5203" formatCode="General">
                        <c:v>469.238</c:v>
                      </c:pt>
                      <c:pt idx="5204" formatCode="General">
                        <c:v>469.24799999999999</c:v>
                      </c:pt>
                      <c:pt idx="5205" formatCode="General">
                        <c:v>469.25799999999998</c:v>
                      </c:pt>
                      <c:pt idx="5206" formatCode="General">
                        <c:v>469.26799999999997</c:v>
                      </c:pt>
                      <c:pt idx="5207" formatCode="General">
                        <c:v>469.27800000000002</c:v>
                      </c:pt>
                      <c:pt idx="5208" formatCode="General">
                        <c:v>469.28800000000001</c:v>
                      </c:pt>
                      <c:pt idx="5209" formatCode="General">
                        <c:v>469.298</c:v>
                      </c:pt>
                      <c:pt idx="5210" formatCode="General">
                        <c:v>469.30799999999999</c:v>
                      </c:pt>
                      <c:pt idx="5211" formatCode="General">
                        <c:v>469.31799999999998</c:v>
                      </c:pt>
                      <c:pt idx="5212" formatCode="General">
                        <c:v>469.32799999999997</c:v>
                      </c:pt>
                      <c:pt idx="5213" formatCode="General">
                        <c:v>469.33800000000002</c:v>
                      </c:pt>
                      <c:pt idx="5214" formatCode="General">
                        <c:v>469.34800000000001</c:v>
                      </c:pt>
                      <c:pt idx="5215" formatCode="General">
                        <c:v>469.358</c:v>
                      </c:pt>
                      <c:pt idx="5216" formatCode="General">
                        <c:v>469.36799999999999</c:v>
                      </c:pt>
                      <c:pt idx="5217" formatCode="General">
                        <c:v>469.37799999999999</c:v>
                      </c:pt>
                      <c:pt idx="5218" formatCode="General">
                        <c:v>469.38799999999998</c:v>
                      </c:pt>
                      <c:pt idx="5219" formatCode="General">
                        <c:v>469.39800000000002</c:v>
                      </c:pt>
                      <c:pt idx="5220" formatCode="General">
                        <c:v>469.40800000000002</c:v>
                      </c:pt>
                      <c:pt idx="5221" formatCode="General">
                        <c:v>469.41800000000001</c:v>
                      </c:pt>
                      <c:pt idx="5222" formatCode="General">
                        <c:v>469.428</c:v>
                      </c:pt>
                      <c:pt idx="5223" formatCode="General">
                        <c:v>469.43799999999999</c:v>
                      </c:pt>
                      <c:pt idx="5224" formatCode="General">
                        <c:v>469.44799999999998</c:v>
                      </c:pt>
                      <c:pt idx="5225" formatCode="General">
                        <c:v>469.45800000000003</c:v>
                      </c:pt>
                      <c:pt idx="5226" formatCode="General">
                        <c:v>469.46800000000002</c:v>
                      </c:pt>
                      <c:pt idx="5227" formatCode="General">
                        <c:v>469.47800000000001</c:v>
                      </c:pt>
                      <c:pt idx="5228" formatCode="General">
                        <c:v>469.488</c:v>
                      </c:pt>
                      <c:pt idx="5229" formatCode="General">
                        <c:v>469.49799999999999</c:v>
                      </c:pt>
                      <c:pt idx="5230" formatCode="General">
                        <c:v>469.50799999999998</c:v>
                      </c:pt>
                      <c:pt idx="5231" formatCode="General">
                        <c:v>469.51799999999997</c:v>
                      </c:pt>
                      <c:pt idx="5232" formatCode="General">
                        <c:v>469.52800000000002</c:v>
                      </c:pt>
                      <c:pt idx="5233" formatCode="General">
                        <c:v>469.53800000000001</c:v>
                      </c:pt>
                      <c:pt idx="5234" formatCode="General">
                        <c:v>469.548</c:v>
                      </c:pt>
                      <c:pt idx="5235" formatCode="General">
                        <c:v>469.55799999999999</c:v>
                      </c:pt>
                      <c:pt idx="5236" formatCode="General">
                        <c:v>469.56799999999998</c:v>
                      </c:pt>
                      <c:pt idx="5237" formatCode="General">
                        <c:v>469.57799999999997</c:v>
                      </c:pt>
                      <c:pt idx="5238" formatCode="General">
                        <c:v>469.58800000000002</c:v>
                      </c:pt>
                      <c:pt idx="5239" formatCode="General">
                        <c:v>469.59800000000001</c:v>
                      </c:pt>
                      <c:pt idx="5240" formatCode="General">
                        <c:v>469.608</c:v>
                      </c:pt>
                      <c:pt idx="5241" formatCode="General">
                        <c:v>469.61799999999999</c:v>
                      </c:pt>
                      <c:pt idx="5242" formatCode="General">
                        <c:v>469.62799999999999</c:v>
                      </c:pt>
                      <c:pt idx="5243" formatCode="General">
                        <c:v>469.63799999999998</c:v>
                      </c:pt>
                      <c:pt idx="5244" formatCode="General">
                        <c:v>469.64800000000002</c:v>
                      </c:pt>
                      <c:pt idx="5245" formatCode="General">
                        <c:v>469.65800000000002</c:v>
                      </c:pt>
                      <c:pt idx="5246" formatCode="General">
                        <c:v>469.66800000000001</c:v>
                      </c:pt>
                      <c:pt idx="5247" formatCode="General">
                        <c:v>469.678</c:v>
                      </c:pt>
                      <c:pt idx="5248" formatCode="General">
                        <c:v>469.68799999999999</c:v>
                      </c:pt>
                      <c:pt idx="5249" formatCode="General">
                        <c:v>469.69799999999998</c:v>
                      </c:pt>
                      <c:pt idx="5250" formatCode="General">
                        <c:v>469.70800000000003</c:v>
                      </c:pt>
                      <c:pt idx="5251" formatCode="General">
                        <c:v>469.71800000000002</c:v>
                      </c:pt>
                      <c:pt idx="5252" formatCode="General">
                        <c:v>469.72800000000001</c:v>
                      </c:pt>
                      <c:pt idx="5253" formatCode="General">
                        <c:v>469.738</c:v>
                      </c:pt>
                      <c:pt idx="5254" formatCode="General">
                        <c:v>469.74799999999999</c:v>
                      </c:pt>
                      <c:pt idx="5255" formatCode="General">
                        <c:v>469.75799999999998</c:v>
                      </c:pt>
                      <c:pt idx="5256" formatCode="General">
                        <c:v>469.76799999999997</c:v>
                      </c:pt>
                      <c:pt idx="5257" formatCode="General">
                        <c:v>469.77800000000002</c:v>
                      </c:pt>
                      <c:pt idx="5258" formatCode="General">
                        <c:v>469.78800000000001</c:v>
                      </c:pt>
                      <c:pt idx="5259" formatCode="General">
                        <c:v>469.798</c:v>
                      </c:pt>
                      <c:pt idx="5260" formatCode="General">
                        <c:v>469.80799999999999</c:v>
                      </c:pt>
                      <c:pt idx="5261" formatCode="General">
                        <c:v>469.81799999999998</c:v>
                      </c:pt>
                      <c:pt idx="5262" formatCode="General">
                        <c:v>469.82799999999997</c:v>
                      </c:pt>
                      <c:pt idx="5263" formatCode="General">
                        <c:v>469.83800000000002</c:v>
                      </c:pt>
                      <c:pt idx="5264" formatCode="General">
                        <c:v>469.84800000000001</c:v>
                      </c:pt>
                      <c:pt idx="5265" formatCode="General">
                        <c:v>469.858</c:v>
                      </c:pt>
                      <c:pt idx="5266" formatCode="General">
                        <c:v>469.86799999999999</c:v>
                      </c:pt>
                      <c:pt idx="5267" formatCode="General">
                        <c:v>469.87799999999999</c:v>
                      </c:pt>
                      <c:pt idx="5268" formatCode="General">
                        <c:v>469.88799999999998</c:v>
                      </c:pt>
                      <c:pt idx="5269" formatCode="General">
                        <c:v>469.89800000000002</c:v>
                      </c:pt>
                      <c:pt idx="5270" formatCode="General">
                        <c:v>469.90800000000002</c:v>
                      </c:pt>
                      <c:pt idx="5271" formatCode="General">
                        <c:v>469.91800000000001</c:v>
                      </c:pt>
                      <c:pt idx="5272" formatCode="General">
                        <c:v>469.928</c:v>
                      </c:pt>
                      <c:pt idx="5273" formatCode="General">
                        <c:v>469.93799999999999</c:v>
                      </c:pt>
                      <c:pt idx="5274" formatCode="General">
                        <c:v>469.94799999999998</c:v>
                      </c:pt>
                      <c:pt idx="5275" formatCode="General">
                        <c:v>469.95800000000003</c:v>
                      </c:pt>
                      <c:pt idx="5276" formatCode="General">
                        <c:v>469.96800000000002</c:v>
                      </c:pt>
                      <c:pt idx="5277" formatCode="General">
                        <c:v>469.97800000000001</c:v>
                      </c:pt>
                      <c:pt idx="5278" formatCode="General">
                        <c:v>469.988</c:v>
                      </c:pt>
                      <c:pt idx="5279" formatCode="General">
                        <c:v>469.99799999999999</c:v>
                      </c:pt>
                      <c:pt idx="5280" formatCode="General">
                        <c:v>470.00799999999998</c:v>
                      </c:pt>
                      <c:pt idx="5281" formatCode="General">
                        <c:v>470.01799999999997</c:v>
                      </c:pt>
                      <c:pt idx="5282" formatCode="General">
                        <c:v>470.02800000000002</c:v>
                      </c:pt>
                      <c:pt idx="5283" formatCode="General">
                        <c:v>470.03800000000001</c:v>
                      </c:pt>
                      <c:pt idx="5284" formatCode="General">
                        <c:v>470.048</c:v>
                      </c:pt>
                      <c:pt idx="5285" formatCode="General">
                        <c:v>470.05799999999999</c:v>
                      </c:pt>
                      <c:pt idx="5286" formatCode="General">
                        <c:v>470.06799999999998</c:v>
                      </c:pt>
                      <c:pt idx="5287" formatCode="General">
                        <c:v>470.07799999999997</c:v>
                      </c:pt>
                      <c:pt idx="5288" formatCode="General">
                        <c:v>470.08800000000002</c:v>
                      </c:pt>
                      <c:pt idx="5289" formatCode="General">
                        <c:v>470.09800000000001</c:v>
                      </c:pt>
                      <c:pt idx="5290" formatCode="General">
                        <c:v>470.108</c:v>
                      </c:pt>
                      <c:pt idx="5291" formatCode="General">
                        <c:v>470.11799999999999</c:v>
                      </c:pt>
                      <c:pt idx="5292" formatCode="General">
                        <c:v>470.12799999999999</c:v>
                      </c:pt>
                      <c:pt idx="5293" formatCode="General">
                        <c:v>470.13799999999998</c:v>
                      </c:pt>
                      <c:pt idx="5294" formatCode="General">
                        <c:v>470.14800000000002</c:v>
                      </c:pt>
                      <c:pt idx="5295" formatCode="General">
                        <c:v>470.15800000000002</c:v>
                      </c:pt>
                      <c:pt idx="5296" formatCode="General">
                        <c:v>470.16800000000001</c:v>
                      </c:pt>
                      <c:pt idx="5297" formatCode="General">
                        <c:v>470.178</c:v>
                      </c:pt>
                      <c:pt idx="5298" formatCode="General">
                        <c:v>470.18799999999999</c:v>
                      </c:pt>
                      <c:pt idx="5299" formatCode="General">
                        <c:v>470.19799999999998</c:v>
                      </c:pt>
                      <c:pt idx="5300" formatCode="General">
                        <c:v>470.20800000000003</c:v>
                      </c:pt>
                      <c:pt idx="5301" formatCode="General">
                        <c:v>470.21800000000002</c:v>
                      </c:pt>
                      <c:pt idx="5302" formatCode="General">
                        <c:v>470.22800000000001</c:v>
                      </c:pt>
                      <c:pt idx="5303" formatCode="General">
                        <c:v>470.238</c:v>
                      </c:pt>
                      <c:pt idx="5304" formatCode="General">
                        <c:v>470.24799999999999</c:v>
                      </c:pt>
                      <c:pt idx="5305" formatCode="General">
                        <c:v>470.25799999999998</c:v>
                      </c:pt>
                      <c:pt idx="5306" formatCode="General">
                        <c:v>470.26799999999997</c:v>
                      </c:pt>
                      <c:pt idx="5307" formatCode="General">
                        <c:v>470.27800000000002</c:v>
                      </c:pt>
                      <c:pt idx="5308" formatCode="General">
                        <c:v>470.28800000000001</c:v>
                      </c:pt>
                      <c:pt idx="5309" formatCode="General">
                        <c:v>470.298</c:v>
                      </c:pt>
                      <c:pt idx="5310" formatCode="General">
                        <c:v>470.30799999999999</c:v>
                      </c:pt>
                      <c:pt idx="5311" formatCode="General">
                        <c:v>470.31799999999998</c:v>
                      </c:pt>
                      <c:pt idx="5312" formatCode="General">
                        <c:v>470.32799999999997</c:v>
                      </c:pt>
                      <c:pt idx="5313" formatCode="General">
                        <c:v>470.33800000000002</c:v>
                      </c:pt>
                      <c:pt idx="5314" formatCode="General">
                        <c:v>470.34800000000001</c:v>
                      </c:pt>
                      <c:pt idx="5315" formatCode="General">
                        <c:v>470.358</c:v>
                      </c:pt>
                      <c:pt idx="5316" formatCode="General">
                        <c:v>470.36799999999999</c:v>
                      </c:pt>
                      <c:pt idx="5317" formatCode="General">
                        <c:v>470.37799999999999</c:v>
                      </c:pt>
                      <c:pt idx="5318" formatCode="General">
                        <c:v>470.38799999999998</c:v>
                      </c:pt>
                      <c:pt idx="5319" formatCode="General">
                        <c:v>470.39800000000002</c:v>
                      </c:pt>
                      <c:pt idx="5320" formatCode="General">
                        <c:v>470.40800000000002</c:v>
                      </c:pt>
                      <c:pt idx="5321" formatCode="General">
                        <c:v>470.41800000000001</c:v>
                      </c:pt>
                      <c:pt idx="5322" formatCode="General">
                        <c:v>470.428</c:v>
                      </c:pt>
                      <c:pt idx="5323" formatCode="General">
                        <c:v>470.43799999999999</c:v>
                      </c:pt>
                      <c:pt idx="5324" formatCode="General">
                        <c:v>470.44799999999998</c:v>
                      </c:pt>
                      <c:pt idx="5325" formatCode="General">
                        <c:v>470.45800000000003</c:v>
                      </c:pt>
                      <c:pt idx="5326" formatCode="General">
                        <c:v>470.46800000000002</c:v>
                      </c:pt>
                      <c:pt idx="5327" formatCode="General">
                        <c:v>470.47800000000001</c:v>
                      </c:pt>
                      <c:pt idx="5328" formatCode="General">
                        <c:v>470.488</c:v>
                      </c:pt>
                      <c:pt idx="5329" formatCode="General">
                        <c:v>470.49799999999999</c:v>
                      </c:pt>
                      <c:pt idx="5330" formatCode="General">
                        <c:v>470.50799999999998</c:v>
                      </c:pt>
                      <c:pt idx="5331" formatCode="General">
                        <c:v>470.51799999999997</c:v>
                      </c:pt>
                      <c:pt idx="5332" formatCode="General">
                        <c:v>470.52800000000002</c:v>
                      </c:pt>
                      <c:pt idx="5333" formatCode="General">
                        <c:v>470.53800000000001</c:v>
                      </c:pt>
                      <c:pt idx="5334" formatCode="General">
                        <c:v>470.548</c:v>
                      </c:pt>
                      <c:pt idx="5335" formatCode="General">
                        <c:v>470.55799999999999</c:v>
                      </c:pt>
                      <c:pt idx="5336" formatCode="General">
                        <c:v>470.56799999999998</c:v>
                      </c:pt>
                      <c:pt idx="5337" formatCode="General">
                        <c:v>470.57799999999997</c:v>
                      </c:pt>
                      <c:pt idx="5338" formatCode="General">
                        <c:v>470.58800000000002</c:v>
                      </c:pt>
                      <c:pt idx="5339" formatCode="General">
                        <c:v>470.59800000000001</c:v>
                      </c:pt>
                      <c:pt idx="5340" formatCode="General">
                        <c:v>470.608</c:v>
                      </c:pt>
                      <c:pt idx="5341" formatCode="General">
                        <c:v>470.61799999999999</c:v>
                      </c:pt>
                      <c:pt idx="5342" formatCode="General">
                        <c:v>470.62799999999999</c:v>
                      </c:pt>
                      <c:pt idx="5343" formatCode="General">
                        <c:v>470.63799999999998</c:v>
                      </c:pt>
                      <c:pt idx="5344" formatCode="General">
                        <c:v>470.64800000000002</c:v>
                      </c:pt>
                      <c:pt idx="5345" formatCode="General">
                        <c:v>470.65800000000002</c:v>
                      </c:pt>
                      <c:pt idx="5346" formatCode="General">
                        <c:v>470.66800000000001</c:v>
                      </c:pt>
                      <c:pt idx="5347" formatCode="General">
                        <c:v>470.678</c:v>
                      </c:pt>
                      <c:pt idx="5348" formatCode="General">
                        <c:v>470.68799999999999</c:v>
                      </c:pt>
                      <c:pt idx="5349" formatCode="General">
                        <c:v>470.69799999999998</c:v>
                      </c:pt>
                      <c:pt idx="5350" formatCode="General">
                        <c:v>470.70800000000003</c:v>
                      </c:pt>
                      <c:pt idx="5351" formatCode="General">
                        <c:v>470.71800000000002</c:v>
                      </c:pt>
                      <c:pt idx="5352" formatCode="General">
                        <c:v>470.72800000000001</c:v>
                      </c:pt>
                      <c:pt idx="5353" formatCode="General">
                        <c:v>470.738</c:v>
                      </c:pt>
                      <c:pt idx="5354" formatCode="General">
                        <c:v>470.74799999999999</c:v>
                      </c:pt>
                      <c:pt idx="5355" formatCode="General">
                        <c:v>470.75799999999998</c:v>
                      </c:pt>
                      <c:pt idx="5356" formatCode="General">
                        <c:v>470.76799999999997</c:v>
                      </c:pt>
                      <c:pt idx="5357" formatCode="General">
                        <c:v>470.77800000000002</c:v>
                      </c:pt>
                      <c:pt idx="5358" formatCode="General">
                        <c:v>470.78800000000001</c:v>
                      </c:pt>
                      <c:pt idx="5359" formatCode="General">
                        <c:v>470.798</c:v>
                      </c:pt>
                      <c:pt idx="5360" formatCode="General">
                        <c:v>470.80799999999999</c:v>
                      </c:pt>
                      <c:pt idx="5361" formatCode="General">
                        <c:v>470.81799999999998</c:v>
                      </c:pt>
                      <c:pt idx="5362" formatCode="General">
                        <c:v>470.82799999999997</c:v>
                      </c:pt>
                      <c:pt idx="5363" formatCode="General">
                        <c:v>470.83800000000002</c:v>
                      </c:pt>
                      <c:pt idx="5364" formatCode="General">
                        <c:v>470.84800000000001</c:v>
                      </c:pt>
                      <c:pt idx="5365" formatCode="General">
                        <c:v>470.858</c:v>
                      </c:pt>
                      <c:pt idx="5366" formatCode="General">
                        <c:v>470.86799999999999</c:v>
                      </c:pt>
                      <c:pt idx="5367" formatCode="General">
                        <c:v>470.87799999999999</c:v>
                      </c:pt>
                      <c:pt idx="5368" formatCode="General">
                        <c:v>470.88799999999998</c:v>
                      </c:pt>
                      <c:pt idx="5369" formatCode="General">
                        <c:v>470.89800000000002</c:v>
                      </c:pt>
                      <c:pt idx="5370" formatCode="General">
                        <c:v>470.90800000000002</c:v>
                      </c:pt>
                      <c:pt idx="5371" formatCode="General">
                        <c:v>470.91800000000001</c:v>
                      </c:pt>
                      <c:pt idx="5372" formatCode="General">
                        <c:v>470.928</c:v>
                      </c:pt>
                      <c:pt idx="5373" formatCode="General">
                        <c:v>470.93799999999999</c:v>
                      </c:pt>
                      <c:pt idx="5374" formatCode="General">
                        <c:v>470.94799999999998</c:v>
                      </c:pt>
                      <c:pt idx="5375" formatCode="General">
                        <c:v>470.95800000000003</c:v>
                      </c:pt>
                      <c:pt idx="5376" formatCode="General">
                        <c:v>470.96800000000002</c:v>
                      </c:pt>
                      <c:pt idx="5377" formatCode="General">
                        <c:v>470.97800000000001</c:v>
                      </c:pt>
                      <c:pt idx="5378" formatCode="General">
                        <c:v>470.988</c:v>
                      </c:pt>
                      <c:pt idx="5379" formatCode="General">
                        <c:v>470.99799999999999</c:v>
                      </c:pt>
                      <c:pt idx="5380" formatCode="General">
                        <c:v>471.00799999999998</c:v>
                      </c:pt>
                      <c:pt idx="5381" formatCode="General">
                        <c:v>471.01799999999997</c:v>
                      </c:pt>
                      <c:pt idx="5382" formatCode="General">
                        <c:v>471.02800000000002</c:v>
                      </c:pt>
                      <c:pt idx="5383" formatCode="General">
                        <c:v>471.03800000000001</c:v>
                      </c:pt>
                      <c:pt idx="5384" formatCode="General">
                        <c:v>471.048</c:v>
                      </c:pt>
                      <c:pt idx="5385" formatCode="General">
                        <c:v>471.05799999999999</c:v>
                      </c:pt>
                      <c:pt idx="5386" formatCode="General">
                        <c:v>471.06799999999998</c:v>
                      </c:pt>
                      <c:pt idx="5387" formatCode="General">
                        <c:v>471.07799999999997</c:v>
                      </c:pt>
                      <c:pt idx="5388" formatCode="General">
                        <c:v>471.08800000000002</c:v>
                      </c:pt>
                      <c:pt idx="5389" formatCode="General">
                        <c:v>471.09800000000001</c:v>
                      </c:pt>
                      <c:pt idx="5390" formatCode="General">
                        <c:v>471.108</c:v>
                      </c:pt>
                      <c:pt idx="5391" formatCode="General">
                        <c:v>471.11799999999999</c:v>
                      </c:pt>
                      <c:pt idx="5392" formatCode="General">
                        <c:v>471.12799999999999</c:v>
                      </c:pt>
                      <c:pt idx="5393" formatCode="General">
                        <c:v>471.13799999999998</c:v>
                      </c:pt>
                      <c:pt idx="5394" formatCode="General">
                        <c:v>471.14800000000002</c:v>
                      </c:pt>
                      <c:pt idx="5395" formatCode="General">
                        <c:v>471.15800000000002</c:v>
                      </c:pt>
                      <c:pt idx="5396" formatCode="General">
                        <c:v>471.16800000000001</c:v>
                      </c:pt>
                      <c:pt idx="5397" formatCode="General">
                        <c:v>471.178</c:v>
                      </c:pt>
                      <c:pt idx="5398" formatCode="General">
                        <c:v>471.18799999999999</c:v>
                      </c:pt>
                      <c:pt idx="5399" formatCode="General">
                        <c:v>471.19799999999998</c:v>
                      </c:pt>
                      <c:pt idx="5400" formatCode="General">
                        <c:v>471.20800000000003</c:v>
                      </c:pt>
                      <c:pt idx="5401" formatCode="General">
                        <c:v>471.21800000000002</c:v>
                      </c:pt>
                      <c:pt idx="5402" formatCode="General">
                        <c:v>471.22800000000001</c:v>
                      </c:pt>
                      <c:pt idx="5403" formatCode="General">
                        <c:v>471.238</c:v>
                      </c:pt>
                      <c:pt idx="5404" formatCode="General">
                        <c:v>471.24799999999999</c:v>
                      </c:pt>
                      <c:pt idx="5405" formatCode="General">
                        <c:v>471.25799999999998</c:v>
                      </c:pt>
                      <c:pt idx="5406" formatCode="General">
                        <c:v>471.26799999999997</c:v>
                      </c:pt>
                      <c:pt idx="5407" formatCode="General">
                        <c:v>471.27800000000002</c:v>
                      </c:pt>
                      <c:pt idx="5408" formatCode="General">
                        <c:v>471.28800000000001</c:v>
                      </c:pt>
                      <c:pt idx="5409" formatCode="General">
                        <c:v>471.298</c:v>
                      </c:pt>
                      <c:pt idx="5410" formatCode="General">
                        <c:v>471.30799999999999</c:v>
                      </c:pt>
                      <c:pt idx="5411" formatCode="General">
                        <c:v>471.31799999999998</c:v>
                      </c:pt>
                      <c:pt idx="5412" formatCode="General">
                        <c:v>471.32799999999997</c:v>
                      </c:pt>
                      <c:pt idx="5413" formatCode="General">
                        <c:v>471.33800000000002</c:v>
                      </c:pt>
                      <c:pt idx="5414" formatCode="General">
                        <c:v>471.34800000000001</c:v>
                      </c:pt>
                      <c:pt idx="5415" formatCode="General">
                        <c:v>471.358</c:v>
                      </c:pt>
                      <c:pt idx="5416" formatCode="General">
                        <c:v>471.36799999999999</c:v>
                      </c:pt>
                      <c:pt idx="5417" formatCode="General">
                        <c:v>471.37799999999999</c:v>
                      </c:pt>
                      <c:pt idx="5418" formatCode="General">
                        <c:v>471.38799999999998</c:v>
                      </c:pt>
                      <c:pt idx="5419" formatCode="General">
                        <c:v>471.39800000000002</c:v>
                      </c:pt>
                      <c:pt idx="5420" formatCode="General">
                        <c:v>471.40800000000002</c:v>
                      </c:pt>
                      <c:pt idx="5421" formatCode="General">
                        <c:v>471.41800000000001</c:v>
                      </c:pt>
                      <c:pt idx="5422" formatCode="General">
                        <c:v>471.428</c:v>
                      </c:pt>
                      <c:pt idx="5423" formatCode="General">
                        <c:v>471.43799999999999</c:v>
                      </c:pt>
                      <c:pt idx="5424" formatCode="General">
                        <c:v>471.44799999999998</c:v>
                      </c:pt>
                      <c:pt idx="5425" formatCode="General">
                        <c:v>471.45800000000003</c:v>
                      </c:pt>
                      <c:pt idx="5426" formatCode="General">
                        <c:v>471.46800000000002</c:v>
                      </c:pt>
                      <c:pt idx="5427" formatCode="General">
                        <c:v>471.47800000000001</c:v>
                      </c:pt>
                      <c:pt idx="5428" formatCode="General">
                        <c:v>471.488</c:v>
                      </c:pt>
                      <c:pt idx="5429" formatCode="General">
                        <c:v>471.49799999999999</c:v>
                      </c:pt>
                      <c:pt idx="5430" formatCode="General">
                        <c:v>471.50799999999998</c:v>
                      </c:pt>
                      <c:pt idx="5431" formatCode="General">
                        <c:v>471.51799999999997</c:v>
                      </c:pt>
                      <c:pt idx="5432" formatCode="General">
                        <c:v>471.52800000000002</c:v>
                      </c:pt>
                      <c:pt idx="5433" formatCode="General">
                        <c:v>471.53800000000001</c:v>
                      </c:pt>
                      <c:pt idx="5434" formatCode="General">
                        <c:v>471.548</c:v>
                      </c:pt>
                      <c:pt idx="5435" formatCode="General">
                        <c:v>471.55799999999999</c:v>
                      </c:pt>
                      <c:pt idx="5436" formatCode="General">
                        <c:v>471.56799999999998</c:v>
                      </c:pt>
                      <c:pt idx="5437" formatCode="General">
                        <c:v>471.57799999999997</c:v>
                      </c:pt>
                      <c:pt idx="5438" formatCode="General">
                        <c:v>471.58800000000002</c:v>
                      </c:pt>
                      <c:pt idx="5439" formatCode="General">
                        <c:v>471.59800000000001</c:v>
                      </c:pt>
                      <c:pt idx="5440" formatCode="General">
                        <c:v>471.608</c:v>
                      </c:pt>
                      <c:pt idx="5441" formatCode="General">
                        <c:v>471.61799999999999</c:v>
                      </c:pt>
                      <c:pt idx="5442" formatCode="General">
                        <c:v>471.62799999999999</c:v>
                      </c:pt>
                      <c:pt idx="5443" formatCode="General">
                        <c:v>471.63799999999998</c:v>
                      </c:pt>
                      <c:pt idx="5444" formatCode="General">
                        <c:v>471.64800000000002</c:v>
                      </c:pt>
                      <c:pt idx="5445" formatCode="General">
                        <c:v>471.65800000000002</c:v>
                      </c:pt>
                      <c:pt idx="5446" formatCode="General">
                        <c:v>471.66800000000001</c:v>
                      </c:pt>
                      <c:pt idx="5447" formatCode="General">
                        <c:v>471.678</c:v>
                      </c:pt>
                      <c:pt idx="5448" formatCode="General">
                        <c:v>471.68799999999999</c:v>
                      </c:pt>
                      <c:pt idx="5449" formatCode="General">
                        <c:v>471.69799999999998</c:v>
                      </c:pt>
                      <c:pt idx="5450" formatCode="General">
                        <c:v>471.70800000000003</c:v>
                      </c:pt>
                      <c:pt idx="5451" formatCode="General">
                        <c:v>471.71800000000002</c:v>
                      </c:pt>
                      <c:pt idx="5452" formatCode="General">
                        <c:v>471.72800000000001</c:v>
                      </c:pt>
                      <c:pt idx="5453" formatCode="General">
                        <c:v>471.738</c:v>
                      </c:pt>
                      <c:pt idx="5454" formatCode="General">
                        <c:v>471.74799999999999</c:v>
                      </c:pt>
                      <c:pt idx="5455" formatCode="General">
                        <c:v>471.75799999999998</c:v>
                      </c:pt>
                      <c:pt idx="5456" formatCode="General">
                        <c:v>471.76799999999997</c:v>
                      </c:pt>
                      <c:pt idx="5457" formatCode="General">
                        <c:v>471.77800000000002</c:v>
                      </c:pt>
                      <c:pt idx="5458" formatCode="General">
                        <c:v>471.78800000000001</c:v>
                      </c:pt>
                      <c:pt idx="5459" formatCode="General">
                        <c:v>471.798</c:v>
                      </c:pt>
                      <c:pt idx="5460" formatCode="General">
                        <c:v>471.80799999999999</c:v>
                      </c:pt>
                      <c:pt idx="5461" formatCode="General">
                        <c:v>471.81799999999998</c:v>
                      </c:pt>
                      <c:pt idx="5462" formatCode="General">
                        <c:v>471.82799999999997</c:v>
                      </c:pt>
                      <c:pt idx="5463" formatCode="General">
                        <c:v>471.83800000000002</c:v>
                      </c:pt>
                      <c:pt idx="5464" formatCode="General">
                        <c:v>471.84800000000001</c:v>
                      </c:pt>
                      <c:pt idx="5465" formatCode="General">
                        <c:v>471.858</c:v>
                      </c:pt>
                      <c:pt idx="5466" formatCode="General">
                        <c:v>471.86799999999999</c:v>
                      </c:pt>
                      <c:pt idx="5467" formatCode="General">
                        <c:v>471.87799999999999</c:v>
                      </c:pt>
                      <c:pt idx="5468" formatCode="General">
                        <c:v>471.88799999999998</c:v>
                      </c:pt>
                      <c:pt idx="5469" formatCode="General">
                        <c:v>471.89800000000002</c:v>
                      </c:pt>
                      <c:pt idx="5470" formatCode="General">
                        <c:v>471.90800000000002</c:v>
                      </c:pt>
                      <c:pt idx="5471" formatCode="General">
                        <c:v>471.91800000000001</c:v>
                      </c:pt>
                      <c:pt idx="5472" formatCode="General">
                        <c:v>471.928</c:v>
                      </c:pt>
                      <c:pt idx="5473" formatCode="General">
                        <c:v>471.93799999999999</c:v>
                      </c:pt>
                      <c:pt idx="5474" formatCode="General">
                        <c:v>471.94799999999998</c:v>
                      </c:pt>
                      <c:pt idx="5475" formatCode="General">
                        <c:v>471.95800000000003</c:v>
                      </c:pt>
                      <c:pt idx="5476" formatCode="General">
                        <c:v>471.96800000000002</c:v>
                      </c:pt>
                      <c:pt idx="5477" formatCode="General">
                        <c:v>471.97800000000001</c:v>
                      </c:pt>
                      <c:pt idx="5478" formatCode="General">
                        <c:v>471.988</c:v>
                      </c:pt>
                      <c:pt idx="5479" formatCode="General">
                        <c:v>471.99799999999999</c:v>
                      </c:pt>
                      <c:pt idx="5480" formatCode="General">
                        <c:v>472.00799999999998</c:v>
                      </c:pt>
                      <c:pt idx="5481" formatCode="General">
                        <c:v>472.01799999999997</c:v>
                      </c:pt>
                      <c:pt idx="5482" formatCode="General">
                        <c:v>472.02800000000002</c:v>
                      </c:pt>
                      <c:pt idx="5483" formatCode="General">
                        <c:v>472.03800000000001</c:v>
                      </c:pt>
                      <c:pt idx="5484" formatCode="General">
                        <c:v>472.048</c:v>
                      </c:pt>
                      <c:pt idx="5485" formatCode="General">
                        <c:v>472.05799999999999</c:v>
                      </c:pt>
                      <c:pt idx="5486" formatCode="General">
                        <c:v>472.06799999999998</c:v>
                      </c:pt>
                      <c:pt idx="5487" formatCode="General">
                        <c:v>472.07799999999997</c:v>
                      </c:pt>
                      <c:pt idx="5488" formatCode="General">
                        <c:v>472.08800000000002</c:v>
                      </c:pt>
                      <c:pt idx="5489" formatCode="General">
                        <c:v>472.09800000000001</c:v>
                      </c:pt>
                      <c:pt idx="5490" formatCode="General">
                        <c:v>472.108</c:v>
                      </c:pt>
                      <c:pt idx="5491" formatCode="General">
                        <c:v>472.11799999999999</c:v>
                      </c:pt>
                      <c:pt idx="5492" formatCode="General">
                        <c:v>472.12799999999999</c:v>
                      </c:pt>
                      <c:pt idx="5493" formatCode="General">
                        <c:v>472.13799999999998</c:v>
                      </c:pt>
                      <c:pt idx="5494" formatCode="General">
                        <c:v>472.14800000000002</c:v>
                      </c:pt>
                      <c:pt idx="5495" formatCode="General">
                        <c:v>472.15800000000002</c:v>
                      </c:pt>
                      <c:pt idx="5496" formatCode="General">
                        <c:v>472.16800000000001</c:v>
                      </c:pt>
                      <c:pt idx="5497" formatCode="General">
                        <c:v>472.178</c:v>
                      </c:pt>
                      <c:pt idx="5498" formatCode="General">
                        <c:v>472.18799999999999</c:v>
                      </c:pt>
                      <c:pt idx="5499" formatCode="General">
                        <c:v>472.19799999999998</c:v>
                      </c:pt>
                      <c:pt idx="5500" formatCode="General">
                        <c:v>472.20800000000003</c:v>
                      </c:pt>
                      <c:pt idx="5501" formatCode="General">
                        <c:v>472.21800000000002</c:v>
                      </c:pt>
                      <c:pt idx="5502" formatCode="General">
                        <c:v>472.22800000000001</c:v>
                      </c:pt>
                      <c:pt idx="5503" formatCode="General">
                        <c:v>472.238</c:v>
                      </c:pt>
                      <c:pt idx="5504" formatCode="General">
                        <c:v>472.24799999999999</c:v>
                      </c:pt>
                      <c:pt idx="5505" formatCode="General">
                        <c:v>472.25799999999998</c:v>
                      </c:pt>
                      <c:pt idx="5506" formatCode="General">
                        <c:v>472.26799999999997</c:v>
                      </c:pt>
                      <c:pt idx="5507" formatCode="General">
                        <c:v>472.27800000000002</c:v>
                      </c:pt>
                      <c:pt idx="5508" formatCode="General">
                        <c:v>472.28800000000001</c:v>
                      </c:pt>
                      <c:pt idx="5509" formatCode="General">
                        <c:v>472.298</c:v>
                      </c:pt>
                      <c:pt idx="5510" formatCode="General">
                        <c:v>472.30799999999999</c:v>
                      </c:pt>
                      <c:pt idx="5511" formatCode="General">
                        <c:v>472.31799999999998</c:v>
                      </c:pt>
                      <c:pt idx="5512" formatCode="General">
                        <c:v>472.32799999999997</c:v>
                      </c:pt>
                      <c:pt idx="5513" formatCode="General">
                        <c:v>472.33800000000002</c:v>
                      </c:pt>
                      <c:pt idx="5514" formatCode="General">
                        <c:v>472.34800000000001</c:v>
                      </c:pt>
                      <c:pt idx="5515" formatCode="General">
                        <c:v>472.358</c:v>
                      </c:pt>
                      <c:pt idx="5516" formatCode="General">
                        <c:v>472.36799999999999</c:v>
                      </c:pt>
                      <c:pt idx="5517" formatCode="General">
                        <c:v>472.37799999999999</c:v>
                      </c:pt>
                      <c:pt idx="5518" formatCode="General">
                        <c:v>472.38799999999998</c:v>
                      </c:pt>
                      <c:pt idx="5519" formatCode="General">
                        <c:v>472.39800000000002</c:v>
                      </c:pt>
                      <c:pt idx="5520" formatCode="General">
                        <c:v>472.40800000000002</c:v>
                      </c:pt>
                      <c:pt idx="5521" formatCode="General">
                        <c:v>472.41800000000001</c:v>
                      </c:pt>
                      <c:pt idx="5522" formatCode="General">
                        <c:v>472.428</c:v>
                      </c:pt>
                      <c:pt idx="5523" formatCode="General">
                        <c:v>472.43799999999999</c:v>
                      </c:pt>
                      <c:pt idx="5524" formatCode="General">
                        <c:v>472.44799999999998</c:v>
                      </c:pt>
                      <c:pt idx="5525" formatCode="General">
                        <c:v>472.45800000000003</c:v>
                      </c:pt>
                      <c:pt idx="5526" formatCode="General">
                        <c:v>472.46800000000002</c:v>
                      </c:pt>
                      <c:pt idx="5527" formatCode="General">
                        <c:v>472.47800000000001</c:v>
                      </c:pt>
                      <c:pt idx="5528" formatCode="General">
                        <c:v>472.488</c:v>
                      </c:pt>
                      <c:pt idx="5529" formatCode="General">
                        <c:v>472.49799999999999</c:v>
                      </c:pt>
                      <c:pt idx="5530" formatCode="General">
                        <c:v>472.50799999999998</c:v>
                      </c:pt>
                      <c:pt idx="5531" formatCode="General">
                        <c:v>472.51799999999997</c:v>
                      </c:pt>
                      <c:pt idx="5532" formatCode="General">
                        <c:v>472.52800000000002</c:v>
                      </c:pt>
                      <c:pt idx="5533" formatCode="General">
                        <c:v>472.53800000000001</c:v>
                      </c:pt>
                      <c:pt idx="5534" formatCode="General">
                        <c:v>472.548</c:v>
                      </c:pt>
                      <c:pt idx="5535" formatCode="General">
                        <c:v>472.55799999999999</c:v>
                      </c:pt>
                      <c:pt idx="5536" formatCode="General">
                        <c:v>472.56799999999998</c:v>
                      </c:pt>
                      <c:pt idx="5537" formatCode="General">
                        <c:v>472.57799999999997</c:v>
                      </c:pt>
                      <c:pt idx="5538" formatCode="General">
                        <c:v>472.58800000000002</c:v>
                      </c:pt>
                      <c:pt idx="5539" formatCode="General">
                        <c:v>472.59800000000001</c:v>
                      </c:pt>
                      <c:pt idx="5540" formatCode="General">
                        <c:v>472.608</c:v>
                      </c:pt>
                      <c:pt idx="5541" formatCode="General">
                        <c:v>472.61799999999999</c:v>
                      </c:pt>
                      <c:pt idx="5542" formatCode="General">
                        <c:v>472.62799999999999</c:v>
                      </c:pt>
                      <c:pt idx="5543" formatCode="General">
                        <c:v>472.63799999999998</c:v>
                      </c:pt>
                      <c:pt idx="5544" formatCode="General">
                        <c:v>472.64800000000002</c:v>
                      </c:pt>
                      <c:pt idx="5545" formatCode="General">
                        <c:v>472.65800000000002</c:v>
                      </c:pt>
                      <c:pt idx="5546" formatCode="General">
                        <c:v>472.66800000000001</c:v>
                      </c:pt>
                      <c:pt idx="5547" formatCode="General">
                        <c:v>472.678</c:v>
                      </c:pt>
                      <c:pt idx="5548" formatCode="General">
                        <c:v>472.68799999999999</c:v>
                      </c:pt>
                      <c:pt idx="5549" formatCode="General">
                        <c:v>472.69799999999998</c:v>
                      </c:pt>
                      <c:pt idx="5550" formatCode="General">
                        <c:v>472.70800000000003</c:v>
                      </c:pt>
                      <c:pt idx="5551" formatCode="General">
                        <c:v>472.71800000000002</c:v>
                      </c:pt>
                      <c:pt idx="5552" formatCode="General">
                        <c:v>472.72800000000001</c:v>
                      </c:pt>
                      <c:pt idx="5553" formatCode="General">
                        <c:v>472.738</c:v>
                      </c:pt>
                      <c:pt idx="5554" formatCode="General">
                        <c:v>472.74799999999999</c:v>
                      </c:pt>
                      <c:pt idx="5555" formatCode="General">
                        <c:v>472.75799999999998</c:v>
                      </c:pt>
                      <c:pt idx="5556" formatCode="General">
                        <c:v>472.76799999999997</c:v>
                      </c:pt>
                      <c:pt idx="5557" formatCode="General">
                        <c:v>472.77800000000002</c:v>
                      </c:pt>
                      <c:pt idx="5558" formatCode="General">
                        <c:v>472.78800000000001</c:v>
                      </c:pt>
                      <c:pt idx="5559" formatCode="General">
                        <c:v>472.798</c:v>
                      </c:pt>
                      <c:pt idx="5560" formatCode="General">
                        <c:v>472.80799999999999</c:v>
                      </c:pt>
                      <c:pt idx="5561" formatCode="General">
                        <c:v>472.81799999999998</c:v>
                      </c:pt>
                      <c:pt idx="5562" formatCode="General">
                        <c:v>472.82799999999997</c:v>
                      </c:pt>
                      <c:pt idx="5563" formatCode="General">
                        <c:v>472.83800000000002</c:v>
                      </c:pt>
                      <c:pt idx="5564" formatCode="General">
                        <c:v>472.84800000000001</c:v>
                      </c:pt>
                      <c:pt idx="5565" formatCode="General">
                        <c:v>472.858</c:v>
                      </c:pt>
                      <c:pt idx="5566" formatCode="General">
                        <c:v>472.86799999999999</c:v>
                      </c:pt>
                      <c:pt idx="5567" formatCode="General">
                        <c:v>472.87799999999999</c:v>
                      </c:pt>
                      <c:pt idx="5568" formatCode="General">
                        <c:v>472.88799999999998</c:v>
                      </c:pt>
                      <c:pt idx="5569" formatCode="General">
                        <c:v>472.89800000000002</c:v>
                      </c:pt>
                      <c:pt idx="5570" formatCode="General">
                        <c:v>472.90800000000002</c:v>
                      </c:pt>
                      <c:pt idx="5571" formatCode="General">
                        <c:v>472.91800000000001</c:v>
                      </c:pt>
                      <c:pt idx="5572" formatCode="General">
                        <c:v>472.928</c:v>
                      </c:pt>
                      <c:pt idx="5573" formatCode="General">
                        <c:v>472.93799999999999</c:v>
                      </c:pt>
                      <c:pt idx="5574" formatCode="General">
                        <c:v>472.94799999999998</c:v>
                      </c:pt>
                      <c:pt idx="5575" formatCode="General">
                        <c:v>472.95800000000003</c:v>
                      </c:pt>
                      <c:pt idx="5576" formatCode="General">
                        <c:v>472.96800000000002</c:v>
                      </c:pt>
                      <c:pt idx="5577" formatCode="General">
                        <c:v>472.97800000000001</c:v>
                      </c:pt>
                      <c:pt idx="5578" formatCode="General">
                        <c:v>472.988</c:v>
                      </c:pt>
                      <c:pt idx="5579" formatCode="General">
                        <c:v>472.99799999999999</c:v>
                      </c:pt>
                      <c:pt idx="5580" formatCode="General">
                        <c:v>473.00799999999998</c:v>
                      </c:pt>
                      <c:pt idx="5581" formatCode="General">
                        <c:v>473.01799999999997</c:v>
                      </c:pt>
                      <c:pt idx="5582" formatCode="General">
                        <c:v>473.02800000000002</c:v>
                      </c:pt>
                      <c:pt idx="5583" formatCode="General">
                        <c:v>473.03800000000001</c:v>
                      </c:pt>
                      <c:pt idx="5584" formatCode="General">
                        <c:v>473.048</c:v>
                      </c:pt>
                      <c:pt idx="5585" formatCode="General">
                        <c:v>473.05799999999999</c:v>
                      </c:pt>
                      <c:pt idx="5586" formatCode="General">
                        <c:v>473.06799999999998</c:v>
                      </c:pt>
                      <c:pt idx="5587" formatCode="General">
                        <c:v>473.07799999999997</c:v>
                      </c:pt>
                      <c:pt idx="5588" formatCode="General">
                        <c:v>473.08800000000002</c:v>
                      </c:pt>
                      <c:pt idx="5589" formatCode="General">
                        <c:v>473.09800000000001</c:v>
                      </c:pt>
                      <c:pt idx="5590" formatCode="General">
                        <c:v>473.108</c:v>
                      </c:pt>
                      <c:pt idx="5591" formatCode="General">
                        <c:v>473.11799999999999</c:v>
                      </c:pt>
                      <c:pt idx="5592" formatCode="General">
                        <c:v>473.12799999999999</c:v>
                      </c:pt>
                      <c:pt idx="5593" formatCode="General">
                        <c:v>473.13799999999998</c:v>
                      </c:pt>
                      <c:pt idx="5594" formatCode="General">
                        <c:v>473.14800000000002</c:v>
                      </c:pt>
                      <c:pt idx="5595" formatCode="General">
                        <c:v>473.15800000000002</c:v>
                      </c:pt>
                      <c:pt idx="5596" formatCode="General">
                        <c:v>473.16800000000001</c:v>
                      </c:pt>
                      <c:pt idx="5597" formatCode="General">
                        <c:v>473.178</c:v>
                      </c:pt>
                      <c:pt idx="5598" formatCode="General">
                        <c:v>473.18799999999999</c:v>
                      </c:pt>
                      <c:pt idx="5599" formatCode="General">
                        <c:v>473.19799999999998</c:v>
                      </c:pt>
                      <c:pt idx="5600" formatCode="General">
                        <c:v>473.20800000000003</c:v>
                      </c:pt>
                      <c:pt idx="5601" formatCode="General">
                        <c:v>473.21800000000002</c:v>
                      </c:pt>
                      <c:pt idx="5602" formatCode="General">
                        <c:v>473.22800000000001</c:v>
                      </c:pt>
                      <c:pt idx="5603" formatCode="General">
                        <c:v>473.238</c:v>
                      </c:pt>
                      <c:pt idx="5604" formatCode="General">
                        <c:v>473.24799999999999</c:v>
                      </c:pt>
                      <c:pt idx="5605" formatCode="General">
                        <c:v>473.25799999999998</c:v>
                      </c:pt>
                      <c:pt idx="5606" formatCode="General">
                        <c:v>473.26799999999997</c:v>
                      </c:pt>
                      <c:pt idx="5607" formatCode="General">
                        <c:v>473.27800000000002</c:v>
                      </c:pt>
                      <c:pt idx="5608" formatCode="General">
                        <c:v>473.28800000000001</c:v>
                      </c:pt>
                      <c:pt idx="5609" formatCode="General">
                        <c:v>473.298</c:v>
                      </c:pt>
                      <c:pt idx="5610" formatCode="General">
                        <c:v>473.30799999999999</c:v>
                      </c:pt>
                      <c:pt idx="5611" formatCode="General">
                        <c:v>473.31799999999998</c:v>
                      </c:pt>
                      <c:pt idx="5612" formatCode="General">
                        <c:v>473.32799999999997</c:v>
                      </c:pt>
                      <c:pt idx="5613" formatCode="General">
                        <c:v>473.33800000000002</c:v>
                      </c:pt>
                      <c:pt idx="5614" formatCode="General">
                        <c:v>473.34800000000001</c:v>
                      </c:pt>
                      <c:pt idx="5615" formatCode="General">
                        <c:v>473.358</c:v>
                      </c:pt>
                      <c:pt idx="5616" formatCode="General">
                        <c:v>473.36799999999999</c:v>
                      </c:pt>
                      <c:pt idx="5617" formatCode="General">
                        <c:v>473.37799999999999</c:v>
                      </c:pt>
                      <c:pt idx="5618" formatCode="General">
                        <c:v>473.38799999999998</c:v>
                      </c:pt>
                      <c:pt idx="5619" formatCode="General">
                        <c:v>473.39800000000002</c:v>
                      </c:pt>
                      <c:pt idx="5620" formatCode="General">
                        <c:v>473.40800000000002</c:v>
                      </c:pt>
                      <c:pt idx="5621" formatCode="General">
                        <c:v>473.41800000000001</c:v>
                      </c:pt>
                      <c:pt idx="5622" formatCode="General">
                        <c:v>473.428</c:v>
                      </c:pt>
                      <c:pt idx="5623" formatCode="General">
                        <c:v>473.43799999999999</c:v>
                      </c:pt>
                      <c:pt idx="5624" formatCode="General">
                        <c:v>473.44799999999998</c:v>
                      </c:pt>
                      <c:pt idx="5625" formatCode="General">
                        <c:v>473.45800000000003</c:v>
                      </c:pt>
                      <c:pt idx="5626" formatCode="General">
                        <c:v>473.46800000000002</c:v>
                      </c:pt>
                      <c:pt idx="5627" formatCode="General">
                        <c:v>473.47800000000001</c:v>
                      </c:pt>
                      <c:pt idx="5628" formatCode="General">
                        <c:v>473.488</c:v>
                      </c:pt>
                      <c:pt idx="5629" formatCode="General">
                        <c:v>473.49799999999999</c:v>
                      </c:pt>
                      <c:pt idx="5630" formatCode="General">
                        <c:v>473.50799999999998</c:v>
                      </c:pt>
                      <c:pt idx="5631" formatCode="General">
                        <c:v>473.51799999999997</c:v>
                      </c:pt>
                      <c:pt idx="5632" formatCode="General">
                        <c:v>473.52800000000002</c:v>
                      </c:pt>
                      <c:pt idx="5633" formatCode="General">
                        <c:v>473.53800000000001</c:v>
                      </c:pt>
                      <c:pt idx="5634" formatCode="General">
                        <c:v>473.548</c:v>
                      </c:pt>
                      <c:pt idx="5635" formatCode="General">
                        <c:v>473.55799999999999</c:v>
                      </c:pt>
                      <c:pt idx="5636" formatCode="General">
                        <c:v>473.56799999999998</c:v>
                      </c:pt>
                      <c:pt idx="5637" formatCode="General">
                        <c:v>473.57799999999997</c:v>
                      </c:pt>
                      <c:pt idx="5638" formatCode="General">
                        <c:v>473.58800000000002</c:v>
                      </c:pt>
                      <c:pt idx="5639" formatCode="General">
                        <c:v>473.59800000000001</c:v>
                      </c:pt>
                      <c:pt idx="5640" formatCode="General">
                        <c:v>473.608</c:v>
                      </c:pt>
                      <c:pt idx="5641" formatCode="General">
                        <c:v>473.61799999999999</c:v>
                      </c:pt>
                      <c:pt idx="5642" formatCode="General">
                        <c:v>473.62799999999999</c:v>
                      </c:pt>
                      <c:pt idx="5643" formatCode="General">
                        <c:v>473.63799999999998</c:v>
                      </c:pt>
                      <c:pt idx="5644" formatCode="General">
                        <c:v>473.64800000000002</c:v>
                      </c:pt>
                      <c:pt idx="5645" formatCode="General">
                        <c:v>473.65800000000002</c:v>
                      </c:pt>
                      <c:pt idx="5646" formatCode="General">
                        <c:v>473.66800000000001</c:v>
                      </c:pt>
                      <c:pt idx="5647" formatCode="General">
                        <c:v>473.678</c:v>
                      </c:pt>
                      <c:pt idx="5648" formatCode="General">
                        <c:v>473.68799999999999</c:v>
                      </c:pt>
                      <c:pt idx="5649" formatCode="General">
                        <c:v>473.69799999999998</c:v>
                      </c:pt>
                      <c:pt idx="5650" formatCode="General">
                        <c:v>473.70800000000003</c:v>
                      </c:pt>
                      <c:pt idx="5651" formatCode="General">
                        <c:v>473.71800000000002</c:v>
                      </c:pt>
                      <c:pt idx="5652" formatCode="General">
                        <c:v>473.72800000000001</c:v>
                      </c:pt>
                      <c:pt idx="5653" formatCode="General">
                        <c:v>473.738</c:v>
                      </c:pt>
                      <c:pt idx="5654" formatCode="General">
                        <c:v>473.74799999999999</c:v>
                      </c:pt>
                      <c:pt idx="5655" formatCode="General">
                        <c:v>473.75799999999998</c:v>
                      </c:pt>
                      <c:pt idx="5656" formatCode="General">
                        <c:v>473.76799999999997</c:v>
                      </c:pt>
                      <c:pt idx="5657" formatCode="General">
                        <c:v>473.77800000000002</c:v>
                      </c:pt>
                      <c:pt idx="5658" formatCode="General">
                        <c:v>473.78800000000001</c:v>
                      </c:pt>
                      <c:pt idx="5659" formatCode="General">
                        <c:v>473.798</c:v>
                      </c:pt>
                      <c:pt idx="5660" formatCode="General">
                        <c:v>473.80799999999999</c:v>
                      </c:pt>
                      <c:pt idx="5661" formatCode="General">
                        <c:v>473.81799999999998</c:v>
                      </c:pt>
                      <c:pt idx="5662" formatCode="General">
                        <c:v>473.82799999999997</c:v>
                      </c:pt>
                      <c:pt idx="5663" formatCode="General">
                        <c:v>473.83800000000002</c:v>
                      </c:pt>
                      <c:pt idx="5664" formatCode="General">
                        <c:v>473.84800000000001</c:v>
                      </c:pt>
                      <c:pt idx="5665" formatCode="General">
                        <c:v>473.858</c:v>
                      </c:pt>
                      <c:pt idx="5666" formatCode="General">
                        <c:v>473.86799999999999</c:v>
                      </c:pt>
                      <c:pt idx="5667" formatCode="General">
                        <c:v>473.87799999999999</c:v>
                      </c:pt>
                      <c:pt idx="5668" formatCode="General">
                        <c:v>473.88799999999998</c:v>
                      </c:pt>
                      <c:pt idx="5669" formatCode="General">
                        <c:v>473.89800000000002</c:v>
                      </c:pt>
                      <c:pt idx="5670" formatCode="General">
                        <c:v>473.90800000000002</c:v>
                      </c:pt>
                      <c:pt idx="5671" formatCode="General">
                        <c:v>473.91800000000001</c:v>
                      </c:pt>
                      <c:pt idx="5672" formatCode="General">
                        <c:v>473.928</c:v>
                      </c:pt>
                      <c:pt idx="5673" formatCode="General">
                        <c:v>473.93799999999999</c:v>
                      </c:pt>
                      <c:pt idx="5674" formatCode="General">
                        <c:v>473.94799999999998</c:v>
                      </c:pt>
                      <c:pt idx="5675" formatCode="General">
                        <c:v>473.95800000000003</c:v>
                      </c:pt>
                      <c:pt idx="5676" formatCode="General">
                        <c:v>473.96800000000002</c:v>
                      </c:pt>
                      <c:pt idx="5677" formatCode="General">
                        <c:v>473.97800000000001</c:v>
                      </c:pt>
                      <c:pt idx="5678" formatCode="General">
                        <c:v>473.988</c:v>
                      </c:pt>
                      <c:pt idx="5679" formatCode="General">
                        <c:v>473.99799999999999</c:v>
                      </c:pt>
                      <c:pt idx="5680" formatCode="General">
                        <c:v>474.00799999999998</c:v>
                      </c:pt>
                      <c:pt idx="5681" formatCode="General">
                        <c:v>474.01799999999997</c:v>
                      </c:pt>
                      <c:pt idx="5682" formatCode="General">
                        <c:v>474.02800000000002</c:v>
                      </c:pt>
                      <c:pt idx="5683" formatCode="General">
                        <c:v>474.03800000000001</c:v>
                      </c:pt>
                      <c:pt idx="5684" formatCode="General">
                        <c:v>474.048</c:v>
                      </c:pt>
                      <c:pt idx="5685" formatCode="General">
                        <c:v>474.05799999999999</c:v>
                      </c:pt>
                      <c:pt idx="5686" formatCode="General">
                        <c:v>474.06799999999998</c:v>
                      </c:pt>
                      <c:pt idx="5687" formatCode="General">
                        <c:v>474.07799999999997</c:v>
                      </c:pt>
                      <c:pt idx="5688" formatCode="General">
                        <c:v>474.08800000000002</c:v>
                      </c:pt>
                      <c:pt idx="5689" formatCode="General">
                        <c:v>474.09800000000001</c:v>
                      </c:pt>
                      <c:pt idx="5690" formatCode="General">
                        <c:v>474.108</c:v>
                      </c:pt>
                      <c:pt idx="5691" formatCode="General">
                        <c:v>474.11799999999999</c:v>
                      </c:pt>
                      <c:pt idx="5692" formatCode="General">
                        <c:v>474.12799999999999</c:v>
                      </c:pt>
                      <c:pt idx="5693" formatCode="General">
                        <c:v>474.13799999999998</c:v>
                      </c:pt>
                      <c:pt idx="5694" formatCode="General">
                        <c:v>474.14800000000002</c:v>
                      </c:pt>
                      <c:pt idx="5695" formatCode="General">
                        <c:v>474.15800000000002</c:v>
                      </c:pt>
                      <c:pt idx="5696" formatCode="General">
                        <c:v>474.16800000000001</c:v>
                      </c:pt>
                      <c:pt idx="5697" formatCode="General">
                        <c:v>474.178</c:v>
                      </c:pt>
                      <c:pt idx="5698" formatCode="General">
                        <c:v>474.18799999999999</c:v>
                      </c:pt>
                      <c:pt idx="5699" formatCode="General">
                        <c:v>474.19799999999998</c:v>
                      </c:pt>
                      <c:pt idx="5700" formatCode="General">
                        <c:v>474.20800000000003</c:v>
                      </c:pt>
                      <c:pt idx="5701" formatCode="General">
                        <c:v>474.21800000000002</c:v>
                      </c:pt>
                      <c:pt idx="5702" formatCode="General">
                        <c:v>474.22800000000001</c:v>
                      </c:pt>
                      <c:pt idx="5703" formatCode="General">
                        <c:v>474.238</c:v>
                      </c:pt>
                      <c:pt idx="5704" formatCode="General">
                        <c:v>474.24799999999999</c:v>
                      </c:pt>
                      <c:pt idx="5705" formatCode="General">
                        <c:v>474.25799999999998</c:v>
                      </c:pt>
                      <c:pt idx="5706" formatCode="General">
                        <c:v>474.26799999999997</c:v>
                      </c:pt>
                      <c:pt idx="5707" formatCode="General">
                        <c:v>474.27800000000002</c:v>
                      </c:pt>
                      <c:pt idx="5708" formatCode="General">
                        <c:v>474.28800000000001</c:v>
                      </c:pt>
                      <c:pt idx="5709" formatCode="General">
                        <c:v>474.298</c:v>
                      </c:pt>
                      <c:pt idx="5710" formatCode="General">
                        <c:v>474.30799999999999</c:v>
                      </c:pt>
                      <c:pt idx="5711" formatCode="General">
                        <c:v>474.31799999999998</c:v>
                      </c:pt>
                      <c:pt idx="5712" formatCode="General">
                        <c:v>474.32799999999997</c:v>
                      </c:pt>
                      <c:pt idx="5713" formatCode="General">
                        <c:v>474.33800000000002</c:v>
                      </c:pt>
                      <c:pt idx="5714" formatCode="General">
                        <c:v>474.34800000000001</c:v>
                      </c:pt>
                      <c:pt idx="5715" formatCode="General">
                        <c:v>474.358</c:v>
                      </c:pt>
                      <c:pt idx="5716" formatCode="General">
                        <c:v>474.36799999999999</c:v>
                      </c:pt>
                      <c:pt idx="5717" formatCode="General">
                        <c:v>474.37799999999999</c:v>
                      </c:pt>
                      <c:pt idx="5718" formatCode="General">
                        <c:v>474.38799999999998</c:v>
                      </c:pt>
                      <c:pt idx="5719" formatCode="General">
                        <c:v>474.39800000000002</c:v>
                      </c:pt>
                      <c:pt idx="5720" formatCode="General">
                        <c:v>474.40800000000002</c:v>
                      </c:pt>
                      <c:pt idx="5721" formatCode="General">
                        <c:v>474.41800000000001</c:v>
                      </c:pt>
                      <c:pt idx="5722" formatCode="General">
                        <c:v>474.428</c:v>
                      </c:pt>
                      <c:pt idx="5723" formatCode="General">
                        <c:v>474.43799999999999</c:v>
                      </c:pt>
                      <c:pt idx="5724" formatCode="General">
                        <c:v>474.44799999999998</c:v>
                      </c:pt>
                      <c:pt idx="5725" formatCode="General">
                        <c:v>474.45800000000003</c:v>
                      </c:pt>
                      <c:pt idx="5726" formatCode="General">
                        <c:v>474.46800000000002</c:v>
                      </c:pt>
                      <c:pt idx="5727" formatCode="General">
                        <c:v>474.47800000000001</c:v>
                      </c:pt>
                      <c:pt idx="5728" formatCode="General">
                        <c:v>474.488</c:v>
                      </c:pt>
                      <c:pt idx="5729" formatCode="General">
                        <c:v>474.49799999999999</c:v>
                      </c:pt>
                      <c:pt idx="5730" formatCode="General">
                        <c:v>474.50799999999998</c:v>
                      </c:pt>
                      <c:pt idx="5731" formatCode="General">
                        <c:v>474.51799999999997</c:v>
                      </c:pt>
                      <c:pt idx="5732" formatCode="General">
                        <c:v>474.52800000000002</c:v>
                      </c:pt>
                      <c:pt idx="5733" formatCode="General">
                        <c:v>474.53800000000001</c:v>
                      </c:pt>
                      <c:pt idx="5734" formatCode="General">
                        <c:v>474.548</c:v>
                      </c:pt>
                      <c:pt idx="5735" formatCode="General">
                        <c:v>474.55799999999999</c:v>
                      </c:pt>
                      <c:pt idx="5736" formatCode="General">
                        <c:v>474.56799999999998</c:v>
                      </c:pt>
                      <c:pt idx="5737" formatCode="General">
                        <c:v>474.57799999999997</c:v>
                      </c:pt>
                      <c:pt idx="5738" formatCode="General">
                        <c:v>474.58800000000002</c:v>
                      </c:pt>
                      <c:pt idx="5739" formatCode="General">
                        <c:v>474.59800000000001</c:v>
                      </c:pt>
                      <c:pt idx="5740" formatCode="General">
                        <c:v>474.608</c:v>
                      </c:pt>
                      <c:pt idx="5741" formatCode="General">
                        <c:v>474.61799999999999</c:v>
                      </c:pt>
                      <c:pt idx="5742" formatCode="General">
                        <c:v>474.62799999999999</c:v>
                      </c:pt>
                      <c:pt idx="5743" formatCode="General">
                        <c:v>474.63799999999998</c:v>
                      </c:pt>
                      <c:pt idx="5744" formatCode="General">
                        <c:v>474.64800000000002</c:v>
                      </c:pt>
                      <c:pt idx="5745" formatCode="General">
                        <c:v>474.65800000000002</c:v>
                      </c:pt>
                      <c:pt idx="5746" formatCode="General">
                        <c:v>474.66800000000001</c:v>
                      </c:pt>
                      <c:pt idx="5747" formatCode="General">
                        <c:v>474.678</c:v>
                      </c:pt>
                      <c:pt idx="5748" formatCode="General">
                        <c:v>474.68799999999999</c:v>
                      </c:pt>
                      <c:pt idx="5749" formatCode="General">
                        <c:v>474.69799999999998</c:v>
                      </c:pt>
                      <c:pt idx="5750" formatCode="General">
                        <c:v>474.70800000000003</c:v>
                      </c:pt>
                      <c:pt idx="5751" formatCode="General">
                        <c:v>474.71800000000002</c:v>
                      </c:pt>
                      <c:pt idx="5752" formatCode="General">
                        <c:v>474.72800000000001</c:v>
                      </c:pt>
                      <c:pt idx="5753" formatCode="General">
                        <c:v>474.738</c:v>
                      </c:pt>
                      <c:pt idx="5754" formatCode="General">
                        <c:v>474.74799999999999</c:v>
                      </c:pt>
                      <c:pt idx="5755" formatCode="General">
                        <c:v>474.75799999999998</c:v>
                      </c:pt>
                      <c:pt idx="5756" formatCode="General">
                        <c:v>474.76799999999997</c:v>
                      </c:pt>
                      <c:pt idx="5757" formatCode="General">
                        <c:v>474.77800000000002</c:v>
                      </c:pt>
                      <c:pt idx="5758" formatCode="General">
                        <c:v>474.78800000000001</c:v>
                      </c:pt>
                      <c:pt idx="5759" formatCode="General">
                        <c:v>474.798</c:v>
                      </c:pt>
                      <c:pt idx="5760" formatCode="General">
                        <c:v>474.80799999999999</c:v>
                      </c:pt>
                      <c:pt idx="5761" formatCode="General">
                        <c:v>474.81799999999998</c:v>
                      </c:pt>
                      <c:pt idx="5762" formatCode="General">
                        <c:v>474.82799999999997</c:v>
                      </c:pt>
                      <c:pt idx="5763" formatCode="General">
                        <c:v>474.83800000000002</c:v>
                      </c:pt>
                      <c:pt idx="5764" formatCode="General">
                        <c:v>474.84800000000001</c:v>
                      </c:pt>
                      <c:pt idx="5765" formatCode="General">
                        <c:v>474.858</c:v>
                      </c:pt>
                      <c:pt idx="5766" formatCode="General">
                        <c:v>474.86799999999999</c:v>
                      </c:pt>
                      <c:pt idx="5767" formatCode="General">
                        <c:v>474.87799999999999</c:v>
                      </c:pt>
                      <c:pt idx="5768" formatCode="General">
                        <c:v>474.88799999999998</c:v>
                      </c:pt>
                      <c:pt idx="5769" formatCode="General">
                        <c:v>474.89800000000002</c:v>
                      </c:pt>
                      <c:pt idx="5770" formatCode="General">
                        <c:v>474.90800000000002</c:v>
                      </c:pt>
                      <c:pt idx="5771" formatCode="General">
                        <c:v>474.91800000000001</c:v>
                      </c:pt>
                      <c:pt idx="5772" formatCode="General">
                        <c:v>474.928</c:v>
                      </c:pt>
                      <c:pt idx="5773" formatCode="General">
                        <c:v>474.93799999999999</c:v>
                      </c:pt>
                      <c:pt idx="5774" formatCode="General">
                        <c:v>474.94799999999998</c:v>
                      </c:pt>
                      <c:pt idx="5775" formatCode="General">
                        <c:v>474.95800000000003</c:v>
                      </c:pt>
                      <c:pt idx="5776" formatCode="General">
                        <c:v>474.96800000000002</c:v>
                      </c:pt>
                      <c:pt idx="5777" formatCode="General">
                        <c:v>474.97800000000001</c:v>
                      </c:pt>
                      <c:pt idx="5778" formatCode="General">
                        <c:v>474.988</c:v>
                      </c:pt>
                      <c:pt idx="5779" formatCode="General">
                        <c:v>474.99799999999999</c:v>
                      </c:pt>
                      <c:pt idx="5780" formatCode="General">
                        <c:v>475.00799999999998</c:v>
                      </c:pt>
                      <c:pt idx="5781" formatCode="General">
                        <c:v>475.01799999999997</c:v>
                      </c:pt>
                      <c:pt idx="5782" formatCode="General">
                        <c:v>475.02800000000002</c:v>
                      </c:pt>
                      <c:pt idx="5783" formatCode="General">
                        <c:v>475.03800000000001</c:v>
                      </c:pt>
                      <c:pt idx="5784" formatCode="General">
                        <c:v>475.048</c:v>
                      </c:pt>
                      <c:pt idx="5785" formatCode="General">
                        <c:v>475.05799999999999</c:v>
                      </c:pt>
                      <c:pt idx="5786" formatCode="General">
                        <c:v>475.06799999999998</c:v>
                      </c:pt>
                      <c:pt idx="5787" formatCode="General">
                        <c:v>475.07799999999997</c:v>
                      </c:pt>
                      <c:pt idx="5788" formatCode="General">
                        <c:v>475.08800000000002</c:v>
                      </c:pt>
                      <c:pt idx="5789" formatCode="General">
                        <c:v>475.09800000000001</c:v>
                      </c:pt>
                      <c:pt idx="5790" formatCode="General">
                        <c:v>475.108</c:v>
                      </c:pt>
                      <c:pt idx="5791" formatCode="General">
                        <c:v>475.11500000000001</c:v>
                      </c:pt>
                      <c:pt idx="5792" formatCode="General">
                        <c:v>475.11500000000001</c:v>
                      </c:pt>
                      <c:pt idx="5793" formatCode="General">
                        <c:v>476.11500000000001</c:v>
                      </c:pt>
                      <c:pt idx="5794" formatCode="General">
                        <c:v>477.11500000000001</c:v>
                      </c:pt>
                      <c:pt idx="5795" formatCode="General">
                        <c:v>478.11500000000001</c:v>
                      </c:pt>
                      <c:pt idx="5796" formatCode="General">
                        <c:v>479.11500000000001</c:v>
                      </c:pt>
                      <c:pt idx="5797" formatCode="General">
                        <c:v>480.11500000000001</c:v>
                      </c:pt>
                      <c:pt idx="5798" formatCode="General">
                        <c:v>481.11500000000001</c:v>
                      </c:pt>
                      <c:pt idx="5799" formatCode="General">
                        <c:v>482.11500000000001</c:v>
                      </c:pt>
                      <c:pt idx="5800" formatCode="General">
                        <c:v>483.11500000000001</c:v>
                      </c:pt>
                      <c:pt idx="5801" formatCode="General">
                        <c:v>484.11500000000001</c:v>
                      </c:pt>
                      <c:pt idx="5802" formatCode="General">
                        <c:v>485.11500000000001</c:v>
                      </c:pt>
                      <c:pt idx="5803" formatCode="General">
                        <c:v>486.11500000000001</c:v>
                      </c:pt>
                      <c:pt idx="5804" formatCode="General">
                        <c:v>487.11500000000001</c:v>
                      </c:pt>
                      <c:pt idx="5805" formatCode="General">
                        <c:v>488.11500000000001</c:v>
                      </c:pt>
                      <c:pt idx="5806" formatCode="General">
                        <c:v>489.11500000000001</c:v>
                      </c:pt>
                      <c:pt idx="5807" formatCode="General">
                        <c:v>490.11500000000001</c:v>
                      </c:pt>
                      <c:pt idx="5808" formatCode="General">
                        <c:v>491.11500000000001</c:v>
                      </c:pt>
                      <c:pt idx="5809" formatCode="General">
                        <c:v>492.11500000000001</c:v>
                      </c:pt>
                      <c:pt idx="5810" formatCode="General">
                        <c:v>493.11500000000001</c:v>
                      </c:pt>
                      <c:pt idx="5811" formatCode="General">
                        <c:v>494.11500000000001</c:v>
                      </c:pt>
                      <c:pt idx="5812" formatCode="General">
                        <c:v>495.11500000000001</c:v>
                      </c:pt>
                      <c:pt idx="5813" formatCode="General">
                        <c:v>496.11500000000001</c:v>
                      </c:pt>
                      <c:pt idx="5814" formatCode="General">
                        <c:v>497.11500000000001</c:v>
                      </c:pt>
                      <c:pt idx="5815" formatCode="General">
                        <c:v>498.11500000000001</c:v>
                      </c:pt>
                      <c:pt idx="5816" formatCode="General">
                        <c:v>499.11500000000001</c:v>
                      </c:pt>
                      <c:pt idx="5817" formatCode="General">
                        <c:v>500.11500000000001</c:v>
                      </c:pt>
                      <c:pt idx="5818" formatCode="General">
                        <c:v>501.11500000000001</c:v>
                      </c:pt>
                      <c:pt idx="5819" formatCode="General">
                        <c:v>502.11500000000001</c:v>
                      </c:pt>
                      <c:pt idx="5820" formatCode="General">
                        <c:v>503.11500000000001</c:v>
                      </c:pt>
                      <c:pt idx="5821" formatCode="General">
                        <c:v>504.11500000000001</c:v>
                      </c:pt>
                      <c:pt idx="5822" formatCode="General">
                        <c:v>505.11500000000001</c:v>
                      </c:pt>
                      <c:pt idx="5823" formatCode="General">
                        <c:v>506.11500000000001</c:v>
                      </c:pt>
                      <c:pt idx="5824" formatCode="General">
                        <c:v>507.11500000000001</c:v>
                      </c:pt>
                      <c:pt idx="5825" formatCode="General">
                        <c:v>508.11500000000001</c:v>
                      </c:pt>
                      <c:pt idx="5826" formatCode="General">
                        <c:v>509.11500000000001</c:v>
                      </c:pt>
                      <c:pt idx="5827" formatCode="General">
                        <c:v>510.11500000000001</c:v>
                      </c:pt>
                      <c:pt idx="5828" formatCode="General">
                        <c:v>511.11500000000001</c:v>
                      </c:pt>
                      <c:pt idx="5829" formatCode="General">
                        <c:v>512.11500000000001</c:v>
                      </c:pt>
                      <c:pt idx="5830" formatCode="General">
                        <c:v>513.11500000000001</c:v>
                      </c:pt>
                      <c:pt idx="5831" formatCode="General">
                        <c:v>514.11500000000001</c:v>
                      </c:pt>
                      <c:pt idx="5832" formatCode="General">
                        <c:v>515.11500000000001</c:v>
                      </c:pt>
                      <c:pt idx="5833" formatCode="General">
                        <c:v>516.11500000000001</c:v>
                      </c:pt>
                      <c:pt idx="5834" formatCode="General">
                        <c:v>517.11500000000001</c:v>
                      </c:pt>
                      <c:pt idx="5835" formatCode="General">
                        <c:v>518.11500000000001</c:v>
                      </c:pt>
                      <c:pt idx="5836" formatCode="General">
                        <c:v>519.11500000000001</c:v>
                      </c:pt>
                      <c:pt idx="5837" formatCode="General">
                        <c:v>520.11500000000001</c:v>
                      </c:pt>
                      <c:pt idx="5838" formatCode="General">
                        <c:v>521.11500000000001</c:v>
                      </c:pt>
                      <c:pt idx="5839" formatCode="General">
                        <c:v>522.11500000000001</c:v>
                      </c:pt>
                      <c:pt idx="5840" formatCode="General">
                        <c:v>523.11500000000001</c:v>
                      </c:pt>
                      <c:pt idx="5841" formatCode="General">
                        <c:v>524.11500000000001</c:v>
                      </c:pt>
                      <c:pt idx="5842" formatCode="General">
                        <c:v>525.11500000000001</c:v>
                      </c:pt>
                      <c:pt idx="5843" formatCode="General">
                        <c:v>526.11500000000001</c:v>
                      </c:pt>
                      <c:pt idx="5844" formatCode="General">
                        <c:v>527.11500000000001</c:v>
                      </c:pt>
                      <c:pt idx="5845" formatCode="General">
                        <c:v>528.11500000000001</c:v>
                      </c:pt>
                      <c:pt idx="5846" formatCode="General">
                        <c:v>529.11500000000001</c:v>
                      </c:pt>
                      <c:pt idx="5847" formatCode="General">
                        <c:v>530.11500000000001</c:v>
                      </c:pt>
                      <c:pt idx="5848" formatCode="General">
                        <c:v>531.11500000000001</c:v>
                      </c:pt>
                      <c:pt idx="5849" formatCode="General">
                        <c:v>532.11500000000001</c:v>
                      </c:pt>
                      <c:pt idx="5850" formatCode="General">
                        <c:v>533.11500000000001</c:v>
                      </c:pt>
                      <c:pt idx="5851" formatCode="General">
                        <c:v>534.11500000000001</c:v>
                      </c:pt>
                      <c:pt idx="5852" formatCode="General">
                        <c:v>535.11500000000001</c:v>
                      </c:pt>
                      <c:pt idx="5853" formatCode="General">
                        <c:v>536.11500000000001</c:v>
                      </c:pt>
                      <c:pt idx="5854" formatCode="General">
                        <c:v>537.11500000000001</c:v>
                      </c:pt>
                      <c:pt idx="5855" formatCode="General">
                        <c:v>538.11500000000001</c:v>
                      </c:pt>
                      <c:pt idx="5856" formatCode="General">
                        <c:v>539.11500000000001</c:v>
                      </c:pt>
                      <c:pt idx="5857" formatCode="General">
                        <c:v>540.11500000000001</c:v>
                      </c:pt>
                      <c:pt idx="5858" formatCode="General">
                        <c:v>541.11500000000001</c:v>
                      </c:pt>
                      <c:pt idx="5859" formatCode="General">
                        <c:v>542.11500000000001</c:v>
                      </c:pt>
                      <c:pt idx="5860" formatCode="General">
                        <c:v>543.11500000000001</c:v>
                      </c:pt>
                      <c:pt idx="5861" formatCode="General">
                        <c:v>544.11500000000001</c:v>
                      </c:pt>
                      <c:pt idx="5862" formatCode="General">
                        <c:v>545.11500000000001</c:v>
                      </c:pt>
                      <c:pt idx="5863" formatCode="General">
                        <c:v>545.30799999999999</c:v>
                      </c:pt>
                      <c:pt idx="5864" formatCode="General">
                        <c:v>545.30799999999999</c:v>
                      </c:pt>
                      <c:pt idx="5865" formatCode="General">
                        <c:v>545.31799999999998</c:v>
                      </c:pt>
                      <c:pt idx="5866" formatCode="General">
                        <c:v>545.32799999999997</c:v>
                      </c:pt>
                      <c:pt idx="5867" formatCode="General">
                        <c:v>545.33799999999997</c:v>
                      </c:pt>
                      <c:pt idx="5868" formatCode="General">
                        <c:v>545.34799999999996</c:v>
                      </c:pt>
                      <c:pt idx="5869" formatCode="General">
                        <c:v>545.35799999999995</c:v>
                      </c:pt>
                      <c:pt idx="5870" formatCode="General">
                        <c:v>545.36800000000005</c:v>
                      </c:pt>
                      <c:pt idx="5871" formatCode="General">
                        <c:v>545.37800000000004</c:v>
                      </c:pt>
                      <c:pt idx="5872" formatCode="General">
                        <c:v>545.38800000000003</c:v>
                      </c:pt>
                      <c:pt idx="5873" formatCode="General">
                        <c:v>545.39800000000002</c:v>
                      </c:pt>
                      <c:pt idx="5874" formatCode="General">
                        <c:v>545.40800000000002</c:v>
                      </c:pt>
                      <c:pt idx="5875" formatCode="General">
                        <c:v>545.41800000000001</c:v>
                      </c:pt>
                      <c:pt idx="5876" formatCode="General">
                        <c:v>545.428</c:v>
                      </c:pt>
                      <c:pt idx="5877" formatCode="General">
                        <c:v>545.43799999999999</c:v>
                      </c:pt>
                      <c:pt idx="5878" formatCode="General">
                        <c:v>545.44799999999998</c:v>
                      </c:pt>
                      <c:pt idx="5879" formatCode="General">
                        <c:v>545.45799999999997</c:v>
                      </c:pt>
                      <c:pt idx="5880" formatCode="General">
                        <c:v>545.46799999999996</c:v>
                      </c:pt>
                      <c:pt idx="5881" formatCode="General">
                        <c:v>545.47799999999995</c:v>
                      </c:pt>
                      <c:pt idx="5882" formatCode="General">
                        <c:v>545.48800000000006</c:v>
                      </c:pt>
                      <c:pt idx="5883" formatCode="General">
                        <c:v>545.49800000000005</c:v>
                      </c:pt>
                      <c:pt idx="5884" formatCode="General">
                        <c:v>545.50800000000004</c:v>
                      </c:pt>
                      <c:pt idx="5885" formatCode="General">
                        <c:v>545.51800000000003</c:v>
                      </c:pt>
                      <c:pt idx="5886" formatCode="General">
                        <c:v>545.52800000000002</c:v>
                      </c:pt>
                      <c:pt idx="5887" formatCode="General">
                        <c:v>545.53800000000001</c:v>
                      </c:pt>
                      <c:pt idx="5888" formatCode="General">
                        <c:v>545.548</c:v>
                      </c:pt>
                      <c:pt idx="5889" formatCode="General">
                        <c:v>545.55799999999999</c:v>
                      </c:pt>
                      <c:pt idx="5890" formatCode="General">
                        <c:v>545.56799999999998</c:v>
                      </c:pt>
                      <c:pt idx="5891" formatCode="General">
                        <c:v>545.57799999999997</c:v>
                      </c:pt>
                      <c:pt idx="5892" formatCode="General">
                        <c:v>545.58799999999997</c:v>
                      </c:pt>
                      <c:pt idx="5893" formatCode="General">
                        <c:v>545.59799999999996</c:v>
                      </c:pt>
                      <c:pt idx="5894" formatCode="General">
                        <c:v>545.60799999999995</c:v>
                      </c:pt>
                      <c:pt idx="5895" formatCode="General">
                        <c:v>545.61800000000005</c:v>
                      </c:pt>
                      <c:pt idx="5896" formatCode="General">
                        <c:v>545.62800000000004</c:v>
                      </c:pt>
                      <c:pt idx="5897" formatCode="General">
                        <c:v>545.63800000000003</c:v>
                      </c:pt>
                      <c:pt idx="5898" formatCode="General">
                        <c:v>545.64800000000002</c:v>
                      </c:pt>
                      <c:pt idx="5899" formatCode="General">
                        <c:v>545.65800000000002</c:v>
                      </c:pt>
                      <c:pt idx="5900" formatCode="General">
                        <c:v>545.66800000000001</c:v>
                      </c:pt>
                      <c:pt idx="5901" formatCode="General">
                        <c:v>545.678</c:v>
                      </c:pt>
                      <c:pt idx="5902" formatCode="General">
                        <c:v>545.68799999999999</c:v>
                      </c:pt>
                      <c:pt idx="5903" formatCode="General">
                        <c:v>545.69799999999998</c:v>
                      </c:pt>
                      <c:pt idx="5904" formatCode="General">
                        <c:v>545.70799999999997</c:v>
                      </c:pt>
                      <c:pt idx="5905" formatCode="General">
                        <c:v>545.71799999999996</c:v>
                      </c:pt>
                      <c:pt idx="5906" formatCode="General">
                        <c:v>545.72799999999995</c:v>
                      </c:pt>
                      <c:pt idx="5907" formatCode="General">
                        <c:v>545.73800000000006</c:v>
                      </c:pt>
                      <c:pt idx="5908" formatCode="General">
                        <c:v>545.74800000000005</c:v>
                      </c:pt>
                      <c:pt idx="5909" formatCode="General">
                        <c:v>545.75800000000004</c:v>
                      </c:pt>
                      <c:pt idx="5910" formatCode="General">
                        <c:v>545.76800000000003</c:v>
                      </c:pt>
                      <c:pt idx="5911" formatCode="General">
                        <c:v>545.77800000000002</c:v>
                      </c:pt>
                      <c:pt idx="5912" formatCode="General">
                        <c:v>545.78800000000001</c:v>
                      </c:pt>
                      <c:pt idx="5913" formatCode="General">
                        <c:v>545.798</c:v>
                      </c:pt>
                      <c:pt idx="5914" formatCode="General">
                        <c:v>545.80799999999999</c:v>
                      </c:pt>
                      <c:pt idx="5915" formatCode="General">
                        <c:v>545.81799999999998</c:v>
                      </c:pt>
                      <c:pt idx="5916" formatCode="General">
                        <c:v>545.82799999999997</c:v>
                      </c:pt>
                      <c:pt idx="5917" formatCode="General">
                        <c:v>545.83799999999997</c:v>
                      </c:pt>
                      <c:pt idx="5918" formatCode="General">
                        <c:v>545.84799999999996</c:v>
                      </c:pt>
                      <c:pt idx="5919" formatCode="General">
                        <c:v>545.85799999999995</c:v>
                      </c:pt>
                      <c:pt idx="5920" formatCode="General">
                        <c:v>545.86800000000005</c:v>
                      </c:pt>
                      <c:pt idx="5921" formatCode="General">
                        <c:v>545.87800000000004</c:v>
                      </c:pt>
                      <c:pt idx="5922" formatCode="General">
                        <c:v>545.88800000000003</c:v>
                      </c:pt>
                      <c:pt idx="5923" formatCode="General">
                        <c:v>545.89800000000002</c:v>
                      </c:pt>
                      <c:pt idx="5924" formatCode="General">
                        <c:v>545.90800000000002</c:v>
                      </c:pt>
                      <c:pt idx="5925" formatCode="General">
                        <c:v>545.91800000000001</c:v>
                      </c:pt>
                      <c:pt idx="5926" formatCode="General">
                        <c:v>545.928</c:v>
                      </c:pt>
                      <c:pt idx="5927" formatCode="General">
                        <c:v>545.93799999999999</c:v>
                      </c:pt>
                      <c:pt idx="5928" formatCode="General">
                        <c:v>545.94799999999998</c:v>
                      </c:pt>
                      <c:pt idx="5929" formatCode="General">
                        <c:v>545.95799999999997</c:v>
                      </c:pt>
                      <c:pt idx="5930" formatCode="General">
                        <c:v>545.96799999999996</c:v>
                      </c:pt>
                      <c:pt idx="5931" formatCode="General">
                        <c:v>545.97799999999995</c:v>
                      </c:pt>
                      <c:pt idx="5932" formatCode="General">
                        <c:v>545.98800000000006</c:v>
                      </c:pt>
                      <c:pt idx="5933" formatCode="General">
                        <c:v>545.99800000000005</c:v>
                      </c:pt>
                      <c:pt idx="5934" formatCode="General">
                        <c:v>546.00800000000004</c:v>
                      </c:pt>
                      <c:pt idx="5935" formatCode="General">
                        <c:v>546.01800000000003</c:v>
                      </c:pt>
                      <c:pt idx="5936" formatCode="General">
                        <c:v>546.02800000000002</c:v>
                      </c:pt>
                      <c:pt idx="5937" formatCode="General">
                        <c:v>546.03800000000001</c:v>
                      </c:pt>
                      <c:pt idx="5938" formatCode="General">
                        <c:v>546.048</c:v>
                      </c:pt>
                      <c:pt idx="5939" formatCode="General">
                        <c:v>546.05799999999999</c:v>
                      </c:pt>
                      <c:pt idx="5940" formatCode="General">
                        <c:v>546.06799999999998</c:v>
                      </c:pt>
                      <c:pt idx="5941" formatCode="General">
                        <c:v>546.07799999999997</c:v>
                      </c:pt>
                      <c:pt idx="5942" formatCode="General">
                        <c:v>546.08799999999997</c:v>
                      </c:pt>
                      <c:pt idx="5943" formatCode="General">
                        <c:v>546.09799999999996</c:v>
                      </c:pt>
                      <c:pt idx="5944" formatCode="General">
                        <c:v>546.10799999999995</c:v>
                      </c:pt>
                      <c:pt idx="5945" formatCode="General">
                        <c:v>546.11800000000005</c:v>
                      </c:pt>
                      <c:pt idx="5946" formatCode="General">
                        <c:v>546.12800000000004</c:v>
                      </c:pt>
                      <c:pt idx="5947" formatCode="General">
                        <c:v>546.13800000000003</c:v>
                      </c:pt>
                      <c:pt idx="5948" formatCode="General">
                        <c:v>546.14800000000002</c:v>
                      </c:pt>
                      <c:pt idx="5949" formatCode="General">
                        <c:v>546.15800000000002</c:v>
                      </c:pt>
                      <c:pt idx="5950" formatCode="General">
                        <c:v>546.16800000000001</c:v>
                      </c:pt>
                      <c:pt idx="5951" formatCode="General">
                        <c:v>546.178</c:v>
                      </c:pt>
                      <c:pt idx="5952" formatCode="General">
                        <c:v>546.18799999999999</c:v>
                      </c:pt>
                      <c:pt idx="5953" formatCode="General">
                        <c:v>546.19799999999998</c:v>
                      </c:pt>
                      <c:pt idx="5954" formatCode="General">
                        <c:v>546.20799999999997</c:v>
                      </c:pt>
                      <c:pt idx="5955" formatCode="General">
                        <c:v>546.21799999999996</c:v>
                      </c:pt>
                      <c:pt idx="5956" formatCode="General">
                        <c:v>546.22799999999995</c:v>
                      </c:pt>
                      <c:pt idx="5957" formatCode="General">
                        <c:v>546.23800000000006</c:v>
                      </c:pt>
                      <c:pt idx="5958" formatCode="General">
                        <c:v>546.24800000000005</c:v>
                      </c:pt>
                      <c:pt idx="5959" formatCode="General">
                        <c:v>546.25800000000004</c:v>
                      </c:pt>
                      <c:pt idx="5960" formatCode="General">
                        <c:v>546.26800000000003</c:v>
                      </c:pt>
                      <c:pt idx="5961" formatCode="General">
                        <c:v>546.27800000000002</c:v>
                      </c:pt>
                      <c:pt idx="5962" formatCode="General">
                        <c:v>546.28800000000001</c:v>
                      </c:pt>
                      <c:pt idx="5963" formatCode="General">
                        <c:v>546.298</c:v>
                      </c:pt>
                      <c:pt idx="5964" formatCode="General">
                        <c:v>546.30799999999999</c:v>
                      </c:pt>
                      <c:pt idx="5965" formatCode="General">
                        <c:v>546.31799999999998</c:v>
                      </c:pt>
                      <c:pt idx="5966" formatCode="General">
                        <c:v>546.32799999999997</c:v>
                      </c:pt>
                      <c:pt idx="5967" formatCode="General">
                        <c:v>546.33799999999997</c:v>
                      </c:pt>
                      <c:pt idx="5968" formatCode="General">
                        <c:v>546.34799999999996</c:v>
                      </c:pt>
                      <c:pt idx="5969" formatCode="General">
                        <c:v>546.35799999999995</c:v>
                      </c:pt>
                      <c:pt idx="5970" formatCode="General">
                        <c:v>546.36800000000005</c:v>
                      </c:pt>
                      <c:pt idx="5971" formatCode="General">
                        <c:v>546.37800000000004</c:v>
                      </c:pt>
                      <c:pt idx="5972" formatCode="General">
                        <c:v>546.38800000000003</c:v>
                      </c:pt>
                      <c:pt idx="5973" formatCode="General">
                        <c:v>546.39800000000002</c:v>
                      </c:pt>
                      <c:pt idx="5974" formatCode="General">
                        <c:v>546.40800000000002</c:v>
                      </c:pt>
                      <c:pt idx="5975" formatCode="General">
                        <c:v>546.41800000000001</c:v>
                      </c:pt>
                      <c:pt idx="5976" formatCode="General">
                        <c:v>546.428</c:v>
                      </c:pt>
                      <c:pt idx="5977" formatCode="General">
                        <c:v>546.43799999999999</c:v>
                      </c:pt>
                      <c:pt idx="5978" formatCode="General">
                        <c:v>546.44799999999998</c:v>
                      </c:pt>
                      <c:pt idx="5979" formatCode="General">
                        <c:v>546.45799999999997</c:v>
                      </c:pt>
                      <c:pt idx="5980" formatCode="General">
                        <c:v>546.46799999999996</c:v>
                      </c:pt>
                      <c:pt idx="5981" formatCode="General">
                        <c:v>546.47799999999995</c:v>
                      </c:pt>
                      <c:pt idx="5982" formatCode="General">
                        <c:v>546.48800000000006</c:v>
                      </c:pt>
                      <c:pt idx="5983" formatCode="General">
                        <c:v>546.49800000000005</c:v>
                      </c:pt>
                      <c:pt idx="5984" formatCode="General">
                        <c:v>546.50800000000004</c:v>
                      </c:pt>
                      <c:pt idx="5985" formatCode="General">
                        <c:v>546.51800000000003</c:v>
                      </c:pt>
                      <c:pt idx="5986" formatCode="General">
                        <c:v>546.52800000000002</c:v>
                      </c:pt>
                      <c:pt idx="5987" formatCode="General">
                        <c:v>546.53800000000001</c:v>
                      </c:pt>
                      <c:pt idx="5988" formatCode="General">
                        <c:v>546.548</c:v>
                      </c:pt>
                      <c:pt idx="5989" formatCode="General">
                        <c:v>546.55799999999999</c:v>
                      </c:pt>
                      <c:pt idx="5990" formatCode="General">
                        <c:v>546.56799999999998</c:v>
                      </c:pt>
                      <c:pt idx="5991" formatCode="General">
                        <c:v>546.57799999999997</c:v>
                      </c:pt>
                      <c:pt idx="5992" formatCode="General">
                        <c:v>546.58799999999997</c:v>
                      </c:pt>
                      <c:pt idx="5993" formatCode="General">
                        <c:v>546.59799999999996</c:v>
                      </c:pt>
                      <c:pt idx="5994" formatCode="General">
                        <c:v>546.60799999999995</c:v>
                      </c:pt>
                      <c:pt idx="5995" formatCode="General">
                        <c:v>546.61800000000005</c:v>
                      </c:pt>
                      <c:pt idx="5996" formatCode="General">
                        <c:v>546.62800000000004</c:v>
                      </c:pt>
                      <c:pt idx="5997" formatCode="General">
                        <c:v>546.63800000000003</c:v>
                      </c:pt>
                      <c:pt idx="5998" formatCode="General">
                        <c:v>546.64800000000002</c:v>
                      </c:pt>
                      <c:pt idx="5999" formatCode="General">
                        <c:v>546.65800000000002</c:v>
                      </c:pt>
                      <c:pt idx="6000" formatCode="General">
                        <c:v>546.66800000000001</c:v>
                      </c:pt>
                      <c:pt idx="6001" formatCode="General">
                        <c:v>546.678</c:v>
                      </c:pt>
                      <c:pt idx="6002" formatCode="General">
                        <c:v>546.68799999999999</c:v>
                      </c:pt>
                      <c:pt idx="6003" formatCode="General">
                        <c:v>546.69799999999998</c:v>
                      </c:pt>
                      <c:pt idx="6004" formatCode="General">
                        <c:v>546.70799999999997</c:v>
                      </c:pt>
                      <c:pt idx="6005" formatCode="General">
                        <c:v>546.71799999999996</c:v>
                      </c:pt>
                      <c:pt idx="6006" formatCode="General">
                        <c:v>546.72799999999995</c:v>
                      </c:pt>
                      <c:pt idx="6007" formatCode="General">
                        <c:v>546.73800000000006</c:v>
                      </c:pt>
                      <c:pt idx="6008" formatCode="General">
                        <c:v>546.74800000000005</c:v>
                      </c:pt>
                      <c:pt idx="6009" formatCode="General">
                        <c:v>546.75800000000004</c:v>
                      </c:pt>
                      <c:pt idx="6010" formatCode="General">
                        <c:v>546.76800000000003</c:v>
                      </c:pt>
                      <c:pt idx="6011" formatCode="General">
                        <c:v>546.77800000000002</c:v>
                      </c:pt>
                      <c:pt idx="6012" formatCode="General">
                        <c:v>546.78800000000001</c:v>
                      </c:pt>
                      <c:pt idx="6013" formatCode="General">
                        <c:v>546.798</c:v>
                      </c:pt>
                      <c:pt idx="6014" formatCode="General">
                        <c:v>546.80799999999999</c:v>
                      </c:pt>
                      <c:pt idx="6015" formatCode="General">
                        <c:v>546.81799999999998</c:v>
                      </c:pt>
                      <c:pt idx="6016" formatCode="General">
                        <c:v>546.82799999999997</c:v>
                      </c:pt>
                      <c:pt idx="6017" formatCode="General">
                        <c:v>546.83799999999997</c:v>
                      </c:pt>
                      <c:pt idx="6018" formatCode="General">
                        <c:v>546.84799999999996</c:v>
                      </c:pt>
                      <c:pt idx="6019" formatCode="General">
                        <c:v>546.85799999999995</c:v>
                      </c:pt>
                      <c:pt idx="6020" formatCode="General">
                        <c:v>546.86800000000005</c:v>
                      </c:pt>
                      <c:pt idx="6021" formatCode="General">
                        <c:v>546.87800000000004</c:v>
                      </c:pt>
                      <c:pt idx="6022" formatCode="General">
                        <c:v>546.88800000000003</c:v>
                      </c:pt>
                      <c:pt idx="6023" formatCode="General">
                        <c:v>546.89800000000002</c:v>
                      </c:pt>
                      <c:pt idx="6024" formatCode="General">
                        <c:v>546.90800000000002</c:v>
                      </c:pt>
                      <c:pt idx="6025" formatCode="General">
                        <c:v>546.91800000000001</c:v>
                      </c:pt>
                      <c:pt idx="6026" formatCode="General">
                        <c:v>546.928</c:v>
                      </c:pt>
                      <c:pt idx="6027" formatCode="General">
                        <c:v>546.93799999999999</c:v>
                      </c:pt>
                      <c:pt idx="6028" formatCode="General">
                        <c:v>546.94799999999998</c:v>
                      </c:pt>
                      <c:pt idx="6029" formatCode="General">
                        <c:v>546.95799999999997</c:v>
                      </c:pt>
                      <c:pt idx="6030" formatCode="General">
                        <c:v>546.96799999999996</c:v>
                      </c:pt>
                      <c:pt idx="6031" formatCode="General">
                        <c:v>546.97799999999995</c:v>
                      </c:pt>
                      <c:pt idx="6032" formatCode="General">
                        <c:v>546.98800000000006</c:v>
                      </c:pt>
                      <c:pt idx="6033" formatCode="General">
                        <c:v>546.99800000000005</c:v>
                      </c:pt>
                      <c:pt idx="6034" formatCode="General">
                        <c:v>547.00800000000004</c:v>
                      </c:pt>
                      <c:pt idx="6035" formatCode="General">
                        <c:v>547.01800000000003</c:v>
                      </c:pt>
                      <c:pt idx="6036" formatCode="General">
                        <c:v>547.02800000000002</c:v>
                      </c:pt>
                      <c:pt idx="6037" formatCode="General">
                        <c:v>547.03800000000001</c:v>
                      </c:pt>
                      <c:pt idx="6038" formatCode="General">
                        <c:v>547.048</c:v>
                      </c:pt>
                      <c:pt idx="6039" formatCode="General">
                        <c:v>547.05799999999999</c:v>
                      </c:pt>
                      <c:pt idx="6040" formatCode="General">
                        <c:v>547.06799999999998</c:v>
                      </c:pt>
                      <c:pt idx="6041" formatCode="General">
                        <c:v>547.07799999999997</c:v>
                      </c:pt>
                      <c:pt idx="6042" formatCode="General">
                        <c:v>547.08799999999997</c:v>
                      </c:pt>
                      <c:pt idx="6043" formatCode="General">
                        <c:v>547.09799999999996</c:v>
                      </c:pt>
                      <c:pt idx="6044" formatCode="General">
                        <c:v>547.10799999999995</c:v>
                      </c:pt>
                      <c:pt idx="6045" formatCode="General">
                        <c:v>547.11800000000005</c:v>
                      </c:pt>
                      <c:pt idx="6046" formatCode="General">
                        <c:v>547.12800000000004</c:v>
                      </c:pt>
                      <c:pt idx="6047" formatCode="General">
                        <c:v>547.13800000000003</c:v>
                      </c:pt>
                      <c:pt idx="6048" formatCode="General">
                        <c:v>547.14800000000002</c:v>
                      </c:pt>
                      <c:pt idx="6049" formatCode="General">
                        <c:v>547.15800000000002</c:v>
                      </c:pt>
                      <c:pt idx="6050" formatCode="General">
                        <c:v>547.16800000000001</c:v>
                      </c:pt>
                      <c:pt idx="6051" formatCode="General">
                        <c:v>547.178</c:v>
                      </c:pt>
                      <c:pt idx="6052" formatCode="General">
                        <c:v>547.18799999999999</c:v>
                      </c:pt>
                      <c:pt idx="6053" formatCode="General">
                        <c:v>547.19799999999998</c:v>
                      </c:pt>
                      <c:pt idx="6054" formatCode="General">
                        <c:v>547.20799999999997</c:v>
                      </c:pt>
                      <c:pt idx="6055" formatCode="General">
                        <c:v>547.21799999999996</c:v>
                      </c:pt>
                      <c:pt idx="6056" formatCode="General">
                        <c:v>547.22799999999995</c:v>
                      </c:pt>
                      <c:pt idx="6057" formatCode="General">
                        <c:v>547.23800000000006</c:v>
                      </c:pt>
                      <c:pt idx="6058" formatCode="General">
                        <c:v>547.24800000000005</c:v>
                      </c:pt>
                      <c:pt idx="6059" formatCode="General">
                        <c:v>547.25800000000004</c:v>
                      </c:pt>
                      <c:pt idx="6060" formatCode="General">
                        <c:v>547.26800000000003</c:v>
                      </c:pt>
                      <c:pt idx="6061" formatCode="General">
                        <c:v>547.27800000000002</c:v>
                      </c:pt>
                      <c:pt idx="6062" formatCode="General">
                        <c:v>547.28800000000001</c:v>
                      </c:pt>
                      <c:pt idx="6063" formatCode="General">
                        <c:v>547.298</c:v>
                      </c:pt>
                      <c:pt idx="6064" formatCode="General">
                        <c:v>547.30799999999999</c:v>
                      </c:pt>
                      <c:pt idx="6065" formatCode="General">
                        <c:v>547.31799999999998</c:v>
                      </c:pt>
                      <c:pt idx="6066" formatCode="General">
                        <c:v>547.32799999999997</c:v>
                      </c:pt>
                      <c:pt idx="6067" formatCode="General">
                        <c:v>547.33799999999997</c:v>
                      </c:pt>
                      <c:pt idx="6068" formatCode="General">
                        <c:v>547.34799999999996</c:v>
                      </c:pt>
                      <c:pt idx="6069" formatCode="General">
                        <c:v>547.35799999999995</c:v>
                      </c:pt>
                      <c:pt idx="6070" formatCode="General">
                        <c:v>547.36800000000005</c:v>
                      </c:pt>
                      <c:pt idx="6071" formatCode="General">
                        <c:v>547.37800000000004</c:v>
                      </c:pt>
                      <c:pt idx="6072" formatCode="General">
                        <c:v>547.38800000000003</c:v>
                      </c:pt>
                      <c:pt idx="6073" formatCode="General">
                        <c:v>547.39800000000002</c:v>
                      </c:pt>
                      <c:pt idx="6074" formatCode="General">
                        <c:v>547.40800000000002</c:v>
                      </c:pt>
                      <c:pt idx="6075" formatCode="General">
                        <c:v>547.41800000000001</c:v>
                      </c:pt>
                      <c:pt idx="6076" formatCode="General">
                        <c:v>547.428</c:v>
                      </c:pt>
                      <c:pt idx="6077" formatCode="General">
                        <c:v>547.43799999999999</c:v>
                      </c:pt>
                      <c:pt idx="6078" formatCode="General">
                        <c:v>547.44799999999998</c:v>
                      </c:pt>
                      <c:pt idx="6079" formatCode="General">
                        <c:v>547.45799999999997</c:v>
                      </c:pt>
                      <c:pt idx="6080" formatCode="General">
                        <c:v>547.46799999999996</c:v>
                      </c:pt>
                      <c:pt idx="6081" formatCode="General">
                        <c:v>547.47799999999995</c:v>
                      </c:pt>
                      <c:pt idx="6082" formatCode="General">
                        <c:v>547.48800000000006</c:v>
                      </c:pt>
                      <c:pt idx="6083" formatCode="General">
                        <c:v>547.49800000000005</c:v>
                      </c:pt>
                      <c:pt idx="6084" formatCode="General">
                        <c:v>547.50800000000004</c:v>
                      </c:pt>
                      <c:pt idx="6085" formatCode="General">
                        <c:v>547.51800000000003</c:v>
                      </c:pt>
                      <c:pt idx="6086" formatCode="General">
                        <c:v>547.52800000000002</c:v>
                      </c:pt>
                      <c:pt idx="6087" formatCode="General">
                        <c:v>547.53800000000001</c:v>
                      </c:pt>
                      <c:pt idx="6088" formatCode="General">
                        <c:v>547.548</c:v>
                      </c:pt>
                      <c:pt idx="6089" formatCode="General">
                        <c:v>547.55799999999999</c:v>
                      </c:pt>
                      <c:pt idx="6090" formatCode="General">
                        <c:v>547.56799999999998</c:v>
                      </c:pt>
                      <c:pt idx="6091" formatCode="General">
                        <c:v>547.57799999999997</c:v>
                      </c:pt>
                      <c:pt idx="6092" formatCode="General">
                        <c:v>547.58799999999997</c:v>
                      </c:pt>
                      <c:pt idx="6093" formatCode="General">
                        <c:v>547.59799999999996</c:v>
                      </c:pt>
                      <c:pt idx="6094" formatCode="General">
                        <c:v>547.60799999999995</c:v>
                      </c:pt>
                      <c:pt idx="6095" formatCode="General">
                        <c:v>547.61800000000005</c:v>
                      </c:pt>
                      <c:pt idx="6096" formatCode="General">
                        <c:v>547.62800000000004</c:v>
                      </c:pt>
                      <c:pt idx="6097" formatCode="General">
                        <c:v>547.63800000000003</c:v>
                      </c:pt>
                      <c:pt idx="6098" formatCode="General">
                        <c:v>547.64800000000002</c:v>
                      </c:pt>
                      <c:pt idx="6099" formatCode="General">
                        <c:v>547.65800000000002</c:v>
                      </c:pt>
                      <c:pt idx="6100" formatCode="General">
                        <c:v>547.66800000000001</c:v>
                      </c:pt>
                      <c:pt idx="6101" formatCode="General">
                        <c:v>547.678</c:v>
                      </c:pt>
                      <c:pt idx="6102" formatCode="General">
                        <c:v>547.68799999999999</c:v>
                      </c:pt>
                      <c:pt idx="6103" formatCode="General">
                        <c:v>547.69799999999998</c:v>
                      </c:pt>
                      <c:pt idx="6104" formatCode="General">
                        <c:v>547.70799999999997</c:v>
                      </c:pt>
                      <c:pt idx="6105" formatCode="General">
                        <c:v>547.71799999999996</c:v>
                      </c:pt>
                      <c:pt idx="6106" formatCode="General">
                        <c:v>547.72799999999995</c:v>
                      </c:pt>
                      <c:pt idx="6107" formatCode="General">
                        <c:v>547.73800000000006</c:v>
                      </c:pt>
                      <c:pt idx="6108" formatCode="General">
                        <c:v>547.74800000000005</c:v>
                      </c:pt>
                      <c:pt idx="6109" formatCode="General">
                        <c:v>547.75800000000004</c:v>
                      </c:pt>
                      <c:pt idx="6110" formatCode="General">
                        <c:v>547.76800000000003</c:v>
                      </c:pt>
                      <c:pt idx="6111" formatCode="General">
                        <c:v>547.77800000000002</c:v>
                      </c:pt>
                      <c:pt idx="6112" formatCode="General">
                        <c:v>547.78800000000001</c:v>
                      </c:pt>
                      <c:pt idx="6113" formatCode="General">
                        <c:v>547.798</c:v>
                      </c:pt>
                      <c:pt idx="6114" formatCode="General">
                        <c:v>547.80799999999999</c:v>
                      </c:pt>
                      <c:pt idx="6115" formatCode="General">
                        <c:v>547.81799999999998</c:v>
                      </c:pt>
                      <c:pt idx="6116" formatCode="General">
                        <c:v>547.82799999999997</c:v>
                      </c:pt>
                      <c:pt idx="6117" formatCode="General">
                        <c:v>547.83799999999997</c:v>
                      </c:pt>
                      <c:pt idx="6118" formatCode="General">
                        <c:v>547.84799999999996</c:v>
                      </c:pt>
                      <c:pt idx="6119" formatCode="General">
                        <c:v>547.85799999999995</c:v>
                      </c:pt>
                      <c:pt idx="6120" formatCode="General">
                        <c:v>547.86800000000005</c:v>
                      </c:pt>
                      <c:pt idx="6121" formatCode="General">
                        <c:v>547.87800000000004</c:v>
                      </c:pt>
                      <c:pt idx="6122" formatCode="General">
                        <c:v>547.88800000000003</c:v>
                      </c:pt>
                      <c:pt idx="6123" formatCode="General">
                        <c:v>547.89800000000002</c:v>
                      </c:pt>
                      <c:pt idx="6124" formatCode="General">
                        <c:v>547.90800000000002</c:v>
                      </c:pt>
                      <c:pt idx="6125" formatCode="General">
                        <c:v>547.91800000000001</c:v>
                      </c:pt>
                      <c:pt idx="6126" formatCode="General">
                        <c:v>547.928</c:v>
                      </c:pt>
                      <c:pt idx="6127" formatCode="General">
                        <c:v>547.93799999999999</c:v>
                      </c:pt>
                      <c:pt idx="6128" formatCode="General">
                        <c:v>547.94799999999998</c:v>
                      </c:pt>
                      <c:pt idx="6129" formatCode="General">
                        <c:v>547.95799999999997</c:v>
                      </c:pt>
                      <c:pt idx="6130" formatCode="General">
                        <c:v>547.96799999999996</c:v>
                      </c:pt>
                      <c:pt idx="6131" formatCode="General">
                        <c:v>547.97799999999995</c:v>
                      </c:pt>
                      <c:pt idx="6132" formatCode="General">
                        <c:v>547.98800000000006</c:v>
                      </c:pt>
                      <c:pt idx="6133" formatCode="General">
                        <c:v>547.99800000000005</c:v>
                      </c:pt>
                      <c:pt idx="6134" formatCode="General">
                        <c:v>548.00800000000004</c:v>
                      </c:pt>
                      <c:pt idx="6135" formatCode="General">
                        <c:v>548.01800000000003</c:v>
                      </c:pt>
                      <c:pt idx="6136" formatCode="General">
                        <c:v>548.02800000000002</c:v>
                      </c:pt>
                      <c:pt idx="6137" formatCode="General">
                        <c:v>548.03800000000001</c:v>
                      </c:pt>
                      <c:pt idx="6138" formatCode="General">
                        <c:v>548.048</c:v>
                      </c:pt>
                      <c:pt idx="6139" formatCode="General">
                        <c:v>548.05799999999999</c:v>
                      </c:pt>
                      <c:pt idx="6140" formatCode="General">
                        <c:v>548.06799999999998</c:v>
                      </c:pt>
                      <c:pt idx="6141" formatCode="General">
                        <c:v>548.07799999999997</c:v>
                      </c:pt>
                      <c:pt idx="6142" formatCode="General">
                        <c:v>548.08799999999997</c:v>
                      </c:pt>
                      <c:pt idx="6143" formatCode="General">
                        <c:v>548.09799999999996</c:v>
                      </c:pt>
                      <c:pt idx="6144" formatCode="General">
                        <c:v>548.10799999999995</c:v>
                      </c:pt>
                      <c:pt idx="6145" formatCode="General">
                        <c:v>548.11800000000005</c:v>
                      </c:pt>
                      <c:pt idx="6146" formatCode="General">
                        <c:v>548.12800000000004</c:v>
                      </c:pt>
                      <c:pt idx="6147" formatCode="General">
                        <c:v>548.13800000000003</c:v>
                      </c:pt>
                      <c:pt idx="6148" formatCode="General">
                        <c:v>548.14800000000002</c:v>
                      </c:pt>
                      <c:pt idx="6149" formatCode="General">
                        <c:v>548.15800000000002</c:v>
                      </c:pt>
                      <c:pt idx="6150" formatCode="General">
                        <c:v>548.16800000000001</c:v>
                      </c:pt>
                      <c:pt idx="6151" formatCode="General">
                        <c:v>548.178</c:v>
                      </c:pt>
                      <c:pt idx="6152" formatCode="General">
                        <c:v>548.18799999999999</c:v>
                      </c:pt>
                      <c:pt idx="6153" formatCode="General">
                        <c:v>548.19799999999998</c:v>
                      </c:pt>
                      <c:pt idx="6154" formatCode="General">
                        <c:v>548.20799999999997</c:v>
                      </c:pt>
                      <c:pt idx="6155" formatCode="General">
                        <c:v>548.21799999999996</c:v>
                      </c:pt>
                      <c:pt idx="6156" formatCode="General">
                        <c:v>548.22799999999995</c:v>
                      </c:pt>
                      <c:pt idx="6157" formatCode="General">
                        <c:v>548.23800000000006</c:v>
                      </c:pt>
                      <c:pt idx="6158" formatCode="General">
                        <c:v>548.24800000000005</c:v>
                      </c:pt>
                      <c:pt idx="6159" formatCode="General">
                        <c:v>548.25800000000004</c:v>
                      </c:pt>
                      <c:pt idx="6160" formatCode="General">
                        <c:v>548.26800000000003</c:v>
                      </c:pt>
                      <c:pt idx="6161" formatCode="General">
                        <c:v>548.27800000000002</c:v>
                      </c:pt>
                      <c:pt idx="6162" formatCode="General">
                        <c:v>548.28800000000001</c:v>
                      </c:pt>
                      <c:pt idx="6163" formatCode="General">
                        <c:v>548.298</c:v>
                      </c:pt>
                      <c:pt idx="6164" formatCode="General">
                        <c:v>548.30799999999999</c:v>
                      </c:pt>
                      <c:pt idx="6165" formatCode="General">
                        <c:v>548.31799999999998</c:v>
                      </c:pt>
                      <c:pt idx="6166" formatCode="General">
                        <c:v>548.32799999999997</c:v>
                      </c:pt>
                      <c:pt idx="6167" formatCode="General">
                        <c:v>548.33799999999997</c:v>
                      </c:pt>
                      <c:pt idx="6168" formatCode="General">
                        <c:v>548.34799999999996</c:v>
                      </c:pt>
                      <c:pt idx="6169" formatCode="General">
                        <c:v>548.35799999999995</c:v>
                      </c:pt>
                      <c:pt idx="6170" formatCode="General">
                        <c:v>548.36800000000005</c:v>
                      </c:pt>
                      <c:pt idx="6171" formatCode="General">
                        <c:v>548.37800000000004</c:v>
                      </c:pt>
                      <c:pt idx="6172" formatCode="General">
                        <c:v>548.38800000000003</c:v>
                      </c:pt>
                      <c:pt idx="6173" formatCode="General">
                        <c:v>548.39800000000002</c:v>
                      </c:pt>
                      <c:pt idx="6174" formatCode="General">
                        <c:v>548.40800000000002</c:v>
                      </c:pt>
                      <c:pt idx="6175" formatCode="General">
                        <c:v>548.41800000000001</c:v>
                      </c:pt>
                      <c:pt idx="6176" formatCode="General">
                        <c:v>548.428</c:v>
                      </c:pt>
                      <c:pt idx="6177" formatCode="General">
                        <c:v>548.43799999999999</c:v>
                      </c:pt>
                      <c:pt idx="6178" formatCode="General">
                        <c:v>548.44799999999998</c:v>
                      </c:pt>
                      <c:pt idx="6179" formatCode="General">
                        <c:v>548.45799999999997</c:v>
                      </c:pt>
                      <c:pt idx="6180" formatCode="General">
                        <c:v>548.46799999999996</c:v>
                      </c:pt>
                      <c:pt idx="6181" formatCode="General">
                        <c:v>548.47799999999995</c:v>
                      </c:pt>
                      <c:pt idx="6182" formatCode="General">
                        <c:v>548.48800000000006</c:v>
                      </c:pt>
                      <c:pt idx="6183" formatCode="General">
                        <c:v>548.49800000000005</c:v>
                      </c:pt>
                      <c:pt idx="6184" formatCode="General">
                        <c:v>548.50800000000004</c:v>
                      </c:pt>
                      <c:pt idx="6185" formatCode="General">
                        <c:v>548.51800000000003</c:v>
                      </c:pt>
                      <c:pt idx="6186" formatCode="General">
                        <c:v>548.52800000000002</c:v>
                      </c:pt>
                      <c:pt idx="6187" formatCode="General">
                        <c:v>548.53800000000001</c:v>
                      </c:pt>
                      <c:pt idx="6188" formatCode="General">
                        <c:v>548.548</c:v>
                      </c:pt>
                      <c:pt idx="6189" formatCode="General">
                        <c:v>548.55799999999999</c:v>
                      </c:pt>
                      <c:pt idx="6190" formatCode="General">
                        <c:v>548.56799999999998</c:v>
                      </c:pt>
                      <c:pt idx="6191" formatCode="General">
                        <c:v>548.57799999999997</c:v>
                      </c:pt>
                      <c:pt idx="6192" formatCode="General">
                        <c:v>548.58799999999997</c:v>
                      </c:pt>
                      <c:pt idx="6193" formatCode="General">
                        <c:v>548.59799999999996</c:v>
                      </c:pt>
                      <c:pt idx="6194" formatCode="General">
                        <c:v>548.60799999999995</c:v>
                      </c:pt>
                      <c:pt idx="6195" formatCode="General">
                        <c:v>548.61800000000005</c:v>
                      </c:pt>
                      <c:pt idx="6196" formatCode="General">
                        <c:v>548.62800000000004</c:v>
                      </c:pt>
                      <c:pt idx="6197" formatCode="General">
                        <c:v>548.63800000000003</c:v>
                      </c:pt>
                      <c:pt idx="6198" formatCode="General">
                        <c:v>548.64800000000002</c:v>
                      </c:pt>
                      <c:pt idx="6199" formatCode="General">
                        <c:v>548.65800000000002</c:v>
                      </c:pt>
                      <c:pt idx="6200" formatCode="General">
                        <c:v>548.66800000000001</c:v>
                      </c:pt>
                      <c:pt idx="6201" formatCode="General">
                        <c:v>548.678</c:v>
                      </c:pt>
                      <c:pt idx="6202" formatCode="General">
                        <c:v>548.68799999999999</c:v>
                      </c:pt>
                      <c:pt idx="6203" formatCode="General">
                        <c:v>548.69799999999998</c:v>
                      </c:pt>
                      <c:pt idx="6204" formatCode="General">
                        <c:v>548.70799999999997</c:v>
                      </c:pt>
                      <c:pt idx="6205" formatCode="General">
                        <c:v>548.71799999999996</c:v>
                      </c:pt>
                      <c:pt idx="6206" formatCode="General">
                        <c:v>548.72799999999995</c:v>
                      </c:pt>
                      <c:pt idx="6207" formatCode="General">
                        <c:v>548.73800000000006</c:v>
                      </c:pt>
                      <c:pt idx="6208" formatCode="General">
                        <c:v>548.74800000000005</c:v>
                      </c:pt>
                      <c:pt idx="6209" formatCode="General">
                        <c:v>548.75800000000004</c:v>
                      </c:pt>
                      <c:pt idx="6210" formatCode="General">
                        <c:v>548.76800000000003</c:v>
                      </c:pt>
                      <c:pt idx="6211" formatCode="General">
                        <c:v>548.77800000000002</c:v>
                      </c:pt>
                      <c:pt idx="6212" formatCode="General">
                        <c:v>548.78800000000001</c:v>
                      </c:pt>
                      <c:pt idx="6213" formatCode="General">
                        <c:v>548.798</c:v>
                      </c:pt>
                      <c:pt idx="6214" formatCode="General">
                        <c:v>548.80799999999999</c:v>
                      </c:pt>
                      <c:pt idx="6215" formatCode="General">
                        <c:v>548.81799999999998</c:v>
                      </c:pt>
                      <c:pt idx="6216" formatCode="General">
                        <c:v>548.82799999999997</c:v>
                      </c:pt>
                      <c:pt idx="6217" formatCode="General">
                        <c:v>548.83799999999997</c:v>
                      </c:pt>
                      <c:pt idx="6218" formatCode="General">
                        <c:v>548.84799999999996</c:v>
                      </c:pt>
                      <c:pt idx="6219" formatCode="General">
                        <c:v>548.85799999999995</c:v>
                      </c:pt>
                      <c:pt idx="6220" formatCode="General">
                        <c:v>548.86800000000005</c:v>
                      </c:pt>
                      <c:pt idx="6221" formatCode="General">
                        <c:v>548.87800000000004</c:v>
                      </c:pt>
                      <c:pt idx="6222" formatCode="General">
                        <c:v>548.88800000000003</c:v>
                      </c:pt>
                      <c:pt idx="6223" formatCode="General">
                        <c:v>548.89800000000002</c:v>
                      </c:pt>
                      <c:pt idx="6224" formatCode="General">
                        <c:v>548.90800000000002</c:v>
                      </c:pt>
                      <c:pt idx="6225" formatCode="General">
                        <c:v>548.91800000000001</c:v>
                      </c:pt>
                      <c:pt idx="6226" formatCode="General">
                        <c:v>548.928</c:v>
                      </c:pt>
                      <c:pt idx="6227" formatCode="General">
                        <c:v>548.93799999999999</c:v>
                      </c:pt>
                      <c:pt idx="6228" formatCode="General">
                        <c:v>548.94799999999998</c:v>
                      </c:pt>
                      <c:pt idx="6229" formatCode="General">
                        <c:v>548.95799999999997</c:v>
                      </c:pt>
                      <c:pt idx="6230" formatCode="General">
                        <c:v>548.96799999999996</c:v>
                      </c:pt>
                      <c:pt idx="6231" formatCode="General">
                        <c:v>548.97799999999995</c:v>
                      </c:pt>
                      <c:pt idx="6232" formatCode="General">
                        <c:v>548.98800000000006</c:v>
                      </c:pt>
                      <c:pt idx="6233" formatCode="General">
                        <c:v>548.99800000000005</c:v>
                      </c:pt>
                      <c:pt idx="6234" formatCode="General">
                        <c:v>549.00800000000004</c:v>
                      </c:pt>
                      <c:pt idx="6235" formatCode="General">
                        <c:v>549.01800000000003</c:v>
                      </c:pt>
                      <c:pt idx="6236" formatCode="General">
                        <c:v>549.02800000000002</c:v>
                      </c:pt>
                      <c:pt idx="6237" formatCode="General">
                        <c:v>549.03800000000001</c:v>
                      </c:pt>
                      <c:pt idx="6238" formatCode="General">
                        <c:v>549.048</c:v>
                      </c:pt>
                      <c:pt idx="6239" formatCode="General">
                        <c:v>549.05799999999999</c:v>
                      </c:pt>
                      <c:pt idx="6240" formatCode="General">
                        <c:v>549.06799999999998</c:v>
                      </c:pt>
                      <c:pt idx="6241" formatCode="General">
                        <c:v>549.07799999999997</c:v>
                      </c:pt>
                      <c:pt idx="6242" formatCode="General">
                        <c:v>549.08799999999997</c:v>
                      </c:pt>
                      <c:pt idx="6243" formatCode="General">
                        <c:v>549.09799999999996</c:v>
                      </c:pt>
                      <c:pt idx="6244" formatCode="General">
                        <c:v>549.10799999999995</c:v>
                      </c:pt>
                      <c:pt idx="6245" formatCode="General">
                        <c:v>549.11800000000005</c:v>
                      </c:pt>
                      <c:pt idx="6246" formatCode="General">
                        <c:v>549.12800000000004</c:v>
                      </c:pt>
                      <c:pt idx="6247" formatCode="General">
                        <c:v>549.13800000000003</c:v>
                      </c:pt>
                      <c:pt idx="6248" formatCode="General">
                        <c:v>549.14800000000002</c:v>
                      </c:pt>
                      <c:pt idx="6249" formatCode="General">
                        <c:v>549.15800000000002</c:v>
                      </c:pt>
                      <c:pt idx="6250" formatCode="General">
                        <c:v>549.16800000000001</c:v>
                      </c:pt>
                      <c:pt idx="6251" formatCode="General">
                        <c:v>549.178</c:v>
                      </c:pt>
                      <c:pt idx="6252" formatCode="General">
                        <c:v>549.18799999999999</c:v>
                      </c:pt>
                      <c:pt idx="6253" formatCode="General">
                        <c:v>549.19799999999998</c:v>
                      </c:pt>
                      <c:pt idx="6254" formatCode="General">
                        <c:v>549.20799999999997</c:v>
                      </c:pt>
                      <c:pt idx="6255" formatCode="General">
                        <c:v>549.21799999999996</c:v>
                      </c:pt>
                      <c:pt idx="6256" formatCode="General">
                        <c:v>549.22799999999995</c:v>
                      </c:pt>
                      <c:pt idx="6257" formatCode="General">
                        <c:v>549.23800000000006</c:v>
                      </c:pt>
                      <c:pt idx="6258" formatCode="General">
                        <c:v>549.24800000000005</c:v>
                      </c:pt>
                      <c:pt idx="6259" formatCode="General">
                        <c:v>549.25800000000004</c:v>
                      </c:pt>
                      <c:pt idx="6260" formatCode="General">
                        <c:v>549.26800000000003</c:v>
                      </c:pt>
                      <c:pt idx="6261" formatCode="General">
                        <c:v>549.27800000000002</c:v>
                      </c:pt>
                      <c:pt idx="6262" formatCode="General">
                        <c:v>549.28800000000001</c:v>
                      </c:pt>
                      <c:pt idx="6263" formatCode="General">
                        <c:v>549.298</c:v>
                      </c:pt>
                      <c:pt idx="6264" formatCode="General">
                        <c:v>549.30799999999999</c:v>
                      </c:pt>
                      <c:pt idx="6265" formatCode="General">
                        <c:v>549.31799999999998</c:v>
                      </c:pt>
                      <c:pt idx="6266" formatCode="General">
                        <c:v>549.32799999999997</c:v>
                      </c:pt>
                      <c:pt idx="6267" formatCode="General">
                        <c:v>549.33799999999997</c:v>
                      </c:pt>
                      <c:pt idx="6268" formatCode="General">
                        <c:v>549.34799999999996</c:v>
                      </c:pt>
                      <c:pt idx="6269" formatCode="General">
                        <c:v>549.35799999999995</c:v>
                      </c:pt>
                      <c:pt idx="6270" formatCode="General">
                        <c:v>549.36800000000005</c:v>
                      </c:pt>
                      <c:pt idx="6271" formatCode="General">
                        <c:v>549.37800000000004</c:v>
                      </c:pt>
                      <c:pt idx="6272" formatCode="General">
                        <c:v>549.38800000000003</c:v>
                      </c:pt>
                      <c:pt idx="6273" formatCode="General">
                        <c:v>549.39800000000002</c:v>
                      </c:pt>
                      <c:pt idx="6274" formatCode="General">
                        <c:v>549.40800000000002</c:v>
                      </c:pt>
                      <c:pt idx="6275" formatCode="General">
                        <c:v>549.41800000000001</c:v>
                      </c:pt>
                      <c:pt idx="6276" formatCode="General">
                        <c:v>549.428</c:v>
                      </c:pt>
                      <c:pt idx="6277" formatCode="General">
                        <c:v>549.43799999999999</c:v>
                      </c:pt>
                      <c:pt idx="6278" formatCode="General">
                        <c:v>549.44799999999998</c:v>
                      </c:pt>
                      <c:pt idx="6279" formatCode="General">
                        <c:v>549.45799999999997</c:v>
                      </c:pt>
                      <c:pt idx="6280" formatCode="General">
                        <c:v>549.46799999999996</c:v>
                      </c:pt>
                      <c:pt idx="6281" formatCode="General">
                        <c:v>549.47799999999995</c:v>
                      </c:pt>
                      <c:pt idx="6282" formatCode="General">
                        <c:v>549.48800000000006</c:v>
                      </c:pt>
                      <c:pt idx="6283" formatCode="General">
                        <c:v>549.49800000000005</c:v>
                      </c:pt>
                      <c:pt idx="6284" formatCode="General">
                        <c:v>549.50800000000004</c:v>
                      </c:pt>
                      <c:pt idx="6285" formatCode="General">
                        <c:v>549.51800000000003</c:v>
                      </c:pt>
                      <c:pt idx="6286" formatCode="General">
                        <c:v>549.52800000000002</c:v>
                      </c:pt>
                      <c:pt idx="6287" formatCode="General">
                        <c:v>549.53800000000001</c:v>
                      </c:pt>
                      <c:pt idx="6288" formatCode="General">
                        <c:v>549.548</c:v>
                      </c:pt>
                      <c:pt idx="6289" formatCode="General">
                        <c:v>549.55799999999999</c:v>
                      </c:pt>
                      <c:pt idx="6290" formatCode="General">
                        <c:v>549.56799999999998</c:v>
                      </c:pt>
                      <c:pt idx="6291" formatCode="General">
                        <c:v>549.57799999999997</c:v>
                      </c:pt>
                      <c:pt idx="6292" formatCode="General">
                        <c:v>549.58799999999997</c:v>
                      </c:pt>
                      <c:pt idx="6293" formatCode="General">
                        <c:v>549.59799999999996</c:v>
                      </c:pt>
                      <c:pt idx="6294" formatCode="General">
                        <c:v>549.60799999999995</c:v>
                      </c:pt>
                      <c:pt idx="6295" formatCode="General">
                        <c:v>549.61800000000005</c:v>
                      </c:pt>
                      <c:pt idx="6296" formatCode="General">
                        <c:v>549.62800000000004</c:v>
                      </c:pt>
                      <c:pt idx="6297" formatCode="General">
                        <c:v>549.63800000000003</c:v>
                      </c:pt>
                      <c:pt idx="6298" formatCode="General">
                        <c:v>549.64800000000002</c:v>
                      </c:pt>
                      <c:pt idx="6299" formatCode="General">
                        <c:v>549.65800000000002</c:v>
                      </c:pt>
                      <c:pt idx="6300" formatCode="General">
                        <c:v>549.66800000000001</c:v>
                      </c:pt>
                      <c:pt idx="6301" formatCode="General">
                        <c:v>549.678</c:v>
                      </c:pt>
                      <c:pt idx="6302" formatCode="General">
                        <c:v>549.68799999999999</c:v>
                      </c:pt>
                      <c:pt idx="6303" formatCode="General">
                        <c:v>549.69799999999998</c:v>
                      </c:pt>
                      <c:pt idx="6304" formatCode="General">
                        <c:v>549.70799999999997</c:v>
                      </c:pt>
                      <c:pt idx="6305" formatCode="General">
                        <c:v>549.71799999999996</c:v>
                      </c:pt>
                      <c:pt idx="6306" formatCode="General">
                        <c:v>549.72799999999995</c:v>
                      </c:pt>
                      <c:pt idx="6307" formatCode="General">
                        <c:v>549.73800000000006</c:v>
                      </c:pt>
                      <c:pt idx="6308" formatCode="General">
                        <c:v>549.74800000000005</c:v>
                      </c:pt>
                      <c:pt idx="6309" formatCode="General">
                        <c:v>549.75800000000004</c:v>
                      </c:pt>
                      <c:pt idx="6310" formatCode="General">
                        <c:v>549.76800000000003</c:v>
                      </c:pt>
                      <c:pt idx="6311" formatCode="General">
                        <c:v>549.77800000000002</c:v>
                      </c:pt>
                      <c:pt idx="6312" formatCode="General">
                        <c:v>549.78800000000001</c:v>
                      </c:pt>
                      <c:pt idx="6313" formatCode="General">
                        <c:v>549.798</c:v>
                      </c:pt>
                      <c:pt idx="6314" formatCode="General">
                        <c:v>549.80799999999999</c:v>
                      </c:pt>
                      <c:pt idx="6315" formatCode="General">
                        <c:v>549.81799999999998</c:v>
                      </c:pt>
                      <c:pt idx="6316" formatCode="General">
                        <c:v>549.82799999999997</c:v>
                      </c:pt>
                      <c:pt idx="6317" formatCode="General">
                        <c:v>549.83799999999997</c:v>
                      </c:pt>
                      <c:pt idx="6318" formatCode="General">
                        <c:v>549.84799999999996</c:v>
                      </c:pt>
                      <c:pt idx="6319" formatCode="General">
                        <c:v>549.85799999999995</c:v>
                      </c:pt>
                      <c:pt idx="6320" formatCode="General">
                        <c:v>549.86800000000005</c:v>
                      </c:pt>
                      <c:pt idx="6321" formatCode="General">
                        <c:v>549.87800000000004</c:v>
                      </c:pt>
                      <c:pt idx="6322" formatCode="General">
                        <c:v>549.88800000000003</c:v>
                      </c:pt>
                      <c:pt idx="6323" formatCode="General">
                        <c:v>549.89800000000002</c:v>
                      </c:pt>
                      <c:pt idx="6324" formatCode="General">
                        <c:v>549.90800000000002</c:v>
                      </c:pt>
                      <c:pt idx="6325" formatCode="General">
                        <c:v>549.91800000000001</c:v>
                      </c:pt>
                      <c:pt idx="6326" formatCode="General">
                        <c:v>549.928</c:v>
                      </c:pt>
                      <c:pt idx="6327" formatCode="General">
                        <c:v>549.93799999999999</c:v>
                      </c:pt>
                      <c:pt idx="6328" formatCode="General">
                        <c:v>549.94799999999998</c:v>
                      </c:pt>
                      <c:pt idx="6329" formatCode="General">
                        <c:v>549.95799999999997</c:v>
                      </c:pt>
                      <c:pt idx="6330" formatCode="General">
                        <c:v>549.96799999999996</c:v>
                      </c:pt>
                      <c:pt idx="6331" formatCode="General">
                        <c:v>549.97799999999995</c:v>
                      </c:pt>
                      <c:pt idx="6332" formatCode="General">
                        <c:v>549.98800000000006</c:v>
                      </c:pt>
                      <c:pt idx="6333" formatCode="General">
                        <c:v>549.99800000000005</c:v>
                      </c:pt>
                      <c:pt idx="6334" formatCode="General">
                        <c:v>550.00800000000004</c:v>
                      </c:pt>
                      <c:pt idx="6335" formatCode="General">
                        <c:v>550.01800000000003</c:v>
                      </c:pt>
                      <c:pt idx="6336" formatCode="General">
                        <c:v>550.02800000000002</c:v>
                      </c:pt>
                      <c:pt idx="6337" formatCode="General">
                        <c:v>550.03800000000001</c:v>
                      </c:pt>
                      <c:pt idx="6338" formatCode="General">
                        <c:v>550.048</c:v>
                      </c:pt>
                      <c:pt idx="6339" formatCode="General">
                        <c:v>550.05799999999999</c:v>
                      </c:pt>
                      <c:pt idx="6340" formatCode="General">
                        <c:v>550.06799999999998</c:v>
                      </c:pt>
                      <c:pt idx="6341" formatCode="General">
                        <c:v>550.07799999999997</c:v>
                      </c:pt>
                      <c:pt idx="6342" formatCode="General">
                        <c:v>550.08799999999997</c:v>
                      </c:pt>
                      <c:pt idx="6343" formatCode="General">
                        <c:v>550.09799999999996</c:v>
                      </c:pt>
                      <c:pt idx="6344" formatCode="General">
                        <c:v>550.10799999999995</c:v>
                      </c:pt>
                      <c:pt idx="6345" formatCode="General">
                        <c:v>550.11800000000005</c:v>
                      </c:pt>
                      <c:pt idx="6346" formatCode="General">
                        <c:v>550.12800000000004</c:v>
                      </c:pt>
                      <c:pt idx="6347" formatCode="General">
                        <c:v>550.13800000000003</c:v>
                      </c:pt>
                      <c:pt idx="6348" formatCode="General">
                        <c:v>550.14800000000002</c:v>
                      </c:pt>
                      <c:pt idx="6349" formatCode="General">
                        <c:v>550.15800000000002</c:v>
                      </c:pt>
                      <c:pt idx="6350" formatCode="General">
                        <c:v>550.16800000000001</c:v>
                      </c:pt>
                      <c:pt idx="6351" formatCode="General">
                        <c:v>550.178</c:v>
                      </c:pt>
                      <c:pt idx="6352" formatCode="General">
                        <c:v>550.18799999999999</c:v>
                      </c:pt>
                      <c:pt idx="6353" formatCode="General">
                        <c:v>550.19799999999998</c:v>
                      </c:pt>
                      <c:pt idx="6354" formatCode="General">
                        <c:v>550.20799999999997</c:v>
                      </c:pt>
                      <c:pt idx="6355" formatCode="General">
                        <c:v>550.21799999999996</c:v>
                      </c:pt>
                      <c:pt idx="6356" formatCode="General">
                        <c:v>550.22799999999995</c:v>
                      </c:pt>
                      <c:pt idx="6357" formatCode="General">
                        <c:v>550.23800000000006</c:v>
                      </c:pt>
                      <c:pt idx="6358" formatCode="General">
                        <c:v>550.24800000000005</c:v>
                      </c:pt>
                      <c:pt idx="6359" formatCode="General">
                        <c:v>550.25800000000004</c:v>
                      </c:pt>
                      <c:pt idx="6360" formatCode="General">
                        <c:v>550.26800000000003</c:v>
                      </c:pt>
                      <c:pt idx="6361" formatCode="General">
                        <c:v>550.27800000000002</c:v>
                      </c:pt>
                      <c:pt idx="6362" formatCode="General">
                        <c:v>550.28800000000001</c:v>
                      </c:pt>
                      <c:pt idx="6363" formatCode="General">
                        <c:v>550.298</c:v>
                      </c:pt>
                      <c:pt idx="6364" formatCode="General">
                        <c:v>550.30799999999999</c:v>
                      </c:pt>
                      <c:pt idx="6365" formatCode="General">
                        <c:v>550.31799999999998</c:v>
                      </c:pt>
                      <c:pt idx="6366" formatCode="General">
                        <c:v>550.32799999999997</c:v>
                      </c:pt>
                      <c:pt idx="6367" formatCode="General">
                        <c:v>550.33799999999997</c:v>
                      </c:pt>
                      <c:pt idx="6368" formatCode="General">
                        <c:v>550.34799999999996</c:v>
                      </c:pt>
                      <c:pt idx="6369" formatCode="General">
                        <c:v>550.35799999999995</c:v>
                      </c:pt>
                      <c:pt idx="6370" formatCode="General">
                        <c:v>550.36800000000005</c:v>
                      </c:pt>
                      <c:pt idx="6371" formatCode="General">
                        <c:v>550.37800000000004</c:v>
                      </c:pt>
                      <c:pt idx="6372" formatCode="General">
                        <c:v>550.38800000000003</c:v>
                      </c:pt>
                      <c:pt idx="6373" formatCode="General">
                        <c:v>550.39800000000002</c:v>
                      </c:pt>
                      <c:pt idx="6374" formatCode="General">
                        <c:v>550.40800000000002</c:v>
                      </c:pt>
                      <c:pt idx="6375" formatCode="General">
                        <c:v>550.41800000000001</c:v>
                      </c:pt>
                      <c:pt idx="6376" formatCode="General">
                        <c:v>550.428</c:v>
                      </c:pt>
                      <c:pt idx="6377" formatCode="General">
                        <c:v>550.43799999999999</c:v>
                      </c:pt>
                      <c:pt idx="6378" formatCode="General">
                        <c:v>550.44799999999998</c:v>
                      </c:pt>
                      <c:pt idx="6379" formatCode="General">
                        <c:v>550.45799999999997</c:v>
                      </c:pt>
                      <c:pt idx="6380" formatCode="General">
                        <c:v>550.46799999999996</c:v>
                      </c:pt>
                      <c:pt idx="6381" formatCode="General">
                        <c:v>550.47799999999995</c:v>
                      </c:pt>
                      <c:pt idx="6382" formatCode="General">
                        <c:v>550.48800000000006</c:v>
                      </c:pt>
                      <c:pt idx="6383" formatCode="General">
                        <c:v>550.49800000000005</c:v>
                      </c:pt>
                      <c:pt idx="6384" formatCode="General">
                        <c:v>550.50800000000004</c:v>
                      </c:pt>
                      <c:pt idx="6385" formatCode="General">
                        <c:v>550.51800000000003</c:v>
                      </c:pt>
                      <c:pt idx="6386" formatCode="General">
                        <c:v>550.52800000000002</c:v>
                      </c:pt>
                      <c:pt idx="6387" formatCode="General">
                        <c:v>550.53800000000001</c:v>
                      </c:pt>
                      <c:pt idx="6388" formatCode="General">
                        <c:v>550.548</c:v>
                      </c:pt>
                      <c:pt idx="6389" formatCode="General">
                        <c:v>550.55799999999999</c:v>
                      </c:pt>
                      <c:pt idx="6390" formatCode="General">
                        <c:v>550.56799999999998</c:v>
                      </c:pt>
                      <c:pt idx="6391" formatCode="General">
                        <c:v>550.57799999999997</c:v>
                      </c:pt>
                      <c:pt idx="6392" formatCode="General">
                        <c:v>550.58799999999997</c:v>
                      </c:pt>
                      <c:pt idx="6393" formatCode="General">
                        <c:v>550.59799999999996</c:v>
                      </c:pt>
                      <c:pt idx="6394" formatCode="General">
                        <c:v>550.60799999999995</c:v>
                      </c:pt>
                      <c:pt idx="6395" formatCode="General">
                        <c:v>550.61800000000005</c:v>
                      </c:pt>
                      <c:pt idx="6396" formatCode="General">
                        <c:v>550.62800000000004</c:v>
                      </c:pt>
                      <c:pt idx="6397" formatCode="General">
                        <c:v>550.63800000000003</c:v>
                      </c:pt>
                      <c:pt idx="6398" formatCode="General">
                        <c:v>550.64800000000002</c:v>
                      </c:pt>
                      <c:pt idx="6399" formatCode="General">
                        <c:v>550.65800000000002</c:v>
                      </c:pt>
                      <c:pt idx="6400" formatCode="General">
                        <c:v>550.66800000000001</c:v>
                      </c:pt>
                      <c:pt idx="6401" formatCode="General">
                        <c:v>550.678</c:v>
                      </c:pt>
                      <c:pt idx="6402" formatCode="General">
                        <c:v>550.68799999999999</c:v>
                      </c:pt>
                      <c:pt idx="6403" formatCode="General">
                        <c:v>550.69799999999998</c:v>
                      </c:pt>
                      <c:pt idx="6404" formatCode="General">
                        <c:v>550.70799999999997</c:v>
                      </c:pt>
                      <c:pt idx="6405" formatCode="General">
                        <c:v>550.71799999999996</c:v>
                      </c:pt>
                      <c:pt idx="6406" formatCode="General">
                        <c:v>550.72799999999995</c:v>
                      </c:pt>
                      <c:pt idx="6407" formatCode="General">
                        <c:v>550.73800000000006</c:v>
                      </c:pt>
                      <c:pt idx="6408" formatCode="General">
                        <c:v>550.74800000000005</c:v>
                      </c:pt>
                      <c:pt idx="6409" formatCode="General">
                        <c:v>550.75800000000004</c:v>
                      </c:pt>
                      <c:pt idx="6410" formatCode="General">
                        <c:v>550.76800000000003</c:v>
                      </c:pt>
                      <c:pt idx="6411" formatCode="General">
                        <c:v>550.77800000000002</c:v>
                      </c:pt>
                      <c:pt idx="6412" formatCode="General">
                        <c:v>550.78800000000001</c:v>
                      </c:pt>
                      <c:pt idx="6413" formatCode="General">
                        <c:v>550.798</c:v>
                      </c:pt>
                      <c:pt idx="6414" formatCode="General">
                        <c:v>550.80799999999999</c:v>
                      </c:pt>
                      <c:pt idx="6415" formatCode="General">
                        <c:v>550.81799999999998</c:v>
                      </c:pt>
                      <c:pt idx="6416" formatCode="General">
                        <c:v>550.82799999999997</c:v>
                      </c:pt>
                      <c:pt idx="6417" formatCode="General">
                        <c:v>550.83799999999997</c:v>
                      </c:pt>
                      <c:pt idx="6418" formatCode="General">
                        <c:v>550.84799999999996</c:v>
                      </c:pt>
                      <c:pt idx="6419" formatCode="General">
                        <c:v>550.85799999999995</c:v>
                      </c:pt>
                      <c:pt idx="6420" formatCode="General">
                        <c:v>550.86800000000005</c:v>
                      </c:pt>
                      <c:pt idx="6421" formatCode="General">
                        <c:v>550.87800000000004</c:v>
                      </c:pt>
                      <c:pt idx="6422" formatCode="General">
                        <c:v>550.88800000000003</c:v>
                      </c:pt>
                      <c:pt idx="6423" formatCode="General">
                        <c:v>550.89800000000002</c:v>
                      </c:pt>
                      <c:pt idx="6424" formatCode="General">
                        <c:v>550.90800000000002</c:v>
                      </c:pt>
                      <c:pt idx="6425" formatCode="General">
                        <c:v>550.91800000000001</c:v>
                      </c:pt>
                      <c:pt idx="6426" formatCode="General">
                        <c:v>550.928</c:v>
                      </c:pt>
                      <c:pt idx="6427" formatCode="General">
                        <c:v>550.93799999999999</c:v>
                      </c:pt>
                      <c:pt idx="6428" formatCode="General">
                        <c:v>550.94799999999998</c:v>
                      </c:pt>
                      <c:pt idx="6429" formatCode="General">
                        <c:v>550.95799999999997</c:v>
                      </c:pt>
                      <c:pt idx="6430" formatCode="General">
                        <c:v>550.96799999999996</c:v>
                      </c:pt>
                      <c:pt idx="6431" formatCode="General">
                        <c:v>550.97799999999995</c:v>
                      </c:pt>
                      <c:pt idx="6432" formatCode="General">
                        <c:v>550.98800000000006</c:v>
                      </c:pt>
                      <c:pt idx="6433" formatCode="General">
                        <c:v>550.99800000000005</c:v>
                      </c:pt>
                      <c:pt idx="6434" formatCode="General">
                        <c:v>551.00800000000004</c:v>
                      </c:pt>
                      <c:pt idx="6435" formatCode="General">
                        <c:v>551.01800000000003</c:v>
                      </c:pt>
                      <c:pt idx="6436" formatCode="General">
                        <c:v>551.02800000000002</c:v>
                      </c:pt>
                      <c:pt idx="6437" formatCode="General">
                        <c:v>551.03800000000001</c:v>
                      </c:pt>
                      <c:pt idx="6438" formatCode="General">
                        <c:v>551.048</c:v>
                      </c:pt>
                      <c:pt idx="6439" formatCode="General">
                        <c:v>551.05799999999999</c:v>
                      </c:pt>
                      <c:pt idx="6440" formatCode="General">
                        <c:v>551.06799999999998</c:v>
                      </c:pt>
                      <c:pt idx="6441" formatCode="General">
                        <c:v>551.07799999999997</c:v>
                      </c:pt>
                      <c:pt idx="6442" formatCode="General">
                        <c:v>551.08799999999997</c:v>
                      </c:pt>
                      <c:pt idx="6443" formatCode="General">
                        <c:v>551.09799999999996</c:v>
                      </c:pt>
                      <c:pt idx="6444" formatCode="General">
                        <c:v>551.10799999999995</c:v>
                      </c:pt>
                      <c:pt idx="6445" formatCode="General">
                        <c:v>551.11800000000005</c:v>
                      </c:pt>
                      <c:pt idx="6446" formatCode="General">
                        <c:v>551.12800000000004</c:v>
                      </c:pt>
                      <c:pt idx="6447" formatCode="General">
                        <c:v>551.13800000000003</c:v>
                      </c:pt>
                      <c:pt idx="6448" formatCode="General">
                        <c:v>551.14800000000002</c:v>
                      </c:pt>
                      <c:pt idx="6449" formatCode="General">
                        <c:v>551.15800000000002</c:v>
                      </c:pt>
                      <c:pt idx="6450" formatCode="General">
                        <c:v>551.16800000000001</c:v>
                      </c:pt>
                      <c:pt idx="6451" formatCode="General">
                        <c:v>551.178</c:v>
                      </c:pt>
                      <c:pt idx="6452" formatCode="General">
                        <c:v>551.18799999999999</c:v>
                      </c:pt>
                      <c:pt idx="6453" formatCode="General">
                        <c:v>551.19799999999998</c:v>
                      </c:pt>
                      <c:pt idx="6454" formatCode="General">
                        <c:v>551.20799999999997</c:v>
                      </c:pt>
                      <c:pt idx="6455" formatCode="General">
                        <c:v>551.21799999999996</c:v>
                      </c:pt>
                      <c:pt idx="6456" formatCode="General">
                        <c:v>551.22799999999995</c:v>
                      </c:pt>
                      <c:pt idx="6457" formatCode="General">
                        <c:v>551.23800000000006</c:v>
                      </c:pt>
                      <c:pt idx="6458" formatCode="General">
                        <c:v>551.24800000000005</c:v>
                      </c:pt>
                      <c:pt idx="6459" formatCode="General">
                        <c:v>551.25800000000004</c:v>
                      </c:pt>
                      <c:pt idx="6460" formatCode="General">
                        <c:v>551.26800000000003</c:v>
                      </c:pt>
                      <c:pt idx="6461" formatCode="General">
                        <c:v>551.27800000000002</c:v>
                      </c:pt>
                      <c:pt idx="6462" formatCode="General">
                        <c:v>551.28800000000001</c:v>
                      </c:pt>
                      <c:pt idx="6463" formatCode="General">
                        <c:v>551.298</c:v>
                      </c:pt>
                      <c:pt idx="6464" formatCode="General">
                        <c:v>551.30799999999999</c:v>
                      </c:pt>
                      <c:pt idx="6465" formatCode="General">
                        <c:v>551.31799999999998</c:v>
                      </c:pt>
                      <c:pt idx="6466" formatCode="General">
                        <c:v>551.32799999999997</c:v>
                      </c:pt>
                      <c:pt idx="6467" formatCode="General">
                        <c:v>551.33799999999997</c:v>
                      </c:pt>
                      <c:pt idx="6468" formatCode="General">
                        <c:v>551.34799999999996</c:v>
                      </c:pt>
                      <c:pt idx="6469" formatCode="General">
                        <c:v>551.35799999999995</c:v>
                      </c:pt>
                      <c:pt idx="6470" formatCode="General">
                        <c:v>551.36800000000005</c:v>
                      </c:pt>
                      <c:pt idx="6471" formatCode="General">
                        <c:v>551.37800000000004</c:v>
                      </c:pt>
                      <c:pt idx="6472" formatCode="General">
                        <c:v>551.38800000000003</c:v>
                      </c:pt>
                      <c:pt idx="6473" formatCode="General">
                        <c:v>551.39800000000002</c:v>
                      </c:pt>
                      <c:pt idx="6474" formatCode="General">
                        <c:v>551.40800000000002</c:v>
                      </c:pt>
                      <c:pt idx="6475" formatCode="General">
                        <c:v>551.41800000000001</c:v>
                      </c:pt>
                      <c:pt idx="6476" formatCode="General">
                        <c:v>551.428</c:v>
                      </c:pt>
                      <c:pt idx="6477" formatCode="General">
                        <c:v>551.43799999999999</c:v>
                      </c:pt>
                      <c:pt idx="6478" formatCode="General">
                        <c:v>551.44799999999998</c:v>
                      </c:pt>
                      <c:pt idx="6479" formatCode="General">
                        <c:v>551.45799999999997</c:v>
                      </c:pt>
                      <c:pt idx="6480" formatCode="General">
                        <c:v>551.46799999999996</c:v>
                      </c:pt>
                      <c:pt idx="6481" formatCode="General">
                        <c:v>551.47799999999995</c:v>
                      </c:pt>
                      <c:pt idx="6482" formatCode="General">
                        <c:v>551.48800000000006</c:v>
                      </c:pt>
                      <c:pt idx="6483" formatCode="General">
                        <c:v>551.49800000000005</c:v>
                      </c:pt>
                      <c:pt idx="6484" formatCode="General">
                        <c:v>551.50800000000004</c:v>
                      </c:pt>
                      <c:pt idx="6485" formatCode="General">
                        <c:v>551.51800000000003</c:v>
                      </c:pt>
                      <c:pt idx="6486" formatCode="General">
                        <c:v>551.52800000000002</c:v>
                      </c:pt>
                      <c:pt idx="6487" formatCode="General">
                        <c:v>551.53800000000001</c:v>
                      </c:pt>
                      <c:pt idx="6488" formatCode="General">
                        <c:v>551.548</c:v>
                      </c:pt>
                      <c:pt idx="6489" formatCode="General">
                        <c:v>551.55799999999999</c:v>
                      </c:pt>
                      <c:pt idx="6490" formatCode="General">
                        <c:v>551.56799999999998</c:v>
                      </c:pt>
                      <c:pt idx="6491" formatCode="General">
                        <c:v>551.57799999999997</c:v>
                      </c:pt>
                      <c:pt idx="6492" formatCode="General">
                        <c:v>551.58799999999997</c:v>
                      </c:pt>
                      <c:pt idx="6493" formatCode="General">
                        <c:v>551.59799999999996</c:v>
                      </c:pt>
                      <c:pt idx="6494" formatCode="General">
                        <c:v>551.60799999999995</c:v>
                      </c:pt>
                      <c:pt idx="6495" formatCode="General">
                        <c:v>551.61800000000005</c:v>
                      </c:pt>
                      <c:pt idx="6496" formatCode="General">
                        <c:v>551.62800000000004</c:v>
                      </c:pt>
                      <c:pt idx="6497" formatCode="General">
                        <c:v>551.63800000000003</c:v>
                      </c:pt>
                      <c:pt idx="6498" formatCode="General">
                        <c:v>551.64800000000002</c:v>
                      </c:pt>
                      <c:pt idx="6499" formatCode="General">
                        <c:v>551.65800000000002</c:v>
                      </c:pt>
                      <c:pt idx="6500" formatCode="General">
                        <c:v>551.66800000000001</c:v>
                      </c:pt>
                      <c:pt idx="6501" formatCode="General">
                        <c:v>551.678</c:v>
                      </c:pt>
                      <c:pt idx="6502" formatCode="General">
                        <c:v>551.68799999999999</c:v>
                      </c:pt>
                      <c:pt idx="6503" formatCode="General">
                        <c:v>551.69799999999998</c:v>
                      </c:pt>
                      <c:pt idx="6504" formatCode="General">
                        <c:v>551.70799999999997</c:v>
                      </c:pt>
                      <c:pt idx="6505" formatCode="General">
                        <c:v>551.71799999999996</c:v>
                      </c:pt>
                      <c:pt idx="6506" formatCode="General">
                        <c:v>551.72799999999995</c:v>
                      </c:pt>
                      <c:pt idx="6507" formatCode="General">
                        <c:v>551.73800000000006</c:v>
                      </c:pt>
                      <c:pt idx="6508" formatCode="General">
                        <c:v>551.74800000000005</c:v>
                      </c:pt>
                      <c:pt idx="6509" formatCode="General">
                        <c:v>551.75800000000004</c:v>
                      </c:pt>
                      <c:pt idx="6510" formatCode="General">
                        <c:v>551.76800000000003</c:v>
                      </c:pt>
                      <c:pt idx="6511" formatCode="General">
                        <c:v>551.77800000000002</c:v>
                      </c:pt>
                      <c:pt idx="6512" formatCode="General">
                        <c:v>551.78800000000001</c:v>
                      </c:pt>
                      <c:pt idx="6513" formatCode="General">
                        <c:v>551.798</c:v>
                      </c:pt>
                      <c:pt idx="6514" formatCode="General">
                        <c:v>551.80799999999999</c:v>
                      </c:pt>
                      <c:pt idx="6515" formatCode="General">
                        <c:v>551.81799999999998</c:v>
                      </c:pt>
                      <c:pt idx="6516" formatCode="General">
                        <c:v>551.82799999999997</c:v>
                      </c:pt>
                      <c:pt idx="6517" formatCode="General">
                        <c:v>551.83799999999997</c:v>
                      </c:pt>
                      <c:pt idx="6518" formatCode="General">
                        <c:v>551.84799999999996</c:v>
                      </c:pt>
                      <c:pt idx="6519" formatCode="General">
                        <c:v>551.85799999999995</c:v>
                      </c:pt>
                      <c:pt idx="6520" formatCode="General">
                        <c:v>551.86800000000005</c:v>
                      </c:pt>
                      <c:pt idx="6521" formatCode="General">
                        <c:v>551.87800000000004</c:v>
                      </c:pt>
                      <c:pt idx="6522" formatCode="General">
                        <c:v>551.88800000000003</c:v>
                      </c:pt>
                      <c:pt idx="6523" formatCode="General">
                        <c:v>551.89800000000002</c:v>
                      </c:pt>
                      <c:pt idx="6524" formatCode="General">
                        <c:v>551.90800000000002</c:v>
                      </c:pt>
                      <c:pt idx="6525" formatCode="General">
                        <c:v>551.91800000000001</c:v>
                      </c:pt>
                      <c:pt idx="6526" formatCode="General">
                        <c:v>551.928</c:v>
                      </c:pt>
                      <c:pt idx="6527" formatCode="General">
                        <c:v>551.93799999999999</c:v>
                      </c:pt>
                      <c:pt idx="6528" formatCode="General">
                        <c:v>551.94799999999998</c:v>
                      </c:pt>
                      <c:pt idx="6529" formatCode="General">
                        <c:v>551.95799999999997</c:v>
                      </c:pt>
                      <c:pt idx="6530" formatCode="General">
                        <c:v>551.96799999999996</c:v>
                      </c:pt>
                      <c:pt idx="6531" formatCode="General">
                        <c:v>551.97799999999995</c:v>
                      </c:pt>
                      <c:pt idx="6532" formatCode="General">
                        <c:v>551.98800000000006</c:v>
                      </c:pt>
                      <c:pt idx="6533" formatCode="General">
                        <c:v>551.99800000000005</c:v>
                      </c:pt>
                      <c:pt idx="6534" formatCode="General">
                        <c:v>552.00800000000004</c:v>
                      </c:pt>
                      <c:pt idx="6535" formatCode="General">
                        <c:v>552.01800000000003</c:v>
                      </c:pt>
                      <c:pt idx="6536" formatCode="General">
                        <c:v>552.02800000000002</c:v>
                      </c:pt>
                      <c:pt idx="6537" formatCode="General">
                        <c:v>552.03800000000001</c:v>
                      </c:pt>
                      <c:pt idx="6538" formatCode="General">
                        <c:v>552.048</c:v>
                      </c:pt>
                      <c:pt idx="6539" formatCode="General">
                        <c:v>552.05799999999999</c:v>
                      </c:pt>
                      <c:pt idx="6540" formatCode="General">
                        <c:v>552.06799999999998</c:v>
                      </c:pt>
                      <c:pt idx="6541" formatCode="General">
                        <c:v>552.07799999999997</c:v>
                      </c:pt>
                      <c:pt idx="6542" formatCode="General">
                        <c:v>552.08799999999997</c:v>
                      </c:pt>
                      <c:pt idx="6543" formatCode="General">
                        <c:v>552.09799999999996</c:v>
                      </c:pt>
                      <c:pt idx="6544" formatCode="General">
                        <c:v>552.10799999999995</c:v>
                      </c:pt>
                      <c:pt idx="6545" formatCode="General">
                        <c:v>552.11800000000005</c:v>
                      </c:pt>
                      <c:pt idx="6546" formatCode="General">
                        <c:v>552.12800000000004</c:v>
                      </c:pt>
                      <c:pt idx="6547" formatCode="General">
                        <c:v>552.13800000000003</c:v>
                      </c:pt>
                      <c:pt idx="6548" formatCode="General">
                        <c:v>552.14800000000002</c:v>
                      </c:pt>
                      <c:pt idx="6549" formatCode="General">
                        <c:v>552.15800000000002</c:v>
                      </c:pt>
                      <c:pt idx="6550" formatCode="General">
                        <c:v>552.16800000000001</c:v>
                      </c:pt>
                      <c:pt idx="6551" formatCode="General">
                        <c:v>552.178</c:v>
                      </c:pt>
                      <c:pt idx="6552" formatCode="General">
                        <c:v>552.18799999999999</c:v>
                      </c:pt>
                      <c:pt idx="6553" formatCode="General">
                        <c:v>552.19799999999998</c:v>
                      </c:pt>
                      <c:pt idx="6554" formatCode="General">
                        <c:v>552.20799999999997</c:v>
                      </c:pt>
                      <c:pt idx="6555" formatCode="General">
                        <c:v>552.21799999999996</c:v>
                      </c:pt>
                      <c:pt idx="6556" formatCode="General">
                        <c:v>552.22799999999995</c:v>
                      </c:pt>
                      <c:pt idx="6557" formatCode="General">
                        <c:v>552.23800000000006</c:v>
                      </c:pt>
                      <c:pt idx="6558" formatCode="General">
                        <c:v>552.24800000000005</c:v>
                      </c:pt>
                      <c:pt idx="6559" formatCode="General">
                        <c:v>552.25800000000004</c:v>
                      </c:pt>
                      <c:pt idx="6560" formatCode="General">
                        <c:v>552.26800000000003</c:v>
                      </c:pt>
                      <c:pt idx="6561" formatCode="General">
                        <c:v>552.27800000000002</c:v>
                      </c:pt>
                      <c:pt idx="6562" formatCode="General">
                        <c:v>552.28800000000001</c:v>
                      </c:pt>
                      <c:pt idx="6563" formatCode="General">
                        <c:v>552.298</c:v>
                      </c:pt>
                      <c:pt idx="6564" formatCode="General">
                        <c:v>552.30799999999999</c:v>
                      </c:pt>
                      <c:pt idx="6565" formatCode="General">
                        <c:v>552.31799999999998</c:v>
                      </c:pt>
                      <c:pt idx="6566" formatCode="General">
                        <c:v>552.32799999999997</c:v>
                      </c:pt>
                      <c:pt idx="6567" formatCode="General">
                        <c:v>552.33799999999997</c:v>
                      </c:pt>
                      <c:pt idx="6568" formatCode="General">
                        <c:v>552.34799999999996</c:v>
                      </c:pt>
                      <c:pt idx="6569" formatCode="General">
                        <c:v>552.35799999999995</c:v>
                      </c:pt>
                      <c:pt idx="6570" formatCode="General">
                        <c:v>552.36800000000005</c:v>
                      </c:pt>
                      <c:pt idx="6571" formatCode="General">
                        <c:v>552.37800000000004</c:v>
                      </c:pt>
                      <c:pt idx="6572" formatCode="General">
                        <c:v>552.38800000000003</c:v>
                      </c:pt>
                      <c:pt idx="6573" formatCode="General">
                        <c:v>552.39800000000002</c:v>
                      </c:pt>
                      <c:pt idx="6574" formatCode="General">
                        <c:v>552.40800000000002</c:v>
                      </c:pt>
                      <c:pt idx="6575" formatCode="General">
                        <c:v>552.41800000000001</c:v>
                      </c:pt>
                      <c:pt idx="6576" formatCode="General">
                        <c:v>552.428</c:v>
                      </c:pt>
                      <c:pt idx="6577" formatCode="General">
                        <c:v>552.43799999999999</c:v>
                      </c:pt>
                      <c:pt idx="6578" formatCode="General">
                        <c:v>552.44799999999998</c:v>
                      </c:pt>
                      <c:pt idx="6579" formatCode="General">
                        <c:v>552.45799999999997</c:v>
                      </c:pt>
                      <c:pt idx="6580" formatCode="General">
                        <c:v>552.46799999999996</c:v>
                      </c:pt>
                      <c:pt idx="6581" formatCode="General">
                        <c:v>552.47799999999995</c:v>
                      </c:pt>
                      <c:pt idx="6582" formatCode="General">
                        <c:v>552.48800000000006</c:v>
                      </c:pt>
                      <c:pt idx="6583" formatCode="General">
                        <c:v>552.49800000000005</c:v>
                      </c:pt>
                      <c:pt idx="6584" formatCode="General">
                        <c:v>552.50800000000004</c:v>
                      </c:pt>
                      <c:pt idx="6585" formatCode="General">
                        <c:v>552.51800000000003</c:v>
                      </c:pt>
                      <c:pt idx="6586" formatCode="General">
                        <c:v>552.52800000000002</c:v>
                      </c:pt>
                      <c:pt idx="6587" formatCode="General">
                        <c:v>552.53800000000001</c:v>
                      </c:pt>
                      <c:pt idx="6588" formatCode="General">
                        <c:v>552.548</c:v>
                      </c:pt>
                      <c:pt idx="6589" formatCode="General">
                        <c:v>552.55799999999999</c:v>
                      </c:pt>
                      <c:pt idx="6590" formatCode="General">
                        <c:v>552.56799999999998</c:v>
                      </c:pt>
                      <c:pt idx="6591" formatCode="General">
                        <c:v>552.57799999999997</c:v>
                      </c:pt>
                      <c:pt idx="6592" formatCode="General">
                        <c:v>552.58799999999997</c:v>
                      </c:pt>
                      <c:pt idx="6593" formatCode="General">
                        <c:v>552.59799999999996</c:v>
                      </c:pt>
                      <c:pt idx="6594" formatCode="General">
                        <c:v>552.60799999999995</c:v>
                      </c:pt>
                      <c:pt idx="6595" formatCode="General">
                        <c:v>552.61800000000005</c:v>
                      </c:pt>
                      <c:pt idx="6596" formatCode="General">
                        <c:v>552.62800000000004</c:v>
                      </c:pt>
                      <c:pt idx="6597" formatCode="General">
                        <c:v>552.63800000000003</c:v>
                      </c:pt>
                      <c:pt idx="6598" formatCode="General">
                        <c:v>552.64800000000002</c:v>
                      </c:pt>
                      <c:pt idx="6599" formatCode="General">
                        <c:v>552.65800000000002</c:v>
                      </c:pt>
                      <c:pt idx="6600" formatCode="General">
                        <c:v>552.66800000000001</c:v>
                      </c:pt>
                      <c:pt idx="6601" formatCode="General">
                        <c:v>552.678</c:v>
                      </c:pt>
                      <c:pt idx="6602" formatCode="General">
                        <c:v>552.68799999999999</c:v>
                      </c:pt>
                      <c:pt idx="6603" formatCode="General">
                        <c:v>552.69799999999998</c:v>
                      </c:pt>
                      <c:pt idx="6604" formatCode="General">
                        <c:v>552.70799999999997</c:v>
                      </c:pt>
                      <c:pt idx="6605" formatCode="General">
                        <c:v>552.71799999999996</c:v>
                      </c:pt>
                      <c:pt idx="6606" formatCode="General">
                        <c:v>552.72799999999995</c:v>
                      </c:pt>
                      <c:pt idx="6607" formatCode="General">
                        <c:v>552.73800000000006</c:v>
                      </c:pt>
                      <c:pt idx="6608" formatCode="General">
                        <c:v>552.74800000000005</c:v>
                      </c:pt>
                      <c:pt idx="6609" formatCode="General">
                        <c:v>552.75800000000004</c:v>
                      </c:pt>
                      <c:pt idx="6610" formatCode="General">
                        <c:v>552.76800000000003</c:v>
                      </c:pt>
                      <c:pt idx="6611" formatCode="General">
                        <c:v>552.77800000000002</c:v>
                      </c:pt>
                      <c:pt idx="6612" formatCode="General">
                        <c:v>552.78800000000001</c:v>
                      </c:pt>
                      <c:pt idx="6613" formatCode="General">
                        <c:v>552.798</c:v>
                      </c:pt>
                      <c:pt idx="6614" formatCode="General">
                        <c:v>552.80799999999999</c:v>
                      </c:pt>
                      <c:pt idx="6615" formatCode="General">
                        <c:v>552.81799999999998</c:v>
                      </c:pt>
                      <c:pt idx="6616" formatCode="General">
                        <c:v>552.82799999999997</c:v>
                      </c:pt>
                      <c:pt idx="6617" formatCode="General">
                        <c:v>552.83799999999997</c:v>
                      </c:pt>
                      <c:pt idx="6618" formatCode="General">
                        <c:v>552.84799999999996</c:v>
                      </c:pt>
                      <c:pt idx="6619" formatCode="General">
                        <c:v>552.85799999999995</c:v>
                      </c:pt>
                      <c:pt idx="6620" formatCode="General">
                        <c:v>552.86800000000005</c:v>
                      </c:pt>
                      <c:pt idx="6621" formatCode="General">
                        <c:v>552.87800000000004</c:v>
                      </c:pt>
                      <c:pt idx="6622" formatCode="General">
                        <c:v>552.88800000000003</c:v>
                      </c:pt>
                      <c:pt idx="6623" formatCode="General">
                        <c:v>552.89800000000002</c:v>
                      </c:pt>
                      <c:pt idx="6624" formatCode="General">
                        <c:v>552.90800000000002</c:v>
                      </c:pt>
                      <c:pt idx="6625" formatCode="General">
                        <c:v>552.91800000000001</c:v>
                      </c:pt>
                      <c:pt idx="6626" formatCode="General">
                        <c:v>552.928</c:v>
                      </c:pt>
                      <c:pt idx="6627" formatCode="General">
                        <c:v>552.93799999999999</c:v>
                      </c:pt>
                      <c:pt idx="6628" formatCode="General">
                        <c:v>552.94399999999996</c:v>
                      </c:pt>
                      <c:pt idx="6629" formatCode="General">
                        <c:v>552.94399999999996</c:v>
                      </c:pt>
                      <c:pt idx="6630" formatCode="General">
                        <c:v>553.94399999999996</c:v>
                      </c:pt>
                      <c:pt idx="6631" formatCode="General">
                        <c:v>554.94399999999996</c:v>
                      </c:pt>
                      <c:pt idx="6632" formatCode="General">
                        <c:v>555.94399999999996</c:v>
                      </c:pt>
                      <c:pt idx="6633" formatCode="General">
                        <c:v>556.94399999999996</c:v>
                      </c:pt>
                      <c:pt idx="6634" formatCode="General">
                        <c:v>557.94399999999996</c:v>
                      </c:pt>
                      <c:pt idx="6635" formatCode="General">
                        <c:v>558.94399999999996</c:v>
                      </c:pt>
                      <c:pt idx="6636" formatCode="General">
                        <c:v>559.94399999999996</c:v>
                      </c:pt>
                      <c:pt idx="6637" formatCode="General">
                        <c:v>560.94399999999996</c:v>
                      </c:pt>
                      <c:pt idx="6638" formatCode="General">
                        <c:v>561.94399999999996</c:v>
                      </c:pt>
                      <c:pt idx="6639" formatCode="General">
                        <c:v>562.94399999999996</c:v>
                      </c:pt>
                      <c:pt idx="6640" formatCode="General">
                        <c:v>563.94399999999996</c:v>
                      </c:pt>
                      <c:pt idx="6641" formatCode="General">
                        <c:v>564.94399999999996</c:v>
                      </c:pt>
                      <c:pt idx="6642" formatCode="General">
                        <c:v>565.94399999999996</c:v>
                      </c:pt>
                      <c:pt idx="6643" formatCode="General">
                        <c:v>566.94399999999996</c:v>
                      </c:pt>
                      <c:pt idx="6644" formatCode="General">
                        <c:v>567.94399999999996</c:v>
                      </c:pt>
                      <c:pt idx="6645" formatCode="General">
                        <c:v>568.94399999999996</c:v>
                      </c:pt>
                      <c:pt idx="6646" formatCode="General">
                        <c:v>569.94399999999996</c:v>
                      </c:pt>
                      <c:pt idx="6647" formatCode="General">
                        <c:v>570.94399999999996</c:v>
                      </c:pt>
                      <c:pt idx="6648" formatCode="General">
                        <c:v>571.94399999999996</c:v>
                      </c:pt>
                      <c:pt idx="6649" formatCode="General">
                        <c:v>572.94399999999996</c:v>
                      </c:pt>
                      <c:pt idx="6650" formatCode="General">
                        <c:v>573.94399999999996</c:v>
                      </c:pt>
                      <c:pt idx="6651" formatCode="General">
                        <c:v>574.94399999999996</c:v>
                      </c:pt>
                      <c:pt idx="6652" formatCode="General">
                        <c:v>575.94399999999996</c:v>
                      </c:pt>
                      <c:pt idx="6653" formatCode="General">
                        <c:v>576.94399999999996</c:v>
                      </c:pt>
                      <c:pt idx="6654" formatCode="General">
                        <c:v>577.94399999999996</c:v>
                      </c:pt>
                      <c:pt idx="6655" formatCode="General">
                        <c:v>578.94399999999996</c:v>
                      </c:pt>
                      <c:pt idx="6656" formatCode="General">
                        <c:v>579.94399999999996</c:v>
                      </c:pt>
                      <c:pt idx="6657" formatCode="General">
                        <c:v>580.94399999999996</c:v>
                      </c:pt>
                      <c:pt idx="6658" formatCode="General">
                        <c:v>581.94399999999996</c:v>
                      </c:pt>
                      <c:pt idx="6659" formatCode="General">
                        <c:v>582.94399999999996</c:v>
                      </c:pt>
                      <c:pt idx="6660" formatCode="General">
                        <c:v>583.94399999999996</c:v>
                      </c:pt>
                      <c:pt idx="6661" formatCode="General">
                        <c:v>584.94399999999996</c:v>
                      </c:pt>
                      <c:pt idx="6662" formatCode="General">
                        <c:v>585.94399999999996</c:v>
                      </c:pt>
                      <c:pt idx="6663" formatCode="General">
                        <c:v>586.94399999999996</c:v>
                      </c:pt>
                      <c:pt idx="6664" formatCode="General">
                        <c:v>587.94399999999996</c:v>
                      </c:pt>
                      <c:pt idx="6665" formatCode="General">
                        <c:v>588.94399999999996</c:v>
                      </c:pt>
                      <c:pt idx="6666" formatCode="General">
                        <c:v>589.94399999999996</c:v>
                      </c:pt>
                      <c:pt idx="6667" formatCode="General">
                        <c:v>590.94399999999996</c:v>
                      </c:pt>
                      <c:pt idx="6668" formatCode="General">
                        <c:v>591.94399999999996</c:v>
                      </c:pt>
                      <c:pt idx="6669" formatCode="General">
                        <c:v>592.94399999999996</c:v>
                      </c:pt>
                      <c:pt idx="6670" formatCode="General">
                        <c:v>593.94399999999996</c:v>
                      </c:pt>
                      <c:pt idx="6671" formatCode="General">
                        <c:v>594.94399999999996</c:v>
                      </c:pt>
                      <c:pt idx="6672" formatCode="General">
                        <c:v>595.94399999999996</c:v>
                      </c:pt>
                      <c:pt idx="6673" formatCode="General">
                        <c:v>596.94399999999996</c:v>
                      </c:pt>
                      <c:pt idx="6674" formatCode="General">
                        <c:v>597.94399999999996</c:v>
                      </c:pt>
                      <c:pt idx="6675" formatCode="General">
                        <c:v>598.94399999999996</c:v>
                      </c:pt>
                      <c:pt idx="6676" formatCode="General">
                        <c:v>599.94399999999996</c:v>
                      </c:pt>
                      <c:pt idx="6677" formatCode="General">
                        <c:v>600.94399999999996</c:v>
                      </c:pt>
                      <c:pt idx="6678" formatCode="General">
                        <c:v>601.94399999999996</c:v>
                      </c:pt>
                      <c:pt idx="6679" formatCode="General">
                        <c:v>602.94399999999996</c:v>
                      </c:pt>
                      <c:pt idx="6680" formatCode="General">
                        <c:v>603.94399999999996</c:v>
                      </c:pt>
                      <c:pt idx="6681" formatCode="General">
                        <c:v>604.94399999999996</c:v>
                      </c:pt>
                      <c:pt idx="6682" formatCode="General">
                        <c:v>605.94399999999996</c:v>
                      </c:pt>
                      <c:pt idx="6683" formatCode="General">
                        <c:v>606.94399999999996</c:v>
                      </c:pt>
                      <c:pt idx="6684" formatCode="General">
                        <c:v>607.94399999999996</c:v>
                      </c:pt>
                      <c:pt idx="6685" formatCode="General">
                        <c:v>608.94399999999996</c:v>
                      </c:pt>
                      <c:pt idx="6686" formatCode="General">
                        <c:v>609.94399999999996</c:v>
                      </c:pt>
                      <c:pt idx="6687" formatCode="General">
                        <c:v>610.94399999999996</c:v>
                      </c:pt>
                      <c:pt idx="6688" formatCode="General">
                        <c:v>611.94399999999996</c:v>
                      </c:pt>
                      <c:pt idx="6689" formatCode="General">
                        <c:v>612.94399999999996</c:v>
                      </c:pt>
                      <c:pt idx="6690" formatCode="General">
                        <c:v>613.94399999999996</c:v>
                      </c:pt>
                      <c:pt idx="6691" formatCode="General">
                        <c:v>614.94399999999996</c:v>
                      </c:pt>
                      <c:pt idx="6692" formatCode="General">
                        <c:v>615.94399999999996</c:v>
                      </c:pt>
                      <c:pt idx="6693" formatCode="General">
                        <c:v>616.94399999999996</c:v>
                      </c:pt>
                      <c:pt idx="6694" formatCode="General">
                        <c:v>617.94399999999996</c:v>
                      </c:pt>
                      <c:pt idx="6695" formatCode="General">
                        <c:v>618.94399999999996</c:v>
                      </c:pt>
                      <c:pt idx="6696" formatCode="General">
                        <c:v>619.94399999999996</c:v>
                      </c:pt>
                      <c:pt idx="6697" formatCode="General">
                        <c:v>620.94399999999996</c:v>
                      </c:pt>
                      <c:pt idx="6698" formatCode="General">
                        <c:v>621.94399999999996</c:v>
                      </c:pt>
                      <c:pt idx="6699" formatCode="General">
                        <c:v>622.94399999999996</c:v>
                      </c:pt>
                      <c:pt idx="6700" formatCode="General">
                        <c:v>623.15899999999999</c:v>
                      </c:pt>
                      <c:pt idx="6701" formatCode="General">
                        <c:v>623.15899999999999</c:v>
                      </c:pt>
                      <c:pt idx="6702" formatCode="General">
                        <c:v>623.16899999999998</c:v>
                      </c:pt>
                      <c:pt idx="6703" formatCode="General">
                        <c:v>623.17899999999997</c:v>
                      </c:pt>
                      <c:pt idx="6704" formatCode="General">
                        <c:v>623.18899999999996</c:v>
                      </c:pt>
                      <c:pt idx="6705" formatCode="General">
                        <c:v>623.19899999999996</c:v>
                      </c:pt>
                      <c:pt idx="6706" formatCode="General">
                        <c:v>623.20899999999995</c:v>
                      </c:pt>
                      <c:pt idx="6707" formatCode="General">
                        <c:v>623.21900000000005</c:v>
                      </c:pt>
                      <c:pt idx="6708" formatCode="General">
                        <c:v>623.22900000000004</c:v>
                      </c:pt>
                      <c:pt idx="6709" formatCode="General">
                        <c:v>623.23900000000003</c:v>
                      </c:pt>
                      <c:pt idx="6710" formatCode="General">
                        <c:v>623.24900000000002</c:v>
                      </c:pt>
                      <c:pt idx="6711" formatCode="General">
                        <c:v>623.25900000000001</c:v>
                      </c:pt>
                      <c:pt idx="6712" formatCode="General">
                        <c:v>623.26900000000001</c:v>
                      </c:pt>
                      <c:pt idx="6713" formatCode="General">
                        <c:v>623.279</c:v>
                      </c:pt>
                      <c:pt idx="6714" formatCode="General">
                        <c:v>623.28899999999999</c:v>
                      </c:pt>
                      <c:pt idx="6715" formatCode="General">
                        <c:v>623.29899999999998</c:v>
                      </c:pt>
                      <c:pt idx="6716" formatCode="General">
                        <c:v>623.30899999999997</c:v>
                      </c:pt>
                      <c:pt idx="6717" formatCode="General">
                        <c:v>623.31899999999996</c:v>
                      </c:pt>
                      <c:pt idx="6718" formatCode="General">
                        <c:v>623.32899999999995</c:v>
                      </c:pt>
                      <c:pt idx="6719" formatCode="General">
                        <c:v>623.33900000000006</c:v>
                      </c:pt>
                      <c:pt idx="6720" formatCode="General">
                        <c:v>623.34900000000005</c:v>
                      </c:pt>
                      <c:pt idx="6721" formatCode="General">
                        <c:v>623.35900000000004</c:v>
                      </c:pt>
                      <c:pt idx="6722" formatCode="General">
                        <c:v>623.36900000000003</c:v>
                      </c:pt>
                      <c:pt idx="6723" formatCode="General">
                        <c:v>623.37900000000002</c:v>
                      </c:pt>
                      <c:pt idx="6724" formatCode="General">
                        <c:v>623.38900000000001</c:v>
                      </c:pt>
                      <c:pt idx="6725" formatCode="General">
                        <c:v>623.399</c:v>
                      </c:pt>
                      <c:pt idx="6726" formatCode="General">
                        <c:v>623.40899999999999</c:v>
                      </c:pt>
                      <c:pt idx="6727" formatCode="General">
                        <c:v>623.41899999999998</c:v>
                      </c:pt>
                      <c:pt idx="6728" formatCode="General">
                        <c:v>623.42899999999997</c:v>
                      </c:pt>
                      <c:pt idx="6729" formatCode="General">
                        <c:v>623.43899999999996</c:v>
                      </c:pt>
                      <c:pt idx="6730" formatCode="General">
                        <c:v>623.44899999999996</c:v>
                      </c:pt>
                      <c:pt idx="6731" formatCode="General">
                        <c:v>623.45899999999995</c:v>
                      </c:pt>
                      <c:pt idx="6732" formatCode="General">
                        <c:v>623.46900000000005</c:v>
                      </c:pt>
                      <c:pt idx="6733" formatCode="General">
                        <c:v>623.47900000000004</c:v>
                      </c:pt>
                      <c:pt idx="6734" formatCode="General">
                        <c:v>623.48900000000003</c:v>
                      </c:pt>
                      <c:pt idx="6735" formatCode="General">
                        <c:v>623.49900000000002</c:v>
                      </c:pt>
                      <c:pt idx="6736" formatCode="General">
                        <c:v>623.50900000000001</c:v>
                      </c:pt>
                      <c:pt idx="6737" formatCode="General">
                        <c:v>623.51900000000001</c:v>
                      </c:pt>
                      <c:pt idx="6738" formatCode="General">
                        <c:v>623.529</c:v>
                      </c:pt>
                      <c:pt idx="6739" formatCode="General">
                        <c:v>623.53899999999999</c:v>
                      </c:pt>
                      <c:pt idx="6740" formatCode="General">
                        <c:v>623.54899999999998</c:v>
                      </c:pt>
                      <c:pt idx="6741" formatCode="General">
                        <c:v>623.55899999999997</c:v>
                      </c:pt>
                      <c:pt idx="6742" formatCode="General">
                        <c:v>623.56899999999996</c:v>
                      </c:pt>
                      <c:pt idx="6743" formatCode="General">
                        <c:v>623.57899999999995</c:v>
                      </c:pt>
                      <c:pt idx="6744" formatCode="General">
                        <c:v>623.58900000000006</c:v>
                      </c:pt>
                      <c:pt idx="6745" formatCode="General">
                        <c:v>623.59900000000005</c:v>
                      </c:pt>
                      <c:pt idx="6746" formatCode="General">
                        <c:v>623.60900000000004</c:v>
                      </c:pt>
                      <c:pt idx="6747" formatCode="General">
                        <c:v>623.61900000000003</c:v>
                      </c:pt>
                      <c:pt idx="6748" formatCode="General">
                        <c:v>623.62900000000002</c:v>
                      </c:pt>
                      <c:pt idx="6749" formatCode="General">
                        <c:v>623.63900000000001</c:v>
                      </c:pt>
                      <c:pt idx="6750" formatCode="General">
                        <c:v>623.649</c:v>
                      </c:pt>
                      <c:pt idx="6751" formatCode="General">
                        <c:v>623.65899999999999</c:v>
                      </c:pt>
                      <c:pt idx="6752" formatCode="General">
                        <c:v>623.66899999999998</c:v>
                      </c:pt>
                      <c:pt idx="6753" formatCode="General">
                        <c:v>623.67899999999997</c:v>
                      </c:pt>
                      <c:pt idx="6754" formatCode="General">
                        <c:v>623.68899999999996</c:v>
                      </c:pt>
                      <c:pt idx="6755" formatCode="General">
                        <c:v>623.69899999999996</c:v>
                      </c:pt>
                      <c:pt idx="6756" formatCode="General">
                        <c:v>623.70899999999995</c:v>
                      </c:pt>
                      <c:pt idx="6757" formatCode="General">
                        <c:v>623.71900000000005</c:v>
                      </c:pt>
                      <c:pt idx="6758" formatCode="General">
                        <c:v>623.72900000000004</c:v>
                      </c:pt>
                      <c:pt idx="6759" formatCode="General">
                        <c:v>623.73900000000003</c:v>
                      </c:pt>
                      <c:pt idx="6760" formatCode="General">
                        <c:v>623.74900000000002</c:v>
                      </c:pt>
                      <c:pt idx="6761" formatCode="General">
                        <c:v>623.75900000000001</c:v>
                      </c:pt>
                      <c:pt idx="6762" formatCode="General">
                        <c:v>623.76900000000001</c:v>
                      </c:pt>
                      <c:pt idx="6763" formatCode="General">
                        <c:v>623.779</c:v>
                      </c:pt>
                      <c:pt idx="6764" formatCode="General">
                        <c:v>623.78899999999999</c:v>
                      </c:pt>
                      <c:pt idx="6765" formatCode="General">
                        <c:v>623.79899999999998</c:v>
                      </c:pt>
                      <c:pt idx="6766" formatCode="General">
                        <c:v>623.80899999999997</c:v>
                      </c:pt>
                      <c:pt idx="6767" formatCode="General">
                        <c:v>623.81899999999996</c:v>
                      </c:pt>
                      <c:pt idx="6768" formatCode="General">
                        <c:v>623.82899999999995</c:v>
                      </c:pt>
                      <c:pt idx="6769" formatCode="General">
                        <c:v>623.83900000000006</c:v>
                      </c:pt>
                      <c:pt idx="6770" formatCode="General">
                        <c:v>623.84900000000005</c:v>
                      </c:pt>
                      <c:pt idx="6771" formatCode="General">
                        <c:v>623.85900000000004</c:v>
                      </c:pt>
                      <c:pt idx="6772" formatCode="General">
                        <c:v>623.86900000000003</c:v>
                      </c:pt>
                      <c:pt idx="6773" formatCode="General">
                        <c:v>623.87900000000002</c:v>
                      </c:pt>
                      <c:pt idx="6774" formatCode="General">
                        <c:v>623.88900000000001</c:v>
                      </c:pt>
                      <c:pt idx="6775" formatCode="General">
                        <c:v>623.899</c:v>
                      </c:pt>
                      <c:pt idx="6776" formatCode="General">
                        <c:v>623.90899999999999</c:v>
                      </c:pt>
                      <c:pt idx="6777" formatCode="General">
                        <c:v>623.91899999999998</c:v>
                      </c:pt>
                      <c:pt idx="6778" formatCode="General">
                        <c:v>623.92899999999997</c:v>
                      </c:pt>
                      <c:pt idx="6779" formatCode="General">
                        <c:v>623.93899999999996</c:v>
                      </c:pt>
                      <c:pt idx="6780" formatCode="General">
                        <c:v>623.94899999999996</c:v>
                      </c:pt>
                      <c:pt idx="6781" formatCode="General">
                        <c:v>623.95899999999995</c:v>
                      </c:pt>
                      <c:pt idx="6782" formatCode="General">
                        <c:v>623.96900000000005</c:v>
                      </c:pt>
                      <c:pt idx="6783" formatCode="General">
                        <c:v>623.97900000000004</c:v>
                      </c:pt>
                      <c:pt idx="6784" formatCode="General">
                        <c:v>623.98900000000003</c:v>
                      </c:pt>
                      <c:pt idx="6785" formatCode="General">
                        <c:v>623.99900000000002</c:v>
                      </c:pt>
                      <c:pt idx="6786" formatCode="General">
                        <c:v>624.00900000000001</c:v>
                      </c:pt>
                      <c:pt idx="6787" formatCode="General">
                        <c:v>624.01900000000001</c:v>
                      </c:pt>
                      <c:pt idx="6788" formatCode="General">
                        <c:v>624.029</c:v>
                      </c:pt>
                      <c:pt idx="6789" formatCode="General">
                        <c:v>624.03899999999999</c:v>
                      </c:pt>
                      <c:pt idx="6790" formatCode="General">
                        <c:v>624.04899999999998</c:v>
                      </c:pt>
                      <c:pt idx="6791" formatCode="General">
                        <c:v>624.05899999999997</c:v>
                      </c:pt>
                      <c:pt idx="6792" formatCode="General">
                        <c:v>624.06899999999996</c:v>
                      </c:pt>
                      <c:pt idx="6793" formatCode="General">
                        <c:v>624.07899999999995</c:v>
                      </c:pt>
                      <c:pt idx="6794" formatCode="General">
                        <c:v>624.08900000000006</c:v>
                      </c:pt>
                      <c:pt idx="6795" formatCode="General">
                        <c:v>624.09900000000005</c:v>
                      </c:pt>
                      <c:pt idx="6796" formatCode="General">
                        <c:v>624.10900000000004</c:v>
                      </c:pt>
                      <c:pt idx="6797" formatCode="General">
                        <c:v>624.11900000000003</c:v>
                      </c:pt>
                      <c:pt idx="6798" formatCode="General">
                        <c:v>624.12900000000002</c:v>
                      </c:pt>
                      <c:pt idx="6799" formatCode="General">
                        <c:v>624.13900000000001</c:v>
                      </c:pt>
                      <c:pt idx="6800" formatCode="General">
                        <c:v>624.149</c:v>
                      </c:pt>
                      <c:pt idx="6801" formatCode="General">
                        <c:v>624.15899999999999</c:v>
                      </c:pt>
                      <c:pt idx="6802" formatCode="General">
                        <c:v>624.16899999999998</c:v>
                      </c:pt>
                      <c:pt idx="6803" formatCode="General">
                        <c:v>624.17899999999997</c:v>
                      </c:pt>
                      <c:pt idx="6804" formatCode="General">
                        <c:v>624.18899999999996</c:v>
                      </c:pt>
                      <c:pt idx="6805" formatCode="General">
                        <c:v>624.19899999999996</c:v>
                      </c:pt>
                      <c:pt idx="6806" formatCode="General">
                        <c:v>624.20899999999995</c:v>
                      </c:pt>
                      <c:pt idx="6807" formatCode="General">
                        <c:v>624.21900000000005</c:v>
                      </c:pt>
                      <c:pt idx="6808" formatCode="General">
                        <c:v>624.22900000000004</c:v>
                      </c:pt>
                      <c:pt idx="6809" formatCode="General">
                        <c:v>624.23900000000003</c:v>
                      </c:pt>
                      <c:pt idx="6810" formatCode="General">
                        <c:v>624.24900000000002</c:v>
                      </c:pt>
                      <c:pt idx="6811" formatCode="General">
                        <c:v>624.25900000000001</c:v>
                      </c:pt>
                      <c:pt idx="6812" formatCode="General">
                        <c:v>624.26900000000001</c:v>
                      </c:pt>
                      <c:pt idx="6813" formatCode="General">
                        <c:v>624.279</c:v>
                      </c:pt>
                      <c:pt idx="6814" formatCode="General">
                        <c:v>624.28899999999999</c:v>
                      </c:pt>
                      <c:pt idx="6815" formatCode="General">
                        <c:v>624.29899999999998</c:v>
                      </c:pt>
                      <c:pt idx="6816" formatCode="General">
                        <c:v>624.30899999999997</c:v>
                      </c:pt>
                      <c:pt idx="6817" formatCode="General">
                        <c:v>624.31899999999996</c:v>
                      </c:pt>
                      <c:pt idx="6818" formatCode="General">
                        <c:v>624.32899999999995</c:v>
                      </c:pt>
                      <c:pt idx="6819" formatCode="General">
                        <c:v>624.33900000000006</c:v>
                      </c:pt>
                      <c:pt idx="6820" formatCode="General">
                        <c:v>624.34900000000005</c:v>
                      </c:pt>
                      <c:pt idx="6821" formatCode="General">
                        <c:v>624.35900000000004</c:v>
                      </c:pt>
                      <c:pt idx="6822" formatCode="General">
                        <c:v>624.36900000000003</c:v>
                      </c:pt>
                      <c:pt idx="6823" formatCode="General">
                        <c:v>624.37900000000002</c:v>
                      </c:pt>
                      <c:pt idx="6824" formatCode="General">
                        <c:v>624.38900000000001</c:v>
                      </c:pt>
                      <c:pt idx="6825" formatCode="General">
                        <c:v>624.399</c:v>
                      </c:pt>
                      <c:pt idx="6826" formatCode="General">
                        <c:v>624.40899999999999</c:v>
                      </c:pt>
                      <c:pt idx="6827" formatCode="General">
                        <c:v>624.41899999999998</c:v>
                      </c:pt>
                      <c:pt idx="6828" formatCode="General">
                        <c:v>624.42899999999997</c:v>
                      </c:pt>
                      <c:pt idx="6829" formatCode="General">
                        <c:v>624.43899999999996</c:v>
                      </c:pt>
                      <c:pt idx="6830" formatCode="General">
                        <c:v>624.44899999999996</c:v>
                      </c:pt>
                      <c:pt idx="6831" formatCode="General">
                        <c:v>624.45899999999995</c:v>
                      </c:pt>
                      <c:pt idx="6832" formatCode="General">
                        <c:v>624.46900000000005</c:v>
                      </c:pt>
                      <c:pt idx="6833" formatCode="General">
                        <c:v>624.47900000000004</c:v>
                      </c:pt>
                      <c:pt idx="6834" formatCode="General">
                        <c:v>624.48900000000003</c:v>
                      </c:pt>
                      <c:pt idx="6835" formatCode="General">
                        <c:v>624.49900000000002</c:v>
                      </c:pt>
                      <c:pt idx="6836" formatCode="General">
                        <c:v>624.50900000000001</c:v>
                      </c:pt>
                      <c:pt idx="6837" formatCode="General">
                        <c:v>624.51900000000001</c:v>
                      </c:pt>
                      <c:pt idx="6838" formatCode="General">
                        <c:v>624.529</c:v>
                      </c:pt>
                      <c:pt idx="6839" formatCode="General">
                        <c:v>624.53899999999999</c:v>
                      </c:pt>
                      <c:pt idx="6840" formatCode="General">
                        <c:v>624.54899999999998</c:v>
                      </c:pt>
                      <c:pt idx="6841" formatCode="General">
                        <c:v>624.55899999999997</c:v>
                      </c:pt>
                      <c:pt idx="6842" formatCode="General">
                        <c:v>624.56899999999996</c:v>
                      </c:pt>
                      <c:pt idx="6843" formatCode="General">
                        <c:v>624.57899999999995</c:v>
                      </c:pt>
                      <c:pt idx="6844" formatCode="General">
                        <c:v>624.58900000000006</c:v>
                      </c:pt>
                      <c:pt idx="6845" formatCode="General">
                        <c:v>624.59900000000005</c:v>
                      </c:pt>
                      <c:pt idx="6846" formatCode="General">
                        <c:v>624.60900000000004</c:v>
                      </c:pt>
                      <c:pt idx="6847" formatCode="General">
                        <c:v>624.61900000000003</c:v>
                      </c:pt>
                      <c:pt idx="6848" formatCode="General">
                        <c:v>624.62900000000002</c:v>
                      </c:pt>
                      <c:pt idx="6849" formatCode="General">
                        <c:v>624.63900000000001</c:v>
                      </c:pt>
                      <c:pt idx="6850" formatCode="General">
                        <c:v>624.649</c:v>
                      </c:pt>
                      <c:pt idx="6851" formatCode="General">
                        <c:v>624.65899999999999</c:v>
                      </c:pt>
                      <c:pt idx="6852" formatCode="General">
                        <c:v>624.66899999999998</c:v>
                      </c:pt>
                      <c:pt idx="6853" formatCode="General">
                        <c:v>624.67899999999997</c:v>
                      </c:pt>
                      <c:pt idx="6854" formatCode="General">
                        <c:v>624.68899999999996</c:v>
                      </c:pt>
                      <c:pt idx="6855" formatCode="General">
                        <c:v>624.69899999999996</c:v>
                      </c:pt>
                      <c:pt idx="6856" formatCode="General">
                        <c:v>624.70899999999995</c:v>
                      </c:pt>
                      <c:pt idx="6857" formatCode="General">
                        <c:v>624.71900000000005</c:v>
                      </c:pt>
                      <c:pt idx="6858" formatCode="General">
                        <c:v>624.72900000000004</c:v>
                      </c:pt>
                      <c:pt idx="6859" formatCode="General">
                        <c:v>624.73900000000003</c:v>
                      </c:pt>
                      <c:pt idx="6860" formatCode="General">
                        <c:v>624.74900000000002</c:v>
                      </c:pt>
                      <c:pt idx="6861" formatCode="General">
                        <c:v>624.75900000000001</c:v>
                      </c:pt>
                      <c:pt idx="6862" formatCode="General">
                        <c:v>624.76900000000001</c:v>
                      </c:pt>
                      <c:pt idx="6863" formatCode="General">
                        <c:v>624.779</c:v>
                      </c:pt>
                      <c:pt idx="6864" formatCode="General">
                        <c:v>624.78899999999999</c:v>
                      </c:pt>
                      <c:pt idx="6865" formatCode="General">
                        <c:v>624.79899999999998</c:v>
                      </c:pt>
                      <c:pt idx="6866" formatCode="General">
                        <c:v>624.80899999999997</c:v>
                      </c:pt>
                      <c:pt idx="6867" formatCode="General">
                        <c:v>624.81899999999996</c:v>
                      </c:pt>
                      <c:pt idx="6868" formatCode="General">
                        <c:v>624.82899999999995</c:v>
                      </c:pt>
                      <c:pt idx="6869" formatCode="General">
                        <c:v>624.83900000000006</c:v>
                      </c:pt>
                      <c:pt idx="6870" formatCode="General">
                        <c:v>624.84900000000005</c:v>
                      </c:pt>
                      <c:pt idx="6871" formatCode="General">
                        <c:v>624.85900000000004</c:v>
                      </c:pt>
                      <c:pt idx="6872" formatCode="General">
                        <c:v>624.86900000000003</c:v>
                      </c:pt>
                      <c:pt idx="6873" formatCode="General">
                        <c:v>624.87900000000002</c:v>
                      </c:pt>
                      <c:pt idx="6874" formatCode="General">
                        <c:v>624.88900000000001</c:v>
                      </c:pt>
                      <c:pt idx="6875" formatCode="General">
                        <c:v>624.899</c:v>
                      </c:pt>
                      <c:pt idx="6876" formatCode="General">
                        <c:v>624.90899999999999</c:v>
                      </c:pt>
                      <c:pt idx="6877" formatCode="General">
                        <c:v>624.91899999999998</c:v>
                      </c:pt>
                      <c:pt idx="6878" formatCode="General">
                        <c:v>624.92899999999997</c:v>
                      </c:pt>
                      <c:pt idx="6879" formatCode="General">
                        <c:v>624.93899999999996</c:v>
                      </c:pt>
                      <c:pt idx="6880" formatCode="General">
                        <c:v>624.94899999999996</c:v>
                      </c:pt>
                      <c:pt idx="6881" formatCode="General">
                        <c:v>624.95899999999995</c:v>
                      </c:pt>
                      <c:pt idx="6882" formatCode="General">
                        <c:v>624.96900000000005</c:v>
                      </c:pt>
                      <c:pt idx="6883" formatCode="General">
                        <c:v>624.97900000000004</c:v>
                      </c:pt>
                      <c:pt idx="6884" formatCode="General">
                        <c:v>624.98900000000003</c:v>
                      </c:pt>
                      <c:pt idx="6885" formatCode="General">
                        <c:v>624.99900000000002</c:v>
                      </c:pt>
                      <c:pt idx="6886" formatCode="General">
                        <c:v>625.00900000000001</c:v>
                      </c:pt>
                      <c:pt idx="6887" formatCode="General">
                        <c:v>625.01900000000001</c:v>
                      </c:pt>
                      <c:pt idx="6888" formatCode="General">
                        <c:v>625.029</c:v>
                      </c:pt>
                      <c:pt idx="6889" formatCode="General">
                        <c:v>625.03899999999999</c:v>
                      </c:pt>
                      <c:pt idx="6890" formatCode="General">
                        <c:v>625.04899999999998</c:v>
                      </c:pt>
                      <c:pt idx="6891" formatCode="General">
                        <c:v>625.05899999999997</c:v>
                      </c:pt>
                      <c:pt idx="6892" formatCode="General">
                        <c:v>625.06899999999996</c:v>
                      </c:pt>
                      <c:pt idx="6893" formatCode="General">
                        <c:v>625.07899999999995</c:v>
                      </c:pt>
                      <c:pt idx="6894" formatCode="General">
                        <c:v>625.08900000000006</c:v>
                      </c:pt>
                      <c:pt idx="6895" formatCode="General">
                        <c:v>625.09900000000005</c:v>
                      </c:pt>
                      <c:pt idx="6896" formatCode="General">
                        <c:v>625.10900000000004</c:v>
                      </c:pt>
                      <c:pt idx="6897" formatCode="General">
                        <c:v>625.11900000000003</c:v>
                      </c:pt>
                      <c:pt idx="6898" formatCode="General">
                        <c:v>625.12900000000002</c:v>
                      </c:pt>
                      <c:pt idx="6899" formatCode="General">
                        <c:v>625.13900000000001</c:v>
                      </c:pt>
                      <c:pt idx="6900" formatCode="General">
                        <c:v>625.149</c:v>
                      </c:pt>
                      <c:pt idx="6901" formatCode="General">
                        <c:v>625.15899999999999</c:v>
                      </c:pt>
                      <c:pt idx="6902" formatCode="General">
                        <c:v>625.16899999999998</c:v>
                      </c:pt>
                      <c:pt idx="6903" formatCode="General">
                        <c:v>625.17899999999997</c:v>
                      </c:pt>
                      <c:pt idx="6904" formatCode="General">
                        <c:v>625.18899999999996</c:v>
                      </c:pt>
                      <c:pt idx="6905" formatCode="General">
                        <c:v>625.19899999999996</c:v>
                      </c:pt>
                      <c:pt idx="6906" formatCode="General">
                        <c:v>625.20899999999995</c:v>
                      </c:pt>
                      <c:pt idx="6907" formatCode="General">
                        <c:v>625.21900000000005</c:v>
                      </c:pt>
                      <c:pt idx="6908" formatCode="General">
                        <c:v>625.22900000000004</c:v>
                      </c:pt>
                      <c:pt idx="6909" formatCode="General">
                        <c:v>625.23900000000003</c:v>
                      </c:pt>
                      <c:pt idx="6910" formatCode="General">
                        <c:v>625.24900000000002</c:v>
                      </c:pt>
                      <c:pt idx="6911" formatCode="General">
                        <c:v>625.25900000000001</c:v>
                      </c:pt>
                      <c:pt idx="6912" formatCode="General">
                        <c:v>625.26900000000001</c:v>
                      </c:pt>
                      <c:pt idx="6913" formatCode="General">
                        <c:v>625.279</c:v>
                      </c:pt>
                      <c:pt idx="6914" formatCode="General">
                        <c:v>625.28899999999999</c:v>
                      </c:pt>
                      <c:pt idx="6915" formatCode="General">
                        <c:v>625.29899999999998</c:v>
                      </c:pt>
                      <c:pt idx="6916" formatCode="General">
                        <c:v>625.30899999999997</c:v>
                      </c:pt>
                      <c:pt idx="6917" formatCode="General">
                        <c:v>625.31899999999996</c:v>
                      </c:pt>
                      <c:pt idx="6918" formatCode="General">
                        <c:v>625.32899999999995</c:v>
                      </c:pt>
                      <c:pt idx="6919" formatCode="General">
                        <c:v>625.33900000000006</c:v>
                      </c:pt>
                      <c:pt idx="6920" formatCode="General">
                        <c:v>625.34900000000005</c:v>
                      </c:pt>
                      <c:pt idx="6921" formatCode="General">
                        <c:v>625.35900000000004</c:v>
                      </c:pt>
                      <c:pt idx="6922" formatCode="General">
                        <c:v>625.36900000000003</c:v>
                      </c:pt>
                      <c:pt idx="6923" formatCode="General">
                        <c:v>625.37900000000002</c:v>
                      </c:pt>
                      <c:pt idx="6924" formatCode="General">
                        <c:v>625.38900000000001</c:v>
                      </c:pt>
                      <c:pt idx="6925" formatCode="General">
                        <c:v>625.399</c:v>
                      </c:pt>
                      <c:pt idx="6926" formatCode="General">
                        <c:v>625.40899999999999</c:v>
                      </c:pt>
                      <c:pt idx="6927" formatCode="General">
                        <c:v>625.41899999999998</c:v>
                      </c:pt>
                      <c:pt idx="6928" formatCode="General">
                        <c:v>625.42899999999997</c:v>
                      </c:pt>
                      <c:pt idx="6929" formatCode="General">
                        <c:v>625.43899999999996</c:v>
                      </c:pt>
                      <c:pt idx="6930" formatCode="General">
                        <c:v>625.44899999999996</c:v>
                      </c:pt>
                      <c:pt idx="6931" formatCode="General">
                        <c:v>625.45899999999995</c:v>
                      </c:pt>
                      <c:pt idx="6932" formatCode="General">
                        <c:v>625.46900000000005</c:v>
                      </c:pt>
                      <c:pt idx="6933" formatCode="General">
                        <c:v>625.47900000000004</c:v>
                      </c:pt>
                      <c:pt idx="6934" formatCode="General">
                        <c:v>625.48900000000003</c:v>
                      </c:pt>
                      <c:pt idx="6935" formatCode="General">
                        <c:v>625.49900000000002</c:v>
                      </c:pt>
                      <c:pt idx="6936" formatCode="General">
                        <c:v>625.50900000000001</c:v>
                      </c:pt>
                      <c:pt idx="6937" formatCode="General">
                        <c:v>625.51900000000001</c:v>
                      </c:pt>
                      <c:pt idx="6938" formatCode="General">
                        <c:v>625.529</c:v>
                      </c:pt>
                      <c:pt idx="6939" formatCode="General">
                        <c:v>625.53899999999999</c:v>
                      </c:pt>
                      <c:pt idx="6940" formatCode="General">
                        <c:v>625.54899999999998</c:v>
                      </c:pt>
                      <c:pt idx="6941" formatCode="General">
                        <c:v>625.55899999999997</c:v>
                      </c:pt>
                      <c:pt idx="6942" formatCode="General">
                        <c:v>625.56899999999996</c:v>
                      </c:pt>
                      <c:pt idx="6943" formatCode="General">
                        <c:v>625.57899999999995</c:v>
                      </c:pt>
                      <c:pt idx="6944" formatCode="General">
                        <c:v>625.58900000000006</c:v>
                      </c:pt>
                      <c:pt idx="6945" formatCode="General">
                        <c:v>625.59900000000005</c:v>
                      </c:pt>
                      <c:pt idx="6946" formatCode="General">
                        <c:v>625.60900000000004</c:v>
                      </c:pt>
                      <c:pt idx="6947" formatCode="General">
                        <c:v>625.61900000000003</c:v>
                      </c:pt>
                      <c:pt idx="6948" formatCode="General">
                        <c:v>625.62900000000002</c:v>
                      </c:pt>
                      <c:pt idx="6949" formatCode="General">
                        <c:v>625.63900000000001</c:v>
                      </c:pt>
                      <c:pt idx="6950" formatCode="General">
                        <c:v>625.649</c:v>
                      </c:pt>
                      <c:pt idx="6951" formatCode="General">
                        <c:v>625.65899999999999</c:v>
                      </c:pt>
                      <c:pt idx="6952" formatCode="General">
                        <c:v>625.66899999999998</c:v>
                      </c:pt>
                      <c:pt idx="6953" formatCode="General">
                        <c:v>625.67899999999997</c:v>
                      </c:pt>
                      <c:pt idx="6954" formatCode="General">
                        <c:v>625.68899999999996</c:v>
                      </c:pt>
                      <c:pt idx="6955" formatCode="General">
                        <c:v>625.69899999999996</c:v>
                      </c:pt>
                      <c:pt idx="6956" formatCode="General">
                        <c:v>625.70899999999995</c:v>
                      </c:pt>
                      <c:pt idx="6957" formatCode="General">
                        <c:v>625.71900000000005</c:v>
                      </c:pt>
                      <c:pt idx="6958" formatCode="General">
                        <c:v>625.72900000000004</c:v>
                      </c:pt>
                      <c:pt idx="6959" formatCode="General">
                        <c:v>625.73900000000003</c:v>
                      </c:pt>
                      <c:pt idx="6960" formatCode="General">
                        <c:v>625.74900000000002</c:v>
                      </c:pt>
                      <c:pt idx="6961" formatCode="General">
                        <c:v>625.75900000000001</c:v>
                      </c:pt>
                      <c:pt idx="6962" formatCode="General">
                        <c:v>625.76900000000001</c:v>
                      </c:pt>
                      <c:pt idx="6963" formatCode="General">
                        <c:v>625.779</c:v>
                      </c:pt>
                      <c:pt idx="6964" formatCode="General">
                        <c:v>625.78899999999999</c:v>
                      </c:pt>
                      <c:pt idx="6965" formatCode="General">
                        <c:v>625.79899999999998</c:v>
                      </c:pt>
                      <c:pt idx="6966" formatCode="General">
                        <c:v>625.80899999999997</c:v>
                      </c:pt>
                      <c:pt idx="6967" formatCode="General">
                        <c:v>625.81899999999996</c:v>
                      </c:pt>
                      <c:pt idx="6968" formatCode="General">
                        <c:v>625.82899999999995</c:v>
                      </c:pt>
                      <c:pt idx="6969" formatCode="General">
                        <c:v>625.83900000000006</c:v>
                      </c:pt>
                      <c:pt idx="6970" formatCode="General">
                        <c:v>625.84900000000005</c:v>
                      </c:pt>
                      <c:pt idx="6971" formatCode="General">
                        <c:v>625.85900000000004</c:v>
                      </c:pt>
                      <c:pt idx="6972" formatCode="General">
                        <c:v>625.86900000000003</c:v>
                      </c:pt>
                      <c:pt idx="6973" formatCode="General">
                        <c:v>625.87900000000002</c:v>
                      </c:pt>
                      <c:pt idx="6974" formatCode="General">
                        <c:v>625.88900000000001</c:v>
                      </c:pt>
                      <c:pt idx="6975" formatCode="General">
                        <c:v>625.899</c:v>
                      </c:pt>
                      <c:pt idx="6976" formatCode="General">
                        <c:v>625.90899999999999</c:v>
                      </c:pt>
                      <c:pt idx="6977" formatCode="General">
                        <c:v>625.91899999999998</c:v>
                      </c:pt>
                      <c:pt idx="6978" formatCode="General">
                        <c:v>625.92899999999997</c:v>
                      </c:pt>
                      <c:pt idx="6979" formatCode="General">
                        <c:v>625.93899999999996</c:v>
                      </c:pt>
                      <c:pt idx="6980" formatCode="General">
                        <c:v>625.94899999999996</c:v>
                      </c:pt>
                      <c:pt idx="6981" formatCode="General">
                        <c:v>625.95899999999995</c:v>
                      </c:pt>
                      <c:pt idx="6982" formatCode="General">
                        <c:v>625.96900000000005</c:v>
                      </c:pt>
                      <c:pt idx="6983" formatCode="General">
                        <c:v>625.97900000000004</c:v>
                      </c:pt>
                      <c:pt idx="6984" formatCode="General">
                        <c:v>625.98900000000003</c:v>
                      </c:pt>
                      <c:pt idx="6985" formatCode="General">
                        <c:v>625.99900000000002</c:v>
                      </c:pt>
                      <c:pt idx="6986" formatCode="General">
                        <c:v>626.00900000000001</c:v>
                      </c:pt>
                      <c:pt idx="6987" formatCode="General">
                        <c:v>626.01900000000001</c:v>
                      </c:pt>
                      <c:pt idx="6988" formatCode="General">
                        <c:v>626.029</c:v>
                      </c:pt>
                      <c:pt idx="6989" formatCode="General">
                        <c:v>626.03899999999999</c:v>
                      </c:pt>
                      <c:pt idx="6990" formatCode="General">
                        <c:v>626.04899999999998</c:v>
                      </c:pt>
                      <c:pt idx="6991" formatCode="General">
                        <c:v>626.05899999999997</c:v>
                      </c:pt>
                      <c:pt idx="6992" formatCode="General">
                        <c:v>626.06899999999996</c:v>
                      </c:pt>
                      <c:pt idx="6993" formatCode="General">
                        <c:v>626.07899999999995</c:v>
                      </c:pt>
                      <c:pt idx="6994" formatCode="General">
                        <c:v>626.08900000000006</c:v>
                      </c:pt>
                      <c:pt idx="6995" formatCode="General">
                        <c:v>626.09900000000005</c:v>
                      </c:pt>
                      <c:pt idx="6996" formatCode="General">
                        <c:v>626.10900000000004</c:v>
                      </c:pt>
                      <c:pt idx="6997" formatCode="General">
                        <c:v>626.11900000000003</c:v>
                      </c:pt>
                      <c:pt idx="6998" formatCode="General">
                        <c:v>626.12900000000002</c:v>
                      </c:pt>
                      <c:pt idx="6999" formatCode="General">
                        <c:v>626.13900000000001</c:v>
                      </c:pt>
                      <c:pt idx="7000" formatCode="General">
                        <c:v>626.149</c:v>
                      </c:pt>
                      <c:pt idx="7001" formatCode="General">
                        <c:v>626.15899999999999</c:v>
                      </c:pt>
                      <c:pt idx="7002" formatCode="General">
                        <c:v>626.16899999999998</c:v>
                      </c:pt>
                      <c:pt idx="7003" formatCode="General">
                        <c:v>626.17899999999997</c:v>
                      </c:pt>
                      <c:pt idx="7004" formatCode="General">
                        <c:v>626.18899999999996</c:v>
                      </c:pt>
                      <c:pt idx="7005" formatCode="General">
                        <c:v>626.19899999999996</c:v>
                      </c:pt>
                      <c:pt idx="7006" formatCode="General">
                        <c:v>626.20899999999995</c:v>
                      </c:pt>
                      <c:pt idx="7007" formatCode="General">
                        <c:v>626.21900000000005</c:v>
                      </c:pt>
                      <c:pt idx="7008" formatCode="General">
                        <c:v>626.22900000000004</c:v>
                      </c:pt>
                      <c:pt idx="7009" formatCode="General">
                        <c:v>626.23900000000003</c:v>
                      </c:pt>
                      <c:pt idx="7010" formatCode="General">
                        <c:v>626.24900000000002</c:v>
                      </c:pt>
                      <c:pt idx="7011" formatCode="General">
                        <c:v>626.25900000000001</c:v>
                      </c:pt>
                      <c:pt idx="7012" formatCode="General">
                        <c:v>626.26900000000001</c:v>
                      </c:pt>
                      <c:pt idx="7013" formatCode="General">
                        <c:v>626.279</c:v>
                      </c:pt>
                      <c:pt idx="7014" formatCode="General">
                        <c:v>626.28899999999999</c:v>
                      </c:pt>
                      <c:pt idx="7015" formatCode="General">
                        <c:v>626.29899999999998</c:v>
                      </c:pt>
                      <c:pt idx="7016" formatCode="General">
                        <c:v>626.30899999999997</c:v>
                      </c:pt>
                      <c:pt idx="7017" formatCode="General">
                        <c:v>626.31899999999996</c:v>
                      </c:pt>
                      <c:pt idx="7018" formatCode="General">
                        <c:v>626.32899999999995</c:v>
                      </c:pt>
                      <c:pt idx="7019" formatCode="General">
                        <c:v>626.33900000000006</c:v>
                      </c:pt>
                      <c:pt idx="7020" formatCode="General">
                        <c:v>626.34900000000005</c:v>
                      </c:pt>
                      <c:pt idx="7021" formatCode="General">
                        <c:v>626.35900000000004</c:v>
                      </c:pt>
                      <c:pt idx="7022" formatCode="General">
                        <c:v>626.36900000000003</c:v>
                      </c:pt>
                      <c:pt idx="7023" formatCode="General">
                        <c:v>626.37900000000002</c:v>
                      </c:pt>
                      <c:pt idx="7024" formatCode="General">
                        <c:v>626.38900000000001</c:v>
                      </c:pt>
                      <c:pt idx="7025" formatCode="General">
                        <c:v>626.399</c:v>
                      </c:pt>
                      <c:pt idx="7026" formatCode="General">
                        <c:v>626.40899999999999</c:v>
                      </c:pt>
                      <c:pt idx="7027" formatCode="General">
                        <c:v>626.41899999999998</c:v>
                      </c:pt>
                      <c:pt idx="7028" formatCode="General">
                        <c:v>626.42899999999997</c:v>
                      </c:pt>
                      <c:pt idx="7029" formatCode="General">
                        <c:v>626.43899999999996</c:v>
                      </c:pt>
                      <c:pt idx="7030" formatCode="General">
                        <c:v>626.44899999999996</c:v>
                      </c:pt>
                      <c:pt idx="7031" formatCode="General">
                        <c:v>626.45899999999995</c:v>
                      </c:pt>
                      <c:pt idx="7032" formatCode="General">
                        <c:v>626.46900000000005</c:v>
                      </c:pt>
                      <c:pt idx="7033" formatCode="General">
                        <c:v>626.47900000000004</c:v>
                      </c:pt>
                      <c:pt idx="7034" formatCode="General">
                        <c:v>626.48900000000003</c:v>
                      </c:pt>
                      <c:pt idx="7035" formatCode="General">
                        <c:v>626.49900000000002</c:v>
                      </c:pt>
                      <c:pt idx="7036" formatCode="General">
                        <c:v>626.50900000000001</c:v>
                      </c:pt>
                      <c:pt idx="7037" formatCode="General">
                        <c:v>626.51900000000001</c:v>
                      </c:pt>
                      <c:pt idx="7038" formatCode="General">
                        <c:v>626.529</c:v>
                      </c:pt>
                      <c:pt idx="7039" formatCode="General">
                        <c:v>626.53899999999999</c:v>
                      </c:pt>
                      <c:pt idx="7040" formatCode="General">
                        <c:v>626.54899999999998</c:v>
                      </c:pt>
                      <c:pt idx="7041" formatCode="General">
                        <c:v>626.55899999999997</c:v>
                      </c:pt>
                      <c:pt idx="7042" formatCode="General">
                        <c:v>626.56899999999996</c:v>
                      </c:pt>
                      <c:pt idx="7043" formatCode="General">
                        <c:v>626.57899999999995</c:v>
                      </c:pt>
                      <c:pt idx="7044" formatCode="General">
                        <c:v>626.58900000000006</c:v>
                      </c:pt>
                      <c:pt idx="7045" formatCode="General">
                        <c:v>626.59900000000005</c:v>
                      </c:pt>
                      <c:pt idx="7046" formatCode="General">
                        <c:v>626.60900000000004</c:v>
                      </c:pt>
                      <c:pt idx="7047" formatCode="General">
                        <c:v>626.61900000000003</c:v>
                      </c:pt>
                      <c:pt idx="7048" formatCode="General">
                        <c:v>626.62900000000002</c:v>
                      </c:pt>
                      <c:pt idx="7049" formatCode="General">
                        <c:v>626.63900000000001</c:v>
                      </c:pt>
                      <c:pt idx="7050" formatCode="General">
                        <c:v>626.649</c:v>
                      </c:pt>
                      <c:pt idx="7051" formatCode="General">
                        <c:v>626.65899999999999</c:v>
                      </c:pt>
                      <c:pt idx="7052" formatCode="General">
                        <c:v>626.66899999999998</c:v>
                      </c:pt>
                      <c:pt idx="7053" formatCode="General">
                        <c:v>626.67899999999997</c:v>
                      </c:pt>
                      <c:pt idx="7054" formatCode="General">
                        <c:v>626.68899999999996</c:v>
                      </c:pt>
                      <c:pt idx="7055" formatCode="General">
                        <c:v>626.69899999999996</c:v>
                      </c:pt>
                      <c:pt idx="7056" formatCode="General">
                        <c:v>626.70899999999995</c:v>
                      </c:pt>
                      <c:pt idx="7057" formatCode="General">
                        <c:v>626.71900000000005</c:v>
                      </c:pt>
                      <c:pt idx="7058" formatCode="General">
                        <c:v>626.72900000000004</c:v>
                      </c:pt>
                      <c:pt idx="7059" formatCode="General">
                        <c:v>626.73900000000003</c:v>
                      </c:pt>
                      <c:pt idx="7060" formatCode="General">
                        <c:v>626.74900000000002</c:v>
                      </c:pt>
                      <c:pt idx="7061" formatCode="General">
                        <c:v>626.75900000000001</c:v>
                      </c:pt>
                      <c:pt idx="7062" formatCode="General">
                        <c:v>626.76900000000001</c:v>
                      </c:pt>
                      <c:pt idx="7063" formatCode="General">
                        <c:v>626.779</c:v>
                      </c:pt>
                      <c:pt idx="7064" formatCode="General">
                        <c:v>626.78899999999999</c:v>
                      </c:pt>
                      <c:pt idx="7065" formatCode="General">
                        <c:v>626.79899999999998</c:v>
                      </c:pt>
                      <c:pt idx="7066" formatCode="General">
                        <c:v>626.80899999999997</c:v>
                      </c:pt>
                      <c:pt idx="7067" formatCode="General">
                        <c:v>626.81899999999996</c:v>
                      </c:pt>
                      <c:pt idx="7068" formatCode="General">
                        <c:v>626.82899999999995</c:v>
                      </c:pt>
                      <c:pt idx="7069" formatCode="General">
                        <c:v>626.83900000000006</c:v>
                      </c:pt>
                      <c:pt idx="7070" formatCode="General">
                        <c:v>626.84900000000005</c:v>
                      </c:pt>
                      <c:pt idx="7071" formatCode="General">
                        <c:v>626.85900000000004</c:v>
                      </c:pt>
                      <c:pt idx="7072" formatCode="General">
                        <c:v>626.86900000000003</c:v>
                      </c:pt>
                      <c:pt idx="7073" formatCode="General">
                        <c:v>626.87900000000002</c:v>
                      </c:pt>
                      <c:pt idx="7074" formatCode="General">
                        <c:v>626.88900000000001</c:v>
                      </c:pt>
                      <c:pt idx="7075" formatCode="General">
                        <c:v>626.899</c:v>
                      </c:pt>
                      <c:pt idx="7076" formatCode="General">
                        <c:v>626.90899999999999</c:v>
                      </c:pt>
                      <c:pt idx="7077" formatCode="General">
                        <c:v>626.91899999999998</c:v>
                      </c:pt>
                      <c:pt idx="7078" formatCode="General">
                        <c:v>626.92899999999997</c:v>
                      </c:pt>
                      <c:pt idx="7079" formatCode="General">
                        <c:v>626.93899999999996</c:v>
                      </c:pt>
                      <c:pt idx="7080" formatCode="General">
                        <c:v>626.94899999999996</c:v>
                      </c:pt>
                      <c:pt idx="7081" formatCode="General">
                        <c:v>626.95899999999995</c:v>
                      </c:pt>
                      <c:pt idx="7082" formatCode="General">
                        <c:v>626.96900000000005</c:v>
                      </c:pt>
                      <c:pt idx="7083" formatCode="General">
                        <c:v>626.97900000000004</c:v>
                      </c:pt>
                      <c:pt idx="7084" formatCode="General">
                        <c:v>626.98900000000003</c:v>
                      </c:pt>
                      <c:pt idx="7085" formatCode="General">
                        <c:v>626.99900000000002</c:v>
                      </c:pt>
                      <c:pt idx="7086" formatCode="General">
                        <c:v>627.00900000000001</c:v>
                      </c:pt>
                      <c:pt idx="7087" formatCode="General">
                        <c:v>627.01900000000001</c:v>
                      </c:pt>
                      <c:pt idx="7088" formatCode="General">
                        <c:v>627.029</c:v>
                      </c:pt>
                      <c:pt idx="7089" formatCode="General">
                        <c:v>627.03899999999999</c:v>
                      </c:pt>
                      <c:pt idx="7090" formatCode="General">
                        <c:v>627.04899999999998</c:v>
                      </c:pt>
                      <c:pt idx="7091" formatCode="General">
                        <c:v>627.05899999999997</c:v>
                      </c:pt>
                      <c:pt idx="7092" formatCode="General">
                        <c:v>627.06899999999996</c:v>
                      </c:pt>
                      <c:pt idx="7093" formatCode="General">
                        <c:v>627.07899999999995</c:v>
                      </c:pt>
                      <c:pt idx="7094" formatCode="General">
                        <c:v>627.08900000000006</c:v>
                      </c:pt>
                      <c:pt idx="7095" formatCode="General">
                        <c:v>627.09900000000005</c:v>
                      </c:pt>
                      <c:pt idx="7096" formatCode="General">
                        <c:v>627.10900000000004</c:v>
                      </c:pt>
                      <c:pt idx="7097" formatCode="General">
                        <c:v>627.11900000000003</c:v>
                      </c:pt>
                      <c:pt idx="7098" formatCode="General">
                        <c:v>627.12900000000002</c:v>
                      </c:pt>
                      <c:pt idx="7099" formatCode="General">
                        <c:v>627.13900000000001</c:v>
                      </c:pt>
                      <c:pt idx="7100" formatCode="General">
                        <c:v>627.149</c:v>
                      </c:pt>
                      <c:pt idx="7101" formatCode="General">
                        <c:v>627.15899999999999</c:v>
                      </c:pt>
                      <c:pt idx="7102" formatCode="General">
                        <c:v>627.16899999999998</c:v>
                      </c:pt>
                      <c:pt idx="7103" formatCode="General">
                        <c:v>627.17899999999997</c:v>
                      </c:pt>
                      <c:pt idx="7104" formatCode="General">
                        <c:v>627.18899999999996</c:v>
                      </c:pt>
                      <c:pt idx="7105" formatCode="General">
                        <c:v>627.19899999999996</c:v>
                      </c:pt>
                      <c:pt idx="7106" formatCode="General">
                        <c:v>627.20899999999995</c:v>
                      </c:pt>
                      <c:pt idx="7107" formatCode="General">
                        <c:v>627.21900000000005</c:v>
                      </c:pt>
                      <c:pt idx="7108" formatCode="General">
                        <c:v>627.22900000000004</c:v>
                      </c:pt>
                      <c:pt idx="7109" formatCode="General">
                        <c:v>627.23900000000003</c:v>
                      </c:pt>
                      <c:pt idx="7110" formatCode="General">
                        <c:v>627.24900000000002</c:v>
                      </c:pt>
                      <c:pt idx="7111" formatCode="General">
                        <c:v>627.25900000000001</c:v>
                      </c:pt>
                      <c:pt idx="7112" formatCode="General">
                        <c:v>627.26900000000001</c:v>
                      </c:pt>
                      <c:pt idx="7113" formatCode="General">
                        <c:v>627.279</c:v>
                      </c:pt>
                      <c:pt idx="7114" formatCode="General">
                        <c:v>627.28899999999999</c:v>
                      </c:pt>
                      <c:pt idx="7115" formatCode="General">
                        <c:v>627.29899999999998</c:v>
                      </c:pt>
                      <c:pt idx="7116" formatCode="General">
                        <c:v>627.30899999999997</c:v>
                      </c:pt>
                      <c:pt idx="7117" formatCode="General">
                        <c:v>627.31899999999996</c:v>
                      </c:pt>
                      <c:pt idx="7118" formatCode="General">
                        <c:v>627.32899999999995</c:v>
                      </c:pt>
                      <c:pt idx="7119" formatCode="General">
                        <c:v>627.33900000000006</c:v>
                      </c:pt>
                      <c:pt idx="7120" formatCode="General">
                        <c:v>627.34900000000005</c:v>
                      </c:pt>
                      <c:pt idx="7121" formatCode="General">
                        <c:v>627.35900000000004</c:v>
                      </c:pt>
                      <c:pt idx="7122" formatCode="General">
                        <c:v>627.36900000000003</c:v>
                      </c:pt>
                      <c:pt idx="7123" formatCode="General">
                        <c:v>627.37900000000002</c:v>
                      </c:pt>
                      <c:pt idx="7124" formatCode="General">
                        <c:v>627.38900000000001</c:v>
                      </c:pt>
                      <c:pt idx="7125" formatCode="General">
                        <c:v>627.399</c:v>
                      </c:pt>
                      <c:pt idx="7126" formatCode="General">
                        <c:v>627.40899999999999</c:v>
                      </c:pt>
                      <c:pt idx="7127" formatCode="General">
                        <c:v>627.41899999999998</c:v>
                      </c:pt>
                      <c:pt idx="7128" formatCode="General">
                        <c:v>627.42899999999997</c:v>
                      </c:pt>
                      <c:pt idx="7129" formatCode="General">
                        <c:v>627.43899999999996</c:v>
                      </c:pt>
                      <c:pt idx="7130" formatCode="General">
                        <c:v>627.44899999999996</c:v>
                      </c:pt>
                      <c:pt idx="7131" formatCode="General">
                        <c:v>627.45899999999995</c:v>
                      </c:pt>
                      <c:pt idx="7132" formatCode="General">
                        <c:v>627.46900000000005</c:v>
                      </c:pt>
                      <c:pt idx="7133" formatCode="General">
                        <c:v>627.47900000000004</c:v>
                      </c:pt>
                      <c:pt idx="7134" formatCode="General">
                        <c:v>627.48900000000003</c:v>
                      </c:pt>
                      <c:pt idx="7135" formatCode="General">
                        <c:v>627.49900000000002</c:v>
                      </c:pt>
                      <c:pt idx="7136" formatCode="General">
                        <c:v>627.50900000000001</c:v>
                      </c:pt>
                      <c:pt idx="7137" formatCode="General">
                        <c:v>627.51900000000001</c:v>
                      </c:pt>
                      <c:pt idx="7138" formatCode="General">
                        <c:v>627.529</c:v>
                      </c:pt>
                      <c:pt idx="7139" formatCode="General">
                        <c:v>627.53899999999999</c:v>
                      </c:pt>
                      <c:pt idx="7140" formatCode="General">
                        <c:v>627.54899999999998</c:v>
                      </c:pt>
                      <c:pt idx="7141" formatCode="General">
                        <c:v>627.55899999999997</c:v>
                      </c:pt>
                      <c:pt idx="7142" formatCode="General">
                        <c:v>627.56899999999996</c:v>
                      </c:pt>
                      <c:pt idx="7143" formatCode="General">
                        <c:v>627.57899999999995</c:v>
                      </c:pt>
                      <c:pt idx="7144" formatCode="General">
                        <c:v>627.58900000000006</c:v>
                      </c:pt>
                      <c:pt idx="7145" formatCode="General">
                        <c:v>627.59900000000005</c:v>
                      </c:pt>
                      <c:pt idx="7146" formatCode="General">
                        <c:v>627.60900000000004</c:v>
                      </c:pt>
                      <c:pt idx="7147" formatCode="General">
                        <c:v>627.61900000000003</c:v>
                      </c:pt>
                      <c:pt idx="7148" formatCode="General">
                        <c:v>627.62900000000002</c:v>
                      </c:pt>
                      <c:pt idx="7149" formatCode="General">
                        <c:v>627.63900000000001</c:v>
                      </c:pt>
                      <c:pt idx="7150" formatCode="General">
                        <c:v>627.649</c:v>
                      </c:pt>
                      <c:pt idx="7151" formatCode="General">
                        <c:v>627.65899999999999</c:v>
                      </c:pt>
                      <c:pt idx="7152" formatCode="General">
                        <c:v>627.66899999999998</c:v>
                      </c:pt>
                      <c:pt idx="7153" formatCode="General">
                        <c:v>627.67899999999997</c:v>
                      </c:pt>
                      <c:pt idx="7154" formatCode="General">
                        <c:v>627.68899999999996</c:v>
                      </c:pt>
                      <c:pt idx="7155" formatCode="General">
                        <c:v>627.69899999999996</c:v>
                      </c:pt>
                      <c:pt idx="7156" formatCode="General">
                        <c:v>627.70899999999995</c:v>
                      </c:pt>
                      <c:pt idx="7157" formatCode="General">
                        <c:v>627.71900000000005</c:v>
                      </c:pt>
                      <c:pt idx="7158" formatCode="General">
                        <c:v>627.72900000000004</c:v>
                      </c:pt>
                      <c:pt idx="7159" formatCode="General">
                        <c:v>627.73900000000003</c:v>
                      </c:pt>
                      <c:pt idx="7160" formatCode="General">
                        <c:v>627.74900000000002</c:v>
                      </c:pt>
                      <c:pt idx="7161" formatCode="General">
                        <c:v>627.75900000000001</c:v>
                      </c:pt>
                      <c:pt idx="7162" formatCode="General">
                        <c:v>627.76900000000001</c:v>
                      </c:pt>
                      <c:pt idx="7163" formatCode="General">
                        <c:v>627.779</c:v>
                      </c:pt>
                      <c:pt idx="7164" formatCode="General">
                        <c:v>627.78899999999999</c:v>
                      </c:pt>
                      <c:pt idx="7165" formatCode="General">
                        <c:v>627.79899999999998</c:v>
                      </c:pt>
                      <c:pt idx="7166" formatCode="General">
                        <c:v>627.80899999999997</c:v>
                      </c:pt>
                      <c:pt idx="7167" formatCode="General">
                        <c:v>627.81899999999996</c:v>
                      </c:pt>
                      <c:pt idx="7168" formatCode="General">
                        <c:v>627.82899999999995</c:v>
                      </c:pt>
                      <c:pt idx="7169" formatCode="General">
                        <c:v>627.83900000000006</c:v>
                      </c:pt>
                      <c:pt idx="7170" formatCode="General">
                        <c:v>627.84900000000005</c:v>
                      </c:pt>
                      <c:pt idx="7171" formatCode="General">
                        <c:v>627.85900000000004</c:v>
                      </c:pt>
                      <c:pt idx="7172" formatCode="General">
                        <c:v>627.86900000000003</c:v>
                      </c:pt>
                      <c:pt idx="7173" formatCode="General">
                        <c:v>627.87900000000002</c:v>
                      </c:pt>
                      <c:pt idx="7174" formatCode="General">
                        <c:v>627.88900000000001</c:v>
                      </c:pt>
                      <c:pt idx="7175" formatCode="General">
                        <c:v>627.899</c:v>
                      </c:pt>
                      <c:pt idx="7176" formatCode="General">
                        <c:v>627.90899999999999</c:v>
                      </c:pt>
                      <c:pt idx="7177" formatCode="General">
                        <c:v>627.91899999999998</c:v>
                      </c:pt>
                      <c:pt idx="7178" formatCode="General">
                        <c:v>627.92899999999997</c:v>
                      </c:pt>
                      <c:pt idx="7179" formatCode="General">
                        <c:v>627.93899999999996</c:v>
                      </c:pt>
                      <c:pt idx="7180" formatCode="General">
                        <c:v>627.94899999999996</c:v>
                      </c:pt>
                      <c:pt idx="7181" formatCode="General">
                        <c:v>627.95899999999995</c:v>
                      </c:pt>
                      <c:pt idx="7182" formatCode="General">
                        <c:v>627.96900000000005</c:v>
                      </c:pt>
                      <c:pt idx="7183" formatCode="General">
                        <c:v>627.97900000000004</c:v>
                      </c:pt>
                      <c:pt idx="7184" formatCode="General">
                        <c:v>627.98900000000003</c:v>
                      </c:pt>
                      <c:pt idx="7185" formatCode="General">
                        <c:v>627.99900000000002</c:v>
                      </c:pt>
                      <c:pt idx="7186" formatCode="General">
                        <c:v>628.00900000000001</c:v>
                      </c:pt>
                      <c:pt idx="7187" formatCode="General">
                        <c:v>628.01900000000001</c:v>
                      </c:pt>
                      <c:pt idx="7188" formatCode="General">
                        <c:v>628.029</c:v>
                      </c:pt>
                      <c:pt idx="7189" formatCode="General">
                        <c:v>628.03899999999999</c:v>
                      </c:pt>
                      <c:pt idx="7190" formatCode="General">
                        <c:v>628.04899999999998</c:v>
                      </c:pt>
                      <c:pt idx="7191" formatCode="General">
                        <c:v>628.05899999999997</c:v>
                      </c:pt>
                      <c:pt idx="7192" formatCode="General">
                        <c:v>628.06899999999996</c:v>
                      </c:pt>
                      <c:pt idx="7193" formatCode="General">
                        <c:v>628.07899999999995</c:v>
                      </c:pt>
                      <c:pt idx="7194" formatCode="General">
                        <c:v>628.08900000000006</c:v>
                      </c:pt>
                      <c:pt idx="7195" formatCode="General">
                        <c:v>628.09900000000005</c:v>
                      </c:pt>
                      <c:pt idx="7196" formatCode="General">
                        <c:v>628.10900000000004</c:v>
                      </c:pt>
                      <c:pt idx="7197" formatCode="General">
                        <c:v>628.11900000000003</c:v>
                      </c:pt>
                      <c:pt idx="7198" formatCode="General">
                        <c:v>628.12900000000002</c:v>
                      </c:pt>
                      <c:pt idx="7199" formatCode="General">
                        <c:v>628.13900000000001</c:v>
                      </c:pt>
                      <c:pt idx="7200" formatCode="General">
                        <c:v>628.149</c:v>
                      </c:pt>
                      <c:pt idx="7201" formatCode="General">
                        <c:v>628.15899999999999</c:v>
                      </c:pt>
                      <c:pt idx="7202" formatCode="General">
                        <c:v>628.16899999999998</c:v>
                      </c:pt>
                      <c:pt idx="7203" formatCode="General">
                        <c:v>628.17899999999997</c:v>
                      </c:pt>
                      <c:pt idx="7204" formatCode="General">
                        <c:v>628.18899999999996</c:v>
                      </c:pt>
                      <c:pt idx="7205" formatCode="General">
                        <c:v>628.19899999999996</c:v>
                      </c:pt>
                      <c:pt idx="7206" formatCode="General">
                        <c:v>628.20899999999995</c:v>
                      </c:pt>
                      <c:pt idx="7207" formatCode="General">
                        <c:v>628.21900000000005</c:v>
                      </c:pt>
                      <c:pt idx="7208" formatCode="General">
                        <c:v>628.22900000000004</c:v>
                      </c:pt>
                      <c:pt idx="7209" formatCode="General">
                        <c:v>628.23900000000003</c:v>
                      </c:pt>
                      <c:pt idx="7210" formatCode="General">
                        <c:v>628.24900000000002</c:v>
                      </c:pt>
                      <c:pt idx="7211" formatCode="General">
                        <c:v>628.25900000000001</c:v>
                      </c:pt>
                      <c:pt idx="7212" formatCode="General">
                        <c:v>628.26900000000001</c:v>
                      </c:pt>
                      <c:pt idx="7213" formatCode="General">
                        <c:v>628.279</c:v>
                      </c:pt>
                      <c:pt idx="7214" formatCode="General">
                        <c:v>628.28899999999999</c:v>
                      </c:pt>
                      <c:pt idx="7215" formatCode="General">
                        <c:v>628.29899999999998</c:v>
                      </c:pt>
                      <c:pt idx="7216" formatCode="General">
                        <c:v>628.30899999999997</c:v>
                      </c:pt>
                      <c:pt idx="7217" formatCode="General">
                        <c:v>628.31899999999996</c:v>
                      </c:pt>
                      <c:pt idx="7218" formatCode="General">
                        <c:v>628.32899999999995</c:v>
                      </c:pt>
                      <c:pt idx="7219" formatCode="General">
                        <c:v>628.33900000000006</c:v>
                      </c:pt>
                      <c:pt idx="7220" formatCode="General">
                        <c:v>628.34900000000005</c:v>
                      </c:pt>
                      <c:pt idx="7221" formatCode="General">
                        <c:v>628.35900000000004</c:v>
                      </c:pt>
                      <c:pt idx="7222" formatCode="General">
                        <c:v>628.36900000000003</c:v>
                      </c:pt>
                      <c:pt idx="7223" formatCode="General">
                        <c:v>628.37900000000002</c:v>
                      </c:pt>
                      <c:pt idx="7224" formatCode="General">
                        <c:v>628.38900000000001</c:v>
                      </c:pt>
                      <c:pt idx="7225" formatCode="General">
                        <c:v>628.399</c:v>
                      </c:pt>
                      <c:pt idx="7226" formatCode="General">
                        <c:v>628.40899999999999</c:v>
                      </c:pt>
                      <c:pt idx="7227" formatCode="General">
                        <c:v>628.41899999999998</c:v>
                      </c:pt>
                      <c:pt idx="7228" formatCode="General">
                        <c:v>628.42899999999997</c:v>
                      </c:pt>
                      <c:pt idx="7229" formatCode="General">
                        <c:v>628.43899999999996</c:v>
                      </c:pt>
                      <c:pt idx="7230" formatCode="General">
                        <c:v>628.44899999999996</c:v>
                      </c:pt>
                      <c:pt idx="7231" formatCode="General">
                        <c:v>628.45899999999995</c:v>
                      </c:pt>
                      <c:pt idx="7232" formatCode="General">
                        <c:v>628.46900000000005</c:v>
                      </c:pt>
                      <c:pt idx="7233" formatCode="General">
                        <c:v>628.47900000000004</c:v>
                      </c:pt>
                      <c:pt idx="7234" formatCode="General">
                        <c:v>628.48900000000003</c:v>
                      </c:pt>
                      <c:pt idx="7235" formatCode="General">
                        <c:v>628.49900000000002</c:v>
                      </c:pt>
                      <c:pt idx="7236" formatCode="General">
                        <c:v>628.50900000000001</c:v>
                      </c:pt>
                      <c:pt idx="7237" formatCode="General">
                        <c:v>628.51900000000001</c:v>
                      </c:pt>
                      <c:pt idx="7238" formatCode="General">
                        <c:v>628.529</c:v>
                      </c:pt>
                      <c:pt idx="7239" formatCode="General">
                        <c:v>628.53899999999999</c:v>
                      </c:pt>
                      <c:pt idx="7240" formatCode="General">
                        <c:v>628.54899999999998</c:v>
                      </c:pt>
                      <c:pt idx="7241" formatCode="General">
                        <c:v>628.55899999999997</c:v>
                      </c:pt>
                      <c:pt idx="7242" formatCode="General">
                        <c:v>628.56899999999996</c:v>
                      </c:pt>
                      <c:pt idx="7243" formatCode="General">
                        <c:v>628.57899999999995</c:v>
                      </c:pt>
                      <c:pt idx="7244" formatCode="General">
                        <c:v>628.58900000000006</c:v>
                      </c:pt>
                      <c:pt idx="7245" formatCode="General">
                        <c:v>628.59900000000005</c:v>
                      </c:pt>
                      <c:pt idx="7246" formatCode="General">
                        <c:v>628.60900000000004</c:v>
                      </c:pt>
                      <c:pt idx="7247" formatCode="General">
                        <c:v>628.61900000000003</c:v>
                      </c:pt>
                      <c:pt idx="7248" formatCode="General">
                        <c:v>628.62900000000002</c:v>
                      </c:pt>
                      <c:pt idx="7249" formatCode="General">
                        <c:v>628.63900000000001</c:v>
                      </c:pt>
                      <c:pt idx="7250" formatCode="General">
                        <c:v>628.649</c:v>
                      </c:pt>
                      <c:pt idx="7251" formatCode="General">
                        <c:v>628.65899999999999</c:v>
                      </c:pt>
                      <c:pt idx="7252" formatCode="General">
                        <c:v>628.66899999999998</c:v>
                      </c:pt>
                      <c:pt idx="7253" formatCode="General">
                        <c:v>628.67899999999997</c:v>
                      </c:pt>
                      <c:pt idx="7254" formatCode="General">
                        <c:v>628.68899999999996</c:v>
                      </c:pt>
                      <c:pt idx="7255" formatCode="General">
                        <c:v>628.69899999999996</c:v>
                      </c:pt>
                      <c:pt idx="7256" formatCode="General">
                        <c:v>628.70899999999995</c:v>
                      </c:pt>
                      <c:pt idx="7257" formatCode="General">
                        <c:v>628.71900000000005</c:v>
                      </c:pt>
                      <c:pt idx="7258" formatCode="General">
                        <c:v>628.72900000000004</c:v>
                      </c:pt>
                      <c:pt idx="7259" formatCode="General">
                        <c:v>628.73900000000003</c:v>
                      </c:pt>
                      <c:pt idx="7260" formatCode="General">
                        <c:v>628.74900000000002</c:v>
                      </c:pt>
                      <c:pt idx="7261" formatCode="General">
                        <c:v>628.75900000000001</c:v>
                      </c:pt>
                      <c:pt idx="7262" formatCode="General">
                        <c:v>628.76900000000001</c:v>
                      </c:pt>
                      <c:pt idx="7263" formatCode="General">
                        <c:v>628.779</c:v>
                      </c:pt>
                      <c:pt idx="7264" formatCode="General">
                        <c:v>628.78899999999999</c:v>
                      </c:pt>
                      <c:pt idx="7265" formatCode="General">
                        <c:v>628.79899999999998</c:v>
                      </c:pt>
                      <c:pt idx="7266" formatCode="General">
                        <c:v>628.80899999999997</c:v>
                      </c:pt>
                      <c:pt idx="7267" formatCode="General">
                        <c:v>628.81899999999996</c:v>
                      </c:pt>
                      <c:pt idx="7268" formatCode="General">
                        <c:v>628.82899999999995</c:v>
                      </c:pt>
                      <c:pt idx="7269" formatCode="General">
                        <c:v>628.83900000000006</c:v>
                      </c:pt>
                      <c:pt idx="7270" formatCode="General">
                        <c:v>628.84900000000005</c:v>
                      </c:pt>
                      <c:pt idx="7271" formatCode="General">
                        <c:v>628.85900000000004</c:v>
                      </c:pt>
                      <c:pt idx="7272" formatCode="General">
                        <c:v>628.86900000000003</c:v>
                      </c:pt>
                      <c:pt idx="7273" formatCode="General">
                        <c:v>628.87900000000002</c:v>
                      </c:pt>
                      <c:pt idx="7274" formatCode="General">
                        <c:v>628.88900000000001</c:v>
                      </c:pt>
                      <c:pt idx="7275" formatCode="General">
                        <c:v>628.899</c:v>
                      </c:pt>
                      <c:pt idx="7276" formatCode="General">
                        <c:v>628.90899999999999</c:v>
                      </c:pt>
                      <c:pt idx="7277" formatCode="General">
                        <c:v>628.91899999999998</c:v>
                      </c:pt>
                      <c:pt idx="7278" formatCode="General">
                        <c:v>628.92899999999997</c:v>
                      </c:pt>
                      <c:pt idx="7279" formatCode="General">
                        <c:v>628.93899999999996</c:v>
                      </c:pt>
                      <c:pt idx="7280" formatCode="General">
                        <c:v>628.94899999999996</c:v>
                      </c:pt>
                      <c:pt idx="7281" formatCode="General">
                        <c:v>628.95899999999995</c:v>
                      </c:pt>
                      <c:pt idx="7282" formatCode="General">
                        <c:v>628.96900000000005</c:v>
                      </c:pt>
                      <c:pt idx="7283" formatCode="General">
                        <c:v>628.97900000000004</c:v>
                      </c:pt>
                      <c:pt idx="7284" formatCode="General">
                        <c:v>628.98900000000003</c:v>
                      </c:pt>
                      <c:pt idx="7285" formatCode="General">
                        <c:v>628.99900000000002</c:v>
                      </c:pt>
                      <c:pt idx="7286" formatCode="General">
                        <c:v>629.00900000000001</c:v>
                      </c:pt>
                      <c:pt idx="7287" formatCode="General">
                        <c:v>629.01900000000001</c:v>
                      </c:pt>
                      <c:pt idx="7288" formatCode="General">
                        <c:v>629.029</c:v>
                      </c:pt>
                      <c:pt idx="7289" formatCode="General">
                        <c:v>629.03899999999999</c:v>
                      </c:pt>
                      <c:pt idx="7290" formatCode="General">
                        <c:v>629.04899999999998</c:v>
                      </c:pt>
                      <c:pt idx="7291" formatCode="General">
                        <c:v>629.05899999999997</c:v>
                      </c:pt>
                      <c:pt idx="7292" formatCode="General">
                        <c:v>629.06899999999996</c:v>
                      </c:pt>
                      <c:pt idx="7293" formatCode="General">
                        <c:v>629.07899999999995</c:v>
                      </c:pt>
                      <c:pt idx="7294" formatCode="General">
                        <c:v>629.08900000000006</c:v>
                      </c:pt>
                      <c:pt idx="7295" formatCode="General">
                        <c:v>629.09900000000005</c:v>
                      </c:pt>
                      <c:pt idx="7296" formatCode="General">
                        <c:v>629.10900000000004</c:v>
                      </c:pt>
                      <c:pt idx="7297" formatCode="General">
                        <c:v>629.11900000000003</c:v>
                      </c:pt>
                      <c:pt idx="7298" formatCode="General">
                        <c:v>629.12900000000002</c:v>
                      </c:pt>
                      <c:pt idx="7299" formatCode="General">
                        <c:v>629.13900000000001</c:v>
                      </c:pt>
                      <c:pt idx="7300" formatCode="General">
                        <c:v>629.149</c:v>
                      </c:pt>
                      <c:pt idx="7301" formatCode="General">
                        <c:v>629.15899999999999</c:v>
                      </c:pt>
                      <c:pt idx="7302" formatCode="General">
                        <c:v>629.16899999999998</c:v>
                      </c:pt>
                      <c:pt idx="7303" formatCode="General">
                        <c:v>629.17899999999997</c:v>
                      </c:pt>
                      <c:pt idx="7304" formatCode="General">
                        <c:v>629.18899999999996</c:v>
                      </c:pt>
                      <c:pt idx="7305" formatCode="General">
                        <c:v>629.19899999999996</c:v>
                      </c:pt>
                      <c:pt idx="7306" formatCode="General">
                        <c:v>629.20899999999995</c:v>
                      </c:pt>
                      <c:pt idx="7307" formatCode="General">
                        <c:v>629.21900000000005</c:v>
                      </c:pt>
                      <c:pt idx="7308" formatCode="General">
                        <c:v>629.22900000000004</c:v>
                      </c:pt>
                      <c:pt idx="7309" formatCode="General">
                        <c:v>629.23900000000003</c:v>
                      </c:pt>
                      <c:pt idx="7310" formatCode="General">
                        <c:v>629.24900000000002</c:v>
                      </c:pt>
                      <c:pt idx="7311" formatCode="General">
                        <c:v>629.25900000000001</c:v>
                      </c:pt>
                      <c:pt idx="7312" formatCode="General">
                        <c:v>629.26900000000001</c:v>
                      </c:pt>
                      <c:pt idx="7313" formatCode="General">
                        <c:v>629.279</c:v>
                      </c:pt>
                      <c:pt idx="7314" formatCode="General">
                        <c:v>629.28899999999999</c:v>
                      </c:pt>
                      <c:pt idx="7315" formatCode="General">
                        <c:v>629.29899999999998</c:v>
                      </c:pt>
                      <c:pt idx="7316" formatCode="General">
                        <c:v>629.30899999999997</c:v>
                      </c:pt>
                      <c:pt idx="7317" formatCode="General">
                        <c:v>629.31899999999996</c:v>
                      </c:pt>
                      <c:pt idx="7318" formatCode="General">
                        <c:v>629.32899999999995</c:v>
                      </c:pt>
                      <c:pt idx="7319" formatCode="General">
                        <c:v>629.33900000000006</c:v>
                      </c:pt>
                      <c:pt idx="7320" formatCode="General">
                        <c:v>629.34900000000005</c:v>
                      </c:pt>
                      <c:pt idx="7321" formatCode="General">
                        <c:v>629.35900000000004</c:v>
                      </c:pt>
                      <c:pt idx="7322" formatCode="General">
                        <c:v>629.36900000000003</c:v>
                      </c:pt>
                      <c:pt idx="7323" formatCode="General">
                        <c:v>629.37900000000002</c:v>
                      </c:pt>
                      <c:pt idx="7324" formatCode="General">
                        <c:v>629.38900000000001</c:v>
                      </c:pt>
                      <c:pt idx="7325" formatCode="General">
                        <c:v>629.399</c:v>
                      </c:pt>
                      <c:pt idx="7326" formatCode="General">
                        <c:v>629.40899999999999</c:v>
                      </c:pt>
                      <c:pt idx="7327" formatCode="General">
                        <c:v>629.41899999999998</c:v>
                      </c:pt>
                      <c:pt idx="7328" formatCode="General">
                        <c:v>629.42899999999997</c:v>
                      </c:pt>
                      <c:pt idx="7329" formatCode="General">
                        <c:v>629.43899999999996</c:v>
                      </c:pt>
                      <c:pt idx="7330" formatCode="General">
                        <c:v>629.44899999999996</c:v>
                      </c:pt>
                      <c:pt idx="7331" formatCode="General">
                        <c:v>629.45899999999995</c:v>
                      </c:pt>
                      <c:pt idx="7332" formatCode="General">
                        <c:v>629.46900000000005</c:v>
                      </c:pt>
                      <c:pt idx="7333" formatCode="General">
                        <c:v>629.47900000000004</c:v>
                      </c:pt>
                      <c:pt idx="7334" formatCode="General">
                        <c:v>629.48900000000003</c:v>
                      </c:pt>
                      <c:pt idx="7335" formatCode="General">
                        <c:v>629.49900000000002</c:v>
                      </c:pt>
                      <c:pt idx="7336" formatCode="General">
                        <c:v>629.50900000000001</c:v>
                      </c:pt>
                      <c:pt idx="7337" formatCode="General">
                        <c:v>629.51900000000001</c:v>
                      </c:pt>
                      <c:pt idx="7338" formatCode="General">
                        <c:v>629.529</c:v>
                      </c:pt>
                      <c:pt idx="7339" formatCode="General">
                        <c:v>629.53899999999999</c:v>
                      </c:pt>
                      <c:pt idx="7340" formatCode="General">
                        <c:v>629.54899999999998</c:v>
                      </c:pt>
                      <c:pt idx="7341" formatCode="General">
                        <c:v>629.55899999999997</c:v>
                      </c:pt>
                      <c:pt idx="7342" formatCode="General">
                        <c:v>629.56899999999996</c:v>
                      </c:pt>
                      <c:pt idx="7343" formatCode="General">
                        <c:v>629.57899999999995</c:v>
                      </c:pt>
                      <c:pt idx="7344" formatCode="General">
                        <c:v>629.58900000000006</c:v>
                      </c:pt>
                      <c:pt idx="7345" formatCode="General">
                        <c:v>629.59900000000005</c:v>
                      </c:pt>
                      <c:pt idx="7346" formatCode="General">
                        <c:v>629.60900000000004</c:v>
                      </c:pt>
                      <c:pt idx="7347" formatCode="General">
                        <c:v>629.61900000000003</c:v>
                      </c:pt>
                      <c:pt idx="7348" formatCode="General">
                        <c:v>629.62900000000002</c:v>
                      </c:pt>
                      <c:pt idx="7349" formatCode="General">
                        <c:v>629.63900000000001</c:v>
                      </c:pt>
                      <c:pt idx="7350" formatCode="General">
                        <c:v>629.649</c:v>
                      </c:pt>
                      <c:pt idx="7351" formatCode="General">
                        <c:v>629.65899999999999</c:v>
                      </c:pt>
                      <c:pt idx="7352" formatCode="General">
                        <c:v>629.66899999999998</c:v>
                      </c:pt>
                      <c:pt idx="7353" formatCode="General">
                        <c:v>629.67899999999997</c:v>
                      </c:pt>
                      <c:pt idx="7354" formatCode="General">
                        <c:v>629.68899999999996</c:v>
                      </c:pt>
                      <c:pt idx="7355" formatCode="General">
                        <c:v>629.69899999999996</c:v>
                      </c:pt>
                      <c:pt idx="7356" formatCode="General">
                        <c:v>629.70899999999995</c:v>
                      </c:pt>
                      <c:pt idx="7357" formatCode="General">
                        <c:v>629.71900000000005</c:v>
                      </c:pt>
                      <c:pt idx="7358" formatCode="General">
                        <c:v>629.72900000000004</c:v>
                      </c:pt>
                      <c:pt idx="7359" formatCode="General">
                        <c:v>629.73900000000003</c:v>
                      </c:pt>
                      <c:pt idx="7360" formatCode="General">
                        <c:v>629.74900000000002</c:v>
                      </c:pt>
                      <c:pt idx="7361" formatCode="General">
                        <c:v>629.75900000000001</c:v>
                      </c:pt>
                      <c:pt idx="7362" formatCode="General">
                        <c:v>629.76900000000001</c:v>
                      </c:pt>
                      <c:pt idx="7363" formatCode="General">
                        <c:v>629.779</c:v>
                      </c:pt>
                      <c:pt idx="7364" formatCode="General">
                        <c:v>629.78899999999999</c:v>
                      </c:pt>
                      <c:pt idx="7365" formatCode="General">
                        <c:v>629.79899999999998</c:v>
                      </c:pt>
                      <c:pt idx="7366" formatCode="General">
                        <c:v>629.80899999999997</c:v>
                      </c:pt>
                      <c:pt idx="7367" formatCode="General">
                        <c:v>629.81899999999996</c:v>
                      </c:pt>
                      <c:pt idx="7368" formatCode="General">
                        <c:v>629.82899999999995</c:v>
                      </c:pt>
                      <c:pt idx="7369" formatCode="General">
                        <c:v>629.83900000000006</c:v>
                      </c:pt>
                      <c:pt idx="7370" formatCode="General">
                        <c:v>629.84900000000005</c:v>
                      </c:pt>
                      <c:pt idx="7371" formatCode="General">
                        <c:v>629.85900000000004</c:v>
                      </c:pt>
                      <c:pt idx="7372" formatCode="General">
                        <c:v>629.86900000000003</c:v>
                      </c:pt>
                      <c:pt idx="7373" formatCode="General">
                        <c:v>629.87900000000002</c:v>
                      </c:pt>
                      <c:pt idx="7374" formatCode="General">
                        <c:v>629.88900000000001</c:v>
                      </c:pt>
                      <c:pt idx="7375" formatCode="General">
                        <c:v>629.899</c:v>
                      </c:pt>
                      <c:pt idx="7376" formatCode="General">
                        <c:v>629.90899999999999</c:v>
                      </c:pt>
                      <c:pt idx="7377" formatCode="General">
                        <c:v>629.91899999999998</c:v>
                      </c:pt>
                      <c:pt idx="7378" formatCode="General">
                        <c:v>629.92899999999997</c:v>
                      </c:pt>
                      <c:pt idx="7379" formatCode="General">
                        <c:v>629.93899999999996</c:v>
                      </c:pt>
                      <c:pt idx="7380" formatCode="General">
                        <c:v>629.94899999999996</c:v>
                      </c:pt>
                      <c:pt idx="7381" formatCode="General">
                        <c:v>629.95899999999995</c:v>
                      </c:pt>
                      <c:pt idx="7382" formatCode="General">
                        <c:v>629.96900000000005</c:v>
                      </c:pt>
                      <c:pt idx="7383" formatCode="General">
                        <c:v>629.97900000000004</c:v>
                      </c:pt>
                      <c:pt idx="7384" formatCode="General">
                        <c:v>629.98900000000003</c:v>
                      </c:pt>
                      <c:pt idx="7385" formatCode="General">
                        <c:v>629.99900000000002</c:v>
                      </c:pt>
                      <c:pt idx="7386" formatCode="General">
                        <c:v>630.00900000000001</c:v>
                      </c:pt>
                      <c:pt idx="7387" formatCode="General">
                        <c:v>630.01900000000001</c:v>
                      </c:pt>
                      <c:pt idx="7388" formatCode="General">
                        <c:v>630.029</c:v>
                      </c:pt>
                      <c:pt idx="7389" formatCode="General">
                        <c:v>630.03899999999999</c:v>
                      </c:pt>
                      <c:pt idx="7390" formatCode="General">
                        <c:v>630.04899999999998</c:v>
                      </c:pt>
                      <c:pt idx="7391" formatCode="General">
                        <c:v>630.05899999999997</c:v>
                      </c:pt>
                      <c:pt idx="7392" formatCode="General">
                        <c:v>630.06899999999996</c:v>
                      </c:pt>
                      <c:pt idx="7393" formatCode="General">
                        <c:v>630.07899999999995</c:v>
                      </c:pt>
                      <c:pt idx="7394" formatCode="General">
                        <c:v>630.08900000000006</c:v>
                      </c:pt>
                      <c:pt idx="7395" formatCode="General">
                        <c:v>630.09900000000005</c:v>
                      </c:pt>
                      <c:pt idx="7396" formatCode="General">
                        <c:v>630.10900000000004</c:v>
                      </c:pt>
                      <c:pt idx="7397" formatCode="General">
                        <c:v>630.11900000000003</c:v>
                      </c:pt>
                      <c:pt idx="7398" formatCode="General">
                        <c:v>630.12900000000002</c:v>
                      </c:pt>
                      <c:pt idx="7399" formatCode="General">
                        <c:v>630.13900000000001</c:v>
                      </c:pt>
                      <c:pt idx="7400" formatCode="General">
                        <c:v>630.149</c:v>
                      </c:pt>
                      <c:pt idx="7401" formatCode="General">
                        <c:v>630.15899999999999</c:v>
                      </c:pt>
                      <c:pt idx="7402" formatCode="General">
                        <c:v>630.16899999999998</c:v>
                      </c:pt>
                      <c:pt idx="7403" formatCode="General">
                        <c:v>630.17899999999997</c:v>
                      </c:pt>
                      <c:pt idx="7404" formatCode="General">
                        <c:v>630.18899999999996</c:v>
                      </c:pt>
                      <c:pt idx="7405" formatCode="General">
                        <c:v>630.19899999999996</c:v>
                      </c:pt>
                      <c:pt idx="7406" formatCode="General">
                        <c:v>630.20899999999995</c:v>
                      </c:pt>
                      <c:pt idx="7407" formatCode="General">
                        <c:v>630.21900000000005</c:v>
                      </c:pt>
                      <c:pt idx="7408" formatCode="General">
                        <c:v>630.22900000000004</c:v>
                      </c:pt>
                      <c:pt idx="7409" formatCode="General">
                        <c:v>630.23900000000003</c:v>
                      </c:pt>
                      <c:pt idx="7410" formatCode="General">
                        <c:v>630.24900000000002</c:v>
                      </c:pt>
                      <c:pt idx="7411" formatCode="General">
                        <c:v>630.25900000000001</c:v>
                      </c:pt>
                      <c:pt idx="7412" formatCode="General">
                        <c:v>630.26900000000001</c:v>
                      </c:pt>
                      <c:pt idx="7413" formatCode="General">
                        <c:v>630.279</c:v>
                      </c:pt>
                      <c:pt idx="7414" formatCode="General">
                        <c:v>630.28899999999999</c:v>
                      </c:pt>
                      <c:pt idx="7415" formatCode="General">
                        <c:v>630.29899999999998</c:v>
                      </c:pt>
                      <c:pt idx="7416" formatCode="General">
                        <c:v>630.30899999999997</c:v>
                      </c:pt>
                      <c:pt idx="7417" formatCode="General">
                        <c:v>630.31899999999996</c:v>
                      </c:pt>
                      <c:pt idx="7418" formatCode="General">
                        <c:v>630.32899999999995</c:v>
                      </c:pt>
                      <c:pt idx="7419" formatCode="General">
                        <c:v>630.33900000000006</c:v>
                      </c:pt>
                      <c:pt idx="7420" formatCode="General">
                        <c:v>630.34900000000005</c:v>
                      </c:pt>
                      <c:pt idx="7421" formatCode="General">
                        <c:v>630.35900000000004</c:v>
                      </c:pt>
                      <c:pt idx="7422" formatCode="General">
                        <c:v>630.36900000000003</c:v>
                      </c:pt>
                      <c:pt idx="7423" formatCode="General">
                        <c:v>630.37900000000002</c:v>
                      </c:pt>
                      <c:pt idx="7424" formatCode="General">
                        <c:v>630.38900000000001</c:v>
                      </c:pt>
                      <c:pt idx="7425" formatCode="General">
                        <c:v>630.399</c:v>
                      </c:pt>
                      <c:pt idx="7426" formatCode="General">
                        <c:v>630.40899999999999</c:v>
                      </c:pt>
                      <c:pt idx="7427" formatCode="General">
                        <c:v>630.41899999999998</c:v>
                      </c:pt>
                      <c:pt idx="7428" formatCode="General">
                        <c:v>630.42899999999997</c:v>
                      </c:pt>
                      <c:pt idx="7429" formatCode="General">
                        <c:v>630.43899999999996</c:v>
                      </c:pt>
                      <c:pt idx="7430" formatCode="General">
                        <c:v>630.44899999999996</c:v>
                      </c:pt>
                      <c:pt idx="7431" formatCode="General">
                        <c:v>630.45899999999995</c:v>
                      </c:pt>
                      <c:pt idx="7432" formatCode="General">
                        <c:v>630.46900000000005</c:v>
                      </c:pt>
                      <c:pt idx="7433" formatCode="General">
                        <c:v>630.47900000000004</c:v>
                      </c:pt>
                      <c:pt idx="7434" formatCode="General">
                        <c:v>630.48900000000003</c:v>
                      </c:pt>
                      <c:pt idx="7435" formatCode="General">
                        <c:v>630.49900000000002</c:v>
                      </c:pt>
                      <c:pt idx="7436" formatCode="General">
                        <c:v>630.50900000000001</c:v>
                      </c:pt>
                      <c:pt idx="7437" formatCode="General">
                        <c:v>630.51900000000001</c:v>
                      </c:pt>
                      <c:pt idx="7438" formatCode="General">
                        <c:v>630.529</c:v>
                      </c:pt>
                      <c:pt idx="7439" formatCode="General">
                        <c:v>630.53899999999999</c:v>
                      </c:pt>
                      <c:pt idx="7440" formatCode="General">
                        <c:v>630.54899999999998</c:v>
                      </c:pt>
                      <c:pt idx="7441" formatCode="General">
                        <c:v>630.55899999999997</c:v>
                      </c:pt>
                      <c:pt idx="7442" formatCode="General">
                        <c:v>630.56899999999996</c:v>
                      </c:pt>
                      <c:pt idx="7443" formatCode="General">
                        <c:v>630.57899999999995</c:v>
                      </c:pt>
                      <c:pt idx="7444" formatCode="General">
                        <c:v>630.58900000000006</c:v>
                      </c:pt>
                      <c:pt idx="7445" formatCode="General">
                        <c:v>630.59900000000005</c:v>
                      </c:pt>
                      <c:pt idx="7446" formatCode="General">
                        <c:v>630.60900000000004</c:v>
                      </c:pt>
                      <c:pt idx="7447" formatCode="General">
                        <c:v>630.61900000000003</c:v>
                      </c:pt>
                      <c:pt idx="7448" formatCode="General">
                        <c:v>630.62900000000002</c:v>
                      </c:pt>
                      <c:pt idx="7449" formatCode="General">
                        <c:v>630.63900000000001</c:v>
                      </c:pt>
                      <c:pt idx="7450" formatCode="General">
                        <c:v>630.649</c:v>
                      </c:pt>
                      <c:pt idx="7451" formatCode="General">
                        <c:v>630.65899999999999</c:v>
                      </c:pt>
                      <c:pt idx="7452" formatCode="General">
                        <c:v>630.66899999999998</c:v>
                      </c:pt>
                      <c:pt idx="7453" formatCode="General">
                        <c:v>630.67899999999997</c:v>
                      </c:pt>
                      <c:pt idx="7454" formatCode="General">
                        <c:v>630.68899999999996</c:v>
                      </c:pt>
                      <c:pt idx="7455" formatCode="General">
                        <c:v>630.69899999999996</c:v>
                      </c:pt>
                      <c:pt idx="7456" formatCode="General">
                        <c:v>630.70899999999995</c:v>
                      </c:pt>
                      <c:pt idx="7457" formatCode="General">
                        <c:v>630.71900000000005</c:v>
                      </c:pt>
                      <c:pt idx="7458" formatCode="General">
                        <c:v>630.72900000000004</c:v>
                      </c:pt>
                      <c:pt idx="7459" formatCode="General">
                        <c:v>630.73900000000003</c:v>
                      </c:pt>
                      <c:pt idx="7460" formatCode="General">
                        <c:v>630.74900000000002</c:v>
                      </c:pt>
                      <c:pt idx="7461" formatCode="General">
                        <c:v>630.75900000000001</c:v>
                      </c:pt>
                      <c:pt idx="7462" formatCode="General">
                        <c:v>630.76900000000001</c:v>
                      </c:pt>
                      <c:pt idx="7463" formatCode="General">
                        <c:v>630.779</c:v>
                      </c:pt>
                      <c:pt idx="7464" formatCode="General">
                        <c:v>630.78899999999999</c:v>
                      </c:pt>
                      <c:pt idx="7465" formatCode="General">
                        <c:v>630.79600000000005</c:v>
                      </c:pt>
                      <c:pt idx="7466" formatCode="General">
                        <c:v>630.79600000000005</c:v>
                      </c:pt>
                      <c:pt idx="7467" formatCode="General">
                        <c:v>631.79600000000005</c:v>
                      </c:pt>
                      <c:pt idx="7468" formatCode="General">
                        <c:v>632.79600000000005</c:v>
                      </c:pt>
                      <c:pt idx="7469" formatCode="General">
                        <c:v>633.79600000000005</c:v>
                      </c:pt>
                      <c:pt idx="7470" formatCode="General">
                        <c:v>634.79600000000005</c:v>
                      </c:pt>
                      <c:pt idx="7471" formatCode="General">
                        <c:v>635.79600000000005</c:v>
                      </c:pt>
                      <c:pt idx="7472" formatCode="General">
                        <c:v>636.79600000000005</c:v>
                      </c:pt>
                      <c:pt idx="7473" formatCode="General">
                        <c:v>637.79600000000005</c:v>
                      </c:pt>
                      <c:pt idx="7474" formatCode="General">
                        <c:v>638.79600000000005</c:v>
                      </c:pt>
                      <c:pt idx="7475" formatCode="General">
                        <c:v>639.79600000000005</c:v>
                      </c:pt>
                      <c:pt idx="7476" formatCode="General">
                        <c:v>640.79600000000005</c:v>
                      </c:pt>
                      <c:pt idx="7477" formatCode="General">
                        <c:v>641.79600000000005</c:v>
                      </c:pt>
                      <c:pt idx="7478" formatCode="General">
                        <c:v>642.79600000000005</c:v>
                      </c:pt>
                      <c:pt idx="7479" formatCode="General">
                        <c:v>643.79600000000005</c:v>
                      </c:pt>
                      <c:pt idx="7480" formatCode="General">
                        <c:v>644.79600000000005</c:v>
                      </c:pt>
                      <c:pt idx="7481" formatCode="General">
                        <c:v>645.79600000000005</c:v>
                      </c:pt>
                      <c:pt idx="7482" formatCode="General">
                        <c:v>646.79600000000005</c:v>
                      </c:pt>
                      <c:pt idx="7483" formatCode="General">
                        <c:v>647.79600000000005</c:v>
                      </c:pt>
                      <c:pt idx="7484" formatCode="General">
                        <c:v>648.79600000000005</c:v>
                      </c:pt>
                      <c:pt idx="7485" formatCode="General">
                        <c:v>649.79600000000005</c:v>
                      </c:pt>
                      <c:pt idx="7486" formatCode="General">
                        <c:v>650.79600000000005</c:v>
                      </c:pt>
                      <c:pt idx="7487" formatCode="General">
                        <c:v>651.79600000000005</c:v>
                      </c:pt>
                      <c:pt idx="7488" formatCode="General">
                        <c:v>652.79600000000005</c:v>
                      </c:pt>
                      <c:pt idx="7489" formatCode="General">
                        <c:v>653.79600000000005</c:v>
                      </c:pt>
                      <c:pt idx="7490" formatCode="General">
                        <c:v>654.79600000000005</c:v>
                      </c:pt>
                      <c:pt idx="7491" formatCode="General">
                        <c:v>655.79600000000005</c:v>
                      </c:pt>
                      <c:pt idx="7492" formatCode="General">
                        <c:v>656.79600000000005</c:v>
                      </c:pt>
                      <c:pt idx="7493" formatCode="General">
                        <c:v>657.79600000000005</c:v>
                      </c:pt>
                      <c:pt idx="7494" formatCode="General">
                        <c:v>658.79600000000005</c:v>
                      </c:pt>
                      <c:pt idx="7495" formatCode="General">
                        <c:v>659.79600000000005</c:v>
                      </c:pt>
                      <c:pt idx="7496" formatCode="General">
                        <c:v>660.79600000000005</c:v>
                      </c:pt>
                      <c:pt idx="7497" formatCode="General">
                        <c:v>661.79600000000005</c:v>
                      </c:pt>
                      <c:pt idx="7498" formatCode="General">
                        <c:v>662.79600000000005</c:v>
                      </c:pt>
                      <c:pt idx="7499" formatCode="General">
                        <c:v>663.79600000000005</c:v>
                      </c:pt>
                      <c:pt idx="7500" formatCode="General">
                        <c:v>664.79600000000005</c:v>
                      </c:pt>
                      <c:pt idx="7501" formatCode="General">
                        <c:v>665.79600000000005</c:v>
                      </c:pt>
                      <c:pt idx="7502" formatCode="General">
                        <c:v>666.79600000000005</c:v>
                      </c:pt>
                      <c:pt idx="7503" formatCode="General">
                        <c:v>667.79600000000005</c:v>
                      </c:pt>
                      <c:pt idx="7504" formatCode="General">
                        <c:v>668.79600000000005</c:v>
                      </c:pt>
                      <c:pt idx="7505" formatCode="General">
                        <c:v>669.79600000000005</c:v>
                      </c:pt>
                      <c:pt idx="7506" formatCode="General">
                        <c:v>670.79600000000005</c:v>
                      </c:pt>
                      <c:pt idx="7507" formatCode="General">
                        <c:v>671.79600000000005</c:v>
                      </c:pt>
                      <c:pt idx="7508" formatCode="General">
                        <c:v>672.79600000000005</c:v>
                      </c:pt>
                      <c:pt idx="7509" formatCode="General">
                        <c:v>673.79600000000005</c:v>
                      </c:pt>
                      <c:pt idx="7510" formatCode="General">
                        <c:v>674.79600000000005</c:v>
                      </c:pt>
                      <c:pt idx="7511" formatCode="General">
                        <c:v>675.79600000000005</c:v>
                      </c:pt>
                      <c:pt idx="7512" formatCode="General">
                        <c:v>676.79600000000005</c:v>
                      </c:pt>
                      <c:pt idx="7513" formatCode="General">
                        <c:v>677.79600000000005</c:v>
                      </c:pt>
                      <c:pt idx="7514" formatCode="General">
                        <c:v>678.79600000000005</c:v>
                      </c:pt>
                      <c:pt idx="7515" formatCode="General">
                        <c:v>679.79600000000005</c:v>
                      </c:pt>
                      <c:pt idx="7516" formatCode="General">
                        <c:v>680.79600000000005</c:v>
                      </c:pt>
                      <c:pt idx="7517" formatCode="General">
                        <c:v>681.79600000000005</c:v>
                      </c:pt>
                      <c:pt idx="7518" formatCode="General">
                        <c:v>682.79600000000005</c:v>
                      </c:pt>
                      <c:pt idx="7519" formatCode="General">
                        <c:v>683.79600000000005</c:v>
                      </c:pt>
                      <c:pt idx="7520" formatCode="General">
                        <c:v>684.79600000000005</c:v>
                      </c:pt>
                      <c:pt idx="7521" formatCode="General">
                        <c:v>685.79600000000005</c:v>
                      </c:pt>
                      <c:pt idx="7522" formatCode="General">
                        <c:v>686.79600000000005</c:v>
                      </c:pt>
                      <c:pt idx="7523" formatCode="General">
                        <c:v>687.79600000000005</c:v>
                      </c:pt>
                      <c:pt idx="7524" formatCode="General">
                        <c:v>688.79600000000005</c:v>
                      </c:pt>
                      <c:pt idx="7525" formatCode="General">
                        <c:v>689.79600000000005</c:v>
                      </c:pt>
                      <c:pt idx="7526" formatCode="General">
                        <c:v>690.79600000000005</c:v>
                      </c:pt>
                      <c:pt idx="7527" formatCode="General">
                        <c:v>691.79600000000005</c:v>
                      </c:pt>
                      <c:pt idx="7528" formatCode="General">
                        <c:v>692.79600000000005</c:v>
                      </c:pt>
                      <c:pt idx="7529" formatCode="General">
                        <c:v>693.79600000000005</c:v>
                      </c:pt>
                      <c:pt idx="7530" formatCode="General">
                        <c:v>694.79600000000005</c:v>
                      </c:pt>
                      <c:pt idx="7531" formatCode="General">
                        <c:v>695.79600000000005</c:v>
                      </c:pt>
                      <c:pt idx="7532" formatCode="General">
                        <c:v>696.79600000000005</c:v>
                      </c:pt>
                      <c:pt idx="7533" formatCode="General">
                        <c:v>697.79600000000005</c:v>
                      </c:pt>
                      <c:pt idx="7534" formatCode="General">
                        <c:v>698.79600000000005</c:v>
                      </c:pt>
                      <c:pt idx="7535" formatCode="General">
                        <c:v>699.79600000000005</c:v>
                      </c:pt>
                      <c:pt idx="7536" formatCode="General">
                        <c:v>700.79600000000005</c:v>
                      </c:pt>
                      <c:pt idx="7537" formatCode="General">
                        <c:v>701.00699999999995</c:v>
                      </c:pt>
                      <c:pt idx="7538" formatCode="General">
                        <c:v>701.00699999999995</c:v>
                      </c:pt>
                      <c:pt idx="7539" formatCode="General">
                        <c:v>701.01700000000005</c:v>
                      </c:pt>
                      <c:pt idx="7540" formatCode="General">
                        <c:v>701.02700000000004</c:v>
                      </c:pt>
                      <c:pt idx="7541" formatCode="General">
                        <c:v>701.03700000000003</c:v>
                      </c:pt>
                      <c:pt idx="7542" formatCode="General">
                        <c:v>701.04700000000003</c:v>
                      </c:pt>
                      <c:pt idx="7543" formatCode="General">
                        <c:v>701.05700000000002</c:v>
                      </c:pt>
                      <c:pt idx="7544" formatCode="General">
                        <c:v>701.06700000000001</c:v>
                      </c:pt>
                      <c:pt idx="7545" formatCode="General">
                        <c:v>701.077</c:v>
                      </c:pt>
                      <c:pt idx="7546" formatCode="General">
                        <c:v>701.08699999999999</c:v>
                      </c:pt>
                      <c:pt idx="7547" formatCode="General">
                        <c:v>701.09699999999998</c:v>
                      </c:pt>
                      <c:pt idx="7548" formatCode="General">
                        <c:v>701.10699999999997</c:v>
                      </c:pt>
                      <c:pt idx="7549" formatCode="General">
                        <c:v>701.11699999999996</c:v>
                      </c:pt>
                      <c:pt idx="7550" formatCode="General">
                        <c:v>701.12699999999995</c:v>
                      </c:pt>
                      <c:pt idx="7551" formatCode="General">
                        <c:v>701.13699999999994</c:v>
                      </c:pt>
                      <c:pt idx="7552" formatCode="General">
                        <c:v>701.14700000000005</c:v>
                      </c:pt>
                      <c:pt idx="7553" formatCode="General">
                        <c:v>701.15700000000004</c:v>
                      </c:pt>
                      <c:pt idx="7554" formatCode="General">
                        <c:v>701.16700000000003</c:v>
                      </c:pt>
                      <c:pt idx="7555" formatCode="General">
                        <c:v>701.17700000000002</c:v>
                      </c:pt>
                      <c:pt idx="7556" formatCode="General">
                        <c:v>701.18700000000001</c:v>
                      </c:pt>
                      <c:pt idx="7557" formatCode="General">
                        <c:v>701.197</c:v>
                      </c:pt>
                      <c:pt idx="7558" formatCode="General">
                        <c:v>701.20699999999999</c:v>
                      </c:pt>
                      <c:pt idx="7559" formatCode="General">
                        <c:v>701.21699999999998</c:v>
                      </c:pt>
                      <c:pt idx="7560" formatCode="General">
                        <c:v>701.22699999999998</c:v>
                      </c:pt>
                      <c:pt idx="7561" formatCode="General">
                        <c:v>701.23699999999997</c:v>
                      </c:pt>
                      <c:pt idx="7562" formatCode="General">
                        <c:v>701.24699999999996</c:v>
                      </c:pt>
                      <c:pt idx="7563" formatCode="General">
                        <c:v>701.25699999999995</c:v>
                      </c:pt>
                      <c:pt idx="7564" formatCode="General">
                        <c:v>701.26700000000005</c:v>
                      </c:pt>
                      <c:pt idx="7565" formatCode="General">
                        <c:v>701.27700000000004</c:v>
                      </c:pt>
                      <c:pt idx="7566" formatCode="General">
                        <c:v>701.28700000000003</c:v>
                      </c:pt>
                      <c:pt idx="7567" formatCode="General">
                        <c:v>701.29700000000003</c:v>
                      </c:pt>
                      <c:pt idx="7568" formatCode="General">
                        <c:v>701.30700000000002</c:v>
                      </c:pt>
                      <c:pt idx="7569" formatCode="General">
                        <c:v>701.31700000000001</c:v>
                      </c:pt>
                      <c:pt idx="7570" formatCode="General">
                        <c:v>701.327</c:v>
                      </c:pt>
                      <c:pt idx="7571" formatCode="General">
                        <c:v>701.33699999999999</c:v>
                      </c:pt>
                      <c:pt idx="7572" formatCode="General">
                        <c:v>701.34699999999998</c:v>
                      </c:pt>
                      <c:pt idx="7573" formatCode="General">
                        <c:v>701.35699999999997</c:v>
                      </c:pt>
                      <c:pt idx="7574" formatCode="General">
                        <c:v>701.36699999999996</c:v>
                      </c:pt>
                      <c:pt idx="7575" formatCode="General">
                        <c:v>701.37699999999995</c:v>
                      </c:pt>
                      <c:pt idx="7576" formatCode="General">
                        <c:v>701.38699999999994</c:v>
                      </c:pt>
                      <c:pt idx="7577" formatCode="General">
                        <c:v>701.39700000000005</c:v>
                      </c:pt>
                      <c:pt idx="7578" formatCode="General">
                        <c:v>701.40700000000004</c:v>
                      </c:pt>
                      <c:pt idx="7579" formatCode="General">
                        <c:v>701.41700000000003</c:v>
                      </c:pt>
                      <c:pt idx="7580" formatCode="General">
                        <c:v>701.42700000000002</c:v>
                      </c:pt>
                      <c:pt idx="7581" formatCode="General">
                        <c:v>701.43700000000001</c:v>
                      </c:pt>
                      <c:pt idx="7582" formatCode="General">
                        <c:v>701.447</c:v>
                      </c:pt>
                      <c:pt idx="7583" formatCode="General">
                        <c:v>701.45699999999999</c:v>
                      </c:pt>
                      <c:pt idx="7584" formatCode="General">
                        <c:v>701.46699999999998</c:v>
                      </c:pt>
                      <c:pt idx="7585" formatCode="General">
                        <c:v>701.47699999999998</c:v>
                      </c:pt>
                      <c:pt idx="7586" formatCode="General">
                        <c:v>701.48699999999997</c:v>
                      </c:pt>
                      <c:pt idx="7587" formatCode="General">
                        <c:v>701.49699999999996</c:v>
                      </c:pt>
                      <c:pt idx="7588" formatCode="General">
                        <c:v>701.50699999999995</c:v>
                      </c:pt>
                      <c:pt idx="7589" formatCode="General">
                        <c:v>701.51700000000005</c:v>
                      </c:pt>
                      <c:pt idx="7590" formatCode="General">
                        <c:v>701.52700000000004</c:v>
                      </c:pt>
                      <c:pt idx="7591" formatCode="General">
                        <c:v>701.53700000000003</c:v>
                      </c:pt>
                      <c:pt idx="7592" formatCode="General">
                        <c:v>701.54700000000003</c:v>
                      </c:pt>
                      <c:pt idx="7593" formatCode="General">
                        <c:v>701.55700000000002</c:v>
                      </c:pt>
                      <c:pt idx="7594" formatCode="General">
                        <c:v>701.56700000000001</c:v>
                      </c:pt>
                      <c:pt idx="7595" formatCode="General">
                        <c:v>701.577</c:v>
                      </c:pt>
                      <c:pt idx="7596" formatCode="General">
                        <c:v>701.58699999999999</c:v>
                      </c:pt>
                      <c:pt idx="7597" formatCode="General">
                        <c:v>701.59699999999998</c:v>
                      </c:pt>
                      <c:pt idx="7598" formatCode="General">
                        <c:v>701.60699999999997</c:v>
                      </c:pt>
                      <c:pt idx="7599" formatCode="General">
                        <c:v>701.61699999999996</c:v>
                      </c:pt>
                      <c:pt idx="7600" formatCode="General">
                        <c:v>701.62699999999995</c:v>
                      </c:pt>
                      <c:pt idx="7601" formatCode="General">
                        <c:v>701.63699999999994</c:v>
                      </c:pt>
                      <c:pt idx="7602" formatCode="General">
                        <c:v>701.64700000000005</c:v>
                      </c:pt>
                      <c:pt idx="7603" formatCode="General">
                        <c:v>701.65700000000004</c:v>
                      </c:pt>
                      <c:pt idx="7604" formatCode="General">
                        <c:v>701.66700000000003</c:v>
                      </c:pt>
                      <c:pt idx="7605" formatCode="General">
                        <c:v>701.67700000000002</c:v>
                      </c:pt>
                      <c:pt idx="7606" formatCode="General">
                        <c:v>701.68700000000001</c:v>
                      </c:pt>
                      <c:pt idx="7607" formatCode="General">
                        <c:v>701.697</c:v>
                      </c:pt>
                      <c:pt idx="7608" formatCode="General">
                        <c:v>701.70699999999999</c:v>
                      </c:pt>
                      <c:pt idx="7609" formatCode="General">
                        <c:v>701.71699999999998</c:v>
                      </c:pt>
                      <c:pt idx="7610" formatCode="General">
                        <c:v>701.72699999999998</c:v>
                      </c:pt>
                      <c:pt idx="7611" formatCode="General">
                        <c:v>701.73699999999997</c:v>
                      </c:pt>
                      <c:pt idx="7612" formatCode="General">
                        <c:v>701.74699999999996</c:v>
                      </c:pt>
                      <c:pt idx="7613" formatCode="General">
                        <c:v>701.75699999999995</c:v>
                      </c:pt>
                      <c:pt idx="7614" formatCode="General">
                        <c:v>701.76700000000005</c:v>
                      </c:pt>
                      <c:pt idx="7615" formatCode="General">
                        <c:v>701.77700000000004</c:v>
                      </c:pt>
                      <c:pt idx="7616" formatCode="General">
                        <c:v>701.78700000000003</c:v>
                      </c:pt>
                      <c:pt idx="7617" formatCode="General">
                        <c:v>701.79700000000003</c:v>
                      </c:pt>
                      <c:pt idx="7618" formatCode="General">
                        <c:v>701.80700000000002</c:v>
                      </c:pt>
                      <c:pt idx="7619" formatCode="General">
                        <c:v>701.81700000000001</c:v>
                      </c:pt>
                      <c:pt idx="7620" formatCode="General">
                        <c:v>701.827</c:v>
                      </c:pt>
                      <c:pt idx="7621" formatCode="General">
                        <c:v>701.83699999999999</c:v>
                      </c:pt>
                      <c:pt idx="7622" formatCode="General">
                        <c:v>701.84699999999998</c:v>
                      </c:pt>
                      <c:pt idx="7623" formatCode="General">
                        <c:v>701.85699999999997</c:v>
                      </c:pt>
                      <c:pt idx="7624" formatCode="General">
                        <c:v>701.86699999999996</c:v>
                      </c:pt>
                      <c:pt idx="7625" formatCode="General">
                        <c:v>701.87699999999995</c:v>
                      </c:pt>
                      <c:pt idx="7626" formatCode="General">
                        <c:v>701.88699999999994</c:v>
                      </c:pt>
                      <c:pt idx="7627" formatCode="General">
                        <c:v>701.89700000000005</c:v>
                      </c:pt>
                      <c:pt idx="7628" formatCode="General">
                        <c:v>701.90700000000004</c:v>
                      </c:pt>
                      <c:pt idx="7629" formatCode="General">
                        <c:v>701.91700000000003</c:v>
                      </c:pt>
                      <c:pt idx="7630" formatCode="General">
                        <c:v>701.92700000000002</c:v>
                      </c:pt>
                      <c:pt idx="7631" formatCode="General">
                        <c:v>701.93700000000001</c:v>
                      </c:pt>
                      <c:pt idx="7632" formatCode="General">
                        <c:v>701.947</c:v>
                      </c:pt>
                      <c:pt idx="7633" formatCode="General">
                        <c:v>701.95699999999999</c:v>
                      </c:pt>
                      <c:pt idx="7634" formatCode="General">
                        <c:v>701.96699999999998</c:v>
                      </c:pt>
                      <c:pt idx="7635" formatCode="General">
                        <c:v>701.97699999999998</c:v>
                      </c:pt>
                      <c:pt idx="7636" formatCode="General">
                        <c:v>701.98699999999997</c:v>
                      </c:pt>
                      <c:pt idx="7637" formatCode="General">
                        <c:v>701.99699999999996</c:v>
                      </c:pt>
                      <c:pt idx="7638" formatCode="General">
                        <c:v>702.00699999999995</c:v>
                      </c:pt>
                      <c:pt idx="7639" formatCode="General">
                        <c:v>702.01700000000005</c:v>
                      </c:pt>
                      <c:pt idx="7640" formatCode="General">
                        <c:v>702.02700000000004</c:v>
                      </c:pt>
                      <c:pt idx="7641" formatCode="General">
                        <c:v>702.03700000000003</c:v>
                      </c:pt>
                      <c:pt idx="7642" formatCode="General">
                        <c:v>702.04700000000003</c:v>
                      </c:pt>
                      <c:pt idx="7643" formatCode="General">
                        <c:v>702.05700000000002</c:v>
                      </c:pt>
                      <c:pt idx="7644" formatCode="General">
                        <c:v>702.06700000000001</c:v>
                      </c:pt>
                      <c:pt idx="7645" formatCode="General">
                        <c:v>702.077</c:v>
                      </c:pt>
                      <c:pt idx="7646" formatCode="General">
                        <c:v>702.08699999999999</c:v>
                      </c:pt>
                      <c:pt idx="7647" formatCode="General">
                        <c:v>702.09699999999998</c:v>
                      </c:pt>
                      <c:pt idx="7648" formatCode="General">
                        <c:v>702.10699999999997</c:v>
                      </c:pt>
                      <c:pt idx="7649" formatCode="General">
                        <c:v>702.11699999999996</c:v>
                      </c:pt>
                      <c:pt idx="7650" formatCode="General">
                        <c:v>702.12699999999995</c:v>
                      </c:pt>
                      <c:pt idx="7651" formatCode="General">
                        <c:v>702.13699999999994</c:v>
                      </c:pt>
                      <c:pt idx="7652" formatCode="General">
                        <c:v>702.14700000000005</c:v>
                      </c:pt>
                      <c:pt idx="7653" formatCode="General">
                        <c:v>702.15700000000004</c:v>
                      </c:pt>
                      <c:pt idx="7654" formatCode="General">
                        <c:v>702.16700000000003</c:v>
                      </c:pt>
                      <c:pt idx="7655" formatCode="General">
                        <c:v>702.17700000000002</c:v>
                      </c:pt>
                      <c:pt idx="7656" formatCode="General">
                        <c:v>702.18700000000001</c:v>
                      </c:pt>
                      <c:pt idx="7657" formatCode="General">
                        <c:v>702.197</c:v>
                      </c:pt>
                      <c:pt idx="7658" formatCode="General">
                        <c:v>702.20699999999999</c:v>
                      </c:pt>
                      <c:pt idx="7659" formatCode="General">
                        <c:v>702.21699999999998</c:v>
                      </c:pt>
                      <c:pt idx="7660" formatCode="General">
                        <c:v>702.22699999999998</c:v>
                      </c:pt>
                      <c:pt idx="7661" formatCode="General">
                        <c:v>702.23699999999997</c:v>
                      </c:pt>
                      <c:pt idx="7662" formatCode="General">
                        <c:v>702.24699999999996</c:v>
                      </c:pt>
                      <c:pt idx="7663" formatCode="General">
                        <c:v>702.25699999999995</c:v>
                      </c:pt>
                      <c:pt idx="7664" formatCode="General">
                        <c:v>702.26700000000005</c:v>
                      </c:pt>
                      <c:pt idx="7665" formatCode="General">
                        <c:v>702.27700000000004</c:v>
                      </c:pt>
                      <c:pt idx="7666" formatCode="General">
                        <c:v>702.28700000000003</c:v>
                      </c:pt>
                      <c:pt idx="7667" formatCode="General">
                        <c:v>702.29700000000003</c:v>
                      </c:pt>
                      <c:pt idx="7668" formatCode="General">
                        <c:v>702.30700000000002</c:v>
                      </c:pt>
                      <c:pt idx="7669" formatCode="General">
                        <c:v>702.31700000000001</c:v>
                      </c:pt>
                      <c:pt idx="7670" formatCode="General">
                        <c:v>702.327</c:v>
                      </c:pt>
                      <c:pt idx="7671" formatCode="General">
                        <c:v>702.33699999999999</c:v>
                      </c:pt>
                      <c:pt idx="7672" formatCode="General">
                        <c:v>702.34699999999998</c:v>
                      </c:pt>
                      <c:pt idx="7673" formatCode="General">
                        <c:v>702.35699999999997</c:v>
                      </c:pt>
                      <c:pt idx="7674" formatCode="General">
                        <c:v>702.36699999999996</c:v>
                      </c:pt>
                      <c:pt idx="7675" formatCode="General">
                        <c:v>702.37699999999995</c:v>
                      </c:pt>
                      <c:pt idx="7676" formatCode="General">
                        <c:v>702.38699999999994</c:v>
                      </c:pt>
                      <c:pt idx="7677" formatCode="General">
                        <c:v>702.39700000000005</c:v>
                      </c:pt>
                      <c:pt idx="7678" formatCode="General">
                        <c:v>702.40700000000004</c:v>
                      </c:pt>
                      <c:pt idx="7679" formatCode="General">
                        <c:v>702.41700000000003</c:v>
                      </c:pt>
                      <c:pt idx="7680" formatCode="General">
                        <c:v>702.42700000000002</c:v>
                      </c:pt>
                      <c:pt idx="7681" formatCode="General">
                        <c:v>702.43700000000001</c:v>
                      </c:pt>
                      <c:pt idx="7682" formatCode="General">
                        <c:v>702.447</c:v>
                      </c:pt>
                      <c:pt idx="7683" formatCode="General">
                        <c:v>702.45699999999999</c:v>
                      </c:pt>
                      <c:pt idx="7684" formatCode="General">
                        <c:v>702.46699999999998</c:v>
                      </c:pt>
                      <c:pt idx="7685" formatCode="General">
                        <c:v>702.47699999999998</c:v>
                      </c:pt>
                      <c:pt idx="7686" formatCode="General">
                        <c:v>702.48699999999997</c:v>
                      </c:pt>
                      <c:pt idx="7687" formatCode="General">
                        <c:v>702.49699999999996</c:v>
                      </c:pt>
                      <c:pt idx="7688" formatCode="General">
                        <c:v>702.50699999999995</c:v>
                      </c:pt>
                      <c:pt idx="7689" formatCode="General">
                        <c:v>702.51700000000005</c:v>
                      </c:pt>
                      <c:pt idx="7690" formatCode="General">
                        <c:v>702.52700000000004</c:v>
                      </c:pt>
                      <c:pt idx="7691" formatCode="General">
                        <c:v>702.53700000000003</c:v>
                      </c:pt>
                      <c:pt idx="7692" formatCode="General">
                        <c:v>702.54700000000003</c:v>
                      </c:pt>
                      <c:pt idx="7693" formatCode="General">
                        <c:v>702.55700000000002</c:v>
                      </c:pt>
                      <c:pt idx="7694" formatCode="General">
                        <c:v>702.56700000000001</c:v>
                      </c:pt>
                      <c:pt idx="7695" formatCode="General">
                        <c:v>702.577</c:v>
                      </c:pt>
                      <c:pt idx="7696" formatCode="General">
                        <c:v>702.58699999999999</c:v>
                      </c:pt>
                      <c:pt idx="7697" formatCode="General">
                        <c:v>702.59699999999998</c:v>
                      </c:pt>
                      <c:pt idx="7698" formatCode="General">
                        <c:v>702.60699999999997</c:v>
                      </c:pt>
                      <c:pt idx="7699" formatCode="General">
                        <c:v>702.61699999999996</c:v>
                      </c:pt>
                      <c:pt idx="7700" formatCode="General">
                        <c:v>702.62699999999995</c:v>
                      </c:pt>
                      <c:pt idx="7701" formatCode="General">
                        <c:v>702.63699999999994</c:v>
                      </c:pt>
                      <c:pt idx="7702" formatCode="General">
                        <c:v>702.64700000000005</c:v>
                      </c:pt>
                      <c:pt idx="7703" formatCode="General">
                        <c:v>702.65700000000004</c:v>
                      </c:pt>
                      <c:pt idx="7704" formatCode="General">
                        <c:v>702.66700000000003</c:v>
                      </c:pt>
                      <c:pt idx="7705" formatCode="General">
                        <c:v>702.67700000000002</c:v>
                      </c:pt>
                      <c:pt idx="7706" formatCode="General">
                        <c:v>702.68700000000001</c:v>
                      </c:pt>
                      <c:pt idx="7707" formatCode="General">
                        <c:v>702.697</c:v>
                      </c:pt>
                      <c:pt idx="7708" formatCode="General">
                        <c:v>702.70699999999999</c:v>
                      </c:pt>
                      <c:pt idx="7709" formatCode="General">
                        <c:v>702.71699999999998</c:v>
                      </c:pt>
                      <c:pt idx="7710" formatCode="General">
                        <c:v>702.72699999999998</c:v>
                      </c:pt>
                      <c:pt idx="7711" formatCode="General">
                        <c:v>702.73699999999997</c:v>
                      </c:pt>
                      <c:pt idx="7712" formatCode="General">
                        <c:v>702.74699999999996</c:v>
                      </c:pt>
                      <c:pt idx="7713" formatCode="General">
                        <c:v>702.75699999999995</c:v>
                      </c:pt>
                      <c:pt idx="7714" formatCode="General">
                        <c:v>702.76700000000005</c:v>
                      </c:pt>
                      <c:pt idx="7715" formatCode="General">
                        <c:v>702.77700000000004</c:v>
                      </c:pt>
                      <c:pt idx="7716" formatCode="General">
                        <c:v>702.78700000000003</c:v>
                      </c:pt>
                      <c:pt idx="7717" formatCode="General">
                        <c:v>702.79700000000003</c:v>
                      </c:pt>
                      <c:pt idx="7718" formatCode="General">
                        <c:v>702.80700000000002</c:v>
                      </c:pt>
                      <c:pt idx="7719" formatCode="General">
                        <c:v>702.81700000000001</c:v>
                      </c:pt>
                      <c:pt idx="7720" formatCode="General">
                        <c:v>702.827</c:v>
                      </c:pt>
                      <c:pt idx="7721" formatCode="General">
                        <c:v>702.83699999999999</c:v>
                      </c:pt>
                      <c:pt idx="7722" formatCode="General">
                        <c:v>702.84699999999998</c:v>
                      </c:pt>
                      <c:pt idx="7723" formatCode="General">
                        <c:v>702.85699999999997</c:v>
                      </c:pt>
                      <c:pt idx="7724" formatCode="General">
                        <c:v>702.86699999999996</c:v>
                      </c:pt>
                      <c:pt idx="7725" formatCode="General">
                        <c:v>702.87699999999995</c:v>
                      </c:pt>
                      <c:pt idx="7726" formatCode="General">
                        <c:v>702.88699999999994</c:v>
                      </c:pt>
                      <c:pt idx="7727" formatCode="General">
                        <c:v>702.89700000000005</c:v>
                      </c:pt>
                      <c:pt idx="7728" formatCode="General">
                        <c:v>702.90700000000004</c:v>
                      </c:pt>
                      <c:pt idx="7729" formatCode="General">
                        <c:v>702.91700000000003</c:v>
                      </c:pt>
                      <c:pt idx="7730" formatCode="General">
                        <c:v>702.92700000000002</c:v>
                      </c:pt>
                      <c:pt idx="7731" formatCode="General">
                        <c:v>702.93700000000001</c:v>
                      </c:pt>
                      <c:pt idx="7732" formatCode="General">
                        <c:v>702.947</c:v>
                      </c:pt>
                      <c:pt idx="7733" formatCode="General">
                        <c:v>702.95699999999999</c:v>
                      </c:pt>
                      <c:pt idx="7734" formatCode="General">
                        <c:v>702.96699999999998</c:v>
                      </c:pt>
                      <c:pt idx="7735" formatCode="General">
                        <c:v>702.97699999999998</c:v>
                      </c:pt>
                      <c:pt idx="7736" formatCode="General">
                        <c:v>702.98699999999997</c:v>
                      </c:pt>
                      <c:pt idx="7737" formatCode="General">
                        <c:v>702.99699999999996</c:v>
                      </c:pt>
                      <c:pt idx="7738" formatCode="General">
                        <c:v>703.00699999999995</c:v>
                      </c:pt>
                      <c:pt idx="7739" formatCode="General">
                        <c:v>703.01700000000005</c:v>
                      </c:pt>
                      <c:pt idx="7740" formatCode="General">
                        <c:v>703.02700000000004</c:v>
                      </c:pt>
                      <c:pt idx="7741" formatCode="General">
                        <c:v>703.03700000000003</c:v>
                      </c:pt>
                      <c:pt idx="7742" formatCode="General">
                        <c:v>703.04700000000003</c:v>
                      </c:pt>
                      <c:pt idx="7743" formatCode="General">
                        <c:v>703.05700000000002</c:v>
                      </c:pt>
                      <c:pt idx="7744" formatCode="General">
                        <c:v>703.06700000000001</c:v>
                      </c:pt>
                      <c:pt idx="7745" formatCode="General">
                        <c:v>703.077</c:v>
                      </c:pt>
                      <c:pt idx="7746" formatCode="General">
                        <c:v>703.08699999999999</c:v>
                      </c:pt>
                      <c:pt idx="7747" formatCode="General">
                        <c:v>703.09699999999998</c:v>
                      </c:pt>
                      <c:pt idx="7748" formatCode="General">
                        <c:v>703.10699999999997</c:v>
                      </c:pt>
                      <c:pt idx="7749" formatCode="General">
                        <c:v>703.11699999999996</c:v>
                      </c:pt>
                      <c:pt idx="7750" formatCode="General">
                        <c:v>703.12699999999995</c:v>
                      </c:pt>
                      <c:pt idx="7751" formatCode="General">
                        <c:v>703.13699999999994</c:v>
                      </c:pt>
                      <c:pt idx="7752" formatCode="General">
                        <c:v>703.14700000000005</c:v>
                      </c:pt>
                      <c:pt idx="7753" formatCode="General">
                        <c:v>703.15700000000004</c:v>
                      </c:pt>
                      <c:pt idx="7754" formatCode="General">
                        <c:v>703.16700000000003</c:v>
                      </c:pt>
                      <c:pt idx="7755" formatCode="General">
                        <c:v>703.17700000000002</c:v>
                      </c:pt>
                      <c:pt idx="7756" formatCode="General">
                        <c:v>703.18700000000001</c:v>
                      </c:pt>
                      <c:pt idx="7757" formatCode="General">
                        <c:v>703.197</c:v>
                      </c:pt>
                      <c:pt idx="7758" formatCode="General">
                        <c:v>703.20699999999999</c:v>
                      </c:pt>
                      <c:pt idx="7759" formatCode="General">
                        <c:v>703.21699999999998</c:v>
                      </c:pt>
                      <c:pt idx="7760" formatCode="General">
                        <c:v>703.22699999999998</c:v>
                      </c:pt>
                      <c:pt idx="7761" formatCode="General">
                        <c:v>703.23699999999997</c:v>
                      </c:pt>
                      <c:pt idx="7762" formatCode="General">
                        <c:v>703.24699999999996</c:v>
                      </c:pt>
                      <c:pt idx="7763" formatCode="General">
                        <c:v>703.25699999999995</c:v>
                      </c:pt>
                      <c:pt idx="7764" formatCode="General">
                        <c:v>703.26700000000005</c:v>
                      </c:pt>
                      <c:pt idx="7765" formatCode="General">
                        <c:v>703.27700000000004</c:v>
                      </c:pt>
                      <c:pt idx="7766" formatCode="General">
                        <c:v>703.28700000000003</c:v>
                      </c:pt>
                      <c:pt idx="7767" formatCode="General">
                        <c:v>703.29700000000003</c:v>
                      </c:pt>
                      <c:pt idx="7768" formatCode="General">
                        <c:v>703.30700000000002</c:v>
                      </c:pt>
                      <c:pt idx="7769" formatCode="General">
                        <c:v>703.31700000000001</c:v>
                      </c:pt>
                      <c:pt idx="7770" formatCode="General">
                        <c:v>703.327</c:v>
                      </c:pt>
                      <c:pt idx="7771" formatCode="General">
                        <c:v>703.33699999999999</c:v>
                      </c:pt>
                      <c:pt idx="7772" formatCode="General">
                        <c:v>703.34699999999998</c:v>
                      </c:pt>
                      <c:pt idx="7773" formatCode="General">
                        <c:v>703.35699999999997</c:v>
                      </c:pt>
                      <c:pt idx="7774" formatCode="General">
                        <c:v>703.36699999999996</c:v>
                      </c:pt>
                      <c:pt idx="7775" formatCode="General">
                        <c:v>703.37699999999995</c:v>
                      </c:pt>
                      <c:pt idx="7776" formatCode="General">
                        <c:v>703.38699999999994</c:v>
                      </c:pt>
                      <c:pt idx="7777" formatCode="General">
                        <c:v>703.39700000000005</c:v>
                      </c:pt>
                      <c:pt idx="7778" formatCode="General">
                        <c:v>703.40700000000004</c:v>
                      </c:pt>
                      <c:pt idx="7779" formatCode="General">
                        <c:v>703.41700000000003</c:v>
                      </c:pt>
                      <c:pt idx="7780" formatCode="General">
                        <c:v>703.42700000000002</c:v>
                      </c:pt>
                      <c:pt idx="7781" formatCode="General">
                        <c:v>703.43700000000001</c:v>
                      </c:pt>
                      <c:pt idx="7782" formatCode="General">
                        <c:v>703.447</c:v>
                      </c:pt>
                      <c:pt idx="7783" formatCode="General">
                        <c:v>703.45699999999999</c:v>
                      </c:pt>
                      <c:pt idx="7784" formatCode="General">
                        <c:v>703.46699999999998</c:v>
                      </c:pt>
                      <c:pt idx="7785" formatCode="General">
                        <c:v>703.47699999999998</c:v>
                      </c:pt>
                      <c:pt idx="7786" formatCode="General">
                        <c:v>703.48699999999997</c:v>
                      </c:pt>
                      <c:pt idx="7787" formatCode="General">
                        <c:v>703.49699999999996</c:v>
                      </c:pt>
                      <c:pt idx="7788" formatCode="General">
                        <c:v>703.50699999999995</c:v>
                      </c:pt>
                      <c:pt idx="7789" formatCode="General">
                        <c:v>703.51700000000005</c:v>
                      </c:pt>
                      <c:pt idx="7790" formatCode="General">
                        <c:v>703.52700000000004</c:v>
                      </c:pt>
                      <c:pt idx="7791" formatCode="General">
                        <c:v>703.53700000000003</c:v>
                      </c:pt>
                      <c:pt idx="7792" formatCode="General">
                        <c:v>703.54700000000003</c:v>
                      </c:pt>
                      <c:pt idx="7793" formatCode="General">
                        <c:v>703.55700000000002</c:v>
                      </c:pt>
                      <c:pt idx="7794" formatCode="General">
                        <c:v>703.56700000000001</c:v>
                      </c:pt>
                      <c:pt idx="7795" formatCode="General">
                        <c:v>703.577</c:v>
                      </c:pt>
                      <c:pt idx="7796" formatCode="General">
                        <c:v>703.58699999999999</c:v>
                      </c:pt>
                      <c:pt idx="7797" formatCode="General">
                        <c:v>703.59699999999998</c:v>
                      </c:pt>
                      <c:pt idx="7798" formatCode="General">
                        <c:v>703.60699999999997</c:v>
                      </c:pt>
                      <c:pt idx="7799" formatCode="General">
                        <c:v>703.61699999999996</c:v>
                      </c:pt>
                      <c:pt idx="7800" formatCode="General">
                        <c:v>703.62699999999995</c:v>
                      </c:pt>
                      <c:pt idx="7801" formatCode="General">
                        <c:v>703.63699999999994</c:v>
                      </c:pt>
                      <c:pt idx="7802" formatCode="General">
                        <c:v>703.64700000000005</c:v>
                      </c:pt>
                      <c:pt idx="7803" formatCode="General">
                        <c:v>703.65700000000004</c:v>
                      </c:pt>
                      <c:pt idx="7804" formatCode="General">
                        <c:v>703.66700000000003</c:v>
                      </c:pt>
                      <c:pt idx="7805" formatCode="General">
                        <c:v>703.67700000000002</c:v>
                      </c:pt>
                      <c:pt idx="7806" formatCode="General">
                        <c:v>703.68700000000001</c:v>
                      </c:pt>
                      <c:pt idx="7807" formatCode="General">
                        <c:v>703.697</c:v>
                      </c:pt>
                      <c:pt idx="7808" formatCode="General">
                        <c:v>703.70699999999999</c:v>
                      </c:pt>
                      <c:pt idx="7809" formatCode="General">
                        <c:v>703.71699999999998</c:v>
                      </c:pt>
                      <c:pt idx="7810" formatCode="General">
                        <c:v>703.72699999999998</c:v>
                      </c:pt>
                      <c:pt idx="7811" formatCode="General">
                        <c:v>703.73699999999997</c:v>
                      </c:pt>
                      <c:pt idx="7812" formatCode="General">
                        <c:v>703.74699999999996</c:v>
                      </c:pt>
                      <c:pt idx="7813" formatCode="General">
                        <c:v>703.75699999999995</c:v>
                      </c:pt>
                      <c:pt idx="7814" formatCode="General">
                        <c:v>703.76700000000005</c:v>
                      </c:pt>
                      <c:pt idx="7815" formatCode="General">
                        <c:v>703.77700000000004</c:v>
                      </c:pt>
                      <c:pt idx="7816" formatCode="General">
                        <c:v>703.78700000000003</c:v>
                      </c:pt>
                      <c:pt idx="7817" formatCode="General">
                        <c:v>703.79700000000003</c:v>
                      </c:pt>
                      <c:pt idx="7818" formatCode="General">
                        <c:v>703.80700000000002</c:v>
                      </c:pt>
                      <c:pt idx="7819" formatCode="General">
                        <c:v>703.81700000000001</c:v>
                      </c:pt>
                      <c:pt idx="7820" formatCode="General">
                        <c:v>703.827</c:v>
                      </c:pt>
                      <c:pt idx="7821" formatCode="General">
                        <c:v>703.83699999999999</c:v>
                      </c:pt>
                      <c:pt idx="7822" formatCode="General">
                        <c:v>703.84699999999998</c:v>
                      </c:pt>
                      <c:pt idx="7823" formatCode="General">
                        <c:v>703.85699999999997</c:v>
                      </c:pt>
                      <c:pt idx="7824" formatCode="General">
                        <c:v>703.86699999999996</c:v>
                      </c:pt>
                      <c:pt idx="7825" formatCode="General">
                        <c:v>703.87699999999995</c:v>
                      </c:pt>
                      <c:pt idx="7826" formatCode="General">
                        <c:v>703.88699999999994</c:v>
                      </c:pt>
                      <c:pt idx="7827" formatCode="General">
                        <c:v>703.89700000000005</c:v>
                      </c:pt>
                      <c:pt idx="7828" formatCode="General">
                        <c:v>703.90700000000004</c:v>
                      </c:pt>
                      <c:pt idx="7829" formatCode="General">
                        <c:v>703.91700000000003</c:v>
                      </c:pt>
                      <c:pt idx="7830" formatCode="General">
                        <c:v>703.92700000000002</c:v>
                      </c:pt>
                      <c:pt idx="7831" formatCode="General">
                        <c:v>703.93700000000001</c:v>
                      </c:pt>
                      <c:pt idx="7832" formatCode="General">
                        <c:v>703.947</c:v>
                      </c:pt>
                      <c:pt idx="7833" formatCode="General">
                        <c:v>703.95699999999999</c:v>
                      </c:pt>
                      <c:pt idx="7834" formatCode="General">
                        <c:v>703.96699999999998</c:v>
                      </c:pt>
                      <c:pt idx="7835" formatCode="General">
                        <c:v>703.97699999999998</c:v>
                      </c:pt>
                      <c:pt idx="7836" formatCode="General">
                        <c:v>703.98699999999997</c:v>
                      </c:pt>
                      <c:pt idx="7837" formatCode="General">
                        <c:v>703.99699999999996</c:v>
                      </c:pt>
                      <c:pt idx="7838" formatCode="General">
                        <c:v>704.00699999999995</c:v>
                      </c:pt>
                      <c:pt idx="7839" formatCode="General">
                        <c:v>704.01700000000005</c:v>
                      </c:pt>
                      <c:pt idx="7840" formatCode="General">
                        <c:v>704.02700000000004</c:v>
                      </c:pt>
                      <c:pt idx="7841" formatCode="General">
                        <c:v>704.03700000000003</c:v>
                      </c:pt>
                      <c:pt idx="7842" formatCode="General">
                        <c:v>704.04700000000003</c:v>
                      </c:pt>
                      <c:pt idx="7843" formatCode="General">
                        <c:v>704.05700000000002</c:v>
                      </c:pt>
                      <c:pt idx="7844" formatCode="General">
                        <c:v>704.06700000000001</c:v>
                      </c:pt>
                      <c:pt idx="7845" formatCode="General">
                        <c:v>704.077</c:v>
                      </c:pt>
                      <c:pt idx="7846" formatCode="General">
                        <c:v>704.08699999999999</c:v>
                      </c:pt>
                      <c:pt idx="7847" formatCode="General">
                        <c:v>704.09699999999998</c:v>
                      </c:pt>
                      <c:pt idx="7848" formatCode="General">
                        <c:v>704.10699999999997</c:v>
                      </c:pt>
                      <c:pt idx="7849" formatCode="General">
                        <c:v>704.11699999999996</c:v>
                      </c:pt>
                      <c:pt idx="7850" formatCode="General">
                        <c:v>704.12699999999995</c:v>
                      </c:pt>
                      <c:pt idx="7851" formatCode="General">
                        <c:v>704.13699999999994</c:v>
                      </c:pt>
                      <c:pt idx="7852" formatCode="General">
                        <c:v>704.14700000000005</c:v>
                      </c:pt>
                      <c:pt idx="7853" formatCode="General">
                        <c:v>704.15700000000004</c:v>
                      </c:pt>
                      <c:pt idx="7854" formatCode="General">
                        <c:v>704.16700000000003</c:v>
                      </c:pt>
                      <c:pt idx="7855" formatCode="General">
                        <c:v>704.17700000000002</c:v>
                      </c:pt>
                      <c:pt idx="7856" formatCode="General">
                        <c:v>704.18700000000001</c:v>
                      </c:pt>
                      <c:pt idx="7857" formatCode="General">
                        <c:v>704.197</c:v>
                      </c:pt>
                      <c:pt idx="7858" formatCode="General">
                        <c:v>704.20699999999999</c:v>
                      </c:pt>
                      <c:pt idx="7859" formatCode="General">
                        <c:v>704.21699999999998</c:v>
                      </c:pt>
                      <c:pt idx="7860" formatCode="General">
                        <c:v>704.22699999999998</c:v>
                      </c:pt>
                      <c:pt idx="7861" formatCode="General">
                        <c:v>704.23699999999997</c:v>
                      </c:pt>
                      <c:pt idx="7862" formatCode="General">
                        <c:v>704.24699999999996</c:v>
                      </c:pt>
                      <c:pt idx="7863" formatCode="General">
                        <c:v>704.25699999999995</c:v>
                      </c:pt>
                      <c:pt idx="7864" formatCode="General">
                        <c:v>704.26700000000005</c:v>
                      </c:pt>
                      <c:pt idx="7865" formatCode="General">
                        <c:v>704.27700000000004</c:v>
                      </c:pt>
                      <c:pt idx="7866" formatCode="General">
                        <c:v>704.28700000000003</c:v>
                      </c:pt>
                      <c:pt idx="7867" formatCode="General">
                        <c:v>704.29700000000003</c:v>
                      </c:pt>
                      <c:pt idx="7868" formatCode="General">
                        <c:v>704.30700000000002</c:v>
                      </c:pt>
                      <c:pt idx="7869" formatCode="General">
                        <c:v>704.31700000000001</c:v>
                      </c:pt>
                      <c:pt idx="7870" formatCode="General">
                        <c:v>704.327</c:v>
                      </c:pt>
                      <c:pt idx="7871" formatCode="General">
                        <c:v>704.33699999999999</c:v>
                      </c:pt>
                      <c:pt idx="7872" formatCode="General">
                        <c:v>704.34699999999998</c:v>
                      </c:pt>
                      <c:pt idx="7873" formatCode="General">
                        <c:v>704.35699999999997</c:v>
                      </c:pt>
                      <c:pt idx="7874" formatCode="General">
                        <c:v>704.36699999999996</c:v>
                      </c:pt>
                      <c:pt idx="7875" formatCode="General">
                        <c:v>704.37699999999995</c:v>
                      </c:pt>
                      <c:pt idx="7876" formatCode="General">
                        <c:v>704.38699999999994</c:v>
                      </c:pt>
                      <c:pt idx="7877" formatCode="General">
                        <c:v>704.39700000000005</c:v>
                      </c:pt>
                      <c:pt idx="7878" formatCode="General">
                        <c:v>704.40700000000004</c:v>
                      </c:pt>
                      <c:pt idx="7879" formatCode="General">
                        <c:v>704.41700000000003</c:v>
                      </c:pt>
                      <c:pt idx="7880" formatCode="General">
                        <c:v>704.42700000000002</c:v>
                      </c:pt>
                      <c:pt idx="7881" formatCode="General">
                        <c:v>704.43700000000001</c:v>
                      </c:pt>
                      <c:pt idx="7882" formatCode="General">
                        <c:v>704.447</c:v>
                      </c:pt>
                      <c:pt idx="7883" formatCode="General">
                        <c:v>704.45699999999999</c:v>
                      </c:pt>
                      <c:pt idx="7884" formatCode="General">
                        <c:v>704.46699999999998</c:v>
                      </c:pt>
                      <c:pt idx="7885" formatCode="General">
                        <c:v>704.47699999999998</c:v>
                      </c:pt>
                      <c:pt idx="7886" formatCode="General">
                        <c:v>704.48699999999997</c:v>
                      </c:pt>
                      <c:pt idx="7887" formatCode="General">
                        <c:v>704.49699999999996</c:v>
                      </c:pt>
                      <c:pt idx="7888" formatCode="General">
                        <c:v>704.50699999999995</c:v>
                      </c:pt>
                      <c:pt idx="7889" formatCode="General">
                        <c:v>704.51700000000005</c:v>
                      </c:pt>
                      <c:pt idx="7890" formatCode="General">
                        <c:v>704.52700000000004</c:v>
                      </c:pt>
                      <c:pt idx="7891" formatCode="General">
                        <c:v>704.53700000000003</c:v>
                      </c:pt>
                      <c:pt idx="7892" formatCode="General">
                        <c:v>704.54700000000003</c:v>
                      </c:pt>
                      <c:pt idx="7893" formatCode="General">
                        <c:v>704.55700000000002</c:v>
                      </c:pt>
                      <c:pt idx="7894" formatCode="General">
                        <c:v>704.56700000000001</c:v>
                      </c:pt>
                      <c:pt idx="7895" formatCode="General">
                        <c:v>704.577</c:v>
                      </c:pt>
                      <c:pt idx="7896" formatCode="General">
                        <c:v>704.58699999999999</c:v>
                      </c:pt>
                      <c:pt idx="7897" formatCode="General">
                        <c:v>704.59699999999998</c:v>
                      </c:pt>
                      <c:pt idx="7898" formatCode="General">
                        <c:v>704.60699999999997</c:v>
                      </c:pt>
                      <c:pt idx="7899" formatCode="General">
                        <c:v>704.61699999999996</c:v>
                      </c:pt>
                      <c:pt idx="7900" formatCode="General">
                        <c:v>704.62699999999995</c:v>
                      </c:pt>
                      <c:pt idx="7901" formatCode="General">
                        <c:v>704.63699999999994</c:v>
                      </c:pt>
                      <c:pt idx="7902" formatCode="General">
                        <c:v>704.64700000000005</c:v>
                      </c:pt>
                      <c:pt idx="7903" formatCode="General">
                        <c:v>704.65700000000004</c:v>
                      </c:pt>
                      <c:pt idx="7904" formatCode="General">
                        <c:v>704.66700000000003</c:v>
                      </c:pt>
                      <c:pt idx="7905" formatCode="General">
                        <c:v>704.67700000000002</c:v>
                      </c:pt>
                      <c:pt idx="7906" formatCode="General">
                        <c:v>704.68700000000001</c:v>
                      </c:pt>
                      <c:pt idx="7907" formatCode="General">
                        <c:v>704.697</c:v>
                      </c:pt>
                      <c:pt idx="7908" formatCode="General">
                        <c:v>704.70699999999999</c:v>
                      </c:pt>
                      <c:pt idx="7909" formatCode="General">
                        <c:v>704.71699999999998</c:v>
                      </c:pt>
                      <c:pt idx="7910" formatCode="General">
                        <c:v>704.72699999999998</c:v>
                      </c:pt>
                      <c:pt idx="7911" formatCode="General">
                        <c:v>704.73699999999997</c:v>
                      </c:pt>
                      <c:pt idx="7912" formatCode="General">
                        <c:v>704.74699999999996</c:v>
                      </c:pt>
                      <c:pt idx="7913" formatCode="General">
                        <c:v>704.75699999999995</c:v>
                      </c:pt>
                      <c:pt idx="7914" formatCode="General">
                        <c:v>704.76700000000005</c:v>
                      </c:pt>
                      <c:pt idx="7915" formatCode="General">
                        <c:v>704.77700000000004</c:v>
                      </c:pt>
                      <c:pt idx="7916" formatCode="General">
                        <c:v>704.78700000000003</c:v>
                      </c:pt>
                      <c:pt idx="7917" formatCode="General">
                        <c:v>704.79700000000003</c:v>
                      </c:pt>
                      <c:pt idx="7918" formatCode="General">
                        <c:v>704.80700000000002</c:v>
                      </c:pt>
                      <c:pt idx="7919" formatCode="General">
                        <c:v>704.81700000000001</c:v>
                      </c:pt>
                      <c:pt idx="7920" formatCode="General">
                        <c:v>704.827</c:v>
                      </c:pt>
                      <c:pt idx="7921" formatCode="General">
                        <c:v>704.83699999999999</c:v>
                      </c:pt>
                      <c:pt idx="7922" formatCode="General">
                        <c:v>704.84699999999998</c:v>
                      </c:pt>
                      <c:pt idx="7923" formatCode="General">
                        <c:v>704.85699999999997</c:v>
                      </c:pt>
                      <c:pt idx="7924" formatCode="General">
                        <c:v>704.86699999999996</c:v>
                      </c:pt>
                      <c:pt idx="7925" formatCode="General">
                        <c:v>704.87699999999995</c:v>
                      </c:pt>
                      <c:pt idx="7926" formatCode="General">
                        <c:v>704.88699999999994</c:v>
                      </c:pt>
                      <c:pt idx="7927" formatCode="General">
                        <c:v>704.89700000000005</c:v>
                      </c:pt>
                      <c:pt idx="7928" formatCode="General">
                        <c:v>704.90700000000004</c:v>
                      </c:pt>
                      <c:pt idx="7929" formatCode="General">
                        <c:v>704.91700000000003</c:v>
                      </c:pt>
                      <c:pt idx="7930" formatCode="General">
                        <c:v>704.92700000000002</c:v>
                      </c:pt>
                      <c:pt idx="7931" formatCode="General">
                        <c:v>704.93700000000001</c:v>
                      </c:pt>
                      <c:pt idx="7932" formatCode="General">
                        <c:v>704.947</c:v>
                      </c:pt>
                      <c:pt idx="7933" formatCode="General">
                        <c:v>704.95699999999999</c:v>
                      </c:pt>
                      <c:pt idx="7934" formatCode="General">
                        <c:v>704.96699999999998</c:v>
                      </c:pt>
                      <c:pt idx="7935" formatCode="General">
                        <c:v>704.97699999999998</c:v>
                      </c:pt>
                      <c:pt idx="7936" formatCode="General">
                        <c:v>704.98699999999997</c:v>
                      </c:pt>
                      <c:pt idx="7937" formatCode="General">
                        <c:v>704.99699999999996</c:v>
                      </c:pt>
                      <c:pt idx="7938" formatCode="General">
                        <c:v>705.00699999999995</c:v>
                      </c:pt>
                      <c:pt idx="7939" formatCode="General">
                        <c:v>705.01700000000005</c:v>
                      </c:pt>
                      <c:pt idx="7940" formatCode="General">
                        <c:v>705.02700000000004</c:v>
                      </c:pt>
                      <c:pt idx="7941" formatCode="General">
                        <c:v>705.03700000000003</c:v>
                      </c:pt>
                      <c:pt idx="7942" formatCode="General">
                        <c:v>705.04700000000003</c:v>
                      </c:pt>
                      <c:pt idx="7943" formatCode="General">
                        <c:v>705.05700000000002</c:v>
                      </c:pt>
                      <c:pt idx="7944" formatCode="General">
                        <c:v>705.06700000000001</c:v>
                      </c:pt>
                      <c:pt idx="7945" formatCode="General">
                        <c:v>705.077</c:v>
                      </c:pt>
                      <c:pt idx="7946" formatCode="General">
                        <c:v>705.08699999999999</c:v>
                      </c:pt>
                      <c:pt idx="7947" formatCode="General">
                        <c:v>705.09699999999998</c:v>
                      </c:pt>
                      <c:pt idx="7948" formatCode="General">
                        <c:v>705.10699999999997</c:v>
                      </c:pt>
                      <c:pt idx="7949" formatCode="General">
                        <c:v>705.11699999999996</c:v>
                      </c:pt>
                      <c:pt idx="7950" formatCode="General">
                        <c:v>705.12699999999995</c:v>
                      </c:pt>
                      <c:pt idx="7951" formatCode="General">
                        <c:v>705.13699999999994</c:v>
                      </c:pt>
                      <c:pt idx="7952" formatCode="General">
                        <c:v>705.14700000000005</c:v>
                      </c:pt>
                      <c:pt idx="7953" formatCode="General">
                        <c:v>705.15700000000004</c:v>
                      </c:pt>
                      <c:pt idx="7954" formatCode="General">
                        <c:v>705.16700000000003</c:v>
                      </c:pt>
                      <c:pt idx="7955" formatCode="General">
                        <c:v>705.17700000000002</c:v>
                      </c:pt>
                      <c:pt idx="7956" formatCode="General">
                        <c:v>705.18700000000001</c:v>
                      </c:pt>
                      <c:pt idx="7957" formatCode="General">
                        <c:v>705.197</c:v>
                      </c:pt>
                      <c:pt idx="7958" formatCode="General">
                        <c:v>705.20699999999999</c:v>
                      </c:pt>
                      <c:pt idx="7959" formatCode="General">
                        <c:v>705.21699999999998</c:v>
                      </c:pt>
                      <c:pt idx="7960" formatCode="General">
                        <c:v>705.22699999999998</c:v>
                      </c:pt>
                      <c:pt idx="7961" formatCode="General">
                        <c:v>705.23699999999997</c:v>
                      </c:pt>
                      <c:pt idx="7962" formatCode="General">
                        <c:v>705.24699999999996</c:v>
                      </c:pt>
                      <c:pt idx="7963" formatCode="General">
                        <c:v>705.25699999999995</c:v>
                      </c:pt>
                      <c:pt idx="7964" formatCode="General">
                        <c:v>705.26700000000005</c:v>
                      </c:pt>
                      <c:pt idx="7965" formatCode="General">
                        <c:v>705.27700000000004</c:v>
                      </c:pt>
                      <c:pt idx="7966" formatCode="General">
                        <c:v>705.28700000000003</c:v>
                      </c:pt>
                      <c:pt idx="7967" formatCode="General">
                        <c:v>705.29700000000003</c:v>
                      </c:pt>
                      <c:pt idx="7968" formatCode="General">
                        <c:v>705.30700000000002</c:v>
                      </c:pt>
                      <c:pt idx="7969" formatCode="General">
                        <c:v>705.31700000000001</c:v>
                      </c:pt>
                      <c:pt idx="7970" formatCode="General">
                        <c:v>705.327</c:v>
                      </c:pt>
                      <c:pt idx="7971" formatCode="General">
                        <c:v>705.33699999999999</c:v>
                      </c:pt>
                      <c:pt idx="7972" formatCode="General">
                        <c:v>705.34699999999998</c:v>
                      </c:pt>
                      <c:pt idx="7973" formatCode="General">
                        <c:v>705.35699999999997</c:v>
                      </c:pt>
                      <c:pt idx="7974" formatCode="General">
                        <c:v>705.36699999999996</c:v>
                      </c:pt>
                      <c:pt idx="7975" formatCode="General">
                        <c:v>705.37699999999995</c:v>
                      </c:pt>
                      <c:pt idx="7976" formatCode="General">
                        <c:v>705.38699999999994</c:v>
                      </c:pt>
                      <c:pt idx="7977" formatCode="General">
                        <c:v>705.39700000000005</c:v>
                      </c:pt>
                      <c:pt idx="7978" formatCode="General">
                        <c:v>705.40700000000004</c:v>
                      </c:pt>
                      <c:pt idx="7979" formatCode="General">
                        <c:v>705.41700000000003</c:v>
                      </c:pt>
                      <c:pt idx="7980" formatCode="General">
                        <c:v>705.42700000000002</c:v>
                      </c:pt>
                      <c:pt idx="7981" formatCode="General">
                        <c:v>705.43700000000001</c:v>
                      </c:pt>
                      <c:pt idx="7982" formatCode="General">
                        <c:v>705.447</c:v>
                      </c:pt>
                      <c:pt idx="7983" formatCode="General">
                        <c:v>705.45699999999999</c:v>
                      </c:pt>
                      <c:pt idx="7984" formatCode="General">
                        <c:v>705.46699999999998</c:v>
                      </c:pt>
                      <c:pt idx="7985" formatCode="General">
                        <c:v>705.47699999999998</c:v>
                      </c:pt>
                      <c:pt idx="7986" formatCode="General">
                        <c:v>705.48699999999997</c:v>
                      </c:pt>
                      <c:pt idx="7987" formatCode="General">
                        <c:v>705.49699999999996</c:v>
                      </c:pt>
                      <c:pt idx="7988" formatCode="General">
                        <c:v>705.50699999999995</c:v>
                      </c:pt>
                      <c:pt idx="7989" formatCode="General">
                        <c:v>705.51700000000005</c:v>
                      </c:pt>
                      <c:pt idx="7990" formatCode="General">
                        <c:v>705.52700000000004</c:v>
                      </c:pt>
                      <c:pt idx="7991" formatCode="General">
                        <c:v>705.53700000000003</c:v>
                      </c:pt>
                      <c:pt idx="7992" formatCode="General">
                        <c:v>705.54700000000003</c:v>
                      </c:pt>
                      <c:pt idx="7993" formatCode="General">
                        <c:v>705.55700000000002</c:v>
                      </c:pt>
                      <c:pt idx="7994" formatCode="General">
                        <c:v>705.56700000000001</c:v>
                      </c:pt>
                      <c:pt idx="7995" formatCode="General">
                        <c:v>705.577</c:v>
                      </c:pt>
                      <c:pt idx="7996" formatCode="General">
                        <c:v>705.58699999999999</c:v>
                      </c:pt>
                      <c:pt idx="7997" formatCode="General">
                        <c:v>705.59699999999998</c:v>
                      </c:pt>
                      <c:pt idx="7998" formatCode="General">
                        <c:v>705.60699999999997</c:v>
                      </c:pt>
                      <c:pt idx="7999" formatCode="General">
                        <c:v>705.61699999999996</c:v>
                      </c:pt>
                      <c:pt idx="8000" formatCode="General">
                        <c:v>705.62699999999995</c:v>
                      </c:pt>
                      <c:pt idx="8001" formatCode="General">
                        <c:v>705.63699999999994</c:v>
                      </c:pt>
                      <c:pt idx="8002" formatCode="General">
                        <c:v>705.64700000000005</c:v>
                      </c:pt>
                      <c:pt idx="8003" formatCode="General">
                        <c:v>705.65700000000004</c:v>
                      </c:pt>
                      <c:pt idx="8004" formatCode="General">
                        <c:v>705.66700000000003</c:v>
                      </c:pt>
                      <c:pt idx="8005" formatCode="General">
                        <c:v>705.67700000000002</c:v>
                      </c:pt>
                      <c:pt idx="8006" formatCode="General">
                        <c:v>705.68700000000001</c:v>
                      </c:pt>
                      <c:pt idx="8007" formatCode="General">
                        <c:v>705.697</c:v>
                      </c:pt>
                      <c:pt idx="8008" formatCode="General">
                        <c:v>705.70699999999999</c:v>
                      </c:pt>
                      <c:pt idx="8009" formatCode="General">
                        <c:v>705.71699999999998</c:v>
                      </c:pt>
                      <c:pt idx="8010" formatCode="General">
                        <c:v>705.72699999999998</c:v>
                      </c:pt>
                      <c:pt idx="8011" formatCode="General">
                        <c:v>705.73699999999997</c:v>
                      </c:pt>
                      <c:pt idx="8012" formatCode="General">
                        <c:v>705.74699999999996</c:v>
                      </c:pt>
                      <c:pt idx="8013" formatCode="General">
                        <c:v>705.75699999999995</c:v>
                      </c:pt>
                      <c:pt idx="8014" formatCode="General">
                        <c:v>705.76700000000005</c:v>
                      </c:pt>
                      <c:pt idx="8015" formatCode="General">
                        <c:v>705.77700000000004</c:v>
                      </c:pt>
                      <c:pt idx="8016" formatCode="General">
                        <c:v>705.78700000000003</c:v>
                      </c:pt>
                      <c:pt idx="8017" formatCode="General">
                        <c:v>705.79700000000003</c:v>
                      </c:pt>
                      <c:pt idx="8018" formatCode="General">
                        <c:v>705.80700000000002</c:v>
                      </c:pt>
                      <c:pt idx="8019" formatCode="General">
                        <c:v>705.81700000000001</c:v>
                      </c:pt>
                      <c:pt idx="8020" formatCode="General">
                        <c:v>705.827</c:v>
                      </c:pt>
                      <c:pt idx="8021" formatCode="General">
                        <c:v>705.83699999999999</c:v>
                      </c:pt>
                      <c:pt idx="8022" formatCode="General">
                        <c:v>705.84699999999998</c:v>
                      </c:pt>
                      <c:pt idx="8023" formatCode="General">
                        <c:v>705.85699999999997</c:v>
                      </c:pt>
                      <c:pt idx="8024" formatCode="General">
                        <c:v>705.86699999999996</c:v>
                      </c:pt>
                      <c:pt idx="8025" formatCode="General">
                        <c:v>705.87699999999995</c:v>
                      </c:pt>
                      <c:pt idx="8026" formatCode="General">
                        <c:v>705.88699999999994</c:v>
                      </c:pt>
                      <c:pt idx="8027" formatCode="General">
                        <c:v>705.89700000000005</c:v>
                      </c:pt>
                      <c:pt idx="8028" formatCode="General">
                        <c:v>705.90700000000004</c:v>
                      </c:pt>
                      <c:pt idx="8029" formatCode="General">
                        <c:v>705.91700000000003</c:v>
                      </c:pt>
                      <c:pt idx="8030" formatCode="General">
                        <c:v>705.92700000000002</c:v>
                      </c:pt>
                      <c:pt idx="8031" formatCode="General">
                        <c:v>705.93700000000001</c:v>
                      </c:pt>
                      <c:pt idx="8032" formatCode="General">
                        <c:v>705.947</c:v>
                      </c:pt>
                      <c:pt idx="8033" formatCode="General">
                        <c:v>705.95699999999999</c:v>
                      </c:pt>
                      <c:pt idx="8034" formatCode="General">
                        <c:v>705.96699999999998</c:v>
                      </c:pt>
                      <c:pt idx="8035" formatCode="General">
                        <c:v>705.97699999999998</c:v>
                      </c:pt>
                      <c:pt idx="8036" formatCode="General">
                        <c:v>705.98699999999997</c:v>
                      </c:pt>
                      <c:pt idx="8037" formatCode="General">
                        <c:v>705.99699999999996</c:v>
                      </c:pt>
                      <c:pt idx="8038" formatCode="General">
                        <c:v>706.00699999999995</c:v>
                      </c:pt>
                      <c:pt idx="8039" formatCode="General">
                        <c:v>706.01700000000005</c:v>
                      </c:pt>
                      <c:pt idx="8040" formatCode="General">
                        <c:v>706.02700000000004</c:v>
                      </c:pt>
                      <c:pt idx="8041" formatCode="General">
                        <c:v>706.03700000000003</c:v>
                      </c:pt>
                      <c:pt idx="8042" formatCode="General">
                        <c:v>706.04700000000003</c:v>
                      </c:pt>
                      <c:pt idx="8043" formatCode="General">
                        <c:v>706.05700000000002</c:v>
                      </c:pt>
                      <c:pt idx="8044" formatCode="General">
                        <c:v>706.06700000000001</c:v>
                      </c:pt>
                      <c:pt idx="8045" formatCode="General">
                        <c:v>706.077</c:v>
                      </c:pt>
                      <c:pt idx="8046" formatCode="General">
                        <c:v>706.08699999999999</c:v>
                      </c:pt>
                      <c:pt idx="8047" formatCode="General">
                        <c:v>706.09699999999998</c:v>
                      </c:pt>
                      <c:pt idx="8048" formatCode="General">
                        <c:v>706.10699999999997</c:v>
                      </c:pt>
                      <c:pt idx="8049" formatCode="General">
                        <c:v>706.11699999999996</c:v>
                      </c:pt>
                      <c:pt idx="8050" formatCode="General">
                        <c:v>706.12699999999995</c:v>
                      </c:pt>
                      <c:pt idx="8051" formatCode="General">
                        <c:v>706.13699999999994</c:v>
                      </c:pt>
                      <c:pt idx="8052" formatCode="General">
                        <c:v>706.14700000000005</c:v>
                      </c:pt>
                      <c:pt idx="8053" formatCode="General">
                        <c:v>706.15700000000004</c:v>
                      </c:pt>
                      <c:pt idx="8054" formatCode="General">
                        <c:v>706.16700000000003</c:v>
                      </c:pt>
                      <c:pt idx="8055" formatCode="General">
                        <c:v>706.17700000000002</c:v>
                      </c:pt>
                      <c:pt idx="8056" formatCode="General">
                        <c:v>706.18700000000001</c:v>
                      </c:pt>
                      <c:pt idx="8057" formatCode="General">
                        <c:v>706.197</c:v>
                      </c:pt>
                      <c:pt idx="8058" formatCode="General">
                        <c:v>706.20699999999999</c:v>
                      </c:pt>
                      <c:pt idx="8059" formatCode="General">
                        <c:v>706.21699999999998</c:v>
                      </c:pt>
                      <c:pt idx="8060" formatCode="General">
                        <c:v>706.22699999999998</c:v>
                      </c:pt>
                      <c:pt idx="8061" formatCode="General">
                        <c:v>706.23699999999997</c:v>
                      </c:pt>
                      <c:pt idx="8062" formatCode="General">
                        <c:v>706.24699999999996</c:v>
                      </c:pt>
                      <c:pt idx="8063" formatCode="General">
                        <c:v>706.25699999999995</c:v>
                      </c:pt>
                      <c:pt idx="8064" formatCode="General">
                        <c:v>706.26700000000005</c:v>
                      </c:pt>
                      <c:pt idx="8065" formatCode="General">
                        <c:v>706.27700000000004</c:v>
                      </c:pt>
                      <c:pt idx="8066" formatCode="General">
                        <c:v>706.28700000000003</c:v>
                      </c:pt>
                      <c:pt idx="8067" formatCode="General">
                        <c:v>706.29700000000003</c:v>
                      </c:pt>
                      <c:pt idx="8068" formatCode="General">
                        <c:v>706.30700000000002</c:v>
                      </c:pt>
                      <c:pt idx="8069" formatCode="General">
                        <c:v>706.31700000000001</c:v>
                      </c:pt>
                      <c:pt idx="8070" formatCode="General">
                        <c:v>706.327</c:v>
                      </c:pt>
                      <c:pt idx="8071" formatCode="General">
                        <c:v>706.33699999999999</c:v>
                      </c:pt>
                      <c:pt idx="8072" formatCode="General">
                        <c:v>706.34699999999998</c:v>
                      </c:pt>
                      <c:pt idx="8073" formatCode="General">
                        <c:v>706.35699999999997</c:v>
                      </c:pt>
                      <c:pt idx="8074" formatCode="General">
                        <c:v>706.36699999999996</c:v>
                      </c:pt>
                      <c:pt idx="8075" formatCode="General">
                        <c:v>706.37699999999995</c:v>
                      </c:pt>
                      <c:pt idx="8076" formatCode="General">
                        <c:v>706.38699999999994</c:v>
                      </c:pt>
                      <c:pt idx="8077" formatCode="General">
                        <c:v>706.39700000000005</c:v>
                      </c:pt>
                      <c:pt idx="8078" formatCode="General">
                        <c:v>706.40700000000004</c:v>
                      </c:pt>
                      <c:pt idx="8079" formatCode="General">
                        <c:v>706.41700000000003</c:v>
                      </c:pt>
                      <c:pt idx="8080" formatCode="General">
                        <c:v>706.42700000000002</c:v>
                      </c:pt>
                      <c:pt idx="8081" formatCode="General">
                        <c:v>706.43700000000001</c:v>
                      </c:pt>
                      <c:pt idx="8082" formatCode="General">
                        <c:v>706.447</c:v>
                      </c:pt>
                      <c:pt idx="8083" formatCode="General">
                        <c:v>706.45699999999999</c:v>
                      </c:pt>
                      <c:pt idx="8084" formatCode="General">
                        <c:v>706.46699999999998</c:v>
                      </c:pt>
                      <c:pt idx="8085" formatCode="General">
                        <c:v>706.47699999999998</c:v>
                      </c:pt>
                      <c:pt idx="8086" formatCode="General">
                        <c:v>706.48699999999997</c:v>
                      </c:pt>
                      <c:pt idx="8087" formatCode="General">
                        <c:v>706.49699999999996</c:v>
                      </c:pt>
                      <c:pt idx="8088" formatCode="General">
                        <c:v>706.50699999999995</c:v>
                      </c:pt>
                      <c:pt idx="8089" formatCode="General">
                        <c:v>706.51700000000005</c:v>
                      </c:pt>
                      <c:pt idx="8090" formatCode="General">
                        <c:v>706.52700000000004</c:v>
                      </c:pt>
                      <c:pt idx="8091" formatCode="General">
                        <c:v>706.53700000000003</c:v>
                      </c:pt>
                      <c:pt idx="8092" formatCode="General">
                        <c:v>706.54700000000003</c:v>
                      </c:pt>
                      <c:pt idx="8093" formatCode="General">
                        <c:v>706.55700000000002</c:v>
                      </c:pt>
                      <c:pt idx="8094" formatCode="General">
                        <c:v>706.56700000000001</c:v>
                      </c:pt>
                      <c:pt idx="8095" formatCode="General">
                        <c:v>706.577</c:v>
                      </c:pt>
                      <c:pt idx="8096" formatCode="General">
                        <c:v>706.58699999999999</c:v>
                      </c:pt>
                      <c:pt idx="8097" formatCode="General">
                        <c:v>706.59699999999998</c:v>
                      </c:pt>
                      <c:pt idx="8098" formatCode="General">
                        <c:v>706.60699999999997</c:v>
                      </c:pt>
                      <c:pt idx="8099" formatCode="General">
                        <c:v>706.61699999999996</c:v>
                      </c:pt>
                      <c:pt idx="8100" formatCode="General">
                        <c:v>706.62699999999995</c:v>
                      </c:pt>
                      <c:pt idx="8101" formatCode="General">
                        <c:v>706.63699999999994</c:v>
                      </c:pt>
                      <c:pt idx="8102" formatCode="General">
                        <c:v>706.64700000000005</c:v>
                      </c:pt>
                      <c:pt idx="8103" formatCode="General">
                        <c:v>706.65700000000004</c:v>
                      </c:pt>
                      <c:pt idx="8104" formatCode="General">
                        <c:v>706.66700000000003</c:v>
                      </c:pt>
                      <c:pt idx="8105" formatCode="General">
                        <c:v>706.67700000000002</c:v>
                      </c:pt>
                      <c:pt idx="8106" formatCode="General">
                        <c:v>706.68700000000001</c:v>
                      </c:pt>
                      <c:pt idx="8107" formatCode="General">
                        <c:v>706.697</c:v>
                      </c:pt>
                      <c:pt idx="8108" formatCode="General">
                        <c:v>706.70699999999999</c:v>
                      </c:pt>
                      <c:pt idx="8109" formatCode="General">
                        <c:v>706.71699999999998</c:v>
                      </c:pt>
                      <c:pt idx="8110" formatCode="General">
                        <c:v>706.72699999999998</c:v>
                      </c:pt>
                      <c:pt idx="8111" formatCode="General">
                        <c:v>706.73699999999997</c:v>
                      </c:pt>
                      <c:pt idx="8112" formatCode="General">
                        <c:v>706.74699999999996</c:v>
                      </c:pt>
                      <c:pt idx="8113" formatCode="General">
                        <c:v>706.75699999999995</c:v>
                      </c:pt>
                      <c:pt idx="8114" formatCode="General">
                        <c:v>706.76700000000005</c:v>
                      </c:pt>
                      <c:pt idx="8115" formatCode="General">
                        <c:v>706.77700000000004</c:v>
                      </c:pt>
                      <c:pt idx="8116" formatCode="General">
                        <c:v>706.78700000000003</c:v>
                      </c:pt>
                      <c:pt idx="8117" formatCode="General">
                        <c:v>706.79700000000003</c:v>
                      </c:pt>
                      <c:pt idx="8118" formatCode="General">
                        <c:v>706.80700000000002</c:v>
                      </c:pt>
                      <c:pt idx="8119" formatCode="General">
                        <c:v>706.81700000000001</c:v>
                      </c:pt>
                      <c:pt idx="8120" formatCode="General">
                        <c:v>706.827</c:v>
                      </c:pt>
                      <c:pt idx="8121" formatCode="General">
                        <c:v>706.83699999999999</c:v>
                      </c:pt>
                      <c:pt idx="8122" formatCode="General">
                        <c:v>706.84699999999998</c:v>
                      </c:pt>
                      <c:pt idx="8123" formatCode="General">
                        <c:v>706.85699999999997</c:v>
                      </c:pt>
                      <c:pt idx="8124" formatCode="General">
                        <c:v>706.86699999999996</c:v>
                      </c:pt>
                      <c:pt idx="8125" formatCode="General">
                        <c:v>706.87699999999995</c:v>
                      </c:pt>
                      <c:pt idx="8126" formatCode="General">
                        <c:v>706.88699999999994</c:v>
                      </c:pt>
                      <c:pt idx="8127" formatCode="General">
                        <c:v>706.89700000000005</c:v>
                      </c:pt>
                      <c:pt idx="8128" formatCode="General">
                        <c:v>706.90700000000004</c:v>
                      </c:pt>
                      <c:pt idx="8129" formatCode="General">
                        <c:v>706.91700000000003</c:v>
                      </c:pt>
                      <c:pt idx="8130" formatCode="General">
                        <c:v>706.92700000000002</c:v>
                      </c:pt>
                      <c:pt idx="8131" formatCode="General">
                        <c:v>706.93700000000001</c:v>
                      </c:pt>
                      <c:pt idx="8132" formatCode="General">
                        <c:v>706.947</c:v>
                      </c:pt>
                      <c:pt idx="8133" formatCode="General">
                        <c:v>706.95699999999999</c:v>
                      </c:pt>
                      <c:pt idx="8134" formatCode="General">
                        <c:v>706.96699999999998</c:v>
                      </c:pt>
                      <c:pt idx="8135" formatCode="General">
                        <c:v>706.97699999999998</c:v>
                      </c:pt>
                      <c:pt idx="8136" formatCode="General">
                        <c:v>706.98699999999997</c:v>
                      </c:pt>
                      <c:pt idx="8137" formatCode="General">
                        <c:v>706.99699999999996</c:v>
                      </c:pt>
                      <c:pt idx="8138" formatCode="General">
                        <c:v>707.00699999999995</c:v>
                      </c:pt>
                      <c:pt idx="8139" formatCode="General">
                        <c:v>707.01700000000005</c:v>
                      </c:pt>
                      <c:pt idx="8140" formatCode="General">
                        <c:v>707.02700000000004</c:v>
                      </c:pt>
                      <c:pt idx="8141" formatCode="General">
                        <c:v>707.03700000000003</c:v>
                      </c:pt>
                      <c:pt idx="8142" formatCode="General">
                        <c:v>707.04700000000003</c:v>
                      </c:pt>
                      <c:pt idx="8143" formatCode="General">
                        <c:v>707.05700000000002</c:v>
                      </c:pt>
                      <c:pt idx="8144" formatCode="General">
                        <c:v>707.06700000000001</c:v>
                      </c:pt>
                      <c:pt idx="8145" formatCode="General">
                        <c:v>707.077</c:v>
                      </c:pt>
                      <c:pt idx="8146" formatCode="General">
                        <c:v>707.08699999999999</c:v>
                      </c:pt>
                      <c:pt idx="8147" formatCode="General">
                        <c:v>707.09699999999998</c:v>
                      </c:pt>
                      <c:pt idx="8148" formatCode="General">
                        <c:v>707.10699999999997</c:v>
                      </c:pt>
                      <c:pt idx="8149" formatCode="General">
                        <c:v>707.11699999999996</c:v>
                      </c:pt>
                      <c:pt idx="8150" formatCode="General">
                        <c:v>707.12699999999995</c:v>
                      </c:pt>
                      <c:pt idx="8151" formatCode="General">
                        <c:v>707.13699999999994</c:v>
                      </c:pt>
                      <c:pt idx="8152" formatCode="General">
                        <c:v>707.14700000000005</c:v>
                      </c:pt>
                      <c:pt idx="8153" formatCode="General">
                        <c:v>707.15700000000004</c:v>
                      </c:pt>
                      <c:pt idx="8154" formatCode="General">
                        <c:v>707.16700000000003</c:v>
                      </c:pt>
                      <c:pt idx="8155" formatCode="General">
                        <c:v>707.17700000000002</c:v>
                      </c:pt>
                      <c:pt idx="8156" formatCode="General">
                        <c:v>707.18700000000001</c:v>
                      </c:pt>
                      <c:pt idx="8157" formatCode="General">
                        <c:v>707.197</c:v>
                      </c:pt>
                      <c:pt idx="8158" formatCode="General">
                        <c:v>707.20699999999999</c:v>
                      </c:pt>
                      <c:pt idx="8159" formatCode="General">
                        <c:v>707.21699999999998</c:v>
                      </c:pt>
                      <c:pt idx="8160" formatCode="General">
                        <c:v>707.22699999999998</c:v>
                      </c:pt>
                      <c:pt idx="8161" formatCode="General">
                        <c:v>707.23699999999997</c:v>
                      </c:pt>
                      <c:pt idx="8162" formatCode="General">
                        <c:v>707.24699999999996</c:v>
                      </c:pt>
                      <c:pt idx="8163" formatCode="General">
                        <c:v>707.25699999999995</c:v>
                      </c:pt>
                      <c:pt idx="8164" formatCode="General">
                        <c:v>707.26700000000005</c:v>
                      </c:pt>
                      <c:pt idx="8165" formatCode="General">
                        <c:v>707.27700000000004</c:v>
                      </c:pt>
                      <c:pt idx="8166" formatCode="General">
                        <c:v>707.28700000000003</c:v>
                      </c:pt>
                      <c:pt idx="8167" formatCode="General">
                        <c:v>707.29700000000003</c:v>
                      </c:pt>
                      <c:pt idx="8168" formatCode="General">
                        <c:v>707.30700000000002</c:v>
                      </c:pt>
                      <c:pt idx="8169" formatCode="General">
                        <c:v>707.31700000000001</c:v>
                      </c:pt>
                      <c:pt idx="8170" formatCode="General">
                        <c:v>707.327</c:v>
                      </c:pt>
                      <c:pt idx="8171" formatCode="General">
                        <c:v>707.33699999999999</c:v>
                      </c:pt>
                      <c:pt idx="8172" formatCode="General">
                        <c:v>707.34699999999998</c:v>
                      </c:pt>
                      <c:pt idx="8173" formatCode="General">
                        <c:v>707.35699999999997</c:v>
                      </c:pt>
                      <c:pt idx="8174" formatCode="General">
                        <c:v>707.36699999999996</c:v>
                      </c:pt>
                      <c:pt idx="8175" formatCode="General">
                        <c:v>707.37699999999995</c:v>
                      </c:pt>
                      <c:pt idx="8176" formatCode="General">
                        <c:v>707.38699999999994</c:v>
                      </c:pt>
                      <c:pt idx="8177" formatCode="General">
                        <c:v>707.39700000000005</c:v>
                      </c:pt>
                      <c:pt idx="8178" formatCode="General">
                        <c:v>707.40700000000004</c:v>
                      </c:pt>
                      <c:pt idx="8179" formatCode="General">
                        <c:v>707.41700000000003</c:v>
                      </c:pt>
                      <c:pt idx="8180" formatCode="General">
                        <c:v>707.42700000000002</c:v>
                      </c:pt>
                      <c:pt idx="8181" formatCode="General">
                        <c:v>707.43700000000001</c:v>
                      </c:pt>
                      <c:pt idx="8182" formatCode="General">
                        <c:v>707.447</c:v>
                      </c:pt>
                      <c:pt idx="8183" formatCode="General">
                        <c:v>707.45699999999999</c:v>
                      </c:pt>
                      <c:pt idx="8184" formatCode="General">
                        <c:v>707.46699999999998</c:v>
                      </c:pt>
                      <c:pt idx="8185" formatCode="General">
                        <c:v>707.47699999999998</c:v>
                      </c:pt>
                      <c:pt idx="8186" formatCode="General">
                        <c:v>707.48699999999997</c:v>
                      </c:pt>
                      <c:pt idx="8187" formatCode="General">
                        <c:v>707.49699999999996</c:v>
                      </c:pt>
                      <c:pt idx="8188" formatCode="General">
                        <c:v>707.50699999999995</c:v>
                      </c:pt>
                      <c:pt idx="8189" formatCode="General">
                        <c:v>707.51700000000005</c:v>
                      </c:pt>
                      <c:pt idx="8190" formatCode="General">
                        <c:v>707.52700000000004</c:v>
                      </c:pt>
                      <c:pt idx="8191" formatCode="General">
                        <c:v>707.53700000000003</c:v>
                      </c:pt>
                      <c:pt idx="8192" formatCode="General">
                        <c:v>707.54700000000003</c:v>
                      </c:pt>
                      <c:pt idx="8193" formatCode="General">
                        <c:v>707.55700000000002</c:v>
                      </c:pt>
                      <c:pt idx="8194" formatCode="General">
                        <c:v>707.56700000000001</c:v>
                      </c:pt>
                      <c:pt idx="8195" formatCode="General">
                        <c:v>707.577</c:v>
                      </c:pt>
                      <c:pt idx="8196" formatCode="General">
                        <c:v>707.58699999999999</c:v>
                      </c:pt>
                      <c:pt idx="8197" formatCode="General">
                        <c:v>707.59699999999998</c:v>
                      </c:pt>
                      <c:pt idx="8198" formatCode="General">
                        <c:v>707.60699999999997</c:v>
                      </c:pt>
                      <c:pt idx="8199" formatCode="General">
                        <c:v>707.61699999999996</c:v>
                      </c:pt>
                      <c:pt idx="8200" formatCode="General">
                        <c:v>707.62699999999995</c:v>
                      </c:pt>
                      <c:pt idx="8201" formatCode="General">
                        <c:v>707.63699999999994</c:v>
                      </c:pt>
                      <c:pt idx="8202" formatCode="General">
                        <c:v>707.64700000000005</c:v>
                      </c:pt>
                      <c:pt idx="8203" formatCode="General">
                        <c:v>707.65700000000004</c:v>
                      </c:pt>
                      <c:pt idx="8204" formatCode="General">
                        <c:v>707.66700000000003</c:v>
                      </c:pt>
                      <c:pt idx="8205" formatCode="General">
                        <c:v>707.67700000000002</c:v>
                      </c:pt>
                      <c:pt idx="8206" formatCode="General">
                        <c:v>707.68700000000001</c:v>
                      </c:pt>
                      <c:pt idx="8207" formatCode="General">
                        <c:v>707.697</c:v>
                      </c:pt>
                      <c:pt idx="8208" formatCode="General">
                        <c:v>707.70699999999999</c:v>
                      </c:pt>
                      <c:pt idx="8209" formatCode="General">
                        <c:v>707.71699999999998</c:v>
                      </c:pt>
                      <c:pt idx="8210" formatCode="General">
                        <c:v>707.72699999999998</c:v>
                      </c:pt>
                      <c:pt idx="8211" formatCode="General">
                        <c:v>707.73699999999997</c:v>
                      </c:pt>
                      <c:pt idx="8212" formatCode="General">
                        <c:v>707.74699999999996</c:v>
                      </c:pt>
                      <c:pt idx="8213" formatCode="General">
                        <c:v>707.75699999999995</c:v>
                      </c:pt>
                      <c:pt idx="8214" formatCode="General">
                        <c:v>707.76700000000005</c:v>
                      </c:pt>
                      <c:pt idx="8215" formatCode="General">
                        <c:v>707.77700000000004</c:v>
                      </c:pt>
                      <c:pt idx="8216" formatCode="General">
                        <c:v>707.78700000000003</c:v>
                      </c:pt>
                      <c:pt idx="8217" formatCode="General">
                        <c:v>707.79700000000003</c:v>
                      </c:pt>
                      <c:pt idx="8218" formatCode="General">
                        <c:v>707.80700000000002</c:v>
                      </c:pt>
                      <c:pt idx="8219" formatCode="General">
                        <c:v>707.81700000000001</c:v>
                      </c:pt>
                      <c:pt idx="8220" formatCode="General">
                        <c:v>707.827</c:v>
                      </c:pt>
                      <c:pt idx="8221" formatCode="General">
                        <c:v>707.83699999999999</c:v>
                      </c:pt>
                      <c:pt idx="8222" formatCode="General">
                        <c:v>707.84699999999998</c:v>
                      </c:pt>
                      <c:pt idx="8223" formatCode="General">
                        <c:v>707.85699999999997</c:v>
                      </c:pt>
                      <c:pt idx="8224" formatCode="General">
                        <c:v>707.86699999999996</c:v>
                      </c:pt>
                      <c:pt idx="8225" formatCode="General">
                        <c:v>707.87699999999995</c:v>
                      </c:pt>
                      <c:pt idx="8226" formatCode="General">
                        <c:v>707.88699999999994</c:v>
                      </c:pt>
                      <c:pt idx="8227" formatCode="General">
                        <c:v>707.89700000000005</c:v>
                      </c:pt>
                      <c:pt idx="8228" formatCode="General">
                        <c:v>707.90700000000004</c:v>
                      </c:pt>
                      <c:pt idx="8229" formatCode="General">
                        <c:v>707.91700000000003</c:v>
                      </c:pt>
                      <c:pt idx="8230" formatCode="General">
                        <c:v>707.92700000000002</c:v>
                      </c:pt>
                      <c:pt idx="8231" formatCode="General">
                        <c:v>707.93700000000001</c:v>
                      </c:pt>
                      <c:pt idx="8232" formatCode="General">
                        <c:v>707.947</c:v>
                      </c:pt>
                      <c:pt idx="8233" formatCode="General">
                        <c:v>707.95699999999999</c:v>
                      </c:pt>
                      <c:pt idx="8234" formatCode="General">
                        <c:v>707.96699999999998</c:v>
                      </c:pt>
                      <c:pt idx="8235" formatCode="General">
                        <c:v>707.97699999999998</c:v>
                      </c:pt>
                      <c:pt idx="8236" formatCode="General">
                        <c:v>707.98699999999997</c:v>
                      </c:pt>
                      <c:pt idx="8237" formatCode="General">
                        <c:v>707.99699999999996</c:v>
                      </c:pt>
                      <c:pt idx="8238" formatCode="General">
                        <c:v>708.00699999999995</c:v>
                      </c:pt>
                      <c:pt idx="8239" formatCode="General">
                        <c:v>708.01700000000005</c:v>
                      </c:pt>
                      <c:pt idx="8240" formatCode="General">
                        <c:v>708.02700000000004</c:v>
                      </c:pt>
                      <c:pt idx="8241" formatCode="General">
                        <c:v>708.03700000000003</c:v>
                      </c:pt>
                      <c:pt idx="8242" formatCode="General">
                        <c:v>708.04700000000003</c:v>
                      </c:pt>
                      <c:pt idx="8243" formatCode="General">
                        <c:v>708.05700000000002</c:v>
                      </c:pt>
                      <c:pt idx="8244" formatCode="General">
                        <c:v>708.06700000000001</c:v>
                      </c:pt>
                      <c:pt idx="8245" formatCode="General">
                        <c:v>708.077</c:v>
                      </c:pt>
                      <c:pt idx="8246" formatCode="General">
                        <c:v>708.08699999999999</c:v>
                      </c:pt>
                      <c:pt idx="8247" formatCode="General">
                        <c:v>708.09699999999998</c:v>
                      </c:pt>
                      <c:pt idx="8248" formatCode="General">
                        <c:v>708.10699999999997</c:v>
                      </c:pt>
                      <c:pt idx="8249" formatCode="General">
                        <c:v>708.11699999999996</c:v>
                      </c:pt>
                      <c:pt idx="8250" formatCode="General">
                        <c:v>708.12699999999995</c:v>
                      </c:pt>
                      <c:pt idx="8251" formatCode="General">
                        <c:v>708.13699999999994</c:v>
                      </c:pt>
                      <c:pt idx="8252" formatCode="General">
                        <c:v>708.14700000000005</c:v>
                      </c:pt>
                      <c:pt idx="8253" formatCode="General">
                        <c:v>708.15700000000004</c:v>
                      </c:pt>
                      <c:pt idx="8254" formatCode="General">
                        <c:v>708.16700000000003</c:v>
                      </c:pt>
                      <c:pt idx="8255" formatCode="General">
                        <c:v>708.17700000000002</c:v>
                      </c:pt>
                      <c:pt idx="8256" formatCode="General">
                        <c:v>708.18700000000001</c:v>
                      </c:pt>
                      <c:pt idx="8257" formatCode="General">
                        <c:v>708.197</c:v>
                      </c:pt>
                      <c:pt idx="8258" formatCode="General">
                        <c:v>708.20699999999999</c:v>
                      </c:pt>
                      <c:pt idx="8259" formatCode="General">
                        <c:v>708.21699999999998</c:v>
                      </c:pt>
                      <c:pt idx="8260" formatCode="General">
                        <c:v>708.22699999999998</c:v>
                      </c:pt>
                      <c:pt idx="8261" formatCode="General">
                        <c:v>708.23699999999997</c:v>
                      </c:pt>
                      <c:pt idx="8262" formatCode="General">
                        <c:v>708.24699999999996</c:v>
                      </c:pt>
                      <c:pt idx="8263" formatCode="General">
                        <c:v>708.25699999999995</c:v>
                      </c:pt>
                      <c:pt idx="8264" formatCode="General">
                        <c:v>708.26700000000005</c:v>
                      </c:pt>
                      <c:pt idx="8265" formatCode="General">
                        <c:v>708.27700000000004</c:v>
                      </c:pt>
                      <c:pt idx="8266" formatCode="General">
                        <c:v>708.28700000000003</c:v>
                      </c:pt>
                      <c:pt idx="8267" formatCode="General">
                        <c:v>708.29700000000003</c:v>
                      </c:pt>
                      <c:pt idx="8268" formatCode="General">
                        <c:v>708.30700000000002</c:v>
                      </c:pt>
                      <c:pt idx="8269" formatCode="General">
                        <c:v>708.31700000000001</c:v>
                      </c:pt>
                      <c:pt idx="8270" formatCode="General">
                        <c:v>708.327</c:v>
                      </c:pt>
                      <c:pt idx="8271" formatCode="General">
                        <c:v>708.33699999999999</c:v>
                      </c:pt>
                      <c:pt idx="8272" formatCode="General">
                        <c:v>708.34699999999998</c:v>
                      </c:pt>
                      <c:pt idx="8273" formatCode="General">
                        <c:v>708.35699999999997</c:v>
                      </c:pt>
                      <c:pt idx="8274" formatCode="General">
                        <c:v>708.36699999999996</c:v>
                      </c:pt>
                      <c:pt idx="8275" formatCode="General">
                        <c:v>708.37699999999995</c:v>
                      </c:pt>
                      <c:pt idx="8276" formatCode="General">
                        <c:v>708.38699999999994</c:v>
                      </c:pt>
                      <c:pt idx="8277" formatCode="General">
                        <c:v>708.39700000000005</c:v>
                      </c:pt>
                      <c:pt idx="8278" formatCode="General">
                        <c:v>708.40700000000004</c:v>
                      </c:pt>
                      <c:pt idx="8279" formatCode="General">
                        <c:v>708.41700000000003</c:v>
                      </c:pt>
                      <c:pt idx="8280" formatCode="General">
                        <c:v>708.42700000000002</c:v>
                      </c:pt>
                      <c:pt idx="8281" formatCode="General">
                        <c:v>708.43700000000001</c:v>
                      </c:pt>
                      <c:pt idx="8282" formatCode="General">
                        <c:v>708.447</c:v>
                      </c:pt>
                      <c:pt idx="8283" formatCode="General">
                        <c:v>708.45699999999999</c:v>
                      </c:pt>
                      <c:pt idx="8284" formatCode="General">
                        <c:v>708.46699999999998</c:v>
                      </c:pt>
                      <c:pt idx="8285" formatCode="General">
                        <c:v>708.47699999999998</c:v>
                      </c:pt>
                      <c:pt idx="8286" formatCode="General">
                        <c:v>708.48699999999997</c:v>
                      </c:pt>
                      <c:pt idx="8287" formatCode="General">
                        <c:v>708.49699999999996</c:v>
                      </c:pt>
                      <c:pt idx="8288" formatCode="General">
                        <c:v>708.50699999999995</c:v>
                      </c:pt>
                      <c:pt idx="8289" formatCode="General">
                        <c:v>708.51700000000005</c:v>
                      </c:pt>
                      <c:pt idx="8290" formatCode="General">
                        <c:v>708.52700000000004</c:v>
                      </c:pt>
                      <c:pt idx="8291" formatCode="General">
                        <c:v>708.53700000000003</c:v>
                      </c:pt>
                      <c:pt idx="8292" formatCode="General">
                        <c:v>708.54700000000003</c:v>
                      </c:pt>
                      <c:pt idx="8293" formatCode="General">
                        <c:v>708.55700000000002</c:v>
                      </c:pt>
                      <c:pt idx="8294" formatCode="General">
                        <c:v>708.56700000000001</c:v>
                      </c:pt>
                      <c:pt idx="8295" formatCode="General">
                        <c:v>708.577</c:v>
                      </c:pt>
                      <c:pt idx="8296" formatCode="General">
                        <c:v>708.58699999999999</c:v>
                      </c:pt>
                      <c:pt idx="8297" formatCode="General">
                        <c:v>708.59699999999998</c:v>
                      </c:pt>
                      <c:pt idx="8298" formatCode="General">
                        <c:v>708.60400000000004</c:v>
                      </c:pt>
                      <c:pt idx="8299" formatCode="General">
                        <c:v>708.60400000000004</c:v>
                      </c:pt>
                      <c:pt idx="8300" formatCode="General">
                        <c:v>709.60400000000004</c:v>
                      </c:pt>
                      <c:pt idx="8301" formatCode="General">
                        <c:v>710.60400000000004</c:v>
                      </c:pt>
                      <c:pt idx="8302" formatCode="General">
                        <c:v>711.60400000000004</c:v>
                      </c:pt>
                      <c:pt idx="8303" formatCode="General">
                        <c:v>712.60400000000004</c:v>
                      </c:pt>
                      <c:pt idx="8304" formatCode="General">
                        <c:v>713.60400000000004</c:v>
                      </c:pt>
                      <c:pt idx="8305" formatCode="General">
                        <c:v>714.60400000000004</c:v>
                      </c:pt>
                      <c:pt idx="8306" formatCode="General">
                        <c:v>715.60400000000004</c:v>
                      </c:pt>
                      <c:pt idx="8307" formatCode="General">
                        <c:v>716.60400000000004</c:v>
                      </c:pt>
                      <c:pt idx="8308" formatCode="General">
                        <c:v>717.60400000000004</c:v>
                      </c:pt>
                      <c:pt idx="8309" formatCode="General">
                        <c:v>718.60400000000004</c:v>
                      </c:pt>
                      <c:pt idx="8310" formatCode="General">
                        <c:v>719.60400000000004</c:v>
                      </c:pt>
                      <c:pt idx="8311" formatCode="General">
                        <c:v>720.60400000000004</c:v>
                      </c:pt>
                      <c:pt idx="8312" formatCode="General">
                        <c:v>721.60400000000004</c:v>
                      </c:pt>
                      <c:pt idx="8313" formatCode="General">
                        <c:v>722.60400000000004</c:v>
                      </c:pt>
                      <c:pt idx="8314" formatCode="General">
                        <c:v>723.60400000000004</c:v>
                      </c:pt>
                      <c:pt idx="8315" formatCode="General">
                        <c:v>724.60400000000004</c:v>
                      </c:pt>
                      <c:pt idx="8316" formatCode="General">
                        <c:v>725.60400000000004</c:v>
                      </c:pt>
                      <c:pt idx="8317" formatCode="General">
                        <c:v>726.60400000000004</c:v>
                      </c:pt>
                      <c:pt idx="8318" formatCode="General">
                        <c:v>727.60400000000004</c:v>
                      </c:pt>
                      <c:pt idx="8319" formatCode="General">
                        <c:v>728.60400000000004</c:v>
                      </c:pt>
                      <c:pt idx="8320" formatCode="General">
                        <c:v>729.60400000000004</c:v>
                      </c:pt>
                      <c:pt idx="8321" formatCode="General">
                        <c:v>730.60400000000004</c:v>
                      </c:pt>
                      <c:pt idx="8322" formatCode="General">
                        <c:v>731.60400000000004</c:v>
                      </c:pt>
                      <c:pt idx="8323" formatCode="General">
                        <c:v>732.60400000000004</c:v>
                      </c:pt>
                      <c:pt idx="8324" formatCode="General">
                        <c:v>733.60400000000004</c:v>
                      </c:pt>
                      <c:pt idx="8325" formatCode="General">
                        <c:v>734.60400000000004</c:v>
                      </c:pt>
                      <c:pt idx="8326" formatCode="General">
                        <c:v>735.60400000000004</c:v>
                      </c:pt>
                      <c:pt idx="8327" formatCode="General">
                        <c:v>736.60400000000004</c:v>
                      </c:pt>
                      <c:pt idx="8328" formatCode="General">
                        <c:v>737.60400000000004</c:v>
                      </c:pt>
                      <c:pt idx="8329" formatCode="General">
                        <c:v>738.60400000000004</c:v>
                      </c:pt>
                      <c:pt idx="8330" formatCode="General">
                        <c:v>739.60400000000004</c:v>
                      </c:pt>
                      <c:pt idx="8331" formatCode="General">
                        <c:v>740.60400000000004</c:v>
                      </c:pt>
                      <c:pt idx="8332" formatCode="General">
                        <c:v>741.60400000000004</c:v>
                      </c:pt>
                      <c:pt idx="8333" formatCode="General">
                        <c:v>742.60400000000004</c:v>
                      </c:pt>
                      <c:pt idx="8334" formatCode="General">
                        <c:v>743.60400000000004</c:v>
                      </c:pt>
                      <c:pt idx="8335" formatCode="General">
                        <c:v>744.60400000000004</c:v>
                      </c:pt>
                      <c:pt idx="8336" formatCode="General">
                        <c:v>745.60400000000004</c:v>
                      </c:pt>
                      <c:pt idx="8337" formatCode="General">
                        <c:v>746.60400000000004</c:v>
                      </c:pt>
                      <c:pt idx="8338" formatCode="General">
                        <c:v>747.60400000000004</c:v>
                      </c:pt>
                      <c:pt idx="8339" formatCode="General">
                        <c:v>748.60400000000004</c:v>
                      </c:pt>
                      <c:pt idx="8340" formatCode="General">
                        <c:v>749.60400000000004</c:v>
                      </c:pt>
                      <c:pt idx="8341" formatCode="General">
                        <c:v>750.60400000000004</c:v>
                      </c:pt>
                      <c:pt idx="8342" formatCode="General">
                        <c:v>751.60400000000004</c:v>
                      </c:pt>
                      <c:pt idx="8343" formatCode="General">
                        <c:v>752.60400000000004</c:v>
                      </c:pt>
                      <c:pt idx="8344" formatCode="General">
                        <c:v>753.60400000000004</c:v>
                      </c:pt>
                      <c:pt idx="8345" formatCode="General">
                        <c:v>754.60400000000004</c:v>
                      </c:pt>
                      <c:pt idx="8346" formatCode="General">
                        <c:v>755.60400000000004</c:v>
                      </c:pt>
                      <c:pt idx="8347" formatCode="General">
                        <c:v>756.60400000000004</c:v>
                      </c:pt>
                      <c:pt idx="8348" formatCode="General">
                        <c:v>757.60400000000004</c:v>
                      </c:pt>
                      <c:pt idx="8349" formatCode="General">
                        <c:v>758.60400000000004</c:v>
                      </c:pt>
                      <c:pt idx="8350" formatCode="General">
                        <c:v>759.60400000000004</c:v>
                      </c:pt>
                      <c:pt idx="8351" formatCode="General">
                        <c:v>760.60400000000004</c:v>
                      </c:pt>
                      <c:pt idx="8352" formatCode="General">
                        <c:v>761.60400000000004</c:v>
                      </c:pt>
                      <c:pt idx="8353" formatCode="General">
                        <c:v>762.60400000000004</c:v>
                      </c:pt>
                      <c:pt idx="8354" formatCode="General">
                        <c:v>763.60400000000004</c:v>
                      </c:pt>
                      <c:pt idx="8355" formatCode="General">
                        <c:v>764.60400000000004</c:v>
                      </c:pt>
                      <c:pt idx="8356" formatCode="General">
                        <c:v>765.60400000000004</c:v>
                      </c:pt>
                      <c:pt idx="8357" formatCode="General">
                        <c:v>766.60400000000004</c:v>
                      </c:pt>
                      <c:pt idx="8358" formatCode="General">
                        <c:v>767.60400000000004</c:v>
                      </c:pt>
                      <c:pt idx="8359" formatCode="General">
                        <c:v>768.60400000000004</c:v>
                      </c:pt>
                      <c:pt idx="8360" formatCode="General">
                        <c:v>769.60400000000004</c:v>
                      </c:pt>
                      <c:pt idx="8361" formatCode="General">
                        <c:v>770.60400000000004</c:v>
                      </c:pt>
                      <c:pt idx="8362" formatCode="General">
                        <c:v>771.60400000000004</c:v>
                      </c:pt>
                      <c:pt idx="8363" formatCode="General">
                        <c:v>772.60400000000004</c:v>
                      </c:pt>
                      <c:pt idx="8364" formatCode="General">
                        <c:v>773.60400000000004</c:v>
                      </c:pt>
                      <c:pt idx="8365" formatCode="General">
                        <c:v>774.60400000000004</c:v>
                      </c:pt>
                      <c:pt idx="8366" formatCode="General">
                        <c:v>775.60400000000004</c:v>
                      </c:pt>
                      <c:pt idx="8367" formatCode="General">
                        <c:v>776.60400000000004</c:v>
                      </c:pt>
                      <c:pt idx="8368" formatCode="General">
                        <c:v>777.60400000000004</c:v>
                      </c:pt>
                      <c:pt idx="8369" formatCode="General">
                        <c:v>778.60400000000004</c:v>
                      </c:pt>
                      <c:pt idx="8370" formatCode="General">
                        <c:v>779.60400000000004</c:v>
                      </c:pt>
                      <c:pt idx="8371" formatCode="General">
                        <c:v>780.60400000000004</c:v>
                      </c:pt>
                      <c:pt idx="8372" formatCode="General">
                        <c:v>781.60400000000004</c:v>
                      </c:pt>
                      <c:pt idx="8373" formatCode="General">
                        <c:v>782.60400000000004</c:v>
                      </c:pt>
                      <c:pt idx="8374" formatCode="General">
                        <c:v>783.60400000000004</c:v>
                      </c:pt>
                      <c:pt idx="8375" formatCode="General">
                        <c:v>784.60400000000004</c:v>
                      </c:pt>
                      <c:pt idx="8376" formatCode="General">
                        <c:v>785.60400000000004</c:v>
                      </c:pt>
                      <c:pt idx="8377" formatCode="General">
                        <c:v>786.60400000000004</c:v>
                      </c:pt>
                      <c:pt idx="8378" formatCode="General">
                        <c:v>787.60400000000004</c:v>
                      </c:pt>
                      <c:pt idx="8379" formatCode="General">
                        <c:v>788.60400000000004</c:v>
                      </c:pt>
                      <c:pt idx="8380" formatCode="General">
                        <c:v>789.60400000000004</c:v>
                      </c:pt>
                      <c:pt idx="8381" formatCode="General">
                        <c:v>790.60400000000004</c:v>
                      </c:pt>
                      <c:pt idx="8382" formatCode="General">
                        <c:v>791.60400000000004</c:v>
                      </c:pt>
                      <c:pt idx="8383" formatCode="General">
                        <c:v>792.60400000000004</c:v>
                      </c:pt>
                      <c:pt idx="8384" formatCode="General">
                        <c:v>793.60400000000004</c:v>
                      </c:pt>
                      <c:pt idx="8385" formatCode="General">
                        <c:v>794.60400000000004</c:v>
                      </c:pt>
                      <c:pt idx="8386" formatCode="General">
                        <c:v>795.60400000000004</c:v>
                      </c:pt>
                      <c:pt idx="8387" formatCode="General">
                        <c:v>796.60400000000004</c:v>
                      </c:pt>
                      <c:pt idx="8388" formatCode="General">
                        <c:v>797.60400000000004</c:v>
                      </c:pt>
                      <c:pt idx="8389" formatCode="General">
                        <c:v>798.60400000000004</c:v>
                      </c:pt>
                      <c:pt idx="8390" formatCode="General">
                        <c:v>799.60400000000004</c:v>
                      </c:pt>
                      <c:pt idx="8391" formatCode="General">
                        <c:v>800.60400000000004</c:v>
                      </c:pt>
                      <c:pt idx="8392" formatCode="General">
                        <c:v>801.60400000000004</c:v>
                      </c:pt>
                      <c:pt idx="8393" formatCode="General">
                        <c:v>802.60400000000004</c:v>
                      </c:pt>
                      <c:pt idx="8394" formatCode="General">
                        <c:v>803.60400000000004</c:v>
                      </c:pt>
                      <c:pt idx="8395" formatCode="General">
                        <c:v>804.60400000000004</c:v>
                      </c:pt>
                      <c:pt idx="8396" formatCode="General">
                        <c:v>805.60400000000004</c:v>
                      </c:pt>
                      <c:pt idx="8397" formatCode="General">
                        <c:v>806.60400000000004</c:v>
                      </c:pt>
                      <c:pt idx="8398" formatCode="General">
                        <c:v>807.60400000000004</c:v>
                      </c:pt>
                      <c:pt idx="8399" formatCode="General">
                        <c:v>808.60400000000004</c:v>
                      </c:pt>
                      <c:pt idx="8400" formatCode="General">
                        <c:v>809.60400000000004</c:v>
                      </c:pt>
                      <c:pt idx="8401" formatCode="General">
                        <c:v>810.60400000000004</c:v>
                      </c:pt>
                      <c:pt idx="8402" formatCode="General">
                        <c:v>811.60400000000004</c:v>
                      </c:pt>
                      <c:pt idx="8403" formatCode="General">
                        <c:v>812.60400000000004</c:v>
                      </c:pt>
                      <c:pt idx="8404" formatCode="General">
                        <c:v>813.60400000000004</c:v>
                      </c:pt>
                      <c:pt idx="8405" formatCode="General">
                        <c:v>814.60400000000004</c:v>
                      </c:pt>
                      <c:pt idx="8406" formatCode="General">
                        <c:v>815.60400000000004</c:v>
                      </c:pt>
                      <c:pt idx="8407" formatCode="General">
                        <c:v>816.60400000000004</c:v>
                      </c:pt>
                      <c:pt idx="8408" formatCode="General">
                        <c:v>817.60400000000004</c:v>
                      </c:pt>
                      <c:pt idx="8409" formatCode="General">
                        <c:v>818.60400000000004</c:v>
                      </c:pt>
                      <c:pt idx="8410" formatCode="General">
                        <c:v>819.60400000000004</c:v>
                      </c:pt>
                      <c:pt idx="8411" formatCode="General">
                        <c:v>820.60400000000004</c:v>
                      </c:pt>
                      <c:pt idx="8412" formatCode="General">
                        <c:v>821.60400000000004</c:v>
                      </c:pt>
                      <c:pt idx="8413" formatCode="General">
                        <c:v>822.60400000000004</c:v>
                      </c:pt>
                      <c:pt idx="8414" formatCode="General">
                        <c:v>823.60400000000004</c:v>
                      </c:pt>
                      <c:pt idx="8415" formatCode="General">
                        <c:v>824.60400000000004</c:v>
                      </c:pt>
                      <c:pt idx="8416" formatCode="General">
                        <c:v>825.60400000000004</c:v>
                      </c:pt>
                      <c:pt idx="8417" formatCode="General">
                        <c:v>826.60400000000004</c:v>
                      </c:pt>
                      <c:pt idx="8418" formatCode="General">
                        <c:v>827.60400000000004</c:v>
                      </c:pt>
                      <c:pt idx="8419" formatCode="General">
                        <c:v>828.60400000000004</c:v>
                      </c:pt>
                      <c:pt idx="8420" formatCode="General">
                        <c:v>829.60400000000004</c:v>
                      </c:pt>
                      <c:pt idx="8421" formatCode="General">
                        <c:v>830.60400000000004</c:v>
                      </c:pt>
                      <c:pt idx="8422" formatCode="General">
                        <c:v>831.60400000000004</c:v>
                      </c:pt>
                      <c:pt idx="8423" formatCode="General">
                        <c:v>832.60400000000004</c:v>
                      </c:pt>
                      <c:pt idx="8424" formatCode="General">
                        <c:v>833.60400000000004</c:v>
                      </c:pt>
                      <c:pt idx="8425" formatCode="General">
                        <c:v>834.60400000000004</c:v>
                      </c:pt>
                      <c:pt idx="8426" formatCode="General">
                        <c:v>835.60400000000004</c:v>
                      </c:pt>
                      <c:pt idx="8427" formatCode="General">
                        <c:v>836.60400000000004</c:v>
                      </c:pt>
                      <c:pt idx="8428" formatCode="General">
                        <c:v>837.60400000000004</c:v>
                      </c:pt>
                      <c:pt idx="8429" formatCode="General">
                        <c:v>838.60400000000004</c:v>
                      </c:pt>
                      <c:pt idx="8430" formatCode="General">
                        <c:v>839.60400000000004</c:v>
                      </c:pt>
                      <c:pt idx="8431" formatCode="General">
                        <c:v>840.60400000000004</c:v>
                      </c:pt>
                      <c:pt idx="8432" formatCode="General">
                        <c:v>841.60400000000004</c:v>
                      </c:pt>
                      <c:pt idx="8433" formatCode="General">
                        <c:v>842.60400000000004</c:v>
                      </c:pt>
                      <c:pt idx="8434" formatCode="General">
                        <c:v>843.60400000000004</c:v>
                      </c:pt>
                      <c:pt idx="8435" formatCode="General">
                        <c:v>844.60400000000004</c:v>
                      </c:pt>
                      <c:pt idx="8436" formatCode="General">
                        <c:v>845.60400000000004</c:v>
                      </c:pt>
                      <c:pt idx="8437" formatCode="General">
                        <c:v>846.60400000000004</c:v>
                      </c:pt>
                      <c:pt idx="8438" formatCode="General">
                        <c:v>847.60400000000004</c:v>
                      </c:pt>
                      <c:pt idx="8439" formatCode="General">
                        <c:v>848.60400000000004</c:v>
                      </c:pt>
                      <c:pt idx="8440" formatCode="General">
                        <c:v>849.60400000000004</c:v>
                      </c:pt>
                      <c:pt idx="8441" formatCode="General">
                        <c:v>850.60400000000004</c:v>
                      </c:pt>
                      <c:pt idx="8442" formatCode="General">
                        <c:v>851.60400000000004</c:v>
                      </c:pt>
                      <c:pt idx="8443" formatCode="General">
                        <c:v>852.60400000000004</c:v>
                      </c:pt>
                      <c:pt idx="8444" formatCode="General">
                        <c:v>853.60400000000004</c:v>
                      </c:pt>
                      <c:pt idx="8445" formatCode="General">
                        <c:v>854.60400000000004</c:v>
                      </c:pt>
                      <c:pt idx="8446" formatCode="General">
                        <c:v>855.60400000000004</c:v>
                      </c:pt>
                      <c:pt idx="8447" formatCode="General">
                        <c:v>856.60400000000004</c:v>
                      </c:pt>
                      <c:pt idx="8448" formatCode="General">
                        <c:v>857.60400000000004</c:v>
                      </c:pt>
                      <c:pt idx="8449" formatCode="General">
                        <c:v>858.60400000000004</c:v>
                      </c:pt>
                      <c:pt idx="8450" formatCode="General">
                        <c:v>859.60400000000004</c:v>
                      </c:pt>
                      <c:pt idx="8451" formatCode="General">
                        <c:v>860.60400000000004</c:v>
                      </c:pt>
                      <c:pt idx="8452" formatCode="General">
                        <c:v>861.60400000000004</c:v>
                      </c:pt>
                      <c:pt idx="8453" formatCode="General">
                        <c:v>862.60400000000004</c:v>
                      </c:pt>
                      <c:pt idx="8454" formatCode="General">
                        <c:v>863.60400000000004</c:v>
                      </c:pt>
                      <c:pt idx="8455" formatCode="General">
                        <c:v>864.60400000000004</c:v>
                      </c:pt>
                      <c:pt idx="8456" formatCode="General">
                        <c:v>865.60400000000004</c:v>
                      </c:pt>
                      <c:pt idx="8457" formatCode="General">
                        <c:v>866.60400000000004</c:v>
                      </c:pt>
                      <c:pt idx="8458" formatCode="General">
                        <c:v>867.60400000000004</c:v>
                      </c:pt>
                      <c:pt idx="8459" formatCode="General">
                        <c:v>868.60400000000004</c:v>
                      </c:pt>
                      <c:pt idx="8460" formatCode="General">
                        <c:v>869.60400000000004</c:v>
                      </c:pt>
                      <c:pt idx="8461" formatCode="General">
                        <c:v>870.60400000000004</c:v>
                      </c:pt>
                      <c:pt idx="8462" formatCode="General">
                        <c:v>871.60400000000004</c:v>
                      </c:pt>
                      <c:pt idx="8463" formatCode="General">
                        <c:v>872.60400000000004</c:v>
                      </c:pt>
                      <c:pt idx="8464" formatCode="General">
                        <c:v>873.60400000000004</c:v>
                      </c:pt>
                      <c:pt idx="8465" formatCode="General">
                        <c:v>874.60400000000004</c:v>
                      </c:pt>
                      <c:pt idx="8466" formatCode="General">
                        <c:v>875.60400000000004</c:v>
                      </c:pt>
                      <c:pt idx="8467" formatCode="General">
                        <c:v>876.60400000000004</c:v>
                      </c:pt>
                      <c:pt idx="8468" formatCode="General">
                        <c:v>877.60400000000004</c:v>
                      </c:pt>
                      <c:pt idx="8469" formatCode="General">
                        <c:v>878.60400000000004</c:v>
                      </c:pt>
                      <c:pt idx="8470" formatCode="General">
                        <c:v>879.60400000000004</c:v>
                      </c:pt>
                      <c:pt idx="8471" formatCode="General">
                        <c:v>880.60400000000004</c:v>
                      </c:pt>
                      <c:pt idx="8472" formatCode="General">
                        <c:v>881.60400000000004</c:v>
                      </c:pt>
                      <c:pt idx="8473" formatCode="General">
                        <c:v>882.60400000000004</c:v>
                      </c:pt>
                      <c:pt idx="8474" formatCode="General">
                        <c:v>883.60400000000004</c:v>
                      </c:pt>
                      <c:pt idx="8475" formatCode="General">
                        <c:v>884.60400000000004</c:v>
                      </c:pt>
                      <c:pt idx="8476" formatCode="General">
                        <c:v>885.60400000000004</c:v>
                      </c:pt>
                      <c:pt idx="8477" formatCode="General">
                        <c:v>886.60400000000004</c:v>
                      </c:pt>
                      <c:pt idx="8478" formatCode="General">
                        <c:v>887.60400000000004</c:v>
                      </c:pt>
                      <c:pt idx="8479" formatCode="General">
                        <c:v>888.60400000000004</c:v>
                      </c:pt>
                      <c:pt idx="8480" formatCode="General">
                        <c:v>889.60400000000004</c:v>
                      </c:pt>
                      <c:pt idx="8481" formatCode="General">
                        <c:v>890.60400000000004</c:v>
                      </c:pt>
                      <c:pt idx="8482" formatCode="General">
                        <c:v>891.60400000000004</c:v>
                      </c:pt>
                      <c:pt idx="8483" formatCode="General">
                        <c:v>892.60400000000004</c:v>
                      </c:pt>
                      <c:pt idx="8484" formatCode="General">
                        <c:v>893.60400000000004</c:v>
                      </c:pt>
                      <c:pt idx="8485" formatCode="General">
                        <c:v>894.60400000000004</c:v>
                      </c:pt>
                      <c:pt idx="8486" formatCode="General">
                        <c:v>895.60400000000004</c:v>
                      </c:pt>
                      <c:pt idx="8487" formatCode="General">
                        <c:v>896.60400000000004</c:v>
                      </c:pt>
                      <c:pt idx="8488" formatCode="General">
                        <c:v>897.60400000000004</c:v>
                      </c:pt>
                      <c:pt idx="8489" formatCode="General">
                        <c:v>898.60400000000004</c:v>
                      </c:pt>
                      <c:pt idx="8490" formatCode="General">
                        <c:v>899.60400000000004</c:v>
                      </c:pt>
                      <c:pt idx="8491" formatCode="General">
                        <c:v>900.60400000000004</c:v>
                      </c:pt>
                      <c:pt idx="8492" formatCode="General">
                        <c:v>901.60400000000004</c:v>
                      </c:pt>
                      <c:pt idx="8493" formatCode="General">
                        <c:v>902.60400000000004</c:v>
                      </c:pt>
                      <c:pt idx="8494" formatCode="General">
                        <c:v>903.60400000000004</c:v>
                      </c:pt>
                      <c:pt idx="8495" formatCode="General">
                        <c:v>904.60400000000004</c:v>
                      </c:pt>
                      <c:pt idx="8496" formatCode="General">
                        <c:v>905.60400000000004</c:v>
                      </c:pt>
                      <c:pt idx="8497" formatCode="General">
                        <c:v>906.60400000000004</c:v>
                      </c:pt>
                      <c:pt idx="8498" formatCode="General">
                        <c:v>907.60400000000004</c:v>
                      </c:pt>
                      <c:pt idx="8499" formatCode="General">
                        <c:v>908.60400000000004</c:v>
                      </c:pt>
                      <c:pt idx="8500" formatCode="General">
                        <c:v>909.60400000000004</c:v>
                      </c:pt>
                      <c:pt idx="8501" formatCode="General">
                        <c:v>910.60400000000004</c:v>
                      </c:pt>
                      <c:pt idx="8502" formatCode="General">
                        <c:v>911.60400000000004</c:v>
                      </c:pt>
                      <c:pt idx="8503" formatCode="General">
                        <c:v>912.60400000000004</c:v>
                      </c:pt>
                      <c:pt idx="8504" formatCode="General">
                        <c:v>913.60400000000004</c:v>
                      </c:pt>
                      <c:pt idx="8505" formatCode="General">
                        <c:v>914.60400000000004</c:v>
                      </c:pt>
                      <c:pt idx="8506" formatCode="General">
                        <c:v>915.60400000000004</c:v>
                      </c:pt>
                      <c:pt idx="8507" formatCode="General">
                        <c:v>916.60400000000004</c:v>
                      </c:pt>
                      <c:pt idx="8508" formatCode="General">
                        <c:v>917.60400000000004</c:v>
                      </c:pt>
                      <c:pt idx="8509" formatCode="General">
                        <c:v>918.60400000000004</c:v>
                      </c:pt>
                      <c:pt idx="8510" formatCode="General">
                        <c:v>919.60400000000004</c:v>
                      </c:pt>
                      <c:pt idx="8511" formatCode="General">
                        <c:v>920.60400000000004</c:v>
                      </c:pt>
                      <c:pt idx="8512" formatCode="General">
                        <c:v>921.60400000000004</c:v>
                      </c:pt>
                      <c:pt idx="8513" formatCode="General">
                        <c:v>922.60400000000004</c:v>
                      </c:pt>
                      <c:pt idx="8514" formatCode="General">
                        <c:v>923.60400000000004</c:v>
                      </c:pt>
                      <c:pt idx="8515" formatCode="General">
                        <c:v>924.60400000000004</c:v>
                      </c:pt>
                      <c:pt idx="8516" formatCode="General">
                        <c:v>925.60400000000004</c:v>
                      </c:pt>
                      <c:pt idx="8517" formatCode="General">
                        <c:v>926.60400000000004</c:v>
                      </c:pt>
                      <c:pt idx="8518" formatCode="General">
                        <c:v>927.60400000000004</c:v>
                      </c:pt>
                      <c:pt idx="8519" formatCode="General">
                        <c:v>928.60400000000004</c:v>
                      </c:pt>
                      <c:pt idx="8520" formatCode="General">
                        <c:v>929.60400000000004</c:v>
                      </c:pt>
                      <c:pt idx="8521" formatCode="General">
                        <c:v>930.60400000000004</c:v>
                      </c:pt>
                      <c:pt idx="8522" formatCode="General">
                        <c:v>931.60400000000004</c:v>
                      </c:pt>
                      <c:pt idx="8523" formatCode="General">
                        <c:v>932.60400000000004</c:v>
                      </c:pt>
                      <c:pt idx="8524" formatCode="General">
                        <c:v>933.60400000000004</c:v>
                      </c:pt>
                      <c:pt idx="8525" formatCode="General">
                        <c:v>934.60400000000004</c:v>
                      </c:pt>
                      <c:pt idx="8526" formatCode="General">
                        <c:v>935.60400000000004</c:v>
                      </c:pt>
                      <c:pt idx="8527" formatCode="General">
                        <c:v>936.60400000000004</c:v>
                      </c:pt>
                      <c:pt idx="8528" formatCode="General">
                        <c:v>937.60400000000004</c:v>
                      </c:pt>
                      <c:pt idx="8529" formatCode="General">
                        <c:v>938.60400000000004</c:v>
                      </c:pt>
                      <c:pt idx="8530" formatCode="General">
                        <c:v>939.60400000000004</c:v>
                      </c:pt>
                      <c:pt idx="8531" formatCode="General">
                        <c:v>940.60400000000004</c:v>
                      </c:pt>
                      <c:pt idx="8532" formatCode="General">
                        <c:v>941.60400000000004</c:v>
                      </c:pt>
                      <c:pt idx="8533" formatCode="General">
                        <c:v>942.60400000000004</c:v>
                      </c:pt>
                      <c:pt idx="8534" formatCode="General">
                        <c:v>943.60400000000004</c:v>
                      </c:pt>
                      <c:pt idx="8535" formatCode="General">
                        <c:v>944.60400000000004</c:v>
                      </c:pt>
                      <c:pt idx="8536" formatCode="General">
                        <c:v>945.60400000000004</c:v>
                      </c:pt>
                      <c:pt idx="8537" formatCode="General">
                        <c:v>946.60400000000004</c:v>
                      </c:pt>
                      <c:pt idx="8538" formatCode="General">
                        <c:v>947.60400000000004</c:v>
                      </c:pt>
                      <c:pt idx="8539" formatCode="General">
                        <c:v>948.60400000000004</c:v>
                      </c:pt>
                      <c:pt idx="8540" formatCode="General">
                        <c:v>949.60400000000004</c:v>
                      </c:pt>
                      <c:pt idx="8541" formatCode="General">
                        <c:v>950.60400000000004</c:v>
                      </c:pt>
                      <c:pt idx="8542" formatCode="General">
                        <c:v>951.60400000000004</c:v>
                      </c:pt>
                      <c:pt idx="8543" formatCode="General">
                        <c:v>952.60400000000004</c:v>
                      </c:pt>
                      <c:pt idx="8544" formatCode="General">
                        <c:v>953.60400000000004</c:v>
                      </c:pt>
                      <c:pt idx="8545" formatCode="General">
                        <c:v>954.60400000000004</c:v>
                      </c:pt>
                      <c:pt idx="8546" formatCode="General">
                        <c:v>955.60400000000004</c:v>
                      </c:pt>
                      <c:pt idx="8547" formatCode="General">
                        <c:v>956.60400000000004</c:v>
                      </c:pt>
                      <c:pt idx="8548" formatCode="General">
                        <c:v>957.60400000000004</c:v>
                      </c:pt>
                      <c:pt idx="8549" formatCode="General">
                        <c:v>958.60400000000004</c:v>
                      </c:pt>
                      <c:pt idx="8550" formatCode="General">
                        <c:v>959.60400000000004</c:v>
                      </c:pt>
                      <c:pt idx="8551" formatCode="General">
                        <c:v>960.60400000000004</c:v>
                      </c:pt>
                      <c:pt idx="8552" formatCode="General">
                        <c:v>961.60400000000004</c:v>
                      </c:pt>
                      <c:pt idx="8553" formatCode="General">
                        <c:v>962.60400000000004</c:v>
                      </c:pt>
                      <c:pt idx="8554" formatCode="General">
                        <c:v>963.60400000000004</c:v>
                      </c:pt>
                      <c:pt idx="8555" formatCode="General">
                        <c:v>964.60400000000004</c:v>
                      </c:pt>
                      <c:pt idx="8556" formatCode="General">
                        <c:v>965.60400000000004</c:v>
                      </c:pt>
                      <c:pt idx="8557" formatCode="General">
                        <c:v>966.60400000000004</c:v>
                      </c:pt>
                      <c:pt idx="8558" formatCode="General">
                        <c:v>967.60400000000004</c:v>
                      </c:pt>
                      <c:pt idx="8559" formatCode="General">
                        <c:v>968.60400000000004</c:v>
                      </c:pt>
                      <c:pt idx="8560" formatCode="General">
                        <c:v>969.60400000000004</c:v>
                      </c:pt>
                      <c:pt idx="8561" formatCode="General">
                        <c:v>970.60400000000004</c:v>
                      </c:pt>
                      <c:pt idx="8562" formatCode="General">
                        <c:v>971.60400000000004</c:v>
                      </c:pt>
                      <c:pt idx="8563" formatCode="General">
                        <c:v>972.60400000000004</c:v>
                      </c:pt>
                      <c:pt idx="8564" formatCode="General">
                        <c:v>973.60400000000004</c:v>
                      </c:pt>
                      <c:pt idx="8565" formatCode="General">
                        <c:v>974.60400000000004</c:v>
                      </c:pt>
                      <c:pt idx="8566" formatCode="General">
                        <c:v>975.60400000000004</c:v>
                      </c:pt>
                      <c:pt idx="8567" formatCode="General">
                        <c:v>976.60400000000004</c:v>
                      </c:pt>
                      <c:pt idx="8568" formatCode="General">
                        <c:v>977.60400000000004</c:v>
                      </c:pt>
                      <c:pt idx="8569" formatCode="General">
                        <c:v>978.60400000000004</c:v>
                      </c:pt>
                      <c:pt idx="8570" formatCode="General">
                        <c:v>979.60400000000004</c:v>
                      </c:pt>
                      <c:pt idx="8571" formatCode="General">
                        <c:v>980.60400000000004</c:v>
                      </c:pt>
                      <c:pt idx="8572" formatCode="General">
                        <c:v>981.60400000000004</c:v>
                      </c:pt>
                      <c:pt idx="8573" formatCode="General">
                        <c:v>982.60400000000004</c:v>
                      </c:pt>
                      <c:pt idx="8574" formatCode="General">
                        <c:v>983.60400000000004</c:v>
                      </c:pt>
                      <c:pt idx="8575" formatCode="General">
                        <c:v>984.60400000000004</c:v>
                      </c:pt>
                      <c:pt idx="8576" formatCode="General">
                        <c:v>985.60400000000004</c:v>
                      </c:pt>
                      <c:pt idx="8577" formatCode="General">
                        <c:v>986.60400000000004</c:v>
                      </c:pt>
                      <c:pt idx="8578" formatCode="General">
                        <c:v>987.60400000000004</c:v>
                      </c:pt>
                      <c:pt idx="8579" formatCode="General">
                        <c:v>988.60400000000004</c:v>
                      </c:pt>
                      <c:pt idx="8580" formatCode="General">
                        <c:v>989.60400000000004</c:v>
                      </c:pt>
                      <c:pt idx="8581" formatCode="General">
                        <c:v>990.60400000000004</c:v>
                      </c:pt>
                      <c:pt idx="8582" formatCode="General">
                        <c:v>991.60400000000004</c:v>
                      </c:pt>
                      <c:pt idx="8583" formatCode="General">
                        <c:v>992.60400000000004</c:v>
                      </c:pt>
                      <c:pt idx="8584" formatCode="General">
                        <c:v>993.60400000000004</c:v>
                      </c:pt>
                      <c:pt idx="8585" formatCode="General">
                        <c:v>994.60400000000004</c:v>
                      </c:pt>
                      <c:pt idx="8586" formatCode="General">
                        <c:v>995.60400000000004</c:v>
                      </c:pt>
                      <c:pt idx="8587" formatCode="General">
                        <c:v>996.60400000000004</c:v>
                      </c:pt>
                      <c:pt idx="8588" formatCode="General">
                        <c:v>997.60400000000004</c:v>
                      </c:pt>
                      <c:pt idx="8589" formatCode="General">
                        <c:v>998.60400000000004</c:v>
                      </c:pt>
                      <c:pt idx="8590" formatCode="General">
                        <c:v>999.60400000000004</c:v>
                      </c:pt>
                      <c:pt idx="8591">
                        <c:v>1000.6</c:v>
                      </c:pt>
                      <c:pt idx="8592">
                        <c:v>1001.6</c:v>
                      </c:pt>
                      <c:pt idx="8593">
                        <c:v>1002.6</c:v>
                      </c:pt>
                      <c:pt idx="8594">
                        <c:v>1003.6</c:v>
                      </c:pt>
                      <c:pt idx="8595">
                        <c:v>1004.6</c:v>
                      </c:pt>
                      <c:pt idx="8596">
                        <c:v>1005.6</c:v>
                      </c:pt>
                      <c:pt idx="8597">
                        <c:v>1006.6</c:v>
                      </c:pt>
                      <c:pt idx="8598">
                        <c:v>1007.6</c:v>
                      </c:pt>
                      <c:pt idx="8599">
                        <c:v>1008.6</c:v>
                      </c:pt>
                    </c:numCache>
                  </c:numRef>
                </c:xVal>
                <c:yVal>
                  <c:numRef>
                    <c:extLst>
                      <c:ext uri="{02D57815-91ED-43cb-92C2-25804820EDAC}">
                        <c15:formulaRef>
                          <c15:sqref>'NT11 (2)'!$N$4:$N$8602</c15:sqref>
                        </c15:formulaRef>
                      </c:ext>
                    </c:extLst>
                    <c:numCache>
                      <c:formatCode>General</c:formatCode>
                      <c:ptCount val="859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1977.5999999999553</c:v>
                      </c:pt>
                      <c:pt idx="345">
                        <c:v>2245.6000000000495</c:v>
                      </c:pt>
                      <c:pt idx="346">
                        <c:v>2650.699999999933</c:v>
                      </c:pt>
                      <c:pt idx="347">
                        <c:v>3310.2000000000739</c:v>
                      </c:pt>
                      <c:pt idx="348">
                        <c:v>4175.399999999905</c:v>
                      </c:pt>
                      <c:pt idx="349">
                        <c:v>-4429.1000000000995</c:v>
                      </c:pt>
                      <c:pt idx="350">
                        <c:v>3620.9000000000774</c:v>
                      </c:pt>
                      <c:pt idx="351">
                        <c:v>4673.899999999895</c:v>
                      </c:pt>
                      <c:pt idx="352">
                        <c:v>6035.2000000001317</c:v>
                      </c:pt>
                      <c:pt idx="353">
                        <c:v>7422.6999999998252</c:v>
                      </c:pt>
                      <c:pt idx="354">
                        <c:v>7539.2000000001544</c:v>
                      </c:pt>
                      <c:pt idx="355">
                        <c:v>10481.799999999766</c:v>
                      </c:pt>
                      <c:pt idx="356">
                        <c:v>12365.200000000257</c:v>
                      </c:pt>
                      <c:pt idx="357">
                        <c:v>14093.699999999686</c:v>
                      </c:pt>
                      <c:pt idx="358">
                        <c:v>15000.00000000032</c:v>
                      </c:pt>
                      <c:pt idx="359">
                        <c:v>14135.999999999663</c:v>
                      </c:pt>
                      <c:pt idx="360">
                        <c:v>12284.000000000255</c:v>
                      </c:pt>
                      <c:pt idx="361">
                        <c:v>10825.999999999747</c:v>
                      </c:pt>
                      <c:pt idx="362">
                        <c:v>10532.000000000242</c:v>
                      </c:pt>
                      <c:pt idx="363">
                        <c:v>10235.999999999754</c:v>
                      </c:pt>
                      <c:pt idx="364">
                        <c:v>9613.0000000002165</c:v>
                      </c:pt>
                      <c:pt idx="365">
                        <c:v>7835.9999999998081</c:v>
                      </c:pt>
                      <c:pt idx="366">
                        <c:v>5472.0000000001191</c:v>
                      </c:pt>
                      <c:pt idx="367">
                        <c:v>2617.9999999999459</c:v>
                      </c:pt>
                      <c:pt idx="368">
                        <c:v>722.00000000001819</c:v>
                      </c:pt>
                      <c:pt idx="369">
                        <c:v>5.9999999999944036</c:v>
                      </c:pt>
                      <c:pt idx="370">
                        <c:v>-429.00000000000551</c:v>
                      </c:pt>
                      <c:pt idx="371">
                        <c:v>-963.99999999998772</c:v>
                      </c:pt>
                      <c:pt idx="372">
                        <c:v>-1594.0000000000396</c:v>
                      </c:pt>
                      <c:pt idx="373">
                        <c:v>-2096.9999999999541</c:v>
                      </c:pt>
                      <c:pt idx="374">
                        <c:v>-2357.0000000000437</c:v>
                      </c:pt>
                      <c:pt idx="375">
                        <c:v>-2443.0000000000587</c:v>
                      </c:pt>
                      <c:pt idx="376">
                        <c:v>-1749.9999999999595</c:v>
                      </c:pt>
                      <c:pt idx="377">
                        <c:v>-848.0000000000199</c:v>
                      </c:pt>
                      <c:pt idx="378">
                        <c:v>-193.99999999997823</c:v>
                      </c:pt>
                      <c:pt idx="379">
                        <c:v>225.0000000000048</c:v>
                      </c:pt>
                      <c:pt idx="380">
                        <c:v>531.99999999998136</c:v>
                      </c:pt>
                      <c:pt idx="381">
                        <c:v>1409.0000000000218</c:v>
                      </c:pt>
                      <c:pt idx="382">
                        <c:v>2354.9999999999636</c:v>
                      </c:pt>
                      <c:pt idx="383">
                        <c:v>3056.0000000000596</c:v>
                      </c:pt>
                      <c:pt idx="384">
                        <c:v>3516.9999999999031</c:v>
                      </c:pt>
                      <c:pt idx="385">
                        <c:v>3823.0000000000832</c:v>
                      </c:pt>
                      <c:pt idx="386">
                        <c:v>4007.9999999998995</c:v>
                      </c:pt>
                      <c:pt idx="387">
                        <c:v>4107.0000000001046</c:v>
                      </c:pt>
                      <c:pt idx="388">
                        <c:v>4108.9999999999191</c:v>
                      </c:pt>
                      <c:pt idx="389">
                        <c:v>4055.0000000000596</c:v>
                      </c:pt>
                      <c:pt idx="390">
                        <c:v>3817.9999999999404</c:v>
                      </c:pt>
                      <c:pt idx="391">
                        <c:v>2127.0000000000437</c:v>
                      </c:pt>
                      <c:pt idx="392">
                        <c:v>426.99999999998829</c:v>
                      </c:pt>
                      <c:pt idx="393">
                        <c:v>-747.0000000000415</c:v>
                      </c:pt>
                      <c:pt idx="394">
                        <c:v>-1467.9999999999498</c:v>
                      </c:pt>
                      <c:pt idx="395">
                        <c:v>-2049.0000000000673</c:v>
                      </c:pt>
                      <c:pt idx="396">
                        <c:v>-2575.9999999999168</c:v>
                      </c:pt>
                      <c:pt idx="397">
                        <c:v>-2801.0000000000814</c:v>
                      </c:pt>
                      <c:pt idx="398">
                        <c:v>-2946.9999999999118</c:v>
                      </c:pt>
                      <c:pt idx="399">
                        <c:v>-3072.0000000000459</c:v>
                      </c:pt>
                      <c:pt idx="400">
                        <c:v>-3126.0000000000882</c:v>
                      </c:pt>
                      <c:pt idx="401">
                        <c:v>-2586.0000000000682</c:v>
                      </c:pt>
                      <c:pt idx="402">
                        <c:v>-1934.9999999998604</c:v>
                      </c:pt>
                      <c:pt idx="403">
                        <c:v>-1452.0000000000291</c:v>
                      </c:pt>
                      <c:pt idx="404">
                        <c:v>-1148.0000000000264</c:v>
                      </c:pt>
                      <c:pt idx="405">
                        <c:v>-918.00000000002603</c:v>
                      </c:pt>
                      <c:pt idx="406">
                        <c:v>-368.99999999995782</c:v>
                      </c:pt>
                      <c:pt idx="407">
                        <c:v>201.00000000000335</c:v>
                      </c:pt>
                      <c:pt idx="408">
                        <c:v>639.00000000000091</c:v>
                      </c:pt>
                      <c:pt idx="409">
                        <c:v>955.0000000000158</c:v>
                      </c:pt>
                      <c:pt idx="410">
                        <c:v>1152.9999999999422</c:v>
                      </c:pt>
                      <c:pt idx="411">
                        <c:v>1277.0000000000255</c:v>
                      </c:pt>
                      <c:pt idx="412">
                        <c:v>1356.0000000000234</c:v>
                      </c:pt>
                      <c:pt idx="413">
                        <c:v>1388.0000000000405</c:v>
                      </c:pt>
                      <c:pt idx="414">
                        <c:v>1394.9999999998879</c:v>
                      </c:pt>
                      <c:pt idx="415">
                        <c:v>1206.0000000000202</c:v>
                      </c:pt>
                      <c:pt idx="416">
                        <c:v>221.00000000000836</c:v>
                      </c:pt>
                      <c:pt idx="417">
                        <c:v>-650.99999999999022</c:v>
                      </c:pt>
                      <c:pt idx="418">
                        <c:v>-1216.999999999925</c:v>
                      </c:pt>
                      <c:pt idx="419">
                        <c:v>-785.00000000000762</c:v>
                      </c:pt>
                      <c:pt idx="420">
                        <c:v>-1012.000000000056</c:v>
                      </c:pt>
                      <c:pt idx="421">
                        <c:v>-1277.0000000000255</c:v>
                      </c:pt>
                      <c:pt idx="422">
                        <c:v>-1526.9999999998952</c:v>
                      </c:pt>
                      <c:pt idx="423">
                        <c:v>-1764.0000000000248</c:v>
                      </c:pt>
                      <c:pt idx="424">
                        <c:v>-1973.0000000000439</c:v>
                      </c:pt>
                      <c:pt idx="425">
                        <c:v>-2076.0000000000432</c:v>
                      </c:pt>
                      <c:pt idx="426">
                        <c:v>-1740.0000000000464</c:v>
                      </c:pt>
                      <c:pt idx="427">
                        <c:v>-1360.9999999998981</c:v>
                      </c:pt>
                      <c:pt idx="428">
                        <c:v>-1100.0000000000234</c:v>
                      </c:pt>
                      <c:pt idx="429">
                        <c:v>-946.00000000002387</c:v>
                      </c:pt>
                      <c:pt idx="430">
                        <c:v>-819.00000000002285</c:v>
                      </c:pt>
                      <c:pt idx="431">
                        <c:v>-487.99999999995521</c:v>
                      </c:pt>
                      <c:pt idx="432">
                        <c:v>-156.99999999999696</c:v>
                      </c:pt>
                      <c:pt idx="433">
                        <c:v>83.999999999993605</c:v>
                      </c:pt>
                      <c:pt idx="434">
                        <c:v>245.00000000000978</c:v>
                      </c:pt>
                      <c:pt idx="435">
                        <c:v>353.99999999997249</c:v>
                      </c:pt>
                      <c:pt idx="436">
                        <c:v>444.00000000001495</c:v>
                      </c:pt>
                      <c:pt idx="437">
                        <c:v>498.00000000001245</c:v>
                      </c:pt>
                      <c:pt idx="438">
                        <c:v>520.99999999999204</c:v>
                      </c:pt>
                      <c:pt idx="439">
                        <c:v>527.99999999998431</c:v>
                      </c:pt>
                      <c:pt idx="440">
                        <c:v>431.00000000000375</c:v>
                      </c:pt>
                      <c:pt idx="441">
                        <c:v>-105.9999999999968</c:v>
                      </c:pt>
                      <c:pt idx="442">
                        <c:v>-593.00000000001899</c:v>
                      </c:pt>
                      <c:pt idx="443">
                        <c:v>-926.99999999993565</c:v>
                      </c:pt>
                      <c:pt idx="444">
                        <c:v>-1136.0000000000371</c:v>
                      </c:pt>
                      <c:pt idx="445">
                        <c:v>-1254.000000000023</c:v>
                      </c:pt>
                      <c:pt idx="446">
                        <c:v>-1323.00000000003</c:v>
                      </c:pt>
                      <c:pt idx="447">
                        <c:v>-1386.9999999998954</c:v>
                      </c:pt>
                      <c:pt idx="448">
                        <c:v>-1464.0000000000412</c:v>
                      </c:pt>
                      <c:pt idx="449">
                        <c:v>-1532.0000000000261</c:v>
                      </c:pt>
                      <c:pt idx="450">
                        <c:v>-1544.0000000000384</c:v>
                      </c:pt>
                      <c:pt idx="451">
                        <c:v>-1350.0000000000289</c:v>
                      </c:pt>
                      <c:pt idx="452">
                        <c:v>-1162.9999999999097</c:v>
                      </c:pt>
                      <c:pt idx="453">
                        <c:v>-1035.0000000000357</c:v>
                      </c:pt>
                      <c:pt idx="454">
                        <c:v>-956.00000000001501</c:v>
                      </c:pt>
                      <c:pt idx="455">
                        <c:v>-882.00000000001239</c:v>
                      </c:pt>
                      <c:pt idx="456">
                        <c:v>-724.999999999951</c:v>
                      </c:pt>
                      <c:pt idx="457">
                        <c:v>-574.00000000001319</c:v>
                      </c:pt>
                      <c:pt idx="458">
                        <c:v>-456.00000000000426</c:v>
                      </c:pt>
                      <c:pt idx="459">
                        <c:v>-369.0000000000133</c:v>
                      </c:pt>
                      <c:pt idx="460">
                        <c:v>-301.99999999997777</c:v>
                      </c:pt>
                      <c:pt idx="461">
                        <c:v>-248.00000000000711</c:v>
                      </c:pt>
                      <c:pt idx="462">
                        <c:v>-212.00000000001637</c:v>
                      </c:pt>
                      <c:pt idx="463">
                        <c:v>-185.99999999999397</c:v>
                      </c:pt>
                      <c:pt idx="464">
                        <c:v>-167.99999999999503</c:v>
                      </c:pt>
                      <c:pt idx="465">
                        <c:v>-210.99999999999451</c:v>
                      </c:pt>
                      <c:pt idx="466">
                        <c:v>-430.0000000000274</c:v>
                      </c:pt>
                      <c:pt idx="467">
                        <c:v>-629.00000000000978</c:v>
                      </c:pt>
                      <c:pt idx="468">
                        <c:v>-763.99999999993565</c:v>
                      </c:pt>
                      <c:pt idx="469">
                        <c:v>-847.0000000000208</c:v>
                      </c:pt>
                      <c:pt idx="470">
                        <c:v>-897.00000000002194</c:v>
                      </c:pt>
                      <c:pt idx="471">
                        <c:v>-932.00000000001342</c:v>
                      </c:pt>
                      <c:pt idx="472">
                        <c:v>-972.99999999993599</c:v>
                      </c:pt>
                      <c:pt idx="473">
                        <c:v>-1014.0000000000316</c:v>
                      </c:pt>
                      <c:pt idx="474">
                        <c:v>-1052.0000000000207</c:v>
                      </c:pt>
                      <c:pt idx="475">
                        <c:v>-1060.0000000000136</c:v>
                      </c:pt>
                      <c:pt idx="476">
                        <c:v>-990.00000000003024</c:v>
                      </c:pt>
                      <c:pt idx="477">
                        <c:v>-926.99999999993565</c:v>
                      </c:pt>
                      <c:pt idx="478">
                        <c:v>-886.00000000000887</c:v>
                      </c:pt>
                      <c:pt idx="479">
                        <c:v>-865.00000000002751</c:v>
                      </c:pt>
                      <c:pt idx="480">
                        <c:v>-851.00000000001728</c:v>
                      </c:pt>
                      <c:pt idx="481">
                        <c:v>-831.99999999993747</c:v>
                      </c:pt>
                      <c:pt idx="482">
                        <c:v>-807.00000000003354</c:v>
                      </c:pt>
                      <c:pt idx="483">
                        <c:v>-784.00000000000853</c:v>
                      </c:pt>
                      <c:pt idx="484">
                        <c:v>-763.00000000000443</c:v>
                      </c:pt>
                      <c:pt idx="485">
                        <c:v>-745.99999999995339</c:v>
                      </c:pt>
                      <c:pt idx="486">
                        <c:v>-729.00000000001182</c:v>
                      </c:pt>
                      <c:pt idx="487">
                        <c:v>-712.00000000002706</c:v>
                      </c:pt>
                      <c:pt idx="488">
                        <c:v>-695.00000000001944</c:v>
                      </c:pt>
                      <c:pt idx="489">
                        <c:v>-678.99999999995043</c:v>
                      </c:pt>
                      <c:pt idx="490">
                        <c:v>-664.00000000000136</c:v>
                      </c:pt>
                      <c:pt idx="491">
                        <c:v>-650.00000000001387</c:v>
                      </c:pt>
                      <c:pt idx="492">
                        <c:v>-637.00000000002547</c:v>
                      </c:pt>
                      <c:pt idx="493">
                        <c:v>-623.99999999995885</c:v>
                      </c:pt>
                      <c:pt idx="494">
                        <c:v>-612.00000000000216</c:v>
                      </c:pt>
                      <c:pt idx="495">
                        <c:v>-600.00000000001285</c:v>
                      </c:pt>
                      <c:pt idx="496">
                        <c:v>-588.00000000002342</c:v>
                      </c:pt>
                      <c:pt idx="497">
                        <c:v>-577.99999999995816</c:v>
                      </c:pt>
                      <c:pt idx="498">
                        <c:v>-568.00000000001842</c:v>
                      </c:pt>
                      <c:pt idx="499">
                        <c:v>-558.00000000000455</c:v>
                      </c:pt>
                      <c:pt idx="500">
                        <c:v>-548.00000000001353</c:v>
                      </c:pt>
                      <c:pt idx="501">
                        <c:v>-539.00000000002149</c:v>
                      </c:pt>
                      <c:pt idx="502">
                        <c:v>-530.99999999995862</c:v>
                      </c:pt>
                      <c:pt idx="503">
                        <c:v>-522.00000000001387</c:v>
                      </c:pt>
                      <c:pt idx="504">
                        <c:v>-513.99999999999818</c:v>
                      </c:pt>
                      <c:pt idx="505">
                        <c:v>-506.00000000000534</c:v>
                      </c:pt>
                      <c:pt idx="506">
                        <c:v>-498.99999999996726</c:v>
                      </c:pt>
                      <c:pt idx="507">
                        <c:v>-492.00000000001779</c:v>
                      </c:pt>
                      <c:pt idx="508">
                        <c:v>-486.00000000002314</c:v>
                      </c:pt>
                      <c:pt idx="509">
                        <c:v>-478.00000000000745</c:v>
                      </c:pt>
                      <c:pt idx="510">
                        <c:v>-472.99999999996993</c:v>
                      </c:pt>
                      <c:pt idx="511">
                        <c:v>-465.9999999999954</c:v>
                      </c:pt>
                      <c:pt idx="512">
                        <c:v>-460.00000000002348</c:v>
                      </c:pt>
                      <c:pt idx="513">
                        <c:v>-455.00000000000517</c:v>
                      </c:pt>
                      <c:pt idx="514">
                        <c:v>-448.99999999997061</c:v>
                      </c:pt>
                      <c:pt idx="515">
                        <c:v>-442.99999999999307</c:v>
                      </c:pt>
                      <c:pt idx="516">
                        <c:v>-439.00000000001938</c:v>
                      </c:pt>
                      <c:pt idx="517">
                        <c:v>-433.00000000000193</c:v>
                      </c:pt>
                      <c:pt idx="518">
                        <c:v>-427.99999999996834</c:v>
                      </c:pt>
                      <c:pt idx="519">
                        <c:v>-424.00000000000995</c:v>
                      </c:pt>
                      <c:pt idx="520">
                        <c:v>-420.00000000001347</c:v>
                      </c:pt>
                      <c:pt idx="521">
                        <c:v>-415.00000000001791</c:v>
                      </c:pt>
                      <c:pt idx="522">
                        <c:v>-409.99999999996317</c:v>
                      </c:pt>
                      <c:pt idx="523">
                        <c:v>-407.00000000002507</c:v>
                      </c:pt>
                      <c:pt idx="524">
                        <c:v>-403.00000000000585</c:v>
                      </c:pt>
                      <c:pt idx="525">
                        <c:v>-399.00000000000944</c:v>
                      </c:pt>
                      <c:pt idx="526">
                        <c:v>-394.99999999999022</c:v>
                      </c:pt>
                      <c:pt idx="527">
                        <c:v>-390.99999999998181</c:v>
                      </c:pt>
                      <c:pt idx="528">
                        <c:v>-388.00000000001921</c:v>
                      </c:pt>
                      <c:pt idx="529">
                        <c:v>-384.99999999999915</c:v>
                      </c:pt>
                      <c:pt idx="530">
                        <c:v>-381.00000000000267</c:v>
                      </c:pt>
                      <c:pt idx="531">
                        <c:v>-377.99999999997175</c:v>
                      </c:pt>
                      <c:pt idx="532">
                        <c:v>-375.00000000000801</c:v>
                      </c:pt>
                      <c:pt idx="533">
                        <c:v>-372.00000000001069</c:v>
                      </c:pt>
                      <c:pt idx="534">
                        <c:v>-368.00000000001415</c:v>
                      </c:pt>
                      <c:pt idx="535">
                        <c:v>-365.99999999998346</c:v>
                      </c:pt>
                      <c:pt idx="536">
                        <c:v>-363.999999999995</c:v>
                      </c:pt>
                      <c:pt idx="537">
                        <c:v>-360.00000000002137</c:v>
                      </c:pt>
                      <c:pt idx="538">
                        <c:v>-358.00000000000034</c:v>
                      </c:pt>
                      <c:pt idx="539">
                        <c:v>-355.99999999997044</c:v>
                      </c:pt>
                      <c:pt idx="540">
                        <c:v>-353.00000000000477</c:v>
                      </c:pt>
                      <c:pt idx="541">
                        <c:v>-350.00000000000745</c:v>
                      </c:pt>
                      <c:pt idx="542">
                        <c:v>-348.00000000000927</c:v>
                      </c:pt>
                      <c:pt idx="543">
                        <c:v>-345.99999999998028</c:v>
                      </c:pt>
                      <c:pt idx="544">
                        <c:v>-344.00000000001279</c:v>
                      </c:pt>
                      <c:pt idx="545">
                        <c:v>-341.99999999999181</c:v>
                      </c:pt>
                      <c:pt idx="546">
                        <c:v>-340.00000000001631</c:v>
                      </c:pt>
                      <c:pt idx="547">
                        <c:v>-337.99999999998806</c:v>
                      </c:pt>
                      <c:pt idx="548">
                        <c:v>-335.99999999999716</c:v>
                      </c:pt>
                      <c:pt idx="549">
                        <c:v>-333.99999999999898</c:v>
                      </c:pt>
                      <c:pt idx="550">
                        <c:v>-332.00000000002348</c:v>
                      </c:pt>
                      <c:pt idx="551">
                        <c:v>-331.00000000000159</c:v>
                      </c:pt>
                      <c:pt idx="552">
                        <c:v>-328.99999999997414</c:v>
                      </c:pt>
                      <c:pt idx="553">
                        <c:v>-327.00000000000512</c:v>
                      </c:pt>
                      <c:pt idx="554">
                        <c:v>-326.00000000000603</c:v>
                      </c:pt>
                      <c:pt idx="555">
                        <c:v>-324.00000000000784</c:v>
                      </c:pt>
                      <c:pt idx="556">
                        <c:v>-322.99999999998005</c:v>
                      </c:pt>
                      <c:pt idx="557">
                        <c:v>-322.00000000000961</c:v>
                      </c:pt>
                      <c:pt idx="558">
                        <c:v>-321.00000000001046</c:v>
                      </c:pt>
                      <c:pt idx="559">
                        <c:v>-318.9999999999896</c:v>
                      </c:pt>
                      <c:pt idx="560">
                        <c:v>-318.99999999998397</c:v>
                      </c:pt>
                      <c:pt idx="561">
                        <c:v>-317.00000000001404</c:v>
                      </c:pt>
                      <c:pt idx="562">
                        <c:v>-317.00000000001404</c:v>
                      </c:pt>
                      <c:pt idx="563">
                        <c:v>-316.9999999999913</c:v>
                      </c:pt>
                      <c:pt idx="564">
                        <c:v>-314.99999999998784</c:v>
                      </c:pt>
                      <c:pt idx="565">
                        <c:v>-316.00000000001489</c:v>
                      </c:pt>
                      <c:pt idx="566">
                        <c:v>-314.99999999999301</c:v>
                      </c:pt>
                      <c:pt idx="567">
                        <c:v>-314.00000000001671</c:v>
                      </c:pt>
                      <c:pt idx="568">
                        <c:v>-314.9999999999651</c:v>
                      </c:pt>
                      <c:pt idx="569">
                        <c:v>-315.0000000000158</c:v>
                      </c:pt>
                      <c:pt idx="570">
                        <c:v>-316.00000000001489</c:v>
                      </c:pt>
                      <c:pt idx="571">
                        <c:v>-315.99999999999221</c:v>
                      </c:pt>
                      <c:pt idx="572">
                        <c:v>-315.99999999998687</c:v>
                      </c:pt>
                      <c:pt idx="573">
                        <c:v>-314.99999999999301</c:v>
                      </c:pt>
                      <c:pt idx="574">
                        <c:v>-317.00000000001404</c:v>
                      </c:pt>
                      <c:pt idx="575">
                        <c:v>-316.00000000001489</c:v>
                      </c:pt>
                      <c:pt idx="576">
                        <c:v>-316.9999999999913</c:v>
                      </c:pt>
                      <c:pt idx="577">
                        <c:v>-316.99999999998585</c:v>
                      </c:pt>
                      <c:pt idx="578">
                        <c:v>-316.00000000001489</c:v>
                      </c:pt>
                      <c:pt idx="579">
                        <c:v>-315.99999999999221</c:v>
                      </c:pt>
                      <c:pt idx="580">
                        <c:v>-314.00000000001671</c:v>
                      </c:pt>
                      <c:pt idx="581">
                        <c:v>-313.99999999996606</c:v>
                      </c:pt>
                      <c:pt idx="582">
                        <c:v>-313.00000000001762</c:v>
                      </c:pt>
                      <c:pt idx="583">
                        <c:v>-313.00000000001762</c:v>
                      </c:pt>
                      <c:pt idx="584">
                        <c:v>-311.99999999999574</c:v>
                      </c:pt>
                      <c:pt idx="585">
                        <c:v>-310.99999999996902</c:v>
                      </c:pt>
                      <c:pt idx="586">
                        <c:v>-310.00000000002024</c:v>
                      </c:pt>
                      <c:pt idx="587">
                        <c:v>-308.99999999999841</c:v>
                      </c:pt>
                      <c:pt idx="588">
                        <c:v>-308.000000000022</c:v>
                      </c:pt>
                      <c:pt idx="589">
                        <c:v>-307.99999999997198</c:v>
                      </c:pt>
                      <c:pt idx="590">
                        <c:v>-307.00000000000017</c:v>
                      </c:pt>
                      <c:pt idx="591">
                        <c:v>-306.00000000000108</c:v>
                      </c:pt>
                      <c:pt idx="592">
                        <c:v>-305.00000000002467</c:v>
                      </c:pt>
                      <c:pt idx="593">
                        <c:v>-303.99999999997584</c:v>
                      </c:pt>
                      <c:pt idx="594">
                        <c:v>-303.00000000000375</c:v>
                      </c:pt>
                      <c:pt idx="595">
                        <c:v>-302.0000000000046</c:v>
                      </c:pt>
                      <c:pt idx="596">
                        <c:v>-302.0000000000046</c:v>
                      </c:pt>
                      <c:pt idx="597">
                        <c:v>-299.99999999997976</c:v>
                      </c:pt>
                      <c:pt idx="598">
                        <c:v>-300.00000000000642</c:v>
                      </c:pt>
                      <c:pt idx="599">
                        <c:v>-298.00000000000819</c:v>
                      </c:pt>
                      <c:pt idx="600">
                        <c:v>-298.00000000000819</c:v>
                      </c:pt>
                      <c:pt idx="601">
                        <c:v>-297.00000000000904</c:v>
                      </c:pt>
                      <c:pt idx="602">
                        <c:v>-295.99999999998363</c:v>
                      </c:pt>
                      <c:pt idx="603">
                        <c:v>-294.99999999998812</c:v>
                      </c:pt>
                      <c:pt idx="604">
                        <c:v>-294.00000000001171</c:v>
                      </c:pt>
                      <c:pt idx="605">
                        <c:v>-294.00000000001171</c:v>
                      </c:pt>
                      <c:pt idx="606">
                        <c:v>-291.99999999998755</c:v>
                      </c:pt>
                      <c:pt idx="607">
                        <c:v>-291.99999999999079</c:v>
                      </c:pt>
                      <c:pt idx="608">
                        <c:v>-290.00000000001529</c:v>
                      </c:pt>
                      <c:pt idx="609">
                        <c:v>-289.99999999999255</c:v>
                      </c:pt>
                      <c:pt idx="610">
                        <c:v>-288.99999999999051</c:v>
                      </c:pt>
                      <c:pt idx="611">
                        <c:v>-288.00000000001705</c:v>
                      </c:pt>
                      <c:pt idx="612">
                        <c:v>-287.99999999999432</c:v>
                      </c:pt>
                      <c:pt idx="613">
                        <c:v>-285.99999999999608</c:v>
                      </c:pt>
                      <c:pt idx="614">
                        <c:v>-285.99999999999341</c:v>
                      </c:pt>
                      <c:pt idx="615">
                        <c:v>-283.99999999999784</c:v>
                      </c:pt>
                      <c:pt idx="616">
                        <c:v>-284.00000000002058</c:v>
                      </c:pt>
                      <c:pt idx="617">
                        <c:v>-282.99999999999875</c:v>
                      </c:pt>
                      <c:pt idx="618">
                        <c:v>-282.99999999997362</c:v>
                      </c:pt>
                      <c:pt idx="619">
                        <c:v>-281.00000000002331</c:v>
                      </c:pt>
                      <c:pt idx="620">
                        <c:v>-281.00000000000051</c:v>
                      </c:pt>
                      <c:pt idx="621">
                        <c:v>-279.00000000000227</c:v>
                      </c:pt>
                      <c:pt idx="622">
                        <c:v>-278.99999999997755</c:v>
                      </c:pt>
                      <c:pt idx="623">
                        <c:v>-278.00000000000318</c:v>
                      </c:pt>
                      <c:pt idx="624">
                        <c:v>-278.00000000000318</c:v>
                      </c:pt>
                      <c:pt idx="625">
                        <c:v>-276.00000000000495</c:v>
                      </c:pt>
                      <c:pt idx="626">
                        <c:v>-276.00000000000495</c:v>
                      </c:pt>
                      <c:pt idx="627">
                        <c:v>-274.99999999998141</c:v>
                      </c:pt>
                      <c:pt idx="628">
                        <c:v>-274.00000000000676</c:v>
                      </c:pt>
                      <c:pt idx="629">
                        <c:v>-273.00000000000762</c:v>
                      </c:pt>
                      <c:pt idx="630">
                        <c:v>-272.00000000000853</c:v>
                      </c:pt>
                      <c:pt idx="631">
                        <c:v>-270.99999999998533</c:v>
                      </c:pt>
                      <c:pt idx="632">
                        <c:v>-271.00000000000944</c:v>
                      </c:pt>
                      <c:pt idx="633">
                        <c:v>-270.00000000001029</c:v>
                      </c:pt>
                      <c:pt idx="634">
                        <c:v>-268.99999999998846</c:v>
                      </c:pt>
                      <c:pt idx="635">
                        <c:v>-267.99999999998829</c:v>
                      </c:pt>
                      <c:pt idx="636">
                        <c:v>-267.00000000001296</c:v>
                      </c:pt>
                      <c:pt idx="637">
                        <c:v>-265.99999999999113</c:v>
                      </c:pt>
                      <c:pt idx="638">
                        <c:v>-266.00000000001387</c:v>
                      </c:pt>
                      <c:pt idx="639">
                        <c:v>-264.99999999999119</c:v>
                      </c:pt>
                      <c:pt idx="640">
                        <c:v>-263.99999999999289</c:v>
                      </c:pt>
                      <c:pt idx="641">
                        <c:v>-263.00000000001654</c:v>
                      </c:pt>
                      <c:pt idx="642">
                        <c:v>-261.99999999999466</c:v>
                      </c:pt>
                      <c:pt idx="643">
                        <c:v>-260.99999999998374</c:v>
                      </c:pt>
                      <c:pt idx="644">
                        <c:v>-261.00000000000693</c:v>
                      </c:pt>
                      <c:pt idx="645">
                        <c:v>-260.00000000000779</c:v>
                      </c:pt>
                      <c:pt idx="646">
                        <c:v>-259.0000000000087</c:v>
                      </c:pt>
                      <c:pt idx="647">
                        <c:v>-257.99999999997533</c:v>
                      </c:pt>
                      <c:pt idx="648">
                        <c:v>-258.00000000000961</c:v>
                      </c:pt>
                      <c:pt idx="649">
                        <c:v>-256.00000000001137</c:v>
                      </c:pt>
                      <c:pt idx="650">
                        <c:v>-256</c:v>
                      </c:pt>
                      <c:pt idx="651">
                        <c:v>-255.00000000000091</c:v>
                      </c:pt>
                      <c:pt idx="652">
                        <c:v>-253.99999999999059</c:v>
                      </c:pt>
                      <c:pt idx="653">
                        <c:v>-253.19999999999794</c:v>
                      </c:pt>
                      <c:pt idx="654">
                        <c:v>-252.40000000000546</c:v>
                      </c:pt>
                      <c:pt idx="655">
                        <c:v>-251.60000000001301</c:v>
                      </c:pt>
                      <c:pt idx="656">
                        <c:v>-250.79999999997551</c:v>
                      </c:pt>
                      <c:pt idx="657">
                        <c:v>-249.80000000001004</c:v>
                      </c:pt>
                      <c:pt idx="658">
                        <c:v>-249.00000000000622</c:v>
                      </c:pt>
                      <c:pt idx="659">
                        <c:v>-248.00000000000711</c:v>
                      </c:pt>
                      <c:pt idx="660">
                        <c:v>-247.19999999998132</c:v>
                      </c:pt>
                      <c:pt idx="661">
                        <c:v>-246.30000000000177</c:v>
                      </c:pt>
                      <c:pt idx="662">
                        <c:v>-245.30000000000268</c:v>
                      </c:pt>
                      <c:pt idx="663">
                        <c:v>-244.5000000000102</c:v>
                      </c:pt>
                      <c:pt idx="664">
                        <c:v>-243.49999999997812</c:v>
                      </c:pt>
                      <c:pt idx="665">
                        <c:v>-242.70000000000729</c:v>
                      </c:pt>
                      <c:pt idx="666">
                        <c:v>-241.80000000000581</c:v>
                      </c:pt>
                      <c:pt idx="667">
                        <c:v>-240.80000000000669</c:v>
                      </c:pt>
                      <c:pt idx="668">
                        <c:v>-239.89999999998389</c:v>
                      </c:pt>
                      <c:pt idx="669">
                        <c:v>-238.90000000000612</c:v>
                      </c:pt>
                      <c:pt idx="670">
                        <c:v>-238.0000000000046</c:v>
                      </c:pt>
                      <c:pt idx="671">
                        <c:v>-237.20000000000078</c:v>
                      </c:pt>
                      <c:pt idx="672">
                        <c:v>-236.09999999998305</c:v>
                      </c:pt>
                      <c:pt idx="673">
                        <c:v>-235.20000000001394</c:v>
                      </c:pt>
                      <c:pt idx="674">
                        <c:v>-234.20000000000343</c:v>
                      </c:pt>
                      <c:pt idx="675">
                        <c:v>-233.30000000000197</c:v>
                      </c:pt>
                      <c:pt idx="676">
                        <c:v>-232.50000000000949</c:v>
                      </c:pt>
                      <c:pt idx="677">
                        <c:v>-231.39999999998085</c:v>
                      </c:pt>
                      <c:pt idx="678">
                        <c:v>-230.60000000000889</c:v>
                      </c:pt>
                      <c:pt idx="679">
                        <c:v>-229.59999999999843</c:v>
                      </c:pt>
                      <c:pt idx="680">
                        <c:v>-228.70000000000834</c:v>
                      </c:pt>
                      <c:pt idx="681">
                        <c:v>-227.7999999999866</c:v>
                      </c:pt>
                      <c:pt idx="682">
                        <c:v>-226.90000000000541</c:v>
                      </c:pt>
                      <c:pt idx="683">
                        <c:v>-225.90000000000626</c:v>
                      </c:pt>
                      <c:pt idx="684">
                        <c:v>-225.10000000000244</c:v>
                      </c:pt>
                      <c:pt idx="685">
                        <c:v>-224.0999999999834</c:v>
                      </c:pt>
                      <c:pt idx="686">
                        <c:v>-223.1000000000042</c:v>
                      </c:pt>
                      <c:pt idx="687">
                        <c:v>-222.30000000000038</c:v>
                      </c:pt>
                      <c:pt idx="688">
                        <c:v>-221.30000000001263</c:v>
                      </c:pt>
                      <c:pt idx="689">
                        <c:v>-220.3999999999802</c:v>
                      </c:pt>
                      <c:pt idx="690">
                        <c:v>-219.50000000000969</c:v>
                      </c:pt>
                      <c:pt idx="691">
                        <c:v>-218.59999999999684</c:v>
                      </c:pt>
                      <c:pt idx="692">
                        <c:v>-217.60000000000909</c:v>
                      </c:pt>
                      <c:pt idx="693">
                        <c:v>-216.69999999998839</c:v>
                      </c:pt>
                      <c:pt idx="694">
                        <c:v>-215.80000000000618</c:v>
                      </c:pt>
                      <c:pt idx="695">
                        <c:v>-214.79999999999566</c:v>
                      </c:pt>
                      <c:pt idx="696">
                        <c:v>-213.90000000000558</c:v>
                      </c:pt>
                      <c:pt idx="697">
                        <c:v>-212.99999999998519</c:v>
                      </c:pt>
                      <c:pt idx="698">
                        <c:v>-212.10000000000258</c:v>
                      </c:pt>
                      <c:pt idx="699">
                        <c:v>-211.20000000001252</c:v>
                      </c:pt>
                      <c:pt idx="700">
                        <c:v>-210.20000000000203</c:v>
                      </c:pt>
                      <c:pt idx="701">
                        <c:v>-209.39999999999819</c:v>
                      </c:pt>
                      <c:pt idx="702">
                        <c:v>-208.39999999999196</c:v>
                      </c:pt>
                      <c:pt idx="703">
                        <c:v>-207.60000000000662</c:v>
                      </c:pt>
                      <c:pt idx="704">
                        <c:v>-206.6000000000075</c:v>
                      </c:pt>
                      <c:pt idx="705">
                        <c:v>-205.80000000000365</c:v>
                      </c:pt>
                      <c:pt idx="706">
                        <c:v>-204.79999999998634</c:v>
                      </c:pt>
                      <c:pt idx="707">
                        <c:v>-204.00000000000071</c:v>
                      </c:pt>
                      <c:pt idx="708">
                        <c:v>-203.09999999999923</c:v>
                      </c:pt>
                      <c:pt idx="709">
                        <c:v>-202.10000000001153</c:v>
                      </c:pt>
                      <c:pt idx="710">
                        <c:v>-201.29999999997838</c:v>
                      </c:pt>
                      <c:pt idx="711">
                        <c:v>-200.4000000000062</c:v>
                      </c:pt>
                      <c:pt idx="712">
                        <c:v>-199.50000000000472</c:v>
                      </c:pt>
                      <c:pt idx="713">
                        <c:v>-198.7000000000009</c:v>
                      </c:pt>
                      <c:pt idx="714">
                        <c:v>-197.69999999999558</c:v>
                      </c:pt>
                      <c:pt idx="715">
                        <c:v>-196.8999999999979</c:v>
                      </c:pt>
                      <c:pt idx="716">
                        <c:v>-195.90000000001018</c:v>
                      </c:pt>
                      <c:pt idx="717">
                        <c:v>-195.10000000000633</c:v>
                      </c:pt>
                      <c:pt idx="718">
                        <c:v>-194.29999999998523</c:v>
                      </c:pt>
                      <c:pt idx="719">
                        <c:v>-193.30000000000339</c:v>
                      </c:pt>
                      <c:pt idx="720">
                        <c:v>-192.49999999999957</c:v>
                      </c:pt>
                      <c:pt idx="721">
                        <c:v>-191.60000000000946</c:v>
                      </c:pt>
                      <c:pt idx="722">
                        <c:v>-190.79999999998867</c:v>
                      </c:pt>
                      <c:pt idx="723">
                        <c:v>-189.90000000000416</c:v>
                      </c:pt>
                      <c:pt idx="724">
                        <c:v>-189.00000000000264</c:v>
                      </c:pt>
                      <c:pt idx="725">
                        <c:v>-188.19999999999882</c:v>
                      </c:pt>
                      <c:pt idx="726">
                        <c:v>-187.30000000000871</c:v>
                      </c:pt>
                      <c:pt idx="727">
                        <c:v>-186.39999999997931</c:v>
                      </c:pt>
                      <c:pt idx="728">
                        <c:v>-185.6000000000034</c:v>
                      </c:pt>
                      <c:pt idx="729">
                        <c:v>-184.80000000001095</c:v>
                      </c:pt>
                      <c:pt idx="730">
                        <c:v>-183.8999999999981</c:v>
                      </c:pt>
                      <c:pt idx="731">
                        <c:v>-182.99999999999173</c:v>
                      </c:pt>
                      <c:pt idx="732">
                        <c:v>-182.30000000000177</c:v>
                      </c:pt>
                      <c:pt idx="733">
                        <c:v>-181.30000000000265</c:v>
                      </c:pt>
                      <c:pt idx="734">
                        <c:v>-180.60000000000784</c:v>
                      </c:pt>
                      <c:pt idx="735">
                        <c:v>-179.69999999999041</c:v>
                      </c:pt>
                      <c:pt idx="736">
                        <c:v>-178.90000000000254</c:v>
                      </c:pt>
                      <c:pt idx="737">
                        <c:v>-178.00000000000108</c:v>
                      </c:pt>
                      <c:pt idx="738">
                        <c:v>-177.2000000000086</c:v>
                      </c:pt>
                      <c:pt idx="739">
                        <c:v>-176.39999999998909</c:v>
                      </c:pt>
                      <c:pt idx="740">
                        <c:v>-175.60000000000093</c:v>
                      </c:pt>
                      <c:pt idx="741">
                        <c:v>-174.79999999999708</c:v>
                      </c:pt>
                      <c:pt idx="742">
                        <c:v>-173.900000000007</c:v>
                      </c:pt>
                      <c:pt idx="743">
                        <c:v>-173.09999999998774</c:v>
                      </c:pt>
                      <c:pt idx="744">
                        <c:v>-172.4000000000083</c:v>
                      </c:pt>
                      <c:pt idx="745">
                        <c:v>-171.49999999999548</c:v>
                      </c:pt>
                      <c:pt idx="746">
                        <c:v>-170.700000000003</c:v>
                      </c:pt>
                      <c:pt idx="747">
                        <c:v>-169.89999999999543</c:v>
                      </c:pt>
                      <c:pt idx="748">
                        <c:v>-169.1000000000067</c:v>
                      </c:pt>
                      <c:pt idx="749">
                        <c:v>-168.30000000000285</c:v>
                      </c:pt>
                      <c:pt idx="750">
                        <c:v>-167.49999999999903</c:v>
                      </c:pt>
                      <c:pt idx="751">
                        <c:v>-166.70000000000655</c:v>
                      </c:pt>
                      <c:pt idx="752">
                        <c:v>-165.99999999998559</c:v>
                      </c:pt>
                      <c:pt idx="753">
                        <c:v>-165.09999999999889</c:v>
                      </c:pt>
                      <c:pt idx="754">
                        <c:v>-164.40000000000407</c:v>
                      </c:pt>
                      <c:pt idx="755">
                        <c:v>-163.60000000001159</c:v>
                      </c:pt>
                      <c:pt idx="756">
                        <c:v>-162.79999999998194</c:v>
                      </c:pt>
                      <c:pt idx="757">
                        <c:v>-162.00000000000392</c:v>
                      </c:pt>
                      <c:pt idx="758">
                        <c:v>-161.20000000001144</c:v>
                      </c:pt>
                      <c:pt idx="759">
                        <c:v>-160.49999999999389</c:v>
                      </c:pt>
                      <c:pt idx="760">
                        <c:v>-159.69999999999857</c:v>
                      </c:pt>
                      <c:pt idx="761">
                        <c:v>-158.9999999999952</c:v>
                      </c:pt>
                      <c:pt idx="762">
                        <c:v>-158.20000000000272</c:v>
                      </c:pt>
                      <c:pt idx="763">
                        <c:v>-157.40000000001027</c:v>
                      </c:pt>
                      <c:pt idx="764">
                        <c:v>-156.69999999999015</c:v>
                      </c:pt>
                      <c:pt idx="765">
                        <c:v>-155.90000000000023</c:v>
                      </c:pt>
                      <c:pt idx="766">
                        <c:v>-156.00000000002308</c:v>
                      </c:pt>
                      <c:pt idx="767">
                        <c:v>0</c:v>
                      </c:pt>
                      <c:pt idx="768">
                        <c:v>-106.20499999999994</c:v>
                      </c:pt>
                      <c:pt idx="769">
                        <c:v>-71.411999999999921</c:v>
                      </c:pt>
                      <c:pt idx="770">
                        <c:v>-50.418000000000006</c:v>
                      </c:pt>
                      <c:pt idx="771">
                        <c:v>-35.927000000000021</c:v>
                      </c:pt>
                      <c:pt idx="772">
                        <c:v>-26.084000000000003</c:v>
                      </c:pt>
                      <c:pt idx="773">
                        <c:v>-19.379000000000019</c:v>
                      </c:pt>
                      <c:pt idx="774">
                        <c:v>-14.888999999999953</c:v>
                      </c:pt>
                      <c:pt idx="775">
                        <c:v>-11.638000000000034</c:v>
                      </c:pt>
                      <c:pt idx="776">
                        <c:v>-9.3770000000000255</c:v>
                      </c:pt>
                      <c:pt idx="777">
                        <c:v>-7.7639999999999532</c:v>
                      </c:pt>
                      <c:pt idx="778">
                        <c:v>-6.5850000000000364</c:v>
                      </c:pt>
                      <c:pt idx="779">
                        <c:v>-5.6990000000000123</c:v>
                      </c:pt>
                      <c:pt idx="780">
                        <c:v>-5.0149999999999864</c:v>
                      </c:pt>
                      <c:pt idx="781">
                        <c:v>-4.4730000000000132</c:v>
                      </c:pt>
                      <c:pt idx="782">
                        <c:v>-4.0329999999999586</c:v>
                      </c:pt>
                      <c:pt idx="783">
                        <c:v>-3.6680000000000064</c:v>
                      </c:pt>
                      <c:pt idx="784">
                        <c:v>-3.3570000000000277</c:v>
                      </c:pt>
                      <c:pt idx="785">
                        <c:v>-3.089999999999975</c:v>
                      </c:pt>
                      <c:pt idx="786">
                        <c:v>-2.8550000000000182</c:v>
                      </c:pt>
                      <c:pt idx="787">
                        <c:v>-2.6490000000000009</c:v>
                      </c:pt>
                      <c:pt idx="788">
                        <c:v>-2.464999999999975</c:v>
                      </c:pt>
                      <c:pt idx="789">
                        <c:v>-2.299000000000035</c:v>
                      </c:pt>
                      <c:pt idx="790">
                        <c:v>-2.1469999999999914</c:v>
                      </c:pt>
                      <c:pt idx="791">
                        <c:v>-2.0079999999999814</c:v>
                      </c:pt>
                      <c:pt idx="792">
                        <c:v>-1.8790000000000191</c:v>
                      </c:pt>
                      <c:pt idx="793">
                        <c:v>-1.7609999999999673</c:v>
                      </c:pt>
                      <c:pt idx="794">
                        <c:v>-1.6520000000000437</c:v>
                      </c:pt>
                      <c:pt idx="795">
                        <c:v>-1.5499999999999545</c:v>
                      </c:pt>
                      <c:pt idx="796">
                        <c:v>-1.4570000000000505</c:v>
                      </c:pt>
                      <c:pt idx="797">
                        <c:v>-1.3699999999999477</c:v>
                      </c:pt>
                      <c:pt idx="798">
                        <c:v>-1.2880000000000109</c:v>
                      </c:pt>
                      <c:pt idx="799">
                        <c:v>-1.2139999999999986</c:v>
                      </c:pt>
                      <c:pt idx="800">
                        <c:v>-1.1430000000000291</c:v>
                      </c:pt>
                      <c:pt idx="801">
                        <c:v>-1.0779999999999745</c:v>
                      </c:pt>
                      <c:pt idx="802">
                        <c:v>-1.0160000000000196</c:v>
                      </c:pt>
                      <c:pt idx="803">
                        <c:v>-0.95999999999997954</c:v>
                      </c:pt>
                      <c:pt idx="804">
                        <c:v>-0.90600000000000591</c:v>
                      </c:pt>
                      <c:pt idx="805">
                        <c:v>-0.85700000000002774</c:v>
                      </c:pt>
                      <c:pt idx="806">
                        <c:v>-0.81000000000000227</c:v>
                      </c:pt>
                      <c:pt idx="807">
                        <c:v>-0.76499999999998636</c:v>
                      </c:pt>
                      <c:pt idx="808">
                        <c:v>-0.72499999999996589</c:v>
                      </c:pt>
                      <c:pt idx="809">
                        <c:v>-0.68600000000003547</c:v>
                      </c:pt>
                      <c:pt idx="810">
                        <c:v>-0.65100000000001046</c:v>
                      </c:pt>
                      <c:pt idx="811">
                        <c:v>-0.61599999999998545</c:v>
                      </c:pt>
                      <c:pt idx="812">
                        <c:v>-0.58400000000000318</c:v>
                      </c:pt>
                      <c:pt idx="813">
                        <c:v>-0.55399999999997362</c:v>
                      </c:pt>
                      <c:pt idx="814">
                        <c:v>-0.52600000000001046</c:v>
                      </c:pt>
                      <c:pt idx="815">
                        <c:v>-0.49900000000002365</c:v>
                      </c:pt>
                      <c:pt idx="816">
                        <c:v>-0.47499999999996589</c:v>
                      </c:pt>
                      <c:pt idx="817">
                        <c:v>-0.45000000000004547</c:v>
                      </c:pt>
                      <c:pt idx="818">
                        <c:v>-0.42899999999997362</c:v>
                      </c:pt>
                      <c:pt idx="819">
                        <c:v>-0.40800000000001546</c:v>
                      </c:pt>
                      <c:pt idx="820">
                        <c:v>-0.38799999999997681</c:v>
                      </c:pt>
                      <c:pt idx="821">
                        <c:v>-0.36900000000002819</c:v>
                      </c:pt>
                      <c:pt idx="822">
                        <c:v>-0.35199999999997544</c:v>
                      </c:pt>
                      <c:pt idx="823">
                        <c:v>-0.33499999999997954</c:v>
                      </c:pt>
                      <c:pt idx="824">
                        <c:v>-0.32000000000004775</c:v>
                      </c:pt>
                      <c:pt idx="825">
                        <c:v>-0.30499999999994998</c:v>
                      </c:pt>
                      <c:pt idx="826">
                        <c:v>-0.29099999999999682</c:v>
                      </c:pt>
                      <c:pt idx="827">
                        <c:v>-0.27800000000002001</c:v>
                      </c:pt>
                      <c:pt idx="828">
                        <c:v>-0.26499999999998636</c:v>
                      </c:pt>
                      <c:pt idx="829">
                        <c:v>-0.2540000000000191</c:v>
                      </c:pt>
                      <c:pt idx="830">
                        <c:v>-0.24200000000001864</c:v>
                      </c:pt>
                      <c:pt idx="831">
                        <c:v>-0.2319999999999709</c:v>
                      </c:pt>
                      <c:pt idx="832">
                        <c:v>-0.22300000000001319</c:v>
                      </c:pt>
                      <c:pt idx="833">
                        <c:v>-0.21199999999998909</c:v>
                      </c:pt>
                      <c:pt idx="834">
                        <c:v>-0.20400000000000773</c:v>
                      </c:pt>
                      <c:pt idx="835">
                        <c:v>-0.19600000000002638</c:v>
                      </c:pt>
                      <c:pt idx="836">
                        <c:v>-0.18699999999995498</c:v>
                      </c:pt>
                      <c:pt idx="837">
                        <c:v>-0.18000000000000682</c:v>
                      </c:pt>
                      <c:pt idx="838">
                        <c:v>-0.17793594306054392</c:v>
                      </c:pt>
                      <c:pt idx="839">
                        <c:v>0</c:v>
                      </c:pt>
                      <c:pt idx="840">
                        <c:v>-0.20000000000085266</c:v>
                      </c:pt>
                      <c:pt idx="841">
                        <c:v>-0.20000000000113688</c:v>
                      </c:pt>
                      <c:pt idx="842">
                        <c:v>-0.20000000000085266</c:v>
                      </c:pt>
                      <c:pt idx="843">
                        <c:v>-9.999999999758416E-2</c:v>
                      </c:pt>
                      <c:pt idx="844">
                        <c:v>-0.20000000000113688</c:v>
                      </c:pt>
                      <c:pt idx="845">
                        <c:v>-0.20000000000085266</c:v>
                      </c:pt>
                      <c:pt idx="846">
                        <c:v>-0.19999999999516832</c:v>
                      </c:pt>
                      <c:pt idx="847">
                        <c:v>-0.20000000000113688</c:v>
                      </c:pt>
                      <c:pt idx="848">
                        <c:v>-0.1000000000032685</c:v>
                      </c:pt>
                      <c:pt idx="849">
                        <c:v>-0.20000000000085266</c:v>
                      </c:pt>
                      <c:pt idx="850">
                        <c:v>-0.19999999999545251</c:v>
                      </c:pt>
                      <c:pt idx="851">
                        <c:v>-0.20000000000085266</c:v>
                      </c:pt>
                      <c:pt idx="852">
                        <c:v>-0.10000000000341061</c:v>
                      </c:pt>
                      <c:pt idx="853">
                        <c:v>-0.19999999999516832</c:v>
                      </c:pt>
                      <c:pt idx="854">
                        <c:v>-0.20000000000085266</c:v>
                      </c:pt>
                      <c:pt idx="855">
                        <c:v>-0.20000000000113688</c:v>
                      </c:pt>
                      <c:pt idx="856">
                        <c:v>-0.1000000000032685</c:v>
                      </c:pt>
                      <c:pt idx="857">
                        <c:v>-0.19999999999516832</c:v>
                      </c:pt>
                      <c:pt idx="858">
                        <c:v>-0.20000000000113688</c:v>
                      </c:pt>
                      <c:pt idx="859">
                        <c:v>-0.20000000000085266</c:v>
                      </c:pt>
                      <c:pt idx="860">
                        <c:v>-0.20000000000085266</c:v>
                      </c:pt>
                      <c:pt idx="861">
                        <c:v>-9.9999999997726255E-2</c:v>
                      </c:pt>
                      <c:pt idx="862">
                        <c:v>-0.20000000000085266</c:v>
                      </c:pt>
                      <c:pt idx="863">
                        <c:v>-0.20000000000085266</c:v>
                      </c:pt>
                      <c:pt idx="864">
                        <c:v>-0.20000000000113688</c:v>
                      </c:pt>
                      <c:pt idx="865">
                        <c:v>-9.999999999758416E-2</c:v>
                      </c:pt>
                      <c:pt idx="866">
                        <c:v>-0.20000000000113688</c:v>
                      </c:pt>
                      <c:pt idx="867">
                        <c:v>-0.20000000000085266</c:v>
                      </c:pt>
                      <c:pt idx="868">
                        <c:v>-0.20000000000085266</c:v>
                      </c:pt>
                      <c:pt idx="869">
                        <c:v>-9.9999999997726255E-2</c:v>
                      </c:pt>
                      <c:pt idx="870">
                        <c:v>-0.20000000000085266</c:v>
                      </c:pt>
                      <c:pt idx="871">
                        <c:v>-0.20000000000085266</c:v>
                      </c:pt>
                      <c:pt idx="872">
                        <c:v>-0.20000000000113688</c:v>
                      </c:pt>
                      <c:pt idx="873">
                        <c:v>-9.999999999758416E-2</c:v>
                      </c:pt>
                      <c:pt idx="874">
                        <c:v>-0.20000000000085266</c:v>
                      </c:pt>
                      <c:pt idx="875">
                        <c:v>-0.20000000000113688</c:v>
                      </c:pt>
                      <c:pt idx="876">
                        <c:v>-0.20000000000085266</c:v>
                      </c:pt>
                      <c:pt idx="877">
                        <c:v>-9.9999999997726255E-2</c:v>
                      </c:pt>
                      <c:pt idx="878">
                        <c:v>-0.20000000000085266</c:v>
                      </c:pt>
                      <c:pt idx="879">
                        <c:v>-0.20000000000085266</c:v>
                      </c:pt>
                      <c:pt idx="880">
                        <c:v>-0.19999999999545251</c:v>
                      </c:pt>
                      <c:pt idx="881">
                        <c:v>-0.1000000000032685</c:v>
                      </c:pt>
                      <c:pt idx="882">
                        <c:v>-0.20000000000085266</c:v>
                      </c:pt>
                      <c:pt idx="883">
                        <c:v>-0.20000000000113688</c:v>
                      </c:pt>
                      <c:pt idx="884">
                        <c:v>-0.19999999999516832</c:v>
                      </c:pt>
                      <c:pt idx="885">
                        <c:v>-0.1000000000032685</c:v>
                      </c:pt>
                      <c:pt idx="886">
                        <c:v>-0.20000000000113688</c:v>
                      </c:pt>
                      <c:pt idx="887">
                        <c:v>-0.19999999999516832</c:v>
                      </c:pt>
                      <c:pt idx="888">
                        <c:v>-0.20000000000085266</c:v>
                      </c:pt>
                      <c:pt idx="889">
                        <c:v>-0.10000000000341061</c:v>
                      </c:pt>
                      <c:pt idx="890">
                        <c:v>-0.19999999999516832</c:v>
                      </c:pt>
                      <c:pt idx="891">
                        <c:v>-0.20000000000113688</c:v>
                      </c:pt>
                      <c:pt idx="892">
                        <c:v>-0.20000000000085266</c:v>
                      </c:pt>
                      <c:pt idx="893">
                        <c:v>-0.1000000000032685</c:v>
                      </c:pt>
                      <c:pt idx="894">
                        <c:v>-0.19999999999545251</c:v>
                      </c:pt>
                      <c:pt idx="895">
                        <c:v>-0.20000000000085266</c:v>
                      </c:pt>
                      <c:pt idx="896">
                        <c:v>-0.20000000000085266</c:v>
                      </c:pt>
                      <c:pt idx="897">
                        <c:v>-9.9999999997726255E-2</c:v>
                      </c:pt>
                      <c:pt idx="898">
                        <c:v>-0.20000000000085266</c:v>
                      </c:pt>
                      <c:pt idx="899">
                        <c:v>-0.20000000000085266</c:v>
                      </c:pt>
                      <c:pt idx="900">
                        <c:v>-0.10000000000341061</c:v>
                      </c:pt>
                      <c:pt idx="901">
                        <c:v>-0.19999999999516832</c:v>
                      </c:pt>
                      <c:pt idx="902">
                        <c:v>-0.20000000000113688</c:v>
                      </c:pt>
                      <c:pt idx="903">
                        <c:v>-0.20000000000085266</c:v>
                      </c:pt>
                      <c:pt idx="904">
                        <c:v>-9.999999999758416E-2</c:v>
                      </c:pt>
                      <c:pt idx="905">
                        <c:v>-0.20000000000113688</c:v>
                      </c:pt>
                      <c:pt idx="906">
                        <c:v>-0.20000000000085266</c:v>
                      </c:pt>
                      <c:pt idx="907">
                        <c:v>-0.20000000000085266</c:v>
                      </c:pt>
                      <c:pt idx="908">
                        <c:v>-9.9999999997726255E-2</c:v>
                      </c:pt>
                      <c:pt idx="909">
                        <c:v>-0.20000000000085266</c:v>
                      </c:pt>
                      <c:pt idx="910">
                        <c:v>-0.20000000000085266</c:v>
                      </c:pt>
                      <c:pt idx="911">
                        <c:v>-0.20000000000113688</c:v>
                      </c:pt>
                      <c:pt idx="912">
                        <c:v>-9.999999999758416E-2</c:v>
                      </c:pt>
                      <c:pt idx="913">
                        <c:v>-0.20000000000085266</c:v>
                      </c:pt>
                      <c:pt idx="914">
                        <c:v>-0.20000000000113688</c:v>
                      </c:pt>
                      <c:pt idx="915">
                        <c:v>-9.999999999758416E-2</c:v>
                      </c:pt>
                      <c:pt idx="916">
                        <c:v>-0.20000000000113688</c:v>
                      </c:pt>
                      <c:pt idx="917">
                        <c:v>-0.20000000000085266</c:v>
                      </c:pt>
                      <c:pt idx="918">
                        <c:v>-0.20000000000085266</c:v>
                      </c:pt>
                      <c:pt idx="919">
                        <c:v>-9.9999999997726255E-2</c:v>
                      </c:pt>
                      <c:pt idx="920">
                        <c:v>-0.20000000000085266</c:v>
                      </c:pt>
                      <c:pt idx="921">
                        <c:v>-0.20000000000085266</c:v>
                      </c:pt>
                      <c:pt idx="922">
                        <c:v>-9.9999999997726255E-2</c:v>
                      </c:pt>
                      <c:pt idx="923">
                        <c:v>-0.20000000000085266</c:v>
                      </c:pt>
                      <c:pt idx="924">
                        <c:v>-0.20000000000085266</c:v>
                      </c:pt>
                      <c:pt idx="925">
                        <c:v>-0.20000000000113688</c:v>
                      </c:pt>
                      <c:pt idx="926">
                        <c:v>-9.999999999758416E-2</c:v>
                      </c:pt>
                      <c:pt idx="927">
                        <c:v>-0.20000000000113688</c:v>
                      </c:pt>
                      <c:pt idx="928">
                        <c:v>-0.20000000000085266</c:v>
                      </c:pt>
                      <c:pt idx="929">
                        <c:v>-0.20000000000085266</c:v>
                      </c:pt>
                      <c:pt idx="930">
                        <c:v>-9.9999999997726255E-2</c:v>
                      </c:pt>
                      <c:pt idx="931">
                        <c:v>-0.20000000000085266</c:v>
                      </c:pt>
                      <c:pt idx="932">
                        <c:v>-0.20000000000085266</c:v>
                      </c:pt>
                      <c:pt idx="933">
                        <c:v>-9.9999999997726255E-2</c:v>
                      </c:pt>
                      <c:pt idx="934">
                        <c:v>-0.20000000000085266</c:v>
                      </c:pt>
                      <c:pt idx="935">
                        <c:v>-0.20000000000085266</c:v>
                      </c:pt>
                      <c:pt idx="936">
                        <c:v>-9.9999999997726255E-2</c:v>
                      </c:pt>
                      <c:pt idx="937">
                        <c:v>-0.20000000000085266</c:v>
                      </c:pt>
                      <c:pt idx="938">
                        <c:v>-0.20000000000085266</c:v>
                      </c:pt>
                      <c:pt idx="939">
                        <c:v>-0.20000000000113688</c:v>
                      </c:pt>
                      <c:pt idx="940">
                        <c:v>-9.999999999758416E-2</c:v>
                      </c:pt>
                      <c:pt idx="941">
                        <c:v>-0.20000000000113688</c:v>
                      </c:pt>
                      <c:pt idx="942">
                        <c:v>-0.20000000000085266</c:v>
                      </c:pt>
                      <c:pt idx="943">
                        <c:v>-9.999999999758416E-2</c:v>
                      </c:pt>
                      <c:pt idx="944">
                        <c:v>-0.20000000000113688</c:v>
                      </c:pt>
                      <c:pt idx="945">
                        <c:v>-0.20000000000085266</c:v>
                      </c:pt>
                      <c:pt idx="946">
                        <c:v>-0.20000000000085266</c:v>
                      </c:pt>
                      <c:pt idx="947">
                        <c:v>-9.9999999997726255E-2</c:v>
                      </c:pt>
                      <c:pt idx="948">
                        <c:v>-0.20000000000085266</c:v>
                      </c:pt>
                      <c:pt idx="949">
                        <c:v>-0.20000000000085266</c:v>
                      </c:pt>
                      <c:pt idx="950">
                        <c:v>-9.9999999997726255E-2</c:v>
                      </c:pt>
                      <c:pt idx="951">
                        <c:v>-0.20000000000085266</c:v>
                      </c:pt>
                      <c:pt idx="952">
                        <c:v>-0.20000000000113688</c:v>
                      </c:pt>
                      <c:pt idx="953">
                        <c:v>-9.999999999758416E-2</c:v>
                      </c:pt>
                      <c:pt idx="954">
                        <c:v>-0.20000000000085266</c:v>
                      </c:pt>
                      <c:pt idx="955">
                        <c:v>-0.20000000000113688</c:v>
                      </c:pt>
                      <c:pt idx="956">
                        <c:v>-0.20000000000085266</c:v>
                      </c:pt>
                      <c:pt idx="957">
                        <c:v>-9.999999999758416E-2</c:v>
                      </c:pt>
                      <c:pt idx="958">
                        <c:v>-0.20000000000113688</c:v>
                      </c:pt>
                      <c:pt idx="959">
                        <c:v>-0.20000000000085266</c:v>
                      </c:pt>
                      <c:pt idx="960">
                        <c:v>-9.999999999758416E-2</c:v>
                      </c:pt>
                      <c:pt idx="961">
                        <c:v>-0.20000000000113688</c:v>
                      </c:pt>
                      <c:pt idx="962">
                        <c:v>-0.20000000000085266</c:v>
                      </c:pt>
                      <c:pt idx="963">
                        <c:v>-9.999999999758416E-2</c:v>
                      </c:pt>
                      <c:pt idx="964">
                        <c:v>-0.20000000000113688</c:v>
                      </c:pt>
                      <c:pt idx="965">
                        <c:v>-0.20000000000085266</c:v>
                      </c:pt>
                      <c:pt idx="966">
                        <c:v>-0.10000000000341061</c:v>
                      </c:pt>
                      <c:pt idx="967">
                        <c:v>-0.19999999999516832</c:v>
                      </c:pt>
                      <c:pt idx="968">
                        <c:v>-0.20000000000085266</c:v>
                      </c:pt>
                      <c:pt idx="969">
                        <c:v>-0.20000000000113688</c:v>
                      </c:pt>
                      <c:pt idx="970">
                        <c:v>-9.999999999758416E-2</c:v>
                      </c:pt>
                      <c:pt idx="971">
                        <c:v>-0.20000000000085266</c:v>
                      </c:pt>
                      <c:pt idx="972">
                        <c:v>-0.20000000000113688</c:v>
                      </c:pt>
                      <c:pt idx="973">
                        <c:v>-0.1000000000032685</c:v>
                      </c:pt>
                      <c:pt idx="974">
                        <c:v>-0.19999999999516832</c:v>
                      </c:pt>
                      <c:pt idx="975">
                        <c:v>-0.20000000000113688</c:v>
                      </c:pt>
                      <c:pt idx="976">
                        <c:v>-0.1000000000032685</c:v>
                      </c:pt>
                      <c:pt idx="977">
                        <c:v>-0.19999999999545251</c:v>
                      </c:pt>
                      <c:pt idx="978">
                        <c:v>-0.20000000000085266</c:v>
                      </c:pt>
                      <c:pt idx="979">
                        <c:v>-0.1000000000032685</c:v>
                      </c:pt>
                      <c:pt idx="980">
                        <c:v>-0.20000000000113688</c:v>
                      </c:pt>
                      <c:pt idx="981">
                        <c:v>-0.19999999999516832</c:v>
                      </c:pt>
                      <c:pt idx="982">
                        <c:v>-0.1000000000032685</c:v>
                      </c:pt>
                      <c:pt idx="983">
                        <c:v>-0.20000000000113688</c:v>
                      </c:pt>
                      <c:pt idx="984">
                        <c:v>-0.19999999999516832</c:v>
                      </c:pt>
                      <c:pt idx="985">
                        <c:v>-0.1000000000032685</c:v>
                      </c:pt>
                      <c:pt idx="986">
                        <c:v>-0.20000000000113688</c:v>
                      </c:pt>
                      <c:pt idx="987">
                        <c:v>-0.20000000000085266</c:v>
                      </c:pt>
                      <c:pt idx="988">
                        <c:v>-9.999999999758416E-2</c:v>
                      </c:pt>
                      <c:pt idx="989">
                        <c:v>-0.20000000000113688</c:v>
                      </c:pt>
                      <c:pt idx="990">
                        <c:v>-0.20000000000085266</c:v>
                      </c:pt>
                      <c:pt idx="991">
                        <c:v>-9.9999999997726255E-2</c:v>
                      </c:pt>
                      <c:pt idx="992">
                        <c:v>-0.20000000000085266</c:v>
                      </c:pt>
                      <c:pt idx="993">
                        <c:v>-0.20000000000085266</c:v>
                      </c:pt>
                      <c:pt idx="994">
                        <c:v>-9.9999999997726255E-2</c:v>
                      </c:pt>
                      <c:pt idx="995">
                        <c:v>-0.20000000000085266</c:v>
                      </c:pt>
                      <c:pt idx="996">
                        <c:v>-0.20000000000085266</c:v>
                      </c:pt>
                      <c:pt idx="997">
                        <c:v>-9.9999999997726255E-2</c:v>
                      </c:pt>
                      <c:pt idx="998">
                        <c:v>-0.20000000000085266</c:v>
                      </c:pt>
                      <c:pt idx="999">
                        <c:v>-0.20000000000085266</c:v>
                      </c:pt>
                      <c:pt idx="1000">
                        <c:v>-9.9999999997726255E-2</c:v>
                      </c:pt>
                      <c:pt idx="1001">
                        <c:v>-0.20000000000085266</c:v>
                      </c:pt>
                      <c:pt idx="1002">
                        <c:v>-0.20000000000113688</c:v>
                      </c:pt>
                      <c:pt idx="1003">
                        <c:v>-9.999999999758416E-2</c:v>
                      </c:pt>
                      <c:pt idx="1004">
                        <c:v>-0.20000000000085266</c:v>
                      </c:pt>
                      <c:pt idx="1005">
                        <c:v>-0.20000000000113688</c:v>
                      </c:pt>
                      <c:pt idx="1006">
                        <c:v>-9.999999999758416E-2</c:v>
                      </c:pt>
                      <c:pt idx="1007">
                        <c:v>-0.20000000000085266</c:v>
                      </c:pt>
                      <c:pt idx="1008">
                        <c:v>-0.20000000000113688</c:v>
                      </c:pt>
                      <c:pt idx="1009">
                        <c:v>-0.1000000000032685</c:v>
                      </c:pt>
                      <c:pt idx="1010">
                        <c:v>-0.19999999999516832</c:v>
                      </c:pt>
                      <c:pt idx="1011">
                        <c:v>-0.20000000000113688</c:v>
                      </c:pt>
                      <c:pt idx="1012">
                        <c:v>-0.1000000000032685</c:v>
                      </c:pt>
                      <c:pt idx="1013">
                        <c:v>-0.19999999999516832</c:v>
                      </c:pt>
                      <c:pt idx="1014">
                        <c:v>-0.20000000000113688</c:v>
                      </c:pt>
                      <c:pt idx="1015">
                        <c:v>-0.1000000000032685</c:v>
                      </c:pt>
                      <c:pt idx="1016">
                        <c:v>-0.20000000000113688</c:v>
                      </c:pt>
                      <c:pt idx="1017">
                        <c:v>-0.19999999999516832</c:v>
                      </c:pt>
                      <c:pt idx="1018">
                        <c:v>-0.1000000000032685</c:v>
                      </c:pt>
                      <c:pt idx="1019">
                        <c:v>-0.20000000000113688</c:v>
                      </c:pt>
                      <c:pt idx="1020">
                        <c:v>-0.19999999999516832</c:v>
                      </c:pt>
                      <c:pt idx="1021">
                        <c:v>-0.1000000000032685</c:v>
                      </c:pt>
                      <c:pt idx="1022">
                        <c:v>-0.20000000000113688</c:v>
                      </c:pt>
                      <c:pt idx="1023">
                        <c:v>-0.20000000000085266</c:v>
                      </c:pt>
                      <c:pt idx="1024">
                        <c:v>-9.999999999758416E-2</c:v>
                      </c:pt>
                      <c:pt idx="1025">
                        <c:v>-0.20000000000113688</c:v>
                      </c:pt>
                      <c:pt idx="1026">
                        <c:v>-9.999999999758416E-2</c:v>
                      </c:pt>
                      <c:pt idx="1027">
                        <c:v>-0.20000000000113688</c:v>
                      </c:pt>
                      <c:pt idx="1028">
                        <c:v>-0.20000000000085266</c:v>
                      </c:pt>
                      <c:pt idx="1029">
                        <c:v>-9.999999999758416E-2</c:v>
                      </c:pt>
                      <c:pt idx="1030">
                        <c:v>-0.20000000000113688</c:v>
                      </c:pt>
                      <c:pt idx="1031">
                        <c:v>-0.20000000000085266</c:v>
                      </c:pt>
                      <c:pt idx="1032">
                        <c:v>-9.999999999758416E-2</c:v>
                      </c:pt>
                      <c:pt idx="1033">
                        <c:v>-0.20000000000113688</c:v>
                      </c:pt>
                      <c:pt idx="1034">
                        <c:v>-0.20000000000085266</c:v>
                      </c:pt>
                      <c:pt idx="1035">
                        <c:v>-9.999999999758416E-2</c:v>
                      </c:pt>
                      <c:pt idx="1036">
                        <c:v>-0.20000000000113688</c:v>
                      </c:pt>
                      <c:pt idx="1037">
                        <c:v>-0.1000000000032685</c:v>
                      </c:pt>
                      <c:pt idx="1038">
                        <c:v>-0.19999999999516832</c:v>
                      </c:pt>
                      <c:pt idx="1039">
                        <c:v>-0.20000000000113688</c:v>
                      </c:pt>
                      <c:pt idx="1040">
                        <c:v>-0.1000000000032685</c:v>
                      </c:pt>
                      <c:pt idx="1041">
                        <c:v>-0.20000000000113688</c:v>
                      </c:pt>
                      <c:pt idx="1042">
                        <c:v>-0.19999999999516832</c:v>
                      </c:pt>
                      <c:pt idx="1043">
                        <c:v>-0.1000000000032685</c:v>
                      </c:pt>
                      <c:pt idx="1044">
                        <c:v>-0.20000000000113688</c:v>
                      </c:pt>
                      <c:pt idx="1045">
                        <c:v>-9.999999999758416E-2</c:v>
                      </c:pt>
                      <c:pt idx="1046">
                        <c:v>-0.20000000000085266</c:v>
                      </c:pt>
                      <c:pt idx="1047">
                        <c:v>-0.20000000000113688</c:v>
                      </c:pt>
                      <c:pt idx="1048">
                        <c:v>-9.999999999758416E-2</c:v>
                      </c:pt>
                      <c:pt idx="1049">
                        <c:v>-0.20000000000085266</c:v>
                      </c:pt>
                      <c:pt idx="1050">
                        <c:v>-9.9999999997726255E-2</c:v>
                      </c:pt>
                      <c:pt idx="1051">
                        <c:v>-0.20000000000085266</c:v>
                      </c:pt>
                      <c:pt idx="1052">
                        <c:v>-0.20000000000113688</c:v>
                      </c:pt>
                      <c:pt idx="1053">
                        <c:v>-9.999999999758416E-2</c:v>
                      </c:pt>
                      <c:pt idx="1054">
                        <c:v>-0.20000000000085266</c:v>
                      </c:pt>
                      <c:pt idx="1055">
                        <c:v>-0.10000000000341061</c:v>
                      </c:pt>
                      <c:pt idx="1056">
                        <c:v>-0.20000000000085266</c:v>
                      </c:pt>
                      <c:pt idx="1057">
                        <c:v>-9.999999999758416E-2</c:v>
                      </c:pt>
                      <c:pt idx="1058">
                        <c:v>-0.20000000000113688</c:v>
                      </c:pt>
                      <c:pt idx="1059">
                        <c:v>-9.999999999758416E-2</c:v>
                      </c:pt>
                      <c:pt idx="1060">
                        <c:v>-0.20000000000085266</c:v>
                      </c:pt>
                      <c:pt idx="1061">
                        <c:v>-9.9999999997726255E-2</c:v>
                      </c:pt>
                      <c:pt idx="1062">
                        <c:v>-0.20000000000085266</c:v>
                      </c:pt>
                      <c:pt idx="1063">
                        <c:v>-0.1000000000032685</c:v>
                      </c:pt>
                      <c:pt idx="1064">
                        <c:v>-0.20000000000113688</c:v>
                      </c:pt>
                      <c:pt idx="1065">
                        <c:v>-9.999999999758416E-2</c:v>
                      </c:pt>
                      <c:pt idx="1066">
                        <c:v>-9.9999999997726255E-2</c:v>
                      </c:pt>
                      <c:pt idx="1067">
                        <c:v>-0.1000000000032685</c:v>
                      </c:pt>
                      <c:pt idx="1068">
                        <c:v>-9.999999999758416E-2</c:v>
                      </c:pt>
                      <c:pt idx="1069">
                        <c:v>-0.10000000000341061</c:v>
                      </c:pt>
                      <c:pt idx="1070">
                        <c:v>-9.999999999758416E-2</c:v>
                      </c:pt>
                      <c:pt idx="1071">
                        <c:v>0</c:v>
                      </c:pt>
                      <c:pt idx="1072">
                        <c:v>0</c:v>
                      </c:pt>
                      <c:pt idx="1073">
                        <c:v>9.999999999758416E-2</c:v>
                      </c:pt>
                      <c:pt idx="1074">
                        <c:v>0.1000000000032685</c:v>
                      </c:pt>
                      <c:pt idx="1075">
                        <c:v>9.9999999997726255E-2</c:v>
                      </c:pt>
                      <c:pt idx="1076">
                        <c:v>0.29999999999843679</c:v>
                      </c:pt>
                      <c:pt idx="1077">
                        <c:v>0.40000000000227376</c:v>
                      </c:pt>
                      <c:pt idx="1078">
                        <c:v>0.70000000000014218</c:v>
                      </c:pt>
                      <c:pt idx="1079">
                        <c:v>0.99999999999857891</c:v>
                      </c:pt>
                      <c:pt idx="1080">
                        <c:v>1.3000000000045473</c:v>
                      </c:pt>
                      <c:pt idx="1081">
                        <c:v>1.4999999999978686</c:v>
                      </c:pt>
                      <c:pt idx="1082">
                        <c:v>1.699999999998721</c:v>
                      </c:pt>
                      <c:pt idx="1083">
                        <c:v>1.9000000000022739</c:v>
                      </c:pt>
                      <c:pt idx="1084">
                        <c:v>2.1999999999980107</c:v>
                      </c:pt>
                      <c:pt idx="1085">
                        <c:v>2.3000000000012788</c:v>
                      </c:pt>
                      <c:pt idx="1086">
                        <c:v>2.4000000000022736</c:v>
                      </c:pt>
                      <c:pt idx="1087">
                        <c:v>2.2999999999955949</c:v>
                      </c:pt>
                      <c:pt idx="1088">
                        <c:v>1.9999999999971578</c:v>
                      </c:pt>
                      <c:pt idx="1089">
                        <c:v>1.6000000000034105</c:v>
                      </c:pt>
                      <c:pt idx="1090">
                        <c:v>1.4000000000002844</c:v>
                      </c:pt>
                      <c:pt idx="1091">
                        <c:v>1.0999999999977264</c:v>
                      </c:pt>
                      <c:pt idx="1092">
                        <c:v>0.90000000000099489</c:v>
                      </c:pt>
                      <c:pt idx="1093">
                        <c:v>0.90000000000099489</c:v>
                      </c:pt>
                      <c:pt idx="1094">
                        <c:v>0.90000000000227365</c:v>
                      </c:pt>
                      <c:pt idx="1095">
                        <c:v>1.0999999999961632</c:v>
                      </c:pt>
                      <c:pt idx="1096">
                        <c:v>1.3000000000027001</c:v>
                      </c:pt>
                      <c:pt idx="1097">
                        <c:v>1.799999999998863</c:v>
                      </c:pt>
                      <c:pt idx="1098">
                        <c:v>2.6999999999973001</c:v>
                      </c:pt>
                      <c:pt idx="1099">
                        <c:v>3.7000000000015638</c:v>
                      </c:pt>
                      <c:pt idx="1100">
                        <c:v>5.0000000000056843</c:v>
                      </c:pt>
                      <c:pt idx="1101">
                        <c:v>6.599999999994032</c:v>
                      </c:pt>
                      <c:pt idx="1102">
                        <c:v>10.40000000000796</c:v>
                      </c:pt>
                      <c:pt idx="1103">
                        <c:v>15.19999999999659</c:v>
                      </c:pt>
                      <c:pt idx="1104">
                        <c:v>20.199999999989487</c:v>
                      </c:pt>
                      <c:pt idx="1105">
                        <c:v>25.000000000022737</c:v>
                      </c:pt>
                      <c:pt idx="1106">
                        <c:v>29.499999999980819</c:v>
                      </c:pt>
                      <c:pt idx="1107">
                        <c:v>33.699999999981671</c:v>
                      </c:pt>
                      <c:pt idx="1108">
                        <c:v>37.200000000035239</c:v>
                      </c:pt>
                      <c:pt idx="1109">
                        <c:v>40.499999999982244</c:v>
                      </c:pt>
                      <c:pt idx="1110">
                        <c:v>43.099999999976262</c:v>
                      </c:pt>
                      <c:pt idx="1111">
                        <c:v>44.50000000003979</c:v>
                      </c:pt>
                      <c:pt idx="1112">
                        <c:v>40.79999999998067</c:v>
                      </c:pt>
                      <c:pt idx="1113">
                        <c:v>34.499999999979394</c:v>
                      </c:pt>
                      <c:pt idx="1114">
                        <c:v>27.600000000026146</c:v>
                      </c:pt>
                      <c:pt idx="1115">
                        <c:v>20.899999999989625</c:v>
                      </c:pt>
                      <c:pt idx="1116">
                        <c:v>15.200000000012505</c:v>
                      </c:pt>
                      <c:pt idx="1117">
                        <c:v>10.899999999998153</c:v>
                      </c:pt>
                      <c:pt idx="1118">
                        <c:v>7.6999999999958781</c:v>
                      </c:pt>
                      <c:pt idx="1119">
                        <c:v>5.8000000000045464</c:v>
                      </c:pt>
                      <c:pt idx="1120">
                        <c:v>4.9999999999985798</c:v>
                      </c:pt>
                      <c:pt idx="1121">
                        <c:v>5.5999999999954531</c:v>
                      </c:pt>
                      <c:pt idx="1122">
                        <c:v>9.8000000000102325</c:v>
                      </c:pt>
                      <c:pt idx="1123">
                        <c:v>17.199999999988062</c:v>
                      </c:pt>
                      <c:pt idx="1124">
                        <c:v>26.699999999985931</c:v>
                      </c:pt>
                      <c:pt idx="1125">
                        <c:v>37.600000000037518</c:v>
                      </c:pt>
                      <c:pt idx="1126">
                        <c:v>53.499999999969454</c:v>
                      </c:pt>
                      <c:pt idx="1127">
                        <c:v>86.90000000008186</c:v>
                      </c:pt>
                      <c:pt idx="1128">
                        <c:v>128.49999999993108</c:v>
                      </c:pt>
                      <c:pt idx="1129">
                        <c:v>171.19999999991703</c:v>
                      </c:pt>
                      <c:pt idx="1130">
                        <c:v>211.80000000019211</c:v>
                      </c:pt>
                      <c:pt idx="1131">
                        <c:v>248.49999999986855</c:v>
                      </c:pt>
                      <c:pt idx="1132">
                        <c:v>282.79999999985847</c:v>
                      </c:pt>
                      <c:pt idx="1133">
                        <c:v>313.40000000028647</c:v>
                      </c:pt>
                      <c:pt idx="1134">
                        <c:v>339.49999999982452</c:v>
                      </c:pt>
                      <c:pt idx="1135">
                        <c:v>360.89999999981342</c:v>
                      </c:pt>
                      <c:pt idx="1136">
                        <c:v>367.50000000033538</c:v>
                      </c:pt>
                      <c:pt idx="1137">
                        <c:v>330.49999999983169</c:v>
                      </c:pt>
                      <c:pt idx="1138">
                        <c:v>273.09999999985973</c:v>
                      </c:pt>
                      <c:pt idx="1139">
                        <c:v>210.80000000019214</c:v>
                      </c:pt>
                      <c:pt idx="1140">
                        <c:v>151.29999999992029</c:v>
                      </c:pt>
                      <c:pt idx="1141">
                        <c:v>98.600000000094354</c:v>
                      </c:pt>
                      <c:pt idx="1142">
                        <c:v>56.199999999966749</c:v>
                      </c:pt>
                      <c:pt idx="1143">
                        <c:v>22.499999999990763</c:v>
                      </c:pt>
                      <c:pt idx="1144">
                        <c:v>-4.1000000000034102</c:v>
                      </c:pt>
                      <c:pt idx="1145">
                        <c:v>-25.299999999985648</c:v>
                      </c:pt>
                      <c:pt idx="1146">
                        <c:v>-35.799999999982099</c:v>
                      </c:pt>
                      <c:pt idx="1147">
                        <c:v>-20.700000000018193</c:v>
                      </c:pt>
                      <c:pt idx="1148">
                        <c:v>11.099999999993322</c:v>
                      </c:pt>
                      <c:pt idx="1149">
                        <c:v>53.099999999973434</c:v>
                      </c:pt>
                      <c:pt idx="1150">
                        <c:v>101.20000000009207</c:v>
                      </c:pt>
                      <c:pt idx="1151">
                        <c:v>175.29999999990892</c:v>
                      </c:pt>
                      <c:pt idx="1152">
                        <c:v>316.60000000028765</c:v>
                      </c:pt>
                      <c:pt idx="1153">
                        <c:v>484.39999999975169</c:v>
                      </c:pt>
                      <c:pt idx="1154">
                        <c:v>655.8999999996671</c:v>
                      </c:pt>
                      <c:pt idx="1155">
                        <c:v>817.20000000074015</c:v>
                      </c:pt>
                      <c:pt idx="1156">
                        <c:v>966.59999999950514</c:v>
                      </c:pt>
                      <c:pt idx="1157">
                        <c:v>1102.9999999994386</c:v>
                      </c:pt>
                      <c:pt idx="1158">
                        <c:v>1216.8000000011073</c:v>
                      </c:pt>
                      <c:pt idx="1159">
                        <c:v>1316.4999999993229</c:v>
                      </c:pt>
                      <c:pt idx="1160">
                        <c:v>1403.3999999992814</c:v>
                      </c:pt>
                      <c:pt idx="1161">
                        <c:v>1415.8000000012892</c:v>
                      </c:pt>
                      <c:pt idx="1162">
                        <c:v>1247.19999999936</c:v>
                      </c:pt>
                      <c:pt idx="1163">
                        <c:v>993.59999999949525</c:v>
                      </c:pt>
                      <c:pt idx="1164">
                        <c:v>723.70000000065488</c:v>
                      </c:pt>
                      <c:pt idx="1165">
                        <c:v>471.99999999975557</c:v>
                      </c:pt>
                      <c:pt idx="1166">
                        <c:v>254.8000000002319</c:v>
                      </c:pt>
                      <c:pt idx="1167">
                        <c:v>85.3999999999605</c:v>
                      </c:pt>
                      <c:pt idx="1168">
                        <c:v>-59.499999999972296</c:v>
                      </c:pt>
                      <c:pt idx="1169">
                        <c:v>-180.90000000016144</c:v>
                      </c:pt>
                      <c:pt idx="1170">
                        <c:v>-282.19999999985589</c:v>
                      </c:pt>
                      <c:pt idx="1171">
                        <c:v>-338.09999999982421</c:v>
                      </c:pt>
                      <c:pt idx="1172">
                        <c:v>-306.50000000027853</c:v>
                      </c:pt>
                      <c:pt idx="1173">
                        <c:v>-229.3999999998866</c:v>
                      </c:pt>
                      <c:pt idx="1174">
                        <c:v>-138.49999999992824</c:v>
                      </c:pt>
                      <c:pt idx="1175">
                        <c:v>-41.000000000034099</c:v>
                      </c:pt>
                      <c:pt idx="1176">
                        <c:v>117.19999999993689</c:v>
                      </c:pt>
                      <c:pt idx="1177">
                        <c:v>399.50000000036374</c:v>
                      </c:pt>
                      <c:pt idx="1178">
                        <c:v>723.49999999962552</c:v>
                      </c:pt>
                      <c:pt idx="1179">
                        <c:v>959.29999999951679</c:v>
                      </c:pt>
                      <c:pt idx="1180">
                        <c:v>1214.7000000010983</c:v>
                      </c:pt>
                      <c:pt idx="1181">
                        <c:v>1469.4999999992533</c:v>
                      </c:pt>
                      <c:pt idx="1182">
                        <c:v>1701.9999999991276</c:v>
                      </c:pt>
                      <c:pt idx="1183">
                        <c:v>1904.5000000017278</c:v>
                      </c:pt>
                      <c:pt idx="1184">
                        <c:v>1016.5999999994852</c:v>
                      </c:pt>
                      <c:pt idx="1185">
                        <c:v>1546.4999999992122</c:v>
                      </c:pt>
                      <c:pt idx="1186">
                        <c:v>1790.7000000016212</c:v>
                      </c:pt>
                      <c:pt idx="1187">
                        <c:v>1604.3999999991775</c:v>
                      </c:pt>
                      <c:pt idx="1188">
                        <c:v>1263.0999999993626</c:v>
                      </c:pt>
                      <c:pt idx="1189">
                        <c:v>-10350.300000009418</c:v>
                      </c:pt>
                      <c:pt idx="1190">
                        <c:v>1271.4999999993529</c:v>
                      </c:pt>
                      <c:pt idx="1191">
                        <c:v>1058.8000000009595</c:v>
                      </c:pt>
                      <c:pt idx="1192">
                        <c:v>925.19999999953336</c:v>
                      </c:pt>
                      <c:pt idx="1193">
                        <c:v>870.49999999954741</c:v>
                      </c:pt>
                      <c:pt idx="1194">
                        <c:v>-6124.7000000055659</c:v>
                      </c:pt>
                      <c:pt idx="1195">
                        <c:v>1218.299999999376</c:v>
                      </c:pt>
                      <c:pt idx="1196">
                        <c:v>1293.1999999993402</c:v>
                      </c:pt>
                      <c:pt idx="1197">
                        <c:v>1541.100000001396</c:v>
                      </c:pt>
                      <c:pt idx="1198">
                        <c:v>1906.6999999990255</c:v>
                      </c:pt>
                      <c:pt idx="1199">
                        <c:v>1709.4999999991282</c:v>
                      </c:pt>
                      <c:pt idx="1200">
                        <c:v>2323.0000000021146</c:v>
                      </c:pt>
                      <c:pt idx="1201">
                        <c:v>3113.1999999984023</c:v>
                      </c:pt>
                      <c:pt idx="1202">
                        <c:v>4119.8000000037446</c:v>
                      </c:pt>
                      <c:pt idx="1203">
                        <c:v>5762.4999999970523</c:v>
                      </c:pt>
                      <c:pt idx="1204">
                        <c:v>7126.9999999963638</c:v>
                      </c:pt>
                      <c:pt idx="1205">
                        <c:v>8257.9000000075048</c:v>
                      </c:pt>
                      <c:pt idx="1206">
                        <c:v>9292.0999999952528</c:v>
                      </c:pt>
                      <c:pt idx="1207">
                        <c:v>8359.9999999957254</c:v>
                      </c:pt>
                      <c:pt idx="1208">
                        <c:v>6607.0000000060036</c:v>
                      </c:pt>
                      <c:pt idx="1209">
                        <c:v>4861.9999999975025</c:v>
                      </c:pt>
                      <c:pt idx="1210">
                        <c:v>3482.9999999982333</c:v>
                      </c:pt>
                      <c:pt idx="1211">
                        <c:v>2508.0000000022733</c:v>
                      </c:pt>
                      <c:pt idx="1212">
                        <c:v>1824.9999999990664</c:v>
                      </c:pt>
                      <c:pt idx="1213">
                        <c:v>1271.999999999352</c:v>
                      </c:pt>
                      <c:pt idx="1214">
                        <c:v>818.00000000075033</c:v>
                      </c:pt>
                      <c:pt idx="1215">
                        <c:v>444.99999999975415</c:v>
                      </c:pt>
                      <c:pt idx="1216">
                        <c:v>380.0000000003638</c:v>
                      </c:pt>
                      <c:pt idx="1217">
                        <c:v>735.99999999961358</c:v>
                      </c:pt>
                      <c:pt idx="1218">
                        <c:v>1109.9999999994459</c:v>
                      </c:pt>
                      <c:pt idx="1219">
                        <c:v>1413.0000000012733</c:v>
                      </c:pt>
                      <c:pt idx="1220">
                        <c:v>1625.9999999991674</c:v>
                      </c:pt>
                      <c:pt idx="1221">
                        <c:v>1943.9999999990109</c:v>
                      </c:pt>
                      <c:pt idx="1222">
                        <c:v>2409.0000000021828</c:v>
                      </c:pt>
                      <c:pt idx="1223">
                        <c:v>2805.9999999985594</c:v>
                      </c:pt>
                      <c:pt idx="1224">
                        <c:v>3065.9999999984402</c:v>
                      </c:pt>
                      <c:pt idx="1225">
                        <c:v>3200.0000000029104</c:v>
                      </c:pt>
                      <c:pt idx="1226">
                        <c:v>3295.9999999983174</c:v>
                      </c:pt>
                      <c:pt idx="1227">
                        <c:v>3169.0000000028872</c:v>
                      </c:pt>
                      <c:pt idx="1228">
                        <c:v>3075.9999999984257</c:v>
                      </c:pt>
                      <c:pt idx="1229">
                        <c:v>2959.9999999984761</c:v>
                      </c:pt>
                      <c:pt idx="1230">
                        <c:v>2832.0000000025689</c:v>
                      </c:pt>
                      <c:pt idx="1231">
                        <c:v>2314.9999999988249</c:v>
                      </c:pt>
                      <c:pt idx="1232">
                        <c:v>1443.9999999992667</c:v>
                      </c:pt>
                      <c:pt idx="1233">
                        <c:v>807.0000000007276</c:v>
                      </c:pt>
                      <c:pt idx="1234">
                        <c:v>392.99999999980531</c:v>
                      </c:pt>
                      <c:pt idx="1235">
                        <c:v>115.9999999999261</c:v>
                      </c:pt>
                      <c:pt idx="1236">
                        <c:v>-61.000000000045468</c:v>
                      </c:pt>
                      <c:pt idx="1237">
                        <c:v>-189.99999999991189</c:v>
                      </c:pt>
                      <c:pt idx="1238">
                        <c:v>-326.99999999983095</c:v>
                      </c:pt>
                      <c:pt idx="1239">
                        <c:v>-449.00000000040922</c:v>
                      </c:pt>
                      <c:pt idx="1240">
                        <c:v>-551.99999999971578</c:v>
                      </c:pt>
                      <c:pt idx="1241">
                        <c:v>-456.00000000040927</c:v>
                      </c:pt>
                      <c:pt idx="1242">
                        <c:v>-208.99999999988492</c:v>
                      </c:pt>
                      <c:pt idx="1243">
                        <c:v>-8.0000000000113687</c:v>
                      </c:pt>
                      <c:pt idx="1244">
                        <c:v>124.00000000011367</c:v>
                      </c:pt>
                      <c:pt idx="1245">
                        <c:v>197.99999999990055</c:v>
                      </c:pt>
                      <c:pt idx="1246">
                        <c:v>355.99999999981242</c:v>
                      </c:pt>
                      <c:pt idx="1247">
                        <c:v>601.0000000005457</c:v>
                      </c:pt>
                      <c:pt idx="1248">
                        <c:v>802.99999999960926</c:v>
                      </c:pt>
                      <c:pt idx="1249">
                        <c:v>939.99999999950558</c:v>
                      </c:pt>
                      <c:pt idx="1250">
                        <c:v>1023.0000000009322</c:v>
                      </c:pt>
                      <c:pt idx="1251">
                        <c:v>1075.9999999994486</c:v>
                      </c:pt>
                      <c:pt idx="1252">
                        <c:v>1087.0000000010004</c:v>
                      </c:pt>
                      <c:pt idx="1253">
                        <c:v>1076.9999999994473</c:v>
                      </c:pt>
                      <c:pt idx="1254">
                        <c:v>1055.9999999994545</c:v>
                      </c:pt>
                      <c:pt idx="1255">
                        <c:v>1026.0000000009322</c:v>
                      </c:pt>
                      <c:pt idx="1256">
                        <c:v>730.99999999962063</c:v>
                      </c:pt>
                      <c:pt idx="1257">
                        <c:v>311.99999999985221</c:v>
                      </c:pt>
                      <c:pt idx="1258">
                        <c:v>-1</c:v>
                      </c:pt>
                      <c:pt idx="1259">
                        <c:v>-212.99999999990197</c:v>
                      </c:pt>
                      <c:pt idx="1260">
                        <c:v>-347.99999999982379</c:v>
                      </c:pt>
                      <c:pt idx="1261">
                        <c:v>-434.00000000038648</c:v>
                      </c:pt>
                      <c:pt idx="1262">
                        <c:v>-506.99999999973431</c:v>
                      </c:pt>
                      <c:pt idx="1263">
                        <c:v>-582.99999999971715</c:v>
                      </c:pt>
                      <c:pt idx="1264">
                        <c:v>-652.00000000059106</c:v>
                      </c:pt>
                      <c:pt idx="1265">
                        <c:v>-707.99999999963052</c:v>
                      </c:pt>
                      <c:pt idx="1266">
                        <c:v>-629.00000000056843</c:v>
                      </c:pt>
                      <c:pt idx="1267">
                        <c:v>-491.99999999975557</c:v>
                      </c:pt>
                      <c:pt idx="1268">
                        <c:v>-384.99999999979394</c:v>
                      </c:pt>
                      <c:pt idx="1269">
                        <c:v>-321.00000000029564</c:v>
                      </c:pt>
                      <c:pt idx="1270">
                        <c:v>-285.99999999986642</c:v>
                      </c:pt>
                      <c:pt idx="1271">
                        <c:v>-195.99999999988066</c:v>
                      </c:pt>
                      <c:pt idx="1272">
                        <c:v>-70.000000000068212</c:v>
                      </c:pt>
                      <c:pt idx="1273">
                        <c:v>33.99999999997442</c:v>
                      </c:pt>
                      <c:pt idx="1274">
                        <c:v>108.99999999993607</c:v>
                      </c:pt>
                      <c:pt idx="1275">
                        <c:v>156.00000000015916</c:v>
                      </c:pt>
                      <c:pt idx="1276">
                        <c:v>188.9999999998906</c:v>
                      </c:pt>
                      <c:pt idx="1277">
                        <c:v>209.00000000020464</c:v>
                      </c:pt>
                      <c:pt idx="1278">
                        <c:v>214.99999999987639</c:v>
                      </c:pt>
                      <c:pt idx="1279">
                        <c:v>213.99999999990052</c:v>
                      </c:pt>
                      <c:pt idx="1280">
                        <c:v>203.0000000001819</c:v>
                      </c:pt>
                      <c:pt idx="1281">
                        <c:v>46.999999999978691</c:v>
                      </c:pt>
                      <c:pt idx="1282">
                        <c:v>-150.99999999992187</c:v>
                      </c:pt>
                      <c:pt idx="1283">
                        <c:v>-303.00000000027285</c:v>
                      </c:pt>
                      <c:pt idx="1284">
                        <c:v>-403.99999999981242</c:v>
                      </c:pt>
                      <c:pt idx="1285">
                        <c:v>-470.99999999974</c:v>
                      </c:pt>
                      <c:pt idx="1286">
                        <c:v>-513.00000000047748</c:v>
                      </c:pt>
                      <c:pt idx="1287">
                        <c:v>-552.99999999971442</c:v>
                      </c:pt>
                      <c:pt idx="1288">
                        <c:v>-589.99999999970737</c:v>
                      </c:pt>
                      <c:pt idx="1289">
                        <c:v>-625.00000000056843</c:v>
                      </c:pt>
                      <c:pt idx="1290">
                        <c:v>-651.99999999966462</c:v>
                      </c:pt>
                      <c:pt idx="1291">
                        <c:v>-606.0000000005457</c:v>
                      </c:pt>
                      <c:pt idx="1292">
                        <c:v>-538.99999999973431</c:v>
                      </c:pt>
                      <c:pt idx="1293">
                        <c:v>-489.99999999973573</c:v>
                      </c:pt>
                      <c:pt idx="1294">
                        <c:v>-459.00000000040922</c:v>
                      </c:pt>
                      <c:pt idx="1295">
                        <c:v>-440.99999999978263</c:v>
                      </c:pt>
                      <c:pt idx="1296">
                        <c:v>-394.99999999980241</c:v>
                      </c:pt>
                      <c:pt idx="1297">
                        <c:v>-339.00000000029559</c:v>
                      </c:pt>
                      <c:pt idx="1298">
                        <c:v>-291.99999999985789</c:v>
                      </c:pt>
                      <c:pt idx="1299">
                        <c:v>-255.99999999986358</c:v>
                      </c:pt>
                      <c:pt idx="1300">
                        <c:v>-232.00000000022737</c:v>
                      </c:pt>
                      <c:pt idx="1301">
                        <c:v>-212.99999999987921</c:v>
                      </c:pt>
                      <c:pt idx="1302">
                        <c:v>-200.0000000001819</c:v>
                      </c:pt>
                      <c:pt idx="1303">
                        <c:v>-193.99999999990624</c:v>
                      </c:pt>
                      <c:pt idx="1304">
                        <c:v>-188.99999999991331</c:v>
                      </c:pt>
                      <c:pt idx="1305">
                        <c:v>-194.00000000015916</c:v>
                      </c:pt>
                      <c:pt idx="1306">
                        <c:v>-264.99999999987352</c:v>
                      </c:pt>
                      <c:pt idx="1307">
                        <c:v>-344.99999999982811</c:v>
                      </c:pt>
                      <c:pt idx="1308">
                        <c:v>-406.0000000003638</c:v>
                      </c:pt>
                      <c:pt idx="1309">
                        <c:v>-447.99999999977263</c:v>
                      </c:pt>
                      <c:pt idx="1310">
                        <c:v>-476.99999999975421</c:v>
                      </c:pt>
                      <c:pt idx="1311">
                        <c:v>-497.00000000045475</c:v>
                      </c:pt>
                      <c:pt idx="1312">
                        <c:v>-516.9999999997201</c:v>
                      </c:pt>
                      <c:pt idx="1313">
                        <c:v>-534.99999999974</c:v>
                      </c:pt>
                      <c:pt idx="1314">
                        <c:v>-554.00000000050022</c:v>
                      </c:pt>
                      <c:pt idx="1315">
                        <c:v>-564.9999999997201</c:v>
                      </c:pt>
                      <c:pt idx="1316">
                        <c:v>-549.00000000050022</c:v>
                      </c:pt>
                      <c:pt idx="1317">
                        <c:v>-526.99999999972863</c:v>
                      </c:pt>
                      <c:pt idx="1318">
                        <c:v>-512.99999999972579</c:v>
                      </c:pt>
                      <c:pt idx="1319">
                        <c:v>-504.00000000045469</c:v>
                      </c:pt>
                      <c:pt idx="1320">
                        <c:v>-499.9999999997442</c:v>
                      </c:pt>
                      <c:pt idx="1321">
                        <c:v>-494.99999999975131</c:v>
                      </c:pt>
                      <c:pt idx="1322">
                        <c:v>-490.00000000045475</c:v>
                      </c:pt>
                      <c:pt idx="1323">
                        <c:v>-480.99999999974847</c:v>
                      </c:pt>
                      <c:pt idx="1324">
                        <c:v>-474.99999999975699</c:v>
                      </c:pt>
                      <c:pt idx="1325">
                        <c:v>-468.00000000043195</c:v>
                      </c:pt>
                      <c:pt idx="1326">
                        <c:v>-462.99999999975131</c:v>
                      </c:pt>
                      <c:pt idx="1327">
                        <c:v>-459.00000000043201</c:v>
                      </c:pt>
                      <c:pt idx="1328">
                        <c:v>-452.99999999976558</c:v>
                      </c:pt>
                      <c:pt idx="1329">
                        <c:v>-446.99999999977405</c:v>
                      </c:pt>
                      <c:pt idx="1330">
                        <c:v>-440.00000000038648</c:v>
                      </c:pt>
                      <c:pt idx="1331">
                        <c:v>-436.99999999978832</c:v>
                      </c:pt>
                      <c:pt idx="1332">
                        <c:v>-431.99999999977263</c:v>
                      </c:pt>
                      <c:pt idx="1333">
                        <c:v>-426.00000000038659</c:v>
                      </c:pt>
                      <c:pt idx="1334">
                        <c:v>-421.99999999978684</c:v>
                      </c:pt>
                      <c:pt idx="1335">
                        <c:v>-415.99999999979536</c:v>
                      </c:pt>
                      <c:pt idx="1336">
                        <c:v>-412.00000000036374</c:v>
                      </c:pt>
                      <c:pt idx="1337">
                        <c:v>-407.99999999978405</c:v>
                      </c:pt>
                      <c:pt idx="1338">
                        <c:v>-403.99999999978968</c:v>
                      </c:pt>
                      <c:pt idx="1339">
                        <c:v>-399.00000000036374</c:v>
                      </c:pt>
                      <c:pt idx="1340">
                        <c:v>-393.99999999980395</c:v>
                      </c:pt>
                      <c:pt idx="1341">
                        <c:v>-391.0000000003638</c:v>
                      </c:pt>
                      <c:pt idx="1342">
                        <c:v>-386.9999999997911</c:v>
                      </c:pt>
                      <c:pt idx="1343">
                        <c:v>-382.99999999981952</c:v>
                      </c:pt>
                      <c:pt idx="1344">
                        <c:v>-379.000000000341</c:v>
                      </c:pt>
                      <c:pt idx="1345">
                        <c:v>-374.99999999980815</c:v>
                      </c:pt>
                      <c:pt idx="1346">
                        <c:v>-371.99999999981242</c:v>
                      </c:pt>
                      <c:pt idx="1347">
                        <c:v>-369.00000000031832</c:v>
                      </c:pt>
                      <c:pt idx="1348">
                        <c:v>-364.99999999982242</c:v>
                      </c:pt>
                      <c:pt idx="1349">
                        <c:v>-361.99999999982663</c:v>
                      </c:pt>
                      <c:pt idx="1350">
                        <c:v>-357.00000000031832</c:v>
                      </c:pt>
                      <c:pt idx="1351">
                        <c:v>-355.99999999981242</c:v>
                      </c:pt>
                      <c:pt idx="1352">
                        <c:v>-352.00000000031832</c:v>
                      </c:pt>
                      <c:pt idx="1353">
                        <c:v>-348.99999999982236</c:v>
                      </c:pt>
                      <c:pt idx="1354">
                        <c:v>-345.99999999982668</c:v>
                      </c:pt>
                      <c:pt idx="1355">
                        <c:v>-342.00000000031832</c:v>
                      </c:pt>
                      <c:pt idx="1356">
                        <c:v>-339.99999999981247</c:v>
                      </c:pt>
                      <c:pt idx="1357">
                        <c:v>-336.99999999983942</c:v>
                      </c:pt>
                      <c:pt idx="1358">
                        <c:v>-335.00000000029559</c:v>
                      </c:pt>
                      <c:pt idx="1359">
                        <c:v>-331.99999999982379</c:v>
                      </c:pt>
                      <c:pt idx="1360">
                        <c:v>-328.99999999985079</c:v>
                      </c:pt>
                      <c:pt idx="1361">
                        <c:v>-327.00000000029559</c:v>
                      </c:pt>
                      <c:pt idx="1362">
                        <c:v>-323.99999999983515</c:v>
                      </c:pt>
                      <c:pt idx="1363">
                        <c:v>-321.9999999998152</c:v>
                      </c:pt>
                      <c:pt idx="1364">
                        <c:v>-320.00000000029559</c:v>
                      </c:pt>
                      <c:pt idx="1365">
                        <c:v>-316.9999999998451</c:v>
                      </c:pt>
                      <c:pt idx="1366">
                        <c:v>-316.00000000029559</c:v>
                      </c:pt>
                      <c:pt idx="1367">
                        <c:v>-312.99999999982805</c:v>
                      </c:pt>
                      <c:pt idx="1368">
                        <c:v>-311.99999999985221</c:v>
                      </c:pt>
                      <c:pt idx="1369">
                        <c:v>-309.00000000027279</c:v>
                      </c:pt>
                      <c:pt idx="1370">
                        <c:v>-307.99999999983521</c:v>
                      </c:pt>
                      <c:pt idx="1371">
                        <c:v>-305.999999999838</c:v>
                      </c:pt>
                      <c:pt idx="1372">
                        <c:v>-304.00000000029559</c:v>
                      </c:pt>
                      <c:pt idx="1373">
                        <c:v>-302.99999999984232</c:v>
                      </c:pt>
                      <c:pt idx="1374">
                        <c:v>-300.9999999998451</c:v>
                      </c:pt>
                      <c:pt idx="1375">
                        <c:v>-299.00000000027285</c:v>
                      </c:pt>
                      <c:pt idx="1376">
                        <c:v>-298.99999999984794</c:v>
                      </c:pt>
                      <c:pt idx="1377">
                        <c:v>-297.00000000027285</c:v>
                      </c:pt>
                      <c:pt idx="1378">
                        <c:v>-295.99999999982947</c:v>
                      </c:pt>
                      <c:pt idx="1379">
                        <c:v>-295.99999999985221</c:v>
                      </c:pt>
                      <c:pt idx="1380">
                        <c:v>-294.00000000027285</c:v>
                      </c:pt>
                      <c:pt idx="1381">
                        <c:v>-293.99999999985505</c:v>
                      </c:pt>
                      <c:pt idx="1382">
                        <c:v>-291.99999999983515</c:v>
                      </c:pt>
                      <c:pt idx="1383">
                        <c:v>-291.00000000027285</c:v>
                      </c:pt>
                      <c:pt idx="1384">
                        <c:v>-289.99999999986073</c:v>
                      </c:pt>
                      <c:pt idx="1385">
                        <c:v>-287.99999999984084</c:v>
                      </c:pt>
                      <c:pt idx="1386">
                        <c:v>-288.00000000027285</c:v>
                      </c:pt>
                      <c:pt idx="1387">
                        <c:v>-285.99999999984368</c:v>
                      </c:pt>
                      <c:pt idx="1388">
                        <c:v>-284.99999999986784</c:v>
                      </c:pt>
                      <c:pt idx="1389">
                        <c:v>-285.00000000025011</c:v>
                      </c:pt>
                      <c:pt idx="1390">
                        <c:v>-281.99999999984936</c:v>
                      </c:pt>
                      <c:pt idx="1391">
                        <c:v>-282.00000000027285</c:v>
                      </c:pt>
                      <c:pt idx="1392">
                        <c:v>-279.99999999985221</c:v>
                      </c:pt>
                      <c:pt idx="1393">
                        <c:v>-279.99999999985221</c:v>
                      </c:pt>
                      <c:pt idx="1394">
                        <c:v>-278.00000000025011</c:v>
                      </c:pt>
                      <c:pt idx="1395">
                        <c:v>-275.99999999985789</c:v>
                      </c:pt>
                      <c:pt idx="1396">
                        <c:v>-275.99999999985789</c:v>
                      </c:pt>
                      <c:pt idx="1397">
                        <c:v>-274.00000000025011</c:v>
                      </c:pt>
                      <c:pt idx="1398">
                        <c:v>-272.99999999986221</c:v>
                      </c:pt>
                      <c:pt idx="1399">
                        <c:v>-272.99999999986221</c:v>
                      </c:pt>
                      <c:pt idx="1400">
                        <c:v>-270.00000000025011</c:v>
                      </c:pt>
                      <c:pt idx="1401">
                        <c:v>-269.99999999986647</c:v>
                      </c:pt>
                      <c:pt idx="1402">
                        <c:v>-268.00000000022737</c:v>
                      </c:pt>
                      <c:pt idx="1403">
                        <c:v>-267.99999999986926</c:v>
                      </c:pt>
                      <c:pt idx="1404">
                        <c:v>-265.9999999998721</c:v>
                      </c:pt>
                      <c:pt idx="1405">
                        <c:v>-265.00000000022737</c:v>
                      </c:pt>
                      <c:pt idx="1406">
                        <c:v>-263.99999999987494</c:v>
                      </c:pt>
                      <c:pt idx="1407">
                        <c:v>-261.99999999985505</c:v>
                      </c:pt>
                      <c:pt idx="1408">
                        <c:v>-262.00000000025011</c:v>
                      </c:pt>
                      <c:pt idx="1409">
                        <c:v>-259.99999999985789</c:v>
                      </c:pt>
                      <c:pt idx="1410">
                        <c:v>-259.99999999988063</c:v>
                      </c:pt>
                      <c:pt idx="1411">
                        <c:v>-258.00000000022737</c:v>
                      </c:pt>
                      <c:pt idx="1412">
                        <c:v>-256.99999999986215</c:v>
                      </c:pt>
                      <c:pt idx="1413">
                        <c:v>-256.99999999986215</c:v>
                      </c:pt>
                      <c:pt idx="1414">
                        <c:v>-255.00000000025011</c:v>
                      </c:pt>
                      <c:pt idx="1415">
                        <c:v>-253.99999999986645</c:v>
                      </c:pt>
                      <c:pt idx="1416">
                        <c:v>-253.00000000022737</c:v>
                      </c:pt>
                      <c:pt idx="1417">
                        <c:v>-251.99999999986926</c:v>
                      </c:pt>
                      <c:pt idx="1418">
                        <c:v>-251.99999999986926</c:v>
                      </c:pt>
                      <c:pt idx="1419">
                        <c:v>-250.00000000022737</c:v>
                      </c:pt>
                      <c:pt idx="1420">
                        <c:v>-249.9999999998721</c:v>
                      </c:pt>
                      <c:pt idx="1421">
                        <c:v>-248.99999999987352</c:v>
                      </c:pt>
                      <c:pt idx="1422">
                        <c:v>-248.00000000022737</c:v>
                      </c:pt>
                      <c:pt idx="1423">
                        <c:v>-247.99999999987497</c:v>
                      </c:pt>
                      <c:pt idx="1424">
                        <c:v>-246.99999999987639</c:v>
                      </c:pt>
                      <c:pt idx="1425">
                        <c:v>-247.00000000022737</c:v>
                      </c:pt>
                      <c:pt idx="1426">
                        <c:v>-245.99999999985508</c:v>
                      </c:pt>
                      <c:pt idx="1427">
                        <c:v>-246.00000000022737</c:v>
                      </c:pt>
                      <c:pt idx="1428">
                        <c:v>-244.99999999987924</c:v>
                      </c:pt>
                      <c:pt idx="1429">
                        <c:v>-245.99999999987779</c:v>
                      </c:pt>
                      <c:pt idx="1430">
                        <c:v>-244.00000000022737</c:v>
                      </c:pt>
                      <c:pt idx="1431">
                        <c:v>-244.99999999987924</c:v>
                      </c:pt>
                      <c:pt idx="1432">
                        <c:v>-242.99999999985931</c:v>
                      </c:pt>
                      <c:pt idx="1433">
                        <c:v>-244.00000000022737</c:v>
                      </c:pt>
                      <c:pt idx="1434">
                        <c:v>-241.99999999988347</c:v>
                      </c:pt>
                      <c:pt idx="1435">
                        <c:v>-240.99999999986218</c:v>
                      </c:pt>
                      <c:pt idx="1436">
                        <c:v>-240.00000000022737</c:v>
                      </c:pt>
                      <c:pt idx="1437">
                        <c:v>-239.99999999988634</c:v>
                      </c:pt>
                      <c:pt idx="1438">
                        <c:v>-238.99999999986503</c:v>
                      </c:pt>
                      <c:pt idx="1439">
                        <c:v>-238.00000000022737</c:v>
                      </c:pt>
                      <c:pt idx="1440">
                        <c:v>-236.99999999986784</c:v>
                      </c:pt>
                      <c:pt idx="1441">
                        <c:v>-236.00000000022737</c:v>
                      </c:pt>
                      <c:pt idx="1442">
                        <c:v>-235.99999999986929</c:v>
                      </c:pt>
                      <c:pt idx="1443">
                        <c:v>-233.99999999987213</c:v>
                      </c:pt>
                      <c:pt idx="1444">
                        <c:v>-234.00000000022737</c:v>
                      </c:pt>
                      <c:pt idx="1445">
                        <c:v>-232.99999999987355</c:v>
                      </c:pt>
                      <c:pt idx="1446">
                        <c:v>-232.99999999987355</c:v>
                      </c:pt>
                      <c:pt idx="1447">
                        <c:v>-232.00000000022737</c:v>
                      </c:pt>
                      <c:pt idx="1448">
                        <c:v>-229.99999999987779</c:v>
                      </c:pt>
                      <c:pt idx="1449">
                        <c:v>-230.99999999987637</c:v>
                      </c:pt>
                      <c:pt idx="1450">
                        <c:v>-229.00000000020464</c:v>
                      </c:pt>
                      <c:pt idx="1451">
                        <c:v>-227.99999999988069</c:v>
                      </c:pt>
                      <c:pt idx="1452">
                        <c:v>-228.00000000020464</c:v>
                      </c:pt>
                      <c:pt idx="1453">
                        <c:v>-226.99999999990476</c:v>
                      </c:pt>
                      <c:pt idx="1454">
                        <c:v>-225.9999999998835</c:v>
                      </c:pt>
                      <c:pt idx="1455">
                        <c:v>-224.00000000020466</c:v>
                      </c:pt>
                      <c:pt idx="1456">
                        <c:v>-223.9999999998636</c:v>
                      </c:pt>
                      <c:pt idx="1457">
                        <c:v>-222.99999999988776</c:v>
                      </c:pt>
                      <c:pt idx="1458">
                        <c:v>-221.00000000020464</c:v>
                      </c:pt>
                      <c:pt idx="1459">
                        <c:v>-219.99999999989203</c:v>
                      </c:pt>
                      <c:pt idx="1460">
                        <c:v>-218.99999999989345</c:v>
                      </c:pt>
                      <c:pt idx="1461">
                        <c:v>-219.00000000020464</c:v>
                      </c:pt>
                      <c:pt idx="1462">
                        <c:v>-216.99999999987352</c:v>
                      </c:pt>
                      <c:pt idx="1463">
                        <c:v>-215.99999999989768</c:v>
                      </c:pt>
                      <c:pt idx="1464">
                        <c:v>-216.00000000020466</c:v>
                      </c:pt>
                      <c:pt idx="1465">
                        <c:v>-213.99999999987782</c:v>
                      </c:pt>
                      <c:pt idx="1466">
                        <c:v>-213.00000000020464</c:v>
                      </c:pt>
                      <c:pt idx="1467">
                        <c:v>-212.99999999987921</c:v>
                      </c:pt>
                      <c:pt idx="1468">
                        <c:v>-211.99999999990339</c:v>
                      </c:pt>
                      <c:pt idx="1469">
                        <c:v>-211.0000000001819</c:v>
                      </c:pt>
                      <c:pt idx="1470">
                        <c:v>-208.99999999988489</c:v>
                      </c:pt>
                      <c:pt idx="1471">
                        <c:v>-209.99999999990621</c:v>
                      </c:pt>
                      <c:pt idx="1472">
                        <c:v>-208.0000000001819</c:v>
                      </c:pt>
                      <c:pt idx="1473">
                        <c:v>-207.99999999988634</c:v>
                      </c:pt>
                      <c:pt idx="1474">
                        <c:v>-206.9999999999105</c:v>
                      </c:pt>
                      <c:pt idx="1475">
                        <c:v>-206.00000000018187</c:v>
                      </c:pt>
                      <c:pt idx="1476">
                        <c:v>-204.99999999989058</c:v>
                      </c:pt>
                      <c:pt idx="1477">
                        <c:v>-204.0000000001819</c:v>
                      </c:pt>
                      <c:pt idx="1478">
                        <c:v>-203.99999999989203</c:v>
                      </c:pt>
                      <c:pt idx="1479">
                        <c:v>-202.99999999991616</c:v>
                      </c:pt>
                      <c:pt idx="1480">
                        <c:v>-202.00000000018187</c:v>
                      </c:pt>
                      <c:pt idx="1481">
                        <c:v>-201.99999999989484</c:v>
                      </c:pt>
                      <c:pt idx="1482">
                        <c:v>-200.99999999989629</c:v>
                      </c:pt>
                      <c:pt idx="1483">
                        <c:v>-200.0000000001819</c:v>
                      </c:pt>
                      <c:pt idx="1484">
                        <c:v>-199.99999999989768</c:v>
                      </c:pt>
                      <c:pt idx="1485">
                        <c:v>-198.9999999998991</c:v>
                      </c:pt>
                      <c:pt idx="1486">
                        <c:v>-198.0000000001819</c:v>
                      </c:pt>
                      <c:pt idx="1487">
                        <c:v>-196.99999999990192</c:v>
                      </c:pt>
                      <c:pt idx="1488">
                        <c:v>-196.99999999987924</c:v>
                      </c:pt>
                      <c:pt idx="1489">
                        <c:v>-196.0000000001819</c:v>
                      </c:pt>
                      <c:pt idx="1490">
                        <c:v>-195.99999999990337</c:v>
                      </c:pt>
                      <c:pt idx="1491">
                        <c:v>-195.0000000001819</c:v>
                      </c:pt>
                      <c:pt idx="1492">
                        <c:v>-193.99999999990624</c:v>
                      </c:pt>
                      <c:pt idx="1493">
                        <c:v>-193.99999999988347</c:v>
                      </c:pt>
                      <c:pt idx="1494">
                        <c:v>-192.0000000001819</c:v>
                      </c:pt>
                      <c:pt idx="1495">
                        <c:v>-192.99999999990763</c:v>
                      </c:pt>
                      <c:pt idx="1496">
                        <c:v>-190.99999999988776</c:v>
                      </c:pt>
                      <c:pt idx="1497">
                        <c:v>-191.00000000018193</c:v>
                      </c:pt>
                      <c:pt idx="1498">
                        <c:v>-189.99999999991189</c:v>
                      </c:pt>
                      <c:pt idx="1499">
                        <c:v>-189.99999999988918</c:v>
                      </c:pt>
                      <c:pt idx="1500">
                        <c:v>-189.0000000001819</c:v>
                      </c:pt>
                      <c:pt idx="1501">
                        <c:v>-187.999999999892</c:v>
                      </c:pt>
                      <c:pt idx="1502">
                        <c:v>-188.0000000001819</c:v>
                      </c:pt>
                      <c:pt idx="1503">
                        <c:v>-186.99999999989342</c:v>
                      </c:pt>
                      <c:pt idx="1504">
                        <c:v>-186.99999999991618</c:v>
                      </c:pt>
                      <c:pt idx="1505">
                        <c:v>-186.00000000015916</c:v>
                      </c:pt>
                      <c:pt idx="1506">
                        <c:v>-184.999999999919</c:v>
                      </c:pt>
                      <c:pt idx="1507">
                        <c:v>-184.99999999989626</c:v>
                      </c:pt>
                      <c:pt idx="1508">
                        <c:v>-184.00000000015913</c:v>
                      </c:pt>
                      <c:pt idx="1509">
                        <c:v>-182.99999999992184</c:v>
                      </c:pt>
                      <c:pt idx="1510">
                        <c:v>-182.99999999989913</c:v>
                      </c:pt>
                      <c:pt idx="1511">
                        <c:v>-182.00000000015919</c:v>
                      </c:pt>
                      <c:pt idx="1512">
                        <c:v>-180.99999999992471</c:v>
                      </c:pt>
                      <c:pt idx="1513">
                        <c:v>-180.99999999990195</c:v>
                      </c:pt>
                      <c:pt idx="1514">
                        <c:v>-180.00000000015916</c:v>
                      </c:pt>
                      <c:pt idx="1515">
                        <c:v>-179.99999999990337</c:v>
                      </c:pt>
                      <c:pt idx="1516">
                        <c:v>-179.00000000015916</c:v>
                      </c:pt>
                      <c:pt idx="1517">
                        <c:v>-177.99999999992895</c:v>
                      </c:pt>
                      <c:pt idx="1518">
                        <c:v>-177.99999999990621</c:v>
                      </c:pt>
                      <c:pt idx="1519">
                        <c:v>-177.00000000015913</c:v>
                      </c:pt>
                      <c:pt idx="1520">
                        <c:v>-176.99999999990763</c:v>
                      </c:pt>
                      <c:pt idx="1521">
                        <c:v>-175.99999999990908</c:v>
                      </c:pt>
                      <c:pt idx="1522">
                        <c:v>-175.00000000015916</c:v>
                      </c:pt>
                      <c:pt idx="1523">
                        <c:v>-174.99999999991047</c:v>
                      </c:pt>
                      <c:pt idx="1524">
                        <c:v>-173.99999999991189</c:v>
                      </c:pt>
                      <c:pt idx="1525">
                        <c:v>-174.00000000015919</c:v>
                      </c:pt>
                      <c:pt idx="1526">
                        <c:v>-172.99999999990195</c:v>
                      </c:pt>
                      <c:pt idx="1527">
                        <c:v>-172.00000000015916</c:v>
                      </c:pt>
                      <c:pt idx="1528">
                        <c:v>-171.99999999991473</c:v>
                      </c:pt>
                      <c:pt idx="1529">
                        <c:v>-170.99999999991616</c:v>
                      </c:pt>
                      <c:pt idx="1530">
                        <c:v>-171.00000000014782</c:v>
                      </c:pt>
                      <c:pt idx="1531">
                        <c:v>-169.99999999991761</c:v>
                      </c:pt>
                      <c:pt idx="1532">
                        <c:v>-169.99999999991761</c:v>
                      </c:pt>
                      <c:pt idx="1533">
                        <c:v>-169.00000000014779</c:v>
                      </c:pt>
                      <c:pt idx="1534">
                        <c:v>-167.99999999990905</c:v>
                      </c:pt>
                      <c:pt idx="1535">
                        <c:v>-167.99999999992042</c:v>
                      </c:pt>
                      <c:pt idx="1536">
                        <c:v>-168.00000000014779</c:v>
                      </c:pt>
                      <c:pt idx="1537">
                        <c:v>-166.99999999992184</c:v>
                      </c:pt>
                      <c:pt idx="1538">
                        <c:v>-165.99999999991189</c:v>
                      </c:pt>
                      <c:pt idx="1539">
                        <c:v>-166.00000000014779</c:v>
                      </c:pt>
                      <c:pt idx="1540">
                        <c:v>-165.19999999991987</c:v>
                      </c:pt>
                      <c:pt idx="1541">
                        <c:v>-164.70000000014323</c:v>
                      </c:pt>
                      <c:pt idx="1542">
                        <c:v>-164.19999999992129</c:v>
                      </c:pt>
                      <c:pt idx="1543">
                        <c:v>-163.69999999992197</c:v>
                      </c:pt>
                      <c:pt idx="1544">
                        <c:v>-163.00000000014782</c:v>
                      </c:pt>
                      <c:pt idx="1545">
                        <c:v>-162.59999999991444</c:v>
                      </c:pt>
                      <c:pt idx="1546">
                        <c:v>-161.99999999991758</c:v>
                      </c:pt>
                      <c:pt idx="1547">
                        <c:v>-161.50000000014779</c:v>
                      </c:pt>
                      <c:pt idx="1548">
                        <c:v>-160.89999999991005</c:v>
                      </c:pt>
                      <c:pt idx="1549">
                        <c:v>-160.39999999992213</c:v>
                      </c:pt>
                      <c:pt idx="1550">
                        <c:v>-159.80000000014098</c:v>
                      </c:pt>
                      <c:pt idx="1551">
                        <c:v>-159.39999999992355</c:v>
                      </c:pt>
                      <c:pt idx="1552">
                        <c:v>-158.80000000014095</c:v>
                      </c:pt>
                      <c:pt idx="1553">
                        <c:v>-158.299999999916</c:v>
                      </c:pt>
                      <c:pt idx="1554">
                        <c:v>-157.69999999991913</c:v>
                      </c:pt>
                      <c:pt idx="1555">
                        <c:v>-157.20000000014326</c:v>
                      </c:pt>
                      <c:pt idx="1556">
                        <c:v>-156.79999999992953</c:v>
                      </c:pt>
                      <c:pt idx="1557">
                        <c:v>-156.19999999990992</c:v>
                      </c:pt>
                      <c:pt idx="1558">
                        <c:v>-155.70000000014323</c:v>
                      </c:pt>
                      <c:pt idx="1559">
                        <c:v>-155.0999999999251</c:v>
                      </c:pt>
                      <c:pt idx="1560">
                        <c:v>-154.59999999992584</c:v>
                      </c:pt>
                      <c:pt idx="1561">
                        <c:v>-154.20000000013187</c:v>
                      </c:pt>
                      <c:pt idx="1562">
                        <c:v>-153.59999999992723</c:v>
                      </c:pt>
                      <c:pt idx="1563">
                        <c:v>-153.19999999991418</c:v>
                      </c:pt>
                      <c:pt idx="1564">
                        <c:v>-152.60000000014551</c:v>
                      </c:pt>
                      <c:pt idx="1565">
                        <c:v>-151.99999999992042</c:v>
                      </c:pt>
                      <c:pt idx="1566">
                        <c:v>-151.70000000013189</c:v>
                      </c:pt>
                      <c:pt idx="1567">
                        <c:v>-150.99999999993321</c:v>
                      </c:pt>
                      <c:pt idx="1568">
                        <c:v>-150.59999999992013</c:v>
                      </c:pt>
                      <c:pt idx="1569">
                        <c:v>-150.00000000013642</c:v>
                      </c:pt>
                      <c:pt idx="1570">
                        <c:v>-149.59999999992158</c:v>
                      </c:pt>
                      <c:pt idx="1571">
                        <c:v>-149.09999999992229</c:v>
                      </c:pt>
                      <c:pt idx="1572">
                        <c:v>-148.50000000013642</c:v>
                      </c:pt>
                      <c:pt idx="1573">
                        <c:v>-147.9999999999261</c:v>
                      </c:pt>
                      <c:pt idx="1574">
                        <c:v>-147.49999999992684</c:v>
                      </c:pt>
                      <c:pt idx="1575">
                        <c:v>-147.10000000013414</c:v>
                      </c:pt>
                      <c:pt idx="1576">
                        <c:v>-146.59999999992584</c:v>
                      </c:pt>
                      <c:pt idx="1577">
                        <c:v>-146.1000000001228</c:v>
                      </c:pt>
                      <c:pt idx="1578">
                        <c:v>-145.59999999992726</c:v>
                      </c:pt>
                      <c:pt idx="1579">
                        <c:v>-145.19999999992552</c:v>
                      </c:pt>
                      <c:pt idx="1580">
                        <c:v>-144.60000000013414</c:v>
                      </c:pt>
                      <c:pt idx="1581">
                        <c:v>-144.29999999992455</c:v>
                      </c:pt>
                      <c:pt idx="1582">
                        <c:v>-143.69999999992768</c:v>
                      </c:pt>
                      <c:pt idx="1583">
                        <c:v>-143.30000000012961</c:v>
                      </c:pt>
                      <c:pt idx="1584">
                        <c:v>-142.6999999999291</c:v>
                      </c:pt>
                      <c:pt idx="1585">
                        <c:v>-142.39999999992497</c:v>
                      </c:pt>
                      <c:pt idx="1586">
                        <c:v>-141.90000000012733</c:v>
                      </c:pt>
                      <c:pt idx="1587">
                        <c:v>-141.39999999992639</c:v>
                      </c:pt>
                      <c:pt idx="1588">
                        <c:v>-140.99999999993608</c:v>
                      </c:pt>
                      <c:pt idx="1589">
                        <c:v>-140.50000000012506</c:v>
                      </c:pt>
                      <c:pt idx="1590">
                        <c:v>-140.09999999992371</c:v>
                      </c:pt>
                      <c:pt idx="1591">
                        <c:v>-139.60000000013414</c:v>
                      </c:pt>
                      <c:pt idx="1592">
                        <c:v>-139.19999999992271</c:v>
                      </c:pt>
                      <c:pt idx="1593">
                        <c:v>-138.69999999993476</c:v>
                      </c:pt>
                      <c:pt idx="1594">
                        <c:v>-138.30000000011822</c:v>
                      </c:pt>
                      <c:pt idx="1595">
                        <c:v>-137.79999999993379</c:v>
                      </c:pt>
                      <c:pt idx="1596">
                        <c:v>-137.39999999993208</c:v>
                      </c:pt>
                      <c:pt idx="1597">
                        <c:v>-137.00000000012506</c:v>
                      </c:pt>
                      <c:pt idx="1598">
                        <c:v>-136.49999999993111</c:v>
                      </c:pt>
                      <c:pt idx="1599">
                        <c:v>-135.99999999993179</c:v>
                      </c:pt>
                      <c:pt idx="1600">
                        <c:v>-135.7000000001205</c:v>
                      </c:pt>
                      <c:pt idx="1601">
                        <c:v>-135.19999999992839</c:v>
                      </c:pt>
                      <c:pt idx="1602">
                        <c:v>-134.80000000011825</c:v>
                      </c:pt>
                      <c:pt idx="1603">
                        <c:v>-134.39999999993634</c:v>
                      </c:pt>
                      <c:pt idx="1604">
                        <c:v>-133.89999999993708</c:v>
                      </c:pt>
                      <c:pt idx="1605">
                        <c:v>-133.60000000011144</c:v>
                      </c:pt>
                      <c:pt idx="1606">
                        <c:v>-133.28571428561801</c:v>
                      </c:pt>
                      <c:pt idx="1607">
                        <c:v>0</c:v>
                      </c:pt>
                      <c:pt idx="1608">
                        <c:v>-102.1690000000001</c:v>
                      </c:pt>
                      <c:pt idx="1609">
                        <c:v>-77.216999999999985</c:v>
                      </c:pt>
                      <c:pt idx="1610">
                        <c:v>-60.697999999999979</c:v>
                      </c:pt>
                      <c:pt idx="1611">
                        <c:v>-47.881999999999948</c:v>
                      </c:pt>
                      <c:pt idx="1612">
                        <c:v>-37.944000000000074</c:v>
                      </c:pt>
                      <c:pt idx="1613">
                        <c:v>-30.251999999999953</c:v>
                      </c:pt>
                      <c:pt idx="1614">
                        <c:v>-24.295000000000073</c:v>
                      </c:pt>
                      <c:pt idx="1615">
                        <c:v>-19.670999999999935</c:v>
                      </c:pt>
                      <c:pt idx="1616">
                        <c:v>-16.05400000000003</c:v>
                      </c:pt>
                      <c:pt idx="1617">
                        <c:v>-13.245000000000005</c:v>
                      </c:pt>
                      <c:pt idx="1618">
                        <c:v>-11.046999999999969</c:v>
                      </c:pt>
                      <c:pt idx="1619">
                        <c:v>-9.3500000000000227</c:v>
                      </c:pt>
                      <c:pt idx="1620">
                        <c:v>-7.9339999999999691</c:v>
                      </c:pt>
                      <c:pt idx="1621">
                        <c:v>-6.8230000000000359</c:v>
                      </c:pt>
                      <c:pt idx="1622">
                        <c:v>-5.9219999999999686</c:v>
                      </c:pt>
                      <c:pt idx="1623">
                        <c:v>-5.1879999999999882</c:v>
                      </c:pt>
                      <c:pt idx="1624">
                        <c:v>-4.5870000000000459</c:v>
                      </c:pt>
                      <c:pt idx="1625">
                        <c:v>-4.0889999999999986</c:v>
                      </c:pt>
                      <c:pt idx="1626">
                        <c:v>-3.6719999999999686</c:v>
                      </c:pt>
                      <c:pt idx="1627">
                        <c:v>-3.3220000000000027</c:v>
                      </c:pt>
                      <c:pt idx="1628">
                        <c:v>-3.0230000000000246</c:v>
                      </c:pt>
                      <c:pt idx="1629">
                        <c:v>-2.7669999999999959</c:v>
                      </c:pt>
                      <c:pt idx="1630">
                        <c:v>-2.5439999999999827</c:v>
                      </c:pt>
                      <c:pt idx="1631">
                        <c:v>-2.3500000000000227</c:v>
                      </c:pt>
                      <c:pt idx="1632">
                        <c:v>-2.1769999999999641</c:v>
                      </c:pt>
                      <c:pt idx="1633">
                        <c:v>-2.0260000000000105</c:v>
                      </c:pt>
                      <c:pt idx="1634">
                        <c:v>-1.88900000000001</c:v>
                      </c:pt>
                      <c:pt idx="1635">
                        <c:v>-1.7669999999999959</c:v>
                      </c:pt>
                      <c:pt idx="1636">
                        <c:v>-1.6549999999999727</c:v>
                      </c:pt>
                      <c:pt idx="1637">
                        <c:v>-1.5550000000000068</c:v>
                      </c:pt>
                      <c:pt idx="1638">
                        <c:v>-1.4620000000000459</c:v>
                      </c:pt>
                      <c:pt idx="1639">
                        <c:v>-1.3779999999999859</c:v>
                      </c:pt>
                      <c:pt idx="1640">
                        <c:v>-1.3000000000000114</c:v>
                      </c:pt>
                      <c:pt idx="1641">
                        <c:v>-1.2269999999999754</c:v>
                      </c:pt>
                      <c:pt idx="1642">
                        <c:v>-1.1610000000000014</c:v>
                      </c:pt>
                      <c:pt idx="1643">
                        <c:v>-1.0989999999999895</c:v>
                      </c:pt>
                      <c:pt idx="1644">
                        <c:v>-1.04200000000003</c:v>
                      </c:pt>
                      <c:pt idx="1645">
                        <c:v>-0.98699999999996635</c:v>
                      </c:pt>
                      <c:pt idx="1646">
                        <c:v>-0.93799999999998818</c:v>
                      </c:pt>
                      <c:pt idx="1647">
                        <c:v>-0.89100000000001955</c:v>
                      </c:pt>
                      <c:pt idx="1648">
                        <c:v>-0.84600000000000364</c:v>
                      </c:pt>
                      <c:pt idx="1649">
                        <c:v>-0.80599999999998317</c:v>
                      </c:pt>
                      <c:pt idx="1650">
                        <c:v>-0.76699999999998503</c:v>
                      </c:pt>
                      <c:pt idx="1651">
                        <c:v>-0.73000000000001819</c:v>
                      </c:pt>
                      <c:pt idx="1652">
                        <c:v>-0.69700000000000273</c:v>
                      </c:pt>
                      <c:pt idx="1653">
                        <c:v>-0.66399999999998727</c:v>
                      </c:pt>
                      <c:pt idx="1654">
                        <c:v>-0.63400000000001455</c:v>
                      </c:pt>
                      <c:pt idx="1655">
                        <c:v>-0.60500000000001819</c:v>
                      </c:pt>
                      <c:pt idx="1656">
                        <c:v>-0.57900000000000773</c:v>
                      </c:pt>
                      <c:pt idx="1657">
                        <c:v>-0.55299999999999727</c:v>
                      </c:pt>
                      <c:pt idx="1658">
                        <c:v>-0.52799999999996317</c:v>
                      </c:pt>
                      <c:pt idx="1659">
                        <c:v>-0.50600000000002865</c:v>
                      </c:pt>
                      <c:pt idx="1660">
                        <c:v>-0.48500000000001364</c:v>
                      </c:pt>
                      <c:pt idx="1661">
                        <c:v>-0.46399999999999864</c:v>
                      </c:pt>
                      <c:pt idx="1662">
                        <c:v>-0.44399999999995998</c:v>
                      </c:pt>
                      <c:pt idx="1663">
                        <c:v>-0.42599999999998772</c:v>
                      </c:pt>
                      <c:pt idx="1664">
                        <c:v>-0.40900000000004866</c:v>
                      </c:pt>
                      <c:pt idx="1665">
                        <c:v>-0.39199999999999591</c:v>
                      </c:pt>
                      <c:pt idx="1666">
                        <c:v>-0.37700000000000955</c:v>
                      </c:pt>
                      <c:pt idx="1667">
                        <c:v>-0.36199999999996635</c:v>
                      </c:pt>
                      <c:pt idx="1668">
                        <c:v>-0.34800000000001319</c:v>
                      </c:pt>
                      <c:pt idx="1669">
                        <c:v>-0.33400000000000318</c:v>
                      </c:pt>
                      <c:pt idx="1670">
                        <c:v>-0.32200000000000273</c:v>
                      </c:pt>
                      <c:pt idx="1671">
                        <c:v>-0.31000000000000227</c:v>
                      </c:pt>
                      <c:pt idx="1672">
                        <c:v>-0.29899999999997817</c:v>
                      </c:pt>
                      <c:pt idx="1673">
                        <c:v>-0.28800000000001091</c:v>
                      </c:pt>
                      <c:pt idx="1674">
                        <c:v>-0.27699999999998681</c:v>
                      </c:pt>
                      <c:pt idx="1675">
                        <c:v>-0.2680000000000291</c:v>
                      </c:pt>
                      <c:pt idx="1676">
                        <c:v>-0.25799999999998136</c:v>
                      </c:pt>
                      <c:pt idx="1677">
                        <c:v>-0.25</c:v>
                      </c:pt>
                      <c:pt idx="1678">
                        <c:v>-0.24770642201840282</c:v>
                      </c:pt>
                      <c:pt idx="1679">
                        <c:v>0</c:v>
                      </c:pt>
                      <c:pt idx="1680">
                        <c:v>-0.19999999999545251</c:v>
                      </c:pt>
                      <c:pt idx="1681">
                        <c:v>-0.30000000000454746</c:v>
                      </c:pt>
                      <c:pt idx="1682">
                        <c:v>-0.20000000000056845</c:v>
                      </c:pt>
                      <c:pt idx="1683">
                        <c:v>-0.29999999999886312</c:v>
                      </c:pt>
                      <c:pt idx="1684">
                        <c:v>-0.20000000000113688</c:v>
                      </c:pt>
                      <c:pt idx="1685">
                        <c:v>-0.29999999999801047</c:v>
                      </c:pt>
                      <c:pt idx="1686">
                        <c:v>-0.20000000000113688</c:v>
                      </c:pt>
                      <c:pt idx="1687">
                        <c:v>-0.20000000000113688</c:v>
                      </c:pt>
                      <c:pt idx="1688">
                        <c:v>-0.29999999999886312</c:v>
                      </c:pt>
                      <c:pt idx="1689">
                        <c:v>-0.20000000000056842</c:v>
                      </c:pt>
                      <c:pt idx="1690">
                        <c:v>-0.29999999999886312</c:v>
                      </c:pt>
                      <c:pt idx="1691">
                        <c:v>-0.20000000000113688</c:v>
                      </c:pt>
                      <c:pt idx="1692">
                        <c:v>-0.29999999999801047</c:v>
                      </c:pt>
                      <c:pt idx="1693">
                        <c:v>-0.20000000000113688</c:v>
                      </c:pt>
                      <c:pt idx="1694">
                        <c:v>-0.29999999999886312</c:v>
                      </c:pt>
                      <c:pt idx="1695">
                        <c:v>-0.20000000000056842</c:v>
                      </c:pt>
                      <c:pt idx="1696">
                        <c:v>-0.29999999999886312</c:v>
                      </c:pt>
                      <c:pt idx="1697">
                        <c:v>-0.20000000000113688</c:v>
                      </c:pt>
                      <c:pt idx="1698">
                        <c:v>-0.20000000000056842</c:v>
                      </c:pt>
                      <c:pt idx="1699">
                        <c:v>-0.29999999999886312</c:v>
                      </c:pt>
                      <c:pt idx="1700">
                        <c:v>-0.20000000000113688</c:v>
                      </c:pt>
                      <c:pt idx="1701">
                        <c:v>-0.29999999999801047</c:v>
                      </c:pt>
                      <c:pt idx="1702">
                        <c:v>-0.20000000000113688</c:v>
                      </c:pt>
                      <c:pt idx="1703">
                        <c:v>-0.29999999999886312</c:v>
                      </c:pt>
                      <c:pt idx="1704">
                        <c:v>-0.20000000000056842</c:v>
                      </c:pt>
                      <c:pt idx="1705">
                        <c:v>-0.29999999999886312</c:v>
                      </c:pt>
                      <c:pt idx="1706">
                        <c:v>-0.20000000000113688</c:v>
                      </c:pt>
                      <c:pt idx="1707">
                        <c:v>-0.29999999999801047</c:v>
                      </c:pt>
                      <c:pt idx="1708">
                        <c:v>-0.20000000000113688</c:v>
                      </c:pt>
                      <c:pt idx="1709">
                        <c:v>-0.20000000000113688</c:v>
                      </c:pt>
                      <c:pt idx="1710">
                        <c:v>-0.29999999999801047</c:v>
                      </c:pt>
                      <c:pt idx="1711">
                        <c:v>-0.20000000000113688</c:v>
                      </c:pt>
                      <c:pt idx="1712">
                        <c:v>-0.29999999999886312</c:v>
                      </c:pt>
                      <c:pt idx="1713">
                        <c:v>-0.20000000000113688</c:v>
                      </c:pt>
                      <c:pt idx="1714">
                        <c:v>-0.29999999999801047</c:v>
                      </c:pt>
                      <c:pt idx="1715">
                        <c:v>-0.20000000000113688</c:v>
                      </c:pt>
                      <c:pt idx="1716">
                        <c:v>-0.30000000000454746</c:v>
                      </c:pt>
                      <c:pt idx="1717">
                        <c:v>-0.19999999999488408</c:v>
                      </c:pt>
                      <c:pt idx="1718">
                        <c:v>-0.20000000000113688</c:v>
                      </c:pt>
                      <c:pt idx="1719">
                        <c:v>-0.29999999999886312</c:v>
                      </c:pt>
                      <c:pt idx="1720">
                        <c:v>-0.20000000000056845</c:v>
                      </c:pt>
                      <c:pt idx="1721">
                        <c:v>-0.30000000000454746</c:v>
                      </c:pt>
                      <c:pt idx="1722">
                        <c:v>-0.19999999999545251</c:v>
                      </c:pt>
                      <c:pt idx="1723">
                        <c:v>-0.30000000000369481</c:v>
                      </c:pt>
                      <c:pt idx="1724">
                        <c:v>-0.19999999999545251</c:v>
                      </c:pt>
                      <c:pt idx="1725">
                        <c:v>-0.20000000000113688</c:v>
                      </c:pt>
                      <c:pt idx="1726">
                        <c:v>-0.29999999999801047</c:v>
                      </c:pt>
                      <c:pt idx="1727">
                        <c:v>-0.20000000000113688</c:v>
                      </c:pt>
                      <c:pt idx="1728">
                        <c:v>-0.30000000000454746</c:v>
                      </c:pt>
                      <c:pt idx="1729">
                        <c:v>-0.19999999999488408</c:v>
                      </c:pt>
                      <c:pt idx="1730">
                        <c:v>-0.30000000000454746</c:v>
                      </c:pt>
                      <c:pt idx="1731">
                        <c:v>-0.19999999999545251</c:v>
                      </c:pt>
                      <c:pt idx="1732">
                        <c:v>-0.20000000000056845</c:v>
                      </c:pt>
                      <c:pt idx="1733">
                        <c:v>-0.30000000000454746</c:v>
                      </c:pt>
                      <c:pt idx="1734">
                        <c:v>-0.19999999999545251</c:v>
                      </c:pt>
                      <c:pt idx="1735">
                        <c:v>-0.30000000000369481</c:v>
                      </c:pt>
                      <c:pt idx="1736">
                        <c:v>-0.19999999999545251</c:v>
                      </c:pt>
                      <c:pt idx="1737">
                        <c:v>-0.30000000000454746</c:v>
                      </c:pt>
                      <c:pt idx="1738">
                        <c:v>-0.20000000000113688</c:v>
                      </c:pt>
                      <c:pt idx="1739">
                        <c:v>-0.19999999999488408</c:v>
                      </c:pt>
                      <c:pt idx="1740">
                        <c:v>-0.30000000000454746</c:v>
                      </c:pt>
                      <c:pt idx="1741">
                        <c:v>-0.19999999999545251</c:v>
                      </c:pt>
                      <c:pt idx="1742">
                        <c:v>-0.30000000000369481</c:v>
                      </c:pt>
                      <c:pt idx="1743">
                        <c:v>-0.20000000000113688</c:v>
                      </c:pt>
                      <c:pt idx="1744">
                        <c:v>-0.19999999999545251</c:v>
                      </c:pt>
                      <c:pt idx="1745">
                        <c:v>-0.30000000000369481</c:v>
                      </c:pt>
                      <c:pt idx="1746">
                        <c:v>-0.19999999999545251</c:v>
                      </c:pt>
                      <c:pt idx="1747">
                        <c:v>-0.30000000000454746</c:v>
                      </c:pt>
                      <c:pt idx="1748">
                        <c:v>-0.20000000000056845</c:v>
                      </c:pt>
                      <c:pt idx="1749">
                        <c:v>-0.19999999999545251</c:v>
                      </c:pt>
                      <c:pt idx="1750">
                        <c:v>-0.30000000000454746</c:v>
                      </c:pt>
                      <c:pt idx="1751">
                        <c:v>-0.19999999999488408</c:v>
                      </c:pt>
                      <c:pt idx="1752">
                        <c:v>-0.30000000000454746</c:v>
                      </c:pt>
                      <c:pt idx="1753">
                        <c:v>-0.20000000000113688</c:v>
                      </c:pt>
                      <c:pt idx="1754">
                        <c:v>-0.29999999999801047</c:v>
                      </c:pt>
                      <c:pt idx="1755">
                        <c:v>-0.20000000000113688</c:v>
                      </c:pt>
                      <c:pt idx="1756">
                        <c:v>-0.19999999999545251</c:v>
                      </c:pt>
                      <c:pt idx="1757">
                        <c:v>-0.30000000000369481</c:v>
                      </c:pt>
                      <c:pt idx="1758">
                        <c:v>-0.20000000000113688</c:v>
                      </c:pt>
                      <c:pt idx="1759">
                        <c:v>-0.29999999999886312</c:v>
                      </c:pt>
                      <c:pt idx="1760">
                        <c:v>-0.20000000000056845</c:v>
                      </c:pt>
                      <c:pt idx="1761">
                        <c:v>-0.19999999999545251</c:v>
                      </c:pt>
                      <c:pt idx="1762">
                        <c:v>-0.30000000000454746</c:v>
                      </c:pt>
                      <c:pt idx="1763">
                        <c:v>-0.20000000000113688</c:v>
                      </c:pt>
                      <c:pt idx="1764">
                        <c:v>-0.29999999999801047</c:v>
                      </c:pt>
                      <c:pt idx="1765">
                        <c:v>-0.20000000000113688</c:v>
                      </c:pt>
                      <c:pt idx="1766">
                        <c:v>-0.19999999999545251</c:v>
                      </c:pt>
                      <c:pt idx="1767">
                        <c:v>-0.30000000000369481</c:v>
                      </c:pt>
                      <c:pt idx="1768">
                        <c:v>-0.20000000000113688</c:v>
                      </c:pt>
                      <c:pt idx="1769">
                        <c:v>-0.19999999999545251</c:v>
                      </c:pt>
                      <c:pt idx="1770">
                        <c:v>-0.30000000000369481</c:v>
                      </c:pt>
                      <c:pt idx="1771">
                        <c:v>-0.19999999999545251</c:v>
                      </c:pt>
                      <c:pt idx="1772">
                        <c:v>-0.30000000000454746</c:v>
                      </c:pt>
                      <c:pt idx="1773">
                        <c:v>-0.20000000000056842</c:v>
                      </c:pt>
                      <c:pt idx="1774">
                        <c:v>-0.19999999999545251</c:v>
                      </c:pt>
                      <c:pt idx="1775">
                        <c:v>-0.30000000000454746</c:v>
                      </c:pt>
                      <c:pt idx="1776">
                        <c:v>-0.19999999999488408</c:v>
                      </c:pt>
                      <c:pt idx="1777">
                        <c:v>-0.30000000000454746</c:v>
                      </c:pt>
                      <c:pt idx="1778">
                        <c:v>-0.19999999999545251</c:v>
                      </c:pt>
                      <c:pt idx="1779">
                        <c:v>-0.20000000000056845</c:v>
                      </c:pt>
                      <c:pt idx="1780">
                        <c:v>-0.30000000000454746</c:v>
                      </c:pt>
                      <c:pt idx="1781">
                        <c:v>-0.19999999999545251</c:v>
                      </c:pt>
                      <c:pt idx="1782">
                        <c:v>-0.30000000000369481</c:v>
                      </c:pt>
                      <c:pt idx="1783">
                        <c:v>-0.19999999999545251</c:v>
                      </c:pt>
                      <c:pt idx="1784">
                        <c:v>-0.20000000000113688</c:v>
                      </c:pt>
                      <c:pt idx="1785">
                        <c:v>-0.30000000000369481</c:v>
                      </c:pt>
                      <c:pt idx="1786">
                        <c:v>-0.19999999999545251</c:v>
                      </c:pt>
                      <c:pt idx="1787">
                        <c:v>-0.20000000000113688</c:v>
                      </c:pt>
                      <c:pt idx="1788">
                        <c:v>-0.29999999999886312</c:v>
                      </c:pt>
                      <c:pt idx="1789">
                        <c:v>-0.20000000000056842</c:v>
                      </c:pt>
                      <c:pt idx="1790">
                        <c:v>-0.30000000000454746</c:v>
                      </c:pt>
                      <c:pt idx="1791">
                        <c:v>-0.19999999999545251</c:v>
                      </c:pt>
                      <c:pt idx="1792">
                        <c:v>-0.20000000000056842</c:v>
                      </c:pt>
                      <c:pt idx="1793">
                        <c:v>-0.29999999999886312</c:v>
                      </c:pt>
                      <c:pt idx="1794">
                        <c:v>-0.20000000000113688</c:v>
                      </c:pt>
                      <c:pt idx="1795">
                        <c:v>-0.20000000000056842</c:v>
                      </c:pt>
                      <c:pt idx="1796">
                        <c:v>-0.29999999999886312</c:v>
                      </c:pt>
                      <c:pt idx="1797">
                        <c:v>-0.20000000000113688</c:v>
                      </c:pt>
                      <c:pt idx="1798">
                        <c:v>-0.29999999999801047</c:v>
                      </c:pt>
                      <c:pt idx="1799">
                        <c:v>-0.20000000000113688</c:v>
                      </c:pt>
                      <c:pt idx="1800">
                        <c:v>-0.20000000000113688</c:v>
                      </c:pt>
                      <c:pt idx="1801">
                        <c:v>-0.29999999999801047</c:v>
                      </c:pt>
                      <c:pt idx="1802">
                        <c:v>-0.20000000000113688</c:v>
                      </c:pt>
                      <c:pt idx="1803">
                        <c:v>-0.20000000000113688</c:v>
                      </c:pt>
                      <c:pt idx="1804">
                        <c:v>-0.29999999999801047</c:v>
                      </c:pt>
                      <c:pt idx="1805">
                        <c:v>-0.20000000000113688</c:v>
                      </c:pt>
                      <c:pt idx="1806">
                        <c:v>-0.20000000000113688</c:v>
                      </c:pt>
                      <c:pt idx="1807">
                        <c:v>-0.29999999999801047</c:v>
                      </c:pt>
                      <c:pt idx="1808">
                        <c:v>-0.20000000000113688</c:v>
                      </c:pt>
                      <c:pt idx="1809">
                        <c:v>-0.29999999999886312</c:v>
                      </c:pt>
                      <c:pt idx="1810">
                        <c:v>-0.20000000000056842</c:v>
                      </c:pt>
                      <c:pt idx="1811">
                        <c:v>-0.20000000000113688</c:v>
                      </c:pt>
                      <c:pt idx="1812">
                        <c:v>-0.29999999999886312</c:v>
                      </c:pt>
                      <c:pt idx="1813">
                        <c:v>-0.20000000000113688</c:v>
                      </c:pt>
                      <c:pt idx="1814">
                        <c:v>-0.20000000000056845</c:v>
                      </c:pt>
                      <c:pt idx="1815">
                        <c:v>-0.29999999999886312</c:v>
                      </c:pt>
                      <c:pt idx="1816">
                        <c:v>-0.20000000000113688</c:v>
                      </c:pt>
                      <c:pt idx="1817">
                        <c:v>-0.20000000000056845</c:v>
                      </c:pt>
                      <c:pt idx="1818">
                        <c:v>-0.29999999999886312</c:v>
                      </c:pt>
                      <c:pt idx="1819">
                        <c:v>-0.20000000000113688</c:v>
                      </c:pt>
                      <c:pt idx="1820">
                        <c:v>-0.20000000000056845</c:v>
                      </c:pt>
                      <c:pt idx="1821">
                        <c:v>-0.29999999999886312</c:v>
                      </c:pt>
                      <c:pt idx="1822">
                        <c:v>-0.20000000000113688</c:v>
                      </c:pt>
                      <c:pt idx="1823">
                        <c:v>-0.29999999999801047</c:v>
                      </c:pt>
                      <c:pt idx="1824">
                        <c:v>-0.20000000000113688</c:v>
                      </c:pt>
                      <c:pt idx="1825">
                        <c:v>-0.20000000000113688</c:v>
                      </c:pt>
                      <c:pt idx="1826">
                        <c:v>-0.29999999999801047</c:v>
                      </c:pt>
                      <c:pt idx="1827">
                        <c:v>-0.20000000000113688</c:v>
                      </c:pt>
                      <c:pt idx="1828">
                        <c:v>-0.20000000000113688</c:v>
                      </c:pt>
                      <c:pt idx="1829">
                        <c:v>-0.29999999999801047</c:v>
                      </c:pt>
                      <c:pt idx="1830">
                        <c:v>-0.20000000000113688</c:v>
                      </c:pt>
                      <c:pt idx="1831">
                        <c:v>-0.19999999999545251</c:v>
                      </c:pt>
                      <c:pt idx="1832">
                        <c:v>-0.30000000000369481</c:v>
                      </c:pt>
                      <c:pt idx="1833">
                        <c:v>-0.20000000000113688</c:v>
                      </c:pt>
                      <c:pt idx="1834">
                        <c:v>-0.19999999999545251</c:v>
                      </c:pt>
                      <c:pt idx="1835">
                        <c:v>-0.30000000000369481</c:v>
                      </c:pt>
                      <c:pt idx="1836">
                        <c:v>-0.19999999999545251</c:v>
                      </c:pt>
                      <c:pt idx="1837">
                        <c:v>-0.20000000000113688</c:v>
                      </c:pt>
                      <c:pt idx="1838">
                        <c:v>-0.30000000000454746</c:v>
                      </c:pt>
                      <c:pt idx="1839">
                        <c:v>-0.19999999999488408</c:v>
                      </c:pt>
                      <c:pt idx="1840">
                        <c:v>-0.20000000000113688</c:v>
                      </c:pt>
                      <c:pt idx="1841">
                        <c:v>-0.29999999999886312</c:v>
                      </c:pt>
                      <c:pt idx="1842">
                        <c:v>-0.20000000000056845</c:v>
                      </c:pt>
                      <c:pt idx="1843">
                        <c:v>-0.20000000000113688</c:v>
                      </c:pt>
                      <c:pt idx="1844">
                        <c:v>-0.29999999999886312</c:v>
                      </c:pt>
                      <c:pt idx="1845">
                        <c:v>-0.20000000000056845</c:v>
                      </c:pt>
                      <c:pt idx="1846">
                        <c:v>-0.20000000000113688</c:v>
                      </c:pt>
                      <c:pt idx="1847">
                        <c:v>-0.29999999999886312</c:v>
                      </c:pt>
                      <c:pt idx="1848">
                        <c:v>-0.20000000000056845</c:v>
                      </c:pt>
                      <c:pt idx="1849">
                        <c:v>-0.20000000000113688</c:v>
                      </c:pt>
                      <c:pt idx="1850">
                        <c:v>-0.29999999999886312</c:v>
                      </c:pt>
                      <c:pt idx="1851">
                        <c:v>-0.20000000000056845</c:v>
                      </c:pt>
                      <c:pt idx="1852">
                        <c:v>-0.20000000000113688</c:v>
                      </c:pt>
                      <c:pt idx="1853">
                        <c:v>-0.29999999999886312</c:v>
                      </c:pt>
                      <c:pt idx="1854">
                        <c:v>-0.20000000000056845</c:v>
                      </c:pt>
                      <c:pt idx="1855">
                        <c:v>-0.20000000000113688</c:v>
                      </c:pt>
                      <c:pt idx="1856">
                        <c:v>-0.29999999999886312</c:v>
                      </c:pt>
                      <c:pt idx="1857">
                        <c:v>-0.20000000000056845</c:v>
                      </c:pt>
                      <c:pt idx="1858">
                        <c:v>-0.20000000000113688</c:v>
                      </c:pt>
                      <c:pt idx="1859">
                        <c:v>-0.29999999999886312</c:v>
                      </c:pt>
                      <c:pt idx="1860">
                        <c:v>-0.20000000000056845</c:v>
                      </c:pt>
                      <c:pt idx="1861">
                        <c:v>-0.20000000000113688</c:v>
                      </c:pt>
                      <c:pt idx="1862">
                        <c:v>-0.29999999999886312</c:v>
                      </c:pt>
                      <c:pt idx="1863">
                        <c:v>-0.20000000000113688</c:v>
                      </c:pt>
                      <c:pt idx="1864">
                        <c:v>-0.20000000000056842</c:v>
                      </c:pt>
                      <c:pt idx="1865">
                        <c:v>-0.19999999999545251</c:v>
                      </c:pt>
                      <c:pt idx="1866">
                        <c:v>-0.30000000000454746</c:v>
                      </c:pt>
                      <c:pt idx="1867">
                        <c:v>-0.19999999999488408</c:v>
                      </c:pt>
                      <c:pt idx="1868">
                        <c:v>-0.20000000000113688</c:v>
                      </c:pt>
                      <c:pt idx="1869">
                        <c:v>-0.30000000000454746</c:v>
                      </c:pt>
                      <c:pt idx="1870">
                        <c:v>-0.19999999999488408</c:v>
                      </c:pt>
                      <c:pt idx="1871">
                        <c:v>-0.20000000000113688</c:v>
                      </c:pt>
                      <c:pt idx="1872">
                        <c:v>-0.29999999999886312</c:v>
                      </c:pt>
                      <c:pt idx="1873">
                        <c:v>-0.20000000000056845</c:v>
                      </c:pt>
                      <c:pt idx="1874">
                        <c:v>-0.20000000000113688</c:v>
                      </c:pt>
                      <c:pt idx="1875">
                        <c:v>-0.29999999999886312</c:v>
                      </c:pt>
                      <c:pt idx="1876">
                        <c:v>-0.20000000000056845</c:v>
                      </c:pt>
                      <c:pt idx="1877">
                        <c:v>-0.20000000000113688</c:v>
                      </c:pt>
                      <c:pt idx="1878">
                        <c:v>-0.29999999999886312</c:v>
                      </c:pt>
                      <c:pt idx="1879">
                        <c:v>-0.20000000000056845</c:v>
                      </c:pt>
                      <c:pt idx="1880">
                        <c:v>-0.20000000000113688</c:v>
                      </c:pt>
                      <c:pt idx="1881">
                        <c:v>-0.20000000000113688</c:v>
                      </c:pt>
                      <c:pt idx="1882">
                        <c:v>-0.29999999999801047</c:v>
                      </c:pt>
                      <c:pt idx="1883">
                        <c:v>-0.20000000000113688</c:v>
                      </c:pt>
                      <c:pt idx="1884">
                        <c:v>-0.20000000000113688</c:v>
                      </c:pt>
                      <c:pt idx="1885">
                        <c:v>-0.29999999999801047</c:v>
                      </c:pt>
                      <c:pt idx="1886">
                        <c:v>-0.20000000000113688</c:v>
                      </c:pt>
                      <c:pt idx="1887">
                        <c:v>-0.20000000000113688</c:v>
                      </c:pt>
                      <c:pt idx="1888">
                        <c:v>-0.19999999999545251</c:v>
                      </c:pt>
                      <c:pt idx="1889">
                        <c:v>-0.30000000000369481</c:v>
                      </c:pt>
                      <c:pt idx="1890">
                        <c:v>-0.19999999999545251</c:v>
                      </c:pt>
                      <c:pt idx="1891">
                        <c:v>-0.20000000000113688</c:v>
                      </c:pt>
                      <c:pt idx="1892">
                        <c:v>-0.30000000000369481</c:v>
                      </c:pt>
                      <c:pt idx="1893">
                        <c:v>-0.19999999999545251</c:v>
                      </c:pt>
                      <c:pt idx="1894">
                        <c:v>-0.20000000000113688</c:v>
                      </c:pt>
                      <c:pt idx="1895">
                        <c:v>-0.20000000000056845</c:v>
                      </c:pt>
                      <c:pt idx="1896">
                        <c:v>-0.29999999999886312</c:v>
                      </c:pt>
                      <c:pt idx="1897">
                        <c:v>-0.20000000000113688</c:v>
                      </c:pt>
                      <c:pt idx="1898">
                        <c:v>-0.20000000000056845</c:v>
                      </c:pt>
                      <c:pt idx="1899">
                        <c:v>-0.29999999999886312</c:v>
                      </c:pt>
                      <c:pt idx="1900">
                        <c:v>-0.20000000000113688</c:v>
                      </c:pt>
                      <c:pt idx="1901">
                        <c:v>-0.20000000000056845</c:v>
                      </c:pt>
                      <c:pt idx="1902">
                        <c:v>-0.20000000000113688</c:v>
                      </c:pt>
                      <c:pt idx="1903">
                        <c:v>-0.20000000000113688</c:v>
                      </c:pt>
                      <c:pt idx="1904">
                        <c:v>-0.19999999999488408</c:v>
                      </c:pt>
                      <c:pt idx="1905">
                        <c:v>-0.30000000000454746</c:v>
                      </c:pt>
                      <c:pt idx="1906">
                        <c:v>-0.19999999999545251</c:v>
                      </c:pt>
                      <c:pt idx="1907">
                        <c:v>-0.20000000000056842</c:v>
                      </c:pt>
                      <c:pt idx="1908">
                        <c:v>-0.20000000000113688</c:v>
                      </c:pt>
                      <c:pt idx="1909">
                        <c:v>-0.10000000000341061</c:v>
                      </c:pt>
                      <c:pt idx="1910">
                        <c:v>-0.19999999999488408</c:v>
                      </c:pt>
                      <c:pt idx="1911">
                        <c:v>-0.20000000000113688</c:v>
                      </c:pt>
                      <c:pt idx="1912">
                        <c:v>-0.10000000000341061</c:v>
                      </c:pt>
                      <c:pt idx="1913">
                        <c:v>-9.9999999997726255E-2</c:v>
                      </c:pt>
                      <c:pt idx="1914">
                        <c:v>-9.9999999997442038E-2</c:v>
                      </c:pt>
                      <c:pt idx="1915">
                        <c:v>-0.10000000000341061</c:v>
                      </c:pt>
                      <c:pt idx="1916">
                        <c:v>0</c:v>
                      </c:pt>
                      <c:pt idx="1917">
                        <c:v>0</c:v>
                      </c:pt>
                      <c:pt idx="1918">
                        <c:v>0.10000000000341061</c:v>
                      </c:pt>
                      <c:pt idx="1919">
                        <c:v>0.19999999999545251</c:v>
                      </c:pt>
                      <c:pt idx="1920">
                        <c:v>0.20000000000056845</c:v>
                      </c:pt>
                      <c:pt idx="1921">
                        <c:v>0.20000000000113688</c:v>
                      </c:pt>
                      <c:pt idx="1922">
                        <c:v>0.29999999999886312</c:v>
                      </c:pt>
                      <c:pt idx="1923">
                        <c:v>0.30000000000369481</c:v>
                      </c:pt>
                      <c:pt idx="1924">
                        <c:v>0.29999999999886312</c:v>
                      </c:pt>
                      <c:pt idx="1925">
                        <c:v>0.39999999999658942</c:v>
                      </c:pt>
                      <c:pt idx="1926">
                        <c:v>0.30000000000369481</c:v>
                      </c:pt>
                      <c:pt idx="1927">
                        <c:v>0.29999999999886312</c:v>
                      </c:pt>
                      <c:pt idx="1928">
                        <c:v>0.20000000000113688</c:v>
                      </c:pt>
                      <c:pt idx="1929">
                        <c:v>0.29999999999801047</c:v>
                      </c:pt>
                      <c:pt idx="1930">
                        <c:v>0.29999999999886312</c:v>
                      </c:pt>
                      <c:pt idx="1931">
                        <c:v>0.30000000000454746</c:v>
                      </c:pt>
                      <c:pt idx="1932">
                        <c:v>0.49999999999857886</c:v>
                      </c:pt>
                      <c:pt idx="1933">
                        <c:v>0.5</c:v>
                      </c:pt>
                      <c:pt idx="1934">
                        <c:v>0.70000000000113693</c:v>
                      </c:pt>
                      <c:pt idx="1935">
                        <c:v>0.89999999999403146</c:v>
                      </c:pt>
                      <c:pt idx="1936">
                        <c:v>1.1000000000034107</c:v>
                      </c:pt>
                      <c:pt idx="1937">
                        <c:v>1.5</c:v>
                      </c:pt>
                      <c:pt idx="1938">
                        <c:v>1.9000000000022739</c:v>
                      </c:pt>
                      <c:pt idx="1939">
                        <c:v>2.2999999999980103</c:v>
                      </c:pt>
                      <c:pt idx="1940">
                        <c:v>2.9000000000022732</c:v>
                      </c:pt>
                      <c:pt idx="1941">
                        <c:v>3.9000000000022736</c:v>
                      </c:pt>
                      <c:pt idx="1942">
                        <c:v>4.8999999999883475</c:v>
                      </c:pt>
                      <c:pt idx="1943">
                        <c:v>5.7000000000068214</c:v>
                      </c:pt>
                      <c:pt idx="1944">
                        <c:v>6.6000000000034111</c:v>
                      </c:pt>
                      <c:pt idx="1945">
                        <c:v>7.2999999999894829</c:v>
                      </c:pt>
                      <c:pt idx="1946">
                        <c:v>8.0000000000056843</c:v>
                      </c:pt>
                      <c:pt idx="1947">
                        <c:v>8.5000000000056843</c:v>
                      </c:pt>
                      <c:pt idx="1948">
                        <c:v>8.9999999999857891</c:v>
                      </c:pt>
                      <c:pt idx="1949">
                        <c:v>9.3000000000102325</c:v>
                      </c:pt>
                      <c:pt idx="1950">
                        <c:v>9.0000000000056843</c:v>
                      </c:pt>
                      <c:pt idx="1951">
                        <c:v>8.099999999986073</c:v>
                      </c:pt>
                      <c:pt idx="1952">
                        <c:v>7.2000000000068205</c:v>
                      </c:pt>
                      <c:pt idx="1953">
                        <c:v>6.6000000000034111</c:v>
                      </c:pt>
                      <c:pt idx="1954">
                        <c:v>5.9999999999886304</c:v>
                      </c:pt>
                      <c:pt idx="1955">
                        <c:v>6.0000000000056843</c:v>
                      </c:pt>
                      <c:pt idx="1956">
                        <c:v>6.1000000000034102</c:v>
                      </c:pt>
                      <c:pt idx="1957">
                        <c:v>6.5999999999903372</c:v>
                      </c:pt>
                      <c:pt idx="1958">
                        <c:v>7.3000000000045473</c:v>
                      </c:pt>
                      <c:pt idx="1959">
                        <c:v>8.3000000000102325</c:v>
                      </c:pt>
                      <c:pt idx="1960">
                        <c:v>9.9999999999772626</c:v>
                      </c:pt>
                      <c:pt idx="1961">
                        <c:v>12.500000000011369</c:v>
                      </c:pt>
                      <c:pt idx="1962">
                        <c:v>15.500000000017055</c:v>
                      </c:pt>
                      <c:pt idx="1963">
                        <c:v>18.700000000018189</c:v>
                      </c:pt>
                      <c:pt idx="1964">
                        <c:v>22.399999999955664</c:v>
                      </c:pt>
                      <c:pt idx="1965">
                        <c:v>32.700000000029561</c:v>
                      </c:pt>
                      <c:pt idx="1966">
                        <c:v>46.900000000042063</c:v>
                      </c:pt>
                      <c:pt idx="1967">
                        <c:v>58.199999999886877</c:v>
                      </c:pt>
                      <c:pt idx="1968">
                        <c:v>77.700000000069352</c:v>
                      </c:pt>
                      <c:pt idx="1969">
                        <c:v>87.800000000084125</c:v>
                      </c:pt>
                      <c:pt idx="1970">
                        <c:v>85.199999999832883</c:v>
                      </c:pt>
                      <c:pt idx="1971">
                        <c:v>76.000000000068212</c:v>
                      </c:pt>
                      <c:pt idx="1972">
                        <c:v>65.400000000059123</c:v>
                      </c:pt>
                      <c:pt idx="1973">
                        <c:v>55.899999999894561</c:v>
                      </c:pt>
                      <c:pt idx="1974">
                        <c:v>48.500000000045475</c:v>
                      </c:pt>
                      <c:pt idx="1975">
                        <c:v>43.500000000034106</c:v>
                      </c:pt>
                      <c:pt idx="1976">
                        <c:v>40.599999999922126</c:v>
                      </c:pt>
                      <c:pt idx="1977">
                        <c:v>39.300000000038651</c:v>
                      </c:pt>
                      <c:pt idx="1978">
                        <c:v>39.200000000035239</c:v>
                      </c:pt>
                      <c:pt idx="1979">
                        <c:v>40.499999999918998</c:v>
                      </c:pt>
                      <c:pt idx="1980">
                        <c:v>47.100000000043195</c:v>
                      </c:pt>
                      <c:pt idx="1981">
                        <c:v>57.600000000054564</c:v>
                      </c:pt>
                      <c:pt idx="1982">
                        <c:v>70.199999999864147</c:v>
                      </c:pt>
                      <c:pt idx="1983">
                        <c:v>84.000000000073896</c:v>
                      </c:pt>
                      <c:pt idx="1984">
                        <c:v>100.70000000009209</c:v>
                      </c:pt>
                      <c:pt idx="1985">
                        <c:v>129.29999999975075</c:v>
                      </c:pt>
                      <c:pt idx="1986">
                        <c:v>162.70000000014892</c:v>
                      </c:pt>
                      <c:pt idx="1987">
                        <c:v>195.00000000017619</c:v>
                      </c:pt>
                      <c:pt idx="1988">
                        <c:v>223.70000000020576</c:v>
                      </c:pt>
                      <c:pt idx="1989">
                        <c:v>249.3999999995151</c:v>
                      </c:pt>
                      <c:pt idx="1990">
                        <c:v>273.40000000025242</c:v>
                      </c:pt>
                      <c:pt idx="1991">
                        <c:v>293.60000000026486</c:v>
                      </c:pt>
                      <c:pt idx="1992">
                        <c:v>309.09999999940339</c:v>
                      </c:pt>
                      <c:pt idx="1993">
                        <c:v>320.70000000029103</c:v>
                      </c:pt>
                      <c:pt idx="1994">
                        <c:v>322.3000000002944</c:v>
                      </c:pt>
                      <c:pt idx="1995">
                        <c:v>292.19999999943212</c:v>
                      </c:pt>
                      <c:pt idx="1996">
                        <c:v>251.3000000002319</c:v>
                      </c:pt>
                      <c:pt idx="1997">
                        <c:v>211.50000000019327</c:v>
                      </c:pt>
                      <c:pt idx="1998">
                        <c:v>177.19999999965665</c:v>
                      </c:pt>
                      <c:pt idx="1999">
                        <c:v>150.20000000013755</c:v>
                      </c:pt>
                      <c:pt idx="2000">
                        <c:v>131.50000000011937</c:v>
                      </c:pt>
                      <c:pt idx="2001">
                        <c:v>117.29999999977346</c:v>
                      </c:pt>
                      <c:pt idx="2002">
                        <c:v>105.7000000000921</c:v>
                      </c:pt>
                      <c:pt idx="2003">
                        <c:v>96.000000000090949</c:v>
                      </c:pt>
                      <c:pt idx="2004">
                        <c:v>92.499999999822364</c:v>
                      </c:pt>
                      <c:pt idx="2005">
                        <c:v>105.30000000009549</c:v>
                      </c:pt>
                      <c:pt idx="2006">
                        <c:v>126.50000000011369</c:v>
                      </c:pt>
                      <c:pt idx="2007">
                        <c:v>149.29999999971096</c:v>
                      </c:pt>
                      <c:pt idx="2008">
                        <c:v>172.60000000015688</c:v>
                      </c:pt>
                      <c:pt idx="2009">
                        <c:v>205.20000000018871</c:v>
                      </c:pt>
                      <c:pt idx="2010">
                        <c:v>259.09999999949434</c:v>
                      </c:pt>
                      <c:pt idx="2011">
                        <c:v>318.10000000029333</c:v>
                      </c:pt>
                      <c:pt idx="2012">
                        <c:v>366.00000000032969</c:v>
                      </c:pt>
                      <c:pt idx="2013">
                        <c:v>413.20000000037629</c:v>
                      </c:pt>
                      <c:pt idx="2014">
                        <c:v>459.29999999911405</c:v>
                      </c:pt>
                      <c:pt idx="2015">
                        <c:v>502.70000000045587</c:v>
                      </c:pt>
                      <c:pt idx="2016">
                        <c:v>538.50000000048885</c:v>
                      </c:pt>
                      <c:pt idx="2017">
                        <c:v>573.59999999889033</c:v>
                      </c:pt>
                      <c:pt idx="2018">
                        <c:v>594.70000000054119</c:v>
                      </c:pt>
                      <c:pt idx="2019">
                        <c:v>581.00000000052864</c:v>
                      </c:pt>
                      <c:pt idx="2020">
                        <c:v>515.59999999900413</c:v>
                      </c:pt>
                      <c:pt idx="2021">
                        <c:v>440.60000000040128</c:v>
                      </c:pt>
                      <c:pt idx="2022">
                        <c:v>371.2000000003365</c:v>
                      </c:pt>
                      <c:pt idx="2023">
                        <c:v>309.39999999940147</c:v>
                      </c:pt>
                      <c:pt idx="2024">
                        <c:v>265.3000000002433</c:v>
                      </c:pt>
                      <c:pt idx="2025">
                        <c:v>240.20000000021716</c:v>
                      </c:pt>
                      <c:pt idx="2026">
                        <c:v>226.69999999956144</c:v>
                      </c:pt>
                      <c:pt idx="2027">
                        <c:v>223.30000000020351</c:v>
                      </c:pt>
                      <c:pt idx="2028">
                        <c:v>223.20000000020576</c:v>
                      </c:pt>
                      <c:pt idx="2029">
                        <c:v>245.3999999995265</c:v>
                      </c:pt>
                      <c:pt idx="2030">
                        <c:v>299.40000000026942</c:v>
                      </c:pt>
                      <c:pt idx="2031">
                        <c:v>368.10000000033313</c:v>
                      </c:pt>
                      <c:pt idx="2032">
                        <c:v>441.39999999914562</c:v>
                      </c:pt>
                      <c:pt idx="2033">
                        <c:v>517.00000000047748</c:v>
                      </c:pt>
                      <c:pt idx="2034">
                        <c:v>629.30000000057294</c:v>
                      </c:pt>
                      <c:pt idx="2035">
                        <c:v>777.29999999848883</c:v>
                      </c:pt>
                      <c:pt idx="2036">
                        <c:v>924.70000000084804</c:v>
                      </c:pt>
                      <c:pt idx="2037">
                        <c:v>1057.4000000009571</c:v>
                      </c:pt>
                      <c:pt idx="2038">
                        <c:v>1178.2000000010755</c:v>
                      </c:pt>
                      <c:pt idx="2039">
                        <c:v>1292.5999999974949</c:v>
                      </c:pt>
                      <c:pt idx="2040">
                        <c:v>1387.6000000012712</c:v>
                      </c:pt>
                      <c:pt idx="2041">
                        <c:v>1464.5000000013301</c:v>
                      </c:pt>
                      <c:pt idx="2042">
                        <c:v>1524.0999999970529</c:v>
                      </c:pt>
                      <c:pt idx="2043">
                        <c:v>1563.3000000014256</c:v>
                      </c:pt>
                      <c:pt idx="2044">
                        <c:v>1496.0000000013529</c:v>
                      </c:pt>
                      <c:pt idx="2045">
                        <c:v>1333.4999999974266</c:v>
                      </c:pt>
                      <c:pt idx="2046">
                        <c:v>1171.5000000010687</c:v>
                      </c:pt>
                      <c:pt idx="2047">
                        <c:v>1033.6000000009412</c:v>
                      </c:pt>
                      <c:pt idx="2048">
                        <c:v>925.29999999820461</c:v>
                      </c:pt>
                      <c:pt idx="2049">
                        <c:v>848.10000000077071</c:v>
                      </c:pt>
                      <c:pt idx="2050">
                        <c:v>791.30000000072084</c:v>
                      </c:pt>
                      <c:pt idx="2051">
                        <c:v>745.89999999856445</c:v>
                      </c:pt>
                      <c:pt idx="2052">
                        <c:v>707.50000000063665</c:v>
                      </c:pt>
                      <c:pt idx="2053">
                        <c:v>675.20000000062066</c:v>
                      </c:pt>
                      <c:pt idx="2054">
                        <c:v>697.49999999864292</c:v>
                      </c:pt>
                      <c:pt idx="2055">
                        <c:v>757.70000000068899</c:v>
                      </c:pt>
                      <c:pt idx="2056">
                        <c:v>825.20000000075709</c:v>
                      </c:pt>
                      <c:pt idx="2057">
                        <c:v>887.69999999827962</c:v>
                      </c:pt>
                      <c:pt idx="2058">
                        <c:v>946.7000000008594</c:v>
                      </c:pt>
                      <c:pt idx="2059">
                        <c:v>1043.2000000009502</c:v>
                      </c:pt>
                      <c:pt idx="2060">
                        <c:v>1152.4999999977701</c:v>
                      </c:pt>
                      <c:pt idx="2061">
                        <c:v>1253.9000000011506</c:v>
                      </c:pt>
                      <c:pt idx="2062">
                        <c:v>1339.0000000012164</c:v>
                      </c:pt>
                      <c:pt idx="2063">
                        <c:v>1422.0000000012847</c:v>
                      </c:pt>
                      <c:pt idx="2064">
                        <c:v>1506.1999999970903</c:v>
                      </c:pt>
                      <c:pt idx="2065">
                        <c:v>1571.1000000014301</c:v>
                      </c:pt>
                      <c:pt idx="2066">
                        <c:v>1616.2000000014734</c:v>
                      </c:pt>
                      <c:pt idx="2067">
                        <c:v>1643.8999999968191</c:v>
                      </c:pt>
                      <c:pt idx="2068">
                        <c:v>1647.6000000014983</c:v>
                      </c:pt>
                      <c:pt idx="2069">
                        <c:v>1548.1000000014074</c:v>
                      </c:pt>
                      <c:pt idx="2070">
                        <c:v>1412.1999999972777</c:v>
                      </c:pt>
                      <c:pt idx="2071">
                        <c:v>1285.0000000011707</c:v>
                      </c:pt>
                      <c:pt idx="2072">
                        <c:v>1178.0000000010687</c:v>
                      </c:pt>
                      <c:pt idx="2073">
                        <c:v>1090.5999999978872</c:v>
                      </c:pt>
                      <c:pt idx="2074">
                        <c:v>1021.0000000009322</c:v>
                      </c:pt>
                      <c:pt idx="2075">
                        <c:v>960.00000000087539</c:v>
                      </c:pt>
                      <c:pt idx="2076">
                        <c:v>903.99999999824922</c:v>
                      </c:pt>
                      <c:pt idx="2077">
                        <c:v>852.00000000077296</c:v>
                      </c:pt>
                      <c:pt idx="2078">
                        <c:v>809.0000000007276</c:v>
                      </c:pt>
                      <c:pt idx="2079">
                        <c:v>810.99999999844533</c:v>
                      </c:pt>
                      <c:pt idx="2080">
                        <c:v>830.00000000075022</c:v>
                      </c:pt>
                      <c:pt idx="2081">
                        <c:v>848.00000000077307</c:v>
                      </c:pt>
                      <c:pt idx="2082">
                        <c:v>859.9999999983288</c:v>
                      </c:pt>
                      <c:pt idx="2083">
                        <c:v>872.00000000079581</c:v>
                      </c:pt>
                      <c:pt idx="2084">
                        <c:v>906.00000000084128</c:v>
                      </c:pt>
                      <c:pt idx="2085">
                        <c:v>941.99999999816396</c:v>
                      </c:pt>
                      <c:pt idx="2086">
                        <c:v>974.00000000088664</c:v>
                      </c:pt>
                      <c:pt idx="2087">
                        <c:v>997.00000000090949</c:v>
                      </c:pt>
                      <c:pt idx="2088">
                        <c:v>1011.0000000009094</c:v>
                      </c:pt>
                      <c:pt idx="2089">
                        <c:v>1020.9999999980303</c:v>
                      </c:pt>
                      <c:pt idx="2090">
                        <c:v>1025.0000000009322</c:v>
                      </c:pt>
                      <c:pt idx="2091">
                        <c:v>1020.0000000009322</c:v>
                      </c:pt>
                      <c:pt idx="2092">
                        <c:v>1010.9999999980588</c:v>
                      </c:pt>
                      <c:pt idx="2093">
                        <c:v>985.00000000088676</c:v>
                      </c:pt>
                      <c:pt idx="2094">
                        <c:v>901.00000000081855</c:v>
                      </c:pt>
                      <c:pt idx="2095">
                        <c:v>814.99999999843396</c:v>
                      </c:pt>
                      <c:pt idx="2096">
                        <c:v>738.00000000065938</c:v>
                      </c:pt>
                      <c:pt idx="2097">
                        <c:v>675.00000000061391</c:v>
                      </c:pt>
                      <c:pt idx="2098">
                        <c:v>621.9999999988006</c:v>
                      </c:pt>
                      <c:pt idx="2099">
                        <c:v>580.00000000052296</c:v>
                      </c:pt>
                      <c:pt idx="2100">
                        <c:v>540.00000000050022</c:v>
                      </c:pt>
                      <c:pt idx="2101">
                        <c:v>501.99999999902798</c:v>
                      </c:pt>
                      <c:pt idx="2102">
                        <c:v>465.00000000040922</c:v>
                      </c:pt>
                      <c:pt idx="2103">
                        <c:v>442.00000000040927</c:v>
                      </c:pt>
                      <c:pt idx="2104">
                        <c:v>435.99999999917014</c:v>
                      </c:pt>
                      <c:pt idx="2105">
                        <c:v>438.00000000038654</c:v>
                      </c:pt>
                      <c:pt idx="2106">
                        <c:v>437.00000000040927</c:v>
                      </c:pt>
                      <c:pt idx="2107">
                        <c:v>433.99999999915303</c:v>
                      </c:pt>
                      <c:pt idx="2108">
                        <c:v>432.00000000038654</c:v>
                      </c:pt>
                      <c:pt idx="2109">
                        <c:v>440.00000000040927</c:v>
                      </c:pt>
                      <c:pt idx="2110">
                        <c:v>446.99999999913882</c:v>
                      </c:pt>
                      <c:pt idx="2111">
                        <c:v>453.00000000040927</c:v>
                      </c:pt>
                      <c:pt idx="2112">
                        <c:v>454.00000000040922</c:v>
                      </c:pt>
                      <c:pt idx="2113">
                        <c:v>453.00000000040927</c:v>
                      </c:pt>
                      <c:pt idx="2114">
                        <c:v>446.99999999913882</c:v>
                      </c:pt>
                      <c:pt idx="2115">
                        <c:v>438.00000000040927</c:v>
                      </c:pt>
                      <c:pt idx="2116">
                        <c:v>429.00000000038648</c:v>
                      </c:pt>
                      <c:pt idx="2117">
                        <c:v>418.99999999917293</c:v>
                      </c:pt>
                      <c:pt idx="2118">
                        <c:v>392.0000000003638</c:v>
                      </c:pt>
                      <c:pt idx="2119">
                        <c:v>349.00000000031827</c:v>
                      </c:pt>
                      <c:pt idx="2120">
                        <c:v>306.9999999994003</c:v>
                      </c:pt>
                      <c:pt idx="2121">
                        <c:v>273.00000000025011</c:v>
                      </c:pt>
                      <c:pt idx="2122">
                        <c:v>244.00000000022737</c:v>
                      </c:pt>
                      <c:pt idx="2123">
                        <c:v>221.99999999957367</c:v>
                      </c:pt>
                      <c:pt idx="2124">
                        <c:v>201.00000000018187</c:v>
                      </c:pt>
                      <c:pt idx="2125">
                        <c:v>181.00000000015913</c:v>
                      </c:pt>
                      <c:pt idx="2126">
                        <c:v>163.99999999969302</c:v>
                      </c:pt>
                      <c:pt idx="2127">
                        <c:v>148.00000000013642</c:v>
                      </c:pt>
                      <c:pt idx="2128">
                        <c:v>139.00000000011369</c:v>
                      </c:pt>
                      <c:pt idx="2129">
                        <c:v>137.9999999997442</c:v>
                      </c:pt>
                      <c:pt idx="2130">
                        <c:v>137.00000000011369</c:v>
                      </c:pt>
                      <c:pt idx="2131">
                        <c:v>133.00000000013642</c:v>
                      </c:pt>
                      <c:pt idx="2132">
                        <c:v>128.99999999974705</c:v>
                      </c:pt>
                      <c:pt idx="2133">
                        <c:v>127.00000000011369</c:v>
                      </c:pt>
                      <c:pt idx="2134">
                        <c:v>127.00000000011369</c:v>
                      </c:pt>
                      <c:pt idx="2135">
                        <c:v>127.99999999974989</c:v>
                      </c:pt>
                      <c:pt idx="2136">
                        <c:v>126.00000000011369</c:v>
                      </c:pt>
                      <c:pt idx="2137">
                        <c:v>124.00000000011367</c:v>
                      </c:pt>
                      <c:pt idx="2138">
                        <c:v>120.00000000011367</c:v>
                      </c:pt>
                      <c:pt idx="2139">
                        <c:v>114.9999999997641</c:v>
                      </c:pt>
                      <c:pt idx="2140">
                        <c:v>109.00000000011369</c:v>
                      </c:pt>
                      <c:pt idx="2141">
                        <c:v>104.00000000009095</c:v>
                      </c:pt>
                      <c:pt idx="2142">
                        <c:v>95.999999999818087</c:v>
                      </c:pt>
                      <c:pt idx="2143">
                        <c:v>81.000000000068212</c:v>
                      </c:pt>
                      <c:pt idx="2144">
                        <c:v>62.000000000045475</c:v>
                      </c:pt>
                      <c:pt idx="2145">
                        <c:v>44.999999999917577</c:v>
                      </c:pt>
                      <c:pt idx="2146">
                        <c:v>31.000000000045475</c:v>
                      </c:pt>
                      <c:pt idx="2147">
                        <c:v>18</c:v>
                      </c:pt>
                      <c:pt idx="2148">
                        <c:v>7.0000000000028422</c:v>
                      </c:pt>
                      <c:pt idx="2149">
                        <c:v>-3.0000000000227374</c:v>
                      </c:pt>
                      <c:pt idx="2150">
                        <c:v>-13</c:v>
                      </c:pt>
                      <c:pt idx="2151">
                        <c:v>-22.999999999957371</c:v>
                      </c:pt>
                      <c:pt idx="2152">
                        <c:v>-32.000000000022737</c:v>
                      </c:pt>
                      <c:pt idx="2153">
                        <c:v>-36.000000000045475</c:v>
                      </c:pt>
                      <c:pt idx="2154">
                        <c:v>-39.999999999909051</c:v>
                      </c:pt>
                      <c:pt idx="2155">
                        <c:v>-44.000000000045475</c:v>
                      </c:pt>
                      <c:pt idx="2156">
                        <c:v>-49.000000000045475</c:v>
                      </c:pt>
                      <c:pt idx="2157">
                        <c:v>-53.99999999989199</c:v>
                      </c:pt>
                      <c:pt idx="2158">
                        <c:v>-59.000000000068212</c:v>
                      </c:pt>
                      <c:pt idx="2159">
                        <c:v>-63.000000000045468</c:v>
                      </c:pt>
                      <c:pt idx="2160">
                        <c:v>-66.999999999877787</c:v>
                      </c:pt>
                      <c:pt idx="2161">
                        <c:v>-71.000000000068212</c:v>
                      </c:pt>
                      <c:pt idx="2162">
                        <c:v>-75.000000000068212</c:v>
                      </c:pt>
                      <c:pt idx="2163">
                        <c:v>-79.000000000068212</c:v>
                      </c:pt>
                      <c:pt idx="2164">
                        <c:v>-81.999999999835154</c:v>
                      </c:pt>
                      <c:pt idx="2165">
                        <c:v>-85.000000000068212</c:v>
                      </c:pt>
                      <c:pt idx="2166">
                        <c:v>-89.000000000090949</c:v>
                      </c:pt>
                      <c:pt idx="2167">
                        <c:v>-91.999999999829484</c:v>
                      </c:pt>
                      <c:pt idx="2168">
                        <c:v>-95.000000000090935</c:v>
                      </c:pt>
                      <c:pt idx="2169">
                        <c:v>-97.000000000068212</c:v>
                      </c:pt>
                      <c:pt idx="2170">
                        <c:v>-99.999999999806732</c:v>
                      </c:pt>
                      <c:pt idx="2171">
                        <c:v>-103.00000000011369</c:v>
                      </c:pt>
                      <c:pt idx="2172">
                        <c:v>-106.00000000009095</c:v>
                      </c:pt>
                      <c:pt idx="2173">
                        <c:v>-106.99999999978684</c:v>
                      </c:pt>
                      <c:pt idx="2174">
                        <c:v>-110.00000000009095</c:v>
                      </c:pt>
                      <c:pt idx="2175">
                        <c:v>-113.00000000011369</c:v>
                      </c:pt>
                      <c:pt idx="2176">
                        <c:v>-113.99999999978969</c:v>
                      </c:pt>
                      <c:pt idx="2177">
                        <c:v>-116.00000000009095</c:v>
                      </c:pt>
                      <c:pt idx="2178">
                        <c:v>-118.00000000011369</c:v>
                      </c:pt>
                      <c:pt idx="2179">
                        <c:v>-119.99999999977264</c:v>
                      </c:pt>
                      <c:pt idx="2180">
                        <c:v>-122.00000000011369</c:v>
                      </c:pt>
                      <c:pt idx="2181">
                        <c:v>-124.00000000011367</c:v>
                      </c:pt>
                      <c:pt idx="2182">
                        <c:v>-124.99999999975842</c:v>
                      </c:pt>
                      <c:pt idx="2183">
                        <c:v>-126.00000000011369</c:v>
                      </c:pt>
                      <c:pt idx="2184">
                        <c:v>-128.00000000011369</c:v>
                      </c:pt>
                      <c:pt idx="2185">
                        <c:v>-129.9999999997442</c:v>
                      </c:pt>
                      <c:pt idx="2186">
                        <c:v>-131.00000000011369</c:v>
                      </c:pt>
                      <c:pt idx="2187">
                        <c:v>-132.00000000011369</c:v>
                      </c:pt>
                      <c:pt idx="2188">
                        <c:v>-133.00000000013642</c:v>
                      </c:pt>
                      <c:pt idx="2189">
                        <c:v>-134.99999999972999</c:v>
                      </c:pt>
                      <c:pt idx="2190">
                        <c:v>-136.00000000013642</c:v>
                      </c:pt>
                      <c:pt idx="2191">
                        <c:v>-137.00000000011369</c:v>
                      </c:pt>
                      <c:pt idx="2192">
                        <c:v>-136.99999999974705</c:v>
                      </c:pt>
                      <c:pt idx="2193">
                        <c:v>-139.00000000011369</c:v>
                      </c:pt>
                      <c:pt idx="2194">
                        <c:v>-140.00000000013642</c:v>
                      </c:pt>
                      <c:pt idx="2195">
                        <c:v>-139.99999999971578</c:v>
                      </c:pt>
                      <c:pt idx="2196">
                        <c:v>-142.00000000013642</c:v>
                      </c:pt>
                      <c:pt idx="2197">
                        <c:v>-142.00000000013642</c:v>
                      </c:pt>
                      <c:pt idx="2198">
                        <c:v>-142.99999999970726</c:v>
                      </c:pt>
                      <c:pt idx="2199">
                        <c:v>-144.00000000013642</c:v>
                      </c:pt>
                      <c:pt idx="2200">
                        <c:v>-144.00000000013642</c:v>
                      </c:pt>
                      <c:pt idx="2201">
                        <c:v>-145.99999999972147</c:v>
                      </c:pt>
                      <c:pt idx="2202">
                        <c:v>-145.00000000013642</c:v>
                      </c:pt>
                      <c:pt idx="2203">
                        <c:v>-147.00000000011369</c:v>
                      </c:pt>
                      <c:pt idx="2204">
                        <c:v>-146.99999999971863</c:v>
                      </c:pt>
                      <c:pt idx="2205">
                        <c:v>-147.00000000013642</c:v>
                      </c:pt>
                      <c:pt idx="2206">
                        <c:v>-148.00000000013642</c:v>
                      </c:pt>
                      <c:pt idx="2207">
                        <c:v>-147.99999999971578</c:v>
                      </c:pt>
                      <c:pt idx="2208">
                        <c:v>-149.00000000013642</c:v>
                      </c:pt>
                      <c:pt idx="2209">
                        <c:v>-150.00000000013642</c:v>
                      </c:pt>
                      <c:pt idx="2210">
                        <c:v>-148.99999999971294</c:v>
                      </c:pt>
                      <c:pt idx="2211">
                        <c:v>-150.00000000013642</c:v>
                      </c:pt>
                      <c:pt idx="2212">
                        <c:v>-151.00000000013642</c:v>
                      </c:pt>
                      <c:pt idx="2213">
                        <c:v>-150.00000000013642</c:v>
                      </c:pt>
                      <c:pt idx="2214">
                        <c:v>-150.99999999970726</c:v>
                      </c:pt>
                      <c:pt idx="2215">
                        <c:v>-152.00000000013642</c:v>
                      </c:pt>
                      <c:pt idx="2216">
                        <c:v>-151.00000000013642</c:v>
                      </c:pt>
                      <c:pt idx="2217">
                        <c:v>-151.99999999970441</c:v>
                      </c:pt>
                      <c:pt idx="2218">
                        <c:v>-152.00000000013642</c:v>
                      </c:pt>
                      <c:pt idx="2219">
                        <c:v>-153.00000000013642</c:v>
                      </c:pt>
                      <c:pt idx="2220">
                        <c:v>-151.99999999970441</c:v>
                      </c:pt>
                      <c:pt idx="2221">
                        <c:v>-153.00000000015916</c:v>
                      </c:pt>
                      <c:pt idx="2222">
                        <c:v>-153.00000000013642</c:v>
                      </c:pt>
                      <c:pt idx="2223">
                        <c:v>-152.99999999970157</c:v>
                      </c:pt>
                      <c:pt idx="2224">
                        <c:v>-153.00000000013642</c:v>
                      </c:pt>
                      <c:pt idx="2225">
                        <c:v>-153.00000000013642</c:v>
                      </c:pt>
                      <c:pt idx="2226">
                        <c:v>-153.99999999969873</c:v>
                      </c:pt>
                      <c:pt idx="2227">
                        <c:v>-154.00000000013642</c:v>
                      </c:pt>
                      <c:pt idx="2228">
                        <c:v>-153.00000000015916</c:v>
                      </c:pt>
                      <c:pt idx="2229">
                        <c:v>-153.99999999969873</c:v>
                      </c:pt>
                      <c:pt idx="2230">
                        <c:v>-154.00000000013642</c:v>
                      </c:pt>
                      <c:pt idx="2231">
                        <c:v>-155.00000000013642</c:v>
                      </c:pt>
                      <c:pt idx="2232">
                        <c:v>-153.99999999969873</c:v>
                      </c:pt>
                      <c:pt idx="2233">
                        <c:v>-154.00000000013642</c:v>
                      </c:pt>
                      <c:pt idx="2234">
                        <c:v>-155.00000000015916</c:v>
                      </c:pt>
                      <c:pt idx="2235">
                        <c:v>-154.99999999969589</c:v>
                      </c:pt>
                      <c:pt idx="2236">
                        <c:v>-155.00000000013642</c:v>
                      </c:pt>
                      <c:pt idx="2237">
                        <c:v>-156.00000000013642</c:v>
                      </c:pt>
                      <c:pt idx="2238">
                        <c:v>-155.00000000013642</c:v>
                      </c:pt>
                      <c:pt idx="2239">
                        <c:v>-155.99999999971578</c:v>
                      </c:pt>
                      <c:pt idx="2240">
                        <c:v>-156.00000000013642</c:v>
                      </c:pt>
                      <c:pt idx="2241">
                        <c:v>-157.00000000013645</c:v>
                      </c:pt>
                      <c:pt idx="2242">
                        <c:v>-156.9999999996902</c:v>
                      </c:pt>
                      <c:pt idx="2243">
                        <c:v>-157.00000000015916</c:v>
                      </c:pt>
                      <c:pt idx="2244">
                        <c:v>-158.00000000013642</c:v>
                      </c:pt>
                      <c:pt idx="2245">
                        <c:v>-157.99999999968739</c:v>
                      </c:pt>
                      <c:pt idx="2246">
                        <c:v>-157.00000000015916</c:v>
                      </c:pt>
                      <c:pt idx="2247">
                        <c:v>-158.00000000013642</c:v>
                      </c:pt>
                      <c:pt idx="2248">
                        <c:v>-156.99999999969017</c:v>
                      </c:pt>
                      <c:pt idx="2249">
                        <c:v>-158.00000000015919</c:v>
                      </c:pt>
                      <c:pt idx="2250">
                        <c:v>-158.00000000013642</c:v>
                      </c:pt>
                      <c:pt idx="2251">
                        <c:v>-156.9999999996902</c:v>
                      </c:pt>
                      <c:pt idx="2252">
                        <c:v>-158.00000000013642</c:v>
                      </c:pt>
                      <c:pt idx="2253">
                        <c:v>-158.00000000015919</c:v>
                      </c:pt>
                      <c:pt idx="2254">
                        <c:v>-156.99999999969017</c:v>
                      </c:pt>
                      <c:pt idx="2255">
                        <c:v>-157.00000000013645</c:v>
                      </c:pt>
                      <c:pt idx="2256">
                        <c:v>-158.00000000015919</c:v>
                      </c:pt>
                      <c:pt idx="2257">
                        <c:v>-156.99999999969017</c:v>
                      </c:pt>
                      <c:pt idx="2258">
                        <c:v>-157.00000000013645</c:v>
                      </c:pt>
                      <c:pt idx="2259">
                        <c:v>-157.00000000015916</c:v>
                      </c:pt>
                      <c:pt idx="2260">
                        <c:v>-156.9999999996902</c:v>
                      </c:pt>
                      <c:pt idx="2261">
                        <c:v>-157.00000000013645</c:v>
                      </c:pt>
                      <c:pt idx="2262">
                        <c:v>-156.00000000013642</c:v>
                      </c:pt>
                      <c:pt idx="2263">
                        <c:v>-157.00000000015916</c:v>
                      </c:pt>
                      <c:pt idx="2264">
                        <c:v>-155.99999999969305</c:v>
                      </c:pt>
                      <c:pt idx="2265">
                        <c:v>-156.00000000013642</c:v>
                      </c:pt>
                      <c:pt idx="2266">
                        <c:v>-156.00000000013642</c:v>
                      </c:pt>
                      <c:pt idx="2267">
                        <c:v>-155.99999999971578</c:v>
                      </c:pt>
                      <c:pt idx="2268">
                        <c:v>-156.00000000013642</c:v>
                      </c:pt>
                      <c:pt idx="2269">
                        <c:v>-156.00000000013642</c:v>
                      </c:pt>
                      <c:pt idx="2270">
                        <c:v>-154.99999999969589</c:v>
                      </c:pt>
                      <c:pt idx="2271">
                        <c:v>-155.00000000013642</c:v>
                      </c:pt>
                      <c:pt idx="2272">
                        <c:v>-155.00000000015916</c:v>
                      </c:pt>
                      <c:pt idx="2273">
                        <c:v>-154.99999999969589</c:v>
                      </c:pt>
                      <c:pt idx="2274">
                        <c:v>-154.00000000013642</c:v>
                      </c:pt>
                      <c:pt idx="2275">
                        <c:v>-155.00000000013642</c:v>
                      </c:pt>
                      <c:pt idx="2276">
                        <c:v>-153.99999999969873</c:v>
                      </c:pt>
                      <c:pt idx="2277">
                        <c:v>-154.00000000015913</c:v>
                      </c:pt>
                      <c:pt idx="2278">
                        <c:v>-153.00000000013642</c:v>
                      </c:pt>
                      <c:pt idx="2279">
                        <c:v>-153.99999999969873</c:v>
                      </c:pt>
                      <c:pt idx="2280">
                        <c:v>-153.00000000013642</c:v>
                      </c:pt>
                      <c:pt idx="2281">
                        <c:v>-153.00000000013642</c:v>
                      </c:pt>
                      <c:pt idx="2282">
                        <c:v>-151.99999999970441</c:v>
                      </c:pt>
                      <c:pt idx="2283">
                        <c:v>-153.00000000013642</c:v>
                      </c:pt>
                      <c:pt idx="2284">
                        <c:v>-152.00000000013642</c:v>
                      </c:pt>
                      <c:pt idx="2285">
                        <c:v>-151.99999999970441</c:v>
                      </c:pt>
                      <c:pt idx="2286">
                        <c:v>-152.00000000013642</c:v>
                      </c:pt>
                      <c:pt idx="2287">
                        <c:v>-151.00000000015916</c:v>
                      </c:pt>
                      <c:pt idx="2288">
                        <c:v>-152.00000000013642</c:v>
                      </c:pt>
                      <c:pt idx="2289">
                        <c:v>-150.99999999970726</c:v>
                      </c:pt>
                      <c:pt idx="2290">
                        <c:v>-150.00000000013642</c:v>
                      </c:pt>
                      <c:pt idx="2291">
                        <c:v>-151.00000000013642</c:v>
                      </c:pt>
                      <c:pt idx="2292">
                        <c:v>-149.9999999997101</c:v>
                      </c:pt>
                      <c:pt idx="2293">
                        <c:v>-150.00000000013642</c:v>
                      </c:pt>
                      <c:pt idx="2294">
                        <c:v>-150.00000000013642</c:v>
                      </c:pt>
                      <c:pt idx="2295">
                        <c:v>-148.99999999971294</c:v>
                      </c:pt>
                      <c:pt idx="2296">
                        <c:v>-150.00000000013642</c:v>
                      </c:pt>
                      <c:pt idx="2297">
                        <c:v>-149.00000000013642</c:v>
                      </c:pt>
                      <c:pt idx="2298">
                        <c:v>-147.99999999971578</c:v>
                      </c:pt>
                      <c:pt idx="2299">
                        <c:v>-149.00000000011369</c:v>
                      </c:pt>
                      <c:pt idx="2300">
                        <c:v>-148.00000000013642</c:v>
                      </c:pt>
                      <c:pt idx="2301">
                        <c:v>-147.99999999971578</c:v>
                      </c:pt>
                      <c:pt idx="2302">
                        <c:v>-148.00000000013642</c:v>
                      </c:pt>
                      <c:pt idx="2303">
                        <c:v>-147.00000000013642</c:v>
                      </c:pt>
                      <c:pt idx="2304">
                        <c:v>-146.99999999971863</c:v>
                      </c:pt>
                      <c:pt idx="2305">
                        <c:v>-147.00000000013642</c:v>
                      </c:pt>
                      <c:pt idx="2306">
                        <c:v>-147.00000000013642</c:v>
                      </c:pt>
                      <c:pt idx="2307">
                        <c:v>-145.99999999972147</c:v>
                      </c:pt>
                      <c:pt idx="2308">
                        <c:v>-146.00000000011369</c:v>
                      </c:pt>
                      <c:pt idx="2309">
                        <c:v>-146.00000000013642</c:v>
                      </c:pt>
                      <c:pt idx="2310">
                        <c:v>-144.99999999972431</c:v>
                      </c:pt>
                      <c:pt idx="2311">
                        <c:v>-145.00000000013642</c:v>
                      </c:pt>
                      <c:pt idx="2312">
                        <c:v>-145.00000000013642</c:v>
                      </c:pt>
                      <c:pt idx="2313">
                        <c:v>-144.00000000011369</c:v>
                      </c:pt>
                      <c:pt idx="2314">
                        <c:v>-143.99999999972715</c:v>
                      </c:pt>
                      <c:pt idx="2315">
                        <c:v>-143.00000000013642</c:v>
                      </c:pt>
                      <c:pt idx="2316">
                        <c:v>-143.00000000013642</c:v>
                      </c:pt>
                      <c:pt idx="2317">
                        <c:v>-141.9999999997101</c:v>
                      </c:pt>
                      <c:pt idx="2318">
                        <c:v>-141.00000000013642</c:v>
                      </c:pt>
                      <c:pt idx="2319">
                        <c:v>-140.00000000013642</c:v>
                      </c:pt>
                      <c:pt idx="2320">
                        <c:v>-139.99999999971578</c:v>
                      </c:pt>
                      <c:pt idx="2321">
                        <c:v>-138.00000000013642</c:v>
                      </c:pt>
                      <c:pt idx="2322">
                        <c:v>-138.00000000011369</c:v>
                      </c:pt>
                      <c:pt idx="2323">
                        <c:v>-136.99999999974705</c:v>
                      </c:pt>
                      <c:pt idx="2324">
                        <c:v>-137.00000000011369</c:v>
                      </c:pt>
                      <c:pt idx="2325">
                        <c:v>-136.00000000013642</c:v>
                      </c:pt>
                      <c:pt idx="2326">
                        <c:v>-134.99999999972999</c:v>
                      </c:pt>
                      <c:pt idx="2327">
                        <c:v>-134.00000000011369</c:v>
                      </c:pt>
                      <c:pt idx="2328">
                        <c:v>-134.00000000013642</c:v>
                      </c:pt>
                      <c:pt idx="2329">
                        <c:v>-133.99999999973284</c:v>
                      </c:pt>
                      <c:pt idx="2330">
                        <c:v>-132.00000000011369</c:v>
                      </c:pt>
                      <c:pt idx="2331">
                        <c:v>-133.00000000013642</c:v>
                      </c:pt>
                      <c:pt idx="2332">
                        <c:v>-131.99999999973852</c:v>
                      </c:pt>
                      <c:pt idx="2333">
                        <c:v>-131.00000000011369</c:v>
                      </c:pt>
                      <c:pt idx="2334">
                        <c:v>-131.00000000011369</c:v>
                      </c:pt>
                      <c:pt idx="2335">
                        <c:v>-129.99999999976694</c:v>
                      </c:pt>
                      <c:pt idx="2336">
                        <c:v>-130.00000000011369</c:v>
                      </c:pt>
                      <c:pt idx="2337">
                        <c:v>-130.00000000011369</c:v>
                      </c:pt>
                      <c:pt idx="2338">
                        <c:v>-129.00000000011369</c:v>
                      </c:pt>
                      <c:pt idx="2339">
                        <c:v>-127.99999999974989</c:v>
                      </c:pt>
                      <c:pt idx="2340">
                        <c:v>-129.00000000011369</c:v>
                      </c:pt>
                      <c:pt idx="2341">
                        <c:v>-128.00000000013642</c:v>
                      </c:pt>
                      <c:pt idx="2342">
                        <c:v>-126.99999999975272</c:v>
                      </c:pt>
                      <c:pt idx="2343">
                        <c:v>-127.00000000011369</c:v>
                      </c:pt>
                      <c:pt idx="2344">
                        <c:v>-127.00000000011369</c:v>
                      </c:pt>
                      <c:pt idx="2345">
                        <c:v>-125.99999999975556</c:v>
                      </c:pt>
                      <c:pt idx="2346">
                        <c:v>-126.00000000011369</c:v>
                      </c:pt>
                      <c:pt idx="2347">
                        <c:v>-126.00000000011369</c:v>
                      </c:pt>
                      <c:pt idx="2348">
                        <c:v>-124.99999999975842</c:v>
                      </c:pt>
                      <c:pt idx="2349">
                        <c:v>-125.00000000011369</c:v>
                      </c:pt>
                      <c:pt idx="2350">
                        <c:v>-125.00000000011369</c:v>
                      </c:pt>
                      <c:pt idx="2351">
                        <c:v>-123.99999999976124</c:v>
                      </c:pt>
                      <c:pt idx="2352">
                        <c:v>-124.00000000011367</c:v>
                      </c:pt>
                      <c:pt idx="2353">
                        <c:v>-124.00000000011367</c:v>
                      </c:pt>
                      <c:pt idx="2354">
                        <c:v>-122.99999999976411</c:v>
                      </c:pt>
                      <c:pt idx="2355">
                        <c:v>-123.00000000011369</c:v>
                      </c:pt>
                      <c:pt idx="2356">
                        <c:v>-122.00000000011369</c:v>
                      </c:pt>
                      <c:pt idx="2357">
                        <c:v>-122.99999999974135</c:v>
                      </c:pt>
                      <c:pt idx="2358">
                        <c:v>-122.00000000011369</c:v>
                      </c:pt>
                      <c:pt idx="2359">
                        <c:v>-121.00000000011369</c:v>
                      </c:pt>
                      <c:pt idx="2360">
                        <c:v>-121.99999999976694</c:v>
                      </c:pt>
                      <c:pt idx="2361">
                        <c:v>-120.00000000011367</c:v>
                      </c:pt>
                      <c:pt idx="2362">
                        <c:v>-121.00000000011369</c:v>
                      </c:pt>
                      <c:pt idx="2363">
                        <c:v>-120.00000000011367</c:v>
                      </c:pt>
                      <c:pt idx="2364">
                        <c:v>-119.99999999974987</c:v>
                      </c:pt>
                      <c:pt idx="2365">
                        <c:v>-120.00000000011367</c:v>
                      </c:pt>
                      <c:pt idx="2366">
                        <c:v>-119.00000000011369</c:v>
                      </c:pt>
                      <c:pt idx="2367">
                        <c:v>-118.99999999977547</c:v>
                      </c:pt>
                      <c:pt idx="2368">
                        <c:v>-118.00000000009095</c:v>
                      </c:pt>
                      <c:pt idx="2369">
                        <c:v>-119.00000000011369</c:v>
                      </c:pt>
                      <c:pt idx="2370">
                        <c:v>-116.99999999978117</c:v>
                      </c:pt>
                      <c:pt idx="2371">
                        <c:v>-118.00000000011369</c:v>
                      </c:pt>
                      <c:pt idx="2372">
                        <c:v>-117.00000000009096</c:v>
                      </c:pt>
                      <c:pt idx="2373">
                        <c:v>-116.99999999978117</c:v>
                      </c:pt>
                      <c:pt idx="2374">
                        <c:v>-116.00000000011367</c:v>
                      </c:pt>
                      <c:pt idx="2375">
                        <c:v>-117.00000000009096</c:v>
                      </c:pt>
                      <c:pt idx="2376">
                        <c:v>-114.99999999978682</c:v>
                      </c:pt>
                      <c:pt idx="2377">
                        <c:v>-116.00000000009095</c:v>
                      </c:pt>
                      <c:pt idx="2378">
                        <c:v>-115.00000000011369</c:v>
                      </c:pt>
                      <c:pt idx="2379">
                        <c:v>-114.99999999978682</c:v>
                      </c:pt>
                      <c:pt idx="2380">
                        <c:v>-114.00000000009095</c:v>
                      </c:pt>
                      <c:pt idx="2381">
                        <c:v>-114.00000000011369</c:v>
                      </c:pt>
                      <c:pt idx="2382">
                        <c:v>-113.99999999976693</c:v>
                      </c:pt>
                      <c:pt idx="2383">
                        <c:v>-113.00000000011369</c:v>
                      </c:pt>
                      <c:pt idx="2384">
                        <c:v>-113.00000000009096</c:v>
                      </c:pt>
                      <c:pt idx="2385">
                        <c:v>-112.99999999979252</c:v>
                      </c:pt>
                      <c:pt idx="2386">
                        <c:v>-112.00000000010233</c:v>
                      </c:pt>
                      <c:pt idx="2387">
                        <c:v>-112.00000000010233</c:v>
                      </c:pt>
                      <c:pt idx="2388">
                        <c:v>-112.00000000010233</c:v>
                      </c:pt>
                      <c:pt idx="2389">
                        <c:v>-110.99999999978684</c:v>
                      </c:pt>
                      <c:pt idx="2390">
                        <c:v>-111.00000000009094</c:v>
                      </c:pt>
                      <c:pt idx="2391">
                        <c:v>-111.00000000010232</c:v>
                      </c:pt>
                      <c:pt idx="2392">
                        <c:v>-110.99999999978684</c:v>
                      </c:pt>
                      <c:pt idx="2393">
                        <c:v>-110.00000000010232</c:v>
                      </c:pt>
                      <c:pt idx="2394">
                        <c:v>-110.00000000010232</c:v>
                      </c:pt>
                      <c:pt idx="2395">
                        <c:v>-108.99999999978115</c:v>
                      </c:pt>
                      <c:pt idx="2396">
                        <c:v>-109.0000000001023</c:v>
                      </c:pt>
                      <c:pt idx="2397">
                        <c:v>-109.0000000001023</c:v>
                      </c:pt>
                      <c:pt idx="2398">
                        <c:v>-108.99999999979251</c:v>
                      </c:pt>
                      <c:pt idx="2399">
                        <c:v>-108.00000000009095</c:v>
                      </c:pt>
                      <c:pt idx="2400">
                        <c:v>-108.00000000010233</c:v>
                      </c:pt>
                      <c:pt idx="2401">
                        <c:v>-107.99999999979536</c:v>
                      </c:pt>
                      <c:pt idx="2402">
                        <c:v>-107.00000000009094</c:v>
                      </c:pt>
                      <c:pt idx="2403">
                        <c:v>-107.00000000010232</c:v>
                      </c:pt>
                      <c:pt idx="2404">
                        <c:v>-106.99999999978684</c:v>
                      </c:pt>
                      <c:pt idx="2405">
                        <c:v>-107.00000000010232</c:v>
                      </c:pt>
                      <c:pt idx="2406">
                        <c:v>-106.00000000009095</c:v>
                      </c:pt>
                      <c:pt idx="2407">
                        <c:v>-105.99999999980106</c:v>
                      </c:pt>
                      <c:pt idx="2408">
                        <c:v>-105.70000000009777</c:v>
                      </c:pt>
                      <c:pt idx="2409">
                        <c:v>-105.50000000009095</c:v>
                      </c:pt>
                      <c:pt idx="2410">
                        <c:v>-105.09999999980133</c:v>
                      </c:pt>
                      <c:pt idx="2411">
                        <c:v>-104.90000000009323</c:v>
                      </c:pt>
                      <c:pt idx="2412">
                        <c:v>-104.70000000009776</c:v>
                      </c:pt>
                      <c:pt idx="2413">
                        <c:v>-104.30000000009551</c:v>
                      </c:pt>
                      <c:pt idx="2414">
                        <c:v>-104.0999999997928</c:v>
                      </c:pt>
                      <c:pt idx="2415">
                        <c:v>-103.80000000009551</c:v>
                      </c:pt>
                      <c:pt idx="2416">
                        <c:v>-103.50000000009096</c:v>
                      </c:pt>
                      <c:pt idx="2417">
                        <c:v>-103.29999999980188</c:v>
                      </c:pt>
                      <c:pt idx="2418">
                        <c:v>-103.00000000009094</c:v>
                      </c:pt>
                      <c:pt idx="2419">
                        <c:v>-102.80000000009549</c:v>
                      </c:pt>
                      <c:pt idx="2420">
                        <c:v>-102.49999999979963</c:v>
                      </c:pt>
                      <c:pt idx="2421">
                        <c:v>-102.20000000009777</c:v>
                      </c:pt>
                      <c:pt idx="2422">
                        <c:v>-102.00000000009095</c:v>
                      </c:pt>
                      <c:pt idx="2423">
                        <c:v>-101.69999999980872</c:v>
                      </c:pt>
                      <c:pt idx="2424">
                        <c:v>-101.40000000009323</c:v>
                      </c:pt>
                      <c:pt idx="2425">
                        <c:v>-101.2000000000864</c:v>
                      </c:pt>
                      <c:pt idx="2426">
                        <c:v>-100.99999999980389</c:v>
                      </c:pt>
                      <c:pt idx="2427">
                        <c:v>-100.70000000009776</c:v>
                      </c:pt>
                      <c:pt idx="2428">
                        <c:v>-100.50000000009094</c:v>
                      </c:pt>
                      <c:pt idx="2429">
                        <c:v>-100.19999999980162</c:v>
                      </c:pt>
                      <c:pt idx="2430">
                        <c:v>-99.900000000093215</c:v>
                      </c:pt>
                      <c:pt idx="2431">
                        <c:v>-99.700000000086391</c:v>
                      </c:pt>
                      <c:pt idx="2432">
                        <c:v>-99.499999999808168</c:v>
                      </c:pt>
                      <c:pt idx="2433">
                        <c:v>-99.200000000097788</c:v>
                      </c:pt>
                      <c:pt idx="2434">
                        <c:v>-99.000000000079595</c:v>
                      </c:pt>
                      <c:pt idx="2435">
                        <c:v>-98.699999999817237</c:v>
                      </c:pt>
                      <c:pt idx="2436">
                        <c:v>-98.500000000090949</c:v>
                      </c:pt>
                      <c:pt idx="2437">
                        <c:v>-98.300000000084125</c:v>
                      </c:pt>
                      <c:pt idx="2438">
                        <c:v>-98.000000000090949</c:v>
                      </c:pt>
                      <c:pt idx="2439">
                        <c:v>-97.699999999808711</c:v>
                      </c:pt>
                      <c:pt idx="2440">
                        <c:v>-97.500000000090949</c:v>
                      </c:pt>
                      <c:pt idx="2441">
                        <c:v>-97.30000000008414</c:v>
                      </c:pt>
                      <c:pt idx="2442">
                        <c:v>0</c:v>
                      </c:pt>
                      <c:pt idx="2443">
                        <c:v>-80.035000000000082</c:v>
                      </c:pt>
                      <c:pt idx="2444">
                        <c:v>-65.313999999999965</c:v>
                      </c:pt>
                      <c:pt idx="2445">
                        <c:v>-55.236999999999966</c:v>
                      </c:pt>
                      <c:pt idx="2446">
                        <c:v>-46.668000000000006</c:v>
                      </c:pt>
                      <c:pt idx="2447">
                        <c:v>-39.567999999999984</c:v>
                      </c:pt>
                      <c:pt idx="2448">
                        <c:v>-33.682000000000016</c:v>
                      </c:pt>
                      <c:pt idx="2449">
                        <c:v>-28.783999999999992</c:v>
                      </c:pt>
                      <c:pt idx="2450">
                        <c:v>-24.699000000000069</c:v>
                      </c:pt>
                      <c:pt idx="2451">
                        <c:v>-21.274999999999977</c:v>
                      </c:pt>
                      <c:pt idx="2452">
                        <c:v>-18.40300000000002</c:v>
                      </c:pt>
                      <c:pt idx="2453">
                        <c:v>-15.983999999999924</c:v>
                      </c:pt>
                      <c:pt idx="2454">
                        <c:v>-13.942999999999984</c:v>
                      </c:pt>
                      <c:pt idx="2455">
                        <c:v>-12.208000000000084</c:v>
                      </c:pt>
                      <c:pt idx="2456">
                        <c:v>-10.731999999999971</c:v>
                      </c:pt>
                      <c:pt idx="2457">
                        <c:v>-9.47199999999998</c:v>
                      </c:pt>
                      <c:pt idx="2458">
                        <c:v>-8.4050000000000296</c:v>
                      </c:pt>
                      <c:pt idx="2459">
                        <c:v>-7.478999999999985</c:v>
                      </c:pt>
                      <c:pt idx="2460">
                        <c:v>-6.6890000000000214</c:v>
                      </c:pt>
                      <c:pt idx="2461">
                        <c:v>-6.0240000000000009</c:v>
                      </c:pt>
                      <c:pt idx="2462">
                        <c:v>-5.4230000000000018</c:v>
                      </c:pt>
                      <c:pt idx="2463">
                        <c:v>-4.8909999999999627</c:v>
                      </c:pt>
                      <c:pt idx="2464">
                        <c:v>-4.4340000000000259</c:v>
                      </c:pt>
                      <c:pt idx="2465">
                        <c:v>-4.0400000000000205</c:v>
                      </c:pt>
                      <c:pt idx="2466">
                        <c:v>-3.6909999999999741</c:v>
                      </c:pt>
                      <c:pt idx="2467">
                        <c:v>-3.3829999999999814</c:v>
                      </c:pt>
                      <c:pt idx="2468">
                        <c:v>-3.1100000000000136</c:v>
                      </c:pt>
                      <c:pt idx="2469">
                        <c:v>-2.8659999999999854</c:v>
                      </c:pt>
                      <c:pt idx="2470">
                        <c:v>-2.6480000000000246</c:v>
                      </c:pt>
                      <c:pt idx="2471">
                        <c:v>-2.4519999999999982</c:v>
                      </c:pt>
                      <c:pt idx="2472">
                        <c:v>-2.2769999999999868</c:v>
                      </c:pt>
                      <c:pt idx="2473">
                        <c:v>-2.1190000000000282</c:v>
                      </c:pt>
                      <c:pt idx="2474">
                        <c:v>-1.9759999999999991</c:v>
                      </c:pt>
                      <c:pt idx="2475">
                        <c:v>-1.8460000000000036</c:v>
                      </c:pt>
                      <c:pt idx="2476">
                        <c:v>-1.7279999999999518</c:v>
                      </c:pt>
                      <c:pt idx="2477">
                        <c:v>-1.6210000000000377</c:v>
                      </c:pt>
                      <c:pt idx="2478">
                        <c:v>-1.5229999999999677</c:v>
                      </c:pt>
                      <c:pt idx="2479">
                        <c:v>-1.4340000000000259</c:v>
                      </c:pt>
                      <c:pt idx="2480">
                        <c:v>-1.3500000000000227</c:v>
                      </c:pt>
                      <c:pt idx="2481">
                        <c:v>-1.2749999999999773</c:v>
                      </c:pt>
                      <c:pt idx="2482">
                        <c:v>-1.2049999999999841</c:v>
                      </c:pt>
                      <c:pt idx="2483">
                        <c:v>-1.1399999999999864</c:v>
                      </c:pt>
                      <c:pt idx="2484">
                        <c:v>-1.0810000000000173</c:v>
                      </c:pt>
                      <c:pt idx="2485">
                        <c:v>-1.0250000000000341</c:v>
                      </c:pt>
                      <c:pt idx="2486">
                        <c:v>-0.97299999999995634</c:v>
                      </c:pt>
                      <c:pt idx="2487">
                        <c:v>-0.92600000000004457</c:v>
                      </c:pt>
                      <c:pt idx="2488">
                        <c:v>-0.87999999999999545</c:v>
                      </c:pt>
                      <c:pt idx="2489">
                        <c:v>-0.83899999999999864</c:v>
                      </c:pt>
                      <c:pt idx="2490">
                        <c:v>-0.79999999999995453</c:v>
                      </c:pt>
                      <c:pt idx="2491">
                        <c:v>-0.76300000000003365</c:v>
                      </c:pt>
                      <c:pt idx="2492">
                        <c:v>-0.72899999999998499</c:v>
                      </c:pt>
                      <c:pt idx="2493">
                        <c:v>-0.69700000000000273</c:v>
                      </c:pt>
                      <c:pt idx="2494">
                        <c:v>-0.66700000000003001</c:v>
                      </c:pt>
                      <c:pt idx="2495">
                        <c:v>-0.63799999999997681</c:v>
                      </c:pt>
                      <c:pt idx="2496">
                        <c:v>-0.61099999999999</c:v>
                      </c:pt>
                      <c:pt idx="2497">
                        <c:v>-0.58600000000001273</c:v>
                      </c:pt>
                      <c:pt idx="2498">
                        <c:v>-0.56299999999998818</c:v>
                      </c:pt>
                      <c:pt idx="2499">
                        <c:v>-0.53899999999998727</c:v>
                      </c:pt>
                      <c:pt idx="2500">
                        <c:v>-0.51900000000000546</c:v>
                      </c:pt>
                      <c:pt idx="2501">
                        <c:v>-0.49799999999999045</c:v>
                      </c:pt>
                      <c:pt idx="2502">
                        <c:v>-0.48000000000001819</c:v>
                      </c:pt>
                      <c:pt idx="2503">
                        <c:v>-0.46100000000001273</c:v>
                      </c:pt>
                      <c:pt idx="2504">
                        <c:v>-0.44499999999999318</c:v>
                      </c:pt>
                      <c:pt idx="2505">
                        <c:v>-0.42799999999999727</c:v>
                      </c:pt>
                      <c:pt idx="2506">
                        <c:v>-0.41300000000001091</c:v>
                      </c:pt>
                      <c:pt idx="2507">
                        <c:v>-0.39900000000000091</c:v>
                      </c:pt>
                      <c:pt idx="2508">
                        <c:v>-0.38400000000001455</c:v>
                      </c:pt>
                      <c:pt idx="2509">
                        <c:v>-0.37199999999995725</c:v>
                      </c:pt>
                      <c:pt idx="2510">
                        <c:v>-0.35900000000003729</c:v>
                      </c:pt>
                      <c:pt idx="2511">
                        <c:v>-0.34699999999997999</c:v>
                      </c:pt>
                      <c:pt idx="2512">
                        <c:v>-0.33600000000001273</c:v>
                      </c:pt>
                      <c:pt idx="2513">
                        <c:v>-0.33333333333318976</c:v>
                      </c:pt>
                      <c:pt idx="2514">
                        <c:v>0</c:v>
                      </c:pt>
                      <c:pt idx="2515">
                        <c:v>-0.40000000000227376</c:v>
                      </c:pt>
                      <c:pt idx="2516">
                        <c:v>-0.29999999999801047</c:v>
                      </c:pt>
                      <c:pt idx="2517">
                        <c:v>-0.30000000000454746</c:v>
                      </c:pt>
                      <c:pt idx="2518">
                        <c:v>-0.39999999999658942</c:v>
                      </c:pt>
                      <c:pt idx="2519">
                        <c:v>-0.29999999999801047</c:v>
                      </c:pt>
                      <c:pt idx="2520">
                        <c:v>-0.30000000000454746</c:v>
                      </c:pt>
                      <c:pt idx="2521">
                        <c:v>-0.39999999999658942</c:v>
                      </c:pt>
                      <c:pt idx="2522">
                        <c:v>-0.30000000000369481</c:v>
                      </c:pt>
                      <c:pt idx="2523">
                        <c:v>-0.29999999999886312</c:v>
                      </c:pt>
                      <c:pt idx="2524">
                        <c:v>-0.40000000000227376</c:v>
                      </c:pt>
                      <c:pt idx="2525">
                        <c:v>-0.29999999999801047</c:v>
                      </c:pt>
                      <c:pt idx="2526">
                        <c:v>-0.29999999999886312</c:v>
                      </c:pt>
                      <c:pt idx="2527">
                        <c:v>-0.40000000000227376</c:v>
                      </c:pt>
                      <c:pt idx="2528">
                        <c:v>-0.29999999999801047</c:v>
                      </c:pt>
                      <c:pt idx="2529">
                        <c:v>-0.29999999999886312</c:v>
                      </c:pt>
                      <c:pt idx="2530">
                        <c:v>-0.29999999999886312</c:v>
                      </c:pt>
                      <c:pt idx="2531">
                        <c:v>-0.40000000000113689</c:v>
                      </c:pt>
                      <c:pt idx="2532">
                        <c:v>-0.29999999999886312</c:v>
                      </c:pt>
                      <c:pt idx="2533">
                        <c:v>-0.30000000000454746</c:v>
                      </c:pt>
                      <c:pt idx="2534">
                        <c:v>-0.39999999999658942</c:v>
                      </c:pt>
                      <c:pt idx="2535">
                        <c:v>-0.29999999999801047</c:v>
                      </c:pt>
                      <c:pt idx="2536">
                        <c:v>-0.30000000000454746</c:v>
                      </c:pt>
                      <c:pt idx="2537">
                        <c:v>-0.39999999999658942</c:v>
                      </c:pt>
                      <c:pt idx="2538">
                        <c:v>-0.30000000000369481</c:v>
                      </c:pt>
                      <c:pt idx="2539">
                        <c:v>-0.29999999999886312</c:v>
                      </c:pt>
                      <c:pt idx="2540">
                        <c:v>-0.40000000000227376</c:v>
                      </c:pt>
                      <c:pt idx="2541">
                        <c:v>-0.29999999999801047</c:v>
                      </c:pt>
                      <c:pt idx="2542">
                        <c:v>-0.29999999999886312</c:v>
                      </c:pt>
                      <c:pt idx="2543">
                        <c:v>-0.29999999999886312</c:v>
                      </c:pt>
                      <c:pt idx="2544">
                        <c:v>-0.40000000000113689</c:v>
                      </c:pt>
                      <c:pt idx="2545">
                        <c:v>-0.29999999999886312</c:v>
                      </c:pt>
                      <c:pt idx="2546">
                        <c:v>-0.29999999999886312</c:v>
                      </c:pt>
                      <c:pt idx="2547">
                        <c:v>-0.40000000000113689</c:v>
                      </c:pt>
                      <c:pt idx="2548">
                        <c:v>-0.29999999999886312</c:v>
                      </c:pt>
                      <c:pt idx="2549">
                        <c:v>-0.30000000000454746</c:v>
                      </c:pt>
                      <c:pt idx="2550">
                        <c:v>-0.39999999999545255</c:v>
                      </c:pt>
                      <c:pt idx="2551">
                        <c:v>-0.30000000000454746</c:v>
                      </c:pt>
                      <c:pt idx="2552">
                        <c:v>-0.29999999999886312</c:v>
                      </c:pt>
                      <c:pt idx="2553">
                        <c:v>-0.29999999999801047</c:v>
                      </c:pt>
                      <c:pt idx="2554">
                        <c:v>-0.40000000000227376</c:v>
                      </c:pt>
                      <c:pt idx="2555">
                        <c:v>-0.29999999999886312</c:v>
                      </c:pt>
                      <c:pt idx="2556">
                        <c:v>-0.29999999999801047</c:v>
                      </c:pt>
                      <c:pt idx="2557">
                        <c:v>-0.40000000000227376</c:v>
                      </c:pt>
                      <c:pt idx="2558">
                        <c:v>-0.29999999999886312</c:v>
                      </c:pt>
                      <c:pt idx="2559">
                        <c:v>-0.29999999999886312</c:v>
                      </c:pt>
                      <c:pt idx="2560">
                        <c:v>-0.30000000000369481</c:v>
                      </c:pt>
                      <c:pt idx="2561">
                        <c:v>-0.39999999999658942</c:v>
                      </c:pt>
                      <c:pt idx="2562">
                        <c:v>-0.30000000000454746</c:v>
                      </c:pt>
                      <c:pt idx="2563">
                        <c:v>-0.29999999999801047</c:v>
                      </c:pt>
                      <c:pt idx="2564">
                        <c:v>-0.29999999999886312</c:v>
                      </c:pt>
                      <c:pt idx="2565">
                        <c:v>-0.40000000000227376</c:v>
                      </c:pt>
                      <c:pt idx="2566">
                        <c:v>-0.29999999999801047</c:v>
                      </c:pt>
                      <c:pt idx="2567">
                        <c:v>-0.29999999999886312</c:v>
                      </c:pt>
                      <c:pt idx="2568">
                        <c:v>-0.40000000000227376</c:v>
                      </c:pt>
                      <c:pt idx="2569">
                        <c:v>-0.29999999999801047</c:v>
                      </c:pt>
                      <c:pt idx="2570">
                        <c:v>-0.29999999999886312</c:v>
                      </c:pt>
                      <c:pt idx="2571">
                        <c:v>-0.30000000000454746</c:v>
                      </c:pt>
                      <c:pt idx="2572">
                        <c:v>-0.39999999999545249</c:v>
                      </c:pt>
                      <c:pt idx="2573">
                        <c:v>-0.29999999999886312</c:v>
                      </c:pt>
                      <c:pt idx="2574">
                        <c:v>-0.30000000000454746</c:v>
                      </c:pt>
                      <c:pt idx="2575">
                        <c:v>-0.29999999999801047</c:v>
                      </c:pt>
                      <c:pt idx="2576">
                        <c:v>-0.40000000000227376</c:v>
                      </c:pt>
                      <c:pt idx="2577">
                        <c:v>-0.29999999999886312</c:v>
                      </c:pt>
                      <c:pt idx="2578">
                        <c:v>-0.29999999999801047</c:v>
                      </c:pt>
                      <c:pt idx="2579">
                        <c:v>-0.40000000000227376</c:v>
                      </c:pt>
                      <c:pt idx="2580">
                        <c:v>-0.29999999999886312</c:v>
                      </c:pt>
                      <c:pt idx="2581">
                        <c:v>-0.29999999999801047</c:v>
                      </c:pt>
                      <c:pt idx="2582">
                        <c:v>-0.30000000000454746</c:v>
                      </c:pt>
                      <c:pt idx="2583">
                        <c:v>-0.39999999999658942</c:v>
                      </c:pt>
                      <c:pt idx="2584">
                        <c:v>-0.29999999999886312</c:v>
                      </c:pt>
                      <c:pt idx="2585">
                        <c:v>-0.30000000000369481</c:v>
                      </c:pt>
                      <c:pt idx="2586">
                        <c:v>-0.29999999999886312</c:v>
                      </c:pt>
                      <c:pt idx="2587">
                        <c:v>-0.40000000000227376</c:v>
                      </c:pt>
                      <c:pt idx="2588">
                        <c:v>-0.29999999999801047</c:v>
                      </c:pt>
                      <c:pt idx="2589">
                        <c:v>-0.29999999999886312</c:v>
                      </c:pt>
                      <c:pt idx="2590">
                        <c:v>-0.29999999999886312</c:v>
                      </c:pt>
                      <c:pt idx="2591">
                        <c:v>-0.40000000000113689</c:v>
                      </c:pt>
                      <c:pt idx="2592">
                        <c:v>-0.29999999999886312</c:v>
                      </c:pt>
                      <c:pt idx="2593">
                        <c:v>-0.30000000000454746</c:v>
                      </c:pt>
                      <c:pt idx="2594">
                        <c:v>-0.29999999999801047</c:v>
                      </c:pt>
                      <c:pt idx="2595">
                        <c:v>-0.39999999999658942</c:v>
                      </c:pt>
                      <c:pt idx="2596">
                        <c:v>-0.30000000000454746</c:v>
                      </c:pt>
                      <c:pt idx="2597">
                        <c:v>-0.29999999999801047</c:v>
                      </c:pt>
                      <c:pt idx="2598">
                        <c:v>-0.29999999999886312</c:v>
                      </c:pt>
                      <c:pt idx="2599">
                        <c:v>-0.40000000000227376</c:v>
                      </c:pt>
                      <c:pt idx="2600">
                        <c:v>-0.29999999999801047</c:v>
                      </c:pt>
                      <c:pt idx="2601">
                        <c:v>-0.29999999999886312</c:v>
                      </c:pt>
                      <c:pt idx="2602">
                        <c:v>-0.30000000000454746</c:v>
                      </c:pt>
                      <c:pt idx="2603">
                        <c:v>-0.29999999999801047</c:v>
                      </c:pt>
                      <c:pt idx="2604">
                        <c:v>-0.40000000000227376</c:v>
                      </c:pt>
                      <c:pt idx="2605">
                        <c:v>-0.29999999999886312</c:v>
                      </c:pt>
                      <c:pt idx="2606">
                        <c:v>-0.29999999999801047</c:v>
                      </c:pt>
                      <c:pt idx="2607">
                        <c:v>-0.29999999999886312</c:v>
                      </c:pt>
                      <c:pt idx="2608">
                        <c:v>-0.40000000000227376</c:v>
                      </c:pt>
                      <c:pt idx="2609">
                        <c:v>-0.29999999999886312</c:v>
                      </c:pt>
                      <c:pt idx="2610">
                        <c:v>-0.29999999999801047</c:v>
                      </c:pt>
                      <c:pt idx="2611">
                        <c:v>-0.30000000000454746</c:v>
                      </c:pt>
                      <c:pt idx="2612">
                        <c:v>-0.39999999999658942</c:v>
                      </c:pt>
                      <c:pt idx="2613">
                        <c:v>-0.30000000000369481</c:v>
                      </c:pt>
                      <c:pt idx="2614">
                        <c:v>-0.29999999999886312</c:v>
                      </c:pt>
                      <c:pt idx="2615">
                        <c:v>-0.29999999999886312</c:v>
                      </c:pt>
                      <c:pt idx="2616">
                        <c:v>-0.29999999999801047</c:v>
                      </c:pt>
                      <c:pt idx="2617">
                        <c:v>-0.40000000000227376</c:v>
                      </c:pt>
                      <c:pt idx="2618">
                        <c:v>-0.29999999999886312</c:v>
                      </c:pt>
                      <c:pt idx="2619">
                        <c:v>-0.29999999999801047</c:v>
                      </c:pt>
                      <c:pt idx="2620">
                        <c:v>-0.30000000000454746</c:v>
                      </c:pt>
                      <c:pt idx="2621">
                        <c:v>-0.39999999999658942</c:v>
                      </c:pt>
                      <c:pt idx="2622">
                        <c:v>-0.30000000000369481</c:v>
                      </c:pt>
                      <c:pt idx="2623">
                        <c:v>-0.29999999999886312</c:v>
                      </c:pt>
                      <c:pt idx="2624">
                        <c:v>-0.29999999999886312</c:v>
                      </c:pt>
                      <c:pt idx="2625">
                        <c:v>-0.29999999999801047</c:v>
                      </c:pt>
                      <c:pt idx="2626">
                        <c:v>-0.40000000000227376</c:v>
                      </c:pt>
                      <c:pt idx="2627">
                        <c:v>-0.29999999999886312</c:v>
                      </c:pt>
                      <c:pt idx="2628">
                        <c:v>-0.30000000000369481</c:v>
                      </c:pt>
                      <c:pt idx="2629">
                        <c:v>-0.29999999999886312</c:v>
                      </c:pt>
                      <c:pt idx="2630">
                        <c:v>-0.29999999999886312</c:v>
                      </c:pt>
                      <c:pt idx="2631">
                        <c:v>-0.40000000000113689</c:v>
                      </c:pt>
                      <c:pt idx="2632">
                        <c:v>-0.29999999999886312</c:v>
                      </c:pt>
                      <c:pt idx="2633">
                        <c:v>-0.29999999999886312</c:v>
                      </c:pt>
                      <c:pt idx="2634">
                        <c:v>-0.29999999999886312</c:v>
                      </c:pt>
                      <c:pt idx="2635">
                        <c:v>-0.30000000000369481</c:v>
                      </c:pt>
                      <c:pt idx="2636">
                        <c:v>-0.39999999999658942</c:v>
                      </c:pt>
                      <c:pt idx="2637">
                        <c:v>-0.30000000000454746</c:v>
                      </c:pt>
                      <c:pt idx="2638">
                        <c:v>-0.29999999999801047</c:v>
                      </c:pt>
                      <c:pt idx="2639">
                        <c:v>-0.29999999999886312</c:v>
                      </c:pt>
                      <c:pt idx="2640">
                        <c:v>-0.29999999999886312</c:v>
                      </c:pt>
                      <c:pt idx="2641">
                        <c:v>-0.40000000000113689</c:v>
                      </c:pt>
                      <c:pt idx="2642">
                        <c:v>-0.29999999999886312</c:v>
                      </c:pt>
                      <c:pt idx="2643">
                        <c:v>-0.30000000000454746</c:v>
                      </c:pt>
                      <c:pt idx="2644">
                        <c:v>-0.29999999999801047</c:v>
                      </c:pt>
                      <c:pt idx="2645">
                        <c:v>-0.29999999999886312</c:v>
                      </c:pt>
                      <c:pt idx="2646">
                        <c:v>-0.40000000000227376</c:v>
                      </c:pt>
                      <c:pt idx="2647">
                        <c:v>-0.29999999999801047</c:v>
                      </c:pt>
                      <c:pt idx="2648">
                        <c:v>-0.29999999999886312</c:v>
                      </c:pt>
                      <c:pt idx="2649">
                        <c:v>-0.29999999999886312</c:v>
                      </c:pt>
                      <c:pt idx="2650">
                        <c:v>-0.30000000000369481</c:v>
                      </c:pt>
                      <c:pt idx="2651">
                        <c:v>-0.39999999999658942</c:v>
                      </c:pt>
                      <c:pt idx="2652">
                        <c:v>-0.30000000000454746</c:v>
                      </c:pt>
                      <c:pt idx="2653">
                        <c:v>-0.29999999999801047</c:v>
                      </c:pt>
                      <c:pt idx="2654">
                        <c:v>-0.29999999999886312</c:v>
                      </c:pt>
                      <c:pt idx="2655">
                        <c:v>-0.29999999999886312</c:v>
                      </c:pt>
                      <c:pt idx="2656">
                        <c:v>-0.30000000000369481</c:v>
                      </c:pt>
                      <c:pt idx="2657">
                        <c:v>-0.39999999999658942</c:v>
                      </c:pt>
                      <c:pt idx="2658">
                        <c:v>-0.29999999999886312</c:v>
                      </c:pt>
                      <c:pt idx="2659">
                        <c:v>-0.30000000000454746</c:v>
                      </c:pt>
                      <c:pt idx="2660">
                        <c:v>-0.29999999999801047</c:v>
                      </c:pt>
                      <c:pt idx="2661">
                        <c:v>-0.29999999999886312</c:v>
                      </c:pt>
                      <c:pt idx="2662">
                        <c:v>-0.40000000000227376</c:v>
                      </c:pt>
                      <c:pt idx="2663">
                        <c:v>-0.29999999999801047</c:v>
                      </c:pt>
                      <c:pt idx="2664">
                        <c:v>-0.29999999999886312</c:v>
                      </c:pt>
                      <c:pt idx="2665">
                        <c:v>-0.30000000000454746</c:v>
                      </c:pt>
                      <c:pt idx="2666">
                        <c:v>-0.29999999999801047</c:v>
                      </c:pt>
                      <c:pt idx="2667">
                        <c:v>-0.29999999999886312</c:v>
                      </c:pt>
                      <c:pt idx="2668">
                        <c:v>-0.40000000000227376</c:v>
                      </c:pt>
                      <c:pt idx="2669">
                        <c:v>-0.29999999999801047</c:v>
                      </c:pt>
                      <c:pt idx="2670">
                        <c:v>-0.29999999999886312</c:v>
                      </c:pt>
                      <c:pt idx="2671">
                        <c:v>-0.30000000000454746</c:v>
                      </c:pt>
                      <c:pt idx="2672">
                        <c:v>-0.29999999999801047</c:v>
                      </c:pt>
                      <c:pt idx="2673">
                        <c:v>-0.29999999999886312</c:v>
                      </c:pt>
                      <c:pt idx="2674">
                        <c:v>-0.29999999999886312</c:v>
                      </c:pt>
                      <c:pt idx="2675">
                        <c:v>-0.40000000000113689</c:v>
                      </c:pt>
                      <c:pt idx="2676">
                        <c:v>-0.29999999999886312</c:v>
                      </c:pt>
                      <c:pt idx="2677">
                        <c:v>-0.29999999999886312</c:v>
                      </c:pt>
                      <c:pt idx="2678">
                        <c:v>-0.30000000000369481</c:v>
                      </c:pt>
                      <c:pt idx="2679">
                        <c:v>-0.29999999999886312</c:v>
                      </c:pt>
                      <c:pt idx="2680">
                        <c:v>-0.29999999999886312</c:v>
                      </c:pt>
                      <c:pt idx="2681">
                        <c:v>-0.40000000000113689</c:v>
                      </c:pt>
                      <c:pt idx="2682">
                        <c:v>-0.29999999999886312</c:v>
                      </c:pt>
                      <c:pt idx="2683">
                        <c:v>-0.29999999999886312</c:v>
                      </c:pt>
                      <c:pt idx="2684">
                        <c:v>-0.30000000000454746</c:v>
                      </c:pt>
                      <c:pt idx="2685">
                        <c:v>-0.29999999999801047</c:v>
                      </c:pt>
                      <c:pt idx="2686">
                        <c:v>-0.29999999999886312</c:v>
                      </c:pt>
                      <c:pt idx="2687">
                        <c:v>-0.40000000000227376</c:v>
                      </c:pt>
                      <c:pt idx="2688">
                        <c:v>-0.29999999999801047</c:v>
                      </c:pt>
                      <c:pt idx="2689">
                        <c:v>-0.29999999999886312</c:v>
                      </c:pt>
                      <c:pt idx="2690">
                        <c:v>-0.29999999999886312</c:v>
                      </c:pt>
                      <c:pt idx="2691">
                        <c:v>-0.30000000000369481</c:v>
                      </c:pt>
                      <c:pt idx="2692">
                        <c:v>-0.29999999999886312</c:v>
                      </c:pt>
                      <c:pt idx="2693">
                        <c:v>-0.29999999999886312</c:v>
                      </c:pt>
                      <c:pt idx="2694">
                        <c:v>-0.40000000000113689</c:v>
                      </c:pt>
                      <c:pt idx="2695">
                        <c:v>-0.29999999999886312</c:v>
                      </c:pt>
                      <c:pt idx="2696">
                        <c:v>-0.29999999999886312</c:v>
                      </c:pt>
                      <c:pt idx="2697">
                        <c:v>-0.30000000000369481</c:v>
                      </c:pt>
                      <c:pt idx="2698">
                        <c:v>-0.29999999999886312</c:v>
                      </c:pt>
                      <c:pt idx="2699">
                        <c:v>-0.29999999999886312</c:v>
                      </c:pt>
                      <c:pt idx="2700">
                        <c:v>-0.29999999999801047</c:v>
                      </c:pt>
                      <c:pt idx="2701">
                        <c:v>-0.30000000000454746</c:v>
                      </c:pt>
                      <c:pt idx="2702">
                        <c:v>-0.39999999999658942</c:v>
                      </c:pt>
                      <c:pt idx="2703">
                        <c:v>-0.30000000000369481</c:v>
                      </c:pt>
                      <c:pt idx="2704">
                        <c:v>-0.29999999999886312</c:v>
                      </c:pt>
                      <c:pt idx="2705">
                        <c:v>-0.29999999999886312</c:v>
                      </c:pt>
                      <c:pt idx="2706">
                        <c:v>-0.29999999999801047</c:v>
                      </c:pt>
                      <c:pt idx="2707">
                        <c:v>-0.30000000000454746</c:v>
                      </c:pt>
                      <c:pt idx="2708">
                        <c:v>-0.29999999999886312</c:v>
                      </c:pt>
                      <c:pt idx="2709">
                        <c:v>-0.39999999999658942</c:v>
                      </c:pt>
                      <c:pt idx="2710">
                        <c:v>-0.30000000000369481</c:v>
                      </c:pt>
                      <c:pt idx="2711">
                        <c:v>-0.29999999999886312</c:v>
                      </c:pt>
                      <c:pt idx="2712">
                        <c:v>-0.29999999999886312</c:v>
                      </c:pt>
                      <c:pt idx="2713">
                        <c:v>-0.29999999999801047</c:v>
                      </c:pt>
                      <c:pt idx="2714">
                        <c:v>-0.30000000000454746</c:v>
                      </c:pt>
                      <c:pt idx="2715">
                        <c:v>-0.29999999999886312</c:v>
                      </c:pt>
                      <c:pt idx="2716">
                        <c:v>-0.29999999999801047</c:v>
                      </c:pt>
                      <c:pt idx="2717">
                        <c:v>-0.40000000000227376</c:v>
                      </c:pt>
                      <c:pt idx="2718">
                        <c:v>-0.29999999999886312</c:v>
                      </c:pt>
                      <c:pt idx="2719">
                        <c:v>-0.29999999999801047</c:v>
                      </c:pt>
                      <c:pt idx="2720">
                        <c:v>-0.30000000000454746</c:v>
                      </c:pt>
                      <c:pt idx="2721">
                        <c:v>-0.29999999999886312</c:v>
                      </c:pt>
                      <c:pt idx="2722">
                        <c:v>-0.29999999999801047</c:v>
                      </c:pt>
                      <c:pt idx="2723">
                        <c:v>-0.29999999999886312</c:v>
                      </c:pt>
                      <c:pt idx="2724">
                        <c:v>-0.30000000000454746</c:v>
                      </c:pt>
                      <c:pt idx="2725">
                        <c:v>-0.29999999999801047</c:v>
                      </c:pt>
                      <c:pt idx="2726">
                        <c:v>-0.39999999999658942</c:v>
                      </c:pt>
                      <c:pt idx="2727">
                        <c:v>-0.30000000000454746</c:v>
                      </c:pt>
                      <c:pt idx="2728">
                        <c:v>-0.29999999999801047</c:v>
                      </c:pt>
                      <c:pt idx="2729">
                        <c:v>-0.29999999999886312</c:v>
                      </c:pt>
                      <c:pt idx="2730">
                        <c:v>-0.29999999999886312</c:v>
                      </c:pt>
                      <c:pt idx="2731">
                        <c:v>-0.30000000000369481</c:v>
                      </c:pt>
                      <c:pt idx="2732">
                        <c:v>-0.29999999999886312</c:v>
                      </c:pt>
                      <c:pt idx="2733">
                        <c:v>-0.29999999999886312</c:v>
                      </c:pt>
                      <c:pt idx="2734">
                        <c:v>-0.29999999999886312</c:v>
                      </c:pt>
                      <c:pt idx="2735">
                        <c:v>-0.30000000000369481</c:v>
                      </c:pt>
                      <c:pt idx="2736">
                        <c:v>-0.29999999999886312</c:v>
                      </c:pt>
                      <c:pt idx="2737">
                        <c:v>-0.40000000000227376</c:v>
                      </c:pt>
                      <c:pt idx="2738">
                        <c:v>-0.29999999999801047</c:v>
                      </c:pt>
                      <c:pt idx="2739">
                        <c:v>-0.29999999999886312</c:v>
                      </c:pt>
                      <c:pt idx="2740">
                        <c:v>-0.29999999999886312</c:v>
                      </c:pt>
                      <c:pt idx="2741">
                        <c:v>-0.30000000000369481</c:v>
                      </c:pt>
                      <c:pt idx="2742">
                        <c:v>-0.29999999999886312</c:v>
                      </c:pt>
                      <c:pt idx="2743">
                        <c:v>-0.29999999999886312</c:v>
                      </c:pt>
                      <c:pt idx="2744">
                        <c:v>-0.29999999999801047</c:v>
                      </c:pt>
                      <c:pt idx="2745">
                        <c:v>-0.30000000000454746</c:v>
                      </c:pt>
                      <c:pt idx="2746">
                        <c:v>-0.29999999999886312</c:v>
                      </c:pt>
                      <c:pt idx="2747">
                        <c:v>-0.29999999999801047</c:v>
                      </c:pt>
                      <c:pt idx="2748">
                        <c:v>-0.29999999999886312</c:v>
                      </c:pt>
                      <c:pt idx="2749">
                        <c:v>-0.30000000000454746</c:v>
                      </c:pt>
                      <c:pt idx="2750">
                        <c:v>-0.29999999999801047</c:v>
                      </c:pt>
                      <c:pt idx="2751">
                        <c:v>-0.29999999999886312</c:v>
                      </c:pt>
                      <c:pt idx="2752">
                        <c:v>-0.29999999999886312</c:v>
                      </c:pt>
                      <c:pt idx="2753">
                        <c:v>-0.30000000000369481</c:v>
                      </c:pt>
                      <c:pt idx="2754">
                        <c:v>-0.29999999999886312</c:v>
                      </c:pt>
                      <c:pt idx="2755">
                        <c:v>-0.20000000000113688</c:v>
                      </c:pt>
                      <c:pt idx="2756">
                        <c:v>-0.29999999999801047</c:v>
                      </c:pt>
                      <c:pt idx="2757">
                        <c:v>-0.29999999999886312</c:v>
                      </c:pt>
                      <c:pt idx="2758">
                        <c:v>-0.29999999999886312</c:v>
                      </c:pt>
                      <c:pt idx="2759">
                        <c:v>-0.30000000000454746</c:v>
                      </c:pt>
                      <c:pt idx="2760">
                        <c:v>-0.20000000000056845</c:v>
                      </c:pt>
                      <c:pt idx="2761">
                        <c:v>-0.29999999999886312</c:v>
                      </c:pt>
                      <c:pt idx="2762">
                        <c:v>-0.20000000000113688</c:v>
                      </c:pt>
                      <c:pt idx="2763">
                        <c:v>-0.29999999999801047</c:v>
                      </c:pt>
                      <c:pt idx="2764">
                        <c:v>-0.20000000000113688</c:v>
                      </c:pt>
                      <c:pt idx="2765">
                        <c:v>-0.29999999999886312</c:v>
                      </c:pt>
                      <c:pt idx="2766">
                        <c:v>-0.20000000000056845</c:v>
                      </c:pt>
                      <c:pt idx="2767">
                        <c:v>-0.20000000000113688</c:v>
                      </c:pt>
                      <c:pt idx="2768">
                        <c:v>-0.19999999999545251</c:v>
                      </c:pt>
                      <c:pt idx="2769">
                        <c:v>-0.20000000000056842</c:v>
                      </c:pt>
                      <c:pt idx="2770">
                        <c:v>-0.20000000000113688</c:v>
                      </c:pt>
                      <c:pt idx="2771">
                        <c:v>-9.9999999997726255E-2</c:v>
                      </c:pt>
                      <c:pt idx="2772">
                        <c:v>-0.10000000000312639</c:v>
                      </c:pt>
                      <c:pt idx="2773">
                        <c:v>-9.9999999997726255E-2</c:v>
                      </c:pt>
                      <c:pt idx="2774">
                        <c:v>-0.10000000000341061</c:v>
                      </c:pt>
                      <c:pt idx="2775">
                        <c:v>0</c:v>
                      </c:pt>
                      <c:pt idx="2776">
                        <c:v>-9.9999999997726255E-2</c:v>
                      </c:pt>
                      <c:pt idx="2777">
                        <c:v>9.9999999997726255E-2</c:v>
                      </c:pt>
                      <c:pt idx="2778">
                        <c:v>0</c:v>
                      </c:pt>
                      <c:pt idx="2779">
                        <c:v>0.10000000000341061</c:v>
                      </c:pt>
                      <c:pt idx="2780">
                        <c:v>9.9999999997726255E-2</c:v>
                      </c:pt>
                      <c:pt idx="2781">
                        <c:v>0.20000000000056845</c:v>
                      </c:pt>
                      <c:pt idx="2782">
                        <c:v>0.20000000000113688</c:v>
                      </c:pt>
                      <c:pt idx="2783">
                        <c:v>0.20000000000113688</c:v>
                      </c:pt>
                      <c:pt idx="2784">
                        <c:v>0.19999999999545251</c:v>
                      </c:pt>
                      <c:pt idx="2785">
                        <c:v>0.30000000000369481</c:v>
                      </c:pt>
                      <c:pt idx="2786">
                        <c:v>0.39999999999658942</c:v>
                      </c:pt>
                      <c:pt idx="2787">
                        <c:v>0.40000000000227376</c:v>
                      </c:pt>
                      <c:pt idx="2788">
                        <c:v>0.49999999999857886</c:v>
                      </c:pt>
                      <c:pt idx="2789">
                        <c:v>0.5</c:v>
                      </c:pt>
                      <c:pt idx="2790">
                        <c:v>0.70000000000113693</c:v>
                      </c:pt>
                      <c:pt idx="2791">
                        <c:v>0.6999999999991473</c:v>
                      </c:pt>
                      <c:pt idx="2792">
                        <c:v>0.79999999999886307</c:v>
                      </c:pt>
                      <c:pt idx="2793">
                        <c:v>1</c:v>
                      </c:pt>
                      <c:pt idx="2794">
                        <c:v>1.1999999999977262</c:v>
                      </c:pt>
                      <c:pt idx="2795">
                        <c:v>1.2000000000011368</c:v>
                      </c:pt>
                      <c:pt idx="2796">
                        <c:v>1.5000000000056841</c:v>
                      </c:pt>
                      <c:pt idx="2797">
                        <c:v>1.5999999999931789</c:v>
                      </c:pt>
                      <c:pt idx="2798">
                        <c:v>1.9000000000022739</c:v>
                      </c:pt>
                      <c:pt idx="2799">
                        <c:v>2.1000000000034107</c:v>
                      </c:pt>
                      <c:pt idx="2800">
                        <c:v>2.2999999999980103</c:v>
                      </c:pt>
                      <c:pt idx="2801">
                        <c:v>2.5</c:v>
                      </c:pt>
                      <c:pt idx="2802">
                        <c:v>2.8000000000045477</c:v>
                      </c:pt>
                      <c:pt idx="2803">
                        <c:v>3.0999999999889156</c:v>
                      </c:pt>
                      <c:pt idx="2804">
                        <c:v>3.2000000000068209</c:v>
                      </c:pt>
                      <c:pt idx="2805">
                        <c:v>3.5</c:v>
                      </c:pt>
                      <c:pt idx="2806">
                        <c:v>3.6999999999963049</c:v>
                      </c:pt>
                      <c:pt idx="2807">
                        <c:v>3.9000000000022736</c:v>
                      </c:pt>
                      <c:pt idx="2808">
                        <c:v>4.200000000001137</c:v>
                      </c:pt>
                      <c:pt idx="2809">
                        <c:v>4.3000000000045473</c:v>
                      </c:pt>
                      <c:pt idx="2810">
                        <c:v>4.6999999999934632</c:v>
                      </c:pt>
                      <c:pt idx="2811">
                        <c:v>4.8000000000045473</c:v>
                      </c:pt>
                      <c:pt idx="2812">
                        <c:v>5.1000000000034102</c:v>
                      </c:pt>
                      <c:pt idx="2813">
                        <c:v>5.4999999999900524</c:v>
                      </c:pt>
                      <c:pt idx="2814">
                        <c:v>5.9000000000079575</c:v>
                      </c:pt>
                      <c:pt idx="2815">
                        <c:v>6.5000000000056843</c:v>
                      </c:pt>
                      <c:pt idx="2816">
                        <c:v>6.8999999999826622</c:v>
                      </c:pt>
                      <c:pt idx="2817">
                        <c:v>7.4000000000079575</c:v>
                      </c:pt>
                      <c:pt idx="2818">
                        <c:v>8.1000000000090946</c:v>
                      </c:pt>
                      <c:pt idx="2819">
                        <c:v>8.6999999999820936</c:v>
                      </c:pt>
                      <c:pt idx="2820">
                        <c:v>9.3000000000102325</c:v>
                      </c:pt>
                      <c:pt idx="2821">
                        <c:v>10.100000000009096</c:v>
                      </c:pt>
                      <c:pt idx="2822">
                        <c:v>10.899999999976979</c:v>
                      </c:pt>
                      <c:pt idx="2823">
                        <c:v>11.800000000010233</c:v>
                      </c:pt>
                      <c:pt idx="2824">
                        <c:v>12.600000000009095</c:v>
                      </c:pt>
                      <c:pt idx="2825">
                        <c:v>13.499999999978684</c:v>
                      </c:pt>
                      <c:pt idx="2826">
                        <c:v>14.500000000011369</c:v>
                      </c:pt>
                      <c:pt idx="2827">
                        <c:v>15.300000000015917</c:v>
                      </c:pt>
                      <c:pt idx="2828">
                        <c:v>16.199999999966462</c:v>
                      </c:pt>
                      <c:pt idx="2829">
                        <c:v>17.000000000017053</c:v>
                      </c:pt>
                      <c:pt idx="2830">
                        <c:v>17.700000000012505</c:v>
                      </c:pt>
                      <c:pt idx="2831">
                        <c:v>18.499999999964473</c:v>
                      </c:pt>
                      <c:pt idx="2832">
                        <c:v>19.100000000020465</c:v>
                      </c:pt>
                      <c:pt idx="2833">
                        <c:v>19.800000000015913</c:v>
                      </c:pt>
                      <c:pt idx="2834">
                        <c:v>20.500000000017049</c:v>
                      </c:pt>
                      <c:pt idx="2835">
                        <c:v>21.099999999960495</c:v>
                      </c:pt>
                      <c:pt idx="2836">
                        <c:v>21.700000000018193</c:v>
                      </c:pt>
                      <c:pt idx="2837">
                        <c:v>22.600000000020465</c:v>
                      </c:pt>
                      <c:pt idx="2838">
                        <c:v>23.599999999959074</c:v>
                      </c:pt>
                      <c:pt idx="2839">
                        <c:v>24.800000000021601</c:v>
                      </c:pt>
                      <c:pt idx="2840">
                        <c:v>26.000000000022737</c:v>
                      </c:pt>
                      <c:pt idx="2841">
                        <c:v>27.299999999949691</c:v>
                      </c:pt>
                      <c:pt idx="2842">
                        <c:v>28.600000000026146</c:v>
                      </c:pt>
                      <c:pt idx="2843">
                        <c:v>29.90000000002501</c:v>
                      </c:pt>
                      <c:pt idx="2844">
                        <c:v>31.199999999940882</c:v>
                      </c:pt>
                      <c:pt idx="2845">
                        <c:v>32.700000000029561</c:v>
                      </c:pt>
                      <c:pt idx="2846">
                        <c:v>34.200000000029561</c:v>
                      </c:pt>
                      <c:pt idx="2847">
                        <c:v>35.89999999992866</c:v>
                      </c:pt>
                      <c:pt idx="2848">
                        <c:v>37.400000000036378</c:v>
                      </c:pt>
                      <c:pt idx="2849">
                        <c:v>38.900000000036378</c:v>
                      </c:pt>
                      <c:pt idx="2850">
                        <c:v>40.699999999919569</c:v>
                      </c:pt>
                      <c:pt idx="2851">
                        <c:v>42.400000000036385</c:v>
                      </c:pt>
                      <c:pt idx="2852">
                        <c:v>43.90000000004207</c:v>
                      </c:pt>
                      <c:pt idx="2853">
                        <c:v>45.399999999913035</c:v>
                      </c:pt>
                      <c:pt idx="2854">
                        <c:v>46.800000000044335</c:v>
                      </c:pt>
                      <c:pt idx="2855">
                        <c:v>48.20000000004093</c:v>
                      </c:pt>
                      <c:pt idx="2856">
                        <c:v>49.399999999907337</c:v>
                      </c:pt>
                      <c:pt idx="2857">
                        <c:v>50.700000000046614</c:v>
                      </c:pt>
                      <c:pt idx="2858">
                        <c:v>52.000000000045475</c:v>
                      </c:pt>
                      <c:pt idx="2859">
                        <c:v>53.400000000047747</c:v>
                      </c:pt>
                      <c:pt idx="2860">
                        <c:v>54.599999999893704</c:v>
                      </c:pt>
                      <c:pt idx="2861">
                        <c:v>56.200000000052292</c:v>
                      </c:pt>
                      <c:pt idx="2862">
                        <c:v>58.300000000050026</c:v>
                      </c:pt>
                      <c:pt idx="2863">
                        <c:v>60.7999999998829</c:v>
                      </c:pt>
                      <c:pt idx="2864">
                        <c:v>63.400000000059123</c:v>
                      </c:pt>
                      <c:pt idx="2865">
                        <c:v>66.400000000059123</c:v>
                      </c:pt>
                      <c:pt idx="2866">
                        <c:v>69.199999999866989</c:v>
                      </c:pt>
                      <c:pt idx="2867">
                        <c:v>72.200000000069352</c:v>
                      </c:pt>
                      <c:pt idx="2868">
                        <c:v>75.300000000067072</c:v>
                      </c:pt>
                      <c:pt idx="2869">
                        <c:v>78.799999999848808</c:v>
                      </c:pt>
                      <c:pt idx="2870">
                        <c:v>82.700000000075036</c:v>
                      </c:pt>
                      <c:pt idx="2871">
                        <c:v>86.800000000078441</c:v>
                      </c:pt>
                      <c:pt idx="2872">
                        <c:v>90.899999999823507</c:v>
                      </c:pt>
                      <c:pt idx="2873">
                        <c:v>95.30000000008414</c:v>
                      </c:pt>
                      <c:pt idx="2874">
                        <c:v>99.800000000095508</c:v>
                      </c:pt>
                      <c:pt idx="2875">
                        <c:v>104.59999999979705</c:v>
                      </c:pt>
                      <c:pt idx="2876">
                        <c:v>109.30000000009549</c:v>
                      </c:pt>
                      <c:pt idx="2877">
                        <c:v>113.80000000010686</c:v>
                      </c:pt>
                      <c:pt idx="2878">
                        <c:v>118.29999999977063</c:v>
                      </c:pt>
                      <c:pt idx="2879">
                        <c:v>122.90000000011027</c:v>
                      </c:pt>
                      <c:pt idx="2880">
                        <c:v>127.30000000011823</c:v>
                      </c:pt>
                      <c:pt idx="2881">
                        <c:v>131.69999999974618</c:v>
                      </c:pt>
                      <c:pt idx="2882">
                        <c:v>136.00000000011937</c:v>
                      </c:pt>
                      <c:pt idx="2883">
                        <c:v>140.40000000012733</c:v>
                      </c:pt>
                      <c:pt idx="2884">
                        <c:v>144.50000000013642</c:v>
                      </c:pt>
                      <c:pt idx="2885">
                        <c:v>148.69999999970923</c:v>
                      </c:pt>
                      <c:pt idx="2886">
                        <c:v>153.9000000001387</c:v>
                      </c:pt>
                      <c:pt idx="2887">
                        <c:v>160.00000000014779</c:v>
                      </c:pt>
                      <c:pt idx="2888">
                        <c:v>166.39999999967714</c:v>
                      </c:pt>
                      <c:pt idx="2889">
                        <c:v>173.10000000015688</c:v>
                      </c:pt>
                      <c:pt idx="2890">
                        <c:v>179.700000000166</c:v>
                      </c:pt>
                      <c:pt idx="2891">
                        <c:v>186.19999999963676</c:v>
                      </c:pt>
                      <c:pt idx="2892">
                        <c:v>192.60000000017962</c:v>
                      </c:pt>
                      <c:pt idx="2893">
                        <c:v>199.00000000017624</c:v>
                      </c:pt>
                      <c:pt idx="2894">
                        <c:v>205.89999999960469</c:v>
                      </c:pt>
                      <c:pt idx="2895">
                        <c:v>212.90000000019555</c:v>
                      </c:pt>
                      <c:pt idx="2896">
                        <c:v>219.90000000019552</c:v>
                      </c:pt>
                      <c:pt idx="2897">
                        <c:v>226.79999999956456</c:v>
                      </c:pt>
                      <c:pt idx="2898">
                        <c:v>233.70000000021147</c:v>
                      </c:pt>
                      <c:pt idx="2899">
                        <c:v>241.00000000022172</c:v>
                      </c:pt>
                      <c:pt idx="2900">
                        <c:v>248.49999999951541</c:v>
                      </c:pt>
                      <c:pt idx="2901">
                        <c:v>255.90000000023534</c:v>
                      </c:pt>
                      <c:pt idx="2902">
                        <c:v>263.20000000023987</c:v>
                      </c:pt>
                      <c:pt idx="2903">
                        <c:v>270.39999999947815</c:v>
                      </c:pt>
                      <c:pt idx="2904">
                        <c:v>277.70000000025124</c:v>
                      </c:pt>
                      <c:pt idx="2905">
                        <c:v>284.8000000002603</c:v>
                      </c:pt>
                      <c:pt idx="2906">
                        <c:v>291.8999999994341</c:v>
                      </c:pt>
                      <c:pt idx="2907">
                        <c:v>299.20000000027397</c:v>
                      </c:pt>
                      <c:pt idx="2908">
                        <c:v>306.20000000027966</c:v>
                      </c:pt>
                      <c:pt idx="2909">
                        <c:v>312.90000000028084</c:v>
                      </c:pt>
                      <c:pt idx="2910">
                        <c:v>319.79999999938553</c:v>
                      </c:pt>
                      <c:pt idx="2911">
                        <c:v>327.40000000029784</c:v>
                      </c:pt>
                      <c:pt idx="2912">
                        <c:v>335.30000000030014</c:v>
                      </c:pt>
                      <c:pt idx="2913">
                        <c:v>343.29999999934148</c:v>
                      </c:pt>
                      <c:pt idx="2914">
                        <c:v>351.10000000031607</c:v>
                      </c:pt>
                      <c:pt idx="2915">
                        <c:v>358.70000000032513</c:v>
                      </c:pt>
                      <c:pt idx="2916">
                        <c:v>365.89999999929199</c:v>
                      </c:pt>
                      <c:pt idx="2917">
                        <c:v>372.90000000034331</c:v>
                      </c:pt>
                      <c:pt idx="2918">
                        <c:v>379.90000000034337</c:v>
                      </c:pt>
                      <c:pt idx="2919">
                        <c:v>386.99999999925819</c:v>
                      </c:pt>
                      <c:pt idx="2920">
                        <c:v>393.60000000035012</c:v>
                      </c:pt>
                      <c:pt idx="2921">
                        <c:v>399.80000000036836</c:v>
                      </c:pt>
                      <c:pt idx="2922">
                        <c:v>405.799999999215</c:v>
                      </c:pt>
                      <c:pt idx="2923">
                        <c:v>411.90000000037742</c:v>
                      </c:pt>
                      <c:pt idx="2924">
                        <c:v>417.50000000037517</c:v>
                      </c:pt>
                      <c:pt idx="2925">
                        <c:v>423.19999999917917</c:v>
                      </c:pt>
                      <c:pt idx="2926">
                        <c:v>428.5000000003979</c:v>
                      </c:pt>
                      <c:pt idx="2927">
                        <c:v>433.70000000039335</c:v>
                      </c:pt>
                      <c:pt idx="2928">
                        <c:v>438.89999999915273</c:v>
                      </c:pt>
                      <c:pt idx="2929">
                        <c:v>443.10000000039565</c:v>
                      </c:pt>
                      <c:pt idx="2930">
                        <c:v>447.20000000040471</c:v>
                      </c:pt>
                      <c:pt idx="2931">
                        <c:v>451.29999999913116</c:v>
                      </c:pt>
                      <c:pt idx="2932">
                        <c:v>454.90000000041158</c:v>
                      </c:pt>
                      <c:pt idx="2933">
                        <c:v>458.70000000041608</c:v>
                      </c:pt>
                      <c:pt idx="2934">
                        <c:v>461.20000000042745</c:v>
                      </c:pt>
                      <c:pt idx="2935">
                        <c:v>464.29999999909415</c:v>
                      </c:pt>
                      <c:pt idx="2936">
                        <c:v>467.3000000004252</c:v>
                      </c:pt>
                      <c:pt idx="2937">
                        <c:v>470.40000000043432</c:v>
                      </c:pt>
                      <c:pt idx="2938">
                        <c:v>473.79999999907852</c:v>
                      </c:pt>
                      <c:pt idx="2939">
                        <c:v>475.80000000043657</c:v>
                      </c:pt>
                      <c:pt idx="2940">
                        <c:v>478.00000000043201</c:v>
                      </c:pt>
                      <c:pt idx="2941">
                        <c:v>479.69999999907543</c:v>
                      </c:pt>
                      <c:pt idx="2942">
                        <c:v>481.40000000043432</c:v>
                      </c:pt>
                      <c:pt idx="2943">
                        <c:v>482.80000000044788</c:v>
                      </c:pt>
                      <c:pt idx="2944">
                        <c:v>484.29999999906005</c:v>
                      </c:pt>
                      <c:pt idx="2945">
                        <c:v>485.30000000043657</c:v>
                      </c:pt>
                      <c:pt idx="2946">
                        <c:v>486.00000000044338</c:v>
                      </c:pt>
                      <c:pt idx="2947">
                        <c:v>486.19999999905696</c:v>
                      </c:pt>
                      <c:pt idx="2948">
                        <c:v>486.50000000044338</c:v>
                      </c:pt>
                      <c:pt idx="2949">
                        <c:v>486.40000000044563</c:v>
                      </c:pt>
                      <c:pt idx="2950">
                        <c:v>486.09999999905949</c:v>
                      </c:pt>
                      <c:pt idx="2951">
                        <c:v>485.70000000043888</c:v>
                      </c:pt>
                      <c:pt idx="2952">
                        <c:v>485.00000000044338</c:v>
                      </c:pt>
                      <c:pt idx="2953">
                        <c:v>484.29999999907142</c:v>
                      </c:pt>
                      <c:pt idx="2954">
                        <c:v>483.20000000043882</c:v>
                      </c:pt>
                      <c:pt idx="2955">
                        <c:v>482.00000000043201</c:v>
                      </c:pt>
                      <c:pt idx="2956">
                        <c:v>480.59999999907518</c:v>
                      </c:pt>
                      <c:pt idx="2957">
                        <c:v>478.80000000043651</c:v>
                      </c:pt>
                      <c:pt idx="2958">
                        <c:v>476.90000000043432</c:v>
                      </c:pt>
                      <c:pt idx="2959">
                        <c:v>474.8000000004252</c:v>
                      </c:pt>
                      <c:pt idx="2960">
                        <c:v>472.59999999908649</c:v>
                      </c:pt>
                      <c:pt idx="2961">
                        <c:v>470.50000000043201</c:v>
                      </c:pt>
                      <c:pt idx="2962">
                        <c:v>468.3000000004252</c:v>
                      </c:pt>
                      <c:pt idx="2963">
                        <c:v>465.79999999910132</c:v>
                      </c:pt>
                      <c:pt idx="2964">
                        <c:v>463.20000000041608</c:v>
                      </c:pt>
                      <c:pt idx="2965">
                        <c:v>460.10000000041839</c:v>
                      </c:pt>
                      <c:pt idx="2966">
                        <c:v>457.09999999911923</c:v>
                      </c:pt>
                      <c:pt idx="2967">
                        <c:v>454.40000000041152</c:v>
                      </c:pt>
                      <c:pt idx="2968">
                        <c:v>450.50000000040927</c:v>
                      </c:pt>
                      <c:pt idx="2969">
                        <c:v>447.19999999913375</c:v>
                      </c:pt>
                      <c:pt idx="2970">
                        <c:v>443.70000000040471</c:v>
                      </c:pt>
                      <c:pt idx="2971">
                        <c:v>439.90000000040015</c:v>
                      </c:pt>
                      <c:pt idx="2972">
                        <c:v>436.39999999915983</c:v>
                      </c:pt>
                      <c:pt idx="2973">
                        <c:v>431.90000000038879</c:v>
                      </c:pt>
                      <c:pt idx="2974">
                        <c:v>427.80000000039109</c:v>
                      </c:pt>
                      <c:pt idx="2975">
                        <c:v>423.59999999918028</c:v>
                      </c:pt>
                      <c:pt idx="2976">
                        <c:v>419.20000000038198</c:v>
                      </c:pt>
                      <c:pt idx="2977">
                        <c:v>415.20000000038203</c:v>
                      </c:pt>
                      <c:pt idx="2978">
                        <c:v>410.19999999920475</c:v>
                      </c:pt>
                      <c:pt idx="2979">
                        <c:v>405.40000000036611</c:v>
                      </c:pt>
                      <c:pt idx="2980">
                        <c:v>400.60000000037292</c:v>
                      </c:pt>
                      <c:pt idx="2981">
                        <c:v>395.799999999232</c:v>
                      </c:pt>
                      <c:pt idx="2982">
                        <c:v>391.10000000035018</c:v>
                      </c:pt>
                      <c:pt idx="2983">
                        <c:v>385.80000000035693</c:v>
                      </c:pt>
                      <c:pt idx="2984">
                        <c:v>380.70000000034787</c:v>
                      </c:pt>
                      <c:pt idx="2985">
                        <c:v>375.79999999926616</c:v>
                      </c:pt>
                      <c:pt idx="2986">
                        <c:v>370.7000000003365</c:v>
                      </c:pt>
                      <c:pt idx="2987">
                        <c:v>365.90000000033194</c:v>
                      </c:pt>
                      <c:pt idx="2988">
                        <c:v>360.29999999931022</c:v>
                      </c:pt>
                      <c:pt idx="2989">
                        <c:v>355.00000000031832</c:v>
                      </c:pt>
                      <c:pt idx="2990">
                        <c:v>349.70000000032508</c:v>
                      </c:pt>
                      <c:pt idx="2991">
                        <c:v>344.29999999933295</c:v>
                      </c:pt>
                      <c:pt idx="2992">
                        <c:v>339.30000000031146</c:v>
                      </c:pt>
                      <c:pt idx="2993">
                        <c:v>333.50000000029559</c:v>
                      </c:pt>
                      <c:pt idx="2994">
                        <c:v>328.09999999937213</c:v>
                      </c:pt>
                      <c:pt idx="2995">
                        <c:v>322.60000000029333</c:v>
                      </c:pt>
                      <c:pt idx="2996">
                        <c:v>317.10000000028191</c:v>
                      </c:pt>
                      <c:pt idx="2997">
                        <c:v>311.69999999940512</c:v>
                      </c:pt>
                      <c:pt idx="2998">
                        <c:v>306.20000000026829</c:v>
                      </c:pt>
                      <c:pt idx="2999">
                        <c:v>300.80000000027741</c:v>
                      </c:pt>
                      <c:pt idx="3000">
                        <c:v>295.29999999942675</c:v>
                      </c:pt>
                      <c:pt idx="3001">
                        <c:v>290.00000000027285</c:v>
                      </c:pt>
                      <c:pt idx="3002">
                        <c:v>284.70000000025692</c:v>
                      </c:pt>
                      <c:pt idx="3003">
                        <c:v>279.29999999946085</c:v>
                      </c:pt>
                      <c:pt idx="3004">
                        <c:v>274.00000000025011</c:v>
                      </c:pt>
                      <c:pt idx="3005">
                        <c:v>268.8000000002433</c:v>
                      </c:pt>
                      <c:pt idx="3006">
                        <c:v>263.59999999948724</c:v>
                      </c:pt>
                      <c:pt idx="3007">
                        <c:v>258.40000000022962</c:v>
                      </c:pt>
                      <c:pt idx="3008">
                        <c:v>253.30000000023193</c:v>
                      </c:pt>
                      <c:pt idx="3009">
                        <c:v>248.30000000023193</c:v>
                      </c:pt>
                      <c:pt idx="3010">
                        <c:v>243.1999999995316</c:v>
                      </c:pt>
                      <c:pt idx="3011">
                        <c:v>238.40000000021826</c:v>
                      </c:pt>
                      <c:pt idx="3012">
                        <c:v>233.30000000020917</c:v>
                      </c:pt>
                      <c:pt idx="3013">
                        <c:v>228.4999999995552</c:v>
                      </c:pt>
                      <c:pt idx="3014">
                        <c:v>223.60000000020236</c:v>
                      </c:pt>
                      <c:pt idx="3015">
                        <c:v>219.00000000020464</c:v>
                      </c:pt>
                      <c:pt idx="3016">
                        <c:v>214.29999999957735</c:v>
                      </c:pt>
                      <c:pt idx="3017">
                        <c:v>209.70000000020008</c:v>
                      </c:pt>
                      <c:pt idx="3018">
                        <c:v>205.0000000001819</c:v>
                      </c:pt>
                      <c:pt idx="3019">
                        <c:v>200.59999999960948</c:v>
                      </c:pt>
                      <c:pt idx="3020">
                        <c:v>196.10000000017962</c:v>
                      </c:pt>
                      <c:pt idx="3021">
                        <c:v>191.80000000017509</c:v>
                      </c:pt>
                      <c:pt idx="3022">
                        <c:v>187.39999999964019</c:v>
                      </c:pt>
                      <c:pt idx="3023">
                        <c:v>183.20000000016597</c:v>
                      </c:pt>
                      <c:pt idx="3024">
                        <c:v>178.90000000016144</c:v>
                      </c:pt>
                      <c:pt idx="3025">
                        <c:v>174.79999999966691</c:v>
                      </c:pt>
                      <c:pt idx="3026">
                        <c:v>170.80000000015232</c:v>
                      </c:pt>
                      <c:pt idx="3027">
                        <c:v>166.60000000014551</c:v>
                      </c:pt>
                      <c:pt idx="3028">
                        <c:v>162.79999999968965</c:v>
                      </c:pt>
                      <c:pt idx="3029">
                        <c:v>158.80000000014095</c:v>
                      </c:pt>
                      <c:pt idx="3030">
                        <c:v>154.90000000015007</c:v>
                      </c:pt>
                      <c:pt idx="3031">
                        <c:v>151.19999999970216</c:v>
                      </c:pt>
                      <c:pt idx="3032">
                        <c:v>147.50000000013642</c:v>
                      </c:pt>
                      <c:pt idx="3033">
                        <c:v>143.70000000013189</c:v>
                      </c:pt>
                      <c:pt idx="3034">
                        <c:v>140.2000000001205</c:v>
                      </c:pt>
                      <c:pt idx="3035">
                        <c:v>136.59999999973454</c:v>
                      </c:pt>
                      <c:pt idx="3036">
                        <c:v>133.10000000012278</c:v>
                      </c:pt>
                      <c:pt idx="3037">
                        <c:v>129.60000000012278</c:v>
                      </c:pt>
                      <c:pt idx="3038">
                        <c:v>126.29999999975927</c:v>
                      </c:pt>
                      <c:pt idx="3039">
                        <c:v>122.90000000010458</c:v>
                      </c:pt>
                      <c:pt idx="3040">
                        <c:v>119.60000000011141</c:v>
                      </c:pt>
                      <c:pt idx="3041">
                        <c:v>116.49999999977122</c:v>
                      </c:pt>
                      <c:pt idx="3042">
                        <c:v>113.20000000010913</c:v>
                      </c:pt>
                      <c:pt idx="3043">
                        <c:v>110.10000000010004</c:v>
                      </c:pt>
                      <c:pt idx="3044">
                        <c:v>106.99999999978684</c:v>
                      </c:pt>
                      <c:pt idx="3045">
                        <c:v>104.10000000010004</c:v>
                      </c:pt>
                      <c:pt idx="3046">
                        <c:v>101.00000000009094</c:v>
                      </c:pt>
                      <c:pt idx="3047">
                        <c:v>98.199999999807304</c:v>
                      </c:pt>
                      <c:pt idx="3048">
                        <c:v>95.200000000086405</c:v>
                      </c:pt>
                      <c:pt idx="3049">
                        <c:v>92.500000000090935</c:v>
                      </c:pt>
                      <c:pt idx="3050">
                        <c:v>89.699999999820079</c:v>
                      </c:pt>
                      <c:pt idx="3051">
                        <c:v>87.000000000079595</c:v>
                      </c:pt>
                      <c:pt idx="3052">
                        <c:v>84.300000000072743</c:v>
                      </c:pt>
                      <c:pt idx="3053">
                        <c:v>81.59999999984538</c:v>
                      </c:pt>
                      <c:pt idx="3054">
                        <c:v>79.100000000077301</c:v>
                      </c:pt>
                      <c:pt idx="3055">
                        <c:v>76.600000000065933</c:v>
                      </c:pt>
                      <c:pt idx="3056">
                        <c:v>74.099999999855342</c:v>
                      </c:pt>
                      <c:pt idx="3057">
                        <c:v>71.600000000065933</c:v>
                      </c:pt>
                      <c:pt idx="3058">
                        <c:v>69.200000000063667</c:v>
                      </c:pt>
                      <c:pt idx="3059">
                        <c:v>66.900000000059109</c:v>
                      </c:pt>
                      <c:pt idx="3060">
                        <c:v>64.599999999882328</c:v>
                      </c:pt>
                      <c:pt idx="3061">
                        <c:v>62.200000000052292</c:v>
                      </c:pt>
                      <c:pt idx="3062">
                        <c:v>60.100000000054571</c:v>
                      </c:pt>
                      <c:pt idx="3063">
                        <c:v>57.799999999885742</c:v>
                      </c:pt>
                      <c:pt idx="3064">
                        <c:v>55.700000000052299</c:v>
                      </c:pt>
                      <c:pt idx="3065">
                        <c:v>53.600000000054571</c:v>
                      </c:pt>
                      <c:pt idx="3066">
                        <c:v>51.499999999899103</c:v>
                      </c:pt>
                      <c:pt idx="3067">
                        <c:v>49.400000000036378</c:v>
                      </c:pt>
                      <c:pt idx="3068">
                        <c:v>47.500000000045468</c:v>
                      </c:pt>
                      <c:pt idx="3069">
                        <c:v>45.399999999918712</c:v>
                      </c:pt>
                      <c:pt idx="3070">
                        <c:v>43.600000000031827</c:v>
                      </c:pt>
                      <c:pt idx="3071">
                        <c:v>41.600000000043202</c:v>
                      </c:pt>
                      <c:pt idx="3072">
                        <c:v>39.799999999925532</c:v>
                      </c:pt>
                      <c:pt idx="3073">
                        <c:v>37.90000000002501</c:v>
                      </c:pt>
                      <c:pt idx="3074">
                        <c:v>36.20000000004093</c:v>
                      </c:pt>
                      <c:pt idx="3075">
                        <c:v>34.299999999929796</c:v>
                      </c:pt>
                      <c:pt idx="3076">
                        <c:v>32.700000000029561</c:v>
                      </c:pt>
                      <c:pt idx="3077">
                        <c:v>30.90000000002501</c:v>
                      </c:pt>
                      <c:pt idx="3078">
                        <c:v>29.29999999994401</c:v>
                      </c:pt>
                      <c:pt idx="3079">
                        <c:v>27.60000000003183</c:v>
                      </c:pt>
                      <c:pt idx="3080">
                        <c:v>26.000000000022737</c:v>
                      </c:pt>
                      <c:pt idx="3081">
                        <c:v>24.399999999955661</c:v>
                      </c:pt>
                      <c:pt idx="3082">
                        <c:v>22.900000000013641</c:v>
                      </c:pt>
                      <c:pt idx="3083">
                        <c:v>21.300000000027286</c:v>
                      </c:pt>
                      <c:pt idx="3084">
                        <c:v>19.900000000013641</c:v>
                      </c:pt>
                      <c:pt idx="3085">
                        <c:v>18.299999999963905</c:v>
                      </c:pt>
                      <c:pt idx="3086">
                        <c:v>17.000000000011369</c:v>
                      </c:pt>
                      <c:pt idx="3087">
                        <c:v>15.500000000022737</c:v>
                      </c:pt>
                      <c:pt idx="3088">
                        <c:v>14.09999999996902</c:v>
                      </c:pt>
                      <c:pt idx="3089">
                        <c:v>12.800000000015915</c:v>
                      </c:pt>
                      <c:pt idx="3090">
                        <c:v>11.400000000002274</c:v>
                      </c:pt>
                      <c:pt idx="3091">
                        <c:v>10.099999999980389</c:v>
                      </c:pt>
                      <c:pt idx="3092">
                        <c:v>8.8000000000159169</c:v>
                      </c:pt>
                      <c:pt idx="3093">
                        <c:v>7.5</c:v>
                      </c:pt>
                      <c:pt idx="3094">
                        <c:v>6.2999999999866416</c:v>
                      </c:pt>
                      <c:pt idx="3095">
                        <c:v>5.1000000000090946</c:v>
                      </c:pt>
                      <c:pt idx="3096">
                        <c:v>3.8000000000045477</c:v>
                      </c:pt>
                      <c:pt idx="3097">
                        <c:v>2.6999999999877784</c:v>
                      </c:pt>
                      <c:pt idx="3098">
                        <c:v>1.600000000009095</c:v>
                      </c:pt>
                      <c:pt idx="3099">
                        <c:v>0.40000000000227376</c:v>
                      </c:pt>
                      <c:pt idx="3100">
                        <c:v>-0.80000000000227378</c:v>
                      </c:pt>
                      <c:pt idx="3101">
                        <c:v>-1.8000000000045473</c:v>
                      </c:pt>
                      <c:pt idx="3102">
                        <c:v>-2.9000000000022732</c:v>
                      </c:pt>
                      <c:pt idx="3103">
                        <c:v>-3.8999999999911892</c:v>
                      </c:pt>
                      <c:pt idx="3104">
                        <c:v>-5</c:v>
                      </c:pt>
                      <c:pt idx="3105">
                        <c:v>-6.0000000000113687</c:v>
                      </c:pt>
                      <c:pt idx="3106">
                        <c:v>-6.9999999999801048</c:v>
                      </c:pt>
                      <c:pt idx="3107">
                        <c:v>-7.9000000000136428</c:v>
                      </c:pt>
                      <c:pt idx="3108">
                        <c:v>-8.9000000000022741</c:v>
                      </c:pt>
                      <c:pt idx="3109">
                        <c:v>-9.9000000000136428</c:v>
                      </c:pt>
                      <c:pt idx="3110">
                        <c:v>-10.799999999973851</c:v>
                      </c:pt>
                      <c:pt idx="3111">
                        <c:v>-11.700000000018191</c:v>
                      </c:pt>
                      <c:pt idx="3112">
                        <c:v>-12.600000000009095</c:v>
                      </c:pt>
                      <c:pt idx="3113">
                        <c:v>-13.499999999972998</c:v>
                      </c:pt>
                      <c:pt idx="3114">
                        <c:v>-14.300000000015915</c:v>
                      </c:pt>
                      <c:pt idx="3115">
                        <c:v>-15.200000000006822</c:v>
                      </c:pt>
                      <c:pt idx="3116">
                        <c:v>-15.999999999977263</c:v>
                      </c:pt>
                      <c:pt idx="3117">
                        <c:v>-16.800000000015917</c:v>
                      </c:pt>
                      <c:pt idx="3118">
                        <c:v>-17.600000000009093</c:v>
                      </c:pt>
                      <c:pt idx="3119">
                        <c:v>-18.399999999972714</c:v>
                      </c:pt>
                      <c:pt idx="3120">
                        <c:v>-19.20000000000682</c:v>
                      </c:pt>
                      <c:pt idx="3121">
                        <c:v>-19.90000000002501</c:v>
                      </c:pt>
                      <c:pt idx="3122">
                        <c:v>-20.699999999959353</c:v>
                      </c:pt>
                      <c:pt idx="3123">
                        <c:v>-21.400000000013641</c:v>
                      </c:pt>
                      <c:pt idx="3124">
                        <c:v>-22.000000000022737</c:v>
                      </c:pt>
                      <c:pt idx="3125">
                        <c:v>-22.799999999962484</c:v>
                      </c:pt>
                      <c:pt idx="3126">
                        <c:v>-23.500000000011369</c:v>
                      </c:pt>
                      <c:pt idx="3127">
                        <c:v>-24.10000000003183</c:v>
                      </c:pt>
                      <c:pt idx="3128">
                        <c:v>-24.799999999945431</c:v>
                      </c:pt>
                      <c:pt idx="3129">
                        <c:v>-25.500000000022737</c:v>
                      </c:pt>
                      <c:pt idx="3130">
                        <c:v>-26.000000000022737</c:v>
                      </c:pt>
                      <c:pt idx="3131">
                        <c:v>-26.699999999953672</c:v>
                      </c:pt>
                      <c:pt idx="3132">
                        <c:v>-27.300000000027286</c:v>
                      </c:pt>
                      <c:pt idx="3133">
                        <c:v>-27.800000000015917</c:v>
                      </c:pt>
                      <c:pt idx="3134">
                        <c:v>-28.400000000036382</c:v>
                      </c:pt>
                      <c:pt idx="3135">
                        <c:v>-28.999999999940318</c:v>
                      </c:pt>
                      <c:pt idx="3136">
                        <c:v>-29.40000000002501</c:v>
                      </c:pt>
                      <c:pt idx="3137">
                        <c:v>-30.000000000022737</c:v>
                      </c:pt>
                      <c:pt idx="3138">
                        <c:v>-30.499999999947416</c:v>
                      </c:pt>
                      <c:pt idx="3139">
                        <c:v>-30.90000000002501</c:v>
                      </c:pt>
                      <c:pt idx="3140">
                        <c:v>-31.40000000002501</c:v>
                      </c:pt>
                      <c:pt idx="3141">
                        <c:v>-31.899999999945713</c:v>
                      </c:pt>
                      <c:pt idx="3142">
                        <c:v>-32.300000000027289</c:v>
                      </c:pt>
                      <c:pt idx="3143">
                        <c:v>-32.700000000029561</c:v>
                      </c:pt>
                      <c:pt idx="3144">
                        <c:v>-33.199999999935194</c:v>
                      </c:pt>
                      <c:pt idx="3145">
                        <c:v>-33.600000000031834</c:v>
                      </c:pt>
                      <c:pt idx="3146">
                        <c:v>-34.000000000034106</c:v>
                      </c:pt>
                      <c:pt idx="3147">
                        <c:v>-34.299999999929796</c:v>
                      </c:pt>
                      <c:pt idx="3148">
                        <c:v>-34.700000000029561</c:v>
                      </c:pt>
                      <c:pt idx="3149">
                        <c:v>-35.100000000031834</c:v>
                      </c:pt>
                      <c:pt idx="3150">
                        <c:v>-35.299999999938322</c:v>
                      </c:pt>
                      <c:pt idx="3151">
                        <c:v>-35.800000000027282</c:v>
                      </c:pt>
                      <c:pt idx="3152">
                        <c:v>-36.000000000034106</c:v>
                      </c:pt>
                      <c:pt idx="3153">
                        <c:v>-36.299999999924111</c:v>
                      </c:pt>
                      <c:pt idx="3154">
                        <c:v>-36.700000000040923</c:v>
                      </c:pt>
                      <c:pt idx="3155">
                        <c:v>-36.900000000036378</c:v>
                      </c:pt>
                      <c:pt idx="3156">
                        <c:v>-37.299999999921269</c:v>
                      </c:pt>
                      <c:pt idx="3157">
                        <c:v>-37.500000000034106</c:v>
                      </c:pt>
                      <c:pt idx="3158">
                        <c:v>-37.800000000038658</c:v>
                      </c:pt>
                      <c:pt idx="3159">
                        <c:v>-38.000000000034106</c:v>
                      </c:pt>
                      <c:pt idx="3160">
                        <c:v>-38.299999999918434</c:v>
                      </c:pt>
                      <c:pt idx="3161">
                        <c:v>-38.600000000043202</c:v>
                      </c:pt>
                      <c:pt idx="3162">
                        <c:v>-38.800000000027282</c:v>
                      </c:pt>
                      <c:pt idx="3163">
                        <c:v>-39.099999999932074</c:v>
                      </c:pt>
                      <c:pt idx="3164">
                        <c:v>-39.400000000036385</c:v>
                      </c:pt>
                      <c:pt idx="3165">
                        <c:v>-39.500000000034106</c:v>
                      </c:pt>
                      <c:pt idx="3166">
                        <c:v>-39.799999999925532</c:v>
                      </c:pt>
                      <c:pt idx="3167">
                        <c:v>-40.100000000031834</c:v>
                      </c:pt>
                      <c:pt idx="3168">
                        <c:v>-40.20000000004093</c:v>
                      </c:pt>
                      <c:pt idx="3169">
                        <c:v>-40.499999999918998</c:v>
                      </c:pt>
                      <c:pt idx="3170">
                        <c:v>-40.800000000038658</c:v>
                      </c:pt>
                      <c:pt idx="3171">
                        <c:v>-40.900000000036378</c:v>
                      </c:pt>
                      <c:pt idx="3172">
                        <c:v>-41.199999999923826</c:v>
                      </c:pt>
                      <c:pt idx="3173">
                        <c:v>-41.300000000027282</c:v>
                      </c:pt>
                      <c:pt idx="3174">
                        <c:v>-41.600000000043202</c:v>
                      </c:pt>
                      <c:pt idx="3175">
                        <c:v>-41.799999999919855</c:v>
                      </c:pt>
                      <c:pt idx="3176">
                        <c:v>-41.900000000036378</c:v>
                      </c:pt>
                      <c:pt idx="3177">
                        <c:v>-42.20000000004093</c:v>
                      </c:pt>
                      <c:pt idx="3178">
                        <c:v>-42.399999999915877</c:v>
                      </c:pt>
                      <c:pt idx="3179">
                        <c:v>-42.600000000043202</c:v>
                      </c:pt>
                      <c:pt idx="3180">
                        <c:v>-42.700000000029561</c:v>
                      </c:pt>
                      <c:pt idx="3181">
                        <c:v>-42.999999999923268</c:v>
                      </c:pt>
                      <c:pt idx="3182">
                        <c:v>-43.100000000043195</c:v>
                      </c:pt>
                      <c:pt idx="3183">
                        <c:v>-43.300000000038651</c:v>
                      </c:pt>
                      <c:pt idx="3184">
                        <c:v>-43.500000000034106</c:v>
                      </c:pt>
                      <c:pt idx="3185">
                        <c:v>-43.699999999916727</c:v>
                      </c:pt>
                      <c:pt idx="3186">
                        <c:v>-43.800000000038644</c:v>
                      </c:pt>
                      <c:pt idx="3187">
                        <c:v>-44.000000000045475</c:v>
                      </c:pt>
                      <c:pt idx="3188">
                        <c:v>-44.199999999915299</c:v>
                      </c:pt>
                      <c:pt idx="3189">
                        <c:v>-44.300000000038651</c:v>
                      </c:pt>
                      <c:pt idx="3190">
                        <c:v>-44.500000000034106</c:v>
                      </c:pt>
                      <c:pt idx="3191">
                        <c:v>-44.599999999916442</c:v>
                      </c:pt>
                      <c:pt idx="3192">
                        <c:v>-44.900000000036378</c:v>
                      </c:pt>
                      <c:pt idx="3193">
                        <c:v>-44.900000000047747</c:v>
                      </c:pt>
                      <c:pt idx="3194">
                        <c:v>-45.099999999915013</c:v>
                      </c:pt>
                      <c:pt idx="3195">
                        <c:v>-45.300000000038651</c:v>
                      </c:pt>
                      <c:pt idx="3196">
                        <c:v>-45.400000000036385</c:v>
                      </c:pt>
                      <c:pt idx="3197">
                        <c:v>-45.499999999916156</c:v>
                      </c:pt>
                      <c:pt idx="3198">
                        <c:v>-45.70000000004093</c:v>
                      </c:pt>
                      <c:pt idx="3199">
                        <c:v>-45.800000000038651</c:v>
                      </c:pt>
                      <c:pt idx="3200">
                        <c:v>-45.899999999917299</c:v>
                      </c:pt>
                      <c:pt idx="3201">
                        <c:v>-46.100000000043195</c:v>
                      </c:pt>
                      <c:pt idx="3202">
                        <c:v>-46.20000000004093</c:v>
                      </c:pt>
                      <c:pt idx="3203">
                        <c:v>-46.299999999907065</c:v>
                      </c:pt>
                      <c:pt idx="3204">
                        <c:v>-46.400000000047747</c:v>
                      </c:pt>
                      <c:pt idx="3205">
                        <c:v>-46.500000000034106</c:v>
                      </c:pt>
                      <c:pt idx="3206">
                        <c:v>-46.59999999991075</c:v>
                      </c:pt>
                      <c:pt idx="3207">
                        <c:v>-46.800000000050019</c:v>
                      </c:pt>
                      <c:pt idx="3208">
                        <c:v>-46.800000000038658</c:v>
                      </c:pt>
                      <c:pt idx="3209">
                        <c:v>-47.000000000045475</c:v>
                      </c:pt>
                      <c:pt idx="3210">
                        <c:v>-46.999999999900531</c:v>
                      </c:pt>
                      <c:pt idx="3211">
                        <c:v>-47.100000000043195</c:v>
                      </c:pt>
                      <c:pt idx="3212">
                        <c:v>-47.300000000050019</c:v>
                      </c:pt>
                      <c:pt idx="3213">
                        <c:v>-47.299999999904216</c:v>
                      </c:pt>
                      <c:pt idx="3214">
                        <c:v>-47.400000000047747</c:v>
                      </c:pt>
                      <c:pt idx="3215">
                        <c:v>-47.500000000045468</c:v>
                      </c:pt>
                      <c:pt idx="3216">
                        <c:v>-47.599999999907915</c:v>
                      </c:pt>
                      <c:pt idx="3217">
                        <c:v>-47.70000000004093</c:v>
                      </c:pt>
                      <c:pt idx="3218">
                        <c:v>-47.70000000004093</c:v>
                      </c:pt>
                      <c:pt idx="3219">
                        <c:v>-47.799999999902802</c:v>
                      </c:pt>
                      <c:pt idx="3220">
                        <c:v>-47.900000000047747</c:v>
                      </c:pt>
                      <c:pt idx="3221">
                        <c:v>-48.000000000045475</c:v>
                      </c:pt>
                      <c:pt idx="3222">
                        <c:v>-47.999999999909043</c:v>
                      </c:pt>
                      <c:pt idx="3223">
                        <c:v>-48.100000000043195</c:v>
                      </c:pt>
                      <c:pt idx="3224">
                        <c:v>-48.100000000043195</c:v>
                      </c:pt>
                      <c:pt idx="3225">
                        <c:v>-48.199999999903937</c:v>
                      </c:pt>
                      <c:pt idx="3226">
                        <c:v>-48.300000000038651</c:v>
                      </c:pt>
                      <c:pt idx="3227">
                        <c:v>-48.300000000050026</c:v>
                      </c:pt>
                      <c:pt idx="3228">
                        <c:v>-48.399999999910186</c:v>
                      </c:pt>
                      <c:pt idx="3229">
                        <c:v>-48.400000000036378</c:v>
                      </c:pt>
                      <c:pt idx="3230">
                        <c:v>-48.400000000047747</c:v>
                      </c:pt>
                      <c:pt idx="3231">
                        <c:v>-48.499999999907629</c:v>
                      </c:pt>
                      <c:pt idx="3232">
                        <c:v>-48.600000000043202</c:v>
                      </c:pt>
                      <c:pt idx="3233">
                        <c:v>-48.600000000043202</c:v>
                      </c:pt>
                      <c:pt idx="3234">
                        <c:v>-48.600000000043202</c:v>
                      </c:pt>
                      <c:pt idx="3235">
                        <c:v>-48.599999999905073</c:v>
                      </c:pt>
                      <c:pt idx="3236">
                        <c:v>-48.700000000052299</c:v>
                      </c:pt>
                      <c:pt idx="3237">
                        <c:v>-48.700000000040923</c:v>
                      </c:pt>
                      <c:pt idx="3238">
                        <c:v>-48.799999999899953</c:v>
                      </c:pt>
                      <c:pt idx="3239">
                        <c:v>-48.700000000052299</c:v>
                      </c:pt>
                      <c:pt idx="3240">
                        <c:v>-48.800000000038658</c:v>
                      </c:pt>
                      <c:pt idx="3241">
                        <c:v>-48.899999999908772</c:v>
                      </c:pt>
                      <c:pt idx="3242">
                        <c:v>-48.800000000038658</c:v>
                      </c:pt>
                      <c:pt idx="3243">
                        <c:v>-48.900000000047747</c:v>
                      </c:pt>
                      <c:pt idx="3244">
                        <c:v>-48.799999999911321</c:v>
                      </c:pt>
                      <c:pt idx="3245">
                        <c:v>-48.900000000036378</c:v>
                      </c:pt>
                      <c:pt idx="3246">
                        <c:v>-48.900000000047747</c:v>
                      </c:pt>
                      <c:pt idx="3247">
                        <c:v>-48.999999999906215</c:v>
                      </c:pt>
                      <c:pt idx="3248">
                        <c:v>-48.900000000047747</c:v>
                      </c:pt>
                      <c:pt idx="3249">
                        <c:v>-49.000000000045475</c:v>
                      </c:pt>
                      <c:pt idx="3250">
                        <c:v>-48.899999999897396</c:v>
                      </c:pt>
                      <c:pt idx="3251">
                        <c:v>-49.000000000045475</c:v>
                      </c:pt>
                      <c:pt idx="3252">
                        <c:v>-49.000000000045475</c:v>
                      </c:pt>
                      <c:pt idx="3253">
                        <c:v>-48.999999999906215</c:v>
                      </c:pt>
                      <c:pt idx="3254">
                        <c:v>-49.000000000045475</c:v>
                      </c:pt>
                      <c:pt idx="3255">
                        <c:v>-49.000000000045475</c:v>
                      </c:pt>
                      <c:pt idx="3256">
                        <c:v>-48.999999999906215</c:v>
                      </c:pt>
                      <c:pt idx="3257">
                        <c:v>-49.000000000045475</c:v>
                      </c:pt>
                      <c:pt idx="3258">
                        <c:v>-49.100000000043195</c:v>
                      </c:pt>
                      <c:pt idx="3259">
                        <c:v>-49.000000000045475</c:v>
                      </c:pt>
                      <c:pt idx="3260">
                        <c:v>-48.999999999906215</c:v>
                      </c:pt>
                      <c:pt idx="3261">
                        <c:v>-49.000000000045475</c:v>
                      </c:pt>
                      <c:pt idx="3262">
                        <c:v>-49.100000000043195</c:v>
                      </c:pt>
                      <c:pt idx="3263">
                        <c:v>-48.999999999906215</c:v>
                      </c:pt>
                      <c:pt idx="3264">
                        <c:v>-49.000000000045475</c:v>
                      </c:pt>
                      <c:pt idx="3265">
                        <c:v>-49.000000000034106</c:v>
                      </c:pt>
                      <c:pt idx="3266">
                        <c:v>-48.999999999906215</c:v>
                      </c:pt>
                      <c:pt idx="3267">
                        <c:v>-49.000000000045475</c:v>
                      </c:pt>
                      <c:pt idx="3268">
                        <c:v>-49.000000000045475</c:v>
                      </c:pt>
                      <c:pt idx="3269">
                        <c:v>-48.999999999906215</c:v>
                      </c:pt>
                      <c:pt idx="3270">
                        <c:v>-49.000000000045475</c:v>
                      </c:pt>
                      <c:pt idx="3271">
                        <c:v>-48.900000000047747</c:v>
                      </c:pt>
                      <c:pt idx="3272">
                        <c:v>-48.999999999906215</c:v>
                      </c:pt>
                      <c:pt idx="3273">
                        <c:v>-49.000000000045475</c:v>
                      </c:pt>
                      <c:pt idx="3274">
                        <c:v>-48.900000000036378</c:v>
                      </c:pt>
                      <c:pt idx="3275">
                        <c:v>-48.899999999908772</c:v>
                      </c:pt>
                      <c:pt idx="3276">
                        <c:v>-48.900000000047747</c:v>
                      </c:pt>
                      <c:pt idx="3277">
                        <c:v>-48.900000000036378</c:v>
                      </c:pt>
                      <c:pt idx="3278">
                        <c:v>-48.666666666458248</c:v>
                      </c:pt>
                      <c:pt idx="3279">
                        <c:v>0</c:v>
                      </c:pt>
                      <c:pt idx="3280">
                        <c:v>-45.182000000000016</c:v>
                      </c:pt>
                      <c:pt idx="3281">
                        <c:v>-40.649000000000001</c:v>
                      </c:pt>
                      <c:pt idx="3282">
                        <c:v>-36.506999999999948</c:v>
                      </c:pt>
                      <c:pt idx="3283">
                        <c:v>-32.855999999999995</c:v>
                      </c:pt>
                      <c:pt idx="3284">
                        <c:v>-29.509999999999991</c:v>
                      </c:pt>
                      <c:pt idx="3285">
                        <c:v>-26.466999999999985</c:v>
                      </c:pt>
                      <c:pt idx="3286">
                        <c:v>-23.738000000000056</c:v>
                      </c:pt>
                      <c:pt idx="3287">
                        <c:v>-21.311000000000035</c:v>
                      </c:pt>
                      <c:pt idx="3288">
                        <c:v>-19.157999999999902</c:v>
                      </c:pt>
                      <c:pt idx="3289">
                        <c:v>-17.253000000000043</c:v>
                      </c:pt>
                      <c:pt idx="3290">
                        <c:v>-15.567999999999984</c:v>
                      </c:pt>
                      <c:pt idx="3291">
                        <c:v>-14.077999999999975</c:v>
                      </c:pt>
                      <c:pt idx="3292">
                        <c:v>-12.756000000000085</c:v>
                      </c:pt>
                      <c:pt idx="3293">
                        <c:v>-11.583999999999946</c:v>
                      </c:pt>
                      <c:pt idx="3294">
                        <c:v>-10.539999999999964</c:v>
                      </c:pt>
                      <c:pt idx="3295">
                        <c:v>-9.6140000000000327</c:v>
                      </c:pt>
                      <c:pt idx="3296">
                        <c:v>-8.7860000000000582</c:v>
                      </c:pt>
                      <c:pt idx="3297">
                        <c:v>-8.0419999999999163</c:v>
                      </c:pt>
                      <c:pt idx="3298">
                        <c:v>-7.3770000000000664</c:v>
                      </c:pt>
                      <c:pt idx="3299">
                        <c:v>-6.7769999999999868</c:v>
                      </c:pt>
                      <c:pt idx="3300">
                        <c:v>-6.2379999999999995</c:v>
                      </c:pt>
                      <c:pt idx="3301">
                        <c:v>-5.7520000000000095</c:v>
                      </c:pt>
                      <c:pt idx="3302">
                        <c:v>-5.3139999999999645</c:v>
                      </c:pt>
                      <c:pt idx="3303">
                        <c:v>-4.924000000000035</c:v>
                      </c:pt>
                      <c:pt idx="3304">
                        <c:v>-4.5609999999999786</c:v>
                      </c:pt>
                      <c:pt idx="3305">
                        <c:v>-4.2339999999999804</c:v>
                      </c:pt>
                      <c:pt idx="3306">
                        <c:v>-3.9480000000000359</c:v>
                      </c:pt>
                      <c:pt idx="3307">
                        <c:v>-3.6759999999999877</c:v>
                      </c:pt>
                      <c:pt idx="3308">
                        <c:v>-3.4270000000000209</c:v>
                      </c:pt>
                      <c:pt idx="3309">
                        <c:v>-3.2019999999999982</c:v>
                      </c:pt>
                      <c:pt idx="3310">
                        <c:v>-2.9900000000000091</c:v>
                      </c:pt>
                      <c:pt idx="3311">
                        <c:v>-2.7969999999999686</c:v>
                      </c:pt>
                      <c:pt idx="3312">
                        <c:v>-2.6200000000000045</c:v>
                      </c:pt>
                      <c:pt idx="3313">
                        <c:v>-2.4590000000000032</c:v>
                      </c:pt>
                      <c:pt idx="3314">
                        <c:v>-2.3120000000000118</c:v>
                      </c:pt>
                      <c:pt idx="3315">
                        <c:v>-2.1769999999999641</c:v>
                      </c:pt>
                      <c:pt idx="3316">
                        <c:v>-2.0520000000000209</c:v>
                      </c:pt>
                      <c:pt idx="3317">
                        <c:v>-1.9359999999999786</c:v>
                      </c:pt>
                      <c:pt idx="3318">
                        <c:v>-1.8290000000000077</c:v>
                      </c:pt>
                      <c:pt idx="3319">
                        <c:v>-1.7280000000000086</c:v>
                      </c:pt>
                      <c:pt idx="3320">
                        <c:v>-1.6370000000000005</c:v>
                      </c:pt>
                      <c:pt idx="3321">
                        <c:v>-1.5489999999999782</c:v>
                      </c:pt>
                      <c:pt idx="3322">
                        <c:v>-1.4690000000000509</c:v>
                      </c:pt>
                      <c:pt idx="3323">
                        <c:v>-1.3939999999999486</c:v>
                      </c:pt>
                      <c:pt idx="3324">
                        <c:v>-1.3230000000000359</c:v>
                      </c:pt>
                      <c:pt idx="3325">
                        <c:v>-1.2579999999999814</c:v>
                      </c:pt>
                      <c:pt idx="3326">
                        <c:v>-1.1960000000000264</c:v>
                      </c:pt>
                      <c:pt idx="3327">
                        <c:v>-1.13900000000001</c:v>
                      </c:pt>
                      <c:pt idx="3328">
                        <c:v>-1.0849999999999795</c:v>
                      </c:pt>
                      <c:pt idx="3329">
                        <c:v>-1.0339999999999918</c:v>
                      </c:pt>
                      <c:pt idx="3330">
                        <c:v>-0.98700000000002319</c:v>
                      </c:pt>
                      <c:pt idx="3331">
                        <c:v>-0.94199999999995043</c:v>
                      </c:pt>
                      <c:pt idx="3332">
                        <c:v>-0.90100000000001046</c:v>
                      </c:pt>
                      <c:pt idx="3333">
                        <c:v>-0.86099999999999</c:v>
                      </c:pt>
                      <c:pt idx="3334">
                        <c:v>-0.82400000000001228</c:v>
                      </c:pt>
                      <c:pt idx="3335">
                        <c:v>-0.78899999999998727</c:v>
                      </c:pt>
                      <c:pt idx="3336">
                        <c:v>-0.75600000000002865</c:v>
                      </c:pt>
                      <c:pt idx="3337">
                        <c:v>-0.72500000000002274</c:v>
                      </c:pt>
                      <c:pt idx="3338">
                        <c:v>-0.69599999999996953</c:v>
                      </c:pt>
                      <c:pt idx="3339">
                        <c:v>-0.66800000000000637</c:v>
                      </c:pt>
                      <c:pt idx="3340">
                        <c:v>-0.64199999999999591</c:v>
                      </c:pt>
                      <c:pt idx="3341">
                        <c:v>-0.61700000000001864</c:v>
                      </c:pt>
                      <c:pt idx="3342">
                        <c:v>-0.59399999999999409</c:v>
                      </c:pt>
                      <c:pt idx="3343">
                        <c:v>-0.57099999999996953</c:v>
                      </c:pt>
                      <c:pt idx="3344">
                        <c:v>-0.55100000000004457</c:v>
                      </c:pt>
                      <c:pt idx="3345">
                        <c:v>-0.53100000000000591</c:v>
                      </c:pt>
                      <c:pt idx="3346">
                        <c:v>-0.51199999999994361</c:v>
                      </c:pt>
                      <c:pt idx="3347">
                        <c:v>-0.49400000000002819</c:v>
                      </c:pt>
                      <c:pt idx="3348">
                        <c:v>-0.47800000000000864</c:v>
                      </c:pt>
                      <c:pt idx="3349">
                        <c:v>-0.46100000000001273</c:v>
                      </c:pt>
                      <c:pt idx="3350">
                        <c:v>-0.45695364238408354</c:v>
                      </c:pt>
                      <c:pt idx="3351">
                        <c:v>0</c:v>
                      </c:pt>
                      <c:pt idx="3352">
                        <c:v>-0.4</c:v>
                      </c:pt>
                      <c:pt idx="3353">
                        <c:v>-0.5</c:v>
                      </c:pt>
                      <c:pt idx="3354">
                        <c:v>-0.39999999999658942</c:v>
                      </c:pt>
                      <c:pt idx="3355">
                        <c:v>-0.50000000000568434</c:v>
                      </c:pt>
                      <c:pt idx="3356">
                        <c:v>-0.5</c:v>
                      </c:pt>
                      <c:pt idx="3357">
                        <c:v>-0.39999999999658942</c:v>
                      </c:pt>
                      <c:pt idx="3358">
                        <c:v>-0.49999999999715783</c:v>
                      </c:pt>
                      <c:pt idx="3359">
                        <c:v>-0.40000000000227376</c:v>
                      </c:pt>
                      <c:pt idx="3360">
                        <c:v>-0.5</c:v>
                      </c:pt>
                      <c:pt idx="3361">
                        <c:v>-0.40000000000227376</c:v>
                      </c:pt>
                      <c:pt idx="3362">
                        <c:v>-0.5</c:v>
                      </c:pt>
                      <c:pt idx="3363">
                        <c:v>-0.39999999999658942</c:v>
                      </c:pt>
                      <c:pt idx="3364">
                        <c:v>-0.50000000000284217</c:v>
                      </c:pt>
                      <c:pt idx="3365">
                        <c:v>-0.5</c:v>
                      </c:pt>
                      <c:pt idx="3366">
                        <c:v>-0.39999999999658942</c:v>
                      </c:pt>
                      <c:pt idx="3367">
                        <c:v>-0.5</c:v>
                      </c:pt>
                      <c:pt idx="3368">
                        <c:v>-0.40000000000227376</c:v>
                      </c:pt>
                      <c:pt idx="3369">
                        <c:v>-0.5</c:v>
                      </c:pt>
                      <c:pt idx="3370">
                        <c:v>-0.4</c:v>
                      </c:pt>
                      <c:pt idx="3371">
                        <c:v>-0.5</c:v>
                      </c:pt>
                      <c:pt idx="3372">
                        <c:v>-0.40000000000227376</c:v>
                      </c:pt>
                      <c:pt idx="3373">
                        <c:v>-0.5</c:v>
                      </c:pt>
                      <c:pt idx="3374">
                        <c:v>-0.39999999999658942</c:v>
                      </c:pt>
                      <c:pt idx="3375">
                        <c:v>-0.5</c:v>
                      </c:pt>
                      <c:pt idx="3376">
                        <c:v>-0.40000000000227376</c:v>
                      </c:pt>
                      <c:pt idx="3377">
                        <c:v>-0.49999999999715783</c:v>
                      </c:pt>
                      <c:pt idx="3378">
                        <c:v>-0.40000000000227376</c:v>
                      </c:pt>
                      <c:pt idx="3379">
                        <c:v>-0.5</c:v>
                      </c:pt>
                      <c:pt idx="3380">
                        <c:v>-0.40000000000227376</c:v>
                      </c:pt>
                      <c:pt idx="3381">
                        <c:v>-0.5</c:v>
                      </c:pt>
                      <c:pt idx="3382">
                        <c:v>-0.5</c:v>
                      </c:pt>
                      <c:pt idx="3383">
                        <c:v>-0.39999999999431568</c:v>
                      </c:pt>
                      <c:pt idx="3384">
                        <c:v>-0.5</c:v>
                      </c:pt>
                      <c:pt idx="3385">
                        <c:v>-0.40000000000227376</c:v>
                      </c:pt>
                      <c:pt idx="3386">
                        <c:v>-0.5</c:v>
                      </c:pt>
                      <c:pt idx="3387">
                        <c:v>-0.40000000000227376</c:v>
                      </c:pt>
                      <c:pt idx="3388">
                        <c:v>-0.5</c:v>
                      </c:pt>
                      <c:pt idx="3389">
                        <c:v>-0.4</c:v>
                      </c:pt>
                      <c:pt idx="3390">
                        <c:v>-0.5</c:v>
                      </c:pt>
                      <c:pt idx="3391">
                        <c:v>-0.39999999999658942</c:v>
                      </c:pt>
                      <c:pt idx="3392">
                        <c:v>-0.5</c:v>
                      </c:pt>
                      <c:pt idx="3393">
                        <c:v>-0.40000000000227376</c:v>
                      </c:pt>
                      <c:pt idx="3394">
                        <c:v>-0.5</c:v>
                      </c:pt>
                      <c:pt idx="3395">
                        <c:v>-0.4</c:v>
                      </c:pt>
                      <c:pt idx="3396">
                        <c:v>-0.5</c:v>
                      </c:pt>
                      <c:pt idx="3397">
                        <c:v>-0.40000000000227376</c:v>
                      </c:pt>
                      <c:pt idx="3398">
                        <c:v>-0.5</c:v>
                      </c:pt>
                      <c:pt idx="3399">
                        <c:v>-0.39999999999658942</c:v>
                      </c:pt>
                      <c:pt idx="3400">
                        <c:v>-0.5</c:v>
                      </c:pt>
                      <c:pt idx="3401">
                        <c:v>-0.40000000000227376</c:v>
                      </c:pt>
                      <c:pt idx="3402">
                        <c:v>-0.49999999999715783</c:v>
                      </c:pt>
                      <c:pt idx="3403">
                        <c:v>-0.40000000000227376</c:v>
                      </c:pt>
                      <c:pt idx="3404">
                        <c:v>-0.39999999999658942</c:v>
                      </c:pt>
                      <c:pt idx="3405">
                        <c:v>-0.50000000000568434</c:v>
                      </c:pt>
                      <c:pt idx="3406">
                        <c:v>-0.39999999999658942</c:v>
                      </c:pt>
                      <c:pt idx="3407">
                        <c:v>-0.5</c:v>
                      </c:pt>
                      <c:pt idx="3408">
                        <c:v>-0.4</c:v>
                      </c:pt>
                      <c:pt idx="3409">
                        <c:v>-0.5</c:v>
                      </c:pt>
                      <c:pt idx="3410">
                        <c:v>-0.40000000000227376</c:v>
                      </c:pt>
                      <c:pt idx="3411">
                        <c:v>-0.5</c:v>
                      </c:pt>
                      <c:pt idx="3412">
                        <c:v>-0.39999999999658942</c:v>
                      </c:pt>
                      <c:pt idx="3413">
                        <c:v>-0.50000000000568434</c:v>
                      </c:pt>
                      <c:pt idx="3414">
                        <c:v>-0.39999999999431568</c:v>
                      </c:pt>
                      <c:pt idx="3415">
                        <c:v>-0.5</c:v>
                      </c:pt>
                      <c:pt idx="3416">
                        <c:v>-0.40000000000227376</c:v>
                      </c:pt>
                      <c:pt idx="3417">
                        <c:v>-0.5</c:v>
                      </c:pt>
                      <c:pt idx="3418">
                        <c:v>-0.40000000000227376</c:v>
                      </c:pt>
                      <c:pt idx="3419">
                        <c:v>-0.5</c:v>
                      </c:pt>
                      <c:pt idx="3420">
                        <c:v>-0.39999999999431568</c:v>
                      </c:pt>
                      <c:pt idx="3421">
                        <c:v>-0.40000000000227376</c:v>
                      </c:pt>
                      <c:pt idx="3422">
                        <c:v>-0.5</c:v>
                      </c:pt>
                      <c:pt idx="3423">
                        <c:v>-0.40000000000227376</c:v>
                      </c:pt>
                      <c:pt idx="3424">
                        <c:v>-0.5</c:v>
                      </c:pt>
                      <c:pt idx="3425">
                        <c:v>-0.40000000000227376</c:v>
                      </c:pt>
                      <c:pt idx="3426">
                        <c:v>-0.5</c:v>
                      </c:pt>
                      <c:pt idx="3427">
                        <c:v>-0.39999999999431568</c:v>
                      </c:pt>
                      <c:pt idx="3428">
                        <c:v>-0.5</c:v>
                      </c:pt>
                      <c:pt idx="3429">
                        <c:v>-0.40000000000227376</c:v>
                      </c:pt>
                      <c:pt idx="3430">
                        <c:v>-0.5</c:v>
                      </c:pt>
                      <c:pt idx="3431">
                        <c:v>-0.40000000000227376</c:v>
                      </c:pt>
                      <c:pt idx="3432">
                        <c:v>-0.39999999999658942</c:v>
                      </c:pt>
                      <c:pt idx="3433">
                        <c:v>-0.50000000000284217</c:v>
                      </c:pt>
                      <c:pt idx="3434">
                        <c:v>-0.39999999999658942</c:v>
                      </c:pt>
                      <c:pt idx="3435">
                        <c:v>-0.5</c:v>
                      </c:pt>
                      <c:pt idx="3436">
                        <c:v>-0.40000000000227376</c:v>
                      </c:pt>
                      <c:pt idx="3437">
                        <c:v>-0.5</c:v>
                      </c:pt>
                      <c:pt idx="3438">
                        <c:v>-0.40000000000227376</c:v>
                      </c:pt>
                      <c:pt idx="3439">
                        <c:v>-0.39999999999431568</c:v>
                      </c:pt>
                      <c:pt idx="3440">
                        <c:v>-0.5</c:v>
                      </c:pt>
                      <c:pt idx="3441">
                        <c:v>-0.40000000000227376</c:v>
                      </c:pt>
                      <c:pt idx="3442">
                        <c:v>-0.5</c:v>
                      </c:pt>
                      <c:pt idx="3443">
                        <c:v>-0.40000000000227376</c:v>
                      </c:pt>
                      <c:pt idx="3444">
                        <c:v>-0.5</c:v>
                      </c:pt>
                      <c:pt idx="3445">
                        <c:v>-0.4</c:v>
                      </c:pt>
                      <c:pt idx="3446">
                        <c:v>-0.39999999999658942</c:v>
                      </c:pt>
                      <c:pt idx="3447">
                        <c:v>-0.5</c:v>
                      </c:pt>
                      <c:pt idx="3448">
                        <c:v>-0.40000000000227376</c:v>
                      </c:pt>
                      <c:pt idx="3449">
                        <c:v>-0.5</c:v>
                      </c:pt>
                      <c:pt idx="3450">
                        <c:v>-0.40000000000227376</c:v>
                      </c:pt>
                      <c:pt idx="3451">
                        <c:v>-0.39999999999658942</c:v>
                      </c:pt>
                      <c:pt idx="3452">
                        <c:v>-0.49999999999715783</c:v>
                      </c:pt>
                      <c:pt idx="3453">
                        <c:v>-0.40000000000227376</c:v>
                      </c:pt>
                      <c:pt idx="3454">
                        <c:v>-0.5</c:v>
                      </c:pt>
                      <c:pt idx="3455">
                        <c:v>-0.40000000000227376</c:v>
                      </c:pt>
                      <c:pt idx="3456">
                        <c:v>-0.40000000000227376</c:v>
                      </c:pt>
                      <c:pt idx="3457">
                        <c:v>-0.5</c:v>
                      </c:pt>
                      <c:pt idx="3458">
                        <c:v>-0.39999999999431568</c:v>
                      </c:pt>
                      <c:pt idx="3459">
                        <c:v>-0.5</c:v>
                      </c:pt>
                      <c:pt idx="3460">
                        <c:v>-0.40000000000227376</c:v>
                      </c:pt>
                      <c:pt idx="3461">
                        <c:v>-0.40000000000227376</c:v>
                      </c:pt>
                      <c:pt idx="3462">
                        <c:v>-0.5</c:v>
                      </c:pt>
                      <c:pt idx="3463">
                        <c:v>-0.39999999999658942</c:v>
                      </c:pt>
                      <c:pt idx="3464">
                        <c:v>-0.50000000000284217</c:v>
                      </c:pt>
                      <c:pt idx="3465">
                        <c:v>-0.39999999999658942</c:v>
                      </c:pt>
                      <c:pt idx="3466">
                        <c:v>-0.40000000000227376</c:v>
                      </c:pt>
                      <c:pt idx="3467">
                        <c:v>-0.5</c:v>
                      </c:pt>
                      <c:pt idx="3468">
                        <c:v>-0.40000000000227376</c:v>
                      </c:pt>
                      <c:pt idx="3469">
                        <c:v>-0.5</c:v>
                      </c:pt>
                      <c:pt idx="3470">
                        <c:v>-0.39999999999431568</c:v>
                      </c:pt>
                      <c:pt idx="3471">
                        <c:v>-0.40000000000227376</c:v>
                      </c:pt>
                      <c:pt idx="3472">
                        <c:v>-0.5</c:v>
                      </c:pt>
                      <c:pt idx="3473">
                        <c:v>-0.40000000000227376</c:v>
                      </c:pt>
                      <c:pt idx="3474">
                        <c:v>-0.39999999999658942</c:v>
                      </c:pt>
                      <c:pt idx="3475">
                        <c:v>-0.5</c:v>
                      </c:pt>
                      <c:pt idx="3476">
                        <c:v>-0.40000000000227376</c:v>
                      </c:pt>
                      <c:pt idx="3477">
                        <c:v>-0.49999999999715783</c:v>
                      </c:pt>
                      <c:pt idx="3478">
                        <c:v>-0.40000000000227376</c:v>
                      </c:pt>
                      <c:pt idx="3479">
                        <c:v>-0.40000000000227376</c:v>
                      </c:pt>
                      <c:pt idx="3480">
                        <c:v>-0.5</c:v>
                      </c:pt>
                      <c:pt idx="3481">
                        <c:v>-0.39999999999658942</c:v>
                      </c:pt>
                      <c:pt idx="3482">
                        <c:v>-0.40000000000227376</c:v>
                      </c:pt>
                      <c:pt idx="3483">
                        <c:v>-0.49999999999715783</c:v>
                      </c:pt>
                      <c:pt idx="3484">
                        <c:v>-0.40000000000227376</c:v>
                      </c:pt>
                      <c:pt idx="3485">
                        <c:v>-0.5</c:v>
                      </c:pt>
                      <c:pt idx="3486">
                        <c:v>-0.39999999999658942</c:v>
                      </c:pt>
                      <c:pt idx="3487">
                        <c:v>-0.40000000000227376</c:v>
                      </c:pt>
                      <c:pt idx="3488">
                        <c:v>-0.5</c:v>
                      </c:pt>
                      <c:pt idx="3489">
                        <c:v>-0.4</c:v>
                      </c:pt>
                      <c:pt idx="3490">
                        <c:v>-0.40000000000227376</c:v>
                      </c:pt>
                      <c:pt idx="3491">
                        <c:v>-0.5</c:v>
                      </c:pt>
                      <c:pt idx="3492">
                        <c:v>-0.39999999999658942</c:v>
                      </c:pt>
                      <c:pt idx="3493">
                        <c:v>-0.40000000000227376</c:v>
                      </c:pt>
                      <c:pt idx="3494">
                        <c:v>-0.5</c:v>
                      </c:pt>
                      <c:pt idx="3495">
                        <c:v>-0.4</c:v>
                      </c:pt>
                      <c:pt idx="3496">
                        <c:v>-0.39999999999658942</c:v>
                      </c:pt>
                      <c:pt idx="3497">
                        <c:v>-0.5</c:v>
                      </c:pt>
                      <c:pt idx="3498">
                        <c:v>-0.40000000000227376</c:v>
                      </c:pt>
                      <c:pt idx="3499">
                        <c:v>-0.40000000000227376</c:v>
                      </c:pt>
                      <c:pt idx="3500">
                        <c:v>-0.5</c:v>
                      </c:pt>
                      <c:pt idx="3501">
                        <c:v>-0.40000000000227376</c:v>
                      </c:pt>
                      <c:pt idx="3502">
                        <c:v>-0.39999999999431568</c:v>
                      </c:pt>
                      <c:pt idx="3503">
                        <c:v>-0.5</c:v>
                      </c:pt>
                      <c:pt idx="3504">
                        <c:v>-0.40000000000227376</c:v>
                      </c:pt>
                      <c:pt idx="3505">
                        <c:v>-0.40000000000227376</c:v>
                      </c:pt>
                      <c:pt idx="3506">
                        <c:v>-0.5</c:v>
                      </c:pt>
                      <c:pt idx="3507">
                        <c:v>-0.39999999999658942</c:v>
                      </c:pt>
                      <c:pt idx="3508">
                        <c:v>-0.4</c:v>
                      </c:pt>
                      <c:pt idx="3509">
                        <c:v>-0.5</c:v>
                      </c:pt>
                      <c:pt idx="3510">
                        <c:v>-0.40000000000227376</c:v>
                      </c:pt>
                      <c:pt idx="3511">
                        <c:v>-0.39999999999658942</c:v>
                      </c:pt>
                      <c:pt idx="3512">
                        <c:v>-0.5</c:v>
                      </c:pt>
                      <c:pt idx="3513">
                        <c:v>-0.40000000000227376</c:v>
                      </c:pt>
                      <c:pt idx="3514">
                        <c:v>-0.4</c:v>
                      </c:pt>
                      <c:pt idx="3515">
                        <c:v>-0.5</c:v>
                      </c:pt>
                      <c:pt idx="3516">
                        <c:v>-0.40000000000227376</c:v>
                      </c:pt>
                      <c:pt idx="3517">
                        <c:v>-0.39999999999658942</c:v>
                      </c:pt>
                      <c:pt idx="3518">
                        <c:v>-0.5</c:v>
                      </c:pt>
                      <c:pt idx="3519">
                        <c:v>-0.40000000000227376</c:v>
                      </c:pt>
                      <c:pt idx="3520">
                        <c:v>-0.4</c:v>
                      </c:pt>
                      <c:pt idx="3521">
                        <c:v>-0.5</c:v>
                      </c:pt>
                      <c:pt idx="3522">
                        <c:v>-0.39999999999658942</c:v>
                      </c:pt>
                      <c:pt idx="3523">
                        <c:v>-0.40000000000227376</c:v>
                      </c:pt>
                      <c:pt idx="3524">
                        <c:v>-0.40000000000227376</c:v>
                      </c:pt>
                      <c:pt idx="3525">
                        <c:v>-0.5</c:v>
                      </c:pt>
                      <c:pt idx="3526">
                        <c:v>-0.39999999999658942</c:v>
                      </c:pt>
                      <c:pt idx="3527">
                        <c:v>-0.4</c:v>
                      </c:pt>
                      <c:pt idx="3528">
                        <c:v>-0.5</c:v>
                      </c:pt>
                      <c:pt idx="3529">
                        <c:v>-0.40000000000227376</c:v>
                      </c:pt>
                      <c:pt idx="3530">
                        <c:v>-0.40000000000227376</c:v>
                      </c:pt>
                      <c:pt idx="3531">
                        <c:v>-0.5</c:v>
                      </c:pt>
                      <c:pt idx="3532">
                        <c:v>-0.39999999999658942</c:v>
                      </c:pt>
                      <c:pt idx="3533">
                        <c:v>-0.4</c:v>
                      </c:pt>
                      <c:pt idx="3534">
                        <c:v>-0.40000000000227376</c:v>
                      </c:pt>
                      <c:pt idx="3535">
                        <c:v>-0.5</c:v>
                      </c:pt>
                      <c:pt idx="3536">
                        <c:v>-0.39999999999658942</c:v>
                      </c:pt>
                      <c:pt idx="3537">
                        <c:v>-0.40000000000227376</c:v>
                      </c:pt>
                      <c:pt idx="3538">
                        <c:v>-0.5</c:v>
                      </c:pt>
                      <c:pt idx="3539">
                        <c:v>-0.4</c:v>
                      </c:pt>
                      <c:pt idx="3540">
                        <c:v>-0.39999999999658942</c:v>
                      </c:pt>
                      <c:pt idx="3541">
                        <c:v>-0.40000000000227376</c:v>
                      </c:pt>
                      <c:pt idx="3542">
                        <c:v>-0.5</c:v>
                      </c:pt>
                      <c:pt idx="3543">
                        <c:v>-0.40000000000227376</c:v>
                      </c:pt>
                      <c:pt idx="3544">
                        <c:v>-0.39999999999658942</c:v>
                      </c:pt>
                      <c:pt idx="3545">
                        <c:v>-0.50000000000284217</c:v>
                      </c:pt>
                      <c:pt idx="3546">
                        <c:v>-0.39999999999658942</c:v>
                      </c:pt>
                      <c:pt idx="3547">
                        <c:v>-0.40000000000227376</c:v>
                      </c:pt>
                      <c:pt idx="3548">
                        <c:v>-0.40000000000227376</c:v>
                      </c:pt>
                      <c:pt idx="3549">
                        <c:v>-0.5</c:v>
                      </c:pt>
                      <c:pt idx="3550">
                        <c:v>-0.39999999999658942</c:v>
                      </c:pt>
                      <c:pt idx="3551">
                        <c:v>-0.40000000000227376</c:v>
                      </c:pt>
                      <c:pt idx="3552">
                        <c:v>-0.4</c:v>
                      </c:pt>
                      <c:pt idx="3553">
                        <c:v>-0.5</c:v>
                      </c:pt>
                      <c:pt idx="3554">
                        <c:v>-0.39999999999658942</c:v>
                      </c:pt>
                      <c:pt idx="3555">
                        <c:v>-0.40000000000227376</c:v>
                      </c:pt>
                      <c:pt idx="3556">
                        <c:v>-0.40000000000227376</c:v>
                      </c:pt>
                      <c:pt idx="3557">
                        <c:v>-0.5</c:v>
                      </c:pt>
                      <c:pt idx="3558">
                        <c:v>-0.39999999999431568</c:v>
                      </c:pt>
                      <c:pt idx="3559">
                        <c:v>-0.40000000000227376</c:v>
                      </c:pt>
                      <c:pt idx="3560">
                        <c:v>-0.40000000000227376</c:v>
                      </c:pt>
                      <c:pt idx="3561">
                        <c:v>-0.5</c:v>
                      </c:pt>
                      <c:pt idx="3562">
                        <c:v>-0.39999999999658942</c:v>
                      </c:pt>
                      <c:pt idx="3563">
                        <c:v>-0.40000000000227376</c:v>
                      </c:pt>
                      <c:pt idx="3564">
                        <c:v>-0.4</c:v>
                      </c:pt>
                      <c:pt idx="3565">
                        <c:v>-0.5</c:v>
                      </c:pt>
                      <c:pt idx="3566">
                        <c:v>-0.40000000000227376</c:v>
                      </c:pt>
                      <c:pt idx="3567">
                        <c:v>-0.39999999999658942</c:v>
                      </c:pt>
                      <c:pt idx="3568">
                        <c:v>-0.40000000000227376</c:v>
                      </c:pt>
                      <c:pt idx="3569">
                        <c:v>-0.5</c:v>
                      </c:pt>
                      <c:pt idx="3570">
                        <c:v>-0.4</c:v>
                      </c:pt>
                      <c:pt idx="3571">
                        <c:v>-0.39999999999658942</c:v>
                      </c:pt>
                      <c:pt idx="3572">
                        <c:v>-0.40000000000227376</c:v>
                      </c:pt>
                      <c:pt idx="3573">
                        <c:v>-0.5</c:v>
                      </c:pt>
                      <c:pt idx="3574">
                        <c:v>-0.40000000000227376</c:v>
                      </c:pt>
                      <c:pt idx="3575">
                        <c:v>-0.39999999999658942</c:v>
                      </c:pt>
                      <c:pt idx="3576">
                        <c:v>-0.40000000000227376</c:v>
                      </c:pt>
                      <c:pt idx="3577">
                        <c:v>-0.4</c:v>
                      </c:pt>
                      <c:pt idx="3578">
                        <c:v>-0.5</c:v>
                      </c:pt>
                      <c:pt idx="3579">
                        <c:v>-0.39999999999658942</c:v>
                      </c:pt>
                      <c:pt idx="3580">
                        <c:v>-0.40000000000227376</c:v>
                      </c:pt>
                      <c:pt idx="3581">
                        <c:v>-0.40000000000227376</c:v>
                      </c:pt>
                      <c:pt idx="3582">
                        <c:v>-0.5</c:v>
                      </c:pt>
                      <c:pt idx="3583">
                        <c:v>-0.4</c:v>
                      </c:pt>
                      <c:pt idx="3584">
                        <c:v>-0.39999999999658942</c:v>
                      </c:pt>
                      <c:pt idx="3585">
                        <c:v>-0.40000000000227376</c:v>
                      </c:pt>
                      <c:pt idx="3586">
                        <c:v>-0.40000000000227376</c:v>
                      </c:pt>
                      <c:pt idx="3587">
                        <c:v>-0.5</c:v>
                      </c:pt>
                      <c:pt idx="3588">
                        <c:v>-0.39999999999658942</c:v>
                      </c:pt>
                      <c:pt idx="3589">
                        <c:v>-0.4</c:v>
                      </c:pt>
                      <c:pt idx="3590">
                        <c:v>-0.40000000000227376</c:v>
                      </c:pt>
                      <c:pt idx="3591">
                        <c:v>-0.39999999999658942</c:v>
                      </c:pt>
                      <c:pt idx="3592">
                        <c:v>-0.5</c:v>
                      </c:pt>
                      <c:pt idx="3593">
                        <c:v>-0.40000000000227376</c:v>
                      </c:pt>
                      <c:pt idx="3594">
                        <c:v>-0.40000000000227376</c:v>
                      </c:pt>
                      <c:pt idx="3595">
                        <c:v>-0.39999999999431568</c:v>
                      </c:pt>
                      <c:pt idx="3596">
                        <c:v>-0.40000000000227376</c:v>
                      </c:pt>
                      <c:pt idx="3597">
                        <c:v>-0.40000000000227376</c:v>
                      </c:pt>
                      <c:pt idx="3598">
                        <c:v>-0.5</c:v>
                      </c:pt>
                      <c:pt idx="3599">
                        <c:v>-0.39999999999658942</c:v>
                      </c:pt>
                      <c:pt idx="3600">
                        <c:v>-0.40000000000227376</c:v>
                      </c:pt>
                      <c:pt idx="3601">
                        <c:v>-0.40000000000227376</c:v>
                      </c:pt>
                      <c:pt idx="3602">
                        <c:v>-0.39999999999431568</c:v>
                      </c:pt>
                      <c:pt idx="3603">
                        <c:v>-0.40000000000227376</c:v>
                      </c:pt>
                      <c:pt idx="3604">
                        <c:v>-0.40000000000227376</c:v>
                      </c:pt>
                      <c:pt idx="3605">
                        <c:v>-0.39999999999658942</c:v>
                      </c:pt>
                      <c:pt idx="3606">
                        <c:v>-0.5</c:v>
                      </c:pt>
                      <c:pt idx="3607">
                        <c:v>-0.40000000000227376</c:v>
                      </c:pt>
                      <c:pt idx="3608">
                        <c:v>-0.4</c:v>
                      </c:pt>
                      <c:pt idx="3609">
                        <c:v>-0.39999999999658942</c:v>
                      </c:pt>
                      <c:pt idx="3610">
                        <c:v>-0.40000000000227376</c:v>
                      </c:pt>
                      <c:pt idx="3611">
                        <c:v>-0.40000000000227376</c:v>
                      </c:pt>
                      <c:pt idx="3612">
                        <c:v>-0.39999999999658942</c:v>
                      </c:pt>
                      <c:pt idx="3613">
                        <c:v>-0.40000000000227376</c:v>
                      </c:pt>
                      <c:pt idx="3614">
                        <c:v>-0.4</c:v>
                      </c:pt>
                      <c:pt idx="3615">
                        <c:v>-0.39999999999658942</c:v>
                      </c:pt>
                      <c:pt idx="3616">
                        <c:v>-0.30000000000454746</c:v>
                      </c:pt>
                      <c:pt idx="3617">
                        <c:v>-0.39999999999658942</c:v>
                      </c:pt>
                      <c:pt idx="3618">
                        <c:v>-0.40000000000227376</c:v>
                      </c:pt>
                      <c:pt idx="3619">
                        <c:v>-0.40000000000227376</c:v>
                      </c:pt>
                      <c:pt idx="3620">
                        <c:v>-0.39999999999431568</c:v>
                      </c:pt>
                      <c:pt idx="3621">
                        <c:v>-0.30000000000454746</c:v>
                      </c:pt>
                      <c:pt idx="3622">
                        <c:v>-0.39999999999658942</c:v>
                      </c:pt>
                      <c:pt idx="3623">
                        <c:v>-0.40000000000227376</c:v>
                      </c:pt>
                      <c:pt idx="3624">
                        <c:v>-0.29999999999886312</c:v>
                      </c:pt>
                      <c:pt idx="3625">
                        <c:v>-0.29999999999886312</c:v>
                      </c:pt>
                      <c:pt idx="3626">
                        <c:v>-0.40000000000227376</c:v>
                      </c:pt>
                      <c:pt idx="3627">
                        <c:v>-0.29999999999715782</c:v>
                      </c:pt>
                      <c:pt idx="3628">
                        <c:v>-0.30000000000454746</c:v>
                      </c:pt>
                      <c:pt idx="3629">
                        <c:v>-0.39999999999658942</c:v>
                      </c:pt>
                      <c:pt idx="3630">
                        <c:v>-0.29999999999886312</c:v>
                      </c:pt>
                      <c:pt idx="3631">
                        <c:v>-0.30000000000454746</c:v>
                      </c:pt>
                      <c:pt idx="3632">
                        <c:v>-0.20000000000113688</c:v>
                      </c:pt>
                      <c:pt idx="3633">
                        <c:v>-0.29999999999715782</c:v>
                      </c:pt>
                      <c:pt idx="3634">
                        <c:v>-0.29999999999886312</c:v>
                      </c:pt>
                      <c:pt idx="3635">
                        <c:v>-0.20000000000113688</c:v>
                      </c:pt>
                      <c:pt idx="3636">
                        <c:v>-0.29999999999886312</c:v>
                      </c:pt>
                      <c:pt idx="3637">
                        <c:v>-0.20000000000113688</c:v>
                      </c:pt>
                      <c:pt idx="3638">
                        <c:v>-0.20000000000113688</c:v>
                      </c:pt>
                      <c:pt idx="3639">
                        <c:v>-0.2</c:v>
                      </c:pt>
                      <c:pt idx="3640">
                        <c:v>-9.9999999997726255E-2</c:v>
                      </c:pt>
                      <c:pt idx="3641">
                        <c:v>-0.20000000000113688</c:v>
                      </c:pt>
                      <c:pt idx="3642">
                        <c:v>-9.9999999997726255E-2</c:v>
                      </c:pt>
                      <c:pt idx="3643">
                        <c:v>-0.10000000000341061</c:v>
                      </c:pt>
                      <c:pt idx="3644">
                        <c:v>-9.9999999997726255E-2</c:v>
                      </c:pt>
                      <c:pt idx="3645">
                        <c:v>0</c:v>
                      </c:pt>
                      <c:pt idx="3646">
                        <c:v>0</c:v>
                      </c:pt>
                      <c:pt idx="3647">
                        <c:v>0</c:v>
                      </c:pt>
                      <c:pt idx="3648">
                        <c:v>0</c:v>
                      </c:pt>
                      <c:pt idx="3649">
                        <c:v>9.9999999997726255E-2</c:v>
                      </c:pt>
                      <c:pt idx="3650">
                        <c:v>0.10000000000341061</c:v>
                      </c:pt>
                      <c:pt idx="3651">
                        <c:v>0.20000000000113688</c:v>
                      </c:pt>
                      <c:pt idx="3652">
                        <c:v>0.19999999999431567</c:v>
                      </c:pt>
                      <c:pt idx="3653">
                        <c:v>0.20000000000113688</c:v>
                      </c:pt>
                      <c:pt idx="3654">
                        <c:v>0.29999999999886312</c:v>
                      </c:pt>
                      <c:pt idx="3655">
                        <c:v>0.30000000000454746</c:v>
                      </c:pt>
                      <c:pt idx="3656">
                        <c:v>0.39999999999658942</c:v>
                      </c:pt>
                      <c:pt idx="3657">
                        <c:v>0.40000000000227376</c:v>
                      </c:pt>
                      <c:pt idx="3658">
                        <c:v>0.49999999999715783</c:v>
                      </c:pt>
                      <c:pt idx="3659">
                        <c:v>0.60000000000341058</c:v>
                      </c:pt>
                      <c:pt idx="3660">
                        <c:v>0.59999999999772624</c:v>
                      </c:pt>
                      <c:pt idx="3661">
                        <c:v>0.70000000000113693</c:v>
                      </c:pt>
                      <c:pt idx="3662">
                        <c:v>0.70000000000113693</c:v>
                      </c:pt>
                      <c:pt idx="3663">
                        <c:v>0.79999999999886307</c:v>
                      </c:pt>
                      <c:pt idx="3664">
                        <c:v>0.99999999999431566</c:v>
                      </c:pt>
                      <c:pt idx="3665">
                        <c:v>1.0000000000056843</c:v>
                      </c:pt>
                      <c:pt idx="3666">
                        <c:v>1.0999999999977264</c:v>
                      </c:pt>
                      <c:pt idx="3667">
                        <c:v>1.2000000000011368</c:v>
                      </c:pt>
                      <c:pt idx="3668">
                        <c:v>1.2000000000011368</c:v>
                      </c:pt>
                      <c:pt idx="3669">
                        <c:v>1.4000000000022739</c:v>
                      </c:pt>
                      <c:pt idx="3670">
                        <c:v>1.4999999999914733</c:v>
                      </c:pt>
                      <c:pt idx="3671">
                        <c:v>1.6000000000034105</c:v>
                      </c:pt>
                      <c:pt idx="3672">
                        <c:v>1.700000000001137</c:v>
                      </c:pt>
                      <c:pt idx="3673">
                        <c:v>1.799999999998863</c:v>
                      </c:pt>
                      <c:pt idx="3674">
                        <c:v>1.9000000000022739</c:v>
                      </c:pt>
                      <c:pt idx="3675">
                        <c:v>2.1000000000034107</c:v>
                      </c:pt>
                      <c:pt idx="3676">
                        <c:v>2.200000000001137</c:v>
                      </c:pt>
                      <c:pt idx="3677">
                        <c:v>2.3999999999886312</c:v>
                      </c:pt>
                      <c:pt idx="3678">
                        <c:v>2.5000000000056843</c:v>
                      </c:pt>
                      <c:pt idx="3679">
                        <c:v>2.5999999999977264</c:v>
                      </c:pt>
                      <c:pt idx="3680">
                        <c:v>2.9000000000022732</c:v>
                      </c:pt>
                      <c:pt idx="3681">
                        <c:v>3.0000000000056843</c:v>
                      </c:pt>
                      <c:pt idx="3682">
                        <c:v>3.2000000000011366</c:v>
                      </c:pt>
                      <c:pt idx="3683">
                        <c:v>3.3999999999829469</c:v>
                      </c:pt>
                      <c:pt idx="3684">
                        <c:v>3.6000000000034102</c:v>
                      </c:pt>
                      <c:pt idx="3685">
                        <c:v>3.8000000000045477</c:v>
                      </c:pt>
                      <c:pt idx="3686">
                        <c:v>4.0000000000056843</c:v>
                      </c:pt>
                      <c:pt idx="3687">
                        <c:v>4.200000000001137</c:v>
                      </c:pt>
                      <c:pt idx="3688">
                        <c:v>4.5000000000056843</c:v>
                      </c:pt>
                      <c:pt idx="3689">
                        <c:v>4.7999999999772625</c:v>
                      </c:pt>
                      <c:pt idx="3690">
                        <c:v>5.0000000000056843</c:v>
                      </c:pt>
                      <c:pt idx="3691">
                        <c:v>5.3000000000045482</c:v>
                      </c:pt>
                      <c:pt idx="3692">
                        <c:v>5.5000000000056843</c:v>
                      </c:pt>
                      <c:pt idx="3693">
                        <c:v>5.8000000000045464</c:v>
                      </c:pt>
                      <c:pt idx="3694">
                        <c:v>6.1000000000034102</c:v>
                      </c:pt>
                      <c:pt idx="3695">
                        <c:v>6.3999999999715786</c:v>
                      </c:pt>
                      <c:pt idx="3696">
                        <c:v>6.8000000000045473</c:v>
                      </c:pt>
                      <c:pt idx="3697">
                        <c:v>7.0000000000056843</c:v>
                      </c:pt>
                      <c:pt idx="3698">
                        <c:v>7.3000000000102316</c:v>
                      </c:pt>
                      <c:pt idx="3699">
                        <c:v>7.8000000000045473</c:v>
                      </c:pt>
                      <c:pt idx="3700">
                        <c:v>8.0000000000056843</c:v>
                      </c:pt>
                      <c:pt idx="3701">
                        <c:v>8.5000000000113687</c:v>
                      </c:pt>
                      <c:pt idx="3702">
                        <c:v>8.8999999999573678</c:v>
                      </c:pt>
                      <c:pt idx="3703">
                        <c:v>9.3000000000045482</c:v>
                      </c:pt>
                      <c:pt idx="3704">
                        <c:v>9.8000000000102325</c:v>
                      </c:pt>
                      <c:pt idx="3705">
                        <c:v>10.200000000012505</c:v>
                      </c:pt>
                      <c:pt idx="3706">
                        <c:v>10.70000000000682</c:v>
                      </c:pt>
                      <c:pt idx="3707">
                        <c:v>11.200000000012505</c:v>
                      </c:pt>
                      <c:pt idx="3708">
                        <c:v>11.799999999943156</c:v>
                      </c:pt>
                      <c:pt idx="3709">
                        <c:v>12.200000000012505</c:v>
                      </c:pt>
                      <c:pt idx="3710">
                        <c:v>12.90000000000796</c:v>
                      </c:pt>
                      <c:pt idx="3711">
                        <c:v>13.400000000013643</c:v>
                      </c:pt>
                      <c:pt idx="3712">
                        <c:v>14.000000000011369</c:v>
                      </c:pt>
                      <c:pt idx="3713">
                        <c:v>14.700000000012505</c:v>
                      </c:pt>
                      <c:pt idx="3714">
                        <c:v>15.399999999926102</c:v>
                      </c:pt>
                      <c:pt idx="3715">
                        <c:v>16.000000000017053</c:v>
                      </c:pt>
                      <c:pt idx="3716">
                        <c:v>16.700000000012505</c:v>
                      </c:pt>
                      <c:pt idx="3717">
                        <c:v>17.500000000017053</c:v>
                      </c:pt>
                      <c:pt idx="3718">
                        <c:v>18.200000000018189</c:v>
                      </c:pt>
                      <c:pt idx="3719">
                        <c:v>18.900000000019329</c:v>
                      </c:pt>
                      <c:pt idx="3720">
                        <c:v>19.699999999906208</c:v>
                      </c:pt>
                      <c:pt idx="3721">
                        <c:v>20.500000000017049</c:v>
                      </c:pt>
                      <c:pt idx="3722">
                        <c:v>21.300000000015913</c:v>
                      </c:pt>
                      <c:pt idx="3723">
                        <c:v>22.200000000023874</c:v>
                      </c:pt>
                      <c:pt idx="3724">
                        <c:v>23.100000000020465</c:v>
                      </c:pt>
                      <c:pt idx="3725">
                        <c:v>24.000000000022737</c:v>
                      </c:pt>
                      <c:pt idx="3726">
                        <c:v>25.000000000022737</c:v>
                      </c:pt>
                      <c:pt idx="3727">
                        <c:v>26.0999999998721</c:v>
                      </c:pt>
                      <c:pt idx="3728">
                        <c:v>27.000000000028418</c:v>
                      </c:pt>
                      <c:pt idx="3729">
                        <c:v>28.200000000023874</c:v>
                      </c:pt>
                      <c:pt idx="3730">
                        <c:v>29.300000000027282</c:v>
                      </c:pt>
                      <c:pt idx="3731">
                        <c:v>30.500000000028422</c:v>
                      </c:pt>
                      <c:pt idx="3732">
                        <c:v>31.600000000026146</c:v>
                      </c:pt>
                      <c:pt idx="3733">
                        <c:v>32.899999999843679</c:v>
                      </c:pt>
                      <c:pt idx="3734">
                        <c:v>34.100000000031834</c:v>
                      </c:pt>
                      <c:pt idx="3735">
                        <c:v>35.400000000030694</c:v>
                      </c:pt>
                      <c:pt idx="3736">
                        <c:v>36.800000000032966</c:v>
                      </c:pt>
                      <c:pt idx="3737">
                        <c:v>38.100000000037511</c:v>
                      </c:pt>
                      <c:pt idx="3738">
                        <c:v>39.600000000031827</c:v>
                      </c:pt>
                      <c:pt idx="3739">
                        <c:v>40.999999999806739</c:v>
                      </c:pt>
                      <c:pt idx="3740">
                        <c:v>42.50000000003979</c:v>
                      </c:pt>
                      <c:pt idx="3741">
                        <c:v>44.000000000039783</c:v>
                      </c:pt>
                      <c:pt idx="3742">
                        <c:v>45.500000000039797</c:v>
                      </c:pt>
                      <c:pt idx="3743">
                        <c:v>47.20000000004093</c:v>
                      </c:pt>
                      <c:pt idx="3744">
                        <c:v>48.700000000046614</c:v>
                      </c:pt>
                      <c:pt idx="3745">
                        <c:v>50.399999999761256</c:v>
                      </c:pt>
                      <c:pt idx="3746">
                        <c:v>52.000000000045475</c:v>
                      </c:pt>
                      <c:pt idx="3747">
                        <c:v>53.800000000050019</c:v>
                      </c:pt>
                      <c:pt idx="3748">
                        <c:v>55.500000000051159</c:v>
                      </c:pt>
                      <c:pt idx="3749">
                        <c:v>57.400000000053431</c:v>
                      </c:pt>
                      <c:pt idx="3750">
                        <c:v>59.200000000052292</c:v>
                      </c:pt>
                      <c:pt idx="3751">
                        <c:v>61.100000000054571</c:v>
                      </c:pt>
                      <c:pt idx="3752">
                        <c:v>63.099999999695889</c:v>
                      </c:pt>
                      <c:pt idx="3753">
                        <c:v>65.000000000062514</c:v>
                      </c:pt>
                      <c:pt idx="3754">
                        <c:v>67.000000000062514</c:v>
                      </c:pt>
                      <c:pt idx="3755">
                        <c:v>69.200000000057983</c:v>
                      </c:pt>
                      <c:pt idx="3756">
                        <c:v>71.200000000069352</c:v>
                      </c:pt>
                      <c:pt idx="3757">
                        <c:v>73.400000000064793</c:v>
                      </c:pt>
                      <c:pt idx="3758">
                        <c:v>75.499999999639044</c:v>
                      </c:pt>
                      <c:pt idx="3759">
                        <c:v>77.900000000070492</c:v>
                      </c:pt>
                      <c:pt idx="3760">
                        <c:v>80.100000000071631</c:v>
                      </c:pt>
                      <c:pt idx="3761">
                        <c:v>82.500000000079581</c:v>
                      </c:pt>
                      <c:pt idx="3762">
                        <c:v>84.800000000072771</c:v>
                      </c:pt>
                      <c:pt idx="3763">
                        <c:v>87.200000000080706</c:v>
                      </c:pt>
                      <c:pt idx="3764">
                        <c:v>89.699999999570835</c:v>
                      </c:pt>
                      <c:pt idx="3765">
                        <c:v>92.100000000082986</c:v>
                      </c:pt>
                      <c:pt idx="3766">
                        <c:v>94.500000000085265</c:v>
                      </c:pt>
                      <c:pt idx="3767">
                        <c:v>97.10000000008867</c:v>
                      </c:pt>
                      <c:pt idx="3768">
                        <c:v>99.500000000090949</c:v>
                      </c:pt>
                      <c:pt idx="3769">
                        <c:v>102.10000000009437</c:v>
                      </c:pt>
                      <c:pt idx="3770">
                        <c:v>104.59999999949977</c:v>
                      </c:pt>
                      <c:pt idx="3771">
                        <c:v>107.10000000010004</c:v>
                      </c:pt>
                      <c:pt idx="3772">
                        <c:v>109.70000000009777</c:v>
                      </c:pt>
                      <c:pt idx="3773">
                        <c:v>112.30000000010118</c:v>
                      </c:pt>
                      <c:pt idx="3774">
                        <c:v>115.00000000010802</c:v>
                      </c:pt>
                      <c:pt idx="3775">
                        <c:v>117.5000000001023</c:v>
                      </c:pt>
                      <c:pt idx="3776">
                        <c:v>120.20000000011483</c:v>
                      </c:pt>
                      <c:pt idx="3777">
                        <c:v>122.79999999940884</c:v>
                      </c:pt>
                      <c:pt idx="3778">
                        <c:v>125.40000000011595</c:v>
                      </c:pt>
                      <c:pt idx="3779">
                        <c:v>128.10000000011709</c:v>
                      </c:pt>
                      <c:pt idx="3780">
                        <c:v>130.7000000001205</c:v>
                      </c:pt>
                      <c:pt idx="3781">
                        <c:v>133.40000000012165</c:v>
                      </c:pt>
                      <c:pt idx="3782">
                        <c:v>136.00000000011937</c:v>
                      </c:pt>
                      <c:pt idx="3783">
                        <c:v>138.69999999933779</c:v>
                      </c:pt>
                      <c:pt idx="3784">
                        <c:v>141.30000000012961</c:v>
                      </c:pt>
                      <c:pt idx="3785">
                        <c:v>143.90000000013299</c:v>
                      </c:pt>
                      <c:pt idx="3786">
                        <c:v>146.60000000013414</c:v>
                      </c:pt>
                      <c:pt idx="3787">
                        <c:v>149.30000000013527</c:v>
                      </c:pt>
                      <c:pt idx="3788">
                        <c:v>151.9000000001387</c:v>
                      </c:pt>
                      <c:pt idx="3789">
                        <c:v>154.59999999926103</c:v>
                      </c:pt>
                      <c:pt idx="3790">
                        <c:v>157.20000000014326</c:v>
                      </c:pt>
                      <c:pt idx="3791">
                        <c:v>159.80000000014098</c:v>
                      </c:pt>
                      <c:pt idx="3792">
                        <c:v>162.40000000015007</c:v>
                      </c:pt>
                      <c:pt idx="3793">
                        <c:v>165.00000000014779</c:v>
                      </c:pt>
                      <c:pt idx="3794">
                        <c:v>167.50000000015348</c:v>
                      </c:pt>
                      <c:pt idx="3795">
                        <c:v>169.89999999918996</c:v>
                      </c:pt>
                      <c:pt idx="3796">
                        <c:v>172.30000000015801</c:v>
                      </c:pt>
                      <c:pt idx="3797">
                        <c:v>174.70000000016029</c:v>
                      </c:pt>
                      <c:pt idx="3798">
                        <c:v>177.00000000015913</c:v>
                      </c:pt>
                      <c:pt idx="3799">
                        <c:v>179.40000000016144</c:v>
                      </c:pt>
                      <c:pt idx="3800">
                        <c:v>181.60000000016825</c:v>
                      </c:pt>
                      <c:pt idx="3801">
                        <c:v>183.80000000016369</c:v>
                      </c:pt>
                      <c:pt idx="3802">
                        <c:v>186.09999999911037</c:v>
                      </c:pt>
                      <c:pt idx="3803">
                        <c:v>188.10000000017396</c:v>
                      </c:pt>
                      <c:pt idx="3804">
                        <c:v>190.30000000017509</c:v>
                      </c:pt>
                      <c:pt idx="3805">
                        <c:v>192.30000000017506</c:v>
                      </c:pt>
                      <c:pt idx="3806">
                        <c:v>194.30000000017509</c:v>
                      </c:pt>
                      <c:pt idx="3807">
                        <c:v>196.30000000017506</c:v>
                      </c:pt>
                      <c:pt idx="3808">
                        <c:v>198.19999999905639</c:v>
                      </c:pt>
                      <c:pt idx="3809">
                        <c:v>199.90000000018418</c:v>
                      </c:pt>
                      <c:pt idx="3810">
                        <c:v>201.80000000018077</c:v>
                      </c:pt>
                      <c:pt idx="3811">
                        <c:v>203.50000000018761</c:v>
                      </c:pt>
                      <c:pt idx="3812">
                        <c:v>205.20000000018302</c:v>
                      </c:pt>
                      <c:pt idx="3813">
                        <c:v>206.80000000018646</c:v>
                      </c:pt>
                      <c:pt idx="3814">
                        <c:v>208.39999999900525</c:v>
                      </c:pt>
                      <c:pt idx="3815">
                        <c:v>209.80000000019211</c:v>
                      </c:pt>
                      <c:pt idx="3816">
                        <c:v>211.30000000019214</c:v>
                      </c:pt>
                      <c:pt idx="3817">
                        <c:v>212.70000000020008</c:v>
                      </c:pt>
                      <c:pt idx="3818">
                        <c:v>213.90000000018418</c:v>
                      </c:pt>
                      <c:pt idx="3819">
                        <c:v>215.20000000020008</c:v>
                      </c:pt>
                      <c:pt idx="3820">
                        <c:v>216.19999999897112</c:v>
                      </c:pt>
                      <c:pt idx="3821">
                        <c:v>217.40000000019552</c:v>
                      </c:pt>
                      <c:pt idx="3822">
                        <c:v>218.30000000019783</c:v>
                      </c:pt>
                      <c:pt idx="3823">
                        <c:v>219.30000000019783</c:v>
                      </c:pt>
                      <c:pt idx="3824">
                        <c:v>220.20000000020008</c:v>
                      </c:pt>
                      <c:pt idx="3825">
                        <c:v>220.90000000020692</c:v>
                      </c:pt>
                      <c:pt idx="3826">
                        <c:v>221.70000000020008</c:v>
                      </c:pt>
                      <c:pt idx="3827">
                        <c:v>222.39999999893135</c:v>
                      </c:pt>
                      <c:pt idx="3828">
                        <c:v>222.8000000002092</c:v>
                      </c:pt>
                      <c:pt idx="3829">
                        <c:v>223.40000000019555</c:v>
                      </c:pt>
                      <c:pt idx="3830">
                        <c:v>223.70000000021145</c:v>
                      </c:pt>
                      <c:pt idx="3831">
                        <c:v>224.20000000020008</c:v>
                      </c:pt>
                      <c:pt idx="3832">
                        <c:v>224.40000000020689</c:v>
                      </c:pt>
                      <c:pt idx="3833">
                        <c:v>224.59999999892568</c:v>
                      </c:pt>
                      <c:pt idx="3834">
                        <c:v>224.80000000020917</c:v>
                      </c:pt>
                      <c:pt idx="3835">
                        <c:v>225.00000000020464</c:v>
                      </c:pt>
                      <c:pt idx="3836">
                        <c:v>225.00000000020464</c:v>
                      </c:pt>
                      <c:pt idx="3837">
                        <c:v>225.00000000020464</c:v>
                      </c:pt>
                      <c:pt idx="3838">
                        <c:v>224.90000000019555</c:v>
                      </c:pt>
                      <c:pt idx="3839">
                        <c:v>224.89999999892854</c:v>
                      </c:pt>
                      <c:pt idx="3840">
                        <c:v>224.60000000020236</c:v>
                      </c:pt>
                      <c:pt idx="3841">
                        <c:v>224.50000000020461</c:v>
                      </c:pt>
                      <c:pt idx="3842">
                        <c:v>224.20000000021147</c:v>
                      </c:pt>
                      <c:pt idx="3843">
                        <c:v>223.80000000019783</c:v>
                      </c:pt>
                      <c:pt idx="3844">
                        <c:v>223.40000000020692</c:v>
                      </c:pt>
                      <c:pt idx="3845">
                        <c:v>222.99999999893703</c:v>
                      </c:pt>
                      <c:pt idx="3846">
                        <c:v>222.50000000019324</c:v>
                      </c:pt>
                      <c:pt idx="3847">
                        <c:v>222.00000000020464</c:v>
                      </c:pt>
                      <c:pt idx="3848">
                        <c:v>221.3000000002092</c:v>
                      </c:pt>
                      <c:pt idx="3849">
                        <c:v>220.8000000001978</c:v>
                      </c:pt>
                      <c:pt idx="3850">
                        <c:v>220.10000000020239</c:v>
                      </c:pt>
                      <c:pt idx="3851">
                        <c:v>219.30000000019783</c:v>
                      </c:pt>
                      <c:pt idx="3852">
                        <c:v>218.59999999894839</c:v>
                      </c:pt>
                      <c:pt idx="3853">
                        <c:v>217.8000000001978</c:v>
                      </c:pt>
                      <c:pt idx="3854">
                        <c:v>217.00000000020464</c:v>
                      </c:pt>
                      <c:pt idx="3855">
                        <c:v>216.10000000019099</c:v>
                      </c:pt>
                      <c:pt idx="3856">
                        <c:v>215.10000000020236</c:v>
                      </c:pt>
                      <c:pt idx="3857">
                        <c:v>214.30000000018643</c:v>
                      </c:pt>
                      <c:pt idx="3858">
                        <c:v>213.19999999898818</c:v>
                      </c:pt>
                      <c:pt idx="3859">
                        <c:v>212.30000000018646</c:v>
                      </c:pt>
                      <c:pt idx="3860">
                        <c:v>211.20000000020008</c:v>
                      </c:pt>
                      <c:pt idx="3861">
                        <c:v>210.10000000019102</c:v>
                      </c:pt>
                      <c:pt idx="3862">
                        <c:v>209.10000000019096</c:v>
                      </c:pt>
                      <c:pt idx="3863">
                        <c:v>207.90000000018418</c:v>
                      </c:pt>
                      <c:pt idx="3864">
                        <c:v>206.69999999901376</c:v>
                      </c:pt>
                      <c:pt idx="3865">
                        <c:v>205.50000000019327</c:v>
                      </c:pt>
                      <c:pt idx="3866">
                        <c:v>204.30000000017506</c:v>
                      </c:pt>
                      <c:pt idx="3867">
                        <c:v>203.10000000019099</c:v>
                      </c:pt>
                      <c:pt idx="3868">
                        <c:v>201.80000000018646</c:v>
                      </c:pt>
                      <c:pt idx="3869">
                        <c:v>200.50000000018193</c:v>
                      </c:pt>
                      <c:pt idx="3870">
                        <c:v>199.19999999904505</c:v>
                      </c:pt>
                      <c:pt idx="3871">
                        <c:v>197.90000000018415</c:v>
                      </c:pt>
                      <c:pt idx="3872">
                        <c:v>196.50000000017053</c:v>
                      </c:pt>
                      <c:pt idx="3873">
                        <c:v>195.20000000017734</c:v>
                      </c:pt>
                      <c:pt idx="3874">
                        <c:v>193.80000000018646</c:v>
                      </c:pt>
                      <c:pt idx="3875">
                        <c:v>192.30000000016372</c:v>
                      </c:pt>
                      <c:pt idx="3876">
                        <c:v>191.0000000001819</c:v>
                      </c:pt>
                      <c:pt idx="3877">
                        <c:v>189.49999999909335</c:v>
                      </c:pt>
                      <c:pt idx="3878">
                        <c:v>188.10000000016825</c:v>
                      </c:pt>
                      <c:pt idx="3879">
                        <c:v>186.60000000016828</c:v>
                      </c:pt>
                      <c:pt idx="3880">
                        <c:v>185.10000000016828</c:v>
                      </c:pt>
                      <c:pt idx="3881">
                        <c:v>183.700000000166</c:v>
                      </c:pt>
                      <c:pt idx="3882">
                        <c:v>182.200000000166</c:v>
                      </c:pt>
                      <c:pt idx="3883">
                        <c:v>180.69999999913881</c:v>
                      </c:pt>
                      <c:pt idx="3884">
                        <c:v>179.200000000166</c:v>
                      </c:pt>
                      <c:pt idx="3885">
                        <c:v>177.70000000016597</c:v>
                      </c:pt>
                      <c:pt idx="3886">
                        <c:v>176.2000000001546</c:v>
                      </c:pt>
                      <c:pt idx="3887">
                        <c:v>174.70000000015463</c:v>
                      </c:pt>
                      <c:pt idx="3888">
                        <c:v>173.20000000016597</c:v>
                      </c:pt>
                      <c:pt idx="3889">
                        <c:v>171.59999999918148</c:v>
                      </c:pt>
                      <c:pt idx="3890">
                        <c:v>170.10000000014551</c:v>
                      </c:pt>
                      <c:pt idx="3891">
                        <c:v>168.60000000015685</c:v>
                      </c:pt>
                      <c:pt idx="3892">
                        <c:v>167.10000000015688</c:v>
                      </c:pt>
                      <c:pt idx="3893">
                        <c:v>165.50000000014779</c:v>
                      </c:pt>
                      <c:pt idx="3894">
                        <c:v>164.00000000014779</c:v>
                      </c:pt>
                      <c:pt idx="3895">
                        <c:v>162.39999999922696</c:v>
                      </c:pt>
                      <c:pt idx="3896">
                        <c:v>160.90000000015007</c:v>
                      </c:pt>
                      <c:pt idx="3897">
                        <c:v>159.4000000001387</c:v>
                      </c:pt>
                      <c:pt idx="3898">
                        <c:v>157.80000000014095</c:v>
                      </c:pt>
                      <c:pt idx="3899">
                        <c:v>156.30000000014095</c:v>
                      </c:pt>
                      <c:pt idx="3900">
                        <c:v>154.80000000014095</c:v>
                      </c:pt>
                      <c:pt idx="3901">
                        <c:v>153.20000000014326</c:v>
                      </c:pt>
                      <c:pt idx="3902">
                        <c:v>151.69999999928092</c:v>
                      </c:pt>
                      <c:pt idx="3903">
                        <c:v>150.20000000013187</c:v>
                      </c:pt>
                      <c:pt idx="3904">
                        <c:v>148.70000000013187</c:v>
                      </c:pt>
                      <c:pt idx="3905">
                        <c:v>147.10000000013414</c:v>
                      </c:pt>
                      <c:pt idx="3906">
                        <c:v>145.70000000013187</c:v>
                      </c:pt>
                      <c:pt idx="3907">
                        <c:v>144.10000000013414</c:v>
                      </c:pt>
                      <c:pt idx="3908">
                        <c:v>142.59999999932356</c:v>
                      </c:pt>
                      <c:pt idx="3909">
                        <c:v>141.10000000012278</c:v>
                      </c:pt>
                      <c:pt idx="3910">
                        <c:v>139.70000000013189</c:v>
                      </c:pt>
                      <c:pt idx="3911">
                        <c:v>138.10000000012278</c:v>
                      </c:pt>
                      <c:pt idx="3912">
                        <c:v>136.7000000001205</c:v>
                      </c:pt>
                      <c:pt idx="3913">
                        <c:v>135.20000000013187</c:v>
                      </c:pt>
                      <c:pt idx="3914">
                        <c:v>133.6999999993605</c:v>
                      </c:pt>
                      <c:pt idx="3915">
                        <c:v>132.30000000011825</c:v>
                      </c:pt>
                      <c:pt idx="3916">
                        <c:v>130.80000000011825</c:v>
                      </c:pt>
                      <c:pt idx="3917">
                        <c:v>129.40000000011597</c:v>
                      </c:pt>
                      <c:pt idx="3918">
                        <c:v>128.00000000011369</c:v>
                      </c:pt>
                      <c:pt idx="3919">
                        <c:v>126.50000000011369</c:v>
                      </c:pt>
                      <c:pt idx="3920">
                        <c:v>125.09999999941165</c:v>
                      </c:pt>
                      <c:pt idx="3921">
                        <c:v>123.70000000010914</c:v>
                      </c:pt>
                      <c:pt idx="3922">
                        <c:v>122.30000000010688</c:v>
                      </c:pt>
                      <c:pt idx="3923">
                        <c:v>120.90000000011595</c:v>
                      </c:pt>
                      <c:pt idx="3924">
                        <c:v>119.5000000001023</c:v>
                      </c:pt>
                      <c:pt idx="3925">
                        <c:v>118.20000000010914</c:v>
                      </c:pt>
                      <c:pt idx="3926">
                        <c:v>116.80000000010688</c:v>
                      </c:pt>
                      <c:pt idx="3927">
                        <c:v>115.39999999944861</c:v>
                      </c:pt>
                      <c:pt idx="3928">
                        <c:v>114.10000000010004</c:v>
                      </c:pt>
                      <c:pt idx="3929">
                        <c:v>112.70000000010913</c:v>
                      </c:pt>
                      <c:pt idx="3930">
                        <c:v>111.4000000001046</c:v>
                      </c:pt>
                      <c:pt idx="3931">
                        <c:v>110.10000000010004</c:v>
                      </c:pt>
                      <c:pt idx="3932">
                        <c:v>108.80000000009549</c:v>
                      </c:pt>
                      <c:pt idx="3933">
                        <c:v>107.49999999949125</c:v>
                      </c:pt>
                      <c:pt idx="3934">
                        <c:v>106.20000000008639</c:v>
                      </c:pt>
                      <c:pt idx="3935">
                        <c:v>104.90000000010458</c:v>
                      </c:pt>
                      <c:pt idx="3936">
                        <c:v>103.70000000008639</c:v>
                      </c:pt>
                      <c:pt idx="3937">
                        <c:v>102.40000000009321</c:v>
                      </c:pt>
                      <c:pt idx="3938">
                        <c:v>101.10000000010005</c:v>
                      </c:pt>
                      <c:pt idx="3939">
                        <c:v>99.89999999951398</c:v>
                      </c:pt>
                      <c:pt idx="3940">
                        <c:v>98.700000000097759</c:v>
                      </c:pt>
                      <c:pt idx="3941">
                        <c:v>97.400000000081846</c:v>
                      </c:pt>
                      <c:pt idx="3942">
                        <c:v>96.300000000095508</c:v>
                      </c:pt>
                      <c:pt idx="3943">
                        <c:v>95.000000000079595</c:v>
                      </c:pt>
                      <c:pt idx="3944">
                        <c:v>93.800000000084125</c:v>
                      </c:pt>
                      <c:pt idx="3945">
                        <c:v>92.699999999559466</c:v>
                      </c:pt>
                      <c:pt idx="3946">
                        <c:v>91.500000000079581</c:v>
                      </c:pt>
                      <c:pt idx="3947">
                        <c:v>90.300000000084125</c:v>
                      </c:pt>
                      <c:pt idx="3948">
                        <c:v>89.200000000086405</c:v>
                      </c:pt>
                      <c:pt idx="3949">
                        <c:v>88.000000000079567</c:v>
                      </c:pt>
                      <c:pt idx="3950">
                        <c:v>86.900000000081846</c:v>
                      </c:pt>
                      <c:pt idx="3951">
                        <c:v>85.800000000072757</c:v>
                      </c:pt>
                      <c:pt idx="3952">
                        <c:v>84.699999999593587</c:v>
                      </c:pt>
                      <c:pt idx="3953">
                        <c:v>83.500000000079581</c:v>
                      </c:pt>
                      <c:pt idx="3954">
                        <c:v>82.500000000068226</c:v>
                      </c:pt>
                      <c:pt idx="3955">
                        <c:v>81.300000000084125</c:v>
                      </c:pt>
                      <c:pt idx="3956">
                        <c:v>80.300000000072743</c:v>
                      </c:pt>
                      <c:pt idx="3957">
                        <c:v>79.300000000072771</c:v>
                      </c:pt>
                      <c:pt idx="3958">
                        <c:v>78.099999999621986</c:v>
                      </c:pt>
                      <c:pt idx="3959">
                        <c:v>77.200000000075036</c:v>
                      </c:pt>
                      <c:pt idx="3960">
                        <c:v>76.100000000065933</c:v>
                      </c:pt>
                      <c:pt idx="3961">
                        <c:v>75.000000000068212</c:v>
                      </c:pt>
                      <c:pt idx="3962">
                        <c:v>74.100000000065933</c:v>
                      </c:pt>
                      <c:pt idx="3963">
                        <c:v>73.000000000068212</c:v>
                      </c:pt>
                      <c:pt idx="3964">
                        <c:v>71.999999999658939</c:v>
                      </c:pt>
                      <c:pt idx="3965">
                        <c:v>71.100000000054564</c:v>
                      </c:pt>
                      <c:pt idx="3966">
                        <c:v>70.000000000068212</c:v>
                      </c:pt>
                      <c:pt idx="3967">
                        <c:v>69.100000000065933</c:v>
                      </c:pt>
                      <c:pt idx="3968">
                        <c:v>68.100000000054564</c:v>
                      </c:pt>
                      <c:pt idx="3969">
                        <c:v>67.200000000063667</c:v>
                      </c:pt>
                      <c:pt idx="3970">
                        <c:v>66.199999999687364</c:v>
                      </c:pt>
                      <c:pt idx="3971">
                        <c:v>65.300000000061388</c:v>
                      </c:pt>
                      <c:pt idx="3972">
                        <c:v>64.400000000059123</c:v>
                      </c:pt>
                      <c:pt idx="3973">
                        <c:v>63.400000000059123</c:v>
                      </c:pt>
                      <c:pt idx="3974">
                        <c:v>62.600000000054564</c:v>
                      </c:pt>
                      <c:pt idx="3975">
                        <c:v>61.600000000054564</c:v>
                      </c:pt>
                      <c:pt idx="3976">
                        <c:v>60.700000000052299</c:v>
                      </c:pt>
                      <c:pt idx="3977">
                        <c:v>59.899999999718631</c:v>
                      </c:pt>
                      <c:pt idx="3978">
                        <c:v>59.000000000045475</c:v>
                      </c:pt>
                      <c:pt idx="3979">
                        <c:v>58.100000000054571</c:v>
                      </c:pt>
                      <c:pt idx="3980">
                        <c:v>57.300000000061388</c:v>
                      </c:pt>
                      <c:pt idx="3981">
                        <c:v>56.400000000047747</c:v>
                      </c:pt>
                      <c:pt idx="3982">
                        <c:v>55.500000000045468</c:v>
                      </c:pt>
                      <c:pt idx="3983">
                        <c:v>54.799999999738517</c:v>
                      </c:pt>
                      <c:pt idx="3984">
                        <c:v>53.900000000047754</c:v>
                      </c:pt>
                      <c:pt idx="3985">
                        <c:v>53.100000000054571</c:v>
                      </c:pt>
                      <c:pt idx="3986">
                        <c:v>52.300000000050012</c:v>
                      </c:pt>
                      <c:pt idx="3987">
                        <c:v>51.500000000045468</c:v>
                      </c:pt>
                      <c:pt idx="3988">
                        <c:v>50.700000000040923</c:v>
                      </c:pt>
                      <c:pt idx="3989">
                        <c:v>49.899999999764105</c:v>
                      </c:pt>
                      <c:pt idx="3990">
                        <c:v>49.20000000004093</c:v>
                      </c:pt>
                      <c:pt idx="3991">
                        <c:v>48.400000000047747</c:v>
                      </c:pt>
                      <c:pt idx="3992">
                        <c:v>47.600000000043202</c:v>
                      </c:pt>
                      <c:pt idx="3993">
                        <c:v>46.900000000047747</c:v>
                      </c:pt>
                      <c:pt idx="3994">
                        <c:v>46.100000000031827</c:v>
                      </c:pt>
                      <c:pt idx="3995">
                        <c:v>45.399999999789671</c:v>
                      </c:pt>
                      <c:pt idx="3996">
                        <c:v>44.700000000040923</c:v>
                      </c:pt>
                      <c:pt idx="3997">
                        <c:v>43.900000000036378</c:v>
                      </c:pt>
                      <c:pt idx="3998">
                        <c:v>43.300000000038651</c:v>
                      </c:pt>
                      <c:pt idx="3999">
                        <c:v>42.500000000045475</c:v>
                      </c:pt>
                      <c:pt idx="4000">
                        <c:v>41.800000000038644</c:v>
                      </c:pt>
                      <c:pt idx="4001">
                        <c:v>41.100000000031834</c:v>
                      </c:pt>
                      <c:pt idx="4002">
                        <c:v>40.49999999980389</c:v>
                      </c:pt>
                      <c:pt idx="4003">
                        <c:v>39.800000000038644</c:v>
                      </c:pt>
                      <c:pt idx="4004">
                        <c:v>39.100000000031834</c:v>
                      </c:pt>
                      <c:pt idx="4005">
                        <c:v>38.400000000036378</c:v>
                      </c:pt>
                      <c:pt idx="4006">
                        <c:v>37.800000000038658</c:v>
                      </c:pt>
                      <c:pt idx="4007">
                        <c:v>37.200000000029554</c:v>
                      </c:pt>
                      <c:pt idx="4008">
                        <c:v>36.499999999826628</c:v>
                      </c:pt>
                      <c:pt idx="4009">
                        <c:v>35.900000000036378</c:v>
                      </c:pt>
                      <c:pt idx="4010">
                        <c:v>35.200000000029554</c:v>
                      </c:pt>
                      <c:pt idx="4011">
                        <c:v>34.700000000029561</c:v>
                      </c:pt>
                      <c:pt idx="4012">
                        <c:v>34.000000000034106</c:v>
                      </c:pt>
                      <c:pt idx="4013">
                        <c:v>33.40000000002501</c:v>
                      </c:pt>
                      <c:pt idx="4014">
                        <c:v>32.899999999849364</c:v>
                      </c:pt>
                      <c:pt idx="4015">
                        <c:v>32.200000000029554</c:v>
                      </c:pt>
                      <c:pt idx="4016">
                        <c:v>31.600000000031834</c:v>
                      </c:pt>
                      <c:pt idx="4017">
                        <c:v>31.100000000020461</c:v>
                      </c:pt>
                      <c:pt idx="4018">
                        <c:v>30.500000000034106</c:v>
                      </c:pt>
                      <c:pt idx="4019">
                        <c:v>30.000000000022737</c:v>
                      </c:pt>
                      <c:pt idx="4020">
                        <c:v>29.299999999860734</c:v>
                      </c:pt>
                      <c:pt idx="4021">
                        <c:v>28.90000000002501</c:v>
                      </c:pt>
                      <c:pt idx="4022">
                        <c:v>28.200000000029554</c:v>
                      </c:pt>
                      <c:pt idx="4023">
                        <c:v>27.800000000027282</c:v>
                      </c:pt>
                      <c:pt idx="4024">
                        <c:v>27.200000000018189</c:v>
                      </c:pt>
                      <c:pt idx="4025">
                        <c:v>26.700000000029558</c:v>
                      </c:pt>
                      <c:pt idx="4026">
                        <c:v>26.100000000020465</c:v>
                      </c:pt>
                      <c:pt idx="4027">
                        <c:v>25.699999999872102</c:v>
                      </c:pt>
                      <c:pt idx="4028">
                        <c:v>25.10000000003183</c:v>
                      </c:pt>
                      <c:pt idx="4029">
                        <c:v>24.600000000020465</c:v>
                      </c:pt>
                      <c:pt idx="4030">
                        <c:v>24.100000000020465</c:v>
                      </c:pt>
                      <c:pt idx="4031">
                        <c:v>23.700000000018189</c:v>
                      </c:pt>
                      <c:pt idx="4032">
                        <c:v>23.100000000020465</c:v>
                      </c:pt>
                      <c:pt idx="4033">
                        <c:v>22.699999999900527</c:v>
                      </c:pt>
                      <c:pt idx="4034">
                        <c:v>22.100000000020465</c:v>
                      </c:pt>
                      <c:pt idx="4035">
                        <c:v>21.700000000018186</c:v>
                      </c:pt>
                      <c:pt idx="4036">
                        <c:v>21.300000000015913</c:v>
                      </c:pt>
                      <c:pt idx="4037">
                        <c:v>20.80000000001592</c:v>
                      </c:pt>
                      <c:pt idx="4038">
                        <c:v>20.300000000015913</c:v>
                      </c:pt>
                      <c:pt idx="4039">
                        <c:v>19.899999999911888</c:v>
                      </c:pt>
                      <c:pt idx="4040">
                        <c:v>19.400000000013641</c:v>
                      </c:pt>
                      <c:pt idx="4041">
                        <c:v>19.000000000022737</c:v>
                      </c:pt>
                      <c:pt idx="4042">
                        <c:v>18.500000000011369</c:v>
                      </c:pt>
                      <c:pt idx="4043">
                        <c:v>18.100000000020465</c:v>
                      </c:pt>
                      <c:pt idx="4044">
                        <c:v>17.700000000018189</c:v>
                      </c:pt>
                      <c:pt idx="4045">
                        <c:v>17.299999999917578</c:v>
                      </c:pt>
                      <c:pt idx="4046">
                        <c:v>16.800000000015917</c:v>
                      </c:pt>
                      <c:pt idx="4047">
                        <c:v>16.400000000013641</c:v>
                      </c:pt>
                      <c:pt idx="4048">
                        <c:v>16.000000000011369</c:v>
                      </c:pt>
                      <c:pt idx="4049">
                        <c:v>15.700000000018191</c:v>
                      </c:pt>
                      <c:pt idx="4050">
                        <c:v>15.200000000006822</c:v>
                      </c:pt>
                      <c:pt idx="4051">
                        <c:v>14.800000000015915</c:v>
                      </c:pt>
                      <c:pt idx="4052">
                        <c:v>14.399999999931788</c:v>
                      </c:pt>
                      <c:pt idx="4053">
                        <c:v>14.100000000009095</c:v>
                      </c:pt>
                      <c:pt idx="4054">
                        <c:v>13.600000000020463</c:v>
                      </c:pt>
                      <c:pt idx="4055">
                        <c:v>13.300000000004546</c:v>
                      </c:pt>
                      <c:pt idx="4056">
                        <c:v>12.900000000013641</c:v>
                      </c:pt>
                      <c:pt idx="4057">
                        <c:v>12.500000000011369</c:v>
                      </c:pt>
                      <c:pt idx="4058">
                        <c:v>12.199999999937472</c:v>
                      </c:pt>
                      <c:pt idx="4059">
                        <c:v>11.800000000015915</c:v>
                      </c:pt>
                      <c:pt idx="4060">
                        <c:v>11.500000000011369</c:v>
                      </c:pt>
                      <c:pt idx="4061">
                        <c:v>11.100000000009096</c:v>
                      </c:pt>
                      <c:pt idx="4062">
                        <c:v>10.70000000000682</c:v>
                      </c:pt>
                      <c:pt idx="4063">
                        <c:v>10.400000000013643</c:v>
                      </c:pt>
                      <c:pt idx="4064">
                        <c:v>9.9999999999545235</c:v>
                      </c:pt>
                      <c:pt idx="4065">
                        <c:v>9.8000000000045464</c:v>
                      </c:pt>
                      <c:pt idx="4066">
                        <c:v>9.3000000000045482</c:v>
                      </c:pt>
                      <c:pt idx="4067">
                        <c:v>9.1000000000090964</c:v>
                      </c:pt>
                      <c:pt idx="4068">
                        <c:v>8.7000000000068205</c:v>
                      </c:pt>
                      <c:pt idx="4069">
                        <c:v>8.4000000000136428</c:v>
                      </c:pt>
                      <c:pt idx="4070">
                        <c:v>7.9999999999658939</c:v>
                      </c:pt>
                      <c:pt idx="4071">
                        <c:v>7.8000000000045473</c:v>
                      </c:pt>
                      <c:pt idx="4072">
                        <c:v>7.4000000000022732</c:v>
                      </c:pt>
                      <c:pt idx="4073">
                        <c:v>7.1000000000090955</c:v>
                      </c:pt>
                      <c:pt idx="4074">
                        <c:v>6.9000000000022732</c:v>
                      </c:pt>
                      <c:pt idx="4075">
                        <c:v>6.5000000000113687</c:v>
                      </c:pt>
                      <c:pt idx="4076">
                        <c:v>6.2000000000068205</c:v>
                      </c:pt>
                      <c:pt idx="4077">
                        <c:v>5.8999999999687356</c:v>
                      </c:pt>
                      <c:pt idx="4078">
                        <c:v>5.6000000000090955</c:v>
                      </c:pt>
                      <c:pt idx="4079">
                        <c:v>5.3000000000045482</c:v>
                      </c:pt>
                      <c:pt idx="4080">
                        <c:v>5</c:v>
                      </c:pt>
                      <c:pt idx="4081">
                        <c:v>4.8000000000045473</c:v>
                      </c:pt>
                      <c:pt idx="4082">
                        <c:v>4.4999999999999991</c:v>
                      </c:pt>
                      <c:pt idx="4083">
                        <c:v>4.0999999999857897</c:v>
                      </c:pt>
                      <c:pt idx="4084">
                        <c:v>4</c:v>
                      </c:pt>
                      <c:pt idx="4085">
                        <c:v>3.6000000000090946</c:v>
                      </c:pt>
                      <c:pt idx="4086">
                        <c:v>3.4000000000022741</c:v>
                      </c:pt>
                      <c:pt idx="4087">
                        <c:v>3.0999999999977264</c:v>
                      </c:pt>
                      <c:pt idx="4088">
                        <c:v>2.8000000000045477</c:v>
                      </c:pt>
                      <c:pt idx="4089">
                        <c:v>2.5999999999829471</c:v>
                      </c:pt>
                      <c:pt idx="4090">
                        <c:v>2.3000000000045473</c:v>
                      </c:pt>
                      <c:pt idx="4091">
                        <c:v>2</c:v>
                      </c:pt>
                      <c:pt idx="4092">
                        <c:v>1.8000000000045473</c:v>
                      </c:pt>
                      <c:pt idx="4093">
                        <c:v>1.600000000009095</c:v>
                      </c:pt>
                      <c:pt idx="4094">
                        <c:v>1.2999999999931786</c:v>
                      </c:pt>
                      <c:pt idx="4095">
                        <c:v>0.99999999999431566</c:v>
                      </c:pt>
                      <c:pt idx="4096">
                        <c:v>0.80000000000454752</c:v>
                      </c:pt>
                      <c:pt idx="4097">
                        <c:v>0.59999999999772624</c:v>
                      </c:pt>
                      <c:pt idx="4098">
                        <c:v>0.30000000000454746</c:v>
                      </c:pt>
                      <c:pt idx="4099">
                        <c:v>9.9999999997726255E-2</c:v>
                      </c:pt>
                      <c:pt idx="4100">
                        <c:v>-9.9999999997726255E-2</c:v>
                      </c:pt>
                      <c:pt idx="4101">
                        <c:v>-0.40000000000227376</c:v>
                      </c:pt>
                      <c:pt idx="4102">
                        <c:v>-0.59999999999431564</c:v>
                      </c:pt>
                      <c:pt idx="4103">
                        <c:v>-0.80000000000454752</c:v>
                      </c:pt>
                      <c:pt idx="4104">
                        <c:v>-1.0999999999977264</c:v>
                      </c:pt>
                      <c:pt idx="4105">
                        <c:v>-1.3000000000045473</c:v>
                      </c:pt>
                      <c:pt idx="4106">
                        <c:v>-1.4000000000022739</c:v>
                      </c:pt>
                      <c:pt idx="4107">
                        <c:v>-1.8000000000045473</c:v>
                      </c:pt>
                      <c:pt idx="4108">
                        <c:v>-1.8999999999914736</c:v>
                      </c:pt>
                      <c:pt idx="4109">
                        <c:v>-2.0999999999977264</c:v>
                      </c:pt>
                      <c:pt idx="4110">
                        <c:v>-2.3000000000045473</c:v>
                      </c:pt>
                      <c:pt idx="4111">
                        <c:v>-2.5999999999977259</c:v>
                      </c:pt>
                      <c:pt idx="4112">
                        <c:v>-2.7000000000068209</c:v>
                      </c:pt>
                      <c:pt idx="4113">
                        <c:v>-3</c:v>
                      </c:pt>
                      <c:pt idx="4114">
                        <c:v>-3.199999999988631</c:v>
                      </c:pt>
                      <c:pt idx="4115">
                        <c:v>-3.1999999999954523</c:v>
                      </c:pt>
                      <c:pt idx="4116">
                        <c:v>0</c:v>
                      </c:pt>
                      <c:pt idx="4117">
                        <c:v>-12.814999999999941</c:v>
                      </c:pt>
                      <c:pt idx="4118">
                        <c:v>-16.958000000000084</c:v>
                      </c:pt>
                      <c:pt idx="4119">
                        <c:v>-18.341000000000008</c:v>
                      </c:pt>
                      <c:pt idx="4120">
                        <c:v>-18.515999999999963</c:v>
                      </c:pt>
                      <c:pt idx="4121">
                        <c:v>-18.024999999999977</c:v>
                      </c:pt>
                      <c:pt idx="4122">
                        <c:v>-17.231999999999971</c:v>
                      </c:pt>
                      <c:pt idx="4123">
                        <c:v>-16.283000000000015</c:v>
                      </c:pt>
                      <c:pt idx="4124">
                        <c:v>-15.27800000000002</c:v>
                      </c:pt>
                      <c:pt idx="4125">
                        <c:v>-14.276000000000067</c:v>
                      </c:pt>
                      <c:pt idx="4126">
                        <c:v>-13.310999999999922</c:v>
                      </c:pt>
                      <c:pt idx="4127">
                        <c:v>-12.396000000000072</c:v>
                      </c:pt>
                      <c:pt idx="4128">
                        <c:v>-11.541999999999916</c:v>
                      </c:pt>
                      <c:pt idx="4129">
                        <c:v>-10.747000000000071</c:v>
                      </c:pt>
                      <c:pt idx="4130">
                        <c:v>-10.01400000000001</c:v>
                      </c:pt>
                      <c:pt idx="4131">
                        <c:v>-9.3369999999999891</c:v>
                      </c:pt>
                      <c:pt idx="4132">
                        <c:v>-8.7149999999999181</c:v>
                      </c:pt>
                      <c:pt idx="4133">
                        <c:v>-8.1410000000000764</c:v>
                      </c:pt>
                      <c:pt idx="4134">
                        <c:v>-7.6129999999999427</c:v>
                      </c:pt>
                      <c:pt idx="4135">
                        <c:v>-7.1259999999999764</c:v>
                      </c:pt>
                      <c:pt idx="4136">
                        <c:v>-6.6770000000000209</c:v>
                      </c:pt>
                      <c:pt idx="4137">
                        <c:v>-6.26400000000001</c:v>
                      </c:pt>
                      <c:pt idx="4138">
                        <c:v>-5.8799999999999955</c:v>
                      </c:pt>
                      <c:pt idx="4139">
                        <c:v>-5.5260000000000673</c:v>
                      </c:pt>
                      <c:pt idx="4140">
                        <c:v>-5.1970000000000027</c:v>
                      </c:pt>
                      <c:pt idx="4141">
                        <c:v>-4.8909999999999627</c:v>
                      </c:pt>
                      <c:pt idx="4142">
                        <c:v>-4.6089999999999804</c:v>
                      </c:pt>
                      <c:pt idx="4143">
                        <c:v>-4.3450000000000273</c:v>
                      </c:pt>
                      <c:pt idx="4144">
                        <c:v>-4.0999999999999659</c:v>
                      </c:pt>
                      <c:pt idx="4145">
                        <c:v>-3.8710000000000377</c:v>
                      </c:pt>
                      <c:pt idx="4146">
                        <c:v>-3.6589999999999918</c:v>
                      </c:pt>
                      <c:pt idx="4147">
                        <c:v>-3.4610000000000127</c:v>
                      </c:pt>
                      <c:pt idx="4148">
                        <c:v>-3.2759999999999536</c:v>
                      </c:pt>
                      <c:pt idx="4149">
                        <c:v>-3.1070000000000277</c:v>
                      </c:pt>
                      <c:pt idx="4150">
                        <c:v>-2.9449999999999932</c:v>
                      </c:pt>
                      <c:pt idx="4151">
                        <c:v>-2.7930000000000064</c:v>
                      </c:pt>
                      <c:pt idx="4152">
                        <c:v>-2.6510000000000105</c:v>
                      </c:pt>
                      <c:pt idx="4153">
                        <c:v>-2.5209999999999582</c:v>
                      </c:pt>
                      <c:pt idx="4154">
                        <c:v>-2.4020000000000437</c:v>
                      </c:pt>
                      <c:pt idx="4155">
                        <c:v>-2.2819999999999823</c:v>
                      </c:pt>
                      <c:pt idx="4156">
                        <c:v>-2.1720000000000255</c:v>
                      </c:pt>
                      <c:pt idx="4157">
                        <c:v>-2.0679999999999836</c:v>
                      </c:pt>
                      <c:pt idx="4158">
                        <c:v>-1.9710000000000036</c:v>
                      </c:pt>
                      <c:pt idx="4159">
                        <c:v>-1.875</c:v>
                      </c:pt>
                      <c:pt idx="4160">
                        <c:v>-1.7889999999999873</c:v>
                      </c:pt>
                      <c:pt idx="4161">
                        <c:v>-1.7060000000000173</c:v>
                      </c:pt>
                      <c:pt idx="4162">
                        <c:v>-1.6289999999999623</c:v>
                      </c:pt>
                      <c:pt idx="4163">
                        <c:v>-1.55600000000004</c:v>
                      </c:pt>
                      <c:pt idx="4164">
                        <c:v>-1.4889999999999759</c:v>
                      </c:pt>
                      <c:pt idx="4165">
                        <c:v>-1.4239999999999782</c:v>
                      </c:pt>
                      <c:pt idx="4166">
                        <c:v>-1.3629999999999995</c:v>
                      </c:pt>
                      <c:pt idx="4167">
                        <c:v>-1.30600000000004</c:v>
                      </c:pt>
                      <c:pt idx="4168">
                        <c:v>-1.2520000000000095</c:v>
                      </c:pt>
                      <c:pt idx="4169">
                        <c:v>-1.200999999999965</c:v>
                      </c:pt>
                      <c:pt idx="4170">
                        <c:v>-1.15300000000002</c:v>
                      </c:pt>
                      <c:pt idx="4171">
                        <c:v>-1.1059999999999945</c:v>
                      </c:pt>
                      <c:pt idx="4172">
                        <c:v>-1.0620000000000118</c:v>
                      </c:pt>
                      <c:pt idx="4173">
                        <c:v>-1.0209999999999582</c:v>
                      </c:pt>
                      <c:pt idx="4174">
                        <c:v>-0.98100000000005139</c:v>
                      </c:pt>
                      <c:pt idx="4175">
                        <c:v>-0.94299999999998363</c:v>
                      </c:pt>
                      <c:pt idx="4176">
                        <c:v>-0.90800000000001546</c:v>
                      </c:pt>
                      <c:pt idx="4177">
                        <c:v>-0.8739999999999668</c:v>
                      </c:pt>
                      <c:pt idx="4178">
                        <c:v>-0.84199999999998454</c:v>
                      </c:pt>
                      <c:pt idx="4179">
                        <c:v>-0.81000000000000227</c:v>
                      </c:pt>
                      <c:pt idx="4180">
                        <c:v>-0.78200000000003911</c:v>
                      </c:pt>
                      <c:pt idx="4181">
                        <c:v>-0.7529999999999859</c:v>
                      </c:pt>
                      <c:pt idx="4182">
                        <c:v>-0.72699999999997544</c:v>
                      </c:pt>
                      <c:pt idx="4183">
                        <c:v>-0.70100000000002183</c:v>
                      </c:pt>
                      <c:pt idx="4184">
                        <c:v>-0.67799999999999727</c:v>
                      </c:pt>
                      <c:pt idx="4185">
                        <c:v>-0.65399999999999636</c:v>
                      </c:pt>
                      <c:pt idx="4186">
                        <c:v>-0.632000000000005</c:v>
                      </c:pt>
                      <c:pt idx="4187">
                        <c:v>-0.62882096069875504</c:v>
                      </c:pt>
                      <c:pt idx="4188">
                        <c:v>0</c:v>
                      </c:pt>
                      <c:pt idx="4189">
                        <c:v>-0.59999999999772624</c:v>
                      </c:pt>
                      <c:pt idx="4190">
                        <c:v>-0.60000000000341058</c:v>
                      </c:pt>
                      <c:pt idx="4191">
                        <c:v>-0.70000000000113693</c:v>
                      </c:pt>
                      <c:pt idx="4192">
                        <c:v>-0.59999999999431564</c:v>
                      </c:pt>
                      <c:pt idx="4193">
                        <c:v>-0.60000000000341058</c:v>
                      </c:pt>
                      <c:pt idx="4194">
                        <c:v>-0.59999999999772624</c:v>
                      </c:pt>
                      <c:pt idx="4195">
                        <c:v>-0.70000000000113693</c:v>
                      </c:pt>
                      <c:pt idx="4196">
                        <c:v>-0.60000000000341058</c:v>
                      </c:pt>
                      <c:pt idx="4197">
                        <c:v>-0.59999999999772624</c:v>
                      </c:pt>
                      <c:pt idx="4198">
                        <c:v>-0.6</c:v>
                      </c:pt>
                      <c:pt idx="4199">
                        <c:v>-0.70000000000113693</c:v>
                      </c:pt>
                      <c:pt idx="4200">
                        <c:v>-0.59999999999772624</c:v>
                      </c:pt>
                      <c:pt idx="4201">
                        <c:v>-0.60000000000341058</c:v>
                      </c:pt>
                      <c:pt idx="4202">
                        <c:v>-0.59999999999772624</c:v>
                      </c:pt>
                      <c:pt idx="4203">
                        <c:v>-0.70000000000113693</c:v>
                      </c:pt>
                      <c:pt idx="4204">
                        <c:v>-0.60000000000341058</c:v>
                      </c:pt>
                      <c:pt idx="4205">
                        <c:v>-0.59999999999431564</c:v>
                      </c:pt>
                      <c:pt idx="4206">
                        <c:v>-0.60000000000341058</c:v>
                      </c:pt>
                      <c:pt idx="4207">
                        <c:v>-0.69999999999545259</c:v>
                      </c:pt>
                      <c:pt idx="4208">
                        <c:v>-0.60000000000341058</c:v>
                      </c:pt>
                      <c:pt idx="4209">
                        <c:v>-0.59999999999772624</c:v>
                      </c:pt>
                      <c:pt idx="4210">
                        <c:v>-0.60000000000341058</c:v>
                      </c:pt>
                      <c:pt idx="4211">
                        <c:v>-0.59999999999431564</c:v>
                      </c:pt>
                      <c:pt idx="4212">
                        <c:v>-0.70000000000113693</c:v>
                      </c:pt>
                      <c:pt idx="4213">
                        <c:v>-0.60000000000341058</c:v>
                      </c:pt>
                      <c:pt idx="4214">
                        <c:v>-0.59999999999772624</c:v>
                      </c:pt>
                      <c:pt idx="4215">
                        <c:v>-0.60000000000341058</c:v>
                      </c:pt>
                      <c:pt idx="4216">
                        <c:v>-0.70000000000113693</c:v>
                      </c:pt>
                      <c:pt idx="4217">
                        <c:v>-0.59999999999431564</c:v>
                      </c:pt>
                      <c:pt idx="4218">
                        <c:v>-0.60000000000341058</c:v>
                      </c:pt>
                      <c:pt idx="4219">
                        <c:v>-0.59999999999772624</c:v>
                      </c:pt>
                      <c:pt idx="4220">
                        <c:v>-0.60000000000341058</c:v>
                      </c:pt>
                      <c:pt idx="4221">
                        <c:v>-0.70000000000113693</c:v>
                      </c:pt>
                      <c:pt idx="4222">
                        <c:v>-0.59999999999772624</c:v>
                      </c:pt>
                      <c:pt idx="4223">
                        <c:v>-0.6</c:v>
                      </c:pt>
                      <c:pt idx="4224">
                        <c:v>-0.59999999999772624</c:v>
                      </c:pt>
                      <c:pt idx="4225">
                        <c:v>-0.60000000000341058</c:v>
                      </c:pt>
                      <c:pt idx="4226">
                        <c:v>-0.70000000000113693</c:v>
                      </c:pt>
                      <c:pt idx="4227">
                        <c:v>-0.59999999999772624</c:v>
                      </c:pt>
                      <c:pt idx="4228">
                        <c:v>-0.60000000000341058</c:v>
                      </c:pt>
                      <c:pt idx="4229">
                        <c:v>-0.59999999999772624</c:v>
                      </c:pt>
                      <c:pt idx="4230">
                        <c:v>-0.6</c:v>
                      </c:pt>
                      <c:pt idx="4231">
                        <c:v>-0.59999999999772624</c:v>
                      </c:pt>
                      <c:pt idx="4232">
                        <c:v>-0.70000000000113693</c:v>
                      </c:pt>
                      <c:pt idx="4233">
                        <c:v>-0.59999999999772624</c:v>
                      </c:pt>
                      <c:pt idx="4234">
                        <c:v>-0.60000000000341058</c:v>
                      </c:pt>
                      <c:pt idx="4235">
                        <c:v>-0.59999999999772624</c:v>
                      </c:pt>
                      <c:pt idx="4236">
                        <c:v>-0.6</c:v>
                      </c:pt>
                      <c:pt idx="4237">
                        <c:v>-0.70000000000113693</c:v>
                      </c:pt>
                      <c:pt idx="4238">
                        <c:v>-0.59999999999772624</c:v>
                      </c:pt>
                      <c:pt idx="4239">
                        <c:v>-0.60000000000341058</c:v>
                      </c:pt>
                      <c:pt idx="4240">
                        <c:v>-0.59999999999772624</c:v>
                      </c:pt>
                      <c:pt idx="4241">
                        <c:v>-0.60000000000341058</c:v>
                      </c:pt>
                      <c:pt idx="4242">
                        <c:v>-0.59999999999431564</c:v>
                      </c:pt>
                      <c:pt idx="4243">
                        <c:v>-0.60000000000341058</c:v>
                      </c:pt>
                      <c:pt idx="4244">
                        <c:v>-0.70000000000113693</c:v>
                      </c:pt>
                      <c:pt idx="4245">
                        <c:v>-0.59999999999772624</c:v>
                      </c:pt>
                      <c:pt idx="4246">
                        <c:v>-0.60000000000341058</c:v>
                      </c:pt>
                      <c:pt idx="4247">
                        <c:v>-0.59999999999772624</c:v>
                      </c:pt>
                      <c:pt idx="4248">
                        <c:v>-0.6</c:v>
                      </c:pt>
                      <c:pt idx="4249">
                        <c:v>-0.59999999999772624</c:v>
                      </c:pt>
                      <c:pt idx="4250">
                        <c:v>-0.70000000000113693</c:v>
                      </c:pt>
                      <c:pt idx="4251">
                        <c:v>-0.60000000000341058</c:v>
                      </c:pt>
                      <c:pt idx="4252">
                        <c:v>-0.59999999999772624</c:v>
                      </c:pt>
                      <c:pt idx="4253">
                        <c:v>-0.60000000000341058</c:v>
                      </c:pt>
                      <c:pt idx="4254">
                        <c:v>-0.59999999999772624</c:v>
                      </c:pt>
                      <c:pt idx="4255">
                        <c:v>-0.6</c:v>
                      </c:pt>
                      <c:pt idx="4256">
                        <c:v>-0.59999999999772624</c:v>
                      </c:pt>
                      <c:pt idx="4257">
                        <c:v>-0.60000000000341058</c:v>
                      </c:pt>
                      <c:pt idx="4258">
                        <c:v>-0.69999999999545259</c:v>
                      </c:pt>
                      <c:pt idx="4259">
                        <c:v>-0.60000000000341058</c:v>
                      </c:pt>
                      <c:pt idx="4260">
                        <c:v>-0.59999999999772624</c:v>
                      </c:pt>
                      <c:pt idx="4261">
                        <c:v>-0.6</c:v>
                      </c:pt>
                      <c:pt idx="4262">
                        <c:v>-0.59999999999772624</c:v>
                      </c:pt>
                      <c:pt idx="4263">
                        <c:v>-0.60000000000341058</c:v>
                      </c:pt>
                      <c:pt idx="4264">
                        <c:v>-0.59999999999772624</c:v>
                      </c:pt>
                      <c:pt idx="4265">
                        <c:v>-0.60000000000341058</c:v>
                      </c:pt>
                      <c:pt idx="4266">
                        <c:v>-0.59999999999772624</c:v>
                      </c:pt>
                      <c:pt idx="4267">
                        <c:v>-0.69999999999715778</c:v>
                      </c:pt>
                      <c:pt idx="4268">
                        <c:v>-0.60000000000341058</c:v>
                      </c:pt>
                      <c:pt idx="4269">
                        <c:v>-0.59999999999772624</c:v>
                      </c:pt>
                      <c:pt idx="4270">
                        <c:v>-0.60000000000341058</c:v>
                      </c:pt>
                      <c:pt idx="4271">
                        <c:v>-0.59999999999772624</c:v>
                      </c:pt>
                      <c:pt idx="4272">
                        <c:v>-0.60000000000341058</c:v>
                      </c:pt>
                      <c:pt idx="4273">
                        <c:v>-0.59999999999431564</c:v>
                      </c:pt>
                      <c:pt idx="4274">
                        <c:v>-0.60000000000341058</c:v>
                      </c:pt>
                      <c:pt idx="4275">
                        <c:v>-0.59999999999772624</c:v>
                      </c:pt>
                      <c:pt idx="4276">
                        <c:v>-0.60000000000341058</c:v>
                      </c:pt>
                      <c:pt idx="4277">
                        <c:v>-0.70000000000113693</c:v>
                      </c:pt>
                      <c:pt idx="4278">
                        <c:v>-0.59999999999772624</c:v>
                      </c:pt>
                      <c:pt idx="4279">
                        <c:v>-0.60000000000341058</c:v>
                      </c:pt>
                      <c:pt idx="4280">
                        <c:v>-0.59999999999431564</c:v>
                      </c:pt>
                      <c:pt idx="4281">
                        <c:v>-0.60000000000341058</c:v>
                      </c:pt>
                      <c:pt idx="4282">
                        <c:v>-0.59999999999772624</c:v>
                      </c:pt>
                      <c:pt idx="4283">
                        <c:v>-0.60000000000341058</c:v>
                      </c:pt>
                      <c:pt idx="4284">
                        <c:v>-0.59999999999772624</c:v>
                      </c:pt>
                      <c:pt idx="4285">
                        <c:v>-0.60000000000341058</c:v>
                      </c:pt>
                      <c:pt idx="4286">
                        <c:v>-0.59999999999431564</c:v>
                      </c:pt>
                      <c:pt idx="4287">
                        <c:v>-0.60000000000341058</c:v>
                      </c:pt>
                      <c:pt idx="4288">
                        <c:v>-0.59999999999772624</c:v>
                      </c:pt>
                      <c:pt idx="4289">
                        <c:v>-0.60000000000341058</c:v>
                      </c:pt>
                      <c:pt idx="4290">
                        <c:v>-0.59999999999772624</c:v>
                      </c:pt>
                      <c:pt idx="4291">
                        <c:v>-0.60000000000341058</c:v>
                      </c:pt>
                      <c:pt idx="4292">
                        <c:v>-0.69999999999715778</c:v>
                      </c:pt>
                      <c:pt idx="4293">
                        <c:v>-0.59999999999772624</c:v>
                      </c:pt>
                      <c:pt idx="4294">
                        <c:v>-0.60000000000341058</c:v>
                      </c:pt>
                      <c:pt idx="4295">
                        <c:v>-0.59999999999772624</c:v>
                      </c:pt>
                      <c:pt idx="4296">
                        <c:v>-0.60000000000341058</c:v>
                      </c:pt>
                      <c:pt idx="4297">
                        <c:v>-0.59999999999772624</c:v>
                      </c:pt>
                      <c:pt idx="4298">
                        <c:v>-0.6</c:v>
                      </c:pt>
                      <c:pt idx="4299">
                        <c:v>-0.59999999999772624</c:v>
                      </c:pt>
                      <c:pt idx="4300">
                        <c:v>-0.60000000000341058</c:v>
                      </c:pt>
                      <c:pt idx="4301">
                        <c:v>-0.59999999999772624</c:v>
                      </c:pt>
                      <c:pt idx="4302">
                        <c:v>-0.60000000000341058</c:v>
                      </c:pt>
                      <c:pt idx="4303">
                        <c:v>-0.59999999999772624</c:v>
                      </c:pt>
                      <c:pt idx="4304">
                        <c:v>-0.60000000000341058</c:v>
                      </c:pt>
                      <c:pt idx="4305">
                        <c:v>-0.59999999999431564</c:v>
                      </c:pt>
                      <c:pt idx="4306">
                        <c:v>-0.60000000000341058</c:v>
                      </c:pt>
                      <c:pt idx="4307">
                        <c:v>-0.59999999999772624</c:v>
                      </c:pt>
                      <c:pt idx="4308">
                        <c:v>-0.60000000000341058</c:v>
                      </c:pt>
                      <c:pt idx="4309">
                        <c:v>-0.59999999999772624</c:v>
                      </c:pt>
                      <c:pt idx="4310">
                        <c:v>-0.60000000000341058</c:v>
                      </c:pt>
                      <c:pt idx="4311">
                        <c:v>-0.59999999999431564</c:v>
                      </c:pt>
                      <c:pt idx="4312">
                        <c:v>-0.60000000000341058</c:v>
                      </c:pt>
                      <c:pt idx="4313">
                        <c:v>-0.59999999999772624</c:v>
                      </c:pt>
                      <c:pt idx="4314">
                        <c:v>-0.60000000000341058</c:v>
                      </c:pt>
                      <c:pt idx="4315">
                        <c:v>-0.59999999999772624</c:v>
                      </c:pt>
                      <c:pt idx="4316">
                        <c:v>-0.60000000000341058</c:v>
                      </c:pt>
                      <c:pt idx="4317">
                        <c:v>-0.59999999999431564</c:v>
                      </c:pt>
                      <c:pt idx="4318">
                        <c:v>-0.59999999999772624</c:v>
                      </c:pt>
                      <c:pt idx="4319">
                        <c:v>-0.60000000000341058</c:v>
                      </c:pt>
                      <c:pt idx="4320">
                        <c:v>-0.59999999999772624</c:v>
                      </c:pt>
                      <c:pt idx="4321">
                        <c:v>-0.60000000000341058</c:v>
                      </c:pt>
                      <c:pt idx="4322">
                        <c:v>-0.59999999999772624</c:v>
                      </c:pt>
                      <c:pt idx="4323">
                        <c:v>-0.6</c:v>
                      </c:pt>
                      <c:pt idx="4324">
                        <c:v>-0.59999999999772624</c:v>
                      </c:pt>
                      <c:pt idx="4325">
                        <c:v>-0.60000000000341058</c:v>
                      </c:pt>
                      <c:pt idx="4326">
                        <c:v>-0.59999999999772624</c:v>
                      </c:pt>
                      <c:pt idx="4327">
                        <c:v>-0.60000000000341058</c:v>
                      </c:pt>
                      <c:pt idx="4328">
                        <c:v>-0.59999999999772624</c:v>
                      </c:pt>
                      <c:pt idx="4329">
                        <c:v>-0.60000000000341058</c:v>
                      </c:pt>
                      <c:pt idx="4330">
                        <c:v>-0.59999999999431564</c:v>
                      </c:pt>
                      <c:pt idx="4331">
                        <c:v>-0.60000000000341058</c:v>
                      </c:pt>
                      <c:pt idx="4332">
                        <c:v>-0.59999999999772624</c:v>
                      </c:pt>
                      <c:pt idx="4333">
                        <c:v>-0.60000000000341058</c:v>
                      </c:pt>
                      <c:pt idx="4334">
                        <c:v>-0.59999999999772624</c:v>
                      </c:pt>
                      <c:pt idx="4335">
                        <c:v>-0.60000000000341058</c:v>
                      </c:pt>
                      <c:pt idx="4336">
                        <c:v>-0.59999999999431564</c:v>
                      </c:pt>
                      <c:pt idx="4337">
                        <c:v>-0.60000000000341058</c:v>
                      </c:pt>
                      <c:pt idx="4338">
                        <c:v>-0.59999999999772624</c:v>
                      </c:pt>
                      <c:pt idx="4339">
                        <c:v>-0.60000000000341058</c:v>
                      </c:pt>
                      <c:pt idx="4340">
                        <c:v>-0.59999999999772624</c:v>
                      </c:pt>
                      <c:pt idx="4341">
                        <c:v>-0.60000000000341058</c:v>
                      </c:pt>
                      <c:pt idx="4342">
                        <c:v>-0.59999999999431564</c:v>
                      </c:pt>
                      <c:pt idx="4343">
                        <c:v>-0.60000000000341058</c:v>
                      </c:pt>
                      <c:pt idx="4344">
                        <c:v>-0.5</c:v>
                      </c:pt>
                      <c:pt idx="4345">
                        <c:v>-0.59999999999772624</c:v>
                      </c:pt>
                      <c:pt idx="4346">
                        <c:v>-0.60000000000341058</c:v>
                      </c:pt>
                      <c:pt idx="4347">
                        <c:v>-0.59999999999772624</c:v>
                      </c:pt>
                      <c:pt idx="4348">
                        <c:v>-0.6</c:v>
                      </c:pt>
                      <c:pt idx="4349">
                        <c:v>-0.59999999999772624</c:v>
                      </c:pt>
                      <c:pt idx="4350">
                        <c:v>-0.60000000000341058</c:v>
                      </c:pt>
                      <c:pt idx="4351">
                        <c:v>-0.59999999999772624</c:v>
                      </c:pt>
                      <c:pt idx="4352">
                        <c:v>-0.60000000000341058</c:v>
                      </c:pt>
                      <c:pt idx="4353">
                        <c:v>-0.59999999999772624</c:v>
                      </c:pt>
                      <c:pt idx="4354">
                        <c:v>-0.60000000000341058</c:v>
                      </c:pt>
                      <c:pt idx="4355">
                        <c:v>-0.59999999999431564</c:v>
                      </c:pt>
                      <c:pt idx="4356">
                        <c:v>-0.60000000000341058</c:v>
                      </c:pt>
                      <c:pt idx="4357">
                        <c:v>-0.59999999999772624</c:v>
                      </c:pt>
                      <c:pt idx="4358">
                        <c:v>-0.60000000000341058</c:v>
                      </c:pt>
                      <c:pt idx="4359">
                        <c:v>-0.5</c:v>
                      </c:pt>
                      <c:pt idx="4360">
                        <c:v>-0.59999999999772624</c:v>
                      </c:pt>
                      <c:pt idx="4361">
                        <c:v>-0.6</c:v>
                      </c:pt>
                      <c:pt idx="4362">
                        <c:v>-0.59999999999772624</c:v>
                      </c:pt>
                      <c:pt idx="4363">
                        <c:v>-0.60000000000341058</c:v>
                      </c:pt>
                      <c:pt idx="4364">
                        <c:v>-0.59999999999772624</c:v>
                      </c:pt>
                      <c:pt idx="4365">
                        <c:v>-0.60000000000341058</c:v>
                      </c:pt>
                      <c:pt idx="4366">
                        <c:v>-0.59999999999772624</c:v>
                      </c:pt>
                      <c:pt idx="4367">
                        <c:v>-0.6</c:v>
                      </c:pt>
                      <c:pt idx="4368">
                        <c:v>-0.59999999999772624</c:v>
                      </c:pt>
                      <c:pt idx="4369">
                        <c:v>-0.50000000000568434</c:v>
                      </c:pt>
                      <c:pt idx="4370">
                        <c:v>-0.59999999999772624</c:v>
                      </c:pt>
                      <c:pt idx="4371">
                        <c:v>-0.60000000000341058</c:v>
                      </c:pt>
                      <c:pt idx="4372">
                        <c:v>-0.59999999999772624</c:v>
                      </c:pt>
                      <c:pt idx="4373">
                        <c:v>-0.6</c:v>
                      </c:pt>
                      <c:pt idx="4374">
                        <c:v>-0.59999999999772624</c:v>
                      </c:pt>
                      <c:pt idx="4375">
                        <c:v>-0.60000000000341058</c:v>
                      </c:pt>
                      <c:pt idx="4376">
                        <c:v>-0.59999999999772624</c:v>
                      </c:pt>
                      <c:pt idx="4377">
                        <c:v>-0.60000000000341058</c:v>
                      </c:pt>
                      <c:pt idx="4378">
                        <c:v>-0.5</c:v>
                      </c:pt>
                      <c:pt idx="4379">
                        <c:v>-0.59999999999772624</c:v>
                      </c:pt>
                      <c:pt idx="4380">
                        <c:v>-0.6</c:v>
                      </c:pt>
                      <c:pt idx="4381">
                        <c:v>-0.59999999999772624</c:v>
                      </c:pt>
                      <c:pt idx="4382">
                        <c:v>-0.60000000000341058</c:v>
                      </c:pt>
                      <c:pt idx="4383">
                        <c:v>-0.59999999999772624</c:v>
                      </c:pt>
                      <c:pt idx="4384">
                        <c:v>-0.60000000000341058</c:v>
                      </c:pt>
                      <c:pt idx="4385">
                        <c:v>-0.59999999999772624</c:v>
                      </c:pt>
                      <c:pt idx="4386">
                        <c:v>-0.49999999999715783</c:v>
                      </c:pt>
                      <c:pt idx="4387">
                        <c:v>-0.60000000000341058</c:v>
                      </c:pt>
                      <c:pt idx="4388">
                        <c:v>-0.59999999999772624</c:v>
                      </c:pt>
                      <c:pt idx="4389">
                        <c:v>-0.60000000000341058</c:v>
                      </c:pt>
                      <c:pt idx="4390">
                        <c:v>-0.59999999999772624</c:v>
                      </c:pt>
                      <c:pt idx="4391">
                        <c:v>-0.60000000000341058</c:v>
                      </c:pt>
                      <c:pt idx="4392">
                        <c:v>-0.59999999999431564</c:v>
                      </c:pt>
                      <c:pt idx="4393">
                        <c:v>-0.5</c:v>
                      </c:pt>
                      <c:pt idx="4394">
                        <c:v>-0.60000000000341058</c:v>
                      </c:pt>
                      <c:pt idx="4395">
                        <c:v>-0.59999999999772624</c:v>
                      </c:pt>
                      <c:pt idx="4396">
                        <c:v>-0.60000000000341058</c:v>
                      </c:pt>
                      <c:pt idx="4397">
                        <c:v>-0.59999999999772624</c:v>
                      </c:pt>
                      <c:pt idx="4398">
                        <c:v>-0.6</c:v>
                      </c:pt>
                      <c:pt idx="4399">
                        <c:v>-0.5</c:v>
                      </c:pt>
                      <c:pt idx="4400">
                        <c:v>-0.59999999999772624</c:v>
                      </c:pt>
                      <c:pt idx="4401">
                        <c:v>-0.60000000000341058</c:v>
                      </c:pt>
                      <c:pt idx="4402">
                        <c:v>-0.59999999999772624</c:v>
                      </c:pt>
                      <c:pt idx="4403">
                        <c:v>-0.60000000000341058</c:v>
                      </c:pt>
                      <c:pt idx="4404">
                        <c:v>-0.59999999999772624</c:v>
                      </c:pt>
                      <c:pt idx="4405">
                        <c:v>-0.49999999999715783</c:v>
                      </c:pt>
                      <c:pt idx="4406">
                        <c:v>-0.60000000000341058</c:v>
                      </c:pt>
                      <c:pt idx="4407">
                        <c:v>-0.59999999999772624</c:v>
                      </c:pt>
                      <c:pt idx="4408">
                        <c:v>-0.60000000000341058</c:v>
                      </c:pt>
                      <c:pt idx="4409">
                        <c:v>-0.59999999999772624</c:v>
                      </c:pt>
                      <c:pt idx="4410">
                        <c:v>-0.60000000000341058</c:v>
                      </c:pt>
                      <c:pt idx="4411">
                        <c:v>-0.49999999999715783</c:v>
                      </c:pt>
                      <c:pt idx="4412">
                        <c:v>-0.59999999999772624</c:v>
                      </c:pt>
                      <c:pt idx="4413">
                        <c:v>-0.60000000000341058</c:v>
                      </c:pt>
                      <c:pt idx="4414">
                        <c:v>-0.59999999999772624</c:v>
                      </c:pt>
                      <c:pt idx="4415">
                        <c:v>-0.60000000000341058</c:v>
                      </c:pt>
                      <c:pt idx="4416">
                        <c:v>-0.5</c:v>
                      </c:pt>
                      <c:pt idx="4417">
                        <c:v>-0.59999999999431564</c:v>
                      </c:pt>
                      <c:pt idx="4418">
                        <c:v>-0.60000000000341058</c:v>
                      </c:pt>
                      <c:pt idx="4419">
                        <c:v>-0.59999999999772624</c:v>
                      </c:pt>
                      <c:pt idx="4420">
                        <c:v>-0.60000000000341058</c:v>
                      </c:pt>
                      <c:pt idx="4421">
                        <c:v>-0.5</c:v>
                      </c:pt>
                      <c:pt idx="4422">
                        <c:v>-0.60000000000341058</c:v>
                      </c:pt>
                      <c:pt idx="4423">
                        <c:v>-0.59999999999431564</c:v>
                      </c:pt>
                      <c:pt idx="4424">
                        <c:v>-0.59999999999772624</c:v>
                      </c:pt>
                      <c:pt idx="4425">
                        <c:v>-0.60000000000341058</c:v>
                      </c:pt>
                      <c:pt idx="4426">
                        <c:v>-0.5</c:v>
                      </c:pt>
                      <c:pt idx="4427">
                        <c:v>-0.60000000000341058</c:v>
                      </c:pt>
                      <c:pt idx="4428">
                        <c:v>-0.59999999999772624</c:v>
                      </c:pt>
                      <c:pt idx="4429">
                        <c:v>-0.60000000000341058</c:v>
                      </c:pt>
                      <c:pt idx="4430">
                        <c:v>-0.49999999999715783</c:v>
                      </c:pt>
                      <c:pt idx="4431">
                        <c:v>-0.59999999999772624</c:v>
                      </c:pt>
                      <c:pt idx="4432">
                        <c:v>-0.60000000000341058</c:v>
                      </c:pt>
                      <c:pt idx="4433">
                        <c:v>-0.59999999999772624</c:v>
                      </c:pt>
                      <c:pt idx="4434">
                        <c:v>-0.60000000000341058</c:v>
                      </c:pt>
                      <c:pt idx="4435">
                        <c:v>-0.5</c:v>
                      </c:pt>
                      <c:pt idx="4436">
                        <c:v>-0.59999999999431564</c:v>
                      </c:pt>
                      <c:pt idx="4437">
                        <c:v>-0.60000000000341058</c:v>
                      </c:pt>
                      <c:pt idx="4438">
                        <c:v>-0.59999999999772624</c:v>
                      </c:pt>
                      <c:pt idx="4439">
                        <c:v>-0.5</c:v>
                      </c:pt>
                      <c:pt idx="4440">
                        <c:v>-0.60000000000341058</c:v>
                      </c:pt>
                      <c:pt idx="4441">
                        <c:v>-0.59999999999772624</c:v>
                      </c:pt>
                      <c:pt idx="4442">
                        <c:v>-0.6</c:v>
                      </c:pt>
                      <c:pt idx="4443">
                        <c:v>-0.5</c:v>
                      </c:pt>
                      <c:pt idx="4444">
                        <c:v>-0.59999999999772624</c:v>
                      </c:pt>
                      <c:pt idx="4445">
                        <c:v>-0.60000000000341058</c:v>
                      </c:pt>
                      <c:pt idx="4446">
                        <c:v>-0.5</c:v>
                      </c:pt>
                      <c:pt idx="4447">
                        <c:v>-0.59999999999772624</c:v>
                      </c:pt>
                      <c:pt idx="4448">
                        <c:v>-0.6</c:v>
                      </c:pt>
                      <c:pt idx="4449">
                        <c:v>-0.59999999999772624</c:v>
                      </c:pt>
                      <c:pt idx="4450">
                        <c:v>-0.5</c:v>
                      </c:pt>
                      <c:pt idx="4451">
                        <c:v>-0.60000000000341058</c:v>
                      </c:pt>
                      <c:pt idx="4452">
                        <c:v>-0.59999999999772624</c:v>
                      </c:pt>
                      <c:pt idx="4453">
                        <c:v>-0.50000000000568434</c:v>
                      </c:pt>
                      <c:pt idx="4454">
                        <c:v>-0.59999999999772624</c:v>
                      </c:pt>
                      <c:pt idx="4455">
                        <c:v>-0.6</c:v>
                      </c:pt>
                      <c:pt idx="4456">
                        <c:v>-0.59999999999772624</c:v>
                      </c:pt>
                      <c:pt idx="4457">
                        <c:v>-0.5</c:v>
                      </c:pt>
                      <c:pt idx="4458">
                        <c:v>-0.60000000000341058</c:v>
                      </c:pt>
                      <c:pt idx="4459">
                        <c:v>-0.59999999999772624</c:v>
                      </c:pt>
                      <c:pt idx="4460">
                        <c:v>-0.5</c:v>
                      </c:pt>
                      <c:pt idx="4461">
                        <c:v>-0.6</c:v>
                      </c:pt>
                      <c:pt idx="4462">
                        <c:v>-0.59999999999772624</c:v>
                      </c:pt>
                      <c:pt idx="4463">
                        <c:v>-0.5</c:v>
                      </c:pt>
                      <c:pt idx="4464">
                        <c:v>-0.60000000000341058</c:v>
                      </c:pt>
                      <c:pt idx="4465">
                        <c:v>-0.5</c:v>
                      </c:pt>
                      <c:pt idx="4466">
                        <c:v>-0.59999999999772624</c:v>
                      </c:pt>
                      <c:pt idx="4467">
                        <c:v>-0.6</c:v>
                      </c:pt>
                      <c:pt idx="4468">
                        <c:v>-0.5</c:v>
                      </c:pt>
                      <c:pt idx="4469">
                        <c:v>-0.59999999999772624</c:v>
                      </c:pt>
                      <c:pt idx="4470">
                        <c:v>-0.5</c:v>
                      </c:pt>
                      <c:pt idx="4471">
                        <c:v>-0.60000000000341058</c:v>
                      </c:pt>
                      <c:pt idx="4472">
                        <c:v>-0.5</c:v>
                      </c:pt>
                      <c:pt idx="4473">
                        <c:v>-0.6</c:v>
                      </c:pt>
                      <c:pt idx="4474">
                        <c:v>-0.5</c:v>
                      </c:pt>
                      <c:pt idx="4475">
                        <c:v>-0.59999999999772624</c:v>
                      </c:pt>
                      <c:pt idx="4476">
                        <c:v>-0.5</c:v>
                      </c:pt>
                      <c:pt idx="4477">
                        <c:v>-0.60000000000341058</c:v>
                      </c:pt>
                      <c:pt idx="4478">
                        <c:v>-0.5</c:v>
                      </c:pt>
                      <c:pt idx="4479">
                        <c:v>-0.59999999999772624</c:v>
                      </c:pt>
                      <c:pt idx="4480">
                        <c:v>-0.49999999999715783</c:v>
                      </c:pt>
                      <c:pt idx="4481">
                        <c:v>-0.5</c:v>
                      </c:pt>
                      <c:pt idx="4482">
                        <c:v>-0.50000000000568434</c:v>
                      </c:pt>
                      <c:pt idx="4483">
                        <c:v>-0.59999999999772624</c:v>
                      </c:pt>
                      <c:pt idx="4484">
                        <c:v>-0.5</c:v>
                      </c:pt>
                      <c:pt idx="4485">
                        <c:v>-0.5</c:v>
                      </c:pt>
                      <c:pt idx="4486">
                        <c:v>-0.49999999999715783</c:v>
                      </c:pt>
                      <c:pt idx="4487">
                        <c:v>-0.5</c:v>
                      </c:pt>
                      <c:pt idx="4488">
                        <c:v>-0.5</c:v>
                      </c:pt>
                      <c:pt idx="4489">
                        <c:v>-0.50000000000568434</c:v>
                      </c:pt>
                      <c:pt idx="4490">
                        <c:v>-0.5</c:v>
                      </c:pt>
                      <c:pt idx="4491">
                        <c:v>-0.5</c:v>
                      </c:pt>
                      <c:pt idx="4492">
                        <c:v>-0.49999999999715783</c:v>
                      </c:pt>
                      <c:pt idx="4493">
                        <c:v>-0.5</c:v>
                      </c:pt>
                      <c:pt idx="4494">
                        <c:v>-0.5</c:v>
                      </c:pt>
                      <c:pt idx="4495">
                        <c:v>-0.40000000000227376</c:v>
                      </c:pt>
                      <c:pt idx="4496">
                        <c:v>-0.5</c:v>
                      </c:pt>
                      <c:pt idx="4497">
                        <c:v>-0.39999999999658942</c:v>
                      </c:pt>
                      <c:pt idx="4498">
                        <c:v>-0.49999999999715783</c:v>
                      </c:pt>
                      <c:pt idx="4499">
                        <c:v>-0.40000000000227376</c:v>
                      </c:pt>
                      <c:pt idx="4500">
                        <c:v>-0.40000000000227376</c:v>
                      </c:pt>
                      <c:pt idx="4501">
                        <c:v>-0.39999999999658942</c:v>
                      </c:pt>
                      <c:pt idx="4502">
                        <c:v>-0.40000000000227376</c:v>
                      </c:pt>
                      <c:pt idx="4503">
                        <c:v>-0.40000000000227376</c:v>
                      </c:pt>
                      <c:pt idx="4504">
                        <c:v>-0.39999999999658942</c:v>
                      </c:pt>
                      <c:pt idx="4505">
                        <c:v>-0.4</c:v>
                      </c:pt>
                      <c:pt idx="4506">
                        <c:v>-0.29999999999886312</c:v>
                      </c:pt>
                      <c:pt idx="4507">
                        <c:v>-0.30000000000454746</c:v>
                      </c:pt>
                      <c:pt idx="4508">
                        <c:v>-0.39999999999658942</c:v>
                      </c:pt>
                      <c:pt idx="4509">
                        <c:v>-0.29999999999886312</c:v>
                      </c:pt>
                      <c:pt idx="4510">
                        <c:v>-0.20000000000113688</c:v>
                      </c:pt>
                      <c:pt idx="4511">
                        <c:v>-0.30000000000284216</c:v>
                      </c:pt>
                      <c:pt idx="4512">
                        <c:v>-0.29999999999886312</c:v>
                      </c:pt>
                      <c:pt idx="4513">
                        <c:v>-0.20000000000113688</c:v>
                      </c:pt>
                      <c:pt idx="4514">
                        <c:v>-0.19999999999545251</c:v>
                      </c:pt>
                      <c:pt idx="4515">
                        <c:v>-0.20000000000113688</c:v>
                      </c:pt>
                      <c:pt idx="4516">
                        <c:v>-0.20000000000113688</c:v>
                      </c:pt>
                      <c:pt idx="4517">
                        <c:v>-0.10000000000284216</c:v>
                      </c:pt>
                      <c:pt idx="4518">
                        <c:v>-9.9999999997726255E-2</c:v>
                      </c:pt>
                      <c:pt idx="4519">
                        <c:v>-9.9999999997726255E-2</c:v>
                      </c:pt>
                      <c:pt idx="4520">
                        <c:v>0</c:v>
                      </c:pt>
                      <c:pt idx="4521">
                        <c:v>-0.10000000000341061</c:v>
                      </c:pt>
                      <c:pt idx="4522">
                        <c:v>0</c:v>
                      </c:pt>
                      <c:pt idx="4523">
                        <c:v>0.10000000000284216</c:v>
                      </c:pt>
                      <c:pt idx="4524">
                        <c:v>0</c:v>
                      </c:pt>
                      <c:pt idx="4525">
                        <c:v>9.9999999997726255E-2</c:v>
                      </c:pt>
                      <c:pt idx="4526">
                        <c:v>0.20000000000113688</c:v>
                      </c:pt>
                      <c:pt idx="4527">
                        <c:v>0.20000000000113688</c:v>
                      </c:pt>
                      <c:pt idx="4528">
                        <c:v>0.20000000000113688</c:v>
                      </c:pt>
                      <c:pt idx="4529">
                        <c:v>0.19999999999545251</c:v>
                      </c:pt>
                      <c:pt idx="4530">
                        <c:v>0.30000000000284216</c:v>
                      </c:pt>
                      <c:pt idx="4531">
                        <c:v>0.39999999999658942</c:v>
                      </c:pt>
                      <c:pt idx="4532">
                        <c:v>0.40000000000227376</c:v>
                      </c:pt>
                      <c:pt idx="4533">
                        <c:v>0.40000000000227376</c:v>
                      </c:pt>
                      <c:pt idx="4534">
                        <c:v>0.5</c:v>
                      </c:pt>
                      <c:pt idx="4535">
                        <c:v>0.59999999999772624</c:v>
                      </c:pt>
                      <c:pt idx="4536">
                        <c:v>0.6</c:v>
                      </c:pt>
                      <c:pt idx="4537">
                        <c:v>0.70000000000113693</c:v>
                      </c:pt>
                      <c:pt idx="4538">
                        <c:v>0.70000000000113693</c:v>
                      </c:pt>
                      <c:pt idx="4539">
                        <c:v>0.79999999999886307</c:v>
                      </c:pt>
                      <c:pt idx="4540">
                        <c:v>0.90000000000227365</c:v>
                      </c:pt>
                      <c:pt idx="4541">
                        <c:v>0.89999999999658931</c:v>
                      </c:pt>
                      <c:pt idx="4542">
                        <c:v>1</c:v>
                      </c:pt>
                      <c:pt idx="4543">
                        <c:v>1.0999999999977264</c:v>
                      </c:pt>
                      <c:pt idx="4544">
                        <c:v>1.2000000000011368</c:v>
                      </c:pt>
                      <c:pt idx="4545">
                        <c:v>1.299999999998863</c:v>
                      </c:pt>
                      <c:pt idx="4546">
                        <c:v>1.3000000000045473</c:v>
                      </c:pt>
                      <c:pt idx="4547">
                        <c:v>1.4000000000022739</c:v>
                      </c:pt>
                      <c:pt idx="4548">
                        <c:v>1.4999999999914733</c:v>
                      </c:pt>
                      <c:pt idx="4549">
                        <c:v>1.700000000001137</c:v>
                      </c:pt>
                      <c:pt idx="4550">
                        <c:v>1.700000000001137</c:v>
                      </c:pt>
                      <c:pt idx="4551">
                        <c:v>1.8000000000045473</c:v>
                      </c:pt>
                      <c:pt idx="4552">
                        <c:v>1.8999999999965893</c:v>
                      </c:pt>
                      <c:pt idx="4553">
                        <c:v>2.1000000000034107</c:v>
                      </c:pt>
                      <c:pt idx="4554">
                        <c:v>2.200000000001137</c:v>
                      </c:pt>
                      <c:pt idx="4555">
                        <c:v>2.1999999999943158</c:v>
                      </c:pt>
                      <c:pt idx="4556">
                        <c:v>2.5</c:v>
                      </c:pt>
                      <c:pt idx="4557">
                        <c:v>2.5</c:v>
                      </c:pt>
                      <c:pt idx="4558">
                        <c:v>2.7000000000068209</c:v>
                      </c:pt>
                      <c:pt idx="4559">
                        <c:v>2.799999999998863</c:v>
                      </c:pt>
                      <c:pt idx="4560">
                        <c:v>3.0000000000056843</c:v>
                      </c:pt>
                      <c:pt idx="4561">
                        <c:v>3.1999999999829467</c:v>
                      </c:pt>
                      <c:pt idx="4562">
                        <c:v>3.2000000000011366</c:v>
                      </c:pt>
                      <c:pt idx="4563">
                        <c:v>3.5000000000056843</c:v>
                      </c:pt>
                      <c:pt idx="4564">
                        <c:v>3.6000000000034102</c:v>
                      </c:pt>
                      <c:pt idx="4565">
                        <c:v>3.8000000000045477</c:v>
                      </c:pt>
                      <c:pt idx="4566">
                        <c:v>4</c:v>
                      </c:pt>
                      <c:pt idx="4567">
                        <c:v>4.1999999999829472</c:v>
                      </c:pt>
                      <c:pt idx="4568">
                        <c:v>4.4000000000022732</c:v>
                      </c:pt>
                      <c:pt idx="4569">
                        <c:v>4.6000000000034102</c:v>
                      </c:pt>
                      <c:pt idx="4570">
                        <c:v>4.8000000000045473</c:v>
                      </c:pt>
                      <c:pt idx="4571">
                        <c:v>5.0000000000056843</c:v>
                      </c:pt>
                      <c:pt idx="4572">
                        <c:v>5.3000000000045482</c:v>
                      </c:pt>
                      <c:pt idx="4573">
                        <c:v>5.3999999999715786</c:v>
                      </c:pt>
                      <c:pt idx="4574">
                        <c:v>5.8000000000102316</c:v>
                      </c:pt>
                      <c:pt idx="4575">
                        <c:v>6.0000000000056843</c:v>
                      </c:pt>
                      <c:pt idx="4576">
                        <c:v>6.200000000001137</c:v>
                      </c:pt>
                      <c:pt idx="4577">
                        <c:v>6.5000000000056843</c:v>
                      </c:pt>
                      <c:pt idx="4578">
                        <c:v>6.8000000000102316</c:v>
                      </c:pt>
                      <c:pt idx="4579">
                        <c:v>7.1000000000034111</c:v>
                      </c:pt>
                      <c:pt idx="4580">
                        <c:v>7.3999999999658934</c:v>
                      </c:pt>
                      <c:pt idx="4581">
                        <c:v>7.7000000000068205</c:v>
                      </c:pt>
                      <c:pt idx="4582">
                        <c:v>8.0000000000056843</c:v>
                      </c:pt>
                      <c:pt idx="4583">
                        <c:v>8.3000000000102325</c:v>
                      </c:pt>
                      <c:pt idx="4584">
                        <c:v>8.7000000000068205</c:v>
                      </c:pt>
                      <c:pt idx="4585">
                        <c:v>9.0000000000056843</c:v>
                      </c:pt>
                      <c:pt idx="4586">
                        <c:v>9.2999999999573681</c:v>
                      </c:pt>
                      <c:pt idx="4587">
                        <c:v>9.8000000000102325</c:v>
                      </c:pt>
                      <c:pt idx="4588">
                        <c:v>10.100000000009096</c:v>
                      </c:pt>
                      <c:pt idx="4589">
                        <c:v>10.500000000011369</c:v>
                      </c:pt>
                      <c:pt idx="4590">
                        <c:v>10.90000000000796</c:v>
                      </c:pt>
                      <c:pt idx="4591">
                        <c:v>11.300000000010233</c:v>
                      </c:pt>
                      <c:pt idx="4592">
                        <c:v>11.699999999946</c:v>
                      </c:pt>
                      <c:pt idx="4593">
                        <c:v>12.20000000000682</c:v>
                      </c:pt>
                      <c:pt idx="4594">
                        <c:v>12.600000000014777</c:v>
                      </c:pt>
                      <c:pt idx="4595">
                        <c:v>13.100000000009095</c:v>
                      </c:pt>
                      <c:pt idx="4596">
                        <c:v>13.500000000011369</c:v>
                      </c:pt>
                      <c:pt idx="4597">
                        <c:v>14.100000000014777</c:v>
                      </c:pt>
                      <c:pt idx="4598">
                        <c:v>14.499999999928946</c:v>
                      </c:pt>
                      <c:pt idx="4599">
                        <c:v>15.000000000017055</c:v>
                      </c:pt>
                      <c:pt idx="4600">
                        <c:v>15.600000000014777</c:v>
                      </c:pt>
                      <c:pt idx="4601">
                        <c:v>16.100000000014777</c:v>
                      </c:pt>
                      <c:pt idx="4602">
                        <c:v>16.600000000014777</c:v>
                      </c:pt>
                      <c:pt idx="4603">
                        <c:v>17.200000000012505</c:v>
                      </c:pt>
                      <c:pt idx="4604">
                        <c:v>17.800000000015917</c:v>
                      </c:pt>
                      <c:pt idx="4605">
                        <c:v>18.299999999917574</c:v>
                      </c:pt>
                      <c:pt idx="4606">
                        <c:v>19.000000000017053</c:v>
                      </c:pt>
                      <c:pt idx="4607">
                        <c:v>19.500000000017053</c:v>
                      </c:pt>
                      <c:pt idx="4608">
                        <c:v>20.200000000018193</c:v>
                      </c:pt>
                      <c:pt idx="4609">
                        <c:v>20.900000000019322</c:v>
                      </c:pt>
                      <c:pt idx="4610">
                        <c:v>21.400000000019329</c:v>
                      </c:pt>
                      <c:pt idx="4611">
                        <c:v>22.199999999892</c:v>
                      </c:pt>
                      <c:pt idx="4612">
                        <c:v>22.800000000021601</c:v>
                      </c:pt>
                      <c:pt idx="4613">
                        <c:v>23.500000000022737</c:v>
                      </c:pt>
                      <c:pt idx="4614">
                        <c:v>24.300000000021601</c:v>
                      </c:pt>
                      <c:pt idx="4615">
                        <c:v>24.900000000019325</c:v>
                      </c:pt>
                      <c:pt idx="4616">
                        <c:v>25.700000000023874</c:v>
                      </c:pt>
                      <c:pt idx="4617">
                        <c:v>26.399999999874943</c:v>
                      </c:pt>
                      <c:pt idx="4618">
                        <c:v>27.200000000023874</c:v>
                      </c:pt>
                      <c:pt idx="4619">
                        <c:v>28.000000000028418</c:v>
                      </c:pt>
                      <c:pt idx="4620">
                        <c:v>28.700000000023874</c:v>
                      </c:pt>
                      <c:pt idx="4621">
                        <c:v>29.600000000026146</c:v>
                      </c:pt>
                      <c:pt idx="4622">
                        <c:v>30.300000000027282</c:v>
                      </c:pt>
                      <c:pt idx="4623">
                        <c:v>31.19999999985221</c:v>
                      </c:pt>
                      <c:pt idx="4624">
                        <c:v>32.000000000028422</c:v>
                      </c:pt>
                      <c:pt idx="4625">
                        <c:v>32.900000000030694</c:v>
                      </c:pt>
                      <c:pt idx="4626">
                        <c:v>33.700000000029561</c:v>
                      </c:pt>
                      <c:pt idx="4627">
                        <c:v>34.600000000031834</c:v>
                      </c:pt>
                      <c:pt idx="4628">
                        <c:v>35.500000000034106</c:v>
                      </c:pt>
                      <c:pt idx="4629">
                        <c:v>36.300000000032966</c:v>
                      </c:pt>
                      <c:pt idx="4630">
                        <c:v>37.299999999820947</c:v>
                      </c:pt>
                      <c:pt idx="4631">
                        <c:v>38.200000000035239</c:v>
                      </c:pt>
                      <c:pt idx="4632">
                        <c:v>39.100000000037525</c:v>
                      </c:pt>
                      <c:pt idx="4633">
                        <c:v>40.000000000034099</c:v>
                      </c:pt>
                      <c:pt idx="4634">
                        <c:v>41.00000000003979</c:v>
                      </c:pt>
                      <c:pt idx="4635">
                        <c:v>41.900000000036378</c:v>
                      </c:pt>
                      <c:pt idx="4636">
                        <c:v>42.89999999979252</c:v>
                      </c:pt>
                      <c:pt idx="4637">
                        <c:v>43.90000000004207</c:v>
                      </c:pt>
                      <c:pt idx="4638">
                        <c:v>44.900000000042063</c:v>
                      </c:pt>
                      <c:pt idx="4639">
                        <c:v>45.90000000004207</c:v>
                      </c:pt>
                      <c:pt idx="4640">
                        <c:v>46.900000000042063</c:v>
                      </c:pt>
                      <c:pt idx="4641">
                        <c:v>48.000000000039783</c:v>
                      </c:pt>
                      <c:pt idx="4642">
                        <c:v>48.999999999766942</c:v>
                      </c:pt>
                      <c:pt idx="4643">
                        <c:v>50.000000000045475</c:v>
                      </c:pt>
                      <c:pt idx="4644">
                        <c:v>51.100000000048887</c:v>
                      </c:pt>
                      <c:pt idx="4645">
                        <c:v>52.200000000046607</c:v>
                      </c:pt>
                      <c:pt idx="4646">
                        <c:v>53.200000000046607</c:v>
                      </c:pt>
                      <c:pt idx="4647">
                        <c:v>54.300000000050026</c:v>
                      </c:pt>
                      <c:pt idx="4648">
                        <c:v>55.399999999738526</c:v>
                      </c:pt>
                      <c:pt idx="4649">
                        <c:v>56.500000000051152</c:v>
                      </c:pt>
                      <c:pt idx="4650">
                        <c:v>57.500000000051159</c:v>
                      </c:pt>
                      <c:pt idx="4651">
                        <c:v>58.600000000054564</c:v>
                      </c:pt>
                      <c:pt idx="4652">
                        <c:v>59.800000000050019</c:v>
                      </c:pt>
                      <c:pt idx="4653">
                        <c:v>60.800000000055711</c:v>
                      </c:pt>
                      <c:pt idx="4654">
                        <c:v>61.900000000059116</c:v>
                      </c:pt>
                      <c:pt idx="4655">
                        <c:v>62.99999999969873</c:v>
                      </c:pt>
                      <c:pt idx="4656">
                        <c:v>64.100000000060263</c:v>
                      </c:pt>
                      <c:pt idx="4657">
                        <c:v>65.100000000054564</c:v>
                      </c:pt>
                      <c:pt idx="4658">
                        <c:v>66.300000000061388</c:v>
                      </c:pt>
                      <c:pt idx="4659">
                        <c:v>67.400000000064807</c:v>
                      </c:pt>
                      <c:pt idx="4660">
                        <c:v>68.400000000059123</c:v>
                      </c:pt>
                      <c:pt idx="4661">
                        <c:v>69.499999999667466</c:v>
                      </c:pt>
                      <c:pt idx="4662">
                        <c:v>70.700000000063667</c:v>
                      </c:pt>
                      <c:pt idx="4663">
                        <c:v>71.600000000065933</c:v>
                      </c:pt>
                      <c:pt idx="4664">
                        <c:v>72.800000000067072</c:v>
                      </c:pt>
                      <c:pt idx="4665">
                        <c:v>73.800000000067072</c:v>
                      </c:pt>
                      <c:pt idx="4666">
                        <c:v>74.900000000070492</c:v>
                      </c:pt>
                      <c:pt idx="4667">
                        <c:v>75.999999999636202</c:v>
                      </c:pt>
                      <c:pt idx="4668">
                        <c:v>77.000000000068212</c:v>
                      </c:pt>
                      <c:pt idx="4669">
                        <c:v>78.100000000071631</c:v>
                      </c:pt>
                      <c:pt idx="4670">
                        <c:v>79.100000000071617</c:v>
                      </c:pt>
                      <c:pt idx="4671">
                        <c:v>80.200000000075022</c:v>
                      </c:pt>
                      <c:pt idx="4672">
                        <c:v>81.200000000075036</c:v>
                      </c:pt>
                      <c:pt idx="4673">
                        <c:v>82.199999999607769</c:v>
                      </c:pt>
                      <c:pt idx="4674">
                        <c:v>83.300000000072757</c:v>
                      </c:pt>
                      <c:pt idx="4675">
                        <c:v>84.300000000078427</c:v>
                      </c:pt>
                      <c:pt idx="4676">
                        <c:v>85.300000000078441</c:v>
                      </c:pt>
                      <c:pt idx="4677">
                        <c:v>86.300000000078455</c:v>
                      </c:pt>
                      <c:pt idx="4678">
                        <c:v>87.300000000078441</c:v>
                      </c:pt>
                      <c:pt idx="4679">
                        <c:v>88.300000000078441</c:v>
                      </c:pt>
                      <c:pt idx="4680">
                        <c:v>89.299999999576528</c:v>
                      </c:pt>
                      <c:pt idx="4681">
                        <c:v>90.200000000080706</c:v>
                      </c:pt>
                      <c:pt idx="4682">
                        <c:v>91.200000000080706</c:v>
                      </c:pt>
                      <c:pt idx="4683">
                        <c:v>92.000000000085251</c:v>
                      </c:pt>
                      <c:pt idx="4684">
                        <c:v>93.000000000085265</c:v>
                      </c:pt>
                      <c:pt idx="4685">
                        <c:v>93.900000000081846</c:v>
                      </c:pt>
                      <c:pt idx="4686">
                        <c:v>94.699999999548083</c:v>
                      </c:pt>
                      <c:pt idx="4687">
                        <c:v>95.60000000008867</c:v>
                      </c:pt>
                      <c:pt idx="4688">
                        <c:v>96.500000000090949</c:v>
                      </c:pt>
                      <c:pt idx="4689">
                        <c:v>97.30000000008414</c:v>
                      </c:pt>
                      <c:pt idx="4690">
                        <c:v>98.100000000088684</c:v>
                      </c:pt>
                      <c:pt idx="4691">
                        <c:v>98.900000000093229</c:v>
                      </c:pt>
                      <c:pt idx="4692">
                        <c:v>99.599999999522524</c:v>
                      </c:pt>
                      <c:pt idx="4693">
                        <c:v>100.50000000009095</c:v>
                      </c:pt>
                      <c:pt idx="4694">
                        <c:v>101.20000000009207</c:v>
                      </c:pt>
                      <c:pt idx="4695">
                        <c:v>101.90000000009321</c:v>
                      </c:pt>
                      <c:pt idx="4696">
                        <c:v>102.60000000009435</c:v>
                      </c:pt>
                      <c:pt idx="4697">
                        <c:v>103.30000000009549</c:v>
                      </c:pt>
                      <c:pt idx="4698">
                        <c:v>103.99999999949976</c:v>
                      </c:pt>
                      <c:pt idx="4699">
                        <c:v>104.70000000009776</c:v>
                      </c:pt>
                      <c:pt idx="4700">
                        <c:v>105.30000000009549</c:v>
                      </c:pt>
                      <c:pt idx="4701">
                        <c:v>105.90000000009321</c:v>
                      </c:pt>
                      <c:pt idx="4702">
                        <c:v>106.50000000009665</c:v>
                      </c:pt>
                      <c:pt idx="4703">
                        <c:v>107.20000000009776</c:v>
                      </c:pt>
                      <c:pt idx="4704">
                        <c:v>107.70000000009777</c:v>
                      </c:pt>
                      <c:pt idx="4705">
                        <c:v>108.19999999948843</c:v>
                      </c:pt>
                      <c:pt idx="4706">
                        <c:v>108.80000000009549</c:v>
                      </c:pt>
                      <c:pt idx="4707">
                        <c:v>109.30000000010116</c:v>
                      </c:pt>
                      <c:pt idx="4708">
                        <c:v>109.80000000010119</c:v>
                      </c:pt>
                      <c:pt idx="4709">
                        <c:v>110.30000000009549</c:v>
                      </c:pt>
                      <c:pt idx="4710">
                        <c:v>110.70000000010346</c:v>
                      </c:pt>
                      <c:pt idx="4711">
                        <c:v>111.19999999947136</c:v>
                      </c:pt>
                      <c:pt idx="4712">
                        <c:v>111.70000000009777</c:v>
                      </c:pt>
                      <c:pt idx="4713">
                        <c:v>112.00000000010232</c:v>
                      </c:pt>
                      <c:pt idx="4714">
                        <c:v>112.40000000010458</c:v>
                      </c:pt>
                      <c:pt idx="4715">
                        <c:v>112.80000000010118</c:v>
                      </c:pt>
                      <c:pt idx="4716">
                        <c:v>113.10000000010572</c:v>
                      </c:pt>
                      <c:pt idx="4717">
                        <c:v>113.49999999945715</c:v>
                      </c:pt>
                      <c:pt idx="4718">
                        <c:v>113.70000000010344</c:v>
                      </c:pt>
                      <c:pt idx="4719">
                        <c:v>114.10000000010004</c:v>
                      </c:pt>
                      <c:pt idx="4720">
                        <c:v>114.30000000010688</c:v>
                      </c:pt>
                      <c:pt idx="4721">
                        <c:v>114.60000000010574</c:v>
                      </c:pt>
                      <c:pt idx="4722">
                        <c:v>114.70000000010346</c:v>
                      </c:pt>
                      <c:pt idx="4723">
                        <c:v>114.99999999944862</c:v>
                      </c:pt>
                      <c:pt idx="4724">
                        <c:v>115.10000000010004</c:v>
                      </c:pt>
                      <c:pt idx="4725">
                        <c:v>115.30000000010686</c:v>
                      </c:pt>
                      <c:pt idx="4726">
                        <c:v>115.50000000011369</c:v>
                      </c:pt>
                      <c:pt idx="4727">
                        <c:v>115.5000000001023</c:v>
                      </c:pt>
                      <c:pt idx="4728">
                        <c:v>115.70000000009777</c:v>
                      </c:pt>
                      <c:pt idx="4729">
                        <c:v>115.70000000010916</c:v>
                      </c:pt>
                      <c:pt idx="4730">
                        <c:v>115.79999999944862</c:v>
                      </c:pt>
                      <c:pt idx="4731">
                        <c:v>115.90000000010458</c:v>
                      </c:pt>
                      <c:pt idx="4732">
                        <c:v>115.90000000010458</c:v>
                      </c:pt>
                      <c:pt idx="4733">
                        <c:v>115.90000000010458</c:v>
                      </c:pt>
                      <c:pt idx="4734">
                        <c:v>115.90000000010458</c:v>
                      </c:pt>
                      <c:pt idx="4735">
                        <c:v>115.90000000010458</c:v>
                      </c:pt>
                      <c:pt idx="4736">
                        <c:v>115.89999999944577</c:v>
                      </c:pt>
                      <c:pt idx="4737">
                        <c:v>115.90000000010458</c:v>
                      </c:pt>
                      <c:pt idx="4738">
                        <c:v>115.80000000010686</c:v>
                      </c:pt>
                      <c:pt idx="4739">
                        <c:v>115.80000000010686</c:v>
                      </c:pt>
                      <c:pt idx="4740">
                        <c:v>115.70000000010916</c:v>
                      </c:pt>
                      <c:pt idx="4741">
                        <c:v>115.60000000010004</c:v>
                      </c:pt>
                      <c:pt idx="4742">
                        <c:v>115.49999999945715</c:v>
                      </c:pt>
                      <c:pt idx="4743">
                        <c:v>115.5000000001023</c:v>
                      </c:pt>
                      <c:pt idx="4744">
                        <c:v>115.20000000009777</c:v>
                      </c:pt>
                      <c:pt idx="4745">
                        <c:v>115.20000000010913</c:v>
                      </c:pt>
                      <c:pt idx="4746">
                        <c:v>115.00000000010232</c:v>
                      </c:pt>
                      <c:pt idx="4747">
                        <c:v>114.90000000010458</c:v>
                      </c:pt>
                      <c:pt idx="4748">
                        <c:v>114.69999999945713</c:v>
                      </c:pt>
                      <c:pt idx="4749">
                        <c:v>114.50000000010232</c:v>
                      </c:pt>
                      <c:pt idx="4750">
                        <c:v>114.30000000010688</c:v>
                      </c:pt>
                      <c:pt idx="4751">
                        <c:v>114.10000000010004</c:v>
                      </c:pt>
                      <c:pt idx="4752">
                        <c:v>114.00000000010232</c:v>
                      </c:pt>
                      <c:pt idx="4753">
                        <c:v>113.60000000010004</c:v>
                      </c:pt>
                      <c:pt idx="4754">
                        <c:v>113.5000000001023</c:v>
                      </c:pt>
                      <c:pt idx="4755">
                        <c:v>113.19999999946566</c:v>
                      </c:pt>
                      <c:pt idx="4756">
                        <c:v>113.0000000001023</c:v>
                      </c:pt>
                      <c:pt idx="4757">
                        <c:v>112.70000000009776</c:v>
                      </c:pt>
                      <c:pt idx="4758">
                        <c:v>112.40000000010458</c:v>
                      </c:pt>
                      <c:pt idx="4759">
                        <c:v>112.20000000010914</c:v>
                      </c:pt>
                      <c:pt idx="4760">
                        <c:v>111.80000000009551</c:v>
                      </c:pt>
                      <c:pt idx="4761">
                        <c:v>111.59999999946567</c:v>
                      </c:pt>
                      <c:pt idx="4762">
                        <c:v>111.20000000010913</c:v>
                      </c:pt>
                      <c:pt idx="4763">
                        <c:v>110.90000000009323</c:v>
                      </c:pt>
                      <c:pt idx="4764">
                        <c:v>110.70000000009776</c:v>
                      </c:pt>
                      <c:pt idx="4765">
                        <c:v>110.20000000010914</c:v>
                      </c:pt>
                      <c:pt idx="4766">
                        <c:v>110.00000000009095</c:v>
                      </c:pt>
                      <c:pt idx="4767">
                        <c:v>109.59999999947703</c:v>
                      </c:pt>
                      <c:pt idx="4768">
                        <c:v>109.20000000010913</c:v>
                      </c:pt>
                      <c:pt idx="4769">
                        <c:v>108.90000000009323</c:v>
                      </c:pt>
                      <c:pt idx="4770">
                        <c:v>108.50000000010232</c:v>
                      </c:pt>
                      <c:pt idx="4771">
                        <c:v>108.10000000010004</c:v>
                      </c:pt>
                      <c:pt idx="4772">
                        <c:v>107.80000000009551</c:v>
                      </c:pt>
                      <c:pt idx="4773">
                        <c:v>107.29999999948556</c:v>
                      </c:pt>
                      <c:pt idx="4774">
                        <c:v>107.00000000010232</c:v>
                      </c:pt>
                      <c:pt idx="4775">
                        <c:v>106.50000000009095</c:v>
                      </c:pt>
                      <c:pt idx="4776">
                        <c:v>106.20000000009777</c:v>
                      </c:pt>
                      <c:pt idx="4777">
                        <c:v>105.70000000009777</c:v>
                      </c:pt>
                      <c:pt idx="4778">
                        <c:v>105.30000000009548</c:v>
                      </c:pt>
                      <c:pt idx="4779">
                        <c:v>104.90000000009323</c:v>
                      </c:pt>
                      <c:pt idx="4780">
                        <c:v>104.39999999949978</c:v>
                      </c:pt>
                      <c:pt idx="4781">
                        <c:v>104.00000000010233</c:v>
                      </c:pt>
                      <c:pt idx="4782">
                        <c:v>103.60000000008867</c:v>
                      </c:pt>
                      <c:pt idx="4783">
                        <c:v>103.10000000008867</c:v>
                      </c:pt>
                      <c:pt idx="4784">
                        <c:v>102.70000000009776</c:v>
                      </c:pt>
                      <c:pt idx="4785">
                        <c:v>102.20000000009777</c:v>
                      </c:pt>
                      <c:pt idx="4786">
                        <c:v>101.79999999950546</c:v>
                      </c:pt>
                      <c:pt idx="4787">
                        <c:v>101.30000000009549</c:v>
                      </c:pt>
                      <c:pt idx="4788">
                        <c:v>100.80000000009549</c:v>
                      </c:pt>
                      <c:pt idx="4789">
                        <c:v>100.30000000008413</c:v>
                      </c:pt>
                      <c:pt idx="4790">
                        <c:v>99.900000000093215</c:v>
                      </c:pt>
                      <c:pt idx="4791">
                        <c:v>99.400000000093215</c:v>
                      </c:pt>
                      <c:pt idx="4792">
                        <c:v>98.899999999531047</c:v>
                      </c:pt>
                      <c:pt idx="4793">
                        <c:v>98.500000000090949</c:v>
                      </c:pt>
                      <c:pt idx="4794">
                        <c:v>97.90000000008186</c:v>
                      </c:pt>
                      <c:pt idx="4795">
                        <c:v>97.500000000090949</c:v>
                      </c:pt>
                      <c:pt idx="4796">
                        <c:v>97.000000000090949</c:v>
                      </c:pt>
                      <c:pt idx="4797">
                        <c:v>96.500000000079567</c:v>
                      </c:pt>
                      <c:pt idx="4798">
                        <c:v>95.899999999548101</c:v>
                      </c:pt>
                      <c:pt idx="4799">
                        <c:v>95.500000000090964</c:v>
                      </c:pt>
                      <c:pt idx="4800">
                        <c:v>95.000000000079595</c:v>
                      </c:pt>
                      <c:pt idx="4801">
                        <c:v>94.500000000090949</c:v>
                      </c:pt>
                      <c:pt idx="4802">
                        <c:v>94.000000000079581</c:v>
                      </c:pt>
                      <c:pt idx="4803">
                        <c:v>93.400000000093229</c:v>
                      </c:pt>
                      <c:pt idx="4804">
                        <c:v>93.000000000079581</c:v>
                      </c:pt>
                      <c:pt idx="4805">
                        <c:v>92.399999999556613</c:v>
                      </c:pt>
                      <c:pt idx="4806">
                        <c:v>92.000000000090949</c:v>
                      </c:pt>
                      <c:pt idx="4807">
                        <c:v>91.400000000081846</c:v>
                      </c:pt>
                      <c:pt idx="4808">
                        <c:v>90.900000000081846</c:v>
                      </c:pt>
                      <c:pt idx="4809">
                        <c:v>90.40000000008186</c:v>
                      </c:pt>
                      <c:pt idx="4810">
                        <c:v>89.800000000084125</c:v>
                      </c:pt>
                      <c:pt idx="4811">
                        <c:v>89.399999999562311</c:v>
                      </c:pt>
                      <c:pt idx="4812">
                        <c:v>88.800000000084125</c:v>
                      </c:pt>
                      <c:pt idx="4813">
                        <c:v>88.300000000084125</c:v>
                      </c:pt>
                      <c:pt idx="4814">
                        <c:v>87.800000000072757</c:v>
                      </c:pt>
                      <c:pt idx="4815">
                        <c:v>87.30000000008414</c:v>
                      </c:pt>
                      <c:pt idx="4816">
                        <c:v>86.700000000075036</c:v>
                      </c:pt>
                      <c:pt idx="4817">
                        <c:v>86.1999999995964</c:v>
                      </c:pt>
                      <c:pt idx="4818">
                        <c:v>85.700000000075022</c:v>
                      </c:pt>
                      <c:pt idx="4819">
                        <c:v>85.200000000075036</c:v>
                      </c:pt>
                      <c:pt idx="4820">
                        <c:v>84.600000000077301</c:v>
                      </c:pt>
                      <c:pt idx="4821">
                        <c:v>84.200000000075036</c:v>
                      </c:pt>
                      <c:pt idx="4822">
                        <c:v>83.600000000077316</c:v>
                      </c:pt>
                      <c:pt idx="4823">
                        <c:v>82.99999999960778</c:v>
                      </c:pt>
                      <c:pt idx="4824">
                        <c:v>82.600000000077301</c:v>
                      </c:pt>
                      <c:pt idx="4825">
                        <c:v>82.000000000068198</c:v>
                      </c:pt>
                      <c:pt idx="4826">
                        <c:v>81.500000000079581</c:v>
                      </c:pt>
                      <c:pt idx="4827">
                        <c:v>81.000000000068212</c:v>
                      </c:pt>
                      <c:pt idx="4828">
                        <c:v>80.500000000079581</c:v>
                      </c:pt>
                      <c:pt idx="4829">
                        <c:v>79.900000000070492</c:v>
                      </c:pt>
                      <c:pt idx="4830">
                        <c:v>79.399999999619155</c:v>
                      </c:pt>
                      <c:pt idx="4831">
                        <c:v>78.900000000070477</c:v>
                      </c:pt>
                      <c:pt idx="4832">
                        <c:v>78.400000000070477</c:v>
                      </c:pt>
                      <c:pt idx="4833">
                        <c:v>77.900000000070492</c:v>
                      </c:pt>
                      <c:pt idx="4834">
                        <c:v>77.300000000072757</c:v>
                      </c:pt>
                      <c:pt idx="4835">
                        <c:v>76.800000000072757</c:v>
                      </c:pt>
                      <c:pt idx="4836">
                        <c:v>76.399999999636194</c:v>
                      </c:pt>
                      <c:pt idx="4837">
                        <c:v>75.700000000063667</c:v>
                      </c:pt>
                      <c:pt idx="4838">
                        <c:v>75.300000000072757</c:v>
                      </c:pt>
                      <c:pt idx="4839">
                        <c:v>74.800000000061388</c:v>
                      </c:pt>
                      <c:pt idx="4840">
                        <c:v>74.300000000072757</c:v>
                      </c:pt>
                      <c:pt idx="4841">
                        <c:v>73.700000000063667</c:v>
                      </c:pt>
                      <c:pt idx="4842">
                        <c:v>73.299999999656094</c:v>
                      </c:pt>
                      <c:pt idx="4843">
                        <c:v>72.700000000063667</c:v>
                      </c:pt>
                      <c:pt idx="4844">
                        <c:v>72.200000000063667</c:v>
                      </c:pt>
                      <c:pt idx="4845">
                        <c:v>71.800000000061388</c:v>
                      </c:pt>
                      <c:pt idx="4846">
                        <c:v>71.200000000063667</c:v>
                      </c:pt>
                      <c:pt idx="4847">
                        <c:v>70.700000000063667</c:v>
                      </c:pt>
                      <c:pt idx="4848">
                        <c:v>70.199999999664627</c:v>
                      </c:pt>
                      <c:pt idx="4849">
                        <c:v>69.800000000072757</c:v>
                      </c:pt>
                      <c:pt idx="4850">
                        <c:v>69.200000000063667</c:v>
                      </c:pt>
                      <c:pt idx="4851">
                        <c:v>68.700000000052299</c:v>
                      </c:pt>
                      <c:pt idx="4852">
                        <c:v>68.300000000072757</c:v>
                      </c:pt>
                      <c:pt idx="4853">
                        <c:v>67.800000000061388</c:v>
                      </c:pt>
                      <c:pt idx="4854">
                        <c:v>67.200000000052299</c:v>
                      </c:pt>
                      <c:pt idx="4855">
                        <c:v>66.799999999681674</c:v>
                      </c:pt>
                      <c:pt idx="4856">
                        <c:v>66.300000000061388</c:v>
                      </c:pt>
                      <c:pt idx="4857">
                        <c:v>65.800000000061388</c:v>
                      </c:pt>
                      <c:pt idx="4858">
                        <c:v>65.300000000061388</c:v>
                      </c:pt>
                      <c:pt idx="4859">
                        <c:v>64.900000000059109</c:v>
                      </c:pt>
                      <c:pt idx="4860">
                        <c:v>64.400000000059123</c:v>
                      </c:pt>
                      <c:pt idx="4861">
                        <c:v>63.899999999695879</c:v>
                      </c:pt>
                      <c:pt idx="4862">
                        <c:v>63.400000000059123</c:v>
                      </c:pt>
                      <c:pt idx="4863">
                        <c:v>62.900000000047747</c:v>
                      </c:pt>
                      <c:pt idx="4864">
                        <c:v>62.500000000056843</c:v>
                      </c:pt>
                      <c:pt idx="4865">
                        <c:v>62.000000000056836</c:v>
                      </c:pt>
                      <c:pt idx="4866">
                        <c:v>61.60000000006594</c:v>
                      </c:pt>
                      <c:pt idx="4867">
                        <c:v>61.099999999707265</c:v>
                      </c:pt>
                      <c:pt idx="4868">
                        <c:v>60.600000000054564</c:v>
                      </c:pt>
                      <c:pt idx="4869">
                        <c:v>60.100000000054571</c:v>
                      </c:pt>
                      <c:pt idx="4870">
                        <c:v>59.700000000052299</c:v>
                      </c:pt>
                      <c:pt idx="4871">
                        <c:v>59.300000000050026</c:v>
                      </c:pt>
                      <c:pt idx="4872">
                        <c:v>58.800000000050019</c:v>
                      </c:pt>
                      <c:pt idx="4873">
                        <c:v>58.299999999729984</c:v>
                      </c:pt>
                      <c:pt idx="4874">
                        <c:v>57.900000000047754</c:v>
                      </c:pt>
                      <c:pt idx="4875">
                        <c:v>57.500000000056843</c:v>
                      </c:pt>
                      <c:pt idx="4876">
                        <c:v>56.900000000047754</c:v>
                      </c:pt>
                      <c:pt idx="4877">
                        <c:v>56.600000000054564</c:v>
                      </c:pt>
                      <c:pt idx="4878">
                        <c:v>56.100000000054571</c:v>
                      </c:pt>
                      <c:pt idx="4879">
                        <c:v>55.700000000040923</c:v>
                      </c:pt>
                      <c:pt idx="4880">
                        <c:v>55.199999999738516</c:v>
                      </c:pt>
                      <c:pt idx="4881">
                        <c:v>54.800000000050019</c:v>
                      </c:pt>
                      <c:pt idx="4882">
                        <c:v>54.400000000047747</c:v>
                      </c:pt>
                      <c:pt idx="4883">
                        <c:v>53.900000000047754</c:v>
                      </c:pt>
                      <c:pt idx="4884">
                        <c:v>53.500000000056843</c:v>
                      </c:pt>
                      <c:pt idx="4885">
                        <c:v>53.100000000043195</c:v>
                      </c:pt>
                      <c:pt idx="4886">
                        <c:v>52.699999999752727</c:v>
                      </c:pt>
                      <c:pt idx="4887">
                        <c:v>52.20000000004093</c:v>
                      </c:pt>
                      <c:pt idx="4888">
                        <c:v>51.900000000047754</c:v>
                      </c:pt>
                      <c:pt idx="4889">
                        <c:v>51.300000000050026</c:v>
                      </c:pt>
                      <c:pt idx="4890">
                        <c:v>51.000000000045475</c:v>
                      </c:pt>
                      <c:pt idx="4891">
                        <c:v>50.600000000043202</c:v>
                      </c:pt>
                      <c:pt idx="4892">
                        <c:v>50.199999999766938</c:v>
                      </c:pt>
                      <c:pt idx="4893">
                        <c:v>49.700000000040923</c:v>
                      </c:pt>
                      <c:pt idx="4894">
                        <c:v>49.400000000047747</c:v>
                      </c:pt>
                      <c:pt idx="4895">
                        <c:v>48.900000000047747</c:v>
                      </c:pt>
                      <c:pt idx="4896">
                        <c:v>48.600000000043202</c:v>
                      </c:pt>
                      <c:pt idx="4897">
                        <c:v>48.100000000043195</c:v>
                      </c:pt>
                      <c:pt idx="4898">
                        <c:v>47.799999999766946</c:v>
                      </c:pt>
                      <c:pt idx="4899">
                        <c:v>47.300000000050019</c:v>
                      </c:pt>
                      <c:pt idx="4900">
                        <c:v>47.000000000034099</c:v>
                      </c:pt>
                      <c:pt idx="4901">
                        <c:v>46.600000000043202</c:v>
                      </c:pt>
                      <c:pt idx="4902">
                        <c:v>46.20000000004093</c:v>
                      </c:pt>
                      <c:pt idx="4903">
                        <c:v>45.800000000050019</c:v>
                      </c:pt>
                      <c:pt idx="4904">
                        <c:v>45.400000000036385</c:v>
                      </c:pt>
                      <c:pt idx="4905">
                        <c:v>44.999999999789679</c:v>
                      </c:pt>
                      <c:pt idx="4906">
                        <c:v>44.700000000040923</c:v>
                      </c:pt>
                      <c:pt idx="4907">
                        <c:v>44.300000000038651</c:v>
                      </c:pt>
                      <c:pt idx="4908">
                        <c:v>43.900000000036378</c:v>
                      </c:pt>
                      <c:pt idx="4909">
                        <c:v>43.500000000045468</c:v>
                      </c:pt>
                      <c:pt idx="4910">
                        <c:v>43.200000000029554</c:v>
                      </c:pt>
                      <c:pt idx="4911">
                        <c:v>42.799999999795361</c:v>
                      </c:pt>
                      <c:pt idx="4912">
                        <c:v>42.400000000047747</c:v>
                      </c:pt>
                      <c:pt idx="4913">
                        <c:v>42.100000000031827</c:v>
                      </c:pt>
                      <c:pt idx="4914">
                        <c:v>41.70000000004093</c:v>
                      </c:pt>
                      <c:pt idx="4915">
                        <c:v>41.300000000038651</c:v>
                      </c:pt>
                      <c:pt idx="4916">
                        <c:v>41.000000000034099</c:v>
                      </c:pt>
                      <c:pt idx="4917">
                        <c:v>40.599999999812418</c:v>
                      </c:pt>
                      <c:pt idx="4918">
                        <c:v>40.300000000027289</c:v>
                      </c:pt>
                      <c:pt idx="4919">
                        <c:v>40.000000000045475</c:v>
                      </c:pt>
                      <c:pt idx="4920">
                        <c:v>39.600000000031827</c:v>
                      </c:pt>
                      <c:pt idx="4921">
                        <c:v>39.200000000029554</c:v>
                      </c:pt>
                      <c:pt idx="4922">
                        <c:v>38.900000000036378</c:v>
                      </c:pt>
                      <c:pt idx="4923">
                        <c:v>38.499999999815259</c:v>
                      </c:pt>
                      <c:pt idx="4924">
                        <c:v>38.300000000038658</c:v>
                      </c:pt>
                      <c:pt idx="4925">
                        <c:v>37.800000000038658</c:v>
                      </c:pt>
                      <c:pt idx="4926">
                        <c:v>37.600000000031834</c:v>
                      </c:pt>
                      <c:pt idx="4927">
                        <c:v>37.200000000029554</c:v>
                      </c:pt>
                      <c:pt idx="4928">
                        <c:v>36.900000000036378</c:v>
                      </c:pt>
                      <c:pt idx="4929">
                        <c:v>36.500000000034106</c:v>
                      </c:pt>
                      <c:pt idx="4930">
                        <c:v>36.199999999823781</c:v>
                      </c:pt>
                      <c:pt idx="4931">
                        <c:v>35.900000000036378</c:v>
                      </c:pt>
                      <c:pt idx="4932">
                        <c:v>35.600000000031834</c:v>
                      </c:pt>
                      <c:pt idx="4933">
                        <c:v>35.300000000027289</c:v>
                      </c:pt>
                      <c:pt idx="4934">
                        <c:v>34.900000000036378</c:v>
                      </c:pt>
                      <c:pt idx="4935">
                        <c:v>34.600000000031834</c:v>
                      </c:pt>
                      <c:pt idx="4936">
                        <c:v>34.299999999832309</c:v>
                      </c:pt>
                      <c:pt idx="4937">
                        <c:v>34.000000000034106</c:v>
                      </c:pt>
                      <c:pt idx="4938">
                        <c:v>33.700000000029561</c:v>
                      </c:pt>
                      <c:pt idx="4939">
                        <c:v>33.400000000036378</c:v>
                      </c:pt>
                      <c:pt idx="4940">
                        <c:v>33.100000000031834</c:v>
                      </c:pt>
                      <c:pt idx="4941">
                        <c:v>32.700000000029561</c:v>
                      </c:pt>
                      <c:pt idx="4942">
                        <c:v>32.499999999837996</c:v>
                      </c:pt>
                      <c:pt idx="4943">
                        <c:v>32.200000000029554</c:v>
                      </c:pt>
                      <c:pt idx="4944">
                        <c:v>31.800000000027282</c:v>
                      </c:pt>
                      <c:pt idx="4945">
                        <c:v>31.600000000031834</c:v>
                      </c:pt>
                      <c:pt idx="4946">
                        <c:v>31.300000000027286</c:v>
                      </c:pt>
                      <c:pt idx="4947">
                        <c:v>31.00000000003411</c:v>
                      </c:pt>
                      <c:pt idx="4948">
                        <c:v>30.699999999843683</c:v>
                      </c:pt>
                      <c:pt idx="4949">
                        <c:v>30.400000000036382</c:v>
                      </c:pt>
                      <c:pt idx="4950">
                        <c:v>30.100000000020465</c:v>
                      </c:pt>
                      <c:pt idx="4951">
                        <c:v>29.857142857130096</c:v>
                      </c:pt>
                      <c:pt idx="4952">
                        <c:v>0</c:v>
                      </c:pt>
                      <c:pt idx="4953">
                        <c:v>12.879000000000019</c:v>
                      </c:pt>
                      <c:pt idx="4954">
                        <c:v>2.8179999999999836</c:v>
                      </c:pt>
                      <c:pt idx="4955">
                        <c:v>-2.9440000000000737</c:v>
                      </c:pt>
                      <c:pt idx="4956">
                        <c:v>-6.2649999999999864</c:v>
                      </c:pt>
                      <c:pt idx="4957">
                        <c:v>-8.1459999999999582</c:v>
                      </c:pt>
                      <c:pt idx="4958">
                        <c:v>-9.1299999999999955</c:v>
                      </c:pt>
                      <c:pt idx="4959">
                        <c:v>-9.5740000000000691</c:v>
                      </c:pt>
                      <c:pt idx="4960">
                        <c:v>-9.6779999999999973</c:v>
                      </c:pt>
                      <c:pt idx="4961">
                        <c:v>-9.5720000000000027</c:v>
                      </c:pt>
                      <c:pt idx="4962">
                        <c:v>-9.3389999999999418</c:v>
                      </c:pt>
                      <c:pt idx="4963">
                        <c:v>-9.0299999999999727</c:v>
                      </c:pt>
                      <c:pt idx="4964">
                        <c:v>-8.68100000000004</c:v>
                      </c:pt>
                      <c:pt idx="4965">
                        <c:v>-8.3120000000000118</c:v>
                      </c:pt>
                      <c:pt idx="4966">
                        <c:v>-7.9389999999999645</c:v>
                      </c:pt>
                      <c:pt idx="4967">
                        <c:v>-7.5720000000000027</c:v>
                      </c:pt>
                      <c:pt idx="4968">
                        <c:v>-7.2140000000000555</c:v>
                      </c:pt>
                      <c:pt idx="4969">
                        <c:v>-6.8689999999999145</c:v>
                      </c:pt>
                      <c:pt idx="4970">
                        <c:v>-6.5400000000000773</c:v>
                      </c:pt>
                      <c:pt idx="4971">
                        <c:v>-6.2269999999999754</c:v>
                      </c:pt>
                      <c:pt idx="4972">
                        <c:v>-5.9279999999999973</c:v>
                      </c:pt>
                      <c:pt idx="4973">
                        <c:v>-5.6470000000000482</c:v>
                      </c:pt>
                      <c:pt idx="4974">
                        <c:v>-5.3799999999999955</c:v>
                      </c:pt>
                      <c:pt idx="4975">
                        <c:v>-5.1279999999999291</c:v>
                      </c:pt>
                      <c:pt idx="4976">
                        <c:v>-4.8899999999999864</c:v>
                      </c:pt>
                      <c:pt idx="4977">
                        <c:v>-4.6639999999999873</c:v>
                      </c:pt>
                      <c:pt idx="4978">
                        <c:v>-4.4519999999999982</c:v>
                      </c:pt>
                      <c:pt idx="4979">
                        <c:v>-4.25</c:v>
                      </c:pt>
                      <c:pt idx="4980">
                        <c:v>-4.0590000000000828</c:v>
                      </c:pt>
                      <c:pt idx="4981">
                        <c:v>-3.8790000000000191</c:v>
                      </c:pt>
                      <c:pt idx="4982">
                        <c:v>-3.7069999999999936</c:v>
                      </c:pt>
                      <c:pt idx="4983">
                        <c:v>-3.5459999999999354</c:v>
                      </c:pt>
                      <c:pt idx="4984">
                        <c:v>-3.3919999999999959</c:v>
                      </c:pt>
                      <c:pt idx="4985">
                        <c:v>-3.2470000000000141</c:v>
                      </c:pt>
                      <c:pt idx="4986">
                        <c:v>-3.1080000000000041</c:v>
                      </c:pt>
                      <c:pt idx="4987">
                        <c:v>-2.9770000000000323</c:v>
                      </c:pt>
                      <c:pt idx="4988">
                        <c:v>-2.8519999999999754</c:v>
                      </c:pt>
                      <c:pt idx="4989">
                        <c:v>-2.7350000000000136</c:v>
                      </c:pt>
                      <c:pt idx="4990">
                        <c:v>-2.6209999999999809</c:v>
                      </c:pt>
                      <c:pt idx="4991">
                        <c:v>-2.5149999999999864</c:v>
                      </c:pt>
                      <c:pt idx="4992">
                        <c:v>-2.4130000000000109</c:v>
                      </c:pt>
                      <c:pt idx="4993">
                        <c:v>-2.3160000000000309</c:v>
                      </c:pt>
                      <c:pt idx="4994">
                        <c:v>-2.2249999999999659</c:v>
                      </c:pt>
                      <c:pt idx="4995">
                        <c:v>-2.1360000000000241</c:v>
                      </c:pt>
                      <c:pt idx="4996">
                        <c:v>-2.0539999999999736</c:v>
                      </c:pt>
                      <c:pt idx="4997">
                        <c:v>-1.9759999999999991</c:v>
                      </c:pt>
                      <c:pt idx="4998">
                        <c:v>-1.9000000000000341</c:v>
                      </c:pt>
                      <c:pt idx="4999">
                        <c:v>-1.8279999999999745</c:v>
                      </c:pt>
                      <c:pt idx="5000">
                        <c:v>-1.7579999999999814</c:v>
                      </c:pt>
                      <c:pt idx="5001">
                        <c:v>-1.6930000000000405</c:v>
                      </c:pt>
                      <c:pt idx="5002">
                        <c:v>-1.6339999999999577</c:v>
                      </c:pt>
                      <c:pt idx="5003">
                        <c:v>-1.5730000000000359</c:v>
                      </c:pt>
                      <c:pt idx="5004">
                        <c:v>-1.5159999999999627</c:v>
                      </c:pt>
                      <c:pt idx="5005">
                        <c:v>-1.4620000000000459</c:v>
                      </c:pt>
                      <c:pt idx="5006">
                        <c:v>-1.4089999999999918</c:v>
                      </c:pt>
                      <c:pt idx="5007">
                        <c:v>-1.3589999999999804</c:v>
                      </c:pt>
                      <c:pt idx="5008">
                        <c:v>-1.3120000000000118</c:v>
                      </c:pt>
                      <c:pt idx="5009">
                        <c:v>-1.2629999999999768</c:v>
                      </c:pt>
                      <c:pt idx="5010">
                        <c:v>-1.2200000000000273</c:v>
                      </c:pt>
                      <c:pt idx="5011">
                        <c:v>-1.1770000000000209</c:v>
                      </c:pt>
                      <c:pt idx="5012">
                        <c:v>-1.1379999999999768</c:v>
                      </c:pt>
                      <c:pt idx="5013">
                        <c:v>-1.0980000000000132</c:v>
                      </c:pt>
                      <c:pt idx="5014">
                        <c:v>-1.061999999999955</c:v>
                      </c:pt>
                      <c:pt idx="5015">
                        <c:v>-1.0270000000000437</c:v>
                      </c:pt>
                      <c:pt idx="5016">
                        <c:v>-0.992999999999995</c:v>
                      </c:pt>
                      <c:pt idx="5017">
                        <c:v>-0.96100000000001273</c:v>
                      </c:pt>
                      <c:pt idx="5018">
                        <c:v>-0.92999999999994998</c:v>
                      </c:pt>
                      <c:pt idx="5019">
                        <c:v>-0.90100000000001046</c:v>
                      </c:pt>
                      <c:pt idx="5020">
                        <c:v>-0.87299999999999045</c:v>
                      </c:pt>
                      <c:pt idx="5021">
                        <c:v>-0.84600000000000364</c:v>
                      </c:pt>
                      <c:pt idx="5022">
                        <c:v>-0.82000000000005002</c:v>
                      </c:pt>
                      <c:pt idx="5023">
                        <c:v>-0.8151658767770531</c:v>
                      </c:pt>
                      <c:pt idx="5024">
                        <c:v>0</c:v>
                      </c:pt>
                      <c:pt idx="5025">
                        <c:v>-0.79999999999886307</c:v>
                      </c:pt>
                      <c:pt idx="5026">
                        <c:v>-0.80000000000454752</c:v>
                      </c:pt>
                      <c:pt idx="5027">
                        <c:v>-0.89999999999658931</c:v>
                      </c:pt>
                      <c:pt idx="5028">
                        <c:v>-0.80000000000454752</c:v>
                      </c:pt>
                      <c:pt idx="5029">
                        <c:v>-0.79999999999886307</c:v>
                      </c:pt>
                      <c:pt idx="5030">
                        <c:v>-0.79999999999886307</c:v>
                      </c:pt>
                      <c:pt idx="5031">
                        <c:v>-0.8</c:v>
                      </c:pt>
                      <c:pt idx="5032">
                        <c:v>-0.79999999999886307</c:v>
                      </c:pt>
                      <c:pt idx="5033">
                        <c:v>-0.79999999999886307</c:v>
                      </c:pt>
                      <c:pt idx="5034">
                        <c:v>-0.80000000000454752</c:v>
                      </c:pt>
                      <c:pt idx="5035">
                        <c:v>-0.89999999999658931</c:v>
                      </c:pt>
                      <c:pt idx="5036">
                        <c:v>-0.80000000000454752</c:v>
                      </c:pt>
                      <c:pt idx="5037">
                        <c:v>-0.7999999999943157</c:v>
                      </c:pt>
                      <c:pt idx="5038">
                        <c:v>-0.79999999999886307</c:v>
                      </c:pt>
                      <c:pt idx="5039">
                        <c:v>-0.80000000000454752</c:v>
                      </c:pt>
                      <c:pt idx="5040">
                        <c:v>-0.79999999999886307</c:v>
                      </c:pt>
                      <c:pt idx="5041">
                        <c:v>-0.79999999999886307</c:v>
                      </c:pt>
                      <c:pt idx="5042">
                        <c:v>-0.80000000000454752</c:v>
                      </c:pt>
                      <c:pt idx="5043">
                        <c:v>-0.79999999999431548</c:v>
                      </c:pt>
                      <c:pt idx="5044">
                        <c:v>-0.90000000000227365</c:v>
                      </c:pt>
                      <c:pt idx="5045">
                        <c:v>-0.79999999999886307</c:v>
                      </c:pt>
                      <c:pt idx="5046">
                        <c:v>-0.80000000000454752</c:v>
                      </c:pt>
                      <c:pt idx="5047">
                        <c:v>-0.79999999999886307</c:v>
                      </c:pt>
                      <c:pt idx="5048">
                        <c:v>-0.79999999999886307</c:v>
                      </c:pt>
                      <c:pt idx="5049">
                        <c:v>-0.8</c:v>
                      </c:pt>
                      <c:pt idx="5050">
                        <c:v>-0.79999999999886307</c:v>
                      </c:pt>
                      <c:pt idx="5051">
                        <c:v>-0.79999999999886307</c:v>
                      </c:pt>
                      <c:pt idx="5052">
                        <c:v>-0.79999999999886307</c:v>
                      </c:pt>
                      <c:pt idx="5053">
                        <c:v>-0.80000000000454752</c:v>
                      </c:pt>
                      <c:pt idx="5054">
                        <c:v>-0.79999999999886307</c:v>
                      </c:pt>
                      <c:pt idx="5055">
                        <c:v>-0.79999999999886307</c:v>
                      </c:pt>
                      <c:pt idx="5056">
                        <c:v>-0.8</c:v>
                      </c:pt>
                      <c:pt idx="5057">
                        <c:v>-0.90000000000227365</c:v>
                      </c:pt>
                      <c:pt idx="5058">
                        <c:v>-0.79999999999886307</c:v>
                      </c:pt>
                      <c:pt idx="5059">
                        <c:v>-0.79999999999886307</c:v>
                      </c:pt>
                      <c:pt idx="5060">
                        <c:v>-0.80000000000454752</c:v>
                      </c:pt>
                      <c:pt idx="5061">
                        <c:v>-0.79999999999886307</c:v>
                      </c:pt>
                      <c:pt idx="5062">
                        <c:v>-0.7999999999943157</c:v>
                      </c:pt>
                      <c:pt idx="5063">
                        <c:v>-0.80000000000454752</c:v>
                      </c:pt>
                      <c:pt idx="5064">
                        <c:v>-0.79999999999886307</c:v>
                      </c:pt>
                      <c:pt idx="5065">
                        <c:v>-0.79999999999886307</c:v>
                      </c:pt>
                      <c:pt idx="5066">
                        <c:v>-0.79999999999886307</c:v>
                      </c:pt>
                      <c:pt idx="5067">
                        <c:v>-0.80000000000454752</c:v>
                      </c:pt>
                      <c:pt idx="5068">
                        <c:v>-0.79999999999431548</c:v>
                      </c:pt>
                      <c:pt idx="5069">
                        <c:v>-0.79999999999886307</c:v>
                      </c:pt>
                      <c:pt idx="5070">
                        <c:v>-0.80000000000454752</c:v>
                      </c:pt>
                      <c:pt idx="5071">
                        <c:v>-0.79999999999886307</c:v>
                      </c:pt>
                      <c:pt idx="5072">
                        <c:v>-0.79999999999886307</c:v>
                      </c:pt>
                      <c:pt idx="5073">
                        <c:v>-0.80000000000454752</c:v>
                      </c:pt>
                      <c:pt idx="5074">
                        <c:v>-0.7999999999943157</c:v>
                      </c:pt>
                      <c:pt idx="5075">
                        <c:v>-0.79999999999886307</c:v>
                      </c:pt>
                      <c:pt idx="5076">
                        <c:v>-0.80000000000454752</c:v>
                      </c:pt>
                      <c:pt idx="5077">
                        <c:v>-0.79999999999886307</c:v>
                      </c:pt>
                      <c:pt idx="5078">
                        <c:v>-0.79999999999886307</c:v>
                      </c:pt>
                      <c:pt idx="5079">
                        <c:v>-0.80000000000454752</c:v>
                      </c:pt>
                      <c:pt idx="5080">
                        <c:v>-0.79999999999886307</c:v>
                      </c:pt>
                      <c:pt idx="5081">
                        <c:v>-0.7999999999943157</c:v>
                      </c:pt>
                      <c:pt idx="5082">
                        <c:v>-0.80000000000454752</c:v>
                      </c:pt>
                      <c:pt idx="5083">
                        <c:v>-0.79999999999886307</c:v>
                      </c:pt>
                      <c:pt idx="5084">
                        <c:v>-0.79999999999886307</c:v>
                      </c:pt>
                      <c:pt idx="5085">
                        <c:v>-0.80000000000454752</c:v>
                      </c:pt>
                      <c:pt idx="5086">
                        <c:v>-0.79999999999886307</c:v>
                      </c:pt>
                      <c:pt idx="5087">
                        <c:v>-0.79999999999431548</c:v>
                      </c:pt>
                      <c:pt idx="5088">
                        <c:v>-0.80000000000454752</c:v>
                      </c:pt>
                      <c:pt idx="5089">
                        <c:v>-0.79999999999886307</c:v>
                      </c:pt>
                      <c:pt idx="5090">
                        <c:v>-0.79999999999886307</c:v>
                      </c:pt>
                      <c:pt idx="5091">
                        <c:v>-0.80000000000454752</c:v>
                      </c:pt>
                      <c:pt idx="5092">
                        <c:v>-0.79999999999886307</c:v>
                      </c:pt>
                      <c:pt idx="5093">
                        <c:v>-0.7999999999943157</c:v>
                      </c:pt>
                      <c:pt idx="5094">
                        <c:v>-0.80000000000454752</c:v>
                      </c:pt>
                      <c:pt idx="5095">
                        <c:v>-0.79999999999886307</c:v>
                      </c:pt>
                      <c:pt idx="5096">
                        <c:v>-0.79999999999886307</c:v>
                      </c:pt>
                      <c:pt idx="5097">
                        <c:v>-0.80000000000454752</c:v>
                      </c:pt>
                      <c:pt idx="5098">
                        <c:v>-0.79999999999886307</c:v>
                      </c:pt>
                      <c:pt idx="5099">
                        <c:v>-0.79999999999431548</c:v>
                      </c:pt>
                      <c:pt idx="5100">
                        <c:v>-0.80000000000454752</c:v>
                      </c:pt>
                      <c:pt idx="5101">
                        <c:v>-0.79999999999886307</c:v>
                      </c:pt>
                      <c:pt idx="5102">
                        <c:v>-0.79999999999886307</c:v>
                      </c:pt>
                      <c:pt idx="5103">
                        <c:v>-0.80000000000454752</c:v>
                      </c:pt>
                      <c:pt idx="5104">
                        <c:v>-0.79999999999886307</c:v>
                      </c:pt>
                      <c:pt idx="5105">
                        <c:v>-0.79999999999886307</c:v>
                      </c:pt>
                      <c:pt idx="5106">
                        <c:v>-0.8</c:v>
                      </c:pt>
                      <c:pt idx="5107">
                        <c:v>-0.70000000000113693</c:v>
                      </c:pt>
                      <c:pt idx="5108">
                        <c:v>-0.79999999999886307</c:v>
                      </c:pt>
                      <c:pt idx="5109">
                        <c:v>-0.79999999999886307</c:v>
                      </c:pt>
                      <c:pt idx="5110">
                        <c:v>-0.80000000000454752</c:v>
                      </c:pt>
                      <c:pt idx="5111">
                        <c:v>-0.79999999999886307</c:v>
                      </c:pt>
                      <c:pt idx="5112">
                        <c:v>-0.7999999999943157</c:v>
                      </c:pt>
                      <c:pt idx="5113">
                        <c:v>-0.79999999999886307</c:v>
                      </c:pt>
                      <c:pt idx="5114">
                        <c:v>-0.80000000000454752</c:v>
                      </c:pt>
                      <c:pt idx="5115">
                        <c:v>-0.79999999999886307</c:v>
                      </c:pt>
                      <c:pt idx="5116">
                        <c:v>-0.79999999999886307</c:v>
                      </c:pt>
                      <c:pt idx="5117">
                        <c:v>-0.80000000000454752</c:v>
                      </c:pt>
                      <c:pt idx="5118">
                        <c:v>-0.79999999999431548</c:v>
                      </c:pt>
                      <c:pt idx="5119">
                        <c:v>-0.79999999999886307</c:v>
                      </c:pt>
                      <c:pt idx="5120">
                        <c:v>-0.70000000000113693</c:v>
                      </c:pt>
                      <c:pt idx="5121">
                        <c:v>-0.80000000000454752</c:v>
                      </c:pt>
                      <c:pt idx="5122">
                        <c:v>-0.79999999999886307</c:v>
                      </c:pt>
                      <c:pt idx="5123">
                        <c:v>-0.79999999999886307</c:v>
                      </c:pt>
                      <c:pt idx="5124">
                        <c:v>-0.8</c:v>
                      </c:pt>
                      <c:pt idx="5125">
                        <c:v>-0.79999999999886307</c:v>
                      </c:pt>
                      <c:pt idx="5126">
                        <c:v>-0.79999999999886307</c:v>
                      </c:pt>
                      <c:pt idx="5127">
                        <c:v>-0.80000000000454752</c:v>
                      </c:pt>
                      <c:pt idx="5128">
                        <c:v>-0.79999999999886307</c:v>
                      </c:pt>
                      <c:pt idx="5129">
                        <c:v>-0.79999999999886307</c:v>
                      </c:pt>
                      <c:pt idx="5130">
                        <c:v>-0.70000000000113693</c:v>
                      </c:pt>
                      <c:pt idx="5131">
                        <c:v>-0.8</c:v>
                      </c:pt>
                      <c:pt idx="5132">
                        <c:v>-0.79999999999886307</c:v>
                      </c:pt>
                      <c:pt idx="5133">
                        <c:v>-0.79999999999886307</c:v>
                      </c:pt>
                      <c:pt idx="5134">
                        <c:v>-0.80000000000454752</c:v>
                      </c:pt>
                      <c:pt idx="5135">
                        <c:v>-0.79999999999886307</c:v>
                      </c:pt>
                      <c:pt idx="5136">
                        <c:v>-0.79999999999886307</c:v>
                      </c:pt>
                      <c:pt idx="5137">
                        <c:v>-0.69999999999715778</c:v>
                      </c:pt>
                      <c:pt idx="5138">
                        <c:v>-0.79999999999886307</c:v>
                      </c:pt>
                      <c:pt idx="5139">
                        <c:v>-0.80000000000454752</c:v>
                      </c:pt>
                      <c:pt idx="5140">
                        <c:v>-0.79999999999886307</c:v>
                      </c:pt>
                      <c:pt idx="5141">
                        <c:v>-0.79999999999886307</c:v>
                      </c:pt>
                      <c:pt idx="5142">
                        <c:v>-0.80000000000454752</c:v>
                      </c:pt>
                      <c:pt idx="5143">
                        <c:v>-0.79999999999431548</c:v>
                      </c:pt>
                      <c:pt idx="5144">
                        <c:v>-0.70000000000113693</c:v>
                      </c:pt>
                      <c:pt idx="5145">
                        <c:v>-0.79999999999886307</c:v>
                      </c:pt>
                      <c:pt idx="5146">
                        <c:v>-0.80000000000454752</c:v>
                      </c:pt>
                      <c:pt idx="5147">
                        <c:v>-0.79999999999886307</c:v>
                      </c:pt>
                      <c:pt idx="5148">
                        <c:v>-0.79999999999886307</c:v>
                      </c:pt>
                      <c:pt idx="5149">
                        <c:v>-0.8</c:v>
                      </c:pt>
                      <c:pt idx="5150">
                        <c:v>-0.70000000000113693</c:v>
                      </c:pt>
                      <c:pt idx="5151">
                        <c:v>-0.79999999999886307</c:v>
                      </c:pt>
                      <c:pt idx="5152">
                        <c:v>-0.79999999999886307</c:v>
                      </c:pt>
                      <c:pt idx="5153">
                        <c:v>-0.80000000000454752</c:v>
                      </c:pt>
                      <c:pt idx="5154">
                        <c:v>-0.79999999999886307</c:v>
                      </c:pt>
                      <c:pt idx="5155">
                        <c:v>-0.79999999999886307</c:v>
                      </c:pt>
                      <c:pt idx="5156">
                        <c:v>-0.69999999999715778</c:v>
                      </c:pt>
                      <c:pt idx="5157">
                        <c:v>-0.79999999999886307</c:v>
                      </c:pt>
                      <c:pt idx="5158">
                        <c:v>-0.80000000000454752</c:v>
                      </c:pt>
                      <c:pt idx="5159">
                        <c:v>-0.79999999999886307</c:v>
                      </c:pt>
                      <c:pt idx="5160">
                        <c:v>-0.79999999999886307</c:v>
                      </c:pt>
                      <c:pt idx="5161">
                        <c:v>-0.70000000000113693</c:v>
                      </c:pt>
                      <c:pt idx="5162">
                        <c:v>-0.8</c:v>
                      </c:pt>
                      <c:pt idx="5163">
                        <c:v>-0.79999999999886307</c:v>
                      </c:pt>
                      <c:pt idx="5164">
                        <c:v>-0.79999999999886307</c:v>
                      </c:pt>
                      <c:pt idx="5165">
                        <c:v>-0.80000000000454752</c:v>
                      </c:pt>
                      <c:pt idx="5166">
                        <c:v>-0.70000000000113693</c:v>
                      </c:pt>
                      <c:pt idx="5167">
                        <c:v>-0.79999999999886307</c:v>
                      </c:pt>
                      <c:pt idx="5168">
                        <c:v>-0.7999999999943157</c:v>
                      </c:pt>
                      <c:pt idx="5169">
                        <c:v>-0.80000000000454752</c:v>
                      </c:pt>
                      <c:pt idx="5170">
                        <c:v>-0.79999999999886307</c:v>
                      </c:pt>
                      <c:pt idx="5171">
                        <c:v>-0.70000000000113693</c:v>
                      </c:pt>
                      <c:pt idx="5172">
                        <c:v>-0.79999999999886307</c:v>
                      </c:pt>
                      <c:pt idx="5173">
                        <c:v>-0.79999999999886307</c:v>
                      </c:pt>
                      <c:pt idx="5174">
                        <c:v>-0.8</c:v>
                      </c:pt>
                      <c:pt idx="5175">
                        <c:v>-0.70000000000113693</c:v>
                      </c:pt>
                      <c:pt idx="5176">
                        <c:v>-0.79999999999886307</c:v>
                      </c:pt>
                      <c:pt idx="5177">
                        <c:v>-0.79999999999886307</c:v>
                      </c:pt>
                      <c:pt idx="5178">
                        <c:v>-0.80000000000454752</c:v>
                      </c:pt>
                      <c:pt idx="5179">
                        <c:v>-0.79999999999886307</c:v>
                      </c:pt>
                      <c:pt idx="5180">
                        <c:v>-0.70000000000113693</c:v>
                      </c:pt>
                      <c:pt idx="5181">
                        <c:v>-0.7999999999943157</c:v>
                      </c:pt>
                      <c:pt idx="5182">
                        <c:v>-0.80000000000454752</c:v>
                      </c:pt>
                      <c:pt idx="5183">
                        <c:v>-0.79999999999886307</c:v>
                      </c:pt>
                      <c:pt idx="5184">
                        <c:v>-0.70000000000113693</c:v>
                      </c:pt>
                      <c:pt idx="5185">
                        <c:v>-0.79999999999886307</c:v>
                      </c:pt>
                      <c:pt idx="5186">
                        <c:v>-0.79999999999886307</c:v>
                      </c:pt>
                      <c:pt idx="5187">
                        <c:v>-0.8</c:v>
                      </c:pt>
                      <c:pt idx="5188">
                        <c:v>-0.70000000000113693</c:v>
                      </c:pt>
                      <c:pt idx="5189">
                        <c:v>-0.79999999999886307</c:v>
                      </c:pt>
                      <c:pt idx="5190">
                        <c:v>-0.79999999999886307</c:v>
                      </c:pt>
                      <c:pt idx="5191">
                        <c:v>-0.80000000000454752</c:v>
                      </c:pt>
                      <c:pt idx="5192">
                        <c:v>-0.70000000000113693</c:v>
                      </c:pt>
                      <c:pt idx="5193">
                        <c:v>-0.79999999999431548</c:v>
                      </c:pt>
                      <c:pt idx="5194">
                        <c:v>-0.79999999999886307</c:v>
                      </c:pt>
                      <c:pt idx="5195">
                        <c:v>-0.70000000000113693</c:v>
                      </c:pt>
                      <c:pt idx="5196">
                        <c:v>-0.79999999999886307</c:v>
                      </c:pt>
                      <c:pt idx="5197">
                        <c:v>-0.80000000000454752</c:v>
                      </c:pt>
                      <c:pt idx="5198">
                        <c:v>-0.79999999999886307</c:v>
                      </c:pt>
                      <c:pt idx="5199">
                        <c:v>-0.69999999999715778</c:v>
                      </c:pt>
                      <c:pt idx="5200">
                        <c:v>-0.79999999999886307</c:v>
                      </c:pt>
                      <c:pt idx="5201">
                        <c:v>-0.80000000000454752</c:v>
                      </c:pt>
                      <c:pt idx="5202">
                        <c:v>-0.70000000000113693</c:v>
                      </c:pt>
                      <c:pt idx="5203">
                        <c:v>-0.79999999999886307</c:v>
                      </c:pt>
                      <c:pt idx="5204">
                        <c:v>-0.79999999999886307</c:v>
                      </c:pt>
                      <c:pt idx="5205">
                        <c:v>-0.80000000000454752</c:v>
                      </c:pt>
                      <c:pt idx="5206">
                        <c:v>-0.69999999999715778</c:v>
                      </c:pt>
                      <c:pt idx="5207">
                        <c:v>-0.79999999999886307</c:v>
                      </c:pt>
                      <c:pt idx="5208">
                        <c:v>-0.79999999999886307</c:v>
                      </c:pt>
                      <c:pt idx="5209">
                        <c:v>-0.70000000000113693</c:v>
                      </c:pt>
                      <c:pt idx="5210">
                        <c:v>-0.79999999999886307</c:v>
                      </c:pt>
                      <c:pt idx="5211">
                        <c:v>-0.80000000000454752</c:v>
                      </c:pt>
                      <c:pt idx="5212">
                        <c:v>-0.69999999999715778</c:v>
                      </c:pt>
                      <c:pt idx="5213">
                        <c:v>-0.79999999999886307</c:v>
                      </c:pt>
                      <c:pt idx="5214">
                        <c:v>-0.79999999999886307</c:v>
                      </c:pt>
                      <c:pt idx="5215">
                        <c:v>-0.70000000000113693</c:v>
                      </c:pt>
                      <c:pt idx="5216">
                        <c:v>-0.80000000000454752</c:v>
                      </c:pt>
                      <c:pt idx="5217">
                        <c:v>-0.79999999999886307</c:v>
                      </c:pt>
                      <c:pt idx="5218">
                        <c:v>-0.69999999999715778</c:v>
                      </c:pt>
                      <c:pt idx="5219">
                        <c:v>-0.79999999999886307</c:v>
                      </c:pt>
                      <c:pt idx="5220">
                        <c:v>-0.79999999999886307</c:v>
                      </c:pt>
                      <c:pt idx="5221">
                        <c:v>-0.70000000000113693</c:v>
                      </c:pt>
                      <c:pt idx="5222">
                        <c:v>-0.80000000000454752</c:v>
                      </c:pt>
                      <c:pt idx="5223">
                        <c:v>-0.79999999999886307</c:v>
                      </c:pt>
                      <c:pt idx="5224">
                        <c:v>-0.69999999999715778</c:v>
                      </c:pt>
                      <c:pt idx="5225">
                        <c:v>-0.79999999999886307</c:v>
                      </c:pt>
                      <c:pt idx="5226">
                        <c:v>-0.80000000000454752</c:v>
                      </c:pt>
                      <c:pt idx="5227">
                        <c:v>-0.69999999999545259</c:v>
                      </c:pt>
                      <c:pt idx="5228">
                        <c:v>-0.80000000000454752</c:v>
                      </c:pt>
                      <c:pt idx="5229">
                        <c:v>-0.79999999999886307</c:v>
                      </c:pt>
                      <c:pt idx="5230">
                        <c:v>-0.70000000000113693</c:v>
                      </c:pt>
                      <c:pt idx="5231">
                        <c:v>-0.7999999999943157</c:v>
                      </c:pt>
                      <c:pt idx="5232">
                        <c:v>-0.80000000000454752</c:v>
                      </c:pt>
                      <c:pt idx="5233">
                        <c:v>-0.70000000000113693</c:v>
                      </c:pt>
                      <c:pt idx="5234">
                        <c:v>-0.79999999999886307</c:v>
                      </c:pt>
                      <c:pt idx="5235">
                        <c:v>-0.70000000000113693</c:v>
                      </c:pt>
                      <c:pt idx="5236">
                        <c:v>-0.79999999999886307</c:v>
                      </c:pt>
                      <c:pt idx="5237">
                        <c:v>-0.8</c:v>
                      </c:pt>
                      <c:pt idx="5238">
                        <c:v>-0.69999999999545259</c:v>
                      </c:pt>
                      <c:pt idx="5239">
                        <c:v>-0.80000000000454752</c:v>
                      </c:pt>
                      <c:pt idx="5240">
                        <c:v>-0.79999999999886307</c:v>
                      </c:pt>
                      <c:pt idx="5241">
                        <c:v>-0.70000000000113693</c:v>
                      </c:pt>
                      <c:pt idx="5242">
                        <c:v>-0.79999999999886307</c:v>
                      </c:pt>
                      <c:pt idx="5243">
                        <c:v>-0.69999999999715778</c:v>
                      </c:pt>
                      <c:pt idx="5244">
                        <c:v>-0.80000000000454752</c:v>
                      </c:pt>
                      <c:pt idx="5245">
                        <c:v>-0.79999999999886307</c:v>
                      </c:pt>
                      <c:pt idx="5246">
                        <c:v>-0.70000000000113693</c:v>
                      </c:pt>
                      <c:pt idx="5247">
                        <c:v>-0.79999999999886307</c:v>
                      </c:pt>
                      <c:pt idx="5248">
                        <c:v>-0.70000000000113693</c:v>
                      </c:pt>
                      <c:pt idx="5249">
                        <c:v>-0.7999999999943157</c:v>
                      </c:pt>
                      <c:pt idx="5250">
                        <c:v>-0.80000000000454752</c:v>
                      </c:pt>
                      <c:pt idx="5251">
                        <c:v>-0.70000000000113693</c:v>
                      </c:pt>
                      <c:pt idx="5252">
                        <c:v>-0.79999999999886307</c:v>
                      </c:pt>
                      <c:pt idx="5253">
                        <c:v>-0.70000000000113693</c:v>
                      </c:pt>
                      <c:pt idx="5254">
                        <c:v>-0.79999999999886307</c:v>
                      </c:pt>
                      <c:pt idx="5255">
                        <c:v>-0.80000000000454752</c:v>
                      </c:pt>
                      <c:pt idx="5256">
                        <c:v>-0.69999999999147344</c:v>
                      </c:pt>
                      <c:pt idx="5257">
                        <c:v>-0.80000000000454752</c:v>
                      </c:pt>
                      <c:pt idx="5258">
                        <c:v>-0.70000000000113693</c:v>
                      </c:pt>
                      <c:pt idx="5259">
                        <c:v>-0.79999999999886307</c:v>
                      </c:pt>
                      <c:pt idx="5260">
                        <c:v>-0.70000000000113693</c:v>
                      </c:pt>
                      <c:pt idx="5261">
                        <c:v>-0.79999999999886307</c:v>
                      </c:pt>
                      <c:pt idx="5262">
                        <c:v>-0.8</c:v>
                      </c:pt>
                      <c:pt idx="5263">
                        <c:v>-0.69999999999545259</c:v>
                      </c:pt>
                      <c:pt idx="5264">
                        <c:v>-0.80000000000454752</c:v>
                      </c:pt>
                      <c:pt idx="5265">
                        <c:v>-0.70000000000113693</c:v>
                      </c:pt>
                      <c:pt idx="5266">
                        <c:v>-0.79999999999886307</c:v>
                      </c:pt>
                      <c:pt idx="5267">
                        <c:v>-0.70000000000113693</c:v>
                      </c:pt>
                      <c:pt idx="5268">
                        <c:v>-0.79999999999431548</c:v>
                      </c:pt>
                      <c:pt idx="5269">
                        <c:v>-0.70000000000113693</c:v>
                      </c:pt>
                      <c:pt idx="5270">
                        <c:v>-0.80000000000454752</c:v>
                      </c:pt>
                      <c:pt idx="5271">
                        <c:v>-0.79999999999886307</c:v>
                      </c:pt>
                      <c:pt idx="5272">
                        <c:v>-0.70000000000113693</c:v>
                      </c:pt>
                      <c:pt idx="5273">
                        <c:v>-0.79999999999886307</c:v>
                      </c:pt>
                      <c:pt idx="5274">
                        <c:v>-0.69999999999715778</c:v>
                      </c:pt>
                      <c:pt idx="5275">
                        <c:v>-0.79999999999886307</c:v>
                      </c:pt>
                      <c:pt idx="5276">
                        <c:v>-0.70000000000113693</c:v>
                      </c:pt>
                      <c:pt idx="5277">
                        <c:v>-0.80000000000454752</c:v>
                      </c:pt>
                      <c:pt idx="5278">
                        <c:v>-0.69999999999545259</c:v>
                      </c:pt>
                      <c:pt idx="5279">
                        <c:v>-0.80000000000454752</c:v>
                      </c:pt>
                      <c:pt idx="5280">
                        <c:v>-0.70000000000113693</c:v>
                      </c:pt>
                      <c:pt idx="5281">
                        <c:v>-0.7999999999943157</c:v>
                      </c:pt>
                      <c:pt idx="5282">
                        <c:v>-0.70000000000113693</c:v>
                      </c:pt>
                      <c:pt idx="5283">
                        <c:v>-0.79999999999886307</c:v>
                      </c:pt>
                      <c:pt idx="5284">
                        <c:v>-0.70000000000113693</c:v>
                      </c:pt>
                      <c:pt idx="5285">
                        <c:v>-0.80000000000454752</c:v>
                      </c:pt>
                      <c:pt idx="5286">
                        <c:v>-0.69999999999545259</c:v>
                      </c:pt>
                      <c:pt idx="5287">
                        <c:v>-0.8</c:v>
                      </c:pt>
                      <c:pt idx="5288">
                        <c:v>-0.70000000000113693</c:v>
                      </c:pt>
                      <c:pt idx="5289">
                        <c:v>-0.79999999999886307</c:v>
                      </c:pt>
                      <c:pt idx="5290">
                        <c:v>-0.70000000000113693</c:v>
                      </c:pt>
                      <c:pt idx="5291">
                        <c:v>-0.79999999999886307</c:v>
                      </c:pt>
                      <c:pt idx="5292">
                        <c:v>-0.70000000000113693</c:v>
                      </c:pt>
                      <c:pt idx="5293">
                        <c:v>-0.79999999999431548</c:v>
                      </c:pt>
                      <c:pt idx="5294">
                        <c:v>-0.70000000000113693</c:v>
                      </c:pt>
                      <c:pt idx="5295">
                        <c:v>-0.80000000000454752</c:v>
                      </c:pt>
                      <c:pt idx="5296">
                        <c:v>-0.70000000000113693</c:v>
                      </c:pt>
                      <c:pt idx="5297">
                        <c:v>-0.79999999999886307</c:v>
                      </c:pt>
                      <c:pt idx="5298">
                        <c:v>-0.70000000000113693</c:v>
                      </c:pt>
                      <c:pt idx="5299">
                        <c:v>-0.79999999999431548</c:v>
                      </c:pt>
                      <c:pt idx="5300">
                        <c:v>-0.70000000000113693</c:v>
                      </c:pt>
                      <c:pt idx="5301">
                        <c:v>-0.79999999999886307</c:v>
                      </c:pt>
                      <c:pt idx="5302">
                        <c:v>-0.70000000000113693</c:v>
                      </c:pt>
                      <c:pt idx="5303">
                        <c:v>-0.80000000000454752</c:v>
                      </c:pt>
                      <c:pt idx="5304">
                        <c:v>-0.70000000000113693</c:v>
                      </c:pt>
                      <c:pt idx="5305">
                        <c:v>-0.79999999999886307</c:v>
                      </c:pt>
                      <c:pt idx="5306">
                        <c:v>-0.69999999999715778</c:v>
                      </c:pt>
                      <c:pt idx="5307">
                        <c:v>-0.79999999999886307</c:v>
                      </c:pt>
                      <c:pt idx="5308">
                        <c:v>-0.70000000000113693</c:v>
                      </c:pt>
                      <c:pt idx="5309">
                        <c:v>-0.70000000000113693</c:v>
                      </c:pt>
                      <c:pt idx="5310">
                        <c:v>-0.79999999999886307</c:v>
                      </c:pt>
                      <c:pt idx="5311">
                        <c:v>-0.70000000000113693</c:v>
                      </c:pt>
                      <c:pt idx="5312">
                        <c:v>-0.8</c:v>
                      </c:pt>
                      <c:pt idx="5313">
                        <c:v>-0.69999999999545259</c:v>
                      </c:pt>
                      <c:pt idx="5314">
                        <c:v>-0.80000000000454752</c:v>
                      </c:pt>
                      <c:pt idx="5315">
                        <c:v>-0.70000000000113693</c:v>
                      </c:pt>
                      <c:pt idx="5316">
                        <c:v>-0.79999999999886307</c:v>
                      </c:pt>
                      <c:pt idx="5317">
                        <c:v>-0.70000000000113693</c:v>
                      </c:pt>
                      <c:pt idx="5318">
                        <c:v>-0.69999999999715778</c:v>
                      </c:pt>
                      <c:pt idx="5319">
                        <c:v>-0.79999999999886307</c:v>
                      </c:pt>
                      <c:pt idx="5320">
                        <c:v>-0.70000000000113693</c:v>
                      </c:pt>
                      <c:pt idx="5321">
                        <c:v>-0.79999999999886307</c:v>
                      </c:pt>
                      <c:pt idx="5322">
                        <c:v>-0.70000000000113693</c:v>
                      </c:pt>
                      <c:pt idx="5323">
                        <c:v>-0.70000000000113693</c:v>
                      </c:pt>
                      <c:pt idx="5324">
                        <c:v>-0.8</c:v>
                      </c:pt>
                      <c:pt idx="5325">
                        <c:v>-0.69999999999545259</c:v>
                      </c:pt>
                      <c:pt idx="5326">
                        <c:v>-0.80000000000454752</c:v>
                      </c:pt>
                      <c:pt idx="5327">
                        <c:v>-0.70000000000113693</c:v>
                      </c:pt>
                      <c:pt idx="5328">
                        <c:v>-0.70000000000113693</c:v>
                      </c:pt>
                      <c:pt idx="5329">
                        <c:v>-0.79999999999886307</c:v>
                      </c:pt>
                      <c:pt idx="5330">
                        <c:v>-0.70000000000113693</c:v>
                      </c:pt>
                      <c:pt idx="5331">
                        <c:v>-0.69999999999715778</c:v>
                      </c:pt>
                      <c:pt idx="5332">
                        <c:v>-0.79999999999886307</c:v>
                      </c:pt>
                      <c:pt idx="5333">
                        <c:v>-0.70000000000113693</c:v>
                      </c:pt>
                      <c:pt idx="5334">
                        <c:v>-0.70000000000113693</c:v>
                      </c:pt>
                      <c:pt idx="5335">
                        <c:v>-0.79999999999886307</c:v>
                      </c:pt>
                      <c:pt idx="5336">
                        <c:v>-0.70000000000113693</c:v>
                      </c:pt>
                      <c:pt idx="5337">
                        <c:v>-0.69999999999715778</c:v>
                      </c:pt>
                      <c:pt idx="5338">
                        <c:v>-0.79999999999886307</c:v>
                      </c:pt>
                      <c:pt idx="5339">
                        <c:v>-0.70000000000113693</c:v>
                      </c:pt>
                      <c:pt idx="5340">
                        <c:v>-0.70000000000113693</c:v>
                      </c:pt>
                      <c:pt idx="5341">
                        <c:v>-0.70000000000113693</c:v>
                      </c:pt>
                      <c:pt idx="5342">
                        <c:v>-0.79999999999886307</c:v>
                      </c:pt>
                      <c:pt idx="5343">
                        <c:v>-0.69999999999715778</c:v>
                      </c:pt>
                      <c:pt idx="5344">
                        <c:v>-0.70000000000113693</c:v>
                      </c:pt>
                      <c:pt idx="5345">
                        <c:v>-0.70000000000113693</c:v>
                      </c:pt>
                      <c:pt idx="5346">
                        <c:v>-0.70000000000113693</c:v>
                      </c:pt>
                      <c:pt idx="5347">
                        <c:v>-0.79999999999886307</c:v>
                      </c:pt>
                      <c:pt idx="5348">
                        <c:v>-0.70000000000113693</c:v>
                      </c:pt>
                      <c:pt idx="5349">
                        <c:v>-0.69999999999715778</c:v>
                      </c:pt>
                      <c:pt idx="5350">
                        <c:v>-0.70000000000113693</c:v>
                      </c:pt>
                      <c:pt idx="5351">
                        <c:v>-0.70000000000113693</c:v>
                      </c:pt>
                      <c:pt idx="5352">
                        <c:v>-0.70000000000113693</c:v>
                      </c:pt>
                      <c:pt idx="5353">
                        <c:v>-0.70000000000113693</c:v>
                      </c:pt>
                      <c:pt idx="5354">
                        <c:v>-0.70000000000113693</c:v>
                      </c:pt>
                      <c:pt idx="5355">
                        <c:v>-0.70000000000113693</c:v>
                      </c:pt>
                      <c:pt idx="5356">
                        <c:v>-0.69999999999715778</c:v>
                      </c:pt>
                      <c:pt idx="5357">
                        <c:v>-0.70000000000113693</c:v>
                      </c:pt>
                      <c:pt idx="5358">
                        <c:v>-0.70000000000113693</c:v>
                      </c:pt>
                      <c:pt idx="5359">
                        <c:v>-0.69999999999545259</c:v>
                      </c:pt>
                      <c:pt idx="5360">
                        <c:v>-0.70000000000113693</c:v>
                      </c:pt>
                      <c:pt idx="5361">
                        <c:v>-0.70000000000113693</c:v>
                      </c:pt>
                      <c:pt idx="5362">
                        <c:v>-0.69999999999715778</c:v>
                      </c:pt>
                      <c:pt idx="5363">
                        <c:v>-0.70000000000113693</c:v>
                      </c:pt>
                      <c:pt idx="5364">
                        <c:v>-0.60000000000341058</c:v>
                      </c:pt>
                      <c:pt idx="5365">
                        <c:v>-0.69999999999545259</c:v>
                      </c:pt>
                      <c:pt idx="5366">
                        <c:v>-0.70000000000113693</c:v>
                      </c:pt>
                      <c:pt idx="5367">
                        <c:v>-0.60000000000341058</c:v>
                      </c:pt>
                      <c:pt idx="5368">
                        <c:v>-0.69999999999715778</c:v>
                      </c:pt>
                      <c:pt idx="5369">
                        <c:v>-0.70000000000113693</c:v>
                      </c:pt>
                      <c:pt idx="5370">
                        <c:v>-0.59999999999772624</c:v>
                      </c:pt>
                      <c:pt idx="5371">
                        <c:v>-0.70000000000113693</c:v>
                      </c:pt>
                      <c:pt idx="5372">
                        <c:v>-0.60000000000341058</c:v>
                      </c:pt>
                      <c:pt idx="5373">
                        <c:v>-0.59999999999772624</c:v>
                      </c:pt>
                      <c:pt idx="5374">
                        <c:v>-0.69999999999715778</c:v>
                      </c:pt>
                      <c:pt idx="5375">
                        <c:v>-0.60000000000341058</c:v>
                      </c:pt>
                      <c:pt idx="5376">
                        <c:v>-0.59999999999772624</c:v>
                      </c:pt>
                      <c:pt idx="5377">
                        <c:v>-0.60000000000341058</c:v>
                      </c:pt>
                      <c:pt idx="5378">
                        <c:v>-0.59999999999772624</c:v>
                      </c:pt>
                      <c:pt idx="5379">
                        <c:v>-0.59999999999772624</c:v>
                      </c:pt>
                      <c:pt idx="5380">
                        <c:v>-0.60000000000341058</c:v>
                      </c:pt>
                      <c:pt idx="5381">
                        <c:v>-0.59999999999431564</c:v>
                      </c:pt>
                      <c:pt idx="5382">
                        <c:v>-0.60000000000341058</c:v>
                      </c:pt>
                      <c:pt idx="5383">
                        <c:v>-0.5</c:v>
                      </c:pt>
                      <c:pt idx="5384">
                        <c:v>-0.60000000000341058</c:v>
                      </c:pt>
                      <c:pt idx="5385">
                        <c:v>-0.5</c:v>
                      </c:pt>
                      <c:pt idx="5386">
                        <c:v>-0.59999999999772624</c:v>
                      </c:pt>
                      <c:pt idx="5387">
                        <c:v>-0.49999999999715783</c:v>
                      </c:pt>
                      <c:pt idx="5388">
                        <c:v>-0.5</c:v>
                      </c:pt>
                      <c:pt idx="5389">
                        <c:v>-0.5</c:v>
                      </c:pt>
                      <c:pt idx="5390">
                        <c:v>-0.5</c:v>
                      </c:pt>
                      <c:pt idx="5391">
                        <c:v>-0.50000000000568434</c:v>
                      </c:pt>
                      <c:pt idx="5392">
                        <c:v>-0.5</c:v>
                      </c:pt>
                      <c:pt idx="5393">
                        <c:v>-0.39999999999431568</c:v>
                      </c:pt>
                      <c:pt idx="5394">
                        <c:v>-0.5</c:v>
                      </c:pt>
                      <c:pt idx="5395">
                        <c:v>-0.40000000000227376</c:v>
                      </c:pt>
                      <c:pt idx="5396">
                        <c:v>-0.40000000000227376</c:v>
                      </c:pt>
                      <c:pt idx="5397">
                        <c:v>-0.39999999999658942</c:v>
                      </c:pt>
                      <c:pt idx="5398">
                        <c:v>-0.40000000000227376</c:v>
                      </c:pt>
                      <c:pt idx="5399">
                        <c:v>-0.4</c:v>
                      </c:pt>
                      <c:pt idx="5400">
                        <c:v>-0.29999999999886312</c:v>
                      </c:pt>
                      <c:pt idx="5401">
                        <c:v>-0.29999999999886312</c:v>
                      </c:pt>
                      <c:pt idx="5402">
                        <c:v>-0.40000000000227376</c:v>
                      </c:pt>
                      <c:pt idx="5403">
                        <c:v>-0.20000000000113688</c:v>
                      </c:pt>
                      <c:pt idx="5404">
                        <c:v>-0.29999999999886312</c:v>
                      </c:pt>
                      <c:pt idx="5405">
                        <c:v>-0.29999999999886312</c:v>
                      </c:pt>
                      <c:pt idx="5406">
                        <c:v>-0.2</c:v>
                      </c:pt>
                      <c:pt idx="5407">
                        <c:v>-0.20000000000113688</c:v>
                      </c:pt>
                      <c:pt idx="5408">
                        <c:v>-0.20000000000113688</c:v>
                      </c:pt>
                      <c:pt idx="5409">
                        <c:v>-9.9999999997726255E-2</c:v>
                      </c:pt>
                      <c:pt idx="5410">
                        <c:v>-9.9999999997726255E-2</c:v>
                      </c:pt>
                      <c:pt idx="5411">
                        <c:v>-0.10000000000341061</c:v>
                      </c:pt>
                      <c:pt idx="5412">
                        <c:v>-9.9999999997157835E-2</c:v>
                      </c:pt>
                      <c:pt idx="5413">
                        <c:v>0</c:v>
                      </c:pt>
                      <c:pt idx="5414">
                        <c:v>0</c:v>
                      </c:pt>
                      <c:pt idx="5415">
                        <c:v>0</c:v>
                      </c:pt>
                      <c:pt idx="5416">
                        <c:v>0</c:v>
                      </c:pt>
                      <c:pt idx="5417">
                        <c:v>9.9999999997726255E-2</c:v>
                      </c:pt>
                      <c:pt idx="5418">
                        <c:v>0.2</c:v>
                      </c:pt>
                      <c:pt idx="5419">
                        <c:v>9.9999999997726255E-2</c:v>
                      </c:pt>
                      <c:pt idx="5420">
                        <c:v>0.20000000000113688</c:v>
                      </c:pt>
                      <c:pt idx="5421">
                        <c:v>0.29999999999886312</c:v>
                      </c:pt>
                      <c:pt idx="5422">
                        <c:v>0.30000000000454746</c:v>
                      </c:pt>
                      <c:pt idx="5423">
                        <c:v>0.29999999999886312</c:v>
                      </c:pt>
                      <c:pt idx="5424">
                        <c:v>0.4</c:v>
                      </c:pt>
                      <c:pt idx="5425">
                        <c:v>0.39999999999658942</c:v>
                      </c:pt>
                      <c:pt idx="5426">
                        <c:v>0.5</c:v>
                      </c:pt>
                      <c:pt idx="5427">
                        <c:v>0.5</c:v>
                      </c:pt>
                      <c:pt idx="5428">
                        <c:v>0.60000000000341058</c:v>
                      </c:pt>
                      <c:pt idx="5429">
                        <c:v>0.59999999999772624</c:v>
                      </c:pt>
                      <c:pt idx="5430">
                        <c:v>0.70000000000113693</c:v>
                      </c:pt>
                      <c:pt idx="5431">
                        <c:v>0.69999999999715778</c:v>
                      </c:pt>
                      <c:pt idx="5432">
                        <c:v>0.80000000000454752</c:v>
                      </c:pt>
                      <c:pt idx="5433">
                        <c:v>0.89999999999658931</c:v>
                      </c:pt>
                      <c:pt idx="5434">
                        <c:v>0.90000000000227365</c:v>
                      </c:pt>
                      <c:pt idx="5435">
                        <c:v>1</c:v>
                      </c:pt>
                      <c:pt idx="5436">
                        <c:v>1.1000000000034107</c:v>
                      </c:pt>
                      <c:pt idx="5437">
                        <c:v>1.0999999999914736</c:v>
                      </c:pt>
                      <c:pt idx="5438">
                        <c:v>1.2000000000011368</c:v>
                      </c:pt>
                      <c:pt idx="5439">
                        <c:v>1.3000000000045473</c:v>
                      </c:pt>
                      <c:pt idx="5440">
                        <c:v>1.299999999998863</c:v>
                      </c:pt>
                      <c:pt idx="5441">
                        <c:v>1.5</c:v>
                      </c:pt>
                      <c:pt idx="5442">
                        <c:v>1.5000000000056841</c:v>
                      </c:pt>
                      <c:pt idx="5443">
                        <c:v>1.599999999988631</c:v>
                      </c:pt>
                      <c:pt idx="5444">
                        <c:v>1.700000000001137</c:v>
                      </c:pt>
                      <c:pt idx="5445">
                        <c:v>1.8000000000045473</c:v>
                      </c:pt>
                      <c:pt idx="5446">
                        <c:v>1.9000000000022739</c:v>
                      </c:pt>
                      <c:pt idx="5447">
                        <c:v>1.9000000000022739</c:v>
                      </c:pt>
                      <c:pt idx="5448">
                        <c:v>2.0999999999977264</c:v>
                      </c:pt>
                      <c:pt idx="5449">
                        <c:v>2.1999999999943158</c:v>
                      </c:pt>
                      <c:pt idx="5450">
                        <c:v>2.299999999998863</c:v>
                      </c:pt>
                      <c:pt idx="5451">
                        <c:v>2.3000000000045473</c:v>
                      </c:pt>
                      <c:pt idx="5452">
                        <c:v>2.5</c:v>
                      </c:pt>
                      <c:pt idx="5453">
                        <c:v>2.6000000000034102</c:v>
                      </c:pt>
                      <c:pt idx="5454">
                        <c:v>2.8000000000045477</c:v>
                      </c:pt>
                      <c:pt idx="5455">
                        <c:v>2.799999999998863</c:v>
                      </c:pt>
                      <c:pt idx="5456">
                        <c:v>2.9999999999886313</c:v>
                      </c:pt>
                      <c:pt idx="5457">
                        <c:v>3.1000000000034102</c:v>
                      </c:pt>
                      <c:pt idx="5458">
                        <c:v>3.2000000000011366</c:v>
                      </c:pt>
                      <c:pt idx="5459">
                        <c:v>3.4000000000022736</c:v>
                      </c:pt>
                      <c:pt idx="5460">
                        <c:v>3.5000000000056843</c:v>
                      </c:pt>
                      <c:pt idx="5461">
                        <c:v>3.6000000000034102</c:v>
                      </c:pt>
                      <c:pt idx="5462">
                        <c:v>3.7999999999772629</c:v>
                      </c:pt>
                      <c:pt idx="5463">
                        <c:v>4.0000000000056843</c:v>
                      </c:pt>
                      <c:pt idx="5464">
                        <c:v>4.1000000000034102</c:v>
                      </c:pt>
                      <c:pt idx="5465">
                        <c:v>4.2000000000068214</c:v>
                      </c:pt>
                      <c:pt idx="5466">
                        <c:v>4.4000000000022732</c:v>
                      </c:pt>
                      <c:pt idx="5467">
                        <c:v>4.6000000000034102</c:v>
                      </c:pt>
                      <c:pt idx="5468">
                        <c:v>4.699999999980105</c:v>
                      </c:pt>
                      <c:pt idx="5469">
                        <c:v>4.9000000000022732</c:v>
                      </c:pt>
                      <c:pt idx="5470">
                        <c:v>5.1000000000034102</c:v>
                      </c:pt>
                      <c:pt idx="5471">
                        <c:v>5.3000000000045482</c:v>
                      </c:pt>
                      <c:pt idx="5472">
                        <c:v>5.4000000000079575</c:v>
                      </c:pt>
                      <c:pt idx="5473">
                        <c:v>5.6000000000034102</c:v>
                      </c:pt>
                      <c:pt idx="5474">
                        <c:v>5.8999999999687356</c:v>
                      </c:pt>
                      <c:pt idx="5475">
                        <c:v>6.0000000000056843</c:v>
                      </c:pt>
                      <c:pt idx="5476">
                        <c:v>6.2000000000068214</c:v>
                      </c:pt>
                      <c:pt idx="5477">
                        <c:v>6.4000000000079575</c:v>
                      </c:pt>
                      <c:pt idx="5478">
                        <c:v>6.6000000000034111</c:v>
                      </c:pt>
                      <c:pt idx="5479">
                        <c:v>6.9000000000079575</c:v>
                      </c:pt>
                      <c:pt idx="5480">
                        <c:v>7.0000000000056843</c:v>
                      </c:pt>
                      <c:pt idx="5481">
                        <c:v>7.2999999999687359</c:v>
                      </c:pt>
                      <c:pt idx="5482">
                        <c:v>7.5000000000056843</c:v>
                      </c:pt>
                      <c:pt idx="5483">
                        <c:v>7.7000000000068205</c:v>
                      </c:pt>
                      <c:pt idx="5484">
                        <c:v>8.0000000000056843</c:v>
                      </c:pt>
                      <c:pt idx="5485">
                        <c:v>8.2000000000068205</c:v>
                      </c:pt>
                      <c:pt idx="5486">
                        <c:v>8.4000000000079584</c:v>
                      </c:pt>
                      <c:pt idx="5487">
                        <c:v>8.6999999999573667</c:v>
                      </c:pt>
                      <c:pt idx="5488">
                        <c:v>9.0000000000113687</c:v>
                      </c:pt>
                      <c:pt idx="5489">
                        <c:v>9.2000000000068205</c:v>
                      </c:pt>
                      <c:pt idx="5490">
                        <c:v>9.4000000000079584</c:v>
                      </c:pt>
                      <c:pt idx="5491">
                        <c:v>9.7000000000068205</c:v>
                      </c:pt>
                      <c:pt idx="5492">
                        <c:v>10.000000000011369</c:v>
                      </c:pt>
                      <c:pt idx="5493">
                        <c:v>10.299999999951682</c:v>
                      </c:pt>
                      <c:pt idx="5494">
                        <c:v>10.500000000011369</c:v>
                      </c:pt>
                      <c:pt idx="5495">
                        <c:v>10.800000000004546</c:v>
                      </c:pt>
                      <c:pt idx="5496">
                        <c:v>11.100000000014779</c:v>
                      </c:pt>
                      <c:pt idx="5497">
                        <c:v>11.40000000000796</c:v>
                      </c:pt>
                      <c:pt idx="5498">
                        <c:v>11.600000000009093</c:v>
                      </c:pt>
                      <c:pt idx="5499">
                        <c:v>11.999999999943158</c:v>
                      </c:pt>
                      <c:pt idx="5500">
                        <c:v>12.300000000010233</c:v>
                      </c:pt>
                      <c:pt idx="5501">
                        <c:v>12.600000000014777</c:v>
                      </c:pt>
                      <c:pt idx="5502">
                        <c:v>12.900000000013643</c:v>
                      </c:pt>
                      <c:pt idx="5503">
                        <c:v>13.100000000009095</c:v>
                      </c:pt>
                      <c:pt idx="5504">
                        <c:v>13.600000000014777</c:v>
                      </c:pt>
                      <c:pt idx="5505">
                        <c:v>13.800000000010233</c:v>
                      </c:pt>
                      <c:pt idx="5506">
                        <c:v>14.199999999931789</c:v>
                      </c:pt>
                      <c:pt idx="5507">
                        <c:v>14.500000000011369</c:v>
                      </c:pt>
                      <c:pt idx="5508">
                        <c:v>14.800000000015915</c:v>
                      </c:pt>
                      <c:pt idx="5509">
                        <c:v>15.100000000014777</c:v>
                      </c:pt>
                      <c:pt idx="5510">
                        <c:v>15.500000000011369</c:v>
                      </c:pt>
                      <c:pt idx="5511">
                        <c:v>15.900000000013641</c:v>
                      </c:pt>
                      <c:pt idx="5512">
                        <c:v>16.199999999926103</c:v>
                      </c:pt>
                      <c:pt idx="5513">
                        <c:v>16.500000000011369</c:v>
                      </c:pt>
                      <c:pt idx="5514">
                        <c:v>16.900000000019325</c:v>
                      </c:pt>
                      <c:pt idx="5515">
                        <c:v>17.200000000012505</c:v>
                      </c:pt>
                      <c:pt idx="5516">
                        <c:v>17.600000000014777</c:v>
                      </c:pt>
                      <c:pt idx="5517">
                        <c:v>18.000000000017053</c:v>
                      </c:pt>
                      <c:pt idx="5518">
                        <c:v>18.299999999917574</c:v>
                      </c:pt>
                      <c:pt idx="5519">
                        <c:v>18.700000000012505</c:v>
                      </c:pt>
                      <c:pt idx="5520">
                        <c:v>19.100000000020465</c:v>
                      </c:pt>
                      <c:pt idx="5521">
                        <c:v>19.400000000013641</c:v>
                      </c:pt>
                      <c:pt idx="5522">
                        <c:v>19.900000000019322</c:v>
                      </c:pt>
                      <c:pt idx="5523">
                        <c:v>20.200000000018193</c:v>
                      </c:pt>
                      <c:pt idx="5524">
                        <c:v>20.499999999906208</c:v>
                      </c:pt>
                      <c:pt idx="5525">
                        <c:v>21.000000000017057</c:v>
                      </c:pt>
                      <c:pt idx="5526">
                        <c:v>21.400000000019329</c:v>
                      </c:pt>
                      <c:pt idx="5527">
                        <c:v>21.700000000018193</c:v>
                      </c:pt>
                      <c:pt idx="5528">
                        <c:v>22.100000000020465</c:v>
                      </c:pt>
                      <c:pt idx="5529">
                        <c:v>22.600000000020465</c:v>
                      </c:pt>
                      <c:pt idx="5530">
                        <c:v>22.900000000019325</c:v>
                      </c:pt>
                      <c:pt idx="5531">
                        <c:v>23.399999999891996</c:v>
                      </c:pt>
                      <c:pt idx="5532">
                        <c:v>23.700000000018189</c:v>
                      </c:pt>
                      <c:pt idx="5533">
                        <c:v>24.200000000023874</c:v>
                      </c:pt>
                      <c:pt idx="5534">
                        <c:v>24.600000000020465</c:v>
                      </c:pt>
                      <c:pt idx="5535">
                        <c:v>24.90000000002501</c:v>
                      </c:pt>
                      <c:pt idx="5536">
                        <c:v>25.40000000002501</c:v>
                      </c:pt>
                      <c:pt idx="5537">
                        <c:v>25.799999999874942</c:v>
                      </c:pt>
                      <c:pt idx="5538">
                        <c:v>26.300000000021601</c:v>
                      </c:pt>
                      <c:pt idx="5539">
                        <c:v>26.600000000026146</c:v>
                      </c:pt>
                      <c:pt idx="5540">
                        <c:v>27.000000000022737</c:v>
                      </c:pt>
                      <c:pt idx="5541">
                        <c:v>27.500000000028422</c:v>
                      </c:pt>
                      <c:pt idx="5542">
                        <c:v>27.90000000002501</c:v>
                      </c:pt>
                      <c:pt idx="5543">
                        <c:v>28.299999999866415</c:v>
                      </c:pt>
                      <c:pt idx="5544">
                        <c:v>28.700000000023874</c:v>
                      </c:pt>
                      <c:pt idx="5545">
                        <c:v>29.100000000026149</c:v>
                      </c:pt>
                      <c:pt idx="5546">
                        <c:v>29.600000000026146</c:v>
                      </c:pt>
                      <c:pt idx="5547">
                        <c:v>30.000000000028418</c:v>
                      </c:pt>
                      <c:pt idx="5548">
                        <c:v>30.40000000002501</c:v>
                      </c:pt>
                      <c:pt idx="5549">
                        <c:v>30.799999999852204</c:v>
                      </c:pt>
                      <c:pt idx="5550">
                        <c:v>31.200000000029558</c:v>
                      </c:pt>
                      <c:pt idx="5551">
                        <c:v>31.600000000031834</c:v>
                      </c:pt>
                      <c:pt idx="5552">
                        <c:v>32.100000000026149</c:v>
                      </c:pt>
                      <c:pt idx="5553">
                        <c:v>32.400000000030694</c:v>
                      </c:pt>
                      <c:pt idx="5554">
                        <c:v>32.900000000030694</c:v>
                      </c:pt>
                      <c:pt idx="5555">
                        <c:v>33.300000000027282</c:v>
                      </c:pt>
                      <c:pt idx="5556">
                        <c:v>33.699999999843683</c:v>
                      </c:pt>
                      <c:pt idx="5557">
                        <c:v>34.200000000029561</c:v>
                      </c:pt>
                      <c:pt idx="5558">
                        <c:v>34.500000000028422</c:v>
                      </c:pt>
                      <c:pt idx="5559">
                        <c:v>34.900000000036378</c:v>
                      </c:pt>
                      <c:pt idx="5560">
                        <c:v>35.400000000030694</c:v>
                      </c:pt>
                      <c:pt idx="5561">
                        <c:v>35.700000000029554</c:v>
                      </c:pt>
                      <c:pt idx="5562">
                        <c:v>36.199999999829473</c:v>
                      </c:pt>
                      <c:pt idx="5563">
                        <c:v>36.500000000034106</c:v>
                      </c:pt>
                      <c:pt idx="5564">
                        <c:v>37.000000000034106</c:v>
                      </c:pt>
                      <c:pt idx="5565">
                        <c:v>37.300000000032966</c:v>
                      </c:pt>
                      <c:pt idx="5566">
                        <c:v>37.800000000032966</c:v>
                      </c:pt>
                      <c:pt idx="5567">
                        <c:v>38.100000000037511</c:v>
                      </c:pt>
                      <c:pt idx="5568">
                        <c:v>38.599999999812411</c:v>
                      </c:pt>
                      <c:pt idx="5569">
                        <c:v>38.900000000036378</c:v>
                      </c:pt>
                      <c:pt idx="5570">
                        <c:v>39.300000000038651</c:v>
                      </c:pt>
                      <c:pt idx="5571">
                        <c:v>39.800000000032973</c:v>
                      </c:pt>
                      <c:pt idx="5572">
                        <c:v>40.100000000037511</c:v>
                      </c:pt>
                      <c:pt idx="5573">
                        <c:v>40.400000000036385</c:v>
                      </c:pt>
                      <c:pt idx="5574">
                        <c:v>40.899999999803896</c:v>
                      </c:pt>
                      <c:pt idx="5575">
                        <c:v>41.300000000038651</c:v>
                      </c:pt>
                      <c:pt idx="5576">
                        <c:v>41.600000000037511</c:v>
                      </c:pt>
                      <c:pt idx="5577">
                        <c:v>42.000000000039783</c:v>
                      </c:pt>
                      <c:pt idx="5578">
                        <c:v>42.400000000036385</c:v>
                      </c:pt>
                      <c:pt idx="5579">
                        <c:v>42.700000000040923</c:v>
                      </c:pt>
                      <c:pt idx="5580">
                        <c:v>43.100000000037518</c:v>
                      </c:pt>
                      <c:pt idx="5581">
                        <c:v>43.399999999795369</c:v>
                      </c:pt>
                      <c:pt idx="5582">
                        <c:v>43.800000000038658</c:v>
                      </c:pt>
                      <c:pt idx="5583">
                        <c:v>44.20000000004093</c:v>
                      </c:pt>
                      <c:pt idx="5584">
                        <c:v>44.50000000003979</c:v>
                      </c:pt>
                      <c:pt idx="5585">
                        <c:v>44.800000000038658</c:v>
                      </c:pt>
                      <c:pt idx="5586">
                        <c:v>45.20000000004093</c:v>
                      </c:pt>
                      <c:pt idx="5587">
                        <c:v>45.499999999781153</c:v>
                      </c:pt>
                      <c:pt idx="5588">
                        <c:v>45.90000000004207</c:v>
                      </c:pt>
                      <c:pt idx="5589">
                        <c:v>46.100000000043195</c:v>
                      </c:pt>
                      <c:pt idx="5590">
                        <c:v>46.500000000045475</c:v>
                      </c:pt>
                      <c:pt idx="5591">
                        <c:v>46.800000000038658</c:v>
                      </c:pt>
                      <c:pt idx="5592">
                        <c:v>47.100000000043195</c:v>
                      </c:pt>
                      <c:pt idx="5593">
                        <c:v>47.499999999775468</c:v>
                      </c:pt>
                      <c:pt idx="5594">
                        <c:v>47.700000000040923</c:v>
                      </c:pt>
                      <c:pt idx="5595">
                        <c:v>48.100000000043195</c:v>
                      </c:pt>
                      <c:pt idx="5596">
                        <c:v>48.300000000044342</c:v>
                      </c:pt>
                      <c:pt idx="5597">
                        <c:v>48.600000000043202</c:v>
                      </c:pt>
                      <c:pt idx="5598">
                        <c:v>49.000000000045475</c:v>
                      </c:pt>
                      <c:pt idx="5599">
                        <c:v>49.199999999766945</c:v>
                      </c:pt>
                      <c:pt idx="5600">
                        <c:v>49.400000000042063</c:v>
                      </c:pt>
                      <c:pt idx="5601">
                        <c:v>49.800000000050019</c:v>
                      </c:pt>
                      <c:pt idx="5602">
                        <c:v>50.000000000045475</c:v>
                      </c:pt>
                      <c:pt idx="5603">
                        <c:v>50.300000000044342</c:v>
                      </c:pt>
                      <c:pt idx="5604">
                        <c:v>50.600000000043202</c:v>
                      </c:pt>
                      <c:pt idx="5605">
                        <c:v>50.800000000050019</c:v>
                      </c:pt>
                      <c:pt idx="5606">
                        <c:v>51.099999999752725</c:v>
                      </c:pt>
                      <c:pt idx="5607">
                        <c:v>51.300000000050026</c:v>
                      </c:pt>
                      <c:pt idx="5608">
                        <c:v>51.600000000043202</c:v>
                      </c:pt>
                      <c:pt idx="5609">
                        <c:v>51.800000000050019</c:v>
                      </c:pt>
                      <c:pt idx="5610">
                        <c:v>52.000000000045475</c:v>
                      </c:pt>
                      <c:pt idx="5611">
                        <c:v>52.300000000050026</c:v>
                      </c:pt>
                      <c:pt idx="5612">
                        <c:v>52.499999999747047</c:v>
                      </c:pt>
                      <c:pt idx="5613">
                        <c:v>52.700000000046614</c:v>
                      </c:pt>
                      <c:pt idx="5614">
                        <c:v>52.900000000047754</c:v>
                      </c:pt>
                      <c:pt idx="5615">
                        <c:v>53.200000000052292</c:v>
                      </c:pt>
                      <c:pt idx="5616">
                        <c:v>53.300000000044335</c:v>
                      </c:pt>
                      <c:pt idx="5617">
                        <c:v>53.600000000048894</c:v>
                      </c:pt>
                      <c:pt idx="5618">
                        <c:v>53.69999999974705</c:v>
                      </c:pt>
                      <c:pt idx="5619">
                        <c:v>53.900000000047754</c:v>
                      </c:pt>
                      <c:pt idx="5620">
                        <c:v>54.200000000052292</c:v>
                      </c:pt>
                      <c:pt idx="5621">
                        <c:v>54.300000000044342</c:v>
                      </c:pt>
                      <c:pt idx="5622">
                        <c:v>54.500000000051152</c:v>
                      </c:pt>
                      <c:pt idx="5623">
                        <c:v>54.600000000048887</c:v>
                      </c:pt>
                      <c:pt idx="5624">
                        <c:v>54.799999999738517</c:v>
                      </c:pt>
                      <c:pt idx="5625">
                        <c:v>55.000000000051159</c:v>
                      </c:pt>
                      <c:pt idx="5626">
                        <c:v>55.200000000052292</c:v>
                      </c:pt>
                      <c:pt idx="5627">
                        <c:v>55.300000000050026</c:v>
                      </c:pt>
                      <c:pt idx="5628">
                        <c:v>55.400000000047747</c:v>
                      </c:pt>
                      <c:pt idx="5629">
                        <c:v>55.500000000051159</c:v>
                      </c:pt>
                      <c:pt idx="5630">
                        <c:v>55.700000000052299</c:v>
                      </c:pt>
                      <c:pt idx="5631">
                        <c:v>55.799999999732833</c:v>
                      </c:pt>
                      <c:pt idx="5632">
                        <c:v>56.000000000051166</c:v>
                      </c:pt>
                      <c:pt idx="5633">
                        <c:v>56.000000000051166</c:v>
                      </c:pt>
                      <c:pt idx="5634">
                        <c:v>56.200000000052292</c:v>
                      </c:pt>
                      <c:pt idx="5635">
                        <c:v>56.300000000050026</c:v>
                      </c:pt>
                      <c:pt idx="5636">
                        <c:v>56.300000000050026</c:v>
                      </c:pt>
                      <c:pt idx="5637">
                        <c:v>56.499999999729987</c:v>
                      </c:pt>
                      <c:pt idx="5638">
                        <c:v>56.600000000054564</c:v>
                      </c:pt>
                      <c:pt idx="5639">
                        <c:v>56.700000000046614</c:v>
                      </c:pt>
                      <c:pt idx="5640">
                        <c:v>56.700000000052299</c:v>
                      </c:pt>
                      <c:pt idx="5641">
                        <c:v>56.900000000053431</c:v>
                      </c:pt>
                      <c:pt idx="5642">
                        <c:v>56.900000000053431</c:v>
                      </c:pt>
                      <c:pt idx="5643">
                        <c:v>56.999999999727152</c:v>
                      </c:pt>
                      <c:pt idx="5644">
                        <c:v>57.100000000048887</c:v>
                      </c:pt>
                      <c:pt idx="5645">
                        <c:v>57.100000000054571</c:v>
                      </c:pt>
                      <c:pt idx="5646">
                        <c:v>57.200000000052292</c:v>
                      </c:pt>
                      <c:pt idx="5647">
                        <c:v>57.300000000050026</c:v>
                      </c:pt>
                      <c:pt idx="5648">
                        <c:v>57.300000000055704</c:v>
                      </c:pt>
                      <c:pt idx="5649">
                        <c:v>57.399999999721459</c:v>
                      </c:pt>
                      <c:pt idx="5650">
                        <c:v>57.400000000053431</c:v>
                      </c:pt>
                      <c:pt idx="5651">
                        <c:v>57.400000000053431</c:v>
                      </c:pt>
                      <c:pt idx="5652">
                        <c:v>57.500000000051159</c:v>
                      </c:pt>
                      <c:pt idx="5653">
                        <c:v>57.600000000054564</c:v>
                      </c:pt>
                      <c:pt idx="5654">
                        <c:v>57.500000000051159</c:v>
                      </c:pt>
                      <c:pt idx="5655">
                        <c:v>57.600000000054564</c:v>
                      </c:pt>
                      <c:pt idx="5656">
                        <c:v>57.599999999721469</c:v>
                      </c:pt>
                      <c:pt idx="5657">
                        <c:v>57.700000000052299</c:v>
                      </c:pt>
                      <c:pt idx="5658">
                        <c:v>57.700000000052299</c:v>
                      </c:pt>
                      <c:pt idx="5659">
                        <c:v>57.600000000054564</c:v>
                      </c:pt>
                      <c:pt idx="5660">
                        <c:v>57.700000000052299</c:v>
                      </c:pt>
                      <c:pt idx="5661">
                        <c:v>57.700000000052299</c:v>
                      </c:pt>
                      <c:pt idx="5662">
                        <c:v>57.699999999724305</c:v>
                      </c:pt>
                      <c:pt idx="5663">
                        <c:v>57.700000000052299</c:v>
                      </c:pt>
                      <c:pt idx="5664">
                        <c:v>57.700000000052299</c:v>
                      </c:pt>
                      <c:pt idx="5665">
                        <c:v>57.600000000054564</c:v>
                      </c:pt>
                      <c:pt idx="5666">
                        <c:v>57.700000000046607</c:v>
                      </c:pt>
                      <c:pt idx="5667">
                        <c:v>57.700000000052299</c:v>
                      </c:pt>
                      <c:pt idx="5668">
                        <c:v>57.599999999727153</c:v>
                      </c:pt>
                      <c:pt idx="5669">
                        <c:v>57.600000000054564</c:v>
                      </c:pt>
                      <c:pt idx="5670">
                        <c:v>57.600000000054564</c:v>
                      </c:pt>
                      <c:pt idx="5671">
                        <c:v>57.600000000054564</c:v>
                      </c:pt>
                      <c:pt idx="5672">
                        <c:v>57.500000000045468</c:v>
                      </c:pt>
                      <c:pt idx="5673">
                        <c:v>57.500000000056843</c:v>
                      </c:pt>
                      <c:pt idx="5674">
                        <c:v>57.499999999718625</c:v>
                      </c:pt>
                      <c:pt idx="5675">
                        <c:v>57.400000000059116</c:v>
                      </c:pt>
                      <c:pt idx="5676">
                        <c:v>57.400000000047747</c:v>
                      </c:pt>
                      <c:pt idx="5677">
                        <c:v>57.300000000050026</c:v>
                      </c:pt>
                      <c:pt idx="5678">
                        <c:v>57.300000000061388</c:v>
                      </c:pt>
                      <c:pt idx="5679">
                        <c:v>57.200000000052292</c:v>
                      </c:pt>
                      <c:pt idx="5680">
                        <c:v>57.100000000043195</c:v>
                      </c:pt>
                      <c:pt idx="5681">
                        <c:v>57.099999999729995</c:v>
                      </c:pt>
                      <c:pt idx="5682">
                        <c:v>57.100000000054571</c:v>
                      </c:pt>
                      <c:pt idx="5683">
                        <c:v>56.900000000047754</c:v>
                      </c:pt>
                      <c:pt idx="5684">
                        <c:v>56.900000000059116</c:v>
                      </c:pt>
                      <c:pt idx="5685">
                        <c:v>56.800000000050019</c:v>
                      </c:pt>
                      <c:pt idx="5686">
                        <c:v>56.800000000050019</c:v>
                      </c:pt>
                      <c:pt idx="5687">
                        <c:v>56.699999999729997</c:v>
                      </c:pt>
                      <c:pt idx="5688">
                        <c:v>56.600000000043195</c:v>
                      </c:pt>
                      <c:pt idx="5689">
                        <c:v>56.500000000056843</c:v>
                      </c:pt>
                      <c:pt idx="5690">
                        <c:v>56.400000000047747</c:v>
                      </c:pt>
                      <c:pt idx="5691">
                        <c:v>56.400000000059116</c:v>
                      </c:pt>
                      <c:pt idx="5692">
                        <c:v>56.200000000052299</c:v>
                      </c:pt>
                      <c:pt idx="5693">
                        <c:v>56.19999999972147</c:v>
                      </c:pt>
                      <c:pt idx="5694">
                        <c:v>56.000000000056836</c:v>
                      </c:pt>
                      <c:pt idx="5695">
                        <c:v>56.000000000045475</c:v>
                      </c:pt>
                      <c:pt idx="5696">
                        <c:v>55.900000000059123</c:v>
                      </c:pt>
                      <c:pt idx="5697">
                        <c:v>55.800000000050019</c:v>
                      </c:pt>
                      <c:pt idx="5698">
                        <c:v>55.700000000052299</c:v>
                      </c:pt>
                      <c:pt idx="5699">
                        <c:v>55.499999999729994</c:v>
                      </c:pt>
                      <c:pt idx="5700">
                        <c:v>55.500000000045468</c:v>
                      </c:pt>
                      <c:pt idx="5701">
                        <c:v>55.400000000059116</c:v>
                      </c:pt>
                      <c:pt idx="5702">
                        <c:v>55.20000000004093</c:v>
                      </c:pt>
                      <c:pt idx="5703">
                        <c:v>55.200000000052292</c:v>
                      </c:pt>
                      <c:pt idx="5704">
                        <c:v>55.000000000056843</c:v>
                      </c:pt>
                      <c:pt idx="5705">
                        <c:v>55.000000000045475</c:v>
                      </c:pt>
                      <c:pt idx="5706">
                        <c:v>54.799999999738517</c:v>
                      </c:pt>
                      <c:pt idx="5707">
                        <c:v>54.600000000054564</c:v>
                      </c:pt>
                      <c:pt idx="5708">
                        <c:v>54.600000000043195</c:v>
                      </c:pt>
                      <c:pt idx="5709">
                        <c:v>54.400000000047747</c:v>
                      </c:pt>
                      <c:pt idx="5710">
                        <c:v>54.400000000059116</c:v>
                      </c:pt>
                      <c:pt idx="5711">
                        <c:v>54.20000000004093</c:v>
                      </c:pt>
                      <c:pt idx="5712">
                        <c:v>53.999999999749889</c:v>
                      </c:pt>
                      <c:pt idx="5713">
                        <c:v>54.000000000045475</c:v>
                      </c:pt>
                      <c:pt idx="5714">
                        <c:v>53.800000000050019</c:v>
                      </c:pt>
                      <c:pt idx="5715">
                        <c:v>53.700000000052299</c:v>
                      </c:pt>
                      <c:pt idx="5716">
                        <c:v>53.500000000045468</c:v>
                      </c:pt>
                      <c:pt idx="5717">
                        <c:v>53.400000000047747</c:v>
                      </c:pt>
                      <c:pt idx="5718">
                        <c:v>53.299999999747044</c:v>
                      </c:pt>
                      <c:pt idx="5719">
                        <c:v>53.20000000004093</c:v>
                      </c:pt>
                      <c:pt idx="5720">
                        <c:v>53.000000000056843</c:v>
                      </c:pt>
                      <c:pt idx="5721">
                        <c:v>52.800000000038658</c:v>
                      </c:pt>
                      <c:pt idx="5722">
                        <c:v>52.800000000050019</c:v>
                      </c:pt>
                      <c:pt idx="5723">
                        <c:v>52.600000000054571</c:v>
                      </c:pt>
                      <c:pt idx="5724">
                        <c:v>52.399999999749888</c:v>
                      </c:pt>
                      <c:pt idx="5725">
                        <c:v>52.300000000038651</c:v>
                      </c:pt>
                      <c:pt idx="5726">
                        <c:v>52.200000000052299</c:v>
                      </c:pt>
                      <c:pt idx="5727">
                        <c:v>52.000000000045475</c:v>
                      </c:pt>
                      <c:pt idx="5728">
                        <c:v>51.800000000050019</c:v>
                      </c:pt>
                      <c:pt idx="5729">
                        <c:v>51.700000000040923</c:v>
                      </c:pt>
                      <c:pt idx="5730">
                        <c:v>51.600000000054571</c:v>
                      </c:pt>
                      <c:pt idx="5731">
                        <c:v>51.399999999755565</c:v>
                      </c:pt>
                      <c:pt idx="5732">
                        <c:v>51.300000000038651</c:v>
                      </c:pt>
                      <c:pt idx="5733">
                        <c:v>51.100000000054571</c:v>
                      </c:pt>
                      <c:pt idx="5734">
                        <c:v>50.900000000047754</c:v>
                      </c:pt>
                      <c:pt idx="5735">
                        <c:v>50.800000000038658</c:v>
                      </c:pt>
                      <c:pt idx="5736">
                        <c:v>50.600000000043202</c:v>
                      </c:pt>
                      <c:pt idx="5737">
                        <c:v>50.499999999769784</c:v>
                      </c:pt>
                      <c:pt idx="5738">
                        <c:v>50.300000000038651</c:v>
                      </c:pt>
                      <c:pt idx="5739">
                        <c:v>50.200000000052299</c:v>
                      </c:pt>
                      <c:pt idx="5740">
                        <c:v>50.000000000045475</c:v>
                      </c:pt>
                      <c:pt idx="5741">
                        <c:v>49.800000000038651</c:v>
                      </c:pt>
                      <c:pt idx="5742">
                        <c:v>49.700000000052299</c:v>
                      </c:pt>
                      <c:pt idx="5743">
                        <c:v>49.499999999752731</c:v>
                      </c:pt>
                      <c:pt idx="5744">
                        <c:v>49.400000000047747</c:v>
                      </c:pt>
                      <c:pt idx="5745">
                        <c:v>49.200000000052292</c:v>
                      </c:pt>
                      <c:pt idx="5746">
                        <c:v>49.000000000034106</c:v>
                      </c:pt>
                      <c:pt idx="5747">
                        <c:v>48.900000000047747</c:v>
                      </c:pt>
                      <c:pt idx="5748">
                        <c:v>48.600000000043202</c:v>
                      </c:pt>
                      <c:pt idx="5749">
                        <c:v>48.599999999766951</c:v>
                      </c:pt>
                      <c:pt idx="5750">
                        <c:v>48.300000000050026</c:v>
                      </c:pt>
                      <c:pt idx="5751">
                        <c:v>48.20000000004093</c:v>
                      </c:pt>
                      <c:pt idx="5752">
                        <c:v>48.000000000045475</c:v>
                      </c:pt>
                      <c:pt idx="5753">
                        <c:v>47.900000000047747</c:v>
                      </c:pt>
                      <c:pt idx="5754">
                        <c:v>47.70000000004093</c:v>
                      </c:pt>
                      <c:pt idx="5755">
                        <c:v>47.500000000045468</c:v>
                      </c:pt>
                      <c:pt idx="5756">
                        <c:v>47.299999999769788</c:v>
                      </c:pt>
                      <c:pt idx="5757">
                        <c:v>47.20000000004093</c:v>
                      </c:pt>
                      <c:pt idx="5758">
                        <c:v>47.000000000045475</c:v>
                      </c:pt>
                      <c:pt idx="5759">
                        <c:v>46.800000000038658</c:v>
                      </c:pt>
                      <c:pt idx="5760">
                        <c:v>46.700000000040923</c:v>
                      </c:pt>
                      <c:pt idx="5761">
                        <c:v>46.500000000045475</c:v>
                      </c:pt>
                      <c:pt idx="5762">
                        <c:v>46.299999999775466</c:v>
                      </c:pt>
                      <c:pt idx="5763">
                        <c:v>46.100000000043195</c:v>
                      </c:pt>
                      <c:pt idx="5764">
                        <c:v>46.000000000045475</c:v>
                      </c:pt>
                      <c:pt idx="5765">
                        <c:v>45.800000000038651</c:v>
                      </c:pt>
                      <c:pt idx="5766">
                        <c:v>45.600000000043202</c:v>
                      </c:pt>
                      <c:pt idx="5767">
                        <c:v>45.500000000045468</c:v>
                      </c:pt>
                      <c:pt idx="5768">
                        <c:v>45.199999999783991</c:v>
                      </c:pt>
                      <c:pt idx="5769">
                        <c:v>45.100000000043195</c:v>
                      </c:pt>
                      <c:pt idx="5770">
                        <c:v>45.000000000034099</c:v>
                      </c:pt>
                      <c:pt idx="5771">
                        <c:v>44.700000000040923</c:v>
                      </c:pt>
                      <c:pt idx="5772">
                        <c:v>44.600000000043202</c:v>
                      </c:pt>
                      <c:pt idx="5773">
                        <c:v>44.400000000036385</c:v>
                      </c:pt>
                      <c:pt idx="5774">
                        <c:v>44.199999999789682</c:v>
                      </c:pt>
                      <c:pt idx="5775">
                        <c:v>44.100000000043195</c:v>
                      </c:pt>
                      <c:pt idx="5776">
                        <c:v>43.800000000038644</c:v>
                      </c:pt>
                      <c:pt idx="5777">
                        <c:v>43.70000000004093</c:v>
                      </c:pt>
                      <c:pt idx="5778">
                        <c:v>43.600000000043202</c:v>
                      </c:pt>
                      <c:pt idx="5779">
                        <c:v>43.300000000038651</c:v>
                      </c:pt>
                      <c:pt idx="5780">
                        <c:v>43.20000000004093</c:v>
                      </c:pt>
                      <c:pt idx="5781">
                        <c:v>42.999999999789679</c:v>
                      </c:pt>
                      <c:pt idx="5782">
                        <c:v>42.800000000038658</c:v>
                      </c:pt>
                      <c:pt idx="5783">
                        <c:v>42.600000000043202</c:v>
                      </c:pt>
                      <c:pt idx="5784">
                        <c:v>42.500000000034106</c:v>
                      </c:pt>
                      <c:pt idx="5785">
                        <c:v>42.300000000038651</c:v>
                      </c:pt>
                      <c:pt idx="5786">
                        <c:v>42.100000000043195</c:v>
                      </c:pt>
                      <c:pt idx="5787">
                        <c:v>41.899999999798212</c:v>
                      </c:pt>
                      <c:pt idx="5788">
                        <c:v>41.800000000038644</c:v>
                      </c:pt>
                      <c:pt idx="5789">
                        <c:v>41.500000000034106</c:v>
                      </c:pt>
                      <c:pt idx="5790">
                        <c:v>41.571428571390285</c:v>
                      </c:pt>
                      <c:pt idx="5791">
                        <c:v>0</c:v>
                      </c:pt>
                      <c:pt idx="5792">
                        <c:v>27.455000000000041</c:v>
                      </c:pt>
                      <c:pt idx="5793">
                        <c:v>17.19500000000005</c:v>
                      </c:pt>
                      <c:pt idx="5794">
                        <c:v>9.7880000000000109</c:v>
                      </c:pt>
                      <c:pt idx="5795">
                        <c:v>4.7309999999999945</c:v>
                      </c:pt>
                      <c:pt idx="5796">
                        <c:v>1.2759999999999536</c:v>
                      </c:pt>
                      <c:pt idx="5797">
                        <c:v>-1.0789999999999509</c:v>
                      </c:pt>
                      <c:pt idx="5798">
                        <c:v>-2.6700000000000728</c:v>
                      </c:pt>
                      <c:pt idx="5799">
                        <c:v>-3.7329999999999472</c:v>
                      </c:pt>
                      <c:pt idx="5800">
                        <c:v>-4.4250000000000682</c:v>
                      </c:pt>
                      <c:pt idx="5801">
                        <c:v>-4.8589999999999236</c:v>
                      </c:pt>
                      <c:pt idx="5802">
                        <c:v>-5.11099999999999</c:v>
                      </c:pt>
                      <c:pt idx="5803">
                        <c:v>-5.2350000000000136</c:v>
                      </c:pt>
                      <c:pt idx="5804">
                        <c:v>-5.2710000000000719</c:v>
                      </c:pt>
                      <c:pt idx="5805">
                        <c:v>-5.2439999999999145</c:v>
                      </c:pt>
                      <c:pt idx="5806">
                        <c:v>-5.1750000000000682</c:v>
                      </c:pt>
                      <c:pt idx="5807">
                        <c:v>-5.0760000000000218</c:v>
                      </c:pt>
                      <c:pt idx="5808">
                        <c:v>-4.95799999999997</c:v>
                      </c:pt>
                      <c:pt idx="5809">
                        <c:v>-4.8279999999999745</c:v>
                      </c:pt>
                      <c:pt idx="5810">
                        <c:v>-4.6910000000000309</c:v>
                      </c:pt>
                      <c:pt idx="5811">
                        <c:v>-4.5499999999999545</c:v>
                      </c:pt>
                      <c:pt idx="5812">
                        <c:v>-4.4080000000000155</c:v>
                      </c:pt>
                      <c:pt idx="5813">
                        <c:v>-4.2659999999999627</c:v>
                      </c:pt>
                      <c:pt idx="5814">
                        <c:v>-4.1270000000000664</c:v>
                      </c:pt>
                      <c:pt idx="5815">
                        <c:v>-3.9900000000000091</c:v>
                      </c:pt>
                      <c:pt idx="5816">
                        <c:v>-3.8569999999999709</c:v>
                      </c:pt>
                      <c:pt idx="5817">
                        <c:v>-3.7269999999999754</c:v>
                      </c:pt>
                      <c:pt idx="5818">
                        <c:v>-3.6019999999999754</c:v>
                      </c:pt>
                      <c:pt idx="5819">
                        <c:v>-3.4800000000000182</c:v>
                      </c:pt>
                      <c:pt idx="5820">
                        <c:v>-3.3640000000000327</c:v>
                      </c:pt>
                      <c:pt idx="5821">
                        <c:v>-3.2490000000000236</c:v>
                      </c:pt>
                      <c:pt idx="5822">
                        <c:v>-3.1409999999999627</c:v>
                      </c:pt>
                      <c:pt idx="5823">
                        <c:v>-3.0349999999999682</c:v>
                      </c:pt>
                      <c:pt idx="5824">
                        <c:v>-2.9340000000000828</c:v>
                      </c:pt>
                      <c:pt idx="5825">
                        <c:v>-2.8360000000000127</c:v>
                      </c:pt>
                      <c:pt idx="5826">
                        <c:v>-2.7409999999999854</c:v>
                      </c:pt>
                      <c:pt idx="5827">
                        <c:v>-2.6509999999999536</c:v>
                      </c:pt>
                      <c:pt idx="5828">
                        <c:v>-2.5640000000000214</c:v>
                      </c:pt>
                      <c:pt idx="5829">
                        <c:v>-2.478999999999985</c:v>
                      </c:pt>
                      <c:pt idx="5830">
                        <c:v>-2.3990000000000009</c:v>
                      </c:pt>
                      <c:pt idx="5831">
                        <c:v>-2.3210000000000264</c:v>
                      </c:pt>
                      <c:pt idx="5832">
                        <c:v>-2.2459999999999809</c:v>
                      </c:pt>
                      <c:pt idx="5833">
                        <c:v>-2.1739999999999782</c:v>
                      </c:pt>
                      <c:pt idx="5834">
                        <c:v>-2.1040000000000418</c:v>
                      </c:pt>
                      <c:pt idx="5835">
                        <c:v>-2.0369999999999777</c:v>
                      </c:pt>
                      <c:pt idx="5836">
                        <c:v>-1.9730000000000132</c:v>
                      </c:pt>
                      <c:pt idx="5837">
                        <c:v>-1.9099999999999682</c:v>
                      </c:pt>
                      <c:pt idx="5838">
                        <c:v>-1.8509999999999991</c:v>
                      </c:pt>
                      <c:pt idx="5839">
                        <c:v>-1.7930000000000064</c:v>
                      </c:pt>
                      <c:pt idx="5840">
                        <c:v>-1.7379999999999995</c:v>
                      </c:pt>
                      <c:pt idx="5841">
                        <c:v>-1.6840000000000259</c:v>
                      </c:pt>
                      <c:pt idx="5842">
                        <c:v>-1.6329999999999814</c:v>
                      </c:pt>
                      <c:pt idx="5843">
                        <c:v>-1.5830000000000268</c:v>
                      </c:pt>
                      <c:pt idx="5844">
                        <c:v>-1.5349999999999682</c:v>
                      </c:pt>
                      <c:pt idx="5845">
                        <c:v>-1.4890000000000327</c:v>
                      </c:pt>
                      <c:pt idx="5846">
                        <c:v>-1.44399999999996</c:v>
                      </c:pt>
                      <c:pt idx="5847">
                        <c:v>-1.4019999999999868</c:v>
                      </c:pt>
                      <c:pt idx="5848">
                        <c:v>-1.3600000000000136</c:v>
                      </c:pt>
                      <c:pt idx="5849">
                        <c:v>-1.3220000000000027</c:v>
                      </c:pt>
                      <c:pt idx="5850">
                        <c:v>-1.2830000000000155</c:v>
                      </c:pt>
                      <c:pt idx="5851">
                        <c:v>-1.2459999999999809</c:v>
                      </c:pt>
                      <c:pt idx="5852">
                        <c:v>-1.2100000000000364</c:v>
                      </c:pt>
                      <c:pt idx="5853">
                        <c:v>-1.1759999999999877</c:v>
                      </c:pt>
                      <c:pt idx="5854">
                        <c:v>-1.1419999999999959</c:v>
                      </c:pt>
                      <c:pt idx="5855">
                        <c:v>-1.1129999999999995</c:v>
                      </c:pt>
                      <c:pt idx="5856">
                        <c:v>-1.0810000000000173</c:v>
                      </c:pt>
                      <c:pt idx="5857">
                        <c:v>-1.0509999999999877</c:v>
                      </c:pt>
                      <c:pt idx="5858">
                        <c:v>-1.0219999999999914</c:v>
                      </c:pt>
                      <c:pt idx="5859">
                        <c:v>-0.99399999999997135</c:v>
                      </c:pt>
                      <c:pt idx="5860">
                        <c:v>-0.96700000000004138</c:v>
                      </c:pt>
                      <c:pt idx="5861">
                        <c:v>-0.94099999999997408</c:v>
                      </c:pt>
                      <c:pt idx="5862">
                        <c:v>-0.93782383419688353</c:v>
                      </c:pt>
                      <c:pt idx="5863">
                        <c:v>0</c:v>
                      </c:pt>
                      <c:pt idx="5864">
                        <c:v>-0.90000000000227365</c:v>
                      </c:pt>
                      <c:pt idx="5865">
                        <c:v>-0.90000000000227365</c:v>
                      </c:pt>
                      <c:pt idx="5866">
                        <c:v>-1</c:v>
                      </c:pt>
                      <c:pt idx="5867">
                        <c:v>-0.90000000000227365</c:v>
                      </c:pt>
                      <c:pt idx="5868">
                        <c:v>-0.90000000000227365</c:v>
                      </c:pt>
                      <c:pt idx="5869">
                        <c:v>-0.99999999998863132</c:v>
                      </c:pt>
                      <c:pt idx="5870">
                        <c:v>-0.90000000000227365</c:v>
                      </c:pt>
                      <c:pt idx="5871">
                        <c:v>-0.89999999999658931</c:v>
                      </c:pt>
                      <c:pt idx="5872">
                        <c:v>-1</c:v>
                      </c:pt>
                      <c:pt idx="5873">
                        <c:v>-0.90000000000227365</c:v>
                      </c:pt>
                      <c:pt idx="5874">
                        <c:v>-0.90000000000227365</c:v>
                      </c:pt>
                      <c:pt idx="5875">
                        <c:v>-1</c:v>
                      </c:pt>
                      <c:pt idx="5876">
                        <c:v>-0.90000000000227365</c:v>
                      </c:pt>
                      <c:pt idx="5877">
                        <c:v>-0.90000000000227365</c:v>
                      </c:pt>
                      <c:pt idx="5878">
                        <c:v>-1</c:v>
                      </c:pt>
                      <c:pt idx="5879">
                        <c:v>-0.89999999999658931</c:v>
                      </c:pt>
                      <c:pt idx="5880">
                        <c:v>-0.90000000000227365</c:v>
                      </c:pt>
                      <c:pt idx="5881">
                        <c:v>-0.99999999998863132</c:v>
                      </c:pt>
                      <c:pt idx="5882">
                        <c:v>-0.90000000000227365</c:v>
                      </c:pt>
                      <c:pt idx="5883">
                        <c:v>-0.90000000000227365</c:v>
                      </c:pt>
                      <c:pt idx="5884">
                        <c:v>-0.90000000000227365</c:v>
                      </c:pt>
                      <c:pt idx="5885">
                        <c:v>-1</c:v>
                      </c:pt>
                      <c:pt idx="5886">
                        <c:v>-0.90000000000227365</c:v>
                      </c:pt>
                      <c:pt idx="5887">
                        <c:v>-0.89999999999658931</c:v>
                      </c:pt>
                      <c:pt idx="5888">
                        <c:v>-1</c:v>
                      </c:pt>
                      <c:pt idx="5889">
                        <c:v>-0.90000000000227365</c:v>
                      </c:pt>
                      <c:pt idx="5890">
                        <c:v>-0.90000000000227365</c:v>
                      </c:pt>
                      <c:pt idx="5891">
                        <c:v>-0.90000000000227365</c:v>
                      </c:pt>
                      <c:pt idx="5892">
                        <c:v>-1</c:v>
                      </c:pt>
                      <c:pt idx="5893">
                        <c:v>-0.90000000000227365</c:v>
                      </c:pt>
                      <c:pt idx="5894">
                        <c:v>-0.89999999998635749</c:v>
                      </c:pt>
                      <c:pt idx="5895">
                        <c:v>-0.90000000000227365</c:v>
                      </c:pt>
                      <c:pt idx="5896">
                        <c:v>-1</c:v>
                      </c:pt>
                      <c:pt idx="5897">
                        <c:v>-0.90000000000227365</c:v>
                      </c:pt>
                      <c:pt idx="5898">
                        <c:v>-0.90000000000227365</c:v>
                      </c:pt>
                      <c:pt idx="5899">
                        <c:v>-1</c:v>
                      </c:pt>
                      <c:pt idx="5900">
                        <c:v>-0.90000000000227365</c:v>
                      </c:pt>
                      <c:pt idx="5901">
                        <c:v>-0.89999999999658931</c:v>
                      </c:pt>
                      <c:pt idx="5902">
                        <c:v>-0.90000000000227365</c:v>
                      </c:pt>
                      <c:pt idx="5903">
                        <c:v>-0.90000000000227365</c:v>
                      </c:pt>
                      <c:pt idx="5904">
                        <c:v>-1</c:v>
                      </c:pt>
                      <c:pt idx="5905">
                        <c:v>-0.90000000000227365</c:v>
                      </c:pt>
                      <c:pt idx="5906">
                        <c:v>-0.89999999998635749</c:v>
                      </c:pt>
                      <c:pt idx="5907">
                        <c:v>-0.90000000000227365</c:v>
                      </c:pt>
                      <c:pt idx="5908">
                        <c:v>-1</c:v>
                      </c:pt>
                      <c:pt idx="5909">
                        <c:v>-0.90000000000227365</c:v>
                      </c:pt>
                      <c:pt idx="5910">
                        <c:v>-0.90000000000227365</c:v>
                      </c:pt>
                      <c:pt idx="5911">
                        <c:v>-0.90000000000227365</c:v>
                      </c:pt>
                      <c:pt idx="5912">
                        <c:v>-1</c:v>
                      </c:pt>
                      <c:pt idx="5913">
                        <c:v>-0.90000000000227365</c:v>
                      </c:pt>
                      <c:pt idx="5914">
                        <c:v>-0.89999999999658931</c:v>
                      </c:pt>
                      <c:pt idx="5915">
                        <c:v>-0.90000000000227365</c:v>
                      </c:pt>
                      <c:pt idx="5916">
                        <c:v>-0.90000000000227365</c:v>
                      </c:pt>
                      <c:pt idx="5917">
                        <c:v>-1</c:v>
                      </c:pt>
                      <c:pt idx="5918">
                        <c:v>-0.90000000000227365</c:v>
                      </c:pt>
                      <c:pt idx="5919">
                        <c:v>-0.89999999998635749</c:v>
                      </c:pt>
                      <c:pt idx="5920">
                        <c:v>-0.90000000000227365</c:v>
                      </c:pt>
                      <c:pt idx="5921">
                        <c:v>-0.90000000000227365</c:v>
                      </c:pt>
                      <c:pt idx="5922">
                        <c:v>-1</c:v>
                      </c:pt>
                      <c:pt idx="5923">
                        <c:v>-0.90000000000227365</c:v>
                      </c:pt>
                      <c:pt idx="5924">
                        <c:v>-0.90000000000227365</c:v>
                      </c:pt>
                      <c:pt idx="5925">
                        <c:v>-0.89999999999658931</c:v>
                      </c:pt>
                      <c:pt idx="5926">
                        <c:v>-0.90000000000227365</c:v>
                      </c:pt>
                      <c:pt idx="5927">
                        <c:v>-1</c:v>
                      </c:pt>
                      <c:pt idx="5928">
                        <c:v>-0.90000000000227365</c:v>
                      </c:pt>
                      <c:pt idx="5929">
                        <c:v>-0.90000000000227365</c:v>
                      </c:pt>
                      <c:pt idx="5930">
                        <c:v>-0.89999999999658931</c:v>
                      </c:pt>
                      <c:pt idx="5931">
                        <c:v>-0.89999999999204194</c:v>
                      </c:pt>
                      <c:pt idx="5932">
                        <c:v>-0.90000000000227365</c:v>
                      </c:pt>
                      <c:pt idx="5933">
                        <c:v>-1</c:v>
                      </c:pt>
                      <c:pt idx="5934">
                        <c:v>-0.90000000000227365</c:v>
                      </c:pt>
                      <c:pt idx="5935">
                        <c:v>-0.90000000000227365</c:v>
                      </c:pt>
                      <c:pt idx="5936">
                        <c:v>-0.89999999999658931</c:v>
                      </c:pt>
                      <c:pt idx="5937">
                        <c:v>-0.90000000000227365</c:v>
                      </c:pt>
                      <c:pt idx="5938">
                        <c:v>-0.90000000000227365</c:v>
                      </c:pt>
                      <c:pt idx="5939">
                        <c:v>-1</c:v>
                      </c:pt>
                      <c:pt idx="5940">
                        <c:v>-0.90000000000227365</c:v>
                      </c:pt>
                      <c:pt idx="5941">
                        <c:v>-0.89999999999658931</c:v>
                      </c:pt>
                      <c:pt idx="5942">
                        <c:v>-0.90000000000227365</c:v>
                      </c:pt>
                      <c:pt idx="5943">
                        <c:v>-0.90000000000227365</c:v>
                      </c:pt>
                      <c:pt idx="5944">
                        <c:v>-0.89999999999204194</c:v>
                      </c:pt>
                      <c:pt idx="5945">
                        <c:v>-0.89999999999658931</c:v>
                      </c:pt>
                      <c:pt idx="5946">
                        <c:v>-1.0000000000056843</c:v>
                      </c:pt>
                      <c:pt idx="5947">
                        <c:v>-0.89999999999658931</c:v>
                      </c:pt>
                      <c:pt idx="5948">
                        <c:v>-0.90000000000227365</c:v>
                      </c:pt>
                      <c:pt idx="5949">
                        <c:v>-0.90000000000227365</c:v>
                      </c:pt>
                      <c:pt idx="5950">
                        <c:v>-0.90000000000227365</c:v>
                      </c:pt>
                      <c:pt idx="5951">
                        <c:v>-0.89999999999658931</c:v>
                      </c:pt>
                      <c:pt idx="5952">
                        <c:v>-0.90000000000227365</c:v>
                      </c:pt>
                      <c:pt idx="5953">
                        <c:v>-0.90000000000227365</c:v>
                      </c:pt>
                      <c:pt idx="5954">
                        <c:v>-1</c:v>
                      </c:pt>
                      <c:pt idx="5955">
                        <c:v>-0.90000000000227365</c:v>
                      </c:pt>
                      <c:pt idx="5956">
                        <c:v>-0.89999999998635749</c:v>
                      </c:pt>
                      <c:pt idx="5957">
                        <c:v>-0.90000000000227365</c:v>
                      </c:pt>
                      <c:pt idx="5958">
                        <c:v>-0.90000000000227365</c:v>
                      </c:pt>
                      <c:pt idx="5959">
                        <c:v>-0.90000000000227365</c:v>
                      </c:pt>
                      <c:pt idx="5960">
                        <c:v>-0.89999999999658931</c:v>
                      </c:pt>
                      <c:pt idx="5961">
                        <c:v>-0.90000000000227365</c:v>
                      </c:pt>
                      <c:pt idx="5962">
                        <c:v>-0.90000000000227365</c:v>
                      </c:pt>
                      <c:pt idx="5963">
                        <c:v>-1</c:v>
                      </c:pt>
                      <c:pt idx="5964">
                        <c:v>-0.90000000000227365</c:v>
                      </c:pt>
                      <c:pt idx="5965">
                        <c:v>-0.90000000000227365</c:v>
                      </c:pt>
                      <c:pt idx="5966">
                        <c:v>-0.89999999999658931</c:v>
                      </c:pt>
                      <c:pt idx="5967">
                        <c:v>-0.90000000000227365</c:v>
                      </c:pt>
                      <c:pt idx="5968">
                        <c:v>-0.90000000000227365</c:v>
                      </c:pt>
                      <c:pt idx="5969">
                        <c:v>-0.89999999998635749</c:v>
                      </c:pt>
                      <c:pt idx="5970">
                        <c:v>-0.90000000000227365</c:v>
                      </c:pt>
                      <c:pt idx="5971">
                        <c:v>-0.90000000000227365</c:v>
                      </c:pt>
                      <c:pt idx="5972">
                        <c:v>-0.90000000000227365</c:v>
                      </c:pt>
                      <c:pt idx="5973">
                        <c:v>-0.89999999999658931</c:v>
                      </c:pt>
                      <c:pt idx="5974">
                        <c:v>-0.90000000000227365</c:v>
                      </c:pt>
                      <c:pt idx="5975">
                        <c:v>-0.90000000000227365</c:v>
                      </c:pt>
                      <c:pt idx="5976">
                        <c:v>-1</c:v>
                      </c:pt>
                      <c:pt idx="5977">
                        <c:v>-0.90000000000227365</c:v>
                      </c:pt>
                      <c:pt idx="5978">
                        <c:v>-0.90000000000227365</c:v>
                      </c:pt>
                      <c:pt idx="5979">
                        <c:v>-0.89999999999658931</c:v>
                      </c:pt>
                      <c:pt idx="5980">
                        <c:v>-0.90000000000227365</c:v>
                      </c:pt>
                      <c:pt idx="5981">
                        <c:v>-0.89999999999204194</c:v>
                      </c:pt>
                      <c:pt idx="5982">
                        <c:v>-0.90000000000227365</c:v>
                      </c:pt>
                      <c:pt idx="5983">
                        <c:v>-0.89999999999658931</c:v>
                      </c:pt>
                      <c:pt idx="5984">
                        <c:v>-0.90000000000227365</c:v>
                      </c:pt>
                      <c:pt idx="5985">
                        <c:v>-0.90000000000227365</c:v>
                      </c:pt>
                      <c:pt idx="5986">
                        <c:v>-0.90000000000227365</c:v>
                      </c:pt>
                      <c:pt idx="5987">
                        <c:v>-0.89999999999658931</c:v>
                      </c:pt>
                      <c:pt idx="5988">
                        <c:v>-0.90000000000227365</c:v>
                      </c:pt>
                      <c:pt idx="5989">
                        <c:v>-0.90000000000227365</c:v>
                      </c:pt>
                      <c:pt idx="5990">
                        <c:v>-0.90000000000227365</c:v>
                      </c:pt>
                      <c:pt idx="5991">
                        <c:v>-0.89999999999658931</c:v>
                      </c:pt>
                      <c:pt idx="5992">
                        <c:v>-0.90000000000227365</c:v>
                      </c:pt>
                      <c:pt idx="5993">
                        <c:v>-0.90000000000227365</c:v>
                      </c:pt>
                      <c:pt idx="5994">
                        <c:v>-0.89999999999204194</c:v>
                      </c:pt>
                      <c:pt idx="5995">
                        <c:v>-0.89999999999658931</c:v>
                      </c:pt>
                      <c:pt idx="5996">
                        <c:v>-0.90000000000227365</c:v>
                      </c:pt>
                      <c:pt idx="5997">
                        <c:v>-0.90000000000227365</c:v>
                      </c:pt>
                      <c:pt idx="5998">
                        <c:v>-0.89999999999658931</c:v>
                      </c:pt>
                      <c:pt idx="5999">
                        <c:v>-0.90000000000227365</c:v>
                      </c:pt>
                      <c:pt idx="6000">
                        <c:v>-0.90000000000227365</c:v>
                      </c:pt>
                      <c:pt idx="6001">
                        <c:v>-0.90000000000227365</c:v>
                      </c:pt>
                      <c:pt idx="6002">
                        <c:v>-0.89999999999658931</c:v>
                      </c:pt>
                      <c:pt idx="6003">
                        <c:v>-0.90000000000227365</c:v>
                      </c:pt>
                      <c:pt idx="6004">
                        <c:v>-0.90000000000227365</c:v>
                      </c:pt>
                      <c:pt idx="6005">
                        <c:v>-0.90000000000227365</c:v>
                      </c:pt>
                      <c:pt idx="6006">
                        <c:v>-0.89999999998635749</c:v>
                      </c:pt>
                      <c:pt idx="6007">
                        <c:v>-0.90000000000227365</c:v>
                      </c:pt>
                      <c:pt idx="6008">
                        <c:v>-0.90000000000227365</c:v>
                      </c:pt>
                      <c:pt idx="6009">
                        <c:v>-0.90000000000227365</c:v>
                      </c:pt>
                      <c:pt idx="6010">
                        <c:v>-0.89999999999658931</c:v>
                      </c:pt>
                      <c:pt idx="6011">
                        <c:v>-0.90000000000227365</c:v>
                      </c:pt>
                      <c:pt idx="6012">
                        <c:v>-0.90000000000227365</c:v>
                      </c:pt>
                      <c:pt idx="6013">
                        <c:v>-0.90000000000227365</c:v>
                      </c:pt>
                      <c:pt idx="6014">
                        <c:v>-0.89999999999658931</c:v>
                      </c:pt>
                      <c:pt idx="6015">
                        <c:v>-0.90000000000227365</c:v>
                      </c:pt>
                      <c:pt idx="6016">
                        <c:v>-0.90000000000227365</c:v>
                      </c:pt>
                      <c:pt idx="6017">
                        <c:v>-0.90000000000227365</c:v>
                      </c:pt>
                      <c:pt idx="6018">
                        <c:v>-0.89999999999658931</c:v>
                      </c:pt>
                      <c:pt idx="6019">
                        <c:v>-0.89999999999204194</c:v>
                      </c:pt>
                      <c:pt idx="6020">
                        <c:v>-0.90000000000227365</c:v>
                      </c:pt>
                      <c:pt idx="6021">
                        <c:v>-0.90000000000227365</c:v>
                      </c:pt>
                      <c:pt idx="6022">
                        <c:v>-0.89999999999658931</c:v>
                      </c:pt>
                      <c:pt idx="6023">
                        <c:v>-0.90000000000227365</c:v>
                      </c:pt>
                      <c:pt idx="6024">
                        <c:v>-0.90000000000227365</c:v>
                      </c:pt>
                      <c:pt idx="6025">
                        <c:v>-0.90000000000227365</c:v>
                      </c:pt>
                      <c:pt idx="6026">
                        <c:v>-0.79999999999886307</c:v>
                      </c:pt>
                      <c:pt idx="6027">
                        <c:v>-0.90000000000227365</c:v>
                      </c:pt>
                      <c:pt idx="6028">
                        <c:v>-0.89999999999658931</c:v>
                      </c:pt>
                      <c:pt idx="6029">
                        <c:v>-0.90000000000227365</c:v>
                      </c:pt>
                      <c:pt idx="6030">
                        <c:v>-0.90000000000227365</c:v>
                      </c:pt>
                      <c:pt idx="6031">
                        <c:v>-0.89999999999204194</c:v>
                      </c:pt>
                      <c:pt idx="6032">
                        <c:v>-0.89999999999658931</c:v>
                      </c:pt>
                      <c:pt idx="6033">
                        <c:v>-0.90000000000227365</c:v>
                      </c:pt>
                      <c:pt idx="6034">
                        <c:v>-0.90000000000227365</c:v>
                      </c:pt>
                      <c:pt idx="6035">
                        <c:v>-0.90000000000227365</c:v>
                      </c:pt>
                      <c:pt idx="6036">
                        <c:v>-0.89999999999658931</c:v>
                      </c:pt>
                      <c:pt idx="6037">
                        <c:v>-0.90000000000227365</c:v>
                      </c:pt>
                      <c:pt idx="6038">
                        <c:v>-0.90000000000227365</c:v>
                      </c:pt>
                      <c:pt idx="6039">
                        <c:v>-0.79999999999886307</c:v>
                      </c:pt>
                      <c:pt idx="6040">
                        <c:v>-0.90000000000227365</c:v>
                      </c:pt>
                      <c:pt idx="6041">
                        <c:v>-0.90000000000227365</c:v>
                      </c:pt>
                      <c:pt idx="6042">
                        <c:v>-0.89999999999658931</c:v>
                      </c:pt>
                      <c:pt idx="6043">
                        <c:v>-0.90000000000227365</c:v>
                      </c:pt>
                      <c:pt idx="6044">
                        <c:v>-0.89999999999204194</c:v>
                      </c:pt>
                      <c:pt idx="6045">
                        <c:v>-0.90000000000227365</c:v>
                      </c:pt>
                      <c:pt idx="6046">
                        <c:v>-0.89999999999658931</c:v>
                      </c:pt>
                      <c:pt idx="6047">
                        <c:v>-0.90000000000227365</c:v>
                      </c:pt>
                      <c:pt idx="6048">
                        <c:v>-0.79999999999886307</c:v>
                      </c:pt>
                      <c:pt idx="6049">
                        <c:v>-0.90000000000227365</c:v>
                      </c:pt>
                      <c:pt idx="6050">
                        <c:v>-0.90000000000227365</c:v>
                      </c:pt>
                      <c:pt idx="6051">
                        <c:v>-0.90000000000227365</c:v>
                      </c:pt>
                      <c:pt idx="6052">
                        <c:v>-0.89999999999658931</c:v>
                      </c:pt>
                      <c:pt idx="6053">
                        <c:v>-0.90000000000227365</c:v>
                      </c:pt>
                      <c:pt idx="6054">
                        <c:v>-0.90000000000227365</c:v>
                      </c:pt>
                      <c:pt idx="6055">
                        <c:v>-0.90000000000227365</c:v>
                      </c:pt>
                      <c:pt idx="6056">
                        <c:v>-0.79999999998976823</c:v>
                      </c:pt>
                      <c:pt idx="6057">
                        <c:v>-0.90000000000227365</c:v>
                      </c:pt>
                      <c:pt idx="6058">
                        <c:v>-0.89999999999658931</c:v>
                      </c:pt>
                      <c:pt idx="6059">
                        <c:v>-0.90000000000227365</c:v>
                      </c:pt>
                      <c:pt idx="6060">
                        <c:v>-0.90000000000227365</c:v>
                      </c:pt>
                      <c:pt idx="6061">
                        <c:v>-0.90000000000227365</c:v>
                      </c:pt>
                      <c:pt idx="6062">
                        <c:v>-0.89999999999658931</c:v>
                      </c:pt>
                      <c:pt idx="6063">
                        <c:v>-0.80000000000454752</c:v>
                      </c:pt>
                      <c:pt idx="6064">
                        <c:v>-0.90000000000227365</c:v>
                      </c:pt>
                      <c:pt idx="6065">
                        <c:v>-0.89999999999658931</c:v>
                      </c:pt>
                      <c:pt idx="6066">
                        <c:v>-0.90000000000227365</c:v>
                      </c:pt>
                      <c:pt idx="6067">
                        <c:v>-0.90000000000227365</c:v>
                      </c:pt>
                      <c:pt idx="6068">
                        <c:v>-0.89999999999658931</c:v>
                      </c:pt>
                      <c:pt idx="6069">
                        <c:v>-0.89999999999204194</c:v>
                      </c:pt>
                      <c:pt idx="6070">
                        <c:v>-0.80000000000454752</c:v>
                      </c:pt>
                      <c:pt idx="6071">
                        <c:v>-0.89999999999658931</c:v>
                      </c:pt>
                      <c:pt idx="6072">
                        <c:v>-0.90000000000227365</c:v>
                      </c:pt>
                      <c:pt idx="6073">
                        <c:v>-0.90000000000227365</c:v>
                      </c:pt>
                      <c:pt idx="6074">
                        <c:v>-0.90000000000227365</c:v>
                      </c:pt>
                      <c:pt idx="6075">
                        <c:v>-0.79999999999886307</c:v>
                      </c:pt>
                      <c:pt idx="6076">
                        <c:v>-0.90000000000227365</c:v>
                      </c:pt>
                      <c:pt idx="6077">
                        <c:v>-0.89999999999658931</c:v>
                      </c:pt>
                      <c:pt idx="6078">
                        <c:v>-0.90000000000227365</c:v>
                      </c:pt>
                      <c:pt idx="6079">
                        <c:v>-0.90000000000227365</c:v>
                      </c:pt>
                      <c:pt idx="6080">
                        <c:v>-0.90000000000227365</c:v>
                      </c:pt>
                      <c:pt idx="6081">
                        <c:v>-0.79999999998976823</c:v>
                      </c:pt>
                      <c:pt idx="6082">
                        <c:v>-0.90000000000227365</c:v>
                      </c:pt>
                      <c:pt idx="6083">
                        <c:v>-0.89999999999658931</c:v>
                      </c:pt>
                      <c:pt idx="6084">
                        <c:v>-0.90000000000227365</c:v>
                      </c:pt>
                      <c:pt idx="6085">
                        <c:v>-0.90000000000227365</c:v>
                      </c:pt>
                      <c:pt idx="6086">
                        <c:v>-0.79999999999886307</c:v>
                      </c:pt>
                      <c:pt idx="6087">
                        <c:v>-0.90000000000227365</c:v>
                      </c:pt>
                      <c:pt idx="6088">
                        <c:v>-0.90000000000227365</c:v>
                      </c:pt>
                      <c:pt idx="6089">
                        <c:v>-0.89999999999658931</c:v>
                      </c:pt>
                      <c:pt idx="6090">
                        <c:v>-0.80000000000454752</c:v>
                      </c:pt>
                      <c:pt idx="6091">
                        <c:v>-0.90000000000227365</c:v>
                      </c:pt>
                      <c:pt idx="6092">
                        <c:v>-0.89999999999658931</c:v>
                      </c:pt>
                      <c:pt idx="6093">
                        <c:v>-0.90000000000227365</c:v>
                      </c:pt>
                      <c:pt idx="6094">
                        <c:v>-0.89999999999204194</c:v>
                      </c:pt>
                      <c:pt idx="6095">
                        <c:v>-0.79999999999886307</c:v>
                      </c:pt>
                      <c:pt idx="6096">
                        <c:v>-0.90000000000227365</c:v>
                      </c:pt>
                      <c:pt idx="6097">
                        <c:v>-0.90000000000227365</c:v>
                      </c:pt>
                      <c:pt idx="6098">
                        <c:v>-0.89999999999658931</c:v>
                      </c:pt>
                      <c:pt idx="6099">
                        <c:v>-0.80000000000454752</c:v>
                      </c:pt>
                      <c:pt idx="6100">
                        <c:v>-0.89999999999658931</c:v>
                      </c:pt>
                      <c:pt idx="6101">
                        <c:v>-0.90000000000227365</c:v>
                      </c:pt>
                      <c:pt idx="6102">
                        <c:v>-0.90000000000227365</c:v>
                      </c:pt>
                      <c:pt idx="6103">
                        <c:v>-0.79999999999886307</c:v>
                      </c:pt>
                      <c:pt idx="6104">
                        <c:v>-0.90000000000227365</c:v>
                      </c:pt>
                      <c:pt idx="6105">
                        <c:v>-0.90000000000227365</c:v>
                      </c:pt>
                      <c:pt idx="6106">
                        <c:v>-0.89999999998635749</c:v>
                      </c:pt>
                      <c:pt idx="6107">
                        <c:v>-0.80000000000454752</c:v>
                      </c:pt>
                      <c:pt idx="6108">
                        <c:v>-0.90000000000227365</c:v>
                      </c:pt>
                      <c:pt idx="6109">
                        <c:v>-0.89999999999658931</c:v>
                      </c:pt>
                      <c:pt idx="6110">
                        <c:v>-0.90000000000227365</c:v>
                      </c:pt>
                      <c:pt idx="6111">
                        <c:v>-0.79999999999886307</c:v>
                      </c:pt>
                      <c:pt idx="6112">
                        <c:v>-0.90000000000227365</c:v>
                      </c:pt>
                      <c:pt idx="6113">
                        <c:v>-0.90000000000227365</c:v>
                      </c:pt>
                      <c:pt idx="6114">
                        <c:v>-0.79999999999886307</c:v>
                      </c:pt>
                      <c:pt idx="6115">
                        <c:v>-0.90000000000227365</c:v>
                      </c:pt>
                      <c:pt idx="6116">
                        <c:v>-0.90000000000227365</c:v>
                      </c:pt>
                      <c:pt idx="6117">
                        <c:v>-0.89999999999658931</c:v>
                      </c:pt>
                      <c:pt idx="6118">
                        <c:v>-0.80000000000454752</c:v>
                      </c:pt>
                      <c:pt idx="6119">
                        <c:v>-0.89999999998635749</c:v>
                      </c:pt>
                      <c:pt idx="6120">
                        <c:v>-0.90000000000227365</c:v>
                      </c:pt>
                      <c:pt idx="6121">
                        <c:v>-0.80000000000454752</c:v>
                      </c:pt>
                      <c:pt idx="6122">
                        <c:v>-0.89999999999658931</c:v>
                      </c:pt>
                      <c:pt idx="6123">
                        <c:v>-0.90000000000227365</c:v>
                      </c:pt>
                      <c:pt idx="6124">
                        <c:v>-0.90000000000227365</c:v>
                      </c:pt>
                      <c:pt idx="6125">
                        <c:v>-0.79999999999886307</c:v>
                      </c:pt>
                      <c:pt idx="6126">
                        <c:v>-0.90000000000227365</c:v>
                      </c:pt>
                      <c:pt idx="6127">
                        <c:v>-0.90000000000227365</c:v>
                      </c:pt>
                      <c:pt idx="6128">
                        <c:v>-0.79999999999886307</c:v>
                      </c:pt>
                      <c:pt idx="6129">
                        <c:v>-0.90000000000227365</c:v>
                      </c:pt>
                      <c:pt idx="6130">
                        <c:v>-0.89999999999658931</c:v>
                      </c:pt>
                      <c:pt idx="6131">
                        <c:v>-0.79999999999545246</c:v>
                      </c:pt>
                      <c:pt idx="6132">
                        <c:v>-0.89999999999658931</c:v>
                      </c:pt>
                      <c:pt idx="6133">
                        <c:v>-0.90000000000227365</c:v>
                      </c:pt>
                      <c:pt idx="6134">
                        <c:v>-0.80000000000454752</c:v>
                      </c:pt>
                      <c:pt idx="6135">
                        <c:v>-0.89999999999658931</c:v>
                      </c:pt>
                      <c:pt idx="6136">
                        <c:v>-0.90000000000227365</c:v>
                      </c:pt>
                      <c:pt idx="6137">
                        <c:v>-0.79999999999886307</c:v>
                      </c:pt>
                      <c:pt idx="6138">
                        <c:v>-0.90000000000227365</c:v>
                      </c:pt>
                      <c:pt idx="6139">
                        <c:v>-0.90000000000227365</c:v>
                      </c:pt>
                      <c:pt idx="6140">
                        <c:v>-0.79999999999886307</c:v>
                      </c:pt>
                      <c:pt idx="6141">
                        <c:v>-0.90000000000227365</c:v>
                      </c:pt>
                      <c:pt idx="6142">
                        <c:v>-0.90000000000227365</c:v>
                      </c:pt>
                      <c:pt idx="6143">
                        <c:v>-0.79999999999886307</c:v>
                      </c:pt>
                      <c:pt idx="6144">
                        <c:v>-0.89999999999204194</c:v>
                      </c:pt>
                      <c:pt idx="6145">
                        <c:v>-0.89999999999658931</c:v>
                      </c:pt>
                      <c:pt idx="6146">
                        <c:v>-0.80000000000454752</c:v>
                      </c:pt>
                      <c:pt idx="6147">
                        <c:v>-0.90000000000227365</c:v>
                      </c:pt>
                      <c:pt idx="6148">
                        <c:v>-0.89999999999658931</c:v>
                      </c:pt>
                      <c:pt idx="6149">
                        <c:v>-0.80000000000454752</c:v>
                      </c:pt>
                      <c:pt idx="6150">
                        <c:v>-0.89999999999658931</c:v>
                      </c:pt>
                      <c:pt idx="6151">
                        <c:v>-0.80000000000454752</c:v>
                      </c:pt>
                      <c:pt idx="6152">
                        <c:v>-0.89999999999658931</c:v>
                      </c:pt>
                      <c:pt idx="6153">
                        <c:v>-0.90000000000227365</c:v>
                      </c:pt>
                      <c:pt idx="6154">
                        <c:v>-0.79999999999886307</c:v>
                      </c:pt>
                      <c:pt idx="6155">
                        <c:v>-0.90000000000227365</c:v>
                      </c:pt>
                      <c:pt idx="6156">
                        <c:v>-0.89999999999204194</c:v>
                      </c:pt>
                      <c:pt idx="6157">
                        <c:v>-0.79999999999886307</c:v>
                      </c:pt>
                      <c:pt idx="6158">
                        <c:v>-0.90000000000227365</c:v>
                      </c:pt>
                      <c:pt idx="6159">
                        <c:v>-0.79999999999886307</c:v>
                      </c:pt>
                      <c:pt idx="6160">
                        <c:v>-0.90000000000227365</c:v>
                      </c:pt>
                      <c:pt idx="6161">
                        <c:v>-0.90000000000227365</c:v>
                      </c:pt>
                      <c:pt idx="6162">
                        <c:v>-0.79999999999886307</c:v>
                      </c:pt>
                      <c:pt idx="6163">
                        <c:v>-0.90000000000227365</c:v>
                      </c:pt>
                      <c:pt idx="6164">
                        <c:v>-0.79999999999886307</c:v>
                      </c:pt>
                      <c:pt idx="6165">
                        <c:v>-0.90000000000227365</c:v>
                      </c:pt>
                      <c:pt idx="6166">
                        <c:v>-0.90000000000227365</c:v>
                      </c:pt>
                      <c:pt idx="6167">
                        <c:v>-0.79999999999886307</c:v>
                      </c:pt>
                      <c:pt idx="6168">
                        <c:v>-0.90000000000227365</c:v>
                      </c:pt>
                      <c:pt idx="6169">
                        <c:v>-0.79999999998976812</c:v>
                      </c:pt>
                      <c:pt idx="6170">
                        <c:v>-0.90000000000227365</c:v>
                      </c:pt>
                      <c:pt idx="6171">
                        <c:v>-0.90000000000227365</c:v>
                      </c:pt>
                      <c:pt idx="6172">
                        <c:v>-0.79999999999886307</c:v>
                      </c:pt>
                      <c:pt idx="6173">
                        <c:v>-0.90000000000227365</c:v>
                      </c:pt>
                      <c:pt idx="6174">
                        <c:v>-0.79999999999886307</c:v>
                      </c:pt>
                      <c:pt idx="6175">
                        <c:v>-0.90000000000227365</c:v>
                      </c:pt>
                      <c:pt idx="6176">
                        <c:v>-0.79999999999886307</c:v>
                      </c:pt>
                      <c:pt idx="6177">
                        <c:v>-0.90000000000227365</c:v>
                      </c:pt>
                      <c:pt idx="6178">
                        <c:v>-0.79999999999886307</c:v>
                      </c:pt>
                      <c:pt idx="6179">
                        <c:v>-0.90000000000227365</c:v>
                      </c:pt>
                      <c:pt idx="6180">
                        <c:v>-0.90000000000227365</c:v>
                      </c:pt>
                      <c:pt idx="6181">
                        <c:v>-0.79999999998976812</c:v>
                      </c:pt>
                      <c:pt idx="6182">
                        <c:v>-0.90000000000227365</c:v>
                      </c:pt>
                      <c:pt idx="6183">
                        <c:v>-0.79999999999886307</c:v>
                      </c:pt>
                      <c:pt idx="6184">
                        <c:v>-0.90000000000227365</c:v>
                      </c:pt>
                      <c:pt idx="6185">
                        <c:v>-0.79999999999886307</c:v>
                      </c:pt>
                      <c:pt idx="6186">
                        <c:v>-0.90000000000227365</c:v>
                      </c:pt>
                      <c:pt idx="6187">
                        <c:v>-0.79999999999886307</c:v>
                      </c:pt>
                      <c:pt idx="6188">
                        <c:v>-0.90000000000227365</c:v>
                      </c:pt>
                      <c:pt idx="6189">
                        <c:v>-0.79999999999886307</c:v>
                      </c:pt>
                      <c:pt idx="6190">
                        <c:v>-0.90000000000227365</c:v>
                      </c:pt>
                      <c:pt idx="6191">
                        <c:v>-0.79999999999886307</c:v>
                      </c:pt>
                      <c:pt idx="6192">
                        <c:v>-0.90000000000227365</c:v>
                      </c:pt>
                      <c:pt idx="6193">
                        <c:v>-0.79999999999886307</c:v>
                      </c:pt>
                      <c:pt idx="6194">
                        <c:v>-0.89999999999204194</c:v>
                      </c:pt>
                      <c:pt idx="6195">
                        <c:v>-0.80000000000454752</c:v>
                      </c:pt>
                      <c:pt idx="6196">
                        <c:v>-0.89999999999658931</c:v>
                      </c:pt>
                      <c:pt idx="6197">
                        <c:v>-0.80000000000454752</c:v>
                      </c:pt>
                      <c:pt idx="6198">
                        <c:v>-0.79999999999886307</c:v>
                      </c:pt>
                      <c:pt idx="6199">
                        <c:v>-0.90000000000227365</c:v>
                      </c:pt>
                      <c:pt idx="6200">
                        <c:v>-0.79999999999886307</c:v>
                      </c:pt>
                      <c:pt idx="6201">
                        <c:v>-0.90000000000227365</c:v>
                      </c:pt>
                      <c:pt idx="6202">
                        <c:v>-0.79999999999886307</c:v>
                      </c:pt>
                      <c:pt idx="6203">
                        <c:v>-0.90000000000227365</c:v>
                      </c:pt>
                      <c:pt idx="6204">
                        <c:v>-0.79999999999886307</c:v>
                      </c:pt>
                      <c:pt idx="6205">
                        <c:v>-0.79999999999886307</c:v>
                      </c:pt>
                      <c:pt idx="6206">
                        <c:v>-0.89999999999204194</c:v>
                      </c:pt>
                      <c:pt idx="6207">
                        <c:v>-0.80000000000454752</c:v>
                      </c:pt>
                      <c:pt idx="6208">
                        <c:v>-0.79999999999886307</c:v>
                      </c:pt>
                      <c:pt idx="6209">
                        <c:v>-0.90000000000227365</c:v>
                      </c:pt>
                      <c:pt idx="6210">
                        <c:v>-0.79999999999886307</c:v>
                      </c:pt>
                      <c:pt idx="6211">
                        <c:v>-0.79999999999886307</c:v>
                      </c:pt>
                      <c:pt idx="6212">
                        <c:v>-0.90000000000227365</c:v>
                      </c:pt>
                      <c:pt idx="6213">
                        <c:v>-0.79999999999886307</c:v>
                      </c:pt>
                      <c:pt idx="6214">
                        <c:v>-0.80000000000454752</c:v>
                      </c:pt>
                      <c:pt idx="6215">
                        <c:v>-0.89999999999658931</c:v>
                      </c:pt>
                      <c:pt idx="6216">
                        <c:v>-0.80000000000454752</c:v>
                      </c:pt>
                      <c:pt idx="6217">
                        <c:v>-0.79999999999886307</c:v>
                      </c:pt>
                      <c:pt idx="6218">
                        <c:v>-0.79999999999886307</c:v>
                      </c:pt>
                      <c:pt idx="6219">
                        <c:v>-0.79999999999545246</c:v>
                      </c:pt>
                      <c:pt idx="6220">
                        <c:v>-0.89999999999658931</c:v>
                      </c:pt>
                      <c:pt idx="6221">
                        <c:v>-0.80000000000454752</c:v>
                      </c:pt>
                      <c:pt idx="6222">
                        <c:v>-0.79999999999886307</c:v>
                      </c:pt>
                      <c:pt idx="6223">
                        <c:v>-0.79999999999886307</c:v>
                      </c:pt>
                      <c:pt idx="6224">
                        <c:v>-0.80000000000454752</c:v>
                      </c:pt>
                      <c:pt idx="6225">
                        <c:v>-0.79999999999886307</c:v>
                      </c:pt>
                      <c:pt idx="6226">
                        <c:v>-0.79999999999886307</c:v>
                      </c:pt>
                      <c:pt idx="6227">
                        <c:v>-0.80000000000454752</c:v>
                      </c:pt>
                      <c:pt idx="6228">
                        <c:v>-0.79999999999886307</c:v>
                      </c:pt>
                      <c:pt idx="6229">
                        <c:v>-0.79999999999886307</c:v>
                      </c:pt>
                      <c:pt idx="6230">
                        <c:v>-0.80000000000454752</c:v>
                      </c:pt>
                      <c:pt idx="6231">
                        <c:v>-0.79999999998976823</c:v>
                      </c:pt>
                      <c:pt idx="6232">
                        <c:v>-0.79999999999886307</c:v>
                      </c:pt>
                      <c:pt idx="6233">
                        <c:v>-0.80000000000454752</c:v>
                      </c:pt>
                      <c:pt idx="6234">
                        <c:v>-0.79999999999886307</c:v>
                      </c:pt>
                      <c:pt idx="6235">
                        <c:v>-0.79999999999886307</c:v>
                      </c:pt>
                      <c:pt idx="6236">
                        <c:v>-0.80000000000454752</c:v>
                      </c:pt>
                      <c:pt idx="6237">
                        <c:v>-0.70000000000113693</c:v>
                      </c:pt>
                      <c:pt idx="6238">
                        <c:v>-0.79999999999886307</c:v>
                      </c:pt>
                      <c:pt idx="6239">
                        <c:v>-0.79999999999886307</c:v>
                      </c:pt>
                      <c:pt idx="6240">
                        <c:v>-0.70000000000113693</c:v>
                      </c:pt>
                      <c:pt idx="6241">
                        <c:v>-0.80000000000454752</c:v>
                      </c:pt>
                      <c:pt idx="6242">
                        <c:v>-0.69999999999545259</c:v>
                      </c:pt>
                      <c:pt idx="6243">
                        <c:v>-0.80000000000454752</c:v>
                      </c:pt>
                      <c:pt idx="6244">
                        <c:v>-0.69999999999317875</c:v>
                      </c:pt>
                      <c:pt idx="6245">
                        <c:v>-0.79999999999886307</c:v>
                      </c:pt>
                      <c:pt idx="6246">
                        <c:v>-0.70000000000113693</c:v>
                      </c:pt>
                      <c:pt idx="6247">
                        <c:v>-0.70000000000113693</c:v>
                      </c:pt>
                      <c:pt idx="6248">
                        <c:v>-0.79999999999886307</c:v>
                      </c:pt>
                      <c:pt idx="6249">
                        <c:v>-0.70000000000113693</c:v>
                      </c:pt>
                      <c:pt idx="6250">
                        <c:v>-0.70000000000113693</c:v>
                      </c:pt>
                      <c:pt idx="6251">
                        <c:v>-0.70000000000113693</c:v>
                      </c:pt>
                      <c:pt idx="6252">
                        <c:v>-0.70000000000113693</c:v>
                      </c:pt>
                      <c:pt idx="6253">
                        <c:v>-0.70000000000113693</c:v>
                      </c:pt>
                      <c:pt idx="6254">
                        <c:v>-0.70000000000113693</c:v>
                      </c:pt>
                      <c:pt idx="6255">
                        <c:v>-0.70000000000113693</c:v>
                      </c:pt>
                      <c:pt idx="6256">
                        <c:v>-0.6999999999874944</c:v>
                      </c:pt>
                      <c:pt idx="6257">
                        <c:v>-0.60000000000341058</c:v>
                      </c:pt>
                      <c:pt idx="6258">
                        <c:v>-0.70000000000113693</c:v>
                      </c:pt>
                      <c:pt idx="6259">
                        <c:v>-0.59999999999772624</c:v>
                      </c:pt>
                      <c:pt idx="6260">
                        <c:v>-0.70000000000113693</c:v>
                      </c:pt>
                      <c:pt idx="6261">
                        <c:v>-0.60000000000341058</c:v>
                      </c:pt>
                      <c:pt idx="6262">
                        <c:v>-0.59999999999772624</c:v>
                      </c:pt>
                      <c:pt idx="6263">
                        <c:v>-0.60000000000341058</c:v>
                      </c:pt>
                      <c:pt idx="6264">
                        <c:v>-0.59999999999772624</c:v>
                      </c:pt>
                      <c:pt idx="6265">
                        <c:v>-0.60000000000341058</c:v>
                      </c:pt>
                      <c:pt idx="6266">
                        <c:v>-0.59999999999772624</c:v>
                      </c:pt>
                      <c:pt idx="6267">
                        <c:v>-0.60000000000341058</c:v>
                      </c:pt>
                      <c:pt idx="6268">
                        <c:v>-0.5</c:v>
                      </c:pt>
                      <c:pt idx="6269">
                        <c:v>-0.59999999999090514</c:v>
                      </c:pt>
                      <c:pt idx="6270">
                        <c:v>-0.5</c:v>
                      </c:pt>
                      <c:pt idx="6271">
                        <c:v>-0.5</c:v>
                      </c:pt>
                      <c:pt idx="6272">
                        <c:v>-0.50000000000568434</c:v>
                      </c:pt>
                      <c:pt idx="6273">
                        <c:v>-0.5</c:v>
                      </c:pt>
                      <c:pt idx="6274">
                        <c:v>-0.5</c:v>
                      </c:pt>
                      <c:pt idx="6275">
                        <c:v>-0.5</c:v>
                      </c:pt>
                      <c:pt idx="6276">
                        <c:v>-0.39999999999658942</c:v>
                      </c:pt>
                      <c:pt idx="6277">
                        <c:v>-0.50000000000568434</c:v>
                      </c:pt>
                      <c:pt idx="6278">
                        <c:v>-0.39999999999658942</c:v>
                      </c:pt>
                      <c:pt idx="6279">
                        <c:v>-0.40000000000227376</c:v>
                      </c:pt>
                      <c:pt idx="6280">
                        <c:v>-0.40000000000227376</c:v>
                      </c:pt>
                      <c:pt idx="6281">
                        <c:v>-0.29999999999545257</c:v>
                      </c:pt>
                      <c:pt idx="6282">
                        <c:v>-0.39999999999658942</c:v>
                      </c:pt>
                      <c:pt idx="6283">
                        <c:v>-0.30000000000454746</c:v>
                      </c:pt>
                      <c:pt idx="6284">
                        <c:v>-0.29999999999886312</c:v>
                      </c:pt>
                      <c:pt idx="6285">
                        <c:v>-0.29999999999886312</c:v>
                      </c:pt>
                      <c:pt idx="6286">
                        <c:v>-0.29999999999886312</c:v>
                      </c:pt>
                      <c:pt idx="6287">
                        <c:v>-0.20000000000113688</c:v>
                      </c:pt>
                      <c:pt idx="6288">
                        <c:v>-0.20000000000113688</c:v>
                      </c:pt>
                      <c:pt idx="6289">
                        <c:v>-0.20000000000113688</c:v>
                      </c:pt>
                      <c:pt idx="6290">
                        <c:v>-0.20000000000113688</c:v>
                      </c:pt>
                      <c:pt idx="6291">
                        <c:v>-9.9999999997726255E-2</c:v>
                      </c:pt>
                      <c:pt idx="6292">
                        <c:v>-0.10000000000341061</c:v>
                      </c:pt>
                      <c:pt idx="6293">
                        <c:v>-9.9999999997726255E-2</c:v>
                      </c:pt>
                      <c:pt idx="6294">
                        <c:v>-9.9999999996589387E-2</c:v>
                      </c:pt>
                      <c:pt idx="6295">
                        <c:v>0</c:v>
                      </c:pt>
                      <c:pt idx="6296">
                        <c:v>0</c:v>
                      </c:pt>
                      <c:pt idx="6297">
                        <c:v>0</c:v>
                      </c:pt>
                      <c:pt idx="6298">
                        <c:v>0</c:v>
                      </c:pt>
                      <c:pt idx="6299">
                        <c:v>9.9999999997726255E-2</c:v>
                      </c:pt>
                      <c:pt idx="6300">
                        <c:v>9.9999999997726255E-2</c:v>
                      </c:pt>
                      <c:pt idx="6301">
                        <c:v>0.20000000000113688</c:v>
                      </c:pt>
                      <c:pt idx="6302">
                        <c:v>0.20000000000113688</c:v>
                      </c:pt>
                      <c:pt idx="6303">
                        <c:v>0.20000000000113688</c:v>
                      </c:pt>
                      <c:pt idx="6304">
                        <c:v>0.29999999999886312</c:v>
                      </c:pt>
                      <c:pt idx="6305">
                        <c:v>0.29999999999886312</c:v>
                      </c:pt>
                      <c:pt idx="6306">
                        <c:v>0.30000000000113686</c:v>
                      </c:pt>
                      <c:pt idx="6307">
                        <c:v>0.39999999999658942</c:v>
                      </c:pt>
                      <c:pt idx="6308">
                        <c:v>0.40000000000227376</c:v>
                      </c:pt>
                      <c:pt idx="6309">
                        <c:v>0.5</c:v>
                      </c:pt>
                      <c:pt idx="6310">
                        <c:v>0.5</c:v>
                      </c:pt>
                      <c:pt idx="6311">
                        <c:v>0.60000000000341058</c:v>
                      </c:pt>
                      <c:pt idx="6312">
                        <c:v>0.59999999999772624</c:v>
                      </c:pt>
                      <c:pt idx="6313">
                        <c:v>0.60000000000341058</c:v>
                      </c:pt>
                      <c:pt idx="6314">
                        <c:v>0.70000000000113693</c:v>
                      </c:pt>
                      <c:pt idx="6315">
                        <c:v>0.79999999999886307</c:v>
                      </c:pt>
                      <c:pt idx="6316">
                        <c:v>0.79999999999886307</c:v>
                      </c:pt>
                      <c:pt idx="6317">
                        <c:v>0.80000000000454752</c:v>
                      </c:pt>
                      <c:pt idx="6318">
                        <c:v>0.89999999999658931</c:v>
                      </c:pt>
                      <c:pt idx="6319">
                        <c:v>0.99999999998863132</c:v>
                      </c:pt>
                      <c:pt idx="6320">
                        <c:v>1.0000000000056843</c:v>
                      </c:pt>
                      <c:pt idx="6321">
                        <c:v>1.0999999999977264</c:v>
                      </c:pt>
                      <c:pt idx="6322">
                        <c:v>1.1000000000034107</c:v>
                      </c:pt>
                      <c:pt idx="6323">
                        <c:v>1.2000000000011368</c:v>
                      </c:pt>
                      <c:pt idx="6324">
                        <c:v>1.2000000000011368</c:v>
                      </c:pt>
                      <c:pt idx="6325">
                        <c:v>1.4000000000022739</c:v>
                      </c:pt>
                      <c:pt idx="6326">
                        <c:v>1.3999999999965893</c:v>
                      </c:pt>
                      <c:pt idx="6327">
                        <c:v>1.4000000000022739</c:v>
                      </c:pt>
                      <c:pt idx="6328">
                        <c:v>1.5</c:v>
                      </c:pt>
                      <c:pt idx="6329">
                        <c:v>1.6000000000034105</c:v>
                      </c:pt>
                      <c:pt idx="6330">
                        <c:v>1.700000000001137</c:v>
                      </c:pt>
                      <c:pt idx="6331">
                        <c:v>1.6999999999818101</c:v>
                      </c:pt>
                      <c:pt idx="6332">
                        <c:v>1.8000000000045473</c:v>
                      </c:pt>
                      <c:pt idx="6333">
                        <c:v>1.9000000000022739</c:v>
                      </c:pt>
                      <c:pt idx="6334">
                        <c:v>2</c:v>
                      </c:pt>
                      <c:pt idx="6335">
                        <c:v>2</c:v>
                      </c:pt>
                      <c:pt idx="6336">
                        <c:v>2.200000000001137</c:v>
                      </c:pt>
                      <c:pt idx="6337">
                        <c:v>2.2000000000068214</c:v>
                      </c:pt>
                      <c:pt idx="6338">
                        <c:v>2.299999999998863</c:v>
                      </c:pt>
                      <c:pt idx="6339">
                        <c:v>2.4000000000022736</c:v>
                      </c:pt>
                      <c:pt idx="6340">
                        <c:v>2.4000000000022736</c:v>
                      </c:pt>
                      <c:pt idx="6341">
                        <c:v>2.6000000000034102</c:v>
                      </c:pt>
                      <c:pt idx="6342">
                        <c:v>2.6000000000034102</c:v>
                      </c:pt>
                      <c:pt idx="6343">
                        <c:v>2.799999999998863</c:v>
                      </c:pt>
                      <c:pt idx="6344">
                        <c:v>2.799999999972715</c:v>
                      </c:pt>
                      <c:pt idx="6345">
                        <c:v>3.0000000000056843</c:v>
                      </c:pt>
                      <c:pt idx="6346">
                        <c:v>3</c:v>
                      </c:pt>
                      <c:pt idx="6347">
                        <c:v>3.1000000000034102</c:v>
                      </c:pt>
                      <c:pt idx="6348">
                        <c:v>3.3000000000045477</c:v>
                      </c:pt>
                      <c:pt idx="6349">
                        <c:v>3.299999999998863</c:v>
                      </c:pt>
                      <c:pt idx="6350">
                        <c:v>3.400000000007958</c:v>
                      </c:pt>
                      <c:pt idx="6351">
                        <c:v>3.5999999999977264</c:v>
                      </c:pt>
                      <c:pt idx="6352">
                        <c:v>3.7000000000068214</c:v>
                      </c:pt>
                      <c:pt idx="6353">
                        <c:v>3.7000000000011366</c:v>
                      </c:pt>
                      <c:pt idx="6354">
                        <c:v>3.9000000000022736</c:v>
                      </c:pt>
                      <c:pt idx="6355">
                        <c:v>4.0000000000056843</c:v>
                      </c:pt>
                      <c:pt idx="6356">
                        <c:v>4.0999999999567995</c:v>
                      </c:pt>
                      <c:pt idx="6357">
                        <c:v>4.3000000000045473</c:v>
                      </c:pt>
                      <c:pt idx="6358">
                        <c:v>4.3000000000045473</c:v>
                      </c:pt>
                      <c:pt idx="6359">
                        <c:v>4.5000000000056843</c:v>
                      </c:pt>
                      <c:pt idx="6360">
                        <c:v>4.6000000000034102</c:v>
                      </c:pt>
                      <c:pt idx="6361">
                        <c:v>4.700000000001137</c:v>
                      </c:pt>
                      <c:pt idx="6362">
                        <c:v>4.9000000000079575</c:v>
                      </c:pt>
                      <c:pt idx="6363">
                        <c:v>5.0000000000056843</c:v>
                      </c:pt>
                      <c:pt idx="6364">
                        <c:v>5.1000000000034102</c:v>
                      </c:pt>
                      <c:pt idx="6365">
                        <c:v>5.200000000001137</c:v>
                      </c:pt>
                      <c:pt idx="6366">
                        <c:v>5.4000000000079575</c:v>
                      </c:pt>
                      <c:pt idx="6367">
                        <c:v>5.5000000000056843</c:v>
                      </c:pt>
                      <c:pt idx="6368">
                        <c:v>5.700000000001137</c:v>
                      </c:pt>
                      <c:pt idx="6369">
                        <c:v>5.7999999999442942</c:v>
                      </c:pt>
                      <c:pt idx="6370">
                        <c:v>5.9000000000022732</c:v>
                      </c:pt>
                      <c:pt idx="6371">
                        <c:v>6.1000000000090955</c:v>
                      </c:pt>
                      <c:pt idx="6372">
                        <c:v>6.200000000001137</c:v>
                      </c:pt>
                      <c:pt idx="6373">
                        <c:v>6.4000000000079575</c:v>
                      </c:pt>
                      <c:pt idx="6374">
                        <c:v>6.5000000000056843</c:v>
                      </c:pt>
                      <c:pt idx="6375">
                        <c:v>6.7000000000068214</c:v>
                      </c:pt>
                      <c:pt idx="6376">
                        <c:v>6.9000000000079575</c:v>
                      </c:pt>
                      <c:pt idx="6377">
                        <c:v>7.0000000000056843</c:v>
                      </c:pt>
                      <c:pt idx="6378">
                        <c:v>7.1000000000034111</c:v>
                      </c:pt>
                      <c:pt idx="6379">
                        <c:v>7.3000000000102316</c:v>
                      </c:pt>
                      <c:pt idx="6380">
                        <c:v>7.5000000000056843</c:v>
                      </c:pt>
                      <c:pt idx="6381">
                        <c:v>7.5999999999170083</c:v>
                      </c:pt>
                      <c:pt idx="6382">
                        <c:v>7.8000000000102316</c:v>
                      </c:pt>
                      <c:pt idx="6383">
                        <c:v>7.9000000000079584</c:v>
                      </c:pt>
                      <c:pt idx="6384">
                        <c:v>8.1000000000034102</c:v>
                      </c:pt>
                      <c:pt idx="6385">
                        <c:v>8.3000000000102325</c:v>
                      </c:pt>
                      <c:pt idx="6386">
                        <c:v>8.5000000000056843</c:v>
                      </c:pt>
                      <c:pt idx="6387">
                        <c:v>8.6000000000090946</c:v>
                      </c:pt>
                      <c:pt idx="6388">
                        <c:v>8.8000000000102325</c:v>
                      </c:pt>
                      <c:pt idx="6389">
                        <c:v>9.0000000000056843</c:v>
                      </c:pt>
                      <c:pt idx="6390">
                        <c:v>9.1000000000090946</c:v>
                      </c:pt>
                      <c:pt idx="6391">
                        <c:v>9.3000000000102325</c:v>
                      </c:pt>
                      <c:pt idx="6392">
                        <c:v>9.5000000000056843</c:v>
                      </c:pt>
                      <c:pt idx="6393">
                        <c:v>9.7000000000125048</c:v>
                      </c:pt>
                      <c:pt idx="6394">
                        <c:v>9.8999999998954085</c:v>
                      </c:pt>
                      <c:pt idx="6395">
                        <c:v>10.000000000005683</c:v>
                      </c:pt>
                      <c:pt idx="6396">
                        <c:v>10.200000000012505</c:v>
                      </c:pt>
                      <c:pt idx="6397">
                        <c:v>10.40000000000796</c:v>
                      </c:pt>
                      <c:pt idx="6398">
                        <c:v>10.600000000009096</c:v>
                      </c:pt>
                      <c:pt idx="6399">
                        <c:v>10.800000000010233</c:v>
                      </c:pt>
                      <c:pt idx="6400">
                        <c:v>11.000000000011369</c:v>
                      </c:pt>
                      <c:pt idx="6401">
                        <c:v>11.100000000009096</c:v>
                      </c:pt>
                      <c:pt idx="6402">
                        <c:v>11.40000000000796</c:v>
                      </c:pt>
                      <c:pt idx="6403">
                        <c:v>11.500000000011369</c:v>
                      </c:pt>
                      <c:pt idx="6404">
                        <c:v>11.700000000012505</c:v>
                      </c:pt>
                      <c:pt idx="6405">
                        <c:v>11.90000000000796</c:v>
                      </c:pt>
                      <c:pt idx="6406">
                        <c:v>12.09999999987722</c:v>
                      </c:pt>
                      <c:pt idx="6407">
                        <c:v>12.40000000000796</c:v>
                      </c:pt>
                      <c:pt idx="6408">
                        <c:v>12.500000000011369</c:v>
                      </c:pt>
                      <c:pt idx="6409">
                        <c:v>12.700000000012505</c:v>
                      </c:pt>
                      <c:pt idx="6410">
                        <c:v>12.900000000013643</c:v>
                      </c:pt>
                      <c:pt idx="6411">
                        <c:v>13.000000000011369</c:v>
                      </c:pt>
                      <c:pt idx="6412">
                        <c:v>13.300000000010233</c:v>
                      </c:pt>
                      <c:pt idx="6413">
                        <c:v>13.500000000011369</c:v>
                      </c:pt>
                      <c:pt idx="6414">
                        <c:v>13.700000000012505</c:v>
                      </c:pt>
                      <c:pt idx="6415">
                        <c:v>13.900000000013641</c:v>
                      </c:pt>
                      <c:pt idx="6416">
                        <c:v>14.100000000014777</c:v>
                      </c:pt>
                      <c:pt idx="6417">
                        <c:v>14.300000000010233</c:v>
                      </c:pt>
                      <c:pt idx="6418">
                        <c:v>14.500000000017055</c:v>
                      </c:pt>
                      <c:pt idx="6419">
                        <c:v>14.699999999845385</c:v>
                      </c:pt>
                      <c:pt idx="6420">
                        <c:v>15.000000000011369</c:v>
                      </c:pt>
                      <c:pt idx="6421">
                        <c:v>15.100000000014777</c:v>
                      </c:pt>
                      <c:pt idx="6422">
                        <c:v>15.300000000015917</c:v>
                      </c:pt>
                      <c:pt idx="6423">
                        <c:v>15.500000000011369</c:v>
                      </c:pt>
                      <c:pt idx="6424">
                        <c:v>15.800000000015917</c:v>
                      </c:pt>
                      <c:pt idx="6425">
                        <c:v>15.900000000013641</c:v>
                      </c:pt>
                      <c:pt idx="6426">
                        <c:v>16.200000000012505</c:v>
                      </c:pt>
                      <c:pt idx="6427">
                        <c:v>16.300000000015917</c:v>
                      </c:pt>
                      <c:pt idx="6428">
                        <c:v>16.600000000014777</c:v>
                      </c:pt>
                      <c:pt idx="6429">
                        <c:v>16.800000000015917</c:v>
                      </c:pt>
                      <c:pt idx="6430">
                        <c:v>16.900000000013641</c:v>
                      </c:pt>
                      <c:pt idx="6431">
                        <c:v>17.199999999822648</c:v>
                      </c:pt>
                      <c:pt idx="6432">
                        <c:v>17.400000000013641</c:v>
                      </c:pt>
                      <c:pt idx="6433">
                        <c:v>17.600000000020465</c:v>
                      </c:pt>
                      <c:pt idx="6434">
                        <c:v>17.800000000015917</c:v>
                      </c:pt>
                      <c:pt idx="6435">
                        <c:v>18.000000000017053</c:v>
                      </c:pt>
                      <c:pt idx="6436">
                        <c:v>18.300000000015917</c:v>
                      </c:pt>
                      <c:pt idx="6437">
                        <c:v>18.400000000013641</c:v>
                      </c:pt>
                      <c:pt idx="6438">
                        <c:v>18.600000000020465</c:v>
                      </c:pt>
                      <c:pt idx="6439">
                        <c:v>18.900000000013641</c:v>
                      </c:pt>
                      <c:pt idx="6440">
                        <c:v>19.000000000017053</c:v>
                      </c:pt>
                      <c:pt idx="6441">
                        <c:v>19.300000000021601</c:v>
                      </c:pt>
                      <c:pt idx="6442">
                        <c:v>19.500000000017053</c:v>
                      </c:pt>
                      <c:pt idx="6443">
                        <c:v>19.600000000014777</c:v>
                      </c:pt>
                      <c:pt idx="6444">
                        <c:v>19.899999999793092</c:v>
                      </c:pt>
                      <c:pt idx="6445">
                        <c:v>20.100000000020465</c:v>
                      </c:pt>
                      <c:pt idx="6446">
                        <c:v>20.300000000015913</c:v>
                      </c:pt>
                      <c:pt idx="6447">
                        <c:v>20.500000000017049</c:v>
                      </c:pt>
                      <c:pt idx="6448">
                        <c:v>20.600000000020465</c:v>
                      </c:pt>
                      <c:pt idx="6449">
                        <c:v>20.900000000019322</c:v>
                      </c:pt>
                      <c:pt idx="6450">
                        <c:v>21.100000000020465</c:v>
                      </c:pt>
                      <c:pt idx="6451">
                        <c:v>21.300000000015913</c:v>
                      </c:pt>
                      <c:pt idx="6452">
                        <c:v>21.500000000022737</c:v>
                      </c:pt>
                      <c:pt idx="6453">
                        <c:v>21.700000000018193</c:v>
                      </c:pt>
                      <c:pt idx="6454">
                        <c:v>21.900000000019322</c:v>
                      </c:pt>
                      <c:pt idx="6455">
                        <c:v>22.100000000020465</c:v>
                      </c:pt>
                      <c:pt idx="6456">
                        <c:v>22.29999999976808</c:v>
                      </c:pt>
                      <c:pt idx="6457">
                        <c:v>22.500000000017049</c:v>
                      </c:pt>
                      <c:pt idx="6458">
                        <c:v>22.700000000023877</c:v>
                      </c:pt>
                      <c:pt idx="6459">
                        <c:v>22.900000000019325</c:v>
                      </c:pt>
                      <c:pt idx="6460">
                        <c:v>23.100000000020465</c:v>
                      </c:pt>
                      <c:pt idx="6461">
                        <c:v>23.300000000021601</c:v>
                      </c:pt>
                      <c:pt idx="6462">
                        <c:v>23.40000000002501</c:v>
                      </c:pt>
                      <c:pt idx="6463">
                        <c:v>23.700000000018189</c:v>
                      </c:pt>
                      <c:pt idx="6464">
                        <c:v>23.90000000002501</c:v>
                      </c:pt>
                      <c:pt idx="6465">
                        <c:v>24.000000000017057</c:v>
                      </c:pt>
                      <c:pt idx="6466">
                        <c:v>24.200000000023874</c:v>
                      </c:pt>
                      <c:pt idx="6467">
                        <c:v>24.500000000022737</c:v>
                      </c:pt>
                      <c:pt idx="6468">
                        <c:v>24.600000000020465</c:v>
                      </c:pt>
                      <c:pt idx="6469">
                        <c:v>24.799999999739658</c:v>
                      </c:pt>
                      <c:pt idx="6470">
                        <c:v>24.90000000002501</c:v>
                      </c:pt>
                      <c:pt idx="6471">
                        <c:v>25.200000000023874</c:v>
                      </c:pt>
                      <c:pt idx="6472">
                        <c:v>25.300000000021601</c:v>
                      </c:pt>
                      <c:pt idx="6473">
                        <c:v>25.600000000026146</c:v>
                      </c:pt>
                      <c:pt idx="6474">
                        <c:v>25.700000000023874</c:v>
                      </c:pt>
                      <c:pt idx="6475">
                        <c:v>25.900000000019325</c:v>
                      </c:pt>
                      <c:pt idx="6476">
                        <c:v>26.000000000022737</c:v>
                      </c:pt>
                      <c:pt idx="6477">
                        <c:v>26.300000000027286</c:v>
                      </c:pt>
                      <c:pt idx="6478">
                        <c:v>26.40000000002501</c:v>
                      </c:pt>
                      <c:pt idx="6479">
                        <c:v>26.600000000020465</c:v>
                      </c:pt>
                      <c:pt idx="6480">
                        <c:v>26.700000000023874</c:v>
                      </c:pt>
                      <c:pt idx="6481">
                        <c:v>26.999999999721471</c:v>
                      </c:pt>
                      <c:pt idx="6482">
                        <c:v>27.100000000020465</c:v>
                      </c:pt>
                      <c:pt idx="6483">
                        <c:v>27.200000000029558</c:v>
                      </c:pt>
                      <c:pt idx="6484">
                        <c:v>27.500000000022737</c:v>
                      </c:pt>
                      <c:pt idx="6485">
                        <c:v>27.600000000026146</c:v>
                      </c:pt>
                      <c:pt idx="6486">
                        <c:v>27.700000000023874</c:v>
                      </c:pt>
                      <c:pt idx="6487">
                        <c:v>28.000000000028418</c:v>
                      </c:pt>
                      <c:pt idx="6488">
                        <c:v>28.000000000022737</c:v>
                      </c:pt>
                      <c:pt idx="6489">
                        <c:v>28.300000000027282</c:v>
                      </c:pt>
                      <c:pt idx="6490">
                        <c:v>28.40000000002501</c:v>
                      </c:pt>
                      <c:pt idx="6491">
                        <c:v>28.500000000022737</c:v>
                      </c:pt>
                      <c:pt idx="6492">
                        <c:v>28.700000000029558</c:v>
                      </c:pt>
                      <c:pt idx="6493">
                        <c:v>28.90000000002501</c:v>
                      </c:pt>
                      <c:pt idx="6494">
                        <c:v>28.99999999969873</c:v>
                      </c:pt>
                      <c:pt idx="6495">
                        <c:v>29.200000000023874</c:v>
                      </c:pt>
                      <c:pt idx="6496">
                        <c:v>29.200000000029558</c:v>
                      </c:pt>
                      <c:pt idx="6497">
                        <c:v>29.500000000022737</c:v>
                      </c:pt>
                      <c:pt idx="6498">
                        <c:v>29.60000000003183</c:v>
                      </c:pt>
                      <c:pt idx="6499">
                        <c:v>29.700000000023874</c:v>
                      </c:pt>
                      <c:pt idx="6500">
                        <c:v>29.90000000002501</c:v>
                      </c:pt>
                      <c:pt idx="6501">
                        <c:v>30.000000000028418</c:v>
                      </c:pt>
                      <c:pt idx="6502">
                        <c:v>30.100000000026149</c:v>
                      </c:pt>
                      <c:pt idx="6503">
                        <c:v>30.30000000003297</c:v>
                      </c:pt>
                      <c:pt idx="6504">
                        <c:v>30.40000000002501</c:v>
                      </c:pt>
                      <c:pt idx="6505">
                        <c:v>30.500000000028422</c:v>
                      </c:pt>
                      <c:pt idx="6506">
                        <c:v>30.699999999680539</c:v>
                      </c:pt>
                      <c:pt idx="6507">
                        <c:v>30.800000000027282</c:v>
                      </c:pt>
                      <c:pt idx="6508">
                        <c:v>31.000000000028418</c:v>
                      </c:pt>
                      <c:pt idx="6509">
                        <c:v>31.000000000028418</c:v>
                      </c:pt>
                      <c:pt idx="6510">
                        <c:v>31.200000000023874</c:v>
                      </c:pt>
                      <c:pt idx="6511">
                        <c:v>31.30000000003297</c:v>
                      </c:pt>
                      <c:pt idx="6512">
                        <c:v>31.40000000002501</c:v>
                      </c:pt>
                      <c:pt idx="6513">
                        <c:v>31.500000000028422</c:v>
                      </c:pt>
                      <c:pt idx="6514">
                        <c:v>31.700000000029561</c:v>
                      </c:pt>
                      <c:pt idx="6515">
                        <c:v>31.800000000027282</c:v>
                      </c:pt>
                      <c:pt idx="6516">
                        <c:v>31.80000000003297</c:v>
                      </c:pt>
                      <c:pt idx="6517">
                        <c:v>32.000000000028422</c:v>
                      </c:pt>
                      <c:pt idx="6518">
                        <c:v>32.100000000026149</c:v>
                      </c:pt>
                      <c:pt idx="6519">
                        <c:v>32.299999999665758</c:v>
                      </c:pt>
                      <c:pt idx="6520">
                        <c:v>32.300000000027282</c:v>
                      </c:pt>
                      <c:pt idx="6521">
                        <c:v>32.400000000030694</c:v>
                      </c:pt>
                      <c:pt idx="6522">
                        <c:v>32.500000000028422</c:v>
                      </c:pt>
                      <c:pt idx="6523">
                        <c:v>32.700000000029561</c:v>
                      </c:pt>
                      <c:pt idx="6524">
                        <c:v>32.700000000029561</c:v>
                      </c:pt>
                      <c:pt idx="6525">
                        <c:v>32.800000000032966</c:v>
                      </c:pt>
                      <c:pt idx="6526">
                        <c:v>32.900000000030694</c:v>
                      </c:pt>
                      <c:pt idx="6527">
                        <c:v>33.100000000026149</c:v>
                      </c:pt>
                      <c:pt idx="6528">
                        <c:v>33.100000000031834</c:v>
                      </c:pt>
                      <c:pt idx="6529">
                        <c:v>33.200000000029561</c:v>
                      </c:pt>
                      <c:pt idx="6530">
                        <c:v>33.300000000032966</c:v>
                      </c:pt>
                      <c:pt idx="6531">
                        <c:v>33.299999999648705</c:v>
                      </c:pt>
                      <c:pt idx="6532">
                        <c:v>33.500000000028422</c:v>
                      </c:pt>
                      <c:pt idx="6533">
                        <c:v>33.500000000034106</c:v>
                      </c:pt>
                      <c:pt idx="6534">
                        <c:v>33.700000000029561</c:v>
                      </c:pt>
                      <c:pt idx="6535">
                        <c:v>33.700000000029561</c:v>
                      </c:pt>
                      <c:pt idx="6536">
                        <c:v>33.800000000032966</c:v>
                      </c:pt>
                      <c:pt idx="6537">
                        <c:v>33.800000000027282</c:v>
                      </c:pt>
                      <c:pt idx="6538">
                        <c:v>34.000000000034106</c:v>
                      </c:pt>
                      <c:pt idx="6539">
                        <c:v>34.000000000028422</c:v>
                      </c:pt>
                      <c:pt idx="6540">
                        <c:v>34.100000000031834</c:v>
                      </c:pt>
                      <c:pt idx="6541">
                        <c:v>34.100000000031834</c:v>
                      </c:pt>
                      <c:pt idx="6542">
                        <c:v>34.300000000032966</c:v>
                      </c:pt>
                      <c:pt idx="6543">
                        <c:v>34.300000000027282</c:v>
                      </c:pt>
                      <c:pt idx="6544">
                        <c:v>34.29999999964302</c:v>
                      </c:pt>
                      <c:pt idx="6545">
                        <c:v>34.400000000030694</c:v>
                      </c:pt>
                      <c:pt idx="6546">
                        <c:v>34.500000000034106</c:v>
                      </c:pt>
                      <c:pt idx="6547">
                        <c:v>34.600000000031834</c:v>
                      </c:pt>
                      <c:pt idx="6548">
                        <c:v>34.600000000031834</c:v>
                      </c:pt>
                      <c:pt idx="6549">
                        <c:v>34.600000000026149</c:v>
                      </c:pt>
                      <c:pt idx="6550">
                        <c:v>34.700000000035239</c:v>
                      </c:pt>
                      <c:pt idx="6551">
                        <c:v>34.800000000032966</c:v>
                      </c:pt>
                      <c:pt idx="6552">
                        <c:v>34.800000000027282</c:v>
                      </c:pt>
                      <c:pt idx="6553">
                        <c:v>34.900000000036378</c:v>
                      </c:pt>
                      <c:pt idx="6554">
                        <c:v>34.900000000030694</c:v>
                      </c:pt>
                      <c:pt idx="6555">
                        <c:v>35.000000000028422</c:v>
                      </c:pt>
                      <c:pt idx="6556">
                        <c:v>34.999999999636202</c:v>
                      </c:pt>
                      <c:pt idx="6557">
                        <c:v>35.100000000031834</c:v>
                      </c:pt>
                      <c:pt idx="6558">
                        <c:v>35.100000000031834</c:v>
                      </c:pt>
                      <c:pt idx="6559">
                        <c:v>35.100000000031834</c:v>
                      </c:pt>
                      <c:pt idx="6560">
                        <c:v>35.200000000029561</c:v>
                      </c:pt>
                      <c:pt idx="6561">
                        <c:v>35.200000000035246</c:v>
                      </c:pt>
                      <c:pt idx="6562">
                        <c:v>35.200000000029561</c:v>
                      </c:pt>
                      <c:pt idx="6563">
                        <c:v>35.300000000032966</c:v>
                      </c:pt>
                      <c:pt idx="6564">
                        <c:v>35.300000000032966</c:v>
                      </c:pt>
                      <c:pt idx="6565">
                        <c:v>35.400000000030694</c:v>
                      </c:pt>
                      <c:pt idx="6566">
                        <c:v>35.400000000030694</c:v>
                      </c:pt>
                      <c:pt idx="6567">
                        <c:v>35.400000000036378</c:v>
                      </c:pt>
                      <c:pt idx="6568">
                        <c:v>35.400000000030694</c:v>
                      </c:pt>
                      <c:pt idx="6569">
                        <c:v>35.499999999630518</c:v>
                      </c:pt>
                      <c:pt idx="6570">
                        <c:v>35.500000000028422</c:v>
                      </c:pt>
                      <c:pt idx="6571">
                        <c:v>35.500000000034106</c:v>
                      </c:pt>
                      <c:pt idx="6572">
                        <c:v>35.500000000034106</c:v>
                      </c:pt>
                      <c:pt idx="6573">
                        <c:v>35.600000000031834</c:v>
                      </c:pt>
                      <c:pt idx="6574">
                        <c:v>35.500000000034106</c:v>
                      </c:pt>
                      <c:pt idx="6575">
                        <c:v>35.600000000031834</c:v>
                      </c:pt>
                      <c:pt idx="6576">
                        <c:v>35.600000000031834</c:v>
                      </c:pt>
                      <c:pt idx="6577">
                        <c:v>35.700000000029554</c:v>
                      </c:pt>
                      <c:pt idx="6578">
                        <c:v>35.600000000031834</c:v>
                      </c:pt>
                      <c:pt idx="6579">
                        <c:v>35.600000000031834</c:v>
                      </c:pt>
                      <c:pt idx="6580">
                        <c:v>35.700000000035239</c:v>
                      </c:pt>
                      <c:pt idx="6581">
                        <c:v>35.699999999623692</c:v>
                      </c:pt>
                      <c:pt idx="6582">
                        <c:v>35.600000000037518</c:v>
                      </c:pt>
                      <c:pt idx="6583">
                        <c:v>35.700000000029554</c:v>
                      </c:pt>
                      <c:pt idx="6584">
                        <c:v>35.700000000035239</c:v>
                      </c:pt>
                      <c:pt idx="6585">
                        <c:v>35.700000000029554</c:v>
                      </c:pt>
                      <c:pt idx="6586">
                        <c:v>35.700000000035239</c:v>
                      </c:pt>
                      <c:pt idx="6587">
                        <c:v>35.700000000029554</c:v>
                      </c:pt>
                      <c:pt idx="6588">
                        <c:v>35.700000000035239</c:v>
                      </c:pt>
                      <c:pt idx="6589">
                        <c:v>35.600000000031834</c:v>
                      </c:pt>
                      <c:pt idx="6590">
                        <c:v>35.700000000029554</c:v>
                      </c:pt>
                      <c:pt idx="6591">
                        <c:v>35.700000000035239</c:v>
                      </c:pt>
                      <c:pt idx="6592">
                        <c:v>35.700000000029554</c:v>
                      </c:pt>
                      <c:pt idx="6593">
                        <c:v>35.700000000029554</c:v>
                      </c:pt>
                      <c:pt idx="6594">
                        <c:v>35.599999999627109</c:v>
                      </c:pt>
                      <c:pt idx="6595">
                        <c:v>35.700000000040923</c:v>
                      </c:pt>
                      <c:pt idx="6596">
                        <c:v>35.600000000031834</c:v>
                      </c:pt>
                      <c:pt idx="6597">
                        <c:v>35.700000000029554</c:v>
                      </c:pt>
                      <c:pt idx="6598">
                        <c:v>35.600000000031834</c:v>
                      </c:pt>
                      <c:pt idx="6599">
                        <c:v>35.600000000031834</c:v>
                      </c:pt>
                      <c:pt idx="6600">
                        <c:v>35.600000000031834</c:v>
                      </c:pt>
                      <c:pt idx="6601">
                        <c:v>35.600000000031834</c:v>
                      </c:pt>
                      <c:pt idx="6602">
                        <c:v>35.500000000034106</c:v>
                      </c:pt>
                      <c:pt idx="6603">
                        <c:v>35.600000000031834</c:v>
                      </c:pt>
                      <c:pt idx="6604">
                        <c:v>35.500000000034106</c:v>
                      </c:pt>
                      <c:pt idx="6605">
                        <c:v>35.500000000034106</c:v>
                      </c:pt>
                      <c:pt idx="6606">
                        <c:v>35.499999999630518</c:v>
                      </c:pt>
                      <c:pt idx="6607">
                        <c:v>35.500000000022737</c:v>
                      </c:pt>
                      <c:pt idx="6608">
                        <c:v>35.400000000036378</c:v>
                      </c:pt>
                      <c:pt idx="6609">
                        <c:v>35.400000000036378</c:v>
                      </c:pt>
                      <c:pt idx="6610">
                        <c:v>35.40000000002501</c:v>
                      </c:pt>
                      <c:pt idx="6611">
                        <c:v>35.400000000036378</c:v>
                      </c:pt>
                      <c:pt idx="6612">
                        <c:v>35.300000000027289</c:v>
                      </c:pt>
                      <c:pt idx="6613">
                        <c:v>35.300000000038658</c:v>
                      </c:pt>
                      <c:pt idx="6614">
                        <c:v>35.300000000027289</c:v>
                      </c:pt>
                      <c:pt idx="6615">
                        <c:v>35.200000000029554</c:v>
                      </c:pt>
                      <c:pt idx="6616">
                        <c:v>35.20000000004093</c:v>
                      </c:pt>
                      <c:pt idx="6617">
                        <c:v>35.200000000029554</c:v>
                      </c:pt>
                      <c:pt idx="6618">
                        <c:v>35.100000000031834</c:v>
                      </c:pt>
                      <c:pt idx="6619">
                        <c:v>35.099999999632793</c:v>
                      </c:pt>
                      <c:pt idx="6620">
                        <c:v>35.100000000031834</c:v>
                      </c:pt>
                      <c:pt idx="6621">
                        <c:v>35.000000000034106</c:v>
                      </c:pt>
                      <c:pt idx="6622">
                        <c:v>35.000000000022737</c:v>
                      </c:pt>
                      <c:pt idx="6623">
                        <c:v>35.000000000034106</c:v>
                      </c:pt>
                      <c:pt idx="6624">
                        <c:v>34.900000000036378</c:v>
                      </c:pt>
                      <c:pt idx="6625">
                        <c:v>34.800000000027282</c:v>
                      </c:pt>
                      <c:pt idx="6626">
                        <c:v>34.900000000036378</c:v>
                      </c:pt>
                      <c:pt idx="6627">
                        <c:v>34.666666666824568</c:v>
                      </c:pt>
                      <c:pt idx="6628">
                        <c:v>0</c:v>
                      </c:pt>
                      <c:pt idx="6629">
                        <c:v>28.036000000000058</c:v>
                      </c:pt>
                      <c:pt idx="6630">
                        <c:v>21.283999999999992</c:v>
                      </c:pt>
                      <c:pt idx="6631">
                        <c:v>15.211000000000013</c:v>
                      </c:pt>
                      <c:pt idx="6632">
                        <c:v>10.375</c:v>
                      </c:pt>
                      <c:pt idx="6633">
                        <c:v>6.6529999999999063</c:v>
                      </c:pt>
                      <c:pt idx="6634">
                        <c:v>3.8360000000000127</c:v>
                      </c:pt>
                      <c:pt idx="6635">
                        <c:v>1.7270000000000891</c:v>
                      </c:pt>
                      <c:pt idx="6636">
                        <c:v>0.15899999999999181</c:v>
                      </c:pt>
                      <c:pt idx="6637">
                        <c:v>-1.00100000000009</c:v>
                      </c:pt>
                      <c:pt idx="6638">
                        <c:v>-1.8509999999999991</c:v>
                      </c:pt>
                      <c:pt idx="6639">
                        <c:v>-2.4689999999999372</c:v>
                      </c:pt>
                      <c:pt idx="6640">
                        <c:v>-2.9120000000000346</c:v>
                      </c:pt>
                      <c:pt idx="6641">
                        <c:v>-3.2210000000000036</c:v>
                      </c:pt>
                      <c:pt idx="6642">
                        <c:v>-3.4320000000000164</c:v>
                      </c:pt>
                      <c:pt idx="6643">
                        <c:v>-3.5659999999999172</c:v>
                      </c:pt>
                      <c:pt idx="6644">
                        <c:v>-3.6430000000000291</c:v>
                      </c:pt>
                      <c:pt idx="6645">
                        <c:v>-3.6770000000000209</c:v>
                      </c:pt>
                      <c:pt idx="6646">
                        <c:v>-3.67999999999995</c:v>
                      </c:pt>
                      <c:pt idx="6647">
                        <c:v>-3.6590000000001055</c:v>
                      </c:pt>
                      <c:pt idx="6648">
                        <c:v>-3.6189999999999145</c:v>
                      </c:pt>
                      <c:pt idx="6649">
                        <c:v>-3.5670000000000073</c:v>
                      </c:pt>
                      <c:pt idx="6650">
                        <c:v>-3.5049999999999955</c:v>
                      </c:pt>
                      <c:pt idx="6651">
                        <c:v>-3.4360000000000355</c:v>
                      </c:pt>
                      <c:pt idx="6652">
                        <c:v>-3.3619999999999663</c:v>
                      </c:pt>
                      <c:pt idx="6653">
                        <c:v>-3.2860000000000582</c:v>
                      </c:pt>
                      <c:pt idx="6654">
                        <c:v>-3.2089999999999463</c:v>
                      </c:pt>
                      <c:pt idx="6655">
                        <c:v>-3.1290000000000191</c:v>
                      </c:pt>
                      <c:pt idx="6656">
                        <c:v>-3.0499999999999545</c:v>
                      </c:pt>
                      <c:pt idx="6657">
                        <c:v>-2.9720000000000937</c:v>
                      </c:pt>
                      <c:pt idx="6658">
                        <c:v>-2.8929999999999154</c:v>
                      </c:pt>
                      <c:pt idx="6659">
                        <c:v>-2.8179999999999836</c:v>
                      </c:pt>
                      <c:pt idx="6660">
                        <c:v>-2.7420000000000755</c:v>
                      </c:pt>
                      <c:pt idx="6661">
                        <c:v>-2.6689999999999827</c:v>
                      </c:pt>
                      <c:pt idx="6662">
                        <c:v>-2.59699999999998</c:v>
                      </c:pt>
                      <c:pt idx="6663">
                        <c:v>-2.5270000000000437</c:v>
                      </c:pt>
                      <c:pt idx="6664">
                        <c:v>-2.4589999999999463</c:v>
                      </c:pt>
                      <c:pt idx="6665">
                        <c:v>-2.3920000000000528</c:v>
                      </c:pt>
                      <c:pt idx="6666">
                        <c:v>-2.3269999999999982</c:v>
                      </c:pt>
                      <c:pt idx="6667">
                        <c:v>-2.26400000000001</c:v>
                      </c:pt>
                      <c:pt idx="6668">
                        <c:v>-2.2029999999999745</c:v>
                      </c:pt>
                      <c:pt idx="6669">
                        <c:v>-2.1440000000000055</c:v>
                      </c:pt>
                      <c:pt idx="6670">
                        <c:v>-2.0850000000000364</c:v>
                      </c:pt>
                      <c:pt idx="6671">
                        <c:v>-2.0299999999999727</c:v>
                      </c:pt>
                      <c:pt idx="6672">
                        <c:v>-1.9759999999999991</c:v>
                      </c:pt>
                      <c:pt idx="6673">
                        <c:v>-1.9219999999999686</c:v>
                      </c:pt>
                      <c:pt idx="6674">
                        <c:v>-1.8720000000000141</c:v>
                      </c:pt>
                      <c:pt idx="6675">
                        <c:v>-1.8220000000000027</c:v>
                      </c:pt>
                      <c:pt idx="6676">
                        <c:v>-1.7729999999999677</c:v>
                      </c:pt>
                      <c:pt idx="6677">
                        <c:v>-1.7280000000000086</c:v>
                      </c:pt>
                      <c:pt idx="6678">
                        <c:v>-1.6820000000000164</c:v>
                      </c:pt>
                      <c:pt idx="6679">
                        <c:v>-1.6379999999999768</c:v>
                      </c:pt>
                      <c:pt idx="6680">
                        <c:v>-1.5950000000000273</c:v>
                      </c:pt>
                      <c:pt idx="6681">
                        <c:v>-1.5539999999999736</c:v>
                      </c:pt>
                      <c:pt idx="6682">
                        <c:v>-1.5150000000000432</c:v>
                      </c:pt>
                      <c:pt idx="6683">
                        <c:v>-1.4749999999999659</c:v>
                      </c:pt>
                      <c:pt idx="6684">
                        <c:v>-1.4379999999999882</c:v>
                      </c:pt>
                      <c:pt idx="6685">
                        <c:v>-1.4010000000000105</c:v>
                      </c:pt>
                      <c:pt idx="6686">
                        <c:v>-1.3659999999999854</c:v>
                      </c:pt>
                      <c:pt idx="6687">
                        <c:v>-1.3320000000000505</c:v>
                      </c:pt>
                      <c:pt idx="6688">
                        <c:v>-1.2980000000000018</c:v>
                      </c:pt>
                      <c:pt idx="6689">
                        <c:v>-1.2659999999999627</c:v>
                      </c:pt>
                      <c:pt idx="6690">
                        <c:v>-1.2350000000000136</c:v>
                      </c:pt>
                      <c:pt idx="6691">
                        <c:v>-1.2040000000000077</c:v>
                      </c:pt>
                      <c:pt idx="6692">
                        <c:v>-1.1739999999999782</c:v>
                      </c:pt>
                      <c:pt idx="6693">
                        <c:v>-1.146000000000015</c:v>
                      </c:pt>
                      <c:pt idx="6694">
                        <c:v>-1.1189999999999714</c:v>
                      </c:pt>
                      <c:pt idx="6695">
                        <c:v>-1.0910000000000082</c:v>
                      </c:pt>
                      <c:pt idx="6696">
                        <c:v>-1.0649999999999977</c:v>
                      </c:pt>
                      <c:pt idx="6697">
                        <c:v>-1.0400000000000205</c:v>
                      </c:pt>
                      <c:pt idx="6698">
                        <c:v>-1.0160000000000196</c:v>
                      </c:pt>
                      <c:pt idx="6699">
                        <c:v>-1.0093023255811739</c:v>
                      </c:pt>
                      <c:pt idx="6700">
                        <c:v>0</c:v>
                      </c:pt>
                      <c:pt idx="6701">
                        <c:v>-1</c:v>
                      </c:pt>
                      <c:pt idx="6702">
                        <c:v>-1</c:v>
                      </c:pt>
                      <c:pt idx="6703">
                        <c:v>-1</c:v>
                      </c:pt>
                      <c:pt idx="6704">
                        <c:v>-1.1000000000034107</c:v>
                      </c:pt>
                      <c:pt idx="6705">
                        <c:v>-1</c:v>
                      </c:pt>
                      <c:pt idx="6706">
                        <c:v>-0.99999999998863132</c:v>
                      </c:pt>
                      <c:pt idx="6707">
                        <c:v>-1</c:v>
                      </c:pt>
                      <c:pt idx="6708">
                        <c:v>-1.0000000000056843</c:v>
                      </c:pt>
                      <c:pt idx="6709">
                        <c:v>-1</c:v>
                      </c:pt>
                      <c:pt idx="6710">
                        <c:v>-1</c:v>
                      </c:pt>
                      <c:pt idx="6711">
                        <c:v>-1</c:v>
                      </c:pt>
                      <c:pt idx="6712">
                        <c:v>-1</c:v>
                      </c:pt>
                      <c:pt idx="6713">
                        <c:v>-1</c:v>
                      </c:pt>
                      <c:pt idx="6714">
                        <c:v>-1.0000000000056843</c:v>
                      </c:pt>
                      <c:pt idx="6715">
                        <c:v>-1</c:v>
                      </c:pt>
                      <c:pt idx="6716">
                        <c:v>-1</c:v>
                      </c:pt>
                      <c:pt idx="6717">
                        <c:v>-1.0999999999977264</c:v>
                      </c:pt>
                      <c:pt idx="6718">
                        <c:v>-0.99999999999431566</c:v>
                      </c:pt>
                      <c:pt idx="6719">
                        <c:v>-1</c:v>
                      </c:pt>
                      <c:pt idx="6720">
                        <c:v>-1</c:v>
                      </c:pt>
                      <c:pt idx="6721">
                        <c:v>-1</c:v>
                      </c:pt>
                      <c:pt idx="6722">
                        <c:v>-1</c:v>
                      </c:pt>
                      <c:pt idx="6723">
                        <c:v>-1</c:v>
                      </c:pt>
                      <c:pt idx="6724">
                        <c:v>-1.0000000000056843</c:v>
                      </c:pt>
                      <c:pt idx="6725">
                        <c:v>-1</c:v>
                      </c:pt>
                      <c:pt idx="6726">
                        <c:v>-1</c:v>
                      </c:pt>
                      <c:pt idx="6727">
                        <c:v>-1</c:v>
                      </c:pt>
                      <c:pt idx="6728">
                        <c:v>-1</c:v>
                      </c:pt>
                      <c:pt idx="6729">
                        <c:v>-1</c:v>
                      </c:pt>
                      <c:pt idx="6730">
                        <c:v>-1.0000000000056843</c:v>
                      </c:pt>
                      <c:pt idx="6731">
                        <c:v>-0.99999999998863132</c:v>
                      </c:pt>
                      <c:pt idx="6732">
                        <c:v>-1</c:v>
                      </c:pt>
                      <c:pt idx="6733">
                        <c:v>-1</c:v>
                      </c:pt>
                      <c:pt idx="6734">
                        <c:v>-1</c:v>
                      </c:pt>
                      <c:pt idx="6735">
                        <c:v>-1</c:v>
                      </c:pt>
                      <c:pt idx="6736">
                        <c:v>-1.0000000000056843</c:v>
                      </c:pt>
                      <c:pt idx="6737">
                        <c:v>-1</c:v>
                      </c:pt>
                      <c:pt idx="6738">
                        <c:v>-1</c:v>
                      </c:pt>
                      <c:pt idx="6739">
                        <c:v>-1</c:v>
                      </c:pt>
                      <c:pt idx="6740">
                        <c:v>-1</c:v>
                      </c:pt>
                      <c:pt idx="6741">
                        <c:v>-1</c:v>
                      </c:pt>
                      <c:pt idx="6742">
                        <c:v>-1</c:v>
                      </c:pt>
                      <c:pt idx="6743">
                        <c:v>-0.99999999999431566</c:v>
                      </c:pt>
                      <c:pt idx="6744">
                        <c:v>-1</c:v>
                      </c:pt>
                      <c:pt idx="6745">
                        <c:v>-1</c:v>
                      </c:pt>
                      <c:pt idx="6746">
                        <c:v>-1</c:v>
                      </c:pt>
                      <c:pt idx="6747">
                        <c:v>-1</c:v>
                      </c:pt>
                      <c:pt idx="6748">
                        <c:v>-1</c:v>
                      </c:pt>
                      <c:pt idx="6749">
                        <c:v>-1.0000000000056843</c:v>
                      </c:pt>
                      <c:pt idx="6750">
                        <c:v>-1</c:v>
                      </c:pt>
                      <c:pt idx="6751">
                        <c:v>-1</c:v>
                      </c:pt>
                      <c:pt idx="6752">
                        <c:v>-1</c:v>
                      </c:pt>
                      <c:pt idx="6753">
                        <c:v>-1</c:v>
                      </c:pt>
                      <c:pt idx="6754">
                        <c:v>-1</c:v>
                      </c:pt>
                      <c:pt idx="6755">
                        <c:v>-1.0000000000056843</c:v>
                      </c:pt>
                      <c:pt idx="6756">
                        <c:v>-0.99999999998863132</c:v>
                      </c:pt>
                      <c:pt idx="6757">
                        <c:v>-1</c:v>
                      </c:pt>
                      <c:pt idx="6758">
                        <c:v>-1</c:v>
                      </c:pt>
                      <c:pt idx="6759">
                        <c:v>-1</c:v>
                      </c:pt>
                      <c:pt idx="6760">
                        <c:v>-1</c:v>
                      </c:pt>
                      <c:pt idx="6761">
                        <c:v>-1.0000000000056843</c:v>
                      </c:pt>
                      <c:pt idx="6762">
                        <c:v>-1</c:v>
                      </c:pt>
                      <c:pt idx="6763">
                        <c:v>-1</c:v>
                      </c:pt>
                      <c:pt idx="6764">
                        <c:v>-1</c:v>
                      </c:pt>
                      <c:pt idx="6765">
                        <c:v>-1</c:v>
                      </c:pt>
                      <c:pt idx="6766">
                        <c:v>-1</c:v>
                      </c:pt>
                      <c:pt idx="6767">
                        <c:v>-1</c:v>
                      </c:pt>
                      <c:pt idx="6768">
                        <c:v>-0.99999999999431566</c:v>
                      </c:pt>
                      <c:pt idx="6769">
                        <c:v>-0.89999999999658931</c:v>
                      </c:pt>
                      <c:pt idx="6770">
                        <c:v>-1.0000000000056843</c:v>
                      </c:pt>
                      <c:pt idx="6771">
                        <c:v>-1</c:v>
                      </c:pt>
                      <c:pt idx="6772">
                        <c:v>-1</c:v>
                      </c:pt>
                      <c:pt idx="6773">
                        <c:v>-1</c:v>
                      </c:pt>
                      <c:pt idx="6774">
                        <c:v>-1</c:v>
                      </c:pt>
                      <c:pt idx="6775">
                        <c:v>-1</c:v>
                      </c:pt>
                      <c:pt idx="6776">
                        <c:v>-1.0000000000056843</c:v>
                      </c:pt>
                      <c:pt idx="6777">
                        <c:v>-1</c:v>
                      </c:pt>
                      <c:pt idx="6778">
                        <c:v>-1</c:v>
                      </c:pt>
                      <c:pt idx="6779">
                        <c:v>-1</c:v>
                      </c:pt>
                      <c:pt idx="6780">
                        <c:v>-1</c:v>
                      </c:pt>
                      <c:pt idx="6781">
                        <c:v>-0.99999999998863132</c:v>
                      </c:pt>
                      <c:pt idx="6782">
                        <c:v>-0.90000000000227365</c:v>
                      </c:pt>
                      <c:pt idx="6783">
                        <c:v>-1</c:v>
                      </c:pt>
                      <c:pt idx="6784">
                        <c:v>-1</c:v>
                      </c:pt>
                      <c:pt idx="6785">
                        <c:v>-1.0000000000056843</c:v>
                      </c:pt>
                      <c:pt idx="6786">
                        <c:v>-1</c:v>
                      </c:pt>
                      <c:pt idx="6787">
                        <c:v>-1</c:v>
                      </c:pt>
                      <c:pt idx="6788">
                        <c:v>-1</c:v>
                      </c:pt>
                      <c:pt idx="6789">
                        <c:v>-1</c:v>
                      </c:pt>
                      <c:pt idx="6790">
                        <c:v>-1</c:v>
                      </c:pt>
                      <c:pt idx="6791">
                        <c:v>-1.0000000000056843</c:v>
                      </c:pt>
                      <c:pt idx="6792">
                        <c:v>-0.89999999999658931</c:v>
                      </c:pt>
                      <c:pt idx="6793">
                        <c:v>-0.99999999998863132</c:v>
                      </c:pt>
                      <c:pt idx="6794">
                        <c:v>-1.0000000000056843</c:v>
                      </c:pt>
                      <c:pt idx="6795">
                        <c:v>-1</c:v>
                      </c:pt>
                      <c:pt idx="6796">
                        <c:v>-1</c:v>
                      </c:pt>
                      <c:pt idx="6797">
                        <c:v>-1</c:v>
                      </c:pt>
                      <c:pt idx="6798">
                        <c:v>-1</c:v>
                      </c:pt>
                      <c:pt idx="6799">
                        <c:v>-1</c:v>
                      </c:pt>
                      <c:pt idx="6800">
                        <c:v>-0.90000000000227365</c:v>
                      </c:pt>
                      <c:pt idx="6801">
                        <c:v>-1</c:v>
                      </c:pt>
                      <c:pt idx="6802">
                        <c:v>-1</c:v>
                      </c:pt>
                      <c:pt idx="6803">
                        <c:v>-1.0000000000056843</c:v>
                      </c:pt>
                      <c:pt idx="6804">
                        <c:v>-1</c:v>
                      </c:pt>
                      <c:pt idx="6805">
                        <c:v>-1</c:v>
                      </c:pt>
                      <c:pt idx="6806">
                        <c:v>-0.99999999998863132</c:v>
                      </c:pt>
                      <c:pt idx="6807">
                        <c:v>-0.90000000000227365</c:v>
                      </c:pt>
                      <c:pt idx="6808">
                        <c:v>-1</c:v>
                      </c:pt>
                      <c:pt idx="6809">
                        <c:v>-1</c:v>
                      </c:pt>
                      <c:pt idx="6810">
                        <c:v>-1</c:v>
                      </c:pt>
                      <c:pt idx="6811">
                        <c:v>-1</c:v>
                      </c:pt>
                      <c:pt idx="6812">
                        <c:v>-1.0000000000056843</c:v>
                      </c:pt>
                      <c:pt idx="6813">
                        <c:v>-0.89999999999658931</c:v>
                      </c:pt>
                      <c:pt idx="6814">
                        <c:v>-1.0000000000056843</c:v>
                      </c:pt>
                      <c:pt idx="6815">
                        <c:v>-1</c:v>
                      </c:pt>
                      <c:pt idx="6816">
                        <c:v>-1</c:v>
                      </c:pt>
                      <c:pt idx="6817">
                        <c:v>-1</c:v>
                      </c:pt>
                      <c:pt idx="6818">
                        <c:v>-0.99999999998863132</c:v>
                      </c:pt>
                      <c:pt idx="6819">
                        <c:v>-0.90000000000227365</c:v>
                      </c:pt>
                      <c:pt idx="6820">
                        <c:v>-1</c:v>
                      </c:pt>
                      <c:pt idx="6821">
                        <c:v>-1</c:v>
                      </c:pt>
                      <c:pt idx="6822">
                        <c:v>-1</c:v>
                      </c:pt>
                      <c:pt idx="6823">
                        <c:v>-1.0000000000056843</c:v>
                      </c:pt>
                      <c:pt idx="6824">
                        <c:v>-0.89999999999658931</c:v>
                      </c:pt>
                      <c:pt idx="6825">
                        <c:v>-1</c:v>
                      </c:pt>
                      <c:pt idx="6826">
                        <c:v>-1.0000000000056843</c:v>
                      </c:pt>
                      <c:pt idx="6827">
                        <c:v>-1</c:v>
                      </c:pt>
                      <c:pt idx="6828">
                        <c:v>-1</c:v>
                      </c:pt>
                      <c:pt idx="6829">
                        <c:v>-0.90000000000227365</c:v>
                      </c:pt>
                      <c:pt idx="6830">
                        <c:v>-1</c:v>
                      </c:pt>
                      <c:pt idx="6831">
                        <c:v>-0.99999999998863132</c:v>
                      </c:pt>
                      <c:pt idx="6832">
                        <c:v>-1</c:v>
                      </c:pt>
                      <c:pt idx="6833">
                        <c:v>-1</c:v>
                      </c:pt>
                      <c:pt idx="6834">
                        <c:v>-0.90000000000227365</c:v>
                      </c:pt>
                      <c:pt idx="6835">
                        <c:v>-1</c:v>
                      </c:pt>
                      <c:pt idx="6836">
                        <c:v>-1</c:v>
                      </c:pt>
                      <c:pt idx="6837">
                        <c:v>-1.0000000000056843</c:v>
                      </c:pt>
                      <c:pt idx="6838">
                        <c:v>-1</c:v>
                      </c:pt>
                      <c:pt idx="6839">
                        <c:v>-0.89999999999658931</c:v>
                      </c:pt>
                      <c:pt idx="6840">
                        <c:v>-1.0000000000056843</c:v>
                      </c:pt>
                      <c:pt idx="6841">
                        <c:v>-1</c:v>
                      </c:pt>
                      <c:pt idx="6842">
                        <c:v>-1</c:v>
                      </c:pt>
                      <c:pt idx="6843">
                        <c:v>-0.89999999999204194</c:v>
                      </c:pt>
                      <c:pt idx="6844">
                        <c:v>-1</c:v>
                      </c:pt>
                      <c:pt idx="6845">
                        <c:v>-1</c:v>
                      </c:pt>
                      <c:pt idx="6846">
                        <c:v>-1</c:v>
                      </c:pt>
                      <c:pt idx="6847">
                        <c:v>-0.90000000000227365</c:v>
                      </c:pt>
                      <c:pt idx="6848">
                        <c:v>-1</c:v>
                      </c:pt>
                      <c:pt idx="6849">
                        <c:v>-1</c:v>
                      </c:pt>
                      <c:pt idx="6850">
                        <c:v>-1</c:v>
                      </c:pt>
                      <c:pt idx="6851">
                        <c:v>-0.90000000000227365</c:v>
                      </c:pt>
                      <c:pt idx="6852">
                        <c:v>-1</c:v>
                      </c:pt>
                      <c:pt idx="6853">
                        <c:v>-1</c:v>
                      </c:pt>
                      <c:pt idx="6854">
                        <c:v>-1.0000000000056843</c:v>
                      </c:pt>
                      <c:pt idx="6855">
                        <c:v>-0.89999999999658931</c:v>
                      </c:pt>
                      <c:pt idx="6856">
                        <c:v>-0.99999999998863132</c:v>
                      </c:pt>
                      <c:pt idx="6857">
                        <c:v>-1.0000000000056843</c:v>
                      </c:pt>
                      <c:pt idx="6858">
                        <c:v>-1</c:v>
                      </c:pt>
                      <c:pt idx="6859">
                        <c:v>-0.90000000000227365</c:v>
                      </c:pt>
                      <c:pt idx="6860">
                        <c:v>-1</c:v>
                      </c:pt>
                      <c:pt idx="6861">
                        <c:v>-1</c:v>
                      </c:pt>
                      <c:pt idx="6862">
                        <c:v>-1</c:v>
                      </c:pt>
                      <c:pt idx="6863">
                        <c:v>-0.90000000000227365</c:v>
                      </c:pt>
                      <c:pt idx="6864">
                        <c:v>-1</c:v>
                      </c:pt>
                      <c:pt idx="6865">
                        <c:v>-1</c:v>
                      </c:pt>
                      <c:pt idx="6866">
                        <c:v>-0.90000000000227365</c:v>
                      </c:pt>
                      <c:pt idx="6867">
                        <c:v>-1</c:v>
                      </c:pt>
                      <c:pt idx="6868">
                        <c:v>-0.99999999998863132</c:v>
                      </c:pt>
                      <c:pt idx="6869">
                        <c:v>-0.90000000000227365</c:v>
                      </c:pt>
                      <c:pt idx="6870">
                        <c:v>-1</c:v>
                      </c:pt>
                      <c:pt idx="6871">
                        <c:v>-1</c:v>
                      </c:pt>
                      <c:pt idx="6872">
                        <c:v>-1</c:v>
                      </c:pt>
                      <c:pt idx="6873">
                        <c:v>-0.90000000000227365</c:v>
                      </c:pt>
                      <c:pt idx="6874">
                        <c:v>-1</c:v>
                      </c:pt>
                      <c:pt idx="6875">
                        <c:v>-1</c:v>
                      </c:pt>
                      <c:pt idx="6876">
                        <c:v>-0.90000000000227365</c:v>
                      </c:pt>
                      <c:pt idx="6877">
                        <c:v>-1</c:v>
                      </c:pt>
                      <c:pt idx="6878">
                        <c:v>-1.0000000000056843</c:v>
                      </c:pt>
                      <c:pt idx="6879">
                        <c:v>-0.89999999999658931</c:v>
                      </c:pt>
                      <c:pt idx="6880">
                        <c:v>-1</c:v>
                      </c:pt>
                      <c:pt idx="6881">
                        <c:v>-0.99999999999431566</c:v>
                      </c:pt>
                      <c:pt idx="6882">
                        <c:v>-0.89999999999658931</c:v>
                      </c:pt>
                      <c:pt idx="6883">
                        <c:v>-1</c:v>
                      </c:pt>
                      <c:pt idx="6884">
                        <c:v>-1.0000000000056843</c:v>
                      </c:pt>
                      <c:pt idx="6885">
                        <c:v>-0.89999999999658931</c:v>
                      </c:pt>
                      <c:pt idx="6886">
                        <c:v>-1.0000000000056843</c:v>
                      </c:pt>
                      <c:pt idx="6887">
                        <c:v>-1</c:v>
                      </c:pt>
                      <c:pt idx="6888">
                        <c:v>-0.89999999999658931</c:v>
                      </c:pt>
                      <c:pt idx="6889">
                        <c:v>-1.0000000000056843</c:v>
                      </c:pt>
                      <c:pt idx="6890">
                        <c:v>-1</c:v>
                      </c:pt>
                      <c:pt idx="6891">
                        <c:v>-0.90000000000227365</c:v>
                      </c:pt>
                      <c:pt idx="6892">
                        <c:v>-1</c:v>
                      </c:pt>
                      <c:pt idx="6893">
                        <c:v>-0.99999999998863132</c:v>
                      </c:pt>
                      <c:pt idx="6894">
                        <c:v>-0.90000000000227365</c:v>
                      </c:pt>
                      <c:pt idx="6895">
                        <c:v>-1</c:v>
                      </c:pt>
                      <c:pt idx="6896">
                        <c:v>-1</c:v>
                      </c:pt>
                      <c:pt idx="6897">
                        <c:v>-0.90000000000227365</c:v>
                      </c:pt>
                      <c:pt idx="6898">
                        <c:v>-1</c:v>
                      </c:pt>
                      <c:pt idx="6899">
                        <c:v>-1</c:v>
                      </c:pt>
                      <c:pt idx="6900">
                        <c:v>-0.90000000000227365</c:v>
                      </c:pt>
                      <c:pt idx="6901">
                        <c:v>-1</c:v>
                      </c:pt>
                      <c:pt idx="6902">
                        <c:v>-0.90000000000227365</c:v>
                      </c:pt>
                      <c:pt idx="6903">
                        <c:v>-1</c:v>
                      </c:pt>
                      <c:pt idx="6904">
                        <c:v>-1</c:v>
                      </c:pt>
                      <c:pt idx="6905">
                        <c:v>-0.90000000000227365</c:v>
                      </c:pt>
                      <c:pt idx="6906">
                        <c:v>-0.99999999998863132</c:v>
                      </c:pt>
                      <c:pt idx="6907">
                        <c:v>-1</c:v>
                      </c:pt>
                      <c:pt idx="6908">
                        <c:v>-0.90000000000227365</c:v>
                      </c:pt>
                      <c:pt idx="6909">
                        <c:v>-1</c:v>
                      </c:pt>
                      <c:pt idx="6910">
                        <c:v>-0.90000000000227365</c:v>
                      </c:pt>
                      <c:pt idx="6911">
                        <c:v>-1</c:v>
                      </c:pt>
                      <c:pt idx="6912">
                        <c:v>-1</c:v>
                      </c:pt>
                      <c:pt idx="6913">
                        <c:v>-0.90000000000227365</c:v>
                      </c:pt>
                      <c:pt idx="6914">
                        <c:v>-1</c:v>
                      </c:pt>
                      <c:pt idx="6915">
                        <c:v>-0.90000000000227365</c:v>
                      </c:pt>
                      <c:pt idx="6916">
                        <c:v>-1</c:v>
                      </c:pt>
                      <c:pt idx="6917">
                        <c:v>-1</c:v>
                      </c:pt>
                      <c:pt idx="6918">
                        <c:v>-0.89999999999204194</c:v>
                      </c:pt>
                      <c:pt idx="6919">
                        <c:v>-1</c:v>
                      </c:pt>
                      <c:pt idx="6920">
                        <c:v>-0.90000000000227365</c:v>
                      </c:pt>
                      <c:pt idx="6921">
                        <c:v>-1</c:v>
                      </c:pt>
                      <c:pt idx="6922">
                        <c:v>-1</c:v>
                      </c:pt>
                      <c:pt idx="6923">
                        <c:v>-0.90000000000227365</c:v>
                      </c:pt>
                      <c:pt idx="6924">
                        <c:v>-1</c:v>
                      </c:pt>
                      <c:pt idx="6925">
                        <c:v>-0.90000000000227365</c:v>
                      </c:pt>
                      <c:pt idx="6926">
                        <c:v>-1</c:v>
                      </c:pt>
                      <c:pt idx="6927">
                        <c:v>-0.89999999999658931</c:v>
                      </c:pt>
                      <c:pt idx="6928">
                        <c:v>-1.0000000000056843</c:v>
                      </c:pt>
                      <c:pt idx="6929">
                        <c:v>-1</c:v>
                      </c:pt>
                      <c:pt idx="6930">
                        <c:v>-0.90000000000227365</c:v>
                      </c:pt>
                      <c:pt idx="6931">
                        <c:v>-0.99999999998863132</c:v>
                      </c:pt>
                      <c:pt idx="6932">
                        <c:v>-0.89999999999658931</c:v>
                      </c:pt>
                      <c:pt idx="6933">
                        <c:v>-1.0000000000056843</c:v>
                      </c:pt>
                      <c:pt idx="6934">
                        <c:v>-0.89999999999658931</c:v>
                      </c:pt>
                      <c:pt idx="6935">
                        <c:v>-1</c:v>
                      </c:pt>
                      <c:pt idx="6936">
                        <c:v>-0.90000000000227365</c:v>
                      </c:pt>
                      <c:pt idx="6937">
                        <c:v>-1</c:v>
                      </c:pt>
                      <c:pt idx="6938">
                        <c:v>-1.0000000000056843</c:v>
                      </c:pt>
                      <c:pt idx="6939">
                        <c:v>-0.89999999999658931</c:v>
                      </c:pt>
                      <c:pt idx="6940">
                        <c:v>-1</c:v>
                      </c:pt>
                      <c:pt idx="6941">
                        <c:v>-0.90000000000227365</c:v>
                      </c:pt>
                      <c:pt idx="6942">
                        <c:v>-1</c:v>
                      </c:pt>
                      <c:pt idx="6943">
                        <c:v>-0.89999999999204194</c:v>
                      </c:pt>
                      <c:pt idx="6944">
                        <c:v>-1</c:v>
                      </c:pt>
                      <c:pt idx="6945">
                        <c:v>-0.90000000000227365</c:v>
                      </c:pt>
                      <c:pt idx="6946">
                        <c:v>-1</c:v>
                      </c:pt>
                      <c:pt idx="6947">
                        <c:v>-0.90000000000227365</c:v>
                      </c:pt>
                      <c:pt idx="6948">
                        <c:v>-1</c:v>
                      </c:pt>
                      <c:pt idx="6949">
                        <c:v>-0.90000000000227365</c:v>
                      </c:pt>
                      <c:pt idx="6950">
                        <c:v>-1</c:v>
                      </c:pt>
                      <c:pt idx="6951">
                        <c:v>-0.90000000000227365</c:v>
                      </c:pt>
                      <c:pt idx="6952">
                        <c:v>-1</c:v>
                      </c:pt>
                      <c:pt idx="6953">
                        <c:v>-0.90000000000227365</c:v>
                      </c:pt>
                      <c:pt idx="6954">
                        <c:v>-1</c:v>
                      </c:pt>
                      <c:pt idx="6955">
                        <c:v>-0.90000000000227365</c:v>
                      </c:pt>
                      <c:pt idx="6956">
                        <c:v>-0.99999999998863132</c:v>
                      </c:pt>
                      <c:pt idx="6957">
                        <c:v>-0.89999999999658931</c:v>
                      </c:pt>
                      <c:pt idx="6958">
                        <c:v>-1.0000000000056843</c:v>
                      </c:pt>
                      <c:pt idx="6959">
                        <c:v>-0.89999999999658931</c:v>
                      </c:pt>
                      <c:pt idx="6960">
                        <c:v>-1</c:v>
                      </c:pt>
                      <c:pt idx="6961">
                        <c:v>-0.90000000000227365</c:v>
                      </c:pt>
                      <c:pt idx="6962">
                        <c:v>-1</c:v>
                      </c:pt>
                      <c:pt idx="6963">
                        <c:v>-0.90000000000227365</c:v>
                      </c:pt>
                      <c:pt idx="6964">
                        <c:v>-1</c:v>
                      </c:pt>
                      <c:pt idx="6965">
                        <c:v>-0.90000000000227365</c:v>
                      </c:pt>
                      <c:pt idx="6966">
                        <c:v>-1</c:v>
                      </c:pt>
                      <c:pt idx="6967">
                        <c:v>-0.90000000000227365</c:v>
                      </c:pt>
                      <c:pt idx="6968">
                        <c:v>-0.99999999998863132</c:v>
                      </c:pt>
                      <c:pt idx="6969">
                        <c:v>-0.90000000000227365</c:v>
                      </c:pt>
                      <c:pt idx="6970">
                        <c:v>-1</c:v>
                      </c:pt>
                      <c:pt idx="6971">
                        <c:v>-0.90000000000227365</c:v>
                      </c:pt>
                      <c:pt idx="6972">
                        <c:v>-1</c:v>
                      </c:pt>
                      <c:pt idx="6973">
                        <c:v>-0.90000000000227365</c:v>
                      </c:pt>
                      <c:pt idx="6974">
                        <c:v>-1</c:v>
                      </c:pt>
                      <c:pt idx="6975">
                        <c:v>-0.90000000000227365</c:v>
                      </c:pt>
                      <c:pt idx="6976">
                        <c:v>-1</c:v>
                      </c:pt>
                      <c:pt idx="6977">
                        <c:v>-0.89999999999658931</c:v>
                      </c:pt>
                      <c:pt idx="6978">
                        <c:v>-1.0000000000056843</c:v>
                      </c:pt>
                      <c:pt idx="6979">
                        <c:v>-0.89999999999658931</c:v>
                      </c:pt>
                      <c:pt idx="6980">
                        <c:v>-0.90000000000227365</c:v>
                      </c:pt>
                      <c:pt idx="6981">
                        <c:v>-0.99999999998863132</c:v>
                      </c:pt>
                      <c:pt idx="6982">
                        <c:v>-0.90000000000227365</c:v>
                      </c:pt>
                      <c:pt idx="6983">
                        <c:v>-1</c:v>
                      </c:pt>
                      <c:pt idx="6984">
                        <c:v>-0.90000000000227365</c:v>
                      </c:pt>
                      <c:pt idx="6985">
                        <c:v>-1</c:v>
                      </c:pt>
                      <c:pt idx="6986">
                        <c:v>-0.90000000000227365</c:v>
                      </c:pt>
                      <c:pt idx="6987">
                        <c:v>-1</c:v>
                      </c:pt>
                      <c:pt idx="6988">
                        <c:v>-0.90000000000227365</c:v>
                      </c:pt>
                      <c:pt idx="6989">
                        <c:v>-0.89999999999658931</c:v>
                      </c:pt>
                      <c:pt idx="6990">
                        <c:v>-1.0000000000056843</c:v>
                      </c:pt>
                      <c:pt idx="6991">
                        <c:v>-0.89999999999658931</c:v>
                      </c:pt>
                      <c:pt idx="6992">
                        <c:v>-1.0000000000056843</c:v>
                      </c:pt>
                      <c:pt idx="6993">
                        <c:v>-0.89999999998635749</c:v>
                      </c:pt>
                      <c:pt idx="6994">
                        <c:v>-0.90000000000227365</c:v>
                      </c:pt>
                      <c:pt idx="6995">
                        <c:v>-1</c:v>
                      </c:pt>
                      <c:pt idx="6996">
                        <c:v>-0.90000000000227365</c:v>
                      </c:pt>
                      <c:pt idx="6997">
                        <c:v>-1</c:v>
                      </c:pt>
                      <c:pt idx="6998">
                        <c:v>-0.90000000000227365</c:v>
                      </c:pt>
                      <c:pt idx="6999">
                        <c:v>-1</c:v>
                      </c:pt>
                      <c:pt idx="7000">
                        <c:v>-0.90000000000227365</c:v>
                      </c:pt>
                      <c:pt idx="7001">
                        <c:v>-0.89999999999658931</c:v>
                      </c:pt>
                      <c:pt idx="7002">
                        <c:v>-1.0000000000056843</c:v>
                      </c:pt>
                      <c:pt idx="7003">
                        <c:v>-0.89999999999658931</c:v>
                      </c:pt>
                      <c:pt idx="7004">
                        <c:v>-1.0000000000056843</c:v>
                      </c:pt>
                      <c:pt idx="7005">
                        <c:v>-0.89999999999658931</c:v>
                      </c:pt>
                      <c:pt idx="7006">
                        <c:v>-0.89999999999204194</c:v>
                      </c:pt>
                      <c:pt idx="7007">
                        <c:v>-1</c:v>
                      </c:pt>
                      <c:pt idx="7008">
                        <c:v>-0.90000000000227365</c:v>
                      </c:pt>
                      <c:pt idx="7009">
                        <c:v>-1</c:v>
                      </c:pt>
                      <c:pt idx="7010">
                        <c:v>-0.90000000000227365</c:v>
                      </c:pt>
                      <c:pt idx="7011">
                        <c:v>-0.90000000000227365</c:v>
                      </c:pt>
                      <c:pt idx="7012">
                        <c:v>-1</c:v>
                      </c:pt>
                      <c:pt idx="7013">
                        <c:v>-0.89999999999658931</c:v>
                      </c:pt>
                      <c:pt idx="7014">
                        <c:v>-0.90000000000227365</c:v>
                      </c:pt>
                      <c:pt idx="7015">
                        <c:v>-1</c:v>
                      </c:pt>
                      <c:pt idx="7016">
                        <c:v>-0.90000000000227365</c:v>
                      </c:pt>
                      <c:pt idx="7017">
                        <c:v>-1</c:v>
                      </c:pt>
                      <c:pt idx="7018">
                        <c:v>-0.89999999999204194</c:v>
                      </c:pt>
                      <c:pt idx="7019">
                        <c:v>-0.90000000000227365</c:v>
                      </c:pt>
                      <c:pt idx="7020">
                        <c:v>-1</c:v>
                      </c:pt>
                      <c:pt idx="7021">
                        <c:v>-0.90000000000227365</c:v>
                      </c:pt>
                      <c:pt idx="7022">
                        <c:v>-0.89999999999658931</c:v>
                      </c:pt>
                      <c:pt idx="7023">
                        <c:v>-1.0000000000056843</c:v>
                      </c:pt>
                      <c:pt idx="7024">
                        <c:v>-0.89999999999658931</c:v>
                      </c:pt>
                      <c:pt idx="7025">
                        <c:v>-0.90000000000227365</c:v>
                      </c:pt>
                      <c:pt idx="7026">
                        <c:v>-1</c:v>
                      </c:pt>
                      <c:pt idx="7027">
                        <c:v>-0.90000000000227365</c:v>
                      </c:pt>
                      <c:pt idx="7028">
                        <c:v>-0.90000000000227365</c:v>
                      </c:pt>
                      <c:pt idx="7029">
                        <c:v>-1</c:v>
                      </c:pt>
                      <c:pt idx="7030">
                        <c:v>-0.90000000000227365</c:v>
                      </c:pt>
                      <c:pt idx="7031">
                        <c:v>-0.89999999998635749</c:v>
                      </c:pt>
                      <c:pt idx="7032">
                        <c:v>-1.0000000000056843</c:v>
                      </c:pt>
                      <c:pt idx="7033">
                        <c:v>-0.89999999999658931</c:v>
                      </c:pt>
                      <c:pt idx="7034">
                        <c:v>-0.90000000000227365</c:v>
                      </c:pt>
                      <c:pt idx="7035">
                        <c:v>-1</c:v>
                      </c:pt>
                      <c:pt idx="7036">
                        <c:v>-0.90000000000227365</c:v>
                      </c:pt>
                      <c:pt idx="7037">
                        <c:v>-0.90000000000227365</c:v>
                      </c:pt>
                      <c:pt idx="7038">
                        <c:v>-1</c:v>
                      </c:pt>
                      <c:pt idx="7039">
                        <c:v>-0.90000000000227365</c:v>
                      </c:pt>
                      <c:pt idx="7040">
                        <c:v>-0.89999999999658931</c:v>
                      </c:pt>
                      <c:pt idx="7041">
                        <c:v>-1</c:v>
                      </c:pt>
                      <c:pt idx="7042">
                        <c:v>-0.90000000000227365</c:v>
                      </c:pt>
                      <c:pt idx="7043">
                        <c:v>-0.89999999999204194</c:v>
                      </c:pt>
                      <c:pt idx="7044">
                        <c:v>-1</c:v>
                      </c:pt>
                      <c:pt idx="7045">
                        <c:v>-0.90000000000227365</c:v>
                      </c:pt>
                      <c:pt idx="7046">
                        <c:v>-0.90000000000227365</c:v>
                      </c:pt>
                      <c:pt idx="7047">
                        <c:v>-0.89999999999658931</c:v>
                      </c:pt>
                      <c:pt idx="7048">
                        <c:v>-1.0000000000056843</c:v>
                      </c:pt>
                      <c:pt idx="7049">
                        <c:v>-0.89999999999658931</c:v>
                      </c:pt>
                      <c:pt idx="7050">
                        <c:v>-0.90000000000227365</c:v>
                      </c:pt>
                      <c:pt idx="7051">
                        <c:v>-1</c:v>
                      </c:pt>
                      <c:pt idx="7052">
                        <c:v>-0.90000000000227365</c:v>
                      </c:pt>
                      <c:pt idx="7053">
                        <c:v>-0.90000000000227365</c:v>
                      </c:pt>
                      <c:pt idx="7054">
                        <c:v>-0.89999999999658931</c:v>
                      </c:pt>
                      <c:pt idx="7055">
                        <c:v>-1.0000000000056843</c:v>
                      </c:pt>
                      <c:pt idx="7056">
                        <c:v>-0.89999999998635749</c:v>
                      </c:pt>
                      <c:pt idx="7057">
                        <c:v>-0.90000000000227365</c:v>
                      </c:pt>
                      <c:pt idx="7058">
                        <c:v>-0.90000000000227365</c:v>
                      </c:pt>
                      <c:pt idx="7059">
                        <c:v>-1</c:v>
                      </c:pt>
                      <c:pt idx="7060">
                        <c:v>-0.90000000000227365</c:v>
                      </c:pt>
                      <c:pt idx="7061">
                        <c:v>-0.89999999999658931</c:v>
                      </c:pt>
                      <c:pt idx="7062">
                        <c:v>-0.90000000000227365</c:v>
                      </c:pt>
                      <c:pt idx="7063">
                        <c:v>-1</c:v>
                      </c:pt>
                      <c:pt idx="7064">
                        <c:v>-0.90000000000227365</c:v>
                      </c:pt>
                      <c:pt idx="7065">
                        <c:v>-0.90000000000227365</c:v>
                      </c:pt>
                      <c:pt idx="7066">
                        <c:v>-0.90000000000227365</c:v>
                      </c:pt>
                      <c:pt idx="7067">
                        <c:v>-0.89999999999658931</c:v>
                      </c:pt>
                      <c:pt idx="7068">
                        <c:v>-0.99999999998863132</c:v>
                      </c:pt>
                      <c:pt idx="7069">
                        <c:v>-0.90000000000227365</c:v>
                      </c:pt>
                      <c:pt idx="7070">
                        <c:v>-0.90000000000227365</c:v>
                      </c:pt>
                      <c:pt idx="7071">
                        <c:v>-0.90000000000227365</c:v>
                      </c:pt>
                      <c:pt idx="7072">
                        <c:v>-0.89999999999658931</c:v>
                      </c:pt>
                      <c:pt idx="7073">
                        <c:v>-1.0000000000056843</c:v>
                      </c:pt>
                      <c:pt idx="7074">
                        <c:v>-0.89999999999658931</c:v>
                      </c:pt>
                      <c:pt idx="7075">
                        <c:v>-0.90000000000227365</c:v>
                      </c:pt>
                      <c:pt idx="7076">
                        <c:v>-0.90000000000227365</c:v>
                      </c:pt>
                      <c:pt idx="7077">
                        <c:v>-0.90000000000227365</c:v>
                      </c:pt>
                      <c:pt idx="7078">
                        <c:v>-0.89999999999658931</c:v>
                      </c:pt>
                      <c:pt idx="7079">
                        <c:v>-1.0000000000056843</c:v>
                      </c:pt>
                      <c:pt idx="7080">
                        <c:v>-0.89999999999658931</c:v>
                      </c:pt>
                      <c:pt idx="7081">
                        <c:v>-0.89999999999204194</c:v>
                      </c:pt>
                      <c:pt idx="7082">
                        <c:v>-0.90000000000227365</c:v>
                      </c:pt>
                      <c:pt idx="7083">
                        <c:v>-0.89999999999658931</c:v>
                      </c:pt>
                      <c:pt idx="7084">
                        <c:v>-0.90000000000227365</c:v>
                      </c:pt>
                      <c:pt idx="7085">
                        <c:v>-0.90000000000227365</c:v>
                      </c:pt>
                      <c:pt idx="7086">
                        <c:v>-0.90000000000227365</c:v>
                      </c:pt>
                      <c:pt idx="7087">
                        <c:v>-0.89999999999658931</c:v>
                      </c:pt>
                      <c:pt idx="7088">
                        <c:v>-1.0000000000056843</c:v>
                      </c:pt>
                      <c:pt idx="7089">
                        <c:v>-0.89999999999658931</c:v>
                      </c:pt>
                      <c:pt idx="7090">
                        <c:v>-0.90000000000227365</c:v>
                      </c:pt>
                      <c:pt idx="7091">
                        <c:v>-0.90000000000227365</c:v>
                      </c:pt>
                      <c:pt idx="7092">
                        <c:v>-0.90000000000227365</c:v>
                      </c:pt>
                      <c:pt idx="7093">
                        <c:v>-0.89999999998635749</c:v>
                      </c:pt>
                      <c:pt idx="7094">
                        <c:v>-0.90000000000227365</c:v>
                      </c:pt>
                      <c:pt idx="7095">
                        <c:v>-0.90000000000227365</c:v>
                      </c:pt>
                      <c:pt idx="7096">
                        <c:v>-0.90000000000227365</c:v>
                      </c:pt>
                      <c:pt idx="7097">
                        <c:v>-0.89999999999658931</c:v>
                      </c:pt>
                      <c:pt idx="7098">
                        <c:v>-0.90000000000227365</c:v>
                      </c:pt>
                      <c:pt idx="7099">
                        <c:v>-0.90000000000227365</c:v>
                      </c:pt>
                      <c:pt idx="7100">
                        <c:v>-0.90000000000227365</c:v>
                      </c:pt>
                      <c:pt idx="7101">
                        <c:v>-0.79999999999886307</c:v>
                      </c:pt>
                      <c:pt idx="7102">
                        <c:v>-0.90000000000227365</c:v>
                      </c:pt>
                      <c:pt idx="7103">
                        <c:v>-0.89999999999658931</c:v>
                      </c:pt>
                      <c:pt idx="7104">
                        <c:v>-0.90000000000227365</c:v>
                      </c:pt>
                      <c:pt idx="7105">
                        <c:v>-0.90000000000227365</c:v>
                      </c:pt>
                      <c:pt idx="7106">
                        <c:v>-0.89999999999204194</c:v>
                      </c:pt>
                      <c:pt idx="7107">
                        <c:v>-0.89999999999658931</c:v>
                      </c:pt>
                      <c:pt idx="7108">
                        <c:v>-0.80000000000454752</c:v>
                      </c:pt>
                      <c:pt idx="7109">
                        <c:v>-0.89999999999658931</c:v>
                      </c:pt>
                      <c:pt idx="7110">
                        <c:v>-0.90000000000227365</c:v>
                      </c:pt>
                      <c:pt idx="7111">
                        <c:v>-0.90000000000227365</c:v>
                      </c:pt>
                      <c:pt idx="7112">
                        <c:v>-0.79999999999886307</c:v>
                      </c:pt>
                      <c:pt idx="7113">
                        <c:v>-0.90000000000227365</c:v>
                      </c:pt>
                      <c:pt idx="7114">
                        <c:v>-0.90000000000227365</c:v>
                      </c:pt>
                      <c:pt idx="7115">
                        <c:v>-0.79999999999886307</c:v>
                      </c:pt>
                      <c:pt idx="7116">
                        <c:v>-0.90000000000227365</c:v>
                      </c:pt>
                      <c:pt idx="7117">
                        <c:v>-0.90000000000227365</c:v>
                      </c:pt>
                      <c:pt idx="7118">
                        <c:v>-0.79999999998976823</c:v>
                      </c:pt>
                      <c:pt idx="7119">
                        <c:v>-0.90000000000227365</c:v>
                      </c:pt>
                      <c:pt idx="7120">
                        <c:v>-0.79999999999886307</c:v>
                      </c:pt>
                      <c:pt idx="7121">
                        <c:v>-0.90000000000227365</c:v>
                      </c:pt>
                      <c:pt idx="7122">
                        <c:v>-0.79999999999886307</c:v>
                      </c:pt>
                      <c:pt idx="7123">
                        <c:v>-0.90000000000227365</c:v>
                      </c:pt>
                      <c:pt idx="7124">
                        <c:v>-0.79999999999886307</c:v>
                      </c:pt>
                      <c:pt idx="7125">
                        <c:v>-0.79999999999886307</c:v>
                      </c:pt>
                      <c:pt idx="7126">
                        <c:v>-0.90000000000227365</c:v>
                      </c:pt>
                      <c:pt idx="7127">
                        <c:v>-0.79999999999886307</c:v>
                      </c:pt>
                      <c:pt idx="7128">
                        <c:v>-0.80000000000454752</c:v>
                      </c:pt>
                      <c:pt idx="7129">
                        <c:v>-0.90000000000227365</c:v>
                      </c:pt>
                      <c:pt idx="7130">
                        <c:v>-0.79999999999886307</c:v>
                      </c:pt>
                      <c:pt idx="7131">
                        <c:v>-0.79999999998976823</c:v>
                      </c:pt>
                      <c:pt idx="7132">
                        <c:v>-0.80000000000454752</c:v>
                      </c:pt>
                      <c:pt idx="7133">
                        <c:v>-0.79999999999886307</c:v>
                      </c:pt>
                      <c:pt idx="7134">
                        <c:v>-0.79999999999886307</c:v>
                      </c:pt>
                      <c:pt idx="7135">
                        <c:v>-0.80000000000454752</c:v>
                      </c:pt>
                      <c:pt idx="7136">
                        <c:v>-0.79999999999886307</c:v>
                      </c:pt>
                      <c:pt idx="7137">
                        <c:v>-0.79999999999886307</c:v>
                      </c:pt>
                      <c:pt idx="7138">
                        <c:v>-0.70000000000113693</c:v>
                      </c:pt>
                      <c:pt idx="7139">
                        <c:v>-0.79999999999886307</c:v>
                      </c:pt>
                      <c:pt idx="7140">
                        <c:v>-0.80000000000454752</c:v>
                      </c:pt>
                      <c:pt idx="7141">
                        <c:v>-0.70000000000113693</c:v>
                      </c:pt>
                      <c:pt idx="7142">
                        <c:v>-0.79999999999886307</c:v>
                      </c:pt>
                      <c:pt idx="7143">
                        <c:v>-0.79999999998976823</c:v>
                      </c:pt>
                      <c:pt idx="7144">
                        <c:v>-0.70000000000113693</c:v>
                      </c:pt>
                      <c:pt idx="7145">
                        <c:v>-0.70000000000113693</c:v>
                      </c:pt>
                      <c:pt idx="7146">
                        <c:v>-0.79999999999886307</c:v>
                      </c:pt>
                      <c:pt idx="7147">
                        <c:v>-0.70000000000113693</c:v>
                      </c:pt>
                      <c:pt idx="7148">
                        <c:v>-0.70000000000113693</c:v>
                      </c:pt>
                      <c:pt idx="7149">
                        <c:v>-0.70000000000113693</c:v>
                      </c:pt>
                      <c:pt idx="7150">
                        <c:v>-0.70000000000113693</c:v>
                      </c:pt>
                      <c:pt idx="7151">
                        <c:v>-0.70000000000113693</c:v>
                      </c:pt>
                      <c:pt idx="7152">
                        <c:v>-0.70000000000113693</c:v>
                      </c:pt>
                      <c:pt idx="7153">
                        <c:v>-0.70000000000113693</c:v>
                      </c:pt>
                      <c:pt idx="7154">
                        <c:v>-0.59999999999772624</c:v>
                      </c:pt>
                      <c:pt idx="7155">
                        <c:v>-0.70000000000113693</c:v>
                      </c:pt>
                      <c:pt idx="7156">
                        <c:v>-0.59999999999658937</c:v>
                      </c:pt>
                      <c:pt idx="7157">
                        <c:v>-0.70000000000113693</c:v>
                      </c:pt>
                      <c:pt idx="7158">
                        <c:v>-0.59999999999772624</c:v>
                      </c:pt>
                      <c:pt idx="7159">
                        <c:v>-0.60000000000341058</c:v>
                      </c:pt>
                      <c:pt idx="7160">
                        <c:v>-0.59999999999772624</c:v>
                      </c:pt>
                      <c:pt idx="7161">
                        <c:v>-0.60000000000341058</c:v>
                      </c:pt>
                      <c:pt idx="7162">
                        <c:v>-0.59999999999772624</c:v>
                      </c:pt>
                      <c:pt idx="7163">
                        <c:v>-0.60000000000341058</c:v>
                      </c:pt>
                      <c:pt idx="7164">
                        <c:v>-0.59999999999772624</c:v>
                      </c:pt>
                      <c:pt idx="7165">
                        <c:v>-0.5</c:v>
                      </c:pt>
                      <c:pt idx="7166">
                        <c:v>-0.60000000000341058</c:v>
                      </c:pt>
                      <c:pt idx="7167">
                        <c:v>-0.5</c:v>
                      </c:pt>
                      <c:pt idx="7168">
                        <c:v>-0.49999999999431566</c:v>
                      </c:pt>
                      <c:pt idx="7169">
                        <c:v>-0.5</c:v>
                      </c:pt>
                      <c:pt idx="7170">
                        <c:v>-0.5</c:v>
                      </c:pt>
                      <c:pt idx="7171">
                        <c:v>-0.5</c:v>
                      </c:pt>
                      <c:pt idx="7172">
                        <c:v>-0.40000000000227376</c:v>
                      </c:pt>
                      <c:pt idx="7173">
                        <c:v>-0.5</c:v>
                      </c:pt>
                      <c:pt idx="7174">
                        <c:v>-0.40000000000227376</c:v>
                      </c:pt>
                      <c:pt idx="7175">
                        <c:v>-0.39999999999658942</c:v>
                      </c:pt>
                      <c:pt idx="7176">
                        <c:v>-0.40000000000227376</c:v>
                      </c:pt>
                      <c:pt idx="7177">
                        <c:v>-0.40000000000227376</c:v>
                      </c:pt>
                      <c:pt idx="7178">
                        <c:v>-0.39999999999658942</c:v>
                      </c:pt>
                      <c:pt idx="7179">
                        <c:v>-0.29999999999886312</c:v>
                      </c:pt>
                      <c:pt idx="7180">
                        <c:v>-0.30000000000454746</c:v>
                      </c:pt>
                      <c:pt idx="7181">
                        <c:v>-0.39999999999204189</c:v>
                      </c:pt>
                      <c:pt idx="7182">
                        <c:v>-0.20000000000113688</c:v>
                      </c:pt>
                      <c:pt idx="7183">
                        <c:v>-0.29999999999886312</c:v>
                      </c:pt>
                      <c:pt idx="7184">
                        <c:v>-0.30000000000454746</c:v>
                      </c:pt>
                      <c:pt idx="7185">
                        <c:v>-0.19999999999545251</c:v>
                      </c:pt>
                      <c:pt idx="7186">
                        <c:v>-0.20000000000113688</c:v>
                      </c:pt>
                      <c:pt idx="7187">
                        <c:v>-0.20000000000113688</c:v>
                      </c:pt>
                      <c:pt idx="7188">
                        <c:v>-0.20000000000113688</c:v>
                      </c:pt>
                      <c:pt idx="7189">
                        <c:v>-9.9999999997726255E-2</c:v>
                      </c:pt>
                      <c:pt idx="7190">
                        <c:v>-0.20000000000113688</c:v>
                      </c:pt>
                      <c:pt idx="7191">
                        <c:v>-0.10000000000341061</c:v>
                      </c:pt>
                      <c:pt idx="7192">
                        <c:v>0</c:v>
                      </c:pt>
                      <c:pt idx="7193">
                        <c:v>-9.9999999996589387E-2</c:v>
                      </c:pt>
                      <c:pt idx="7194">
                        <c:v>0</c:v>
                      </c:pt>
                      <c:pt idx="7195">
                        <c:v>0</c:v>
                      </c:pt>
                      <c:pt idx="7196">
                        <c:v>0</c:v>
                      </c:pt>
                      <c:pt idx="7197">
                        <c:v>0</c:v>
                      </c:pt>
                      <c:pt idx="7198">
                        <c:v>9.9999999997726255E-2</c:v>
                      </c:pt>
                      <c:pt idx="7199">
                        <c:v>0.10000000000341061</c:v>
                      </c:pt>
                      <c:pt idx="7200">
                        <c:v>9.9999999997726255E-2</c:v>
                      </c:pt>
                      <c:pt idx="7201">
                        <c:v>0.20000000000113688</c:v>
                      </c:pt>
                      <c:pt idx="7202">
                        <c:v>0.20000000000113688</c:v>
                      </c:pt>
                      <c:pt idx="7203">
                        <c:v>0.20000000000113688</c:v>
                      </c:pt>
                      <c:pt idx="7204">
                        <c:v>0.29999999999886312</c:v>
                      </c:pt>
                      <c:pt idx="7205">
                        <c:v>0.20000000000113688</c:v>
                      </c:pt>
                      <c:pt idx="7206">
                        <c:v>0.29999999999545257</c:v>
                      </c:pt>
                      <c:pt idx="7207">
                        <c:v>0.40000000000227376</c:v>
                      </c:pt>
                      <c:pt idx="7208">
                        <c:v>0.39999999999658942</c:v>
                      </c:pt>
                      <c:pt idx="7209">
                        <c:v>0.40000000000227376</c:v>
                      </c:pt>
                      <c:pt idx="7210">
                        <c:v>0.40000000000227376</c:v>
                      </c:pt>
                      <c:pt idx="7211">
                        <c:v>0.5</c:v>
                      </c:pt>
                      <c:pt idx="7212">
                        <c:v>0.5</c:v>
                      </c:pt>
                      <c:pt idx="7213">
                        <c:v>0.5</c:v>
                      </c:pt>
                      <c:pt idx="7214">
                        <c:v>0.59999999999772624</c:v>
                      </c:pt>
                      <c:pt idx="7215">
                        <c:v>0.60000000000341058</c:v>
                      </c:pt>
                      <c:pt idx="7216">
                        <c:v>0.70000000000113693</c:v>
                      </c:pt>
                      <c:pt idx="7217">
                        <c:v>0.70000000000113693</c:v>
                      </c:pt>
                      <c:pt idx="7218">
                        <c:v>0.69999999999317875</c:v>
                      </c:pt>
                      <c:pt idx="7219">
                        <c:v>0.79999999999886307</c:v>
                      </c:pt>
                      <c:pt idx="7220">
                        <c:v>0.79999999999886307</c:v>
                      </c:pt>
                      <c:pt idx="7221">
                        <c:v>0.90000000000227365</c:v>
                      </c:pt>
                      <c:pt idx="7222">
                        <c:v>0.90000000000227365</c:v>
                      </c:pt>
                      <c:pt idx="7223">
                        <c:v>1</c:v>
                      </c:pt>
                      <c:pt idx="7224">
                        <c:v>0.90000000000227365</c:v>
                      </c:pt>
                      <c:pt idx="7225">
                        <c:v>1.0999999999977264</c:v>
                      </c:pt>
                      <c:pt idx="7226">
                        <c:v>1.1000000000034107</c:v>
                      </c:pt>
                      <c:pt idx="7227">
                        <c:v>1.0999999999977264</c:v>
                      </c:pt>
                      <c:pt idx="7228">
                        <c:v>1.2000000000011368</c:v>
                      </c:pt>
                      <c:pt idx="7229">
                        <c:v>1.2000000000011368</c:v>
                      </c:pt>
                      <c:pt idx="7230">
                        <c:v>1.2000000000011368</c:v>
                      </c:pt>
                      <c:pt idx="7231">
                        <c:v>1.299999999989768</c:v>
                      </c:pt>
                      <c:pt idx="7232">
                        <c:v>1.4000000000022739</c:v>
                      </c:pt>
                      <c:pt idx="7233">
                        <c:v>1.3999999999965893</c:v>
                      </c:pt>
                      <c:pt idx="7234">
                        <c:v>1.5000000000056841</c:v>
                      </c:pt>
                      <c:pt idx="7235">
                        <c:v>1.5</c:v>
                      </c:pt>
                      <c:pt idx="7236">
                        <c:v>1.6000000000034105</c:v>
                      </c:pt>
                      <c:pt idx="7237">
                        <c:v>1.5999999999977261</c:v>
                      </c:pt>
                      <c:pt idx="7238">
                        <c:v>1.700000000001137</c:v>
                      </c:pt>
                      <c:pt idx="7239">
                        <c:v>1.700000000001137</c:v>
                      </c:pt>
                      <c:pt idx="7240">
                        <c:v>1.8000000000045473</c:v>
                      </c:pt>
                      <c:pt idx="7241">
                        <c:v>1.799999999998863</c:v>
                      </c:pt>
                      <c:pt idx="7242">
                        <c:v>1.9000000000022739</c:v>
                      </c:pt>
                      <c:pt idx="7243">
                        <c:v>1.9999999999829468</c:v>
                      </c:pt>
                      <c:pt idx="7244">
                        <c:v>2</c:v>
                      </c:pt>
                      <c:pt idx="7245">
                        <c:v>2</c:v>
                      </c:pt>
                      <c:pt idx="7246">
                        <c:v>2.200000000001137</c:v>
                      </c:pt>
                      <c:pt idx="7247">
                        <c:v>2.2000000000068214</c:v>
                      </c:pt>
                      <c:pt idx="7248">
                        <c:v>2.200000000001137</c:v>
                      </c:pt>
                      <c:pt idx="7249">
                        <c:v>2.299999999998863</c:v>
                      </c:pt>
                      <c:pt idx="7250">
                        <c:v>2.4000000000022736</c:v>
                      </c:pt>
                      <c:pt idx="7251">
                        <c:v>2.4000000000022736</c:v>
                      </c:pt>
                      <c:pt idx="7252">
                        <c:v>2.5000000000056843</c:v>
                      </c:pt>
                      <c:pt idx="7253">
                        <c:v>2.5999999999977264</c:v>
                      </c:pt>
                      <c:pt idx="7254">
                        <c:v>2.6000000000034102</c:v>
                      </c:pt>
                      <c:pt idx="7255">
                        <c:v>2.7000000000011366</c:v>
                      </c:pt>
                      <c:pt idx="7256">
                        <c:v>2.799999999972715</c:v>
                      </c:pt>
                      <c:pt idx="7257">
                        <c:v>2.8000000000045477</c:v>
                      </c:pt>
                      <c:pt idx="7258">
                        <c:v>2.9000000000022732</c:v>
                      </c:pt>
                      <c:pt idx="7259">
                        <c:v>3</c:v>
                      </c:pt>
                      <c:pt idx="7260">
                        <c:v>3.0000000000056843</c:v>
                      </c:pt>
                      <c:pt idx="7261">
                        <c:v>3.1000000000034102</c:v>
                      </c:pt>
                      <c:pt idx="7262">
                        <c:v>3.2000000000011366</c:v>
                      </c:pt>
                      <c:pt idx="7263">
                        <c:v>3.2000000000011366</c:v>
                      </c:pt>
                      <c:pt idx="7264">
                        <c:v>3.3000000000045477</c:v>
                      </c:pt>
                      <c:pt idx="7265">
                        <c:v>3.4000000000022736</c:v>
                      </c:pt>
                      <c:pt idx="7266">
                        <c:v>3.5000000000056843</c:v>
                      </c:pt>
                      <c:pt idx="7267">
                        <c:v>3.5</c:v>
                      </c:pt>
                      <c:pt idx="7268">
                        <c:v>3.5999999999624834</c:v>
                      </c:pt>
                      <c:pt idx="7269">
                        <c:v>3.7000000000068214</c:v>
                      </c:pt>
                      <c:pt idx="7270">
                        <c:v>3.7999999999988634</c:v>
                      </c:pt>
                      <c:pt idx="7271">
                        <c:v>3.8000000000045477</c:v>
                      </c:pt>
                      <c:pt idx="7272">
                        <c:v>4.0000000000056843</c:v>
                      </c:pt>
                      <c:pt idx="7273">
                        <c:v>3.9000000000022736</c:v>
                      </c:pt>
                      <c:pt idx="7274">
                        <c:v>4.1000000000034102</c:v>
                      </c:pt>
                      <c:pt idx="7275">
                        <c:v>4.2000000000068214</c:v>
                      </c:pt>
                      <c:pt idx="7276">
                        <c:v>4.200000000001137</c:v>
                      </c:pt>
                      <c:pt idx="7277">
                        <c:v>4.3000000000045473</c:v>
                      </c:pt>
                      <c:pt idx="7278">
                        <c:v>4.4000000000022732</c:v>
                      </c:pt>
                      <c:pt idx="7279">
                        <c:v>4.5000000000056843</c:v>
                      </c:pt>
                      <c:pt idx="7280">
                        <c:v>4.5000000000056843</c:v>
                      </c:pt>
                      <c:pt idx="7281">
                        <c:v>4.6999999999477042</c:v>
                      </c:pt>
                      <c:pt idx="7282">
                        <c:v>4.7000000000068214</c:v>
                      </c:pt>
                      <c:pt idx="7283">
                        <c:v>4.8000000000045473</c:v>
                      </c:pt>
                      <c:pt idx="7284">
                        <c:v>4.9000000000022732</c:v>
                      </c:pt>
                      <c:pt idx="7285">
                        <c:v>5.0000000000056843</c:v>
                      </c:pt>
                      <c:pt idx="7286">
                        <c:v>5.0000000000056843</c:v>
                      </c:pt>
                      <c:pt idx="7287">
                        <c:v>5.200000000001137</c:v>
                      </c:pt>
                      <c:pt idx="7288">
                        <c:v>5.2000000000068214</c:v>
                      </c:pt>
                      <c:pt idx="7289">
                        <c:v>5.3000000000045482</c:v>
                      </c:pt>
                      <c:pt idx="7290">
                        <c:v>5.4000000000079575</c:v>
                      </c:pt>
                      <c:pt idx="7291">
                        <c:v>5.5</c:v>
                      </c:pt>
                      <c:pt idx="7292">
                        <c:v>5.6000000000090955</c:v>
                      </c:pt>
                      <c:pt idx="7293">
                        <c:v>5.6999999999420199</c:v>
                      </c:pt>
                      <c:pt idx="7294">
                        <c:v>5.700000000001137</c:v>
                      </c:pt>
                      <c:pt idx="7295">
                        <c:v>5.9000000000079575</c:v>
                      </c:pt>
                      <c:pt idx="7296">
                        <c:v>5.9000000000022732</c:v>
                      </c:pt>
                      <c:pt idx="7297">
                        <c:v>6.0000000000056843</c:v>
                      </c:pt>
                      <c:pt idx="7298">
                        <c:v>6.2000000000068214</c:v>
                      </c:pt>
                      <c:pt idx="7299">
                        <c:v>6.2000000000068214</c:v>
                      </c:pt>
                      <c:pt idx="7300">
                        <c:v>6.3000000000045473</c:v>
                      </c:pt>
                      <c:pt idx="7301">
                        <c:v>6.4000000000079575</c:v>
                      </c:pt>
                      <c:pt idx="7302">
                        <c:v>6.4000000000022732</c:v>
                      </c:pt>
                      <c:pt idx="7303">
                        <c:v>6.6000000000090955</c:v>
                      </c:pt>
                      <c:pt idx="7304">
                        <c:v>6.7000000000068214</c:v>
                      </c:pt>
                      <c:pt idx="7305">
                        <c:v>6.7000000000068214</c:v>
                      </c:pt>
                      <c:pt idx="7306">
                        <c:v>6.8999999999238302</c:v>
                      </c:pt>
                      <c:pt idx="7307">
                        <c:v>7.0000000000056843</c:v>
                      </c:pt>
                      <c:pt idx="7308">
                        <c:v>7.0000000000056843</c:v>
                      </c:pt>
                      <c:pt idx="7309">
                        <c:v>7.1000000000090955</c:v>
                      </c:pt>
                      <c:pt idx="7310">
                        <c:v>7.3000000000045473</c:v>
                      </c:pt>
                      <c:pt idx="7311">
                        <c:v>7.3000000000102316</c:v>
                      </c:pt>
                      <c:pt idx="7312">
                        <c:v>7.4000000000079575</c:v>
                      </c:pt>
                      <c:pt idx="7313">
                        <c:v>7.5000000000056843</c:v>
                      </c:pt>
                      <c:pt idx="7314">
                        <c:v>7.6000000000034111</c:v>
                      </c:pt>
                      <c:pt idx="7315">
                        <c:v>7.8000000000102316</c:v>
                      </c:pt>
                      <c:pt idx="7316">
                        <c:v>7.8000000000045473</c:v>
                      </c:pt>
                      <c:pt idx="7317">
                        <c:v>7.9000000000079584</c:v>
                      </c:pt>
                      <c:pt idx="7318">
                        <c:v>7.9999999999147349</c:v>
                      </c:pt>
                      <c:pt idx="7319">
                        <c:v>8.1000000000090946</c:v>
                      </c:pt>
                      <c:pt idx="7320">
                        <c:v>8.2000000000068205</c:v>
                      </c:pt>
                      <c:pt idx="7321">
                        <c:v>8.2000000000068205</c:v>
                      </c:pt>
                      <c:pt idx="7322">
                        <c:v>8.4000000000079584</c:v>
                      </c:pt>
                      <c:pt idx="7323">
                        <c:v>8.5000000000113687</c:v>
                      </c:pt>
                      <c:pt idx="7324">
                        <c:v>8.6000000000034102</c:v>
                      </c:pt>
                      <c:pt idx="7325">
                        <c:v>8.7000000000125048</c:v>
                      </c:pt>
                      <c:pt idx="7326">
                        <c:v>8.8000000000045464</c:v>
                      </c:pt>
                      <c:pt idx="7327">
                        <c:v>8.8000000000102325</c:v>
                      </c:pt>
                      <c:pt idx="7328">
                        <c:v>9.0000000000056843</c:v>
                      </c:pt>
                      <c:pt idx="7329">
                        <c:v>9.1000000000090946</c:v>
                      </c:pt>
                      <c:pt idx="7330">
                        <c:v>9.1000000000090946</c:v>
                      </c:pt>
                      <c:pt idx="7331">
                        <c:v>9.2999999999045038</c:v>
                      </c:pt>
                      <c:pt idx="7332">
                        <c:v>9.4000000000079584</c:v>
                      </c:pt>
                      <c:pt idx="7333">
                        <c:v>9.4000000000079584</c:v>
                      </c:pt>
                      <c:pt idx="7334">
                        <c:v>9.6000000000090946</c:v>
                      </c:pt>
                      <c:pt idx="7335">
                        <c:v>9.7000000000068205</c:v>
                      </c:pt>
                      <c:pt idx="7336">
                        <c:v>9.7000000000068205</c:v>
                      </c:pt>
                      <c:pt idx="7337">
                        <c:v>9.9000000000136428</c:v>
                      </c:pt>
                      <c:pt idx="7338">
                        <c:v>9.9000000000079602</c:v>
                      </c:pt>
                      <c:pt idx="7339">
                        <c:v>10.100000000009096</c:v>
                      </c:pt>
                      <c:pt idx="7340">
                        <c:v>10.100000000009096</c:v>
                      </c:pt>
                      <c:pt idx="7341">
                        <c:v>10.300000000010233</c:v>
                      </c:pt>
                      <c:pt idx="7342">
                        <c:v>10.300000000010233</c:v>
                      </c:pt>
                      <c:pt idx="7343">
                        <c:v>10.499999999886313</c:v>
                      </c:pt>
                      <c:pt idx="7344">
                        <c:v>10.500000000011369</c:v>
                      </c:pt>
                      <c:pt idx="7345">
                        <c:v>10.70000000000682</c:v>
                      </c:pt>
                      <c:pt idx="7346">
                        <c:v>10.700000000012505</c:v>
                      </c:pt>
                      <c:pt idx="7347">
                        <c:v>10.800000000010233</c:v>
                      </c:pt>
                      <c:pt idx="7348">
                        <c:v>11.000000000011369</c:v>
                      </c:pt>
                      <c:pt idx="7349">
                        <c:v>11.000000000005683</c:v>
                      </c:pt>
                      <c:pt idx="7350">
                        <c:v>11.100000000014779</c:v>
                      </c:pt>
                      <c:pt idx="7351">
                        <c:v>11.300000000010233</c:v>
                      </c:pt>
                      <c:pt idx="7352">
                        <c:v>11.300000000010233</c:v>
                      </c:pt>
                      <c:pt idx="7353">
                        <c:v>11.40000000000796</c:v>
                      </c:pt>
                      <c:pt idx="7354">
                        <c:v>11.500000000011369</c:v>
                      </c:pt>
                      <c:pt idx="7355">
                        <c:v>11.600000000009093</c:v>
                      </c:pt>
                      <c:pt idx="7356">
                        <c:v>11.699999999879491</c:v>
                      </c:pt>
                      <c:pt idx="7357">
                        <c:v>11.800000000010233</c:v>
                      </c:pt>
                      <c:pt idx="7358">
                        <c:v>11.90000000000796</c:v>
                      </c:pt>
                      <c:pt idx="7359">
                        <c:v>12.000000000011369</c:v>
                      </c:pt>
                      <c:pt idx="7360">
                        <c:v>12.100000000014777</c:v>
                      </c:pt>
                      <c:pt idx="7361">
                        <c:v>12.20000000000682</c:v>
                      </c:pt>
                      <c:pt idx="7362">
                        <c:v>12.300000000015915</c:v>
                      </c:pt>
                      <c:pt idx="7363">
                        <c:v>12.40000000000796</c:v>
                      </c:pt>
                      <c:pt idx="7364">
                        <c:v>12.400000000013643</c:v>
                      </c:pt>
                      <c:pt idx="7365">
                        <c:v>12.600000000009095</c:v>
                      </c:pt>
                      <c:pt idx="7366">
                        <c:v>12.600000000014777</c:v>
                      </c:pt>
                      <c:pt idx="7367">
                        <c:v>12.800000000010233</c:v>
                      </c:pt>
                      <c:pt idx="7368">
                        <c:v>12.799999999864712</c:v>
                      </c:pt>
                      <c:pt idx="7369">
                        <c:v>13.000000000011369</c:v>
                      </c:pt>
                      <c:pt idx="7370">
                        <c:v>13.000000000011369</c:v>
                      </c:pt>
                      <c:pt idx="7371">
                        <c:v>13.100000000014777</c:v>
                      </c:pt>
                      <c:pt idx="7372">
                        <c:v>13.200000000012505</c:v>
                      </c:pt>
                      <c:pt idx="7373">
                        <c:v>13.300000000010233</c:v>
                      </c:pt>
                      <c:pt idx="7374">
                        <c:v>13.400000000013643</c:v>
                      </c:pt>
                      <c:pt idx="7375">
                        <c:v>13.500000000011369</c:v>
                      </c:pt>
                      <c:pt idx="7376">
                        <c:v>13.600000000009095</c:v>
                      </c:pt>
                      <c:pt idx="7377">
                        <c:v>13.600000000014777</c:v>
                      </c:pt>
                      <c:pt idx="7378">
                        <c:v>13.800000000010233</c:v>
                      </c:pt>
                      <c:pt idx="7379">
                        <c:v>13.800000000015915</c:v>
                      </c:pt>
                      <c:pt idx="7380">
                        <c:v>14.000000000011369</c:v>
                      </c:pt>
                      <c:pt idx="7381">
                        <c:v>13.999999999852207</c:v>
                      </c:pt>
                      <c:pt idx="7382">
                        <c:v>14.100000000014777</c:v>
                      </c:pt>
                      <c:pt idx="7383">
                        <c:v>14.200000000012505</c:v>
                      </c:pt>
                      <c:pt idx="7384">
                        <c:v>14.300000000010233</c:v>
                      </c:pt>
                      <c:pt idx="7385">
                        <c:v>14.300000000015915</c:v>
                      </c:pt>
                      <c:pt idx="7386">
                        <c:v>14.500000000011369</c:v>
                      </c:pt>
                      <c:pt idx="7387">
                        <c:v>14.500000000017055</c:v>
                      </c:pt>
                      <c:pt idx="7388">
                        <c:v>14.700000000012505</c:v>
                      </c:pt>
                      <c:pt idx="7389">
                        <c:v>14.700000000012505</c:v>
                      </c:pt>
                      <c:pt idx="7390">
                        <c:v>14.800000000010233</c:v>
                      </c:pt>
                      <c:pt idx="7391">
                        <c:v>14.900000000013641</c:v>
                      </c:pt>
                      <c:pt idx="7392">
                        <c:v>14.900000000013641</c:v>
                      </c:pt>
                      <c:pt idx="7393">
                        <c:v>15.099999999843112</c:v>
                      </c:pt>
                      <c:pt idx="7394">
                        <c:v>15.100000000014777</c:v>
                      </c:pt>
                      <c:pt idx="7395">
                        <c:v>15.200000000012505</c:v>
                      </c:pt>
                      <c:pt idx="7396">
                        <c:v>15.300000000015917</c:v>
                      </c:pt>
                      <c:pt idx="7397">
                        <c:v>15.400000000013641</c:v>
                      </c:pt>
                      <c:pt idx="7398">
                        <c:v>15.400000000013641</c:v>
                      </c:pt>
                      <c:pt idx="7399">
                        <c:v>15.600000000014777</c:v>
                      </c:pt>
                      <c:pt idx="7400">
                        <c:v>15.600000000014777</c:v>
                      </c:pt>
                      <c:pt idx="7401">
                        <c:v>15.700000000012505</c:v>
                      </c:pt>
                      <c:pt idx="7402">
                        <c:v>15.700000000018191</c:v>
                      </c:pt>
                      <c:pt idx="7403">
                        <c:v>15.900000000013641</c:v>
                      </c:pt>
                      <c:pt idx="7404">
                        <c:v>15.900000000013641</c:v>
                      </c:pt>
                      <c:pt idx="7405">
                        <c:v>16.000000000011369</c:v>
                      </c:pt>
                      <c:pt idx="7406">
                        <c:v>16.099999999831745</c:v>
                      </c:pt>
                      <c:pt idx="7407">
                        <c:v>16.200000000018189</c:v>
                      </c:pt>
                      <c:pt idx="7408">
                        <c:v>16.200000000012505</c:v>
                      </c:pt>
                      <c:pt idx="7409">
                        <c:v>16.300000000015917</c:v>
                      </c:pt>
                      <c:pt idx="7410">
                        <c:v>16.400000000013641</c:v>
                      </c:pt>
                      <c:pt idx="7411">
                        <c:v>16.400000000013641</c:v>
                      </c:pt>
                      <c:pt idx="7412">
                        <c:v>16.600000000014777</c:v>
                      </c:pt>
                      <c:pt idx="7413">
                        <c:v>16.600000000014777</c:v>
                      </c:pt>
                      <c:pt idx="7414">
                        <c:v>16.600000000020465</c:v>
                      </c:pt>
                      <c:pt idx="7415">
                        <c:v>16.800000000010233</c:v>
                      </c:pt>
                      <c:pt idx="7416">
                        <c:v>16.800000000015917</c:v>
                      </c:pt>
                      <c:pt idx="7417">
                        <c:v>16.900000000019325</c:v>
                      </c:pt>
                      <c:pt idx="7418">
                        <c:v>16.89999999982151</c:v>
                      </c:pt>
                      <c:pt idx="7419">
                        <c:v>17.100000000014777</c:v>
                      </c:pt>
                      <c:pt idx="7420">
                        <c:v>17.000000000017053</c:v>
                      </c:pt>
                      <c:pt idx="7421">
                        <c:v>17.200000000012505</c:v>
                      </c:pt>
                      <c:pt idx="7422">
                        <c:v>17.200000000018189</c:v>
                      </c:pt>
                      <c:pt idx="7423">
                        <c:v>17.300000000015917</c:v>
                      </c:pt>
                      <c:pt idx="7424">
                        <c:v>17.400000000013641</c:v>
                      </c:pt>
                      <c:pt idx="7425">
                        <c:v>17.400000000019329</c:v>
                      </c:pt>
                      <c:pt idx="7426">
                        <c:v>17.500000000011369</c:v>
                      </c:pt>
                      <c:pt idx="7427">
                        <c:v>17.600000000020465</c:v>
                      </c:pt>
                      <c:pt idx="7428">
                        <c:v>17.600000000014777</c:v>
                      </c:pt>
                      <c:pt idx="7429">
                        <c:v>17.700000000012505</c:v>
                      </c:pt>
                      <c:pt idx="7430">
                        <c:v>17.700000000018189</c:v>
                      </c:pt>
                      <c:pt idx="7431">
                        <c:v>17.799999999813554</c:v>
                      </c:pt>
                      <c:pt idx="7432">
                        <c:v>17.900000000019329</c:v>
                      </c:pt>
                      <c:pt idx="7433">
                        <c:v>17.900000000013641</c:v>
                      </c:pt>
                      <c:pt idx="7434">
                        <c:v>18.000000000017053</c:v>
                      </c:pt>
                      <c:pt idx="7435">
                        <c:v>18.000000000017053</c:v>
                      </c:pt>
                      <c:pt idx="7436">
                        <c:v>18.100000000014777</c:v>
                      </c:pt>
                      <c:pt idx="7437">
                        <c:v>18.200000000018189</c:v>
                      </c:pt>
                      <c:pt idx="7438">
                        <c:v>18.200000000018189</c:v>
                      </c:pt>
                      <c:pt idx="7439">
                        <c:v>18.300000000015917</c:v>
                      </c:pt>
                      <c:pt idx="7440">
                        <c:v>18.300000000015917</c:v>
                      </c:pt>
                      <c:pt idx="7441">
                        <c:v>18.400000000013641</c:v>
                      </c:pt>
                      <c:pt idx="7442">
                        <c:v>18.500000000017053</c:v>
                      </c:pt>
                      <c:pt idx="7443">
                        <c:v>18.499999999806732</c:v>
                      </c:pt>
                      <c:pt idx="7444">
                        <c:v>18.500000000017053</c:v>
                      </c:pt>
                      <c:pt idx="7445">
                        <c:v>18.600000000020465</c:v>
                      </c:pt>
                      <c:pt idx="7446">
                        <c:v>18.700000000012505</c:v>
                      </c:pt>
                      <c:pt idx="7447">
                        <c:v>18.700000000018189</c:v>
                      </c:pt>
                      <c:pt idx="7448">
                        <c:v>18.800000000015917</c:v>
                      </c:pt>
                      <c:pt idx="7449">
                        <c:v>18.800000000021601</c:v>
                      </c:pt>
                      <c:pt idx="7450">
                        <c:v>18.800000000015917</c:v>
                      </c:pt>
                      <c:pt idx="7451">
                        <c:v>18.900000000013641</c:v>
                      </c:pt>
                      <c:pt idx="7452">
                        <c:v>19.000000000022737</c:v>
                      </c:pt>
                      <c:pt idx="7453">
                        <c:v>19.000000000017053</c:v>
                      </c:pt>
                      <c:pt idx="7454">
                        <c:v>19.100000000014777</c:v>
                      </c:pt>
                      <c:pt idx="7455">
                        <c:v>19.100000000014777</c:v>
                      </c:pt>
                      <c:pt idx="7456">
                        <c:v>19.099999999803323</c:v>
                      </c:pt>
                      <c:pt idx="7457">
                        <c:v>19.200000000018189</c:v>
                      </c:pt>
                      <c:pt idx="7458">
                        <c:v>19.300000000015917</c:v>
                      </c:pt>
                      <c:pt idx="7459">
                        <c:v>19.300000000015917</c:v>
                      </c:pt>
                      <c:pt idx="7460">
                        <c:v>19.300000000021601</c:v>
                      </c:pt>
                      <c:pt idx="7461">
                        <c:v>19.400000000013641</c:v>
                      </c:pt>
                      <c:pt idx="7462">
                        <c:v>19.400000000019329</c:v>
                      </c:pt>
                      <c:pt idx="7463">
                        <c:v>19.400000000019329</c:v>
                      </c:pt>
                      <c:pt idx="7464">
                        <c:v>19.571428571255719</c:v>
                      </c:pt>
                      <c:pt idx="7465">
                        <c:v>0</c:v>
                      </c:pt>
                      <c:pt idx="7466">
                        <c:v>19.663000000000011</c:v>
                      </c:pt>
                      <c:pt idx="7467">
                        <c:v>17.834999999999923</c:v>
                      </c:pt>
                      <c:pt idx="7468">
                        <c:v>15.076000000000022</c:v>
                      </c:pt>
                      <c:pt idx="7469">
                        <c:v>12.125</c:v>
                      </c:pt>
                      <c:pt idx="7470">
                        <c:v>9.3870000000000573</c:v>
                      </c:pt>
                      <c:pt idx="7471">
                        <c:v>7.0169999999999391</c:v>
                      </c:pt>
                      <c:pt idx="7472">
                        <c:v>5.0320000000000391</c:v>
                      </c:pt>
                      <c:pt idx="7473">
                        <c:v>3.4099999999999682</c:v>
                      </c:pt>
                      <c:pt idx="7474">
                        <c:v>2.09800000000007</c:v>
                      </c:pt>
                      <c:pt idx="7475">
                        <c:v>1.0509999999999309</c:v>
                      </c:pt>
                      <c:pt idx="7476">
                        <c:v>0.21600000000000819</c:v>
                      </c:pt>
                      <c:pt idx="7477">
                        <c:v>-0.44299999999998363</c:v>
                      </c:pt>
                      <c:pt idx="7478">
                        <c:v>-0.96000000000003638</c:v>
                      </c:pt>
                      <c:pt idx="7479">
                        <c:v>-1.3650000000000091</c:v>
                      </c:pt>
                      <c:pt idx="7480">
                        <c:v>-1.6789999999999736</c:v>
                      </c:pt>
                      <c:pt idx="7481">
                        <c:v>-1.9189999999999827</c:v>
                      </c:pt>
                      <c:pt idx="7482">
                        <c:v>-2.1019999999999754</c:v>
                      </c:pt>
                      <c:pt idx="7483">
                        <c:v>-2.2380000000000564</c:v>
                      </c:pt>
                      <c:pt idx="7484">
                        <c:v>-2.3369999999999891</c:v>
                      </c:pt>
                      <c:pt idx="7485">
                        <c:v>-2.4049999999999727</c:v>
                      </c:pt>
                      <c:pt idx="7486">
                        <c:v>-2.4500000000000455</c:v>
                      </c:pt>
                      <c:pt idx="7487">
                        <c:v>-2.4759999999999991</c:v>
                      </c:pt>
                      <c:pt idx="7488">
                        <c:v>-2.4869999999999663</c:v>
                      </c:pt>
                      <c:pt idx="7489">
                        <c:v>-2.48599999999999</c:v>
                      </c:pt>
                      <c:pt idx="7490">
                        <c:v>-2.4750000000000227</c:v>
                      </c:pt>
                      <c:pt idx="7491">
                        <c:v>-2.4560000000000173</c:v>
                      </c:pt>
                      <c:pt idx="7492">
                        <c:v>-2.4320000000000164</c:v>
                      </c:pt>
                      <c:pt idx="7493">
                        <c:v>-2.4029999999999063</c:v>
                      </c:pt>
                      <c:pt idx="7494">
                        <c:v>-2.3700000000000045</c:v>
                      </c:pt>
                      <c:pt idx="7495">
                        <c:v>-2.3350000000000364</c:v>
                      </c:pt>
                      <c:pt idx="7496">
                        <c:v>-2.2970000000000255</c:v>
                      </c:pt>
                      <c:pt idx="7497">
                        <c:v>-2.2579999999999245</c:v>
                      </c:pt>
                      <c:pt idx="7498">
                        <c:v>-2.2170000000000982</c:v>
                      </c:pt>
                      <c:pt idx="7499">
                        <c:v>-2.1769999999999072</c:v>
                      </c:pt>
                      <c:pt idx="7500">
                        <c:v>-2.1360000000000809</c:v>
                      </c:pt>
                      <c:pt idx="7501">
                        <c:v>-2.0939999999999372</c:v>
                      </c:pt>
                      <c:pt idx="7502">
                        <c:v>-2.0539999999999736</c:v>
                      </c:pt>
                      <c:pt idx="7503">
                        <c:v>-2.0110000000000809</c:v>
                      </c:pt>
                      <c:pt idx="7504">
                        <c:v>-1.9710000000000036</c:v>
                      </c:pt>
                      <c:pt idx="7505">
                        <c:v>-1.9309999999999263</c:v>
                      </c:pt>
                      <c:pt idx="7506">
                        <c:v>-1.8910000000000764</c:v>
                      </c:pt>
                      <c:pt idx="7507">
                        <c:v>-1.8509999999999991</c:v>
                      </c:pt>
                      <c:pt idx="7508">
                        <c:v>-1.8120000000000118</c:v>
                      </c:pt>
                      <c:pt idx="7509">
                        <c:v>-1.7749999999999773</c:v>
                      </c:pt>
                      <c:pt idx="7510">
                        <c:v>-1.73599999999999</c:v>
                      </c:pt>
                      <c:pt idx="7511">
                        <c:v>-1.6999999999999318</c:v>
                      </c:pt>
                      <c:pt idx="7512">
                        <c:v>-1.664000000000101</c:v>
                      </c:pt>
                      <c:pt idx="7513">
                        <c:v>-1.6289999999999623</c:v>
                      </c:pt>
                      <c:pt idx="7514">
                        <c:v>-1.5939999999999941</c:v>
                      </c:pt>
                      <c:pt idx="7515">
                        <c:v>-1.5609999999999786</c:v>
                      </c:pt>
                      <c:pt idx="7516">
                        <c:v>-1.5270000000000437</c:v>
                      </c:pt>
                      <c:pt idx="7517">
                        <c:v>-1.4939999999999714</c:v>
                      </c:pt>
                      <c:pt idx="7518">
                        <c:v>-1.4630000000000223</c:v>
                      </c:pt>
                      <c:pt idx="7519">
                        <c:v>-1.4319999999999595</c:v>
                      </c:pt>
                      <c:pt idx="7520">
                        <c:v>-1.4020000000000437</c:v>
                      </c:pt>
                      <c:pt idx="7521">
                        <c:v>-1.3719999999999573</c:v>
                      </c:pt>
                      <c:pt idx="7522">
                        <c:v>-1.3439999999999941</c:v>
                      </c:pt>
                      <c:pt idx="7523">
                        <c:v>-1.3149999999999977</c:v>
                      </c:pt>
                      <c:pt idx="7524">
                        <c:v>-1.2870000000000346</c:v>
                      </c:pt>
                      <c:pt idx="7525">
                        <c:v>-1.2609999999999673</c:v>
                      </c:pt>
                      <c:pt idx="7526">
                        <c:v>-1.2350000000000136</c:v>
                      </c:pt>
                      <c:pt idx="7527">
                        <c:v>-1.2090000000000032</c:v>
                      </c:pt>
                      <c:pt idx="7528">
                        <c:v>-1.1840000000000259</c:v>
                      </c:pt>
                      <c:pt idx="7529">
                        <c:v>-1.1589999999999918</c:v>
                      </c:pt>
                      <c:pt idx="7530">
                        <c:v>-1.1359999999999673</c:v>
                      </c:pt>
                      <c:pt idx="7531">
                        <c:v>-1.1129999999999995</c:v>
                      </c:pt>
                      <c:pt idx="7532">
                        <c:v>-1.0889999999999986</c:v>
                      </c:pt>
                      <c:pt idx="7533">
                        <c:v>-1.0680000000000405</c:v>
                      </c:pt>
                      <c:pt idx="7534">
                        <c:v>-1.0459999999999923</c:v>
                      </c:pt>
                      <c:pt idx="7535">
                        <c:v>-1.0249999999999773</c:v>
                      </c:pt>
                      <c:pt idx="7536">
                        <c:v>-1.0189573459722023</c:v>
                      </c:pt>
                      <c:pt idx="7537">
                        <c:v>0</c:v>
                      </c:pt>
                      <c:pt idx="7538">
                        <c:v>-1.0999999999852206</c:v>
                      </c:pt>
                      <c:pt idx="7539">
                        <c:v>-1</c:v>
                      </c:pt>
                      <c:pt idx="7540">
                        <c:v>-1.0000000000056843</c:v>
                      </c:pt>
                      <c:pt idx="7541">
                        <c:v>-1</c:v>
                      </c:pt>
                      <c:pt idx="7542">
                        <c:v>-1</c:v>
                      </c:pt>
                      <c:pt idx="7543">
                        <c:v>-1.1000000000034107</c:v>
                      </c:pt>
                      <c:pt idx="7544">
                        <c:v>-1</c:v>
                      </c:pt>
                      <c:pt idx="7545">
                        <c:v>-1</c:v>
                      </c:pt>
                      <c:pt idx="7546">
                        <c:v>-1</c:v>
                      </c:pt>
                      <c:pt idx="7547">
                        <c:v>-1</c:v>
                      </c:pt>
                      <c:pt idx="7548">
                        <c:v>-1</c:v>
                      </c:pt>
                      <c:pt idx="7549">
                        <c:v>-1.1000000000034107</c:v>
                      </c:pt>
                      <c:pt idx="7550">
                        <c:v>-1</c:v>
                      </c:pt>
                      <c:pt idx="7551">
                        <c:v>-0.99999999998863132</c:v>
                      </c:pt>
                      <c:pt idx="7552">
                        <c:v>-1</c:v>
                      </c:pt>
                      <c:pt idx="7553">
                        <c:v>-1.0000000000056843</c:v>
                      </c:pt>
                      <c:pt idx="7554">
                        <c:v>-1.0999999999977264</c:v>
                      </c:pt>
                      <c:pt idx="7555">
                        <c:v>-1</c:v>
                      </c:pt>
                      <c:pt idx="7556">
                        <c:v>-1</c:v>
                      </c:pt>
                      <c:pt idx="7557">
                        <c:v>-1.0000000000056843</c:v>
                      </c:pt>
                      <c:pt idx="7558">
                        <c:v>-1</c:v>
                      </c:pt>
                      <c:pt idx="7559">
                        <c:v>-1</c:v>
                      </c:pt>
                      <c:pt idx="7560">
                        <c:v>-1</c:v>
                      </c:pt>
                      <c:pt idx="7561">
                        <c:v>-1.1000000000034107</c:v>
                      </c:pt>
                      <c:pt idx="7562">
                        <c:v>-1</c:v>
                      </c:pt>
                      <c:pt idx="7563">
                        <c:v>-0.99999999998863132</c:v>
                      </c:pt>
                      <c:pt idx="7564">
                        <c:v>-1</c:v>
                      </c:pt>
                      <c:pt idx="7565">
                        <c:v>-1</c:v>
                      </c:pt>
                      <c:pt idx="7566">
                        <c:v>-1</c:v>
                      </c:pt>
                      <c:pt idx="7567">
                        <c:v>-1.1000000000034107</c:v>
                      </c:pt>
                      <c:pt idx="7568">
                        <c:v>-1</c:v>
                      </c:pt>
                      <c:pt idx="7569">
                        <c:v>-1</c:v>
                      </c:pt>
                      <c:pt idx="7570">
                        <c:v>-1.0000000000056843</c:v>
                      </c:pt>
                      <c:pt idx="7571">
                        <c:v>-1</c:v>
                      </c:pt>
                      <c:pt idx="7572">
                        <c:v>-1</c:v>
                      </c:pt>
                      <c:pt idx="7573">
                        <c:v>-1</c:v>
                      </c:pt>
                      <c:pt idx="7574">
                        <c:v>-1</c:v>
                      </c:pt>
                      <c:pt idx="7575">
                        <c:v>-1.1000000000034107</c:v>
                      </c:pt>
                      <c:pt idx="7576">
                        <c:v>-0.99999999998863132</c:v>
                      </c:pt>
                      <c:pt idx="7577">
                        <c:v>-1</c:v>
                      </c:pt>
                      <c:pt idx="7578">
                        <c:v>-1</c:v>
                      </c:pt>
                      <c:pt idx="7579">
                        <c:v>-1</c:v>
                      </c:pt>
                      <c:pt idx="7580">
                        <c:v>-1.0000000000056843</c:v>
                      </c:pt>
                      <c:pt idx="7581">
                        <c:v>-1</c:v>
                      </c:pt>
                      <c:pt idx="7582">
                        <c:v>-1</c:v>
                      </c:pt>
                      <c:pt idx="7583">
                        <c:v>-1</c:v>
                      </c:pt>
                      <c:pt idx="7584">
                        <c:v>-1.1000000000034107</c:v>
                      </c:pt>
                      <c:pt idx="7585">
                        <c:v>-1</c:v>
                      </c:pt>
                      <c:pt idx="7586">
                        <c:v>-1</c:v>
                      </c:pt>
                      <c:pt idx="7587">
                        <c:v>-1</c:v>
                      </c:pt>
                      <c:pt idx="7588">
                        <c:v>-0.99999999998863132</c:v>
                      </c:pt>
                      <c:pt idx="7589">
                        <c:v>-1</c:v>
                      </c:pt>
                      <c:pt idx="7590">
                        <c:v>-1.0000000000056843</c:v>
                      </c:pt>
                      <c:pt idx="7591">
                        <c:v>-1</c:v>
                      </c:pt>
                      <c:pt idx="7592">
                        <c:v>-1</c:v>
                      </c:pt>
                      <c:pt idx="7593">
                        <c:v>-1</c:v>
                      </c:pt>
                      <c:pt idx="7594">
                        <c:v>-1.1000000000034107</c:v>
                      </c:pt>
                      <c:pt idx="7595">
                        <c:v>-1</c:v>
                      </c:pt>
                      <c:pt idx="7596">
                        <c:v>-1</c:v>
                      </c:pt>
                      <c:pt idx="7597">
                        <c:v>-1</c:v>
                      </c:pt>
                      <c:pt idx="7598">
                        <c:v>-1</c:v>
                      </c:pt>
                      <c:pt idx="7599">
                        <c:v>-1</c:v>
                      </c:pt>
                      <c:pt idx="7600">
                        <c:v>-1.0000000000056843</c:v>
                      </c:pt>
                      <c:pt idx="7601">
                        <c:v>-0.99999999998863132</c:v>
                      </c:pt>
                      <c:pt idx="7602">
                        <c:v>-1</c:v>
                      </c:pt>
                      <c:pt idx="7603">
                        <c:v>-1</c:v>
                      </c:pt>
                      <c:pt idx="7604">
                        <c:v>-1</c:v>
                      </c:pt>
                      <c:pt idx="7605">
                        <c:v>-1</c:v>
                      </c:pt>
                      <c:pt idx="7606">
                        <c:v>-1.0000000000056843</c:v>
                      </c:pt>
                      <c:pt idx="7607">
                        <c:v>-1</c:v>
                      </c:pt>
                      <c:pt idx="7608">
                        <c:v>-1.0999999999977264</c:v>
                      </c:pt>
                      <c:pt idx="7609">
                        <c:v>-1</c:v>
                      </c:pt>
                      <c:pt idx="7610">
                        <c:v>-1.0000000000056843</c:v>
                      </c:pt>
                      <c:pt idx="7611">
                        <c:v>-1</c:v>
                      </c:pt>
                      <c:pt idx="7612">
                        <c:v>-1</c:v>
                      </c:pt>
                      <c:pt idx="7613">
                        <c:v>-0.99999999998863132</c:v>
                      </c:pt>
                      <c:pt idx="7614">
                        <c:v>-1</c:v>
                      </c:pt>
                      <c:pt idx="7615">
                        <c:v>-1</c:v>
                      </c:pt>
                      <c:pt idx="7616">
                        <c:v>-1.0000000000056843</c:v>
                      </c:pt>
                      <c:pt idx="7617">
                        <c:v>-1</c:v>
                      </c:pt>
                      <c:pt idx="7618">
                        <c:v>-1</c:v>
                      </c:pt>
                      <c:pt idx="7619">
                        <c:v>-1</c:v>
                      </c:pt>
                      <c:pt idx="7620">
                        <c:v>-1</c:v>
                      </c:pt>
                      <c:pt idx="7621">
                        <c:v>-1</c:v>
                      </c:pt>
                      <c:pt idx="7622">
                        <c:v>-1</c:v>
                      </c:pt>
                      <c:pt idx="7623">
                        <c:v>-1.0000000000056843</c:v>
                      </c:pt>
                      <c:pt idx="7624">
                        <c:v>-1</c:v>
                      </c:pt>
                      <c:pt idx="7625">
                        <c:v>-1</c:v>
                      </c:pt>
                      <c:pt idx="7626">
                        <c:v>-0.99999999998863132</c:v>
                      </c:pt>
                      <c:pt idx="7627">
                        <c:v>-1</c:v>
                      </c:pt>
                      <c:pt idx="7628">
                        <c:v>-1</c:v>
                      </c:pt>
                      <c:pt idx="7629">
                        <c:v>-1.0000000000056843</c:v>
                      </c:pt>
                      <c:pt idx="7630">
                        <c:v>-1</c:v>
                      </c:pt>
                      <c:pt idx="7631">
                        <c:v>-1</c:v>
                      </c:pt>
                      <c:pt idx="7632">
                        <c:v>-1</c:v>
                      </c:pt>
                      <c:pt idx="7633">
                        <c:v>-1</c:v>
                      </c:pt>
                      <c:pt idx="7634">
                        <c:v>-1</c:v>
                      </c:pt>
                      <c:pt idx="7635">
                        <c:v>-1.0000000000056843</c:v>
                      </c:pt>
                      <c:pt idx="7636">
                        <c:v>-1</c:v>
                      </c:pt>
                      <c:pt idx="7637">
                        <c:v>-1</c:v>
                      </c:pt>
                      <c:pt idx="7638">
                        <c:v>-0.99999999998863132</c:v>
                      </c:pt>
                      <c:pt idx="7639">
                        <c:v>-1</c:v>
                      </c:pt>
                      <c:pt idx="7640">
                        <c:v>-1</c:v>
                      </c:pt>
                      <c:pt idx="7641">
                        <c:v>-1.0000000000056843</c:v>
                      </c:pt>
                      <c:pt idx="7642">
                        <c:v>-1</c:v>
                      </c:pt>
                      <c:pt idx="7643">
                        <c:v>-1</c:v>
                      </c:pt>
                      <c:pt idx="7644">
                        <c:v>-1</c:v>
                      </c:pt>
                      <c:pt idx="7645">
                        <c:v>-1</c:v>
                      </c:pt>
                      <c:pt idx="7646">
                        <c:v>-1</c:v>
                      </c:pt>
                      <c:pt idx="7647">
                        <c:v>-1</c:v>
                      </c:pt>
                      <c:pt idx="7648">
                        <c:v>-1.0000000000056843</c:v>
                      </c:pt>
                      <c:pt idx="7649">
                        <c:v>-1</c:v>
                      </c:pt>
                      <c:pt idx="7650">
                        <c:v>-1</c:v>
                      </c:pt>
                      <c:pt idx="7651">
                        <c:v>-0.99999999998863132</c:v>
                      </c:pt>
                      <c:pt idx="7652">
                        <c:v>-1</c:v>
                      </c:pt>
                      <c:pt idx="7653">
                        <c:v>-1</c:v>
                      </c:pt>
                      <c:pt idx="7654">
                        <c:v>-1.0000000000056843</c:v>
                      </c:pt>
                      <c:pt idx="7655">
                        <c:v>-1</c:v>
                      </c:pt>
                      <c:pt idx="7656">
                        <c:v>-1</c:v>
                      </c:pt>
                      <c:pt idx="7657">
                        <c:v>-1</c:v>
                      </c:pt>
                      <c:pt idx="7658">
                        <c:v>-1</c:v>
                      </c:pt>
                      <c:pt idx="7659">
                        <c:v>-1</c:v>
                      </c:pt>
                      <c:pt idx="7660">
                        <c:v>-1.0000000000056843</c:v>
                      </c:pt>
                      <c:pt idx="7661">
                        <c:v>-1</c:v>
                      </c:pt>
                      <c:pt idx="7662">
                        <c:v>-0.89999999999658931</c:v>
                      </c:pt>
                      <c:pt idx="7663">
                        <c:v>-0.99999999999431566</c:v>
                      </c:pt>
                      <c:pt idx="7664">
                        <c:v>-1</c:v>
                      </c:pt>
                      <c:pt idx="7665">
                        <c:v>-1</c:v>
                      </c:pt>
                      <c:pt idx="7666">
                        <c:v>-1</c:v>
                      </c:pt>
                      <c:pt idx="7667">
                        <c:v>-1</c:v>
                      </c:pt>
                      <c:pt idx="7668">
                        <c:v>-1</c:v>
                      </c:pt>
                      <c:pt idx="7669">
                        <c:v>-1.0000000000056843</c:v>
                      </c:pt>
                      <c:pt idx="7670">
                        <c:v>-1</c:v>
                      </c:pt>
                      <c:pt idx="7671">
                        <c:v>-1</c:v>
                      </c:pt>
                      <c:pt idx="7672">
                        <c:v>-1</c:v>
                      </c:pt>
                      <c:pt idx="7673">
                        <c:v>-1</c:v>
                      </c:pt>
                      <c:pt idx="7674">
                        <c:v>-1</c:v>
                      </c:pt>
                      <c:pt idx="7675">
                        <c:v>-1.0000000000056843</c:v>
                      </c:pt>
                      <c:pt idx="7676">
                        <c:v>-0.89999999998635749</c:v>
                      </c:pt>
                      <c:pt idx="7677">
                        <c:v>-1</c:v>
                      </c:pt>
                      <c:pt idx="7678">
                        <c:v>-1.0000000000056843</c:v>
                      </c:pt>
                      <c:pt idx="7679">
                        <c:v>-1</c:v>
                      </c:pt>
                      <c:pt idx="7680">
                        <c:v>-1</c:v>
                      </c:pt>
                      <c:pt idx="7681">
                        <c:v>-1</c:v>
                      </c:pt>
                      <c:pt idx="7682">
                        <c:v>-1</c:v>
                      </c:pt>
                      <c:pt idx="7683">
                        <c:v>-1</c:v>
                      </c:pt>
                      <c:pt idx="7684">
                        <c:v>-1.0000000000056843</c:v>
                      </c:pt>
                      <c:pt idx="7685">
                        <c:v>-1</c:v>
                      </c:pt>
                      <c:pt idx="7686">
                        <c:v>-1</c:v>
                      </c:pt>
                      <c:pt idx="7687">
                        <c:v>-0.90000000000227365</c:v>
                      </c:pt>
                      <c:pt idx="7688">
                        <c:v>-0.99999999998863132</c:v>
                      </c:pt>
                      <c:pt idx="7689">
                        <c:v>-1</c:v>
                      </c:pt>
                      <c:pt idx="7690">
                        <c:v>-1</c:v>
                      </c:pt>
                      <c:pt idx="7691">
                        <c:v>-1</c:v>
                      </c:pt>
                      <c:pt idx="7692">
                        <c:v>-1</c:v>
                      </c:pt>
                      <c:pt idx="7693">
                        <c:v>-1.0000000000056843</c:v>
                      </c:pt>
                      <c:pt idx="7694">
                        <c:v>-1</c:v>
                      </c:pt>
                      <c:pt idx="7695">
                        <c:v>-1</c:v>
                      </c:pt>
                      <c:pt idx="7696">
                        <c:v>-0.90000000000227365</c:v>
                      </c:pt>
                      <c:pt idx="7697">
                        <c:v>-1</c:v>
                      </c:pt>
                      <c:pt idx="7698">
                        <c:v>-1</c:v>
                      </c:pt>
                      <c:pt idx="7699">
                        <c:v>-1</c:v>
                      </c:pt>
                      <c:pt idx="7700">
                        <c:v>-1</c:v>
                      </c:pt>
                      <c:pt idx="7701">
                        <c:v>-0.99999999998863132</c:v>
                      </c:pt>
                      <c:pt idx="7702">
                        <c:v>-1.0000000000056843</c:v>
                      </c:pt>
                      <c:pt idx="7703">
                        <c:v>-0.89999999999658931</c:v>
                      </c:pt>
                      <c:pt idx="7704">
                        <c:v>-1.0000000000056843</c:v>
                      </c:pt>
                      <c:pt idx="7705">
                        <c:v>-1</c:v>
                      </c:pt>
                      <c:pt idx="7706">
                        <c:v>-1</c:v>
                      </c:pt>
                      <c:pt idx="7707">
                        <c:v>-1</c:v>
                      </c:pt>
                      <c:pt idx="7708">
                        <c:v>-1</c:v>
                      </c:pt>
                      <c:pt idx="7709">
                        <c:v>-1</c:v>
                      </c:pt>
                      <c:pt idx="7710">
                        <c:v>-0.90000000000227365</c:v>
                      </c:pt>
                      <c:pt idx="7711">
                        <c:v>-1</c:v>
                      </c:pt>
                      <c:pt idx="7712">
                        <c:v>-1</c:v>
                      </c:pt>
                      <c:pt idx="7713">
                        <c:v>-0.99999999999431566</c:v>
                      </c:pt>
                      <c:pt idx="7714">
                        <c:v>-1</c:v>
                      </c:pt>
                      <c:pt idx="7715">
                        <c:v>-1</c:v>
                      </c:pt>
                      <c:pt idx="7716">
                        <c:v>-0.90000000000227365</c:v>
                      </c:pt>
                      <c:pt idx="7717">
                        <c:v>-1</c:v>
                      </c:pt>
                      <c:pt idx="7718">
                        <c:v>-1</c:v>
                      </c:pt>
                      <c:pt idx="7719">
                        <c:v>-1</c:v>
                      </c:pt>
                      <c:pt idx="7720">
                        <c:v>-1</c:v>
                      </c:pt>
                      <c:pt idx="7721">
                        <c:v>-1</c:v>
                      </c:pt>
                      <c:pt idx="7722">
                        <c:v>-0.90000000000227365</c:v>
                      </c:pt>
                      <c:pt idx="7723">
                        <c:v>-1</c:v>
                      </c:pt>
                      <c:pt idx="7724">
                        <c:v>-1</c:v>
                      </c:pt>
                      <c:pt idx="7725">
                        <c:v>-1.0000000000056843</c:v>
                      </c:pt>
                      <c:pt idx="7726">
                        <c:v>-0.99999999998863132</c:v>
                      </c:pt>
                      <c:pt idx="7727">
                        <c:v>-1</c:v>
                      </c:pt>
                      <c:pt idx="7728">
                        <c:v>-0.90000000000227365</c:v>
                      </c:pt>
                      <c:pt idx="7729">
                        <c:v>-1</c:v>
                      </c:pt>
                      <c:pt idx="7730">
                        <c:v>-1</c:v>
                      </c:pt>
                      <c:pt idx="7731">
                        <c:v>-1</c:v>
                      </c:pt>
                      <c:pt idx="7732">
                        <c:v>-1</c:v>
                      </c:pt>
                      <c:pt idx="7733">
                        <c:v>-0.90000000000227365</c:v>
                      </c:pt>
                      <c:pt idx="7734">
                        <c:v>-1</c:v>
                      </c:pt>
                      <c:pt idx="7735">
                        <c:v>-1</c:v>
                      </c:pt>
                      <c:pt idx="7736">
                        <c:v>-1.0000000000056843</c:v>
                      </c:pt>
                      <c:pt idx="7737">
                        <c:v>-1</c:v>
                      </c:pt>
                      <c:pt idx="7738">
                        <c:v>-0.89999999998635749</c:v>
                      </c:pt>
                      <c:pt idx="7739">
                        <c:v>-1.0000000000056843</c:v>
                      </c:pt>
                      <c:pt idx="7740">
                        <c:v>-1</c:v>
                      </c:pt>
                      <c:pt idx="7741">
                        <c:v>-1</c:v>
                      </c:pt>
                      <c:pt idx="7742">
                        <c:v>-1</c:v>
                      </c:pt>
                      <c:pt idx="7743">
                        <c:v>-0.90000000000227365</c:v>
                      </c:pt>
                      <c:pt idx="7744">
                        <c:v>-1</c:v>
                      </c:pt>
                      <c:pt idx="7745">
                        <c:v>-1</c:v>
                      </c:pt>
                      <c:pt idx="7746">
                        <c:v>-1</c:v>
                      </c:pt>
                      <c:pt idx="7747">
                        <c:v>-0.90000000000227365</c:v>
                      </c:pt>
                      <c:pt idx="7748">
                        <c:v>-1</c:v>
                      </c:pt>
                      <c:pt idx="7749">
                        <c:v>-1</c:v>
                      </c:pt>
                      <c:pt idx="7750">
                        <c:v>-1.0000000000056843</c:v>
                      </c:pt>
                      <c:pt idx="7751">
                        <c:v>-0.89999999998635749</c:v>
                      </c:pt>
                      <c:pt idx="7752">
                        <c:v>-1</c:v>
                      </c:pt>
                      <c:pt idx="7753">
                        <c:v>-1.0000000000056843</c:v>
                      </c:pt>
                      <c:pt idx="7754">
                        <c:v>-1</c:v>
                      </c:pt>
                      <c:pt idx="7755">
                        <c:v>-1</c:v>
                      </c:pt>
                      <c:pt idx="7756">
                        <c:v>-0.90000000000227365</c:v>
                      </c:pt>
                      <c:pt idx="7757">
                        <c:v>-1</c:v>
                      </c:pt>
                      <c:pt idx="7758">
                        <c:v>-1</c:v>
                      </c:pt>
                      <c:pt idx="7759">
                        <c:v>-1</c:v>
                      </c:pt>
                      <c:pt idx="7760">
                        <c:v>-0.90000000000227365</c:v>
                      </c:pt>
                      <c:pt idx="7761">
                        <c:v>-1</c:v>
                      </c:pt>
                      <c:pt idx="7762">
                        <c:v>-1</c:v>
                      </c:pt>
                      <c:pt idx="7763">
                        <c:v>-0.99999999998863132</c:v>
                      </c:pt>
                      <c:pt idx="7764">
                        <c:v>-0.90000000000227365</c:v>
                      </c:pt>
                      <c:pt idx="7765">
                        <c:v>-1</c:v>
                      </c:pt>
                      <c:pt idx="7766">
                        <c:v>-1</c:v>
                      </c:pt>
                      <c:pt idx="7767">
                        <c:v>-0.90000000000227365</c:v>
                      </c:pt>
                      <c:pt idx="7768">
                        <c:v>-1</c:v>
                      </c:pt>
                      <c:pt idx="7769">
                        <c:v>-1.0000000000056843</c:v>
                      </c:pt>
                      <c:pt idx="7770">
                        <c:v>-1</c:v>
                      </c:pt>
                      <c:pt idx="7771">
                        <c:v>-0.89999999999658931</c:v>
                      </c:pt>
                      <c:pt idx="7772">
                        <c:v>-1.0000000000056843</c:v>
                      </c:pt>
                      <c:pt idx="7773">
                        <c:v>-1</c:v>
                      </c:pt>
                      <c:pt idx="7774">
                        <c:v>-1</c:v>
                      </c:pt>
                      <c:pt idx="7775">
                        <c:v>-0.90000000000227365</c:v>
                      </c:pt>
                      <c:pt idx="7776">
                        <c:v>-0.99999999998863132</c:v>
                      </c:pt>
                      <c:pt idx="7777">
                        <c:v>-1</c:v>
                      </c:pt>
                      <c:pt idx="7778">
                        <c:v>-0.90000000000227365</c:v>
                      </c:pt>
                      <c:pt idx="7779">
                        <c:v>-1</c:v>
                      </c:pt>
                      <c:pt idx="7780">
                        <c:v>-1</c:v>
                      </c:pt>
                      <c:pt idx="7781">
                        <c:v>-1</c:v>
                      </c:pt>
                      <c:pt idx="7782">
                        <c:v>-0.90000000000227365</c:v>
                      </c:pt>
                      <c:pt idx="7783">
                        <c:v>-1</c:v>
                      </c:pt>
                      <c:pt idx="7784">
                        <c:v>-1</c:v>
                      </c:pt>
                      <c:pt idx="7785">
                        <c:v>-0.90000000000227365</c:v>
                      </c:pt>
                      <c:pt idx="7786">
                        <c:v>-1</c:v>
                      </c:pt>
                      <c:pt idx="7787">
                        <c:v>-1</c:v>
                      </c:pt>
                      <c:pt idx="7788">
                        <c:v>-0.89999999999204194</c:v>
                      </c:pt>
                      <c:pt idx="7789">
                        <c:v>-1</c:v>
                      </c:pt>
                      <c:pt idx="7790">
                        <c:v>-1</c:v>
                      </c:pt>
                      <c:pt idx="7791">
                        <c:v>-1.0000000000056843</c:v>
                      </c:pt>
                      <c:pt idx="7792">
                        <c:v>-0.89999999999658931</c:v>
                      </c:pt>
                      <c:pt idx="7793">
                        <c:v>-1</c:v>
                      </c:pt>
                      <c:pt idx="7794">
                        <c:v>-1.0000000000056843</c:v>
                      </c:pt>
                      <c:pt idx="7795">
                        <c:v>-0.89999999999658931</c:v>
                      </c:pt>
                      <c:pt idx="7796">
                        <c:v>-1.0000000000056843</c:v>
                      </c:pt>
                      <c:pt idx="7797">
                        <c:v>-1</c:v>
                      </c:pt>
                      <c:pt idx="7798">
                        <c:v>-0.89999999999658931</c:v>
                      </c:pt>
                      <c:pt idx="7799">
                        <c:v>-1.0000000000056843</c:v>
                      </c:pt>
                      <c:pt idx="7800">
                        <c:v>-1</c:v>
                      </c:pt>
                      <c:pt idx="7801">
                        <c:v>-0.89999999998635749</c:v>
                      </c:pt>
                      <c:pt idx="7802">
                        <c:v>-1.0000000000056843</c:v>
                      </c:pt>
                      <c:pt idx="7803">
                        <c:v>-1</c:v>
                      </c:pt>
                      <c:pt idx="7804">
                        <c:v>-0.90000000000227365</c:v>
                      </c:pt>
                      <c:pt idx="7805">
                        <c:v>-1</c:v>
                      </c:pt>
                      <c:pt idx="7806">
                        <c:v>-1</c:v>
                      </c:pt>
                      <c:pt idx="7807">
                        <c:v>-0.90000000000227365</c:v>
                      </c:pt>
                      <c:pt idx="7808">
                        <c:v>-1</c:v>
                      </c:pt>
                      <c:pt idx="7809">
                        <c:v>-1</c:v>
                      </c:pt>
                      <c:pt idx="7810">
                        <c:v>-0.90000000000227365</c:v>
                      </c:pt>
                      <c:pt idx="7811">
                        <c:v>-1</c:v>
                      </c:pt>
                      <c:pt idx="7812">
                        <c:v>-0.90000000000227365</c:v>
                      </c:pt>
                      <c:pt idx="7813">
                        <c:v>-0.99999999998863132</c:v>
                      </c:pt>
                      <c:pt idx="7814">
                        <c:v>-1</c:v>
                      </c:pt>
                      <c:pt idx="7815">
                        <c:v>-0.90000000000227365</c:v>
                      </c:pt>
                      <c:pt idx="7816">
                        <c:v>-1</c:v>
                      </c:pt>
                      <c:pt idx="7817">
                        <c:v>-1</c:v>
                      </c:pt>
                      <c:pt idx="7818">
                        <c:v>-0.90000000000227365</c:v>
                      </c:pt>
                      <c:pt idx="7819">
                        <c:v>-1</c:v>
                      </c:pt>
                      <c:pt idx="7820">
                        <c:v>-1</c:v>
                      </c:pt>
                      <c:pt idx="7821">
                        <c:v>-0.90000000000227365</c:v>
                      </c:pt>
                      <c:pt idx="7822">
                        <c:v>-1</c:v>
                      </c:pt>
                      <c:pt idx="7823">
                        <c:v>-0.90000000000227365</c:v>
                      </c:pt>
                      <c:pt idx="7824">
                        <c:v>-1</c:v>
                      </c:pt>
                      <c:pt idx="7825">
                        <c:v>-1</c:v>
                      </c:pt>
                      <c:pt idx="7826">
                        <c:v>-0.89999999999204194</c:v>
                      </c:pt>
                      <c:pt idx="7827">
                        <c:v>-1</c:v>
                      </c:pt>
                      <c:pt idx="7828">
                        <c:v>-1</c:v>
                      </c:pt>
                      <c:pt idx="7829">
                        <c:v>-0.90000000000227365</c:v>
                      </c:pt>
                      <c:pt idx="7830">
                        <c:v>-1</c:v>
                      </c:pt>
                      <c:pt idx="7831">
                        <c:v>-0.90000000000227365</c:v>
                      </c:pt>
                      <c:pt idx="7832">
                        <c:v>-1</c:v>
                      </c:pt>
                      <c:pt idx="7833">
                        <c:v>-1</c:v>
                      </c:pt>
                      <c:pt idx="7834">
                        <c:v>-0.90000000000227365</c:v>
                      </c:pt>
                      <c:pt idx="7835">
                        <c:v>-1</c:v>
                      </c:pt>
                      <c:pt idx="7836">
                        <c:v>-0.90000000000227365</c:v>
                      </c:pt>
                      <c:pt idx="7837">
                        <c:v>-1</c:v>
                      </c:pt>
                      <c:pt idx="7838">
                        <c:v>-0.99999999998863132</c:v>
                      </c:pt>
                      <c:pt idx="7839">
                        <c:v>-0.90000000000227365</c:v>
                      </c:pt>
                      <c:pt idx="7840">
                        <c:v>-1</c:v>
                      </c:pt>
                      <c:pt idx="7841">
                        <c:v>-0.90000000000227365</c:v>
                      </c:pt>
                      <c:pt idx="7842">
                        <c:v>-1</c:v>
                      </c:pt>
                      <c:pt idx="7843">
                        <c:v>-1</c:v>
                      </c:pt>
                      <c:pt idx="7844">
                        <c:v>-0.90000000000227365</c:v>
                      </c:pt>
                      <c:pt idx="7845">
                        <c:v>-1</c:v>
                      </c:pt>
                      <c:pt idx="7846">
                        <c:v>-0.90000000000227365</c:v>
                      </c:pt>
                      <c:pt idx="7847">
                        <c:v>-1</c:v>
                      </c:pt>
                      <c:pt idx="7848">
                        <c:v>-0.90000000000227365</c:v>
                      </c:pt>
                      <c:pt idx="7849">
                        <c:v>-1</c:v>
                      </c:pt>
                      <c:pt idx="7850">
                        <c:v>-1</c:v>
                      </c:pt>
                      <c:pt idx="7851">
                        <c:v>-0.89999999999204194</c:v>
                      </c:pt>
                      <c:pt idx="7852">
                        <c:v>-1</c:v>
                      </c:pt>
                      <c:pt idx="7853">
                        <c:v>-0.89999999999658931</c:v>
                      </c:pt>
                      <c:pt idx="7854">
                        <c:v>-1.0000000000056843</c:v>
                      </c:pt>
                      <c:pt idx="7855">
                        <c:v>-0.89999999999658931</c:v>
                      </c:pt>
                      <c:pt idx="7856">
                        <c:v>-1.0000000000056843</c:v>
                      </c:pt>
                      <c:pt idx="7857">
                        <c:v>-1</c:v>
                      </c:pt>
                      <c:pt idx="7858">
                        <c:v>-0.89999999999658931</c:v>
                      </c:pt>
                      <c:pt idx="7859">
                        <c:v>-1.0000000000056843</c:v>
                      </c:pt>
                      <c:pt idx="7860">
                        <c:v>-0.89999999999658931</c:v>
                      </c:pt>
                      <c:pt idx="7861">
                        <c:v>-1.0000000000056843</c:v>
                      </c:pt>
                      <c:pt idx="7862">
                        <c:v>-0.89999999999658931</c:v>
                      </c:pt>
                      <c:pt idx="7863">
                        <c:v>-0.99999999998863132</c:v>
                      </c:pt>
                      <c:pt idx="7864">
                        <c:v>-0.90000000000227365</c:v>
                      </c:pt>
                      <c:pt idx="7865">
                        <c:v>-1</c:v>
                      </c:pt>
                      <c:pt idx="7866">
                        <c:v>-0.90000000000227365</c:v>
                      </c:pt>
                      <c:pt idx="7867">
                        <c:v>-1</c:v>
                      </c:pt>
                      <c:pt idx="7868">
                        <c:v>-1</c:v>
                      </c:pt>
                      <c:pt idx="7869">
                        <c:v>-0.90000000000227365</c:v>
                      </c:pt>
                      <c:pt idx="7870">
                        <c:v>-1</c:v>
                      </c:pt>
                      <c:pt idx="7871">
                        <c:v>-0.90000000000227365</c:v>
                      </c:pt>
                      <c:pt idx="7872">
                        <c:v>-1</c:v>
                      </c:pt>
                      <c:pt idx="7873">
                        <c:v>-0.90000000000227365</c:v>
                      </c:pt>
                      <c:pt idx="7874">
                        <c:v>-1</c:v>
                      </c:pt>
                      <c:pt idx="7875">
                        <c:v>-0.90000000000227365</c:v>
                      </c:pt>
                      <c:pt idx="7876">
                        <c:v>-0.99999999998863132</c:v>
                      </c:pt>
                      <c:pt idx="7877">
                        <c:v>-0.90000000000227365</c:v>
                      </c:pt>
                      <c:pt idx="7878">
                        <c:v>-1</c:v>
                      </c:pt>
                      <c:pt idx="7879">
                        <c:v>-0.90000000000227365</c:v>
                      </c:pt>
                      <c:pt idx="7880">
                        <c:v>-1</c:v>
                      </c:pt>
                      <c:pt idx="7881">
                        <c:v>-0.90000000000227365</c:v>
                      </c:pt>
                      <c:pt idx="7882">
                        <c:v>-1</c:v>
                      </c:pt>
                      <c:pt idx="7883">
                        <c:v>-0.89999999999658931</c:v>
                      </c:pt>
                      <c:pt idx="7884">
                        <c:v>-1.0000000000056843</c:v>
                      </c:pt>
                      <c:pt idx="7885">
                        <c:v>-0.89999999999658931</c:v>
                      </c:pt>
                      <c:pt idx="7886">
                        <c:v>-1.0000000000056843</c:v>
                      </c:pt>
                      <c:pt idx="7887">
                        <c:v>-0.89999999999658931</c:v>
                      </c:pt>
                      <c:pt idx="7888">
                        <c:v>-0.99999999998863132</c:v>
                      </c:pt>
                      <c:pt idx="7889">
                        <c:v>-0.90000000000227365</c:v>
                      </c:pt>
                      <c:pt idx="7890">
                        <c:v>-1</c:v>
                      </c:pt>
                      <c:pt idx="7891">
                        <c:v>-0.90000000000227365</c:v>
                      </c:pt>
                      <c:pt idx="7892">
                        <c:v>-1</c:v>
                      </c:pt>
                      <c:pt idx="7893">
                        <c:v>-0.90000000000227365</c:v>
                      </c:pt>
                      <c:pt idx="7894">
                        <c:v>-1</c:v>
                      </c:pt>
                      <c:pt idx="7895">
                        <c:v>-0.90000000000227365</c:v>
                      </c:pt>
                      <c:pt idx="7896">
                        <c:v>-1</c:v>
                      </c:pt>
                      <c:pt idx="7897">
                        <c:v>-0.90000000000227365</c:v>
                      </c:pt>
                      <c:pt idx="7898">
                        <c:v>-1</c:v>
                      </c:pt>
                      <c:pt idx="7899">
                        <c:v>-0.90000000000227365</c:v>
                      </c:pt>
                      <c:pt idx="7900">
                        <c:v>-1</c:v>
                      </c:pt>
                      <c:pt idx="7901">
                        <c:v>-0.89999999999204194</c:v>
                      </c:pt>
                      <c:pt idx="7902">
                        <c:v>-1</c:v>
                      </c:pt>
                      <c:pt idx="7903">
                        <c:v>-0.89999999999658931</c:v>
                      </c:pt>
                      <c:pt idx="7904">
                        <c:v>-0.90000000000227365</c:v>
                      </c:pt>
                      <c:pt idx="7905">
                        <c:v>-1</c:v>
                      </c:pt>
                      <c:pt idx="7906">
                        <c:v>-0.90000000000227365</c:v>
                      </c:pt>
                      <c:pt idx="7907">
                        <c:v>-1</c:v>
                      </c:pt>
                      <c:pt idx="7908">
                        <c:v>-0.90000000000227365</c:v>
                      </c:pt>
                      <c:pt idx="7909">
                        <c:v>-1</c:v>
                      </c:pt>
                      <c:pt idx="7910">
                        <c:v>-0.90000000000227365</c:v>
                      </c:pt>
                      <c:pt idx="7911">
                        <c:v>-1</c:v>
                      </c:pt>
                      <c:pt idx="7912">
                        <c:v>-0.90000000000227365</c:v>
                      </c:pt>
                      <c:pt idx="7913">
                        <c:v>-0.89999999999204194</c:v>
                      </c:pt>
                      <c:pt idx="7914">
                        <c:v>-1</c:v>
                      </c:pt>
                      <c:pt idx="7915">
                        <c:v>-0.90000000000227365</c:v>
                      </c:pt>
                      <c:pt idx="7916">
                        <c:v>-1</c:v>
                      </c:pt>
                      <c:pt idx="7917">
                        <c:v>-0.89999999999658931</c:v>
                      </c:pt>
                      <c:pt idx="7918">
                        <c:v>-1.0000000000056843</c:v>
                      </c:pt>
                      <c:pt idx="7919">
                        <c:v>-0.89999999999658931</c:v>
                      </c:pt>
                      <c:pt idx="7920">
                        <c:v>-0.90000000000227365</c:v>
                      </c:pt>
                      <c:pt idx="7921">
                        <c:v>-1</c:v>
                      </c:pt>
                      <c:pt idx="7922">
                        <c:v>-0.90000000000227365</c:v>
                      </c:pt>
                      <c:pt idx="7923">
                        <c:v>-1</c:v>
                      </c:pt>
                      <c:pt idx="7924">
                        <c:v>-0.90000000000227365</c:v>
                      </c:pt>
                      <c:pt idx="7925">
                        <c:v>-0.90000000000227365</c:v>
                      </c:pt>
                      <c:pt idx="7926">
                        <c:v>-0.99999999998863132</c:v>
                      </c:pt>
                      <c:pt idx="7927">
                        <c:v>-0.90000000000227365</c:v>
                      </c:pt>
                      <c:pt idx="7928">
                        <c:v>-1</c:v>
                      </c:pt>
                      <c:pt idx="7929">
                        <c:v>-0.89999999999658931</c:v>
                      </c:pt>
                      <c:pt idx="7930">
                        <c:v>-0.90000000000227365</c:v>
                      </c:pt>
                      <c:pt idx="7931">
                        <c:v>-1</c:v>
                      </c:pt>
                      <c:pt idx="7932">
                        <c:v>-0.90000000000227365</c:v>
                      </c:pt>
                      <c:pt idx="7933">
                        <c:v>-1</c:v>
                      </c:pt>
                      <c:pt idx="7934">
                        <c:v>-0.90000000000227365</c:v>
                      </c:pt>
                      <c:pt idx="7935">
                        <c:v>-0.90000000000227365</c:v>
                      </c:pt>
                      <c:pt idx="7936">
                        <c:v>-1</c:v>
                      </c:pt>
                      <c:pt idx="7937">
                        <c:v>-0.90000000000227365</c:v>
                      </c:pt>
                      <c:pt idx="7938">
                        <c:v>-0.89999999998635749</c:v>
                      </c:pt>
                      <c:pt idx="7939">
                        <c:v>-1.0000000000056843</c:v>
                      </c:pt>
                      <c:pt idx="7940">
                        <c:v>-0.89999999999658931</c:v>
                      </c:pt>
                      <c:pt idx="7941">
                        <c:v>-0.90000000000227365</c:v>
                      </c:pt>
                      <c:pt idx="7942">
                        <c:v>-1</c:v>
                      </c:pt>
                      <c:pt idx="7943">
                        <c:v>-0.90000000000227365</c:v>
                      </c:pt>
                      <c:pt idx="7944">
                        <c:v>-0.90000000000227365</c:v>
                      </c:pt>
                      <c:pt idx="7945">
                        <c:v>-1</c:v>
                      </c:pt>
                      <c:pt idx="7946">
                        <c:v>-0.90000000000227365</c:v>
                      </c:pt>
                      <c:pt idx="7947">
                        <c:v>-0.89999999999658931</c:v>
                      </c:pt>
                      <c:pt idx="7948">
                        <c:v>-1</c:v>
                      </c:pt>
                      <c:pt idx="7949">
                        <c:v>-0.90000000000227365</c:v>
                      </c:pt>
                      <c:pt idx="7950">
                        <c:v>-0.90000000000227365</c:v>
                      </c:pt>
                      <c:pt idx="7951">
                        <c:v>-0.89999999999204194</c:v>
                      </c:pt>
                      <c:pt idx="7952">
                        <c:v>-1</c:v>
                      </c:pt>
                      <c:pt idx="7953">
                        <c:v>-0.90000000000227365</c:v>
                      </c:pt>
                      <c:pt idx="7954">
                        <c:v>-0.89999999999658931</c:v>
                      </c:pt>
                      <c:pt idx="7955">
                        <c:v>-0.90000000000227365</c:v>
                      </c:pt>
                      <c:pt idx="7956">
                        <c:v>-1</c:v>
                      </c:pt>
                      <c:pt idx="7957">
                        <c:v>-0.90000000000227365</c:v>
                      </c:pt>
                      <c:pt idx="7958">
                        <c:v>-0.90000000000227365</c:v>
                      </c:pt>
                      <c:pt idx="7959">
                        <c:v>-0.89999999999658931</c:v>
                      </c:pt>
                      <c:pt idx="7960">
                        <c:v>-1.0000000000056843</c:v>
                      </c:pt>
                      <c:pt idx="7961">
                        <c:v>-0.89999999999658931</c:v>
                      </c:pt>
                      <c:pt idx="7962">
                        <c:v>-0.90000000000227365</c:v>
                      </c:pt>
                      <c:pt idx="7963">
                        <c:v>-0.89999999999204194</c:v>
                      </c:pt>
                      <c:pt idx="7964">
                        <c:v>-0.90000000000227365</c:v>
                      </c:pt>
                      <c:pt idx="7965">
                        <c:v>-1</c:v>
                      </c:pt>
                      <c:pt idx="7966">
                        <c:v>-0.90000000000227365</c:v>
                      </c:pt>
                      <c:pt idx="7967">
                        <c:v>-0.89999999999658931</c:v>
                      </c:pt>
                      <c:pt idx="7968">
                        <c:v>-0.90000000000227365</c:v>
                      </c:pt>
                      <c:pt idx="7969">
                        <c:v>-0.90000000000227365</c:v>
                      </c:pt>
                      <c:pt idx="7970">
                        <c:v>-0.89999999999658931</c:v>
                      </c:pt>
                      <c:pt idx="7971">
                        <c:v>-1.0000000000056843</c:v>
                      </c:pt>
                      <c:pt idx="7972">
                        <c:v>-0.89999999999658931</c:v>
                      </c:pt>
                      <c:pt idx="7973">
                        <c:v>-0.90000000000227365</c:v>
                      </c:pt>
                      <c:pt idx="7974">
                        <c:v>-0.90000000000227365</c:v>
                      </c:pt>
                      <c:pt idx="7975">
                        <c:v>-0.90000000000227365</c:v>
                      </c:pt>
                      <c:pt idx="7976">
                        <c:v>-0.89999999998635749</c:v>
                      </c:pt>
                      <c:pt idx="7977">
                        <c:v>-0.90000000000227365</c:v>
                      </c:pt>
                      <c:pt idx="7978">
                        <c:v>-0.90000000000227365</c:v>
                      </c:pt>
                      <c:pt idx="7979">
                        <c:v>-0.90000000000227365</c:v>
                      </c:pt>
                      <c:pt idx="7980">
                        <c:v>-0.89999999999658931</c:v>
                      </c:pt>
                      <c:pt idx="7981">
                        <c:v>-0.90000000000227365</c:v>
                      </c:pt>
                      <c:pt idx="7982">
                        <c:v>-0.90000000000227365</c:v>
                      </c:pt>
                      <c:pt idx="7983">
                        <c:v>-0.90000000000227365</c:v>
                      </c:pt>
                      <c:pt idx="7984">
                        <c:v>-0.89999999999658931</c:v>
                      </c:pt>
                      <c:pt idx="7985">
                        <c:v>-0.90000000000227365</c:v>
                      </c:pt>
                      <c:pt idx="7986">
                        <c:v>-0.90000000000227365</c:v>
                      </c:pt>
                      <c:pt idx="7987">
                        <c:v>-0.90000000000227365</c:v>
                      </c:pt>
                      <c:pt idx="7988">
                        <c:v>-0.79999999998976812</c:v>
                      </c:pt>
                      <c:pt idx="7989">
                        <c:v>-0.90000000000227365</c:v>
                      </c:pt>
                      <c:pt idx="7990">
                        <c:v>-0.89999999999658931</c:v>
                      </c:pt>
                      <c:pt idx="7991">
                        <c:v>-0.90000000000227365</c:v>
                      </c:pt>
                      <c:pt idx="7992">
                        <c:v>-0.90000000000227365</c:v>
                      </c:pt>
                      <c:pt idx="7993">
                        <c:v>-0.79999999999886307</c:v>
                      </c:pt>
                      <c:pt idx="7994">
                        <c:v>-0.90000000000227365</c:v>
                      </c:pt>
                      <c:pt idx="7995">
                        <c:v>-0.90000000000227365</c:v>
                      </c:pt>
                      <c:pt idx="7996">
                        <c:v>-0.89999999999658931</c:v>
                      </c:pt>
                      <c:pt idx="7997">
                        <c:v>-0.80000000000454752</c:v>
                      </c:pt>
                      <c:pt idx="7998">
                        <c:v>-0.89999999999658931</c:v>
                      </c:pt>
                      <c:pt idx="7999">
                        <c:v>-0.90000000000227365</c:v>
                      </c:pt>
                      <c:pt idx="8000">
                        <c:v>-0.80000000000454752</c:v>
                      </c:pt>
                      <c:pt idx="8001">
                        <c:v>-0.89999999998635749</c:v>
                      </c:pt>
                      <c:pt idx="8002">
                        <c:v>-0.80000000000454752</c:v>
                      </c:pt>
                      <c:pt idx="8003">
                        <c:v>-0.89999999999658931</c:v>
                      </c:pt>
                      <c:pt idx="8004">
                        <c:v>-0.80000000000454752</c:v>
                      </c:pt>
                      <c:pt idx="8005">
                        <c:v>-0.89999999999658931</c:v>
                      </c:pt>
                      <c:pt idx="8006">
                        <c:v>-0.80000000000454752</c:v>
                      </c:pt>
                      <c:pt idx="8007">
                        <c:v>-0.90000000000227365</c:v>
                      </c:pt>
                      <c:pt idx="8008">
                        <c:v>-0.79999999999886307</c:v>
                      </c:pt>
                      <c:pt idx="8009">
                        <c:v>-0.79999999999886307</c:v>
                      </c:pt>
                      <c:pt idx="8010">
                        <c:v>-0.90000000000227365</c:v>
                      </c:pt>
                      <c:pt idx="8011">
                        <c:v>-0.79999999999886307</c:v>
                      </c:pt>
                      <c:pt idx="8012">
                        <c:v>-0.80000000000454752</c:v>
                      </c:pt>
                      <c:pt idx="8013">
                        <c:v>-0.79999999998976823</c:v>
                      </c:pt>
                      <c:pt idx="8014">
                        <c:v>-0.90000000000227365</c:v>
                      </c:pt>
                      <c:pt idx="8015">
                        <c:v>-0.79999999999886307</c:v>
                      </c:pt>
                      <c:pt idx="8016">
                        <c:v>-0.79999999999886307</c:v>
                      </c:pt>
                      <c:pt idx="8017">
                        <c:v>-0.80000000000454752</c:v>
                      </c:pt>
                      <c:pt idx="8018">
                        <c:v>-0.79999999999886307</c:v>
                      </c:pt>
                      <c:pt idx="8019">
                        <c:v>-0.79999999999886307</c:v>
                      </c:pt>
                      <c:pt idx="8020">
                        <c:v>-0.80000000000454752</c:v>
                      </c:pt>
                      <c:pt idx="8021">
                        <c:v>-0.70000000000113693</c:v>
                      </c:pt>
                      <c:pt idx="8022">
                        <c:v>-0.79999999999886307</c:v>
                      </c:pt>
                      <c:pt idx="8023">
                        <c:v>-0.79999999999886307</c:v>
                      </c:pt>
                      <c:pt idx="8024">
                        <c:v>-0.80000000000454752</c:v>
                      </c:pt>
                      <c:pt idx="8025">
                        <c:v>-0.69999999999545259</c:v>
                      </c:pt>
                      <c:pt idx="8026">
                        <c:v>-0.79999999999545246</c:v>
                      </c:pt>
                      <c:pt idx="8027">
                        <c:v>-0.70000000000113693</c:v>
                      </c:pt>
                      <c:pt idx="8028">
                        <c:v>-0.79999999999886307</c:v>
                      </c:pt>
                      <c:pt idx="8029">
                        <c:v>-0.70000000000113693</c:v>
                      </c:pt>
                      <c:pt idx="8030">
                        <c:v>-0.79999999999886307</c:v>
                      </c:pt>
                      <c:pt idx="8031">
                        <c:v>-0.70000000000113693</c:v>
                      </c:pt>
                      <c:pt idx="8032">
                        <c:v>-0.70000000000113693</c:v>
                      </c:pt>
                      <c:pt idx="8033">
                        <c:v>-0.79999999999886307</c:v>
                      </c:pt>
                      <c:pt idx="8034">
                        <c:v>-0.70000000000113693</c:v>
                      </c:pt>
                      <c:pt idx="8035">
                        <c:v>-0.70000000000113693</c:v>
                      </c:pt>
                      <c:pt idx="8036">
                        <c:v>-0.70000000000113693</c:v>
                      </c:pt>
                      <c:pt idx="8037">
                        <c:v>-0.70000000000113693</c:v>
                      </c:pt>
                      <c:pt idx="8038">
                        <c:v>-0.59999999999658937</c:v>
                      </c:pt>
                      <c:pt idx="8039">
                        <c:v>-0.69999999999545259</c:v>
                      </c:pt>
                      <c:pt idx="8040">
                        <c:v>-0.70000000000113693</c:v>
                      </c:pt>
                      <c:pt idx="8041">
                        <c:v>-0.70000000000113693</c:v>
                      </c:pt>
                      <c:pt idx="8042">
                        <c:v>-0.60000000000341058</c:v>
                      </c:pt>
                      <c:pt idx="8043">
                        <c:v>-0.70000000000113693</c:v>
                      </c:pt>
                      <c:pt idx="8044">
                        <c:v>-0.59999999999772624</c:v>
                      </c:pt>
                      <c:pt idx="8045">
                        <c:v>-0.60000000000341058</c:v>
                      </c:pt>
                      <c:pt idx="8046">
                        <c:v>-0.70000000000113693</c:v>
                      </c:pt>
                      <c:pt idx="8047">
                        <c:v>-0.59999999999772624</c:v>
                      </c:pt>
                      <c:pt idx="8048">
                        <c:v>-0.60000000000341058</c:v>
                      </c:pt>
                      <c:pt idx="8049">
                        <c:v>-0.59999999999772624</c:v>
                      </c:pt>
                      <c:pt idx="8050">
                        <c:v>-0.60000000000341058</c:v>
                      </c:pt>
                      <c:pt idx="8051">
                        <c:v>-0.49999999999431566</c:v>
                      </c:pt>
                      <c:pt idx="8052">
                        <c:v>-0.59999999999772624</c:v>
                      </c:pt>
                      <c:pt idx="8053">
                        <c:v>-0.60000000000341058</c:v>
                      </c:pt>
                      <c:pt idx="8054">
                        <c:v>-0.5</c:v>
                      </c:pt>
                      <c:pt idx="8055">
                        <c:v>-0.59999999999772624</c:v>
                      </c:pt>
                      <c:pt idx="8056">
                        <c:v>-0.5</c:v>
                      </c:pt>
                      <c:pt idx="8057">
                        <c:v>-0.5</c:v>
                      </c:pt>
                      <c:pt idx="8058">
                        <c:v>-0.5</c:v>
                      </c:pt>
                      <c:pt idx="8059">
                        <c:v>-0.50000000000568434</c:v>
                      </c:pt>
                      <c:pt idx="8060">
                        <c:v>-0.5</c:v>
                      </c:pt>
                      <c:pt idx="8061">
                        <c:v>-0.39999999999658942</c:v>
                      </c:pt>
                      <c:pt idx="8062">
                        <c:v>-0.5</c:v>
                      </c:pt>
                      <c:pt idx="8063">
                        <c:v>-0.49999999999431566</c:v>
                      </c:pt>
                      <c:pt idx="8064">
                        <c:v>-0.40000000000227376</c:v>
                      </c:pt>
                      <c:pt idx="8065">
                        <c:v>-0.40000000000227376</c:v>
                      </c:pt>
                      <c:pt idx="8066">
                        <c:v>-0.39999999999658942</c:v>
                      </c:pt>
                      <c:pt idx="8067">
                        <c:v>-0.40000000000227376</c:v>
                      </c:pt>
                      <c:pt idx="8068">
                        <c:v>-0.40000000000227376</c:v>
                      </c:pt>
                      <c:pt idx="8069">
                        <c:v>-0.39999999999658942</c:v>
                      </c:pt>
                      <c:pt idx="8070">
                        <c:v>-0.30000000000454746</c:v>
                      </c:pt>
                      <c:pt idx="8071">
                        <c:v>-0.39999999999658942</c:v>
                      </c:pt>
                      <c:pt idx="8072">
                        <c:v>-0.30000000000454746</c:v>
                      </c:pt>
                      <c:pt idx="8073">
                        <c:v>-0.29999999999886312</c:v>
                      </c:pt>
                      <c:pt idx="8074">
                        <c:v>-0.29999999999886312</c:v>
                      </c:pt>
                      <c:pt idx="8075">
                        <c:v>-0.29999999999886312</c:v>
                      </c:pt>
                      <c:pt idx="8076">
                        <c:v>-0.30000000000113686</c:v>
                      </c:pt>
                      <c:pt idx="8077">
                        <c:v>-0.19999999999545251</c:v>
                      </c:pt>
                      <c:pt idx="8078">
                        <c:v>-0.30000000000454746</c:v>
                      </c:pt>
                      <c:pt idx="8079">
                        <c:v>-0.19999999999545251</c:v>
                      </c:pt>
                      <c:pt idx="8080">
                        <c:v>-0.20000000000113688</c:v>
                      </c:pt>
                      <c:pt idx="8081">
                        <c:v>-0.20000000000113688</c:v>
                      </c:pt>
                      <c:pt idx="8082">
                        <c:v>-0.10000000000341061</c:v>
                      </c:pt>
                      <c:pt idx="8083">
                        <c:v>-0.19999999999545251</c:v>
                      </c:pt>
                      <c:pt idx="8084">
                        <c:v>-0.10000000000341061</c:v>
                      </c:pt>
                      <c:pt idx="8085">
                        <c:v>-9.9999999997726255E-2</c:v>
                      </c:pt>
                      <c:pt idx="8086">
                        <c:v>-0.10000000000341061</c:v>
                      </c:pt>
                      <c:pt idx="8087">
                        <c:v>-9.9999999997726255E-2</c:v>
                      </c:pt>
                      <c:pt idx="8088">
                        <c:v>-9.9999999996589387E-2</c:v>
                      </c:pt>
                      <c:pt idx="8089">
                        <c:v>0</c:v>
                      </c:pt>
                      <c:pt idx="8090">
                        <c:v>-0.10000000000341061</c:v>
                      </c:pt>
                      <c:pt idx="8091">
                        <c:v>0</c:v>
                      </c:pt>
                      <c:pt idx="8092">
                        <c:v>0.10000000000341061</c:v>
                      </c:pt>
                      <c:pt idx="8093">
                        <c:v>0</c:v>
                      </c:pt>
                      <c:pt idx="8094">
                        <c:v>0</c:v>
                      </c:pt>
                      <c:pt idx="8095">
                        <c:v>9.9999999997726255E-2</c:v>
                      </c:pt>
                      <c:pt idx="8096">
                        <c:v>9.9999999997726255E-2</c:v>
                      </c:pt>
                      <c:pt idx="8097">
                        <c:v>0.10000000000341061</c:v>
                      </c:pt>
                      <c:pt idx="8098">
                        <c:v>0.20000000000113688</c:v>
                      </c:pt>
                      <c:pt idx="8099">
                        <c:v>9.9999999997726255E-2</c:v>
                      </c:pt>
                      <c:pt idx="8100">
                        <c:v>0.20000000000113688</c:v>
                      </c:pt>
                      <c:pt idx="8101">
                        <c:v>0.19999999999886311</c:v>
                      </c:pt>
                      <c:pt idx="8102">
                        <c:v>0.29999999999886312</c:v>
                      </c:pt>
                      <c:pt idx="8103">
                        <c:v>0.20000000000113688</c:v>
                      </c:pt>
                      <c:pt idx="8104">
                        <c:v>0.29999999999886312</c:v>
                      </c:pt>
                      <c:pt idx="8105">
                        <c:v>0.29999999999886312</c:v>
                      </c:pt>
                      <c:pt idx="8106">
                        <c:v>0.30000000000454746</c:v>
                      </c:pt>
                      <c:pt idx="8107">
                        <c:v>0.39999999999658942</c:v>
                      </c:pt>
                      <c:pt idx="8108">
                        <c:v>0.29999999999886312</c:v>
                      </c:pt>
                      <c:pt idx="8109">
                        <c:v>0.40000000000227376</c:v>
                      </c:pt>
                      <c:pt idx="8110">
                        <c:v>0.5</c:v>
                      </c:pt>
                      <c:pt idx="8111">
                        <c:v>0.40000000000227376</c:v>
                      </c:pt>
                      <c:pt idx="8112">
                        <c:v>0.5</c:v>
                      </c:pt>
                      <c:pt idx="8113">
                        <c:v>0.49999999999431566</c:v>
                      </c:pt>
                      <c:pt idx="8114">
                        <c:v>0.5</c:v>
                      </c:pt>
                      <c:pt idx="8115">
                        <c:v>0.60000000000341058</c:v>
                      </c:pt>
                      <c:pt idx="8116">
                        <c:v>0.59999999999772624</c:v>
                      </c:pt>
                      <c:pt idx="8117">
                        <c:v>0.60000000000341058</c:v>
                      </c:pt>
                      <c:pt idx="8118">
                        <c:v>0.59999999999772624</c:v>
                      </c:pt>
                      <c:pt idx="8119">
                        <c:v>0.70000000000113693</c:v>
                      </c:pt>
                      <c:pt idx="8120">
                        <c:v>0.70000000000113693</c:v>
                      </c:pt>
                      <c:pt idx="8121">
                        <c:v>0.70000000000113693</c:v>
                      </c:pt>
                      <c:pt idx="8122">
                        <c:v>0.79999999999886307</c:v>
                      </c:pt>
                      <c:pt idx="8123">
                        <c:v>0.79999999999886307</c:v>
                      </c:pt>
                      <c:pt idx="8124">
                        <c:v>0.80000000000454752</c:v>
                      </c:pt>
                      <c:pt idx="8125">
                        <c:v>0.79999999999886307</c:v>
                      </c:pt>
                      <c:pt idx="8126">
                        <c:v>0.89999999999204194</c:v>
                      </c:pt>
                      <c:pt idx="8127">
                        <c:v>0.90000000000227365</c:v>
                      </c:pt>
                      <c:pt idx="8128">
                        <c:v>1</c:v>
                      </c:pt>
                      <c:pt idx="8129">
                        <c:v>0.89999999999658931</c:v>
                      </c:pt>
                      <c:pt idx="8130">
                        <c:v>1.0000000000056843</c:v>
                      </c:pt>
                      <c:pt idx="8131">
                        <c:v>1.0999999999977264</c:v>
                      </c:pt>
                      <c:pt idx="8132">
                        <c:v>1</c:v>
                      </c:pt>
                      <c:pt idx="8133">
                        <c:v>1.1000000000034107</c:v>
                      </c:pt>
                      <c:pt idx="8134">
                        <c:v>1.2000000000011368</c:v>
                      </c:pt>
                      <c:pt idx="8135">
                        <c:v>1.1000000000034107</c:v>
                      </c:pt>
                      <c:pt idx="8136">
                        <c:v>1.2000000000011368</c:v>
                      </c:pt>
                      <c:pt idx="8137">
                        <c:v>1.299999999998863</c:v>
                      </c:pt>
                      <c:pt idx="8138">
                        <c:v>1.1999999999874944</c:v>
                      </c:pt>
                      <c:pt idx="8139">
                        <c:v>1.299999999998863</c:v>
                      </c:pt>
                      <c:pt idx="8140">
                        <c:v>1.4000000000022739</c:v>
                      </c:pt>
                      <c:pt idx="8141">
                        <c:v>1.4000000000022739</c:v>
                      </c:pt>
                      <c:pt idx="8142">
                        <c:v>1.4000000000022739</c:v>
                      </c:pt>
                      <c:pt idx="8143">
                        <c:v>1.4000000000022739</c:v>
                      </c:pt>
                      <c:pt idx="8144">
                        <c:v>1.5</c:v>
                      </c:pt>
                      <c:pt idx="8145">
                        <c:v>1.5</c:v>
                      </c:pt>
                      <c:pt idx="8146">
                        <c:v>1.6000000000034105</c:v>
                      </c:pt>
                      <c:pt idx="8147">
                        <c:v>1.5999999999977261</c:v>
                      </c:pt>
                      <c:pt idx="8148">
                        <c:v>1.6000000000034105</c:v>
                      </c:pt>
                      <c:pt idx="8149">
                        <c:v>1.700000000001137</c:v>
                      </c:pt>
                      <c:pt idx="8150">
                        <c:v>1.700000000001137</c:v>
                      </c:pt>
                      <c:pt idx="8151">
                        <c:v>1.6999999999818101</c:v>
                      </c:pt>
                      <c:pt idx="8152">
                        <c:v>1.8000000000045473</c:v>
                      </c:pt>
                      <c:pt idx="8153">
                        <c:v>1.799999999998863</c:v>
                      </c:pt>
                      <c:pt idx="8154">
                        <c:v>1.9000000000022739</c:v>
                      </c:pt>
                      <c:pt idx="8155">
                        <c:v>1.9000000000022739</c:v>
                      </c:pt>
                      <c:pt idx="8156">
                        <c:v>1.9000000000022739</c:v>
                      </c:pt>
                      <c:pt idx="8157">
                        <c:v>2</c:v>
                      </c:pt>
                      <c:pt idx="8158">
                        <c:v>2.0000000000056843</c:v>
                      </c:pt>
                      <c:pt idx="8159">
                        <c:v>2.0999999999977264</c:v>
                      </c:pt>
                      <c:pt idx="8160">
                        <c:v>2.1000000000034107</c:v>
                      </c:pt>
                      <c:pt idx="8161">
                        <c:v>2.1000000000034107</c:v>
                      </c:pt>
                      <c:pt idx="8162">
                        <c:v>2.200000000001137</c:v>
                      </c:pt>
                      <c:pt idx="8163">
                        <c:v>2.1999999999761259</c:v>
                      </c:pt>
                      <c:pt idx="8164">
                        <c:v>2.3000000000045473</c:v>
                      </c:pt>
                      <c:pt idx="8165">
                        <c:v>2.299999999998863</c:v>
                      </c:pt>
                      <c:pt idx="8166">
                        <c:v>2.3000000000045473</c:v>
                      </c:pt>
                      <c:pt idx="8167">
                        <c:v>2.4000000000022736</c:v>
                      </c:pt>
                      <c:pt idx="8168">
                        <c:v>2.5</c:v>
                      </c:pt>
                      <c:pt idx="8169">
                        <c:v>2.5000000000056843</c:v>
                      </c:pt>
                      <c:pt idx="8170">
                        <c:v>2.5</c:v>
                      </c:pt>
                      <c:pt idx="8171">
                        <c:v>2.5</c:v>
                      </c:pt>
                      <c:pt idx="8172">
                        <c:v>2.6000000000034102</c:v>
                      </c:pt>
                      <c:pt idx="8173">
                        <c:v>2.7000000000011366</c:v>
                      </c:pt>
                      <c:pt idx="8174">
                        <c:v>2.7000000000068209</c:v>
                      </c:pt>
                      <c:pt idx="8175">
                        <c:v>2.7000000000011366</c:v>
                      </c:pt>
                      <c:pt idx="8176">
                        <c:v>2.799999999972715</c:v>
                      </c:pt>
                      <c:pt idx="8177">
                        <c:v>2.9000000000022732</c:v>
                      </c:pt>
                      <c:pt idx="8178">
                        <c:v>2.799999999998863</c:v>
                      </c:pt>
                      <c:pt idx="8179">
                        <c:v>3.0000000000056843</c:v>
                      </c:pt>
                      <c:pt idx="8180">
                        <c:v>2.9000000000022732</c:v>
                      </c:pt>
                      <c:pt idx="8181">
                        <c:v>3.1000000000034102</c:v>
                      </c:pt>
                      <c:pt idx="8182">
                        <c:v>3</c:v>
                      </c:pt>
                      <c:pt idx="8183">
                        <c:v>3.1000000000034102</c:v>
                      </c:pt>
                      <c:pt idx="8184">
                        <c:v>3.2000000000011366</c:v>
                      </c:pt>
                      <c:pt idx="8185">
                        <c:v>3.2000000000068209</c:v>
                      </c:pt>
                      <c:pt idx="8186">
                        <c:v>3.2000000000011366</c:v>
                      </c:pt>
                      <c:pt idx="8187">
                        <c:v>3.3000000000045477</c:v>
                      </c:pt>
                      <c:pt idx="8188">
                        <c:v>3.3999999999636201</c:v>
                      </c:pt>
                      <c:pt idx="8189">
                        <c:v>3.3000000000045477</c:v>
                      </c:pt>
                      <c:pt idx="8190">
                        <c:v>3.5</c:v>
                      </c:pt>
                      <c:pt idx="8191">
                        <c:v>3.5000000000056843</c:v>
                      </c:pt>
                      <c:pt idx="8192">
                        <c:v>3.5</c:v>
                      </c:pt>
                      <c:pt idx="8193">
                        <c:v>3.6000000000034102</c:v>
                      </c:pt>
                      <c:pt idx="8194">
                        <c:v>3.6000000000034102</c:v>
                      </c:pt>
                      <c:pt idx="8195">
                        <c:v>3.7000000000068214</c:v>
                      </c:pt>
                      <c:pt idx="8196">
                        <c:v>3.7000000000011366</c:v>
                      </c:pt>
                      <c:pt idx="8197">
                        <c:v>3.8000000000045477</c:v>
                      </c:pt>
                      <c:pt idx="8198">
                        <c:v>3.8000000000045477</c:v>
                      </c:pt>
                      <c:pt idx="8199">
                        <c:v>3.9000000000022736</c:v>
                      </c:pt>
                      <c:pt idx="8200">
                        <c:v>3.9000000000022736</c:v>
                      </c:pt>
                      <c:pt idx="8201">
                        <c:v>3.9999999999602096</c:v>
                      </c:pt>
                      <c:pt idx="8202">
                        <c:v>4</c:v>
                      </c:pt>
                      <c:pt idx="8203">
                        <c:v>4.1000000000034102</c:v>
                      </c:pt>
                      <c:pt idx="8204">
                        <c:v>4.1000000000090946</c:v>
                      </c:pt>
                      <c:pt idx="8205">
                        <c:v>4.1000000000034102</c:v>
                      </c:pt>
                      <c:pt idx="8206">
                        <c:v>4.299999999998863</c:v>
                      </c:pt>
                      <c:pt idx="8207">
                        <c:v>4.2000000000068214</c:v>
                      </c:pt>
                      <c:pt idx="8208">
                        <c:v>4.4000000000022732</c:v>
                      </c:pt>
                      <c:pt idx="8209">
                        <c:v>4.3000000000045473</c:v>
                      </c:pt>
                      <c:pt idx="8210">
                        <c:v>4.4000000000022732</c:v>
                      </c:pt>
                      <c:pt idx="8211">
                        <c:v>4.5000000000056843</c:v>
                      </c:pt>
                      <c:pt idx="8212">
                        <c:v>4.5000000000056843</c:v>
                      </c:pt>
                      <c:pt idx="8213">
                        <c:v>4.5999999999511143</c:v>
                      </c:pt>
                      <c:pt idx="8214">
                        <c:v>4.6000000000034102</c:v>
                      </c:pt>
                      <c:pt idx="8215">
                        <c:v>4.7000000000068214</c:v>
                      </c:pt>
                      <c:pt idx="8216">
                        <c:v>4.700000000001137</c:v>
                      </c:pt>
                      <c:pt idx="8217">
                        <c:v>4.8000000000045473</c:v>
                      </c:pt>
                      <c:pt idx="8218">
                        <c:v>4.8000000000045473</c:v>
                      </c:pt>
                      <c:pt idx="8219">
                        <c:v>4.9000000000079575</c:v>
                      </c:pt>
                      <c:pt idx="8220">
                        <c:v>4.9000000000022732</c:v>
                      </c:pt>
                      <c:pt idx="8221">
                        <c:v>5.0000000000056843</c:v>
                      </c:pt>
                      <c:pt idx="8222">
                        <c:v>5.0000000000056843</c:v>
                      </c:pt>
                      <c:pt idx="8223">
                        <c:v>5.1000000000034102</c:v>
                      </c:pt>
                      <c:pt idx="8224">
                        <c:v>5.1000000000034102</c:v>
                      </c:pt>
                      <c:pt idx="8225">
                        <c:v>5.2000000000068214</c:v>
                      </c:pt>
                      <c:pt idx="8226">
                        <c:v>5.2999999999442933</c:v>
                      </c:pt>
                      <c:pt idx="8227">
                        <c:v>5.3000000000045482</c:v>
                      </c:pt>
                      <c:pt idx="8228">
                        <c:v>5.3000000000045482</c:v>
                      </c:pt>
                      <c:pt idx="8229">
                        <c:v>5.4000000000022732</c:v>
                      </c:pt>
                      <c:pt idx="8230">
                        <c:v>5.4000000000079575</c:v>
                      </c:pt>
                      <c:pt idx="8231">
                        <c:v>5.5000000000056843</c:v>
                      </c:pt>
                      <c:pt idx="8232">
                        <c:v>5.6000000000034102</c:v>
                      </c:pt>
                      <c:pt idx="8233">
                        <c:v>5.6000000000034102</c:v>
                      </c:pt>
                      <c:pt idx="8234">
                        <c:v>5.6000000000034102</c:v>
                      </c:pt>
                      <c:pt idx="8235">
                        <c:v>5.7000000000068214</c:v>
                      </c:pt>
                      <c:pt idx="8236">
                        <c:v>5.8000000000045464</c:v>
                      </c:pt>
                      <c:pt idx="8237">
                        <c:v>5.8000000000045464</c:v>
                      </c:pt>
                      <c:pt idx="8238">
                        <c:v>5.7999999999442942</c:v>
                      </c:pt>
                      <c:pt idx="8239">
                        <c:v>5.9000000000022732</c:v>
                      </c:pt>
                      <c:pt idx="8240">
                        <c:v>6.0000000000056843</c:v>
                      </c:pt>
                      <c:pt idx="8241">
                        <c:v>6.0000000000056843</c:v>
                      </c:pt>
                      <c:pt idx="8242">
                        <c:v>6.1000000000034102</c:v>
                      </c:pt>
                      <c:pt idx="8243">
                        <c:v>6.1000000000090955</c:v>
                      </c:pt>
                      <c:pt idx="8244">
                        <c:v>6.1000000000034102</c:v>
                      </c:pt>
                      <c:pt idx="8245">
                        <c:v>6.3000000000045473</c:v>
                      </c:pt>
                      <c:pt idx="8246">
                        <c:v>6.2000000000068214</c:v>
                      </c:pt>
                      <c:pt idx="8247">
                        <c:v>6.3000000000045473</c:v>
                      </c:pt>
                      <c:pt idx="8248">
                        <c:v>6.4000000000079575</c:v>
                      </c:pt>
                      <c:pt idx="8249">
                        <c:v>6.4000000000079575</c:v>
                      </c:pt>
                      <c:pt idx="8250">
                        <c:v>6.5000000000056843</c:v>
                      </c:pt>
                      <c:pt idx="8251">
                        <c:v>6.4999999999317888</c:v>
                      </c:pt>
                      <c:pt idx="8252">
                        <c:v>6.6000000000034111</c:v>
                      </c:pt>
                      <c:pt idx="8253">
                        <c:v>6.7000000000068214</c:v>
                      </c:pt>
                      <c:pt idx="8254">
                        <c:v>6.6000000000034111</c:v>
                      </c:pt>
                      <c:pt idx="8255">
                        <c:v>6.8000000000102316</c:v>
                      </c:pt>
                      <c:pt idx="8256">
                        <c:v>6.7000000000068214</c:v>
                      </c:pt>
                      <c:pt idx="8257">
                        <c:v>6.9000000000022732</c:v>
                      </c:pt>
                      <c:pt idx="8258">
                        <c:v>6.9000000000079575</c:v>
                      </c:pt>
                      <c:pt idx="8259">
                        <c:v>6.9000000000079575</c:v>
                      </c:pt>
                      <c:pt idx="8260">
                        <c:v>7.0000000000056843</c:v>
                      </c:pt>
                      <c:pt idx="8261">
                        <c:v>7.0000000000056843</c:v>
                      </c:pt>
                      <c:pt idx="8262">
                        <c:v>7.1000000000090955</c:v>
                      </c:pt>
                      <c:pt idx="8263">
                        <c:v>7.0999999999226935</c:v>
                      </c:pt>
                      <c:pt idx="8264">
                        <c:v>7.2000000000068205</c:v>
                      </c:pt>
                      <c:pt idx="8265">
                        <c:v>7.3000000000045473</c:v>
                      </c:pt>
                      <c:pt idx="8266">
                        <c:v>7.3000000000102316</c:v>
                      </c:pt>
                      <c:pt idx="8267">
                        <c:v>7.3000000000045473</c:v>
                      </c:pt>
                      <c:pt idx="8268">
                        <c:v>7.4000000000079575</c:v>
                      </c:pt>
                      <c:pt idx="8269">
                        <c:v>7.4000000000079575</c:v>
                      </c:pt>
                      <c:pt idx="8270">
                        <c:v>7.5000000000056843</c:v>
                      </c:pt>
                      <c:pt idx="8271">
                        <c:v>7.5000000000056843</c:v>
                      </c:pt>
                      <c:pt idx="8272">
                        <c:v>7.6000000000090955</c:v>
                      </c:pt>
                      <c:pt idx="8273">
                        <c:v>7.7000000000068205</c:v>
                      </c:pt>
                      <c:pt idx="8274">
                        <c:v>7.7000000000068205</c:v>
                      </c:pt>
                      <c:pt idx="8275">
                        <c:v>7.7000000000068205</c:v>
                      </c:pt>
                      <c:pt idx="8276">
                        <c:v>7.7999999999158716</c:v>
                      </c:pt>
                      <c:pt idx="8277">
                        <c:v>7.8000000000102316</c:v>
                      </c:pt>
                      <c:pt idx="8278">
                        <c:v>7.9000000000079584</c:v>
                      </c:pt>
                      <c:pt idx="8279">
                        <c:v>7.9000000000022732</c:v>
                      </c:pt>
                      <c:pt idx="8280">
                        <c:v>8.0000000000113687</c:v>
                      </c:pt>
                      <c:pt idx="8281">
                        <c:v>8.0000000000056843</c:v>
                      </c:pt>
                      <c:pt idx="8282">
                        <c:v>8.1000000000090946</c:v>
                      </c:pt>
                      <c:pt idx="8283">
                        <c:v>8.1000000000034102</c:v>
                      </c:pt>
                      <c:pt idx="8284">
                        <c:v>8.2000000000068205</c:v>
                      </c:pt>
                      <c:pt idx="8285">
                        <c:v>8.2000000000125048</c:v>
                      </c:pt>
                      <c:pt idx="8286">
                        <c:v>8.3000000000045464</c:v>
                      </c:pt>
                      <c:pt idx="8287">
                        <c:v>8.3000000000102325</c:v>
                      </c:pt>
                      <c:pt idx="8288">
                        <c:v>8.3999999999124615</c:v>
                      </c:pt>
                      <c:pt idx="8289">
                        <c:v>8.4000000000079584</c:v>
                      </c:pt>
                      <c:pt idx="8290">
                        <c:v>8.4000000000022741</c:v>
                      </c:pt>
                      <c:pt idx="8291">
                        <c:v>8.5000000000113687</c:v>
                      </c:pt>
                      <c:pt idx="8292">
                        <c:v>8.6000000000090946</c:v>
                      </c:pt>
                      <c:pt idx="8293">
                        <c:v>8.6000000000034102</c:v>
                      </c:pt>
                      <c:pt idx="8294">
                        <c:v>8.6000000000090946</c:v>
                      </c:pt>
                      <c:pt idx="8295">
                        <c:v>8.7000000000068205</c:v>
                      </c:pt>
                      <c:pt idx="8296">
                        <c:v>8.8000000000102325</c:v>
                      </c:pt>
                      <c:pt idx="8297">
                        <c:v>8.7142857142056691</c:v>
                      </c:pt>
                      <c:pt idx="8298">
                        <c:v>0</c:v>
                      </c:pt>
                      <c:pt idx="8299">
                        <c:v>11.199000000000012</c:v>
                      </c:pt>
                      <c:pt idx="8300">
                        <c:v>11.949000000000012</c:v>
                      </c:pt>
                      <c:pt idx="8301">
                        <c:v>11.575999999999965</c:v>
                      </c:pt>
                      <c:pt idx="8302">
                        <c:v>10.475999999999999</c:v>
                      </c:pt>
                      <c:pt idx="8303">
                        <c:v>9.0470000000000255</c:v>
                      </c:pt>
                      <c:pt idx="8304">
                        <c:v>7.5470000000000255</c:v>
                      </c:pt>
                      <c:pt idx="8305">
                        <c:v>6.1069999999999709</c:v>
                      </c:pt>
                      <c:pt idx="8306">
                        <c:v>4.8010000000000446</c:v>
                      </c:pt>
                      <c:pt idx="8307">
                        <c:v>3.65199999999993</c:v>
                      </c:pt>
                      <c:pt idx="8308">
                        <c:v>2.6650000000000773</c:v>
                      </c:pt>
                      <c:pt idx="8309">
                        <c:v>1.8269999999999982</c:v>
                      </c:pt>
                      <c:pt idx="8310">
                        <c:v>1.1219999999999573</c:v>
                      </c:pt>
                      <c:pt idx="8311">
                        <c:v>0.53599999999994452</c:v>
                      </c:pt>
                      <c:pt idx="8312">
                        <c:v>4.9000000000091859E-2</c:v>
                      </c:pt>
                      <c:pt idx="8313">
                        <c:v>-0.35200000000008913</c:v>
                      </c:pt>
                      <c:pt idx="8314">
                        <c:v>-0.67999999999994998</c:v>
                      </c:pt>
                      <c:pt idx="8315">
                        <c:v>-0.94799999999997908</c:v>
                      </c:pt>
                      <c:pt idx="8316">
                        <c:v>-1.1649999999999636</c:v>
                      </c:pt>
                      <c:pt idx="8317">
                        <c:v>-1.3400000000000318</c:v>
                      </c:pt>
                      <c:pt idx="8318">
                        <c:v>-1.4790000000000418</c:v>
                      </c:pt>
                      <c:pt idx="8319">
                        <c:v>-1.5910000000000082</c:v>
                      </c:pt>
                      <c:pt idx="8320">
                        <c:v>-1.6759999999999309</c:v>
                      </c:pt>
                      <c:pt idx="8321">
                        <c:v>-1.7420000000000755</c:v>
                      </c:pt>
                      <c:pt idx="8322">
                        <c:v>-1.7919999999999163</c:v>
                      </c:pt>
                      <c:pt idx="8323">
                        <c:v>-1.8269999999999982</c:v>
                      </c:pt>
                      <c:pt idx="8324">
                        <c:v>-1.8500000000000227</c:v>
                      </c:pt>
                      <c:pt idx="8325">
                        <c:v>-1.8650000000000091</c:v>
                      </c:pt>
                      <c:pt idx="8326">
                        <c:v>-1.8709999999999809</c:v>
                      </c:pt>
                      <c:pt idx="8327">
                        <c:v>-1.8710000000000946</c:v>
                      </c:pt>
                      <c:pt idx="8328">
                        <c:v>-1.8649999999998954</c:v>
                      </c:pt>
                      <c:pt idx="8329">
                        <c:v>-1.8550000000000182</c:v>
                      </c:pt>
                      <c:pt idx="8330">
                        <c:v>-1.8410000000000082</c:v>
                      </c:pt>
                      <c:pt idx="8331">
                        <c:v>-1.8250000000000455</c:v>
                      </c:pt>
                      <c:pt idx="8332">
                        <c:v>-1.8059999999999263</c:v>
                      </c:pt>
                      <c:pt idx="8333">
                        <c:v>-1.7850000000000819</c:v>
                      </c:pt>
                      <c:pt idx="8334">
                        <c:v>-1.7619999999999436</c:v>
                      </c:pt>
                      <c:pt idx="8335">
                        <c:v>-1.7390000000000327</c:v>
                      </c:pt>
                      <c:pt idx="8336">
                        <c:v>-1.7139999999999418</c:v>
                      </c:pt>
                      <c:pt idx="8337">
                        <c:v>-1.6890000000000782</c:v>
                      </c:pt>
                      <c:pt idx="8338">
                        <c:v>-1.6630000000000109</c:v>
                      </c:pt>
                      <c:pt idx="8339">
                        <c:v>-1.6369999999999436</c:v>
                      </c:pt>
                      <c:pt idx="8340">
                        <c:v>-1.61099999999999</c:v>
                      </c:pt>
                      <c:pt idx="8341">
                        <c:v>-1.5850000000000364</c:v>
                      </c:pt>
                      <c:pt idx="8342">
                        <c:v>-1.5579999999999927</c:v>
                      </c:pt>
                      <c:pt idx="8343">
                        <c:v>-1.5309999999999491</c:v>
                      </c:pt>
                      <c:pt idx="8344">
                        <c:v>-1.5060000000000855</c:v>
                      </c:pt>
                      <c:pt idx="8345">
                        <c:v>-1.4789999999999281</c:v>
                      </c:pt>
                      <c:pt idx="8346">
                        <c:v>-1.4540000000000646</c:v>
                      </c:pt>
                      <c:pt idx="8347">
                        <c:v>-1.4279999999999973</c:v>
                      </c:pt>
                      <c:pt idx="8348">
                        <c:v>-1.4029999999999632</c:v>
                      </c:pt>
                      <c:pt idx="8349">
                        <c:v>-1.3779999999999859</c:v>
                      </c:pt>
                      <c:pt idx="8350">
                        <c:v>-1.3540000000000418</c:v>
                      </c:pt>
                      <c:pt idx="8351">
                        <c:v>-1.3299999999999841</c:v>
                      </c:pt>
                      <c:pt idx="8352">
                        <c:v>-1.3059999999999832</c:v>
                      </c:pt>
                      <c:pt idx="8353">
                        <c:v>-1.2820000000000391</c:v>
                      </c:pt>
                      <c:pt idx="8354">
                        <c:v>-1.2599999999999909</c:v>
                      </c:pt>
                      <c:pt idx="8355">
                        <c:v>-1.2369999999999663</c:v>
                      </c:pt>
                      <c:pt idx="8356">
                        <c:v>-1.2150000000000318</c:v>
                      </c:pt>
                      <c:pt idx="8357">
                        <c:v>-1.1929999999999836</c:v>
                      </c:pt>
                      <c:pt idx="8358">
                        <c:v>-1.1720000000000255</c:v>
                      </c:pt>
                      <c:pt idx="8359">
                        <c:v>-1.1509999999999536</c:v>
                      </c:pt>
                      <c:pt idx="8360">
                        <c:v>-1.1300000000000523</c:v>
                      </c:pt>
                      <c:pt idx="8361">
                        <c:v>-1.1099999999999568</c:v>
                      </c:pt>
                      <c:pt idx="8362">
                        <c:v>-1.0910000000000082</c:v>
                      </c:pt>
                      <c:pt idx="8363">
                        <c:v>-1.0720000000000027</c:v>
                      </c:pt>
                      <c:pt idx="8364">
                        <c:v>-1.0520000000000209</c:v>
                      </c:pt>
                      <c:pt idx="8365">
                        <c:v>-1.0339999999999918</c:v>
                      </c:pt>
                      <c:pt idx="8366">
                        <c:v>-1.0160000000000196</c:v>
                      </c:pt>
                      <c:pt idx="8367">
                        <c:v>-0.99799999999999045</c:v>
                      </c:pt>
                      <c:pt idx="8368">
                        <c:v>-0.97999999999996135</c:v>
                      </c:pt>
                      <c:pt idx="8369">
                        <c:v>-0.96399999999999864</c:v>
                      </c:pt>
                      <c:pt idx="8370">
                        <c:v>-0.94700000000000273</c:v>
                      </c:pt>
                      <c:pt idx="8371">
                        <c:v>-0.93000000000000682</c:v>
                      </c:pt>
                      <c:pt idx="8372">
                        <c:v>-0.91500000000002046</c:v>
                      </c:pt>
                      <c:pt idx="8373">
                        <c:v>-0.89799999999996771</c:v>
                      </c:pt>
                      <c:pt idx="8374">
                        <c:v>-0.88400000000001455</c:v>
                      </c:pt>
                      <c:pt idx="8375">
                        <c:v>-0.867999999999995</c:v>
                      </c:pt>
                      <c:pt idx="8376">
                        <c:v>-0.85300000000000864</c:v>
                      </c:pt>
                      <c:pt idx="8377">
                        <c:v>-0.83899999999999864</c:v>
                      </c:pt>
                      <c:pt idx="8378">
                        <c:v>-0.82499999999998863</c:v>
                      </c:pt>
                      <c:pt idx="8379">
                        <c:v>-0.81200000000001182</c:v>
                      </c:pt>
                      <c:pt idx="8380">
                        <c:v>-0.79700000000002547</c:v>
                      </c:pt>
                      <c:pt idx="8381">
                        <c:v>-0.78499999999996817</c:v>
                      </c:pt>
                      <c:pt idx="8382">
                        <c:v>-0.77100000000001501</c:v>
                      </c:pt>
                      <c:pt idx="8383">
                        <c:v>-0.75900000000001455</c:v>
                      </c:pt>
                      <c:pt idx="8384">
                        <c:v>-0.74699999999995725</c:v>
                      </c:pt>
                      <c:pt idx="8385">
                        <c:v>-0.73400000000003729</c:v>
                      </c:pt>
                      <c:pt idx="8386">
                        <c:v>-0.72300000000001319</c:v>
                      </c:pt>
                      <c:pt idx="8387">
                        <c:v>-0.71099999999995589</c:v>
                      </c:pt>
                      <c:pt idx="8388">
                        <c:v>-0.70000000000004547</c:v>
                      </c:pt>
                      <c:pt idx="8389">
                        <c:v>-0.68799999999998818</c:v>
                      </c:pt>
                      <c:pt idx="8390">
                        <c:v>-0.67799999999999727</c:v>
                      </c:pt>
                      <c:pt idx="8391">
                        <c:v>-0.66800000000000637</c:v>
                      </c:pt>
                      <c:pt idx="8392">
                        <c:v>-0.65699999999998226</c:v>
                      </c:pt>
                      <c:pt idx="8393">
                        <c:v>-0.64699999999999136</c:v>
                      </c:pt>
                      <c:pt idx="8394">
                        <c:v>-0.63700000000000045</c:v>
                      </c:pt>
                      <c:pt idx="8395">
                        <c:v>-0.62700000000000955</c:v>
                      </c:pt>
                      <c:pt idx="8396">
                        <c:v>-0.617999999999995</c:v>
                      </c:pt>
                      <c:pt idx="8397">
                        <c:v>-0.60800000000000409</c:v>
                      </c:pt>
                      <c:pt idx="8398">
                        <c:v>-0.60099999999999909</c:v>
                      </c:pt>
                      <c:pt idx="8399">
                        <c:v>-0.59100000000000819</c:v>
                      </c:pt>
                      <c:pt idx="8400">
                        <c:v>-0.58199999999999363</c:v>
                      </c:pt>
                      <c:pt idx="8401">
                        <c:v>-0.57400000000001228</c:v>
                      </c:pt>
                      <c:pt idx="8402">
                        <c:v>-0.56499999999999773</c:v>
                      </c:pt>
                      <c:pt idx="8403">
                        <c:v>-0.55799999999999272</c:v>
                      </c:pt>
                      <c:pt idx="8404">
                        <c:v>-0.54899999999997817</c:v>
                      </c:pt>
                      <c:pt idx="8405">
                        <c:v>-0.54200000000003001</c:v>
                      </c:pt>
                      <c:pt idx="8406">
                        <c:v>-0.53300000000001546</c:v>
                      </c:pt>
                      <c:pt idx="8407">
                        <c:v>-0.52599999999995362</c:v>
                      </c:pt>
                      <c:pt idx="8408">
                        <c:v>-0.51900000000000546</c:v>
                      </c:pt>
                      <c:pt idx="8409">
                        <c:v>-0.5110000000000241</c:v>
                      </c:pt>
                      <c:pt idx="8410">
                        <c:v>-0.50399999999996226</c:v>
                      </c:pt>
                      <c:pt idx="8411">
                        <c:v>-0.4970000000000141</c:v>
                      </c:pt>
                      <c:pt idx="8412">
                        <c:v>-0.49099999999998545</c:v>
                      </c:pt>
                      <c:pt idx="8413">
                        <c:v>-0.48400000000003729</c:v>
                      </c:pt>
                      <c:pt idx="8414">
                        <c:v>-0.47699999999997544</c:v>
                      </c:pt>
                      <c:pt idx="8415">
                        <c:v>-0.47100000000000364</c:v>
                      </c:pt>
                      <c:pt idx="8416">
                        <c:v>-0.46500000000003183</c:v>
                      </c:pt>
                      <c:pt idx="8417">
                        <c:v>-0.45799999999996999</c:v>
                      </c:pt>
                      <c:pt idx="8418">
                        <c:v>-0.45300000000003138</c:v>
                      </c:pt>
                      <c:pt idx="8419">
                        <c:v>-0.44700000000000273</c:v>
                      </c:pt>
                      <c:pt idx="8420">
                        <c:v>-0.44199999999995043</c:v>
                      </c:pt>
                      <c:pt idx="8421">
                        <c:v>-0.43500000000000227</c:v>
                      </c:pt>
                      <c:pt idx="8422">
                        <c:v>-0.43100000000004002</c:v>
                      </c:pt>
                      <c:pt idx="8423">
                        <c:v>-0.42499999999995453</c:v>
                      </c:pt>
                      <c:pt idx="8424">
                        <c:v>-0.42000000000001592</c:v>
                      </c:pt>
                      <c:pt idx="8425">
                        <c:v>-0.41500000000002046</c:v>
                      </c:pt>
                      <c:pt idx="8426">
                        <c:v>-0.40999999999996817</c:v>
                      </c:pt>
                      <c:pt idx="8427">
                        <c:v>-0.40500000000002956</c:v>
                      </c:pt>
                      <c:pt idx="8428">
                        <c:v>-0.40100000000001046</c:v>
                      </c:pt>
                      <c:pt idx="8429">
                        <c:v>-0.39599999999995816</c:v>
                      </c:pt>
                      <c:pt idx="8430">
                        <c:v>-0.39100000000001955</c:v>
                      </c:pt>
                      <c:pt idx="8431">
                        <c:v>-0.38700000000000045</c:v>
                      </c:pt>
                      <c:pt idx="8432">
                        <c:v>-0.38299999999998136</c:v>
                      </c:pt>
                      <c:pt idx="8433">
                        <c:v>-0.37800000000004275</c:v>
                      </c:pt>
                      <c:pt idx="8434">
                        <c:v>-0.3739999999999668</c:v>
                      </c:pt>
                      <c:pt idx="8435">
                        <c:v>-0.37100000000003774</c:v>
                      </c:pt>
                      <c:pt idx="8436">
                        <c:v>-0.36599999999998545</c:v>
                      </c:pt>
                      <c:pt idx="8437">
                        <c:v>-0.36199999999996635</c:v>
                      </c:pt>
                      <c:pt idx="8438">
                        <c:v>-0.35900000000003729</c:v>
                      </c:pt>
                      <c:pt idx="8439">
                        <c:v>-0.35499999999996135</c:v>
                      </c:pt>
                      <c:pt idx="8440">
                        <c:v>-0.35099999999999909</c:v>
                      </c:pt>
                      <c:pt idx="8441">
                        <c:v>-0.34800000000001319</c:v>
                      </c:pt>
                      <c:pt idx="8442">
                        <c:v>-0.34399999999999409</c:v>
                      </c:pt>
                      <c:pt idx="8443">
                        <c:v>-0.34100000000000819</c:v>
                      </c:pt>
                      <c:pt idx="8444">
                        <c:v>-0.33699999999998909</c:v>
                      </c:pt>
                      <c:pt idx="8445">
                        <c:v>-0.33400000000000318</c:v>
                      </c:pt>
                      <c:pt idx="8446">
                        <c:v>-0.33100000000001728</c:v>
                      </c:pt>
                      <c:pt idx="8447">
                        <c:v>-0.32799999999997453</c:v>
                      </c:pt>
                      <c:pt idx="8448">
                        <c:v>-0.32400000000001228</c:v>
                      </c:pt>
                      <c:pt idx="8449">
                        <c:v>-0.32200000000000273</c:v>
                      </c:pt>
                      <c:pt idx="8450">
                        <c:v>-0.31800000000004047</c:v>
                      </c:pt>
                      <c:pt idx="8451">
                        <c:v>-0.31599999999997408</c:v>
                      </c:pt>
                      <c:pt idx="8452">
                        <c:v>-0.31200000000001182</c:v>
                      </c:pt>
                      <c:pt idx="8453">
                        <c:v>-0.31000000000000227</c:v>
                      </c:pt>
                      <c:pt idx="8454">
                        <c:v>-0.30699999999995953</c:v>
                      </c:pt>
                      <c:pt idx="8455">
                        <c:v>-0.30500000000000682</c:v>
                      </c:pt>
                      <c:pt idx="8456">
                        <c:v>-0.30200000000002092</c:v>
                      </c:pt>
                      <c:pt idx="8457">
                        <c:v>-0.29899999999997817</c:v>
                      </c:pt>
                      <c:pt idx="8458">
                        <c:v>-0.29599999999999227</c:v>
                      </c:pt>
                      <c:pt idx="8459">
                        <c:v>-0.29400000000003956</c:v>
                      </c:pt>
                      <c:pt idx="8460">
                        <c:v>-0.29199999999997317</c:v>
                      </c:pt>
                      <c:pt idx="8461">
                        <c:v>-0.28899999999998727</c:v>
                      </c:pt>
                      <c:pt idx="8462">
                        <c:v>-0.28700000000003456</c:v>
                      </c:pt>
                      <c:pt idx="8463">
                        <c:v>-0.28499999999996817</c:v>
                      </c:pt>
                      <c:pt idx="8464">
                        <c:v>-0.28200000000003911</c:v>
                      </c:pt>
                      <c:pt idx="8465">
                        <c:v>-0.27999999999997272</c:v>
                      </c:pt>
                      <c:pt idx="8466">
                        <c:v>-0.27800000000002001</c:v>
                      </c:pt>
                      <c:pt idx="8467">
                        <c:v>-0.27600000000001046</c:v>
                      </c:pt>
                      <c:pt idx="8468">
                        <c:v>-0.27299999999996771</c:v>
                      </c:pt>
                      <c:pt idx="8469">
                        <c:v>-0.27199999999999136</c:v>
                      </c:pt>
                      <c:pt idx="8470">
                        <c:v>-0.26900000000000546</c:v>
                      </c:pt>
                      <c:pt idx="8471">
                        <c:v>-0.2680000000000291</c:v>
                      </c:pt>
                      <c:pt idx="8472">
                        <c:v>-0.26499999999998636</c:v>
                      </c:pt>
                      <c:pt idx="8473">
                        <c:v>-0.26400000000001</c:v>
                      </c:pt>
                      <c:pt idx="8474">
                        <c:v>-0.26200000000000045</c:v>
                      </c:pt>
                      <c:pt idx="8475">
                        <c:v>-0.25999999999999091</c:v>
                      </c:pt>
                      <c:pt idx="8476">
                        <c:v>-0.25799999999998136</c:v>
                      </c:pt>
                      <c:pt idx="8477">
                        <c:v>-0.25600000000002865</c:v>
                      </c:pt>
                      <c:pt idx="8478">
                        <c:v>-0.25399999999996226</c:v>
                      </c:pt>
                      <c:pt idx="8479">
                        <c:v>-0.25300000000004275</c:v>
                      </c:pt>
                      <c:pt idx="8480">
                        <c:v>-0.25099999999997635</c:v>
                      </c:pt>
                      <c:pt idx="8481">
                        <c:v>-0.25</c:v>
                      </c:pt>
                      <c:pt idx="8482">
                        <c:v>-0.24799999999999045</c:v>
                      </c:pt>
                      <c:pt idx="8483">
                        <c:v>-0.24600000000003774</c:v>
                      </c:pt>
                      <c:pt idx="8484">
                        <c:v>-0.24500000000000455</c:v>
                      </c:pt>
                      <c:pt idx="8485">
                        <c:v>-0.242999999999995</c:v>
                      </c:pt>
                      <c:pt idx="8486">
                        <c:v>-0.2419999999999618</c:v>
                      </c:pt>
                      <c:pt idx="8487">
                        <c:v>-0.24000000000000909</c:v>
                      </c:pt>
                      <c:pt idx="8488">
                        <c:v>-0.23900000000003274</c:v>
                      </c:pt>
                      <c:pt idx="8489">
                        <c:v>-0.23699999999996635</c:v>
                      </c:pt>
                      <c:pt idx="8490">
                        <c:v>-0.23599999999999</c:v>
                      </c:pt>
                      <c:pt idx="8491">
                        <c:v>-0.23400000000003729</c:v>
                      </c:pt>
                      <c:pt idx="8492">
                        <c:v>-0.23300000000000409</c:v>
                      </c:pt>
                      <c:pt idx="8493">
                        <c:v>-0.2319999999999709</c:v>
                      </c:pt>
                      <c:pt idx="8494">
                        <c:v>-0.23099999999999454</c:v>
                      </c:pt>
                      <c:pt idx="8495">
                        <c:v>-0.22900000000004184</c:v>
                      </c:pt>
                      <c:pt idx="8496">
                        <c:v>-0.2279999999999518</c:v>
                      </c:pt>
                      <c:pt idx="8497">
                        <c:v>-0.22599999999999909</c:v>
                      </c:pt>
                      <c:pt idx="8498">
                        <c:v>-0.22599999999999909</c:v>
                      </c:pt>
                      <c:pt idx="8499">
                        <c:v>-0.22400000000004638</c:v>
                      </c:pt>
                      <c:pt idx="8500">
                        <c:v>-0.22299999999995634</c:v>
                      </c:pt>
                      <c:pt idx="8501">
                        <c:v>-0.22200000000003683</c:v>
                      </c:pt>
                      <c:pt idx="8502">
                        <c:v>-0.22100000000000364</c:v>
                      </c:pt>
                      <c:pt idx="8503">
                        <c:v>-0.21999999999997044</c:v>
                      </c:pt>
                      <c:pt idx="8504">
                        <c:v>-0.21800000000001774</c:v>
                      </c:pt>
                      <c:pt idx="8505">
                        <c:v>-0.21800000000001774</c:v>
                      </c:pt>
                      <c:pt idx="8506">
                        <c:v>-0.21599999999995134</c:v>
                      </c:pt>
                      <c:pt idx="8507">
                        <c:v>-0.21500000000003183</c:v>
                      </c:pt>
                      <c:pt idx="8508">
                        <c:v>-0.21499999999997499</c:v>
                      </c:pt>
                      <c:pt idx="8509">
                        <c:v>-0.21300000000002228</c:v>
                      </c:pt>
                      <c:pt idx="8510">
                        <c:v>-0.21199999999998909</c:v>
                      </c:pt>
                      <c:pt idx="8511">
                        <c:v>-0.21199999999998909</c:v>
                      </c:pt>
                      <c:pt idx="8512">
                        <c:v>-0.21000000000003638</c:v>
                      </c:pt>
                      <c:pt idx="8513">
                        <c:v>-0.20999999999997954</c:v>
                      </c:pt>
                      <c:pt idx="8514">
                        <c:v>-0.20800000000002683</c:v>
                      </c:pt>
                      <c:pt idx="8515">
                        <c:v>-0.20799999999996999</c:v>
                      </c:pt>
                      <c:pt idx="8516">
                        <c:v>-0.20600000000001728</c:v>
                      </c:pt>
                      <c:pt idx="8517">
                        <c:v>-0.20599999999996044</c:v>
                      </c:pt>
                      <c:pt idx="8518">
                        <c:v>-0.20500000000004093</c:v>
                      </c:pt>
                      <c:pt idx="8519">
                        <c:v>-0.20400000000000773</c:v>
                      </c:pt>
                      <c:pt idx="8520">
                        <c:v>-0.20299999999997453</c:v>
                      </c:pt>
                      <c:pt idx="8521">
                        <c:v>-0.20199999999999818</c:v>
                      </c:pt>
                      <c:pt idx="8522">
                        <c:v>-0.20199999999999818</c:v>
                      </c:pt>
                      <c:pt idx="8523">
                        <c:v>-0.20100000000002183</c:v>
                      </c:pt>
                      <c:pt idx="8524">
                        <c:v>-0.19999999999998863</c:v>
                      </c:pt>
                      <c:pt idx="8525">
                        <c:v>-0.19900000000001228</c:v>
                      </c:pt>
                      <c:pt idx="8526">
                        <c:v>-0.19799999999997908</c:v>
                      </c:pt>
                      <c:pt idx="8527">
                        <c:v>-0.19799999999997908</c:v>
                      </c:pt>
                      <c:pt idx="8528">
                        <c:v>-0.19700000000000273</c:v>
                      </c:pt>
                      <c:pt idx="8529">
                        <c:v>-0.19600000000002638</c:v>
                      </c:pt>
                      <c:pt idx="8530">
                        <c:v>-0.19499999999999318</c:v>
                      </c:pt>
                      <c:pt idx="8531">
                        <c:v>-0.19499999999999318</c:v>
                      </c:pt>
                      <c:pt idx="8532">
                        <c:v>-0.19400000000001683</c:v>
                      </c:pt>
                      <c:pt idx="8533">
                        <c:v>-0.19299999999998363</c:v>
                      </c:pt>
                      <c:pt idx="8534">
                        <c:v>-0.19200000000000728</c:v>
                      </c:pt>
                      <c:pt idx="8535">
                        <c:v>-0.19200000000000728</c:v>
                      </c:pt>
                      <c:pt idx="8536">
                        <c:v>-0.19200000000000728</c:v>
                      </c:pt>
                      <c:pt idx="8537">
                        <c:v>-0.18999999999999773</c:v>
                      </c:pt>
                      <c:pt idx="8538">
                        <c:v>-0.18999999999999773</c:v>
                      </c:pt>
                      <c:pt idx="8539">
                        <c:v>-0.18899999999996453</c:v>
                      </c:pt>
                      <c:pt idx="8540">
                        <c:v>-0.18900000000002137</c:v>
                      </c:pt>
                      <c:pt idx="8541">
                        <c:v>-0.18799999999998818</c:v>
                      </c:pt>
                      <c:pt idx="8542">
                        <c:v>-0.18700000000001182</c:v>
                      </c:pt>
                      <c:pt idx="8543">
                        <c:v>-0.18700000000001182</c:v>
                      </c:pt>
                      <c:pt idx="8544">
                        <c:v>-0.18599999999997863</c:v>
                      </c:pt>
                      <c:pt idx="8545">
                        <c:v>-0.18600000000003547</c:v>
                      </c:pt>
                      <c:pt idx="8546">
                        <c:v>-0.18500000000000227</c:v>
                      </c:pt>
                      <c:pt idx="8547">
                        <c:v>-0.18399999999996908</c:v>
                      </c:pt>
                      <c:pt idx="8548">
                        <c:v>-0.18400000000002592</c:v>
                      </c:pt>
                      <c:pt idx="8549">
                        <c:v>-0.18299999999999272</c:v>
                      </c:pt>
                      <c:pt idx="8550">
                        <c:v>-0.18299999999999272</c:v>
                      </c:pt>
                      <c:pt idx="8551">
                        <c:v>-0.18200000000001637</c:v>
                      </c:pt>
                      <c:pt idx="8552">
                        <c:v>-0.18199999999995953</c:v>
                      </c:pt>
                      <c:pt idx="8553">
                        <c:v>-0.18100000000004002</c:v>
                      </c:pt>
                      <c:pt idx="8554">
                        <c:v>-0.18099999999998317</c:v>
                      </c:pt>
                      <c:pt idx="8555">
                        <c:v>-0.18000000000000682</c:v>
                      </c:pt>
                      <c:pt idx="8556">
                        <c:v>-0.18000000000000682</c:v>
                      </c:pt>
                      <c:pt idx="8557">
                        <c:v>-0.17899999999997362</c:v>
                      </c:pt>
                      <c:pt idx="8558">
                        <c:v>-0.17799999999999727</c:v>
                      </c:pt>
                      <c:pt idx="8559">
                        <c:v>-0.17799999999999727</c:v>
                      </c:pt>
                      <c:pt idx="8560">
                        <c:v>-0.17799999999999727</c:v>
                      </c:pt>
                      <c:pt idx="8561">
                        <c:v>-0.17700000000002092</c:v>
                      </c:pt>
                      <c:pt idx="8562">
                        <c:v>-0.17700000000002092</c:v>
                      </c:pt>
                      <c:pt idx="8563">
                        <c:v>-0.17599999999998772</c:v>
                      </c:pt>
                      <c:pt idx="8564">
                        <c:v>-0.17599999999998772</c:v>
                      </c:pt>
                      <c:pt idx="8565">
                        <c:v>-0.17500000000001137</c:v>
                      </c:pt>
                      <c:pt idx="8566">
                        <c:v>-0.17500000000001137</c:v>
                      </c:pt>
                      <c:pt idx="8567">
                        <c:v>-0.17399999999997817</c:v>
                      </c:pt>
                      <c:pt idx="8568">
                        <c:v>-0.17399999999997817</c:v>
                      </c:pt>
                      <c:pt idx="8569">
                        <c:v>-0.17300000000000182</c:v>
                      </c:pt>
                      <c:pt idx="8570">
                        <c:v>-0.17300000000000182</c:v>
                      </c:pt>
                      <c:pt idx="8571">
                        <c:v>-0.17300000000000182</c:v>
                      </c:pt>
                      <c:pt idx="8572">
                        <c:v>-0.17200000000002547</c:v>
                      </c:pt>
                      <c:pt idx="8573">
                        <c:v>-0.17199999999996862</c:v>
                      </c:pt>
                      <c:pt idx="8574">
                        <c:v>-0.17100000000004911</c:v>
                      </c:pt>
                      <c:pt idx="8575">
                        <c:v>-0.17099999999999227</c:v>
                      </c:pt>
                      <c:pt idx="8576">
                        <c:v>-0.17099999999999227</c:v>
                      </c:pt>
                      <c:pt idx="8577">
                        <c:v>-0.17000000000001592</c:v>
                      </c:pt>
                      <c:pt idx="8578">
                        <c:v>-0.16899999999998272</c:v>
                      </c:pt>
                      <c:pt idx="8579">
                        <c:v>-0.17000000000001592</c:v>
                      </c:pt>
                      <c:pt idx="8580">
                        <c:v>-0.16899999999998272</c:v>
                      </c:pt>
                      <c:pt idx="8581">
                        <c:v>-0.16800000000000637</c:v>
                      </c:pt>
                      <c:pt idx="8582">
                        <c:v>-0.16800000000000637</c:v>
                      </c:pt>
                      <c:pt idx="8583">
                        <c:v>-0.16800000000000637</c:v>
                      </c:pt>
                      <c:pt idx="8584">
                        <c:v>-0.16699999999997317</c:v>
                      </c:pt>
                      <c:pt idx="8585">
                        <c:v>-0.16699999999997317</c:v>
                      </c:pt>
                      <c:pt idx="8586">
                        <c:v>-0.16700000000003001</c:v>
                      </c:pt>
                      <c:pt idx="8587">
                        <c:v>-0.16599999999999682</c:v>
                      </c:pt>
                      <c:pt idx="8588">
                        <c:v>-0.16599999999999682</c:v>
                      </c:pt>
                      <c:pt idx="8589">
                        <c:v>-0.16599999999999682</c:v>
                      </c:pt>
                      <c:pt idx="8590">
                        <c:v>-0.16566265060243338</c:v>
                      </c:pt>
                      <c:pt idx="8591">
                        <c:v>-0.16499999999996362</c:v>
                      </c:pt>
                      <c:pt idx="8592">
                        <c:v>-0.16400000000004411</c:v>
                      </c:pt>
                      <c:pt idx="8593">
                        <c:v>-0.16399999999998727</c:v>
                      </c:pt>
                      <c:pt idx="8594">
                        <c:v>-0.16399999999998727</c:v>
                      </c:pt>
                      <c:pt idx="8595">
                        <c:v>-0.16399999999998727</c:v>
                      </c:pt>
                      <c:pt idx="8596">
                        <c:v>-0.16300000000001091</c:v>
                      </c:pt>
                      <c:pt idx="8597">
                        <c:v>-0.16300000000001091</c:v>
                      </c:pt>
                      <c:pt idx="8598">
                        <c:v>-0.16199999999997772</c:v>
                      </c:pt>
                    </c:numCache>
                  </c:numRef>
                </c:yVal>
                <c:smooth val="1"/>
                <c:extLst>
                  <c:ext xmlns:c16="http://schemas.microsoft.com/office/drawing/2014/chart" uri="{C3380CC4-5D6E-409C-BE32-E72D297353CC}">
                    <c16:uniqueId val="{0000000B-4C20-4280-B96B-CB175FD5BEC7}"/>
                  </c:ext>
                </c:extLst>
              </c15:ser>
            </c15:filteredScatterSeries>
          </c:ext>
        </c:extLst>
      </c:scatterChart>
      <c:valAx>
        <c:axId val="621216783"/>
        <c:scaling>
          <c:orientation val="minMax"/>
          <c:max val="9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1216367"/>
        <c:crosses val="autoZero"/>
        <c:crossBetween val="midCat"/>
      </c:valAx>
      <c:valAx>
        <c:axId val="621216367"/>
        <c:scaling>
          <c:orientation val="minMax"/>
          <c:max val="2350"/>
          <c:min val="3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1216783"/>
        <c:crosses val="autoZero"/>
        <c:crossBetween val="midCat"/>
      </c:valAx>
      <c:valAx>
        <c:axId val="565484239"/>
        <c:scaling>
          <c:orientation val="minMax"/>
          <c:max val="2000"/>
          <c:min val="-500"/>
        </c:scaling>
        <c:delete val="1"/>
        <c:axPos val="r"/>
        <c:numFmt formatCode="General" sourceLinked="1"/>
        <c:majorTickMark val="out"/>
        <c:minorTickMark val="none"/>
        <c:tickLblPos val="nextTo"/>
        <c:crossAx val="565486735"/>
        <c:crosses val="max"/>
        <c:crossBetween val="midCat"/>
      </c:valAx>
      <c:valAx>
        <c:axId val="565486735"/>
        <c:scaling>
          <c:orientation val="minMax"/>
        </c:scaling>
        <c:delete val="1"/>
        <c:axPos val="b"/>
        <c:numFmt formatCode="0.00E+00" sourceLinked="1"/>
        <c:majorTickMark val="out"/>
        <c:minorTickMark val="none"/>
        <c:tickLblPos val="nextTo"/>
        <c:crossAx val="56548423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342B2298EEB74B9DDBB16A2A786899" ma:contentTypeVersion="4" ma:contentTypeDescription="Create a new document." ma:contentTypeScope="" ma:versionID="26a0c1919531f346158e5cd7bbaa0a04">
  <xsd:schema xmlns:xsd="http://www.w3.org/2001/XMLSchema" xmlns:xs="http://www.w3.org/2001/XMLSchema" xmlns:p="http://schemas.microsoft.com/office/2006/metadata/properties" xmlns:ns2="abf7caac-b81d-4dd2-bab8-98d6abc80aaa" targetNamespace="http://schemas.microsoft.com/office/2006/metadata/properties" ma:root="true" ma:fieldsID="3b2db5791ced21aca8b0f3e0d1fc217f" ns2:_="">
    <xsd:import namespace="abf7caac-b81d-4dd2-bab8-98d6abc80aa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f7caac-b81d-4dd2-bab8-98d6abc80a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6304741-360A-4B31-BACA-DF4003772C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f7caac-b81d-4dd2-bab8-98d6abc80a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81E5B5B-3FA6-402F-8550-4CE0E591570B}">
  <ds:schemaRefs>
    <ds:schemaRef ds:uri="http://schemas.openxmlformats.org/officeDocument/2006/bibliography"/>
  </ds:schemaRefs>
</ds:datastoreItem>
</file>

<file path=customXml/itemProps3.xml><?xml version="1.0" encoding="utf-8"?>
<ds:datastoreItem xmlns:ds="http://schemas.openxmlformats.org/officeDocument/2006/customXml" ds:itemID="{DDC3D58C-7B54-495D-BA09-73CD6ACCFB45}">
  <ds:schemaRefs>
    <ds:schemaRef ds:uri="http://schemas.microsoft.com/sharepoint/v3/contenttype/forms"/>
  </ds:schemaRefs>
</ds:datastoreItem>
</file>

<file path=customXml/itemProps4.xml><?xml version="1.0" encoding="utf-8"?>
<ds:datastoreItem xmlns:ds="http://schemas.openxmlformats.org/officeDocument/2006/customXml" ds:itemID="{411A51AE-D156-468E-ACE7-F478726C7621}">
  <ds:schemaRefs>
    <ds:schemaRef ds:uri="http://purl.org/dc/dcmitype/"/>
    <ds:schemaRef ds:uri="http://schemas.microsoft.com/office/2006/metadata/properties"/>
    <ds:schemaRef ds:uri="http://schemas.microsoft.com/office/infopath/2007/PartnerControls"/>
    <ds:schemaRef ds:uri="http://purl.org/dc/terms/"/>
    <ds:schemaRef ds:uri="http://schemas.microsoft.com/office/2006/documentManagement/types"/>
    <ds:schemaRef ds:uri="http://schemas.openxmlformats.org/package/2006/metadata/core-properties"/>
    <ds:schemaRef ds:uri="http://purl.org/dc/elements/1.1/"/>
    <ds:schemaRef ds:uri="abf7caac-b81d-4dd2-bab8-98d6abc80aaa"/>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1620</TotalTime>
  <Pages>1</Pages>
  <Words>1590</Words>
  <Characters>9066</Characters>
  <Application>Microsoft Office Word</Application>
  <DocSecurity>4</DocSecurity>
  <Lines>75</Lines>
  <Paragraphs>21</Paragraphs>
  <ScaleCrop>false</ScaleCrop>
  <Company/>
  <LinksUpToDate>false</LinksUpToDate>
  <CharactersWithSpaces>10635</CharactersWithSpaces>
  <SharedDoc>false</SharedDoc>
  <HLinks>
    <vt:vector size="6" baseType="variant">
      <vt:variant>
        <vt:i4>8323121</vt:i4>
      </vt:variant>
      <vt:variant>
        <vt:i4>35</vt:i4>
      </vt:variant>
      <vt:variant>
        <vt:i4>0</vt:i4>
      </vt:variant>
      <vt:variant>
        <vt:i4>5</vt:i4>
      </vt:variant>
      <vt:variant>
        <vt:lpwstr>https://www.xiris.com/xiris-xvc-1000e/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Register</dc:creator>
  <cp:keywords/>
  <dc:description/>
  <cp:lastModifiedBy>Matthew Register</cp:lastModifiedBy>
  <cp:revision>356</cp:revision>
  <dcterms:created xsi:type="dcterms:W3CDTF">2021-03-04T21:01:00Z</dcterms:created>
  <dcterms:modified xsi:type="dcterms:W3CDTF">2021-03-11T02:17:00Z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0x0101000B342B2298EEB74B9DDBB16A2A786899</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b18aa95d-4a76-3046-a0ad-fd4adf54578f</vt:lpwstr>
  </property>
  <property fmtid="{D5CDD505-2E9C-101B-9397-08002B2CF9AE}" pid="25" name="Mendeley Citation Style_1">
    <vt:lpwstr>http://www.zotero.org/styles/ieee</vt:lpwstr>
  </property>
</Properties>
</file>